
<file path=[Content_Types].xml><?xml version="1.0" encoding="utf-8"?>
<Types xmlns="http://schemas.openxmlformats.org/package/2006/content-types">
  <Default Extension="bin" ContentType="application/vnd.ms-word.attachedToolbars"/>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embeddings/oleObject1.bin" ContentType="application/vnd.openxmlformats-officedocument.oleObject"/>
  <Override PartName="/word/embeddings/oleObject2.bin" ContentType="application/vnd.openxmlformats-officedocument.oleObject"/>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8C55EC" w14:textId="77C20A9E" w:rsidR="001F24A0" w:rsidRDefault="001F24A0" w:rsidP="001F24A0"/>
    <w:p w14:paraId="09C8EE78" w14:textId="77777777" w:rsidR="001F24A0" w:rsidRPr="001D195B" w:rsidRDefault="001F24A0" w:rsidP="001F24A0">
      <w:pPr>
        <w:jc w:val="center"/>
        <w:rPr>
          <w:b/>
          <w:smallCaps/>
        </w:rPr>
      </w:pPr>
      <w:r>
        <w:rPr>
          <w:b/>
          <w:smallCaps/>
        </w:rPr>
        <w:t xml:space="preserve">AMERICAN NATIONAL </w:t>
      </w:r>
      <w:r w:rsidRPr="001D195B">
        <w:rPr>
          <w:b/>
          <w:smallCaps/>
        </w:rPr>
        <w:t>STANDARD</w:t>
      </w:r>
    </w:p>
    <w:p w14:paraId="7C7119C1" w14:textId="77777777" w:rsidR="001F24A0" w:rsidRPr="002724E9" w:rsidRDefault="001F24A0" w:rsidP="001F24A0">
      <w:pPr>
        <w:rPr>
          <w:sz w:val="16"/>
          <w:szCs w:val="16"/>
        </w:rPr>
      </w:pPr>
    </w:p>
    <w:p w14:paraId="19F5E8BE" w14:textId="311BE1C4" w:rsidR="001F24A0" w:rsidRPr="00513842" w:rsidRDefault="001F24A0" w:rsidP="001F24A0">
      <w:pPr>
        <w:jc w:val="center"/>
        <w:rPr>
          <w:b/>
          <w:sz w:val="28"/>
          <w:szCs w:val="28"/>
        </w:rPr>
      </w:pPr>
      <w:r>
        <w:rPr>
          <w:b/>
          <w:sz w:val="28"/>
          <w:szCs w:val="28"/>
        </w:rPr>
        <w:t>ANSI/</w:t>
      </w:r>
      <w:r w:rsidRPr="00513842">
        <w:rPr>
          <w:b/>
          <w:sz w:val="28"/>
          <w:szCs w:val="28"/>
        </w:rPr>
        <w:t>ISA-</w:t>
      </w:r>
      <w:ins w:id="0" w:author="Charley Robinson" w:date="2017-03-29T15:16:00Z">
        <w:r w:rsidR="009B0367">
          <w:rPr>
            <w:b/>
            <w:sz w:val="28"/>
            <w:szCs w:val="28"/>
          </w:rPr>
          <w:t>d</w:t>
        </w:r>
      </w:ins>
      <w:bookmarkStart w:id="1" w:name="_GoBack"/>
      <w:bookmarkEnd w:id="1"/>
      <w:r w:rsidR="0011027F">
        <w:rPr>
          <w:b/>
          <w:sz w:val="28"/>
          <w:szCs w:val="28"/>
        </w:rPr>
        <w:t>95.00.02-ed3 C</w:t>
      </w:r>
      <w:r>
        <w:rPr>
          <w:b/>
          <w:sz w:val="28"/>
          <w:szCs w:val="28"/>
        </w:rPr>
        <w:t>D0</w:t>
      </w:r>
      <w:r w:rsidR="0011027F">
        <w:rPr>
          <w:b/>
          <w:sz w:val="28"/>
          <w:szCs w:val="28"/>
        </w:rPr>
        <w:t>1</w:t>
      </w:r>
      <w:r>
        <w:rPr>
          <w:b/>
          <w:sz w:val="28"/>
          <w:szCs w:val="28"/>
        </w:rPr>
        <w:t>(ISA 95.00.02 ed2 Mod)</w:t>
      </w:r>
    </w:p>
    <w:p w14:paraId="09EE7C98" w14:textId="77777777" w:rsidR="001F24A0" w:rsidRPr="002724E9" w:rsidRDefault="001F24A0" w:rsidP="001F24A0">
      <w:pPr>
        <w:rPr>
          <w:b/>
          <w:sz w:val="16"/>
          <w:szCs w:val="16"/>
        </w:rPr>
      </w:pPr>
    </w:p>
    <w:p w14:paraId="1D2E9635" w14:textId="77777777" w:rsidR="001F24A0" w:rsidRDefault="001F24A0" w:rsidP="001F24A0">
      <w:pPr>
        <w:jc w:val="center"/>
        <w:rPr>
          <w:b/>
          <w:sz w:val="28"/>
          <w:szCs w:val="28"/>
        </w:rPr>
      </w:pPr>
      <w:r w:rsidRPr="00ED17C6">
        <w:rPr>
          <w:b/>
          <w:sz w:val="28"/>
          <w:szCs w:val="28"/>
        </w:rPr>
        <w:t>Enterprise-Control System Integration</w:t>
      </w:r>
    </w:p>
    <w:p w14:paraId="1F453191" w14:textId="77777777" w:rsidR="001F24A0" w:rsidRPr="00ED17C6" w:rsidRDefault="001F24A0" w:rsidP="001F24A0">
      <w:pPr>
        <w:jc w:val="center"/>
        <w:rPr>
          <w:b/>
          <w:sz w:val="28"/>
          <w:szCs w:val="28"/>
        </w:rPr>
      </w:pPr>
      <w:r>
        <w:rPr>
          <w:b/>
          <w:sz w:val="28"/>
          <w:szCs w:val="28"/>
        </w:rPr>
        <w:t>−</w:t>
      </w:r>
      <w:r w:rsidR="00ED6921">
        <w:rPr>
          <w:b/>
          <w:sz w:val="28"/>
          <w:szCs w:val="28"/>
        </w:rPr>
        <w:t xml:space="preserve"> </w:t>
      </w:r>
      <w:r w:rsidRPr="00ED17C6">
        <w:rPr>
          <w:b/>
          <w:sz w:val="28"/>
          <w:szCs w:val="28"/>
        </w:rPr>
        <w:t xml:space="preserve">Part 2: Object Model Attributes </w:t>
      </w:r>
    </w:p>
    <w:p w14:paraId="3C8B5800" w14:textId="77777777" w:rsidR="001F24A0" w:rsidRDefault="001F24A0" w:rsidP="001F24A0">
      <w:pPr>
        <w:rPr>
          <w:lang w:val="en-US"/>
        </w:rPr>
      </w:pPr>
    </w:p>
    <w:p w14:paraId="48BBC70D" w14:textId="77777777" w:rsidR="001F24A0" w:rsidRDefault="001F24A0" w:rsidP="001F24A0">
      <w:pPr>
        <w:pStyle w:val="PARAGRAPH"/>
      </w:pPr>
      <w:r>
        <w:rPr>
          <w:lang w:val="en-US"/>
        </w:rPr>
        <w:br w:type="page"/>
      </w:r>
    </w:p>
    <w:p w14:paraId="66D00966" w14:textId="77777777" w:rsidR="001F24A0" w:rsidRDefault="001F24A0" w:rsidP="001F24A0">
      <w:pPr>
        <w:pStyle w:val="PARAGRAPH"/>
      </w:pPr>
    </w:p>
    <w:p w14:paraId="5605796D" w14:textId="77777777" w:rsidR="001F24A0" w:rsidRDefault="001F24A0" w:rsidP="001F24A0">
      <w:pPr>
        <w:pStyle w:val="PARAGRAPH"/>
      </w:pPr>
    </w:p>
    <w:p w14:paraId="2B102F9A" w14:textId="77777777" w:rsidR="001F24A0" w:rsidRDefault="001F24A0" w:rsidP="001F24A0">
      <w:pPr>
        <w:pStyle w:val="PARAGRAPH"/>
      </w:pPr>
    </w:p>
    <w:p w14:paraId="26FEFB17" w14:textId="77777777" w:rsidR="001F24A0" w:rsidRDefault="001F24A0" w:rsidP="001F24A0">
      <w:pPr>
        <w:pStyle w:val="PARAGRAPH"/>
      </w:pPr>
    </w:p>
    <w:p w14:paraId="1EF37A86" w14:textId="77777777" w:rsidR="001F24A0" w:rsidRDefault="001F24A0" w:rsidP="001F24A0">
      <w:pPr>
        <w:pStyle w:val="PARAGRAPH"/>
      </w:pPr>
    </w:p>
    <w:p w14:paraId="7DB01FFF" w14:textId="77777777" w:rsidR="001F24A0" w:rsidRDefault="001F24A0" w:rsidP="001F24A0">
      <w:pPr>
        <w:pStyle w:val="PARAGRAPH"/>
      </w:pPr>
    </w:p>
    <w:p w14:paraId="68C8781D" w14:textId="7946D4FA" w:rsidR="001F24A0" w:rsidRPr="00513842" w:rsidRDefault="001F24A0" w:rsidP="001F24A0">
      <w:pPr>
        <w:pStyle w:val="PARAGRAPH"/>
      </w:pPr>
      <w:r>
        <w:t>ANSI/</w:t>
      </w:r>
      <w:r w:rsidRPr="00513842">
        <w:t>ISA-</w:t>
      </w:r>
      <w:r>
        <w:t xml:space="preserve">95.00.02-ed3 </w:t>
      </w:r>
      <w:r w:rsidR="0011027F">
        <w:t>C</w:t>
      </w:r>
      <w:r>
        <w:t>D0</w:t>
      </w:r>
      <w:r w:rsidR="0011027F">
        <w:t>1</w:t>
      </w:r>
      <w:r>
        <w:t xml:space="preserve"> (ISA</w:t>
      </w:r>
      <w:r w:rsidR="00147329">
        <w:t>-</w:t>
      </w:r>
      <w:r>
        <w:t>95.00.02 ed2Mod)</w:t>
      </w:r>
    </w:p>
    <w:p w14:paraId="6DB4E1C0" w14:textId="77777777" w:rsidR="001F24A0" w:rsidRDefault="001F24A0" w:rsidP="001F24A0">
      <w:pPr>
        <w:pStyle w:val="PARAGRAPH"/>
      </w:pPr>
      <w:r>
        <w:t>Enterprise-Control System Integration − Part 2: Object Model Attributes</w:t>
      </w:r>
    </w:p>
    <w:p w14:paraId="4F456E32" w14:textId="4C695CB3" w:rsidR="001F24A0" w:rsidRDefault="001F24A0" w:rsidP="001F24A0">
      <w:pPr>
        <w:pStyle w:val="PARAGRAPH"/>
      </w:pPr>
      <w:r>
        <w:t xml:space="preserve">Copyright © </w:t>
      </w:r>
      <w:r w:rsidR="0011027F">
        <w:t>2017</w:t>
      </w:r>
      <w:r w:rsidR="00223D9E">
        <w:t xml:space="preserve"> </w:t>
      </w:r>
      <w:r>
        <w:t xml:space="preserve">by the International Society of Automation (ISA). All rights reserved. Not for resale. Printed in the </w:t>
      </w:r>
      <w:smartTag w:uri="urn:schemas-microsoft-com:office:smarttags" w:element="place">
        <w:smartTag w:uri="urn:schemas-microsoft-com:office:smarttags" w:element="country-region">
          <w:r>
            <w:t>United States of America</w:t>
          </w:r>
        </w:smartTag>
      </w:smartTag>
      <w:r>
        <w:t>. No part of this publication may be reproduced, stored in a retrieval system, or transmitted in any form or by any means (electronic mechanical, photocopying, recording, or otherwise), without the prior written permission of the Publisher.</w:t>
      </w:r>
    </w:p>
    <w:p w14:paraId="35A16049" w14:textId="77777777" w:rsidR="001F24A0" w:rsidRDefault="001F24A0" w:rsidP="001F24A0">
      <w:pPr>
        <w:pStyle w:val="PARAGRAPH"/>
        <w:jc w:val="left"/>
      </w:pPr>
      <w:r>
        <w:t>ISA</w:t>
      </w:r>
      <w:r>
        <w:br/>
      </w:r>
      <w:smartTag w:uri="urn:schemas-microsoft-com:office:smarttags" w:element="address">
        <w:smartTag w:uri="urn:schemas-microsoft-com:office:smarttags" w:element="Street">
          <w:r>
            <w:t>67 Alexander Drive</w:t>
          </w:r>
          <w:r>
            <w:br/>
            <w:t>P.O. Box 12277</w:t>
          </w:r>
        </w:smartTag>
        <w:r>
          <w:br/>
        </w:r>
        <w:smartTag w:uri="urn:schemas-microsoft-com:office:smarttags" w:element="City">
          <w:r>
            <w:t>Research Triangle Park</w:t>
          </w:r>
        </w:smartTag>
        <w:r>
          <w:t xml:space="preserve">, </w:t>
        </w:r>
        <w:smartTag w:uri="urn:schemas-microsoft-com:office:smarttags" w:element="State">
          <w:r>
            <w:t>North Carolina</w:t>
          </w:r>
        </w:smartTag>
        <w:r>
          <w:t xml:space="preserve"> </w:t>
        </w:r>
        <w:smartTag w:uri="urn:schemas-microsoft-com:office:smarttags" w:element="PostalCode">
          <w:r>
            <w:t>27709</w:t>
          </w:r>
        </w:smartTag>
      </w:smartTag>
    </w:p>
    <w:p w14:paraId="0AF7AE7C" w14:textId="77777777" w:rsidR="004959F0" w:rsidRDefault="004959F0" w:rsidP="001F24A0">
      <w:pPr>
        <w:pStyle w:val="HEADINGNonumber"/>
        <w:pageBreakBefore/>
        <w:ind w:left="403" w:hanging="403"/>
      </w:pPr>
      <w:r>
        <w:lastRenderedPageBreak/>
        <w:t>CONTENTS</w:t>
      </w:r>
    </w:p>
    <w:p w14:paraId="43AD69D8" w14:textId="57275178" w:rsidR="00C340F8" w:rsidRDefault="00EF1131">
      <w:pPr>
        <w:pStyle w:val="TOC1"/>
        <w:rPr>
          <w:rFonts w:asciiTheme="minorHAnsi" w:eastAsiaTheme="minorEastAsia" w:hAnsiTheme="minorHAnsi" w:cstheme="minorBidi"/>
          <w:noProof/>
          <w:spacing w:val="0"/>
          <w:sz w:val="22"/>
          <w:szCs w:val="22"/>
          <w:lang w:val="en-US" w:eastAsia="en-US"/>
        </w:rPr>
      </w:pPr>
      <w:r>
        <w:fldChar w:fldCharType="begin"/>
      </w:r>
      <w:r>
        <w:instrText xml:space="preserve"> TOC \o "1-2" </w:instrText>
      </w:r>
      <w:r>
        <w:fldChar w:fldCharType="separate"/>
      </w:r>
      <w:r w:rsidR="00C340F8" w:rsidRPr="00562C83">
        <w:rPr>
          <w:noProof/>
        </w:rPr>
        <w:t>FOREWORD</w:t>
      </w:r>
      <w:r w:rsidR="00C340F8">
        <w:rPr>
          <w:noProof/>
        </w:rPr>
        <w:tab/>
      </w:r>
      <w:r w:rsidR="00C340F8">
        <w:rPr>
          <w:noProof/>
        </w:rPr>
        <w:fldChar w:fldCharType="begin"/>
      </w:r>
      <w:r w:rsidR="00C340F8">
        <w:rPr>
          <w:noProof/>
        </w:rPr>
        <w:instrText xml:space="preserve"> PAGEREF _Toc478492200 \h </w:instrText>
      </w:r>
      <w:r w:rsidR="00C340F8">
        <w:rPr>
          <w:noProof/>
        </w:rPr>
      </w:r>
      <w:r w:rsidR="00C340F8">
        <w:rPr>
          <w:noProof/>
        </w:rPr>
        <w:fldChar w:fldCharType="separate"/>
      </w:r>
      <w:r w:rsidR="00C340F8">
        <w:rPr>
          <w:noProof/>
        </w:rPr>
        <w:t>14</w:t>
      </w:r>
      <w:r w:rsidR="00C340F8">
        <w:rPr>
          <w:noProof/>
        </w:rPr>
        <w:fldChar w:fldCharType="end"/>
      </w:r>
    </w:p>
    <w:p w14:paraId="6EC2500B" w14:textId="7F487126" w:rsidR="00C340F8" w:rsidRDefault="00C340F8">
      <w:pPr>
        <w:pStyle w:val="TOC1"/>
        <w:rPr>
          <w:rFonts w:asciiTheme="minorHAnsi" w:eastAsiaTheme="minorEastAsia" w:hAnsiTheme="minorHAnsi" w:cstheme="minorBidi"/>
          <w:noProof/>
          <w:spacing w:val="0"/>
          <w:sz w:val="22"/>
          <w:szCs w:val="22"/>
          <w:lang w:val="en-US" w:eastAsia="en-US"/>
        </w:rPr>
      </w:pPr>
      <w:r w:rsidRPr="00562C83">
        <w:rPr>
          <w:noProof/>
          <w:lang w:val="en-US"/>
        </w:rPr>
        <w:t>INTRODUCTION</w:t>
      </w:r>
      <w:r>
        <w:rPr>
          <w:noProof/>
        </w:rPr>
        <w:tab/>
      </w:r>
      <w:r>
        <w:rPr>
          <w:noProof/>
        </w:rPr>
        <w:fldChar w:fldCharType="begin"/>
      </w:r>
      <w:r>
        <w:rPr>
          <w:noProof/>
        </w:rPr>
        <w:instrText xml:space="preserve"> PAGEREF _Toc478492201 \h </w:instrText>
      </w:r>
      <w:r>
        <w:rPr>
          <w:noProof/>
        </w:rPr>
      </w:r>
      <w:r>
        <w:rPr>
          <w:noProof/>
        </w:rPr>
        <w:fldChar w:fldCharType="separate"/>
      </w:r>
      <w:r>
        <w:rPr>
          <w:noProof/>
        </w:rPr>
        <w:t>16</w:t>
      </w:r>
      <w:r>
        <w:rPr>
          <w:noProof/>
        </w:rPr>
        <w:fldChar w:fldCharType="end"/>
      </w:r>
    </w:p>
    <w:p w14:paraId="2F85A843" w14:textId="32CA14CB" w:rsidR="00C340F8" w:rsidRDefault="00C340F8">
      <w:pPr>
        <w:pStyle w:val="TOC1"/>
        <w:rPr>
          <w:rFonts w:asciiTheme="minorHAnsi" w:eastAsiaTheme="minorEastAsia" w:hAnsiTheme="minorHAnsi" w:cstheme="minorBidi"/>
          <w:noProof/>
          <w:spacing w:val="0"/>
          <w:sz w:val="22"/>
          <w:szCs w:val="22"/>
          <w:lang w:val="en-US" w:eastAsia="en-US"/>
        </w:rPr>
      </w:pPr>
      <w:r w:rsidRPr="00562C83">
        <w:rPr>
          <w:noProof/>
          <w:lang w:val="en-US"/>
        </w:rPr>
        <w:t>1</w:t>
      </w:r>
      <w:r>
        <w:rPr>
          <w:rFonts w:asciiTheme="minorHAnsi" w:eastAsiaTheme="minorEastAsia" w:hAnsiTheme="minorHAnsi" w:cstheme="minorBidi"/>
          <w:noProof/>
          <w:spacing w:val="0"/>
          <w:sz w:val="22"/>
          <w:szCs w:val="22"/>
          <w:lang w:val="en-US" w:eastAsia="en-US"/>
        </w:rPr>
        <w:tab/>
      </w:r>
      <w:r w:rsidRPr="00562C83">
        <w:rPr>
          <w:noProof/>
          <w:lang w:val="en-US"/>
        </w:rPr>
        <w:t>Scope</w:t>
      </w:r>
      <w:r>
        <w:rPr>
          <w:noProof/>
        </w:rPr>
        <w:tab/>
      </w:r>
      <w:r>
        <w:rPr>
          <w:noProof/>
        </w:rPr>
        <w:fldChar w:fldCharType="begin"/>
      </w:r>
      <w:r>
        <w:rPr>
          <w:noProof/>
        </w:rPr>
        <w:instrText xml:space="preserve"> PAGEREF _Toc478492202 \h </w:instrText>
      </w:r>
      <w:r>
        <w:rPr>
          <w:noProof/>
        </w:rPr>
      </w:r>
      <w:r>
        <w:rPr>
          <w:noProof/>
        </w:rPr>
        <w:fldChar w:fldCharType="separate"/>
      </w:r>
      <w:r>
        <w:rPr>
          <w:noProof/>
        </w:rPr>
        <w:t>18</w:t>
      </w:r>
      <w:r>
        <w:rPr>
          <w:noProof/>
        </w:rPr>
        <w:fldChar w:fldCharType="end"/>
      </w:r>
    </w:p>
    <w:p w14:paraId="3594EC54" w14:textId="6F8DEFF3" w:rsidR="00C340F8" w:rsidRDefault="00C340F8">
      <w:pPr>
        <w:pStyle w:val="TOC1"/>
        <w:rPr>
          <w:rFonts w:asciiTheme="minorHAnsi" w:eastAsiaTheme="minorEastAsia" w:hAnsiTheme="minorHAnsi" w:cstheme="minorBidi"/>
          <w:noProof/>
          <w:spacing w:val="0"/>
          <w:sz w:val="22"/>
          <w:szCs w:val="22"/>
          <w:lang w:val="en-US" w:eastAsia="en-US"/>
        </w:rPr>
      </w:pPr>
      <w:r w:rsidRPr="00562C83">
        <w:rPr>
          <w:noProof/>
          <w:lang w:val="en-US"/>
        </w:rPr>
        <w:t>2</w:t>
      </w:r>
      <w:r>
        <w:rPr>
          <w:rFonts w:asciiTheme="minorHAnsi" w:eastAsiaTheme="minorEastAsia" w:hAnsiTheme="minorHAnsi" w:cstheme="minorBidi"/>
          <w:noProof/>
          <w:spacing w:val="0"/>
          <w:sz w:val="22"/>
          <w:szCs w:val="22"/>
          <w:lang w:val="en-US" w:eastAsia="en-US"/>
        </w:rPr>
        <w:tab/>
      </w:r>
      <w:r w:rsidRPr="00562C83">
        <w:rPr>
          <w:noProof/>
          <w:lang w:val="en-US"/>
        </w:rPr>
        <w:t>The scope of ISA-95.00.02 is limited to the definition of object models and attributes of the exchanged information defined in ISA-95.00.01.Normative references</w:t>
      </w:r>
      <w:r>
        <w:rPr>
          <w:noProof/>
        </w:rPr>
        <w:tab/>
      </w:r>
      <w:r>
        <w:rPr>
          <w:noProof/>
        </w:rPr>
        <w:fldChar w:fldCharType="begin"/>
      </w:r>
      <w:r>
        <w:rPr>
          <w:noProof/>
        </w:rPr>
        <w:instrText xml:space="preserve"> PAGEREF _Toc478492203 \h </w:instrText>
      </w:r>
      <w:r>
        <w:rPr>
          <w:noProof/>
        </w:rPr>
      </w:r>
      <w:r>
        <w:rPr>
          <w:noProof/>
        </w:rPr>
        <w:fldChar w:fldCharType="separate"/>
      </w:r>
      <w:r>
        <w:rPr>
          <w:noProof/>
        </w:rPr>
        <w:t>18</w:t>
      </w:r>
      <w:r>
        <w:rPr>
          <w:noProof/>
        </w:rPr>
        <w:fldChar w:fldCharType="end"/>
      </w:r>
    </w:p>
    <w:p w14:paraId="2D3B3220" w14:textId="05F82BF6" w:rsidR="00C340F8" w:rsidRDefault="00C340F8">
      <w:pPr>
        <w:pStyle w:val="TOC1"/>
        <w:rPr>
          <w:rFonts w:asciiTheme="minorHAnsi" w:eastAsiaTheme="minorEastAsia" w:hAnsiTheme="minorHAnsi" w:cstheme="minorBidi"/>
          <w:noProof/>
          <w:spacing w:val="0"/>
          <w:sz w:val="22"/>
          <w:szCs w:val="22"/>
          <w:lang w:val="en-US" w:eastAsia="en-US"/>
        </w:rPr>
      </w:pPr>
      <w:r w:rsidRPr="00562C83">
        <w:rPr>
          <w:noProof/>
          <w:lang w:val="en-US"/>
        </w:rPr>
        <w:t>3</w:t>
      </w:r>
      <w:r>
        <w:rPr>
          <w:rFonts w:asciiTheme="minorHAnsi" w:eastAsiaTheme="minorEastAsia" w:hAnsiTheme="minorHAnsi" w:cstheme="minorBidi"/>
          <w:noProof/>
          <w:spacing w:val="0"/>
          <w:sz w:val="22"/>
          <w:szCs w:val="22"/>
          <w:lang w:val="en-US" w:eastAsia="en-US"/>
        </w:rPr>
        <w:tab/>
      </w:r>
      <w:r w:rsidRPr="00562C83">
        <w:rPr>
          <w:noProof/>
          <w:lang w:val="en-US"/>
        </w:rPr>
        <w:t>Terms, definitions and abbreviations</w:t>
      </w:r>
      <w:r>
        <w:rPr>
          <w:noProof/>
        </w:rPr>
        <w:tab/>
      </w:r>
      <w:r>
        <w:rPr>
          <w:noProof/>
        </w:rPr>
        <w:fldChar w:fldCharType="begin"/>
      </w:r>
      <w:r>
        <w:rPr>
          <w:noProof/>
        </w:rPr>
        <w:instrText xml:space="preserve"> PAGEREF _Toc478492204 \h </w:instrText>
      </w:r>
      <w:r>
        <w:rPr>
          <w:noProof/>
        </w:rPr>
      </w:r>
      <w:r>
        <w:rPr>
          <w:noProof/>
        </w:rPr>
        <w:fldChar w:fldCharType="separate"/>
      </w:r>
      <w:r>
        <w:rPr>
          <w:noProof/>
        </w:rPr>
        <w:t>19</w:t>
      </w:r>
      <w:r>
        <w:rPr>
          <w:noProof/>
        </w:rPr>
        <w:fldChar w:fldCharType="end"/>
      </w:r>
    </w:p>
    <w:p w14:paraId="52FEC6C6" w14:textId="1E5BCB26" w:rsidR="00C340F8" w:rsidRDefault="00C340F8">
      <w:pPr>
        <w:pStyle w:val="TOC2"/>
        <w:rPr>
          <w:rFonts w:asciiTheme="minorHAnsi" w:eastAsiaTheme="minorEastAsia" w:hAnsiTheme="minorHAnsi" w:cstheme="minorBidi"/>
          <w:noProof/>
          <w:spacing w:val="0"/>
          <w:sz w:val="22"/>
          <w:szCs w:val="22"/>
          <w:lang w:val="en-US" w:eastAsia="en-US"/>
        </w:rPr>
      </w:pPr>
      <w:r w:rsidRPr="00562C83">
        <w:rPr>
          <w:noProof/>
          <w:spacing w:val="0"/>
          <w:lang w:val="en-US"/>
          <w14:scene3d>
            <w14:camera w14:prst="orthographicFront"/>
            <w14:lightRig w14:rig="threePt" w14:dir="t">
              <w14:rot w14:lat="0" w14:lon="0" w14:rev="0"/>
            </w14:lightRig>
          </w14:scene3d>
        </w:rPr>
        <w:t>3.1</w:t>
      </w:r>
      <w:r>
        <w:rPr>
          <w:rFonts w:asciiTheme="minorHAnsi" w:eastAsiaTheme="minorEastAsia" w:hAnsiTheme="minorHAnsi" w:cstheme="minorBidi"/>
          <w:noProof/>
          <w:spacing w:val="0"/>
          <w:sz w:val="22"/>
          <w:szCs w:val="22"/>
          <w:lang w:val="en-US" w:eastAsia="en-US"/>
        </w:rPr>
        <w:tab/>
      </w:r>
      <w:r w:rsidRPr="00562C83">
        <w:rPr>
          <w:noProof/>
          <w:lang w:val="en-US"/>
        </w:rPr>
        <w:t>Terms and definitions</w:t>
      </w:r>
      <w:r>
        <w:rPr>
          <w:noProof/>
        </w:rPr>
        <w:tab/>
      </w:r>
      <w:r>
        <w:rPr>
          <w:noProof/>
        </w:rPr>
        <w:fldChar w:fldCharType="begin"/>
      </w:r>
      <w:r>
        <w:rPr>
          <w:noProof/>
        </w:rPr>
        <w:instrText xml:space="preserve"> PAGEREF _Toc478492205 \h </w:instrText>
      </w:r>
      <w:r>
        <w:rPr>
          <w:noProof/>
        </w:rPr>
      </w:r>
      <w:r>
        <w:rPr>
          <w:noProof/>
        </w:rPr>
        <w:fldChar w:fldCharType="separate"/>
      </w:r>
      <w:r>
        <w:rPr>
          <w:noProof/>
        </w:rPr>
        <w:t>19</w:t>
      </w:r>
      <w:r>
        <w:rPr>
          <w:noProof/>
        </w:rPr>
        <w:fldChar w:fldCharType="end"/>
      </w:r>
    </w:p>
    <w:p w14:paraId="131C68E8" w14:textId="4FAFA6E5" w:rsidR="00C340F8" w:rsidRDefault="00C340F8">
      <w:pPr>
        <w:pStyle w:val="TOC2"/>
        <w:rPr>
          <w:rFonts w:asciiTheme="minorHAnsi" w:eastAsiaTheme="minorEastAsia" w:hAnsiTheme="minorHAnsi" w:cstheme="minorBidi"/>
          <w:noProof/>
          <w:spacing w:val="0"/>
          <w:sz w:val="22"/>
          <w:szCs w:val="22"/>
          <w:lang w:val="en-US" w:eastAsia="en-US"/>
        </w:rPr>
      </w:pPr>
      <w:r w:rsidRPr="00562C83">
        <w:rPr>
          <w:noProof/>
          <w:spacing w:val="0"/>
          <w:lang w:val="en-US"/>
          <w14:scene3d>
            <w14:camera w14:prst="orthographicFront"/>
            <w14:lightRig w14:rig="threePt" w14:dir="t">
              <w14:rot w14:lat="0" w14:lon="0" w14:rev="0"/>
            </w14:lightRig>
          </w14:scene3d>
        </w:rPr>
        <w:t>3.2</w:t>
      </w:r>
      <w:r>
        <w:rPr>
          <w:rFonts w:asciiTheme="minorHAnsi" w:eastAsiaTheme="minorEastAsia" w:hAnsiTheme="minorHAnsi" w:cstheme="minorBidi"/>
          <w:noProof/>
          <w:spacing w:val="0"/>
          <w:sz w:val="22"/>
          <w:szCs w:val="22"/>
          <w:lang w:val="en-US" w:eastAsia="en-US"/>
        </w:rPr>
        <w:tab/>
      </w:r>
      <w:r w:rsidRPr="00562C83">
        <w:rPr>
          <w:noProof/>
          <w:lang w:val="en-US"/>
        </w:rPr>
        <w:t>Abbreviations</w:t>
      </w:r>
      <w:r>
        <w:rPr>
          <w:noProof/>
        </w:rPr>
        <w:tab/>
      </w:r>
      <w:r>
        <w:rPr>
          <w:noProof/>
        </w:rPr>
        <w:fldChar w:fldCharType="begin"/>
      </w:r>
      <w:r>
        <w:rPr>
          <w:noProof/>
        </w:rPr>
        <w:instrText xml:space="preserve"> PAGEREF _Toc478492206 \h </w:instrText>
      </w:r>
      <w:r>
        <w:rPr>
          <w:noProof/>
        </w:rPr>
      </w:r>
      <w:r>
        <w:rPr>
          <w:noProof/>
        </w:rPr>
        <w:fldChar w:fldCharType="separate"/>
      </w:r>
      <w:r>
        <w:rPr>
          <w:noProof/>
        </w:rPr>
        <w:t>20</w:t>
      </w:r>
      <w:r>
        <w:rPr>
          <w:noProof/>
        </w:rPr>
        <w:fldChar w:fldCharType="end"/>
      </w:r>
    </w:p>
    <w:p w14:paraId="43F150FE" w14:textId="45ECE289" w:rsidR="00C340F8" w:rsidRDefault="00C340F8">
      <w:pPr>
        <w:pStyle w:val="TOC1"/>
        <w:rPr>
          <w:rFonts w:asciiTheme="minorHAnsi" w:eastAsiaTheme="minorEastAsia" w:hAnsiTheme="minorHAnsi" w:cstheme="minorBidi"/>
          <w:noProof/>
          <w:spacing w:val="0"/>
          <w:sz w:val="22"/>
          <w:szCs w:val="22"/>
          <w:lang w:val="en-US" w:eastAsia="en-US"/>
        </w:rPr>
      </w:pPr>
      <w:r w:rsidRPr="00562C83">
        <w:rPr>
          <w:noProof/>
          <w:lang w:val="en-US"/>
        </w:rPr>
        <w:t>4</w:t>
      </w:r>
      <w:r>
        <w:rPr>
          <w:rFonts w:asciiTheme="minorHAnsi" w:eastAsiaTheme="minorEastAsia" w:hAnsiTheme="minorHAnsi" w:cstheme="minorBidi"/>
          <w:noProof/>
          <w:spacing w:val="0"/>
          <w:sz w:val="22"/>
          <w:szCs w:val="22"/>
          <w:lang w:val="en-US" w:eastAsia="en-US"/>
        </w:rPr>
        <w:tab/>
      </w:r>
      <w:r w:rsidRPr="00562C83">
        <w:rPr>
          <w:noProof/>
          <w:lang w:val="en-US"/>
        </w:rPr>
        <w:t>Production operations models and generic operations models</w:t>
      </w:r>
      <w:r>
        <w:rPr>
          <w:noProof/>
        </w:rPr>
        <w:tab/>
      </w:r>
      <w:r>
        <w:rPr>
          <w:noProof/>
        </w:rPr>
        <w:fldChar w:fldCharType="begin"/>
      </w:r>
      <w:r>
        <w:rPr>
          <w:noProof/>
        </w:rPr>
        <w:instrText xml:space="preserve"> PAGEREF _Toc478492207 \h </w:instrText>
      </w:r>
      <w:r>
        <w:rPr>
          <w:noProof/>
        </w:rPr>
      </w:r>
      <w:r>
        <w:rPr>
          <w:noProof/>
        </w:rPr>
        <w:fldChar w:fldCharType="separate"/>
      </w:r>
      <w:r>
        <w:rPr>
          <w:noProof/>
        </w:rPr>
        <w:t>20</w:t>
      </w:r>
      <w:r>
        <w:rPr>
          <w:noProof/>
        </w:rPr>
        <w:fldChar w:fldCharType="end"/>
      </w:r>
    </w:p>
    <w:p w14:paraId="1BBCE968" w14:textId="133EE12E" w:rsidR="00C340F8" w:rsidRDefault="00C340F8">
      <w:pPr>
        <w:pStyle w:val="TOC2"/>
        <w:rPr>
          <w:rFonts w:asciiTheme="minorHAnsi" w:eastAsiaTheme="minorEastAsia" w:hAnsiTheme="minorHAnsi" w:cstheme="minorBidi"/>
          <w:noProof/>
          <w:spacing w:val="0"/>
          <w:sz w:val="22"/>
          <w:szCs w:val="22"/>
          <w:lang w:val="en-US" w:eastAsia="en-US"/>
        </w:rPr>
      </w:pPr>
      <w:r w:rsidRPr="00562C83">
        <w:rPr>
          <w:noProof/>
          <w:spacing w:val="0"/>
          <w:lang w:val="en-US"/>
          <w14:scene3d>
            <w14:camera w14:prst="orthographicFront"/>
            <w14:lightRig w14:rig="threePt" w14:dir="t">
              <w14:rot w14:lat="0" w14:lon="0" w14:rev="0"/>
            </w14:lightRig>
          </w14:scene3d>
        </w:rPr>
        <w:t>4.1</w:t>
      </w:r>
      <w:r>
        <w:rPr>
          <w:rFonts w:asciiTheme="minorHAnsi" w:eastAsiaTheme="minorEastAsia" w:hAnsiTheme="minorHAnsi" w:cstheme="minorBidi"/>
          <w:noProof/>
          <w:spacing w:val="0"/>
          <w:sz w:val="22"/>
          <w:szCs w:val="22"/>
          <w:lang w:val="en-US" w:eastAsia="en-US"/>
        </w:rPr>
        <w:tab/>
      </w:r>
      <w:r w:rsidRPr="00562C83">
        <w:rPr>
          <w:noProof/>
          <w:lang w:val="en-US"/>
        </w:rPr>
        <w:t>Information models</w:t>
      </w:r>
      <w:r>
        <w:rPr>
          <w:noProof/>
        </w:rPr>
        <w:tab/>
      </w:r>
      <w:r>
        <w:rPr>
          <w:noProof/>
        </w:rPr>
        <w:fldChar w:fldCharType="begin"/>
      </w:r>
      <w:r>
        <w:rPr>
          <w:noProof/>
        </w:rPr>
        <w:instrText xml:space="preserve"> PAGEREF _Toc478492208 \h </w:instrText>
      </w:r>
      <w:r>
        <w:rPr>
          <w:noProof/>
        </w:rPr>
      </w:r>
      <w:r>
        <w:rPr>
          <w:noProof/>
        </w:rPr>
        <w:fldChar w:fldCharType="separate"/>
      </w:r>
      <w:r>
        <w:rPr>
          <w:noProof/>
        </w:rPr>
        <w:t>20</w:t>
      </w:r>
      <w:r>
        <w:rPr>
          <w:noProof/>
        </w:rPr>
        <w:fldChar w:fldCharType="end"/>
      </w:r>
    </w:p>
    <w:p w14:paraId="3952F90C" w14:textId="760EA0A9" w:rsidR="00C340F8" w:rsidRDefault="00C340F8">
      <w:pPr>
        <w:pStyle w:val="TOC2"/>
        <w:rPr>
          <w:rFonts w:asciiTheme="minorHAnsi" w:eastAsiaTheme="minorEastAsia" w:hAnsiTheme="minorHAnsi" w:cstheme="minorBidi"/>
          <w:noProof/>
          <w:spacing w:val="0"/>
          <w:sz w:val="22"/>
          <w:szCs w:val="22"/>
          <w:lang w:val="en-US" w:eastAsia="en-US"/>
        </w:rPr>
      </w:pPr>
      <w:r w:rsidRPr="00562C83">
        <w:rPr>
          <w:noProof/>
          <w:spacing w:val="0"/>
          <w:lang w:val="en-US"/>
          <w14:scene3d>
            <w14:camera w14:prst="orthographicFront"/>
            <w14:lightRig w14:rig="threePt" w14:dir="t">
              <w14:rot w14:lat="0" w14:lon="0" w14:rev="0"/>
            </w14:lightRig>
          </w14:scene3d>
        </w:rPr>
        <w:t>4.2</w:t>
      </w:r>
      <w:r>
        <w:rPr>
          <w:rFonts w:asciiTheme="minorHAnsi" w:eastAsiaTheme="minorEastAsia" w:hAnsiTheme="minorHAnsi" w:cstheme="minorBidi"/>
          <w:noProof/>
          <w:spacing w:val="0"/>
          <w:sz w:val="22"/>
          <w:szCs w:val="22"/>
          <w:lang w:val="en-US" w:eastAsia="en-US"/>
        </w:rPr>
        <w:tab/>
      </w:r>
      <w:r w:rsidRPr="00562C83">
        <w:rPr>
          <w:noProof/>
          <w:lang w:val="en-US"/>
        </w:rPr>
        <w:t>Relationship of exchange information models to operations management activity categories</w:t>
      </w:r>
      <w:r>
        <w:rPr>
          <w:noProof/>
        </w:rPr>
        <w:tab/>
      </w:r>
      <w:r>
        <w:rPr>
          <w:noProof/>
        </w:rPr>
        <w:fldChar w:fldCharType="begin"/>
      </w:r>
      <w:r>
        <w:rPr>
          <w:noProof/>
        </w:rPr>
        <w:instrText xml:space="preserve"> PAGEREF _Toc478492209 \h </w:instrText>
      </w:r>
      <w:r>
        <w:rPr>
          <w:noProof/>
        </w:rPr>
      </w:r>
      <w:r>
        <w:rPr>
          <w:noProof/>
        </w:rPr>
        <w:fldChar w:fldCharType="separate"/>
      </w:r>
      <w:r>
        <w:rPr>
          <w:noProof/>
        </w:rPr>
        <w:t>21</w:t>
      </w:r>
      <w:r>
        <w:rPr>
          <w:noProof/>
        </w:rPr>
        <w:fldChar w:fldCharType="end"/>
      </w:r>
    </w:p>
    <w:p w14:paraId="3F291907" w14:textId="62211D2B" w:rsidR="00C340F8" w:rsidRDefault="00C340F8">
      <w:pPr>
        <w:pStyle w:val="TOC2"/>
        <w:rPr>
          <w:rFonts w:asciiTheme="minorHAnsi" w:eastAsiaTheme="minorEastAsia" w:hAnsiTheme="minorHAnsi" w:cstheme="minorBidi"/>
          <w:noProof/>
          <w:spacing w:val="0"/>
          <w:sz w:val="22"/>
          <w:szCs w:val="22"/>
          <w:lang w:val="en-US" w:eastAsia="en-US"/>
        </w:rPr>
      </w:pPr>
      <w:r w:rsidRPr="00562C83">
        <w:rPr>
          <w:noProof/>
          <w:spacing w:val="0"/>
          <w:lang w:val="en-US"/>
          <w14:scene3d>
            <w14:camera w14:prst="orthographicFront"/>
            <w14:lightRig w14:rig="threePt" w14:dir="t">
              <w14:rot w14:lat="0" w14:lon="0" w14:rev="0"/>
            </w14:lightRig>
          </w14:scene3d>
        </w:rPr>
        <w:t>4.3</w:t>
      </w:r>
      <w:r>
        <w:rPr>
          <w:rFonts w:asciiTheme="minorHAnsi" w:eastAsiaTheme="minorEastAsia" w:hAnsiTheme="minorHAnsi" w:cstheme="minorBidi"/>
          <w:noProof/>
          <w:spacing w:val="0"/>
          <w:sz w:val="22"/>
          <w:szCs w:val="22"/>
          <w:lang w:val="en-US" w:eastAsia="en-US"/>
        </w:rPr>
        <w:tab/>
      </w:r>
      <w:r w:rsidRPr="00562C83">
        <w:rPr>
          <w:noProof/>
          <w:lang w:val="en-US"/>
        </w:rPr>
        <w:t>General information model characteristics</w:t>
      </w:r>
      <w:r>
        <w:rPr>
          <w:noProof/>
        </w:rPr>
        <w:tab/>
      </w:r>
      <w:r>
        <w:rPr>
          <w:noProof/>
        </w:rPr>
        <w:fldChar w:fldCharType="begin"/>
      </w:r>
      <w:r>
        <w:rPr>
          <w:noProof/>
        </w:rPr>
        <w:instrText xml:space="preserve"> PAGEREF _Toc478492210 \h </w:instrText>
      </w:r>
      <w:r>
        <w:rPr>
          <w:noProof/>
        </w:rPr>
      </w:r>
      <w:r>
        <w:rPr>
          <w:noProof/>
        </w:rPr>
        <w:fldChar w:fldCharType="separate"/>
      </w:r>
      <w:r>
        <w:rPr>
          <w:noProof/>
        </w:rPr>
        <w:t>22</w:t>
      </w:r>
      <w:r>
        <w:rPr>
          <w:noProof/>
        </w:rPr>
        <w:fldChar w:fldCharType="end"/>
      </w:r>
    </w:p>
    <w:p w14:paraId="26B1E8F4" w14:textId="5348589D" w:rsidR="00C340F8" w:rsidRDefault="00C340F8">
      <w:pPr>
        <w:pStyle w:val="TOC2"/>
        <w:rPr>
          <w:rFonts w:asciiTheme="minorHAnsi" w:eastAsiaTheme="minorEastAsia" w:hAnsiTheme="minorHAnsi" w:cstheme="minorBidi"/>
          <w:noProof/>
          <w:spacing w:val="0"/>
          <w:sz w:val="22"/>
          <w:szCs w:val="22"/>
          <w:lang w:val="en-US" w:eastAsia="en-US"/>
        </w:rPr>
      </w:pPr>
      <w:r w:rsidRPr="00562C83">
        <w:rPr>
          <w:noProof/>
          <w:spacing w:val="0"/>
          <w:lang w:val="en-US"/>
          <w14:scene3d>
            <w14:camera w14:prst="orthographicFront"/>
            <w14:lightRig w14:rig="threePt" w14:dir="t">
              <w14:rot w14:lat="0" w14:lon="0" w14:rev="0"/>
            </w14:lightRig>
          </w14:scene3d>
        </w:rPr>
        <w:t>4.4</w:t>
      </w:r>
      <w:r>
        <w:rPr>
          <w:rFonts w:asciiTheme="minorHAnsi" w:eastAsiaTheme="minorEastAsia" w:hAnsiTheme="minorHAnsi" w:cstheme="minorBidi"/>
          <w:noProof/>
          <w:spacing w:val="0"/>
          <w:sz w:val="22"/>
          <w:szCs w:val="22"/>
          <w:lang w:val="en-US" w:eastAsia="en-US"/>
        </w:rPr>
        <w:tab/>
      </w:r>
      <w:r w:rsidRPr="00562C83">
        <w:rPr>
          <w:noProof/>
          <w:lang w:val="en-US"/>
        </w:rPr>
        <w:t>Information object model structure</w:t>
      </w:r>
      <w:r>
        <w:rPr>
          <w:noProof/>
        </w:rPr>
        <w:tab/>
      </w:r>
      <w:r>
        <w:rPr>
          <w:noProof/>
        </w:rPr>
        <w:fldChar w:fldCharType="begin"/>
      </w:r>
      <w:r>
        <w:rPr>
          <w:noProof/>
        </w:rPr>
        <w:instrText xml:space="preserve"> PAGEREF _Toc478492211 \h </w:instrText>
      </w:r>
      <w:r>
        <w:rPr>
          <w:noProof/>
        </w:rPr>
      </w:r>
      <w:r>
        <w:rPr>
          <w:noProof/>
        </w:rPr>
        <w:fldChar w:fldCharType="separate"/>
      </w:r>
      <w:r>
        <w:rPr>
          <w:noProof/>
        </w:rPr>
        <w:t>22</w:t>
      </w:r>
      <w:r>
        <w:rPr>
          <w:noProof/>
        </w:rPr>
        <w:fldChar w:fldCharType="end"/>
      </w:r>
    </w:p>
    <w:p w14:paraId="12429017" w14:textId="01EB1B14" w:rsidR="00C340F8" w:rsidRDefault="00C340F8">
      <w:pPr>
        <w:pStyle w:val="TOC2"/>
        <w:rPr>
          <w:rFonts w:asciiTheme="minorHAnsi" w:eastAsiaTheme="minorEastAsia" w:hAnsiTheme="minorHAnsi" w:cstheme="minorBidi"/>
          <w:noProof/>
          <w:spacing w:val="0"/>
          <w:sz w:val="22"/>
          <w:szCs w:val="22"/>
          <w:lang w:val="en-US" w:eastAsia="en-US"/>
        </w:rPr>
      </w:pPr>
      <w:r w:rsidRPr="00562C83">
        <w:rPr>
          <w:noProof/>
          <w:spacing w:val="0"/>
          <w:lang w:val="en-US"/>
          <w14:scene3d>
            <w14:camera w14:prst="orthographicFront"/>
            <w14:lightRig w14:rig="threePt" w14:dir="t">
              <w14:rot w14:lat="0" w14:lon="0" w14:rev="0"/>
            </w14:lightRig>
          </w14:scene3d>
        </w:rPr>
        <w:t>4.5</w:t>
      </w:r>
      <w:r>
        <w:rPr>
          <w:rFonts w:asciiTheme="minorHAnsi" w:eastAsiaTheme="minorEastAsia" w:hAnsiTheme="minorHAnsi" w:cstheme="minorBidi"/>
          <w:noProof/>
          <w:spacing w:val="0"/>
          <w:sz w:val="22"/>
          <w:szCs w:val="22"/>
          <w:lang w:val="en-US" w:eastAsia="en-US"/>
        </w:rPr>
        <w:tab/>
      </w:r>
      <w:r w:rsidRPr="00562C83">
        <w:rPr>
          <w:noProof/>
          <w:lang w:val="en-US"/>
        </w:rPr>
        <w:t>Value types</w:t>
      </w:r>
      <w:r>
        <w:rPr>
          <w:noProof/>
        </w:rPr>
        <w:tab/>
      </w:r>
      <w:r>
        <w:rPr>
          <w:noProof/>
        </w:rPr>
        <w:fldChar w:fldCharType="begin"/>
      </w:r>
      <w:r>
        <w:rPr>
          <w:noProof/>
        </w:rPr>
        <w:instrText xml:space="preserve"> PAGEREF _Toc478492213 \h </w:instrText>
      </w:r>
      <w:r>
        <w:rPr>
          <w:noProof/>
        </w:rPr>
      </w:r>
      <w:r>
        <w:rPr>
          <w:noProof/>
        </w:rPr>
        <w:fldChar w:fldCharType="separate"/>
      </w:r>
      <w:r>
        <w:rPr>
          <w:noProof/>
        </w:rPr>
        <w:t>35</w:t>
      </w:r>
      <w:r>
        <w:rPr>
          <w:noProof/>
        </w:rPr>
        <w:fldChar w:fldCharType="end"/>
      </w:r>
    </w:p>
    <w:p w14:paraId="1E9E85B8" w14:textId="2A075291" w:rsidR="00C340F8" w:rsidRDefault="00C340F8">
      <w:pPr>
        <w:pStyle w:val="TOC2"/>
        <w:rPr>
          <w:rFonts w:asciiTheme="minorHAnsi" w:eastAsiaTheme="minorEastAsia" w:hAnsiTheme="minorHAnsi" w:cstheme="minorBidi"/>
          <w:noProof/>
          <w:spacing w:val="0"/>
          <w:sz w:val="22"/>
          <w:szCs w:val="22"/>
          <w:lang w:val="en-US" w:eastAsia="en-US"/>
        </w:rPr>
      </w:pPr>
      <w:r w:rsidRPr="00562C83">
        <w:rPr>
          <w:noProof/>
          <w:spacing w:val="0"/>
          <w:lang w:val="en-US"/>
          <w14:scene3d>
            <w14:camera w14:prst="orthographicFront"/>
            <w14:lightRig w14:rig="threePt" w14:dir="t">
              <w14:rot w14:lat="0" w14:lon="0" w14:rev="0"/>
            </w14:lightRig>
          </w14:scene3d>
        </w:rPr>
        <w:t>4.6</w:t>
      </w:r>
      <w:r>
        <w:rPr>
          <w:rFonts w:asciiTheme="minorHAnsi" w:eastAsiaTheme="minorEastAsia" w:hAnsiTheme="minorHAnsi" w:cstheme="minorBidi"/>
          <w:noProof/>
          <w:spacing w:val="0"/>
          <w:sz w:val="22"/>
          <w:szCs w:val="22"/>
          <w:lang w:val="en-US" w:eastAsia="en-US"/>
        </w:rPr>
        <w:tab/>
      </w:r>
      <w:r>
        <w:rPr>
          <w:noProof/>
        </w:rPr>
        <w:t>Expression of measurement uncertainty</w:t>
      </w:r>
      <w:r>
        <w:rPr>
          <w:noProof/>
        </w:rPr>
        <w:tab/>
      </w:r>
      <w:r>
        <w:rPr>
          <w:noProof/>
        </w:rPr>
        <w:fldChar w:fldCharType="begin"/>
      </w:r>
      <w:r>
        <w:rPr>
          <w:noProof/>
        </w:rPr>
        <w:instrText xml:space="preserve"> PAGEREF _Toc478492214 \h </w:instrText>
      </w:r>
      <w:r>
        <w:rPr>
          <w:noProof/>
        </w:rPr>
      </w:r>
      <w:r>
        <w:rPr>
          <w:noProof/>
        </w:rPr>
        <w:fldChar w:fldCharType="separate"/>
      </w:r>
      <w:r>
        <w:rPr>
          <w:noProof/>
        </w:rPr>
        <w:t>37</w:t>
      </w:r>
      <w:r>
        <w:rPr>
          <w:noProof/>
        </w:rPr>
        <w:fldChar w:fldCharType="end"/>
      </w:r>
    </w:p>
    <w:p w14:paraId="427CA2A2" w14:textId="18AABB2C" w:rsidR="00C340F8" w:rsidRDefault="00C340F8">
      <w:pPr>
        <w:pStyle w:val="TOC1"/>
        <w:rPr>
          <w:rFonts w:asciiTheme="minorHAnsi" w:eastAsiaTheme="minorEastAsia" w:hAnsiTheme="minorHAnsi" w:cstheme="minorBidi"/>
          <w:noProof/>
          <w:spacing w:val="0"/>
          <w:sz w:val="22"/>
          <w:szCs w:val="22"/>
          <w:lang w:val="en-US" w:eastAsia="en-US"/>
        </w:rPr>
      </w:pPr>
      <w:r w:rsidRPr="00562C83">
        <w:rPr>
          <w:noProof/>
          <w:lang w:val="en-US"/>
        </w:rPr>
        <w:t>5</w:t>
      </w:r>
      <w:r>
        <w:rPr>
          <w:rFonts w:asciiTheme="minorHAnsi" w:eastAsiaTheme="minorEastAsia" w:hAnsiTheme="minorHAnsi" w:cstheme="minorBidi"/>
          <w:noProof/>
          <w:spacing w:val="0"/>
          <w:sz w:val="22"/>
          <w:szCs w:val="22"/>
          <w:lang w:val="en-US" w:eastAsia="en-US"/>
        </w:rPr>
        <w:tab/>
      </w:r>
      <w:r w:rsidRPr="00562C83">
        <w:rPr>
          <w:noProof/>
          <w:lang w:val="en-US"/>
        </w:rPr>
        <w:t>Common object models</w:t>
      </w:r>
      <w:r>
        <w:rPr>
          <w:noProof/>
        </w:rPr>
        <w:tab/>
      </w:r>
      <w:r>
        <w:rPr>
          <w:noProof/>
        </w:rPr>
        <w:fldChar w:fldCharType="begin"/>
      </w:r>
      <w:r>
        <w:rPr>
          <w:noProof/>
        </w:rPr>
        <w:instrText xml:space="preserve"> PAGEREF _Toc478492215 \h </w:instrText>
      </w:r>
      <w:r>
        <w:rPr>
          <w:noProof/>
        </w:rPr>
      </w:r>
      <w:r>
        <w:rPr>
          <w:noProof/>
        </w:rPr>
        <w:fldChar w:fldCharType="separate"/>
      </w:r>
      <w:r>
        <w:rPr>
          <w:noProof/>
        </w:rPr>
        <w:t>38</w:t>
      </w:r>
      <w:r>
        <w:rPr>
          <w:noProof/>
        </w:rPr>
        <w:fldChar w:fldCharType="end"/>
      </w:r>
    </w:p>
    <w:p w14:paraId="427802EF" w14:textId="4C19D3C5" w:rsidR="00C340F8" w:rsidRDefault="00C340F8">
      <w:pPr>
        <w:pStyle w:val="TOC2"/>
        <w:rPr>
          <w:rFonts w:asciiTheme="minorHAnsi" w:eastAsiaTheme="minorEastAsia" w:hAnsiTheme="minorHAnsi" w:cstheme="minorBidi"/>
          <w:noProof/>
          <w:spacing w:val="0"/>
          <w:sz w:val="22"/>
          <w:szCs w:val="22"/>
          <w:lang w:val="en-US" w:eastAsia="en-US"/>
        </w:rPr>
      </w:pPr>
      <w:r w:rsidRPr="00562C83">
        <w:rPr>
          <w:noProof/>
          <w:spacing w:val="0"/>
          <w:lang w:val="en-US"/>
          <w14:scene3d>
            <w14:camera w14:prst="orthographicFront"/>
            <w14:lightRig w14:rig="threePt" w14:dir="t">
              <w14:rot w14:lat="0" w14:lon="0" w14:rev="0"/>
            </w14:lightRig>
          </w14:scene3d>
        </w:rPr>
        <w:t>5.1</w:t>
      </w:r>
      <w:r>
        <w:rPr>
          <w:rFonts w:asciiTheme="minorHAnsi" w:eastAsiaTheme="minorEastAsia" w:hAnsiTheme="minorHAnsi" w:cstheme="minorBidi"/>
          <w:noProof/>
          <w:spacing w:val="0"/>
          <w:sz w:val="22"/>
          <w:szCs w:val="22"/>
          <w:lang w:val="en-US" w:eastAsia="en-US"/>
        </w:rPr>
        <w:tab/>
      </w:r>
      <w:r w:rsidRPr="00562C83">
        <w:rPr>
          <w:noProof/>
          <w:lang w:val="en-US"/>
        </w:rPr>
        <w:t>Hierarchy scope</w:t>
      </w:r>
      <w:r>
        <w:rPr>
          <w:noProof/>
        </w:rPr>
        <w:tab/>
      </w:r>
      <w:r>
        <w:rPr>
          <w:noProof/>
        </w:rPr>
        <w:fldChar w:fldCharType="begin"/>
      </w:r>
      <w:r>
        <w:rPr>
          <w:noProof/>
        </w:rPr>
        <w:instrText xml:space="preserve"> PAGEREF _Toc478492216 \h </w:instrText>
      </w:r>
      <w:r>
        <w:rPr>
          <w:noProof/>
        </w:rPr>
      </w:r>
      <w:r>
        <w:rPr>
          <w:noProof/>
        </w:rPr>
        <w:fldChar w:fldCharType="separate"/>
      </w:r>
      <w:r>
        <w:rPr>
          <w:noProof/>
        </w:rPr>
        <w:t>38</w:t>
      </w:r>
      <w:r>
        <w:rPr>
          <w:noProof/>
        </w:rPr>
        <w:fldChar w:fldCharType="end"/>
      </w:r>
    </w:p>
    <w:p w14:paraId="11155BC0" w14:textId="1C1332A8" w:rsidR="00C340F8" w:rsidRDefault="00C340F8">
      <w:pPr>
        <w:pStyle w:val="TOC2"/>
        <w:rPr>
          <w:rFonts w:asciiTheme="minorHAnsi" w:eastAsiaTheme="minorEastAsia" w:hAnsiTheme="minorHAnsi" w:cstheme="minorBidi"/>
          <w:noProof/>
          <w:spacing w:val="0"/>
          <w:sz w:val="22"/>
          <w:szCs w:val="22"/>
          <w:lang w:val="en-US" w:eastAsia="en-US"/>
        </w:rPr>
      </w:pPr>
      <w:r w:rsidRPr="00562C83">
        <w:rPr>
          <w:noProof/>
          <w:spacing w:val="0"/>
          <w:lang w:val="en-US"/>
          <w14:scene3d>
            <w14:camera w14:prst="orthographicFront"/>
            <w14:lightRig w14:rig="threePt" w14:dir="t">
              <w14:rot w14:lat="0" w14:lon="0" w14:rev="0"/>
            </w14:lightRig>
          </w14:scene3d>
        </w:rPr>
        <w:t>5.2</w:t>
      </w:r>
      <w:r>
        <w:rPr>
          <w:rFonts w:asciiTheme="minorHAnsi" w:eastAsiaTheme="minorEastAsia" w:hAnsiTheme="minorHAnsi" w:cstheme="minorBidi"/>
          <w:noProof/>
          <w:spacing w:val="0"/>
          <w:sz w:val="22"/>
          <w:szCs w:val="22"/>
          <w:lang w:val="en-US" w:eastAsia="en-US"/>
        </w:rPr>
        <w:tab/>
      </w:r>
      <w:r w:rsidRPr="00562C83">
        <w:rPr>
          <w:noProof/>
          <w:lang w:val="en-US"/>
        </w:rPr>
        <w:t>Spatial definition</w:t>
      </w:r>
      <w:r>
        <w:rPr>
          <w:noProof/>
        </w:rPr>
        <w:tab/>
      </w:r>
      <w:r>
        <w:rPr>
          <w:noProof/>
        </w:rPr>
        <w:fldChar w:fldCharType="begin"/>
      </w:r>
      <w:r>
        <w:rPr>
          <w:noProof/>
        </w:rPr>
        <w:instrText xml:space="preserve"> PAGEREF _Toc478492217 \h </w:instrText>
      </w:r>
      <w:r>
        <w:rPr>
          <w:noProof/>
        </w:rPr>
      </w:r>
      <w:r>
        <w:rPr>
          <w:noProof/>
        </w:rPr>
        <w:fldChar w:fldCharType="separate"/>
      </w:r>
      <w:r>
        <w:rPr>
          <w:noProof/>
        </w:rPr>
        <w:t>39</w:t>
      </w:r>
      <w:r>
        <w:rPr>
          <w:noProof/>
        </w:rPr>
        <w:fldChar w:fldCharType="end"/>
      </w:r>
    </w:p>
    <w:p w14:paraId="7B6D8ED1" w14:textId="16A6DCAD" w:rsidR="00C340F8" w:rsidRDefault="00C340F8">
      <w:pPr>
        <w:pStyle w:val="TOC2"/>
        <w:rPr>
          <w:rFonts w:asciiTheme="minorHAnsi" w:eastAsiaTheme="minorEastAsia" w:hAnsiTheme="minorHAnsi" w:cstheme="minorBidi"/>
          <w:noProof/>
          <w:spacing w:val="0"/>
          <w:sz w:val="22"/>
          <w:szCs w:val="22"/>
          <w:lang w:val="en-US" w:eastAsia="en-US"/>
        </w:rPr>
      </w:pPr>
      <w:r w:rsidRPr="00562C83">
        <w:rPr>
          <w:noProof/>
          <w:spacing w:val="0"/>
          <w14:scene3d>
            <w14:camera w14:prst="orthographicFront"/>
            <w14:lightRig w14:rig="threePt" w14:dir="t">
              <w14:rot w14:lat="0" w14:lon="0" w14:rev="0"/>
            </w14:lightRig>
          </w14:scene3d>
        </w:rPr>
        <w:t>5.3</w:t>
      </w:r>
      <w:r>
        <w:rPr>
          <w:rFonts w:asciiTheme="minorHAnsi" w:eastAsiaTheme="minorEastAsia" w:hAnsiTheme="minorHAnsi" w:cstheme="minorBidi"/>
          <w:noProof/>
          <w:spacing w:val="0"/>
          <w:sz w:val="22"/>
          <w:szCs w:val="22"/>
          <w:lang w:val="en-US" w:eastAsia="en-US"/>
        </w:rPr>
        <w:tab/>
      </w:r>
      <w:r>
        <w:rPr>
          <w:noProof/>
        </w:rPr>
        <w:t>Operational location model</w:t>
      </w:r>
      <w:r>
        <w:rPr>
          <w:noProof/>
        </w:rPr>
        <w:tab/>
      </w:r>
      <w:r>
        <w:rPr>
          <w:noProof/>
        </w:rPr>
        <w:fldChar w:fldCharType="begin"/>
      </w:r>
      <w:r>
        <w:rPr>
          <w:noProof/>
        </w:rPr>
        <w:instrText xml:space="preserve"> PAGEREF _Toc478492218 \h </w:instrText>
      </w:r>
      <w:r>
        <w:rPr>
          <w:noProof/>
        </w:rPr>
      </w:r>
      <w:r>
        <w:rPr>
          <w:noProof/>
        </w:rPr>
        <w:fldChar w:fldCharType="separate"/>
      </w:r>
      <w:r>
        <w:rPr>
          <w:noProof/>
        </w:rPr>
        <w:t>41</w:t>
      </w:r>
      <w:r>
        <w:rPr>
          <w:noProof/>
        </w:rPr>
        <w:fldChar w:fldCharType="end"/>
      </w:r>
    </w:p>
    <w:p w14:paraId="350CDF5D" w14:textId="7B5B6A4A" w:rsidR="00C340F8" w:rsidRDefault="00C340F8">
      <w:pPr>
        <w:pStyle w:val="TOC2"/>
        <w:rPr>
          <w:rFonts w:asciiTheme="minorHAnsi" w:eastAsiaTheme="minorEastAsia" w:hAnsiTheme="minorHAnsi" w:cstheme="minorBidi"/>
          <w:noProof/>
          <w:spacing w:val="0"/>
          <w:sz w:val="22"/>
          <w:szCs w:val="22"/>
          <w:lang w:val="en-US" w:eastAsia="en-US"/>
        </w:rPr>
      </w:pPr>
      <w:r w:rsidRPr="00562C83">
        <w:rPr>
          <w:noProof/>
          <w:spacing w:val="0"/>
          <w:lang w:val="en-US"/>
          <w14:scene3d>
            <w14:camera w14:prst="orthographicFront"/>
            <w14:lightRig w14:rig="threePt" w14:dir="t">
              <w14:rot w14:lat="0" w14:lon="0" w14:rev="0"/>
            </w14:lightRig>
          </w14:scene3d>
        </w:rPr>
        <w:t>5.4</w:t>
      </w:r>
      <w:r>
        <w:rPr>
          <w:rFonts w:asciiTheme="minorHAnsi" w:eastAsiaTheme="minorEastAsia" w:hAnsiTheme="minorHAnsi" w:cstheme="minorBidi"/>
          <w:noProof/>
          <w:spacing w:val="0"/>
          <w:sz w:val="22"/>
          <w:szCs w:val="22"/>
          <w:lang w:val="en-US" w:eastAsia="en-US"/>
        </w:rPr>
        <w:tab/>
      </w:r>
      <w:r w:rsidRPr="00562C83">
        <w:rPr>
          <w:noProof/>
          <w:lang w:val="en-US"/>
        </w:rPr>
        <w:t>Personnel information</w:t>
      </w:r>
      <w:r>
        <w:rPr>
          <w:noProof/>
        </w:rPr>
        <w:tab/>
      </w:r>
      <w:r>
        <w:rPr>
          <w:noProof/>
        </w:rPr>
        <w:fldChar w:fldCharType="begin"/>
      </w:r>
      <w:r>
        <w:rPr>
          <w:noProof/>
        </w:rPr>
        <w:instrText xml:space="preserve"> PAGEREF _Toc478492219 \h </w:instrText>
      </w:r>
      <w:r>
        <w:rPr>
          <w:noProof/>
        </w:rPr>
      </w:r>
      <w:r>
        <w:rPr>
          <w:noProof/>
        </w:rPr>
        <w:fldChar w:fldCharType="separate"/>
      </w:r>
      <w:r>
        <w:rPr>
          <w:noProof/>
        </w:rPr>
        <w:t>46</w:t>
      </w:r>
      <w:r>
        <w:rPr>
          <w:noProof/>
        </w:rPr>
        <w:fldChar w:fldCharType="end"/>
      </w:r>
    </w:p>
    <w:p w14:paraId="49E1BAF1" w14:textId="4F8C5312" w:rsidR="00C340F8" w:rsidRDefault="00C340F8">
      <w:pPr>
        <w:pStyle w:val="TOC2"/>
        <w:rPr>
          <w:rFonts w:asciiTheme="minorHAnsi" w:eastAsiaTheme="minorEastAsia" w:hAnsiTheme="minorHAnsi" w:cstheme="minorBidi"/>
          <w:noProof/>
          <w:spacing w:val="0"/>
          <w:sz w:val="22"/>
          <w:szCs w:val="22"/>
          <w:lang w:val="en-US" w:eastAsia="en-US"/>
        </w:rPr>
      </w:pPr>
      <w:r w:rsidRPr="00562C83">
        <w:rPr>
          <w:noProof/>
          <w:spacing w:val="0"/>
          <w:lang w:val="en-US"/>
          <w14:scene3d>
            <w14:camera w14:prst="orthographicFront"/>
            <w14:lightRig w14:rig="threePt" w14:dir="t">
              <w14:rot w14:lat="0" w14:lon="0" w14:rev="0"/>
            </w14:lightRig>
          </w14:scene3d>
        </w:rPr>
        <w:t>5.5</w:t>
      </w:r>
      <w:r>
        <w:rPr>
          <w:rFonts w:asciiTheme="minorHAnsi" w:eastAsiaTheme="minorEastAsia" w:hAnsiTheme="minorHAnsi" w:cstheme="minorBidi"/>
          <w:noProof/>
          <w:spacing w:val="0"/>
          <w:sz w:val="22"/>
          <w:szCs w:val="22"/>
          <w:lang w:val="en-US" w:eastAsia="en-US"/>
        </w:rPr>
        <w:tab/>
      </w:r>
      <w:r w:rsidRPr="00562C83">
        <w:rPr>
          <w:noProof/>
          <w:lang w:val="en-US"/>
        </w:rPr>
        <w:t>Role based equipment information</w:t>
      </w:r>
      <w:r>
        <w:rPr>
          <w:noProof/>
        </w:rPr>
        <w:tab/>
      </w:r>
      <w:r>
        <w:rPr>
          <w:noProof/>
        </w:rPr>
        <w:fldChar w:fldCharType="begin"/>
      </w:r>
      <w:r>
        <w:rPr>
          <w:noProof/>
        </w:rPr>
        <w:instrText xml:space="preserve"> PAGEREF _Toc478492220 \h </w:instrText>
      </w:r>
      <w:r>
        <w:rPr>
          <w:noProof/>
        </w:rPr>
      </w:r>
      <w:r>
        <w:rPr>
          <w:noProof/>
        </w:rPr>
        <w:fldChar w:fldCharType="separate"/>
      </w:r>
      <w:r>
        <w:rPr>
          <w:noProof/>
        </w:rPr>
        <w:t>50</w:t>
      </w:r>
      <w:r>
        <w:rPr>
          <w:noProof/>
        </w:rPr>
        <w:fldChar w:fldCharType="end"/>
      </w:r>
    </w:p>
    <w:p w14:paraId="73CD8651" w14:textId="050CFC4D" w:rsidR="00C340F8" w:rsidRDefault="00C340F8">
      <w:pPr>
        <w:pStyle w:val="TOC2"/>
        <w:rPr>
          <w:rFonts w:asciiTheme="minorHAnsi" w:eastAsiaTheme="minorEastAsia" w:hAnsiTheme="minorHAnsi" w:cstheme="minorBidi"/>
          <w:noProof/>
          <w:spacing w:val="0"/>
          <w:sz w:val="22"/>
          <w:szCs w:val="22"/>
          <w:lang w:val="en-US" w:eastAsia="en-US"/>
        </w:rPr>
      </w:pPr>
      <w:r w:rsidRPr="00562C83">
        <w:rPr>
          <w:noProof/>
          <w:spacing w:val="0"/>
          <w:lang w:val="en-US"/>
          <w14:scene3d>
            <w14:camera w14:prst="orthographicFront"/>
            <w14:lightRig w14:rig="threePt" w14:dir="t">
              <w14:rot w14:lat="0" w14:lon="0" w14:rev="0"/>
            </w14:lightRig>
          </w14:scene3d>
        </w:rPr>
        <w:t>5.6</w:t>
      </w:r>
      <w:r>
        <w:rPr>
          <w:rFonts w:asciiTheme="minorHAnsi" w:eastAsiaTheme="minorEastAsia" w:hAnsiTheme="minorHAnsi" w:cstheme="minorBidi"/>
          <w:noProof/>
          <w:spacing w:val="0"/>
          <w:sz w:val="22"/>
          <w:szCs w:val="22"/>
          <w:lang w:val="en-US" w:eastAsia="en-US"/>
        </w:rPr>
        <w:tab/>
      </w:r>
      <w:r w:rsidRPr="00562C83">
        <w:rPr>
          <w:noProof/>
          <w:lang w:val="en-US"/>
        </w:rPr>
        <w:t>Physical asset information</w:t>
      </w:r>
      <w:r>
        <w:rPr>
          <w:noProof/>
        </w:rPr>
        <w:tab/>
      </w:r>
      <w:r>
        <w:rPr>
          <w:noProof/>
        </w:rPr>
        <w:fldChar w:fldCharType="begin"/>
      </w:r>
      <w:r>
        <w:rPr>
          <w:noProof/>
        </w:rPr>
        <w:instrText xml:space="preserve"> PAGEREF _Toc478492221 \h </w:instrText>
      </w:r>
      <w:r>
        <w:rPr>
          <w:noProof/>
        </w:rPr>
      </w:r>
      <w:r>
        <w:rPr>
          <w:noProof/>
        </w:rPr>
        <w:fldChar w:fldCharType="separate"/>
      </w:r>
      <w:r>
        <w:rPr>
          <w:noProof/>
        </w:rPr>
        <w:t>56</w:t>
      </w:r>
      <w:r>
        <w:rPr>
          <w:noProof/>
        </w:rPr>
        <w:fldChar w:fldCharType="end"/>
      </w:r>
    </w:p>
    <w:p w14:paraId="2EA6B84E" w14:textId="4E22125E" w:rsidR="00C340F8" w:rsidRDefault="00C340F8">
      <w:pPr>
        <w:pStyle w:val="TOC2"/>
        <w:rPr>
          <w:rFonts w:asciiTheme="minorHAnsi" w:eastAsiaTheme="minorEastAsia" w:hAnsiTheme="minorHAnsi" w:cstheme="minorBidi"/>
          <w:noProof/>
          <w:spacing w:val="0"/>
          <w:sz w:val="22"/>
          <w:szCs w:val="22"/>
          <w:lang w:val="en-US" w:eastAsia="en-US"/>
        </w:rPr>
      </w:pPr>
      <w:r w:rsidRPr="00562C83">
        <w:rPr>
          <w:noProof/>
          <w:spacing w:val="0"/>
          <w:lang w:val="en-US"/>
          <w14:scene3d>
            <w14:camera w14:prst="orthographicFront"/>
            <w14:lightRig w14:rig="threePt" w14:dir="t">
              <w14:rot w14:lat="0" w14:lon="0" w14:rev="0"/>
            </w14:lightRig>
          </w14:scene3d>
        </w:rPr>
        <w:t>5.7</w:t>
      </w:r>
      <w:r>
        <w:rPr>
          <w:rFonts w:asciiTheme="minorHAnsi" w:eastAsiaTheme="minorEastAsia" w:hAnsiTheme="minorHAnsi" w:cstheme="minorBidi"/>
          <w:noProof/>
          <w:spacing w:val="0"/>
          <w:sz w:val="22"/>
          <w:szCs w:val="22"/>
          <w:lang w:val="en-US" w:eastAsia="en-US"/>
        </w:rPr>
        <w:tab/>
      </w:r>
      <w:r w:rsidRPr="00562C83">
        <w:rPr>
          <w:noProof/>
          <w:lang w:val="en-US"/>
        </w:rPr>
        <w:t>Material information</w:t>
      </w:r>
      <w:r>
        <w:rPr>
          <w:noProof/>
        </w:rPr>
        <w:tab/>
      </w:r>
      <w:r>
        <w:rPr>
          <w:noProof/>
        </w:rPr>
        <w:fldChar w:fldCharType="begin"/>
      </w:r>
      <w:r>
        <w:rPr>
          <w:noProof/>
        </w:rPr>
        <w:instrText xml:space="preserve"> PAGEREF _Toc478492222 \h </w:instrText>
      </w:r>
      <w:r>
        <w:rPr>
          <w:noProof/>
        </w:rPr>
      </w:r>
      <w:r>
        <w:rPr>
          <w:noProof/>
        </w:rPr>
        <w:fldChar w:fldCharType="separate"/>
      </w:r>
      <w:r>
        <w:rPr>
          <w:noProof/>
        </w:rPr>
        <w:t>63</w:t>
      </w:r>
      <w:r>
        <w:rPr>
          <w:noProof/>
        </w:rPr>
        <w:fldChar w:fldCharType="end"/>
      </w:r>
    </w:p>
    <w:p w14:paraId="4CF94AF2" w14:textId="11B70880" w:rsidR="00C340F8" w:rsidRDefault="00C340F8">
      <w:pPr>
        <w:pStyle w:val="TOC2"/>
        <w:rPr>
          <w:rFonts w:asciiTheme="minorHAnsi" w:eastAsiaTheme="minorEastAsia" w:hAnsiTheme="minorHAnsi" w:cstheme="minorBidi"/>
          <w:noProof/>
          <w:spacing w:val="0"/>
          <w:sz w:val="22"/>
          <w:szCs w:val="22"/>
          <w:lang w:val="en-US" w:eastAsia="en-US"/>
        </w:rPr>
      </w:pPr>
      <w:r w:rsidRPr="00562C83">
        <w:rPr>
          <w:noProof/>
          <w:spacing w:val="0"/>
          <w:lang w:val="en-US"/>
          <w14:scene3d>
            <w14:camera w14:prst="orthographicFront"/>
            <w14:lightRig w14:rig="threePt" w14:dir="t">
              <w14:rot w14:lat="0" w14:lon="0" w14:rev="0"/>
            </w14:lightRig>
          </w14:scene3d>
        </w:rPr>
        <w:t>5.8</w:t>
      </w:r>
      <w:r>
        <w:rPr>
          <w:rFonts w:asciiTheme="minorHAnsi" w:eastAsiaTheme="minorEastAsia" w:hAnsiTheme="minorHAnsi" w:cstheme="minorBidi"/>
          <w:noProof/>
          <w:spacing w:val="0"/>
          <w:sz w:val="22"/>
          <w:szCs w:val="22"/>
          <w:lang w:val="en-US" w:eastAsia="en-US"/>
        </w:rPr>
        <w:tab/>
      </w:r>
      <w:r w:rsidRPr="00562C83">
        <w:rPr>
          <w:noProof/>
          <w:lang w:val="en-US"/>
        </w:rPr>
        <w:t>Process segment information</w:t>
      </w:r>
      <w:r>
        <w:rPr>
          <w:noProof/>
        </w:rPr>
        <w:tab/>
      </w:r>
      <w:r>
        <w:rPr>
          <w:noProof/>
        </w:rPr>
        <w:fldChar w:fldCharType="begin"/>
      </w:r>
      <w:r>
        <w:rPr>
          <w:noProof/>
        </w:rPr>
        <w:instrText xml:space="preserve"> PAGEREF _Toc478492223 \h </w:instrText>
      </w:r>
      <w:r>
        <w:rPr>
          <w:noProof/>
        </w:rPr>
      </w:r>
      <w:r>
        <w:rPr>
          <w:noProof/>
        </w:rPr>
        <w:fldChar w:fldCharType="separate"/>
      </w:r>
      <w:r>
        <w:rPr>
          <w:noProof/>
        </w:rPr>
        <w:t>77</w:t>
      </w:r>
      <w:r>
        <w:rPr>
          <w:noProof/>
        </w:rPr>
        <w:fldChar w:fldCharType="end"/>
      </w:r>
    </w:p>
    <w:p w14:paraId="12BD121D" w14:textId="2B169DF9" w:rsidR="00C340F8" w:rsidRDefault="00C340F8">
      <w:pPr>
        <w:pStyle w:val="TOC2"/>
        <w:rPr>
          <w:rFonts w:asciiTheme="minorHAnsi" w:eastAsiaTheme="minorEastAsia" w:hAnsiTheme="minorHAnsi" w:cstheme="minorBidi"/>
          <w:noProof/>
          <w:spacing w:val="0"/>
          <w:sz w:val="22"/>
          <w:szCs w:val="22"/>
          <w:lang w:val="en-US" w:eastAsia="en-US"/>
        </w:rPr>
      </w:pPr>
      <w:r w:rsidRPr="00562C83">
        <w:rPr>
          <w:noProof/>
          <w:spacing w:val="0"/>
          <w14:scene3d>
            <w14:camera w14:prst="orthographicFront"/>
            <w14:lightRig w14:rig="threePt" w14:dir="t">
              <w14:rot w14:lat="0" w14:lon="0" w14:rev="0"/>
            </w14:lightRig>
          </w14:scene3d>
        </w:rPr>
        <w:t>5.9</w:t>
      </w:r>
      <w:r>
        <w:rPr>
          <w:rFonts w:asciiTheme="minorHAnsi" w:eastAsiaTheme="minorEastAsia" w:hAnsiTheme="minorHAnsi" w:cstheme="minorBidi"/>
          <w:noProof/>
          <w:spacing w:val="0"/>
          <w:sz w:val="22"/>
          <w:szCs w:val="22"/>
          <w:lang w:val="en-US" w:eastAsia="en-US"/>
        </w:rPr>
        <w:tab/>
      </w:r>
      <w:r>
        <w:rPr>
          <w:noProof/>
        </w:rPr>
        <w:t>Test information</w:t>
      </w:r>
      <w:r>
        <w:rPr>
          <w:noProof/>
        </w:rPr>
        <w:tab/>
      </w:r>
      <w:r>
        <w:rPr>
          <w:noProof/>
        </w:rPr>
        <w:fldChar w:fldCharType="begin"/>
      </w:r>
      <w:r>
        <w:rPr>
          <w:noProof/>
        </w:rPr>
        <w:instrText xml:space="preserve"> PAGEREF _Toc478492224 \h </w:instrText>
      </w:r>
      <w:r>
        <w:rPr>
          <w:noProof/>
        </w:rPr>
      </w:r>
      <w:r>
        <w:rPr>
          <w:noProof/>
        </w:rPr>
        <w:fldChar w:fldCharType="separate"/>
      </w:r>
      <w:r>
        <w:rPr>
          <w:noProof/>
        </w:rPr>
        <w:t>95</w:t>
      </w:r>
      <w:r>
        <w:rPr>
          <w:noProof/>
        </w:rPr>
        <w:fldChar w:fldCharType="end"/>
      </w:r>
    </w:p>
    <w:p w14:paraId="7A6CA119" w14:textId="2B580B7C" w:rsidR="00C340F8" w:rsidRDefault="00C340F8">
      <w:pPr>
        <w:pStyle w:val="TOC2"/>
        <w:rPr>
          <w:rFonts w:asciiTheme="minorHAnsi" w:eastAsiaTheme="minorEastAsia" w:hAnsiTheme="minorHAnsi" w:cstheme="minorBidi"/>
          <w:noProof/>
          <w:spacing w:val="0"/>
          <w:sz w:val="22"/>
          <w:szCs w:val="22"/>
          <w:lang w:val="en-US" w:eastAsia="en-US"/>
        </w:rPr>
      </w:pPr>
      <w:r w:rsidRPr="00562C83">
        <w:rPr>
          <w:noProof/>
          <w:spacing w:val="0"/>
          <w:lang w:val="en-US"/>
          <w14:scene3d>
            <w14:camera w14:prst="orthographicFront"/>
            <w14:lightRig w14:rig="threePt" w14:dir="t">
              <w14:rot w14:lat="0" w14:lon="0" w14:rev="0"/>
            </w14:lightRig>
          </w14:scene3d>
        </w:rPr>
        <w:t>5.10</w:t>
      </w:r>
      <w:r>
        <w:rPr>
          <w:rFonts w:asciiTheme="minorHAnsi" w:eastAsiaTheme="minorEastAsia" w:hAnsiTheme="minorHAnsi" w:cstheme="minorBidi"/>
          <w:noProof/>
          <w:spacing w:val="0"/>
          <w:sz w:val="22"/>
          <w:szCs w:val="22"/>
          <w:lang w:val="en-US" w:eastAsia="en-US"/>
        </w:rPr>
        <w:tab/>
      </w:r>
      <w:r w:rsidRPr="00562C83">
        <w:rPr>
          <w:noProof/>
          <w:lang w:val="en-US"/>
        </w:rPr>
        <w:t>Operations record information</w:t>
      </w:r>
      <w:r>
        <w:rPr>
          <w:noProof/>
        </w:rPr>
        <w:tab/>
      </w:r>
      <w:r>
        <w:rPr>
          <w:noProof/>
        </w:rPr>
        <w:fldChar w:fldCharType="begin"/>
      </w:r>
      <w:r>
        <w:rPr>
          <w:noProof/>
        </w:rPr>
        <w:instrText xml:space="preserve"> PAGEREF _Toc478492225 \h </w:instrText>
      </w:r>
      <w:r>
        <w:rPr>
          <w:noProof/>
        </w:rPr>
      </w:r>
      <w:r>
        <w:rPr>
          <w:noProof/>
        </w:rPr>
        <w:fldChar w:fldCharType="separate"/>
      </w:r>
      <w:r>
        <w:rPr>
          <w:noProof/>
        </w:rPr>
        <w:t>102</w:t>
      </w:r>
      <w:r>
        <w:rPr>
          <w:noProof/>
        </w:rPr>
        <w:fldChar w:fldCharType="end"/>
      </w:r>
    </w:p>
    <w:p w14:paraId="346D2F9F" w14:textId="64E8D9CE" w:rsidR="00C340F8" w:rsidRDefault="00C340F8">
      <w:pPr>
        <w:pStyle w:val="TOC2"/>
        <w:rPr>
          <w:rFonts w:asciiTheme="minorHAnsi" w:eastAsiaTheme="minorEastAsia" w:hAnsiTheme="minorHAnsi" w:cstheme="minorBidi"/>
          <w:noProof/>
          <w:spacing w:val="0"/>
          <w:sz w:val="22"/>
          <w:szCs w:val="22"/>
          <w:lang w:val="en-US" w:eastAsia="en-US"/>
        </w:rPr>
      </w:pPr>
      <w:r w:rsidRPr="00562C83">
        <w:rPr>
          <w:noProof/>
          <w:spacing w:val="0"/>
          <w:lang w:val="en-US" w:eastAsia="ja-JP"/>
          <w14:scene3d>
            <w14:camera w14:prst="orthographicFront"/>
            <w14:lightRig w14:rig="threePt" w14:dir="t">
              <w14:rot w14:lat="0" w14:lon="0" w14:rev="0"/>
            </w14:lightRig>
          </w14:scene3d>
        </w:rPr>
        <w:t>5.11</w:t>
      </w:r>
      <w:r>
        <w:rPr>
          <w:rFonts w:asciiTheme="minorHAnsi" w:eastAsiaTheme="minorEastAsia" w:hAnsiTheme="minorHAnsi" w:cstheme="minorBidi"/>
          <w:noProof/>
          <w:spacing w:val="0"/>
          <w:sz w:val="22"/>
          <w:szCs w:val="22"/>
          <w:lang w:val="en-US" w:eastAsia="en-US"/>
        </w:rPr>
        <w:tab/>
      </w:r>
      <w:r w:rsidRPr="00562C83">
        <w:rPr>
          <w:noProof/>
          <w:lang w:val="en-US" w:eastAsia="ja-JP"/>
        </w:rPr>
        <w:t>Operations event information</w:t>
      </w:r>
      <w:r>
        <w:rPr>
          <w:noProof/>
        </w:rPr>
        <w:tab/>
      </w:r>
      <w:r>
        <w:rPr>
          <w:noProof/>
        </w:rPr>
        <w:fldChar w:fldCharType="begin"/>
      </w:r>
      <w:r>
        <w:rPr>
          <w:noProof/>
        </w:rPr>
        <w:instrText xml:space="preserve"> PAGEREF _Toc478492226 \h </w:instrText>
      </w:r>
      <w:r>
        <w:rPr>
          <w:noProof/>
        </w:rPr>
      </w:r>
      <w:r>
        <w:rPr>
          <w:noProof/>
        </w:rPr>
        <w:fldChar w:fldCharType="separate"/>
      </w:r>
      <w:r>
        <w:rPr>
          <w:noProof/>
        </w:rPr>
        <w:t>107</w:t>
      </w:r>
      <w:r>
        <w:rPr>
          <w:noProof/>
        </w:rPr>
        <w:fldChar w:fldCharType="end"/>
      </w:r>
    </w:p>
    <w:p w14:paraId="5BC8C432" w14:textId="513226B4" w:rsidR="00C340F8" w:rsidRDefault="00C340F8">
      <w:pPr>
        <w:pStyle w:val="TOC2"/>
        <w:rPr>
          <w:rFonts w:asciiTheme="minorHAnsi" w:eastAsiaTheme="minorEastAsia" w:hAnsiTheme="minorHAnsi" w:cstheme="minorBidi"/>
          <w:noProof/>
          <w:spacing w:val="0"/>
          <w:sz w:val="22"/>
          <w:szCs w:val="22"/>
          <w:lang w:val="en-US" w:eastAsia="en-US"/>
        </w:rPr>
      </w:pPr>
      <w:r w:rsidRPr="00562C83">
        <w:rPr>
          <w:noProof/>
          <w:spacing w:val="0"/>
          <w:lang w:val="en-US" w:eastAsia="ja-JP"/>
          <w14:scene3d>
            <w14:camera w14:prst="orthographicFront"/>
            <w14:lightRig w14:rig="threePt" w14:dir="t">
              <w14:rot w14:lat="0" w14:lon="0" w14:rev="0"/>
            </w14:lightRig>
          </w14:scene3d>
        </w:rPr>
        <w:t>5.12</w:t>
      </w:r>
      <w:r>
        <w:rPr>
          <w:rFonts w:asciiTheme="minorHAnsi" w:eastAsiaTheme="minorEastAsia" w:hAnsiTheme="minorHAnsi" w:cstheme="minorBidi"/>
          <w:noProof/>
          <w:spacing w:val="0"/>
          <w:sz w:val="22"/>
          <w:szCs w:val="22"/>
          <w:lang w:val="en-US" w:eastAsia="en-US"/>
        </w:rPr>
        <w:tab/>
      </w:r>
      <w:r w:rsidRPr="00562C83">
        <w:rPr>
          <w:noProof/>
          <w:lang w:val="en-US" w:eastAsia="ja-JP"/>
        </w:rPr>
        <w:t>Containers, tools and software</w:t>
      </w:r>
      <w:r>
        <w:rPr>
          <w:noProof/>
        </w:rPr>
        <w:tab/>
      </w:r>
      <w:r>
        <w:rPr>
          <w:noProof/>
        </w:rPr>
        <w:fldChar w:fldCharType="begin"/>
      </w:r>
      <w:r>
        <w:rPr>
          <w:noProof/>
        </w:rPr>
        <w:instrText xml:space="preserve"> PAGEREF _Toc478492227 \h </w:instrText>
      </w:r>
      <w:r>
        <w:rPr>
          <w:noProof/>
        </w:rPr>
      </w:r>
      <w:r>
        <w:rPr>
          <w:noProof/>
        </w:rPr>
        <w:fldChar w:fldCharType="separate"/>
      </w:r>
      <w:r>
        <w:rPr>
          <w:noProof/>
        </w:rPr>
        <w:t>124</w:t>
      </w:r>
      <w:r>
        <w:rPr>
          <w:noProof/>
        </w:rPr>
        <w:fldChar w:fldCharType="end"/>
      </w:r>
    </w:p>
    <w:p w14:paraId="401B9F69" w14:textId="4F537211" w:rsidR="00C340F8" w:rsidRDefault="00C340F8">
      <w:pPr>
        <w:pStyle w:val="TOC1"/>
        <w:rPr>
          <w:rFonts w:asciiTheme="minorHAnsi" w:eastAsiaTheme="minorEastAsia" w:hAnsiTheme="minorHAnsi" w:cstheme="minorBidi"/>
          <w:noProof/>
          <w:spacing w:val="0"/>
          <w:sz w:val="22"/>
          <w:szCs w:val="22"/>
          <w:lang w:val="en-US" w:eastAsia="en-US"/>
        </w:rPr>
      </w:pPr>
      <w:r w:rsidRPr="00562C83">
        <w:rPr>
          <w:noProof/>
          <w:lang w:val="en-US"/>
        </w:rPr>
        <w:t>6</w:t>
      </w:r>
      <w:r>
        <w:rPr>
          <w:rFonts w:asciiTheme="minorHAnsi" w:eastAsiaTheme="minorEastAsia" w:hAnsiTheme="minorHAnsi" w:cstheme="minorBidi"/>
          <w:noProof/>
          <w:spacing w:val="0"/>
          <w:sz w:val="22"/>
          <w:szCs w:val="22"/>
          <w:lang w:val="en-US" w:eastAsia="en-US"/>
        </w:rPr>
        <w:tab/>
      </w:r>
      <w:r w:rsidRPr="00562C83">
        <w:rPr>
          <w:noProof/>
          <w:lang w:val="en-US"/>
        </w:rPr>
        <w:t>Operations management information</w:t>
      </w:r>
      <w:r>
        <w:rPr>
          <w:noProof/>
        </w:rPr>
        <w:tab/>
      </w:r>
      <w:r>
        <w:rPr>
          <w:noProof/>
        </w:rPr>
        <w:fldChar w:fldCharType="begin"/>
      </w:r>
      <w:r>
        <w:rPr>
          <w:noProof/>
        </w:rPr>
        <w:instrText xml:space="preserve"> PAGEREF _Toc478492228 \h </w:instrText>
      </w:r>
      <w:r>
        <w:rPr>
          <w:noProof/>
        </w:rPr>
      </w:r>
      <w:r>
        <w:rPr>
          <w:noProof/>
        </w:rPr>
        <w:fldChar w:fldCharType="separate"/>
      </w:r>
      <w:r>
        <w:rPr>
          <w:noProof/>
        </w:rPr>
        <w:t>125</w:t>
      </w:r>
      <w:r>
        <w:rPr>
          <w:noProof/>
        </w:rPr>
        <w:fldChar w:fldCharType="end"/>
      </w:r>
    </w:p>
    <w:p w14:paraId="7EBF5289" w14:textId="439DCD90" w:rsidR="00C340F8" w:rsidRDefault="00C340F8">
      <w:pPr>
        <w:pStyle w:val="TOC2"/>
        <w:rPr>
          <w:rFonts w:asciiTheme="minorHAnsi" w:eastAsiaTheme="minorEastAsia" w:hAnsiTheme="minorHAnsi" w:cstheme="minorBidi"/>
          <w:noProof/>
          <w:spacing w:val="0"/>
          <w:sz w:val="22"/>
          <w:szCs w:val="22"/>
          <w:lang w:val="en-US" w:eastAsia="en-US"/>
        </w:rPr>
      </w:pPr>
      <w:r w:rsidRPr="00562C83">
        <w:rPr>
          <w:noProof/>
          <w:spacing w:val="0"/>
          <w:lang w:val="en-US"/>
          <w14:scene3d>
            <w14:camera w14:prst="orthographicFront"/>
            <w14:lightRig w14:rig="threePt" w14:dir="t">
              <w14:rot w14:lat="0" w14:lon="0" w14:rev="0"/>
            </w14:lightRig>
          </w14:scene3d>
        </w:rPr>
        <w:t>6.1</w:t>
      </w:r>
      <w:r>
        <w:rPr>
          <w:rFonts w:asciiTheme="minorHAnsi" w:eastAsiaTheme="minorEastAsia" w:hAnsiTheme="minorHAnsi" w:cstheme="minorBidi"/>
          <w:noProof/>
          <w:spacing w:val="0"/>
          <w:sz w:val="22"/>
          <w:szCs w:val="22"/>
          <w:lang w:val="en-US" w:eastAsia="en-US"/>
        </w:rPr>
        <w:tab/>
      </w:r>
      <w:r w:rsidRPr="00562C83">
        <w:rPr>
          <w:noProof/>
          <w:lang w:val="en-US"/>
        </w:rPr>
        <w:t>Operations definition information</w:t>
      </w:r>
      <w:r>
        <w:rPr>
          <w:noProof/>
        </w:rPr>
        <w:tab/>
      </w:r>
      <w:r>
        <w:rPr>
          <w:noProof/>
        </w:rPr>
        <w:fldChar w:fldCharType="begin"/>
      </w:r>
      <w:r>
        <w:rPr>
          <w:noProof/>
        </w:rPr>
        <w:instrText xml:space="preserve"> PAGEREF _Toc478492229 \h </w:instrText>
      </w:r>
      <w:r>
        <w:rPr>
          <w:noProof/>
        </w:rPr>
      </w:r>
      <w:r>
        <w:rPr>
          <w:noProof/>
        </w:rPr>
        <w:fldChar w:fldCharType="separate"/>
      </w:r>
      <w:r>
        <w:rPr>
          <w:noProof/>
        </w:rPr>
        <w:t>125</w:t>
      </w:r>
      <w:r>
        <w:rPr>
          <w:noProof/>
        </w:rPr>
        <w:fldChar w:fldCharType="end"/>
      </w:r>
    </w:p>
    <w:p w14:paraId="0CCE5858" w14:textId="43A6957B" w:rsidR="00C340F8" w:rsidRDefault="00C340F8">
      <w:pPr>
        <w:pStyle w:val="TOC2"/>
        <w:rPr>
          <w:rFonts w:asciiTheme="minorHAnsi" w:eastAsiaTheme="minorEastAsia" w:hAnsiTheme="minorHAnsi" w:cstheme="minorBidi"/>
          <w:noProof/>
          <w:spacing w:val="0"/>
          <w:sz w:val="22"/>
          <w:szCs w:val="22"/>
          <w:lang w:val="en-US" w:eastAsia="en-US"/>
        </w:rPr>
      </w:pPr>
      <w:r w:rsidRPr="00562C83">
        <w:rPr>
          <w:noProof/>
          <w:spacing w:val="0"/>
          <w:lang w:val="en-US"/>
          <w14:scene3d>
            <w14:camera w14:prst="orthographicFront"/>
            <w14:lightRig w14:rig="threePt" w14:dir="t">
              <w14:rot w14:lat="0" w14:lon="0" w14:rev="0"/>
            </w14:lightRig>
          </w14:scene3d>
        </w:rPr>
        <w:t>6.2</w:t>
      </w:r>
      <w:r>
        <w:rPr>
          <w:rFonts w:asciiTheme="minorHAnsi" w:eastAsiaTheme="minorEastAsia" w:hAnsiTheme="minorHAnsi" w:cstheme="minorBidi"/>
          <w:noProof/>
          <w:spacing w:val="0"/>
          <w:sz w:val="22"/>
          <w:szCs w:val="22"/>
          <w:lang w:val="en-US" w:eastAsia="en-US"/>
        </w:rPr>
        <w:tab/>
      </w:r>
      <w:r w:rsidRPr="00562C83">
        <w:rPr>
          <w:noProof/>
          <w:lang w:val="en-US"/>
        </w:rPr>
        <w:t>Operations schedule information</w:t>
      </w:r>
      <w:r>
        <w:rPr>
          <w:noProof/>
        </w:rPr>
        <w:tab/>
      </w:r>
      <w:r>
        <w:rPr>
          <w:noProof/>
        </w:rPr>
        <w:fldChar w:fldCharType="begin"/>
      </w:r>
      <w:r>
        <w:rPr>
          <w:noProof/>
        </w:rPr>
        <w:instrText xml:space="preserve"> PAGEREF _Toc478492230 \h </w:instrText>
      </w:r>
      <w:r>
        <w:rPr>
          <w:noProof/>
        </w:rPr>
      </w:r>
      <w:r>
        <w:rPr>
          <w:noProof/>
        </w:rPr>
        <w:fldChar w:fldCharType="separate"/>
      </w:r>
      <w:r>
        <w:rPr>
          <w:noProof/>
        </w:rPr>
        <w:t>147</w:t>
      </w:r>
      <w:r>
        <w:rPr>
          <w:noProof/>
        </w:rPr>
        <w:fldChar w:fldCharType="end"/>
      </w:r>
    </w:p>
    <w:p w14:paraId="631FE422" w14:textId="6A93F7F6" w:rsidR="00C340F8" w:rsidRDefault="00C340F8">
      <w:pPr>
        <w:pStyle w:val="TOC2"/>
        <w:rPr>
          <w:rFonts w:asciiTheme="minorHAnsi" w:eastAsiaTheme="minorEastAsia" w:hAnsiTheme="minorHAnsi" w:cstheme="minorBidi"/>
          <w:noProof/>
          <w:spacing w:val="0"/>
          <w:sz w:val="22"/>
          <w:szCs w:val="22"/>
          <w:lang w:val="en-US" w:eastAsia="en-US"/>
        </w:rPr>
      </w:pPr>
      <w:r w:rsidRPr="00562C83">
        <w:rPr>
          <w:noProof/>
          <w:spacing w:val="0"/>
          <w:lang w:val="en-US"/>
          <w14:scene3d>
            <w14:camera w14:prst="orthographicFront"/>
            <w14:lightRig w14:rig="threePt" w14:dir="t">
              <w14:rot w14:lat="0" w14:lon="0" w14:rev="0"/>
            </w14:lightRig>
          </w14:scene3d>
        </w:rPr>
        <w:t>6.3</w:t>
      </w:r>
      <w:r>
        <w:rPr>
          <w:rFonts w:asciiTheme="minorHAnsi" w:eastAsiaTheme="minorEastAsia" w:hAnsiTheme="minorHAnsi" w:cstheme="minorBidi"/>
          <w:noProof/>
          <w:spacing w:val="0"/>
          <w:sz w:val="22"/>
          <w:szCs w:val="22"/>
          <w:lang w:val="en-US" w:eastAsia="en-US"/>
        </w:rPr>
        <w:tab/>
      </w:r>
      <w:r w:rsidRPr="00562C83">
        <w:rPr>
          <w:noProof/>
          <w:lang w:val="en-US"/>
        </w:rPr>
        <w:t>Operations performance information</w:t>
      </w:r>
      <w:r>
        <w:rPr>
          <w:noProof/>
        </w:rPr>
        <w:tab/>
      </w:r>
      <w:r>
        <w:rPr>
          <w:noProof/>
        </w:rPr>
        <w:fldChar w:fldCharType="begin"/>
      </w:r>
      <w:r>
        <w:rPr>
          <w:noProof/>
        </w:rPr>
        <w:instrText xml:space="preserve"> PAGEREF _Toc478492231 \h </w:instrText>
      </w:r>
      <w:r>
        <w:rPr>
          <w:noProof/>
        </w:rPr>
      </w:r>
      <w:r>
        <w:rPr>
          <w:noProof/>
        </w:rPr>
        <w:fldChar w:fldCharType="separate"/>
      </w:r>
      <w:r>
        <w:rPr>
          <w:noProof/>
        </w:rPr>
        <w:t>169</w:t>
      </w:r>
      <w:r>
        <w:rPr>
          <w:noProof/>
        </w:rPr>
        <w:fldChar w:fldCharType="end"/>
      </w:r>
    </w:p>
    <w:p w14:paraId="597FE715" w14:textId="10EC6AD6" w:rsidR="00C340F8" w:rsidRDefault="00C340F8">
      <w:pPr>
        <w:pStyle w:val="TOC2"/>
        <w:rPr>
          <w:rFonts w:asciiTheme="minorHAnsi" w:eastAsiaTheme="minorEastAsia" w:hAnsiTheme="minorHAnsi" w:cstheme="minorBidi"/>
          <w:noProof/>
          <w:spacing w:val="0"/>
          <w:sz w:val="22"/>
          <w:szCs w:val="22"/>
          <w:lang w:val="en-US" w:eastAsia="en-US"/>
        </w:rPr>
      </w:pPr>
      <w:r w:rsidRPr="00562C83">
        <w:rPr>
          <w:noProof/>
          <w:spacing w:val="0"/>
          <w:lang w:val="en-US"/>
          <w14:scene3d>
            <w14:camera w14:prst="orthographicFront"/>
            <w14:lightRig w14:rig="threePt" w14:dir="t">
              <w14:rot w14:lat="0" w14:lon="0" w14:rev="0"/>
            </w14:lightRig>
          </w14:scene3d>
        </w:rPr>
        <w:t>6.4</w:t>
      </w:r>
      <w:r>
        <w:rPr>
          <w:rFonts w:asciiTheme="minorHAnsi" w:eastAsiaTheme="minorEastAsia" w:hAnsiTheme="minorHAnsi" w:cstheme="minorBidi"/>
          <w:noProof/>
          <w:spacing w:val="0"/>
          <w:sz w:val="22"/>
          <w:szCs w:val="22"/>
          <w:lang w:val="en-US" w:eastAsia="en-US"/>
        </w:rPr>
        <w:tab/>
      </w:r>
      <w:r w:rsidRPr="00562C83">
        <w:rPr>
          <w:noProof/>
          <w:lang w:val="en-US"/>
        </w:rPr>
        <w:t>Operations capability information</w:t>
      </w:r>
      <w:r>
        <w:rPr>
          <w:noProof/>
        </w:rPr>
        <w:tab/>
      </w:r>
      <w:r>
        <w:rPr>
          <w:noProof/>
        </w:rPr>
        <w:fldChar w:fldCharType="begin"/>
      </w:r>
      <w:r>
        <w:rPr>
          <w:noProof/>
        </w:rPr>
        <w:instrText xml:space="preserve"> PAGEREF _Toc478492232 \h </w:instrText>
      </w:r>
      <w:r>
        <w:rPr>
          <w:noProof/>
        </w:rPr>
      </w:r>
      <w:r>
        <w:rPr>
          <w:noProof/>
        </w:rPr>
        <w:fldChar w:fldCharType="separate"/>
      </w:r>
      <w:r>
        <w:rPr>
          <w:noProof/>
        </w:rPr>
        <w:t>188</w:t>
      </w:r>
      <w:r>
        <w:rPr>
          <w:noProof/>
        </w:rPr>
        <w:fldChar w:fldCharType="end"/>
      </w:r>
    </w:p>
    <w:p w14:paraId="1AD0FEB3" w14:textId="55D8E970" w:rsidR="00C340F8" w:rsidRDefault="00C340F8">
      <w:pPr>
        <w:pStyle w:val="TOC2"/>
        <w:rPr>
          <w:rFonts w:asciiTheme="minorHAnsi" w:eastAsiaTheme="minorEastAsia" w:hAnsiTheme="minorHAnsi" w:cstheme="minorBidi"/>
          <w:noProof/>
          <w:spacing w:val="0"/>
          <w:sz w:val="22"/>
          <w:szCs w:val="22"/>
          <w:lang w:val="en-US" w:eastAsia="en-US"/>
        </w:rPr>
      </w:pPr>
      <w:r w:rsidRPr="00562C83">
        <w:rPr>
          <w:noProof/>
          <w:spacing w:val="0"/>
          <w:lang w:val="en-US"/>
          <w14:scene3d>
            <w14:camera w14:prst="orthographicFront"/>
            <w14:lightRig w14:rig="threePt" w14:dir="t">
              <w14:rot w14:lat="0" w14:lon="0" w14:rev="0"/>
            </w14:lightRig>
          </w14:scene3d>
        </w:rPr>
        <w:t>6.5</w:t>
      </w:r>
      <w:r>
        <w:rPr>
          <w:rFonts w:asciiTheme="minorHAnsi" w:eastAsiaTheme="minorEastAsia" w:hAnsiTheme="minorHAnsi" w:cstheme="minorBidi"/>
          <w:noProof/>
          <w:spacing w:val="0"/>
          <w:sz w:val="22"/>
          <w:szCs w:val="22"/>
          <w:lang w:val="en-US" w:eastAsia="en-US"/>
        </w:rPr>
        <w:tab/>
      </w:r>
      <w:r w:rsidRPr="00562C83">
        <w:rPr>
          <w:noProof/>
          <w:lang w:val="en-US"/>
        </w:rPr>
        <w:t>Process segment capability information</w:t>
      </w:r>
      <w:r>
        <w:rPr>
          <w:noProof/>
        </w:rPr>
        <w:tab/>
      </w:r>
      <w:r>
        <w:rPr>
          <w:noProof/>
        </w:rPr>
        <w:fldChar w:fldCharType="begin"/>
      </w:r>
      <w:r>
        <w:rPr>
          <w:noProof/>
        </w:rPr>
        <w:instrText xml:space="preserve"> PAGEREF _Toc478492233 \h </w:instrText>
      </w:r>
      <w:r>
        <w:rPr>
          <w:noProof/>
        </w:rPr>
      </w:r>
      <w:r>
        <w:rPr>
          <w:noProof/>
        </w:rPr>
        <w:fldChar w:fldCharType="separate"/>
      </w:r>
      <w:r>
        <w:rPr>
          <w:noProof/>
        </w:rPr>
        <w:t>207</w:t>
      </w:r>
      <w:r>
        <w:rPr>
          <w:noProof/>
        </w:rPr>
        <w:fldChar w:fldCharType="end"/>
      </w:r>
    </w:p>
    <w:p w14:paraId="5EC7EC59" w14:textId="32B3C3DE" w:rsidR="00C340F8" w:rsidRDefault="00C340F8">
      <w:pPr>
        <w:pStyle w:val="TOC2"/>
        <w:rPr>
          <w:rFonts w:asciiTheme="minorHAnsi" w:eastAsiaTheme="minorEastAsia" w:hAnsiTheme="minorHAnsi" w:cstheme="minorBidi"/>
          <w:noProof/>
          <w:spacing w:val="0"/>
          <w:sz w:val="22"/>
          <w:szCs w:val="22"/>
          <w:lang w:val="en-US" w:eastAsia="en-US"/>
        </w:rPr>
      </w:pPr>
      <w:r w:rsidRPr="00562C83">
        <w:rPr>
          <w:noProof/>
          <w:spacing w:val="0"/>
          <w14:scene3d>
            <w14:camera w14:prst="orthographicFront"/>
            <w14:lightRig w14:rig="threePt" w14:dir="t">
              <w14:rot w14:lat="0" w14:lon="0" w14:rev="0"/>
            </w14:lightRig>
          </w14:scene3d>
        </w:rPr>
        <w:t>6.6</w:t>
      </w:r>
      <w:r>
        <w:rPr>
          <w:rFonts w:asciiTheme="minorHAnsi" w:eastAsiaTheme="minorEastAsia" w:hAnsiTheme="minorHAnsi" w:cstheme="minorBidi"/>
          <w:noProof/>
          <w:spacing w:val="0"/>
          <w:sz w:val="22"/>
          <w:szCs w:val="22"/>
          <w:lang w:val="en-US" w:eastAsia="en-US"/>
        </w:rPr>
        <w:tab/>
      </w:r>
      <w:r>
        <w:rPr>
          <w:noProof/>
        </w:rPr>
        <w:t>Operations segment capability information</w:t>
      </w:r>
      <w:r>
        <w:rPr>
          <w:noProof/>
        </w:rPr>
        <w:tab/>
      </w:r>
      <w:r>
        <w:rPr>
          <w:noProof/>
        </w:rPr>
        <w:fldChar w:fldCharType="begin"/>
      </w:r>
      <w:r>
        <w:rPr>
          <w:noProof/>
        </w:rPr>
        <w:instrText xml:space="preserve"> PAGEREF _Toc478492234 \h </w:instrText>
      </w:r>
      <w:r>
        <w:rPr>
          <w:noProof/>
        </w:rPr>
      </w:r>
      <w:r>
        <w:rPr>
          <w:noProof/>
        </w:rPr>
        <w:fldChar w:fldCharType="separate"/>
      </w:r>
      <w:r>
        <w:rPr>
          <w:noProof/>
        </w:rPr>
        <w:t>212</w:t>
      </w:r>
      <w:r>
        <w:rPr>
          <w:noProof/>
        </w:rPr>
        <w:fldChar w:fldCharType="end"/>
      </w:r>
    </w:p>
    <w:p w14:paraId="36C2EB93" w14:textId="6FB9DE65" w:rsidR="00C340F8" w:rsidRDefault="00C340F8">
      <w:pPr>
        <w:pStyle w:val="TOC1"/>
        <w:rPr>
          <w:rFonts w:asciiTheme="minorHAnsi" w:eastAsiaTheme="minorEastAsia" w:hAnsiTheme="minorHAnsi" w:cstheme="minorBidi"/>
          <w:noProof/>
          <w:spacing w:val="0"/>
          <w:sz w:val="22"/>
          <w:szCs w:val="22"/>
          <w:lang w:val="en-US" w:eastAsia="en-US"/>
        </w:rPr>
      </w:pPr>
      <w:r w:rsidRPr="00562C83">
        <w:rPr>
          <w:noProof/>
          <w:lang w:val="en-US"/>
        </w:rPr>
        <w:t>7</w:t>
      </w:r>
      <w:r>
        <w:rPr>
          <w:rFonts w:asciiTheme="minorHAnsi" w:eastAsiaTheme="minorEastAsia" w:hAnsiTheme="minorHAnsi" w:cstheme="minorBidi"/>
          <w:noProof/>
          <w:spacing w:val="0"/>
          <w:sz w:val="22"/>
          <w:szCs w:val="22"/>
          <w:lang w:val="en-US" w:eastAsia="en-US"/>
        </w:rPr>
        <w:tab/>
      </w:r>
      <w:r w:rsidRPr="00562C83">
        <w:rPr>
          <w:noProof/>
          <w:lang w:val="en-US"/>
        </w:rPr>
        <w:t>Object model inter-relationships</w:t>
      </w:r>
      <w:r>
        <w:rPr>
          <w:noProof/>
        </w:rPr>
        <w:tab/>
      </w:r>
      <w:r>
        <w:rPr>
          <w:noProof/>
        </w:rPr>
        <w:fldChar w:fldCharType="begin"/>
      </w:r>
      <w:r>
        <w:rPr>
          <w:noProof/>
        </w:rPr>
        <w:instrText xml:space="preserve"> PAGEREF _Toc478492235 \h </w:instrText>
      </w:r>
      <w:r>
        <w:rPr>
          <w:noProof/>
        </w:rPr>
      </w:r>
      <w:r>
        <w:rPr>
          <w:noProof/>
        </w:rPr>
        <w:fldChar w:fldCharType="separate"/>
      </w:r>
      <w:r>
        <w:rPr>
          <w:noProof/>
        </w:rPr>
        <w:t>216</w:t>
      </w:r>
      <w:r>
        <w:rPr>
          <w:noProof/>
        </w:rPr>
        <w:fldChar w:fldCharType="end"/>
      </w:r>
    </w:p>
    <w:p w14:paraId="6ED426B0" w14:textId="01C3E374" w:rsidR="00C340F8" w:rsidRDefault="00C340F8">
      <w:pPr>
        <w:pStyle w:val="TOC1"/>
        <w:rPr>
          <w:rFonts w:asciiTheme="minorHAnsi" w:eastAsiaTheme="minorEastAsia" w:hAnsiTheme="minorHAnsi" w:cstheme="minorBidi"/>
          <w:noProof/>
          <w:spacing w:val="0"/>
          <w:sz w:val="22"/>
          <w:szCs w:val="22"/>
          <w:lang w:val="en-US" w:eastAsia="en-US"/>
        </w:rPr>
      </w:pPr>
      <w:r w:rsidRPr="00562C83">
        <w:rPr>
          <w:noProof/>
          <w:lang w:val="en-US"/>
        </w:rPr>
        <w:t>8</w:t>
      </w:r>
      <w:r>
        <w:rPr>
          <w:rFonts w:asciiTheme="minorHAnsi" w:eastAsiaTheme="minorEastAsia" w:hAnsiTheme="minorHAnsi" w:cstheme="minorBidi"/>
          <w:noProof/>
          <w:spacing w:val="0"/>
          <w:sz w:val="22"/>
          <w:szCs w:val="22"/>
          <w:lang w:val="en-US" w:eastAsia="en-US"/>
        </w:rPr>
        <w:tab/>
      </w:r>
      <w:r w:rsidRPr="00562C83">
        <w:rPr>
          <w:noProof/>
          <w:lang w:val="en-US"/>
        </w:rPr>
        <w:t>List of objects</w:t>
      </w:r>
      <w:r>
        <w:rPr>
          <w:noProof/>
        </w:rPr>
        <w:tab/>
      </w:r>
      <w:r>
        <w:rPr>
          <w:noProof/>
        </w:rPr>
        <w:fldChar w:fldCharType="begin"/>
      </w:r>
      <w:r>
        <w:rPr>
          <w:noProof/>
        </w:rPr>
        <w:instrText xml:space="preserve"> PAGEREF _Toc478492236 \h </w:instrText>
      </w:r>
      <w:r>
        <w:rPr>
          <w:noProof/>
        </w:rPr>
      </w:r>
      <w:r>
        <w:rPr>
          <w:noProof/>
        </w:rPr>
        <w:fldChar w:fldCharType="separate"/>
      </w:r>
      <w:r>
        <w:rPr>
          <w:noProof/>
        </w:rPr>
        <w:t>219</w:t>
      </w:r>
      <w:r>
        <w:rPr>
          <w:noProof/>
        </w:rPr>
        <w:fldChar w:fldCharType="end"/>
      </w:r>
    </w:p>
    <w:p w14:paraId="5BDD284B" w14:textId="0143EE70" w:rsidR="00C340F8" w:rsidRDefault="00C340F8">
      <w:pPr>
        <w:pStyle w:val="TOC1"/>
        <w:rPr>
          <w:rFonts w:asciiTheme="minorHAnsi" w:eastAsiaTheme="minorEastAsia" w:hAnsiTheme="minorHAnsi" w:cstheme="minorBidi"/>
          <w:noProof/>
          <w:spacing w:val="0"/>
          <w:sz w:val="22"/>
          <w:szCs w:val="22"/>
          <w:lang w:val="en-US" w:eastAsia="en-US"/>
        </w:rPr>
      </w:pPr>
      <w:r w:rsidRPr="00562C83">
        <w:rPr>
          <w:noProof/>
          <w:lang w:val="en-US"/>
        </w:rPr>
        <w:t>9</w:t>
      </w:r>
      <w:r>
        <w:rPr>
          <w:rFonts w:asciiTheme="minorHAnsi" w:eastAsiaTheme="minorEastAsia" w:hAnsiTheme="minorHAnsi" w:cstheme="minorBidi"/>
          <w:noProof/>
          <w:spacing w:val="0"/>
          <w:sz w:val="22"/>
          <w:szCs w:val="22"/>
          <w:lang w:val="en-US" w:eastAsia="en-US"/>
        </w:rPr>
        <w:tab/>
      </w:r>
      <w:r w:rsidRPr="00562C83">
        <w:rPr>
          <w:noProof/>
          <w:lang w:val="en-US"/>
        </w:rPr>
        <w:t>Compliance</w:t>
      </w:r>
      <w:r>
        <w:rPr>
          <w:noProof/>
        </w:rPr>
        <w:tab/>
      </w:r>
      <w:r>
        <w:rPr>
          <w:noProof/>
        </w:rPr>
        <w:fldChar w:fldCharType="begin"/>
      </w:r>
      <w:r>
        <w:rPr>
          <w:noProof/>
        </w:rPr>
        <w:instrText xml:space="preserve"> PAGEREF _Toc478492237 \h </w:instrText>
      </w:r>
      <w:r>
        <w:rPr>
          <w:noProof/>
        </w:rPr>
      </w:r>
      <w:r>
        <w:rPr>
          <w:noProof/>
        </w:rPr>
        <w:fldChar w:fldCharType="separate"/>
      </w:r>
      <w:r>
        <w:rPr>
          <w:noProof/>
        </w:rPr>
        <w:t>221</w:t>
      </w:r>
      <w:r>
        <w:rPr>
          <w:noProof/>
        </w:rPr>
        <w:fldChar w:fldCharType="end"/>
      </w:r>
    </w:p>
    <w:p w14:paraId="4E5FB6E9" w14:textId="2457C209" w:rsidR="00C340F8" w:rsidRDefault="00C340F8">
      <w:pPr>
        <w:pStyle w:val="TOC1"/>
        <w:rPr>
          <w:rFonts w:asciiTheme="minorHAnsi" w:eastAsiaTheme="minorEastAsia" w:hAnsiTheme="minorHAnsi" w:cstheme="minorBidi"/>
          <w:noProof/>
          <w:spacing w:val="0"/>
          <w:sz w:val="22"/>
          <w:szCs w:val="22"/>
          <w:lang w:val="en-US" w:eastAsia="en-US"/>
        </w:rPr>
      </w:pPr>
      <w:r w:rsidRPr="00562C83">
        <w:rPr>
          <w:noProof/>
          <w:lang w:val="en-US"/>
        </w:rPr>
        <w:t>Annex A (Informative)  Implementation naming convention for object relationships</w:t>
      </w:r>
      <w:r>
        <w:rPr>
          <w:noProof/>
        </w:rPr>
        <w:tab/>
      </w:r>
      <w:r>
        <w:rPr>
          <w:noProof/>
        </w:rPr>
        <w:fldChar w:fldCharType="begin"/>
      </w:r>
      <w:r>
        <w:rPr>
          <w:noProof/>
        </w:rPr>
        <w:instrText xml:space="preserve"> PAGEREF _Toc478492238 \h </w:instrText>
      </w:r>
      <w:r>
        <w:rPr>
          <w:noProof/>
        </w:rPr>
      </w:r>
      <w:r>
        <w:rPr>
          <w:noProof/>
        </w:rPr>
        <w:fldChar w:fldCharType="separate"/>
      </w:r>
      <w:r>
        <w:rPr>
          <w:noProof/>
        </w:rPr>
        <w:t>222</w:t>
      </w:r>
      <w:r>
        <w:rPr>
          <w:noProof/>
        </w:rPr>
        <w:fldChar w:fldCharType="end"/>
      </w:r>
    </w:p>
    <w:p w14:paraId="48F8F78A" w14:textId="1050C3E8" w:rsidR="00C340F8" w:rsidRDefault="00C340F8">
      <w:pPr>
        <w:pStyle w:val="TOC2"/>
        <w:rPr>
          <w:rFonts w:asciiTheme="minorHAnsi" w:eastAsiaTheme="minorEastAsia" w:hAnsiTheme="minorHAnsi" w:cstheme="minorBidi"/>
          <w:noProof/>
          <w:spacing w:val="0"/>
          <w:sz w:val="22"/>
          <w:szCs w:val="22"/>
          <w:lang w:val="en-US" w:eastAsia="en-US"/>
        </w:rPr>
      </w:pPr>
      <w:r w:rsidRPr="00562C83">
        <w:rPr>
          <w:noProof/>
          <w:lang w:val="en-US"/>
        </w:rPr>
        <w:t>A.1</w:t>
      </w:r>
      <w:r>
        <w:rPr>
          <w:rFonts w:asciiTheme="minorHAnsi" w:eastAsiaTheme="minorEastAsia" w:hAnsiTheme="minorHAnsi" w:cstheme="minorBidi"/>
          <w:noProof/>
          <w:spacing w:val="0"/>
          <w:sz w:val="22"/>
          <w:szCs w:val="22"/>
          <w:lang w:val="en-US" w:eastAsia="en-US"/>
        </w:rPr>
        <w:tab/>
      </w:r>
      <w:r w:rsidRPr="00562C83">
        <w:rPr>
          <w:noProof/>
          <w:lang w:val="en-US"/>
        </w:rPr>
        <w:t>Naming strategies</w:t>
      </w:r>
      <w:r>
        <w:rPr>
          <w:noProof/>
        </w:rPr>
        <w:tab/>
      </w:r>
      <w:r>
        <w:rPr>
          <w:noProof/>
        </w:rPr>
        <w:fldChar w:fldCharType="begin"/>
      </w:r>
      <w:r>
        <w:rPr>
          <w:noProof/>
        </w:rPr>
        <w:instrText xml:space="preserve"> PAGEREF _Toc478492239 \h </w:instrText>
      </w:r>
      <w:r>
        <w:rPr>
          <w:noProof/>
        </w:rPr>
      </w:r>
      <w:r>
        <w:rPr>
          <w:noProof/>
        </w:rPr>
        <w:fldChar w:fldCharType="separate"/>
      </w:r>
      <w:r>
        <w:rPr>
          <w:noProof/>
        </w:rPr>
        <w:t>222</w:t>
      </w:r>
      <w:r>
        <w:rPr>
          <w:noProof/>
        </w:rPr>
        <w:fldChar w:fldCharType="end"/>
      </w:r>
    </w:p>
    <w:p w14:paraId="123D3C62" w14:textId="4EEDC01A" w:rsidR="00C340F8" w:rsidRDefault="00C340F8">
      <w:pPr>
        <w:pStyle w:val="TOC1"/>
        <w:rPr>
          <w:rFonts w:asciiTheme="minorHAnsi" w:eastAsiaTheme="minorEastAsia" w:hAnsiTheme="minorHAnsi" w:cstheme="minorBidi"/>
          <w:noProof/>
          <w:spacing w:val="0"/>
          <w:sz w:val="22"/>
          <w:szCs w:val="22"/>
          <w:lang w:val="en-US" w:eastAsia="en-US"/>
        </w:rPr>
      </w:pPr>
      <w:r w:rsidRPr="00562C83">
        <w:rPr>
          <w:noProof/>
          <w:lang w:val="en-US"/>
        </w:rPr>
        <w:t>Annex B Value syntax</w:t>
      </w:r>
      <w:r>
        <w:rPr>
          <w:noProof/>
        </w:rPr>
        <w:tab/>
      </w:r>
      <w:r>
        <w:rPr>
          <w:noProof/>
        </w:rPr>
        <w:fldChar w:fldCharType="begin"/>
      </w:r>
      <w:r>
        <w:rPr>
          <w:noProof/>
        </w:rPr>
        <w:instrText xml:space="preserve"> PAGEREF _Toc478492240 \h </w:instrText>
      </w:r>
      <w:r>
        <w:rPr>
          <w:noProof/>
        </w:rPr>
      </w:r>
      <w:r>
        <w:rPr>
          <w:noProof/>
        </w:rPr>
        <w:fldChar w:fldCharType="separate"/>
      </w:r>
      <w:r>
        <w:rPr>
          <w:noProof/>
        </w:rPr>
        <w:t>224</w:t>
      </w:r>
      <w:r>
        <w:rPr>
          <w:noProof/>
        </w:rPr>
        <w:fldChar w:fldCharType="end"/>
      </w:r>
    </w:p>
    <w:p w14:paraId="52422782" w14:textId="53B45D8F" w:rsidR="00C340F8" w:rsidRDefault="00C340F8">
      <w:pPr>
        <w:pStyle w:val="TOC2"/>
        <w:rPr>
          <w:rFonts w:asciiTheme="minorHAnsi" w:eastAsiaTheme="minorEastAsia" w:hAnsiTheme="minorHAnsi" w:cstheme="minorBidi"/>
          <w:noProof/>
          <w:spacing w:val="0"/>
          <w:sz w:val="22"/>
          <w:szCs w:val="22"/>
          <w:lang w:val="en-US" w:eastAsia="en-US"/>
        </w:rPr>
      </w:pPr>
      <w:r w:rsidRPr="00562C83">
        <w:rPr>
          <w:noProof/>
          <w:lang w:val="en-US"/>
        </w:rPr>
        <w:t>B.1</w:t>
      </w:r>
      <w:r>
        <w:rPr>
          <w:rFonts w:asciiTheme="minorHAnsi" w:eastAsiaTheme="minorEastAsia" w:hAnsiTheme="minorHAnsi" w:cstheme="minorBidi"/>
          <w:noProof/>
          <w:spacing w:val="0"/>
          <w:sz w:val="22"/>
          <w:szCs w:val="22"/>
          <w:lang w:val="en-US" w:eastAsia="en-US"/>
        </w:rPr>
        <w:tab/>
      </w:r>
      <w:r w:rsidRPr="00562C83">
        <w:rPr>
          <w:noProof/>
          <w:lang w:val="en-US"/>
        </w:rPr>
        <w:t>Value Syntax</w:t>
      </w:r>
      <w:r>
        <w:rPr>
          <w:noProof/>
        </w:rPr>
        <w:tab/>
      </w:r>
      <w:r>
        <w:rPr>
          <w:noProof/>
        </w:rPr>
        <w:fldChar w:fldCharType="begin"/>
      </w:r>
      <w:r>
        <w:rPr>
          <w:noProof/>
        </w:rPr>
        <w:instrText xml:space="preserve"> PAGEREF _Toc478492241 \h </w:instrText>
      </w:r>
      <w:r>
        <w:rPr>
          <w:noProof/>
        </w:rPr>
      </w:r>
      <w:r>
        <w:rPr>
          <w:noProof/>
        </w:rPr>
        <w:fldChar w:fldCharType="separate"/>
      </w:r>
      <w:r>
        <w:rPr>
          <w:noProof/>
        </w:rPr>
        <w:t>224</w:t>
      </w:r>
      <w:r>
        <w:rPr>
          <w:noProof/>
        </w:rPr>
        <w:fldChar w:fldCharType="end"/>
      </w:r>
    </w:p>
    <w:p w14:paraId="4EF29100" w14:textId="7CA13950" w:rsidR="00C340F8" w:rsidRDefault="00C340F8">
      <w:pPr>
        <w:pStyle w:val="TOC1"/>
        <w:rPr>
          <w:rFonts w:asciiTheme="minorHAnsi" w:eastAsiaTheme="minorEastAsia" w:hAnsiTheme="minorHAnsi" w:cstheme="minorBidi"/>
          <w:noProof/>
          <w:spacing w:val="0"/>
          <w:sz w:val="22"/>
          <w:szCs w:val="22"/>
          <w:lang w:val="en-US" w:eastAsia="en-US"/>
        </w:rPr>
      </w:pPr>
      <w:r w:rsidRPr="00562C83">
        <w:rPr>
          <w:noProof/>
          <w:lang w:val="en-US"/>
        </w:rPr>
        <w:t>Annex C (informative) Use and examples</w:t>
      </w:r>
      <w:r>
        <w:rPr>
          <w:noProof/>
        </w:rPr>
        <w:tab/>
      </w:r>
      <w:r>
        <w:rPr>
          <w:noProof/>
        </w:rPr>
        <w:fldChar w:fldCharType="begin"/>
      </w:r>
      <w:r>
        <w:rPr>
          <w:noProof/>
        </w:rPr>
        <w:instrText xml:space="preserve"> PAGEREF _Toc478492247 \h </w:instrText>
      </w:r>
      <w:r>
        <w:rPr>
          <w:noProof/>
        </w:rPr>
      </w:r>
      <w:r>
        <w:rPr>
          <w:noProof/>
        </w:rPr>
        <w:fldChar w:fldCharType="separate"/>
      </w:r>
      <w:r>
        <w:rPr>
          <w:noProof/>
        </w:rPr>
        <w:t>225</w:t>
      </w:r>
      <w:r>
        <w:rPr>
          <w:noProof/>
        </w:rPr>
        <w:fldChar w:fldCharType="end"/>
      </w:r>
    </w:p>
    <w:p w14:paraId="4AB1809F" w14:textId="7AB5EE3A" w:rsidR="00C340F8" w:rsidRDefault="00C340F8">
      <w:pPr>
        <w:pStyle w:val="TOC2"/>
        <w:rPr>
          <w:rFonts w:asciiTheme="minorHAnsi" w:eastAsiaTheme="minorEastAsia" w:hAnsiTheme="minorHAnsi" w:cstheme="minorBidi"/>
          <w:noProof/>
          <w:spacing w:val="0"/>
          <w:sz w:val="22"/>
          <w:szCs w:val="22"/>
          <w:lang w:val="en-US" w:eastAsia="en-US"/>
        </w:rPr>
      </w:pPr>
      <w:r>
        <w:rPr>
          <w:noProof/>
        </w:rPr>
        <w:t>C.1</w:t>
      </w:r>
      <w:r>
        <w:rPr>
          <w:rFonts w:asciiTheme="minorHAnsi" w:eastAsiaTheme="minorEastAsia" w:hAnsiTheme="minorHAnsi" w:cstheme="minorBidi"/>
          <w:noProof/>
          <w:spacing w:val="0"/>
          <w:sz w:val="22"/>
          <w:szCs w:val="22"/>
          <w:lang w:val="en-US" w:eastAsia="en-US"/>
        </w:rPr>
        <w:tab/>
      </w:r>
      <w:r>
        <w:rPr>
          <w:noProof/>
        </w:rPr>
        <w:t>Use and examples</w:t>
      </w:r>
      <w:r>
        <w:rPr>
          <w:noProof/>
        </w:rPr>
        <w:tab/>
      </w:r>
      <w:r>
        <w:rPr>
          <w:noProof/>
        </w:rPr>
        <w:fldChar w:fldCharType="begin"/>
      </w:r>
      <w:r>
        <w:rPr>
          <w:noProof/>
        </w:rPr>
        <w:instrText xml:space="preserve"> PAGEREF _Toc478492248 \h </w:instrText>
      </w:r>
      <w:r>
        <w:rPr>
          <w:noProof/>
        </w:rPr>
      </w:r>
      <w:r>
        <w:rPr>
          <w:noProof/>
        </w:rPr>
        <w:fldChar w:fldCharType="separate"/>
      </w:r>
      <w:r>
        <w:rPr>
          <w:noProof/>
        </w:rPr>
        <w:t>225</w:t>
      </w:r>
      <w:r>
        <w:rPr>
          <w:noProof/>
        </w:rPr>
        <w:fldChar w:fldCharType="end"/>
      </w:r>
    </w:p>
    <w:p w14:paraId="16A02284" w14:textId="48F8C225" w:rsidR="00C340F8" w:rsidRDefault="00C340F8">
      <w:pPr>
        <w:pStyle w:val="TOC2"/>
        <w:rPr>
          <w:rFonts w:asciiTheme="minorHAnsi" w:eastAsiaTheme="minorEastAsia" w:hAnsiTheme="minorHAnsi" w:cstheme="minorBidi"/>
          <w:noProof/>
          <w:spacing w:val="0"/>
          <w:sz w:val="22"/>
          <w:szCs w:val="22"/>
          <w:lang w:val="en-US" w:eastAsia="en-US"/>
        </w:rPr>
      </w:pPr>
      <w:r>
        <w:rPr>
          <w:noProof/>
        </w:rPr>
        <w:lastRenderedPageBreak/>
        <w:t>C.2</w:t>
      </w:r>
      <w:r>
        <w:rPr>
          <w:rFonts w:asciiTheme="minorHAnsi" w:eastAsiaTheme="minorEastAsia" w:hAnsiTheme="minorHAnsi" w:cstheme="minorBidi"/>
          <w:noProof/>
          <w:spacing w:val="0"/>
          <w:sz w:val="22"/>
          <w:szCs w:val="22"/>
          <w:lang w:val="en-US" w:eastAsia="en-US"/>
        </w:rPr>
        <w:tab/>
      </w:r>
      <w:r>
        <w:rPr>
          <w:noProof/>
        </w:rPr>
        <w:t>Application of the standard</w:t>
      </w:r>
      <w:r>
        <w:rPr>
          <w:noProof/>
        </w:rPr>
        <w:tab/>
      </w:r>
      <w:r>
        <w:rPr>
          <w:noProof/>
        </w:rPr>
        <w:fldChar w:fldCharType="begin"/>
      </w:r>
      <w:r>
        <w:rPr>
          <w:noProof/>
        </w:rPr>
        <w:instrText xml:space="preserve"> PAGEREF _Toc478492249 \h </w:instrText>
      </w:r>
      <w:r>
        <w:rPr>
          <w:noProof/>
        </w:rPr>
      </w:r>
      <w:r>
        <w:rPr>
          <w:noProof/>
        </w:rPr>
        <w:fldChar w:fldCharType="separate"/>
      </w:r>
      <w:r>
        <w:rPr>
          <w:noProof/>
        </w:rPr>
        <w:t>229</w:t>
      </w:r>
      <w:r>
        <w:rPr>
          <w:noProof/>
        </w:rPr>
        <w:fldChar w:fldCharType="end"/>
      </w:r>
    </w:p>
    <w:p w14:paraId="1858D1C3" w14:textId="13F13E91" w:rsidR="00C340F8" w:rsidRDefault="00C340F8">
      <w:pPr>
        <w:pStyle w:val="TOC2"/>
        <w:rPr>
          <w:rFonts w:asciiTheme="minorHAnsi" w:eastAsiaTheme="minorEastAsia" w:hAnsiTheme="minorHAnsi" w:cstheme="minorBidi"/>
          <w:noProof/>
          <w:spacing w:val="0"/>
          <w:sz w:val="22"/>
          <w:szCs w:val="22"/>
          <w:lang w:val="en-US" w:eastAsia="en-US"/>
        </w:rPr>
      </w:pPr>
      <w:r>
        <w:rPr>
          <w:noProof/>
        </w:rPr>
        <w:t>C.3</w:t>
      </w:r>
      <w:r>
        <w:rPr>
          <w:rFonts w:asciiTheme="minorHAnsi" w:eastAsiaTheme="minorEastAsia" w:hAnsiTheme="minorHAnsi" w:cstheme="minorBidi"/>
          <w:noProof/>
          <w:spacing w:val="0"/>
          <w:sz w:val="22"/>
          <w:szCs w:val="22"/>
          <w:lang w:val="en-US" w:eastAsia="en-US"/>
        </w:rPr>
        <w:tab/>
      </w:r>
      <w:r>
        <w:rPr>
          <w:noProof/>
        </w:rPr>
        <w:t>Database mapping of the models</w:t>
      </w:r>
      <w:r>
        <w:rPr>
          <w:noProof/>
        </w:rPr>
        <w:tab/>
      </w:r>
      <w:r>
        <w:rPr>
          <w:noProof/>
        </w:rPr>
        <w:fldChar w:fldCharType="begin"/>
      </w:r>
      <w:r>
        <w:rPr>
          <w:noProof/>
        </w:rPr>
        <w:instrText xml:space="preserve"> PAGEREF _Toc478492250 \h </w:instrText>
      </w:r>
      <w:r>
        <w:rPr>
          <w:noProof/>
        </w:rPr>
      </w:r>
      <w:r>
        <w:rPr>
          <w:noProof/>
        </w:rPr>
        <w:fldChar w:fldCharType="separate"/>
      </w:r>
      <w:r>
        <w:rPr>
          <w:noProof/>
        </w:rPr>
        <w:t>229</w:t>
      </w:r>
      <w:r>
        <w:rPr>
          <w:noProof/>
        </w:rPr>
        <w:fldChar w:fldCharType="end"/>
      </w:r>
    </w:p>
    <w:p w14:paraId="2273D4F9" w14:textId="0A93103E" w:rsidR="00C340F8" w:rsidRDefault="00C340F8">
      <w:pPr>
        <w:pStyle w:val="TOC2"/>
        <w:rPr>
          <w:rFonts w:asciiTheme="minorHAnsi" w:eastAsiaTheme="minorEastAsia" w:hAnsiTheme="minorHAnsi" w:cstheme="minorBidi"/>
          <w:noProof/>
          <w:spacing w:val="0"/>
          <w:sz w:val="22"/>
          <w:szCs w:val="22"/>
          <w:lang w:val="en-US" w:eastAsia="en-US"/>
        </w:rPr>
      </w:pPr>
      <w:r>
        <w:rPr>
          <w:noProof/>
        </w:rPr>
        <w:t>C.4</w:t>
      </w:r>
      <w:r>
        <w:rPr>
          <w:rFonts w:asciiTheme="minorHAnsi" w:eastAsiaTheme="minorEastAsia" w:hAnsiTheme="minorHAnsi" w:cstheme="minorBidi"/>
          <w:noProof/>
          <w:spacing w:val="0"/>
          <w:sz w:val="22"/>
          <w:szCs w:val="22"/>
          <w:lang w:val="en-US" w:eastAsia="en-US"/>
        </w:rPr>
        <w:tab/>
      </w:r>
      <w:r>
        <w:rPr>
          <w:noProof/>
        </w:rPr>
        <w:t>XML usage</w:t>
      </w:r>
      <w:r>
        <w:rPr>
          <w:noProof/>
        </w:rPr>
        <w:tab/>
      </w:r>
      <w:r>
        <w:rPr>
          <w:noProof/>
        </w:rPr>
        <w:fldChar w:fldCharType="begin"/>
      </w:r>
      <w:r>
        <w:rPr>
          <w:noProof/>
        </w:rPr>
        <w:instrText xml:space="preserve"> PAGEREF _Toc478492251 \h </w:instrText>
      </w:r>
      <w:r>
        <w:rPr>
          <w:noProof/>
        </w:rPr>
      </w:r>
      <w:r>
        <w:rPr>
          <w:noProof/>
        </w:rPr>
        <w:fldChar w:fldCharType="separate"/>
      </w:r>
      <w:r>
        <w:rPr>
          <w:noProof/>
        </w:rPr>
        <w:t>230</w:t>
      </w:r>
      <w:r>
        <w:rPr>
          <w:noProof/>
        </w:rPr>
        <w:fldChar w:fldCharType="end"/>
      </w:r>
    </w:p>
    <w:p w14:paraId="50BE1199" w14:textId="2368BA83" w:rsidR="00C340F8" w:rsidRDefault="00C340F8">
      <w:pPr>
        <w:pStyle w:val="TOC1"/>
        <w:rPr>
          <w:rFonts w:asciiTheme="minorHAnsi" w:eastAsiaTheme="minorEastAsia" w:hAnsiTheme="minorHAnsi" w:cstheme="minorBidi"/>
          <w:noProof/>
          <w:spacing w:val="0"/>
          <w:sz w:val="22"/>
          <w:szCs w:val="22"/>
          <w:lang w:val="en-US" w:eastAsia="en-US"/>
        </w:rPr>
      </w:pPr>
      <w:r w:rsidRPr="00562C83">
        <w:rPr>
          <w:noProof/>
          <w:lang w:val="en-US"/>
        </w:rPr>
        <w:t>Annex D (informative)  Example data sets</w:t>
      </w:r>
      <w:r>
        <w:rPr>
          <w:noProof/>
        </w:rPr>
        <w:tab/>
      </w:r>
      <w:r>
        <w:rPr>
          <w:noProof/>
        </w:rPr>
        <w:fldChar w:fldCharType="begin"/>
      </w:r>
      <w:r>
        <w:rPr>
          <w:noProof/>
        </w:rPr>
        <w:instrText xml:space="preserve"> PAGEREF _Toc478492252 \h </w:instrText>
      </w:r>
      <w:r>
        <w:rPr>
          <w:noProof/>
        </w:rPr>
      </w:r>
      <w:r>
        <w:rPr>
          <w:noProof/>
        </w:rPr>
        <w:fldChar w:fldCharType="separate"/>
      </w:r>
      <w:r>
        <w:rPr>
          <w:noProof/>
        </w:rPr>
        <w:t>233</w:t>
      </w:r>
      <w:r>
        <w:rPr>
          <w:noProof/>
        </w:rPr>
        <w:fldChar w:fldCharType="end"/>
      </w:r>
    </w:p>
    <w:p w14:paraId="26B5FCD1" w14:textId="46DA0750" w:rsidR="00C340F8" w:rsidRDefault="00C340F8">
      <w:pPr>
        <w:pStyle w:val="TOC2"/>
        <w:rPr>
          <w:rFonts w:asciiTheme="minorHAnsi" w:eastAsiaTheme="minorEastAsia" w:hAnsiTheme="minorHAnsi" w:cstheme="minorBidi"/>
          <w:noProof/>
          <w:spacing w:val="0"/>
          <w:sz w:val="22"/>
          <w:szCs w:val="22"/>
          <w:lang w:val="en-US" w:eastAsia="en-US"/>
        </w:rPr>
      </w:pPr>
      <w:r>
        <w:rPr>
          <w:noProof/>
        </w:rPr>
        <w:t>D.1</w:t>
      </w:r>
      <w:r>
        <w:rPr>
          <w:rFonts w:asciiTheme="minorHAnsi" w:eastAsiaTheme="minorEastAsia" w:hAnsiTheme="minorHAnsi" w:cstheme="minorBidi"/>
          <w:noProof/>
          <w:spacing w:val="0"/>
          <w:sz w:val="22"/>
          <w:szCs w:val="22"/>
          <w:lang w:val="en-US" w:eastAsia="en-US"/>
        </w:rPr>
        <w:tab/>
      </w:r>
      <w:r>
        <w:rPr>
          <w:noProof/>
        </w:rPr>
        <w:t>General</w:t>
      </w:r>
      <w:r>
        <w:rPr>
          <w:noProof/>
        </w:rPr>
        <w:tab/>
      </w:r>
      <w:r>
        <w:rPr>
          <w:noProof/>
        </w:rPr>
        <w:fldChar w:fldCharType="begin"/>
      </w:r>
      <w:r>
        <w:rPr>
          <w:noProof/>
        </w:rPr>
        <w:instrText xml:space="preserve"> PAGEREF _Toc478492253 \h </w:instrText>
      </w:r>
      <w:r>
        <w:rPr>
          <w:noProof/>
        </w:rPr>
      </w:r>
      <w:r>
        <w:rPr>
          <w:noProof/>
        </w:rPr>
        <w:fldChar w:fldCharType="separate"/>
      </w:r>
      <w:r>
        <w:rPr>
          <w:noProof/>
        </w:rPr>
        <w:t>233</w:t>
      </w:r>
      <w:r>
        <w:rPr>
          <w:noProof/>
        </w:rPr>
        <w:fldChar w:fldCharType="end"/>
      </w:r>
    </w:p>
    <w:p w14:paraId="2EB0966C" w14:textId="29E80695" w:rsidR="00C340F8" w:rsidRDefault="00C340F8">
      <w:pPr>
        <w:pStyle w:val="TOC2"/>
        <w:rPr>
          <w:rFonts w:asciiTheme="minorHAnsi" w:eastAsiaTheme="minorEastAsia" w:hAnsiTheme="minorHAnsi" w:cstheme="minorBidi"/>
          <w:noProof/>
          <w:spacing w:val="0"/>
          <w:sz w:val="22"/>
          <w:szCs w:val="22"/>
          <w:lang w:val="en-US" w:eastAsia="en-US"/>
        </w:rPr>
      </w:pPr>
      <w:r>
        <w:rPr>
          <w:noProof/>
        </w:rPr>
        <w:t>D.2</w:t>
      </w:r>
      <w:r>
        <w:rPr>
          <w:rFonts w:asciiTheme="minorHAnsi" w:eastAsiaTheme="minorEastAsia" w:hAnsiTheme="minorHAnsi" w:cstheme="minorBidi"/>
          <w:noProof/>
          <w:spacing w:val="0"/>
          <w:sz w:val="22"/>
          <w:szCs w:val="22"/>
          <w:lang w:val="en-US" w:eastAsia="en-US"/>
        </w:rPr>
        <w:tab/>
      </w:r>
      <w:r>
        <w:rPr>
          <w:noProof/>
        </w:rPr>
        <w:t>Material model example</w:t>
      </w:r>
      <w:r>
        <w:rPr>
          <w:noProof/>
        </w:rPr>
        <w:tab/>
      </w:r>
      <w:r>
        <w:rPr>
          <w:noProof/>
        </w:rPr>
        <w:fldChar w:fldCharType="begin"/>
      </w:r>
      <w:r>
        <w:rPr>
          <w:noProof/>
        </w:rPr>
        <w:instrText xml:space="preserve"> PAGEREF _Toc478492254 \h </w:instrText>
      </w:r>
      <w:r>
        <w:rPr>
          <w:noProof/>
        </w:rPr>
      </w:r>
      <w:r>
        <w:rPr>
          <w:noProof/>
        </w:rPr>
        <w:fldChar w:fldCharType="separate"/>
      </w:r>
      <w:r>
        <w:rPr>
          <w:noProof/>
        </w:rPr>
        <w:t>233</w:t>
      </w:r>
      <w:r>
        <w:rPr>
          <w:noProof/>
        </w:rPr>
        <w:fldChar w:fldCharType="end"/>
      </w:r>
    </w:p>
    <w:p w14:paraId="4787856D" w14:textId="71230926" w:rsidR="00C340F8" w:rsidRDefault="00C340F8">
      <w:pPr>
        <w:pStyle w:val="TOC2"/>
        <w:rPr>
          <w:rFonts w:asciiTheme="minorHAnsi" w:eastAsiaTheme="minorEastAsia" w:hAnsiTheme="minorHAnsi" w:cstheme="minorBidi"/>
          <w:noProof/>
          <w:spacing w:val="0"/>
          <w:sz w:val="22"/>
          <w:szCs w:val="22"/>
          <w:lang w:val="en-US" w:eastAsia="en-US"/>
        </w:rPr>
      </w:pPr>
      <w:r>
        <w:rPr>
          <w:noProof/>
        </w:rPr>
        <w:t>D.3</w:t>
      </w:r>
      <w:r>
        <w:rPr>
          <w:rFonts w:asciiTheme="minorHAnsi" w:eastAsiaTheme="minorEastAsia" w:hAnsiTheme="minorHAnsi" w:cstheme="minorBidi"/>
          <w:noProof/>
          <w:spacing w:val="0"/>
          <w:sz w:val="22"/>
          <w:szCs w:val="22"/>
          <w:lang w:val="en-US" w:eastAsia="en-US"/>
        </w:rPr>
        <w:tab/>
      </w:r>
      <w:r>
        <w:rPr>
          <w:noProof/>
        </w:rPr>
        <w:t>Equipment model examples</w:t>
      </w:r>
      <w:r>
        <w:rPr>
          <w:noProof/>
        </w:rPr>
        <w:tab/>
      </w:r>
      <w:r>
        <w:rPr>
          <w:noProof/>
        </w:rPr>
        <w:fldChar w:fldCharType="begin"/>
      </w:r>
      <w:r>
        <w:rPr>
          <w:noProof/>
        </w:rPr>
        <w:instrText xml:space="preserve"> PAGEREF _Toc478492255 \h </w:instrText>
      </w:r>
      <w:r>
        <w:rPr>
          <w:noProof/>
        </w:rPr>
      </w:r>
      <w:r>
        <w:rPr>
          <w:noProof/>
        </w:rPr>
        <w:fldChar w:fldCharType="separate"/>
      </w:r>
      <w:r>
        <w:rPr>
          <w:noProof/>
        </w:rPr>
        <w:t>235</w:t>
      </w:r>
      <w:r>
        <w:rPr>
          <w:noProof/>
        </w:rPr>
        <w:fldChar w:fldCharType="end"/>
      </w:r>
    </w:p>
    <w:p w14:paraId="3516786C" w14:textId="4BD08B36" w:rsidR="00C340F8" w:rsidRDefault="00C340F8">
      <w:pPr>
        <w:pStyle w:val="TOC2"/>
        <w:rPr>
          <w:rFonts w:asciiTheme="minorHAnsi" w:eastAsiaTheme="minorEastAsia" w:hAnsiTheme="minorHAnsi" w:cstheme="minorBidi"/>
          <w:noProof/>
          <w:spacing w:val="0"/>
          <w:sz w:val="22"/>
          <w:szCs w:val="22"/>
          <w:lang w:val="en-US" w:eastAsia="en-US"/>
        </w:rPr>
      </w:pPr>
      <w:r>
        <w:rPr>
          <w:noProof/>
        </w:rPr>
        <w:t>D.4</w:t>
      </w:r>
      <w:r>
        <w:rPr>
          <w:rFonts w:asciiTheme="minorHAnsi" w:eastAsiaTheme="minorEastAsia" w:hAnsiTheme="minorHAnsi" w:cstheme="minorBidi"/>
          <w:noProof/>
          <w:spacing w:val="0"/>
          <w:sz w:val="22"/>
          <w:szCs w:val="22"/>
          <w:lang w:val="en-US" w:eastAsia="en-US"/>
        </w:rPr>
        <w:tab/>
      </w:r>
      <w:r>
        <w:rPr>
          <w:noProof/>
        </w:rPr>
        <w:t>Personnel model example</w:t>
      </w:r>
      <w:r>
        <w:rPr>
          <w:noProof/>
        </w:rPr>
        <w:tab/>
      </w:r>
      <w:r>
        <w:rPr>
          <w:noProof/>
        </w:rPr>
        <w:fldChar w:fldCharType="begin"/>
      </w:r>
      <w:r>
        <w:rPr>
          <w:noProof/>
        </w:rPr>
        <w:instrText xml:space="preserve"> PAGEREF _Toc478492256 \h </w:instrText>
      </w:r>
      <w:r>
        <w:rPr>
          <w:noProof/>
        </w:rPr>
      </w:r>
      <w:r>
        <w:rPr>
          <w:noProof/>
        </w:rPr>
        <w:fldChar w:fldCharType="separate"/>
      </w:r>
      <w:r>
        <w:rPr>
          <w:noProof/>
        </w:rPr>
        <w:t>238</w:t>
      </w:r>
      <w:r>
        <w:rPr>
          <w:noProof/>
        </w:rPr>
        <w:fldChar w:fldCharType="end"/>
      </w:r>
    </w:p>
    <w:p w14:paraId="3A168833" w14:textId="7740FF85" w:rsidR="00C340F8" w:rsidRDefault="00C340F8">
      <w:pPr>
        <w:pStyle w:val="TOC2"/>
        <w:rPr>
          <w:rFonts w:asciiTheme="minorHAnsi" w:eastAsiaTheme="minorEastAsia" w:hAnsiTheme="minorHAnsi" w:cstheme="minorBidi"/>
          <w:noProof/>
          <w:spacing w:val="0"/>
          <w:sz w:val="22"/>
          <w:szCs w:val="22"/>
          <w:lang w:val="en-US" w:eastAsia="en-US"/>
        </w:rPr>
      </w:pPr>
      <w:r>
        <w:rPr>
          <w:noProof/>
        </w:rPr>
        <w:t>D.5</w:t>
      </w:r>
      <w:r>
        <w:rPr>
          <w:rFonts w:asciiTheme="minorHAnsi" w:eastAsiaTheme="minorEastAsia" w:hAnsiTheme="minorHAnsi" w:cstheme="minorBidi"/>
          <w:noProof/>
          <w:spacing w:val="0"/>
          <w:sz w:val="22"/>
          <w:szCs w:val="22"/>
          <w:lang w:val="en-US" w:eastAsia="en-US"/>
        </w:rPr>
        <w:tab/>
      </w:r>
      <w:r>
        <w:rPr>
          <w:noProof/>
        </w:rPr>
        <w:t>Operations capability example</w:t>
      </w:r>
      <w:r>
        <w:rPr>
          <w:noProof/>
        </w:rPr>
        <w:tab/>
      </w:r>
      <w:r>
        <w:rPr>
          <w:noProof/>
        </w:rPr>
        <w:fldChar w:fldCharType="begin"/>
      </w:r>
      <w:r>
        <w:rPr>
          <w:noProof/>
        </w:rPr>
        <w:instrText xml:space="preserve"> PAGEREF _Toc478492257 \h </w:instrText>
      </w:r>
      <w:r>
        <w:rPr>
          <w:noProof/>
        </w:rPr>
      </w:r>
      <w:r>
        <w:rPr>
          <w:noProof/>
        </w:rPr>
        <w:fldChar w:fldCharType="separate"/>
      </w:r>
      <w:r>
        <w:rPr>
          <w:noProof/>
        </w:rPr>
        <w:t>239</w:t>
      </w:r>
      <w:r>
        <w:rPr>
          <w:noProof/>
        </w:rPr>
        <w:fldChar w:fldCharType="end"/>
      </w:r>
    </w:p>
    <w:p w14:paraId="0D73D284" w14:textId="76D8B6E6" w:rsidR="00C340F8" w:rsidRDefault="00C340F8">
      <w:pPr>
        <w:pStyle w:val="TOC2"/>
        <w:rPr>
          <w:rFonts w:asciiTheme="minorHAnsi" w:eastAsiaTheme="minorEastAsia" w:hAnsiTheme="minorHAnsi" w:cstheme="minorBidi"/>
          <w:noProof/>
          <w:spacing w:val="0"/>
          <w:sz w:val="22"/>
          <w:szCs w:val="22"/>
          <w:lang w:val="en-US" w:eastAsia="en-US"/>
        </w:rPr>
      </w:pPr>
      <w:r>
        <w:rPr>
          <w:noProof/>
        </w:rPr>
        <w:t>D.6</w:t>
      </w:r>
      <w:r>
        <w:rPr>
          <w:rFonts w:asciiTheme="minorHAnsi" w:eastAsiaTheme="minorEastAsia" w:hAnsiTheme="minorHAnsi" w:cstheme="minorBidi"/>
          <w:noProof/>
          <w:spacing w:val="0"/>
          <w:sz w:val="22"/>
          <w:szCs w:val="22"/>
          <w:lang w:val="en-US" w:eastAsia="en-US"/>
        </w:rPr>
        <w:tab/>
      </w:r>
      <w:r>
        <w:rPr>
          <w:noProof/>
        </w:rPr>
        <w:t>Operations performance example</w:t>
      </w:r>
      <w:r>
        <w:rPr>
          <w:noProof/>
        </w:rPr>
        <w:tab/>
      </w:r>
      <w:r>
        <w:rPr>
          <w:noProof/>
        </w:rPr>
        <w:fldChar w:fldCharType="begin"/>
      </w:r>
      <w:r>
        <w:rPr>
          <w:noProof/>
        </w:rPr>
        <w:instrText xml:space="preserve"> PAGEREF _Toc478492258 \h </w:instrText>
      </w:r>
      <w:r>
        <w:rPr>
          <w:noProof/>
        </w:rPr>
      </w:r>
      <w:r>
        <w:rPr>
          <w:noProof/>
        </w:rPr>
        <w:fldChar w:fldCharType="separate"/>
      </w:r>
      <w:r>
        <w:rPr>
          <w:noProof/>
        </w:rPr>
        <w:t>240</w:t>
      </w:r>
      <w:r>
        <w:rPr>
          <w:noProof/>
        </w:rPr>
        <w:fldChar w:fldCharType="end"/>
      </w:r>
    </w:p>
    <w:p w14:paraId="2F5FB818" w14:textId="3B6B7669" w:rsidR="00C340F8" w:rsidRDefault="00C340F8">
      <w:pPr>
        <w:pStyle w:val="TOC1"/>
        <w:rPr>
          <w:rFonts w:asciiTheme="minorHAnsi" w:eastAsiaTheme="minorEastAsia" w:hAnsiTheme="minorHAnsi" w:cstheme="minorBidi"/>
          <w:noProof/>
          <w:spacing w:val="0"/>
          <w:sz w:val="22"/>
          <w:szCs w:val="22"/>
          <w:lang w:val="en-US" w:eastAsia="en-US"/>
        </w:rPr>
      </w:pPr>
      <w:r w:rsidRPr="00562C83">
        <w:rPr>
          <w:noProof/>
          <w:lang w:val="en-US"/>
        </w:rPr>
        <w:t>Annex E (informative)  Questions and answers about object use</w:t>
      </w:r>
      <w:r>
        <w:rPr>
          <w:noProof/>
        </w:rPr>
        <w:tab/>
      </w:r>
      <w:r>
        <w:rPr>
          <w:noProof/>
        </w:rPr>
        <w:fldChar w:fldCharType="begin"/>
      </w:r>
      <w:r>
        <w:rPr>
          <w:noProof/>
        </w:rPr>
        <w:instrText xml:space="preserve"> PAGEREF _Toc478492259 \h </w:instrText>
      </w:r>
      <w:r>
        <w:rPr>
          <w:noProof/>
        </w:rPr>
      </w:r>
      <w:r>
        <w:rPr>
          <w:noProof/>
        </w:rPr>
        <w:fldChar w:fldCharType="separate"/>
      </w:r>
      <w:r>
        <w:rPr>
          <w:noProof/>
        </w:rPr>
        <w:t>241</w:t>
      </w:r>
      <w:r>
        <w:rPr>
          <w:noProof/>
        </w:rPr>
        <w:fldChar w:fldCharType="end"/>
      </w:r>
    </w:p>
    <w:p w14:paraId="062635A8" w14:textId="5743BFEC" w:rsidR="00C340F8" w:rsidRDefault="00C340F8">
      <w:pPr>
        <w:pStyle w:val="TOC2"/>
        <w:rPr>
          <w:rFonts w:asciiTheme="minorHAnsi" w:eastAsiaTheme="minorEastAsia" w:hAnsiTheme="minorHAnsi" w:cstheme="minorBidi"/>
          <w:noProof/>
          <w:spacing w:val="0"/>
          <w:sz w:val="22"/>
          <w:szCs w:val="22"/>
          <w:lang w:val="en-US" w:eastAsia="en-US"/>
        </w:rPr>
      </w:pPr>
      <w:r>
        <w:rPr>
          <w:noProof/>
        </w:rPr>
        <w:t>E.1</w:t>
      </w:r>
      <w:r>
        <w:rPr>
          <w:rFonts w:asciiTheme="minorHAnsi" w:eastAsiaTheme="minorEastAsia" w:hAnsiTheme="minorHAnsi" w:cstheme="minorBidi"/>
          <w:noProof/>
          <w:spacing w:val="0"/>
          <w:sz w:val="22"/>
          <w:szCs w:val="22"/>
          <w:lang w:val="en-US" w:eastAsia="en-US"/>
        </w:rPr>
        <w:tab/>
      </w:r>
      <w:r>
        <w:rPr>
          <w:noProof/>
        </w:rPr>
        <w:t>General</w:t>
      </w:r>
      <w:r>
        <w:rPr>
          <w:noProof/>
        </w:rPr>
        <w:tab/>
      </w:r>
      <w:r>
        <w:rPr>
          <w:noProof/>
        </w:rPr>
        <w:fldChar w:fldCharType="begin"/>
      </w:r>
      <w:r>
        <w:rPr>
          <w:noProof/>
        </w:rPr>
        <w:instrText xml:space="preserve"> PAGEREF _Toc478492260 \h </w:instrText>
      </w:r>
      <w:r>
        <w:rPr>
          <w:noProof/>
        </w:rPr>
      </w:r>
      <w:r>
        <w:rPr>
          <w:noProof/>
        </w:rPr>
        <w:fldChar w:fldCharType="separate"/>
      </w:r>
      <w:r>
        <w:rPr>
          <w:noProof/>
        </w:rPr>
        <w:t>241</w:t>
      </w:r>
      <w:r>
        <w:rPr>
          <w:noProof/>
        </w:rPr>
        <w:fldChar w:fldCharType="end"/>
      </w:r>
    </w:p>
    <w:p w14:paraId="02E525B5" w14:textId="3165E345" w:rsidR="00C340F8" w:rsidRDefault="00C340F8">
      <w:pPr>
        <w:pStyle w:val="TOC2"/>
        <w:rPr>
          <w:rFonts w:asciiTheme="minorHAnsi" w:eastAsiaTheme="minorEastAsia" w:hAnsiTheme="minorHAnsi" w:cstheme="minorBidi"/>
          <w:noProof/>
          <w:spacing w:val="0"/>
          <w:sz w:val="22"/>
          <w:szCs w:val="22"/>
          <w:lang w:val="en-US" w:eastAsia="en-US"/>
        </w:rPr>
      </w:pPr>
      <w:r>
        <w:rPr>
          <w:noProof/>
        </w:rPr>
        <w:t>E.2</w:t>
      </w:r>
      <w:r>
        <w:rPr>
          <w:rFonts w:asciiTheme="minorHAnsi" w:eastAsiaTheme="minorEastAsia" w:hAnsiTheme="minorHAnsi" w:cstheme="minorBidi"/>
          <w:noProof/>
          <w:spacing w:val="0"/>
          <w:sz w:val="22"/>
          <w:szCs w:val="22"/>
          <w:lang w:val="en-US" w:eastAsia="en-US"/>
        </w:rPr>
        <w:tab/>
      </w:r>
      <w:r>
        <w:rPr>
          <w:noProof/>
        </w:rPr>
        <w:t>Inflow materials</w:t>
      </w:r>
      <w:r>
        <w:rPr>
          <w:noProof/>
        </w:rPr>
        <w:tab/>
      </w:r>
      <w:r>
        <w:rPr>
          <w:noProof/>
        </w:rPr>
        <w:fldChar w:fldCharType="begin"/>
      </w:r>
      <w:r>
        <w:rPr>
          <w:noProof/>
        </w:rPr>
        <w:instrText xml:space="preserve"> PAGEREF _Toc478492261 \h </w:instrText>
      </w:r>
      <w:r>
        <w:rPr>
          <w:noProof/>
        </w:rPr>
      </w:r>
      <w:r>
        <w:rPr>
          <w:noProof/>
        </w:rPr>
        <w:fldChar w:fldCharType="separate"/>
      </w:r>
      <w:r>
        <w:rPr>
          <w:noProof/>
        </w:rPr>
        <w:t>241</w:t>
      </w:r>
      <w:r>
        <w:rPr>
          <w:noProof/>
        </w:rPr>
        <w:fldChar w:fldCharType="end"/>
      </w:r>
    </w:p>
    <w:p w14:paraId="2BE442A8" w14:textId="259936D4" w:rsidR="00C340F8" w:rsidRDefault="00C340F8">
      <w:pPr>
        <w:pStyle w:val="TOC2"/>
        <w:rPr>
          <w:rFonts w:asciiTheme="minorHAnsi" w:eastAsiaTheme="minorEastAsia" w:hAnsiTheme="minorHAnsi" w:cstheme="minorBidi"/>
          <w:noProof/>
          <w:spacing w:val="0"/>
          <w:sz w:val="22"/>
          <w:szCs w:val="22"/>
          <w:lang w:val="en-US" w:eastAsia="en-US"/>
        </w:rPr>
      </w:pPr>
      <w:r>
        <w:rPr>
          <w:noProof/>
        </w:rPr>
        <w:t>E.3</w:t>
      </w:r>
      <w:r>
        <w:rPr>
          <w:rFonts w:asciiTheme="minorHAnsi" w:eastAsiaTheme="minorEastAsia" w:hAnsiTheme="minorHAnsi" w:cstheme="minorBidi"/>
          <w:noProof/>
          <w:spacing w:val="0"/>
          <w:sz w:val="22"/>
          <w:szCs w:val="22"/>
          <w:lang w:val="en-US" w:eastAsia="en-US"/>
        </w:rPr>
        <w:tab/>
      </w:r>
      <w:r>
        <w:rPr>
          <w:noProof/>
        </w:rPr>
        <w:t>Multiple products per process segment</w:t>
      </w:r>
      <w:r>
        <w:rPr>
          <w:noProof/>
        </w:rPr>
        <w:tab/>
      </w:r>
      <w:r>
        <w:rPr>
          <w:noProof/>
        </w:rPr>
        <w:fldChar w:fldCharType="begin"/>
      </w:r>
      <w:r>
        <w:rPr>
          <w:noProof/>
        </w:rPr>
        <w:instrText xml:space="preserve"> PAGEREF _Toc478492262 \h </w:instrText>
      </w:r>
      <w:r>
        <w:rPr>
          <w:noProof/>
        </w:rPr>
      </w:r>
      <w:r>
        <w:rPr>
          <w:noProof/>
        </w:rPr>
        <w:fldChar w:fldCharType="separate"/>
      </w:r>
      <w:r>
        <w:rPr>
          <w:noProof/>
        </w:rPr>
        <w:t>241</w:t>
      </w:r>
      <w:r>
        <w:rPr>
          <w:noProof/>
        </w:rPr>
        <w:fldChar w:fldCharType="end"/>
      </w:r>
    </w:p>
    <w:p w14:paraId="6EDDFFD2" w14:textId="4636A6C2" w:rsidR="00C340F8" w:rsidRDefault="00C340F8">
      <w:pPr>
        <w:pStyle w:val="TOC2"/>
        <w:rPr>
          <w:rFonts w:asciiTheme="minorHAnsi" w:eastAsiaTheme="minorEastAsia" w:hAnsiTheme="minorHAnsi" w:cstheme="minorBidi"/>
          <w:noProof/>
          <w:spacing w:val="0"/>
          <w:sz w:val="22"/>
          <w:szCs w:val="22"/>
          <w:lang w:val="en-US" w:eastAsia="en-US"/>
        </w:rPr>
      </w:pPr>
      <w:r>
        <w:rPr>
          <w:noProof/>
        </w:rPr>
        <w:t>E.4</w:t>
      </w:r>
      <w:r>
        <w:rPr>
          <w:rFonts w:asciiTheme="minorHAnsi" w:eastAsiaTheme="minorEastAsia" w:hAnsiTheme="minorHAnsi" w:cstheme="minorBidi"/>
          <w:noProof/>
          <w:spacing w:val="0"/>
          <w:sz w:val="22"/>
          <w:szCs w:val="22"/>
          <w:lang w:val="en-US" w:eastAsia="en-US"/>
        </w:rPr>
        <w:tab/>
      </w:r>
      <w:r>
        <w:rPr>
          <w:noProof/>
        </w:rPr>
        <w:t>Process segments vs. operations segments</w:t>
      </w:r>
      <w:r>
        <w:rPr>
          <w:noProof/>
        </w:rPr>
        <w:tab/>
      </w:r>
      <w:r>
        <w:rPr>
          <w:noProof/>
        </w:rPr>
        <w:fldChar w:fldCharType="begin"/>
      </w:r>
      <w:r>
        <w:rPr>
          <w:noProof/>
        </w:rPr>
        <w:instrText xml:space="preserve"> PAGEREF _Toc478492263 \h </w:instrText>
      </w:r>
      <w:r>
        <w:rPr>
          <w:noProof/>
        </w:rPr>
      </w:r>
      <w:r>
        <w:rPr>
          <w:noProof/>
        </w:rPr>
        <w:fldChar w:fldCharType="separate"/>
      </w:r>
      <w:r>
        <w:rPr>
          <w:noProof/>
        </w:rPr>
        <w:t>242</w:t>
      </w:r>
      <w:r>
        <w:rPr>
          <w:noProof/>
        </w:rPr>
        <w:fldChar w:fldCharType="end"/>
      </w:r>
    </w:p>
    <w:p w14:paraId="55AC157F" w14:textId="7CB91859" w:rsidR="00C340F8" w:rsidRDefault="00C340F8">
      <w:pPr>
        <w:pStyle w:val="TOC2"/>
        <w:rPr>
          <w:rFonts w:asciiTheme="minorHAnsi" w:eastAsiaTheme="minorEastAsia" w:hAnsiTheme="minorHAnsi" w:cstheme="minorBidi"/>
          <w:noProof/>
          <w:spacing w:val="0"/>
          <w:sz w:val="22"/>
          <w:szCs w:val="22"/>
          <w:lang w:val="en-US" w:eastAsia="en-US"/>
        </w:rPr>
      </w:pPr>
      <w:r>
        <w:rPr>
          <w:noProof/>
        </w:rPr>
        <w:t>E.5</w:t>
      </w:r>
      <w:r>
        <w:rPr>
          <w:rFonts w:asciiTheme="minorHAnsi" w:eastAsiaTheme="minorEastAsia" w:hAnsiTheme="minorHAnsi" w:cstheme="minorBidi"/>
          <w:noProof/>
          <w:spacing w:val="0"/>
          <w:sz w:val="22"/>
          <w:szCs w:val="22"/>
          <w:lang w:val="en-US" w:eastAsia="en-US"/>
        </w:rPr>
        <w:tab/>
      </w:r>
      <w:r>
        <w:rPr>
          <w:noProof/>
        </w:rPr>
        <w:t>Segment parameter references</w:t>
      </w:r>
      <w:r>
        <w:rPr>
          <w:noProof/>
        </w:rPr>
        <w:tab/>
      </w:r>
      <w:r>
        <w:rPr>
          <w:noProof/>
        </w:rPr>
        <w:fldChar w:fldCharType="begin"/>
      </w:r>
      <w:r>
        <w:rPr>
          <w:noProof/>
        </w:rPr>
        <w:instrText xml:space="preserve"> PAGEREF _Toc478492264 \h </w:instrText>
      </w:r>
      <w:r>
        <w:rPr>
          <w:noProof/>
        </w:rPr>
      </w:r>
      <w:r>
        <w:rPr>
          <w:noProof/>
        </w:rPr>
        <w:fldChar w:fldCharType="separate"/>
      </w:r>
      <w:r>
        <w:rPr>
          <w:noProof/>
        </w:rPr>
        <w:t>243</w:t>
      </w:r>
      <w:r>
        <w:rPr>
          <w:noProof/>
        </w:rPr>
        <w:fldChar w:fldCharType="end"/>
      </w:r>
    </w:p>
    <w:p w14:paraId="45C18CDE" w14:textId="12F53187" w:rsidR="00C340F8" w:rsidRDefault="00C340F8">
      <w:pPr>
        <w:pStyle w:val="TOC2"/>
        <w:rPr>
          <w:rFonts w:asciiTheme="minorHAnsi" w:eastAsiaTheme="minorEastAsia" w:hAnsiTheme="minorHAnsi" w:cstheme="minorBidi"/>
          <w:noProof/>
          <w:spacing w:val="0"/>
          <w:sz w:val="22"/>
          <w:szCs w:val="22"/>
          <w:lang w:val="en-US" w:eastAsia="en-US"/>
        </w:rPr>
      </w:pPr>
      <w:r>
        <w:rPr>
          <w:noProof/>
        </w:rPr>
        <w:t>E.6</w:t>
      </w:r>
      <w:r>
        <w:rPr>
          <w:rFonts w:asciiTheme="minorHAnsi" w:eastAsiaTheme="minorEastAsia" w:hAnsiTheme="minorHAnsi" w:cstheme="minorBidi"/>
          <w:noProof/>
          <w:spacing w:val="0"/>
          <w:sz w:val="22"/>
          <w:szCs w:val="22"/>
          <w:lang w:val="en-US" w:eastAsia="en-US"/>
        </w:rPr>
        <w:tab/>
      </w:r>
      <w:r>
        <w:rPr>
          <w:noProof/>
        </w:rPr>
        <w:t>Use of hierarchy scope in parameter objects</w:t>
      </w:r>
      <w:r>
        <w:rPr>
          <w:noProof/>
        </w:rPr>
        <w:tab/>
      </w:r>
      <w:r>
        <w:rPr>
          <w:noProof/>
        </w:rPr>
        <w:fldChar w:fldCharType="begin"/>
      </w:r>
      <w:r>
        <w:rPr>
          <w:noProof/>
        </w:rPr>
        <w:instrText xml:space="preserve"> PAGEREF _Toc478492265 \h </w:instrText>
      </w:r>
      <w:r>
        <w:rPr>
          <w:noProof/>
        </w:rPr>
      </w:r>
      <w:r>
        <w:rPr>
          <w:noProof/>
        </w:rPr>
        <w:fldChar w:fldCharType="separate"/>
      </w:r>
      <w:r>
        <w:rPr>
          <w:noProof/>
        </w:rPr>
        <w:t>243</w:t>
      </w:r>
      <w:r>
        <w:rPr>
          <w:noProof/>
        </w:rPr>
        <w:fldChar w:fldCharType="end"/>
      </w:r>
    </w:p>
    <w:p w14:paraId="2D45F16C" w14:textId="438682A4" w:rsidR="00C340F8" w:rsidRDefault="00C340F8">
      <w:pPr>
        <w:pStyle w:val="TOC2"/>
        <w:rPr>
          <w:rFonts w:asciiTheme="minorHAnsi" w:eastAsiaTheme="minorEastAsia" w:hAnsiTheme="minorHAnsi" w:cstheme="minorBidi"/>
          <w:noProof/>
          <w:spacing w:val="0"/>
          <w:sz w:val="22"/>
          <w:szCs w:val="22"/>
          <w:lang w:val="en-US" w:eastAsia="en-US"/>
        </w:rPr>
      </w:pPr>
      <w:r>
        <w:rPr>
          <w:noProof/>
        </w:rPr>
        <w:t>E.7</w:t>
      </w:r>
      <w:r>
        <w:rPr>
          <w:rFonts w:asciiTheme="minorHAnsi" w:eastAsiaTheme="minorEastAsia" w:hAnsiTheme="minorHAnsi" w:cstheme="minorBidi"/>
          <w:noProof/>
          <w:spacing w:val="0"/>
          <w:sz w:val="22"/>
          <w:szCs w:val="22"/>
          <w:lang w:val="en-US" w:eastAsia="en-US"/>
        </w:rPr>
        <w:tab/>
      </w:r>
      <w:r>
        <w:rPr>
          <w:noProof/>
        </w:rPr>
        <w:t>Use of spatial definition in personnel objects</w:t>
      </w:r>
      <w:r>
        <w:rPr>
          <w:noProof/>
        </w:rPr>
        <w:tab/>
      </w:r>
      <w:r>
        <w:rPr>
          <w:noProof/>
        </w:rPr>
        <w:fldChar w:fldCharType="begin"/>
      </w:r>
      <w:r>
        <w:rPr>
          <w:noProof/>
        </w:rPr>
        <w:instrText xml:space="preserve"> PAGEREF _Toc478492266 \h </w:instrText>
      </w:r>
      <w:r>
        <w:rPr>
          <w:noProof/>
        </w:rPr>
      </w:r>
      <w:r>
        <w:rPr>
          <w:noProof/>
        </w:rPr>
        <w:fldChar w:fldCharType="separate"/>
      </w:r>
      <w:r>
        <w:rPr>
          <w:noProof/>
        </w:rPr>
        <w:t>244</w:t>
      </w:r>
      <w:r>
        <w:rPr>
          <w:noProof/>
        </w:rPr>
        <w:fldChar w:fldCharType="end"/>
      </w:r>
    </w:p>
    <w:p w14:paraId="6F4B8EBA" w14:textId="136E588D" w:rsidR="00C340F8" w:rsidRDefault="00C340F8">
      <w:pPr>
        <w:pStyle w:val="TOC2"/>
        <w:rPr>
          <w:rFonts w:asciiTheme="minorHAnsi" w:eastAsiaTheme="minorEastAsia" w:hAnsiTheme="minorHAnsi" w:cstheme="minorBidi"/>
          <w:noProof/>
          <w:spacing w:val="0"/>
          <w:sz w:val="22"/>
          <w:szCs w:val="22"/>
          <w:lang w:val="en-US" w:eastAsia="en-US"/>
        </w:rPr>
      </w:pPr>
      <w:r>
        <w:rPr>
          <w:noProof/>
        </w:rPr>
        <w:t>E.8</w:t>
      </w:r>
      <w:r>
        <w:rPr>
          <w:rFonts w:asciiTheme="minorHAnsi" w:eastAsiaTheme="minorEastAsia" w:hAnsiTheme="minorHAnsi" w:cstheme="minorBidi"/>
          <w:noProof/>
          <w:spacing w:val="0"/>
          <w:sz w:val="22"/>
          <w:szCs w:val="22"/>
          <w:lang w:val="en-US" w:eastAsia="en-US"/>
        </w:rPr>
        <w:tab/>
      </w:r>
      <w:r>
        <w:rPr>
          <w:noProof/>
        </w:rPr>
        <w:t>How class name and property IDs are used to identify elements</w:t>
      </w:r>
      <w:r>
        <w:rPr>
          <w:noProof/>
        </w:rPr>
        <w:tab/>
      </w:r>
      <w:r>
        <w:rPr>
          <w:noProof/>
        </w:rPr>
        <w:fldChar w:fldCharType="begin"/>
      </w:r>
      <w:r>
        <w:rPr>
          <w:noProof/>
        </w:rPr>
        <w:instrText xml:space="preserve"> PAGEREF _Toc478492267 \h </w:instrText>
      </w:r>
      <w:r>
        <w:rPr>
          <w:noProof/>
        </w:rPr>
      </w:r>
      <w:r>
        <w:rPr>
          <w:noProof/>
        </w:rPr>
        <w:fldChar w:fldCharType="separate"/>
      </w:r>
      <w:r>
        <w:rPr>
          <w:noProof/>
        </w:rPr>
        <w:t>245</w:t>
      </w:r>
      <w:r>
        <w:rPr>
          <w:noProof/>
        </w:rPr>
        <w:fldChar w:fldCharType="end"/>
      </w:r>
    </w:p>
    <w:p w14:paraId="40AF7540" w14:textId="63C967BB" w:rsidR="00C340F8" w:rsidRDefault="00C340F8">
      <w:pPr>
        <w:pStyle w:val="TOC2"/>
        <w:rPr>
          <w:rFonts w:asciiTheme="minorHAnsi" w:eastAsiaTheme="minorEastAsia" w:hAnsiTheme="minorHAnsi" w:cstheme="minorBidi"/>
          <w:noProof/>
          <w:spacing w:val="0"/>
          <w:sz w:val="22"/>
          <w:szCs w:val="22"/>
          <w:lang w:val="en-US" w:eastAsia="en-US"/>
        </w:rPr>
      </w:pPr>
      <w:r>
        <w:rPr>
          <w:noProof/>
        </w:rPr>
        <w:t>E.9</w:t>
      </w:r>
      <w:r>
        <w:rPr>
          <w:rFonts w:asciiTheme="minorHAnsi" w:eastAsiaTheme="minorEastAsia" w:hAnsiTheme="minorHAnsi" w:cstheme="minorBidi"/>
          <w:noProof/>
          <w:spacing w:val="0"/>
          <w:sz w:val="22"/>
          <w:szCs w:val="22"/>
          <w:lang w:val="en-US" w:eastAsia="en-US"/>
        </w:rPr>
        <w:tab/>
      </w:r>
      <w:r>
        <w:rPr>
          <w:noProof/>
        </w:rPr>
        <w:t>Possible capability over-counts</w:t>
      </w:r>
      <w:r>
        <w:rPr>
          <w:noProof/>
        </w:rPr>
        <w:tab/>
      </w:r>
      <w:r>
        <w:rPr>
          <w:noProof/>
        </w:rPr>
        <w:fldChar w:fldCharType="begin"/>
      </w:r>
      <w:r>
        <w:rPr>
          <w:noProof/>
        </w:rPr>
        <w:instrText xml:space="preserve"> PAGEREF _Toc478492268 \h </w:instrText>
      </w:r>
      <w:r>
        <w:rPr>
          <w:noProof/>
        </w:rPr>
      </w:r>
      <w:r>
        <w:rPr>
          <w:noProof/>
        </w:rPr>
        <w:fldChar w:fldCharType="separate"/>
      </w:r>
      <w:r>
        <w:rPr>
          <w:noProof/>
        </w:rPr>
        <w:t>246</w:t>
      </w:r>
      <w:r>
        <w:rPr>
          <w:noProof/>
        </w:rPr>
        <w:fldChar w:fldCharType="end"/>
      </w:r>
    </w:p>
    <w:p w14:paraId="2631DF82" w14:textId="6C283BDD" w:rsidR="00C340F8" w:rsidRDefault="00C340F8">
      <w:pPr>
        <w:pStyle w:val="TOC2"/>
        <w:rPr>
          <w:rFonts w:asciiTheme="minorHAnsi" w:eastAsiaTheme="minorEastAsia" w:hAnsiTheme="minorHAnsi" w:cstheme="minorBidi"/>
          <w:noProof/>
          <w:spacing w:val="0"/>
          <w:sz w:val="22"/>
          <w:szCs w:val="22"/>
          <w:lang w:val="en-US" w:eastAsia="en-US"/>
        </w:rPr>
      </w:pPr>
      <w:r>
        <w:rPr>
          <w:noProof/>
        </w:rPr>
        <w:t>E.10</w:t>
      </w:r>
      <w:r>
        <w:rPr>
          <w:rFonts w:asciiTheme="minorHAnsi" w:eastAsiaTheme="minorEastAsia" w:hAnsiTheme="minorHAnsi" w:cstheme="minorBidi"/>
          <w:noProof/>
          <w:spacing w:val="0"/>
          <w:sz w:val="22"/>
          <w:szCs w:val="22"/>
          <w:lang w:val="en-US" w:eastAsia="en-US"/>
        </w:rPr>
        <w:tab/>
      </w:r>
      <w:r>
        <w:rPr>
          <w:noProof/>
        </w:rPr>
        <w:t>Routing and process capability</w:t>
      </w:r>
      <w:r>
        <w:rPr>
          <w:noProof/>
        </w:rPr>
        <w:tab/>
      </w:r>
      <w:r>
        <w:rPr>
          <w:noProof/>
        </w:rPr>
        <w:fldChar w:fldCharType="begin"/>
      </w:r>
      <w:r>
        <w:rPr>
          <w:noProof/>
        </w:rPr>
        <w:instrText xml:space="preserve"> PAGEREF _Toc478492269 \h </w:instrText>
      </w:r>
      <w:r>
        <w:rPr>
          <w:noProof/>
        </w:rPr>
      </w:r>
      <w:r>
        <w:rPr>
          <w:noProof/>
        </w:rPr>
        <w:fldChar w:fldCharType="separate"/>
      </w:r>
      <w:r>
        <w:rPr>
          <w:noProof/>
        </w:rPr>
        <w:t>248</w:t>
      </w:r>
      <w:r>
        <w:rPr>
          <w:noProof/>
        </w:rPr>
        <w:fldChar w:fldCharType="end"/>
      </w:r>
    </w:p>
    <w:p w14:paraId="62584E19" w14:textId="58CC5D33" w:rsidR="00C340F8" w:rsidRDefault="00C340F8">
      <w:pPr>
        <w:pStyle w:val="TOC2"/>
        <w:rPr>
          <w:rFonts w:asciiTheme="minorHAnsi" w:eastAsiaTheme="minorEastAsia" w:hAnsiTheme="minorHAnsi" w:cstheme="minorBidi"/>
          <w:noProof/>
          <w:spacing w:val="0"/>
          <w:sz w:val="22"/>
          <w:szCs w:val="22"/>
          <w:lang w:val="en-US" w:eastAsia="en-US"/>
        </w:rPr>
      </w:pPr>
      <w:r>
        <w:rPr>
          <w:noProof/>
        </w:rPr>
        <w:t>E.11</w:t>
      </w:r>
      <w:r>
        <w:rPr>
          <w:rFonts w:asciiTheme="minorHAnsi" w:eastAsiaTheme="minorEastAsia" w:hAnsiTheme="minorHAnsi" w:cstheme="minorBidi"/>
          <w:noProof/>
          <w:spacing w:val="0"/>
          <w:sz w:val="22"/>
          <w:szCs w:val="22"/>
          <w:lang w:val="en-US" w:eastAsia="en-US"/>
        </w:rPr>
        <w:tab/>
      </w:r>
      <w:r>
        <w:rPr>
          <w:noProof/>
        </w:rPr>
        <w:t>Product and process capability dependencies</w:t>
      </w:r>
      <w:r>
        <w:rPr>
          <w:noProof/>
        </w:rPr>
        <w:tab/>
      </w:r>
      <w:r>
        <w:rPr>
          <w:noProof/>
        </w:rPr>
        <w:fldChar w:fldCharType="begin"/>
      </w:r>
      <w:r>
        <w:rPr>
          <w:noProof/>
        </w:rPr>
        <w:instrText xml:space="preserve"> PAGEREF _Toc478492270 \h </w:instrText>
      </w:r>
      <w:r>
        <w:rPr>
          <w:noProof/>
        </w:rPr>
      </w:r>
      <w:r>
        <w:rPr>
          <w:noProof/>
        </w:rPr>
        <w:fldChar w:fldCharType="separate"/>
      </w:r>
      <w:r>
        <w:rPr>
          <w:noProof/>
        </w:rPr>
        <w:t>249</w:t>
      </w:r>
      <w:r>
        <w:rPr>
          <w:noProof/>
        </w:rPr>
        <w:fldChar w:fldCharType="end"/>
      </w:r>
    </w:p>
    <w:p w14:paraId="70B9070C" w14:textId="27178BFD" w:rsidR="00C340F8" w:rsidRDefault="00C340F8">
      <w:pPr>
        <w:pStyle w:val="TOC2"/>
        <w:rPr>
          <w:rFonts w:asciiTheme="minorHAnsi" w:eastAsiaTheme="minorEastAsia" w:hAnsiTheme="minorHAnsi" w:cstheme="minorBidi"/>
          <w:noProof/>
          <w:spacing w:val="0"/>
          <w:sz w:val="22"/>
          <w:szCs w:val="22"/>
          <w:lang w:val="en-US" w:eastAsia="en-US"/>
        </w:rPr>
      </w:pPr>
      <w:r>
        <w:rPr>
          <w:noProof/>
        </w:rPr>
        <w:t>E.12</w:t>
      </w:r>
      <w:r>
        <w:rPr>
          <w:rFonts w:asciiTheme="minorHAnsi" w:eastAsiaTheme="minorEastAsia" w:hAnsiTheme="minorHAnsi" w:cstheme="minorBidi"/>
          <w:noProof/>
          <w:spacing w:val="0"/>
          <w:sz w:val="22"/>
          <w:szCs w:val="22"/>
          <w:lang w:val="en-US" w:eastAsia="en-US"/>
        </w:rPr>
        <w:tab/>
      </w:r>
      <w:r>
        <w:rPr>
          <w:noProof/>
        </w:rPr>
        <w:t>Representation of dependencies</w:t>
      </w:r>
      <w:r>
        <w:rPr>
          <w:noProof/>
        </w:rPr>
        <w:tab/>
      </w:r>
      <w:r>
        <w:rPr>
          <w:noProof/>
        </w:rPr>
        <w:fldChar w:fldCharType="begin"/>
      </w:r>
      <w:r>
        <w:rPr>
          <w:noProof/>
        </w:rPr>
        <w:instrText xml:space="preserve"> PAGEREF _Toc478492271 \h </w:instrText>
      </w:r>
      <w:r>
        <w:rPr>
          <w:noProof/>
        </w:rPr>
      </w:r>
      <w:r>
        <w:rPr>
          <w:noProof/>
        </w:rPr>
        <w:fldChar w:fldCharType="separate"/>
      </w:r>
      <w:r>
        <w:rPr>
          <w:noProof/>
        </w:rPr>
        <w:t>250</w:t>
      </w:r>
      <w:r>
        <w:rPr>
          <w:noProof/>
        </w:rPr>
        <w:fldChar w:fldCharType="end"/>
      </w:r>
    </w:p>
    <w:p w14:paraId="05503BC4" w14:textId="36759C08" w:rsidR="00C340F8" w:rsidRDefault="00C340F8">
      <w:pPr>
        <w:pStyle w:val="TOC2"/>
        <w:rPr>
          <w:rFonts w:asciiTheme="minorHAnsi" w:eastAsiaTheme="minorEastAsia" w:hAnsiTheme="minorHAnsi" w:cstheme="minorBidi"/>
          <w:noProof/>
          <w:spacing w:val="0"/>
          <w:sz w:val="22"/>
          <w:szCs w:val="22"/>
          <w:lang w:val="en-US" w:eastAsia="en-US"/>
        </w:rPr>
      </w:pPr>
      <w:r>
        <w:rPr>
          <w:noProof/>
        </w:rPr>
        <w:t>E.13</w:t>
      </w:r>
      <w:r>
        <w:rPr>
          <w:rFonts w:asciiTheme="minorHAnsi" w:eastAsiaTheme="minorEastAsia" w:hAnsiTheme="minorHAnsi" w:cstheme="minorBidi"/>
          <w:noProof/>
          <w:spacing w:val="0"/>
          <w:sz w:val="22"/>
          <w:szCs w:val="22"/>
          <w:lang w:val="en-US" w:eastAsia="en-US"/>
        </w:rPr>
        <w:tab/>
      </w:r>
      <w:r>
        <w:rPr>
          <w:noProof/>
        </w:rPr>
        <w:t>Representation of material produced and consumed</w:t>
      </w:r>
      <w:r>
        <w:rPr>
          <w:noProof/>
        </w:rPr>
        <w:tab/>
      </w:r>
      <w:r>
        <w:rPr>
          <w:noProof/>
        </w:rPr>
        <w:fldChar w:fldCharType="begin"/>
      </w:r>
      <w:r>
        <w:rPr>
          <w:noProof/>
        </w:rPr>
        <w:instrText xml:space="preserve"> PAGEREF _Toc478492272 \h </w:instrText>
      </w:r>
      <w:r>
        <w:rPr>
          <w:noProof/>
        </w:rPr>
      </w:r>
      <w:r>
        <w:rPr>
          <w:noProof/>
        </w:rPr>
        <w:fldChar w:fldCharType="separate"/>
      </w:r>
      <w:r>
        <w:rPr>
          <w:noProof/>
        </w:rPr>
        <w:t>251</w:t>
      </w:r>
      <w:r>
        <w:rPr>
          <w:noProof/>
        </w:rPr>
        <w:fldChar w:fldCharType="end"/>
      </w:r>
    </w:p>
    <w:p w14:paraId="721190F6" w14:textId="100F00D1" w:rsidR="00C340F8" w:rsidRDefault="00C340F8">
      <w:pPr>
        <w:pStyle w:val="TOC2"/>
        <w:rPr>
          <w:rFonts w:asciiTheme="minorHAnsi" w:eastAsiaTheme="minorEastAsia" w:hAnsiTheme="minorHAnsi" w:cstheme="minorBidi"/>
          <w:noProof/>
          <w:spacing w:val="0"/>
          <w:sz w:val="22"/>
          <w:szCs w:val="22"/>
          <w:lang w:val="en-US" w:eastAsia="en-US"/>
        </w:rPr>
      </w:pPr>
      <w:r>
        <w:rPr>
          <w:noProof/>
        </w:rPr>
        <w:t>E.14</w:t>
      </w:r>
      <w:r>
        <w:rPr>
          <w:rFonts w:asciiTheme="minorHAnsi" w:eastAsiaTheme="minorEastAsia" w:hAnsiTheme="minorHAnsi" w:cstheme="minorBidi"/>
          <w:noProof/>
          <w:spacing w:val="0"/>
          <w:sz w:val="22"/>
          <w:szCs w:val="22"/>
          <w:lang w:val="en-US" w:eastAsia="en-US"/>
        </w:rPr>
        <w:tab/>
      </w:r>
      <w:r>
        <w:rPr>
          <w:noProof/>
        </w:rPr>
        <w:t>Material produced and the capability model</w:t>
      </w:r>
      <w:r>
        <w:rPr>
          <w:noProof/>
        </w:rPr>
        <w:tab/>
      </w:r>
      <w:r>
        <w:rPr>
          <w:noProof/>
        </w:rPr>
        <w:fldChar w:fldCharType="begin"/>
      </w:r>
      <w:r>
        <w:rPr>
          <w:noProof/>
        </w:rPr>
        <w:instrText xml:space="preserve"> PAGEREF _Toc478492273 \h </w:instrText>
      </w:r>
      <w:r>
        <w:rPr>
          <w:noProof/>
        </w:rPr>
      </w:r>
      <w:r>
        <w:rPr>
          <w:noProof/>
        </w:rPr>
        <w:fldChar w:fldCharType="separate"/>
      </w:r>
      <w:r>
        <w:rPr>
          <w:noProof/>
        </w:rPr>
        <w:t>251</w:t>
      </w:r>
      <w:r>
        <w:rPr>
          <w:noProof/>
        </w:rPr>
        <w:fldChar w:fldCharType="end"/>
      </w:r>
    </w:p>
    <w:p w14:paraId="26F32781" w14:textId="5DECFF9F" w:rsidR="00C340F8" w:rsidRDefault="00C340F8">
      <w:pPr>
        <w:pStyle w:val="TOC2"/>
        <w:rPr>
          <w:rFonts w:asciiTheme="minorHAnsi" w:eastAsiaTheme="minorEastAsia" w:hAnsiTheme="minorHAnsi" w:cstheme="minorBidi"/>
          <w:noProof/>
          <w:spacing w:val="0"/>
          <w:sz w:val="22"/>
          <w:szCs w:val="22"/>
          <w:lang w:val="en-US" w:eastAsia="en-US"/>
        </w:rPr>
      </w:pPr>
      <w:r>
        <w:rPr>
          <w:noProof/>
        </w:rPr>
        <w:t>E.15</w:t>
      </w:r>
      <w:r>
        <w:rPr>
          <w:rFonts w:asciiTheme="minorHAnsi" w:eastAsiaTheme="minorEastAsia" w:hAnsiTheme="minorHAnsi" w:cstheme="minorBidi"/>
          <w:noProof/>
          <w:spacing w:val="0"/>
          <w:sz w:val="22"/>
          <w:szCs w:val="22"/>
          <w:lang w:val="en-US" w:eastAsia="en-US"/>
        </w:rPr>
        <w:tab/>
      </w:r>
      <w:r>
        <w:rPr>
          <w:noProof/>
        </w:rPr>
        <w:t>How a material transfer is handled?</w:t>
      </w:r>
      <w:r>
        <w:rPr>
          <w:noProof/>
        </w:rPr>
        <w:tab/>
      </w:r>
      <w:r>
        <w:rPr>
          <w:noProof/>
        </w:rPr>
        <w:fldChar w:fldCharType="begin"/>
      </w:r>
      <w:r>
        <w:rPr>
          <w:noProof/>
        </w:rPr>
        <w:instrText xml:space="preserve"> PAGEREF _Toc478492274 \h </w:instrText>
      </w:r>
      <w:r>
        <w:rPr>
          <w:noProof/>
        </w:rPr>
      </w:r>
      <w:r>
        <w:rPr>
          <w:noProof/>
        </w:rPr>
        <w:fldChar w:fldCharType="separate"/>
      </w:r>
      <w:r>
        <w:rPr>
          <w:noProof/>
        </w:rPr>
        <w:t>252</w:t>
      </w:r>
      <w:r>
        <w:rPr>
          <w:noProof/>
        </w:rPr>
        <w:fldChar w:fldCharType="end"/>
      </w:r>
    </w:p>
    <w:p w14:paraId="593F3656" w14:textId="43EC3C1F" w:rsidR="00C340F8" w:rsidRDefault="00C340F8">
      <w:pPr>
        <w:pStyle w:val="TOC2"/>
        <w:rPr>
          <w:rFonts w:asciiTheme="minorHAnsi" w:eastAsiaTheme="minorEastAsia" w:hAnsiTheme="minorHAnsi" w:cstheme="minorBidi"/>
          <w:noProof/>
          <w:spacing w:val="0"/>
          <w:sz w:val="22"/>
          <w:szCs w:val="22"/>
          <w:lang w:val="en-US" w:eastAsia="en-US"/>
        </w:rPr>
      </w:pPr>
      <w:r>
        <w:rPr>
          <w:noProof/>
        </w:rPr>
        <w:t>E.16</w:t>
      </w:r>
      <w:r>
        <w:rPr>
          <w:rFonts w:asciiTheme="minorHAnsi" w:eastAsiaTheme="minorEastAsia" w:hAnsiTheme="minorHAnsi" w:cstheme="minorBidi"/>
          <w:noProof/>
          <w:spacing w:val="0"/>
          <w:sz w:val="22"/>
          <w:szCs w:val="22"/>
          <w:lang w:val="en-US" w:eastAsia="en-US"/>
        </w:rPr>
        <w:tab/>
      </w:r>
      <w:r>
        <w:rPr>
          <w:noProof/>
        </w:rPr>
        <w:t>How to extend the standard when properties cannot be used</w:t>
      </w:r>
      <w:r>
        <w:rPr>
          <w:noProof/>
        </w:rPr>
        <w:tab/>
      </w:r>
      <w:r>
        <w:rPr>
          <w:noProof/>
        </w:rPr>
        <w:fldChar w:fldCharType="begin"/>
      </w:r>
      <w:r>
        <w:rPr>
          <w:noProof/>
        </w:rPr>
        <w:instrText xml:space="preserve"> PAGEREF _Toc478492275 \h </w:instrText>
      </w:r>
      <w:r>
        <w:rPr>
          <w:noProof/>
        </w:rPr>
      </w:r>
      <w:r>
        <w:rPr>
          <w:noProof/>
        </w:rPr>
        <w:fldChar w:fldCharType="separate"/>
      </w:r>
      <w:r>
        <w:rPr>
          <w:noProof/>
        </w:rPr>
        <w:t>252</w:t>
      </w:r>
      <w:r>
        <w:rPr>
          <w:noProof/>
        </w:rPr>
        <w:fldChar w:fldCharType="end"/>
      </w:r>
    </w:p>
    <w:p w14:paraId="69145D1A" w14:textId="16BD56E2" w:rsidR="00C340F8" w:rsidRDefault="00C340F8">
      <w:pPr>
        <w:pStyle w:val="TOC2"/>
        <w:rPr>
          <w:rFonts w:asciiTheme="minorHAnsi" w:eastAsiaTheme="minorEastAsia" w:hAnsiTheme="minorHAnsi" w:cstheme="minorBidi"/>
          <w:noProof/>
          <w:spacing w:val="0"/>
          <w:sz w:val="22"/>
          <w:szCs w:val="22"/>
          <w:lang w:val="en-US" w:eastAsia="en-US"/>
        </w:rPr>
      </w:pPr>
      <w:r>
        <w:rPr>
          <w:noProof/>
        </w:rPr>
        <w:t>E.17</w:t>
      </w:r>
      <w:r>
        <w:rPr>
          <w:rFonts w:asciiTheme="minorHAnsi" w:eastAsiaTheme="minorEastAsia" w:hAnsiTheme="minorHAnsi" w:cstheme="minorBidi"/>
          <w:noProof/>
          <w:spacing w:val="0"/>
          <w:sz w:val="22"/>
          <w:szCs w:val="22"/>
          <w:lang w:val="en-US" w:eastAsia="en-US"/>
        </w:rPr>
        <w:tab/>
      </w:r>
      <w:r>
        <w:rPr>
          <w:noProof/>
        </w:rPr>
        <w:t>Modeling of tools</w:t>
      </w:r>
      <w:r>
        <w:rPr>
          <w:noProof/>
        </w:rPr>
        <w:tab/>
      </w:r>
      <w:r>
        <w:rPr>
          <w:noProof/>
        </w:rPr>
        <w:fldChar w:fldCharType="begin"/>
      </w:r>
      <w:r>
        <w:rPr>
          <w:noProof/>
        </w:rPr>
        <w:instrText xml:space="preserve"> PAGEREF _Toc478492276 \h </w:instrText>
      </w:r>
      <w:r>
        <w:rPr>
          <w:noProof/>
        </w:rPr>
      </w:r>
      <w:r>
        <w:rPr>
          <w:noProof/>
        </w:rPr>
        <w:fldChar w:fldCharType="separate"/>
      </w:r>
      <w:r>
        <w:rPr>
          <w:noProof/>
        </w:rPr>
        <w:t>252</w:t>
      </w:r>
      <w:r>
        <w:rPr>
          <w:noProof/>
        </w:rPr>
        <w:fldChar w:fldCharType="end"/>
      </w:r>
    </w:p>
    <w:p w14:paraId="4D44A2CF" w14:textId="219C9A15" w:rsidR="00C340F8" w:rsidRDefault="00C340F8">
      <w:pPr>
        <w:pStyle w:val="TOC2"/>
        <w:rPr>
          <w:rFonts w:asciiTheme="minorHAnsi" w:eastAsiaTheme="minorEastAsia" w:hAnsiTheme="minorHAnsi" w:cstheme="minorBidi"/>
          <w:noProof/>
          <w:spacing w:val="0"/>
          <w:sz w:val="22"/>
          <w:szCs w:val="22"/>
          <w:lang w:val="en-US" w:eastAsia="en-US"/>
        </w:rPr>
      </w:pPr>
      <w:r>
        <w:rPr>
          <w:noProof/>
        </w:rPr>
        <w:t>E.18</w:t>
      </w:r>
      <w:r>
        <w:rPr>
          <w:rFonts w:asciiTheme="minorHAnsi" w:eastAsiaTheme="minorEastAsia" w:hAnsiTheme="minorHAnsi" w:cstheme="minorBidi"/>
          <w:noProof/>
          <w:spacing w:val="0"/>
          <w:sz w:val="22"/>
          <w:szCs w:val="22"/>
          <w:lang w:val="en-US" w:eastAsia="en-US"/>
        </w:rPr>
        <w:tab/>
      </w:r>
      <w:r>
        <w:rPr>
          <w:noProof/>
        </w:rPr>
        <w:t>What is equipment and what is a physical asset?</w:t>
      </w:r>
      <w:r>
        <w:rPr>
          <w:noProof/>
        </w:rPr>
        <w:tab/>
      </w:r>
      <w:r>
        <w:rPr>
          <w:noProof/>
        </w:rPr>
        <w:fldChar w:fldCharType="begin"/>
      </w:r>
      <w:r>
        <w:rPr>
          <w:noProof/>
        </w:rPr>
        <w:instrText xml:space="preserve"> PAGEREF _Toc478492277 \h </w:instrText>
      </w:r>
      <w:r>
        <w:rPr>
          <w:noProof/>
        </w:rPr>
      </w:r>
      <w:r>
        <w:rPr>
          <w:noProof/>
        </w:rPr>
        <w:fldChar w:fldCharType="separate"/>
      </w:r>
      <w:r>
        <w:rPr>
          <w:noProof/>
        </w:rPr>
        <w:t>253</w:t>
      </w:r>
      <w:r>
        <w:rPr>
          <w:noProof/>
        </w:rPr>
        <w:fldChar w:fldCharType="end"/>
      </w:r>
    </w:p>
    <w:p w14:paraId="5D26BC69" w14:textId="135B8C79" w:rsidR="00C340F8" w:rsidRDefault="00C340F8">
      <w:pPr>
        <w:pStyle w:val="TOC2"/>
        <w:rPr>
          <w:rFonts w:asciiTheme="minorHAnsi" w:eastAsiaTheme="minorEastAsia" w:hAnsiTheme="minorHAnsi" w:cstheme="minorBidi"/>
          <w:noProof/>
          <w:spacing w:val="0"/>
          <w:sz w:val="22"/>
          <w:szCs w:val="22"/>
          <w:lang w:val="en-US" w:eastAsia="en-US"/>
        </w:rPr>
      </w:pPr>
      <w:r>
        <w:rPr>
          <w:noProof/>
        </w:rPr>
        <w:t>E.19</w:t>
      </w:r>
      <w:r>
        <w:rPr>
          <w:rFonts w:asciiTheme="minorHAnsi" w:eastAsiaTheme="minorEastAsia" w:hAnsiTheme="minorHAnsi" w:cstheme="minorBidi"/>
          <w:noProof/>
          <w:spacing w:val="0"/>
          <w:sz w:val="22"/>
          <w:szCs w:val="22"/>
          <w:lang w:val="en-US" w:eastAsia="en-US"/>
        </w:rPr>
        <w:tab/>
      </w:r>
      <w:r>
        <w:rPr>
          <w:noProof/>
        </w:rPr>
        <w:t>How should dependencies in the operations schedule and operations response be handled?</w:t>
      </w:r>
      <w:r>
        <w:rPr>
          <w:noProof/>
        </w:rPr>
        <w:tab/>
      </w:r>
      <w:r>
        <w:rPr>
          <w:noProof/>
        </w:rPr>
        <w:fldChar w:fldCharType="begin"/>
      </w:r>
      <w:r>
        <w:rPr>
          <w:noProof/>
        </w:rPr>
        <w:instrText xml:space="preserve"> PAGEREF _Toc478492278 \h </w:instrText>
      </w:r>
      <w:r>
        <w:rPr>
          <w:noProof/>
        </w:rPr>
      </w:r>
      <w:r>
        <w:rPr>
          <w:noProof/>
        </w:rPr>
        <w:fldChar w:fldCharType="separate"/>
      </w:r>
      <w:r>
        <w:rPr>
          <w:noProof/>
        </w:rPr>
        <w:t>253</w:t>
      </w:r>
      <w:r>
        <w:rPr>
          <w:noProof/>
        </w:rPr>
        <w:fldChar w:fldCharType="end"/>
      </w:r>
    </w:p>
    <w:p w14:paraId="3216E07C" w14:textId="098CE4F1" w:rsidR="00C340F8" w:rsidRDefault="00C340F8">
      <w:pPr>
        <w:pStyle w:val="TOC2"/>
        <w:rPr>
          <w:rFonts w:asciiTheme="minorHAnsi" w:eastAsiaTheme="minorEastAsia" w:hAnsiTheme="minorHAnsi" w:cstheme="minorBidi"/>
          <w:noProof/>
          <w:spacing w:val="0"/>
          <w:sz w:val="22"/>
          <w:szCs w:val="22"/>
          <w:lang w:val="en-US" w:eastAsia="en-US"/>
        </w:rPr>
      </w:pPr>
      <w:r>
        <w:rPr>
          <w:noProof/>
        </w:rPr>
        <w:t>E.20</w:t>
      </w:r>
      <w:r>
        <w:rPr>
          <w:rFonts w:asciiTheme="minorHAnsi" w:eastAsiaTheme="minorEastAsia" w:hAnsiTheme="minorHAnsi" w:cstheme="minorBidi"/>
          <w:noProof/>
          <w:spacing w:val="0"/>
          <w:sz w:val="22"/>
          <w:szCs w:val="22"/>
          <w:lang w:val="en-US" w:eastAsia="en-US"/>
        </w:rPr>
        <w:tab/>
      </w:r>
      <w:r>
        <w:rPr>
          <w:noProof/>
        </w:rPr>
        <w:t>How are “mixed” operations types used?</w:t>
      </w:r>
      <w:r>
        <w:rPr>
          <w:noProof/>
        </w:rPr>
        <w:tab/>
      </w:r>
      <w:r>
        <w:rPr>
          <w:noProof/>
        </w:rPr>
        <w:fldChar w:fldCharType="begin"/>
      </w:r>
      <w:r>
        <w:rPr>
          <w:noProof/>
        </w:rPr>
        <w:instrText xml:space="preserve"> PAGEREF _Toc478492279 \h </w:instrText>
      </w:r>
      <w:r>
        <w:rPr>
          <w:noProof/>
        </w:rPr>
      </w:r>
      <w:r>
        <w:rPr>
          <w:noProof/>
        </w:rPr>
        <w:fldChar w:fldCharType="separate"/>
      </w:r>
      <w:r>
        <w:rPr>
          <w:noProof/>
        </w:rPr>
        <w:t>254</w:t>
      </w:r>
      <w:r>
        <w:rPr>
          <w:noProof/>
        </w:rPr>
        <w:fldChar w:fldCharType="end"/>
      </w:r>
    </w:p>
    <w:p w14:paraId="32AED4CE" w14:textId="66E7CDEE" w:rsidR="00C340F8" w:rsidRDefault="00C340F8">
      <w:pPr>
        <w:pStyle w:val="TOC2"/>
        <w:rPr>
          <w:rFonts w:asciiTheme="minorHAnsi" w:eastAsiaTheme="minorEastAsia" w:hAnsiTheme="minorHAnsi" w:cstheme="minorBidi"/>
          <w:noProof/>
          <w:spacing w:val="0"/>
          <w:sz w:val="22"/>
          <w:szCs w:val="22"/>
          <w:lang w:val="en-US" w:eastAsia="en-US"/>
        </w:rPr>
      </w:pPr>
      <w:r>
        <w:rPr>
          <w:noProof/>
        </w:rPr>
        <w:t>E.21</w:t>
      </w:r>
      <w:r>
        <w:rPr>
          <w:rFonts w:asciiTheme="minorHAnsi" w:eastAsiaTheme="minorEastAsia" w:hAnsiTheme="minorHAnsi" w:cstheme="minorBidi"/>
          <w:noProof/>
          <w:spacing w:val="0"/>
          <w:sz w:val="22"/>
          <w:szCs w:val="22"/>
          <w:lang w:val="en-US" w:eastAsia="en-US"/>
        </w:rPr>
        <w:tab/>
      </w:r>
      <w:r>
        <w:rPr>
          <w:noProof/>
        </w:rPr>
        <w:t>What is the relationship between this standard and MESA’s B2MML?</w:t>
      </w:r>
      <w:r>
        <w:rPr>
          <w:noProof/>
        </w:rPr>
        <w:tab/>
      </w:r>
      <w:r>
        <w:rPr>
          <w:noProof/>
        </w:rPr>
        <w:fldChar w:fldCharType="begin"/>
      </w:r>
      <w:r>
        <w:rPr>
          <w:noProof/>
        </w:rPr>
        <w:instrText xml:space="preserve"> PAGEREF _Toc478492280 \h </w:instrText>
      </w:r>
      <w:r>
        <w:rPr>
          <w:noProof/>
        </w:rPr>
      </w:r>
      <w:r>
        <w:rPr>
          <w:noProof/>
        </w:rPr>
        <w:fldChar w:fldCharType="separate"/>
      </w:r>
      <w:r>
        <w:rPr>
          <w:noProof/>
        </w:rPr>
        <w:t>254</w:t>
      </w:r>
      <w:r>
        <w:rPr>
          <w:noProof/>
        </w:rPr>
        <w:fldChar w:fldCharType="end"/>
      </w:r>
    </w:p>
    <w:p w14:paraId="7826C1EB" w14:textId="1D4F338A" w:rsidR="00C340F8" w:rsidRDefault="00C340F8">
      <w:pPr>
        <w:pStyle w:val="TOC1"/>
        <w:rPr>
          <w:rFonts w:asciiTheme="minorHAnsi" w:eastAsiaTheme="minorEastAsia" w:hAnsiTheme="minorHAnsi" w:cstheme="minorBidi"/>
          <w:noProof/>
          <w:spacing w:val="0"/>
          <w:sz w:val="22"/>
          <w:szCs w:val="22"/>
          <w:lang w:val="en-US" w:eastAsia="en-US"/>
        </w:rPr>
      </w:pPr>
      <w:r w:rsidRPr="00562C83">
        <w:rPr>
          <w:noProof/>
          <w:lang w:val="en-US"/>
        </w:rPr>
        <w:t>Annex F (informative) Abstract information flows</w:t>
      </w:r>
      <w:r>
        <w:rPr>
          <w:noProof/>
        </w:rPr>
        <w:tab/>
      </w:r>
      <w:r>
        <w:rPr>
          <w:noProof/>
        </w:rPr>
        <w:fldChar w:fldCharType="begin"/>
      </w:r>
      <w:r>
        <w:rPr>
          <w:noProof/>
        </w:rPr>
        <w:instrText xml:space="preserve"> PAGEREF _Toc478492281 \h </w:instrText>
      </w:r>
      <w:r>
        <w:rPr>
          <w:noProof/>
        </w:rPr>
      </w:r>
      <w:r>
        <w:rPr>
          <w:noProof/>
        </w:rPr>
        <w:fldChar w:fldCharType="separate"/>
      </w:r>
      <w:r>
        <w:rPr>
          <w:noProof/>
        </w:rPr>
        <w:t>256</w:t>
      </w:r>
      <w:r>
        <w:rPr>
          <w:noProof/>
        </w:rPr>
        <w:fldChar w:fldCharType="end"/>
      </w:r>
    </w:p>
    <w:p w14:paraId="01EA4179" w14:textId="0523DB56" w:rsidR="00C340F8" w:rsidRDefault="00C340F8">
      <w:pPr>
        <w:pStyle w:val="TOC1"/>
        <w:rPr>
          <w:rFonts w:asciiTheme="minorHAnsi" w:eastAsiaTheme="minorEastAsia" w:hAnsiTheme="minorHAnsi" w:cstheme="minorBidi"/>
          <w:noProof/>
          <w:spacing w:val="0"/>
          <w:sz w:val="22"/>
          <w:szCs w:val="22"/>
          <w:lang w:val="en-US" w:eastAsia="en-US"/>
        </w:rPr>
      </w:pPr>
      <w:r w:rsidRPr="00562C83">
        <w:rPr>
          <w:noProof/>
          <w:lang w:val="en-US"/>
        </w:rPr>
        <w:t>Annex G (informative)Implementation models</w:t>
      </w:r>
      <w:r>
        <w:rPr>
          <w:noProof/>
        </w:rPr>
        <w:tab/>
      </w:r>
      <w:r>
        <w:rPr>
          <w:noProof/>
        </w:rPr>
        <w:fldChar w:fldCharType="begin"/>
      </w:r>
      <w:r>
        <w:rPr>
          <w:noProof/>
        </w:rPr>
        <w:instrText xml:space="preserve"> PAGEREF _Toc478492282 \h </w:instrText>
      </w:r>
      <w:r>
        <w:rPr>
          <w:noProof/>
        </w:rPr>
      </w:r>
      <w:r>
        <w:rPr>
          <w:noProof/>
        </w:rPr>
        <w:fldChar w:fldCharType="separate"/>
      </w:r>
      <w:r>
        <w:rPr>
          <w:noProof/>
        </w:rPr>
        <w:t>258</w:t>
      </w:r>
      <w:r>
        <w:rPr>
          <w:noProof/>
        </w:rPr>
        <w:fldChar w:fldCharType="end"/>
      </w:r>
    </w:p>
    <w:p w14:paraId="12DE5E0E" w14:textId="02879993" w:rsidR="00C340F8" w:rsidRDefault="00C340F8">
      <w:pPr>
        <w:pStyle w:val="TOC1"/>
        <w:rPr>
          <w:rFonts w:asciiTheme="minorHAnsi" w:eastAsiaTheme="minorEastAsia" w:hAnsiTheme="minorHAnsi" w:cstheme="minorBidi"/>
          <w:noProof/>
          <w:spacing w:val="0"/>
          <w:sz w:val="22"/>
          <w:szCs w:val="22"/>
          <w:lang w:val="en-US" w:eastAsia="en-US"/>
        </w:rPr>
      </w:pPr>
      <w:r w:rsidRPr="00562C83">
        <w:rPr>
          <w:noProof/>
          <w:lang w:val="en-US"/>
        </w:rPr>
        <w:t>Annex H (informative)  Abstract to implementation model examples</w:t>
      </w:r>
      <w:r>
        <w:rPr>
          <w:noProof/>
        </w:rPr>
        <w:tab/>
      </w:r>
      <w:r>
        <w:rPr>
          <w:noProof/>
        </w:rPr>
        <w:fldChar w:fldCharType="begin"/>
      </w:r>
      <w:r>
        <w:rPr>
          <w:noProof/>
        </w:rPr>
        <w:instrText xml:space="preserve"> PAGEREF _Toc478492283 \h </w:instrText>
      </w:r>
      <w:r>
        <w:rPr>
          <w:noProof/>
        </w:rPr>
      </w:r>
      <w:r>
        <w:rPr>
          <w:noProof/>
        </w:rPr>
        <w:fldChar w:fldCharType="separate"/>
      </w:r>
      <w:r>
        <w:rPr>
          <w:noProof/>
        </w:rPr>
        <w:t>260</w:t>
      </w:r>
      <w:r>
        <w:rPr>
          <w:noProof/>
        </w:rPr>
        <w:fldChar w:fldCharType="end"/>
      </w:r>
    </w:p>
    <w:p w14:paraId="77CB012C" w14:textId="0D21BF94" w:rsidR="00C340F8" w:rsidRDefault="00C340F8">
      <w:pPr>
        <w:pStyle w:val="TOC2"/>
        <w:rPr>
          <w:rFonts w:asciiTheme="minorHAnsi" w:eastAsiaTheme="minorEastAsia" w:hAnsiTheme="minorHAnsi" w:cstheme="minorBidi"/>
          <w:noProof/>
          <w:spacing w:val="0"/>
          <w:sz w:val="22"/>
          <w:szCs w:val="22"/>
          <w:lang w:val="en-US" w:eastAsia="en-US"/>
        </w:rPr>
      </w:pPr>
      <w:r>
        <w:rPr>
          <w:noProof/>
        </w:rPr>
        <w:t>H.1</w:t>
      </w:r>
      <w:r>
        <w:rPr>
          <w:rFonts w:asciiTheme="minorHAnsi" w:eastAsiaTheme="minorEastAsia" w:hAnsiTheme="minorHAnsi" w:cstheme="minorBidi"/>
          <w:noProof/>
          <w:spacing w:val="0"/>
          <w:sz w:val="22"/>
          <w:szCs w:val="22"/>
          <w:lang w:val="en-US" w:eastAsia="en-US"/>
        </w:rPr>
        <w:tab/>
      </w:r>
      <w:r>
        <w:rPr>
          <w:noProof/>
        </w:rPr>
        <w:t>Personnel abstract model</w:t>
      </w:r>
      <w:r>
        <w:rPr>
          <w:noProof/>
        </w:rPr>
        <w:tab/>
      </w:r>
      <w:r>
        <w:rPr>
          <w:noProof/>
        </w:rPr>
        <w:fldChar w:fldCharType="begin"/>
      </w:r>
      <w:r>
        <w:rPr>
          <w:noProof/>
        </w:rPr>
        <w:instrText xml:space="preserve"> PAGEREF _Toc478492284 \h </w:instrText>
      </w:r>
      <w:r>
        <w:rPr>
          <w:noProof/>
        </w:rPr>
      </w:r>
      <w:r>
        <w:rPr>
          <w:noProof/>
        </w:rPr>
        <w:fldChar w:fldCharType="separate"/>
      </w:r>
      <w:r>
        <w:rPr>
          <w:noProof/>
        </w:rPr>
        <w:t>260</w:t>
      </w:r>
      <w:r>
        <w:rPr>
          <w:noProof/>
        </w:rPr>
        <w:fldChar w:fldCharType="end"/>
      </w:r>
    </w:p>
    <w:p w14:paraId="41F8EDC5" w14:textId="3D4678FB" w:rsidR="00C340F8" w:rsidRDefault="00C340F8">
      <w:pPr>
        <w:pStyle w:val="TOC2"/>
        <w:rPr>
          <w:rFonts w:asciiTheme="minorHAnsi" w:eastAsiaTheme="minorEastAsia" w:hAnsiTheme="minorHAnsi" w:cstheme="minorBidi"/>
          <w:noProof/>
          <w:spacing w:val="0"/>
          <w:sz w:val="22"/>
          <w:szCs w:val="22"/>
          <w:lang w:val="en-US" w:eastAsia="en-US"/>
        </w:rPr>
      </w:pPr>
      <w:r>
        <w:rPr>
          <w:noProof/>
        </w:rPr>
        <w:t>H.2</w:t>
      </w:r>
      <w:r>
        <w:rPr>
          <w:rFonts w:asciiTheme="minorHAnsi" w:eastAsiaTheme="minorEastAsia" w:hAnsiTheme="minorHAnsi" w:cstheme="minorBidi"/>
          <w:noProof/>
          <w:spacing w:val="0"/>
          <w:sz w:val="22"/>
          <w:szCs w:val="22"/>
          <w:lang w:val="en-US" w:eastAsia="en-US"/>
        </w:rPr>
        <w:tab/>
      </w:r>
      <w:r>
        <w:rPr>
          <w:noProof/>
        </w:rPr>
        <w:t>MESA – B2MML (XSD) implementation model</w:t>
      </w:r>
      <w:r>
        <w:rPr>
          <w:noProof/>
        </w:rPr>
        <w:tab/>
      </w:r>
      <w:r>
        <w:rPr>
          <w:noProof/>
        </w:rPr>
        <w:fldChar w:fldCharType="begin"/>
      </w:r>
      <w:r>
        <w:rPr>
          <w:noProof/>
        </w:rPr>
        <w:instrText xml:space="preserve"> PAGEREF _Toc478492285 \h </w:instrText>
      </w:r>
      <w:r>
        <w:rPr>
          <w:noProof/>
        </w:rPr>
      </w:r>
      <w:r>
        <w:rPr>
          <w:noProof/>
        </w:rPr>
        <w:fldChar w:fldCharType="separate"/>
      </w:r>
      <w:r>
        <w:rPr>
          <w:noProof/>
        </w:rPr>
        <w:t>261</w:t>
      </w:r>
      <w:r>
        <w:rPr>
          <w:noProof/>
        </w:rPr>
        <w:fldChar w:fldCharType="end"/>
      </w:r>
    </w:p>
    <w:p w14:paraId="05C670EB" w14:textId="649FB8A4" w:rsidR="00C340F8" w:rsidRDefault="00C340F8">
      <w:pPr>
        <w:pStyle w:val="TOC2"/>
        <w:rPr>
          <w:rFonts w:asciiTheme="minorHAnsi" w:eastAsiaTheme="minorEastAsia" w:hAnsiTheme="minorHAnsi" w:cstheme="minorBidi"/>
          <w:noProof/>
          <w:spacing w:val="0"/>
          <w:sz w:val="22"/>
          <w:szCs w:val="22"/>
          <w:lang w:val="en-US" w:eastAsia="en-US"/>
        </w:rPr>
      </w:pPr>
      <w:r>
        <w:rPr>
          <w:noProof/>
        </w:rPr>
        <w:t>H.3</w:t>
      </w:r>
      <w:r>
        <w:rPr>
          <w:rFonts w:asciiTheme="minorHAnsi" w:eastAsiaTheme="minorEastAsia" w:hAnsiTheme="minorHAnsi" w:cstheme="minorBidi"/>
          <w:noProof/>
          <w:spacing w:val="0"/>
          <w:sz w:val="22"/>
          <w:szCs w:val="22"/>
          <w:lang w:val="en-US" w:eastAsia="en-US"/>
        </w:rPr>
        <w:tab/>
      </w:r>
      <w:r>
        <w:rPr>
          <w:noProof/>
        </w:rPr>
        <w:t>Simplified XSD implementation model</w:t>
      </w:r>
      <w:r>
        <w:rPr>
          <w:noProof/>
        </w:rPr>
        <w:tab/>
      </w:r>
      <w:r>
        <w:rPr>
          <w:noProof/>
        </w:rPr>
        <w:fldChar w:fldCharType="begin"/>
      </w:r>
      <w:r>
        <w:rPr>
          <w:noProof/>
        </w:rPr>
        <w:instrText xml:space="preserve"> PAGEREF _Toc478492286 \h </w:instrText>
      </w:r>
      <w:r>
        <w:rPr>
          <w:noProof/>
        </w:rPr>
      </w:r>
      <w:r>
        <w:rPr>
          <w:noProof/>
        </w:rPr>
        <w:fldChar w:fldCharType="separate"/>
      </w:r>
      <w:r>
        <w:rPr>
          <w:noProof/>
        </w:rPr>
        <w:t>262</w:t>
      </w:r>
      <w:r>
        <w:rPr>
          <w:noProof/>
        </w:rPr>
        <w:fldChar w:fldCharType="end"/>
      </w:r>
    </w:p>
    <w:p w14:paraId="28E68C63" w14:textId="17323A2B" w:rsidR="00C340F8" w:rsidRDefault="00C340F8">
      <w:pPr>
        <w:pStyle w:val="TOC2"/>
        <w:rPr>
          <w:rFonts w:asciiTheme="minorHAnsi" w:eastAsiaTheme="minorEastAsia" w:hAnsiTheme="minorHAnsi" w:cstheme="minorBidi"/>
          <w:noProof/>
          <w:spacing w:val="0"/>
          <w:sz w:val="22"/>
          <w:szCs w:val="22"/>
          <w:lang w:val="en-US" w:eastAsia="en-US"/>
        </w:rPr>
      </w:pPr>
      <w:r>
        <w:rPr>
          <w:noProof/>
        </w:rPr>
        <w:t>H.4</w:t>
      </w:r>
      <w:r>
        <w:rPr>
          <w:rFonts w:asciiTheme="minorHAnsi" w:eastAsiaTheme="minorEastAsia" w:hAnsiTheme="minorHAnsi" w:cstheme="minorBidi"/>
          <w:noProof/>
          <w:spacing w:val="0"/>
          <w:sz w:val="22"/>
          <w:szCs w:val="22"/>
          <w:lang w:val="en-US" w:eastAsia="en-US"/>
        </w:rPr>
        <w:tab/>
      </w:r>
      <w:r>
        <w:rPr>
          <w:noProof/>
        </w:rPr>
        <w:t>Object Management Group (OMG) – Interface Definition Language (IDL) – Common Data Representation (CDR) implementation model</w:t>
      </w:r>
      <w:r>
        <w:rPr>
          <w:noProof/>
        </w:rPr>
        <w:tab/>
      </w:r>
      <w:r>
        <w:rPr>
          <w:noProof/>
        </w:rPr>
        <w:fldChar w:fldCharType="begin"/>
      </w:r>
      <w:r>
        <w:rPr>
          <w:noProof/>
        </w:rPr>
        <w:instrText xml:space="preserve"> PAGEREF _Toc478492287 \h </w:instrText>
      </w:r>
      <w:r>
        <w:rPr>
          <w:noProof/>
        </w:rPr>
      </w:r>
      <w:r>
        <w:rPr>
          <w:noProof/>
        </w:rPr>
        <w:fldChar w:fldCharType="separate"/>
      </w:r>
      <w:r>
        <w:rPr>
          <w:noProof/>
        </w:rPr>
        <w:t>262</w:t>
      </w:r>
      <w:r>
        <w:rPr>
          <w:noProof/>
        </w:rPr>
        <w:fldChar w:fldCharType="end"/>
      </w:r>
    </w:p>
    <w:p w14:paraId="2FA48177" w14:textId="6190B1CC" w:rsidR="00C340F8" w:rsidRDefault="00C340F8">
      <w:pPr>
        <w:pStyle w:val="TOC2"/>
        <w:rPr>
          <w:rFonts w:asciiTheme="minorHAnsi" w:eastAsiaTheme="minorEastAsia" w:hAnsiTheme="minorHAnsi" w:cstheme="minorBidi"/>
          <w:noProof/>
          <w:spacing w:val="0"/>
          <w:sz w:val="22"/>
          <w:szCs w:val="22"/>
          <w:lang w:val="en-US" w:eastAsia="en-US"/>
        </w:rPr>
      </w:pPr>
      <w:r>
        <w:rPr>
          <w:noProof/>
        </w:rPr>
        <w:t>H.5</w:t>
      </w:r>
      <w:r>
        <w:rPr>
          <w:rFonts w:asciiTheme="minorHAnsi" w:eastAsiaTheme="minorEastAsia" w:hAnsiTheme="minorHAnsi" w:cstheme="minorBidi"/>
          <w:noProof/>
          <w:spacing w:val="0"/>
          <w:sz w:val="22"/>
          <w:szCs w:val="22"/>
          <w:lang w:val="en-US" w:eastAsia="en-US"/>
        </w:rPr>
        <w:tab/>
      </w:r>
      <w:r>
        <w:rPr>
          <w:noProof/>
        </w:rPr>
        <w:t>OPC Unified Architecture (UA) implementation model</w:t>
      </w:r>
      <w:r>
        <w:rPr>
          <w:noProof/>
        </w:rPr>
        <w:tab/>
      </w:r>
      <w:r>
        <w:rPr>
          <w:noProof/>
        </w:rPr>
        <w:fldChar w:fldCharType="begin"/>
      </w:r>
      <w:r>
        <w:rPr>
          <w:noProof/>
        </w:rPr>
        <w:instrText xml:space="preserve"> PAGEREF _Toc478492288 \h </w:instrText>
      </w:r>
      <w:r>
        <w:rPr>
          <w:noProof/>
        </w:rPr>
      </w:r>
      <w:r>
        <w:rPr>
          <w:noProof/>
        </w:rPr>
        <w:fldChar w:fldCharType="separate"/>
      </w:r>
      <w:r>
        <w:rPr>
          <w:noProof/>
        </w:rPr>
        <w:t>263</w:t>
      </w:r>
      <w:r>
        <w:rPr>
          <w:noProof/>
        </w:rPr>
        <w:fldChar w:fldCharType="end"/>
      </w:r>
    </w:p>
    <w:p w14:paraId="5507815B" w14:textId="5FC1D807" w:rsidR="00C340F8" w:rsidRDefault="00C340F8">
      <w:pPr>
        <w:pStyle w:val="TOC2"/>
        <w:rPr>
          <w:rFonts w:asciiTheme="minorHAnsi" w:eastAsiaTheme="minorEastAsia" w:hAnsiTheme="minorHAnsi" w:cstheme="minorBidi"/>
          <w:noProof/>
          <w:spacing w:val="0"/>
          <w:sz w:val="22"/>
          <w:szCs w:val="22"/>
          <w:lang w:val="en-US" w:eastAsia="en-US"/>
        </w:rPr>
      </w:pPr>
      <w:r>
        <w:rPr>
          <w:noProof/>
        </w:rPr>
        <w:t>H.6</w:t>
      </w:r>
      <w:r>
        <w:rPr>
          <w:rFonts w:asciiTheme="minorHAnsi" w:eastAsiaTheme="minorEastAsia" w:hAnsiTheme="minorHAnsi" w:cstheme="minorBidi"/>
          <w:noProof/>
          <w:spacing w:val="0"/>
          <w:sz w:val="22"/>
          <w:szCs w:val="22"/>
          <w:lang w:val="en-US" w:eastAsia="en-US"/>
        </w:rPr>
        <w:tab/>
      </w:r>
      <w:r>
        <w:rPr>
          <w:noProof/>
        </w:rPr>
        <w:t>Organization for the Advancement of Structured Information Standards (OASIS) – Advanced Message Queuing Protocol (AMQP) implementation model</w:t>
      </w:r>
      <w:r>
        <w:rPr>
          <w:noProof/>
        </w:rPr>
        <w:tab/>
      </w:r>
      <w:r>
        <w:rPr>
          <w:noProof/>
        </w:rPr>
        <w:fldChar w:fldCharType="begin"/>
      </w:r>
      <w:r>
        <w:rPr>
          <w:noProof/>
        </w:rPr>
        <w:instrText xml:space="preserve"> PAGEREF _Toc478492289 \h </w:instrText>
      </w:r>
      <w:r>
        <w:rPr>
          <w:noProof/>
        </w:rPr>
      </w:r>
      <w:r>
        <w:rPr>
          <w:noProof/>
        </w:rPr>
        <w:fldChar w:fldCharType="separate"/>
      </w:r>
      <w:r>
        <w:rPr>
          <w:noProof/>
        </w:rPr>
        <w:t>263</w:t>
      </w:r>
      <w:r>
        <w:rPr>
          <w:noProof/>
        </w:rPr>
        <w:fldChar w:fldCharType="end"/>
      </w:r>
    </w:p>
    <w:p w14:paraId="1BFA52B5" w14:textId="5D7F4794" w:rsidR="00C340F8" w:rsidRDefault="00C340F8">
      <w:pPr>
        <w:pStyle w:val="TOC2"/>
        <w:rPr>
          <w:rFonts w:asciiTheme="minorHAnsi" w:eastAsiaTheme="minorEastAsia" w:hAnsiTheme="minorHAnsi" w:cstheme="minorBidi"/>
          <w:noProof/>
          <w:spacing w:val="0"/>
          <w:sz w:val="22"/>
          <w:szCs w:val="22"/>
          <w:lang w:val="en-US" w:eastAsia="en-US"/>
        </w:rPr>
      </w:pPr>
      <w:r>
        <w:rPr>
          <w:noProof/>
        </w:rPr>
        <w:t>H.7</w:t>
      </w:r>
      <w:r>
        <w:rPr>
          <w:rFonts w:asciiTheme="minorHAnsi" w:eastAsiaTheme="minorEastAsia" w:hAnsiTheme="minorHAnsi" w:cstheme="minorBidi"/>
          <w:noProof/>
          <w:spacing w:val="0"/>
          <w:sz w:val="22"/>
          <w:szCs w:val="22"/>
          <w:lang w:val="en-US" w:eastAsia="en-US"/>
        </w:rPr>
        <w:tab/>
      </w:r>
      <w:r>
        <w:rPr>
          <w:noProof/>
        </w:rPr>
        <w:t>Flat buffers –  Interactive Data Language (IDL) implementation model</w:t>
      </w:r>
      <w:r>
        <w:rPr>
          <w:noProof/>
        </w:rPr>
        <w:tab/>
      </w:r>
      <w:r>
        <w:rPr>
          <w:noProof/>
        </w:rPr>
        <w:fldChar w:fldCharType="begin"/>
      </w:r>
      <w:r>
        <w:rPr>
          <w:noProof/>
        </w:rPr>
        <w:instrText xml:space="preserve"> PAGEREF _Toc478492290 \h </w:instrText>
      </w:r>
      <w:r>
        <w:rPr>
          <w:noProof/>
        </w:rPr>
      </w:r>
      <w:r>
        <w:rPr>
          <w:noProof/>
        </w:rPr>
        <w:fldChar w:fldCharType="separate"/>
      </w:r>
      <w:r>
        <w:rPr>
          <w:noProof/>
        </w:rPr>
        <w:t>263</w:t>
      </w:r>
      <w:r>
        <w:rPr>
          <w:noProof/>
        </w:rPr>
        <w:fldChar w:fldCharType="end"/>
      </w:r>
    </w:p>
    <w:p w14:paraId="6D43AAA4" w14:textId="7699712A" w:rsidR="00C340F8" w:rsidRDefault="00C340F8">
      <w:pPr>
        <w:pStyle w:val="TOC2"/>
        <w:rPr>
          <w:rFonts w:asciiTheme="minorHAnsi" w:eastAsiaTheme="minorEastAsia" w:hAnsiTheme="minorHAnsi" w:cstheme="minorBidi"/>
          <w:noProof/>
          <w:spacing w:val="0"/>
          <w:sz w:val="22"/>
          <w:szCs w:val="22"/>
          <w:lang w:val="en-US" w:eastAsia="en-US"/>
        </w:rPr>
      </w:pPr>
      <w:r>
        <w:rPr>
          <w:noProof/>
        </w:rPr>
        <w:t>H.8</w:t>
      </w:r>
      <w:r>
        <w:rPr>
          <w:rFonts w:asciiTheme="minorHAnsi" w:eastAsiaTheme="minorEastAsia" w:hAnsiTheme="minorHAnsi" w:cstheme="minorBidi"/>
          <w:noProof/>
          <w:spacing w:val="0"/>
          <w:sz w:val="22"/>
          <w:szCs w:val="22"/>
          <w:lang w:val="en-US" w:eastAsia="en-US"/>
        </w:rPr>
        <w:tab/>
      </w:r>
      <w:r>
        <w:rPr>
          <w:noProof/>
        </w:rPr>
        <w:t>Internet Engineering Task Force (IETF) – JavaScript Object Notation (JSON) – Schema implementation model</w:t>
      </w:r>
      <w:r>
        <w:rPr>
          <w:noProof/>
        </w:rPr>
        <w:tab/>
      </w:r>
      <w:r>
        <w:rPr>
          <w:noProof/>
        </w:rPr>
        <w:fldChar w:fldCharType="begin"/>
      </w:r>
      <w:r>
        <w:rPr>
          <w:noProof/>
        </w:rPr>
        <w:instrText xml:space="preserve"> PAGEREF _Toc478492291 \h </w:instrText>
      </w:r>
      <w:r>
        <w:rPr>
          <w:noProof/>
        </w:rPr>
      </w:r>
      <w:r>
        <w:rPr>
          <w:noProof/>
        </w:rPr>
        <w:fldChar w:fldCharType="separate"/>
      </w:r>
      <w:r>
        <w:rPr>
          <w:noProof/>
        </w:rPr>
        <w:t>264</w:t>
      </w:r>
      <w:r>
        <w:rPr>
          <w:noProof/>
        </w:rPr>
        <w:fldChar w:fldCharType="end"/>
      </w:r>
    </w:p>
    <w:p w14:paraId="57F63AF4" w14:textId="63A74242" w:rsidR="00C340F8" w:rsidRDefault="00C340F8">
      <w:pPr>
        <w:pStyle w:val="TOC2"/>
        <w:rPr>
          <w:rFonts w:asciiTheme="minorHAnsi" w:eastAsiaTheme="minorEastAsia" w:hAnsiTheme="minorHAnsi" w:cstheme="minorBidi"/>
          <w:noProof/>
          <w:spacing w:val="0"/>
          <w:sz w:val="22"/>
          <w:szCs w:val="22"/>
          <w:lang w:val="en-US" w:eastAsia="en-US"/>
        </w:rPr>
      </w:pPr>
      <w:r>
        <w:rPr>
          <w:noProof/>
        </w:rPr>
        <w:lastRenderedPageBreak/>
        <w:t>H.9</w:t>
      </w:r>
      <w:r>
        <w:rPr>
          <w:rFonts w:asciiTheme="minorHAnsi" w:eastAsiaTheme="minorEastAsia" w:hAnsiTheme="minorHAnsi" w:cstheme="minorBidi"/>
          <w:noProof/>
          <w:spacing w:val="0"/>
          <w:sz w:val="22"/>
          <w:szCs w:val="22"/>
          <w:lang w:val="en-US" w:eastAsia="en-US"/>
        </w:rPr>
        <w:tab/>
      </w:r>
      <w:r>
        <w:rPr>
          <w:noProof/>
        </w:rPr>
        <w:t>Open Source Robotics Foundation (OSRF), Robot Operating System (ROS) message description specifications (MDS)</w:t>
      </w:r>
      <w:r>
        <w:rPr>
          <w:noProof/>
        </w:rPr>
        <w:tab/>
      </w:r>
      <w:r>
        <w:rPr>
          <w:noProof/>
        </w:rPr>
        <w:fldChar w:fldCharType="begin"/>
      </w:r>
      <w:r>
        <w:rPr>
          <w:noProof/>
        </w:rPr>
        <w:instrText xml:space="preserve"> PAGEREF _Toc478492292 \h </w:instrText>
      </w:r>
      <w:r>
        <w:rPr>
          <w:noProof/>
        </w:rPr>
      </w:r>
      <w:r>
        <w:rPr>
          <w:noProof/>
        </w:rPr>
        <w:fldChar w:fldCharType="separate"/>
      </w:r>
      <w:r>
        <w:rPr>
          <w:noProof/>
        </w:rPr>
        <w:t>264</w:t>
      </w:r>
      <w:r>
        <w:rPr>
          <w:noProof/>
        </w:rPr>
        <w:fldChar w:fldCharType="end"/>
      </w:r>
    </w:p>
    <w:p w14:paraId="1C4099B4" w14:textId="2637BE66" w:rsidR="00C340F8" w:rsidRDefault="00C340F8">
      <w:pPr>
        <w:pStyle w:val="TOC2"/>
        <w:rPr>
          <w:rFonts w:asciiTheme="minorHAnsi" w:eastAsiaTheme="minorEastAsia" w:hAnsiTheme="minorHAnsi" w:cstheme="minorBidi"/>
          <w:noProof/>
          <w:spacing w:val="0"/>
          <w:sz w:val="22"/>
          <w:szCs w:val="22"/>
          <w:lang w:val="en-US" w:eastAsia="en-US"/>
        </w:rPr>
      </w:pPr>
      <w:r>
        <w:rPr>
          <w:noProof/>
        </w:rPr>
        <w:t>H.10</w:t>
      </w:r>
      <w:r>
        <w:rPr>
          <w:rFonts w:asciiTheme="minorHAnsi" w:eastAsiaTheme="minorEastAsia" w:hAnsiTheme="minorHAnsi" w:cstheme="minorBidi"/>
          <w:noProof/>
          <w:spacing w:val="0"/>
          <w:sz w:val="22"/>
          <w:szCs w:val="22"/>
          <w:lang w:val="en-US" w:eastAsia="en-US"/>
        </w:rPr>
        <w:tab/>
      </w:r>
      <w:r>
        <w:rPr>
          <w:noProof/>
        </w:rPr>
        <w:t>OASIS - MQ Telemetry Transport (MQTT)</w:t>
      </w:r>
      <w:r>
        <w:rPr>
          <w:noProof/>
        </w:rPr>
        <w:tab/>
      </w:r>
      <w:r>
        <w:rPr>
          <w:noProof/>
        </w:rPr>
        <w:fldChar w:fldCharType="begin"/>
      </w:r>
      <w:r>
        <w:rPr>
          <w:noProof/>
        </w:rPr>
        <w:instrText xml:space="preserve"> PAGEREF _Toc478492293 \h </w:instrText>
      </w:r>
      <w:r>
        <w:rPr>
          <w:noProof/>
        </w:rPr>
      </w:r>
      <w:r>
        <w:rPr>
          <w:noProof/>
        </w:rPr>
        <w:fldChar w:fldCharType="separate"/>
      </w:r>
      <w:r>
        <w:rPr>
          <w:noProof/>
        </w:rPr>
        <w:t>265</w:t>
      </w:r>
      <w:r>
        <w:rPr>
          <w:noProof/>
        </w:rPr>
        <w:fldChar w:fldCharType="end"/>
      </w:r>
    </w:p>
    <w:p w14:paraId="755559EA" w14:textId="2AC2ABBC" w:rsidR="00C340F8" w:rsidRDefault="00C340F8">
      <w:pPr>
        <w:pStyle w:val="TOC2"/>
        <w:rPr>
          <w:rFonts w:asciiTheme="minorHAnsi" w:eastAsiaTheme="minorEastAsia" w:hAnsiTheme="minorHAnsi" w:cstheme="minorBidi"/>
          <w:noProof/>
          <w:spacing w:val="0"/>
          <w:sz w:val="22"/>
          <w:szCs w:val="22"/>
          <w:lang w:val="en-US" w:eastAsia="en-US"/>
        </w:rPr>
      </w:pPr>
      <w:r>
        <w:rPr>
          <w:noProof/>
        </w:rPr>
        <w:t>H.11</w:t>
      </w:r>
      <w:r>
        <w:rPr>
          <w:rFonts w:asciiTheme="minorHAnsi" w:eastAsiaTheme="minorEastAsia" w:hAnsiTheme="minorHAnsi" w:cstheme="minorBidi"/>
          <w:noProof/>
          <w:spacing w:val="0"/>
          <w:sz w:val="22"/>
          <w:szCs w:val="22"/>
          <w:lang w:val="en-US" w:eastAsia="en-US"/>
        </w:rPr>
        <w:tab/>
      </w:r>
      <w:r w:rsidRPr="00562C83">
        <w:rPr>
          <w:noProof/>
          <w:lang w:val="en-US"/>
        </w:rPr>
        <w:t>World Wide Web Consortium (W3C) Resource Description Framework (RDF) schema</w:t>
      </w:r>
      <w:r>
        <w:rPr>
          <w:noProof/>
        </w:rPr>
        <w:tab/>
      </w:r>
      <w:r>
        <w:rPr>
          <w:noProof/>
        </w:rPr>
        <w:fldChar w:fldCharType="begin"/>
      </w:r>
      <w:r>
        <w:rPr>
          <w:noProof/>
        </w:rPr>
        <w:instrText xml:space="preserve"> PAGEREF _Toc478492294 \h </w:instrText>
      </w:r>
      <w:r>
        <w:rPr>
          <w:noProof/>
        </w:rPr>
      </w:r>
      <w:r>
        <w:rPr>
          <w:noProof/>
        </w:rPr>
        <w:fldChar w:fldCharType="separate"/>
      </w:r>
      <w:r>
        <w:rPr>
          <w:noProof/>
        </w:rPr>
        <w:t>265</w:t>
      </w:r>
      <w:r>
        <w:rPr>
          <w:noProof/>
        </w:rPr>
        <w:fldChar w:fldCharType="end"/>
      </w:r>
    </w:p>
    <w:p w14:paraId="666769CE" w14:textId="33BFF19E" w:rsidR="00C340F8" w:rsidRDefault="00C340F8">
      <w:pPr>
        <w:pStyle w:val="TOC2"/>
        <w:rPr>
          <w:rFonts w:asciiTheme="minorHAnsi" w:eastAsiaTheme="minorEastAsia" w:hAnsiTheme="minorHAnsi" w:cstheme="minorBidi"/>
          <w:noProof/>
          <w:spacing w:val="0"/>
          <w:sz w:val="22"/>
          <w:szCs w:val="22"/>
          <w:lang w:val="en-US" w:eastAsia="en-US"/>
        </w:rPr>
      </w:pPr>
      <w:r>
        <w:rPr>
          <w:noProof/>
        </w:rPr>
        <w:t>H.12</w:t>
      </w:r>
      <w:r>
        <w:rPr>
          <w:rFonts w:asciiTheme="minorHAnsi" w:eastAsiaTheme="minorEastAsia" w:hAnsiTheme="minorHAnsi" w:cstheme="minorBidi"/>
          <w:noProof/>
          <w:spacing w:val="0"/>
          <w:sz w:val="22"/>
          <w:szCs w:val="22"/>
          <w:lang w:val="en-US" w:eastAsia="en-US"/>
        </w:rPr>
        <w:tab/>
      </w:r>
      <w:r>
        <w:rPr>
          <w:noProof/>
        </w:rPr>
        <w:t>SQL database model</w:t>
      </w:r>
      <w:r>
        <w:rPr>
          <w:noProof/>
        </w:rPr>
        <w:tab/>
      </w:r>
      <w:r>
        <w:rPr>
          <w:noProof/>
        </w:rPr>
        <w:fldChar w:fldCharType="begin"/>
      </w:r>
      <w:r>
        <w:rPr>
          <w:noProof/>
        </w:rPr>
        <w:instrText xml:space="preserve"> PAGEREF _Toc478492295 \h </w:instrText>
      </w:r>
      <w:r>
        <w:rPr>
          <w:noProof/>
        </w:rPr>
      </w:r>
      <w:r>
        <w:rPr>
          <w:noProof/>
        </w:rPr>
        <w:fldChar w:fldCharType="separate"/>
      </w:r>
      <w:r>
        <w:rPr>
          <w:noProof/>
        </w:rPr>
        <w:t>265</w:t>
      </w:r>
      <w:r>
        <w:rPr>
          <w:noProof/>
        </w:rPr>
        <w:fldChar w:fldCharType="end"/>
      </w:r>
    </w:p>
    <w:p w14:paraId="2852F128" w14:textId="1BFCF2D4" w:rsidR="00C340F8" w:rsidRDefault="00C340F8">
      <w:pPr>
        <w:pStyle w:val="TOC1"/>
        <w:rPr>
          <w:rFonts w:asciiTheme="minorHAnsi" w:eastAsiaTheme="minorEastAsia" w:hAnsiTheme="minorHAnsi" w:cstheme="minorBidi"/>
          <w:noProof/>
          <w:spacing w:val="0"/>
          <w:sz w:val="22"/>
          <w:szCs w:val="22"/>
          <w:lang w:val="en-US" w:eastAsia="en-US"/>
        </w:rPr>
      </w:pPr>
      <w:r w:rsidRPr="00562C83">
        <w:rPr>
          <w:noProof/>
          <w:lang w:val="en-US"/>
        </w:rPr>
        <w:t>Annex I (informative) Test Examples</w:t>
      </w:r>
      <w:r>
        <w:rPr>
          <w:noProof/>
        </w:rPr>
        <w:tab/>
      </w:r>
      <w:r>
        <w:rPr>
          <w:noProof/>
        </w:rPr>
        <w:fldChar w:fldCharType="begin"/>
      </w:r>
      <w:r>
        <w:rPr>
          <w:noProof/>
        </w:rPr>
        <w:instrText xml:space="preserve"> PAGEREF _Toc478492296 \h </w:instrText>
      </w:r>
      <w:r>
        <w:rPr>
          <w:noProof/>
        </w:rPr>
      </w:r>
      <w:r>
        <w:rPr>
          <w:noProof/>
        </w:rPr>
        <w:fldChar w:fldCharType="separate"/>
      </w:r>
      <w:r>
        <w:rPr>
          <w:noProof/>
        </w:rPr>
        <w:t>266</w:t>
      </w:r>
      <w:r>
        <w:rPr>
          <w:noProof/>
        </w:rPr>
        <w:fldChar w:fldCharType="end"/>
      </w:r>
    </w:p>
    <w:p w14:paraId="10FA65E6" w14:textId="5231B812" w:rsidR="00C340F8" w:rsidRDefault="00C340F8">
      <w:pPr>
        <w:pStyle w:val="TOC2"/>
        <w:rPr>
          <w:rFonts w:asciiTheme="minorHAnsi" w:eastAsiaTheme="minorEastAsia" w:hAnsiTheme="minorHAnsi" w:cstheme="minorBidi"/>
          <w:noProof/>
          <w:spacing w:val="0"/>
          <w:sz w:val="22"/>
          <w:szCs w:val="22"/>
          <w:lang w:val="en-US" w:eastAsia="en-US"/>
        </w:rPr>
      </w:pPr>
      <w:r w:rsidRPr="00562C83">
        <w:rPr>
          <w:noProof/>
          <w:lang w:val="en-US"/>
        </w:rPr>
        <w:t>I.1</w:t>
      </w:r>
      <w:r>
        <w:rPr>
          <w:rFonts w:asciiTheme="minorHAnsi" w:eastAsiaTheme="minorEastAsia" w:hAnsiTheme="minorHAnsi" w:cstheme="minorBidi"/>
          <w:noProof/>
          <w:spacing w:val="0"/>
          <w:sz w:val="22"/>
          <w:szCs w:val="22"/>
          <w:lang w:val="en-US" w:eastAsia="en-US"/>
        </w:rPr>
        <w:tab/>
      </w:r>
      <w:r w:rsidRPr="00562C83">
        <w:rPr>
          <w:noProof/>
          <w:lang w:val="en-US"/>
        </w:rPr>
        <w:t>Personnel model – qualification test specification examples</w:t>
      </w:r>
      <w:r>
        <w:rPr>
          <w:noProof/>
        </w:rPr>
        <w:tab/>
      </w:r>
      <w:r>
        <w:rPr>
          <w:noProof/>
        </w:rPr>
        <w:fldChar w:fldCharType="begin"/>
      </w:r>
      <w:r>
        <w:rPr>
          <w:noProof/>
        </w:rPr>
        <w:instrText xml:space="preserve"> PAGEREF _Toc478492297 \h </w:instrText>
      </w:r>
      <w:r>
        <w:rPr>
          <w:noProof/>
        </w:rPr>
      </w:r>
      <w:r>
        <w:rPr>
          <w:noProof/>
        </w:rPr>
        <w:fldChar w:fldCharType="separate"/>
      </w:r>
      <w:r>
        <w:rPr>
          <w:noProof/>
        </w:rPr>
        <w:t>266</w:t>
      </w:r>
      <w:r>
        <w:rPr>
          <w:noProof/>
        </w:rPr>
        <w:fldChar w:fldCharType="end"/>
      </w:r>
    </w:p>
    <w:p w14:paraId="7123DE47" w14:textId="3788EE54" w:rsidR="00C340F8" w:rsidRDefault="00C340F8">
      <w:pPr>
        <w:pStyle w:val="TOC2"/>
        <w:rPr>
          <w:rFonts w:asciiTheme="minorHAnsi" w:eastAsiaTheme="minorEastAsia" w:hAnsiTheme="minorHAnsi" w:cstheme="minorBidi"/>
          <w:noProof/>
          <w:spacing w:val="0"/>
          <w:sz w:val="22"/>
          <w:szCs w:val="22"/>
          <w:lang w:val="en-US" w:eastAsia="en-US"/>
        </w:rPr>
      </w:pPr>
      <w:r w:rsidRPr="00562C83">
        <w:rPr>
          <w:noProof/>
          <w:lang w:val="en-US"/>
        </w:rPr>
        <w:t>I.2</w:t>
      </w:r>
      <w:r>
        <w:rPr>
          <w:rFonts w:asciiTheme="minorHAnsi" w:eastAsiaTheme="minorEastAsia" w:hAnsiTheme="minorHAnsi" w:cstheme="minorBidi"/>
          <w:noProof/>
          <w:spacing w:val="0"/>
          <w:sz w:val="22"/>
          <w:szCs w:val="22"/>
          <w:lang w:val="en-US" w:eastAsia="en-US"/>
        </w:rPr>
        <w:tab/>
      </w:r>
      <w:r w:rsidRPr="00562C83">
        <w:rPr>
          <w:noProof/>
          <w:lang w:val="en-US"/>
        </w:rPr>
        <w:t>Role based equipment model – equipment capability test specification examples</w:t>
      </w:r>
      <w:r>
        <w:rPr>
          <w:noProof/>
        </w:rPr>
        <w:tab/>
      </w:r>
      <w:r>
        <w:rPr>
          <w:noProof/>
        </w:rPr>
        <w:fldChar w:fldCharType="begin"/>
      </w:r>
      <w:r>
        <w:rPr>
          <w:noProof/>
        </w:rPr>
        <w:instrText xml:space="preserve"> PAGEREF _Toc478492298 \h </w:instrText>
      </w:r>
      <w:r>
        <w:rPr>
          <w:noProof/>
        </w:rPr>
      </w:r>
      <w:r>
        <w:rPr>
          <w:noProof/>
        </w:rPr>
        <w:fldChar w:fldCharType="separate"/>
      </w:r>
      <w:r>
        <w:rPr>
          <w:noProof/>
        </w:rPr>
        <w:t>266</w:t>
      </w:r>
      <w:r>
        <w:rPr>
          <w:noProof/>
        </w:rPr>
        <w:fldChar w:fldCharType="end"/>
      </w:r>
    </w:p>
    <w:p w14:paraId="08132CB4" w14:textId="68F8E9AC" w:rsidR="00C340F8" w:rsidRDefault="00C340F8">
      <w:pPr>
        <w:pStyle w:val="TOC2"/>
        <w:rPr>
          <w:rFonts w:asciiTheme="minorHAnsi" w:eastAsiaTheme="minorEastAsia" w:hAnsiTheme="minorHAnsi" w:cstheme="minorBidi"/>
          <w:noProof/>
          <w:spacing w:val="0"/>
          <w:sz w:val="22"/>
          <w:szCs w:val="22"/>
          <w:lang w:val="en-US" w:eastAsia="en-US"/>
        </w:rPr>
      </w:pPr>
      <w:r w:rsidRPr="00562C83">
        <w:rPr>
          <w:noProof/>
          <w:lang w:val="en-US"/>
        </w:rPr>
        <w:t>I.3</w:t>
      </w:r>
      <w:r>
        <w:rPr>
          <w:rFonts w:asciiTheme="minorHAnsi" w:eastAsiaTheme="minorEastAsia" w:hAnsiTheme="minorHAnsi" w:cstheme="minorBidi"/>
          <w:noProof/>
          <w:spacing w:val="0"/>
          <w:sz w:val="22"/>
          <w:szCs w:val="22"/>
          <w:lang w:val="en-US" w:eastAsia="en-US"/>
        </w:rPr>
        <w:tab/>
      </w:r>
      <w:r w:rsidRPr="00562C83">
        <w:rPr>
          <w:noProof/>
          <w:lang w:val="en-US"/>
        </w:rPr>
        <w:t>Physical asset model – physical asset capability test specification examples</w:t>
      </w:r>
      <w:r>
        <w:rPr>
          <w:noProof/>
        </w:rPr>
        <w:tab/>
      </w:r>
      <w:r>
        <w:rPr>
          <w:noProof/>
        </w:rPr>
        <w:fldChar w:fldCharType="begin"/>
      </w:r>
      <w:r>
        <w:rPr>
          <w:noProof/>
        </w:rPr>
        <w:instrText xml:space="preserve"> PAGEREF _Toc478492299 \h </w:instrText>
      </w:r>
      <w:r>
        <w:rPr>
          <w:noProof/>
        </w:rPr>
      </w:r>
      <w:r>
        <w:rPr>
          <w:noProof/>
        </w:rPr>
        <w:fldChar w:fldCharType="separate"/>
      </w:r>
      <w:r>
        <w:rPr>
          <w:noProof/>
        </w:rPr>
        <w:t>266</w:t>
      </w:r>
      <w:r>
        <w:rPr>
          <w:noProof/>
        </w:rPr>
        <w:fldChar w:fldCharType="end"/>
      </w:r>
    </w:p>
    <w:p w14:paraId="62A69FE0" w14:textId="46C00ECC" w:rsidR="00C340F8" w:rsidRDefault="00C340F8">
      <w:pPr>
        <w:pStyle w:val="TOC2"/>
        <w:rPr>
          <w:rFonts w:asciiTheme="minorHAnsi" w:eastAsiaTheme="minorEastAsia" w:hAnsiTheme="minorHAnsi" w:cstheme="minorBidi"/>
          <w:noProof/>
          <w:spacing w:val="0"/>
          <w:sz w:val="22"/>
          <w:szCs w:val="22"/>
          <w:lang w:val="en-US" w:eastAsia="en-US"/>
        </w:rPr>
      </w:pPr>
      <w:r w:rsidRPr="00562C83">
        <w:rPr>
          <w:noProof/>
          <w:lang w:val="en-US"/>
        </w:rPr>
        <w:t>I.4</w:t>
      </w:r>
      <w:r>
        <w:rPr>
          <w:rFonts w:asciiTheme="minorHAnsi" w:eastAsiaTheme="minorEastAsia" w:hAnsiTheme="minorHAnsi" w:cstheme="minorBidi"/>
          <w:noProof/>
          <w:spacing w:val="0"/>
          <w:sz w:val="22"/>
          <w:szCs w:val="22"/>
          <w:lang w:val="en-US" w:eastAsia="en-US"/>
        </w:rPr>
        <w:tab/>
      </w:r>
      <w:r w:rsidRPr="00562C83">
        <w:rPr>
          <w:noProof/>
          <w:lang w:val="en-US"/>
        </w:rPr>
        <w:t>Material model – material test specification examples</w:t>
      </w:r>
      <w:r>
        <w:rPr>
          <w:noProof/>
        </w:rPr>
        <w:tab/>
      </w:r>
      <w:r>
        <w:rPr>
          <w:noProof/>
        </w:rPr>
        <w:fldChar w:fldCharType="begin"/>
      </w:r>
      <w:r>
        <w:rPr>
          <w:noProof/>
        </w:rPr>
        <w:instrText xml:space="preserve"> PAGEREF _Toc478492300 \h </w:instrText>
      </w:r>
      <w:r>
        <w:rPr>
          <w:noProof/>
        </w:rPr>
      </w:r>
      <w:r>
        <w:rPr>
          <w:noProof/>
        </w:rPr>
        <w:fldChar w:fldCharType="separate"/>
      </w:r>
      <w:r>
        <w:rPr>
          <w:noProof/>
        </w:rPr>
        <w:t>266</w:t>
      </w:r>
      <w:r>
        <w:rPr>
          <w:noProof/>
        </w:rPr>
        <w:fldChar w:fldCharType="end"/>
      </w:r>
    </w:p>
    <w:p w14:paraId="2D502DD7" w14:textId="3A321661" w:rsidR="00C340F8" w:rsidRDefault="00C340F8">
      <w:pPr>
        <w:pStyle w:val="TOC1"/>
        <w:rPr>
          <w:rFonts w:asciiTheme="minorHAnsi" w:eastAsiaTheme="minorEastAsia" w:hAnsiTheme="minorHAnsi" w:cstheme="minorBidi"/>
          <w:noProof/>
          <w:spacing w:val="0"/>
          <w:sz w:val="22"/>
          <w:szCs w:val="22"/>
          <w:lang w:val="en-US" w:eastAsia="en-US"/>
        </w:rPr>
      </w:pPr>
      <w:r w:rsidRPr="00562C83">
        <w:rPr>
          <w:noProof/>
          <w:lang w:val="en-US"/>
        </w:rPr>
        <w:t>Bibliography</w:t>
      </w:r>
      <w:r>
        <w:rPr>
          <w:noProof/>
        </w:rPr>
        <w:tab/>
      </w:r>
      <w:r>
        <w:rPr>
          <w:noProof/>
        </w:rPr>
        <w:fldChar w:fldCharType="begin"/>
      </w:r>
      <w:r>
        <w:rPr>
          <w:noProof/>
        </w:rPr>
        <w:instrText xml:space="preserve"> PAGEREF _Toc478492301 \h </w:instrText>
      </w:r>
      <w:r>
        <w:rPr>
          <w:noProof/>
        </w:rPr>
      </w:r>
      <w:r>
        <w:rPr>
          <w:noProof/>
        </w:rPr>
        <w:fldChar w:fldCharType="separate"/>
      </w:r>
      <w:r>
        <w:rPr>
          <w:noProof/>
        </w:rPr>
        <w:t>268</w:t>
      </w:r>
      <w:r>
        <w:rPr>
          <w:noProof/>
        </w:rPr>
        <w:fldChar w:fldCharType="end"/>
      </w:r>
    </w:p>
    <w:p w14:paraId="54541477" w14:textId="27393F6F" w:rsidR="00EF1131" w:rsidRDefault="00EF1131" w:rsidP="00EF1131">
      <w:pPr>
        <w:pStyle w:val="TOC1"/>
      </w:pPr>
      <w:r>
        <w:fldChar w:fldCharType="end"/>
      </w:r>
    </w:p>
    <w:p w14:paraId="436C394D" w14:textId="77777777" w:rsidR="00B85156" w:rsidRDefault="00EF1131" w:rsidP="00936BA9">
      <w:pPr>
        <w:pStyle w:val="HEADINGNonumber"/>
      </w:pPr>
      <w:r>
        <w:t>Tables</w:t>
      </w:r>
    </w:p>
    <w:p w14:paraId="1A81CD49" w14:textId="0B765F0B" w:rsidR="00C340F8" w:rsidRDefault="00EF1131">
      <w:pPr>
        <w:pStyle w:val="TableofFigures"/>
        <w:rPr>
          <w:rFonts w:asciiTheme="minorHAnsi" w:eastAsiaTheme="minorEastAsia" w:hAnsiTheme="minorHAnsi" w:cstheme="minorBidi"/>
          <w:noProof/>
          <w:spacing w:val="0"/>
          <w:sz w:val="22"/>
          <w:szCs w:val="22"/>
          <w:lang w:val="en-US" w:eastAsia="en-US"/>
        </w:rPr>
      </w:pPr>
      <w:r>
        <w:fldChar w:fldCharType="begin"/>
      </w:r>
      <w:r>
        <w:instrText xml:space="preserve"> TOC \t "TABLE-title" \c </w:instrText>
      </w:r>
      <w:r>
        <w:fldChar w:fldCharType="separate"/>
      </w:r>
      <w:r w:rsidR="00C340F8" w:rsidRPr="00BC2F48">
        <w:rPr>
          <w:noProof/>
          <w:lang w:val="en-US"/>
        </w:rPr>
        <w:t>Table 1 – UML notation used</w:t>
      </w:r>
      <w:r w:rsidR="00C340F8">
        <w:rPr>
          <w:noProof/>
        </w:rPr>
        <w:tab/>
      </w:r>
      <w:r w:rsidR="00C340F8">
        <w:rPr>
          <w:noProof/>
        </w:rPr>
        <w:fldChar w:fldCharType="begin"/>
      </w:r>
      <w:r w:rsidR="00C340F8">
        <w:rPr>
          <w:noProof/>
        </w:rPr>
        <w:instrText xml:space="preserve"> PAGEREF _Toc478492302 \h </w:instrText>
      </w:r>
      <w:r w:rsidR="00C340F8">
        <w:rPr>
          <w:noProof/>
        </w:rPr>
      </w:r>
      <w:r w:rsidR="00C340F8">
        <w:rPr>
          <w:noProof/>
        </w:rPr>
        <w:fldChar w:fldCharType="separate"/>
      </w:r>
      <w:r w:rsidR="00C340F8">
        <w:rPr>
          <w:noProof/>
        </w:rPr>
        <w:t>23</w:t>
      </w:r>
      <w:r w:rsidR="00C340F8">
        <w:rPr>
          <w:noProof/>
        </w:rPr>
        <w:fldChar w:fldCharType="end"/>
      </w:r>
    </w:p>
    <w:p w14:paraId="00AD3BE8" w14:textId="5E7759F1"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2</w:t>
      </w:r>
      <w:r w:rsidRPr="00BC2F48">
        <w:rPr>
          <w:noProof/>
          <w:lang w:val="en-US"/>
        </w:rPr>
        <w:t xml:space="preserve"> – Example: Relationship table for an information model, Personnel model relationships</w:t>
      </w:r>
      <w:r>
        <w:rPr>
          <w:noProof/>
        </w:rPr>
        <w:tab/>
      </w:r>
      <w:r>
        <w:rPr>
          <w:noProof/>
        </w:rPr>
        <w:fldChar w:fldCharType="begin"/>
      </w:r>
      <w:r>
        <w:rPr>
          <w:noProof/>
        </w:rPr>
        <w:instrText xml:space="preserve"> PAGEREF _Toc478492303 \h </w:instrText>
      </w:r>
      <w:r>
        <w:rPr>
          <w:noProof/>
        </w:rPr>
      </w:r>
      <w:r>
        <w:rPr>
          <w:noProof/>
        </w:rPr>
        <w:fldChar w:fldCharType="separate"/>
      </w:r>
      <w:r>
        <w:rPr>
          <w:noProof/>
        </w:rPr>
        <w:t>28</w:t>
      </w:r>
      <w:r>
        <w:rPr>
          <w:noProof/>
        </w:rPr>
        <w:fldChar w:fldCharType="end"/>
      </w:r>
    </w:p>
    <w:p w14:paraId="10DFEEF7" w14:textId="6B490FAA"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3</w:t>
      </w:r>
      <w:r w:rsidRPr="00BC2F48">
        <w:rPr>
          <w:noProof/>
          <w:lang w:val="en-US"/>
        </w:rPr>
        <w:t xml:space="preserve"> – Example: Relationship role table, Personnel class relationship roles</w:t>
      </w:r>
      <w:r>
        <w:rPr>
          <w:noProof/>
        </w:rPr>
        <w:tab/>
      </w:r>
      <w:r>
        <w:rPr>
          <w:noProof/>
        </w:rPr>
        <w:fldChar w:fldCharType="begin"/>
      </w:r>
      <w:r>
        <w:rPr>
          <w:noProof/>
        </w:rPr>
        <w:instrText xml:space="preserve"> PAGEREF _Toc478492304 \h </w:instrText>
      </w:r>
      <w:r>
        <w:rPr>
          <w:noProof/>
        </w:rPr>
      </w:r>
      <w:r>
        <w:rPr>
          <w:noProof/>
        </w:rPr>
        <w:fldChar w:fldCharType="separate"/>
      </w:r>
      <w:r>
        <w:rPr>
          <w:noProof/>
        </w:rPr>
        <w:t>28</w:t>
      </w:r>
      <w:r>
        <w:rPr>
          <w:noProof/>
        </w:rPr>
        <w:fldChar w:fldCharType="end"/>
      </w:r>
    </w:p>
    <w:p w14:paraId="79DF33FC" w14:textId="66ADFC08"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4 – Example: Object attribute table</w:t>
      </w:r>
      <w:r>
        <w:rPr>
          <w:noProof/>
        </w:rPr>
        <w:tab/>
      </w:r>
      <w:r>
        <w:rPr>
          <w:noProof/>
        </w:rPr>
        <w:fldChar w:fldCharType="begin"/>
      </w:r>
      <w:r>
        <w:rPr>
          <w:noProof/>
        </w:rPr>
        <w:instrText xml:space="preserve"> PAGEREF _Toc478492305 \h </w:instrText>
      </w:r>
      <w:r>
        <w:rPr>
          <w:noProof/>
        </w:rPr>
      </w:r>
      <w:r>
        <w:rPr>
          <w:noProof/>
        </w:rPr>
        <w:fldChar w:fldCharType="separate"/>
      </w:r>
      <w:r>
        <w:rPr>
          <w:noProof/>
        </w:rPr>
        <w:t>29</w:t>
      </w:r>
      <w:r>
        <w:rPr>
          <w:noProof/>
        </w:rPr>
        <w:fldChar w:fldCharType="end"/>
      </w:r>
    </w:p>
    <w:p w14:paraId="02DA4BBA" w14:textId="76608CF3"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5</w:t>
      </w:r>
      <w:r w:rsidRPr="00BC2F48">
        <w:rPr>
          <w:noProof/>
          <w:lang w:val="en-US"/>
        </w:rPr>
        <w:t xml:space="preserve"> – Detailed UML model relationships in </w:t>
      </w:r>
      <w:r>
        <w:rPr>
          <w:noProof/>
        </w:rPr>
        <w:t>Figure 4</w:t>
      </w:r>
      <w:r>
        <w:rPr>
          <w:noProof/>
        </w:rPr>
        <w:tab/>
      </w:r>
      <w:r>
        <w:rPr>
          <w:noProof/>
        </w:rPr>
        <w:fldChar w:fldCharType="begin"/>
      </w:r>
      <w:r>
        <w:rPr>
          <w:noProof/>
        </w:rPr>
        <w:instrText xml:space="preserve"> PAGEREF _Toc478492306 \h </w:instrText>
      </w:r>
      <w:r>
        <w:rPr>
          <w:noProof/>
        </w:rPr>
      </w:r>
      <w:r>
        <w:rPr>
          <w:noProof/>
        </w:rPr>
        <w:fldChar w:fldCharType="separate"/>
      </w:r>
      <w:r>
        <w:rPr>
          <w:noProof/>
        </w:rPr>
        <w:t>31</w:t>
      </w:r>
      <w:r>
        <w:rPr>
          <w:noProof/>
        </w:rPr>
        <w:fldChar w:fldCharType="end"/>
      </w:r>
    </w:p>
    <w:p w14:paraId="0B97D7BE" w14:textId="0476F8E2"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6</w:t>
      </w:r>
      <w:r w:rsidRPr="00BC2F48">
        <w:rPr>
          <w:noProof/>
          <w:lang w:val="en-US"/>
        </w:rPr>
        <w:t xml:space="preserve"> – Four possible cross-model relationships for a </w:t>
      </w:r>
      <w:r w:rsidRPr="00BC2F48">
        <w:rPr>
          <w:i/>
          <w:noProof/>
          <w:lang w:val="en-US"/>
        </w:rPr>
        <w:t>resource task</w:t>
      </w:r>
      <w:r w:rsidRPr="00BC2F48">
        <w:rPr>
          <w:noProof/>
          <w:lang w:val="en-US"/>
        </w:rPr>
        <w:t xml:space="preserve"> instance</w:t>
      </w:r>
      <w:r>
        <w:rPr>
          <w:noProof/>
        </w:rPr>
        <w:tab/>
      </w:r>
      <w:r>
        <w:rPr>
          <w:noProof/>
        </w:rPr>
        <w:fldChar w:fldCharType="begin"/>
      </w:r>
      <w:r>
        <w:rPr>
          <w:noProof/>
        </w:rPr>
        <w:instrText xml:space="preserve"> PAGEREF _Toc478492307 \h </w:instrText>
      </w:r>
      <w:r>
        <w:rPr>
          <w:noProof/>
        </w:rPr>
      </w:r>
      <w:r>
        <w:rPr>
          <w:noProof/>
        </w:rPr>
        <w:fldChar w:fldCharType="separate"/>
      </w:r>
      <w:r>
        <w:rPr>
          <w:noProof/>
        </w:rPr>
        <w:t>31</w:t>
      </w:r>
      <w:r>
        <w:rPr>
          <w:noProof/>
        </w:rPr>
        <w:fldChar w:fldCharType="end"/>
      </w:r>
    </w:p>
    <w:p w14:paraId="5B3C5E34" w14:textId="17AD1B46"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7</w:t>
      </w:r>
      <w:r w:rsidRPr="00BC2F48">
        <w:rPr>
          <w:noProof/>
          <w:lang w:val="en-US"/>
        </w:rPr>
        <w:t xml:space="preserve"> – List of ISA-95 models and their permitted resource object instances in cross-model relationships to resource models</w:t>
      </w:r>
      <w:r>
        <w:rPr>
          <w:noProof/>
        </w:rPr>
        <w:tab/>
      </w:r>
      <w:r>
        <w:rPr>
          <w:noProof/>
        </w:rPr>
        <w:fldChar w:fldCharType="begin"/>
      </w:r>
      <w:r>
        <w:rPr>
          <w:noProof/>
        </w:rPr>
        <w:instrText xml:space="preserve"> PAGEREF _Toc478492308 \h </w:instrText>
      </w:r>
      <w:r>
        <w:rPr>
          <w:noProof/>
        </w:rPr>
      </w:r>
      <w:r>
        <w:rPr>
          <w:noProof/>
        </w:rPr>
        <w:fldChar w:fldCharType="separate"/>
      </w:r>
      <w:r>
        <w:rPr>
          <w:noProof/>
        </w:rPr>
        <w:t>31</w:t>
      </w:r>
      <w:r>
        <w:rPr>
          <w:noProof/>
        </w:rPr>
        <w:fldChar w:fldCharType="end"/>
      </w:r>
    </w:p>
    <w:p w14:paraId="35F6DAFB" w14:textId="56CC96ED"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 xml:space="preserve">Table 8 – Resource task cross-model </w:t>
      </w:r>
      <w:r w:rsidRPr="00BC2F48">
        <w:rPr>
          <w:noProof/>
          <w:lang w:val="en-US"/>
        </w:rPr>
        <w:t>relationship roles</w:t>
      </w:r>
      <w:r>
        <w:rPr>
          <w:noProof/>
        </w:rPr>
        <w:tab/>
      </w:r>
      <w:r>
        <w:rPr>
          <w:noProof/>
        </w:rPr>
        <w:fldChar w:fldCharType="begin"/>
      </w:r>
      <w:r>
        <w:rPr>
          <w:noProof/>
        </w:rPr>
        <w:instrText xml:space="preserve"> PAGEREF _Toc478492309 \h </w:instrText>
      </w:r>
      <w:r>
        <w:rPr>
          <w:noProof/>
        </w:rPr>
      </w:r>
      <w:r>
        <w:rPr>
          <w:noProof/>
        </w:rPr>
        <w:fldChar w:fldCharType="separate"/>
      </w:r>
      <w:r>
        <w:rPr>
          <w:noProof/>
        </w:rPr>
        <w:t>32</w:t>
      </w:r>
      <w:r>
        <w:rPr>
          <w:noProof/>
        </w:rPr>
        <w:fldChar w:fldCharType="end"/>
      </w:r>
    </w:p>
    <w:p w14:paraId="5A3BA187" w14:textId="0DEB8384"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9 – Resource task property cross-model relationship roles</w:t>
      </w:r>
      <w:r>
        <w:rPr>
          <w:noProof/>
        </w:rPr>
        <w:tab/>
      </w:r>
      <w:r>
        <w:rPr>
          <w:noProof/>
        </w:rPr>
        <w:fldChar w:fldCharType="begin"/>
      </w:r>
      <w:r>
        <w:rPr>
          <w:noProof/>
        </w:rPr>
        <w:instrText xml:space="preserve"> PAGEREF _Toc478492310 \h </w:instrText>
      </w:r>
      <w:r>
        <w:rPr>
          <w:noProof/>
        </w:rPr>
      </w:r>
      <w:r>
        <w:rPr>
          <w:noProof/>
        </w:rPr>
        <w:fldChar w:fldCharType="separate"/>
      </w:r>
      <w:r>
        <w:rPr>
          <w:noProof/>
        </w:rPr>
        <w:t>33</w:t>
      </w:r>
      <w:r>
        <w:rPr>
          <w:noProof/>
        </w:rPr>
        <w:fldChar w:fldCharType="end"/>
      </w:r>
    </w:p>
    <w:p w14:paraId="3CB0A9C9" w14:textId="0F613690"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10 – Resource group cross-model relationship roles</w:t>
      </w:r>
      <w:r>
        <w:rPr>
          <w:noProof/>
        </w:rPr>
        <w:tab/>
      </w:r>
      <w:r>
        <w:rPr>
          <w:noProof/>
        </w:rPr>
        <w:fldChar w:fldCharType="begin"/>
      </w:r>
      <w:r>
        <w:rPr>
          <w:noProof/>
        </w:rPr>
        <w:instrText xml:space="preserve"> PAGEREF _Toc478492311 \h </w:instrText>
      </w:r>
      <w:r>
        <w:rPr>
          <w:noProof/>
        </w:rPr>
      </w:r>
      <w:r>
        <w:rPr>
          <w:noProof/>
        </w:rPr>
        <w:fldChar w:fldCharType="separate"/>
      </w:r>
      <w:r>
        <w:rPr>
          <w:noProof/>
        </w:rPr>
        <w:t>33</w:t>
      </w:r>
      <w:r>
        <w:rPr>
          <w:noProof/>
        </w:rPr>
        <w:fldChar w:fldCharType="end"/>
      </w:r>
    </w:p>
    <w:p w14:paraId="606E5384" w14:textId="3B9D1DFD"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11 – Resource group property cross-model relationship roles</w:t>
      </w:r>
      <w:r>
        <w:rPr>
          <w:noProof/>
        </w:rPr>
        <w:tab/>
      </w:r>
      <w:r>
        <w:rPr>
          <w:noProof/>
        </w:rPr>
        <w:fldChar w:fldCharType="begin"/>
      </w:r>
      <w:r>
        <w:rPr>
          <w:noProof/>
        </w:rPr>
        <w:instrText xml:space="preserve"> PAGEREF _Toc478492312 \h </w:instrText>
      </w:r>
      <w:r>
        <w:rPr>
          <w:noProof/>
        </w:rPr>
      </w:r>
      <w:r>
        <w:rPr>
          <w:noProof/>
        </w:rPr>
        <w:fldChar w:fldCharType="separate"/>
      </w:r>
      <w:r>
        <w:rPr>
          <w:noProof/>
        </w:rPr>
        <w:t>34</w:t>
      </w:r>
      <w:r>
        <w:rPr>
          <w:noProof/>
        </w:rPr>
        <w:fldChar w:fldCharType="end"/>
      </w:r>
    </w:p>
    <w:p w14:paraId="0386E472" w14:textId="2DBA4C27"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12  – Resource cross-model relationship roles</w:t>
      </w:r>
      <w:r>
        <w:rPr>
          <w:noProof/>
        </w:rPr>
        <w:tab/>
      </w:r>
      <w:r>
        <w:rPr>
          <w:noProof/>
        </w:rPr>
        <w:fldChar w:fldCharType="begin"/>
      </w:r>
      <w:r>
        <w:rPr>
          <w:noProof/>
        </w:rPr>
        <w:instrText xml:space="preserve"> PAGEREF _Toc478492313 \h </w:instrText>
      </w:r>
      <w:r>
        <w:rPr>
          <w:noProof/>
        </w:rPr>
      </w:r>
      <w:r>
        <w:rPr>
          <w:noProof/>
        </w:rPr>
        <w:fldChar w:fldCharType="separate"/>
      </w:r>
      <w:r>
        <w:rPr>
          <w:noProof/>
        </w:rPr>
        <w:t>34</w:t>
      </w:r>
      <w:r>
        <w:rPr>
          <w:noProof/>
        </w:rPr>
        <w:fldChar w:fldCharType="end"/>
      </w:r>
    </w:p>
    <w:p w14:paraId="68F695B2" w14:textId="09A209F2"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13  – Resource property cross-model relationship roles</w:t>
      </w:r>
      <w:r>
        <w:rPr>
          <w:noProof/>
        </w:rPr>
        <w:tab/>
      </w:r>
      <w:r>
        <w:rPr>
          <w:noProof/>
        </w:rPr>
        <w:fldChar w:fldCharType="begin"/>
      </w:r>
      <w:r>
        <w:rPr>
          <w:noProof/>
        </w:rPr>
        <w:instrText xml:space="preserve"> PAGEREF _Toc478492314 \h </w:instrText>
      </w:r>
      <w:r>
        <w:rPr>
          <w:noProof/>
        </w:rPr>
      </w:r>
      <w:r>
        <w:rPr>
          <w:noProof/>
        </w:rPr>
        <w:fldChar w:fldCharType="separate"/>
      </w:r>
      <w:r>
        <w:rPr>
          <w:noProof/>
        </w:rPr>
        <w:t>34</w:t>
      </w:r>
      <w:r>
        <w:rPr>
          <w:noProof/>
        </w:rPr>
        <w:fldChar w:fldCharType="end"/>
      </w:r>
    </w:p>
    <w:p w14:paraId="56D9B4EA" w14:textId="6BE947D9"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 xml:space="preserve">Table 14 – </w:t>
      </w:r>
      <w:r>
        <w:rPr>
          <w:noProof/>
        </w:rPr>
        <w:t>Commonly</w:t>
      </w:r>
      <w:r w:rsidRPr="00BC2F48">
        <w:rPr>
          <w:noProof/>
          <w:lang w:val="en-US"/>
        </w:rPr>
        <w:t xml:space="preserve"> used CCTS types for exchange</w:t>
      </w:r>
      <w:r>
        <w:rPr>
          <w:noProof/>
        </w:rPr>
        <w:tab/>
      </w:r>
      <w:r>
        <w:rPr>
          <w:noProof/>
        </w:rPr>
        <w:fldChar w:fldCharType="begin"/>
      </w:r>
      <w:r>
        <w:rPr>
          <w:noProof/>
        </w:rPr>
        <w:instrText xml:space="preserve"> PAGEREF _Toc478492315 \h </w:instrText>
      </w:r>
      <w:r>
        <w:rPr>
          <w:noProof/>
        </w:rPr>
      </w:r>
      <w:r>
        <w:rPr>
          <w:noProof/>
        </w:rPr>
        <w:fldChar w:fldCharType="separate"/>
      </w:r>
      <w:r>
        <w:rPr>
          <w:noProof/>
        </w:rPr>
        <w:t>37</w:t>
      </w:r>
      <w:r>
        <w:rPr>
          <w:noProof/>
        </w:rPr>
        <w:fldChar w:fldCharType="end"/>
      </w:r>
    </w:p>
    <w:p w14:paraId="78FE5A62" w14:textId="052DAA1A"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15</w:t>
      </w:r>
      <w:r w:rsidRPr="00BC2F48">
        <w:rPr>
          <w:noProof/>
          <w:lang w:val="en-US"/>
        </w:rPr>
        <w:t xml:space="preserve"> – Hierarchy scope attributes</w:t>
      </w:r>
      <w:r>
        <w:rPr>
          <w:noProof/>
        </w:rPr>
        <w:tab/>
      </w:r>
      <w:r>
        <w:rPr>
          <w:noProof/>
        </w:rPr>
        <w:fldChar w:fldCharType="begin"/>
      </w:r>
      <w:r>
        <w:rPr>
          <w:noProof/>
        </w:rPr>
        <w:instrText xml:space="preserve"> PAGEREF _Toc478492316 \h </w:instrText>
      </w:r>
      <w:r>
        <w:rPr>
          <w:noProof/>
        </w:rPr>
      </w:r>
      <w:r>
        <w:rPr>
          <w:noProof/>
        </w:rPr>
        <w:fldChar w:fldCharType="separate"/>
      </w:r>
      <w:r>
        <w:rPr>
          <w:noProof/>
        </w:rPr>
        <w:t>41</w:t>
      </w:r>
      <w:r>
        <w:rPr>
          <w:noProof/>
        </w:rPr>
        <w:fldChar w:fldCharType="end"/>
      </w:r>
    </w:p>
    <w:p w14:paraId="50DE5896" w14:textId="4C371D0F"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 xml:space="preserve">Table 16 </w:t>
      </w:r>
      <w:r w:rsidRPr="00BC2F48">
        <w:rPr>
          <w:noProof/>
          <w:lang w:val="en-US"/>
        </w:rPr>
        <w:t>– Attributes of spatial definition</w:t>
      </w:r>
      <w:r>
        <w:rPr>
          <w:noProof/>
        </w:rPr>
        <w:tab/>
      </w:r>
      <w:r>
        <w:rPr>
          <w:noProof/>
        </w:rPr>
        <w:fldChar w:fldCharType="begin"/>
      </w:r>
      <w:r>
        <w:rPr>
          <w:noProof/>
        </w:rPr>
        <w:instrText xml:space="preserve"> PAGEREF _Toc478492317 \h </w:instrText>
      </w:r>
      <w:r>
        <w:rPr>
          <w:noProof/>
        </w:rPr>
      </w:r>
      <w:r>
        <w:rPr>
          <w:noProof/>
        </w:rPr>
        <w:fldChar w:fldCharType="separate"/>
      </w:r>
      <w:r>
        <w:rPr>
          <w:noProof/>
        </w:rPr>
        <w:t>41</w:t>
      </w:r>
      <w:r>
        <w:rPr>
          <w:noProof/>
        </w:rPr>
        <w:fldChar w:fldCharType="end"/>
      </w:r>
    </w:p>
    <w:p w14:paraId="7CF95D69" w14:textId="14D9FA63"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17  – Operational location model relationships</w:t>
      </w:r>
      <w:r>
        <w:rPr>
          <w:noProof/>
        </w:rPr>
        <w:tab/>
      </w:r>
      <w:r>
        <w:rPr>
          <w:noProof/>
        </w:rPr>
        <w:fldChar w:fldCharType="begin"/>
      </w:r>
      <w:r>
        <w:rPr>
          <w:noProof/>
        </w:rPr>
        <w:instrText xml:space="preserve"> PAGEREF _Toc478492318 \h </w:instrText>
      </w:r>
      <w:r>
        <w:rPr>
          <w:noProof/>
        </w:rPr>
      </w:r>
      <w:r>
        <w:rPr>
          <w:noProof/>
        </w:rPr>
        <w:fldChar w:fldCharType="separate"/>
      </w:r>
      <w:r>
        <w:rPr>
          <w:noProof/>
        </w:rPr>
        <w:t>44</w:t>
      </w:r>
      <w:r>
        <w:rPr>
          <w:noProof/>
        </w:rPr>
        <w:fldChar w:fldCharType="end"/>
      </w:r>
    </w:p>
    <w:p w14:paraId="05818D11" w14:textId="25ED8596"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18 – Operational location class relationship roles</w:t>
      </w:r>
      <w:r>
        <w:rPr>
          <w:noProof/>
        </w:rPr>
        <w:tab/>
      </w:r>
      <w:r>
        <w:rPr>
          <w:noProof/>
        </w:rPr>
        <w:fldChar w:fldCharType="begin"/>
      </w:r>
      <w:r>
        <w:rPr>
          <w:noProof/>
        </w:rPr>
        <w:instrText xml:space="preserve"> PAGEREF _Toc478492319 \h </w:instrText>
      </w:r>
      <w:r>
        <w:rPr>
          <w:noProof/>
        </w:rPr>
      </w:r>
      <w:r>
        <w:rPr>
          <w:noProof/>
        </w:rPr>
        <w:fldChar w:fldCharType="separate"/>
      </w:r>
      <w:r>
        <w:rPr>
          <w:noProof/>
        </w:rPr>
        <w:t>45</w:t>
      </w:r>
      <w:r>
        <w:rPr>
          <w:noProof/>
        </w:rPr>
        <w:fldChar w:fldCharType="end"/>
      </w:r>
    </w:p>
    <w:p w14:paraId="560D8BD5" w14:textId="5EF8F878"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19</w:t>
      </w:r>
      <w:r w:rsidRPr="00BC2F48">
        <w:rPr>
          <w:noProof/>
          <w:lang w:val="en-US"/>
        </w:rPr>
        <w:t xml:space="preserve"> – Operational location class attributes</w:t>
      </w:r>
      <w:r>
        <w:rPr>
          <w:noProof/>
        </w:rPr>
        <w:tab/>
      </w:r>
      <w:r>
        <w:rPr>
          <w:noProof/>
        </w:rPr>
        <w:fldChar w:fldCharType="begin"/>
      </w:r>
      <w:r>
        <w:rPr>
          <w:noProof/>
        </w:rPr>
        <w:instrText xml:space="preserve"> PAGEREF _Toc478492320 \h </w:instrText>
      </w:r>
      <w:r>
        <w:rPr>
          <w:noProof/>
        </w:rPr>
      </w:r>
      <w:r>
        <w:rPr>
          <w:noProof/>
        </w:rPr>
        <w:fldChar w:fldCharType="separate"/>
      </w:r>
      <w:r>
        <w:rPr>
          <w:noProof/>
        </w:rPr>
        <w:t>45</w:t>
      </w:r>
      <w:r>
        <w:rPr>
          <w:noProof/>
        </w:rPr>
        <w:fldChar w:fldCharType="end"/>
      </w:r>
    </w:p>
    <w:p w14:paraId="60BA4F3B" w14:textId="4270FD5F"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20 – Operational location class property relationship roles</w:t>
      </w:r>
      <w:r>
        <w:rPr>
          <w:noProof/>
        </w:rPr>
        <w:tab/>
      </w:r>
      <w:r>
        <w:rPr>
          <w:noProof/>
        </w:rPr>
        <w:fldChar w:fldCharType="begin"/>
      </w:r>
      <w:r>
        <w:rPr>
          <w:noProof/>
        </w:rPr>
        <w:instrText xml:space="preserve"> PAGEREF _Toc478492321 \h </w:instrText>
      </w:r>
      <w:r>
        <w:rPr>
          <w:noProof/>
        </w:rPr>
      </w:r>
      <w:r>
        <w:rPr>
          <w:noProof/>
        </w:rPr>
        <w:fldChar w:fldCharType="separate"/>
      </w:r>
      <w:r>
        <w:rPr>
          <w:noProof/>
        </w:rPr>
        <w:t>45</w:t>
      </w:r>
      <w:r>
        <w:rPr>
          <w:noProof/>
        </w:rPr>
        <w:fldChar w:fldCharType="end"/>
      </w:r>
    </w:p>
    <w:p w14:paraId="667E7701" w14:textId="7C3669E9"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21</w:t>
      </w:r>
      <w:r w:rsidRPr="00BC2F48">
        <w:rPr>
          <w:noProof/>
          <w:lang w:val="en-US"/>
        </w:rPr>
        <w:t xml:space="preserve"> – Location class property attributes</w:t>
      </w:r>
      <w:r>
        <w:rPr>
          <w:noProof/>
        </w:rPr>
        <w:tab/>
      </w:r>
      <w:r>
        <w:rPr>
          <w:noProof/>
        </w:rPr>
        <w:fldChar w:fldCharType="begin"/>
      </w:r>
      <w:r>
        <w:rPr>
          <w:noProof/>
        </w:rPr>
        <w:instrText xml:space="preserve"> PAGEREF _Toc478492322 \h </w:instrText>
      </w:r>
      <w:r>
        <w:rPr>
          <w:noProof/>
        </w:rPr>
      </w:r>
      <w:r>
        <w:rPr>
          <w:noProof/>
        </w:rPr>
        <w:fldChar w:fldCharType="separate"/>
      </w:r>
      <w:r>
        <w:rPr>
          <w:noProof/>
        </w:rPr>
        <w:t>46</w:t>
      </w:r>
      <w:r>
        <w:rPr>
          <w:noProof/>
        </w:rPr>
        <w:fldChar w:fldCharType="end"/>
      </w:r>
    </w:p>
    <w:p w14:paraId="1CA842C6" w14:textId="6A34B914"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22 – Operational location relationship roles</w:t>
      </w:r>
      <w:r>
        <w:rPr>
          <w:noProof/>
        </w:rPr>
        <w:tab/>
      </w:r>
      <w:r>
        <w:rPr>
          <w:noProof/>
        </w:rPr>
        <w:fldChar w:fldCharType="begin"/>
      </w:r>
      <w:r>
        <w:rPr>
          <w:noProof/>
        </w:rPr>
        <w:instrText xml:space="preserve"> PAGEREF _Toc478492323 \h </w:instrText>
      </w:r>
      <w:r>
        <w:rPr>
          <w:noProof/>
        </w:rPr>
      </w:r>
      <w:r>
        <w:rPr>
          <w:noProof/>
        </w:rPr>
        <w:fldChar w:fldCharType="separate"/>
      </w:r>
      <w:r>
        <w:rPr>
          <w:noProof/>
        </w:rPr>
        <w:t>46</w:t>
      </w:r>
      <w:r>
        <w:rPr>
          <w:noProof/>
        </w:rPr>
        <w:fldChar w:fldCharType="end"/>
      </w:r>
    </w:p>
    <w:p w14:paraId="7E165E7F" w14:textId="6F52D72C"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23</w:t>
      </w:r>
      <w:r w:rsidRPr="00BC2F48">
        <w:rPr>
          <w:noProof/>
          <w:lang w:val="en-US"/>
        </w:rPr>
        <w:t xml:space="preserve"> – Operational location attributes</w:t>
      </w:r>
      <w:r>
        <w:rPr>
          <w:noProof/>
        </w:rPr>
        <w:tab/>
      </w:r>
      <w:r>
        <w:rPr>
          <w:noProof/>
        </w:rPr>
        <w:fldChar w:fldCharType="begin"/>
      </w:r>
      <w:r>
        <w:rPr>
          <w:noProof/>
        </w:rPr>
        <w:instrText xml:space="preserve"> PAGEREF _Toc478492324 \h </w:instrText>
      </w:r>
      <w:r>
        <w:rPr>
          <w:noProof/>
        </w:rPr>
      </w:r>
      <w:r>
        <w:rPr>
          <w:noProof/>
        </w:rPr>
        <w:fldChar w:fldCharType="separate"/>
      </w:r>
      <w:r>
        <w:rPr>
          <w:noProof/>
        </w:rPr>
        <w:t>46</w:t>
      </w:r>
      <w:r>
        <w:rPr>
          <w:noProof/>
        </w:rPr>
        <w:fldChar w:fldCharType="end"/>
      </w:r>
    </w:p>
    <w:p w14:paraId="3B3433A9" w14:textId="450128B7"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24 – Operational location property relationship roles</w:t>
      </w:r>
      <w:r>
        <w:rPr>
          <w:noProof/>
        </w:rPr>
        <w:tab/>
      </w:r>
      <w:r>
        <w:rPr>
          <w:noProof/>
        </w:rPr>
        <w:fldChar w:fldCharType="begin"/>
      </w:r>
      <w:r>
        <w:rPr>
          <w:noProof/>
        </w:rPr>
        <w:instrText xml:space="preserve"> PAGEREF _Toc478492325 \h </w:instrText>
      </w:r>
      <w:r>
        <w:rPr>
          <w:noProof/>
        </w:rPr>
      </w:r>
      <w:r>
        <w:rPr>
          <w:noProof/>
        </w:rPr>
        <w:fldChar w:fldCharType="separate"/>
      </w:r>
      <w:r>
        <w:rPr>
          <w:noProof/>
        </w:rPr>
        <w:t>47</w:t>
      </w:r>
      <w:r>
        <w:rPr>
          <w:noProof/>
        </w:rPr>
        <w:fldChar w:fldCharType="end"/>
      </w:r>
    </w:p>
    <w:p w14:paraId="5CAEA83E" w14:textId="4D777959"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25</w:t>
      </w:r>
      <w:r w:rsidRPr="00BC2F48">
        <w:rPr>
          <w:noProof/>
          <w:lang w:val="en-US"/>
        </w:rPr>
        <w:t xml:space="preserve"> – Operational location property attributes</w:t>
      </w:r>
      <w:r>
        <w:rPr>
          <w:noProof/>
        </w:rPr>
        <w:tab/>
      </w:r>
      <w:r>
        <w:rPr>
          <w:noProof/>
        </w:rPr>
        <w:fldChar w:fldCharType="begin"/>
      </w:r>
      <w:r>
        <w:rPr>
          <w:noProof/>
        </w:rPr>
        <w:instrText xml:space="preserve"> PAGEREF _Toc478492326 \h </w:instrText>
      </w:r>
      <w:r>
        <w:rPr>
          <w:noProof/>
        </w:rPr>
      </w:r>
      <w:r>
        <w:rPr>
          <w:noProof/>
        </w:rPr>
        <w:fldChar w:fldCharType="separate"/>
      </w:r>
      <w:r>
        <w:rPr>
          <w:noProof/>
        </w:rPr>
        <w:t>47</w:t>
      </w:r>
      <w:r>
        <w:rPr>
          <w:noProof/>
        </w:rPr>
        <w:fldChar w:fldCharType="end"/>
      </w:r>
    </w:p>
    <w:p w14:paraId="33794829" w14:textId="3B12D7EB"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26</w:t>
      </w:r>
      <w:r w:rsidRPr="00BC2F48">
        <w:rPr>
          <w:noProof/>
          <w:lang w:val="en-US"/>
        </w:rPr>
        <w:t xml:space="preserve"> – Personnel model relationships</w:t>
      </w:r>
      <w:r>
        <w:rPr>
          <w:noProof/>
        </w:rPr>
        <w:tab/>
      </w:r>
      <w:r>
        <w:rPr>
          <w:noProof/>
        </w:rPr>
        <w:fldChar w:fldCharType="begin"/>
      </w:r>
      <w:r>
        <w:rPr>
          <w:noProof/>
        </w:rPr>
        <w:instrText xml:space="preserve"> PAGEREF _Toc478492327 \h </w:instrText>
      </w:r>
      <w:r>
        <w:rPr>
          <w:noProof/>
        </w:rPr>
      </w:r>
      <w:r>
        <w:rPr>
          <w:noProof/>
        </w:rPr>
        <w:fldChar w:fldCharType="separate"/>
      </w:r>
      <w:r>
        <w:rPr>
          <w:noProof/>
        </w:rPr>
        <w:t>48</w:t>
      </w:r>
      <w:r>
        <w:rPr>
          <w:noProof/>
        </w:rPr>
        <w:fldChar w:fldCharType="end"/>
      </w:r>
    </w:p>
    <w:p w14:paraId="4ED22D7A" w14:textId="6FF89928"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27 – Personnel class relationship roles</w:t>
      </w:r>
      <w:r>
        <w:rPr>
          <w:noProof/>
        </w:rPr>
        <w:tab/>
      </w:r>
      <w:r>
        <w:rPr>
          <w:noProof/>
        </w:rPr>
        <w:fldChar w:fldCharType="begin"/>
      </w:r>
      <w:r>
        <w:rPr>
          <w:noProof/>
        </w:rPr>
        <w:instrText xml:space="preserve"> PAGEREF _Toc478492328 \h </w:instrText>
      </w:r>
      <w:r>
        <w:rPr>
          <w:noProof/>
        </w:rPr>
      </w:r>
      <w:r>
        <w:rPr>
          <w:noProof/>
        </w:rPr>
        <w:fldChar w:fldCharType="separate"/>
      </w:r>
      <w:r>
        <w:rPr>
          <w:noProof/>
        </w:rPr>
        <w:t>49</w:t>
      </w:r>
      <w:r>
        <w:rPr>
          <w:noProof/>
        </w:rPr>
        <w:fldChar w:fldCharType="end"/>
      </w:r>
    </w:p>
    <w:p w14:paraId="70278054" w14:textId="1A0239C1"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28 – Personnel class attributes</w:t>
      </w:r>
      <w:r>
        <w:rPr>
          <w:noProof/>
        </w:rPr>
        <w:tab/>
      </w:r>
      <w:r>
        <w:rPr>
          <w:noProof/>
        </w:rPr>
        <w:fldChar w:fldCharType="begin"/>
      </w:r>
      <w:r>
        <w:rPr>
          <w:noProof/>
        </w:rPr>
        <w:instrText xml:space="preserve"> PAGEREF _Toc478492329 \h </w:instrText>
      </w:r>
      <w:r>
        <w:rPr>
          <w:noProof/>
        </w:rPr>
      </w:r>
      <w:r>
        <w:rPr>
          <w:noProof/>
        </w:rPr>
        <w:fldChar w:fldCharType="separate"/>
      </w:r>
      <w:r>
        <w:rPr>
          <w:noProof/>
        </w:rPr>
        <w:t>49</w:t>
      </w:r>
      <w:r>
        <w:rPr>
          <w:noProof/>
        </w:rPr>
        <w:fldChar w:fldCharType="end"/>
      </w:r>
    </w:p>
    <w:p w14:paraId="3672FCA5" w14:textId="10F6F96F"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lastRenderedPageBreak/>
        <w:t xml:space="preserve">Table 29 – </w:t>
      </w:r>
      <w:r>
        <w:rPr>
          <w:noProof/>
        </w:rPr>
        <w:t>Personnel</w:t>
      </w:r>
      <w:r w:rsidRPr="00BC2F48">
        <w:rPr>
          <w:noProof/>
          <w:lang w:val="en-US"/>
        </w:rPr>
        <w:t xml:space="preserve"> class property relationship roles</w:t>
      </w:r>
      <w:r>
        <w:rPr>
          <w:noProof/>
        </w:rPr>
        <w:tab/>
      </w:r>
      <w:r>
        <w:rPr>
          <w:noProof/>
        </w:rPr>
        <w:fldChar w:fldCharType="begin"/>
      </w:r>
      <w:r>
        <w:rPr>
          <w:noProof/>
        </w:rPr>
        <w:instrText xml:space="preserve"> PAGEREF _Toc478492330 \h </w:instrText>
      </w:r>
      <w:r>
        <w:rPr>
          <w:noProof/>
        </w:rPr>
      </w:r>
      <w:r>
        <w:rPr>
          <w:noProof/>
        </w:rPr>
        <w:fldChar w:fldCharType="separate"/>
      </w:r>
      <w:r>
        <w:rPr>
          <w:noProof/>
        </w:rPr>
        <w:t>49</w:t>
      </w:r>
      <w:r>
        <w:rPr>
          <w:noProof/>
        </w:rPr>
        <w:fldChar w:fldCharType="end"/>
      </w:r>
    </w:p>
    <w:p w14:paraId="74530F98" w14:textId="3FB06EDC"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30 – Personnel class property attributes</w:t>
      </w:r>
      <w:r>
        <w:rPr>
          <w:noProof/>
        </w:rPr>
        <w:tab/>
      </w:r>
      <w:r>
        <w:rPr>
          <w:noProof/>
        </w:rPr>
        <w:fldChar w:fldCharType="begin"/>
      </w:r>
      <w:r>
        <w:rPr>
          <w:noProof/>
        </w:rPr>
        <w:instrText xml:space="preserve"> PAGEREF _Toc478492331 \h </w:instrText>
      </w:r>
      <w:r>
        <w:rPr>
          <w:noProof/>
        </w:rPr>
      </w:r>
      <w:r>
        <w:rPr>
          <w:noProof/>
        </w:rPr>
        <w:fldChar w:fldCharType="separate"/>
      </w:r>
      <w:r>
        <w:rPr>
          <w:noProof/>
        </w:rPr>
        <w:t>50</w:t>
      </w:r>
      <w:r>
        <w:rPr>
          <w:noProof/>
        </w:rPr>
        <w:fldChar w:fldCharType="end"/>
      </w:r>
    </w:p>
    <w:p w14:paraId="318A2944" w14:textId="0A5F3C9C"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31 – Person relationship roles</w:t>
      </w:r>
      <w:r>
        <w:rPr>
          <w:noProof/>
        </w:rPr>
        <w:tab/>
      </w:r>
      <w:r>
        <w:rPr>
          <w:noProof/>
        </w:rPr>
        <w:fldChar w:fldCharType="begin"/>
      </w:r>
      <w:r>
        <w:rPr>
          <w:noProof/>
        </w:rPr>
        <w:instrText xml:space="preserve"> PAGEREF _Toc478492332 \h </w:instrText>
      </w:r>
      <w:r>
        <w:rPr>
          <w:noProof/>
        </w:rPr>
      </w:r>
      <w:r>
        <w:rPr>
          <w:noProof/>
        </w:rPr>
        <w:fldChar w:fldCharType="separate"/>
      </w:r>
      <w:r>
        <w:rPr>
          <w:noProof/>
        </w:rPr>
        <w:t>50</w:t>
      </w:r>
      <w:r>
        <w:rPr>
          <w:noProof/>
        </w:rPr>
        <w:fldChar w:fldCharType="end"/>
      </w:r>
    </w:p>
    <w:p w14:paraId="1C5DD0AD" w14:textId="46658E3B"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32 – Person attributes</w:t>
      </w:r>
      <w:r>
        <w:rPr>
          <w:noProof/>
        </w:rPr>
        <w:tab/>
      </w:r>
      <w:r>
        <w:rPr>
          <w:noProof/>
        </w:rPr>
        <w:fldChar w:fldCharType="begin"/>
      </w:r>
      <w:r>
        <w:rPr>
          <w:noProof/>
        </w:rPr>
        <w:instrText xml:space="preserve"> PAGEREF _Toc478492333 \h </w:instrText>
      </w:r>
      <w:r>
        <w:rPr>
          <w:noProof/>
        </w:rPr>
      </w:r>
      <w:r>
        <w:rPr>
          <w:noProof/>
        </w:rPr>
        <w:fldChar w:fldCharType="separate"/>
      </w:r>
      <w:r>
        <w:rPr>
          <w:noProof/>
        </w:rPr>
        <w:t>51</w:t>
      </w:r>
      <w:r>
        <w:rPr>
          <w:noProof/>
        </w:rPr>
        <w:fldChar w:fldCharType="end"/>
      </w:r>
    </w:p>
    <w:p w14:paraId="561B2E73" w14:textId="2D773298"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33 – Person property relationship roles</w:t>
      </w:r>
      <w:r>
        <w:rPr>
          <w:noProof/>
        </w:rPr>
        <w:tab/>
      </w:r>
      <w:r>
        <w:rPr>
          <w:noProof/>
        </w:rPr>
        <w:fldChar w:fldCharType="begin"/>
      </w:r>
      <w:r>
        <w:rPr>
          <w:noProof/>
        </w:rPr>
        <w:instrText xml:space="preserve"> PAGEREF _Toc478492334 \h </w:instrText>
      </w:r>
      <w:r>
        <w:rPr>
          <w:noProof/>
        </w:rPr>
      </w:r>
      <w:r>
        <w:rPr>
          <w:noProof/>
        </w:rPr>
        <w:fldChar w:fldCharType="separate"/>
      </w:r>
      <w:r>
        <w:rPr>
          <w:noProof/>
        </w:rPr>
        <w:t>52</w:t>
      </w:r>
      <w:r>
        <w:rPr>
          <w:noProof/>
        </w:rPr>
        <w:fldChar w:fldCharType="end"/>
      </w:r>
    </w:p>
    <w:p w14:paraId="6BD1D50E" w14:textId="2A0BBD30"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34 – Person property attributes</w:t>
      </w:r>
      <w:r>
        <w:rPr>
          <w:noProof/>
        </w:rPr>
        <w:tab/>
      </w:r>
      <w:r>
        <w:rPr>
          <w:noProof/>
        </w:rPr>
        <w:fldChar w:fldCharType="begin"/>
      </w:r>
      <w:r>
        <w:rPr>
          <w:noProof/>
        </w:rPr>
        <w:instrText xml:space="preserve"> PAGEREF _Toc478492335 \h </w:instrText>
      </w:r>
      <w:r>
        <w:rPr>
          <w:noProof/>
        </w:rPr>
      </w:r>
      <w:r>
        <w:rPr>
          <w:noProof/>
        </w:rPr>
        <w:fldChar w:fldCharType="separate"/>
      </w:r>
      <w:r>
        <w:rPr>
          <w:noProof/>
        </w:rPr>
        <w:t>52</w:t>
      </w:r>
      <w:r>
        <w:rPr>
          <w:noProof/>
        </w:rPr>
        <w:fldChar w:fldCharType="end"/>
      </w:r>
    </w:p>
    <w:p w14:paraId="6BE76DC6" w14:textId="560E0736"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35</w:t>
      </w:r>
      <w:r w:rsidRPr="00BC2F48">
        <w:rPr>
          <w:noProof/>
          <w:lang w:val="en-US"/>
        </w:rPr>
        <w:t xml:space="preserve"> – Role based equipment model relationships</w:t>
      </w:r>
      <w:r>
        <w:rPr>
          <w:noProof/>
        </w:rPr>
        <w:tab/>
      </w:r>
      <w:r>
        <w:rPr>
          <w:noProof/>
        </w:rPr>
        <w:fldChar w:fldCharType="begin"/>
      </w:r>
      <w:r>
        <w:rPr>
          <w:noProof/>
        </w:rPr>
        <w:instrText xml:space="preserve"> PAGEREF _Toc478492336 \h </w:instrText>
      </w:r>
      <w:r>
        <w:rPr>
          <w:noProof/>
        </w:rPr>
      </w:r>
      <w:r>
        <w:rPr>
          <w:noProof/>
        </w:rPr>
        <w:fldChar w:fldCharType="separate"/>
      </w:r>
      <w:r>
        <w:rPr>
          <w:noProof/>
        </w:rPr>
        <w:t>53</w:t>
      </w:r>
      <w:r>
        <w:rPr>
          <w:noProof/>
        </w:rPr>
        <w:fldChar w:fldCharType="end"/>
      </w:r>
    </w:p>
    <w:p w14:paraId="286B3027" w14:textId="3F9702E6"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 xml:space="preserve">Table 36 </w:t>
      </w:r>
      <w:r w:rsidRPr="00BC2F48">
        <w:rPr>
          <w:noProof/>
          <w:lang w:val="en-US"/>
        </w:rPr>
        <w:t>– Equipment class relationship roles</w:t>
      </w:r>
      <w:r>
        <w:rPr>
          <w:noProof/>
        </w:rPr>
        <w:tab/>
      </w:r>
      <w:r>
        <w:rPr>
          <w:noProof/>
        </w:rPr>
        <w:fldChar w:fldCharType="begin"/>
      </w:r>
      <w:r>
        <w:rPr>
          <w:noProof/>
        </w:rPr>
        <w:instrText xml:space="preserve"> PAGEREF _Toc478492337 \h </w:instrText>
      </w:r>
      <w:r>
        <w:rPr>
          <w:noProof/>
        </w:rPr>
      </w:r>
      <w:r>
        <w:rPr>
          <w:noProof/>
        </w:rPr>
        <w:fldChar w:fldCharType="separate"/>
      </w:r>
      <w:r>
        <w:rPr>
          <w:noProof/>
        </w:rPr>
        <w:t>54</w:t>
      </w:r>
      <w:r>
        <w:rPr>
          <w:noProof/>
        </w:rPr>
        <w:fldChar w:fldCharType="end"/>
      </w:r>
    </w:p>
    <w:p w14:paraId="33231F50" w14:textId="1A125BCA"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37 – Equipment class attributes</w:t>
      </w:r>
      <w:r>
        <w:rPr>
          <w:noProof/>
        </w:rPr>
        <w:tab/>
      </w:r>
      <w:r>
        <w:rPr>
          <w:noProof/>
        </w:rPr>
        <w:fldChar w:fldCharType="begin"/>
      </w:r>
      <w:r>
        <w:rPr>
          <w:noProof/>
        </w:rPr>
        <w:instrText xml:space="preserve"> PAGEREF _Toc478492338 \h </w:instrText>
      </w:r>
      <w:r>
        <w:rPr>
          <w:noProof/>
        </w:rPr>
      </w:r>
      <w:r>
        <w:rPr>
          <w:noProof/>
        </w:rPr>
        <w:fldChar w:fldCharType="separate"/>
      </w:r>
      <w:r>
        <w:rPr>
          <w:noProof/>
        </w:rPr>
        <w:t>54</w:t>
      </w:r>
      <w:r>
        <w:rPr>
          <w:noProof/>
        </w:rPr>
        <w:fldChar w:fldCharType="end"/>
      </w:r>
    </w:p>
    <w:p w14:paraId="6574FD0D" w14:textId="0EE881A0"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 xml:space="preserve">Table 38 </w:t>
      </w:r>
      <w:r w:rsidRPr="00BC2F48">
        <w:rPr>
          <w:noProof/>
          <w:lang w:val="en-US"/>
        </w:rPr>
        <w:t>– Equipment class property relationship roles</w:t>
      </w:r>
      <w:r>
        <w:rPr>
          <w:noProof/>
        </w:rPr>
        <w:tab/>
      </w:r>
      <w:r>
        <w:rPr>
          <w:noProof/>
        </w:rPr>
        <w:fldChar w:fldCharType="begin"/>
      </w:r>
      <w:r>
        <w:rPr>
          <w:noProof/>
        </w:rPr>
        <w:instrText xml:space="preserve"> PAGEREF _Toc478492339 \h </w:instrText>
      </w:r>
      <w:r>
        <w:rPr>
          <w:noProof/>
        </w:rPr>
      </w:r>
      <w:r>
        <w:rPr>
          <w:noProof/>
        </w:rPr>
        <w:fldChar w:fldCharType="separate"/>
      </w:r>
      <w:r>
        <w:rPr>
          <w:noProof/>
        </w:rPr>
        <w:t>55</w:t>
      </w:r>
      <w:r>
        <w:rPr>
          <w:noProof/>
        </w:rPr>
        <w:fldChar w:fldCharType="end"/>
      </w:r>
    </w:p>
    <w:p w14:paraId="541CD661" w14:textId="50FC6DBD"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39 – Equipment class property attributes</w:t>
      </w:r>
      <w:r>
        <w:rPr>
          <w:noProof/>
        </w:rPr>
        <w:tab/>
      </w:r>
      <w:r>
        <w:rPr>
          <w:noProof/>
        </w:rPr>
        <w:fldChar w:fldCharType="begin"/>
      </w:r>
      <w:r>
        <w:rPr>
          <w:noProof/>
        </w:rPr>
        <w:instrText xml:space="preserve"> PAGEREF _Toc478492340 \h </w:instrText>
      </w:r>
      <w:r>
        <w:rPr>
          <w:noProof/>
        </w:rPr>
      </w:r>
      <w:r>
        <w:rPr>
          <w:noProof/>
        </w:rPr>
        <w:fldChar w:fldCharType="separate"/>
      </w:r>
      <w:r>
        <w:rPr>
          <w:noProof/>
        </w:rPr>
        <w:t>55</w:t>
      </w:r>
      <w:r>
        <w:rPr>
          <w:noProof/>
        </w:rPr>
        <w:fldChar w:fldCharType="end"/>
      </w:r>
    </w:p>
    <w:p w14:paraId="71592E56" w14:textId="30170D76"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 xml:space="preserve">Table 40 </w:t>
      </w:r>
      <w:r w:rsidRPr="00BC2F48">
        <w:rPr>
          <w:noProof/>
          <w:lang w:val="en-US"/>
        </w:rPr>
        <w:t>– Equipment relationship roles</w:t>
      </w:r>
      <w:r>
        <w:rPr>
          <w:noProof/>
        </w:rPr>
        <w:tab/>
      </w:r>
      <w:r>
        <w:rPr>
          <w:noProof/>
        </w:rPr>
        <w:fldChar w:fldCharType="begin"/>
      </w:r>
      <w:r>
        <w:rPr>
          <w:noProof/>
        </w:rPr>
        <w:instrText xml:space="preserve"> PAGEREF _Toc478492341 \h </w:instrText>
      </w:r>
      <w:r>
        <w:rPr>
          <w:noProof/>
        </w:rPr>
      </w:r>
      <w:r>
        <w:rPr>
          <w:noProof/>
        </w:rPr>
        <w:fldChar w:fldCharType="separate"/>
      </w:r>
      <w:r>
        <w:rPr>
          <w:noProof/>
        </w:rPr>
        <w:t>56</w:t>
      </w:r>
      <w:r>
        <w:rPr>
          <w:noProof/>
        </w:rPr>
        <w:fldChar w:fldCharType="end"/>
      </w:r>
    </w:p>
    <w:p w14:paraId="0553970D" w14:textId="5F67C63B"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41 – Equipment attributes</w:t>
      </w:r>
      <w:r>
        <w:rPr>
          <w:noProof/>
        </w:rPr>
        <w:tab/>
      </w:r>
      <w:r>
        <w:rPr>
          <w:noProof/>
        </w:rPr>
        <w:fldChar w:fldCharType="begin"/>
      </w:r>
      <w:r>
        <w:rPr>
          <w:noProof/>
        </w:rPr>
        <w:instrText xml:space="preserve"> PAGEREF _Toc478492342 \h </w:instrText>
      </w:r>
      <w:r>
        <w:rPr>
          <w:noProof/>
        </w:rPr>
      </w:r>
      <w:r>
        <w:rPr>
          <w:noProof/>
        </w:rPr>
        <w:fldChar w:fldCharType="separate"/>
      </w:r>
      <w:r>
        <w:rPr>
          <w:noProof/>
        </w:rPr>
        <w:t>56</w:t>
      </w:r>
      <w:r>
        <w:rPr>
          <w:noProof/>
        </w:rPr>
        <w:fldChar w:fldCharType="end"/>
      </w:r>
    </w:p>
    <w:p w14:paraId="72D6804C" w14:textId="30D8DB61"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 xml:space="preserve">Table 42 </w:t>
      </w:r>
      <w:r w:rsidRPr="00BC2F48">
        <w:rPr>
          <w:noProof/>
          <w:lang w:val="en-US"/>
        </w:rPr>
        <w:t>– Equipment property relationships</w:t>
      </w:r>
      <w:r>
        <w:rPr>
          <w:noProof/>
        </w:rPr>
        <w:tab/>
      </w:r>
      <w:r>
        <w:rPr>
          <w:noProof/>
        </w:rPr>
        <w:fldChar w:fldCharType="begin"/>
      </w:r>
      <w:r>
        <w:rPr>
          <w:noProof/>
        </w:rPr>
        <w:instrText xml:space="preserve"> PAGEREF _Toc478492343 \h </w:instrText>
      </w:r>
      <w:r>
        <w:rPr>
          <w:noProof/>
        </w:rPr>
      </w:r>
      <w:r>
        <w:rPr>
          <w:noProof/>
        </w:rPr>
        <w:fldChar w:fldCharType="separate"/>
      </w:r>
      <w:r>
        <w:rPr>
          <w:noProof/>
        </w:rPr>
        <w:t>57</w:t>
      </w:r>
      <w:r>
        <w:rPr>
          <w:noProof/>
        </w:rPr>
        <w:fldChar w:fldCharType="end"/>
      </w:r>
    </w:p>
    <w:p w14:paraId="2A04D4C1" w14:textId="1AB93413"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43 – Equipment property attributes</w:t>
      </w:r>
      <w:r>
        <w:rPr>
          <w:noProof/>
        </w:rPr>
        <w:tab/>
      </w:r>
      <w:r>
        <w:rPr>
          <w:noProof/>
        </w:rPr>
        <w:fldChar w:fldCharType="begin"/>
      </w:r>
      <w:r>
        <w:rPr>
          <w:noProof/>
        </w:rPr>
        <w:instrText xml:space="preserve"> PAGEREF _Toc478492344 \h </w:instrText>
      </w:r>
      <w:r>
        <w:rPr>
          <w:noProof/>
        </w:rPr>
      </w:r>
      <w:r>
        <w:rPr>
          <w:noProof/>
        </w:rPr>
        <w:fldChar w:fldCharType="separate"/>
      </w:r>
      <w:r>
        <w:rPr>
          <w:noProof/>
        </w:rPr>
        <w:t>58</w:t>
      </w:r>
      <w:r>
        <w:rPr>
          <w:noProof/>
        </w:rPr>
        <w:fldChar w:fldCharType="end"/>
      </w:r>
    </w:p>
    <w:p w14:paraId="1662AE62" w14:textId="7C44F07D"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44</w:t>
      </w:r>
      <w:r w:rsidRPr="00BC2F48">
        <w:rPr>
          <w:noProof/>
          <w:lang w:val="en-US"/>
        </w:rPr>
        <w:t xml:space="preserve"> – Physical asset model relationships</w:t>
      </w:r>
      <w:r>
        <w:rPr>
          <w:noProof/>
        </w:rPr>
        <w:tab/>
      </w:r>
      <w:r>
        <w:rPr>
          <w:noProof/>
        </w:rPr>
        <w:fldChar w:fldCharType="begin"/>
      </w:r>
      <w:r>
        <w:rPr>
          <w:noProof/>
        </w:rPr>
        <w:instrText xml:space="preserve"> PAGEREF _Toc478492345 \h </w:instrText>
      </w:r>
      <w:r>
        <w:rPr>
          <w:noProof/>
        </w:rPr>
      </w:r>
      <w:r>
        <w:rPr>
          <w:noProof/>
        </w:rPr>
        <w:fldChar w:fldCharType="separate"/>
      </w:r>
      <w:r>
        <w:rPr>
          <w:noProof/>
        </w:rPr>
        <w:t>59</w:t>
      </w:r>
      <w:r>
        <w:rPr>
          <w:noProof/>
        </w:rPr>
        <w:fldChar w:fldCharType="end"/>
      </w:r>
    </w:p>
    <w:p w14:paraId="62C896E7" w14:textId="7EAF234B"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45</w:t>
      </w:r>
      <w:r w:rsidRPr="00BC2F48">
        <w:rPr>
          <w:noProof/>
          <w:lang w:val="en-US"/>
        </w:rPr>
        <w:t xml:space="preserve"> – Physical asset and equipment relationships</w:t>
      </w:r>
      <w:r>
        <w:rPr>
          <w:noProof/>
        </w:rPr>
        <w:tab/>
      </w:r>
      <w:r>
        <w:rPr>
          <w:noProof/>
        </w:rPr>
        <w:fldChar w:fldCharType="begin"/>
      </w:r>
      <w:r>
        <w:rPr>
          <w:noProof/>
        </w:rPr>
        <w:instrText xml:space="preserve"> PAGEREF _Toc478492346 \h </w:instrText>
      </w:r>
      <w:r>
        <w:rPr>
          <w:noProof/>
        </w:rPr>
      </w:r>
      <w:r>
        <w:rPr>
          <w:noProof/>
        </w:rPr>
        <w:fldChar w:fldCharType="separate"/>
      </w:r>
      <w:r>
        <w:rPr>
          <w:noProof/>
        </w:rPr>
        <w:t>60</w:t>
      </w:r>
      <w:r>
        <w:rPr>
          <w:noProof/>
        </w:rPr>
        <w:fldChar w:fldCharType="end"/>
      </w:r>
    </w:p>
    <w:p w14:paraId="445209B0" w14:textId="7842610C"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 xml:space="preserve">Table 46 </w:t>
      </w:r>
      <w:r w:rsidRPr="00BC2F48">
        <w:rPr>
          <w:noProof/>
          <w:lang w:val="en-US"/>
        </w:rPr>
        <w:t>– Physical asset class relationship roles</w:t>
      </w:r>
      <w:r>
        <w:rPr>
          <w:noProof/>
        </w:rPr>
        <w:tab/>
      </w:r>
      <w:r>
        <w:rPr>
          <w:noProof/>
        </w:rPr>
        <w:fldChar w:fldCharType="begin"/>
      </w:r>
      <w:r>
        <w:rPr>
          <w:noProof/>
        </w:rPr>
        <w:instrText xml:space="preserve"> PAGEREF _Toc478492347 \h </w:instrText>
      </w:r>
      <w:r>
        <w:rPr>
          <w:noProof/>
        </w:rPr>
      </w:r>
      <w:r>
        <w:rPr>
          <w:noProof/>
        </w:rPr>
        <w:fldChar w:fldCharType="separate"/>
      </w:r>
      <w:r>
        <w:rPr>
          <w:noProof/>
        </w:rPr>
        <w:t>60</w:t>
      </w:r>
      <w:r>
        <w:rPr>
          <w:noProof/>
        </w:rPr>
        <w:fldChar w:fldCharType="end"/>
      </w:r>
    </w:p>
    <w:p w14:paraId="1A4A82C0" w14:textId="69E57FFD"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47</w:t>
      </w:r>
      <w:r w:rsidRPr="00BC2F48">
        <w:rPr>
          <w:noProof/>
          <w:lang w:val="en-US"/>
        </w:rPr>
        <w:t xml:space="preserve"> – Physical asset class attributes</w:t>
      </w:r>
      <w:r>
        <w:rPr>
          <w:noProof/>
        </w:rPr>
        <w:tab/>
      </w:r>
      <w:r>
        <w:rPr>
          <w:noProof/>
        </w:rPr>
        <w:fldChar w:fldCharType="begin"/>
      </w:r>
      <w:r>
        <w:rPr>
          <w:noProof/>
        </w:rPr>
        <w:instrText xml:space="preserve"> PAGEREF _Toc478492348 \h </w:instrText>
      </w:r>
      <w:r>
        <w:rPr>
          <w:noProof/>
        </w:rPr>
      </w:r>
      <w:r>
        <w:rPr>
          <w:noProof/>
        </w:rPr>
        <w:fldChar w:fldCharType="separate"/>
      </w:r>
      <w:r>
        <w:rPr>
          <w:noProof/>
        </w:rPr>
        <w:t>60</w:t>
      </w:r>
      <w:r>
        <w:rPr>
          <w:noProof/>
        </w:rPr>
        <w:fldChar w:fldCharType="end"/>
      </w:r>
    </w:p>
    <w:p w14:paraId="3786C31D" w14:textId="16144654"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 xml:space="preserve">Table 48 </w:t>
      </w:r>
      <w:r w:rsidRPr="00BC2F48">
        <w:rPr>
          <w:noProof/>
          <w:lang w:val="en-US"/>
        </w:rPr>
        <w:t>– Physical asset class property relationship roles</w:t>
      </w:r>
      <w:r>
        <w:rPr>
          <w:noProof/>
        </w:rPr>
        <w:tab/>
      </w:r>
      <w:r>
        <w:rPr>
          <w:noProof/>
        </w:rPr>
        <w:fldChar w:fldCharType="begin"/>
      </w:r>
      <w:r>
        <w:rPr>
          <w:noProof/>
        </w:rPr>
        <w:instrText xml:space="preserve"> PAGEREF _Toc478492349 \h </w:instrText>
      </w:r>
      <w:r>
        <w:rPr>
          <w:noProof/>
        </w:rPr>
      </w:r>
      <w:r>
        <w:rPr>
          <w:noProof/>
        </w:rPr>
        <w:fldChar w:fldCharType="separate"/>
      </w:r>
      <w:r>
        <w:rPr>
          <w:noProof/>
        </w:rPr>
        <w:t>61</w:t>
      </w:r>
      <w:r>
        <w:rPr>
          <w:noProof/>
        </w:rPr>
        <w:fldChar w:fldCharType="end"/>
      </w:r>
    </w:p>
    <w:p w14:paraId="47F7EE53" w14:textId="676513B4"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49</w:t>
      </w:r>
      <w:r w:rsidRPr="00BC2F48">
        <w:rPr>
          <w:noProof/>
          <w:lang w:val="en-US"/>
        </w:rPr>
        <w:t xml:space="preserve"> – Physical asset class property attributes</w:t>
      </w:r>
      <w:r>
        <w:rPr>
          <w:noProof/>
        </w:rPr>
        <w:tab/>
      </w:r>
      <w:r>
        <w:rPr>
          <w:noProof/>
        </w:rPr>
        <w:fldChar w:fldCharType="begin"/>
      </w:r>
      <w:r>
        <w:rPr>
          <w:noProof/>
        </w:rPr>
        <w:instrText xml:space="preserve"> PAGEREF _Toc478492350 \h </w:instrText>
      </w:r>
      <w:r>
        <w:rPr>
          <w:noProof/>
        </w:rPr>
      </w:r>
      <w:r>
        <w:rPr>
          <w:noProof/>
        </w:rPr>
        <w:fldChar w:fldCharType="separate"/>
      </w:r>
      <w:r>
        <w:rPr>
          <w:noProof/>
        </w:rPr>
        <w:t>61</w:t>
      </w:r>
      <w:r>
        <w:rPr>
          <w:noProof/>
        </w:rPr>
        <w:fldChar w:fldCharType="end"/>
      </w:r>
    </w:p>
    <w:p w14:paraId="0D7EC83D" w14:textId="090C5B1E"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 xml:space="preserve">Table 50 </w:t>
      </w:r>
      <w:r w:rsidRPr="00BC2F48">
        <w:rPr>
          <w:noProof/>
          <w:lang w:val="en-US"/>
        </w:rPr>
        <w:t>– Physical asset relationship roles</w:t>
      </w:r>
      <w:r>
        <w:rPr>
          <w:noProof/>
        </w:rPr>
        <w:tab/>
      </w:r>
      <w:r>
        <w:rPr>
          <w:noProof/>
        </w:rPr>
        <w:fldChar w:fldCharType="begin"/>
      </w:r>
      <w:r>
        <w:rPr>
          <w:noProof/>
        </w:rPr>
        <w:instrText xml:space="preserve"> PAGEREF _Toc478492351 \h </w:instrText>
      </w:r>
      <w:r>
        <w:rPr>
          <w:noProof/>
        </w:rPr>
      </w:r>
      <w:r>
        <w:rPr>
          <w:noProof/>
        </w:rPr>
        <w:fldChar w:fldCharType="separate"/>
      </w:r>
      <w:r>
        <w:rPr>
          <w:noProof/>
        </w:rPr>
        <w:t>62</w:t>
      </w:r>
      <w:r>
        <w:rPr>
          <w:noProof/>
        </w:rPr>
        <w:fldChar w:fldCharType="end"/>
      </w:r>
    </w:p>
    <w:p w14:paraId="53D476B8" w14:textId="1F0436BE"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51 – Physical asset attributes</w:t>
      </w:r>
      <w:r>
        <w:rPr>
          <w:noProof/>
        </w:rPr>
        <w:tab/>
      </w:r>
      <w:r>
        <w:rPr>
          <w:noProof/>
        </w:rPr>
        <w:fldChar w:fldCharType="begin"/>
      </w:r>
      <w:r>
        <w:rPr>
          <w:noProof/>
        </w:rPr>
        <w:instrText xml:space="preserve"> PAGEREF _Toc478492352 \h </w:instrText>
      </w:r>
      <w:r>
        <w:rPr>
          <w:noProof/>
        </w:rPr>
      </w:r>
      <w:r>
        <w:rPr>
          <w:noProof/>
        </w:rPr>
        <w:fldChar w:fldCharType="separate"/>
      </w:r>
      <w:r>
        <w:rPr>
          <w:noProof/>
        </w:rPr>
        <w:t>62</w:t>
      </w:r>
      <w:r>
        <w:rPr>
          <w:noProof/>
        </w:rPr>
        <w:fldChar w:fldCharType="end"/>
      </w:r>
    </w:p>
    <w:p w14:paraId="18DB5147" w14:textId="11FC71E8"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 xml:space="preserve">Table 52 </w:t>
      </w:r>
      <w:r w:rsidRPr="00BC2F48">
        <w:rPr>
          <w:noProof/>
          <w:lang w:val="en-US"/>
        </w:rPr>
        <w:t>– Physical asset property relationship roles</w:t>
      </w:r>
      <w:r>
        <w:rPr>
          <w:noProof/>
        </w:rPr>
        <w:tab/>
      </w:r>
      <w:r>
        <w:rPr>
          <w:noProof/>
        </w:rPr>
        <w:fldChar w:fldCharType="begin"/>
      </w:r>
      <w:r>
        <w:rPr>
          <w:noProof/>
        </w:rPr>
        <w:instrText xml:space="preserve"> PAGEREF _Toc478492353 \h </w:instrText>
      </w:r>
      <w:r>
        <w:rPr>
          <w:noProof/>
        </w:rPr>
      </w:r>
      <w:r>
        <w:rPr>
          <w:noProof/>
        </w:rPr>
        <w:fldChar w:fldCharType="separate"/>
      </w:r>
      <w:r>
        <w:rPr>
          <w:noProof/>
        </w:rPr>
        <w:t>63</w:t>
      </w:r>
      <w:r>
        <w:rPr>
          <w:noProof/>
        </w:rPr>
        <w:fldChar w:fldCharType="end"/>
      </w:r>
    </w:p>
    <w:p w14:paraId="30C9E1DE" w14:textId="69310DAD"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53 – Physical asset property attributes</w:t>
      </w:r>
      <w:r>
        <w:rPr>
          <w:noProof/>
        </w:rPr>
        <w:tab/>
      </w:r>
      <w:r>
        <w:rPr>
          <w:noProof/>
        </w:rPr>
        <w:fldChar w:fldCharType="begin"/>
      </w:r>
      <w:r>
        <w:rPr>
          <w:noProof/>
        </w:rPr>
        <w:instrText xml:space="preserve"> PAGEREF _Toc478492354 \h </w:instrText>
      </w:r>
      <w:r>
        <w:rPr>
          <w:noProof/>
        </w:rPr>
      </w:r>
      <w:r>
        <w:rPr>
          <w:noProof/>
        </w:rPr>
        <w:fldChar w:fldCharType="separate"/>
      </w:r>
      <w:r>
        <w:rPr>
          <w:noProof/>
        </w:rPr>
        <w:t>64</w:t>
      </w:r>
      <w:r>
        <w:rPr>
          <w:noProof/>
        </w:rPr>
        <w:fldChar w:fldCharType="end"/>
      </w:r>
    </w:p>
    <w:p w14:paraId="4BEAC9A7" w14:textId="06329D72"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 xml:space="preserve">Table 54 </w:t>
      </w:r>
      <w:r w:rsidRPr="00BC2F48">
        <w:rPr>
          <w:noProof/>
          <w:lang w:val="en-US"/>
        </w:rPr>
        <w:t>– Equipment asset mapping relationship roles</w:t>
      </w:r>
      <w:r>
        <w:rPr>
          <w:noProof/>
        </w:rPr>
        <w:tab/>
      </w:r>
      <w:r>
        <w:rPr>
          <w:noProof/>
        </w:rPr>
        <w:fldChar w:fldCharType="begin"/>
      </w:r>
      <w:r>
        <w:rPr>
          <w:noProof/>
        </w:rPr>
        <w:instrText xml:space="preserve"> PAGEREF _Toc478492355 \h </w:instrText>
      </w:r>
      <w:r>
        <w:rPr>
          <w:noProof/>
        </w:rPr>
      </w:r>
      <w:r>
        <w:rPr>
          <w:noProof/>
        </w:rPr>
        <w:fldChar w:fldCharType="separate"/>
      </w:r>
      <w:r>
        <w:rPr>
          <w:noProof/>
        </w:rPr>
        <w:t>64</w:t>
      </w:r>
      <w:r>
        <w:rPr>
          <w:noProof/>
        </w:rPr>
        <w:fldChar w:fldCharType="end"/>
      </w:r>
    </w:p>
    <w:p w14:paraId="0946FADD" w14:textId="13DD24B9"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55 – Equipment asset mapping attributes</w:t>
      </w:r>
      <w:r>
        <w:rPr>
          <w:noProof/>
        </w:rPr>
        <w:tab/>
      </w:r>
      <w:r>
        <w:rPr>
          <w:noProof/>
        </w:rPr>
        <w:fldChar w:fldCharType="begin"/>
      </w:r>
      <w:r>
        <w:rPr>
          <w:noProof/>
        </w:rPr>
        <w:instrText xml:space="preserve"> PAGEREF _Toc478492356 \h </w:instrText>
      </w:r>
      <w:r>
        <w:rPr>
          <w:noProof/>
        </w:rPr>
      </w:r>
      <w:r>
        <w:rPr>
          <w:noProof/>
        </w:rPr>
        <w:fldChar w:fldCharType="separate"/>
      </w:r>
      <w:r>
        <w:rPr>
          <w:noProof/>
        </w:rPr>
        <w:t>64</w:t>
      </w:r>
      <w:r>
        <w:rPr>
          <w:noProof/>
        </w:rPr>
        <w:fldChar w:fldCharType="end"/>
      </w:r>
    </w:p>
    <w:p w14:paraId="0312B90B" w14:textId="5F160361"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56</w:t>
      </w:r>
      <w:r w:rsidRPr="00BC2F48">
        <w:rPr>
          <w:noProof/>
          <w:lang w:val="en-US"/>
        </w:rPr>
        <w:t xml:space="preserve"> – Material model relationships</w:t>
      </w:r>
      <w:r>
        <w:rPr>
          <w:noProof/>
        </w:rPr>
        <w:tab/>
      </w:r>
      <w:r>
        <w:rPr>
          <w:noProof/>
        </w:rPr>
        <w:fldChar w:fldCharType="begin"/>
      </w:r>
      <w:r>
        <w:rPr>
          <w:noProof/>
        </w:rPr>
        <w:instrText xml:space="preserve"> PAGEREF _Toc478492357 \h </w:instrText>
      </w:r>
      <w:r>
        <w:rPr>
          <w:noProof/>
        </w:rPr>
      </w:r>
      <w:r>
        <w:rPr>
          <w:noProof/>
        </w:rPr>
        <w:fldChar w:fldCharType="separate"/>
      </w:r>
      <w:r>
        <w:rPr>
          <w:noProof/>
        </w:rPr>
        <w:t>65</w:t>
      </w:r>
      <w:r>
        <w:rPr>
          <w:noProof/>
        </w:rPr>
        <w:fldChar w:fldCharType="end"/>
      </w:r>
    </w:p>
    <w:p w14:paraId="00519CCA" w14:textId="7D38A002"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 xml:space="preserve">Table 57 </w:t>
      </w:r>
      <w:r w:rsidRPr="00BC2F48">
        <w:rPr>
          <w:noProof/>
          <w:lang w:val="en-US"/>
        </w:rPr>
        <w:t>– Material class relationship roles</w:t>
      </w:r>
      <w:r>
        <w:rPr>
          <w:noProof/>
        </w:rPr>
        <w:tab/>
      </w:r>
      <w:r>
        <w:rPr>
          <w:noProof/>
        </w:rPr>
        <w:fldChar w:fldCharType="begin"/>
      </w:r>
      <w:r>
        <w:rPr>
          <w:noProof/>
        </w:rPr>
        <w:instrText xml:space="preserve"> PAGEREF _Toc478492358 \h </w:instrText>
      </w:r>
      <w:r>
        <w:rPr>
          <w:noProof/>
        </w:rPr>
      </w:r>
      <w:r>
        <w:rPr>
          <w:noProof/>
        </w:rPr>
        <w:fldChar w:fldCharType="separate"/>
      </w:r>
      <w:r>
        <w:rPr>
          <w:noProof/>
        </w:rPr>
        <w:t>66</w:t>
      </w:r>
      <w:r>
        <w:rPr>
          <w:noProof/>
        </w:rPr>
        <w:fldChar w:fldCharType="end"/>
      </w:r>
    </w:p>
    <w:p w14:paraId="55F890EE" w14:textId="24DD7FAF"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58 – Material class attributes</w:t>
      </w:r>
      <w:r>
        <w:rPr>
          <w:noProof/>
        </w:rPr>
        <w:tab/>
      </w:r>
      <w:r>
        <w:rPr>
          <w:noProof/>
        </w:rPr>
        <w:fldChar w:fldCharType="begin"/>
      </w:r>
      <w:r>
        <w:rPr>
          <w:noProof/>
        </w:rPr>
        <w:instrText xml:space="preserve"> PAGEREF _Toc478492359 \h </w:instrText>
      </w:r>
      <w:r>
        <w:rPr>
          <w:noProof/>
        </w:rPr>
      </w:r>
      <w:r>
        <w:rPr>
          <w:noProof/>
        </w:rPr>
        <w:fldChar w:fldCharType="separate"/>
      </w:r>
      <w:r>
        <w:rPr>
          <w:noProof/>
        </w:rPr>
        <w:t>67</w:t>
      </w:r>
      <w:r>
        <w:rPr>
          <w:noProof/>
        </w:rPr>
        <w:fldChar w:fldCharType="end"/>
      </w:r>
    </w:p>
    <w:p w14:paraId="3BDCD6FE" w14:textId="5E69B45F"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59</w:t>
      </w:r>
      <w:r w:rsidRPr="00BC2F48">
        <w:rPr>
          <w:noProof/>
          <w:lang w:val="en-US"/>
        </w:rPr>
        <w:t xml:space="preserve"> – Material class property relationship roles</w:t>
      </w:r>
      <w:r>
        <w:rPr>
          <w:noProof/>
        </w:rPr>
        <w:tab/>
      </w:r>
      <w:r>
        <w:rPr>
          <w:noProof/>
        </w:rPr>
        <w:fldChar w:fldCharType="begin"/>
      </w:r>
      <w:r>
        <w:rPr>
          <w:noProof/>
        </w:rPr>
        <w:instrText xml:space="preserve"> PAGEREF _Toc478492360 \h </w:instrText>
      </w:r>
      <w:r>
        <w:rPr>
          <w:noProof/>
        </w:rPr>
      </w:r>
      <w:r>
        <w:rPr>
          <w:noProof/>
        </w:rPr>
        <w:fldChar w:fldCharType="separate"/>
      </w:r>
      <w:r>
        <w:rPr>
          <w:noProof/>
        </w:rPr>
        <w:t>68</w:t>
      </w:r>
      <w:r>
        <w:rPr>
          <w:noProof/>
        </w:rPr>
        <w:fldChar w:fldCharType="end"/>
      </w:r>
    </w:p>
    <w:p w14:paraId="2230A45E" w14:textId="004091CD"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60 – Material class property attributes</w:t>
      </w:r>
      <w:r>
        <w:rPr>
          <w:noProof/>
        </w:rPr>
        <w:tab/>
      </w:r>
      <w:r>
        <w:rPr>
          <w:noProof/>
        </w:rPr>
        <w:fldChar w:fldCharType="begin"/>
      </w:r>
      <w:r>
        <w:rPr>
          <w:noProof/>
        </w:rPr>
        <w:instrText xml:space="preserve"> PAGEREF _Toc478492361 \h </w:instrText>
      </w:r>
      <w:r>
        <w:rPr>
          <w:noProof/>
        </w:rPr>
      </w:r>
      <w:r>
        <w:rPr>
          <w:noProof/>
        </w:rPr>
        <w:fldChar w:fldCharType="separate"/>
      </w:r>
      <w:r>
        <w:rPr>
          <w:noProof/>
        </w:rPr>
        <w:t>68</w:t>
      </w:r>
      <w:r>
        <w:rPr>
          <w:noProof/>
        </w:rPr>
        <w:fldChar w:fldCharType="end"/>
      </w:r>
    </w:p>
    <w:p w14:paraId="3F1E78AC" w14:textId="5E85E127"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61</w:t>
      </w:r>
      <w:r w:rsidRPr="00BC2F48">
        <w:rPr>
          <w:noProof/>
          <w:lang w:val="en-US"/>
        </w:rPr>
        <w:t>– Material definition relationship roles</w:t>
      </w:r>
      <w:r>
        <w:rPr>
          <w:noProof/>
        </w:rPr>
        <w:tab/>
      </w:r>
      <w:r>
        <w:rPr>
          <w:noProof/>
        </w:rPr>
        <w:fldChar w:fldCharType="begin"/>
      </w:r>
      <w:r>
        <w:rPr>
          <w:noProof/>
        </w:rPr>
        <w:instrText xml:space="preserve"> PAGEREF _Toc478492362 \h </w:instrText>
      </w:r>
      <w:r>
        <w:rPr>
          <w:noProof/>
        </w:rPr>
      </w:r>
      <w:r>
        <w:rPr>
          <w:noProof/>
        </w:rPr>
        <w:fldChar w:fldCharType="separate"/>
      </w:r>
      <w:r>
        <w:rPr>
          <w:noProof/>
        </w:rPr>
        <w:t>69</w:t>
      </w:r>
      <w:r>
        <w:rPr>
          <w:noProof/>
        </w:rPr>
        <w:fldChar w:fldCharType="end"/>
      </w:r>
    </w:p>
    <w:p w14:paraId="0F08461D" w14:textId="2B53A3C4"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62 – Material definition attributes</w:t>
      </w:r>
      <w:r>
        <w:rPr>
          <w:noProof/>
        </w:rPr>
        <w:tab/>
      </w:r>
      <w:r>
        <w:rPr>
          <w:noProof/>
        </w:rPr>
        <w:fldChar w:fldCharType="begin"/>
      </w:r>
      <w:r>
        <w:rPr>
          <w:noProof/>
        </w:rPr>
        <w:instrText xml:space="preserve"> PAGEREF _Toc478492363 \h </w:instrText>
      </w:r>
      <w:r>
        <w:rPr>
          <w:noProof/>
        </w:rPr>
      </w:r>
      <w:r>
        <w:rPr>
          <w:noProof/>
        </w:rPr>
        <w:fldChar w:fldCharType="separate"/>
      </w:r>
      <w:r>
        <w:rPr>
          <w:noProof/>
        </w:rPr>
        <w:t>69</w:t>
      </w:r>
      <w:r>
        <w:rPr>
          <w:noProof/>
        </w:rPr>
        <w:fldChar w:fldCharType="end"/>
      </w:r>
    </w:p>
    <w:p w14:paraId="4B768207" w14:textId="768A3D03"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 xml:space="preserve">Table 63 </w:t>
      </w:r>
      <w:r w:rsidRPr="00BC2F48">
        <w:rPr>
          <w:noProof/>
          <w:lang w:val="en-US"/>
        </w:rPr>
        <w:t>– Material definition property relationship roles</w:t>
      </w:r>
      <w:r>
        <w:rPr>
          <w:noProof/>
        </w:rPr>
        <w:tab/>
      </w:r>
      <w:r>
        <w:rPr>
          <w:noProof/>
        </w:rPr>
        <w:fldChar w:fldCharType="begin"/>
      </w:r>
      <w:r>
        <w:rPr>
          <w:noProof/>
        </w:rPr>
        <w:instrText xml:space="preserve"> PAGEREF _Toc478492364 \h </w:instrText>
      </w:r>
      <w:r>
        <w:rPr>
          <w:noProof/>
        </w:rPr>
      </w:r>
      <w:r>
        <w:rPr>
          <w:noProof/>
        </w:rPr>
        <w:fldChar w:fldCharType="separate"/>
      </w:r>
      <w:r>
        <w:rPr>
          <w:noProof/>
        </w:rPr>
        <w:t>70</w:t>
      </w:r>
      <w:r>
        <w:rPr>
          <w:noProof/>
        </w:rPr>
        <w:fldChar w:fldCharType="end"/>
      </w:r>
    </w:p>
    <w:p w14:paraId="1C6728ED" w14:textId="0CFBB82A"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64 – Material definition property attributes</w:t>
      </w:r>
      <w:r>
        <w:rPr>
          <w:noProof/>
        </w:rPr>
        <w:tab/>
      </w:r>
      <w:r>
        <w:rPr>
          <w:noProof/>
        </w:rPr>
        <w:fldChar w:fldCharType="begin"/>
      </w:r>
      <w:r>
        <w:rPr>
          <w:noProof/>
        </w:rPr>
        <w:instrText xml:space="preserve"> PAGEREF _Toc478492365 \h </w:instrText>
      </w:r>
      <w:r>
        <w:rPr>
          <w:noProof/>
        </w:rPr>
      </w:r>
      <w:r>
        <w:rPr>
          <w:noProof/>
        </w:rPr>
        <w:fldChar w:fldCharType="separate"/>
      </w:r>
      <w:r>
        <w:rPr>
          <w:noProof/>
        </w:rPr>
        <w:t>71</w:t>
      </w:r>
      <w:r>
        <w:rPr>
          <w:noProof/>
        </w:rPr>
        <w:fldChar w:fldCharType="end"/>
      </w:r>
    </w:p>
    <w:p w14:paraId="3C99D288" w14:textId="588DE91E"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 xml:space="preserve">Table 65  </w:t>
      </w:r>
      <w:r w:rsidRPr="00BC2F48">
        <w:rPr>
          <w:noProof/>
          <w:lang w:val="en-US"/>
        </w:rPr>
        <w:t>– Material lot relationship roles</w:t>
      </w:r>
      <w:r>
        <w:rPr>
          <w:noProof/>
        </w:rPr>
        <w:tab/>
      </w:r>
      <w:r>
        <w:rPr>
          <w:noProof/>
        </w:rPr>
        <w:fldChar w:fldCharType="begin"/>
      </w:r>
      <w:r>
        <w:rPr>
          <w:noProof/>
        </w:rPr>
        <w:instrText xml:space="preserve"> PAGEREF _Toc478492366 \h </w:instrText>
      </w:r>
      <w:r>
        <w:rPr>
          <w:noProof/>
        </w:rPr>
      </w:r>
      <w:r>
        <w:rPr>
          <w:noProof/>
        </w:rPr>
        <w:fldChar w:fldCharType="separate"/>
      </w:r>
      <w:r>
        <w:rPr>
          <w:noProof/>
        </w:rPr>
        <w:t>71</w:t>
      </w:r>
      <w:r>
        <w:rPr>
          <w:noProof/>
        </w:rPr>
        <w:fldChar w:fldCharType="end"/>
      </w:r>
    </w:p>
    <w:p w14:paraId="742E7B5A" w14:textId="3F8D7359"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66 – Material lot attributes</w:t>
      </w:r>
      <w:r>
        <w:rPr>
          <w:noProof/>
        </w:rPr>
        <w:tab/>
      </w:r>
      <w:r>
        <w:rPr>
          <w:noProof/>
        </w:rPr>
        <w:fldChar w:fldCharType="begin"/>
      </w:r>
      <w:r>
        <w:rPr>
          <w:noProof/>
        </w:rPr>
        <w:instrText xml:space="preserve"> PAGEREF _Toc478492367 \h </w:instrText>
      </w:r>
      <w:r>
        <w:rPr>
          <w:noProof/>
        </w:rPr>
      </w:r>
      <w:r>
        <w:rPr>
          <w:noProof/>
        </w:rPr>
        <w:fldChar w:fldCharType="separate"/>
      </w:r>
      <w:r>
        <w:rPr>
          <w:noProof/>
        </w:rPr>
        <w:t>72</w:t>
      </w:r>
      <w:r>
        <w:rPr>
          <w:noProof/>
        </w:rPr>
        <w:fldChar w:fldCharType="end"/>
      </w:r>
    </w:p>
    <w:p w14:paraId="363F24A1" w14:textId="17A0B1C2"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67</w:t>
      </w:r>
      <w:r w:rsidRPr="00BC2F48">
        <w:rPr>
          <w:noProof/>
          <w:lang w:val="en-US"/>
        </w:rPr>
        <w:t xml:space="preserve"> – Material lot property relationship roles</w:t>
      </w:r>
      <w:r>
        <w:rPr>
          <w:noProof/>
        </w:rPr>
        <w:tab/>
      </w:r>
      <w:r>
        <w:rPr>
          <w:noProof/>
        </w:rPr>
        <w:fldChar w:fldCharType="begin"/>
      </w:r>
      <w:r>
        <w:rPr>
          <w:noProof/>
        </w:rPr>
        <w:instrText xml:space="preserve"> PAGEREF _Toc478492368 \h </w:instrText>
      </w:r>
      <w:r>
        <w:rPr>
          <w:noProof/>
        </w:rPr>
      </w:r>
      <w:r>
        <w:rPr>
          <w:noProof/>
        </w:rPr>
        <w:fldChar w:fldCharType="separate"/>
      </w:r>
      <w:r>
        <w:rPr>
          <w:noProof/>
        </w:rPr>
        <w:t>74</w:t>
      </w:r>
      <w:r>
        <w:rPr>
          <w:noProof/>
        </w:rPr>
        <w:fldChar w:fldCharType="end"/>
      </w:r>
    </w:p>
    <w:p w14:paraId="2F6D14EC" w14:textId="358C2C05"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68 – Material lot property attributes</w:t>
      </w:r>
      <w:r>
        <w:rPr>
          <w:noProof/>
        </w:rPr>
        <w:tab/>
      </w:r>
      <w:r>
        <w:rPr>
          <w:noProof/>
        </w:rPr>
        <w:fldChar w:fldCharType="begin"/>
      </w:r>
      <w:r>
        <w:rPr>
          <w:noProof/>
        </w:rPr>
        <w:instrText xml:space="preserve"> PAGEREF _Toc478492369 \h </w:instrText>
      </w:r>
      <w:r>
        <w:rPr>
          <w:noProof/>
        </w:rPr>
      </w:r>
      <w:r>
        <w:rPr>
          <w:noProof/>
        </w:rPr>
        <w:fldChar w:fldCharType="separate"/>
      </w:r>
      <w:r>
        <w:rPr>
          <w:noProof/>
        </w:rPr>
        <w:t>75</w:t>
      </w:r>
      <w:r>
        <w:rPr>
          <w:noProof/>
        </w:rPr>
        <w:fldChar w:fldCharType="end"/>
      </w:r>
    </w:p>
    <w:p w14:paraId="06C872D0" w14:textId="46C19A70"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 xml:space="preserve">Table 69 </w:t>
      </w:r>
      <w:r w:rsidRPr="00BC2F48">
        <w:rPr>
          <w:noProof/>
          <w:lang w:val="en-US"/>
        </w:rPr>
        <w:t>– Material sublot relationship roles</w:t>
      </w:r>
      <w:r>
        <w:rPr>
          <w:noProof/>
        </w:rPr>
        <w:tab/>
      </w:r>
      <w:r>
        <w:rPr>
          <w:noProof/>
        </w:rPr>
        <w:fldChar w:fldCharType="begin"/>
      </w:r>
      <w:r>
        <w:rPr>
          <w:noProof/>
        </w:rPr>
        <w:instrText xml:space="preserve"> PAGEREF _Toc478492370 \h </w:instrText>
      </w:r>
      <w:r>
        <w:rPr>
          <w:noProof/>
        </w:rPr>
      </w:r>
      <w:r>
        <w:rPr>
          <w:noProof/>
        </w:rPr>
        <w:fldChar w:fldCharType="separate"/>
      </w:r>
      <w:r>
        <w:rPr>
          <w:noProof/>
        </w:rPr>
        <w:t>76</w:t>
      </w:r>
      <w:r>
        <w:rPr>
          <w:noProof/>
        </w:rPr>
        <w:fldChar w:fldCharType="end"/>
      </w:r>
    </w:p>
    <w:p w14:paraId="52E93734" w14:textId="46055019"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70 – Material sublot attributes</w:t>
      </w:r>
      <w:r>
        <w:rPr>
          <w:noProof/>
        </w:rPr>
        <w:tab/>
      </w:r>
      <w:r>
        <w:rPr>
          <w:noProof/>
        </w:rPr>
        <w:fldChar w:fldCharType="begin"/>
      </w:r>
      <w:r>
        <w:rPr>
          <w:noProof/>
        </w:rPr>
        <w:instrText xml:space="preserve"> PAGEREF _Toc478492371 \h </w:instrText>
      </w:r>
      <w:r>
        <w:rPr>
          <w:noProof/>
        </w:rPr>
      </w:r>
      <w:r>
        <w:rPr>
          <w:noProof/>
        </w:rPr>
        <w:fldChar w:fldCharType="separate"/>
      </w:r>
      <w:r>
        <w:rPr>
          <w:noProof/>
        </w:rPr>
        <w:t>76</w:t>
      </w:r>
      <w:r>
        <w:rPr>
          <w:noProof/>
        </w:rPr>
        <w:fldChar w:fldCharType="end"/>
      </w:r>
    </w:p>
    <w:p w14:paraId="57F7B515" w14:textId="600A404B"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 xml:space="preserve">Table 71 </w:t>
      </w:r>
      <w:r w:rsidRPr="00BC2F48">
        <w:rPr>
          <w:noProof/>
          <w:lang w:val="en-US"/>
        </w:rPr>
        <w:t>– Process segment model relationships</w:t>
      </w:r>
      <w:r>
        <w:rPr>
          <w:noProof/>
        </w:rPr>
        <w:tab/>
      </w:r>
      <w:r>
        <w:rPr>
          <w:noProof/>
        </w:rPr>
        <w:fldChar w:fldCharType="begin"/>
      </w:r>
      <w:r>
        <w:rPr>
          <w:noProof/>
        </w:rPr>
        <w:instrText xml:space="preserve"> PAGEREF _Toc478492372 \h </w:instrText>
      </w:r>
      <w:r>
        <w:rPr>
          <w:noProof/>
        </w:rPr>
      </w:r>
      <w:r>
        <w:rPr>
          <w:noProof/>
        </w:rPr>
        <w:fldChar w:fldCharType="separate"/>
      </w:r>
      <w:r>
        <w:rPr>
          <w:noProof/>
        </w:rPr>
        <w:t>80</w:t>
      </w:r>
      <w:r>
        <w:rPr>
          <w:noProof/>
        </w:rPr>
        <w:fldChar w:fldCharType="end"/>
      </w:r>
    </w:p>
    <w:p w14:paraId="54EAD5BF" w14:textId="47DB6E9E"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lastRenderedPageBreak/>
        <w:t>Table 72 – Process segment relationship roles</w:t>
      </w:r>
      <w:r>
        <w:rPr>
          <w:noProof/>
        </w:rPr>
        <w:tab/>
      </w:r>
      <w:r>
        <w:rPr>
          <w:noProof/>
        </w:rPr>
        <w:fldChar w:fldCharType="begin"/>
      </w:r>
      <w:r>
        <w:rPr>
          <w:noProof/>
        </w:rPr>
        <w:instrText xml:space="preserve"> PAGEREF _Toc478492373 \h </w:instrText>
      </w:r>
      <w:r>
        <w:rPr>
          <w:noProof/>
        </w:rPr>
      </w:r>
      <w:r>
        <w:rPr>
          <w:noProof/>
        </w:rPr>
        <w:fldChar w:fldCharType="separate"/>
      </w:r>
      <w:r>
        <w:rPr>
          <w:noProof/>
        </w:rPr>
        <w:t>83</w:t>
      </w:r>
      <w:r>
        <w:rPr>
          <w:noProof/>
        </w:rPr>
        <w:fldChar w:fldCharType="end"/>
      </w:r>
    </w:p>
    <w:p w14:paraId="5016E889" w14:textId="6EBA1F12"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73 – Process segment attributes</w:t>
      </w:r>
      <w:r>
        <w:rPr>
          <w:noProof/>
        </w:rPr>
        <w:tab/>
      </w:r>
      <w:r>
        <w:rPr>
          <w:noProof/>
        </w:rPr>
        <w:fldChar w:fldCharType="begin"/>
      </w:r>
      <w:r>
        <w:rPr>
          <w:noProof/>
        </w:rPr>
        <w:instrText xml:space="preserve"> PAGEREF _Toc478492374 \h </w:instrText>
      </w:r>
      <w:r>
        <w:rPr>
          <w:noProof/>
        </w:rPr>
      </w:r>
      <w:r>
        <w:rPr>
          <w:noProof/>
        </w:rPr>
        <w:fldChar w:fldCharType="separate"/>
      </w:r>
      <w:r>
        <w:rPr>
          <w:noProof/>
        </w:rPr>
        <w:t>83</w:t>
      </w:r>
      <w:r>
        <w:rPr>
          <w:noProof/>
        </w:rPr>
        <w:fldChar w:fldCharType="end"/>
      </w:r>
    </w:p>
    <w:p w14:paraId="19E3BC0B" w14:textId="23A3FD70"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74 – Personnel segment specification relationship roles</w:t>
      </w:r>
      <w:r>
        <w:rPr>
          <w:noProof/>
        </w:rPr>
        <w:tab/>
      </w:r>
      <w:r>
        <w:rPr>
          <w:noProof/>
        </w:rPr>
        <w:fldChar w:fldCharType="begin"/>
      </w:r>
      <w:r>
        <w:rPr>
          <w:noProof/>
        </w:rPr>
        <w:instrText xml:space="preserve"> PAGEREF _Toc478492375 \h </w:instrText>
      </w:r>
      <w:r>
        <w:rPr>
          <w:noProof/>
        </w:rPr>
      </w:r>
      <w:r>
        <w:rPr>
          <w:noProof/>
        </w:rPr>
        <w:fldChar w:fldCharType="separate"/>
      </w:r>
      <w:r>
        <w:rPr>
          <w:noProof/>
        </w:rPr>
        <w:t>84</w:t>
      </w:r>
      <w:r>
        <w:rPr>
          <w:noProof/>
        </w:rPr>
        <w:fldChar w:fldCharType="end"/>
      </w:r>
    </w:p>
    <w:p w14:paraId="50B1B787" w14:textId="39FD19DA"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75 – Personnel segment specification attributes</w:t>
      </w:r>
      <w:r>
        <w:rPr>
          <w:noProof/>
        </w:rPr>
        <w:tab/>
      </w:r>
      <w:r>
        <w:rPr>
          <w:noProof/>
        </w:rPr>
        <w:fldChar w:fldCharType="begin"/>
      </w:r>
      <w:r>
        <w:rPr>
          <w:noProof/>
        </w:rPr>
        <w:instrText xml:space="preserve"> PAGEREF _Toc478492376 \h </w:instrText>
      </w:r>
      <w:r>
        <w:rPr>
          <w:noProof/>
        </w:rPr>
      </w:r>
      <w:r>
        <w:rPr>
          <w:noProof/>
        </w:rPr>
        <w:fldChar w:fldCharType="separate"/>
      </w:r>
      <w:r>
        <w:rPr>
          <w:noProof/>
        </w:rPr>
        <w:t>84</w:t>
      </w:r>
      <w:r>
        <w:rPr>
          <w:noProof/>
        </w:rPr>
        <w:fldChar w:fldCharType="end"/>
      </w:r>
    </w:p>
    <w:p w14:paraId="4CDAA576" w14:textId="64C276CD"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76 – Personnel segment specification property relationship roles</w:t>
      </w:r>
      <w:r>
        <w:rPr>
          <w:noProof/>
        </w:rPr>
        <w:tab/>
      </w:r>
      <w:r>
        <w:rPr>
          <w:noProof/>
        </w:rPr>
        <w:fldChar w:fldCharType="begin"/>
      </w:r>
      <w:r>
        <w:rPr>
          <w:noProof/>
        </w:rPr>
        <w:instrText xml:space="preserve"> PAGEREF _Toc478492377 \h </w:instrText>
      </w:r>
      <w:r>
        <w:rPr>
          <w:noProof/>
        </w:rPr>
      </w:r>
      <w:r>
        <w:rPr>
          <w:noProof/>
        </w:rPr>
        <w:fldChar w:fldCharType="separate"/>
      </w:r>
      <w:r>
        <w:rPr>
          <w:noProof/>
        </w:rPr>
        <w:t>86</w:t>
      </w:r>
      <w:r>
        <w:rPr>
          <w:noProof/>
        </w:rPr>
        <w:fldChar w:fldCharType="end"/>
      </w:r>
    </w:p>
    <w:p w14:paraId="7B0A7D86" w14:textId="31527206"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77 – Personnel segment specification property attributes</w:t>
      </w:r>
      <w:r>
        <w:rPr>
          <w:noProof/>
        </w:rPr>
        <w:tab/>
      </w:r>
      <w:r>
        <w:rPr>
          <w:noProof/>
        </w:rPr>
        <w:fldChar w:fldCharType="begin"/>
      </w:r>
      <w:r>
        <w:rPr>
          <w:noProof/>
        </w:rPr>
        <w:instrText xml:space="preserve"> PAGEREF _Toc478492378 \h </w:instrText>
      </w:r>
      <w:r>
        <w:rPr>
          <w:noProof/>
        </w:rPr>
      </w:r>
      <w:r>
        <w:rPr>
          <w:noProof/>
        </w:rPr>
        <w:fldChar w:fldCharType="separate"/>
      </w:r>
      <w:r>
        <w:rPr>
          <w:noProof/>
        </w:rPr>
        <w:t>86</w:t>
      </w:r>
      <w:r>
        <w:rPr>
          <w:noProof/>
        </w:rPr>
        <w:fldChar w:fldCharType="end"/>
      </w:r>
    </w:p>
    <w:p w14:paraId="5C7E7FD4" w14:textId="7872CE65"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78 – Equipment segment specification relationship roles</w:t>
      </w:r>
      <w:r>
        <w:rPr>
          <w:noProof/>
        </w:rPr>
        <w:tab/>
      </w:r>
      <w:r>
        <w:rPr>
          <w:noProof/>
        </w:rPr>
        <w:fldChar w:fldCharType="begin"/>
      </w:r>
      <w:r>
        <w:rPr>
          <w:noProof/>
        </w:rPr>
        <w:instrText xml:space="preserve"> PAGEREF _Toc478492379 \h </w:instrText>
      </w:r>
      <w:r>
        <w:rPr>
          <w:noProof/>
        </w:rPr>
      </w:r>
      <w:r>
        <w:rPr>
          <w:noProof/>
        </w:rPr>
        <w:fldChar w:fldCharType="separate"/>
      </w:r>
      <w:r>
        <w:rPr>
          <w:noProof/>
        </w:rPr>
        <w:t>86</w:t>
      </w:r>
      <w:r>
        <w:rPr>
          <w:noProof/>
        </w:rPr>
        <w:fldChar w:fldCharType="end"/>
      </w:r>
    </w:p>
    <w:p w14:paraId="7BFAD57C" w14:textId="248DC155"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79 – Equipment segment specification attributes</w:t>
      </w:r>
      <w:r>
        <w:rPr>
          <w:noProof/>
        </w:rPr>
        <w:tab/>
      </w:r>
      <w:r>
        <w:rPr>
          <w:noProof/>
        </w:rPr>
        <w:fldChar w:fldCharType="begin"/>
      </w:r>
      <w:r>
        <w:rPr>
          <w:noProof/>
        </w:rPr>
        <w:instrText xml:space="preserve"> PAGEREF _Toc478492380 \h </w:instrText>
      </w:r>
      <w:r>
        <w:rPr>
          <w:noProof/>
        </w:rPr>
      </w:r>
      <w:r>
        <w:rPr>
          <w:noProof/>
        </w:rPr>
        <w:fldChar w:fldCharType="separate"/>
      </w:r>
      <w:r>
        <w:rPr>
          <w:noProof/>
        </w:rPr>
        <w:t>87</w:t>
      </w:r>
      <w:r>
        <w:rPr>
          <w:noProof/>
        </w:rPr>
        <w:fldChar w:fldCharType="end"/>
      </w:r>
    </w:p>
    <w:p w14:paraId="60DCDE58" w14:textId="13DA4AEC"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 xml:space="preserve">Table 80 </w:t>
      </w:r>
      <w:r w:rsidRPr="00BC2F48">
        <w:rPr>
          <w:noProof/>
          <w:lang w:val="en-US"/>
        </w:rPr>
        <w:t>– Equipment segment specification property relationship roles</w:t>
      </w:r>
      <w:r>
        <w:rPr>
          <w:noProof/>
        </w:rPr>
        <w:tab/>
      </w:r>
      <w:r>
        <w:rPr>
          <w:noProof/>
        </w:rPr>
        <w:fldChar w:fldCharType="begin"/>
      </w:r>
      <w:r>
        <w:rPr>
          <w:noProof/>
        </w:rPr>
        <w:instrText xml:space="preserve"> PAGEREF _Toc478492381 \h </w:instrText>
      </w:r>
      <w:r>
        <w:rPr>
          <w:noProof/>
        </w:rPr>
      </w:r>
      <w:r>
        <w:rPr>
          <w:noProof/>
        </w:rPr>
        <w:fldChar w:fldCharType="separate"/>
      </w:r>
      <w:r>
        <w:rPr>
          <w:noProof/>
        </w:rPr>
        <w:t>88</w:t>
      </w:r>
      <w:r>
        <w:rPr>
          <w:noProof/>
        </w:rPr>
        <w:fldChar w:fldCharType="end"/>
      </w:r>
    </w:p>
    <w:p w14:paraId="144AD02E" w14:textId="71482034"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81 – Equipment segment specification property attributes</w:t>
      </w:r>
      <w:r>
        <w:rPr>
          <w:noProof/>
        </w:rPr>
        <w:tab/>
      </w:r>
      <w:r>
        <w:rPr>
          <w:noProof/>
        </w:rPr>
        <w:fldChar w:fldCharType="begin"/>
      </w:r>
      <w:r>
        <w:rPr>
          <w:noProof/>
        </w:rPr>
        <w:instrText xml:space="preserve"> PAGEREF _Toc478492382 \h </w:instrText>
      </w:r>
      <w:r>
        <w:rPr>
          <w:noProof/>
        </w:rPr>
      </w:r>
      <w:r>
        <w:rPr>
          <w:noProof/>
        </w:rPr>
        <w:fldChar w:fldCharType="separate"/>
      </w:r>
      <w:r>
        <w:rPr>
          <w:noProof/>
        </w:rPr>
        <w:t>88</w:t>
      </w:r>
      <w:r>
        <w:rPr>
          <w:noProof/>
        </w:rPr>
        <w:fldChar w:fldCharType="end"/>
      </w:r>
    </w:p>
    <w:p w14:paraId="15213201" w14:textId="42818537"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82</w:t>
      </w:r>
      <w:r w:rsidRPr="00BC2F48">
        <w:rPr>
          <w:noProof/>
          <w:lang w:val="en-US"/>
        </w:rPr>
        <w:t xml:space="preserve"> – Physical asset segment specification relationship roles</w:t>
      </w:r>
      <w:r>
        <w:rPr>
          <w:noProof/>
        </w:rPr>
        <w:tab/>
      </w:r>
      <w:r>
        <w:rPr>
          <w:noProof/>
        </w:rPr>
        <w:fldChar w:fldCharType="begin"/>
      </w:r>
      <w:r>
        <w:rPr>
          <w:noProof/>
        </w:rPr>
        <w:instrText xml:space="preserve"> PAGEREF _Toc478492383 \h </w:instrText>
      </w:r>
      <w:r>
        <w:rPr>
          <w:noProof/>
        </w:rPr>
      </w:r>
      <w:r>
        <w:rPr>
          <w:noProof/>
        </w:rPr>
        <w:fldChar w:fldCharType="separate"/>
      </w:r>
      <w:r>
        <w:rPr>
          <w:noProof/>
        </w:rPr>
        <w:t>89</w:t>
      </w:r>
      <w:r>
        <w:rPr>
          <w:noProof/>
        </w:rPr>
        <w:fldChar w:fldCharType="end"/>
      </w:r>
    </w:p>
    <w:p w14:paraId="35881A2B" w14:textId="4CCF4B6F"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83 – Physical asset segment specification attributes</w:t>
      </w:r>
      <w:r>
        <w:rPr>
          <w:noProof/>
        </w:rPr>
        <w:tab/>
      </w:r>
      <w:r>
        <w:rPr>
          <w:noProof/>
        </w:rPr>
        <w:fldChar w:fldCharType="begin"/>
      </w:r>
      <w:r>
        <w:rPr>
          <w:noProof/>
        </w:rPr>
        <w:instrText xml:space="preserve"> PAGEREF _Toc478492384 \h </w:instrText>
      </w:r>
      <w:r>
        <w:rPr>
          <w:noProof/>
        </w:rPr>
      </w:r>
      <w:r>
        <w:rPr>
          <w:noProof/>
        </w:rPr>
        <w:fldChar w:fldCharType="separate"/>
      </w:r>
      <w:r>
        <w:rPr>
          <w:noProof/>
        </w:rPr>
        <w:t>89</w:t>
      </w:r>
      <w:r>
        <w:rPr>
          <w:noProof/>
        </w:rPr>
        <w:fldChar w:fldCharType="end"/>
      </w:r>
    </w:p>
    <w:p w14:paraId="4160BA3D" w14:textId="3ECF73AF"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84</w:t>
      </w:r>
      <w:r w:rsidRPr="00BC2F48">
        <w:rPr>
          <w:noProof/>
          <w:lang w:val="en-US"/>
        </w:rPr>
        <w:t xml:space="preserve"> – Physical asset segment specification property relationship roles</w:t>
      </w:r>
      <w:r>
        <w:rPr>
          <w:noProof/>
        </w:rPr>
        <w:tab/>
      </w:r>
      <w:r>
        <w:rPr>
          <w:noProof/>
        </w:rPr>
        <w:fldChar w:fldCharType="begin"/>
      </w:r>
      <w:r>
        <w:rPr>
          <w:noProof/>
        </w:rPr>
        <w:instrText xml:space="preserve"> PAGEREF _Toc478492385 \h </w:instrText>
      </w:r>
      <w:r>
        <w:rPr>
          <w:noProof/>
        </w:rPr>
      </w:r>
      <w:r>
        <w:rPr>
          <w:noProof/>
        </w:rPr>
        <w:fldChar w:fldCharType="separate"/>
      </w:r>
      <w:r>
        <w:rPr>
          <w:noProof/>
        </w:rPr>
        <w:t>90</w:t>
      </w:r>
      <w:r>
        <w:rPr>
          <w:noProof/>
        </w:rPr>
        <w:fldChar w:fldCharType="end"/>
      </w:r>
    </w:p>
    <w:p w14:paraId="36D58F1A" w14:textId="78481B32"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85 – Physical asset segment specification property attributes</w:t>
      </w:r>
      <w:r>
        <w:rPr>
          <w:noProof/>
        </w:rPr>
        <w:tab/>
      </w:r>
      <w:r>
        <w:rPr>
          <w:noProof/>
        </w:rPr>
        <w:fldChar w:fldCharType="begin"/>
      </w:r>
      <w:r>
        <w:rPr>
          <w:noProof/>
        </w:rPr>
        <w:instrText xml:space="preserve"> PAGEREF _Toc478492386 \h </w:instrText>
      </w:r>
      <w:r>
        <w:rPr>
          <w:noProof/>
        </w:rPr>
      </w:r>
      <w:r>
        <w:rPr>
          <w:noProof/>
        </w:rPr>
        <w:fldChar w:fldCharType="separate"/>
      </w:r>
      <w:r>
        <w:rPr>
          <w:noProof/>
        </w:rPr>
        <w:t>91</w:t>
      </w:r>
      <w:r>
        <w:rPr>
          <w:noProof/>
        </w:rPr>
        <w:fldChar w:fldCharType="end"/>
      </w:r>
    </w:p>
    <w:p w14:paraId="39DFA339" w14:textId="1CB197D8"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 xml:space="preserve">Table 86 </w:t>
      </w:r>
      <w:r w:rsidRPr="00BC2F48">
        <w:rPr>
          <w:noProof/>
          <w:lang w:val="en-US"/>
        </w:rPr>
        <w:t>– Material segment specification relationship roles</w:t>
      </w:r>
      <w:r>
        <w:rPr>
          <w:noProof/>
        </w:rPr>
        <w:tab/>
      </w:r>
      <w:r>
        <w:rPr>
          <w:noProof/>
        </w:rPr>
        <w:fldChar w:fldCharType="begin"/>
      </w:r>
      <w:r>
        <w:rPr>
          <w:noProof/>
        </w:rPr>
        <w:instrText xml:space="preserve"> PAGEREF _Toc478492387 \h </w:instrText>
      </w:r>
      <w:r>
        <w:rPr>
          <w:noProof/>
        </w:rPr>
      </w:r>
      <w:r>
        <w:rPr>
          <w:noProof/>
        </w:rPr>
        <w:fldChar w:fldCharType="separate"/>
      </w:r>
      <w:r>
        <w:rPr>
          <w:noProof/>
        </w:rPr>
        <w:t>91</w:t>
      </w:r>
      <w:r>
        <w:rPr>
          <w:noProof/>
        </w:rPr>
        <w:fldChar w:fldCharType="end"/>
      </w:r>
    </w:p>
    <w:p w14:paraId="5385A62F" w14:textId="4895753E"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 xml:space="preserve">Table 87 </w:t>
      </w:r>
      <w:r w:rsidRPr="00BC2F48">
        <w:rPr>
          <w:noProof/>
          <w:lang w:val="en-US"/>
        </w:rPr>
        <w:t>– Material segment specification attributes</w:t>
      </w:r>
      <w:r>
        <w:rPr>
          <w:noProof/>
        </w:rPr>
        <w:tab/>
      </w:r>
      <w:r>
        <w:rPr>
          <w:noProof/>
        </w:rPr>
        <w:fldChar w:fldCharType="begin"/>
      </w:r>
      <w:r>
        <w:rPr>
          <w:noProof/>
        </w:rPr>
        <w:instrText xml:space="preserve"> PAGEREF _Toc478492388 \h </w:instrText>
      </w:r>
      <w:r>
        <w:rPr>
          <w:noProof/>
        </w:rPr>
      </w:r>
      <w:r>
        <w:rPr>
          <w:noProof/>
        </w:rPr>
        <w:fldChar w:fldCharType="separate"/>
      </w:r>
      <w:r>
        <w:rPr>
          <w:noProof/>
        </w:rPr>
        <w:t>91</w:t>
      </w:r>
      <w:r>
        <w:rPr>
          <w:noProof/>
        </w:rPr>
        <w:fldChar w:fldCharType="end"/>
      </w:r>
    </w:p>
    <w:p w14:paraId="4945492B" w14:textId="0CC4F4A5"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88</w:t>
      </w:r>
      <w:r w:rsidRPr="00BC2F48">
        <w:rPr>
          <w:noProof/>
          <w:lang w:val="en-US"/>
        </w:rPr>
        <w:t xml:space="preserve"> – Material segment specification property relationships</w:t>
      </w:r>
      <w:r>
        <w:rPr>
          <w:noProof/>
        </w:rPr>
        <w:tab/>
      </w:r>
      <w:r>
        <w:rPr>
          <w:noProof/>
        </w:rPr>
        <w:fldChar w:fldCharType="begin"/>
      </w:r>
      <w:r>
        <w:rPr>
          <w:noProof/>
        </w:rPr>
        <w:instrText xml:space="preserve"> PAGEREF _Toc478492389 \h </w:instrText>
      </w:r>
      <w:r>
        <w:rPr>
          <w:noProof/>
        </w:rPr>
      </w:r>
      <w:r>
        <w:rPr>
          <w:noProof/>
        </w:rPr>
        <w:fldChar w:fldCharType="separate"/>
      </w:r>
      <w:r>
        <w:rPr>
          <w:noProof/>
        </w:rPr>
        <w:t>94</w:t>
      </w:r>
      <w:r>
        <w:rPr>
          <w:noProof/>
        </w:rPr>
        <w:fldChar w:fldCharType="end"/>
      </w:r>
    </w:p>
    <w:p w14:paraId="0214C646" w14:textId="36796FAA"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 xml:space="preserve">Table 89 </w:t>
      </w:r>
      <w:r w:rsidRPr="00BC2F48">
        <w:rPr>
          <w:noProof/>
          <w:lang w:val="en-US"/>
        </w:rPr>
        <w:t>– Material segment specification property attributes</w:t>
      </w:r>
      <w:r>
        <w:rPr>
          <w:noProof/>
        </w:rPr>
        <w:tab/>
      </w:r>
      <w:r>
        <w:rPr>
          <w:noProof/>
        </w:rPr>
        <w:fldChar w:fldCharType="begin"/>
      </w:r>
      <w:r>
        <w:rPr>
          <w:noProof/>
        </w:rPr>
        <w:instrText xml:space="preserve"> PAGEREF _Toc478492390 \h </w:instrText>
      </w:r>
      <w:r>
        <w:rPr>
          <w:noProof/>
        </w:rPr>
      </w:r>
      <w:r>
        <w:rPr>
          <w:noProof/>
        </w:rPr>
        <w:fldChar w:fldCharType="separate"/>
      </w:r>
      <w:r>
        <w:rPr>
          <w:noProof/>
        </w:rPr>
        <w:t>95</w:t>
      </w:r>
      <w:r>
        <w:rPr>
          <w:noProof/>
        </w:rPr>
        <w:fldChar w:fldCharType="end"/>
      </w:r>
    </w:p>
    <w:p w14:paraId="72072220" w14:textId="6AD9A388"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91 – Process segment parameter attributes</w:t>
      </w:r>
      <w:r>
        <w:rPr>
          <w:noProof/>
        </w:rPr>
        <w:tab/>
      </w:r>
      <w:r>
        <w:rPr>
          <w:noProof/>
        </w:rPr>
        <w:fldChar w:fldCharType="begin"/>
      </w:r>
      <w:r>
        <w:rPr>
          <w:noProof/>
        </w:rPr>
        <w:instrText xml:space="preserve"> PAGEREF _Toc478492391 \h </w:instrText>
      </w:r>
      <w:r>
        <w:rPr>
          <w:noProof/>
        </w:rPr>
      </w:r>
      <w:r>
        <w:rPr>
          <w:noProof/>
        </w:rPr>
        <w:fldChar w:fldCharType="separate"/>
      </w:r>
      <w:r>
        <w:rPr>
          <w:noProof/>
        </w:rPr>
        <w:t>95</w:t>
      </w:r>
      <w:r>
        <w:rPr>
          <w:noProof/>
        </w:rPr>
        <w:fldChar w:fldCharType="end"/>
      </w:r>
    </w:p>
    <w:p w14:paraId="16B51666" w14:textId="1C8CFE9E"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 xml:space="preserve">Table 92 - </w:t>
      </w:r>
      <w:r w:rsidRPr="00BC2F48">
        <w:rPr>
          <w:noProof/>
          <w:lang w:val="en-US"/>
        </w:rPr>
        <w:t>segment dependency relationship roles</w:t>
      </w:r>
      <w:r>
        <w:rPr>
          <w:noProof/>
        </w:rPr>
        <w:tab/>
      </w:r>
      <w:r>
        <w:rPr>
          <w:noProof/>
        </w:rPr>
        <w:fldChar w:fldCharType="begin"/>
      </w:r>
      <w:r>
        <w:rPr>
          <w:noProof/>
        </w:rPr>
        <w:instrText xml:space="preserve"> PAGEREF _Toc478492392 \h </w:instrText>
      </w:r>
      <w:r>
        <w:rPr>
          <w:noProof/>
        </w:rPr>
      </w:r>
      <w:r>
        <w:rPr>
          <w:noProof/>
        </w:rPr>
        <w:fldChar w:fldCharType="separate"/>
      </w:r>
      <w:r>
        <w:rPr>
          <w:noProof/>
        </w:rPr>
        <w:t>96</w:t>
      </w:r>
      <w:r>
        <w:rPr>
          <w:noProof/>
        </w:rPr>
        <w:fldChar w:fldCharType="end"/>
      </w:r>
    </w:p>
    <w:p w14:paraId="3C28F955" w14:textId="11646E0B"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93 –Segment dependency attributes</w:t>
      </w:r>
      <w:r>
        <w:rPr>
          <w:noProof/>
        </w:rPr>
        <w:tab/>
      </w:r>
      <w:r>
        <w:rPr>
          <w:noProof/>
        </w:rPr>
        <w:fldChar w:fldCharType="begin"/>
      </w:r>
      <w:r>
        <w:rPr>
          <w:noProof/>
        </w:rPr>
        <w:instrText xml:space="preserve"> PAGEREF _Toc478492393 \h </w:instrText>
      </w:r>
      <w:r>
        <w:rPr>
          <w:noProof/>
        </w:rPr>
      </w:r>
      <w:r>
        <w:rPr>
          <w:noProof/>
        </w:rPr>
        <w:fldChar w:fldCharType="separate"/>
      </w:r>
      <w:r>
        <w:rPr>
          <w:noProof/>
        </w:rPr>
        <w:t>96</w:t>
      </w:r>
      <w:r>
        <w:rPr>
          <w:noProof/>
        </w:rPr>
        <w:fldChar w:fldCharType="end"/>
      </w:r>
    </w:p>
    <w:p w14:paraId="0AF20727" w14:textId="25DA033D"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94 - Test model relationships</w:t>
      </w:r>
      <w:r>
        <w:rPr>
          <w:noProof/>
        </w:rPr>
        <w:tab/>
      </w:r>
      <w:r>
        <w:rPr>
          <w:noProof/>
        </w:rPr>
        <w:fldChar w:fldCharType="begin"/>
      </w:r>
      <w:r>
        <w:rPr>
          <w:noProof/>
        </w:rPr>
        <w:instrText xml:space="preserve"> PAGEREF _Toc478492394 \h </w:instrText>
      </w:r>
      <w:r>
        <w:rPr>
          <w:noProof/>
        </w:rPr>
      </w:r>
      <w:r>
        <w:rPr>
          <w:noProof/>
        </w:rPr>
        <w:fldChar w:fldCharType="separate"/>
      </w:r>
      <w:r>
        <w:rPr>
          <w:noProof/>
        </w:rPr>
        <w:t>98</w:t>
      </w:r>
      <w:r>
        <w:rPr>
          <w:noProof/>
        </w:rPr>
        <w:fldChar w:fldCharType="end"/>
      </w:r>
    </w:p>
    <w:p w14:paraId="02090B69" w14:textId="1333959D"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95 – Realization of testable object / testable object property pair</w:t>
      </w:r>
      <w:r>
        <w:rPr>
          <w:noProof/>
        </w:rPr>
        <w:tab/>
      </w:r>
      <w:r>
        <w:rPr>
          <w:noProof/>
        </w:rPr>
        <w:fldChar w:fldCharType="begin"/>
      </w:r>
      <w:r>
        <w:rPr>
          <w:noProof/>
        </w:rPr>
        <w:instrText xml:space="preserve"> PAGEREF _Toc478492395 \h </w:instrText>
      </w:r>
      <w:r>
        <w:rPr>
          <w:noProof/>
        </w:rPr>
      </w:r>
      <w:r>
        <w:rPr>
          <w:noProof/>
        </w:rPr>
        <w:fldChar w:fldCharType="separate"/>
      </w:r>
      <w:r>
        <w:rPr>
          <w:noProof/>
        </w:rPr>
        <w:t>98</w:t>
      </w:r>
      <w:r>
        <w:rPr>
          <w:noProof/>
        </w:rPr>
        <w:fldChar w:fldCharType="end"/>
      </w:r>
    </w:p>
    <w:p w14:paraId="30075D03" w14:textId="7F31DB6D"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96 - Test specification relationship roles</w:t>
      </w:r>
      <w:r>
        <w:rPr>
          <w:noProof/>
        </w:rPr>
        <w:tab/>
      </w:r>
      <w:r>
        <w:rPr>
          <w:noProof/>
        </w:rPr>
        <w:fldChar w:fldCharType="begin"/>
      </w:r>
      <w:r>
        <w:rPr>
          <w:noProof/>
        </w:rPr>
        <w:instrText xml:space="preserve"> PAGEREF _Toc478492396 \h </w:instrText>
      </w:r>
      <w:r>
        <w:rPr>
          <w:noProof/>
        </w:rPr>
      </w:r>
      <w:r>
        <w:rPr>
          <w:noProof/>
        </w:rPr>
        <w:fldChar w:fldCharType="separate"/>
      </w:r>
      <w:r>
        <w:rPr>
          <w:noProof/>
        </w:rPr>
        <w:t>99</w:t>
      </w:r>
      <w:r>
        <w:rPr>
          <w:noProof/>
        </w:rPr>
        <w:fldChar w:fldCharType="end"/>
      </w:r>
    </w:p>
    <w:p w14:paraId="258819D4" w14:textId="1046CA2B"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97 - Attributes of test specification</w:t>
      </w:r>
      <w:r>
        <w:rPr>
          <w:noProof/>
        </w:rPr>
        <w:tab/>
      </w:r>
      <w:r>
        <w:rPr>
          <w:noProof/>
        </w:rPr>
        <w:fldChar w:fldCharType="begin"/>
      </w:r>
      <w:r>
        <w:rPr>
          <w:noProof/>
        </w:rPr>
        <w:instrText xml:space="preserve"> PAGEREF _Toc478492397 \h </w:instrText>
      </w:r>
      <w:r>
        <w:rPr>
          <w:noProof/>
        </w:rPr>
      </w:r>
      <w:r>
        <w:rPr>
          <w:noProof/>
        </w:rPr>
        <w:fldChar w:fldCharType="separate"/>
      </w:r>
      <w:r>
        <w:rPr>
          <w:noProof/>
        </w:rPr>
        <w:t>99</w:t>
      </w:r>
      <w:r>
        <w:rPr>
          <w:noProof/>
        </w:rPr>
        <w:fldChar w:fldCharType="end"/>
      </w:r>
    </w:p>
    <w:p w14:paraId="7153AD68" w14:textId="4531A4D0"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98 - Test specification property relationship roles</w:t>
      </w:r>
      <w:r>
        <w:rPr>
          <w:noProof/>
        </w:rPr>
        <w:tab/>
      </w:r>
      <w:r>
        <w:rPr>
          <w:noProof/>
        </w:rPr>
        <w:fldChar w:fldCharType="begin"/>
      </w:r>
      <w:r>
        <w:rPr>
          <w:noProof/>
        </w:rPr>
        <w:instrText xml:space="preserve"> PAGEREF _Toc478492398 \h </w:instrText>
      </w:r>
      <w:r>
        <w:rPr>
          <w:noProof/>
        </w:rPr>
      </w:r>
      <w:r>
        <w:rPr>
          <w:noProof/>
        </w:rPr>
        <w:fldChar w:fldCharType="separate"/>
      </w:r>
      <w:r>
        <w:rPr>
          <w:noProof/>
        </w:rPr>
        <w:t>100</w:t>
      </w:r>
      <w:r>
        <w:rPr>
          <w:noProof/>
        </w:rPr>
        <w:fldChar w:fldCharType="end"/>
      </w:r>
    </w:p>
    <w:p w14:paraId="3230755B" w14:textId="1BFF8643"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99</w:t>
      </w:r>
      <w:r w:rsidRPr="00BC2F48">
        <w:rPr>
          <w:noProof/>
          <w:lang w:val="en-US"/>
        </w:rPr>
        <w:t xml:space="preserve"> - Attributes of test specification property</w:t>
      </w:r>
      <w:r>
        <w:rPr>
          <w:noProof/>
        </w:rPr>
        <w:tab/>
      </w:r>
      <w:r>
        <w:rPr>
          <w:noProof/>
        </w:rPr>
        <w:fldChar w:fldCharType="begin"/>
      </w:r>
      <w:r>
        <w:rPr>
          <w:noProof/>
        </w:rPr>
        <w:instrText xml:space="preserve"> PAGEREF _Toc478492399 \h </w:instrText>
      </w:r>
      <w:r>
        <w:rPr>
          <w:noProof/>
        </w:rPr>
      </w:r>
      <w:r>
        <w:rPr>
          <w:noProof/>
        </w:rPr>
        <w:fldChar w:fldCharType="separate"/>
      </w:r>
      <w:r>
        <w:rPr>
          <w:noProof/>
        </w:rPr>
        <w:t>101</w:t>
      </w:r>
      <w:r>
        <w:rPr>
          <w:noProof/>
        </w:rPr>
        <w:fldChar w:fldCharType="end"/>
      </w:r>
    </w:p>
    <w:p w14:paraId="0812E03B" w14:textId="75FF9A82"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100  - Test specification criteria relationship roles</w:t>
      </w:r>
      <w:r>
        <w:rPr>
          <w:noProof/>
        </w:rPr>
        <w:tab/>
      </w:r>
      <w:r>
        <w:rPr>
          <w:noProof/>
        </w:rPr>
        <w:fldChar w:fldCharType="begin"/>
      </w:r>
      <w:r>
        <w:rPr>
          <w:noProof/>
        </w:rPr>
        <w:instrText xml:space="preserve"> PAGEREF _Toc478492400 \h </w:instrText>
      </w:r>
      <w:r>
        <w:rPr>
          <w:noProof/>
        </w:rPr>
      </w:r>
      <w:r>
        <w:rPr>
          <w:noProof/>
        </w:rPr>
        <w:fldChar w:fldCharType="separate"/>
      </w:r>
      <w:r>
        <w:rPr>
          <w:noProof/>
        </w:rPr>
        <w:t>101</w:t>
      </w:r>
      <w:r>
        <w:rPr>
          <w:noProof/>
        </w:rPr>
        <w:fldChar w:fldCharType="end"/>
      </w:r>
    </w:p>
    <w:p w14:paraId="5730E570" w14:textId="0FA5CA9E"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 xml:space="preserve">Table 101 </w:t>
      </w:r>
      <w:r w:rsidRPr="00BC2F48">
        <w:rPr>
          <w:noProof/>
          <w:lang w:val="en-US"/>
        </w:rPr>
        <w:t>- Attributes of test specification criteria</w:t>
      </w:r>
      <w:r>
        <w:rPr>
          <w:noProof/>
        </w:rPr>
        <w:tab/>
      </w:r>
      <w:r>
        <w:rPr>
          <w:noProof/>
        </w:rPr>
        <w:fldChar w:fldCharType="begin"/>
      </w:r>
      <w:r>
        <w:rPr>
          <w:noProof/>
        </w:rPr>
        <w:instrText xml:space="preserve"> PAGEREF _Toc478492401 \h </w:instrText>
      </w:r>
      <w:r>
        <w:rPr>
          <w:noProof/>
        </w:rPr>
      </w:r>
      <w:r>
        <w:rPr>
          <w:noProof/>
        </w:rPr>
        <w:fldChar w:fldCharType="separate"/>
      </w:r>
      <w:r>
        <w:rPr>
          <w:noProof/>
        </w:rPr>
        <w:t>101</w:t>
      </w:r>
      <w:r>
        <w:rPr>
          <w:noProof/>
        </w:rPr>
        <w:fldChar w:fldCharType="end"/>
      </w:r>
    </w:p>
    <w:p w14:paraId="09DEE7C3" w14:textId="70564037"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102 - Evaluated property relationship roles</w:t>
      </w:r>
      <w:r>
        <w:rPr>
          <w:noProof/>
        </w:rPr>
        <w:tab/>
      </w:r>
      <w:r>
        <w:rPr>
          <w:noProof/>
        </w:rPr>
        <w:fldChar w:fldCharType="begin"/>
      </w:r>
      <w:r>
        <w:rPr>
          <w:noProof/>
        </w:rPr>
        <w:instrText xml:space="preserve"> PAGEREF _Toc478492402 \h </w:instrText>
      </w:r>
      <w:r>
        <w:rPr>
          <w:noProof/>
        </w:rPr>
      </w:r>
      <w:r>
        <w:rPr>
          <w:noProof/>
        </w:rPr>
        <w:fldChar w:fldCharType="separate"/>
      </w:r>
      <w:r>
        <w:rPr>
          <w:noProof/>
        </w:rPr>
        <w:t>102</w:t>
      </w:r>
      <w:r>
        <w:rPr>
          <w:noProof/>
        </w:rPr>
        <w:fldChar w:fldCharType="end"/>
      </w:r>
    </w:p>
    <w:p w14:paraId="476DD0CC" w14:textId="76CB8CCC"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103</w:t>
      </w:r>
      <w:r w:rsidRPr="00BC2F48">
        <w:rPr>
          <w:noProof/>
          <w:lang w:val="en-US"/>
        </w:rPr>
        <w:t xml:space="preserve"> - Attributes of evaluated property</w:t>
      </w:r>
      <w:r>
        <w:rPr>
          <w:noProof/>
        </w:rPr>
        <w:tab/>
      </w:r>
      <w:r>
        <w:rPr>
          <w:noProof/>
        </w:rPr>
        <w:fldChar w:fldCharType="begin"/>
      </w:r>
      <w:r>
        <w:rPr>
          <w:noProof/>
        </w:rPr>
        <w:instrText xml:space="preserve"> PAGEREF _Toc478492403 \h </w:instrText>
      </w:r>
      <w:r>
        <w:rPr>
          <w:noProof/>
        </w:rPr>
      </w:r>
      <w:r>
        <w:rPr>
          <w:noProof/>
        </w:rPr>
        <w:fldChar w:fldCharType="separate"/>
      </w:r>
      <w:r>
        <w:rPr>
          <w:noProof/>
        </w:rPr>
        <w:t>102</w:t>
      </w:r>
      <w:r>
        <w:rPr>
          <w:noProof/>
        </w:rPr>
        <w:fldChar w:fldCharType="end"/>
      </w:r>
    </w:p>
    <w:p w14:paraId="5AEFFB59" w14:textId="0C8C0018"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104 - Test result relationship roles</w:t>
      </w:r>
      <w:r>
        <w:rPr>
          <w:noProof/>
        </w:rPr>
        <w:tab/>
      </w:r>
      <w:r>
        <w:rPr>
          <w:noProof/>
        </w:rPr>
        <w:fldChar w:fldCharType="begin"/>
      </w:r>
      <w:r>
        <w:rPr>
          <w:noProof/>
        </w:rPr>
        <w:instrText xml:space="preserve"> PAGEREF _Toc478492404 \h </w:instrText>
      </w:r>
      <w:r>
        <w:rPr>
          <w:noProof/>
        </w:rPr>
      </w:r>
      <w:r>
        <w:rPr>
          <w:noProof/>
        </w:rPr>
        <w:fldChar w:fldCharType="separate"/>
      </w:r>
      <w:r>
        <w:rPr>
          <w:noProof/>
        </w:rPr>
        <w:t>103</w:t>
      </w:r>
      <w:r>
        <w:rPr>
          <w:noProof/>
        </w:rPr>
        <w:fldChar w:fldCharType="end"/>
      </w:r>
    </w:p>
    <w:p w14:paraId="438A6BFC" w14:textId="05AE272D"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 xml:space="preserve">Table 105 </w:t>
      </w:r>
      <w:r w:rsidRPr="00BC2F48">
        <w:rPr>
          <w:noProof/>
          <w:lang w:val="en-US"/>
        </w:rPr>
        <w:t>- Attributes of test result</w:t>
      </w:r>
      <w:r>
        <w:rPr>
          <w:noProof/>
        </w:rPr>
        <w:tab/>
      </w:r>
      <w:r>
        <w:rPr>
          <w:noProof/>
        </w:rPr>
        <w:fldChar w:fldCharType="begin"/>
      </w:r>
      <w:r>
        <w:rPr>
          <w:noProof/>
        </w:rPr>
        <w:instrText xml:space="preserve"> PAGEREF _Toc478492405 \h </w:instrText>
      </w:r>
      <w:r>
        <w:rPr>
          <w:noProof/>
        </w:rPr>
      </w:r>
      <w:r>
        <w:rPr>
          <w:noProof/>
        </w:rPr>
        <w:fldChar w:fldCharType="separate"/>
      </w:r>
      <w:r>
        <w:rPr>
          <w:noProof/>
        </w:rPr>
        <w:t>103</w:t>
      </w:r>
      <w:r>
        <w:rPr>
          <w:noProof/>
        </w:rPr>
        <w:fldChar w:fldCharType="end"/>
      </w:r>
    </w:p>
    <w:p w14:paraId="305D768B" w14:textId="3CF219A6"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106 – Property measurement relationship roles</w:t>
      </w:r>
      <w:r>
        <w:rPr>
          <w:noProof/>
        </w:rPr>
        <w:tab/>
      </w:r>
      <w:r>
        <w:rPr>
          <w:noProof/>
        </w:rPr>
        <w:fldChar w:fldCharType="begin"/>
      </w:r>
      <w:r>
        <w:rPr>
          <w:noProof/>
        </w:rPr>
        <w:instrText xml:space="preserve"> PAGEREF _Toc478492406 \h </w:instrText>
      </w:r>
      <w:r>
        <w:rPr>
          <w:noProof/>
        </w:rPr>
      </w:r>
      <w:r>
        <w:rPr>
          <w:noProof/>
        </w:rPr>
        <w:fldChar w:fldCharType="separate"/>
      </w:r>
      <w:r>
        <w:rPr>
          <w:noProof/>
        </w:rPr>
        <w:t>104</w:t>
      </w:r>
      <w:r>
        <w:rPr>
          <w:noProof/>
        </w:rPr>
        <w:fldChar w:fldCharType="end"/>
      </w:r>
    </w:p>
    <w:p w14:paraId="0C997DBA" w14:textId="7B876169"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107</w:t>
      </w:r>
      <w:r w:rsidRPr="00BC2F48">
        <w:rPr>
          <w:noProof/>
          <w:lang w:val="en-US"/>
        </w:rPr>
        <w:t xml:space="preserve"> - Attributes of property measurement</w:t>
      </w:r>
      <w:r>
        <w:rPr>
          <w:noProof/>
        </w:rPr>
        <w:tab/>
      </w:r>
      <w:r>
        <w:rPr>
          <w:noProof/>
        </w:rPr>
        <w:fldChar w:fldCharType="begin"/>
      </w:r>
      <w:r>
        <w:rPr>
          <w:noProof/>
        </w:rPr>
        <w:instrText xml:space="preserve"> PAGEREF _Toc478492407 \h </w:instrText>
      </w:r>
      <w:r>
        <w:rPr>
          <w:noProof/>
        </w:rPr>
      </w:r>
      <w:r>
        <w:rPr>
          <w:noProof/>
        </w:rPr>
        <w:fldChar w:fldCharType="separate"/>
      </w:r>
      <w:r>
        <w:rPr>
          <w:noProof/>
        </w:rPr>
        <w:t>104</w:t>
      </w:r>
      <w:r>
        <w:rPr>
          <w:noProof/>
        </w:rPr>
        <w:fldChar w:fldCharType="end"/>
      </w:r>
    </w:p>
    <w:p w14:paraId="77790A21" w14:textId="500BA134"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 xml:space="preserve">Table 108 </w:t>
      </w:r>
      <w:r w:rsidRPr="00BC2F48">
        <w:rPr>
          <w:noProof/>
          <w:lang w:val="en-US"/>
        </w:rPr>
        <w:t>– Operations record model relationships</w:t>
      </w:r>
      <w:r>
        <w:rPr>
          <w:noProof/>
        </w:rPr>
        <w:tab/>
      </w:r>
      <w:r>
        <w:rPr>
          <w:noProof/>
        </w:rPr>
        <w:fldChar w:fldCharType="begin"/>
      </w:r>
      <w:r>
        <w:rPr>
          <w:noProof/>
        </w:rPr>
        <w:instrText xml:space="preserve"> PAGEREF _Toc478492408 \h </w:instrText>
      </w:r>
      <w:r>
        <w:rPr>
          <w:noProof/>
        </w:rPr>
      </w:r>
      <w:r>
        <w:rPr>
          <w:noProof/>
        </w:rPr>
        <w:fldChar w:fldCharType="separate"/>
      </w:r>
      <w:r>
        <w:rPr>
          <w:noProof/>
        </w:rPr>
        <w:t>105</w:t>
      </w:r>
      <w:r>
        <w:rPr>
          <w:noProof/>
        </w:rPr>
        <w:fldChar w:fldCharType="end"/>
      </w:r>
    </w:p>
    <w:p w14:paraId="798691B7" w14:textId="733CBCEB"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109 - Operations record specification relationship roles</w:t>
      </w:r>
      <w:r>
        <w:rPr>
          <w:noProof/>
        </w:rPr>
        <w:tab/>
      </w:r>
      <w:r>
        <w:rPr>
          <w:noProof/>
        </w:rPr>
        <w:fldChar w:fldCharType="begin"/>
      </w:r>
      <w:r>
        <w:rPr>
          <w:noProof/>
        </w:rPr>
        <w:instrText xml:space="preserve"> PAGEREF _Toc478492409 \h </w:instrText>
      </w:r>
      <w:r>
        <w:rPr>
          <w:noProof/>
        </w:rPr>
      </w:r>
      <w:r>
        <w:rPr>
          <w:noProof/>
        </w:rPr>
        <w:fldChar w:fldCharType="separate"/>
      </w:r>
      <w:r>
        <w:rPr>
          <w:noProof/>
        </w:rPr>
        <w:t>106</w:t>
      </w:r>
      <w:r>
        <w:rPr>
          <w:noProof/>
        </w:rPr>
        <w:fldChar w:fldCharType="end"/>
      </w:r>
    </w:p>
    <w:p w14:paraId="3A9111E4" w14:textId="7C487723"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110 - Operations record specification attributes</w:t>
      </w:r>
      <w:r>
        <w:rPr>
          <w:noProof/>
        </w:rPr>
        <w:tab/>
      </w:r>
      <w:r>
        <w:rPr>
          <w:noProof/>
        </w:rPr>
        <w:fldChar w:fldCharType="begin"/>
      </w:r>
      <w:r>
        <w:rPr>
          <w:noProof/>
        </w:rPr>
        <w:instrText xml:space="preserve"> PAGEREF _Toc478492410 \h </w:instrText>
      </w:r>
      <w:r>
        <w:rPr>
          <w:noProof/>
        </w:rPr>
      </w:r>
      <w:r>
        <w:rPr>
          <w:noProof/>
        </w:rPr>
        <w:fldChar w:fldCharType="separate"/>
      </w:r>
      <w:r>
        <w:rPr>
          <w:noProof/>
        </w:rPr>
        <w:t>106</w:t>
      </w:r>
      <w:r>
        <w:rPr>
          <w:noProof/>
        </w:rPr>
        <w:fldChar w:fldCharType="end"/>
      </w:r>
    </w:p>
    <w:p w14:paraId="6A682DC5" w14:textId="6A60292D"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111 - Operations record relationship roles</w:t>
      </w:r>
      <w:r>
        <w:rPr>
          <w:noProof/>
        </w:rPr>
        <w:tab/>
      </w:r>
      <w:r>
        <w:rPr>
          <w:noProof/>
        </w:rPr>
        <w:fldChar w:fldCharType="begin"/>
      </w:r>
      <w:r>
        <w:rPr>
          <w:noProof/>
        </w:rPr>
        <w:instrText xml:space="preserve"> PAGEREF _Toc478492411 \h </w:instrText>
      </w:r>
      <w:r>
        <w:rPr>
          <w:noProof/>
        </w:rPr>
      </w:r>
      <w:r>
        <w:rPr>
          <w:noProof/>
        </w:rPr>
        <w:fldChar w:fldCharType="separate"/>
      </w:r>
      <w:r>
        <w:rPr>
          <w:noProof/>
        </w:rPr>
        <w:t>107</w:t>
      </w:r>
      <w:r>
        <w:rPr>
          <w:noProof/>
        </w:rPr>
        <w:fldChar w:fldCharType="end"/>
      </w:r>
    </w:p>
    <w:p w14:paraId="39B0C585" w14:textId="1334FA09"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112 - Operations record attributes</w:t>
      </w:r>
      <w:r>
        <w:rPr>
          <w:noProof/>
        </w:rPr>
        <w:tab/>
      </w:r>
      <w:r>
        <w:rPr>
          <w:noProof/>
        </w:rPr>
        <w:fldChar w:fldCharType="begin"/>
      </w:r>
      <w:r>
        <w:rPr>
          <w:noProof/>
        </w:rPr>
        <w:instrText xml:space="preserve"> PAGEREF _Toc478492412 \h </w:instrText>
      </w:r>
      <w:r>
        <w:rPr>
          <w:noProof/>
        </w:rPr>
      </w:r>
      <w:r>
        <w:rPr>
          <w:noProof/>
        </w:rPr>
        <w:fldChar w:fldCharType="separate"/>
      </w:r>
      <w:r>
        <w:rPr>
          <w:noProof/>
        </w:rPr>
        <w:t>107</w:t>
      </w:r>
      <w:r>
        <w:rPr>
          <w:noProof/>
        </w:rPr>
        <w:fldChar w:fldCharType="end"/>
      </w:r>
    </w:p>
    <w:p w14:paraId="4D9648D2" w14:textId="6422B9BF"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113 – Operations record entry relationships</w:t>
      </w:r>
      <w:r>
        <w:rPr>
          <w:noProof/>
        </w:rPr>
        <w:tab/>
      </w:r>
      <w:r>
        <w:rPr>
          <w:noProof/>
        </w:rPr>
        <w:fldChar w:fldCharType="begin"/>
      </w:r>
      <w:r>
        <w:rPr>
          <w:noProof/>
        </w:rPr>
        <w:instrText xml:space="preserve"> PAGEREF _Toc478492413 \h </w:instrText>
      </w:r>
      <w:r>
        <w:rPr>
          <w:noProof/>
        </w:rPr>
      </w:r>
      <w:r>
        <w:rPr>
          <w:noProof/>
        </w:rPr>
        <w:fldChar w:fldCharType="separate"/>
      </w:r>
      <w:r>
        <w:rPr>
          <w:noProof/>
        </w:rPr>
        <w:t>108</w:t>
      </w:r>
      <w:r>
        <w:rPr>
          <w:noProof/>
        </w:rPr>
        <w:fldChar w:fldCharType="end"/>
      </w:r>
    </w:p>
    <w:p w14:paraId="19748166" w14:textId="174FC9C8"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114 – Operations record entry attributes</w:t>
      </w:r>
      <w:r>
        <w:rPr>
          <w:noProof/>
        </w:rPr>
        <w:tab/>
      </w:r>
      <w:r>
        <w:rPr>
          <w:noProof/>
        </w:rPr>
        <w:fldChar w:fldCharType="begin"/>
      </w:r>
      <w:r>
        <w:rPr>
          <w:noProof/>
        </w:rPr>
        <w:instrText xml:space="preserve"> PAGEREF _Toc478492414 \h </w:instrText>
      </w:r>
      <w:r>
        <w:rPr>
          <w:noProof/>
        </w:rPr>
      </w:r>
      <w:r>
        <w:rPr>
          <w:noProof/>
        </w:rPr>
        <w:fldChar w:fldCharType="separate"/>
      </w:r>
      <w:r>
        <w:rPr>
          <w:noProof/>
        </w:rPr>
        <w:t>109</w:t>
      </w:r>
      <w:r>
        <w:rPr>
          <w:noProof/>
        </w:rPr>
        <w:fldChar w:fldCharType="end"/>
      </w:r>
    </w:p>
    <w:p w14:paraId="2594E91E" w14:textId="3C97F27C"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 xml:space="preserve">Table 115 </w:t>
      </w:r>
      <w:r w:rsidRPr="00BC2F48">
        <w:rPr>
          <w:noProof/>
          <w:lang w:val="en-US"/>
        </w:rPr>
        <w:t>– Operations record model relationships</w:t>
      </w:r>
      <w:r>
        <w:rPr>
          <w:noProof/>
        </w:rPr>
        <w:tab/>
      </w:r>
      <w:r>
        <w:rPr>
          <w:noProof/>
        </w:rPr>
        <w:fldChar w:fldCharType="begin"/>
      </w:r>
      <w:r>
        <w:rPr>
          <w:noProof/>
        </w:rPr>
        <w:instrText xml:space="preserve"> PAGEREF _Toc478492415 \h </w:instrText>
      </w:r>
      <w:r>
        <w:rPr>
          <w:noProof/>
        </w:rPr>
      </w:r>
      <w:r>
        <w:rPr>
          <w:noProof/>
        </w:rPr>
        <w:fldChar w:fldCharType="separate"/>
      </w:r>
      <w:r>
        <w:rPr>
          <w:noProof/>
        </w:rPr>
        <w:t>110</w:t>
      </w:r>
      <w:r>
        <w:rPr>
          <w:noProof/>
        </w:rPr>
        <w:fldChar w:fldCharType="end"/>
      </w:r>
    </w:p>
    <w:p w14:paraId="5CBFED2D" w14:textId="0A5C215A"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lastRenderedPageBreak/>
        <w:t>Table 116 - Operations event class relationship roles</w:t>
      </w:r>
      <w:r>
        <w:rPr>
          <w:noProof/>
        </w:rPr>
        <w:tab/>
      </w:r>
      <w:r>
        <w:rPr>
          <w:noProof/>
        </w:rPr>
        <w:fldChar w:fldCharType="begin"/>
      </w:r>
      <w:r>
        <w:rPr>
          <w:noProof/>
        </w:rPr>
        <w:instrText xml:space="preserve"> PAGEREF _Toc478492416 \h </w:instrText>
      </w:r>
      <w:r>
        <w:rPr>
          <w:noProof/>
        </w:rPr>
      </w:r>
      <w:r>
        <w:rPr>
          <w:noProof/>
        </w:rPr>
        <w:fldChar w:fldCharType="separate"/>
      </w:r>
      <w:r>
        <w:rPr>
          <w:noProof/>
        </w:rPr>
        <w:t>111</w:t>
      </w:r>
      <w:r>
        <w:rPr>
          <w:noProof/>
        </w:rPr>
        <w:fldChar w:fldCharType="end"/>
      </w:r>
    </w:p>
    <w:p w14:paraId="49FAC9EA" w14:textId="519D5D83"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117 - Attributes of operations event class</w:t>
      </w:r>
      <w:r>
        <w:rPr>
          <w:noProof/>
        </w:rPr>
        <w:tab/>
      </w:r>
      <w:r>
        <w:rPr>
          <w:noProof/>
        </w:rPr>
        <w:fldChar w:fldCharType="begin"/>
      </w:r>
      <w:r>
        <w:rPr>
          <w:noProof/>
        </w:rPr>
        <w:instrText xml:space="preserve"> PAGEREF _Toc478492417 \h </w:instrText>
      </w:r>
      <w:r>
        <w:rPr>
          <w:noProof/>
        </w:rPr>
      </w:r>
      <w:r>
        <w:rPr>
          <w:noProof/>
        </w:rPr>
        <w:fldChar w:fldCharType="separate"/>
      </w:r>
      <w:r>
        <w:rPr>
          <w:noProof/>
        </w:rPr>
        <w:t>112</w:t>
      </w:r>
      <w:r>
        <w:rPr>
          <w:noProof/>
        </w:rPr>
        <w:fldChar w:fldCharType="end"/>
      </w:r>
    </w:p>
    <w:p w14:paraId="3520E56F" w14:textId="48B379AD"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118 – Example of operations event class locked hierarchy</w:t>
      </w:r>
      <w:r>
        <w:rPr>
          <w:noProof/>
        </w:rPr>
        <w:tab/>
      </w:r>
      <w:r>
        <w:rPr>
          <w:noProof/>
        </w:rPr>
        <w:fldChar w:fldCharType="begin"/>
      </w:r>
      <w:r>
        <w:rPr>
          <w:noProof/>
        </w:rPr>
        <w:instrText xml:space="preserve"> PAGEREF _Toc478492418 \h </w:instrText>
      </w:r>
      <w:r>
        <w:rPr>
          <w:noProof/>
        </w:rPr>
      </w:r>
      <w:r>
        <w:rPr>
          <w:noProof/>
        </w:rPr>
        <w:fldChar w:fldCharType="separate"/>
      </w:r>
      <w:r>
        <w:rPr>
          <w:noProof/>
        </w:rPr>
        <w:t>112</w:t>
      </w:r>
      <w:r>
        <w:rPr>
          <w:noProof/>
        </w:rPr>
        <w:fldChar w:fldCharType="end"/>
      </w:r>
    </w:p>
    <w:p w14:paraId="4A0E9B7B" w14:textId="1F67531F"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119 - Operations event class property relationship roles</w:t>
      </w:r>
      <w:r>
        <w:rPr>
          <w:noProof/>
        </w:rPr>
        <w:tab/>
      </w:r>
      <w:r>
        <w:rPr>
          <w:noProof/>
        </w:rPr>
        <w:fldChar w:fldCharType="begin"/>
      </w:r>
      <w:r>
        <w:rPr>
          <w:noProof/>
        </w:rPr>
        <w:instrText xml:space="preserve"> PAGEREF _Toc478492419 \h </w:instrText>
      </w:r>
      <w:r>
        <w:rPr>
          <w:noProof/>
        </w:rPr>
      </w:r>
      <w:r>
        <w:rPr>
          <w:noProof/>
        </w:rPr>
        <w:fldChar w:fldCharType="separate"/>
      </w:r>
      <w:r>
        <w:rPr>
          <w:noProof/>
        </w:rPr>
        <w:t>113</w:t>
      </w:r>
      <w:r>
        <w:rPr>
          <w:noProof/>
        </w:rPr>
        <w:fldChar w:fldCharType="end"/>
      </w:r>
    </w:p>
    <w:p w14:paraId="2D6F9474" w14:textId="60513189"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120 - Operations event class property attributes</w:t>
      </w:r>
      <w:r>
        <w:rPr>
          <w:noProof/>
        </w:rPr>
        <w:tab/>
      </w:r>
      <w:r>
        <w:rPr>
          <w:noProof/>
        </w:rPr>
        <w:fldChar w:fldCharType="begin"/>
      </w:r>
      <w:r>
        <w:rPr>
          <w:noProof/>
        </w:rPr>
        <w:instrText xml:space="preserve"> PAGEREF _Toc478492420 \h </w:instrText>
      </w:r>
      <w:r>
        <w:rPr>
          <w:noProof/>
        </w:rPr>
      </w:r>
      <w:r>
        <w:rPr>
          <w:noProof/>
        </w:rPr>
        <w:fldChar w:fldCharType="separate"/>
      </w:r>
      <w:r>
        <w:rPr>
          <w:noProof/>
        </w:rPr>
        <w:t>113</w:t>
      </w:r>
      <w:r>
        <w:rPr>
          <w:noProof/>
        </w:rPr>
        <w:fldChar w:fldCharType="end"/>
      </w:r>
    </w:p>
    <w:p w14:paraId="2C9EE6A8" w14:textId="462045A7"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121 - Operations event class record specification relationship roles</w:t>
      </w:r>
      <w:r>
        <w:rPr>
          <w:noProof/>
        </w:rPr>
        <w:tab/>
      </w:r>
      <w:r>
        <w:rPr>
          <w:noProof/>
        </w:rPr>
        <w:fldChar w:fldCharType="begin"/>
      </w:r>
      <w:r>
        <w:rPr>
          <w:noProof/>
        </w:rPr>
        <w:instrText xml:space="preserve"> PAGEREF _Toc478492421 \h </w:instrText>
      </w:r>
      <w:r>
        <w:rPr>
          <w:noProof/>
        </w:rPr>
      </w:r>
      <w:r>
        <w:rPr>
          <w:noProof/>
        </w:rPr>
        <w:fldChar w:fldCharType="separate"/>
      </w:r>
      <w:r>
        <w:rPr>
          <w:noProof/>
        </w:rPr>
        <w:t>113</w:t>
      </w:r>
      <w:r>
        <w:rPr>
          <w:noProof/>
        </w:rPr>
        <w:fldChar w:fldCharType="end"/>
      </w:r>
    </w:p>
    <w:p w14:paraId="67037D91" w14:textId="4B8F764B"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122 - Operations event class record specification attributes</w:t>
      </w:r>
      <w:r>
        <w:rPr>
          <w:noProof/>
        </w:rPr>
        <w:tab/>
      </w:r>
      <w:r>
        <w:rPr>
          <w:noProof/>
        </w:rPr>
        <w:fldChar w:fldCharType="begin"/>
      </w:r>
      <w:r>
        <w:rPr>
          <w:noProof/>
        </w:rPr>
        <w:instrText xml:space="preserve"> PAGEREF _Toc478492422 \h </w:instrText>
      </w:r>
      <w:r>
        <w:rPr>
          <w:noProof/>
        </w:rPr>
      </w:r>
      <w:r>
        <w:rPr>
          <w:noProof/>
        </w:rPr>
        <w:fldChar w:fldCharType="separate"/>
      </w:r>
      <w:r>
        <w:rPr>
          <w:noProof/>
        </w:rPr>
        <w:t>114</w:t>
      </w:r>
      <w:r>
        <w:rPr>
          <w:noProof/>
        </w:rPr>
        <w:fldChar w:fldCharType="end"/>
      </w:r>
    </w:p>
    <w:p w14:paraId="0BF508E8" w14:textId="2C9A05E8"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123 - Operations event definition relationship roles</w:t>
      </w:r>
      <w:r>
        <w:rPr>
          <w:noProof/>
        </w:rPr>
        <w:tab/>
      </w:r>
      <w:r>
        <w:rPr>
          <w:noProof/>
        </w:rPr>
        <w:fldChar w:fldCharType="begin"/>
      </w:r>
      <w:r>
        <w:rPr>
          <w:noProof/>
        </w:rPr>
        <w:instrText xml:space="preserve"> PAGEREF _Toc478492423 \h </w:instrText>
      </w:r>
      <w:r>
        <w:rPr>
          <w:noProof/>
        </w:rPr>
      </w:r>
      <w:r>
        <w:rPr>
          <w:noProof/>
        </w:rPr>
        <w:fldChar w:fldCharType="separate"/>
      </w:r>
      <w:r>
        <w:rPr>
          <w:noProof/>
        </w:rPr>
        <w:t>116</w:t>
      </w:r>
      <w:r>
        <w:rPr>
          <w:noProof/>
        </w:rPr>
        <w:fldChar w:fldCharType="end"/>
      </w:r>
    </w:p>
    <w:p w14:paraId="52636EF7" w14:textId="6FC201E7"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124 - Operations event definition attributes</w:t>
      </w:r>
      <w:r>
        <w:rPr>
          <w:noProof/>
        </w:rPr>
        <w:tab/>
      </w:r>
      <w:r>
        <w:rPr>
          <w:noProof/>
        </w:rPr>
        <w:fldChar w:fldCharType="begin"/>
      </w:r>
      <w:r>
        <w:rPr>
          <w:noProof/>
        </w:rPr>
        <w:instrText xml:space="preserve"> PAGEREF _Toc478492424 \h </w:instrText>
      </w:r>
      <w:r>
        <w:rPr>
          <w:noProof/>
        </w:rPr>
      </w:r>
      <w:r>
        <w:rPr>
          <w:noProof/>
        </w:rPr>
        <w:fldChar w:fldCharType="separate"/>
      </w:r>
      <w:r>
        <w:rPr>
          <w:noProof/>
        </w:rPr>
        <w:t>117</w:t>
      </w:r>
      <w:r>
        <w:rPr>
          <w:noProof/>
        </w:rPr>
        <w:fldChar w:fldCharType="end"/>
      </w:r>
    </w:p>
    <w:p w14:paraId="4BA4ECE5" w14:textId="3DDC2755"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125 - Operations event definition property relationship roles</w:t>
      </w:r>
      <w:r>
        <w:rPr>
          <w:noProof/>
        </w:rPr>
        <w:tab/>
      </w:r>
      <w:r>
        <w:rPr>
          <w:noProof/>
        </w:rPr>
        <w:fldChar w:fldCharType="begin"/>
      </w:r>
      <w:r>
        <w:rPr>
          <w:noProof/>
        </w:rPr>
        <w:instrText xml:space="preserve"> PAGEREF _Toc478492425 \h </w:instrText>
      </w:r>
      <w:r>
        <w:rPr>
          <w:noProof/>
        </w:rPr>
      </w:r>
      <w:r>
        <w:rPr>
          <w:noProof/>
        </w:rPr>
        <w:fldChar w:fldCharType="separate"/>
      </w:r>
      <w:r>
        <w:rPr>
          <w:noProof/>
        </w:rPr>
        <w:t>118</w:t>
      </w:r>
      <w:r>
        <w:rPr>
          <w:noProof/>
        </w:rPr>
        <w:fldChar w:fldCharType="end"/>
      </w:r>
    </w:p>
    <w:p w14:paraId="1120EE00" w14:textId="2A5D0FD3"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126 - Operations event definition property attributes</w:t>
      </w:r>
      <w:r>
        <w:rPr>
          <w:noProof/>
        </w:rPr>
        <w:tab/>
      </w:r>
      <w:r>
        <w:rPr>
          <w:noProof/>
        </w:rPr>
        <w:fldChar w:fldCharType="begin"/>
      </w:r>
      <w:r>
        <w:rPr>
          <w:noProof/>
        </w:rPr>
        <w:instrText xml:space="preserve"> PAGEREF _Toc478492426 \h </w:instrText>
      </w:r>
      <w:r>
        <w:rPr>
          <w:noProof/>
        </w:rPr>
      </w:r>
      <w:r>
        <w:rPr>
          <w:noProof/>
        </w:rPr>
        <w:fldChar w:fldCharType="separate"/>
      </w:r>
      <w:r>
        <w:rPr>
          <w:noProof/>
        </w:rPr>
        <w:t>119</w:t>
      </w:r>
      <w:r>
        <w:rPr>
          <w:noProof/>
        </w:rPr>
        <w:fldChar w:fldCharType="end"/>
      </w:r>
    </w:p>
    <w:p w14:paraId="3757438D" w14:textId="6309FB2C"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127 - Operations event definition record specification relationship roles</w:t>
      </w:r>
      <w:r>
        <w:rPr>
          <w:noProof/>
        </w:rPr>
        <w:tab/>
      </w:r>
      <w:r>
        <w:rPr>
          <w:noProof/>
        </w:rPr>
        <w:fldChar w:fldCharType="begin"/>
      </w:r>
      <w:r>
        <w:rPr>
          <w:noProof/>
        </w:rPr>
        <w:instrText xml:space="preserve"> PAGEREF _Toc478492427 \h </w:instrText>
      </w:r>
      <w:r>
        <w:rPr>
          <w:noProof/>
        </w:rPr>
      </w:r>
      <w:r>
        <w:rPr>
          <w:noProof/>
        </w:rPr>
        <w:fldChar w:fldCharType="separate"/>
      </w:r>
      <w:r>
        <w:rPr>
          <w:noProof/>
        </w:rPr>
        <w:t>119</w:t>
      </w:r>
      <w:r>
        <w:rPr>
          <w:noProof/>
        </w:rPr>
        <w:fldChar w:fldCharType="end"/>
      </w:r>
    </w:p>
    <w:p w14:paraId="29C751FD" w14:textId="18D29860"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128 - Operations event definition record specification attributes</w:t>
      </w:r>
      <w:r>
        <w:rPr>
          <w:noProof/>
        </w:rPr>
        <w:tab/>
      </w:r>
      <w:r>
        <w:rPr>
          <w:noProof/>
        </w:rPr>
        <w:fldChar w:fldCharType="begin"/>
      </w:r>
      <w:r>
        <w:rPr>
          <w:noProof/>
        </w:rPr>
        <w:instrText xml:space="preserve"> PAGEREF _Toc478492428 \h </w:instrText>
      </w:r>
      <w:r>
        <w:rPr>
          <w:noProof/>
        </w:rPr>
      </w:r>
      <w:r>
        <w:rPr>
          <w:noProof/>
        </w:rPr>
        <w:fldChar w:fldCharType="separate"/>
      </w:r>
      <w:r>
        <w:rPr>
          <w:noProof/>
        </w:rPr>
        <w:t>120</w:t>
      </w:r>
      <w:r>
        <w:rPr>
          <w:noProof/>
        </w:rPr>
        <w:fldChar w:fldCharType="end"/>
      </w:r>
    </w:p>
    <w:p w14:paraId="5EA1219D" w14:textId="08DC60A3"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129 - Operations event relationship roles</w:t>
      </w:r>
      <w:r>
        <w:rPr>
          <w:noProof/>
        </w:rPr>
        <w:tab/>
      </w:r>
      <w:r>
        <w:rPr>
          <w:noProof/>
        </w:rPr>
        <w:fldChar w:fldCharType="begin"/>
      </w:r>
      <w:r>
        <w:rPr>
          <w:noProof/>
        </w:rPr>
        <w:instrText xml:space="preserve"> PAGEREF _Toc478492429 \h </w:instrText>
      </w:r>
      <w:r>
        <w:rPr>
          <w:noProof/>
        </w:rPr>
      </w:r>
      <w:r>
        <w:rPr>
          <w:noProof/>
        </w:rPr>
        <w:fldChar w:fldCharType="separate"/>
      </w:r>
      <w:r>
        <w:rPr>
          <w:noProof/>
        </w:rPr>
        <w:t>122</w:t>
      </w:r>
      <w:r>
        <w:rPr>
          <w:noProof/>
        </w:rPr>
        <w:fldChar w:fldCharType="end"/>
      </w:r>
    </w:p>
    <w:p w14:paraId="6693618B" w14:textId="1117F944"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130 - Operations event attributes</w:t>
      </w:r>
      <w:r>
        <w:rPr>
          <w:noProof/>
        </w:rPr>
        <w:tab/>
      </w:r>
      <w:r>
        <w:rPr>
          <w:noProof/>
        </w:rPr>
        <w:fldChar w:fldCharType="begin"/>
      </w:r>
      <w:r>
        <w:rPr>
          <w:noProof/>
        </w:rPr>
        <w:instrText xml:space="preserve"> PAGEREF _Toc478492430 \h </w:instrText>
      </w:r>
      <w:r>
        <w:rPr>
          <w:noProof/>
        </w:rPr>
      </w:r>
      <w:r>
        <w:rPr>
          <w:noProof/>
        </w:rPr>
        <w:fldChar w:fldCharType="separate"/>
      </w:r>
      <w:r>
        <w:rPr>
          <w:noProof/>
        </w:rPr>
        <w:t>122</w:t>
      </w:r>
      <w:r>
        <w:rPr>
          <w:noProof/>
        </w:rPr>
        <w:fldChar w:fldCharType="end"/>
      </w:r>
    </w:p>
    <w:p w14:paraId="3F1205B6" w14:textId="3DAD010C"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131 - Operations event property relationship roles</w:t>
      </w:r>
      <w:r>
        <w:rPr>
          <w:noProof/>
        </w:rPr>
        <w:tab/>
      </w:r>
      <w:r>
        <w:rPr>
          <w:noProof/>
        </w:rPr>
        <w:fldChar w:fldCharType="begin"/>
      </w:r>
      <w:r>
        <w:rPr>
          <w:noProof/>
        </w:rPr>
        <w:instrText xml:space="preserve"> PAGEREF _Toc478492431 \h </w:instrText>
      </w:r>
      <w:r>
        <w:rPr>
          <w:noProof/>
        </w:rPr>
      </w:r>
      <w:r>
        <w:rPr>
          <w:noProof/>
        </w:rPr>
        <w:fldChar w:fldCharType="separate"/>
      </w:r>
      <w:r>
        <w:rPr>
          <w:noProof/>
        </w:rPr>
        <w:t>124</w:t>
      </w:r>
      <w:r>
        <w:rPr>
          <w:noProof/>
        </w:rPr>
        <w:fldChar w:fldCharType="end"/>
      </w:r>
    </w:p>
    <w:p w14:paraId="3171E664" w14:textId="6AB9872F"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132 - Operations event property attributes</w:t>
      </w:r>
      <w:r>
        <w:rPr>
          <w:noProof/>
        </w:rPr>
        <w:tab/>
      </w:r>
      <w:r>
        <w:rPr>
          <w:noProof/>
        </w:rPr>
        <w:fldChar w:fldCharType="begin"/>
      </w:r>
      <w:r>
        <w:rPr>
          <w:noProof/>
        </w:rPr>
        <w:instrText xml:space="preserve"> PAGEREF _Toc478492432 \h </w:instrText>
      </w:r>
      <w:r>
        <w:rPr>
          <w:noProof/>
        </w:rPr>
      </w:r>
      <w:r>
        <w:rPr>
          <w:noProof/>
        </w:rPr>
        <w:fldChar w:fldCharType="separate"/>
      </w:r>
      <w:r>
        <w:rPr>
          <w:noProof/>
        </w:rPr>
        <w:t>125</w:t>
      </w:r>
      <w:r>
        <w:rPr>
          <w:noProof/>
        </w:rPr>
        <w:fldChar w:fldCharType="end"/>
      </w:r>
    </w:p>
    <w:p w14:paraId="79A06AE8" w14:textId="60581A30"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133 - Operations event record relationship roles</w:t>
      </w:r>
      <w:r>
        <w:rPr>
          <w:noProof/>
        </w:rPr>
        <w:tab/>
      </w:r>
      <w:r>
        <w:rPr>
          <w:noProof/>
        </w:rPr>
        <w:fldChar w:fldCharType="begin"/>
      </w:r>
      <w:r>
        <w:rPr>
          <w:noProof/>
        </w:rPr>
        <w:instrText xml:space="preserve"> PAGEREF _Toc478492433 \h </w:instrText>
      </w:r>
      <w:r>
        <w:rPr>
          <w:noProof/>
        </w:rPr>
      </w:r>
      <w:r>
        <w:rPr>
          <w:noProof/>
        </w:rPr>
        <w:fldChar w:fldCharType="separate"/>
      </w:r>
      <w:r>
        <w:rPr>
          <w:noProof/>
        </w:rPr>
        <w:t>125</w:t>
      </w:r>
      <w:r>
        <w:rPr>
          <w:noProof/>
        </w:rPr>
        <w:fldChar w:fldCharType="end"/>
      </w:r>
    </w:p>
    <w:p w14:paraId="1A324BA8" w14:textId="4F76F9C9"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134 - Operations event record attributes</w:t>
      </w:r>
      <w:r>
        <w:rPr>
          <w:noProof/>
        </w:rPr>
        <w:tab/>
      </w:r>
      <w:r>
        <w:rPr>
          <w:noProof/>
        </w:rPr>
        <w:fldChar w:fldCharType="begin"/>
      </w:r>
      <w:r>
        <w:rPr>
          <w:noProof/>
        </w:rPr>
        <w:instrText xml:space="preserve"> PAGEREF _Toc478492434 \h </w:instrText>
      </w:r>
      <w:r>
        <w:rPr>
          <w:noProof/>
        </w:rPr>
      </w:r>
      <w:r>
        <w:rPr>
          <w:noProof/>
        </w:rPr>
        <w:fldChar w:fldCharType="separate"/>
      </w:r>
      <w:r>
        <w:rPr>
          <w:noProof/>
        </w:rPr>
        <w:t>125</w:t>
      </w:r>
      <w:r>
        <w:rPr>
          <w:noProof/>
        </w:rPr>
        <w:fldChar w:fldCharType="end"/>
      </w:r>
    </w:p>
    <w:p w14:paraId="168D2BCC" w14:textId="18D4C75B"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 xml:space="preserve">Table 135 </w:t>
      </w:r>
      <w:r w:rsidRPr="00BC2F48">
        <w:rPr>
          <w:noProof/>
          <w:lang w:val="en-US"/>
        </w:rPr>
        <w:t>– Operations definition model relationships</w:t>
      </w:r>
      <w:r>
        <w:rPr>
          <w:noProof/>
        </w:rPr>
        <w:tab/>
      </w:r>
      <w:r>
        <w:rPr>
          <w:noProof/>
        </w:rPr>
        <w:fldChar w:fldCharType="begin"/>
      </w:r>
      <w:r>
        <w:rPr>
          <w:noProof/>
        </w:rPr>
        <w:instrText xml:space="preserve"> PAGEREF _Toc478492435 \h </w:instrText>
      </w:r>
      <w:r>
        <w:rPr>
          <w:noProof/>
        </w:rPr>
      </w:r>
      <w:r>
        <w:rPr>
          <w:noProof/>
        </w:rPr>
        <w:fldChar w:fldCharType="separate"/>
      </w:r>
      <w:r>
        <w:rPr>
          <w:noProof/>
        </w:rPr>
        <w:t>128</w:t>
      </w:r>
      <w:r>
        <w:rPr>
          <w:noProof/>
        </w:rPr>
        <w:fldChar w:fldCharType="end"/>
      </w:r>
    </w:p>
    <w:p w14:paraId="40D5FAB0" w14:textId="32A29911"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136 – Operations definition relationship roles</w:t>
      </w:r>
      <w:r>
        <w:rPr>
          <w:noProof/>
        </w:rPr>
        <w:tab/>
      </w:r>
      <w:r>
        <w:rPr>
          <w:noProof/>
        </w:rPr>
        <w:fldChar w:fldCharType="begin"/>
      </w:r>
      <w:r>
        <w:rPr>
          <w:noProof/>
        </w:rPr>
        <w:instrText xml:space="preserve"> PAGEREF _Toc478492436 \h </w:instrText>
      </w:r>
      <w:r>
        <w:rPr>
          <w:noProof/>
        </w:rPr>
      </w:r>
      <w:r>
        <w:rPr>
          <w:noProof/>
        </w:rPr>
        <w:fldChar w:fldCharType="separate"/>
      </w:r>
      <w:r>
        <w:rPr>
          <w:noProof/>
        </w:rPr>
        <w:t>130</w:t>
      </w:r>
      <w:r>
        <w:rPr>
          <w:noProof/>
        </w:rPr>
        <w:fldChar w:fldCharType="end"/>
      </w:r>
    </w:p>
    <w:p w14:paraId="6BFF1A03" w14:textId="3C9040F9"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137 – Operations definition attributes</w:t>
      </w:r>
      <w:r>
        <w:rPr>
          <w:noProof/>
        </w:rPr>
        <w:tab/>
      </w:r>
      <w:r>
        <w:rPr>
          <w:noProof/>
        </w:rPr>
        <w:fldChar w:fldCharType="begin"/>
      </w:r>
      <w:r>
        <w:rPr>
          <w:noProof/>
        </w:rPr>
        <w:instrText xml:space="preserve"> PAGEREF _Toc478492437 \h </w:instrText>
      </w:r>
      <w:r>
        <w:rPr>
          <w:noProof/>
        </w:rPr>
      </w:r>
      <w:r>
        <w:rPr>
          <w:noProof/>
        </w:rPr>
        <w:fldChar w:fldCharType="separate"/>
      </w:r>
      <w:r>
        <w:rPr>
          <w:noProof/>
        </w:rPr>
        <w:t>130</w:t>
      </w:r>
      <w:r>
        <w:rPr>
          <w:noProof/>
        </w:rPr>
        <w:fldChar w:fldCharType="end"/>
      </w:r>
    </w:p>
    <w:p w14:paraId="3495CA65" w14:textId="21FDAB58"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138 – Operations material bill relationship roles</w:t>
      </w:r>
      <w:r>
        <w:rPr>
          <w:noProof/>
        </w:rPr>
        <w:tab/>
      </w:r>
      <w:r>
        <w:rPr>
          <w:noProof/>
        </w:rPr>
        <w:fldChar w:fldCharType="begin"/>
      </w:r>
      <w:r>
        <w:rPr>
          <w:noProof/>
        </w:rPr>
        <w:instrText xml:space="preserve"> PAGEREF _Toc478492438 \h </w:instrText>
      </w:r>
      <w:r>
        <w:rPr>
          <w:noProof/>
        </w:rPr>
      </w:r>
      <w:r>
        <w:rPr>
          <w:noProof/>
        </w:rPr>
        <w:fldChar w:fldCharType="separate"/>
      </w:r>
      <w:r>
        <w:rPr>
          <w:noProof/>
        </w:rPr>
        <w:t>132</w:t>
      </w:r>
      <w:r>
        <w:rPr>
          <w:noProof/>
        </w:rPr>
        <w:fldChar w:fldCharType="end"/>
      </w:r>
    </w:p>
    <w:p w14:paraId="71824E58" w14:textId="68000D55"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139 – Operations material bill attributes</w:t>
      </w:r>
      <w:r>
        <w:rPr>
          <w:noProof/>
        </w:rPr>
        <w:tab/>
      </w:r>
      <w:r>
        <w:rPr>
          <w:noProof/>
        </w:rPr>
        <w:fldChar w:fldCharType="begin"/>
      </w:r>
      <w:r>
        <w:rPr>
          <w:noProof/>
        </w:rPr>
        <w:instrText xml:space="preserve"> PAGEREF _Toc478492439 \h </w:instrText>
      </w:r>
      <w:r>
        <w:rPr>
          <w:noProof/>
        </w:rPr>
      </w:r>
      <w:r>
        <w:rPr>
          <w:noProof/>
        </w:rPr>
        <w:fldChar w:fldCharType="separate"/>
      </w:r>
      <w:r>
        <w:rPr>
          <w:noProof/>
        </w:rPr>
        <w:t>132</w:t>
      </w:r>
      <w:r>
        <w:rPr>
          <w:noProof/>
        </w:rPr>
        <w:fldChar w:fldCharType="end"/>
      </w:r>
    </w:p>
    <w:p w14:paraId="2F047504" w14:textId="49209DFF"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 xml:space="preserve">Table 140 </w:t>
      </w:r>
      <w:r w:rsidRPr="00BC2F48">
        <w:rPr>
          <w:noProof/>
          <w:lang w:val="en-US"/>
        </w:rPr>
        <w:t>– Operations material bill item relationship roles</w:t>
      </w:r>
      <w:r>
        <w:rPr>
          <w:noProof/>
        </w:rPr>
        <w:tab/>
      </w:r>
      <w:r>
        <w:rPr>
          <w:noProof/>
        </w:rPr>
        <w:fldChar w:fldCharType="begin"/>
      </w:r>
      <w:r>
        <w:rPr>
          <w:noProof/>
        </w:rPr>
        <w:instrText xml:space="preserve"> PAGEREF _Toc478492440 \h </w:instrText>
      </w:r>
      <w:r>
        <w:rPr>
          <w:noProof/>
        </w:rPr>
      </w:r>
      <w:r>
        <w:rPr>
          <w:noProof/>
        </w:rPr>
        <w:fldChar w:fldCharType="separate"/>
      </w:r>
      <w:r>
        <w:rPr>
          <w:noProof/>
        </w:rPr>
        <w:t>132</w:t>
      </w:r>
      <w:r>
        <w:rPr>
          <w:noProof/>
        </w:rPr>
        <w:fldChar w:fldCharType="end"/>
      </w:r>
    </w:p>
    <w:p w14:paraId="5909D56C" w14:textId="36C352D3"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141 – Operations material bill item attributes</w:t>
      </w:r>
      <w:r>
        <w:rPr>
          <w:noProof/>
        </w:rPr>
        <w:tab/>
      </w:r>
      <w:r>
        <w:rPr>
          <w:noProof/>
        </w:rPr>
        <w:fldChar w:fldCharType="begin"/>
      </w:r>
      <w:r>
        <w:rPr>
          <w:noProof/>
        </w:rPr>
        <w:instrText xml:space="preserve"> PAGEREF _Toc478492441 \h </w:instrText>
      </w:r>
      <w:r>
        <w:rPr>
          <w:noProof/>
        </w:rPr>
      </w:r>
      <w:r>
        <w:rPr>
          <w:noProof/>
        </w:rPr>
        <w:fldChar w:fldCharType="separate"/>
      </w:r>
      <w:r>
        <w:rPr>
          <w:noProof/>
        </w:rPr>
        <w:t>133</w:t>
      </w:r>
      <w:r>
        <w:rPr>
          <w:noProof/>
        </w:rPr>
        <w:fldChar w:fldCharType="end"/>
      </w:r>
    </w:p>
    <w:p w14:paraId="694D6833" w14:textId="7AEB629D"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 xml:space="preserve">Table 142 </w:t>
      </w:r>
      <w:r w:rsidRPr="00BC2F48">
        <w:rPr>
          <w:noProof/>
          <w:lang w:val="en-US"/>
        </w:rPr>
        <w:t>– Operations segment relationship roles</w:t>
      </w:r>
      <w:r>
        <w:rPr>
          <w:noProof/>
        </w:rPr>
        <w:tab/>
      </w:r>
      <w:r>
        <w:rPr>
          <w:noProof/>
        </w:rPr>
        <w:fldChar w:fldCharType="begin"/>
      </w:r>
      <w:r>
        <w:rPr>
          <w:noProof/>
        </w:rPr>
        <w:instrText xml:space="preserve"> PAGEREF _Toc478492442 \h </w:instrText>
      </w:r>
      <w:r>
        <w:rPr>
          <w:noProof/>
        </w:rPr>
      </w:r>
      <w:r>
        <w:rPr>
          <w:noProof/>
        </w:rPr>
        <w:fldChar w:fldCharType="separate"/>
      </w:r>
      <w:r>
        <w:rPr>
          <w:noProof/>
        </w:rPr>
        <w:t>134</w:t>
      </w:r>
      <w:r>
        <w:rPr>
          <w:noProof/>
        </w:rPr>
        <w:fldChar w:fldCharType="end"/>
      </w:r>
    </w:p>
    <w:p w14:paraId="59A34FCE" w14:textId="4A1590FB"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143 – Operations segment attributes</w:t>
      </w:r>
      <w:r>
        <w:rPr>
          <w:noProof/>
        </w:rPr>
        <w:tab/>
      </w:r>
      <w:r>
        <w:rPr>
          <w:noProof/>
        </w:rPr>
        <w:fldChar w:fldCharType="begin"/>
      </w:r>
      <w:r>
        <w:rPr>
          <w:noProof/>
        </w:rPr>
        <w:instrText xml:space="preserve"> PAGEREF _Toc478492443 \h </w:instrText>
      </w:r>
      <w:r>
        <w:rPr>
          <w:noProof/>
        </w:rPr>
      </w:r>
      <w:r>
        <w:rPr>
          <w:noProof/>
        </w:rPr>
        <w:fldChar w:fldCharType="separate"/>
      </w:r>
      <w:r>
        <w:rPr>
          <w:noProof/>
        </w:rPr>
        <w:t>135</w:t>
      </w:r>
      <w:r>
        <w:rPr>
          <w:noProof/>
        </w:rPr>
        <w:fldChar w:fldCharType="end"/>
      </w:r>
    </w:p>
    <w:p w14:paraId="69398586" w14:textId="04063547"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144</w:t>
      </w:r>
      <w:r w:rsidRPr="00BC2F48">
        <w:rPr>
          <w:noProof/>
          <w:lang w:val="en-US"/>
        </w:rPr>
        <w:t xml:space="preserve"> – Parameter specification relationship roles</w:t>
      </w:r>
      <w:r>
        <w:rPr>
          <w:noProof/>
        </w:rPr>
        <w:tab/>
      </w:r>
      <w:r>
        <w:rPr>
          <w:noProof/>
        </w:rPr>
        <w:fldChar w:fldCharType="begin"/>
      </w:r>
      <w:r>
        <w:rPr>
          <w:noProof/>
        </w:rPr>
        <w:instrText xml:space="preserve"> PAGEREF _Toc478492444 \h </w:instrText>
      </w:r>
      <w:r>
        <w:rPr>
          <w:noProof/>
        </w:rPr>
      </w:r>
      <w:r>
        <w:rPr>
          <w:noProof/>
        </w:rPr>
        <w:fldChar w:fldCharType="separate"/>
      </w:r>
      <w:r>
        <w:rPr>
          <w:noProof/>
        </w:rPr>
        <w:t>136</w:t>
      </w:r>
      <w:r>
        <w:rPr>
          <w:noProof/>
        </w:rPr>
        <w:fldChar w:fldCharType="end"/>
      </w:r>
    </w:p>
    <w:p w14:paraId="5EC450E7" w14:textId="7E2FCEB0"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145 – Parameter specification attributes</w:t>
      </w:r>
      <w:r>
        <w:rPr>
          <w:noProof/>
        </w:rPr>
        <w:tab/>
      </w:r>
      <w:r>
        <w:rPr>
          <w:noProof/>
        </w:rPr>
        <w:fldChar w:fldCharType="begin"/>
      </w:r>
      <w:r>
        <w:rPr>
          <w:noProof/>
        </w:rPr>
        <w:instrText xml:space="preserve"> PAGEREF _Toc478492445 \h </w:instrText>
      </w:r>
      <w:r>
        <w:rPr>
          <w:noProof/>
        </w:rPr>
      </w:r>
      <w:r>
        <w:rPr>
          <w:noProof/>
        </w:rPr>
        <w:fldChar w:fldCharType="separate"/>
      </w:r>
      <w:r>
        <w:rPr>
          <w:noProof/>
        </w:rPr>
        <w:t>136</w:t>
      </w:r>
      <w:r>
        <w:rPr>
          <w:noProof/>
        </w:rPr>
        <w:fldChar w:fldCharType="end"/>
      </w:r>
    </w:p>
    <w:p w14:paraId="2C6084FC" w14:textId="5C0803B7"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 xml:space="preserve">Table 146 </w:t>
      </w:r>
      <w:r w:rsidRPr="00BC2F48">
        <w:rPr>
          <w:noProof/>
          <w:lang w:val="en-US"/>
        </w:rPr>
        <w:t>– Personnel specification relationship roles</w:t>
      </w:r>
      <w:r>
        <w:rPr>
          <w:noProof/>
        </w:rPr>
        <w:tab/>
      </w:r>
      <w:r>
        <w:rPr>
          <w:noProof/>
        </w:rPr>
        <w:fldChar w:fldCharType="begin"/>
      </w:r>
      <w:r>
        <w:rPr>
          <w:noProof/>
        </w:rPr>
        <w:instrText xml:space="preserve"> PAGEREF _Toc478492446 \h </w:instrText>
      </w:r>
      <w:r>
        <w:rPr>
          <w:noProof/>
        </w:rPr>
      </w:r>
      <w:r>
        <w:rPr>
          <w:noProof/>
        </w:rPr>
        <w:fldChar w:fldCharType="separate"/>
      </w:r>
      <w:r>
        <w:rPr>
          <w:noProof/>
        </w:rPr>
        <w:t>137</w:t>
      </w:r>
      <w:r>
        <w:rPr>
          <w:noProof/>
        </w:rPr>
        <w:fldChar w:fldCharType="end"/>
      </w:r>
    </w:p>
    <w:p w14:paraId="0DDA93F0" w14:textId="451EEA1E"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147 – Personnel specification attributes</w:t>
      </w:r>
      <w:r>
        <w:rPr>
          <w:noProof/>
        </w:rPr>
        <w:tab/>
      </w:r>
      <w:r>
        <w:rPr>
          <w:noProof/>
        </w:rPr>
        <w:fldChar w:fldCharType="begin"/>
      </w:r>
      <w:r>
        <w:rPr>
          <w:noProof/>
        </w:rPr>
        <w:instrText xml:space="preserve"> PAGEREF _Toc478492447 \h </w:instrText>
      </w:r>
      <w:r>
        <w:rPr>
          <w:noProof/>
        </w:rPr>
      </w:r>
      <w:r>
        <w:rPr>
          <w:noProof/>
        </w:rPr>
        <w:fldChar w:fldCharType="separate"/>
      </w:r>
      <w:r>
        <w:rPr>
          <w:noProof/>
        </w:rPr>
        <w:t>137</w:t>
      </w:r>
      <w:r>
        <w:rPr>
          <w:noProof/>
        </w:rPr>
        <w:fldChar w:fldCharType="end"/>
      </w:r>
    </w:p>
    <w:p w14:paraId="156A103E" w14:textId="19CFDC70"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 xml:space="preserve">Table 148 </w:t>
      </w:r>
      <w:r w:rsidRPr="00BC2F48">
        <w:rPr>
          <w:noProof/>
          <w:lang w:val="en-US"/>
        </w:rPr>
        <w:t>– Personnel specification property relationship roles</w:t>
      </w:r>
      <w:r>
        <w:rPr>
          <w:noProof/>
        </w:rPr>
        <w:tab/>
      </w:r>
      <w:r>
        <w:rPr>
          <w:noProof/>
        </w:rPr>
        <w:fldChar w:fldCharType="begin"/>
      </w:r>
      <w:r>
        <w:rPr>
          <w:noProof/>
        </w:rPr>
        <w:instrText xml:space="preserve"> PAGEREF _Toc478492448 \h </w:instrText>
      </w:r>
      <w:r>
        <w:rPr>
          <w:noProof/>
        </w:rPr>
      </w:r>
      <w:r>
        <w:rPr>
          <w:noProof/>
        </w:rPr>
        <w:fldChar w:fldCharType="separate"/>
      </w:r>
      <w:r>
        <w:rPr>
          <w:noProof/>
        </w:rPr>
        <w:t>138</w:t>
      </w:r>
      <w:r>
        <w:rPr>
          <w:noProof/>
        </w:rPr>
        <w:fldChar w:fldCharType="end"/>
      </w:r>
    </w:p>
    <w:p w14:paraId="20FDDAE4" w14:textId="1A0A73AE"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149 – Personnel specification property attributes</w:t>
      </w:r>
      <w:r>
        <w:rPr>
          <w:noProof/>
        </w:rPr>
        <w:tab/>
      </w:r>
      <w:r>
        <w:rPr>
          <w:noProof/>
        </w:rPr>
        <w:fldChar w:fldCharType="begin"/>
      </w:r>
      <w:r>
        <w:rPr>
          <w:noProof/>
        </w:rPr>
        <w:instrText xml:space="preserve"> PAGEREF _Toc478492449 \h </w:instrText>
      </w:r>
      <w:r>
        <w:rPr>
          <w:noProof/>
        </w:rPr>
      </w:r>
      <w:r>
        <w:rPr>
          <w:noProof/>
        </w:rPr>
        <w:fldChar w:fldCharType="separate"/>
      </w:r>
      <w:r>
        <w:rPr>
          <w:noProof/>
        </w:rPr>
        <w:t>139</w:t>
      </w:r>
      <w:r>
        <w:rPr>
          <w:noProof/>
        </w:rPr>
        <w:fldChar w:fldCharType="end"/>
      </w:r>
    </w:p>
    <w:p w14:paraId="45C3116E" w14:textId="22D0D217"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150 – Equipment specification relationship roles</w:t>
      </w:r>
      <w:r>
        <w:rPr>
          <w:noProof/>
        </w:rPr>
        <w:tab/>
      </w:r>
      <w:r>
        <w:rPr>
          <w:noProof/>
        </w:rPr>
        <w:fldChar w:fldCharType="begin"/>
      </w:r>
      <w:r>
        <w:rPr>
          <w:noProof/>
        </w:rPr>
        <w:instrText xml:space="preserve"> PAGEREF _Toc478492450 \h </w:instrText>
      </w:r>
      <w:r>
        <w:rPr>
          <w:noProof/>
        </w:rPr>
      </w:r>
      <w:r>
        <w:rPr>
          <w:noProof/>
        </w:rPr>
        <w:fldChar w:fldCharType="separate"/>
      </w:r>
      <w:r>
        <w:rPr>
          <w:noProof/>
        </w:rPr>
        <w:t>139</w:t>
      </w:r>
      <w:r>
        <w:rPr>
          <w:noProof/>
        </w:rPr>
        <w:fldChar w:fldCharType="end"/>
      </w:r>
    </w:p>
    <w:p w14:paraId="67807011" w14:textId="08AC5D2A"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151 – Equipment specification attributes</w:t>
      </w:r>
      <w:r>
        <w:rPr>
          <w:noProof/>
        </w:rPr>
        <w:tab/>
      </w:r>
      <w:r>
        <w:rPr>
          <w:noProof/>
        </w:rPr>
        <w:fldChar w:fldCharType="begin"/>
      </w:r>
      <w:r>
        <w:rPr>
          <w:noProof/>
        </w:rPr>
        <w:instrText xml:space="preserve"> PAGEREF _Toc478492451 \h </w:instrText>
      </w:r>
      <w:r>
        <w:rPr>
          <w:noProof/>
        </w:rPr>
      </w:r>
      <w:r>
        <w:rPr>
          <w:noProof/>
        </w:rPr>
        <w:fldChar w:fldCharType="separate"/>
      </w:r>
      <w:r>
        <w:rPr>
          <w:noProof/>
        </w:rPr>
        <w:t>140</w:t>
      </w:r>
      <w:r>
        <w:rPr>
          <w:noProof/>
        </w:rPr>
        <w:fldChar w:fldCharType="end"/>
      </w:r>
    </w:p>
    <w:p w14:paraId="4558247A" w14:textId="0807B39A"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152 – Equipment specification property relationship roles</w:t>
      </w:r>
      <w:r>
        <w:rPr>
          <w:noProof/>
        </w:rPr>
        <w:tab/>
      </w:r>
      <w:r>
        <w:rPr>
          <w:noProof/>
        </w:rPr>
        <w:fldChar w:fldCharType="begin"/>
      </w:r>
      <w:r>
        <w:rPr>
          <w:noProof/>
        </w:rPr>
        <w:instrText xml:space="preserve"> PAGEREF _Toc478492452 \h </w:instrText>
      </w:r>
      <w:r>
        <w:rPr>
          <w:noProof/>
        </w:rPr>
      </w:r>
      <w:r>
        <w:rPr>
          <w:noProof/>
        </w:rPr>
        <w:fldChar w:fldCharType="separate"/>
      </w:r>
      <w:r>
        <w:rPr>
          <w:noProof/>
        </w:rPr>
        <w:t>141</w:t>
      </w:r>
      <w:r>
        <w:rPr>
          <w:noProof/>
        </w:rPr>
        <w:fldChar w:fldCharType="end"/>
      </w:r>
    </w:p>
    <w:p w14:paraId="617C302A" w14:textId="60EC1F2B"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153 – Equipment specification property attributes</w:t>
      </w:r>
      <w:r>
        <w:rPr>
          <w:noProof/>
        </w:rPr>
        <w:tab/>
      </w:r>
      <w:r>
        <w:rPr>
          <w:noProof/>
        </w:rPr>
        <w:fldChar w:fldCharType="begin"/>
      </w:r>
      <w:r>
        <w:rPr>
          <w:noProof/>
        </w:rPr>
        <w:instrText xml:space="preserve"> PAGEREF _Toc478492453 \h </w:instrText>
      </w:r>
      <w:r>
        <w:rPr>
          <w:noProof/>
        </w:rPr>
      </w:r>
      <w:r>
        <w:rPr>
          <w:noProof/>
        </w:rPr>
        <w:fldChar w:fldCharType="separate"/>
      </w:r>
      <w:r>
        <w:rPr>
          <w:noProof/>
        </w:rPr>
        <w:t>142</w:t>
      </w:r>
      <w:r>
        <w:rPr>
          <w:noProof/>
        </w:rPr>
        <w:fldChar w:fldCharType="end"/>
      </w:r>
    </w:p>
    <w:p w14:paraId="74509EE9" w14:textId="37BF01FC"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154</w:t>
      </w:r>
      <w:r w:rsidRPr="00BC2F48">
        <w:rPr>
          <w:noProof/>
          <w:lang w:val="en-US"/>
        </w:rPr>
        <w:t xml:space="preserve"> – Physical asset specification relationship roles</w:t>
      </w:r>
      <w:r>
        <w:rPr>
          <w:noProof/>
        </w:rPr>
        <w:tab/>
      </w:r>
      <w:r>
        <w:rPr>
          <w:noProof/>
        </w:rPr>
        <w:fldChar w:fldCharType="begin"/>
      </w:r>
      <w:r>
        <w:rPr>
          <w:noProof/>
        </w:rPr>
        <w:instrText xml:space="preserve"> PAGEREF _Toc478492454 \h </w:instrText>
      </w:r>
      <w:r>
        <w:rPr>
          <w:noProof/>
        </w:rPr>
      </w:r>
      <w:r>
        <w:rPr>
          <w:noProof/>
        </w:rPr>
        <w:fldChar w:fldCharType="separate"/>
      </w:r>
      <w:r>
        <w:rPr>
          <w:noProof/>
        </w:rPr>
        <w:t>142</w:t>
      </w:r>
      <w:r>
        <w:rPr>
          <w:noProof/>
        </w:rPr>
        <w:fldChar w:fldCharType="end"/>
      </w:r>
    </w:p>
    <w:p w14:paraId="53ED40D0" w14:textId="7BC7FCD0"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155 – Physical asset specification attributes</w:t>
      </w:r>
      <w:r>
        <w:rPr>
          <w:noProof/>
        </w:rPr>
        <w:tab/>
      </w:r>
      <w:r>
        <w:rPr>
          <w:noProof/>
        </w:rPr>
        <w:fldChar w:fldCharType="begin"/>
      </w:r>
      <w:r>
        <w:rPr>
          <w:noProof/>
        </w:rPr>
        <w:instrText xml:space="preserve"> PAGEREF _Toc478492455 \h </w:instrText>
      </w:r>
      <w:r>
        <w:rPr>
          <w:noProof/>
        </w:rPr>
      </w:r>
      <w:r>
        <w:rPr>
          <w:noProof/>
        </w:rPr>
        <w:fldChar w:fldCharType="separate"/>
      </w:r>
      <w:r>
        <w:rPr>
          <w:noProof/>
        </w:rPr>
        <w:t>143</w:t>
      </w:r>
      <w:r>
        <w:rPr>
          <w:noProof/>
        </w:rPr>
        <w:fldChar w:fldCharType="end"/>
      </w:r>
    </w:p>
    <w:p w14:paraId="4FDC4241" w14:textId="1D14828D"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156</w:t>
      </w:r>
      <w:r w:rsidRPr="00BC2F48">
        <w:rPr>
          <w:noProof/>
          <w:lang w:val="en-US"/>
        </w:rPr>
        <w:t xml:space="preserve"> – Physical asset specification property relationship roles</w:t>
      </w:r>
      <w:r>
        <w:rPr>
          <w:noProof/>
        </w:rPr>
        <w:tab/>
      </w:r>
      <w:r>
        <w:rPr>
          <w:noProof/>
        </w:rPr>
        <w:fldChar w:fldCharType="begin"/>
      </w:r>
      <w:r>
        <w:rPr>
          <w:noProof/>
        </w:rPr>
        <w:instrText xml:space="preserve"> PAGEREF _Toc478492456 \h </w:instrText>
      </w:r>
      <w:r>
        <w:rPr>
          <w:noProof/>
        </w:rPr>
      </w:r>
      <w:r>
        <w:rPr>
          <w:noProof/>
        </w:rPr>
        <w:fldChar w:fldCharType="separate"/>
      </w:r>
      <w:r>
        <w:rPr>
          <w:noProof/>
        </w:rPr>
        <w:t>144</w:t>
      </w:r>
      <w:r>
        <w:rPr>
          <w:noProof/>
        </w:rPr>
        <w:fldChar w:fldCharType="end"/>
      </w:r>
    </w:p>
    <w:p w14:paraId="4FE69785" w14:textId="74CD4EA4"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157 – Physical asset specification property attributes</w:t>
      </w:r>
      <w:r>
        <w:rPr>
          <w:noProof/>
        </w:rPr>
        <w:tab/>
      </w:r>
      <w:r>
        <w:rPr>
          <w:noProof/>
        </w:rPr>
        <w:fldChar w:fldCharType="begin"/>
      </w:r>
      <w:r>
        <w:rPr>
          <w:noProof/>
        </w:rPr>
        <w:instrText xml:space="preserve"> PAGEREF _Toc478492457 \h </w:instrText>
      </w:r>
      <w:r>
        <w:rPr>
          <w:noProof/>
        </w:rPr>
      </w:r>
      <w:r>
        <w:rPr>
          <w:noProof/>
        </w:rPr>
        <w:fldChar w:fldCharType="separate"/>
      </w:r>
      <w:r>
        <w:rPr>
          <w:noProof/>
        </w:rPr>
        <w:t>144</w:t>
      </w:r>
      <w:r>
        <w:rPr>
          <w:noProof/>
        </w:rPr>
        <w:fldChar w:fldCharType="end"/>
      </w:r>
    </w:p>
    <w:p w14:paraId="5C4FB656" w14:textId="26EBB0B9"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158 – Material specification relationship roles</w:t>
      </w:r>
      <w:r>
        <w:rPr>
          <w:noProof/>
        </w:rPr>
        <w:tab/>
      </w:r>
      <w:r>
        <w:rPr>
          <w:noProof/>
        </w:rPr>
        <w:fldChar w:fldCharType="begin"/>
      </w:r>
      <w:r>
        <w:rPr>
          <w:noProof/>
        </w:rPr>
        <w:instrText xml:space="preserve"> PAGEREF _Toc478492458 \h </w:instrText>
      </w:r>
      <w:r>
        <w:rPr>
          <w:noProof/>
        </w:rPr>
      </w:r>
      <w:r>
        <w:rPr>
          <w:noProof/>
        </w:rPr>
        <w:fldChar w:fldCharType="separate"/>
      </w:r>
      <w:r>
        <w:rPr>
          <w:noProof/>
        </w:rPr>
        <w:t>145</w:t>
      </w:r>
      <w:r>
        <w:rPr>
          <w:noProof/>
        </w:rPr>
        <w:fldChar w:fldCharType="end"/>
      </w:r>
    </w:p>
    <w:p w14:paraId="7912E618" w14:textId="4B12B111"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lastRenderedPageBreak/>
        <w:t>Table 159 – Material specification attributes</w:t>
      </w:r>
      <w:r>
        <w:rPr>
          <w:noProof/>
        </w:rPr>
        <w:tab/>
      </w:r>
      <w:r>
        <w:rPr>
          <w:noProof/>
        </w:rPr>
        <w:fldChar w:fldCharType="begin"/>
      </w:r>
      <w:r>
        <w:rPr>
          <w:noProof/>
        </w:rPr>
        <w:instrText xml:space="preserve"> PAGEREF _Toc478492459 \h </w:instrText>
      </w:r>
      <w:r>
        <w:rPr>
          <w:noProof/>
        </w:rPr>
      </w:r>
      <w:r>
        <w:rPr>
          <w:noProof/>
        </w:rPr>
        <w:fldChar w:fldCharType="separate"/>
      </w:r>
      <w:r>
        <w:rPr>
          <w:noProof/>
        </w:rPr>
        <w:t>145</w:t>
      </w:r>
      <w:r>
        <w:rPr>
          <w:noProof/>
        </w:rPr>
        <w:fldChar w:fldCharType="end"/>
      </w:r>
    </w:p>
    <w:p w14:paraId="6512134A" w14:textId="6BAA3443"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160 – Material specification property relationship roles</w:t>
      </w:r>
      <w:r>
        <w:rPr>
          <w:noProof/>
        </w:rPr>
        <w:tab/>
      </w:r>
      <w:r>
        <w:rPr>
          <w:noProof/>
        </w:rPr>
        <w:fldChar w:fldCharType="begin"/>
      </w:r>
      <w:r>
        <w:rPr>
          <w:noProof/>
        </w:rPr>
        <w:instrText xml:space="preserve"> PAGEREF _Toc478492460 \h </w:instrText>
      </w:r>
      <w:r>
        <w:rPr>
          <w:noProof/>
        </w:rPr>
      </w:r>
      <w:r>
        <w:rPr>
          <w:noProof/>
        </w:rPr>
        <w:fldChar w:fldCharType="separate"/>
      </w:r>
      <w:r>
        <w:rPr>
          <w:noProof/>
        </w:rPr>
        <w:t>147</w:t>
      </w:r>
      <w:r>
        <w:rPr>
          <w:noProof/>
        </w:rPr>
        <w:fldChar w:fldCharType="end"/>
      </w:r>
    </w:p>
    <w:p w14:paraId="017ADF5E" w14:textId="7AB71445"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161 – Material specification property attributes</w:t>
      </w:r>
      <w:r>
        <w:rPr>
          <w:noProof/>
        </w:rPr>
        <w:tab/>
      </w:r>
      <w:r>
        <w:rPr>
          <w:noProof/>
        </w:rPr>
        <w:fldChar w:fldCharType="begin"/>
      </w:r>
      <w:r>
        <w:rPr>
          <w:noProof/>
        </w:rPr>
        <w:instrText xml:space="preserve"> PAGEREF _Toc478492461 \h </w:instrText>
      </w:r>
      <w:r>
        <w:rPr>
          <w:noProof/>
        </w:rPr>
      </w:r>
      <w:r>
        <w:rPr>
          <w:noProof/>
        </w:rPr>
        <w:fldChar w:fldCharType="separate"/>
      </w:r>
      <w:r>
        <w:rPr>
          <w:noProof/>
        </w:rPr>
        <w:t>148</w:t>
      </w:r>
      <w:r>
        <w:rPr>
          <w:noProof/>
        </w:rPr>
        <w:fldChar w:fldCharType="end"/>
      </w:r>
    </w:p>
    <w:p w14:paraId="61D7D8B0" w14:textId="7250B396"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162 – Segment dependency relationship roles</w:t>
      </w:r>
      <w:r>
        <w:rPr>
          <w:noProof/>
        </w:rPr>
        <w:tab/>
      </w:r>
      <w:r>
        <w:rPr>
          <w:noProof/>
        </w:rPr>
        <w:fldChar w:fldCharType="begin"/>
      </w:r>
      <w:r>
        <w:rPr>
          <w:noProof/>
        </w:rPr>
        <w:instrText xml:space="preserve"> PAGEREF _Toc478492462 \h </w:instrText>
      </w:r>
      <w:r>
        <w:rPr>
          <w:noProof/>
        </w:rPr>
      </w:r>
      <w:r>
        <w:rPr>
          <w:noProof/>
        </w:rPr>
        <w:fldChar w:fldCharType="separate"/>
      </w:r>
      <w:r>
        <w:rPr>
          <w:noProof/>
        </w:rPr>
        <w:t>148</w:t>
      </w:r>
      <w:r>
        <w:rPr>
          <w:noProof/>
        </w:rPr>
        <w:fldChar w:fldCharType="end"/>
      </w:r>
    </w:p>
    <w:p w14:paraId="30A0B2FA" w14:textId="35BECE77"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163 – Segment dependency attributes</w:t>
      </w:r>
      <w:r>
        <w:rPr>
          <w:noProof/>
        </w:rPr>
        <w:tab/>
      </w:r>
      <w:r>
        <w:rPr>
          <w:noProof/>
        </w:rPr>
        <w:fldChar w:fldCharType="begin"/>
      </w:r>
      <w:r>
        <w:rPr>
          <w:noProof/>
        </w:rPr>
        <w:instrText xml:space="preserve"> PAGEREF _Toc478492463 \h </w:instrText>
      </w:r>
      <w:r>
        <w:rPr>
          <w:noProof/>
        </w:rPr>
      </w:r>
      <w:r>
        <w:rPr>
          <w:noProof/>
        </w:rPr>
        <w:fldChar w:fldCharType="separate"/>
      </w:r>
      <w:r>
        <w:rPr>
          <w:noProof/>
        </w:rPr>
        <w:t>148</w:t>
      </w:r>
      <w:r>
        <w:rPr>
          <w:noProof/>
        </w:rPr>
        <w:fldChar w:fldCharType="end"/>
      </w:r>
    </w:p>
    <w:p w14:paraId="1FFEFA5D" w14:textId="7F5AB3F5"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164</w:t>
      </w:r>
      <w:r w:rsidRPr="00BC2F48">
        <w:rPr>
          <w:noProof/>
          <w:lang w:val="en-US"/>
        </w:rPr>
        <w:t xml:space="preserve"> – Operations schedule model relationships</w:t>
      </w:r>
      <w:r>
        <w:rPr>
          <w:noProof/>
        </w:rPr>
        <w:tab/>
      </w:r>
      <w:r>
        <w:rPr>
          <w:noProof/>
        </w:rPr>
        <w:fldChar w:fldCharType="begin"/>
      </w:r>
      <w:r>
        <w:rPr>
          <w:noProof/>
        </w:rPr>
        <w:instrText xml:space="preserve"> PAGEREF _Toc478492464 \h </w:instrText>
      </w:r>
      <w:r>
        <w:rPr>
          <w:noProof/>
        </w:rPr>
      </w:r>
      <w:r>
        <w:rPr>
          <w:noProof/>
        </w:rPr>
        <w:fldChar w:fldCharType="separate"/>
      </w:r>
      <w:r>
        <w:rPr>
          <w:noProof/>
        </w:rPr>
        <w:t>150</w:t>
      </w:r>
      <w:r>
        <w:rPr>
          <w:noProof/>
        </w:rPr>
        <w:fldChar w:fldCharType="end"/>
      </w:r>
    </w:p>
    <w:p w14:paraId="13D77796" w14:textId="26EC10E6"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165 – Operations schedule relationship roles</w:t>
      </w:r>
      <w:r>
        <w:rPr>
          <w:noProof/>
        </w:rPr>
        <w:tab/>
      </w:r>
      <w:r>
        <w:rPr>
          <w:noProof/>
        </w:rPr>
        <w:fldChar w:fldCharType="begin"/>
      </w:r>
      <w:r>
        <w:rPr>
          <w:noProof/>
        </w:rPr>
        <w:instrText xml:space="preserve"> PAGEREF _Toc478492465 \h </w:instrText>
      </w:r>
      <w:r>
        <w:rPr>
          <w:noProof/>
        </w:rPr>
      </w:r>
      <w:r>
        <w:rPr>
          <w:noProof/>
        </w:rPr>
        <w:fldChar w:fldCharType="separate"/>
      </w:r>
      <w:r>
        <w:rPr>
          <w:noProof/>
        </w:rPr>
        <w:t>152</w:t>
      </w:r>
      <w:r>
        <w:rPr>
          <w:noProof/>
        </w:rPr>
        <w:fldChar w:fldCharType="end"/>
      </w:r>
    </w:p>
    <w:p w14:paraId="4C137901" w14:textId="5B91FB81"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166 – Operations schedule attributes</w:t>
      </w:r>
      <w:r>
        <w:rPr>
          <w:noProof/>
        </w:rPr>
        <w:tab/>
      </w:r>
      <w:r>
        <w:rPr>
          <w:noProof/>
        </w:rPr>
        <w:fldChar w:fldCharType="begin"/>
      </w:r>
      <w:r>
        <w:rPr>
          <w:noProof/>
        </w:rPr>
        <w:instrText xml:space="preserve"> PAGEREF _Toc478492466 \h </w:instrText>
      </w:r>
      <w:r>
        <w:rPr>
          <w:noProof/>
        </w:rPr>
      </w:r>
      <w:r>
        <w:rPr>
          <w:noProof/>
        </w:rPr>
        <w:fldChar w:fldCharType="separate"/>
      </w:r>
      <w:r>
        <w:rPr>
          <w:noProof/>
        </w:rPr>
        <w:t>152</w:t>
      </w:r>
      <w:r>
        <w:rPr>
          <w:noProof/>
        </w:rPr>
        <w:fldChar w:fldCharType="end"/>
      </w:r>
    </w:p>
    <w:p w14:paraId="2215E818" w14:textId="42A540E0"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167</w:t>
      </w:r>
      <w:r w:rsidRPr="00BC2F48">
        <w:rPr>
          <w:noProof/>
          <w:lang w:val="en-US"/>
        </w:rPr>
        <w:t xml:space="preserve"> – Operations request relationship roles</w:t>
      </w:r>
      <w:r>
        <w:rPr>
          <w:noProof/>
        </w:rPr>
        <w:tab/>
      </w:r>
      <w:r>
        <w:rPr>
          <w:noProof/>
        </w:rPr>
        <w:fldChar w:fldCharType="begin"/>
      </w:r>
      <w:r>
        <w:rPr>
          <w:noProof/>
        </w:rPr>
        <w:instrText xml:space="preserve"> PAGEREF _Toc478492467 \h </w:instrText>
      </w:r>
      <w:r>
        <w:rPr>
          <w:noProof/>
        </w:rPr>
      </w:r>
      <w:r>
        <w:rPr>
          <w:noProof/>
        </w:rPr>
        <w:fldChar w:fldCharType="separate"/>
      </w:r>
      <w:r>
        <w:rPr>
          <w:noProof/>
        </w:rPr>
        <w:t>154</w:t>
      </w:r>
      <w:r>
        <w:rPr>
          <w:noProof/>
        </w:rPr>
        <w:fldChar w:fldCharType="end"/>
      </w:r>
    </w:p>
    <w:p w14:paraId="3D759432" w14:textId="5C2FAD5D"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168 – Operations request attributes</w:t>
      </w:r>
      <w:r>
        <w:rPr>
          <w:noProof/>
        </w:rPr>
        <w:tab/>
      </w:r>
      <w:r>
        <w:rPr>
          <w:noProof/>
        </w:rPr>
        <w:fldChar w:fldCharType="begin"/>
      </w:r>
      <w:r>
        <w:rPr>
          <w:noProof/>
        </w:rPr>
        <w:instrText xml:space="preserve"> PAGEREF _Toc478492468 \h </w:instrText>
      </w:r>
      <w:r>
        <w:rPr>
          <w:noProof/>
        </w:rPr>
      </w:r>
      <w:r>
        <w:rPr>
          <w:noProof/>
        </w:rPr>
        <w:fldChar w:fldCharType="separate"/>
      </w:r>
      <w:r>
        <w:rPr>
          <w:noProof/>
        </w:rPr>
        <w:t>154</w:t>
      </w:r>
      <w:r>
        <w:rPr>
          <w:noProof/>
        </w:rPr>
        <w:fldChar w:fldCharType="end"/>
      </w:r>
    </w:p>
    <w:p w14:paraId="62C313D6" w14:textId="50F0ADE9"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169</w:t>
      </w:r>
      <w:r w:rsidRPr="00BC2F48">
        <w:rPr>
          <w:noProof/>
          <w:lang w:val="en-US"/>
        </w:rPr>
        <w:t xml:space="preserve"> – Segment requirement relationship roles</w:t>
      </w:r>
      <w:r>
        <w:rPr>
          <w:noProof/>
        </w:rPr>
        <w:tab/>
      </w:r>
      <w:r>
        <w:rPr>
          <w:noProof/>
        </w:rPr>
        <w:fldChar w:fldCharType="begin"/>
      </w:r>
      <w:r>
        <w:rPr>
          <w:noProof/>
        </w:rPr>
        <w:instrText xml:space="preserve"> PAGEREF _Toc478492469 \h </w:instrText>
      </w:r>
      <w:r>
        <w:rPr>
          <w:noProof/>
        </w:rPr>
      </w:r>
      <w:r>
        <w:rPr>
          <w:noProof/>
        </w:rPr>
        <w:fldChar w:fldCharType="separate"/>
      </w:r>
      <w:r>
        <w:rPr>
          <w:noProof/>
        </w:rPr>
        <w:t>156</w:t>
      </w:r>
      <w:r>
        <w:rPr>
          <w:noProof/>
        </w:rPr>
        <w:fldChar w:fldCharType="end"/>
      </w:r>
    </w:p>
    <w:p w14:paraId="70DCD221" w14:textId="7E1A7139"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170 – Segment requirement attributes</w:t>
      </w:r>
      <w:r>
        <w:rPr>
          <w:noProof/>
        </w:rPr>
        <w:tab/>
      </w:r>
      <w:r>
        <w:rPr>
          <w:noProof/>
        </w:rPr>
        <w:fldChar w:fldCharType="begin"/>
      </w:r>
      <w:r>
        <w:rPr>
          <w:noProof/>
        </w:rPr>
        <w:instrText xml:space="preserve"> PAGEREF _Toc478492470 \h </w:instrText>
      </w:r>
      <w:r>
        <w:rPr>
          <w:noProof/>
        </w:rPr>
      </w:r>
      <w:r>
        <w:rPr>
          <w:noProof/>
        </w:rPr>
        <w:fldChar w:fldCharType="separate"/>
      </w:r>
      <w:r>
        <w:rPr>
          <w:noProof/>
        </w:rPr>
        <w:t>156</w:t>
      </w:r>
      <w:r>
        <w:rPr>
          <w:noProof/>
        </w:rPr>
        <w:fldChar w:fldCharType="end"/>
      </w:r>
    </w:p>
    <w:p w14:paraId="62763093" w14:textId="3B55848D"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171</w:t>
      </w:r>
      <w:r w:rsidRPr="00BC2F48">
        <w:rPr>
          <w:noProof/>
          <w:lang w:val="en-US"/>
        </w:rPr>
        <w:t xml:space="preserve"> – Segment parameter relationship roles</w:t>
      </w:r>
      <w:r>
        <w:rPr>
          <w:noProof/>
        </w:rPr>
        <w:tab/>
      </w:r>
      <w:r>
        <w:rPr>
          <w:noProof/>
        </w:rPr>
        <w:fldChar w:fldCharType="begin"/>
      </w:r>
      <w:r>
        <w:rPr>
          <w:noProof/>
        </w:rPr>
        <w:instrText xml:space="preserve"> PAGEREF _Toc478492471 \h </w:instrText>
      </w:r>
      <w:r>
        <w:rPr>
          <w:noProof/>
        </w:rPr>
      </w:r>
      <w:r>
        <w:rPr>
          <w:noProof/>
        </w:rPr>
        <w:fldChar w:fldCharType="separate"/>
      </w:r>
      <w:r>
        <w:rPr>
          <w:noProof/>
        </w:rPr>
        <w:t>157</w:t>
      </w:r>
      <w:r>
        <w:rPr>
          <w:noProof/>
        </w:rPr>
        <w:fldChar w:fldCharType="end"/>
      </w:r>
    </w:p>
    <w:p w14:paraId="6B326984" w14:textId="10CC5F91"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172 – Segment parameter attributes</w:t>
      </w:r>
      <w:r>
        <w:rPr>
          <w:noProof/>
        </w:rPr>
        <w:tab/>
      </w:r>
      <w:r>
        <w:rPr>
          <w:noProof/>
        </w:rPr>
        <w:fldChar w:fldCharType="begin"/>
      </w:r>
      <w:r>
        <w:rPr>
          <w:noProof/>
        </w:rPr>
        <w:instrText xml:space="preserve"> PAGEREF _Toc478492472 \h </w:instrText>
      </w:r>
      <w:r>
        <w:rPr>
          <w:noProof/>
        </w:rPr>
      </w:r>
      <w:r>
        <w:rPr>
          <w:noProof/>
        </w:rPr>
        <w:fldChar w:fldCharType="separate"/>
      </w:r>
      <w:r>
        <w:rPr>
          <w:noProof/>
        </w:rPr>
        <w:t>157</w:t>
      </w:r>
      <w:r>
        <w:rPr>
          <w:noProof/>
        </w:rPr>
        <w:fldChar w:fldCharType="end"/>
      </w:r>
    </w:p>
    <w:p w14:paraId="0806DF4C" w14:textId="42DD1E12"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173 – Personnel requirement relationship roles</w:t>
      </w:r>
      <w:r>
        <w:rPr>
          <w:noProof/>
        </w:rPr>
        <w:tab/>
      </w:r>
      <w:r>
        <w:rPr>
          <w:noProof/>
        </w:rPr>
        <w:fldChar w:fldCharType="begin"/>
      </w:r>
      <w:r>
        <w:rPr>
          <w:noProof/>
        </w:rPr>
        <w:instrText xml:space="preserve"> PAGEREF _Toc478492473 \h </w:instrText>
      </w:r>
      <w:r>
        <w:rPr>
          <w:noProof/>
        </w:rPr>
      </w:r>
      <w:r>
        <w:rPr>
          <w:noProof/>
        </w:rPr>
        <w:fldChar w:fldCharType="separate"/>
      </w:r>
      <w:r>
        <w:rPr>
          <w:noProof/>
        </w:rPr>
        <w:t>158</w:t>
      </w:r>
      <w:r>
        <w:rPr>
          <w:noProof/>
        </w:rPr>
        <w:fldChar w:fldCharType="end"/>
      </w:r>
    </w:p>
    <w:p w14:paraId="0AB12148" w14:textId="10D7CBDF"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174 – Personnel requirement attributes</w:t>
      </w:r>
      <w:r>
        <w:rPr>
          <w:noProof/>
        </w:rPr>
        <w:tab/>
      </w:r>
      <w:r>
        <w:rPr>
          <w:noProof/>
        </w:rPr>
        <w:fldChar w:fldCharType="begin"/>
      </w:r>
      <w:r>
        <w:rPr>
          <w:noProof/>
        </w:rPr>
        <w:instrText xml:space="preserve"> PAGEREF _Toc478492474 \h </w:instrText>
      </w:r>
      <w:r>
        <w:rPr>
          <w:noProof/>
        </w:rPr>
      </w:r>
      <w:r>
        <w:rPr>
          <w:noProof/>
        </w:rPr>
        <w:fldChar w:fldCharType="separate"/>
      </w:r>
      <w:r>
        <w:rPr>
          <w:noProof/>
        </w:rPr>
        <w:t>158</w:t>
      </w:r>
      <w:r>
        <w:rPr>
          <w:noProof/>
        </w:rPr>
        <w:fldChar w:fldCharType="end"/>
      </w:r>
    </w:p>
    <w:p w14:paraId="48568340" w14:textId="7FA91B33"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175</w:t>
      </w:r>
      <w:r w:rsidRPr="00BC2F48">
        <w:rPr>
          <w:noProof/>
          <w:lang w:val="en-US"/>
        </w:rPr>
        <w:t xml:space="preserve"> – Personnel requirement property relationship roles</w:t>
      </w:r>
      <w:r>
        <w:rPr>
          <w:noProof/>
        </w:rPr>
        <w:tab/>
      </w:r>
      <w:r>
        <w:rPr>
          <w:noProof/>
        </w:rPr>
        <w:fldChar w:fldCharType="begin"/>
      </w:r>
      <w:r>
        <w:rPr>
          <w:noProof/>
        </w:rPr>
        <w:instrText xml:space="preserve"> PAGEREF _Toc478492475 \h </w:instrText>
      </w:r>
      <w:r>
        <w:rPr>
          <w:noProof/>
        </w:rPr>
      </w:r>
      <w:r>
        <w:rPr>
          <w:noProof/>
        </w:rPr>
        <w:fldChar w:fldCharType="separate"/>
      </w:r>
      <w:r>
        <w:rPr>
          <w:noProof/>
        </w:rPr>
        <w:t>160</w:t>
      </w:r>
      <w:r>
        <w:rPr>
          <w:noProof/>
        </w:rPr>
        <w:fldChar w:fldCharType="end"/>
      </w:r>
    </w:p>
    <w:p w14:paraId="39F5FBA7" w14:textId="18ABBB60"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176 – Personnel requirement property attributes</w:t>
      </w:r>
      <w:r>
        <w:rPr>
          <w:noProof/>
        </w:rPr>
        <w:tab/>
      </w:r>
      <w:r>
        <w:rPr>
          <w:noProof/>
        </w:rPr>
        <w:fldChar w:fldCharType="begin"/>
      </w:r>
      <w:r>
        <w:rPr>
          <w:noProof/>
        </w:rPr>
        <w:instrText xml:space="preserve"> PAGEREF _Toc478492476 \h </w:instrText>
      </w:r>
      <w:r>
        <w:rPr>
          <w:noProof/>
        </w:rPr>
      </w:r>
      <w:r>
        <w:rPr>
          <w:noProof/>
        </w:rPr>
        <w:fldChar w:fldCharType="separate"/>
      </w:r>
      <w:r>
        <w:rPr>
          <w:noProof/>
        </w:rPr>
        <w:t>160</w:t>
      </w:r>
      <w:r>
        <w:rPr>
          <w:noProof/>
        </w:rPr>
        <w:fldChar w:fldCharType="end"/>
      </w:r>
    </w:p>
    <w:p w14:paraId="2CC4017F" w14:textId="375A9693"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177</w:t>
      </w:r>
      <w:r w:rsidRPr="00BC2F48">
        <w:rPr>
          <w:noProof/>
          <w:lang w:val="en-US"/>
        </w:rPr>
        <w:t xml:space="preserve"> – Equipment requirement relationship roles</w:t>
      </w:r>
      <w:r>
        <w:rPr>
          <w:noProof/>
        </w:rPr>
        <w:tab/>
      </w:r>
      <w:r>
        <w:rPr>
          <w:noProof/>
        </w:rPr>
        <w:fldChar w:fldCharType="begin"/>
      </w:r>
      <w:r>
        <w:rPr>
          <w:noProof/>
        </w:rPr>
        <w:instrText xml:space="preserve"> PAGEREF _Toc478492477 \h </w:instrText>
      </w:r>
      <w:r>
        <w:rPr>
          <w:noProof/>
        </w:rPr>
      </w:r>
      <w:r>
        <w:rPr>
          <w:noProof/>
        </w:rPr>
        <w:fldChar w:fldCharType="separate"/>
      </w:r>
      <w:r>
        <w:rPr>
          <w:noProof/>
        </w:rPr>
        <w:t>161</w:t>
      </w:r>
      <w:r>
        <w:rPr>
          <w:noProof/>
        </w:rPr>
        <w:fldChar w:fldCharType="end"/>
      </w:r>
    </w:p>
    <w:p w14:paraId="767A3814" w14:textId="470D29AA"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178 – Equipment requirement attributes</w:t>
      </w:r>
      <w:r>
        <w:rPr>
          <w:noProof/>
        </w:rPr>
        <w:tab/>
      </w:r>
      <w:r>
        <w:rPr>
          <w:noProof/>
        </w:rPr>
        <w:fldChar w:fldCharType="begin"/>
      </w:r>
      <w:r>
        <w:rPr>
          <w:noProof/>
        </w:rPr>
        <w:instrText xml:space="preserve"> PAGEREF _Toc478492478 \h </w:instrText>
      </w:r>
      <w:r>
        <w:rPr>
          <w:noProof/>
        </w:rPr>
      </w:r>
      <w:r>
        <w:rPr>
          <w:noProof/>
        </w:rPr>
        <w:fldChar w:fldCharType="separate"/>
      </w:r>
      <w:r>
        <w:rPr>
          <w:noProof/>
        </w:rPr>
        <w:t>161</w:t>
      </w:r>
      <w:r>
        <w:rPr>
          <w:noProof/>
        </w:rPr>
        <w:fldChar w:fldCharType="end"/>
      </w:r>
    </w:p>
    <w:p w14:paraId="49C65A64" w14:textId="31172083"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179</w:t>
      </w:r>
      <w:r w:rsidRPr="00BC2F48">
        <w:rPr>
          <w:noProof/>
          <w:lang w:val="en-US"/>
        </w:rPr>
        <w:t xml:space="preserve"> – Equipment requirement property relationships</w:t>
      </w:r>
      <w:r>
        <w:rPr>
          <w:noProof/>
        </w:rPr>
        <w:tab/>
      </w:r>
      <w:r>
        <w:rPr>
          <w:noProof/>
        </w:rPr>
        <w:fldChar w:fldCharType="begin"/>
      </w:r>
      <w:r>
        <w:rPr>
          <w:noProof/>
        </w:rPr>
        <w:instrText xml:space="preserve"> PAGEREF _Toc478492479 \h </w:instrText>
      </w:r>
      <w:r>
        <w:rPr>
          <w:noProof/>
        </w:rPr>
      </w:r>
      <w:r>
        <w:rPr>
          <w:noProof/>
        </w:rPr>
        <w:fldChar w:fldCharType="separate"/>
      </w:r>
      <w:r>
        <w:rPr>
          <w:noProof/>
        </w:rPr>
        <w:t>163</w:t>
      </w:r>
      <w:r>
        <w:rPr>
          <w:noProof/>
        </w:rPr>
        <w:fldChar w:fldCharType="end"/>
      </w:r>
    </w:p>
    <w:p w14:paraId="5986835F" w14:textId="7EBC87AD"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180 – Equipment requirement property attributes</w:t>
      </w:r>
      <w:r>
        <w:rPr>
          <w:noProof/>
        </w:rPr>
        <w:tab/>
      </w:r>
      <w:r>
        <w:rPr>
          <w:noProof/>
        </w:rPr>
        <w:fldChar w:fldCharType="begin"/>
      </w:r>
      <w:r>
        <w:rPr>
          <w:noProof/>
        </w:rPr>
        <w:instrText xml:space="preserve"> PAGEREF _Toc478492480 \h </w:instrText>
      </w:r>
      <w:r>
        <w:rPr>
          <w:noProof/>
        </w:rPr>
      </w:r>
      <w:r>
        <w:rPr>
          <w:noProof/>
        </w:rPr>
        <w:fldChar w:fldCharType="separate"/>
      </w:r>
      <w:r>
        <w:rPr>
          <w:noProof/>
        </w:rPr>
        <w:t>163</w:t>
      </w:r>
      <w:r>
        <w:rPr>
          <w:noProof/>
        </w:rPr>
        <w:fldChar w:fldCharType="end"/>
      </w:r>
    </w:p>
    <w:p w14:paraId="186AB393" w14:textId="2DB6F42C"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181</w:t>
      </w:r>
      <w:r w:rsidRPr="00BC2F48">
        <w:rPr>
          <w:noProof/>
          <w:lang w:val="en-US"/>
        </w:rPr>
        <w:t xml:space="preserve"> – Physical asset requirement relationship roles</w:t>
      </w:r>
      <w:r>
        <w:rPr>
          <w:noProof/>
        </w:rPr>
        <w:tab/>
      </w:r>
      <w:r>
        <w:rPr>
          <w:noProof/>
        </w:rPr>
        <w:fldChar w:fldCharType="begin"/>
      </w:r>
      <w:r>
        <w:rPr>
          <w:noProof/>
        </w:rPr>
        <w:instrText xml:space="preserve"> PAGEREF _Toc478492481 \h </w:instrText>
      </w:r>
      <w:r>
        <w:rPr>
          <w:noProof/>
        </w:rPr>
      </w:r>
      <w:r>
        <w:rPr>
          <w:noProof/>
        </w:rPr>
        <w:fldChar w:fldCharType="separate"/>
      </w:r>
      <w:r>
        <w:rPr>
          <w:noProof/>
        </w:rPr>
        <w:t>164</w:t>
      </w:r>
      <w:r>
        <w:rPr>
          <w:noProof/>
        </w:rPr>
        <w:fldChar w:fldCharType="end"/>
      </w:r>
    </w:p>
    <w:p w14:paraId="5077BCA2" w14:textId="293E7699"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182 – Physical asset requirement attributes</w:t>
      </w:r>
      <w:r>
        <w:rPr>
          <w:noProof/>
        </w:rPr>
        <w:tab/>
      </w:r>
      <w:r>
        <w:rPr>
          <w:noProof/>
        </w:rPr>
        <w:fldChar w:fldCharType="begin"/>
      </w:r>
      <w:r>
        <w:rPr>
          <w:noProof/>
        </w:rPr>
        <w:instrText xml:space="preserve"> PAGEREF _Toc478492482 \h </w:instrText>
      </w:r>
      <w:r>
        <w:rPr>
          <w:noProof/>
        </w:rPr>
      </w:r>
      <w:r>
        <w:rPr>
          <w:noProof/>
        </w:rPr>
        <w:fldChar w:fldCharType="separate"/>
      </w:r>
      <w:r>
        <w:rPr>
          <w:noProof/>
        </w:rPr>
        <w:t>164</w:t>
      </w:r>
      <w:r>
        <w:rPr>
          <w:noProof/>
        </w:rPr>
        <w:fldChar w:fldCharType="end"/>
      </w:r>
    </w:p>
    <w:p w14:paraId="1C8C6F77" w14:textId="4F999DED"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183</w:t>
      </w:r>
      <w:r w:rsidRPr="00BC2F48">
        <w:rPr>
          <w:noProof/>
          <w:lang w:val="en-US"/>
        </w:rPr>
        <w:t xml:space="preserve"> – Physical asset requirement property relationship roles</w:t>
      </w:r>
      <w:r>
        <w:rPr>
          <w:noProof/>
        </w:rPr>
        <w:tab/>
      </w:r>
      <w:r>
        <w:rPr>
          <w:noProof/>
        </w:rPr>
        <w:fldChar w:fldCharType="begin"/>
      </w:r>
      <w:r>
        <w:rPr>
          <w:noProof/>
        </w:rPr>
        <w:instrText xml:space="preserve"> PAGEREF _Toc478492483 \h </w:instrText>
      </w:r>
      <w:r>
        <w:rPr>
          <w:noProof/>
        </w:rPr>
      </w:r>
      <w:r>
        <w:rPr>
          <w:noProof/>
        </w:rPr>
        <w:fldChar w:fldCharType="separate"/>
      </w:r>
      <w:r>
        <w:rPr>
          <w:noProof/>
        </w:rPr>
        <w:t>166</w:t>
      </w:r>
      <w:r>
        <w:rPr>
          <w:noProof/>
        </w:rPr>
        <w:fldChar w:fldCharType="end"/>
      </w:r>
    </w:p>
    <w:p w14:paraId="529CEF30" w14:textId="7C0A0A99"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184 – Physical asset requirement property attributes</w:t>
      </w:r>
      <w:r>
        <w:rPr>
          <w:noProof/>
        </w:rPr>
        <w:tab/>
      </w:r>
      <w:r>
        <w:rPr>
          <w:noProof/>
        </w:rPr>
        <w:fldChar w:fldCharType="begin"/>
      </w:r>
      <w:r>
        <w:rPr>
          <w:noProof/>
        </w:rPr>
        <w:instrText xml:space="preserve"> PAGEREF _Toc478492484 \h </w:instrText>
      </w:r>
      <w:r>
        <w:rPr>
          <w:noProof/>
        </w:rPr>
      </w:r>
      <w:r>
        <w:rPr>
          <w:noProof/>
        </w:rPr>
        <w:fldChar w:fldCharType="separate"/>
      </w:r>
      <w:r>
        <w:rPr>
          <w:noProof/>
        </w:rPr>
        <w:t>166</w:t>
      </w:r>
      <w:r>
        <w:rPr>
          <w:noProof/>
        </w:rPr>
        <w:fldChar w:fldCharType="end"/>
      </w:r>
    </w:p>
    <w:p w14:paraId="6990DECC" w14:textId="681C51C9"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185</w:t>
      </w:r>
      <w:r w:rsidRPr="00BC2F48">
        <w:rPr>
          <w:noProof/>
          <w:lang w:val="en-US"/>
        </w:rPr>
        <w:t xml:space="preserve"> – Material requirement relationship roles</w:t>
      </w:r>
      <w:r>
        <w:rPr>
          <w:noProof/>
        </w:rPr>
        <w:tab/>
      </w:r>
      <w:r>
        <w:rPr>
          <w:noProof/>
        </w:rPr>
        <w:fldChar w:fldCharType="begin"/>
      </w:r>
      <w:r>
        <w:rPr>
          <w:noProof/>
        </w:rPr>
        <w:instrText xml:space="preserve"> PAGEREF _Toc478492485 \h </w:instrText>
      </w:r>
      <w:r>
        <w:rPr>
          <w:noProof/>
        </w:rPr>
      </w:r>
      <w:r>
        <w:rPr>
          <w:noProof/>
        </w:rPr>
        <w:fldChar w:fldCharType="separate"/>
      </w:r>
      <w:r>
        <w:rPr>
          <w:noProof/>
        </w:rPr>
        <w:t>167</w:t>
      </w:r>
      <w:r>
        <w:rPr>
          <w:noProof/>
        </w:rPr>
        <w:fldChar w:fldCharType="end"/>
      </w:r>
    </w:p>
    <w:p w14:paraId="75C03A8E" w14:textId="30A68E69"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186 – Material requirement attributes</w:t>
      </w:r>
      <w:r>
        <w:rPr>
          <w:noProof/>
        </w:rPr>
        <w:tab/>
      </w:r>
      <w:r>
        <w:rPr>
          <w:noProof/>
        </w:rPr>
        <w:fldChar w:fldCharType="begin"/>
      </w:r>
      <w:r>
        <w:rPr>
          <w:noProof/>
        </w:rPr>
        <w:instrText xml:space="preserve"> PAGEREF _Toc478492486 \h </w:instrText>
      </w:r>
      <w:r>
        <w:rPr>
          <w:noProof/>
        </w:rPr>
      </w:r>
      <w:r>
        <w:rPr>
          <w:noProof/>
        </w:rPr>
        <w:fldChar w:fldCharType="separate"/>
      </w:r>
      <w:r>
        <w:rPr>
          <w:noProof/>
        </w:rPr>
        <w:t>167</w:t>
      </w:r>
      <w:r>
        <w:rPr>
          <w:noProof/>
        </w:rPr>
        <w:fldChar w:fldCharType="end"/>
      </w:r>
    </w:p>
    <w:p w14:paraId="6A9362DA" w14:textId="219A917B"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187</w:t>
      </w:r>
      <w:r w:rsidRPr="00BC2F48">
        <w:rPr>
          <w:noProof/>
          <w:lang w:val="en-US"/>
        </w:rPr>
        <w:t xml:space="preserve"> – Material requirement property relationship roles</w:t>
      </w:r>
      <w:r>
        <w:rPr>
          <w:noProof/>
        </w:rPr>
        <w:tab/>
      </w:r>
      <w:r>
        <w:rPr>
          <w:noProof/>
        </w:rPr>
        <w:fldChar w:fldCharType="begin"/>
      </w:r>
      <w:r>
        <w:rPr>
          <w:noProof/>
        </w:rPr>
        <w:instrText xml:space="preserve"> PAGEREF _Toc478492487 \h </w:instrText>
      </w:r>
      <w:r>
        <w:rPr>
          <w:noProof/>
        </w:rPr>
      </w:r>
      <w:r>
        <w:rPr>
          <w:noProof/>
        </w:rPr>
        <w:fldChar w:fldCharType="separate"/>
      </w:r>
      <w:r>
        <w:rPr>
          <w:noProof/>
        </w:rPr>
        <w:t>170</w:t>
      </w:r>
      <w:r>
        <w:rPr>
          <w:noProof/>
        </w:rPr>
        <w:fldChar w:fldCharType="end"/>
      </w:r>
    </w:p>
    <w:p w14:paraId="33443C68" w14:textId="6A73640B"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188 – Material requirement property attributes</w:t>
      </w:r>
      <w:r>
        <w:rPr>
          <w:noProof/>
        </w:rPr>
        <w:tab/>
      </w:r>
      <w:r>
        <w:rPr>
          <w:noProof/>
        </w:rPr>
        <w:fldChar w:fldCharType="begin"/>
      </w:r>
      <w:r>
        <w:rPr>
          <w:noProof/>
        </w:rPr>
        <w:instrText xml:space="preserve"> PAGEREF _Toc478492488 \h </w:instrText>
      </w:r>
      <w:r>
        <w:rPr>
          <w:noProof/>
        </w:rPr>
      </w:r>
      <w:r>
        <w:rPr>
          <w:noProof/>
        </w:rPr>
        <w:fldChar w:fldCharType="separate"/>
      </w:r>
      <w:r>
        <w:rPr>
          <w:noProof/>
        </w:rPr>
        <w:t>170</w:t>
      </w:r>
      <w:r>
        <w:rPr>
          <w:noProof/>
        </w:rPr>
        <w:fldChar w:fldCharType="end"/>
      </w:r>
    </w:p>
    <w:p w14:paraId="5BCE3B3F" w14:textId="12ADC7B6"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 xml:space="preserve">Table 189 </w:t>
      </w:r>
      <w:r w:rsidRPr="00BC2F48">
        <w:rPr>
          <w:noProof/>
          <w:lang w:val="en-US"/>
        </w:rPr>
        <w:t>– Operations performance model relationships</w:t>
      </w:r>
      <w:r>
        <w:rPr>
          <w:noProof/>
        </w:rPr>
        <w:tab/>
      </w:r>
      <w:r>
        <w:rPr>
          <w:noProof/>
        </w:rPr>
        <w:fldChar w:fldCharType="begin"/>
      </w:r>
      <w:r>
        <w:rPr>
          <w:noProof/>
        </w:rPr>
        <w:instrText xml:space="preserve"> PAGEREF _Toc478492489 \h </w:instrText>
      </w:r>
      <w:r>
        <w:rPr>
          <w:noProof/>
        </w:rPr>
      </w:r>
      <w:r>
        <w:rPr>
          <w:noProof/>
        </w:rPr>
        <w:fldChar w:fldCharType="separate"/>
      </w:r>
      <w:r>
        <w:rPr>
          <w:noProof/>
        </w:rPr>
        <w:t>172</w:t>
      </w:r>
      <w:r>
        <w:rPr>
          <w:noProof/>
        </w:rPr>
        <w:fldChar w:fldCharType="end"/>
      </w:r>
    </w:p>
    <w:p w14:paraId="11C3B515" w14:textId="7FDABC26"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190</w:t>
      </w:r>
      <w:r w:rsidRPr="00BC2F48">
        <w:rPr>
          <w:noProof/>
          <w:lang w:val="en-US"/>
        </w:rPr>
        <w:t xml:space="preserve"> – Operations performance relationship roles</w:t>
      </w:r>
      <w:r>
        <w:rPr>
          <w:noProof/>
        </w:rPr>
        <w:tab/>
      </w:r>
      <w:r>
        <w:rPr>
          <w:noProof/>
        </w:rPr>
        <w:fldChar w:fldCharType="begin"/>
      </w:r>
      <w:r>
        <w:rPr>
          <w:noProof/>
        </w:rPr>
        <w:instrText xml:space="preserve"> PAGEREF _Toc478492490 \h </w:instrText>
      </w:r>
      <w:r>
        <w:rPr>
          <w:noProof/>
        </w:rPr>
      </w:r>
      <w:r>
        <w:rPr>
          <w:noProof/>
        </w:rPr>
        <w:fldChar w:fldCharType="separate"/>
      </w:r>
      <w:r>
        <w:rPr>
          <w:noProof/>
        </w:rPr>
        <w:t>174</w:t>
      </w:r>
      <w:r>
        <w:rPr>
          <w:noProof/>
        </w:rPr>
        <w:fldChar w:fldCharType="end"/>
      </w:r>
    </w:p>
    <w:p w14:paraId="1C06AE43" w14:textId="5340AD17"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191 – Operations performance attributes</w:t>
      </w:r>
      <w:r>
        <w:rPr>
          <w:noProof/>
        </w:rPr>
        <w:tab/>
      </w:r>
      <w:r>
        <w:rPr>
          <w:noProof/>
        </w:rPr>
        <w:fldChar w:fldCharType="begin"/>
      </w:r>
      <w:r>
        <w:rPr>
          <w:noProof/>
        </w:rPr>
        <w:instrText xml:space="preserve"> PAGEREF _Toc478492491 \h </w:instrText>
      </w:r>
      <w:r>
        <w:rPr>
          <w:noProof/>
        </w:rPr>
      </w:r>
      <w:r>
        <w:rPr>
          <w:noProof/>
        </w:rPr>
        <w:fldChar w:fldCharType="separate"/>
      </w:r>
      <w:r>
        <w:rPr>
          <w:noProof/>
        </w:rPr>
        <w:t>174</w:t>
      </w:r>
      <w:r>
        <w:rPr>
          <w:noProof/>
        </w:rPr>
        <w:fldChar w:fldCharType="end"/>
      </w:r>
    </w:p>
    <w:p w14:paraId="47580CB1" w14:textId="1790D74D"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192</w:t>
      </w:r>
      <w:r w:rsidRPr="00BC2F48">
        <w:rPr>
          <w:noProof/>
          <w:lang w:val="en-US"/>
        </w:rPr>
        <w:t xml:space="preserve"> – Operations response relationship roles</w:t>
      </w:r>
      <w:r>
        <w:rPr>
          <w:noProof/>
        </w:rPr>
        <w:tab/>
      </w:r>
      <w:r>
        <w:rPr>
          <w:noProof/>
        </w:rPr>
        <w:fldChar w:fldCharType="begin"/>
      </w:r>
      <w:r>
        <w:rPr>
          <w:noProof/>
        </w:rPr>
        <w:instrText xml:space="preserve"> PAGEREF _Toc478492492 \h </w:instrText>
      </w:r>
      <w:r>
        <w:rPr>
          <w:noProof/>
        </w:rPr>
      </w:r>
      <w:r>
        <w:rPr>
          <w:noProof/>
        </w:rPr>
        <w:fldChar w:fldCharType="separate"/>
      </w:r>
      <w:r>
        <w:rPr>
          <w:noProof/>
        </w:rPr>
        <w:t>175</w:t>
      </w:r>
      <w:r>
        <w:rPr>
          <w:noProof/>
        </w:rPr>
        <w:fldChar w:fldCharType="end"/>
      </w:r>
    </w:p>
    <w:p w14:paraId="17EBBFAA" w14:textId="155915E7"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193 – Operations response attributes</w:t>
      </w:r>
      <w:r>
        <w:rPr>
          <w:noProof/>
        </w:rPr>
        <w:tab/>
      </w:r>
      <w:r>
        <w:rPr>
          <w:noProof/>
        </w:rPr>
        <w:fldChar w:fldCharType="begin"/>
      </w:r>
      <w:r>
        <w:rPr>
          <w:noProof/>
        </w:rPr>
        <w:instrText xml:space="preserve"> PAGEREF _Toc478492493 \h </w:instrText>
      </w:r>
      <w:r>
        <w:rPr>
          <w:noProof/>
        </w:rPr>
      </w:r>
      <w:r>
        <w:rPr>
          <w:noProof/>
        </w:rPr>
        <w:fldChar w:fldCharType="separate"/>
      </w:r>
      <w:r>
        <w:rPr>
          <w:noProof/>
        </w:rPr>
        <w:t>175</w:t>
      </w:r>
      <w:r>
        <w:rPr>
          <w:noProof/>
        </w:rPr>
        <w:fldChar w:fldCharType="end"/>
      </w:r>
    </w:p>
    <w:p w14:paraId="4A249CAC" w14:textId="3A5F08CC"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194 – Segment response relationship roles</w:t>
      </w:r>
      <w:r>
        <w:rPr>
          <w:noProof/>
        </w:rPr>
        <w:tab/>
      </w:r>
      <w:r>
        <w:rPr>
          <w:noProof/>
        </w:rPr>
        <w:fldChar w:fldCharType="begin"/>
      </w:r>
      <w:r>
        <w:rPr>
          <w:noProof/>
        </w:rPr>
        <w:instrText xml:space="preserve"> PAGEREF _Toc478492494 \h </w:instrText>
      </w:r>
      <w:r>
        <w:rPr>
          <w:noProof/>
        </w:rPr>
      </w:r>
      <w:r>
        <w:rPr>
          <w:noProof/>
        </w:rPr>
        <w:fldChar w:fldCharType="separate"/>
      </w:r>
      <w:r>
        <w:rPr>
          <w:noProof/>
        </w:rPr>
        <w:t>177</w:t>
      </w:r>
      <w:r>
        <w:rPr>
          <w:noProof/>
        </w:rPr>
        <w:fldChar w:fldCharType="end"/>
      </w:r>
    </w:p>
    <w:p w14:paraId="799B49FF" w14:textId="3C3288D1"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195 – Segment response attributes</w:t>
      </w:r>
      <w:r>
        <w:rPr>
          <w:noProof/>
        </w:rPr>
        <w:tab/>
      </w:r>
      <w:r>
        <w:rPr>
          <w:noProof/>
        </w:rPr>
        <w:fldChar w:fldCharType="begin"/>
      </w:r>
      <w:r>
        <w:rPr>
          <w:noProof/>
        </w:rPr>
        <w:instrText xml:space="preserve"> PAGEREF _Toc478492495 \h </w:instrText>
      </w:r>
      <w:r>
        <w:rPr>
          <w:noProof/>
        </w:rPr>
      </w:r>
      <w:r>
        <w:rPr>
          <w:noProof/>
        </w:rPr>
        <w:fldChar w:fldCharType="separate"/>
      </w:r>
      <w:r>
        <w:rPr>
          <w:noProof/>
        </w:rPr>
        <w:t>177</w:t>
      </w:r>
      <w:r>
        <w:rPr>
          <w:noProof/>
        </w:rPr>
        <w:fldChar w:fldCharType="end"/>
      </w:r>
    </w:p>
    <w:p w14:paraId="5572C1D5" w14:textId="15EBC004"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196</w:t>
      </w:r>
      <w:r w:rsidRPr="00BC2F48">
        <w:rPr>
          <w:noProof/>
          <w:lang w:val="en-US"/>
        </w:rPr>
        <w:t xml:space="preserve"> – Segment data relationship roles</w:t>
      </w:r>
      <w:r>
        <w:rPr>
          <w:noProof/>
        </w:rPr>
        <w:tab/>
      </w:r>
      <w:r>
        <w:rPr>
          <w:noProof/>
        </w:rPr>
        <w:fldChar w:fldCharType="begin"/>
      </w:r>
      <w:r>
        <w:rPr>
          <w:noProof/>
        </w:rPr>
        <w:instrText xml:space="preserve"> PAGEREF _Toc478492496 \h </w:instrText>
      </w:r>
      <w:r>
        <w:rPr>
          <w:noProof/>
        </w:rPr>
      </w:r>
      <w:r>
        <w:rPr>
          <w:noProof/>
        </w:rPr>
        <w:fldChar w:fldCharType="separate"/>
      </w:r>
      <w:r>
        <w:rPr>
          <w:noProof/>
        </w:rPr>
        <w:t>178</w:t>
      </w:r>
      <w:r>
        <w:rPr>
          <w:noProof/>
        </w:rPr>
        <w:fldChar w:fldCharType="end"/>
      </w:r>
    </w:p>
    <w:p w14:paraId="2E82EE82" w14:textId="79532762"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197 – Segment data attributes</w:t>
      </w:r>
      <w:r>
        <w:rPr>
          <w:noProof/>
        </w:rPr>
        <w:tab/>
      </w:r>
      <w:r>
        <w:rPr>
          <w:noProof/>
        </w:rPr>
        <w:fldChar w:fldCharType="begin"/>
      </w:r>
      <w:r>
        <w:rPr>
          <w:noProof/>
        </w:rPr>
        <w:instrText xml:space="preserve"> PAGEREF _Toc478492497 \h </w:instrText>
      </w:r>
      <w:r>
        <w:rPr>
          <w:noProof/>
        </w:rPr>
      </w:r>
      <w:r>
        <w:rPr>
          <w:noProof/>
        </w:rPr>
        <w:fldChar w:fldCharType="separate"/>
      </w:r>
      <w:r>
        <w:rPr>
          <w:noProof/>
        </w:rPr>
        <w:t>178</w:t>
      </w:r>
      <w:r>
        <w:rPr>
          <w:noProof/>
        </w:rPr>
        <w:fldChar w:fldCharType="end"/>
      </w:r>
    </w:p>
    <w:p w14:paraId="7004BACE" w14:textId="26A7F16C"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198 – Personnel actual relationship roles</w:t>
      </w:r>
      <w:r>
        <w:rPr>
          <w:noProof/>
        </w:rPr>
        <w:tab/>
      </w:r>
      <w:r>
        <w:rPr>
          <w:noProof/>
        </w:rPr>
        <w:fldChar w:fldCharType="begin"/>
      </w:r>
      <w:r>
        <w:rPr>
          <w:noProof/>
        </w:rPr>
        <w:instrText xml:space="preserve"> PAGEREF _Toc478492498 \h </w:instrText>
      </w:r>
      <w:r>
        <w:rPr>
          <w:noProof/>
        </w:rPr>
      </w:r>
      <w:r>
        <w:rPr>
          <w:noProof/>
        </w:rPr>
        <w:fldChar w:fldCharType="separate"/>
      </w:r>
      <w:r>
        <w:rPr>
          <w:noProof/>
        </w:rPr>
        <w:t>179</w:t>
      </w:r>
      <w:r>
        <w:rPr>
          <w:noProof/>
        </w:rPr>
        <w:fldChar w:fldCharType="end"/>
      </w:r>
    </w:p>
    <w:p w14:paraId="007F58EA" w14:textId="019A8272"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199 – Personnel actual attributes</w:t>
      </w:r>
      <w:r>
        <w:rPr>
          <w:noProof/>
        </w:rPr>
        <w:tab/>
      </w:r>
      <w:r>
        <w:rPr>
          <w:noProof/>
        </w:rPr>
        <w:fldChar w:fldCharType="begin"/>
      </w:r>
      <w:r>
        <w:rPr>
          <w:noProof/>
        </w:rPr>
        <w:instrText xml:space="preserve"> PAGEREF _Toc478492499 \h </w:instrText>
      </w:r>
      <w:r>
        <w:rPr>
          <w:noProof/>
        </w:rPr>
      </w:r>
      <w:r>
        <w:rPr>
          <w:noProof/>
        </w:rPr>
        <w:fldChar w:fldCharType="separate"/>
      </w:r>
      <w:r>
        <w:rPr>
          <w:noProof/>
        </w:rPr>
        <w:t>179</w:t>
      </w:r>
      <w:r>
        <w:rPr>
          <w:noProof/>
        </w:rPr>
        <w:fldChar w:fldCharType="end"/>
      </w:r>
    </w:p>
    <w:p w14:paraId="3082C806" w14:textId="37F0249F"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200</w:t>
      </w:r>
      <w:r w:rsidRPr="00BC2F48">
        <w:rPr>
          <w:noProof/>
          <w:lang w:val="en-US"/>
        </w:rPr>
        <w:t xml:space="preserve"> – Personnel actual property relationship roles</w:t>
      </w:r>
      <w:r>
        <w:rPr>
          <w:noProof/>
        </w:rPr>
        <w:tab/>
      </w:r>
      <w:r>
        <w:rPr>
          <w:noProof/>
        </w:rPr>
        <w:fldChar w:fldCharType="begin"/>
      </w:r>
      <w:r>
        <w:rPr>
          <w:noProof/>
        </w:rPr>
        <w:instrText xml:space="preserve"> PAGEREF _Toc478492500 \h </w:instrText>
      </w:r>
      <w:r>
        <w:rPr>
          <w:noProof/>
        </w:rPr>
      </w:r>
      <w:r>
        <w:rPr>
          <w:noProof/>
        </w:rPr>
        <w:fldChar w:fldCharType="separate"/>
      </w:r>
      <w:r>
        <w:rPr>
          <w:noProof/>
        </w:rPr>
        <w:t>181</w:t>
      </w:r>
      <w:r>
        <w:rPr>
          <w:noProof/>
        </w:rPr>
        <w:fldChar w:fldCharType="end"/>
      </w:r>
    </w:p>
    <w:p w14:paraId="24405ECE" w14:textId="0412F978"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201 – Personnel actual property attributes</w:t>
      </w:r>
      <w:r>
        <w:rPr>
          <w:noProof/>
        </w:rPr>
        <w:tab/>
      </w:r>
      <w:r>
        <w:rPr>
          <w:noProof/>
        </w:rPr>
        <w:fldChar w:fldCharType="begin"/>
      </w:r>
      <w:r>
        <w:rPr>
          <w:noProof/>
        </w:rPr>
        <w:instrText xml:space="preserve"> PAGEREF _Toc478492501 \h </w:instrText>
      </w:r>
      <w:r>
        <w:rPr>
          <w:noProof/>
        </w:rPr>
      </w:r>
      <w:r>
        <w:rPr>
          <w:noProof/>
        </w:rPr>
        <w:fldChar w:fldCharType="separate"/>
      </w:r>
      <w:r>
        <w:rPr>
          <w:noProof/>
        </w:rPr>
        <w:t>181</w:t>
      </w:r>
      <w:r>
        <w:rPr>
          <w:noProof/>
        </w:rPr>
        <w:fldChar w:fldCharType="end"/>
      </w:r>
    </w:p>
    <w:p w14:paraId="5481D4E5" w14:textId="66CB658F"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lastRenderedPageBreak/>
        <w:t>Table 202 – Equipment actual relationship roles</w:t>
      </w:r>
      <w:r>
        <w:rPr>
          <w:noProof/>
        </w:rPr>
        <w:tab/>
      </w:r>
      <w:r>
        <w:rPr>
          <w:noProof/>
        </w:rPr>
        <w:fldChar w:fldCharType="begin"/>
      </w:r>
      <w:r>
        <w:rPr>
          <w:noProof/>
        </w:rPr>
        <w:instrText xml:space="preserve"> PAGEREF _Toc478492502 \h </w:instrText>
      </w:r>
      <w:r>
        <w:rPr>
          <w:noProof/>
        </w:rPr>
      </w:r>
      <w:r>
        <w:rPr>
          <w:noProof/>
        </w:rPr>
        <w:fldChar w:fldCharType="separate"/>
      </w:r>
      <w:r>
        <w:rPr>
          <w:noProof/>
        </w:rPr>
        <w:t>182</w:t>
      </w:r>
      <w:r>
        <w:rPr>
          <w:noProof/>
        </w:rPr>
        <w:fldChar w:fldCharType="end"/>
      </w:r>
    </w:p>
    <w:p w14:paraId="13D14566" w14:textId="01E8D927"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203 – Equipment actual attributes</w:t>
      </w:r>
      <w:r>
        <w:rPr>
          <w:noProof/>
        </w:rPr>
        <w:tab/>
      </w:r>
      <w:r>
        <w:rPr>
          <w:noProof/>
        </w:rPr>
        <w:fldChar w:fldCharType="begin"/>
      </w:r>
      <w:r>
        <w:rPr>
          <w:noProof/>
        </w:rPr>
        <w:instrText xml:space="preserve"> PAGEREF _Toc478492503 \h </w:instrText>
      </w:r>
      <w:r>
        <w:rPr>
          <w:noProof/>
        </w:rPr>
      </w:r>
      <w:r>
        <w:rPr>
          <w:noProof/>
        </w:rPr>
        <w:fldChar w:fldCharType="separate"/>
      </w:r>
      <w:r>
        <w:rPr>
          <w:noProof/>
        </w:rPr>
        <w:t>182</w:t>
      </w:r>
      <w:r>
        <w:rPr>
          <w:noProof/>
        </w:rPr>
        <w:fldChar w:fldCharType="end"/>
      </w:r>
    </w:p>
    <w:p w14:paraId="5E6020EF" w14:textId="03993BAB"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204</w:t>
      </w:r>
      <w:r w:rsidRPr="00BC2F48">
        <w:rPr>
          <w:noProof/>
          <w:lang w:val="en-US"/>
        </w:rPr>
        <w:t xml:space="preserve"> – Equipment actual property relationship roles</w:t>
      </w:r>
      <w:r>
        <w:rPr>
          <w:noProof/>
        </w:rPr>
        <w:tab/>
      </w:r>
      <w:r>
        <w:rPr>
          <w:noProof/>
        </w:rPr>
        <w:fldChar w:fldCharType="begin"/>
      </w:r>
      <w:r>
        <w:rPr>
          <w:noProof/>
        </w:rPr>
        <w:instrText xml:space="preserve"> PAGEREF _Toc478492504 \h </w:instrText>
      </w:r>
      <w:r>
        <w:rPr>
          <w:noProof/>
        </w:rPr>
      </w:r>
      <w:r>
        <w:rPr>
          <w:noProof/>
        </w:rPr>
        <w:fldChar w:fldCharType="separate"/>
      </w:r>
      <w:r>
        <w:rPr>
          <w:noProof/>
        </w:rPr>
        <w:t>183</w:t>
      </w:r>
      <w:r>
        <w:rPr>
          <w:noProof/>
        </w:rPr>
        <w:fldChar w:fldCharType="end"/>
      </w:r>
    </w:p>
    <w:p w14:paraId="28DC6A96" w14:textId="6950AA7E"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205 – Equipment actual property attributes</w:t>
      </w:r>
      <w:r>
        <w:rPr>
          <w:noProof/>
        </w:rPr>
        <w:tab/>
      </w:r>
      <w:r>
        <w:rPr>
          <w:noProof/>
        </w:rPr>
        <w:fldChar w:fldCharType="begin"/>
      </w:r>
      <w:r>
        <w:rPr>
          <w:noProof/>
        </w:rPr>
        <w:instrText xml:space="preserve"> PAGEREF _Toc478492505 \h </w:instrText>
      </w:r>
      <w:r>
        <w:rPr>
          <w:noProof/>
        </w:rPr>
      </w:r>
      <w:r>
        <w:rPr>
          <w:noProof/>
        </w:rPr>
        <w:fldChar w:fldCharType="separate"/>
      </w:r>
      <w:r>
        <w:rPr>
          <w:noProof/>
        </w:rPr>
        <w:t>183</w:t>
      </w:r>
      <w:r>
        <w:rPr>
          <w:noProof/>
        </w:rPr>
        <w:fldChar w:fldCharType="end"/>
      </w:r>
    </w:p>
    <w:p w14:paraId="2AF1B657" w14:textId="3945B2C6"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206</w:t>
      </w:r>
      <w:r w:rsidRPr="00BC2F48">
        <w:rPr>
          <w:noProof/>
          <w:lang w:val="en-US"/>
        </w:rPr>
        <w:t xml:space="preserve"> – Physical asset actual relationship roles</w:t>
      </w:r>
      <w:r>
        <w:rPr>
          <w:noProof/>
        </w:rPr>
        <w:tab/>
      </w:r>
      <w:r>
        <w:rPr>
          <w:noProof/>
        </w:rPr>
        <w:fldChar w:fldCharType="begin"/>
      </w:r>
      <w:r>
        <w:rPr>
          <w:noProof/>
        </w:rPr>
        <w:instrText xml:space="preserve"> PAGEREF _Toc478492506 \h </w:instrText>
      </w:r>
      <w:r>
        <w:rPr>
          <w:noProof/>
        </w:rPr>
      </w:r>
      <w:r>
        <w:rPr>
          <w:noProof/>
        </w:rPr>
        <w:fldChar w:fldCharType="separate"/>
      </w:r>
      <w:r>
        <w:rPr>
          <w:noProof/>
        </w:rPr>
        <w:t>184</w:t>
      </w:r>
      <w:r>
        <w:rPr>
          <w:noProof/>
        </w:rPr>
        <w:fldChar w:fldCharType="end"/>
      </w:r>
    </w:p>
    <w:p w14:paraId="15ECE3C7" w14:textId="16B6A5EB"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207 – Physical asset actual attributes</w:t>
      </w:r>
      <w:r>
        <w:rPr>
          <w:noProof/>
        </w:rPr>
        <w:tab/>
      </w:r>
      <w:r>
        <w:rPr>
          <w:noProof/>
        </w:rPr>
        <w:fldChar w:fldCharType="begin"/>
      </w:r>
      <w:r>
        <w:rPr>
          <w:noProof/>
        </w:rPr>
        <w:instrText xml:space="preserve"> PAGEREF _Toc478492507 \h </w:instrText>
      </w:r>
      <w:r>
        <w:rPr>
          <w:noProof/>
        </w:rPr>
      </w:r>
      <w:r>
        <w:rPr>
          <w:noProof/>
        </w:rPr>
        <w:fldChar w:fldCharType="separate"/>
      </w:r>
      <w:r>
        <w:rPr>
          <w:noProof/>
        </w:rPr>
        <w:t>184</w:t>
      </w:r>
      <w:r>
        <w:rPr>
          <w:noProof/>
        </w:rPr>
        <w:fldChar w:fldCharType="end"/>
      </w:r>
    </w:p>
    <w:p w14:paraId="3BEAF74D" w14:textId="526A3A27"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208</w:t>
      </w:r>
      <w:r w:rsidRPr="00BC2F48">
        <w:rPr>
          <w:noProof/>
          <w:lang w:val="en-US"/>
        </w:rPr>
        <w:t xml:space="preserve"> – Physical asset actual property relationship roles</w:t>
      </w:r>
      <w:r>
        <w:rPr>
          <w:noProof/>
        </w:rPr>
        <w:tab/>
      </w:r>
      <w:r>
        <w:rPr>
          <w:noProof/>
        </w:rPr>
        <w:fldChar w:fldCharType="begin"/>
      </w:r>
      <w:r>
        <w:rPr>
          <w:noProof/>
        </w:rPr>
        <w:instrText xml:space="preserve"> PAGEREF _Toc478492508 \h </w:instrText>
      </w:r>
      <w:r>
        <w:rPr>
          <w:noProof/>
        </w:rPr>
      </w:r>
      <w:r>
        <w:rPr>
          <w:noProof/>
        </w:rPr>
        <w:fldChar w:fldCharType="separate"/>
      </w:r>
      <w:r>
        <w:rPr>
          <w:noProof/>
        </w:rPr>
        <w:t>186</w:t>
      </w:r>
      <w:r>
        <w:rPr>
          <w:noProof/>
        </w:rPr>
        <w:fldChar w:fldCharType="end"/>
      </w:r>
    </w:p>
    <w:p w14:paraId="401E0CAE" w14:textId="625904D0"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209 – Physical asset actual property attributes</w:t>
      </w:r>
      <w:r>
        <w:rPr>
          <w:noProof/>
        </w:rPr>
        <w:tab/>
      </w:r>
      <w:r>
        <w:rPr>
          <w:noProof/>
        </w:rPr>
        <w:fldChar w:fldCharType="begin"/>
      </w:r>
      <w:r>
        <w:rPr>
          <w:noProof/>
        </w:rPr>
        <w:instrText xml:space="preserve"> PAGEREF _Toc478492509 \h </w:instrText>
      </w:r>
      <w:r>
        <w:rPr>
          <w:noProof/>
        </w:rPr>
      </w:r>
      <w:r>
        <w:rPr>
          <w:noProof/>
        </w:rPr>
        <w:fldChar w:fldCharType="separate"/>
      </w:r>
      <w:r>
        <w:rPr>
          <w:noProof/>
        </w:rPr>
        <w:t>186</w:t>
      </w:r>
      <w:r>
        <w:rPr>
          <w:noProof/>
        </w:rPr>
        <w:fldChar w:fldCharType="end"/>
      </w:r>
    </w:p>
    <w:p w14:paraId="5BD94288" w14:textId="4980B680"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210</w:t>
      </w:r>
      <w:r w:rsidRPr="00BC2F48">
        <w:rPr>
          <w:noProof/>
          <w:lang w:val="en-US"/>
        </w:rPr>
        <w:t xml:space="preserve"> – Material actual relationship roles</w:t>
      </w:r>
      <w:r>
        <w:rPr>
          <w:noProof/>
        </w:rPr>
        <w:tab/>
      </w:r>
      <w:r>
        <w:rPr>
          <w:noProof/>
        </w:rPr>
        <w:fldChar w:fldCharType="begin"/>
      </w:r>
      <w:r>
        <w:rPr>
          <w:noProof/>
        </w:rPr>
        <w:instrText xml:space="preserve"> PAGEREF _Toc478492510 \h </w:instrText>
      </w:r>
      <w:r>
        <w:rPr>
          <w:noProof/>
        </w:rPr>
      </w:r>
      <w:r>
        <w:rPr>
          <w:noProof/>
        </w:rPr>
        <w:fldChar w:fldCharType="separate"/>
      </w:r>
      <w:r>
        <w:rPr>
          <w:noProof/>
        </w:rPr>
        <w:t>187</w:t>
      </w:r>
      <w:r>
        <w:rPr>
          <w:noProof/>
        </w:rPr>
        <w:fldChar w:fldCharType="end"/>
      </w:r>
    </w:p>
    <w:p w14:paraId="38DA34A6" w14:textId="629C66C8"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211 – Material actual attributes</w:t>
      </w:r>
      <w:r>
        <w:rPr>
          <w:noProof/>
        </w:rPr>
        <w:tab/>
      </w:r>
      <w:r>
        <w:rPr>
          <w:noProof/>
        </w:rPr>
        <w:fldChar w:fldCharType="begin"/>
      </w:r>
      <w:r>
        <w:rPr>
          <w:noProof/>
        </w:rPr>
        <w:instrText xml:space="preserve"> PAGEREF _Toc478492511 \h </w:instrText>
      </w:r>
      <w:r>
        <w:rPr>
          <w:noProof/>
        </w:rPr>
      </w:r>
      <w:r>
        <w:rPr>
          <w:noProof/>
        </w:rPr>
        <w:fldChar w:fldCharType="separate"/>
      </w:r>
      <w:r>
        <w:rPr>
          <w:noProof/>
        </w:rPr>
        <w:t>187</w:t>
      </w:r>
      <w:r>
        <w:rPr>
          <w:noProof/>
        </w:rPr>
        <w:fldChar w:fldCharType="end"/>
      </w:r>
    </w:p>
    <w:p w14:paraId="26228498" w14:textId="17334587"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212</w:t>
      </w:r>
      <w:r w:rsidRPr="00BC2F48">
        <w:rPr>
          <w:noProof/>
          <w:lang w:val="en-US"/>
        </w:rPr>
        <w:t xml:space="preserve"> – Material actual property relationship roles</w:t>
      </w:r>
      <w:r>
        <w:rPr>
          <w:noProof/>
        </w:rPr>
        <w:tab/>
      </w:r>
      <w:r>
        <w:rPr>
          <w:noProof/>
        </w:rPr>
        <w:fldChar w:fldCharType="begin"/>
      </w:r>
      <w:r>
        <w:rPr>
          <w:noProof/>
        </w:rPr>
        <w:instrText xml:space="preserve"> PAGEREF _Toc478492512 \h </w:instrText>
      </w:r>
      <w:r>
        <w:rPr>
          <w:noProof/>
        </w:rPr>
      </w:r>
      <w:r>
        <w:rPr>
          <w:noProof/>
        </w:rPr>
        <w:fldChar w:fldCharType="separate"/>
      </w:r>
      <w:r>
        <w:rPr>
          <w:noProof/>
        </w:rPr>
        <w:t>189</w:t>
      </w:r>
      <w:r>
        <w:rPr>
          <w:noProof/>
        </w:rPr>
        <w:fldChar w:fldCharType="end"/>
      </w:r>
    </w:p>
    <w:p w14:paraId="15458F37" w14:textId="730961DF"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213 – Material actual property attributes</w:t>
      </w:r>
      <w:r>
        <w:rPr>
          <w:noProof/>
        </w:rPr>
        <w:tab/>
      </w:r>
      <w:r>
        <w:rPr>
          <w:noProof/>
        </w:rPr>
        <w:fldChar w:fldCharType="begin"/>
      </w:r>
      <w:r>
        <w:rPr>
          <w:noProof/>
        </w:rPr>
        <w:instrText xml:space="preserve"> PAGEREF _Toc478492513 \h </w:instrText>
      </w:r>
      <w:r>
        <w:rPr>
          <w:noProof/>
        </w:rPr>
      </w:r>
      <w:r>
        <w:rPr>
          <w:noProof/>
        </w:rPr>
        <w:fldChar w:fldCharType="separate"/>
      </w:r>
      <w:r>
        <w:rPr>
          <w:noProof/>
        </w:rPr>
        <w:t>189</w:t>
      </w:r>
      <w:r>
        <w:rPr>
          <w:noProof/>
        </w:rPr>
        <w:fldChar w:fldCharType="end"/>
      </w:r>
    </w:p>
    <w:p w14:paraId="2893FC36" w14:textId="73E6DCD1"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214</w:t>
      </w:r>
      <w:r w:rsidRPr="00BC2F48">
        <w:rPr>
          <w:noProof/>
          <w:lang w:val="en-US"/>
        </w:rPr>
        <w:t xml:space="preserve">  – Operations capability model relationships</w:t>
      </w:r>
      <w:r>
        <w:rPr>
          <w:noProof/>
        </w:rPr>
        <w:tab/>
      </w:r>
      <w:r>
        <w:rPr>
          <w:noProof/>
        </w:rPr>
        <w:fldChar w:fldCharType="begin"/>
      </w:r>
      <w:r>
        <w:rPr>
          <w:noProof/>
        </w:rPr>
        <w:instrText xml:space="preserve"> PAGEREF _Toc478492514 \h </w:instrText>
      </w:r>
      <w:r>
        <w:rPr>
          <w:noProof/>
        </w:rPr>
      </w:r>
      <w:r>
        <w:rPr>
          <w:noProof/>
        </w:rPr>
        <w:fldChar w:fldCharType="separate"/>
      </w:r>
      <w:r>
        <w:rPr>
          <w:noProof/>
        </w:rPr>
        <w:t>191</w:t>
      </w:r>
      <w:r>
        <w:rPr>
          <w:noProof/>
        </w:rPr>
        <w:fldChar w:fldCharType="end"/>
      </w:r>
    </w:p>
    <w:p w14:paraId="503F652E" w14:textId="7C61394A"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215</w:t>
      </w:r>
      <w:r w:rsidRPr="00BC2F48">
        <w:rPr>
          <w:noProof/>
          <w:lang w:val="en-US"/>
        </w:rPr>
        <w:t xml:space="preserve"> – Operations capability relationship roles</w:t>
      </w:r>
      <w:r>
        <w:rPr>
          <w:noProof/>
        </w:rPr>
        <w:tab/>
      </w:r>
      <w:r>
        <w:rPr>
          <w:noProof/>
        </w:rPr>
        <w:fldChar w:fldCharType="begin"/>
      </w:r>
      <w:r>
        <w:rPr>
          <w:noProof/>
        </w:rPr>
        <w:instrText xml:space="preserve"> PAGEREF _Toc478492515 \h </w:instrText>
      </w:r>
      <w:r>
        <w:rPr>
          <w:noProof/>
        </w:rPr>
      </w:r>
      <w:r>
        <w:rPr>
          <w:noProof/>
        </w:rPr>
        <w:fldChar w:fldCharType="separate"/>
      </w:r>
      <w:r>
        <w:rPr>
          <w:noProof/>
        </w:rPr>
        <w:t>192</w:t>
      </w:r>
      <w:r>
        <w:rPr>
          <w:noProof/>
        </w:rPr>
        <w:fldChar w:fldCharType="end"/>
      </w:r>
    </w:p>
    <w:p w14:paraId="2B196D14" w14:textId="20F9A87F"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216 – Operations capability attributes</w:t>
      </w:r>
      <w:r>
        <w:rPr>
          <w:noProof/>
        </w:rPr>
        <w:tab/>
      </w:r>
      <w:r>
        <w:rPr>
          <w:noProof/>
        </w:rPr>
        <w:fldChar w:fldCharType="begin"/>
      </w:r>
      <w:r>
        <w:rPr>
          <w:noProof/>
        </w:rPr>
        <w:instrText xml:space="preserve"> PAGEREF _Toc478492516 \h </w:instrText>
      </w:r>
      <w:r>
        <w:rPr>
          <w:noProof/>
        </w:rPr>
      </w:r>
      <w:r>
        <w:rPr>
          <w:noProof/>
        </w:rPr>
        <w:fldChar w:fldCharType="separate"/>
      </w:r>
      <w:r>
        <w:rPr>
          <w:noProof/>
        </w:rPr>
        <w:t>192</w:t>
      </w:r>
      <w:r>
        <w:rPr>
          <w:noProof/>
        </w:rPr>
        <w:fldChar w:fldCharType="end"/>
      </w:r>
    </w:p>
    <w:p w14:paraId="097A6A2A" w14:textId="266F35F8"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217</w:t>
      </w:r>
      <w:r w:rsidRPr="00BC2F48">
        <w:rPr>
          <w:noProof/>
          <w:lang w:val="en-US"/>
        </w:rPr>
        <w:t xml:space="preserve"> – Personnel capability relationship roles</w:t>
      </w:r>
      <w:r>
        <w:rPr>
          <w:noProof/>
        </w:rPr>
        <w:tab/>
      </w:r>
      <w:r>
        <w:rPr>
          <w:noProof/>
        </w:rPr>
        <w:fldChar w:fldCharType="begin"/>
      </w:r>
      <w:r>
        <w:rPr>
          <w:noProof/>
        </w:rPr>
        <w:instrText xml:space="preserve"> PAGEREF _Toc478492517 \h </w:instrText>
      </w:r>
      <w:r>
        <w:rPr>
          <w:noProof/>
        </w:rPr>
      </w:r>
      <w:r>
        <w:rPr>
          <w:noProof/>
        </w:rPr>
        <w:fldChar w:fldCharType="separate"/>
      </w:r>
      <w:r>
        <w:rPr>
          <w:noProof/>
        </w:rPr>
        <w:t>194</w:t>
      </w:r>
      <w:r>
        <w:rPr>
          <w:noProof/>
        </w:rPr>
        <w:fldChar w:fldCharType="end"/>
      </w:r>
    </w:p>
    <w:p w14:paraId="38479531" w14:textId="105B7B88"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218 – Personnel capability attributes</w:t>
      </w:r>
      <w:r>
        <w:rPr>
          <w:noProof/>
        </w:rPr>
        <w:tab/>
      </w:r>
      <w:r>
        <w:rPr>
          <w:noProof/>
        </w:rPr>
        <w:fldChar w:fldCharType="begin"/>
      </w:r>
      <w:r>
        <w:rPr>
          <w:noProof/>
        </w:rPr>
        <w:instrText xml:space="preserve"> PAGEREF _Toc478492518 \h </w:instrText>
      </w:r>
      <w:r>
        <w:rPr>
          <w:noProof/>
        </w:rPr>
      </w:r>
      <w:r>
        <w:rPr>
          <w:noProof/>
        </w:rPr>
        <w:fldChar w:fldCharType="separate"/>
      </w:r>
      <w:r>
        <w:rPr>
          <w:noProof/>
        </w:rPr>
        <w:t>194</w:t>
      </w:r>
      <w:r>
        <w:rPr>
          <w:noProof/>
        </w:rPr>
        <w:fldChar w:fldCharType="end"/>
      </w:r>
    </w:p>
    <w:p w14:paraId="2D333AAA" w14:textId="51B0025D"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219</w:t>
      </w:r>
      <w:r w:rsidRPr="00BC2F48">
        <w:rPr>
          <w:noProof/>
          <w:lang w:val="en-US"/>
        </w:rPr>
        <w:t xml:space="preserve"> – Personnel capability property relationship roles</w:t>
      </w:r>
      <w:r>
        <w:rPr>
          <w:noProof/>
        </w:rPr>
        <w:tab/>
      </w:r>
      <w:r>
        <w:rPr>
          <w:noProof/>
        </w:rPr>
        <w:fldChar w:fldCharType="begin"/>
      </w:r>
      <w:r>
        <w:rPr>
          <w:noProof/>
        </w:rPr>
        <w:instrText xml:space="preserve"> PAGEREF _Toc478492519 \h </w:instrText>
      </w:r>
      <w:r>
        <w:rPr>
          <w:noProof/>
        </w:rPr>
      </w:r>
      <w:r>
        <w:rPr>
          <w:noProof/>
        </w:rPr>
        <w:fldChar w:fldCharType="separate"/>
      </w:r>
      <w:r>
        <w:rPr>
          <w:noProof/>
        </w:rPr>
        <w:t>197</w:t>
      </w:r>
      <w:r>
        <w:rPr>
          <w:noProof/>
        </w:rPr>
        <w:fldChar w:fldCharType="end"/>
      </w:r>
    </w:p>
    <w:p w14:paraId="215E58A3" w14:textId="44D19B9C"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220 – Personnel capability property attributes</w:t>
      </w:r>
      <w:r>
        <w:rPr>
          <w:noProof/>
        </w:rPr>
        <w:tab/>
      </w:r>
      <w:r>
        <w:rPr>
          <w:noProof/>
        </w:rPr>
        <w:fldChar w:fldCharType="begin"/>
      </w:r>
      <w:r>
        <w:rPr>
          <w:noProof/>
        </w:rPr>
        <w:instrText xml:space="preserve"> PAGEREF _Toc478492520 \h </w:instrText>
      </w:r>
      <w:r>
        <w:rPr>
          <w:noProof/>
        </w:rPr>
      </w:r>
      <w:r>
        <w:rPr>
          <w:noProof/>
        </w:rPr>
        <w:fldChar w:fldCharType="separate"/>
      </w:r>
      <w:r>
        <w:rPr>
          <w:noProof/>
        </w:rPr>
        <w:t>197</w:t>
      </w:r>
      <w:r>
        <w:rPr>
          <w:noProof/>
        </w:rPr>
        <w:fldChar w:fldCharType="end"/>
      </w:r>
    </w:p>
    <w:p w14:paraId="3B7B26A1" w14:textId="0B8BF465"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221 – Equipment capability relationship roles</w:t>
      </w:r>
      <w:r>
        <w:rPr>
          <w:noProof/>
        </w:rPr>
        <w:tab/>
      </w:r>
      <w:r>
        <w:rPr>
          <w:noProof/>
        </w:rPr>
        <w:fldChar w:fldCharType="begin"/>
      </w:r>
      <w:r>
        <w:rPr>
          <w:noProof/>
        </w:rPr>
        <w:instrText xml:space="preserve"> PAGEREF _Toc478492521 \h </w:instrText>
      </w:r>
      <w:r>
        <w:rPr>
          <w:noProof/>
        </w:rPr>
      </w:r>
      <w:r>
        <w:rPr>
          <w:noProof/>
        </w:rPr>
        <w:fldChar w:fldCharType="separate"/>
      </w:r>
      <w:r>
        <w:rPr>
          <w:noProof/>
        </w:rPr>
        <w:t>198</w:t>
      </w:r>
      <w:r>
        <w:rPr>
          <w:noProof/>
        </w:rPr>
        <w:fldChar w:fldCharType="end"/>
      </w:r>
    </w:p>
    <w:p w14:paraId="7E85B7EA" w14:textId="67082D19"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222 – Equipment capability attributes</w:t>
      </w:r>
      <w:r>
        <w:rPr>
          <w:noProof/>
        </w:rPr>
        <w:tab/>
      </w:r>
      <w:r>
        <w:rPr>
          <w:noProof/>
        </w:rPr>
        <w:fldChar w:fldCharType="begin"/>
      </w:r>
      <w:r>
        <w:rPr>
          <w:noProof/>
        </w:rPr>
        <w:instrText xml:space="preserve"> PAGEREF _Toc478492522 \h </w:instrText>
      </w:r>
      <w:r>
        <w:rPr>
          <w:noProof/>
        </w:rPr>
      </w:r>
      <w:r>
        <w:rPr>
          <w:noProof/>
        </w:rPr>
        <w:fldChar w:fldCharType="separate"/>
      </w:r>
      <w:r>
        <w:rPr>
          <w:noProof/>
        </w:rPr>
        <w:t>198</w:t>
      </w:r>
      <w:r>
        <w:rPr>
          <w:noProof/>
        </w:rPr>
        <w:fldChar w:fldCharType="end"/>
      </w:r>
    </w:p>
    <w:p w14:paraId="6AED8C82" w14:textId="4ECFD965"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223</w:t>
      </w:r>
      <w:r w:rsidRPr="00BC2F48">
        <w:rPr>
          <w:noProof/>
          <w:lang w:val="en-US"/>
        </w:rPr>
        <w:t xml:space="preserve"> – Equipment capability property relationships</w:t>
      </w:r>
      <w:r>
        <w:rPr>
          <w:noProof/>
        </w:rPr>
        <w:tab/>
      </w:r>
      <w:r>
        <w:rPr>
          <w:noProof/>
        </w:rPr>
        <w:fldChar w:fldCharType="begin"/>
      </w:r>
      <w:r>
        <w:rPr>
          <w:noProof/>
        </w:rPr>
        <w:instrText xml:space="preserve"> PAGEREF _Toc478492523 \h </w:instrText>
      </w:r>
      <w:r>
        <w:rPr>
          <w:noProof/>
        </w:rPr>
      </w:r>
      <w:r>
        <w:rPr>
          <w:noProof/>
        </w:rPr>
        <w:fldChar w:fldCharType="separate"/>
      </w:r>
      <w:r>
        <w:rPr>
          <w:noProof/>
        </w:rPr>
        <w:t>201</w:t>
      </w:r>
      <w:r>
        <w:rPr>
          <w:noProof/>
        </w:rPr>
        <w:fldChar w:fldCharType="end"/>
      </w:r>
    </w:p>
    <w:p w14:paraId="363444D9" w14:textId="30202AB4"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224 – Equipment capability property attributes</w:t>
      </w:r>
      <w:r>
        <w:rPr>
          <w:noProof/>
        </w:rPr>
        <w:tab/>
      </w:r>
      <w:r>
        <w:rPr>
          <w:noProof/>
        </w:rPr>
        <w:fldChar w:fldCharType="begin"/>
      </w:r>
      <w:r>
        <w:rPr>
          <w:noProof/>
        </w:rPr>
        <w:instrText xml:space="preserve"> PAGEREF _Toc478492524 \h </w:instrText>
      </w:r>
      <w:r>
        <w:rPr>
          <w:noProof/>
        </w:rPr>
      </w:r>
      <w:r>
        <w:rPr>
          <w:noProof/>
        </w:rPr>
        <w:fldChar w:fldCharType="separate"/>
      </w:r>
      <w:r>
        <w:rPr>
          <w:noProof/>
        </w:rPr>
        <w:t>201</w:t>
      </w:r>
      <w:r>
        <w:rPr>
          <w:noProof/>
        </w:rPr>
        <w:fldChar w:fldCharType="end"/>
      </w:r>
    </w:p>
    <w:p w14:paraId="0E4208C9" w14:textId="08FD2460"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225</w:t>
      </w:r>
      <w:r w:rsidRPr="00BC2F48">
        <w:rPr>
          <w:noProof/>
          <w:lang w:val="en-US"/>
        </w:rPr>
        <w:t xml:space="preserve"> – Physical asset capability relationship roles</w:t>
      </w:r>
      <w:r>
        <w:rPr>
          <w:noProof/>
        </w:rPr>
        <w:tab/>
      </w:r>
      <w:r>
        <w:rPr>
          <w:noProof/>
        </w:rPr>
        <w:fldChar w:fldCharType="begin"/>
      </w:r>
      <w:r>
        <w:rPr>
          <w:noProof/>
        </w:rPr>
        <w:instrText xml:space="preserve"> PAGEREF _Toc478492525 \h </w:instrText>
      </w:r>
      <w:r>
        <w:rPr>
          <w:noProof/>
        </w:rPr>
      </w:r>
      <w:r>
        <w:rPr>
          <w:noProof/>
        </w:rPr>
        <w:fldChar w:fldCharType="separate"/>
      </w:r>
      <w:r>
        <w:rPr>
          <w:noProof/>
        </w:rPr>
        <w:t>202</w:t>
      </w:r>
      <w:r>
        <w:rPr>
          <w:noProof/>
        </w:rPr>
        <w:fldChar w:fldCharType="end"/>
      </w:r>
    </w:p>
    <w:p w14:paraId="1657B33B" w14:textId="4CE71483"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226 – Physical asset capability attributes</w:t>
      </w:r>
      <w:r>
        <w:rPr>
          <w:noProof/>
        </w:rPr>
        <w:tab/>
      </w:r>
      <w:r>
        <w:rPr>
          <w:noProof/>
        </w:rPr>
        <w:fldChar w:fldCharType="begin"/>
      </w:r>
      <w:r>
        <w:rPr>
          <w:noProof/>
        </w:rPr>
        <w:instrText xml:space="preserve"> PAGEREF _Toc478492526 \h </w:instrText>
      </w:r>
      <w:r>
        <w:rPr>
          <w:noProof/>
        </w:rPr>
      </w:r>
      <w:r>
        <w:rPr>
          <w:noProof/>
        </w:rPr>
        <w:fldChar w:fldCharType="separate"/>
      </w:r>
      <w:r>
        <w:rPr>
          <w:noProof/>
        </w:rPr>
        <w:t>202</w:t>
      </w:r>
      <w:r>
        <w:rPr>
          <w:noProof/>
        </w:rPr>
        <w:fldChar w:fldCharType="end"/>
      </w:r>
    </w:p>
    <w:p w14:paraId="3D83985B" w14:textId="3F630379"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227</w:t>
      </w:r>
      <w:r w:rsidRPr="00BC2F48">
        <w:rPr>
          <w:noProof/>
          <w:lang w:val="en-US"/>
        </w:rPr>
        <w:t xml:space="preserve"> – Physical asset capability property relationship roles</w:t>
      </w:r>
      <w:r>
        <w:rPr>
          <w:noProof/>
        </w:rPr>
        <w:tab/>
      </w:r>
      <w:r>
        <w:rPr>
          <w:noProof/>
        </w:rPr>
        <w:fldChar w:fldCharType="begin"/>
      </w:r>
      <w:r>
        <w:rPr>
          <w:noProof/>
        </w:rPr>
        <w:instrText xml:space="preserve"> PAGEREF _Toc478492527 \h </w:instrText>
      </w:r>
      <w:r>
        <w:rPr>
          <w:noProof/>
        </w:rPr>
      </w:r>
      <w:r>
        <w:rPr>
          <w:noProof/>
        </w:rPr>
        <w:fldChar w:fldCharType="separate"/>
      </w:r>
      <w:r>
        <w:rPr>
          <w:noProof/>
        </w:rPr>
        <w:t>204</w:t>
      </w:r>
      <w:r>
        <w:rPr>
          <w:noProof/>
        </w:rPr>
        <w:fldChar w:fldCharType="end"/>
      </w:r>
    </w:p>
    <w:p w14:paraId="7C789E31" w14:textId="1652562A"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228 – Physical asset capability property attributes</w:t>
      </w:r>
      <w:r>
        <w:rPr>
          <w:noProof/>
        </w:rPr>
        <w:tab/>
      </w:r>
      <w:r>
        <w:rPr>
          <w:noProof/>
        </w:rPr>
        <w:fldChar w:fldCharType="begin"/>
      </w:r>
      <w:r>
        <w:rPr>
          <w:noProof/>
        </w:rPr>
        <w:instrText xml:space="preserve"> PAGEREF _Toc478492528 \h </w:instrText>
      </w:r>
      <w:r>
        <w:rPr>
          <w:noProof/>
        </w:rPr>
      </w:r>
      <w:r>
        <w:rPr>
          <w:noProof/>
        </w:rPr>
        <w:fldChar w:fldCharType="separate"/>
      </w:r>
      <w:r>
        <w:rPr>
          <w:noProof/>
        </w:rPr>
        <w:t>205</w:t>
      </w:r>
      <w:r>
        <w:rPr>
          <w:noProof/>
        </w:rPr>
        <w:fldChar w:fldCharType="end"/>
      </w:r>
    </w:p>
    <w:p w14:paraId="3A59B46A" w14:textId="39A75B24"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229</w:t>
      </w:r>
      <w:r w:rsidRPr="00BC2F48">
        <w:rPr>
          <w:noProof/>
          <w:lang w:val="en-US"/>
        </w:rPr>
        <w:t xml:space="preserve"> – Material capability relationship roles</w:t>
      </w:r>
      <w:r>
        <w:rPr>
          <w:noProof/>
        </w:rPr>
        <w:tab/>
      </w:r>
      <w:r>
        <w:rPr>
          <w:noProof/>
        </w:rPr>
        <w:fldChar w:fldCharType="begin"/>
      </w:r>
      <w:r>
        <w:rPr>
          <w:noProof/>
        </w:rPr>
        <w:instrText xml:space="preserve"> PAGEREF _Toc478492529 \h </w:instrText>
      </w:r>
      <w:r>
        <w:rPr>
          <w:noProof/>
        </w:rPr>
      </w:r>
      <w:r>
        <w:rPr>
          <w:noProof/>
        </w:rPr>
        <w:fldChar w:fldCharType="separate"/>
      </w:r>
      <w:r>
        <w:rPr>
          <w:noProof/>
        </w:rPr>
        <w:t>206</w:t>
      </w:r>
      <w:r>
        <w:rPr>
          <w:noProof/>
        </w:rPr>
        <w:fldChar w:fldCharType="end"/>
      </w:r>
    </w:p>
    <w:p w14:paraId="1E6B0EAB" w14:textId="6655690F"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230 – Material capability attributes</w:t>
      </w:r>
      <w:r>
        <w:rPr>
          <w:noProof/>
        </w:rPr>
        <w:tab/>
      </w:r>
      <w:r>
        <w:rPr>
          <w:noProof/>
        </w:rPr>
        <w:fldChar w:fldCharType="begin"/>
      </w:r>
      <w:r>
        <w:rPr>
          <w:noProof/>
        </w:rPr>
        <w:instrText xml:space="preserve"> PAGEREF _Toc478492530 \h </w:instrText>
      </w:r>
      <w:r>
        <w:rPr>
          <w:noProof/>
        </w:rPr>
      </w:r>
      <w:r>
        <w:rPr>
          <w:noProof/>
        </w:rPr>
        <w:fldChar w:fldCharType="separate"/>
      </w:r>
      <w:r>
        <w:rPr>
          <w:noProof/>
        </w:rPr>
        <w:t>206</w:t>
      </w:r>
      <w:r>
        <w:rPr>
          <w:noProof/>
        </w:rPr>
        <w:fldChar w:fldCharType="end"/>
      </w:r>
    </w:p>
    <w:p w14:paraId="0C1E6687" w14:textId="30CAE875"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231</w:t>
      </w:r>
      <w:r w:rsidRPr="00BC2F48">
        <w:rPr>
          <w:noProof/>
          <w:lang w:val="en-US"/>
        </w:rPr>
        <w:t xml:space="preserve"> – Material capability property relationship roles</w:t>
      </w:r>
      <w:r>
        <w:rPr>
          <w:noProof/>
        </w:rPr>
        <w:tab/>
      </w:r>
      <w:r>
        <w:rPr>
          <w:noProof/>
        </w:rPr>
        <w:fldChar w:fldCharType="begin"/>
      </w:r>
      <w:r>
        <w:rPr>
          <w:noProof/>
        </w:rPr>
        <w:instrText xml:space="preserve"> PAGEREF _Toc478492531 \h </w:instrText>
      </w:r>
      <w:r>
        <w:rPr>
          <w:noProof/>
        </w:rPr>
      </w:r>
      <w:r>
        <w:rPr>
          <w:noProof/>
        </w:rPr>
        <w:fldChar w:fldCharType="separate"/>
      </w:r>
      <w:r>
        <w:rPr>
          <w:noProof/>
        </w:rPr>
        <w:t>209</w:t>
      </w:r>
      <w:r>
        <w:rPr>
          <w:noProof/>
        </w:rPr>
        <w:fldChar w:fldCharType="end"/>
      </w:r>
    </w:p>
    <w:p w14:paraId="0550098F" w14:textId="4875AF2E"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232 – Material capability property attributes</w:t>
      </w:r>
      <w:r>
        <w:rPr>
          <w:noProof/>
        </w:rPr>
        <w:tab/>
      </w:r>
      <w:r>
        <w:rPr>
          <w:noProof/>
        </w:rPr>
        <w:fldChar w:fldCharType="begin"/>
      </w:r>
      <w:r>
        <w:rPr>
          <w:noProof/>
        </w:rPr>
        <w:instrText xml:space="preserve"> PAGEREF _Toc478492532 \h </w:instrText>
      </w:r>
      <w:r>
        <w:rPr>
          <w:noProof/>
        </w:rPr>
      </w:r>
      <w:r>
        <w:rPr>
          <w:noProof/>
        </w:rPr>
        <w:fldChar w:fldCharType="separate"/>
      </w:r>
      <w:r>
        <w:rPr>
          <w:noProof/>
        </w:rPr>
        <w:t>209</w:t>
      </w:r>
      <w:r>
        <w:rPr>
          <w:noProof/>
        </w:rPr>
        <w:fldChar w:fldCharType="end"/>
      </w:r>
    </w:p>
    <w:p w14:paraId="6A8B757C" w14:textId="3C3F9780"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233</w:t>
      </w:r>
      <w:r w:rsidRPr="00BC2F48">
        <w:rPr>
          <w:noProof/>
          <w:lang w:val="en-US"/>
        </w:rPr>
        <w:t xml:space="preserve"> – Operations capability model relationships</w:t>
      </w:r>
      <w:r>
        <w:rPr>
          <w:noProof/>
        </w:rPr>
        <w:tab/>
      </w:r>
      <w:r>
        <w:rPr>
          <w:noProof/>
        </w:rPr>
        <w:fldChar w:fldCharType="begin"/>
      </w:r>
      <w:r>
        <w:rPr>
          <w:noProof/>
        </w:rPr>
        <w:instrText xml:space="preserve"> PAGEREF _Toc478492533 \h </w:instrText>
      </w:r>
      <w:r>
        <w:rPr>
          <w:noProof/>
        </w:rPr>
      </w:r>
      <w:r>
        <w:rPr>
          <w:noProof/>
        </w:rPr>
        <w:fldChar w:fldCharType="separate"/>
      </w:r>
      <w:r>
        <w:rPr>
          <w:noProof/>
        </w:rPr>
        <w:t>210</w:t>
      </w:r>
      <w:r>
        <w:rPr>
          <w:noProof/>
        </w:rPr>
        <w:fldChar w:fldCharType="end"/>
      </w:r>
    </w:p>
    <w:p w14:paraId="0326FB47" w14:textId="088C83E4"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234 – Process segment capability relationship roles</w:t>
      </w:r>
      <w:r>
        <w:rPr>
          <w:noProof/>
        </w:rPr>
        <w:tab/>
      </w:r>
      <w:r>
        <w:rPr>
          <w:noProof/>
        </w:rPr>
        <w:fldChar w:fldCharType="begin"/>
      </w:r>
      <w:r>
        <w:rPr>
          <w:noProof/>
        </w:rPr>
        <w:instrText xml:space="preserve"> PAGEREF _Toc478492534 \h </w:instrText>
      </w:r>
      <w:r>
        <w:rPr>
          <w:noProof/>
        </w:rPr>
      </w:r>
      <w:r>
        <w:rPr>
          <w:noProof/>
        </w:rPr>
        <w:fldChar w:fldCharType="separate"/>
      </w:r>
      <w:r>
        <w:rPr>
          <w:noProof/>
        </w:rPr>
        <w:t>212</w:t>
      </w:r>
      <w:r>
        <w:rPr>
          <w:noProof/>
        </w:rPr>
        <w:fldChar w:fldCharType="end"/>
      </w:r>
    </w:p>
    <w:p w14:paraId="0982957C" w14:textId="1DAACE8B"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235 – Process segment capability attributes</w:t>
      </w:r>
      <w:r>
        <w:rPr>
          <w:noProof/>
        </w:rPr>
        <w:tab/>
      </w:r>
      <w:r>
        <w:rPr>
          <w:noProof/>
        </w:rPr>
        <w:fldChar w:fldCharType="begin"/>
      </w:r>
      <w:r>
        <w:rPr>
          <w:noProof/>
        </w:rPr>
        <w:instrText xml:space="preserve"> PAGEREF _Toc478492535 \h </w:instrText>
      </w:r>
      <w:r>
        <w:rPr>
          <w:noProof/>
        </w:rPr>
      </w:r>
      <w:r>
        <w:rPr>
          <w:noProof/>
        </w:rPr>
        <w:fldChar w:fldCharType="separate"/>
      </w:r>
      <w:r>
        <w:rPr>
          <w:noProof/>
        </w:rPr>
        <w:t>212</w:t>
      </w:r>
      <w:r>
        <w:rPr>
          <w:noProof/>
        </w:rPr>
        <w:fldChar w:fldCharType="end"/>
      </w:r>
    </w:p>
    <w:p w14:paraId="71AD5C7C" w14:textId="6F1DE474"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 xml:space="preserve">Table 236 </w:t>
      </w:r>
      <w:r w:rsidRPr="00BC2F48">
        <w:rPr>
          <w:noProof/>
          <w:lang w:val="en-US"/>
        </w:rPr>
        <w:t>– Operations segment capability model relationships</w:t>
      </w:r>
      <w:r>
        <w:rPr>
          <w:noProof/>
        </w:rPr>
        <w:tab/>
      </w:r>
      <w:r>
        <w:rPr>
          <w:noProof/>
        </w:rPr>
        <w:fldChar w:fldCharType="begin"/>
      </w:r>
      <w:r>
        <w:rPr>
          <w:noProof/>
        </w:rPr>
        <w:instrText xml:space="preserve"> PAGEREF _Toc478492536 \h </w:instrText>
      </w:r>
      <w:r>
        <w:rPr>
          <w:noProof/>
        </w:rPr>
      </w:r>
      <w:r>
        <w:rPr>
          <w:noProof/>
        </w:rPr>
        <w:fldChar w:fldCharType="separate"/>
      </w:r>
      <w:r>
        <w:rPr>
          <w:noProof/>
        </w:rPr>
        <w:t>215</w:t>
      </w:r>
      <w:r>
        <w:rPr>
          <w:noProof/>
        </w:rPr>
        <w:fldChar w:fldCharType="end"/>
      </w:r>
    </w:p>
    <w:p w14:paraId="22C1F8DA" w14:textId="3A53953B"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237 – Operations segment capability relationship roles</w:t>
      </w:r>
      <w:r>
        <w:rPr>
          <w:noProof/>
        </w:rPr>
        <w:tab/>
      </w:r>
      <w:r>
        <w:rPr>
          <w:noProof/>
        </w:rPr>
        <w:fldChar w:fldCharType="begin"/>
      </w:r>
      <w:r>
        <w:rPr>
          <w:noProof/>
        </w:rPr>
        <w:instrText xml:space="preserve"> PAGEREF _Toc478492537 \h </w:instrText>
      </w:r>
      <w:r>
        <w:rPr>
          <w:noProof/>
        </w:rPr>
      </w:r>
      <w:r>
        <w:rPr>
          <w:noProof/>
        </w:rPr>
        <w:fldChar w:fldCharType="separate"/>
      </w:r>
      <w:r>
        <w:rPr>
          <w:noProof/>
        </w:rPr>
        <w:t>216</w:t>
      </w:r>
      <w:r>
        <w:rPr>
          <w:noProof/>
        </w:rPr>
        <w:fldChar w:fldCharType="end"/>
      </w:r>
    </w:p>
    <w:p w14:paraId="06747879" w14:textId="6E8BF91C"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Table 238 – operations segment capability attributes</w:t>
      </w:r>
      <w:r>
        <w:rPr>
          <w:noProof/>
        </w:rPr>
        <w:tab/>
      </w:r>
      <w:r>
        <w:rPr>
          <w:noProof/>
        </w:rPr>
        <w:fldChar w:fldCharType="begin"/>
      </w:r>
      <w:r>
        <w:rPr>
          <w:noProof/>
        </w:rPr>
        <w:instrText xml:space="preserve"> PAGEREF _Toc478492538 \h </w:instrText>
      </w:r>
      <w:r>
        <w:rPr>
          <w:noProof/>
        </w:rPr>
      </w:r>
      <w:r>
        <w:rPr>
          <w:noProof/>
        </w:rPr>
        <w:fldChar w:fldCharType="separate"/>
      </w:r>
      <w:r>
        <w:rPr>
          <w:noProof/>
        </w:rPr>
        <w:t>217</w:t>
      </w:r>
      <w:r>
        <w:rPr>
          <w:noProof/>
        </w:rPr>
        <w:fldChar w:fldCharType="end"/>
      </w:r>
    </w:p>
    <w:p w14:paraId="3D3E730E" w14:textId="77567C54"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239 – Model cross-reference</w:t>
      </w:r>
      <w:r>
        <w:rPr>
          <w:noProof/>
        </w:rPr>
        <w:tab/>
      </w:r>
      <w:r>
        <w:rPr>
          <w:noProof/>
        </w:rPr>
        <w:fldChar w:fldCharType="begin"/>
      </w:r>
      <w:r>
        <w:rPr>
          <w:noProof/>
        </w:rPr>
        <w:instrText xml:space="preserve"> PAGEREF _Toc478492539 \h </w:instrText>
      </w:r>
      <w:r>
        <w:rPr>
          <w:noProof/>
        </w:rPr>
      </w:r>
      <w:r>
        <w:rPr>
          <w:noProof/>
        </w:rPr>
        <w:fldChar w:fldCharType="separate"/>
      </w:r>
      <w:r>
        <w:rPr>
          <w:noProof/>
        </w:rPr>
        <w:t>219</w:t>
      </w:r>
      <w:r>
        <w:rPr>
          <w:noProof/>
        </w:rPr>
        <w:fldChar w:fldCharType="end"/>
      </w:r>
    </w:p>
    <w:p w14:paraId="1FD0A34D" w14:textId="25CECD00"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240 – Common resource objects</w:t>
      </w:r>
      <w:r>
        <w:rPr>
          <w:noProof/>
        </w:rPr>
        <w:tab/>
      </w:r>
      <w:r>
        <w:rPr>
          <w:noProof/>
        </w:rPr>
        <w:fldChar w:fldCharType="begin"/>
      </w:r>
      <w:r>
        <w:rPr>
          <w:noProof/>
        </w:rPr>
        <w:instrText xml:space="preserve"> PAGEREF _Toc478492540 \h </w:instrText>
      </w:r>
      <w:r>
        <w:rPr>
          <w:noProof/>
        </w:rPr>
      </w:r>
      <w:r>
        <w:rPr>
          <w:noProof/>
        </w:rPr>
        <w:fldChar w:fldCharType="separate"/>
      </w:r>
      <w:r>
        <w:rPr>
          <w:noProof/>
        </w:rPr>
        <w:t>221</w:t>
      </w:r>
      <w:r>
        <w:rPr>
          <w:noProof/>
        </w:rPr>
        <w:fldChar w:fldCharType="end"/>
      </w:r>
    </w:p>
    <w:p w14:paraId="221571D4" w14:textId="0A8C8A8F"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C.1 – Person attributes</w:t>
      </w:r>
      <w:r>
        <w:rPr>
          <w:noProof/>
        </w:rPr>
        <w:tab/>
      </w:r>
      <w:r>
        <w:rPr>
          <w:noProof/>
        </w:rPr>
        <w:fldChar w:fldCharType="begin"/>
      </w:r>
      <w:r>
        <w:rPr>
          <w:noProof/>
        </w:rPr>
        <w:instrText xml:space="preserve"> PAGEREF _Toc478492541 \h </w:instrText>
      </w:r>
      <w:r>
        <w:rPr>
          <w:noProof/>
        </w:rPr>
      </w:r>
      <w:r>
        <w:rPr>
          <w:noProof/>
        </w:rPr>
        <w:fldChar w:fldCharType="separate"/>
      </w:r>
      <w:r>
        <w:rPr>
          <w:noProof/>
        </w:rPr>
        <w:t>228</w:t>
      </w:r>
      <w:r>
        <w:rPr>
          <w:noProof/>
        </w:rPr>
        <w:fldChar w:fldCharType="end"/>
      </w:r>
    </w:p>
    <w:p w14:paraId="2BBC95FA" w14:textId="5B5CB8C8"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C.2 – Database structure for person</w:t>
      </w:r>
      <w:r>
        <w:rPr>
          <w:noProof/>
        </w:rPr>
        <w:tab/>
      </w:r>
      <w:r>
        <w:rPr>
          <w:noProof/>
        </w:rPr>
        <w:fldChar w:fldCharType="begin"/>
      </w:r>
      <w:r>
        <w:rPr>
          <w:noProof/>
        </w:rPr>
        <w:instrText xml:space="preserve"> PAGEREF _Toc478492542 \h </w:instrText>
      </w:r>
      <w:r>
        <w:rPr>
          <w:noProof/>
        </w:rPr>
      </w:r>
      <w:r>
        <w:rPr>
          <w:noProof/>
        </w:rPr>
        <w:fldChar w:fldCharType="separate"/>
      </w:r>
      <w:r>
        <w:rPr>
          <w:noProof/>
        </w:rPr>
        <w:t>231</w:t>
      </w:r>
      <w:r>
        <w:rPr>
          <w:noProof/>
        </w:rPr>
        <w:fldChar w:fldCharType="end"/>
      </w:r>
    </w:p>
    <w:p w14:paraId="7CD267FD" w14:textId="023DA433"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C.3 – Database structure for person property</w:t>
      </w:r>
      <w:r>
        <w:rPr>
          <w:noProof/>
        </w:rPr>
        <w:tab/>
      </w:r>
      <w:r>
        <w:rPr>
          <w:noProof/>
        </w:rPr>
        <w:fldChar w:fldCharType="begin"/>
      </w:r>
      <w:r>
        <w:rPr>
          <w:noProof/>
        </w:rPr>
        <w:instrText xml:space="preserve"> PAGEREF _Toc478492543 \h </w:instrText>
      </w:r>
      <w:r>
        <w:rPr>
          <w:noProof/>
        </w:rPr>
      </w:r>
      <w:r>
        <w:rPr>
          <w:noProof/>
        </w:rPr>
        <w:fldChar w:fldCharType="separate"/>
      </w:r>
      <w:r>
        <w:rPr>
          <w:noProof/>
        </w:rPr>
        <w:t>231</w:t>
      </w:r>
      <w:r>
        <w:rPr>
          <w:noProof/>
        </w:rPr>
        <w:fldChar w:fldCharType="end"/>
      </w:r>
    </w:p>
    <w:p w14:paraId="2EEC62C0" w14:textId="5A138995"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C.4 – Database for person with data</w:t>
      </w:r>
      <w:r>
        <w:rPr>
          <w:noProof/>
        </w:rPr>
        <w:tab/>
      </w:r>
      <w:r>
        <w:rPr>
          <w:noProof/>
        </w:rPr>
        <w:fldChar w:fldCharType="begin"/>
      </w:r>
      <w:r>
        <w:rPr>
          <w:noProof/>
        </w:rPr>
        <w:instrText xml:space="preserve"> PAGEREF _Toc478492544 \h </w:instrText>
      </w:r>
      <w:r>
        <w:rPr>
          <w:noProof/>
        </w:rPr>
      </w:r>
      <w:r>
        <w:rPr>
          <w:noProof/>
        </w:rPr>
        <w:fldChar w:fldCharType="separate"/>
      </w:r>
      <w:r>
        <w:rPr>
          <w:noProof/>
        </w:rPr>
        <w:t>231</w:t>
      </w:r>
      <w:r>
        <w:rPr>
          <w:noProof/>
        </w:rPr>
        <w:fldChar w:fldCharType="end"/>
      </w:r>
    </w:p>
    <w:p w14:paraId="3D9533BF" w14:textId="46E05367"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lastRenderedPageBreak/>
        <w:t>Table C.5 – Database for person property with data</w:t>
      </w:r>
      <w:r>
        <w:rPr>
          <w:noProof/>
        </w:rPr>
        <w:tab/>
      </w:r>
      <w:r>
        <w:rPr>
          <w:noProof/>
        </w:rPr>
        <w:fldChar w:fldCharType="begin"/>
      </w:r>
      <w:r>
        <w:rPr>
          <w:noProof/>
        </w:rPr>
        <w:instrText xml:space="preserve"> PAGEREF _Toc478492545 \h </w:instrText>
      </w:r>
      <w:r>
        <w:rPr>
          <w:noProof/>
        </w:rPr>
      </w:r>
      <w:r>
        <w:rPr>
          <w:noProof/>
        </w:rPr>
        <w:fldChar w:fldCharType="separate"/>
      </w:r>
      <w:r>
        <w:rPr>
          <w:noProof/>
        </w:rPr>
        <w:t>232</w:t>
      </w:r>
      <w:r>
        <w:rPr>
          <w:noProof/>
        </w:rPr>
        <w:fldChar w:fldCharType="end"/>
      </w:r>
    </w:p>
    <w:p w14:paraId="1FEEF19E" w14:textId="7DB086A0"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 xml:space="preserve">Table E.1 – </w:t>
      </w:r>
      <w:r>
        <w:rPr>
          <w:noProof/>
        </w:rPr>
        <w:t>Definition of segment types</w:t>
      </w:r>
      <w:r>
        <w:rPr>
          <w:noProof/>
        </w:rPr>
        <w:tab/>
      </w:r>
      <w:r>
        <w:rPr>
          <w:noProof/>
        </w:rPr>
        <w:fldChar w:fldCharType="begin"/>
      </w:r>
      <w:r>
        <w:rPr>
          <w:noProof/>
        </w:rPr>
        <w:instrText xml:space="preserve"> PAGEREF _Toc478492546 \h </w:instrText>
      </w:r>
      <w:r>
        <w:rPr>
          <w:noProof/>
        </w:rPr>
      </w:r>
      <w:r>
        <w:rPr>
          <w:noProof/>
        </w:rPr>
        <w:fldChar w:fldCharType="separate"/>
      </w:r>
      <w:r>
        <w:rPr>
          <w:noProof/>
        </w:rPr>
        <w:t>245</w:t>
      </w:r>
      <w:r>
        <w:rPr>
          <w:noProof/>
        </w:rPr>
        <w:fldChar w:fldCharType="end"/>
      </w:r>
    </w:p>
    <w:p w14:paraId="2CB7FBF6" w14:textId="692AF18C"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E.2 – Examples of materials and equipment</w:t>
      </w:r>
      <w:r>
        <w:rPr>
          <w:noProof/>
        </w:rPr>
        <w:tab/>
      </w:r>
      <w:r>
        <w:rPr>
          <w:noProof/>
        </w:rPr>
        <w:fldChar w:fldCharType="begin"/>
      </w:r>
      <w:r>
        <w:rPr>
          <w:noProof/>
        </w:rPr>
        <w:instrText xml:space="preserve"> PAGEREF _Toc478492547 \h </w:instrText>
      </w:r>
      <w:r>
        <w:rPr>
          <w:noProof/>
        </w:rPr>
      </w:r>
      <w:r>
        <w:rPr>
          <w:noProof/>
        </w:rPr>
        <w:fldChar w:fldCharType="separate"/>
      </w:r>
      <w:r>
        <w:rPr>
          <w:noProof/>
        </w:rPr>
        <w:t>254</w:t>
      </w:r>
      <w:r>
        <w:rPr>
          <w:noProof/>
        </w:rPr>
        <w:fldChar w:fldCharType="end"/>
      </w:r>
    </w:p>
    <w:p w14:paraId="2949E3BC" w14:textId="70E9774D"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E.3 – Equipment and physical assets</w:t>
      </w:r>
      <w:r>
        <w:rPr>
          <w:noProof/>
        </w:rPr>
        <w:tab/>
      </w:r>
      <w:r>
        <w:rPr>
          <w:noProof/>
        </w:rPr>
        <w:fldChar w:fldCharType="begin"/>
      </w:r>
      <w:r>
        <w:rPr>
          <w:noProof/>
        </w:rPr>
        <w:instrText xml:space="preserve"> PAGEREF _Toc478492548 \h </w:instrText>
      </w:r>
      <w:r>
        <w:rPr>
          <w:noProof/>
        </w:rPr>
      </w:r>
      <w:r>
        <w:rPr>
          <w:noProof/>
        </w:rPr>
        <w:fldChar w:fldCharType="separate"/>
      </w:r>
      <w:r>
        <w:rPr>
          <w:noProof/>
        </w:rPr>
        <w:t>255</w:t>
      </w:r>
      <w:r>
        <w:rPr>
          <w:noProof/>
        </w:rPr>
        <w:fldChar w:fldCharType="end"/>
      </w:r>
    </w:p>
    <w:p w14:paraId="12B27532" w14:textId="732E6687" w:rsidR="00C340F8" w:rsidRDefault="00C340F8">
      <w:pPr>
        <w:pStyle w:val="TableofFigures"/>
        <w:rPr>
          <w:rFonts w:asciiTheme="minorHAnsi" w:eastAsiaTheme="minorEastAsia" w:hAnsiTheme="minorHAnsi" w:cstheme="minorBidi"/>
          <w:noProof/>
          <w:spacing w:val="0"/>
          <w:sz w:val="22"/>
          <w:szCs w:val="22"/>
          <w:lang w:val="en-US" w:eastAsia="en-US"/>
        </w:rPr>
      </w:pPr>
      <w:r w:rsidRPr="00BC2F48">
        <w:rPr>
          <w:noProof/>
          <w:lang w:val="en-US"/>
        </w:rPr>
        <w:t>Table 213 – Qualification test specification attributes</w:t>
      </w:r>
      <w:r>
        <w:rPr>
          <w:noProof/>
        </w:rPr>
        <w:tab/>
      </w:r>
      <w:r>
        <w:rPr>
          <w:noProof/>
        </w:rPr>
        <w:fldChar w:fldCharType="begin"/>
      </w:r>
      <w:r>
        <w:rPr>
          <w:noProof/>
        </w:rPr>
        <w:instrText xml:space="preserve"> PAGEREF _Toc478492549 \h </w:instrText>
      </w:r>
      <w:r>
        <w:rPr>
          <w:noProof/>
        </w:rPr>
      </w:r>
      <w:r>
        <w:rPr>
          <w:noProof/>
        </w:rPr>
        <w:fldChar w:fldCharType="separate"/>
      </w:r>
      <w:r>
        <w:rPr>
          <w:noProof/>
        </w:rPr>
        <w:t>268</w:t>
      </w:r>
      <w:r>
        <w:rPr>
          <w:noProof/>
        </w:rPr>
        <w:fldChar w:fldCharType="end"/>
      </w:r>
    </w:p>
    <w:p w14:paraId="131832AF" w14:textId="7E53D2AD" w:rsidR="00B85156" w:rsidRDefault="00EF1131" w:rsidP="00936BA9">
      <w:pPr>
        <w:pStyle w:val="HEADINGNonumber"/>
      </w:pPr>
      <w:r>
        <w:fldChar w:fldCharType="end"/>
      </w:r>
      <w:r w:rsidRPr="00EF1131">
        <w:t xml:space="preserve">Figures </w:t>
      </w:r>
    </w:p>
    <w:p w14:paraId="2CFFBA4D" w14:textId="145BC56A" w:rsidR="00C340F8" w:rsidRDefault="004959F0">
      <w:pPr>
        <w:pStyle w:val="TableofFigures"/>
        <w:rPr>
          <w:rFonts w:asciiTheme="minorHAnsi" w:eastAsiaTheme="minorEastAsia" w:hAnsiTheme="minorHAnsi" w:cstheme="minorBidi"/>
          <w:noProof/>
          <w:spacing w:val="0"/>
          <w:sz w:val="22"/>
          <w:szCs w:val="22"/>
          <w:lang w:val="en-US" w:eastAsia="en-US"/>
        </w:rPr>
      </w:pPr>
      <w:r>
        <w:fldChar w:fldCharType="begin"/>
      </w:r>
      <w:r w:rsidRPr="00EF1131">
        <w:instrText xml:space="preserve"> TOC \t "FIGURE-title" \c </w:instrText>
      </w:r>
      <w:r>
        <w:fldChar w:fldCharType="separate"/>
      </w:r>
      <w:r w:rsidR="00C340F8" w:rsidRPr="00452661">
        <w:rPr>
          <w:noProof/>
          <w:lang w:val="en-US"/>
        </w:rPr>
        <w:t>Figure 1 – Example, Production operations management information models</w:t>
      </w:r>
      <w:r w:rsidR="00C340F8">
        <w:rPr>
          <w:noProof/>
        </w:rPr>
        <w:tab/>
      </w:r>
      <w:r w:rsidR="00C340F8">
        <w:rPr>
          <w:noProof/>
        </w:rPr>
        <w:fldChar w:fldCharType="begin"/>
      </w:r>
      <w:r w:rsidR="00C340F8">
        <w:rPr>
          <w:noProof/>
        </w:rPr>
        <w:instrText xml:space="preserve"> PAGEREF _Toc478492550 \h </w:instrText>
      </w:r>
      <w:r w:rsidR="00C340F8">
        <w:rPr>
          <w:noProof/>
        </w:rPr>
      </w:r>
      <w:r w:rsidR="00C340F8">
        <w:rPr>
          <w:noProof/>
        </w:rPr>
        <w:fldChar w:fldCharType="separate"/>
      </w:r>
      <w:r w:rsidR="00C340F8">
        <w:rPr>
          <w:noProof/>
        </w:rPr>
        <w:t>20</w:t>
      </w:r>
      <w:r w:rsidR="00C340F8">
        <w:rPr>
          <w:noProof/>
        </w:rPr>
        <w:fldChar w:fldCharType="end"/>
      </w:r>
    </w:p>
    <w:p w14:paraId="699AF9DB" w14:textId="2A7CB4A7" w:rsidR="00C340F8" w:rsidRDefault="00C340F8">
      <w:pPr>
        <w:pStyle w:val="TableofFigures"/>
        <w:rPr>
          <w:rFonts w:asciiTheme="minorHAnsi" w:eastAsiaTheme="minorEastAsia" w:hAnsiTheme="minorHAnsi" w:cstheme="minorBidi"/>
          <w:noProof/>
          <w:spacing w:val="0"/>
          <w:sz w:val="22"/>
          <w:szCs w:val="22"/>
          <w:lang w:val="en-US" w:eastAsia="en-US"/>
        </w:rPr>
      </w:pPr>
      <w:r w:rsidRPr="00452661">
        <w:rPr>
          <w:noProof/>
          <w:lang w:val="en-US"/>
        </w:rPr>
        <w:t>Figure 2 – Operations information models for operations management</w:t>
      </w:r>
      <w:r>
        <w:rPr>
          <w:noProof/>
        </w:rPr>
        <w:tab/>
      </w:r>
      <w:r>
        <w:rPr>
          <w:noProof/>
        </w:rPr>
        <w:fldChar w:fldCharType="begin"/>
      </w:r>
      <w:r>
        <w:rPr>
          <w:noProof/>
        </w:rPr>
        <w:instrText xml:space="preserve"> PAGEREF _Toc478492551 \h </w:instrText>
      </w:r>
      <w:r>
        <w:rPr>
          <w:noProof/>
        </w:rPr>
      </w:r>
      <w:r>
        <w:rPr>
          <w:noProof/>
        </w:rPr>
        <w:fldChar w:fldCharType="separate"/>
      </w:r>
      <w:r>
        <w:rPr>
          <w:noProof/>
        </w:rPr>
        <w:t>21</w:t>
      </w:r>
      <w:r>
        <w:rPr>
          <w:noProof/>
        </w:rPr>
        <w:fldChar w:fldCharType="end"/>
      </w:r>
    </w:p>
    <w:p w14:paraId="7970373F" w14:textId="0A5EC552"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 xml:space="preserve">Figure 3 </w:t>
      </w:r>
      <w:r w:rsidRPr="00452661">
        <w:rPr>
          <w:noProof/>
          <w:lang w:val="en-US"/>
        </w:rPr>
        <w:t>– Example: UML Diagram for an information model, Personnel model</w:t>
      </w:r>
      <w:r>
        <w:rPr>
          <w:noProof/>
        </w:rPr>
        <w:tab/>
      </w:r>
      <w:r>
        <w:rPr>
          <w:noProof/>
        </w:rPr>
        <w:fldChar w:fldCharType="begin"/>
      </w:r>
      <w:r>
        <w:rPr>
          <w:noProof/>
        </w:rPr>
        <w:instrText xml:space="preserve"> PAGEREF _Toc478492552 \h </w:instrText>
      </w:r>
      <w:r>
        <w:rPr>
          <w:noProof/>
        </w:rPr>
      </w:r>
      <w:r>
        <w:rPr>
          <w:noProof/>
        </w:rPr>
        <w:fldChar w:fldCharType="separate"/>
      </w:r>
      <w:r>
        <w:rPr>
          <w:noProof/>
        </w:rPr>
        <w:t>27</w:t>
      </w:r>
      <w:r>
        <w:rPr>
          <w:noProof/>
        </w:rPr>
        <w:fldChar w:fldCharType="end"/>
      </w:r>
    </w:p>
    <w:p w14:paraId="61047348" w14:textId="171B652D"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Figure 4</w:t>
      </w:r>
      <w:r w:rsidRPr="00452661">
        <w:rPr>
          <w:noProof/>
          <w:lang w:val="en-US"/>
        </w:rPr>
        <w:t xml:space="preserve"> – Cross-model relationships to resource models</w:t>
      </w:r>
      <w:r>
        <w:rPr>
          <w:noProof/>
        </w:rPr>
        <w:tab/>
      </w:r>
      <w:r>
        <w:rPr>
          <w:noProof/>
        </w:rPr>
        <w:fldChar w:fldCharType="begin"/>
      </w:r>
      <w:r>
        <w:rPr>
          <w:noProof/>
        </w:rPr>
        <w:instrText xml:space="preserve"> PAGEREF _Toc478492553 \h </w:instrText>
      </w:r>
      <w:r>
        <w:rPr>
          <w:noProof/>
        </w:rPr>
      </w:r>
      <w:r>
        <w:rPr>
          <w:noProof/>
        </w:rPr>
        <w:fldChar w:fldCharType="separate"/>
      </w:r>
      <w:r>
        <w:rPr>
          <w:noProof/>
        </w:rPr>
        <w:t>30</w:t>
      </w:r>
      <w:r>
        <w:rPr>
          <w:noProof/>
        </w:rPr>
        <w:fldChar w:fldCharType="end"/>
      </w:r>
    </w:p>
    <w:p w14:paraId="02C773B1" w14:textId="7C08F278"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 xml:space="preserve">Figure 5 </w:t>
      </w:r>
      <w:r w:rsidRPr="00452661">
        <w:rPr>
          <w:noProof/>
          <w:lang w:val="en-US"/>
        </w:rPr>
        <w:t>– Hierarchy scope model</w:t>
      </w:r>
      <w:r>
        <w:rPr>
          <w:noProof/>
        </w:rPr>
        <w:tab/>
      </w:r>
      <w:r>
        <w:rPr>
          <w:noProof/>
        </w:rPr>
        <w:fldChar w:fldCharType="begin"/>
      </w:r>
      <w:r>
        <w:rPr>
          <w:noProof/>
        </w:rPr>
        <w:instrText xml:space="preserve"> PAGEREF _Toc478492554 \h </w:instrText>
      </w:r>
      <w:r>
        <w:rPr>
          <w:noProof/>
        </w:rPr>
      </w:r>
      <w:r>
        <w:rPr>
          <w:noProof/>
        </w:rPr>
        <w:fldChar w:fldCharType="separate"/>
      </w:r>
      <w:r>
        <w:rPr>
          <w:noProof/>
        </w:rPr>
        <w:t>39</w:t>
      </w:r>
      <w:r>
        <w:rPr>
          <w:noProof/>
        </w:rPr>
        <w:fldChar w:fldCharType="end"/>
      </w:r>
    </w:p>
    <w:p w14:paraId="38ADFB4F" w14:textId="4F662B8C"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 xml:space="preserve">Figure 6 </w:t>
      </w:r>
      <w:r w:rsidRPr="00452661">
        <w:rPr>
          <w:noProof/>
          <w:lang w:val="en-US"/>
        </w:rPr>
        <w:t>– Example, WKT in 2D (3D is equally supported)</w:t>
      </w:r>
      <w:r>
        <w:rPr>
          <w:noProof/>
        </w:rPr>
        <w:tab/>
      </w:r>
      <w:r>
        <w:rPr>
          <w:noProof/>
        </w:rPr>
        <w:fldChar w:fldCharType="begin"/>
      </w:r>
      <w:r>
        <w:rPr>
          <w:noProof/>
        </w:rPr>
        <w:instrText xml:space="preserve"> PAGEREF _Toc478492555 \h </w:instrText>
      </w:r>
      <w:r>
        <w:rPr>
          <w:noProof/>
        </w:rPr>
      </w:r>
      <w:r>
        <w:rPr>
          <w:noProof/>
        </w:rPr>
        <w:fldChar w:fldCharType="separate"/>
      </w:r>
      <w:r>
        <w:rPr>
          <w:noProof/>
        </w:rPr>
        <w:t>41</w:t>
      </w:r>
      <w:r>
        <w:rPr>
          <w:noProof/>
        </w:rPr>
        <w:fldChar w:fldCharType="end"/>
      </w:r>
    </w:p>
    <w:p w14:paraId="058ECD69" w14:textId="3E81420A"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Figure 7 – Operational location model</w:t>
      </w:r>
      <w:r>
        <w:rPr>
          <w:noProof/>
        </w:rPr>
        <w:tab/>
      </w:r>
      <w:r>
        <w:rPr>
          <w:noProof/>
        </w:rPr>
        <w:fldChar w:fldCharType="begin"/>
      </w:r>
      <w:r>
        <w:rPr>
          <w:noProof/>
        </w:rPr>
        <w:instrText xml:space="preserve"> PAGEREF _Toc478492556 \h </w:instrText>
      </w:r>
      <w:r>
        <w:rPr>
          <w:noProof/>
        </w:rPr>
      </w:r>
      <w:r>
        <w:rPr>
          <w:noProof/>
        </w:rPr>
        <w:fldChar w:fldCharType="separate"/>
      </w:r>
      <w:r>
        <w:rPr>
          <w:noProof/>
        </w:rPr>
        <w:t>41</w:t>
      </w:r>
      <w:r>
        <w:rPr>
          <w:noProof/>
        </w:rPr>
        <w:fldChar w:fldCharType="end"/>
      </w:r>
    </w:p>
    <w:p w14:paraId="526AF91B" w14:textId="1E1A8805" w:rsidR="00C340F8" w:rsidRDefault="00C340F8">
      <w:pPr>
        <w:pStyle w:val="TableofFigures"/>
        <w:rPr>
          <w:rFonts w:asciiTheme="minorHAnsi" w:eastAsiaTheme="minorEastAsia" w:hAnsiTheme="minorHAnsi" w:cstheme="minorBidi"/>
          <w:noProof/>
          <w:spacing w:val="0"/>
          <w:sz w:val="22"/>
          <w:szCs w:val="22"/>
          <w:lang w:val="en-US" w:eastAsia="en-US"/>
        </w:rPr>
      </w:pPr>
      <w:r w:rsidRPr="00452661">
        <w:rPr>
          <w:noProof/>
          <w:lang w:val="en-US"/>
        </w:rPr>
        <w:t>Figure 8 – Personnel model</w:t>
      </w:r>
      <w:r>
        <w:rPr>
          <w:noProof/>
        </w:rPr>
        <w:tab/>
      </w:r>
      <w:r>
        <w:rPr>
          <w:noProof/>
        </w:rPr>
        <w:fldChar w:fldCharType="begin"/>
      </w:r>
      <w:r>
        <w:rPr>
          <w:noProof/>
        </w:rPr>
        <w:instrText xml:space="preserve"> PAGEREF _Toc478492557 \h </w:instrText>
      </w:r>
      <w:r>
        <w:rPr>
          <w:noProof/>
        </w:rPr>
      </w:r>
      <w:r>
        <w:rPr>
          <w:noProof/>
        </w:rPr>
        <w:fldChar w:fldCharType="separate"/>
      </w:r>
      <w:r>
        <w:rPr>
          <w:noProof/>
        </w:rPr>
        <w:t>46</w:t>
      </w:r>
      <w:r>
        <w:rPr>
          <w:noProof/>
        </w:rPr>
        <w:fldChar w:fldCharType="end"/>
      </w:r>
    </w:p>
    <w:p w14:paraId="6CE350FB" w14:textId="072CD076" w:rsidR="00C340F8" w:rsidRDefault="00C340F8">
      <w:pPr>
        <w:pStyle w:val="TableofFigures"/>
        <w:rPr>
          <w:rFonts w:asciiTheme="minorHAnsi" w:eastAsiaTheme="minorEastAsia" w:hAnsiTheme="minorHAnsi" w:cstheme="minorBidi"/>
          <w:noProof/>
          <w:spacing w:val="0"/>
          <w:sz w:val="22"/>
          <w:szCs w:val="22"/>
          <w:lang w:val="en-US" w:eastAsia="en-US"/>
        </w:rPr>
      </w:pPr>
      <w:r w:rsidRPr="00452661">
        <w:rPr>
          <w:noProof/>
          <w:lang w:val="en-US"/>
        </w:rPr>
        <w:t>Figure 9 – Role based equipment model</w:t>
      </w:r>
      <w:r>
        <w:rPr>
          <w:noProof/>
        </w:rPr>
        <w:tab/>
      </w:r>
      <w:r>
        <w:rPr>
          <w:noProof/>
        </w:rPr>
        <w:fldChar w:fldCharType="begin"/>
      </w:r>
      <w:r>
        <w:rPr>
          <w:noProof/>
        </w:rPr>
        <w:instrText xml:space="preserve"> PAGEREF _Toc478492558 \h </w:instrText>
      </w:r>
      <w:r>
        <w:rPr>
          <w:noProof/>
        </w:rPr>
      </w:r>
      <w:r>
        <w:rPr>
          <w:noProof/>
        </w:rPr>
        <w:fldChar w:fldCharType="separate"/>
      </w:r>
      <w:r>
        <w:rPr>
          <w:noProof/>
        </w:rPr>
        <w:t>51</w:t>
      </w:r>
      <w:r>
        <w:rPr>
          <w:noProof/>
        </w:rPr>
        <w:fldChar w:fldCharType="end"/>
      </w:r>
    </w:p>
    <w:p w14:paraId="67A694A8" w14:textId="067D5FCB" w:rsidR="00C340F8" w:rsidRDefault="00C340F8">
      <w:pPr>
        <w:pStyle w:val="TableofFigures"/>
        <w:rPr>
          <w:rFonts w:asciiTheme="minorHAnsi" w:eastAsiaTheme="minorEastAsia" w:hAnsiTheme="minorHAnsi" w:cstheme="minorBidi"/>
          <w:noProof/>
          <w:spacing w:val="0"/>
          <w:sz w:val="22"/>
          <w:szCs w:val="22"/>
          <w:lang w:val="en-US" w:eastAsia="en-US"/>
        </w:rPr>
      </w:pPr>
      <w:r w:rsidRPr="00452661">
        <w:rPr>
          <w:noProof/>
          <w:lang w:val="en-US"/>
        </w:rPr>
        <w:t>Figure 10 – Physical asset model</w:t>
      </w:r>
      <w:r>
        <w:rPr>
          <w:noProof/>
        </w:rPr>
        <w:tab/>
      </w:r>
      <w:r>
        <w:rPr>
          <w:noProof/>
        </w:rPr>
        <w:fldChar w:fldCharType="begin"/>
      </w:r>
      <w:r>
        <w:rPr>
          <w:noProof/>
        </w:rPr>
        <w:instrText xml:space="preserve"> PAGEREF _Toc478492559 \h </w:instrText>
      </w:r>
      <w:r>
        <w:rPr>
          <w:noProof/>
        </w:rPr>
      </w:r>
      <w:r>
        <w:rPr>
          <w:noProof/>
        </w:rPr>
        <w:fldChar w:fldCharType="separate"/>
      </w:r>
      <w:r>
        <w:rPr>
          <w:noProof/>
        </w:rPr>
        <w:t>57</w:t>
      </w:r>
      <w:r>
        <w:rPr>
          <w:noProof/>
        </w:rPr>
        <w:fldChar w:fldCharType="end"/>
      </w:r>
    </w:p>
    <w:p w14:paraId="7CA1EB63" w14:textId="0BC956BA"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 xml:space="preserve">Figure 11 </w:t>
      </w:r>
      <w:r w:rsidRPr="00452661">
        <w:rPr>
          <w:noProof/>
          <w:lang w:val="en-US"/>
        </w:rPr>
        <w:t>– Physical asset and equipment relationships</w:t>
      </w:r>
      <w:r>
        <w:rPr>
          <w:noProof/>
        </w:rPr>
        <w:tab/>
      </w:r>
      <w:r>
        <w:rPr>
          <w:noProof/>
        </w:rPr>
        <w:fldChar w:fldCharType="begin"/>
      </w:r>
      <w:r>
        <w:rPr>
          <w:noProof/>
        </w:rPr>
        <w:instrText xml:space="preserve"> PAGEREF _Toc478492560 \h </w:instrText>
      </w:r>
      <w:r>
        <w:rPr>
          <w:noProof/>
        </w:rPr>
      </w:r>
      <w:r>
        <w:rPr>
          <w:noProof/>
        </w:rPr>
        <w:fldChar w:fldCharType="separate"/>
      </w:r>
      <w:r>
        <w:rPr>
          <w:noProof/>
        </w:rPr>
        <w:t>58</w:t>
      </w:r>
      <w:r>
        <w:rPr>
          <w:noProof/>
        </w:rPr>
        <w:fldChar w:fldCharType="end"/>
      </w:r>
    </w:p>
    <w:p w14:paraId="6AD0268E" w14:textId="00F41CBA" w:rsidR="00C340F8" w:rsidRDefault="00C340F8">
      <w:pPr>
        <w:pStyle w:val="TableofFigures"/>
        <w:rPr>
          <w:rFonts w:asciiTheme="minorHAnsi" w:eastAsiaTheme="minorEastAsia" w:hAnsiTheme="minorHAnsi" w:cstheme="minorBidi"/>
          <w:noProof/>
          <w:spacing w:val="0"/>
          <w:sz w:val="22"/>
          <w:szCs w:val="22"/>
          <w:lang w:val="en-US" w:eastAsia="en-US"/>
        </w:rPr>
      </w:pPr>
      <w:r w:rsidRPr="00452661">
        <w:rPr>
          <w:noProof/>
          <w:lang w:val="en-US"/>
        </w:rPr>
        <w:t>Figure 12 – Material model</w:t>
      </w:r>
      <w:r>
        <w:rPr>
          <w:noProof/>
        </w:rPr>
        <w:tab/>
      </w:r>
      <w:r>
        <w:rPr>
          <w:noProof/>
        </w:rPr>
        <w:fldChar w:fldCharType="begin"/>
      </w:r>
      <w:r>
        <w:rPr>
          <w:noProof/>
        </w:rPr>
        <w:instrText xml:space="preserve"> PAGEREF _Toc478492561 \h </w:instrText>
      </w:r>
      <w:r>
        <w:rPr>
          <w:noProof/>
        </w:rPr>
      </w:r>
      <w:r>
        <w:rPr>
          <w:noProof/>
        </w:rPr>
        <w:fldChar w:fldCharType="separate"/>
      </w:r>
      <w:r>
        <w:rPr>
          <w:noProof/>
        </w:rPr>
        <w:t>63</w:t>
      </w:r>
      <w:r>
        <w:rPr>
          <w:noProof/>
        </w:rPr>
        <w:fldChar w:fldCharType="end"/>
      </w:r>
    </w:p>
    <w:p w14:paraId="4E63FD83" w14:textId="3C8A66DB" w:rsidR="00C340F8" w:rsidRDefault="00C340F8">
      <w:pPr>
        <w:pStyle w:val="TableofFigures"/>
        <w:rPr>
          <w:rFonts w:asciiTheme="minorHAnsi" w:eastAsiaTheme="minorEastAsia" w:hAnsiTheme="minorHAnsi" w:cstheme="minorBidi"/>
          <w:noProof/>
          <w:spacing w:val="0"/>
          <w:sz w:val="22"/>
          <w:szCs w:val="22"/>
          <w:lang w:val="en-US" w:eastAsia="en-US"/>
        </w:rPr>
      </w:pPr>
      <w:r w:rsidRPr="00452661">
        <w:rPr>
          <w:noProof/>
          <w:lang w:val="en-US"/>
        </w:rPr>
        <w:t>Figure 13 – Example of a material with an assembly</w:t>
      </w:r>
      <w:r>
        <w:rPr>
          <w:noProof/>
        </w:rPr>
        <w:tab/>
      </w:r>
      <w:r>
        <w:rPr>
          <w:noProof/>
        </w:rPr>
        <w:fldChar w:fldCharType="begin"/>
      </w:r>
      <w:r>
        <w:rPr>
          <w:noProof/>
        </w:rPr>
        <w:instrText xml:space="preserve"> PAGEREF _Toc478492562 \h </w:instrText>
      </w:r>
      <w:r>
        <w:rPr>
          <w:noProof/>
        </w:rPr>
      </w:r>
      <w:r>
        <w:rPr>
          <w:noProof/>
        </w:rPr>
        <w:fldChar w:fldCharType="separate"/>
      </w:r>
      <w:r>
        <w:rPr>
          <w:noProof/>
        </w:rPr>
        <w:t>77</w:t>
      </w:r>
      <w:r>
        <w:rPr>
          <w:noProof/>
        </w:rPr>
        <w:fldChar w:fldCharType="end"/>
      </w:r>
    </w:p>
    <w:p w14:paraId="6D016207" w14:textId="334CE3CB" w:rsidR="00C340F8" w:rsidRDefault="00C340F8">
      <w:pPr>
        <w:pStyle w:val="TableofFigures"/>
        <w:rPr>
          <w:rFonts w:asciiTheme="minorHAnsi" w:eastAsiaTheme="minorEastAsia" w:hAnsiTheme="minorHAnsi" w:cstheme="minorBidi"/>
          <w:noProof/>
          <w:spacing w:val="0"/>
          <w:sz w:val="22"/>
          <w:szCs w:val="22"/>
          <w:lang w:val="en-US" w:eastAsia="en-US"/>
        </w:rPr>
      </w:pPr>
      <w:r w:rsidRPr="00452661">
        <w:rPr>
          <w:noProof/>
          <w:lang w:val="en-US"/>
        </w:rPr>
        <w:t>Figure 14 – Process segment model</w:t>
      </w:r>
      <w:r>
        <w:rPr>
          <w:noProof/>
        </w:rPr>
        <w:tab/>
      </w:r>
      <w:r>
        <w:rPr>
          <w:noProof/>
        </w:rPr>
        <w:fldChar w:fldCharType="begin"/>
      </w:r>
      <w:r>
        <w:rPr>
          <w:noProof/>
        </w:rPr>
        <w:instrText xml:space="preserve"> PAGEREF _Toc478492563 \h </w:instrText>
      </w:r>
      <w:r>
        <w:rPr>
          <w:noProof/>
        </w:rPr>
      </w:r>
      <w:r>
        <w:rPr>
          <w:noProof/>
        </w:rPr>
        <w:fldChar w:fldCharType="separate"/>
      </w:r>
      <w:r>
        <w:rPr>
          <w:noProof/>
        </w:rPr>
        <w:t>78</w:t>
      </w:r>
      <w:r>
        <w:rPr>
          <w:noProof/>
        </w:rPr>
        <w:fldChar w:fldCharType="end"/>
      </w:r>
    </w:p>
    <w:p w14:paraId="691AA5C5" w14:textId="1D60CEBC" w:rsidR="00C340F8" w:rsidRDefault="00C340F8">
      <w:pPr>
        <w:pStyle w:val="TableofFigures"/>
        <w:rPr>
          <w:rFonts w:asciiTheme="minorHAnsi" w:eastAsiaTheme="minorEastAsia" w:hAnsiTheme="minorHAnsi" w:cstheme="minorBidi"/>
          <w:noProof/>
          <w:spacing w:val="0"/>
          <w:sz w:val="22"/>
          <w:szCs w:val="22"/>
          <w:lang w:val="en-US" w:eastAsia="en-US"/>
        </w:rPr>
      </w:pPr>
      <w:r w:rsidRPr="00452661">
        <w:rPr>
          <w:noProof/>
          <w:lang w:val="en-US"/>
        </w:rPr>
        <w:t>Figure 15 – Segment dependency examples</w:t>
      </w:r>
      <w:r>
        <w:rPr>
          <w:noProof/>
        </w:rPr>
        <w:tab/>
      </w:r>
      <w:r>
        <w:rPr>
          <w:noProof/>
        </w:rPr>
        <w:fldChar w:fldCharType="begin"/>
      </w:r>
      <w:r>
        <w:rPr>
          <w:noProof/>
        </w:rPr>
        <w:instrText xml:space="preserve"> PAGEREF _Toc478492564 \h </w:instrText>
      </w:r>
      <w:r>
        <w:rPr>
          <w:noProof/>
        </w:rPr>
      </w:r>
      <w:r>
        <w:rPr>
          <w:noProof/>
        </w:rPr>
        <w:fldChar w:fldCharType="separate"/>
      </w:r>
      <w:r>
        <w:rPr>
          <w:noProof/>
        </w:rPr>
        <w:t>95</w:t>
      </w:r>
      <w:r>
        <w:rPr>
          <w:noProof/>
        </w:rPr>
        <w:fldChar w:fldCharType="end"/>
      </w:r>
    </w:p>
    <w:p w14:paraId="3E5660E4" w14:textId="76BAE8C5"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Figure 16 - Test model</w:t>
      </w:r>
      <w:r>
        <w:rPr>
          <w:noProof/>
        </w:rPr>
        <w:tab/>
      </w:r>
      <w:r>
        <w:rPr>
          <w:noProof/>
        </w:rPr>
        <w:fldChar w:fldCharType="begin"/>
      </w:r>
      <w:r>
        <w:rPr>
          <w:noProof/>
        </w:rPr>
        <w:instrText xml:space="preserve"> PAGEREF _Toc478492565 \h </w:instrText>
      </w:r>
      <w:r>
        <w:rPr>
          <w:noProof/>
        </w:rPr>
      </w:r>
      <w:r>
        <w:rPr>
          <w:noProof/>
        </w:rPr>
        <w:fldChar w:fldCharType="separate"/>
      </w:r>
      <w:r>
        <w:rPr>
          <w:noProof/>
        </w:rPr>
        <w:t>96</w:t>
      </w:r>
      <w:r>
        <w:rPr>
          <w:noProof/>
        </w:rPr>
        <w:fldChar w:fldCharType="end"/>
      </w:r>
    </w:p>
    <w:p w14:paraId="12CFDB01" w14:textId="5D267B8B"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Figure 17 – Operations record model (abstract)</w:t>
      </w:r>
      <w:r>
        <w:rPr>
          <w:noProof/>
        </w:rPr>
        <w:tab/>
      </w:r>
      <w:r>
        <w:rPr>
          <w:noProof/>
        </w:rPr>
        <w:fldChar w:fldCharType="begin"/>
      </w:r>
      <w:r>
        <w:rPr>
          <w:noProof/>
        </w:rPr>
        <w:instrText xml:space="preserve"> PAGEREF _Toc478492566 \h </w:instrText>
      </w:r>
      <w:r>
        <w:rPr>
          <w:noProof/>
        </w:rPr>
      </w:r>
      <w:r>
        <w:rPr>
          <w:noProof/>
        </w:rPr>
        <w:fldChar w:fldCharType="separate"/>
      </w:r>
      <w:r>
        <w:rPr>
          <w:noProof/>
        </w:rPr>
        <w:t>103</w:t>
      </w:r>
      <w:r>
        <w:rPr>
          <w:noProof/>
        </w:rPr>
        <w:fldChar w:fldCharType="end"/>
      </w:r>
    </w:p>
    <w:p w14:paraId="4B11767A" w14:textId="4A875483"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Figure 18 - Operations event model</w:t>
      </w:r>
      <w:r>
        <w:rPr>
          <w:noProof/>
        </w:rPr>
        <w:tab/>
      </w:r>
      <w:r>
        <w:rPr>
          <w:noProof/>
        </w:rPr>
        <w:fldChar w:fldCharType="begin"/>
      </w:r>
      <w:r>
        <w:rPr>
          <w:noProof/>
        </w:rPr>
        <w:instrText xml:space="preserve"> PAGEREF _Toc478492567 \h </w:instrText>
      </w:r>
      <w:r>
        <w:rPr>
          <w:noProof/>
        </w:rPr>
      </w:r>
      <w:r>
        <w:rPr>
          <w:noProof/>
        </w:rPr>
        <w:fldChar w:fldCharType="separate"/>
      </w:r>
      <w:r>
        <w:rPr>
          <w:noProof/>
        </w:rPr>
        <w:t>108</w:t>
      </w:r>
      <w:r>
        <w:rPr>
          <w:noProof/>
        </w:rPr>
        <w:fldChar w:fldCharType="end"/>
      </w:r>
    </w:p>
    <w:p w14:paraId="77FAFA3D" w14:textId="540370C0"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Figure 19 - Relationship of operations event definition with operations events</w:t>
      </w:r>
      <w:r>
        <w:rPr>
          <w:noProof/>
        </w:rPr>
        <w:tab/>
      </w:r>
      <w:r>
        <w:rPr>
          <w:noProof/>
        </w:rPr>
        <w:fldChar w:fldCharType="begin"/>
      </w:r>
      <w:r>
        <w:rPr>
          <w:noProof/>
        </w:rPr>
        <w:instrText xml:space="preserve"> PAGEREF _Toc478492568 \h </w:instrText>
      </w:r>
      <w:r>
        <w:rPr>
          <w:noProof/>
        </w:rPr>
      </w:r>
      <w:r>
        <w:rPr>
          <w:noProof/>
        </w:rPr>
        <w:fldChar w:fldCharType="separate"/>
      </w:r>
      <w:r>
        <w:rPr>
          <w:noProof/>
        </w:rPr>
        <w:t>114</w:t>
      </w:r>
      <w:r>
        <w:rPr>
          <w:noProof/>
        </w:rPr>
        <w:fldChar w:fldCharType="end"/>
      </w:r>
    </w:p>
    <w:p w14:paraId="725EE0C8" w14:textId="7A597AE4" w:rsidR="00C340F8" w:rsidRDefault="00C340F8">
      <w:pPr>
        <w:pStyle w:val="TableofFigures"/>
        <w:rPr>
          <w:rFonts w:asciiTheme="minorHAnsi" w:eastAsiaTheme="minorEastAsia" w:hAnsiTheme="minorHAnsi" w:cstheme="minorBidi"/>
          <w:noProof/>
          <w:spacing w:val="0"/>
          <w:sz w:val="22"/>
          <w:szCs w:val="22"/>
          <w:lang w:val="en-US" w:eastAsia="en-US"/>
        </w:rPr>
      </w:pPr>
      <w:r w:rsidRPr="00452661">
        <w:rPr>
          <w:noProof/>
          <w:lang w:val="en-US"/>
        </w:rPr>
        <w:t>Figure 20 – Operations definition model</w:t>
      </w:r>
      <w:r>
        <w:rPr>
          <w:noProof/>
        </w:rPr>
        <w:tab/>
      </w:r>
      <w:r>
        <w:rPr>
          <w:noProof/>
        </w:rPr>
        <w:fldChar w:fldCharType="begin"/>
      </w:r>
      <w:r>
        <w:rPr>
          <w:noProof/>
        </w:rPr>
        <w:instrText xml:space="preserve"> PAGEREF _Toc478492569 \h </w:instrText>
      </w:r>
      <w:r>
        <w:rPr>
          <w:noProof/>
        </w:rPr>
      </w:r>
      <w:r>
        <w:rPr>
          <w:noProof/>
        </w:rPr>
        <w:fldChar w:fldCharType="separate"/>
      </w:r>
      <w:r>
        <w:rPr>
          <w:noProof/>
        </w:rPr>
        <w:t>126</w:t>
      </w:r>
      <w:r>
        <w:rPr>
          <w:noProof/>
        </w:rPr>
        <w:fldChar w:fldCharType="end"/>
      </w:r>
    </w:p>
    <w:p w14:paraId="3CE244C7" w14:textId="63549E3F" w:rsidR="00C340F8" w:rsidRDefault="00C340F8">
      <w:pPr>
        <w:pStyle w:val="TableofFigures"/>
        <w:rPr>
          <w:rFonts w:asciiTheme="minorHAnsi" w:eastAsiaTheme="minorEastAsia" w:hAnsiTheme="minorHAnsi" w:cstheme="minorBidi"/>
          <w:noProof/>
          <w:spacing w:val="0"/>
          <w:sz w:val="22"/>
          <w:szCs w:val="22"/>
          <w:lang w:val="en-US" w:eastAsia="en-US"/>
        </w:rPr>
      </w:pPr>
      <w:r w:rsidRPr="00452661">
        <w:rPr>
          <w:noProof/>
          <w:lang w:val="en-US"/>
        </w:rPr>
        <w:t>Figure 21 – Operations schedule model</w:t>
      </w:r>
      <w:r>
        <w:rPr>
          <w:noProof/>
        </w:rPr>
        <w:tab/>
      </w:r>
      <w:r>
        <w:rPr>
          <w:noProof/>
        </w:rPr>
        <w:fldChar w:fldCharType="begin"/>
      </w:r>
      <w:r>
        <w:rPr>
          <w:noProof/>
        </w:rPr>
        <w:instrText xml:space="preserve"> PAGEREF _Toc478492570 \h </w:instrText>
      </w:r>
      <w:r>
        <w:rPr>
          <w:noProof/>
        </w:rPr>
      </w:r>
      <w:r>
        <w:rPr>
          <w:noProof/>
        </w:rPr>
        <w:fldChar w:fldCharType="separate"/>
      </w:r>
      <w:r>
        <w:rPr>
          <w:noProof/>
        </w:rPr>
        <w:t>148</w:t>
      </w:r>
      <w:r>
        <w:rPr>
          <w:noProof/>
        </w:rPr>
        <w:fldChar w:fldCharType="end"/>
      </w:r>
    </w:p>
    <w:p w14:paraId="4F756454" w14:textId="23E35AFE" w:rsidR="00C340F8" w:rsidRDefault="00C340F8">
      <w:pPr>
        <w:pStyle w:val="TableofFigures"/>
        <w:rPr>
          <w:rFonts w:asciiTheme="minorHAnsi" w:eastAsiaTheme="minorEastAsia" w:hAnsiTheme="minorHAnsi" w:cstheme="minorBidi"/>
          <w:noProof/>
          <w:spacing w:val="0"/>
          <w:sz w:val="22"/>
          <w:szCs w:val="22"/>
          <w:lang w:val="en-US" w:eastAsia="en-US"/>
        </w:rPr>
      </w:pPr>
      <w:r w:rsidRPr="00452661">
        <w:rPr>
          <w:noProof/>
          <w:lang w:val="en-US"/>
        </w:rPr>
        <w:t>Figure 22 – Operations performance model</w:t>
      </w:r>
      <w:r>
        <w:rPr>
          <w:noProof/>
        </w:rPr>
        <w:tab/>
      </w:r>
      <w:r>
        <w:rPr>
          <w:noProof/>
        </w:rPr>
        <w:fldChar w:fldCharType="begin"/>
      </w:r>
      <w:r>
        <w:rPr>
          <w:noProof/>
        </w:rPr>
        <w:instrText xml:space="preserve"> PAGEREF _Toc478492571 \h </w:instrText>
      </w:r>
      <w:r>
        <w:rPr>
          <w:noProof/>
        </w:rPr>
      </w:r>
      <w:r>
        <w:rPr>
          <w:noProof/>
        </w:rPr>
        <w:fldChar w:fldCharType="separate"/>
      </w:r>
      <w:r>
        <w:rPr>
          <w:noProof/>
        </w:rPr>
        <w:t>170</w:t>
      </w:r>
      <w:r>
        <w:rPr>
          <w:noProof/>
        </w:rPr>
        <w:fldChar w:fldCharType="end"/>
      </w:r>
    </w:p>
    <w:p w14:paraId="6596C2C7" w14:textId="25B4EDE8" w:rsidR="00C340F8" w:rsidRDefault="00C340F8">
      <w:pPr>
        <w:pStyle w:val="TableofFigures"/>
        <w:rPr>
          <w:rFonts w:asciiTheme="minorHAnsi" w:eastAsiaTheme="minorEastAsia" w:hAnsiTheme="minorHAnsi" w:cstheme="minorBidi"/>
          <w:noProof/>
          <w:spacing w:val="0"/>
          <w:sz w:val="22"/>
          <w:szCs w:val="22"/>
          <w:lang w:val="en-US" w:eastAsia="en-US"/>
        </w:rPr>
      </w:pPr>
      <w:r w:rsidRPr="00452661">
        <w:rPr>
          <w:noProof/>
          <w:lang w:val="en-US"/>
        </w:rPr>
        <w:t>Figure 23 – Operations capability model</w:t>
      </w:r>
      <w:r>
        <w:rPr>
          <w:noProof/>
        </w:rPr>
        <w:tab/>
      </w:r>
      <w:r>
        <w:rPr>
          <w:noProof/>
        </w:rPr>
        <w:fldChar w:fldCharType="begin"/>
      </w:r>
      <w:r>
        <w:rPr>
          <w:noProof/>
        </w:rPr>
        <w:instrText xml:space="preserve"> PAGEREF _Toc478492572 \h </w:instrText>
      </w:r>
      <w:r>
        <w:rPr>
          <w:noProof/>
        </w:rPr>
      </w:r>
      <w:r>
        <w:rPr>
          <w:noProof/>
        </w:rPr>
        <w:fldChar w:fldCharType="separate"/>
      </w:r>
      <w:r>
        <w:rPr>
          <w:noProof/>
        </w:rPr>
        <w:t>188</w:t>
      </w:r>
      <w:r>
        <w:rPr>
          <w:noProof/>
        </w:rPr>
        <w:fldChar w:fldCharType="end"/>
      </w:r>
    </w:p>
    <w:p w14:paraId="63BB4B72" w14:textId="4750DC7D" w:rsidR="00C340F8" w:rsidRDefault="00C340F8">
      <w:pPr>
        <w:pStyle w:val="TableofFigures"/>
        <w:rPr>
          <w:rFonts w:asciiTheme="minorHAnsi" w:eastAsiaTheme="minorEastAsia" w:hAnsiTheme="minorHAnsi" w:cstheme="minorBidi"/>
          <w:noProof/>
          <w:spacing w:val="0"/>
          <w:sz w:val="22"/>
          <w:szCs w:val="22"/>
          <w:lang w:val="en-US" w:eastAsia="en-US"/>
        </w:rPr>
      </w:pPr>
      <w:r w:rsidRPr="00452661">
        <w:rPr>
          <w:noProof/>
          <w:lang w:val="en-US"/>
        </w:rPr>
        <w:t>Figure 24 – Process segment capability object model</w:t>
      </w:r>
      <w:r>
        <w:rPr>
          <w:noProof/>
        </w:rPr>
        <w:tab/>
      </w:r>
      <w:r>
        <w:rPr>
          <w:noProof/>
        </w:rPr>
        <w:fldChar w:fldCharType="begin"/>
      </w:r>
      <w:r>
        <w:rPr>
          <w:noProof/>
        </w:rPr>
        <w:instrText xml:space="preserve"> PAGEREF _Toc478492573 \h </w:instrText>
      </w:r>
      <w:r>
        <w:rPr>
          <w:noProof/>
        </w:rPr>
      </w:r>
      <w:r>
        <w:rPr>
          <w:noProof/>
        </w:rPr>
        <w:fldChar w:fldCharType="separate"/>
      </w:r>
      <w:r>
        <w:rPr>
          <w:noProof/>
        </w:rPr>
        <w:t>208</w:t>
      </w:r>
      <w:r>
        <w:rPr>
          <w:noProof/>
        </w:rPr>
        <w:fldChar w:fldCharType="end"/>
      </w:r>
    </w:p>
    <w:p w14:paraId="234A379F" w14:textId="79BFF57C"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Figure 25 – Operations segment capability object model</w:t>
      </w:r>
      <w:r>
        <w:rPr>
          <w:noProof/>
        </w:rPr>
        <w:tab/>
      </w:r>
      <w:r>
        <w:rPr>
          <w:noProof/>
        </w:rPr>
        <w:fldChar w:fldCharType="begin"/>
      </w:r>
      <w:r>
        <w:rPr>
          <w:noProof/>
        </w:rPr>
        <w:instrText xml:space="preserve"> PAGEREF _Toc478492574 \h </w:instrText>
      </w:r>
      <w:r>
        <w:rPr>
          <w:noProof/>
        </w:rPr>
      </w:r>
      <w:r>
        <w:rPr>
          <w:noProof/>
        </w:rPr>
        <w:fldChar w:fldCharType="separate"/>
      </w:r>
      <w:r>
        <w:rPr>
          <w:noProof/>
        </w:rPr>
        <w:t>213</w:t>
      </w:r>
      <w:r>
        <w:rPr>
          <w:noProof/>
        </w:rPr>
        <w:fldChar w:fldCharType="end"/>
      </w:r>
    </w:p>
    <w:p w14:paraId="7144951E" w14:textId="29EB22BC" w:rsidR="00C340F8" w:rsidRDefault="00C340F8">
      <w:pPr>
        <w:pStyle w:val="TableofFigures"/>
        <w:rPr>
          <w:rFonts w:asciiTheme="minorHAnsi" w:eastAsiaTheme="minorEastAsia" w:hAnsiTheme="minorHAnsi" w:cstheme="minorBidi"/>
          <w:noProof/>
          <w:spacing w:val="0"/>
          <w:sz w:val="22"/>
          <w:szCs w:val="22"/>
          <w:lang w:val="en-US" w:eastAsia="en-US"/>
        </w:rPr>
      </w:pPr>
      <w:r>
        <w:rPr>
          <w:noProof/>
        </w:rPr>
        <w:t>Figure 26</w:t>
      </w:r>
      <w:r w:rsidRPr="00452661">
        <w:rPr>
          <w:noProof/>
          <w:lang w:val="en-US"/>
        </w:rPr>
        <w:t xml:space="preserve"> – Object model inter-relationships</w:t>
      </w:r>
      <w:r>
        <w:rPr>
          <w:noProof/>
        </w:rPr>
        <w:tab/>
      </w:r>
      <w:r>
        <w:rPr>
          <w:noProof/>
        </w:rPr>
        <w:fldChar w:fldCharType="begin"/>
      </w:r>
      <w:r>
        <w:rPr>
          <w:noProof/>
        </w:rPr>
        <w:instrText xml:space="preserve"> PAGEREF _Toc478492575 \h </w:instrText>
      </w:r>
      <w:r>
        <w:rPr>
          <w:noProof/>
        </w:rPr>
      </w:r>
      <w:r>
        <w:rPr>
          <w:noProof/>
        </w:rPr>
        <w:fldChar w:fldCharType="separate"/>
      </w:r>
      <w:r>
        <w:rPr>
          <w:noProof/>
        </w:rPr>
        <w:t>217</w:t>
      </w:r>
      <w:r>
        <w:rPr>
          <w:noProof/>
        </w:rPr>
        <w:fldChar w:fldCharType="end"/>
      </w:r>
    </w:p>
    <w:p w14:paraId="6F198F3D" w14:textId="1A7CCF13" w:rsidR="00C340F8" w:rsidRDefault="00C340F8">
      <w:pPr>
        <w:pStyle w:val="TableofFigures"/>
        <w:rPr>
          <w:rFonts w:asciiTheme="minorHAnsi" w:eastAsiaTheme="minorEastAsia" w:hAnsiTheme="minorHAnsi" w:cstheme="minorBidi"/>
          <w:noProof/>
          <w:spacing w:val="0"/>
          <w:sz w:val="22"/>
          <w:szCs w:val="22"/>
          <w:lang w:val="en-US" w:eastAsia="en-US"/>
        </w:rPr>
      </w:pPr>
      <w:r w:rsidRPr="00452661">
        <w:rPr>
          <w:noProof/>
          <w:lang w:val="en-US"/>
        </w:rPr>
        <w:t>Figure C.1 – Personnel model</w:t>
      </w:r>
      <w:r>
        <w:rPr>
          <w:noProof/>
        </w:rPr>
        <w:tab/>
      </w:r>
      <w:r>
        <w:rPr>
          <w:noProof/>
        </w:rPr>
        <w:fldChar w:fldCharType="begin"/>
      </w:r>
      <w:r>
        <w:rPr>
          <w:noProof/>
        </w:rPr>
        <w:instrText xml:space="preserve"> PAGEREF _Toc478492576 \h </w:instrText>
      </w:r>
      <w:r>
        <w:rPr>
          <w:noProof/>
        </w:rPr>
      </w:r>
      <w:r>
        <w:rPr>
          <w:noProof/>
        </w:rPr>
        <w:fldChar w:fldCharType="separate"/>
      </w:r>
      <w:r>
        <w:rPr>
          <w:noProof/>
        </w:rPr>
        <w:t>226</w:t>
      </w:r>
      <w:r>
        <w:rPr>
          <w:noProof/>
        </w:rPr>
        <w:fldChar w:fldCharType="end"/>
      </w:r>
    </w:p>
    <w:p w14:paraId="4299145E" w14:textId="4FEA307A" w:rsidR="00C340F8" w:rsidRDefault="00C340F8">
      <w:pPr>
        <w:pStyle w:val="TableofFigures"/>
        <w:rPr>
          <w:rFonts w:asciiTheme="minorHAnsi" w:eastAsiaTheme="minorEastAsia" w:hAnsiTheme="minorHAnsi" w:cstheme="minorBidi"/>
          <w:noProof/>
          <w:spacing w:val="0"/>
          <w:sz w:val="22"/>
          <w:szCs w:val="22"/>
          <w:lang w:val="en-US" w:eastAsia="en-US"/>
        </w:rPr>
      </w:pPr>
      <w:r w:rsidRPr="00452661">
        <w:rPr>
          <w:noProof/>
          <w:lang w:val="en-US"/>
        </w:rPr>
        <w:t>Figure C.2 – Instances of a person class</w:t>
      </w:r>
      <w:r>
        <w:rPr>
          <w:noProof/>
        </w:rPr>
        <w:tab/>
      </w:r>
      <w:r>
        <w:rPr>
          <w:noProof/>
        </w:rPr>
        <w:fldChar w:fldCharType="begin"/>
      </w:r>
      <w:r>
        <w:rPr>
          <w:noProof/>
        </w:rPr>
        <w:instrText xml:space="preserve"> PAGEREF _Toc478492577 \h </w:instrText>
      </w:r>
      <w:r>
        <w:rPr>
          <w:noProof/>
        </w:rPr>
      </w:r>
      <w:r>
        <w:rPr>
          <w:noProof/>
        </w:rPr>
        <w:fldChar w:fldCharType="separate"/>
      </w:r>
      <w:r>
        <w:rPr>
          <w:noProof/>
        </w:rPr>
        <w:t>227</w:t>
      </w:r>
      <w:r>
        <w:rPr>
          <w:noProof/>
        </w:rPr>
        <w:fldChar w:fldCharType="end"/>
      </w:r>
    </w:p>
    <w:p w14:paraId="05AF21B5" w14:textId="153F8038" w:rsidR="00C340F8" w:rsidRDefault="00C340F8">
      <w:pPr>
        <w:pStyle w:val="TableofFigures"/>
        <w:rPr>
          <w:rFonts w:asciiTheme="minorHAnsi" w:eastAsiaTheme="minorEastAsia" w:hAnsiTheme="minorHAnsi" w:cstheme="minorBidi"/>
          <w:noProof/>
          <w:spacing w:val="0"/>
          <w:sz w:val="22"/>
          <w:szCs w:val="22"/>
          <w:lang w:val="en-US" w:eastAsia="en-US"/>
        </w:rPr>
      </w:pPr>
      <w:r w:rsidRPr="00452661">
        <w:rPr>
          <w:noProof/>
          <w:lang w:val="en-US"/>
        </w:rPr>
        <w:t>Figure C.3 – UML model for class and class properties</w:t>
      </w:r>
      <w:r>
        <w:rPr>
          <w:noProof/>
        </w:rPr>
        <w:tab/>
      </w:r>
      <w:r>
        <w:rPr>
          <w:noProof/>
        </w:rPr>
        <w:fldChar w:fldCharType="begin"/>
      </w:r>
      <w:r>
        <w:rPr>
          <w:noProof/>
        </w:rPr>
        <w:instrText xml:space="preserve"> PAGEREF _Toc478492578 \h </w:instrText>
      </w:r>
      <w:r>
        <w:rPr>
          <w:noProof/>
        </w:rPr>
      </w:r>
      <w:r>
        <w:rPr>
          <w:noProof/>
        </w:rPr>
        <w:fldChar w:fldCharType="separate"/>
      </w:r>
      <w:r>
        <w:rPr>
          <w:noProof/>
        </w:rPr>
        <w:t>227</w:t>
      </w:r>
      <w:r>
        <w:rPr>
          <w:noProof/>
        </w:rPr>
        <w:fldChar w:fldCharType="end"/>
      </w:r>
    </w:p>
    <w:p w14:paraId="2AACE224" w14:textId="310EBA6C" w:rsidR="00C340F8" w:rsidRDefault="00C340F8">
      <w:pPr>
        <w:pStyle w:val="TableofFigures"/>
        <w:rPr>
          <w:rFonts w:asciiTheme="minorHAnsi" w:eastAsiaTheme="minorEastAsia" w:hAnsiTheme="minorHAnsi" w:cstheme="minorBidi"/>
          <w:noProof/>
          <w:spacing w:val="0"/>
          <w:sz w:val="22"/>
          <w:szCs w:val="22"/>
          <w:lang w:val="en-US" w:eastAsia="en-US"/>
        </w:rPr>
      </w:pPr>
      <w:r w:rsidRPr="00452661">
        <w:rPr>
          <w:noProof/>
          <w:lang w:val="en-US"/>
        </w:rPr>
        <w:t>Figure C.4 – Class property</w:t>
      </w:r>
      <w:r>
        <w:rPr>
          <w:noProof/>
        </w:rPr>
        <w:tab/>
      </w:r>
      <w:r>
        <w:rPr>
          <w:noProof/>
        </w:rPr>
        <w:fldChar w:fldCharType="begin"/>
      </w:r>
      <w:r>
        <w:rPr>
          <w:noProof/>
        </w:rPr>
        <w:instrText xml:space="preserve"> PAGEREF _Toc478492579 \h </w:instrText>
      </w:r>
      <w:r>
        <w:rPr>
          <w:noProof/>
        </w:rPr>
      </w:r>
      <w:r>
        <w:rPr>
          <w:noProof/>
        </w:rPr>
        <w:fldChar w:fldCharType="separate"/>
      </w:r>
      <w:r>
        <w:rPr>
          <w:noProof/>
        </w:rPr>
        <w:t>228</w:t>
      </w:r>
      <w:r>
        <w:rPr>
          <w:noProof/>
        </w:rPr>
        <w:fldChar w:fldCharType="end"/>
      </w:r>
    </w:p>
    <w:p w14:paraId="456C3A32" w14:textId="359D5705" w:rsidR="00C340F8" w:rsidRDefault="00C340F8">
      <w:pPr>
        <w:pStyle w:val="TableofFigures"/>
        <w:rPr>
          <w:rFonts w:asciiTheme="minorHAnsi" w:eastAsiaTheme="minorEastAsia" w:hAnsiTheme="minorHAnsi" w:cstheme="minorBidi"/>
          <w:noProof/>
          <w:spacing w:val="0"/>
          <w:sz w:val="22"/>
          <w:szCs w:val="22"/>
          <w:lang w:val="en-US" w:eastAsia="en-US"/>
        </w:rPr>
      </w:pPr>
      <w:r w:rsidRPr="00452661">
        <w:rPr>
          <w:noProof/>
          <w:lang w:val="en-US"/>
        </w:rPr>
        <w:t>Figure C.5 – Instances of a person properties</w:t>
      </w:r>
      <w:r>
        <w:rPr>
          <w:noProof/>
        </w:rPr>
        <w:tab/>
      </w:r>
      <w:r>
        <w:rPr>
          <w:noProof/>
        </w:rPr>
        <w:fldChar w:fldCharType="begin"/>
      </w:r>
      <w:r>
        <w:rPr>
          <w:noProof/>
        </w:rPr>
        <w:instrText xml:space="preserve"> PAGEREF _Toc478492580 \h </w:instrText>
      </w:r>
      <w:r>
        <w:rPr>
          <w:noProof/>
        </w:rPr>
      </w:r>
      <w:r>
        <w:rPr>
          <w:noProof/>
        </w:rPr>
        <w:fldChar w:fldCharType="separate"/>
      </w:r>
      <w:r>
        <w:rPr>
          <w:noProof/>
        </w:rPr>
        <w:t>228</w:t>
      </w:r>
      <w:r>
        <w:rPr>
          <w:noProof/>
        </w:rPr>
        <w:fldChar w:fldCharType="end"/>
      </w:r>
    </w:p>
    <w:p w14:paraId="64017611" w14:textId="3FEA660A" w:rsidR="00C340F8" w:rsidRDefault="00C340F8">
      <w:pPr>
        <w:pStyle w:val="TableofFigures"/>
        <w:rPr>
          <w:rFonts w:asciiTheme="minorHAnsi" w:eastAsiaTheme="minorEastAsia" w:hAnsiTheme="minorHAnsi" w:cstheme="minorBidi"/>
          <w:noProof/>
          <w:spacing w:val="0"/>
          <w:sz w:val="22"/>
          <w:szCs w:val="22"/>
          <w:lang w:val="en-US" w:eastAsia="en-US"/>
        </w:rPr>
      </w:pPr>
      <w:r w:rsidRPr="00452661">
        <w:rPr>
          <w:noProof/>
          <w:lang w:val="en-US"/>
        </w:rPr>
        <w:t>Figure C.6 – Instances of person and person properties</w:t>
      </w:r>
      <w:r>
        <w:rPr>
          <w:noProof/>
        </w:rPr>
        <w:tab/>
      </w:r>
      <w:r>
        <w:rPr>
          <w:noProof/>
        </w:rPr>
        <w:fldChar w:fldCharType="begin"/>
      </w:r>
      <w:r>
        <w:rPr>
          <w:noProof/>
        </w:rPr>
        <w:instrText xml:space="preserve"> PAGEREF _Toc478492581 \h </w:instrText>
      </w:r>
      <w:r>
        <w:rPr>
          <w:noProof/>
        </w:rPr>
      </w:r>
      <w:r>
        <w:rPr>
          <w:noProof/>
        </w:rPr>
        <w:fldChar w:fldCharType="separate"/>
      </w:r>
      <w:r>
        <w:rPr>
          <w:noProof/>
        </w:rPr>
        <w:t>228</w:t>
      </w:r>
      <w:r>
        <w:rPr>
          <w:noProof/>
        </w:rPr>
        <w:fldChar w:fldCharType="end"/>
      </w:r>
    </w:p>
    <w:p w14:paraId="271B4537" w14:textId="746E701E" w:rsidR="00C340F8" w:rsidRDefault="00C340F8">
      <w:pPr>
        <w:pStyle w:val="TableofFigures"/>
        <w:rPr>
          <w:rFonts w:asciiTheme="minorHAnsi" w:eastAsiaTheme="minorEastAsia" w:hAnsiTheme="minorHAnsi" w:cstheme="minorBidi"/>
          <w:noProof/>
          <w:spacing w:val="0"/>
          <w:sz w:val="22"/>
          <w:szCs w:val="22"/>
          <w:lang w:val="en-US" w:eastAsia="en-US"/>
        </w:rPr>
      </w:pPr>
      <w:r w:rsidRPr="00452661">
        <w:rPr>
          <w:noProof/>
          <w:lang w:val="en-US"/>
        </w:rPr>
        <w:t>Figure C.7 – XML schema for a person object</w:t>
      </w:r>
      <w:r>
        <w:rPr>
          <w:noProof/>
        </w:rPr>
        <w:tab/>
      </w:r>
      <w:r>
        <w:rPr>
          <w:noProof/>
        </w:rPr>
        <w:fldChar w:fldCharType="begin"/>
      </w:r>
      <w:r>
        <w:rPr>
          <w:noProof/>
        </w:rPr>
        <w:instrText xml:space="preserve"> PAGEREF _Toc478492582 \h </w:instrText>
      </w:r>
      <w:r>
        <w:rPr>
          <w:noProof/>
        </w:rPr>
      </w:r>
      <w:r>
        <w:rPr>
          <w:noProof/>
        </w:rPr>
        <w:fldChar w:fldCharType="separate"/>
      </w:r>
      <w:r>
        <w:rPr>
          <w:noProof/>
        </w:rPr>
        <w:t>231</w:t>
      </w:r>
      <w:r>
        <w:rPr>
          <w:noProof/>
        </w:rPr>
        <w:fldChar w:fldCharType="end"/>
      </w:r>
    </w:p>
    <w:p w14:paraId="5C3B1D0E" w14:textId="72DC7E46" w:rsidR="00C340F8" w:rsidRDefault="00C340F8">
      <w:pPr>
        <w:pStyle w:val="TableofFigures"/>
        <w:rPr>
          <w:rFonts w:asciiTheme="minorHAnsi" w:eastAsiaTheme="minorEastAsia" w:hAnsiTheme="minorHAnsi" w:cstheme="minorBidi"/>
          <w:noProof/>
          <w:spacing w:val="0"/>
          <w:sz w:val="22"/>
          <w:szCs w:val="22"/>
          <w:lang w:val="en-US" w:eastAsia="en-US"/>
        </w:rPr>
      </w:pPr>
      <w:r w:rsidRPr="00452661">
        <w:rPr>
          <w:noProof/>
          <w:lang w:val="en-US"/>
        </w:rPr>
        <w:t>Figure C.8 – XML schema for person properties</w:t>
      </w:r>
      <w:r>
        <w:rPr>
          <w:noProof/>
        </w:rPr>
        <w:tab/>
      </w:r>
      <w:r>
        <w:rPr>
          <w:noProof/>
        </w:rPr>
        <w:fldChar w:fldCharType="begin"/>
      </w:r>
      <w:r>
        <w:rPr>
          <w:noProof/>
        </w:rPr>
        <w:instrText xml:space="preserve"> PAGEREF _Toc478492583 \h </w:instrText>
      </w:r>
      <w:r>
        <w:rPr>
          <w:noProof/>
        </w:rPr>
      </w:r>
      <w:r>
        <w:rPr>
          <w:noProof/>
        </w:rPr>
        <w:fldChar w:fldCharType="separate"/>
      </w:r>
      <w:r>
        <w:rPr>
          <w:noProof/>
        </w:rPr>
        <w:t>231</w:t>
      </w:r>
      <w:r>
        <w:rPr>
          <w:noProof/>
        </w:rPr>
        <w:fldChar w:fldCharType="end"/>
      </w:r>
    </w:p>
    <w:p w14:paraId="62D68643" w14:textId="0A7E4888" w:rsidR="00C340F8" w:rsidRDefault="00C340F8">
      <w:pPr>
        <w:pStyle w:val="TableofFigures"/>
        <w:rPr>
          <w:rFonts w:asciiTheme="minorHAnsi" w:eastAsiaTheme="minorEastAsia" w:hAnsiTheme="minorHAnsi" w:cstheme="minorBidi"/>
          <w:noProof/>
          <w:spacing w:val="0"/>
          <w:sz w:val="22"/>
          <w:szCs w:val="22"/>
          <w:lang w:val="en-US" w:eastAsia="en-US"/>
        </w:rPr>
      </w:pPr>
      <w:r w:rsidRPr="00452661">
        <w:rPr>
          <w:noProof/>
          <w:lang w:val="en-US"/>
        </w:rPr>
        <w:t>Figure C.9 – Example of person and person property</w:t>
      </w:r>
      <w:r>
        <w:rPr>
          <w:noProof/>
        </w:rPr>
        <w:tab/>
      </w:r>
      <w:r>
        <w:rPr>
          <w:noProof/>
        </w:rPr>
        <w:fldChar w:fldCharType="begin"/>
      </w:r>
      <w:r>
        <w:rPr>
          <w:noProof/>
        </w:rPr>
        <w:instrText xml:space="preserve"> PAGEREF _Toc478492584 \h </w:instrText>
      </w:r>
      <w:r>
        <w:rPr>
          <w:noProof/>
        </w:rPr>
      </w:r>
      <w:r>
        <w:rPr>
          <w:noProof/>
        </w:rPr>
        <w:fldChar w:fldCharType="separate"/>
      </w:r>
      <w:r>
        <w:rPr>
          <w:noProof/>
        </w:rPr>
        <w:t>232</w:t>
      </w:r>
      <w:r>
        <w:rPr>
          <w:noProof/>
        </w:rPr>
        <w:fldChar w:fldCharType="end"/>
      </w:r>
    </w:p>
    <w:p w14:paraId="5AE9B2EC" w14:textId="18ABAD45" w:rsidR="00C340F8" w:rsidRDefault="00C340F8">
      <w:pPr>
        <w:pStyle w:val="TableofFigures"/>
        <w:rPr>
          <w:rFonts w:asciiTheme="minorHAnsi" w:eastAsiaTheme="minorEastAsia" w:hAnsiTheme="minorHAnsi" w:cstheme="minorBidi"/>
          <w:noProof/>
          <w:spacing w:val="0"/>
          <w:sz w:val="22"/>
          <w:szCs w:val="22"/>
          <w:lang w:val="en-US" w:eastAsia="en-US"/>
        </w:rPr>
      </w:pPr>
      <w:r w:rsidRPr="00452661">
        <w:rPr>
          <w:noProof/>
          <w:lang w:val="en-US"/>
        </w:rPr>
        <w:t>Figure C.10 – Example of person class information</w:t>
      </w:r>
      <w:r>
        <w:rPr>
          <w:noProof/>
        </w:rPr>
        <w:tab/>
      </w:r>
      <w:r>
        <w:rPr>
          <w:noProof/>
        </w:rPr>
        <w:fldChar w:fldCharType="begin"/>
      </w:r>
      <w:r>
        <w:rPr>
          <w:noProof/>
        </w:rPr>
        <w:instrText xml:space="preserve"> PAGEREF _Toc478492585 \h </w:instrText>
      </w:r>
      <w:r>
        <w:rPr>
          <w:noProof/>
        </w:rPr>
      </w:r>
      <w:r>
        <w:rPr>
          <w:noProof/>
        </w:rPr>
        <w:fldChar w:fldCharType="separate"/>
      </w:r>
      <w:r>
        <w:rPr>
          <w:noProof/>
        </w:rPr>
        <w:t>232</w:t>
      </w:r>
      <w:r>
        <w:rPr>
          <w:noProof/>
        </w:rPr>
        <w:fldChar w:fldCharType="end"/>
      </w:r>
    </w:p>
    <w:p w14:paraId="5281E7DE" w14:textId="343583A9" w:rsidR="00C340F8" w:rsidRDefault="00C340F8">
      <w:pPr>
        <w:pStyle w:val="TableofFigures"/>
        <w:rPr>
          <w:rFonts w:asciiTheme="minorHAnsi" w:eastAsiaTheme="minorEastAsia" w:hAnsiTheme="minorHAnsi" w:cstheme="minorBidi"/>
          <w:noProof/>
          <w:spacing w:val="0"/>
          <w:sz w:val="22"/>
          <w:szCs w:val="22"/>
          <w:lang w:val="en-US" w:eastAsia="en-US"/>
        </w:rPr>
      </w:pPr>
      <w:r w:rsidRPr="00452661">
        <w:rPr>
          <w:noProof/>
          <w:lang w:val="en-US"/>
        </w:rPr>
        <w:t>Figure C.11 – Adaptor to map different property IDs and values</w:t>
      </w:r>
      <w:r>
        <w:rPr>
          <w:noProof/>
        </w:rPr>
        <w:tab/>
      </w:r>
      <w:r>
        <w:rPr>
          <w:noProof/>
        </w:rPr>
        <w:fldChar w:fldCharType="begin"/>
      </w:r>
      <w:r>
        <w:rPr>
          <w:noProof/>
        </w:rPr>
        <w:instrText xml:space="preserve"> PAGEREF _Toc478492586 \h </w:instrText>
      </w:r>
      <w:r>
        <w:rPr>
          <w:noProof/>
        </w:rPr>
      </w:r>
      <w:r>
        <w:rPr>
          <w:noProof/>
        </w:rPr>
        <w:fldChar w:fldCharType="separate"/>
      </w:r>
      <w:r>
        <w:rPr>
          <w:noProof/>
        </w:rPr>
        <w:t>232</w:t>
      </w:r>
      <w:r>
        <w:rPr>
          <w:noProof/>
        </w:rPr>
        <w:fldChar w:fldCharType="end"/>
      </w:r>
    </w:p>
    <w:p w14:paraId="5CA90B36" w14:textId="4181AD24" w:rsidR="00C340F8" w:rsidRDefault="00C340F8">
      <w:pPr>
        <w:pStyle w:val="TableofFigures"/>
        <w:rPr>
          <w:rFonts w:asciiTheme="minorHAnsi" w:eastAsiaTheme="minorEastAsia" w:hAnsiTheme="minorHAnsi" w:cstheme="minorBidi"/>
          <w:noProof/>
          <w:spacing w:val="0"/>
          <w:sz w:val="22"/>
          <w:szCs w:val="22"/>
          <w:lang w:val="en-US" w:eastAsia="en-US"/>
        </w:rPr>
      </w:pPr>
      <w:r w:rsidRPr="00452661">
        <w:rPr>
          <w:noProof/>
          <w:lang w:val="en-US"/>
        </w:rPr>
        <w:lastRenderedPageBreak/>
        <w:t>Figure E.1 – Class and property IDs used to identify elements</w:t>
      </w:r>
      <w:r>
        <w:rPr>
          <w:noProof/>
        </w:rPr>
        <w:tab/>
      </w:r>
      <w:r>
        <w:rPr>
          <w:noProof/>
        </w:rPr>
        <w:fldChar w:fldCharType="begin"/>
      </w:r>
      <w:r>
        <w:rPr>
          <w:noProof/>
        </w:rPr>
        <w:instrText xml:space="preserve"> PAGEREF _Toc478492587 \h </w:instrText>
      </w:r>
      <w:r>
        <w:rPr>
          <w:noProof/>
        </w:rPr>
      </w:r>
      <w:r>
        <w:rPr>
          <w:noProof/>
        </w:rPr>
        <w:fldChar w:fldCharType="separate"/>
      </w:r>
      <w:r>
        <w:rPr>
          <w:noProof/>
        </w:rPr>
        <w:t>245</w:t>
      </w:r>
      <w:r>
        <w:rPr>
          <w:noProof/>
        </w:rPr>
        <w:fldChar w:fldCharType="end"/>
      </w:r>
    </w:p>
    <w:p w14:paraId="5C1FEF1B" w14:textId="00C07C20" w:rsidR="00C340F8" w:rsidRDefault="00C340F8">
      <w:pPr>
        <w:pStyle w:val="TableofFigures"/>
        <w:rPr>
          <w:rFonts w:asciiTheme="minorHAnsi" w:eastAsiaTheme="minorEastAsia" w:hAnsiTheme="minorHAnsi" w:cstheme="minorBidi"/>
          <w:noProof/>
          <w:spacing w:val="0"/>
          <w:sz w:val="22"/>
          <w:szCs w:val="22"/>
          <w:lang w:val="en-US" w:eastAsia="en-US"/>
        </w:rPr>
      </w:pPr>
      <w:r w:rsidRPr="00452661">
        <w:rPr>
          <w:noProof/>
          <w:lang w:val="en-US"/>
        </w:rPr>
        <w:t xml:space="preserve">Figure E.2 – A </w:t>
      </w:r>
      <w:r>
        <w:rPr>
          <w:noProof/>
        </w:rPr>
        <w:t>property</w:t>
      </w:r>
      <w:r w:rsidRPr="00452661">
        <w:rPr>
          <w:noProof/>
          <w:lang w:val="en-US"/>
        </w:rPr>
        <w:t xml:space="preserve"> defining overlapping subsets of the capability</w:t>
      </w:r>
      <w:r>
        <w:rPr>
          <w:noProof/>
        </w:rPr>
        <w:tab/>
      </w:r>
      <w:r>
        <w:rPr>
          <w:noProof/>
        </w:rPr>
        <w:fldChar w:fldCharType="begin"/>
      </w:r>
      <w:r>
        <w:rPr>
          <w:noProof/>
        </w:rPr>
        <w:instrText xml:space="preserve"> PAGEREF _Toc478492588 \h </w:instrText>
      </w:r>
      <w:r>
        <w:rPr>
          <w:noProof/>
        </w:rPr>
      </w:r>
      <w:r>
        <w:rPr>
          <w:noProof/>
        </w:rPr>
        <w:fldChar w:fldCharType="separate"/>
      </w:r>
      <w:r>
        <w:rPr>
          <w:noProof/>
        </w:rPr>
        <w:t>247</w:t>
      </w:r>
      <w:r>
        <w:rPr>
          <w:noProof/>
        </w:rPr>
        <w:fldChar w:fldCharType="end"/>
      </w:r>
    </w:p>
    <w:p w14:paraId="5024CC81" w14:textId="536C3071" w:rsidR="00C340F8" w:rsidRDefault="00C340F8">
      <w:pPr>
        <w:pStyle w:val="TableofFigures"/>
        <w:rPr>
          <w:rFonts w:asciiTheme="minorHAnsi" w:eastAsiaTheme="minorEastAsia" w:hAnsiTheme="minorHAnsi" w:cstheme="minorBidi"/>
          <w:noProof/>
          <w:spacing w:val="0"/>
          <w:sz w:val="22"/>
          <w:szCs w:val="22"/>
          <w:lang w:val="en-US" w:eastAsia="en-US"/>
        </w:rPr>
      </w:pPr>
      <w:r w:rsidRPr="00452661">
        <w:rPr>
          <w:noProof/>
          <w:lang w:val="en-US"/>
        </w:rPr>
        <w:t>Figure E.3 – Routing for a product</w:t>
      </w:r>
      <w:r>
        <w:rPr>
          <w:noProof/>
        </w:rPr>
        <w:tab/>
      </w:r>
      <w:r>
        <w:rPr>
          <w:noProof/>
        </w:rPr>
        <w:fldChar w:fldCharType="begin"/>
      </w:r>
      <w:r>
        <w:rPr>
          <w:noProof/>
        </w:rPr>
        <w:instrText xml:space="preserve"> PAGEREF _Toc478492589 \h </w:instrText>
      </w:r>
      <w:r>
        <w:rPr>
          <w:noProof/>
        </w:rPr>
      </w:r>
      <w:r>
        <w:rPr>
          <w:noProof/>
        </w:rPr>
        <w:fldChar w:fldCharType="separate"/>
      </w:r>
      <w:r>
        <w:rPr>
          <w:noProof/>
        </w:rPr>
        <w:t>248</w:t>
      </w:r>
      <w:r>
        <w:rPr>
          <w:noProof/>
        </w:rPr>
        <w:fldChar w:fldCharType="end"/>
      </w:r>
    </w:p>
    <w:p w14:paraId="2EC647B5" w14:textId="732CE592" w:rsidR="00C340F8" w:rsidRDefault="00C340F8">
      <w:pPr>
        <w:pStyle w:val="TableofFigures"/>
        <w:rPr>
          <w:rFonts w:asciiTheme="minorHAnsi" w:eastAsiaTheme="minorEastAsia" w:hAnsiTheme="minorHAnsi" w:cstheme="minorBidi"/>
          <w:noProof/>
          <w:spacing w:val="0"/>
          <w:sz w:val="22"/>
          <w:szCs w:val="22"/>
          <w:lang w:val="en-US" w:eastAsia="en-US"/>
        </w:rPr>
      </w:pPr>
      <w:r w:rsidRPr="00452661">
        <w:rPr>
          <w:noProof/>
          <w:lang w:val="en-US"/>
        </w:rPr>
        <w:t>Figure E.4 – Routing with co-products and material dependencies</w:t>
      </w:r>
      <w:r>
        <w:rPr>
          <w:noProof/>
        </w:rPr>
        <w:tab/>
      </w:r>
      <w:r>
        <w:rPr>
          <w:noProof/>
        </w:rPr>
        <w:fldChar w:fldCharType="begin"/>
      </w:r>
      <w:r>
        <w:rPr>
          <w:noProof/>
        </w:rPr>
        <w:instrText xml:space="preserve"> PAGEREF _Toc478492590 \h </w:instrText>
      </w:r>
      <w:r>
        <w:rPr>
          <w:noProof/>
        </w:rPr>
      </w:r>
      <w:r>
        <w:rPr>
          <w:noProof/>
        </w:rPr>
        <w:fldChar w:fldCharType="separate"/>
      </w:r>
      <w:r>
        <w:rPr>
          <w:noProof/>
        </w:rPr>
        <w:t>249</w:t>
      </w:r>
      <w:r>
        <w:rPr>
          <w:noProof/>
        </w:rPr>
        <w:fldChar w:fldCharType="end"/>
      </w:r>
    </w:p>
    <w:p w14:paraId="07B9B23D" w14:textId="711CC05F" w:rsidR="00C340F8" w:rsidRDefault="00C340F8">
      <w:pPr>
        <w:pStyle w:val="TableofFigures"/>
        <w:rPr>
          <w:rFonts w:asciiTheme="minorHAnsi" w:eastAsiaTheme="minorEastAsia" w:hAnsiTheme="minorHAnsi" w:cstheme="minorBidi"/>
          <w:noProof/>
          <w:spacing w:val="0"/>
          <w:sz w:val="22"/>
          <w:szCs w:val="22"/>
          <w:lang w:val="en-US" w:eastAsia="en-US"/>
        </w:rPr>
      </w:pPr>
      <w:r w:rsidRPr="00452661">
        <w:rPr>
          <w:noProof/>
          <w:lang w:val="en-US"/>
        </w:rPr>
        <w:t>Figure E.5 – Product and process capability relationships</w:t>
      </w:r>
      <w:r>
        <w:rPr>
          <w:noProof/>
        </w:rPr>
        <w:tab/>
      </w:r>
      <w:r>
        <w:rPr>
          <w:noProof/>
        </w:rPr>
        <w:fldChar w:fldCharType="begin"/>
      </w:r>
      <w:r>
        <w:rPr>
          <w:noProof/>
        </w:rPr>
        <w:instrText xml:space="preserve"> PAGEREF _Toc478492591 \h </w:instrText>
      </w:r>
      <w:r>
        <w:rPr>
          <w:noProof/>
        </w:rPr>
      </w:r>
      <w:r>
        <w:rPr>
          <w:noProof/>
        </w:rPr>
        <w:fldChar w:fldCharType="separate"/>
      </w:r>
      <w:r>
        <w:rPr>
          <w:noProof/>
        </w:rPr>
        <w:t>250</w:t>
      </w:r>
      <w:r>
        <w:rPr>
          <w:noProof/>
        </w:rPr>
        <w:fldChar w:fldCharType="end"/>
      </w:r>
    </w:p>
    <w:p w14:paraId="79F78C92" w14:textId="6FFBEC96" w:rsidR="00C340F8" w:rsidRDefault="00C340F8">
      <w:pPr>
        <w:pStyle w:val="TableofFigures"/>
        <w:rPr>
          <w:rFonts w:asciiTheme="minorHAnsi" w:eastAsiaTheme="minorEastAsia" w:hAnsiTheme="minorHAnsi" w:cstheme="minorBidi"/>
          <w:noProof/>
          <w:spacing w:val="0"/>
          <w:sz w:val="22"/>
          <w:szCs w:val="22"/>
          <w:lang w:val="en-US" w:eastAsia="en-US"/>
        </w:rPr>
      </w:pPr>
      <w:r w:rsidRPr="00452661">
        <w:rPr>
          <w:noProof/>
          <w:lang w:val="en-US"/>
        </w:rPr>
        <w:t>Figure E.6 – Time-based dependencies</w:t>
      </w:r>
      <w:r>
        <w:rPr>
          <w:noProof/>
        </w:rPr>
        <w:tab/>
      </w:r>
      <w:r>
        <w:rPr>
          <w:noProof/>
        </w:rPr>
        <w:fldChar w:fldCharType="begin"/>
      </w:r>
      <w:r>
        <w:rPr>
          <w:noProof/>
        </w:rPr>
        <w:instrText xml:space="preserve"> PAGEREF _Toc478492592 \h </w:instrText>
      </w:r>
      <w:r>
        <w:rPr>
          <w:noProof/>
        </w:rPr>
      </w:r>
      <w:r>
        <w:rPr>
          <w:noProof/>
        </w:rPr>
        <w:fldChar w:fldCharType="separate"/>
      </w:r>
      <w:r>
        <w:rPr>
          <w:noProof/>
        </w:rPr>
        <w:t>251</w:t>
      </w:r>
      <w:r>
        <w:rPr>
          <w:noProof/>
        </w:rPr>
        <w:fldChar w:fldCharType="end"/>
      </w:r>
    </w:p>
    <w:p w14:paraId="28D8C902" w14:textId="2905F0E2" w:rsidR="00C340F8" w:rsidRDefault="00C340F8">
      <w:pPr>
        <w:pStyle w:val="TableofFigures"/>
        <w:rPr>
          <w:rFonts w:asciiTheme="minorHAnsi" w:eastAsiaTheme="minorEastAsia" w:hAnsiTheme="minorHAnsi" w:cstheme="minorBidi"/>
          <w:noProof/>
          <w:spacing w:val="0"/>
          <w:sz w:val="22"/>
          <w:szCs w:val="22"/>
          <w:lang w:val="en-US" w:eastAsia="en-US"/>
        </w:rPr>
      </w:pPr>
      <w:r w:rsidRPr="00452661">
        <w:rPr>
          <w:noProof/>
          <w:lang w:val="en-US"/>
        </w:rPr>
        <w:t>Figure E.7 – Mixed operation example</w:t>
      </w:r>
      <w:r>
        <w:rPr>
          <w:noProof/>
        </w:rPr>
        <w:tab/>
      </w:r>
      <w:r>
        <w:rPr>
          <w:noProof/>
        </w:rPr>
        <w:fldChar w:fldCharType="begin"/>
      </w:r>
      <w:r>
        <w:rPr>
          <w:noProof/>
        </w:rPr>
        <w:instrText xml:space="preserve"> PAGEREF _Toc478492593 \h </w:instrText>
      </w:r>
      <w:r>
        <w:rPr>
          <w:noProof/>
        </w:rPr>
      </w:r>
      <w:r>
        <w:rPr>
          <w:noProof/>
        </w:rPr>
        <w:fldChar w:fldCharType="separate"/>
      </w:r>
      <w:r>
        <w:rPr>
          <w:noProof/>
        </w:rPr>
        <w:t>254</w:t>
      </w:r>
      <w:r>
        <w:rPr>
          <w:noProof/>
        </w:rPr>
        <w:fldChar w:fldCharType="end"/>
      </w:r>
    </w:p>
    <w:p w14:paraId="1FA410E5" w14:textId="3CACC25F" w:rsidR="00C340F8" w:rsidRDefault="00C340F8">
      <w:pPr>
        <w:pStyle w:val="TableofFigures"/>
        <w:rPr>
          <w:rFonts w:asciiTheme="minorHAnsi" w:eastAsiaTheme="minorEastAsia" w:hAnsiTheme="minorHAnsi" w:cstheme="minorBidi"/>
          <w:noProof/>
          <w:spacing w:val="0"/>
          <w:sz w:val="22"/>
          <w:szCs w:val="22"/>
          <w:lang w:val="en-US" w:eastAsia="en-US"/>
        </w:rPr>
      </w:pPr>
      <w:r w:rsidRPr="00452661">
        <w:rPr>
          <w:noProof/>
          <w:lang w:val="en-US"/>
        </w:rPr>
        <w:t>Figure F.1 – Enterprise to manufacturing system abstract information flows</w:t>
      </w:r>
      <w:r>
        <w:rPr>
          <w:noProof/>
        </w:rPr>
        <w:tab/>
      </w:r>
      <w:r>
        <w:rPr>
          <w:noProof/>
        </w:rPr>
        <w:fldChar w:fldCharType="begin"/>
      </w:r>
      <w:r>
        <w:rPr>
          <w:noProof/>
        </w:rPr>
        <w:instrText xml:space="preserve"> PAGEREF _Toc478492594 \h </w:instrText>
      </w:r>
      <w:r>
        <w:rPr>
          <w:noProof/>
        </w:rPr>
      </w:r>
      <w:r>
        <w:rPr>
          <w:noProof/>
        </w:rPr>
        <w:fldChar w:fldCharType="separate"/>
      </w:r>
      <w:r>
        <w:rPr>
          <w:noProof/>
        </w:rPr>
        <w:t>256</w:t>
      </w:r>
      <w:r>
        <w:rPr>
          <w:noProof/>
        </w:rPr>
        <w:fldChar w:fldCharType="end"/>
      </w:r>
    </w:p>
    <w:p w14:paraId="7428D963" w14:textId="4965A5E3" w:rsidR="00C340F8" w:rsidRDefault="00C340F8">
      <w:pPr>
        <w:pStyle w:val="TableofFigures"/>
        <w:rPr>
          <w:rFonts w:asciiTheme="minorHAnsi" w:eastAsiaTheme="minorEastAsia" w:hAnsiTheme="minorHAnsi" w:cstheme="minorBidi"/>
          <w:noProof/>
          <w:spacing w:val="0"/>
          <w:sz w:val="22"/>
          <w:szCs w:val="22"/>
          <w:lang w:val="en-US" w:eastAsia="en-US"/>
        </w:rPr>
      </w:pPr>
      <w:r w:rsidRPr="00452661">
        <w:rPr>
          <w:noProof/>
          <w:lang w:val="en-US"/>
        </w:rPr>
        <w:t>Figure F.2 – Abstract information flows among multiple systems</w:t>
      </w:r>
      <w:r>
        <w:rPr>
          <w:noProof/>
        </w:rPr>
        <w:tab/>
      </w:r>
      <w:r>
        <w:rPr>
          <w:noProof/>
        </w:rPr>
        <w:fldChar w:fldCharType="begin"/>
      </w:r>
      <w:r>
        <w:rPr>
          <w:noProof/>
        </w:rPr>
        <w:instrText xml:space="preserve"> PAGEREF _Toc478492595 \h </w:instrText>
      </w:r>
      <w:r>
        <w:rPr>
          <w:noProof/>
        </w:rPr>
      </w:r>
      <w:r>
        <w:rPr>
          <w:noProof/>
        </w:rPr>
        <w:fldChar w:fldCharType="separate"/>
      </w:r>
      <w:r>
        <w:rPr>
          <w:noProof/>
        </w:rPr>
        <w:t>257</w:t>
      </w:r>
      <w:r>
        <w:rPr>
          <w:noProof/>
        </w:rPr>
        <w:fldChar w:fldCharType="end"/>
      </w:r>
    </w:p>
    <w:p w14:paraId="654B3AB7" w14:textId="3DD449F9" w:rsidR="00E50B98" w:rsidRPr="004959F0" w:rsidRDefault="004959F0" w:rsidP="008B6AC7">
      <w:pPr>
        <w:pStyle w:val="TOC1"/>
      </w:pPr>
      <w:r>
        <w:fldChar w:fldCharType="end"/>
      </w:r>
    </w:p>
    <w:p w14:paraId="12187B64" w14:textId="77777777" w:rsidR="00CB7EC0" w:rsidRPr="007C0FDC" w:rsidRDefault="00CB7EC0" w:rsidP="007C0FDC">
      <w:pPr>
        <w:pStyle w:val="MAIN-TITLE"/>
        <w:rPr>
          <w:b w:val="0"/>
          <w:lang w:val="en-US"/>
        </w:rPr>
      </w:pPr>
      <w:r w:rsidRPr="001C220C">
        <w:rPr>
          <w:lang w:val="en-US"/>
        </w:rPr>
        <w:br w:type="page"/>
      </w:r>
      <w:bookmarkStart w:id="2" w:name="_Toc402321106"/>
      <w:bookmarkStart w:id="3" w:name="_Toc466451477"/>
      <w:r w:rsidR="001F24A0">
        <w:rPr>
          <w:b w:val="0"/>
          <w:lang w:val="en-US"/>
        </w:rPr>
        <w:lastRenderedPageBreak/>
        <w:t>International Society of Automation</w:t>
      </w:r>
    </w:p>
    <w:p w14:paraId="504256F0" w14:textId="77777777" w:rsidR="007C0FDC" w:rsidRPr="007C0FDC" w:rsidRDefault="007C0FDC" w:rsidP="007C0FDC">
      <w:pPr>
        <w:pStyle w:val="MAIN-TITLE"/>
        <w:rPr>
          <w:b w:val="0"/>
          <w:spacing w:val="-8"/>
          <w:lang w:val="en-US"/>
        </w:rPr>
      </w:pPr>
      <w:r w:rsidRPr="007C0FDC">
        <w:rPr>
          <w:b w:val="0"/>
          <w:spacing w:val="-8"/>
          <w:lang w:val="en-US"/>
        </w:rPr>
        <w:t>_____________</w:t>
      </w:r>
    </w:p>
    <w:p w14:paraId="1C0E0417" w14:textId="77777777" w:rsidR="007C0FDC" w:rsidRPr="00595F6B" w:rsidRDefault="007C0FDC" w:rsidP="00595F6B">
      <w:pPr>
        <w:pStyle w:val="MAIN-TITLE"/>
      </w:pPr>
    </w:p>
    <w:p w14:paraId="60BFA418" w14:textId="77777777" w:rsidR="00CB7EC0" w:rsidRPr="00595F6B" w:rsidRDefault="00CB7EC0" w:rsidP="00595F6B">
      <w:pPr>
        <w:pStyle w:val="MAIN-TITLE"/>
      </w:pPr>
      <w:r w:rsidRPr="00595F6B">
        <w:t>ENTERPRISE-CONTROL SYSTEM INTEGRATION –</w:t>
      </w:r>
      <w:r w:rsidR="007C0FDC" w:rsidRPr="00595F6B">
        <w:t xml:space="preserve"> </w:t>
      </w:r>
    </w:p>
    <w:p w14:paraId="33072056" w14:textId="77777777" w:rsidR="00CB7EC0" w:rsidRPr="00595F6B" w:rsidRDefault="00CB7EC0" w:rsidP="00595F6B">
      <w:pPr>
        <w:pStyle w:val="MAIN-TITLE"/>
      </w:pPr>
    </w:p>
    <w:p w14:paraId="33704122" w14:textId="77777777" w:rsidR="00CB7EC0" w:rsidRDefault="00CA4DA2" w:rsidP="00595F6B">
      <w:pPr>
        <w:pStyle w:val="MAIN-TITLE"/>
      </w:pPr>
      <w:r w:rsidRPr="00595F6B">
        <w:t>Part 2: Objects and</w:t>
      </w:r>
      <w:r w:rsidR="00CB7EC0" w:rsidRPr="00595F6B">
        <w:t xml:space="preserve"> attributes</w:t>
      </w:r>
      <w:r w:rsidR="00257BF3" w:rsidRPr="00595F6B">
        <w:t xml:space="preserve"> for enterprise-control system integration</w:t>
      </w:r>
    </w:p>
    <w:p w14:paraId="747F9089" w14:textId="446F684E" w:rsidR="001F24A0" w:rsidRPr="00595F6B" w:rsidRDefault="0011027F" w:rsidP="00595F6B">
      <w:pPr>
        <w:pStyle w:val="MAIN-TITLE"/>
      </w:pPr>
      <w:r>
        <w:t>ed3 – C</w:t>
      </w:r>
      <w:r w:rsidR="001F24A0">
        <w:t>D01</w:t>
      </w:r>
    </w:p>
    <w:p w14:paraId="5CD8DA25" w14:textId="77777777" w:rsidR="00CB7EC0" w:rsidRPr="00595F6B" w:rsidRDefault="00CB7EC0" w:rsidP="00595F6B">
      <w:pPr>
        <w:pStyle w:val="MAIN-TITLE"/>
      </w:pPr>
    </w:p>
    <w:p w14:paraId="06359962" w14:textId="77777777" w:rsidR="007C0FDC" w:rsidRPr="00595F6B" w:rsidRDefault="007C0FDC" w:rsidP="00595F6B">
      <w:pPr>
        <w:pStyle w:val="MAIN-TITLE"/>
      </w:pPr>
    </w:p>
    <w:p w14:paraId="5149F335" w14:textId="77777777" w:rsidR="00595F6B" w:rsidRPr="008B6AC7" w:rsidRDefault="00595F6B" w:rsidP="008B6AC7">
      <w:pPr>
        <w:pStyle w:val="Heading1"/>
        <w:numPr>
          <w:ilvl w:val="0"/>
          <w:numId w:val="0"/>
        </w:numPr>
        <w:ind w:left="397" w:hanging="397"/>
        <w:jc w:val="center"/>
        <w:rPr>
          <w:b w:val="0"/>
        </w:rPr>
      </w:pPr>
      <w:bookmarkStart w:id="4" w:name="_Toc478492200"/>
      <w:r w:rsidRPr="008B6AC7">
        <w:rPr>
          <w:b w:val="0"/>
        </w:rPr>
        <w:t>FOREWORD</w:t>
      </w:r>
      <w:bookmarkEnd w:id="4"/>
    </w:p>
    <w:p w14:paraId="1D041159" w14:textId="77777777" w:rsidR="001F24A0" w:rsidRPr="001C220C" w:rsidRDefault="001F24A0" w:rsidP="001F24A0">
      <w:pPr>
        <w:pStyle w:val="PARAGRAPH"/>
        <w:rPr>
          <w:lang w:val="en-US"/>
        </w:rPr>
      </w:pPr>
      <w:bookmarkStart w:id="5" w:name="_Toc315502182"/>
      <w:bookmarkStart w:id="6" w:name="_Toc315502239"/>
      <w:bookmarkStart w:id="7" w:name="_Toc315502254"/>
      <w:bookmarkStart w:id="8" w:name="_Toc402321107"/>
      <w:bookmarkStart w:id="9" w:name="_Toc466451478"/>
      <w:bookmarkEnd w:id="2"/>
      <w:bookmarkEnd w:id="3"/>
      <w:r w:rsidRPr="001C220C">
        <w:rPr>
          <w:lang w:val="en-US"/>
        </w:rPr>
        <w:t>This standard is Part 2 of a multi-part set of standards that defines the interfaces between enterprise activities and control activities. It follows ANSI/ISA-95.00.01-20</w:t>
      </w:r>
      <w:r>
        <w:rPr>
          <w:lang w:val="en-US"/>
        </w:rPr>
        <w:t>1</w:t>
      </w:r>
      <w:r w:rsidRPr="001C220C">
        <w:rPr>
          <w:lang w:val="en-US"/>
        </w:rPr>
        <w:t>0</w:t>
      </w:r>
      <w:r w:rsidR="00ED1214">
        <w:rPr>
          <w:lang w:val="en-US"/>
        </w:rPr>
        <w:t xml:space="preserve"> (ISA-</w:t>
      </w:r>
      <w:r>
        <w:rPr>
          <w:lang w:val="en-US"/>
        </w:rPr>
        <w:t>95.00.01 Mod)</w:t>
      </w:r>
      <w:r w:rsidRPr="001C220C">
        <w:rPr>
          <w:lang w:val="en-US"/>
        </w:rPr>
        <w:t>, Enterprise-Control System Integration</w:t>
      </w:r>
      <w:r>
        <w:rPr>
          <w:lang w:val="en-US"/>
        </w:rPr>
        <w:t xml:space="preserve"> -</w:t>
      </w:r>
      <w:r w:rsidRPr="001C220C">
        <w:rPr>
          <w:lang w:val="en-US"/>
        </w:rPr>
        <w:t xml:space="preserve"> Part 1: Models and Terminology.</w:t>
      </w:r>
    </w:p>
    <w:p w14:paraId="401A35AF" w14:textId="77777777" w:rsidR="001F24A0" w:rsidRPr="001C220C" w:rsidRDefault="001F24A0" w:rsidP="001F24A0">
      <w:pPr>
        <w:pStyle w:val="PARAGRAPH"/>
        <w:rPr>
          <w:lang w:val="en-US"/>
        </w:rPr>
      </w:pPr>
      <w:r w:rsidRPr="001C220C">
        <w:rPr>
          <w:lang w:val="en-US"/>
        </w:rPr>
        <w:t>The scope of this Part 2 standard is limited to defining the details of the interface content between manufacturing control functions and other enterprise functions. The scope of this Part 2 standard is limited to the definition of object models and attributes for the information defined in Part 1. The goal is to reduce the effort, cost, and errors associated with implementing these interfaces.</w:t>
      </w:r>
    </w:p>
    <w:p w14:paraId="488A56D0" w14:textId="77777777" w:rsidR="001F24A0" w:rsidRPr="001C220C" w:rsidRDefault="001F24A0" w:rsidP="001F24A0">
      <w:pPr>
        <w:pStyle w:val="PARAGRAPH"/>
        <w:rPr>
          <w:lang w:val="en-US"/>
        </w:rPr>
      </w:pPr>
      <w:r w:rsidRPr="001C220C">
        <w:rPr>
          <w:lang w:val="en-US"/>
        </w:rPr>
        <w:t xml:space="preserve">The standard may be used to reduce the effort associated with implementing new product offerings. The goal is to have enterprise systems and control systems that interoperate and easily integrate. </w:t>
      </w:r>
    </w:p>
    <w:p w14:paraId="7E31340A" w14:textId="77777777" w:rsidR="001F24A0" w:rsidRPr="001C220C" w:rsidRDefault="001F24A0" w:rsidP="001F24A0">
      <w:pPr>
        <w:pStyle w:val="PARAGRAPH"/>
        <w:rPr>
          <w:lang w:val="en-US"/>
        </w:rPr>
      </w:pPr>
      <w:r w:rsidRPr="001C220C">
        <w:rPr>
          <w:lang w:val="en-US"/>
        </w:rPr>
        <w:t>This publication has been drafted in accordance with the ISO/IEC Directives, Part 2.  Therefore, the first three clauses present the scope of the standard, normative references, and definitions, in that order.</w:t>
      </w:r>
    </w:p>
    <w:p w14:paraId="40A6529A" w14:textId="77777777" w:rsidR="001F24A0" w:rsidRPr="001C220C" w:rsidRDefault="001F24A0" w:rsidP="001F24A0">
      <w:pPr>
        <w:pStyle w:val="PARAGRAPH"/>
        <w:rPr>
          <w:lang w:val="en-US"/>
        </w:rPr>
      </w:pPr>
      <w:r w:rsidRPr="001C220C">
        <w:rPr>
          <w:lang w:val="en-US"/>
        </w:rPr>
        <w:t>Clause 4 is informative. It describes the general information about the object models and examples defined in later clauses.</w:t>
      </w:r>
    </w:p>
    <w:p w14:paraId="47BBB83C" w14:textId="77777777" w:rsidR="001F24A0" w:rsidRPr="001C220C" w:rsidRDefault="001F24A0" w:rsidP="001F24A0">
      <w:pPr>
        <w:pStyle w:val="PARAGRAPH"/>
        <w:rPr>
          <w:lang w:val="en-US"/>
        </w:rPr>
      </w:pPr>
      <w:r w:rsidRPr="001C220C">
        <w:rPr>
          <w:lang w:val="en-US"/>
        </w:rPr>
        <w:t xml:space="preserve">Clause 5 is normative. It defines the object models and attributes of common information defined in Part 1. </w:t>
      </w:r>
    </w:p>
    <w:p w14:paraId="0797AAEB" w14:textId="77777777" w:rsidR="001F24A0" w:rsidRPr="001C220C" w:rsidRDefault="001F24A0" w:rsidP="001F24A0">
      <w:pPr>
        <w:pStyle w:val="PARAGRAPH"/>
        <w:rPr>
          <w:lang w:val="en-US"/>
        </w:rPr>
      </w:pPr>
      <w:r w:rsidRPr="001C220C">
        <w:rPr>
          <w:lang w:val="en-US"/>
        </w:rPr>
        <w:t>Clause 6 is normative. It defines the object models and attributes of operations management information defined in Part 1.</w:t>
      </w:r>
    </w:p>
    <w:p w14:paraId="6084BA08" w14:textId="77777777" w:rsidR="001F24A0" w:rsidRPr="001C220C" w:rsidRDefault="001F24A0" w:rsidP="001F24A0">
      <w:pPr>
        <w:pStyle w:val="PARAGRAPH"/>
        <w:rPr>
          <w:lang w:val="en-US"/>
        </w:rPr>
      </w:pPr>
      <w:r w:rsidRPr="001C220C">
        <w:rPr>
          <w:lang w:val="en-US"/>
        </w:rPr>
        <w:t xml:space="preserve">Clause </w:t>
      </w:r>
      <w:r>
        <w:rPr>
          <w:lang w:val="en-US"/>
        </w:rPr>
        <w:t>7</w:t>
      </w:r>
      <w:r w:rsidRPr="001C220C">
        <w:rPr>
          <w:lang w:val="en-US"/>
        </w:rPr>
        <w:t xml:space="preserve"> is informative. It defines the inter-relationships between the object models. </w:t>
      </w:r>
    </w:p>
    <w:p w14:paraId="5EE1BBBE" w14:textId="77777777" w:rsidR="001F24A0" w:rsidRPr="001C220C" w:rsidRDefault="001F24A0" w:rsidP="001F24A0">
      <w:pPr>
        <w:pStyle w:val="PARAGRAPH"/>
        <w:rPr>
          <w:lang w:val="en-US"/>
        </w:rPr>
      </w:pPr>
      <w:r w:rsidRPr="001C220C">
        <w:rPr>
          <w:lang w:val="en-US"/>
        </w:rPr>
        <w:t xml:space="preserve">Clause </w:t>
      </w:r>
      <w:r>
        <w:rPr>
          <w:lang w:val="en-US"/>
        </w:rPr>
        <w:t>8</w:t>
      </w:r>
      <w:r w:rsidRPr="001C220C">
        <w:rPr>
          <w:lang w:val="en-US"/>
        </w:rPr>
        <w:t xml:space="preserve"> is informative. It lists the objects defined in the standard as an aid to documenting conformance and compliance.</w:t>
      </w:r>
    </w:p>
    <w:p w14:paraId="14EC4503" w14:textId="77777777" w:rsidR="001F24A0" w:rsidRPr="001C220C" w:rsidRDefault="001F24A0" w:rsidP="001F24A0">
      <w:pPr>
        <w:pStyle w:val="PARAGRAPH"/>
        <w:rPr>
          <w:lang w:val="en-US"/>
        </w:rPr>
      </w:pPr>
      <w:r w:rsidRPr="001C220C">
        <w:rPr>
          <w:lang w:val="en-US"/>
        </w:rPr>
        <w:t xml:space="preserve">Clause </w:t>
      </w:r>
      <w:r>
        <w:rPr>
          <w:lang w:val="en-US"/>
        </w:rPr>
        <w:t>9</w:t>
      </w:r>
      <w:r w:rsidRPr="001C220C">
        <w:rPr>
          <w:lang w:val="en-US"/>
        </w:rPr>
        <w:t xml:space="preserve"> is normative. It defines completeness, conformance and compliance criteria associated with the objects and attributes.</w:t>
      </w:r>
    </w:p>
    <w:p w14:paraId="47204786" w14:textId="0197C09E" w:rsidR="001F24A0" w:rsidRPr="001C220C" w:rsidRDefault="001F24A0" w:rsidP="001F24A0">
      <w:pPr>
        <w:pStyle w:val="PARAGRAPH"/>
        <w:rPr>
          <w:lang w:val="en-US"/>
        </w:rPr>
      </w:pPr>
      <w:r w:rsidRPr="001C220C">
        <w:rPr>
          <w:lang w:val="en-US"/>
        </w:rPr>
        <w:t xml:space="preserve">Annex A is </w:t>
      </w:r>
      <w:r w:rsidR="001B7CC9" w:rsidRPr="001B7CC9">
        <w:rPr>
          <w:lang w:val="en-US"/>
        </w:rPr>
        <w:t>informative</w:t>
      </w:r>
      <w:r w:rsidRPr="001C220C">
        <w:rPr>
          <w:lang w:val="en-US"/>
        </w:rPr>
        <w:t xml:space="preserve">.  </w:t>
      </w:r>
    </w:p>
    <w:p w14:paraId="3C64CBCD" w14:textId="77777777" w:rsidR="001F24A0" w:rsidRPr="001C220C" w:rsidRDefault="001F24A0" w:rsidP="001F24A0">
      <w:pPr>
        <w:pStyle w:val="PARAGRAPH"/>
        <w:rPr>
          <w:lang w:val="en-US"/>
        </w:rPr>
      </w:pPr>
      <w:r w:rsidRPr="001C220C">
        <w:rPr>
          <w:lang w:val="en-US"/>
        </w:rPr>
        <w:t>Annex B is informative. It provides examples to illustrate how the models and attributes may be used.</w:t>
      </w:r>
    </w:p>
    <w:p w14:paraId="01EB5570" w14:textId="77777777" w:rsidR="001F24A0" w:rsidRPr="001C220C" w:rsidRDefault="001F24A0" w:rsidP="001F24A0">
      <w:pPr>
        <w:pStyle w:val="PARAGRAPH"/>
        <w:rPr>
          <w:lang w:val="en-US"/>
        </w:rPr>
      </w:pPr>
      <w:r w:rsidRPr="001C220C">
        <w:rPr>
          <w:lang w:val="en-US"/>
        </w:rPr>
        <w:t>Annex C is informative. It illustrates some example data sets.</w:t>
      </w:r>
    </w:p>
    <w:p w14:paraId="3C39549F" w14:textId="77777777" w:rsidR="001F24A0" w:rsidRPr="001C220C" w:rsidRDefault="001F24A0" w:rsidP="001F24A0">
      <w:pPr>
        <w:pStyle w:val="PARAGRAPH"/>
        <w:rPr>
          <w:lang w:val="en-US"/>
        </w:rPr>
      </w:pPr>
      <w:r w:rsidRPr="001C220C">
        <w:rPr>
          <w:lang w:val="en-US"/>
        </w:rPr>
        <w:t xml:space="preserve">Annex D is informative. It contains questions and answers on the use and reason for elements in the standard. </w:t>
      </w:r>
    </w:p>
    <w:p w14:paraId="7E7034AC" w14:textId="046CEF42" w:rsidR="001F24A0" w:rsidRDefault="001F24A0" w:rsidP="001F24A0">
      <w:pPr>
        <w:pStyle w:val="PARAGRAPH"/>
        <w:rPr>
          <w:lang w:val="en-US"/>
        </w:rPr>
      </w:pPr>
      <w:r w:rsidRPr="001C220C">
        <w:rPr>
          <w:lang w:val="en-US"/>
        </w:rPr>
        <w:lastRenderedPageBreak/>
        <w:t xml:space="preserve">Annex E is informative. It discusses how the standard relates to </w:t>
      </w:r>
      <w:ins w:id="10" w:author="Charles Gifford" w:date="2017-03-05T15:55:00Z">
        <w:r w:rsidR="00C03859">
          <w:rPr>
            <w:lang w:val="en-US"/>
          </w:rPr>
          <w:t xml:space="preserve">abstract </w:t>
        </w:r>
      </w:ins>
      <w:del w:id="11" w:author="Charles Gifford" w:date="2017-03-05T15:55:00Z">
        <w:r w:rsidRPr="001C220C" w:rsidDel="00C03859">
          <w:rPr>
            <w:lang w:val="en-US"/>
          </w:rPr>
          <w:delText xml:space="preserve">logical </w:delText>
        </w:r>
      </w:del>
      <w:r w:rsidRPr="001C220C">
        <w:rPr>
          <w:lang w:val="en-US"/>
        </w:rPr>
        <w:t>information flows.</w:t>
      </w:r>
    </w:p>
    <w:p w14:paraId="75907BB4" w14:textId="7ED5DEB3" w:rsidR="004432A8" w:rsidRDefault="004432A8" w:rsidP="001F24A0">
      <w:pPr>
        <w:pStyle w:val="PARAGRAPH"/>
        <w:rPr>
          <w:lang w:val="en-US"/>
        </w:rPr>
      </w:pPr>
      <w:r>
        <w:rPr>
          <w:lang w:val="en-US"/>
        </w:rPr>
        <w:t>Annex F</w:t>
      </w:r>
      <w:r w:rsidRPr="001C220C">
        <w:rPr>
          <w:lang w:val="en-US"/>
        </w:rPr>
        <w:t xml:space="preserve"> is informative. It dis</w:t>
      </w:r>
      <w:r>
        <w:rPr>
          <w:lang w:val="en-US"/>
        </w:rPr>
        <w:t>cusses how the standard relates t</w:t>
      </w:r>
      <w:r w:rsidRPr="001C220C">
        <w:rPr>
          <w:lang w:val="en-US"/>
        </w:rPr>
        <w:t xml:space="preserve">o </w:t>
      </w:r>
      <w:ins w:id="12" w:author="Charles Gifford" w:date="2017-03-05T15:55:00Z">
        <w:r w:rsidR="00C03859" w:rsidRPr="00C03859">
          <w:rPr>
            <w:lang w:val="en-US"/>
          </w:rPr>
          <w:t xml:space="preserve">abstract </w:t>
        </w:r>
      </w:ins>
      <w:del w:id="13" w:author="Charles Gifford" w:date="2017-03-05T15:55:00Z">
        <w:r w:rsidRPr="001C220C" w:rsidDel="00C03859">
          <w:rPr>
            <w:lang w:val="en-US"/>
          </w:rPr>
          <w:delText>logical</w:delText>
        </w:r>
        <w:r w:rsidDel="00C03859">
          <w:rPr>
            <w:lang w:val="en-US"/>
          </w:rPr>
          <w:delText xml:space="preserve"> </w:delText>
        </w:r>
      </w:del>
      <w:r>
        <w:rPr>
          <w:lang w:val="en-US"/>
        </w:rPr>
        <w:t xml:space="preserve">to </w:t>
      </w:r>
      <w:ins w:id="14" w:author="Charles Gifford" w:date="2017-03-05T15:55:00Z">
        <w:r w:rsidR="00C03859">
          <w:rPr>
            <w:lang w:val="en-US"/>
          </w:rPr>
          <w:t>implementation</w:t>
        </w:r>
      </w:ins>
      <w:del w:id="15" w:author="Charles Gifford" w:date="2017-03-05T15:55:00Z">
        <w:r w:rsidDel="00C03859">
          <w:rPr>
            <w:lang w:val="en-US"/>
          </w:rPr>
          <w:delText>physical</w:delText>
        </w:r>
      </w:del>
      <w:r>
        <w:rPr>
          <w:lang w:val="en-US"/>
        </w:rPr>
        <w:t xml:space="preserve"> model</w:t>
      </w:r>
      <w:ins w:id="16" w:author="Charles Gifford" w:date="2017-03-05T15:55:00Z">
        <w:r w:rsidR="00C03859">
          <w:rPr>
            <w:lang w:val="en-US"/>
          </w:rPr>
          <w:t>s</w:t>
        </w:r>
      </w:ins>
      <w:del w:id="17" w:author="Charles Gifford" w:date="2017-03-05T15:55:00Z">
        <w:r w:rsidDel="00C03859">
          <w:rPr>
            <w:lang w:val="en-US"/>
          </w:rPr>
          <w:delText xml:space="preserve"> implementations</w:delText>
        </w:r>
      </w:del>
      <w:r w:rsidRPr="001C220C">
        <w:rPr>
          <w:lang w:val="en-US"/>
        </w:rPr>
        <w:t>.</w:t>
      </w:r>
    </w:p>
    <w:p w14:paraId="31A1A452" w14:textId="5965DB5F" w:rsidR="001F24A0" w:rsidRDefault="004432A8" w:rsidP="001F24A0">
      <w:pPr>
        <w:pStyle w:val="PARAGRAPH"/>
        <w:rPr>
          <w:lang w:val="en-US"/>
        </w:rPr>
      </w:pPr>
      <w:r>
        <w:rPr>
          <w:lang w:val="en-US"/>
        </w:rPr>
        <w:t>Annex G</w:t>
      </w:r>
      <w:r w:rsidRPr="001C220C">
        <w:rPr>
          <w:lang w:val="en-US"/>
        </w:rPr>
        <w:t xml:space="preserve"> is informative. It discusses how the standard relates </w:t>
      </w:r>
      <w:r w:rsidRPr="004432A8">
        <w:rPr>
          <w:lang w:val="en-US"/>
        </w:rPr>
        <w:t xml:space="preserve">to </w:t>
      </w:r>
      <w:ins w:id="18" w:author="Charles Gifford" w:date="2017-03-05T15:55:00Z">
        <w:r w:rsidR="008F57E7" w:rsidRPr="008F57E7">
          <w:rPr>
            <w:lang w:val="en-US"/>
          </w:rPr>
          <w:t xml:space="preserve">abstract </w:t>
        </w:r>
      </w:ins>
      <w:del w:id="19" w:author="Charles Gifford" w:date="2017-03-05T15:55:00Z">
        <w:r w:rsidRPr="004432A8" w:rsidDel="008F57E7">
          <w:rPr>
            <w:lang w:val="en-US"/>
          </w:rPr>
          <w:delText xml:space="preserve">logical </w:delText>
        </w:r>
      </w:del>
      <w:r w:rsidRPr="004432A8">
        <w:rPr>
          <w:lang w:val="en-US"/>
        </w:rPr>
        <w:t>to</w:t>
      </w:r>
      <w:r>
        <w:rPr>
          <w:lang w:val="en-US"/>
        </w:rPr>
        <w:t xml:space="preserve"> </w:t>
      </w:r>
      <w:ins w:id="20" w:author="Charles Gifford" w:date="2017-03-05T15:56:00Z">
        <w:r w:rsidR="008F57E7">
          <w:rPr>
            <w:lang w:val="en-US"/>
          </w:rPr>
          <w:t xml:space="preserve">implementation </w:t>
        </w:r>
      </w:ins>
      <w:del w:id="21" w:author="Charles Gifford" w:date="2017-03-05T15:56:00Z">
        <w:r w:rsidDel="008F57E7">
          <w:rPr>
            <w:lang w:val="en-US"/>
          </w:rPr>
          <w:delText xml:space="preserve">physical </w:delText>
        </w:r>
      </w:del>
      <w:r>
        <w:rPr>
          <w:lang w:val="en-US"/>
        </w:rPr>
        <w:t>model</w:t>
      </w:r>
      <w:ins w:id="22" w:author="Charles Gifford" w:date="2017-03-05T15:56:00Z">
        <w:r w:rsidR="008F57E7">
          <w:rPr>
            <w:lang w:val="en-US"/>
          </w:rPr>
          <w:t>s</w:t>
        </w:r>
      </w:ins>
      <w:del w:id="23" w:author="Charles Gifford" w:date="2017-03-05T15:56:00Z">
        <w:r w:rsidDel="008F57E7">
          <w:rPr>
            <w:lang w:val="en-US"/>
          </w:rPr>
          <w:delText xml:space="preserve"> implementations</w:delText>
        </w:r>
      </w:del>
      <w:r w:rsidRPr="001C220C">
        <w:rPr>
          <w:lang w:val="en-US"/>
        </w:rPr>
        <w:t>.</w:t>
      </w:r>
    </w:p>
    <w:p w14:paraId="21299EC1" w14:textId="77777777" w:rsidR="00CB7EC0" w:rsidRPr="008B6AC7" w:rsidRDefault="002C07D2" w:rsidP="008B6AC7">
      <w:pPr>
        <w:pStyle w:val="Heading1"/>
        <w:numPr>
          <w:ilvl w:val="0"/>
          <w:numId w:val="0"/>
        </w:numPr>
        <w:ind w:left="397" w:hanging="397"/>
        <w:jc w:val="center"/>
        <w:rPr>
          <w:b w:val="0"/>
          <w:lang w:val="en-US"/>
        </w:rPr>
      </w:pPr>
      <w:r>
        <w:rPr>
          <w:lang w:val="en-US"/>
        </w:rPr>
        <w:br w:type="page"/>
      </w:r>
      <w:bookmarkStart w:id="24" w:name="_Toc306620061"/>
      <w:bookmarkStart w:id="25" w:name="_Toc320176864"/>
      <w:bookmarkStart w:id="26" w:name="_Toc478492201"/>
      <w:r w:rsidR="00CB7EC0" w:rsidRPr="008B6AC7">
        <w:rPr>
          <w:b w:val="0"/>
          <w:lang w:val="en-US"/>
        </w:rPr>
        <w:lastRenderedPageBreak/>
        <w:t>INTRODUCTION</w:t>
      </w:r>
      <w:bookmarkEnd w:id="5"/>
      <w:bookmarkEnd w:id="6"/>
      <w:bookmarkEnd w:id="7"/>
      <w:bookmarkEnd w:id="8"/>
      <w:bookmarkEnd w:id="9"/>
      <w:bookmarkEnd w:id="24"/>
      <w:bookmarkEnd w:id="25"/>
      <w:bookmarkEnd w:id="26"/>
    </w:p>
    <w:p w14:paraId="1C5D3F25" w14:textId="5340B595" w:rsidR="00C04757" w:rsidRPr="00C04757" w:rsidRDefault="00D1700E" w:rsidP="00C04757">
      <w:pPr>
        <w:pStyle w:val="PARAGRAPH"/>
        <w:rPr>
          <w:ins w:id="27" w:author="Charles Gifford" w:date="2017-03-28T18:52:00Z"/>
          <w:rFonts w:eastAsia="MS Mincho"/>
        </w:rPr>
      </w:pPr>
      <w:ins w:id="28" w:author="Charles Gifford" w:date="2017-03-28T18:52:00Z">
        <w:r>
          <w:rPr>
            <w:rFonts w:eastAsia="MS Mincho"/>
          </w:rPr>
          <w:t xml:space="preserve">The </w:t>
        </w:r>
      </w:ins>
      <w:ins w:id="29" w:author="Charles Gifford" w:date="2017-03-28T19:19:00Z">
        <w:r>
          <w:rPr>
            <w:rFonts w:eastAsia="MS Mincho"/>
          </w:rPr>
          <w:t>p</w:t>
        </w:r>
      </w:ins>
      <w:ins w:id="30" w:author="Charles Gifford" w:date="2017-03-28T18:52:00Z">
        <w:r w:rsidR="00C04757" w:rsidRPr="00C04757">
          <w:rPr>
            <w:rFonts w:eastAsia="MS Mincho"/>
          </w:rPr>
          <w:t>rimary updates in Part 2 CD01</w:t>
        </w:r>
      </w:ins>
      <w:ins w:id="31" w:author="Charles Gifford" w:date="2017-03-28T18:57:00Z">
        <w:r w:rsidR="00C04757">
          <w:rPr>
            <w:rFonts w:eastAsia="MS Mincho"/>
          </w:rPr>
          <w:t xml:space="preserve"> </w:t>
        </w:r>
      </w:ins>
      <w:ins w:id="32" w:author="Charles Gifford" w:date="2017-03-28T19:19:00Z">
        <w:r>
          <w:rPr>
            <w:rFonts w:eastAsia="MS Mincho"/>
          </w:rPr>
          <w:t xml:space="preserve">are listed below.  They have been </w:t>
        </w:r>
      </w:ins>
      <w:ins w:id="33" w:author="Charles Gifford" w:date="2017-03-28T18:57:00Z">
        <w:r w:rsidR="00C04757">
          <w:rPr>
            <w:rFonts w:eastAsia="MS Mincho"/>
          </w:rPr>
          <w:t>incorporated through WD01-WD04 o</w:t>
        </w:r>
      </w:ins>
      <w:ins w:id="34" w:author="Charles Gifford" w:date="2017-03-28T18:58:00Z">
        <w:r w:rsidR="00C04757">
          <w:rPr>
            <w:rFonts w:eastAsia="MS Mincho"/>
          </w:rPr>
          <w:t xml:space="preserve">ver 2 years of comments and </w:t>
        </w:r>
      </w:ins>
      <w:ins w:id="35" w:author="Charles Gifford" w:date="2017-03-28T19:20:00Z">
        <w:r w:rsidR="00C340F8">
          <w:rPr>
            <w:rFonts w:eastAsia="MS Mincho"/>
          </w:rPr>
          <w:t xml:space="preserve">discussion during </w:t>
        </w:r>
      </w:ins>
      <w:ins w:id="36" w:author="Charles Gifford" w:date="2017-03-28T18:58:00Z">
        <w:r w:rsidR="00C04757">
          <w:rPr>
            <w:rFonts w:eastAsia="MS Mincho"/>
          </w:rPr>
          <w:t xml:space="preserve">quarterly </w:t>
        </w:r>
      </w:ins>
      <w:ins w:id="37" w:author="Charles Gifford" w:date="2017-03-28T19:20:00Z">
        <w:r w:rsidR="00C340F8">
          <w:rPr>
            <w:rFonts w:eastAsia="MS Mincho"/>
          </w:rPr>
          <w:t xml:space="preserve">committee </w:t>
        </w:r>
      </w:ins>
      <w:ins w:id="38" w:author="Charles Gifford" w:date="2017-03-28T18:58:00Z">
        <w:r w:rsidR="00C04757">
          <w:rPr>
            <w:rFonts w:eastAsia="MS Mincho"/>
          </w:rPr>
          <w:t>meetings.</w:t>
        </w:r>
      </w:ins>
    </w:p>
    <w:p w14:paraId="404C2BBC" w14:textId="7E5F1001" w:rsidR="00C04757" w:rsidRPr="00C04757" w:rsidRDefault="00C04757" w:rsidP="00C04757">
      <w:pPr>
        <w:pStyle w:val="PARAGRAPH"/>
        <w:numPr>
          <w:ilvl w:val="0"/>
          <w:numId w:val="213"/>
        </w:numPr>
        <w:ind w:left="360"/>
        <w:rPr>
          <w:ins w:id="39" w:author="Charles Gifford" w:date="2017-03-28T18:52:00Z"/>
          <w:rFonts w:eastAsia="MS Mincho"/>
        </w:rPr>
      </w:pPr>
      <w:ins w:id="40" w:author="Charles Gifford" w:date="2017-03-28T18:52:00Z">
        <w:r w:rsidRPr="00C04757">
          <w:rPr>
            <w:rFonts w:eastAsia="MS Mincho"/>
          </w:rPr>
          <w:t>4 new models:</w:t>
        </w:r>
      </w:ins>
    </w:p>
    <w:p w14:paraId="4536951A" w14:textId="6A41474E" w:rsidR="00C04757" w:rsidRPr="00C04757" w:rsidRDefault="00C04757" w:rsidP="00C04757">
      <w:pPr>
        <w:pStyle w:val="PARAGRAPH"/>
        <w:numPr>
          <w:ilvl w:val="1"/>
          <w:numId w:val="213"/>
        </w:numPr>
        <w:ind w:left="720"/>
        <w:rPr>
          <w:ins w:id="41" w:author="Charles Gifford" w:date="2017-03-28T18:52:00Z"/>
          <w:rFonts w:eastAsia="MS Mincho"/>
        </w:rPr>
      </w:pPr>
      <w:ins w:id="42" w:author="Charles Gifford" w:date="2017-03-28T18:52:00Z">
        <w:r w:rsidRPr="00C04757">
          <w:rPr>
            <w:rFonts w:eastAsia="MS Mincho"/>
          </w:rPr>
          <w:t xml:space="preserve">Operations Event Model for L3 Pub-Sub Reliable Messaging &amp; Ex. Annex </w:t>
        </w:r>
      </w:ins>
    </w:p>
    <w:p w14:paraId="5A02DD10" w14:textId="143797B1" w:rsidR="00C04757" w:rsidRPr="00C04757" w:rsidRDefault="00C04757" w:rsidP="00C04757">
      <w:pPr>
        <w:pStyle w:val="PARAGRAPH"/>
        <w:numPr>
          <w:ilvl w:val="1"/>
          <w:numId w:val="213"/>
        </w:numPr>
        <w:ind w:left="720"/>
        <w:rPr>
          <w:ins w:id="43" w:author="Charles Gifford" w:date="2017-03-28T18:52:00Z"/>
          <w:rFonts w:eastAsia="MS Mincho"/>
        </w:rPr>
      </w:pPr>
      <w:ins w:id="44" w:author="Charles Gifford" w:date="2017-03-28T18:52:00Z">
        <w:r w:rsidRPr="00C04757">
          <w:rPr>
            <w:rFonts w:eastAsia="MS Mincho"/>
          </w:rPr>
          <w:t xml:space="preserve">Operations Record Model aligns Operations Event Record &amp; Work Record </w:t>
        </w:r>
      </w:ins>
    </w:p>
    <w:p w14:paraId="3AE787C1" w14:textId="33C311C8" w:rsidR="00C04757" w:rsidRPr="00C04757" w:rsidRDefault="00C04757" w:rsidP="00C04757">
      <w:pPr>
        <w:pStyle w:val="PARAGRAPH"/>
        <w:numPr>
          <w:ilvl w:val="1"/>
          <w:numId w:val="213"/>
        </w:numPr>
        <w:ind w:left="720"/>
        <w:rPr>
          <w:ins w:id="45" w:author="Charles Gifford" w:date="2017-03-28T18:52:00Z"/>
          <w:rFonts w:eastAsia="MS Mincho"/>
        </w:rPr>
      </w:pPr>
      <w:ins w:id="46" w:author="Charles Gifford" w:date="2017-03-28T18:52:00Z">
        <w:r w:rsidRPr="00C04757">
          <w:rPr>
            <w:rFonts w:eastAsia="MS Mincho"/>
          </w:rPr>
          <w:t xml:space="preserve">Test Model aligns with OAGIS BOD &amp; Example Appendix </w:t>
        </w:r>
      </w:ins>
    </w:p>
    <w:p w14:paraId="5F4FC1E4" w14:textId="5D8DED23" w:rsidR="00C04757" w:rsidRPr="00C04757" w:rsidRDefault="00C04757" w:rsidP="00C04757">
      <w:pPr>
        <w:pStyle w:val="PARAGRAPH"/>
        <w:numPr>
          <w:ilvl w:val="1"/>
          <w:numId w:val="213"/>
        </w:numPr>
        <w:ind w:left="720"/>
        <w:rPr>
          <w:ins w:id="47" w:author="Charles Gifford" w:date="2017-03-28T18:52:00Z"/>
          <w:rFonts w:eastAsia="MS Mincho"/>
        </w:rPr>
      </w:pPr>
      <w:ins w:id="48" w:author="Charles Gifford" w:date="2017-03-28T18:52:00Z">
        <w:r w:rsidRPr="00C04757">
          <w:rPr>
            <w:rFonts w:eastAsia="MS Mincho"/>
          </w:rPr>
          <w:t>Operational Location Model</w:t>
        </w:r>
      </w:ins>
    </w:p>
    <w:p w14:paraId="11CE2C4F" w14:textId="28CF3C7F" w:rsidR="00C04757" w:rsidRPr="00C04757" w:rsidRDefault="00C04757" w:rsidP="00C04757">
      <w:pPr>
        <w:pStyle w:val="PARAGRAPH"/>
        <w:numPr>
          <w:ilvl w:val="0"/>
          <w:numId w:val="213"/>
        </w:numPr>
        <w:ind w:left="360"/>
        <w:rPr>
          <w:ins w:id="49" w:author="Charles Gifford" w:date="2017-03-28T18:52:00Z"/>
          <w:rFonts w:eastAsia="MS Mincho"/>
        </w:rPr>
      </w:pPr>
      <w:ins w:id="50" w:author="Charles Gifford" w:date="2017-03-28T18:52:00Z">
        <w:r w:rsidRPr="00C04757">
          <w:rPr>
            <w:rFonts w:eastAsia="MS Mincho"/>
          </w:rPr>
          <w:t xml:space="preserve">Planning-Job Order State Model w/ Request/Response Definitions &amp; Ex. Annex </w:t>
        </w:r>
      </w:ins>
    </w:p>
    <w:p w14:paraId="5262CC7B" w14:textId="26130C02" w:rsidR="00C04757" w:rsidRDefault="00C04757" w:rsidP="00C04757">
      <w:pPr>
        <w:pStyle w:val="PARAGRAPH"/>
        <w:numPr>
          <w:ilvl w:val="0"/>
          <w:numId w:val="213"/>
        </w:numPr>
        <w:ind w:left="360"/>
        <w:rPr>
          <w:ins w:id="51" w:author="Charles Gifford" w:date="2017-03-28T18:54:00Z"/>
          <w:rFonts w:eastAsia="MS Mincho"/>
        </w:rPr>
      </w:pPr>
      <w:ins w:id="52" w:author="Charles Gifford" w:date="2017-03-28T18:52:00Z">
        <w:r w:rsidRPr="00C04757">
          <w:rPr>
            <w:rFonts w:eastAsia="MS Mincho"/>
          </w:rPr>
          <w:t xml:space="preserve">Alignment of Updated Operations/Work Capability Definitions &amp; Models </w:t>
        </w:r>
      </w:ins>
    </w:p>
    <w:p w14:paraId="4FE7B81A" w14:textId="77777777" w:rsidR="00C04757" w:rsidRDefault="00C04757" w:rsidP="00C04757">
      <w:pPr>
        <w:pStyle w:val="PARAGRAPH"/>
        <w:numPr>
          <w:ilvl w:val="0"/>
          <w:numId w:val="213"/>
        </w:numPr>
        <w:ind w:left="360"/>
        <w:rPr>
          <w:ins w:id="53" w:author="Charles Gifford" w:date="2017-03-28T18:54:00Z"/>
          <w:rFonts w:eastAsia="MS Mincho"/>
        </w:rPr>
      </w:pPr>
      <w:ins w:id="54" w:author="Charles Gifford" w:date="2017-03-28T18:52:00Z">
        <w:r w:rsidRPr="00C04757">
          <w:rPr>
            <w:rFonts w:eastAsia="MS Mincho"/>
          </w:rPr>
          <w:t xml:space="preserve">Explicit UML Relationship and Role Tables &amp; Annex Examples </w:t>
        </w:r>
      </w:ins>
    </w:p>
    <w:p w14:paraId="6D6EF32B" w14:textId="77777777" w:rsidR="00C04757" w:rsidRDefault="00C04757" w:rsidP="00C04757">
      <w:pPr>
        <w:pStyle w:val="PARAGRAPH"/>
        <w:numPr>
          <w:ilvl w:val="0"/>
          <w:numId w:val="213"/>
        </w:numPr>
        <w:ind w:left="360"/>
        <w:rPr>
          <w:ins w:id="55" w:author="Charles Gifford" w:date="2017-03-28T18:54:00Z"/>
          <w:rFonts w:eastAsia="MS Mincho"/>
        </w:rPr>
      </w:pPr>
      <w:ins w:id="56" w:author="Charles Gifford" w:date="2017-03-28T18:52:00Z">
        <w:r w:rsidRPr="00C04757">
          <w:rPr>
            <w:rFonts w:eastAsia="MS Mincho"/>
          </w:rPr>
          <w:t xml:space="preserve">Hierarchy Scope attribute on Resource objects for context of Plans &amp; Actuals </w:t>
        </w:r>
      </w:ins>
    </w:p>
    <w:p w14:paraId="59410EB3" w14:textId="32F49E70" w:rsidR="00C04757" w:rsidRPr="00C04757" w:rsidRDefault="00C04757" w:rsidP="00C04757">
      <w:pPr>
        <w:pStyle w:val="PARAGRAPH"/>
        <w:numPr>
          <w:ilvl w:val="0"/>
          <w:numId w:val="213"/>
        </w:numPr>
        <w:ind w:left="360"/>
        <w:rPr>
          <w:ins w:id="57" w:author="Charles Gifford" w:date="2017-03-28T18:52:00Z"/>
          <w:rFonts w:eastAsia="MS Mincho"/>
        </w:rPr>
      </w:pPr>
      <w:ins w:id="58" w:author="Charles Gifford" w:date="2017-03-28T18:52:00Z">
        <w:r w:rsidRPr="00C04757">
          <w:rPr>
            <w:rFonts w:eastAsia="MS Mincho"/>
          </w:rPr>
          <w:t xml:space="preserve">Alignment of Schedules, Actuals &amp; Operations/Work Definitions &amp; Models </w:t>
        </w:r>
      </w:ins>
    </w:p>
    <w:p w14:paraId="2FDDD107" w14:textId="0C727B2F" w:rsidR="00C04757" w:rsidRPr="00C04757" w:rsidRDefault="00C04757" w:rsidP="00C04757">
      <w:pPr>
        <w:pStyle w:val="PARAGRAPH"/>
        <w:numPr>
          <w:ilvl w:val="1"/>
          <w:numId w:val="213"/>
        </w:numPr>
        <w:ind w:left="720"/>
        <w:rPr>
          <w:ins w:id="59" w:author="Charles Gifford" w:date="2017-03-28T18:52:00Z"/>
          <w:rFonts w:eastAsia="MS Mincho"/>
        </w:rPr>
      </w:pPr>
      <w:ins w:id="60" w:author="Charles Gifford" w:date="2017-03-28T18:52:00Z">
        <w:r w:rsidRPr="00C04757">
          <w:rPr>
            <w:rFonts w:eastAsia="MS Mincho"/>
          </w:rPr>
          <w:t>Operations Segment to Work Master</w:t>
        </w:r>
      </w:ins>
    </w:p>
    <w:p w14:paraId="6BA8D7E0" w14:textId="1EEC83CE" w:rsidR="00C04757" w:rsidRPr="00C04757" w:rsidRDefault="00C04757" w:rsidP="00C04757">
      <w:pPr>
        <w:pStyle w:val="PARAGRAPH"/>
        <w:numPr>
          <w:ilvl w:val="1"/>
          <w:numId w:val="213"/>
        </w:numPr>
        <w:ind w:left="720"/>
        <w:rPr>
          <w:ins w:id="61" w:author="Charles Gifford" w:date="2017-03-28T18:52:00Z"/>
          <w:rFonts w:eastAsia="MS Mincho"/>
        </w:rPr>
      </w:pPr>
      <w:ins w:id="62" w:author="Charles Gifford" w:date="2017-03-28T18:52:00Z">
        <w:r w:rsidRPr="00C04757">
          <w:rPr>
            <w:rFonts w:eastAsia="MS Mincho"/>
          </w:rPr>
          <w:t>Operations Segment to Segment Requirement</w:t>
        </w:r>
      </w:ins>
    </w:p>
    <w:p w14:paraId="476EA084" w14:textId="7289457B" w:rsidR="00C04757" w:rsidRPr="00C04757" w:rsidRDefault="00C04757" w:rsidP="00C04757">
      <w:pPr>
        <w:pStyle w:val="PARAGRAPH"/>
        <w:numPr>
          <w:ilvl w:val="1"/>
          <w:numId w:val="213"/>
        </w:numPr>
        <w:ind w:left="720"/>
        <w:rPr>
          <w:ins w:id="63" w:author="Charles Gifford" w:date="2017-03-28T18:52:00Z"/>
          <w:rFonts w:eastAsia="MS Mincho"/>
        </w:rPr>
      </w:pPr>
      <w:ins w:id="64" w:author="Charles Gifford" w:date="2017-03-28T18:52:00Z">
        <w:r w:rsidRPr="00C04757">
          <w:rPr>
            <w:rFonts w:eastAsia="MS Mincho"/>
          </w:rPr>
          <w:t>Operations Segment to Segment Response</w:t>
        </w:r>
      </w:ins>
    </w:p>
    <w:p w14:paraId="7A10B068" w14:textId="173B831C" w:rsidR="00C04757" w:rsidRPr="00C04757" w:rsidRDefault="00C04757" w:rsidP="00C04757">
      <w:pPr>
        <w:pStyle w:val="PARAGRAPH"/>
        <w:numPr>
          <w:ilvl w:val="1"/>
          <w:numId w:val="213"/>
        </w:numPr>
        <w:ind w:left="720"/>
        <w:rPr>
          <w:ins w:id="65" w:author="Charles Gifford" w:date="2017-03-28T18:52:00Z"/>
          <w:rFonts w:eastAsia="MS Mincho"/>
        </w:rPr>
      </w:pPr>
      <w:ins w:id="66" w:author="Charles Gifford" w:date="2017-03-28T18:52:00Z">
        <w:r w:rsidRPr="00C04757">
          <w:rPr>
            <w:rFonts w:eastAsia="MS Mincho"/>
          </w:rPr>
          <w:t>Segment Requirement to Segment Response</w:t>
        </w:r>
      </w:ins>
    </w:p>
    <w:p w14:paraId="6D4C786B" w14:textId="612193B9" w:rsidR="00C04757" w:rsidRPr="00C04757" w:rsidRDefault="00C04757" w:rsidP="00C04757">
      <w:pPr>
        <w:pStyle w:val="PARAGRAPH"/>
        <w:numPr>
          <w:ilvl w:val="1"/>
          <w:numId w:val="213"/>
        </w:numPr>
        <w:ind w:left="720"/>
        <w:rPr>
          <w:ins w:id="67" w:author="Charles Gifford" w:date="2017-03-28T18:52:00Z"/>
          <w:rFonts w:eastAsia="MS Mincho"/>
        </w:rPr>
      </w:pPr>
      <w:ins w:id="68" w:author="Charles Gifford" w:date="2017-03-28T18:52:00Z">
        <w:r w:rsidRPr="00C04757">
          <w:rPr>
            <w:rFonts w:eastAsia="MS Mincho"/>
          </w:rPr>
          <w:t>Segment Requirement to Job Order</w:t>
        </w:r>
      </w:ins>
    </w:p>
    <w:p w14:paraId="29B49DC7" w14:textId="602D1624" w:rsidR="00C04757" w:rsidRPr="00C04757" w:rsidRDefault="00C04757" w:rsidP="00C04757">
      <w:pPr>
        <w:pStyle w:val="PARAGRAPH"/>
        <w:numPr>
          <w:ilvl w:val="1"/>
          <w:numId w:val="213"/>
        </w:numPr>
        <w:ind w:left="720"/>
        <w:rPr>
          <w:ins w:id="69" w:author="Charles Gifford" w:date="2017-03-28T18:52:00Z"/>
          <w:rFonts w:eastAsia="MS Mincho"/>
        </w:rPr>
      </w:pPr>
      <w:ins w:id="70" w:author="Charles Gifford" w:date="2017-03-28T18:52:00Z">
        <w:r w:rsidRPr="00C04757">
          <w:rPr>
            <w:rFonts w:eastAsia="MS Mincho"/>
          </w:rPr>
          <w:t>Work Master to Work Request</w:t>
        </w:r>
      </w:ins>
    </w:p>
    <w:p w14:paraId="1115AD58" w14:textId="3CB75F89" w:rsidR="00C04757" w:rsidRPr="00C04757" w:rsidRDefault="00C04757" w:rsidP="00C04757">
      <w:pPr>
        <w:pStyle w:val="PARAGRAPH"/>
        <w:numPr>
          <w:ilvl w:val="1"/>
          <w:numId w:val="213"/>
        </w:numPr>
        <w:ind w:left="720"/>
        <w:rPr>
          <w:ins w:id="71" w:author="Charles Gifford" w:date="2017-03-28T18:52:00Z"/>
          <w:rFonts w:eastAsia="MS Mincho"/>
        </w:rPr>
      </w:pPr>
      <w:ins w:id="72" w:author="Charles Gifford" w:date="2017-03-28T18:52:00Z">
        <w:r w:rsidRPr="00C04757">
          <w:rPr>
            <w:rFonts w:eastAsia="MS Mincho"/>
          </w:rPr>
          <w:t>Work Master to Job Response</w:t>
        </w:r>
      </w:ins>
    </w:p>
    <w:p w14:paraId="07A7B87A" w14:textId="61D8D94B" w:rsidR="00C04757" w:rsidRPr="00C04757" w:rsidRDefault="00C04757" w:rsidP="00C04757">
      <w:pPr>
        <w:pStyle w:val="PARAGRAPH"/>
        <w:numPr>
          <w:ilvl w:val="1"/>
          <w:numId w:val="213"/>
        </w:numPr>
        <w:ind w:left="720"/>
        <w:rPr>
          <w:ins w:id="73" w:author="Charles Gifford" w:date="2017-03-28T18:52:00Z"/>
          <w:rFonts w:eastAsia="MS Mincho"/>
        </w:rPr>
      </w:pPr>
      <w:ins w:id="74" w:author="Charles Gifford" w:date="2017-03-28T18:52:00Z">
        <w:r w:rsidRPr="00C04757">
          <w:rPr>
            <w:rFonts w:eastAsia="MS Mincho"/>
          </w:rPr>
          <w:t>Job Order to Work Directive</w:t>
        </w:r>
      </w:ins>
    </w:p>
    <w:p w14:paraId="485CD9F1" w14:textId="5714F9DF" w:rsidR="00C04757" w:rsidRPr="00C04757" w:rsidRDefault="00C04757" w:rsidP="00C04757">
      <w:pPr>
        <w:pStyle w:val="PARAGRAPH"/>
        <w:numPr>
          <w:ilvl w:val="1"/>
          <w:numId w:val="213"/>
        </w:numPr>
        <w:ind w:left="720"/>
        <w:rPr>
          <w:ins w:id="75" w:author="Charles Gifford" w:date="2017-03-28T18:52:00Z"/>
          <w:rFonts w:eastAsia="MS Mincho"/>
        </w:rPr>
      </w:pPr>
      <w:ins w:id="76" w:author="Charles Gifford" w:date="2017-03-28T18:52:00Z">
        <w:r w:rsidRPr="00C04757">
          <w:rPr>
            <w:rFonts w:eastAsia="MS Mincho"/>
          </w:rPr>
          <w:t xml:space="preserve">Workflow Specification to Job Response  </w:t>
        </w:r>
      </w:ins>
    </w:p>
    <w:p w14:paraId="30499D75" w14:textId="32466185" w:rsidR="00C04757" w:rsidRDefault="00C04757" w:rsidP="00C04757">
      <w:pPr>
        <w:pStyle w:val="PARAGRAPH"/>
        <w:numPr>
          <w:ilvl w:val="0"/>
          <w:numId w:val="213"/>
        </w:numPr>
        <w:ind w:left="360"/>
        <w:rPr>
          <w:ins w:id="77" w:author="Charles Gifford" w:date="2017-03-28T18:55:00Z"/>
          <w:rFonts w:eastAsia="MS Mincho"/>
        </w:rPr>
      </w:pPr>
      <w:ins w:id="78" w:author="Charles Gifford" w:date="2017-03-28T18:52:00Z">
        <w:r w:rsidRPr="00C04757">
          <w:rPr>
            <w:rFonts w:eastAsia="MS Mincho"/>
          </w:rPr>
          <w:t xml:space="preserve">Updated Cross-Model Relationship Method for Resource Models </w:t>
        </w:r>
      </w:ins>
    </w:p>
    <w:p w14:paraId="750A6F35" w14:textId="30866E7E" w:rsidR="00C04757" w:rsidRPr="00C04757" w:rsidRDefault="00C04757" w:rsidP="00C04757">
      <w:pPr>
        <w:pStyle w:val="PARAGRAPH"/>
        <w:numPr>
          <w:ilvl w:val="0"/>
          <w:numId w:val="213"/>
        </w:numPr>
        <w:ind w:left="360"/>
        <w:rPr>
          <w:ins w:id="79" w:author="Charles Gifford" w:date="2017-03-28T18:52:00Z"/>
          <w:rFonts w:eastAsia="MS Mincho"/>
        </w:rPr>
      </w:pPr>
      <w:ins w:id="80" w:author="Charles Gifford" w:date="2017-03-28T18:52:00Z">
        <w:r w:rsidRPr="00C04757">
          <w:rPr>
            <w:rFonts w:eastAsia="MS Mincho"/>
          </w:rPr>
          <w:t xml:space="preserve">Updated Confidence Factor attribute aligns w/ OAGIS &amp; Best Practice </w:t>
        </w:r>
      </w:ins>
    </w:p>
    <w:p w14:paraId="2C594882" w14:textId="77777777" w:rsidR="00C04757" w:rsidRPr="00C04757" w:rsidRDefault="00C04757" w:rsidP="00C04757">
      <w:pPr>
        <w:pStyle w:val="PARAGRAPH"/>
        <w:ind w:left="360" w:hanging="360"/>
        <w:rPr>
          <w:ins w:id="81" w:author="Charles Gifford" w:date="2017-03-28T18:52:00Z"/>
          <w:rFonts w:eastAsia="MS Mincho"/>
        </w:rPr>
      </w:pPr>
      <w:ins w:id="82" w:author="Charles Gifford" w:date="2017-03-28T18:52:00Z">
        <w:r w:rsidRPr="00C04757">
          <w:rPr>
            <w:rFonts w:eastAsia="MS Mincho"/>
          </w:rPr>
          <w:t>9.</w:t>
        </w:r>
        <w:r w:rsidRPr="00C04757">
          <w:rPr>
            <w:rFonts w:eastAsia="MS Mincho"/>
          </w:rPr>
          <w:tab/>
          <w:t>Updated Capability type attribute and defined values.</w:t>
        </w:r>
      </w:ins>
    </w:p>
    <w:p w14:paraId="783F5E31" w14:textId="77777777" w:rsidR="00C04757" w:rsidRPr="00C04757" w:rsidRDefault="00C04757" w:rsidP="00C04757">
      <w:pPr>
        <w:pStyle w:val="PARAGRAPH"/>
        <w:ind w:left="540" w:hanging="540"/>
        <w:rPr>
          <w:ins w:id="83" w:author="Charles Gifford" w:date="2017-03-28T18:52:00Z"/>
          <w:rFonts w:eastAsia="MS Mincho"/>
        </w:rPr>
      </w:pPr>
      <w:ins w:id="84" w:author="Charles Gifford" w:date="2017-03-28T18:52:00Z">
        <w:r w:rsidRPr="00C04757">
          <w:rPr>
            <w:rFonts w:eastAsia="MS Mincho"/>
          </w:rPr>
          <w:t>10.</w:t>
        </w:r>
        <w:r w:rsidRPr="00C04757">
          <w:rPr>
            <w:rFonts w:eastAsia="MS Mincho"/>
          </w:rPr>
          <w:tab/>
          <w:t>New Definition Type attribute for Operations &amp; Work Definitions</w:t>
        </w:r>
      </w:ins>
    </w:p>
    <w:p w14:paraId="320D7C22" w14:textId="77777777" w:rsidR="00C04757" w:rsidRPr="00C04757" w:rsidRDefault="00C04757" w:rsidP="00C04757">
      <w:pPr>
        <w:pStyle w:val="PARAGRAPH"/>
        <w:ind w:left="540" w:hanging="540"/>
        <w:rPr>
          <w:ins w:id="85" w:author="Charles Gifford" w:date="2017-03-28T18:52:00Z"/>
          <w:rFonts w:eastAsia="MS Mincho"/>
        </w:rPr>
      </w:pPr>
      <w:ins w:id="86" w:author="Charles Gifford" w:date="2017-03-28T18:52:00Z">
        <w:r w:rsidRPr="00C04757">
          <w:rPr>
            <w:rFonts w:eastAsia="MS Mincho"/>
          </w:rPr>
          <w:t>11.</w:t>
        </w:r>
        <w:r w:rsidRPr="00C04757">
          <w:rPr>
            <w:rFonts w:eastAsia="MS Mincho"/>
          </w:rPr>
          <w:tab/>
          <w:t xml:space="preserve">New ID attribute for (Resource) Segment Specification &amp; Specification objects aligns with B2MML </w:t>
        </w:r>
      </w:ins>
    </w:p>
    <w:p w14:paraId="4A5FE16B" w14:textId="77777777" w:rsidR="00C04757" w:rsidRPr="00C04757" w:rsidRDefault="00C04757" w:rsidP="00C04757">
      <w:pPr>
        <w:pStyle w:val="PARAGRAPH"/>
        <w:ind w:left="540" w:hanging="540"/>
        <w:rPr>
          <w:ins w:id="87" w:author="Charles Gifford" w:date="2017-03-28T18:52:00Z"/>
          <w:rFonts w:eastAsia="MS Mincho"/>
        </w:rPr>
      </w:pPr>
      <w:ins w:id="88" w:author="Charles Gifford" w:date="2017-03-28T18:52:00Z">
        <w:r w:rsidRPr="00C04757">
          <w:rPr>
            <w:rFonts w:eastAsia="MS Mincho"/>
          </w:rPr>
          <w:lastRenderedPageBreak/>
          <w:t>12.</w:t>
        </w:r>
        <w:r w:rsidRPr="00C04757">
          <w:rPr>
            <w:rFonts w:eastAsia="MS Mincho"/>
          </w:rPr>
          <w:tab/>
          <w:t xml:space="preserve">Material Use attribute: Updated Defined Value Definitions </w:t>
        </w:r>
      </w:ins>
    </w:p>
    <w:p w14:paraId="5B57A122" w14:textId="77777777" w:rsidR="00C04757" w:rsidRPr="00C04757" w:rsidRDefault="00C04757" w:rsidP="00C04757">
      <w:pPr>
        <w:pStyle w:val="PARAGRAPH"/>
        <w:ind w:left="540" w:hanging="540"/>
        <w:rPr>
          <w:ins w:id="89" w:author="Charles Gifford" w:date="2017-03-28T18:52:00Z"/>
          <w:rFonts w:eastAsia="MS Mincho"/>
        </w:rPr>
      </w:pPr>
      <w:ins w:id="90" w:author="Charles Gifford" w:date="2017-03-28T18:52:00Z">
        <w:r w:rsidRPr="00C04757">
          <w:rPr>
            <w:rFonts w:eastAsia="MS Mincho"/>
          </w:rPr>
          <w:t>13.</w:t>
        </w:r>
        <w:r w:rsidRPr="00C04757">
          <w:rPr>
            <w:rFonts w:eastAsia="MS Mincho"/>
          </w:rPr>
          <w:tab/>
          <w:t xml:space="preserve">New Material Lot Disposition attribute w/ Defined Value Definitions </w:t>
        </w:r>
      </w:ins>
    </w:p>
    <w:p w14:paraId="4BCD7855" w14:textId="77777777" w:rsidR="00C04757" w:rsidRPr="00C04757" w:rsidRDefault="00C04757" w:rsidP="00C04757">
      <w:pPr>
        <w:pStyle w:val="PARAGRAPH"/>
        <w:ind w:left="540" w:hanging="540"/>
        <w:rPr>
          <w:ins w:id="91" w:author="Charles Gifford" w:date="2017-03-28T18:52:00Z"/>
          <w:rFonts w:eastAsia="MS Mincho"/>
        </w:rPr>
      </w:pPr>
      <w:ins w:id="92" w:author="Charles Gifford" w:date="2017-03-28T18:52:00Z">
        <w:r w:rsidRPr="00C04757">
          <w:rPr>
            <w:rFonts w:eastAsia="MS Mincho"/>
          </w:rPr>
          <w:t>14.</w:t>
        </w:r>
        <w:r w:rsidRPr="00C04757">
          <w:rPr>
            <w:rFonts w:eastAsia="MS Mincho"/>
          </w:rPr>
          <w:tab/>
          <w:t xml:space="preserve">New Posting Date attribute </w:t>
        </w:r>
      </w:ins>
    </w:p>
    <w:p w14:paraId="35E568B5" w14:textId="248E2CB2" w:rsidR="00C04757" w:rsidRPr="00C04757" w:rsidRDefault="00C04757" w:rsidP="00C04757">
      <w:pPr>
        <w:pStyle w:val="PARAGRAPH"/>
        <w:ind w:left="540" w:hanging="540"/>
        <w:rPr>
          <w:ins w:id="93" w:author="Charles Gifford" w:date="2017-03-28T18:51:00Z"/>
          <w:rFonts w:eastAsia="MS Mincho"/>
        </w:rPr>
      </w:pPr>
      <w:ins w:id="94" w:author="Charles Gifford" w:date="2017-03-28T18:52:00Z">
        <w:r w:rsidRPr="00C04757">
          <w:rPr>
            <w:rFonts w:eastAsia="MS Mincho"/>
          </w:rPr>
          <w:t>15.</w:t>
        </w:r>
        <w:r w:rsidRPr="00C04757">
          <w:rPr>
            <w:rFonts w:eastAsia="MS Mincho"/>
          </w:rPr>
          <w:tab/>
          <w:t>New Spatial Definition attribute</w:t>
        </w:r>
      </w:ins>
    </w:p>
    <w:p w14:paraId="54BC1818" w14:textId="334C9D18" w:rsidR="00314270" w:rsidRPr="001C220C" w:rsidRDefault="00E1735F" w:rsidP="00282B76">
      <w:pPr>
        <w:pStyle w:val="PARAGRAPH"/>
        <w:rPr>
          <w:rFonts w:eastAsia="MS Mincho"/>
          <w:lang w:val="en-US" w:eastAsia="ja-JP"/>
        </w:rPr>
      </w:pPr>
      <w:r>
        <w:rPr>
          <w:rFonts w:eastAsia="MS Mincho"/>
          <w:lang w:val="en-US" w:eastAsia="ja-JP"/>
        </w:rPr>
        <w:t xml:space="preserve">This part of </w:t>
      </w:r>
      <w:r w:rsidR="00ED1214">
        <w:rPr>
          <w:rFonts w:eastAsia="MS Mincho"/>
          <w:lang w:val="en-US" w:eastAsia="ja-JP"/>
        </w:rPr>
        <w:t>ISA-</w:t>
      </w:r>
      <w:r w:rsidR="001F24A0">
        <w:rPr>
          <w:rFonts w:eastAsia="MS Mincho"/>
          <w:lang w:val="en-US" w:eastAsia="ja-JP"/>
        </w:rPr>
        <w:t>95.00.02</w:t>
      </w:r>
      <w:r>
        <w:rPr>
          <w:rFonts w:eastAsia="MS Mincho"/>
          <w:lang w:val="en-US" w:eastAsia="ja-JP"/>
        </w:rPr>
        <w:t xml:space="preserve"> </w:t>
      </w:r>
      <w:r w:rsidR="00314270" w:rsidRPr="001C220C">
        <w:rPr>
          <w:rFonts w:eastAsia="MS Mincho"/>
          <w:lang w:val="en-US" w:eastAsia="ja-JP"/>
        </w:rPr>
        <w:t xml:space="preserve">further defines </w:t>
      </w:r>
      <w:r w:rsidR="0040788E" w:rsidRPr="001C220C">
        <w:rPr>
          <w:rFonts w:eastAsia="MS Mincho"/>
          <w:lang w:val="en-US" w:eastAsia="ja-JP"/>
        </w:rPr>
        <w:t xml:space="preserve">formal </w:t>
      </w:r>
      <w:r w:rsidR="00314270" w:rsidRPr="001C220C">
        <w:rPr>
          <w:rFonts w:eastAsia="MS Mincho"/>
          <w:lang w:val="en-US" w:eastAsia="ja-JP"/>
        </w:rPr>
        <w:t xml:space="preserve">object models </w:t>
      </w:r>
      <w:r w:rsidR="0040788E" w:rsidRPr="001C220C">
        <w:rPr>
          <w:rFonts w:eastAsia="MS Mincho"/>
          <w:lang w:val="en-US" w:eastAsia="ja-JP"/>
        </w:rPr>
        <w:t xml:space="preserve">for exchange information </w:t>
      </w:r>
      <w:r w:rsidR="00314270" w:rsidRPr="001C220C">
        <w:rPr>
          <w:rFonts w:eastAsia="MS Mincho"/>
          <w:lang w:val="en-US" w:eastAsia="ja-JP"/>
        </w:rPr>
        <w:t xml:space="preserve">described in </w:t>
      </w:r>
      <w:r w:rsidR="00ED1214">
        <w:rPr>
          <w:lang w:val="en-US"/>
        </w:rPr>
        <w:t>ISA-</w:t>
      </w:r>
      <w:r w:rsidR="001F24A0">
        <w:rPr>
          <w:lang w:val="en-US"/>
        </w:rPr>
        <w:t xml:space="preserve">95.00.01 </w:t>
      </w:r>
      <w:r w:rsidR="0040788E" w:rsidRPr="001C220C">
        <w:rPr>
          <w:rFonts w:eastAsia="MS Mincho"/>
          <w:lang w:val="en-US" w:eastAsia="ja-JP"/>
        </w:rPr>
        <w:t>using UML object models, tables of attributes, and examples</w:t>
      </w:r>
      <w:r w:rsidR="00C91311">
        <w:rPr>
          <w:rFonts w:eastAsia="MS Mincho"/>
          <w:lang w:val="en-US" w:eastAsia="ja-JP"/>
        </w:rPr>
        <w:t xml:space="preserve">. </w:t>
      </w:r>
      <w:r w:rsidR="00314270" w:rsidRPr="001C220C">
        <w:rPr>
          <w:rFonts w:eastAsia="MS Mincho"/>
          <w:lang w:val="en-US" w:eastAsia="ja-JP"/>
        </w:rPr>
        <w:t xml:space="preserve">The models and terminology defined in </w:t>
      </w:r>
      <w:r w:rsidR="000766F8">
        <w:rPr>
          <w:rFonts w:eastAsia="MS Mincho"/>
          <w:lang w:val="en-US" w:eastAsia="ja-JP"/>
        </w:rPr>
        <w:t xml:space="preserve">this part of </w:t>
      </w:r>
      <w:r w:rsidR="00ED1214">
        <w:rPr>
          <w:rFonts w:eastAsia="MS Mincho"/>
          <w:lang w:val="en-US" w:eastAsia="ja-JP"/>
        </w:rPr>
        <w:t>ISA-</w:t>
      </w:r>
      <w:r w:rsidR="001F24A0">
        <w:rPr>
          <w:rFonts w:eastAsia="MS Mincho"/>
          <w:lang w:val="en-US" w:eastAsia="ja-JP"/>
        </w:rPr>
        <w:t>95</w:t>
      </w:r>
      <w:r w:rsidR="0040788E" w:rsidRPr="001C220C">
        <w:rPr>
          <w:rFonts w:eastAsia="MS Mincho"/>
          <w:lang w:val="en-US" w:eastAsia="ja-JP"/>
        </w:rPr>
        <w:t>:</w:t>
      </w:r>
    </w:p>
    <w:p w14:paraId="4EF54395" w14:textId="77777777" w:rsidR="00314270" w:rsidRPr="00595F6B" w:rsidRDefault="00314270" w:rsidP="00D40B7B">
      <w:pPr>
        <w:pStyle w:val="ListNumber"/>
        <w:numPr>
          <w:ilvl w:val="0"/>
          <w:numId w:val="36"/>
        </w:numPr>
        <w:ind w:left="360"/>
        <w:rPr>
          <w:rFonts w:eastAsia="MS Mincho"/>
          <w:lang w:val="en-US" w:eastAsia="ja-JP"/>
        </w:rPr>
      </w:pPr>
      <w:r w:rsidRPr="00595F6B">
        <w:rPr>
          <w:rFonts w:eastAsia="MS Mincho"/>
          <w:lang w:val="en-US" w:eastAsia="ja-JP"/>
        </w:rPr>
        <w:t>emphasize good integration practices of control systems with enterprise systems during the entire life cycle of the systems;</w:t>
      </w:r>
    </w:p>
    <w:p w14:paraId="322E966D" w14:textId="77777777" w:rsidR="00314270" w:rsidRPr="00595F6B" w:rsidRDefault="00314270" w:rsidP="00D40B7B">
      <w:pPr>
        <w:pStyle w:val="ListNumber"/>
        <w:numPr>
          <w:ilvl w:val="0"/>
          <w:numId w:val="36"/>
        </w:numPr>
        <w:ind w:left="360"/>
        <w:rPr>
          <w:rFonts w:eastAsia="MS Mincho"/>
          <w:lang w:val="en-US" w:eastAsia="ja-JP"/>
        </w:rPr>
      </w:pPr>
      <w:r w:rsidRPr="00595F6B">
        <w:rPr>
          <w:rFonts w:eastAsia="MS Mincho"/>
          <w:lang w:val="en-US" w:eastAsia="ja-JP"/>
        </w:rPr>
        <w:t>can be used to improve existing integration capability of manufacturing control systems with enterprise systems; and</w:t>
      </w:r>
    </w:p>
    <w:p w14:paraId="404DB1A2" w14:textId="77777777" w:rsidR="00314270" w:rsidRPr="00595F6B" w:rsidRDefault="00314270" w:rsidP="00D40B7B">
      <w:pPr>
        <w:pStyle w:val="ListNumber"/>
        <w:numPr>
          <w:ilvl w:val="0"/>
          <w:numId w:val="36"/>
        </w:numPr>
        <w:ind w:left="360"/>
        <w:rPr>
          <w:rFonts w:eastAsia="MS Mincho"/>
          <w:lang w:val="en-US" w:eastAsia="ja-JP"/>
        </w:rPr>
      </w:pPr>
      <w:r w:rsidRPr="00595F6B">
        <w:rPr>
          <w:rFonts w:eastAsia="MS Mincho"/>
          <w:lang w:val="en-US" w:eastAsia="ja-JP"/>
        </w:rPr>
        <w:t>can be applied regardless of the degree of automation.</w:t>
      </w:r>
    </w:p>
    <w:p w14:paraId="7FA46C1D" w14:textId="77777777" w:rsidR="00314270" w:rsidRPr="001C220C" w:rsidRDefault="00314270" w:rsidP="00282B76">
      <w:pPr>
        <w:pStyle w:val="PARAGRAPH"/>
        <w:rPr>
          <w:rFonts w:eastAsia="MS Mincho"/>
          <w:lang w:val="en-US" w:eastAsia="ja-JP"/>
        </w:rPr>
      </w:pPr>
      <w:r w:rsidRPr="001C220C">
        <w:rPr>
          <w:rFonts w:eastAsia="MS Mincho"/>
          <w:lang w:val="en-US" w:eastAsia="ja-JP"/>
        </w:rPr>
        <w:t xml:space="preserve">Specifically, </w:t>
      </w:r>
      <w:r w:rsidR="000766F8">
        <w:rPr>
          <w:rFonts w:eastAsia="MS Mincho"/>
          <w:lang w:val="en-US" w:eastAsia="ja-JP"/>
        </w:rPr>
        <w:t xml:space="preserve">this part of </w:t>
      </w:r>
      <w:r w:rsidR="00ED1214">
        <w:rPr>
          <w:rFonts w:eastAsia="MS Mincho"/>
          <w:lang w:val="en-US" w:eastAsia="ja-JP"/>
        </w:rPr>
        <w:t>ISA-</w:t>
      </w:r>
      <w:r w:rsidR="001F24A0">
        <w:rPr>
          <w:rFonts w:eastAsia="MS Mincho"/>
          <w:lang w:val="en-US" w:eastAsia="ja-JP"/>
        </w:rPr>
        <w:t>95</w:t>
      </w:r>
      <w:r w:rsidR="0040788E" w:rsidRPr="001C220C">
        <w:rPr>
          <w:rFonts w:eastAsia="MS Mincho"/>
          <w:lang w:val="en-US" w:eastAsia="ja-JP"/>
        </w:rPr>
        <w:t xml:space="preserve"> </w:t>
      </w:r>
      <w:r w:rsidRPr="001C220C">
        <w:rPr>
          <w:rFonts w:eastAsia="MS Mincho"/>
          <w:lang w:val="en-US" w:eastAsia="ja-JP"/>
        </w:rPr>
        <w:t>provide</w:t>
      </w:r>
      <w:r w:rsidR="00E839D0">
        <w:rPr>
          <w:rFonts w:eastAsia="MS Mincho"/>
          <w:lang w:val="en-US" w:eastAsia="ja-JP"/>
        </w:rPr>
        <w:t>s</w:t>
      </w:r>
      <w:r w:rsidRPr="001C220C">
        <w:rPr>
          <w:rFonts w:eastAsia="MS Mincho"/>
          <w:lang w:val="en-US" w:eastAsia="ja-JP"/>
        </w:rPr>
        <w:t xml:space="preserve"> a standard terminology and a consistent set of concepts and models for integrating control systems with enterprise systems that will improve communications between all parties involved. Benefits produced will</w:t>
      </w:r>
      <w:r w:rsidR="00E839D0">
        <w:rPr>
          <w:rFonts w:eastAsia="MS Mincho"/>
          <w:lang w:val="en-US" w:eastAsia="ja-JP"/>
        </w:rPr>
        <w:t>:</w:t>
      </w:r>
      <w:r w:rsidRPr="001C220C">
        <w:rPr>
          <w:rFonts w:eastAsia="MS Mincho"/>
          <w:lang w:val="en-US" w:eastAsia="ja-JP"/>
        </w:rPr>
        <w:t xml:space="preserve"> </w:t>
      </w:r>
    </w:p>
    <w:p w14:paraId="61D493B0" w14:textId="77777777" w:rsidR="00314270" w:rsidRPr="00282B76" w:rsidRDefault="00314270" w:rsidP="00D40B7B">
      <w:pPr>
        <w:pStyle w:val="ListNumber"/>
        <w:numPr>
          <w:ilvl w:val="0"/>
          <w:numId w:val="30"/>
        </w:numPr>
        <w:ind w:left="360"/>
        <w:rPr>
          <w:rFonts w:eastAsia="MS Mincho"/>
          <w:lang w:val="en-US" w:eastAsia="ja-JP"/>
        </w:rPr>
      </w:pPr>
      <w:r w:rsidRPr="00282B76">
        <w:rPr>
          <w:rFonts w:eastAsia="MS Mincho"/>
          <w:lang w:val="en-US" w:eastAsia="ja-JP"/>
        </w:rPr>
        <w:t>reduce the user’s time to reach full production levels for new products;</w:t>
      </w:r>
    </w:p>
    <w:p w14:paraId="3332AA38" w14:textId="77777777" w:rsidR="00314270" w:rsidRPr="00282B76" w:rsidRDefault="00314270" w:rsidP="00D40B7B">
      <w:pPr>
        <w:pStyle w:val="ListNumber"/>
        <w:numPr>
          <w:ilvl w:val="0"/>
          <w:numId w:val="30"/>
        </w:numPr>
        <w:ind w:left="360"/>
        <w:rPr>
          <w:rFonts w:eastAsia="MS Mincho"/>
          <w:lang w:val="en-US" w:eastAsia="ja-JP"/>
        </w:rPr>
      </w:pPr>
      <w:r w:rsidRPr="00282B76">
        <w:rPr>
          <w:rFonts w:eastAsia="MS Mincho"/>
          <w:lang w:val="en-US" w:eastAsia="ja-JP"/>
        </w:rPr>
        <w:t>enable vendors to supply appropriate tools for implementing integration of control systems to enterprise systems;</w:t>
      </w:r>
    </w:p>
    <w:p w14:paraId="39B8F3AC" w14:textId="77777777" w:rsidR="00314270" w:rsidRPr="00282B76" w:rsidRDefault="00314270" w:rsidP="00D40B7B">
      <w:pPr>
        <w:pStyle w:val="ListNumber"/>
        <w:numPr>
          <w:ilvl w:val="0"/>
          <w:numId w:val="30"/>
        </w:numPr>
        <w:ind w:left="360"/>
        <w:rPr>
          <w:rFonts w:eastAsia="MS Mincho"/>
          <w:lang w:val="en-US" w:eastAsia="ja-JP"/>
        </w:rPr>
      </w:pPr>
      <w:r w:rsidRPr="00282B76">
        <w:rPr>
          <w:rFonts w:eastAsia="MS Mincho"/>
          <w:lang w:val="en-US" w:eastAsia="ja-JP"/>
        </w:rPr>
        <w:t>enable users to better identify their needs;</w:t>
      </w:r>
    </w:p>
    <w:p w14:paraId="0768D259" w14:textId="77777777" w:rsidR="00314270" w:rsidRPr="00282B76" w:rsidRDefault="00314270" w:rsidP="00D40B7B">
      <w:pPr>
        <w:pStyle w:val="ListNumber"/>
        <w:numPr>
          <w:ilvl w:val="0"/>
          <w:numId w:val="30"/>
        </w:numPr>
        <w:ind w:left="360"/>
        <w:rPr>
          <w:rFonts w:eastAsia="MS Mincho"/>
          <w:lang w:val="en-US" w:eastAsia="ja-JP"/>
        </w:rPr>
      </w:pPr>
      <w:r w:rsidRPr="00282B76">
        <w:rPr>
          <w:rFonts w:eastAsia="MS Mincho"/>
          <w:lang w:val="en-US" w:eastAsia="ja-JP"/>
        </w:rPr>
        <w:t>reduce the cost of automating manufacturing processes;</w:t>
      </w:r>
    </w:p>
    <w:p w14:paraId="5B5A5109" w14:textId="77777777" w:rsidR="00314270" w:rsidRPr="00282B76" w:rsidRDefault="00314270" w:rsidP="00D40B7B">
      <w:pPr>
        <w:pStyle w:val="ListNumber"/>
        <w:numPr>
          <w:ilvl w:val="0"/>
          <w:numId w:val="30"/>
        </w:numPr>
        <w:ind w:left="360"/>
        <w:rPr>
          <w:rFonts w:eastAsia="MS Mincho"/>
          <w:lang w:val="en-US" w:eastAsia="ja-JP"/>
        </w:rPr>
      </w:pPr>
      <w:r w:rsidRPr="00282B76">
        <w:rPr>
          <w:rFonts w:eastAsia="MS Mincho"/>
          <w:lang w:val="en-US" w:eastAsia="ja-JP"/>
        </w:rPr>
        <w:t>optimize supply chains; and</w:t>
      </w:r>
    </w:p>
    <w:p w14:paraId="32E3A2A8" w14:textId="77777777" w:rsidR="00314270" w:rsidRPr="00282B76" w:rsidRDefault="00314270" w:rsidP="00D40B7B">
      <w:pPr>
        <w:pStyle w:val="ListNumber"/>
        <w:numPr>
          <w:ilvl w:val="0"/>
          <w:numId w:val="30"/>
        </w:numPr>
        <w:ind w:left="360"/>
        <w:rPr>
          <w:rFonts w:eastAsia="MS Mincho"/>
          <w:lang w:val="en-US" w:eastAsia="ja-JP"/>
        </w:rPr>
      </w:pPr>
      <w:r w:rsidRPr="00282B76">
        <w:rPr>
          <w:rFonts w:eastAsia="MS Mincho"/>
          <w:lang w:val="en-US" w:eastAsia="ja-JP"/>
        </w:rPr>
        <w:t>reduce life-cycle engineering efforts.</w:t>
      </w:r>
    </w:p>
    <w:p w14:paraId="61E3DF72" w14:textId="77777777" w:rsidR="00314270" w:rsidRPr="001C220C" w:rsidRDefault="0040788E" w:rsidP="00282B76">
      <w:pPr>
        <w:pStyle w:val="PARAGRAPH"/>
        <w:rPr>
          <w:rFonts w:eastAsia="MS Mincho"/>
          <w:lang w:val="en-US" w:eastAsia="ja-JP"/>
        </w:rPr>
      </w:pPr>
      <w:r w:rsidRPr="001C220C">
        <w:rPr>
          <w:rFonts w:eastAsia="MS Mincho"/>
          <w:lang w:val="en-US" w:eastAsia="ja-JP"/>
        </w:rPr>
        <w:t xml:space="preserve">This standard </w:t>
      </w:r>
      <w:r w:rsidR="00314270" w:rsidRPr="001C220C">
        <w:rPr>
          <w:rFonts w:eastAsia="MS Mincho"/>
          <w:lang w:val="en-US" w:eastAsia="ja-JP"/>
        </w:rPr>
        <w:t xml:space="preserve">may be used to reduce the effort associated with implementing new product offerings. The goal is to have enterprise systems and control systems that interoperate and easily integrate. </w:t>
      </w:r>
    </w:p>
    <w:p w14:paraId="7DFFFF23" w14:textId="77777777" w:rsidR="00314270" w:rsidRPr="00BA36D8" w:rsidRDefault="00314270" w:rsidP="00AA554E">
      <w:pPr>
        <w:pStyle w:val="PARAGRAPH"/>
        <w:rPr>
          <w:rFonts w:eastAsia="MS Mincho"/>
        </w:rPr>
      </w:pPr>
      <w:r w:rsidRPr="001C220C">
        <w:rPr>
          <w:rFonts w:eastAsia="MS Mincho"/>
          <w:lang w:val="en-US" w:eastAsia="ja-JP"/>
        </w:rPr>
        <w:t>It is not the intent of the standards to</w:t>
      </w:r>
      <w:r w:rsidR="00E839D0">
        <w:rPr>
          <w:rFonts w:eastAsia="MS Mincho"/>
          <w:lang w:val="en-US" w:eastAsia="ja-JP"/>
        </w:rPr>
        <w:t>:</w:t>
      </w:r>
    </w:p>
    <w:p w14:paraId="0A076C67" w14:textId="60798B83" w:rsidR="00C01576" w:rsidRPr="00C01576" w:rsidRDefault="00314270" w:rsidP="003807F6">
      <w:pPr>
        <w:pStyle w:val="ListNumberalt2"/>
        <w:tabs>
          <w:tab w:val="clear" w:pos="680"/>
        </w:tabs>
        <w:ind w:left="360" w:hanging="363"/>
        <w:rPr>
          <w:rFonts w:eastAsia="MS Mincho"/>
        </w:rPr>
      </w:pPr>
      <w:r w:rsidRPr="00BA36D8">
        <w:rPr>
          <w:rFonts w:eastAsia="MS Mincho"/>
        </w:rPr>
        <w:t xml:space="preserve">suggest that there is only one way of implementing integration of control </w:t>
      </w:r>
      <w:r w:rsidRPr="00C01576">
        <w:rPr>
          <w:rFonts w:eastAsia="MS Mincho"/>
        </w:rPr>
        <w:t>systems to enterprise systems;</w:t>
      </w:r>
    </w:p>
    <w:p w14:paraId="44236CFE" w14:textId="479FCC51" w:rsidR="00C01576" w:rsidRPr="00C01576" w:rsidRDefault="00314270" w:rsidP="003807F6">
      <w:pPr>
        <w:pStyle w:val="ListNumberalt2"/>
        <w:tabs>
          <w:tab w:val="clear" w:pos="680"/>
        </w:tabs>
        <w:ind w:left="360" w:hanging="363"/>
        <w:rPr>
          <w:rFonts w:eastAsia="MS Mincho"/>
        </w:rPr>
      </w:pPr>
      <w:r w:rsidRPr="00C01576">
        <w:rPr>
          <w:rFonts w:eastAsia="MS Mincho"/>
        </w:rPr>
        <w:t>force users to abandon their current way of handling integration; or</w:t>
      </w:r>
    </w:p>
    <w:p w14:paraId="304E617D" w14:textId="636512F0" w:rsidR="00314270" w:rsidRPr="00C01576" w:rsidRDefault="00314270" w:rsidP="003807F6">
      <w:pPr>
        <w:pStyle w:val="ListNumberalt2"/>
        <w:tabs>
          <w:tab w:val="clear" w:pos="680"/>
        </w:tabs>
        <w:ind w:left="360" w:hanging="363"/>
        <w:rPr>
          <w:rFonts w:eastAsia="MS Mincho"/>
        </w:rPr>
      </w:pPr>
      <w:r w:rsidRPr="00C01576">
        <w:rPr>
          <w:rFonts w:eastAsia="MS Mincho"/>
        </w:rPr>
        <w:t>restrict development in the area of integration of control systems to enterprise systems.</w:t>
      </w:r>
    </w:p>
    <w:p w14:paraId="49FEC403" w14:textId="77777777" w:rsidR="00314270" w:rsidRPr="001C220C" w:rsidRDefault="00314270" w:rsidP="00282B76">
      <w:pPr>
        <w:pStyle w:val="PARAGRAPH"/>
        <w:rPr>
          <w:lang w:val="en-US"/>
        </w:rPr>
      </w:pPr>
    </w:p>
    <w:p w14:paraId="4DB28B7E" w14:textId="77777777" w:rsidR="00595F6B" w:rsidRPr="00595F6B" w:rsidRDefault="008E216F" w:rsidP="00595F6B">
      <w:pPr>
        <w:pStyle w:val="MAIN-TITLE"/>
      </w:pPr>
      <w:r w:rsidRPr="001C220C">
        <w:rPr>
          <w:lang w:val="en-US"/>
        </w:rPr>
        <w:br w:type="page"/>
      </w:r>
      <w:r w:rsidR="00595F6B" w:rsidRPr="00595F6B">
        <w:lastRenderedPageBreak/>
        <w:t xml:space="preserve">ENTERPRISE-CONTROL SYSTEM INTEGRATION – </w:t>
      </w:r>
    </w:p>
    <w:p w14:paraId="559E49E6" w14:textId="77777777" w:rsidR="00595F6B" w:rsidRPr="00595F6B" w:rsidRDefault="00595F6B" w:rsidP="00595F6B">
      <w:pPr>
        <w:pStyle w:val="MAIN-TITLE"/>
      </w:pPr>
    </w:p>
    <w:p w14:paraId="6C45F207" w14:textId="1805CF4F" w:rsidR="007C0FDC" w:rsidRPr="00595F6B" w:rsidRDefault="00595F6B" w:rsidP="004432A8">
      <w:pPr>
        <w:pStyle w:val="MAIN-TITLE"/>
      </w:pPr>
      <w:r w:rsidRPr="00595F6B">
        <w:t>Part 2: Objects and attributes for enterprise-control system integration</w:t>
      </w:r>
    </w:p>
    <w:p w14:paraId="5262F326" w14:textId="77777777" w:rsidR="00CB7EC0" w:rsidRPr="001C220C" w:rsidRDefault="00CB7EC0" w:rsidP="00A6694E">
      <w:pPr>
        <w:pStyle w:val="Heading1"/>
        <w:ind w:left="403" w:hanging="403"/>
        <w:rPr>
          <w:lang w:val="en-US"/>
        </w:rPr>
      </w:pPr>
      <w:bookmarkStart w:id="95" w:name="_Toc306620062"/>
      <w:bookmarkStart w:id="96" w:name="_Toc320176865"/>
      <w:bookmarkStart w:id="97" w:name="_Toc478492202"/>
      <w:r w:rsidRPr="001C220C">
        <w:rPr>
          <w:lang w:val="en-US"/>
        </w:rPr>
        <w:t>Scope</w:t>
      </w:r>
      <w:bookmarkEnd w:id="95"/>
      <w:bookmarkEnd w:id="96"/>
      <w:bookmarkEnd w:id="97"/>
    </w:p>
    <w:p w14:paraId="3916D558" w14:textId="77777777" w:rsidR="00CB7EC0" w:rsidRPr="001C220C" w:rsidRDefault="00CB7EC0" w:rsidP="005D5EF6">
      <w:pPr>
        <w:pStyle w:val="PARAGRAPH"/>
        <w:rPr>
          <w:lang w:val="en-US"/>
        </w:rPr>
      </w:pPr>
      <w:r w:rsidRPr="001C220C">
        <w:rPr>
          <w:lang w:val="en-US"/>
        </w:rPr>
        <w:t xml:space="preserve">This part of </w:t>
      </w:r>
      <w:r w:rsidR="001F24A0">
        <w:rPr>
          <w:rFonts w:hint="eastAsia"/>
          <w:lang w:val="en-US"/>
        </w:rPr>
        <w:t>ISA</w:t>
      </w:r>
      <w:r w:rsidR="0026051D">
        <w:rPr>
          <w:lang w:val="en-US"/>
        </w:rPr>
        <w:t>-</w:t>
      </w:r>
      <w:r w:rsidR="001F24A0">
        <w:rPr>
          <w:rFonts w:hint="eastAsia"/>
          <w:lang w:val="en-US"/>
        </w:rPr>
        <w:t>95</w:t>
      </w:r>
      <w:r w:rsidR="000766F8">
        <w:rPr>
          <w:lang w:val="en-US"/>
        </w:rPr>
        <w:t xml:space="preserve"> </w:t>
      </w:r>
      <w:r w:rsidRPr="001C220C">
        <w:rPr>
          <w:lang w:val="en-US"/>
        </w:rPr>
        <w:t xml:space="preserve">specifies generic interface content </w:t>
      </w:r>
      <w:r w:rsidR="000766F8">
        <w:rPr>
          <w:lang w:val="en-US"/>
        </w:rPr>
        <w:t xml:space="preserve">exchanged </w:t>
      </w:r>
      <w:r w:rsidRPr="001C220C">
        <w:rPr>
          <w:lang w:val="en-US"/>
        </w:rPr>
        <w:t>between manufacturing control functions and other enterprise functions</w:t>
      </w:r>
      <w:r w:rsidR="008558A5">
        <w:rPr>
          <w:lang w:val="en-US"/>
        </w:rPr>
        <w:t xml:space="preserve">. </w:t>
      </w:r>
      <w:r w:rsidR="003E0522" w:rsidRPr="001C220C">
        <w:rPr>
          <w:lang w:val="en-US"/>
        </w:rPr>
        <w:t xml:space="preserve">The interface considered is between Level 3 manufacturing systems </w:t>
      </w:r>
      <w:r w:rsidR="0015567C">
        <w:rPr>
          <w:lang w:val="en-US"/>
        </w:rPr>
        <w:t>and</w:t>
      </w:r>
      <w:r w:rsidR="0015567C" w:rsidRPr="001C220C">
        <w:rPr>
          <w:lang w:val="en-US"/>
        </w:rPr>
        <w:t xml:space="preserve"> </w:t>
      </w:r>
      <w:r w:rsidR="003E0522" w:rsidRPr="001C220C">
        <w:rPr>
          <w:lang w:val="en-US"/>
        </w:rPr>
        <w:t xml:space="preserve">Level 4 business systems in </w:t>
      </w:r>
      <w:r w:rsidRPr="001C220C">
        <w:rPr>
          <w:lang w:val="en-US"/>
        </w:rPr>
        <w:t xml:space="preserve">the hierarchical model defined in </w:t>
      </w:r>
      <w:r w:rsidR="001F24A0">
        <w:rPr>
          <w:lang w:val="en-US"/>
        </w:rPr>
        <w:t>ISA 95.00.01</w:t>
      </w:r>
      <w:r w:rsidR="008558A5">
        <w:rPr>
          <w:lang w:val="en-US"/>
        </w:rPr>
        <w:t xml:space="preserve">. </w:t>
      </w:r>
      <w:r w:rsidRPr="001C220C">
        <w:rPr>
          <w:lang w:val="en-US"/>
        </w:rPr>
        <w:t>The goal is to reduce the risk, cost, and errors associated with implementing the interface.</w:t>
      </w:r>
    </w:p>
    <w:p w14:paraId="3C0350F5" w14:textId="77777777" w:rsidR="00CB7EC0" w:rsidRPr="001C220C" w:rsidRDefault="00CB7EC0" w:rsidP="0029062D">
      <w:pPr>
        <w:pStyle w:val="PARAGRAPH"/>
        <w:rPr>
          <w:lang w:val="en-US"/>
        </w:rPr>
      </w:pPr>
      <w:r w:rsidRPr="001C220C">
        <w:rPr>
          <w:lang w:val="en-US"/>
        </w:rPr>
        <w:t xml:space="preserve">Since this </w:t>
      </w:r>
      <w:r w:rsidR="00E839D0">
        <w:rPr>
          <w:lang w:val="en-US"/>
        </w:rPr>
        <w:t>s</w:t>
      </w:r>
      <w:r w:rsidRPr="001C220C">
        <w:rPr>
          <w:lang w:val="en-US"/>
        </w:rPr>
        <w:t xml:space="preserve">tandard covers many domains, and there are many different standards in those domains, the semantics of this </w:t>
      </w:r>
      <w:r w:rsidR="00E839D0">
        <w:rPr>
          <w:lang w:val="en-US"/>
        </w:rPr>
        <w:t>s</w:t>
      </w:r>
      <w:r w:rsidRPr="001C220C">
        <w:rPr>
          <w:lang w:val="en-US"/>
        </w:rPr>
        <w:t>tandard are described at a level intended to enable the other standards to be mapped to these semantics</w:t>
      </w:r>
      <w:r w:rsidR="008558A5">
        <w:rPr>
          <w:lang w:val="en-US"/>
        </w:rPr>
        <w:t xml:space="preserve">. </w:t>
      </w:r>
      <w:r w:rsidRPr="001C220C">
        <w:rPr>
          <w:lang w:val="en-US"/>
        </w:rPr>
        <w:t xml:space="preserve">To this end this </w:t>
      </w:r>
      <w:r w:rsidR="00E839D0">
        <w:rPr>
          <w:lang w:val="en-US"/>
        </w:rPr>
        <w:t>s</w:t>
      </w:r>
      <w:r w:rsidRPr="001C220C">
        <w:rPr>
          <w:lang w:val="en-US"/>
        </w:rPr>
        <w:t xml:space="preserve">tandard defines a set of </w:t>
      </w:r>
      <w:r w:rsidR="003E0522" w:rsidRPr="001C220C">
        <w:rPr>
          <w:lang w:val="en-US"/>
        </w:rPr>
        <w:t>elements contained in the generic interface</w:t>
      </w:r>
      <w:r w:rsidRPr="001C220C">
        <w:rPr>
          <w:lang w:val="en-US"/>
        </w:rPr>
        <w:t>, together with a mechanism for extending those elements for implementations</w:t>
      </w:r>
      <w:r w:rsidR="008558A5">
        <w:rPr>
          <w:lang w:val="en-US"/>
        </w:rPr>
        <w:t xml:space="preserve">. </w:t>
      </w:r>
    </w:p>
    <w:p w14:paraId="7874F3B0" w14:textId="477279C4" w:rsidR="00CB7EC0" w:rsidRPr="001C220C" w:rsidRDefault="00CB7EC0" w:rsidP="0029062D">
      <w:pPr>
        <w:pStyle w:val="Heading1"/>
        <w:rPr>
          <w:lang w:val="en-US"/>
        </w:rPr>
      </w:pPr>
      <w:bookmarkStart w:id="98" w:name="_Toc478492203"/>
      <w:r w:rsidRPr="001C220C">
        <w:rPr>
          <w:lang w:val="en-US"/>
        </w:rPr>
        <w:t xml:space="preserve">The scope of </w:t>
      </w:r>
      <w:r w:rsidR="00ED1214">
        <w:rPr>
          <w:lang w:val="en-US"/>
        </w:rPr>
        <w:t>ISA-</w:t>
      </w:r>
      <w:r w:rsidR="001F24A0">
        <w:rPr>
          <w:lang w:val="en-US"/>
        </w:rPr>
        <w:t>95.00.02</w:t>
      </w:r>
      <w:r w:rsidRPr="001C220C">
        <w:rPr>
          <w:lang w:val="en-US"/>
        </w:rPr>
        <w:t xml:space="preserve"> is limited to the definition of </w:t>
      </w:r>
      <w:r w:rsidR="006F07B7" w:rsidRPr="001C220C">
        <w:rPr>
          <w:lang w:val="en-US"/>
        </w:rPr>
        <w:t xml:space="preserve">object models and </w:t>
      </w:r>
      <w:r w:rsidRPr="001C220C">
        <w:rPr>
          <w:lang w:val="en-US"/>
        </w:rPr>
        <w:t xml:space="preserve">attributes of the </w:t>
      </w:r>
      <w:r w:rsidR="0040788E" w:rsidRPr="001C220C">
        <w:rPr>
          <w:lang w:val="en-US"/>
        </w:rPr>
        <w:t>exchanged information defined in</w:t>
      </w:r>
      <w:r w:rsidR="00704D50">
        <w:rPr>
          <w:lang w:val="en-US"/>
        </w:rPr>
        <w:t xml:space="preserve"> </w:t>
      </w:r>
      <w:r w:rsidR="00ED1214">
        <w:rPr>
          <w:lang w:val="en-US"/>
        </w:rPr>
        <w:t>ISA-</w:t>
      </w:r>
      <w:r w:rsidR="001F24A0">
        <w:rPr>
          <w:lang w:val="en-US"/>
        </w:rPr>
        <w:t>95.00.01</w:t>
      </w:r>
      <w:r w:rsidRPr="001C220C">
        <w:rPr>
          <w:lang w:val="en-US"/>
        </w:rPr>
        <w:t>.</w:t>
      </w:r>
      <w:bookmarkStart w:id="99" w:name="_Toc315502185"/>
      <w:bookmarkStart w:id="100" w:name="_Toc315502242"/>
      <w:bookmarkStart w:id="101" w:name="_Toc315502257"/>
      <w:bookmarkStart w:id="102" w:name="_Toc315740514"/>
      <w:bookmarkStart w:id="103" w:name="_Toc315746337"/>
      <w:bookmarkStart w:id="104" w:name="_Toc402321109"/>
      <w:bookmarkStart w:id="105" w:name="_Toc466451480"/>
      <w:bookmarkStart w:id="106" w:name="_Toc306620063"/>
      <w:bookmarkStart w:id="107" w:name="_Toc320176866"/>
      <w:r w:rsidRPr="001C220C">
        <w:rPr>
          <w:lang w:val="en-US"/>
        </w:rPr>
        <w:t>Normative references</w:t>
      </w:r>
      <w:bookmarkEnd w:id="98"/>
      <w:bookmarkEnd w:id="99"/>
      <w:bookmarkEnd w:id="100"/>
      <w:bookmarkEnd w:id="101"/>
      <w:bookmarkEnd w:id="102"/>
      <w:bookmarkEnd w:id="103"/>
      <w:bookmarkEnd w:id="104"/>
      <w:bookmarkEnd w:id="105"/>
      <w:bookmarkEnd w:id="106"/>
      <w:bookmarkEnd w:id="107"/>
    </w:p>
    <w:p w14:paraId="39B58C64" w14:textId="77777777" w:rsidR="00595F6B" w:rsidRDefault="00595F6B" w:rsidP="007C424E">
      <w:pPr>
        <w:pStyle w:val="PARAGRAPH"/>
        <w:rPr>
          <w:lang w:eastAsia="ja-JP"/>
        </w:rPr>
      </w:pPr>
      <w:r>
        <w:rPr>
          <w:lang w:eastAsia="ja-JP"/>
        </w:rPr>
        <w:t>The following documents, in whole or in part, are normatively referenced in this document and are indispensable for its application. For dated references, only the edition cited applies. For undated references, the latest edition of the referenced document (including any amendments) applies.</w:t>
      </w:r>
    </w:p>
    <w:p w14:paraId="6DB16732" w14:textId="57C1E72F" w:rsidR="00F573BA" w:rsidRDefault="00F573BA" w:rsidP="00D31EE0">
      <w:pPr>
        <w:pStyle w:val="PARAGRAPH"/>
        <w:rPr>
          <w:ins w:id="108" w:author="Charles Gifford" w:date="2017-03-05T13:36:00Z"/>
        </w:rPr>
      </w:pPr>
      <w:ins w:id="109" w:author="Charles Gifford" w:date="2017-03-05T13:36:00Z">
        <w:r>
          <w:t xml:space="preserve">ANSI/ISA-95.00.01-2010 </w:t>
        </w:r>
        <w:r w:rsidRPr="00692F5C">
          <w:t>(IEC 62264-1 Mod)</w:t>
        </w:r>
        <w:r>
          <w:t>, Enterprise-Control System Integration – Part 1: Models and Terminology</w:t>
        </w:r>
      </w:ins>
    </w:p>
    <w:p w14:paraId="5D718D09" w14:textId="1284005A" w:rsidR="00F573BA" w:rsidRDefault="00D31EE0" w:rsidP="00F573BA">
      <w:pPr>
        <w:pStyle w:val="PARAGRAPH"/>
        <w:rPr>
          <w:ins w:id="110" w:author="Charles Gifford" w:date="2017-03-05T13:41:00Z"/>
        </w:rPr>
      </w:pPr>
      <w:ins w:id="111" w:author="Charles Gifford" w:date="2017-03-05T13:41:00Z">
        <w:r>
          <w:t>ANSI/ISA-95.00.03-2013</w:t>
        </w:r>
        <w:r w:rsidR="00F573BA">
          <w:t>, Enterprise-Control System Integration Part 3: Activity Models of Manufacturing Operations Management</w:t>
        </w:r>
      </w:ins>
    </w:p>
    <w:p w14:paraId="6401F130" w14:textId="551660EA" w:rsidR="00F573BA" w:rsidRDefault="00F573BA" w:rsidP="00F573BA">
      <w:pPr>
        <w:pStyle w:val="PARAGRAPH"/>
        <w:rPr>
          <w:ins w:id="112" w:author="Charles Gifford" w:date="2017-03-05T13:51:00Z"/>
        </w:rPr>
      </w:pPr>
      <w:ins w:id="113" w:author="Charles Gifford" w:date="2017-03-05T13:36:00Z">
        <w:r>
          <w:t>ANSI/ISA-95.00.04-2012, Enterprise-Control System Integration – Part 4: Objects and attributes for manufacturing operations management integration</w:t>
        </w:r>
      </w:ins>
    </w:p>
    <w:p w14:paraId="5690DF87" w14:textId="237C65ED" w:rsidR="00D31EE0" w:rsidRDefault="00D31EE0" w:rsidP="00F573BA">
      <w:pPr>
        <w:pStyle w:val="PARAGRAPH"/>
        <w:rPr>
          <w:ins w:id="114" w:author="Charles Gifford" w:date="2017-03-05T13:37:00Z"/>
        </w:rPr>
      </w:pPr>
      <w:ins w:id="115" w:author="Charles Gifford" w:date="2017-03-05T13:51:00Z">
        <w:r w:rsidRPr="00D31EE0">
          <w:t>ANSI/ISA-95.00.05-2013, Enterprise-Control System Integration – Part 5: Business-to-Manufacturing Transactions</w:t>
        </w:r>
      </w:ins>
    </w:p>
    <w:p w14:paraId="79817732" w14:textId="77777777" w:rsidR="00F573BA" w:rsidRDefault="00F573BA" w:rsidP="00D31EE0">
      <w:pPr>
        <w:pStyle w:val="PARAGRAPH"/>
        <w:rPr>
          <w:ins w:id="116" w:author="Charles Gifford" w:date="2017-03-05T13:39:00Z"/>
        </w:rPr>
      </w:pPr>
      <w:ins w:id="117" w:author="Charles Gifford" w:date="2017-03-05T13:39:00Z">
        <w:r>
          <w:t>ANSI/ISA-88.00.01-2010, Batch Control – Part 1: Models and Terminology</w:t>
        </w:r>
      </w:ins>
    </w:p>
    <w:p w14:paraId="76C6A7E8" w14:textId="77777777" w:rsidR="00F573BA" w:rsidRDefault="00F573BA" w:rsidP="00D31EE0">
      <w:pPr>
        <w:pStyle w:val="PARAGRAPH"/>
        <w:rPr>
          <w:ins w:id="118" w:author="Charles Gifford" w:date="2017-03-05T13:39:00Z"/>
        </w:rPr>
      </w:pPr>
      <w:ins w:id="119" w:author="Charles Gifford" w:date="2017-03-05T13:39:00Z">
        <w:r>
          <w:t>IEC 62264-1, Enterprise-control system integration – Part 1: Models and terminology</w:t>
        </w:r>
      </w:ins>
    </w:p>
    <w:p w14:paraId="3E245B1A" w14:textId="77777777" w:rsidR="00F573BA" w:rsidRDefault="00F573BA" w:rsidP="00D31EE0">
      <w:pPr>
        <w:pStyle w:val="PARAGRAPH"/>
        <w:rPr>
          <w:ins w:id="120" w:author="Charles Gifford" w:date="2017-03-05T13:39:00Z"/>
        </w:rPr>
      </w:pPr>
      <w:ins w:id="121" w:author="Charles Gifford" w:date="2017-03-05T13:39:00Z">
        <w:r>
          <w:t>IEC 61512-1, Batch control – Part 1: Models and terminology</w:t>
        </w:r>
      </w:ins>
    </w:p>
    <w:p w14:paraId="13C7DCF9" w14:textId="77777777" w:rsidR="00F573BA" w:rsidRDefault="00F573BA" w:rsidP="00D31EE0">
      <w:pPr>
        <w:pStyle w:val="PARAGRAPH"/>
        <w:rPr>
          <w:ins w:id="122" w:author="Charles Gifford" w:date="2017-03-05T13:39:00Z"/>
        </w:rPr>
      </w:pPr>
      <w:ins w:id="123" w:author="Charles Gifford" w:date="2017-03-05T13:39:00Z">
        <w:r>
          <w:t>ANSI/ISA-18.2-2009, Management of Alarm Systems for the Process Industries</w:t>
        </w:r>
      </w:ins>
    </w:p>
    <w:p w14:paraId="618A70EA" w14:textId="54441925" w:rsidR="00E2442D" w:rsidRDefault="00E2442D" w:rsidP="00D31EE0">
      <w:pPr>
        <w:pStyle w:val="PARAGRAPH"/>
        <w:rPr>
          <w:ins w:id="124" w:author="Charles Gifford" w:date="2017-03-05T13:45:00Z"/>
          <w:lang w:val="en-US"/>
        </w:rPr>
      </w:pPr>
      <w:r>
        <w:rPr>
          <w:lang w:val="en-US"/>
        </w:rPr>
        <w:t>ISO/IEC 19501, Information technology – Open Distributed Processing – Unified Modeling Language (UML) Version 1.4.2</w:t>
      </w:r>
    </w:p>
    <w:p w14:paraId="66C6E6DA" w14:textId="77777777" w:rsidR="00D31EE0" w:rsidRDefault="00D31EE0" w:rsidP="00D31EE0">
      <w:pPr>
        <w:pStyle w:val="PARAGRAPH"/>
        <w:rPr>
          <w:ins w:id="125" w:author="Charles Gifford" w:date="2017-03-05T13:45:00Z"/>
        </w:rPr>
      </w:pPr>
      <w:ins w:id="126" w:author="Charles Gifford" w:date="2017-03-05T13:45:00Z">
        <w:r>
          <w:t>ISO/IEC 19505-1, Information technology -- OMG Unified modeling language (OMG UML) Version 2.5 -- Part 1: Infrastructure</w:t>
        </w:r>
      </w:ins>
    </w:p>
    <w:p w14:paraId="53858166" w14:textId="54B5535A" w:rsidR="00D31EE0" w:rsidRPr="00D31EE0" w:rsidRDefault="00D31EE0" w:rsidP="00D31EE0">
      <w:pPr>
        <w:pStyle w:val="PARAGRAPH"/>
        <w:rPr>
          <w:ins w:id="127" w:author="Charles Gifford" w:date="2017-03-05T13:34:00Z"/>
        </w:rPr>
      </w:pPr>
      <w:ins w:id="128" w:author="Charles Gifford" w:date="2017-03-05T13:45:00Z">
        <w:r>
          <w:t>ISO/IEC 19505-2, Information technology -- OMG Unified modeling language (OMG UML) Version 2.5 -- Part 2: Superstructure</w:t>
        </w:r>
      </w:ins>
    </w:p>
    <w:p w14:paraId="225E01C1" w14:textId="2FF844BE" w:rsidR="00F573BA" w:rsidRDefault="00F573BA" w:rsidP="00D31EE0">
      <w:pPr>
        <w:pStyle w:val="PARAGRAPH"/>
        <w:rPr>
          <w:lang w:val="en-US"/>
        </w:rPr>
      </w:pPr>
      <w:ins w:id="129" w:author="Charles Gifford" w:date="2017-03-05T13:34:00Z">
        <w:r w:rsidRPr="00F573BA">
          <w:rPr>
            <w:lang w:val="en-US"/>
          </w:rPr>
          <w:lastRenderedPageBreak/>
          <w:t>ISO 15000-5, Core Components Technical Specification</w:t>
        </w:r>
      </w:ins>
    </w:p>
    <w:p w14:paraId="171A9AB3" w14:textId="77777777" w:rsidR="00CB7EC0" w:rsidRPr="001C220C" w:rsidRDefault="00D866FF" w:rsidP="0029062D">
      <w:pPr>
        <w:pStyle w:val="Heading1"/>
        <w:rPr>
          <w:lang w:val="en-US"/>
        </w:rPr>
      </w:pPr>
      <w:bookmarkStart w:id="130" w:name="_Toc315502186"/>
      <w:bookmarkStart w:id="131" w:name="_Toc315502243"/>
      <w:bookmarkStart w:id="132" w:name="_Toc315502258"/>
      <w:bookmarkStart w:id="133" w:name="_Toc315740515"/>
      <w:bookmarkStart w:id="134" w:name="_Toc315746338"/>
      <w:bookmarkStart w:id="135" w:name="_Toc402321110"/>
      <w:bookmarkStart w:id="136" w:name="_Toc466451481"/>
      <w:bookmarkStart w:id="137" w:name="_Toc306620064"/>
      <w:bookmarkStart w:id="138" w:name="_Toc320176867"/>
      <w:bookmarkStart w:id="139" w:name="_Toc478492204"/>
      <w:r w:rsidRPr="001C220C">
        <w:rPr>
          <w:lang w:val="en-US"/>
        </w:rPr>
        <w:t>Terms, d</w:t>
      </w:r>
      <w:r w:rsidR="00CB7EC0" w:rsidRPr="001C220C">
        <w:rPr>
          <w:lang w:val="en-US"/>
        </w:rPr>
        <w:t>efinitions</w:t>
      </w:r>
      <w:bookmarkEnd w:id="130"/>
      <w:bookmarkEnd w:id="131"/>
      <w:bookmarkEnd w:id="132"/>
      <w:bookmarkEnd w:id="133"/>
      <w:bookmarkEnd w:id="134"/>
      <w:bookmarkEnd w:id="135"/>
      <w:bookmarkEnd w:id="136"/>
      <w:r w:rsidRPr="001C220C">
        <w:rPr>
          <w:lang w:val="en-US"/>
        </w:rPr>
        <w:t xml:space="preserve"> and abbreviations</w:t>
      </w:r>
      <w:bookmarkEnd w:id="137"/>
      <w:bookmarkEnd w:id="138"/>
      <w:bookmarkEnd w:id="139"/>
    </w:p>
    <w:p w14:paraId="72AD88C2" w14:textId="77777777" w:rsidR="00D866FF" w:rsidRPr="001C220C" w:rsidRDefault="00D866FF" w:rsidP="00D866FF">
      <w:pPr>
        <w:pStyle w:val="Heading2"/>
        <w:rPr>
          <w:lang w:val="en-US"/>
        </w:rPr>
      </w:pPr>
      <w:bookmarkStart w:id="140" w:name="_Toc306620065"/>
      <w:bookmarkStart w:id="141" w:name="_Toc320176868"/>
      <w:bookmarkStart w:id="142" w:name="_Toc478492205"/>
      <w:r w:rsidRPr="001C220C">
        <w:rPr>
          <w:lang w:val="en-US"/>
        </w:rPr>
        <w:t>Terms and definitions</w:t>
      </w:r>
      <w:bookmarkEnd w:id="140"/>
      <w:bookmarkEnd w:id="141"/>
      <w:bookmarkEnd w:id="142"/>
    </w:p>
    <w:p w14:paraId="0664827A" w14:textId="77777777" w:rsidR="00CB7EC0" w:rsidRDefault="00CB7EC0" w:rsidP="0029062D">
      <w:pPr>
        <w:pStyle w:val="PARAGRAPH"/>
        <w:rPr>
          <w:lang w:val="en-US"/>
        </w:rPr>
      </w:pPr>
      <w:r w:rsidRPr="001C220C">
        <w:rPr>
          <w:lang w:val="en-US"/>
        </w:rPr>
        <w:t>For the purpose</w:t>
      </w:r>
      <w:r w:rsidR="001C113D">
        <w:rPr>
          <w:lang w:val="en-US"/>
        </w:rPr>
        <w:t>s</w:t>
      </w:r>
      <w:r w:rsidRPr="001C220C">
        <w:rPr>
          <w:lang w:val="en-US"/>
        </w:rPr>
        <w:t xml:space="preserve"> of this </w:t>
      </w:r>
      <w:r w:rsidR="001C113D">
        <w:rPr>
          <w:lang w:val="en-US"/>
        </w:rPr>
        <w:t>document, the terms and</w:t>
      </w:r>
      <w:r w:rsidRPr="001C220C">
        <w:rPr>
          <w:lang w:val="en-US"/>
        </w:rPr>
        <w:t xml:space="preserve"> definitions given in </w:t>
      </w:r>
      <w:r w:rsidR="001F24A0">
        <w:rPr>
          <w:lang w:val="en-US"/>
        </w:rPr>
        <w:t>ISA 95.00.01</w:t>
      </w:r>
      <w:r w:rsidR="001C113D">
        <w:rPr>
          <w:lang w:val="en-US"/>
        </w:rPr>
        <w:t>,</w:t>
      </w:r>
      <w:r w:rsidRPr="001C220C">
        <w:rPr>
          <w:lang w:val="en-US"/>
        </w:rPr>
        <w:t xml:space="preserve"> </w:t>
      </w:r>
      <w:r w:rsidR="001C113D">
        <w:rPr>
          <w:lang w:val="en-US"/>
        </w:rPr>
        <w:t xml:space="preserve">as well as </w:t>
      </w:r>
      <w:r w:rsidRPr="001C220C">
        <w:rPr>
          <w:lang w:val="en-US"/>
        </w:rPr>
        <w:t>the following apply.</w:t>
      </w:r>
    </w:p>
    <w:p w14:paraId="43BB39FE" w14:textId="77777777" w:rsidR="00762B49" w:rsidRDefault="00762B49" w:rsidP="00762B49">
      <w:pPr>
        <w:pStyle w:val="TERM"/>
        <w:rPr>
          <w:lang w:val="en-US"/>
        </w:rPr>
      </w:pPr>
      <w:bookmarkStart w:id="143" w:name="_Toc449198261"/>
      <w:bookmarkStart w:id="144" w:name="_Toc449206333"/>
      <w:bookmarkStart w:id="145" w:name="_Toc449263708"/>
      <w:bookmarkEnd w:id="143"/>
      <w:bookmarkEnd w:id="144"/>
      <w:bookmarkEnd w:id="145"/>
      <w:r>
        <w:rPr>
          <w:lang w:val="en-US"/>
        </w:rPr>
        <w:t>by-product</w:t>
      </w:r>
    </w:p>
    <w:p w14:paraId="00AC8FFB" w14:textId="0206C7D2" w:rsidR="00762B49" w:rsidRPr="000F3967" w:rsidRDefault="0026698E" w:rsidP="00762B49">
      <w:pPr>
        <w:pStyle w:val="PARAGRAPH"/>
      </w:pPr>
      <w:r>
        <w:t>A</w:t>
      </w:r>
      <w:r w:rsidRPr="00182545">
        <w:t xml:space="preserve"> secondary material, produced as a residual of, or incidental to the production of the primary product. </w:t>
      </w:r>
    </w:p>
    <w:p w14:paraId="12E955BC" w14:textId="77777777" w:rsidR="00762B49" w:rsidRDefault="00762B49" w:rsidP="00762B49">
      <w:pPr>
        <w:pStyle w:val="TERM"/>
        <w:rPr>
          <w:lang w:val="en-US"/>
        </w:rPr>
      </w:pPr>
      <w:bookmarkStart w:id="146" w:name="_Toc449198262"/>
      <w:bookmarkStart w:id="147" w:name="_Toc449206334"/>
      <w:bookmarkStart w:id="148" w:name="_Toc449263709"/>
      <w:bookmarkEnd w:id="146"/>
      <w:bookmarkEnd w:id="147"/>
      <w:bookmarkEnd w:id="148"/>
      <w:r>
        <w:rPr>
          <w:lang w:val="en-US"/>
        </w:rPr>
        <w:t>co-product</w:t>
      </w:r>
    </w:p>
    <w:p w14:paraId="1C8AC1D3" w14:textId="77777777" w:rsidR="00762B49" w:rsidRPr="001C220C" w:rsidRDefault="00762B49" w:rsidP="00762B49">
      <w:pPr>
        <w:pStyle w:val="PARAGRAPH"/>
        <w:rPr>
          <w:lang w:val="en-US"/>
        </w:rPr>
      </w:pPr>
      <w:r w:rsidRPr="00762B49">
        <w:rPr>
          <w:lang w:val="en-US"/>
        </w:rPr>
        <w:t>a material usually manufactured together or sequentially with the primary product because of product or process similarities.</w:t>
      </w:r>
    </w:p>
    <w:p w14:paraId="68ABE0CD" w14:textId="77777777" w:rsidR="000A3C99" w:rsidRPr="0027132A" w:rsidRDefault="000A3C99" w:rsidP="0027132A">
      <w:pPr>
        <w:pStyle w:val="TERM"/>
        <w:rPr>
          <w:bCs w:val="0"/>
          <w:lang w:val="en-US"/>
        </w:rPr>
      </w:pPr>
      <w:bookmarkStart w:id="149" w:name="_Toc449198263"/>
      <w:bookmarkStart w:id="150" w:name="_Toc449206335"/>
      <w:bookmarkStart w:id="151" w:name="_Toc449263710"/>
      <w:bookmarkEnd w:id="149"/>
      <w:bookmarkEnd w:id="150"/>
      <w:bookmarkEnd w:id="151"/>
      <w:r w:rsidRPr="0027132A">
        <w:rPr>
          <w:bCs w:val="0"/>
          <w:lang w:val="en-US"/>
        </w:rPr>
        <w:t>equipment class</w:t>
      </w:r>
    </w:p>
    <w:p w14:paraId="24DC124F" w14:textId="77777777" w:rsidR="000A3C99" w:rsidRPr="001C220C" w:rsidRDefault="000A3C99" w:rsidP="005E2A26">
      <w:pPr>
        <w:pStyle w:val="PARAGRAPH"/>
        <w:rPr>
          <w:lang w:val="en-US"/>
        </w:rPr>
      </w:pPr>
      <w:r w:rsidRPr="001C220C">
        <w:rPr>
          <w:lang w:val="en-US"/>
        </w:rPr>
        <w:t xml:space="preserve">grouping of role based equipment with similar characteristics </w:t>
      </w:r>
    </w:p>
    <w:p w14:paraId="718D7CFF" w14:textId="77777777" w:rsidR="00CB7EC0" w:rsidRPr="001C220C" w:rsidRDefault="00CB7EC0" w:rsidP="0029062D">
      <w:pPr>
        <w:pStyle w:val="TERM"/>
        <w:rPr>
          <w:lang w:val="en-US"/>
        </w:rPr>
      </w:pPr>
      <w:bookmarkStart w:id="152" w:name="_Toc449198264"/>
      <w:bookmarkStart w:id="153" w:name="_Toc449206336"/>
      <w:bookmarkStart w:id="154" w:name="_Toc449263711"/>
      <w:bookmarkEnd w:id="152"/>
      <w:bookmarkEnd w:id="153"/>
      <w:bookmarkEnd w:id="154"/>
      <w:r w:rsidRPr="001C220C">
        <w:rPr>
          <w:bCs w:val="0"/>
          <w:lang w:val="en-US"/>
        </w:rPr>
        <w:t>e</w:t>
      </w:r>
      <w:r w:rsidRPr="001C220C">
        <w:rPr>
          <w:lang w:val="en-US"/>
        </w:rPr>
        <w:t xml:space="preserve">vent </w:t>
      </w:r>
    </w:p>
    <w:p w14:paraId="7B3C88BC" w14:textId="666CB4BC" w:rsidR="005E2A26" w:rsidRPr="005E2A26" w:rsidRDefault="00CB7EC0" w:rsidP="00A20072">
      <w:pPr>
        <w:pStyle w:val="TERM-definition"/>
        <w:rPr>
          <w:lang w:val="en-US"/>
        </w:rPr>
      </w:pPr>
      <w:del w:id="155" w:author="Charles Gifford" w:date="2017-03-05T13:53:00Z">
        <w:r w:rsidRPr="001C220C" w:rsidDel="005E2A26">
          <w:rPr>
            <w:lang w:val="en-US"/>
          </w:rPr>
          <w:delText>representation of a solicited or unsolicited fact indicating a state change in the enterprise</w:delText>
        </w:r>
      </w:del>
      <w:ins w:id="156" w:author="Charles Gifford" w:date="2017-03-23T21:17:00Z">
        <w:r w:rsidR="0068740D">
          <w:rPr>
            <w:lang w:val="en-US"/>
          </w:rPr>
          <w:t>representation</w:t>
        </w:r>
      </w:ins>
      <w:ins w:id="157" w:author="Charles Gifford" w:date="2017-03-05T14:00:00Z">
        <w:r w:rsidR="005E2A26" w:rsidRPr="005E2A26">
          <w:rPr>
            <w:lang w:val="en-US"/>
          </w:rPr>
          <w:t xml:space="preserve"> of a solicited or unsolicited fact indicating a change of relevance to Level 3 activities</w:t>
        </w:r>
      </w:ins>
    </w:p>
    <w:p w14:paraId="47E281FD" w14:textId="77777777" w:rsidR="00F81EE0" w:rsidRPr="001C220C" w:rsidRDefault="00F81EE0" w:rsidP="0027132A">
      <w:pPr>
        <w:pStyle w:val="TERM"/>
        <w:rPr>
          <w:b w:val="0"/>
          <w:lang w:val="en-US"/>
        </w:rPr>
      </w:pPr>
      <w:bookmarkStart w:id="158" w:name="_Toc449198265"/>
      <w:bookmarkStart w:id="159" w:name="_Toc449206337"/>
      <w:bookmarkStart w:id="160" w:name="_Toc449263712"/>
      <w:bookmarkEnd w:id="158"/>
      <w:bookmarkEnd w:id="159"/>
      <w:bookmarkEnd w:id="160"/>
      <w:r w:rsidRPr="0027132A">
        <w:rPr>
          <w:bCs w:val="0"/>
          <w:lang w:val="en-US"/>
        </w:rPr>
        <w:t>location</w:t>
      </w:r>
    </w:p>
    <w:p w14:paraId="57A19DE7" w14:textId="77777777" w:rsidR="00F81EE0" w:rsidRPr="001C220C" w:rsidRDefault="00F81EE0" w:rsidP="005E2A26">
      <w:pPr>
        <w:pStyle w:val="PARAGRAPH"/>
        <w:rPr>
          <w:lang w:val="en-US"/>
        </w:rPr>
      </w:pPr>
      <w:r w:rsidRPr="001C220C">
        <w:rPr>
          <w:lang w:val="en-US"/>
        </w:rPr>
        <w:t>scope of exchanged information as identified by an element of the equipment hierarchy</w:t>
      </w:r>
    </w:p>
    <w:p w14:paraId="6E337C55" w14:textId="77777777" w:rsidR="00F81EE0" w:rsidRPr="001C220C" w:rsidRDefault="00747AE6" w:rsidP="00F81EE0">
      <w:pPr>
        <w:pStyle w:val="NOTE0"/>
        <w:rPr>
          <w:lang w:val="en-US"/>
        </w:rPr>
      </w:pPr>
      <w:r>
        <w:rPr>
          <w:lang w:val="en-US"/>
        </w:rPr>
        <w:t>EXAMPLE</w:t>
      </w:r>
      <w:r>
        <w:rPr>
          <w:lang w:val="en-US"/>
        </w:rPr>
        <w:t> </w:t>
      </w:r>
      <w:r w:rsidR="00F81EE0" w:rsidRPr="001C220C">
        <w:rPr>
          <w:lang w:val="en-US"/>
        </w:rPr>
        <w:t xml:space="preserve">There </w:t>
      </w:r>
      <w:r w:rsidR="00DE2E9A">
        <w:rPr>
          <w:lang w:val="en-US"/>
        </w:rPr>
        <w:t>can</w:t>
      </w:r>
      <w:r w:rsidR="00F81EE0" w:rsidRPr="001C220C">
        <w:rPr>
          <w:lang w:val="en-US"/>
        </w:rPr>
        <w:t xml:space="preserve"> be an agreement to only supply an “Area” name for exchanged information, because the site and enterprise are implicitly defined through the messaging system </w:t>
      </w:r>
    </w:p>
    <w:p w14:paraId="52D777B8" w14:textId="77777777" w:rsidR="00EB175D" w:rsidRPr="0027132A" w:rsidRDefault="00EB175D" w:rsidP="0027132A">
      <w:pPr>
        <w:pStyle w:val="TERM"/>
        <w:rPr>
          <w:bCs w:val="0"/>
          <w:lang w:val="en-US"/>
        </w:rPr>
      </w:pPr>
      <w:bookmarkStart w:id="161" w:name="_Toc449198266"/>
      <w:bookmarkStart w:id="162" w:name="_Toc449206338"/>
      <w:bookmarkStart w:id="163" w:name="_Toc449263713"/>
      <w:bookmarkEnd w:id="161"/>
      <w:bookmarkEnd w:id="162"/>
      <w:bookmarkEnd w:id="163"/>
      <w:r w:rsidRPr="0027132A">
        <w:rPr>
          <w:bCs w:val="0"/>
          <w:lang w:val="en-US"/>
        </w:rPr>
        <w:t>material class</w:t>
      </w:r>
    </w:p>
    <w:p w14:paraId="2F18B34C" w14:textId="77777777" w:rsidR="00EB175D" w:rsidRPr="001C220C" w:rsidRDefault="00EB175D" w:rsidP="005E2A26">
      <w:pPr>
        <w:pStyle w:val="PARAGRAPH"/>
        <w:rPr>
          <w:lang w:val="en-US"/>
        </w:rPr>
      </w:pPr>
      <w:r w:rsidRPr="001C220C">
        <w:rPr>
          <w:lang w:val="en-US"/>
        </w:rPr>
        <w:t xml:space="preserve">grouping of materials with similar characteristics </w:t>
      </w:r>
    </w:p>
    <w:p w14:paraId="4F2F8554" w14:textId="77777777" w:rsidR="00EB175D" w:rsidRPr="0027132A" w:rsidRDefault="00EB175D" w:rsidP="0027132A">
      <w:pPr>
        <w:pStyle w:val="TERM"/>
        <w:rPr>
          <w:bCs w:val="0"/>
          <w:lang w:val="en-US"/>
        </w:rPr>
      </w:pPr>
      <w:bookmarkStart w:id="164" w:name="_Toc449198267"/>
      <w:bookmarkStart w:id="165" w:name="_Toc449206339"/>
      <w:bookmarkStart w:id="166" w:name="_Toc449263714"/>
      <w:bookmarkEnd w:id="164"/>
      <w:bookmarkEnd w:id="165"/>
      <w:bookmarkEnd w:id="166"/>
      <w:r w:rsidRPr="0027132A">
        <w:rPr>
          <w:bCs w:val="0"/>
          <w:lang w:val="en-US"/>
        </w:rPr>
        <w:t>material lot</w:t>
      </w:r>
    </w:p>
    <w:p w14:paraId="6D1AC972" w14:textId="77777777" w:rsidR="00EB175D" w:rsidRPr="001C220C" w:rsidRDefault="00EB175D" w:rsidP="005E2A26">
      <w:pPr>
        <w:pStyle w:val="PARAGRAPH"/>
        <w:rPr>
          <w:lang w:val="en-US"/>
        </w:rPr>
      </w:pPr>
      <w:r w:rsidRPr="001C220C">
        <w:rPr>
          <w:lang w:val="en-US"/>
        </w:rPr>
        <w:t>uniquely identifiable amount of a material</w:t>
      </w:r>
    </w:p>
    <w:p w14:paraId="147D762E" w14:textId="3015F4C4" w:rsidR="001B7CC9" w:rsidRPr="00E11040" w:rsidRDefault="00747AE6" w:rsidP="00702EC8">
      <w:pPr>
        <w:pStyle w:val="NOTE0"/>
      </w:pPr>
      <w:r>
        <w:rPr>
          <w:lang w:val="en-US"/>
        </w:rPr>
        <w:t>N</w:t>
      </w:r>
      <w:r w:rsidR="00CF4A5A">
        <w:rPr>
          <w:lang w:val="en-US"/>
        </w:rPr>
        <w:t>OTE</w:t>
      </w:r>
      <w:r>
        <w:rPr>
          <w:lang w:val="en-US"/>
        </w:rPr>
        <w:t> </w:t>
      </w:r>
      <w:r>
        <w:rPr>
          <w:lang w:val="en-US"/>
        </w:rPr>
        <w:fldChar w:fldCharType="begin"/>
      </w:r>
      <w:r>
        <w:rPr>
          <w:lang w:val="en-US"/>
        </w:rPr>
        <w:instrText xml:space="preserve"> SEQ note \r 1 \* MERGEFORMAT </w:instrText>
      </w:r>
      <w:r>
        <w:rPr>
          <w:lang w:val="en-US"/>
        </w:rPr>
        <w:fldChar w:fldCharType="separate"/>
      </w:r>
      <w:r w:rsidR="006105A7">
        <w:rPr>
          <w:noProof/>
          <w:lang w:val="en-US"/>
        </w:rPr>
        <w:t>1</w:t>
      </w:r>
      <w:r>
        <w:rPr>
          <w:lang w:val="en-US"/>
        </w:rPr>
        <w:fldChar w:fldCharType="end"/>
      </w:r>
      <w:r>
        <w:rPr>
          <w:lang w:val="en-US"/>
        </w:rPr>
        <w:t xml:space="preserve"> to entry</w:t>
      </w:r>
      <w:r w:rsidR="004432A8">
        <w:rPr>
          <w:lang w:val="en-US"/>
        </w:rPr>
        <w:tab/>
      </w:r>
      <w:r w:rsidR="00EB175D" w:rsidRPr="001C220C">
        <w:rPr>
          <w:lang w:val="en-US"/>
        </w:rPr>
        <w:t xml:space="preserve">It describes the actual </w:t>
      </w:r>
      <w:r w:rsidR="00F637D2" w:rsidRPr="001C220C">
        <w:rPr>
          <w:lang w:val="en-US"/>
        </w:rPr>
        <w:t xml:space="preserve">or planned </w:t>
      </w:r>
      <w:r w:rsidR="00EB175D" w:rsidRPr="001C220C">
        <w:rPr>
          <w:lang w:val="en-US"/>
        </w:rPr>
        <w:t>total quantity or amount of material available, its current state, and its specific property values.</w:t>
      </w:r>
      <w:bookmarkStart w:id="167" w:name="_Toc449198268"/>
      <w:bookmarkStart w:id="168" w:name="_Toc449206340"/>
      <w:bookmarkStart w:id="169" w:name="_Toc449263715"/>
      <w:bookmarkEnd w:id="167"/>
      <w:bookmarkEnd w:id="168"/>
      <w:bookmarkEnd w:id="169"/>
    </w:p>
    <w:p w14:paraId="64FAB004" w14:textId="77777777" w:rsidR="00EB175D" w:rsidRPr="0027132A" w:rsidRDefault="00EB175D" w:rsidP="0027132A">
      <w:pPr>
        <w:pStyle w:val="TERM"/>
        <w:rPr>
          <w:bCs w:val="0"/>
          <w:lang w:val="en-US"/>
        </w:rPr>
      </w:pPr>
      <w:r w:rsidRPr="0027132A">
        <w:rPr>
          <w:bCs w:val="0"/>
          <w:lang w:val="en-US"/>
        </w:rPr>
        <w:t>material definition</w:t>
      </w:r>
    </w:p>
    <w:p w14:paraId="72172680" w14:textId="62943BC1" w:rsidR="005E2A26" w:rsidRPr="001C220C" w:rsidRDefault="00EB175D" w:rsidP="005E2A26">
      <w:pPr>
        <w:pStyle w:val="PARAGRAPH"/>
        <w:rPr>
          <w:lang w:val="en-US"/>
        </w:rPr>
      </w:pPr>
      <w:del w:id="170" w:author="Charles Gifford" w:date="2017-03-05T14:02:00Z">
        <w:r w:rsidRPr="001C220C" w:rsidDel="005E2A26">
          <w:rPr>
            <w:lang w:val="en-US"/>
          </w:rPr>
          <w:delText>definition of the properties for a substance</w:delText>
        </w:r>
      </w:del>
      <w:ins w:id="171" w:author="Charles Gifford" w:date="2017-03-05T14:02:00Z">
        <w:r w:rsidR="005E2A26">
          <w:rPr>
            <w:lang w:val="en-US"/>
          </w:rPr>
          <w:t>d</w:t>
        </w:r>
        <w:r w:rsidR="005E2A26" w:rsidRPr="005E2A26">
          <w:rPr>
            <w:lang w:val="en-US"/>
          </w:rPr>
          <w:t>efinition of a material type and type properties</w:t>
        </w:r>
      </w:ins>
    </w:p>
    <w:p w14:paraId="3B2972A3" w14:textId="283CB365" w:rsidR="001B7CC9" w:rsidRPr="00E11040" w:rsidRDefault="00747AE6" w:rsidP="00702EC8">
      <w:pPr>
        <w:pStyle w:val="NOTE0"/>
      </w:pPr>
      <w:r>
        <w:rPr>
          <w:lang w:val="en-US"/>
        </w:rPr>
        <w:t>N</w:t>
      </w:r>
      <w:r w:rsidR="008777D3">
        <w:rPr>
          <w:lang w:val="en-US"/>
        </w:rPr>
        <w:t>OTE</w:t>
      </w:r>
      <w:r>
        <w:rPr>
          <w:lang w:val="en-US"/>
        </w:rPr>
        <w:t> </w:t>
      </w:r>
      <w:r>
        <w:rPr>
          <w:lang w:val="en-US"/>
        </w:rPr>
        <w:fldChar w:fldCharType="begin"/>
      </w:r>
      <w:r>
        <w:rPr>
          <w:lang w:val="en-US"/>
        </w:rPr>
        <w:instrText xml:space="preserve"> SEQ note \r 1 \* MERGEFORMAT </w:instrText>
      </w:r>
      <w:r>
        <w:rPr>
          <w:lang w:val="en-US"/>
        </w:rPr>
        <w:fldChar w:fldCharType="separate"/>
      </w:r>
      <w:r w:rsidR="006105A7">
        <w:rPr>
          <w:noProof/>
          <w:lang w:val="en-US"/>
        </w:rPr>
        <w:t>1</w:t>
      </w:r>
      <w:r>
        <w:rPr>
          <w:lang w:val="en-US"/>
        </w:rPr>
        <w:fldChar w:fldCharType="end"/>
      </w:r>
      <w:r>
        <w:rPr>
          <w:lang w:val="en-US"/>
        </w:rPr>
        <w:t xml:space="preserve"> to entry</w:t>
      </w:r>
      <w:r w:rsidR="004432A8">
        <w:rPr>
          <w:lang w:val="en-US"/>
        </w:rPr>
        <w:tab/>
      </w:r>
      <w:r w:rsidR="004432A8" w:rsidDel="004432A8">
        <w:rPr>
          <w:lang w:val="en-US"/>
        </w:rPr>
        <w:t xml:space="preserve"> </w:t>
      </w:r>
      <w:r w:rsidR="00892060" w:rsidRPr="001C220C">
        <w:rPr>
          <w:lang w:val="en-US"/>
        </w:rPr>
        <w:t xml:space="preserve">This includes material that </w:t>
      </w:r>
      <w:r w:rsidR="00C02B61">
        <w:rPr>
          <w:lang w:val="en-US"/>
        </w:rPr>
        <w:t>can</w:t>
      </w:r>
      <w:r w:rsidR="00892060" w:rsidRPr="001C220C">
        <w:rPr>
          <w:lang w:val="en-US"/>
        </w:rPr>
        <w:t xml:space="preserve"> be identified as raw, intermediate, final material</w:t>
      </w:r>
      <w:r w:rsidR="00F637D2" w:rsidRPr="001C220C">
        <w:rPr>
          <w:lang w:val="en-US"/>
        </w:rPr>
        <w:t>, or consumable</w:t>
      </w:r>
      <w:r w:rsidR="001C113D">
        <w:rPr>
          <w:lang w:val="en-US"/>
        </w:rPr>
        <w:t>.</w:t>
      </w:r>
      <w:bookmarkStart w:id="172" w:name="_Toc449198269"/>
      <w:bookmarkStart w:id="173" w:name="_Toc449206341"/>
      <w:bookmarkStart w:id="174" w:name="_Toc449263716"/>
      <w:bookmarkEnd w:id="172"/>
      <w:bookmarkEnd w:id="173"/>
      <w:bookmarkEnd w:id="174"/>
    </w:p>
    <w:p w14:paraId="0AB6A6C5" w14:textId="77777777" w:rsidR="00EB175D" w:rsidRPr="0027132A" w:rsidRDefault="00EB175D" w:rsidP="0027132A">
      <w:pPr>
        <w:pStyle w:val="TERM"/>
        <w:rPr>
          <w:bCs w:val="0"/>
          <w:lang w:val="en-US"/>
        </w:rPr>
      </w:pPr>
      <w:r w:rsidRPr="0027132A">
        <w:rPr>
          <w:bCs w:val="0"/>
          <w:lang w:val="en-US"/>
        </w:rPr>
        <w:t>material sublot</w:t>
      </w:r>
    </w:p>
    <w:p w14:paraId="1C28804E" w14:textId="77777777" w:rsidR="00EB175D" w:rsidRPr="001C220C" w:rsidRDefault="00EB175D" w:rsidP="005E2A26">
      <w:pPr>
        <w:pStyle w:val="PARAGRAPH"/>
        <w:rPr>
          <w:lang w:val="en-US"/>
        </w:rPr>
      </w:pPr>
      <w:r w:rsidRPr="001C220C">
        <w:rPr>
          <w:lang w:val="en-US"/>
        </w:rPr>
        <w:t xml:space="preserve">uniquely identifiable subset of a material lot </w:t>
      </w:r>
    </w:p>
    <w:p w14:paraId="143F95AD" w14:textId="36CCD856" w:rsidR="00EB175D" w:rsidRPr="001C220C" w:rsidRDefault="00747AE6" w:rsidP="00E947C5">
      <w:pPr>
        <w:pStyle w:val="NOTE0"/>
      </w:pPr>
      <w:r>
        <w:rPr>
          <w:lang w:val="en-US"/>
        </w:rPr>
        <w:t>N</w:t>
      </w:r>
      <w:r w:rsidR="007D1BC2">
        <w:rPr>
          <w:lang w:val="en-US"/>
        </w:rPr>
        <w:t>OTE</w:t>
      </w:r>
      <w:r>
        <w:rPr>
          <w:lang w:val="en-US"/>
        </w:rPr>
        <w:t> </w:t>
      </w:r>
      <w:r>
        <w:rPr>
          <w:lang w:val="en-US"/>
        </w:rPr>
        <w:fldChar w:fldCharType="begin"/>
      </w:r>
      <w:r>
        <w:rPr>
          <w:lang w:val="en-US"/>
        </w:rPr>
        <w:instrText xml:space="preserve"> SEQ note \r 1 \* MERGEFORMAT </w:instrText>
      </w:r>
      <w:r>
        <w:rPr>
          <w:lang w:val="en-US"/>
        </w:rPr>
        <w:fldChar w:fldCharType="separate"/>
      </w:r>
      <w:r w:rsidR="006105A7">
        <w:rPr>
          <w:noProof/>
          <w:lang w:val="en-US"/>
        </w:rPr>
        <w:t>1</w:t>
      </w:r>
      <w:r>
        <w:rPr>
          <w:lang w:val="en-US"/>
        </w:rPr>
        <w:fldChar w:fldCharType="end"/>
      </w:r>
      <w:r w:rsidR="007D1BC2">
        <w:rPr>
          <w:lang w:val="en-US"/>
        </w:rPr>
        <w:tab/>
      </w:r>
      <w:r>
        <w:rPr>
          <w:lang w:val="en-US"/>
        </w:rPr>
        <w:t>to entry</w:t>
      </w:r>
      <w:r w:rsidR="004432A8">
        <w:rPr>
          <w:lang w:val="en-US"/>
        </w:rPr>
        <w:tab/>
      </w:r>
      <w:r w:rsidR="00EB175D" w:rsidRPr="001C220C">
        <w:rPr>
          <w:lang w:val="en-US"/>
        </w:rPr>
        <w:t xml:space="preserve">This </w:t>
      </w:r>
      <w:r w:rsidR="00C02B61">
        <w:rPr>
          <w:lang w:val="en-US"/>
        </w:rPr>
        <w:t>can</w:t>
      </w:r>
      <w:r w:rsidR="00EB175D" w:rsidRPr="001C220C">
        <w:rPr>
          <w:lang w:val="en-US"/>
        </w:rPr>
        <w:t xml:space="preserve"> be a single item.</w:t>
      </w:r>
      <w:bookmarkStart w:id="175" w:name="_Toc449198270"/>
      <w:bookmarkStart w:id="176" w:name="_Toc449206342"/>
      <w:bookmarkStart w:id="177" w:name="_Toc449263717"/>
      <w:bookmarkEnd w:id="175"/>
      <w:bookmarkEnd w:id="176"/>
      <w:bookmarkEnd w:id="177"/>
    </w:p>
    <w:p w14:paraId="665DCFC8" w14:textId="77777777" w:rsidR="00EB175D" w:rsidRPr="001C220C" w:rsidRDefault="00EB175D" w:rsidP="00C95C5E">
      <w:pPr>
        <w:pStyle w:val="TERM"/>
        <w:rPr>
          <w:lang w:val="en-US"/>
        </w:rPr>
      </w:pPr>
      <w:r w:rsidRPr="001C220C">
        <w:rPr>
          <w:lang w:val="en-US"/>
        </w:rPr>
        <w:t>personnel class</w:t>
      </w:r>
    </w:p>
    <w:p w14:paraId="37F925DD" w14:textId="77777777" w:rsidR="00EB175D" w:rsidRPr="001C220C" w:rsidRDefault="00EB175D" w:rsidP="005E2A26">
      <w:pPr>
        <w:pStyle w:val="PARAGRAPH"/>
        <w:rPr>
          <w:lang w:val="en-US"/>
        </w:rPr>
      </w:pPr>
      <w:r w:rsidRPr="001C220C">
        <w:rPr>
          <w:lang w:val="en-US"/>
        </w:rPr>
        <w:t xml:space="preserve">grouping of persons with similar characteristics </w:t>
      </w:r>
    </w:p>
    <w:p w14:paraId="4CFC515B" w14:textId="77777777" w:rsidR="000A3C99" w:rsidRPr="001C220C" w:rsidRDefault="000A3C99" w:rsidP="000A3C99">
      <w:pPr>
        <w:pStyle w:val="TERM"/>
        <w:rPr>
          <w:lang w:val="en-US"/>
        </w:rPr>
      </w:pPr>
      <w:bookmarkStart w:id="178" w:name="_Toc449198271"/>
      <w:bookmarkStart w:id="179" w:name="_Toc449206343"/>
      <w:bookmarkStart w:id="180" w:name="_Toc449263718"/>
      <w:bookmarkEnd w:id="178"/>
      <w:bookmarkEnd w:id="179"/>
      <w:bookmarkEnd w:id="180"/>
      <w:r w:rsidRPr="001C220C">
        <w:rPr>
          <w:lang w:val="en-US"/>
        </w:rPr>
        <w:t xml:space="preserve">product </w:t>
      </w:r>
    </w:p>
    <w:p w14:paraId="06C9E6C1" w14:textId="34586F0C" w:rsidR="000A3C99" w:rsidDel="00AB2030" w:rsidRDefault="000A3C99" w:rsidP="005E2A26">
      <w:pPr>
        <w:pStyle w:val="PARAGRAPH"/>
        <w:rPr>
          <w:del w:id="181" w:author="Charles Gifford" w:date="2017-03-05T14:05:00Z"/>
          <w:lang w:val="en-US"/>
        </w:rPr>
      </w:pPr>
      <w:del w:id="182" w:author="Charles Gifford" w:date="2017-03-05T14:05:00Z">
        <w:r w:rsidRPr="001C220C" w:rsidDel="00AB2030">
          <w:rPr>
            <w:lang w:val="en-US"/>
          </w:rPr>
          <w:delText>desired output or by-product of the processes of an enterprise</w:delText>
        </w:r>
      </w:del>
    </w:p>
    <w:p w14:paraId="3FA8E80A" w14:textId="11334659" w:rsidR="00AB2030" w:rsidRPr="001C220C" w:rsidRDefault="00AB2030" w:rsidP="005E2A26">
      <w:pPr>
        <w:pStyle w:val="PARAGRAPH"/>
        <w:rPr>
          <w:ins w:id="183" w:author="Charles Gifford" w:date="2017-03-05T14:05:00Z"/>
          <w:lang w:val="en-US"/>
        </w:rPr>
      </w:pPr>
      <w:ins w:id="184" w:author="Charles Gifford" w:date="2017-03-05T14:05:00Z">
        <w:r w:rsidRPr="00AB2030">
          <w:rPr>
            <w:lang w:val="en-US"/>
          </w:rPr>
          <w:t xml:space="preserve">desired </w:t>
        </w:r>
        <w:r>
          <w:rPr>
            <w:lang w:val="en-US"/>
          </w:rPr>
          <w:t>output of an operations process</w:t>
        </w:r>
      </w:ins>
    </w:p>
    <w:p w14:paraId="0AA633A9" w14:textId="200B914F" w:rsidR="000A3C99" w:rsidRPr="001C220C" w:rsidRDefault="00747AE6" w:rsidP="000A3C99">
      <w:pPr>
        <w:pStyle w:val="NOTE0"/>
        <w:rPr>
          <w:lang w:val="en-US"/>
        </w:rPr>
      </w:pPr>
      <w:r>
        <w:rPr>
          <w:lang w:val="en-US"/>
        </w:rPr>
        <w:t>N</w:t>
      </w:r>
      <w:r w:rsidR="008777D3">
        <w:rPr>
          <w:lang w:val="en-US"/>
        </w:rPr>
        <w:t>OTE</w:t>
      </w:r>
      <w:r>
        <w:rPr>
          <w:lang w:val="en-US"/>
        </w:rPr>
        <w:t> </w:t>
      </w:r>
      <w:r>
        <w:rPr>
          <w:lang w:val="en-US"/>
        </w:rPr>
        <w:fldChar w:fldCharType="begin"/>
      </w:r>
      <w:r>
        <w:rPr>
          <w:lang w:val="en-US"/>
        </w:rPr>
        <w:instrText xml:space="preserve"> SEQ note \r 1 \* MERGEFORMAT </w:instrText>
      </w:r>
      <w:r>
        <w:rPr>
          <w:lang w:val="en-US"/>
        </w:rPr>
        <w:fldChar w:fldCharType="separate"/>
      </w:r>
      <w:r w:rsidR="006105A7">
        <w:rPr>
          <w:noProof/>
          <w:lang w:val="en-US"/>
        </w:rPr>
        <w:t>1</w:t>
      </w:r>
      <w:r>
        <w:rPr>
          <w:lang w:val="en-US"/>
        </w:rPr>
        <w:fldChar w:fldCharType="end"/>
      </w:r>
      <w:r>
        <w:rPr>
          <w:lang w:val="en-US"/>
        </w:rPr>
        <w:t xml:space="preserve"> to entry</w:t>
      </w:r>
      <w:r w:rsidR="004432A8">
        <w:rPr>
          <w:lang w:val="en-US"/>
        </w:rPr>
        <w:tab/>
      </w:r>
      <w:r w:rsidR="000A3C99" w:rsidRPr="001C220C">
        <w:rPr>
          <w:lang w:val="en-US"/>
        </w:rPr>
        <w:t xml:space="preserve">A product </w:t>
      </w:r>
      <w:r w:rsidR="00C02B61">
        <w:rPr>
          <w:lang w:val="en-US"/>
        </w:rPr>
        <w:t>can</w:t>
      </w:r>
      <w:r w:rsidR="000A3C99" w:rsidRPr="001C220C">
        <w:rPr>
          <w:lang w:val="en-US"/>
        </w:rPr>
        <w:t xml:space="preserve"> be an intermediate product or end product from a business perspective</w:t>
      </w:r>
      <w:r w:rsidR="001C113D">
        <w:rPr>
          <w:lang w:val="en-US"/>
        </w:rPr>
        <w:t>.</w:t>
      </w:r>
    </w:p>
    <w:p w14:paraId="2518A10E" w14:textId="1EC98786" w:rsidR="000A3C99" w:rsidRPr="001C220C" w:rsidDel="00E947C5" w:rsidRDefault="00747AE6" w:rsidP="000A3C99">
      <w:pPr>
        <w:pStyle w:val="NOTE0"/>
        <w:rPr>
          <w:del w:id="185" w:author="Charles Gifford" w:date="2017-03-26T11:41:00Z"/>
          <w:lang w:val="en-US"/>
        </w:rPr>
      </w:pPr>
      <w:r>
        <w:rPr>
          <w:lang w:val="en-US"/>
        </w:rPr>
        <w:t>N</w:t>
      </w:r>
      <w:r w:rsidR="008777D3">
        <w:rPr>
          <w:lang w:val="en-US"/>
        </w:rPr>
        <w:t>OTE</w:t>
      </w:r>
      <w:r>
        <w:rPr>
          <w:lang w:val="en-US"/>
        </w:rPr>
        <w:t> </w:t>
      </w:r>
      <w:r>
        <w:rPr>
          <w:lang w:val="en-US"/>
        </w:rPr>
        <w:fldChar w:fldCharType="begin"/>
      </w:r>
      <w:r>
        <w:rPr>
          <w:lang w:val="en-US"/>
        </w:rPr>
        <w:instrText xml:space="preserve"> SEQ note \* MERGEFORMAT </w:instrText>
      </w:r>
      <w:r>
        <w:rPr>
          <w:lang w:val="en-US"/>
        </w:rPr>
        <w:fldChar w:fldCharType="separate"/>
      </w:r>
      <w:r w:rsidR="006105A7">
        <w:rPr>
          <w:noProof/>
          <w:lang w:val="en-US"/>
        </w:rPr>
        <w:t>2</w:t>
      </w:r>
      <w:r>
        <w:rPr>
          <w:lang w:val="en-US"/>
        </w:rPr>
        <w:fldChar w:fldCharType="end"/>
      </w:r>
      <w:r>
        <w:rPr>
          <w:lang w:val="en-US"/>
        </w:rPr>
        <w:t xml:space="preserve"> to entry</w:t>
      </w:r>
      <w:r w:rsidR="004432A8">
        <w:rPr>
          <w:lang w:val="en-US"/>
        </w:rPr>
        <w:tab/>
      </w:r>
      <w:r w:rsidR="000A3C99" w:rsidRPr="001C220C">
        <w:rPr>
          <w:lang w:val="en-US"/>
        </w:rPr>
        <w:t xml:space="preserve">Also defined in </w:t>
      </w:r>
      <w:r w:rsidR="00512C27">
        <w:rPr>
          <w:lang w:val="en-US"/>
        </w:rPr>
        <w:t>ISO </w:t>
      </w:r>
      <w:r w:rsidR="000A3C99" w:rsidRPr="001C220C">
        <w:rPr>
          <w:lang w:val="en-US"/>
        </w:rPr>
        <w:t>10303</w:t>
      </w:r>
      <w:r w:rsidR="008B5B3B">
        <w:rPr>
          <w:lang w:val="en-US"/>
        </w:rPr>
        <w:t>-</w:t>
      </w:r>
      <w:r w:rsidR="000A3C99" w:rsidRPr="001C220C">
        <w:rPr>
          <w:lang w:val="en-US"/>
        </w:rPr>
        <w:t>1 as: a substance produced by a natural or artificial process</w:t>
      </w:r>
      <w:r w:rsidR="001C113D">
        <w:rPr>
          <w:lang w:val="en-US"/>
        </w:rPr>
        <w:t>.</w:t>
      </w:r>
      <w:r w:rsidR="000A3C99" w:rsidRPr="001C220C">
        <w:rPr>
          <w:lang w:val="en-US"/>
        </w:rPr>
        <w:t xml:space="preserve"> </w:t>
      </w:r>
    </w:p>
    <w:p w14:paraId="3CE75494" w14:textId="77777777" w:rsidR="000A3C99" w:rsidRPr="001C220C" w:rsidRDefault="000A3C99" w:rsidP="00E947C5">
      <w:pPr>
        <w:pStyle w:val="NOTE0"/>
      </w:pPr>
      <w:bookmarkStart w:id="186" w:name="_Toc449198272"/>
      <w:bookmarkStart w:id="187" w:name="_Toc449206344"/>
      <w:bookmarkStart w:id="188" w:name="_Toc449263719"/>
      <w:bookmarkEnd w:id="186"/>
      <w:bookmarkEnd w:id="187"/>
      <w:bookmarkEnd w:id="188"/>
    </w:p>
    <w:p w14:paraId="11A477FA" w14:textId="77777777" w:rsidR="000A3C99" w:rsidRPr="001C220C" w:rsidRDefault="000A3C99" w:rsidP="000A3C99">
      <w:pPr>
        <w:pStyle w:val="TERM"/>
        <w:rPr>
          <w:lang w:val="en-US"/>
        </w:rPr>
      </w:pPr>
      <w:r w:rsidRPr="001C220C">
        <w:rPr>
          <w:lang w:val="en-US"/>
        </w:rPr>
        <w:t>property</w:t>
      </w:r>
    </w:p>
    <w:p w14:paraId="6D9B6CDD" w14:textId="77777777" w:rsidR="000A3C99" w:rsidRPr="001C220C" w:rsidRDefault="000A3C99" w:rsidP="005E2A26">
      <w:pPr>
        <w:pStyle w:val="PARAGRAPH"/>
        <w:rPr>
          <w:lang w:val="en-US"/>
        </w:rPr>
      </w:pPr>
      <w:r w:rsidRPr="001C220C">
        <w:rPr>
          <w:lang w:val="en-US"/>
        </w:rPr>
        <w:t xml:space="preserve">implementation specific characteristic of an entity </w:t>
      </w:r>
    </w:p>
    <w:p w14:paraId="7EAC3937" w14:textId="77777777" w:rsidR="00D866FF" w:rsidRPr="001C220C" w:rsidRDefault="00D866FF" w:rsidP="00D866FF">
      <w:pPr>
        <w:pStyle w:val="Heading2"/>
        <w:rPr>
          <w:lang w:val="en-US"/>
        </w:rPr>
      </w:pPr>
      <w:bookmarkStart w:id="189" w:name="_Toc306620066"/>
      <w:bookmarkStart w:id="190" w:name="_Toc320176869"/>
      <w:bookmarkStart w:id="191" w:name="_Toc478492206"/>
      <w:r w:rsidRPr="001C220C">
        <w:rPr>
          <w:lang w:val="en-US"/>
        </w:rPr>
        <w:t>Abbreviations</w:t>
      </w:r>
      <w:bookmarkEnd w:id="189"/>
      <w:bookmarkEnd w:id="190"/>
      <w:bookmarkEnd w:id="191"/>
    </w:p>
    <w:p w14:paraId="301BF894" w14:textId="77777777" w:rsidR="00D866FF" w:rsidRPr="001C220C" w:rsidRDefault="00D866FF" w:rsidP="00D866FF">
      <w:pPr>
        <w:pStyle w:val="PARAGRAPH"/>
        <w:rPr>
          <w:lang w:val="en-US"/>
        </w:rPr>
      </w:pPr>
      <w:r w:rsidRPr="001C220C">
        <w:rPr>
          <w:lang w:val="en-US"/>
        </w:rPr>
        <w:t xml:space="preserve">For purposes of this standard the following abbreviations apply. </w:t>
      </w:r>
    </w:p>
    <w:p w14:paraId="3C1C1A83" w14:textId="77777777" w:rsidR="00D866FF" w:rsidRPr="001C220C" w:rsidRDefault="00D866FF" w:rsidP="00D866FF">
      <w:pPr>
        <w:pStyle w:val="PARAGRAPH"/>
        <w:rPr>
          <w:lang w:val="en-US"/>
        </w:rPr>
      </w:pPr>
      <w:r w:rsidRPr="001C220C">
        <w:rPr>
          <w:b/>
          <w:lang w:val="en-US"/>
        </w:rPr>
        <w:t>MOM</w:t>
      </w:r>
      <w:r w:rsidRPr="001C220C">
        <w:rPr>
          <w:lang w:val="en-US"/>
        </w:rPr>
        <w:tab/>
      </w:r>
      <w:r w:rsidRPr="001C220C">
        <w:rPr>
          <w:lang w:val="en-US"/>
        </w:rPr>
        <w:tab/>
        <w:t>Manufacturing Operations Management</w:t>
      </w:r>
    </w:p>
    <w:p w14:paraId="1D31D7C7" w14:textId="77777777" w:rsidR="00682BF1" w:rsidRPr="001C220C" w:rsidRDefault="00682BF1" w:rsidP="00D866FF">
      <w:pPr>
        <w:pStyle w:val="PARAGRAPH"/>
        <w:rPr>
          <w:lang w:val="en-US"/>
        </w:rPr>
      </w:pPr>
      <w:r w:rsidRPr="003434A4">
        <w:rPr>
          <w:b/>
          <w:lang w:val="en-US"/>
        </w:rPr>
        <w:t>UML</w:t>
      </w:r>
      <w:r w:rsidRPr="001C220C">
        <w:rPr>
          <w:lang w:val="en-US"/>
        </w:rPr>
        <w:tab/>
      </w:r>
      <w:r w:rsidRPr="001C220C">
        <w:rPr>
          <w:lang w:val="en-US"/>
        </w:rPr>
        <w:tab/>
        <w:t>Unified Modeling Language</w:t>
      </w:r>
    </w:p>
    <w:p w14:paraId="1C2FAC03" w14:textId="77777777" w:rsidR="002577B2" w:rsidRPr="001C220C" w:rsidRDefault="002577B2" w:rsidP="0029062D">
      <w:pPr>
        <w:pStyle w:val="Heading1"/>
        <w:rPr>
          <w:lang w:val="en-US"/>
        </w:rPr>
      </w:pPr>
      <w:bookmarkStart w:id="192" w:name="_Toc306620067"/>
      <w:bookmarkStart w:id="193" w:name="_Toc320176870"/>
      <w:bookmarkStart w:id="194" w:name="_Toc478492207"/>
      <w:r w:rsidRPr="001C220C">
        <w:rPr>
          <w:lang w:val="en-US"/>
        </w:rPr>
        <w:t xml:space="preserve">Production operations models and generic </w:t>
      </w:r>
      <w:r w:rsidR="006C7335" w:rsidRPr="001C220C">
        <w:rPr>
          <w:lang w:val="en-US"/>
        </w:rPr>
        <w:t>operations</w:t>
      </w:r>
      <w:r w:rsidRPr="001C220C">
        <w:rPr>
          <w:lang w:val="en-US"/>
        </w:rPr>
        <w:t xml:space="preserve"> models</w:t>
      </w:r>
      <w:bookmarkEnd w:id="192"/>
      <w:bookmarkEnd w:id="193"/>
      <w:bookmarkEnd w:id="194"/>
      <w:r w:rsidRPr="001C220C">
        <w:rPr>
          <w:lang w:val="en-US"/>
        </w:rPr>
        <w:t xml:space="preserve"> </w:t>
      </w:r>
    </w:p>
    <w:p w14:paraId="6BE6A3D6" w14:textId="77777777" w:rsidR="005214DF" w:rsidRPr="001C220C" w:rsidRDefault="0015567C" w:rsidP="005214DF">
      <w:pPr>
        <w:pStyle w:val="Heading2"/>
        <w:rPr>
          <w:lang w:val="en-US"/>
        </w:rPr>
      </w:pPr>
      <w:bookmarkStart w:id="195" w:name="_Toc306620068"/>
      <w:bookmarkStart w:id="196" w:name="_Toc320176871"/>
      <w:bookmarkStart w:id="197" w:name="_Toc478492208"/>
      <w:r>
        <w:rPr>
          <w:lang w:val="en-US"/>
        </w:rPr>
        <w:t>Information</w:t>
      </w:r>
      <w:r w:rsidRPr="001C220C">
        <w:rPr>
          <w:lang w:val="en-US"/>
        </w:rPr>
        <w:t xml:space="preserve"> </w:t>
      </w:r>
      <w:r w:rsidR="005214DF" w:rsidRPr="001C220C">
        <w:rPr>
          <w:lang w:val="en-US"/>
        </w:rPr>
        <w:t>models</w:t>
      </w:r>
      <w:bookmarkEnd w:id="195"/>
      <w:bookmarkEnd w:id="196"/>
      <w:bookmarkEnd w:id="197"/>
    </w:p>
    <w:p w14:paraId="4A298D14" w14:textId="68B3B6C2" w:rsidR="00AB2030" w:rsidRPr="001C220C" w:rsidDel="001B7CC9" w:rsidRDefault="00D866FF" w:rsidP="0023528A">
      <w:pPr>
        <w:pStyle w:val="PARAGRAPH"/>
        <w:rPr>
          <w:del w:id="198" w:author="Charles Gifford" w:date="2017-03-23T12:47:00Z"/>
          <w:lang w:val="en-US"/>
        </w:rPr>
      </w:pPr>
      <w:del w:id="199" w:author="Charles Gifford" w:date="2017-03-05T14:08:00Z">
        <w:r w:rsidRPr="001C220C" w:rsidDel="00AB2030">
          <w:rPr>
            <w:lang w:val="en-US"/>
          </w:rPr>
          <w:delText xml:space="preserve">Common objects used in information exchange that relate to </w:delText>
        </w:r>
        <w:r w:rsidRPr="00516BDD" w:rsidDel="00AB2030">
          <w:rPr>
            <w:i/>
            <w:lang w:val="en-US"/>
          </w:rPr>
          <w:delText>personnel, equipment, physical assets</w:delText>
        </w:r>
        <w:r w:rsidRPr="001C220C" w:rsidDel="00AB2030">
          <w:rPr>
            <w:lang w:val="en-US"/>
          </w:rPr>
          <w:delText xml:space="preserve">, and </w:delText>
        </w:r>
        <w:r w:rsidRPr="00516BDD" w:rsidDel="00AB2030">
          <w:rPr>
            <w:i/>
            <w:lang w:val="en-US"/>
          </w:rPr>
          <w:delText>material</w:delText>
        </w:r>
        <w:r w:rsidRPr="001C220C" w:rsidDel="00AB2030">
          <w:rPr>
            <w:lang w:val="en-US"/>
          </w:rPr>
          <w:delText xml:space="preserve"> are defined in Clause </w:delText>
        </w:r>
        <w:r w:rsidR="00F422AB" w:rsidDel="00AB2030">
          <w:rPr>
            <w:lang w:val="en-US"/>
          </w:rPr>
          <w:fldChar w:fldCharType="begin"/>
        </w:r>
        <w:r w:rsidR="00F422AB" w:rsidDel="00AB2030">
          <w:rPr>
            <w:lang w:val="en-US"/>
          </w:rPr>
          <w:delInstrText xml:space="preserve"> REF _Ref224449081 \r \h </w:delInstrText>
        </w:r>
        <w:r w:rsidR="00F422AB" w:rsidDel="00AB2030">
          <w:rPr>
            <w:lang w:val="en-US"/>
          </w:rPr>
        </w:r>
        <w:r w:rsidR="00F422AB" w:rsidDel="00AB2030">
          <w:rPr>
            <w:lang w:val="en-US"/>
          </w:rPr>
          <w:fldChar w:fldCharType="separate"/>
        </w:r>
        <w:r w:rsidR="006105A7" w:rsidDel="00AB2030">
          <w:rPr>
            <w:lang w:val="en-US"/>
          </w:rPr>
          <w:delText>5</w:delText>
        </w:r>
        <w:r w:rsidR="00F422AB" w:rsidDel="00AB2030">
          <w:rPr>
            <w:lang w:val="en-US"/>
          </w:rPr>
          <w:fldChar w:fldCharType="end"/>
        </w:r>
        <w:r w:rsidRPr="001C220C" w:rsidDel="00AB2030">
          <w:rPr>
            <w:lang w:val="en-US"/>
          </w:rPr>
          <w:delText xml:space="preserve">. </w:delText>
        </w:r>
      </w:del>
      <w:ins w:id="200" w:author="Charles Gifford" w:date="2017-03-23T12:47:00Z">
        <w:r w:rsidR="001B7CC9">
          <w:rPr>
            <w:lang w:val="en-US"/>
          </w:rPr>
          <w:t>I</w:t>
        </w:r>
      </w:ins>
      <w:ins w:id="201" w:author="Charles Gifford" w:date="2017-03-05T14:07:00Z">
        <w:r w:rsidR="00AB2030" w:rsidRPr="00AB2030">
          <w:rPr>
            <w:lang w:val="en-US"/>
          </w:rPr>
          <w:t xml:space="preserve">nformation models </w:t>
        </w:r>
      </w:ins>
      <w:ins w:id="202" w:author="Charles Gifford" w:date="2017-03-22T10:15:00Z">
        <w:r w:rsidR="004E5A78">
          <w:rPr>
            <w:lang w:val="en-US"/>
          </w:rPr>
          <w:t xml:space="preserve">in </w:t>
        </w:r>
        <w:r w:rsidR="004E5A78">
          <w:rPr>
            <w:lang w:val="en-US"/>
          </w:rPr>
          <w:fldChar w:fldCharType="begin"/>
        </w:r>
        <w:r w:rsidR="004E5A78">
          <w:rPr>
            <w:lang w:val="en-US"/>
          </w:rPr>
          <w:instrText xml:space="preserve"> REF _Ref188871595 \h </w:instrText>
        </w:r>
      </w:ins>
      <w:r w:rsidR="004E5A78">
        <w:rPr>
          <w:lang w:val="en-US"/>
        </w:rPr>
      </w:r>
      <w:r w:rsidR="004E5A78">
        <w:rPr>
          <w:lang w:val="en-US"/>
        </w:rPr>
        <w:fldChar w:fldCharType="separate"/>
      </w:r>
      <w:ins w:id="203" w:author="Charles Gifford" w:date="2017-03-22T10:15:00Z">
        <w:r w:rsidR="004E5A78" w:rsidRPr="001C220C">
          <w:rPr>
            <w:lang w:val="en-US"/>
          </w:rPr>
          <w:t xml:space="preserve">Figure </w:t>
        </w:r>
        <w:r w:rsidR="004E5A78">
          <w:rPr>
            <w:noProof/>
            <w:lang w:val="en-US"/>
          </w:rPr>
          <w:t>1</w:t>
        </w:r>
        <w:r w:rsidR="004E5A78">
          <w:rPr>
            <w:lang w:val="en-US"/>
          </w:rPr>
          <w:fldChar w:fldCharType="end"/>
        </w:r>
        <w:r w:rsidR="004E5A78">
          <w:rPr>
            <w:lang w:val="en-US"/>
          </w:rPr>
          <w:t xml:space="preserve"> </w:t>
        </w:r>
      </w:ins>
      <w:ins w:id="204" w:author="Charles Gifford" w:date="2017-03-05T14:07:00Z">
        <w:r w:rsidR="00AB2030" w:rsidRPr="00AB2030">
          <w:rPr>
            <w:lang w:val="en-US"/>
          </w:rPr>
          <w:t>define a common way of representing information that can be exchanged between different activities.  They define the objects that can be used to represent information, attributes of the objects, and relationships of objects in the exchange models.</w:t>
        </w:r>
      </w:ins>
    </w:p>
    <w:p w14:paraId="45CB45F0" w14:textId="44EF9FD6" w:rsidR="002577B2" w:rsidRPr="001C220C" w:rsidRDefault="00FC03CA" w:rsidP="00A20072">
      <w:pPr>
        <w:pStyle w:val="PARAGRAPH"/>
        <w:rPr>
          <w:lang w:val="en-US"/>
        </w:rPr>
      </w:pPr>
      <w:del w:id="205" w:author="Charles Gifford" w:date="2017-03-05T14:42:00Z">
        <w:r w:rsidDel="00394C03">
          <w:rPr>
            <w:lang w:val="en-US"/>
          </w:rPr>
          <w:delText xml:space="preserve">EXAMPLE: </w:delText>
        </w:r>
        <w:r w:rsidR="002577B2" w:rsidRPr="001C220C" w:rsidDel="00394C03">
          <w:rPr>
            <w:lang w:val="en-US"/>
          </w:rPr>
          <w:delText xml:space="preserve">The information described in </w:delText>
        </w:r>
        <w:r w:rsidR="001F24A0" w:rsidDel="00394C03">
          <w:rPr>
            <w:lang w:val="en-US"/>
          </w:rPr>
          <w:delText>ISA 95.00.01</w:delText>
        </w:r>
        <w:r w:rsidR="002577B2" w:rsidRPr="001C220C" w:rsidDel="00394C03">
          <w:rPr>
            <w:lang w:val="en-US"/>
          </w:rPr>
          <w:delText xml:space="preserve"> for production operations man</w:delText>
        </w:r>
        <w:r w:rsidR="00EC012A" w:rsidDel="00394C03">
          <w:rPr>
            <w:lang w:val="en-US"/>
          </w:rPr>
          <w:delText>agement are represented in the production s</w:delText>
        </w:r>
        <w:r w:rsidR="002577B2" w:rsidRPr="001C220C" w:rsidDel="00394C03">
          <w:rPr>
            <w:lang w:val="en-US"/>
          </w:rPr>
          <w:delText xml:space="preserve">chedule </w:delText>
        </w:r>
        <w:r w:rsidR="000115CC" w:rsidDel="00394C03">
          <w:rPr>
            <w:lang w:val="en-US"/>
          </w:rPr>
          <w:delText>m</w:delText>
        </w:r>
        <w:r w:rsidR="002577B2" w:rsidRPr="001C220C" w:rsidDel="00394C03">
          <w:rPr>
            <w:lang w:val="en-US"/>
          </w:rPr>
          <w:delText xml:space="preserve">odel, </w:delText>
        </w:r>
        <w:r w:rsidR="00EC012A" w:rsidDel="00394C03">
          <w:rPr>
            <w:lang w:val="en-US"/>
          </w:rPr>
          <w:delText>p</w:delText>
        </w:r>
        <w:r w:rsidR="002577B2" w:rsidRPr="001C220C" w:rsidDel="00394C03">
          <w:rPr>
            <w:lang w:val="en-US"/>
          </w:rPr>
          <w:delText xml:space="preserve">roduction </w:delText>
        </w:r>
        <w:r w:rsidR="00EC012A" w:rsidDel="00394C03">
          <w:rPr>
            <w:lang w:val="en-US"/>
          </w:rPr>
          <w:delText>p</w:delText>
        </w:r>
        <w:r w:rsidR="002577B2" w:rsidRPr="001C220C" w:rsidDel="00394C03">
          <w:rPr>
            <w:lang w:val="en-US"/>
          </w:rPr>
          <w:delText xml:space="preserve">erformance </w:delText>
        </w:r>
        <w:r w:rsidR="000115CC" w:rsidDel="00394C03">
          <w:rPr>
            <w:lang w:val="en-US"/>
          </w:rPr>
          <w:delText>m</w:delText>
        </w:r>
        <w:r w:rsidR="002577B2" w:rsidRPr="001C220C" w:rsidDel="00394C03">
          <w:rPr>
            <w:lang w:val="en-US"/>
          </w:rPr>
          <w:delText xml:space="preserve">odel, </w:delText>
        </w:r>
        <w:r w:rsidR="00EC012A" w:rsidDel="00394C03">
          <w:rPr>
            <w:lang w:val="en-US"/>
          </w:rPr>
          <w:delText>p</w:delText>
        </w:r>
        <w:r w:rsidR="002577B2" w:rsidRPr="001C220C" w:rsidDel="00394C03">
          <w:rPr>
            <w:lang w:val="en-US"/>
          </w:rPr>
          <w:delText xml:space="preserve">roduct </w:delText>
        </w:r>
        <w:r w:rsidR="00EC012A" w:rsidDel="00394C03">
          <w:rPr>
            <w:lang w:val="en-US"/>
          </w:rPr>
          <w:delText>d</w:delText>
        </w:r>
        <w:r w:rsidR="002577B2" w:rsidRPr="001C220C" w:rsidDel="00394C03">
          <w:rPr>
            <w:lang w:val="en-US"/>
          </w:rPr>
          <w:delText xml:space="preserve">efinition </w:delText>
        </w:r>
        <w:r w:rsidR="000115CC" w:rsidDel="00394C03">
          <w:rPr>
            <w:lang w:val="en-US"/>
          </w:rPr>
          <w:delText>m</w:delText>
        </w:r>
        <w:r w:rsidR="002577B2" w:rsidRPr="001C220C" w:rsidDel="00394C03">
          <w:rPr>
            <w:lang w:val="en-US"/>
          </w:rPr>
          <w:delText xml:space="preserve">odel, and the </w:delText>
        </w:r>
        <w:r w:rsidR="00EC012A" w:rsidDel="00394C03">
          <w:rPr>
            <w:lang w:val="en-US"/>
          </w:rPr>
          <w:delText>p</w:delText>
        </w:r>
        <w:r w:rsidR="002577B2" w:rsidRPr="001C220C" w:rsidDel="00394C03">
          <w:rPr>
            <w:lang w:val="en-US"/>
          </w:rPr>
          <w:delText xml:space="preserve">roduction </w:delText>
        </w:r>
        <w:r w:rsidR="00EC012A" w:rsidDel="00394C03">
          <w:rPr>
            <w:lang w:val="en-US"/>
          </w:rPr>
          <w:delText>c</w:delText>
        </w:r>
        <w:r w:rsidR="002577B2" w:rsidRPr="001C220C" w:rsidDel="00394C03">
          <w:rPr>
            <w:lang w:val="en-US"/>
          </w:rPr>
          <w:delText xml:space="preserve">apability models, as shown in </w:delText>
        </w:r>
        <w:r w:rsidR="0023528A" w:rsidDel="00394C03">
          <w:rPr>
            <w:lang w:val="en-US"/>
          </w:rPr>
          <w:fldChar w:fldCharType="begin"/>
        </w:r>
        <w:r w:rsidR="0023528A" w:rsidDel="00394C03">
          <w:rPr>
            <w:lang w:val="en-US"/>
          </w:rPr>
          <w:delInstrText xml:space="preserve"> REF _Ref188871595 \h </w:delInstrText>
        </w:r>
        <w:r w:rsidR="0023528A" w:rsidDel="00394C03">
          <w:rPr>
            <w:lang w:val="en-US"/>
          </w:rPr>
        </w:r>
        <w:r w:rsidR="0023528A" w:rsidDel="00394C03">
          <w:rPr>
            <w:lang w:val="en-US"/>
          </w:rPr>
          <w:fldChar w:fldCharType="separate"/>
        </w:r>
        <w:r w:rsidR="006105A7" w:rsidRPr="001C220C" w:rsidDel="00394C03">
          <w:rPr>
            <w:lang w:val="en-US"/>
          </w:rPr>
          <w:delText xml:space="preserve">Figure </w:delText>
        </w:r>
        <w:r w:rsidR="006105A7" w:rsidDel="00394C03">
          <w:rPr>
            <w:noProof/>
            <w:lang w:val="en-US"/>
          </w:rPr>
          <w:delText>1</w:delText>
        </w:r>
        <w:r w:rsidR="0023528A" w:rsidDel="00394C03">
          <w:rPr>
            <w:lang w:val="en-US"/>
          </w:rPr>
          <w:fldChar w:fldCharType="end"/>
        </w:r>
        <w:r w:rsidR="008558A5" w:rsidDel="00394C03">
          <w:rPr>
            <w:lang w:val="en-US"/>
          </w:rPr>
          <w:delText xml:space="preserve">. </w:delText>
        </w:r>
        <w:r w:rsidR="000A3C99" w:rsidRPr="001C220C" w:rsidDel="00394C03">
          <w:rPr>
            <w:lang w:val="en-US"/>
          </w:rPr>
          <w:delText xml:space="preserve">These objects are defined in </w:delText>
        </w:r>
        <w:r w:rsidR="001C220C" w:rsidRPr="001C220C" w:rsidDel="00394C03">
          <w:rPr>
            <w:lang w:val="en-US"/>
          </w:rPr>
          <w:delText>Annex A</w:delText>
        </w:r>
        <w:r w:rsidR="000A3C99" w:rsidRPr="001C220C" w:rsidDel="00394C03">
          <w:rPr>
            <w:lang w:val="en-US"/>
          </w:rPr>
          <w:delText xml:space="preserve">. </w:delText>
        </w:r>
      </w:del>
    </w:p>
    <w:p w14:paraId="2246E3C1" w14:textId="77777777" w:rsidR="002577B2" w:rsidRPr="001C220C" w:rsidRDefault="00D81887" w:rsidP="002577B2">
      <w:pPr>
        <w:pStyle w:val="PARAGRAPH"/>
        <w:jc w:val="center"/>
        <w:rPr>
          <w:lang w:val="en-US"/>
        </w:rPr>
      </w:pPr>
      <w:r w:rsidRPr="003434A4">
        <w:rPr>
          <w:noProof/>
          <w:lang w:val="en-US" w:eastAsia="en-US"/>
        </w:rPr>
        <w:drawing>
          <wp:inline distT="0" distB="0" distL="0" distR="0" wp14:anchorId="053E8186" wp14:editId="49FB9652">
            <wp:extent cx="5757545" cy="4010891"/>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1307"/>
                    <a:stretch/>
                  </pic:blipFill>
                  <pic:spPr bwMode="auto">
                    <a:xfrm>
                      <a:off x="0" y="0"/>
                      <a:ext cx="5757545" cy="4010891"/>
                    </a:xfrm>
                    <a:prstGeom prst="rect">
                      <a:avLst/>
                    </a:prstGeom>
                    <a:noFill/>
                    <a:ln>
                      <a:noFill/>
                    </a:ln>
                    <a:extLst>
                      <a:ext uri="{53640926-AAD7-44D8-BBD7-CCE9431645EC}">
                        <a14:shadowObscured xmlns:a14="http://schemas.microsoft.com/office/drawing/2010/main"/>
                      </a:ext>
                    </a:extLst>
                  </pic:spPr>
                </pic:pic>
              </a:graphicData>
            </a:graphic>
          </wp:inline>
        </w:drawing>
      </w:r>
    </w:p>
    <w:p w14:paraId="149C153E" w14:textId="45B88959" w:rsidR="002577B2" w:rsidRPr="001C220C" w:rsidRDefault="002577B2" w:rsidP="001E69AF">
      <w:pPr>
        <w:pStyle w:val="FIGURE-title"/>
        <w:rPr>
          <w:lang w:val="en-US"/>
        </w:rPr>
      </w:pPr>
      <w:bookmarkStart w:id="206" w:name="_Ref188871595"/>
      <w:bookmarkStart w:id="207" w:name="_Toc237687651"/>
      <w:bookmarkStart w:id="208" w:name="_Toc306620191"/>
      <w:bookmarkStart w:id="209" w:name="_Toc320178056"/>
      <w:bookmarkStart w:id="210" w:name="_Toc478492550"/>
      <w:r w:rsidRPr="001C220C">
        <w:rPr>
          <w:lang w:val="en-US"/>
        </w:rPr>
        <w:t xml:space="preserve">Figure </w:t>
      </w:r>
      <w:r w:rsidRPr="001C220C">
        <w:rPr>
          <w:lang w:val="en-US"/>
        </w:rPr>
        <w:fldChar w:fldCharType="begin"/>
      </w:r>
      <w:r w:rsidRPr="001C220C">
        <w:rPr>
          <w:lang w:val="en-US"/>
        </w:rPr>
        <w:instrText xml:space="preserve"> SEQ Figure \* ARABIC </w:instrText>
      </w:r>
      <w:r w:rsidRPr="001C220C">
        <w:rPr>
          <w:lang w:val="en-US"/>
        </w:rPr>
        <w:fldChar w:fldCharType="separate"/>
      </w:r>
      <w:r w:rsidR="00FC0C83">
        <w:rPr>
          <w:noProof/>
          <w:lang w:val="en-US"/>
        </w:rPr>
        <w:t>1</w:t>
      </w:r>
      <w:r w:rsidRPr="001C220C">
        <w:rPr>
          <w:lang w:val="en-US"/>
        </w:rPr>
        <w:fldChar w:fldCharType="end"/>
      </w:r>
      <w:bookmarkEnd w:id="206"/>
      <w:r w:rsidRPr="001C220C">
        <w:rPr>
          <w:lang w:val="en-US"/>
        </w:rPr>
        <w:t xml:space="preserve"> </w:t>
      </w:r>
      <w:r w:rsidR="004F69E5" w:rsidRPr="001C220C">
        <w:rPr>
          <w:lang w:val="en-US"/>
        </w:rPr>
        <w:t>–</w:t>
      </w:r>
      <w:r w:rsidRPr="001C220C">
        <w:rPr>
          <w:lang w:val="en-US"/>
        </w:rPr>
        <w:t xml:space="preserve"> </w:t>
      </w:r>
      <w:r w:rsidR="00F342ED">
        <w:rPr>
          <w:lang w:val="en-US"/>
        </w:rPr>
        <w:t>Example,</w:t>
      </w:r>
      <w:r w:rsidR="00FC03CA">
        <w:rPr>
          <w:lang w:val="en-US"/>
        </w:rPr>
        <w:t xml:space="preserve"> </w:t>
      </w:r>
      <w:r w:rsidRPr="001C220C">
        <w:rPr>
          <w:lang w:val="en-US"/>
        </w:rPr>
        <w:t>Production</w:t>
      </w:r>
      <w:r w:rsidR="004F69E5" w:rsidRPr="001C220C">
        <w:rPr>
          <w:lang w:val="en-US"/>
        </w:rPr>
        <w:t xml:space="preserve"> </w:t>
      </w:r>
      <w:r w:rsidRPr="001C220C">
        <w:rPr>
          <w:lang w:val="en-US"/>
        </w:rPr>
        <w:t>operations management information models</w:t>
      </w:r>
      <w:bookmarkEnd w:id="207"/>
      <w:bookmarkEnd w:id="208"/>
      <w:bookmarkEnd w:id="209"/>
      <w:bookmarkEnd w:id="210"/>
    </w:p>
    <w:p w14:paraId="42E7B2DB" w14:textId="068B7F67" w:rsidR="002577B2" w:rsidRPr="001C220C" w:rsidRDefault="007D6DA8" w:rsidP="007D6DA8">
      <w:pPr>
        <w:pStyle w:val="PARAGRAPH"/>
        <w:rPr>
          <w:lang w:val="en-US"/>
        </w:rPr>
      </w:pPr>
      <w:ins w:id="211" w:author="Charles Gifford" w:date="2017-03-05T14:30:00Z">
        <w:r w:rsidRPr="007D6DA8">
          <w:t xml:space="preserve">A generic operations management information model is used to represent the information that can be exchanged between operations activities and business activities. </w:t>
        </w:r>
        <w:r w:rsidR="004E5A78">
          <w:t xml:space="preserve"> This is illustrated in </w:t>
        </w:r>
      </w:ins>
      <w:ins w:id="212" w:author="Charles Gifford" w:date="2017-03-22T10:15:00Z">
        <w:r w:rsidR="004E5A78">
          <w:fldChar w:fldCharType="begin"/>
        </w:r>
        <w:r w:rsidR="004E5A78">
          <w:instrText xml:space="preserve"> REF _Ref188871716 \h </w:instrText>
        </w:r>
      </w:ins>
      <w:r w:rsidR="004E5A78">
        <w:fldChar w:fldCharType="separate"/>
      </w:r>
      <w:ins w:id="213" w:author="Charles Gifford" w:date="2017-03-22T10:15:00Z">
        <w:r w:rsidR="004E5A78" w:rsidRPr="001C220C">
          <w:rPr>
            <w:lang w:val="en-US"/>
          </w:rPr>
          <w:t xml:space="preserve">Figure </w:t>
        </w:r>
        <w:r w:rsidR="004E5A78">
          <w:rPr>
            <w:noProof/>
            <w:lang w:val="en-US"/>
          </w:rPr>
          <w:t>2</w:t>
        </w:r>
        <w:r w:rsidR="004E5A78">
          <w:fldChar w:fldCharType="end"/>
        </w:r>
      </w:ins>
      <w:ins w:id="214" w:author="Charles Gifford" w:date="2017-03-05T14:30:00Z">
        <w:r w:rsidRPr="007D6DA8">
          <w:t xml:space="preserve"> to indicate the 4 common types of exchanged information, operations schedule information, operations performance information, operations definition information, and operations capability information. The specific object models for exchanged information are defined in Clause 6.  </w:t>
        </w:r>
      </w:ins>
    </w:p>
    <w:p w14:paraId="4DC55266" w14:textId="77777777" w:rsidR="002577B2" w:rsidRPr="001C220C" w:rsidRDefault="00D81887" w:rsidP="002577B2">
      <w:pPr>
        <w:pStyle w:val="PARAGRAPH"/>
        <w:jc w:val="center"/>
        <w:rPr>
          <w:lang w:val="en-US"/>
        </w:rPr>
      </w:pPr>
      <w:r w:rsidRPr="003434A4">
        <w:rPr>
          <w:noProof/>
          <w:lang w:val="en-US" w:eastAsia="en-US"/>
        </w:rPr>
        <w:drawing>
          <wp:inline distT="0" distB="0" distL="0" distR="0" wp14:anchorId="53C29ACF" wp14:editId="515ED27C">
            <wp:extent cx="5667774" cy="396709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67" t="694" r="1014" b="1467"/>
                    <a:stretch/>
                  </pic:blipFill>
                  <pic:spPr bwMode="auto">
                    <a:xfrm>
                      <a:off x="0" y="0"/>
                      <a:ext cx="5667774" cy="3967090"/>
                    </a:xfrm>
                    <a:prstGeom prst="rect">
                      <a:avLst/>
                    </a:prstGeom>
                    <a:noFill/>
                    <a:ln>
                      <a:noFill/>
                    </a:ln>
                    <a:extLst>
                      <a:ext uri="{53640926-AAD7-44D8-BBD7-CCE9431645EC}">
                        <a14:shadowObscured xmlns:a14="http://schemas.microsoft.com/office/drawing/2010/main"/>
                      </a:ext>
                    </a:extLst>
                  </pic:spPr>
                </pic:pic>
              </a:graphicData>
            </a:graphic>
          </wp:inline>
        </w:drawing>
      </w:r>
    </w:p>
    <w:p w14:paraId="25F700E7" w14:textId="36DD1AEB" w:rsidR="000A3C99" w:rsidRPr="001C220C" w:rsidRDefault="002577B2" w:rsidP="001E69AF">
      <w:pPr>
        <w:pStyle w:val="FIGURE-title"/>
        <w:rPr>
          <w:lang w:val="en-US"/>
        </w:rPr>
      </w:pPr>
      <w:bookmarkStart w:id="215" w:name="_Ref188871716"/>
      <w:bookmarkStart w:id="216" w:name="_Toc237687652"/>
      <w:bookmarkStart w:id="217" w:name="_Toc306620192"/>
      <w:bookmarkStart w:id="218" w:name="_Toc320178057"/>
      <w:bookmarkStart w:id="219" w:name="_Toc478492551"/>
      <w:r w:rsidRPr="001C220C">
        <w:rPr>
          <w:lang w:val="en-US"/>
        </w:rPr>
        <w:t xml:space="preserve">Figure </w:t>
      </w:r>
      <w:r w:rsidRPr="001C220C">
        <w:rPr>
          <w:lang w:val="en-US"/>
        </w:rPr>
        <w:fldChar w:fldCharType="begin"/>
      </w:r>
      <w:r w:rsidRPr="001C220C">
        <w:rPr>
          <w:lang w:val="en-US"/>
        </w:rPr>
        <w:instrText xml:space="preserve"> SEQ Figure \* ARABIC </w:instrText>
      </w:r>
      <w:r w:rsidRPr="001C220C">
        <w:rPr>
          <w:lang w:val="en-US"/>
        </w:rPr>
        <w:fldChar w:fldCharType="separate"/>
      </w:r>
      <w:r w:rsidR="00FC0C83">
        <w:rPr>
          <w:noProof/>
          <w:lang w:val="en-US"/>
        </w:rPr>
        <w:t>2</w:t>
      </w:r>
      <w:r w:rsidRPr="001C220C">
        <w:rPr>
          <w:lang w:val="en-US"/>
        </w:rPr>
        <w:fldChar w:fldCharType="end"/>
      </w:r>
      <w:bookmarkEnd w:id="215"/>
      <w:r w:rsidRPr="001C220C">
        <w:rPr>
          <w:lang w:val="en-US"/>
        </w:rPr>
        <w:t xml:space="preserve"> </w:t>
      </w:r>
      <w:r w:rsidR="004F69E5" w:rsidRPr="001C220C">
        <w:rPr>
          <w:lang w:val="en-US"/>
        </w:rPr>
        <w:t>–</w:t>
      </w:r>
      <w:r w:rsidRPr="001C220C">
        <w:rPr>
          <w:lang w:val="en-US"/>
        </w:rPr>
        <w:t xml:space="preserve"> </w:t>
      </w:r>
      <w:r w:rsidR="000A3C99" w:rsidRPr="001C220C">
        <w:rPr>
          <w:lang w:val="en-US"/>
        </w:rPr>
        <w:t>Operations</w:t>
      </w:r>
      <w:r w:rsidR="004F69E5" w:rsidRPr="001C220C">
        <w:rPr>
          <w:lang w:val="en-US"/>
        </w:rPr>
        <w:t xml:space="preserve"> </w:t>
      </w:r>
      <w:r w:rsidRPr="001C220C">
        <w:rPr>
          <w:lang w:val="en-US"/>
        </w:rPr>
        <w:t>information models for operations management</w:t>
      </w:r>
      <w:bookmarkEnd w:id="216"/>
      <w:bookmarkEnd w:id="217"/>
      <w:bookmarkEnd w:id="218"/>
      <w:bookmarkEnd w:id="219"/>
    </w:p>
    <w:p w14:paraId="0FEA5C56" w14:textId="665AE564" w:rsidR="00FC03CA" w:rsidRPr="001C220C" w:rsidRDefault="00231CD0" w:rsidP="00231CD0">
      <w:pPr>
        <w:pStyle w:val="Heading2"/>
        <w:rPr>
          <w:ins w:id="220" w:author="Charles Gifford" w:date="2016-04-18T21:05:00Z"/>
          <w:lang w:val="en-US"/>
        </w:rPr>
      </w:pPr>
      <w:bookmarkStart w:id="221" w:name="_Toc478492209"/>
      <w:bookmarkStart w:id="222" w:name="_Toc306620069"/>
      <w:bookmarkStart w:id="223" w:name="_Toc320176872"/>
      <w:ins w:id="224" w:author="Charles Gifford" w:date="2017-03-05T14:33:00Z">
        <w:r w:rsidRPr="00231CD0">
          <w:rPr>
            <w:lang w:val="en-US"/>
          </w:rPr>
          <w:t>Relationship of exchange</w:t>
        </w:r>
      </w:ins>
      <w:ins w:id="225" w:author="Charles Gifford" w:date="2017-03-06T10:38:00Z">
        <w:r w:rsidR="00177250">
          <w:rPr>
            <w:lang w:val="en-US"/>
          </w:rPr>
          <w:t xml:space="preserve"> information</w:t>
        </w:r>
      </w:ins>
      <w:ins w:id="226" w:author="Charles Gifford" w:date="2017-03-05T14:33:00Z">
        <w:r w:rsidRPr="00231CD0">
          <w:rPr>
            <w:lang w:val="en-US"/>
          </w:rPr>
          <w:t xml:space="preserve"> models to </w:t>
        </w:r>
      </w:ins>
      <w:ins w:id="227" w:author="Charles Gifford" w:date="2017-03-05T14:34:00Z">
        <w:r>
          <w:rPr>
            <w:lang w:val="en-US"/>
          </w:rPr>
          <w:t xml:space="preserve">operations management </w:t>
        </w:r>
      </w:ins>
      <w:ins w:id="228" w:author="Charles Gifford" w:date="2017-03-05T14:33:00Z">
        <w:r w:rsidRPr="00231CD0">
          <w:rPr>
            <w:lang w:val="en-US"/>
          </w:rPr>
          <w:t xml:space="preserve">activity </w:t>
        </w:r>
        <w:r>
          <w:rPr>
            <w:lang w:val="en-US"/>
          </w:rPr>
          <w:t>categories</w:t>
        </w:r>
      </w:ins>
      <w:bookmarkEnd w:id="221"/>
    </w:p>
    <w:p w14:paraId="2CE50E7C" w14:textId="77777777" w:rsidR="00FC03CA" w:rsidRPr="001C220C" w:rsidRDefault="00FC03CA" w:rsidP="00FC03CA">
      <w:pPr>
        <w:pStyle w:val="PARAGRAPH"/>
        <w:rPr>
          <w:ins w:id="229" w:author="Charles Gifford" w:date="2016-04-18T21:05:00Z"/>
          <w:lang w:val="en-US"/>
        </w:rPr>
      </w:pPr>
      <w:ins w:id="230" w:author="Charles Gifford" w:date="2016-04-18T21:05:00Z">
        <w:r w:rsidRPr="001C220C">
          <w:rPr>
            <w:lang w:val="en-US"/>
          </w:rPr>
          <w:t xml:space="preserve">The common information object models in Clause 5 describe the different types of resources and their uses in describing a (business) </w:t>
        </w:r>
        <w:r w:rsidRPr="00ED5DC8">
          <w:rPr>
            <w:i/>
            <w:lang w:val="en-US"/>
          </w:rPr>
          <w:t>process segment</w:t>
        </w:r>
        <w:r w:rsidRPr="001C220C">
          <w:rPr>
            <w:lang w:val="en-US"/>
          </w:rPr>
          <w:t xml:space="preserve">. These object models are also used to describe the other (manufacturing) operations management information object models in Clauses 6, 7 and 8. </w:t>
        </w:r>
      </w:ins>
    </w:p>
    <w:p w14:paraId="6A696A36" w14:textId="76D6418C" w:rsidR="00FC03CA" w:rsidRDefault="00231CD0" w:rsidP="00231CD0">
      <w:pPr>
        <w:pStyle w:val="NOTE0"/>
        <w:rPr>
          <w:ins w:id="231" w:author="Charles Gifford" w:date="2016-07-20T23:17:00Z"/>
          <w:lang w:val="en-US"/>
        </w:rPr>
      </w:pPr>
      <w:ins w:id="232" w:author="Charles Gifford" w:date="2017-03-05T14:40:00Z">
        <w:r>
          <w:rPr>
            <w:lang w:val="en-US"/>
          </w:rPr>
          <w:t>NOTE</w:t>
        </w:r>
      </w:ins>
      <w:ins w:id="233" w:author="Charles Gifford" w:date="2017-03-16T06:50:00Z">
        <w:r w:rsidR="0040008B">
          <w:rPr>
            <w:lang w:val="en-US"/>
          </w:rPr>
          <w:t xml:space="preserve"> 1</w:t>
        </w:r>
      </w:ins>
      <w:ins w:id="234" w:author="Charles Gifford" w:date="2017-03-05T14:40:00Z">
        <w:r>
          <w:rPr>
            <w:lang w:val="en-US"/>
          </w:rPr>
          <w:tab/>
        </w:r>
      </w:ins>
      <w:ins w:id="235" w:author="Charles Gifford" w:date="2017-03-05T14:38:00Z">
        <w:r w:rsidRPr="00231CD0">
          <w:rPr>
            <w:lang w:val="en-US"/>
          </w:rPr>
          <w:t>The operations management information object models described in this part can be used for any manufacturing operations category, such as, production, maintenance, quality, inventory, and inventory handling</w:t>
        </w:r>
        <w:r>
          <w:rPr>
            <w:lang w:val="en-US"/>
          </w:rPr>
          <w:t xml:space="preserve"> </w:t>
        </w:r>
      </w:ins>
      <w:ins w:id="236" w:author="Charles Gifford" w:date="2016-04-18T21:05:00Z">
        <w:r w:rsidR="00FC03CA" w:rsidRPr="001C220C">
          <w:rPr>
            <w:lang w:val="en-US"/>
          </w:rPr>
          <w:t xml:space="preserve">as defined in </w:t>
        </w:r>
      </w:ins>
      <w:ins w:id="237" w:author="Charles Gifford" w:date="2017-03-05T14:43:00Z">
        <w:r w:rsidR="00394C03">
          <w:rPr>
            <w:lang w:val="en-US"/>
          </w:rPr>
          <w:t>Part 1</w:t>
        </w:r>
      </w:ins>
      <w:ins w:id="238" w:author="Charles Gifford" w:date="2017-03-05T14:38:00Z">
        <w:r>
          <w:rPr>
            <w:lang w:val="en-US"/>
          </w:rPr>
          <w:t xml:space="preserve"> of this standard</w:t>
        </w:r>
      </w:ins>
      <w:ins w:id="239" w:author="Charles Gifford" w:date="2016-04-18T21:05:00Z">
        <w:r w:rsidR="00FC03CA" w:rsidRPr="001C220C">
          <w:rPr>
            <w:lang w:val="en-US"/>
          </w:rPr>
          <w:t xml:space="preserve">. </w:t>
        </w:r>
      </w:ins>
    </w:p>
    <w:p w14:paraId="7CDB5F8F" w14:textId="6AFA52AB" w:rsidR="00392B2D" w:rsidRPr="001C220C" w:rsidRDefault="00231CD0" w:rsidP="00392B2D">
      <w:pPr>
        <w:pStyle w:val="NOTE0"/>
        <w:rPr>
          <w:ins w:id="240" w:author="Charles Gifford" w:date="2016-04-18T21:05:00Z"/>
          <w:lang w:val="en-US"/>
        </w:rPr>
      </w:pPr>
      <w:ins w:id="241" w:author="Charles Gifford" w:date="2016-07-20T23:18:00Z">
        <w:r>
          <w:rPr>
            <w:lang w:val="en-US"/>
          </w:rPr>
          <w:t>NOTE</w:t>
        </w:r>
      </w:ins>
      <w:ins w:id="242" w:author="Charles Gifford" w:date="2017-03-16T06:50:00Z">
        <w:r w:rsidR="0040008B">
          <w:rPr>
            <w:lang w:val="en-US"/>
          </w:rPr>
          <w:t xml:space="preserve"> 2</w:t>
        </w:r>
      </w:ins>
      <w:ins w:id="243" w:author="Charles Gifford" w:date="2017-03-05T14:40:00Z">
        <w:r>
          <w:rPr>
            <w:lang w:val="en-US"/>
          </w:rPr>
          <w:tab/>
        </w:r>
      </w:ins>
      <w:ins w:id="244" w:author="Charles Gifford" w:date="2016-07-20T23:18:00Z">
        <w:r w:rsidR="00392B2D" w:rsidRPr="00392B2D">
          <w:rPr>
            <w:lang w:val="en-US"/>
          </w:rPr>
          <w:t>Although the generic object model can also be used to describe operations management information models for user-defined operations categories, conformance can be evaluated only if user-specific conformance testing scenarios are available.</w:t>
        </w:r>
      </w:ins>
    </w:p>
    <w:p w14:paraId="48D2666D" w14:textId="67A1C844" w:rsidR="00380FAC" w:rsidRDefault="00394C03" w:rsidP="00FC03CA">
      <w:pPr>
        <w:pStyle w:val="PARAGRAPH"/>
        <w:rPr>
          <w:ins w:id="245" w:author="Charles Gifford" w:date="2016-10-15T01:29:00Z"/>
          <w:lang w:val="en-US"/>
        </w:rPr>
      </w:pPr>
      <w:ins w:id="246" w:author="Charles Gifford" w:date="2017-03-05T14:47:00Z">
        <w:r w:rsidRPr="00394C03">
          <w:rPr>
            <w:lang w:val="en-US"/>
          </w:rPr>
          <w:t>Additional expla</w:t>
        </w:r>
        <w:r w:rsidR="00E2141A">
          <w:rPr>
            <w:lang w:val="en-US"/>
          </w:rPr>
          <w:t>nations are provided in Annex C</w:t>
        </w:r>
        <w:r w:rsidRPr="00394C03">
          <w:rPr>
            <w:lang w:val="en-US"/>
          </w:rPr>
          <w:t xml:space="preserve"> to assist in applying these object definitions to describe the structure for the exchange information among the following op</w:t>
        </w:r>
        <w:r>
          <w:rPr>
            <w:lang w:val="en-US"/>
          </w:rPr>
          <w:t>erations management categories:</w:t>
        </w:r>
      </w:ins>
    </w:p>
    <w:p w14:paraId="043B3908" w14:textId="77777777" w:rsidR="00FC03CA" w:rsidRPr="001C220C" w:rsidRDefault="00FC03CA" w:rsidP="00FC03CA">
      <w:pPr>
        <w:pStyle w:val="ListDash2"/>
        <w:tabs>
          <w:tab w:val="clear" w:pos="680"/>
        </w:tabs>
        <w:ind w:left="360"/>
        <w:rPr>
          <w:ins w:id="247" w:author="Charles Gifford" w:date="2016-04-18T21:05:00Z"/>
          <w:lang w:val="en-US"/>
        </w:rPr>
      </w:pPr>
      <w:ins w:id="248" w:author="Charles Gifford" w:date="2016-04-18T21:05:00Z">
        <w:r>
          <w:rPr>
            <w:lang w:val="en-US"/>
          </w:rPr>
          <w:t>p</w:t>
        </w:r>
        <w:r w:rsidRPr="001C220C">
          <w:rPr>
            <w:lang w:val="en-US"/>
          </w:rPr>
          <w:t xml:space="preserve">roduction </w:t>
        </w:r>
        <w:r>
          <w:rPr>
            <w:lang w:val="en-US"/>
          </w:rPr>
          <w:t>o</w:t>
        </w:r>
        <w:r w:rsidRPr="001C220C">
          <w:rPr>
            <w:lang w:val="en-US"/>
          </w:rPr>
          <w:t>perations;</w:t>
        </w:r>
      </w:ins>
    </w:p>
    <w:p w14:paraId="6F07A3D9" w14:textId="77777777" w:rsidR="00FC03CA" w:rsidRPr="001C220C" w:rsidRDefault="00FC03CA" w:rsidP="00FC03CA">
      <w:pPr>
        <w:pStyle w:val="ListDash2"/>
        <w:tabs>
          <w:tab w:val="clear" w:pos="680"/>
        </w:tabs>
        <w:ind w:left="360"/>
        <w:rPr>
          <w:ins w:id="249" w:author="Charles Gifford" w:date="2016-04-18T21:05:00Z"/>
          <w:lang w:val="en-US"/>
        </w:rPr>
      </w:pPr>
      <w:ins w:id="250" w:author="Charles Gifford" w:date="2016-04-18T21:05:00Z">
        <w:r>
          <w:rPr>
            <w:lang w:val="en-US"/>
          </w:rPr>
          <w:t>m</w:t>
        </w:r>
        <w:r w:rsidRPr="001C220C">
          <w:rPr>
            <w:lang w:val="en-US"/>
          </w:rPr>
          <w:t xml:space="preserve">aintenance </w:t>
        </w:r>
        <w:r>
          <w:rPr>
            <w:lang w:val="en-US"/>
          </w:rPr>
          <w:t>o</w:t>
        </w:r>
        <w:r w:rsidRPr="001C220C">
          <w:rPr>
            <w:lang w:val="en-US"/>
          </w:rPr>
          <w:t>perations;</w:t>
        </w:r>
      </w:ins>
    </w:p>
    <w:p w14:paraId="1325A1AA" w14:textId="77777777" w:rsidR="00FC03CA" w:rsidRPr="001C220C" w:rsidRDefault="00FC03CA" w:rsidP="00FC03CA">
      <w:pPr>
        <w:pStyle w:val="ListDash2"/>
        <w:tabs>
          <w:tab w:val="clear" w:pos="680"/>
        </w:tabs>
        <w:ind w:left="360"/>
        <w:rPr>
          <w:ins w:id="251" w:author="Charles Gifford" w:date="2016-04-18T21:05:00Z"/>
          <w:lang w:val="en-US"/>
        </w:rPr>
      </w:pPr>
      <w:ins w:id="252" w:author="Charles Gifford" w:date="2016-04-18T21:05:00Z">
        <w:r>
          <w:rPr>
            <w:lang w:val="en-US"/>
          </w:rPr>
          <w:t>q</w:t>
        </w:r>
        <w:r w:rsidRPr="001C220C">
          <w:rPr>
            <w:lang w:val="en-US"/>
          </w:rPr>
          <w:t xml:space="preserve">uality </w:t>
        </w:r>
        <w:r>
          <w:rPr>
            <w:lang w:val="en-US"/>
          </w:rPr>
          <w:t>o</w:t>
        </w:r>
        <w:r w:rsidRPr="001C220C">
          <w:rPr>
            <w:lang w:val="en-US"/>
          </w:rPr>
          <w:t>perations;</w:t>
        </w:r>
      </w:ins>
    </w:p>
    <w:p w14:paraId="25B7A48A" w14:textId="77777777" w:rsidR="00FC03CA" w:rsidRPr="001C220C" w:rsidRDefault="00FC03CA" w:rsidP="00FC03CA">
      <w:pPr>
        <w:pStyle w:val="ListDash2"/>
        <w:tabs>
          <w:tab w:val="clear" w:pos="680"/>
        </w:tabs>
        <w:ind w:left="360"/>
        <w:rPr>
          <w:ins w:id="253" w:author="Charles Gifford" w:date="2016-04-18T21:05:00Z"/>
          <w:lang w:val="en-US"/>
        </w:rPr>
      </w:pPr>
      <w:ins w:id="254" w:author="Charles Gifford" w:date="2016-04-18T21:05:00Z">
        <w:r>
          <w:rPr>
            <w:lang w:val="en-US"/>
          </w:rPr>
          <w:t>i</w:t>
        </w:r>
        <w:r w:rsidRPr="001C220C">
          <w:rPr>
            <w:lang w:val="en-US"/>
          </w:rPr>
          <w:t>nventory (</w:t>
        </w:r>
        <w:r>
          <w:rPr>
            <w:lang w:val="en-US"/>
          </w:rPr>
          <w:t>h</w:t>
        </w:r>
        <w:r w:rsidRPr="001C220C">
          <w:rPr>
            <w:lang w:val="en-US"/>
          </w:rPr>
          <w:t xml:space="preserve">andling) </w:t>
        </w:r>
        <w:r>
          <w:rPr>
            <w:lang w:val="en-US"/>
          </w:rPr>
          <w:t>o</w:t>
        </w:r>
        <w:r w:rsidRPr="001C220C">
          <w:rPr>
            <w:lang w:val="en-US"/>
          </w:rPr>
          <w:t>perations;</w:t>
        </w:r>
      </w:ins>
    </w:p>
    <w:p w14:paraId="11301B4D" w14:textId="77777777" w:rsidR="00FC03CA" w:rsidRPr="001C220C" w:rsidRDefault="00FC03CA" w:rsidP="00FC03CA">
      <w:pPr>
        <w:pStyle w:val="ListDash2"/>
        <w:tabs>
          <w:tab w:val="clear" w:pos="680"/>
        </w:tabs>
        <w:ind w:left="360"/>
        <w:rPr>
          <w:ins w:id="255" w:author="Charles Gifford" w:date="2016-04-18T21:05:00Z"/>
          <w:lang w:val="en-US"/>
        </w:rPr>
      </w:pPr>
      <w:ins w:id="256" w:author="Charles Gifford" w:date="2016-04-18T21:05:00Z">
        <w:r>
          <w:rPr>
            <w:lang w:val="en-US"/>
          </w:rPr>
          <w:t>m</w:t>
        </w:r>
        <w:r w:rsidRPr="001C220C">
          <w:rPr>
            <w:lang w:val="en-US"/>
          </w:rPr>
          <w:t xml:space="preserve">ixed </w:t>
        </w:r>
        <w:r>
          <w:rPr>
            <w:lang w:val="en-US"/>
          </w:rPr>
          <w:t>o</w:t>
        </w:r>
        <w:r w:rsidRPr="001C220C">
          <w:rPr>
            <w:lang w:val="en-US"/>
          </w:rPr>
          <w:t>perations;</w:t>
        </w:r>
      </w:ins>
    </w:p>
    <w:p w14:paraId="55773B86" w14:textId="6ED369AD" w:rsidR="00FC03CA" w:rsidRPr="00394C03" w:rsidRDefault="00FC03CA" w:rsidP="00394C03">
      <w:pPr>
        <w:pStyle w:val="ListDash2"/>
        <w:tabs>
          <w:tab w:val="clear" w:pos="680"/>
        </w:tabs>
        <w:ind w:left="360"/>
        <w:rPr>
          <w:ins w:id="257" w:author="Charles Gifford" w:date="2016-04-18T21:04:00Z"/>
          <w:lang w:val="en-US"/>
        </w:rPr>
      </w:pPr>
      <w:ins w:id="258" w:author="Charles Gifford" w:date="2016-04-18T21:05:00Z">
        <w:r>
          <w:rPr>
            <w:lang w:val="en-US"/>
          </w:rPr>
          <w:t>u</w:t>
        </w:r>
        <w:r w:rsidRPr="001C220C">
          <w:rPr>
            <w:lang w:val="en-US"/>
          </w:rPr>
          <w:t xml:space="preserve">ser-defined </w:t>
        </w:r>
        <w:r>
          <w:rPr>
            <w:lang w:val="en-US"/>
          </w:rPr>
          <w:t>o</w:t>
        </w:r>
        <w:r w:rsidRPr="001C220C">
          <w:rPr>
            <w:lang w:val="en-US"/>
          </w:rPr>
          <w:t>perations.</w:t>
        </w:r>
      </w:ins>
    </w:p>
    <w:p w14:paraId="5A335FD7" w14:textId="2DFF9B4C" w:rsidR="005214DF" w:rsidRPr="001C220C" w:rsidRDefault="005214DF" w:rsidP="005214DF">
      <w:pPr>
        <w:pStyle w:val="Heading2"/>
        <w:rPr>
          <w:lang w:val="en-US"/>
        </w:rPr>
      </w:pPr>
      <w:bookmarkStart w:id="259" w:name="_Toc478492210"/>
      <w:r w:rsidRPr="001C220C">
        <w:rPr>
          <w:lang w:val="en-US"/>
        </w:rPr>
        <w:t xml:space="preserve">General </w:t>
      </w:r>
      <w:ins w:id="260" w:author="Charles Gifford" w:date="2017-03-21T22:33:00Z">
        <w:r w:rsidR="00EA1A4D">
          <w:rPr>
            <w:lang w:val="en-US"/>
          </w:rPr>
          <w:t xml:space="preserve">information </w:t>
        </w:r>
      </w:ins>
      <w:r w:rsidR="00D866FF" w:rsidRPr="001C220C">
        <w:rPr>
          <w:lang w:val="en-US"/>
        </w:rPr>
        <w:t>model</w:t>
      </w:r>
      <w:del w:id="261" w:author="Charles Gifford" w:date="2017-03-21T22:33:00Z">
        <w:r w:rsidR="00D866FF" w:rsidRPr="001C220C" w:rsidDel="00EA1A4D">
          <w:rPr>
            <w:lang w:val="en-US"/>
          </w:rPr>
          <w:delText>ing</w:delText>
        </w:r>
      </w:del>
      <w:del w:id="262" w:author="Charles Gifford" w:date="2017-03-22T09:42:00Z">
        <w:r w:rsidR="00D866FF" w:rsidRPr="001C220C" w:rsidDel="001349F2">
          <w:rPr>
            <w:lang w:val="en-US"/>
          </w:rPr>
          <w:delText xml:space="preserve"> </w:delText>
        </w:r>
        <w:r w:rsidRPr="001C220C" w:rsidDel="001349F2">
          <w:rPr>
            <w:lang w:val="en-US"/>
          </w:rPr>
          <w:delText>informatio</w:delText>
        </w:r>
      </w:del>
      <w:del w:id="263" w:author="Charles Gifford" w:date="2017-03-22T09:41:00Z">
        <w:r w:rsidRPr="001C220C" w:rsidDel="001349F2">
          <w:rPr>
            <w:lang w:val="en-US"/>
          </w:rPr>
          <w:delText>n</w:delText>
        </w:r>
      </w:del>
      <w:bookmarkEnd w:id="222"/>
      <w:bookmarkEnd w:id="223"/>
      <w:ins w:id="264" w:author="Charles Gifford" w:date="2017-03-22T09:42:00Z">
        <w:r w:rsidR="001349F2">
          <w:rPr>
            <w:lang w:val="en-US"/>
          </w:rPr>
          <w:t xml:space="preserve"> characteristics</w:t>
        </w:r>
      </w:ins>
      <w:bookmarkEnd w:id="259"/>
    </w:p>
    <w:p w14:paraId="613E6DF1" w14:textId="35489DDE" w:rsidR="00EA1A4D" w:rsidRPr="00EA1A4D" w:rsidRDefault="00EA1A4D" w:rsidP="00EA1A4D">
      <w:pPr>
        <w:pStyle w:val="Heading3"/>
        <w:rPr>
          <w:ins w:id="265" w:author="Charles Gifford" w:date="2017-03-21T22:39:00Z"/>
        </w:rPr>
      </w:pPr>
      <w:ins w:id="266" w:author="Charles Gifford" w:date="2017-03-21T22:39:00Z">
        <w:r w:rsidRPr="00EA1A4D">
          <w:t>Minimum attribute sets</w:t>
        </w:r>
      </w:ins>
    </w:p>
    <w:p w14:paraId="440BCA71" w14:textId="47E6702B" w:rsidR="00EA1A4D" w:rsidRPr="00EA1A4D" w:rsidRDefault="00EA1A4D" w:rsidP="00EA1A4D">
      <w:pPr>
        <w:pStyle w:val="PARAGRAPH"/>
        <w:rPr>
          <w:lang w:val="en-US"/>
        </w:rPr>
      </w:pPr>
      <w:ins w:id="267" w:author="Charles Gifford" w:date="2017-03-21T22:39:00Z">
        <w:r w:rsidRPr="00EA1A4D">
          <w:rPr>
            <w:lang w:val="en-US"/>
          </w:rPr>
          <w:t>Clause 5 describes the methods used to define object models and attributes for information exchanged between Level 3 activities. The attributes are part of the definition of object models for exchanged information</w:t>
        </w:r>
      </w:ins>
      <w:ins w:id="268" w:author="Charles Gifford" w:date="2017-03-21T22:42:00Z">
        <w:r>
          <w:rPr>
            <w:lang w:val="en-US"/>
          </w:rPr>
          <w:t xml:space="preserve"> and </w:t>
        </w:r>
      </w:ins>
      <w:r w:rsidRPr="00EA1A4D">
        <w:rPr>
          <w:lang w:val="en-US"/>
        </w:rPr>
        <w:t xml:space="preserve">terms. </w:t>
      </w:r>
    </w:p>
    <w:p w14:paraId="13623190" w14:textId="77777777" w:rsidR="00EA1A4D" w:rsidRPr="00EA1A4D" w:rsidRDefault="00EA1A4D" w:rsidP="00EA1A4D">
      <w:pPr>
        <w:pStyle w:val="PARAGRAPH"/>
        <w:rPr>
          <w:lang w:val="en-US"/>
        </w:rPr>
      </w:pPr>
      <w:r w:rsidRPr="00EA1A4D">
        <w:rPr>
          <w:lang w:val="en-US"/>
        </w:rPr>
        <w:t xml:space="preserve">In this standard, the word “class” used as part of an object definition name is to be considered as a category, not as a “class” in the UML specification. </w:t>
      </w:r>
    </w:p>
    <w:p w14:paraId="330CB1CF" w14:textId="391412FE" w:rsidR="00EA1A4D" w:rsidRPr="00EA1A4D" w:rsidRDefault="00EA1A4D" w:rsidP="00EA1A4D">
      <w:pPr>
        <w:pStyle w:val="PARAGRAPH"/>
        <w:rPr>
          <w:ins w:id="269" w:author="Charles Gifford" w:date="2017-03-21T22:39:00Z"/>
          <w:lang w:val="en-US"/>
        </w:rPr>
      </w:pPr>
      <w:r w:rsidRPr="00EA1A4D">
        <w:rPr>
          <w:lang w:val="en-US"/>
        </w:rPr>
        <w:t xml:space="preserve">EXAMPLE </w:t>
      </w:r>
      <w:r w:rsidRPr="00EA1A4D">
        <w:rPr>
          <w:lang w:val="en-US"/>
        </w:rPr>
        <w:tab/>
        <w:t>“Personnel class” is to be considered a “personnel category”, in the sense of distinguishing between the kinds of personnel in the real world.</w:t>
      </w:r>
    </w:p>
    <w:p w14:paraId="090E2453" w14:textId="70CF96FE" w:rsidR="00EA1A4D" w:rsidRPr="00EA1A4D" w:rsidRDefault="00EA1A4D" w:rsidP="00EA1A4D">
      <w:pPr>
        <w:pStyle w:val="PARAGRAPH"/>
        <w:rPr>
          <w:ins w:id="270" w:author="Charles Gifford" w:date="2017-03-21T22:39:00Z"/>
          <w:lang w:val="en-US"/>
        </w:rPr>
      </w:pPr>
      <w:ins w:id="271" w:author="Charles Gifford" w:date="2017-03-21T22:44:00Z">
        <w:r w:rsidRPr="00EA1A4D">
          <w:rPr>
            <w:lang w:val="en-US"/>
          </w:rPr>
          <w:t xml:space="preserve">A minimum set of industry-independent information has been defined as attributes. However, values for all attributes may not be required depending on the actual usage of the models. If additional information, including industry- and application-specific information, is needed, it shall be presented as property objects. This mechanism is the extension capability referenced in the scope of this standard. This method increases the usability through the use of standard attributes and allows flexibility and extensibility through the use of properties. The use of properties is included to make the standard as widely applicable as practical.  </w:t>
        </w:r>
      </w:ins>
    </w:p>
    <w:p w14:paraId="7E943A9F" w14:textId="77777777" w:rsidR="00EA1A4D" w:rsidRPr="00EA1A4D" w:rsidRDefault="00EA1A4D" w:rsidP="00EA1A4D">
      <w:pPr>
        <w:pStyle w:val="NOTE0"/>
        <w:rPr>
          <w:ins w:id="272" w:author="Charles Gifford" w:date="2017-03-21T22:39:00Z"/>
          <w:lang w:val="en-US"/>
        </w:rPr>
      </w:pPr>
      <w:ins w:id="273" w:author="Charles Gifford" w:date="2017-03-21T22:39:00Z">
        <w:r w:rsidRPr="00EA1A4D">
          <w:rPr>
            <w:lang w:val="en-US"/>
          </w:rPr>
          <w:t>NOTE</w:t>
        </w:r>
        <w:r w:rsidRPr="00EA1A4D">
          <w:rPr>
            <w:lang w:val="en-US"/>
          </w:rPr>
          <w:tab/>
          <w:t xml:space="preserve">This was written to make the standard as widely applicable as practical. </w:t>
        </w:r>
      </w:ins>
    </w:p>
    <w:p w14:paraId="1799E7FD" w14:textId="7B8BDD0A" w:rsidR="00EA1A4D" w:rsidRPr="00EA1A4D" w:rsidRDefault="00EA1A4D" w:rsidP="00EA1A4D">
      <w:pPr>
        <w:pStyle w:val="Heading3"/>
        <w:rPr>
          <w:ins w:id="274" w:author="Charles Gifford" w:date="2017-03-21T22:39:00Z"/>
        </w:rPr>
      </w:pPr>
      <w:ins w:id="275" w:author="Charles Gifford" w:date="2017-03-21T22:39:00Z">
        <w:r w:rsidRPr="00EA1A4D">
          <w:t>Attribute extensibility</w:t>
        </w:r>
      </w:ins>
    </w:p>
    <w:p w14:paraId="0665A310" w14:textId="77777777" w:rsidR="00EA1A4D" w:rsidRPr="00EA1A4D" w:rsidRDefault="00EA1A4D" w:rsidP="00EA1A4D">
      <w:pPr>
        <w:pStyle w:val="PARAGRAPH"/>
        <w:rPr>
          <w:ins w:id="276" w:author="Charles Gifford" w:date="2017-03-21T22:39:00Z"/>
          <w:lang w:val="en-US"/>
        </w:rPr>
      </w:pPr>
      <w:ins w:id="277" w:author="Charles Gifford" w:date="2017-03-21T22:39:00Z">
        <w:r w:rsidRPr="00EA1A4D">
          <w:rPr>
            <w:lang w:val="en-US"/>
          </w:rPr>
          <w:t xml:space="preserve">For particular applications, the objects defined in the object models will be extended through the addition of attributes to object class definitions. Accordingly, this standard provides for attributes that are application or industry specific, to be modeled in terms of properties and represented in property classes in the model. </w:t>
        </w:r>
      </w:ins>
    </w:p>
    <w:p w14:paraId="56ADC51F" w14:textId="77777777" w:rsidR="00EA1A4D" w:rsidRDefault="00EA1A4D" w:rsidP="00EA1A4D">
      <w:pPr>
        <w:pStyle w:val="EXAMPLE0"/>
        <w:rPr>
          <w:ins w:id="278" w:author="Charles Gifford" w:date="2017-03-21T22:39:00Z"/>
          <w:lang w:val="en-US"/>
        </w:rPr>
      </w:pPr>
      <w:ins w:id="279" w:author="Charles Gifford" w:date="2017-03-21T22:39:00Z">
        <w:r w:rsidRPr="00EA1A4D">
          <w:rPr>
            <w:lang w:val="en-US"/>
          </w:rPr>
          <w:t>EXAMPLE</w:t>
        </w:r>
        <w:r w:rsidRPr="00EA1A4D">
          <w:rPr>
            <w:lang w:val="en-US"/>
          </w:rPr>
          <w:tab/>
          <w:t xml:space="preserve">The personnel class property may define application- or industry-specific attributes for personnel classes, and person property may contain values for the properties. </w:t>
        </w:r>
      </w:ins>
    </w:p>
    <w:p w14:paraId="711AAD7B" w14:textId="6899F206" w:rsidR="005214DF" w:rsidRPr="001C220C" w:rsidRDefault="005214DF" w:rsidP="00EA1A4D">
      <w:pPr>
        <w:pStyle w:val="PARAGRAPH"/>
        <w:rPr>
          <w:lang w:val="en-US"/>
        </w:rPr>
      </w:pPr>
      <w:r w:rsidRPr="001C220C">
        <w:rPr>
          <w:lang w:val="en-US"/>
        </w:rPr>
        <w:t xml:space="preserve">This </w:t>
      </w:r>
      <w:r w:rsidR="00CD47CA">
        <w:rPr>
          <w:lang w:val="en-US"/>
        </w:rPr>
        <w:t>sub</w:t>
      </w:r>
      <w:r w:rsidRPr="001C220C">
        <w:rPr>
          <w:lang w:val="en-US"/>
        </w:rPr>
        <w:t xml:space="preserve">clause describes the </w:t>
      </w:r>
      <w:ins w:id="280" w:author="Charles Gifford" w:date="2017-03-06T10:38:00Z">
        <w:r w:rsidR="00177250">
          <w:rPr>
            <w:lang w:val="en-US"/>
          </w:rPr>
          <w:t>info</w:t>
        </w:r>
      </w:ins>
      <w:ins w:id="281" w:author="Charles Gifford" w:date="2017-03-06T10:39:00Z">
        <w:r w:rsidR="00177250">
          <w:rPr>
            <w:lang w:val="en-US"/>
          </w:rPr>
          <w:t xml:space="preserve">rmation </w:t>
        </w:r>
      </w:ins>
      <w:r w:rsidRPr="001C220C">
        <w:rPr>
          <w:lang w:val="en-US"/>
        </w:rPr>
        <w:t>object models and attributes for information exchanged in enterprise-control system integration</w:t>
      </w:r>
      <w:r w:rsidR="008558A5">
        <w:rPr>
          <w:lang w:val="en-US"/>
        </w:rPr>
        <w:t xml:space="preserve">. </w:t>
      </w:r>
      <w:r w:rsidRPr="001C220C">
        <w:rPr>
          <w:lang w:val="en-US"/>
        </w:rPr>
        <w:t xml:space="preserve">The attributes are part of the </w:t>
      </w:r>
    </w:p>
    <w:p w14:paraId="5AC5CBFF" w14:textId="17D652DB" w:rsidR="00112EA9" w:rsidDel="009A3021" w:rsidRDefault="005214DF" w:rsidP="005214DF">
      <w:pPr>
        <w:pStyle w:val="PARAGRAPH"/>
        <w:rPr>
          <w:del w:id="282" w:author="Charles Gifford" w:date="2017-03-05T15:01:00Z"/>
          <w:lang w:val="en-US"/>
        </w:rPr>
      </w:pPr>
      <w:del w:id="283" w:author="Charles Gifford" w:date="2017-03-05T14:59:00Z">
        <w:r w:rsidRPr="001C220C" w:rsidDel="00112EA9">
          <w:rPr>
            <w:lang w:val="en-US"/>
          </w:rPr>
          <w:delText>A minimum set of industry-independent information has been defined</w:delText>
        </w:r>
        <w:r w:rsidR="0040788E" w:rsidRPr="001C220C" w:rsidDel="00112EA9">
          <w:rPr>
            <w:lang w:val="en-US"/>
          </w:rPr>
          <w:delText xml:space="preserve"> </w:delText>
        </w:r>
        <w:r w:rsidRPr="001C220C" w:rsidDel="00112EA9">
          <w:rPr>
            <w:lang w:val="en-US"/>
          </w:rPr>
          <w:delText xml:space="preserve">as attributes. However, values for all attributes may not be required depending on the actual usage of the models. If additional information, including industry- and application-specific information, is needed, it </w:delText>
        </w:r>
        <w:r w:rsidR="00E675A3" w:rsidDel="00112EA9">
          <w:rPr>
            <w:lang w:val="en-US"/>
          </w:rPr>
          <w:delText xml:space="preserve">shall be presented as </w:delText>
        </w:r>
        <w:r w:rsidRPr="001C220C" w:rsidDel="00112EA9">
          <w:rPr>
            <w:lang w:val="en-US"/>
          </w:rPr>
          <w:delText>property objects</w:delText>
        </w:r>
        <w:r w:rsidR="008558A5" w:rsidDel="00112EA9">
          <w:rPr>
            <w:lang w:val="en-US"/>
          </w:rPr>
          <w:delText xml:space="preserve">. </w:delText>
        </w:r>
        <w:r w:rsidRPr="001C220C" w:rsidDel="00112EA9">
          <w:rPr>
            <w:lang w:val="en-US"/>
          </w:rPr>
          <w:delText xml:space="preserve">This mechanism is the extension capability referenced </w:delText>
        </w:r>
        <w:r w:rsidRPr="009004D1" w:rsidDel="00112EA9">
          <w:rPr>
            <w:lang w:val="en-US"/>
          </w:rPr>
          <w:delText xml:space="preserve">in the </w:delText>
        </w:r>
        <w:r w:rsidR="00413E5D" w:rsidDel="00112EA9">
          <w:rPr>
            <w:lang w:val="en-US"/>
          </w:rPr>
          <w:delText>s</w:delText>
        </w:r>
        <w:r w:rsidRPr="009004D1" w:rsidDel="00112EA9">
          <w:rPr>
            <w:lang w:val="en-US"/>
          </w:rPr>
          <w:delText xml:space="preserve">cope of </w:delText>
        </w:r>
        <w:r w:rsidR="000766F8" w:rsidDel="00112EA9">
          <w:rPr>
            <w:lang w:val="en-US"/>
          </w:rPr>
          <w:delText xml:space="preserve">this </w:delText>
        </w:r>
        <w:r w:rsidR="00102428" w:rsidDel="00112EA9">
          <w:rPr>
            <w:lang w:val="en-US"/>
          </w:rPr>
          <w:delText>standard</w:delText>
        </w:r>
        <w:r w:rsidR="008558A5" w:rsidDel="00112EA9">
          <w:rPr>
            <w:lang w:val="en-US"/>
          </w:rPr>
          <w:delText xml:space="preserve">. </w:delText>
        </w:r>
        <w:r w:rsidRPr="001C220C" w:rsidDel="00112EA9">
          <w:rPr>
            <w:lang w:val="en-US"/>
          </w:rPr>
          <w:delText>This solution increases the usability through the use of standard attributes, and allows flexibility and extensibility through the use of properties</w:delText>
        </w:r>
        <w:r w:rsidR="008558A5" w:rsidDel="00112EA9">
          <w:rPr>
            <w:lang w:val="en-US"/>
          </w:rPr>
          <w:delText xml:space="preserve">. </w:delText>
        </w:r>
        <w:r w:rsidRPr="001C220C" w:rsidDel="00112EA9">
          <w:rPr>
            <w:lang w:val="en-US"/>
          </w:rPr>
          <w:delText xml:space="preserve">This was </w:delText>
        </w:r>
        <w:r w:rsidR="0015567C" w:rsidDel="00112EA9">
          <w:rPr>
            <w:lang w:val="en-US"/>
          </w:rPr>
          <w:delText>included</w:delText>
        </w:r>
        <w:r w:rsidR="0015567C" w:rsidRPr="001C220C" w:rsidDel="00112EA9">
          <w:rPr>
            <w:lang w:val="en-US"/>
          </w:rPr>
          <w:delText xml:space="preserve"> </w:delText>
        </w:r>
        <w:r w:rsidRPr="001C220C" w:rsidDel="00112EA9">
          <w:rPr>
            <w:lang w:val="en-US"/>
          </w:rPr>
          <w:delText xml:space="preserve">to make the standard as widely applicable as </w:delText>
        </w:r>
        <w:r w:rsidR="0015567C" w:rsidDel="00112EA9">
          <w:rPr>
            <w:lang w:val="en-US"/>
          </w:rPr>
          <w:delText>practical</w:delText>
        </w:r>
        <w:r w:rsidRPr="001C220C" w:rsidDel="00112EA9">
          <w:rPr>
            <w:lang w:val="en-US"/>
          </w:rPr>
          <w:delText xml:space="preserve">. </w:delText>
        </w:r>
      </w:del>
    </w:p>
    <w:p w14:paraId="1CF5A8B7" w14:textId="2CFFB055" w:rsidR="005214DF" w:rsidRPr="001C220C" w:rsidRDefault="005214DF" w:rsidP="005214DF">
      <w:pPr>
        <w:pStyle w:val="Heading2"/>
        <w:rPr>
          <w:lang w:val="en-US"/>
        </w:rPr>
      </w:pPr>
      <w:bookmarkStart w:id="284" w:name="_Hlk477899939"/>
      <w:del w:id="285" w:author="Charles Gifford" w:date="2017-03-21T22:44:00Z">
        <w:r w:rsidRPr="001C220C" w:rsidDel="00EA1A4D">
          <w:rPr>
            <w:lang w:val="en-US"/>
          </w:rPr>
          <w:delText xml:space="preserve"> </w:delText>
        </w:r>
      </w:del>
      <w:bookmarkStart w:id="286" w:name="_Toc466451548"/>
      <w:bookmarkStart w:id="287" w:name="_Toc6215851"/>
      <w:bookmarkStart w:id="288" w:name="_Toc306620071"/>
      <w:bookmarkStart w:id="289" w:name="_Toc320176874"/>
      <w:bookmarkStart w:id="290" w:name="_Toc478492211"/>
      <w:ins w:id="291" w:author="Charles Gifford" w:date="2017-03-06T10:39:00Z">
        <w:r w:rsidR="00177250">
          <w:rPr>
            <w:lang w:val="en-US"/>
          </w:rPr>
          <w:t>Information o</w:t>
        </w:r>
      </w:ins>
      <w:del w:id="292" w:author="Charles Gifford" w:date="2017-03-06T10:39:00Z">
        <w:r w:rsidRPr="001C220C" w:rsidDel="00177250">
          <w:rPr>
            <w:lang w:val="en-US"/>
          </w:rPr>
          <w:delText>O</w:delText>
        </w:r>
      </w:del>
      <w:r w:rsidRPr="001C220C">
        <w:rPr>
          <w:lang w:val="en-US"/>
        </w:rPr>
        <w:t>bject model structure</w:t>
      </w:r>
      <w:bookmarkEnd w:id="286"/>
      <w:bookmarkEnd w:id="287"/>
      <w:bookmarkEnd w:id="288"/>
      <w:bookmarkEnd w:id="289"/>
      <w:bookmarkEnd w:id="290"/>
    </w:p>
    <w:p w14:paraId="17564136" w14:textId="3238460A" w:rsidR="005214DF" w:rsidRDefault="005214DF" w:rsidP="005214DF">
      <w:pPr>
        <w:pStyle w:val="PARAGRAPH"/>
        <w:rPr>
          <w:lang w:val="en-US"/>
        </w:rPr>
      </w:pPr>
      <w:r w:rsidRPr="001C220C">
        <w:rPr>
          <w:lang w:val="en-US"/>
        </w:rPr>
        <w:t xml:space="preserve">The </w:t>
      </w:r>
      <w:ins w:id="293" w:author="Charles Gifford" w:date="2017-03-06T10:39:00Z">
        <w:r w:rsidR="00177250">
          <w:rPr>
            <w:lang w:val="en-US"/>
          </w:rPr>
          <w:t xml:space="preserve">information </w:t>
        </w:r>
      </w:ins>
      <w:r w:rsidRPr="001C220C">
        <w:rPr>
          <w:lang w:val="en-US"/>
        </w:rPr>
        <w:t xml:space="preserve">object models are depicted using </w:t>
      </w:r>
      <w:ins w:id="294" w:author="Charles Gifford" w:date="2017-03-16T06:51:00Z">
        <w:r w:rsidR="007A42EA">
          <w:rPr>
            <w:lang w:val="en-US"/>
          </w:rPr>
          <w:t xml:space="preserve">a simplified application of </w:t>
        </w:r>
      </w:ins>
      <w:r w:rsidRPr="001C220C">
        <w:rPr>
          <w:lang w:val="en-US"/>
        </w:rPr>
        <w:t>the Unified Modeling Language (UML) notational methodology, as defined in ISO/IEC 19501</w:t>
      </w:r>
      <w:r w:rsidR="008558A5">
        <w:rPr>
          <w:lang w:val="en-US"/>
        </w:rPr>
        <w:t xml:space="preserve">. </w:t>
      </w:r>
    </w:p>
    <w:p w14:paraId="63106817" w14:textId="65908BED" w:rsidR="00335A39" w:rsidRPr="001C220C" w:rsidRDefault="00335A39" w:rsidP="003E1075">
      <w:pPr>
        <w:pStyle w:val="Heading3"/>
      </w:pPr>
      <w:r>
        <w:t xml:space="preserve">UML notation in </w:t>
      </w:r>
      <w:ins w:id="295" w:author="Charles Gifford" w:date="2017-03-06T10:39:00Z">
        <w:r w:rsidR="00177250">
          <w:t xml:space="preserve">information </w:t>
        </w:r>
      </w:ins>
      <w:r>
        <w:t>object models</w:t>
      </w:r>
    </w:p>
    <w:bookmarkStart w:id="296" w:name="_Toc408217032"/>
    <w:bookmarkStart w:id="297" w:name="_Toc408373458"/>
    <w:bookmarkStart w:id="298" w:name="_Toc416230792"/>
    <w:bookmarkStart w:id="299" w:name="_Toc416235257"/>
    <w:bookmarkStart w:id="300" w:name="_Toc416493911"/>
    <w:bookmarkStart w:id="301" w:name="_Toc416493952"/>
    <w:bookmarkStart w:id="302" w:name="_Toc418665630"/>
    <w:bookmarkStart w:id="303" w:name="_Toc419867248"/>
    <w:bookmarkStart w:id="304" w:name="_Toc419935818"/>
    <w:bookmarkStart w:id="305" w:name="_Toc419936514"/>
    <w:bookmarkStart w:id="306" w:name="_Toc419947082"/>
    <w:bookmarkStart w:id="307" w:name="_Toc422635571"/>
    <w:bookmarkStart w:id="308" w:name="_Toc422718061"/>
    <w:bookmarkStart w:id="309" w:name="_Toc423146675"/>
    <w:bookmarkStart w:id="310" w:name="_Toc428601623"/>
    <w:bookmarkStart w:id="311" w:name="_Toc429212142"/>
    <w:bookmarkStart w:id="312" w:name="_Toc429362990"/>
    <w:bookmarkStart w:id="313" w:name="_Toc434112711"/>
    <w:bookmarkStart w:id="314" w:name="_Toc434418148"/>
    <w:bookmarkStart w:id="315" w:name="_Toc434569374"/>
    <w:bookmarkStart w:id="316" w:name="_Toc437944316"/>
    <w:bookmarkStart w:id="317" w:name="_Toc438002697"/>
    <w:bookmarkStart w:id="318" w:name="_Toc439493947"/>
    <w:bookmarkStart w:id="319" w:name="_Toc439493975"/>
    <w:bookmarkStart w:id="320" w:name="_Toc441047984"/>
    <w:bookmarkStart w:id="321" w:name="_Toc444847326"/>
    <w:bookmarkStart w:id="322" w:name="_Toc455974792"/>
    <w:bookmarkStart w:id="323" w:name="_Toc455974805"/>
    <w:bookmarkStart w:id="324" w:name="_Toc460222690"/>
    <w:bookmarkStart w:id="325" w:name="_Toc461274021"/>
    <w:bookmarkStart w:id="326" w:name="_Toc465932200"/>
    <w:bookmarkStart w:id="327" w:name="_Toc466451456"/>
    <w:p w14:paraId="07763265" w14:textId="71B65868" w:rsidR="005214DF" w:rsidRPr="001C220C" w:rsidRDefault="0023528A" w:rsidP="005214DF">
      <w:pPr>
        <w:pStyle w:val="PARAGRAPH"/>
        <w:rPr>
          <w:lang w:val="en-US"/>
        </w:rPr>
      </w:pPr>
      <w:r>
        <w:rPr>
          <w:lang w:val="en-US"/>
        </w:rPr>
        <w:fldChar w:fldCharType="begin"/>
      </w:r>
      <w:r>
        <w:rPr>
          <w:lang w:val="en-US"/>
        </w:rPr>
        <w:instrText xml:space="preserve"> REF _Ref320170158 \h </w:instrText>
      </w:r>
      <w:r>
        <w:rPr>
          <w:lang w:val="en-US"/>
        </w:rPr>
      </w:r>
      <w:r>
        <w:rPr>
          <w:lang w:val="en-US"/>
        </w:rPr>
        <w:fldChar w:fldCharType="separate"/>
      </w:r>
      <w:r w:rsidR="004E5A78">
        <w:rPr>
          <w:lang w:val="en-US"/>
        </w:rPr>
        <w:t xml:space="preserve">Table </w:t>
      </w:r>
      <w:r w:rsidR="004E5A78">
        <w:rPr>
          <w:noProof/>
          <w:lang w:val="en-US"/>
        </w:rPr>
        <w:t>1</w:t>
      </w:r>
      <w:r>
        <w:rPr>
          <w:lang w:val="en-US"/>
        </w:rPr>
        <w:fldChar w:fldCharType="end"/>
      </w:r>
      <w:r w:rsidR="005214DF" w:rsidRPr="001C220C">
        <w:rPr>
          <w:lang w:val="en-US"/>
        </w:rPr>
        <w:t xml:space="preserve"> defines the UML notations used in the</w:t>
      </w:r>
      <w:ins w:id="328" w:author="Charles Gifford" w:date="2017-03-16T12:14:00Z">
        <w:r w:rsidR="00E24E1C">
          <w:rPr>
            <w:lang w:val="en-US"/>
          </w:rPr>
          <w:t xml:space="preserve"> s</w:t>
        </w:r>
        <w:r w:rsidR="00C20E01">
          <w:rPr>
            <w:lang w:val="en-US"/>
          </w:rPr>
          <w:t>impli</w:t>
        </w:r>
      </w:ins>
      <w:ins w:id="329" w:author="Charles Gifford" w:date="2017-03-21T19:21:00Z">
        <w:r w:rsidR="00E24E1C">
          <w:rPr>
            <w:lang w:val="en-US"/>
          </w:rPr>
          <w:t>fi</w:t>
        </w:r>
      </w:ins>
      <w:ins w:id="330" w:author="Charles Gifford" w:date="2017-03-16T12:14:00Z">
        <w:r w:rsidR="00C20E01">
          <w:rPr>
            <w:lang w:val="en-US"/>
          </w:rPr>
          <w:t>ed</w:t>
        </w:r>
      </w:ins>
      <w:r w:rsidR="005214DF" w:rsidRPr="001C220C">
        <w:rPr>
          <w:lang w:val="en-US"/>
        </w:rPr>
        <w:t xml:space="preserve"> </w:t>
      </w:r>
      <w:ins w:id="331" w:author="Charles Gifford" w:date="2017-03-06T10:39:00Z">
        <w:r w:rsidR="00177250">
          <w:rPr>
            <w:lang w:val="en-US"/>
          </w:rPr>
          <w:t xml:space="preserve">information </w:t>
        </w:r>
      </w:ins>
      <w:r w:rsidR="005214DF" w:rsidRPr="001C220C">
        <w:rPr>
          <w:lang w:val="en-US"/>
        </w:rPr>
        <w:t xml:space="preserve">object diagrams. </w:t>
      </w:r>
    </w:p>
    <w:p w14:paraId="5C77FFB7" w14:textId="2368ED3A" w:rsidR="005214DF" w:rsidRPr="001C220C" w:rsidRDefault="00C17398" w:rsidP="000F3967">
      <w:pPr>
        <w:pStyle w:val="TABLE-title"/>
        <w:rPr>
          <w:lang w:val="en-US"/>
        </w:rPr>
      </w:pPr>
      <w:bookmarkStart w:id="332" w:name="_Ref320170158"/>
      <w:bookmarkStart w:id="333" w:name="_Toc306621009"/>
      <w:bookmarkStart w:id="334" w:name="_Toc320178405"/>
      <w:bookmarkStart w:id="335" w:name="_Toc478492302"/>
      <w:r>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FC0C83">
        <w:rPr>
          <w:noProof/>
          <w:lang w:val="en-US"/>
        </w:rPr>
        <w:t>1</w:t>
      </w:r>
      <w:r w:rsidR="00FD29D6">
        <w:rPr>
          <w:lang w:val="en-US"/>
        </w:rPr>
        <w:fldChar w:fldCharType="end"/>
      </w:r>
      <w:bookmarkStart w:id="336" w:name="_Toc6215870"/>
      <w:bookmarkEnd w:id="332"/>
      <w:r w:rsidR="0023528A">
        <w:rPr>
          <w:lang w:val="en-US"/>
        </w:rPr>
        <w:t xml:space="preserve"> –</w:t>
      </w:r>
      <w:r w:rsidR="005214DF" w:rsidRPr="001C220C">
        <w:rPr>
          <w:lang w:val="en-US"/>
        </w:rPr>
        <w:t xml:space="preserve"> UML notation used</w:t>
      </w:r>
      <w:bookmarkEnd w:id="333"/>
      <w:bookmarkEnd w:id="334"/>
      <w:bookmarkEnd w:id="335"/>
      <w:bookmarkEnd w:id="336"/>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754"/>
        <w:gridCol w:w="6210"/>
      </w:tblGrid>
      <w:tr w:rsidR="005214DF" w:rsidRPr="001C220C" w14:paraId="784DF339" w14:textId="77777777" w:rsidTr="00B1623D">
        <w:trPr>
          <w:jc w:val="center"/>
        </w:trPr>
        <w:tc>
          <w:tcPr>
            <w:tcW w:w="2754" w:type="dxa"/>
          </w:tcPr>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p w14:paraId="029A0413" w14:textId="77777777" w:rsidR="005214DF" w:rsidRPr="001C220C" w:rsidRDefault="005214DF" w:rsidP="00025E1D">
            <w:pPr>
              <w:pStyle w:val="TableColumnHeading"/>
              <w:spacing w:line="240" w:lineRule="auto"/>
              <w:rPr>
                <w:lang w:val="en-US"/>
              </w:rPr>
            </w:pPr>
            <w:r w:rsidRPr="001C220C">
              <w:rPr>
                <w:lang w:val="en-US"/>
              </w:rPr>
              <w:t>Symbol</w:t>
            </w:r>
          </w:p>
        </w:tc>
        <w:tc>
          <w:tcPr>
            <w:tcW w:w="6210" w:type="dxa"/>
          </w:tcPr>
          <w:p w14:paraId="699AF24A" w14:textId="77777777" w:rsidR="005214DF" w:rsidRPr="001C220C" w:rsidRDefault="005214DF" w:rsidP="00025E1D">
            <w:pPr>
              <w:pStyle w:val="TableColumnHeading"/>
              <w:spacing w:line="240" w:lineRule="auto"/>
              <w:rPr>
                <w:lang w:val="en-US"/>
              </w:rPr>
            </w:pPr>
            <w:r w:rsidRPr="001C220C">
              <w:rPr>
                <w:lang w:val="en-US"/>
              </w:rPr>
              <w:t>Definition</w:t>
            </w:r>
          </w:p>
        </w:tc>
      </w:tr>
      <w:tr w:rsidR="005214DF" w:rsidRPr="001C220C" w14:paraId="69F977F3" w14:textId="77777777" w:rsidTr="00B1623D">
        <w:trPr>
          <w:jc w:val="center"/>
        </w:trPr>
        <w:tc>
          <w:tcPr>
            <w:tcW w:w="2754" w:type="dxa"/>
          </w:tcPr>
          <w:p w14:paraId="6178C997" w14:textId="77777777" w:rsidR="005214DF" w:rsidRPr="001C220C" w:rsidRDefault="00D81887" w:rsidP="00025E1D">
            <w:pPr>
              <w:keepLines/>
              <w:spacing w:before="60" w:after="60"/>
              <w:jc w:val="center"/>
              <w:rPr>
                <w:lang w:val="en-US"/>
              </w:rPr>
            </w:pPr>
            <w:r w:rsidRPr="003434A4">
              <w:rPr>
                <w:noProof/>
                <w:lang w:val="en-US" w:eastAsia="en-US"/>
              </w:rPr>
              <w:drawing>
                <wp:inline distT="0" distB="0" distL="0" distR="0" wp14:anchorId="5410AD3C" wp14:editId="1ED2A972">
                  <wp:extent cx="1075055" cy="770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75055" cy="770255"/>
                          </a:xfrm>
                          <a:prstGeom prst="rect">
                            <a:avLst/>
                          </a:prstGeom>
                          <a:noFill/>
                          <a:ln>
                            <a:noFill/>
                          </a:ln>
                        </pic:spPr>
                      </pic:pic>
                    </a:graphicData>
                  </a:graphic>
                </wp:inline>
              </w:drawing>
            </w:r>
          </w:p>
        </w:tc>
        <w:tc>
          <w:tcPr>
            <w:tcW w:w="6210" w:type="dxa"/>
          </w:tcPr>
          <w:p w14:paraId="71DA97AB" w14:textId="6750CF05" w:rsidR="005214DF" w:rsidRPr="001C220C" w:rsidRDefault="005214DF" w:rsidP="00025E1D">
            <w:pPr>
              <w:pStyle w:val="TableCell-LeftJustified"/>
              <w:spacing w:line="240" w:lineRule="auto"/>
              <w:rPr>
                <w:sz w:val="18"/>
                <w:lang w:val="en-US"/>
              </w:rPr>
            </w:pPr>
            <w:r w:rsidRPr="001C220C">
              <w:rPr>
                <w:sz w:val="18"/>
                <w:lang w:val="en-US"/>
              </w:rPr>
              <w:t xml:space="preserve">Defines a package, a collection of object models, state models, use </w:t>
            </w:r>
            <w:r w:rsidR="006B79E9" w:rsidRPr="001C220C">
              <w:rPr>
                <w:sz w:val="18"/>
                <w:lang w:val="en-US"/>
              </w:rPr>
              <w:t>cases</w:t>
            </w:r>
            <w:r w:rsidRPr="001C220C">
              <w:rPr>
                <w:sz w:val="18"/>
                <w:lang w:val="en-US"/>
              </w:rPr>
              <w:t>, and other UML models</w:t>
            </w:r>
            <w:r w:rsidR="008558A5">
              <w:rPr>
                <w:sz w:val="18"/>
                <w:lang w:val="en-US"/>
              </w:rPr>
              <w:t xml:space="preserve">. </w:t>
            </w:r>
            <w:r w:rsidR="006B79E9" w:rsidRPr="001C220C">
              <w:rPr>
                <w:sz w:val="18"/>
                <w:lang w:val="en-US"/>
              </w:rPr>
              <w:t xml:space="preserve">Packages are general-purpose grouping mechanisms used to organize semantically related model elements. </w:t>
            </w:r>
            <w:r w:rsidRPr="001C220C">
              <w:rPr>
                <w:sz w:val="18"/>
                <w:lang w:val="en-US"/>
              </w:rPr>
              <w:t xml:space="preserve">In this document a package is used to specify an external model, such as </w:t>
            </w:r>
            <w:ins w:id="337" w:author="Charles Gifford" w:date="2017-03-15T12:16:00Z">
              <w:r w:rsidR="00431313">
                <w:rPr>
                  <w:sz w:val="18"/>
                  <w:lang w:val="en-US"/>
                </w:rPr>
                <w:t>operations definition</w:t>
              </w:r>
            </w:ins>
            <w:del w:id="338" w:author="Charles Gifford" w:date="2017-03-15T12:16:00Z">
              <w:r w:rsidRPr="001C220C" w:rsidDel="00431313">
                <w:rPr>
                  <w:sz w:val="18"/>
                  <w:lang w:val="en-US"/>
                </w:rPr>
                <w:delText>a</w:delText>
              </w:r>
            </w:del>
            <w:del w:id="339" w:author="Charles Gifford" w:date="2017-03-15T12:15:00Z">
              <w:r w:rsidRPr="001C220C" w:rsidDel="00431313">
                <w:rPr>
                  <w:sz w:val="18"/>
                  <w:lang w:val="en-US"/>
                </w:rPr>
                <w:delText xml:space="preserve"> production rule</w:delText>
              </w:r>
            </w:del>
            <w:r w:rsidRPr="001C220C">
              <w:rPr>
                <w:sz w:val="18"/>
                <w:lang w:val="en-US"/>
              </w:rPr>
              <w:t xml:space="preserve"> model, or a reference to another part of the model.</w:t>
            </w:r>
          </w:p>
        </w:tc>
      </w:tr>
      <w:tr w:rsidR="005214DF" w:rsidRPr="001C220C" w14:paraId="21F136E1" w14:textId="77777777" w:rsidTr="00D44F39">
        <w:trPr>
          <w:trHeight w:val="975"/>
          <w:jc w:val="center"/>
        </w:trPr>
        <w:tc>
          <w:tcPr>
            <w:tcW w:w="2754" w:type="dxa"/>
          </w:tcPr>
          <w:p w14:paraId="227B96CC" w14:textId="77777777" w:rsidR="005214DF" w:rsidRPr="001C220C" w:rsidRDefault="005214DF" w:rsidP="00025E1D">
            <w:pPr>
              <w:keepLines/>
              <w:spacing w:before="60" w:after="60"/>
              <w:jc w:val="center"/>
              <w:rPr>
                <w:lang w:val="en-US"/>
              </w:rPr>
            </w:pPr>
            <w:r w:rsidRPr="001C220C">
              <w:rPr>
                <w:lang w:val="en-US"/>
              </w:rPr>
              <w:t xml:space="preserve">     </w:t>
            </w:r>
            <w:r w:rsidR="00D81887" w:rsidRPr="003434A4">
              <w:rPr>
                <w:noProof/>
                <w:lang w:val="en-US" w:eastAsia="en-US"/>
              </w:rPr>
              <w:drawing>
                <wp:inline distT="0" distB="0" distL="0" distR="0" wp14:anchorId="12BB3B4E" wp14:editId="33DEDE5A">
                  <wp:extent cx="1075055" cy="5416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75055" cy="541655"/>
                          </a:xfrm>
                          <a:prstGeom prst="rect">
                            <a:avLst/>
                          </a:prstGeom>
                          <a:noFill/>
                          <a:ln>
                            <a:noFill/>
                          </a:ln>
                        </pic:spPr>
                      </pic:pic>
                    </a:graphicData>
                  </a:graphic>
                </wp:inline>
              </w:drawing>
            </w:r>
          </w:p>
        </w:tc>
        <w:tc>
          <w:tcPr>
            <w:tcW w:w="6210" w:type="dxa"/>
          </w:tcPr>
          <w:p w14:paraId="7A54CAB3" w14:textId="77777777" w:rsidR="005214DF" w:rsidRPr="001C220C" w:rsidRDefault="00682BF1" w:rsidP="00025E1D">
            <w:pPr>
              <w:pStyle w:val="TableCell-LeftJustified"/>
              <w:spacing w:line="240" w:lineRule="auto"/>
              <w:rPr>
                <w:sz w:val="18"/>
                <w:lang w:val="en-US"/>
              </w:rPr>
            </w:pPr>
            <w:r w:rsidRPr="001C220C">
              <w:rPr>
                <w:sz w:val="18"/>
                <w:lang w:val="en-US"/>
              </w:rPr>
              <w:t xml:space="preserve">Represents </w:t>
            </w:r>
            <w:r w:rsidR="005214DF" w:rsidRPr="001C220C">
              <w:rPr>
                <w:sz w:val="18"/>
                <w:lang w:val="en-US"/>
              </w:rPr>
              <w:t xml:space="preserve">a </w:t>
            </w:r>
            <w:r w:rsidRPr="001C220C">
              <w:rPr>
                <w:sz w:val="18"/>
                <w:lang w:val="en-US"/>
              </w:rPr>
              <w:t xml:space="preserve">UML </w:t>
            </w:r>
            <w:r w:rsidR="005214DF" w:rsidRPr="001C220C">
              <w:rPr>
                <w:sz w:val="18"/>
                <w:lang w:val="en-US"/>
              </w:rPr>
              <w:t>class of objects, each with the same types of attributes</w:t>
            </w:r>
            <w:r w:rsidR="008558A5">
              <w:rPr>
                <w:sz w:val="18"/>
                <w:lang w:val="en-US"/>
              </w:rPr>
              <w:t xml:space="preserve">. </w:t>
            </w:r>
            <w:r w:rsidR="005214DF" w:rsidRPr="001C220C">
              <w:rPr>
                <w:sz w:val="18"/>
                <w:lang w:val="en-US"/>
              </w:rPr>
              <w:t>Each object is uniquely identifiable or enumerable</w:t>
            </w:r>
            <w:r w:rsidR="008558A5">
              <w:rPr>
                <w:sz w:val="18"/>
                <w:lang w:val="en-US"/>
              </w:rPr>
              <w:t xml:space="preserve">. </w:t>
            </w:r>
            <w:r w:rsidR="005214DF" w:rsidRPr="001C220C">
              <w:rPr>
                <w:sz w:val="18"/>
                <w:lang w:val="en-US"/>
              </w:rPr>
              <w:t>No operations or methods are listed for the classes</w:t>
            </w:r>
            <w:r w:rsidR="008558A5">
              <w:rPr>
                <w:sz w:val="18"/>
                <w:lang w:val="en-US"/>
              </w:rPr>
              <w:t xml:space="preserve">. </w:t>
            </w:r>
          </w:p>
        </w:tc>
      </w:tr>
      <w:tr w:rsidR="005214DF" w:rsidRPr="001C220C" w14:paraId="554627EF" w14:textId="77777777" w:rsidTr="00B1623D">
        <w:trPr>
          <w:jc w:val="center"/>
        </w:trPr>
        <w:tc>
          <w:tcPr>
            <w:tcW w:w="2754" w:type="dxa"/>
          </w:tcPr>
          <w:p w14:paraId="3DD32756" w14:textId="77777777" w:rsidR="005214DF" w:rsidRPr="001C220C" w:rsidRDefault="005214DF" w:rsidP="00025E1D">
            <w:pPr>
              <w:keepLines/>
              <w:spacing w:before="60" w:after="60"/>
              <w:jc w:val="center"/>
              <w:rPr>
                <w:lang w:val="en-US"/>
              </w:rPr>
            </w:pPr>
          </w:p>
          <w:p w14:paraId="6898E0A9" w14:textId="77777777" w:rsidR="005214DF" w:rsidRPr="001C220C" w:rsidRDefault="00D81887" w:rsidP="00025E1D">
            <w:pPr>
              <w:keepLines/>
              <w:spacing w:before="60" w:after="60"/>
              <w:jc w:val="center"/>
              <w:rPr>
                <w:lang w:val="en-US"/>
              </w:rPr>
            </w:pPr>
            <w:r w:rsidRPr="001C220C">
              <w:rPr>
                <w:noProof/>
                <w:lang w:val="en-US" w:eastAsia="en-US"/>
              </w:rPr>
              <w:drawing>
                <wp:inline distT="0" distB="0" distL="0" distR="0" wp14:anchorId="0804F352" wp14:editId="5F4E3BE3">
                  <wp:extent cx="1578322" cy="471267"/>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99202" cy="477501"/>
                          </a:xfrm>
                          <a:prstGeom prst="rect">
                            <a:avLst/>
                          </a:prstGeom>
                          <a:noFill/>
                          <a:ln>
                            <a:noFill/>
                          </a:ln>
                        </pic:spPr>
                      </pic:pic>
                    </a:graphicData>
                  </a:graphic>
                </wp:inline>
              </w:drawing>
            </w:r>
          </w:p>
        </w:tc>
        <w:tc>
          <w:tcPr>
            <w:tcW w:w="6210" w:type="dxa"/>
          </w:tcPr>
          <w:p w14:paraId="4BEFAC1B" w14:textId="287A1607" w:rsidR="005214DF" w:rsidRDefault="005214DF" w:rsidP="00025E1D">
            <w:pPr>
              <w:pStyle w:val="TableCell-LeftJustified"/>
              <w:spacing w:line="240" w:lineRule="auto"/>
              <w:rPr>
                <w:ins w:id="340" w:author="Charles Gifford" w:date="2016-04-18T11:33:00Z"/>
                <w:sz w:val="18"/>
                <w:lang w:val="en-US"/>
              </w:rPr>
            </w:pPr>
            <w:r w:rsidRPr="001C220C">
              <w:rPr>
                <w:sz w:val="18"/>
                <w:lang w:val="en-US"/>
              </w:rPr>
              <w:t>An association between elements of a class and elements of another or the same class</w:t>
            </w:r>
            <w:r w:rsidR="008558A5">
              <w:rPr>
                <w:sz w:val="18"/>
                <w:lang w:val="en-US"/>
              </w:rPr>
              <w:t xml:space="preserve">. </w:t>
            </w:r>
            <w:r w:rsidRPr="001C220C">
              <w:rPr>
                <w:sz w:val="18"/>
                <w:lang w:val="en-US"/>
              </w:rPr>
              <w:t>Each association is identified</w:t>
            </w:r>
            <w:r w:rsidR="008558A5">
              <w:rPr>
                <w:sz w:val="18"/>
                <w:lang w:val="en-US"/>
              </w:rPr>
              <w:t xml:space="preserve">. </w:t>
            </w:r>
            <w:r w:rsidR="00C02B61">
              <w:rPr>
                <w:sz w:val="18"/>
                <w:lang w:val="en-US"/>
              </w:rPr>
              <w:t>Can</w:t>
            </w:r>
            <w:r w:rsidRPr="001C220C">
              <w:rPr>
                <w:sz w:val="18"/>
                <w:lang w:val="en-US"/>
              </w:rPr>
              <w:t xml:space="preserve"> have the expected number or range of members of the subclass, when ‘</w:t>
            </w:r>
            <w:r w:rsidR="00274BF5">
              <w:rPr>
                <w:i/>
                <w:sz w:val="18"/>
                <w:lang w:val="en-US"/>
              </w:rPr>
              <w:t>*</w:t>
            </w:r>
            <w:r w:rsidRPr="001C220C">
              <w:rPr>
                <w:sz w:val="18"/>
                <w:lang w:val="en-US"/>
              </w:rPr>
              <w:t>’ indicates an indeterminate number</w:t>
            </w:r>
            <w:r w:rsidR="008558A5">
              <w:rPr>
                <w:sz w:val="18"/>
                <w:lang w:val="en-US"/>
              </w:rPr>
              <w:t xml:space="preserve">. </w:t>
            </w:r>
            <w:r w:rsidRPr="001C220C">
              <w:rPr>
                <w:sz w:val="18"/>
                <w:lang w:val="en-US"/>
              </w:rPr>
              <w:t>For example, 0</w:t>
            </w:r>
            <w:r w:rsidR="00243B34" w:rsidRPr="001C220C">
              <w:rPr>
                <w:sz w:val="18"/>
                <w:lang w:val="en-US"/>
              </w:rPr>
              <w:t>..</w:t>
            </w:r>
            <w:r w:rsidR="00274BF5">
              <w:rPr>
                <w:i/>
                <w:sz w:val="18"/>
                <w:lang w:val="en-US"/>
              </w:rPr>
              <w:t>*</w:t>
            </w:r>
            <w:r w:rsidRPr="001C220C">
              <w:rPr>
                <w:sz w:val="18"/>
                <w:lang w:val="en-US"/>
              </w:rPr>
              <w:t xml:space="preserve"> means that zero or more members of the subclass </w:t>
            </w:r>
            <w:r w:rsidR="00C02B61">
              <w:rPr>
                <w:sz w:val="18"/>
                <w:lang w:val="en-US"/>
              </w:rPr>
              <w:t>can</w:t>
            </w:r>
            <w:r w:rsidRPr="001C220C">
              <w:rPr>
                <w:sz w:val="18"/>
                <w:lang w:val="en-US"/>
              </w:rPr>
              <w:t xml:space="preserve"> exist.</w:t>
            </w:r>
          </w:p>
          <w:p w14:paraId="44AA5330" w14:textId="77777777" w:rsidR="00025E1D" w:rsidRPr="001C220C" w:rsidRDefault="00025E1D" w:rsidP="00025E1D">
            <w:pPr>
              <w:pStyle w:val="TableCell-LeftJustified"/>
              <w:spacing w:line="240" w:lineRule="auto"/>
              <w:rPr>
                <w:sz w:val="18"/>
                <w:lang w:val="en-US"/>
              </w:rPr>
            </w:pPr>
            <w:ins w:id="341" w:author="Charles Gifford" w:date="2016-04-18T11:33:00Z">
              <w:r w:rsidRPr="00025E1D">
                <w:rPr>
                  <w:sz w:val="18"/>
                  <w:lang w:val="en-US"/>
                </w:rPr>
                <w:t>The semantics of the association are defined in the object relationship table of each object participating in the relationship.</w:t>
              </w:r>
            </w:ins>
          </w:p>
        </w:tc>
      </w:tr>
      <w:tr w:rsidR="005214DF" w:rsidRPr="001C220C" w14:paraId="55357314" w14:textId="77777777" w:rsidTr="00B1623D">
        <w:trPr>
          <w:jc w:val="center"/>
        </w:trPr>
        <w:tc>
          <w:tcPr>
            <w:tcW w:w="2754" w:type="dxa"/>
          </w:tcPr>
          <w:p w14:paraId="7F76F14F" w14:textId="77777777" w:rsidR="005214DF" w:rsidRPr="001C220C" w:rsidRDefault="00D81887" w:rsidP="00025E1D">
            <w:pPr>
              <w:keepLines/>
              <w:spacing w:before="60" w:after="60"/>
              <w:jc w:val="center"/>
              <w:rPr>
                <w:lang w:val="en-US"/>
              </w:rPr>
            </w:pPr>
            <w:r w:rsidRPr="001C220C">
              <w:rPr>
                <w:noProof/>
                <w:lang w:val="en-US" w:eastAsia="en-US"/>
              </w:rPr>
              <w:drawing>
                <wp:inline distT="0" distB="0" distL="0" distR="0" wp14:anchorId="6B9218E3" wp14:editId="5ED1A956">
                  <wp:extent cx="719455" cy="6178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19455" cy="617855"/>
                          </a:xfrm>
                          <a:prstGeom prst="rect">
                            <a:avLst/>
                          </a:prstGeom>
                          <a:noFill/>
                          <a:ln>
                            <a:noFill/>
                          </a:ln>
                        </pic:spPr>
                      </pic:pic>
                    </a:graphicData>
                  </a:graphic>
                </wp:inline>
              </w:drawing>
            </w:r>
          </w:p>
        </w:tc>
        <w:tc>
          <w:tcPr>
            <w:tcW w:w="6210" w:type="dxa"/>
          </w:tcPr>
          <w:p w14:paraId="11145CB6" w14:textId="77777777" w:rsidR="005214DF" w:rsidRPr="001C220C" w:rsidRDefault="005214DF" w:rsidP="00025E1D">
            <w:pPr>
              <w:pStyle w:val="TableCell-LeftJustified"/>
              <w:spacing w:line="240" w:lineRule="auto"/>
              <w:rPr>
                <w:sz w:val="18"/>
                <w:lang w:val="en-US"/>
              </w:rPr>
            </w:pPr>
            <w:r w:rsidRPr="001C220C">
              <w:rPr>
                <w:sz w:val="18"/>
                <w:lang w:val="en-US"/>
              </w:rPr>
              <w:t xml:space="preserve">Generalization (arrow points to the super class) shows that an element of the class is a specialized type of the super class. </w:t>
            </w:r>
          </w:p>
        </w:tc>
      </w:tr>
      <w:tr w:rsidR="005214DF" w:rsidRPr="001C220C" w14:paraId="14E6B629" w14:textId="77777777" w:rsidTr="00B1623D">
        <w:trPr>
          <w:jc w:val="center"/>
        </w:trPr>
        <w:tc>
          <w:tcPr>
            <w:tcW w:w="2754" w:type="dxa"/>
          </w:tcPr>
          <w:p w14:paraId="7E8CB29C" w14:textId="77777777" w:rsidR="005214DF" w:rsidRPr="001C220C" w:rsidRDefault="00D81887" w:rsidP="00025E1D">
            <w:pPr>
              <w:keepLines/>
              <w:spacing w:before="60" w:after="60"/>
              <w:jc w:val="center"/>
              <w:rPr>
                <w:lang w:val="en-US"/>
              </w:rPr>
            </w:pPr>
            <w:r w:rsidRPr="001C220C">
              <w:rPr>
                <w:noProof/>
                <w:lang w:val="en-US" w:eastAsia="en-US"/>
              </w:rPr>
              <w:drawing>
                <wp:inline distT="0" distB="0" distL="0" distR="0" wp14:anchorId="2C5A1F3C" wp14:editId="186D1638">
                  <wp:extent cx="1176655" cy="321945"/>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76655" cy="321945"/>
                          </a:xfrm>
                          <a:prstGeom prst="rect">
                            <a:avLst/>
                          </a:prstGeom>
                          <a:noFill/>
                          <a:ln>
                            <a:noFill/>
                          </a:ln>
                        </pic:spPr>
                      </pic:pic>
                    </a:graphicData>
                  </a:graphic>
                </wp:inline>
              </w:drawing>
            </w:r>
          </w:p>
        </w:tc>
        <w:tc>
          <w:tcPr>
            <w:tcW w:w="6210" w:type="dxa"/>
          </w:tcPr>
          <w:p w14:paraId="76ACFD89" w14:textId="77777777" w:rsidR="005214DF" w:rsidRDefault="005214DF" w:rsidP="00025E1D">
            <w:pPr>
              <w:pStyle w:val="TableCell-LeftJustified"/>
              <w:spacing w:line="240" w:lineRule="auto"/>
              <w:rPr>
                <w:ins w:id="342" w:author="Charles Gifford" w:date="2016-04-18T11:38:00Z"/>
                <w:sz w:val="18"/>
                <w:lang w:val="en-US"/>
              </w:rPr>
            </w:pPr>
            <w:r w:rsidRPr="001C220C">
              <w:rPr>
                <w:sz w:val="18"/>
                <w:lang w:val="en-US"/>
              </w:rPr>
              <w:t xml:space="preserve">Dependence is a weak association that shows that a </w:t>
            </w:r>
            <w:r w:rsidR="0040788E" w:rsidRPr="001C220C">
              <w:rPr>
                <w:sz w:val="18"/>
                <w:lang w:val="en-US"/>
              </w:rPr>
              <w:t>modeling</w:t>
            </w:r>
            <w:r w:rsidRPr="001C220C">
              <w:rPr>
                <w:sz w:val="18"/>
                <w:lang w:val="en-US"/>
              </w:rPr>
              <w:t xml:space="preserve"> element depends on another </w:t>
            </w:r>
            <w:r w:rsidR="0040788E" w:rsidRPr="001C220C">
              <w:rPr>
                <w:sz w:val="18"/>
                <w:lang w:val="en-US"/>
              </w:rPr>
              <w:t>modeling</w:t>
            </w:r>
            <w:r w:rsidRPr="001C220C">
              <w:rPr>
                <w:sz w:val="18"/>
                <w:lang w:val="en-US"/>
              </w:rPr>
              <w:t xml:space="preserve"> element. The item at the tail depends on the item at the head of the relationship.</w:t>
            </w:r>
          </w:p>
          <w:p w14:paraId="65875C24" w14:textId="77777777" w:rsidR="00FE4E2A" w:rsidRPr="001C220C" w:rsidRDefault="00FE4E2A" w:rsidP="00025E1D">
            <w:pPr>
              <w:pStyle w:val="TableCell-LeftJustified"/>
              <w:spacing w:line="240" w:lineRule="auto"/>
              <w:rPr>
                <w:sz w:val="18"/>
                <w:lang w:val="en-US"/>
              </w:rPr>
            </w:pPr>
            <w:ins w:id="343" w:author="Charles Gifford" w:date="2016-04-18T11:38:00Z">
              <w:r w:rsidRPr="00FE4E2A">
                <w:rPr>
                  <w:sz w:val="18"/>
                  <w:lang w:val="en-US"/>
                </w:rPr>
                <w:t>The semantics of the association are defined in the object relationship table of each object participating in the relationship.</w:t>
              </w:r>
            </w:ins>
          </w:p>
        </w:tc>
      </w:tr>
      <w:tr w:rsidR="005214DF" w:rsidRPr="001C220C" w14:paraId="59EAE184" w14:textId="77777777" w:rsidTr="00B1623D">
        <w:trPr>
          <w:jc w:val="center"/>
        </w:trPr>
        <w:tc>
          <w:tcPr>
            <w:tcW w:w="2754" w:type="dxa"/>
          </w:tcPr>
          <w:p w14:paraId="71E6F7A4" w14:textId="77777777" w:rsidR="005214DF" w:rsidRPr="001C220C" w:rsidRDefault="00D81887" w:rsidP="00025E1D">
            <w:pPr>
              <w:keepLines/>
              <w:spacing w:before="60" w:after="60"/>
              <w:jc w:val="center"/>
              <w:rPr>
                <w:lang w:val="en-US"/>
              </w:rPr>
            </w:pPr>
            <w:r w:rsidRPr="001C220C">
              <w:rPr>
                <w:noProof/>
                <w:lang w:val="en-US" w:eastAsia="en-US"/>
              </w:rPr>
              <w:drawing>
                <wp:inline distT="0" distB="0" distL="0" distR="0" wp14:anchorId="2BFA1885" wp14:editId="7EEE9272">
                  <wp:extent cx="1414816" cy="3657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27485" cy="369035"/>
                          </a:xfrm>
                          <a:prstGeom prst="rect">
                            <a:avLst/>
                          </a:prstGeom>
                          <a:noFill/>
                          <a:ln>
                            <a:noFill/>
                          </a:ln>
                        </pic:spPr>
                      </pic:pic>
                    </a:graphicData>
                  </a:graphic>
                </wp:inline>
              </w:drawing>
            </w:r>
          </w:p>
        </w:tc>
        <w:tc>
          <w:tcPr>
            <w:tcW w:w="6210" w:type="dxa"/>
          </w:tcPr>
          <w:p w14:paraId="44B749FC" w14:textId="491CCAE7" w:rsidR="005214DF" w:rsidRDefault="005214DF" w:rsidP="00FE4E2A">
            <w:pPr>
              <w:pStyle w:val="TableCell-LeftJustified"/>
              <w:spacing w:line="240" w:lineRule="auto"/>
              <w:rPr>
                <w:ins w:id="344" w:author="Charles Gifford" w:date="2016-04-18T11:41:00Z"/>
                <w:sz w:val="18"/>
                <w:lang w:val="en-US"/>
              </w:rPr>
            </w:pPr>
            <w:r w:rsidRPr="001C220C">
              <w:rPr>
                <w:sz w:val="18"/>
                <w:lang w:val="en-US"/>
              </w:rPr>
              <w:t xml:space="preserve">Aggregation shows an element of the class </w:t>
            </w:r>
            <w:ins w:id="345" w:author="Charles Gifford" w:date="2016-04-18T11:40:00Z">
              <w:r w:rsidR="00FE4E2A">
                <w:rPr>
                  <w:sz w:val="18"/>
                  <w:lang w:val="en-US"/>
                </w:rPr>
                <w:t xml:space="preserve">(whole element) </w:t>
              </w:r>
            </w:ins>
            <w:r w:rsidRPr="001C220C">
              <w:rPr>
                <w:sz w:val="18"/>
                <w:lang w:val="en-US"/>
              </w:rPr>
              <w:t>is made up of elements of other classes</w:t>
            </w:r>
            <w:ins w:id="346" w:author="Charles Gifford" w:date="2016-04-18T11:41:00Z">
              <w:r w:rsidR="00FE4E2A">
                <w:rPr>
                  <w:sz w:val="18"/>
                  <w:lang w:val="en-US"/>
                </w:rPr>
                <w:t xml:space="preserve"> (part elements)</w:t>
              </w:r>
            </w:ins>
            <w:r w:rsidRPr="001C220C">
              <w:rPr>
                <w:sz w:val="18"/>
                <w:lang w:val="en-US"/>
              </w:rPr>
              <w:t>.</w:t>
            </w:r>
          </w:p>
          <w:p w14:paraId="469E28AE" w14:textId="77777777" w:rsidR="00FE4E2A" w:rsidRDefault="00FE4E2A" w:rsidP="00FE4E2A">
            <w:pPr>
              <w:pStyle w:val="TABLE-cell"/>
              <w:keepNext/>
              <w:rPr>
                <w:ins w:id="347" w:author="Charles Gifford" w:date="2016-04-18T11:41:00Z"/>
                <w:lang w:val="en-US"/>
              </w:rPr>
            </w:pPr>
            <w:ins w:id="348" w:author="Charles Gifford" w:date="2016-04-18T11:41:00Z">
              <w:r>
                <w:rPr>
                  <w:lang w:val="en-US"/>
                </w:rPr>
                <w:t>EXAMPLE 1</w:t>
              </w:r>
            </w:ins>
          </w:p>
          <w:p w14:paraId="3C8B76C6" w14:textId="2C417BFA" w:rsidR="00FE4E2A" w:rsidRDefault="00975BD5" w:rsidP="00FE4E2A">
            <w:pPr>
              <w:pStyle w:val="TableCell-LeftJustified"/>
              <w:jc w:val="center"/>
              <w:rPr>
                <w:ins w:id="349" w:author="Charles Gifford" w:date="2016-04-18T11:41:00Z"/>
                <w:sz w:val="18"/>
                <w:lang w:val="en-US"/>
              </w:rPr>
            </w:pPr>
            <w:ins w:id="350" w:author="Charles Gifford" w:date="2016-07-22T22:44:00Z">
              <w:r>
                <w:rPr>
                  <w:noProof/>
                  <w:lang w:val="en-US" w:eastAsia="en-US"/>
                </w:rPr>
                <w:drawing>
                  <wp:inline distT="0" distB="0" distL="0" distR="0" wp14:anchorId="673DEF19" wp14:editId="027B5510">
                    <wp:extent cx="2195379" cy="109855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3167" b="5439"/>
                            <a:stretch/>
                          </pic:blipFill>
                          <pic:spPr bwMode="auto">
                            <a:xfrm>
                              <a:off x="0" y="0"/>
                              <a:ext cx="2207805" cy="1104768"/>
                            </a:xfrm>
                            <a:prstGeom prst="rect">
                              <a:avLst/>
                            </a:prstGeom>
                            <a:ln>
                              <a:noFill/>
                            </a:ln>
                            <a:extLst>
                              <a:ext uri="{53640926-AAD7-44D8-BBD7-CCE9431645EC}">
                                <a14:shadowObscured xmlns:a14="http://schemas.microsoft.com/office/drawing/2010/main"/>
                              </a:ext>
                            </a:extLst>
                          </pic:spPr>
                        </pic:pic>
                      </a:graphicData>
                    </a:graphic>
                  </wp:inline>
                </w:drawing>
              </w:r>
            </w:ins>
          </w:p>
          <w:p w14:paraId="4D58626B" w14:textId="77777777" w:rsidR="00FE4E2A" w:rsidRDefault="00FE4E2A" w:rsidP="00FE4E2A">
            <w:pPr>
              <w:pStyle w:val="TableCell-LeftJustified"/>
              <w:spacing w:line="240" w:lineRule="auto"/>
              <w:rPr>
                <w:ins w:id="351" w:author="Charles Gifford" w:date="2016-04-19T23:51:00Z"/>
                <w:sz w:val="18"/>
                <w:lang w:val="en-US"/>
              </w:rPr>
            </w:pPr>
            <w:ins w:id="352" w:author="Charles Gifford" w:date="2016-04-18T11:41:00Z">
              <w:r>
                <w:rPr>
                  <w:sz w:val="18"/>
                  <w:lang w:val="en-US"/>
                </w:rPr>
                <w:t>The aggregation notation identifies that the lifetime of the part element is independent of the whole</w:t>
              </w:r>
            </w:ins>
            <w:ins w:id="353" w:author="Charles Gifford" w:date="2016-04-18T11:42:00Z">
              <w:r>
                <w:rPr>
                  <w:sz w:val="18"/>
                  <w:lang w:val="en-US"/>
                </w:rPr>
                <w:t xml:space="preserve"> element</w:t>
              </w:r>
            </w:ins>
            <w:ins w:id="354" w:author="Charles Gifford" w:date="2016-04-18T11:41:00Z">
              <w:r>
                <w:rPr>
                  <w:sz w:val="18"/>
                  <w:lang w:val="en-US"/>
                </w:rPr>
                <w:t>. The part element is able to be a part of multiple parent elements. When a whole element is deleted, the part elements are not deleted.</w:t>
              </w:r>
            </w:ins>
          </w:p>
          <w:p w14:paraId="52C49091" w14:textId="1D5D3792" w:rsidR="008777D3" w:rsidRPr="001C220C" w:rsidRDefault="008777D3" w:rsidP="00FE4E2A">
            <w:pPr>
              <w:pStyle w:val="TableCell-LeftJustified"/>
              <w:spacing w:line="240" w:lineRule="auto"/>
              <w:rPr>
                <w:sz w:val="18"/>
                <w:lang w:val="en-US"/>
              </w:rPr>
            </w:pPr>
            <w:ins w:id="355" w:author="Charles Gifford" w:date="2016-04-19T23:51:00Z">
              <w:r w:rsidRPr="008777D3">
                <w:rPr>
                  <w:sz w:val="18"/>
                  <w:lang w:val="en-US"/>
                </w:rPr>
                <w:t>The parts</w:t>
              </w:r>
            </w:ins>
            <w:ins w:id="356" w:author="Charles Gifford" w:date="2016-08-02T22:18:00Z">
              <w:r w:rsidR="009063B1">
                <w:rPr>
                  <w:sz w:val="18"/>
                  <w:lang w:val="en-US"/>
                </w:rPr>
                <w:t>’</w:t>
              </w:r>
            </w:ins>
            <w:ins w:id="357" w:author="Charles Gifford" w:date="2016-04-19T23:51:00Z">
              <w:r w:rsidRPr="008777D3">
                <w:rPr>
                  <w:sz w:val="18"/>
                  <w:lang w:val="en-US"/>
                </w:rPr>
                <w:t xml:space="preserve"> physical relationship is independent of its lifetime relationship. A part can be represented directly in the whole or referenced from the whole.</w:t>
              </w:r>
            </w:ins>
          </w:p>
        </w:tc>
      </w:tr>
      <w:tr w:rsidR="005214DF" w:rsidRPr="001C220C" w14:paraId="6246A34F" w14:textId="77777777" w:rsidTr="00B1623D">
        <w:trPr>
          <w:jc w:val="center"/>
        </w:trPr>
        <w:tc>
          <w:tcPr>
            <w:tcW w:w="2754" w:type="dxa"/>
          </w:tcPr>
          <w:p w14:paraId="22DA72CD" w14:textId="77777777" w:rsidR="005214DF" w:rsidRPr="001C220C" w:rsidRDefault="00D81887" w:rsidP="00025E1D">
            <w:pPr>
              <w:keepLines/>
              <w:spacing w:before="60" w:after="60"/>
              <w:jc w:val="center"/>
              <w:rPr>
                <w:lang w:val="en-US"/>
              </w:rPr>
            </w:pPr>
            <w:r w:rsidRPr="001C220C">
              <w:rPr>
                <w:noProof/>
                <w:lang w:val="en-US" w:eastAsia="en-US"/>
              </w:rPr>
              <w:drawing>
                <wp:inline distT="0" distB="0" distL="0" distR="0" wp14:anchorId="6825E66D" wp14:editId="1105C90E">
                  <wp:extent cx="1193800" cy="3302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93800" cy="330200"/>
                          </a:xfrm>
                          <a:prstGeom prst="rect">
                            <a:avLst/>
                          </a:prstGeom>
                          <a:noFill/>
                          <a:ln>
                            <a:noFill/>
                          </a:ln>
                        </pic:spPr>
                      </pic:pic>
                    </a:graphicData>
                  </a:graphic>
                </wp:inline>
              </w:drawing>
            </w:r>
          </w:p>
        </w:tc>
        <w:tc>
          <w:tcPr>
            <w:tcW w:w="6210" w:type="dxa"/>
          </w:tcPr>
          <w:p w14:paraId="3172E0E4" w14:textId="02B2FCE8" w:rsidR="008777D3" w:rsidRDefault="00641D5A" w:rsidP="000F3967">
            <w:pPr>
              <w:pStyle w:val="TableCell-LeftJustified"/>
              <w:spacing w:line="240" w:lineRule="auto"/>
              <w:rPr>
                <w:ins w:id="358" w:author="Charles Gifford" w:date="2016-04-18T11:43:00Z"/>
                <w:sz w:val="18"/>
                <w:lang w:val="en-US"/>
              </w:rPr>
            </w:pPr>
            <w:ins w:id="359" w:author="Charles Gifford" w:date="2016-04-18T12:25:00Z">
              <w:r w:rsidRPr="00641D5A">
                <w:rPr>
                  <w:sz w:val="18"/>
                  <w:lang w:val="en-US"/>
                </w:rPr>
                <w:t>A composition relationship represents a whole–part relationship and is a type of aggregation. A composition relationship specifies that the lifetime of the part classifier is dependent on the lifetime of the whole classifier.</w:t>
              </w:r>
              <w:r>
                <w:rPr>
                  <w:sz w:val="18"/>
                  <w:lang w:val="en-US"/>
                </w:rPr>
                <w:t xml:space="preserve"> </w:t>
              </w:r>
            </w:ins>
            <w:r w:rsidR="005214DF" w:rsidRPr="001C220C">
              <w:rPr>
                <w:sz w:val="18"/>
                <w:lang w:val="en-US"/>
              </w:rPr>
              <w:t>Composit</w:t>
            </w:r>
            <w:r>
              <w:rPr>
                <w:sz w:val="18"/>
                <w:lang w:val="en-US"/>
              </w:rPr>
              <w:t>ion</w:t>
            </w:r>
            <w:r w:rsidR="005214DF" w:rsidRPr="001C220C">
              <w:rPr>
                <w:sz w:val="18"/>
                <w:lang w:val="en-US"/>
              </w:rPr>
              <w:t xml:space="preserve"> shows a strong form of aggregation, which requires </w:t>
            </w:r>
            <w:r w:rsidR="00311263">
              <w:rPr>
                <w:sz w:val="18"/>
                <w:lang w:val="en-US"/>
              </w:rPr>
              <w:t>1)</w:t>
            </w:r>
            <w:r w:rsidR="005214DF" w:rsidRPr="001C220C">
              <w:rPr>
                <w:sz w:val="18"/>
                <w:lang w:val="en-US"/>
              </w:rPr>
              <w:t xml:space="preserve"> a part instance </w:t>
            </w:r>
            <w:r w:rsidR="00311263">
              <w:rPr>
                <w:sz w:val="18"/>
                <w:lang w:val="en-US"/>
              </w:rPr>
              <w:t>is</w:t>
            </w:r>
            <w:r w:rsidR="005214DF" w:rsidRPr="001C220C">
              <w:rPr>
                <w:sz w:val="18"/>
                <w:lang w:val="en-US"/>
              </w:rPr>
              <w:t xml:space="preserve"> included in </w:t>
            </w:r>
            <w:r w:rsidR="00311263">
              <w:rPr>
                <w:sz w:val="18"/>
                <w:lang w:val="en-US"/>
              </w:rPr>
              <w:t xml:space="preserve">only </w:t>
            </w:r>
            <w:r w:rsidR="005214DF" w:rsidRPr="001C220C">
              <w:rPr>
                <w:sz w:val="18"/>
                <w:lang w:val="en-US"/>
              </w:rPr>
              <w:t>one composit</w:t>
            </w:r>
            <w:r>
              <w:rPr>
                <w:sz w:val="18"/>
                <w:lang w:val="en-US"/>
              </w:rPr>
              <w:t>ion</w:t>
            </w:r>
            <w:r w:rsidR="005214DF" w:rsidRPr="001C220C">
              <w:rPr>
                <w:sz w:val="18"/>
                <w:lang w:val="en-US"/>
              </w:rPr>
              <w:t xml:space="preserve"> at a time and </w:t>
            </w:r>
            <w:r w:rsidR="00311263">
              <w:rPr>
                <w:sz w:val="18"/>
                <w:lang w:val="en-US"/>
              </w:rPr>
              <w:t>2)</w:t>
            </w:r>
            <w:r w:rsidR="005214DF" w:rsidRPr="001C220C">
              <w:rPr>
                <w:sz w:val="18"/>
                <w:lang w:val="en-US"/>
              </w:rPr>
              <w:t xml:space="preserve"> the composit</w:t>
            </w:r>
            <w:r>
              <w:rPr>
                <w:sz w:val="18"/>
                <w:lang w:val="en-US"/>
              </w:rPr>
              <w:t>ion</w:t>
            </w:r>
            <w:r w:rsidR="005214DF" w:rsidRPr="001C220C">
              <w:rPr>
                <w:sz w:val="18"/>
                <w:lang w:val="en-US"/>
              </w:rPr>
              <w:t xml:space="preserve"> object has sole responsibility for disposition of its parts.</w:t>
            </w:r>
          </w:p>
          <w:p w14:paraId="1F2A4A12" w14:textId="77777777" w:rsidR="00FE4E2A" w:rsidRPr="002C5B5B" w:rsidRDefault="00FE4E2A" w:rsidP="00FE4E2A">
            <w:pPr>
              <w:pStyle w:val="TABLE-cell"/>
              <w:keepNext/>
              <w:rPr>
                <w:ins w:id="360" w:author="Charles Gifford" w:date="2016-04-18T11:44:00Z"/>
              </w:rPr>
            </w:pPr>
            <w:ins w:id="361" w:author="Charles Gifford" w:date="2016-04-18T11:44:00Z">
              <w:r w:rsidRPr="00BE4D77">
                <w:t>EXAMPLE 2</w:t>
              </w:r>
            </w:ins>
          </w:p>
          <w:p w14:paraId="346853B4" w14:textId="11C794AF" w:rsidR="00FE4E2A" w:rsidRDefault="00975BD5" w:rsidP="00FE4E2A">
            <w:pPr>
              <w:pStyle w:val="TableCell-LeftJustified"/>
              <w:jc w:val="center"/>
              <w:rPr>
                <w:ins w:id="362" w:author="Charles Gifford" w:date="2016-04-18T11:44:00Z"/>
                <w:sz w:val="18"/>
                <w:lang w:val="en-US"/>
              </w:rPr>
            </w:pPr>
            <w:ins w:id="363" w:author="Charles Gifford" w:date="2016-07-22T22:45:00Z">
              <w:r>
                <w:rPr>
                  <w:noProof/>
                  <w:lang w:val="en-US" w:eastAsia="en-US"/>
                </w:rPr>
                <w:drawing>
                  <wp:inline distT="0" distB="0" distL="0" distR="0" wp14:anchorId="309FB147" wp14:editId="7E563B0D">
                    <wp:extent cx="2139950" cy="9727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81801" cy="991728"/>
                            </a:xfrm>
                            <a:prstGeom prst="rect">
                              <a:avLst/>
                            </a:prstGeom>
                          </pic:spPr>
                        </pic:pic>
                      </a:graphicData>
                    </a:graphic>
                  </wp:inline>
                </w:drawing>
              </w:r>
            </w:ins>
          </w:p>
          <w:p w14:paraId="215FFEF4" w14:textId="77777777" w:rsidR="00FE4E2A" w:rsidRDefault="00FE4E2A" w:rsidP="00FE4E2A">
            <w:pPr>
              <w:pStyle w:val="TableCell-LeftJustified"/>
              <w:spacing w:line="240" w:lineRule="auto"/>
              <w:rPr>
                <w:ins w:id="364" w:author="Charles Gifford" w:date="2016-04-19T23:53:00Z"/>
                <w:sz w:val="18"/>
                <w:lang w:val="en-US"/>
              </w:rPr>
            </w:pPr>
            <w:ins w:id="365" w:author="Charles Gifford" w:date="2016-04-18T11:44:00Z">
              <w:r>
                <w:rPr>
                  <w:sz w:val="18"/>
                  <w:lang w:val="en-US"/>
                </w:rPr>
                <w:t>The composition notation identifies that the lifetime of the part elements is dependent on the whole element. When a whole element is deleted, the part elements are deleted.</w:t>
              </w:r>
            </w:ins>
          </w:p>
          <w:p w14:paraId="7AC492F4" w14:textId="7250B1FB" w:rsidR="008777D3" w:rsidRPr="001C220C" w:rsidRDefault="008777D3" w:rsidP="00FE4E2A">
            <w:pPr>
              <w:pStyle w:val="TableCell-LeftJustified"/>
              <w:spacing w:line="240" w:lineRule="auto"/>
              <w:rPr>
                <w:sz w:val="18"/>
                <w:lang w:val="en-US"/>
              </w:rPr>
            </w:pPr>
            <w:ins w:id="366" w:author="Charles Gifford" w:date="2016-04-19T23:53:00Z">
              <w:r w:rsidRPr="008777D3">
                <w:rPr>
                  <w:sz w:val="18"/>
                  <w:lang w:val="en-US"/>
                </w:rPr>
                <w:t>The parts</w:t>
              </w:r>
            </w:ins>
            <w:ins w:id="367" w:author="Charles Gifford" w:date="2016-08-02T22:19:00Z">
              <w:r w:rsidR="009063B1">
                <w:rPr>
                  <w:sz w:val="18"/>
                  <w:lang w:val="en-US"/>
                </w:rPr>
                <w:t>’</w:t>
              </w:r>
            </w:ins>
            <w:ins w:id="368" w:author="Charles Gifford" w:date="2016-04-19T23:53:00Z">
              <w:r w:rsidRPr="008777D3">
                <w:rPr>
                  <w:sz w:val="18"/>
                  <w:lang w:val="en-US"/>
                </w:rPr>
                <w:t xml:space="preserve"> physical relationship is independent of its lifetime relationship a</w:t>
              </w:r>
            </w:ins>
            <w:ins w:id="369" w:author="Charles Gifford" w:date="2016-10-18T17:44:00Z">
              <w:r w:rsidR="00311263">
                <w:rPr>
                  <w:sz w:val="18"/>
                  <w:lang w:val="en-US"/>
                </w:rPr>
                <w:t>s</w:t>
              </w:r>
            </w:ins>
            <w:ins w:id="370" w:author="Charles Gifford" w:date="2016-04-19T23:53:00Z">
              <w:r w:rsidRPr="008777D3">
                <w:rPr>
                  <w:sz w:val="18"/>
                  <w:lang w:val="en-US"/>
                </w:rPr>
                <w:t xml:space="preserve"> </w:t>
              </w:r>
            </w:ins>
            <w:ins w:id="371" w:author="Charles Gifford" w:date="2016-10-18T17:45:00Z">
              <w:r w:rsidR="00311263">
                <w:rPr>
                  <w:sz w:val="18"/>
                  <w:lang w:val="en-US"/>
                </w:rPr>
                <w:t xml:space="preserve">a </w:t>
              </w:r>
            </w:ins>
            <w:ins w:id="372" w:author="Charles Gifford" w:date="2016-04-19T23:53:00Z">
              <w:r w:rsidRPr="008777D3">
                <w:rPr>
                  <w:sz w:val="18"/>
                  <w:lang w:val="en-US"/>
                </w:rPr>
                <w:t>part represented directly in the whole or referenced from the whole</w:t>
              </w:r>
            </w:ins>
            <w:ins w:id="373" w:author="Charles Gifford" w:date="2016-04-22T00:44:00Z">
              <w:r w:rsidR="00CF7D4D">
                <w:rPr>
                  <w:sz w:val="18"/>
                  <w:lang w:val="en-US"/>
                </w:rPr>
                <w:t>.</w:t>
              </w:r>
            </w:ins>
          </w:p>
        </w:tc>
      </w:tr>
      <w:tr w:rsidR="00FE4E2A" w:rsidRPr="001C220C" w14:paraId="3E637767" w14:textId="77777777" w:rsidTr="00FE4E2A">
        <w:trPr>
          <w:jc w:val="center"/>
          <w:ins w:id="374" w:author="Charles Gifford" w:date="2016-04-18T11:46:00Z"/>
        </w:trPr>
        <w:tc>
          <w:tcPr>
            <w:tcW w:w="2754" w:type="dxa"/>
            <w:tcBorders>
              <w:top w:val="single" w:sz="6" w:space="0" w:color="auto"/>
              <w:left w:val="single" w:sz="6" w:space="0" w:color="auto"/>
              <w:bottom w:val="single" w:sz="6" w:space="0" w:color="auto"/>
              <w:right w:val="single" w:sz="6" w:space="0" w:color="auto"/>
            </w:tcBorders>
          </w:tcPr>
          <w:p w14:paraId="4AF3F387" w14:textId="70526F97" w:rsidR="00FE4E2A" w:rsidRPr="001C220C" w:rsidRDefault="007D1BC2" w:rsidP="00FE4E2A">
            <w:pPr>
              <w:keepLines/>
              <w:spacing w:before="60" w:after="60"/>
              <w:jc w:val="center"/>
              <w:rPr>
                <w:ins w:id="375" w:author="Charles Gifford" w:date="2016-04-18T11:46:00Z"/>
                <w:lang w:val="en-US"/>
              </w:rPr>
            </w:pPr>
            <w:ins w:id="376" w:author="Charles Gifford" w:date="2016-08-06T16:31:00Z">
              <w:r>
                <w:rPr>
                  <w:noProof/>
                  <w:lang w:val="en-US" w:eastAsia="en-US"/>
                </w:rPr>
                <w:drawing>
                  <wp:inline distT="0" distB="0" distL="0" distR="0" wp14:anchorId="258FE35A" wp14:editId="1C11B1F7">
                    <wp:extent cx="1611630" cy="812165"/>
                    <wp:effectExtent l="0" t="0" r="762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11630" cy="812165"/>
                            </a:xfrm>
                            <a:prstGeom prst="rect">
                              <a:avLst/>
                            </a:prstGeom>
                          </pic:spPr>
                        </pic:pic>
                      </a:graphicData>
                    </a:graphic>
                  </wp:inline>
                </w:drawing>
              </w:r>
            </w:ins>
          </w:p>
        </w:tc>
        <w:tc>
          <w:tcPr>
            <w:tcW w:w="6210" w:type="dxa"/>
            <w:tcBorders>
              <w:top w:val="single" w:sz="6" w:space="0" w:color="auto"/>
              <w:left w:val="single" w:sz="6" w:space="0" w:color="auto"/>
              <w:bottom w:val="single" w:sz="6" w:space="0" w:color="auto"/>
              <w:right w:val="single" w:sz="6" w:space="0" w:color="auto"/>
            </w:tcBorders>
          </w:tcPr>
          <w:p w14:paraId="0BD2561E" w14:textId="77777777" w:rsidR="00FE4E2A" w:rsidRDefault="00FE4E2A" w:rsidP="00FE4E2A">
            <w:pPr>
              <w:pStyle w:val="TableCell-LeftJustified"/>
              <w:spacing w:line="240" w:lineRule="auto"/>
              <w:rPr>
                <w:ins w:id="377" w:author="Charles Gifford" w:date="2016-04-18T11:46:00Z"/>
                <w:sz w:val="18"/>
                <w:lang w:val="en-US"/>
              </w:rPr>
            </w:pPr>
            <w:ins w:id="378" w:author="Charles Gifford" w:date="2016-04-18T11:46:00Z">
              <w:r>
                <w:rPr>
                  <w:sz w:val="18"/>
                  <w:lang w:val="en-US"/>
                </w:rPr>
                <w:t>Three or more elements are strongly associated. If three elements are associated, the term ‘ternary’ association may be used.</w:t>
              </w:r>
            </w:ins>
          </w:p>
          <w:p w14:paraId="1F3E68BC" w14:textId="77777777" w:rsidR="00FE4E2A" w:rsidRDefault="00FE4E2A" w:rsidP="00FE4E2A">
            <w:pPr>
              <w:pStyle w:val="TableCell-LeftJustified"/>
              <w:spacing w:line="240" w:lineRule="auto"/>
              <w:rPr>
                <w:ins w:id="379" w:author="Charles Gifford" w:date="2016-04-18T11:46:00Z"/>
                <w:sz w:val="18"/>
                <w:lang w:val="en-US"/>
              </w:rPr>
            </w:pPr>
            <w:ins w:id="380" w:author="Charles Gifford" w:date="2016-04-18T11:46:00Z">
              <w:r>
                <w:rPr>
                  <w:sz w:val="18"/>
                  <w:lang w:val="en-US"/>
                </w:rPr>
                <w:t>The association object (diamond shape) may be an object, which can support attributes relevant to the association.</w:t>
              </w:r>
            </w:ins>
          </w:p>
          <w:p w14:paraId="3844B1BD" w14:textId="77777777" w:rsidR="00FE4E2A" w:rsidRPr="001C220C" w:rsidRDefault="00FE4E2A" w:rsidP="00FE4E2A">
            <w:pPr>
              <w:pStyle w:val="TableCell-LeftJustified"/>
              <w:spacing w:line="240" w:lineRule="auto"/>
              <w:rPr>
                <w:ins w:id="381" w:author="Charles Gifford" w:date="2016-04-18T11:46:00Z"/>
                <w:sz w:val="18"/>
                <w:lang w:val="en-US"/>
              </w:rPr>
            </w:pPr>
            <w:ins w:id="382" w:author="Charles Gifford" w:date="2016-04-18T11:46:00Z">
              <w:r>
                <w:rPr>
                  <w:sz w:val="18"/>
                  <w:lang w:val="en-US"/>
                </w:rPr>
                <w:t>There is no lifetime dependency between the associated objects.</w:t>
              </w:r>
            </w:ins>
          </w:p>
        </w:tc>
      </w:tr>
      <w:tr w:rsidR="00FE4E2A" w:rsidRPr="001C220C" w14:paraId="4BD571DE" w14:textId="77777777" w:rsidTr="00FE4E2A">
        <w:trPr>
          <w:jc w:val="center"/>
          <w:ins w:id="383" w:author="Charles Gifford" w:date="2016-04-18T11:46:00Z"/>
        </w:trPr>
        <w:tc>
          <w:tcPr>
            <w:tcW w:w="2754" w:type="dxa"/>
            <w:tcBorders>
              <w:top w:val="single" w:sz="6" w:space="0" w:color="auto"/>
              <w:left w:val="single" w:sz="6" w:space="0" w:color="auto"/>
              <w:bottom w:val="single" w:sz="6" w:space="0" w:color="auto"/>
              <w:right w:val="single" w:sz="6" w:space="0" w:color="auto"/>
            </w:tcBorders>
          </w:tcPr>
          <w:p w14:paraId="08E878CC" w14:textId="3F2E9BE2" w:rsidR="00FE4E2A" w:rsidRPr="001A4044" w:rsidRDefault="007D1BC2" w:rsidP="00FE4E2A">
            <w:pPr>
              <w:keepLines/>
              <w:spacing w:before="60" w:after="60"/>
              <w:jc w:val="center"/>
              <w:rPr>
                <w:ins w:id="384" w:author="Charles Gifford" w:date="2016-04-18T11:46:00Z"/>
                <w:lang w:val="en-US"/>
              </w:rPr>
            </w:pPr>
            <w:ins w:id="385" w:author="Charles Gifford" w:date="2016-08-06T16:32:00Z">
              <w:r>
                <w:rPr>
                  <w:noProof/>
                  <w:lang w:val="en-US" w:eastAsia="en-US"/>
                </w:rPr>
                <w:drawing>
                  <wp:inline distT="0" distB="0" distL="0" distR="0" wp14:anchorId="1B1B1D0A" wp14:editId="7A35BEE1">
                    <wp:extent cx="1611630" cy="782955"/>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11630" cy="782955"/>
                            </a:xfrm>
                            <a:prstGeom prst="rect">
                              <a:avLst/>
                            </a:prstGeom>
                          </pic:spPr>
                        </pic:pic>
                      </a:graphicData>
                    </a:graphic>
                  </wp:inline>
                </w:drawing>
              </w:r>
            </w:ins>
          </w:p>
        </w:tc>
        <w:tc>
          <w:tcPr>
            <w:tcW w:w="6210" w:type="dxa"/>
            <w:tcBorders>
              <w:top w:val="single" w:sz="6" w:space="0" w:color="auto"/>
              <w:left w:val="single" w:sz="6" w:space="0" w:color="auto"/>
              <w:bottom w:val="single" w:sz="6" w:space="0" w:color="auto"/>
              <w:right w:val="single" w:sz="6" w:space="0" w:color="auto"/>
            </w:tcBorders>
          </w:tcPr>
          <w:p w14:paraId="596EDD6F" w14:textId="77777777" w:rsidR="00FE4E2A" w:rsidRDefault="00FE4E2A" w:rsidP="00FE4E2A">
            <w:pPr>
              <w:pStyle w:val="TableCell-LeftJustified"/>
              <w:spacing w:line="240" w:lineRule="auto"/>
              <w:rPr>
                <w:ins w:id="386" w:author="Charles Gifford" w:date="2016-04-18T11:46:00Z"/>
                <w:sz w:val="18"/>
                <w:lang w:val="en-US"/>
              </w:rPr>
            </w:pPr>
            <w:ins w:id="387" w:author="Charles Gifford" w:date="2016-04-18T11:46:00Z">
              <w:r>
                <w:rPr>
                  <w:sz w:val="18"/>
                  <w:lang w:val="en-US"/>
                </w:rPr>
                <w:t>The association of A and B are refined by the class C</w:t>
              </w:r>
            </w:ins>
            <w:ins w:id="388" w:author="Charles Gifford" w:date="2016-04-18T11:47:00Z">
              <w:r>
                <w:rPr>
                  <w:sz w:val="18"/>
                  <w:lang w:val="en-US"/>
                </w:rPr>
                <w:t>,</w:t>
              </w:r>
            </w:ins>
            <w:ins w:id="389" w:author="Charles Gifford" w:date="2016-04-18T11:46:00Z">
              <w:r>
                <w:rPr>
                  <w:sz w:val="18"/>
                  <w:lang w:val="en-US"/>
                </w:rPr>
                <w:t xml:space="preserve"> which is referred to as the association class. </w:t>
              </w:r>
            </w:ins>
          </w:p>
          <w:p w14:paraId="0D31D56D" w14:textId="77777777" w:rsidR="00FE4E2A" w:rsidRDefault="00FE4E2A" w:rsidP="0008034F">
            <w:pPr>
              <w:pStyle w:val="TableCell-LeftJustified"/>
              <w:spacing w:line="240" w:lineRule="auto"/>
              <w:rPr>
                <w:ins w:id="390" w:author="Charles Gifford" w:date="2016-04-18T11:46:00Z"/>
                <w:sz w:val="18"/>
                <w:lang w:val="en-US"/>
              </w:rPr>
            </w:pPr>
            <w:ins w:id="391" w:author="Charles Gifford" w:date="2016-04-18T11:46:00Z">
              <w:r>
                <w:rPr>
                  <w:sz w:val="18"/>
                  <w:lang w:val="en-US"/>
                </w:rPr>
                <w:t>If A and B are the same class, A and B are part</w:t>
              </w:r>
            </w:ins>
            <w:ins w:id="392" w:author="Charles Gifford" w:date="2016-04-18T11:50:00Z">
              <w:r w:rsidR="0008034F">
                <w:rPr>
                  <w:sz w:val="18"/>
                  <w:lang w:val="en-US"/>
                </w:rPr>
                <w:t xml:space="preserve"> element</w:t>
              </w:r>
            </w:ins>
            <w:ins w:id="393" w:author="Charles Gifford" w:date="2016-04-18T11:46:00Z">
              <w:r w:rsidR="0008034F">
                <w:rPr>
                  <w:sz w:val="18"/>
                  <w:lang w:val="en-US"/>
                </w:rPr>
                <w:t>s with</w:t>
              </w:r>
              <w:r>
                <w:rPr>
                  <w:sz w:val="18"/>
                  <w:lang w:val="en-US"/>
                </w:rPr>
                <w:t xml:space="preserve"> no distinctions made between the A and B. </w:t>
              </w:r>
            </w:ins>
            <w:ins w:id="394" w:author="Charles Gifford" w:date="2016-04-18T11:51:00Z">
              <w:r w:rsidR="0008034F">
                <w:rPr>
                  <w:sz w:val="18"/>
                  <w:lang w:val="en-US"/>
                </w:rPr>
                <w:t xml:space="preserve"> </w:t>
              </w:r>
            </w:ins>
            <w:ins w:id="395" w:author="Charles Gifford" w:date="2016-04-18T11:46:00Z">
              <w:r w:rsidR="0008034F">
                <w:rPr>
                  <w:sz w:val="18"/>
                  <w:lang w:val="en-US"/>
                </w:rPr>
                <w:t>A</w:t>
              </w:r>
            </w:ins>
            <w:ins w:id="396" w:author="Charles Gifford" w:date="2016-04-18T11:51:00Z">
              <w:r w:rsidR="0008034F">
                <w:rPr>
                  <w:sz w:val="18"/>
                  <w:lang w:val="en-US"/>
                </w:rPr>
                <w:t xml:space="preserve"> </w:t>
              </w:r>
            </w:ins>
            <w:ins w:id="397" w:author="Charles Gifford" w:date="2016-04-18T11:46:00Z">
              <w:r>
                <w:rPr>
                  <w:sz w:val="18"/>
                  <w:lang w:val="en-US"/>
                </w:rPr>
                <w:t xml:space="preserve">and B </w:t>
              </w:r>
            </w:ins>
            <w:ins w:id="398" w:author="Charles Gifford" w:date="2016-04-18T11:51:00Z">
              <w:r w:rsidR="0008034F">
                <w:rPr>
                  <w:sz w:val="18"/>
                  <w:lang w:val="en-US"/>
                </w:rPr>
                <w:t>are</w:t>
              </w:r>
            </w:ins>
            <w:ins w:id="399" w:author="Charles Gifford" w:date="2016-04-18T11:46:00Z">
              <w:r>
                <w:rPr>
                  <w:sz w:val="18"/>
                  <w:lang w:val="en-US"/>
                </w:rPr>
                <w:t xml:space="preserve"> referred to as source and target to allow distinction of parts.</w:t>
              </w:r>
            </w:ins>
          </w:p>
        </w:tc>
      </w:tr>
    </w:tbl>
    <w:p w14:paraId="393B8653" w14:textId="6C992B0D" w:rsidR="00C20E01" w:rsidRDefault="00566EA2" w:rsidP="00566EA2">
      <w:pPr>
        <w:pStyle w:val="NOTE0"/>
        <w:rPr>
          <w:ins w:id="400" w:author="Charles Gifford" w:date="2017-03-16T12:15:00Z"/>
        </w:rPr>
      </w:pPr>
      <w:bookmarkStart w:id="401" w:name="_Hlt437940915"/>
      <w:bookmarkStart w:id="402" w:name="_Hlt428603658"/>
      <w:bookmarkEnd w:id="401"/>
      <w:bookmarkEnd w:id="402"/>
      <w:ins w:id="403" w:author="Charles Gifford" w:date="2017-03-21T19:33:00Z">
        <w:r w:rsidRPr="00566EA2">
          <w:t>NOTE</w:t>
        </w:r>
        <w:r w:rsidRPr="00566EA2">
          <w:tab/>
          <w:t>UML lifecycles are not applicable to individual information exchanges. The relationships in the UML model provides a view into object lifecycles at the time of an information exchange</w:t>
        </w:r>
        <w:r>
          <w:t>.</w:t>
        </w:r>
      </w:ins>
    </w:p>
    <w:p w14:paraId="742C39FA" w14:textId="1FAF66B9" w:rsidR="00C20E01" w:rsidRDefault="00C20E01" w:rsidP="00C20E01">
      <w:pPr>
        <w:pStyle w:val="Heading3"/>
        <w:rPr>
          <w:ins w:id="404" w:author="Charles Gifford" w:date="2017-03-16T12:14:00Z"/>
        </w:rPr>
      </w:pPr>
      <w:ins w:id="405" w:author="Charles Gifford" w:date="2017-03-16T12:14:00Z">
        <w:r w:rsidRPr="001C220C">
          <w:t>Object relationships</w:t>
        </w:r>
        <w:r>
          <w:t xml:space="preserve"> </w:t>
        </w:r>
      </w:ins>
      <w:ins w:id="406" w:author="Charles Gifford" w:date="2017-03-22T09:43:00Z">
        <w:r w:rsidR="00FD29D6">
          <w:t xml:space="preserve">in </w:t>
        </w:r>
      </w:ins>
      <w:ins w:id="407" w:author="Charles Gifford" w:date="2017-03-16T12:14:00Z">
        <w:r w:rsidRPr="008F57E7">
          <w:t>abstract</w:t>
        </w:r>
        <w:r>
          <w:t xml:space="preserve"> information models and implementation models </w:t>
        </w:r>
      </w:ins>
    </w:p>
    <w:p w14:paraId="5FB91DEF" w14:textId="77777777" w:rsidR="00C20E01" w:rsidRPr="007A42EA" w:rsidRDefault="00C20E01" w:rsidP="00C20E01">
      <w:pPr>
        <w:pStyle w:val="PARAGRAPH"/>
        <w:rPr>
          <w:ins w:id="408" w:author="Charles Gifford" w:date="2017-03-16T12:14:00Z"/>
          <w:lang w:val="en-US"/>
        </w:rPr>
      </w:pPr>
      <w:ins w:id="409" w:author="Charles Gifford" w:date="2017-03-16T12:14:00Z">
        <w:r w:rsidRPr="007A42EA">
          <w:rPr>
            <w:lang w:val="en-US"/>
          </w:rPr>
          <w:t xml:space="preserve">ISA-95 information models </w:t>
        </w:r>
        <w:r>
          <w:rPr>
            <w:lang w:val="en-US"/>
          </w:rPr>
          <w:t xml:space="preserve">represent exchanged </w:t>
        </w:r>
        <w:r w:rsidRPr="007A42EA">
          <w:rPr>
            <w:lang w:val="en-US"/>
          </w:rPr>
          <w:t>data in a</w:t>
        </w:r>
        <w:r>
          <w:rPr>
            <w:lang w:val="en-US"/>
          </w:rPr>
          <w:t>n</w:t>
        </w:r>
        <w:r w:rsidRPr="007A42EA">
          <w:rPr>
            <w:lang w:val="en-US"/>
          </w:rPr>
          <w:t xml:space="preserve"> </w:t>
        </w:r>
        <w:r>
          <w:rPr>
            <w:lang w:val="en-US"/>
          </w:rPr>
          <w:t xml:space="preserve">abstract UML </w:t>
        </w:r>
        <w:r w:rsidRPr="007A42EA">
          <w:rPr>
            <w:lang w:val="en-US"/>
          </w:rPr>
          <w:t xml:space="preserve">model </w:t>
        </w:r>
        <w:r>
          <w:rPr>
            <w:lang w:val="en-US"/>
          </w:rPr>
          <w:t xml:space="preserve">using </w:t>
        </w:r>
      </w:ins>
    </w:p>
    <w:p w14:paraId="5BBE4C3D" w14:textId="77777777" w:rsidR="00C20E01" w:rsidRPr="007A42EA" w:rsidRDefault="00C20E01" w:rsidP="00C20E01">
      <w:pPr>
        <w:pStyle w:val="PARAGRAPH"/>
        <w:numPr>
          <w:ilvl w:val="0"/>
          <w:numId w:val="174"/>
        </w:numPr>
        <w:ind w:left="360"/>
        <w:rPr>
          <w:ins w:id="410" w:author="Charles Gifford" w:date="2017-03-16T12:14:00Z"/>
          <w:lang w:val="en-US"/>
        </w:rPr>
      </w:pPr>
      <w:ins w:id="411" w:author="Charles Gifford" w:date="2017-03-16T12:14:00Z">
        <w:r w:rsidRPr="007A42EA">
          <w:rPr>
            <w:lang w:val="en-US"/>
          </w:rPr>
          <w:t>Objects</w:t>
        </w:r>
      </w:ins>
    </w:p>
    <w:p w14:paraId="2E7FA803" w14:textId="77777777" w:rsidR="00C20E01" w:rsidRPr="007A42EA" w:rsidRDefault="00C20E01" w:rsidP="00C20E01">
      <w:pPr>
        <w:pStyle w:val="PARAGRAPH"/>
        <w:numPr>
          <w:ilvl w:val="0"/>
          <w:numId w:val="174"/>
        </w:numPr>
        <w:ind w:left="360"/>
        <w:rPr>
          <w:ins w:id="412" w:author="Charles Gifford" w:date="2017-03-16T12:14:00Z"/>
          <w:lang w:val="en-US"/>
        </w:rPr>
      </w:pPr>
      <w:ins w:id="413" w:author="Charles Gifford" w:date="2017-03-16T12:14:00Z">
        <w:r w:rsidRPr="007A42EA">
          <w:rPr>
            <w:lang w:val="en-US"/>
          </w:rPr>
          <w:t>Attributes of objects</w:t>
        </w:r>
      </w:ins>
    </w:p>
    <w:p w14:paraId="725D4B7C" w14:textId="77777777" w:rsidR="00C20E01" w:rsidRPr="007A42EA" w:rsidRDefault="00C20E01" w:rsidP="00C20E01">
      <w:pPr>
        <w:pStyle w:val="PARAGRAPH"/>
        <w:numPr>
          <w:ilvl w:val="0"/>
          <w:numId w:val="174"/>
        </w:numPr>
        <w:ind w:left="360"/>
        <w:rPr>
          <w:ins w:id="414" w:author="Charles Gifford" w:date="2017-03-16T12:14:00Z"/>
          <w:lang w:val="en-US"/>
        </w:rPr>
      </w:pPr>
      <w:ins w:id="415" w:author="Charles Gifford" w:date="2017-03-16T12:14:00Z">
        <w:r w:rsidRPr="007A42EA">
          <w:rPr>
            <w:lang w:val="en-US"/>
          </w:rPr>
          <w:t>Relationships</w:t>
        </w:r>
        <w:r>
          <w:rPr>
            <w:lang w:val="en-US"/>
          </w:rPr>
          <w:t xml:space="preserve"> and roles</w:t>
        </w:r>
        <w:r w:rsidRPr="007A42EA">
          <w:rPr>
            <w:lang w:val="en-US"/>
          </w:rPr>
          <w:t xml:space="preserve"> between objects </w:t>
        </w:r>
      </w:ins>
    </w:p>
    <w:p w14:paraId="0025D06F" w14:textId="77777777" w:rsidR="00C20E01" w:rsidRDefault="00C20E01" w:rsidP="00C20E01">
      <w:pPr>
        <w:pStyle w:val="NOTE0"/>
        <w:rPr>
          <w:ins w:id="416" w:author="Charles Gifford" w:date="2017-03-16T12:14:00Z"/>
          <w:lang w:val="en-US"/>
        </w:rPr>
      </w:pPr>
      <w:ins w:id="417" w:author="Charles Gifford" w:date="2017-03-16T12:14:00Z">
        <w:r>
          <w:rPr>
            <w:lang w:val="en-US"/>
          </w:rPr>
          <w:t xml:space="preserve">NOTE 1 </w:t>
        </w:r>
        <w:r>
          <w:rPr>
            <w:lang w:val="en-US"/>
          </w:rPr>
          <w:tab/>
          <w:t>Abstract model, a</w:t>
        </w:r>
        <w:r w:rsidRPr="007A42EA">
          <w:rPr>
            <w:lang w:val="en-US"/>
          </w:rPr>
          <w:t xml:space="preserve"> conceptual abstract overview of the structure of data. </w:t>
        </w:r>
        <w:r>
          <w:rPr>
            <w:lang w:val="en-US"/>
          </w:rPr>
          <w:t>An abstract model</w:t>
        </w:r>
        <w:r w:rsidRPr="007A42EA">
          <w:rPr>
            <w:lang w:val="en-US"/>
          </w:rPr>
          <w:t xml:space="preserve"> do</w:t>
        </w:r>
        <w:r>
          <w:rPr>
            <w:lang w:val="en-US"/>
          </w:rPr>
          <w:t>es</w:t>
        </w:r>
        <w:r w:rsidRPr="007A42EA">
          <w:rPr>
            <w:lang w:val="en-US"/>
          </w:rPr>
          <w:t xml:space="preserve"> not provide information related to how the structure is to be implemented or the means (rules, technologies) that are needed to implement the structure shown. </w:t>
        </w:r>
      </w:ins>
    </w:p>
    <w:p w14:paraId="45B9D384" w14:textId="48433339" w:rsidR="00C20E01" w:rsidRDefault="00C20E01" w:rsidP="00C20E01">
      <w:pPr>
        <w:pStyle w:val="NOTE0"/>
        <w:rPr>
          <w:ins w:id="418" w:author="Charles Gifford" w:date="2017-03-21T19:32:00Z"/>
          <w:lang w:val="en-US"/>
        </w:rPr>
      </w:pPr>
      <w:ins w:id="419" w:author="Charles Gifford" w:date="2017-03-16T12:14:00Z">
        <w:r>
          <w:rPr>
            <w:lang w:val="en-US"/>
          </w:rPr>
          <w:t>NOTE 2</w:t>
        </w:r>
        <w:r>
          <w:rPr>
            <w:lang w:val="en-US"/>
          </w:rPr>
          <w:tab/>
          <w:t xml:space="preserve">ISA-95 abstract </w:t>
        </w:r>
        <w:r w:rsidRPr="007A42EA">
          <w:rPr>
            <w:lang w:val="en-US"/>
          </w:rPr>
          <w:t>information models can be represented as a logical model schema</w:t>
        </w:r>
        <w:r>
          <w:rPr>
            <w:lang w:val="en-US"/>
          </w:rPr>
          <w:t xml:space="preserve"> for the specific purpose to</w:t>
        </w:r>
        <w:r w:rsidRPr="007A42EA">
          <w:rPr>
            <w:lang w:val="en-US"/>
          </w:rPr>
          <w:t xml:space="preserve"> formally documents the contents </w:t>
        </w:r>
        <w:r>
          <w:rPr>
            <w:lang w:val="en-US"/>
          </w:rPr>
          <w:t xml:space="preserve">of </w:t>
        </w:r>
        <w:r w:rsidRPr="007A42EA">
          <w:rPr>
            <w:lang w:val="en-US"/>
          </w:rPr>
          <w:t xml:space="preserve">the </w:t>
        </w:r>
        <w:r>
          <w:rPr>
            <w:lang w:val="en-US"/>
          </w:rPr>
          <w:t>abstract</w:t>
        </w:r>
        <w:r w:rsidRPr="007A42EA">
          <w:rPr>
            <w:lang w:val="en-US"/>
          </w:rPr>
          <w:t xml:space="preserve"> models.</w:t>
        </w:r>
      </w:ins>
    </w:p>
    <w:p w14:paraId="5510E819" w14:textId="2EECE700" w:rsidR="00566EA2" w:rsidRPr="007A42EA" w:rsidRDefault="00566EA2" w:rsidP="00C20E01">
      <w:pPr>
        <w:pStyle w:val="NOTE0"/>
        <w:rPr>
          <w:ins w:id="420" w:author="Charles Gifford" w:date="2017-03-16T12:14:00Z"/>
          <w:lang w:val="en-US"/>
        </w:rPr>
      </w:pPr>
      <w:ins w:id="421" w:author="Charles Gifford" w:date="2017-03-21T19:32:00Z">
        <w:r>
          <w:rPr>
            <w:lang w:val="en-US"/>
          </w:rPr>
          <w:t>NOTE 3</w:t>
        </w:r>
        <w:r>
          <w:rPr>
            <w:lang w:val="en-US"/>
          </w:rPr>
          <w:tab/>
        </w:r>
        <w:r w:rsidRPr="00566EA2">
          <w:rPr>
            <w:lang w:val="en-US"/>
          </w:rPr>
          <w:t>UML lifecycles are not applicable to individual information exchanges. The relationships in the UML model provides a view into object lifecycles at the time of an information exchange</w:t>
        </w:r>
      </w:ins>
    </w:p>
    <w:p w14:paraId="04F45AB5" w14:textId="77777777" w:rsidR="00C20E01" w:rsidRPr="007A42EA" w:rsidRDefault="00C20E01" w:rsidP="00C20E01">
      <w:pPr>
        <w:pStyle w:val="PARAGRAPH"/>
        <w:rPr>
          <w:ins w:id="422" w:author="Charles Gifford" w:date="2017-03-16T12:14:00Z"/>
          <w:lang w:val="en-US"/>
        </w:rPr>
      </w:pPr>
      <w:ins w:id="423" w:author="Charles Gifford" w:date="2017-03-16T12:14:00Z">
        <w:r w:rsidRPr="007A42EA">
          <w:rPr>
            <w:lang w:val="en-US"/>
          </w:rPr>
          <w:t xml:space="preserve">ISA-95 </w:t>
        </w:r>
        <w:r>
          <w:rPr>
            <w:lang w:val="en-US"/>
          </w:rPr>
          <w:t xml:space="preserve">abstract information </w:t>
        </w:r>
        <w:r w:rsidRPr="007A42EA">
          <w:rPr>
            <w:lang w:val="en-US"/>
          </w:rPr>
          <w:t xml:space="preserve">models differ from </w:t>
        </w:r>
        <w:r>
          <w:rPr>
            <w:lang w:val="en-US"/>
          </w:rPr>
          <w:t xml:space="preserve">the </w:t>
        </w:r>
        <w:r w:rsidRPr="007A42EA">
          <w:rPr>
            <w:lang w:val="en-US"/>
          </w:rPr>
          <w:t xml:space="preserve">logical models typically </w:t>
        </w:r>
        <w:r>
          <w:rPr>
            <w:lang w:val="en-US"/>
          </w:rPr>
          <w:t xml:space="preserve">used by IT groups </w:t>
        </w:r>
        <w:r w:rsidRPr="007A42EA">
          <w:rPr>
            <w:lang w:val="en-US"/>
          </w:rPr>
          <w:t xml:space="preserve">in application development. Logical models in application development </w:t>
        </w:r>
        <w:r>
          <w:rPr>
            <w:lang w:val="en-US"/>
          </w:rPr>
          <w:t>focus</w:t>
        </w:r>
        <w:r w:rsidRPr="007A42EA">
          <w:rPr>
            <w:lang w:val="en-US"/>
          </w:rPr>
          <w:t xml:space="preserve"> on a specific target. ISA-95 </w:t>
        </w:r>
        <w:r>
          <w:rPr>
            <w:lang w:val="en-US"/>
          </w:rPr>
          <w:t>abstract</w:t>
        </w:r>
        <w:r w:rsidRPr="007A42EA">
          <w:rPr>
            <w:lang w:val="en-US"/>
          </w:rPr>
          <w:t xml:space="preserve"> models are generic models </w:t>
        </w:r>
        <w:r>
          <w:rPr>
            <w:lang w:val="en-US"/>
          </w:rPr>
          <w:t xml:space="preserve">so they </w:t>
        </w:r>
        <w:r w:rsidRPr="007A42EA">
          <w:rPr>
            <w:lang w:val="en-US"/>
          </w:rPr>
          <w:t xml:space="preserve">can be applied across many industries and applications. As such the ISA-95 </w:t>
        </w:r>
        <w:r>
          <w:rPr>
            <w:lang w:val="en-US"/>
          </w:rPr>
          <w:t xml:space="preserve">abstract </w:t>
        </w:r>
        <w:r w:rsidRPr="007A42EA">
          <w:rPr>
            <w:lang w:val="en-US"/>
          </w:rPr>
          <w:t xml:space="preserve">models are focused on being abstract and generic with limited constraints on the representation. Constraints are applied during the transformation from </w:t>
        </w:r>
        <w:r>
          <w:rPr>
            <w:lang w:val="en-US"/>
          </w:rPr>
          <w:t>abstract</w:t>
        </w:r>
        <w:r w:rsidRPr="007A42EA">
          <w:rPr>
            <w:lang w:val="en-US"/>
          </w:rPr>
          <w:t xml:space="preserve"> to implementation model.</w:t>
        </w:r>
      </w:ins>
    </w:p>
    <w:p w14:paraId="7FCAC150" w14:textId="0EC47732" w:rsidR="00566EA2" w:rsidRDefault="00C20E01" w:rsidP="00C20E01">
      <w:pPr>
        <w:pStyle w:val="NOTE0"/>
        <w:rPr>
          <w:ins w:id="424" w:author="Charles Gifford" w:date="2017-03-16T12:14:00Z"/>
          <w:lang w:val="en-US"/>
        </w:rPr>
      </w:pPr>
      <w:ins w:id="425" w:author="Charles Gifford" w:date="2017-03-16T12:14:00Z">
        <w:r>
          <w:rPr>
            <w:lang w:val="en-US"/>
          </w:rPr>
          <w:t>NOTE</w:t>
        </w:r>
        <w:r>
          <w:rPr>
            <w:lang w:val="en-US"/>
          </w:rPr>
          <w:tab/>
          <w:t>Implementation model, a</w:t>
        </w:r>
        <w:r w:rsidRPr="007A42EA">
          <w:rPr>
            <w:lang w:val="en-US"/>
          </w:rPr>
          <w:t xml:space="preserve">n interpretation / instance of the </w:t>
        </w:r>
        <w:r>
          <w:rPr>
            <w:lang w:val="en-US"/>
          </w:rPr>
          <w:t xml:space="preserve">abstract model relevant </w:t>
        </w:r>
        <w:r w:rsidRPr="007A42EA">
          <w:rPr>
            <w:lang w:val="en-US"/>
          </w:rPr>
          <w:t>as s</w:t>
        </w:r>
        <w:r>
          <w:rPr>
            <w:lang w:val="en-US"/>
          </w:rPr>
          <w:t>pecific implementation scope. An implementation model</w:t>
        </w:r>
        <w:r w:rsidRPr="007A42EA">
          <w:rPr>
            <w:lang w:val="en-US"/>
          </w:rPr>
          <w:t xml:space="preserve"> applies rules and requirements to the </w:t>
        </w:r>
        <w:r>
          <w:rPr>
            <w:lang w:val="en-US"/>
          </w:rPr>
          <w:t xml:space="preserve">abstract </w:t>
        </w:r>
        <w:r w:rsidRPr="007A42EA">
          <w:rPr>
            <w:lang w:val="en-US"/>
          </w:rPr>
          <w:t xml:space="preserve">model to develop a model </w:t>
        </w:r>
        <w:r>
          <w:rPr>
            <w:lang w:val="en-US"/>
          </w:rPr>
          <w:t>implemented with a specific exchange</w:t>
        </w:r>
        <w:r w:rsidRPr="007A42EA">
          <w:rPr>
            <w:lang w:val="en-US"/>
          </w:rPr>
          <w:t xml:space="preserve"> tec</w:t>
        </w:r>
        <w:r>
          <w:rPr>
            <w:lang w:val="en-US"/>
          </w:rPr>
          <w:t>hnology.</w:t>
        </w:r>
        <w:r w:rsidRPr="007A42EA">
          <w:rPr>
            <w:lang w:val="en-US"/>
          </w:rPr>
          <w:t xml:space="preserve"> </w:t>
        </w:r>
      </w:ins>
    </w:p>
    <w:p w14:paraId="4FB9564C" w14:textId="77777777" w:rsidR="00C20E01" w:rsidRPr="007A42EA" w:rsidRDefault="00C20E01" w:rsidP="00C20E01">
      <w:pPr>
        <w:pStyle w:val="PARAGRAPH"/>
        <w:rPr>
          <w:ins w:id="426" w:author="Charles Gifford" w:date="2017-03-16T12:14:00Z"/>
          <w:lang w:val="en-US"/>
        </w:rPr>
      </w:pPr>
      <w:ins w:id="427" w:author="Charles Gifford" w:date="2017-03-16T12:14:00Z">
        <w:r w:rsidRPr="007A42EA">
          <w:rPr>
            <w:lang w:val="en-US"/>
          </w:rPr>
          <w:t xml:space="preserve">The data shown in </w:t>
        </w:r>
        <w:r>
          <w:rPr>
            <w:lang w:val="en-US"/>
          </w:rPr>
          <w:t>the abstract</w:t>
        </w:r>
        <w:r w:rsidRPr="007A42EA">
          <w:rPr>
            <w:lang w:val="en-US"/>
          </w:rPr>
          <w:t xml:space="preserve"> </w:t>
        </w:r>
        <w:r>
          <w:rPr>
            <w:lang w:val="en-US"/>
          </w:rPr>
          <w:t xml:space="preserve">ISA-95 UML </w:t>
        </w:r>
        <w:r w:rsidRPr="007A42EA">
          <w:rPr>
            <w:lang w:val="en-US"/>
          </w:rPr>
          <w:t>model</w:t>
        </w:r>
        <w:r>
          <w:rPr>
            <w:lang w:val="en-US"/>
          </w:rPr>
          <w:t>s</w:t>
        </w:r>
        <w:r w:rsidRPr="007A42EA">
          <w:rPr>
            <w:lang w:val="en-US"/>
          </w:rPr>
          <w:t xml:space="preserve"> may be </w:t>
        </w:r>
        <w:r>
          <w:rPr>
            <w:lang w:val="en-US"/>
          </w:rPr>
          <w:t xml:space="preserve">implemented as </w:t>
        </w:r>
        <w:r w:rsidRPr="007A42EA">
          <w:rPr>
            <w:lang w:val="en-US"/>
          </w:rPr>
          <w:t>a subset, specializa</w:t>
        </w:r>
        <w:r>
          <w:rPr>
            <w:lang w:val="en-US"/>
          </w:rPr>
          <w:t xml:space="preserve">tion or extension of those </w:t>
        </w:r>
        <w:r w:rsidRPr="007A42EA">
          <w:rPr>
            <w:lang w:val="en-US"/>
          </w:rPr>
          <w:t>model</w:t>
        </w:r>
        <w:r>
          <w:rPr>
            <w:lang w:val="en-US"/>
          </w:rPr>
          <w:t>s</w:t>
        </w:r>
        <w:r w:rsidRPr="007A42EA">
          <w:rPr>
            <w:lang w:val="en-US"/>
          </w:rPr>
          <w:t xml:space="preserve">. The relationship between the </w:t>
        </w:r>
        <w:r>
          <w:rPr>
            <w:lang w:val="en-US"/>
          </w:rPr>
          <w:t xml:space="preserve">abstract ISA-95 UML </w:t>
        </w:r>
        <w:r w:rsidRPr="007A42EA">
          <w:rPr>
            <w:lang w:val="en-US"/>
          </w:rPr>
          <w:t>and implementation model</w:t>
        </w:r>
        <w:r>
          <w:rPr>
            <w:lang w:val="en-US"/>
          </w:rPr>
          <w:t>s is expressed through a transformation process</w:t>
        </w:r>
        <w:r w:rsidRPr="007A42EA">
          <w:rPr>
            <w:lang w:val="en-US"/>
          </w:rPr>
          <w:t xml:space="preserve"> which may be a combination of text and tra</w:t>
        </w:r>
        <w:r>
          <w:rPr>
            <w:lang w:val="en-US"/>
          </w:rPr>
          <w:t xml:space="preserve">nsformation / constraint rules.  </w:t>
        </w:r>
        <w:r w:rsidRPr="007A42EA">
          <w:rPr>
            <w:lang w:val="en-US"/>
          </w:rPr>
          <w:t>The data shown in an implementation model may include the following a</w:t>
        </w:r>
        <w:r>
          <w:rPr>
            <w:lang w:val="en-US"/>
          </w:rPr>
          <w:t>s well as a</w:t>
        </w:r>
        <w:r w:rsidRPr="007A42EA">
          <w:rPr>
            <w:lang w:val="en-US"/>
          </w:rPr>
          <w:t>dditional entries depen</w:t>
        </w:r>
        <w:r>
          <w:rPr>
            <w:lang w:val="en-US"/>
          </w:rPr>
          <w:t xml:space="preserve">ding on the requirements of the </w:t>
        </w:r>
        <w:r w:rsidRPr="007A42EA">
          <w:rPr>
            <w:lang w:val="en-US"/>
          </w:rPr>
          <w:t>implementation:</w:t>
        </w:r>
      </w:ins>
    </w:p>
    <w:p w14:paraId="14308B09" w14:textId="77777777" w:rsidR="00C20E01" w:rsidRPr="007A42EA" w:rsidRDefault="00C20E01" w:rsidP="00C20E01">
      <w:pPr>
        <w:pStyle w:val="PARAGRAPH"/>
        <w:numPr>
          <w:ilvl w:val="1"/>
          <w:numId w:val="177"/>
        </w:numPr>
        <w:ind w:left="360"/>
        <w:rPr>
          <w:ins w:id="428" w:author="Charles Gifford" w:date="2017-03-16T12:14:00Z"/>
          <w:lang w:val="en-US"/>
        </w:rPr>
      </w:pPr>
      <w:ins w:id="429" w:author="Charles Gifford" w:date="2017-03-16T12:14:00Z">
        <w:r w:rsidRPr="007A42EA">
          <w:rPr>
            <w:lang w:val="en-US"/>
          </w:rPr>
          <w:t>Cardinality</w:t>
        </w:r>
      </w:ins>
    </w:p>
    <w:p w14:paraId="2552A18D" w14:textId="77777777" w:rsidR="00C20E01" w:rsidRPr="007A42EA" w:rsidRDefault="00C20E01" w:rsidP="00C20E01">
      <w:pPr>
        <w:pStyle w:val="PARAGRAPH"/>
        <w:numPr>
          <w:ilvl w:val="1"/>
          <w:numId w:val="177"/>
        </w:numPr>
        <w:ind w:left="360"/>
        <w:rPr>
          <w:ins w:id="430" w:author="Charles Gifford" w:date="2017-03-16T12:14:00Z"/>
          <w:lang w:val="en-US"/>
        </w:rPr>
      </w:pPr>
      <w:ins w:id="431" w:author="Charles Gifford" w:date="2017-03-16T12:14:00Z">
        <w:r w:rsidRPr="007A42EA">
          <w:rPr>
            <w:lang w:val="en-US"/>
          </w:rPr>
          <w:t>Navigability</w:t>
        </w:r>
      </w:ins>
    </w:p>
    <w:p w14:paraId="6E0C6A6C" w14:textId="77777777" w:rsidR="00C20E01" w:rsidRPr="007A42EA" w:rsidRDefault="00C20E01" w:rsidP="00C20E01">
      <w:pPr>
        <w:pStyle w:val="PARAGRAPH"/>
        <w:numPr>
          <w:ilvl w:val="1"/>
          <w:numId w:val="177"/>
        </w:numPr>
        <w:ind w:left="360"/>
        <w:rPr>
          <w:ins w:id="432" w:author="Charles Gifford" w:date="2017-03-16T12:14:00Z"/>
          <w:lang w:val="en-US"/>
        </w:rPr>
      </w:pPr>
      <w:ins w:id="433" w:author="Charles Gifford" w:date="2017-03-16T12:14:00Z">
        <w:r w:rsidRPr="007A42EA">
          <w:rPr>
            <w:lang w:val="en-US"/>
          </w:rPr>
          <w:t>Definitions</w:t>
        </w:r>
      </w:ins>
    </w:p>
    <w:p w14:paraId="6D5BA705" w14:textId="77777777" w:rsidR="00C20E01" w:rsidRPr="007A42EA" w:rsidRDefault="00C20E01" w:rsidP="00C20E01">
      <w:pPr>
        <w:pStyle w:val="PARAGRAPH"/>
        <w:numPr>
          <w:ilvl w:val="1"/>
          <w:numId w:val="177"/>
        </w:numPr>
        <w:ind w:left="360"/>
        <w:rPr>
          <w:ins w:id="434" w:author="Charles Gifford" w:date="2017-03-16T12:14:00Z"/>
          <w:lang w:val="en-US"/>
        </w:rPr>
      </w:pPr>
      <w:ins w:id="435" w:author="Charles Gifford" w:date="2017-03-16T12:14:00Z">
        <w:r w:rsidRPr="007A42EA">
          <w:rPr>
            <w:lang w:val="en-US"/>
          </w:rPr>
          <w:t>Key attributes (primary keys, secondary keys)</w:t>
        </w:r>
      </w:ins>
    </w:p>
    <w:p w14:paraId="70235955" w14:textId="77777777" w:rsidR="00C20E01" w:rsidRPr="007A42EA" w:rsidRDefault="00C20E01" w:rsidP="00C20E01">
      <w:pPr>
        <w:pStyle w:val="PARAGRAPH"/>
        <w:numPr>
          <w:ilvl w:val="1"/>
          <w:numId w:val="177"/>
        </w:numPr>
        <w:ind w:left="360"/>
        <w:rPr>
          <w:ins w:id="436" w:author="Charles Gifford" w:date="2017-03-16T12:14:00Z"/>
          <w:lang w:val="en-US"/>
        </w:rPr>
      </w:pPr>
      <w:ins w:id="437" w:author="Charles Gifford" w:date="2017-03-16T12:14:00Z">
        <w:r w:rsidRPr="007A42EA">
          <w:rPr>
            <w:lang w:val="en-US"/>
          </w:rPr>
          <w:t>Interm</w:t>
        </w:r>
        <w:r>
          <w:rPr>
            <w:lang w:val="en-US"/>
          </w:rPr>
          <w:t>ediate objects / link objects (</w:t>
        </w:r>
        <w:r w:rsidRPr="007A42EA">
          <w:rPr>
            <w:lang w:val="en-US"/>
          </w:rPr>
          <w:t>e.g. Many to many tables)</w:t>
        </w:r>
      </w:ins>
    </w:p>
    <w:p w14:paraId="78FEC52C" w14:textId="4B715CC6" w:rsidR="000C6332" w:rsidRDefault="00C20E01" w:rsidP="000D5A05">
      <w:pPr>
        <w:pStyle w:val="NOTE0"/>
        <w:rPr>
          <w:ins w:id="438" w:author="Charles Gifford" w:date="2017-03-16T12:51:00Z"/>
          <w:lang w:val="en-US"/>
        </w:rPr>
      </w:pPr>
      <w:ins w:id="439" w:author="Charles Gifford" w:date="2017-03-16T12:14:00Z">
        <w:r>
          <w:rPr>
            <w:lang w:val="en-US"/>
          </w:rPr>
          <w:t>NOTE</w:t>
        </w:r>
      </w:ins>
      <w:ins w:id="440" w:author="Charles Gifford" w:date="2017-03-16T12:51:00Z">
        <w:r w:rsidR="000C6332">
          <w:rPr>
            <w:lang w:val="en-US"/>
          </w:rPr>
          <w:t xml:space="preserve"> 1</w:t>
        </w:r>
      </w:ins>
      <w:ins w:id="441" w:author="Charles Gifford" w:date="2017-03-16T12:14:00Z">
        <w:r w:rsidR="000C6332">
          <w:rPr>
            <w:lang w:val="en-US"/>
          </w:rPr>
          <w:tab/>
        </w:r>
        <w:r w:rsidRPr="007A42EA">
          <w:rPr>
            <w:lang w:val="en-US"/>
          </w:rPr>
          <w:t xml:space="preserve">Implementation models may be generic models that support a broad implementation scope </w:t>
        </w:r>
        <w:r>
          <w:rPr>
            <w:lang w:val="en-US"/>
          </w:rPr>
          <w:t xml:space="preserve">in a specific exchange technology </w:t>
        </w:r>
        <w:r w:rsidRPr="007A42EA">
          <w:rPr>
            <w:lang w:val="en-US"/>
          </w:rPr>
          <w:t>which can further refined by other implementation mo</w:t>
        </w:r>
        <w:r w:rsidR="000C6332">
          <w:rPr>
            <w:lang w:val="en-US"/>
          </w:rPr>
          <w:t>dels that have a tighter scope.</w:t>
        </w:r>
      </w:ins>
      <w:ins w:id="442" w:author="Charles Gifford" w:date="2017-03-16T12:51:00Z">
        <w:r w:rsidR="000C6332">
          <w:rPr>
            <w:lang w:val="en-US"/>
          </w:rPr>
          <w:t xml:space="preserve"> </w:t>
        </w:r>
      </w:ins>
    </w:p>
    <w:p w14:paraId="507A868C" w14:textId="14EE922E" w:rsidR="00C20E01" w:rsidRDefault="000C6332" w:rsidP="000D5A05">
      <w:pPr>
        <w:pStyle w:val="NOTE0"/>
        <w:rPr>
          <w:ins w:id="443" w:author="Charles Gifford" w:date="2017-03-16T12:14:00Z"/>
          <w:lang w:val="en-US"/>
        </w:rPr>
      </w:pPr>
      <w:ins w:id="444" w:author="Charles Gifford" w:date="2017-03-16T12:51:00Z">
        <w:r>
          <w:rPr>
            <w:lang w:val="en-US"/>
          </w:rPr>
          <w:t>NOTE 2</w:t>
        </w:r>
        <w:r>
          <w:rPr>
            <w:lang w:val="en-US"/>
          </w:rPr>
          <w:tab/>
        </w:r>
      </w:ins>
      <w:ins w:id="445" w:author="Charles Gifford" w:date="2017-03-16T12:14:00Z">
        <w:r w:rsidR="00C20E01" w:rsidRPr="00DD2CB6">
          <w:rPr>
            <w:lang w:val="en-US"/>
          </w:rPr>
          <w:t>Different</w:t>
        </w:r>
        <w:r w:rsidR="00EE4219">
          <w:rPr>
            <w:lang w:val="en-US"/>
          </w:rPr>
          <w:t xml:space="preserve"> implementation models</w:t>
        </w:r>
        <w:r w:rsidR="00C20E01" w:rsidRPr="00DD2CB6">
          <w:rPr>
            <w:lang w:val="en-US"/>
          </w:rPr>
          <w:t xml:space="preserve"> of the ISA-95 </w:t>
        </w:r>
        <w:r w:rsidR="00C20E01" w:rsidRPr="008F57E7">
          <w:rPr>
            <w:lang w:val="en-US"/>
          </w:rPr>
          <w:t>abstract</w:t>
        </w:r>
        <w:r w:rsidR="00C20E01" w:rsidRPr="00DD2CB6">
          <w:rPr>
            <w:lang w:val="en-US"/>
          </w:rPr>
          <w:t xml:space="preserve"> objects and UML models</w:t>
        </w:r>
        <w:r w:rsidR="00C20E01">
          <w:rPr>
            <w:lang w:val="en-US"/>
          </w:rPr>
          <w:t xml:space="preserve"> apply various</w:t>
        </w:r>
        <w:r w:rsidR="00C20E01" w:rsidRPr="00DD2CB6">
          <w:rPr>
            <w:lang w:val="en-US"/>
          </w:rPr>
          <w:t xml:space="preserve"> technical methods</w:t>
        </w:r>
        <w:r w:rsidR="00EE4219">
          <w:rPr>
            <w:lang w:val="en-US"/>
          </w:rPr>
          <w:t xml:space="preserve"> </w:t>
        </w:r>
      </w:ins>
      <w:ins w:id="446" w:author="Charles Gifford" w:date="2017-03-16T12:31:00Z">
        <w:r w:rsidR="00EE4219">
          <w:rPr>
            <w:lang w:val="en-US"/>
          </w:rPr>
          <w:t xml:space="preserve">to </w:t>
        </w:r>
      </w:ins>
      <w:ins w:id="447" w:author="Charles Gifford" w:date="2017-03-16T12:14:00Z">
        <w:r w:rsidR="00C20E01" w:rsidRPr="00DD2CB6">
          <w:rPr>
            <w:lang w:val="en-US"/>
          </w:rPr>
          <w:t xml:space="preserve">represent the object relationships </w:t>
        </w:r>
        <w:r w:rsidR="00C20E01">
          <w:rPr>
            <w:lang w:val="en-US"/>
          </w:rPr>
          <w:t xml:space="preserve">presented </w:t>
        </w:r>
        <w:r w:rsidR="00C20E01" w:rsidRPr="00DD2CB6">
          <w:rPr>
            <w:lang w:val="en-US"/>
          </w:rPr>
          <w:t xml:space="preserve">in </w:t>
        </w:r>
        <w:r w:rsidR="00C20E01">
          <w:rPr>
            <w:lang w:val="en-US"/>
          </w:rPr>
          <w:t xml:space="preserve">the ISA-95 </w:t>
        </w:r>
        <w:r w:rsidR="00C20E01" w:rsidRPr="008F57E7">
          <w:rPr>
            <w:lang w:val="en-US"/>
          </w:rPr>
          <w:t>abstract</w:t>
        </w:r>
        <w:r w:rsidR="00C20E01">
          <w:rPr>
            <w:lang w:val="en-US"/>
          </w:rPr>
          <w:t xml:space="preserve"> m</w:t>
        </w:r>
        <w:r w:rsidR="00C20E01" w:rsidRPr="00DD2CB6">
          <w:rPr>
            <w:lang w:val="en-US"/>
          </w:rPr>
          <w:t xml:space="preserve">odel. </w:t>
        </w:r>
      </w:ins>
    </w:p>
    <w:p w14:paraId="0788949C" w14:textId="225FF79E" w:rsidR="00C20E01" w:rsidRDefault="00C20E01" w:rsidP="00C20E01">
      <w:pPr>
        <w:pStyle w:val="EXAMPLE0"/>
        <w:rPr>
          <w:ins w:id="448" w:author="Charles Gifford" w:date="2017-03-16T12:14:00Z"/>
          <w:lang w:val="en-US"/>
        </w:rPr>
      </w:pPr>
      <w:ins w:id="449" w:author="Charles Gifford" w:date="2017-03-16T12:14:00Z">
        <w:r>
          <w:rPr>
            <w:lang w:val="en-US"/>
          </w:rPr>
          <w:t>EXAMPLE</w:t>
        </w:r>
      </w:ins>
      <w:ins w:id="450" w:author="Charles Gifford" w:date="2017-03-16T12:51:00Z">
        <w:r w:rsidR="000C6332">
          <w:rPr>
            <w:lang w:val="en-US"/>
          </w:rPr>
          <w:t xml:space="preserve"> 1</w:t>
        </w:r>
      </w:ins>
      <w:ins w:id="451" w:author="Charles Gifford" w:date="2017-03-16T12:14:00Z">
        <w:r>
          <w:rPr>
            <w:lang w:val="en-US"/>
          </w:rPr>
          <w:tab/>
          <w:t>ISA-95 o</w:t>
        </w:r>
        <w:r w:rsidRPr="00DD2CB6">
          <w:rPr>
            <w:lang w:val="en-US"/>
          </w:rPr>
          <w:t>bject relationships can be repres</w:t>
        </w:r>
        <w:r>
          <w:rPr>
            <w:lang w:val="en-US"/>
          </w:rPr>
          <w:t>ented as additional attributes in a database implementation; The same object relationships can</w:t>
        </w:r>
        <w:r w:rsidRPr="00DD2CB6">
          <w:rPr>
            <w:lang w:val="en-US"/>
          </w:rPr>
          <w:t xml:space="preserve"> also be represented as </w:t>
        </w:r>
        <w:r>
          <w:rPr>
            <w:lang w:val="en-US"/>
          </w:rPr>
          <w:t xml:space="preserve">in a </w:t>
        </w:r>
        <w:r w:rsidRPr="00DD2CB6">
          <w:rPr>
            <w:lang w:val="en-US"/>
          </w:rPr>
          <w:t>containment in an XML document</w:t>
        </w:r>
        <w:r>
          <w:rPr>
            <w:lang w:val="en-US"/>
          </w:rPr>
          <w:t xml:space="preserve"> implementation</w:t>
        </w:r>
        <w:r w:rsidRPr="00DD2CB6">
          <w:rPr>
            <w:lang w:val="en-US"/>
          </w:rPr>
          <w:t>.</w:t>
        </w:r>
      </w:ins>
    </w:p>
    <w:p w14:paraId="1DB9DFCB" w14:textId="7E35080B" w:rsidR="00C20E01" w:rsidRDefault="00C20E01" w:rsidP="00C20E01">
      <w:pPr>
        <w:pStyle w:val="EXAMPLE0"/>
        <w:rPr>
          <w:ins w:id="452" w:author="Charles Gifford" w:date="2017-03-16T12:14:00Z"/>
          <w:lang w:val="en-US"/>
        </w:rPr>
      </w:pPr>
      <w:ins w:id="453" w:author="Charles Gifford" w:date="2017-03-16T12:14:00Z">
        <w:r>
          <w:rPr>
            <w:lang w:val="en-US"/>
          </w:rPr>
          <w:t>EXAMPLE</w:t>
        </w:r>
      </w:ins>
      <w:ins w:id="454" w:author="Charles Gifford" w:date="2017-03-16T12:51:00Z">
        <w:r w:rsidR="000C6332">
          <w:rPr>
            <w:lang w:val="en-US"/>
          </w:rPr>
          <w:t xml:space="preserve"> 2</w:t>
        </w:r>
      </w:ins>
      <w:ins w:id="455" w:author="Charles Gifford" w:date="2017-03-16T12:14:00Z">
        <w:r>
          <w:rPr>
            <w:lang w:val="en-US"/>
          </w:rPr>
          <w:tab/>
          <w:t>A</w:t>
        </w:r>
        <w:r w:rsidRPr="007A42EA">
          <w:rPr>
            <w:lang w:val="en-US"/>
          </w:rPr>
          <w:t>n</w:t>
        </w:r>
        <w:r>
          <w:rPr>
            <w:lang w:val="en-US"/>
          </w:rPr>
          <w:t xml:space="preserve"> ISA-95</w:t>
        </w:r>
        <w:r w:rsidRPr="007A42EA">
          <w:rPr>
            <w:lang w:val="en-US"/>
          </w:rPr>
          <w:t xml:space="preserve"> implementation model is </w:t>
        </w:r>
        <w:r>
          <w:rPr>
            <w:lang w:val="en-US"/>
          </w:rPr>
          <w:t>the Business-to-manufacturing-markup-language (</w:t>
        </w:r>
        <w:r w:rsidRPr="007A42EA">
          <w:rPr>
            <w:lang w:val="en-US"/>
          </w:rPr>
          <w:t>B2MML</w:t>
        </w:r>
        <w:r>
          <w:rPr>
            <w:lang w:val="en-US"/>
          </w:rPr>
          <w:t>)</w:t>
        </w:r>
        <w:r w:rsidRPr="007A42EA">
          <w:rPr>
            <w:lang w:val="en-US"/>
          </w:rPr>
          <w:t xml:space="preserve"> </w:t>
        </w:r>
        <w:r>
          <w:rPr>
            <w:lang w:val="en-US"/>
          </w:rPr>
          <w:t xml:space="preserve">from </w:t>
        </w:r>
        <w:r w:rsidRPr="007A42EA">
          <w:rPr>
            <w:lang w:val="en-US"/>
          </w:rPr>
          <w:t>MESA</w:t>
        </w:r>
        <w:r>
          <w:rPr>
            <w:lang w:val="en-US"/>
          </w:rPr>
          <w:t xml:space="preserve"> International</w:t>
        </w:r>
        <w:r w:rsidRPr="007A42EA">
          <w:rPr>
            <w:lang w:val="en-US"/>
          </w:rPr>
          <w:t>.</w:t>
        </w:r>
      </w:ins>
    </w:p>
    <w:p w14:paraId="612A9585" w14:textId="5BC7E995" w:rsidR="00A30343" w:rsidRDefault="000C6332" w:rsidP="000C6332">
      <w:pPr>
        <w:pStyle w:val="PARAGRAPH"/>
        <w:rPr>
          <w:ins w:id="456" w:author="Charles Gifford" w:date="2017-03-16T12:48:00Z"/>
          <w:lang w:val="en-US"/>
        </w:rPr>
      </w:pPr>
      <w:ins w:id="457" w:author="Charles Gifford" w:date="2017-03-16T12:49:00Z">
        <w:r>
          <w:rPr>
            <w:lang w:val="en-US"/>
          </w:rPr>
          <w:t xml:space="preserve">The </w:t>
        </w:r>
      </w:ins>
      <w:ins w:id="458" w:author="Charles Gifford" w:date="2017-03-16T12:51:00Z">
        <w:r>
          <w:rPr>
            <w:lang w:val="en-US"/>
          </w:rPr>
          <w:t>a</w:t>
        </w:r>
      </w:ins>
      <w:ins w:id="459" w:author="Charles Gifford" w:date="2017-03-16T12:49:00Z">
        <w:r w:rsidR="00A30343" w:rsidRPr="00A30343">
          <w:rPr>
            <w:lang w:val="en-US"/>
          </w:rPr>
          <w:t>bstract to implementati</w:t>
        </w:r>
        <w:r>
          <w:rPr>
            <w:lang w:val="en-US"/>
          </w:rPr>
          <w:t>on model transformation process</w:t>
        </w:r>
      </w:ins>
      <w:ins w:id="460" w:author="Charles Gifford" w:date="2017-03-16T12:52:00Z">
        <w:r>
          <w:rPr>
            <w:lang w:val="en-US"/>
          </w:rPr>
          <w:t xml:space="preserve"> </w:t>
        </w:r>
      </w:ins>
      <w:ins w:id="461" w:author="Charles Gifford" w:date="2017-03-16T12:49:00Z">
        <w:r w:rsidR="00A30343" w:rsidRPr="00A30343">
          <w:rPr>
            <w:lang w:val="en-US"/>
          </w:rPr>
          <w:t xml:space="preserve">from ISA-95 </w:t>
        </w:r>
      </w:ins>
      <w:ins w:id="462" w:author="Charles Gifford" w:date="2017-03-16T12:52:00Z">
        <w:r>
          <w:rPr>
            <w:lang w:val="en-US"/>
          </w:rPr>
          <w:t>abstract</w:t>
        </w:r>
      </w:ins>
      <w:ins w:id="463" w:author="Charles Gifford" w:date="2017-03-16T12:49:00Z">
        <w:r w:rsidR="00A30343" w:rsidRPr="00A30343">
          <w:rPr>
            <w:lang w:val="en-US"/>
          </w:rPr>
          <w:t xml:space="preserve"> models or a more generic implementation mode</w:t>
        </w:r>
        <w:r>
          <w:rPr>
            <w:lang w:val="en-US"/>
          </w:rPr>
          <w:t>l is achieved by the applica</w:t>
        </w:r>
      </w:ins>
      <w:ins w:id="464" w:author="Charles Gifford" w:date="2017-03-16T12:52:00Z">
        <w:r>
          <w:rPr>
            <w:lang w:val="en-US"/>
          </w:rPr>
          <w:t>tion</w:t>
        </w:r>
      </w:ins>
      <w:ins w:id="465" w:author="Charles Gifford" w:date="2017-03-16T12:49:00Z">
        <w:r w:rsidR="00A30343" w:rsidRPr="00A30343">
          <w:rPr>
            <w:lang w:val="en-US"/>
          </w:rPr>
          <w:t xml:space="preserve"> of rules and processing steps over the objects, relationships, and attributes of the source model to pr</w:t>
        </w:r>
        <w:r>
          <w:rPr>
            <w:lang w:val="en-US"/>
          </w:rPr>
          <w:t>oduce the implementation mode</w:t>
        </w:r>
      </w:ins>
      <w:ins w:id="466" w:author="Charles Gifford" w:date="2017-03-16T12:53:00Z">
        <w:r>
          <w:rPr>
            <w:lang w:val="en-US"/>
          </w:rPr>
          <w:t xml:space="preserve">. </w:t>
        </w:r>
      </w:ins>
    </w:p>
    <w:p w14:paraId="7ECB2E48" w14:textId="4AA2C349" w:rsidR="00C20E01" w:rsidRDefault="00EE4219" w:rsidP="00C20E01">
      <w:pPr>
        <w:pStyle w:val="PARAGRAPH"/>
        <w:rPr>
          <w:ins w:id="467" w:author="Charles Gifford" w:date="2017-03-16T12:40:00Z"/>
          <w:lang w:val="en-US"/>
        </w:rPr>
      </w:pPr>
      <w:ins w:id="468" w:author="Charles Gifford" w:date="2017-03-16T12:34:00Z">
        <w:r w:rsidRPr="00EE4219">
          <w:rPr>
            <w:lang w:val="en-US"/>
          </w:rPr>
          <w:t xml:space="preserve">Implementation models may constrain ISA-95 logical model object relationships by applying additional constraints to the abstract ISA-95 logical models. </w:t>
        </w:r>
      </w:ins>
      <w:ins w:id="469" w:author="Charles Gifford" w:date="2017-03-16T12:14:00Z">
        <w:r w:rsidR="00C20E01" w:rsidRPr="00357421">
          <w:rPr>
            <w:lang w:val="en-US"/>
          </w:rPr>
          <w:t xml:space="preserve">The </w:t>
        </w:r>
        <w:r w:rsidR="00C20E01">
          <w:rPr>
            <w:lang w:val="en-US"/>
          </w:rPr>
          <w:t xml:space="preserve">abstract </w:t>
        </w:r>
        <w:r w:rsidR="00C20E01" w:rsidRPr="00357421">
          <w:rPr>
            <w:lang w:val="en-US"/>
          </w:rPr>
          <w:t xml:space="preserve">ISA-95 models and associated relationship </w:t>
        </w:r>
        <w:r w:rsidR="00C20E01">
          <w:rPr>
            <w:lang w:val="en-US"/>
          </w:rPr>
          <w:t xml:space="preserve">and role </w:t>
        </w:r>
        <w:r w:rsidR="00C20E01" w:rsidRPr="00357421">
          <w:rPr>
            <w:lang w:val="en-US"/>
          </w:rPr>
          <w:t>tables present information which may not be rele</w:t>
        </w:r>
        <w:r>
          <w:rPr>
            <w:lang w:val="en-US"/>
          </w:rPr>
          <w:t>vant to specific implementation models</w:t>
        </w:r>
        <w:r w:rsidR="00C20E01" w:rsidRPr="00357421">
          <w:rPr>
            <w:lang w:val="en-US"/>
          </w:rPr>
          <w:t xml:space="preserve">. </w:t>
        </w:r>
        <w:r w:rsidR="00C20E01">
          <w:rPr>
            <w:lang w:val="en-US"/>
          </w:rPr>
          <w:t>T</w:t>
        </w:r>
        <w:r w:rsidR="00C20E01" w:rsidRPr="00357421">
          <w:rPr>
            <w:lang w:val="en-US"/>
          </w:rPr>
          <w:t xml:space="preserve">he </w:t>
        </w:r>
        <w:r w:rsidR="00C20E01">
          <w:rPr>
            <w:lang w:val="en-US"/>
          </w:rPr>
          <w:t xml:space="preserve">object </w:t>
        </w:r>
        <w:r w:rsidR="00C20E01" w:rsidRPr="00357421">
          <w:rPr>
            <w:lang w:val="en-US"/>
          </w:rPr>
          <w:t xml:space="preserve">lifetime and navigation information </w:t>
        </w:r>
        <w:r w:rsidR="00C20E01">
          <w:rPr>
            <w:lang w:val="en-US"/>
          </w:rPr>
          <w:t xml:space="preserve">is typically </w:t>
        </w:r>
        <w:r w:rsidR="00C20E01" w:rsidRPr="00357421">
          <w:rPr>
            <w:lang w:val="en-US"/>
          </w:rPr>
          <w:t xml:space="preserve">required </w:t>
        </w:r>
        <w:r w:rsidR="00C20E01">
          <w:rPr>
            <w:lang w:val="en-US"/>
          </w:rPr>
          <w:t>in a persistent store but is not</w:t>
        </w:r>
        <w:r w:rsidR="00C20E01" w:rsidRPr="00357421">
          <w:rPr>
            <w:lang w:val="en-US"/>
          </w:rPr>
          <w:t xml:space="preserve"> requir</w:t>
        </w:r>
        <w:r>
          <w:rPr>
            <w:lang w:val="en-US"/>
          </w:rPr>
          <w:t>ed for a specifi</w:t>
        </w:r>
      </w:ins>
      <w:ins w:id="470" w:author="Charles Gifford" w:date="2017-03-16T12:35:00Z">
        <w:r>
          <w:rPr>
            <w:lang w:val="en-US"/>
          </w:rPr>
          <w:t xml:space="preserve">c </w:t>
        </w:r>
      </w:ins>
      <w:ins w:id="471" w:author="Charles Gifford" w:date="2017-03-16T12:14:00Z">
        <w:r w:rsidR="00C20E01" w:rsidRPr="00357421">
          <w:rPr>
            <w:lang w:val="en-US"/>
          </w:rPr>
          <w:t>information exchange</w:t>
        </w:r>
      </w:ins>
      <w:ins w:id="472" w:author="Charles Gifford" w:date="2017-03-16T12:35:00Z">
        <w:r>
          <w:rPr>
            <w:lang w:val="en-US"/>
          </w:rPr>
          <w:t xml:space="preserve"> interpretation</w:t>
        </w:r>
      </w:ins>
      <w:ins w:id="473" w:author="Charles Gifford" w:date="2017-03-16T12:14:00Z">
        <w:r w:rsidR="00C20E01" w:rsidRPr="00357421">
          <w:rPr>
            <w:lang w:val="en-US"/>
          </w:rPr>
          <w:t>.</w:t>
        </w:r>
        <w:r w:rsidR="00C20E01" w:rsidRPr="00BB69B5">
          <w:rPr>
            <w:lang w:val="en-US"/>
          </w:rPr>
          <w:t xml:space="preserve"> </w:t>
        </w:r>
      </w:ins>
      <w:ins w:id="474" w:author="Charles Gifford" w:date="2017-03-16T12:36:00Z">
        <w:r>
          <w:rPr>
            <w:lang w:val="en-US"/>
          </w:rPr>
          <w:t xml:space="preserve"> </w:t>
        </w:r>
        <w:r w:rsidRPr="00EE4219">
          <w:rPr>
            <w:lang w:val="en-US"/>
          </w:rPr>
          <w:t>Navigation constraints are applied t</w:t>
        </w:r>
        <w:r>
          <w:rPr>
            <w:lang w:val="en-US"/>
          </w:rPr>
          <w:t xml:space="preserve">o ISA-95 undefined navigations. </w:t>
        </w:r>
      </w:ins>
      <w:ins w:id="475" w:author="Charles Gifford" w:date="2017-03-16T12:14:00Z">
        <w:r w:rsidR="00C20E01" w:rsidRPr="005F44F5">
          <w:rPr>
            <w:lang w:val="en-US"/>
          </w:rPr>
          <w:t xml:space="preserve">Even though individual message payloads have no navigation and lifetime semantics applied, the ISA-95 information models can be used to represent a canonical information model that </w:t>
        </w:r>
        <w:r w:rsidR="00C20E01">
          <w:rPr>
            <w:lang w:val="en-US"/>
          </w:rPr>
          <w:t xml:space="preserve">references </w:t>
        </w:r>
        <w:r w:rsidR="00C20E01" w:rsidRPr="005F44F5">
          <w:rPr>
            <w:lang w:val="en-US"/>
          </w:rPr>
          <w:t>all endpoints. In this case</w:t>
        </w:r>
        <w:r w:rsidR="00C20E01">
          <w:rPr>
            <w:lang w:val="en-US"/>
          </w:rPr>
          <w:t>,</w:t>
        </w:r>
        <w:r w:rsidR="00C20E01" w:rsidRPr="005F44F5">
          <w:rPr>
            <w:lang w:val="en-US"/>
          </w:rPr>
          <w:t xml:space="preserve"> the object relationships influence the message representation. The</w:t>
        </w:r>
        <w:r w:rsidR="00C20E01">
          <w:rPr>
            <w:lang w:val="en-US"/>
          </w:rPr>
          <w:t xml:space="preserve"> i</w:t>
        </w:r>
        <w:r w:rsidR="00C20E01" w:rsidRPr="005F44F5">
          <w:rPr>
            <w:lang w:val="en-US"/>
          </w:rPr>
          <w:t xml:space="preserve">mplementation of the </w:t>
        </w:r>
        <w:r w:rsidR="00C20E01" w:rsidRPr="008F57E7">
          <w:rPr>
            <w:lang w:val="en-US"/>
          </w:rPr>
          <w:t>abstract</w:t>
        </w:r>
        <w:r w:rsidR="00C20E01" w:rsidRPr="005F44F5">
          <w:rPr>
            <w:lang w:val="en-US"/>
          </w:rPr>
          <w:t xml:space="preserve"> ISA-95 relationships vary depending on the implementation technology applied and implementation requirements.  The related object naming conventions and relationship types in ISA-95 object relationship tables allow implementation models to be constructed from the </w:t>
        </w:r>
        <w:r w:rsidR="00C20E01" w:rsidRPr="008F57E7">
          <w:rPr>
            <w:lang w:val="en-US"/>
          </w:rPr>
          <w:t>abstract</w:t>
        </w:r>
        <w:r w:rsidR="00C20E01">
          <w:rPr>
            <w:lang w:val="en-US"/>
          </w:rPr>
          <w:t xml:space="preserve"> models in the standard in a</w:t>
        </w:r>
        <w:r w:rsidR="00C20E01" w:rsidRPr="005F44F5">
          <w:rPr>
            <w:lang w:val="en-US"/>
          </w:rPr>
          <w:t xml:space="preserve"> common manner.</w:t>
        </w:r>
      </w:ins>
    </w:p>
    <w:p w14:paraId="1F58DD3C" w14:textId="4909F49D" w:rsidR="000C6332" w:rsidRPr="00A30343" w:rsidRDefault="00EE4219" w:rsidP="000C6332">
      <w:pPr>
        <w:pStyle w:val="PARAGRAPH"/>
        <w:rPr>
          <w:ins w:id="476" w:author="Charles Gifford" w:date="2017-03-16T12:57:00Z"/>
          <w:lang w:val="en-US"/>
        </w:rPr>
      </w:pPr>
      <w:ins w:id="477" w:author="Charles Gifford" w:date="2017-03-16T12:40:00Z">
        <w:r w:rsidRPr="00EE4219">
          <w:rPr>
            <w:lang w:val="en-US"/>
          </w:rPr>
          <w:t>The implementation model can be visualized using the same UML, attribute table and relationship table formats as used in ISA-95.</w:t>
        </w:r>
      </w:ins>
      <w:ins w:id="478" w:author="Charles Gifford" w:date="2017-03-16T12:57:00Z">
        <w:r w:rsidR="000C6332" w:rsidRPr="000C6332">
          <w:rPr>
            <w:lang w:val="en-US"/>
          </w:rPr>
          <w:t xml:space="preserve"> </w:t>
        </w:r>
        <w:r w:rsidR="000C6332" w:rsidRPr="00A30343">
          <w:rPr>
            <w:lang w:val="en-US"/>
          </w:rPr>
          <w:t>The</w:t>
        </w:r>
        <w:r w:rsidR="000C6332">
          <w:rPr>
            <w:lang w:val="en-US"/>
          </w:rPr>
          <w:t xml:space="preserve"> implementation model is </w:t>
        </w:r>
        <w:r w:rsidR="000C6332" w:rsidRPr="00A30343">
          <w:rPr>
            <w:lang w:val="en-US"/>
          </w:rPr>
          <w:t xml:space="preserve">documented in a standard </w:t>
        </w:r>
        <w:r w:rsidR="000C6332">
          <w:rPr>
            <w:lang w:val="en-US"/>
          </w:rPr>
          <w:t xml:space="preserve">message </w:t>
        </w:r>
        <w:r w:rsidR="000C6332" w:rsidRPr="00A30343">
          <w:rPr>
            <w:lang w:val="en-US"/>
          </w:rPr>
          <w:t xml:space="preserve">profile which describes the </w:t>
        </w:r>
        <w:r w:rsidR="000C6332">
          <w:rPr>
            <w:lang w:val="en-US"/>
          </w:rPr>
          <w:t xml:space="preserve">compliant </w:t>
        </w:r>
        <w:r w:rsidR="000C6332" w:rsidRPr="00A30343">
          <w:rPr>
            <w:lang w:val="en-US"/>
          </w:rPr>
          <w:t>and specializ</w:t>
        </w:r>
        <w:r w:rsidR="000C6332">
          <w:rPr>
            <w:lang w:val="en-US"/>
          </w:rPr>
          <w:t>ed custom objects. T</w:t>
        </w:r>
        <w:r w:rsidR="000C6332" w:rsidRPr="00A30343">
          <w:rPr>
            <w:lang w:val="en-US"/>
          </w:rPr>
          <w:t xml:space="preserve">he user of the implementation </w:t>
        </w:r>
        <w:r w:rsidR="000C6332">
          <w:rPr>
            <w:lang w:val="en-US"/>
          </w:rPr>
          <w:t xml:space="preserve">model shall be able </w:t>
        </w:r>
        <w:r w:rsidR="000C6332" w:rsidRPr="00A30343">
          <w:rPr>
            <w:lang w:val="en-US"/>
          </w:rPr>
          <w:t>to understand the diffe</w:t>
        </w:r>
        <w:r w:rsidR="000C6332">
          <w:rPr>
            <w:lang w:val="en-US"/>
          </w:rPr>
          <w:t>rence between the source of abstract model to the end result in the</w:t>
        </w:r>
        <w:r w:rsidR="000C6332" w:rsidRPr="00A30343">
          <w:rPr>
            <w:lang w:val="en-US"/>
          </w:rPr>
          <w:t xml:space="preserve"> implementation model</w:t>
        </w:r>
        <w:r w:rsidR="000C6332">
          <w:rPr>
            <w:lang w:val="en-US"/>
          </w:rPr>
          <w:t>.</w:t>
        </w:r>
      </w:ins>
    </w:p>
    <w:p w14:paraId="646F7D22" w14:textId="1B853A36" w:rsidR="00EE4219" w:rsidRDefault="000C6332" w:rsidP="000C6332">
      <w:pPr>
        <w:pStyle w:val="PARAGRAPH"/>
        <w:rPr>
          <w:ins w:id="479" w:author="Charles Gifford" w:date="2017-03-16T12:14:00Z"/>
          <w:lang w:val="en-US"/>
        </w:rPr>
      </w:pPr>
      <w:ins w:id="480" w:author="Charles Gifford" w:date="2017-03-16T12:58:00Z">
        <w:r w:rsidRPr="000C6332">
          <w:rPr>
            <w:lang w:val="en-US"/>
          </w:rPr>
          <w:t xml:space="preserve">Annex </w:t>
        </w:r>
      </w:ins>
      <w:ins w:id="481" w:author="Charles Gifford" w:date="2017-03-22T09:47:00Z">
        <w:r w:rsidR="00FD29D6">
          <w:rPr>
            <w:lang w:val="en-US"/>
          </w:rPr>
          <w:t>A</w:t>
        </w:r>
      </w:ins>
      <w:ins w:id="482" w:author="Charles Gifford" w:date="2017-03-16T12:58:00Z">
        <w:r w:rsidR="00FD29D6">
          <w:rPr>
            <w:lang w:val="en-US"/>
          </w:rPr>
          <w:t xml:space="preserve"> s</w:t>
        </w:r>
      </w:ins>
      <w:ins w:id="483" w:author="Charles Gifford" w:date="2017-03-22T09:47:00Z">
        <w:r w:rsidR="00FD29D6">
          <w:rPr>
            <w:lang w:val="en-US"/>
          </w:rPr>
          <w:t>hows</w:t>
        </w:r>
      </w:ins>
      <w:ins w:id="484" w:author="Charles Gifford" w:date="2017-03-16T12:58:00Z">
        <w:r w:rsidRPr="000C6332">
          <w:rPr>
            <w:lang w:val="en-US"/>
          </w:rPr>
          <w:t xml:space="preserve"> a typical related object naming convention for the mapping for the ISA-95 abstract mo</w:t>
        </w:r>
        <w:r>
          <w:rPr>
            <w:lang w:val="en-US"/>
          </w:rPr>
          <w:t>d</w:t>
        </w:r>
        <w:r w:rsidR="00FD29D6">
          <w:rPr>
            <w:lang w:val="en-US"/>
          </w:rPr>
          <w:t xml:space="preserve">el to an implementation model. </w:t>
        </w:r>
      </w:ins>
      <w:ins w:id="485" w:author="Charles Gifford" w:date="2017-03-22T09:49:00Z">
        <w:r w:rsidR="00FD29D6">
          <w:rPr>
            <w:lang w:val="en-US"/>
          </w:rPr>
          <w:t xml:space="preserve"> </w:t>
        </w:r>
      </w:ins>
      <w:ins w:id="486" w:author="Charles Gifford" w:date="2017-03-16T12:58:00Z">
        <w:r w:rsidRPr="000C6332">
          <w:rPr>
            <w:lang w:val="en-US"/>
          </w:rPr>
          <w:t>Annex G shows typical implementation model examples.</w:t>
        </w:r>
      </w:ins>
      <w:ins w:id="487" w:author="Charles Gifford" w:date="2017-03-22T09:49:00Z">
        <w:r w:rsidR="00FD29D6" w:rsidRPr="00FD29D6">
          <w:rPr>
            <w:lang w:val="en-US"/>
          </w:rPr>
          <w:t xml:space="preserve"> </w:t>
        </w:r>
        <w:r w:rsidR="00FD29D6">
          <w:rPr>
            <w:lang w:val="en-US"/>
          </w:rPr>
          <w:t xml:space="preserve"> Annex H</w:t>
        </w:r>
        <w:r w:rsidR="00FD29D6" w:rsidRPr="000C6332">
          <w:rPr>
            <w:lang w:val="en-US"/>
          </w:rPr>
          <w:t xml:space="preserve"> shows descriptions of typical implementation technologies.</w:t>
        </w:r>
      </w:ins>
    </w:p>
    <w:p w14:paraId="53BB818E" w14:textId="77777777" w:rsidR="00C20E01" w:rsidRDefault="00C20E01" w:rsidP="00C20E01">
      <w:pPr>
        <w:pStyle w:val="NOTE0"/>
        <w:rPr>
          <w:ins w:id="488" w:author="Charles Gifford" w:date="2017-03-16T12:14:00Z"/>
          <w:lang w:val="en-US"/>
        </w:rPr>
      </w:pPr>
      <w:ins w:id="489" w:author="Charles Gifford" w:date="2017-03-16T12:14:00Z">
        <w:r>
          <w:rPr>
            <w:lang w:val="en-US"/>
          </w:rPr>
          <w:t>NOTE 1</w:t>
        </w:r>
        <w:r>
          <w:rPr>
            <w:lang w:val="en-US"/>
          </w:rPr>
          <w:tab/>
        </w:r>
        <w:r w:rsidRPr="002C5B5B">
          <w:rPr>
            <w:lang w:val="en-US"/>
          </w:rPr>
          <w:t xml:space="preserve">In the message payloads, the object relationship is either as contained objects or </w:t>
        </w:r>
        <w:r>
          <w:rPr>
            <w:lang w:val="en-US"/>
          </w:rPr>
          <w:t xml:space="preserve">external references using </w:t>
        </w:r>
        <w:r w:rsidRPr="002C5B5B">
          <w:rPr>
            <w:lang w:val="en-US"/>
          </w:rPr>
          <w:t>reference ID values</w:t>
        </w:r>
        <w:r>
          <w:rPr>
            <w:lang w:val="en-US"/>
          </w:rPr>
          <w:t xml:space="preserve">. The reference ID values may be directly reference the ID of an external object or </w:t>
        </w:r>
        <w:r w:rsidRPr="002C5B5B">
          <w:rPr>
            <w:lang w:val="en-US"/>
          </w:rPr>
          <w:t xml:space="preserve">an intermediate associative </w:t>
        </w:r>
        <w:r>
          <w:rPr>
            <w:lang w:val="en-US"/>
          </w:rPr>
          <w:t xml:space="preserve">ID to </w:t>
        </w:r>
        <w:r w:rsidRPr="002C5B5B">
          <w:rPr>
            <w:lang w:val="en-US"/>
          </w:rPr>
          <w:t xml:space="preserve">link </w:t>
        </w:r>
        <w:r>
          <w:rPr>
            <w:lang w:val="en-US"/>
          </w:rPr>
          <w:t>tables that connect the objects and add attributes to the link</w:t>
        </w:r>
        <w:r w:rsidRPr="002C5B5B">
          <w:rPr>
            <w:lang w:val="en-US"/>
          </w:rPr>
          <w:t xml:space="preserve">. </w:t>
        </w:r>
      </w:ins>
    </w:p>
    <w:p w14:paraId="5B661919" w14:textId="77777777" w:rsidR="00C20E01" w:rsidRDefault="00C20E01" w:rsidP="00C20E01">
      <w:pPr>
        <w:pStyle w:val="NOTE0"/>
        <w:rPr>
          <w:ins w:id="490" w:author="Charles Gifford" w:date="2017-03-16T12:14:00Z"/>
          <w:lang w:val="en-US"/>
        </w:rPr>
      </w:pPr>
      <w:ins w:id="491" w:author="Charles Gifford" w:date="2017-03-16T12:14:00Z">
        <w:r>
          <w:rPr>
            <w:lang w:val="en-US"/>
          </w:rPr>
          <w:t>NOTE 2</w:t>
        </w:r>
        <w:r>
          <w:rPr>
            <w:lang w:val="en-US"/>
          </w:rPr>
          <w:tab/>
        </w:r>
        <w:r w:rsidRPr="002C5B5B">
          <w:rPr>
            <w:lang w:val="en-US"/>
          </w:rPr>
          <w:t xml:space="preserve">If </w:t>
        </w:r>
        <w:r>
          <w:rPr>
            <w:lang w:val="en-US"/>
          </w:rPr>
          <w:t xml:space="preserve">the </w:t>
        </w:r>
        <w:r w:rsidRPr="002C5B5B">
          <w:rPr>
            <w:lang w:val="en-US"/>
          </w:rPr>
          <w:t xml:space="preserve">transaction processing logic within the sender and receiver applications require navigation persistence, the message payload may require relationship </w:t>
        </w:r>
        <w:r>
          <w:rPr>
            <w:lang w:val="en-US"/>
          </w:rPr>
          <w:t>attributes for the</w:t>
        </w:r>
        <w:r w:rsidRPr="002C5B5B">
          <w:rPr>
            <w:lang w:val="en-US"/>
          </w:rPr>
          <w:t xml:space="preserve"> object relationships to aid in message processing.</w:t>
        </w:r>
      </w:ins>
    </w:p>
    <w:p w14:paraId="76DDBF3A" w14:textId="3B78C568" w:rsidR="00C20E01" w:rsidRDefault="00C20E01" w:rsidP="00C20E01">
      <w:pPr>
        <w:pStyle w:val="PARAGRAPH"/>
        <w:rPr>
          <w:ins w:id="492" w:author="Charles Gifford" w:date="2017-03-16T12:14:00Z"/>
          <w:lang w:val="en-US"/>
        </w:rPr>
      </w:pPr>
      <w:ins w:id="493" w:author="Charles Gifford" w:date="2017-03-16T12:14:00Z">
        <w:r>
          <w:rPr>
            <w:lang w:val="en-US"/>
          </w:rPr>
          <w:t xml:space="preserve">ISA-95 </w:t>
        </w:r>
        <w:r w:rsidRPr="008F57E7">
          <w:rPr>
            <w:lang w:val="en-US"/>
          </w:rPr>
          <w:t>abstract</w:t>
        </w:r>
        <w:r>
          <w:rPr>
            <w:lang w:val="en-US"/>
          </w:rPr>
          <w:t xml:space="preserve"> UML models are independent of the implementation models. Implementation models are classified by two categories representing application of ISA-95 models.</w:t>
        </w:r>
      </w:ins>
      <w:ins w:id="494" w:author="Charles Gifford" w:date="2017-03-16T12:38:00Z">
        <w:r w:rsidR="00EE4219" w:rsidRPr="00EE4219">
          <w:rPr>
            <w:lang w:val="en-US"/>
          </w:rPr>
          <w:t xml:space="preserve"> Further specializations on these categories can be developed depending on implementation requirements.</w:t>
        </w:r>
      </w:ins>
    </w:p>
    <w:p w14:paraId="33FE0A88" w14:textId="6E44E0AA" w:rsidR="00C20E01" w:rsidRPr="009D4475" w:rsidRDefault="00C20E01" w:rsidP="00D021A9">
      <w:pPr>
        <w:pStyle w:val="PARAGRAPH"/>
        <w:numPr>
          <w:ilvl w:val="0"/>
          <w:numId w:val="178"/>
        </w:numPr>
        <w:ind w:left="360"/>
        <w:rPr>
          <w:ins w:id="495" w:author="Charles Gifford" w:date="2017-03-16T12:14:00Z"/>
          <w:lang w:val="en-US"/>
        </w:rPr>
      </w:pPr>
      <w:ins w:id="496" w:author="Charles Gifford" w:date="2017-03-16T12:14:00Z">
        <w:r>
          <w:rPr>
            <w:lang w:val="en-US"/>
          </w:rPr>
          <w:t>Information model persistence</w:t>
        </w:r>
        <w:r>
          <w:rPr>
            <w:lang w:val="en-US"/>
          </w:rPr>
          <w:tab/>
        </w:r>
        <w:r w:rsidRPr="009D4475">
          <w:rPr>
            <w:lang w:val="en-US"/>
          </w:rPr>
          <w:t>Information is retained in a persistent store</w:t>
        </w:r>
        <w:r w:rsidRPr="00EF5295">
          <w:t xml:space="preserve"> </w:t>
        </w:r>
        <w:r w:rsidRPr="009D4475">
          <w:rPr>
            <w:lang w:val="en-US"/>
          </w:rPr>
          <w:t xml:space="preserve">closely aligned with the ISA-95 models, which can be part of messaging infrastructure or at application level in </w:t>
        </w:r>
        <w:r w:rsidRPr="00952D90">
          <w:rPr>
            <w:lang w:val="en-US"/>
          </w:rPr>
          <w:t xml:space="preserve">systems. This category of system </w:t>
        </w:r>
        <w:r w:rsidRPr="00BB69B5">
          <w:rPr>
            <w:lang w:val="en-US"/>
          </w:rPr>
          <w:t>receives and generate ISA-95 transactions with minimal additional translation between the message and the store’s meta data. ISA-95 objects are created, updated and deleted with ISA-95</w:t>
        </w:r>
        <w:r>
          <w:rPr>
            <w:lang w:val="en-US"/>
          </w:rPr>
          <w:t>-based</w:t>
        </w:r>
        <w:r w:rsidRPr="009D4475">
          <w:rPr>
            <w:lang w:val="en-US"/>
          </w:rPr>
          <w:t xml:space="preserve"> transactions. The persistence technology uses a storage model</w:t>
        </w:r>
        <w:r>
          <w:rPr>
            <w:lang w:val="en-US"/>
          </w:rPr>
          <w:t xml:space="preserve"> to implement the </w:t>
        </w:r>
        <w:r w:rsidRPr="009D4475">
          <w:rPr>
            <w:lang w:val="en-US"/>
          </w:rPr>
          <w:t xml:space="preserve">relationship rules. </w:t>
        </w:r>
      </w:ins>
    </w:p>
    <w:p w14:paraId="33E6E3FD" w14:textId="77777777" w:rsidR="00C20E01" w:rsidRDefault="00C20E01" w:rsidP="00C20E01">
      <w:pPr>
        <w:pStyle w:val="NOTE0"/>
        <w:rPr>
          <w:ins w:id="497" w:author="Charles Gifford" w:date="2017-03-16T12:14:00Z"/>
          <w:lang w:val="en-US"/>
        </w:rPr>
      </w:pPr>
      <w:ins w:id="498" w:author="Charles Gifford" w:date="2017-03-16T12:14:00Z">
        <w:r w:rsidRPr="00E12C09">
          <w:t>EXAMPLE</w:t>
        </w:r>
        <w:r>
          <w:t xml:space="preserve"> 1</w:t>
        </w:r>
        <w:r>
          <w:rPr>
            <w:lang w:val="en-US"/>
          </w:rPr>
          <w:tab/>
          <w:t xml:space="preserve">Storage models relational, associative, object, semantic, graph, triple store. </w:t>
        </w:r>
      </w:ins>
    </w:p>
    <w:p w14:paraId="3BC53FEB" w14:textId="77777777" w:rsidR="00C20E01" w:rsidRDefault="00C20E01" w:rsidP="00C20E01">
      <w:pPr>
        <w:pStyle w:val="PARAGRAPH"/>
        <w:rPr>
          <w:ins w:id="499" w:author="Charles Gifford" w:date="2017-03-16T12:14:00Z"/>
          <w:lang w:val="en-US"/>
        </w:rPr>
      </w:pPr>
      <w:ins w:id="500" w:author="Charles Gifford" w:date="2017-03-16T12:14:00Z">
        <w:r>
          <w:rPr>
            <w:lang w:val="en-US"/>
          </w:rPr>
          <w:t xml:space="preserve">In a message or information exchange, object lifetimes and navigation are defined by the object relationship and role </w:t>
        </w:r>
        <w:r w:rsidRPr="00E12C09">
          <w:t>tables</w:t>
        </w:r>
        <w:r>
          <w:rPr>
            <w:lang w:val="en-US"/>
          </w:rPr>
          <w:t xml:space="preserve"> represented in ISA-95. The details of processing of the relationship are managed by the implementation method.</w:t>
        </w:r>
      </w:ins>
    </w:p>
    <w:p w14:paraId="19320080" w14:textId="77777777" w:rsidR="00C20E01" w:rsidRPr="00BB69B5" w:rsidRDefault="00C20E01" w:rsidP="00C20E01">
      <w:pPr>
        <w:pStyle w:val="PARAGRAPH"/>
        <w:numPr>
          <w:ilvl w:val="0"/>
          <w:numId w:val="178"/>
        </w:numPr>
        <w:ind w:left="360"/>
        <w:rPr>
          <w:ins w:id="501" w:author="Charles Gifford" w:date="2017-03-16T12:14:00Z"/>
          <w:lang w:val="en-US"/>
        </w:rPr>
      </w:pPr>
      <w:ins w:id="502" w:author="Charles Gifford" w:date="2017-03-16T12:14:00Z">
        <w:r>
          <w:rPr>
            <w:lang w:val="en-US"/>
          </w:rPr>
          <w:t>Message structure definition</w:t>
        </w:r>
        <w:r>
          <w:rPr>
            <w:lang w:val="en-US"/>
          </w:rPr>
          <w:tab/>
        </w:r>
        <w:r w:rsidRPr="00952D90">
          <w:rPr>
            <w:lang w:val="en-US"/>
          </w:rPr>
          <w:t xml:space="preserve">Messages between applications construct </w:t>
        </w:r>
        <w:r>
          <w:rPr>
            <w:lang w:val="en-US"/>
          </w:rPr>
          <w:t xml:space="preserve">data objects from each </w:t>
        </w:r>
        <w:r w:rsidRPr="00952D90">
          <w:rPr>
            <w:lang w:val="en-US"/>
          </w:rPr>
          <w:t>application</w:t>
        </w:r>
        <w:r>
          <w:rPr>
            <w:lang w:val="en-US"/>
          </w:rPr>
          <w:t>’s</w:t>
        </w:r>
        <w:r w:rsidRPr="00952D90">
          <w:rPr>
            <w:lang w:val="en-US"/>
          </w:rPr>
          <w:t xml:space="preserve"> information models by serializing their content into a message payload in a form validated against the ISA-95 models. As message payloads are constructed and interpreted as a whole, there are no navigation and lifetime semantics applied to the content in</w:t>
        </w:r>
        <w:r w:rsidRPr="00BB69B5">
          <w:rPr>
            <w:lang w:val="en-US"/>
          </w:rPr>
          <w:t xml:space="preserve"> message payloads. Each message is a partial snapshot of the sender’s information model at the time of the data exchange. </w:t>
        </w:r>
      </w:ins>
    </w:p>
    <w:p w14:paraId="2E49F815" w14:textId="77777777" w:rsidR="00C20E01" w:rsidRDefault="00C20E01" w:rsidP="00C20E01">
      <w:pPr>
        <w:pStyle w:val="NOTE0"/>
        <w:spacing w:before="0"/>
        <w:rPr>
          <w:ins w:id="503" w:author="Charles Gifford" w:date="2017-03-16T12:14:00Z"/>
          <w:lang w:val="en-US"/>
        </w:rPr>
      </w:pPr>
      <w:ins w:id="504" w:author="Charles Gifford" w:date="2017-03-16T12:14:00Z">
        <w:r w:rsidRPr="00DE57D0">
          <w:t>EXAMPLE</w:t>
        </w:r>
        <w:r>
          <w:t xml:space="preserve"> 2</w:t>
        </w:r>
        <w:r>
          <w:rPr>
            <w:lang w:val="en-US"/>
          </w:rPr>
          <w:tab/>
        </w:r>
      </w:ins>
    </w:p>
    <w:p w14:paraId="66BEFF57" w14:textId="77777777" w:rsidR="00C20E01" w:rsidRPr="00DE57D0" w:rsidRDefault="00C20E01" w:rsidP="00C20E01">
      <w:pPr>
        <w:pStyle w:val="NOTE0"/>
        <w:numPr>
          <w:ilvl w:val="0"/>
          <w:numId w:val="50"/>
        </w:numPr>
        <w:spacing w:before="0"/>
        <w:ind w:left="540" w:hanging="180"/>
        <w:rPr>
          <w:ins w:id="505" w:author="Charles Gifford" w:date="2017-03-16T12:14:00Z"/>
        </w:rPr>
      </w:pPr>
      <w:ins w:id="506" w:author="Charles Gifford" w:date="2017-03-16T12:14:00Z">
        <w:r w:rsidRPr="00DE57D0">
          <w:t>Hierarchical (Nested XML)</w:t>
        </w:r>
      </w:ins>
    </w:p>
    <w:p w14:paraId="485691E9" w14:textId="77777777" w:rsidR="00C20E01" w:rsidRPr="00DE57D0" w:rsidRDefault="00C20E01" w:rsidP="00C20E01">
      <w:pPr>
        <w:pStyle w:val="NOTE0"/>
        <w:numPr>
          <w:ilvl w:val="0"/>
          <w:numId w:val="50"/>
        </w:numPr>
        <w:spacing w:before="0"/>
        <w:ind w:left="540" w:hanging="180"/>
        <w:rPr>
          <w:ins w:id="507" w:author="Charles Gifford" w:date="2017-03-16T12:14:00Z"/>
        </w:rPr>
      </w:pPr>
      <w:ins w:id="508" w:author="Charles Gifford" w:date="2017-03-16T12:14:00Z">
        <w:r w:rsidRPr="00DE57D0">
          <w:t>Flat (Flat buffers, flat XML, csv)</w:t>
        </w:r>
      </w:ins>
    </w:p>
    <w:p w14:paraId="3C28614D" w14:textId="77777777" w:rsidR="00C20E01" w:rsidRPr="005F44F5" w:rsidRDefault="00C20E01" w:rsidP="00C20E01">
      <w:pPr>
        <w:pStyle w:val="NOTE0"/>
        <w:numPr>
          <w:ilvl w:val="0"/>
          <w:numId w:val="50"/>
        </w:numPr>
        <w:spacing w:before="0"/>
        <w:ind w:left="540" w:hanging="180"/>
        <w:rPr>
          <w:ins w:id="509" w:author="Charles Gifford" w:date="2017-03-16T12:14:00Z"/>
        </w:rPr>
      </w:pPr>
      <w:ins w:id="510" w:author="Charles Gifford" w:date="2017-03-16T12:14:00Z">
        <w:r>
          <w:rPr>
            <w:lang w:val="en-US"/>
          </w:rPr>
          <w:t>Object (OMG - IDL),</w:t>
        </w:r>
        <w:r w:rsidRPr="005F44F5">
          <w:rPr>
            <w:lang w:val="en-US"/>
          </w:rPr>
          <w:t xml:space="preserve"> </w:t>
        </w:r>
        <w:r w:rsidRPr="005F4E85">
          <w:rPr>
            <w:lang w:val="en-US"/>
          </w:rPr>
          <w:t xml:space="preserve">JSON </w:t>
        </w:r>
      </w:ins>
    </w:p>
    <w:p w14:paraId="3F7CE16C" w14:textId="7197BCE6" w:rsidR="000F5371" w:rsidRDefault="00D03136" w:rsidP="003E1075">
      <w:pPr>
        <w:pStyle w:val="Heading3"/>
        <w:rPr>
          <w:ins w:id="511" w:author="Charles Gifford" w:date="2016-04-18T21:50:00Z"/>
        </w:rPr>
      </w:pPr>
      <w:ins w:id="512" w:author="Charles Gifford" w:date="2017-03-16T10:12:00Z">
        <w:r>
          <w:t xml:space="preserve">Conventions used in </w:t>
        </w:r>
      </w:ins>
      <w:ins w:id="513" w:author="Charles Gifford" w:date="2017-03-06T09:31:00Z">
        <w:r>
          <w:t>t</w:t>
        </w:r>
        <w:r w:rsidR="002F1256">
          <w:t xml:space="preserve">ables of </w:t>
        </w:r>
      </w:ins>
      <w:ins w:id="514" w:author="Charles Gifford" w:date="2017-03-16T10:11:00Z">
        <w:r>
          <w:t xml:space="preserve">object </w:t>
        </w:r>
      </w:ins>
      <w:ins w:id="515" w:author="Charles Gifford" w:date="2017-03-06T09:31:00Z">
        <w:r w:rsidR="002F1256">
          <w:t>relationship</w:t>
        </w:r>
        <w:r w:rsidR="0072042B">
          <w:t>s and roles</w:t>
        </w:r>
      </w:ins>
      <w:ins w:id="516" w:author="Charles Gifford" w:date="2016-04-18T21:50:00Z">
        <w:r w:rsidR="000F5371">
          <w:t xml:space="preserve"> </w:t>
        </w:r>
      </w:ins>
    </w:p>
    <w:p w14:paraId="096F6E13" w14:textId="5879C698" w:rsidR="0072042B" w:rsidRDefault="0072042B" w:rsidP="0072042B">
      <w:pPr>
        <w:pStyle w:val="PARAGRAPH"/>
        <w:rPr>
          <w:ins w:id="517" w:author="Charles Gifford" w:date="2017-03-06T09:45:00Z"/>
        </w:rPr>
      </w:pPr>
      <w:ins w:id="518" w:author="Charles Gifford" w:date="2017-03-06T09:32:00Z">
        <w:r>
          <w:t xml:space="preserve">This subclause </w:t>
        </w:r>
      </w:ins>
      <w:ins w:id="519" w:author="Charles Gifford" w:date="2017-03-06T09:40:00Z">
        <w:r>
          <w:t xml:space="preserve">explains </w:t>
        </w:r>
      </w:ins>
      <w:ins w:id="520" w:author="Charles Gifford" w:date="2017-03-06T09:32:00Z">
        <w:r>
          <w:t xml:space="preserve">the </w:t>
        </w:r>
      </w:ins>
      <w:ins w:id="521" w:author="Charles Gifford" w:date="2017-03-06T09:45:00Z">
        <w:r w:rsidR="00A63067">
          <w:t xml:space="preserve">use and </w:t>
        </w:r>
      </w:ins>
      <w:ins w:id="522" w:author="Charles Gifford" w:date="2017-03-06T09:32:00Z">
        <w:r>
          <w:t>meaning of the relationship table</w:t>
        </w:r>
      </w:ins>
      <w:ins w:id="523" w:author="Charles Gifford" w:date="2017-03-06T09:33:00Z">
        <w:r>
          <w:t xml:space="preserve"> for each information model and the role table for </w:t>
        </w:r>
      </w:ins>
      <w:ins w:id="524" w:author="Charles Gifford" w:date="2017-03-06T09:40:00Z">
        <w:r>
          <w:t xml:space="preserve">each </w:t>
        </w:r>
      </w:ins>
      <w:ins w:id="525" w:author="Charles Gifford" w:date="2017-03-06T09:33:00Z">
        <w:r>
          <w:t>object in an information model</w:t>
        </w:r>
      </w:ins>
      <w:ins w:id="526" w:author="Charles Gifford" w:date="2017-03-06T09:32:00Z">
        <w:r>
          <w:t xml:space="preserve">. </w:t>
        </w:r>
      </w:ins>
    </w:p>
    <w:p w14:paraId="701C8575" w14:textId="11C852B0" w:rsidR="00A63067" w:rsidRDefault="00815200" w:rsidP="0072042B">
      <w:pPr>
        <w:pStyle w:val="PARAGRAPH"/>
        <w:rPr>
          <w:ins w:id="527" w:author="Charles Gifford" w:date="2017-03-21T20:56:00Z"/>
        </w:rPr>
      </w:pPr>
      <w:ins w:id="528" w:author="Charles Gifford" w:date="2017-03-06T10:14:00Z">
        <w:r>
          <w:t>E</w:t>
        </w:r>
      </w:ins>
      <w:ins w:id="529" w:author="Charles Gifford" w:date="2017-03-06T09:45:00Z">
        <w:r w:rsidR="00A63067">
          <w:t xml:space="preserve">ach </w:t>
        </w:r>
      </w:ins>
      <w:ins w:id="530" w:author="Charles Gifford" w:date="2017-03-21T19:52:00Z">
        <w:r w:rsidR="00535B29">
          <w:t>information</w:t>
        </w:r>
      </w:ins>
      <w:ins w:id="531" w:author="Charles Gifford" w:date="2017-03-21T20:42:00Z">
        <w:r w:rsidR="00841887">
          <w:t xml:space="preserve"> model’s</w:t>
        </w:r>
      </w:ins>
      <w:ins w:id="532" w:author="Charles Gifford" w:date="2017-03-21T19:52:00Z">
        <w:r w:rsidR="00535B29">
          <w:t xml:space="preserve"> </w:t>
        </w:r>
      </w:ins>
      <w:ins w:id="533" w:author="Charles Gifford" w:date="2017-03-06T09:46:00Z">
        <w:r w:rsidR="00A63067">
          <w:t>UML</w:t>
        </w:r>
      </w:ins>
      <w:ins w:id="534" w:author="Charles Gifford" w:date="2017-03-21T19:52:00Z">
        <w:r w:rsidR="00535B29">
          <w:t xml:space="preserve"> diagram</w:t>
        </w:r>
      </w:ins>
      <w:ins w:id="535" w:author="Charles Gifford" w:date="2017-03-06T09:46:00Z">
        <w:r w:rsidR="00A63067">
          <w:t xml:space="preserve"> is explicitly defined by the simplified UML model </w:t>
        </w:r>
      </w:ins>
      <w:ins w:id="536" w:author="Charles Gifford" w:date="2017-03-06T09:47:00Z">
        <w:r w:rsidR="00A63067">
          <w:t xml:space="preserve">in combination with a </w:t>
        </w:r>
      </w:ins>
      <w:ins w:id="537" w:author="Charles Gifford" w:date="2017-03-06T09:45:00Z">
        <w:r w:rsidR="00A63067">
          <w:t>relationship table</w:t>
        </w:r>
      </w:ins>
      <w:ins w:id="538" w:author="Charles Gifford" w:date="2017-03-06T09:47:00Z">
        <w:r w:rsidR="00A63067">
          <w:t xml:space="preserve"> the UML model that lists each predo</w:t>
        </w:r>
      </w:ins>
      <w:ins w:id="539" w:author="Charles Gifford" w:date="2017-03-06T09:48:00Z">
        <w:r w:rsidR="00A63067">
          <w:t xml:space="preserve">minate relationship and with a role table for each object in UML </w:t>
        </w:r>
      </w:ins>
      <w:ins w:id="540" w:author="Charles Gifford" w:date="2017-03-21T19:53:00Z">
        <w:r w:rsidR="00535B29">
          <w:t xml:space="preserve">model </w:t>
        </w:r>
      </w:ins>
      <w:ins w:id="541" w:author="Charles Gifford" w:date="2017-03-06T09:48:00Z">
        <w:r w:rsidR="006D7585">
          <w:t>that lists its role</w:t>
        </w:r>
      </w:ins>
      <w:ins w:id="542" w:author="Charles Gifford" w:date="2017-03-21T20:02:00Z">
        <w:r w:rsidR="006D7585">
          <w:t xml:space="preserve"> in each of the object’s relationships.</w:t>
        </w:r>
      </w:ins>
      <w:ins w:id="543" w:author="Charles Gifford" w:date="2017-03-06T09:48:00Z">
        <w:r w:rsidR="00A63067">
          <w:t xml:space="preserve"> </w:t>
        </w:r>
      </w:ins>
      <w:ins w:id="544" w:author="Charles Gifford" w:date="2017-03-06T09:45:00Z">
        <w:r w:rsidR="00A63067">
          <w:t xml:space="preserve"> </w:t>
        </w:r>
      </w:ins>
    </w:p>
    <w:p w14:paraId="05120FE7" w14:textId="77777777" w:rsidR="00375850" w:rsidRPr="004E0194" w:rsidRDefault="00375850" w:rsidP="00375850">
      <w:pPr>
        <w:pStyle w:val="PARAGRAPH"/>
        <w:rPr>
          <w:ins w:id="545" w:author="Charles Gifford" w:date="2017-03-21T20:56:00Z"/>
        </w:rPr>
      </w:pPr>
      <w:ins w:id="546" w:author="Charles Gifford" w:date="2017-03-21T20:56:00Z">
        <w:r>
          <w:t xml:space="preserve">The </w:t>
        </w:r>
        <w:r w:rsidRPr="00335A39">
          <w:t>object relationship table</w:t>
        </w:r>
        <w:r>
          <w:t xml:space="preserve"> uses the following UML object relationship types to identify the relationship between objects. In the object relationship table, </w:t>
        </w:r>
        <w:r>
          <w:rPr>
            <w:lang w:val="en-US"/>
          </w:rPr>
          <w:t>the object relationship is defined specifically from each object’s perspective. The generic specification may be further qualified within the relationship table entry to clarify the relationship context.</w:t>
        </w:r>
      </w:ins>
    </w:p>
    <w:p w14:paraId="20F8CED0" w14:textId="77777777" w:rsidR="00375850" w:rsidRPr="008C6D32" w:rsidRDefault="00375850" w:rsidP="00375850">
      <w:pPr>
        <w:pStyle w:val="PARAGRAPH"/>
        <w:numPr>
          <w:ilvl w:val="0"/>
          <w:numId w:val="109"/>
        </w:numPr>
        <w:ind w:left="360"/>
        <w:rPr>
          <w:ins w:id="547" w:author="Charles Gifford" w:date="2017-03-21T20:56:00Z"/>
          <w:lang w:val="en-US"/>
        </w:rPr>
      </w:pPr>
      <w:ins w:id="548" w:author="Charles Gifford" w:date="2017-03-21T20:56:00Z">
        <w:r>
          <w:rPr>
            <w:lang w:val="en-US"/>
          </w:rPr>
          <w:t>Association</w:t>
        </w:r>
        <w:r>
          <w:rPr>
            <w:lang w:val="en-US"/>
          </w:rPr>
          <w:tab/>
        </w:r>
        <w:r w:rsidRPr="00DE57D0">
          <w:t>The assoc</w:t>
        </w:r>
        <w:r w:rsidRPr="00DE57D0">
          <w:rPr>
            <w:rStyle w:val="PARAGRAPHChar"/>
          </w:rPr>
          <w:t xml:space="preserve">iation type represents a general relationship between two objects. The relationship table identifies the details of whether the relationship attribute is required or optional in the object.  </w:t>
        </w:r>
        <w:r w:rsidRPr="00DE57D0">
          <w:t>A dashed line indicates a weak association between objects.</w:t>
        </w:r>
      </w:ins>
    </w:p>
    <w:p w14:paraId="0422B664" w14:textId="77777777" w:rsidR="00375850" w:rsidRPr="00815200" w:rsidRDefault="00375850" w:rsidP="00375850">
      <w:pPr>
        <w:pStyle w:val="EXAMPLE0"/>
        <w:rPr>
          <w:ins w:id="549" w:author="Charles Gifford" w:date="2017-03-21T20:56:00Z"/>
        </w:rPr>
      </w:pPr>
      <w:ins w:id="550" w:author="Charles Gifford" w:date="2017-03-21T20:56:00Z">
        <w:r w:rsidRPr="00887107">
          <w:t>EXAMPLE</w:t>
        </w:r>
        <w:r w:rsidRPr="00887107">
          <w:tab/>
          <w:t xml:space="preserve">A </w:t>
        </w:r>
        <w:r w:rsidRPr="00815200">
          <w:rPr>
            <w:i/>
          </w:rPr>
          <w:t>material definition</w:t>
        </w:r>
        <w:r w:rsidRPr="00887107">
          <w:t xml:space="preserve"> defines </w:t>
        </w:r>
        <w:r>
          <w:t>0..*</w:t>
        </w:r>
        <w:r w:rsidRPr="00887107">
          <w:t xml:space="preserve"> </w:t>
        </w:r>
        <w:r w:rsidRPr="00815200">
          <w:rPr>
            <w:i/>
          </w:rPr>
          <w:t xml:space="preserve">material lot </w:t>
        </w:r>
        <w:r w:rsidRPr="00887107">
          <w:t xml:space="preserve">objects where, in contrast, a </w:t>
        </w:r>
        <w:r w:rsidRPr="00815200">
          <w:rPr>
            <w:i/>
          </w:rPr>
          <w:t xml:space="preserve">material lot </w:t>
        </w:r>
        <w:r w:rsidRPr="00887107">
          <w:t xml:space="preserve">is defined by 1..1 </w:t>
        </w:r>
        <w:r w:rsidRPr="00815200">
          <w:rPr>
            <w:i/>
          </w:rPr>
          <w:t>material definition</w:t>
        </w:r>
        <w:r w:rsidRPr="00887107">
          <w:t xml:space="preserve">.  A </w:t>
        </w:r>
        <w:r w:rsidRPr="00815200">
          <w:rPr>
            <w:i/>
          </w:rPr>
          <w:t>material lot</w:t>
        </w:r>
        <w:r w:rsidRPr="00887107">
          <w:t xml:space="preserve"> contains a relationship to its </w:t>
        </w:r>
        <w:r w:rsidRPr="00815200">
          <w:rPr>
            <w:i/>
          </w:rPr>
          <w:t>material definition</w:t>
        </w:r>
        <w:r w:rsidRPr="00887107">
          <w:t xml:space="preserve">, which is represented as a relationship attribute in the </w:t>
        </w:r>
        <w:r w:rsidRPr="00815200">
          <w:rPr>
            <w:i/>
          </w:rPr>
          <w:t xml:space="preserve">material </w:t>
        </w:r>
        <w:r>
          <w:rPr>
            <w:i/>
          </w:rPr>
          <w:t>lot</w:t>
        </w:r>
        <w:r w:rsidRPr="00887107">
          <w:t>.  In an</w:t>
        </w:r>
        <w:r w:rsidRPr="00815200">
          <w:t xml:space="preserve"> data exchange implementation, the </w:t>
        </w:r>
        <w:r w:rsidRPr="00815200">
          <w:rPr>
            <w:i/>
          </w:rPr>
          <w:t xml:space="preserve">material lot </w:t>
        </w:r>
        <w:r w:rsidRPr="00887107">
          <w:t xml:space="preserve">objects associated with a </w:t>
        </w:r>
        <w:r w:rsidRPr="00815200">
          <w:rPr>
            <w:i/>
          </w:rPr>
          <w:t>material definition</w:t>
        </w:r>
        <w:r w:rsidRPr="00887107">
          <w:t xml:space="preserve"> </w:t>
        </w:r>
        <w:r w:rsidRPr="00815200">
          <w:t xml:space="preserve">is recorded in the </w:t>
        </w:r>
        <w:r w:rsidRPr="00815200">
          <w:rPr>
            <w:i/>
          </w:rPr>
          <w:t>material definition</w:t>
        </w:r>
        <w:r w:rsidRPr="00815200">
          <w:t xml:space="preserve"> occurrence; but in another implementation, the </w:t>
        </w:r>
        <w:r w:rsidRPr="00815200">
          <w:rPr>
            <w:i/>
          </w:rPr>
          <w:t xml:space="preserve">material lot </w:t>
        </w:r>
        <w:r w:rsidRPr="00815200">
          <w:t>objects are recorded in separate systems using link table references.</w:t>
        </w:r>
      </w:ins>
    </w:p>
    <w:p w14:paraId="42BBCFFA" w14:textId="77777777" w:rsidR="00375850" w:rsidRPr="001D5B6B" w:rsidRDefault="00375850" w:rsidP="00375850">
      <w:pPr>
        <w:pStyle w:val="PARAGRAPH"/>
        <w:numPr>
          <w:ilvl w:val="0"/>
          <w:numId w:val="109"/>
        </w:numPr>
        <w:ind w:left="360"/>
        <w:rPr>
          <w:ins w:id="551" w:author="Charles Gifford" w:date="2017-03-21T20:56:00Z"/>
          <w:lang w:val="en-US"/>
        </w:rPr>
      </w:pPr>
      <w:ins w:id="552" w:author="Charles Gifford" w:date="2017-03-21T20:56:00Z">
        <w:r>
          <w:rPr>
            <w:lang w:val="en-US"/>
          </w:rPr>
          <w:t>Dependency</w:t>
        </w:r>
        <w:r>
          <w:rPr>
            <w:lang w:val="en-US"/>
          </w:rPr>
          <w:tab/>
        </w:r>
        <w:r w:rsidRPr="001D5B6B">
          <w:rPr>
            <w:lang w:val="en-US"/>
          </w:rPr>
          <w:t>The object has a semantic link to the object, which may be required to be satisfied before the object can be created.</w:t>
        </w:r>
      </w:ins>
    </w:p>
    <w:p w14:paraId="3A2685C2" w14:textId="77777777" w:rsidR="00375850" w:rsidRPr="00815200" w:rsidRDefault="00375850" w:rsidP="00375850">
      <w:pPr>
        <w:pStyle w:val="PARAGRAPH"/>
        <w:numPr>
          <w:ilvl w:val="0"/>
          <w:numId w:val="109"/>
        </w:numPr>
        <w:ind w:left="360"/>
        <w:rPr>
          <w:ins w:id="553" w:author="Charles Gifford" w:date="2017-03-21T20:56:00Z"/>
          <w:lang w:val="en-US"/>
        </w:rPr>
      </w:pPr>
      <w:ins w:id="554" w:author="Charles Gifford" w:date="2017-03-21T20:56:00Z">
        <w:r>
          <w:rPr>
            <w:lang w:val="en-US"/>
          </w:rPr>
          <w:t>Aggregation</w:t>
        </w:r>
        <w:r>
          <w:rPr>
            <w:lang w:val="en-US"/>
          </w:rPr>
          <w:tab/>
        </w:r>
        <w:r w:rsidRPr="001D5B6B">
          <w:rPr>
            <w:lang w:val="en-US"/>
          </w:rPr>
          <w:t>The view of the UML relationship is qualified by the target end of the relationship link; the terminology used is “aggregation part” for the sub</w:t>
        </w:r>
        <w:r w:rsidRPr="008C6D32">
          <w:rPr>
            <w:lang w:val="en-US"/>
          </w:rPr>
          <w:t xml:space="preserve"> object and “aggregation whole” for the parent object. </w:t>
        </w:r>
        <w:r w:rsidRPr="00815200">
          <w:rPr>
            <w:lang w:val="en-US"/>
          </w:rPr>
          <w:t>An aggregation type may be refined with the following keywords:</w:t>
        </w:r>
      </w:ins>
    </w:p>
    <w:p w14:paraId="72E63871" w14:textId="77777777" w:rsidR="00375850" w:rsidRPr="00DE57D0" w:rsidRDefault="00375850" w:rsidP="00375850">
      <w:pPr>
        <w:pStyle w:val="PARAGRAPH"/>
        <w:numPr>
          <w:ilvl w:val="0"/>
          <w:numId w:val="110"/>
        </w:numPr>
        <w:rPr>
          <w:ins w:id="555" w:author="Charles Gifford" w:date="2017-03-21T20:56:00Z"/>
        </w:rPr>
      </w:pPr>
      <w:ins w:id="556" w:author="Charles Gifford" w:date="2017-03-21T20:56:00Z">
        <w:r>
          <w:t>Whole</w:t>
        </w:r>
        <w:r>
          <w:tab/>
        </w:r>
        <w:r w:rsidRPr="00DE57D0">
          <w:t>The object is the whole object in the aggregation</w:t>
        </w:r>
        <w:r>
          <w:t>.</w:t>
        </w:r>
      </w:ins>
    </w:p>
    <w:p w14:paraId="05104682" w14:textId="77777777" w:rsidR="00375850" w:rsidRPr="00DE57D0" w:rsidRDefault="00375850" w:rsidP="00375850">
      <w:pPr>
        <w:pStyle w:val="PARAGRAPH"/>
        <w:numPr>
          <w:ilvl w:val="0"/>
          <w:numId w:val="110"/>
        </w:numPr>
        <w:rPr>
          <w:ins w:id="557" w:author="Charles Gifford" w:date="2017-03-21T20:56:00Z"/>
        </w:rPr>
      </w:pPr>
      <w:ins w:id="558" w:author="Charles Gifford" w:date="2017-03-21T20:56:00Z">
        <w:r w:rsidRPr="00DE57D0">
          <w:t>Part</w:t>
        </w:r>
        <w:r>
          <w:tab/>
        </w:r>
        <w:r w:rsidRPr="00DE57D0">
          <w:t>The object is the part object in the aggregation</w:t>
        </w:r>
        <w:r>
          <w:t>.</w:t>
        </w:r>
      </w:ins>
    </w:p>
    <w:p w14:paraId="5C6D9BA7" w14:textId="77777777" w:rsidR="00375850" w:rsidRPr="00DE57D0" w:rsidRDefault="00375850" w:rsidP="00375850">
      <w:pPr>
        <w:pStyle w:val="PARAGRAPH"/>
        <w:numPr>
          <w:ilvl w:val="0"/>
          <w:numId w:val="110"/>
        </w:numPr>
        <w:rPr>
          <w:ins w:id="559" w:author="Charles Gifford" w:date="2017-03-21T20:56:00Z"/>
        </w:rPr>
      </w:pPr>
      <w:ins w:id="560" w:author="Charles Gifford" w:date="2017-03-21T20:56:00Z">
        <w:r w:rsidRPr="00DE57D0">
          <w:t>Hierarchy</w:t>
        </w:r>
        <w:r>
          <w:tab/>
          <w:t>T</w:t>
        </w:r>
        <w:r w:rsidRPr="00DE57D0">
          <w:t>he object</w:t>
        </w:r>
        <w:r>
          <w:t xml:space="preserve"> may be both</w:t>
        </w:r>
        <w:r w:rsidRPr="00DE57D0">
          <w:t xml:space="preserve"> a whole and part object (e.g. equipme</w:t>
        </w:r>
        <w:r>
          <w:t>nt hierarchy). This infers that</w:t>
        </w:r>
        <w:r w:rsidRPr="00DE57D0">
          <w:t xml:space="preserve"> implementations may utilize parent and child prefixes or link tables if navigation of the hierarchy is required. In an aggregation hierarchy when a parent object is deleted, the relationships to other child objects are removed if specified in link tables but the child objects are not deleted.</w:t>
        </w:r>
      </w:ins>
    </w:p>
    <w:p w14:paraId="73F938DF" w14:textId="77777777" w:rsidR="00375850" w:rsidRPr="00815200" w:rsidRDefault="00375850" w:rsidP="00375850">
      <w:pPr>
        <w:pStyle w:val="PARAGRAPH"/>
        <w:numPr>
          <w:ilvl w:val="0"/>
          <w:numId w:val="109"/>
        </w:numPr>
        <w:ind w:left="360"/>
        <w:rPr>
          <w:ins w:id="561" w:author="Charles Gifford" w:date="2017-03-21T20:56:00Z"/>
          <w:lang w:val="en-US"/>
        </w:rPr>
      </w:pPr>
      <w:ins w:id="562" w:author="Charles Gifford" w:date="2017-03-21T20:56:00Z">
        <w:r>
          <w:rPr>
            <w:lang w:val="en-US"/>
          </w:rPr>
          <w:t>Composition</w:t>
        </w:r>
        <w:r>
          <w:rPr>
            <w:lang w:val="en-US"/>
          </w:rPr>
          <w:tab/>
        </w:r>
        <w:r w:rsidRPr="001D5B6B">
          <w:rPr>
            <w:lang w:val="en-US"/>
          </w:rPr>
          <w:t xml:space="preserve">The relationship view is qualified by the target end of the relationship; the terminology used is ‘composition part’ for the sub object and ‘composition whole’ for the parent object. </w:t>
        </w:r>
        <w:r w:rsidRPr="00815200">
          <w:rPr>
            <w:lang w:val="en-US"/>
          </w:rPr>
          <w:t>A composition type may be refined with the following keywords:</w:t>
        </w:r>
      </w:ins>
    </w:p>
    <w:p w14:paraId="3B07AFBC" w14:textId="77777777" w:rsidR="00375850" w:rsidRDefault="00375850" w:rsidP="00375850">
      <w:pPr>
        <w:pStyle w:val="PARAGRAPH"/>
        <w:numPr>
          <w:ilvl w:val="0"/>
          <w:numId w:val="111"/>
        </w:numPr>
        <w:rPr>
          <w:ins w:id="563" w:author="Charles Gifford" w:date="2017-03-21T20:56:00Z"/>
          <w:lang w:val="en-US"/>
        </w:rPr>
      </w:pPr>
      <w:ins w:id="564" w:author="Charles Gifford" w:date="2017-03-21T20:56:00Z">
        <w:r>
          <w:rPr>
            <w:lang w:val="en-US"/>
          </w:rPr>
          <w:t>Whole</w:t>
        </w:r>
        <w:r>
          <w:rPr>
            <w:lang w:val="en-US"/>
          </w:rPr>
          <w:tab/>
        </w:r>
        <w:r>
          <w:rPr>
            <w:lang w:val="en-US"/>
          </w:rPr>
          <w:tab/>
        </w:r>
        <w:r w:rsidRPr="00021FED">
          <w:rPr>
            <w:lang w:val="en-US"/>
          </w:rPr>
          <w:t>The object is the whole object in the composition</w:t>
        </w:r>
        <w:r>
          <w:rPr>
            <w:lang w:val="en-US"/>
          </w:rPr>
          <w:t>.</w:t>
        </w:r>
      </w:ins>
    </w:p>
    <w:p w14:paraId="30ED885A" w14:textId="77777777" w:rsidR="00375850" w:rsidRDefault="00375850" w:rsidP="00375850">
      <w:pPr>
        <w:pStyle w:val="PARAGRAPH"/>
        <w:numPr>
          <w:ilvl w:val="0"/>
          <w:numId w:val="111"/>
        </w:numPr>
        <w:rPr>
          <w:ins w:id="565" w:author="Charles Gifford" w:date="2017-03-21T20:56:00Z"/>
          <w:lang w:val="en-US"/>
        </w:rPr>
      </w:pPr>
      <w:ins w:id="566" w:author="Charles Gifford" w:date="2017-03-21T20:56:00Z">
        <w:r w:rsidRPr="00021FED">
          <w:rPr>
            <w:lang w:val="en-US"/>
          </w:rPr>
          <w:t>Part</w:t>
        </w:r>
        <w:r>
          <w:rPr>
            <w:lang w:val="en-US"/>
          </w:rPr>
          <w:tab/>
        </w:r>
        <w:r>
          <w:rPr>
            <w:lang w:val="en-US"/>
          </w:rPr>
          <w:tab/>
        </w:r>
        <w:r w:rsidRPr="00021FED">
          <w:rPr>
            <w:lang w:val="en-US"/>
          </w:rPr>
          <w:t>The object is the part object in the composition</w:t>
        </w:r>
        <w:r>
          <w:rPr>
            <w:lang w:val="en-US"/>
          </w:rPr>
          <w:t>.</w:t>
        </w:r>
      </w:ins>
    </w:p>
    <w:p w14:paraId="4D18D46C" w14:textId="39CE430D" w:rsidR="00375850" w:rsidRDefault="00375850" w:rsidP="00C15908">
      <w:pPr>
        <w:pStyle w:val="PARAGRAPH"/>
        <w:numPr>
          <w:ilvl w:val="0"/>
          <w:numId w:val="109"/>
        </w:numPr>
        <w:ind w:left="360"/>
        <w:rPr>
          <w:ins w:id="567" w:author="Charles Gifford" w:date="2017-03-21T20:34:00Z"/>
        </w:rPr>
      </w:pPr>
      <w:ins w:id="568" w:author="Charles Gifford" w:date="2017-03-21T20:56:00Z">
        <w:r w:rsidRPr="00021FED">
          <w:rPr>
            <w:lang w:val="en-US"/>
          </w:rPr>
          <w:t>Hierarchy</w:t>
        </w:r>
        <w:r>
          <w:rPr>
            <w:lang w:val="en-US"/>
          </w:rPr>
          <w:tab/>
        </w:r>
      </w:ins>
      <w:ins w:id="569" w:author="Charles Gifford" w:date="2017-03-21T21:34:00Z">
        <w:r w:rsidR="003D631D">
          <w:rPr>
            <w:lang w:val="en-US"/>
          </w:rPr>
          <w:tab/>
        </w:r>
      </w:ins>
      <w:ins w:id="570" w:author="Charles Gifford" w:date="2017-03-21T20:56:00Z">
        <w:r>
          <w:rPr>
            <w:lang w:val="en-US"/>
          </w:rPr>
          <w:t>T</w:t>
        </w:r>
        <w:r w:rsidRPr="00021FED">
          <w:rPr>
            <w:lang w:val="en-US"/>
          </w:rPr>
          <w:t xml:space="preserve">he objects may be both </w:t>
        </w:r>
        <w:r>
          <w:rPr>
            <w:lang w:val="en-US"/>
          </w:rPr>
          <w:t xml:space="preserve">a </w:t>
        </w:r>
        <w:r w:rsidRPr="00021FED">
          <w:rPr>
            <w:lang w:val="en-US"/>
          </w:rPr>
          <w:t xml:space="preserve">whole and part </w:t>
        </w:r>
        <w:r>
          <w:rPr>
            <w:lang w:val="en-US"/>
          </w:rPr>
          <w:t xml:space="preserve">object </w:t>
        </w:r>
        <w:r w:rsidRPr="00021FED">
          <w:rPr>
            <w:lang w:val="en-US"/>
          </w:rPr>
          <w:t>(e.g. material lot hierarchy)</w:t>
        </w:r>
        <w:r>
          <w:rPr>
            <w:lang w:val="en-US"/>
          </w:rPr>
          <w:t>. I</w:t>
        </w:r>
        <w:r w:rsidRPr="00021FED">
          <w:rPr>
            <w:lang w:val="en-US"/>
          </w:rPr>
          <w:t xml:space="preserve">mplementations may utilize parent and child prefixes or link tables if navigation of the hierarchy is required. </w:t>
        </w:r>
        <w:r>
          <w:rPr>
            <w:lang w:val="en-US"/>
          </w:rPr>
          <w:t>I</w:t>
        </w:r>
        <w:r w:rsidRPr="00021FED">
          <w:rPr>
            <w:lang w:val="en-US"/>
          </w:rPr>
          <w:t>f the root parent object</w:t>
        </w:r>
        <w:r>
          <w:rPr>
            <w:lang w:val="en-US"/>
          </w:rPr>
          <w:t xml:space="preserve"> is deleted, </w:t>
        </w:r>
        <w:r w:rsidRPr="00021FED">
          <w:rPr>
            <w:lang w:val="en-US"/>
          </w:rPr>
          <w:t xml:space="preserve">all child </w:t>
        </w:r>
        <w:r>
          <w:rPr>
            <w:lang w:val="en-US"/>
          </w:rPr>
          <w:t>objects</w:t>
        </w:r>
        <w:r w:rsidRPr="00021FED">
          <w:rPr>
            <w:lang w:val="en-US"/>
          </w:rPr>
          <w:t xml:space="preserve"> and their child </w:t>
        </w:r>
        <w:r>
          <w:rPr>
            <w:lang w:val="en-US"/>
          </w:rPr>
          <w:t>objects</w:t>
        </w:r>
        <w:r w:rsidRPr="00021FED">
          <w:rPr>
            <w:lang w:val="en-US"/>
          </w:rPr>
          <w:t xml:space="preserve"> are deleted.</w:t>
        </w:r>
      </w:ins>
    </w:p>
    <w:p w14:paraId="71DCE9E8" w14:textId="0F8B02B7" w:rsidR="00275062" w:rsidRDefault="00841887" w:rsidP="00C15908">
      <w:pPr>
        <w:pStyle w:val="EXAMPLE0"/>
        <w:rPr>
          <w:ins w:id="571" w:author="Charles Gifford" w:date="2017-03-21T21:38:00Z"/>
        </w:rPr>
      </w:pPr>
      <w:ins w:id="572" w:author="Charles Gifford" w:date="2017-03-21T20:35:00Z">
        <w:r>
          <w:t>EXAMPLE</w:t>
        </w:r>
        <w:r>
          <w:tab/>
          <w:t xml:space="preserve">The </w:t>
        </w:r>
      </w:ins>
      <w:ins w:id="573" w:author="Charles Gifford" w:date="2017-03-21T20:36:00Z">
        <w:r>
          <w:t xml:space="preserve">UML diagram of </w:t>
        </w:r>
      </w:ins>
      <w:ins w:id="574" w:author="Charles Gifford" w:date="2017-03-21T20:35:00Z">
        <w:r>
          <w:t xml:space="preserve">personnel model </w:t>
        </w:r>
      </w:ins>
      <w:ins w:id="575" w:author="Charles Gifford" w:date="2017-03-22T09:50:00Z">
        <w:r w:rsidR="00FD29D6">
          <w:t>in</w:t>
        </w:r>
      </w:ins>
      <w:ins w:id="576" w:author="Charles Gifford" w:date="2017-03-22T09:53:00Z">
        <w:r w:rsidR="00FD29D6">
          <w:t xml:space="preserve"> </w:t>
        </w:r>
        <w:r w:rsidR="00FD29D6">
          <w:fldChar w:fldCharType="begin"/>
        </w:r>
        <w:r w:rsidR="00FD29D6">
          <w:instrText xml:space="preserve"> REF _Ref477939712 \h </w:instrText>
        </w:r>
      </w:ins>
      <w:r w:rsidR="00FD29D6">
        <w:fldChar w:fldCharType="separate"/>
      </w:r>
      <w:ins w:id="577" w:author="Charles Gifford" w:date="2017-03-22T09:53:00Z">
        <w:r w:rsidR="00FD29D6">
          <w:t xml:space="preserve">Figure </w:t>
        </w:r>
        <w:r w:rsidR="00FD29D6">
          <w:rPr>
            <w:noProof/>
          </w:rPr>
          <w:t>3</w:t>
        </w:r>
        <w:r w:rsidR="00FD29D6">
          <w:fldChar w:fldCharType="end"/>
        </w:r>
      </w:ins>
      <w:ins w:id="578" w:author="Charles Gifford" w:date="2017-03-22T09:54:00Z">
        <w:r w:rsidR="00FD29D6">
          <w:t xml:space="preserve"> </w:t>
        </w:r>
      </w:ins>
      <w:ins w:id="579" w:author="Charles Gifford" w:date="2017-03-21T20:35:00Z">
        <w:r>
          <w:t>b</w:t>
        </w:r>
      </w:ins>
      <w:ins w:id="580" w:author="Charles Gifford" w:date="2017-03-21T20:36:00Z">
        <w:r>
          <w:t>elow in combination with the associa</w:t>
        </w:r>
      </w:ins>
      <w:ins w:id="581" w:author="Charles Gifford" w:date="2017-03-21T20:37:00Z">
        <w:r>
          <w:t>ted</w:t>
        </w:r>
      </w:ins>
      <w:ins w:id="582" w:author="Charles Gifford" w:date="2017-03-21T20:36:00Z">
        <w:r>
          <w:t xml:space="preserve"> relationship</w:t>
        </w:r>
      </w:ins>
      <w:ins w:id="583" w:author="Charles Gifford" w:date="2017-03-21T20:37:00Z">
        <w:r>
          <w:t xml:space="preserve"> table</w:t>
        </w:r>
      </w:ins>
      <w:ins w:id="584" w:author="Charles Gifford" w:date="2017-03-22T09:54:00Z">
        <w:r w:rsidR="00FD29D6">
          <w:t xml:space="preserve"> in </w:t>
        </w:r>
      </w:ins>
      <w:ins w:id="585" w:author="Charles Gifford" w:date="2017-03-21T20:37:00Z">
        <w:r>
          <w:t xml:space="preserve"> </w:t>
        </w:r>
      </w:ins>
      <w:ins w:id="586" w:author="Charles Gifford" w:date="2017-03-22T10:21:00Z">
        <w:r w:rsidR="00E2141A">
          <w:fldChar w:fldCharType="begin"/>
        </w:r>
        <w:r w:rsidR="00E2141A">
          <w:instrText xml:space="preserve"> REF _Ref477941400 \h </w:instrText>
        </w:r>
      </w:ins>
      <w:r w:rsidR="00E2141A">
        <w:fldChar w:fldCharType="separate"/>
      </w:r>
      <w:ins w:id="587" w:author="Charles Gifford" w:date="2017-03-22T10:21:00Z">
        <w:r w:rsidR="00E2141A">
          <w:t xml:space="preserve">Table </w:t>
        </w:r>
        <w:r w:rsidR="00E2141A">
          <w:rPr>
            <w:noProof/>
          </w:rPr>
          <w:t>2</w:t>
        </w:r>
        <w:r w:rsidR="00E2141A">
          <w:fldChar w:fldCharType="end"/>
        </w:r>
        <w:r w:rsidR="00E2141A">
          <w:t xml:space="preserve"> </w:t>
        </w:r>
      </w:ins>
      <w:ins w:id="588" w:author="Charles Gifford" w:date="2017-03-21T20:37:00Z">
        <w:r>
          <w:t>shows</w:t>
        </w:r>
      </w:ins>
      <w:ins w:id="589" w:author="Charles Gifford" w:date="2017-03-21T21:36:00Z">
        <w:r w:rsidR="003D631D">
          <w:t xml:space="preserve"> the pers</w:t>
        </w:r>
      </w:ins>
      <w:ins w:id="590" w:author="Charles Gifford" w:date="2017-03-21T21:37:00Z">
        <w:r w:rsidR="003D631D">
          <w:t xml:space="preserve">onnel class object’s relationships as an example of </w:t>
        </w:r>
      </w:ins>
      <w:ins w:id="591" w:author="Charles Gifford" w:date="2017-03-21T20:37:00Z">
        <w:r>
          <w:t>how the standard represent</w:t>
        </w:r>
      </w:ins>
      <w:ins w:id="592" w:author="Charles Gifford" w:date="2017-03-21T21:37:00Z">
        <w:r w:rsidR="003D631D">
          <w:t>s</w:t>
        </w:r>
      </w:ins>
      <w:ins w:id="593" w:author="Charles Gifford" w:date="2017-03-21T20:37:00Z">
        <w:r>
          <w:t xml:space="preserve"> each </w:t>
        </w:r>
      </w:ins>
      <w:ins w:id="594" w:author="Charles Gifford" w:date="2017-03-21T20:38:00Z">
        <w:r>
          <w:t>object’s relationships in the context of the inf</w:t>
        </w:r>
      </w:ins>
      <w:ins w:id="595" w:author="Charles Gifford" w:date="2017-03-21T20:39:00Z">
        <w:r>
          <w:t xml:space="preserve">ormation model.  </w:t>
        </w:r>
      </w:ins>
    </w:p>
    <w:p w14:paraId="4B7A6216" w14:textId="30378131" w:rsidR="003D631D" w:rsidRPr="003D631D" w:rsidRDefault="003D631D" w:rsidP="003D631D">
      <w:pPr>
        <w:pStyle w:val="NOTE0"/>
        <w:rPr>
          <w:ins w:id="596" w:author="Charles Gifford" w:date="2017-03-21T20:34:00Z"/>
        </w:rPr>
      </w:pPr>
      <w:ins w:id="597" w:author="Charles Gifford" w:date="2017-03-21T21:38:00Z">
        <w:r>
          <w:t>NOTE</w:t>
        </w:r>
        <w:r>
          <w:tab/>
          <w:t xml:space="preserve">The </w:t>
        </w:r>
      </w:ins>
      <w:ins w:id="598" w:author="Charles Gifford" w:date="2017-03-21T21:39:00Z">
        <w:r>
          <w:t xml:space="preserve">“&gt;” symbol on either end of the relationship name indicts the direction of the predominate relationship </w:t>
        </w:r>
      </w:ins>
      <w:ins w:id="599" w:author="Charles Gifford" w:date="2017-03-21T21:40:00Z">
        <w:r>
          <w:t xml:space="preserve">direction. </w:t>
        </w:r>
      </w:ins>
    </w:p>
    <w:p w14:paraId="43066716" w14:textId="77777777" w:rsidR="00275062" w:rsidRPr="001C220C" w:rsidRDefault="00275062" w:rsidP="00275062">
      <w:pPr>
        <w:pStyle w:val="FIGURE"/>
        <w:rPr>
          <w:ins w:id="600" w:author="Charles Gifford" w:date="2017-03-21T20:34:00Z"/>
          <w:lang w:val="en-US"/>
        </w:rPr>
      </w:pPr>
      <w:ins w:id="601" w:author="Charles Gifford" w:date="2017-03-21T20:34:00Z">
        <w:r>
          <w:rPr>
            <w:noProof/>
            <w:lang w:val="en-US" w:eastAsia="en-US"/>
          </w:rPr>
          <w:drawing>
            <wp:inline distT="0" distB="0" distL="0" distR="0" wp14:anchorId="12827058" wp14:editId="48C00CFA">
              <wp:extent cx="2778668" cy="1936750"/>
              <wp:effectExtent l="0" t="0" r="317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80874" cy="1938288"/>
                      </a:xfrm>
                      <a:prstGeom prst="rect">
                        <a:avLst/>
                      </a:prstGeom>
                      <a:noFill/>
                    </pic:spPr>
                  </pic:pic>
                </a:graphicData>
              </a:graphic>
            </wp:inline>
          </w:drawing>
        </w:r>
      </w:ins>
    </w:p>
    <w:p w14:paraId="67AD8FEE" w14:textId="386ABE04" w:rsidR="00275062" w:rsidRDefault="00FD29D6" w:rsidP="00FD29D6">
      <w:pPr>
        <w:pStyle w:val="FIGURE-title"/>
        <w:rPr>
          <w:ins w:id="602" w:author="Charles Gifford" w:date="2017-03-21T20:34:00Z"/>
          <w:lang w:val="en-US"/>
        </w:rPr>
      </w:pPr>
      <w:bookmarkStart w:id="603" w:name="_Ref477939712"/>
      <w:bookmarkStart w:id="604" w:name="_Toc478492552"/>
      <w:ins w:id="605" w:author="Charles Gifford" w:date="2017-03-22T09:52:00Z">
        <w:r>
          <w:t xml:space="preserve">Figure </w:t>
        </w:r>
        <w:r>
          <w:fldChar w:fldCharType="begin"/>
        </w:r>
        <w:r>
          <w:instrText xml:space="preserve"> SEQ Figure \* ARABIC </w:instrText>
        </w:r>
      </w:ins>
      <w:r>
        <w:fldChar w:fldCharType="separate"/>
      </w:r>
      <w:ins w:id="606" w:author="Charles Gifford" w:date="2017-03-22T23:19:00Z">
        <w:r w:rsidR="00FC0C83">
          <w:rPr>
            <w:noProof/>
          </w:rPr>
          <w:t>3</w:t>
        </w:r>
      </w:ins>
      <w:ins w:id="607" w:author="Charles Gifford" w:date="2017-03-22T09:52:00Z">
        <w:r>
          <w:fldChar w:fldCharType="end"/>
        </w:r>
        <w:bookmarkEnd w:id="603"/>
        <w:r>
          <w:t xml:space="preserve"> </w:t>
        </w:r>
      </w:ins>
      <w:ins w:id="608" w:author="Charles Gifford" w:date="2017-03-21T20:34:00Z">
        <w:r w:rsidR="00275062">
          <w:rPr>
            <w:lang w:val="en-US"/>
          </w:rPr>
          <w:t>–</w:t>
        </w:r>
        <w:r w:rsidR="00275062" w:rsidRPr="001C220C">
          <w:rPr>
            <w:lang w:val="en-US"/>
          </w:rPr>
          <w:t xml:space="preserve"> </w:t>
        </w:r>
      </w:ins>
      <w:ins w:id="609" w:author="Charles Gifford" w:date="2017-03-21T20:39:00Z">
        <w:r w:rsidR="00841887">
          <w:rPr>
            <w:lang w:val="en-US"/>
          </w:rPr>
          <w:t>Example</w:t>
        </w:r>
      </w:ins>
      <w:ins w:id="610" w:author="Charles Gifford" w:date="2017-03-22T10:03:00Z">
        <w:r>
          <w:rPr>
            <w:lang w:val="en-US"/>
          </w:rPr>
          <w:t xml:space="preserve">: </w:t>
        </w:r>
      </w:ins>
      <w:ins w:id="611" w:author="Charles Gifford" w:date="2017-03-21T20:39:00Z">
        <w:r w:rsidR="00841887">
          <w:rPr>
            <w:lang w:val="en-US"/>
          </w:rPr>
          <w:t>UML Diagram</w:t>
        </w:r>
      </w:ins>
      <w:ins w:id="612" w:author="Charles Gifford" w:date="2017-03-21T20:40:00Z">
        <w:r w:rsidR="00841887">
          <w:rPr>
            <w:lang w:val="en-US"/>
          </w:rPr>
          <w:t xml:space="preserve"> for an information model</w:t>
        </w:r>
      </w:ins>
      <w:ins w:id="613" w:author="Charles Gifford" w:date="2017-03-21T20:39:00Z">
        <w:r>
          <w:rPr>
            <w:lang w:val="en-US"/>
          </w:rPr>
          <w:t>,</w:t>
        </w:r>
        <w:r w:rsidR="00841887">
          <w:rPr>
            <w:lang w:val="en-US"/>
          </w:rPr>
          <w:t xml:space="preserve"> </w:t>
        </w:r>
      </w:ins>
      <w:ins w:id="614" w:author="Charles Gifford" w:date="2017-03-21T20:34:00Z">
        <w:r w:rsidR="00275062" w:rsidRPr="001C220C">
          <w:rPr>
            <w:lang w:val="en-US"/>
          </w:rPr>
          <w:t>Personnel model</w:t>
        </w:r>
        <w:bookmarkEnd w:id="604"/>
      </w:ins>
    </w:p>
    <w:p w14:paraId="08778E9B" w14:textId="1FE6D504" w:rsidR="00275062" w:rsidRDefault="00FD29D6" w:rsidP="00E05180">
      <w:pPr>
        <w:pStyle w:val="TABLE-title"/>
        <w:rPr>
          <w:ins w:id="615" w:author="Charles Gifford" w:date="2017-03-21T20:34:00Z"/>
          <w:lang w:val="en-US"/>
        </w:rPr>
      </w:pPr>
      <w:bookmarkStart w:id="616" w:name="_Ref477941400"/>
      <w:bookmarkStart w:id="617" w:name="_Toc478492303"/>
      <w:ins w:id="618" w:author="Charles Gifford" w:date="2017-03-22T10:03:00Z">
        <w:r>
          <w:t xml:space="preserve">Table </w:t>
        </w:r>
        <w:r>
          <w:fldChar w:fldCharType="begin"/>
        </w:r>
        <w:r>
          <w:instrText xml:space="preserve"> SEQ Table \* ARABIC </w:instrText>
        </w:r>
      </w:ins>
      <w:r>
        <w:fldChar w:fldCharType="separate"/>
      </w:r>
      <w:ins w:id="619" w:author="Charles Gifford" w:date="2017-03-22T23:13:00Z">
        <w:r w:rsidR="00FC0C83">
          <w:rPr>
            <w:noProof/>
          </w:rPr>
          <w:t>2</w:t>
        </w:r>
      </w:ins>
      <w:ins w:id="620" w:author="Charles Gifford" w:date="2017-03-22T10:03:00Z">
        <w:r>
          <w:fldChar w:fldCharType="end"/>
        </w:r>
      </w:ins>
      <w:bookmarkEnd w:id="616"/>
      <w:ins w:id="621" w:author="Charles Gifford" w:date="2017-03-21T20:34:00Z">
        <w:r w:rsidR="00275062">
          <w:rPr>
            <w:lang w:val="en-US"/>
          </w:rPr>
          <w:t xml:space="preserve"> –</w:t>
        </w:r>
        <w:r w:rsidR="00275062" w:rsidRPr="001C220C">
          <w:rPr>
            <w:lang w:val="en-US"/>
          </w:rPr>
          <w:t xml:space="preserve"> </w:t>
        </w:r>
      </w:ins>
      <w:ins w:id="622" w:author="Charles Gifford" w:date="2017-03-21T20:40:00Z">
        <w:r w:rsidR="00841887" w:rsidRPr="00841887">
          <w:rPr>
            <w:lang w:val="en-US"/>
          </w:rPr>
          <w:t>Example</w:t>
        </w:r>
      </w:ins>
      <w:ins w:id="623" w:author="Charles Gifford" w:date="2017-03-22T10:03:00Z">
        <w:r>
          <w:rPr>
            <w:lang w:val="en-US"/>
          </w:rPr>
          <w:t>:</w:t>
        </w:r>
      </w:ins>
      <w:ins w:id="624" w:author="Charles Gifford" w:date="2017-03-21T20:40:00Z">
        <w:r w:rsidR="00841887" w:rsidRPr="00841887">
          <w:rPr>
            <w:lang w:val="en-US"/>
          </w:rPr>
          <w:t xml:space="preserve"> </w:t>
        </w:r>
      </w:ins>
      <w:ins w:id="625" w:author="Charles Gifford" w:date="2017-03-22T10:03:00Z">
        <w:r>
          <w:rPr>
            <w:lang w:val="en-US"/>
          </w:rPr>
          <w:t>R</w:t>
        </w:r>
      </w:ins>
      <w:ins w:id="626" w:author="Charles Gifford" w:date="2017-03-21T20:41:00Z">
        <w:r w:rsidR="00841887">
          <w:rPr>
            <w:lang w:val="en-US"/>
          </w:rPr>
          <w:t xml:space="preserve">elationship table </w:t>
        </w:r>
      </w:ins>
      <w:ins w:id="627" w:author="Charles Gifford" w:date="2017-03-21T20:40:00Z">
        <w:r w:rsidR="00841887" w:rsidRPr="00841887">
          <w:rPr>
            <w:lang w:val="en-US"/>
          </w:rPr>
          <w:t>for an information mo</w:t>
        </w:r>
        <w:r>
          <w:rPr>
            <w:lang w:val="en-US"/>
          </w:rPr>
          <w:t>del,</w:t>
        </w:r>
        <w:r w:rsidR="00841887">
          <w:rPr>
            <w:lang w:val="en-US"/>
          </w:rPr>
          <w:t xml:space="preserve"> </w:t>
        </w:r>
      </w:ins>
      <w:ins w:id="628" w:author="Charles Gifford" w:date="2017-03-21T20:34:00Z">
        <w:r w:rsidR="00841887">
          <w:rPr>
            <w:lang w:val="en-US"/>
          </w:rPr>
          <w:t>Personnel model relati</w:t>
        </w:r>
      </w:ins>
      <w:ins w:id="629" w:author="Charles Gifford" w:date="2017-03-21T20:41:00Z">
        <w:r w:rsidR="00841887">
          <w:rPr>
            <w:lang w:val="en-US"/>
          </w:rPr>
          <w:t>onships</w:t>
        </w:r>
      </w:ins>
      <w:bookmarkEnd w:id="617"/>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795"/>
        <w:gridCol w:w="2430"/>
        <w:gridCol w:w="1890"/>
        <w:gridCol w:w="3240"/>
      </w:tblGrid>
      <w:tr w:rsidR="00275062" w:rsidRPr="00B7138B" w14:paraId="07233B32" w14:textId="77777777" w:rsidTr="00EA1A4D">
        <w:trPr>
          <w:trHeight w:val="176"/>
          <w:tblHeader/>
          <w:ins w:id="630" w:author="Charles Gifford" w:date="2017-03-21T20:34:00Z"/>
        </w:trPr>
        <w:tc>
          <w:tcPr>
            <w:tcW w:w="1795" w:type="dxa"/>
            <w:shd w:val="clear" w:color="auto" w:fill="auto"/>
          </w:tcPr>
          <w:p w14:paraId="6DA68E6C" w14:textId="77777777" w:rsidR="00275062" w:rsidRPr="00B7138B" w:rsidRDefault="00275062" w:rsidP="00EA1A4D">
            <w:pPr>
              <w:pStyle w:val="TABLE-col-heading"/>
              <w:rPr>
                <w:ins w:id="631" w:author="Charles Gifford" w:date="2017-03-21T20:34:00Z"/>
                <w:lang w:val="en-US"/>
              </w:rPr>
            </w:pPr>
            <w:ins w:id="632" w:author="Charles Gifford" w:date="2017-03-21T20:34:00Z">
              <w:r w:rsidRPr="00B7138B">
                <w:rPr>
                  <w:lang w:val="en-US"/>
                </w:rPr>
                <w:t>From</w:t>
              </w:r>
            </w:ins>
          </w:p>
        </w:tc>
        <w:tc>
          <w:tcPr>
            <w:tcW w:w="2430" w:type="dxa"/>
            <w:shd w:val="clear" w:color="auto" w:fill="auto"/>
          </w:tcPr>
          <w:p w14:paraId="29B2B554" w14:textId="77777777" w:rsidR="00275062" w:rsidRPr="00B7138B" w:rsidRDefault="00275062" w:rsidP="00EA1A4D">
            <w:pPr>
              <w:pStyle w:val="TABLE-col-heading"/>
              <w:rPr>
                <w:ins w:id="633" w:author="Charles Gifford" w:date="2017-03-21T20:34:00Z"/>
                <w:lang w:val="en-US"/>
              </w:rPr>
            </w:pPr>
            <w:ins w:id="634" w:author="Charles Gifford" w:date="2017-03-21T20:34:00Z">
              <w:r w:rsidRPr="00B7138B">
                <w:rPr>
                  <w:lang w:val="en-US"/>
                </w:rPr>
                <w:t>To</w:t>
              </w:r>
            </w:ins>
          </w:p>
        </w:tc>
        <w:tc>
          <w:tcPr>
            <w:tcW w:w="1890" w:type="dxa"/>
            <w:shd w:val="clear" w:color="auto" w:fill="auto"/>
          </w:tcPr>
          <w:p w14:paraId="47E3272A" w14:textId="77777777" w:rsidR="00275062" w:rsidRPr="00B7138B" w:rsidRDefault="00275062" w:rsidP="00EA1A4D">
            <w:pPr>
              <w:pStyle w:val="TABLE-col-heading"/>
              <w:rPr>
                <w:ins w:id="635" w:author="Charles Gifford" w:date="2017-03-21T20:34:00Z"/>
                <w:lang w:val="en-US"/>
              </w:rPr>
            </w:pPr>
            <w:ins w:id="636" w:author="Charles Gifford" w:date="2017-03-21T20:34:00Z">
              <w:r w:rsidRPr="00B7138B">
                <w:rPr>
                  <w:lang w:val="en-US"/>
                </w:rPr>
                <w:t>Type</w:t>
              </w:r>
            </w:ins>
          </w:p>
        </w:tc>
        <w:tc>
          <w:tcPr>
            <w:tcW w:w="3240" w:type="dxa"/>
            <w:shd w:val="clear" w:color="auto" w:fill="auto"/>
          </w:tcPr>
          <w:p w14:paraId="70625351" w14:textId="77777777" w:rsidR="00275062" w:rsidRPr="00B7138B" w:rsidRDefault="00275062" w:rsidP="00EA1A4D">
            <w:pPr>
              <w:pStyle w:val="TABLE-col-heading"/>
              <w:rPr>
                <w:ins w:id="637" w:author="Charles Gifford" w:date="2017-03-21T20:34:00Z"/>
                <w:lang w:val="en-US"/>
              </w:rPr>
            </w:pPr>
            <w:ins w:id="638" w:author="Charles Gifford" w:date="2017-03-21T20:34:00Z">
              <w:r w:rsidRPr="00B7138B">
                <w:rPr>
                  <w:lang w:val="en-US"/>
                </w:rPr>
                <w:t>Relationship Name</w:t>
              </w:r>
            </w:ins>
          </w:p>
        </w:tc>
      </w:tr>
      <w:tr w:rsidR="00275062" w:rsidRPr="00B7138B" w14:paraId="429B48B3" w14:textId="77777777" w:rsidTr="00EA1A4D">
        <w:trPr>
          <w:trHeight w:val="176"/>
          <w:ins w:id="639" w:author="Charles Gifford" w:date="2017-03-21T20:34:00Z"/>
        </w:trPr>
        <w:tc>
          <w:tcPr>
            <w:tcW w:w="1795" w:type="dxa"/>
            <w:shd w:val="clear" w:color="auto" w:fill="auto"/>
          </w:tcPr>
          <w:p w14:paraId="6DA2AEE0" w14:textId="77777777" w:rsidR="00275062" w:rsidRPr="00B7138B" w:rsidRDefault="00275062" w:rsidP="00EA1A4D">
            <w:pPr>
              <w:pStyle w:val="TABLE-cell"/>
              <w:rPr>
                <w:ins w:id="640" w:author="Charles Gifford" w:date="2017-03-21T20:34:00Z"/>
                <w:lang w:val="en-US"/>
              </w:rPr>
            </w:pPr>
            <w:ins w:id="641" w:author="Charles Gifford" w:date="2017-03-21T20:34:00Z">
              <w:r w:rsidRPr="00B7138B">
                <w:rPr>
                  <w:lang w:val="en-US"/>
                </w:rPr>
                <w:t>Personnel class</w:t>
              </w:r>
            </w:ins>
          </w:p>
        </w:tc>
        <w:tc>
          <w:tcPr>
            <w:tcW w:w="2430" w:type="dxa"/>
            <w:shd w:val="clear" w:color="auto" w:fill="auto"/>
          </w:tcPr>
          <w:p w14:paraId="151BACAE" w14:textId="77777777" w:rsidR="00275062" w:rsidRPr="00B7138B" w:rsidRDefault="00275062" w:rsidP="00EA1A4D">
            <w:pPr>
              <w:pStyle w:val="TABLE-cell"/>
              <w:rPr>
                <w:ins w:id="642" w:author="Charles Gifford" w:date="2017-03-21T20:34:00Z"/>
                <w:lang w:val="en-US"/>
              </w:rPr>
            </w:pPr>
            <w:ins w:id="643" w:author="Charles Gifford" w:date="2017-03-21T20:34:00Z">
              <w:r w:rsidRPr="00B7138B">
                <w:rPr>
                  <w:lang w:val="en-US"/>
                </w:rPr>
                <w:t>Personnel class property</w:t>
              </w:r>
            </w:ins>
          </w:p>
        </w:tc>
        <w:tc>
          <w:tcPr>
            <w:tcW w:w="1890" w:type="dxa"/>
            <w:shd w:val="clear" w:color="auto" w:fill="auto"/>
          </w:tcPr>
          <w:p w14:paraId="61BC58DD" w14:textId="77777777" w:rsidR="00275062" w:rsidRPr="00B7138B" w:rsidRDefault="00275062" w:rsidP="00EA1A4D">
            <w:pPr>
              <w:pStyle w:val="TABLE-cell"/>
              <w:rPr>
                <w:ins w:id="644" w:author="Charles Gifford" w:date="2017-03-21T20:34:00Z"/>
                <w:lang w:val="en-US"/>
              </w:rPr>
            </w:pPr>
            <w:ins w:id="645" w:author="Charles Gifford" w:date="2017-03-21T20:34:00Z">
              <w:r w:rsidRPr="00B7138B">
                <w:rPr>
                  <w:lang w:val="en-US"/>
                </w:rPr>
                <w:t>Composition</w:t>
              </w:r>
            </w:ins>
          </w:p>
        </w:tc>
        <w:tc>
          <w:tcPr>
            <w:tcW w:w="3240" w:type="dxa"/>
            <w:shd w:val="clear" w:color="auto" w:fill="auto"/>
          </w:tcPr>
          <w:p w14:paraId="11AA0555" w14:textId="77777777" w:rsidR="00275062" w:rsidRPr="00B7138B" w:rsidRDefault="00275062" w:rsidP="00EA1A4D">
            <w:pPr>
              <w:pStyle w:val="TABLE-cell"/>
              <w:rPr>
                <w:ins w:id="646" w:author="Charles Gifford" w:date="2017-03-21T20:34:00Z"/>
                <w:lang w:val="en-US"/>
              </w:rPr>
            </w:pPr>
            <w:ins w:id="647" w:author="Charles Gifford" w:date="2017-03-21T20:34:00Z">
              <w:r w:rsidRPr="00B7138B">
                <w:rPr>
                  <w:lang w:val="en-US"/>
                </w:rPr>
                <w:t>Has properties of &gt;</w:t>
              </w:r>
            </w:ins>
          </w:p>
        </w:tc>
      </w:tr>
      <w:tr w:rsidR="00275062" w:rsidRPr="00B7138B" w14:paraId="4915FE16" w14:textId="77777777" w:rsidTr="00EA1A4D">
        <w:trPr>
          <w:trHeight w:val="176"/>
          <w:ins w:id="648" w:author="Charles Gifford" w:date="2017-03-21T20:34:00Z"/>
        </w:trPr>
        <w:tc>
          <w:tcPr>
            <w:tcW w:w="1795" w:type="dxa"/>
            <w:shd w:val="clear" w:color="auto" w:fill="auto"/>
          </w:tcPr>
          <w:p w14:paraId="5A40C50E" w14:textId="77777777" w:rsidR="00275062" w:rsidRPr="00B7138B" w:rsidRDefault="00275062" w:rsidP="00EA1A4D">
            <w:pPr>
              <w:pStyle w:val="TABLE-cell"/>
              <w:rPr>
                <w:ins w:id="649" w:author="Charles Gifford" w:date="2017-03-21T20:34:00Z"/>
                <w:lang w:val="en-US"/>
              </w:rPr>
            </w:pPr>
            <w:ins w:id="650" w:author="Charles Gifford" w:date="2017-03-21T20:34:00Z">
              <w:r w:rsidRPr="00B7138B">
                <w:rPr>
                  <w:lang w:val="en-US"/>
                </w:rPr>
                <w:t>Personnel class</w:t>
              </w:r>
            </w:ins>
          </w:p>
        </w:tc>
        <w:tc>
          <w:tcPr>
            <w:tcW w:w="2430" w:type="dxa"/>
            <w:shd w:val="clear" w:color="auto" w:fill="auto"/>
          </w:tcPr>
          <w:p w14:paraId="01D4959D" w14:textId="77777777" w:rsidR="00275062" w:rsidRPr="00B7138B" w:rsidRDefault="00275062" w:rsidP="00EA1A4D">
            <w:pPr>
              <w:pStyle w:val="TABLE-cell"/>
              <w:rPr>
                <w:ins w:id="651" w:author="Charles Gifford" w:date="2017-03-21T20:34:00Z"/>
                <w:lang w:val="en-US"/>
              </w:rPr>
            </w:pPr>
            <w:ins w:id="652" w:author="Charles Gifford" w:date="2017-03-21T20:34:00Z">
              <w:r>
                <w:rPr>
                  <w:lang w:val="en-US"/>
                </w:rPr>
                <w:t>Personnel class</w:t>
              </w:r>
            </w:ins>
          </w:p>
        </w:tc>
        <w:tc>
          <w:tcPr>
            <w:tcW w:w="1890" w:type="dxa"/>
            <w:shd w:val="clear" w:color="auto" w:fill="auto"/>
          </w:tcPr>
          <w:p w14:paraId="537C4E3F" w14:textId="77777777" w:rsidR="00275062" w:rsidRPr="00B7138B" w:rsidRDefault="00275062" w:rsidP="00EA1A4D">
            <w:pPr>
              <w:pStyle w:val="TABLE-cell"/>
              <w:rPr>
                <w:ins w:id="653" w:author="Charles Gifford" w:date="2017-03-21T20:34:00Z"/>
                <w:lang w:val="en-US"/>
              </w:rPr>
            </w:pPr>
            <w:ins w:id="654" w:author="Charles Gifford" w:date="2017-03-21T20:34:00Z">
              <w:r>
                <w:t>Association</w:t>
              </w:r>
            </w:ins>
          </w:p>
        </w:tc>
        <w:tc>
          <w:tcPr>
            <w:tcW w:w="3240" w:type="dxa"/>
            <w:shd w:val="clear" w:color="auto" w:fill="auto"/>
          </w:tcPr>
          <w:p w14:paraId="62D2B927" w14:textId="77777777" w:rsidR="00275062" w:rsidRPr="00B7138B" w:rsidRDefault="00275062" w:rsidP="00EA1A4D">
            <w:pPr>
              <w:pStyle w:val="TABLE-cell"/>
              <w:rPr>
                <w:ins w:id="655" w:author="Charles Gifford" w:date="2017-03-21T20:34:00Z"/>
                <w:lang w:val="en-US"/>
              </w:rPr>
            </w:pPr>
            <w:ins w:id="656" w:author="Charles Gifford" w:date="2017-03-21T20:34:00Z">
              <w:r>
                <w:t xml:space="preserve">Is a specialization </w:t>
              </w:r>
              <w:r w:rsidRPr="008F275A">
                <w:t>of &gt;</w:t>
              </w:r>
            </w:ins>
          </w:p>
        </w:tc>
      </w:tr>
      <w:tr w:rsidR="00275062" w:rsidRPr="00B7138B" w14:paraId="2AF612CE" w14:textId="77777777" w:rsidTr="00EA1A4D">
        <w:trPr>
          <w:trHeight w:val="242"/>
          <w:ins w:id="657" w:author="Charles Gifford" w:date="2017-03-21T20:34:00Z"/>
        </w:trPr>
        <w:tc>
          <w:tcPr>
            <w:tcW w:w="1795" w:type="dxa"/>
            <w:shd w:val="clear" w:color="auto" w:fill="auto"/>
          </w:tcPr>
          <w:p w14:paraId="6BC16190" w14:textId="77777777" w:rsidR="00275062" w:rsidRPr="00B7138B" w:rsidRDefault="00275062" w:rsidP="00EA1A4D">
            <w:pPr>
              <w:pStyle w:val="TABLE-cell"/>
              <w:rPr>
                <w:ins w:id="658" w:author="Charles Gifford" w:date="2017-03-21T20:34:00Z"/>
                <w:lang w:val="en-US"/>
              </w:rPr>
            </w:pPr>
            <w:ins w:id="659" w:author="Charles Gifford" w:date="2017-03-21T20:34:00Z">
              <w:r w:rsidRPr="00B7138B">
                <w:rPr>
                  <w:lang w:val="en-US"/>
                </w:rPr>
                <w:t>Person</w:t>
              </w:r>
            </w:ins>
          </w:p>
        </w:tc>
        <w:tc>
          <w:tcPr>
            <w:tcW w:w="2430" w:type="dxa"/>
            <w:shd w:val="clear" w:color="auto" w:fill="auto"/>
          </w:tcPr>
          <w:p w14:paraId="74C8CDC4" w14:textId="77777777" w:rsidR="00275062" w:rsidRPr="00B7138B" w:rsidRDefault="00275062" w:rsidP="00EA1A4D">
            <w:pPr>
              <w:pStyle w:val="TABLE-cell"/>
              <w:rPr>
                <w:ins w:id="660" w:author="Charles Gifford" w:date="2017-03-21T20:34:00Z"/>
                <w:lang w:val="en-US"/>
              </w:rPr>
            </w:pPr>
            <w:ins w:id="661" w:author="Charles Gifford" w:date="2017-03-21T20:34:00Z">
              <w:r w:rsidRPr="00B7138B">
                <w:rPr>
                  <w:lang w:val="en-US"/>
                </w:rPr>
                <w:t>Person</w:t>
              </w:r>
              <w:r>
                <w:rPr>
                  <w:lang w:val="en-US"/>
                </w:rPr>
                <w:t>nel c</w:t>
              </w:r>
              <w:r w:rsidRPr="00B7138B">
                <w:rPr>
                  <w:lang w:val="en-US"/>
                </w:rPr>
                <w:t>lass</w:t>
              </w:r>
            </w:ins>
          </w:p>
        </w:tc>
        <w:tc>
          <w:tcPr>
            <w:tcW w:w="1890" w:type="dxa"/>
            <w:shd w:val="clear" w:color="auto" w:fill="auto"/>
          </w:tcPr>
          <w:p w14:paraId="568ACD2A" w14:textId="77777777" w:rsidR="00275062" w:rsidRPr="00B7138B" w:rsidRDefault="00275062" w:rsidP="00EA1A4D">
            <w:pPr>
              <w:pStyle w:val="TABLE-cell"/>
              <w:rPr>
                <w:ins w:id="662" w:author="Charles Gifford" w:date="2017-03-21T20:34:00Z"/>
                <w:lang w:val="en-US"/>
              </w:rPr>
            </w:pPr>
            <w:ins w:id="663" w:author="Charles Gifford" w:date="2017-03-21T20:34:00Z">
              <w:r w:rsidRPr="00B7138B">
                <w:rPr>
                  <w:lang w:val="en-US"/>
                </w:rPr>
                <w:t>Association</w:t>
              </w:r>
            </w:ins>
          </w:p>
        </w:tc>
        <w:tc>
          <w:tcPr>
            <w:tcW w:w="3240" w:type="dxa"/>
            <w:shd w:val="clear" w:color="auto" w:fill="auto"/>
          </w:tcPr>
          <w:p w14:paraId="25EDB2EE" w14:textId="77777777" w:rsidR="00275062" w:rsidRPr="00B7138B" w:rsidRDefault="00275062" w:rsidP="00EA1A4D">
            <w:pPr>
              <w:pStyle w:val="TABLE-cell"/>
              <w:rPr>
                <w:ins w:id="664" w:author="Charles Gifford" w:date="2017-03-21T20:34:00Z"/>
                <w:lang w:val="en-US"/>
              </w:rPr>
            </w:pPr>
            <w:ins w:id="665" w:author="Charles Gifford" w:date="2017-03-21T20:34:00Z">
              <w:r w:rsidRPr="00B7138B">
                <w:rPr>
                  <w:lang w:val="en-US"/>
                </w:rPr>
                <w:t>Defined by</w:t>
              </w:r>
              <w:r>
                <w:rPr>
                  <w:lang w:val="en-US"/>
                </w:rPr>
                <w:t xml:space="preserve"> &gt;</w:t>
              </w:r>
            </w:ins>
          </w:p>
        </w:tc>
      </w:tr>
    </w:tbl>
    <w:p w14:paraId="57858D52" w14:textId="46A152C6" w:rsidR="002D0090" w:rsidRDefault="002D0090" w:rsidP="00C15908">
      <w:pPr>
        <w:pStyle w:val="PARAGRAPH"/>
        <w:rPr>
          <w:ins w:id="666" w:author="Charles Gifford" w:date="2017-03-21T21:22:00Z"/>
        </w:rPr>
      </w:pPr>
      <w:ins w:id="667" w:author="Charles Gifford" w:date="2017-03-21T21:23:00Z">
        <w:r>
          <w:t>To explicitly def</w:t>
        </w:r>
      </w:ins>
      <w:ins w:id="668" w:author="Charles Gifford" w:date="2017-03-21T21:24:00Z">
        <w:r>
          <w:t xml:space="preserve">ine object’s relationships in an </w:t>
        </w:r>
      </w:ins>
      <w:ins w:id="669" w:author="Charles Gifford" w:date="2017-03-21T21:23:00Z">
        <w:r w:rsidRPr="002D0090">
          <w:t>information model’s UML diagram</w:t>
        </w:r>
      </w:ins>
      <w:ins w:id="670" w:author="Charles Gifford" w:date="2017-03-21T21:24:00Z">
        <w:r>
          <w:t>, each object</w:t>
        </w:r>
      </w:ins>
      <w:ins w:id="671" w:author="Charles Gifford" w:date="2017-03-21T21:25:00Z">
        <w:r>
          <w:t xml:space="preserve">’s definition uses a relationship role table to </w:t>
        </w:r>
      </w:ins>
      <w:ins w:id="672" w:author="Charles Gifford" w:date="2017-03-21T21:23:00Z">
        <w:r w:rsidRPr="002D0090">
          <w:t xml:space="preserve">lists </w:t>
        </w:r>
      </w:ins>
      <w:ins w:id="673" w:author="Charles Gifford" w:date="2017-03-21T21:26:00Z">
        <w:r>
          <w:t xml:space="preserve">role of the related object in </w:t>
        </w:r>
      </w:ins>
      <w:ins w:id="674" w:author="Charles Gifford" w:date="2017-03-21T21:23:00Z">
        <w:r w:rsidRPr="002D0090">
          <w:t>each predominate relationship.</w:t>
        </w:r>
      </w:ins>
    </w:p>
    <w:p w14:paraId="04BA9F39" w14:textId="77777777" w:rsidR="002D0090" w:rsidRDefault="002D0090" w:rsidP="00A222C7">
      <w:pPr>
        <w:pStyle w:val="NOTE0"/>
        <w:rPr>
          <w:ins w:id="675" w:author="Charles Gifford" w:date="2017-03-21T21:29:00Z"/>
        </w:rPr>
      </w:pPr>
      <w:ins w:id="676" w:author="Charles Gifford" w:date="2017-03-21T21:26:00Z">
        <w:r>
          <w:t>NOTE 1</w:t>
        </w:r>
        <w:r>
          <w:tab/>
        </w:r>
      </w:ins>
      <w:ins w:id="677" w:author="Charles Gifford" w:date="2017-03-21T21:29:00Z">
        <w:r>
          <w:t xml:space="preserve">The column headers for the object relationship table are </w:t>
        </w:r>
      </w:ins>
    </w:p>
    <w:p w14:paraId="2261B521" w14:textId="77777777" w:rsidR="00A222C7" w:rsidRDefault="002D0090" w:rsidP="00A222C7">
      <w:pPr>
        <w:pStyle w:val="NOTE0"/>
        <w:numPr>
          <w:ilvl w:val="0"/>
          <w:numId w:val="210"/>
        </w:numPr>
        <w:ind w:left="360"/>
        <w:rPr>
          <w:ins w:id="678" w:author="Charles Gifford" w:date="2017-03-21T21:31:00Z"/>
        </w:rPr>
      </w:pPr>
      <w:ins w:id="679" w:author="Charles Gifford" w:date="2017-03-21T21:30:00Z">
        <w:r>
          <w:t>Related object</w:t>
        </w:r>
        <w:r>
          <w:tab/>
        </w:r>
      </w:ins>
      <w:ins w:id="680" w:author="Charles Gifford" w:date="2017-03-21T20:58:00Z">
        <w:r w:rsidR="00375850">
          <w:t xml:space="preserve">For a given object, each row in the </w:t>
        </w:r>
      </w:ins>
      <w:ins w:id="681" w:author="Charles Gifford" w:date="2017-03-21T21:27:00Z">
        <w:r>
          <w:t xml:space="preserve">relationship </w:t>
        </w:r>
      </w:ins>
      <w:ins w:id="682" w:author="Charles Gifford" w:date="2017-03-21T20:58:00Z">
        <w:r w:rsidR="00375850">
          <w:t>role table defines a relati</w:t>
        </w:r>
        <w:r w:rsidR="00A222C7">
          <w:t xml:space="preserve">onship of the object to </w:t>
        </w:r>
      </w:ins>
      <w:ins w:id="683" w:author="Charles Gifford" w:date="2017-03-21T21:31:00Z">
        <w:r w:rsidR="00A222C7">
          <w:t xml:space="preserve">another </w:t>
        </w:r>
      </w:ins>
      <w:ins w:id="684" w:author="Charles Gifford" w:date="2017-03-21T20:58:00Z">
        <w:r w:rsidR="00375850">
          <w:t>object</w:t>
        </w:r>
      </w:ins>
      <w:ins w:id="685" w:author="Charles Gifford" w:date="2017-03-21T21:31:00Z">
        <w:r w:rsidR="00A222C7">
          <w:t xml:space="preserve"> in the information model.</w:t>
        </w:r>
      </w:ins>
    </w:p>
    <w:p w14:paraId="640B9D33" w14:textId="77777777" w:rsidR="00A222C7" w:rsidRDefault="00A222C7" w:rsidP="00A222C7">
      <w:pPr>
        <w:pStyle w:val="NOTE0"/>
        <w:numPr>
          <w:ilvl w:val="0"/>
          <w:numId w:val="210"/>
        </w:numPr>
        <w:ind w:left="360"/>
        <w:rPr>
          <w:ins w:id="686" w:author="Charles Gifford" w:date="2017-03-21T21:32:00Z"/>
        </w:rPr>
      </w:pPr>
      <w:ins w:id="687" w:author="Charles Gifford" w:date="2017-03-21T21:31:00Z">
        <w:r>
          <w:t>Role</w:t>
        </w:r>
        <w:r>
          <w:tab/>
        </w:r>
      </w:ins>
      <w:ins w:id="688" w:author="Charles Gifford" w:date="2017-03-21T20:59:00Z">
        <w:r w:rsidR="00375850">
          <w:t xml:space="preserve">The </w:t>
        </w:r>
      </w:ins>
      <w:ins w:id="689" w:author="Charles Gifford" w:date="2017-03-21T20:58:00Z">
        <w:r>
          <w:t>relationship</w:t>
        </w:r>
      </w:ins>
      <w:ins w:id="690" w:author="Charles Gifford" w:date="2017-03-21T21:32:00Z">
        <w:r>
          <w:t xml:space="preserve"> </w:t>
        </w:r>
      </w:ins>
      <w:ins w:id="691" w:author="Charles Gifford" w:date="2017-03-21T20:58:00Z">
        <w:r>
          <w:t>role</w:t>
        </w:r>
        <w:r w:rsidR="00375850">
          <w:t xml:space="preserve"> </w:t>
        </w:r>
      </w:ins>
      <w:ins w:id="692" w:author="Charles Gifford" w:date="2017-03-21T21:32:00Z">
        <w:r>
          <w:t xml:space="preserve">of </w:t>
        </w:r>
      </w:ins>
      <w:ins w:id="693" w:author="Charles Gifford" w:date="2017-03-21T20:58:00Z">
        <w:r w:rsidR="00375850">
          <w:t>the related object in relationship to the given object (what the given object may use to identify the related object</w:t>
        </w:r>
      </w:ins>
      <w:ins w:id="694" w:author="Charles Gifford" w:date="2017-03-21T21:32:00Z">
        <w:r>
          <w:t>)</w:t>
        </w:r>
      </w:ins>
      <w:ins w:id="695" w:author="Charles Gifford" w:date="2017-03-21T20:58:00Z">
        <w:r w:rsidR="00375850">
          <w:t xml:space="preserve">. </w:t>
        </w:r>
      </w:ins>
    </w:p>
    <w:p w14:paraId="782B63EE" w14:textId="4FF023CB" w:rsidR="00375850" w:rsidRDefault="00375850" w:rsidP="00A222C7">
      <w:pPr>
        <w:pStyle w:val="NOTE0"/>
        <w:numPr>
          <w:ilvl w:val="0"/>
          <w:numId w:val="210"/>
        </w:numPr>
        <w:ind w:left="360"/>
        <w:rPr>
          <w:ins w:id="696" w:author="Charles Gifford" w:date="2017-03-21T21:33:00Z"/>
        </w:rPr>
      </w:pPr>
      <w:ins w:id="697" w:author="Charles Gifford" w:date="2017-03-21T20:58:00Z">
        <w:r>
          <w:t>Multiplicity</w:t>
        </w:r>
      </w:ins>
      <w:ins w:id="698" w:author="Charles Gifford" w:date="2017-03-21T21:32:00Z">
        <w:r w:rsidR="00A222C7">
          <w:tab/>
        </w:r>
      </w:ins>
      <w:ins w:id="699" w:author="Charles Gifford" w:date="2017-03-21T21:33:00Z">
        <w:r w:rsidR="00A222C7">
          <w:t>T</w:t>
        </w:r>
      </w:ins>
      <w:ins w:id="700" w:author="Charles Gifford" w:date="2017-03-21T21:00:00Z">
        <w:r>
          <w:t xml:space="preserve">he </w:t>
        </w:r>
      </w:ins>
      <w:ins w:id="701" w:author="Charles Gifford" w:date="2017-03-21T20:58:00Z">
        <w:r>
          <w:t>m</w:t>
        </w:r>
        <w:r w:rsidRPr="00263465">
          <w:t xml:space="preserve">ultiplicity in UML </w:t>
        </w:r>
      </w:ins>
      <w:ins w:id="702" w:author="Charles Gifford" w:date="2017-03-21T21:00:00Z">
        <w:r>
          <w:t>diagram that</w:t>
        </w:r>
      </w:ins>
      <w:ins w:id="703" w:author="Charles Gifford" w:date="2017-03-21T20:58:00Z">
        <w:r>
          <w:t xml:space="preserve"> specif</w:t>
        </w:r>
      </w:ins>
      <w:ins w:id="704" w:author="Charles Gifford" w:date="2017-03-21T21:00:00Z">
        <w:r>
          <w:t>i</w:t>
        </w:r>
      </w:ins>
      <w:ins w:id="705" w:author="Charles Gifford" w:date="2017-03-21T21:01:00Z">
        <w:r>
          <w:t>e</w:t>
        </w:r>
      </w:ins>
      <w:ins w:id="706" w:author="Charles Gifford" w:date="2017-03-21T21:00:00Z">
        <w:r>
          <w:t>s</w:t>
        </w:r>
      </w:ins>
      <w:ins w:id="707" w:author="Charles Gifford" w:date="2017-03-21T20:58:00Z">
        <w:r w:rsidRPr="00263465">
          <w:t xml:space="preserve"> cardinality - i.e. number of elements - of some collection of elements. Multiplicity element defi</w:t>
        </w:r>
        <w:r>
          <w:t>nes some collection of elements</w:t>
        </w:r>
        <w:r w:rsidRPr="00263465">
          <w:t xml:space="preserve"> and includes both multiplicity as well as specification of order and uniqueness of the collection elements.</w:t>
        </w:r>
      </w:ins>
    </w:p>
    <w:p w14:paraId="4A9A0833" w14:textId="3E65D6F9" w:rsidR="00A222C7" w:rsidRDefault="00A222C7" w:rsidP="00A222C7">
      <w:pPr>
        <w:pStyle w:val="NOTE0"/>
        <w:numPr>
          <w:ilvl w:val="0"/>
          <w:numId w:val="210"/>
        </w:numPr>
        <w:ind w:left="360"/>
        <w:rPr>
          <w:ins w:id="708" w:author="Charles Gifford" w:date="2017-03-21T21:01:00Z"/>
        </w:rPr>
      </w:pPr>
      <w:ins w:id="709" w:author="Charles Gifford" w:date="2017-03-21T21:33:00Z">
        <w:r>
          <w:t>Description</w:t>
        </w:r>
        <w:r>
          <w:tab/>
          <w:t>The description of the object’s relationship.</w:t>
        </w:r>
      </w:ins>
    </w:p>
    <w:p w14:paraId="7CFAF145" w14:textId="2A49231F" w:rsidR="00375850" w:rsidRPr="002170AF" w:rsidRDefault="00375850" w:rsidP="00375850">
      <w:pPr>
        <w:pStyle w:val="EXAMPLE0"/>
        <w:rPr>
          <w:ins w:id="710" w:author="Charles Gifford" w:date="2017-03-21T21:03:00Z"/>
        </w:rPr>
      </w:pPr>
      <w:ins w:id="711" w:author="Charles Gifford" w:date="2017-03-21T21:03:00Z">
        <w:r>
          <w:t>EXAMPLE</w:t>
        </w:r>
        <w:r>
          <w:tab/>
          <w:t>The example</w:t>
        </w:r>
      </w:ins>
      <w:ins w:id="712" w:author="Charles Gifford" w:date="2017-03-21T21:04:00Z">
        <w:r w:rsidR="00C15908">
          <w:t xml:space="preserve"> </w:t>
        </w:r>
      </w:ins>
      <w:ins w:id="713" w:author="Charles Gifford" w:date="2017-03-21T21:05:00Z">
        <w:r w:rsidR="00C15908">
          <w:t xml:space="preserve">for </w:t>
        </w:r>
      </w:ins>
      <w:ins w:id="714" w:author="Charles Gifford" w:date="2017-03-21T21:04:00Z">
        <w:r w:rsidR="00C15908">
          <w:t xml:space="preserve">role table </w:t>
        </w:r>
      </w:ins>
      <w:ins w:id="715" w:author="Charles Gifford" w:date="2017-03-21T21:05:00Z">
        <w:r w:rsidR="00C15908">
          <w:t>for the personnel class object in the example of the</w:t>
        </w:r>
      </w:ins>
      <w:ins w:id="716" w:author="Charles Gifford" w:date="2017-03-21T21:03:00Z">
        <w:r>
          <w:t xml:space="preserve"> UML diagram of personnel model </w:t>
        </w:r>
      </w:ins>
      <w:ins w:id="717" w:author="Charles Gifford" w:date="2017-03-21T21:06:00Z">
        <w:r w:rsidR="00E2141A">
          <w:t xml:space="preserve">is shown in </w:t>
        </w:r>
      </w:ins>
      <w:ins w:id="718" w:author="Charles Gifford" w:date="2017-03-22T10:22:00Z">
        <w:r w:rsidR="00E2141A">
          <w:fldChar w:fldCharType="begin"/>
        </w:r>
        <w:r w:rsidR="00E2141A">
          <w:instrText xml:space="preserve"> REF _Ref477941497 \h </w:instrText>
        </w:r>
      </w:ins>
      <w:r w:rsidR="00E2141A">
        <w:fldChar w:fldCharType="separate"/>
      </w:r>
      <w:ins w:id="719" w:author="Charles Gifford" w:date="2017-03-22T10:22:00Z">
        <w:r w:rsidR="00E2141A">
          <w:t xml:space="preserve">Table </w:t>
        </w:r>
        <w:r w:rsidR="00E2141A">
          <w:rPr>
            <w:noProof/>
          </w:rPr>
          <w:t>3</w:t>
        </w:r>
        <w:r w:rsidR="00E2141A">
          <w:fldChar w:fldCharType="end"/>
        </w:r>
      </w:ins>
      <w:ins w:id="720" w:author="Charles Gifford" w:date="2017-03-21T21:06:00Z">
        <w:r w:rsidR="00C15908">
          <w:t xml:space="preserve">. </w:t>
        </w:r>
      </w:ins>
    </w:p>
    <w:p w14:paraId="60FA841B" w14:textId="466A577A" w:rsidR="00275062" w:rsidRDefault="00FD29D6" w:rsidP="00E05180">
      <w:pPr>
        <w:pStyle w:val="TABLE-title"/>
        <w:rPr>
          <w:ins w:id="721" w:author="Charles Gifford" w:date="2017-03-21T20:34:00Z"/>
          <w:lang w:val="en-US"/>
        </w:rPr>
      </w:pPr>
      <w:bookmarkStart w:id="722" w:name="_Ref477941497"/>
      <w:bookmarkStart w:id="723" w:name="_Toc478492304"/>
      <w:ins w:id="724" w:author="Charles Gifford" w:date="2017-03-22T10:05:00Z">
        <w:r>
          <w:t xml:space="preserve">Table </w:t>
        </w:r>
      </w:ins>
      <w:r>
        <w:fldChar w:fldCharType="begin"/>
      </w:r>
      <w:r>
        <w:instrText xml:space="preserve"> SEQ Table \* ARABIC </w:instrText>
      </w:r>
      <w:r>
        <w:fldChar w:fldCharType="separate"/>
      </w:r>
      <w:r w:rsidR="00FC0C83">
        <w:rPr>
          <w:noProof/>
        </w:rPr>
        <w:t>3</w:t>
      </w:r>
      <w:r>
        <w:fldChar w:fldCharType="end"/>
      </w:r>
      <w:bookmarkEnd w:id="722"/>
      <w:ins w:id="725" w:author="Charles Gifford" w:date="2017-03-21T20:34:00Z">
        <w:r w:rsidR="00275062">
          <w:rPr>
            <w:lang w:val="en-US"/>
          </w:rPr>
          <w:t xml:space="preserve"> –</w:t>
        </w:r>
        <w:r w:rsidR="00275062" w:rsidRPr="001C220C">
          <w:rPr>
            <w:lang w:val="en-US"/>
          </w:rPr>
          <w:t xml:space="preserve"> </w:t>
        </w:r>
      </w:ins>
      <w:ins w:id="726" w:author="Charles Gifford" w:date="2017-03-21T21:41:00Z">
        <w:r w:rsidR="00E2141A">
          <w:rPr>
            <w:lang w:val="en-US"/>
          </w:rPr>
          <w:t xml:space="preserve">Example: </w:t>
        </w:r>
      </w:ins>
      <w:ins w:id="727" w:author="Charles Gifford" w:date="2017-03-22T10:22:00Z">
        <w:r w:rsidR="00E2141A">
          <w:rPr>
            <w:lang w:val="en-US"/>
          </w:rPr>
          <w:t>R</w:t>
        </w:r>
      </w:ins>
      <w:ins w:id="728" w:author="Charles Gifford" w:date="2017-03-21T21:41:00Z">
        <w:r w:rsidR="007177BC">
          <w:rPr>
            <w:lang w:val="en-US"/>
          </w:rPr>
          <w:t xml:space="preserve">elationship role </w:t>
        </w:r>
      </w:ins>
      <w:ins w:id="729" w:author="Charles Gifford" w:date="2017-03-21T21:42:00Z">
        <w:r w:rsidR="00E2141A">
          <w:rPr>
            <w:lang w:val="en-US"/>
          </w:rPr>
          <w:t>table</w:t>
        </w:r>
      </w:ins>
      <w:ins w:id="730" w:author="Charles Gifford" w:date="2017-03-22T10:22:00Z">
        <w:r w:rsidR="00E2141A">
          <w:rPr>
            <w:lang w:val="en-US"/>
          </w:rPr>
          <w:t xml:space="preserve">, </w:t>
        </w:r>
      </w:ins>
      <w:ins w:id="731" w:author="Charles Gifford" w:date="2017-03-21T20:34:00Z">
        <w:r w:rsidR="00275062">
          <w:rPr>
            <w:lang w:val="en-US"/>
          </w:rPr>
          <w:t>Personnel class relationship roles</w:t>
        </w:r>
        <w:bookmarkEnd w:id="723"/>
      </w:ins>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275062" w:rsidRPr="009432BC" w14:paraId="023F431E" w14:textId="77777777" w:rsidTr="00EA1A4D">
        <w:trPr>
          <w:trHeight w:val="197"/>
          <w:tblHeader/>
          <w:ins w:id="732" w:author="Charles Gifford" w:date="2017-03-21T20:34:00Z"/>
        </w:trPr>
        <w:tc>
          <w:tcPr>
            <w:tcW w:w="2155" w:type="dxa"/>
            <w:shd w:val="clear" w:color="auto" w:fill="auto"/>
          </w:tcPr>
          <w:p w14:paraId="05AAD96D" w14:textId="77777777" w:rsidR="00275062" w:rsidRPr="009432BC" w:rsidRDefault="00275062" w:rsidP="00EA1A4D">
            <w:pPr>
              <w:pStyle w:val="TABLE-col-heading"/>
              <w:rPr>
                <w:ins w:id="733" w:author="Charles Gifford" w:date="2017-03-21T20:34:00Z"/>
              </w:rPr>
            </w:pPr>
            <w:ins w:id="734" w:author="Charles Gifford" w:date="2017-03-21T20:34:00Z">
              <w:r w:rsidRPr="009432BC">
                <w:t>Related Object</w:t>
              </w:r>
            </w:ins>
          </w:p>
        </w:tc>
        <w:tc>
          <w:tcPr>
            <w:tcW w:w="2070" w:type="dxa"/>
            <w:shd w:val="clear" w:color="auto" w:fill="auto"/>
          </w:tcPr>
          <w:p w14:paraId="0663E75E" w14:textId="77777777" w:rsidR="00275062" w:rsidRPr="009432BC" w:rsidRDefault="00275062" w:rsidP="00EA1A4D">
            <w:pPr>
              <w:pStyle w:val="TABLE-col-heading"/>
              <w:rPr>
                <w:ins w:id="735" w:author="Charles Gifford" w:date="2017-03-21T20:34:00Z"/>
              </w:rPr>
            </w:pPr>
            <w:ins w:id="736" w:author="Charles Gifford" w:date="2017-03-21T20:34:00Z">
              <w:r w:rsidRPr="009432BC">
                <w:t>Role</w:t>
              </w:r>
            </w:ins>
          </w:p>
        </w:tc>
        <w:tc>
          <w:tcPr>
            <w:tcW w:w="1080" w:type="dxa"/>
            <w:shd w:val="clear" w:color="auto" w:fill="auto"/>
          </w:tcPr>
          <w:p w14:paraId="41AFC08A" w14:textId="77777777" w:rsidR="00275062" w:rsidRPr="009432BC" w:rsidRDefault="00275062" w:rsidP="00EA1A4D">
            <w:pPr>
              <w:pStyle w:val="TABLE-col-heading"/>
              <w:rPr>
                <w:ins w:id="737" w:author="Charles Gifford" w:date="2017-03-21T20:34:00Z"/>
              </w:rPr>
            </w:pPr>
            <w:ins w:id="738" w:author="Charles Gifford" w:date="2017-03-21T20:34:00Z">
              <w:r w:rsidRPr="009432BC">
                <w:t>Multiplicity</w:t>
              </w:r>
            </w:ins>
          </w:p>
        </w:tc>
        <w:tc>
          <w:tcPr>
            <w:tcW w:w="3780" w:type="dxa"/>
            <w:shd w:val="clear" w:color="auto" w:fill="auto"/>
          </w:tcPr>
          <w:p w14:paraId="0E7A3B3D" w14:textId="77777777" w:rsidR="00275062" w:rsidRPr="009432BC" w:rsidRDefault="00275062" w:rsidP="00EA1A4D">
            <w:pPr>
              <w:pStyle w:val="TABLE-col-heading"/>
              <w:rPr>
                <w:ins w:id="739" w:author="Charles Gifford" w:date="2017-03-21T20:34:00Z"/>
              </w:rPr>
            </w:pPr>
            <w:ins w:id="740" w:author="Charles Gifford" w:date="2017-03-21T20:34:00Z">
              <w:r w:rsidRPr="009432BC">
                <w:t>Description</w:t>
              </w:r>
            </w:ins>
          </w:p>
        </w:tc>
      </w:tr>
      <w:tr w:rsidR="00275062" w:rsidRPr="009432BC" w14:paraId="4344C1BD" w14:textId="77777777" w:rsidTr="00EA1A4D">
        <w:trPr>
          <w:trHeight w:val="332"/>
          <w:ins w:id="741" w:author="Charles Gifford" w:date="2017-03-21T20:34:00Z"/>
        </w:trPr>
        <w:tc>
          <w:tcPr>
            <w:tcW w:w="2155" w:type="dxa"/>
            <w:shd w:val="clear" w:color="auto" w:fill="auto"/>
          </w:tcPr>
          <w:p w14:paraId="4FFE92F7" w14:textId="77777777" w:rsidR="00275062" w:rsidRPr="009432BC" w:rsidRDefault="00275062" w:rsidP="00EA1A4D">
            <w:pPr>
              <w:pStyle w:val="TABLE-cell"/>
              <w:rPr>
                <w:ins w:id="742" w:author="Charles Gifford" w:date="2017-03-21T20:34:00Z"/>
              </w:rPr>
            </w:pPr>
            <w:ins w:id="743" w:author="Charles Gifford" w:date="2017-03-21T20:34:00Z">
              <w:r w:rsidRPr="00A729EC">
                <w:rPr>
                  <w:lang w:val="en-US"/>
                </w:rPr>
                <w:t xml:space="preserve">Personnel </w:t>
              </w:r>
              <w:r w:rsidRPr="00E32145">
                <w:rPr>
                  <w:lang w:val="en-US"/>
                </w:rPr>
                <w:t>class</w:t>
              </w:r>
            </w:ins>
          </w:p>
        </w:tc>
        <w:tc>
          <w:tcPr>
            <w:tcW w:w="2070" w:type="dxa"/>
            <w:shd w:val="clear" w:color="auto" w:fill="auto"/>
          </w:tcPr>
          <w:p w14:paraId="7458E8FE" w14:textId="77777777" w:rsidR="00275062" w:rsidRPr="009432BC" w:rsidRDefault="00275062" w:rsidP="00EA1A4D">
            <w:pPr>
              <w:pStyle w:val="TABLE-cell"/>
              <w:rPr>
                <w:ins w:id="744" w:author="Charles Gifford" w:date="2017-03-21T20:34:00Z"/>
              </w:rPr>
            </w:pPr>
            <w:ins w:id="745" w:author="Charles Gifford" w:date="2017-03-21T20:34:00Z">
              <w:r w:rsidRPr="00A729EC">
                <w:rPr>
                  <w:lang w:val="en-US"/>
                </w:rPr>
                <w:t>Personnel</w:t>
              </w:r>
              <w:r>
                <w:rPr>
                  <w:lang w:val="en-US"/>
                </w:rPr>
                <w:t xml:space="preserve"> </w:t>
              </w:r>
              <w:r w:rsidRPr="00E32145">
                <w:rPr>
                  <w:lang w:val="en-US"/>
                </w:rPr>
                <w:t>class</w:t>
              </w:r>
            </w:ins>
          </w:p>
        </w:tc>
        <w:tc>
          <w:tcPr>
            <w:tcW w:w="1080" w:type="dxa"/>
            <w:shd w:val="clear" w:color="auto" w:fill="auto"/>
          </w:tcPr>
          <w:p w14:paraId="11EF5243" w14:textId="77777777" w:rsidR="00275062" w:rsidRPr="009432BC" w:rsidRDefault="00275062" w:rsidP="00EA1A4D">
            <w:pPr>
              <w:pStyle w:val="TABLE-cell"/>
              <w:rPr>
                <w:ins w:id="746" w:author="Charles Gifford" w:date="2017-03-21T20:34:00Z"/>
              </w:rPr>
            </w:pPr>
            <w:ins w:id="747" w:author="Charles Gifford" w:date="2017-03-21T20:34:00Z">
              <w:r>
                <w:rPr>
                  <w:lang w:val="en-US"/>
                </w:rPr>
                <w:t>0..*</w:t>
              </w:r>
            </w:ins>
          </w:p>
        </w:tc>
        <w:tc>
          <w:tcPr>
            <w:tcW w:w="3780" w:type="dxa"/>
            <w:shd w:val="clear" w:color="auto" w:fill="auto"/>
          </w:tcPr>
          <w:p w14:paraId="25337CBA" w14:textId="77777777" w:rsidR="00275062" w:rsidRPr="009432BC" w:rsidRDefault="00275062" w:rsidP="00EA1A4D">
            <w:pPr>
              <w:pStyle w:val="TABLE-cell"/>
              <w:rPr>
                <w:ins w:id="748" w:author="Charles Gifford" w:date="2017-03-21T20:34:00Z"/>
              </w:rPr>
            </w:pPr>
            <w:ins w:id="749" w:author="Charles Gifford" w:date="2017-03-21T20:34:00Z">
              <w:r w:rsidRPr="00E32145">
                <w:rPr>
                  <w:lang w:val="en-US"/>
                </w:rPr>
                <w:t xml:space="preserve">The </w:t>
              </w:r>
              <w:r>
                <w:rPr>
                  <w:i/>
                  <w:lang w:val="en-US"/>
                </w:rPr>
                <w:t>p</w:t>
              </w:r>
              <w:r w:rsidRPr="000933AD">
                <w:rPr>
                  <w:i/>
                  <w:lang w:val="en-US"/>
                </w:rPr>
                <w:t>ersonnel class</w:t>
              </w:r>
              <w:r w:rsidRPr="00E32145">
                <w:rPr>
                  <w:lang w:val="en-US"/>
                </w:rPr>
                <w:t xml:space="preserve"> </w:t>
              </w:r>
              <w:r w:rsidRPr="00E11C49">
                <w:rPr>
                  <w:lang w:val="en-US"/>
                </w:rPr>
                <w:t>is part of the related object as the whole.</w:t>
              </w:r>
            </w:ins>
          </w:p>
        </w:tc>
      </w:tr>
      <w:tr w:rsidR="00275062" w:rsidRPr="009432BC" w14:paraId="1FCB04CC" w14:textId="77777777" w:rsidTr="00EA1A4D">
        <w:trPr>
          <w:trHeight w:val="314"/>
          <w:ins w:id="750" w:author="Charles Gifford" w:date="2017-03-21T20:34:00Z"/>
        </w:trPr>
        <w:tc>
          <w:tcPr>
            <w:tcW w:w="2155" w:type="dxa"/>
            <w:shd w:val="clear" w:color="auto" w:fill="auto"/>
          </w:tcPr>
          <w:p w14:paraId="3FC94527" w14:textId="77777777" w:rsidR="00275062" w:rsidRPr="009432BC" w:rsidRDefault="00275062" w:rsidP="00EA1A4D">
            <w:pPr>
              <w:pStyle w:val="TABLE-cell"/>
              <w:rPr>
                <w:ins w:id="751" w:author="Charles Gifford" w:date="2017-03-21T20:34:00Z"/>
              </w:rPr>
            </w:pPr>
            <w:ins w:id="752" w:author="Charles Gifford" w:date="2017-03-21T20:34:00Z">
              <w:r w:rsidRPr="00A729EC">
                <w:rPr>
                  <w:lang w:val="en-US"/>
                </w:rPr>
                <w:t xml:space="preserve">Personnel </w:t>
              </w:r>
              <w:r w:rsidRPr="00E32145">
                <w:rPr>
                  <w:lang w:val="en-US"/>
                </w:rPr>
                <w:t>class property</w:t>
              </w:r>
            </w:ins>
          </w:p>
        </w:tc>
        <w:tc>
          <w:tcPr>
            <w:tcW w:w="2070" w:type="dxa"/>
            <w:shd w:val="clear" w:color="auto" w:fill="auto"/>
          </w:tcPr>
          <w:p w14:paraId="276ECCAD" w14:textId="77777777" w:rsidR="00275062" w:rsidRPr="009432BC" w:rsidRDefault="00275062" w:rsidP="00EA1A4D">
            <w:pPr>
              <w:pStyle w:val="TABLE-cell"/>
              <w:rPr>
                <w:ins w:id="753" w:author="Charles Gifford" w:date="2017-03-21T20:34:00Z"/>
              </w:rPr>
            </w:pPr>
            <w:ins w:id="754" w:author="Charles Gifford" w:date="2017-03-21T20:34:00Z">
              <w:r w:rsidRPr="00A729EC">
                <w:rPr>
                  <w:lang w:val="en-US"/>
                </w:rPr>
                <w:t xml:space="preserve">Personnel </w:t>
              </w:r>
              <w:r w:rsidRPr="00E32145">
                <w:rPr>
                  <w:lang w:val="en-US"/>
                </w:rPr>
                <w:t>class property</w:t>
              </w:r>
            </w:ins>
          </w:p>
        </w:tc>
        <w:tc>
          <w:tcPr>
            <w:tcW w:w="1080" w:type="dxa"/>
            <w:shd w:val="clear" w:color="auto" w:fill="auto"/>
          </w:tcPr>
          <w:p w14:paraId="60AEC4B7" w14:textId="77777777" w:rsidR="00275062" w:rsidRPr="009432BC" w:rsidRDefault="00275062" w:rsidP="00EA1A4D">
            <w:pPr>
              <w:pStyle w:val="TABLE-cell"/>
              <w:rPr>
                <w:ins w:id="755" w:author="Charles Gifford" w:date="2017-03-21T20:34:00Z"/>
              </w:rPr>
            </w:pPr>
            <w:ins w:id="756" w:author="Charles Gifford" w:date="2017-03-21T20:34:00Z">
              <w:r w:rsidRPr="00E32145">
                <w:rPr>
                  <w:lang w:val="en-US"/>
                </w:rPr>
                <w:t>0..</w:t>
              </w:r>
              <w:r>
                <w:rPr>
                  <w:lang w:val="en-US"/>
                </w:rPr>
                <w:t>*</w:t>
              </w:r>
            </w:ins>
          </w:p>
        </w:tc>
        <w:tc>
          <w:tcPr>
            <w:tcW w:w="3780" w:type="dxa"/>
            <w:shd w:val="clear" w:color="auto" w:fill="auto"/>
          </w:tcPr>
          <w:p w14:paraId="2BBD7F57" w14:textId="77777777" w:rsidR="00275062" w:rsidRPr="009432BC" w:rsidRDefault="00275062" w:rsidP="00EA1A4D">
            <w:pPr>
              <w:pStyle w:val="TABLE-cell"/>
              <w:rPr>
                <w:ins w:id="757" w:author="Charles Gifford" w:date="2017-03-21T20:34:00Z"/>
              </w:rPr>
            </w:pPr>
            <w:ins w:id="758" w:author="Charles Gifford" w:date="2017-03-21T20:34:00Z">
              <w:r w:rsidRPr="00E32145">
                <w:rPr>
                  <w:lang w:val="en-US"/>
                </w:rPr>
                <w:t xml:space="preserve">The </w:t>
              </w:r>
              <w:r w:rsidRPr="000933AD">
                <w:rPr>
                  <w:i/>
                  <w:lang w:val="en-US"/>
                </w:rPr>
                <w:t xml:space="preserve">personnel class </w:t>
              </w:r>
              <w:r w:rsidRPr="00E32145">
                <w:rPr>
                  <w:i/>
                  <w:lang w:val="en-US"/>
                </w:rPr>
                <w:t>properties</w:t>
              </w:r>
              <w:r w:rsidRPr="00E32145">
                <w:rPr>
                  <w:lang w:val="en-US"/>
                </w:rPr>
                <w:t xml:space="preserve"> of this </w:t>
              </w:r>
              <w:r w:rsidRPr="000933AD">
                <w:rPr>
                  <w:i/>
                  <w:lang w:val="en-US"/>
                </w:rPr>
                <w:t>personnel class</w:t>
              </w:r>
              <w:r w:rsidRPr="00E32145">
                <w:rPr>
                  <w:lang w:val="en-US"/>
                </w:rPr>
                <w:t>.</w:t>
              </w:r>
            </w:ins>
          </w:p>
        </w:tc>
      </w:tr>
      <w:tr w:rsidR="00275062" w:rsidRPr="009432BC" w14:paraId="5957A5DA" w14:textId="77777777" w:rsidTr="00EA1A4D">
        <w:trPr>
          <w:trHeight w:val="440"/>
          <w:ins w:id="759" w:author="Charles Gifford" w:date="2017-03-21T20:34:00Z"/>
        </w:trPr>
        <w:tc>
          <w:tcPr>
            <w:tcW w:w="2155" w:type="dxa"/>
            <w:shd w:val="clear" w:color="auto" w:fill="auto"/>
          </w:tcPr>
          <w:p w14:paraId="4A83D7EE" w14:textId="77777777" w:rsidR="00275062" w:rsidRDefault="00275062" w:rsidP="00EA1A4D">
            <w:pPr>
              <w:pStyle w:val="TABLE-cell"/>
              <w:rPr>
                <w:ins w:id="760" w:author="Charles Gifford" w:date="2017-03-21T20:34:00Z"/>
                <w:lang w:val="en-US"/>
              </w:rPr>
            </w:pPr>
            <w:ins w:id="761" w:author="Charles Gifford" w:date="2017-03-21T20:34:00Z">
              <w:r w:rsidRPr="00240CC8">
                <w:rPr>
                  <w:szCs w:val="20"/>
                  <w:lang w:val="en-US"/>
                </w:rPr>
                <w:t>Person</w:t>
              </w:r>
            </w:ins>
          </w:p>
        </w:tc>
        <w:tc>
          <w:tcPr>
            <w:tcW w:w="2070" w:type="dxa"/>
            <w:shd w:val="clear" w:color="auto" w:fill="auto"/>
          </w:tcPr>
          <w:p w14:paraId="3EFFACCA" w14:textId="77777777" w:rsidR="00275062" w:rsidRDefault="00275062" w:rsidP="00EA1A4D">
            <w:pPr>
              <w:pStyle w:val="TABLE-cell"/>
              <w:rPr>
                <w:ins w:id="762" w:author="Charles Gifford" w:date="2017-03-21T20:34:00Z"/>
                <w:lang w:val="en-US"/>
              </w:rPr>
            </w:pPr>
            <w:ins w:id="763" w:author="Charles Gifford" w:date="2017-03-21T20:34:00Z">
              <w:r>
                <w:rPr>
                  <w:szCs w:val="20"/>
                  <w:lang w:val="en-US"/>
                </w:rPr>
                <w:t>NA</w:t>
              </w:r>
            </w:ins>
          </w:p>
        </w:tc>
        <w:tc>
          <w:tcPr>
            <w:tcW w:w="1080" w:type="dxa"/>
            <w:shd w:val="clear" w:color="auto" w:fill="auto"/>
          </w:tcPr>
          <w:p w14:paraId="7194875D" w14:textId="77777777" w:rsidR="00275062" w:rsidRPr="00E32145" w:rsidRDefault="00275062" w:rsidP="00EA1A4D">
            <w:pPr>
              <w:pStyle w:val="TABLE-cell"/>
              <w:rPr>
                <w:ins w:id="764" w:author="Charles Gifford" w:date="2017-03-21T20:34:00Z"/>
                <w:lang w:val="en-US"/>
              </w:rPr>
            </w:pPr>
            <w:ins w:id="765" w:author="Charles Gifford" w:date="2017-03-21T20:34:00Z">
              <w:r>
                <w:rPr>
                  <w:szCs w:val="20"/>
                  <w:lang w:val="en-US"/>
                </w:rPr>
                <w:t>0..*</w:t>
              </w:r>
            </w:ins>
          </w:p>
        </w:tc>
        <w:tc>
          <w:tcPr>
            <w:tcW w:w="3780" w:type="dxa"/>
            <w:shd w:val="clear" w:color="auto" w:fill="auto"/>
          </w:tcPr>
          <w:p w14:paraId="6A19EDA6" w14:textId="77777777" w:rsidR="00275062" w:rsidRPr="00C37A90" w:rsidRDefault="00275062" w:rsidP="00EA1A4D">
            <w:pPr>
              <w:pStyle w:val="TABLE-cell"/>
              <w:rPr>
                <w:ins w:id="766" w:author="Charles Gifford" w:date="2017-03-21T20:34:00Z"/>
                <w:i/>
                <w:lang w:val="en-US"/>
              </w:rPr>
            </w:pPr>
            <w:ins w:id="767" w:author="Charles Gifford" w:date="2017-03-21T20:34:00Z">
              <w:r w:rsidRPr="00A729EC">
                <w:rPr>
                  <w:lang w:val="en-US"/>
                </w:rPr>
                <w:t xml:space="preserve">The </w:t>
              </w:r>
              <w:r w:rsidRPr="00C37A90">
                <w:rPr>
                  <w:i/>
                  <w:lang w:val="en-US"/>
                </w:rPr>
                <w:t xml:space="preserve">person </w:t>
              </w:r>
              <w:r w:rsidRPr="00A729EC">
                <w:rPr>
                  <w:lang w:val="en-US"/>
                </w:rPr>
                <w:t xml:space="preserve">objects support this </w:t>
              </w:r>
              <w:r w:rsidRPr="00C37A90">
                <w:rPr>
                  <w:i/>
                  <w:lang w:val="en-US"/>
                </w:rPr>
                <w:t xml:space="preserve">personnel class. </w:t>
              </w:r>
            </w:ins>
          </w:p>
          <w:p w14:paraId="7FBEE4AC" w14:textId="77777777" w:rsidR="00275062" w:rsidRPr="00E32145" w:rsidRDefault="00275062" w:rsidP="00EA1A4D">
            <w:pPr>
              <w:pStyle w:val="TABLE-cell"/>
              <w:rPr>
                <w:ins w:id="768" w:author="Charles Gifford" w:date="2017-03-21T20:34:00Z"/>
                <w:lang w:val="en-US"/>
              </w:rPr>
            </w:pPr>
            <w:ins w:id="769" w:author="Charles Gifford" w:date="2017-03-21T20:34:00Z">
              <w:r w:rsidRPr="00A729EC">
                <w:rPr>
                  <w:lang w:val="en-US"/>
                </w:rPr>
                <w:t xml:space="preserve">The </w:t>
              </w:r>
              <w:r w:rsidRPr="00C37A90">
                <w:rPr>
                  <w:i/>
                  <w:lang w:val="en-US"/>
                </w:rPr>
                <w:t xml:space="preserve">person </w:t>
              </w:r>
              <w:r w:rsidRPr="00A729EC">
                <w:rPr>
                  <w:lang w:val="en-US"/>
                </w:rPr>
                <w:t xml:space="preserve">objects support the </w:t>
              </w:r>
              <w:r w:rsidRPr="00C37A90">
                <w:rPr>
                  <w:i/>
                  <w:lang w:val="en-US"/>
                </w:rPr>
                <w:t>personnel class property(s)</w:t>
              </w:r>
              <w:r w:rsidRPr="00A729EC">
                <w:rPr>
                  <w:lang w:val="en-US"/>
                </w:rPr>
                <w:t xml:space="preserve"> associated with this </w:t>
              </w:r>
              <w:r w:rsidRPr="00C37A90">
                <w:rPr>
                  <w:i/>
                  <w:lang w:val="en-US"/>
                </w:rPr>
                <w:t>personnel class</w:t>
              </w:r>
              <w:r w:rsidRPr="00A729EC">
                <w:rPr>
                  <w:lang w:val="en-US"/>
                </w:rPr>
                <w:t>.</w:t>
              </w:r>
            </w:ins>
          </w:p>
        </w:tc>
      </w:tr>
    </w:tbl>
    <w:p w14:paraId="4A957683" w14:textId="2D9D92C4" w:rsidR="005214DF" w:rsidRPr="00CC3B07" w:rsidRDefault="00CC3B07" w:rsidP="000D5A05">
      <w:pPr>
        <w:pStyle w:val="Heading3"/>
      </w:pPr>
      <w:r w:rsidRPr="00CC3B07">
        <w:t xml:space="preserve">Conventions used in table of </w:t>
      </w:r>
      <w:ins w:id="770" w:author="Charles Gifford" w:date="2017-03-21T21:43:00Z">
        <w:r w:rsidR="007177BC">
          <w:t xml:space="preserve">object </w:t>
        </w:r>
      </w:ins>
      <w:r w:rsidRPr="00CC3B07">
        <w:t>attributes</w:t>
      </w:r>
    </w:p>
    <w:p w14:paraId="62F063C4" w14:textId="653F3007" w:rsidR="005214DF" w:rsidRPr="001C220C" w:rsidRDefault="005214DF" w:rsidP="000D5A05">
      <w:pPr>
        <w:pStyle w:val="Heading4"/>
      </w:pPr>
      <w:bookmarkStart w:id="771" w:name="_Toc320176876"/>
      <w:r w:rsidRPr="001C220C">
        <w:t xml:space="preserve">Tables of </w:t>
      </w:r>
      <w:ins w:id="772" w:author="Charles Gifford" w:date="2017-03-21T21:42:00Z">
        <w:r w:rsidR="007177BC">
          <w:t xml:space="preserve">object </w:t>
        </w:r>
      </w:ins>
      <w:r w:rsidRPr="001C220C">
        <w:t>attributes</w:t>
      </w:r>
      <w:bookmarkEnd w:id="771"/>
    </w:p>
    <w:p w14:paraId="3B3050C9" w14:textId="0348D011" w:rsidR="005214DF" w:rsidRDefault="005214DF" w:rsidP="0023528A">
      <w:pPr>
        <w:pStyle w:val="PARAGRAPH"/>
        <w:rPr>
          <w:lang w:val="en-US"/>
        </w:rPr>
      </w:pPr>
      <w:r w:rsidRPr="006D5356">
        <w:rPr>
          <w:lang w:val="en-US"/>
        </w:rPr>
        <w:t>This subclause</w:t>
      </w:r>
      <w:r w:rsidRPr="001C220C">
        <w:rPr>
          <w:lang w:val="en-US"/>
        </w:rPr>
        <w:t xml:space="preserve"> gives the meaning of the </w:t>
      </w:r>
      <w:ins w:id="773" w:author="Charles Gifford" w:date="2017-03-21T21:42:00Z">
        <w:r w:rsidR="007177BC">
          <w:rPr>
            <w:lang w:val="en-US"/>
          </w:rPr>
          <w:t xml:space="preserve">object </w:t>
        </w:r>
      </w:ins>
      <w:r w:rsidRPr="001C220C">
        <w:rPr>
          <w:lang w:val="en-US"/>
        </w:rPr>
        <w:t>attribute tables</w:t>
      </w:r>
      <w:r w:rsidR="008558A5">
        <w:rPr>
          <w:lang w:val="en-US"/>
        </w:rPr>
        <w:t xml:space="preserve">. </w:t>
      </w:r>
      <w:r w:rsidRPr="001C220C">
        <w:rPr>
          <w:lang w:val="en-US"/>
        </w:rPr>
        <w:t>This includes a listing of the object identification, data types, presentation of the examples in the tables</w:t>
      </w:r>
      <w:ins w:id="774" w:author="Charles Gifford" w:date="2017-03-06T10:41:00Z">
        <w:r w:rsidR="00177250">
          <w:rPr>
            <w:lang w:val="en-US"/>
          </w:rPr>
          <w:t>,</w:t>
        </w:r>
      </w:ins>
      <w:del w:id="775" w:author="Charles Gifford" w:date="2017-03-06T10:41:00Z">
        <w:r w:rsidRPr="001C220C" w:rsidDel="00177250">
          <w:rPr>
            <w:lang w:val="en-US"/>
          </w:rPr>
          <w:delText>.</w:delText>
        </w:r>
      </w:del>
      <w:ins w:id="776" w:author="Charles Gifford" w:date="2017-03-06T10:41:00Z">
        <w:r w:rsidR="00177250">
          <w:rPr>
            <w:lang w:val="en-US"/>
          </w:rPr>
          <w:t xml:space="preserve"> </w:t>
        </w:r>
        <w:r w:rsidR="00177250" w:rsidRPr="00177250">
          <w:rPr>
            <w:lang w:val="en-US"/>
          </w:rPr>
          <w:t>, references to resources, object relationships, related object naming convention, and object relationship implementations.</w:t>
        </w:r>
      </w:ins>
    </w:p>
    <w:p w14:paraId="1B5D8F3A" w14:textId="1563D0FC" w:rsidR="00177250" w:rsidRDefault="00947921" w:rsidP="0023528A">
      <w:pPr>
        <w:pStyle w:val="PARAGRAPH"/>
        <w:rPr>
          <w:lang w:val="en-US"/>
        </w:rPr>
      </w:pPr>
      <w:r>
        <w:rPr>
          <w:lang w:val="en-US"/>
        </w:rPr>
        <w:t xml:space="preserve">All </w:t>
      </w:r>
      <w:r w:rsidRPr="00AA21D3">
        <w:t>attributes</w:t>
      </w:r>
      <w:r>
        <w:rPr>
          <w:lang w:val="en-US"/>
        </w:rPr>
        <w:t xml:space="preserve"> in the tables shall be considered optional, except where specified as required in the attribute description.</w:t>
      </w:r>
    </w:p>
    <w:p w14:paraId="2F8A26BB" w14:textId="77777777" w:rsidR="005214DF" w:rsidRPr="001C220C" w:rsidRDefault="005214DF" w:rsidP="000D5A05">
      <w:pPr>
        <w:pStyle w:val="Heading4"/>
      </w:pPr>
      <w:bookmarkStart w:id="777" w:name="_Toc516130302"/>
      <w:bookmarkStart w:id="778" w:name="_Toc320176877"/>
      <w:r w:rsidRPr="001C220C">
        <w:t>Object identification</w:t>
      </w:r>
      <w:bookmarkEnd w:id="777"/>
      <w:bookmarkEnd w:id="778"/>
    </w:p>
    <w:p w14:paraId="17CF3693" w14:textId="77777777" w:rsidR="00206399" w:rsidRDefault="005214DF" w:rsidP="0023528A">
      <w:pPr>
        <w:pStyle w:val="PARAGRAPH"/>
        <w:rPr>
          <w:lang w:val="en-US"/>
        </w:rPr>
      </w:pPr>
      <w:r w:rsidRPr="001C220C">
        <w:rPr>
          <w:lang w:val="en-US"/>
        </w:rPr>
        <w:t>Many objects in the information model require unique identifications (IDs)</w:t>
      </w:r>
      <w:r w:rsidR="008558A5">
        <w:rPr>
          <w:lang w:val="en-US"/>
        </w:rPr>
        <w:t xml:space="preserve">. </w:t>
      </w:r>
      <w:r w:rsidRPr="001C220C">
        <w:rPr>
          <w:lang w:val="en-US"/>
        </w:rPr>
        <w:t>These IDs shall be unique within the scope of the exchanged information</w:t>
      </w:r>
      <w:r w:rsidR="00C91311">
        <w:rPr>
          <w:lang w:val="en-US"/>
        </w:rPr>
        <w:t xml:space="preserve">. </w:t>
      </w:r>
    </w:p>
    <w:p w14:paraId="61FCAC6C" w14:textId="19286E1D" w:rsidR="005214DF" w:rsidRPr="001C220C" w:rsidRDefault="00885AB4" w:rsidP="00885AB4">
      <w:pPr>
        <w:pStyle w:val="NOTE0"/>
        <w:rPr>
          <w:lang w:val="en-US"/>
        </w:rPr>
      </w:pPr>
      <w:r>
        <w:rPr>
          <w:lang w:val="en-US"/>
        </w:rPr>
        <w:t>NOTE</w:t>
      </w:r>
      <w:r>
        <w:rPr>
          <w:lang w:val="en-US"/>
        </w:rPr>
        <w:tab/>
      </w:r>
      <w:r w:rsidR="005214DF" w:rsidRPr="001C220C">
        <w:rPr>
          <w:lang w:val="en-US"/>
        </w:rPr>
        <w:t xml:space="preserve">This may require translations:  </w:t>
      </w:r>
    </w:p>
    <w:p w14:paraId="356F98EE" w14:textId="0CEDAB4A" w:rsidR="005214DF" w:rsidRPr="001C220C" w:rsidRDefault="00631D10" w:rsidP="00A20072">
      <w:pPr>
        <w:pStyle w:val="NOTE0"/>
        <w:numPr>
          <w:ilvl w:val="0"/>
          <w:numId w:val="212"/>
        </w:numPr>
        <w:ind w:left="360"/>
        <w:rPr>
          <w:lang w:val="en-US"/>
        </w:rPr>
      </w:pPr>
      <w:r>
        <w:rPr>
          <w:lang w:val="en-US"/>
        </w:rPr>
        <w:t>f</w:t>
      </w:r>
      <w:r w:rsidR="005214DF" w:rsidRPr="001C220C">
        <w:rPr>
          <w:lang w:val="en-US"/>
        </w:rPr>
        <w:t>rom the internal ID of the source system to the interface content ID</w:t>
      </w:r>
      <w:r w:rsidR="00371700">
        <w:rPr>
          <w:lang w:val="en-US"/>
        </w:rPr>
        <w:t>,</w:t>
      </w:r>
    </w:p>
    <w:p w14:paraId="154AB94E" w14:textId="7599D1AB" w:rsidR="005214DF" w:rsidRPr="001C220C" w:rsidRDefault="00631D10" w:rsidP="00A20072">
      <w:pPr>
        <w:pStyle w:val="NOTE0"/>
        <w:numPr>
          <w:ilvl w:val="0"/>
          <w:numId w:val="212"/>
        </w:numPr>
        <w:ind w:left="360"/>
        <w:rPr>
          <w:lang w:val="en-US"/>
        </w:rPr>
      </w:pPr>
      <w:r>
        <w:rPr>
          <w:lang w:val="en-US"/>
        </w:rPr>
        <w:t>f</w:t>
      </w:r>
      <w:r w:rsidR="005214DF" w:rsidRPr="001C220C">
        <w:rPr>
          <w:lang w:val="en-US"/>
        </w:rPr>
        <w:t>rom the interface content ID to the internal ID of the target system</w:t>
      </w:r>
      <w:r w:rsidR="00371700">
        <w:rPr>
          <w:lang w:val="en-US"/>
        </w:rPr>
        <w:t>.</w:t>
      </w:r>
    </w:p>
    <w:p w14:paraId="6EB3ACD1" w14:textId="77777777" w:rsidR="005214DF" w:rsidRPr="001C220C" w:rsidRDefault="00CD6301" w:rsidP="005214DF">
      <w:pPr>
        <w:pStyle w:val="NOTE0"/>
        <w:rPr>
          <w:lang w:val="en-US"/>
        </w:rPr>
      </w:pPr>
      <w:r>
        <w:rPr>
          <w:lang w:val="en-US"/>
        </w:rPr>
        <w:t>EXAMPLE</w:t>
      </w:r>
      <w:r>
        <w:rPr>
          <w:lang w:val="en-US"/>
        </w:rPr>
        <w:t> </w:t>
      </w:r>
      <w:r w:rsidR="005214DF" w:rsidRPr="001C220C">
        <w:rPr>
          <w:lang w:val="en-US"/>
        </w:rPr>
        <w:t xml:space="preserve">A unit </w:t>
      </w:r>
      <w:r w:rsidR="00C02B61">
        <w:rPr>
          <w:lang w:val="en-US"/>
        </w:rPr>
        <w:t>can</w:t>
      </w:r>
      <w:r w:rsidR="005214DF" w:rsidRPr="001C220C">
        <w:rPr>
          <w:lang w:val="en-US"/>
        </w:rPr>
        <w:t xml:space="preserve"> be identified as “X</w:t>
      </w:r>
      <w:smartTag w:uri="urn:schemas-microsoft-com:office:smarttags" w:element="chmetcnv">
        <w:smartTagPr>
          <w:attr w:name="TCSC" w:val="0"/>
          <w:attr w:name="NumberType" w:val="1"/>
          <w:attr w:name="Negative" w:val="False"/>
          <w:attr w:name="HasSpace" w:val="False"/>
          <w:attr w:name="SourceValue" w:val="6777"/>
          <w:attr w:name="UnitName" w:val="”"/>
        </w:smartTagPr>
        <w:r w:rsidR="005214DF" w:rsidRPr="001C220C">
          <w:rPr>
            <w:lang w:val="en-US"/>
          </w:rPr>
          <w:t>6777”</w:t>
        </w:r>
      </w:smartTag>
      <w:r w:rsidR="005214DF" w:rsidRPr="001C220C">
        <w:rPr>
          <w:lang w:val="en-US"/>
        </w:rPr>
        <w:t xml:space="preserve"> in the interface content, as resource “R</w:t>
      </w:r>
      <w:smartTag w:uri="urn:schemas-microsoft-com:office:smarttags" w:element="chmetcnv">
        <w:smartTagPr>
          <w:attr w:name="TCSC" w:val="0"/>
          <w:attr w:name="NumberType" w:val="1"/>
          <w:attr w:name="Negative" w:val="False"/>
          <w:attr w:name="HasSpace" w:val="False"/>
          <w:attr w:name="SourceValue" w:val="100011"/>
          <w:attr w:name="UnitName" w:val="”"/>
        </w:smartTagPr>
        <w:r w:rsidR="005214DF" w:rsidRPr="001C220C">
          <w:rPr>
            <w:lang w:val="en-US"/>
          </w:rPr>
          <w:t>100011”</w:t>
        </w:r>
      </w:smartTag>
      <w:r w:rsidR="005214DF" w:rsidRPr="001C220C">
        <w:rPr>
          <w:lang w:val="en-US"/>
        </w:rPr>
        <w:t xml:space="preserve"> in the business system, and as “East Side Reactor” in the control system. </w:t>
      </w:r>
    </w:p>
    <w:p w14:paraId="7DF9B2B3" w14:textId="46B3F283" w:rsidR="005214DF" w:rsidRPr="001C220C" w:rsidRDefault="005214DF" w:rsidP="005214DF">
      <w:pPr>
        <w:pStyle w:val="PARAGRAPH"/>
        <w:rPr>
          <w:lang w:val="en-US"/>
        </w:rPr>
      </w:pPr>
      <w:r w:rsidRPr="001C220C">
        <w:rPr>
          <w:lang w:val="en-US"/>
        </w:rPr>
        <w:t xml:space="preserve">A unique identification set shall be agreed </w:t>
      </w:r>
      <w:r w:rsidR="00885AB4">
        <w:rPr>
          <w:lang w:val="en-US"/>
        </w:rPr>
        <w:t>for</w:t>
      </w:r>
      <w:r w:rsidRPr="001C220C">
        <w:rPr>
          <w:lang w:val="en-US"/>
        </w:rPr>
        <w:t xml:space="preserve"> </w:t>
      </w:r>
      <w:r w:rsidR="00885AB4">
        <w:rPr>
          <w:lang w:val="en-US"/>
        </w:rPr>
        <w:t xml:space="preserve">an </w:t>
      </w:r>
      <w:r w:rsidRPr="001C220C">
        <w:rPr>
          <w:lang w:val="en-US"/>
        </w:rPr>
        <w:t>information</w:t>
      </w:r>
      <w:r w:rsidR="00885AB4">
        <w:rPr>
          <w:lang w:val="en-US"/>
        </w:rPr>
        <w:t xml:space="preserve"> exchange</w:t>
      </w:r>
      <w:r w:rsidRPr="001C220C">
        <w:rPr>
          <w:lang w:val="en-US"/>
        </w:rPr>
        <w:t>.</w:t>
      </w:r>
    </w:p>
    <w:p w14:paraId="6F498911" w14:textId="77777777" w:rsidR="005214DF" w:rsidRPr="001C220C" w:rsidRDefault="005214DF" w:rsidP="005214DF">
      <w:pPr>
        <w:pStyle w:val="PARAGRAPH"/>
        <w:rPr>
          <w:lang w:val="en-US"/>
        </w:rPr>
      </w:pPr>
      <w:r w:rsidRPr="001C220C">
        <w:rPr>
          <w:lang w:val="en-US"/>
        </w:rPr>
        <w:t xml:space="preserve">The object IDs are used only to identify objects within related exchanged information sets. The object ID attributes </w:t>
      </w:r>
      <w:r w:rsidR="00BD5E2B">
        <w:rPr>
          <w:lang w:val="en-US"/>
        </w:rPr>
        <w:t>may be</w:t>
      </w:r>
      <w:r w:rsidRPr="001C220C">
        <w:rPr>
          <w:lang w:val="en-US"/>
        </w:rPr>
        <w:t xml:space="preserve"> global object IDs or database index attributes.</w:t>
      </w:r>
    </w:p>
    <w:p w14:paraId="731C3DBE" w14:textId="05A149E5" w:rsidR="005214DF" w:rsidRPr="001C220C" w:rsidRDefault="00885AB4" w:rsidP="00885AB4">
      <w:pPr>
        <w:pStyle w:val="NOTE0"/>
        <w:rPr>
          <w:lang w:val="en-US"/>
        </w:rPr>
      </w:pPr>
      <w:r>
        <w:rPr>
          <w:lang w:val="en-US"/>
        </w:rPr>
        <w:t>NOTE</w:t>
      </w:r>
      <w:r>
        <w:rPr>
          <w:lang w:val="en-US"/>
        </w:rPr>
        <w:tab/>
      </w:r>
      <w:r w:rsidR="005214DF" w:rsidRPr="001C220C">
        <w:rPr>
          <w:lang w:val="en-US"/>
        </w:rPr>
        <w:t xml:space="preserve">Generally, objects that are elements of </w:t>
      </w:r>
      <w:r w:rsidR="00224A43">
        <w:rPr>
          <w:lang w:val="en-US"/>
        </w:rPr>
        <w:t xml:space="preserve">composite </w:t>
      </w:r>
      <w:r w:rsidR="005214DF" w:rsidRPr="001C220C">
        <w:rPr>
          <w:lang w:val="en-US"/>
        </w:rPr>
        <w:t xml:space="preserve">aggregations </w:t>
      </w:r>
      <w:r w:rsidR="00224A43">
        <w:rPr>
          <w:lang w:val="en-US"/>
        </w:rPr>
        <w:t>or shared aggregation that</w:t>
      </w:r>
      <w:r w:rsidR="005214DF" w:rsidRPr="001C220C">
        <w:rPr>
          <w:lang w:val="en-US"/>
        </w:rPr>
        <w:t xml:space="preserve"> are not referenced elsewhere in the model, do not require unique IDs.</w:t>
      </w:r>
    </w:p>
    <w:p w14:paraId="1D79A9DF" w14:textId="77777777" w:rsidR="005214DF" w:rsidRPr="001C220C" w:rsidRDefault="005214DF" w:rsidP="000D5A05">
      <w:pPr>
        <w:pStyle w:val="Heading4"/>
      </w:pPr>
      <w:bookmarkStart w:id="779" w:name="_Toc516130303"/>
      <w:bookmarkStart w:id="780" w:name="_Toc320176878"/>
      <w:r w:rsidRPr="001C220C">
        <w:t>Data types</w:t>
      </w:r>
      <w:bookmarkEnd w:id="779"/>
      <w:bookmarkEnd w:id="780"/>
    </w:p>
    <w:p w14:paraId="60F4434F" w14:textId="77777777" w:rsidR="00885AB4" w:rsidRDefault="005214DF" w:rsidP="005214DF">
      <w:pPr>
        <w:pStyle w:val="PARAGRAPH"/>
        <w:rPr>
          <w:lang w:val="en-US"/>
        </w:rPr>
      </w:pPr>
      <w:r w:rsidRPr="001C220C">
        <w:rPr>
          <w:lang w:val="en-US"/>
        </w:rPr>
        <w:t>The attributes presented are abstract representations, without any specific data type specified</w:t>
      </w:r>
      <w:r w:rsidR="008558A5">
        <w:rPr>
          <w:lang w:val="en-US"/>
        </w:rPr>
        <w:t xml:space="preserve">. </w:t>
      </w:r>
    </w:p>
    <w:p w14:paraId="5F768FA0" w14:textId="6F788AE4" w:rsidR="005214DF" w:rsidRPr="001C220C" w:rsidRDefault="00885AB4" w:rsidP="001E4B30">
      <w:pPr>
        <w:pStyle w:val="NOTE0"/>
        <w:rPr>
          <w:lang w:val="en-US"/>
        </w:rPr>
      </w:pPr>
      <w:r>
        <w:rPr>
          <w:lang w:val="en-US"/>
        </w:rPr>
        <w:t>NOTE</w:t>
      </w:r>
      <w:r>
        <w:tab/>
      </w:r>
      <w:r w:rsidRPr="00885AB4">
        <w:rPr>
          <w:lang w:val="en-US"/>
        </w:rPr>
        <w:t>Specific implementations of this part should specify how the information is represented.</w:t>
      </w:r>
      <w:r w:rsidR="001E4B30">
        <w:rPr>
          <w:lang w:val="en-US"/>
        </w:rPr>
        <w:t xml:space="preserve"> </w:t>
      </w:r>
    </w:p>
    <w:p w14:paraId="6270CF21" w14:textId="77777777" w:rsidR="005214DF" w:rsidRPr="001C220C" w:rsidRDefault="005214DF" w:rsidP="005214DF">
      <w:pPr>
        <w:pStyle w:val="NOTE0"/>
        <w:rPr>
          <w:lang w:val="en-US"/>
        </w:rPr>
      </w:pPr>
      <w:r w:rsidRPr="006D5356">
        <w:rPr>
          <w:lang w:val="en-US"/>
        </w:rPr>
        <w:t>EXAMPLE 1</w:t>
      </w:r>
      <w:r w:rsidRPr="006D5356">
        <w:rPr>
          <w:lang w:val="en-US"/>
        </w:rPr>
        <w:tab/>
        <w:t xml:space="preserve">An attribute </w:t>
      </w:r>
      <w:r w:rsidR="00C02B61">
        <w:rPr>
          <w:lang w:val="en-US"/>
        </w:rPr>
        <w:t>can</w:t>
      </w:r>
      <w:r w:rsidRPr="006D5356">
        <w:rPr>
          <w:lang w:val="en-US"/>
        </w:rPr>
        <w:t xml:space="preserve"> be represented as a string in one implementation and as a numeric value in another implementation</w:t>
      </w:r>
      <w:r w:rsidRPr="001C220C">
        <w:rPr>
          <w:lang w:val="en-US"/>
        </w:rPr>
        <w:t>.</w:t>
      </w:r>
    </w:p>
    <w:p w14:paraId="1CC7154F" w14:textId="77777777" w:rsidR="005214DF" w:rsidRPr="001C220C" w:rsidRDefault="005214DF" w:rsidP="005214DF">
      <w:pPr>
        <w:pStyle w:val="NOTE0"/>
        <w:rPr>
          <w:lang w:val="en-US"/>
        </w:rPr>
      </w:pPr>
      <w:r w:rsidRPr="006D5356">
        <w:rPr>
          <w:lang w:val="en-US"/>
        </w:rPr>
        <w:t xml:space="preserve">EXAMPLE </w:t>
      </w:r>
      <w:smartTag w:uri="urn:schemas-microsoft-com:office:smarttags" w:element="chmetcnv">
        <w:smartTagPr>
          <w:attr w:name="TCSC" w:val="0"/>
          <w:attr w:name="NumberType" w:val="1"/>
          <w:attr w:name="Negative" w:val="False"/>
          <w:attr w:name="HasSpace" w:val="False"/>
          <w:attr w:name="SourceValue" w:val="2"/>
          <w:attr w:name="UnitName" w:val="a"/>
        </w:smartTagPr>
        <w:r w:rsidRPr="006D5356">
          <w:rPr>
            <w:lang w:val="en-US"/>
          </w:rPr>
          <w:t>2</w:t>
        </w:r>
        <w:r w:rsidRPr="001C220C">
          <w:rPr>
            <w:lang w:val="en-US"/>
          </w:rPr>
          <w:tab/>
        </w:r>
      </w:smartTag>
      <w:r w:rsidRPr="001C220C">
        <w:rPr>
          <w:lang w:val="en-US"/>
        </w:rPr>
        <w:t xml:space="preserve">A date/time value </w:t>
      </w:r>
      <w:r w:rsidR="00C02B61">
        <w:rPr>
          <w:lang w:val="en-US"/>
        </w:rPr>
        <w:t>can</w:t>
      </w:r>
      <w:r w:rsidRPr="001C220C">
        <w:rPr>
          <w:lang w:val="en-US"/>
        </w:rPr>
        <w:t xml:space="preserve"> be represented in </w:t>
      </w:r>
      <w:r w:rsidR="00512C27">
        <w:rPr>
          <w:lang w:val="en-US"/>
        </w:rPr>
        <w:t>ISO </w:t>
      </w:r>
      <w:r w:rsidRPr="001C220C">
        <w:rPr>
          <w:lang w:val="en-US"/>
        </w:rPr>
        <w:t>standard format in one implementation and in Julian calendar format in another</w:t>
      </w:r>
      <w:r w:rsidR="008558A5">
        <w:rPr>
          <w:lang w:val="en-US"/>
        </w:rPr>
        <w:t xml:space="preserve">. </w:t>
      </w:r>
      <w:r w:rsidR="003308F8" w:rsidRPr="001C220C">
        <w:rPr>
          <w:lang w:val="en-US"/>
        </w:rPr>
        <w:t xml:space="preserve">Attributes for date or time </w:t>
      </w:r>
      <w:r w:rsidR="00C02B61">
        <w:rPr>
          <w:lang w:val="en-US"/>
        </w:rPr>
        <w:t>can</w:t>
      </w:r>
      <w:r w:rsidR="003308F8" w:rsidRPr="001C220C">
        <w:rPr>
          <w:lang w:val="en-US"/>
        </w:rPr>
        <w:t xml:space="preserve"> contain values for a date, a date and time or a time value, the standard does not enforce the value semantics</w:t>
      </w:r>
      <w:r w:rsidR="008558A5">
        <w:rPr>
          <w:lang w:val="en-US"/>
        </w:rPr>
        <w:t xml:space="preserve">. </w:t>
      </w:r>
      <w:r w:rsidR="003308F8" w:rsidRPr="001C220C">
        <w:rPr>
          <w:lang w:val="en-US"/>
        </w:rPr>
        <w:t xml:space="preserve">Each implementation </w:t>
      </w:r>
      <w:r w:rsidR="003641D0">
        <w:rPr>
          <w:lang w:val="en-US"/>
        </w:rPr>
        <w:t>will have to</w:t>
      </w:r>
      <w:r w:rsidR="003308F8" w:rsidRPr="001C220C">
        <w:rPr>
          <w:lang w:val="en-US"/>
        </w:rPr>
        <w:t xml:space="preserve"> negotiate the value semantics.</w:t>
      </w:r>
    </w:p>
    <w:p w14:paraId="1C8935E4" w14:textId="77777777" w:rsidR="005214DF" w:rsidRPr="001C220C" w:rsidRDefault="005214DF" w:rsidP="005214DF">
      <w:pPr>
        <w:pStyle w:val="NOTE0"/>
        <w:rPr>
          <w:lang w:val="en-US"/>
        </w:rPr>
      </w:pPr>
      <w:r w:rsidRPr="001C220C">
        <w:rPr>
          <w:lang w:val="en-US"/>
        </w:rPr>
        <w:t>EXAMPLE 3</w:t>
      </w:r>
      <w:r w:rsidRPr="001C220C">
        <w:rPr>
          <w:lang w:val="en-US"/>
        </w:rPr>
        <w:tab/>
        <w:t>A</w:t>
      </w:r>
      <w:r w:rsidR="003308F8" w:rsidRPr="001C220C">
        <w:rPr>
          <w:lang w:val="en-US"/>
        </w:rPr>
        <w:t>n object or attribute</w:t>
      </w:r>
      <w:r w:rsidRPr="001C220C">
        <w:rPr>
          <w:lang w:val="en-US"/>
        </w:rPr>
        <w:t xml:space="preserve"> relationship </w:t>
      </w:r>
      <w:r w:rsidR="00B70179">
        <w:rPr>
          <w:lang w:val="en-US"/>
        </w:rPr>
        <w:t>can</w:t>
      </w:r>
      <w:r w:rsidR="00B70179" w:rsidRPr="001C220C">
        <w:rPr>
          <w:lang w:val="en-US"/>
        </w:rPr>
        <w:t xml:space="preserve"> </w:t>
      </w:r>
      <w:r w:rsidRPr="001C220C">
        <w:rPr>
          <w:lang w:val="en-US"/>
        </w:rPr>
        <w:t xml:space="preserve">be represented by </w:t>
      </w:r>
      <w:r w:rsidR="00C95C5E" w:rsidRPr="001C220C">
        <w:rPr>
          <w:lang w:val="en-US"/>
        </w:rPr>
        <w:t>key fields in data base tables, or by parent/child elements in an XML by nested hierarchy.</w:t>
      </w:r>
    </w:p>
    <w:p w14:paraId="56E53C86" w14:textId="77777777" w:rsidR="005214DF" w:rsidRPr="001C220C" w:rsidRDefault="005214DF" w:rsidP="000D5A05">
      <w:pPr>
        <w:pStyle w:val="Heading4"/>
      </w:pPr>
      <w:bookmarkStart w:id="781" w:name="_Toc516130304"/>
      <w:bookmarkStart w:id="782" w:name="_Toc320176879"/>
      <w:r w:rsidRPr="001C220C">
        <w:t>Presentation of examples</w:t>
      </w:r>
      <w:bookmarkEnd w:id="781"/>
      <w:bookmarkEnd w:id="782"/>
    </w:p>
    <w:p w14:paraId="334FD292" w14:textId="3861EA4B" w:rsidR="005214DF" w:rsidRPr="001C220C" w:rsidRDefault="005214DF" w:rsidP="005214DF">
      <w:pPr>
        <w:pStyle w:val="PARAGRAPH"/>
        <w:rPr>
          <w:lang w:val="en-US"/>
        </w:rPr>
      </w:pPr>
      <w:r w:rsidRPr="001C220C">
        <w:rPr>
          <w:lang w:val="en-US"/>
        </w:rPr>
        <w:t>Examples are included with each attribute given</w:t>
      </w:r>
      <w:r w:rsidR="008558A5">
        <w:rPr>
          <w:lang w:val="en-US"/>
        </w:rPr>
        <w:t xml:space="preserve">. </w:t>
      </w:r>
      <w:r w:rsidRPr="001C220C">
        <w:rPr>
          <w:lang w:val="en-US"/>
        </w:rPr>
        <w:t xml:space="preserve">Examples are presented for each of the main operations categories defined in </w:t>
      </w:r>
      <w:r w:rsidR="001F24A0">
        <w:rPr>
          <w:lang w:val="en-US"/>
        </w:rPr>
        <w:t>ISA 95.00.01</w:t>
      </w:r>
      <w:r w:rsidR="00C91311">
        <w:rPr>
          <w:lang w:val="en-US"/>
        </w:rPr>
        <w:t xml:space="preserve">. </w:t>
      </w:r>
      <w:r w:rsidR="004E5A78">
        <w:rPr>
          <w:lang w:val="en-US"/>
        </w:rPr>
        <w:fldChar w:fldCharType="begin"/>
      </w:r>
      <w:r w:rsidR="004E5A78">
        <w:rPr>
          <w:lang w:val="en-US"/>
        </w:rPr>
        <w:instrText xml:space="preserve"> REF _Ref495470518 \h </w:instrText>
      </w:r>
      <w:r w:rsidR="004E5A78">
        <w:rPr>
          <w:lang w:val="en-US"/>
        </w:rPr>
      </w:r>
      <w:r w:rsidR="004E5A78">
        <w:rPr>
          <w:lang w:val="en-US"/>
        </w:rPr>
        <w:fldChar w:fldCharType="separate"/>
      </w:r>
      <w:r w:rsidR="00E2141A">
        <w:rPr>
          <w:lang w:val="en-US"/>
        </w:rPr>
        <w:t xml:space="preserve">Table </w:t>
      </w:r>
      <w:r w:rsidR="00E2141A">
        <w:rPr>
          <w:noProof/>
          <w:lang w:val="en-US"/>
        </w:rPr>
        <w:t>4</w:t>
      </w:r>
      <w:r w:rsidR="004E5A78">
        <w:rPr>
          <w:lang w:val="en-US"/>
        </w:rPr>
        <w:fldChar w:fldCharType="end"/>
      </w:r>
      <w:r w:rsidR="004E5A78">
        <w:rPr>
          <w:lang w:val="en-US"/>
        </w:rPr>
        <w:t xml:space="preserve"> shows </w:t>
      </w:r>
      <w:r w:rsidRPr="001C220C">
        <w:rPr>
          <w:lang w:val="en-US"/>
        </w:rPr>
        <w:t xml:space="preserve">how the </w:t>
      </w:r>
      <w:r w:rsidR="004E5A78">
        <w:rPr>
          <w:lang w:val="en-US"/>
        </w:rPr>
        <w:t xml:space="preserve">attribute </w:t>
      </w:r>
      <w:r w:rsidRPr="001C220C">
        <w:rPr>
          <w:lang w:val="en-US"/>
        </w:rPr>
        <w:t>example rows and columns are used.</w:t>
      </w:r>
    </w:p>
    <w:p w14:paraId="184E087A" w14:textId="156B0749" w:rsidR="005214DF" w:rsidRPr="001C220C" w:rsidRDefault="00C17398" w:rsidP="00C17398">
      <w:pPr>
        <w:pStyle w:val="TABLE-title"/>
        <w:rPr>
          <w:lang w:val="en-US"/>
        </w:rPr>
      </w:pPr>
      <w:bookmarkStart w:id="783" w:name="_Ref495470518"/>
      <w:bookmarkStart w:id="784" w:name="_Toc516130447"/>
      <w:bookmarkStart w:id="785" w:name="_Ref38795974"/>
      <w:bookmarkStart w:id="786" w:name="_Toc306621010"/>
      <w:bookmarkStart w:id="787" w:name="_Toc320178406"/>
      <w:bookmarkStart w:id="788" w:name="_Toc478492305"/>
      <w:r>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FC0C83">
        <w:rPr>
          <w:noProof/>
          <w:lang w:val="en-US"/>
        </w:rPr>
        <w:t>4</w:t>
      </w:r>
      <w:r w:rsidR="00FD29D6">
        <w:rPr>
          <w:lang w:val="en-US"/>
        </w:rPr>
        <w:fldChar w:fldCharType="end"/>
      </w:r>
      <w:bookmarkStart w:id="789" w:name="_Toc7250376"/>
      <w:bookmarkEnd w:id="783"/>
      <w:r w:rsidR="005214DF" w:rsidRPr="001C220C">
        <w:rPr>
          <w:lang w:val="en-US"/>
        </w:rPr>
        <w:t xml:space="preserve"> </w:t>
      </w:r>
      <w:bookmarkEnd w:id="784"/>
      <w:bookmarkEnd w:id="785"/>
      <w:bookmarkEnd w:id="789"/>
      <w:r w:rsidR="0023528A">
        <w:rPr>
          <w:lang w:val="en-US"/>
        </w:rPr>
        <w:t>–</w:t>
      </w:r>
      <w:r w:rsidR="005214DF" w:rsidRPr="001C220C">
        <w:rPr>
          <w:lang w:val="en-US"/>
        </w:rPr>
        <w:t xml:space="preserve"> Example</w:t>
      </w:r>
      <w:r w:rsidR="00E2141A">
        <w:rPr>
          <w:lang w:val="en-US"/>
        </w:rPr>
        <w:t>:</w:t>
      </w:r>
      <w:r w:rsidR="004E5A78">
        <w:rPr>
          <w:lang w:val="en-US"/>
        </w:rPr>
        <w:t xml:space="preserve"> </w:t>
      </w:r>
      <w:r w:rsidR="00E2141A">
        <w:rPr>
          <w:lang w:val="en-US"/>
        </w:rPr>
        <w:t>O</w:t>
      </w:r>
      <w:r w:rsidR="004E5A78">
        <w:rPr>
          <w:lang w:val="en-US"/>
        </w:rPr>
        <w:t xml:space="preserve">bject attribute </w:t>
      </w:r>
      <w:r w:rsidR="005214DF" w:rsidRPr="001C220C">
        <w:rPr>
          <w:lang w:val="en-US"/>
        </w:rPr>
        <w:t>table</w:t>
      </w:r>
      <w:bookmarkEnd w:id="786"/>
      <w:bookmarkEnd w:id="787"/>
      <w:bookmarkEnd w:id="788"/>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15"/>
        <w:gridCol w:w="2534"/>
        <w:gridCol w:w="1440"/>
        <w:gridCol w:w="1297"/>
        <w:gridCol w:w="1080"/>
        <w:gridCol w:w="1080"/>
      </w:tblGrid>
      <w:tr w:rsidR="005214DF" w:rsidRPr="001C220C" w14:paraId="668ED90F" w14:textId="77777777" w:rsidTr="004F2A8F">
        <w:trPr>
          <w:tblHeader/>
          <w:jc w:val="center"/>
        </w:trPr>
        <w:tc>
          <w:tcPr>
            <w:tcW w:w="1615" w:type="dxa"/>
          </w:tcPr>
          <w:p w14:paraId="04A7F735" w14:textId="77777777" w:rsidR="005214DF" w:rsidRPr="001C220C" w:rsidRDefault="005214DF" w:rsidP="004F2A8F">
            <w:pPr>
              <w:pStyle w:val="TABLE-col-heading"/>
              <w:rPr>
                <w:lang w:val="en-US"/>
              </w:rPr>
            </w:pPr>
            <w:r w:rsidRPr="001C220C">
              <w:rPr>
                <w:lang w:val="en-US"/>
              </w:rPr>
              <w:t xml:space="preserve">Attribute </w:t>
            </w:r>
            <w:r w:rsidR="00AF2B68">
              <w:rPr>
                <w:lang w:val="en-US"/>
              </w:rPr>
              <w:t>n</w:t>
            </w:r>
            <w:r w:rsidRPr="001C220C">
              <w:rPr>
                <w:lang w:val="en-US"/>
              </w:rPr>
              <w:t>ame</w:t>
            </w:r>
          </w:p>
        </w:tc>
        <w:tc>
          <w:tcPr>
            <w:tcW w:w="2534" w:type="dxa"/>
          </w:tcPr>
          <w:p w14:paraId="3AC35949" w14:textId="77777777" w:rsidR="005214DF" w:rsidRPr="001C220C" w:rsidRDefault="005214DF" w:rsidP="004F2A8F">
            <w:pPr>
              <w:pStyle w:val="TABLE-col-heading"/>
              <w:rPr>
                <w:lang w:val="en-US"/>
              </w:rPr>
            </w:pPr>
            <w:r w:rsidRPr="001C220C">
              <w:rPr>
                <w:lang w:val="en-US"/>
              </w:rPr>
              <w:t>Description</w:t>
            </w:r>
          </w:p>
        </w:tc>
        <w:tc>
          <w:tcPr>
            <w:tcW w:w="1440" w:type="dxa"/>
          </w:tcPr>
          <w:p w14:paraId="734525BA" w14:textId="77777777" w:rsidR="005214DF" w:rsidRPr="001C220C" w:rsidRDefault="005214DF" w:rsidP="004F2A8F">
            <w:pPr>
              <w:pStyle w:val="TABLE-col-heading"/>
              <w:rPr>
                <w:lang w:val="en-US"/>
              </w:rPr>
            </w:pPr>
            <w:r w:rsidRPr="001C220C">
              <w:rPr>
                <w:lang w:val="en-US"/>
              </w:rPr>
              <w:t xml:space="preserve">Production </w:t>
            </w:r>
            <w:r w:rsidR="00AF2B68">
              <w:rPr>
                <w:lang w:val="en-US"/>
              </w:rPr>
              <w:t>e</w:t>
            </w:r>
            <w:r w:rsidR="00AE4770">
              <w:rPr>
                <w:lang w:val="en-US"/>
              </w:rPr>
              <w:t>xample</w:t>
            </w:r>
          </w:p>
        </w:tc>
        <w:tc>
          <w:tcPr>
            <w:tcW w:w="1297" w:type="dxa"/>
          </w:tcPr>
          <w:p w14:paraId="3EC5331A" w14:textId="77777777" w:rsidR="005214DF" w:rsidRPr="001C220C" w:rsidRDefault="005214DF" w:rsidP="004F2A8F">
            <w:pPr>
              <w:pStyle w:val="TABLE-col-heading"/>
              <w:rPr>
                <w:lang w:val="en-US"/>
              </w:rPr>
            </w:pPr>
            <w:r w:rsidRPr="001C220C">
              <w:rPr>
                <w:lang w:val="en-US"/>
              </w:rPr>
              <w:t xml:space="preserve">Maintenance </w:t>
            </w:r>
            <w:r w:rsidR="00AF2B68">
              <w:rPr>
                <w:lang w:val="en-US"/>
              </w:rPr>
              <w:t>e</w:t>
            </w:r>
            <w:r w:rsidR="00AE4770">
              <w:rPr>
                <w:lang w:val="en-US"/>
              </w:rPr>
              <w:t>xample</w:t>
            </w:r>
          </w:p>
        </w:tc>
        <w:tc>
          <w:tcPr>
            <w:tcW w:w="1080" w:type="dxa"/>
          </w:tcPr>
          <w:p w14:paraId="2E4640E4" w14:textId="77777777" w:rsidR="005214DF" w:rsidRPr="001C220C" w:rsidRDefault="005214DF" w:rsidP="004F2A8F">
            <w:pPr>
              <w:pStyle w:val="TABLE-col-heading"/>
              <w:rPr>
                <w:lang w:val="en-US"/>
              </w:rPr>
            </w:pPr>
            <w:r w:rsidRPr="001C220C">
              <w:rPr>
                <w:lang w:val="en-US"/>
              </w:rPr>
              <w:t xml:space="preserve">Quality </w:t>
            </w:r>
            <w:r w:rsidR="00AF2B68">
              <w:rPr>
                <w:lang w:val="en-US"/>
              </w:rPr>
              <w:t>e</w:t>
            </w:r>
            <w:r w:rsidR="00AE4770">
              <w:rPr>
                <w:lang w:val="en-US"/>
              </w:rPr>
              <w:t>xample</w:t>
            </w:r>
          </w:p>
        </w:tc>
        <w:tc>
          <w:tcPr>
            <w:tcW w:w="1080" w:type="dxa"/>
          </w:tcPr>
          <w:p w14:paraId="58343980" w14:textId="77777777" w:rsidR="005214DF" w:rsidRPr="001C220C" w:rsidRDefault="005214DF" w:rsidP="004F2A8F">
            <w:pPr>
              <w:pStyle w:val="TABLE-col-heading"/>
              <w:rPr>
                <w:lang w:val="en-US"/>
              </w:rPr>
            </w:pPr>
            <w:r w:rsidRPr="001C220C">
              <w:rPr>
                <w:lang w:val="en-US"/>
              </w:rPr>
              <w:t xml:space="preserve">Inventory </w:t>
            </w:r>
            <w:r w:rsidR="00AF2B68">
              <w:rPr>
                <w:lang w:val="en-US"/>
              </w:rPr>
              <w:t>e</w:t>
            </w:r>
            <w:r w:rsidRPr="001C220C">
              <w:rPr>
                <w:lang w:val="en-US"/>
              </w:rPr>
              <w:t>xamples</w:t>
            </w:r>
          </w:p>
        </w:tc>
      </w:tr>
      <w:tr w:rsidR="005214DF" w:rsidRPr="001C220C" w14:paraId="673B7C17" w14:textId="77777777" w:rsidTr="004F2A8F">
        <w:trPr>
          <w:cantSplit/>
          <w:jc w:val="center"/>
        </w:trPr>
        <w:tc>
          <w:tcPr>
            <w:tcW w:w="1615" w:type="dxa"/>
          </w:tcPr>
          <w:p w14:paraId="112A146E" w14:textId="77777777" w:rsidR="005214DF" w:rsidRPr="001C220C" w:rsidRDefault="005214DF" w:rsidP="004F2A8F">
            <w:pPr>
              <w:pStyle w:val="TABLE-cell"/>
              <w:rPr>
                <w:lang w:val="en-US"/>
              </w:rPr>
            </w:pPr>
            <w:r w:rsidRPr="001C220C">
              <w:rPr>
                <w:lang w:val="en-US"/>
              </w:rPr>
              <w:t>Name of first attribute</w:t>
            </w:r>
          </w:p>
        </w:tc>
        <w:tc>
          <w:tcPr>
            <w:tcW w:w="2534" w:type="dxa"/>
          </w:tcPr>
          <w:p w14:paraId="165E7CBB" w14:textId="77777777" w:rsidR="005214DF" w:rsidRPr="001C220C" w:rsidRDefault="005214DF" w:rsidP="004F2A8F">
            <w:pPr>
              <w:pStyle w:val="TABLE-cell"/>
              <w:rPr>
                <w:lang w:val="en-US"/>
              </w:rPr>
            </w:pPr>
            <w:r w:rsidRPr="001C220C">
              <w:rPr>
                <w:lang w:val="en-US"/>
              </w:rPr>
              <w:t>Description of first attribute</w:t>
            </w:r>
          </w:p>
        </w:tc>
        <w:tc>
          <w:tcPr>
            <w:tcW w:w="1440" w:type="dxa"/>
          </w:tcPr>
          <w:p w14:paraId="41E3D153" w14:textId="77777777" w:rsidR="005214DF" w:rsidRPr="001C220C" w:rsidRDefault="005214DF" w:rsidP="004F2A8F">
            <w:pPr>
              <w:pStyle w:val="TABLE-cell"/>
              <w:rPr>
                <w:lang w:val="en-US"/>
              </w:rPr>
            </w:pPr>
            <w:r w:rsidRPr="001C220C">
              <w:rPr>
                <w:lang w:val="en-US"/>
              </w:rPr>
              <w:t xml:space="preserve">Production </w:t>
            </w:r>
            <w:r w:rsidR="005201FC">
              <w:rPr>
                <w:lang w:val="en-US"/>
              </w:rPr>
              <w:t>e</w:t>
            </w:r>
            <w:r w:rsidRPr="001C220C">
              <w:rPr>
                <w:lang w:val="en-US"/>
              </w:rPr>
              <w:t>xample</w:t>
            </w:r>
          </w:p>
        </w:tc>
        <w:tc>
          <w:tcPr>
            <w:tcW w:w="1297" w:type="dxa"/>
          </w:tcPr>
          <w:p w14:paraId="5BE22A41" w14:textId="77777777" w:rsidR="005214DF" w:rsidRPr="001C220C" w:rsidRDefault="00AE4770" w:rsidP="004F2A8F">
            <w:pPr>
              <w:pStyle w:val="TABLE-cell"/>
              <w:rPr>
                <w:lang w:val="en-US"/>
              </w:rPr>
            </w:pPr>
            <w:r>
              <w:rPr>
                <w:lang w:val="en-US"/>
              </w:rPr>
              <w:t>Maintenance example</w:t>
            </w:r>
          </w:p>
        </w:tc>
        <w:tc>
          <w:tcPr>
            <w:tcW w:w="1080" w:type="dxa"/>
          </w:tcPr>
          <w:p w14:paraId="0E7BD5EF" w14:textId="77777777" w:rsidR="005214DF" w:rsidRPr="001C220C" w:rsidRDefault="00AE4770" w:rsidP="004F2A8F">
            <w:pPr>
              <w:pStyle w:val="TABLE-cell"/>
              <w:rPr>
                <w:lang w:val="en-US"/>
              </w:rPr>
            </w:pPr>
            <w:r>
              <w:rPr>
                <w:lang w:val="en-US"/>
              </w:rPr>
              <w:t>Quality example</w:t>
            </w:r>
          </w:p>
        </w:tc>
        <w:tc>
          <w:tcPr>
            <w:tcW w:w="1080" w:type="dxa"/>
          </w:tcPr>
          <w:p w14:paraId="3FCAEEE4" w14:textId="77777777" w:rsidR="005214DF" w:rsidRPr="001C220C" w:rsidRDefault="00AE4770" w:rsidP="004F2A8F">
            <w:pPr>
              <w:pStyle w:val="TABLE-cell"/>
              <w:rPr>
                <w:lang w:val="en-US"/>
              </w:rPr>
            </w:pPr>
            <w:r>
              <w:rPr>
                <w:lang w:val="en-US"/>
              </w:rPr>
              <w:t>Inventory example</w:t>
            </w:r>
          </w:p>
        </w:tc>
      </w:tr>
      <w:tr w:rsidR="005214DF" w:rsidRPr="001C220C" w14:paraId="7755D7F8" w14:textId="77777777" w:rsidTr="004F2A8F">
        <w:trPr>
          <w:cantSplit/>
          <w:jc w:val="center"/>
        </w:trPr>
        <w:tc>
          <w:tcPr>
            <w:tcW w:w="1615" w:type="dxa"/>
          </w:tcPr>
          <w:p w14:paraId="70146155" w14:textId="77777777" w:rsidR="005214DF" w:rsidRPr="001C220C" w:rsidRDefault="005214DF" w:rsidP="004F2A8F">
            <w:pPr>
              <w:pStyle w:val="TABLE-cell"/>
              <w:rPr>
                <w:lang w:val="en-US"/>
              </w:rPr>
            </w:pPr>
            <w:r w:rsidRPr="001C220C">
              <w:rPr>
                <w:lang w:val="en-US"/>
              </w:rPr>
              <w:t>Name of second attribute</w:t>
            </w:r>
          </w:p>
        </w:tc>
        <w:tc>
          <w:tcPr>
            <w:tcW w:w="2534" w:type="dxa"/>
          </w:tcPr>
          <w:p w14:paraId="58E6F80F" w14:textId="77777777" w:rsidR="005214DF" w:rsidRPr="001C220C" w:rsidRDefault="005214DF" w:rsidP="004F2A8F">
            <w:pPr>
              <w:pStyle w:val="TABLE-cell"/>
              <w:rPr>
                <w:lang w:val="en-US"/>
              </w:rPr>
            </w:pPr>
            <w:r w:rsidRPr="001C220C">
              <w:rPr>
                <w:lang w:val="en-US"/>
              </w:rPr>
              <w:t>Description of second attribute</w:t>
            </w:r>
          </w:p>
        </w:tc>
        <w:tc>
          <w:tcPr>
            <w:tcW w:w="1440" w:type="dxa"/>
          </w:tcPr>
          <w:p w14:paraId="2FC72CCB" w14:textId="77777777" w:rsidR="005214DF" w:rsidRPr="001C220C" w:rsidRDefault="00AE4770" w:rsidP="004F2A8F">
            <w:pPr>
              <w:pStyle w:val="TABLE-cell"/>
              <w:rPr>
                <w:lang w:val="en-US"/>
              </w:rPr>
            </w:pPr>
            <w:r>
              <w:rPr>
                <w:lang w:val="en-US"/>
              </w:rPr>
              <w:t>Production example</w:t>
            </w:r>
            <w:r w:rsidR="005214DF" w:rsidRPr="001C220C">
              <w:rPr>
                <w:lang w:val="en-US"/>
              </w:rPr>
              <w:t xml:space="preserve"> </w:t>
            </w:r>
          </w:p>
        </w:tc>
        <w:tc>
          <w:tcPr>
            <w:tcW w:w="1297" w:type="dxa"/>
          </w:tcPr>
          <w:p w14:paraId="070E3D51" w14:textId="77777777" w:rsidR="005214DF" w:rsidRPr="001C220C" w:rsidRDefault="00AE4770" w:rsidP="004F2A8F">
            <w:pPr>
              <w:pStyle w:val="TABLE-cell"/>
              <w:rPr>
                <w:lang w:val="en-US"/>
              </w:rPr>
            </w:pPr>
            <w:r>
              <w:rPr>
                <w:lang w:val="en-US"/>
              </w:rPr>
              <w:t>Maintenance example</w:t>
            </w:r>
          </w:p>
        </w:tc>
        <w:tc>
          <w:tcPr>
            <w:tcW w:w="1080" w:type="dxa"/>
          </w:tcPr>
          <w:p w14:paraId="48531089" w14:textId="77777777" w:rsidR="005214DF" w:rsidRPr="001C220C" w:rsidRDefault="00AE4770" w:rsidP="004F2A8F">
            <w:pPr>
              <w:pStyle w:val="TABLE-cell"/>
              <w:rPr>
                <w:lang w:val="en-US"/>
              </w:rPr>
            </w:pPr>
            <w:r>
              <w:rPr>
                <w:lang w:val="en-US"/>
              </w:rPr>
              <w:t>Quality example</w:t>
            </w:r>
          </w:p>
        </w:tc>
        <w:tc>
          <w:tcPr>
            <w:tcW w:w="1080" w:type="dxa"/>
          </w:tcPr>
          <w:p w14:paraId="35AE35E1" w14:textId="77777777" w:rsidR="005214DF" w:rsidRPr="001C220C" w:rsidRDefault="00AE4770" w:rsidP="004F2A8F">
            <w:pPr>
              <w:pStyle w:val="TABLE-cell"/>
              <w:rPr>
                <w:lang w:val="en-US"/>
              </w:rPr>
            </w:pPr>
            <w:r>
              <w:rPr>
                <w:lang w:val="en-US"/>
              </w:rPr>
              <w:t>Inventory example</w:t>
            </w:r>
          </w:p>
        </w:tc>
      </w:tr>
      <w:tr w:rsidR="005214DF" w:rsidRPr="001C220C" w14:paraId="4B2B47E6" w14:textId="77777777" w:rsidTr="004F2A8F">
        <w:trPr>
          <w:cantSplit/>
          <w:jc w:val="center"/>
        </w:trPr>
        <w:tc>
          <w:tcPr>
            <w:tcW w:w="1615" w:type="dxa"/>
          </w:tcPr>
          <w:p w14:paraId="334B4021" w14:textId="77777777" w:rsidR="005214DF" w:rsidRPr="001C220C" w:rsidRDefault="005214DF" w:rsidP="004F2A8F">
            <w:pPr>
              <w:pStyle w:val="TABLE-cell"/>
              <w:rPr>
                <w:lang w:val="en-US"/>
              </w:rPr>
            </w:pPr>
            <w:r w:rsidRPr="001C220C">
              <w:rPr>
                <w:lang w:val="en-US"/>
              </w:rPr>
              <w:t>Name of third attribute</w:t>
            </w:r>
          </w:p>
        </w:tc>
        <w:tc>
          <w:tcPr>
            <w:tcW w:w="2534" w:type="dxa"/>
          </w:tcPr>
          <w:p w14:paraId="68E7EF5A" w14:textId="77777777" w:rsidR="005214DF" w:rsidRPr="001C220C" w:rsidRDefault="005214DF" w:rsidP="004F2A8F">
            <w:pPr>
              <w:pStyle w:val="TABLE-cell"/>
              <w:rPr>
                <w:lang w:val="en-US"/>
              </w:rPr>
            </w:pPr>
            <w:r w:rsidRPr="001C220C">
              <w:rPr>
                <w:lang w:val="en-US"/>
              </w:rPr>
              <w:t>Description of third attribute</w:t>
            </w:r>
          </w:p>
        </w:tc>
        <w:tc>
          <w:tcPr>
            <w:tcW w:w="1440" w:type="dxa"/>
          </w:tcPr>
          <w:p w14:paraId="24D646D5" w14:textId="77777777" w:rsidR="005214DF" w:rsidRPr="001C220C" w:rsidRDefault="00AE4770" w:rsidP="004F2A8F">
            <w:pPr>
              <w:pStyle w:val="TABLE-cell"/>
              <w:rPr>
                <w:lang w:val="en-US"/>
              </w:rPr>
            </w:pPr>
            <w:r>
              <w:rPr>
                <w:lang w:val="en-US"/>
              </w:rPr>
              <w:t>Production example</w:t>
            </w:r>
            <w:r w:rsidR="005214DF" w:rsidRPr="001C220C">
              <w:rPr>
                <w:lang w:val="en-US"/>
              </w:rPr>
              <w:t xml:space="preserve"> </w:t>
            </w:r>
          </w:p>
        </w:tc>
        <w:tc>
          <w:tcPr>
            <w:tcW w:w="1297" w:type="dxa"/>
          </w:tcPr>
          <w:p w14:paraId="4B682BE0" w14:textId="77777777" w:rsidR="005214DF" w:rsidRPr="001C220C" w:rsidRDefault="00AE4770" w:rsidP="004F2A8F">
            <w:pPr>
              <w:pStyle w:val="TABLE-cell"/>
              <w:rPr>
                <w:lang w:val="en-US"/>
              </w:rPr>
            </w:pPr>
            <w:r>
              <w:rPr>
                <w:lang w:val="en-US"/>
              </w:rPr>
              <w:t>Maintenance example</w:t>
            </w:r>
          </w:p>
        </w:tc>
        <w:tc>
          <w:tcPr>
            <w:tcW w:w="1080" w:type="dxa"/>
          </w:tcPr>
          <w:p w14:paraId="766809B0" w14:textId="77777777" w:rsidR="005214DF" w:rsidRPr="001C220C" w:rsidRDefault="00AE4770" w:rsidP="004F2A8F">
            <w:pPr>
              <w:pStyle w:val="TABLE-cell"/>
              <w:rPr>
                <w:lang w:val="en-US"/>
              </w:rPr>
            </w:pPr>
            <w:r>
              <w:rPr>
                <w:lang w:val="en-US"/>
              </w:rPr>
              <w:t>Quality example</w:t>
            </w:r>
          </w:p>
        </w:tc>
        <w:tc>
          <w:tcPr>
            <w:tcW w:w="1080" w:type="dxa"/>
          </w:tcPr>
          <w:p w14:paraId="10489290" w14:textId="77777777" w:rsidR="005214DF" w:rsidRPr="001C220C" w:rsidRDefault="00AE4770" w:rsidP="004F2A8F">
            <w:pPr>
              <w:pStyle w:val="TABLE-cell"/>
              <w:rPr>
                <w:lang w:val="en-US"/>
              </w:rPr>
            </w:pPr>
            <w:r>
              <w:rPr>
                <w:lang w:val="en-US"/>
              </w:rPr>
              <w:t>Inventory example</w:t>
            </w:r>
          </w:p>
        </w:tc>
      </w:tr>
    </w:tbl>
    <w:p w14:paraId="56721520" w14:textId="77777777" w:rsidR="005214DF" w:rsidRPr="001C220C" w:rsidRDefault="005214DF" w:rsidP="005214DF">
      <w:pPr>
        <w:pStyle w:val="PARAGRAPH"/>
        <w:rPr>
          <w:lang w:val="en-US"/>
        </w:rPr>
      </w:pPr>
      <w:r w:rsidRPr="001C220C">
        <w:rPr>
          <w:lang w:val="en-US"/>
        </w:rPr>
        <w:t>When an example value is a set of values, or a member of a set of values, the set of values is given within a set of braces, {}.</w:t>
      </w:r>
    </w:p>
    <w:p w14:paraId="71A14CE8" w14:textId="77777777" w:rsidR="005214DF" w:rsidRPr="001C220C" w:rsidRDefault="005214DF" w:rsidP="005214DF">
      <w:pPr>
        <w:pStyle w:val="PARAGRAPH"/>
        <w:rPr>
          <w:lang w:val="en-US"/>
        </w:rPr>
      </w:pPr>
      <w:r w:rsidRPr="001C220C">
        <w:rPr>
          <w:lang w:val="en-US"/>
        </w:rPr>
        <w:t>The examples are purely fictional. They are provided to further describe attributes in the model</w:t>
      </w:r>
      <w:r w:rsidR="008558A5">
        <w:rPr>
          <w:lang w:val="en-US"/>
        </w:rPr>
        <w:t xml:space="preserve">. </w:t>
      </w:r>
      <w:r w:rsidRPr="001C220C">
        <w:rPr>
          <w:lang w:val="en-US"/>
        </w:rPr>
        <w:t>No attempt was made to make the examples complete or representative of any manufacturing enterprise.</w:t>
      </w:r>
    </w:p>
    <w:p w14:paraId="541049C8" w14:textId="14DD427C" w:rsidR="003308F8" w:rsidRPr="001C220C" w:rsidRDefault="0023528A" w:rsidP="0023528A">
      <w:pPr>
        <w:pStyle w:val="NoteNumbered"/>
        <w:numPr>
          <w:ilvl w:val="0"/>
          <w:numId w:val="0"/>
        </w:numPr>
        <w:rPr>
          <w:lang w:val="en-US"/>
        </w:rPr>
      </w:pPr>
      <w:r>
        <w:rPr>
          <w:lang w:val="en-US"/>
        </w:rPr>
        <w:t>NOTE 1</w:t>
      </w:r>
      <w:r w:rsidR="000362D3">
        <w:rPr>
          <w:lang w:val="en-US"/>
        </w:rPr>
        <w:tab/>
      </w:r>
      <w:r w:rsidR="003308F8" w:rsidRPr="001C220C">
        <w:rPr>
          <w:lang w:val="en-US"/>
        </w:rPr>
        <w:t xml:space="preserve">Within a table the columns for Production, Maintenance, Quality and Inventory </w:t>
      </w:r>
      <w:r w:rsidR="00394FFD">
        <w:rPr>
          <w:lang w:val="en-US"/>
        </w:rPr>
        <w:t xml:space="preserve">can </w:t>
      </w:r>
      <w:r w:rsidR="003308F8" w:rsidRPr="001C220C">
        <w:rPr>
          <w:lang w:val="en-US"/>
        </w:rPr>
        <w:t xml:space="preserve">be examples where the four operations management categories are coordinated or they </w:t>
      </w:r>
      <w:r w:rsidR="00394FFD">
        <w:rPr>
          <w:lang w:val="en-US"/>
        </w:rPr>
        <w:t>can</w:t>
      </w:r>
      <w:r w:rsidR="00394FFD" w:rsidRPr="001C220C">
        <w:rPr>
          <w:lang w:val="en-US"/>
        </w:rPr>
        <w:t xml:space="preserve"> </w:t>
      </w:r>
      <w:r w:rsidR="003308F8" w:rsidRPr="001C220C">
        <w:rPr>
          <w:lang w:val="en-US"/>
        </w:rPr>
        <w:t>be separate examples</w:t>
      </w:r>
      <w:r w:rsidR="008558A5">
        <w:rPr>
          <w:lang w:val="en-US"/>
        </w:rPr>
        <w:t xml:space="preserve">. </w:t>
      </w:r>
      <w:r w:rsidR="003308F8" w:rsidRPr="001C220C">
        <w:rPr>
          <w:lang w:val="en-US"/>
        </w:rPr>
        <w:t>For example</w:t>
      </w:r>
      <w:r w:rsidR="00E2141A">
        <w:rPr>
          <w:lang w:val="en-US"/>
        </w:rPr>
        <w:t>,</w:t>
      </w:r>
      <w:r w:rsidR="003308F8" w:rsidRPr="001C220C">
        <w:rPr>
          <w:lang w:val="en-US"/>
        </w:rPr>
        <w:t xml:space="preserve"> when one system is coordinating multiple operations management categories the IDs used in each column </w:t>
      </w:r>
      <w:r w:rsidR="00DE2E9A">
        <w:rPr>
          <w:lang w:val="en-US"/>
        </w:rPr>
        <w:t xml:space="preserve">can </w:t>
      </w:r>
      <w:r w:rsidR="003308F8" w:rsidRPr="001C220C">
        <w:rPr>
          <w:lang w:val="en-US"/>
        </w:rPr>
        <w:t>be the same</w:t>
      </w:r>
      <w:r w:rsidR="008558A5">
        <w:rPr>
          <w:lang w:val="en-US"/>
        </w:rPr>
        <w:t xml:space="preserve">. </w:t>
      </w:r>
      <w:r w:rsidR="003308F8" w:rsidRPr="001C220C">
        <w:rPr>
          <w:lang w:val="en-US"/>
        </w:rPr>
        <w:t xml:space="preserve">When different systems coordinate multiple operations management categories the IDs </w:t>
      </w:r>
      <w:r w:rsidR="00394FFD">
        <w:rPr>
          <w:lang w:val="en-US"/>
        </w:rPr>
        <w:t>can</w:t>
      </w:r>
      <w:r w:rsidR="00394FFD" w:rsidRPr="001C220C">
        <w:rPr>
          <w:lang w:val="en-US"/>
        </w:rPr>
        <w:t xml:space="preserve"> </w:t>
      </w:r>
      <w:r w:rsidR="003308F8" w:rsidRPr="001C220C">
        <w:rPr>
          <w:lang w:val="en-US"/>
        </w:rPr>
        <w:t>be different</w:t>
      </w:r>
      <w:r w:rsidR="008558A5">
        <w:rPr>
          <w:lang w:val="en-US"/>
        </w:rPr>
        <w:t xml:space="preserve">. </w:t>
      </w:r>
      <w:r w:rsidR="003308F8" w:rsidRPr="001C220C">
        <w:rPr>
          <w:lang w:val="en-US"/>
        </w:rPr>
        <w:t>Example attributes are meant to be illustrative, and do not imply requirements.</w:t>
      </w:r>
    </w:p>
    <w:p w14:paraId="0FEB4DE8" w14:textId="75C1DAE9" w:rsidR="003308F8" w:rsidRPr="001C220C" w:rsidRDefault="0023528A" w:rsidP="0023528A">
      <w:pPr>
        <w:pStyle w:val="NoteNumbered"/>
        <w:numPr>
          <w:ilvl w:val="0"/>
          <w:numId w:val="0"/>
        </w:numPr>
        <w:rPr>
          <w:lang w:val="en-US"/>
        </w:rPr>
      </w:pPr>
      <w:r>
        <w:rPr>
          <w:lang w:val="en-US"/>
        </w:rPr>
        <w:t>NOTE 2</w:t>
      </w:r>
      <w:r w:rsidR="000362D3">
        <w:rPr>
          <w:lang w:val="en-US"/>
        </w:rPr>
        <w:tab/>
      </w:r>
      <w:r w:rsidR="003308F8" w:rsidRPr="001C220C">
        <w:rPr>
          <w:lang w:val="en-US"/>
        </w:rPr>
        <w:t xml:space="preserve">Time and date attributes </w:t>
      </w:r>
      <w:r w:rsidR="00394FFD">
        <w:rPr>
          <w:lang w:val="en-US"/>
        </w:rPr>
        <w:t>can</w:t>
      </w:r>
      <w:r w:rsidR="00394FFD" w:rsidRPr="001C220C">
        <w:rPr>
          <w:lang w:val="en-US"/>
        </w:rPr>
        <w:t xml:space="preserve"> </w:t>
      </w:r>
      <w:r w:rsidR="003308F8" w:rsidRPr="001C220C">
        <w:rPr>
          <w:lang w:val="en-US"/>
        </w:rPr>
        <w:t>illustrate a general or specific time horizon</w:t>
      </w:r>
      <w:r w:rsidR="008558A5">
        <w:rPr>
          <w:lang w:val="en-US"/>
        </w:rPr>
        <w:t xml:space="preserve">. </w:t>
      </w:r>
      <w:r w:rsidR="003308F8" w:rsidRPr="001C220C">
        <w:rPr>
          <w:lang w:val="en-US"/>
        </w:rPr>
        <w:t>For example</w:t>
      </w:r>
      <w:r w:rsidR="00E2141A">
        <w:rPr>
          <w:lang w:val="en-US"/>
        </w:rPr>
        <w:t>,</w:t>
      </w:r>
      <w:r w:rsidR="003308F8" w:rsidRPr="001C220C">
        <w:rPr>
          <w:lang w:val="en-US"/>
        </w:rPr>
        <w:t xml:space="preserve"> a yearly or quarterly plan </w:t>
      </w:r>
      <w:r w:rsidR="00DE2E9A">
        <w:rPr>
          <w:lang w:val="en-US"/>
        </w:rPr>
        <w:t xml:space="preserve">can </w:t>
      </w:r>
      <w:r w:rsidR="003308F8" w:rsidRPr="001C220C">
        <w:rPr>
          <w:lang w:val="en-US"/>
        </w:rPr>
        <w:t xml:space="preserve">use general dates with no specific time, while a detailed schedule </w:t>
      </w:r>
      <w:r w:rsidR="00DE2E9A">
        <w:rPr>
          <w:lang w:val="en-US"/>
        </w:rPr>
        <w:t xml:space="preserve">can </w:t>
      </w:r>
      <w:r w:rsidR="003308F8" w:rsidRPr="001C220C">
        <w:rPr>
          <w:lang w:val="en-US"/>
        </w:rPr>
        <w:t>include a specific time stamp down to the minute</w:t>
      </w:r>
      <w:r w:rsidR="008558A5">
        <w:rPr>
          <w:lang w:val="en-US"/>
        </w:rPr>
        <w:t xml:space="preserve">. </w:t>
      </w:r>
    </w:p>
    <w:p w14:paraId="1AAB3CCA" w14:textId="77777777" w:rsidR="001E4B30" w:rsidRDefault="003308F8" w:rsidP="001E4B30">
      <w:pPr>
        <w:rPr>
          <w:lang w:val="en-US"/>
        </w:rPr>
      </w:pPr>
      <w:del w:id="790" w:author="Charles Gifford" w:date="2017-03-06T11:07:00Z">
        <w:r w:rsidRPr="008E7F81" w:rsidDel="001E4B30">
          <w:rPr>
            <w:lang w:val="en-US"/>
          </w:rPr>
          <w:delText xml:space="preserve">Data resolution </w:delText>
        </w:r>
        <w:r w:rsidR="000D2EB2" w:rsidRPr="008E7F81" w:rsidDel="001E4B30">
          <w:rPr>
            <w:lang w:val="en-US"/>
          </w:rPr>
          <w:delText xml:space="preserve">for the examples </w:delText>
        </w:r>
        <w:r w:rsidRPr="008E7F81" w:rsidDel="001E4B30">
          <w:rPr>
            <w:lang w:val="en-US"/>
          </w:rPr>
          <w:delText>will be fit for purpose</w:delText>
        </w:r>
        <w:r w:rsidR="000D2EB2" w:rsidRPr="008E7F81" w:rsidDel="001E4B30">
          <w:rPr>
            <w:lang w:val="en-US"/>
          </w:rPr>
          <w:delText xml:space="preserve">, which means </w:delText>
        </w:r>
        <w:r w:rsidRPr="008E7F81" w:rsidDel="001E4B30">
          <w:rPr>
            <w:lang w:val="en-US"/>
          </w:rPr>
          <w:delText>that each implementation will negotiate the appropriate resolution required for each attribute.</w:delText>
        </w:r>
      </w:del>
    </w:p>
    <w:p w14:paraId="6FCF8CD3" w14:textId="7E6598FE" w:rsidR="001E4B30" w:rsidRPr="001E4B30" w:rsidRDefault="001E4B30" w:rsidP="001E4B30">
      <w:pPr>
        <w:pStyle w:val="PARAGRAPH"/>
        <w:rPr>
          <w:lang w:val="en-US"/>
        </w:rPr>
      </w:pPr>
      <w:r w:rsidRPr="001E4B30">
        <w:rPr>
          <w:lang w:val="en-US"/>
        </w:rPr>
        <w:t xml:space="preserve">Data resolution used in the examples are typical examples. </w:t>
      </w:r>
    </w:p>
    <w:p w14:paraId="10804B3E" w14:textId="74B6D1EE" w:rsidR="001E4B30" w:rsidRPr="001E4B30" w:rsidRDefault="00A20072" w:rsidP="001E4B30">
      <w:pPr>
        <w:pStyle w:val="NOTE0"/>
        <w:rPr>
          <w:lang w:val="en-US"/>
        </w:rPr>
      </w:pPr>
      <w:r>
        <w:rPr>
          <w:lang w:val="en-US"/>
        </w:rPr>
        <w:t>NOTE 1</w:t>
      </w:r>
      <w:r>
        <w:rPr>
          <w:lang w:val="en-US"/>
        </w:rPr>
        <w:tab/>
      </w:r>
      <w:r w:rsidR="001E4B30" w:rsidRPr="001E4B30">
        <w:rPr>
          <w:lang w:val="en-US"/>
        </w:rPr>
        <w:t xml:space="preserve"> Specific implementations of this part should specify the data resolution required for each attribute.</w:t>
      </w:r>
    </w:p>
    <w:p w14:paraId="34C11096" w14:textId="47F99A2B" w:rsidR="000F352B" w:rsidRDefault="0023528A" w:rsidP="0023528A">
      <w:pPr>
        <w:pStyle w:val="NoteNumbered"/>
        <w:numPr>
          <w:ilvl w:val="0"/>
          <w:numId w:val="0"/>
        </w:numPr>
        <w:rPr>
          <w:ins w:id="791" w:author="Charles Gifford" w:date="2017-03-21T20:14:00Z"/>
          <w:lang w:val="en-US"/>
        </w:rPr>
      </w:pPr>
      <w:r>
        <w:rPr>
          <w:lang w:val="en-US"/>
        </w:rPr>
        <w:t>NOTE </w:t>
      </w:r>
      <w:r w:rsidR="00A20072">
        <w:rPr>
          <w:lang w:val="en-US"/>
        </w:rPr>
        <w:t>2</w:t>
      </w:r>
      <w:r>
        <w:rPr>
          <w:lang w:val="en-US"/>
        </w:rPr>
        <w:t> </w:t>
      </w:r>
      <w:r w:rsidR="003F7433" w:rsidRPr="001C220C">
        <w:rPr>
          <w:lang w:val="en-US"/>
        </w:rPr>
        <w:t>.</w:t>
      </w:r>
      <w:ins w:id="792" w:author="Charles Gifford" w:date="2017-03-06T11:10:00Z">
        <w:r w:rsidR="001E4B30" w:rsidRPr="001E4B30">
          <w:t xml:space="preserve"> </w:t>
        </w:r>
        <w:r w:rsidR="001E4B30" w:rsidRPr="001E4B30">
          <w:rPr>
            <w:lang w:val="en-US"/>
          </w:rPr>
          <w:t>When &lt;NA&gt; (not applicable) is used as an example this is only illustrative that there is not a value for this attribute in this example. It does not imply there can never be a value. This is also true when all four columns contain &lt;NA&gt;.</w:t>
        </w:r>
      </w:ins>
    </w:p>
    <w:p w14:paraId="25BE491C" w14:textId="77777777" w:rsidR="00EC5698" w:rsidRPr="009B2552" w:rsidRDefault="00EC5698" w:rsidP="00EC5698">
      <w:pPr>
        <w:pStyle w:val="Heading3"/>
        <w:rPr>
          <w:ins w:id="793" w:author="Charles Gifford" w:date="2017-03-21T20:14:00Z"/>
        </w:rPr>
      </w:pPr>
      <w:ins w:id="794" w:author="Charles Gifford" w:date="2017-03-21T20:14:00Z">
        <w:r w:rsidRPr="009B2552">
          <w:t>Association relationships between object models and supporting resource models</w:t>
        </w:r>
      </w:ins>
    </w:p>
    <w:p w14:paraId="10076CC0" w14:textId="77777777" w:rsidR="00EC5698" w:rsidRDefault="00EC5698" w:rsidP="00EC5698">
      <w:pPr>
        <w:pStyle w:val="PARAGRAPH"/>
        <w:rPr>
          <w:ins w:id="795" w:author="Charles Gifford" w:date="2017-03-21T20:14:00Z"/>
          <w:lang w:val="en-US"/>
        </w:rPr>
      </w:pPr>
      <w:ins w:id="796" w:author="Charles Gifford" w:date="2017-03-21T20:14:00Z">
        <w:r>
          <w:rPr>
            <w:lang w:val="en-US"/>
          </w:rPr>
          <w:t xml:space="preserve">The simplified ISA-95 UML model uses the ISA-95 cross-model relationship method to simplify the representation of the four possible associations between an object in any ISA-95 UML object model and an associated object in a resource object model.  The simplified ISA-95 UML model does not fully document the possible cross-model relationships; thereby, the cross-model relationship method does not conform to the Unified Modeling Language (UML) notational methodology as defined in ISO/IEC 19501. </w:t>
        </w:r>
      </w:ins>
    </w:p>
    <w:p w14:paraId="07E3B05C" w14:textId="77777777" w:rsidR="00EC5698" w:rsidRDefault="00EC5698" w:rsidP="00EC5698">
      <w:pPr>
        <w:pStyle w:val="PARAGRAPH"/>
        <w:rPr>
          <w:ins w:id="797" w:author="Charles Gifford" w:date="2017-03-21T20:14:00Z"/>
          <w:lang w:val="en-US"/>
        </w:rPr>
      </w:pPr>
      <w:ins w:id="798" w:author="Charles Gifford" w:date="2017-03-21T20:14:00Z">
        <w:r>
          <w:rPr>
            <w:lang w:val="en-US"/>
          </w:rPr>
          <w:t>The simplified ISA-95 UML techniques are intended as a visualization method that must be used in combination with the object attribute tables, object model relationship table, and object role tables for an explicit definition of the abstract ISA-95 information exchanges supported by compliant integration implementations.</w:t>
        </w:r>
      </w:ins>
    </w:p>
    <w:p w14:paraId="44F16C26" w14:textId="771C7F9E" w:rsidR="00EC5698" w:rsidRDefault="00E2141A" w:rsidP="00EC5698">
      <w:pPr>
        <w:pStyle w:val="PARAGRAPH"/>
        <w:rPr>
          <w:ins w:id="799" w:author="Charles Gifford" w:date="2017-03-21T20:14:00Z"/>
          <w:lang w:val="en-US"/>
        </w:rPr>
      </w:pPr>
      <w:ins w:id="800" w:author="Charles Gifford" w:date="2017-03-22T10:25:00Z">
        <w:r>
          <w:rPr>
            <w:lang w:val="en-US"/>
          </w:rPr>
          <w:fldChar w:fldCharType="begin"/>
        </w:r>
        <w:r>
          <w:rPr>
            <w:lang w:val="en-US"/>
          </w:rPr>
          <w:instrText xml:space="preserve"> REF _Ref477941672 \h </w:instrText>
        </w:r>
      </w:ins>
      <w:r>
        <w:rPr>
          <w:lang w:val="en-US"/>
        </w:rPr>
      </w:r>
      <w:r>
        <w:rPr>
          <w:lang w:val="en-US"/>
        </w:rPr>
        <w:fldChar w:fldCharType="separate"/>
      </w:r>
      <w:ins w:id="801" w:author="Charles Gifford" w:date="2017-03-22T10:25:00Z">
        <w:r>
          <w:t xml:space="preserve">Figure </w:t>
        </w:r>
        <w:r>
          <w:rPr>
            <w:noProof/>
          </w:rPr>
          <w:t>4</w:t>
        </w:r>
        <w:r>
          <w:rPr>
            <w:lang w:val="en-US"/>
          </w:rPr>
          <w:fldChar w:fldCharType="end"/>
        </w:r>
      </w:ins>
      <w:ins w:id="802" w:author="Charles Gifford" w:date="2017-03-21T20:14:00Z">
        <w:r w:rsidR="00EC5698">
          <w:rPr>
            <w:lang w:val="en-US"/>
          </w:rPr>
          <w:t xml:space="preserve"> illustrates cross-model relationship method in the simplified ISA-95 UML model in the left column compared to the detailed relationships per the ISO/IEC 19501 compliant UML model in the right column. </w:t>
        </w:r>
      </w:ins>
    </w:p>
    <w:p w14:paraId="7CCEC684" w14:textId="3204F752" w:rsidR="00EC5698" w:rsidRDefault="00EC5698" w:rsidP="00EC5698">
      <w:pPr>
        <w:pStyle w:val="PARAGRAPH"/>
        <w:jc w:val="center"/>
        <w:rPr>
          <w:ins w:id="803" w:author="Charles Gifford" w:date="2017-03-21T20:14:00Z"/>
          <w:lang w:val="en-US"/>
        </w:rPr>
      </w:pPr>
      <w:ins w:id="804" w:author="Charles Gifford" w:date="2017-03-21T20:14:00Z">
        <w:r>
          <w:rPr>
            <w:noProof/>
            <w:lang w:val="en-US" w:eastAsia="en-US"/>
          </w:rPr>
          <w:drawing>
            <wp:inline distT="0" distB="0" distL="0" distR="0" wp14:anchorId="53143AB8" wp14:editId="00F2A1F0">
              <wp:extent cx="5822950" cy="4085997"/>
              <wp:effectExtent l="0" t="0" r="0" b="0"/>
              <wp:docPr id="612" name="Picture 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a:extLst>
                          <a:ext uri="{28A0092B-C50C-407E-A947-70E740481C1C}">
                            <a14:useLocalDpi xmlns:a14="http://schemas.microsoft.com/office/drawing/2010/main" val="0"/>
                          </a:ext>
                        </a:extLst>
                      </a:blip>
                      <a:srcRect t="1254" b="1741"/>
                      <a:stretch/>
                    </pic:blipFill>
                    <pic:spPr bwMode="auto">
                      <a:xfrm>
                        <a:off x="0" y="0"/>
                        <a:ext cx="5830440" cy="4091253"/>
                      </a:xfrm>
                      <a:prstGeom prst="rect">
                        <a:avLst/>
                      </a:prstGeom>
                      <a:noFill/>
                      <a:ln>
                        <a:noFill/>
                      </a:ln>
                      <a:extLst>
                        <a:ext uri="{53640926-AAD7-44D8-BBD7-CCE9431645EC}">
                          <a14:shadowObscured xmlns:a14="http://schemas.microsoft.com/office/drawing/2010/main"/>
                        </a:ext>
                      </a:extLst>
                    </pic:spPr>
                  </pic:pic>
                </a:graphicData>
              </a:graphic>
            </wp:inline>
          </w:drawing>
        </w:r>
      </w:ins>
    </w:p>
    <w:p w14:paraId="23A2B88E" w14:textId="219701F5" w:rsidR="00EC5698" w:rsidRDefault="004E5A78" w:rsidP="00F20360">
      <w:pPr>
        <w:pStyle w:val="FIGURE-title"/>
        <w:rPr>
          <w:ins w:id="805" w:author="Charles Gifford" w:date="2017-03-21T20:14:00Z"/>
          <w:lang w:val="en-US"/>
        </w:rPr>
      </w:pPr>
      <w:bookmarkStart w:id="806" w:name="_Ref477941672"/>
      <w:bookmarkStart w:id="807" w:name="_Toc478492553"/>
      <w:ins w:id="808" w:author="Charles Gifford" w:date="2017-03-22T10:09:00Z">
        <w:r>
          <w:t xml:space="preserve">Figure </w:t>
        </w:r>
        <w:r>
          <w:fldChar w:fldCharType="begin"/>
        </w:r>
        <w:r>
          <w:instrText xml:space="preserve"> SEQ Figure \* ARABIC </w:instrText>
        </w:r>
      </w:ins>
      <w:r>
        <w:fldChar w:fldCharType="separate"/>
      </w:r>
      <w:ins w:id="809" w:author="Charles Gifford" w:date="2017-03-22T23:19:00Z">
        <w:r w:rsidR="00FC0C83">
          <w:rPr>
            <w:noProof/>
          </w:rPr>
          <w:t>4</w:t>
        </w:r>
      </w:ins>
      <w:ins w:id="810" w:author="Charles Gifford" w:date="2017-03-22T10:09:00Z">
        <w:r>
          <w:fldChar w:fldCharType="end"/>
        </w:r>
      </w:ins>
      <w:bookmarkEnd w:id="806"/>
      <w:ins w:id="811" w:author="Charles Gifford" w:date="2017-03-21T20:14:00Z">
        <w:r w:rsidR="00EC5698">
          <w:rPr>
            <w:lang w:val="en-US"/>
          </w:rPr>
          <w:t xml:space="preserve"> – Cross-model </w:t>
        </w:r>
        <w:r w:rsidR="00EC5698">
          <w:rPr>
            <w:noProof/>
            <w:lang w:val="en-US"/>
          </w:rPr>
          <w:t>relationships to resource models</w:t>
        </w:r>
        <w:bookmarkEnd w:id="807"/>
      </w:ins>
    </w:p>
    <w:p w14:paraId="348EEA24" w14:textId="5D9D38EE" w:rsidR="00EC5698" w:rsidRDefault="00866C62" w:rsidP="00866C62">
      <w:pPr>
        <w:pStyle w:val="NOTE0"/>
        <w:keepNext/>
        <w:rPr>
          <w:ins w:id="812" w:author="Charles Gifford" w:date="2017-03-21T20:14:00Z"/>
          <w:lang w:val="en-US"/>
        </w:rPr>
      </w:pPr>
      <w:ins w:id="813" w:author="Charles Gifford" w:date="2017-03-22T10:32:00Z">
        <w:r>
          <w:rPr>
            <w:lang w:val="en-US"/>
          </w:rPr>
          <w:t>NOTE</w:t>
        </w:r>
        <w:r>
          <w:rPr>
            <w:lang w:val="en-US"/>
          </w:rPr>
          <w:tab/>
          <w:t>Reference</w:t>
        </w:r>
      </w:ins>
      <w:ins w:id="814" w:author="Charles Gifford" w:date="2017-03-21T20:14:00Z">
        <w:r w:rsidR="00EC5698">
          <w:rPr>
            <w:lang w:val="en-US"/>
          </w:rPr>
          <w:t xml:space="preserve"> terms for resource objects </w:t>
        </w:r>
      </w:ins>
      <w:ins w:id="815" w:author="Charles Gifford" w:date="2017-03-22T10:26:00Z">
        <w:r w:rsidR="00E2141A">
          <w:rPr>
            <w:lang w:val="en-US"/>
          </w:rPr>
          <w:t xml:space="preserve">in </w:t>
        </w:r>
        <w:r w:rsidR="00E2141A">
          <w:rPr>
            <w:lang w:val="en-US"/>
          </w:rPr>
          <w:fldChar w:fldCharType="begin"/>
        </w:r>
        <w:r w:rsidR="00E2141A">
          <w:rPr>
            <w:lang w:val="en-US"/>
          </w:rPr>
          <w:instrText xml:space="preserve"> REF _Ref477941672 \h </w:instrText>
        </w:r>
      </w:ins>
      <w:r w:rsidR="00E2141A">
        <w:rPr>
          <w:lang w:val="en-US"/>
        </w:rPr>
      </w:r>
      <w:r w:rsidR="00E2141A">
        <w:rPr>
          <w:lang w:val="en-US"/>
        </w:rPr>
        <w:fldChar w:fldCharType="separate"/>
      </w:r>
      <w:ins w:id="816" w:author="Charles Gifford" w:date="2017-03-22T10:26:00Z">
        <w:r w:rsidR="00E2141A">
          <w:t xml:space="preserve">Figure </w:t>
        </w:r>
        <w:r w:rsidR="00E2141A">
          <w:rPr>
            <w:noProof/>
          </w:rPr>
          <w:t>4</w:t>
        </w:r>
        <w:r w:rsidR="00E2141A">
          <w:rPr>
            <w:lang w:val="en-US"/>
          </w:rPr>
          <w:fldChar w:fldCharType="end"/>
        </w:r>
        <w:r w:rsidR="00E2141A">
          <w:rPr>
            <w:lang w:val="en-US"/>
          </w:rPr>
          <w:t xml:space="preserve"> </w:t>
        </w:r>
      </w:ins>
      <w:ins w:id="817" w:author="Charles Gifford" w:date="2017-03-21T20:14:00Z">
        <w:r w:rsidR="00EC5698">
          <w:rPr>
            <w:lang w:val="en-US"/>
          </w:rPr>
          <w:t>are</w:t>
        </w:r>
      </w:ins>
    </w:p>
    <w:p w14:paraId="69B936A6" w14:textId="1F4CC400" w:rsidR="00EC5698" w:rsidRDefault="00EC5698" w:rsidP="00866C62">
      <w:pPr>
        <w:pStyle w:val="NOTE0"/>
        <w:numPr>
          <w:ilvl w:val="0"/>
          <w:numId w:val="211"/>
        </w:numPr>
        <w:ind w:left="360"/>
        <w:rPr>
          <w:ins w:id="818" w:author="Charles Gifford" w:date="2017-03-21T20:14:00Z"/>
          <w:lang w:val="en-US"/>
        </w:rPr>
      </w:pPr>
      <w:ins w:id="819" w:author="Charles Gifford" w:date="2017-03-21T20:14:00Z">
        <w:r>
          <w:rPr>
            <w:i/>
            <w:lang w:val="en-US"/>
          </w:rPr>
          <w:t>resource task</w:t>
        </w:r>
        <w:r>
          <w:rPr>
            <w:lang w:val="en-US"/>
          </w:rPr>
          <w:t xml:space="preserve"> includes the resourc</w:t>
        </w:r>
        <w:r w:rsidR="00866C62">
          <w:rPr>
            <w:lang w:val="en-US"/>
          </w:rPr>
          <w:t>e task objects listed in</w:t>
        </w:r>
      </w:ins>
      <w:ins w:id="820" w:author="Charles Gifford" w:date="2017-03-22T10:37:00Z">
        <w:r w:rsidR="00866C62">
          <w:rPr>
            <w:lang w:val="en-US"/>
          </w:rPr>
          <w:t xml:space="preserve"> </w:t>
        </w:r>
        <w:r w:rsidR="00866C62">
          <w:rPr>
            <w:lang w:val="en-US"/>
          </w:rPr>
          <w:fldChar w:fldCharType="begin"/>
        </w:r>
        <w:r w:rsidR="00866C62">
          <w:rPr>
            <w:lang w:val="en-US"/>
          </w:rPr>
          <w:instrText xml:space="preserve"> REF _Ref477942346 \h </w:instrText>
        </w:r>
      </w:ins>
      <w:r w:rsidR="00866C62">
        <w:rPr>
          <w:lang w:val="en-US"/>
        </w:rPr>
      </w:r>
      <w:r w:rsidR="00866C62">
        <w:rPr>
          <w:lang w:val="en-US"/>
        </w:rPr>
        <w:fldChar w:fldCharType="separate"/>
      </w:r>
      <w:ins w:id="821" w:author="Charles Gifford" w:date="2017-03-22T10:37:00Z">
        <w:r w:rsidR="00866C62">
          <w:t xml:space="preserve">Table </w:t>
        </w:r>
        <w:r w:rsidR="00866C62">
          <w:rPr>
            <w:noProof/>
          </w:rPr>
          <w:t>5</w:t>
        </w:r>
        <w:r w:rsidR="00866C62">
          <w:rPr>
            <w:lang w:val="en-US"/>
          </w:rPr>
          <w:fldChar w:fldCharType="end"/>
        </w:r>
      </w:ins>
      <w:ins w:id="822" w:author="Charles Gifford" w:date="2017-03-21T20:14:00Z">
        <w:r>
          <w:rPr>
            <w:lang w:val="en-US"/>
          </w:rPr>
          <w:t>,</w:t>
        </w:r>
      </w:ins>
    </w:p>
    <w:p w14:paraId="01727AC4" w14:textId="77777777" w:rsidR="00EC5698" w:rsidRDefault="00EC5698" w:rsidP="00866C62">
      <w:pPr>
        <w:pStyle w:val="NOTE0"/>
        <w:numPr>
          <w:ilvl w:val="0"/>
          <w:numId w:val="211"/>
        </w:numPr>
        <w:ind w:left="360"/>
        <w:rPr>
          <w:ins w:id="823" w:author="Charles Gifford" w:date="2017-03-21T20:14:00Z"/>
          <w:i/>
          <w:lang w:val="en-US"/>
        </w:rPr>
      </w:pPr>
      <w:ins w:id="824" w:author="Charles Gifford" w:date="2017-03-21T20:14:00Z">
        <w:r>
          <w:rPr>
            <w:i/>
            <w:lang w:val="en-US"/>
          </w:rPr>
          <w:t>resource group</w:t>
        </w:r>
        <w:r>
          <w:rPr>
            <w:lang w:val="en-US"/>
          </w:rPr>
          <w:t xml:space="preserve"> includes </w:t>
        </w:r>
        <w:r>
          <w:rPr>
            <w:i/>
            <w:lang w:val="en-US"/>
          </w:rPr>
          <w:t>personnel class, equipment class, physical asset class, material class, and material definition objects,</w:t>
        </w:r>
      </w:ins>
    </w:p>
    <w:p w14:paraId="1FDC595E" w14:textId="77777777" w:rsidR="00EC5698" w:rsidRDefault="00EC5698" w:rsidP="00866C62">
      <w:pPr>
        <w:pStyle w:val="NOTE0"/>
        <w:numPr>
          <w:ilvl w:val="0"/>
          <w:numId w:val="211"/>
        </w:numPr>
        <w:ind w:left="360"/>
        <w:rPr>
          <w:ins w:id="825" w:author="Charles Gifford" w:date="2017-03-21T20:14:00Z"/>
          <w:i/>
          <w:lang w:val="en-US"/>
        </w:rPr>
      </w:pPr>
      <w:ins w:id="826" w:author="Charles Gifford" w:date="2017-03-21T20:14:00Z">
        <w:r>
          <w:rPr>
            <w:i/>
            <w:lang w:val="en-US"/>
          </w:rPr>
          <w:t>resource</w:t>
        </w:r>
        <w:r>
          <w:rPr>
            <w:i/>
          </w:rPr>
          <w:t xml:space="preserve"> </w:t>
        </w:r>
        <w:r>
          <w:rPr>
            <w:lang w:val="en-US"/>
          </w:rPr>
          <w:t xml:space="preserve">includes </w:t>
        </w:r>
        <w:r>
          <w:rPr>
            <w:i/>
            <w:lang w:val="en-US"/>
          </w:rPr>
          <w:t xml:space="preserve">person, equipment, physical asset, material lot and material sublot objects. </w:t>
        </w:r>
      </w:ins>
    </w:p>
    <w:p w14:paraId="0C013DA3" w14:textId="54561828" w:rsidR="00866C62" w:rsidRDefault="00866C62" w:rsidP="00866C62">
      <w:pPr>
        <w:pStyle w:val="PARAGRAPH"/>
        <w:rPr>
          <w:ins w:id="827" w:author="Charles Gifford" w:date="2017-03-22T10:34:00Z"/>
          <w:lang w:val="en-US"/>
        </w:rPr>
      </w:pPr>
      <w:ins w:id="828" w:author="Charles Gifford" w:date="2017-03-22T10:36:00Z">
        <w:r>
          <w:rPr>
            <w:lang w:val="en-US"/>
          </w:rPr>
          <w:fldChar w:fldCharType="begin"/>
        </w:r>
        <w:r>
          <w:rPr>
            <w:lang w:val="en-US"/>
          </w:rPr>
          <w:instrText xml:space="preserve"> REF _Ref477942346 \h </w:instrText>
        </w:r>
      </w:ins>
      <w:r>
        <w:rPr>
          <w:lang w:val="en-US"/>
        </w:rPr>
      </w:r>
      <w:r>
        <w:rPr>
          <w:lang w:val="en-US"/>
        </w:rPr>
        <w:fldChar w:fldCharType="separate"/>
      </w:r>
      <w:ins w:id="829" w:author="Charles Gifford" w:date="2017-03-22T10:36:00Z">
        <w:r>
          <w:t xml:space="preserve">Table </w:t>
        </w:r>
        <w:r>
          <w:rPr>
            <w:noProof/>
          </w:rPr>
          <w:t>5</w:t>
        </w:r>
        <w:r>
          <w:rPr>
            <w:lang w:val="en-US"/>
          </w:rPr>
          <w:fldChar w:fldCharType="end"/>
        </w:r>
      </w:ins>
      <w:ins w:id="830" w:author="Charles Gifford" w:date="2017-03-22T10:34:00Z">
        <w:r w:rsidRPr="00866C62">
          <w:rPr>
            <w:lang w:val="en-US"/>
          </w:rPr>
          <w:t xml:space="preserve"> lists the object relationships in the detailed UML </w:t>
        </w:r>
        <w:r w:rsidR="00A85188">
          <w:rPr>
            <w:lang w:val="en-US"/>
          </w:rPr>
          <w:t xml:space="preserve">model example in </w:t>
        </w:r>
      </w:ins>
      <w:ins w:id="831" w:author="Charles Gifford" w:date="2017-03-22T10:38:00Z">
        <w:r w:rsidR="00A85188">
          <w:rPr>
            <w:lang w:val="en-US"/>
          </w:rPr>
          <w:fldChar w:fldCharType="begin"/>
        </w:r>
        <w:r w:rsidR="00A85188">
          <w:rPr>
            <w:lang w:val="en-US"/>
          </w:rPr>
          <w:instrText xml:space="preserve"> REF _Ref477941672 \h </w:instrText>
        </w:r>
      </w:ins>
      <w:r w:rsidR="00A85188">
        <w:rPr>
          <w:lang w:val="en-US"/>
        </w:rPr>
      </w:r>
      <w:r w:rsidR="00A85188">
        <w:rPr>
          <w:lang w:val="en-US"/>
        </w:rPr>
        <w:fldChar w:fldCharType="separate"/>
      </w:r>
      <w:ins w:id="832" w:author="Charles Gifford" w:date="2017-03-22T10:38:00Z">
        <w:r w:rsidR="00A85188">
          <w:t xml:space="preserve">Figure </w:t>
        </w:r>
        <w:r w:rsidR="00A85188">
          <w:rPr>
            <w:noProof/>
          </w:rPr>
          <w:t>4</w:t>
        </w:r>
        <w:r w:rsidR="00A85188">
          <w:rPr>
            <w:lang w:val="en-US"/>
          </w:rPr>
          <w:fldChar w:fldCharType="end"/>
        </w:r>
      </w:ins>
      <w:ins w:id="833" w:author="Charles Gifford" w:date="2017-03-22T10:34:00Z">
        <w:r w:rsidRPr="00866C62">
          <w:rPr>
            <w:lang w:val="en-US"/>
          </w:rPr>
          <w:t>.</w:t>
        </w:r>
      </w:ins>
    </w:p>
    <w:p w14:paraId="393125FD" w14:textId="36E183DA" w:rsidR="00866C62" w:rsidRDefault="00866C62" w:rsidP="00E05180">
      <w:pPr>
        <w:pStyle w:val="TABLE-title"/>
        <w:rPr>
          <w:ins w:id="834" w:author="Charles Gifford" w:date="2017-03-22T10:33:00Z"/>
          <w:lang w:val="en-US"/>
        </w:rPr>
      </w:pPr>
      <w:bookmarkStart w:id="835" w:name="_Ref477942346"/>
      <w:bookmarkStart w:id="836" w:name="_Toc478492306"/>
      <w:ins w:id="837" w:author="Charles Gifford" w:date="2017-03-22T10:35:00Z">
        <w:r>
          <w:t xml:space="preserve">Table </w:t>
        </w:r>
        <w:r>
          <w:fldChar w:fldCharType="begin"/>
        </w:r>
        <w:r>
          <w:instrText xml:space="preserve"> SEQ Table \* ARABIC </w:instrText>
        </w:r>
      </w:ins>
      <w:r>
        <w:fldChar w:fldCharType="separate"/>
      </w:r>
      <w:ins w:id="838" w:author="Charles Gifford" w:date="2017-03-22T23:13:00Z">
        <w:r w:rsidR="00FC0C83">
          <w:rPr>
            <w:noProof/>
          </w:rPr>
          <w:t>5</w:t>
        </w:r>
      </w:ins>
      <w:ins w:id="839" w:author="Charles Gifford" w:date="2017-03-22T10:35:00Z">
        <w:r>
          <w:fldChar w:fldCharType="end"/>
        </w:r>
      </w:ins>
      <w:bookmarkEnd w:id="835"/>
      <w:ins w:id="840" w:author="Charles Gifford" w:date="2017-03-22T10:33:00Z">
        <w:r>
          <w:rPr>
            <w:lang w:val="en-US"/>
          </w:rPr>
          <w:t xml:space="preserve"> – Detailed UML</w:t>
        </w:r>
        <w:r w:rsidR="00A85188">
          <w:rPr>
            <w:lang w:val="en-US"/>
          </w:rPr>
          <w:t xml:space="preserve"> model relationships in</w:t>
        </w:r>
      </w:ins>
      <w:ins w:id="841" w:author="Charles Gifford" w:date="2017-03-22T10:38:00Z">
        <w:r w:rsidR="00A85188">
          <w:rPr>
            <w:lang w:val="en-US"/>
          </w:rPr>
          <w:t xml:space="preserve"> </w:t>
        </w:r>
        <w:r w:rsidR="00A85188">
          <w:rPr>
            <w:lang w:val="en-US"/>
          </w:rPr>
          <w:fldChar w:fldCharType="begin"/>
        </w:r>
        <w:r w:rsidR="00A85188">
          <w:rPr>
            <w:lang w:val="en-US"/>
          </w:rPr>
          <w:instrText xml:space="preserve"> REF _Ref477941672 \h </w:instrText>
        </w:r>
      </w:ins>
      <w:r w:rsidR="00A85188">
        <w:rPr>
          <w:lang w:val="en-US"/>
        </w:rPr>
      </w:r>
      <w:r w:rsidR="00A85188">
        <w:rPr>
          <w:lang w:val="en-US"/>
        </w:rPr>
        <w:fldChar w:fldCharType="separate"/>
      </w:r>
      <w:ins w:id="842" w:author="Charles Gifford" w:date="2017-03-22T10:38:00Z">
        <w:r w:rsidR="00A85188">
          <w:t xml:space="preserve">Figure </w:t>
        </w:r>
        <w:r w:rsidR="00A85188">
          <w:rPr>
            <w:noProof/>
          </w:rPr>
          <w:t>4</w:t>
        </w:r>
        <w:bookmarkEnd w:id="836"/>
        <w:r w:rsidR="00A85188">
          <w:rPr>
            <w:lang w:val="en-US"/>
          </w:rPr>
          <w:fldChar w:fldCharType="end"/>
        </w:r>
      </w:ins>
      <w:ins w:id="843" w:author="Charles Gifford" w:date="2017-03-22T10:33:00Z">
        <w:r>
          <w:rPr>
            <w:lang w:val="en-US"/>
          </w:rPr>
          <w:t xml:space="preserve"> </w:t>
        </w:r>
      </w:ins>
    </w:p>
    <w:tbl>
      <w:tblPr>
        <w:tblW w:w="89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4A0" w:firstRow="1" w:lastRow="0" w:firstColumn="1" w:lastColumn="0" w:noHBand="0" w:noVBand="1"/>
      </w:tblPr>
      <w:tblGrid>
        <w:gridCol w:w="2340"/>
        <w:gridCol w:w="2515"/>
        <w:gridCol w:w="1980"/>
        <w:gridCol w:w="2070"/>
      </w:tblGrid>
      <w:tr w:rsidR="00866C62" w14:paraId="7A47AD20" w14:textId="77777777" w:rsidTr="003026DF">
        <w:trPr>
          <w:trHeight w:val="176"/>
          <w:tblHeader/>
          <w:jc w:val="center"/>
          <w:ins w:id="844" w:author="Charles Gifford" w:date="2017-03-22T10:33:00Z"/>
        </w:trPr>
        <w:tc>
          <w:tcPr>
            <w:tcW w:w="2340" w:type="dxa"/>
            <w:tcBorders>
              <w:top w:val="single" w:sz="4" w:space="0" w:color="auto"/>
              <w:left w:val="single" w:sz="4" w:space="0" w:color="auto"/>
              <w:bottom w:val="single" w:sz="4" w:space="0" w:color="auto"/>
              <w:right w:val="single" w:sz="4" w:space="0" w:color="auto"/>
            </w:tcBorders>
            <w:hideMark/>
          </w:tcPr>
          <w:p w14:paraId="2D8B3490" w14:textId="77777777" w:rsidR="00866C62" w:rsidRDefault="00866C62" w:rsidP="003026DF">
            <w:pPr>
              <w:pStyle w:val="NormalTableHeader"/>
              <w:spacing w:before="60" w:after="60"/>
              <w:rPr>
                <w:ins w:id="845" w:author="Charles Gifford" w:date="2017-03-22T10:33:00Z"/>
                <w:szCs w:val="16"/>
                <w:lang w:val="en-US"/>
              </w:rPr>
            </w:pPr>
            <w:ins w:id="846" w:author="Charles Gifford" w:date="2017-03-22T10:33:00Z">
              <w:r>
                <w:rPr>
                  <w:szCs w:val="16"/>
                  <w:lang w:val="en-US"/>
                </w:rPr>
                <w:t>From</w:t>
              </w:r>
            </w:ins>
          </w:p>
        </w:tc>
        <w:tc>
          <w:tcPr>
            <w:tcW w:w="2515" w:type="dxa"/>
            <w:tcBorders>
              <w:top w:val="single" w:sz="4" w:space="0" w:color="auto"/>
              <w:left w:val="single" w:sz="4" w:space="0" w:color="auto"/>
              <w:bottom w:val="single" w:sz="4" w:space="0" w:color="auto"/>
              <w:right w:val="single" w:sz="4" w:space="0" w:color="auto"/>
            </w:tcBorders>
            <w:hideMark/>
          </w:tcPr>
          <w:p w14:paraId="506C4BC8" w14:textId="77777777" w:rsidR="00866C62" w:rsidRDefault="00866C62" w:rsidP="003026DF">
            <w:pPr>
              <w:pStyle w:val="NormalTableHeader"/>
              <w:spacing w:before="60" w:after="60"/>
              <w:rPr>
                <w:ins w:id="847" w:author="Charles Gifford" w:date="2017-03-22T10:33:00Z"/>
                <w:szCs w:val="16"/>
                <w:lang w:val="en-US"/>
              </w:rPr>
            </w:pPr>
            <w:ins w:id="848" w:author="Charles Gifford" w:date="2017-03-22T10:33:00Z">
              <w:r>
                <w:rPr>
                  <w:szCs w:val="16"/>
                  <w:lang w:val="en-US"/>
                </w:rPr>
                <w:t>To</w:t>
              </w:r>
            </w:ins>
          </w:p>
        </w:tc>
        <w:tc>
          <w:tcPr>
            <w:tcW w:w="1980" w:type="dxa"/>
            <w:tcBorders>
              <w:top w:val="single" w:sz="4" w:space="0" w:color="auto"/>
              <w:left w:val="single" w:sz="4" w:space="0" w:color="auto"/>
              <w:bottom w:val="single" w:sz="4" w:space="0" w:color="auto"/>
              <w:right w:val="single" w:sz="4" w:space="0" w:color="auto"/>
            </w:tcBorders>
            <w:hideMark/>
          </w:tcPr>
          <w:p w14:paraId="65A41ED5" w14:textId="77777777" w:rsidR="00866C62" w:rsidRDefault="00866C62" w:rsidP="003026DF">
            <w:pPr>
              <w:pStyle w:val="NormalTableHeader"/>
              <w:spacing w:before="60" w:after="60"/>
              <w:rPr>
                <w:ins w:id="849" w:author="Charles Gifford" w:date="2017-03-22T10:33:00Z"/>
                <w:szCs w:val="16"/>
                <w:lang w:val="en-US"/>
              </w:rPr>
            </w:pPr>
            <w:ins w:id="850" w:author="Charles Gifford" w:date="2017-03-22T10:33:00Z">
              <w:r>
                <w:rPr>
                  <w:szCs w:val="16"/>
                  <w:lang w:val="en-US"/>
                </w:rPr>
                <w:t>Type</w:t>
              </w:r>
            </w:ins>
          </w:p>
        </w:tc>
        <w:tc>
          <w:tcPr>
            <w:tcW w:w="2070" w:type="dxa"/>
            <w:tcBorders>
              <w:top w:val="single" w:sz="4" w:space="0" w:color="auto"/>
              <w:left w:val="single" w:sz="4" w:space="0" w:color="auto"/>
              <w:bottom w:val="single" w:sz="4" w:space="0" w:color="auto"/>
              <w:right w:val="single" w:sz="4" w:space="0" w:color="auto"/>
            </w:tcBorders>
            <w:hideMark/>
          </w:tcPr>
          <w:p w14:paraId="643FAFC9" w14:textId="77777777" w:rsidR="00866C62" w:rsidRDefault="00866C62" w:rsidP="003026DF">
            <w:pPr>
              <w:pStyle w:val="NormalTableHeader"/>
              <w:spacing w:before="60" w:after="60"/>
              <w:rPr>
                <w:ins w:id="851" w:author="Charles Gifford" w:date="2017-03-22T10:33:00Z"/>
                <w:szCs w:val="16"/>
                <w:lang w:val="en-US"/>
              </w:rPr>
            </w:pPr>
            <w:ins w:id="852" w:author="Charles Gifford" w:date="2017-03-22T10:33:00Z">
              <w:r>
                <w:rPr>
                  <w:szCs w:val="16"/>
                  <w:lang w:val="en-US"/>
                </w:rPr>
                <w:t>Relationship Name</w:t>
              </w:r>
            </w:ins>
          </w:p>
        </w:tc>
      </w:tr>
      <w:tr w:rsidR="00866C62" w14:paraId="1FCAAA9E" w14:textId="77777777" w:rsidTr="003026DF">
        <w:trPr>
          <w:trHeight w:val="242"/>
          <w:jc w:val="center"/>
          <w:ins w:id="853" w:author="Charles Gifford" w:date="2017-03-22T10:33:00Z"/>
        </w:trPr>
        <w:tc>
          <w:tcPr>
            <w:tcW w:w="2340" w:type="dxa"/>
            <w:tcBorders>
              <w:top w:val="single" w:sz="4" w:space="0" w:color="auto"/>
              <w:left w:val="single" w:sz="4" w:space="0" w:color="auto"/>
              <w:bottom w:val="single" w:sz="4" w:space="0" w:color="auto"/>
              <w:right w:val="single" w:sz="4" w:space="0" w:color="auto"/>
            </w:tcBorders>
            <w:hideMark/>
          </w:tcPr>
          <w:p w14:paraId="2AC98F2D" w14:textId="77777777" w:rsidR="00866C62" w:rsidRDefault="00866C62" w:rsidP="003026DF">
            <w:pPr>
              <w:pStyle w:val="TableContents1"/>
              <w:spacing w:before="60" w:after="60"/>
              <w:jc w:val="left"/>
              <w:rPr>
                <w:ins w:id="854" w:author="Charles Gifford" w:date="2017-03-22T10:33:00Z"/>
                <w:sz w:val="16"/>
                <w:szCs w:val="16"/>
                <w:lang w:val="en-US" w:eastAsia="zh-CN"/>
              </w:rPr>
            </w:pPr>
            <w:ins w:id="855" w:author="Charles Gifford" w:date="2017-03-22T10:33:00Z">
              <w:r>
                <w:rPr>
                  <w:sz w:val="16"/>
                  <w:szCs w:val="16"/>
                  <w:lang w:val="en-US" w:eastAsia="zh-CN"/>
                </w:rPr>
                <w:t xml:space="preserve">Resource task </w:t>
              </w:r>
            </w:ins>
          </w:p>
        </w:tc>
        <w:tc>
          <w:tcPr>
            <w:tcW w:w="2515" w:type="dxa"/>
            <w:tcBorders>
              <w:top w:val="single" w:sz="4" w:space="0" w:color="auto"/>
              <w:left w:val="single" w:sz="4" w:space="0" w:color="auto"/>
              <w:bottom w:val="single" w:sz="4" w:space="0" w:color="auto"/>
              <w:right w:val="single" w:sz="4" w:space="0" w:color="auto"/>
            </w:tcBorders>
            <w:hideMark/>
          </w:tcPr>
          <w:p w14:paraId="11867037" w14:textId="77777777" w:rsidR="00866C62" w:rsidRDefault="00866C62" w:rsidP="003026DF">
            <w:pPr>
              <w:pStyle w:val="TableContents1"/>
              <w:spacing w:before="60" w:after="60"/>
              <w:jc w:val="left"/>
              <w:rPr>
                <w:ins w:id="856" w:author="Charles Gifford" w:date="2017-03-22T10:33:00Z"/>
                <w:sz w:val="16"/>
                <w:szCs w:val="16"/>
                <w:lang w:val="en-US" w:eastAsia="zh-CN"/>
              </w:rPr>
            </w:pPr>
            <w:ins w:id="857" w:author="Charles Gifford" w:date="2017-03-22T10:33:00Z">
              <w:r>
                <w:rPr>
                  <w:sz w:val="16"/>
                  <w:szCs w:val="16"/>
                  <w:lang w:val="en-US" w:eastAsia="zh-CN"/>
                </w:rPr>
                <w:t>Resource group</w:t>
              </w:r>
            </w:ins>
          </w:p>
        </w:tc>
        <w:tc>
          <w:tcPr>
            <w:tcW w:w="1980" w:type="dxa"/>
            <w:tcBorders>
              <w:top w:val="single" w:sz="4" w:space="0" w:color="auto"/>
              <w:left w:val="single" w:sz="4" w:space="0" w:color="auto"/>
              <w:bottom w:val="single" w:sz="4" w:space="0" w:color="auto"/>
              <w:right w:val="single" w:sz="4" w:space="0" w:color="auto"/>
            </w:tcBorders>
            <w:hideMark/>
          </w:tcPr>
          <w:p w14:paraId="6D8BB0AA" w14:textId="77777777" w:rsidR="00866C62" w:rsidRDefault="00866C62" w:rsidP="003026DF">
            <w:pPr>
              <w:pStyle w:val="TableContents1"/>
              <w:spacing w:before="60" w:after="60"/>
              <w:jc w:val="left"/>
              <w:rPr>
                <w:ins w:id="858" w:author="Charles Gifford" w:date="2017-03-22T10:33:00Z"/>
                <w:sz w:val="16"/>
                <w:szCs w:val="16"/>
                <w:lang w:val="en-US" w:eastAsia="zh-CN"/>
              </w:rPr>
            </w:pPr>
            <w:ins w:id="859" w:author="Charles Gifford" w:date="2017-03-22T10:33:00Z">
              <w:r>
                <w:rPr>
                  <w:sz w:val="16"/>
                  <w:szCs w:val="16"/>
                  <w:lang w:val="en-US" w:eastAsia="zh-CN"/>
                </w:rPr>
                <w:t>Association (A)</w:t>
              </w:r>
            </w:ins>
          </w:p>
        </w:tc>
        <w:tc>
          <w:tcPr>
            <w:tcW w:w="2070" w:type="dxa"/>
            <w:tcBorders>
              <w:top w:val="single" w:sz="4" w:space="0" w:color="auto"/>
              <w:left w:val="single" w:sz="4" w:space="0" w:color="auto"/>
              <w:bottom w:val="single" w:sz="4" w:space="0" w:color="auto"/>
              <w:right w:val="single" w:sz="4" w:space="0" w:color="auto"/>
            </w:tcBorders>
            <w:hideMark/>
          </w:tcPr>
          <w:p w14:paraId="23055CED" w14:textId="77777777" w:rsidR="00866C62" w:rsidRDefault="00866C62" w:rsidP="003026DF">
            <w:pPr>
              <w:pStyle w:val="TableContents1"/>
              <w:spacing w:before="60" w:after="60"/>
              <w:jc w:val="left"/>
              <w:rPr>
                <w:ins w:id="860" w:author="Charles Gifford" w:date="2017-03-22T10:33:00Z"/>
                <w:sz w:val="16"/>
                <w:szCs w:val="16"/>
                <w:lang w:val="en-US" w:eastAsia="zh-CN"/>
              </w:rPr>
            </w:pPr>
            <w:ins w:id="861" w:author="Charles Gifford" w:date="2017-03-22T10:33:00Z">
              <w:r>
                <w:rPr>
                  <w:sz w:val="16"/>
                  <w:szCs w:val="16"/>
                  <w:lang w:val="en-US" w:eastAsia="zh-CN"/>
                </w:rPr>
                <w:t>Corresponds to &gt;</w:t>
              </w:r>
            </w:ins>
          </w:p>
        </w:tc>
      </w:tr>
      <w:tr w:rsidR="00866C62" w14:paraId="328BE94D" w14:textId="77777777" w:rsidTr="003026DF">
        <w:trPr>
          <w:trHeight w:val="314"/>
          <w:jc w:val="center"/>
          <w:ins w:id="862" w:author="Charles Gifford" w:date="2017-03-22T10:33:00Z"/>
        </w:trPr>
        <w:tc>
          <w:tcPr>
            <w:tcW w:w="2340" w:type="dxa"/>
            <w:tcBorders>
              <w:top w:val="single" w:sz="4" w:space="0" w:color="auto"/>
              <w:left w:val="single" w:sz="4" w:space="0" w:color="auto"/>
              <w:bottom w:val="single" w:sz="4" w:space="0" w:color="auto"/>
              <w:right w:val="single" w:sz="4" w:space="0" w:color="auto"/>
            </w:tcBorders>
            <w:hideMark/>
          </w:tcPr>
          <w:p w14:paraId="3D0043EB" w14:textId="77777777" w:rsidR="00866C62" w:rsidRDefault="00866C62" w:rsidP="003026DF">
            <w:pPr>
              <w:pStyle w:val="TableContents1"/>
              <w:spacing w:before="60" w:after="60"/>
              <w:jc w:val="left"/>
              <w:rPr>
                <w:ins w:id="863" w:author="Charles Gifford" w:date="2017-03-22T10:33:00Z"/>
                <w:sz w:val="16"/>
                <w:szCs w:val="16"/>
                <w:lang w:val="en-US" w:eastAsia="zh-CN"/>
              </w:rPr>
            </w:pPr>
            <w:ins w:id="864" w:author="Charles Gifford" w:date="2017-03-22T10:33:00Z">
              <w:r>
                <w:rPr>
                  <w:sz w:val="16"/>
                  <w:szCs w:val="16"/>
                  <w:lang w:val="en-US" w:eastAsia="zh-CN"/>
                </w:rPr>
                <w:t>Resource task</w:t>
              </w:r>
            </w:ins>
          </w:p>
        </w:tc>
        <w:tc>
          <w:tcPr>
            <w:tcW w:w="2515" w:type="dxa"/>
            <w:tcBorders>
              <w:top w:val="single" w:sz="4" w:space="0" w:color="auto"/>
              <w:left w:val="single" w:sz="4" w:space="0" w:color="auto"/>
              <w:bottom w:val="single" w:sz="4" w:space="0" w:color="auto"/>
              <w:right w:val="single" w:sz="4" w:space="0" w:color="auto"/>
            </w:tcBorders>
            <w:hideMark/>
          </w:tcPr>
          <w:p w14:paraId="4E3A6403" w14:textId="77777777" w:rsidR="00866C62" w:rsidRDefault="00866C62" w:rsidP="003026DF">
            <w:pPr>
              <w:pStyle w:val="TableContents1"/>
              <w:spacing w:before="60" w:after="60"/>
              <w:jc w:val="left"/>
              <w:rPr>
                <w:ins w:id="865" w:author="Charles Gifford" w:date="2017-03-22T10:33:00Z"/>
                <w:sz w:val="16"/>
                <w:szCs w:val="16"/>
                <w:lang w:val="en-US" w:eastAsia="zh-CN"/>
              </w:rPr>
            </w:pPr>
            <w:ins w:id="866" w:author="Charles Gifford" w:date="2017-03-22T10:33:00Z">
              <w:r>
                <w:rPr>
                  <w:sz w:val="16"/>
                  <w:szCs w:val="16"/>
                  <w:lang w:val="en-US" w:eastAsia="zh-CN"/>
                </w:rPr>
                <w:t>Resource</w:t>
              </w:r>
            </w:ins>
          </w:p>
        </w:tc>
        <w:tc>
          <w:tcPr>
            <w:tcW w:w="1980" w:type="dxa"/>
            <w:tcBorders>
              <w:top w:val="single" w:sz="4" w:space="0" w:color="auto"/>
              <w:left w:val="single" w:sz="4" w:space="0" w:color="auto"/>
              <w:bottom w:val="single" w:sz="4" w:space="0" w:color="auto"/>
              <w:right w:val="single" w:sz="4" w:space="0" w:color="auto"/>
            </w:tcBorders>
            <w:hideMark/>
          </w:tcPr>
          <w:p w14:paraId="311BB888" w14:textId="77777777" w:rsidR="00866C62" w:rsidRDefault="00866C62" w:rsidP="003026DF">
            <w:pPr>
              <w:pStyle w:val="TableContents1"/>
              <w:spacing w:before="60" w:after="60"/>
              <w:jc w:val="left"/>
              <w:rPr>
                <w:ins w:id="867" w:author="Charles Gifford" w:date="2017-03-22T10:33:00Z"/>
                <w:sz w:val="16"/>
                <w:szCs w:val="16"/>
                <w:lang w:val="en-US" w:eastAsia="zh-CN"/>
              </w:rPr>
            </w:pPr>
            <w:ins w:id="868" w:author="Charles Gifford" w:date="2017-03-22T10:33:00Z">
              <w:r>
                <w:rPr>
                  <w:sz w:val="16"/>
                  <w:szCs w:val="16"/>
                  <w:lang w:val="en-US" w:eastAsia="zh-CN"/>
                </w:rPr>
                <w:t>Association (C)</w:t>
              </w:r>
            </w:ins>
          </w:p>
        </w:tc>
        <w:tc>
          <w:tcPr>
            <w:tcW w:w="2070" w:type="dxa"/>
            <w:tcBorders>
              <w:top w:val="single" w:sz="4" w:space="0" w:color="auto"/>
              <w:left w:val="single" w:sz="4" w:space="0" w:color="auto"/>
              <w:bottom w:val="single" w:sz="4" w:space="0" w:color="auto"/>
              <w:right w:val="single" w:sz="4" w:space="0" w:color="auto"/>
            </w:tcBorders>
            <w:hideMark/>
          </w:tcPr>
          <w:p w14:paraId="0F831366" w14:textId="77777777" w:rsidR="00866C62" w:rsidRDefault="00866C62" w:rsidP="003026DF">
            <w:pPr>
              <w:pStyle w:val="TableContents1"/>
              <w:spacing w:before="60" w:after="60"/>
              <w:jc w:val="left"/>
              <w:rPr>
                <w:ins w:id="869" w:author="Charles Gifford" w:date="2017-03-22T10:33:00Z"/>
                <w:sz w:val="16"/>
                <w:szCs w:val="16"/>
                <w:lang w:val="en-US" w:eastAsia="zh-CN"/>
              </w:rPr>
            </w:pPr>
            <w:ins w:id="870" w:author="Charles Gifford" w:date="2017-03-22T10:33:00Z">
              <w:r>
                <w:rPr>
                  <w:sz w:val="16"/>
                  <w:szCs w:val="16"/>
                  <w:lang w:val="en-US" w:eastAsia="zh-CN"/>
                </w:rPr>
                <w:t>Corresponds to &gt;</w:t>
              </w:r>
            </w:ins>
          </w:p>
        </w:tc>
      </w:tr>
      <w:tr w:rsidR="00866C62" w14:paraId="592799B5" w14:textId="77777777" w:rsidTr="003026DF">
        <w:trPr>
          <w:trHeight w:val="368"/>
          <w:jc w:val="center"/>
          <w:ins w:id="871" w:author="Charles Gifford" w:date="2017-03-22T10:33:00Z"/>
        </w:trPr>
        <w:tc>
          <w:tcPr>
            <w:tcW w:w="2340" w:type="dxa"/>
            <w:tcBorders>
              <w:top w:val="single" w:sz="4" w:space="0" w:color="auto"/>
              <w:left w:val="single" w:sz="4" w:space="0" w:color="auto"/>
              <w:bottom w:val="single" w:sz="4" w:space="0" w:color="auto"/>
              <w:right w:val="single" w:sz="4" w:space="0" w:color="auto"/>
            </w:tcBorders>
            <w:hideMark/>
          </w:tcPr>
          <w:p w14:paraId="3C82001F" w14:textId="77777777" w:rsidR="00866C62" w:rsidRDefault="00866C62" w:rsidP="003026DF">
            <w:pPr>
              <w:pStyle w:val="TableContents1"/>
              <w:spacing w:before="60" w:after="60"/>
              <w:jc w:val="left"/>
              <w:rPr>
                <w:ins w:id="872" w:author="Charles Gifford" w:date="2017-03-22T10:33:00Z"/>
                <w:sz w:val="16"/>
                <w:szCs w:val="16"/>
                <w:lang w:val="en-US" w:eastAsia="zh-CN"/>
              </w:rPr>
            </w:pPr>
            <w:ins w:id="873" w:author="Charles Gifford" w:date="2017-03-22T10:33:00Z">
              <w:r>
                <w:rPr>
                  <w:sz w:val="16"/>
                  <w:szCs w:val="16"/>
                  <w:lang w:val="en-US" w:eastAsia="zh-CN"/>
                </w:rPr>
                <w:t>Resource task property</w:t>
              </w:r>
            </w:ins>
          </w:p>
        </w:tc>
        <w:tc>
          <w:tcPr>
            <w:tcW w:w="2515" w:type="dxa"/>
            <w:tcBorders>
              <w:top w:val="single" w:sz="4" w:space="0" w:color="auto"/>
              <w:left w:val="single" w:sz="4" w:space="0" w:color="auto"/>
              <w:bottom w:val="single" w:sz="4" w:space="0" w:color="auto"/>
              <w:right w:val="single" w:sz="4" w:space="0" w:color="auto"/>
            </w:tcBorders>
            <w:hideMark/>
          </w:tcPr>
          <w:p w14:paraId="624B743C" w14:textId="77777777" w:rsidR="00866C62" w:rsidRDefault="00866C62" w:rsidP="003026DF">
            <w:pPr>
              <w:pStyle w:val="TableContents1"/>
              <w:spacing w:before="60" w:after="60"/>
              <w:jc w:val="left"/>
              <w:rPr>
                <w:ins w:id="874" w:author="Charles Gifford" w:date="2017-03-22T10:33:00Z"/>
                <w:sz w:val="16"/>
                <w:szCs w:val="16"/>
                <w:lang w:val="en-US" w:eastAsia="zh-CN"/>
              </w:rPr>
            </w:pPr>
            <w:ins w:id="875" w:author="Charles Gifford" w:date="2017-03-22T10:33:00Z">
              <w:r>
                <w:rPr>
                  <w:sz w:val="16"/>
                  <w:szCs w:val="16"/>
                  <w:lang w:val="en-US" w:eastAsia="zh-CN"/>
                </w:rPr>
                <w:t>Resource group property</w:t>
              </w:r>
            </w:ins>
          </w:p>
        </w:tc>
        <w:tc>
          <w:tcPr>
            <w:tcW w:w="1980" w:type="dxa"/>
            <w:tcBorders>
              <w:top w:val="single" w:sz="4" w:space="0" w:color="auto"/>
              <w:left w:val="single" w:sz="4" w:space="0" w:color="auto"/>
              <w:bottom w:val="single" w:sz="4" w:space="0" w:color="auto"/>
              <w:right w:val="single" w:sz="4" w:space="0" w:color="auto"/>
            </w:tcBorders>
            <w:hideMark/>
          </w:tcPr>
          <w:p w14:paraId="03B70CE0" w14:textId="77777777" w:rsidR="00866C62" w:rsidRDefault="00866C62" w:rsidP="003026DF">
            <w:pPr>
              <w:pStyle w:val="TableContents1"/>
              <w:spacing w:before="60" w:after="60"/>
              <w:jc w:val="left"/>
              <w:rPr>
                <w:ins w:id="876" w:author="Charles Gifford" w:date="2017-03-22T10:33:00Z"/>
                <w:sz w:val="16"/>
                <w:szCs w:val="16"/>
                <w:lang w:val="en-US" w:eastAsia="zh-CN"/>
              </w:rPr>
            </w:pPr>
            <w:ins w:id="877" w:author="Charles Gifford" w:date="2017-03-22T10:33:00Z">
              <w:r>
                <w:rPr>
                  <w:sz w:val="16"/>
                  <w:szCs w:val="16"/>
                  <w:lang w:val="en-US" w:eastAsia="zh-CN"/>
                </w:rPr>
                <w:t>Dependency (B)</w:t>
              </w:r>
            </w:ins>
          </w:p>
        </w:tc>
        <w:tc>
          <w:tcPr>
            <w:tcW w:w="2070" w:type="dxa"/>
            <w:tcBorders>
              <w:top w:val="single" w:sz="4" w:space="0" w:color="auto"/>
              <w:left w:val="single" w:sz="4" w:space="0" w:color="auto"/>
              <w:bottom w:val="single" w:sz="4" w:space="0" w:color="auto"/>
              <w:right w:val="single" w:sz="4" w:space="0" w:color="auto"/>
            </w:tcBorders>
            <w:hideMark/>
          </w:tcPr>
          <w:p w14:paraId="20759025" w14:textId="77777777" w:rsidR="00866C62" w:rsidRDefault="00866C62" w:rsidP="003026DF">
            <w:pPr>
              <w:pStyle w:val="TableContents1"/>
              <w:spacing w:before="60" w:after="60"/>
              <w:jc w:val="left"/>
              <w:rPr>
                <w:ins w:id="878" w:author="Charles Gifford" w:date="2017-03-22T10:33:00Z"/>
                <w:sz w:val="16"/>
                <w:szCs w:val="16"/>
                <w:lang w:val="en-US" w:eastAsia="zh-CN"/>
              </w:rPr>
            </w:pPr>
            <w:ins w:id="879" w:author="Charles Gifford" w:date="2017-03-22T10:33:00Z">
              <w:r>
                <w:rPr>
                  <w:sz w:val="16"/>
                  <w:szCs w:val="16"/>
                  <w:lang w:val="en-US" w:eastAsia="zh-CN"/>
                </w:rPr>
                <w:t>Maps to &gt;</w:t>
              </w:r>
            </w:ins>
          </w:p>
        </w:tc>
      </w:tr>
      <w:tr w:rsidR="00866C62" w14:paraId="7C2F7B16" w14:textId="77777777" w:rsidTr="003026DF">
        <w:trPr>
          <w:trHeight w:val="350"/>
          <w:jc w:val="center"/>
          <w:ins w:id="880" w:author="Charles Gifford" w:date="2017-03-22T10:33:00Z"/>
        </w:trPr>
        <w:tc>
          <w:tcPr>
            <w:tcW w:w="2340" w:type="dxa"/>
            <w:tcBorders>
              <w:top w:val="single" w:sz="4" w:space="0" w:color="auto"/>
              <w:left w:val="single" w:sz="4" w:space="0" w:color="auto"/>
              <w:bottom w:val="single" w:sz="4" w:space="0" w:color="auto"/>
              <w:right w:val="single" w:sz="4" w:space="0" w:color="auto"/>
            </w:tcBorders>
            <w:hideMark/>
          </w:tcPr>
          <w:p w14:paraId="5F408C6B" w14:textId="77777777" w:rsidR="00866C62" w:rsidRDefault="00866C62" w:rsidP="003026DF">
            <w:pPr>
              <w:pStyle w:val="TableContents1"/>
              <w:spacing w:before="60" w:after="60"/>
              <w:jc w:val="left"/>
              <w:rPr>
                <w:ins w:id="881" w:author="Charles Gifford" w:date="2017-03-22T10:33:00Z"/>
                <w:sz w:val="16"/>
                <w:szCs w:val="16"/>
                <w:lang w:val="en-US" w:eastAsia="zh-CN"/>
              </w:rPr>
            </w:pPr>
            <w:ins w:id="882" w:author="Charles Gifford" w:date="2017-03-22T10:33:00Z">
              <w:r>
                <w:rPr>
                  <w:sz w:val="16"/>
                  <w:szCs w:val="16"/>
                  <w:lang w:val="en-US" w:eastAsia="zh-CN"/>
                </w:rPr>
                <w:t>Resource task property</w:t>
              </w:r>
            </w:ins>
          </w:p>
        </w:tc>
        <w:tc>
          <w:tcPr>
            <w:tcW w:w="2515" w:type="dxa"/>
            <w:tcBorders>
              <w:top w:val="single" w:sz="4" w:space="0" w:color="auto"/>
              <w:left w:val="single" w:sz="4" w:space="0" w:color="auto"/>
              <w:bottom w:val="single" w:sz="4" w:space="0" w:color="auto"/>
              <w:right w:val="single" w:sz="4" w:space="0" w:color="auto"/>
            </w:tcBorders>
            <w:hideMark/>
          </w:tcPr>
          <w:p w14:paraId="4A57D2A4" w14:textId="77777777" w:rsidR="00866C62" w:rsidRDefault="00866C62" w:rsidP="003026DF">
            <w:pPr>
              <w:pStyle w:val="TableContents1"/>
              <w:spacing w:before="60" w:after="60"/>
              <w:jc w:val="left"/>
              <w:rPr>
                <w:ins w:id="883" w:author="Charles Gifford" w:date="2017-03-22T10:33:00Z"/>
                <w:sz w:val="16"/>
                <w:szCs w:val="16"/>
                <w:lang w:val="en-US" w:eastAsia="zh-CN"/>
              </w:rPr>
            </w:pPr>
            <w:ins w:id="884" w:author="Charles Gifford" w:date="2017-03-22T10:33:00Z">
              <w:r>
                <w:rPr>
                  <w:sz w:val="16"/>
                  <w:szCs w:val="16"/>
                  <w:lang w:val="en-US" w:eastAsia="zh-CN"/>
                </w:rPr>
                <w:t>Resource property</w:t>
              </w:r>
            </w:ins>
          </w:p>
        </w:tc>
        <w:tc>
          <w:tcPr>
            <w:tcW w:w="1980" w:type="dxa"/>
            <w:tcBorders>
              <w:top w:val="single" w:sz="4" w:space="0" w:color="auto"/>
              <w:left w:val="single" w:sz="4" w:space="0" w:color="auto"/>
              <w:bottom w:val="single" w:sz="4" w:space="0" w:color="auto"/>
              <w:right w:val="single" w:sz="4" w:space="0" w:color="auto"/>
            </w:tcBorders>
            <w:hideMark/>
          </w:tcPr>
          <w:p w14:paraId="2638BB64" w14:textId="77777777" w:rsidR="00866C62" w:rsidRDefault="00866C62" w:rsidP="003026DF">
            <w:pPr>
              <w:pStyle w:val="TableContents1"/>
              <w:spacing w:before="60" w:after="60"/>
              <w:jc w:val="left"/>
              <w:rPr>
                <w:ins w:id="885" w:author="Charles Gifford" w:date="2017-03-22T10:33:00Z"/>
                <w:sz w:val="16"/>
                <w:szCs w:val="16"/>
                <w:lang w:val="en-US" w:eastAsia="zh-CN"/>
              </w:rPr>
            </w:pPr>
            <w:ins w:id="886" w:author="Charles Gifford" w:date="2017-03-22T10:33:00Z">
              <w:r>
                <w:rPr>
                  <w:sz w:val="16"/>
                  <w:szCs w:val="16"/>
                  <w:lang w:val="en-US" w:eastAsia="zh-CN"/>
                </w:rPr>
                <w:t>Dependency (D)</w:t>
              </w:r>
            </w:ins>
          </w:p>
        </w:tc>
        <w:tc>
          <w:tcPr>
            <w:tcW w:w="2070" w:type="dxa"/>
            <w:tcBorders>
              <w:top w:val="single" w:sz="4" w:space="0" w:color="auto"/>
              <w:left w:val="single" w:sz="4" w:space="0" w:color="auto"/>
              <w:bottom w:val="single" w:sz="4" w:space="0" w:color="auto"/>
              <w:right w:val="single" w:sz="4" w:space="0" w:color="auto"/>
            </w:tcBorders>
            <w:hideMark/>
          </w:tcPr>
          <w:p w14:paraId="6979AEB0" w14:textId="77777777" w:rsidR="00866C62" w:rsidRDefault="00866C62" w:rsidP="003026DF">
            <w:pPr>
              <w:pStyle w:val="TableContents1"/>
              <w:spacing w:before="60" w:after="60"/>
              <w:jc w:val="left"/>
              <w:rPr>
                <w:ins w:id="887" w:author="Charles Gifford" w:date="2017-03-22T10:33:00Z"/>
                <w:sz w:val="16"/>
                <w:szCs w:val="16"/>
                <w:lang w:val="en-US" w:eastAsia="zh-CN"/>
              </w:rPr>
            </w:pPr>
            <w:ins w:id="888" w:author="Charles Gifford" w:date="2017-03-22T10:33:00Z">
              <w:r>
                <w:rPr>
                  <w:sz w:val="16"/>
                  <w:szCs w:val="16"/>
                  <w:lang w:val="en-US" w:eastAsia="zh-CN"/>
                </w:rPr>
                <w:t>Maps to &gt;</w:t>
              </w:r>
            </w:ins>
          </w:p>
        </w:tc>
      </w:tr>
      <w:tr w:rsidR="00866C62" w14:paraId="633C5B4F" w14:textId="77777777" w:rsidTr="003026DF">
        <w:trPr>
          <w:trHeight w:val="260"/>
          <w:jc w:val="center"/>
          <w:ins w:id="889" w:author="Charles Gifford" w:date="2017-03-22T10:33:00Z"/>
        </w:trPr>
        <w:tc>
          <w:tcPr>
            <w:tcW w:w="2340" w:type="dxa"/>
            <w:tcBorders>
              <w:top w:val="single" w:sz="4" w:space="0" w:color="auto"/>
              <w:left w:val="single" w:sz="4" w:space="0" w:color="auto"/>
              <w:bottom w:val="single" w:sz="4" w:space="0" w:color="auto"/>
              <w:right w:val="single" w:sz="4" w:space="0" w:color="auto"/>
            </w:tcBorders>
            <w:hideMark/>
          </w:tcPr>
          <w:p w14:paraId="44920370" w14:textId="77777777" w:rsidR="00866C62" w:rsidRDefault="00866C62" w:rsidP="003026DF">
            <w:pPr>
              <w:pStyle w:val="TableContents1"/>
              <w:spacing w:before="60" w:after="60"/>
              <w:jc w:val="left"/>
              <w:rPr>
                <w:ins w:id="890" w:author="Charles Gifford" w:date="2017-03-22T10:33:00Z"/>
                <w:sz w:val="16"/>
                <w:szCs w:val="16"/>
                <w:lang w:val="en-US" w:eastAsia="zh-CN"/>
              </w:rPr>
            </w:pPr>
            <w:ins w:id="891" w:author="Charles Gifford" w:date="2017-03-22T10:33:00Z">
              <w:r>
                <w:rPr>
                  <w:sz w:val="16"/>
                  <w:szCs w:val="16"/>
                  <w:lang w:val="en-US" w:eastAsia="zh-CN"/>
                </w:rPr>
                <w:t>Resource task</w:t>
              </w:r>
            </w:ins>
          </w:p>
        </w:tc>
        <w:tc>
          <w:tcPr>
            <w:tcW w:w="2515" w:type="dxa"/>
            <w:tcBorders>
              <w:top w:val="single" w:sz="4" w:space="0" w:color="auto"/>
              <w:left w:val="single" w:sz="4" w:space="0" w:color="auto"/>
              <w:bottom w:val="single" w:sz="4" w:space="0" w:color="auto"/>
              <w:right w:val="single" w:sz="4" w:space="0" w:color="auto"/>
            </w:tcBorders>
            <w:hideMark/>
          </w:tcPr>
          <w:p w14:paraId="309AB0B0" w14:textId="77777777" w:rsidR="00866C62" w:rsidRDefault="00866C62" w:rsidP="003026DF">
            <w:pPr>
              <w:pStyle w:val="TableContents1"/>
              <w:spacing w:before="60" w:after="60"/>
              <w:jc w:val="left"/>
              <w:rPr>
                <w:ins w:id="892" w:author="Charles Gifford" w:date="2017-03-22T10:33:00Z"/>
                <w:sz w:val="16"/>
                <w:szCs w:val="16"/>
                <w:lang w:val="en-US" w:eastAsia="zh-CN"/>
              </w:rPr>
            </w:pPr>
            <w:ins w:id="893" w:author="Charles Gifford" w:date="2017-03-22T10:33:00Z">
              <w:r>
                <w:rPr>
                  <w:sz w:val="16"/>
                  <w:szCs w:val="16"/>
                  <w:lang w:val="en-US" w:eastAsia="zh-CN"/>
                </w:rPr>
                <w:t>Resource task property</w:t>
              </w:r>
            </w:ins>
          </w:p>
        </w:tc>
        <w:tc>
          <w:tcPr>
            <w:tcW w:w="1980" w:type="dxa"/>
            <w:tcBorders>
              <w:top w:val="single" w:sz="4" w:space="0" w:color="auto"/>
              <w:left w:val="single" w:sz="4" w:space="0" w:color="auto"/>
              <w:bottom w:val="single" w:sz="4" w:space="0" w:color="auto"/>
              <w:right w:val="single" w:sz="4" w:space="0" w:color="auto"/>
            </w:tcBorders>
            <w:hideMark/>
          </w:tcPr>
          <w:p w14:paraId="397910FA" w14:textId="77777777" w:rsidR="00866C62" w:rsidRDefault="00866C62" w:rsidP="003026DF">
            <w:pPr>
              <w:pStyle w:val="TableContents1"/>
              <w:spacing w:before="60" w:after="60"/>
              <w:jc w:val="left"/>
              <w:rPr>
                <w:ins w:id="894" w:author="Charles Gifford" w:date="2017-03-22T10:33:00Z"/>
                <w:sz w:val="16"/>
                <w:szCs w:val="16"/>
                <w:lang w:val="en-US" w:eastAsia="zh-CN"/>
              </w:rPr>
            </w:pPr>
            <w:ins w:id="895" w:author="Charles Gifford" w:date="2017-03-22T10:33:00Z">
              <w:r>
                <w:rPr>
                  <w:sz w:val="16"/>
                  <w:szCs w:val="16"/>
                  <w:lang w:val="en-US" w:eastAsia="zh-CN"/>
                </w:rPr>
                <w:t>Composition</w:t>
              </w:r>
            </w:ins>
          </w:p>
        </w:tc>
        <w:tc>
          <w:tcPr>
            <w:tcW w:w="2070" w:type="dxa"/>
            <w:tcBorders>
              <w:top w:val="single" w:sz="4" w:space="0" w:color="auto"/>
              <w:left w:val="single" w:sz="4" w:space="0" w:color="auto"/>
              <w:bottom w:val="single" w:sz="4" w:space="0" w:color="auto"/>
              <w:right w:val="single" w:sz="4" w:space="0" w:color="auto"/>
            </w:tcBorders>
            <w:hideMark/>
          </w:tcPr>
          <w:p w14:paraId="748D13C5" w14:textId="77777777" w:rsidR="00866C62" w:rsidRDefault="00866C62" w:rsidP="003026DF">
            <w:pPr>
              <w:pStyle w:val="TableContents1"/>
              <w:spacing w:before="60" w:after="60"/>
              <w:jc w:val="left"/>
              <w:rPr>
                <w:ins w:id="896" w:author="Charles Gifford" w:date="2017-03-22T10:33:00Z"/>
                <w:sz w:val="16"/>
                <w:szCs w:val="16"/>
                <w:lang w:val="en-US" w:eastAsia="zh-CN"/>
              </w:rPr>
            </w:pPr>
            <w:ins w:id="897" w:author="Charles Gifford" w:date="2017-03-22T10:33:00Z">
              <w:r>
                <w:rPr>
                  <w:sz w:val="16"/>
                  <w:szCs w:val="16"/>
                  <w:lang w:val="en-US" w:eastAsia="zh-CN"/>
                </w:rPr>
                <w:t>Has properties of &gt;</w:t>
              </w:r>
            </w:ins>
          </w:p>
        </w:tc>
      </w:tr>
      <w:tr w:rsidR="00866C62" w14:paraId="3744FCCB" w14:textId="77777777" w:rsidTr="003026DF">
        <w:trPr>
          <w:trHeight w:val="359"/>
          <w:jc w:val="center"/>
          <w:ins w:id="898" w:author="Charles Gifford" w:date="2017-03-22T10:33:00Z"/>
        </w:trPr>
        <w:tc>
          <w:tcPr>
            <w:tcW w:w="2340" w:type="dxa"/>
            <w:tcBorders>
              <w:top w:val="single" w:sz="4" w:space="0" w:color="auto"/>
              <w:left w:val="single" w:sz="4" w:space="0" w:color="auto"/>
              <w:bottom w:val="single" w:sz="4" w:space="0" w:color="auto"/>
              <w:right w:val="single" w:sz="4" w:space="0" w:color="auto"/>
            </w:tcBorders>
            <w:hideMark/>
          </w:tcPr>
          <w:p w14:paraId="1D87D186" w14:textId="77777777" w:rsidR="00866C62" w:rsidRDefault="00866C62" w:rsidP="003026DF">
            <w:pPr>
              <w:pStyle w:val="TableContents1"/>
              <w:spacing w:before="60" w:after="60"/>
              <w:jc w:val="left"/>
              <w:rPr>
                <w:ins w:id="899" w:author="Charles Gifford" w:date="2017-03-22T10:33:00Z"/>
                <w:sz w:val="16"/>
                <w:szCs w:val="16"/>
                <w:lang w:val="en-US" w:eastAsia="zh-CN"/>
              </w:rPr>
            </w:pPr>
            <w:ins w:id="900" w:author="Charles Gifford" w:date="2017-03-22T10:33:00Z">
              <w:r>
                <w:rPr>
                  <w:sz w:val="16"/>
                  <w:szCs w:val="16"/>
                  <w:lang w:val="en-US" w:eastAsia="zh-CN"/>
                </w:rPr>
                <w:t>Resource</w:t>
              </w:r>
            </w:ins>
          </w:p>
        </w:tc>
        <w:tc>
          <w:tcPr>
            <w:tcW w:w="2515" w:type="dxa"/>
            <w:tcBorders>
              <w:top w:val="single" w:sz="4" w:space="0" w:color="auto"/>
              <w:left w:val="single" w:sz="4" w:space="0" w:color="auto"/>
              <w:bottom w:val="single" w:sz="4" w:space="0" w:color="auto"/>
              <w:right w:val="single" w:sz="4" w:space="0" w:color="auto"/>
            </w:tcBorders>
            <w:hideMark/>
          </w:tcPr>
          <w:p w14:paraId="7E7DC3C3" w14:textId="77777777" w:rsidR="00866C62" w:rsidRDefault="00866C62" w:rsidP="003026DF">
            <w:pPr>
              <w:pStyle w:val="TableContents1"/>
              <w:spacing w:before="60" w:after="60"/>
              <w:jc w:val="left"/>
              <w:rPr>
                <w:ins w:id="901" w:author="Charles Gifford" w:date="2017-03-22T10:33:00Z"/>
                <w:sz w:val="16"/>
                <w:szCs w:val="16"/>
                <w:lang w:val="en-US" w:eastAsia="zh-CN"/>
              </w:rPr>
            </w:pPr>
            <w:ins w:id="902" w:author="Charles Gifford" w:date="2017-03-22T10:33:00Z">
              <w:r>
                <w:rPr>
                  <w:sz w:val="16"/>
                  <w:szCs w:val="16"/>
                  <w:lang w:val="en-US" w:eastAsia="zh-CN"/>
                </w:rPr>
                <w:t>Resource group</w:t>
              </w:r>
            </w:ins>
          </w:p>
        </w:tc>
        <w:tc>
          <w:tcPr>
            <w:tcW w:w="1980" w:type="dxa"/>
            <w:tcBorders>
              <w:top w:val="single" w:sz="4" w:space="0" w:color="auto"/>
              <w:left w:val="single" w:sz="4" w:space="0" w:color="auto"/>
              <w:bottom w:val="single" w:sz="4" w:space="0" w:color="auto"/>
              <w:right w:val="single" w:sz="4" w:space="0" w:color="auto"/>
            </w:tcBorders>
            <w:hideMark/>
          </w:tcPr>
          <w:p w14:paraId="39CC17FC" w14:textId="77777777" w:rsidR="00866C62" w:rsidRDefault="00866C62" w:rsidP="003026DF">
            <w:pPr>
              <w:pStyle w:val="TableContents1"/>
              <w:spacing w:before="60" w:after="60"/>
              <w:jc w:val="left"/>
              <w:rPr>
                <w:ins w:id="903" w:author="Charles Gifford" w:date="2017-03-22T10:33:00Z"/>
                <w:sz w:val="16"/>
                <w:szCs w:val="16"/>
                <w:lang w:val="en-US" w:eastAsia="zh-CN"/>
              </w:rPr>
            </w:pPr>
            <w:ins w:id="904" w:author="Charles Gifford" w:date="2017-03-22T10:33:00Z">
              <w:r>
                <w:rPr>
                  <w:sz w:val="16"/>
                  <w:szCs w:val="16"/>
                  <w:lang w:val="en-US" w:eastAsia="zh-CN"/>
                </w:rPr>
                <w:t>Association</w:t>
              </w:r>
            </w:ins>
          </w:p>
        </w:tc>
        <w:tc>
          <w:tcPr>
            <w:tcW w:w="2070" w:type="dxa"/>
            <w:tcBorders>
              <w:top w:val="single" w:sz="4" w:space="0" w:color="auto"/>
              <w:left w:val="single" w:sz="4" w:space="0" w:color="auto"/>
              <w:bottom w:val="single" w:sz="4" w:space="0" w:color="auto"/>
              <w:right w:val="single" w:sz="4" w:space="0" w:color="auto"/>
            </w:tcBorders>
            <w:hideMark/>
          </w:tcPr>
          <w:p w14:paraId="65C0FA08" w14:textId="77777777" w:rsidR="00866C62" w:rsidRDefault="00866C62" w:rsidP="003026DF">
            <w:pPr>
              <w:pStyle w:val="TableContents1"/>
              <w:spacing w:before="60" w:after="60"/>
              <w:jc w:val="left"/>
              <w:rPr>
                <w:ins w:id="905" w:author="Charles Gifford" w:date="2017-03-22T10:33:00Z"/>
                <w:sz w:val="16"/>
                <w:szCs w:val="16"/>
                <w:lang w:val="en-US" w:eastAsia="zh-CN"/>
              </w:rPr>
            </w:pPr>
            <w:ins w:id="906" w:author="Charles Gifford" w:date="2017-03-22T10:33:00Z">
              <w:r>
                <w:rPr>
                  <w:sz w:val="16"/>
                  <w:szCs w:val="16"/>
                  <w:lang w:val="en-US" w:eastAsia="zh-CN"/>
                </w:rPr>
                <w:t>Defined by` &gt;</w:t>
              </w:r>
            </w:ins>
          </w:p>
        </w:tc>
      </w:tr>
      <w:tr w:rsidR="00866C62" w14:paraId="4540113E" w14:textId="77777777" w:rsidTr="003026DF">
        <w:trPr>
          <w:trHeight w:val="323"/>
          <w:jc w:val="center"/>
          <w:ins w:id="907" w:author="Charles Gifford" w:date="2017-03-22T10:33:00Z"/>
        </w:trPr>
        <w:tc>
          <w:tcPr>
            <w:tcW w:w="2340" w:type="dxa"/>
            <w:tcBorders>
              <w:top w:val="single" w:sz="4" w:space="0" w:color="auto"/>
              <w:left w:val="single" w:sz="4" w:space="0" w:color="auto"/>
              <w:bottom w:val="single" w:sz="4" w:space="0" w:color="auto"/>
              <w:right w:val="single" w:sz="4" w:space="0" w:color="auto"/>
            </w:tcBorders>
            <w:hideMark/>
          </w:tcPr>
          <w:p w14:paraId="6CA2C332" w14:textId="77777777" w:rsidR="00866C62" w:rsidRDefault="00866C62" w:rsidP="003026DF">
            <w:pPr>
              <w:pStyle w:val="TableContents1"/>
              <w:spacing w:before="60" w:after="60"/>
              <w:jc w:val="left"/>
              <w:rPr>
                <w:ins w:id="908" w:author="Charles Gifford" w:date="2017-03-22T10:33:00Z"/>
                <w:sz w:val="16"/>
                <w:szCs w:val="16"/>
                <w:lang w:val="en-US" w:eastAsia="zh-CN"/>
              </w:rPr>
            </w:pPr>
            <w:ins w:id="909" w:author="Charles Gifford" w:date="2017-03-22T10:33:00Z">
              <w:r>
                <w:rPr>
                  <w:sz w:val="16"/>
                  <w:szCs w:val="16"/>
                  <w:lang w:val="en-US" w:eastAsia="zh-CN"/>
                </w:rPr>
                <w:t>Resource</w:t>
              </w:r>
            </w:ins>
          </w:p>
        </w:tc>
        <w:tc>
          <w:tcPr>
            <w:tcW w:w="2515" w:type="dxa"/>
            <w:tcBorders>
              <w:top w:val="single" w:sz="4" w:space="0" w:color="auto"/>
              <w:left w:val="single" w:sz="4" w:space="0" w:color="auto"/>
              <w:bottom w:val="single" w:sz="4" w:space="0" w:color="auto"/>
              <w:right w:val="single" w:sz="4" w:space="0" w:color="auto"/>
            </w:tcBorders>
            <w:hideMark/>
          </w:tcPr>
          <w:p w14:paraId="3B2751FF" w14:textId="77777777" w:rsidR="00866C62" w:rsidRDefault="00866C62" w:rsidP="003026DF">
            <w:pPr>
              <w:pStyle w:val="TableContents1"/>
              <w:spacing w:before="60" w:after="60"/>
              <w:jc w:val="left"/>
              <w:rPr>
                <w:ins w:id="910" w:author="Charles Gifford" w:date="2017-03-22T10:33:00Z"/>
                <w:sz w:val="16"/>
                <w:szCs w:val="16"/>
                <w:lang w:val="en-US" w:eastAsia="zh-CN"/>
              </w:rPr>
            </w:pPr>
            <w:ins w:id="911" w:author="Charles Gifford" w:date="2017-03-22T10:33:00Z">
              <w:r>
                <w:rPr>
                  <w:sz w:val="16"/>
                  <w:szCs w:val="16"/>
                  <w:lang w:val="en-US" w:eastAsia="zh-CN"/>
                </w:rPr>
                <w:t>Resource property</w:t>
              </w:r>
            </w:ins>
          </w:p>
        </w:tc>
        <w:tc>
          <w:tcPr>
            <w:tcW w:w="1980" w:type="dxa"/>
            <w:tcBorders>
              <w:top w:val="single" w:sz="4" w:space="0" w:color="auto"/>
              <w:left w:val="single" w:sz="4" w:space="0" w:color="auto"/>
              <w:bottom w:val="single" w:sz="4" w:space="0" w:color="auto"/>
              <w:right w:val="single" w:sz="4" w:space="0" w:color="auto"/>
            </w:tcBorders>
            <w:hideMark/>
          </w:tcPr>
          <w:p w14:paraId="6E816ECA" w14:textId="77777777" w:rsidR="00866C62" w:rsidRDefault="00866C62" w:rsidP="003026DF">
            <w:pPr>
              <w:pStyle w:val="TableContents1"/>
              <w:spacing w:before="60" w:after="60"/>
              <w:jc w:val="left"/>
              <w:rPr>
                <w:ins w:id="912" w:author="Charles Gifford" w:date="2017-03-22T10:33:00Z"/>
                <w:sz w:val="16"/>
                <w:szCs w:val="16"/>
                <w:lang w:val="en-US" w:eastAsia="zh-CN"/>
              </w:rPr>
            </w:pPr>
            <w:ins w:id="913" w:author="Charles Gifford" w:date="2017-03-22T10:33:00Z">
              <w:r>
                <w:rPr>
                  <w:sz w:val="16"/>
                  <w:szCs w:val="16"/>
                  <w:lang w:val="en-US" w:eastAsia="zh-CN"/>
                </w:rPr>
                <w:t>Composition</w:t>
              </w:r>
            </w:ins>
          </w:p>
        </w:tc>
        <w:tc>
          <w:tcPr>
            <w:tcW w:w="2070" w:type="dxa"/>
            <w:tcBorders>
              <w:top w:val="single" w:sz="4" w:space="0" w:color="auto"/>
              <w:left w:val="single" w:sz="4" w:space="0" w:color="auto"/>
              <w:bottom w:val="single" w:sz="4" w:space="0" w:color="auto"/>
              <w:right w:val="single" w:sz="4" w:space="0" w:color="auto"/>
            </w:tcBorders>
            <w:hideMark/>
          </w:tcPr>
          <w:p w14:paraId="76841C56" w14:textId="77777777" w:rsidR="00866C62" w:rsidRDefault="00866C62" w:rsidP="003026DF">
            <w:pPr>
              <w:pStyle w:val="TableContents1"/>
              <w:spacing w:before="60" w:after="60"/>
              <w:jc w:val="left"/>
              <w:rPr>
                <w:ins w:id="914" w:author="Charles Gifford" w:date="2017-03-22T10:33:00Z"/>
                <w:sz w:val="16"/>
                <w:szCs w:val="16"/>
                <w:lang w:val="en-US" w:eastAsia="zh-CN"/>
              </w:rPr>
            </w:pPr>
            <w:ins w:id="915" w:author="Charles Gifford" w:date="2017-03-22T10:33:00Z">
              <w:r>
                <w:rPr>
                  <w:sz w:val="16"/>
                  <w:szCs w:val="16"/>
                  <w:lang w:val="en-US" w:eastAsia="zh-CN"/>
                </w:rPr>
                <w:t>Has values of &gt;</w:t>
              </w:r>
            </w:ins>
          </w:p>
        </w:tc>
      </w:tr>
      <w:tr w:rsidR="00866C62" w14:paraId="46B516AB" w14:textId="77777777" w:rsidTr="003026DF">
        <w:trPr>
          <w:trHeight w:val="323"/>
          <w:jc w:val="center"/>
          <w:ins w:id="916" w:author="Charles Gifford" w:date="2017-03-22T10:33:00Z"/>
        </w:trPr>
        <w:tc>
          <w:tcPr>
            <w:tcW w:w="2340" w:type="dxa"/>
            <w:tcBorders>
              <w:top w:val="single" w:sz="4" w:space="0" w:color="auto"/>
              <w:left w:val="single" w:sz="4" w:space="0" w:color="auto"/>
              <w:bottom w:val="single" w:sz="4" w:space="0" w:color="auto"/>
              <w:right w:val="single" w:sz="4" w:space="0" w:color="auto"/>
            </w:tcBorders>
            <w:hideMark/>
          </w:tcPr>
          <w:p w14:paraId="45E2570F" w14:textId="77777777" w:rsidR="00866C62" w:rsidRDefault="00866C62" w:rsidP="003026DF">
            <w:pPr>
              <w:pStyle w:val="TableContents1"/>
              <w:spacing w:before="60" w:after="60"/>
              <w:jc w:val="left"/>
              <w:rPr>
                <w:ins w:id="917" w:author="Charles Gifford" w:date="2017-03-22T10:33:00Z"/>
                <w:sz w:val="16"/>
                <w:szCs w:val="16"/>
                <w:lang w:val="en-US" w:eastAsia="zh-CN"/>
              </w:rPr>
            </w:pPr>
            <w:ins w:id="918" w:author="Charles Gifford" w:date="2017-03-22T10:33:00Z">
              <w:r>
                <w:rPr>
                  <w:sz w:val="16"/>
                  <w:szCs w:val="16"/>
                  <w:lang w:val="en-US" w:eastAsia="zh-CN"/>
                </w:rPr>
                <w:t>Resource group</w:t>
              </w:r>
            </w:ins>
          </w:p>
        </w:tc>
        <w:tc>
          <w:tcPr>
            <w:tcW w:w="2515" w:type="dxa"/>
            <w:tcBorders>
              <w:top w:val="single" w:sz="4" w:space="0" w:color="auto"/>
              <w:left w:val="single" w:sz="4" w:space="0" w:color="auto"/>
              <w:bottom w:val="single" w:sz="4" w:space="0" w:color="auto"/>
              <w:right w:val="single" w:sz="4" w:space="0" w:color="auto"/>
            </w:tcBorders>
            <w:hideMark/>
          </w:tcPr>
          <w:p w14:paraId="1732A4A2" w14:textId="77777777" w:rsidR="00866C62" w:rsidRDefault="00866C62" w:rsidP="003026DF">
            <w:pPr>
              <w:pStyle w:val="TableContents1"/>
              <w:spacing w:before="60" w:after="60"/>
              <w:jc w:val="left"/>
              <w:rPr>
                <w:ins w:id="919" w:author="Charles Gifford" w:date="2017-03-22T10:33:00Z"/>
                <w:sz w:val="16"/>
                <w:szCs w:val="16"/>
                <w:lang w:val="en-US" w:eastAsia="zh-CN"/>
              </w:rPr>
            </w:pPr>
            <w:ins w:id="920" w:author="Charles Gifford" w:date="2017-03-22T10:33:00Z">
              <w:r>
                <w:rPr>
                  <w:sz w:val="16"/>
                  <w:szCs w:val="16"/>
                  <w:lang w:val="en-US" w:eastAsia="zh-CN"/>
                </w:rPr>
                <w:t>Resource group property</w:t>
              </w:r>
            </w:ins>
          </w:p>
        </w:tc>
        <w:tc>
          <w:tcPr>
            <w:tcW w:w="1980" w:type="dxa"/>
            <w:tcBorders>
              <w:top w:val="single" w:sz="4" w:space="0" w:color="auto"/>
              <w:left w:val="single" w:sz="4" w:space="0" w:color="auto"/>
              <w:bottom w:val="single" w:sz="4" w:space="0" w:color="auto"/>
              <w:right w:val="single" w:sz="4" w:space="0" w:color="auto"/>
            </w:tcBorders>
            <w:hideMark/>
          </w:tcPr>
          <w:p w14:paraId="0CE28796" w14:textId="77777777" w:rsidR="00866C62" w:rsidRDefault="00866C62" w:rsidP="003026DF">
            <w:pPr>
              <w:pStyle w:val="TableContents1"/>
              <w:spacing w:before="60" w:after="60"/>
              <w:jc w:val="left"/>
              <w:rPr>
                <w:ins w:id="921" w:author="Charles Gifford" w:date="2017-03-22T10:33:00Z"/>
                <w:sz w:val="16"/>
                <w:szCs w:val="16"/>
                <w:lang w:val="en-US" w:eastAsia="zh-CN"/>
              </w:rPr>
            </w:pPr>
            <w:ins w:id="922" w:author="Charles Gifford" w:date="2017-03-22T10:33:00Z">
              <w:r>
                <w:rPr>
                  <w:sz w:val="16"/>
                  <w:szCs w:val="16"/>
                  <w:lang w:val="en-US" w:eastAsia="zh-CN"/>
                </w:rPr>
                <w:t>Composition</w:t>
              </w:r>
            </w:ins>
          </w:p>
        </w:tc>
        <w:tc>
          <w:tcPr>
            <w:tcW w:w="2070" w:type="dxa"/>
            <w:tcBorders>
              <w:top w:val="single" w:sz="4" w:space="0" w:color="auto"/>
              <w:left w:val="single" w:sz="4" w:space="0" w:color="auto"/>
              <w:bottom w:val="single" w:sz="4" w:space="0" w:color="auto"/>
              <w:right w:val="single" w:sz="4" w:space="0" w:color="auto"/>
            </w:tcBorders>
            <w:hideMark/>
          </w:tcPr>
          <w:p w14:paraId="697849D3" w14:textId="77777777" w:rsidR="00866C62" w:rsidRDefault="00866C62" w:rsidP="003026DF">
            <w:pPr>
              <w:pStyle w:val="TableContents1"/>
              <w:spacing w:before="60" w:after="60"/>
              <w:jc w:val="left"/>
              <w:rPr>
                <w:ins w:id="923" w:author="Charles Gifford" w:date="2017-03-22T10:33:00Z"/>
                <w:sz w:val="16"/>
                <w:szCs w:val="16"/>
                <w:lang w:val="en-US" w:eastAsia="zh-CN"/>
              </w:rPr>
            </w:pPr>
            <w:ins w:id="924" w:author="Charles Gifford" w:date="2017-03-22T10:33:00Z">
              <w:r>
                <w:rPr>
                  <w:sz w:val="16"/>
                  <w:szCs w:val="16"/>
                  <w:lang w:val="en-US" w:eastAsia="zh-CN"/>
                </w:rPr>
                <w:t>Has properties of &gt;</w:t>
              </w:r>
            </w:ins>
          </w:p>
        </w:tc>
      </w:tr>
      <w:tr w:rsidR="00866C62" w14:paraId="0CEEFB38" w14:textId="77777777" w:rsidTr="003026DF">
        <w:trPr>
          <w:trHeight w:val="50"/>
          <w:jc w:val="center"/>
          <w:ins w:id="925" w:author="Charles Gifford" w:date="2017-03-22T10:33:00Z"/>
        </w:trPr>
        <w:tc>
          <w:tcPr>
            <w:tcW w:w="2340" w:type="dxa"/>
            <w:tcBorders>
              <w:top w:val="single" w:sz="4" w:space="0" w:color="auto"/>
              <w:left w:val="single" w:sz="4" w:space="0" w:color="auto"/>
              <w:bottom w:val="single" w:sz="4" w:space="0" w:color="auto"/>
              <w:right w:val="single" w:sz="4" w:space="0" w:color="auto"/>
            </w:tcBorders>
            <w:hideMark/>
          </w:tcPr>
          <w:p w14:paraId="2C3370FE" w14:textId="77777777" w:rsidR="00866C62" w:rsidRDefault="00866C62" w:rsidP="003026DF">
            <w:pPr>
              <w:pStyle w:val="TableContents1"/>
              <w:spacing w:before="60" w:after="60"/>
              <w:jc w:val="left"/>
              <w:rPr>
                <w:ins w:id="926" w:author="Charles Gifford" w:date="2017-03-22T10:33:00Z"/>
                <w:sz w:val="16"/>
                <w:szCs w:val="16"/>
                <w:lang w:val="en-US" w:eastAsia="zh-CN"/>
              </w:rPr>
            </w:pPr>
            <w:ins w:id="927" w:author="Charles Gifford" w:date="2017-03-22T10:33:00Z">
              <w:r>
                <w:rPr>
                  <w:sz w:val="16"/>
                  <w:szCs w:val="16"/>
                  <w:lang w:val="en-US" w:eastAsia="zh-CN"/>
                </w:rPr>
                <w:t>Resource property</w:t>
              </w:r>
            </w:ins>
          </w:p>
        </w:tc>
        <w:tc>
          <w:tcPr>
            <w:tcW w:w="2515" w:type="dxa"/>
            <w:tcBorders>
              <w:top w:val="single" w:sz="4" w:space="0" w:color="auto"/>
              <w:left w:val="single" w:sz="4" w:space="0" w:color="auto"/>
              <w:bottom w:val="single" w:sz="4" w:space="0" w:color="auto"/>
              <w:right w:val="single" w:sz="4" w:space="0" w:color="auto"/>
            </w:tcBorders>
            <w:hideMark/>
          </w:tcPr>
          <w:p w14:paraId="4C829611" w14:textId="77777777" w:rsidR="00866C62" w:rsidRDefault="00866C62" w:rsidP="003026DF">
            <w:pPr>
              <w:pStyle w:val="TableContents1"/>
              <w:spacing w:before="60" w:after="60"/>
              <w:jc w:val="left"/>
              <w:rPr>
                <w:ins w:id="928" w:author="Charles Gifford" w:date="2017-03-22T10:33:00Z"/>
                <w:sz w:val="16"/>
                <w:szCs w:val="16"/>
                <w:lang w:val="en-US" w:eastAsia="zh-CN"/>
              </w:rPr>
            </w:pPr>
            <w:ins w:id="929" w:author="Charles Gifford" w:date="2017-03-22T10:33:00Z">
              <w:r>
                <w:rPr>
                  <w:sz w:val="16"/>
                  <w:szCs w:val="16"/>
                  <w:lang w:val="en-US" w:eastAsia="zh-CN"/>
                </w:rPr>
                <w:t>Resource group property</w:t>
              </w:r>
            </w:ins>
          </w:p>
        </w:tc>
        <w:tc>
          <w:tcPr>
            <w:tcW w:w="1980" w:type="dxa"/>
            <w:tcBorders>
              <w:top w:val="single" w:sz="4" w:space="0" w:color="auto"/>
              <w:left w:val="single" w:sz="4" w:space="0" w:color="auto"/>
              <w:bottom w:val="single" w:sz="4" w:space="0" w:color="auto"/>
              <w:right w:val="single" w:sz="4" w:space="0" w:color="auto"/>
            </w:tcBorders>
            <w:hideMark/>
          </w:tcPr>
          <w:p w14:paraId="48C3E331" w14:textId="77777777" w:rsidR="00866C62" w:rsidRDefault="00866C62" w:rsidP="003026DF">
            <w:pPr>
              <w:pStyle w:val="TableContents1"/>
              <w:spacing w:before="60" w:after="60"/>
              <w:jc w:val="left"/>
              <w:rPr>
                <w:ins w:id="930" w:author="Charles Gifford" w:date="2017-03-22T10:33:00Z"/>
                <w:sz w:val="16"/>
                <w:szCs w:val="16"/>
                <w:lang w:val="en-US" w:eastAsia="zh-CN"/>
              </w:rPr>
            </w:pPr>
            <w:ins w:id="931" w:author="Charles Gifford" w:date="2017-03-22T10:33:00Z">
              <w:r>
                <w:rPr>
                  <w:sz w:val="16"/>
                  <w:szCs w:val="16"/>
                  <w:lang w:val="en-US" w:eastAsia="zh-CN"/>
                </w:rPr>
                <w:t>Dependency</w:t>
              </w:r>
            </w:ins>
          </w:p>
        </w:tc>
        <w:tc>
          <w:tcPr>
            <w:tcW w:w="2070" w:type="dxa"/>
            <w:tcBorders>
              <w:top w:val="single" w:sz="4" w:space="0" w:color="auto"/>
              <w:left w:val="single" w:sz="4" w:space="0" w:color="auto"/>
              <w:bottom w:val="single" w:sz="4" w:space="0" w:color="auto"/>
              <w:right w:val="single" w:sz="4" w:space="0" w:color="auto"/>
            </w:tcBorders>
            <w:hideMark/>
          </w:tcPr>
          <w:p w14:paraId="1DEFA08D" w14:textId="77777777" w:rsidR="00866C62" w:rsidRDefault="00866C62" w:rsidP="003026DF">
            <w:pPr>
              <w:pStyle w:val="TableContents1"/>
              <w:spacing w:before="60" w:after="60"/>
              <w:jc w:val="left"/>
              <w:rPr>
                <w:ins w:id="932" w:author="Charles Gifford" w:date="2017-03-22T10:33:00Z"/>
                <w:sz w:val="16"/>
                <w:szCs w:val="16"/>
                <w:lang w:val="en-US" w:eastAsia="zh-CN"/>
              </w:rPr>
            </w:pPr>
            <w:ins w:id="933" w:author="Charles Gifford" w:date="2017-03-22T10:33:00Z">
              <w:r>
                <w:rPr>
                  <w:sz w:val="16"/>
                  <w:szCs w:val="16"/>
                  <w:lang w:val="en-US" w:eastAsia="zh-CN"/>
                </w:rPr>
                <w:t>Maps to &gt;</w:t>
              </w:r>
            </w:ins>
          </w:p>
        </w:tc>
      </w:tr>
      <w:tr w:rsidR="00866C62" w14:paraId="31B58F87" w14:textId="77777777" w:rsidTr="003026DF">
        <w:trPr>
          <w:trHeight w:val="50"/>
          <w:jc w:val="center"/>
          <w:ins w:id="934" w:author="Charles Gifford" w:date="2017-03-22T10:33:00Z"/>
        </w:trPr>
        <w:tc>
          <w:tcPr>
            <w:tcW w:w="2340" w:type="dxa"/>
            <w:tcBorders>
              <w:top w:val="single" w:sz="4" w:space="0" w:color="auto"/>
              <w:left w:val="single" w:sz="4" w:space="0" w:color="auto"/>
              <w:bottom w:val="single" w:sz="4" w:space="0" w:color="auto"/>
              <w:right w:val="single" w:sz="4" w:space="0" w:color="auto"/>
            </w:tcBorders>
            <w:hideMark/>
          </w:tcPr>
          <w:p w14:paraId="47285D73" w14:textId="77777777" w:rsidR="00866C62" w:rsidRDefault="00866C62" w:rsidP="003026DF">
            <w:pPr>
              <w:pStyle w:val="TableContents1"/>
              <w:spacing w:before="60" w:after="60"/>
              <w:jc w:val="left"/>
              <w:rPr>
                <w:ins w:id="935" w:author="Charles Gifford" w:date="2017-03-22T10:33:00Z"/>
                <w:sz w:val="16"/>
                <w:szCs w:val="16"/>
                <w:lang w:val="en-US" w:eastAsia="zh-CN"/>
              </w:rPr>
            </w:pPr>
            <w:ins w:id="936" w:author="Charles Gifford" w:date="2017-03-22T10:33:00Z">
              <w:r>
                <w:rPr>
                  <w:sz w:val="16"/>
                  <w:szCs w:val="16"/>
                  <w:lang w:val="en-US" w:eastAsia="zh-CN"/>
                </w:rPr>
                <w:t>Resource property</w:t>
              </w:r>
            </w:ins>
          </w:p>
        </w:tc>
        <w:tc>
          <w:tcPr>
            <w:tcW w:w="2515" w:type="dxa"/>
            <w:tcBorders>
              <w:top w:val="single" w:sz="4" w:space="0" w:color="auto"/>
              <w:left w:val="single" w:sz="4" w:space="0" w:color="auto"/>
              <w:bottom w:val="single" w:sz="4" w:space="0" w:color="auto"/>
              <w:right w:val="single" w:sz="4" w:space="0" w:color="auto"/>
            </w:tcBorders>
            <w:hideMark/>
          </w:tcPr>
          <w:p w14:paraId="7295D0E7" w14:textId="77777777" w:rsidR="00866C62" w:rsidRDefault="00866C62" w:rsidP="003026DF">
            <w:pPr>
              <w:pStyle w:val="TableContents1"/>
              <w:spacing w:before="60" w:after="60"/>
              <w:jc w:val="left"/>
              <w:rPr>
                <w:ins w:id="937" w:author="Charles Gifford" w:date="2017-03-22T10:33:00Z"/>
                <w:sz w:val="16"/>
                <w:szCs w:val="16"/>
                <w:lang w:val="en-US" w:eastAsia="zh-CN"/>
              </w:rPr>
            </w:pPr>
            <w:ins w:id="938" w:author="Charles Gifford" w:date="2017-03-22T10:33:00Z">
              <w:r>
                <w:rPr>
                  <w:sz w:val="16"/>
                  <w:szCs w:val="16"/>
                  <w:lang w:val="en-US" w:eastAsia="zh-CN"/>
                </w:rPr>
                <w:t>Resource property</w:t>
              </w:r>
            </w:ins>
          </w:p>
        </w:tc>
        <w:tc>
          <w:tcPr>
            <w:tcW w:w="1980" w:type="dxa"/>
            <w:tcBorders>
              <w:top w:val="single" w:sz="4" w:space="0" w:color="auto"/>
              <w:left w:val="single" w:sz="4" w:space="0" w:color="auto"/>
              <w:bottom w:val="single" w:sz="4" w:space="0" w:color="auto"/>
              <w:right w:val="single" w:sz="4" w:space="0" w:color="auto"/>
            </w:tcBorders>
            <w:hideMark/>
          </w:tcPr>
          <w:p w14:paraId="787C1CBC" w14:textId="77777777" w:rsidR="00866C62" w:rsidRDefault="00866C62" w:rsidP="003026DF">
            <w:pPr>
              <w:pStyle w:val="TableContents1"/>
              <w:spacing w:before="60" w:after="60"/>
              <w:jc w:val="left"/>
              <w:rPr>
                <w:ins w:id="939" w:author="Charles Gifford" w:date="2017-03-22T10:33:00Z"/>
                <w:sz w:val="16"/>
                <w:szCs w:val="16"/>
                <w:lang w:val="en-US" w:eastAsia="zh-CN"/>
              </w:rPr>
            </w:pPr>
            <w:ins w:id="940" w:author="Charles Gifford" w:date="2017-03-22T10:33:00Z">
              <w:r>
                <w:rPr>
                  <w:sz w:val="16"/>
                  <w:szCs w:val="16"/>
                  <w:lang w:val="en-US" w:eastAsia="zh-CN"/>
                </w:rPr>
                <w:t>Composition hierarchy</w:t>
              </w:r>
            </w:ins>
          </w:p>
        </w:tc>
        <w:tc>
          <w:tcPr>
            <w:tcW w:w="2070" w:type="dxa"/>
            <w:tcBorders>
              <w:top w:val="single" w:sz="4" w:space="0" w:color="auto"/>
              <w:left w:val="single" w:sz="4" w:space="0" w:color="auto"/>
              <w:bottom w:val="single" w:sz="4" w:space="0" w:color="auto"/>
              <w:right w:val="single" w:sz="4" w:space="0" w:color="auto"/>
            </w:tcBorders>
            <w:hideMark/>
          </w:tcPr>
          <w:p w14:paraId="4C674B03" w14:textId="77777777" w:rsidR="00866C62" w:rsidRDefault="00866C62" w:rsidP="003026DF">
            <w:pPr>
              <w:pStyle w:val="TableContents1"/>
              <w:spacing w:before="60" w:after="60"/>
              <w:jc w:val="left"/>
              <w:rPr>
                <w:ins w:id="941" w:author="Charles Gifford" w:date="2017-03-22T10:33:00Z"/>
                <w:sz w:val="16"/>
                <w:szCs w:val="16"/>
                <w:lang w:val="en-US" w:eastAsia="zh-CN"/>
              </w:rPr>
            </w:pPr>
            <w:ins w:id="942" w:author="Charles Gifford" w:date="2017-03-22T10:33:00Z">
              <w:r>
                <w:rPr>
                  <w:sz w:val="16"/>
                  <w:szCs w:val="16"/>
                  <w:lang w:val="en-US" w:eastAsia="zh-CN"/>
                </w:rPr>
                <w:t>May contain nested &gt;</w:t>
              </w:r>
            </w:ins>
          </w:p>
        </w:tc>
      </w:tr>
      <w:tr w:rsidR="00866C62" w14:paraId="5221D3D9" w14:textId="77777777" w:rsidTr="003026DF">
        <w:trPr>
          <w:trHeight w:val="50"/>
          <w:jc w:val="center"/>
          <w:ins w:id="943" w:author="Charles Gifford" w:date="2017-03-22T10:33:00Z"/>
        </w:trPr>
        <w:tc>
          <w:tcPr>
            <w:tcW w:w="2340" w:type="dxa"/>
            <w:tcBorders>
              <w:top w:val="single" w:sz="4" w:space="0" w:color="auto"/>
              <w:left w:val="single" w:sz="4" w:space="0" w:color="auto"/>
              <w:bottom w:val="single" w:sz="4" w:space="0" w:color="auto"/>
              <w:right w:val="single" w:sz="4" w:space="0" w:color="auto"/>
            </w:tcBorders>
            <w:hideMark/>
          </w:tcPr>
          <w:p w14:paraId="1D4FF4ED" w14:textId="77777777" w:rsidR="00866C62" w:rsidRDefault="00866C62" w:rsidP="003026DF">
            <w:pPr>
              <w:pStyle w:val="TableContents1"/>
              <w:spacing w:before="60" w:after="60"/>
              <w:jc w:val="left"/>
              <w:rPr>
                <w:ins w:id="944" w:author="Charles Gifford" w:date="2017-03-22T10:33:00Z"/>
                <w:sz w:val="16"/>
                <w:szCs w:val="16"/>
                <w:lang w:val="en-US" w:eastAsia="zh-CN"/>
              </w:rPr>
            </w:pPr>
            <w:ins w:id="945" w:author="Charles Gifford" w:date="2017-03-22T10:33:00Z">
              <w:r>
                <w:rPr>
                  <w:sz w:val="16"/>
                  <w:szCs w:val="16"/>
                  <w:lang w:val="en-US" w:eastAsia="zh-CN"/>
                </w:rPr>
                <w:t>Resource group property</w:t>
              </w:r>
            </w:ins>
          </w:p>
        </w:tc>
        <w:tc>
          <w:tcPr>
            <w:tcW w:w="2515" w:type="dxa"/>
            <w:tcBorders>
              <w:top w:val="single" w:sz="4" w:space="0" w:color="auto"/>
              <w:left w:val="single" w:sz="4" w:space="0" w:color="auto"/>
              <w:bottom w:val="single" w:sz="4" w:space="0" w:color="auto"/>
              <w:right w:val="single" w:sz="4" w:space="0" w:color="auto"/>
            </w:tcBorders>
            <w:hideMark/>
          </w:tcPr>
          <w:p w14:paraId="1F73FB7F" w14:textId="77777777" w:rsidR="00866C62" w:rsidRDefault="00866C62" w:rsidP="003026DF">
            <w:pPr>
              <w:pStyle w:val="TableContents1"/>
              <w:spacing w:before="60" w:after="60"/>
              <w:jc w:val="left"/>
              <w:rPr>
                <w:ins w:id="946" w:author="Charles Gifford" w:date="2017-03-22T10:33:00Z"/>
                <w:sz w:val="16"/>
                <w:szCs w:val="16"/>
                <w:lang w:val="en-US" w:eastAsia="zh-CN"/>
              </w:rPr>
            </w:pPr>
            <w:ins w:id="947" w:author="Charles Gifford" w:date="2017-03-22T10:33:00Z">
              <w:r>
                <w:rPr>
                  <w:sz w:val="16"/>
                  <w:szCs w:val="16"/>
                  <w:lang w:val="en-US" w:eastAsia="zh-CN"/>
                </w:rPr>
                <w:t>Resource group property</w:t>
              </w:r>
            </w:ins>
          </w:p>
        </w:tc>
        <w:tc>
          <w:tcPr>
            <w:tcW w:w="1980" w:type="dxa"/>
            <w:tcBorders>
              <w:top w:val="single" w:sz="4" w:space="0" w:color="auto"/>
              <w:left w:val="single" w:sz="4" w:space="0" w:color="auto"/>
              <w:bottom w:val="single" w:sz="4" w:space="0" w:color="auto"/>
              <w:right w:val="single" w:sz="4" w:space="0" w:color="auto"/>
            </w:tcBorders>
            <w:hideMark/>
          </w:tcPr>
          <w:p w14:paraId="3F83F0FB" w14:textId="77777777" w:rsidR="00866C62" w:rsidRDefault="00866C62" w:rsidP="003026DF">
            <w:pPr>
              <w:pStyle w:val="TableContents1"/>
              <w:spacing w:before="60" w:after="60"/>
              <w:jc w:val="left"/>
              <w:rPr>
                <w:ins w:id="948" w:author="Charles Gifford" w:date="2017-03-22T10:33:00Z"/>
                <w:sz w:val="16"/>
                <w:szCs w:val="16"/>
                <w:lang w:val="en-US" w:eastAsia="zh-CN"/>
              </w:rPr>
            </w:pPr>
            <w:ins w:id="949" w:author="Charles Gifford" w:date="2017-03-22T10:33:00Z">
              <w:r>
                <w:rPr>
                  <w:sz w:val="16"/>
                  <w:szCs w:val="16"/>
                  <w:lang w:val="en-US" w:eastAsia="zh-CN"/>
                </w:rPr>
                <w:t>Composition hierarchy</w:t>
              </w:r>
            </w:ins>
          </w:p>
        </w:tc>
        <w:tc>
          <w:tcPr>
            <w:tcW w:w="2070" w:type="dxa"/>
            <w:tcBorders>
              <w:top w:val="single" w:sz="4" w:space="0" w:color="auto"/>
              <w:left w:val="single" w:sz="4" w:space="0" w:color="auto"/>
              <w:bottom w:val="single" w:sz="4" w:space="0" w:color="auto"/>
              <w:right w:val="single" w:sz="4" w:space="0" w:color="auto"/>
            </w:tcBorders>
            <w:hideMark/>
          </w:tcPr>
          <w:p w14:paraId="43C0AFB7" w14:textId="77777777" w:rsidR="00866C62" w:rsidRDefault="00866C62" w:rsidP="003026DF">
            <w:pPr>
              <w:pStyle w:val="TableContents1"/>
              <w:spacing w:before="60" w:after="60"/>
              <w:jc w:val="left"/>
              <w:rPr>
                <w:ins w:id="950" w:author="Charles Gifford" w:date="2017-03-22T10:33:00Z"/>
                <w:sz w:val="16"/>
                <w:szCs w:val="16"/>
                <w:lang w:val="en-US" w:eastAsia="zh-CN"/>
              </w:rPr>
            </w:pPr>
            <w:ins w:id="951" w:author="Charles Gifford" w:date="2017-03-22T10:33:00Z">
              <w:r>
                <w:rPr>
                  <w:sz w:val="16"/>
                  <w:szCs w:val="16"/>
                  <w:lang w:val="en-US" w:eastAsia="zh-CN"/>
                </w:rPr>
                <w:t>May contain nested &gt;</w:t>
              </w:r>
            </w:ins>
          </w:p>
        </w:tc>
      </w:tr>
    </w:tbl>
    <w:p w14:paraId="635D2C69" w14:textId="31173F53" w:rsidR="00EC5698" w:rsidRDefault="00A85188" w:rsidP="00EC5698">
      <w:pPr>
        <w:pStyle w:val="PARAGRAPH"/>
        <w:rPr>
          <w:ins w:id="952" w:author="Charles Gifford" w:date="2017-03-21T20:14:00Z"/>
          <w:i/>
          <w:lang w:val="en-US"/>
        </w:rPr>
      </w:pPr>
      <w:ins w:id="953" w:author="Charles Gifford" w:date="2017-03-22T10:41:00Z">
        <w:r>
          <w:rPr>
            <w:lang w:val="en-US"/>
          </w:rPr>
          <w:fldChar w:fldCharType="begin"/>
        </w:r>
        <w:r>
          <w:rPr>
            <w:lang w:val="en-US"/>
          </w:rPr>
          <w:instrText xml:space="preserve"> REF _Ref477942618 \h </w:instrText>
        </w:r>
      </w:ins>
      <w:r>
        <w:rPr>
          <w:lang w:val="en-US"/>
        </w:rPr>
      </w:r>
      <w:r>
        <w:rPr>
          <w:lang w:val="en-US"/>
        </w:rPr>
        <w:fldChar w:fldCharType="separate"/>
      </w:r>
      <w:ins w:id="954" w:author="Charles Gifford" w:date="2017-03-22T10:41:00Z">
        <w:r>
          <w:t xml:space="preserve">Table </w:t>
        </w:r>
        <w:r>
          <w:rPr>
            <w:noProof/>
          </w:rPr>
          <w:t>6</w:t>
        </w:r>
        <w:r>
          <w:rPr>
            <w:lang w:val="en-US"/>
          </w:rPr>
          <w:fldChar w:fldCharType="end"/>
        </w:r>
      </w:ins>
      <w:ins w:id="955" w:author="Charles Gifford" w:date="2017-03-21T20:14:00Z">
        <w:r w:rsidR="00EC5698">
          <w:rPr>
            <w:lang w:val="en-US"/>
          </w:rPr>
          <w:t xml:space="preserve"> provides the reference labels for each of the four possible cross-model</w:t>
        </w:r>
        <w:r>
          <w:rPr>
            <w:lang w:val="en-US"/>
          </w:rPr>
          <w:t xml:space="preserve"> relationships shown in </w:t>
        </w:r>
      </w:ins>
      <w:ins w:id="956" w:author="Charles Gifford" w:date="2017-03-22T10:43:00Z">
        <w:r>
          <w:rPr>
            <w:lang w:val="en-US"/>
          </w:rPr>
          <w:fldChar w:fldCharType="begin"/>
        </w:r>
        <w:r>
          <w:rPr>
            <w:lang w:val="en-US"/>
          </w:rPr>
          <w:instrText xml:space="preserve"> REF _Ref477941672 \h </w:instrText>
        </w:r>
      </w:ins>
      <w:r>
        <w:rPr>
          <w:lang w:val="en-US"/>
        </w:rPr>
      </w:r>
      <w:r>
        <w:rPr>
          <w:lang w:val="en-US"/>
        </w:rPr>
        <w:fldChar w:fldCharType="separate"/>
      </w:r>
      <w:ins w:id="957" w:author="Charles Gifford" w:date="2017-03-22T10:43:00Z">
        <w:r>
          <w:t xml:space="preserve">Figure </w:t>
        </w:r>
        <w:r>
          <w:rPr>
            <w:noProof/>
          </w:rPr>
          <w:t>4</w:t>
        </w:r>
        <w:r>
          <w:rPr>
            <w:lang w:val="en-US"/>
          </w:rPr>
          <w:fldChar w:fldCharType="end"/>
        </w:r>
        <w:r>
          <w:rPr>
            <w:lang w:val="en-US"/>
          </w:rPr>
          <w:t xml:space="preserve"> </w:t>
        </w:r>
      </w:ins>
      <w:ins w:id="958" w:author="Charles Gifford" w:date="2017-03-21T20:14:00Z">
        <w:r w:rsidR="00EC5698">
          <w:rPr>
            <w:lang w:val="en-US"/>
          </w:rPr>
          <w:t xml:space="preserve">for an implemented </w:t>
        </w:r>
        <w:r w:rsidR="00EC5698">
          <w:rPr>
            <w:i/>
            <w:lang w:val="en-US"/>
          </w:rPr>
          <w:t>resource task</w:t>
        </w:r>
        <w:r w:rsidR="00EC5698">
          <w:rPr>
            <w:lang w:val="en-US"/>
          </w:rPr>
          <w:t xml:space="preserve"> instance such as Mixer 101 as an </w:t>
        </w:r>
        <w:r w:rsidR="00EC5698" w:rsidRPr="009B2552">
          <w:rPr>
            <w:i/>
            <w:lang w:val="en-US"/>
          </w:rPr>
          <w:t xml:space="preserve">equipment </w:t>
        </w:r>
        <w:r w:rsidR="00EC5698">
          <w:rPr>
            <w:lang w:val="en-US"/>
          </w:rPr>
          <w:t>object</w:t>
        </w:r>
        <w:r w:rsidR="00EC5698">
          <w:rPr>
            <w:i/>
            <w:lang w:val="en-US"/>
          </w:rPr>
          <w:t xml:space="preserve">. </w:t>
        </w:r>
      </w:ins>
    </w:p>
    <w:p w14:paraId="087DA582" w14:textId="77777777" w:rsidR="00EC5698" w:rsidRDefault="00EC5698" w:rsidP="00EC5698">
      <w:pPr>
        <w:pStyle w:val="PARAGRAPH"/>
        <w:numPr>
          <w:ilvl w:val="0"/>
          <w:numId w:val="182"/>
        </w:numPr>
        <w:ind w:left="360"/>
        <w:rPr>
          <w:ins w:id="959" w:author="Charles Gifford" w:date="2017-03-21T20:14:00Z"/>
          <w:lang w:val="en-US"/>
        </w:rPr>
      </w:pPr>
      <w:ins w:id="960" w:author="Charles Gifford" w:date="2017-03-21T20:14:00Z">
        <w:r>
          <w:rPr>
            <w:lang w:val="en-US"/>
          </w:rPr>
          <w:t xml:space="preserve">Only one of the four possible relationships are permitted for a given </w:t>
        </w:r>
        <w:r>
          <w:rPr>
            <w:i/>
            <w:lang w:val="en-US"/>
          </w:rPr>
          <w:t>resource task</w:t>
        </w:r>
        <w:r>
          <w:rPr>
            <w:lang w:val="en-US"/>
          </w:rPr>
          <w:t xml:space="preserve"> instance. </w:t>
        </w:r>
      </w:ins>
    </w:p>
    <w:p w14:paraId="5743107E" w14:textId="77777777" w:rsidR="00EC5698" w:rsidRDefault="00EC5698" w:rsidP="00EC5698">
      <w:pPr>
        <w:pStyle w:val="PARAGRAPH"/>
        <w:numPr>
          <w:ilvl w:val="0"/>
          <w:numId w:val="182"/>
        </w:numPr>
        <w:ind w:left="360"/>
        <w:rPr>
          <w:ins w:id="961" w:author="Charles Gifford" w:date="2017-03-21T20:14:00Z"/>
          <w:lang w:val="en-US"/>
        </w:rPr>
      </w:pPr>
      <w:ins w:id="962" w:author="Charles Gifford" w:date="2017-03-21T20:14:00Z">
        <w:r>
          <w:rPr>
            <w:lang w:val="en-US"/>
          </w:rPr>
          <w:t xml:space="preserve">The paired relationships, Label A with B and Label C with D, shows that a </w:t>
        </w:r>
        <w:r>
          <w:rPr>
            <w:i/>
            <w:lang w:val="en-US"/>
          </w:rPr>
          <w:t>resource task</w:t>
        </w:r>
        <w:r>
          <w:rPr>
            <w:lang w:val="en-US"/>
          </w:rPr>
          <w:t xml:space="preserve"> cannot be represented by a single dependency relationship to either a </w:t>
        </w:r>
        <w:r>
          <w:rPr>
            <w:i/>
            <w:lang w:val="en-US"/>
          </w:rPr>
          <w:t>resource class property</w:t>
        </w:r>
        <w:r>
          <w:rPr>
            <w:lang w:val="en-US"/>
          </w:rPr>
          <w:t xml:space="preserve"> (B) or to a </w:t>
        </w:r>
        <w:r>
          <w:rPr>
            <w:i/>
            <w:lang w:val="en-US"/>
          </w:rPr>
          <w:t>resource property</w:t>
        </w:r>
        <w:r>
          <w:rPr>
            <w:lang w:val="en-US"/>
          </w:rPr>
          <w:t xml:space="preserve"> (D) since the properties are in a composition relationship; </w:t>
        </w:r>
      </w:ins>
    </w:p>
    <w:p w14:paraId="42DC8851" w14:textId="77777777" w:rsidR="00EC5698" w:rsidRDefault="00EC5698" w:rsidP="00EC5698">
      <w:pPr>
        <w:pStyle w:val="PARAGRAPH"/>
        <w:numPr>
          <w:ilvl w:val="0"/>
          <w:numId w:val="182"/>
        </w:numPr>
        <w:ind w:left="360"/>
        <w:rPr>
          <w:ins w:id="963" w:author="Charles Gifford" w:date="2017-03-21T20:14:00Z"/>
          <w:lang w:val="en-US"/>
        </w:rPr>
      </w:pPr>
      <w:ins w:id="964" w:author="Charles Gifford" w:date="2017-03-21T20:14:00Z">
        <w:r>
          <w:rPr>
            <w:lang w:val="en-US"/>
          </w:rPr>
          <w:t xml:space="preserve">Consequently, the </w:t>
        </w:r>
        <w:r>
          <w:rPr>
            <w:i/>
            <w:lang w:val="en-US"/>
          </w:rPr>
          <w:t xml:space="preserve">resource task </w:t>
        </w:r>
        <w:r>
          <w:rPr>
            <w:lang w:val="en-US"/>
          </w:rPr>
          <w:t xml:space="preserve">only references a resource model property if the property's parent object has an association relationship (A or D) with the </w:t>
        </w:r>
        <w:r>
          <w:rPr>
            <w:i/>
            <w:lang w:val="en-US"/>
          </w:rPr>
          <w:t>resource task</w:t>
        </w:r>
        <w:r>
          <w:rPr>
            <w:lang w:val="en-US"/>
          </w:rPr>
          <w:t xml:space="preserve">.    </w:t>
        </w:r>
      </w:ins>
    </w:p>
    <w:p w14:paraId="21665D66" w14:textId="09CB4954" w:rsidR="00EC5698" w:rsidRDefault="00866C62" w:rsidP="00E05180">
      <w:pPr>
        <w:pStyle w:val="TABLE-title"/>
        <w:rPr>
          <w:ins w:id="965" w:author="Charles Gifford" w:date="2017-03-21T20:14:00Z"/>
          <w:lang w:val="en-US"/>
        </w:rPr>
      </w:pPr>
      <w:bookmarkStart w:id="966" w:name="_Ref477942618"/>
      <w:bookmarkStart w:id="967" w:name="_Toc478492307"/>
      <w:ins w:id="968" w:author="Charles Gifford" w:date="2017-03-22T10:28:00Z">
        <w:r>
          <w:t xml:space="preserve">Table </w:t>
        </w:r>
        <w:r>
          <w:fldChar w:fldCharType="begin"/>
        </w:r>
        <w:r>
          <w:instrText xml:space="preserve"> SEQ Table \* ARABIC </w:instrText>
        </w:r>
      </w:ins>
      <w:r>
        <w:fldChar w:fldCharType="separate"/>
      </w:r>
      <w:ins w:id="969" w:author="Charles Gifford" w:date="2017-03-22T23:13:00Z">
        <w:r w:rsidR="00FC0C83">
          <w:rPr>
            <w:noProof/>
          </w:rPr>
          <w:t>6</w:t>
        </w:r>
      </w:ins>
      <w:ins w:id="970" w:author="Charles Gifford" w:date="2017-03-22T10:28:00Z">
        <w:r>
          <w:fldChar w:fldCharType="end"/>
        </w:r>
      </w:ins>
      <w:bookmarkEnd w:id="966"/>
      <w:ins w:id="971" w:author="Charles Gifford" w:date="2017-03-21T20:14:00Z">
        <w:r w:rsidR="00EC5698">
          <w:rPr>
            <w:lang w:val="en-US"/>
          </w:rPr>
          <w:t xml:space="preserve"> – Four possible cross-model relationships for a </w:t>
        </w:r>
        <w:r w:rsidR="00EC5698">
          <w:rPr>
            <w:i/>
            <w:lang w:val="en-US"/>
          </w:rPr>
          <w:t>resource task</w:t>
        </w:r>
        <w:r w:rsidR="00EC5698">
          <w:rPr>
            <w:lang w:val="en-US"/>
          </w:rPr>
          <w:t xml:space="preserve"> instance</w:t>
        </w:r>
        <w:bookmarkEnd w:id="967"/>
      </w:ins>
    </w:p>
    <w:tbl>
      <w:tblPr>
        <w:tblStyle w:val="TableGrid"/>
        <w:tblW w:w="9360" w:type="dxa"/>
        <w:tblCellMar>
          <w:left w:w="43" w:type="dxa"/>
          <w:right w:w="43" w:type="dxa"/>
        </w:tblCellMar>
        <w:tblLook w:val="04A0" w:firstRow="1" w:lastRow="0" w:firstColumn="1" w:lastColumn="0" w:noHBand="0" w:noVBand="1"/>
      </w:tblPr>
      <w:tblGrid>
        <w:gridCol w:w="2425"/>
        <w:gridCol w:w="6935"/>
      </w:tblGrid>
      <w:tr w:rsidR="00EC5698" w14:paraId="490970A3" w14:textId="77777777" w:rsidTr="007177BC">
        <w:trPr>
          <w:ins w:id="972" w:author="Charles Gifford" w:date="2017-03-21T20:14:00Z"/>
        </w:trPr>
        <w:tc>
          <w:tcPr>
            <w:tcW w:w="2425" w:type="dxa"/>
            <w:tcBorders>
              <w:top w:val="single" w:sz="4" w:space="0" w:color="auto"/>
              <w:left w:val="single" w:sz="4" w:space="0" w:color="auto"/>
              <w:bottom w:val="single" w:sz="4" w:space="0" w:color="auto"/>
              <w:right w:val="single" w:sz="4" w:space="0" w:color="auto"/>
            </w:tcBorders>
            <w:hideMark/>
          </w:tcPr>
          <w:p w14:paraId="6F19E0F4" w14:textId="77777777" w:rsidR="00EC5698" w:rsidRDefault="00EC5698" w:rsidP="007177BC">
            <w:pPr>
              <w:pStyle w:val="TABLE-col-heading"/>
              <w:rPr>
                <w:ins w:id="973" w:author="Charles Gifford" w:date="2017-03-21T20:14:00Z"/>
                <w:lang w:val="en-US"/>
              </w:rPr>
            </w:pPr>
            <w:ins w:id="974" w:author="Charles Gifford" w:date="2017-03-21T20:14:00Z">
              <w:r>
                <w:rPr>
                  <w:lang w:val="en-US"/>
                </w:rPr>
                <w:t>Figure 3 relationship label</w:t>
              </w:r>
            </w:ins>
          </w:p>
        </w:tc>
        <w:tc>
          <w:tcPr>
            <w:tcW w:w="6935" w:type="dxa"/>
            <w:tcBorders>
              <w:top w:val="single" w:sz="4" w:space="0" w:color="auto"/>
              <w:left w:val="single" w:sz="4" w:space="0" w:color="auto"/>
              <w:bottom w:val="single" w:sz="4" w:space="0" w:color="auto"/>
              <w:right w:val="single" w:sz="4" w:space="0" w:color="auto"/>
            </w:tcBorders>
            <w:hideMark/>
          </w:tcPr>
          <w:p w14:paraId="4ED7D4BF" w14:textId="77777777" w:rsidR="00EC5698" w:rsidRDefault="00EC5698" w:rsidP="007177BC">
            <w:pPr>
              <w:pStyle w:val="TABLE-col-heading"/>
              <w:rPr>
                <w:ins w:id="975" w:author="Charles Gifford" w:date="2017-03-21T20:14:00Z"/>
                <w:lang w:val="en-US"/>
              </w:rPr>
            </w:pPr>
            <w:ins w:id="976" w:author="Charles Gifford" w:date="2017-03-21T20:14:00Z">
              <w:r>
                <w:rPr>
                  <w:lang w:val="en-US"/>
                </w:rPr>
                <w:t xml:space="preserve">Possible cross-model relationships for a </w:t>
              </w:r>
              <w:r>
                <w:rPr>
                  <w:i/>
                  <w:lang w:val="en-US"/>
                </w:rPr>
                <w:t>resource task</w:t>
              </w:r>
              <w:r>
                <w:rPr>
                  <w:lang w:val="en-US"/>
                </w:rPr>
                <w:t xml:space="preserve"> instance</w:t>
              </w:r>
            </w:ins>
          </w:p>
        </w:tc>
      </w:tr>
      <w:tr w:rsidR="00EC5698" w14:paraId="71EB5BAA" w14:textId="77777777" w:rsidTr="007177BC">
        <w:trPr>
          <w:ins w:id="977" w:author="Charles Gifford" w:date="2017-03-21T20:14:00Z"/>
        </w:trPr>
        <w:tc>
          <w:tcPr>
            <w:tcW w:w="2425" w:type="dxa"/>
            <w:tcBorders>
              <w:top w:val="single" w:sz="4" w:space="0" w:color="auto"/>
              <w:left w:val="single" w:sz="4" w:space="0" w:color="auto"/>
              <w:bottom w:val="single" w:sz="4" w:space="0" w:color="auto"/>
              <w:right w:val="single" w:sz="4" w:space="0" w:color="auto"/>
            </w:tcBorders>
            <w:hideMark/>
          </w:tcPr>
          <w:p w14:paraId="0A330179" w14:textId="77777777" w:rsidR="00EC5698" w:rsidRDefault="00EC5698" w:rsidP="007177BC">
            <w:pPr>
              <w:pStyle w:val="TABLE-cell"/>
              <w:rPr>
                <w:ins w:id="978" w:author="Charles Gifford" w:date="2017-03-21T20:14:00Z"/>
                <w:lang w:val="en-US"/>
              </w:rPr>
            </w:pPr>
            <w:ins w:id="979" w:author="Charles Gifford" w:date="2017-03-21T20:14:00Z">
              <w:r>
                <w:rPr>
                  <w:lang w:val="en-US"/>
                </w:rPr>
                <w:t>A</w:t>
              </w:r>
            </w:ins>
          </w:p>
        </w:tc>
        <w:tc>
          <w:tcPr>
            <w:tcW w:w="6935" w:type="dxa"/>
            <w:tcBorders>
              <w:top w:val="single" w:sz="4" w:space="0" w:color="auto"/>
              <w:left w:val="single" w:sz="4" w:space="0" w:color="auto"/>
              <w:bottom w:val="single" w:sz="4" w:space="0" w:color="auto"/>
              <w:right w:val="single" w:sz="4" w:space="0" w:color="auto"/>
            </w:tcBorders>
            <w:hideMark/>
          </w:tcPr>
          <w:p w14:paraId="61CC33C8" w14:textId="77777777" w:rsidR="00EC5698" w:rsidRDefault="00EC5698" w:rsidP="007177BC">
            <w:pPr>
              <w:pStyle w:val="TABLE-cell"/>
              <w:rPr>
                <w:ins w:id="980" w:author="Charles Gifford" w:date="2017-03-21T20:14:00Z"/>
                <w:lang w:val="en-US"/>
              </w:rPr>
            </w:pPr>
            <w:ins w:id="981" w:author="Charles Gifford" w:date="2017-03-21T20:14:00Z">
              <w:r>
                <w:rPr>
                  <w:lang w:val="en-US"/>
                </w:rPr>
                <w:t xml:space="preserve">An association between the </w:t>
              </w:r>
              <w:r>
                <w:rPr>
                  <w:i/>
                  <w:lang w:val="en-US"/>
                </w:rPr>
                <w:t>resource task</w:t>
              </w:r>
              <w:r>
                <w:rPr>
                  <w:lang w:val="en-US"/>
                </w:rPr>
                <w:t xml:space="preserve"> and </w:t>
              </w:r>
              <w:r>
                <w:rPr>
                  <w:i/>
                  <w:lang w:val="en-US"/>
                </w:rPr>
                <w:t>resource group</w:t>
              </w:r>
            </w:ins>
          </w:p>
        </w:tc>
      </w:tr>
      <w:tr w:rsidR="00EC5698" w14:paraId="585C27D8" w14:textId="77777777" w:rsidTr="007177BC">
        <w:trPr>
          <w:ins w:id="982" w:author="Charles Gifford" w:date="2017-03-21T20:14:00Z"/>
        </w:trPr>
        <w:tc>
          <w:tcPr>
            <w:tcW w:w="2425" w:type="dxa"/>
            <w:tcBorders>
              <w:top w:val="single" w:sz="4" w:space="0" w:color="auto"/>
              <w:left w:val="single" w:sz="4" w:space="0" w:color="auto"/>
              <w:bottom w:val="single" w:sz="4" w:space="0" w:color="auto"/>
              <w:right w:val="single" w:sz="4" w:space="0" w:color="auto"/>
            </w:tcBorders>
            <w:hideMark/>
          </w:tcPr>
          <w:p w14:paraId="6D288B0E" w14:textId="77777777" w:rsidR="00EC5698" w:rsidRDefault="00EC5698" w:rsidP="007177BC">
            <w:pPr>
              <w:pStyle w:val="TABLE-cell"/>
              <w:rPr>
                <w:ins w:id="983" w:author="Charles Gifford" w:date="2017-03-21T20:14:00Z"/>
                <w:lang w:val="en-US"/>
              </w:rPr>
            </w:pPr>
            <w:ins w:id="984" w:author="Charles Gifford" w:date="2017-03-21T20:14:00Z">
              <w:r>
                <w:rPr>
                  <w:lang w:val="en-US"/>
                </w:rPr>
                <w:t>A with B</w:t>
              </w:r>
            </w:ins>
          </w:p>
        </w:tc>
        <w:tc>
          <w:tcPr>
            <w:tcW w:w="6935" w:type="dxa"/>
            <w:tcBorders>
              <w:top w:val="single" w:sz="4" w:space="0" w:color="auto"/>
              <w:left w:val="single" w:sz="4" w:space="0" w:color="auto"/>
              <w:bottom w:val="single" w:sz="4" w:space="0" w:color="auto"/>
              <w:right w:val="single" w:sz="4" w:space="0" w:color="auto"/>
            </w:tcBorders>
            <w:hideMark/>
          </w:tcPr>
          <w:p w14:paraId="476B937E" w14:textId="77777777" w:rsidR="00EC5698" w:rsidRDefault="00EC5698" w:rsidP="007177BC">
            <w:pPr>
              <w:pStyle w:val="TABLE-cell"/>
              <w:rPr>
                <w:ins w:id="985" w:author="Charles Gifford" w:date="2017-03-21T20:14:00Z"/>
                <w:lang w:val="en-US"/>
              </w:rPr>
            </w:pPr>
            <w:ins w:id="986" w:author="Charles Gifford" w:date="2017-03-21T20:14:00Z">
              <w:r>
                <w:rPr>
                  <w:lang w:val="en-US"/>
                </w:rPr>
                <w:t xml:space="preserve">An association between the </w:t>
              </w:r>
              <w:r>
                <w:rPr>
                  <w:i/>
                  <w:lang w:val="en-US"/>
                </w:rPr>
                <w:t>resource task</w:t>
              </w:r>
              <w:r>
                <w:rPr>
                  <w:lang w:val="en-US"/>
                </w:rPr>
                <w:t xml:space="preserve"> and </w:t>
              </w:r>
              <w:r>
                <w:rPr>
                  <w:i/>
                  <w:lang w:val="en-US"/>
                </w:rPr>
                <w:t>resource group</w:t>
              </w:r>
              <w:r>
                <w:rPr>
                  <w:lang w:val="en-US"/>
                </w:rPr>
                <w:t xml:space="preserve"> and</w:t>
              </w:r>
            </w:ins>
          </w:p>
          <w:p w14:paraId="050628E9" w14:textId="77777777" w:rsidR="00EC5698" w:rsidRDefault="00EC5698" w:rsidP="007177BC">
            <w:pPr>
              <w:pStyle w:val="TABLE-cell"/>
              <w:rPr>
                <w:ins w:id="987" w:author="Charles Gifford" w:date="2017-03-21T20:14:00Z"/>
                <w:lang w:val="en-US"/>
              </w:rPr>
            </w:pPr>
            <w:ins w:id="988" w:author="Charles Gifford" w:date="2017-03-21T20:14:00Z">
              <w:r>
                <w:rPr>
                  <w:lang w:val="en-US"/>
                </w:rPr>
                <w:t xml:space="preserve">A dependency between the </w:t>
              </w:r>
              <w:r>
                <w:rPr>
                  <w:i/>
                  <w:lang w:val="en-US"/>
                </w:rPr>
                <w:t>resource task property</w:t>
              </w:r>
              <w:r>
                <w:rPr>
                  <w:lang w:val="en-US"/>
                </w:rPr>
                <w:t xml:space="preserve"> and </w:t>
              </w:r>
              <w:r>
                <w:rPr>
                  <w:i/>
                  <w:lang w:val="en-US"/>
                </w:rPr>
                <w:t>resource group property</w:t>
              </w:r>
            </w:ins>
          </w:p>
        </w:tc>
      </w:tr>
      <w:tr w:rsidR="00EC5698" w14:paraId="392A66DF" w14:textId="77777777" w:rsidTr="007177BC">
        <w:trPr>
          <w:ins w:id="989" w:author="Charles Gifford" w:date="2017-03-21T20:14:00Z"/>
        </w:trPr>
        <w:tc>
          <w:tcPr>
            <w:tcW w:w="2425" w:type="dxa"/>
            <w:tcBorders>
              <w:top w:val="single" w:sz="4" w:space="0" w:color="auto"/>
              <w:left w:val="single" w:sz="4" w:space="0" w:color="auto"/>
              <w:bottom w:val="single" w:sz="4" w:space="0" w:color="auto"/>
              <w:right w:val="single" w:sz="4" w:space="0" w:color="auto"/>
            </w:tcBorders>
            <w:hideMark/>
          </w:tcPr>
          <w:p w14:paraId="627161F5" w14:textId="77777777" w:rsidR="00EC5698" w:rsidRDefault="00EC5698" w:rsidP="007177BC">
            <w:pPr>
              <w:pStyle w:val="TABLE-cell"/>
              <w:rPr>
                <w:ins w:id="990" w:author="Charles Gifford" w:date="2017-03-21T20:14:00Z"/>
                <w:lang w:val="en-US"/>
              </w:rPr>
            </w:pPr>
            <w:ins w:id="991" w:author="Charles Gifford" w:date="2017-03-21T20:14:00Z">
              <w:r>
                <w:rPr>
                  <w:lang w:val="en-US"/>
                </w:rPr>
                <w:t>C</w:t>
              </w:r>
            </w:ins>
          </w:p>
        </w:tc>
        <w:tc>
          <w:tcPr>
            <w:tcW w:w="6935" w:type="dxa"/>
            <w:tcBorders>
              <w:top w:val="single" w:sz="4" w:space="0" w:color="auto"/>
              <w:left w:val="single" w:sz="4" w:space="0" w:color="auto"/>
              <w:bottom w:val="single" w:sz="4" w:space="0" w:color="auto"/>
              <w:right w:val="single" w:sz="4" w:space="0" w:color="auto"/>
            </w:tcBorders>
            <w:hideMark/>
          </w:tcPr>
          <w:p w14:paraId="32C7E1B3" w14:textId="77777777" w:rsidR="00EC5698" w:rsidRDefault="00EC5698" w:rsidP="007177BC">
            <w:pPr>
              <w:pStyle w:val="TABLE-cell"/>
              <w:rPr>
                <w:ins w:id="992" w:author="Charles Gifford" w:date="2017-03-21T20:14:00Z"/>
                <w:lang w:val="en-US"/>
              </w:rPr>
            </w:pPr>
            <w:ins w:id="993" w:author="Charles Gifford" w:date="2017-03-21T20:14:00Z">
              <w:r>
                <w:rPr>
                  <w:lang w:val="en-US"/>
                </w:rPr>
                <w:t xml:space="preserve">An association between the </w:t>
              </w:r>
              <w:r>
                <w:rPr>
                  <w:i/>
                  <w:lang w:val="en-US"/>
                </w:rPr>
                <w:t>resource task</w:t>
              </w:r>
              <w:r>
                <w:rPr>
                  <w:lang w:val="en-US"/>
                </w:rPr>
                <w:t xml:space="preserve"> and resource</w:t>
              </w:r>
            </w:ins>
          </w:p>
        </w:tc>
      </w:tr>
      <w:tr w:rsidR="00EC5698" w14:paraId="4E2B682E" w14:textId="77777777" w:rsidTr="007177BC">
        <w:trPr>
          <w:ins w:id="994" w:author="Charles Gifford" w:date="2017-03-21T20:14:00Z"/>
        </w:trPr>
        <w:tc>
          <w:tcPr>
            <w:tcW w:w="2425" w:type="dxa"/>
            <w:tcBorders>
              <w:top w:val="single" w:sz="4" w:space="0" w:color="auto"/>
              <w:left w:val="single" w:sz="4" w:space="0" w:color="auto"/>
              <w:bottom w:val="single" w:sz="4" w:space="0" w:color="auto"/>
              <w:right w:val="single" w:sz="4" w:space="0" w:color="auto"/>
            </w:tcBorders>
            <w:hideMark/>
          </w:tcPr>
          <w:p w14:paraId="2AB9407F" w14:textId="77777777" w:rsidR="00EC5698" w:rsidRDefault="00EC5698" w:rsidP="007177BC">
            <w:pPr>
              <w:pStyle w:val="TABLE-cell"/>
              <w:rPr>
                <w:ins w:id="995" w:author="Charles Gifford" w:date="2017-03-21T20:14:00Z"/>
                <w:lang w:val="en-US"/>
              </w:rPr>
            </w:pPr>
            <w:ins w:id="996" w:author="Charles Gifford" w:date="2017-03-21T20:14:00Z">
              <w:r>
                <w:rPr>
                  <w:lang w:val="en-US"/>
                </w:rPr>
                <w:t>C with D</w:t>
              </w:r>
            </w:ins>
          </w:p>
        </w:tc>
        <w:tc>
          <w:tcPr>
            <w:tcW w:w="6935" w:type="dxa"/>
            <w:tcBorders>
              <w:top w:val="single" w:sz="4" w:space="0" w:color="auto"/>
              <w:left w:val="single" w:sz="4" w:space="0" w:color="auto"/>
              <w:bottom w:val="single" w:sz="4" w:space="0" w:color="auto"/>
              <w:right w:val="single" w:sz="4" w:space="0" w:color="auto"/>
            </w:tcBorders>
            <w:hideMark/>
          </w:tcPr>
          <w:p w14:paraId="1FEC068E" w14:textId="77777777" w:rsidR="00EC5698" w:rsidRDefault="00EC5698" w:rsidP="007177BC">
            <w:pPr>
              <w:pStyle w:val="TABLE-cell"/>
              <w:rPr>
                <w:ins w:id="997" w:author="Charles Gifford" w:date="2017-03-21T20:14:00Z"/>
                <w:lang w:val="en-US"/>
              </w:rPr>
            </w:pPr>
            <w:ins w:id="998" w:author="Charles Gifford" w:date="2017-03-21T20:14:00Z">
              <w:r>
                <w:rPr>
                  <w:lang w:val="en-US"/>
                </w:rPr>
                <w:t xml:space="preserve">An association between the </w:t>
              </w:r>
              <w:r>
                <w:rPr>
                  <w:i/>
                  <w:lang w:val="en-US"/>
                </w:rPr>
                <w:t>resource task</w:t>
              </w:r>
              <w:r>
                <w:rPr>
                  <w:lang w:val="en-US"/>
                </w:rPr>
                <w:t xml:space="preserve"> and resource and</w:t>
              </w:r>
            </w:ins>
          </w:p>
          <w:p w14:paraId="3CC434D3" w14:textId="77777777" w:rsidR="00EC5698" w:rsidRDefault="00EC5698" w:rsidP="007177BC">
            <w:pPr>
              <w:pStyle w:val="TABLE-cell"/>
              <w:rPr>
                <w:ins w:id="999" w:author="Charles Gifford" w:date="2017-03-21T20:14:00Z"/>
                <w:lang w:val="en-US"/>
              </w:rPr>
            </w:pPr>
            <w:ins w:id="1000" w:author="Charles Gifford" w:date="2017-03-21T20:14:00Z">
              <w:r>
                <w:rPr>
                  <w:lang w:val="en-US"/>
                </w:rPr>
                <w:t xml:space="preserve">A dependency between the </w:t>
              </w:r>
              <w:r>
                <w:rPr>
                  <w:i/>
                  <w:lang w:val="en-US"/>
                </w:rPr>
                <w:t>resource task property</w:t>
              </w:r>
              <w:r>
                <w:rPr>
                  <w:lang w:val="en-US"/>
                </w:rPr>
                <w:t xml:space="preserve"> and </w:t>
              </w:r>
              <w:r>
                <w:rPr>
                  <w:i/>
                  <w:lang w:val="en-US"/>
                </w:rPr>
                <w:t>resource property</w:t>
              </w:r>
            </w:ins>
          </w:p>
        </w:tc>
      </w:tr>
    </w:tbl>
    <w:p w14:paraId="143B49B5" w14:textId="5E2FE5FB" w:rsidR="00EC5698" w:rsidRDefault="00A85188" w:rsidP="00EC5698">
      <w:pPr>
        <w:rPr>
          <w:ins w:id="1001" w:author="Charles Gifford" w:date="2017-03-21T20:14:00Z"/>
          <w:lang w:val="en-US"/>
        </w:rPr>
      </w:pPr>
      <w:ins w:id="1002" w:author="Charles Gifford" w:date="2017-03-22T10:44:00Z">
        <w:r>
          <w:rPr>
            <w:lang w:val="en-US"/>
          </w:rPr>
          <w:fldChar w:fldCharType="begin"/>
        </w:r>
        <w:r>
          <w:rPr>
            <w:lang w:val="en-US"/>
          </w:rPr>
          <w:instrText xml:space="preserve"> REF _Ref477942824 \h </w:instrText>
        </w:r>
      </w:ins>
      <w:r>
        <w:rPr>
          <w:lang w:val="en-US"/>
        </w:rPr>
      </w:r>
      <w:r>
        <w:rPr>
          <w:lang w:val="en-US"/>
        </w:rPr>
        <w:fldChar w:fldCharType="separate"/>
      </w:r>
      <w:ins w:id="1003" w:author="Charles Gifford" w:date="2017-03-22T10:44:00Z">
        <w:r>
          <w:t xml:space="preserve">Table </w:t>
        </w:r>
        <w:r>
          <w:rPr>
            <w:noProof/>
          </w:rPr>
          <w:t>7</w:t>
        </w:r>
        <w:r>
          <w:rPr>
            <w:lang w:val="en-US"/>
          </w:rPr>
          <w:fldChar w:fldCharType="end"/>
        </w:r>
      </w:ins>
      <w:ins w:id="1004" w:author="Charles Gifford" w:date="2017-03-21T20:14:00Z">
        <w:r w:rsidR="00EC5698">
          <w:rPr>
            <w:lang w:val="en-US"/>
          </w:rPr>
          <w:t xml:space="preserve"> lists the ISA-95 models applying the simplified ISA-95 cross-model relationship method</w:t>
        </w:r>
        <w:r w:rsidR="00EC5698">
          <w:t xml:space="preserve"> </w:t>
        </w:r>
        <w:r w:rsidR="00EC5698">
          <w:rPr>
            <w:lang w:val="en-US"/>
          </w:rPr>
          <w:t xml:space="preserve">and defines the set of possible resource relationships for objects within each model. </w:t>
        </w:r>
      </w:ins>
    </w:p>
    <w:p w14:paraId="41876B69" w14:textId="5D4C5D87" w:rsidR="00EC5698" w:rsidRDefault="00A85188" w:rsidP="00E05180">
      <w:pPr>
        <w:pStyle w:val="TABLE-title"/>
        <w:rPr>
          <w:ins w:id="1005" w:author="Charles Gifford" w:date="2017-03-21T20:14:00Z"/>
          <w:lang w:val="en-US"/>
        </w:rPr>
      </w:pPr>
      <w:bookmarkStart w:id="1006" w:name="_Ref477942824"/>
      <w:bookmarkStart w:id="1007" w:name="_Toc478492308"/>
      <w:ins w:id="1008" w:author="Charles Gifford" w:date="2017-03-22T10:44:00Z">
        <w:r>
          <w:t xml:space="preserve">Table </w:t>
        </w:r>
        <w:r>
          <w:fldChar w:fldCharType="begin"/>
        </w:r>
        <w:r>
          <w:instrText xml:space="preserve"> SEQ Table \* ARABIC </w:instrText>
        </w:r>
      </w:ins>
      <w:r>
        <w:fldChar w:fldCharType="separate"/>
      </w:r>
      <w:ins w:id="1009" w:author="Charles Gifford" w:date="2017-03-22T23:13:00Z">
        <w:r w:rsidR="00FC0C83">
          <w:rPr>
            <w:noProof/>
          </w:rPr>
          <w:t>7</w:t>
        </w:r>
      </w:ins>
      <w:ins w:id="1010" w:author="Charles Gifford" w:date="2017-03-22T10:44:00Z">
        <w:r>
          <w:fldChar w:fldCharType="end"/>
        </w:r>
      </w:ins>
      <w:bookmarkEnd w:id="1006"/>
      <w:ins w:id="1011" w:author="Charles Gifford" w:date="2017-03-21T20:14:00Z">
        <w:r w:rsidR="00EC5698">
          <w:rPr>
            <w:lang w:val="en-US"/>
          </w:rPr>
          <w:t xml:space="preserve"> – List of ISA-95 models and their permitted resource object instances in cross-model relationships to resource models</w:t>
        </w:r>
        <w:bookmarkEnd w:id="1007"/>
        <w:r w:rsidR="00EC5698">
          <w:rPr>
            <w:lang w:val="en-US"/>
          </w:rPr>
          <w:t xml:space="preserve"> </w:t>
        </w:r>
      </w:ins>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45"/>
        <w:gridCol w:w="1853"/>
        <w:gridCol w:w="1854"/>
        <w:gridCol w:w="1854"/>
        <w:gridCol w:w="1854"/>
      </w:tblGrid>
      <w:tr w:rsidR="00EC5698" w14:paraId="25D923E0" w14:textId="77777777" w:rsidTr="00EA1A4D">
        <w:trPr>
          <w:tblHeader/>
          <w:ins w:id="1012" w:author="Charles Gifford" w:date="2017-03-21T20:14:00Z"/>
        </w:trPr>
        <w:tc>
          <w:tcPr>
            <w:tcW w:w="1945"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03308001" w14:textId="77777777" w:rsidR="00EC5698" w:rsidRDefault="00EC5698" w:rsidP="00EA1A4D">
            <w:pPr>
              <w:pStyle w:val="TABLE-col-heading"/>
              <w:rPr>
                <w:ins w:id="1013" w:author="Charles Gifford" w:date="2017-03-21T20:14:00Z"/>
                <w:lang w:val="en-US"/>
              </w:rPr>
            </w:pPr>
            <w:ins w:id="1014" w:author="Charles Gifford" w:date="2017-03-21T20:14:00Z">
              <w:r>
                <w:rPr>
                  <w:lang w:val="en-US"/>
                </w:rPr>
                <w:t>ISA-95 Model</w:t>
              </w:r>
            </w:ins>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76AB4634" w14:textId="77777777" w:rsidR="00EC5698" w:rsidRDefault="00EC5698" w:rsidP="00EA1A4D">
            <w:pPr>
              <w:pStyle w:val="TABLE-col-heading"/>
              <w:rPr>
                <w:ins w:id="1015" w:author="Charles Gifford" w:date="2017-03-21T20:14:00Z"/>
                <w:lang w:val="en-US"/>
              </w:rPr>
            </w:pPr>
            <w:ins w:id="1016" w:author="Charles Gifford" w:date="2017-03-21T20:14:00Z">
              <w:r>
                <w:rPr>
                  <w:i/>
                  <w:lang w:val="en-US"/>
                </w:rPr>
                <w:t>Resource task</w:t>
              </w:r>
            </w:ins>
          </w:p>
        </w:tc>
        <w:tc>
          <w:tcPr>
            <w:tcW w:w="1854" w:type="dxa"/>
            <w:tcBorders>
              <w:top w:val="single" w:sz="4" w:space="0" w:color="auto"/>
              <w:left w:val="single" w:sz="4" w:space="0" w:color="auto"/>
              <w:bottom w:val="single" w:sz="4" w:space="0" w:color="auto"/>
              <w:right w:val="single" w:sz="4" w:space="0" w:color="auto"/>
            </w:tcBorders>
            <w:hideMark/>
          </w:tcPr>
          <w:p w14:paraId="23B140AA" w14:textId="77777777" w:rsidR="00EC5698" w:rsidRDefault="00EC5698" w:rsidP="00EA1A4D">
            <w:pPr>
              <w:pStyle w:val="TABLE-col-heading"/>
              <w:rPr>
                <w:ins w:id="1017" w:author="Charles Gifford" w:date="2017-03-21T20:14:00Z"/>
                <w:lang w:val="en-US"/>
              </w:rPr>
            </w:pPr>
            <w:ins w:id="1018" w:author="Charles Gifford" w:date="2017-03-21T20:14:00Z">
              <w:r>
                <w:rPr>
                  <w:lang w:val="en-US"/>
                </w:rPr>
                <w:t>Associated resource model</w:t>
              </w:r>
            </w:ins>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620A8968" w14:textId="77777777" w:rsidR="00EC5698" w:rsidRDefault="00EC5698" w:rsidP="00EA1A4D">
            <w:pPr>
              <w:pStyle w:val="TABLE-col-heading"/>
              <w:rPr>
                <w:ins w:id="1019" w:author="Charles Gifford" w:date="2017-03-21T20:14:00Z"/>
                <w:lang w:val="en-US"/>
              </w:rPr>
            </w:pPr>
            <w:ins w:id="1020" w:author="Charles Gifford" w:date="2017-03-21T20:14:00Z">
              <w:r>
                <w:rPr>
                  <w:lang w:val="en-US"/>
                </w:rPr>
                <w:t xml:space="preserve">Associated </w:t>
              </w:r>
              <w:r>
                <w:rPr>
                  <w:i/>
                  <w:lang w:val="en-US"/>
                </w:rPr>
                <w:t>resource group</w:t>
              </w:r>
            </w:ins>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494637D8" w14:textId="77777777" w:rsidR="00EC5698" w:rsidRDefault="00EC5698" w:rsidP="00EA1A4D">
            <w:pPr>
              <w:pStyle w:val="TABLE-col-heading"/>
              <w:rPr>
                <w:ins w:id="1021" w:author="Charles Gifford" w:date="2017-03-21T20:14:00Z"/>
                <w:lang w:val="en-US"/>
              </w:rPr>
            </w:pPr>
            <w:ins w:id="1022" w:author="Charles Gifford" w:date="2017-03-21T20:14:00Z">
              <w:r>
                <w:rPr>
                  <w:lang w:val="en-US"/>
                </w:rPr>
                <w:t xml:space="preserve">Associated </w:t>
              </w:r>
              <w:r>
                <w:rPr>
                  <w:i/>
                  <w:lang w:val="en-US"/>
                </w:rPr>
                <w:t>resource</w:t>
              </w:r>
            </w:ins>
          </w:p>
        </w:tc>
      </w:tr>
      <w:tr w:rsidR="00EC5698" w14:paraId="459E6EEC" w14:textId="77777777" w:rsidTr="00EA1A4D">
        <w:trPr>
          <w:trHeight w:val="341"/>
          <w:ins w:id="1023" w:author="Charles Gifford" w:date="2017-03-21T20:14:00Z"/>
        </w:trPr>
        <w:tc>
          <w:tcPr>
            <w:tcW w:w="1945" w:type="dxa"/>
            <w:vMerge w:val="restart"/>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vAlign w:val="center"/>
            <w:hideMark/>
          </w:tcPr>
          <w:p w14:paraId="16420A04" w14:textId="77777777" w:rsidR="00EC5698" w:rsidRDefault="00EC5698" w:rsidP="00EA1A4D">
            <w:pPr>
              <w:pStyle w:val="TABLE-cell"/>
              <w:rPr>
                <w:ins w:id="1024" w:author="Charles Gifford" w:date="2017-03-21T20:14:00Z"/>
                <w:lang w:val="en-US"/>
              </w:rPr>
            </w:pPr>
            <w:ins w:id="1025" w:author="Charles Gifford" w:date="2017-03-21T20:14:00Z">
              <w:r>
                <w:rPr>
                  <w:lang w:val="en-US"/>
                </w:rPr>
                <w:t>Process segment</w:t>
              </w:r>
            </w:ins>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7E86F36C" w14:textId="77777777" w:rsidR="00EC5698" w:rsidRDefault="00EC5698" w:rsidP="00EA1A4D">
            <w:pPr>
              <w:pStyle w:val="TABLE-cell"/>
              <w:rPr>
                <w:ins w:id="1026" w:author="Charles Gifford" w:date="2017-03-21T20:14:00Z"/>
                <w:lang w:val="en-US"/>
              </w:rPr>
            </w:pPr>
            <w:ins w:id="1027" w:author="Charles Gifford" w:date="2017-03-21T20:14:00Z">
              <w:r>
                <w:rPr>
                  <w:lang w:val="en-US"/>
                </w:rPr>
                <w:t>Personnel segment specification</w:t>
              </w:r>
            </w:ins>
          </w:p>
        </w:tc>
        <w:tc>
          <w:tcPr>
            <w:tcW w:w="1854" w:type="dxa"/>
            <w:tcBorders>
              <w:top w:val="single" w:sz="4" w:space="0" w:color="auto"/>
              <w:left w:val="single" w:sz="4" w:space="0" w:color="auto"/>
              <w:bottom w:val="single" w:sz="4" w:space="0" w:color="auto"/>
              <w:right w:val="single" w:sz="4" w:space="0" w:color="auto"/>
            </w:tcBorders>
            <w:hideMark/>
          </w:tcPr>
          <w:p w14:paraId="1A356A60" w14:textId="77777777" w:rsidR="00EC5698" w:rsidRDefault="00EC5698" w:rsidP="00EA1A4D">
            <w:pPr>
              <w:pStyle w:val="TABLE-cell"/>
              <w:rPr>
                <w:ins w:id="1028" w:author="Charles Gifford" w:date="2017-03-21T20:14:00Z"/>
                <w:lang w:val="en-US"/>
              </w:rPr>
            </w:pPr>
            <w:ins w:id="1029" w:author="Charles Gifford" w:date="2017-03-21T20:14:00Z">
              <w:r>
                <w:rPr>
                  <w:lang w:val="en-US"/>
                </w:rPr>
                <w:t>Personnel</w:t>
              </w:r>
            </w:ins>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0E3EAD56" w14:textId="77777777" w:rsidR="00EC5698" w:rsidRDefault="00EC5698" w:rsidP="00EA1A4D">
            <w:pPr>
              <w:pStyle w:val="TABLE-cell"/>
              <w:rPr>
                <w:ins w:id="1030" w:author="Charles Gifford" w:date="2017-03-21T20:14:00Z"/>
                <w:lang w:val="en-US"/>
              </w:rPr>
            </w:pPr>
            <w:ins w:id="1031" w:author="Charles Gifford" w:date="2017-03-21T20:14:00Z">
              <w:r>
                <w:rPr>
                  <w:lang w:val="en-US"/>
                </w:rPr>
                <w:t>Personnel class</w:t>
              </w:r>
            </w:ins>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158C6229" w14:textId="77777777" w:rsidR="00EC5698" w:rsidRDefault="00EC5698" w:rsidP="00EA1A4D">
            <w:pPr>
              <w:pStyle w:val="TABLE-cell"/>
              <w:rPr>
                <w:ins w:id="1032" w:author="Charles Gifford" w:date="2017-03-21T20:14:00Z"/>
                <w:lang w:val="en-US"/>
              </w:rPr>
            </w:pPr>
            <w:ins w:id="1033" w:author="Charles Gifford" w:date="2017-03-21T20:14:00Z">
              <w:r>
                <w:rPr>
                  <w:lang w:val="en-US"/>
                </w:rPr>
                <w:t>Person</w:t>
              </w:r>
            </w:ins>
          </w:p>
        </w:tc>
      </w:tr>
      <w:tr w:rsidR="00EC5698" w14:paraId="36D9DC6B" w14:textId="77777777" w:rsidTr="00EA1A4D">
        <w:trPr>
          <w:ins w:id="1034" w:author="Charles Gifford" w:date="2017-03-21T20:14:00Z"/>
        </w:trPr>
        <w:tc>
          <w:tcPr>
            <w:tcW w:w="1945" w:type="dxa"/>
            <w:vMerge/>
            <w:tcBorders>
              <w:top w:val="single" w:sz="4" w:space="0" w:color="auto"/>
              <w:left w:val="single" w:sz="4" w:space="0" w:color="auto"/>
              <w:bottom w:val="single" w:sz="4" w:space="0" w:color="auto"/>
              <w:right w:val="single" w:sz="4" w:space="0" w:color="auto"/>
            </w:tcBorders>
            <w:vAlign w:val="center"/>
            <w:hideMark/>
          </w:tcPr>
          <w:p w14:paraId="6A123E21" w14:textId="77777777" w:rsidR="00EC5698" w:rsidRDefault="00EC5698" w:rsidP="00EA1A4D">
            <w:pPr>
              <w:pStyle w:val="TABLE-cell"/>
              <w:rPr>
                <w:ins w:id="1035" w:author="Charles Gifford" w:date="2017-03-21T20:14:00Z"/>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58E6757E" w14:textId="77777777" w:rsidR="00EC5698" w:rsidRDefault="00EC5698" w:rsidP="00EA1A4D">
            <w:pPr>
              <w:pStyle w:val="TABLE-cell"/>
              <w:rPr>
                <w:ins w:id="1036" w:author="Charles Gifford" w:date="2017-03-21T20:14:00Z"/>
                <w:lang w:val="en-US"/>
              </w:rPr>
            </w:pPr>
            <w:ins w:id="1037" w:author="Charles Gifford" w:date="2017-03-21T20:14:00Z">
              <w:r>
                <w:rPr>
                  <w:lang w:val="en-US"/>
                </w:rPr>
                <w:t>Equipment segment specification</w:t>
              </w:r>
            </w:ins>
          </w:p>
        </w:tc>
        <w:tc>
          <w:tcPr>
            <w:tcW w:w="1854" w:type="dxa"/>
            <w:tcBorders>
              <w:top w:val="single" w:sz="4" w:space="0" w:color="auto"/>
              <w:left w:val="single" w:sz="4" w:space="0" w:color="auto"/>
              <w:bottom w:val="single" w:sz="4" w:space="0" w:color="auto"/>
              <w:right w:val="single" w:sz="4" w:space="0" w:color="auto"/>
            </w:tcBorders>
            <w:hideMark/>
          </w:tcPr>
          <w:p w14:paraId="1C364622" w14:textId="77777777" w:rsidR="00EC5698" w:rsidRDefault="00EC5698" w:rsidP="00EA1A4D">
            <w:pPr>
              <w:pStyle w:val="TABLE-cell"/>
              <w:rPr>
                <w:ins w:id="1038" w:author="Charles Gifford" w:date="2017-03-21T20:14:00Z"/>
                <w:lang w:val="en-US"/>
              </w:rPr>
            </w:pPr>
            <w:ins w:id="1039" w:author="Charles Gifford" w:date="2017-03-21T20:14:00Z">
              <w:r>
                <w:rPr>
                  <w:lang w:val="en-US"/>
                </w:rPr>
                <w:t>Equipment</w:t>
              </w:r>
            </w:ins>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692D3448" w14:textId="77777777" w:rsidR="00EC5698" w:rsidRDefault="00EC5698" w:rsidP="00EA1A4D">
            <w:pPr>
              <w:pStyle w:val="TABLE-cell"/>
              <w:rPr>
                <w:ins w:id="1040" w:author="Charles Gifford" w:date="2017-03-21T20:14:00Z"/>
                <w:lang w:val="en-US"/>
              </w:rPr>
            </w:pPr>
            <w:ins w:id="1041" w:author="Charles Gifford" w:date="2017-03-21T20:14:00Z">
              <w:r>
                <w:rPr>
                  <w:lang w:val="en-US"/>
                </w:rPr>
                <w:t>Equipment class</w:t>
              </w:r>
            </w:ins>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063B9543" w14:textId="77777777" w:rsidR="00EC5698" w:rsidRDefault="00EC5698" w:rsidP="00EA1A4D">
            <w:pPr>
              <w:pStyle w:val="TABLE-cell"/>
              <w:rPr>
                <w:ins w:id="1042" w:author="Charles Gifford" w:date="2017-03-21T20:14:00Z"/>
                <w:lang w:val="en-US"/>
              </w:rPr>
            </w:pPr>
            <w:ins w:id="1043" w:author="Charles Gifford" w:date="2017-03-21T20:14:00Z">
              <w:r>
                <w:rPr>
                  <w:lang w:val="en-US"/>
                </w:rPr>
                <w:t>Equipment</w:t>
              </w:r>
            </w:ins>
          </w:p>
        </w:tc>
      </w:tr>
      <w:tr w:rsidR="00EC5698" w14:paraId="782095B6" w14:textId="77777777" w:rsidTr="00EA1A4D">
        <w:trPr>
          <w:ins w:id="1044" w:author="Charles Gifford" w:date="2017-03-21T20:14:00Z"/>
        </w:trPr>
        <w:tc>
          <w:tcPr>
            <w:tcW w:w="1945" w:type="dxa"/>
            <w:vMerge/>
            <w:tcBorders>
              <w:top w:val="single" w:sz="4" w:space="0" w:color="auto"/>
              <w:left w:val="single" w:sz="4" w:space="0" w:color="auto"/>
              <w:bottom w:val="single" w:sz="4" w:space="0" w:color="auto"/>
              <w:right w:val="single" w:sz="4" w:space="0" w:color="auto"/>
            </w:tcBorders>
            <w:vAlign w:val="center"/>
            <w:hideMark/>
          </w:tcPr>
          <w:p w14:paraId="5EE9CDBC" w14:textId="77777777" w:rsidR="00EC5698" w:rsidRDefault="00EC5698" w:rsidP="00EA1A4D">
            <w:pPr>
              <w:pStyle w:val="TABLE-cell"/>
              <w:rPr>
                <w:ins w:id="1045" w:author="Charles Gifford" w:date="2017-03-21T20:14:00Z"/>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4A868F78" w14:textId="77777777" w:rsidR="00EC5698" w:rsidRDefault="00EC5698" w:rsidP="00EA1A4D">
            <w:pPr>
              <w:pStyle w:val="TABLE-cell"/>
              <w:rPr>
                <w:ins w:id="1046" w:author="Charles Gifford" w:date="2017-03-21T20:14:00Z"/>
                <w:lang w:val="en-US"/>
              </w:rPr>
            </w:pPr>
            <w:ins w:id="1047" w:author="Charles Gifford" w:date="2017-03-21T20:14:00Z">
              <w:r>
                <w:rPr>
                  <w:lang w:val="en-US"/>
                </w:rPr>
                <w:t>Physical asset segment specification</w:t>
              </w:r>
            </w:ins>
          </w:p>
        </w:tc>
        <w:tc>
          <w:tcPr>
            <w:tcW w:w="1854" w:type="dxa"/>
            <w:tcBorders>
              <w:top w:val="single" w:sz="4" w:space="0" w:color="auto"/>
              <w:left w:val="single" w:sz="4" w:space="0" w:color="auto"/>
              <w:bottom w:val="single" w:sz="4" w:space="0" w:color="auto"/>
              <w:right w:val="single" w:sz="4" w:space="0" w:color="auto"/>
            </w:tcBorders>
            <w:hideMark/>
          </w:tcPr>
          <w:p w14:paraId="273AD732" w14:textId="77777777" w:rsidR="00EC5698" w:rsidRDefault="00EC5698" w:rsidP="00EA1A4D">
            <w:pPr>
              <w:pStyle w:val="TABLE-cell"/>
              <w:rPr>
                <w:ins w:id="1048" w:author="Charles Gifford" w:date="2017-03-21T20:14:00Z"/>
                <w:lang w:val="en-US"/>
              </w:rPr>
            </w:pPr>
            <w:ins w:id="1049" w:author="Charles Gifford" w:date="2017-03-21T20:14:00Z">
              <w:r>
                <w:rPr>
                  <w:lang w:val="en-US"/>
                </w:rPr>
                <w:t>Physical asset</w:t>
              </w:r>
            </w:ins>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175E6286" w14:textId="77777777" w:rsidR="00EC5698" w:rsidRDefault="00EC5698" w:rsidP="00EA1A4D">
            <w:pPr>
              <w:pStyle w:val="TABLE-cell"/>
              <w:rPr>
                <w:ins w:id="1050" w:author="Charles Gifford" w:date="2017-03-21T20:14:00Z"/>
                <w:lang w:val="en-US"/>
              </w:rPr>
            </w:pPr>
            <w:ins w:id="1051" w:author="Charles Gifford" w:date="2017-03-21T20:14:00Z">
              <w:r>
                <w:rPr>
                  <w:lang w:val="en-US"/>
                </w:rPr>
                <w:t>Physical asset class</w:t>
              </w:r>
            </w:ins>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1AF65B7D" w14:textId="77777777" w:rsidR="00EC5698" w:rsidRDefault="00EC5698" w:rsidP="00EA1A4D">
            <w:pPr>
              <w:pStyle w:val="TABLE-cell"/>
              <w:rPr>
                <w:ins w:id="1052" w:author="Charles Gifford" w:date="2017-03-21T20:14:00Z"/>
                <w:lang w:val="en-US"/>
              </w:rPr>
            </w:pPr>
            <w:ins w:id="1053" w:author="Charles Gifford" w:date="2017-03-21T20:14:00Z">
              <w:r>
                <w:rPr>
                  <w:lang w:val="en-US"/>
                </w:rPr>
                <w:t>Physical asset</w:t>
              </w:r>
            </w:ins>
          </w:p>
        </w:tc>
      </w:tr>
      <w:tr w:rsidR="00EC5698" w14:paraId="588A4876" w14:textId="77777777" w:rsidTr="00EA1A4D">
        <w:trPr>
          <w:ins w:id="1054" w:author="Charles Gifford" w:date="2017-03-21T20:14:00Z"/>
        </w:trPr>
        <w:tc>
          <w:tcPr>
            <w:tcW w:w="1945" w:type="dxa"/>
            <w:vMerge/>
            <w:tcBorders>
              <w:top w:val="single" w:sz="4" w:space="0" w:color="auto"/>
              <w:left w:val="single" w:sz="4" w:space="0" w:color="auto"/>
              <w:bottom w:val="single" w:sz="4" w:space="0" w:color="auto"/>
              <w:right w:val="single" w:sz="4" w:space="0" w:color="auto"/>
            </w:tcBorders>
            <w:vAlign w:val="center"/>
            <w:hideMark/>
          </w:tcPr>
          <w:p w14:paraId="151C5604" w14:textId="77777777" w:rsidR="00EC5698" w:rsidRDefault="00EC5698" w:rsidP="00EA1A4D">
            <w:pPr>
              <w:pStyle w:val="TABLE-cell"/>
              <w:rPr>
                <w:ins w:id="1055" w:author="Charles Gifford" w:date="2017-03-21T20:14:00Z"/>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7B1C8455" w14:textId="77777777" w:rsidR="00EC5698" w:rsidRDefault="00EC5698" w:rsidP="00EA1A4D">
            <w:pPr>
              <w:pStyle w:val="TABLE-cell"/>
              <w:rPr>
                <w:ins w:id="1056" w:author="Charles Gifford" w:date="2017-03-21T20:14:00Z"/>
                <w:lang w:val="en-US"/>
              </w:rPr>
            </w:pPr>
            <w:ins w:id="1057" w:author="Charles Gifford" w:date="2017-03-21T20:14:00Z">
              <w:r>
                <w:rPr>
                  <w:lang w:val="en-US"/>
                </w:rPr>
                <w:t>Material segment specification</w:t>
              </w:r>
            </w:ins>
          </w:p>
        </w:tc>
        <w:tc>
          <w:tcPr>
            <w:tcW w:w="1854" w:type="dxa"/>
            <w:tcBorders>
              <w:top w:val="single" w:sz="4" w:space="0" w:color="auto"/>
              <w:left w:val="single" w:sz="4" w:space="0" w:color="auto"/>
              <w:bottom w:val="single" w:sz="4" w:space="0" w:color="auto"/>
              <w:right w:val="single" w:sz="4" w:space="0" w:color="auto"/>
            </w:tcBorders>
            <w:hideMark/>
          </w:tcPr>
          <w:p w14:paraId="100DA984" w14:textId="77777777" w:rsidR="00EC5698" w:rsidRDefault="00EC5698" w:rsidP="00EA1A4D">
            <w:pPr>
              <w:pStyle w:val="TABLE-cell"/>
              <w:rPr>
                <w:ins w:id="1058" w:author="Charles Gifford" w:date="2017-03-21T20:14:00Z"/>
                <w:lang w:val="en-US"/>
              </w:rPr>
            </w:pPr>
            <w:ins w:id="1059" w:author="Charles Gifford" w:date="2017-03-21T20:14:00Z">
              <w:r>
                <w:rPr>
                  <w:lang w:val="en-US"/>
                </w:rPr>
                <w:t>Material</w:t>
              </w:r>
            </w:ins>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772CF182" w14:textId="77777777" w:rsidR="00EC5698" w:rsidRDefault="00EC5698" w:rsidP="00EA1A4D">
            <w:pPr>
              <w:pStyle w:val="TABLE-cell"/>
              <w:rPr>
                <w:ins w:id="1060" w:author="Charles Gifford" w:date="2017-03-21T20:14:00Z"/>
                <w:lang w:val="en-US"/>
              </w:rPr>
            </w:pPr>
            <w:ins w:id="1061" w:author="Charles Gifford" w:date="2017-03-21T20:14:00Z">
              <w:r>
                <w:rPr>
                  <w:lang w:val="en-US"/>
                </w:rPr>
                <w:t>Material class, material definition</w:t>
              </w:r>
            </w:ins>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123A1026" w14:textId="77777777" w:rsidR="00EC5698" w:rsidRDefault="00EC5698" w:rsidP="00EA1A4D">
            <w:pPr>
              <w:pStyle w:val="TABLE-cell"/>
              <w:rPr>
                <w:ins w:id="1062" w:author="Charles Gifford" w:date="2017-03-21T20:14:00Z"/>
                <w:lang w:val="en-US"/>
              </w:rPr>
            </w:pPr>
            <w:ins w:id="1063" w:author="Charles Gifford" w:date="2017-03-21T20:14:00Z">
              <w:r>
                <w:rPr>
                  <w:lang w:val="en-US"/>
                </w:rPr>
                <w:t>Material lot, material sublot</w:t>
              </w:r>
            </w:ins>
          </w:p>
        </w:tc>
      </w:tr>
      <w:tr w:rsidR="00EC5698" w14:paraId="3FC4E3D1" w14:textId="77777777" w:rsidTr="00EA1A4D">
        <w:trPr>
          <w:ins w:id="1064" w:author="Charles Gifford" w:date="2017-03-21T20:14:00Z"/>
        </w:trPr>
        <w:tc>
          <w:tcPr>
            <w:tcW w:w="1945" w:type="dxa"/>
            <w:vMerge w:val="restart"/>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vAlign w:val="center"/>
            <w:hideMark/>
          </w:tcPr>
          <w:p w14:paraId="4C0ABBB8" w14:textId="77777777" w:rsidR="00EC5698" w:rsidRDefault="00EC5698" w:rsidP="00EA1A4D">
            <w:pPr>
              <w:pStyle w:val="TABLE-cell"/>
              <w:rPr>
                <w:ins w:id="1065" w:author="Charles Gifford" w:date="2017-03-21T20:14:00Z"/>
                <w:lang w:val="en-US"/>
              </w:rPr>
            </w:pPr>
            <w:ins w:id="1066" w:author="Charles Gifford" w:date="2017-03-21T20:14:00Z">
              <w:r>
                <w:rPr>
                  <w:lang w:val="en-US"/>
                </w:rPr>
                <w:t>Operations definition</w:t>
              </w:r>
            </w:ins>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52D06E6A" w14:textId="77777777" w:rsidR="00EC5698" w:rsidRDefault="00EC5698" w:rsidP="00EA1A4D">
            <w:pPr>
              <w:pStyle w:val="TABLE-cell"/>
              <w:rPr>
                <w:ins w:id="1067" w:author="Charles Gifford" w:date="2017-03-21T20:14:00Z"/>
                <w:lang w:val="en-US"/>
              </w:rPr>
            </w:pPr>
            <w:ins w:id="1068" w:author="Charles Gifford" w:date="2017-03-21T20:14:00Z">
              <w:r>
                <w:rPr>
                  <w:lang w:val="en-US"/>
                </w:rPr>
                <w:t>Personnel specification</w:t>
              </w:r>
            </w:ins>
          </w:p>
        </w:tc>
        <w:tc>
          <w:tcPr>
            <w:tcW w:w="1854" w:type="dxa"/>
            <w:tcBorders>
              <w:top w:val="single" w:sz="4" w:space="0" w:color="auto"/>
              <w:left w:val="single" w:sz="4" w:space="0" w:color="auto"/>
              <w:bottom w:val="single" w:sz="4" w:space="0" w:color="auto"/>
              <w:right w:val="single" w:sz="4" w:space="0" w:color="auto"/>
            </w:tcBorders>
            <w:hideMark/>
          </w:tcPr>
          <w:p w14:paraId="2128B9EB" w14:textId="77777777" w:rsidR="00EC5698" w:rsidRDefault="00EC5698" w:rsidP="00EA1A4D">
            <w:pPr>
              <w:pStyle w:val="TABLE-cell"/>
              <w:rPr>
                <w:ins w:id="1069" w:author="Charles Gifford" w:date="2017-03-21T20:14:00Z"/>
                <w:lang w:val="en-US"/>
              </w:rPr>
            </w:pPr>
            <w:ins w:id="1070" w:author="Charles Gifford" w:date="2017-03-21T20:14:00Z">
              <w:r>
                <w:rPr>
                  <w:lang w:val="en-US"/>
                </w:rPr>
                <w:t>Personnel</w:t>
              </w:r>
            </w:ins>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327124F1" w14:textId="77777777" w:rsidR="00EC5698" w:rsidRDefault="00EC5698" w:rsidP="00EA1A4D">
            <w:pPr>
              <w:pStyle w:val="TABLE-cell"/>
              <w:rPr>
                <w:ins w:id="1071" w:author="Charles Gifford" w:date="2017-03-21T20:14:00Z"/>
                <w:lang w:val="en-US"/>
              </w:rPr>
            </w:pPr>
            <w:ins w:id="1072" w:author="Charles Gifford" w:date="2017-03-21T20:14:00Z">
              <w:r>
                <w:rPr>
                  <w:lang w:val="en-US"/>
                </w:rPr>
                <w:t>Personnel class</w:t>
              </w:r>
            </w:ins>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39A310B6" w14:textId="77777777" w:rsidR="00EC5698" w:rsidRDefault="00EC5698" w:rsidP="00EA1A4D">
            <w:pPr>
              <w:pStyle w:val="TABLE-cell"/>
              <w:rPr>
                <w:ins w:id="1073" w:author="Charles Gifford" w:date="2017-03-21T20:14:00Z"/>
                <w:lang w:val="en-US"/>
              </w:rPr>
            </w:pPr>
            <w:ins w:id="1074" w:author="Charles Gifford" w:date="2017-03-21T20:14:00Z">
              <w:r>
                <w:rPr>
                  <w:lang w:val="en-US"/>
                </w:rPr>
                <w:t>Person</w:t>
              </w:r>
            </w:ins>
          </w:p>
        </w:tc>
      </w:tr>
      <w:tr w:rsidR="00EC5698" w14:paraId="6F793E59" w14:textId="77777777" w:rsidTr="00EA1A4D">
        <w:trPr>
          <w:ins w:id="1075" w:author="Charles Gifford" w:date="2017-03-21T20:14:00Z"/>
        </w:trPr>
        <w:tc>
          <w:tcPr>
            <w:tcW w:w="1945" w:type="dxa"/>
            <w:vMerge/>
            <w:tcBorders>
              <w:top w:val="single" w:sz="4" w:space="0" w:color="auto"/>
              <w:left w:val="single" w:sz="4" w:space="0" w:color="auto"/>
              <w:bottom w:val="single" w:sz="4" w:space="0" w:color="auto"/>
              <w:right w:val="single" w:sz="4" w:space="0" w:color="auto"/>
            </w:tcBorders>
            <w:vAlign w:val="center"/>
            <w:hideMark/>
          </w:tcPr>
          <w:p w14:paraId="7F64B09F" w14:textId="77777777" w:rsidR="00EC5698" w:rsidRDefault="00EC5698" w:rsidP="00EA1A4D">
            <w:pPr>
              <w:pStyle w:val="TABLE-cell"/>
              <w:rPr>
                <w:ins w:id="1076" w:author="Charles Gifford" w:date="2017-03-21T20:14:00Z"/>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54D8D2F3" w14:textId="77777777" w:rsidR="00EC5698" w:rsidRDefault="00EC5698" w:rsidP="00EA1A4D">
            <w:pPr>
              <w:pStyle w:val="TABLE-cell"/>
              <w:rPr>
                <w:ins w:id="1077" w:author="Charles Gifford" w:date="2017-03-21T20:14:00Z"/>
                <w:lang w:val="en-US"/>
              </w:rPr>
            </w:pPr>
            <w:ins w:id="1078" w:author="Charles Gifford" w:date="2017-03-21T20:14:00Z">
              <w:r>
                <w:rPr>
                  <w:lang w:val="en-US"/>
                </w:rPr>
                <w:t>Equipment specification</w:t>
              </w:r>
            </w:ins>
          </w:p>
        </w:tc>
        <w:tc>
          <w:tcPr>
            <w:tcW w:w="1854" w:type="dxa"/>
            <w:tcBorders>
              <w:top w:val="single" w:sz="4" w:space="0" w:color="auto"/>
              <w:left w:val="single" w:sz="4" w:space="0" w:color="auto"/>
              <w:bottom w:val="single" w:sz="4" w:space="0" w:color="auto"/>
              <w:right w:val="single" w:sz="4" w:space="0" w:color="auto"/>
            </w:tcBorders>
            <w:hideMark/>
          </w:tcPr>
          <w:p w14:paraId="1D21929D" w14:textId="77777777" w:rsidR="00EC5698" w:rsidRDefault="00EC5698" w:rsidP="00EA1A4D">
            <w:pPr>
              <w:pStyle w:val="TABLE-cell"/>
              <w:rPr>
                <w:ins w:id="1079" w:author="Charles Gifford" w:date="2017-03-21T20:14:00Z"/>
                <w:lang w:val="en-US"/>
              </w:rPr>
            </w:pPr>
            <w:ins w:id="1080" w:author="Charles Gifford" w:date="2017-03-21T20:14:00Z">
              <w:r>
                <w:rPr>
                  <w:lang w:val="en-US"/>
                </w:rPr>
                <w:t>Equipment</w:t>
              </w:r>
            </w:ins>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2C025ED0" w14:textId="77777777" w:rsidR="00EC5698" w:rsidRDefault="00EC5698" w:rsidP="00EA1A4D">
            <w:pPr>
              <w:pStyle w:val="TABLE-cell"/>
              <w:rPr>
                <w:ins w:id="1081" w:author="Charles Gifford" w:date="2017-03-21T20:14:00Z"/>
                <w:lang w:val="en-US"/>
              </w:rPr>
            </w:pPr>
            <w:ins w:id="1082" w:author="Charles Gifford" w:date="2017-03-21T20:14:00Z">
              <w:r>
                <w:rPr>
                  <w:lang w:val="en-US"/>
                </w:rPr>
                <w:t>Equipment class</w:t>
              </w:r>
            </w:ins>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71FC19DE" w14:textId="77777777" w:rsidR="00EC5698" w:rsidRDefault="00EC5698" w:rsidP="00EA1A4D">
            <w:pPr>
              <w:pStyle w:val="TABLE-cell"/>
              <w:rPr>
                <w:ins w:id="1083" w:author="Charles Gifford" w:date="2017-03-21T20:14:00Z"/>
                <w:lang w:val="en-US"/>
              </w:rPr>
            </w:pPr>
            <w:ins w:id="1084" w:author="Charles Gifford" w:date="2017-03-21T20:14:00Z">
              <w:r>
                <w:rPr>
                  <w:lang w:val="en-US"/>
                </w:rPr>
                <w:t>Equipment</w:t>
              </w:r>
            </w:ins>
          </w:p>
        </w:tc>
      </w:tr>
      <w:tr w:rsidR="00EC5698" w14:paraId="21D14D38" w14:textId="77777777" w:rsidTr="00EA1A4D">
        <w:trPr>
          <w:ins w:id="1085" w:author="Charles Gifford" w:date="2017-03-21T20:14:00Z"/>
        </w:trPr>
        <w:tc>
          <w:tcPr>
            <w:tcW w:w="1945" w:type="dxa"/>
            <w:vMerge/>
            <w:tcBorders>
              <w:top w:val="single" w:sz="4" w:space="0" w:color="auto"/>
              <w:left w:val="single" w:sz="4" w:space="0" w:color="auto"/>
              <w:bottom w:val="single" w:sz="4" w:space="0" w:color="auto"/>
              <w:right w:val="single" w:sz="4" w:space="0" w:color="auto"/>
            </w:tcBorders>
            <w:vAlign w:val="center"/>
            <w:hideMark/>
          </w:tcPr>
          <w:p w14:paraId="1959E155" w14:textId="77777777" w:rsidR="00EC5698" w:rsidRDefault="00EC5698" w:rsidP="00EA1A4D">
            <w:pPr>
              <w:pStyle w:val="TABLE-cell"/>
              <w:rPr>
                <w:ins w:id="1086" w:author="Charles Gifford" w:date="2017-03-21T20:14:00Z"/>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28263D3E" w14:textId="77777777" w:rsidR="00EC5698" w:rsidRDefault="00EC5698" w:rsidP="00EA1A4D">
            <w:pPr>
              <w:pStyle w:val="TABLE-cell"/>
              <w:rPr>
                <w:ins w:id="1087" w:author="Charles Gifford" w:date="2017-03-21T20:14:00Z"/>
                <w:lang w:val="en-US"/>
              </w:rPr>
            </w:pPr>
            <w:ins w:id="1088" w:author="Charles Gifford" w:date="2017-03-21T20:14:00Z">
              <w:r>
                <w:rPr>
                  <w:lang w:val="en-US"/>
                </w:rPr>
                <w:t>Physical asset specification</w:t>
              </w:r>
            </w:ins>
          </w:p>
        </w:tc>
        <w:tc>
          <w:tcPr>
            <w:tcW w:w="1854" w:type="dxa"/>
            <w:tcBorders>
              <w:top w:val="single" w:sz="4" w:space="0" w:color="auto"/>
              <w:left w:val="single" w:sz="4" w:space="0" w:color="auto"/>
              <w:bottom w:val="single" w:sz="4" w:space="0" w:color="auto"/>
              <w:right w:val="single" w:sz="4" w:space="0" w:color="auto"/>
            </w:tcBorders>
            <w:hideMark/>
          </w:tcPr>
          <w:p w14:paraId="5E083250" w14:textId="77777777" w:rsidR="00EC5698" w:rsidRDefault="00EC5698" w:rsidP="00EA1A4D">
            <w:pPr>
              <w:pStyle w:val="TABLE-cell"/>
              <w:rPr>
                <w:ins w:id="1089" w:author="Charles Gifford" w:date="2017-03-21T20:14:00Z"/>
                <w:lang w:val="en-US"/>
              </w:rPr>
            </w:pPr>
            <w:ins w:id="1090" w:author="Charles Gifford" w:date="2017-03-21T20:14:00Z">
              <w:r>
                <w:rPr>
                  <w:lang w:val="en-US"/>
                </w:rPr>
                <w:t>Physical asset</w:t>
              </w:r>
            </w:ins>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7B7F0924" w14:textId="77777777" w:rsidR="00EC5698" w:rsidRDefault="00EC5698" w:rsidP="00EA1A4D">
            <w:pPr>
              <w:pStyle w:val="TABLE-cell"/>
              <w:rPr>
                <w:ins w:id="1091" w:author="Charles Gifford" w:date="2017-03-21T20:14:00Z"/>
                <w:lang w:val="en-US"/>
              </w:rPr>
            </w:pPr>
            <w:ins w:id="1092" w:author="Charles Gifford" w:date="2017-03-21T20:14:00Z">
              <w:r>
                <w:rPr>
                  <w:lang w:val="en-US"/>
                </w:rPr>
                <w:t>Physical asset class</w:t>
              </w:r>
            </w:ins>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538EA15D" w14:textId="77777777" w:rsidR="00EC5698" w:rsidRDefault="00EC5698" w:rsidP="00EA1A4D">
            <w:pPr>
              <w:pStyle w:val="TABLE-cell"/>
              <w:rPr>
                <w:ins w:id="1093" w:author="Charles Gifford" w:date="2017-03-21T20:14:00Z"/>
                <w:lang w:val="en-US"/>
              </w:rPr>
            </w:pPr>
            <w:ins w:id="1094" w:author="Charles Gifford" w:date="2017-03-21T20:14:00Z">
              <w:r>
                <w:rPr>
                  <w:lang w:val="en-US"/>
                </w:rPr>
                <w:t>Physical asset</w:t>
              </w:r>
            </w:ins>
          </w:p>
        </w:tc>
      </w:tr>
      <w:tr w:rsidR="00EC5698" w14:paraId="06334BAB" w14:textId="77777777" w:rsidTr="00EA1A4D">
        <w:trPr>
          <w:ins w:id="1095" w:author="Charles Gifford" w:date="2017-03-21T20:14:00Z"/>
        </w:trPr>
        <w:tc>
          <w:tcPr>
            <w:tcW w:w="1945" w:type="dxa"/>
            <w:vMerge/>
            <w:tcBorders>
              <w:top w:val="single" w:sz="4" w:space="0" w:color="auto"/>
              <w:left w:val="single" w:sz="4" w:space="0" w:color="auto"/>
              <w:bottom w:val="single" w:sz="4" w:space="0" w:color="auto"/>
              <w:right w:val="single" w:sz="4" w:space="0" w:color="auto"/>
            </w:tcBorders>
            <w:vAlign w:val="center"/>
            <w:hideMark/>
          </w:tcPr>
          <w:p w14:paraId="758C2E6A" w14:textId="77777777" w:rsidR="00EC5698" w:rsidRDefault="00EC5698" w:rsidP="00EA1A4D">
            <w:pPr>
              <w:pStyle w:val="TABLE-cell"/>
              <w:rPr>
                <w:ins w:id="1096" w:author="Charles Gifford" w:date="2017-03-21T20:14:00Z"/>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1DDD86E1" w14:textId="77777777" w:rsidR="00EC5698" w:rsidRDefault="00EC5698" w:rsidP="00EA1A4D">
            <w:pPr>
              <w:pStyle w:val="TABLE-cell"/>
              <w:rPr>
                <w:ins w:id="1097" w:author="Charles Gifford" w:date="2017-03-21T20:14:00Z"/>
                <w:lang w:val="en-US"/>
              </w:rPr>
            </w:pPr>
            <w:ins w:id="1098" w:author="Charles Gifford" w:date="2017-03-21T20:14:00Z">
              <w:r>
                <w:rPr>
                  <w:lang w:val="en-US"/>
                </w:rPr>
                <w:t>Material specification</w:t>
              </w:r>
            </w:ins>
          </w:p>
        </w:tc>
        <w:tc>
          <w:tcPr>
            <w:tcW w:w="1854" w:type="dxa"/>
            <w:tcBorders>
              <w:top w:val="single" w:sz="4" w:space="0" w:color="auto"/>
              <w:left w:val="single" w:sz="4" w:space="0" w:color="auto"/>
              <w:bottom w:val="single" w:sz="4" w:space="0" w:color="auto"/>
              <w:right w:val="single" w:sz="4" w:space="0" w:color="auto"/>
            </w:tcBorders>
            <w:hideMark/>
          </w:tcPr>
          <w:p w14:paraId="568C2EA4" w14:textId="77777777" w:rsidR="00EC5698" w:rsidRDefault="00EC5698" w:rsidP="00EA1A4D">
            <w:pPr>
              <w:pStyle w:val="TABLE-cell"/>
              <w:rPr>
                <w:ins w:id="1099" w:author="Charles Gifford" w:date="2017-03-21T20:14:00Z"/>
                <w:lang w:val="en-US"/>
              </w:rPr>
            </w:pPr>
            <w:ins w:id="1100" w:author="Charles Gifford" w:date="2017-03-21T20:14:00Z">
              <w:r>
                <w:rPr>
                  <w:lang w:val="en-US"/>
                </w:rPr>
                <w:t>Material</w:t>
              </w:r>
            </w:ins>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5AE63FAA" w14:textId="77777777" w:rsidR="00EC5698" w:rsidRDefault="00EC5698" w:rsidP="00EA1A4D">
            <w:pPr>
              <w:pStyle w:val="TABLE-cell"/>
              <w:rPr>
                <w:ins w:id="1101" w:author="Charles Gifford" w:date="2017-03-21T20:14:00Z"/>
                <w:lang w:val="en-US"/>
              </w:rPr>
            </w:pPr>
            <w:ins w:id="1102" w:author="Charles Gifford" w:date="2017-03-21T20:14:00Z">
              <w:r>
                <w:rPr>
                  <w:lang w:val="en-US"/>
                </w:rPr>
                <w:t>Material class, material definition</w:t>
              </w:r>
            </w:ins>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4E2540C9" w14:textId="77777777" w:rsidR="00EC5698" w:rsidRDefault="00EC5698" w:rsidP="00EA1A4D">
            <w:pPr>
              <w:pStyle w:val="TABLE-cell"/>
              <w:rPr>
                <w:ins w:id="1103" w:author="Charles Gifford" w:date="2017-03-21T20:14:00Z"/>
                <w:lang w:val="en-US"/>
              </w:rPr>
            </w:pPr>
            <w:ins w:id="1104" w:author="Charles Gifford" w:date="2017-03-21T20:14:00Z">
              <w:r>
                <w:rPr>
                  <w:lang w:val="en-US"/>
                </w:rPr>
                <w:t>Material lot, material sublot</w:t>
              </w:r>
            </w:ins>
          </w:p>
        </w:tc>
      </w:tr>
      <w:tr w:rsidR="00EC5698" w14:paraId="6CAABC92" w14:textId="77777777" w:rsidTr="00EA1A4D">
        <w:trPr>
          <w:ins w:id="1105" w:author="Charles Gifford" w:date="2017-03-21T20:14:00Z"/>
        </w:trPr>
        <w:tc>
          <w:tcPr>
            <w:tcW w:w="1945" w:type="dxa"/>
            <w:vMerge w:val="restart"/>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vAlign w:val="center"/>
            <w:hideMark/>
          </w:tcPr>
          <w:p w14:paraId="78EAA121" w14:textId="77777777" w:rsidR="00EC5698" w:rsidRDefault="00EC5698" w:rsidP="00EA1A4D">
            <w:pPr>
              <w:pStyle w:val="TABLE-cell"/>
              <w:rPr>
                <w:ins w:id="1106" w:author="Charles Gifford" w:date="2017-03-21T20:14:00Z"/>
                <w:lang w:val="en-US"/>
              </w:rPr>
            </w:pPr>
            <w:ins w:id="1107" w:author="Charles Gifford" w:date="2017-03-21T20:14:00Z">
              <w:r>
                <w:rPr>
                  <w:lang w:val="en-US"/>
                </w:rPr>
                <w:t>Operations schedule</w:t>
              </w:r>
            </w:ins>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5C34702A" w14:textId="77777777" w:rsidR="00EC5698" w:rsidRDefault="00EC5698" w:rsidP="00EA1A4D">
            <w:pPr>
              <w:pStyle w:val="TABLE-cell"/>
              <w:rPr>
                <w:ins w:id="1108" w:author="Charles Gifford" w:date="2017-03-21T20:14:00Z"/>
                <w:lang w:val="en-US"/>
              </w:rPr>
            </w:pPr>
            <w:ins w:id="1109" w:author="Charles Gifford" w:date="2017-03-21T20:14:00Z">
              <w:r>
                <w:rPr>
                  <w:lang w:val="en-US"/>
                </w:rPr>
                <w:t>Personnel requirement</w:t>
              </w:r>
            </w:ins>
          </w:p>
        </w:tc>
        <w:tc>
          <w:tcPr>
            <w:tcW w:w="1854" w:type="dxa"/>
            <w:tcBorders>
              <w:top w:val="single" w:sz="4" w:space="0" w:color="auto"/>
              <w:left w:val="single" w:sz="4" w:space="0" w:color="auto"/>
              <w:bottom w:val="single" w:sz="4" w:space="0" w:color="auto"/>
              <w:right w:val="single" w:sz="4" w:space="0" w:color="auto"/>
            </w:tcBorders>
            <w:hideMark/>
          </w:tcPr>
          <w:p w14:paraId="62BFDACA" w14:textId="77777777" w:rsidR="00EC5698" w:rsidRDefault="00EC5698" w:rsidP="00EA1A4D">
            <w:pPr>
              <w:pStyle w:val="TABLE-cell"/>
              <w:rPr>
                <w:ins w:id="1110" w:author="Charles Gifford" w:date="2017-03-21T20:14:00Z"/>
                <w:lang w:val="en-US"/>
              </w:rPr>
            </w:pPr>
            <w:ins w:id="1111" w:author="Charles Gifford" w:date="2017-03-21T20:14:00Z">
              <w:r>
                <w:rPr>
                  <w:lang w:val="en-US"/>
                </w:rPr>
                <w:t>Personnel</w:t>
              </w:r>
            </w:ins>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753967EC" w14:textId="77777777" w:rsidR="00EC5698" w:rsidRDefault="00EC5698" w:rsidP="00EA1A4D">
            <w:pPr>
              <w:pStyle w:val="TABLE-cell"/>
              <w:rPr>
                <w:ins w:id="1112" w:author="Charles Gifford" w:date="2017-03-21T20:14:00Z"/>
                <w:lang w:val="en-US"/>
              </w:rPr>
            </w:pPr>
            <w:ins w:id="1113" w:author="Charles Gifford" w:date="2017-03-21T20:14:00Z">
              <w:r>
                <w:rPr>
                  <w:lang w:val="en-US"/>
                </w:rPr>
                <w:t>Personnel class</w:t>
              </w:r>
            </w:ins>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3654C232" w14:textId="77777777" w:rsidR="00EC5698" w:rsidRDefault="00EC5698" w:rsidP="00EA1A4D">
            <w:pPr>
              <w:pStyle w:val="TABLE-cell"/>
              <w:rPr>
                <w:ins w:id="1114" w:author="Charles Gifford" w:date="2017-03-21T20:14:00Z"/>
                <w:lang w:val="en-US"/>
              </w:rPr>
            </w:pPr>
            <w:ins w:id="1115" w:author="Charles Gifford" w:date="2017-03-21T20:14:00Z">
              <w:r>
                <w:rPr>
                  <w:lang w:val="en-US"/>
                </w:rPr>
                <w:t>Person</w:t>
              </w:r>
            </w:ins>
          </w:p>
        </w:tc>
      </w:tr>
      <w:tr w:rsidR="00EC5698" w14:paraId="7BC4FE5F" w14:textId="77777777" w:rsidTr="00EA1A4D">
        <w:trPr>
          <w:ins w:id="1116" w:author="Charles Gifford" w:date="2017-03-21T20:14:00Z"/>
        </w:trPr>
        <w:tc>
          <w:tcPr>
            <w:tcW w:w="1945" w:type="dxa"/>
            <w:vMerge/>
            <w:tcBorders>
              <w:top w:val="single" w:sz="4" w:space="0" w:color="auto"/>
              <w:left w:val="single" w:sz="4" w:space="0" w:color="auto"/>
              <w:bottom w:val="single" w:sz="4" w:space="0" w:color="auto"/>
              <w:right w:val="single" w:sz="4" w:space="0" w:color="auto"/>
            </w:tcBorders>
            <w:vAlign w:val="center"/>
            <w:hideMark/>
          </w:tcPr>
          <w:p w14:paraId="6D112705" w14:textId="77777777" w:rsidR="00EC5698" w:rsidRDefault="00EC5698" w:rsidP="00EA1A4D">
            <w:pPr>
              <w:pStyle w:val="TABLE-cell"/>
              <w:rPr>
                <w:ins w:id="1117" w:author="Charles Gifford" w:date="2017-03-21T20:14:00Z"/>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4612DFEE" w14:textId="77777777" w:rsidR="00EC5698" w:rsidRDefault="00EC5698" w:rsidP="00EA1A4D">
            <w:pPr>
              <w:pStyle w:val="TABLE-cell"/>
              <w:rPr>
                <w:ins w:id="1118" w:author="Charles Gifford" w:date="2017-03-21T20:14:00Z"/>
                <w:lang w:val="en-US"/>
              </w:rPr>
            </w:pPr>
            <w:ins w:id="1119" w:author="Charles Gifford" w:date="2017-03-21T20:14:00Z">
              <w:r>
                <w:rPr>
                  <w:lang w:val="en-US"/>
                </w:rPr>
                <w:t>Equipment requirement</w:t>
              </w:r>
            </w:ins>
          </w:p>
        </w:tc>
        <w:tc>
          <w:tcPr>
            <w:tcW w:w="1854" w:type="dxa"/>
            <w:tcBorders>
              <w:top w:val="single" w:sz="4" w:space="0" w:color="auto"/>
              <w:left w:val="single" w:sz="4" w:space="0" w:color="auto"/>
              <w:bottom w:val="single" w:sz="4" w:space="0" w:color="auto"/>
              <w:right w:val="single" w:sz="4" w:space="0" w:color="auto"/>
            </w:tcBorders>
            <w:hideMark/>
          </w:tcPr>
          <w:p w14:paraId="5D2583B4" w14:textId="77777777" w:rsidR="00EC5698" w:rsidRDefault="00EC5698" w:rsidP="00EA1A4D">
            <w:pPr>
              <w:pStyle w:val="TABLE-cell"/>
              <w:rPr>
                <w:ins w:id="1120" w:author="Charles Gifford" w:date="2017-03-21T20:14:00Z"/>
                <w:lang w:val="en-US"/>
              </w:rPr>
            </w:pPr>
            <w:ins w:id="1121" w:author="Charles Gifford" w:date="2017-03-21T20:14:00Z">
              <w:r>
                <w:rPr>
                  <w:lang w:val="en-US"/>
                </w:rPr>
                <w:t>Equipment</w:t>
              </w:r>
            </w:ins>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033A6CDB" w14:textId="77777777" w:rsidR="00EC5698" w:rsidRDefault="00EC5698" w:rsidP="00EA1A4D">
            <w:pPr>
              <w:pStyle w:val="TABLE-cell"/>
              <w:rPr>
                <w:ins w:id="1122" w:author="Charles Gifford" w:date="2017-03-21T20:14:00Z"/>
                <w:lang w:val="en-US"/>
              </w:rPr>
            </w:pPr>
            <w:ins w:id="1123" w:author="Charles Gifford" w:date="2017-03-21T20:14:00Z">
              <w:r>
                <w:rPr>
                  <w:lang w:val="en-US"/>
                </w:rPr>
                <w:t>Equipment class</w:t>
              </w:r>
            </w:ins>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736EC694" w14:textId="77777777" w:rsidR="00EC5698" w:rsidRDefault="00EC5698" w:rsidP="00EA1A4D">
            <w:pPr>
              <w:pStyle w:val="TABLE-cell"/>
              <w:rPr>
                <w:ins w:id="1124" w:author="Charles Gifford" w:date="2017-03-21T20:14:00Z"/>
                <w:lang w:val="en-US"/>
              </w:rPr>
            </w:pPr>
            <w:ins w:id="1125" w:author="Charles Gifford" w:date="2017-03-21T20:14:00Z">
              <w:r>
                <w:rPr>
                  <w:lang w:val="en-US"/>
                </w:rPr>
                <w:t>Equipment</w:t>
              </w:r>
            </w:ins>
          </w:p>
        </w:tc>
      </w:tr>
      <w:tr w:rsidR="00EC5698" w14:paraId="49493402" w14:textId="77777777" w:rsidTr="00EA1A4D">
        <w:trPr>
          <w:ins w:id="1126" w:author="Charles Gifford" w:date="2017-03-21T20:14:00Z"/>
        </w:trPr>
        <w:tc>
          <w:tcPr>
            <w:tcW w:w="1945" w:type="dxa"/>
            <w:vMerge/>
            <w:tcBorders>
              <w:top w:val="single" w:sz="4" w:space="0" w:color="auto"/>
              <w:left w:val="single" w:sz="4" w:space="0" w:color="auto"/>
              <w:bottom w:val="single" w:sz="4" w:space="0" w:color="auto"/>
              <w:right w:val="single" w:sz="4" w:space="0" w:color="auto"/>
            </w:tcBorders>
            <w:vAlign w:val="center"/>
            <w:hideMark/>
          </w:tcPr>
          <w:p w14:paraId="4F5F74ED" w14:textId="77777777" w:rsidR="00EC5698" w:rsidRDefault="00EC5698" w:rsidP="00EA1A4D">
            <w:pPr>
              <w:pStyle w:val="TABLE-cell"/>
              <w:rPr>
                <w:ins w:id="1127" w:author="Charles Gifford" w:date="2017-03-21T20:14:00Z"/>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1C159007" w14:textId="77777777" w:rsidR="00EC5698" w:rsidRDefault="00EC5698" w:rsidP="00EA1A4D">
            <w:pPr>
              <w:pStyle w:val="TABLE-cell"/>
              <w:rPr>
                <w:ins w:id="1128" w:author="Charles Gifford" w:date="2017-03-21T20:14:00Z"/>
                <w:lang w:val="en-US"/>
              </w:rPr>
            </w:pPr>
            <w:ins w:id="1129" w:author="Charles Gifford" w:date="2017-03-21T20:14:00Z">
              <w:r>
                <w:rPr>
                  <w:lang w:val="en-US"/>
                </w:rPr>
                <w:t>Physical asset requirement</w:t>
              </w:r>
            </w:ins>
          </w:p>
        </w:tc>
        <w:tc>
          <w:tcPr>
            <w:tcW w:w="1854" w:type="dxa"/>
            <w:tcBorders>
              <w:top w:val="single" w:sz="4" w:space="0" w:color="auto"/>
              <w:left w:val="single" w:sz="4" w:space="0" w:color="auto"/>
              <w:bottom w:val="single" w:sz="4" w:space="0" w:color="auto"/>
              <w:right w:val="single" w:sz="4" w:space="0" w:color="auto"/>
            </w:tcBorders>
            <w:hideMark/>
          </w:tcPr>
          <w:p w14:paraId="02430D8D" w14:textId="77777777" w:rsidR="00EC5698" w:rsidRDefault="00EC5698" w:rsidP="00EA1A4D">
            <w:pPr>
              <w:pStyle w:val="TABLE-cell"/>
              <w:rPr>
                <w:ins w:id="1130" w:author="Charles Gifford" w:date="2017-03-21T20:14:00Z"/>
                <w:lang w:val="en-US"/>
              </w:rPr>
            </w:pPr>
            <w:ins w:id="1131" w:author="Charles Gifford" w:date="2017-03-21T20:14:00Z">
              <w:r>
                <w:rPr>
                  <w:lang w:val="en-US"/>
                </w:rPr>
                <w:t>Physical asset</w:t>
              </w:r>
            </w:ins>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616B85C1" w14:textId="77777777" w:rsidR="00EC5698" w:rsidRDefault="00EC5698" w:rsidP="00EA1A4D">
            <w:pPr>
              <w:pStyle w:val="TABLE-cell"/>
              <w:rPr>
                <w:ins w:id="1132" w:author="Charles Gifford" w:date="2017-03-21T20:14:00Z"/>
                <w:lang w:val="en-US"/>
              </w:rPr>
            </w:pPr>
            <w:ins w:id="1133" w:author="Charles Gifford" w:date="2017-03-21T20:14:00Z">
              <w:r>
                <w:rPr>
                  <w:lang w:val="en-US"/>
                </w:rPr>
                <w:t xml:space="preserve">Physical asset class </w:t>
              </w:r>
            </w:ins>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74F72B68" w14:textId="77777777" w:rsidR="00EC5698" w:rsidRDefault="00EC5698" w:rsidP="00EA1A4D">
            <w:pPr>
              <w:pStyle w:val="TABLE-cell"/>
              <w:rPr>
                <w:ins w:id="1134" w:author="Charles Gifford" w:date="2017-03-21T20:14:00Z"/>
                <w:lang w:val="en-US"/>
              </w:rPr>
            </w:pPr>
            <w:ins w:id="1135" w:author="Charles Gifford" w:date="2017-03-21T20:14:00Z">
              <w:r>
                <w:rPr>
                  <w:lang w:val="en-US"/>
                </w:rPr>
                <w:t>Physical asset</w:t>
              </w:r>
            </w:ins>
          </w:p>
        </w:tc>
      </w:tr>
      <w:tr w:rsidR="00EC5698" w14:paraId="76B0B8A8" w14:textId="77777777" w:rsidTr="00EA1A4D">
        <w:trPr>
          <w:ins w:id="1136" w:author="Charles Gifford" w:date="2017-03-21T20:14:00Z"/>
        </w:trPr>
        <w:tc>
          <w:tcPr>
            <w:tcW w:w="1945" w:type="dxa"/>
            <w:vMerge/>
            <w:tcBorders>
              <w:top w:val="single" w:sz="4" w:space="0" w:color="auto"/>
              <w:left w:val="single" w:sz="4" w:space="0" w:color="auto"/>
              <w:bottom w:val="single" w:sz="4" w:space="0" w:color="auto"/>
              <w:right w:val="single" w:sz="4" w:space="0" w:color="auto"/>
            </w:tcBorders>
            <w:vAlign w:val="center"/>
            <w:hideMark/>
          </w:tcPr>
          <w:p w14:paraId="185D1B0D" w14:textId="77777777" w:rsidR="00EC5698" w:rsidRDefault="00EC5698" w:rsidP="00EA1A4D">
            <w:pPr>
              <w:pStyle w:val="TABLE-cell"/>
              <w:rPr>
                <w:ins w:id="1137" w:author="Charles Gifford" w:date="2017-03-21T20:14:00Z"/>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46E391E5" w14:textId="77777777" w:rsidR="00EC5698" w:rsidRDefault="00EC5698" w:rsidP="00EA1A4D">
            <w:pPr>
              <w:pStyle w:val="TABLE-cell"/>
              <w:rPr>
                <w:ins w:id="1138" w:author="Charles Gifford" w:date="2017-03-21T20:14:00Z"/>
                <w:lang w:val="en-US"/>
              </w:rPr>
            </w:pPr>
            <w:ins w:id="1139" w:author="Charles Gifford" w:date="2017-03-21T20:14:00Z">
              <w:r>
                <w:rPr>
                  <w:lang w:val="en-US"/>
                </w:rPr>
                <w:t>Material requirement</w:t>
              </w:r>
            </w:ins>
          </w:p>
        </w:tc>
        <w:tc>
          <w:tcPr>
            <w:tcW w:w="1854" w:type="dxa"/>
            <w:tcBorders>
              <w:top w:val="single" w:sz="4" w:space="0" w:color="auto"/>
              <w:left w:val="single" w:sz="4" w:space="0" w:color="auto"/>
              <w:bottom w:val="single" w:sz="4" w:space="0" w:color="auto"/>
              <w:right w:val="single" w:sz="4" w:space="0" w:color="auto"/>
            </w:tcBorders>
            <w:hideMark/>
          </w:tcPr>
          <w:p w14:paraId="2360E5AB" w14:textId="77777777" w:rsidR="00EC5698" w:rsidRDefault="00EC5698" w:rsidP="00EA1A4D">
            <w:pPr>
              <w:pStyle w:val="TABLE-cell"/>
              <w:rPr>
                <w:ins w:id="1140" w:author="Charles Gifford" w:date="2017-03-21T20:14:00Z"/>
                <w:lang w:val="en-US"/>
              </w:rPr>
            </w:pPr>
            <w:ins w:id="1141" w:author="Charles Gifford" w:date="2017-03-21T20:14:00Z">
              <w:r>
                <w:rPr>
                  <w:lang w:val="en-US"/>
                </w:rPr>
                <w:t>Material</w:t>
              </w:r>
            </w:ins>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5757A50A" w14:textId="77777777" w:rsidR="00EC5698" w:rsidRDefault="00EC5698" w:rsidP="00EA1A4D">
            <w:pPr>
              <w:pStyle w:val="TABLE-cell"/>
              <w:rPr>
                <w:ins w:id="1142" w:author="Charles Gifford" w:date="2017-03-21T20:14:00Z"/>
                <w:lang w:val="en-US"/>
              </w:rPr>
            </w:pPr>
            <w:ins w:id="1143" w:author="Charles Gifford" w:date="2017-03-21T20:14:00Z">
              <w:r>
                <w:rPr>
                  <w:lang w:val="en-US"/>
                </w:rPr>
                <w:t>Material class, material definition</w:t>
              </w:r>
            </w:ins>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58635B41" w14:textId="77777777" w:rsidR="00EC5698" w:rsidRDefault="00EC5698" w:rsidP="00EA1A4D">
            <w:pPr>
              <w:pStyle w:val="TABLE-cell"/>
              <w:rPr>
                <w:ins w:id="1144" w:author="Charles Gifford" w:date="2017-03-21T20:14:00Z"/>
                <w:lang w:val="en-US"/>
              </w:rPr>
            </w:pPr>
            <w:ins w:id="1145" w:author="Charles Gifford" w:date="2017-03-21T20:14:00Z">
              <w:r>
                <w:rPr>
                  <w:lang w:val="en-US"/>
                </w:rPr>
                <w:t>Material lot, material sublot</w:t>
              </w:r>
            </w:ins>
          </w:p>
        </w:tc>
      </w:tr>
      <w:tr w:rsidR="00EC5698" w14:paraId="133516AE" w14:textId="77777777" w:rsidTr="00EA1A4D">
        <w:trPr>
          <w:ins w:id="1146" w:author="Charles Gifford" w:date="2017-03-21T20:14:00Z"/>
        </w:trPr>
        <w:tc>
          <w:tcPr>
            <w:tcW w:w="1945" w:type="dxa"/>
            <w:vMerge w:val="restart"/>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vAlign w:val="center"/>
            <w:hideMark/>
          </w:tcPr>
          <w:p w14:paraId="74A90262" w14:textId="77777777" w:rsidR="00EC5698" w:rsidRDefault="00EC5698" w:rsidP="00EA1A4D">
            <w:pPr>
              <w:pStyle w:val="TABLE-cell"/>
              <w:rPr>
                <w:ins w:id="1147" w:author="Charles Gifford" w:date="2017-03-21T20:14:00Z"/>
                <w:lang w:val="en-US"/>
              </w:rPr>
            </w:pPr>
            <w:ins w:id="1148" w:author="Charles Gifford" w:date="2017-03-21T20:14:00Z">
              <w:r>
                <w:rPr>
                  <w:lang w:val="en-US"/>
                </w:rPr>
                <w:t>Operations performance</w:t>
              </w:r>
            </w:ins>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12CD6576" w14:textId="77777777" w:rsidR="00EC5698" w:rsidRDefault="00EC5698" w:rsidP="00EA1A4D">
            <w:pPr>
              <w:pStyle w:val="TABLE-cell"/>
              <w:rPr>
                <w:ins w:id="1149" w:author="Charles Gifford" w:date="2017-03-21T20:14:00Z"/>
                <w:lang w:val="en-US"/>
              </w:rPr>
            </w:pPr>
            <w:ins w:id="1150" w:author="Charles Gifford" w:date="2017-03-21T20:14:00Z">
              <w:r>
                <w:rPr>
                  <w:lang w:val="en-US"/>
                </w:rPr>
                <w:t>Personnel actual</w:t>
              </w:r>
            </w:ins>
          </w:p>
        </w:tc>
        <w:tc>
          <w:tcPr>
            <w:tcW w:w="1854" w:type="dxa"/>
            <w:tcBorders>
              <w:top w:val="single" w:sz="4" w:space="0" w:color="auto"/>
              <w:left w:val="single" w:sz="4" w:space="0" w:color="auto"/>
              <w:bottom w:val="single" w:sz="4" w:space="0" w:color="auto"/>
              <w:right w:val="single" w:sz="4" w:space="0" w:color="auto"/>
            </w:tcBorders>
            <w:hideMark/>
          </w:tcPr>
          <w:p w14:paraId="6CBA1D15" w14:textId="77777777" w:rsidR="00EC5698" w:rsidRDefault="00EC5698" w:rsidP="00EA1A4D">
            <w:pPr>
              <w:pStyle w:val="TABLE-cell"/>
              <w:rPr>
                <w:ins w:id="1151" w:author="Charles Gifford" w:date="2017-03-21T20:14:00Z"/>
                <w:lang w:val="en-US"/>
              </w:rPr>
            </w:pPr>
            <w:ins w:id="1152" w:author="Charles Gifford" w:date="2017-03-21T20:14:00Z">
              <w:r>
                <w:rPr>
                  <w:lang w:val="en-US"/>
                </w:rPr>
                <w:t>Personnel</w:t>
              </w:r>
            </w:ins>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3AFA97D4" w14:textId="77777777" w:rsidR="00EC5698" w:rsidRDefault="00EC5698" w:rsidP="00EA1A4D">
            <w:pPr>
              <w:pStyle w:val="TABLE-cell"/>
              <w:rPr>
                <w:ins w:id="1153" w:author="Charles Gifford" w:date="2017-03-21T20:14:00Z"/>
                <w:lang w:val="en-US"/>
              </w:rPr>
            </w:pPr>
            <w:ins w:id="1154" w:author="Charles Gifford" w:date="2017-03-21T20:14:00Z">
              <w:r>
                <w:rPr>
                  <w:lang w:val="en-US"/>
                </w:rPr>
                <w:t>Personnel class</w:t>
              </w:r>
            </w:ins>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3A9F7AC1" w14:textId="77777777" w:rsidR="00EC5698" w:rsidRDefault="00EC5698" w:rsidP="00EA1A4D">
            <w:pPr>
              <w:pStyle w:val="TABLE-cell"/>
              <w:rPr>
                <w:ins w:id="1155" w:author="Charles Gifford" w:date="2017-03-21T20:14:00Z"/>
                <w:lang w:val="en-US"/>
              </w:rPr>
            </w:pPr>
            <w:ins w:id="1156" w:author="Charles Gifford" w:date="2017-03-21T20:14:00Z">
              <w:r>
                <w:rPr>
                  <w:lang w:val="en-US"/>
                </w:rPr>
                <w:t>Person</w:t>
              </w:r>
            </w:ins>
          </w:p>
        </w:tc>
      </w:tr>
      <w:tr w:rsidR="00EC5698" w14:paraId="53224656" w14:textId="77777777" w:rsidTr="00EA1A4D">
        <w:trPr>
          <w:ins w:id="1157" w:author="Charles Gifford" w:date="2017-03-21T20:14:00Z"/>
        </w:trPr>
        <w:tc>
          <w:tcPr>
            <w:tcW w:w="1945" w:type="dxa"/>
            <w:vMerge/>
            <w:tcBorders>
              <w:top w:val="single" w:sz="4" w:space="0" w:color="auto"/>
              <w:left w:val="single" w:sz="4" w:space="0" w:color="auto"/>
              <w:bottom w:val="single" w:sz="4" w:space="0" w:color="auto"/>
              <w:right w:val="single" w:sz="4" w:space="0" w:color="auto"/>
            </w:tcBorders>
            <w:vAlign w:val="center"/>
            <w:hideMark/>
          </w:tcPr>
          <w:p w14:paraId="76B3DF82" w14:textId="77777777" w:rsidR="00EC5698" w:rsidRDefault="00EC5698" w:rsidP="00EA1A4D">
            <w:pPr>
              <w:pStyle w:val="TABLE-cell"/>
              <w:rPr>
                <w:ins w:id="1158" w:author="Charles Gifford" w:date="2017-03-21T20:14:00Z"/>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6D92774F" w14:textId="77777777" w:rsidR="00EC5698" w:rsidRDefault="00EC5698" w:rsidP="00EA1A4D">
            <w:pPr>
              <w:pStyle w:val="TABLE-cell"/>
              <w:rPr>
                <w:ins w:id="1159" w:author="Charles Gifford" w:date="2017-03-21T20:14:00Z"/>
                <w:lang w:val="en-US"/>
              </w:rPr>
            </w:pPr>
            <w:ins w:id="1160" w:author="Charles Gifford" w:date="2017-03-21T20:14:00Z">
              <w:r>
                <w:rPr>
                  <w:lang w:val="en-US"/>
                </w:rPr>
                <w:t>Equipment actual</w:t>
              </w:r>
            </w:ins>
          </w:p>
        </w:tc>
        <w:tc>
          <w:tcPr>
            <w:tcW w:w="1854" w:type="dxa"/>
            <w:tcBorders>
              <w:top w:val="single" w:sz="4" w:space="0" w:color="auto"/>
              <w:left w:val="single" w:sz="4" w:space="0" w:color="auto"/>
              <w:bottom w:val="single" w:sz="4" w:space="0" w:color="auto"/>
              <w:right w:val="single" w:sz="4" w:space="0" w:color="auto"/>
            </w:tcBorders>
            <w:hideMark/>
          </w:tcPr>
          <w:p w14:paraId="26F7FFEC" w14:textId="77777777" w:rsidR="00EC5698" w:rsidRDefault="00EC5698" w:rsidP="00EA1A4D">
            <w:pPr>
              <w:pStyle w:val="TABLE-cell"/>
              <w:rPr>
                <w:ins w:id="1161" w:author="Charles Gifford" w:date="2017-03-21T20:14:00Z"/>
                <w:lang w:val="en-US"/>
              </w:rPr>
            </w:pPr>
            <w:ins w:id="1162" w:author="Charles Gifford" w:date="2017-03-21T20:14:00Z">
              <w:r>
                <w:rPr>
                  <w:lang w:val="en-US"/>
                </w:rPr>
                <w:t>Equipment</w:t>
              </w:r>
            </w:ins>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1321BBB5" w14:textId="77777777" w:rsidR="00EC5698" w:rsidRDefault="00EC5698" w:rsidP="00EA1A4D">
            <w:pPr>
              <w:pStyle w:val="TABLE-cell"/>
              <w:rPr>
                <w:ins w:id="1163" w:author="Charles Gifford" w:date="2017-03-21T20:14:00Z"/>
                <w:lang w:val="en-US"/>
              </w:rPr>
            </w:pPr>
            <w:ins w:id="1164" w:author="Charles Gifford" w:date="2017-03-21T20:14:00Z">
              <w:r>
                <w:rPr>
                  <w:lang w:val="en-US"/>
                </w:rPr>
                <w:t>Equipment class</w:t>
              </w:r>
            </w:ins>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102AC05C" w14:textId="77777777" w:rsidR="00EC5698" w:rsidRDefault="00EC5698" w:rsidP="00EA1A4D">
            <w:pPr>
              <w:pStyle w:val="TABLE-cell"/>
              <w:rPr>
                <w:ins w:id="1165" w:author="Charles Gifford" w:date="2017-03-21T20:14:00Z"/>
                <w:lang w:val="en-US"/>
              </w:rPr>
            </w:pPr>
            <w:ins w:id="1166" w:author="Charles Gifford" w:date="2017-03-21T20:14:00Z">
              <w:r>
                <w:rPr>
                  <w:lang w:val="en-US"/>
                </w:rPr>
                <w:t>Equipment</w:t>
              </w:r>
            </w:ins>
          </w:p>
        </w:tc>
      </w:tr>
      <w:tr w:rsidR="00EC5698" w14:paraId="1B5A6E2C" w14:textId="77777777" w:rsidTr="00EA1A4D">
        <w:trPr>
          <w:ins w:id="1167" w:author="Charles Gifford" w:date="2017-03-21T20:14:00Z"/>
        </w:trPr>
        <w:tc>
          <w:tcPr>
            <w:tcW w:w="1945" w:type="dxa"/>
            <w:vMerge/>
            <w:tcBorders>
              <w:top w:val="single" w:sz="4" w:space="0" w:color="auto"/>
              <w:left w:val="single" w:sz="4" w:space="0" w:color="auto"/>
              <w:bottom w:val="single" w:sz="4" w:space="0" w:color="auto"/>
              <w:right w:val="single" w:sz="4" w:space="0" w:color="auto"/>
            </w:tcBorders>
            <w:vAlign w:val="center"/>
            <w:hideMark/>
          </w:tcPr>
          <w:p w14:paraId="64F144EE" w14:textId="77777777" w:rsidR="00EC5698" w:rsidRDefault="00EC5698" w:rsidP="00EA1A4D">
            <w:pPr>
              <w:pStyle w:val="TABLE-cell"/>
              <w:rPr>
                <w:ins w:id="1168" w:author="Charles Gifford" w:date="2017-03-21T20:14:00Z"/>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16EE49B0" w14:textId="77777777" w:rsidR="00EC5698" w:rsidRDefault="00EC5698" w:rsidP="00EA1A4D">
            <w:pPr>
              <w:pStyle w:val="TABLE-cell"/>
              <w:rPr>
                <w:ins w:id="1169" w:author="Charles Gifford" w:date="2017-03-21T20:14:00Z"/>
                <w:lang w:val="en-US"/>
              </w:rPr>
            </w:pPr>
            <w:ins w:id="1170" w:author="Charles Gifford" w:date="2017-03-21T20:14:00Z">
              <w:r>
                <w:rPr>
                  <w:lang w:val="en-US"/>
                </w:rPr>
                <w:t>Physical asset actual</w:t>
              </w:r>
            </w:ins>
          </w:p>
        </w:tc>
        <w:tc>
          <w:tcPr>
            <w:tcW w:w="1854" w:type="dxa"/>
            <w:tcBorders>
              <w:top w:val="single" w:sz="4" w:space="0" w:color="auto"/>
              <w:left w:val="single" w:sz="4" w:space="0" w:color="auto"/>
              <w:bottom w:val="single" w:sz="4" w:space="0" w:color="auto"/>
              <w:right w:val="single" w:sz="4" w:space="0" w:color="auto"/>
            </w:tcBorders>
            <w:hideMark/>
          </w:tcPr>
          <w:p w14:paraId="4E8D95A4" w14:textId="77777777" w:rsidR="00EC5698" w:rsidRDefault="00EC5698" w:rsidP="00EA1A4D">
            <w:pPr>
              <w:pStyle w:val="TABLE-cell"/>
              <w:rPr>
                <w:ins w:id="1171" w:author="Charles Gifford" w:date="2017-03-21T20:14:00Z"/>
                <w:lang w:val="en-US"/>
              </w:rPr>
            </w:pPr>
            <w:ins w:id="1172" w:author="Charles Gifford" w:date="2017-03-21T20:14:00Z">
              <w:r>
                <w:rPr>
                  <w:lang w:val="en-US"/>
                </w:rPr>
                <w:t>Physical asset</w:t>
              </w:r>
            </w:ins>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28B290F7" w14:textId="77777777" w:rsidR="00EC5698" w:rsidRDefault="00EC5698" w:rsidP="00EA1A4D">
            <w:pPr>
              <w:pStyle w:val="TABLE-cell"/>
              <w:rPr>
                <w:ins w:id="1173" w:author="Charles Gifford" w:date="2017-03-21T20:14:00Z"/>
                <w:lang w:val="en-US"/>
              </w:rPr>
            </w:pPr>
            <w:ins w:id="1174" w:author="Charles Gifford" w:date="2017-03-21T20:14:00Z">
              <w:r>
                <w:rPr>
                  <w:lang w:val="en-US"/>
                </w:rPr>
                <w:t>Physical asset class</w:t>
              </w:r>
            </w:ins>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65702C25" w14:textId="77777777" w:rsidR="00EC5698" w:rsidRDefault="00EC5698" w:rsidP="00EA1A4D">
            <w:pPr>
              <w:pStyle w:val="TABLE-cell"/>
              <w:rPr>
                <w:ins w:id="1175" w:author="Charles Gifford" w:date="2017-03-21T20:14:00Z"/>
                <w:lang w:val="en-US"/>
              </w:rPr>
            </w:pPr>
            <w:ins w:id="1176" w:author="Charles Gifford" w:date="2017-03-21T20:14:00Z">
              <w:r>
                <w:rPr>
                  <w:lang w:val="en-US"/>
                </w:rPr>
                <w:t>Physical asset</w:t>
              </w:r>
            </w:ins>
          </w:p>
        </w:tc>
      </w:tr>
      <w:tr w:rsidR="00EC5698" w14:paraId="6656730B" w14:textId="77777777" w:rsidTr="00EA1A4D">
        <w:trPr>
          <w:ins w:id="1177" w:author="Charles Gifford" w:date="2017-03-21T20:14:00Z"/>
        </w:trPr>
        <w:tc>
          <w:tcPr>
            <w:tcW w:w="1945" w:type="dxa"/>
            <w:vMerge/>
            <w:tcBorders>
              <w:top w:val="single" w:sz="4" w:space="0" w:color="auto"/>
              <w:left w:val="single" w:sz="4" w:space="0" w:color="auto"/>
              <w:bottom w:val="single" w:sz="4" w:space="0" w:color="auto"/>
              <w:right w:val="single" w:sz="4" w:space="0" w:color="auto"/>
            </w:tcBorders>
            <w:vAlign w:val="center"/>
            <w:hideMark/>
          </w:tcPr>
          <w:p w14:paraId="77414295" w14:textId="77777777" w:rsidR="00EC5698" w:rsidRDefault="00EC5698" w:rsidP="00EA1A4D">
            <w:pPr>
              <w:pStyle w:val="TABLE-cell"/>
              <w:rPr>
                <w:ins w:id="1178" w:author="Charles Gifford" w:date="2017-03-21T20:14:00Z"/>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1DA43B9A" w14:textId="77777777" w:rsidR="00EC5698" w:rsidRDefault="00EC5698" w:rsidP="00EA1A4D">
            <w:pPr>
              <w:pStyle w:val="TABLE-cell"/>
              <w:rPr>
                <w:ins w:id="1179" w:author="Charles Gifford" w:date="2017-03-21T20:14:00Z"/>
                <w:lang w:val="en-US"/>
              </w:rPr>
            </w:pPr>
            <w:ins w:id="1180" w:author="Charles Gifford" w:date="2017-03-21T20:14:00Z">
              <w:r>
                <w:rPr>
                  <w:lang w:val="en-US"/>
                </w:rPr>
                <w:t>Material actual</w:t>
              </w:r>
            </w:ins>
          </w:p>
        </w:tc>
        <w:tc>
          <w:tcPr>
            <w:tcW w:w="1854" w:type="dxa"/>
            <w:tcBorders>
              <w:top w:val="single" w:sz="4" w:space="0" w:color="auto"/>
              <w:left w:val="single" w:sz="4" w:space="0" w:color="auto"/>
              <w:bottom w:val="single" w:sz="4" w:space="0" w:color="auto"/>
              <w:right w:val="single" w:sz="4" w:space="0" w:color="auto"/>
            </w:tcBorders>
            <w:hideMark/>
          </w:tcPr>
          <w:p w14:paraId="408F44F5" w14:textId="77777777" w:rsidR="00EC5698" w:rsidRDefault="00EC5698" w:rsidP="00EA1A4D">
            <w:pPr>
              <w:pStyle w:val="TABLE-cell"/>
              <w:rPr>
                <w:ins w:id="1181" w:author="Charles Gifford" w:date="2017-03-21T20:14:00Z"/>
                <w:lang w:val="en-US"/>
              </w:rPr>
            </w:pPr>
            <w:ins w:id="1182" w:author="Charles Gifford" w:date="2017-03-21T20:14:00Z">
              <w:r>
                <w:rPr>
                  <w:lang w:val="en-US"/>
                </w:rPr>
                <w:t>Material</w:t>
              </w:r>
            </w:ins>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535545D1" w14:textId="77777777" w:rsidR="00EC5698" w:rsidRDefault="00EC5698" w:rsidP="00EA1A4D">
            <w:pPr>
              <w:pStyle w:val="TABLE-cell"/>
              <w:rPr>
                <w:ins w:id="1183" w:author="Charles Gifford" w:date="2017-03-21T20:14:00Z"/>
                <w:lang w:val="en-US"/>
              </w:rPr>
            </w:pPr>
            <w:ins w:id="1184" w:author="Charles Gifford" w:date="2017-03-21T20:14:00Z">
              <w:r>
                <w:rPr>
                  <w:lang w:val="en-US"/>
                </w:rPr>
                <w:t>Material class, material definition</w:t>
              </w:r>
            </w:ins>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09644277" w14:textId="77777777" w:rsidR="00EC5698" w:rsidRDefault="00EC5698" w:rsidP="00EA1A4D">
            <w:pPr>
              <w:pStyle w:val="TABLE-cell"/>
              <w:rPr>
                <w:ins w:id="1185" w:author="Charles Gifford" w:date="2017-03-21T20:14:00Z"/>
                <w:lang w:val="en-US"/>
              </w:rPr>
            </w:pPr>
            <w:ins w:id="1186" w:author="Charles Gifford" w:date="2017-03-21T20:14:00Z">
              <w:r>
                <w:rPr>
                  <w:lang w:val="en-US"/>
                </w:rPr>
                <w:t>Material lot, material sublot</w:t>
              </w:r>
            </w:ins>
          </w:p>
        </w:tc>
      </w:tr>
      <w:tr w:rsidR="00EC5698" w14:paraId="1C96BB62" w14:textId="77777777" w:rsidTr="00EA1A4D">
        <w:trPr>
          <w:ins w:id="1187" w:author="Charles Gifford" w:date="2017-03-21T20:14:00Z"/>
        </w:trPr>
        <w:tc>
          <w:tcPr>
            <w:tcW w:w="1945" w:type="dxa"/>
            <w:vMerge w:val="restart"/>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vAlign w:val="center"/>
            <w:hideMark/>
          </w:tcPr>
          <w:p w14:paraId="1D886675" w14:textId="77777777" w:rsidR="00EC5698" w:rsidRDefault="00EC5698" w:rsidP="00EA1A4D">
            <w:pPr>
              <w:pStyle w:val="TABLE-cell"/>
              <w:rPr>
                <w:ins w:id="1188" w:author="Charles Gifford" w:date="2017-03-21T20:14:00Z"/>
                <w:lang w:val="en-US"/>
              </w:rPr>
            </w:pPr>
            <w:ins w:id="1189" w:author="Charles Gifford" w:date="2017-03-21T20:14:00Z">
              <w:r>
                <w:rPr>
                  <w:lang w:val="en-US"/>
                </w:rPr>
                <w:t>Operations capability</w:t>
              </w:r>
            </w:ins>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14CF5AD7" w14:textId="77777777" w:rsidR="00EC5698" w:rsidRDefault="00EC5698" w:rsidP="00EA1A4D">
            <w:pPr>
              <w:pStyle w:val="TABLE-cell"/>
              <w:rPr>
                <w:ins w:id="1190" w:author="Charles Gifford" w:date="2017-03-21T20:14:00Z"/>
                <w:lang w:val="en-US"/>
              </w:rPr>
            </w:pPr>
            <w:ins w:id="1191" w:author="Charles Gifford" w:date="2017-03-21T20:14:00Z">
              <w:r>
                <w:rPr>
                  <w:lang w:val="en-US"/>
                </w:rPr>
                <w:t>Personnel capability</w:t>
              </w:r>
            </w:ins>
          </w:p>
        </w:tc>
        <w:tc>
          <w:tcPr>
            <w:tcW w:w="1854" w:type="dxa"/>
            <w:tcBorders>
              <w:top w:val="single" w:sz="4" w:space="0" w:color="auto"/>
              <w:left w:val="single" w:sz="4" w:space="0" w:color="auto"/>
              <w:bottom w:val="single" w:sz="4" w:space="0" w:color="auto"/>
              <w:right w:val="single" w:sz="4" w:space="0" w:color="auto"/>
            </w:tcBorders>
            <w:hideMark/>
          </w:tcPr>
          <w:p w14:paraId="71DCB6C1" w14:textId="77777777" w:rsidR="00EC5698" w:rsidRDefault="00EC5698" w:rsidP="00EA1A4D">
            <w:pPr>
              <w:pStyle w:val="TABLE-cell"/>
              <w:rPr>
                <w:ins w:id="1192" w:author="Charles Gifford" w:date="2017-03-21T20:14:00Z"/>
                <w:lang w:val="en-US"/>
              </w:rPr>
            </w:pPr>
            <w:ins w:id="1193" w:author="Charles Gifford" w:date="2017-03-21T20:14:00Z">
              <w:r>
                <w:rPr>
                  <w:lang w:val="en-US"/>
                </w:rPr>
                <w:t>Personnel</w:t>
              </w:r>
            </w:ins>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3B5C0359" w14:textId="77777777" w:rsidR="00EC5698" w:rsidRDefault="00EC5698" w:rsidP="00EA1A4D">
            <w:pPr>
              <w:pStyle w:val="TABLE-cell"/>
              <w:rPr>
                <w:ins w:id="1194" w:author="Charles Gifford" w:date="2017-03-21T20:14:00Z"/>
                <w:lang w:val="en-US"/>
              </w:rPr>
            </w:pPr>
            <w:ins w:id="1195" w:author="Charles Gifford" w:date="2017-03-21T20:14:00Z">
              <w:r>
                <w:rPr>
                  <w:lang w:val="en-US"/>
                </w:rPr>
                <w:t>Personnel class</w:t>
              </w:r>
            </w:ins>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53F94346" w14:textId="77777777" w:rsidR="00EC5698" w:rsidRDefault="00EC5698" w:rsidP="00EA1A4D">
            <w:pPr>
              <w:pStyle w:val="TABLE-cell"/>
              <w:rPr>
                <w:ins w:id="1196" w:author="Charles Gifford" w:date="2017-03-21T20:14:00Z"/>
                <w:lang w:val="en-US"/>
              </w:rPr>
            </w:pPr>
            <w:ins w:id="1197" w:author="Charles Gifford" w:date="2017-03-21T20:14:00Z">
              <w:r>
                <w:rPr>
                  <w:lang w:val="en-US"/>
                </w:rPr>
                <w:t>Person</w:t>
              </w:r>
            </w:ins>
          </w:p>
        </w:tc>
      </w:tr>
      <w:tr w:rsidR="00EC5698" w14:paraId="0D2A7805" w14:textId="77777777" w:rsidTr="00EA1A4D">
        <w:trPr>
          <w:ins w:id="1198" w:author="Charles Gifford" w:date="2017-03-21T20:14:00Z"/>
        </w:trPr>
        <w:tc>
          <w:tcPr>
            <w:tcW w:w="1945" w:type="dxa"/>
            <w:vMerge/>
            <w:tcBorders>
              <w:top w:val="single" w:sz="4" w:space="0" w:color="auto"/>
              <w:left w:val="single" w:sz="4" w:space="0" w:color="auto"/>
              <w:bottom w:val="single" w:sz="4" w:space="0" w:color="auto"/>
              <w:right w:val="single" w:sz="4" w:space="0" w:color="auto"/>
            </w:tcBorders>
            <w:vAlign w:val="center"/>
            <w:hideMark/>
          </w:tcPr>
          <w:p w14:paraId="5D9F681B" w14:textId="77777777" w:rsidR="00EC5698" w:rsidRDefault="00EC5698" w:rsidP="00EA1A4D">
            <w:pPr>
              <w:pStyle w:val="TABLE-cell"/>
              <w:rPr>
                <w:ins w:id="1199" w:author="Charles Gifford" w:date="2017-03-21T20:14:00Z"/>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4769B4EA" w14:textId="77777777" w:rsidR="00EC5698" w:rsidRDefault="00EC5698" w:rsidP="00EA1A4D">
            <w:pPr>
              <w:pStyle w:val="TABLE-cell"/>
              <w:rPr>
                <w:ins w:id="1200" w:author="Charles Gifford" w:date="2017-03-21T20:14:00Z"/>
                <w:lang w:val="en-US"/>
              </w:rPr>
            </w:pPr>
            <w:ins w:id="1201" w:author="Charles Gifford" w:date="2017-03-21T20:14:00Z">
              <w:r>
                <w:rPr>
                  <w:lang w:val="en-US"/>
                </w:rPr>
                <w:t>Equipment capability</w:t>
              </w:r>
            </w:ins>
          </w:p>
        </w:tc>
        <w:tc>
          <w:tcPr>
            <w:tcW w:w="1854" w:type="dxa"/>
            <w:tcBorders>
              <w:top w:val="single" w:sz="4" w:space="0" w:color="auto"/>
              <w:left w:val="single" w:sz="4" w:space="0" w:color="auto"/>
              <w:bottom w:val="single" w:sz="4" w:space="0" w:color="auto"/>
              <w:right w:val="single" w:sz="4" w:space="0" w:color="auto"/>
            </w:tcBorders>
            <w:hideMark/>
          </w:tcPr>
          <w:p w14:paraId="3D4E5E6F" w14:textId="77777777" w:rsidR="00EC5698" w:rsidRDefault="00EC5698" w:rsidP="00EA1A4D">
            <w:pPr>
              <w:pStyle w:val="TABLE-cell"/>
              <w:rPr>
                <w:ins w:id="1202" w:author="Charles Gifford" w:date="2017-03-21T20:14:00Z"/>
                <w:lang w:val="en-US"/>
              </w:rPr>
            </w:pPr>
            <w:ins w:id="1203" w:author="Charles Gifford" w:date="2017-03-21T20:14:00Z">
              <w:r>
                <w:rPr>
                  <w:lang w:val="en-US"/>
                </w:rPr>
                <w:t>Equipment</w:t>
              </w:r>
            </w:ins>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0289919C" w14:textId="77777777" w:rsidR="00EC5698" w:rsidRDefault="00EC5698" w:rsidP="00EA1A4D">
            <w:pPr>
              <w:pStyle w:val="TABLE-cell"/>
              <w:rPr>
                <w:ins w:id="1204" w:author="Charles Gifford" w:date="2017-03-21T20:14:00Z"/>
                <w:lang w:val="en-US"/>
              </w:rPr>
            </w:pPr>
            <w:ins w:id="1205" w:author="Charles Gifford" w:date="2017-03-21T20:14:00Z">
              <w:r>
                <w:rPr>
                  <w:lang w:val="en-US"/>
                </w:rPr>
                <w:t>Equipment class</w:t>
              </w:r>
            </w:ins>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72A3B382" w14:textId="77777777" w:rsidR="00EC5698" w:rsidRDefault="00EC5698" w:rsidP="00EA1A4D">
            <w:pPr>
              <w:pStyle w:val="TABLE-cell"/>
              <w:rPr>
                <w:ins w:id="1206" w:author="Charles Gifford" w:date="2017-03-21T20:14:00Z"/>
                <w:lang w:val="en-US"/>
              </w:rPr>
            </w:pPr>
            <w:ins w:id="1207" w:author="Charles Gifford" w:date="2017-03-21T20:14:00Z">
              <w:r>
                <w:rPr>
                  <w:lang w:val="en-US"/>
                </w:rPr>
                <w:t>Equipment</w:t>
              </w:r>
            </w:ins>
          </w:p>
        </w:tc>
      </w:tr>
      <w:tr w:rsidR="00EC5698" w14:paraId="30DD4EB4" w14:textId="77777777" w:rsidTr="00EA1A4D">
        <w:trPr>
          <w:ins w:id="1208" w:author="Charles Gifford" w:date="2017-03-21T20:14:00Z"/>
        </w:trPr>
        <w:tc>
          <w:tcPr>
            <w:tcW w:w="1945" w:type="dxa"/>
            <w:vMerge/>
            <w:tcBorders>
              <w:top w:val="single" w:sz="4" w:space="0" w:color="auto"/>
              <w:left w:val="single" w:sz="4" w:space="0" w:color="auto"/>
              <w:bottom w:val="single" w:sz="4" w:space="0" w:color="auto"/>
              <w:right w:val="single" w:sz="4" w:space="0" w:color="auto"/>
            </w:tcBorders>
            <w:vAlign w:val="center"/>
            <w:hideMark/>
          </w:tcPr>
          <w:p w14:paraId="314B10B0" w14:textId="77777777" w:rsidR="00EC5698" w:rsidRDefault="00EC5698" w:rsidP="00EA1A4D">
            <w:pPr>
              <w:pStyle w:val="TABLE-cell"/>
              <w:rPr>
                <w:ins w:id="1209" w:author="Charles Gifford" w:date="2017-03-21T20:14:00Z"/>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27CC049C" w14:textId="77777777" w:rsidR="00EC5698" w:rsidRDefault="00EC5698" w:rsidP="00EA1A4D">
            <w:pPr>
              <w:pStyle w:val="TABLE-cell"/>
              <w:rPr>
                <w:ins w:id="1210" w:author="Charles Gifford" w:date="2017-03-21T20:14:00Z"/>
                <w:lang w:val="en-US"/>
              </w:rPr>
            </w:pPr>
            <w:ins w:id="1211" w:author="Charles Gifford" w:date="2017-03-21T20:14:00Z">
              <w:r>
                <w:rPr>
                  <w:lang w:val="en-US"/>
                </w:rPr>
                <w:t>Physical asset capability</w:t>
              </w:r>
            </w:ins>
          </w:p>
        </w:tc>
        <w:tc>
          <w:tcPr>
            <w:tcW w:w="1854" w:type="dxa"/>
            <w:tcBorders>
              <w:top w:val="single" w:sz="4" w:space="0" w:color="auto"/>
              <w:left w:val="single" w:sz="4" w:space="0" w:color="auto"/>
              <w:bottom w:val="single" w:sz="4" w:space="0" w:color="auto"/>
              <w:right w:val="single" w:sz="4" w:space="0" w:color="auto"/>
            </w:tcBorders>
            <w:hideMark/>
          </w:tcPr>
          <w:p w14:paraId="58D991E3" w14:textId="77777777" w:rsidR="00EC5698" w:rsidRDefault="00EC5698" w:rsidP="00EA1A4D">
            <w:pPr>
              <w:pStyle w:val="TABLE-cell"/>
              <w:rPr>
                <w:ins w:id="1212" w:author="Charles Gifford" w:date="2017-03-21T20:14:00Z"/>
                <w:lang w:val="en-US"/>
              </w:rPr>
            </w:pPr>
            <w:ins w:id="1213" w:author="Charles Gifford" w:date="2017-03-21T20:14:00Z">
              <w:r>
                <w:rPr>
                  <w:lang w:val="en-US"/>
                </w:rPr>
                <w:t>Physical asset</w:t>
              </w:r>
            </w:ins>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2DBE9AAA" w14:textId="77777777" w:rsidR="00EC5698" w:rsidRDefault="00EC5698" w:rsidP="00EA1A4D">
            <w:pPr>
              <w:pStyle w:val="TABLE-cell"/>
              <w:rPr>
                <w:ins w:id="1214" w:author="Charles Gifford" w:date="2017-03-21T20:14:00Z"/>
                <w:lang w:val="en-US"/>
              </w:rPr>
            </w:pPr>
            <w:ins w:id="1215" w:author="Charles Gifford" w:date="2017-03-21T20:14:00Z">
              <w:r>
                <w:rPr>
                  <w:lang w:val="en-US"/>
                </w:rPr>
                <w:t xml:space="preserve">Physical asset class </w:t>
              </w:r>
            </w:ins>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04404680" w14:textId="77777777" w:rsidR="00EC5698" w:rsidRDefault="00EC5698" w:rsidP="00EA1A4D">
            <w:pPr>
              <w:pStyle w:val="TABLE-cell"/>
              <w:rPr>
                <w:ins w:id="1216" w:author="Charles Gifford" w:date="2017-03-21T20:14:00Z"/>
                <w:lang w:val="en-US"/>
              </w:rPr>
            </w:pPr>
            <w:ins w:id="1217" w:author="Charles Gifford" w:date="2017-03-21T20:14:00Z">
              <w:r>
                <w:rPr>
                  <w:lang w:val="en-US"/>
                </w:rPr>
                <w:t>Physical asset</w:t>
              </w:r>
            </w:ins>
          </w:p>
        </w:tc>
      </w:tr>
      <w:tr w:rsidR="00EC5698" w14:paraId="5AEC3508" w14:textId="77777777" w:rsidTr="00EA1A4D">
        <w:trPr>
          <w:ins w:id="1218" w:author="Charles Gifford" w:date="2017-03-21T20:14:00Z"/>
        </w:trPr>
        <w:tc>
          <w:tcPr>
            <w:tcW w:w="1945" w:type="dxa"/>
            <w:vMerge/>
            <w:tcBorders>
              <w:top w:val="single" w:sz="4" w:space="0" w:color="auto"/>
              <w:left w:val="single" w:sz="4" w:space="0" w:color="auto"/>
              <w:bottom w:val="single" w:sz="4" w:space="0" w:color="auto"/>
              <w:right w:val="single" w:sz="4" w:space="0" w:color="auto"/>
            </w:tcBorders>
            <w:vAlign w:val="center"/>
            <w:hideMark/>
          </w:tcPr>
          <w:p w14:paraId="35211DB1" w14:textId="77777777" w:rsidR="00EC5698" w:rsidRDefault="00EC5698" w:rsidP="00EA1A4D">
            <w:pPr>
              <w:pStyle w:val="TABLE-cell"/>
              <w:rPr>
                <w:ins w:id="1219" w:author="Charles Gifford" w:date="2017-03-21T20:14:00Z"/>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527CE205" w14:textId="77777777" w:rsidR="00EC5698" w:rsidRDefault="00EC5698" w:rsidP="00EA1A4D">
            <w:pPr>
              <w:pStyle w:val="TABLE-cell"/>
              <w:rPr>
                <w:ins w:id="1220" w:author="Charles Gifford" w:date="2017-03-21T20:14:00Z"/>
                <w:lang w:val="en-US"/>
              </w:rPr>
            </w:pPr>
            <w:ins w:id="1221" w:author="Charles Gifford" w:date="2017-03-21T20:14:00Z">
              <w:r>
                <w:rPr>
                  <w:lang w:val="en-US"/>
                </w:rPr>
                <w:t>Material capability</w:t>
              </w:r>
            </w:ins>
          </w:p>
        </w:tc>
        <w:tc>
          <w:tcPr>
            <w:tcW w:w="1854" w:type="dxa"/>
            <w:tcBorders>
              <w:top w:val="single" w:sz="4" w:space="0" w:color="auto"/>
              <w:left w:val="single" w:sz="4" w:space="0" w:color="auto"/>
              <w:bottom w:val="single" w:sz="4" w:space="0" w:color="auto"/>
              <w:right w:val="single" w:sz="4" w:space="0" w:color="auto"/>
            </w:tcBorders>
            <w:hideMark/>
          </w:tcPr>
          <w:p w14:paraId="1BF7C80A" w14:textId="77777777" w:rsidR="00EC5698" w:rsidRDefault="00EC5698" w:rsidP="00EA1A4D">
            <w:pPr>
              <w:pStyle w:val="TABLE-cell"/>
              <w:rPr>
                <w:ins w:id="1222" w:author="Charles Gifford" w:date="2017-03-21T20:14:00Z"/>
                <w:lang w:val="en-US"/>
              </w:rPr>
            </w:pPr>
            <w:ins w:id="1223" w:author="Charles Gifford" w:date="2017-03-21T20:14:00Z">
              <w:r>
                <w:rPr>
                  <w:lang w:val="en-US"/>
                </w:rPr>
                <w:t>Material</w:t>
              </w:r>
            </w:ins>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0BC1E288" w14:textId="77777777" w:rsidR="00EC5698" w:rsidRDefault="00EC5698" w:rsidP="00EA1A4D">
            <w:pPr>
              <w:pStyle w:val="TABLE-cell"/>
              <w:rPr>
                <w:ins w:id="1224" w:author="Charles Gifford" w:date="2017-03-21T20:14:00Z"/>
                <w:lang w:val="en-US"/>
              </w:rPr>
            </w:pPr>
            <w:ins w:id="1225" w:author="Charles Gifford" w:date="2017-03-21T20:14:00Z">
              <w:r>
                <w:rPr>
                  <w:lang w:val="en-US"/>
                </w:rPr>
                <w:t>Material class, material definition</w:t>
              </w:r>
            </w:ins>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281C260B" w14:textId="77777777" w:rsidR="00EC5698" w:rsidRDefault="00EC5698" w:rsidP="00EA1A4D">
            <w:pPr>
              <w:pStyle w:val="TABLE-cell"/>
              <w:rPr>
                <w:ins w:id="1226" w:author="Charles Gifford" w:date="2017-03-21T20:14:00Z"/>
                <w:lang w:val="en-US"/>
              </w:rPr>
            </w:pPr>
            <w:ins w:id="1227" w:author="Charles Gifford" w:date="2017-03-21T20:14:00Z">
              <w:r>
                <w:rPr>
                  <w:lang w:val="en-US"/>
                </w:rPr>
                <w:t>Material lot, material sublot</w:t>
              </w:r>
            </w:ins>
          </w:p>
        </w:tc>
      </w:tr>
      <w:tr w:rsidR="00EC5698" w14:paraId="607E0F04" w14:textId="77777777" w:rsidTr="00EA1A4D">
        <w:trPr>
          <w:ins w:id="1228" w:author="Charles Gifford" w:date="2017-03-21T20:14:00Z"/>
        </w:trPr>
        <w:tc>
          <w:tcPr>
            <w:tcW w:w="1945" w:type="dxa"/>
            <w:vMerge w:val="restart"/>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vAlign w:val="center"/>
            <w:hideMark/>
          </w:tcPr>
          <w:p w14:paraId="32BB6739" w14:textId="77777777" w:rsidR="00EC5698" w:rsidRDefault="00EC5698" w:rsidP="00EA1A4D">
            <w:pPr>
              <w:pStyle w:val="TABLE-cell"/>
              <w:rPr>
                <w:ins w:id="1229" w:author="Charles Gifford" w:date="2017-03-21T20:14:00Z"/>
                <w:lang w:val="en-US"/>
              </w:rPr>
            </w:pPr>
            <w:ins w:id="1230" w:author="Charles Gifford" w:date="2017-03-21T20:14:00Z">
              <w:r>
                <w:rPr>
                  <w:lang w:val="en-US"/>
                </w:rPr>
                <w:t>Process segment capability</w:t>
              </w:r>
            </w:ins>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5A73BE16" w14:textId="77777777" w:rsidR="00EC5698" w:rsidRDefault="00EC5698" w:rsidP="00EA1A4D">
            <w:pPr>
              <w:pStyle w:val="TABLE-cell"/>
              <w:rPr>
                <w:ins w:id="1231" w:author="Charles Gifford" w:date="2017-03-21T20:14:00Z"/>
                <w:lang w:val="en-US"/>
              </w:rPr>
            </w:pPr>
            <w:ins w:id="1232" w:author="Charles Gifford" w:date="2017-03-21T20:14:00Z">
              <w:r>
                <w:rPr>
                  <w:lang w:val="en-US"/>
                </w:rPr>
                <w:t>Personnel capability</w:t>
              </w:r>
            </w:ins>
          </w:p>
        </w:tc>
        <w:tc>
          <w:tcPr>
            <w:tcW w:w="1854" w:type="dxa"/>
            <w:tcBorders>
              <w:top w:val="single" w:sz="4" w:space="0" w:color="auto"/>
              <w:left w:val="single" w:sz="4" w:space="0" w:color="auto"/>
              <w:bottom w:val="single" w:sz="4" w:space="0" w:color="auto"/>
              <w:right w:val="single" w:sz="4" w:space="0" w:color="auto"/>
            </w:tcBorders>
            <w:hideMark/>
          </w:tcPr>
          <w:p w14:paraId="25503DAB" w14:textId="77777777" w:rsidR="00EC5698" w:rsidRDefault="00EC5698" w:rsidP="00EA1A4D">
            <w:pPr>
              <w:pStyle w:val="TABLE-cell"/>
              <w:rPr>
                <w:ins w:id="1233" w:author="Charles Gifford" w:date="2017-03-21T20:14:00Z"/>
                <w:lang w:val="en-US"/>
              </w:rPr>
            </w:pPr>
            <w:ins w:id="1234" w:author="Charles Gifford" w:date="2017-03-21T20:14:00Z">
              <w:r>
                <w:rPr>
                  <w:lang w:val="en-US"/>
                </w:rPr>
                <w:t>Personnel</w:t>
              </w:r>
            </w:ins>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125A7D46" w14:textId="77777777" w:rsidR="00EC5698" w:rsidRDefault="00EC5698" w:rsidP="00EA1A4D">
            <w:pPr>
              <w:pStyle w:val="TABLE-cell"/>
              <w:rPr>
                <w:ins w:id="1235" w:author="Charles Gifford" w:date="2017-03-21T20:14:00Z"/>
                <w:lang w:val="en-US"/>
              </w:rPr>
            </w:pPr>
            <w:ins w:id="1236" w:author="Charles Gifford" w:date="2017-03-21T20:14:00Z">
              <w:r>
                <w:rPr>
                  <w:lang w:val="en-US"/>
                </w:rPr>
                <w:t>Personnel class</w:t>
              </w:r>
            </w:ins>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3484AA17" w14:textId="77777777" w:rsidR="00EC5698" w:rsidRDefault="00EC5698" w:rsidP="00EA1A4D">
            <w:pPr>
              <w:pStyle w:val="TABLE-cell"/>
              <w:rPr>
                <w:ins w:id="1237" w:author="Charles Gifford" w:date="2017-03-21T20:14:00Z"/>
                <w:lang w:val="en-US"/>
              </w:rPr>
            </w:pPr>
            <w:ins w:id="1238" w:author="Charles Gifford" w:date="2017-03-21T20:14:00Z">
              <w:r>
                <w:rPr>
                  <w:lang w:val="en-US"/>
                </w:rPr>
                <w:t>Person</w:t>
              </w:r>
            </w:ins>
          </w:p>
        </w:tc>
      </w:tr>
      <w:tr w:rsidR="00EC5698" w14:paraId="73CFB6DD" w14:textId="77777777" w:rsidTr="00EA1A4D">
        <w:trPr>
          <w:ins w:id="1239" w:author="Charles Gifford" w:date="2017-03-21T20:14:00Z"/>
        </w:trPr>
        <w:tc>
          <w:tcPr>
            <w:tcW w:w="1945" w:type="dxa"/>
            <w:vMerge/>
            <w:tcBorders>
              <w:top w:val="single" w:sz="4" w:space="0" w:color="auto"/>
              <w:left w:val="single" w:sz="4" w:space="0" w:color="auto"/>
              <w:bottom w:val="single" w:sz="4" w:space="0" w:color="auto"/>
              <w:right w:val="single" w:sz="4" w:space="0" w:color="auto"/>
            </w:tcBorders>
            <w:vAlign w:val="center"/>
            <w:hideMark/>
          </w:tcPr>
          <w:p w14:paraId="5F130469" w14:textId="77777777" w:rsidR="00EC5698" w:rsidRDefault="00EC5698" w:rsidP="00EA1A4D">
            <w:pPr>
              <w:pStyle w:val="TABLE-cell"/>
              <w:rPr>
                <w:ins w:id="1240" w:author="Charles Gifford" w:date="2017-03-21T20:14:00Z"/>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779D28ED" w14:textId="77777777" w:rsidR="00EC5698" w:rsidRDefault="00EC5698" w:rsidP="00EA1A4D">
            <w:pPr>
              <w:pStyle w:val="TABLE-cell"/>
              <w:rPr>
                <w:ins w:id="1241" w:author="Charles Gifford" w:date="2017-03-21T20:14:00Z"/>
                <w:lang w:val="en-US"/>
              </w:rPr>
            </w:pPr>
            <w:ins w:id="1242" w:author="Charles Gifford" w:date="2017-03-21T20:14:00Z">
              <w:r>
                <w:rPr>
                  <w:lang w:val="en-US"/>
                </w:rPr>
                <w:t>Equipment capability</w:t>
              </w:r>
            </w:ins>
          </w:p>
        </w:tc>
        <w:tc>
          <w:tcPr>
            <w:tcW w:w="1854" w:type="dxa"/>
            <w:tcBorders>
              <w:top w:val="single" w:sz="4" w:space="0" w:color="auto"/>
              <w:left w:val="single" w:sz="4" w:space="0" w:color="auto"/>
              <w:bottom w:val="single" w:sz="4" w:space="0" w:color="auto"/>
              <w:right w:val="single" w:sz="4" w:space="0" w:color="auto"/>
            </w:tcBorders>
            <w:hideMark/>
          </w:tcPr>
          <w:p w14:paraId="633804CE" w14:textId="77777777" w:rsidR="00EC5698" w:rsidRDefault="00EC5698" w:rsidP="00EA1A4D">
            <w:pPr>
              <w:pStyle w:val="TABLE-cell"/>
              <w:rPr>
                <w:ins w:id="1243" w:author="Charles Gifford" w:date="2017-03-21T20:14:00Z"/>
                <w:lang w:val="en-US"/>
              </w:rPr>
            </w:pPr>
            <w:ins w:id="1244" w:author="Charles Gifford" w:date="2017-03-21T20:14:00Z">
              <w:r>
                <w:rPr>
                  <w:lang w:val="en-US"/>
                </w:rPr>
                <w:t>Equipment</w:t>
              </w:r>
            </w:ins>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771D44A6" w14:textId="77777777" w:rsidR="00EC5698" w:rsidRDefault="00EC5698" w:rsidP="00EA1A4D">
            <w:pPr>
              <w:pStyle w:val="TABLE-cell"/>
              <w:rPr>
                <w:ins w:id="1245" w:author="Charles Gifford" w:date="2017-03-21T20:14:00Z"/>
                <w:lang w:val="en-US"/>
              </w:rPr>
            </w:pPr>
            <w:ins w:id="1246" w:author="Charles Gifford" w:date="2017-03-21T20:14:00Z">
              <w:r>
                <w:rPr>
                  <w:lang w:val="en-US"/>
                </w:rPr>
                <w:t>Equipment class</w:t>
              </w:r>
            </w:ins>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38DF9123" w14:textId="77777777" w:rsidR="00EC5698" w:rsidRDefault="00EC5698" w:rsidP="00EA1A4D">
            <w:pPr>
              <w:pStyle w:val="TABLE-cell"/>
              <w:rPr>
                <w:ins w:id="1247" w:author="Charles Gifford" w:date="2017-03-21T20:14:00Z"/>
                <w:lang w:val="en-US"/>
              </w:rPr>
            </w:pPr>
            <w:ins w:id="1248" w:author="Charles Gifford" w:date="2017-03-21T20:14:00Z">
              <w:r>
                <w:rPr>
                  <w:lang w:val="en-US"/>
                </w:rPr>
                <w:t>Equipment</w:t>
              </w:r>
            </w:ins>
          </w:p>
        </w:tc>
      </w:tr>
      <w:tr w:rsidR="00EC5698" w14:paraId="26364003" w14:textId="77777777" w:rsidTr="00EA1A4D">
        <w:trPr>
          <w:ins w:id="1249" w:author="Charles Gifford" w:date="2017-03-21T20:14:00Z"/>
        </w:trPr>
        <w:tc>
          <w:tcPr>
            <w:tcW w:w="1945" w:type="dxa"/>
            <w:vMerge/>
            <w:tcBorders>
              <w:top w:val="single" w:sz="4" w:space="0" w:color="auto"/>
              <w:left w:val="single" w:sz="4" w:space="0" w:color="auto"/>
              <w:bottom w:val="single" w:sz="4" w:space="0" w:color="auto"/>
              <w:right w:val="single" w:sz="4" w:space="0" w:color="auto"/>
            </w:tcBorders>
            <w:vAlign w:val="center"/>
            <w:hideMark/>
          </w:tcPr>
          <w:p w14:paraId="02A7439C" w14:textId="77777777" w:rsidR="00EC5698" w:rsidRDefault="00EC5698" w:rsidP="00EA1A4D">
            <w:pPr>
              <w:pStyle w:val="TABLE-cell"/>
              <w:rPr>
                <w:ins w:id="1250" w:author="Charles Gifford" w:date="2017-03-21T20:14:00Z"/>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65D96CF2" w14:textId="77777777" w:rsidR="00EC5698" w:rsidRDefault="00EC5698" w:rsidP="00EA1A4D">
            <w:pPr>
              <w:pStyle w:val="TABLE-cell"/>
              <w:rPr>
                <w:ins w:id="1251" w:author="Charles Gifford" w:date="2017-03-21T20:14:00Z"/>
                <w:lang w:val="en-US"/>
              </w:rPr>
            </w:pPr>
            <w:ins w:id="1252" w:author="Charles Gifford" w:date="2017-03-21T20:14:00Z">
              <w:r>
                <w:rPr>
                  <w:lang w:val="en-US"/>
                </w:rPr>
                <w:t>Physical asset capability</w:t>
              </w:r>
            </w:ins>
          </w:p>
        </w:tc>
        <w:tc>
          <w:tcPr>
            <w:tcW w:w="1854" w:type="dxa"/>
            <w:tcBorders>
              <w:top w:val="single" w:sz="4" w:space="0" w:color="auto"/>
              <w:left w:val="single" w:sz="4" w:space="0" w:color="auto"/>
              <w:bottom w:val="single" w:sz="4" w:space="0" w:color="auto"/>
              <w:right w:val="single" w:sz="4" w:space="0" w:color="auto"/>
            </w:tcBorders>
            <w:hideMark/>
          </w:tcPr>
          <w:p w14:paraId="61355F60" w14:textId="77777777" w:rsidR="00EC5698" w:rsidRDefault="00EC5698" w:rsidP="00EA1A4D">
            <w:pPr>
              <w:pStyle w:val="TABLE-cell"/>
              <w:rPr>
                <w:ins w:id="1253" w:author="Charles Gifford" w:date="2017-03-21T20:14:00Z"/>
                <w:lang w:val="en-US"/>
              </w:rPr>
            </w:pPr>
            <w:ins w:id="1254" w:author="Charles Gifford" w:date="2017-03-21T20:14:00Z">
              <w:r>
                <w:rPr>
                  <w:lang w:val="en-US"/>
                </w:rPr>
                <w:t>Physical asset</w:t>
              </w:r>
            </w:ins>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5798C016" w14:textId="77777777" w:rsidR="00EC5698" w:rsidRDefault="00EC5698" w:rsidP="00EA1A4D">
            <w:pPr>
              <w:pStyle w:val="TABLE-cell"/>
              <w:rPr>
                <w:ins w:id="1255" w:author="Charles Gifford" w:date="2017-03-21T20:14:00Z"/>
                <w:lang w:val="en-US"/>
              </w:rPr>
            </w:pPr>
            <w:ins w:id="1256" w:author="Charles Gifford" w:date="2017-03-21T20:14:00Z">
              <w:r>
                <w:rPr>
                  <w:lang w:val="en-US"/>
                </w:rPr>
                <w:t xml:space="preserve">Physical asset class </w:t>
              </w:r>
            </w:ins>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1A0E0082" w14:textId="77777777" w:rsidR="00EC5698" w:rsidRDefault="00EC5698" w:rsidP="00EA1A4D">
            <w:pPr>
              <w:pStyle w:val="TABLE-cell"/>
              <w:rPr>
                <w:ins w:id="1257" w:author="Charles Gifford" w:date="2017-03-21T20:14:00Z"/>
                <w:lang w:val="en-US"/>
              </w:rPr>
            </w:pPr>
            <w:ins w:id="1258" w:author="Charles Gifford" w:date="2017-03-21T20:14:00Z">
              <w:r>
                <w:rPr>
                  <w:lang w:val="en-US"/>
                </w:rPr>
                <w:t>Physical asset</w:t>
              </w:r>
            </w:ins>
          </w:p>
        </w:tc>
      </w:tr>
      <w:tr w:rsidR="00EC5698" w14:paraId="304D3B81" w14:textId="77777777" w:rsidTr="00EA1A4D">
        <w:trPr>
          <w:ins w:id="1259" w:author="Charles Gifford" w:date="2017-03-21T20:14:00Z"/>
        </w:trPr>
        <w:tc>
          <w:tcPr>
            <w:tcW w:w="1945" w:type="dxa"/>
            <w:vMerge/>
            <w:tcBorders>
              <w:top w:val="single" w:sz="4" w:space="0" w:color="auto"/>
              <w:left w:val="single" w:sz="4" w:space="0" w:color="auto"/>
              <w:bottom w:val="single" w:sz="4" w:space="0" w:color="auto"/>
              <w:right w:val="single" w:sz="4" w:space="0" w:color="auto"/>
            </w:tcBorders>
            <w:vAlign w:val="center"/>
            <w:hideMark/>
          </w:tcPr>
          <w:p w14:paraId="0A428331" w14:textId="77777777" w:rsidR="00EC5698" w:rsidRDefault="00EC5698" w:rsidP="00EA1A4D">
            <w:pPr>
              <w:pStyle w:val="TABLE-cell"/>
              <w:rPr>
                <w:ins w:id="1260" w:author="Charles Gifford" w:date="2017-03-21T20:14:00Z"/>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34AFA8F2" w14:textId="77777777" w:rsidR="00EC5698" w:rsidRDefault="00EC5698" w:rsidP="00EA1A4D">
            <w:pPr>
              <w:pStyle w:val="TABLE-cell"/>
              <w:rPr>
                <w:ins w:id="1261" w:author="Charles Gifford" w:date="2017-03-21T20:14:00Z"/>
                <w:lang w:val="en-US"/>
              </w:rPr>
            </w:pPr>
            <w:ins w:id="1262" w:author="Charles Gifford" w:date="2017-03-21T20:14:00Z">
              <w:r>
                <w:rPr>
                  <w:lang w:val="en-US"/>
                </w:rPr>
                <w:t>Material capability</w:t>
              </w:r>
            </w:ins>
          </w:p>
        </w:tc>
        <w:tc>
          <w:tcPr>
            <w:tcW w:w="1854" w:type="dxa"/>
            <w:tcBorders>
              <w:top w:val="single" w:sz="4" w:space="0" w:color="auto"/>
              <w:left w:val="single" w:sz="4" w:space="0" w:color="auto"/>
              <w:bottom w:val="single" w:sz="4" w:space="0" w:color="auto"/>
              <w:right w:val="single" w:sz="4" w:space="0" w:color="auto"/>
            </w:tcBorders>
            <w:hideMark/>
          </w:tcPr>
          <w:p w14:paraId="51F123F4" w14:textId="77777777" w:rsidR="00EC5698" w:rsidRDefault="00EC5698" w:rsidP="00EA1A4D">
            <w:pPr>
              <w:pStyle w:val="TABLE-cell"/>
              <w:rPr>
                <w:ins w:id="1263" w:author="Charles Gifford" w:date="2017-03-21T20:14:00Z"/>
                <w:lang w:val="en-US"/>
              </w:rPr>
            </w:pPr>
            <w:ins w:id="1264" w:author="Charles Gifford" w:date="2017-03-21T20:14:00Z">
              <w:r>
                <w:rPr>
                  <w:lang w:val="en-US"/>
                </w:rPr>
                <w:t>Material</w:t>
              </w:r>
            </w:ins>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2AFD31E4" w14:textId="77777777" w:rsidR="00EC5698" w:rsidRDefault="00EC5698" w:rsidP="00EA1A4D">
            <w:pPr>
              <w:pStyle w:val="TABLE-cell"/>
              <w:rPr>
                <w:ins w:id="1265" w:author="Charles Gifford" w:date="2017-03-21T20:14:00Z"/>
                <w:lang w:val="en-US"/>
              </w:rPr>
            </w:pPr>
            <w:ins w:id="1266" w:author="Charles Gifford" w:date="2017-03-21T20:14:00Z">
              <w:r>
                <w:rPr>
                  <w:lang w:val="en-US"/>
                </w:rPr>
                <w:t>Material class, material definition</w:t>
              </w:r>
            </w:ins>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4E6FC108" w14:textId="77777777" w:rsidR="00EC5698" w:rsidRDefault="00EC5698" w:rsidP="00EA1A4D">
            <w:pPr>
              <w:pStyle w:val="TABLE-cell"/>
              <w:rPr>
                <w:ins w:id="1267" w:author="Charles Gifford" w:date="2017-03-21T20:14:00Z"/>
                <w:lang w:val="en-US"/>
              </w:rPr>
            </w:pPr>
            <w:ins w:id="1268" w:author="Charles Gifford" w:date="2017-03-21T20:14:00Z">
              <w:r>
                <w:rPr>
                  <w:lang w:val="en-US"/>
                </w:rPr>
                <w:t>Material lot, material sublot</w:t>
              </w:r>
            </w:ins>
          </w:p>
        </w:tc>
      </w:tr>
    </w:tbl>
    <w:p w14:paraId="1DF09769" w14:textId="151F79BF" w:rsidR="00EC5698" w:rsidRDefault="00A85188" w:rsidP="00EC5698">
      <w:pPr>
        <w:pStyle w:val="PARAGRAPH"/>
        <w:rPr>
          <w:ins w:id="1269" w:author="Charles Gifford" w:date="2017-03-21T20:14:00Z"/>
          <w:lang w:val="en-US"/>
        </w:rPr>
      </w:pPr>
      <w:ins w:id="1270" w:author="Charles Gifford" w:date="2017-03-22T10:46:00Z">
        <w:r>
          <w:rPr>
            <w:lang w:val="en-US"/>
          </w:rPr>
          <w:fldChar w:fldCharType="begin"/>
        </w:r>
        <w:r>
          <w:rPr>
            <w:lang w:val="en-US"/>
          </w:rPr>
          <w:instrText xml:space="preserve"> REF _Ref477942895 \h </w:instrText>
        </w:r>
      </w:ins>
      <w:r>
        <w:rPr>
          <w:lang w:val="en-US"/>
        </w:rPr>
      </w:r>
      <w:r>
        <w:rPr>
          <w:lang w:val="en-US"/>
        </w:rPr>
        <w:fldChar w:fldCharType="separate"/>
      </w:r>
      <w:ins w:id="1271" w:author="Charles Gifford" w:date="2017-03-22T10:46:00Z">
        <w:r>
          <w:t xml:space="preserve">Table </w:t>
        </w:r>
        <w:r>
          <w:rPr>
            <w:noProof/>
          </w:rPr>
          <w:t>8</w:t>
        </w:r>
        <w:r>
          <w:rPr>
            <w:lang w:val="en-US"/>
          </w:rPr>
          <w:fldChar w:fldCharType="end"/>
        </w:r>
      </w:ins>
      <w:ins w:id="1272" w:author="Charles Gifford" w:date="2017-03-21T20:14:00Z">
        <w:r>
          <w:rPr>
            <w:lang w:val="en-US"/>
          </w:rPr>
          <w:t xml:space="preserve"> to </w:t>
        </w:r>
        <w:r w:rsidR="00EC5698">
          <w:rPr>
            <w:lang w:val="en-US"/>
          </w:rPr>
          <w:t xml:space="preserve"> </w:t>
        </w:r>
      </w:ins>
      <w:ins w:id="1273" w:author="Charles Gifford" w:date="2017-03-22T13:04:00Z">
        <w:r w:rsidR="00FF3ADA">
          <w:rPr>
            <w:lang w:val="en-US"/>
          </w:rPr>
          <w:fldChar w:fldCharType="begin"/>
        </w:r>
        <w:r w:rsidR="00FF3ADA">
          <w:rPr>
            <w:lang w:val="en-US"/>
          </w:rPr>
          <w:instrText xml:space="preserve"> REF _Ref477951188 \h </w:instrText>
        </w:r>
      </w:ins>
      <w:r w:rsidR="00FF3ADA">
        <w:rPr>
          <w:lang w:val="en-US"/>
        </w:rPr>
      </w:r>
      <w:r w:rsidR="00FF3ADA">
        <w:rPr>
          <w:lang w:val="en-US"/>
        </w:rPr>
        <w:fldChar w:fldCharType="separate"/>
      </w:r>
      <w:ins w:id="1274" w:author="Charles Gifford" w:date="2017-03-22T13:04:00Z">
        <w:r w:rsidR="00FF3ADA">
          <w:t xml:space="preserve">Table </w:t>
        </w:r>
        <w:r w:rsidR="00FF3ADA">
          <w:rPr>
            <w:noProof/>
          </w:rPr>
          <w:t>13</w:t>
        </w:r>
        <w:r w:rsidR="00FF3ADA">
          <w:rPr>
            <w:lang w:val="en-US"/>
          </w:rPr>
          <w:fldChar w:fldCharType="end"/>
        </w:r>
        <w:r w:rsidR="00FF3ADA">
          <w:rPr>
            <w:lang w:val="en-US"/>
          </w:rPr>
          <w:t xml:space="preserve"> </w:t>
        </w:r>
      </w:ins>
      <w:ins w:id="1275" w:author="Charles Gifford" w:date="2017-03-21T20:14:00Z">
        <w:r w:rsidR="00EC5698">
          <w:rPr>
            <w:lang w:val="en-US"/>
          </w:rPr>
          <w:t>provide the role table for the following reference objects contained in th</w:t>
        </w:r>
        <w:r>
          <w:rPr>
            <w:lang w:val="en-US"/>
          </w:rPr>
          <w:t xml:space="preserve">e detailed UML model in </w:t>
        </w:r>
      </w:ins>
      <w:ins w:id="1276" w:author="Charles Gifford" w:date="2017-03-22T10:47:00Z">
        <w:r>
          <w:rPr>
            <w:lang w:val="en-US"/>
          </w:rPr>
          <w:fldChar w:fldCharType="begin"/>
        </w:r>
        <w:r>
          <w:rPr>
            <w:lang w:val="en-US"/>
          </w:rPr>
          <w:instrText xml:space="preserve"> REF _Ref477941672 \h </w:instrText>
        </w:r>
      </w:ins>
      <w:r>
        <w:rPr>
          <w:lang w:val="en-US"/>
        </w:rPr>
      </w:r>
      <w:r>
        <w:rPr>
          <w:lang w:val="en-US"/>
        </w:rPr>
        <w:fldChar w:fldCharType="separate"/>
      </w:r>
      <w:ins w:id="1277" w:author="Charles Gifford" w:date="2017-03-22T10:47:00Z">
        <w:r>
          <w:t xml:space="preserve">Figure </w:t>
        </w:r>
        <w:r>
          <w:rPr>
            <w:noProof/>
          </w:rPr>
          <w:t>4</w:t>
        </w:r>
        <w:r>
          <w:rPr>
            <w:lang w:val="en-US"/>
          </w:rPr>
          <w:fldChar w:fldCharType="end"/>
        </w:r>
      </w:ins>
      <w:ins w:id="1278" w:author="Charles Gifford" w:date="2017-03-21T20:14:00Z">
        <w:r w:rsidR="00EC5698">
          <w:rPr>
            <w:lang w:val="en-US"/>
          </w:rPr>
          <w:t xml:space="preserve">: Resource task, resource task property, resource group, resource group property, resource, and resource property. </w:t>
        </w:r>
      </w:ins>
    </w:p>
    <w:p w14:paraId="31ED5EED" w14:textId="1BFF5900" w:rsidR="00EC5698" w:rsidRDefault="00A85188" w:rsidP="00E05180">
      <w:pPr>
        <w:pStyle w:val="TABLE-title"/>
        <w:rPr>
          <w:ins w:id="1279" w:author="Charles Gifford" w:date="2017-03-21T20:14:00Z"/>
          <w:lang w:val="en-US"/>
        </w:rPr>
      </w:pPr>
      <w:bookmarkStart w:id="1280" w:name="_Ref477942895"/>
      <w:bookmarkStart w:id="1281" w:name="_Toc478492309"/>
      <w:ins w:id="1282" w:author="Charles Gifford" w:date="2017-03-22T10:45:00Z">
        <w:r>
          <w:t xml:space="preserve">Table </w:t>
        </w:r>
        <w:r>
          <w:fldChar w:fldCharType="begin"/>
        </w:r>
        <w:r>
          <w:instrText xml:space="preserve"> SEQ Table \* ARABIC </w:instrText>
        </w:r>
      </w:ins>
      <w:r>
        <w:fldChar w:fldCharType="separate"/>
      </w:r>
      <w:ins w:id="1283" w:author="Charles Gifford" w:date="2017-03-22T23:13:00Z">
        <w:r w:rsidR="00FC0C83">
          <w:rPr>
            <w:noProof/>
          </w:rPr>
          <w:t>8</w:t>
        </w:r>
      </w:ins>
      <w:ins w:id="1284" w:author="Charles Gifford" w:date="2017-03-22T10:45:00Z">
        <w:r>
          <w:fldChar w:fldCharType="end"/>
        </w:r>
      </w:ins>
      <w:bookmarkEnd w:id="1280"/>
      <w:ins w:id="1285" w:author="Charles Gifford" w:date="2017-03-21T20:14:00Z">
        <w:r w:rsidR="00EC5698">
          <w:t xml:space="preserve"> – Resource task cross-model </w:t>
        </w:r>
        <w:r w:rsidR="00EC5698">
          <w:rPr>
            <w:lang w:val="en-US"/>
          </w:rPr>
          <w:t>relationship roles</w:t>
        </w:r>
        <w:bookmarkEnd w:id="1281"/>
      </w:ins>
    </w:p>
    <w:tbl>
      <w:tblPr>
        <w:tblW w:w="94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4A0" w:firstRow="1" w:lastRow="0" w:firstColumn="1" w:lastColumn="0" w:noHBand="0" w:noVBand="1"/>
      </w:tblPr>
      <w:tblGrid>
        <w:gridCol w:w="2156"/>
        <w:gridCol w:w="2071"/>
        <w:gridCol w:w="1081"/>
        <w:gridCol w:w="4142"/>
      </w:tblGrid>
      <w:tr w:rsidR="00EC5698" w14:paraId="1429A1DA" w14:textId="77777777" w:rsidTr="00EA1A4D">
        <w:trPr>
          <w:trHeight w:val="197"/>
          <w:ins w:id="1286" w:author="Charles Gifford" w:date="2017-03-21T20:14:00Z"/>
        </w:trPr>
        <w:tc>
          <w:tcPr>
            <w:tcW w:w="2155" w:type="dxa"/>
            <w:tcBorders>
              <w:top w:val="single" w:sz="4" w:space="0" w:color="auto"/>
              <w:left w:val="single" w:sz="4" w:space="0" w:color="auto"/>
              <w:bottom w:val="single" w:sz="4" w:space="0" w:color="auto"/>
              <w:right w:val="single" w:sz="4" w:space="0" w:color="auto"/>
            </w:tcBorders>
            <w:hideMark/>
          </w:tcPr>
          <w:p w14:paraId="7A5F8462" w14:textId="77777777" w:rsidR="00EC5698" w:rsidRDefault="00EC5698" w:rsidP="00EA1A4D">
            <w:pPr>
              <w:pStyle w:val="TABLE-col-heading"/>
              <w:rPr>
                <w:ins w:id="1287" w:author="Charles Gifford" w:date="2017-03-21T20:14:00Z"/>
                <w:lang w:val="en-US"/>
              </w:rPr>
            </w:pPr>
            <w:ins w:id="1288" w:author="Charles Gifford" w:date="2017-03-21T20:14:00Z">
              <w:r>
                <w:rPr>
                  <w:lang w:val="en-US"/>
                </w:rPr>
                <w:t>Related Object</w:t>
              </w:r>
            </w:ins>
          </w:p>
        </w:tc>
        <w:tc>
          <w:tcPr>
            <w:tcW w:w="2070" w:type="dxa"/>
            <w:tcBorders>
              <w:top w:val="single" w:sz="4" w:space="0" w:color="auto"/>
              <w:left w:val="single" w:sz="4" w:space="0" w:color="auto"/>
              <w:bottom w:val="single" w:sz="4" w:space="0" w:color="auto"/>
              <w:right w:val="single" w:sz="4" w:space="0" w:color="auto"/>
            </w:tcBorders>
            <w:hideMark/>
          </w:tcPr>
          <w:p w14:paraId="3D669F15" w14:textId="77777777" w:rsidR="00EC5698" w:rsidRDefault="00EC5698" w:rsidP="00EA1A4D">
            <w:pPr>
              <w:pStyle w:val="TABLE-col-heading"/>
              <w:rPr>
                <w:ins w:id="1289" w:author="Charles Gifford" w:date="2017-03-21T20:14:00Z"/>
                <w:lang w:val="en-US"/>
              </w:rPr>
            </w:pPr>
            <w:ins w:id="1290" w:author="Charles Gifford" w:date="2017-03-21T20:14:00Z">
              <w:r>
                <w:rPr>
                  <w:lang w:val="en-US"/>
                </w:rPr>
                <w:t>Role</w:t>
              </w:r>
            </w:ins>
          </w:p>
        </w:tc>
        <w:tc>
          <w:tcPr>
            <w:tcW w:w="1080" w:type="dxa"/>
            <w:tcBorders>
              <w:top w:val="single" w:sz="4" w:space="0" w:color="auto"/>
              <w:left w:val="single" w:sz="4" w:space="0" w:color="auto"/>
              <w:bottom w:val="single" w:sz="4" w:space="0" w:color="auto"/>
              <w:right w:val="single" w:sz="4" w:space="0" w:color="auto"/>
            </w:tcBorders>
            <w:hideMark/>
          </w:tcPr>
          <w:p w14:paraId="24F1CFA8" w14:textId="77777777" w:rsidR="00EC5698" w:rsidRDefault="00EC5698" w:rsidP="00EA1A4D">
            <w:pPr>
              <w:pStyle w:val="TABLE-col-heading"/>
              <w:rPr>
                <w:ins w:id="1291" w:author="Charles Gifford" w:date="2017-03-21T20:14:00Z"/>
                <w:lang w:val="en-US"/>
              </w:rPr>
            </w:pPr>
            <w:ins w:id="1292" w:author="Charles Gifford" w:date="2017-03-21T20:14:00Z">
              <w:r>
                <w:rPr>
                  <w:lang w:val="en-US"/>
                </w:rPr>
                <w:t>Multiplicity</w:t>
              </w:r>
            </w:ins>
          </w:p>
        </w:tc>
        <w:tc>
          <w:tcPr>
            <w:tcW w:w="4140" w:type="dxa"/>
            <w:tcBorders>
              <w:top w:val="single" w:sz="4" w:space="0" w:color="auto"/>
              <w:left w:val="single" w:sz="4" w:space="0" w:color="auto"/>
              <w:bottom w:val="single" w:sz="4" w:space="0" w:color="auto"/>
              <w:right w:val="single" w:sz="4" w:space="0" w:color="auto"/>
            </w:tcBorders>
            <w:hideMark/>
          </w:tcPr>
          <w:p w14:paraId="6BB83080" w14:textId="77777777" w:rsidR="00EC5698" w:rsidRDefault="00EC5698" w:rsidP="00EA1A4D">
            <w:pPr>
              <w:pStyle w:val="TABLE-col-heading"/>
              <w:rPr>
                <w:ins w:id="1293" w:author="Charles Gifford" w:date="2017-03-21T20:14:00Z"/>
                <w:lang w:val="en-US"/>
              </w:rPr>
            </w:pPr>
            <w:ins w:id="1294" w:author="Charles Gifford" w:date="2017-03-21T20:14:00Z">
              <w:r>
                <w:rPr>
                  <w:lang w:val="en-US"/>
                </w:rPr>
                <w:t>Description</w:t>
              </w:r>
            </w:ins>
          </w:p>
        </w:tc>
      </w:tr>
      <w:tr w:rsidR="00EC5698" w14:paraId="522D5108" w14:textId="77777777" w:rsidTr="00EA1A4D">
        <w:trPr>
          <w:trHeight w:val="611"/>
          <w:ins w:id="1295" w:author="Charles Gifford" w:date="2017-03-21T20:14:00Z"/>
        </w:trPr>
        <w:tc>
          <w:tcPr>
            <w:tcW w:w="2155" w:type="dxa"/>
            <w:tcBorders>
              <w:top w:val="single" w:sz="4" w:space="0" w:color="auto"/>
              <w:left w:val="single" w:sz="4" w:space="0" w:color="auto"/>
              <w:bottom w:val="single" w:sz="4" w:space="0" w:color="auto"/>
              <w:right w:val="single" w:sz="4" w:space="0" w:color="auto"/>
            </w:tcBorders>
            <w:hideMark/>
          </w:tcPr>
          <w:p w14:paraId="1C32EBB5" w14:textId="77777777" w:rsidR="00EC5698" w:rsidRDefault="00EC5698" w:rsidP="00EA1A4D">
            <w:pPr>
              <w:pStyle w:val="TABLE-cell"/>
              <w:rPr>
                <w:ins w:id="1296" w:author="Charles Gifford" w:date="2017-03-21T20:14:00Z"/>
                <w:lang w:val="en-US"/>
              </w:rPr>
            </w:pPr>
            <w:ins w:id="1297" w:author="Charles Gifford" w:date="2017-03-21T20:14:00Z">
              <w:r>
                <w:rPr>
                  <w:lang w:val="en-US"/>
                </w:rPr>
                <w:t>Resource group (A)</w:t>
              </w:r>
            </w:ins>
          </w:p>
        </w:tc>
        <w:tc>
          <w:tcPr>
            <w:tcW w:w="2070" w:type="dxa"/>
            <w:tcBorders>
              <w:top w:val="single" w:sz="4" w:space="0" w:color="auto"/>
              <w:left w:val="single" w:sz="4" w:space="0" w:color="auto"/>
              <w:bottom w:val="single" w:sz="4" w:space="0" w:color="auto"/>
              <w:right w:val="single" w:sz="4" w:space="0" w:color="auto"/>
            </w:tcBorders>
            <w:hideMark/>
          </w:tcPr>
          <w:p w14:paraId="68894B7A" w14:textId="77777777" w:rsidR="00EC5698" w:rsidRDefault="00EC5698" w:rsidP="00EA1A4D">
            <w:pPr>
              <w:pStyle w:val="TABLE-cell"/>
              <w:rPr>
                <w:ins w:id="1298" w:author="Charles Gifford" w:date="2017-03-21T20:14:00Z"/>
                <w:lang w:val="en-US"/>
              </w:rPr>
            </w:pPr>
            <w:ins w:id="1299" w:author="Charles Gifford" w:date="2017-03-21T20:14:00Z">
              <w:r>
                <w:rPr>
                  <w:lang w:val="en-US"/>
                </w:rPr>
                <w:t>Resource group</w:t>
              </w:r>
            </w:ins>
          </w:p>
        </w:tc>
        <w:tc>
          <w:tcPr>
            <w:tcW w:w="1080" w:type="dxa"/>
            <w:tcBorders>
              <w:top w:val="single" w:sz="4" w:space="0" w:color="auto"/>
              <w:left w:val="single" w:sz="4" w:space="0" w:color="auto"/>
              <w:bottom w:val="single" w:sz="4" w:space="0" w:color="auto"/>
              <w:right w:val="single" w:sz="4" w:space="0" w:color="auto"/>
            </w:tcBorders>
            <w:hideMark/>
          </w:tcPr>
          <w:p w14:paraId="76218785" w14:textId="77777777" w:rsidR="00EC5698" w:rsidRDefault="00EC5698" w:rsidP="00EA1A4D">
            <w:pPr>
              <w:pStyle w:val="TABLE-cell"/>
              <w:rPr>
                <w:ins w:id="1300" w:author="Charles Gifford" w:date="2017-03-21T20:14:00Z"/>
                <w:lang w:val="en-US"/>
              </w:rPr>
            </w:pPr>
            <w:ins w:id="1301" w:author="Charles Gifford" w:date="2017-03-21T20:14:00Z">
              <w:r>
                <w:rPr>
                  <w:lang w:val="en-US"/>
                </w:rPr>
                <w:t>0..*</w:t>
              </w:r>
            </w:ins>
          </w:p>
        </w:tc>
        <w:tc>
          <w:tcPr>
            <w:tcW w:w="4140" w:type="dxa"/>
            <w:tcBorders>
              <w:top w:val="single" w:sz="4" w:space="0" w:color="auto"/>
              <w:left w:val="single" w:sz="4" w:space="0" w:color="auto"/>
              <w:bottom w:val="single" w:sz="4" w:space="0" w:color="auto"/>
              <w:right w:val="single" w:sz="4" w:space="0" w:color="auto"/>
            </w:tcBorders>
            <w:hideMark/>
          </w:tcPr>
          <w:p w14:paraId="7F58F159" w14:textId="77777777" w:rsidR="00EC5698" w:rsidRDefault="00EC5698" w:rsidP="00EA1A4D">
            <w:pPr>
              <w:pStyle w:val="TABLE-cell"/>
              <w:rPr>
                <w:ins w:id="1302" w:author="Charles Gifford" w:date="2017-03-21T20:14:00Z"/>
                <w:lang w:val="en-US"/>
              </w:rPr>
            </w:pPr>
            <w:ins w:id="1303" w:author="Charles Gifford" w:date="2017-03-21T20:14:00Z">
              <w:r>
                <w:rPr>
                  <w:lang w:val="en-US"/>
                </w:rPr>
                <w:t xml:space="preserve">The </w:t>
              </w:r>
              <w:r>
                <w:rPr>
                  <w:i/>
                  <w:lang w:val="en-US"/>
                </w:rPr>
                <w:t>resource group(s)</w:t>
              </w:r>
              <w:r>
                <w:rPr>
                  <w:lang w:val="en-US"/>
                </w:rPr>
                <w:t xml:space="preserve"> support this </w:t>
              </w:r>
              <w:r>
                <w:rPr>
                  <w:i/>
                  <w:lang w:val="en-US"/>
                </w:rPr>
                <w:t>resource task</w:t>
              </w:r>
              <w:r>
                <w:rPr>
                  <w:lang w:val="en-US"/>
                </w:rPr>
                <w:t xml:space="preserve">. </w:t>
              </w:r>
            </w:ins>
          </w:p>
          <w:p w14:paraId="122FE33D" w14:textId="77777777" w:rsidR="00EC5698" w:rsidRDefault="00EC5698" w:rsidP="00EA1A4D">
            <w:pPr>
              <w:pStyle w:val="TABLE-cell"/>
              <w:rPr>
                <w:ins w:id="1304" w:author="Charles Gifford" w:date="2017-03-21T20:14:00Z"/>
                <w:lang w:val="en-US"/>
              </w:rPr>
            </w:pPr>
            <w:ins w:id="1305" w:author="Charles Gifford" w:date="2017-03-21T20:14:00Z">
              <w:r>
                <w:rPr>
                  <w:lang w:val="en-US"/>
                </w:rPr>
                <w:t xml:space="preserve">The </w:t>
              </w:r>
              <w:r>
                <w:rPr>
                  <w:i/>
                  <w:lang w:val="en-US"/>
                </w:rPr>
                <w:t>resource group(s)</w:t>
              </w:r>
              <w:r>
                <w:rPr>
                  <w:lang w:val="en-US"/>
                </w:rPr>
                <w:t xml:space="preserve"> support the </w:t>
              </w:r>
              <w:r>
                <w:rPr>
                  <w:i/>
                  <w:lang w:val="en-US"/>
                </w:rPr>
                <w:t>resource task</w:t>
              </w:r>
              <w:r>
                <w:rPr>
                  <w:lang w:val="en-US"/>
                </w:rPr>
                <w:t xml:space="preserve"> </w:t>
              </w:r>
              <w:r>
                <w:rPr>
                  <w:i/>
                  <w:lang w:val="en-US"/>
                </w:rPr>
                <w:t>property(s)</w:t>
              </w:r>
              <w:r>
                <w:rPr>
                  <w:lang w:val="en-US"/>
                </w:rPr>
                <w:t xml:space="preserve"> associated with this </w:t>
              </w:r>
              <w:r>
                <w:rPr>
                  <w:i/>
                  <w:lang w:val="en-US"/>
                </w:rPr>
                <w:t>resource task</w:t>
              </w:r>
              <w:r>
                <w:rPr>
                  <w:lang w:val="en-US"/>
                </w:rPr>
                <w:t>.</w:t>
              </w:r>
            </w:ins>
          </w:p>
        </w:tc>
      </w:tr>
      <w:tr w:rsidR="00EC5698" w14:paraId="236B2B1C" w14:textId="77777777" w:rsidTr="00EA1A4D">
        <w:trPr>
          <w:trHeight w:val="440"/>
          <w:ins w:id="1306" w:author="Charles Gifford" w:date="2017-03-21T20:14:00Z"/>
        </w:trPr>
        <w:tc>
          <w:tcPr>
            <w:tcW w:w="2155" w:type="dxa"/>
            <w:tcBorders>
              <w:top w:val="single" w:sz="4" w:space="0" w:color="auto"/>
              <w:left w:val="single" w:sz="4" w:space="0" w:color="auto"/>
              <w:bottom w:val="single" w:sz="4" w:space="0" w:color="auto"/>
              <w:right w:val="single" w:sz="4" w:space="0" w:color="auto"/>
            </w:tcBorders>
            <w:hideMark/>
          </w:tcPr>
          <w:p w14:paraId="2F8A90C0" w14:textId="77777777" w:rsidR="00EC5698" w:rsidRDefault="00EC5698" w:rsidP="00EA1A4D">
            <w:pPr>
              <w:pStyle w:val="TABLE-cell"/>
              <w:rPr>
                <w:ins w:id="1307" w:author="Charles Gifford" w:date="2017-03-21T20:14:00Z"/>
                <w:lang w:val="en-US"/>
              </w:rPr>
            </w:pPr>
            <w:ins w:id="1308" w:author="Charles Gifford" w:date="2017-03-21T20:14:00Z">
              <w:r>
                <w:rPr>
                  <w:lang w:val="en-US"/>
                </w:rPr>
                <w:t>Resource (C)</w:t>
              </w:r>
            </w:ins>
          </w:p>
        </w:tc>
        <w:tc>
          <w:tcPr>
            <w:tcW w:w="2070" w:type="dxa"/>
            <w:tcBorders>
              <w:top w:val="single" w:sz="4" w:space="0" w:color="auto"/>
              <w:left w:val="single" w:sz="4" w:space="0" w:color="auto"/>
              <w:bottom w:val="single" w:sz="4" w:space="0" w:color="auto"/>
              <w:right w:val="single" w:sz="4" w:space="0" w:color="auto"/>
            </w:tcBorders>
            <w:hideMark/>
          </w:tcPr>
          <w:p w14:paraId="71DFDE5A" w14:textId="77777777" w:rsidR="00EC5698" w:rsidRDefault="00EC5698" w:rsidP="00EA1A4D">
            <w:pPr>
              <w:pStyle w:val="TABLE-cell"/>
              <w:rPr>
                <w:ins w:id="1309" w:author="Charles Gifford" w:date="2017-03-21T20:14:00Z"/>
                <w:lang w:val="en-US"/>
              </w:rPr>
            </w:pPr>
            <w:ins w:id="1310" w:author="Charles Gifford" w:date="2017-03-21T20:14:00Z">
              <w:r>
                <w:rPr>
                  <w:lang w:val="en-US"/>
                </w:rPr>
                <w:t>Resource</w:t>
              </w:r>
            </w:ins>
          </w:p>
        </w:tc>
        <w:tc>
          <w:tcPr>
            <w:tcW w:w="1080" w:type="dxa"/>
            <w:tcBorders>
              <w:top w:val="single" w:sz="4" w:space="0" w:color="auto"/>
              <w:left w:val="single" w:sz="4" w:space="0" w:color="auto"/>
              <w:bottom w:val="single" w:sz="4" w:space="0" w:color="auto"/>
              <w:right w:val="single" w:sz="4" w:space="0" w:color="auto"/>
            </w:tcBorders>
            <w:hideMark/>
          </w:tcPr>
          <w:p w14:paraId="34622346" w14:textId="77777777" w:rsidR="00EC5698" w:rsidRDefault="00EC5698" w:rsidP="00EA1A4D">
            <w:pPr>
              <w:pStyle w:val="TABLE-cell"/>
              <w:rPr>
                <w:ins w:id="1311" w:author="Charles Gifford" w:date="2017-03-21T20:14:00Z"/>
                <w:lang w:val="en-US"/>
              </w:rPr>
            </w:pPr>
            <w:ins w:id="1312" w:author="Charles Gifford" w:date="2017-03-21T20:14:00Z">
              <w:r>
                <w:rPr>
                  <w:lang w:val="en-US"/>
                </w:rPr>
                <w:t>0..*</w:t>
              </w:r>
            </w:ins>
          </w:p>
        </w:tc>
        <w:tc>
          <w:tcPr>
            <w:tcW w:w="4140" w:type="dxa"/>
            <w:tcBorders>
              <w:top w:val="single" w:sz="4" w:space="0" w:color="auto"/>
              <w:left w:val="single" w:sz="4" w:space="0" w:color="auto"/>
              <w:bottom w:val="single" w:sz="4" w:space="0" w:color="auto"/>
              <w:right w:val="single" w:sz="4" w:space="0" w:color="auto"/>
            </w:tcBorders>
            <w:hideMark/>
          </w:tcPr>
          <w:p w14:paraId="33F00295" w14:textId="77777777" w:rsidR="00EC5698" w:rsidRDefault="00EC5698" w:rsidP="00EA1A4D">
            <w:pPr>
              <w:pStyle w:val="TABLE-cell"/>
              <w:rPr>
                <w:ins w:id="1313" w:author="Charles Gifford" w:date="2017-03-21T20:14:00Z"/>
                <w:lang w:val="en-US"/>
              </w:rPr>
            </w:pPr>
            <w:ins w:id="1314" w:author="Charles Gifford" w:date="2017-03-21T20:14:00Z">
              <w:r>
                <w:rPr>
                  <w:lang w:val="en-US"/>
                </w:rPr>
                <w:t xml:space="preserve">The </w:t>
              </w:r>
              <w:r>
                <w:rPr>
                  <w:i/>
                  <w:lang w:val="en-US"/>
                </w:rPr>
                <w:t>resource(s)</w:t>
              </w:r>
              <w:r>
                <w:rPr>
                  <w:lang w:val="en-US"/>
                </w:rPr>
                <w:t xml:space="preserve"> support this </w:t>
              </w:r>
              <w:r>
                <w:rPr>
                  <w:i/>
                  <w:lang w:val="en-US"/>
                </w:rPr>
                <w:t>resource task</w:t>
              </w:r>
              <w:r>
                <w:rPr>
                  <w:lang w:val="en-US"/>
                </w:rPr>
                <w:t xml:space="preserve">. </w:t>
              </w:r>
            </w:ins>
          </w:p>
          <w:p w14:paraId="199FD2EA" w14:textId="77777777" w:rsidR="00EC5698" w:rsidRDefault="00EC5698" w:rsidP="00EA1A4D">
            <w:pPr>
              <w:pStyle w:val="TABLE-cell"/>
              <w:rPr>
                <w:ins w:id="1315" w:author="Charles Gifford" w:date="2017-03-21T20:14:00Z"/>
                <w:lang w:val="en-US"/>
              </w:rPr>
            </w:pPr>
            <w:ins w:id="1316" w:author="Charles Gifford" w:date="2017-03-21T20:14:00Z">
              <w:r>
                <w:rPr>
                  <w:lang w:val="en-US"/>
                </w:rPr>
                <w:t xml:space="preserve">The </w:t>
              </w:r>
              <w:r>
                <w:rPr>
                  <w:i/>
                  <w:lang w:val="en-US"/>
                </w:rPr>
                <w:t>resource(s)</w:t>
              </w:r>
              <w:r>
                <w:rPr>
                  <w:lang w:val="en-US"/>
                </w:rPr>
                <w:t xml:space="preserve"> support the </w:t>
              </w:r>
              <w:r>
                <w:rPr>
                  <w:i/>
                  <w:lang w:val="en-US"/>
                </w:rPr>
                <w:t>resource task</w:t>
              </w:r>
              <w:r>
                <w:rPr>
                  <w:lang w:val="en-US"/>
                </w:rPr>
                <w:t xml:space="preserve"> </w:t>
              </w:r>
              <w:r>
                <w:rPr>
                  <w:i/>
                  <w:lang w:val="en-US"/>
                </w:rPr>
                <w:t>property(s)</w:t>
              </w:r>
              <w:r>
                <w:rPr>
                  <w:lang w:val="en-US"/>
                </w:rPr>
                <w:t xml:space="preserve"> associated with this </w:t>
              </w:r>
              <w:r>
                <w:rPr>
                  <w:i/>
                  <w:lang w:val="en-US"/>
                </w:rPr>
                <w:t>resource task</w:t>
              </w:r>
              <w:r>
                <w:rPr>
                  <w:lang w:val="en-US"/>
                </w:rPr>
                <w:t>.</w:t>
              </w:r>
            </w:ins>
          </w:p>
        </w:tc>
      </w:tr>
      <w:tr w:rsidR="00EC5698" w14:paraId="230103CE" w14:textId="77777777" w:rsidTr="00A20072">
        <w:trPr>
          <w:trHeight w:val="269"/>
          <w:ins w:id="1317" w:author="Charles Gifford" w:date="2017-03-21T20:14:00Z"/>
        </w:trPr>
        <w:tc>
          <w:tcPr>
            <w:tcW w:w="2155" w:type="dxa"/>
            <w:tcBorders>
              <w:top w:val="single" w:sz="4" w:space="0" w:color="auto"/>
              <w:left w:val="single" w:sz="4" w:space="0" w:color="auto"/>
              <w:bottom w:val="single" w:sz="4" w:space="0" w:color="auto"/>
              <w:right w:val="single" w:sz="4" w:space="0" w:color="auto"/>
            </w:tcBorders>
            <w:shd w:val="clear" w:color="auto" w:fill="auto"/>
            <w:hideMark/>
          </w:tcPr>
          <w:p w14:paraId="61618B51" w14:textId="77777777" w:rsidR="00EC5698" w:rsidRDefault="00EC5698" w:rsidP="00EA1A4D">
            <w:pPr>
              <w:pStyle w:val="TABLE-cell"/>
              <w:rPr>
                <w:ins w:id="1318" w:author="Charles Gifford" w:date="2017-03-21T20:14:00Z"/>
                <w:lang w:val="en-US"/>
              </w:rPr>
            </w:pPr>
            <w:ins w:id="1319" w:author="Charles Gifford" w:date="2017-03-21T20:14:00Z">
              <w:r>
                <w:rPr>
                  <w:lang w:val="en-US"/>
                </w:rPr>
                <w:t>Resource task property</w:t>
              </w:r>
            </w:ins>
          </w:p>
        </w:tc>
        <w:tc>
          <w:tcPr>
            <w:tcW w:w="2070" w:type="dxa"/>
            <w:tcBorders>
              <w:top w:val="single" w:sz="4" w:space="0" w:color="auto"/>
              <w:left w:val="single" w:sz="4" w:space="0" w:color="auto"/>
              <w:bottom w:val="single" w:sz="4" w:space="0" w:color="auto"/>
              <w:right w:val="single" w:sz="4" w:space="0" w:color="auto"/>
            </w:tcBorders>
            <w:shd w:val="clear" w:color="auto" w:fill="auto"/>
            <w:hideMark/>
          </w:tcPr>
          <w:p w14:paraId="762A7A77" w14:textId="77777777" w:rsidR="00EC5698" w:rsidRDefault="00EC5698" w:rsidP="00EA1A4D">
            <w:pPr>
              <w:pStyle w:val="TABLE-cell"/>
              <w:rPr>
                <w:ins w:id="1320" w:author="Charles Gifford" w:date="2017-03-21T20:14:00Z"/>
                <w:lang w:val="en-US"/>
              </w:rPr>
            </w:pPr>
            <w:ins w:id="1321" w:author="Charles Gifford" w:date="2017-03-21T20:14:00Z">
              <w:r>
                <w:rPr>
                  <w:lang w:val="en-US"/>
                </w:rPr>
                <w:t>Resource task property</w:t>
              </w:r>
            </w:ins>
          </w:p>
        </w:tc>
        <w:tc>
          <w:tcPr>
            <w:tcW w:w="1080" w:type="dxa"/>
            <w:tcBorders>
              <w:top w:val="single" w:sz="4" w:space="0" w:color="auto"/>
              <w:left w:val="single" w:sz="4" w:space="0" w:color="auto"/>
              <w:bottom w:val="single" w:sz="4" w:space="0" w:color="auto"/>
              <w:right w:val="single" w:sz="4" w:space="0" w:color="auto"/>
            </w:tcBorders>
            <w:shd w:val="clear" w:color="auto" w:fill="auto"/>
            <w:hideMark/>
          </w:tcPr>
          <w:p w14:paraId="56A9117A" w14:textId="77777777" w:rsidR="00EC5698" w:rsidRDefault="00EC5698" w:rsidP="00EA1A4D">
            <w:pPr>
              <w:pStyle w:val="TABLE-cell"/>
              <w:rPr>
                <w:ins w:id="1322" w:author="Charles Gifford" w:date="2017-03-21T20:14:00Z"/>
                <w:lang w:val="en-US"/>
              </w:rPr>
            </w:pPr>
            <w:ins w:id="1323" w:author="Charles Gifford" w:date="2017-03-21T20:14:00Z">
              <w:r>
                <w:rPr>
                  <w:lang w:val="en-US"/>
                </w:rPr>
                <w:t>0..*</w:t>
              </w:r>
            </w:ins>
          </w:p>
        </w:tc>
        <w:tc>
          <w:tcPr>
            <w:tcW w:w="4140" w:type="dxa"/>
            <w:tcBorders>
              <w:top w:val="single" w:sz="4" w:space="0" w:color="auto"/>
              <w:left w:val="single" w:sz="4" w:space="0" w:color="auto"/>
              <w:bottom w:val="single" w:sz="4" w:space="0" w:color="auto"/>
              <w:right w:val="single" w:sz="4" w:space="0" w:color="auto"/>
            </w:tcBorders>
            <w:shd w:val="clear" w:color="auto" w:fill="auto"/>
            <w:hideMark/>
          </w:tcPr>
          <w:p w14:paraId="2F10650A" w14:textId="77777777" w:rsidR="00EC5698" w:rsidRDefault="00EC5698" w:rsidP="00EA1A4D">
            <w:pPr>
              <w:pStyle w:val="TABLE-cell"/>
              <w:rPr>
                <w:ins w:id="1324" w:author="Charles Gifford" w:date="2017-03-21T20:14:00Z"/>
                <w:lang w:val="en-US"/>
              </w:rPr>
            </w:pPr>
            <w:ins w:id="1325" w:author="Charles Gifford" w:date="2017-03-21T20:14:00Z">
              <w:r>
                <w:rPr>
                  <w:lang w:val="en-US"/>
                </w:rPr>
                <w:t xml:space="preserve">The </w:t>
              </w:r>
              <w:r>
                <w:rPr>
                  <w:i/>
                  <w:lang w:val="en-US"/>
                </w:rPr>
                <w:t>resource task property(s)</w:t>
              </w:r>
              <w:r>
                <w:rPr>
                  <w:lang w:val="en-US"/>
                </w:rPr>
                <w:t xml:space="preserve"> defining in part this </w:t>
              </w:r>
              <w:r>
                <w:rPr>
                  <w:i/>
                  <w:lang w:val="en-US"/>
                </w:rPr>
                <w:t>resource task.</w:t>
              </w:r>
            </w:ins>
          </w:p>
        </w:tc>
      </w:tr>
      <w:tr w:rsidR="00EC5698" w14:paraId="6D2D4A9B" w14:textId="77777777" w:rsidTr="00EA1A4D">
        <w:trPr>
          <w:trHeight w:val="152"/>
          <w:ins w:id="1326" w:author="Charles Gifford" w:date="2017-03-21T20:14:00Z"/>
        </w:trPr>
        <w:tc>
          <w:tcPr>
            <w:tcW w:w="9445" w:type="dxa"/>
            <w:gridSpan w:val="4"/>
            <w:tcBorders>
              <w:top w:val="single" w:sz="4" w:space="0" w:color="auto"/>
              <w:left w:val="single" w:sz="4" w:space="0" w:color="auto"/>
              <w:bottom w:val="single" w:sz="4" w:space="0" w:color="auto"/>
              <w:right w:val="single" w:sz="4" w:space="0" w:color="auto"/>
            </w:tcBorders>
            <w:hideMark/>
          </w:tcPr>
          <w:p w14:paraId="78FBC123" w14:textId="77777777" w:rsidR="00EC5698" w:rsidRDefault="00EC5698" w:rsidP="00EA1A4D">
            <w:pPr>
              <w:pStyle w:val="TABLE-cell"/>
              <w:rPr>
                <w:ins w:id="1327" w:author="Charles Gifford" w:date="2017-03-21T20:14:00Z"/>
                <w:lang w:val="en-US"/>
              </w:rPr>
            </w:pPr>
            <w:ins w:id="1328" w:author="Charles Gifford" w:date="2017-03-21T20:14:00Z">
              <w:r>
                <w:rPr>
                  <w:lang w:val="en-US"/>
                </w:rPr>
                <w:t>EXAMPLE   Personnel segment specification cross-model association relationships to personnel model</w:t>
              </w:r>
            </w:ins>
          </w:p>
        </w:tc>
      </w:tr>
      <w:tr w:rsidR="00EC5698" w14:paraId="2F3AB62A" w14:textId="77777777" w:rsidTr="00EA1A4D">
        <w:trPr>
          <w:trHeight w:val="206"/>
          <w:ins w:id="1329" w:author="Charles Gifford" w:date="2017-03-21T20:14:00Z"/>
        </w:trPr>
        <w:tc>
          <w:tcPr>
            <w:tcW w:w="2155" w:type="dxa"/>
            <w:tcBorders>
              <w:top w:val="single" w:sz="4" w:space="0" w:color="auto"/>
              <w:left w:val="single" w:sz="4" w:space="0" w:color="auto"/>
              <w:bottom w:val="single" w:sz="4" w:space="0" w:color="auto"/>
              <w:right w:val="single" w:sz="4" w:space="0" w:color="auto"/>
            </w:tcBorders>
            <w:hideMark/>
          </w:tcPr>
          <w:p w14:paraId="7D9415EA" w14:textId="77777777" w:rsidR="00EC5698" w:rsidRDefault="00EC5698" w:rsidP="00EA1A4D">
            <w:pPr>
              <w:pStyle w:val="TABLE-cell"/>
              <w:rPr>
                <w:ins w:id="1330" w:author="Charles Gifford" w:date="2017-03-21T20:14:00Z"/>
                <w:lang w:val="en-US"/>
              </w:rPr>
            </w:pPr>
            <w:ins w:id="1331" w:author="Charles Gifford" w:date="2017-03-21T20:14:00Z">
              <w:r>
                <w:rPr>
                  <w:lang w:val="en-US"/>
                </w:rPr>
                <w:t>Personnel class (A)</w:t>
              </w:r>
            </w:ins>
          </w:p>
        </w:tc>
        <w:tc>
          <w:tcPr>
            <w:tcW w:w="2070" w:type="dxa"/>
            <w:tcBorders>
              <w:top w:val="single" w:sz="4" w:space="0" w:color="auto"/>
              <w:left w:val="single" w:sz="4" w:space="0" w:color="auto"/>
              <w:bottom w:val="single" w:sz="4" w:space="0" w:color="auto"/>
              <w:right w:val="single" w:sz="4" w:space="0" w:color="auto"/>
            </w:tcBorders>
            <w:hideMark/>
          </w:tcPr>
          <w:p w14:paraId="3519AAB8" w14:textId="77777777" w:rsidR="00EC5698" w:rsidRDefault="00EC5698" w:rsidP="00EA1A4D">
            <w:pPr>
              <w:pStyle w:val="TABLE-cell"/>
              <w:rPr>
                <w:ins w:id="1332" w:author="Charles Gifford" w:date="2017-03-21T20:14:00Z"/>
                <w:lang w:val="en-US"/>
              </w:rPr>
            </w:pPr>
            <w:ins w:id="1333" w:author="Charles Gifford" w:date="2017-03-21T20:14:00Z">
              <w:r>
                <w:rPr>
                  <w:lang w:val="en-US"/>
                </w:rPr>
                <w:t>Personnel class</w:t>
              </w:r>
            </w:ins>
          </w:p>
        </w:tc>
        <w:tc>
          <w:tcPr>
            <w:tcW w:w="1080" w:type="dxa"/>
            <w:tcBorders>
              <w:top w:val="single" w:sz="4" w:space="0" w:color="auto"/>
              <w:left w:val="single" w:sz="4" w:space="0" w:color="auto"/>
              <w:bottom w:val="single" w:sz="4" w:space="0" w:color="auto"/>
              <w:right w:val="single" w:sz="4" w:space="0" w:color="auto"/>
            </w:tcBorders>
            <w:hideMark/>
          </w:tcPr>
          <w:p w14:paraId="34B7204C" w14:textId="77777777" w:rsidR="00EC5698" w:rsidRDefault="00EC5698" w:rsidP="00EA1A4D">
            <w:pPr>
              <w:pStyle w:val="TABLE-cell"/>
              <w:rPr>
                <w:ins w:id="1334" w:author="Charles Gifford" w:date="2017-03-21T20:14:00Z"/>
                <w:lang w:val="en-US"/>
              </w:rPr>
            </w:pPr>
            <w:ins w:id="1335" w:author="Charles Gifford" w:date="2017-03-21T20:14:00Z">
              <w:r>
                <w:rPr>
                  <w:lang w:val="en-US"/>
                </w:rPr>
                <w:t>0..*</w:t>
              </w:r>
            </w:ins>
          </w:p>
        </w:tc>
        <w:tc>
          <w:tcPr>
            <w:tcW w:w="4140" w:type="dxa"/>
            <w:tcBorders>
              <w:top w:val="single" w:sz="4" w:space="0" w:color="auto"/>
              <w:left w:val="single" w:sz="4" w:space="0" w:color="auto"/>
              <w:bottom w:val="single" w:sz="4" w:space="0" w:color="auto"/>
              <w:right w:val="single" w:sz="4" w:space="0" w:color="auto"/>
            </w:tcBorders>
            <w:hideMark/>
          </w:tcPr>
          <w:p w14:paraId="705EDA13" w14:textId="77777777" w:rsidR="00EC5698" w:rsidRDefault="00EC5698" w:rsidP="00EA1A4D">
            <w:pPr>
              <w:pStyle w:val="TABLE-cell"/>
              <w:rPr>
                <w:ins w:id="1336" w:author="Charles Gifford" w:date="2017-03-21T20:14:00Z"/>
                <w:lang w:val="en-US"/>
              </w:rPr>
            </w:pPr>
            <w:ins w:id="1337" w:author="Charles Gifford" w:date="2017-03-21T20:14:00Z">
              <w:r>
                <w:rPr>
                  <w:lang w:val="en-US"/>
                </w:rPr>
                <w:t xml:space="preserve">The </w:t>
              </w:r>
              <w:r>
                <w:rPr>
                  <w:i/>
                  <w:lang w:val="en-US"/>
                </w:rPr>
                <w:t>personnel class(s)</w:t>
              </w:r>
              <w:r>
                <w:rPr>
                  <w:lang w:val="en-US"/>
                </w:rPr>
                <w:t xml:space="preserve"> support this </w:t>
              </w:r>
              <w:r>
                <w:rPr>
                  <w:i/>
                  <w:lang w:val="en-US"/>
                </w:rPr>
                <w:t>personnel segment specification</w:t>
              </w:r>
              <w:r>
                <w:rPr>
                  <w:lang w:val="en-US"/>
                </w:rPr>
                <w:t xml:space="preserve">. </w:t>
              </w:r>
            </w:ins>
          </w:p>
          <w:p w14:paraId="01E0FC46" w14:textId="77777777" w:rsidR="00EC5698" w:rsidRDefault="00EC5698" w:rsidP="00EA1A4D">
            <w:pPr>
              <w:pStyle w:val="TABLE-cell"/>
              <w:rPr>
                <w:ins w:id="1338" w:author="Charles Gifford" w:date="2017-03-21T20:14:00Z"/>
                <w:lang w:val="en-US"/>
              </w:rPr>
            </w:pPr>
            <w:ins w:id="1339" w:author="Charles Gifford" w:date="2017-03-21T20:14:00Z">
              <w:r>
                <w:rPr>
                  <w:lang w:val="en-US"/>
                </w:rPr>
                <w:t xml:space="preserve">The </w:t>
              </w:r>
              <w:r>
                <w:rPr>
                  <w:i/>
                  <w:lang w:val="en-US"/>
                </w:rPr>
                <w:t>personnel class(s)</w:t>
              </w:r>
              <w:r>
                <w:rPr>
                  <w:lang w:val="en-US"/>
                </w:rPr>
                <w:t xml:space="preserve"> support the </w:t>
              </w:r>
              <w:r>
                <w:rPr>
                  <w:i/>
                  <w:lang w:val="en-US"/>
                </w:rPr>
                <w:t>personnel segment specification</w:t>
              </w:r>
              <w:r>
                <w:rPr>
                  <w:lang w:val="en-US"/>
                </w:rPr>
                <w:t xml:space="preserve"> </w:t>
              </w:r>
              <w:r>
                <w:rPr>
                  <w:i/>
                  <w:lang w:val="en-US"/>
                </w:rPr>
                <w:t>property(s)</w:t>
              </w:r>
              <w:r>
                <w:rPr>
                  <w:lang w:val="en-US"/>
                </w:rPr>
                <w:t xml:space="preserve"> associated with this </w:t>
              </w:r>
              <w:r>
                <w:rPr>
                  <w:i/>
                  <w:lang w:val="en-US"/>
                </w:rPr>
                <w:t>personnel segment specification</w:t>
              </w:r>
              <w:r>
                <w:rPr>
                  <w:lang w:val="en-US"/>
                </w:rPr>
                <w:t>.</w:t>
              </w:r>
            </w:ins>
          </w:p>
        </w:tc>
      </w:tr>
      <w:tr w:rsidR="00EC5698" w14:paraId="2909BD95" w14:textId="77777777" w:rsidTr="00EA1A4D">
        <w:trPr>
          <w:trHeight w:val="152"/>
          <w:ins w:id="1340" w:author="Charles Gifford" w:date="2017-03-21T20:14:00Z"/>
        </w:trPr>
        <w:tc>
          <w:tcPr>
            <w:tcW w:w="2155" w:type="dxa"/>
            <w:tcBorders>
              <w:top w:val="single" w:sz="4" w:space="0" w:color="auto"/>
              <w:left w:val="single" w:sz="4" w:space="0" w:color="auto"/>
              <w:bottom w:val="single" w:sz="4" w:space="0" w:color="auto"/>
              <w:right w:val="single" w:sz="4" w:space="0" w:color="auto"/>
            </w:tcBorders>
            <w:hideMark/>
          </w:tcPr>
          <w:p w14:paraId="7A6B2D97" w14:textId="77777777" w:rsidR="00EC5698" w:rsidRDefault="00EC5698" w:rsidP="00EA1A4D">
            <w:pPr>
              <w:pStyle w:val="TABLE-cell"/>
              <w:rPr>
                <w:ins w:id="1341" w:author="Charles Gifford" w:date="2017-03-21T20:14:00Z"/>
                <w:lang w:val="en-US"/>
              </w:rPr>
            </w:pPr>
            <w:ins w:id="1342" w:author="Charles Gifford" w:date="2017-03-21T20:14:00Z">
              <w:r>
                <w:rPr>
                  <w:lang w:val="en-US"/>
                </w:rPr>
                <w:t>Person (C)</w:t>
              </w:r>
            </w:ins>
          </w:p>
        </w:tc>
        <w:tc>
          <w:tcPr>
            <w:tcW w:w="2070" w:type="dxa"/>
            <w:tcBorders>
              <w:top w:val="single" w:sz="4" w:space="0" w:color="auto"/>
              <w:left w:val="single" w:sz="4" w:space="0" w:color="auto"/>
              <w:bottom w:val="single" w:sz="4" w:space="0" w:color="auto"/>
              <w:right w:val="single" w:sz="4" w:space="0" w:color="auto"/>
            </w:tcBorders>
            <w:hideMark/>
          </w:tcPr>
          <w:p w14:paraId="7CC103DF" w14:textId="77777777" w:rsidR="00EC5698" w:rsidRDefault="00EC5698" w:rsidP="00EA1A4D">
            <w:pPr>
              <w:pStyle w:val="TABLE-cell"/>
              <w:rPr>
                <w:ins w:id="1343" w:author="Charles Gifford" w:date="2017-03-21T20:14:00Z"/>
                <w:lang w:val="en-US"/>
              </w:rPr>
            </w:pPr>
            <w:ins w:id="1344" w:author="Charles Gifford" w:date="2017-03-21T20:14:00Z">
              <w:r>
                <w:rPr>
                  <w:lang w:val="en-US"/>
                </w:rPr>
                <w:t>Person</w:t>
              </w:r>
            </w:ins>
          </w:p>
        </w:tc>
        <w:tc>
          <w:tcPr>
            <w:tcW w:w="1080" w:type="dxa"/>
            <w:tcBorders>
              <w:top w:val="single" w:sz="4" w:space="0" w:color="auto"/>
              <w:left w:val="single" w:sz="4" w:space="0" w:color="auto"/>
              <w:bottom w:val="single" w:sz="4" w:space="0" w:color="auto"/>
              <w:right w:val="single" w:sz="4" w:space="0" w:color="auto"/>
            </w:tcBorders>
            <w:hideMark/>
          </w:tcPr>
          <w:p w14:paraId="13BE7255" w14:textId="77777777" w:rsidR="00EC5698" w:rsidRDefault="00EC5698" w:rsidP="00EA1A4D">
            <w:pPr>
              <w:pStyle w:val="TABLE-cell"/>
              <w:rPr>
                <w:ins w:id="1345" w:author="Charles Gifford" w:date="2017-03-21T20:14:00Z"/>
                <w:lang w:val="en-US"/>
              </w:rPr>
            </w:pPr>
            <w:ins w:id="1346" w:author="Charles Gifford" w:date="2017-03-21T20:14:00Z">
              <w:r>
                <w:rPr>
                  <w:lang w:val="en-US"/>
                </w:rPr>
                <w:t>0..*</w:t>
              </w:r>
            </w:ins>
          </w:p>
        </w:tc>
        <w:tc>
          <w:tcPr>
            <w:tcW w:w="4140" w:type="dxa"/>
            <w:tcBorders>
              <w:top w:val="single" w:sz="4" w:space="0" w:color="auto"/>
              <w:left w:val="single" w:sz="4" w:space="0" w:color="auto"/>
              <w:bottom w:val="single" w:sz="4" w:space="0" w:color="auto"/>
              <w:right w:val="single" w:sz="4" w:space="0" w:color="auto"/>
            </w:tcBorders>
            <w:hideMark/>
          </w:tcPr>
          <w:p w14:paraId="0C34E526" w14:textId="77777777" w:rsidR="00EC5698" w:rsidRDefault="00EC5698" w:rsidP="00EA1A4D">
            <w:pPr>
              <w:pStyle w:val="TABLE-cell"/>
              <w:rPr>
                <w:ins w:id="1347" w:author="Charles Gifford" w:date="2017-03-21T20:14:00Z"/>
                <w:lang w:val="en-US"/>
              </w:rPr>
            </w:pPr>
            <w:ins w:id="1348" w:author="Charles Gifford" w:date="2017-03-21T20:14:00Z">
              <w:r>
                <w:rPr>
                  <w:lang w:val="en-US"/>
                </w:rPr>
                <w:t xml:space="preserve">The </w:t>
              </w:r>
              <w:r>
                <w:rPr>
                  <w:i/>
                  <w:lang w:val="en-US"/>
                </w:rPr>
                <w:t>resource group(s)</w:t>
              </w:r>
              <w:r>
                <w:rPr>
                  <w:lang w:val="en-US"/>
                </w:rPr>
                <w:t xml:space="preserve"> support this </w:t>
              </w:r>
              <w:r>
                <w:rPr>
                  <w:i/>
                  <w:lang w:val="en-US"/>
                </w:rPr>
                <w:t>resource task</w:t>
              </w:r>
              <w:r>
                <w:rPr>
                  <w:lang w:val="en-US"/>
                </w:rPr>
                <w:t xml:space="preserve">. </w:t>
              </w:r>
            </w:ins>
          </w:p>
          <w:p w14:paraId="6447941B" w14:textId="77777777" w:rsidR="00EC5698" w:rsidRDefault="00EC5698" w:rsidP="00EA1A4D">
            <w:pPr>
              <w:pStyle w:val="TABLE-cell"/>
              <w:rPr>
                <w:ins w:id="1349" w:author="Charles Gifford" w:date="2017-03-21T20:14:00Z"/>
                <w:lang w:val="en-US"/>
              </w:rPr>
            </w:pPr>
            <w:ins w:id="1350" w:author="Charles Gifford" w:date="2017-03-21T20:14:00Z">
              <w:r>
                <w:rPr>
                  <w:lang w:val="en-US"/>
                </w:rPr>
                <w:t xml:space="preserve">The </w:t>
              </w:r>
              <w:r>
                <w:rPr>
                  <w:i/>
                  <w:lang w:val="en-US"/>
                </w:rPr>
                <w:t>resource group(s)</w:t>
              </w:r>
              <w:r>
                <w:rPr>
                  <w:lang w:val="en-US"/>
                </w:rPr>
                <w:t xml:space="preserve"> support the </w:t>
              </w:r>
              <w:r>
                <w:rPr>
                  <w:i/>
                  <w:lang w:val="en-US"/>
                </w:rPr>
                <w:t>resource task</w:t>
              </w:r>
              <w:r>
                <w:rPr>
                  <w:lang w:val="en-US"/>
                </w:rPr>
                <w:t xml:space="preserve"> </w:t>
              </w:r>
              <w:r>
                <w:rPr>
                  <w:i/>
                  <w:lang w:val="en-US"/>
                </w:rPr>
                <w:t>property(s)</w:t>
              </w:r>
              <w:r>
                <w:rPr>
                  <w:lang w:val="en-US"/>
                </w:rPr>
                <w:t xml:space="preserve"> associated with this </w:t>
              </w:r>
              <w:r>
                <w:rPr>
                  <w:i/>
                  <w:lang w:val="en-US"/>
                </w:rPr>
                <w:t>resource task</w:t>
              </w:r>
              <w:r>
                <w:rPr>
                  <w:lang w:val="en-US"/>
                </w:rPr>
                <w:t>.</w:t>
              </w:r>
            </w:ins>
          </w:p>
        </w:tc>
      </w:tr>
    </w:tbl>
    <w:p w14:paraId="75BAB493" w14:textId="7353EAA5" w:rsidR="00EC5698" w:rsidRDefault="00A85188" w:rsidP="00E05180">
      <w:pPr>
        <w:pStyle w:val="TABLE-title"/>
        <w:rPr>
          <w:ins w:id="1351" w:author="Charles Gifford" w:date="2017-03-21T20:14:00Z"/>
        </w:rPr>
      </w:pPr>
      <w:bookmarkStart w:id="1352" w:name="_Toc478492310"/>
      <w:ins w:id="1353" w:author="Charles Gifford" w:date="2017-03-22T10:47:00Z">
        <w:r>
          <w:t xml:space="preserve">Table </w:t>
        </w:r>
        <w:r>
          <w:fldChar w:fldCharType="begin"/>
        </w:r>
        <w:r>
          <w:instrText xml:space="preserve"> SEQ Table \* ARABIC </w:instrText>
        </w:r>
      </w:ins>
      <w:r>
        <w:fldChar w:fldCharType="separate"/>
      </w:r>
      <w:ins w:id="1354" w:author="Charles Gifford" w:date="2017-03-22T23:13:00Z">
        <w:r w:rsidR="00FC0C83">
          <w:rPr>
            <w:noProof/>
          </w:rPr>
          <w:t>9</w:t>
        </w:r>
      </w:ins>
      <w:ins w:id="1355" w:author="Charles Gifford" w:date="2017-03-22T10:47:00Z">
        <w:r>
          <w:fldChar w:fldCharType="end"/>
        </w:r>
      </w:ins>
      <w:ins w:id="1356" w:author="Charles Gifford" w:date="2017-03-21T20:14:00Z">
        <w:r w:rsidR="00EC5698">
          <w:t xml:space="preserve"> – Resource task property cross-model relationship roles</w:t>
        </w:r>
        <w:bookmarkEnd w:id="1352"/>
      </w:ins>
    </w:p>
    <w:tbl>
      <w:tblPr>
        <w:tblW w:w="94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4A0" w:firstRow="1" w:lastRow="0" w:firstColumn="1" w:lastColumn="0" w:noHBand="0" w:noVBand="1"/>
      </w:tblPr>
      <w:tblGrid>
        <w:gridCol w:w="2156"/>
        <w:gridCol w:w="2071"/>
        <w:gridCol w:w="1081"/>
        <w:gridCol w:w="4142"/>
      </w:tblGrid>
      <w:tr w:rsidR="00EC5698" w14:paraId="59B572D2" w14:textId="77777777" w:rsidTr="00EA1A4D">
        <w:trPr>
          <w:trHeight w:val="197"/>
          <w:ins w:id="1357" w:author="Charles Gifford" w:date="2017-03-21T20:14:00Z"/>
        </w:trPr>
        <w:tc>
          <w:tcPr>
            <w:tcW w:w="2155" w:type="dxa"/>
            <w:tcBorders>
              <w:top w:val="single" w:sz="4" w:space="0" w:color="auto"/>
              <w:left w:val="single" w:sz="4" w:space="0" w:color="auto"/>
              <w:bottom w:val="single" w:sz="4" w:space="0" w:color="auto"/>
              <w:right w:val="single" w:sz="4" w:space="0" w:color="auto"/>
            </w:tcBorders>
            <w:hideMark/>
          </w:tcPr>
          <w:p w14:paraId="16AE5521" w14:textId="77777777" w:rsidR="00EC5698" w:rsidRDefault="00EC5698" w:rsidP="00EA1A4D">
            <w:pPr>
              <w:pStyle w:val="TableContents1"/>
              <w:spacing w:before="60" w:after="60"/>
              <w:jc w:val="center"/>
              <w:rPr>
                <w:ins w:id="1358" w:author="Charles Gifford" w:date="2017-03-21T20:14:00Z"/>
                <w:b/>
                <w:sz w:val="16"/>
                <w:szCs w:val="20"/>
                <w:lang w:val="en-US" w:eastAsia="zh-CN"/>
              </w:rPr>
            </w:pPr>
            <w:ins w:id="1359" w:author="Charles Gifford" w:date="2017-03-21T20:14:00Z">
              <w:r>
                <w:rPr>
                  <w:b/>
                  <w:sz w:val="16"/>
                  <w:szCs w:val="20"/>
                  <w:lang w:val="en-US" w:eastAsia="zh-CN"/>
                </w:rPr>
                <w:t>Related Object</w:t>
              </w:r>
            </w:ins>
          </w:p>
        </w:tc>
        <w:tc>
          <w:tcPr>
            <w:tcW w:w="2070" w:type="dxa"/>
            <w:tcBorders>
              <w:top w:val="single" w:sz="4" w:space="0" w:color="auto"/>
              <w:left w:val="single" w:sz="4" w:space="0" w:color="auto"/>
              <w:bottom w:val="single" w:sz="4" w:space="0" w:color="auto"/>
              <w:right w:val="single" w:sz="4" w:space="0" w:color="auto"/>
            </w:tcBorders>
            <w:hideMark/>
          </w:tcPr>
          <w:p w14:paraId="390491DB" w14:textId="77777777" w:rsidR="00EC5698" w:rsidRDefault="00EC5698" w:rsidP="00EA1A4D">
            <w:pPr>
              <w:pStyle w:val="TableContents1"/>
              <w:spacing w:before="60" w:after="60"/>
              <w:jc w:val="center"/>
              <w:rPr>
                <w:ins w:id="1360" w:author="Charles Gifford" w:date="2017-03-21T20:14:00Z"/>
                <w:b/>
                <w:sz w:val="16"/>
                <w:szCs w:val="20"/>
                <w:lang w:val="en-US" w:eastAsia="zh-CN"/>
              </w:rPr>
            </w:pPr>
            <w:ins w:id="1361" w:author="Charles Gifford" w:date="2017-03-21T20:14:00Z">
              <w:r>
                <w:rPr>
                  <w:b/>
                  <w:sz w:val="16"/>
                  <w:szCs w:val="20"/>
                  <w:lang w:val="en-US" w:eastAsia="zh-CN"/>
                </w:rPr>
                <w:t>Role</w:t>
              </w:r>
            </w:ins>
          </w:p>
        </w:tc>
        <w:tc>
          <w:tcPr>
            <w:tcW w:w="1080" w:type="dxa"/>
            <w:tcBorders>
              <w:top w:val="single" w:sz="4" w:space="0" w:color="auto"/>
              <w:left w:val="single" w:sz="4" w:space="0" w:color="auto"/>
              <w:bottom w:val="single" w:sz="4" w:space="0" w:color="auto"/>
              <w:right w:val="single" w:sz="4" w:space="0" w:color="auto"/>
            </w:tcBorders>
            <w:hideMark/>
          </w:tcPr>
          <w:p w14:paraId="7F5C413E" w14:textId="77777777" w:rsidR="00EC5698" w:rsidRDefault="00EC5698" w:rsidP="00EA1A4D">
            <w:pPr>
              <w:pStyle w:val="TableContents1"/>
              <w:spacing w:before="60" w:after="60"/>
              <w:jc w:val="center"/>
              <w:rPr>
                <w:ins w:id="1362" w:author="Charles Gifford" w:date="2017-03-21T20:14:00Z"/>
                <w:b/>
                <w:sz w:val="16"/>
                <w:szCs w:val="20"/>
                <w:lang w:val="en-US" w:eastAsia="zh-CN"/>
              </w:rPr>
            </w:pPr>
            <w:ins w:id="1363" w:author="Charles Gifford" w:date="2017-03-21T20:14:00Z">
              <w:r>
                <w:rPr>
                  <w:b/>
                  <w:sz w:val="16"/>
                  <w:szCs w:val="20"/>
                  <w:lang w:val="en-US" w:eastAsia="zh-CN"/>
                </w:rPr>
                <w:t>Multiplicity</w:t>
              </w:r>
            </w:ins>
          </w:p>
        </w:tc>
        <w:tc>
          <w:tcPr>
            <w:tcW w:w="4140" w:type="dxa"/>
            <w:tcBorders>
              <w:top w:val="single" w:sz="4" w:space="0" w:color="auto"/>
              <w:left w:val="single" w:sz="4" w:space="0" w:color="auto"/>
              <w:bottom w:val="single" w:sz="4" w:space="0" w:color="auto"/>
              <w:right w:val="single" w:sz="4" w:space="0" w:color="auto"/>
            </w:tcBorders>
            <w:hideMark/>
          </w:tcPr>
          <w:p w14:paraId="113FDAB1" w14:textId="77777777" w:rsidR="00EC5698" w:rsidRDefault="00EC5698" w:rsidP="00EA1A4D">
            <w:pPr>
              <w:pStyle w:val="TableNormal11"/>
              <w:jc w:val="center"/>
              <w:rPr>
                <w:ins w:id="1364" w:author="Charles Gifford" w:date="2017-03-21T20:14:00Z"/>
                <w:b/>
                <w:szCs w:val="20"/>
                <w:lang w:val="en-US" w:eastAsia="zh-CN"/>
              </w:rPr>
            </w:pPr>
            <w:ins w:id="1365" w:author="Charles Gifford" w:date="2017-03-21T20:14:00Z">
              <w:r>
                <w:rPr>
                  <w:b/>
                  <w:lang w:val="en-US"/>
                </w:rPr>
                <w:t>Description</w:t>
              </w:r>
            </w:ins>
          </w:p>
        </w:tc>
      </w:tr>
      <w:tr w:rsidR="00EC5698" w14:paraId="03457FD5" w14:textId="77777777" w:rsidTr="00EA1A4D">
        <w:trPr>
          <w:trHeight w:val="314"/>
          <w:ins w:id="1366" w:author="Charles Gifford" w:date="2017-03-21T20:14:00Z"/>
        </w:trPr>
        <w:tc>
          <w:tcPr>
            <w:tcW w:w="2155" w:type="dxa"/>
            <w:tcBorders>
              <w:top w:val="single" w:sz="4" w:space="0" w:color="auto"/>
              <w:left w:val="single" w:sz="4" w:space="0" w:color="auto"/>
              <w:bottom w:val="single" w:sz="4" w:space="0" w:color="auto"/>
              <w:right w:val="single" w:sz="4" w:space="0" w:color="auto"/>
            </w:tcBorders>
            <w:hideMark/>
          </w:tcPr>
          <w:p w14:paraId="2102B6CF" w14:textId="77777777" w:rsidR="00EC5698" w:rsidRDefault="00EC5698" w:rsidP="00EA1A4D">
            <w:pPr>
              <w:pStyle w:val="TableContents1"/>
              <w:spacing w:before="60" w:after="60"/>
              <w:jc w:val="left"/>
              <w:rPr>
                <w:ins w:id="1367" w:author="Charles Gifford" w:date="2017-03-21T20:14:00Z"/>
                <w:sz w:val="16"/>
                <w:szCs w:val="20"/>
                <w:lang w:val="en-US" w:eastAsia="zh-CN"/>
              </w:rPr>
            </w:pPr>
            <w:ins w:id="1368" w:author="Charles Gifford" w:date="2017-03-21T20:14:00Z">
              <w:r>
                <w:rPr>
                  <w:sz w:val="16"/>
                  <w:szCs w:val="20"/>
                  <w:lang w:val="en-US" w:eastAsia="zh-CN"/>
                </w:rPr>
                <w:t>Resource group property (B)</w:t>
              </w:r>
            </w:ins>
          </w:p>
        </w:tc>
        <w:tc>
          <w:tcPr>
            <w:tcW w:w="2070" w:type="dxa"/>
            <w:tcBorders>
              <w:top w:val="single" w:sz="4" w:space="0" w:color="auto"/>
              <w:left w:val="single" w:sz="4" w:space="0" w:color="auto"/>
              <w:bottom w:val="single" w:sz="4" w:space="0" w:color="auto"/>
              <w:right w:val="single" w:sz="4" w:space="0" w:color="auto"/>
            </w:tcBorders>
            <w:hideMark/>
          </w:tcPr>
          <w:p w14:paraId="002BF8D9" w14:textId="77777777" w:rsidR="00EC5698" w:rsidRDefault="00EC5698" w:rsidP="00EA1A4D">
            <w:pPr>
              <w:pStyle w:val="TableContents1"/>
              <w:spacing w:before="60" w:after="60"/>
              <w:jc w:val="left"/>
              <w:rPr>
                <w:ins w:id="1369" w:author="Charles Gifford" w:date="2017-03-21T20:14:00Z"/>
                <w:sz w:val="16"/>
                <w:szCs w:val="20"/>
                <w:lang w:val="en-US" w:eastAsia="zh-CN"/>
              </w:rPr>
            </w:pPr>
            <w:ins w:id="1370" w:author="Charles Gifford" w:date="2017-03-21T20:14:00Z">
              <w:r>
                <w:rPr>
                  <w:sz w:val="16"/>
                  <w:szCs w:val="20"/>
                  <w:lang w:val="en-US" w:eastAsia="zh-CN"/>
                </w:rPr>
                <w:t>Resource group property</w:t>
              </w:r>
            </w:ins>
          </w:p>
        </w:tc>
        <w:tc>
          <w:tcPr>
            <w:tcW w:w="1080" w:type="dxa"/>
            <w:tcBorders>
              <w:top w:val="single" w:sz="4" w:space="0" w:color="auto"/>
              <w:left w:val="single" w:sz="4" w:space="0" w:color="auto"/>
              <w:bottom w:val="single" w:sz="4" w:space="0" w:color="auto"/>
              <w:right w:val="single" w:sz="4" w:space="0" w:color="auto"/>
            </w:tcBorders>
            <w:hideMark/>
          </w:tcPr>
          <w:p w14:paraId="31F6418C" w14:textId="77777777" w:rsidR="00EC5698" w:rsidRDefault="00EC5698" w:rsidP="00EA1A4D">
            <w:pPr>
              <w:pStyle w:val="TableContents1"/>
              <w:spacing w:before="60" w:after="60"/>
              <w:jc w:val="left"/>
              <w:rPr>
                <w:ins w:id="1371" w:author="Charles Gifford" w:date="2017-03-21T20:14:00Z"/>
                <w:sz w:val="16"/>
                <w:szCs w:val="20"/>
                <w:lang w:val="en-US" w:eastAsia="zh-CN"/>
              </w:rPr>
            </w:pPr>
            <w:ins w:id="1372" w:author="Charles Gifford" w:date="2017-03-21T20:14:00Z">
              <w:r>
                <w:rPr>
                  <w:sz w:val="16"/>
                  <w:szCs w:val="20"/>
                  <w:lang w:val="en-US" w:eastAsia="zh-CN"/>
                </w:rPr>
                <w:t>1</w:t>
              </w:r>
            </w:ins>
          </w:p>
        </w:tc>
        <w:tc>
          <w:tcPr>
            <w:tcW w:w="4140" w:type="dxa"/>
            <w:tcBorders>
              <w:top w:val="single" w:sz="4" w:space="0" w:color="auto"/>
              <w:left w:val="single" w:sz="4" w:space="0" w:color="auto"/>
              <w:bottom w:val="single" w:sz="4" w:space="0" w:color="auto"/>
              <w:right w:val="single" w:sz="4" w:space="0" w:color="auto"/>
            </w:tcBorders>
            <w:hideMark/>
          </w:tcPr>
          <w:p w14:paraId="4F3D71D9" w14:textId="77777777" w:rsidR="00EC5698" w:rsidRDefault="00EC5698" w:rsidP="00EA1A4D">
            <w:pPr>
              <w:pStyle w:val="TableNormal11"/>
              <w:rPr>
                <w:ins w:id="1373" w:author="Charles Gifford" w:date="2017-03-21T20:14:00Z"/>
                <w:szCs w:val="20"/>
                <w:lang w:val="en-US" w:eastAsia="zh-CN"/>
              </w:rPr>
            </w:pPr>
            <w:ins w:id="1374" w:author="Charles Gifford" w:date="2017-03-21T20:14:00Z">
              <w:r>
                <w:rPr>
                  <w:lang w:val="en-US"/>
                </w:rPr>
                <w:t xml:space="preserve">This </w:t>
              </w:r>
              <w:r>
                <w:rPr>
                  <w:i/>
                  <w:lang w:val="en-US"/>
                </w:rPr>
                <w:t>resource task property</w:t>
              </w:r>
              <w:r>
                <w:rPr>
                  <w:lang w:val="en-US"/>
                </w:rPr>
                <w:t xml:space="preserve"> defined by the </w:t>
              </w:r>
              <w:r>
                <w:rPr>
                  <w:i/>
                  <w:lang w:val="en-US"/>
                </w:rPr>
                <w:t>resource group property</w:t>
              </w:r>
              <w:r>
                <w:rPr>
                  <w:lang w:val="en-US"/>
                </w:rPr>
                <w:t xml:space="preserve">. </w:t>
              </w:r>
            </w:ins>
          </w:p>
        </w:tc>
      </w:tr>
      <w:tr w:rsidR="00EC5698" w14:paraId="0C803D82" w14:textId="77777777" w:rsidTr="00EA1A4D">
        <w:trPr>
          <w:trHeight w:val="440"/>
          <w:ins w:id="1375" w:author="Charles Gifford" w:date="2017-03-21T20:14:00Z"/>
        </w:trPr>
        <w:tc>
          <w:tcPr>
            <w:tcW w:w="2155" w:type="dxa"/>
            <w:tcBorders>
              <w:top w:val="single" w:sz="4" w:space="0" w:color="auto"/>
              <w:left w:val="single" w:sz="4" w:space="0" w:color="auto"/>
              <w:bottom w:val="single" w:sz="4" w:space="0" w:color="auto"/>
              <w:right w:val="single" w:sz="4" w:space="0" w:color="auto"/>
            </w:tcBorders>
            <w:hideMark/>
          </w:tcPr>
          <w:p w14:paraId="1C45B45F" w14:textId="77777777" w:rsidR="00EC5698" w:rsidRDefault="00EC5698" w:rsidP="00EA1A4D">
            <w:pPr>
              <w:pStyle w:val="TableContents1"/>
              <w:spacing w:before="60" w:after="60"/>
              <w:jc w:val="left"/>
              <w:rPr>
                <w:ins w:id="1376" w:author="Charles Gifford" w:date="2017-03-21T20:14:00Z"/>
                <w:sz w:val="16"/>
                <w:szCs w:val="20"/>
                <w:lang w:val="en-US" w:eastAsia="zh-CN"/>
              </w:rPr>
            </w:pPr>
            <w:ins w:id="1377" w:author="Charles Gifford" w:date="2017-03-21T20:14:00Z">
              <w:r>
                <w:rPr>
                  <w:sz w:val="16"/>
                  <w:szCs w:val="20"/>
                  <w:lang w:val="en-US" w:eastAsia="zh-CN"/>
                </w:rPr>
                <w:t>Resource property (D)</w:t>
              </w:r>
            </w:ins>
          </w:p>
        </w:tc>
        <w:tc>
          <w:tcPr>
            <w:tcW w:w="2070" w:type="dxa"/>
            <w:tcBorders>
              <w:top w:val="single" w:sz="4" w:space="0" w:color="auto"/>
              <w:left w:val="single" w:sz="4" w:space="0" w:color="auto"/>
              <w:bottom w:val="single" w:sz="4" w:space="0" w:color="auto"/>
              <w:right w:val="single" w:sz="4" w:space="0" w:color="auto"/>
            </w:tcBorders>
            <w:hideMark/>
          </w:tcPr>
          <w:p w14:paraId="39255783" w14:textId="77777777" w:rsidR="00EC5698" w:rsidRDefault="00EC5698" w:rsidP="00EA1A4D">
            <w:pPr>
              <w:pStyle w:val="TableContents1"/>
              <w:spacing w:before="60" w:after="60"/>
              <w:jc w:val="left"/>
              <w:rPr>
                <w:ins w:id="1378" w:author="Charles Gifford" w:date="2017-03-21T20:14:00Z"/>
                <w:sz w:val="16"/>
                <w:szCs w:val="20"/>
                <w:lang w:val="en-US" w:eastAsia="zh-CN"/>
              </w:rPr>
            </w:pPr>
            <w:ins w:id="1379" w:author="Charles Gifford" w:date="2017-03-21T20:14:00Z">
              <w:r>
                <w:rPr>
                  <w:sz w:val="16"/>
                  <w:szCs w:val="20"/>
                  <w:lang w:val="en-US" w:eastAsia="zh-CN"/>
                </w:rPr>
                <w:t>Resource property</w:t>
              </w:r>
            </w:ins>
          </w:p>
        </w:tc>
        <w:tc>
          <w:tcPr>
            <w:tcW w:w="1080" w:type="dxa"/>
            <w:tcBorders>
              <w:top w:val="single" w:sz="4" w:space="0" w:color="auto"/>
              <w:left w:val="single" w:sz="4" w:space="0" w:color="auto"/>
              <w:bottom w:val="single" w:sz="4" w:space="0" w:color="auto"/>
              <w:right w:val="single" w:sz="4" w:space="0" w:color="auto"/>
            </w:tcBorders>
            <w:hideMark/>
          </w:tcPr>
          <w:p w14:paraId="689B1381" w14:textId="77777777" w:rsidR="00EC5698" w:rsidRDefault="00EC5698" w:rsidP="00EA1A4D">
            <w:pPr>
              <w:pStyle w:val="TableContents1"/>
              <w:spacing w:before="60" w:after="60"/>
              <w:jc w:val="left"/>
              <w:rPr>
                <w:ins w:id="1380" w:author="Charles Gifford" w:date="2017-03-21T20:14:00Z"/>
                <w:sz w:val="16"/>
                <w:szCs w:val="20"/>
                <w:lang w:val="en-US" w:eastAsia="zh-CN"/>
              </w:rPr>
            </w:pPr>
            <w:ins w:id="1381" w:author="Charles Gifford" w:date="2017-03-21T20:14:00Z">
              <w:r>
                <w:rPr>
                  <w:sz w:val="16"/>
                  <w:szCs w:val="20"/>
                  <w:lang w:val="en-US" w:eastAsia="zh-CN"/>
                </w:rPr>
                <w:t>1</w:t>
              </w:r>
            </w:ins>
          </w:p>
        </w:tc>
        <w:tc>
          <w:tcPr>
            <w:tcW w:w="4140" w:type="dxa"/>
            <w:tcBorders>
              <w:top w:val="single" w:sz="4" w:space="0" w:color="auto"/>
              <w:left w:val="single" w:sz="4" w:space="0" w:color="auto"/>
              <w:bottom w:val="single" w:sz="4" w:space="0" w:color="auto"/>
              <w:right w:val="single" w:sz="4" w:space="0" w:color="auto"/>
            </w:tcBorders>
            <w:hideMark/>
          </w:tcPr>
          <w:p w14:paraId="204830AE" w14:textId="77777777" w:rsidR="00EC5698" w:rsidRDefault="00EC5698" w:rsidP="00EA1A4D">
            <w:pPr>
              <w:pStyle w:val="TableNormal11"/>
              <w:rPr>
                <w:ins w:id="1382" w:author="Charles Gifford" w:date="2017-03-21T20:14:00Z"/>
                <w:szCs w:val="20"/>
                <w:lang w:val="en-US" w:eastAsia="zh-CN"/>
              </w:rPr>
            </w:pPr>
            <w:ins w:id="1383" w:author="Charles Gifford" w:date="2017-03-21T20:14:00Z">
              <w:r>
                <w:rPr>
                  <w:lang w:val="en-US"/>
                </w:rPr>
                <w:t xml:space="preserve">This </w:t>
              </w:r>
              <w:r>
                <w:rPr>
                  <w:i/>
                  <w:lang w:val="en-US"/>
                </w:rPr>
                <w:t>resource task property</w:t>
              </w:r>
              <w:r>
                <w:rPr>
                  <w:lang w:val="en-US"/>
                </w:rPr>
                <w:t xml:space="preserve"> defined by the </w:t>
              </w:r>
              <w:r>
                <w:rPr>
                  <w:i/>
                  <w:lang w:val="en-US"/>
                </w:rPr>
                <w:t>resource property</w:t>
              </w:r>
              <w:r>
                <w:rPr>
                  <w:lang w:val="en-US"/>
                </w:rPr>
                <w:t xml:space="preserve">. </w:t>
              </w:r>
            </w:ins>
          </w:p>
        </w:tc>
      </w:tr>
      <w:tr w:rsidR="00EC5698" w14:paraId="30319E6E" w14:textId="77777777" w:rsidTr="00A20072">
        <w:trPr>
          <w:trHeight w:val="269"/>
          <w:ins w:id="1384" w:author="Charles Gifford" w:date="2017-03-21T20:14:00Z"/>
        </w:trPr>
        <w:tc>
          <w:tcPr>
            <w:tcW w:w="2155" w:type="dxa"/>
            <w:tcBorders>
              <w:top w:val="single" w:sz="4" w:space="0" w:color="auto"/>
              <w:left w:val="single" w:sz="4" w:space="0" w:color="auto"/>
              <w:bottom w:val="single" w:sz="4" w:space="0" w:color="auto"/>
              <w:right w:val="single" w:sz="4" w:space="0" w:color="auto"/>
            </w:tcBorders>
            <w:shd w:val="clear" w:color="auto" w:fill="auto"/>
            <w:hideMark/>
          </w:tcPr>
          <w:p w14:paraId="2EC463D8" w14:textId="77777777" w:rsidR="00EC5698" w:rsidRDefault="00EC5698" w:rsidP="00EA1A4D">
            <w:pPr>
              <w:pStyle w:val="TableContents1"/>
              <w:spacing w:before="60" w:after="60"/>
              <w:jc w:val="left"/>
              <w:rPr>
                <w:ins w:id="1385" w:author="Charles Gifford" w:date="2017-03-21T20:14:00Z"/>
                <w:sz w:val="16"/>
                <w:szCs w:val="20"/>
                <w:lang w:val="en-US" w:eastAsia="zh-CN"/>
              </w:rPr>
            </w:pPr>
            <w:ins w:id="1386" w:author="Charles Gifford" w:date="2017-03-21T20:14:00Z">
              <w:r>
                <w:rPr>
                  <w:sz w:val="16"/>
                  <w:szCs w:val="20"/>
                  <w:lang w:val="en-US" w:eastAsia="zh-CN"/>
                </w:rPr>
                <w:t>Resource task</w:t>
              </w:r>
            </w:ins>
          </w:p>
        </w:tc>
        <w:tc>
          <w:tcPr>
            <w:tcW w:w="2070" w:type="dxa"/>
            <w:tcBorders>
              <w:top w:val="single" w:sz="4" w:space="0" w:color="auto"/>
              <w:left w:val="single" w:sz="4" w:space="0" w:color="auto"/>
              <w:bottom w:val="single" w:sz="4" w:space="0" w:color="auto"/>
              <w:right w:val="single" w:sz="4" w:space="0" w:color="auto"/>
            </w:tcBorders>
            <w:shd w:val="clear" w:color="auto" w:fill="auto"/>
            <w:hideMark/>
          </w:tcPr>
          <w:p w14:paraId="3F37111D" w14:textId="77777777" w:rsidR="00EC5698" w:rsidRDefault="00EC5698" w:rsidP="00EA1A4D">
            <w:pPr>
              <w:pStyle w:val="TableContents1"/>
              <w:spacing w:before="60" w:after="60"/>
              <w:jc w:val="left"/>
              <w:rPr>
                <w:ins w:id="1387" w:author="Charles Gifford" w:date="2017-03-21T20:14:00Z"/>
                <w:sz w:val="16"/>
                <w:szCs w:val="20"/>
                <w:lang w:val="en-US" w:eastAsia="zh-CN"/>
              </w:rPr>
            </w:pPr>
            <w:ins w:id="1388" w:author="Charles Gifford" w:date="2017-03-21T20:14:00Z">
              <w:r>
                <w:rPr>
                  <w:sz w:val="16"/>
                  <w:szCs w:val="20"/>
                  <w:lang w:val="en-US" w:eastAsia="zh-CN"/>
                </w:rPr>
                <w:t>NA</w:t>
              </w:r>
            </w:ins>
          </w:p>
        </w:tc>
        <w:tc>
          <w:tcPr>
            <w:tcW w:w="1080" w:type="dxa"/>
            <w:tcBorders>
              <w:top w:val="single" w:sz="4" w:space="0" w:color="auto"/>
              <w:left w:val="single" w:sz="4" w:space="0" w:color="auto"/>
              <w:bottom w:val="single" w:sz="4" w:space="0" w:color="auto"/>
              <w:right w:val="single" w:sz="4" w:space="0" w:color="auto"/>
            </w:tcBorders>
            <w:shd w:val="clear" w:color="auto" w:fill="auto"/>
            <w:hideMark/>
          </w:tcPr>
          <w:p w14:paraId="3E984F7D" w14:textId="77777777" w:rsidR="00EC5698" w:rsidRDefault="00EC5698" w:rsidP="00EA1A4D">
            <w:pPr>
              <w:pStyle w:val="TableContents1"/>
              <w:spacing w:before="60" w:after="60"/>
              <w:jc w:val="left"/>
              <w:rPr>
                <w:ins w:id="1389" w:author="Charles Gifford" w:date="2017-03-21T20:14:00Z"/>
                <w:sz w:val="16"/>
                <w:szCs w:val="20"/>
                <w:lang w:val="en-US" w:eastAsia="zh-CN"/>
              </w:rPr>
            </w:pPr>
            <w:ins w:id="1390" w:author="Charles Gifford" w:date="2017-03-21T20:14:00Z">
              <w:r>
                <w:rPr>
                  <w:sz w:val="16"/>
                  <w:szCs w:val="20"/>
                  <w:lang w:val="en-US" w:eastAsia="zh-CN"/>
                </w:rPr>
                <w:t>1</w:t>
              </w:r>
            </w:ins>
          </w:p>
        </w:tc>
        <w:tc>
          <w:tcPr>
            <w:tcW w:w="4140" w:type="dxa"/>
            <w:tcBorders>
              <w:top w:val="single" w:sz="4" w:space="0" w:color="auto"/>
              <w:left w:val="single" w:sz="4" w:space="0" w:color="auto"/>
              <w:bottom w:val="single" w:sz="4" w:space="0" w:color="auto"/>
              <w:right w:val="single" w:sz="4" w:space="0" w:color="auto"/>
            </w:tcBorders>
            <w:shd w:val="clear" w:color="auto" w:fill="auto"/>
            <w:hideMark/>
          </w:tcPr>
          <w:p w14:paraId="742E52F6" w14:textId="77777777" w:rsidR="00EC5698" w:rsidRDefault="00EC5698" w:rsidP="00EA1A4D">
            <w:pPr>
              <w:pStyle w:val="TableNormal11"/>
              <w:rPr>
                <w:ins w:id="1391" w:author="Charles Gifford" w:date="2017-03-21T20:14:00Z"/>
                <w:szCs w:val="20"/>
                <w:lang w:val="en-US" w:eastAsia="zh-CN"/>
              </w:rPr>
            </w:pPr>
            <w:ins w:id="1392" w:author="Charles Gifford" w:date="2017-03-21T20:14:00Z">
              <w:r>
                <w:rPr>
                  <w:lang w:val="en-US"/>
                </w:rPr>
                <w:t xml:space="preserve">This </w:t>
              </w:r>
              <w:r>
                <w:rPr>
                  <w:i/>
                  <w:lang w:val="en-US"/>
                </w:rPr>
                <w:t>resource task property(s)</w:t>
              </w:r>
              <w:r>
                <w:rPr>
                  <w:lang w:val="en-US"/>
                </w:rPr>
                <w:t xml:space="preserve"> of the </w:t>
              </w:r>
              <w:r>
                <w:rPr>
                  <w:i/>
                  <w:lang w:val="en-US"/>
                </w:rPr>
                <w:t>resource task.</w:t>
              </w:r>
            </w:ins>
          </w:p>
        </w:tc>
      </w:tr>
      <w:tr w:rsidR="00EC5698" w14:paraId="27EA51B8" w14:textId="77777777" w:rsidTr="00EA1A4D">
        <w:trPr>
          <w:trHeight w:val="152"/>
          <w:ins w:id="1393" w:author="Charles Gifford" w:date="2017-03-21T20:14:00Z"/>
        </w:trPr>
        <w:tc>
          <w:tcPr>
            <w:tcW w:w="9445" w:type="dxa"/>
            <w:gridSpan w:val="4"/>
            <w:tcBorders>
              <w:top w:val="single" w:sz="4" w:space="0" w:color="auto"/>
              <w:left w:val="single" w:sz="4" w:space="0" w:color="auto"/>
              <w:bottom w:val="single" w:sz="4" w:space="0" w:color="auto"/>
              <w:right w:val="single" w:sz="4" w:space="0" w:color="auto"/>
            </w:tcBorders>
            <w:hideMark/>
          </w:tcPr>
          <w:p w14:paraId="7A97AD8F" w14:textId="77777777" w:rsidR="00EC5698" w:rsidRDefault="00EC5698" w:rsidP="00EA1A4D">
            <w:pPr>
              <w:pStyle w:val="TableNormal11"/>
              <w:jc w:val="left"/>
              <w:rPr>
                <w:ins w:id="1394" w:author="Charles Gifford" w:date="2017-03-21T20:14:00Z"/>
                <w:b/>
                <w:lang w:val="en-US"/>
              </w:rPr>
            </w:pPr>
            <w:ins w:id="1395" w:author="Charles Gifford" w:date="2017-03-21T20:14:00Z">
              <w:r>
                <w:rPr>
                  <w:b/>
                  <w:lang w:val="en-US"/>
                </w:rPr>
                <w:t>EXAMPLE   Personnel segment specification cross-model association relationships to personnel model properties</w:t>
              </w:r>
            </w:ins>
          </w:p>
        </w:tc>
      </w:tr>
      <w:tr w:rsidR="00EC5698" w14:paraId="413480D5" w14:textId="77777777" w:rsidTr="00EA1A4D">
        <w:trPr>
          <w:trHeight w:val="206"/>
          <w:ins w:id="1396" w:author="Charles Gifford" w:date="2017-03-21T20:14:00Z"/>
        </w:trPr>
        <w:tc>
          <w:tcPr>
            <w:tcW w:w="2155" w:type="dxa"/>
            <w:tcBorders>
              <w:top w:val="single" w:sz="4" w:space="0" w:color="auto"/>
              <w:left w:val="single" w:sz="4" w:space="0" w:color="auto"/>
              <w:bottom w:val="single" w:sz="4" w:space="0" w:color="auto"/>
              <w:right w:val="single" w:sz="4" w:space="0" w:color="auto"/>
            </w:tcBorders>
            <w:hideMark/>
          </w:tcPr>
          <w:p w14:paraId="634DC29A" w14:textId="77777777" w:rsidR="00EC5698" w:rsidRDefault="00EC5698" w:rsidP="00EA1A4D">
            <w:pPr>
              <w:pStyle w:val="TableContents1"/>
              <w:spacing w:before="60" w:after="60"/>
              <w:jc w:val="left"/>
              <w:rPr>
                <w:ins w:id="1397" w:author="Charles Gifford" w:date="2017-03-21T20:14:00Z"/>
                <w:sz w:val="16"/>
                <w:szCs w:val="16"/>
                <w:lang w:val="en-US" w:eastAsia="zh-CN"/>
              </w:rPr>
            </w:pPr>
            <w:ins w:id="1398" w:author="Charles Gifford" w:date="2017-03-21T20:14:00Z">
              <w:r>
                <w:rPr>
                  <w:sz w:val="16"/>
                  <w:szCs w:val="16"/>
                  <w:lang w:val="en-US"/>
                </w:rPr>
                <w:t>Personnel class property (B)</w:t>
              </w:r>
            </w:ins>
          </w:p>
        </w:tc>
        <w:tc>
          <w:tcPr>
            <w:tcW w:w="2070" w:type="dxa"/>
            <w:tcBorders>
              <w:top w:val="single" w:sz="4" w:space="0" w:color="auto"/>
              <w:left w:val="single" w:sz="4" w:space="0" w:color="auto"/>
              <w:bottom w:val="single" w:sz="4" w:space="0" w:color="auto"/>
              <w:right w:val="single" w:sz="4" w:space="0" w:color="auto"/>
            </w:tcBorders>
            <w:hideMark/>
          </w:tcPr>
          <w:p w14:paraId="392F8814" w14:textId="77777777" w:rsidR="00EC5698" w:rsidRDefault="00EC5698" w:rsidP="00EA1A4D">
            <w:pPr>
              <w:pStyle w:val="TableContents1"/>
              <w:spacing w:before="60" w:after="60"/>
              <w:jc w:val="left"/>
              <w:rPr>
                <w:ins w:id="1399" w:author="Charles Gifford" w:date="2017-03-21T20:14:00Z"/>
                <w:sz w:val="16"/>
                <w:szCs w:val="16"/>
                <w:lang w:val="en-US" w:eastAsia="zh-CN"/>
              </w:rPr>
            </w:pPr>
            <w:ins w:id="1400" w:author="Charles Gifford" w:date="2017-03-21T20:14:00Z">
              <w:r>
                <w:rPr>
                  <w:sz w:val="16"/>
                  <w:szCs w:val="16"/>
                  <w:lang w:val="en-US"/>
                </w:rPr>
                <w:t>Personnel class property</w:t>
              </w:r>
            </w:ins>
          </w:p>
        </w:tc>
        <w:tc>
          <w:tcPr>
            <w:tcW w:w="1080" w:type="dxa"/>
            <w:tcBorders>
              <w:top w:val="single" w:sz="4" w:space="0" w:color="auto"/>
              <w:left w:val="single" w:sz="4" w:space="0" w:color="auto"/>
              <w:bottom w:val="single" w:sz="4" w:space="0" w:color="auto"/>
              <w:right w:val="single" w:sz="4" w:space="0" w:color="auto"/>
            </w:tcBorders>
            <w:hideMark/>
          </w:tcPr>
          <w:p w14:paraId="6F8443F3" w14:textId="77777777" w:rsidR="00EC5698" w:rsidRDefault="00EC5698" w:rsidP="00EA1A4D">
            <w:pPr>
              <w:pStyle w:val="TableContents1"/>
              <w:spacing w:before="60" w:after="60"/>
              <w:jc w:val="left"/>
              <w:rPr>
                <w:ins w:id="1401" w:author="Charles Gifford" w:date="2017-03-21T20:14:00Z"/>
                <w:sz w:val="16"/>
                <w:szCs w:val="16"/>
                <w:lang w:val="en-US" w:eastAsia="zh-CN"/>
              </w:rPr>
            </w:pPr>
            <w:ins w:id="1402" w:author="Charles Gifford" w:date="2017-03-21T20:14:00Z">
              <w:r>
                <w:rPr>
                  <w:sz w:val="16"/>
                  <w:szCs w:val="20"/>
                  <w:lang w:val="en-US" w:eastAsia="zh-CN"/>
                </w:rPr>
                <w:t>1</w:t>
              </w:r>
            </w:ins>
          </w:p>
        </w:tc>
        <w:tc>
          <w:tcPr>
            <w:tcW w:w="4140" w:type="dxa"/>
            <w:tcBorders>
              <w:top w:val="single" w:sz="4" w:space="0" w:color="auto"/>
              <w:left w:val="single" w:sz="4" w:space="0" w:color="auto"/>
              <w:bottom w:val="single" w:sz="4" w:space="0" w:color="auto"/>
              <w:right w:val="single" w:sz="4" w:space="0" w:color="auto"/>
            </w:tcBorders>
            <w:hideMark/>
          </w:tcPr>
          <w:p w14:paraId="402FB591" w14:textId="77777777" w:rsidR="00EC5698" w:rsidRDefault="00EC5698" w:rsidP="00EA1A4D">
            <w:pPr>
              <w:pStyle w:val="TableNormal11"/>
              <w:rPr>
                <w:ins w:id="1403" w:author="Charles Gifford" w:date="2017-03-21T20:14:00Z"/>
                <w:szCs w:val="20"/>
                <w:lang w:val="en-US" w:eastAsia="zh-CN"/>
              </w:rPr>
            </w:pPr>
            <w:ins w:id="1404" w:author="Charles Gifford" w:date="2017-03-21T20:14:00Z">
              <w:r>
                <w:rPr>
                  <w:lang w:val="en-US"/>
                </w:rPr>
                <w:t xml:space="preserve">The </w:t>
              </w:r>
              <w:r>
                <w:rPr>
                  <w:i/>
                  <w:lang w:val="en-US"/>
                </w:rPr>
                <w:t>personnel class(s)</w:t>
              </w:r>
              <w:r>
                <w:rPr>
                  <w:lang w:val="en-US"/>
                </w:rPr>
                <w:t xml:space="preserve"> support this </w:t>
              </w:r>
              <w:r>
                <w:rPr>
                  <w:i/>
                  <w:lang w:val="en-US"/>
                </w:rPr>
                <w:t>personnel segment specification</w:t>
              </w:r>
              <w:r>
                <w:rPr>
                  <w:lang w:val="en-US"/>
                </w:rPr>
                <w:t xml:space="preserve">. </w:t>
              </w:r>
            </w:ins>
          </w:p>
          <w:p w14:paraId="015551EC" w14:textId="77777777" w:rsidR="00EC5698" w:rsidRDefault="00EC5698" w:rsidP="00EA1A4D">
            <w:pPr>
              <w:pStyle w:val="TableNormal11"/>
              <w:rPr>
                <w:ins w:id="1405" w:author="Charles Gifford" w:date="2017-03-21T20:14:00Z"/>
                <w:szCs w:val="16"/>
                <w:lang w:val="en-US"/>
              </w:rPr>
            </w:pPr>
            <w:ins w:id="1406" w:author="Charles Gifford" w:date="2017-03-21T20:14:00Z">
              <w:r>
                <w:rPr>
                  <w:lang w:val="en-US"/>
                </w:rPr>
                <w:t xml:space="preserve">The </w:t>
              </w:r>
              <w:r>
                <w:rPr>
                  <w:i/>
                  <w:lang w:val="en-US"/>
                </w:rPr>
                <w:t>personnel class property(s)</w:t>
              </w:r>
              <w:r>
                <w:rPr>
                  <w:lang w:val="en-US"/>
                </w:rPr>
                <w:t xml:space="preserve"> support the </w:t>
              </w:r>
              <w:r>
                <w:rPr>
                  <w:i/>
                  <w:lang w:val="en-US"/>
                </w:rPr>
                <w:t>personnel segment specification</w:t>
              </w:r>
              <w:r>
                <w:rPr>
                  <w:lang w:val="en-US"/>
                </w:rPr>
                <w:t xml:space="preserve"> </w:t>
              </w:r>
              <w:r>
                <w:rPr>
                  <w:i/>
                  <w:lang w:val="en-US"/>
                </w:rPr>
                <w:t>property(s)</w:t>
              </w:r>
              <w:r>
                <w:rPr>
                  <w:lang w:val="en-US"/>
                </w:rPr>
                <w:t xml:space="preserve"> associated with this </w:t>
              </w:r>
              <w:r>
                <w:rPr>
                  <w:i/>
                  <w:lang w:val="en-US"/>
                </w:rPr>
                <w:t>personnel segment specification</w:t>
              </w:r>
              <w:r>
                <w:rPr>
                  <w:lang w:val="en-US"/>
                </w:rPr>
                <w:t>.</w:t>
              </w:r>
            </w:ins>
          </w:p>
        </w:tc>
      </w:tr>
      <w:tr w:rsidR="00EC5698" w14:paraId="24EF89BF" w14:textId="77777777" w:rsidTr="00EA1A4D">
        <w:trPr>
          <w:trHeight w:val="152"/>
          <w:ins w:id="1407" w:author="Charles Gifford" w:date="2017-03-21T20:14:00Z"/>
        </w:trPr>
        <w:tc>
          <w:tcPr>
            <w:tcW w:w="2155" w:type="dxa"/>
            <w:tcBorders>
              <w:top w:val="single" w:sz="4" w:space="0" w:color="auto"/>
              <w:left w:val="single" w:sz="4" w:space="0" w:color="auto"/>
              <w:bottom w:val="single" w:sz="4" w:space="0" w:color="auto"/>
              <w:right w:val="single" w:sz="4" w:space="0" w:color="auto"/>
            </w:tcBorders>
            <w:hideMark/>
          </w:tcPr>
          <w:p w14:paraId="163F4AC4" w14:textId="77777777" w:rsidR="00EC5698" w:rsidRDefault="00EC5698" w:rsidP="00EA1A4D">
            <w:pPr>
              <w:pStyle w:val="TableContents1"/>
              <w:spacing w:before="60" w:after="60"/>
              <w:jc w:val="left"/>
              <w:rPr>
                <w:ins w:id="1408" w:author="Charles Gifford" w:date="2017-03-21T20:14:00Z"/>
                <w:sz w:val="16"/>
                <w:szCs w:val="16"/>
                <w:lang w:val="en-US" w:eastAsia="zh-CN"/>
              </w:rPr>
            </w:pPr>
            <w:ins w:id="1409" w:author="Charles Gifford" w:date="2017-03-21T20:14:00Z">
              <w:r>
                <w:rPr>
                  <w:sz w:val="16"/>
                  <w:szCs w:val="16"/>
                  <w:lang w:val="en-US"/>
                </w:rPr>
                <w:t>Person property (D)</w:t>
              </w:r>
            </w:ins>
          </w:p>
        </w:tc>
        <w:tc>
          <w:tcPr>
            <w:tcW w:w="2070" w:type="dxa"/>
            <w:tcBorders>
              <w:top w:val="single" w:sz="4" w:space="0" w:color="auto"/>
              <w:left w:val="single" w:sz="4" w:space="0" w:color="auto"/>
              <w:bottom w:val="single" w:sz="4" w:space="0" w:color="auto"/>
              <w:right w:val="single" w:sz="4" w:space="0" w:color="auto"/>
            </w:tcBorders>
            <w:hideMark/>
          </w:tcPr>
          <w:p w14:paraId="152408EA" w14:textId="77777777" w:rsidR="00EC5698" w:rsidRDefault="00EC5698" w:rsidP="00EA1A4D">
            <w:pPr>
              <w:pStyle w:val="TableContents1"/>
              <w:spacing w:before="60" w:after="60"/>
              <w:jc w:val="left"/>
              <w:rPr>
                <w:ins w:id="1410" w:author="Charles Gifford" w:date="2017-03-21T20:14:00Z"/>
                <w:sz w:val="16"/>
                <w:szCs w:val="16"/>
                <w:lang w:val="en-US" w:eastAsia="zh-CN"/>
              </w:rPr>
            </w:pPr>
            <w:ins w:id="1411" w:author="Charles Gifford" w:date="2017-03-21T20:14:00Z">
              <w:r>
                <w:rPr>
                  <w:sz w:val="16"/>
                  <w:szCs w:val="16"/>
                  <w:lang w:val="en-US"/>
                </w:rPr>
                <w:t>Person property</w:t>
              </w:r>
            </w:ins>
          </w:p>
        </w:tc>
        <w:tc>
          <w:tcPr>
            <w:tcW w:w="1080" w:type="dxa"/>
            <w:tcBorders>
              <w:top w:val="single" w:sz="4" w:space="0" w:color="auto"/>
              <w:left w:val="single" w:sz="4" w:space="0" w:color="auto"/>
              <w:bottom w:val="single" w:sz="4" w:space="0" w:color="auto"/>
              <w:right w:val="single" w:sz="4" w:space="0" w:color="auto"/>
            </w:tcBorders>
            <w:hideMark/>
          </w:tcPr>
          <w:p w14:paraId="2276A5F8" w14:textId="77777777" w:rsidR="00EC5698" w:rsidRDefault="00EC5698" w:rsidP="00EA1A4D">
            <w:pPr>
              <w:pStyle w:val="TableContents1"/>
              <w:spacing w:before="60" w:after="60"/>
              <w:jc w:val="left"/>
              <w:rPr>
                <w:ins w:id="1412" w:author="Charles Gifford" w:date="2017-03-21T20:14:00Z"/>
                <w:sz w:val="16"/>
                <w:szCs w:val="16"/>
                <w:lang w:val="en-US" w:eastAsia="zh-CN"/>
              </w:rPr>
            </w:pPr>
            <w:ins w:id="1413" w:author="Charles Gifford" w:date="2017-03-21T20:14:00Z">
              <w:r>
                <w:rPr>
                  <w:sz w:val="16"/>
                  <w:szCs w:val="20"/>
                  <w:lang w:val="en-US" w:eastAsia="zh-CN"/>
                </w:rPr>
                <w:t>1</w:t>
              </w:r>
            </w:ins>
          </w:p>
        </w:tc>
        <w:tc>
          <w:tcPr>
            <w:tcW w:w="4140" w:type="dxa"/>
            <w:tcBorders>
              <w:top w:val="single" w:sz="4" w:space="0" w:color="auto"/>
              <w:left w:val="single" w:sz="4" w:space="0" w:color="auto"/>
              <w:bottom w:val="single" w:sz="4" w:space="0" w:color="auto"/>
              <w:right w:val="single" w:sz="4" w:space="0" w:color="auto"/>
            </w:tcBorders>
            <w:hideMark/>
          </w:tcPr>
          <w:p w14:paraId="3CC9CDF8" w14:textId="77777777" w:rsidR="00EC5698" w:rsidRDefault="00EC5698" w:rsidP="00EA1A4D">
            <w:pPr>
              <w:pStyle w:val="TableNormal11"/>
              <w:rPr>
                <w:ins w:id="1414" w:author="Charles Gifford" w:date="2017-03-21T20:14:00Z"/>
                <w:szCs w:val="16"/>
                <w:lang w:val="en-US" w:eastAsia="zh-CN"/>
              </w:rPr>
            </w:pPr>
            <w:ins w:id="1415" w:author="Charles Gifford" w:date="2017-03-21T20:14:00Z">
              <w:r>
                <w:rPr>
                  <w:lang w:val="en-US"/>
                </w:rPr>
                <w:t xml:space="preserve">The </w:t>
              </w:r>
              <w:r>
                <w:rPr>
                  <w:i/>
                  <w:lang w:val="en-US"/>
                </w:rPr>
                <w:t>person(s)</w:t>
              </w:r>
              <w:r>
                <w:rPr>
                  <w:lang w:val="en-US"/>
                </w:rPr>
                <w:t xml:space="preserve"> support this </w:t>
              </w:r>
              <w:r>
                <w:rPr>
                  <w:i/>
                  <w:lang w:val="en-US"/>
                </w:rPr>
                <w:t xml:space="preserve">personnel segment specification. </w:t>
              </w:r>
              <w:r>
                <w:rPr>
                  <w:lang w:val="en-US"/>
                </w:rPr>
                <w:t>The person property(s) support the personnel segment specification property(s) associated with this personnel segment specification.</w:t>
              </w:r>
            </w:ins>
          </w:p>
        </w:tc>
      </w:tr>
    </w:tbl>
    <w:p w14:paraId="14843862" w14:textId="5F04C24C" w:rsidR="00EC5698" w:rsidRDefault="00A85188" w:rsidP="00E05180">
      <w:pPr>
        <w:pStyle w:val="TABLE-title"/>
        <w:rPr>
          <w:ins w:id="1416" w:author="Charles Gifford" w:date="2017-03-21T20:14:00Z"/>
        </w:rPr>
      </w:pPr>
      <w:bookmarkStart w:id="1417" w:name="_Ref477943043"/>
      <w:bookmarkStart w:id="1418" w:name="_Toc478492311"/>
      <w:ins w:id="1419" w:author="Charles Gifford" w:date="2017-03-22T10:47:00Z">
        <w:r>
          <w:t xml:space="preserve">Table </w:t>
        </w:r>
        <w:r>
          <w:fldChar w:fldCharType="begin"/>
        </w:r>
        <w:r>
          <w:instrText xml:space="preserve"> SEQ Table \* ARABIC </w:instrText>
        </w:r>
      </w:ins>
      <w:r>
        <w:fldChar w:fldCharType="separate"/>
      </w:r>
      <w:ins w:id="1420" w:author="Charles Gifford" w:date="2017-03-22T23:13:00Z">
        <w:r w:rsidR="00FC0C83">
          <w:rPr>
            <w:noProof/>
          </w:rPr>
          <w:t>10</w:t>
        </w:r>
      </w:ins>
      <w:ins w:id="1421" w:author="Charles Gifford" w:date="2017-03-22T10:47:00Z">
        <w:r>
          <w:fldChar w:fldCharType="end"/>
        </w:r>
      </w:ins>
      <w:bookmarkEnd w:id="1417"/>
      <w:ins w:id="1422" w:author="Charles Gifford" w:date="2017-03-21T20:14:00Z">
        <w:r w:rsidR="00EC5698">
          <w:t xml:space="preserve"> –</w:t>
        </w:r>
      </w:ins>
      <w:ins w:id="1423" w:author="Charles Gifford" w:date="2017-03-22T10:47:00Z">
        <w:r>
          <w:t xml:space="preserve"> </w:t>
        </w:r>
      </w:ins>
      <w:ins w:id="1424" w:author="Charles Gifford" w:date="2017-03-21T20:14:00Z">
        <w:r w:rsidR="00EC5698">
          <w:t>Resource group cross-model relationship roles</w:t>
        </w:r>
        <w:bookmarkEnd w:id="1418"/>
        <w:r w:rsidR="00EC5698">
          <w:t xml:space="preserve"> </w:t>
        </w:r>
      </w:ins>
    </w:p>
    <w:tbl>
      <w:tblPr>
        <w:tblW w:w="94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4A0" w:firstRow="1" w:lastRow="0" w:firstColumn="1" w:lastColumn="0" w:noHBand="0" w:noVBand="1"/>
      </w:tblPr>
      <w:tblGrid>
        <w:gridCol w:w="2156"/>
        <w:gridCol w:w="2071"/>
        <w:gridCol w:w="1081"/>
        <w:gridCol w:w="4142"/>
      </w:tblGrid>
      <w:tr w:rsidR="00EC5698" w14:paraId="6FBFC5FF" w14:textId="77777777" w:rsidTr="00EA1A4D">
        <w:trPr>
          <w:trHeight w:val="197"/>
          <w:ins w:id="1425" w:author="Charles Gifford" w:date="2017-03-21T20:14:00Z"/>
        </w:trPr>
        <w:tc>
          <w:tcPr>
            <w:tcW w:w="2155" w:type="dxa"/>
            <w:tcBorders>
              <w:top w:val="single" w:sz="4" w:space="0" w:color="auto"/>
              <w:left w:val="single" w:sz="4" w:space="0" w:color="auto"/>
              <w:bottom w:val="single" w:sz="4" w:space="0" w:color="auto"/>
              <w:right w:val="single" w:sz="4" w:space="0" w:color="auto"/>
            </w:tcBorders>
            <w:hideMark/>
          </w:tcPr>
          <w:p w14:paraId="2F73D2D5" w14:textId="77777777" w:rsidR="00EC5698" w:rsidRDefault="00EC5698" w:rsidP="00EA1A4D">
            <w:pPr>
              <w:pStyle w:val="TableContents1"/>
              <w:spacing w:before="60" w:after="60"/>
              <w:jc w:val="center"/>
              <w:rPr>
                <w:ins w:id="1426" w:author="Charles Gifford" w:date="2017-03-21T20:14:00Z"/>
                <w:b/>
                <w:sz w:val="16"/>
                <w:szCs w:val="20"/>
                <w:lang w:val="en-US" w:eastAsia="zh-CN"/>
              </w:rPr>
            </w:pPr>
            <w:ins w:id="1427" w:author="Charles Gifford" w:date="2017-03-21T20:14:00Z">
              <w:r>
                <w:rPr>
                  <w:b/>
                  <w:sz w:val="16"/>
                  <w:szCs w:val="20"/>
                  <w:lang w:val="en-US" w:eastAsia="zh-CN"/>
                </w:rPr>
                <w:t>Related Object</w:t>
              </w:r>
            </w:ins>
          </w:p>
        </w:tc>
        <w:tc>
          <w:tcPr>
            <w:tcW w:w="2070" w:type="dxa"/>
            <w:tcBorders>
              <w:top w:val="single" w:sz="4" w:space="0" w:color="auto"/>
              <w:left w:val="single" w:sz="4" w:space="0" w:color="auto"/>
              <w:bottom w:val="single" w:sz="4" w:space="0" w:color="auto"/>
              <w:right w:val="single" w:sz="4" w:space="0" w:color="auto"/>
            </w:tcBorders>
            <w:hideMark/>
          </w:tcPr>
          <w:p w14:paraId="096BF6F2" w14:textId="77777777" w:rsidR="00EC5698" w:rsidRDefault="00EC5698" w:rsidP="00EA1A4D">
            <w:pPr>
              <w:pStyle w:val="TableContents1"/>
              <w:spacing w:before="60" w:after="60"/>
              <w:jc w:val="center"/>
              <w:rPr>
                <w:ins w:id="1428" w:author="Charles Gifford" w:date="2017-03-21T20:14:00Z"/>
                <w:b/>
                <w:sz w:val="16"/>
                <w:szCs w:val="20"/>
                <w:lang w:val="en-US" w:eastAsia="zh-CN"/>
              </w:rPr>
            </w:pPr>
            <w:ins w:id="1429" w:author="Charles Gifford" w:date="2017-03-21T20:14:00Z">
              <w:r>
                <w:rPr>
                  <w:b/>
                  <w:sz w:val="16"/>
                  <w:szCs w:val="20"/>
                  <w:lang w:val="en-US" w:eastAsia="zh-CN"/>
                </w:rPr>
                <w:t>Role</w:t>
              </w:r>
            </w:ins>
          </w:p>
        </w:tc>
        <w:tc>
          <w:tcPr>
            <w:tcW w:w="1080" w:type="dxa"/>
            <w:tcBorders>
              <w:top w:val="single" w:sz="4" w:space="0" w:color="auto"/>
              <w:left w:val="single" w:sz="4" w:space="0" w:color="auto"/>
              <w:bottom w:val="single" w:sz="4" w:space="0" w:color="auto"/>
              <w:right w:val="single" w:sz="4" w:space="0" w:color="auto"/>
            </w:tcBorders>
            <w:hideMark/>
          </w:tcPr>
          <w:p w14:paraId="0DED52EC" w14:textId="77777777" w:rsidR="00EC5698" w:rsidRDefault="00EC5698" w:rsidP="00EA1A4D">
            <w:pPr>
              <w:pStyle w:val="TableContents1"/>
              <w:spacing w:before="60" w:after="60"/>
              <w:jc w:val="center"/>
              <w:rPr>
                <w:ins w:id="1430" w:author="Charles Gifford" w:date="2017-03-21T20:14:00Z"/>
                <w:b/>
                <w:sz w:val="16"/>
                <w:szCs w:val="20"/>
                <w:lang w:val="en-US" w:eastAsia="zh-CN"/>
              </w:rPr>
            </w:pPr>
            <w:ins w:id="1431" w:author="Charles Gifford" w:date="2017-03-21T20:14:00Z">
              <w:r>
                <w:rPr>
                  <w:b/>
                  <w:sz w:val="16"/>
                  <w:szCs w:val="20"/>
                  <w:lang w:val="en-US" w:eastAsia="zh-CN"/>
                </w:rPr>
                <w:t>Multiplicity</w:t>
              </w:r>
            </w:ins>
          </w:p>
        </w:tc>
        <w:tc>
          <w:tcPr>
            <w:tcW w:w="4140" w:type="dxa"/>
            <w:tcBorders>
              <w:top w:val="single" w:sz="4" w:space="0" w:color="auto"/>
              <w:left w:val="single" w:sz="4" w:space="0" w:color="auto"/>
              <w:bottom w:val="single" w:sz="4" w:space="0" w:color="auto"/>
              <w:right w:val="single" w:sz="4" w:space="0" w:color="auto"/>
            </w:tcBorders>
            <w:hideMark/>
          </w:tcPr>
          <w:p w14:paraId="6492D344" w14:textId="77777777" w:rsidR="00EC5698" w:rsidRDefault="00EC5698" w:rsidP="00EA1A4D">
            <w:pPr>
              <w:pStyle w:val="TableNormal11"/>
              <w:jc w:val="center"/>
              <w:rPr>
                <w:ins w:id="1432" w:author="Charles Gifford" w:date="2017-03-21T20:14:00Z"/>
                <w:b/>
                <w:szCs w:val="20"/>
                <w:lang w:val="en-US" w:eastAsia="zh-CN"/>
              </w:rPr>
            </w:pPr>
            <w:ins w:id="1433" w:author="Charles Gifford" w:date="2017-03-21T20:14:00Z">
              <w:r>
                <w:rPr>
                  <w:b/>
                  <w:lang w:val="en-US"/>
                </w:rPr>
                <w:t>Description</w:t>
              </w:r>
            </w:ins>
          </w:p>
        </w:tc>
      </w:tr>
      <w:tr w:rsidR="00EC5698" w14:paraId="48091059" w14:textId="77777777" w:rsidTr="00EA1A4D">
        <w:trPr>
          <w:trHeight w:val="152"/>
          <w:ins w:id="1434" w:author="Charles Gifford" w:date="2017-03-21T20:14:00Z"/>
        </w:trPr>
        <w:tc>
          <w:tcPr>
            <w:tcW w:w="2155" w:type="dxa"/>
            <w:tcBorders>
              <w:top w:val="single" w:sz="4" w:space="0" w:color="auto"/>
              <w:left w:val="single" w:sz="4" w:space="0" w:color="auto"/>
              <w:bottom w:val="single" w:sz="4" w:space="0" w:color="auto"/>
              <w:right w:val="single" w:sz="4" w:space="0" w:color="auto"/>
            </w:tcBorders>
            <w:hideMark/>
          </w:tcPr>
          <w:p w14:paraId="2B1BAFDD" w14:textId="77777777" w:rsidR="00EC5698" w:rsidRDefault="00EC5698" w:rsidP="00EA1A4D">
            <w:pPr>
              <w:pStyle w:val="TableContents1"/>
              <w:spacing w:before="60" w:after="60"/>
              <w:jc w:val="left"/>
              <w:rPr>
                <w:ins w:id="1435" w:author="Charles Gifford" w:date="2017-03-21T20:14:00Z"/>
                <w:sz w:val="16"/>
                <w:szCs w:val="20"/>
                <w:lang w:val="en-US" w:eastAsia="zh-CN"/>
              </w:rPr>
            </w:pPr>
            <w:ins w:id="1436" w:author="Charles Gifford" w:date="2017-03-21T20:14:00Z">
              <w:r>
                <w:rPr>
                  <w:sz w:val="16"/>
                  <w:szCs w:val="20"/>
                  <w:lang w:val="en-US" w:eastAsia="zh-CN"/>
                </w:rPr>
                <w:t>Resource task (A)</w:t>
              </w:r>
            </w:ins>
          </w:p>
        </w:tc>
        <w:tc>
          <w:tcPr>
            <w:tcW w:w="2070" w:type="dxa"/>
            <w:tcBorders>
              <w:top w:val="single" w:sz="4" w:space="0" w:color="auto"/>
              <w:left w:val="single" w:sz="4" w:space="0" w:color="auto"/>
              <w:bottom w:val="single" w:sz="4" w:space="0" w:color="auto"/>
              <w:right w:val="single" w:sz="4" w:space="0" w:color="auto"/>
            </w:tcBorders>
            <w:hideMark/>
          </w:tcPr>
          <w:p w14:paraId="60367E3C" w14:textId="77777777" w:rsidR="00EC5698" w:rsidRDefault="00EC5698" w:rsidP="00EA1A4D">
            <w:pPr>
              <w:pStyle w:val="TableContents1"/>
              <w:spacing w:before="60" w:after="60"/>
              <w:jc w:val="left"/>
              <w:rPr>
                <w:ins w:id="1437" w:author="Charles Gifford" w:date="2017-03-21T20:14:00Z"/>
                <w:sz w:val="16"/>
                <w:szCs w:val="20"/>
                <w:lang w:val="en-US" w:eastAsia="zh-CN"/>
              </w:rPr>
            </w:pPr>
            <w:ins w:id="1438" w:author="Charles Gifford" w:date="2017-03-21T20:14:00Z">
              <w:r>
                <w:rPr>
                  <w:sz w:val="16"/>
                  <w:szCs w:val="20"/>
                  <w:lang w:val="en-US" w:eastAsia="zh-CN"/>
                </w:rPr>
                <w:t>NA</w:t>
              </w:r>
            </w:ins>
          </w:p>
        </w:tc>
        <w:tc>
          <w:tcPr>
            <w:tcW w:w="1080" w:type="dxa"/>
            <w:tcBorders>
              <w:top w:val="single" w:sz="4" w:space="0" w:color="auto"/>
              <w:left w:val="single" w:sz="4" w:space="0" w:color="auto"/>
              <w:bottom w:val="single" w:sz="4" w:space="0" w:color="auto"/>
              <w:right w:val="single" w:sz="4" w:space="0" w:color="auto"/>
            </w:tcBorders>
            <w:hideMark/>
          </w:tcPr>
          <w:p w14:paraId="2595B28B" w14:textId="77777777" w:rsidR="00EC5698" w:rsidRDefault="00EC5698" w:rsidP="00EA1A4D">
            <w:pPr>
              <w:pStyle w:val="TableContents1"/>
              <w:spacing w:before="60" w:after="60"/>
              <w:jc w:val="left"/>
              <w:rPr>
                <w:ins w:id="1439" w:author="Charles Gifford" w:date="2017-03-21T20:14:00Z"/>
                <w:sz w:val="16"/>
                <w:szCs w:val="20"/>
                <w:lang w:val="en-US" w:eastAsia="zh-CN"/>
              </w:rPr>
            </w:pPr>
            <w:ins w:id="1440" w:author="Charles Gifford" w:date="2017-03-21T20:14:00Z">
              <w:r>
                <w:rPr>
                  <w:sz w:val="16"/>
                  <w:szCs w:val="20"/>
                  <w:lang w:val="en-US" w:eastAsia="zh-CN"/>
                </w:rPr>
                <w:t>0..*</w:t>
              </w:r>
            </w:ins>
          </w:p>
        </w:tc>
        <w:tc>
          <w:tcPr>
            <w:tcW w:w="4140" w:type="dxa"/>
            <w:tcBorders>
              <w:top w:val="single" w:sz="4" w:space="0" w:color="auto"/>
              <w:left w:val="single" w:sz="4" w:space="0" w:color="auto"/>
              <w:bottom w:val="single" w:sz="4" w:space="0" w:color="auto"/>
              <w:right w:val="single" w:sz="4" w:space="0" w:color="auto"/>
            </w:tcBorders>
            <w:hideMark/>
          </w:tcPr>
          <w:p w14:paraId="7AEF43CD" w14:textId="77777777" w:rsidR="00EC5698" w:rsidRDefault="00EC5698" w:rsidP="00EA1A4D">
            <w:pPr>
              <w:pStyle w:val="TableNormal11"/>
              <w:rPr>
                <w:ins w:id="1441" w:author="Charles Gifford" w:date="2017-03-21T20:14:00Z"/>
                <w:szCs w:val="20"/>
                <w:lang w:val="en-US" w:eastAsia="zh-CN"/>
              </w:rPr>
            </w:pPr>
            <w:ins w:id="1442" w:author="Charles Gifford" w:date="2017-03-21T20:14:00Z">
              <w:r>
                <w:rPr>
                  <w:lang w:val="en-US"/>
                </w:rPr>
                <w:t>The</w:t>
              </w:r>
              <w:r>
                <w:rPr>
                  <w:i/>
                  <w:lang w:val="en-US"/>
                </w:rPr>
                <w:t xml:space="preserve"> resource task </w:t>
              </w:r>
              <w:r>
                <w:rPr>
                  <w:lang w:val="en-US"/>
                </w:rPr>
                <w:t xml:space="preserve">related to this </w:t>
              </w:r>
              <w:r>
                <w:rPr>
                  <w:i/>
                  <w:lang w:val="en-US"/>
                </w:rPr>
                <w:t>resource group</w:t>
              </w:r>
              <w:r>
                <w:rPr>
                  <w:lang w:val="en-US"/>
                </w:rPr>
                <w:t>.</w:t>
              </w:r>
            </w:ins>
          </w:p>
        </w:tc>
      </w:tr>
      <w:tr w:rsidR="00EC5698" w14:paraId="5570DE52" w14:textId="77777777" w:rsidTr="00A20072">
        <w:trPr>
          <w:trHeight w:val="278"/>
          <w:ins w:id="1443" w:author="Charles Gifford" w:date="2017-03-21T20:14:00Z"/>
        </w:trPr>
        <w:tc>
          <w:tcPr>
            <w:tcW w:w="2155" w:type="dxa"/>
            <w:tcBorders>
              <w:top w:val="single" w:sz="4" w:space="0" w:color="auto"/>
              <w:left w:val="single" w:sz="4" w:space="0" w:color="auto"/>
              <w:bottom w:val="single" w:sz="4" w:space="0" w:color="auto"/>
              <w:right w:val="single" w:sz="4" w:space="0" w:color="auto"/>
            </w:tcBorders>
            <w:shd w:val="clear" w:color="auto" w:fill="auto"/>
            <w:hideMark/>
          </w:tcPr>
          <w:p w14:paraId="1EC5105C" w14:textId="77777777" w:rsidR="00EC5698" w:rsidRDefault="00EC5698" w:rsidP="00EA1A4D">
            <w:pPr>
              <w:pStyle w:val="TableContents1"/>
              <w:spacing w:before="60" w:after="60"/>
              <w:jc w:val="left"/>
              <w:rPr>
                <w:ins w:id="1444" w:author="Charles Gifford" w:date="2017-03-21T20:14:00Z"/>
                <w:sz w:val="16"/>
                <w:szCs w:val="20"/>
                <w:lang w:val="en-US" w:eastAsia="zh-CN"/>
              </w:rPr>
            </w:pPr>
            <w:ins w:id="1445" w:author="Charles Gifford" w:date="2017-03-21T20:14:00Z">
              <w:r>
                <w:rPr>
                  <w:sz w:val="16"/>
                  <w:szCs w:val="20"/>
                  <w:lang w:val="en-US" w:eastAsia="zh-CN"/>
                </w:rPr>
                <w:t>Resource</w:t>
              </w:r>
            </w:ins>
          </w:p>
        </w:tc>
        <w:tc>
          <w:tcPr>
            <w:tcW w:w="2070" w:type="dxa"/>
            <w:tcBorders>
              <w:top w:val="single" w:sz="4" w:space="0" w:color="auto"/>
              <w:left w:val="single" w:sz="4" w:space="0" w:color="auto"/>
              <w:bottom w:val="single" w:sz="4" w:space="0" w:color="auto"/>
              <w:right w:val="single" w:sz="4" w:space="0" w:color="auto"/>
            </w:tcBorders>
            <w:shd w:val="clear" w:color="auto" w:fill="auto"/>
            <w:hideMark/>
          </w:tcPr>
          <w:p w14:paraId="09114DBA" w14:textId="77777777" w:rsidR="00EC5698" w:rsidRDefault="00EC5698" w:rsidP="00EA1A4D">
            <w:pPr>
              <w:pStyle w:val="TableContents1"/>
              <w:spacing w:before="60" w:after="60"/>
              <w:jc w:val="left"/>
              <w:rPr>
                <w:ins w:id="1446" w:author="Charles Gifford" w:date="2017-03-21T20:14:00Z"/>
                <w:sz w:val="16"/>
                <w:szCs w:val="20"/>
                <w:lang w:val="en-US" w:eastAsia="zh-CN"/>
              </w:rPr>
            </w:pPr>
            <w:ins w:id="1447" w:author="Charles Gifford" w:date="2017-03-21T20:14:00Z">
              <w:r>
                <w:rPr>
                  <w:sz w:val="16"/>
                  <w:szCs w:val="20"/>
                  <w:lang w:val="en-US" w:eastAsia="zh-CN"/>
                </w:rPr>
                <w:t>NA</w:t>
              </w:r>
            </w:ins>
          </w:p>
        </w:tc>
        <w:tc>
          <w:tcPr>
            <w:tcW w:w="1080" w:type="dxa"/>
            <w:tcBorders>
              <w:top w:val="single" w:sz="4" w:space="0" w:color="auto"/>
              <w:left w:val="single" w:sz="4" w:space="0" w:color="auto"/>
              <w:bottom w:val="single" w:sz="4" w:space="0" w:color="auto"/>
              <w:right w:val="single" w:sz="4" w:space="0" w:color="auto"/>
            </w:tcBorders>
            <w:shd w:val="clear" w:color="auto" w:fill="auto"/>
            <w:hideMark/>
          </w:tcPr>
          <w:p w14:paraId="77DF83CD" w14:textId="77777777" w:rsidR="00EC5698" w:rsidRDefault="00EC5698" w:rsidP="00EA1A4D">
            <w:pPr>
              <w:pStyle w:val="TableContents1"/>
              <w:spacing w:before="60" w:after="60"/>
              <w:jc w:val="left"/>
              <w:rPr>
                <w:ins w:id="1448" w:author="Charles Gifford" w:date="2017-03-21T20:14:00Z"/>
                <w:sz w:val="16"/>
                <w:szCs w:val="20"/>
                <w:lang w:val="en-US" w:eastAsia="zh-CN"/>
              </w:rPr>
            </w:pPr>
            <w:ins w:id="1449" w:author="Charles Gifford" w:date="2017-03-21T20:14:00Z">
              <w:r>
                <w:rPr>
                  <w:sz w:val="16"/>
                  <w:szCs w:val="20"/>
                  <w:lang w:val="en-US" w:eastAsia="zh-CN"/>
                </w:rPr>
                <w:t>0..*</w:t>
              </w:r>
            </w:ins>
          </w:p>
        </w:tc>
        <w:tc>
          <w:tcPr>
            <w:tcW w:w="4140" w:type="dxa"/>
            <w:tcBorders>
              <w:top w:val="single" w:sz="4" w:space="0" w:color="auto"/>
              <w:left w:val="single" w:sz="4" w:space="0" w:color="auto"/>
              <w:bottom w:val="single" w:sz="4" w:space="0" w:color="auto"/>
              <w:right w:val="single" w:sz="4" w:space="0" w:color="auto"/>
            </w:tcBorders>
            <w:shd w:val="clear" w:color="auto" w:fill="auto"/>
            <w:hideMark/>
          </w:tcPr>
          <w:p w14:paraId="54D04842" w14:textId="77777777" w:rsidR="00EC5698" w:rsidRDefault="00EC5698" w:rsidP="00EA1A4D">
            <w:pPr>
              <w:pStyle w:val="TableNormal11"/>
              <w:rPr>
                <w:ins w:id="1450" w:author="Charles Gifford" w:date="2017-03-21T20:14:00Z"/>
                <w:szCs w:val="20"/>
                <w:lang w:val="en-US" w:eastAsia="zh-CN"/>
              </w:rPr>
            </w:pPr>
            <w:ins w:id="1451" w:author="Charles Gifford" w:date="2017-03-21T20:14:00Z">
              <w:r>
                <w:rPr>
                  <w:lang w:val="en-US"/>
                </w:rPr>
                <w:t xml:space="preserve">The </w:t>
              </w:r>
              <w:r>
                <w:rPr>
                  <w:i/>
                  <w:lang w:val="en-US"/>
                </w:rPr>
                <w:t xml:space="preserve">resource </w:t>
              </w:r>
              <w:r>
                <w:rPr>
                  <w:lang w:val="en-US"/>
                </w:rPr>
                <w:t>defined by this</w:t>
              </w:r>
              <w:r>
                <w:rPr>
                  <w:i/>
                  <w:lang w:val="en-US"/>
                </w:rPr>
                <w:t xml:space="preserve"> resource group. </w:t>
              </w:r>
            </w:ins>
          </w:p>
        </w:tc>
      </w:tr>
      <w:tr w:rsidR="00EC5698" w14:paraId="5CC210D9" w14:textId="77777777" w:rsidTr="00A20072">
        <w:trPr>
          <w:trHeight w:val="269"/>
          <w:ins w:id="1452" w:author="Charles Gifford" w:date="2017-03-21T20:14:00Z"/>
        </w:trPr>
        <w:tc>
          <w:tcPr>
            <w:tcW w:w="2155" w:type="dxa"/>
            <w:tcBorders>
              <w:top w:val="single" w:sz="4" w:space="0" w:color="auto"/>
              <w:left w:val="single" w:sz="4" w:space="0" w:color="auto"/>
              <w:bottom w:val="single" w:sz="4" w:space="0" w:color="auto"/>
              <w:right w:val="single" w:sz="4" w:space="0" w:color="auto"/>
            </w:tcBorders>
            <w:shd w:val="clear" w:color="auto" w:fill="auto"/>
            <w:hideMark/>
          </w:tcPr>
          <w:p w14:paraId="660DE187" w14:textId="77777777" w:rsidR="00EC5698" w:rsidRDefault="00EC5698" w:rsidP="00EA1A4D">
            <w:pPr>
              <w:pStyle w:val="TableContents1"/>
              <w:spacing w:before="60" w:after="60"/>
              <w:jc w:val="left"/>
              <w:rPr>
                <w:ins w:id="1453" w:author="Charles Gifford" w:date="2017-03-21T20:14:00Z"/>
                <w:sz w:val="16"/>
                <w:szCs w:val="20"/>
                <w:lang w:val="en-US" w:eastAsia="zh-CN"/>
              </w:rPr>
            </w:pPr>
            <w:ins w:id="1454" w:author="Charles Gifford" w:date="2017-03-21T20:14:00Z">
              <w:r>
                <w:rPr>
                  <w:sz w:val="16"/>
                  <w:szCs w:val="20"/>
                  <w:lang w:val="en-US" w:eastAsia="zh-CN"/>
                </w:rPr>
                <w:t>Resource group property</w:t>
              </w:r>
            </w:ins>
          </w:p>
        </w:tc>
        <w:tc>
          <w:tcPr>
            <w:tcW w:w="2070" w:type="dxa"/>
            <w:tcBorders>
              <w:top w:val="single" w:sz="4" w:space="0" w:color="auto"/>
              <w:left w:val="single" w:sz="4" w:space="0" w:color="auto"/>
              <w:bottom w:val="single" w:sz="4" w:space="0" w:color="auto"/>
              <w:right w:val="single" w:sz="4" w:space="0" w:color="auto"/>
            </w:tcBorders>
            <w:shd w:val="clear" w:color="auto" w:fill="auto"/>
            <w:hideMark/>
          </w:tcPr>
          <w:p w14:paraId="3D91EDE8" w14:textId="77777777" w:rsidR="00EC5698" w:rsidRDefault="00EC5698" w:rsidP="00EA1A4D">
            <w:pPr>
              <w:pStyle w:val="TableContents1"/>
              <w:spacing w:before="60" w:after="60"/>
              <w:jc w:val="left"/>
              <w:rPr>
                <w:ins w:id="1455" w:author="Charles Gifford" w:date="2017-03-21T20:14:00Z"/>
                <w:sz w:val="16"/>
                <w:szCs w:val="20"/>
                <w:lang w:val="en-US" w:eastAsia="zh-CN"/>
              </w:rPr>
            </w:pPr>
            <w:ins w:id="1456" w:author="Charles Gifford" w:date="2017-03-21T20:14:00Z">
              <w:r>
                <w:rPr>
                  <w:sz w:val="16"/>
                  <w:szCs w:val="20"/>
                  <w:lang w:val="en-US" w:eastAsia="zh-CN"/>
                </w:rPr>
                <w:t>Resource group property</w:t>
              </w:r>
            </w:ins>
          </w:p>
        </w:tc>
        <w:tc>
          <w:tcPr>
            <w:tcW w:w="1080" w:type="dxa"/>
            <w:tcBorders>
              <w:top w:val="single" w:sz="4" w:space="0" w:color="auto"/>
              <w:left w:val="single" w:sz="4" w:space="0" w:color="auto"/>
              <w:bottom w:val="single" w:sz="4" w:space="0" w:color="auto"/>
              <w:right w:val="single" w:sz="4" w:space="0" w:color="auto"/>
            </w:tcBorders>
            <w:shd w:val="clear" w:color="auto" w:fill="auto"/>
            <w:hideMark/>
          </w:tcPr>
          <w:p w14:paraId="2260AC68" w14:textId="77777777" w:rsidR="00EC5698" w:rsidRDefault="00EC5698" w:rsidP="00EA1A4D">
            <w:pPr>
              <w:pStyle w:val="TableContents1"/>
              <w:spacing w:before="60" w:after="60"/>
              <w:jc w:val="left"/>
              <w:rPr>
                <w:ins w:id="1457" w:author="Charles Gifford" w:date="2017-03-21T20:14:00Z"/>
                <w:sz w:val="16"/>
                <w:szCs w:val="20"/>
                <w:lang w:val="en-US" w:eastAsia="zh-CN"/>
              </w:rPr>
            </w:pPr>
            <w:ins w:id="1458" w:author="Charles Gifford" w:date="2017-03-21T20:14:00Z">
              <w:r>
                <w:rPr>
                  <w:sz w:val="16"/>
                  <w:szCs w:val="20"/>
                  <w:lang w:val="en-US" w:eastAsia="zh-CN"/>
                </w:rPr>
                <w:t>0..*</w:t>
              </w:r>
            </w:ins>
          </w:p>
        </w:tc>
        <w:tc>
          <w:tcPr>
            <w:tcW w:w="4140" w:type="dxa"/>
            <w:tcBorders>
              <w:top w:val="single" w:sz="4" w:space="0" w:color="auto"/>
              <w:left w:val="single" w:sz="4" w:space="0" w:color="auto"/>
              <w:bottom w:val="single" w:sz="4" w:space="0" w:color="auto"/>
              <w:right w:val="single" w:sz="4" w:space="0" w:color="auto"/>
            </w:tcBorders>
            <w:shd w:val="clear" w:color="auto" w:fill="auto"/>
            <w:hideMark/>
          </w:tcPr>
          <w:p w14:paraId="71C2E46D" w14:textId="77777777" w:rsidR="00EC5698" w:rsidRDefault="00EC5698" w:rsidP="00EA1A4D">
            <w:pPr>
              <w:pStyle w:val="TableNormal11"/>
              <w:rPr>
                <w:ins w:id="1459" w:author="Charles Gifford" w:date="2017-03-21T20:14:00Z"/>
                <w:szCs w:val="20"/>
                <w:lang w:val="en-US" w:eastAsia="zh-CN"/>
              </w:rPr>
            </w:pPr>
            <w:ins w:id="1460" w:author="Charles Gifford" w:date="2017-03-21T20:14:00Z">
              <w:r>
                <w:rPr>
                  <w:lang w:val="en-US"/>
                </w:rPr>
                <w:t xml:space="preserve">The </w:t>
              </w:r>
              <w:r>
                <w:rPr>
                  <w:i/>
                  <w:lang w:val="en-US"/>
                </w:rPr>
                <w:t>resource group property(s)</w:t>
              </w:r>
              <w:r>
                <w:rPr>
                  <w:lang w:val="en-US"/>
                </w:rPr>
                <w:t xml:space="preserve"> of this </w:t>
              </w:r>
              <w:r>
                <w:rPr>
                  <w:i/>
                  <w:lang w:val="en-US"/>
                </w:rPr>
                <w:t>resource group property.</w:t>
              </w:r>
            </w:ins>
          </w:p>
        </w:tc>
      </w:tr>
      <w:tr w:rsidR="00EC5698" w14:paraId="4284B9FB" w14:textId="77777777" w:rsidTr="00EA1A4D">
        <w:trPr>
          <w:trHeight w:val="152"/>
          <w:ins w:id="1461" w:author="Charles Gifford" w:date="2017-03-21T20:14:00Z"/>
        </w:trPr>
        <w:tc>
          <w:tcPr>
            <w:tcW w:w="9445" w:type="dxa"/>
            <w:gridSpan w:val="4"/>
            <w:tcBorders>
              <w:top w:val="single" w:sz="4" w:space="0" w:color="auto"/>
              <w:left w:val="single" w:sz="4" w:space="0" w:color="auto"/>
              <w:bottom w:val="single" w:sz="4" w:space="0" w:color="auto"/>
              <w:right w:val="single" w:sz="4" w:space="0" w:color="auto"/>
            </w:tcBorders>
            <w:hideMark/>
          </w:tcPr>
          <w:p w14:paraId="1C0D3A5D" w14:textId="77777777" w:rsidR="00EC5698" w:rsidRDefault="00EC5698" w:rsidP="00EA1A4D">
            <w:pPr>
              <w:pStyle w:val="TableNormal11"/>
              <w:jc w:val="left"/>
              <w:rPr>
                <w:ins w:id="1462" w:author="Charles Gifford" w:date="2017-03-21T20:14:00Z"/>
                <w:b/>
                <w:lang w:val="en-US"/>
              </w:rPr>
            </w:pPr>
            <w:ins w:id="1463" w:author="Charles Gifford" w:date="2017-03-21T20:14:00Z">
              <w:r>
                <w:rPr>
                  <w:b/>
                  <w:lang w:val="en-US"/>
                </w:rPr>
                <w:t>EXAMPLE   Personnel segment specification cross-model association relationships with personnel class</w:t>
              </w:r>
            </w:ins>
          </w:p>
        </w:tc>
      </w:tr>
      <w:tr w:rsidR="00EC5698" w14:paraId="57F97585" w14:textId="77777777" w:rsidTr="00EA1A4D">
        <w:trPr>
          <w:trHeight w:val="206"/>
          <w:ins w:id="1464" w:author="Charles Gifford" w:date="2017-03-21T20:14:00Z"/>
        </w:trPr>
        <w:tc>
          <w:tcPr>
            <w:tcW w:w="2155" w:type="dxa"/>
            <w:tcBorders>
              <w:top w:val="single" w:sz="4" w:space="0" w:color="auto"/>
              <w:left w:val="single" w:sz="4" w:space="0" w:color="auto"/>
              <w:bottom w:val="single" w:sz="4" w:space="0" w:color="auto"/>
              <w:right w:val="single" w:sz="4" w:space="0" w:color="auto"/>
            </w:tcBorders>
            <w:hideMark/>
          </w:tcPr>
          <w:p w14:paraId="78DFB4DC" w14:textId="77777777" w:rsidR="00EC5698" w:rsidRDefault="00EC5698" w:rsidP="00EA1A4D">
            <w:pPr>
              <w:pStyle w:val="TableContents1"/>
              <w:spacing w:before="60" w:after="60"/>
              <w:jc w:val="left"/>
              <w:rPr>
                <w:ins w:id="1465" w:author="Charles Gifford" w:date="2017-03-21T20:14:00Z"/>
                <w:sz w:val="16"/>
                <w:szCs w:val="16"/>
                <w:lang w:val="en-US" w:eastAsia="zh-CN"/>
              </w:rPr>
            </w:pPr>
            <w:ins w:id="1466" w:author="Charles Gifford" w:date="2017-03-21T20:14:00Z">
              <w:r>
                <w:rPr>
                  <w:sz w:val="16"/>
                  <w:szCs w:val="16"/>
                  <w:lang w:val="en-US"/>
                </w:rPr>
                <w:t xml:space="preserve">Personnel segment specification (A) </w:t>
              </w:r>
            </w:ins>
          </w:p>
        </w:tc>
        <w:tc>
          <w:tcPr>
            <w:tcW w:w="2070" w:type="dxa"/>
            <w:tcBorders>
              <w:top w:val="single" w:sz="4" w:space="0" w:color="auto"/>
              <w:left w:val="single" w:sz="4" w:space="0" w:color="auto"/>
              <w:bottom w:val="single" w:sz="4" w:space="0" w:color="auto"/>
              <w:right w:val="single" w:sz="4" w:space="0" w:color="auto"/>
            </w:tcBorders>
            <w:hideMark/>
          </w:tcPr>
          <w:p w14:paraId="392A6498" w14:textId="77777777" w:rsidR="00EC5698" w:rsidRDefault="00EC5698" w:rsidP="00EA1A4D">
            <w:pPr>
              <w:pStyle w:val="TableContents1"/>
              <w:spacing w:before="60" w:after="60"/>
              <w:jc w:val="left"/>
              <w:rPr>
                <w:ins w:id="1467" w:author="Charles Gifford" w:date="2017-03-21T20:14:00Z"/>
                <w:sz w:val="16"/>
                <w:szCs w:val="16"/>
                <w:lang w:val="en-US" w:eastAsia="zh-CN"/>
              </w:rPr>
            </w:pPr>
            <w:ins w:id="1468" w:author="Charles Gifford" w:date="2017-03-21T20:14:00Z">
              <w:r>
                <w:rPr>
                  <w:sz w:val="16"/>
                  <w:szCs w:val="16"/>
                  <w:lang w:val="en-US"/>
                </w:rPr>
                <w:t>NA</w:t>
              </w:r>
            </w:ins>
          </w:p>
        </w:tc>
        <w:tc>
          <w:tcPr>
            <w:tcW w:w="1080" w:type="dxa"/>
            <w:tcBorders>
              <w:top w:val="single" w:sz="4" w:space="0" w:color="auto"/>
              <w:left w:val="single" w:sz="4" w:space="0" w:color="auto"/>
              <w:bottom w:val="single" w:sz="4" w:space="0" w:color="auto"/>
              <w:right w:val="single" w:sz="4" w:space="0" w:color="auto"/>
            </w:tcBorders>
            <w:hideMark/>
          </w:tcPr>
          <w:p w14:paraId="2A61DAAF" w14:textId="77777777" w:rsidR="00EC5698" w:rsidRDefault="00EC5698" w:rsidP="00EA1A4D">
            <w:pPr>
              <w:pStyle w:val="TableContents1"/>
              <w:spacing w:before="60" w:after="60"/>
              <w:jc w:val="left"/>
              <w:rPr>
                <w:ins w:id="1469" w:author="Charles Gifford" w:date="2017-03-21T20:14:00Z"/>
                <w:sz w:val="16"/>
                <w:szCs w:val="16"/>
                <w:lang w:val="en-US" w:eastAsia="zh-CN"/>
              </w:rPr>
            </w:pPr>
            <w:ins w:id="1470" w:author="Charles Gifford" w:date="2017-03-21T20:14:00Z">
              <w:r>
                <w:rPr>
                  <w:sz w:val="16"/>
                  <w:szCs w:val="16"/>
                  <w:lang w:val="en-US"/>
                </w:rPr>
                <w:t>0..*</w:t>
              </w:r>
            </w:ins>
          </w:p>
        </w:tc>
        <w:tc>
          <w:tcPr>
            <w:tcW w:w="4140" w:type="dxa"/>
            <w:tcBorders>
              <w:top w:val="single" w:sz="4" w:space="0" w:color="auto"/>
              <w:left w:val="single" w:sz="4" w:space="0" w:color="auto"/>
              <w:bottom w:val="single" w:sz="4" w:space="0" w:color="auto"/>
              <w:right w:val="single" w:sz="4" w:space="0" w:color="auto"/>
            </w:tcBorders>
            <w:hideMark/>
          </w:tcPr>
          <w:p w14:paraId="070F3FA6" w14:textId="77777777" w:rsidR="00EC5698" w:rsidRDefault="00EC5698" w:rsidP="00EA1A4D">
            <w:pPr>
              <w:pStyle w:val="TableNormal11"/>
              <w:rPr>
                <w:ins w:id="1471" w:author="Charles Gifford" w:date="2017-03-21T20:14:00Z"/>
                <w:szCs w:val="20"/>
                <w:lang w:val="en-US" w:eastAsia="zh-CN"/>
              </w:rPr>
            </w:pPr>
            <w:ins w:id="1472" w:author="Charles Gifford" w:date="2017-03-21T20:14:00Z">
              <w:r>
                <w:rPr>
                  <w:lang w:val="en-US"/>
                </w:rPr>
                <w:t xml:space="preserve">The </w:t>
              </w:r>
              <w:r>
                <w:rPr>
                  <w:i/>
                  <w:lang w:val="en-US"/>
                </w:rPr>
                <w:t>personnel class(s)</w:t>
              </w:r>
              <w:r>
                <w:rPr>
                  <w:lang w:val="en-US"/>
                </w:rPr>
                <w:t xml:space="preserve"> support this </w:t>
              </w:r>
              <w:r>
                <w:rPr>
                  <w:i/>
                  <w:lang w:val="en-US"/>
                </w:rPr>
                <w:t>personnel segment specification</w:t>
              </w:r>
              <w:r>
                <w:rPr>
                  <w:lang w:val="en-US"/>
                </w:rPr>
                <w:t xml:space="preserve">. </w:t>
              </w:r>
            </w:ins>
          </w:p>
          <w:p w14:paraId="6F096F23" w14:textId="77777777" w:rsidR="00EC5698" w:rsidRDefault="00EC5698" w:rsidP="00EA1A4D">
            <w:pPr>
              <w:pStyle w:val="TableNormal11"/>
              <w:rPr>
                <w:ins w:id="1473" w:author="Charles Gifford" w:date="2017-03-21T20:14:00Z"/>
                <w:szCs w:val="16"/>
                <w:lang w:val="en-US"/>
              </w:rPr>
            </w:pPr>
            <w:ins w:id="1474" w:author="Charles Gifford" w:date="2017-03-21T20:14:00Z">
              <w:r>
                <w:rPr>
                  <w:lang w:val="en-US"/>
                </w:rPr>
                <w:t xml:space="preserve">The </w:t>
              </w:r>
              <w:r>
                <w:rPr>
                  <w:i/>
                  <w:lang w:val="en-US"/>
                </w:rPr>
                <w:t>personnel class property(s)</w:t>
              </w:r>
              <w:r>
                <w:rPr>
                  <w:lang w:val="en-US"/>
                </w:rPr>
                <w:t xml:space="preserve"> support the </w:t>
              </w:r>
              <w:r>
                <w:rPr>
                  <w:i/>
                  <w:lang w:val="en-US"/>
                </w:rPr>
                <w:t>personnel segment specification</w:t>
              </w:r>
              <w:r>
                <w:rPr>
                  <w:lang w:val="en-US"/>
                </w:rPr>
                <w:t xml:space="preserve"> </w:t>
              </w:r>
              <w:r>
                <w:rPr>
                  <w:i/>
                  <w:lang w:val="en-US"/>
                </w:rPr>
                <w:t>property(s)</w:t>
              </w:r>
              <w:r>
                <w:rPr>
                  <w:lang w:val="en-US"/>
                </w:rPr>
                <w:t xml:space="preserve"> associated with this </w:t>
              </w:r>
              <w:r>
                <w:rPr>
                  <w:i/>
                  <w:lang w:val="en-US"/>
                </w:rPr>
                <w:t>personnel segment specification</w:t>
              </w:r>
              <w:r>
                <w:rPr>
                  <w:lang w:val="en-US"/>
                </w:rPr>
                <w:t>.</w:t>
              </w:r>
            </w:ins>
          </w:p>
        </w:tc>
      </w:tr>
      <w:tr w:rsidR="00EC5698" w14:paraId="651FBDA7" w14:textId="77777777" w:rsidTr="00A20072">
        <w:trPr>
          <w:trHeight w:val="152"/>
          <w:ins w:id="1475" w:author="Charles Gifford" w:date="2017-03-21T20:14:00Z"/>
        </w:trPr>
        <w:tc>
          <w:tcPr>
            <w:tcW w:w="2155" w:type="dxa"/>
            <w:tcBorders>
              <w:top w:val="single" w:sz="4" w:space="0" w:color="auto"/>
              <w:left w:val="single" w:sz="4" w:space="0" w:color="auto"/>
              <w:bottom w:val="single" w:sz="4" w:space="0" w:color="auto"/>
              <w:right w:val="single" w:sz="4" w:space="0" w:color="auto"/>
            </w:tcBorders>
            <w:shd w:val="clear" w:color="auto" w:fill="auto"/>
            <w:hideMark/>
          </w:tcPr>
          <w:p w14:paraId="181E470F" w14:textId="77777777" w:rsidR="00EC5698" w:rsidRDefault="00EC5698" w:rsidP="00EA1A4D">
            <w:pPr>
              <w:pStyle w:val="TableContents1"/>
              <w:spacing w:before="60" w:after="60"/>
              <w:jc w:val="left"/>
              <w:rPr>
                <w:ins w:id="1476" w:author="Charles Gifford" w:date="2017-03-21T20:14:00Z"/>
                <w:sz w:val="16"/>
                <w:szCs w:val="16"/>
                <w:lang w:val="en-US" w:eastAsia="zh-CN"/>
              </w:rPr>
            </w:pPr>
            <w:ins w:id="1477" w:author="Charles Gifford" w:date="2017-03-21T20:14:00Z">
              <w:r>
                <w:rPr>
                  <w:sz w:val="16"/>
                  <w:szCs w:val="16"/>
                  <w:lang w:val="en-US"/>
                </w:rPr>
                <w:t>Personnel class property</w:t>
              </w:r>
            </w:ins>
          </w:p>
        </w:tc>
        <w:tc>
          <w:tcPr>
            <w:tcW w:w="2070" w:type="dxa"/>
            <w:tcBorders>
              <w:top w:val="single" w:sz="4" w:space="0" w:color="auto"/>
              <w:left w:val="single" w:sz="4" w:space="0" w:color="auto"/>
              <w:bottom w:val="single" w:sz="4" w:space="0" w:color="auto"/>
              <w:right w:val="single" w:sz="4" w:space="0" w:color="auto"/>
            </w:tcBorders>
            <w:shd w:val="clear" w:color="auto" w:fill="auto"/>
            <w:hideMark/>
          </w:tcPr>
          <w:p w14:paraId="5C98D8D3" w14:textId="77777777" w:rsidR="00EC5698" w:rsidRDefault="00EC5698" w:rsidP="00EA1A4D">
            <w:pPr>
              <w:pStyle w:val="TableContents1"/>
              <w:spacing w:before="60" w:after="60"/>
              <w:jc w:val="left"/>
              <w:rPr>
                <w:ins w:id="1478" w:author="Charles Gifford" w:date="2017-03-21T20:14:00Z"/>
                <w:sz w:val="16"/>
                <w:szCs w:val="16"/>
                <w:lang w:val="en-US" w:eastAsia="zh-CN"/>
              </w:rPr>
            </w:pPr>
            <w:ins w:id="1479" w:author="Charles Gifford" w:date="2017-03-21T20:14:00Z">
              <w:r>
                <w:rPr>
                  <w:sz w:val="16"/>
                  <w:szCs w:val="16"/>
                  <w:lang w:val="en-US"/>
                </w:rPr>
                <w:t>NA</w:t>
              </w:r>
            </w:ins>
          </w:p>
        </w:tc>
        <w:tc>
          <w:tcPr>
            <w:tcW w:w="1080" w:type="dxa"/>
            <w:tcBorders>
              <w:top w:val="single" w:sz="4" w:space="0" w:color="auto"/>
              <w:left w:val="single" w:sz="4" w:space="0" w:color="auto"/>
              <w:bottom w:val="single" w:sz="4" w:space="0" w:color="auto"/>
              <w:right w:val="single" w:sz="4" w:space="0" w:color="auto"/>
            </w:tcBorders>
            <w:shd w:val="clear" w:color="auto" w:fill="auto"/>
            <w:hideMark/>
          </w:tcPr>
          <w:p w14:paraId="6EC2F057" w14:textId="77777777" w:rsidR="00EC5698" w:rsidRDefault="00EC5698" w:rsidP="00EA1A4D">
            <w:pPr>
              <w:pStyle w:val="TableContents1"/>
              <w:spacing w:before="60" w:after="60"/>
              <w:jc w:val="left"/>
              <w:rPr>
                <w:ins w:id="1480" w:author="Charles Gifford" w:date="2017-03-21T20:14:00Z"/>
                <w:sz w:val="16"/>
                <w:szCs w:val="16"/>
                <w:lang w:val="en-US" w:eastAsia="zh-CN"/>
              </w:rPr>
            </w:pPr>
            <w:ins w:id="1481" w:author="Charles Gifford" w:date="2017-03-21T20:14:00Z">
              <w:r>
                <w:rPr>
                  <w:sz w:val="16"/>
                  <w:szCs w:val="16"/>
                  <w:lang w:val="en-US" w:eastAsia="zh-CN"/>
                </w:rPr>
                <w:t>0..*</w:t>
              </w:r>
            </w:ins>
          </w:p>
        </w:tc>
        <w:tc>
          <w:tcPr>
            <w:tcW w:w="4140" w:type="dxa"/>
            <w:tcBorders>
              <w:top w:val="single" w:sz="4" w:space="0" w:color="auto"/>
              <w:left w:val="single" w:sz="4" w:space="0" w:color="auto"/>
              <w:bottom w:val="single" w:sz="4" w:space="0" w:color="auto"/>
              <w:right w:val="single" w:sz="4" w:space="0" w:color="auto"/>
            </w:tcBorders>
            <w:shd w:val="clear" w:color="auto" w:fill="auto"/>
            <w:hideMark/>
          </w:tcPr>
          <w:p w14:paraId="478B23B4" w14:textId="77777777" w:rsidR="00EC5698" w:rsidRDefault="00EC5698" w:rsidP="00EA1A4D">
            <w:pPr>
              <w:pStyle w:val="TableNormal11"/>
              <w:rPr>
                <w:ins w:id="1482" w:author="Charles Gifford" w:date="2017-03-21T20:14:00Z"/>
                <w:szCs w:val="20"/>
                <w:lang w:val="en-US" w:eastAsia="zh-CN"/>
              </w:rPr>
            </w:pPr>
            <w:ins w:id="1483" w:author="Charles Gifford" w:date="2017-03-21T20:14:00Z">
              <w:r>
                <w:rPr>
                  <w:lang w:val="en-US"/>
                </w:rPr>
                <w:t xml:space="preserve">The </w:t>
              </w:r>
              <w:r>
                <w:rPr>
                  <w:i/>
                  <w:lang w:val="en-US"/>
                </w:rPr>
                <w:t>personnel class(s)</w:t>
              </w:r>
              <w:r>
                <w:rPr>
                  <w:lang w:val="en-US"/>
                </w:rPr>
                <w:t xml:space="preserve"> support this </w:t>
              </w:r>
              <w:r>
                <w:rPr>
                  <w:i/>
                  <w:lang w:val="en-US"/>
                </w:rPr>
                <w:t xml:space="preserve">personnel segment specification. </w:t>
              </w:r>
              <w:r>
                <w:rPr>
                  <w:lang w:val="en-US"/>
                </w:rPr>
                <w:t xml:space="preserve"> </w:t>
              </w:r>
            </w:ins>
          </w:p>
          <w:p w14:paraId="3FE59206" w14:textId="77777777" w:rsidR="00EC5698" w:rsidRDefault="00EC5698" w:rsidP="00EA1A4D">
            <w:pPr>
              <w:pStyle w:val="TableNormal11"/>
              <w:rPr>
                <w:ins w:id="1484" w:author="Charles Gifford" w:date="2017-03-21T20:14:00Z"/>
                <w:szCs w:val="16"/>
                <w:lang w:val="en-US"/>
              </w:rPr>
            </w:pPr>
            <w:ins w:id="1485" w:author="Charles Gifford" w:date="2017-03-21T20:14:00Z">
              <w:r>
                <w:rPr>
                  <w:lang w:val="en-US"/>
                </w:rPr>
                <w:t xml:space="preserve">The </w:t>
              </w:r>
              <w:r>
                <w:rPr>
                  <w:i/>
                  <w:lang w:val="en-US"/>
                </w:rPr>
                <w:t>personnel class property(s)</w:t>
              </w:r>
              <w:r>
                <w:rPr>
                  <w:lang w:val="en-US"/>
                </w:rPr>
                <w:t xml:space="preserve"> support </w:t>
              </w:r>
              <w:r>
                <w:rPr>
                  <w:i/>
                  <w:lang w:val="en-US"/>
                </w:rPr>
                <w:t>the personnel segment specification property(s)</w:t>
              </w:r>
              <w:r>
                <w:rPr>
                  <w:lang w:val="en-US"/>
                </w:rPr>
                <w:t xml:space="preserve"> associated with this </w:t>
              </w:r>
              <w:r>
                <w:rPr>
                  <w:i/>
                  <w:lang w:val="en-US"/>
                </w:rPr>
                <w:t>personnel segment specification</w:t>
              </w:r>
              <w:r>
                <w:rPr>
                  <w:lang w:val="en-US"/>
                </w:rPr>
                <w:t>.</w:t>
              </w:r>
            </w:ins>
          </w:p>
        </w:tc>
      </w:tr>
    </w:tbl>
    <w:p w14:paraId="0DBBA8D5" w14:textId="4FBF4C7F" w:rsidR="00EC5698" w:rsidRDefault="003026DF" w:rsidP="00E05180">
      <w:pPr>
        <w:pStyle w:val="TABLE-title"/>
        <w:rPr>
          <w:ins w:id="1486" w:author="Charles Gifford" w:date="2017-03-21T20:14:00Z"/>
        </w:rPr>
      </w:pPr>
      <w:bookmarkStart w:id="1487" w:name="_Toc478492312"/>
      <w:ins w:id="1488" w:author="Charles Gifford" w:date="2017-03-22T12:54:00Z">
        <w:r>
          <w:t xml:space="preserve">Table </w:t>
        </w:r>
        <w:r>
          <w:fldChar w:fldCharType="begin"/>
        </w:r>
        <w:r>
          <w:instrText xml:space="preserve"> SEQ Table \* ARABIC </w:instrText>
        </w:r>
      </w:ins>
      <w:r>
        <w:fldChar w:fldCharType="separate"/>
      </w:r>
      <w:ins w:id="1489" w:author="Charles Gifford" w:date="2017-03-22T23:13:00Z">
        <w:r w:rsidR="00FC0C83">
          <w:rPr>
            <w:noProof/>
          </w:rPr>
          <w:t>11</w:t>
        </w:r>
      </w:ins>
      <w:ins w:id="1490" w:author="Charles Gifford" w:date="2017-03-22T12:54:00Z">
        <w:r>
          <w:fldChar w:fldCharType="end"/>
        </w:r>
        <w:r>
          <w:t xml:space="preserve"> </w:t>
        </w:r>
      </w:ins>
      <w:ins w:id="1491" w:author="Charles Gifford" w:date="2017-03-21T20:14:00Z">
        <w:r w:rsidR="00EC5698">
          <w:t>– Resource group property cross-model relationship roles</w:t>
        </w:r>
        <w:bookmarkEnd w:id="1487"/>
      </w:ins>
    </w:p>
    <w:tbl>
      <w:tblPr>
        <w:tblW w:w="94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4A0" w:firstRow="1" w:lastRow="0" w:firstColumn="1" w:lastColumn="0" w:noHBand="0" w:noVBand="1"/>
      </w:tblPr>
      <w:tblGrid>
        <w:gridCol w:w="2156"/>
        <w:gridCol w:w="2071"/>
        <w:gridCol w:w="1081"/>
        <w:gridCol w:w="4142"/>
      </w:tblGrid>
      <w:tr w:rsidR="00EC5698" w14:paraId="6A916349" w14:textId="77777777" w:rsidTr="00EA1A4D">
        <w:trPr>
          <w:trHeight w:val="197"/>
          <w:ins w:id="1492" w:author="Charles Gifford" w:date="2017-03-21T20:14:00Z"/>
        </w:trPr>
        <w:tc>
          <w:tcPr>
            <w:tcW w:w="2155" w:type="dxa"/>
            <w:tcBorders>
              <w:top w:val="single" w:sz="4" w:space="0" w:color="auto"/>
              <w:left w:val="single" w:sz="4" w:space="0" w:color="auto"/>
              <w:bottom w:val="single" w:sz="4" w:space="0" w:color="auto"/>
              <w:right w:val="single" w:sz="4" w:space="0" w:color="auto"/>
            </w:tcBorders>
            <w:hideMark/>
          </w:tcPr>
          <w:p w14:paraId="73489BD6" w14:textId="77777777" w:rsidR="00EC5698" w:rsidRDefault="00EC5698" w:rsidP="00EA1A4D">
            <w:pPr>
              <w:pStyle w:val="TableContents1"/>
              <w:spacing w:before="60" w:after="60"/>
              <w:jc w:val="center"/>
              <w:rPr>
                <w:ins w:id="1493" w:author="Charles Gifford" w:date="2017-03-21T20:14:00Z"/>
                <w:b/>
                <w:sz w:val="16"/>
                <w:szCs w:val="20"/>
                <w:lang w:val="en-US" w:eastAsia="zh-CN"/>
              </w:rPr>
            </w:pPr>
            <w:ins w:id="1494" w:author="Charles Gifford" w:date="2017-03-21T20:14:00Z">
              <w:r>
                <w:rPr>
                  <w:b/>
                  <w:sz w:val="16"/>
                  <w:szCs w:val="20"/>
                  <w:lang w:val="en-US" w:eastAsia="zh-CN"/>
                </w:rPr>
                <w:t>Related Object</w:t>
              </w:r>
            </w:ins>
          </w:p>
        </w:tc>
        <w:tc>
          <w:tcPr>
            <w:tcW w:w="2070" w:type="dxa"/>
            <w:tcBorders>
              <w:top w:val="single" w:sz="4" w:space="0" w:color="auto"/>
              <w:left w:val="single" w:sz="4" w:space="0" w:color="auto"/>
              <w:bottom w:val="single" w:sz="4" w:space="0" w:color="auto"/>
              <w:right w:val="single" w:sz="4" w:space="0" w:color="auto"/>
            </w:tcBorders>
            <w:hideMark/>
          </w:tcPr>
          <w:p w14:paraId="438F643E" w14:textId="77777777" w:rsidR="00EC5698" w:rsidRDefault="00EC5698" w:rsidP="00EA1A4D">
            <w:pPr>
              <w:pStyle w:val="TableContents1"/>
              <w:spacing w:before="60" w:after="60"/>
              <w:jc w:val="center"/>
              <w:rPr>
                <w:ins w:id="1495" w:author="Charles Gifford" w:date="2017-03-21T20:14:00Z"/>
                <w:b/>
                <w:sz w:val="16"/>
                <w:szCs w:val="20"/>
                <w:lang w:val="en-US" w:eastAsia="zh-CN"/>
              </w:rPr>
            </w:pPr>
            <w:ins w:id="1496" w:author="Charles Gifford" w:date="2017-03-21T20:14:00Z">
              <w:r>
                <w:rPr>
                  <w:b/>
                  <w:sz w:val="16"/>
                  <w:szCs w:val="20"/>
                  <w:lang w:val="en-US" w:eastAsia="zh-CN"/>
                </w:rPr>
                <w:t>Role</w:t>
              </w:r>
            </w:ins>
          </w:p>
        </w:tc>
        <w:tc>
          <w:tcPr>
            <w:tcW w:w="1080" w:type="dxa"/>
            <w:tcBorders>
              <w:top w:val="single" w:sz="4" w:space="0" w:color="auto"/>
              <w:left w:val="single" w:sz="4" w:space="0" w:color="auto"/>
              <w:bottom w:val="single" w:sz="4" w:space="0" w:color="auto"/>
              <w:right w:val="single" w:sz="4" w:space="0" w:color="auto"/>
            </w:tcBorders>
            <w:hideMark/>
          </w:tcPr>
          <w:p w14:paraId="6F056FF8" w14:textId="77777777" w:rsidR="00EC5698" w:rsidRDefault="00EC5698" w:rsidP="00EA1A4D">
            <w:pPr>
              <w:pStyle w:val="TableContents1"/>
              <w:spacing w:before="60" w:after="60"/>
              <w:jc w:val="center"/>
              <w:rPr>
                <w:ins w:id="1497" w:author="Charles Gifford" w:date="2017-03-21T20:14:00Z"/>
                <w:b/>
                <w:sz w:val="16"/>
                <w:szCs w:val="20"/>
                <w:lang w:val="en-US" w:eastAsia="zh-CN"/>
              </w:rPr>
            </w:pPr>
            <w:ins w:id="1498" w:author="Charles Gifford" w:date="2017-03-21T20:14:00Z">
              <w:r>
                <w:rPr>
                  <w:b/>
                  <w:sz w:val="16"/>
                  <w:szCs w:val="20"/>
                  <w:lang w:val="en-US" w:eastAsia="zh-CN"/>
                </w:rPr>
                <w:t>Multiplicity</w:t>
              </w:r>
            </w:ins>
          </w:p>
        </w:tc>
        <w:tc>
          <w:tcPr>
            <w:tcW w:w="4140" w:type="dxa"/>
            <w:tcBorders>
              <w:top w:val="single" w:sz="4" w:space="0" w:color="auto"/>
              <w:left w:val="single" w:sz="4" w:space="0" w:color="auto"/>
              <w:bottom w:val="single" w:sz="4" w:space="0" w:color="auto"/>
              <w:right w:val="single" w:sz="4" w:space="0" w:color="auto"/>
            </w:tcBorders>
            <w:hideMark/>
          </w:tcPr>
          <w:p w14:paraId="3EA567F1" w14:textId="77777777" w:rsidR="00EC5698" w:rsidRDefault="00EC5698" w:rsidP="00EA1A4D">
            <w:pPr>
              <w:pStyle w:val="TableNormal11"/>
              <w:jc w:val="center"/>
              <w:rPr>
                <w:ins w:id="1499" w:author="Charles Gifford" w:date="2017-03-21T20:14:00Z"/>
                <w:b/>
                <w:szCs w:val="20"/>
                <w:lang w:val="en-US" w:eastAsia="zh-CN"/>
              </w:rPr>
            </w:pPr>
            <w:ins w:id="1500" w:author="Charles Gifford" w:date="2017-03-21T20:14:00Z">
              <w:r>
                <w:rPr>
                  <w:b/>
                  <w:lang w:val="en-US"/>
                </w:rPr>
                <w:t>Description</w:t>
              </w:r>
            </w:ins>
          </w:p>
        </w:tc>
      </w:tr>
      <w:tr w:rsidR="00EC5698" w14:paraId="72F89E88" w14:textId="77777777" w:rsidTr="00EA1A4D">
        <w:trPr>
          <w:trHeight w:val="368"/>
          <w:ins w:id="1501" w:author="Charles Gifford" w:date="2017-03-21T20:14:00Z"/>
        </w:trPr>
        <w:tc>
          <w:tcPr>
            <w:tcW w:w="2155" w:type="dxa"/>
            <w:tcBorders>
              <w:top w:val="single" w:sz="4" w:space="0" w:color="auto"/>
              <w:left w:val="single" w:sz="4" w:space="0" w:color="auto"/>
              <w:bottom w:val="single" w:sz="4" w:space="0" w:color="auto"/>
              <w:right w:val="single" w:sz="4" w:space="0" w:color="auto"/>
            </w:tcBorders>
            <w:hideMark/>
          </w:tcPr>
          <w:p w14:paraId="669AE672" w14:textId="77777777" w:rsidR="00EC5698" w:rsidRDefault="00EC5698" w:rsidP="00EA1A4D">
            <w:pPr>
              <w:pStyle w:val="TableContents1"/>
              <w:spacing w:before="60" w:after="60"/>
              <w:jc w:val="left"/>
              <w:rPr>
                <w:ins w:id="1502" w:author="Charles Gifford" w:date="2017-03-21T20:14:00Z"/>
                <w:sz w:val="16"/>
                <w:szCs w:val="20"/>
                <w:lang w:val="en-US" w:eastAsia="zh-CN"/>
              </w:rPr>
            </w:pPr>
            <w:ins w:id="1503" w:author="Charles Gifford" w:date="2017-03-21T20:14:00Z">
              <w:r>
                <w:rPr>
                  <w:sz w:val="16"/>
                  <w:szCs w:val="20"/>
                  <w:lang w:val="en-US" w:eastAsia="zh-CN"/>
                </w:rPr>
                <w:t>Resource task property (B)</w:t>
              </w:r>
            </w:ins>
          </w:p>
        </w:tc>
        <w:tc>
          <w:tcPr>
            <w:tcW w:w="2070" w:type="dxa"/>
            <w:tcBorders>
              <w:top w:val="single" w:sz="4" w:space="0" w:color="auto"/>
              <w:left w:val="single" w:sz="4" w:space="0" w:color="auto"/>
              <w:bottom w:val="single" w:sz="4" w:space="0" w:color="auto"/>
              <w:right w:val="single" w:sz="4" w:space="0" w:color="auto"/>
            </w:tcBorders>
            <w:hideMark/>
          </w:tcPr>
          <w:p w14:paraId="5F879813" w14:textId="77777777" w:rsidR="00EC5698" w:rsidRDefault="00EC5698" w:rsidP="00EA1A4D">
            <w:pPr>
              <w:pStyle w:val="TableContents1"/>
              <w:spacing w:before="60" w:after="60"/>
              <w:jc w:val="left"/>
              <w:rPr>
                <w:ins w:id="1504" w:author="Charles Gifford" w:date="2017-03-21T20:14:00Z"/>
                <w:sz w:val="16"/>
                <w:szCs w:val="20"/>
                <w:lang w:val="en-US" w:eastAsia="zh-CN"/>
              </w:rPr>
            </w:pPr>
            <w:ins w:id="1505" w:author="Charles Gifford" w:date="2017-03-21T20:14:00Z">
              <w:r>
                <w:rPr>
                  <w:sz w:val="16"/>
                  <w:szCs w:val="20"/>
                  <w:lang w:val="en-US" w:eastAsia="zh-CN"/>
                </w:rPr>
                <w:t>NA</w:t>
              </w:r>
            </w:ins>
          </w:p>
        </w:tc>
        <w:tc>
          <w:tcPr>
            <w:tcW w:w="1080" w:type="dxa"/>
            <w:tcBorders>
              <w:top w:val="single" w:sz="4" w:space="0" w:color="auto"/>
              <w:left w:val="single" w:sz="4" w:space="0" w:color="auto"/>
              <w:bottom w:val="single" w:sz="4" w:space="0" w:color="auto"/>
              <w:right w:val="single" w:sz="4" w:space="0" w:color="auto"/>
            </w:tcBorders>
            <w:hideMark/>
          </w:tcPr>
          <w:p w14:paraId="6FE209FC" w14:textId="77777777" w:rsidR="00EC5698" w:rsidRDefault="00EC5698" w:rsidP="00EA1A4D">
            <w:pPr>
              <w:pStyle w:val="TableContents1"/>
              <w:spacing w:before="60" w:after="60"/>
              <w:jc w:val="left"/>
              <w:rPr>
                <w:ins w:id="1506" w:author="Charles Gifford" w:date="2017-03-21T20:14:00Z"/>
                <w:sz w:val="16"/>
                <w:szCs w:val="20"/>
                <w:lang w:val="en-US" w:eastAsia="zh-CN"/>
              </w:rPr>
            </w:pPr>
            <w:ins w:id="1507" w:author="Charles Gifford" w:date="2017-03-21T20:14:00Z">
              <w:r>
                <w:rPr>
                  <w:sz w:val="16"/>
                  <w:szCs w:val="20"/>
                  <w:lang w:val="en-US" w:eastAsia="zh-CN"/>
                </w:rPr>
                <w:t>1</w:t>
              </w:r>
            </w:ins>
          </w:p>
        </w:tc>
        <w:tc>
          <w:tcPr>
            <w:tcW w:w="4140" w:type="dxa"/>
            <w:tcBorders>
              <w:top w:val="single" w:sz="4" w:space="0" w:color="auto"/>
              <w:left w:val="single" w:sz="4" w:space="0" w:color="auto"/>
              <w:bottom w:val="single" w:sz="4" w:space="0" w:color="auto"/>
              <w:right w:val="single" w:sz="4" w:space="0" w:color="auto"/>
            </w:tcBorders>
            <w:hideMark/>
          </w:tcPr>
          <w:p w14:paraId="4DA5F6C4" w14:textId="77777777" w:rsidR="00EC5698" w:rsidRDefault="00EC5698" w:rsidP="00EA1A4D">
            <w:pPr>
              <w:pStyle w:val="TableNormal11"/>
              <w:rPr>
                <w:ins w:id="1508" w:author="Charles Gifford" w:date="2017-03-21T20:14:00Z"/>
                <w:szCs w:val="20"/>
                <w:lang w:val="en-US" w:eastAsia="zh-CN"/>
              </w:rPr>
            </w:pPr>
            <w:ins w:id="1509" w:author="Charles Gifford" w:date="2017-03-21T20:14:00Z">
              <w:r>
                <w:rPr>
                  <w:lang w:val="en-US"/>
                </w:rPr>
                <w:t xml:space="preserve">The </w:t>
              </w:r>
              <w:r>
                <w:rPr>
                  <w:i/>
                  <w:lang w:val="en-US"/>
                </w:rPr>
                <w:t xml:space="preserve">resource task property </w:t>
              </w:r>
              <w:r>
                <w:rPr>
                  <w:lang w:val="en-US"/>
                </w:rPr>
                <w:t xml:space="preserve">related to this </w:t>
              </w:r>
              <w:r>
                <w:rPr>
                  <w:i/>
                  <w:lang w:val="en-US"/>
                </w:rPr>
                <w:t>resource group property</w:t>
              </w:r>
              <w:r>
                <w:rPr>
                  <w:lang w:val="en-US"/>
                </w:rPr>
                <w:t>.</w:t>
              </w:r>
            </w:ins>
          </w:p>
        </w:tc>
      </w:tr>
      <w:tr w:rsidR="00EC5698" w14:paraId="1F70A13D" w14:textId="77777777" w:rsidTr="00A20072">
        <w:trPr>
          <w:trHeight w:val="143"/>
          <w:ins w:id="1510" w:author="Charles Gifford" w:date="2017-03-21T20:14:00Z"/>
        </w:trPr>
        <w:tc>
          <w:tcPr>
            <w:tcW w:w="2155" w:type="dxa"/>
            <w:tcBorders>
              <w:top w:val="single" w:sz="4" w:space="0" w:color="auto"/>
              <w:left w:val="single" w:sz="4" w:space="0" w:color="auto"/>
              <w:bottom w:val="single" w:sz="4" w:space="0" w:color="auto"/>
              <w:right w:val="single" w:sz="4" w:space="0" w:color="auto"/>
            </w:tcBorders>
            <w:shd w:val="clear" w:color="auto" w:fill="auto"/>
            <w:hideMark/>
          </w:tcPr>
          <w:p w14:paraId="46E6C5BC" w14:textId="77777777" w:rsidR="00EC5698" w:rsidRDefault="00EC5698" w:rsidP="00EA1A4D">
            <w:pPr>
              <w:pStyle w:val="TableContents1"/>
              <w:spacing w:before="60" w:after="60"/>
              <w:jc w:val="left"/>
              <w:rPr>
                <w:ins w:id="1511" w:author="Charles Gifford" w:date="2017-03-21T20:14:00Z"/>
                <w:sz w:val="16"/>
                <w:szCs w:val="20"/>
                <w:lang w:val="en-US" w:eastAsia="zh-CN"/>
              </w:rPr>
            </w:pPr>
            <w:ins w:id="1512" w:author="Charles Gifford" w:date="2017-03-21T20:14:00Z">
              <w:r>
                <w:rPr>
                  <w:sz w:val="16"/>
                  <w:szCs w:val="20"/>
                  <w:lang w:val="en-US" w:eastAsia="zh-CN"/>
                </w:rPr>
                <w:t>Resource group</w:t>
              </w:r>
            </w:ins>
          </w:p>
        </w:tc>
        <w:tc>
          <w:tcPr>
            <w:tcW w:w="2070" w:type="dxa"/>
            <w:tcBorders>
              <w:top w:val="single" w:sz="4" w:space="0" w:color="auto"/>
              <w:left w:val="single" w:sz="4" w:space="0" w:color="auto"/>
              <w:bottom w:val="single" w:sz="4" w:space="0" w:color="auto"/>
              <w:right w:val="single" w:sz="4" w:space="0" w:color="auto"/>
            </w:tcBorders>
            <w:shd w:val="clear" w:color="auto" w:fill="auto"/>
            <w:hideMark/>
          </w:tcPr>
          <w:p w14:paraId="1E3CA0BB" w14:textId="77777777" w:rsidR="00EC5698" w:rsidRDefault="00EC5698" w:rsidP="00EA1A4D">
            <w:pPr>
              <w:pStyle w:val="TableContents1"/>
              <w:spacing w:before="60" w:after="60"/>
              <w:jc w:val="left"/>
              <w:rPr>
                <w:ins w:id="1513" w:author="Charles Gifford" w:date="2017-03-21T20:14:00Z"/>
                <w:sz w:val="16"/>
                <w:szCs w:val="20"/>
                <w:lang w:val="en-US" w:eastAsia="zh-CN"/>
              </w:rPr>
            </w:pPr>
            <w:ins w:id="1514" w:author="Charles Gifford" w:date="2017-03-21T20:14:00Z">
              <w:r>
                <w:rPr>
                  <w:sz w:val="16"/>
                  <w:szCs w:val="20"/>
                  <w:lang w:val="en-US" w:eastAsia="zh-CN"/>
                </w:rPr>
                <w:t>NA</w:t>
              </w:r>
            </w:ins>
          </w:p>
        </w:tc>
        <w:tc>
          <w:tcPr>
            <w:tcW w:w="1080" w:type="dxa"/>
            <w:tcBorders>
              <w:top w:val="single" w:sz="4" w:space="0" w:color="auto"/>
              <w:left w:val="single" w:sz="4" w:space="0" w:color="auto"/>
              <w:bottom w:val="single" w:sz="4" w:space="0" w:color="auto"/>
              <w:right w:val="single" w:sz="4" w:space="0" w:color="auto"/>
            </w:tcBorders>
            <w:shd w:val="clear" w:color="auto" w:fill="auto"/>
            <w:hideMark/>
          </w:tcPr>
          <w:p w14:paraId="16EEDAD6" w14:textId="77777777" w:rsidR="00EC5698" w:rsidRDefault="00EC5698" w:rsidP="00EA1A4D">
            <w:pPr>
              <w:pStyle w:val="TableContents1"/>
              <w:spacing w:before="60" w:after="60"/>
              <w:jc w:val="left"/>
              <w:rPr>
                <w:ins w:id="1515" w:author="Charles Gifford" w:date="2017-03-21T20:14:00Z"/>
                <w:sz w:val="16"/>
                <w:szCs w:val="20"/>
                <w:lang w:val="en-US" w:eastAsia="zh-CN"/>
              </w:rPr>
            </w:pPr>
            <w:ins w:id="1516" w:author="Charles Gifford" w:date="2017-03-21T20:14:00Z">
              <w:r>
                <w:rPr>
                  <w:sz w:val="16"/>
                  <w:szCs w:val="20"/>
                  <w:lang w:val="en-US" w:eastAsia="zh-CN"/>
                </w:rPr>
                <w:t>1</w:t>
              </w:r>
            </w:ins>
          </w:p>
        </w:tc>
        <w:tc>
          <w:tcPr>
            <w:tcW w:w="4140" w:type="dxa"/>
            <w:tcBorders>
              <w:top w:val="single" w:sz="4" w:space="0" w:color="auto"/>
              <w:left w:val="single" w:sz="4" w:space="0" w:color="auto"/>
              <w:bottom w:val="single" w:sz="4" w:space="0" w:color="auto"/>
              <w:right w:val="single" w:sz="4" w:space="0" w:color="auto"/>
            </w:tcBorders>
            <w:shd w:val="clear" w:color="auto" w:fill="auto"/>
            <w:hideMark/>
          </w:tcPr>
          <w:p w14:paraId="644E005B" w14:textId="77777777" w:rsidR="00EC5698" w:rsidRDefault="00EC5698" w:rsidP="00EA1A4D">
            <w:pPr>
              <w:pStyle w:val="TableNormal11"/>
              <w:rPr>
                <w:ins w:id="1517" w:author="Charles Gifford" w:date="2017-03-21T20:14:00Z"/>
                <w:szCs w:val="20"/>
                <w:lang w:val="en-US" w:eastAsia="zh-CN"/>
              </w:rPr>
            </w:pPr>
            <w:ins w:id="1518" w:author="Charles Gifford" w:date="2017-03-21T20:14:00Z">
              <w:r>
                <w:rPr>
                  <w:lang w:val="en-US"/>
                </w:rPr>
                <w:t xml:space="preserve">The </w:t>
              </w:r>
              <w:r>
                <w:rPr>
                  <w:i/>
                  <w:lang w:val="en-US"/>
                </w:rPr>
                <w:t xml:space="preserve">resource group </w:t>
              </w:r>
              <w:r>
                <w:rPr>
                  <w:lang w:val="en-US"/>
                </w:rPr>
                <w:t xml:space="preserve">defined in part by this </w:t>
              </w:r>
              <w:r>
                <w:rPr>
                  <w:i/>
                  <w:lang w:val="en-US"/>
                </w:rPr>
                <w:t>resource property</w:t>
              </w:r>
              <w:r>
                <w:rPr>
                  <w:lang w:val="en-US"/>
                </w:rPr>
                <w:t>.</w:t>
              </w:r>
            </w:ins>
          </w:p>
        </w:tc>
      </w:tr>
      <w:tr w:rsidR="00EC5698" w14:paraId="08493F90" w14:textId="77777777" w:rsidTr="00A20072">
        <w:trPr>
          <w:trHeight w:val="143"/>
          <w:ins w:id="1519" w:author="Charles Gifford" w:date="2017-03-21T20:14:00Z"/>
        </w:trPr>
        <w:tc>
          <w:tcPr>
            <w:tcW w:w="2155" w:type="dxa"/>
            <w:tcBorders>
              <w:top w:val="single" w:sz="4" w:space="0" w:color="auto"/>
              <w:left w:val="single" w:sz="4" w:space="0" w:color="auto"/>
              <w:bottom w:val="single" w:sz="4" w:space="0" w:color="auto"/>
              <w:right w:val="single" w:sz="4" w:space="0" w:color="auto"/>
            </w:tcBorders>
            <w:shd w:val="clear" w:color="auto" w:fill="auto"/>
            <w:hideMark/>
          </w:tcPr>
          <w:p w14:paraId="3EE67681" w14:textId="77777777" w:rsidR="00EC5698" w:rsidRDefault="00EC5698" w:rsidP="00EA1A4D">
            <w:pPr>
              <w:pStyle w:val="TableContents1"/>
              <w:spacing w:before="60" w:after="60"/>
              <w:jc w:val="left"/>
              <w:rPr>
                <w:ins w:id="1520" w:author="Charles Gifford" w:date="2017-03-21T20:14:00Z"/>
                <w:sz w:val="16"/>
                <w:szCs w:val="20"/>
                <w:lang w:val="en-US" w:eastAsia="zh-CN"/>
              </w:rPr>
            </w:pPr>
            <w:ins w:id="1521" w:author="Charles Gifford" w:date="2017-03-21T20:14:00Z">
              <w:r>
                <w:rPr>
                  <w:sz w:val="16"/>
                  <w:szCs w:val="20"/>
                  <w:lang w:val="en-US" w:eastAsia="zh-CN"/>
                </w:rPr>
                <w:t>Resource property</w:t>
              </w:r>
            </w:ins>
          </w:p>
        </w:tc>
        <w:tc>
          <w:tcPr>
            <w:tcW w:w="2070" w:type="dxa"/>
            <w:tcBorders>
              <w:top w:val="single" w:sz="4" w:space="0" w:color="auto"/>
              <w:left w:val="single" w:sz="4" w:space="0" w:color="auto"/>
              <w:bottom w:val="single" w:sz="4" w:space="0" w:color="auto"/>
              <w:right w:val="single" w:sz="4" w:space="0" w:color="auto"/>
            </w:tcBorders>
            <w:shd w:val="clear" w:color="auto" w:fill="auto"/>
            <w:hideMark/>
          </w:tcPr>
          <w:p w14:paraId="2A5D086F" w14:textId="77777777" w:rsidR="00EC5698" w:rsidRDefault="00EC5698" w:rsidP="00EA1A4D">
            <w:pPr>
              <w:pStyle w:val="TableContents1"/>
              <w:spacing w:before="60" w:after="60"/>
              <w:jc w:val="left"/>
              <w:rPr>
                <w:ins w:id="1522" w:author="Charles Gifford" w:date="2017-03-21T20:14:00Z"/>
                <w:sz w:val="16"/>
                <w:szCs w:val="20"/>
                <w:lang w:val="en-US" w:eastAsia="zh-CN"/>
              </w:rPr>
            </w:pPr>
            <w:ins w:id="1523" w:author="Charles Gifford" w:date="2017-03-21T20:14:00Z">
              <w:r>
                <w:rPr>
                  <w:sz w:val="16"/>
                  <w:szCs w:val="20"/>
                  <w:lang w:val="en-US" w:eastAsia="zh-CN"/>
                </w:rPr>
                <w:t>NA</w:t>
              </w:r>
            </w:ins>
          </w:p>
        </w:tc>
        <w:tc>
          <w:tcPr>
            <w:tcW w:w="1080" w:type="dxa"/>
            <w:tcBorders>
              <w:top w:val="single" w:sz="4" w:space="0" w:color="auto"/>
              <w:left w:val="single" w:sz="4" w:space="0" w:color="auto"/>
              <w:bottom w:val="single" w:sz="4" w:space="0" w:color="auto"/>
              <w:right w:val="single" w:sz="4" w:space="0" w:color="auto"/>
            </w:tcBorders>
            <w:shd w:val="clear" w:color="auto" w:fill="auto"/>
            <w:hideMark/>
          </w:tcPr>
          <w:p w14:paraId="4E194E6F" w14:textId="77777777" w:rsidR="00EC5698" w:rsidRDefault="00EC5698" w:rsidP="00EA1A4D">
            <w:pPr>
              <w:pStyle w:val="TableContents1"/>
              <w:spacing w:before="60" w:after="60"/>
              <w:jc w:val="left"/>
              <w:rPr>
                <w:ins w:id="1524" w:author="Charles Gifford" w:date="2017-03-21T20:14:00Z"/>
                <w:sz w:val="16"/>
                <w:szCs w:val="20"/>
                <w:lang w:val="en-US" w:eastAsia="zh-CN"/>
              </w:rPr>
            </w:pPr>
            <w:ins w:id="1525" w:author="Charles Gifford" w:date="2017-03-21T20:14:00Z">
              <w:r>
                <w:rPr>
                  <w:sz w:val="16"/>
                  <w:szCs w:val="20"/>
                  <w:lang w:val="en-US" w:eastAsia="zh-CN"/>
                </w:rPr>
                <w:t>0..1</w:t>
              </w:r>
            </w:ins>
          </w:p>
        </w:tc>
        <w:tc>
          <w:tcPr>
            <w:tcW w:w="4140" w:type="dxa"/>
            <w:tcBorders>
              <w:top w:val="single" w:sz="4" w:space="0" w:color="auto"/>
              <w:left w:val="single" w:sz="4" w:space="0" w:color="auto"/>
              <w:bottom w:val="single" w:sz="4" w:space="0" w:color="auto"/>
              <w:right w:val="single" w:sz="4" w:space="0" w:color="auto"/>
            </w:tcBorders>
            <w:shd w:val="clear" w:color="auto" w:fill="auto"/>
            <w:hideMark/>
          </w:tcPr>
          <w:p w14:paraId="3BE2D66F" w14:textId="77777777" w:rsidR="00EC5698" w:rsidRDefault="00EC5698" w:rsidP="00EA1A4D">
            <w:pPr>
              <w:pStyle w:val="TableNormal11"/>
              <w:rPr>
                <w:ins w:id="1526" w:author="Charles Gifford" w:date="2017-03-21T20:14:00Z"/>
                <w:szCs w:val="20"/>
                <w:lang w:val="en-US" w:eastAsia="zh-CN"/>
              </w:rPr>
            </w:pPr>
            <w:ins w:id="1527" w:author="Charles Gifford" w:date="2017-03-21T20:14:00Z">
              <w:r>
                <w:rPr>
                  <w:lang w:val="en-US"/>
                </w:rPr>
                <w:t xml:space="preserve">The </w:t>
              </w:r>
              <w:r>
                <w:rPr>
                  <w:i/>
                  <w:lang w:val="en-US"/>
                </w:rPr>
                <w:t xml:space="preserve">resource property </w:t>
              </w:r>
              <w:r>
                <w:rPr>
                  <w:lang w:val="en-US"/>
                </w:rPr>
                <w:t xml:space="preserve">defined by this </w:t>
              </w:r>
              <w:r>
                <w:rPr>
                  <w:i/>
                  <w:lang w:val="en-US"/>
                </w:rPr>
                <w:t>resource group property.</w:t>
              </w:r>
              <w:r>
                <w:rPr>
                  <w:lang w:val="en-US"/>
                </w:rPr>
                <w:t xml:space="preserve"> </w:t>
              </w:r>
            </w:ins>
          </w:p>
        </w:tc>
      </w:tr>
      <w:tr w:rsidR="00EC5698" w14:paraId="4D72E10B" w14:textId="77777777" w:rsidTr="00A20072">
        <w:trPr>
          <w:trHeight w:val="269"/>
          <w:ins w:id="1528" w:author="Charles Gifford" w:date="2017-03-21T20:14:00Z"/>
        </w:trPr>
        <w:tc>
          <w:tcPr>
            <w:tcW w:w="2155" w:type="dxa"/>
            <w:tcBorders>
              <w:top w:val="single" w:sz="4" w:space="0" w:color="auto"/>
              <w:left w:val="single" w:sz="4" w:space="0" w:color="auto"/>
              <w:bottom w:val="single" w:sz="4" w:space="0" w:color="auto"/>
              <w:right w:val="single" w:sz="4" w:space="0" w:color="auto"/>
            </w:tcBorders>
            <w:shd w:val="clear" w:color="auto" w:fill="auto"/>
            <w:hideMark/>
          </w:tcPr>
          <w:p w14:paraId="7D18259D" w14:textId="77777777" w:rsidR="00EC5698" w:rsidRDefault="00EC5698" w:rsidP="00EA1A4D">
            <w:pPr>
              <w:pStyle w:val="TableContents1"/>
              <w:spacing w:before="60" w:after="60"/>
              <w:jc w:val="left"/>
              <w:rPr>
                <w:ins w:id="1529" w:author="Charles Gifford" w:date="2017-03-21T20:14:00Z"/>
                <w:sz w:val="16"/>
                <w:szCs w:val="20"/>
                <w:lang w:val="en-US" w:eastAsia="zh-CN"/>
              </w:rPr>
            </w:pPr>
            <w:ins w:id="1530" w:author="Charles Gifford" w:date="2017-03-21T20:14:00Z">
              <w:r>
                <w:rPr>
                  <w:sz w:val="16"/>
                  <w:szCs w:val="20"/>
                  <w:lang w:val="en-US" w:eastAsia="zh-CN"/>
                </w:rPr>
                <w:t>Resource group property</w:t>
              </w:r>
            </w:ins>
          </w:p>
        </w:tc>
        <w:tc>
          <w:tcPr>
            <w:tcW w:w="2070" w:type="dxa"/>
            <w:tcBorders>
              <w:top w:val="single" w:sz="4" w:space="0" w:color="auto"/>
              <w:left w:val="single" w:sz="4" w:space="0" w:color="auto"/>
              <w:bottom w:val="single" w:sz="4" w:space="0" w:color="auto"/>
              <w:right w:val="single" w:sz="4" w:space="0" w:color="auto"/>
            </w:tcBorders>
            <w:shd w:val="clear" w:color="auto" w:fill="auto"/>
            <w:hideMark/>
          </w:tcPr>
          <w:p w14:paraId="226801FB" w14:textId="77777777" w:rsidR="00EC5698" w:rsidRDefault="00EC5698" w:rsidP="00EA1A4D">
            <w:pPr>
              <w:pStyle w:val="TableContents1"/>
              <w:spacing w:before="60" w:after="60"/>
              <w:jc w:val="left"/>
              <w:rPr>
                <w:ins w:id="1531" w:author="Charles Gifford" w:date="2017-03-21T20:14:00Z"/>
                <w:sz w:val="16"/>
                <w:szCs w:val="20"/>
                <w:lang w:val="en-US" w:eastAsia="zh-CN"/>
              </w:rPr>
            </w:pPr>
            <w:ins w:id="1532" w:author="Charles Gifford" w:date="2017-03-21T20:14:00Z">
              <w:r>
                <w:rPr>
                  <w:sz w:val="16"/>
                  <w:szCs w:val="20"/>
                  <w:lang w:val="en-US" w:eastAsia="zh-CN"/>
                </w:rPr>
                <w:t>Resource group property</w:t>
              </w:r>
            </w:ins>
          </w:p>
        </w:tc>
        <w:tc>
          <w:tcPr>
            <w:tcW w:w="1080" w:type="dxa"/>
            <w:tcBorders>
              <w:top w:val="single" w:sz="4" w:space="0" w:color="auto"/>
              <w:left w:val="single" w:sz="4" w:space="0" w:color="auto"/>
              <w:bottom w:val="single" w:sz="4" w:space="0" w:color="auto"/>
              <w:right w:val="single" w:sz="4" w:space="0" w:color="auto"/>
            </w:tcBorders>
            <w:shd w:val="clear" w:color="auto" w:fill="auto"/>
            <w:hideMark/>
          </w:tcPr>
          <w:p w14:paraId="0B20BD19" w14:textId="77777777" w:rsidR="00EC5698" w:rsidRDefault="00EC5698" w:rsidP="00EA1A4D">
            <w:pPr>
              <w:pStyle w:val="TableContents1"/>
              <w:spacing w:before="60" w:after="60"/>
              <w:jc w:val="left"/>
              <w:rPr>
                <w:ins w:id="1533" w:author="Charles Gifford" w:date="2017-03-21T20:14:00Z"/>
                <w:sz w:val="16"/>
                <w:szCs w:val="20"/>
                <w:lang w:val="en-US" w:eastAsia="zh-CN"/>
              </w:rPr>
            </w:pPr>
            <w:ins w:id="1534" w:author="Charles Gifford" w:date="2017-03-21T20:14:00Z">
              <w:r>
                <w:rPr>
                  <w:sz w:val="16"/>
                  <w:szCs w:val="20"/>
                  <w:lang w:val="en-US" w:eastAsia="zh-CN"/>
                </w:rPr>
                <w:t>0..*</w:t>
              </w:r>
            </w:ins>
          </w:p>
        </w:tc>
        <w:tc>
          <w:tcPr>
            <w:tcW w:w="4140" w:type="dxa"/>
            <w:tcBorders>
              <w:top w:val="single" w:sz="4" w:space="0" w:color="auto"/>
              <w:left w:val="single" w:sz="4" w:space="0" w:color="auto"/>
              <w:bottom w:val="single" w:sz="4" w:space="0" w:color="auto"/>
              <w:right w:val="single" w:sz="4" w:space="0" w:color="auto"/>
            </w:tcBorders>
            <w:shd w:val="clear" w:color="auto" w:fill="auto"/>
            <w:hideMark/>
          </w:tcPr>
          <w:p w14:paraId="0203236E" w14:textId="77777777" w:rsidR="00EC5698" w:rsidRDefault="00EC5698" w:rsidP="00EA1A4D">
            <w:pPr>
              <w:pStyle w:val="TableNormal11"/>
              <w:rPr>
                <w:ins w:id="1535" w:author="Charles Gifford" w:date="2017-03-21T20:14:00Z"/>
                <w:szCs w:val="20"/>
                <w:lang w:val="en-US" w:eastAsia="zh-CN"/>
              </w:rPr>
            </w:pPr>
            <w:ins w:id="1536" w:author="Charles Gifford" w:date="2017-03-21T20:14:00Z">
              <w:r>
                <w:rPr>
                  <w:lang w:val="en-US"/>
                </w:rPr>
                <w:t xml:space="preserve">The </w:t>
              </w:r>
              <w:r>
                <w:rPr>
                  <w:i/>
                  <w:lang w:val="en-US"/>
                </w:rPr>
                <w:t>resource group property(s)</w:t>
              </w:r>
              <w:r>
                <w:rPr>
                  <w:lang w:val="en-US"/>
                </w:rPr>
                <w:t xml:space="preserve"> of this </w:t>
              </w:r>
              <w:r>
                <w:rPr>
                  <w:i/>
                  <w:lang w:val="en-US"/>
                </w:rPr>
                <w:t>resource group property.</w:t>
              </w:r>
            </w:ins>
          </w:p>
        </w:tc>
      </w:tr>
      <w:tr w:rsidR="00EC5698" w14:paraId="12EE79B1" w14:textId="77777777" w:rsidTr="00EA1A4D">
        <w:trPr>
          <w:trHeight w:val="152"/>
          <w:ins w:id="1537" w:author="Charles Gifford" w:date="2017-03-21T20:14:00Z"/>
        </w:trPr>
        <w:tc>
          <w:tcPr>
            <w:tcW w:w="9445" w:type="dxa"/>
            <w:gridSpan w:val="4"/>
            <w:tcBorders>
              <w:top w:val="single" w:sz="4" w:space="0" w:color="auto"/>
              <w:left w:val="single" w:sz="4" w:space="0" w:color="auto"/>
              <w:bottom w:val="single" w:sz="4" w:space="0" w:color="auto"/>
              <w:right w:val="single" w:sz="4" w:space="0" w:color="auto"/>
            </w:tcBorders>
            <w:hideMark/>
          </w:tcPr>
          <w:p w14:paraId="4B3031AC" w14:textId="77777777" w:rsidR="00EC5698" w:rsidRDefault="00EC5698" w:rsidP="00EA1A4D">
            <w:pPr>
              <w:pStyle w:val="TableNormal11"/>
              <w:jc w:val="left"/>
              <w:rPr>
                <w:ins w:id="1538" w:author="Charles Gifford" w:date="2017-03-21T20:14:00Z"/>
                <w:b/>
                <w:lang w:val="en-US"/>
              </w:rPr>
            </w:pPr>
            <w:ins w:id="1539" w:author="Charles Gifford" w:date="2017-03-21T20:14:00Z">
              <w:r>
                <w:rPr>
                  <w:b/>
                  <w:lang w:val="en-US"/>
                </w:rPr>
                <w:t>EXAMPLE   Personnel class property cross-model association relationships with a personnel segment specification property</w:t>
              </w:r>
            </w:ins>
          </w:p>
        </w:tc>
      </w:tr>
      <w:tr w:rsidR="00EC5698" w14:paraId="70B468B9" w14:textId="77777777" w:rsidTr="00EA1A4D">
        <w:trPr>
          <w:trHeight w:val="206"/>
          <w:ins w:id="1540" w:author="Charles Gifford" w:date="2017-03-21T20:14:00Z"/>
        </w:trPr>
        <w:tc>
          <w:tcPr>
            <w:tcW w:w="2155" w:type="dxa"/>
            <w:tcBorders>
              <w:top w:val="single" w:sz="4" w:space="0" w:color="auto"/>
              <w:left w:val="single" w:sz="4" w:space="0" w:color="auto"/>
              <w:bottom w:val="single" w:sz="4" w:space="0" w:color="auto"/>
              <w:right w:val="single" w:sz="4" w:space="0" w:color="auto"/>
            </w:tcBorders>
            <w:hideMark/>
          </w:tcPr>
          <w:p w14:paraId="61BF257C" w14:textId="77777777" w:rsidR="00EC5698" w:rsidRDefault="00EC5698" w:rsidP="00EA1A4D">
            <w:pPr>
              <w:pStyle w:val="TableContents1"/>
              <w:spacing w:before="60" w:after="60"/>
              <w:jc w:val="left"/>
              <w:rPr>
                <w:ins w:id="1541" w:author="Charles Gifford" w:date="2017-03-21T20:14:00Z"/>
                <w:sz w:val="16"/>
                <w:szCs w:val="16"/>
                <w:lang w:val="en-US" w:eastAsia="zh-CN"/>
              </w:rPr>
            </w:pPr>
            <w:ins w:id="1542" w:author="Charles Gifford" w:date="2017-03-21T20:14:00Z">
              <w:r>
                <w:rPr>
                  <w:sz w:val="16"/>
                  <w:szCs w:val="16"/>
                  <w:lang w:val="en-US"/>
                </w:rPr>
                <w:t>Personnel segment specification property (B)</w:t>
              </w:r>
            </w:ins>
          </w:p>
        </w:tc>
        <w:tc>
          <w:tcPr>
            <w:tcW w:w="2070" w:type="dxa"/>
            <w:tcBorders>
              <w:top w:val="single" w:sz="4" w:space="0" w:color="auto"/>
              <w:left w:val="single" w:sz="4" w:space="0" w:color="auto"/>
              <w:bottom w:val="single" w:sz="4" w:space="0" w:color="auto"/>
              <w:right w:val="single" w:sz="4" w:space="0" w:color="auto"/>
            </w:tcBorders>
            <w:hideMark/>
          </w:tcPr>
          <w:p w14:paraId="7D0DE9FF" w14:textId="77777777" w:rsidR="00EC5698" w:rsidRDefault="00EC5698" w:rsidP="00EA1A4D">
            <w:pPr>
              <w:pStyle w:val="TableContents1"/>
              <w:spacing w:before="60" w:after="60"/>
              <w:jc w:val="left"/>
              <w:rPr>
                <w:ins w:id="1543" w:author="Charles Gifford" w:date="2017-03-21T20:14:00Z"/>
                <w:sz w:val="16"/>
                <w:szCs w:val="16"/>
                <w:lang w:val="en-US" w:eastAsia="zh-CN"/>
              </w:rPr>
            </w:pPr>
            <w:ins w:id="1544" w:author="Charles Gifford" w:date="2017-03-21T20:14:00Z">
              <w:r>
                <w:rPr>
                  <w:sz w:val="16"/>
                  <w:szCs w:val="16"/>
                  <w:lang w:val="en-US"/>
                </w:rPr>
                <w:t>NA</w:t>
              </w:r>
            </w:ins>
          </w:p>
        </w:tc>
        <w:tc>
          <w:tcPr>
            <w:tcW w:w="1080" w:type="dxa"/>
            <w:tcBorders>
              <w:top w:val="single" w:sz="4" w:space="0" w:color="auto"/>
              <w:left w:val="single" w:sz="4" w:space="0" w:color="auto"/>
              <w:bottom w:val="single" w:sz="4" w:space="0" w:color="auto"/>
              <w:right w:val="single" w:sz="4" w:space="0" w:color="auto"/>
            </w:tcBorders>
            <w:hideMark/>
          </w:tcPr>
          <w:p w14:paraId="19D6E7AE" w14:textId="77777777" w:rsidR="00EC5698" w:rsidRDefault="00EC5698" w:rsidP="00EA1A4D">
            <w:pPr>
              <w:pStyle w:val="TableContents1"/>
              <w:spacing w:before="60" w:after="60"/>
              <w:jc w:val="left"/>
              <w:rPr>
                <w:ins w:id="1545" w:author="Charles Gifford" w:date="2017-03-21T20:14:00Z"/>
                <w:sz w:val="16"/>
                <w:szCs w:val="16"/>
                <w:lang w:val="en-US" w:eastAsia="zh-CN"/>
              </w:rPr>
            </w:pPr>
            <w:ins w:id="1546" w:author="Charles Gifford" w:date="2017-03-21T20:14:00Z">
              <w:r>
                <w:rPr>
                  <w:sz w:val="16"/>
                  <w:szCs w:val="16"/>
                  <w:lang w:val="en-US"/>
                </w:rPr>
                <w:t>1</w:t>
              </w:r>
            </w:ins>
          </w:p>
        </w:tc>
        <w:tc>
          <w:tcPr>
            <w:tcW w:w="4140" w:type="dxa"/>
            <w:tcBorders>
              <w:top w:val="single" w:sz="4" w:space="0" w:color="auto"/>
              <w:left w:val="single" w:sz="4" w:space="0" w:color="auto"/>
              <w:bottom w:val="single" w:sz="4" w:space="0" w:color="auto"/>
              <w:right w:val="single" w:sz="4" w:space="0" w:color="auto"/>
            </w:tcBorders>
            <w:hideMark/>
          </w:tcPr>
          <w:p w14:paraId="6482C46B" w14:textId="77777777" w:rsidR="00EC5698" w:rsidRDefault="00EC5698" w:rsidP="00EA1A4D">
            <w:pPr>
              <w:pStyle w:val="TableNormal11"/>
              <w:rPr>
                <w:ins w:id="1547" w:author="Charles Gifford" w:date="2017-03-21T20:14:00Z"/>
                <w:szCs w:val="20"/>
                <w:lang w:val="en-US" w:eastAsia="zh-CN"/>
              </w:rPr>
            </w:pPr>
            <w:ins w:id="1548" w:author="Charles Gifford" w:date="2017-03-21T20:14:00Z">
              <w:r>
                <w:rPr>
                  <w:lang w:val="en-US"/>
                </w:rPr>
                <w:t xml:space="preserve">The </w:t>
              </w:r>
              <w:r>
                <w:rPr>
                  <w:i/>
                  <w:lang w:val="en-US"/>
                </w:rPr>
                <w:t>personnel class(s)</w:t>
              </w:r>
              <w:r>
                <w:rPr>
                  <w:lang w:val="en-US"/>
                </w:rPr>
                <w:t xml:space="preserve"> support the </w:t>
              </w:r>
              <w:r>
                <w:rPr>
                  <w:i/>
                  <w:lang w:val="en-US"/>
                </w:rPr>
                <w:t>personnel segment specification</w:t>
              </w:r>
              <w:r>
                <w:rPr>
                  <w:lang w:val="en-US"/>
                </w:rPr>
                <w:t xml:space="preserve">. </w:t>
              </w:r>
            </w:ins>
          </w:p>
          <w:p w14:paraId="07B61E48" w14:textId="77777777" w:rsidR="00EC5698" w:rsidRDefault="00EC5698" w:rsidP="00EA1A4D">
            <w:pPr>
              <w:pStyle w:val="TableNormal11"/>
              <w:rPr>
                <w:ins w:id="1549" w:author="Charles Gifford" w:date="2017-03-21T20:14:00Z"/>
                <w:szCs w:val="16"/>
                <w:lang w:val="en-US"/>
              </w:rPr>
            </w:pPr>
            <w:ins w:id="1550" w:author="Charles Gifford" w:date="2017-03-21T20:14:00Z">
              <w:r>
                <w:rPr>
                  <w:lang w:val="en-US"/>
                </w:rPr>
                <w:t xml:space="preserve">This </w:t>
              </w:r>
              <w:r>
                <w:rPr>
                  <w:i/>
                  <w:lang w:val="en-US"/>
                </w:rPr>
                <w:t>personnel class property(s)</w:t>
              </w:r>
              <w:r>
                <w:rPr>
                  <w:lang w:val="en-US"/>
                </w:rPr>
                <w:t xml:space="preserve"> support the </w:t>
              </w:r>
              <w:r>
                <w:rPr>
                  <w:i/>
                  <w:lang w:val="en-US"/>
                </w:rPr>
                <w:t>personnel segment specification</w:t>
              </w:r>
              <w:r>
                <w:rPr>
                  <w:lang w:val="en-US"/>
                </w:rPr>
                <w:t xml:space="preserve"> </w:t>
              </w:r>
              <w:r>
                <w:rPr>
                  <w:i/>
                  <w:lang w:val="en-US"/>
                </w:rPr>
                <w:t>property(s)</w:t>
              </w:r>
              <w:r>
                <w:rPr>
                  <w:lang w:val="en-US"/>
                </w:rPr>
                <w:t xml:space="preserve"> associated with the </w:t>
              </w:r>
              <w:r>
                <w:rPr>
                  <w:i/>
                  <w:lang w:val="en-US"/>
                </w:rPr>
                <w:t>personnel segment specification</w:t>
              </w:r>
              <w:r>
                <w:rPr>
                  <w:lang w:val="en-US"/>
                </w:rPr>
                <w:t>.</w:t>
              </w:r>
            </w:ins>
          </w:p>
        </w:tc>
      </w:tr>
      <w:tr w:rsidR="00EC5698" w14:paraId="58531C4E" w14:textId="77777777" w:rsidTr="00A20072">
        <w:trPr>
          <w:trHeight w:val="152"/>
          <w:ins w:id="1551" w:author="Charles Gifford" w:date="2017-03-21T20:14:00Z"/>
        </w:trPr>
        <w:tc>
          <w:tcPr>
            <w:tcW w:w="2155" w:type="dxa"/>
            <w:tcBorders>
              <w:top w:val="single" w:sz="4" w:space="0" w:color="auto"/>
              <w:left w:val="single" w:sz="4" w:space="0" w:color="auto"/>
              <w:bottom w:val="single" w:sz="4" w:space="0" w:color="auto"/>
              <w:right w:val="single" w:sz="4" w:space="0" w:color="auto"/>
            </w:tcBorders>
            <w:shd w:val="clear" w:color="auto" w:fill="auto"/>
            <w:hideMark/>
          </w:tcPr>
          <w:p w14:paraId="542286BA" w14:textId="77777777" w:rsidR="00EC5698" w:rsidRDefault="00EC5698" w:rsidP="00EA1A4D">
            <w:pPr>
              <w:pStyle w:val="TableContents1"/>
              <w:spacing w:before="60" w:after="60"/>
              <w:jc w:val="left"/>
              <w:rPr>
                <w:ins w:id="1552" w:author="Charles Gifford" w:date="2017-03-21T20:14:00Z"/>
                <w:sz w:val="16"/>
                <w:szCs w:val="16"/>
                <w:lang w:val="en-US" w:eastAsia="zh-CN"/>
              </w:rPr>
            </w:pPr>
            <w:ins w:id="1553" w:author="Charles Gifford" w:date="2017-03-21T20:14:00Z">
              <w:r>
                <w:rPr>
                  <w:sz w:val="16"/>
                  <w:szCs w:val="16"/>
                  <w:lang w:val="en-US"/>
                </w:rPr>
                <w:t>Personnel class property</w:t>
              </w:r>
            </w:ins>
          </w:p>
        </w:tc>
        <w:tc>
          <w:tcPr>
            <w:tcW w:w="2070" w:type="dxa"/>
            <w:tcBorders>
              <w:top w:val="single" w:sz="4" w:space="0" w:color="auto"/>
              <w:left w:val="single" w:sz="4" w:space="0" w:color="auto"/>
              <w:bottom w:val="single" w:sz="4" w:space="0" w:color="auto"/>
              <w:right w:val="single" w:sz="4" w:space="0" w:color="auto"/>
            </w:tcBorders>
            <w:shd w:val="clear" w:color="auto" w:fill="auto"/>
            <w:hideMark/>
          </w:tcPr>
          <w:p w14:paraId="4B9781C9" w14:textId="77777777" w:rsidR="00EC5698" w:rsidRDefault="00EC5698" w:rsidP="00EA1A4D">
            <w:pPr>
              <w:pStyle w:val="TableContents1"/>
              <w:spacing w:before="60" w:after="60"/>
              <w:jc w:val="left"/>
              <w:rPr>
                <w:ins w:id="1554" w:author="Charles Gifford" w:date="2017-03-21T20:14:00Z"/>
                <w:sz w:val="16"/>
                <w:szCs w:val="16"/>
                <w:lang w:val="en-US" w:eastAsia="zh-CN"/>
              </w:rPr>
            </w:pPr>
            <w:ins w:id="1555" w:author="Charles Gifford" w:date="2017-03-21T20:14:00Z">
              <w:r>
                <w:rPr>
                  <w:sz w:val="16"/>
                  <w:szCs w:val="16"/>
                  <w:lang w:val="en-US"/>
                </w:rPr>
                <w:t>Personnel class property</w:t>
              </w:r>
            </w:ins>
          </w:p>
        </w:tc>
        <w:tc>
          <w:tcPr>
            <w:tcW w:w="1080" w:type="dxa"/>
            <w:tcBorders>
              <w:top w:val="single" w:sz="4" w:space="0" w:color="auto"/>
              <w:left w:val="single" w:sz="4" w:space="0" w:color="auto"/>
              <w:bottom w:val="single" w:sz="4" w:space="0" w:color="auto"/>
              <w:right w:val="single" w:sz="4" w:space="0" w:color="auto"/>
            </w:tcBorders>
            <w:shd w:val="clear" w:color="auto" w:fill="auto"/>
            <w:hideMark/>
          </w:tcPr>
          <w:p w14:paraId="0E5ACB4C" w14:textId="77777777" w:rsidR="00EC5698" w:rsidRDefault="00EC5698" w:rsidP="00EA1A4D">
            <w:pPr>
              <w:pStyle w:val="TableContents1"/>
              <w:spacing w:before="60" w:after="60"/>
              <w:jc w:val="left"/>
              <w:rPr>
                <w:ins w:id="1556" w:author="Charles Gifford" w:date="2017-03-21T20:14:00Z"/>
                <w:sz w:val="16"/>
                <w:szCs w:val="16"/>
                <w:lang w:val="en-US" w:eastAsia="zh-CN"/>
              </w:rPr>
            </w:pPr>
            <w:ins w:id="1557" w:author="Charles Gifford" w:date="2017-03-21T20:14:00Z">
              <w:r>
                <w:rPr>
                  <w:sz w:val="16"/>
                  <w:szCs w:val="20"/>
                  <w:lang w:val="en-US" w:eastAsia="zh-CN"/>
                </w:rPr>
                <w:t>0..*</w:t>
              </w:r>
            </w:ins>
          </w:p>
        </w:tc>
        <w:tc>
          <w:tcPr>
            <w:tcW w:w="4140" w:type="dxa"/>
            <w:tcBorders>
              <w:top w:val="single" w:sz="4" w:space="0" w:color="auto"/>
              <w:left w:val="single" w:sz="4" w:space="0" w:color="auto"/>
              <w:bottom w:val="single" w:sz="4" w:space="0" w:color="auto"/>
              <w:right w:val="single" w:sz="4" w:space="0" w:color="auto"/>
            </w:tcBorders>
            <w:shd w:val="clear" w:color="auto" w:fill="auto"/>
            <w:hideMark/>
          </w:tcPr>
          <w:p w14:paraId="4C35DCD4" w14:textId="77777777" w:rsidR="00EC5698" w:rsidRDefault="00EC5698" w:rsidP="00EA1A4D">
            <w:pPr>
              <w:pStyle w:val="TableNormal11"/>
              <w:rPr>
                <w:ins w:id="1558" w:author="Charles Gifford" w:date="2017-03-21T20:14:00Z"/>
                <w:szCs w:val="20"/>
                <w:lang w:val="en-US" w:eastAsia="zh-CN"/>
              </w:rPr>
            </w:pPr>
            <w:ins w:id="1559" w:author="Charles Gifford" w:date="2017-03-21T20:14:00Z">
              <w:r>
                <w:rPr>
                  <w:lang w:val="en-US"/>
                </w:rPr>
                <w:t xml:space="preserve">The </w:t>
              </w:r>
              <w:r>
                <w:rPr>
                  <w:i/>
                  <w:lang w:val="en-US"/>
                </w:rPr>
                <w:t>personnel class(s)</w:t>
              </w:r>
              <w:r>
                <w:rPr>
                  <w:lang w:val="en-US"/>
                </w:rPr>
                <w:t xml:space="preserve"> support this </w:t>
              </w:r>
              <w:r>
                <w:rPr>
                  <w:i/>
                  <w:lang w:val="en-US"/>
                </w:rPr>
                <w:t xml:space="preserve">personnel segment specification. </w:t>
              </w:r>
              <w:r>
                <w:rPr>
                  <w:lang w:val="en-US"/>
                </w:rPr>
                <w:t xml:space="preserve"> </w:t>
              </w:r>
            </w:ins>
          </w:p>
          <w:p w14:paraId="49659006" w14:textId="77777777" w:rsidR="00EC5698" w:rsidRDefault="00EC5698" w:rsidP="00EA1A4D">
            <w:pPr>
              <w:pStyle w:val="TableNormal11"/>
              <w:rPr>
                <w:ins w:id="1560" w:author="Charles Gifford" w:date="2017-03-21T20:14:00Z"/>
                <w:szCs w:val="16"/>
                <w:lang w:val="en-US"/>
              </w:rPr>
            </w:pPr>
            <w:ins w:id="1561" w:author="Charles Gifford" w:date="2017-03-21T20:14:00Z">
              <w:r>
                <w:rPr>
                  <w:lang w:val="en-US"/>
                </w:rPr>
                <w:t xml:space="preserve">The </w:t>
              </w:r>
              <w:r>
                <w:rPr>
                  <w:i/>
                  <w:lang w:val="en-US"/>
                </w:rPr>
                <w:t>personnel class property(s)</w:t>
              </w:r>
              <w:r>
                <w:rPr>
                  <w:lang w:val="en-US"/>
                </w:rPr>
                <w:t xml:space="preserve"> support </w:t>
              </w:r>
              <w:r>
                <w:rPr>
                  <w:i/>
                  <w:lang w:val="en-US"/>
                </w:rPr>
                <w:t>the personnel segment specification property(s)</w:t>
              </w:r>
              <w:r>
                <w:rPr>
                  <w:lang w:val="en-US"/>
                </w:rPr>
                <w:t xml:space="preserve"> associated with this </w:t>
              </w:r>
              <w:r>
                <w:rPr>
                  <w:i/>
                  <w:lang w:val="en-US"/>
                </w:rPr>
                <w:t>personnel segment specification</w:t>
              </w:r>
              <w:r>
                <w:rPr>
                  <w:lang w:val="en-US"/>
                </w:rPr>
                <w:t>.</w:t>
              </w:r>
            </w:ins>
          </w:p>
        </w:tc>
      </w:tr>
    </w:tbl>
    <w:p w14:paraId="33B6A7DF" w14:textId="312BDF75" w:rsidR="00EC5698" w:rsidRDefault="00FF3ADA" w:rsidP="00E05180">
      <w:pPr>
        <w:pStyle w:val="TABLE-title"/>
        <w:rPr>
          <w:ins w:id="1562" w:author="Charles Gifford" w:date="2017-03-21T20:14:00Z"/>
        </w:rPr>
      </w:pPr>
      <w:bookmarkStart w:id="1563" w:name="_Toc478492313"/>
      <w:ins w:id="1564" w:author="Charles Gifford" w:date="2017-03-22T12:56:00Z">
        <w:r>
          <w:t xml:space="preserve">Table </w:t>
        </w:r>
        <w:r>
          <w:fldChar w:fldCharType="begin"/>
        </w:r>
        <w:r>
          <w:instrText xml:space="preserve"> SEQ Table \* ARABIC </w:instrText>
        </w:r>
      </w:ins>
      <w:r>
        <w:fldChar w:fldCharType="separate"/>
      </w:r>
      <w:ins w:id="1565" w:author="Charles Gifford" w:date="2017-03-22T23:13:00Z">
        <w:r w:rsidR="00FC0C83">
          <w:rPr>
            <w:noProof/>
          </w:rPr>
          <w:t>12</w:t>
        </w:r>
      </w:ins>
      <w:ins w:id="1566" w:author="Charles Gifford" w:date="2017-03-22T12:56:00Z">
        <w:r>
          <w:fldChar w:fldCharType="end"/>
        </w:r>
      </w:ins>
      <w:ins w:id="1567" w:author="Charles Gifford" w:date="2017-03-21T20:14:00Z">
        <w:r>
          <w:t xml:space="preserve"> </w:t>
        </w:r>
        <w:r w:rsidR="00EC5698">
          <w:t xml:space="preserve"> – Resource cross-model relationship roles</w:t>
        </w:r>
        <w:bookmarkEnd w:id="1563"/>
      </w:ins>
    </w:p>
    <w:tbl>
      <w:tblPr>
        <w:tblW w:w="94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4A0" w:firstRow="1" w:lastRow="0" w:firstColumn="1" w:lastColumn="0" w:noHBand="0" w:noVBand="1"/>
      </w:tblPr>
      <w:tblGrid>
        <w:gridCol w:w="2156"/>
        <w:gridCol w:w="2071"/>
        <w:gridCol w:w="1081"/>
        <w:gridCol w:w="4142"/>
      </w:tblGrid>
      <w:tr w:rsidR="00EC5698" w14:paraId="21F49C6C" w14:textId="77777777" w:rsidTr="00EA1A4D">
        <w:trPr>
          <w:trHeight w:val="197"/>
          <w:ins w:id="1568" w:author="Charles Gifford" w:date="2017-03-21T20:14:00Z"/>
        </w:trPr>
        <w:tc>
          <w:tcPr>
            <w:tcW w:w="2155" w:type="dxa"/>
            <w:tcBorders>
              <w:top w:val="single" w:sz="4" w:space="0" w:color="auto"/>
              <w:left w:val="single" w:sz="4" w:space="0" w:color="auto"/>
              <w:bottom w:val="single" w:sz="4" w:space="0" w:color="auto"/>
              <w:right w:val="single" w:sz="4" w:space="0" w:color="auto"/>
            </w:tcBorders>
            <w:hideMark/>
          </w:tcPr>
          <w:p w14:paraId="0152D4F5" w14:textId="77777777" w:rsidR="00EC5698" w:rsidRDefault="00EC5698" w:rsidP="00EA1A4D">
            <w:pPr>
              <w:pStyle w:val="TableContents1"/>
              <w:spacing w:before="60" w:after="60"/>
              <w:jc w:val="center"/>
              <w:rPr>
                <w:ins w:id="1569" w:author="Charles Gifford" w:date="2017-03-21T20:14:00Z"/>
                <w:b/>
                <w:sz w:val="16"/>
                <w:szCs w:val="20"/>
                <w:lang w:val="en-US" w:eastAsia="zh-CN"/>
              </w:rPr>
            </w:pPr>
            <w:ins w:id="1570" w:author="Charles Gifford" w:date="2017-03-21T20:14:00Z">
              <w:r>
                <w:rPr>
                  <w:b/>
                  <w:sz w:val="16"/>
                  <w:szCs w:val="20"/>
                  <w:lang w:val="en-US" w:eastAsia="zh-CN"/>
                </w:rPr>
                <w:t>Related Object</w:t>
              </w:r>
            </w:ins>
          </w:p>
        </w:tc>
        <w:tc>
          <w:tcPr>
            <w:tcW w:w="2070" w:type="dxa"/>
            <w:tcBorders>
              <w:top w:val="single" w:sz="4" w:space="0" w:color="auto"/>
              <w:left w:val="single" w:sz="4" w:space="0" w:color="auto"/>
              <w:bottom w:val="single" w:sz="4" w:space="0" w:color="auto"/>
              <w:right w:val="single" w:sz="4" w:space="0" w:color="auto"/>
            </w:tcBorders>
            <w:hideMark/>
          </w:tcPr>
          <w:p w14:paraId="61C05E4B" w14:textId="77777777" w:rsidR="00EC5698" w:rsidRDefault="00EC5698" w:rsidP="00EA1A4D">
            <w:pPr>
              <w:pStyle w:val="TableContents1"/>
              <w:spacing w:before="60" w:after="60"/>
              <w:jc w:val="center"/>
              <w:rPr>
                <w:ins w:id="1571" w:author="Charles Gifford" w:date="2017-03-21T20:14:00Z"/>
                <w:b/>
                <w:sz w:val="16"/>
                <w:szCs w:val="20"/>
                <w:lang w:val="en-US" w:eastAsia="zh-CN"/>
              </w:rPr>
            </w:pPr>
            <w:ins w:id="1572" w:author="Charles Gifford" w:date="2017-03-21T20:14:00Z">
              <w:r>
                <w:rPr>
                  <w:b/>
                  <w:sz w:val="16"/>
                  <w:szCs w:val="20"/>
                  <w:lang w:val="en-US" w:eastAsia="zh-CN"/>
                </w:rPr>
                <w:t>Role</w:t>
              </w:r>
            </w:ins>
          </w:p>
        </w:tc>
        <w:tc>
          <w:tcPr>
            <w:tcW w:w="1080" w:type="dxa"/>
            <w:tcBorders>
              <w:top w:val="single" w:sz="4" w:space="0" w:color="auto"/>
              <w:left w:val="single" w:sz="4" w:space="0" w:color="auto"/>
              <w:bottom w:val="single" w:sz="4" w:space="0" w:color="auto"/>
              <w:right w:val="single" w:sz="4" w:space="0" w:color="auto"/>
            </w:tcBorders>
            <w:hideMark/>
          </w:tcPr>
          <w:p w14:paraId="2BEE524B" w14:textId="77777777" w:rsidR="00EC5698" w:rsidRDefault="00EC5698" w:rsidP="00EA1A4D">
            <w:pPr>
              <w:pStyle w:val="TableContents1"/>
              <w:spacing w:before="60" w:after="60"/>
              <w:jc w:val="center"/>
              <w:rPr>
                <w:ins w:id="1573" w:author="Charles Gifford" w:date="2017-03-21T20:14:00Z"/>
                <w:b/>
                <w:sz w:val="16"/>
                <w:szCs w:val="20"/>
                <w:lang w:val="en-US" w:eastAsia="zh-CN"/>
              </w:rPr>
            </w:pPr>
            <w:ins w:id="1574" w:author="Charles Gifford" w:date="2017-03-21T20:14:00Z">
              <w:r>
                <w:rPr>
                  <w:b/>
                  <w:sz w:val="16"/>
                  <w:szCs w:val="20"/>
                  <w:lang w:val="en-US" w:eastAsia="zh-CN"/>
                </w:rPr>
                <w:t>Multiplicity</w:t>
              </w:r>
            </w:ins>
          </w:p>
        </w:tc>
        <w:tc>
          <w:tcPr>
            <w:tcW w:w="4140" w:type="dxa"/>
            <w:tcBorders>
              <w:top w:val="single" w:sz="4" w:space="0" w:color="auto"/>
              <w:left w:val="single" w:sz="4" w:space="0" w:color="auto"/>
              <w:bottom w:val="single" w:sz="4" w:space="0" w:color="auto"/>
              <w:right w:val="single" w:sz="4" w:space="0" w:color="auto"/>
            </w:tcBorders>
            <w:hideMark/>
          </w:tcPr>
          <w:p w14:paraId="70D7CD87" w14:textId="77777777" w:rsidR="00EC5698" w:rsidRDefault="00EC5698" w:rsidP="00EA1A4D">
            <w:pPr>
              <w:pStyle w:val="TableNormal11"/>
              <w:jc w:val="center"/>
              <w:rPr>
                <w:ins w:id="1575" w:author="Charles Gifford" w:date="2017-03-21T20:14:00Z"/>
                <w:b/>
                <w:szCs w:val="20"/>
                <w:lang w:val="en-US" w:eastAsia="zh-CN"/>
              </w:rPr>
            </w:pPr>
            <w:ins w:id="1576" w:author="Charles Gifford" w:date="2017-03-21T20:14:00Z">
              <w:r>
                <w:rPr>
                  <w:b/>
                  <w:lang w:val="en-US"/>
                </w:rPr>
                <w:t>Description</w:t>
              </w:r>
            </w:ins>
          </w:p>
        </w:tc>
      </w:tr>
      <w:tr w:rsidR="00EC5698" w14:paraId="1AB0D274" w14:textId="77777777" w:rsidTr="00EA1A4D">
        <w:trPr>
          <w:trHeight w:val="368"/>
          <w:ins w:id="1577" w:author="Charles Gifford" w:date="2017-03-21T20:14:00Z"/>
        </w:trPr>
        <w:tc>
          <w:tcPr>
            <w:tcW w:w="2155" w:type="dxa"/>
            <w:tcBorders>
              <w:top w:val="single" w:sz="4" w:space="0" w:color="auto"/>
              <w:left w:val="single" w:sz="4" w:space="0" w:color="auto"/>
              <w:bottom w:val="single" w:sz="4" w:space="0" w:color="auto"/>
              <w:right w:val="single" w:sz="4" w:space="0" w:color="auto"/>
            </w:tcBorders>
            <w:hideMark/>
          </w:tcPr>
          <w:p w14:paraId="40218FC2" w14:textId="77777777" w:rsidR="00EC5698" w:rsidRDefault="00EC5698" w:rsidP="00EA1A4D">
            <w:pPr>
              <w:pStyle w:val="TableContents1"/>
              <w:spacing w:before="60" w:after="60"/>
              <w:jc w:val="left"/>
              <w:rPr>
                <w:ins w:id="1578" w:author="Charles Gifford" w:date="2017-03-21T20:14:00Z"/>
                <w:sz w:val="16"/>
                <w:szCs w:val="20"/>
                <w:lang w:val="en-US" w:eastAsia="zh-CN"/>
              </w:rPr>
            </w:pPr>
            <w:ins w:id="1579" w:author="Charles Gifford" w:date="2017-03-21T20:14:00Z">
              <w:r>
                <w:rPr>
                  <w:sz w:val="16"/>
                  <w:szCs w:val="20"/>
                  <w:lang w:val="en-US" w:eastAsia="zh-CN"/>
                </w:rPr>
                <w:t>Resource task (C)</w:t>
              </w:r>
            </w:ins>
          </w:p>
        </w:tc>
        <w:tc>
          <w:tcPr>
            <w:tcW w:w="2070" w:type="dxa"/>
            <w:tcBorders>
              <w:top w:val="single" w:sz="4" w:space="0" w:color="auto"/>
              <w:left w:val="single" w:sz="4" w:space="0" w:color="auto"/>
              <w:bottom w:val="single" w:sz="4" w:space="0" w:color="auto"/>
              <w:right w:val="single" w:sz="4" w:space="0" w:color="auto"/>
            </w:tcBorders>
            <w:hideMark/>
          </w:tcPr>
          <w:p w14:paraId="6294EBFA" w14:textId="77777777" w:rsidR="00EC5698" w:rsidRDefault="00EC5698" w:rsidP="00EA1A4D">
            <w:pPr>
              <w:pStyle w:val="TableContents1"/>
              <w:spacing w:before="60" w:after="60"/>
              <w:jc w:val="left"/>
              <w:rPr>
                <w:ins w:id="1580" w:author="Charles Gifford" w:date="2017-03-21T20:14:00Z"/>
                <w:sz w:val="16"/>
                <w:szCs w:val="20"/>
                <w:lang w:val="en-US" w:eastAsia="zh-CN"/>
              </w:rPr>
            </w:pPr>
            <w:ins w:id="1581" w:author="Charles Gifford" w:date="2017-03-21T20:14:00Z">
              <w:r>
                <w:rPr>
                  <w:sz w:val="16"/>
                  <w:szCs w:val="20"/>
                  <w:lang w:val="en-US" w:eastAsia="zh-CN"/>
                </w:rPr>
                <w:t>NA</w:t>
              </w:r>
            </w:ins>
          </w:p>
        </w:tc>
        <w:tc>
          <w:tcPr>
            <w:tcW w:w="1080" w:type="dxa"/>
            <w:tcBorders>
              <w:top w:val="single" w:sz="4" w:space="0" w:color="auto"/>
              <w:left w:val="single" w:sz="4" w:space="0" w:color="auto"/>
              <w:bottom w:val="single" w:sz="4" w:space="0" w:color="auto"/>
              <w:right w:val="single" w:sz="4" w:space="0" w:color="auto"/>
            </w:tcBorders>
            <w:hideMark/>
          </w:tcPr>
          <w:p w14:paraId="062DC23F" w14:textId="77777777" w:rsidR="00EC5698" w:rsidRDefault="00EC5698" w:rsidP="00EA1A4D">
            <w:pPr>
              <w:pStyle w:val="TableContents1"/>
              <w:spacing w:before="60" w:after="60"/>
              <w:jc w:val="left"/>
              <w:rPr>
                <w:ins w:id="1582" w:author="Charles Gifford" w:date="2017-03-21T20:14:00Z"/>
                <w:sz w:val="16"/>
                <w:szCs w:val="20"/>
                <w:lang w:val="en-US" w:eastAsia="zh-CN"/>
              </w:rPr>
            </w:pPr>
            <w:ins w:id="1583" w:author="Charles Gifford" w:date="2017-03-21T20:14:00Z">
              <w:r>
                <w:rPr>
                  <w:sz w:val="16"/>
                  <w:szCs w:val="20"/>
                  <w:lang w:val="en-US" w:eastAsia="zh-CN"/>
                </w:rPr>
                <w:t>0..*</w:t>
              </w:r>
            </w:ins>
          </w:p>
        </w:tc>
        <w:tc>
          <w:tcPr>
            <w:tcW w:w="4140" w:type="dxa"/>
            <w:tcBorders>
              <w:top w:val="single" w:sz="4" w:space="0" w:color="auto"/>
              <w:left w:val="single" w:sz="4" w:space="0" w:color="auto"/>
              <w:bottom w:val="single" w:sz="4" w:space="0" w:color="auto"/>
              <w:right w:val="single" w:sz="4" w:space="0" w:color="auto"/>
            </w:tcBorders>
            <w:hideMark/>
          </w:tcPr>
          <w:p w14:paraId="248197FF" w14:textId="77777777" w:rsidR="00EC5698" w:rsidRDefault="00EC5698" w:rsidP="00EA1A4D">
            <w:pPr>
              <w:pStyle w:val="TableNormal11"/>
              <w:rPr>
                <w:ins w:id="1584" w:author="Charles Gifford" w:date="2017-03-21T20:14:00Z"/>
                <w:szCs w:val="20"/>
                <w:lang w:val="en-US" w:eastAsia="zh-CN"/>
              </w:rPr>
            </w:pPr>
            <w:ins w:id="1585" w:author="Charles Gifford" w:date="2017-03-21T20:14:00Z">
              <w:r>
                <w:rPr>
                  <w:lang w:val="en-US"/>
                </w:rPr>
                <w:t xml:space="preserve">This </w:t>
              </w:r>
              <w:r>
                <w:rPr>
                  <w:i/>
                  <w:lang w:val="en-US"/>
                </w:rPr>
                <w:t xml:space="preserve">resource </w:t>
              </w:r>
              <w:r>
                <w:rPr>
                  <w:lang w:val="en-US"/>
                </w:rPr>
                <w:t xml:space="preserve">related to the </w:t>
              </w:r>
              <w:r>
                <w:rPr>
                  <w:i/>
                  <w:lang w:val="en-US"/>
                </w:rPr>
                <w:t>resource task</w:t>
              </w:r>
              <w:r>
                <w:rPr>
                  <w:lang w:val="en-US"/>
                </w:rPr>
                <w:t>.</w:t>
              </w:r>
            </w:ins>
          </w:p>
        </w:tc>
      </w:tr>
      <w:tr w:rsidR="00EC5698" w14:paraId="11944234" w14:textId="77777777" w:rsidTr="00A20072">
        <w:trPr>
          <w:trHeight w:val="143"/>
          <w:ins w:id="1586" w:author="Charles Gifford" w:date="2017-03-21T20:14:00Z"/>
        </w:trPr>
        <w:tc>
          <w:tcPr>
            <w:tcW w:w="2155" w:type="dxa"/>
            <w:tcBorders>
              <w:top w:val="single" w:sz="4" w:space="0" w:color="auto"/>
              <w:left w:val="single" w:sz="4" w:space="0" w:color="auto"/>
              <w:bottom w:val="single" w:sz="4" w:space="0" w:color="auto"/>
              <w:right w:val="single" w:sz="4" w:space="0" w:color="auto"/>
            </w:tcBorders>
            <w:shd w:val="clear" w:color="auto" w:fill="auto"/>
            <w:hideMark/>
          </w:tcPr>
          <w:p w14:paraId="0C866431" w14:textId="77777777" w:rsidR="00EC5698" w:rsidRDefault="00EC5698" w:rsidP="00EA1A4D">
            <w:pPr>
              <w:pStyle w:val="TableContents1"/>
              <w:spacing w:before="60" w:after="60"/>
              <w:jc w:val="left"/>
              <w:rPr>
                <w:ins w:id="1587" w:author="Charles Gifford" w:date="2017-03-21T20:14:00Z"/>
                <w:sz w:val="16"/>
                <w:szCs w:val="20"/>
                <w:lang w:val="en-US" w:eastAsia="zh-CN"/>
              </w:rPr>
            </w:pPr>
            <w:ins w:id="1588" w:author="Charles Gifford" w:date="2017-03-21T20:14:00Z">
              <w:r>
                <w:rPr>
                  <w:sz w:val="16"/>
                  <w:szCs w:val="20"/>
                  <w:lang w:val="en-US" w:eastAsia="zh-CN"/>
                </w:rPr>
                <w:t>Resource group</w:t>
              </w:r>
            </w:ins>
          </w:p>
        </w:tc>
        <w:tc>
          <w:tcPr>
            <w:tcW w:w="2070" w:type="dxa"/>
            <w:tcBorders>
              <w:top w:val="single" w:sz="4" w:space="0" w:color="auto"/>
              <w:left w:val="single" w:sz="4" w:space="0" w:color="auto"/>
              <w:bottom w:val="single" w:sz="4" w:space="0" w:color="auto"/>
              <w:right w:val="single" w:sz="4" w:space="0" w:color="auto"/>
            </w:tcBorders>
            <w:shd w:val="clear" w:color="auto" w:fill="auto"/>
            <w:hideMark/>
          </w:tcPr>
          <w:p w14:paraId="1ABE5A2F" w14:textId="77777777" w:rsidR="00EC5698" w:rsidRDefault="00EC5698" w:rsidP="00EA1A4D">
            <w:pPr>
              <w:pStyle w:val="TableContents1"/>
              <w:spacing w:before="60" w:after="60"/>
              <w:jc w:val="left"/>
              <w:rPr>
                <w:ins w:id="1589" w:author="Charles Gifford" w:date="2017-03-21T20:14:00Z"/>
                <w:sz w:val="16"/>
                <w:szCs w:val="20"/>
                <w:lang w:val="en-US" w:eastAsia="zh-CN"/>
              </w:rPr>
            </w:pPr>
            <w:ins w:id="1590" w:author="Charles Gifford" w:date="2017-03-21T20:14:00Z">
              <w:r>
                <w:rPr>
                  <w:sz w:val="16"/>
                  <w:szCs w:val="20"/>
                  <w:lang w:val="en-US" w:eastAsia="zh-CN"/>
                </w:rPr>
                <w:t>Resource group</w:t>
              </w:r>
            </w:ins>
          </w:p>
        </w:tc>
        <w:tc>
          <w:tcPr>
            <w:tcW w:w="1080" w:type="dxa"/>
            <w:tcBorders>
              <w:top w:val="single" w:sz="4" w:space="0" w:color="auto"/>
              <w:left w:val="single" w:sz="4" w:space="0" w:color="auto"/>
              <w:bottom w:val="single" w:sz="4" w:space="0" w:color="auto"/>
              <w:right w:val="single" w:sz="4" w:space="0" w:color="auto"/>
            </w:tcBorders>
            <w:shd w:val="clear" w:color="auto" w:fill="auto"/>
            <w:hideMark/>
          </w:tcPr>
          <w:p w14:paraId="13968143" w14:textId="77777777" w:rsidR="00EC5698" w:rsidRDefault="00EC5698" w:rsidP="00EA1A4D">
            <w:pPr>
              <w:pStyle w:val="TableContents1"/>
              <w:spacing w:before="60" w:after="60"/>
              <w:jc w:val="left"/>
              <w:rPr>
                <w:ins w:id="1591" w:author="Charles Gifford" w:date="2017-03-21T20:14:00Z"/>
                <w:sz w:val="16"/>
                <w:szCs w:val="20"/>
                <w:lang w:val="en-US" w:eastAsia="zh-CN"/>
              </w:rPr>
            </w:pPr>
            <w:ins w:id="1592" w:author="Charles Gifford" w:date="2017-03-21T20:14:00Z">
              <w:r>
                <w:rPr>
                  <w:sz w:val="16"/>
                  <w:szCs w:val="20"/>
                  <w:lang w:val="en-US" w:eastAsia="zh-CN"/>
                </w:rPr>
                <w:t>0..1</w:t>
              </w:r>
            </w:ins>
          </w:p>
        </w:tc>
        <w:tc>
          <w:tcPr>
            <w:tcW w:w="4140" w:type="dxa"/>
            <w:tcBorders>
              <w:top w:val="single" w:sz="4" w:space="0" w:color="auto"/>
              <w:left w:val="single" w:sz="4" w:space="0" w:color="auto"/>
              <w:bottom w:val="single" w:sz="4" w:space="0" w:color="auto"/>
              <w:right w:val="single" w:sz="4" w:space="0" w:color="auto"/>
            </w:tcBorders>
            <w:shd w:val="clear" w:color="auto" w:fill="auto"/>
            <w:hideMark/>
          </w:tcPr>
          <w:p w14:paraId="0FE9A60F" w14:textId="77777777" w:rsidR="00EC5698" w:rsidRDefault="00EC5698" w:rsidP="00EA1A4D">
            <w:pPr>
              <w:pStyle w:val="TableNormal11"/>
              <w:rPr>
                <w:ins w:id="1593" w:author="Charles Gifford" w:date="2017-03-21T20:14:00Z"/>
                <w:szCs w:val="20"/>
                <w:lang w:val="en-US" w:eastAsia="zh-CN"/>
              </w:rPr>
            </w:pPr>
            <w:ins w:id="1594" w:author="Charles Gifford" w:date="2017-03-21T20:14:00Z">
              <w:r>
                <w:rPr>
                  <w:lang w:val="en-US"/>
                </w:rPr>
                <w:t xml:space="preserve">This </w:t>
              </w:r>
              <w:r>
                <w:rPr>
                  <w:i/>
                  <w:lang w:val="en-US"/>
                </w:rPr>
                <w:t xml:space="preserve">resource </w:t>
              </w:r>
              <w:r>
                <w:rPr>
                  <w:lang w:val="en-US"/>
                </w:rPr>
                <w:t xml:space="preserve">defined by the resource group </w:t>
              </w:r>
            </w:ins>
          </w:p>
        </w:tc>
      </w:tr>
      <w:tr w:rsidR="00EC5698" w14:paraId="7CBA4179" w14:textId="77777777" w:rsidTr="00A20072">
        <w:trPr>
          <w:trHeight w:val="269"/>
          <w:ins w:id="1595" w:author="Charles Gifford" w:date="2017-03-21T20:14:00Z"/>
        </w:trPr>
        <w:tc>
          <w:tcPr>
            <w:tcW w:w="2155" w:type="dxa"/>
            <w:tcBorders>
              <w:top w:val="single" w:sz="4" w:space="0" w:color="auto"/>
              <w:left w:val="single" w:sz="4" w:space="0" w:color="auto"/>
              <w:bottom w:val="single" w:sz="4" w:space="0" w:color="auto"/>
              <w:right w:val="single" w:sz="4" w:space="0" w:color="auto"/>
            </w:tcBorders>
            <w:shd w:val="clear" w:color="auto" w:fill="auto"/>
            <w:hideMark/>
          </w:tcPr>
          <w:p w14:paraId="7FBC7391" w14:textId="77777777" w:rsidR="00EC5698" w:rsidRDefault="00EC5698" w:rsidP="00EA1A4D">
            <w:pPr>
              <w:pStyle w:val="TableContents1"/>
              <w:spacing w:before="60" w:after="60"/>
              <w:jc w:val="left"/>
              <w:rPr>
                <w:ins w:id="1596" w:author="Charles Gifford" w:date="2017-03-21T20:14:00Z"/>
                <w:sz w:val="16"/>
                <w:szCs w:val="20"/>
                <w:lang w:val="en-US" w:eastAsia="zh-CN"/>
              </w:rPr>
            </w:pPr>
            <w:ins w:id="1597" w:author="Charles Gifford" w:date="2017-03-21T20:14:00Z">
              <w:r>
                <w:rPr>
                  <w:sz w:val="16"/>
                  <w:szCs w:val="20"/>
                  <w:lang w:val="en-US" w:eastAsia="zh-CN"/>
                </w:rPr>
                <w:t>Resource property</w:t>
              </w:r>
            </w:ins>
          </w:p>
        </w:tc>
        <w:tc>
          <w:tcPr>
            <w:tcW w:w="2070" w:type="dxa"/>
            <w:tcBorders>
              <w:top w:val="single" w:sz="4" w:space="0" w:color="auto"/>
              <w:left w:val="single" w:sz="4" w:space="0" w:color="auto"/>
              <w:bottom w:val="single" w:sz="4" w:space="0" w:color="auto"/>
              <w:right w:val="single" w:sz="4" w:space="0" w:color="auto"/>
            </w:tcBorders>
            <w:shd w:val="clear" w:color="auto" w:fill="auto"/>
            <w:hideMark/>
          </w:tcPr>
          <w:p w14:paraId="7BAA8818" w14:textId="77777777" w:rsidR="00EC5698" w:rsidRDefault="00EC5698" w:rsidP="00EA1A4D">
            <w:pPr>
              <w:pStyle w:val="TableContents1"/>
              <w:spacing w:before="60" w:after="60"/>
              <w:jc w:val="left"/>
              <w:rPr>
                <w:ins w:id="1598" w:author="Charles Gifford" w:date="2017-03-21T20:14:00Z"/>
                <w:sz w:val="16"/>
                <w:szCs w:val="20"/>
                <w:lang w:val="en-US" w:eastAsia="zh-CN"/>
              </w:rPr>
            </w:pPr>
            <w:ins w:id="1599" w:author="Charles Gifford" w:date="2017-03-21T20:14:00Z">
              <w:r>
                <w:rPr>
                  <w:sz w:val="16"/>
                  <w:szCs w:val="20"/>
                  <w:lang w:val="en-US" w:eastAsia="zh-CN"/>
                </w:rPr>
                <w:t>Resource property</w:t>
              </w:r>
            </w:ins>
          </w:p>
        </w:tc>
        <w:tc>
          <w:tcPr>
            <w:tcW w:w="1080" w:type="dxa"/>
            <w:tcBorders>
              <w:top w:val="single" w:sz="4" w:space="0" w:color="auto"/>
              <w:left w:val="single" w:sz="4" w:space="0" w:color="auto"/>
              <w:bottom w:val="single" w:sz="4" w:space="0" w:color="auto"/>
              <w:right w:val="single" w:sz="4" w:space="0" w:color="auto"/>
            </w:tcBorders>
            <w:shd w:val="clear" w:color="auto" w:fill="auto"/>
            <w:hideMark/>
          </w:tcPr>
          <w:p w14:paraId="5833FBD3" w14:textId="77777777" w:rsidR="00EC5698" w:rsidRDefault="00EC5698" w:rsidP="00EA1A4D">
            <w:pPr>
              <w:pStyle w:val="TableContents1"/>
              <w:spacing w:before="60" w:after="60"/>
              <w:jc w:val="left"/>
              <w:rPr>
                <w:ins w:id="1600" w:author="Charles Gifford" w:date="2017-03-21T20:14:00Z"/>
                <w:sz w:val="16"/>
                <w:szCs w:val="20"/>
                <w:lang w:val="en-US" w:eastAsia="zh-CN"/>
              </w:rPr>
            </w:pPr>
            <w:ins w:id="1601" w:author="Charles Gifford" w:date="2017-03-21T20:14:00Z">
              <w:r>
                <w:rPr>
                  <w:sz w:val="16"/>
                  <w:szCs w:val="20"/>
                  <w:lang w:val="en-US" w:eastAsia="zh-CN"/>
                </w:rPr>
                <w:t>0..*</w:t>
              </w:r>
            </w:ins>
          </w:p>
        </w:tc>
        <w:tc>
          <w:tcPr>
            <w:tcW w:w="4140" w:type="dxa"/>
            <w:tcBorders>
              <w:top w:val="single" w:sz="4" w:space="0" w:color="auto"/>
              <w:left w:val="single" w:sz="4" w:space="0" w:color="auto"/>
              <w:bottom w:val="single" w:sz="4" w:space="0" w:color="auto"/>
              <w:right w:val="single" w:sz="4" w:space="0" w:color="auto"/>
            </w:tcBorders>
            <w:shd w:val="clear" w:color="auto" w:fill="auto"/>
            <w:hideMark/>
          </w:tcPr>
          <w:p w14:paraId="5D50B846" w14:textId="77777777" w:rsidR="00EC5698" w:rsidRDefault="00EC5698" w:rsidP="00EA1A4D">
            <w:pPr>
              <w:pStyle w:val="TableNormal11"/>
              <w:rPr>
                <w:ins w:id="1602" w:author="Charles Gifford" w:date="2017-03-21T20:14:00Z"/>
                <w:szCs w:val="20"/>
                <w:lang w:val="en-US" w:eastAsia="zh-CN"/>
              </w:rPr>
            </w:pPr>
            <w:ins w:id="1603" w:author="Charles Gifford" w:date="2017-03-21T20:14:00Z">
              <w:r>
                <w:rPr>
                  <w:lang w:val="en-US"/>
                </w:rPr>
                <w:t xml:space="preserve">The </w:t>
              </w:r>
              <w:r>
                <w:rPr>
                  <w:i/>
                  <w:lang w:val="en-US"/>
                </w:rPr>
                <w:t>resource property(s)</w:t>
              </w:r>
              <w:r>
                <w:rPr>
                  <w:lang w:val="en-US"/>
                </w:rPr>
                <w:t xml:space="preserve"> containing the values of this </w:t>
              </w:r>
              <w:r>
                <w:rPr>
                  <w:i/>
                  <w:lang w:val="en-US"/>
                </w:rPr>
                <w:t>resource.</w:t>
              </w:r>
            </w:ins>
          </w:p>
        </w:tc>
      </w:tr>
      <w:tr w:rsidR="00EC5698" w14:paraId="033B1E8F" w14:textId="77777777" w:rsidTr="00EA1A4D">
        <w:trPr>
          <w:trHeight w:val="152"/>
          <w:ins w:id="1604" w:author="Charles Gifford" w:date="2017-03-21T20:14:00Z"/>
        </w:trPr>
        <w:tc>
          <w:tcPr>
            <w:tcW w:w="9445" w:type="dxa"/>
            <w:gridSpan w:val="4"/>
            <w:tcBorders>
              <w:top w:val="single" w:sz="4" w:space="0" w:color="auto"/>
              <w:left w:val="single" w:sz="4" w:space="0" w:color="auto"/>
              <w:bottom w:val="single" w:sz="4" w:space="0" w:color="auto"/>
              <w:right w:val="single" w:sz="4" w:space="0" w:color="auto"/>
            </w:tcBorders>
            <w:hideMark/>
          </w:tcPr>
          <w:p w14:paraId="106EBC51" w14:textId="77777777" w:rsidR="00EC5698" w:rsidRDefault="00EC5698" w:rsidP="00EA1A4D">
            <w:pPr>
              <w:pStyle w:val="TableNormal11"/>
              <w:jc w:val="left"/>
              <w:rPr>
                <w:ins w:id="1605" w:author="Charles Gifford" w:date="2017-03-21T20:14:00Z"/>
                <w:b/>
                <w:lang w:val="en-US"/>
              </w:rPr>
            </w:pPr>
            <w:ins w:id="1606" w:author="Charles Gifford" w:date="2017-03-21T20:14:00Z">
              <w:r>
                <w:rPr>
                  <w:b/>
                  <w:lang w:val="en-US"/>
                </w:rPr>
                <w:t>EXAMPLE   Personnel segment specification cross-model association relationships with a person</w:t>
              </w:r>
            </w:ins>
          </w:p>
        </w:tc>
      </w:tr>
      <w:tr w:rsidR="00EC5698" w14:paraId="50C8C618" w14:textId="77777777" w:rsidTr="00EA1A4D">
        <w:trPr>
          <w:trHeight w:val="206"/>
          <w:ins w:id="1607" w:author="Charles Gifford" w:date="2017-03-21T20:14:00Z"/>
        </w:trPr>
        <w:tc>
          <w:tcPr>
            <w:tcW w:w="2155" w:type="dxa"/>
            <w:tcBorders>
              <w:top w:val="single" w:sz="4" w:space="0" w:color="auto"/>
              <w:left w:val="single" w:sz="4" w:space="0" w:color="auto"/>
              <w:bottom w:val="single" w:sz="4" w:space="0" w:color="auto"/>
              <w:right w:val="single" w:sz="4" w:space="0" w:color="auto"/>
            </w:tcBorders>
            <w:hideMark/>
          </w:tcPr>
          <w:p w14:paraId="0E101118" w14:textId="77777777" w:rsidR="00EC5698" w:rsidRDefault="00EC5698" w:rsidP="00EA1A4D">
            <w:pPr>
              <w:pStyle w:val="TableContents1"/>
              <w:spacing w:before="60" w:after="60"/>
              <w:jc w:val="left"/>
              <w:rPr>
                <w:ins w:id="1608" w:author="Charles Gifford" w:date="2017-03-21T20:14:00Z"/>
                <w:sz w:val="16"/>
                <w:szCs w:val="16"/>
                <w:lang w:val="en-US" w:eastAsia="zh-CN"/>
              </w:rPr>
            </w:pPr>
            <w:ins w:id="1609" w:author="Charles Gifford" w:date="2017-03-21T20:14:00Z">
              <w:r>
                <w:rPr>
                  <w:sz w:val="16"/>
                  <w:szCs w:val="16"/>
                  <w:lang w:val="en-US"/>
                </w:rPr>
                <w:t>Personnel segment specification (C)</w:t>
              </w:r>
            </w:ins>
          </w:p>
        </w:tc>
        <w:tc>
          <w:tcPr>
            <w:tcW w:w="2070" w:type="dxa"/>
            <w:tcBorders>
              <w:top w:val="single" w:sz="4" w:space="0" w:color="auto"/>
              <w:left w:val="single" w:sz="4" w:space="0" w:color="auto"/>
              <w:bottom w:val="single" w:sz="4" w:space="0" w:color="auto"/>
              <w:right w:val="single" w:sz="4" w:space="0" w:color="auto"/>
            </w:tcBorders>
            <w:hideMark/>
          </w:tcPr>
          <w:p w14:paraId="196C8197" w14:textId="77777777" w:rsidR="00EC5698" w:rsidRDefault="00EC5698" w:rsidP="00EA1A4D">
            <w:pPr>
              <w:pStyle w:val="TableContents1"/>
              <w:spacing w:before="60" w:after="60"/>
              <w:jc w:val="left"/>
              <w:rPr>
                <w:ins w:id="1610" w:author="Charles Gifford" w:date="2017-03-21T20:14:00Z"/>
                <w:sz w:val="16"/>
                <w:szCs w:val="16"/>
                <w:lang w:val="en-US" w:eastAsia="zh-CN"/>
              </w:rPr>
            </w:pPr>
            <w:ins w:id="1611" w:author="Charles Gifford" w:date="2017-03-21T20:14:00Z">
              <w:r>
                <w:rPr>
                  <w:sz w:val="16"/>
                  <w:szCs w:val="16"/>
                  <w:lang w:val="en-US"/>
                </w:rPr>
                <w:t>NA</w:t>
              </w:r>
            </w:ins>
          </w:p>
        </w:tc>
        <w:tc>
          <w:tcPr>
            <w:tcW w:w="1080" w:type="dxa"/>
            <w:tcBorders>
              <w:top w:val="single" w:sz="4" w:space="0" w:color="auto"/>
              <w:left w:val="single" w:sz="4" w:space="0" w:color="auto"/>
              <w:bottom w:val="single" w:sz="4" w:space="0" w:color="auto"/>
              <w:right w:val="single" w:sz="4" w:space="0" w:color="auto"/>
            </w:tcBorders>
            <w:hideMark/>
          </w:tcPr>
          <w:p w14:paraId="72B44D5A" w14:textId="77777777" w:rsidR="00EC5698" w:rsidRDefault="00EC5698" w:rsidP="00EA1A4D">
            <w:pPr>
              <w:pStyle w:val="TableContents1"/>
              <w:spacing w:before="60" w:after="60"/>
              <w:jc w:val="left"/>
              <w:rPr>
                <w:ins w:id="1612" w:author="Charles Gifford" w:date="2017-03-21T20:14:00Z"/>
                <w:sz w:val="16"/>
                <w:szCs w:val="16"/>
                <w:lang w:val="en-US" w:eastAsia="zh-CN"/>
              </w:rPr>
            </w:pPr>
            <w:ins w:id="1613" w:author="Charles Gifford" w:date="2017-03-21T20:14:00Z">
              <w:r>
                <w:rPr>
                  <w:sz w:val="16"/>
                  <w:szCs w:val="16"/>
                  <w:lang w:val="en-US"/>
                </w:rPr>
                <w:t>0..*</w:t>
              </w:r>
            </w:ins>
          </w:p>
        </w:tc>
        <w:tc>
          <w:tcPr>
            <w:tcW w:w="4140" w:type="dxa"/>
            <w:tcBorders>
              <w:top w:val="single" w:sz="4" w:space="0" w:color="auto"/>
              <w:left w:val="single" w:sz="4" w:space="0" w:color="auto"/>
              <w:bottom w:val="single" w:sz="4" w:space="0" w:color="auto"/>
              <w:right w:val="single" w:sz="4" w:space="0" w:color="auto"/>
            </w:tcBorders>
            <w:hideMark/>
          </w:tcPr>
          <w:p w14:paraId="0A086B30" w14:textId="77777777" w:rsidR="00EC5698" w:rsidRDefault="00EC5698" w:rsidP="00EA1A4D">
            <w:pPr>
              <w:pStyle w:val="TableNormal11"/>
              <w:rPr>
                <w:ins w:id="1614" w:author="Charles Gifford" w:date="2017-03-21T20:14:00Z"/>
                <w:szCs w:val="20"/>
                <w:lang w:val="en-US" w:eastAsia="zh-CN"/>
              </w:rPr>
            </w:pPr>
            <w:ins w:id="1615" w:author="Charles Gifford" w:date="2017-03-21T20:14:00Z">
              <w:r>
                <w:rPr>
                  <w:lang w:val="en-US"/>
                </w:rPr>
                <w:t xml:space="preserve">This </w:t>
              </w:r>
              <w:r>
                <w:rPr>
                  <w:i/>
                  <w:lang w:val="en-US"/>
                </w:rPr>
                <w:t>person(s)</w:t>
              </w:r>
              <w:r>
                <w:rPr>
                  <w:lang w:val="en-US"/>
                </w:rPr>
                <w:t xml:space="preserve"> support the </w:t>
              </w:r>
              <w:r>
                <w:rPr>
                  <w:i/>
                  <w:lang w:val="en-US"/>
                </w:rPr>
                <w:t>personnel segment specification</w:t>
              </w:r>
              <w:r>
                <w:rPr>
                  <w:lang w:val="en-US"/>
                </w:rPr>
                <w:t xml:space="preserve">. </w:t>
              </w:r>
            </w:ins>
          </w:p>
          <w:p w14:paraId="0004BCB9" w14:textId="77777777" w:rsidR="00EC5698" w:rsidRDefault="00EC5698" w:rsidP="00EA1A4D">
            <w:pPr>
              <w:pStyle w:val="TableNormal11"/>
              <w:rPr>
                <w:ins w:id="1616" w:author="Charles Gifford" w:date="2017-03-21T20:14:00Z"/>
                <w:szCs w:val="16"/>
                <w:lang w:val="en-US"/>
              </w:rPr>
            </w:pPr>
            <w:ins w:id="1617" w:author="Charles Gifford" w:date="2017-03-21T20:14:00Z">
              <w:r>
                <w:rPr>
                  <w:lang w:val="en-US"/>
                </w:rPr>
                <w:t xml:space="preserve">This </w:t>
              </w:r>
              <w:r>
                <w:rPr>
                  <w:i/>
                  <w:lang w:val="en-US"/>
                </w:rPr>
                <w:t>person property(s)</w:t>
              </w:r>
              <w:r>
                <w:rPr>
                  <w:lang w:val="en-US"/>
                </w:rPr>
                <w:t xml:space="preserve"> support the </w:t>
              </w:r>
              <w:r>
                <w:rPr>
                  <w:i/>
                  <w:lang w:val="en-US"/>
                </w:rPr>
                <w:t>personnel segment specification</w:t>
              </w:r>
              <w:r>
                <w:rPr>
                  <w:lang w:val="en-US"/>
                </w:rPr>
                <w:t xml:space="preserve"> </w:t>
              </w:r>
              <w:r>
                <w:rPr>
                  <w:i/>
                  <w:lang w:val="en-US"/>
                </w:rPr>
                <w:t>property(s)</w:t>
              </w:r>
              <w:r>
                <w:rPr>
                  <w:lang w:val="en-US"/>
                </w:rPr>
                <w:t xml:space="preserve"> associated with the </w:t>
              </w:r>
              <w:r>
                <w:rPr>
                  <w:i/>
                  <w:lang w:val="en-US"/>
                </w:rPr>
                <w:t>personnel segment specification</w:t>
              </w:r>
              <w:r>
                <w:rPr>
                  <w:lang w:val="en-US"/>
                </w:rPr>
                <w:t>.</w:t>
              </w:r>
            </w:ins>
          </w:p>
        </w:tc>
      </w:tr>
      <w:tr w:rsidR="00EC5698" w14:paraId="66272031" w14:textId="77777777" w:rsidTr="00A20072">
        <w:trPr>
          <w:trHeight w:val="152"/>
          <w:ins w:id="1618" w:author="Charles Gifford" w:date="2017-03-21T20:14:00Z"/>
        </w:trPr>
        <w:tc>
          <w:tcPr>
            <w:tcW w:w="2155" w:type="dxa"/>
            <w:tcBorders>
              <w:top w:val="single" w:sz="4" w:space="0" w:color="auto"/>
              <w:left w:val="single" w:sz="4" w:space="0" w:color="auto"/>
              <w:bottom w:val="single" w:sz="4" w:space="0" w:color="auto"/>
              <w:right w:val="single" w:sz="4" w:space="0" w:color="auto"/>
            </w:tcBorders>
            <w:shd w:val="clear" w:color="auto" w:fill="auto"/>
            <w:hideMark/>
          </w:tcPr>
          <w:p w14:paraId="41646C19" w14:textId="77777777" w:rsidR="00EC5698" w:rsidRDefault="00EC5698" w:rsidP="00EA1A4D">
            <w:pPr>
              <w:pStyle w:val="TableContents1"/>
              <w:spacing w:before="60" w:after="60"/>
              <w:jc w:val="left"/>
              <w:rPr>
                <w:ins w:id="1619" w:author="Charles Gifford" w:date="2017-03-21T20:14:00Z"/>
                <w:sz w:val="16"/>
                <w:szCs w:val="16"/>
                <w:lang w:val="en-US" w:eastAsia="zh-CN"/>
              </w:rPr>
            </w:pPr>
            <w:ins w:id="1620" w:author="Charles Gifford" w:date="2017-03-21T20:14:00Z">
              <w:r>
                <w:rPr>
                  <w:sz w:val="16"/>
                  <w:szCs w:val="16"/>
                  <w:lang w:val="en-US"/>
                </w:rPr>
                <w:t>Person property</w:t>
              </w:r>
            </w:ins>
          </w:p>
        </w:tc>
        <w:tc>
          <w:tcPr>
            <w:tcW w:w="2070" w:type="dxa"/>
            <w:tcBorders>
              <w:top w:val="single" w:sz="4" w:space="0" w:color="auto"/>
              <w:left w:val="single" w:sz="4" w:space="0" w:color="auto"/>
              <w:bottom w:val="single" w:sz="4" w:space="0" w:color="auto"/>
              <w:right w:val="single" w:sz="4" w:space="0" w:color="auto"/>
            </w:tcBorders>
            <w:shd w:val="clear" w:color="auto" w:fill="auto"/>
            <w:hideMark/>
          </w:tcPr>
          <w:p w14:paraId="4493D991" w14:textId="77777777" w:rsidR="00EC5698" w:rsidRDefault="00EC5698" w:rsidP="00EA1A4D">
            <w:pPr>
              <w:pStyle w:val="TableContents1"/>
              <w:spacing w:before="60" w:after="60"/>
              <w:jc w:val="left"/>
              <w:rPr>
                <w:ins w:id="1621" w:author="Charles Gifford" w:date="2017-03-21T20:14:00Z"/>
                <w:sz w:val="16"/>
                <w:szCs w:val="16"/>
                <w:lang w:val="en-US" w:eastAsia="zh-CN"/>
              </w:rPr>
            </w:pPr>
            <w:ins w:id="1622" w:author="Charles Gifford" w:date="2017-03-21T20:14:00Z">
              <w:r>
                <w:rPr>
                  <w:sz w:val="16"/>
                  <w:szCs w:val="16"/>
                  <w:lang w:val="en-US"/>
                </w:rPr>
                <w:t>Person property</w:t>
              </w:r>
            </w:ins>
          </w:p>
        </w:tc>
        <w:tc>
          <w:tcPr>
            <w:tcW w:w="1080" w:type="dxa"/>
            <w:tcBorders>
              <w:top w:val="single" w:sz="4" w:space="0" w:color="auto"/>
              <w:left w:val="single" w:sz="4" w:space="0" w:color="auto"/>
              <w:bottom w:val="single" w:sz="4" w:space="0" w:color="auto"/>
              <w:right w:val="single" w:sz="4" w:space="0" w:color="auto"/>
            </w:tcBorders>
            <w:shd w:val="clear" w:color="auto" w:fill="auto"/>
            <w:hideMark/>
          </w:tcPr>
          <w:p w14:paraId="770E6B63" w14:textId="77777777" w:rsidR="00EC5698" w:rsidRDefault="00EC5698" w:rsidP="00EA1A4D">
            <w:pPr>
              <w:pStyle w:val="TableContents1"/>
              <w:spacing w:before="60" w:after="60"/>
              <w:jc w:val="left"/>
              <w:rPr>
                <w:ins w:id="1623" w:author="Charles Gifford" w:date="2017-03-21T20:14:00Z"/>
                <w:sz w:val="16"/>
                <w:szCs w:val="16"/>
                <w:lang w:val="en-US" w:eastAsia="zh-CN"/>
              </w:rPr>
            </w:pPr>
            <w:ins w:id="1624" w:author="Charles Gifford" w:date="2017-03-21T20:14:00Z">
              <w:r>
                <w:rPr>
                  <w:sz w:val="16"/>
                  <w:szCs w:val="20"/>
                  <w:lang w:val="en-US" w:eastAsia="zh-CN"/>
                </w:rPr>
                <w:t>0..*</w:t>
              </w:r>
            </w:ins>
          </w:p>
        </w:tc>
        <w:tc>
          <w:tcPr>
            <w:tcW w:w="4140" w:type="dxa"/>
            <w:tcBorders>
              <w:top w:val="single" w:sz="4" w:space="0" w:color="auto"/>
              <w:left w:val="single" w:sz="4" w:space="0" w:color="auto"/>
              <w:bottom w:val="single" w:sz="4" w:space="0" w:color="auto"/>
              <w:right w:val="single" w:sz="4" w:space="0" w:color="auto"/>
            </w:tcBorders>
            <w:shd w:val="clear" w:color="auto" w:fill="auto"/>
            <w:hideMark/>
          </w:tcPr>
          <w:p w14:paraId="7F3A9B63" w14:textId="77777777" w:rsidR="00EC5698" w:rsidRDefault="00EC5698" w:rsidP="00EA1A4D">
            <w:pPr>
              <w:pStyle w:val="TableNormal11"/>
              <w:rPr>
                <w:ins w:id="1625" w:author="Charles Gifford" w:date="2017-03-21T20:14:00Z"/>
                <w:szCs w:val="20"/>
                <w:lang w:val="en-US" w:eastAsia="zh-CN"/>
              </w:rPr>
            </w:pPr>
            <w:ins w:id="1626" w:author="Charles Gifford" w:date="2017-03-21T20:14:00Z">
              <w:r>
                <w:rPr>
                  <w:lang w:val="en-US"/>
                </w:rPr>
                <w:t xml:space="preserve">This </w:t>
              </w:r>
              <w:r>
                <w:rPr>
                  <w:i/>
                  <w:lang w:val="en-US"/>
                </w:rPr>
                <w:t>person(s)</w:t>
              </w:r>
              <w:r>
                <w:rPr>
                  <w:lang w:val="en-US"/>
                </w:rPr>
                <w:t xml:space="preserve"> support the </w:t>
              </w:r>
              <w:r>
                <w:rPr>
                  <w:i/>
                  <w:lang w:val="en-US"/>
                </w:rPr>
                <w:t xml:space="preserve">personnel segment specification. </w:t>
              </w:r>
              <w:r>
                <w:rPr>
                  <w:lang w:val="en-US"/>
                </w:rPr>
                <w:t xml:space="preserve"> </w:t>
              </w:r>
            </w:ins>
          </w:p>
          <w:p w14:paraId="066830DC" w14:textId="77777777" w:rsidR="00EC5698" w:rsidRDefault="00EC5698" w:rsidP="00EA1A4D">
            <w:pPr>
              <w:pStyle w:val="TableNormal11"/>
              <w:rPr>
                <w:ins w:id="1627" w:author="Charles Gifford" w:date="2017-03-21T20:14:00Z"/>
                <w:szCs w:val="16"/>
                <w:lang w:val="en-US"/>
              </w:rPr>
            </w:pPr>
            <w:ins w:id="1628" w:author="Charles Gifford" w:date="2017-03-21T20:14:00Z">
              <w:r>
                <w:rPr>
                  <w:lang w:val="en-US"/>
                </w:rPr>
                <w:t xml:space="preserve">This </w:t>
              </w:r>
              <w:r>
                <w:rPr>
                  <w:i/>
                  <w:lang w:val="en-US"/>
                </w:rPr>
                <w:t>person property(s)</w:t>
              </w:r>
              <w:r>
                <w:rPr>
                  <w:lang w:val="en-US"/>
                </w:rPr>
                <w:t xml:space="preserve"> support </w:t>
              </w:r>
              <w:r>
                <w:rPr>
                  <w:i/>
                  <w:lang w:val="en-US"/>
                </w:rPr>
                <w:t>the personnel segment specification property(s)</w:t>
              </w:r>
              <w:r>
                <w:rPr>
                  <w:lang w:val="en-US"/>
                </w:rPr>
                <w:t xml:space="preserve"> associated with this </w:t>
              </w:r>
              <w:r>
                <w:rPr>
                  <w:i/>
                  <w:lang w:val="en-US"/>
                </w:rPr>
                <w:t>personnel segment specification</w:t>
              </w:r>
              <w:r>
                <w:rPr>
                  <w:lang w:val="en-US"/>
                </w:rPr>
                <w:t>.</w:t>
              </w:r>
            </w:ins>
          </w:p>
        </w:tc>
      </w:tr>
    </w:tbl>
    <w:p w14:paraId="060AE174" w14:textId="04BA47D5" w:rsidR="00EC5698" w:rsidRDefault="00FF3ADA" w:rsidP="00E05180">
      <w:pPr>
        <w:pStyle w:val="TABLE-title"/>
        <w:rPr>
          <w:ins w:id="1629" w:author="Charles Gifford" w:date="2017-03-21T20:14:00Z"/>
        </w:rPr>
      </w:pPr>
      <w:bookmarkStart w:id="1630" w:name="_Ref477951188"/>
      <w:bookmarkStart w:id="1631" w:name="_Toc478492314"/>
      <w:ins w:id="1632" w:author="Charles Gifford" w:date="2017-03-22T13:01:00Z">
        <w:r>
          <w:t xml:space="preserve">Table </w:t>
        </w:r>
        <w:r>
          <w:fldChar w:fldCharType="begin"/>
        </w:r>
        <w:r>
          <w:instrText xml:space="preserve"> SEQ Table \* ARABIC </w:instrText>
        </w:r>
      </w:ins>
      <w:r>
        <w:fldChar w:fldCharType="separate"/>
      </w:r>
      <w:ins w:id="1633" w:author="Charles Gifford" w:date="2017-03-22T23:13:00Z">
        <w:r w:rsidR="00FC0C83">
          <w:rPr>
            <w:noProof/>
          </w:rPr>
          <w:t>13</w:t>
        </w:r>
      </w:ins>
      <w:ins w:id="1634" w:author="Charles Gifford" w:date="2017-03-22T13:01:00Z">
        <w:r>
          <w:fldChar w:fldCharType="end"/>
        </w:r>
      </w:ins>
      <w:bookmarkEnd w:id="1630"/>
      <w:ins w:id="1635" w:author="Charles Gifford" w:date="2017-03-21T20:14:00Z">
        <w:r>
          <w:t xml:space="preserve"> </w:t>
        </w:r>
        <w:r w:rsidR="00EC5698">
          <w:t xml:space="preserve"> – Resource property cross-model relationship roles</w:t>
        </w:r>
        <w:bookmarkEnd w:id="1631"/>
      </w:ins>
    </w:p>
    <w:tbl>
      <w:tblPr>
        <w:tblW w:w="94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4A0" w:firstRow="1" w:lastRow="0" w:firstColumn="1" w:lastColumn="0" w:noHBand="0" w:noVBand="1"/>
      </w:tblPr>
      <w:tblGrid>
        <w:gridCol w:w="2156"/>
        <w:gridCol w:w="2071"/>
        <w:gridCol w:w="1081"/>
        <w:gridCol w:w="4142"/>
      </w:tblGrid>
      <w:tr w:rsidR="00EC5698" w14:paraId="35159F18" w14:textId="77777777" w:rsidTr="00EA1A4D">
        <w:trPr>
          <w:trHeight w:val="197"/>
          <w:ins w:id="1636" w:author="Charles Gifford" w:date="2017-03-21T20:14:00Z"/>
        </w:trPr>
        <w:tc>
          <w:tcPr>
            <w:tcW w:w="2155" w:type="dxa"/>
            <w:tcBorders>
              <w:top w:val="single" w:sz="4" w:space="0" w:color="auto"/>
              <w:left w:val="single" w:sz="4" w:space="0" w:color="auto"/>
              <w:bottom w:val="single" w:sz="4" w:space="0" w:color="auto"/>
              <w:right w:val="single" w:sz="4" w:space="0" w:color="auto"/>
            </w:tcBorders>
            <w:hideMark/>
          </w:tcPr>
          <w:p w14:paraId="6A77D6F6" w14:textId="77777777" w:rsidR="00EC5698" w:rsidRDefault="00EC5698" w:rsidP="00EA1A4D">
            <w:pPr>
              <w:pStyle w:val="TableContents1"/>
              <w:spacing w:before="60" w:after="60"/>
              <w:jc w:val="center"/>
              <w:rPr>
                <w:ins w:id="1637" w:author="Charles Gifford" w:date="2017-03-21T20:14:00Z"/>
                <w:b/>
                <w:sz w:val="16"/>
                <w:szCs w:val="20"/>
                <w:lang w:val="en-US" w:eastAsia="zh-CN"/>
              </w:rPr>
            </w:pPr>
            <w:ins w:id="1638" w:author="Charles Gifford" w:date="2017-03-21T20:14:00Z">
              <w:r>
                <w:rPr>
                  <w:b/>
                  <w:sz w:val="16"/>
                  <w:szCs w:val="20"/>
                  <w:lang w:val="en-US" w:eastAsia="zh-CN"/>
                </w:rPr>
                <w:t>Related Object</w:t>
              </w:r>
            </w:ins>
          </w:p>
        </w:tc>
        <w:tc>
          <w:tcPr>
            <w:tcW w:w="2070" w:type="dxa"/>
            <w:tcBorders>
              <w:top w:val="single" w:sz="4" w:space="0" w:color="auto"/>
              <w:left w:val="single" w:sz="4" w:space="0" w:color="auto"/>
              <w:bottom w:val="single" w:sz="4" w:space="0" w:color="auto"/>
              <w:right w:val="single" w:sz="4" w:space="0" w:color="auto"/>
            </w:tcBorders>
            <w:hideMark/>
          </w:tcPr>
          <w:p w14:paraId="127E8193" w14:textId="77777777" w:rsidR="00EC5698" w:rsidRDefault="00EC5698" w:rsidP="00EA1A4D">
            <w:pPr>
              <w:pStyle w:val="TableContents1"/>
              <w:spacing w:before="60" w:after="60"/>
              <w:jc w:val="center"/>
              <w:rPr>
                <w:ins w:id="1639" w:author="Charles Gifford" w:date="2017-03-21T20:14:00Z"/>
                <w:b/>
                <w:sz w:val="16"/>
                <w:szCs w:val="20"/>
                <w:lang w:val="en-US" w:eastAsia="zh-CN"/>
              </w:rPr>
            </w:pPr>
            <w:ins w:id="1640" w:author="Charles Gifford" w:date="2017-03-21T20:14:00Z">
              <w:r>
                <w:rPr>
                  <w:b/>
                  <w:sz w:val="16"/>
                  <w:szCs w:val="20"/>
                  <w:lang w:val="en-US" w:eastAsia="zh-CN"/>
                </w:rPr>
                <w:t>Role</w:t>
              </w:r>
            </w:ins>
          </w:p>
        </w:tc>
        <w:tc>
          <w:tcPr>
            <w:tcW w:w="1080" w:type="dxa"/>
            <w:tcBorders>
              <w:top w:val="single" w:sz="4" w:space="0" w:color="auto"/>
              <w:left w:val="single" w:sz="4" w:space="0" w:color="auto"/>
              <w:bottom w:val="single" w:sz="4" w:space="0" w:color="auto"/>
              <w:right w:val="single" w:sz="4" w:space="0" w:color="auto"/>
            </w:tcBorders>
            <w:hideMark/>
          </w:tcPr>
          <w:p w14:paraId="1A3D8E97" w14:textId="77777777" w:rsidR="00EC5698" w:rsidRDefault="00EC5698" w:rsidP="00EA1A4D">
            <w:pPr>
              <w:pStyle w:val="TableContents1"/>
              <w:spacing w:before="60" w:after="60"/>
              <w:jc w:val="center"/>
              <w:rPr>
                <w:ins w:id="1641" w:author="Charles Gifford" w:date="2017-03-21T20:14:00Z"/>
                <w:b/>
                <w:sz w:val="16"/>
                <w:szCs w:val="20"/>
                <w:lang w:val="en-US" w:eastAsia="zh-CN"/>
              </w:rPr>
            </w:pPr>
            <w:ins w:id="1642" w:author="Charles Gifford" w:date="2017-03-21T20:14:00Z">
              <w:r>
                <w:rPr>
                  <w:b/>
                  <w:sz w:val="16"/>
                  <w:szCs w:val="20"/>
                  <w:lang w:val="en-US" w:eastAsia="zh-CN"/>
                </w:rPr>
                <w:t>Multiplicity</w:t>
              </w:r>
            </w:ins>
          </w:p>
        </w:tc>
        <w:tc>
          <w:tcPr>
            <w:tcW w:w="4140" w:type="dxa"/>
            <w:tcBorders>
              <w:top w:val="single" w:sz="4" w:space="0" w:color="auto"/>
              <w:left w:val="single" w:sz="4" w:space="0" w:color="auto"/>
              <w:bottom w:val="single" w:sz="4" w:space="0" w:color="auto"/>
              <w:right w:val="single" w:sz="4" w:space="0" w:color="auto"/>
            </w:tcBorders>
            <w:hideMark/>
          </w:tcPr>
          <w:p w14:paraId="4693F472" w14:textId="77777777" w:rsidR="00EC5698" w:rsidRDefault="00EC5698" w:rsidP="00EA1A4D">
            <w:pPr>
              <w:pStyle w:val="TableNormal11"/>
              <w:jc w:val="center"/>
              <w:rPr>
                <w:ins w:id="1643" w:author="Charles Gifford" w:date="2017-03-21T20:14:00Z"/>
                <w:b/>
                <w:szCs w:val="20"/>
                <w:lang w:val="en-US" w:eastAsia="zh-CN"/>
              </w:rPr>
            </w:pPr>
            <w:ins w:id="1644" w:author="Charles Gifford" w:date="2017-03-21T20:14:00Z">
              <w:r>
                <w:rPr>
                  <w:b/>
                  <w:lang w:val="en-US"/>
                </w:rPr>
                <w:t>Description</w:t>
              </w:r>
            </w:ins>
          </w:p>
        </w:tc>
      </w:tr>
      <w:tr w:rsidR="00EC5698" w14:paraId="20C44F66" w14:textId="77777777" w:rsidTr="00EA1A4D">
        <w:trPr>
          <w:trHeight w:val="368"/>
          <w:ins w:id="1645" w:author="Charles Gifford" w:date="2017-03-21T20:14:00Z"/>
        </w:trPr>
        <w:tc>
          <w:tcPr>
            <w:tcW w:w="2155" w:type="dxa"/>
            <w:tcBorders>
              <w:top w:val="single" w:sz="4" w:space="0" w:color="auto"/>
              <w:left w:val="single" w:sz="4" w:space="0" w:color="auto"/>
              <w:bottom w:val="single" w:sz="4" w:space="0" w:color="auto"/>
              <w:right w:val="single" w:sz="4" w:space="0" w:color="auto"/>
            </w:tcBorders>
            <w:hideMark/>
          </w:tcPr>
          <w:p w14:paraId="198521DB" w14:textId="77777777" w:rsidR="00EC5698" w:rsidRDefault="00EC5698" w:rsidP="00EA1A4D">
            <w:pPr>
              <w:pStyle w:val="TableContents1"/>
              <w:spacing w:before="60" w:after="60"/>
              <w:jc w:val="left"/>
              <w:rPr>
                <w:ins w:id="1646" w:author="Charles Gifford" w:date="2017-03-21T20:14:00Z"/>
                <w:sz w:val="16"/>
                <w:szCs w:val="20"/>
                <w:lang w:val="en-US" w:eastAsia="zh-CN"/>
              </w:rPr>
            </w:pPr>
            <w:ins w:id="1647" w:author="Charles Gifford" w:date="2017-03-21T20:14:00Z">
              <w:r>
                <w:rPr>
                  <w:sz w:val="16"/>
                  <w:szCs w:val="20"/>
                  <w:lang w:val="en-US" w:eastAsia="zh-CN"/>
                </w:rPr>
                <w:t>Resource task property (D)</w:t>
              </w:r>
            </w:ins>
          </w:p>
        </w:tc>
        <w:tc>
          <w:tcPr>
            <w:tcW w:w="2070" w:type="dxa"/>
            <w:tcBorders>
              <w:top w:val="single" w:sz="4" w:space="0" w:color="auto"/>
              <w:left w:val="single" w:sz="4" w:space="0" w:color="auto"/>
              <w:bottom w:val="single" w:sz="4" w:space="0" w:color="auto"/>
              <w:right w:val="single" w:sz="4" w:space="0" w:color="auto"/>
            </w:tcBorders>
            <w:hideMark/>
          </w:tcPr>
          <w:p w14:paraId="237082A3" w14:textId="77777777" w:rsidR="00EC5698" w:rsidRDefault="00EC5698" w:rsidP="00EA1A4D">
            <w:pPr>
              <w:pStyle w:val="TableContents1"/>
              <w:spacing w:before="60" w:after="60"/>
              <w:jc w:val="left"/>
              <w:rPr>
                <w:ins w:id="1648" w:author="Charles Gifford" w:date="2017-03-21T20:14:00Z"/>
                <w:sz w:val="16"/>
                <w:szCs w:val="20"/>
                <w:lang w:val="en-US" w:eastAsia="zh-CN"/>
              </w:rPr>
            </w:pPr>
            <w:ins w:id="1649" w:author="Charles Gifford" w:date="2017-03-21T20:14:00Z">
              <w:r>
                <w:rPr>
                  <w:sz w:val="16"/>
                  <w:szCs w:val="20"/>
                  <w:lang w:val="en-US" w:eastAsia="zh-CN"/>
                </w:rPr>
                <w:t>NA</w:t>
              </w:r>
            </w:ins>
          </w:p>
        </w:tc>
        <w:tc>
          <w:tcPr>
            <w:tcW w:w="1080" w:type="dxa"/>
            <w:tcBorders>
              <w:top w:val="single" w:sz="4" w:space="0" w:color="auto"/>
              <w:left w:val="single" w:sz="4" w:space="0" w:color="auto"/>
              <w:bottom w:val="single" w:sz="4" w:space="0" w:color="auto"/>
              <w:right w:val="single" w:sz="4" w:space="0" w:color="auto"/>
            </w:tcBorders>
            <w:hideMark/>
          </w:tcPr>
          <w:p w14:paraId="2E5063E8" w14:textId="77777777" w:rsidR="00EC5698" w:rsidRDefault="00EC5698" w:rsidP="00EA1A4D">
            <w:pPr>
              <w:pStyle w:val="TableContents1"/>
              <w:spacing w:before="60" w:after="60"/>
              <w:jc w:val="left"/>
              <w:rPr>
                <w:ins w:id="1650" w:author="Charles Gifford" w:date="2017-03-21T20:14:00Z"/>
                <w:sz w:val="16"/>
                <w:szCs w:val="20"/>
                <w:lang w:val="en-US" w:eastAsia="zh-CN"/>
              </w:rPr>
            </w:pPr>
            <w:ins w:id="1651" w:author="Charles Gifford" w:date="2017-03-21T20:14:00Z">
              <w:r>
                <w:rPr>
                  <w:sz w:val="16"/>
                  <w:szCs w:val="20"/>
                  <w:lang w:val="en-US" w:eastAsia="zh-CN"/>
                </w:rPr>
                <w:t>1</w:t>
              </w:r>
            </w:ins>
          </w:p>
        </w:tc>
        <w:tc>
          <w:tcPr>
            <w:tcW w:w="4140" w:type="dxa"/>
            <w:tcBorders>
              <w:top w:val="single" w:sz="4" w:space="0" w:color="auto"/>
              <w:left w:val="single" w:sz="4" w:space="0" w:color="auto"/>
              <w:bottom w:val="single" w:sz="4" w:space="0" w:color="auto"/>
              <w:right w:val="single" w:sz="4" w:space="0" w:color="auto"/>
            </w:tcBorders>
            <w:hideMark/>
          </w:tcPr>
          <w:p w14:paraId="5D159A10" w14:textId="77777777" w:rsidR="00EC5698" w:rsidRDefault="00EC5698" w:rsidP="00EA1A4D">
            <w:pPr>
              <w:pStyle w:val="TableNormal11"/>
              <w:rPr>
                <w:ins w:id="1652" w:author="Charles Gifford" w:date="2017-03-21T20:14:00Z"/>
                <w:szCs w:val="20"/>
                <w:lang w:val="en-US" w:eastAsia="zh-CN"/>
              </w:rPr>
            </w:pPr>
            <w:ins w:id="1653" w:author="Charles Gifford" w:date="2017-03-21T20:14:00Z">
              <w:r>
                <w:rPr>
                  <w:lang w:val="en-US"/>
                </w:rPr>
                <w:t xml:space="preserve">The </w:t>
              </w:r>
              <w:r>
                <w:rPr>
                  <w:i/>
                  <w:lang w:val="en-US"/>
                </w:rPr>
                <w:t xml:space="preserve">resource task property </w:t>
              </w:r>
              <w:r>
                <w:rPr>
                  <w:lang w:val="en-US"/>
                </w:rPr>
                <w:t xml:space="preserve">related to this </w:t>
              </w:r>
              <w:r>
                <w:rPr>
                  <w:i/>
                  <w:lang w:val="en-US"/>
                </w:rPr>
                <w:t>resource group property</w:t>
              </w:r>
              <w:r>
                <w:rPr>
                  <w:lang w:val="en-US"/>
                </w:rPr>
                <w:t>.</w:t>
              </w:r>
            </w:ins>
          </w:p>
        </w:tc>
      </w:tr>
      <w:tr w:rsidR="00EC5698" w14:paraId="348C5278" w14:textId="77777777" w:rsidTr="00A20072">
        <w:trPr>
          <w:trHeight w:val="368"/>
          <w:ins w:id="1654" w:author="Charles Gifford" w:date="2017-03-21T20:14:00Z"/>
        </w:trPr>
        <w:tc>
          <w:tcPr>
            <w:tcW w:w="2155" w:type="dxa"/>
            <w:tcBorders>
              <w:top w:val="single" w:sz="4" w:space="0" w:color="auto"/>
              <w:left w:val="single" w:sz="4" w:space="0" w:color="auto"/>
              <w:bottom w:val="single" w:sz="4" w:space="0" w:color="auto"/>
              <w:right w:val="single" w:sz="4" w:space="0" w:color="auto"/>
            </w:tcBorders>
            <w:shd w:val="clear" w:color="auto" w:fill="auto"/>
            <w:hideMark/>
          </w:tcPr>
          <w:p w14:paraId="2626D200" w14:textId="77777777" w:rsidR="00EC5698" w:rsidRDefault="00EC5698" w:rsidP="00EA1A4D">
            <w:pPr>
              <w:pStyle w:val="TableContents1"/>
              <w:spacing w:before="60" w:after="60"/>
              <w:jc w:val="left"/>
              <w:rPr>
                <w:ins w:id="1655" w:author="Charles Gifford" w:date="2017-03-21T20:14:00Z"/>
                <w:sz w:val="16"/>
                <w:szCs w:val="20"/>
                <w:lang w:val="en-US" w:eastAsia="zh-CN"/>
              </w:rPr>
            </w:pPr>
            <w:ins w:id="1656" w:author="Charles Gifford" w:date="2017-03-21T20:14:00Z">
              <w:r>
                <w:rPr>
                  <w:sz w:val="16"/>
                  <w:szCs w:val="20"/>
                  <w:lang w:val="en-US" w:eastAsia="zh-CN"/>
                </w:rPr>
                <w:t>Resource</w:t>
              </w:r>
            </w:ins>
          </w:p>
        </w:tc>
        <w:tc>
          <w:tcPr>
            <w:tcW w:w="2070" w:type="dxa"/>
            <w:tcBorders>
              <w:top w:val="single" w:sz="4" w:space="0" w:color="auto"/>
              <w:left w:val="single" w:sz="4" w:space="0" w:color="auto"/>
              <w:bottom w:val="single" w:sz="4" w:space="0" w:color="auto"/>
              <w:right w:val="single" w:sz="4" w:space="0" w:color="auto"/>
            </w:tcBorders>
            <w:shd w:val="clear" w:color="auto" w:fill="auto"/>
            <w:hideMark/>
          </w:tcPr>
          <w:p w14:paraId="3A530A97" w14:textId="77777777" w:rsidR="00EC5698" w:rsidRDefault="00EC5698" w:rsidP="00EA1A4D">
            <w:pPr>
              <w:pStyle w:val="TableContents1"/>
              <w:spacing w:before="60" w:after="60"/>
              <w:jc w:val="left"/>
              <w:rPr>
                <w:ins w:id="1657" w:author="Charles Gifford" w:date="2017-03-21T20:14:00Z"/>
                <w:sz w:val="16"/>
                <w:szCs w:val="20"/>
                <w:lang w:val="en-US" w:eastAsia="zh-CN"/>
              </w:rPr>
            </w:pPr>
            <w:ins w:id="1658" w:author="Charles Gifford" w:date="2017-03-21T20:14:00Z">
              <w:r>
                <w:rPr>
                  <w:sz w:val="16"/>
                  <w:szCs w:val="20"/>
                  <w:lang w:val="en-US" w:eastAsia="zh-CN"/>
                </w:rPr>
                <w:t>NA</w:t>
              </w:r>
            </w:ins>
          </w:p>
        </w:tc>
        <w:tc>
          <w:tcPr>
            <w:tcW w:w="1080" w:type="dxa"/>
            <w:tcBorders>
              <w:top w:val="single" w:sz="4" w:space="0" w:color="auto"/>
              <w:left w:val="single" w:sz="4" w:space="0" w:color="auto"/>
              <w:bottom w:val="single" w:sz="4" w:space="0" w:color="auto"/>
              <w:right w:val="single" w:sz="4" w:space="0" w:color="auto"/>
            </w:tcBorders>
            <w:shd w:val="clear" w:color="auto" w:fill="auto"/>
            <w:hideMark/>
          </w:tcPr>
          <w:p w14:paraId="1ECA0C5D" w14:textId="77777777" w:rsidR="00EC5698" w:rsidRDefault="00EC5698" w:rsidP="00EA1A4D">
            <w:pPr>
              <w:pStyle w:val="TableContents1"/>
              <w:spacing w:before="60" w:after="60"/>
              <w:jc w:val="left"/>
              <w:rPr>
                <w:ins w:id="1659" w:author="Charles Gifford" w:date="2017-03-21T20:14:00Z"/>
                <w:sz w:val="16"/>
                <w:szCs w:val="20"/>
                <w:lang w:val="en-US" w:eastAsia="zh-CN"/>
              </w:rPr>
            </w:pPr>
            <w:ins w:id="1660" w:author="Charles Gifford" w:date="2017-03-21T20:14:00Z">
              <w:r>
                <w:rPr>
                  <w:sz w:val="16"/>
                  <w:szCs w:val="20"/>
                  <w:lang w:val="en-US" w:eastAsia="zh-CN"/>
                </w:rPr>
                <w:t>1</w:t>
              </w:r>
            </w:ins>
          </w:p>
        </w:tc>
        <w:tc>
          <w:tcPr>
            <w:tcW w:w="4140" w:type="dxa"/>
            <w:tcBorders>
              <w:top w:val="single" w:sz="4" w:space="0" w:color="auto"/>
              <w:left w:val="single" w:sz="4" w:space="0" w:color="auto"/>
              <w:bottom w:val="single" w:sz="4" w:space="0" w:color="auto"/>
              <w:right w:val="single" w:sz="4" w:space="0" w:color="auto"/>
            </w:tcBorders>
            <w:shd w:val="clear" w:color="auto" w:fill="auto"/>
            <w:hideMark/>
          </w:tcPr>
          <w:p w14:paraId="48490687" w14:textId="77777777" w:rsidR="00EC5698" w:rsidRDefault="00EC5698" w:rsidP="00EA1A4D">
            <w:pPr>
              <w:pStyle w:val="TableNormal11"/>
              <w:rPr>
                <w:ins w:id="1661" w:author="Charles Gifford" w:date="2017-03-21T20:14:00Z"/>
                <w:szCs w:val="20"/>
                <w:lang w:val="en-US" w:eastAsia="zh-CN"/>
              </w:rPr>
            </w:pPr>
            <w:ins w:id="1662" w:author="Charles Gifford" w:date="2017-03-21T20:14:00Z">
              <w:r>
                <w:rPr>
                  <w:lang w:val="en-US"/>
                </w:rPr>
                <w:t xml:space="preserve">The </w:t>
              </w:r>
              <w:r>
                <w:rPr>
                  <w:i/>
                  <w:lang w:val="en-US"/>
                </w:rPr>
                <w:t xml:space="preserve">resource </w:t>
              </w:r>
              <w:r>
                <w:rPr>
                  <w:lang w:val="en-US"/>
                </w:rPr>
                <w:t xml:space="preserve">contains the values of this </w:t>
              </w:r>
              <w:r>
                <w:rPr>
                  <w:i/>
                  <w:lang w:val="en-US"/>
                </w:rPr>
                <w:t>resource property(s)</w:t>
              </w:r>
              <w:r>
                <w:rPr>
                  <w:lang w:val="en-US"/>
                </w:rPr>
                <w:t>.</w:t>
              </w:r>
            </w:ins>
          </w:p>
        </w:tc>
      </w:tr>
      <w:tr w:rsidR="00EC5698" w14:paraId="2F0634C6" w14:textId="77777777" w:rsidTr="00A20072">
        <w:trPr>
          <w:trHeight w:val="143"/>
          <w:ins w:id="1663" w:author="Charles Gifford" w:date="2017-03-21T20:14:00Z"/>
        </w:trPr>
        <w:tc>
          <w:tcPr>
            <w:tcW w:w="2155" w:type="dxa"/>
            <w:tcBorders>
              <w:top w:val="single" w:sz="4" w:space="0" w:color="auto"/>
              <w:left w:val="single" w:sz="4" w:space="0" w:color="auto"/>
              <w:bottom w:val="single" w:sz="4" w:space="0" w:color="auto"/>
              <w:right w:val="single" w:sz="4" w:space="0" w:color="auto"/>
            </w:tcBorders>
            <w:shd w:val="clear" w:color="auto" w:fill="auto"/>
            <w:hideMark/>
          </w:tcPr>
          <w:p w14:paraId="06448EE1" w14:textId="77777777" w:rsidR="00EC5698" w:rsidRDefault="00EC5698" w:rsidP="00EA1A4D">
            <w:pPr>
              <w:pStyle w:val="TableContents1"/>
              <w:spacing w:before="60" w:after="60"/>
              <w:jc w:val="left"/>
              <w:rPr>
                <w:ins w:id="1664" w:author="Charles Gifford" w:date="2017-03-21T20:14:00Z"/>
                <w:sz w:val="16"/>
                <w:szCs w:val="20"/>
                <w:lang w:val="en-US" w:eastAsia="zh-CN"/>
              </w:rPr>
            </w:pPr>
            <w:ins w:id="1665" w:author="Charles Gifford" w:date="2017-03-21T20:14:00Z">
              <w:r>
                <w:rPr>
                  <w:sz w:val="16"/>
                  <w:szCs w:val="20"/>
                  <w:lang w:val="en-US" w:eastAsia="zh-CN"/>
                </w:rPr>
                <w:t>Resource group property</w:t>
              </w:r>
            </w:ins>
          </w:p>
        </w:tc>
        <w:tc>
          <w:tcPr>
            <w:tcW w:w="2070" w:type="dxa"/>
            <w:tcBorders>
              <w:top w:val="single" w:sz="4" w:space="0" w:color="auto"/>
              <w:left w:val="single" w:sz="4" w:space="0" w:color="auto"/>
              <w:bottom w:val="single" w:sz="4" w:space="0" w:color="auto"/>
              <w:right w:val="single" w:sz="4" w:space="0" w:color="auto"/>
            </w:tcBorders>
            <w:shd w:val="clear" w:color="auto" w:fill="auto"/>
            <w:hideMark/>
          </w:tcPr>
          <w:p w14:paraId="0F29F395" w14:textId="77777777" w:rsidR="00EC5698" w:rsidRDefault="00EC5698" w:rsidP="00EA1A4D">
            <w:pPr>
              <w:pStyle w:val="TableContents1"/>
              <w:spacing w:before="60" w:after="60"/>
              <w:jc w:val="left"/>
              <w:rPr>
                <w:ins w:id="1666" w:author="Charles Gifford" w:date="2017-03-21T20:14:00Z"/>
                <w:sz w:val="16"/>
                <w:szCs w:val="20"/>
                <w:lang w:val="en-US" w:eastAsia="zh-CN"/>
              </w:rPr>
            </w:pPr>
            <w:ins w:id="1667" w:author="Charles Gifford" w:date="2017-03-21T20:14:00Z">
              <w:r>
                <w:rPr>
                  <w:sz w:val="16"/>
                  <w:szCs w:val="20"/>
                  <w:lang w:val="en-US" w:eastAsia="zh-CN"/>
                </w:rPr>
                <w:t>Resource group property</w:t>
              </w:r>
            </w:ins>
          </w:p>
        </w:tc>
        <w:tc>
          <w:tcPr>
            <w:tcW w:w="1080" w:type="dxa"/>
            <w:tcBorders>
              <w:top w:val="single" w:sz="4" w:space="0" w:color="auto"/>
              <w:left w:val="single" w:sz="4" w:space="0" w:color="auto"/>
              <w:bottom w:val="single" w:sz="4" w:space="0" w:color="auto"/>
              <w:right w:val="single" w:sz="4" w:space="0" w:color="auto"/>
            </w:tcBorders>
            <w:shd w:val="clear" w:color="auto" w:fill="auto"/>
            <w:hideMark/>
          </w:tcPr>
          <w:p w14:paraId="57724430" w14:textId="77777777" w:rsidR="00EC5698" w:rsidRDefault="00EC5698" w:rsidP="00EA1A4D">
            <w:pPr>
              <w:pStyle w:val="TableContents1"/>
              <w:spacing w:before="60" w:after="60"/>
              <w:jc w:val="left"/>
              <w:rPr>
                <w:ins w:id="1668" w:author="Charles Gifford" w:date="2017-03-21T20:14:00Z"/>
                <w:sz w:val="16"/>
                <w:szCs w:val="20"/>
                <w:lang w:val="en-US" w:eastAsia="zh-CN"/>
              </w:rPr>
            </w:pPr>
            <w:ins w:id="1669" w:author="Charles Gifford" w:date="2017-03-21T20:14:00Z">
              <w:r>
                <w:rPr>
                  <w:sz w:val="16"/>
                  <w:szCs w:val="20"/>
                  <w:lang w:val="en-US" w:eastAsia="zh-CN"/>
                </w:rPr>
                <w:t>0..1</w:t>
              </w:r>
            </w:ins>
          </w:p>
        </w:tc>
        <w:tc>
          <w:tcPr>
            <w:tcW w:w="4140" w:type="dxa"/>
            <w:tcBorders>
              <w:top w:val="single" w:sz="4" w:space="0" w:color="auto"/>
              <w:left w:val="single" w:sz="4" w:space="0" w:color="auto"/>
              <w:bottom w:val="single" w:sz="4" w:space="0" w:color="auto"/>
              <w:right w:val="single" w:sz="4" w:space="0" w:color="auto"/>
            </w:tcBorders>
            <w:shd w:val="clear" w:color="auto" w:fill="auto"/>
            <w:hideMark/>
          </w:tcPr>
          <w:p w14:paraId="55AED3F5" w14:textId="77777777" w:rsidR="00EC5698" w:rsidRDefault="00EC5698" w:rsidP="00EA1A4D">
            <w:pPr>
              <w:pStyle w:val="TableNormal11"/>
              <w:rPr>
                <w:ins w:id="1670" w:author="Charles Gifford" w:date="2017-03-21T20:14:00Z"/>
                <w:szCs w:val="20"/>
                <w:lang w:val="en-US" w:eastAsia="zh-CN"/>
              </w:rPr>
            </w:pPr>
            <w:ins w:id="1671" w:author="Charles Gifford" w:date="2017-03-21T20:14:00Z">
              <w:r>
                <w:rPr>
                  <w:lang w:val="en-US"/>
                </w:rPr>
                <w:t xml:space="preserve">This </w:t>
              </w:r>
              <w:r>
                <w:rPr>
                  <w:i/>
                  <w:lang w:val="en-US"/>
                </w:rPr>
                <w:t xml:space="preserve">resource property </w:t>
              </w:r>
              <w:r>
                <w:rPr>
                  <w:lang w:val="en-US"/>
                </w:rPr>
                <w:t xml:space="preserve">defined by the </w:t>
              </w:r>
              <w:r>
                <w:rPr>
                  <w:i/>
                  <w:lang w:val="en-US"/>
                </w:rPr>
                <w:t>resource group</w:t>
              </w:r>
              <w:r>
                <w:rPr>
                  <w:lang w:val="en-US"/>
                </w:rPr>
                <w:t>.</w:t>
              </w:r>
            </w:ins>
          </w:p>
        </w:tc>
      </w:tr>
      <w:tr w:rsidR="00EC5698" w14:paraId="2B8F90D0" w14:textId="77777777" w:rsidTr="00A20072">
        <w:trPr>
          <w:trHeight w:val="269"/>
          <w:ins w:id="1672" w:author="Charles Gifford" w:date="2017-03-21T20:14:00Z"/>
        </w:trPr>
        <w:tc>
          <w:tcPr>
            <w:tcW w:w="2155" w:type="dxa"/>
            <w:tcBorders>
              <w:top w:val="single" w:sz="4" w:space="0" w:color="auto"/>
              <w:left w:val="single" w:sz="4" w:space="0" w:color="auto"/>
              <w:bottom w:val="single" w:sz="4" w:space="0" w:color="auto"/>
              <w:right w:val="single" w:sz="4" w:space="0" w:color="auto"/>
            </w:tcBorders>
            <w:shd w:val="clear" w:color="auto" w:fill="auto"/>
            <w:hideMark/>
          </w:tcPr>
          <w:p w14:paraId="1C235072" w14:textId="77777777" w:rsidR="00EC5698" w:rsidRDefault="00EC5698" w:rsidP="00EA1A4D">
            <w:pPr>
              <w:pStyle w:val="TableContents1"/>
              <w:spacing w:before="60" w:after="60"/>
              <w:jc w:val="left"/>
              <w:rPr>
                <w:ins w:id="1673" w:author="Charles Gifford" w:date="2017-03-21T20:14:00Z"/>
                <w:sz w:val="16"/>
                <w:szCs w:val="20"/>
                <w:lang w:val="en-US" w:eastAsia="zh-CN"/>
              </w:rPr>
            </w:pPr>
            <w:ins w:id="1674" w:author="Charles Gifford" w:date="2017-03-21T20:14:00Z">
              <w:r>
                <w:rPr>
                  <w:sz w:val="16"/>
                  <w:szCs w:val="20"/>
                  <w:lang w:val="en-US" w:eastAsia="zh-CN"/>
                </w:rPr>
                <w:t>Resource property</w:t>
              </w:r>
            </w:ins>
          </w:p>
        </w:tc>
        <w:tc>
          <w:tcPr>
            <w:tcW w:w="2070" w:type="dxa"/>
            <w:tcBorders>
              <w:top w:val="single" w:sz="4" w:space="0" w:color="auto"/>
              <w:left w:val="single" w:sz="4" w:space="0" w:color="auto"/>
              <w:bottom w:val="single" w:sz="4" w:space="0" w:color="auto"/>
              <w:right w:val="single" w:sz="4" w:space="0" w:color="auto"/>
            </w:tcBorders>
            <w:shd w:val="clear" w:color="auto" w:fill="auto"/>
            <w:hideMark/>
          </w:tcPr>
          <w:p w14:paraId="11D1E7F4" w14:textId="77777777" w:rsidR="00EC5698" w:rsidRDefault="00EC5698" w:rsidP="00EA1A4D">
            <w:pPr>
              <w:pStyle w:val="TableContents1"/>
              <w:spacing w:before="60" w:after="60"/>
              <w:jc w:val="left"/>
              <w:rPr>
                <w:ins w:id="1675" w:author="Charles Gifford" w:date="2017-03-21T20:14:00Z"/>
                <w:sz w:val="16"/>
                <w:szCs w:val="20"/>
                <w:lang w:val="en-US" w:eastAsia="zh-CN"/>
              </w:rPr>
            </w:pPr>
            <w:ins w:id="1676" w:author="Charles Gifford" w:date="2017-03-21T20:14:00Z">
              <w:r>
                <w:rPr>
                  <w:sz w:val="16"/>
                  <w:szCs w:val="20"/>
                  <w:lang w:val="en-US" w:eastAsia="zh-CN"/>
                </w:rPr>
                <w:t>Resource property</w:t>
              </w:r>
            </w:ins>
          </w:p>
        </w:tc>
        <w:tc>
          <w:tcPr>
            <w:tcW w:w="1080" w:type="dxa"/>
            <w:tcBorders>
              <w:top w:val="single" w:sz="4" w:space="0" w:color="auto"/>
              <w:left w:val="single" w:sz="4" w:space="0" w:color="auto"/>
              <w:bottom w:val="single" w:sz="4" w:space="0" w:color="auto"/>
              <w:right w:val="single" w:sz="4" w:space="0" w:color="auto"/>
            </w:tcBorders>
            <w:shd w:val="clear" w:color="auto" w:fill="auto"/>
            <w:hideMark/>
          </w:tcPr>
          <w:p w14:paraId="3CBC3A82" w14:textId="77777777" w:rsidR="00EC5698" w:rsidRDefault="00EC5698" w:rsidP="00EA1A4D">
            <w:pPr>
              <w:pStyle w:val="TableContents1"/>
              <w:spacing w:before="60" w:after="60"/>
              <w:jc w:val="left"/>
              <w:rPr>
                <w:ins w:id="1677" w:author="Charles Gifford" w:date="2017-03-21T20:14:00Z"/>
                <w:sz w:val="16"/>
                <w:szCs w:val="20"/>
                <w:lang w:val="en-US" w:eastAsia="zh-CN"/>
              </w:rPr>
            </w:pPr>
            <w:ins w:id="1678" w:author="Charles Gifford" w:date="2017-03-21T20:14:00Z">
              <w:r>
                <w:rPr>
                  <w:sz w:val="16"/>
                  <w:szCs w:val="20"/>
                  <w:lang w:val="en-US" w:eastAsia="zh-CN"/>
                </w:rPr>
                <w:t>0..*</w:t>
              </w:r>
            </w:ins>
          </w:p>
        </w:tc>
        <w:tc>
          <w:tcPr>
            <w:tcW w:w="4140" w:type="dxa"/>
            <w:tcBorders>
              <w:top w:val="single" w:sz="4" w:space="0" w:color="auto"/>
              <w:left w:val="single" w:sz="4" w:space="0" w:color="auto"/>
              <w:bottom w:val="single" w:sz="4" w:space="0" w:color="auto"/>
              <w:right w:val="single" w:sz="4" w:space="0" w:color="auto"/>
            </w:tcBorders>
            <w:shd w:val="clear" w:color="auto" w:fill="auto"/>
            <w:hideMark/>
          </w:tcPr>
          <w:p w14:paraId="1C1D4FEA" w14:textId="77777777" w:rsidR="00EC5698" w:rsidRDefault="00EC5698" w:rsidP="00EA1A4D">
            <w:pPr>
              <w:pStyle w:val="TableNormal11"/>
              <w:rPr>
                <w:ins w:id="1679" w:author="Charles Gifford" w:date="2017-03-21T20:14:00Z"/>
                <w:szCs w:val="20"/>
                <w:lang w:val="en-US" w:eastAsia="zh-CN"/>
              </w:rPr>
            </w:pPr>
            <w:ins w:id="1680" w:author="Charles Gifford" w:date="2017-03-21T20:14:00Z">
              <w:r>
                <w:rPr>
                  <w:lang w:val="en-US"/>
                </w:rPr>
                <w:t xml:space="preserve">The </w:t>
              </w:r>
              <w:r>
                <w:rPr>
                  <w:i/>
                  <w:lang w:val="en-US"/>
                </w:rPr>
                <w:t>resource property(s)</w:t>
              </w:r>
              <w:r>
                <w:rPr>
                  <w:lang w:val="en-US"/>
                </w:rPr>
                <w:t xml:space="preserve"> of this </w:t>
              </w:r>
              <w:r>
                <w:rPr>
                  <w:i/>
                  <w:lang w:val="en-US"/>
                </w:rPr>
                <w:t>resource property.</w:t>
              </w:r>
            </w:ins>
          </w:p>
        </w:tc>
      </w:tr>
      <w:tr w:rsidR="00EC5698" w14:paraId="1F2BB848" w14:textId="77777777" w:rsidTr="00EA1A4D">
        <w:trPr>
          <w:trHeight w:val="152"/>
          <w:ins w:id="1681" w:author="Charles Gifford" w:date="2017-03-21T20:14:00Z"/>
        </w:trPr>
        <w:tc>
          <w:tcPr>
            <w:tcW w:w="9445" w:type="dxa"/>
            <w:gridSpan w:val="4"/>
            <w:tcBorders>
              <w:top w:val="single" w:sz="4" w:space="0" w:color="auto"/>
              <w:left w:val="single" w:sz="4" w:space="0" w:color="auto"/>
              <w:bottom w:val="single" w:sz="4" w:space="0" w:color="auto"/>
              <w:right w:val="single" w:sz="4" w:space="0" w:color="auto"/>
            </w:tcBorders>
            <w:hideMark/>
          </w:tcPr>
          <w:p w14:paraId="3DB33602" w14:textId="77777777" w:rsidR="00EC5698" w:rsidRDefault="00EC5698" w:rsidP="00EA1A4D">
            <w:pPr>
              <w:pStyle w:val="TableNormal11"/>
              <w:jc w:val="left"/>
              <w:rPr>
                <w:ins w:id="1682" w:author="Charles Gifford" w:date="2017-03-21T20:14:00Z"/>
                <w:b/>
                <w:lang w:val="en-US"/>
              </w:rPr>
            </w:pPr>
            <w:ins w:id="1683" w:author="Charles Gifford" w:date="2017-03-21T20:14:00Z">
              <w:r>
                <w:rPr>
                  <w:b/>
                  <w:lang w:val="en-US"/>
                </w:rPr>
                <w:t>EXAMPLE   Person property cross-model association relationships with a personnel segment specification property</w:t>
              </w:r>
            </w:ins>
          </w:p>
        </w:tc>
      </w:tr>
      <w:tr w:rsidR="00EC5698" w14:paraId="0A6BAB2C" w14:textId="77777777" w:rsidTr="00EA1A4D">
        <w:trPr>
          <w:trHeight w:val="206"/>
          <w:ins w:id="1684" w:author="Charles Gifford" w:date="2017-03-21T20:14:00Z"/>
        </w:trPr>
        <w:tc>
          <w:tcPr>
            <w:tcW w:w="2155" w:type="dxa"/>
            <w:tcBorders>
              <w:top w:val="single" w:sz="4" w:space="0" w:color="auto"/>
              <w:left w:val="single" w:sz="4" w:space="0" w:color="auto"/>
              <w:bottom w:val="single" w:sz="4" w:space="0" w:color="auto"/>
              <w:right w:val="single" w:sz="4" w:space="0" w:color="auto"/>
            </w:tcBorders>
            <w:hideMark/>
          </w:tcPr>
          <w:p w14:paraId="6B49558E" w14:textId="77777777" w:rsidR="00EC5698" w:rsidRDefault="00EC5698" w:rsidP="00EA1A4D">
            <w:pPr>
              <w:pStyle w:val="TableContents1"/>
              <w:spacing w:before="60" w:after="60"/>
              <w:jc w:val="left"/>
              <w:rPr>
                <w:ins w:id="1685" w:author="Charles Gifford" w:date="2017-03-21T20:14:00Z"/>
                <w:sz w:val="16"/>
                <w:szCs w:val="16"/>
                <w:lang w:val="en-US" w:eastAsia="zh-CN"/>
              </w:rPr>
            </w:pPr>
            <w:ins w:id="1686" w:author="Charles Gifford" w:date="2017-03-21T20:14:00Z">
              <w:r>
                <w:rPr>
                  <w:sz w:val="16"/>
                  <w:szCs w:val="16"/>
                  <w:lang w:val="en-US"/>
                </w:rPr>
                <w:t>Personnel segment specification property (D)</w:t>
              </w:r>
            </w:ins>
          </w:p>
        </w:tc>
        <w:tc>
          <w:tcPr>
            <w:tcW w:w="2070" w:type="dxa"/>
            <w:tcBorders>
              <w:top w:val="single" w:sz="4" w:space="0" w:color="auto"/>
              <w:left w:val="single" w:sz="4" w:space="0" w:color="auto"/>
              <w:bottom w:val="single" w:sz="4" w:space="0" w:color="auto"/>
              <w:right w:val="single" w:sz="4" w:space="0" w:color="auto"/>
            </w:tcBorders>
            <w:hideMark/>
          </w:tcPr>
          <w:p w14:paraId="776419A6" w14:textId="77777777" w:rsidR="00EC5698" w:rsidRDefault="00EC5698" w:rsidP="00EA1A4D">
            <w:pPr>
              <w:pStyle w:val="TableContents1"/>
              <w:spacing w:before="60" w:after="60"/>
              <w:jc w:val="left"/>
              <w:rPr>
                <w:ins w:id="1687" w:author="Charles Gifford" w:date="2017-03-21T20:14:00Z"/>
                <w:sz w:val="16"/>
                <w:szCs w:val="16"/>
                <w:lang w:val="en-US" w:eastAsia="zh-CN"/>
              </w:rPr>
            </w:pPr>
            <w:ins w:id="1688" w:author="Charles Gifford" w:date="2017-03-21T20:14:00Z">
              <w:r>
                <w:rPr>
                  <w:sz w:val="16"/>
                  <w:szCs w:val="16"/>
                  <w:lang w:val="en-US"/>
                </w:rPr>
                <w:t>NA</w:t>
              </w:r>
            </w:ins>
          </w:p>
        </w:tc>
        <w:tc>
          <w:tcPr>
            <w:tcW w:w="1080" w:type="dxa"/>
            <w:tcBorders>
              <w:top w:val="single" w:sz="4" w:space="0" w:color="auto"/>
              <w:left w:val="single" w:sz="4" w:space="0" w:color="auto"/>
              <w:bottom w:val="single" w:sz="4" w:space="0" w:color="auto"/>
              <w:right w:val="single" w:sz="4" w:space="0" w:color="auto"/>
            </w:tcBorders>
            <w:hideMark/>
          </w:tcPr>
          <w:p w14:paraId="5638F941" w14:textId="77777777" w:rsidR="00EC5698" w:rsidRDefault="00EC5698" w:rsidP="00EA1A4D">
            <w:pPr>
              <w:pStyle w:val="TableContents1"/>
              <w:spacing w:before="60" w:after="60"/>
              <w:jc w:val="left"/>
              <w:rPr>
                <w:ins w:id="1689" w:author="Charles Gifford" w:date="2017-03-21T20:14:00Z"/>
                <w:sz w:val="16"/>
                <w:szCs w:val="16"/>
                <w:lang w:val="en-US" w:eastAsia="zh-CN"/>
              </w:rPr>
            </w:pPr>
            <w:ins w:id="1690" w:author="Charles Gifford" w:date="2017-03-21T20:14:00Z">
              <w:r>
                <w:rPr>
                  <w:sz w:val="16"/>
                  <w:szCs w:val="16"/>
                  <w:lang w:val="en-US"/>
                </w:rPr>
                <w:t>1</w:t>
              </w:r>
            </w:ins>
          </w:p>
        </w:tc>
        <w:tc>
          <w:tcPr>
            <w:tcW w:w="4140" w:type="dxa"/>
            <w:tcBorders>
              <w:top w:val="single" w:sz="4" w:space="0" w:color="auto"/>
              <w:left w:val="single" w:sz="4" w:space="0" w:color="auto"/>
              <w:bottom w:val="single" w:sz="4" w:space="0" w:color="auto"/>
              <w:right w:val="single" w:sz="4" w:space="0" w:color="auto"/>
            </w:tcBorders>
            <w:hideMark/>
          </w:tcPr>
          <w:p w14:paraId="62BF0781" w14:textId="77777777" w:rsidR="00EC5698" w:rsidRDefault="00EC5698" w:rsidP="00EA1A4D">
            <w:pPr>
              <w:pStyle w:val="TableNormal11"/>
              <w:rPr>
                <w:ins w:id="1691" w:author="Charles Gifford" w:date="2017-03-21T20:14:00Z"/>
                <w:szCs w:val="20"/>
                <w:lang w:val="en-US" w:eastAsia="zh-CN"/>
              </w:rPr>
            </w:pPr>
            <w:ins w:id="1692" w:author="Charles Gifford" w:date="2017-03-21T20:14:00Z">
              <w:r>
                <w:rPr>
                  <w:lang w:val="en-US"/>
                </w:rPr>
                <w:t xml:space="preserve">This </w:t>
              </w:r>
              <w:r>
                <w:rPr>
                  <w:i/>
                  <w:lang w:val="en-US"/>
                </w:rPr>
                <w:t>person(s)</w:t>
              </w:r>
              <w:r>
                <w:rPr>
                  <w:lang w:val="en-US"/>
                </w:rPr>
                <w:t xml:space="preserve"> support the </w:t>
              </w:r>
              <w:r>
                <w:rPr>
                  <w:i/>
                  <w:lang w:val="en-US"/>
                </w:rPr>
                <w:t>personnel segment specification</w:t>
              </w:r>
              <w:r>
                <w:rPr>
                  <w:lang w:val="en-US"/>
                </w:rPr>
                <w:t xml:space="preserve">. </w:t>
              </w:r>
            </w:ins>
          </w:p>
          <w:p w14:paraId="558FD859" w14:textId="77777777" w:rsidR="00EC5698" w:rsidRDefault="00EC5698" w:rsidP="00EA1A4D">
            <w:pPr>
              <w:pStyle w:val="TableNormal11"/>
              <w:rPr>
                <w:ins w:id="1693" w:author="Charles Gifford" w:date="2017-03-21T20:14:00Z"/>
                <w:szCs w:val="16"/>
                <w:lang w:val="en-US"/>
              </w:rPr>
            </w:pPr>
            <w:ins w:id="1694" w:author="Charles Gifford" w:date="2017-03-21T20:14:00Z">
              <w:r>
                <w:rPr>
                  <w:lang w:val="en-US"/>
                </w:rPr>
                <w:t xml:space="preserve">This </w:t>
              </w:r>
              <w:r>
                <w:rPr>
                  <w:i/>
                  <w:lang w:val="en-US"/>
                </w:rPr>
                <w:t>person property(s)</w:t>
              </w:r>
              <w:r>
                <w:rPr>
                  <w:lang w:val="en-US"/>
                </w:rPr>
                <w:t xml:space="preserve"> support the </w:t>
              </w:r>
              <w:r>
                <w:rPr>
                  <w:i/>
                  <w:lang w:val="en-US"/>
                </w:rPr>
                <w:t>personnel segment specification</w:t>
              </w:r>
              <w:r>
                <w:rPr>
                  <w:lang w:val="en-US"/>
                </w:rPr>
                <w:t xml:space="preserve"> </w:t>
              </w:r>
              <w:r>
                <w:rPr>
                  <w:i/>
                  <w:lang w:val="en-US"/>
                </w:rPr>
                <w:t>property(s)</w:t>
              </w:r>
              <w:r>
                <w:rPr>
                  <w:lang w:val="en-US"/>
                </w:rPr>
                <w:t xml:space="preserve"> associated with the </w:t>
              </w:r>
              <w:r>
                <w:rPr>
                  <w:i/>
                  <w:lang w:val="en-US"/>
                </w:rPr>
                <w:t>personnel segment specification</w:t>
              </w:r>
              <w:r>
                <w:rPr>
                  <w:lang w:val="en-US"/>
                </w:rPr>
                <w:t>.</w:t>
              </w:r>
            </w:ins>
          </w:p>
        </w:tc>
      </w:tr>
      <w:tr w:rsidR="00EC5698" w14:paraId="5C6969FF" w14:textId="0B919B81" w:rsidTr="00A20072">
        <w:trPr>
          <w:trHeight w:val="152"/>
          <w:ins w:id="1695" w:author="Charles Gifford" w:date="2017-03-21T20:14:00Z"/>
        </w:trPr>
        <w:tc>
          <w:tcPr>
            <w:tcW w:w="2155" w:type="dxa"/>
            <w:tcBorders>
              <w:top w:val="single" w:sz="4" w:space="0" w:color="auto"/>
              <w:left w:val="single" w:sz="4" w:space="0" w:color="auto"/>
              <w:bottom w:val="single" w:sz="4" w:space="0" w:color="auto"/>
              <w:right w:val="single" w:sz="4" w:space="0" w:color="auto"/>
            </w:tcBorders>
            <w:shd w:val="clear" w:color="auto" w:fill="auto"/>
            <w:hideMark/>
          </w:tcPr>
          <w:p w14:paraId="5F926C7B" w14:textId="77777777" w:rsidR="00EC5698" w:rsidRDefault="00EC5698" w:rsidP="00EA1A4D">
            <w:pPr>
              <w:pStyle w:val="TableContents1"/>
              <w:spacing w:before="60" w:after="60"/>
              <w:jc w:val="left"/>
              <w:rPr>
                <w:ins w:id="1696" w:author="Charles Gifford" w:date="2017-03-21T20:14:00Z"/>
                <w:sz w:val="16"/>
                <w:szCs w:val="16"/>
                <w:lang w:val="en-US" w:eastAsia="zh-CN"/>
              </w:rPr>
            </w:pPr>
            <w:ins w:id="1697" w:author="Charles Gifford" w:date="2017-03-21T20:14:00Z">
              <w:r>
                <w:rPr>
                  <w:sz w:val="16"/>
                  <w:szCs w:val="16"/>
                  <w:lang w:val="en-US"/>
                </w:rPr>
                <w:t>Personnel class property</w:t>
              </w:r>
            </w:ins>
          </w:p>
        </w:tc>
        <w:tc>
          <w:tcPr>
            <w:tcW w:w="2070" w:type="dxa"/>
            <w:tcBorders>
              <w:top w:val="single" w:sz="4" w:space="0" w:color="auto"/>
              <w:left w:val="single" w:sz="4" w:space="0" w:color="auto"/>
              <w:bottom w:val="single" w:sz="4" w:space="0" w:color="auto"/>
              <w:right w:val="single" w:sz="4" w:space="0" w:color="auto"/>
            </w:tcBorders>
            <w:shd w:val="clear" w:color="auto" w:fill="auto"/>
            <w:hideMark/>
          </w:tcPr>
          <w:p w14:paraId="0F589F0D" w14:textId="77777777" w:rsidR="00EC5698" w:rsidRDefault="00EC5698" w:rsidP="00EA1A4D">
            <w:pPr>
              <w:pStyle w:val="TableContents1"/>
              <w:spacing w:before="60" w:after="60"/>
              <w:jc w:val="left"/>
              <w:rPr>
                <w:ins w:id="1698" w:author="Charles Gifford" w:date="2017-03-21T20:14:00Z"/>
                <w:sz w:val="16"/>
                <w:szCs w:val="16"/>
                <w:lang w:val="en-US" w:eastAsia="zh-CN"/>
              </w:rPr>
            </w:pPr>
            <w:ins w:id="1699" w:author="Charles Gifford" w:date="2017-03-21T20:14:00Z">
              <w:r>
                <w:rPr>
                  <w:sz w:val="16"/>
                  <w:szCs w:val="16"/>
                  <w:lang w:val="en-US"/>
                </w:rPr>
                <w:t>Personnel class property</w:t>
              </w:r>
            </w:ins>
          </w:p>
        </w:tc>
        <w:tc>
          <w:tcPr>
            <w:tcW w:w="1080" w:type="dxa"/>
            <w:tcBorders>
              <w:top w:val="single" w:sz="4" w:space="0" w:color="auto"/>
              <w:left w:val="single" w:sz="4" w:space="0" w:color="auto"/>
              <w:bottom w:val="single" w:sz="4" w:space="0" w:color="auto"/>
              <w:right w:val="single" w:sz="4" w:space="0" w:color="auto"/>
            </w:tcBorders>
            <w:shd w:val="clear" w:color="auto" w:fill="auto"/>
            <w:hideMark/>
          </w:tcPr>
          <w:p w14:paraId="55DA6C92" w14:textId="77777777" w:rsidR="00EC5698" w:rsidRDefault="00EC5698" w:rsidP="00EA1A4D">
            <w:pPr>
              <w:pStyle w:val="TableContents1"/>
              <w:spacing w:before="60" w:after="60"/>
              <w:jc w:val="left"/>
              <w:rPr>
                <w:ins w:id="1700" w:author="Charles Gifford" w:date="2017-03-21T20:14:00Z"/>
                <w:sz w:val="16"/>
                <w:szCs w:val="16"/>
                <w:lang w:val="en-US" w:eastAsia="zh-CN"/>
              </w:rPr>
            </w:pPr>
            <w:ins w:id="1701" w:author="Charles Gifford" w:date="2017-03-21T20:14:00Z">
              <w:r>
                <w:rPr>
                  <w:sz w:val="16"/>
                  <w:szCs w:val="20"/>
                  <w:lang w:val="en-US" w:eastAsia="zh-CN"/>
                </w:rPr>
                <w:t>1</w:t>
              </w:r>
            </w:ins>
          </w:p>
        </w:tc>
        <w:tc>
          <w:tcPr>
            <w:tcW w:w="4140" w:type="dxa"/>
            <w:tcBorders>
              <w:top w:val="single" w:sz="4" w:space="0" w:color="auto"/>
              <w:left w:val="single" w:sz="4" w:space="0" w:color="auto"/>
              <w:bottom w:val="single" w:sz="4" w:space="0" w:color="auto"/>
              <w:right w:val="single" w:sz="4" w:space="0" w:color="auto"/>
            </w:tcBorders>
            <w:shd w:val="clear" w:color="auto" w:fill="auto"/>
            <w:hideMark/>
          </w:tcPr>
          <w:p w14:paraId="3783F561" w14:textId="77777777" w:rsidR="00EC5698" w:rsidRDefault="00EC5698" w:rsidP="00EA1A4D">
            <w:pPr>
              <w:pStyle w:val="TableNormal11"/>
              <w:rPr>
                <w:ins w:id="1702" w:author="Charles Gifford" w:date="2017-03-21T20:14:00Z"/>
                <w:szCs w:val="20"/>
                <w:lang w:val="en-US" w:eastAsia="zh-CN"/>
              </w:rPr>
            </w:pPr>
            <w:ins w:id="1703" w:author="Charles Gifford" w:date="2017-03-21T20:14:00Z">
              <w:r>
                <w:rPr>
                  <w:lang w:val="en-US"/>
                </w:rPr>
                <w:t xml:space="preserve">This </w:t>
              </w:r>
              <w:r>
                <w:rPr>
                  <w:i/>
                  <w:lang w:val="en-US"/>
                </w:rPr>
                <w:t>person(s)</w:t>
              </w:r>
              <w:r>
                <w:rPr>
                  <w:lang w:val="en-US"/>
                </w:rPr>
                <w:t xml:space="preserve">support the </w:t>
              </w:r>
              <w:r>
                <w:rPr>
                  <w:i/>
                  <w:lang w:val="en-US"/>
                </w:rPr>
                <w:t xml:space="preserve">personnel segment specification. </w:t>
              </w:r>
              <w:r>
                <w:rPr>
                  <w:lang w:val="en-US"/>
                </w:rPr>
                <w:t xml:space="preserve"> This </w:t>
              </w:r>
              <w:r>
                <w:rPr>
                  <w:i/>
                  <w:lang w:val="en-US"/>
                </w:rPr>
                <w:t>person property(s)</w:t>
              </w:r>
              <w:r>
                <w:rPr>
                  <w:lang w:val="en-US"/>
                </w:rPr>
                <w:t xml:space="preserve"> support </w:t>
              </w:r>
              <w:r>
                <w:rPr>
                  <w:i/>
                  <w:lang w:val="en-US"/>
                </w:rPr>
                <w:t>the personnel segment specification property(s)</w:t>
              </w:r>
              <w:r>
                <w:rPr>
                  <w:lang w:val="en-US"/>
                </w:rPr>
                <w:t xml:space="preserve"> associated with this </w:t>
              </w:r>
              <w:r>
                <w:rPr>
                  <w:i/>
                  <w:lang w:val="en-US"/>
                </w:rPr>
                <w:t>personnel segment specification</w:t>
              </w:r>
              <w:r>
                <w:rPr>
                  <w:lang w:val="en-US"/>
                </w:rPr>
                <w:t>. This</w:t>
              </w:r>
              <w:r>
                <w:rPr>
                  <w:i/>
                  <w:lang w:val="en-US"/>
                </w:rPr>
                <w:t xml:space="preserve"> person property </w:t>
              </w:r>
              <w:r>
                <w:rPr>
                  <w:lang w:val="en-US"/>
                </w:rPr>
                <w:t xml:space="preserve">is defined in part by the </w:t>
              </w:r>
              <w:r>
                <w:rPr>
                  <w:i/>
                  <w:lang w:val="en-US"/>
                </w:rPr>
                <w:t>personnel class property</w:t>
              </w:r>
              <w:r>
                <w:rPr>
                  <w:lang w:val="en-US"/>
                </w:rPr>
                <w:t>.</w:t>
              </w:r>
            </w:ins>
          </w:p>
        </w:tc>
      </w:tr>
      <w:bookmarkEnd w:id="284"/>
    </w:tbl>
    <w:p w14:paraId="11A333B1" w14:textId="77777777" w:rsidR="00EC5698" w:rsidRPr="00EC5698" w:rsidRDefault="00EC5698" w:rsidP="00EC5698">
      <w:pPr>
        <w:rPr>
          <w:lang w:val="en-US"/>
        </w:rPr>
      </w:pPr>
    </w:p>
    <w:p w14:paraId="6DA60F20" w14:textId="76249274" w:rsidR="005214DF" w:rsidRPr="001C220C" w:rsidDel="00EC5698" w:rsidRDefault="00072B03" w:rsidP="003E1075">
      <w:pPr>
        <w:pStyle w:val="Heading3"/>
        <w:rPr>
          <w:del w:id="1704" w:author="Charles Gifford" w:date="2017-03-21T20:17:00Z"/>
        </w:rPr>
      </w:pPr>
      <w:bookmarkStart w:id="1705" w:name="_Toc320176880"/>
      <w:del w:id="1706" w:author="Charles Gifford" w:date="2017-03-21T20:17:00Z">
        <w:r w:rsidDel="00EC5698">
          <w:delText>References to resources</w:delText>
        </w:r>
        <w:bookmarkEnd w:id="1705"/>
      </w:del>
    </w:p>
    <w:p w14:paraId="169F2727" w14:textId="0C297EB3" w:rsidR="005214DF" w:rsidRPr="001C220C" w:rsidDel="00EC5698" w:rsidRDefault="005214DF" w:rsidP="0023528A">
      <w:pPr>
        <w:pStyle w:val="PARAGRAPH"/>
        <w:rPr>
          <w:del w:id="1707" w:author="Charles Gifford" w:date="2017-03-21T20:17:00Z"/>
          <w:lang w:val="en-US"/>
        </w:rPr>
      </w:pPr>
      <w:del w:id="1708" w:author="Charles Gifford" w:date="2017-03-21T20:17:00Z">
        <w:r w:rsidRPr="001C220C" w:rsidDel="00EC5698">
          <w:rPr>
            <w:lang w:val="en-US"/>
          </w:rPr>
          <w:delText>The models used to document a reference to a resource in another package using the class or instance with additional optional specification using properties are not fully illustrated in the object model figures</w:delText>
        </w:r>
        <w:r w:rsidR="008558A5" w:rsidDel="00EC5698">
          <w:rPr>
            <w:lang w:val="en-US"/>
          </w:rPr>
          <w:delText xml:space="preserve">. </w:delText>
        </w:r>
        <w:r w:rsidRPr="001C220C" w:rsidDel="00EC5698">
          <w:rPr>
            <w:lang w:val="en-US"/>
          </w:rPr>
          <w:delText xml:space="preserve">This relationship is not conformant to the Unified Modeling Language (UML) modeling methodology, but was </w:delText>
        </w:r>
        <w:r w:rsidR="0015567C" w:rsidDel="00EC5698">
          <w:rPr>
            <w:lang w:val="en-US"/>
          </w:rPr>
          <w:delText xml:space="preserve">used </w:delText>
        </w:r>
        <w:r w:rsidR="0015567C" w:rsidRPr="001C220C" w:rsidDel="00EC5698">
          <w:rPr>
            <w:lang w:val="en-US"/>
          </w:rPr>
          <w:delText>to</w:delText>
        </w:r>
        <w:r w:rsidRPr="001C220C" w:rsidDel="00EC5698">
          <w:rPr>
            <w:lang w:val="en-US"/>
          </w:rPr>
          <w:delText xml:space="preserve"> keep the diagrams simpler</w:delText>
        </w:r>
        <w:r w:rsidR="008558A5" w:rsidDel="00EC5698">
          <w:rPr>
            <w:lang w:val="en-US"/>
          </w:rPr>
          <w:delText xml:space="preserve">. </w:delText>
        </w:r>
        <w:r w:rsidR="0023528A" w:rsidDel="00EC5698">
          <w:rPr>
            <w:lang w:val="en-US"/>
          </w:rPr>
          <w:fldChar w:fldCharType="begin"/>
        </w:r>
        <w:r w:rsidR="0023528A" w:rsidDel="00EC5698">
          <w:rPr>
            <w:lang w:val="en-US"/>
          </w:rPr>
          <w:delInstrText xml:space="preserve"> REF _Ref504375843 \h </w:delInstrText>
        </w:r>
        <w:r w:rsidR="0023528A" w:rsidDel="00EC5698">
          <w:rPr>
            <w:lang w:val="en-US"/>
          </w:rPr>
        </w:r>
        <w:r w:rsidR="0023528A" w:rsidDel="00EC5698">
          <w:rPr>
            <w:lang w:val="en-US"/>
          </w:rPr>
          <w:fldChar w:fldCharType="separate"/>
        </w:r>
        <w:r w:rsidR="00E1789F" w:rsidDel="00EC5698">
          <w:rPr>
            <w:lang w:val="en-US"/>
          </w:rPr>
          <w:delText xml:space="preserve">Figure </w:delText>
        </w:r>
        <w:r w:rsidR="00E1789F" w:rsidDel="00EC5698">
          <w:rPr>
            <w:noProof/>
            <w:lang w:val="en-US"/>
          </w:rPr>
          <w:delText>3</w:delText>
        </w:r>
        <w:r w:rsidR="0023528A" w:rsidDel="00EC5698">
          <w:rPr>
            <w:lang w:val="en-US"/>
          </w:rPr>
          <w:fldChar w:fldCharType="end"/>
        </w:r>
        <w:r w:rsidRPr="001C220C" w:rsidDel="00EC5698">
          <w:rPr>
            <w:lang w:val="en-US"/>
          </w:rPr>
          <w:delText xml:space="preserve"> below illustrates how </w:delText>
        </w:r>
        <w:r w:rsidR="00BF61D4" w:rsidDel="00EC5698">
          <w:rPr>
            <w:lang w:val="en-US"/>
          </w:rPr>
          <w:delText>th</w:delText>
        </w:r>
        <w:r w:rsidR="004077E6" w:rsidDel="00EC5698">
          <w:rPr>
            <w:lang w:val="en-US"/>
          </w:rPr>
          <w:delText>e UML diagrams</w:delText>
        </w:r>
        <w:r w:rsidRPr="001C220C" w:rsidDel="00EC5698">
          <w:rPr>
            <w:lang w:val="en-US"/>
          </w:rPr>
          <w:delText xml:space="preserve"> </w:delText>
        </w:r>
        <w:r w:rsidR="00BF61D4" w:rsidDel="00EC5698">
          <w:rPr>
            <w:lang w:val="en-US"/>
          </w:rPr>
          <w:delText>are</w:delText>
        </w:r>
        <w:r w:rsidRPr="001C220C" w:rsidDel="00EC5698">
          <w:rPr>
            <w:lang w:val="en-US"/>
          </w:rPr>
          <w:delText xml:space="preserve"> currently </w:delText>
        </w:r>
        <w:r w:rsidR="004077E6" w:rsidDel="00EC5698">
          <w:rPr>
            <w:lang w:val="en-US"/>
          </w:rPr>
          <w:delText xml:space="preserve">used in the ISA-95 </w:delText>
        </w:r>
        <w:r w:rsidR="00BF61D4" w:rsidRPr="001C220C" w:rsidDel="00EC5698">
          <w:rPr>
            <w:lang w:val="en-US"/>
          </w:rPr>
          <w:delText>on</w:delText>
        </w:r>
        <w:r w:rsidRPr="001C220C" w:rsidDel="00EC5698">
          <w:rPr>
            <w:lang w:val="en-US"/>
          </w:rPr>
          <w:delText xml:space="preserve"> the left </w:delText>
        </w:r>
        <w:r w:rsidR="004077E6" w:rsidDel="00EC5698">
          <w:rPr>
            <w:lang w:val="en-US"/>
          </w:rPr>
          <w:delText>column;</w:delText>
        </w:r>
        <w:r w:rsidRPr="001C220C" w:rsidDel="00EC5698">
          <w:rPr>
            <w:lang w:val="en-US"/>
          </w:rPr>
          <w:delText xml:space="preserve"> and how </w:delText>
        </w:r>
        <w:r w:rsidR="004077E6" w:rsidDel="00EC5698">
          <w:rPr>
            <w:lang w:val="en-US"/>
          </w:rPr>
          <w:delText>the diagram</w:delText>
        </w:r>
        <w:r w:rsidRPr="001C220C" w:rsidDel="00EC5698">
          <w:rPr>
            <w:lang w:val="en-US"/>
          </w:rPr>
          <w:delText xml:space="preserve"> could be more accurately modeled in UML on the right </w:delText>
        </w:r>
        <w:r w:rsidR="004077E6" w:rsidDel="00EC5698">
          <w:rPr>
            <w:lang w:val="en-US"/>
          </w:rPr>
          <w:delText>column</w:delText>
        </w:r>
        <w:r w:rsidR="008558A5" w:rsidDel="00EC5698">
          <w:rPr>
            <w:lang w:val="en-US"/>
          </w:rPr>
          <w:delText xml:space="preserve">. </w:delText>
        </w:r>
        <w:r w:rsidRPr="001C220C" w:rsidDel="00EC5698">
          <w:rPr>
            <w:lang w:val="en-US"/>
          </w:rPr>
          <w:delText>UML was used in this standard as a visualization method and not meant to describe implementations</w:delText>
        </w:r>
        <w:r w:rsidR="008558A5" w:rsidDel="00EC5698">
          <w:rPr>
            <w:lang w:val="en-US"/>
          </w:rPr>
          <w:delText xml:space="preserve">. </w:delText>
        </w:r>
        <w:r w:rsidRPr="001C220C" w:rsidDel="00EC5698">
          <w:rPr>
            <w:lang w:val="en-US"/>
          </w:rPr>
          <w:delText>The simplified relationship diagram method is used for the following objects and their relationship to another package:</w:delText>
        </w:r>
      </w:del>
    </w:p>
    <w:p w14:paraId="72ADC5A0" w14:textId="2EEE5E30" w:rsidR="005214DF" w:rsidRPr="00AE4770" w:rsidDel="00EC5698" w:rsidRDefault="005214DF" w:rsidP="00C21049">
      <w:pPr>
        <w:pStyle w:val="List"/>
        <w:ind w:left="680"/>
        <w:rPr>
          <w:del w:id="1709" w:author="Charles Gifford" w:date="2017-03-21T20:17:00Z"/>
          <w:i/>
          <w:lang w:val="en-US"/>
        </w:rPr>
      </w:pPr>
      <w:del w:id="1710" w:author="Charles Gifford" w:date="2017-03-21T20:17:00Z">
        <w:r w:rsidRPr="00AE4770" w:rsidDel="00EC5698">
          <w:rPr>
            <w:i/>
            <w:lang w:val="en-US"/>
          </w:rPr>
          <w:delText>Personnel Capability</w:delText>
        </w:r>
        <w:r w:rsidRPr="00AE4770" w:rsidDel="00EC5698">
          <w:rPr>
            <w:i/>
            <w:lang w:val="en-US"/>
          </w:rPr>
          <w:tab/>
        </w:r>
        <w:r w:rsidRPr="00AE4770" w:rsidDel="00EC5698">
          <w:rPr>
            <w:i/>
            <w:lang w:val="en-US"/>
          </w:rPr>
          <w:tab/>
        </w:r>
        <w:r w:rsidRPr="00AE4770" w:rsidDel="00EC5698">
          <w:rPr>
            <w:i/>
            <w:lang w:val="en-US"/>
          </w:rPr>
          <w:tab/>
          <w:delText xml:space="preserve">  Equipment Capability</w:delText>
        </w:r>
      </w:del>
    </w:p>
    <w:p w14:paraId="0F838FC0" w14:textId="114671FA" w:rsidR="005214DF" w:rsidRPr="00AE4770" w:rsidDel="00EC5698" w:rsidRDefault="005214DF" w:rsidP="00C21049">
      <w:pPr>
        <w:pStyle w:val="List"/>
        <w:ind w:left="680"/>
        <w:rPr>
          <w:del w:id="1711" w:author="Charles Gifford" w:date="2017-03-21T20:17:00Z"/>
          <w:i/>
          <w:lang w:val="en-US"/>
        </w:rPr>
      </w:pPr>
      <w:del w:id="1712" w:author="Charles Gifford" w:date="2017-03-21T20:17:00Z">
        <w:r w:rsidRPr="00AE4770" w:rsidDel="00EC5698">
          <w:rPr>
            <w:i/>
            <w:lang w:val="en-US"/>
          </w:rPr>
          <w:delText>Material Capability</w:delText>
        </w:r>
        <w:r w:rsidRPr="00AE4770" w:rsidDel="00EC5698">
          <w:rPr>
            <w:i/>
            <w:lang w:val="en-US"/>
          </w:rPr>
          <w:tab/>
        </w:r>
        <w:r w:rsidRPr="00AE4770" w:rsidDel="00EC5698">
          <w:rPr>
            <w:i/>
            <w:lang w:val="en-US"/>
          </w:rPr>
          <w:tab/>
        </w:r>
        <w:r w:rsidRPr="00AE4770" w:rsidDel="00EC5698">
          <w:rPr>
            <w:i/>
            <w:lang w:val="en-US"/>
          </w:rPr>
          <w:tab/>
        </w:r>
        <w:r w:rsidRPr="00AE4770" w:rsidDel="00EC5698">
          <w:rPr>
            <w:i/>
            <w:lang w:val="en-US"/>
          </w:rPr>
          <w:tab/>
          <w:delText xml:space="preserve">  Personnel Segment Capability</w:delText>
        </w:r>
      </w:del>
    </w:p>
    <w:p w14:paraId="452E7FB5" w14:textId="590BACD7" w:rsidR="005214DF" w:rsidRPr="00AE4770" w:rsidDel="00EC5698" w:rsidRDefault="005214DF" w:rsidP="00C21049">
      <w:pPr>
        <w:pStyle w:val="List"/>
        <w:ind w:left="680"/>
        <w:rPr>
          <w:del w:id="1713" w:author="Charles Gifford" w:date="2017-03-21T20:17:00Z"/>
          <w:i/>
          <w:lang w:val="en-US"/>
        </w:rPr>
      </w:pPr>
      <w:del w:id="1714" w:author="Charles Gifford" w:date="2017-03-21T20:17:00Z">
        <w:r w:rsidRPr="00AE4770" w:rsidDel="00EC5698">
          <w:rPr>
            <w:i/>
            <w:lang w:val="en-US"/>
          </w:rPr>
          <w:delText xml:space="preserve">Equipment Segment Capability </w:delText>
        </w:r>
        <w:r w:rsidRPr="00AE4770" w:rsidDel="00EC5698">
          <w:rPr>
            <w:i/>
            <w:lang w:val="en-US"/>
          </w:rPr>
          <w:tab/>
        </w:r>
        <w:r w:rsidRPr="00AE4770" w:rsidDel="00EC5698">
          <w:rPr>
            <w:i/>
            <w:lang w:val="en-US"/>
          </w:rPr>
          <w:tab/>
          <w:delText xml:space="preserve">  Material Segment Capability</w:delText>
        </w:r>
      </w:del>
    </w:p>
    <w:p w14:paraId="23E61D1F" w14:textId="15ED2C33" w:rsidR="005214DF" w:rsidRPr="00AE4770" w:rsidDel="00EC5698" w:rsidRDefault="005214DF" w:rsidP="00C21049">
      <w:pPr>
        <w:pStyle w:val="List"/>
        <w:ind w:left="680"/>
        <w:rPr>
          <w:del w:id="1715" w:author="Charles Gifford" w:date="2017-03-21T20:17:00Z"/>
          <w:i/>
          <w:lang w:val="en-US"/>
        </w:rPr>
      </w:pPr>
      <w:del w:id="1716" w:author="Charles Gifford" w:date="2017-03-21T20:17:00Z">
        <w:r w:rsidRPr="00AE4770" w:rsidDel="00EC5698">
          <w:rPr>
            <w:i/>
            <w:lang w:val="en-US"/>
          </w:rPr>
          <w:delText>Physical Asset Capability</w:delText>
        </w:r>
        <w:r w:rsidRPr="00AE4770" w:rsidDel="00EC5698">
          <w:rPr>
            <w:i/>
            <w:lang w:val="en-US"/>
          </w:rPr>
          <w:tab/>
        </w:r>
        <w:r w:rsidRPr="00AE4770" w:rsidDel="00EC5698">
          <w:rPr>
            <w:i/>
            <w:lang w:val="en-US"/>
          </w:rPr>
          <w:tab/>
        </w:r>
        <w:r w:rsidRPr="00AE4770" w:rsidDel="00EC5698">
          <w:rPr>
            <w:i/>
            <w:lang w:val="en-US"/>
          </w:rPr>
          <w:tab/>
          <w:delText xml:space="preserve">  Physical Asset Segment Capability</w:delText>
        </w:r>
      </w:del>
    </w:p>
    <w:p w14:paraId="4DF7E3FC" w14:textId="1C624E75" w:rsidR="005214DF" w:rsidRPr="00AE4770" w:rsidDel="00EC5698" w:rsidRDefault="005214DF" w:rsidP="00C21049">
      <w:pPr>
        <w:pStyle w:val="List"/>
        <w:ind w:left="680"/>
        <w:rPr>
          <w:del w:id="1717" w:author="Charles Gifford" w:date="2017-03-21T20:17:00Z"/>
          <w:i/>
          <w:lang w:val="en-US"/>
        </w:rPr>
      </w:pPr>
      <w:del w:id="1718" w:author="Charles Gifford" w:date="2017-03-21T20:17:00Z">
        <w:r w:rsidRPr="00AE4770" w:rsidDel="00EC5698">
          <w:rPr>
            <w:i/>
            <w:lang w:val="en-US"/>
          </w:rPr>
          <w:delText>Personnel Segment Specification</w:delText>
        </w:r>
        <w:r w:rsidRPr="00AE4770" w:rsidDel="00EC5698">
          <w:rPr>
            <w:i/>
            <w:lang w:val="en-US"/>
          </w:rPr>
          <w:tab/>
        </w:r>
        <w:r w:rsidRPr="00AE4770" w:rsidDel="00EC5698">
          <w:rPr>
            <w:i/>
            <w:lang w:val="en-US"/>
          </w:rPr>
          <w:tab/>
          <w:delText xml:space="preserve">  Equipment Segment Specification</w:delText>
        </w:r>
      </w:del>
    </w:p>
    <w:p w14:paraId="39F21D74" w14:textId="0268AD2F" w:rsidR="005214DF" w:rsidRPr="00AE4770" w:rsidDel="00EC5698" w:rsidRDefault="005214DF" w:rsidP="00C21049">
      <w:pPr>
        <w:pStyle w:val="List"/>
        <w:ind w:left="680"/>
        <w:rPr>
          <w:del w:id="1719" w:author="Charles Gifford" w:date="2017-03-21T20:17:00Z"/>
          <w:i/>
          <w:lang w:val="en-US"/>
        </w:rPr>
      </w:pPr>
      <w:del w:id="1720" w:author="Charles Gifford" w:date="2017-03-21T20:17:00Z">
        <w:r w:rsidRPr="00AE4770" w:rsidDel="00EC5698">
          <w:rPr>
            <w:i/>
            <w:lang w:val="en-US"/>
          </w:rPr>
          <w:delText>Material Segment Specification</w:delText>
        </w:r>
        <w:r w:rsidRPr="00AE4770" w:rsidDel="00EC5698">
          <w:rPr>
            <w:i/>
            <w:lang w:val="en-US"/>
          </w:rPr>
          <w:tab/>
        </w:r>
        <w:r w:rsidRPr="00AE4770" w:rsidDel="00EC5698">
          <w:rPr>
            <w:i/>
            <w:lang w:val="en-US"/>
          </w:rPr>
          <w:tab/>
          <w:delText xml:space="preserve">  Physical Asset Segment Specification</w:delText>
        </w:r>
      </w:del>
    </w:p>
    <w:p w14:paraId="1860BBFE" w14:textId="04C88CEA" w:rsidR="005214DF" w:rsidRPr="00AE4770" w:rsidDel="00EC5698" w:rsidRDefault="005214DF" w:rsidP="00C21049">
      <w:pPr>
        <w:pStyle w:val="List"/>
        <w:ind w:left="680"/>
        <w:rPr>
          <w:del w:id="1721" w:author="Charles Gifford" w:date="2017-03-21T20:17:00Z"/>
          <w:i/>
          <w:lang w:val="en-US"/>
        </w:rPr>
      </w:pPr>
      <w:del w:id="1722" w:author="Charles Gifford" w:date="2017-03-21T20:17:00Z">
        <w:r w:rsidRPr="00AE4770" w:rsidDel="00EC5698">
          <w:rPr>
            <w:i/>
            <w:lang w:val="en-US"/>
          </w:rPr>
          <w:delText>Personnel Specification</w:delText>
        </w:r>
        <w:r w:rsidRPr="00AE4770" w:rsidDel="00EC5698">
          <w:rPr>
            <w:i/>
            <w:lang w:val="en-US"/>
          </w:rPr>
          <w:tab/>
        </w:r>
        <w:r w:rsidRPr="00AE4770" w:rsidDel="00EC5698">
          <w:rPr>
            <w:i/>
            <w:lang w:val="en-US"/>
          </w:rPr>
          <w:tab/>
        </w:r>
        <w:r w:rsidRPr="00AE4770" w:rsidDel="00EC5698">
          <w:rPr>
            <w:i/>
            <w:lang w:val="en-US"/>
          </w:rPr>
          <w:tab/>
          <w:delText xml:space="preserve">  Equipment Specification</w:delText>
        </w:r>
      </w:del>
    </w:p>
    <w:p w14:paraId="5218B260" w14:textId="1CD2A043" w:rsidR="005214DF" w:rsidRPr="00AE4770" w:rsidDel="00EC5698" w:rsidRDefault="005214DF" w:rsidP="00C21049">
      <w:pPr>
        <w:pStyle w:val="List"/>
        <w:ind w:left="680"/>
        <w:rPr>
          <w:del w:id="1723" w:author="Charles Gifford" w:date="2017-03-21T20:17:00Z"/>
          <w:i/>
          <w:lang w:val="en-US"/>
        </w:rPr>
      </w:pPr>
      <w:del w:id="1724" w:author="Charles Gifford" w:date="2017-03-21T20:17:00Z">
        <w:r w:rsidRPr="00AE4770" w:rsidDel="00EC5698">
          <w:rPr>
            <w:i/>
            <w:lang w:val="en-US"/>
          </w:rPr>
          <w:delText>Material Specification</w:delText>
        </w:r>
        <w:r w:rsidRPr="00AE4770" w:rsidDel="00EC5698">
          <w:rPr>
            <w:i/>
            <w:lang w:val="en-US"/>
          </w:rPr>
          <w:tab/>
        </w:r>
        <w:r w:rsidRPr="00AE4770" w:rsidDel="00EC5698">
          <w:rPr>
            <w:i/>
            <w:lang w:val="en-US"/>
          </w:rPr>
          <w:tab/>
        </w:r>
        <w:r w:rsidRPr="00AE4770" w:rsidDel="00EC5698">
          <w:rPr>
            <w:i/>
            <w:lang w:val="en-US"/>
          </w:rPr>
          <w:tab/>
          <w:delText xml:space="preserve">  Physical Asset Specification</w:delText>
        </w:r>
      </w:del>
    </w:p>
    <w:p w14:paraId="187FE212" w14:textId="58D2F8E2" w:rsidR="005214DF" w:rsidRPr="00AE4770" w:rsidDel="00EC5698" w:rsidRDefault="005214DF" w:rsidP="00C21049">
      <w:pPr>
        <w:pStyle w:val="List"/>
        <w:ind w:left="680"/>
        <w:rPr>
          <w:del w:id="1725" w:author="Charles Gifford" w:date="2017-03-21T20:17:00Z"/>
          <w:i/>
          <w:lang w:val="en-US"/>
        </w:rPr>
      </w:pPr>
      <w:del w:id="1726" w:author="Charles Gifford" w:date="2017-03-21T20:17:00Z">
        <w:r w:rsidRPr="00AE4770" w:rsidDel="00EC5698">
          <w:rPr>
            <w:i/>
            <w:lang w:val="en-US"/>
          </w:rPr>
          <w:delText>Personnel Requirement</w:delText>
        </w:r>
        <w:r w:rsidRPr="00AE4770" w:rsidDel="00EC5698">
          <w:rPr>
            <w:i/>
            <w:lang w:val="en-US"/>
          </w:rPr>
          <w:tab/>
        </w:r>
        <w:r w:rsidRPr="00AE4770" w:rsidDel="00EC5698">
          <w:rPr>
            <w:i/>
            <w:lang w:val="en-US"/>
          </w:rPr>
          <w:tab/>
        </w:r>
        <w:r w:rsidRPr="00AE4770" w:rsidDel="00EC5698">
          <w:rPr>
            <w:i/>
            <w:lang w:val="en-US"/>
          </w:rPr>
          <w:tab/>
          <w:delText xml:space="preserve">  Equipment Requirement</w:delText>
        </w:r>
      </w:del>
    </w:p>
    <w:p w14:paraId="7D10942B" w14:textId="30A2D88F" w:rsidR="005214DF" w:rsidRPr="00AE4770" w:rsidDel="00EC5698" w:rsidRDefault="005214DF" w:rsidP="00C21049">
      <w:pPr>
        <w:pStyle w:val="List"/>
        <w:ind w:left="680"/>
        <w:rPr>
          <w:del w:id="1727" w:author="Charles Gifford" w:date="2017-03-21T20:17:00Z"/>
          <w:i/>
          <w:lang w:val="en-US"/>
        </w:rPr>
      </w:pPr>
      <w:del w:id="1728" w:author="Charles Gifford" w:date="2017-03-21T20:17:00Z">
        <w:r w:rsidRPr="00AE4770" w:rsidDel="00EC5698">
          <w:rPr>
            <w:i/>
            <w:lang w:val="en-US"/>
          </w:rPr>
          <w:delText>Material Requirement</w:delText>
        </w:r>
        <w:r w:rsidRPr="00AE4770" w:rsidDel="00EC5698">
          <w:rPr>
            <w:i/>
            <w:lang w:val="en-US"/>
          </w:rPr>
          <w:tab/>
        </w:r>
        <w:r w:rsidRPr="00AE4770" w:rsidDel="00EC5698">
          <w:rPr>
            <w:i/>
            <w:lang w:val="en-US"/>
          </w:rPr>
          <w:tab/>
        </w:r>
        <w:r w:rsidRPr="00AE4770" w:rsidDel="00EC5698">
          <w:rPr>
            <w:i/>
            <w:lang w:val="en-US"/>
          </w:rPr>
          <w:tab/>
          <w:delText xml:space="preserve">  Physical Asset Requirement</w:delText>
        </w:r>
      </w:del>
    </w:p>
    <w:p w14:paraId="00112857" w14:textId="725AB359" w:rsidR="005214DF" w:rsidRPr="00AE4770" w:rsidDel="00EC5698" w:rsidRDefault="005214DF" w:rsidP="00C21049">
      <w:pPr>
        <w:pStyle w:val="List"/>
        <w:ind w:left="680"/>
        <w:rPr>
          <w:del w:id="1729" w:author="Charles Gifford" w:date="2017-03-21T20:17:00Z"/>
          <w:i/>
          <w:lang w:val="en-US"/>
        </w:rPr>
      </w:pPr>
      <w:del w:id="1730" w:author="Charles Gifford" w:date="2017-03-21T20:17:00Z">
        <w:r w:rsidRPr="00AE4770" w:rsidDel="00EC5698">
          <w:rPr>
            <w:i/>
            <w:lang w:val="en-US"/>
          </w:rPr>
          <w:delText>Personnel Actual</w:delText>
        </w:r>
        <w:r w:rsidRPr="00AE4770" w:rsidDel="00EC5698">
          <w:rPr>
            <w:i/>
            <w:lang w:val="en-US"/>
          </w:rPr>
          <w:tab/>
        </w:r>
        <w:r w:rsidRPr="00AE4770" w:rsidDel="00EC5698">
          <w:rPr>
            <w:i/>
            <w:lang w:val="en-US"/>
          </w:rPr>
          <w:tab/>
        </w:r>
        <w:r w:rsidRPr="00AE4770" w:rsidDel="00EC5698">
          <w:rPr>
            <w:i/>
            <w:lang w:val="en-US"/>
          </w:rPr>
          <w:tab/>
        </w:r>
        <w:r w:rsidRPr="00AE4770" w:rsidDel="00EC5698">
          <w:rPr>
            <w:i/>
            <w:lang w:val="en-US"/>
          </w:rPr>
          <w:tab/>
          <w:delText xml:space="preserve">  Equipment Actual</w:delText>
        </w:r>
      </w:del>
    </w:p>
    <w:p w14:paraId="2D4548AE" w14:textId="1C9F4F86" w:rsidR="005214DF" w:rsidRPr="00AE4770" w:rsidDel="00EC5698" w:rsidRDefault="005214DF" w:rsidP="00C21049">
      <w:pPr>
        <w:pStyle w:val="List"/>
        <w:ind w:left="680"/>
        <w:rPr>
          <w:del w:id="1731" w:author="Charles Gifford" w:date="2017-03-21T20:17:00Z"/>
          <w:i/>
          <w:lang w:val="en-US"/>
        </w:rPr>
      </w:pPr>
      <w:del w:id="1732" w:author="Charles Gifford" w:date="2017-03-21T20:17:00Z">
        <w:r w:rsidRPr="00AE4770" w:rsidDel="00EC5698">
          <w:rPr>
            <w:i/>
            <w:lang w:val="en-US"/>
          </w:rPr>
          <w:delText>Material Actual</w:delText>
        </w:r>
        <w:r w:rsidRPr="00AE4770" w:rsidDel="00EC5698">
          <w:rPr>
            <w:i/>
            <w:lang w:val="en-US"/>
          </w:rPr>
          <w:tab/>
        </w:r>
        <w:r w:rsidRPr="00AE4770" w:rsidDel="00EC5698">
          <w:rPr>
            <w:i/>
            <w:lang w:val="en-US"/>
          </w:rPr>
          <w:tab/>
        </w:r>
        <w:r w:rsidRPr="00AE4770" w:rsidDel="00EC5698">
          <w:rPr>
            <w:i/>
            <w:lang w:val="en-US"/>
          </w:rPr>
          <w:tab/>
        </w:r>
        <w:r w:rsidRPr="00AE4770" w:rsidDel="00EC5698">
          <w:rPr>
            <w:i/>
            <w:lang w:val="en-US"/>
          </w:rPr>
          <w:tab/>
          <w:delText xml:space="preserve">  Physical Asset Actual</w:delText>
        </w:r>
      </w:del>
    </w:p>
    <w:p w14:paraId="56020218" w14:textId="26BA9AA1" w:rsidR="005214DF" w:rsidRPr="001C220C" w:rsidDel="00EC5698" w:rsidRDefault="005214DF" w:rsidP="005214DF">
      <w:pPr>
        <w:pStyle w:val="List"/>
        <w:rPr>
          <w:del w:id="1733" w:author="Charles Gifford" w:date="2017-03-21T20:17:00Z"/>
          <w:lang w:val="en-US"/>
        </w:rPr>
      </w:pPr>
    </w:p>
    <w:p w14:paraId="261733C1" w14:textId="43A60C23" w:rsidR="005214DF" w:rsidRPr="001C220C" w:rsidDel="00EC5698" w:rsidRDefault="00D81887" w:rsidP="005214DF">
      <w:pPr>
        <w:pStyle w:val="PARAGRAPH"/>
        <w:jc w:val="center"/>
        <w:rPr>
          <w:del w:id="1734" w:author="Charles Gifford" w:date="2017-03-21T20:17:00Z"/>
          <w:lang w:val="en-US"/>
        </w:rPr>
      </w:pPr>
      <w:del w:id="1735" w:author="Charles Gifford" w:date="2017-03-21T20:17:00Z">
        <w:r w:rsidRPr="00A0390A" w:rsidDel="00EC5698">
          <w:rPr>
            <w:noProof/>
            <w:lang w:val="en-US" w:eastAsia="en-US"/>
          </w:rPr>
          <w:drawing>
            <wp:inline distT="0" distB="0" distL="0" distR="0" wp14:anchorId="1F5BFAAD" wp14:editId="26AC8A87">
              <wp:extent cx="5173345" cy="3488267"/>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2601"/>
                      <a:stretch/>
                    </pic:blipFill>
                    <pic:spPr bwMode="auto">
                      <a:xfrm>
                        <a:off x="0" y="0"/>
                        <a:ext cx="5173345" cy="3488267"/>
                      </a:xfrm>
                      <a:prstGeom prst="rect">
                        <a:avLst/>
                      </a:prstGeom>
                      <a:noFill/>
                      <a:ln>
                        <a:noFill/>
                      </a:ln>
                      <a:extLst>
                        <a:ext uri="{53640926-AAD7-44D8-BBD7-CCE9431645EC}">
                          <a14:shadowObscured xmlns:a14="http://schemas.microsoft.com/office/drawing/2010/main"/>
                        </a:ext>
                      </a:extLst>
                    </pic:spPr>
                  </pic:pic>
                </a:graphicData>
              </a:graphic>
            </wp:inline>
          </w:drawing>
        </w:r>
      </w:del>
    </w:p>
    <w:p w14:paraId="63292F34" w14:textId="2ADA81B5" w:rsidR="005214DF" w:rsidRPr="001C220C" w:rsidDel="00EC5698" w:rsidRDefault="0023528A" w:rsidP="0023528A">
      <w:pPr>
        <w:pStyle w:val="FIGURE-title"/>
        <w:rPr>
          <w:del w:id="1736" w:author="Charles Gifford" w:date="2017-03-21T20:17:00Z"/>
          <w:lang w:val="en-US"/>
        </w:rPr>
      </w:pPr>
      <w:bookmarkStart w:id="1737" w:name="_Ref504375843"/>
      <w:bookmarkStart w:id="1738" w:name="_Toc516130428"/>
      <w:bookmarkStart w:id="1739" w:name="_Toc320178058"/>
      <w:del w:id="1740" w:author="Charles Gifford" w:date="2017-03-21T20:17:00Z">
        <w:r w:rsidDel="00EC5698">
          <w:rPr>
            <w:lang w:val="en-US"/>
          </w:rPr>
          <w:delText xml:space="preserve">Figure </w:delText>
        </w:r>
        <w:r w:rsidR="005214DF" w:rsidRPr="001C220C" w:rsidDel="00EC5698">
          <w:rPr>
            <w:b w:val="0"/>
            <w:bCs w:val="0"/>
            <w:lang w:val="en-US"/>
          </w:rPr>
          <w:fldChar w:fldCharType="begin"/>
        </w:r>
        <w:r w:rsidR="005214DF" w:rsidRPr="001C220C" w:rsidDel="00EC5698">
          <w:rPr>
            <w:lang w:val="en-US"/>
          </w:rPr>
          <w:delInstrText xml:space="preserve"> SEQ Figure \* ARABIC </w:delInstrText>
        </w:r>
        <w:r w:rsidR="005214DF" w:rsidRPr="001C220C" w:rsidDel="00EC5698">
          <w:rPr>
            <w:b w:val="0"/>
            <w:bCs w:val="0"/>
            <w:lang w:val="en-US"/>
          </w:rPr>
          <w:fldChar w:fldCharType="separate"/>
        </w:r>
        <w:bookmarkStart w:id="1741" w:name="_Ref188873674"/>
        <w:bookmarkStart w:id="1742" w:name="_Toc162335099"/>
        <w:bookmarkStart w:id="1743" w:name="_Toc306620193"/>
        <w:r w:rsidR="00A9562B" w:rsidDel="00EC5698">
          <w:rPr>
            <w:noProof/>
            <w:lang w:val="en-US"/>
          </w:rPr>
          <w:delText>3</w:delText>
        </w:r>
        <w:bookmarkEnd w:id="1741"/>
        <w:r w:rsidR="005214DF" w:rsidRPr="001C220C" w:rsidDel="00EC5698">
          <w:rPr>
            <w:b w:val="0"/>
            <w:bCs w:val="0"/>
            <w:lang w:val="en-US"/>
          </w:rPr>
          <w:fldChar w:fldCharType="end"/>
        </w:r>
        <w:bookmarkEnd w:id="1737"/>
        <w:r w:rsidDel="00EC5698">
          <w:rPr>
            <w:lang w:val="en-US"/>
          </w:rPr>
          <w:delText xml:space="preserve"> –</w:delText>
        </w:r>
        <w:r w:rsidR="005214DF" w:rsidRPr="001C220C" w:rsidDel="00EC5698">
          <w:rPr>
            <w:noProof/>
            <w:lang w:val="en-US"/>
          </w:rPr>
          <w:delText xml:space="preserve"> Detailed </w:delText>
        </w:r>
        <w:r w:rsidR="00072B03" w:rsidDel="00EC5698">
          <w:rPr>
            <w:noProof/>
            <w:lang w:val="en-US"/>
          </w:rPr>
          <w:delText xml:space="preserve">resource </w:delText>
        </w:r>
        <w:r w:rsidR="005214DF" w:rsidRPr="001C220C" w:rsidDel="00EC5698">
          <w:rPr>
            <w:noProof/>
            <w:lang w:val="en-US"/>
          </w:rPr>
          <w:delText xml:space="preserve">relationship </w:delText>
        </w:r>
        <w:r w:rsidR="00072B03" w:rsidDel="00EC5698">
          <w:rPr>
            <w:noProof/>
            <w:lang w:val="en-US"/>
          </w:rPr>
          <w:delText xml:space="preserve">in </w:delText>
        </w:r>
        <w:r w:rsidR="005214DF" w:rsidRPr="001C220C" w:rsidDel="00EC5698">
          <w:rPr>
            <w:noProof/>
            <w:lang w:val="en-US"/>
          </w:rPr>
          <w:delText>models</w:delText>
        </w:r>
        <w:bookmarkEnd w:id="1738"/>
        <w:bookmarkEnd w:id="1739"/>
        <w:bookmarkEnd w:id="1742"/>
        <w:bookmarkEnd w:id="1743"/>
      </w:del>
    </w:p>
    <w:p w14:paraId="3E04D1A8" w14:textId="61ECE534" w:rsidR="00394FFD" w:rsidDel="00EC5698" w:rsidRDefault="005214DF" w:rsidP="005214DF">
      <w:pPr>
        <w:pStyle w:val="PARAGRAPH"/>
        <w:rPr>
          <w:del w:id="1744" w:author="Charles Gifford" w:date="2017-03-21T20:17:00Z"/>
          <w:lang w:val="en-US"/>
        </w:rPr>
      </w:pPr>
      <w:del w:id="1745" w:author="Charles Gifford" w:date="2017-03-21T20:17:00Z">
        <w:r w:rsidRPr="001C220C" w:rsidDel="00EC5698">
          <w:rPr>
            <w:lang w:val="en-US"/>
          </w:rPr>
          <w:delText xml:space="preserve">The correspondence relationship is determined through one and only one of four possible relationships: </w:delText>
        </w:r>
      </w:del>
    </w:p>
    <w:p w14:paraId="59EBE5DC" w14:textId="52F1940F" w:rsidR="00394FFD" w:rsidRPr="00394FFD" w:rsidDel="00EC5698" w:rsidRDefault="005214DF" w:rsidP="00D40B7B">
      <w:pPr>
        <w:pStyle w:val="List2"/>
        <w:numPr>
          <w:ilvl w:val="0"/>
          <w:numId w:val="42"/>
        </w:numPr>
        <w:tabs>
          <w:tab w:val="clear" w:pos="680"/>
        </w:tabs>
        <w:ind w:left="360"/>
        <w:rPr>
          <w:del w:id="1746" w:author="Charles Gifford" w:date="2017-03-21T20:17:00Z"/>
          <w:lang w:val="en-US"/>
        </w:rPr>
      </w:pPr>
      <w:del w:id="1747" w:author="Charles Gifford" w:date="2017-03-21T20:17:00Z">
        <w:r w:rsidRPr="00394FFD" w:rsidDel="00EC5698">
          <w:rPr>
            <w:lang w:val="en-US"/>
          </w:rPr>
          <w:delText xml:space="preserve">to the </w:delText>
        </w:r>
        <w:r w:rsidR="00A0390A" w:rsidRPr="00E766C3" w:rsidDel="00EC5698">
          <w:rPr>
            <w:i/>
            <w:lang w:val="en-US"/>
          </w:rPr>
          <w:delText>r</w:delText>
        </w:r>
        <w:r w:rsidRPr="00E766C3" w:rsidDel="00EC5698">
          <w:rPr>
            <w:i/>
            <w:lang w:val="en-US"/>
          </w:rPr>
          <w:delText xml:space="preserve">esource </w:delText>
        </w:r>
        <w:r w:rsidR="00A0390A" w:rsidRPr="00E766C3" w:rsidDel="00EC5698">
          <w:rPr>
            <w:i/>
            <w:lang w:val="en-US"/>
          </w:rPr>
          <w:delText>c</w:delText>
        </w:r>
        <w:r w:rsidRPr="00E766C3" w:rsidDel="00EC5698">
          <w:rPr>
            <w:i/>
            <w:lang w:val="en-US"/>
          </w:rPr>
          <w:delText xml:space="preserve">ategory </w:delText>
        </w:r>
        <w:r w:rsidR="00A0390A" w:rsidRPr="00E766C3" w:rsidDel="00EC5698">
          <w:rPr>
            <w:i/>
            <w:lang w:val="en-US"/>
          </w:rPr>
          <w:delText>d</w:delText>
        </w:r>
        <w:r w:rsidRPr="00E766C3" w:rsidDel="00EC5698">
          <w:rPr>
            <w:i/>
            <w:lang w:val="en-US"/>
          </w:rPr>
          <w:delText>efinition</w:delText>
        </w:r>
        <w:r w:rsidR="00624D02" w:rsidDel="00EC5698">
          <w:rPr>
            <w:i/>
            <w:lang w:val="en-US"/>
          </w:rPr>
          <w:delText>;</w:delText>
        </w:r>
        <w:r w:rsidRPr="00394FFD" w:rsidDel="00EC5698">
          <w:rPr>
            <w:lang w:val="en-US"/>
          </w:rPr>
          <w:delText xml:space="preserve"> </w:delText>
        </w:r>
      </w:del>
    </w:p>
    <w:p w14:paraId="49DDFBDE" w14:textId="14A4C520" w:rsidR="00394FFD" w:rsidRPr="00394FFD" w:rsidDel="00EC5698" w:rsidRDefault="005214DF" w:rsidP="00D40B7B">
      <w:pPr>
        <w:pStyle w:val="List2"/>
        <w:numPr>
          <w:ilvl w:val="0"/>
          <w:numId w:val="42"/>
        </w:numPr>
        <w:tabs>
          <w:tab w:val="clear" w:pos="680"/>
        </w:tabs>
        <w:ind w:left="360"/>
        <w:rPr>
          <w:del w:id="1748" w:author="Charles Gifford" w:date="2017-03-21T20:17:00Z"/>
          <w:lang w:val="en-US"/>
        </w:rPr>
      </w:pPr>
      <w:del w:id="1749" w:author="Charles Gifford" w:date="2017-03-21T20:17:00Z">
        <w:r w:rsidRPr="00394FFD" w:rsidDel="00EC5698">
          <w:rPr>
            <w:lang w:val="en-US"/>
          </w:rPr>
          <w:delText xml:space="preserve">to the </w:delText>
        </w:r>
        <w:r w:rsidR="00A0390A" w:rsidRPr="00E766C3" w:rsidDel="00EC5698">
          <w:rPr>
            <w:i/>
            <w:lang w:val="en-US"/>
          </w:rPr>
          <w:delText>r</w:delText>
        </w:r>
        <w:r w:rsidRPr="00E766C3" w:rsidDel="00EC5698">
          <w:rPr>
            <w:i/>
            <w:lang w:val="en-US"/>
          </w:rPr>
          <w:delText xml:space="preserve">esource </w:delText>
        </w:r>
        <w:r w:rsidR="00A0390A" w:rsidRPr="00E766C3" w:rsidDel="00EC5698">
          <w:rPr>
            <w:i/>
            <w:lang w:val="en-US"/>
          </w:rPr>
          <w:delText>c</w:delText>
        </w:r>
        <w:r w:rsidRPr="00E766C3" w:rsidDel="00EC5698">
          <w:rPr>
            <w:i/>
            <w:lang w:val="en-US"/>
          </w:rPr>
          <w:delText xml:space="preserve">ategory </w:delText>
        </w:r>
        <w:r w:rsidR="00A0390A" w:rsidRPr="00E766C3" w:rsidDel="00EC5698">
          <w:rPr>
            <w:i/>
            <w:lang w:val="en-US"/>
          </w:rPr>
          <w:delText>d</w:delText>
        </w:r>
        <w:r w:rsidRPr="00E766C3" w:rsidDel="00EC5698">
          <w:rPr>
            <w:i/>
            <w:lang w:val="en-US"/>
          </w:rPr>
          <w:delText>efinition</w:delText>
        </w:r>
        <w:r w:rsidRPr="00394FFD" w:rsidDel="00EC5698">
          <w:rPr>
            <w:lang w:val="en-US"/>
          </w:rPr>
          <w:delText xml:space="preserve"> and </w:delText>
        </w:r>
        <w:r w:rsidR="00A0390A" w:rsidRPr="00E766C3" w:rsidDel="00EC5698">
          <w:rPr>
            <w:i/>
            <w:lang w:val="en-US"/>
          </w:rPr>
          <w:delText>r</w:delText>
        </w:r>
        <w:r w:rsidRPr="00E766C3" w:rsidDel="00EC5698">
          <w:rPr>
            <w:i/>
            <w:lang w:val="en-US"/>
          </w:rPr>
          <w:delText xml:space="preserve">esource </w:delText>
        </w:r>
        <w:r w:rsidR="00A0390A" w:rsidRPr="00E766C3" w:rsidDel="00EC5698">
          <w:rPr>
            <w:i/>
            <w:lang w:val="en-US"/>
          </w:rPr>
          <w:delText>c</w:delText>
        </w:r>
        <w:r w:rsidRPr="00E766C3" w:rsidDel="00EC5698">
          <w:rPr>
            <w:i/>
            <w:lang w:val="en-US"/>
          </w:rPr>
          <w:delText xml:space="preserve">ategory </w:delText>
        </w:r>
        <w:r w:rsidR="00A0390A" w:rsidRPr="00E766C3" w:rsidDel="00EC5698">
          <w:rPr>
            <w:i/>
            <w:lang w:val="en-US"/>
          </w:rPr>
          <w:delText>p</w:delText>
        </w:r>
        <w:r w:rsidR="00394FFD" w:rsidRPr="00E766C3" w:rsidDel="00EC5698">
          <w:rPr>
            <w:i/>
            <w:lang w:val="en-US"/>
          </w:rPr>
          <w:delText>roperty</w:delText>
        </w:r>
        <w:r w:rsidR="00624D02" w:rsidDel="00EC5698">
          <w:rPr>
            <w:i/>
            <w:lang w:val="en-US"/>
          </w:rPr>
          <w:delText>;</w:delText>
        </w:r>
      </w:del>
    </w:p>
    <w:p w14:paraId="64145068" w14:textId="0A25ED09" w:rsidR="00394FFD" w:rsidRPr="00394FFD" w:rsidDel="00EC5698" w:rsidRDefault="005214DF" w:rsidP="00D40B7B">
      <w:pPr>
        <w:pStyle w:val="List2"/>
        <w:numPr>
          <w:ilvl w:val="0"/>
          <w:numId w:val="42"/>
        </w:numPr>
        <w:tabs>
          <w:tab w:val="clear" w:pos="680"/>
        </w:tabs>
        <w:ind w:left="360"/>
        <w:rPr>
          <w:del w:id="1750" w:author="Charles Gifford" w:date="2017-03-21T20:17:00Z"/>
          <w:lang w:val="en-US"/>
        </w:rPr>
      </w:pPr>
      <w:del w:id="1751" w:author="Charles Gifford" w:date="2017-03-21T20:17:00Z">
        <w:r w:rsidRPr="00394FFD" w:rsidDel="00EC5698">
          <w:rPr>
            <w:lang w:val="en-US"/>
          </w:rPr>
          <w:delText xml:space="preserve">to the </w:delText>
        </w:r>
        <w:r w:rsidR="00A0390A" w:rsidRPr="00E766C3" w:rsidDel="00EC5698">
          <w:rPr>
            <w:i/>
            <w:lang w:val="en-US"/>
          </w:rPr>
          <w:delText>r</w:delText>
        </w:r>
        <w:r w:rsidRPr="00E766C3" w:rsidDel="00EC5698">
          <w:rPr>
            <w:i/>
            <w:lang w:val="en-US"/>
          </w:rPr>
          <w:delText xml:space="preserve">esource </w:delText>
        </w:r>
        <w:r w:rsidR="00A0390A" w:rsidRPr="00E766C3" w:rsidDel="00EC5698">
          <w:rPr>
            <w:i/>
            <w:lang w:val="en-US"/>
          </w:rPr>
          <w:delText>d</w:delText>
        </w:r>
        <w:r w:rsidR="00394FFD" w:rsidRPr="00E766C3" w:rsidDel="00EC5698">
          <w:rPr>
            <w:i/>
            <w:lang w:val="en-US"/>
          </w:rPr>
          <w:delText>efinition</w:delText>
        </w:r>
        <w:r w:rsidR="00624D02" w:rsidDel="00EC5698">
          <w:rPr>
            <w:i/>
            <w:lang w:val="en-US"/>
          </w:rPr>
          <w:delText>;</w:delText>
        </w:r>
      </w:del>
    </w:p>
    <w:p w14:paraId="7A5DA109" w14:textId="2FDB4A13" w:rsidR="005214DF" w:rsidRPr="00394FFD" w:rsidDel="00EC5698" w:rsidRDefault="005214DF" w:rsidP="00D40B7B">
      <w:pPr>
        <w:pStyle w:val="List2"/>
        <w:numPr>
          <w:ilvl w:val="0"/>
          <w:numId w:val="42"/>
        </w:numPr>
        <w:tabs>
          <w:tab w:val="clear" w:pos="680"/>
        </w:tabs>
        <w:ind w:left="360"/>
        <w:rPr>
          <w:del w:id="1752" w:author="Charles Gifford" w:date="2017-03-21T20:17:00Z"/>
          <w:lang w:val="en-US"/>
        </w:rPr>
      </w:pPr>
      <w:del w:id="1753" w:author="Charles Gifford" w:date="2017-03-21T20:17:00Z">
        <w:r w:rsidRPr="00394FFD" w:rsidDel="00EC5698">
          <w:rPr>
            <w:lang w:val="en-US"/>
          </w:rPr>
          <w:delText>to the</w:delText>
        </w:r>
        <w:r w:rsidRPr="00E766C3" w:rsidDel="00EC5698">
          <w:rPr>
            <w:i/>
            <w:lang w:val="en-US"/>
          </w:rPr>
          <w:delText xml:space="preserve"> </w:delText>
        </w:r>
        <w:r w:rsidR="00A0390A" w:rsidRPr="00E766C3" w:rsidDel="00EC5698">
          <w:rPr>
            <w:i/>
            <w:lang w:val="en-US"/>
          </w:rPr>
          <w:delText>r</w:delText>
        </w:r>
        <w:r w:rsidRPr="00E766C3" w:rsidDel="00EC5698">
          <w:rPr>
            <w:i/>
            <w:lang w:val="en-US"/>
          </w:rPr>
          <w:delText xml:space="preserve">esource </w:delText>
        </w:r>
        <w:r w:rsidR="00A0390A" w:rsidRPr="00E766C3" w:rsidDel="00EC5698">
          <w:rPr>
            <w:i/>
            <w:lang w:val="en-US"/>
          </w:rPr>
          <w:delText>d</w:delText>
        </w:r>
        <w:r w:rsidRPr="00E766C3" w:rsidDel="00EC5698">
          <w:rPr>
            <w:i/>
            <w:lang w:val="en-US"/>
          </w:rPr>
          <w:delText>efinition</w:delText>
        </w:r>
        <w:r w:rsidRPr="00394FFD" w:rsidDel="00EC5698">
          <w:rPr>
            <w:lang w:val="en-US"/>
          </w:rPr>
          <w:delText xml:space="preserve"> and </w:delText>
        </w:r>
        <w:r w:rsidR="00A0390A" w:rsidRPr="00E766C3" w:rsidDel="00EC5698">
          <w:rPr>
            <w:i/>
            <w:lang w:val="en-US"/>
          </w:rPr>
          <w:delText>r</w:delText>
        </w:r>
        <w:r w:rsidRPr="00E766C3" w:rsidDel="00EC5698">
          <w:rPr>
            <w:i/>
            <w:lang w:val="en-US"/>
          </w:rPr>
          <w:delText>esource</w:delText>
        </w:r>
        <w:r w:rsidR="00394FFD" w:rsidRPr="00E766C3" w:rsidDel="00EC5698">
          <w:rPr>
            <w:i/>
            <w:lang w:val="en-US"/>
          </w:rPr>
          <w:delText xml:space="preserve"> </w:delText>
        </w:r>
        <w:r w:rsidR="00A0390A" w:rsidRPr="00E766C3" w:rsidDel="00EC5698">
          <w:rPr>
            <w:i/>
            <w:lang w:val="en-US"/>
          </w:rPr>
          <w:delText>p</w:delText>
        </w:r>
        <w:r w:rsidRPr="00E766C3" w:rsidDel="00EC5698">
          <w:rPr>
            <w:i/>
            <w:lang w:val="en-US"/>
          </w:rPr>
          <w:delText>roperty</w:delText>
        </w:r>
        <w:r w:rsidR="00624D02" w:rsidDel="00EC5698">
          <w:rPr>
            <w:i/>
            <w:lang w:val="en-US"/>
          </w:rPr>
          <w:delText>.</w:delText>
        </w:r>
      </w:del>
    </w:p>
    <w:p w14:paraId="6DEE8D8F" w14:textId="3540655C" w:rsidR="00417DC5" w:rsidDel="00EC5698" w:rsidRDefault="005214DF" w:rsidP="005214DF">
      <w:pPr>
        <w:pStyle w:val="PARAGRAPH"/>
        <w:rPr>
          <w:del w:id="1754" w:author="Charles Gifford" w:date="2017-03-21T20:17:00Z"/>
          <w:lang w:val="en-US"/>
        </w:rPr>
      </w:pPr>
      <w:del w:id="1755" w:author="Charles Gifford" w:date="2017-03-21T20:17:00Z">
        <w:r w:rsidRPr="001C220C" w:rsidDel="00EC5698">
          <w:rPr>
            <w:lang w:val="en-US"/>
          </w:rPr>
          <w:delText>In the model above</w:delText>
        </w:r>
        <w:r w:rsidR="000362D3" w:rsidDel="00EC5698">
          <w:rPr>
            <w:lang w:val="en-US"/>
          </w:rPr>
          <w:delText>,</w:delText>
        </w:r>
        <w:r w:rsidRPr="001C220C" w:rsidDel="00EC5698">
          <w:rPr>
            <w:lang w:val="en-US"/>
          </w:rPr>
          <w:delText xml:space="preserve"> the term </w:delText>
        </w:r>
        <w:r w:rsidRPr="001C220C" w:rsidDel="00EC5698">
          <w:rPr>
            <w:i/>
            <w:lang w:val="en-US"/>
          </w:rPr>
          <w:delText>resource category</w:delText>
        </w:r>
        <w:r w:rsidRPr="001C220C" w:rsidDel="00EC5698">
          <w:rPr>
            <w:lang w:val="en-US"/>
          </w:rPr>
          <w:delText xml:space="preserve"> indicates: </w:delText>
        </w:r>
        <w:r w:rsidRPr="00A0390A" w:rsidDel="00EC5698">
          <w:rPr>
            <w:i/>
            <w:lang w:val="en-US"/>
          </w:rPr>
          <w:delText>personnel class</w:delText>
        </w:r>
        <w:r w:rsidRPr="001C220C" w:rsidDel="00EC5698">
          <w:rPr>
            <w:lang w:val="en-US"/>
          </w:rPr>
          <w:delText xml:space="preserve">, </w:delText>
        </w:r>
        <w:r w:rsidRPr="00A0390A" w:rsidDel="00EC5698">
          <w:rPr>
            <w:i/>
            <w:lang w:val="en-US"/>
          </w:rPr>
          <w:delText>equipment class</w:delText>
        </w:r>
        <w:r w:rsidRPr="001C220C" w:rsidDel="00EC5698">
          <w:rPr>
            <w:lang w:val="en-US"/>
          </w:rPr>
          <w:delText xml:space="preserve">, </w:delText>
        </w:r>
        <w:r w:rsidR="00B9336F" w:rsidRPr="00A0390A" w:rsidDel="00EC5698">
          <w:rPr>
            <w:i/>
            <w:lang w:val="en-US"/>
          </w:rPr>
          <w:delText xml:space="preserve">physical </w:delText>
        </w:r>
        <w:r w:rsidR="00243B34" w:rsidRPr="00A0390A" w:rsidDel="00EC5698">
          <w:rPr>
            <w:i/>
            <w:lang w:val="en-US"/>
          </w:rPr>
          <w:delText>asset class</w:delText>
        </w:r>
        <w:r w:rsidR="00B9336F" w:rsidRPr="001C220C" w:rsidDel="00EC5698">
          <w:rPr>
            <w:lang w:val="en-US"/>
          </w:rPr>
          <w:delText xml:space="preserve">, </w:delText>
        </w:r>
        <w:r w:rsidRPr="00A0390A" w:rsidDel="00EC5698">
          <w:rPr>
            <w:i/>
            <w:lang w:val="en-US"/>
          </w:rPr>
          <w:delText>material class</w:delText>
        </w:r>
        <w:r w:rsidRPr="001C220C" w:rsidDel="00EC5698">
          <w:rPr>
            <w:lang w:val="en-US"/>
          </w:rPr>
          <w:delText xml:space="preserve">, and </w:delText>
        </w:r>
        <w:r w:rsidRPr="00A0390A" w:rsidDel="00EC5698">
          <w:rPr>
            <w:i/>
            <w:lang w:val="en-US"/>
          </w:rPr>
          <w:delText>material definitions</w:delText>
        </w:r>
        <w:r w:rsidR="008558A5" w:rsidDel="00EC5698">
          <w:rPr>
            <w:lang w:val="en-US"/>
          </w:rPr>
          <w:delText xml:space="preserve">. </w:delText>
        </w:r>
      </w:del>
    </w:p>
    <w:p w14:paraId="25C77C7F" w14:textId="0040A0EC" w:rsidR="00417DC5" w:rsidDel="00EC5698" w:rsidRDefault="005214DF" w:rsidP="005214DF">
      <w:pPr>
        <w:pStyle w:val="PARAGRAPH"/>
        <w:rPr>
          <w:del w:id="1756" w:author="Charles Gifford" w:date="2017-03-21T20:17:00Z"/>
          <w:lang w:val="en-US"/>
        </w:rPr>
      </w:pPr>
      <w:del w:id="1757" w:author="Charles Gifford" w:date="2017-03-21T20:17:00Z">
        <w:r w:rsidRPr="001C220C" w:rsidDel="00EC5698">
          <w:rPr>
            <w:lang w:val="en-US"/>
          </w:rPr>
          <w:delText xml:space="preserve">The term </w:delText>
        </w:r>
        <w:r w:rsidRPr="001C220C" w:rsidDel="00EC5698">
          <w:rPr>
            <w:i/>
            <w:lang w:val="en-US"/>
          </w:rPr>
          <w:delText xml:space="preserve">resource </w:delText>
        </w:r>
        <w:r w:rsidRPr="001C220C" w:rsidDel="00EC5698">
          <w:rPr>
            <w:lang w:val="en-US"/>
          </w:rPr>
          <w:delText xml:space="preserve">indicates: </w:delText>
        </w:r>
        <w:r w:rsidRPr="00A0390A" w:rsidDel="00EC5698">
          <w:rPr>
            <w:i/>
            <w:lang w:val="en-US"/>
          </w:rPr>
          <w:delText>person</w:delText>
        </w:r>
        <w:r w:rsidRPr="001C220C" w:rsidDel="00EC5698">
          <w:rPr>
            <w:lang w:val="en-US"/>
          </w:rPr>
          <w:delText xml:space="preserve">, </w:delText>
        </w:r>
        <w:r w:rsidRPr="00A0390A" w:rsidDel="00EC5698">
          <w:rPr>
            <w:i/>
            <w:lang w:val="en-US"/>
          </w:rPr>
          <w:delText>equipment</w:delText>
        </w:r>
        <w:r w:rsidRPr="001C220C" w:rsidDel="00EC5698">
          <w:rPr>
            <w:lang w:val="en-US"/>
          </w:rPr>
          <w:delText xml:space="preserve">, </w:delText>
        </w:r>
        <w:r w:rsidRPr="00A0390A" w:rsidDel="00EC5698">
          <w:rPr>
            <w:i/>
            <w:lang w:val="en-US"/>
          </w:rPr>
          <w:delText>physical asset</w:delText>
        </w:r>
        <w:r w:rsidRPr="001C220C" w:rsidDel="00EC5698">
          <w:rPr>
            <w:lang w:val="en-US"/>
          </w:rPr>
          <w:delText xml:space="preserve">, </w:delText>
        </w:r>
        <w:r w:rsidRPr="00A0390A" w:rsidDel="00EC5698">
          <w:rPr>
            <w:i/>
            <w:lang w:val="en-US"/>
          </w:rPr>
          <w:delText>material lot</w:delText>
        </w:r>
        <w:r w:rsidRPr="001C220C" w:rsidDel="00EC5698">
          <w:rPr>
            <w:lang w:val="en-US"/>
          </w:rPr>
          <w:delText xml:space="preserve">, and </w:delText>
        </w:r>
        <w:r w:rsidRPr="00A0390A" w:rsidDel="00EC5698">
          <w:rPr>
            <w:i/>
            <w:lang w:val="en-US"/>
          </w:rPr>
          <w:delText>material sublot</w:delText>
        </w:r>
        <w:r w:rsidR="008558A5" w:rsidDel="00EC5698">
          <w:rPr>
            <w:lang w:val="en-US"/>
          </w:rPr>
          <w:delText xml:space="preserve">. </w:delText>
        </w:r>
      </w:del>
    </w:p>
    <w:p w14:paraId="74F7CEC0" w14:textId="305C782A" w:rsidR="005214DF" w:rsidRPr="001C220C" w:rsidDel="00EC5698" w:rsidRDefault="005214DF" w:rsidP="005214DF">
      <w:pPr>
        <w:pStyle w:val="PARAGRAPH"/>
        <w:rPr>
          <w:del w:id="1758" w:author="Charles Gifford" w:date="2017-03-21T20:17:00Z"/>
          <w:lang w:val="en-US"/>
        </w:rPr>
      </w:pPr>
      <w:del w:id="1759" w:author="Charles Gifford" w:date="2017-03-21T20:17:00Z">
        <w:r w:rsidRPr="001C220C" w:rsidDel="00EC5698">
          <w:rPr>
            <w:lang w:val="en-US"/>
          </w:rPr>
          <w:delText xml:space="preserve">The term </w:delText>
        </w:r>
        <w:r w:rsidRPr="001C220C" w:rsidDel="00EC5698">
          <w:rPr>
            <w:i/>
            <w:lang w:val="en-US"/>
          </w:rPr>
          <w:delText>resource capability</w:delText>
        </w:r>
        <w:r w:rsidRPr="001C220C" w:rsidDel="00EC5698">
          <w:rPr>
            <w:lang w:val="en-US"/>
          </w:rPr>
          <w:delText xml:space="preserve"> indicates the use in the capability model</w:delText>
        </w:r>
        <w:r w:rsidR="00ED5DC8" w:rsidDel="00EC5698">
          <w:rPr>
            <w:lang w:val="en-US"/>
          </w:rPr>
          <w:delText>s</w:delText>
        </w:r>
        <w:r w:rsidRPr="001C220C" w:rsidDel="00EC5698">
          <w:rPr>
            <w:lang w:val="en-US"/>
          </w:rPr>
          <w:delText xml:space="preserve">, </w:delText>
        </w:r>
        <w:r w:rsidRPr="000362D3" w:rsidDel="00EC5698">
          <w:rPr>
            <w:lang w:val="en-US"/>
          </w:rPr>
          <w:delText xml:space="preserve">process segment capability model, the process segment model, </w:delText>
        </w:r>
        <w:r w:rsidR="00ED5DC8" w:rsidRPr="000362D3" w:rsidDel="00EC5698">
          <w:rPr>
            <w:lang w:val="en-US"/>
          </w:rPr>
          <w:delText xml:space="preserve">operations definition model, operations schedule model, operations performance model, </w:delText>
        </w:r>
        <w:r w:rsidRPr="000362D3" w:rsidDel="00EC5698">
          <w:rPr>
            <w:lang w:val="en-US"/>
          </w:rPr>
          <w:delText>product definition model, production schedule model, and production performance model.</w:delText>
        </w:r>
      </w:del>
    </w:p>
    <w:p w14:paraId="630EDECB" w14:textId="7A25413E" w:rsidR="00BD4454" w:rsidRPr="00D526E5" w:rsidDel="00EC5698" w:rsidRDefault="00BD4454" w:rsidP="00D526E5">
      <w:pPr>
        <w:pStyle w:val="NOTE0"/>
        <w:rPr>
          <w:del w:id="1760" w:author="Charles Gifford" w:date="2017-03-21T20:17:00Z"/>
          <w:b/>
          <w:lang w:val="en-US"/>
        </w:rPr>
      </w:pPr>
      <w:bookmarkStart w:id="1761" w:name="_Ref212446388"/>
      <w:bookmarkStart w:id="1762" w:name="_Toc320176881"/>
      <w:del w:id="1763" w:author="Charles Gifford" w:date="2017-03-21T20:17:00Z">
        <w:r w:rsidRPr="00D526E5" w:rsidDel="00EC5698">
          <w:rPr>
            <w:b/>
            <w:lang w:val="en-US"/>
          </w:rPr>
          <w:delText>NOTE</w:delText>
        </w:r>
        <w:r w:rsidR="00D526E5" w:rsidRPr="00D526E5" w:rsidDel="00EC5698">
          <w:rPr>
            <w:b/>
            <w:lang w:val="en-US"/>
          </w:rPr>
          <w:tab/>
        </w:r>
        <w:r w:rsidR="00BF2031" w:rsidRPr="00D526E5" w:rsidDel="00EC5698">
          <w:rPr>
            <w:b/>
            <w:lang w:val="en-US"/>
          </w:rPr>
          <w:delText>Table 5.</w:delText>
        </w:r>
        <w:r w:rsidR="00D05F89" w:rsidDel="00EC5698">
          <w:rPr>
            <w:b/>
            <w:lang w:val="en-US"/>
          </w:rPr>
          <w:delText>4</w:delText>
        </w:r>
        <w:r w:rsidR="00BF2031" w:rsidRPr="00D526E5" w:rsidDel="00EC5698">
          <w:rPr>
            <w:b/>
            <w:lang w:val="en-US"/>
          </w:rPr>
          <w:delText>.1</w:delText>
        </w:r>
        <w:r w:rsidR="00D526E5" w:rsidRPr="00D526E5" w:rsidDel="00EC5698">
          <w:rPr>
            <w:b/>
            <w:lang w:val="en-US"/>
          </w:rPr>
          <w:delText xml:space="preserve"> </w:delText>
        </w:r>
        <w:r w:rsidR="00BF2031" w:rsidRPr="00D526E5" w:rsidDel="00EC5698">
          <w:rPr>
            <w:b/>
            <w:lang w:val="en-US"/>
          </w:rPr>
          <w:delText>a</w:delText>
        </w:r>
        <w:r w:rsidRPr="00D526E5" w:rsidDel="00EC5698">
          <w:rPr>
            <w:b/>
            <w:lang w:val="en-US"/>
          </w:rPr>
          <w:delText>pplies to the following object types: instance (e.g. equipment, [material] lot, etc.), requirement, and actual</w:delText>
        </w:r>
        <w:r w:rsidR="00D526E5" w:rsidRPr="00D526E5" w:rsidDel="00EC5698">
          <w:rPr>
            <w:b/>
            <w:lang w:val="en-US"/>
          </w:rPr>
          <w:delText>.</w:delText>
        </w:r>
      </w:del>
    </w:p>
    <w:p w14:paraId="14988A7F" w14:textId="45B8B7DB" w:rsidR="00EC5698" w:rsidRPr="001C220C" w:rsidDel="00EC5698" w:rsidRDefault="00EC5698" w:rsidP="00EC5698">
      <w:pPr>
        <w:pStyle w:val="Heading2"/>
        <w:ind w:left="624" w:hanging="624"/>
        <w:rPr>
          <w:del w:id="1764" w:author="Charles Gifford" w:date="2017-03-21T20:21:00Z"/>
          <w:lang w:val="en-US"/>
        </w:rPr>
      </w:pPr>
      <w:bookmarkStart w:id="1765" w:name="_Toc449198292"/>
      <w:bookmarkStart w:id="1766" w:name="_Toc449206364"/>
      <w:bookmarkStart w:id="1767" w:name="_Toc449198293"/>
      <w:bookmarkStart w:id="1768" w:name="_Toc449206365"/>
      <w:bookmarkStart w:id="1769" w:name="_Toc449198303"/>
      <w:bookmarkStart w:id="1770" w:name="_Toc449206375"/>
      <w:bookmarkStart w:id="1771" w:name="_Toc449198304"/>
      <w:bookmarkStart w:id="1772" w:name="_Toc449206376"/>
      <w:bookmarkStart w:id="1773" w:name="_Toc449198305"/>
      <w:bookmarkStart w:id="1774" w:name="_Toc449206377"/>
      <w:bookmarkStart w:id="1775" w:name="_Toc306620074"/>
      <w:bookmarkStart w:id="1776" w:name="_Toc320176883"/>
      <w:bookmarkStart w:id="1777" w:name="_Toc440826038"/>
      <w:bookmarkStart w:id="1778" w:name="_Toc478060687"/>
      <w:bookmarkStart w:id="1779" w:name="_Toc478066815"/>
      <w:bookmarkStart w:id="1780" w:name="_Toc478066966"/>
      <w:bookmarkStart w:id="1781" w:name="_Toc478412127"/>
      <w:bookmarkStart w:id="1782" w:name="_Toc478492212"/>
      <w:bookmarkStart w:id="1783" w:name="_Toc306620075"/>
      <w:bookmarkStart w:id="1784" w:name="_Toc320176884"/>
      <w:bookmarkEnd w:id="1761"/>
      <w:bookmarkEnd w:id="1762"/>
      <w:bookmarkEnd w:id="1765"/>
      <w:bookmarkEnd w:id="1766"/>
      <w:bookmarkEnd w:id="1767"/>
      <w:bookmarkEnd w:id="1768"/>
      <w:bookmarkEnd w:id="1769"/>
      <w:bookmarkEnd w:id="1770"/>
      <w:bookmarkEnd w:id="1771"/>
      <w:bookmarkEnd w:id="1772"/>
      <w:bookmarkEnd w:id="1773"/>
      <w:bookmarkEnd w:id="1774"/>
      <w:del w:id="1785" w:author="Charles Gifford" w:date="2017-03-21T20:21:00Z">
        <w:r w:rsidDel="00EC5698">
          <w:rPr>
            <w:lang w:val="en-US"/>
          </w:rPr>
          <w:delText>Hierarchy scope</w:delText>
        </w:r>
        <w:bookmarkEnd w:id="1775"/>
        <w:bookmarkEnd w:id="1776"/>
        <w:bookmarkEnd w:id="1777"/>
        <w:bookmarkEnd w:id="1778"/>
        <w:bookmarkEnd w:id="1779"/>
        <w:bookmarkEnd w:id="1780"/>
        <w:bookmarkEnd w:id="1781"/>
        <w:bookmarkEnd w:id="1782"/>
      </w:del>
    </w:p>
    <w:p w14:paraId="3B05DC30" w14:textId="309FEFE7" w:rsidR="00EC5698" w:rsidRPr="001C220C" w:rsidDel="00EC5698" w:rsidRDefault="00EC5698" w:rsidP="00EC5698">
      <w:pPr>
        <w:pStyle w:val="PARAGRAPH"/>
        <w:rPr>
          <w:del w:id="1786" w:author="Charles Gifford" w:date="2017-03-21T20:21:00Z"/>
          <w:lang w:val="en-US"/>
        </w:rPr>
      </w:pPr>
      <w:del w:id="1787" w:author="Charles Gifford" w:date="2017-03-21T20:21:00Z">
        <w:r w:rsidRPr="00704D50" w:rsidDel="00EC5698">
          <w:rPr>
            <w:i/>
            <w:lang w:val="en-US"/>
          </w:rPr>
          <w:delText>Hierarchy scope</w:delText>
        </w:r>
        <w:r w:rsidRPr="001C220C" w:rsidDel="00EC5698">
          <w:rPr>
            <w:lang w:val="en-US"/>
          </w:rPr>
          <w:delText xml:space="preserve"> is an attribute used in many other objects. The </w:delText>
        </w:r>
        <w:r w:rsidRPr="00704D50" w:rsidDel="00EC5698">
          <w:rPr>
            <w:i/>
            <w:lang w:val="en-US"/>
          </w:rPr>
          <w:delText>hierarchy scope</w:delText>
        </w:r>
        <w:r w:rsidRPr="001C220C" w:rsidDel="00EC5698">
          <w:rPr>
            <w:lang w:val="en-US"/>
          </w:rPr>
          <w:delText xml:space="preserve"> attribute identifies where the exchanged information fits within the role based equipment hierarchy</w:delText>
        </w:r>
        <w:r w:rsidDel="00EC5698">
          <w:rPr>
            <w:lang w:val="en-US"/>
          </w:rPr>
          <w:delText>. It defines the scope of</w:delText>
        </w:r>
        <w:r w:rsidRPr="0023528A" w:rsidDel="00EC5698">
          <w:delText xml:space="preserve"> </w:delText>
        </w:r>
        <w:r w:rsidDel="00EC5698">
          <w:rPr>
            <w:lang w:val="en-US"/>
          </w:rPr>
          <w:delText xml:space="preserve">the exchanged information, such as a site or area for which the information is relevant. </w:delText>
        </w:r>
        <w:r w:rsidRPr="001C220C" w:rsidDel="00EC5698">
          <w:rPr>
            <w:lang w:val="en-US"/>
          </w:rPr>
          <w:delText xml:space="preserve">The </w:delText>
        </w:r>
        <w:r w:rsidRPr="00704D50" w:rsidDel="00EC5698">
          <w:rPr>
            <w:i/>
            <w:lang w:val="en-US"/>
          </w:rPr>
          <w:delText>hierarchy scope</w:delText>
        </w:r>
        <w:r w:rsidRPr="001C220C" w:rsidDel="00EC5698">
          <w:rPr>
            <w:lang w:val="en-US"/>
          </w:rPr>
          <w:delText xml:space="preserve"> </w:delText>
        </w:r>
        <w:r w:rsidDel="00EC5698">
          <w:rPr>
            <w:lang w:val="en-US"/>
          </w:rPr>
          <w:delText xml:space="preserve">identifies </w:delText>
        </w:r>
        <w:r w:rsidRPr="001C220C" w:rsidDel="00EC5698">
          <w:rPr>
            <w:lang w:val="en-US"/>
          </w:rPr>
          <w:delText>the associated instance in the role based equipment hierarchy</w:delText>
        </w:r>
        <w:r w:rsidDel="00EC5698">
          <w:rPr>
            <w:lang w:val="en-US"/>
          </w:rPr>
          <w:delText xml:space="preserve">. </w:delText>
        </w:r>
      </w:del>
    </w:p>
    <w:p w14:paraId="6ADD0429" w14:textId="5056D3E6" w:rsidR="00EC5698" w:rsidRPr="001C220C" w:rsidDel="00EC5698" w:rsidRDefault="00EC5698" w:rsidP="00EC5698">
      <w:pPr>
        <w:pStyle w:val="PARAGRAPH"/>
        <w:rPr>
          <w:del w:id="1788" w:author="Charles Gifford" w:date="2017-03-21T20:21:00Z"/>
          <w:lang w:val="en-US"/>
        </w:rPr>
      </w:pPr>
      <w:del w:id="1789" w:author="Charles Gifford" w:date="2017-03-21T20:21:00Z">
        <w:r w:rsidRPr="001C220C" w:rsidDel="00EC5698">
          <w:rPr>
            <w:lang w:val="en-US"/>
          </w:rPr>
          <w:delText xml:space="preserve">The </w:delText>
        </w:r>
        <w:r w:rsidRPr="00704D50" w:rsidDel="00EC5698">
          <w:rPr>
            <w:i/>
            <w:lang w:val="en-US"/>
          </w:rPr>
          <w:delText>hierarchy scope</w:delText>
        </w:r>
        <w:r w:rsidRPr="001C220C" w:rsidDel="00EC5698">
          <w:rPr>
            <w:lang w:val="en-US"/>
          </w:rPr>
          <w:delText xml:space="preserve"> attribute is optional and </w:delText>
        </w:r>
        <w:r w:rsidDel="00EC5698">
          <w:rPr>
            <w:lang w:val="en-US"/>
          </w:rPr>
          <w:delText>is</w:delText>
        </w:r>
        <w:r w:rsidRPr="001C220C" w:rsidDel="00EC5698">
          <w:rPr>
            <w:lang w:val="en-US"/>
          </w:rPr>
          <w:delText xml:space="preserve"> not needed if the context of the exchanged information can be determined based on the exchange mechanism used</w:delText>
        </w:r>
        <w:r w:rsidDel="00EC5698">
          <w:rPr>
            <w:lang w:val="en-US"/>
          </w:rPr>
          <w:delText xml:space="preserve">. </w:delText>
        </w:r>
      </w:del>
    </w:p>
    <w:p w14:paraId="3BF59A39" w14:textId="1D423BAC" w:rsidR="00EC5698" w:rsidRPr="001C220C" w:rsidDel="00EC5698" w:rsidRDefault="00EC5698" w:rsidP="00EC5698">
      <w:pPr>
        <w:pStyle w:val="NOTE0"/>
        <w:rPr>
          <w:del w:id="1790" w:author="Charles Gifford" w:date="2017-03-21T20:21:00Z"/>
          <w:lang w:val="en-US"/>
        </w:rPr>
      </w:pPr>
      <w:del w:id="1791" w:author="Charles Gifford" w:date="2017-03-21T20:21:00Z">
        <w:r w:rsidRPr="001C220C" w:rsidDel="00EC5698">
          <w:rPr>
            <w:lang w:val="en-US"/>
          </w:rPr>
          <w:delText>EXAMPLE 1</w:delText>
        </w:r>
        <w:r w:rsidRPr="001C220C" w:rsidDel="00EC5698">
          <w:rPr>
            <w:lang w:val="en-US"/>
          </w:rPr>
          <w:tab/>
          <w:delText xml:space="preserve">A </w:delText>
        </w:r>
        <w:r w:rsidRPr="00704D50" w:rsidDel="00EC5698">
          <w:rPr>
            <w:i/>
            <w:lang w:val="en-US"/>
          </w:rPr>
          <w:delText>hierarchy scope</w:delText>
        </w:r>
        <w:r w:rsidRPr="001C220C" w:rsidDel="00EC5698">
          <w:rPr>
            <w:lang w:val="en-US"/>
          </w:rPr>
          <w:delText xml:space="preserve"> </w:delText>
        </w:r>
        <w:r w:rsidDel="00EC5698">
          <w:rPr>
            <w:lang w:val="en-US"/>
          </w:rPr>
          <w:delText>can</w:delText>
        </w:r>
        <w:r w:rsidRPr="001C220C" w:rsidDel="00EC5698">
          <w:rPr>
            <w:lang w:val="en-US"/>
          </w:rPr>
          <w:delText xml:space="preserve"> identify a Site, such as WEST-END</w:delText>
        </w:r>
        <w:r w:rsidDel="00EC5698">
          <w:rPr>
            <w:lang w:val="en-US"/>
          </w:rPr>
          <w:delText xml:space="preserve">. </w:delText>
        </w:r>
        <w:r w:rsidRPr="001C220C" w:rsidDel="00EC5698">
          <w:rPr>
            <w:lang w:val="en-US"/>
          </w:rPr>
          <w:delText xml:space="preserve">A </w:delText>
        </w:r>
        <w:r w:rsidRPr="001C220C" w:rsidDel="00EC5698">
          <w:rPr>
            <w:i/>
            <w:lang w:val="en-US"/>
          </w:rPr>
          <w:delText>Production Performance</w:delText>
        </w:r>
        <w:r w:rsidRPr="001C220C" w:rsidDel="00EC5698">
          <w:rPr>
            <w:lang w:val="en-US"/>
          </w:rPr>
          <w:delText xml:space="preserve"> </w:delText>
        </w:r>
        <w:r w:rsidDel="00EC5698">
          <w:rPr>
            <w:lang w:val="en-US"/>
          </w:rPr>
          <w:delText>can</w:delText>
        </w:r>
        <w:r w:rsidRPr="001C220C" w:rsidDel="00EC5698">
          <w:rPr>
            <w:lang w:val="en-US"/>
          </w:rPr>
          <w:delText xml:space="preserve"> have a </w:delText>
        </w:r>
        <w:r w:rsidRPr="007917D9" w:rsidDel="00EC5698">
          <w:rPr>
            <w:i/>
            <w:lang w:val="en-US"/>
          </w:rPr>
          <w:delText>Hierarchy Scope</w:delText>
        </w:r>
        <w:r w:rsidRPr="001C220C" w:rsidDel="00EC5698">
          <w:rPr>
            <w:lang w:val="en-US"/>
          </w:rPr>
          <w:delText xml:space="preserve"> attribute that identifies the WEST-END site. </w:delText>
        </w:r>
      </w:del>
    </w:p>
    <w:p w14:paraId="582A43F6" w14:textId="0DF4B2A2" w:rsidR="00EC5698" w:rsidRPr="001C220C" w:rsidDel="00EC5698" w:rsidRDefault="00EC5698" w:rsidP="00EC5698">
      <w:pPr>
        <w:pStyle w:val="NOTE0"/>
        <w:rPr>
          <w:del w:id="1792" w:author="Charles Gifford" w:date="2017-03-21T20:21:00Z"/>
          <w:lang w:val="en-US"/>
        </w:rPr>
      </w:pPr>
      <w:del w:id="1793" w:author="Charles Gifford" w:date="2017-03-21T20:21:00Z">
        <w:r w:rsidRPr="001C220C" w:rsidDel="00EC5698">
          <w:rPr>
            <w:lang w:val="en-US"/>
          </w:rPr>
          <w:delText>EXAMPLE 2</w:delText>
        </w:r>
        <w:r w:rsidRPr="001C220C" w:rsidDel="00EC5698">
          <w:rPr>
            <w:lang w:val="en-US"/>
          </w:rPr>
          <w:tab/>
          <w:delText xml:space="preserve">A </w:delText>
        </w:r>
        <w:r w:rsidRPr="00704D50" w:rsidDel="00EC5698">
          <w:rPr>
            <w:i/>
            <w:lang w:val="en-US"/>
          </w:rPr>
          <w:delText>hierarchy scope</w:delText>
        </w:r>
        <w:r w:rsidRPr="001C220C" w:rsidDel="00EC5698">
          <w:rPr>
            <w:lang w:val="en-US"/>
          </w:rPr>
          <w:delText xml:space="preserve"> </w:delText>
        </w:r>
        <w:r w:rsidDel="00EC5698">
          <w:rPr>
            <w:lang w:val="en-US"/>
          </w:rPr>
          <w:delText>can</w:delText>
        </w:r>
        <w:r w:rsidRPr="001C220C" w:rsidDel="00EC5698">
          <w:rPr>
            <w:lang w:val="en-US"/>
          </w:rPr>
          <w:delText xml:space="preserve"> identify an Area within a Site, such as WEST-END/HOLDING-AREA</w:delText>
        </w:r>
        <w:r w:rsidDel="00EC5698">
          <w:rPr>
            <w:lang w:val="en-US"/>
          </w:rPr>
          <w:delText xml:space="preserve">. </w:delText>
        </w:r>
        <w:r w:rsidRPr="001C220C" w:rsidDel="00EC5698">
          <w:rPr>
            <w:lang w:val="en-US"/>
          </w:rPr>
          <w:delText xml:space="preserve">A </w:delText>
        </w:r>
        <w:r w:rsidRPr="001C220C" w:rsidDel="00EC5698">
          <w:rPr>
            <w:i/>
            <w:lang w:val="en-US"/>
          </w:rPr>
          <w:delText>Production Capability</w:delText>
        </w:r>
        <w:r w:rsidRPr="001C220C" w:rsidDel="00EC5698">
          <w:rPr>
            <w:lang w:val="en-US"/>
          </w:rPr>
          <w:delText xml:space="preserve"> </w:delText>
        </w:r>
        <w:r w:rsidDel="00EC5698">
          <w:rPr>
            <w:lang w:val="en-US"/>
          </w:rPr>
          <w:delText>can</w:delText>
        </w:r>
        <w:r w:rsidRPr="001C220C" w:rsidDel="00EC5698">
          <w:rPr>
            <w:lang w:val="en-US"/>
          </w:rPr>
          <w:delText xml:space="preserve"> have a </w:delText>
        </w:r>
        <w:r w:rsidRPr="007917D9" w:rsidDel="00EC5698">
          <w:rPr>
            <w:i/>
            <w:lang w:val="en-US"/>
          </w:rPr>
          <w:delText>Hierarchy Scope</w:delText>
        </w:r>
        <w:r w:rsidRPr="001C220C" w:rsidDel="00EC5698">
          <w:rPr>
            <w:lang w:val="en-US"/>
          </w:rPr>
          <w:delText xml:space="preserve"> attribute that identifies the area. </w:delText>
        </w:r>
      </w:del>
    </w:p>
    <w:p w14:paraId="687E2A9A" w14:textId="35ABBAA3" w:rsidR="00EC5698" w:rsidRPr="001C220C" w:rsidDel="00EC5698" w:rsidRDefault="00EC5698" w:rsidP="00EC5698">
      <w:pPr>
        <w:pStyle w:val="NOTE0"/>
        <w:rPr>
          <w:del w:id="1794" w:author="Charles Gifford" w:date="2017-03-21T20:21:00Z"/>
          <w:lang w:val="en-US"/>
        </w:rPr>
      </w:pPr>
      <w:del w:id="1795" w:author="Charles Gifford" w:date="2017-03-21T20:21:00Z">
        <w:r w:rsidRPr="001C220C" w:rsidDel="00EC5698">
          <w:rPr>
            <w:lang w:val="en-US"/>
          </w:rPr>
          <w:delText>EXAMPLE 3</w:delText>
        </w:r>
        <w:r w:rsidRPr="001C220C" w:rsidDel="00EC5698">
          <w:rPr>
            <w:lang w:val="en-US"/>
          </w:rPr>
          <w:tab/>
          <w:delText xml:space="preserve">A </w:delText>
        </w:r>
        <w:r w:rsidRPr="00704D50" w:rsidDel="00EC5698">
          <w:rPr>
            <w:i/>
            <w:lang w:val="en-US"/>
          </w:rPr>
          <w:delText>hierarchy scope</w:delText>
        </w:r>
        <w:r w:rsidRPr="001C220C" w:rsidDel="00EC5698">
          <w:rPr>
            <w:lang w:val="en-US"/>
          </w:rPr>
          <w:delText xml:space="preserve"> </w:delText>
        </w:r>
        <w:r w:rsidDel="00EC5698">
          <w:rPr>
            <w:lang w:val="en-US"/>
          </w:rPr>
          <w:delText>can</w:delText>
        </w:r>
        <w:r w:rsidRPr="001C220C" w:rsidDel="00EC5698">
          <w:rPr>
            <w:lang w:val="en-US"/>
          </w:rPr>
          <w:delText xml:space="preserve"> identify a </w:delText>
        </w:r>
        <w:r w:rsidRPr="00DB72BE" w:rsidDel="00EC5698">
          <w:rPr>
            <w:lang w:val="en-US"/>
          </w:rPr>
          <w:delText>WORK CENTER</w:delText>
        </w:r>
        <w:r w:rsidRPr="001C220C" w:rsidDel="00EC5698">
          <w:rPr>
            <w:lang w:val="en-US"/>
          </w:rPr>
          <w:delText xml:space="preserve"> within an Area or Site, such as WEST-END/HOLDING-AREA/CHIPPING-BIN #1. </w:delText>
        </w:r>
      </w:del>
    </w:p>
    <w:p w14:paraId="4B3547E9" w14:textId="6C8C2A1A" w:rsidR="00EC5698" w:rsidRPr="001C220C" w:rsidDel="00EC5698" w:rsidRDefault="00EC5698" w:rsidP="00EC5698">
      <w:pPr>
        <w:pStyle w:val="NOTE0"/>
        <w:rPr>
          <w:del w:id="1796" w:author="Charles Gifford" w:date="2017-03-21T20:21:00Z"/>
          <w:lang w:val="en-US"/>
        </w:rPr>
      </w:pPr>
      <w:del w:id="1797" w:author="Charles Gifford" w:date="2017-03-21T20:21:00Z">
        <w:r w:rsidRPr="001C220C" w:rsidDel="00EC5698">
          <w:rPr>
            <w:lang w:val="en-US"/>
          </w:rPr>
          <w:delText>EXAMPLE 4</w:delText>
        </w:r>
        <w:r w:rsidRPr="001C220C" w:rsidDel="00EC5698">
          <w:rPr>
            <w:lang w:val="en-US"/>
          </w:rPr>
          <w:tab/>
          <w:delText xml:space="preserve">A </w:delText>
        </w:r>
        <w:r w:rsidRPr="00704D50" w:rsidDel="00EC5698">
          <w:rPr>
            <w:i/>
            <w:lang w:val="en-US"/>
          </w:rPr>
          <w:delText>hierarchy scope</w:delText>
        </w:r>
        <w:r w:rsidRPr="001C220C" w:rsidDel="00EC5698">
          <w:rPr>
            <w:lang w:val="en-US"/>
          </w:rPr>
          <w:delText xml:space="preserve"> </w:delText>
        </w:r>
        <w:r w:rsidDel="00EC5698">
          <w:rPr>
            <w:lang w:val="en-US"/>
          </w:rPr>
          <w:delText>can</w:delText>
        </w:r>
        <w:r w:rsidRPr="001C220C" w:rsidDel="00EC5698">
          <w:rPr>
            <w:lang w:val="en-US"/>
          </w:rPr>
          <w:delText xml:space="preserve"> identify a WORK CENTER without an Area or Site identification because these are already known due to the exchange mechanism, such as CHIPPING-BIN #1. </w:delText>
        </w:r>
      </w:del>
    </w:p>
    <w:p w14:paraId="56149A0C" w14:textId="59F9775F" w:rsidR="00EC5698" w:rsidRPr="001C220C" w:rsidDel="00EC5698" w:rsidRDefault="00EC5698" w:rsidP="00EC5698">
      <w:pPr>
        <w:pStyle w:val="NOTE0"/>
        <w:rPr>
          <w:del w:id="1798" w:author="Charles Gifford" w:date="2017-03-21T20:21:00Z"/>
          <w:lang w:val="en-US"/>
        </w:rPr>
      </w:pPr>
      <w:del w:id="1799" w:author="Charles Gifford" w:date="2017-03-21T20:21:00Z">
        <w:r w:rsidRPr="001C220C" w:rsidDel="00EC5698">
          <w:rPr>
            <w:lang w:val="en-US"/>
          </w:rPr>
          <w:delText>EXAMPLE 5</w:delText>
        </w:r>
        <w:r w:rsidRPr="001C220C" w:rsidDel="00EC5698">
          <w:rPr>
            <w:lang w:val="en-US"/>
          </w:rPr>
          <w:tab/>
          <w:delText xml:space="preserve">A </w:delText>
        </w:r>
        <w:r w:rsidRPr="00704D50" w:rsidDel="00EC5698">
          <w:rPr>
            <w:i/>
            <w:lang w:val="en-US"/>
          </w:rPr>
          <w:delText>hierarchy scope</w:delText>
        </w:r>
        <w:r w:rsidRPr="001C220C" w:rsidDel="00EC5698">
          <w:rPr>
            <w:lang w:val="en-US"/>
          </w:rPr>
          <w:delText xml:space="preserve"> </w:delText>
        </w:r>
        <w:r w:rsidDel="00EC5698">
          <w:rPr>
            <w:lang w:val="en-US"/>
          </w:rPr>
          <w:delText>can</w:delText>
        </w:r>
        <w:r w:rsidRPr="001C220C" w:rsidDel="00EC5698">
          <w:rPr>
            <w:lang w:val="en-US"/>
          </w:rPr>
          <w:delText xml:space="preserve"> identify a complete hierarchy of Enterprise, Site, Area, Work Center. </w:delText>
        </w:r>
      </w:del>
    </w:p>
    <w:p w14:paraId="6F66A77B" w14:textId="45B3F35E" w:rsidR="00EC5698" w:rsidRPr="00737213" w:rsidDel="00EC5698" w:rsidRDefault="00EC5698" w:rsidP="00EC5698">
      <w:pPr>
        <w:pStyle w:val="PARAGRAPH"/>
        <w:rPr>
          <w:del w:id="1800" w:author="Charles Gifford" w:date="2017-03-21T20:21:00Z"/>
          <w:lang w:val="en-US"/>
        </w:rPr>
      </w:pPr>
      <w:del w:id="1801" w:author="Charles Gifford" w:date="2017-03-21T20:21:00Z">
        <w:r w:rsidRPr="00737213" w:rsidDel="00EC5698">
          <w:rPr>
            <w:lang w:val="en-US"/>
          </w:rPr>
          <w:delText xml:space="preserve">The </w:delText>
        </w:r>
        <w:r w:rsidRPr="00704D50" w:rsidDel="00EC5698">
          <w:rPr>
            <w:i/>
            <w:lang w:val="en-US"/>
          </w:rPr>
          <w:delText>hierarchy scope</w:delText>
        </w:r>
        <w:r w:rsidRPr="001C220C" w:rsidDel="00EC5698">
          <w:rPr>
            <w:lang w:val="en-US"/>
          </w:rPr>
          <w:delText xml:space="preserve"> </w:delText>
        </w:r>
        <w:r w:rsidRPr="00737213" w:rsidDel="00EC5698">
          <w:rPr>
            <w:lang w:val="en-US"/>
          </w:rPr>
          <w:delText xml:space="preserve">attribute may be modeled using the model illustrated in </w:delText>
        </w:r>
        <w:r w:rsidDel="00EC5698">
          <w:rPr>
            <w:lang w:val="en-US"/>
          </w:rPr>
          <w:fldChar w:fldCharType="begin"/>
        </w:r>
        <w:r w:rsidDel="00EC5698">
          <w:rPr>
            <w:lang w:val="en-US"/>
          </w:rPr>
          <w:delInstrText xml:space="preserve"> REF _Ref320170316 \h </w:delInstrText>
        </w:r>
        <w:r w:rsidDel="00EC5698">
          <w:rPr>
            <w:lang w:val="en-US"/>
          </w:rPr>
        </w:r>
        <w:r w:rsidDel="00EC5698">
          <w:rPr>
            <w:lang w:val="en-US"/>
          </w:rPr>
          <w:fldChar w:fldCharType="separate"/>
        </w:r>
        <w:r w:rsidDel="00EC5698">
          <w:rPr>
            <w:lang w:val="en-US"/>
          </w:rPr>
          <w:delText xml:space="preserve">Figure </w:delText>
        </w:r>
        <w:r w:rsidDel="00EC5698">
          <w:rPr>
            <w:noProof/>
            <w:lang w:val="en-US"/>
          </w:rPr>
          <w:delText>4</w:delText>
        </w:r>
        <w:r w:rsidDel="00EC5698">
          <w:rPr>
            <w:lang w:val="en-US"/>
          </w:rPr>
          <w:fldChar w:fldCharType="end"/>
        </w:r>
        <w:r w:rsidRPr="00737213" w:rsidDel="00EC5698">
          <w:rPr>
            <w:lang w:val="en-US"/>
          </w:rPr>
          <w:delText xml:space="preserve"> with attributes for the </w:delText>
        </w:r>
        <w:r w:rsidRPr="00704D50" w:rsidDel="00EC5698">
          <w:rPr>
            <w:i/>
            <w:lang w:val="en-US"/>
          </w:rPr>
          <w:delText>hierarchy scope</w:delText>
        </w:r>
        <w:r w:rsidRPr="001C220C" w:rsidDel="00EC5698">
          <w:rPr>
            <w:lang w:val="en-US"/>
          </w:rPr>
          <w:delText xml:space="preserve"> </w:delText>
        </w:r>
        <w:r w:rsidRPr="00737213" w:rsidDel="00EC5698">
          <w:rPr>
            <w:lang w:val="en-US"/>
          </w:rPr>
          <w:delText>object defined in</w:delText>
        </w:r>
        <w:r w:rsidDel="00EC5698">
          <w:rPr>
            <w:lang w:val="en-US"/>
          </w:rPr>
          <w:delText xml:space="preserve"> </w:delText>
        </w:r>
        <w:r w:rsidDel="00EC5698">
          <w:rPr>
            <w:lang w:val="en-US"/>
          </w:rPr>
          <w:fldChar w:fldCharType="begin"/>
        </w:r>
        <w:r w:rsidDel="00EC5698">
          <w:rPr>
            <w:lang w:val="en-US"/>
          </w:rPr>
          <w:delInstrText xml:space="preserve"> REF _Ref320170330 \h </w:delInstrText>
        </w:r>
        <w:r w:rsidDel="00EC5698">
          <w:rPr>
            <w:lang w:val="en-US"/>
          </w:rPr>
        </w:r>
        <w:r w:rsidDel="00EC5698">
          <w:rPr>
            <w:lang w:val="en-US"/>
          </w:rPr>
          <w:fldChar w:fldCharType="separate"/>
        </w:r>
        <w:r w:rsidDel="00EC5698">
          <w:rPr>
            <w:lang w:val="en-US"/>
          </w:rPr>
          <w:delText xml:space="preserve">Table </w:delText>
        </w:r>
        <w:r w:rsidDel="00EC5698">
          <w:rPr>
            <w:noProof/>
            <w:lang w:val="en-US"/>
          </w:rPr>
          <w:delText>3</w:delText>
        </w:r>
        <w:r w:rsidDel="00EC5698">
          <w:rPr>
            <w:lang w:val="en-US"/>
          </w:rPr>
          <w:fldChar w:fldCharType="end"/>
        </w:r>
        <w:r w:rsidRPr="00737213" w:rsidDel="00EC5698">
          <w:rPr>
            <w:lang w:val="en-US"/>
          </w:rPr>
          <w:delText xml:space="preserve">. Each </w:delText>
        </w:r>
        <w:r w:rsidRPr="00704D50" w:rsidDel="00EC5698">
          <w:rPr>
            <w:i/>
            <w:lang w:val="en-US"/>
          </w:rPr>
          <w:delText>hierarchy scope</w:delText>
        </w:r>
        <w:r w:rsidRPr="001C220C" w:rsidDel="00EC5698">
          <w:rPr>
            <w:lang w:val="en-US"/>
          </w:rPr>
          <w:delText xml:space="preserve"> </w:delText>
        </w:r>
        <w:r w:rsidRPr="00737213" w:rsidDel="00EC5698">
          <w:rPr>
            <w:lang w:val="en-US"/>
          </w:rPr>
          <w:delText xml:space="preserve">object defines one element in the equipment hierarchy,  </w:delText>
        </w:r>
      </w:del>
    </w:p>
    <w:p w14:paraId="503413D1" w14:textId="4A420327" w:rsidR="00EC5698" w:rsidRPr="00B54A71" w:rsidDel="00EC5698" w:rsidRDefault="00EC5698" w:rsidP="00EC5698">
      <w:pPr>
        <w:pStyle w:val="PARAGRAPH"/>
        <w:jc w:val="center"/>
        <w:rPr>
          <w:del w:id="1802" w:author="Charles Gifford" w:date="2017-03-21T20:21:00Z"/>
          <w:b/>
          <w:lang w:val="en-US"/>
        </w:rPr>
      </w:pPr>
      <w:del w:id="1803" w:author="Charles Gifford" w:date="2017-03-21T20:21:00Z">
        <w:r w:rsidRPr="007917D9" w:rsidDel="00EC5698">
          <w:rPr>
            <w:noProof/>
            <w:lang w:val="en-US" w:eastAsia="en-US"/>
          </w:rPr>
          <w:drawing>
            <wp:inline distT="0" distB="0" distL="0" distR="0" wp14:anchorId="2EB5EED7" wp14:editId="5B98FB2F">
              <wp:extent cx="1136650" cy="971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36650" cy="971550"/>
                      </a:xfrm>
                      <a:prstGeom prst="rect">
                        <a:avLst/>
                      </a:prstGeom>
                      <a:noFill/>
                      <a:ln>
                        <a:noFill/>
                      </a:ln>
                    </pic:spPr>
                  </pic:pic>
                </a:graphicData>
              </a:graphic>
            </wp:inline>
          </w:drawing>
        </w:r>
      </w:del>
    </w:p>
    <w:p w14:paraId="78E915C2" w14:textId="6BF731A7" w:rsidR="00EC5698" w:rsidDel="00EC5698" w:rsidRDefault="00EC5698" w:rsidP="00EC5698">
      <w:pPr>
        <w:pStyle w:val="FIGURE-title"/>
        <w:rPr>
          <w:del w:id="1804" w:author="Charles Gifford" w:date="2017-03-21T20:21:00Z"/>
          <w:lang w:val="en-US"/>
        </w:rPr>
      </w:pPr>
      <w:bookmarkStart w:id="1805" w:name="_Ref320170316"/>
      <w:bookmarkStart w:id="1806" w:name="_Toc320178059"/>
      <w:bookmarkStart w:id="1807" w:name="_Toc345487683"/>
      <w:del w:id="1808" w:author="Charles Gifford" w:date="2017-03-21T20:21:00Z">
        <w:r w:rsidDel="00EC5698">
          <w:rPr>
            <w:lang w:val="en-US"/>
          </w:rPr>
          <w:delText xml:space="preserve">Figure </w:delText>
        </w:r>
        <w:r w:rsidRPr="001C220C" w:rsidDel="00EC5698">
          <w:rPr>
            <w:b w:val="0"/>
            <w:bCs w:val="0"/>
            <w:lang w:val="en-US"/>
          </w:rPr>
          <w:fldChar w:fldCharType="begin"/>
        </w:r>
        <w:r w:rsidRPr="001C220C" w:rsidDel="00EC5698">
          <w:rPr>
            <w:lang w:val="en-US"/>
          </w:rPr>
          <w:delInstrText xml:space="preserve"> SEQ Figure \* ARABIC </w:delInstrText>
        </w:r>
        <w:r w:rsidRPr="001C220C" w:rsidDel="00EC5698">
          <w:rPr>
            <w:b w:val="0"/>
            <w:bCs w:val="0"/>
            <w:lang w:val="en-US"/>
          </w:rPr>
          <w:fldChar w:fldCharType="separate"/>
        </w:r>
        <w:bookmarkStart w:id="1809" w:name="_Ref221282329"/>
        <w:bookmarkStart w:id="1810" w:name="_Toc306620194"/>
        <w:r w:rsidDel="00EC5698">
          <w:rPr>
            <w:noProof/>
            <w:lang w:val="en-US"/>
          </w:rPr>
          <w:delText>4</w:delText>
        </w:r>
        <w:bookmarkEnd w:id="1809"/>
        <w:r w:rsidRPr="001C220C" w:rsidDel="00EC5698">
          <w:rPr>
            <w:b w:val="0"/>
            <w:bCs w:val="0"/>
            <w:lang w:val="en-US"/>
          </w:rPr>
          <w:fldChar w:fldCharType="end"/>
        </w:r>
        <w:bookmarkEnd w:id="1805"/>
        <w:r w:rsidDel="00EC5698">
          <w:rPr>
            <w:lang w:val="en-US"/>
          </w:rPr>
          <w:delText xml:space="preserve"> –</w:delText>
        </w:r>
        <w:r w:rsidRPr="001C220C" w:rsidDel="00EC5698">
          <w:rPr>
            <w:lang w:val="en-US"/>
          </w:rPr>
          <w:delText xml:space="preserve"> </w:delText>
        </w:r>
        <w:r w:rsidDel="00EC5698">
          <w:rPr>
            <w:lang w:val="en-US"/>
          </w:rPr>
          <w:delText>Hierarchy scope</w:delText>
        </w:r>
        <w:r w:rsidRPr="001C220C" w:rsidDel="00EC5698">
          <w:rPr>
            <w:lang w:val="en-US"/>
          </w:rPr>
          <w:delText xml:space="preserve"> model</w:delText>
        </w:r>
        <w:bookmarkEnd w:id="1806"/>
        <w:bookmarkEnd w:id="1807"/>
        <w:bookmarkEnd w:id="1810"/>
      </w:del>
    </w:p>
    <w:p w14:paraId="20F4B5B4" w14:textId="5A87F13D" w:rsidR="00EC5698" w:rsidRPr="00AC2193" w:rsidDel="00EC5698" w:rsidRDefault="00EC5698" w:rsidP="00EC5698">
      <w:pPr>
        <w:pStyle w:val="TABLE-title"/>
        <w:rPr>
          <w:del w:id="1811" w:author="Charles Gifford" w:date="2017-03-21T20:21:00Z"/>
          <w:lang w:val="en-US"/>
        </w:rPr>
      </w:pPr>
      <w:bookmarkStart w:id="1812" w:name="_Ref320170330"/>
      <w:bookmarkStart w:id="1813" w:name="_Toc306621011"/>
      <w:bookmarkStart w:id="1814" w:name="_Toc320178407"/>
      <w:bookmarkStart w:id="1815" w:name="_Toc440823269"/>
      <w:del w:id="1816" w:author="Charles Gifford" w:date="2017-03-21T20:21:00Z">
        <w:r w:rsidDel="00EC5698">
          <w:rPr>
            <w:lang w:val="en-US"/>
          </w:rPr>
          <w:delText xml:space="preserve">Table </w:delText>
        </w:r>
        <w:r w:rsidDel="00EC5698">
          <w:rPr>
            <w:b w:val="0"/>
            <w:bCs w:val="0"/>
            <w:lang w:val="en-US"/>
          </w:rPr>
          <w:fldChar w:fldCharType="begin"/>
        </w:r>
        <w:r w:rsidDel="00EC5698">
          <w:rPr>
            <w:lang w:val="en-US"/>
          </w:rPr>
          <w:delInstrText xml:space="preserve"> SEQ Table \* ARABIC </w:delInstrText>
        </w:r>
        <w:r w:rsidDel="00EC5698">
          <w:rPr>
            <w:b w:val="0"/>
            <w:bCs w:val="0"/>
            <w:lang w:val="en-US"/>
          </w:rPr>
          <w:fldChar w:fldCharType="separate"/>
        </w:r>
        <w:r w:rsidDel="00EC5698">
          <w:rPr>
            <w:noProof/>
            <w:lang w:val="en-US"/>
          </w:rPr>
          <w:delText>3</w:delText>
        </w:r>
        <w:r w:rsidDel="00EC5698">
          <w:rPr>
            <w:b w:val="0"/>
            <w:bCs w:val="0"/>
            <w:lang w:val="en-US"/>
          </w:rPr>
          <w:fldChar w:fldCharType="end"/>
        </w:r>
        <w:bookmarkEnd w:id="1812"/>
        <w:r w:rsidDel="00EC5698">
          <w:rPr>
            <w:lang w:val="en-US"/>
          </w:rPr>
          <w:delText xml:space="preserve"> –</w:delText>
        </w:r>
        <w:r w:rsidRPr="00AC2193" w:rsidDel="00EC5698">
          <w:rPr>
            <w:lang w:val="en-US"/>
          </w:rPr>
          <w:delText xml:space="preserve"> Attributes of hierarchy scope</w:delText>
        </w:r>
        <w:bookmarkEnd w:id="1813"/>
        <w:bookmarkEnd w:id="1814"/>
        <w:bookmarkEnd w:id="1815"/>
      </w:del>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79"/>
        <w:gridCol w:w="2374"/>
        <w:gridCol w:w="1364"/>
        <w:gridCol w:w="1643"/>
        <w:gridCol w:w="1378"/>
        <w:gridCol w:w="1278"/>
      </w:tblGrid>
      <w:tr w:rsidR="00EC5698" w:rsidRPr="001C220C" w:rsidDel="00EC5698" w14:paraId="2A92AA1E" w14:textId="40F666A0" w:rsidTr="00EA1A4D">
        <w:trPr>
          <w:tblHeader/>
          <w:jc w:val="center"/>
          <w:del w:id="1817" w:author="Charles Gifford" w:date="2017-03-21T20:21:00Z"/>
        </w:trPr>
        <w:tc>
          <w:tcPr>
            <w:tcW w:w="1179" w:type="dxa"/>
          </w:tcPr>
          <w:p w14:paraId="66EB888A" w14:textId="1398826F" w:rsidR="00EC5698" w:rsidRPr="001C220C" w:rsidDel="00EC5698" w:rsidRDefault="00EC5698" w:rsidP="00EA1A4D">
            <w:pPr>
              <w:pStyle w:val="NormalTableHeader"/>
              <w:spacing w:before="40"/>
              <w:rPr>
                <w:del w:id="1818" w:author="Charles Gifford" w:date="2017-03-21T20:21:00Z"/>
                <w:lang w:val="en-US"/>
              </w:rPr>
            </w:pPr>
            <w:del w:id="1819" w:author="Charles Gifford" w:date="2017-03-21T20:21:00Z">
              <w:r w:rsidRPr="001C220C" w:rsidDel="00EC5698">
                <w:rPr>
                  <w:lang w:val="en-US"/>
                </w:rPr>
                <w:delText xml:space="preserve">Attribute </w:delText>
              </w:r>
              <w:r w:rsidDel="00EC5698">
                <w:rPr>
                  <w:lang w:val="en-US"/>
                </w:rPr>
                <w:delText>n</w:delText>
              </w:r>
              <w:r w:rsidRPr="001C220C" w:rsidDel="00EC5698">
                <w:rPr>
                  <w:lang w:val="en-US"/>
                </w:rPr>
                <w:delText>ame</w:delText>
              </w:r>
            </w:del>
          </w:p>
        </w:tc>
        <w:tc>
          <w:tcPr>
            <w:tcW w:w="2374" w:type="dxa"/>
          </w:tcPr>
          <w:p w14:paraId="74E20147" w14:textId="5CD0957E" w:rsidR="00EC5698" w:rsidRPr="001C220C" w:rsidDel="00EC5698" w:rsidRDefault="00EC5698" w:rsidP="00EA1A4D">
            <w:pPr>
              <w:pStyle w:val="NormalTableHeader"/>
              <w:spacing w:before="40"/>
              <w:rPr>
                <w:del w:id="1820" w:author="Charles Gifford" w:date="2017-03-21T20:21:00Z"/>
                <w:lang w:val="en-US"/>
              </w:rPr>
            </w:pPr>
            <w:del w:id="1821" w:author="Charles Gifford" w:date="2017-03-21T20:21:00Z">
              <w:r w:rsidRPr="001C220C" w:rsidDel="00EC5698">
                <w:rPr>
                  <w:lang w:val="en-US"/>
                </w:rPr>
                <w:delText>Description</w:delText>
              </w:r>
            </w:del>
          </w:p>
        </w:tc>
        <w:tc>
          <w:tcPr>
            <w:tcW w:w="1364" w:type="dxa"/>
          </w:tcPr>
          <w:p w14:paraId="1D57F742" w14:textId="33370204" w:rsidR="00EC5698" w:rsidRPr="001C220C" w:rsidDel="00EC5698" w:rsidRDefault="00EC5698" w:rsidP="00EA1A4D">
            <w:pPr>
              <w:pStyle w:val="NormalTableHeader"/>
              <w:spacing w:before="40"/>
              <w:rPr>
                <w:del w:id="1822" w:author="Charles Gifford" w:date="2017-03-21T20:21:00Z"/>
                <w:lang w:val="en-US"/>
              </w:rPr>
            </w:pPr>
            <w:del w:id="1823" w:author="Charles Gifford" w:date="2017-03-21T20:21:00Z">
              <w:r w:rsidRPr="001C220C" w:rsidDel="00EC5698">
                <w:rPr>
                  <w:lang w:val="en-US"/>
                </w:rPr>
                <w:delText xml:space="preserve">Production </w:delText>
              </w:r>
              <w:r w:rsidDel="00EC5698">
                <w:rPr>
                  <w:lang w:val="en-US"/>
                </w:rPr>
                <w:delText>e</w:delText>
              </w:r>
              <w:r w:rsidRPr="001C220C" w:rsidDel="00EC5698">
                <w:rPr>
                  <w:lang w:val="en-US"/>
                </w:rPr>
                <w:delText>xamples</w:delText>
              </w:r>
            </w:del>
          </w:p>
        </w:tc>
        <w:tc>
          <w:tcPr>
            <w:tcW w:w="1643" w:type="dxa"/>
          </w:tcPr>
          <w:p w14:paraId="52B55932" w14:textId="4CB1AF01" w:rsidR="00EC5698" w:rsidRPr="001C220C" w:rsidDel="00EC5698" w:rsidRDefault="00EC5698" w:rsidP="00EA1A4D">
            <w:pPr>
              <w:pStyle w:val="NormalTableHeader"/>
              <w:spacing w:before="40"/>
              <w:rPr>
                <w:del w:id="1824" w:author="Charles Gifford" w:date="2017-03-21T20:21:00Z"/>
                <w:lang w:val="en-US"/>
              </w:rPr>
            </w:pPr>
            <w:del w:id="1825" w:author="Charles Gifford" w:date="2017-03-21T20:21:00Z">
              <w:r w:rsidRPr="001C220C" w:rsidDel="00EC5698">
                <w:rPr>
                  <w:lang w:val="en-US"/>
                </w:rPr>
                <w:delText xml:space="preserve">Maintenance </w:delText>
              </w:r>
              <w:r w:rsidDel="00EC5698">
                <w:rPr>
                  <w:lang w:val="en-US"/>
                </w:rPr>
                <w:delText>e</w:delText>
              </w:r>
              <w:r w:rsidRPr="001C220C" w:rsidDel="00EC5698">
                <w:rPr>
                  <w:lang w:val="en-US"/>
                </w:rPr>
                <w:delText>xamples</w:delText>
              </w:r>
            </w:del>
          </w:p>
        </w:tc>
        <w:tc>
          <w:tcPr>
            <w:tcW w:w="1378" w:type="dxa"/>
          </w:tcPr>
          <w:p w14:paraId="122BB22D" w14:textId="2725F7E8" w:rsidR="00EC5698" w:rsidRPr="001C220C" w:rsidDel="00EC5698" w:rsidRDefault="00EC5698" w:rsidP="00EA1A4D">
            <w:pPr>
              <w:pStyle w:val="NormalTableHeader"/>
              <w:spacing w:before="40"/>
              <w:rPr>
                <w:del w:id="1826" w:author="Charles Gifford" w:date="2017-03-21T20:21:00Z"/>
                <w:lang w:val="en-US"/>
              </w:rPr>
            </w:pPr>
            <w:del w:id="1827" w:author="Charles Gifford" w:date="2017-03-21T20:21:00Z">
              <w:r w:rsidRPr="001C220C" w:rsidDel="00EC5698">
                <w:rPr>
                  <w:lang w:val="en-US"/>
                </w:rPr>
                <w:delText xml:space="preserve">Quality </w:delText>
              </w:r>
              <w:r w:rsidDel="00EC5698">
                <w:rPr>
                  <w:lang w:val="en-US"/>
                </w:rPr>
                <w:delText>e</w:delText>
              </w:r>
              <w:r w:rsidRPr="001C220C" w:rsidDel="00EC5698">
                <w:rPr>
                  <w:lang w:val="en-US"/>
                </w:rPr>
                <w:delText>xamples</w:delText>
              </w:r>
            </w:del>
          </w:p>
        </w:tc>
        <w:tc>
          <w:tcPr>
            <w:tcW w:w="1278" w:type="dxa"/>
          </w:tcPr>
          <w:p w14:paraId="315F281D" w14:textId="76088C2C" w:rsidR="00EC5698" w:rsidRPr="001C220C" w:rsidDel="00EC5698" w:rsidRDefault="00EC5698" w:rsidP="00EA1A4D">
            <w:pPr>
              <w:pStyle w:val="NormalTableHeader"/>
              <w:spacing w:before="40"/>
              <w:rPr>
                <w:del w:id="1828" w:author="Charles Gifford" w:date="2017-03-21T20:21:00Z"/>
                <w:lang w:val="en-US"/>
              </w:rPr>
            </w:pPr>
            <w:del w:id="1829" w:author="Charles Gifford" w:date="2017-03-21T20:21:00Z">
              <w:r w:rsidRPr="001C220C" w:rsidDel="00EC5698">
                <w:rPr>
                  <w:lang w:val="en-US"/>
                </w:rPr>
                <w:delText xml:space="preserve">Inventory </w:delText>
              </w:r>
              <w:r w:rsidDel="00EC5698">
                <w:rPr>
                  <w:lang w:val="en-US"/>
                </w:rPr>
                <w:delText>e</w:delText>
              </w:r>
              <w:r w:rsidRPr="001C220C" w:rsidDel="00EC5698">
                <w:rPr>
                  <w:lang w:val="en-US"/>
                </w:rPr>
                <w:delText>xamples</w:delText>
              </w:r>
            </w:del>
          </w:p>
        </w:tc>
      </w:tr>
      <w:tr w:rsidR="00EC5698" w:rsidRPr="001C220C" w:rsidDel="00EC5698" w14:paraId="0F3382F9" w14:textId="3CBA7393" w:rsidTr="00EA1A4D">
        <w:trPr>
          <w:jc w:val="center"/>
          <w:del w:id="1830" w:author="Charles Gifford" w:date="2017-03-21T20:21:00Z"/>
        </w:trPr>
        <w:tc>
          <w:tcPr>
            <w:tcW w:w="1179" w:type="dxa"/>
          </w:tcPr>
          <w:p w14:paraId="5795029C" w14:textId="732A1817" w:rsidR="00EC5698" w:rsidRPr="001C220C" w:rsidDel="00EC5698" w:rsidRDefault="00EC5698" w:rsidP="00EA1A4D">
            <w:pPr>
              <w:pStyle w:val="TableNormal4"/>
              <w:spacing w:before="40"/>
              <w:rPr>
                <w:del w:id="1831" w:author="Charles Gifford" w:date="2017-03-21T20:21:00Z"/>
                <w:lang w:val="en-US"/>
              </w:rPr>
            </w:pPr>
            <w:del w:id="1832" w:author="Charles Gifford" w:date="2017-03-21T20:21:00Z">
              <w:r w:rsidDel="00EC5698">
                <w:rPr>
                  <w:lang w:val="en-US"/>
                </w:rPr>
                <w:delText xml:space="preserve">Equipment </w:delText>
              </w:r>
              <w:r w:rsidRPr="001C220C" w:rsidDel="00EC5698">
                <w:rPr>
                  <w:lang w:val="en-US"/>
                </w:rPr>
                <w:delText>ID</w:delText>
              </w:r>
            </w:del>
          </w:p>
        </w:tc>
        <w:tc>
          <w:tcPr>
            <w:tcW w:w="2374" w:type="dxa"/>
          </w:tcPr>
          <w:p w14:paraId="0A91FFFA" w14:textId="047005FD" w:rsidR="00EC5698" w:rsidRPr="001C220C" w:rsidDel="00EC5698" w:rsidRDefault="00EC5698" w:rsidP="00EA1A4D">
            <w:pPr>
              <w:pStyle w:val="TableNormal4"/>
              <w:spacing w:before="40"/>
              <w:rPr>
                <w:del w:id="1833" w:author="Charles Gifford" w:date="2017-03-21T20:21:00Z"/>
                <w:lang w:val="en-US"/>
              </w:rPr>
            </w:pPr>
            <w:del w:id="1834" w:author="Charles Gifford" w:date="2017-03-21T20:21:00Z">
              <w:r w:rsidDel="00EC5698">
                <w:rPr>
                  <w:lang w:val="en-US"/>
                </w:rPr>
                <w:delText>A unique identification of an equipment element</w:delText>
              </w:r>
            </w:del>
          </w:p>
        </w:tc>
        <w:tc>
          <w:tcPr>
            <w:tcW w:w="1364" w:type="dxa"/>
          </w:tcPr>
          <w:p w14:paraId="1E15E37A" w14:textId="6B6312C5" w:rsidR="00EC5698" w:rsidRPr="001C220C" w:rsidDel="00EC5698" w:rsidRDefault="00EC5698" w:rsidP="00EA1A4D">
            <w:pPr>
              <w:pStyle w:val="TableNormal4"/>
              <w:spacing w:before="40"/>
              <w:rPr>
                <w:del w:id="1835" w:author="Charles Gifford" w:date="2017-03-21T20:21:00Z"/>
                <w:lang w:val="en-US"/>
              </w:rPr>
            </w:pPr>
            <w:del w:id="1836" w:author="Charles Gifford" w:date="2017-03-21T20:21:00Z">
              <w:r w:rsidDel="00EC5698">
                <w:rPr>
                  <w:lang w:val="en-US"/>
                </w:rPr>
                <w:delText>WorkCenter23</w:delText>
              </w:r>
            </w:del>
          </w:p>
        </w:tc>
        <w:tc>
          <w:tcPr>
            <w:tcW w:w="1643" w:type="dxa"/>
          </w:tcPr>
          <w:p w14:paraId="48C48800" w14:textId="73995D6F" w:rsidR="00EC5698" w:rsidRPr="001C220C" w:rsidDel="00EC5698" w:rsidRDefault="00EC5698" w:rsidP="00EA1A4D">
            <w:pPr>
              <w:pStyle w:val="TableNormal4"/>
              <w:spacing w:before="40"/>
              <w:rPr>
                <w:del w:id="1837" w:author="Charles Gifford" w:date="2017-03-21T20:21:00Z"/>
                <w:lang w:val="en-US"/>
              </w:rPr>
            </w:pPr>
            <w:del w:id="1838" w:author="Charles Gifford" w:date="2017-03-21T20:21:00Z">
              <w:r w:rsidDel="00EC5698">
                <w:rPr>
                  <w:lang w:val="en-US"/>
                </w:rPr>
                <w:delText>West End</w:delText>
              </w:r>
            </w:del>
          </w:p>
        </w:tc>
        <w:tc>
          <w:tcPr>
            <w:tcW w:w="1378" w:type="dxa"/>
          </w:tcPr>
          <w:p w14:paraId="36A2492F" w14:textId="39B0BB0D" w:rsidR="00EC5698" w:rsidRPr="001C220C" w:rsidDel="00EC5698" w:rsidRDefault="00EC5698" w:rsidP="00EA1A4D">
            <w:pPr>
              <w:pStyle w:val="TableNormal4"/>
              <w:spacing w:before="40"/>
              <w:rPr>
                <w:del w:id="1839" w:author="Charles Gifford" w:date="2017-03-21T20:21:00Z"/>
                <w:lang w:val="en-US"/>
              </w:rPr>
            </w:pPr>
            <w:del w:id="1840" w:author="Charles Gifford" w:date="2017-03-21T20:21:00Z">
              <w:r w:rsidDel="00EC5698">
                <w:rPr>
                  <w:lang w:val="en-US"/>
                </w:rPr>
                <w:delText xml:space="preserve">Ajax </w:delText>
              </w:r>
            </w:del>
          </w:p>
        </w:tc>
        <w:tc>
          <w:tcPr>
            <w:tcW w:w="1278" w:type="dxa"/>
          </w:tcPr>
          <w:p w14:paraId="0ADE5A1B" w14:textId="6BB93F33" w:rsidR="00EC5698" w:rsidRPr="001C220C" w:rsidDel="00EC5698" w:rsidRDefault="00EC5698" w:rsidP="00EA1A4D">
            <w:pPr>
              <w:pStyle w:val="TableNormal4"/>
              <w:spacing w:before="40"/>
              <w:rPr>
                <w:del w:id="1841" w:author="Charles Gifford" w:date="2017-03-21T20:21:00Z"/>
                <w:lang w:val="en-US"/>
              </w:rPr>
            </w:pPr>
            <w:del w:id="1842" w:author="Charles Gifford" w:date="2017-03-21T20:21:00Z">
              <w:r w:rsidDel="00EC5698">
                <w:rPr>
                  <w:lang w:val="en-US"/>
                </w:rPr>
                <w:delText>North Size</w:delText>
              </w:r>
            </w:del>
          </w:p>
        </w:tc>
      </w:tr>
      <w:tr w:rsidR="00EC5698" w:rsidRPr="001C220C" w:rsidDel="00EC5698" w14:paraId="01172911" w14:textId="38E6137C" w:rsidTr="00EA1A4D">
        <w:trPr>
          <w:jc w:val="center"/>
          <w:del w:id="1843" w:author="Charles Gifford" w:date="2017-03-21T20:21:00Z"/>
        </w:trPr>
        <w:tc>
          <w:tcPr>
            <w:tcW w:w="1179" w:type="dxa"/>
          </w:tcPr>
          <w:p w14:paraId="463430AC" w14:textId="2DAFAD83" w:rsidR="00EC5698" w:rsidRPr="001C220C" w:rsidDel="00EC5698" w:rsidRDefault="00EC5698" w:rsidP="00EA1A4D">
            <w:pPr>
              <w:pStyle w:val="TableNormal4"/>
              <w:spacing w:before="40"/>
              <w:rPr>
                <w:del w:id="1844" w:author="Charles Gifford" w:date="2017-03-21T20:21:00Z"/>
                <w:lang w:val="en-US"/>
              </w:rPr>
            </w:pPr>
            <w:del w:id="1845" w:author="Charles Gifford" w:date="2017-03-21T20:21:00Z">
              <w:r w:rsidDel="00EC5698">
                <w:rPr>
                  <w:lang w:val="en-US"/>
                </w:rPr>
                <w:delText>Equipment level</w:delText>
              </w:r>
            </w:del>
          </w:p>
        </w:tc>
        <w:tc>
          <w:tcPr>
            <w:tcW w:w="2374" w:type="dxa"/>
          </w:tcPr>
          <w:p w14:paraId="5B3C0263" w14:textId="14EEF240" w:rsidR="00EC5698" w:rsidRPr="001C220C" w:rsidDel="00EC5698" w:rsidRDefault="00EC5698" w:rsidP="00EA1A4D">
            <w:pPr>
              <w:pStyle w:val="TableNormal4"/>
              <w:spacing w:before="40"/>
              <w:rPr>
                <w:del w:id="1846" w:author="Charles Gifford" w:date="2017-03-21T20:21:00Z"/>
                <w:lang w:val="en-US"/>
              </w:rPr>
            </w:pPr>
            <w:del w:id="1847" w:author="Charles Gifford" w:date="2017-03-21T20:21:00Z">
              <w:r w:rsidDel="00EC5698">
                <w:rPr>
                  <w:lang w:val="en-US"/>
                </w:rPr>
                <w:delText xml:space="preserve">Identification of the </w:delText>
              </w:r>
              <w:r w:rsidRPr="00C40709" w:rsidDel="00EC5698">
                <w:rPr>
                  <w:i/>
                  <w:lang w:val="en-US"/>
                </w:rPr>
                <w:delText>equipment level</w:delText>
              </w:r>
              <w:r w:rsidDel="00EC5698">
                <w:rPr>
                  <w:lang w:val="en-US"/>
                </w:rPr>
                <w:delText xml:space="preserve"> if the equipment element is defined</w:delText>
              </w:r>
            </w:del>
          </w:p>
        </w:tc>
        <w:tc>
          <w:tcPr>
            <w:tcW w:w="1364" w:type="dxa"/>
          </w:tcPr>
          <w:p w14:paraId="283469E1" w14:textId="6BBA854E" w:rsidR="00EC5698" w:rsidRPr="001C220C" w:rsidDel="00EC5698" w:rsidRDefault="00EC5698" w:rsidP="00EA1A4D">
            <w:pPr>
              <w:pStyle w:val="TableNormal4"/>
              <w:spacing w:before="40"/>
              <w:rPr>
                <w:del w:id="1848" w:author="Charles Gifford" w:date="2017-03-21T20:21:00Z"/>
                <w:lang w:val="en-US"/>
              </w:rPr>
            </w:pPr>
            <w:del w:id="1849" w:author="Charles Gifford" w:date="2017-03-21T20:21:00Z">
              <w:r w:rsidDel="00EC5698">
                <w:rPr>
                  <w:lang w:val="en-US"/>
                </w:rPr>
                <w:delText>Work Center</w:delText>
              </w:r>
            </w:del>
          </w:p>
        </w:tc>
        <w:tc>
          <w:tcPr>
            <w:tcW w:w="1643" w:type="dxa"/>
          </w:tcPr>
          <w:p w14:paraId="7DCEB560" w14:textId="1F9DF6BF" w:rsidR="00EC5698" w:rsidRPr="001C220C" w:rsidDel="00EC5698" w:rsidRDefault="00EC5698" w:rsidP="00EA1A4D">
            <w:pPr>
              <w:pStyle w:val="TableNormal4"/>
              <w:spacing w:before="40"/>
              <w:rPr>
                <w:del w:id="1850" w:author="Charles Gifford" w:date="2017-03-21T20:21:00Z"/>
                <w:lang w:val="en-US"/>
              </w:rPr>
            </w:pPr>
            <w:del w:id="1851" w:author="Charles Gifford" w:date="2017-03-21T20:21:00Z">
              <w:r w:rsidDel="00EC5698">
                <w:rPr>
                  <w:lang w:val="en-US"/>
                </w:rPr>
                <w:delText>Site</w:delText>
              </w:r>
            </w:del>
          </w:p>
        </w:tc>
        <w:tc>
          <w:tcPr>
            <w:tcW w:w="1378" w:type="dxa"/>
          </w:tcPr>
          <w:p w14:paraId="7E111F81" w14:textId="0D32CE2B" w:rsidR="00EC5698" w:rsidRPr="001C220C" w:rsidDel="00EC5698" w:rsidRDefault="00EC5698" w:rsidP="00EA1A4D">
            <w:pPr>
              <w:pStyle w:val="TableNormal4"/>
              <w:spacing w:before="40"/>
              <w:rPr>
                <w:del w:id="1852" w:author="Charles Gifford" w:date="2017-03-21T20:21:00Z"/>
                <w:lang w:val="en-US"/>
              </w:rPr>
            </w:pPr>
            <w:del w:id="1853" w:author="Charles Gifford" w:date="2017-03-21T20:21:00Z">
              <w:r w:rsidDel="00EC5698">
                <w:rPr>
                  <w:lang w:val="en-US"/>
                </w:rPr>
                <w:delText>Enterprise</w:delText>
              </w:r>
            </w:del>
          </w:p>
        </w:tc>
        <w:tc>
          <w:tcPr>
            <w:tcW w:w="1278" w:type="dxa"/>
          </w:tcPr>
          <w:p w14:paraId="71F28CF9" w14:textId="5CE0D8B2" w:rsidR="00EC5698" w:rsidRPr="001C220C" w:rsidDel="00EC5698" w:rsidRDefault="00EC5698" w:rsidP="00EA1A4D">
            <w:pPr>
              <w:pStyle w:val="TableNormal4"/>
              <w:spacing w:before="40"/>
              <w:rPr>
                <w:del w:id="1854" w:author="Charles Gifford" w:date="2017-03-21T20:21:00Z"/>
                <w:lang w:val="en-US"/>
              </w:rPr>
            </w:pPr>
            <w:del w:id="1855" w:author="Charles Gifford" w:date="2017-03-21T20:21:00Z">
              <w:r w:rsidDel="00EC5698">
                <w:rPr>
                  <w:lang w:val="en-US"/>
                </w:rPr>
                <w:delText>Area</w:delText>
              </w:r>
            </w:del>
          </w:p>
        </w:tc>
      </w:tr>
    </w:tbl>
    <w:p w14:paraId="708F2759" w14:textId="77777777" w:rsidR="00EC5698" w:rsidRPr="00123A69" w:rsidRDefault="00EC5698" w:rsidP="00EC5698">
      <w:pPr>
        <w:rPr>
          <w:lang w:val="en-US"/>
        </w:rPr>
      </w:pPr>
    </w:p>
    <w:p w14:paraId="6A635A0A" w14:textId="10F38FBF" w:rsidR="00025F9D" w:rsidRPr="001C220C" w:rsidRDefault="00C05844" w:rsidP="00C05844">
      <w:pPr>
        <w:pStyle w:val="Heading2"/>
        <w:rPr>
          <w:lang w:val="en-US"/>
        </w:rPr>
      </w:pPr>
      <w:bookmarkStart w:id="1856" w:name="_Toc478492213"/>
      <w:r w:rsidRPr="001C220C">
        <w:rPr>
          <w:lang w:val="en-US"/>
        </w:rPr>
        <w:t>Value types</w:t>
      </w:r>
      <w:bookmarkEnd w:id="1783"/>
      <w:bookmarkEnd w:id="1784"/>
      <w:bookmarkEnd w:id="1856"/>
    </w:p>
    <w:p w14:paraId="00822062" w14:textId="77777777" w:rsidR="00BB1340" w:rsidRPr="00925D4C" w:rsidRDefault="00BB1340" w:rsidP="003E1075">
      <w:pPr>
        <w:pStyle w:val="Heading3"/>
      </w:pPr>
      <w:bookmarkStart w:id="1857" w:name="_Toc320176885"/>
      <w:r>
        <w:t xml:space="preserve">Value </w:t>
      </w:r>
      <w:bookmarkEnd w:id="1857"/>
      <w:r w:rsidR="00EE393F">
        <w:t>use</w:t>
      </w:r>
    </w:p>
    <w:p w14:paraId="1B20EE8D" w14:textId="77777777" w:rsidR="00BB1340" w:rsidRDefault="00BB1340" w:rsidP="00BB1340">
      <w:pPr>
        <w:pStyle w:val="PARAGRAPH"/>
        <w:rPr>
          <w:lang w:val="en-US"/>
        </w:rPr>
      </w:pPr>
      <w:r>
        <w:rPr>
          <w:lang w:val="en-US"/>
        </w:rPr>
        <w:t>Value attributes are used in properties, parameters, and data to exchange actual values</w:t>
      </w:r>
      <w:r w:rsidR="008558A5">
        <w:rPr>
          <w:lang w:val="en-US"/>
        </w:rPr>
        <w:t xml:space="preserve">. </w:t>
      </w:r>
    </w:p>
    <w:p w14:paraId="0A7998E9" w14:textId="1CC45F89" w:rsidR="00BB1340" w:rsidRDefault="00BB1340" w:rsidP="003E1075">
      <w:pPr>
        <w:pStyle w:val="Heading3"/>
      </w:pPr>
      <w:r>
        <w:t xml:space="preserve">Value attributes are also used to exchange the allowed or expected values in properties and parameters for </w:t>
      </w:r>
      <w:r w:rsidR="00D059CB" w:rsidRPr="00D059CB">
        <w:rPr>
          <w:i/>
        </w:rPr>
        <w:t xml:space="preserve">material definitions, material classes, equipment classes, personnel classes, physical asset classes, process segments, </w:t>
      </w:r>
      <w:r w:rsidR="00926F7C" w:rsidRPr="00A70CDA">
        <w:t xml:space="preserve">and </w:t>
      </w:r>
      <w:r w:rsidR="00D059CB" w:rsidRPr="00D059CB">
        <w:rPr>
          <w:i/>
        </w:rPr>
        <w:t>operations definitions</w:t>
      </w:r>
      <w:del w:id="1858" w:author="Charles Gifford" w:date="2017-03-15T13:11:00Z">
        <w:r w:rsidR="00D059CB" w:rsidRPr="00D059CB" w:rsidDel="00926F7C">
          <w:rPr>
            <w:i/>
          </w:rPr>
          <w:delText xml:space="preserve">, </w:delText>
        </w:r>
        <w:r w:rsidR="00D059CB" w:rsidRPr="00D059CB" w:rsidDel="00926F7C">
          <w:delText>and</w:delText>
        </w:r>
        <w:r w:rsidR="00D059CB" w:rsidRPr="00D059CB" w:rsidDel="00926F7C">
          <w:rPr>
            <w:i/>
          </w:rPr>
          <w:delText xml:space="preserve"> product definitions</w:delText>
        </w:r>
      </w:del>
      <w:r w:rsidR="00D059CB">
        <w:t>. V</w:t>
      </w:r>
      <w:r w:rsidRPr="001C220C">
        <w:t xml:space="preserve">alue types </w:t>
      </w:r>
      <w:r>
        <w:t>thus represent actual single values, actual arrays of values,</w:t>
      </w:r>
      <w:r w:rsidRPr="001C220C">
        <w:t xml:space="preserve"> </w:t>
      </w:r>
      <w:r>
        <w:t xml:space="preserve">and </w:t>
      </w:r>
      <w:r w:rsidRPr="001C220C">
        <w:t>ranges of possible values, either as numerical or textual ranges or as sets of values</w:t>
      </w:r>
      <w:r w:rsidR="008558A5">
        <w:t xml:space="preserve">. </w:t>
      </w:r>
      <w:bookmarkStart w:id="1859" w:name="_Toc320176887"/>
      <w:r>
        <w:t>Simple value types</w:t>
      </w:r>
      <w:bookmarkEnd w:id="1859"/>
    </w:p>
    <w:p w14:paraId="75EBE255" w14:textId="2CE74B0C" w:rsidR="00BB1340" w:rsidRDefault="00BB1340" w:rsidP="00BB1340">
      <w:pPr>
        <w:pStyle w:val="PARAGRAPH"/>
      </w:pPr>
      <w:r>
        <w:rPr>
          <w:lang w:val="en-US"/>
        </w:rPr>
        <w:t xml:space="preserve">Simple value types </w:t>
      </w:r>
      <w:r w:rsidR="00403DE5">
        <w:rPr>
          <w:lang w:val="en-US"/>
        </w:rPr>
        <w:t xml:space="preserve">in </w:t>
      </w:r>
      <w:r w:rsidR="00403DE5">
        <w:rPr>
          <w:lang w:val="en-US"/>
        </w:rPr>
        <w:fldChar w:fldCharType="begin"/>
      </w:r>
      <w:r w:rsidR="00403DE5">
        <w:rPr>
          <w:lang w:val="en-US"/>
        </w:rPr>
        <w:instrText xml:space="preserve"> REF _Ref477951294 \h </w:instrText>
      </w:r>
      <w:r w:rsidR="00403DE5">
        <w:rPr>
          <w:lang w:val="en-US"/>
        </w:rPr>
      </w:r>
      <w:r w:rsidR="00403DE5">
        <w:rPr>
          <w:lang w:val="en-US"/>
        </w:rPr>
        <w:fldChar w:fldCharType="separate"/>
      </w:r>
      <w:r w:rsidR="00403DE5">
        <w:rPr>
          <w:lang w:val="en-US"/>
        </w:rPr>
        <w:t xml:space="preserve">Table </w:t>
      </w:r>
      <w:r w:rsidR="00403DE5">
        <w:rPr>
          <w:noProof/>
          <w:lang w:val="en-US"/>
        </w:rPr>
        <w:t>14</w:t>
      </w:r>
      <w:r w:rsidR="00403DE5">
        <w:rPr>
          <w:lang w:val="en-US"/>
        </w:rPr>
        <w:fldChar w:fldCharType="end"/>
      </w:r>
      <w:r w:rsidR="00403DE5">
        <w:rPr>
          <w:lang w:val="en-US"/>
        </w:rPr>
        <w:t xml:space="preserve"> </w:t>
      </w:r>
      <w:r w:rsidR="000766F8">
        <w:rPr>
          <w:lang w:val="en-US"/>
        </w:rPr>
        <w:t xml:space="preserve">should </w:t>
      </w:r>
      <w:r>
        <w:rPr>
          <w:lang w:val="en-US"/>
        </w:rPr>
        <w:t xml:space="preserve">be derived </w:t>
      </w:r>
      <w:r w:rsidRPr="00031E8E">
        <w:t xml:space="preserve">from core component types that are compatible with the </w:t>
      </w:r>
      <w:r>
        <w:t>ISO-15000-5 Core Component Technical Specification (CCTS)</w:t>
      </w:r>
      <w:r w:rsidR="008558A5">
        <w:t xml:space="preserve">. </w:t>
      </w:r>
      <w:r w:rsidRPr="00031E8E">
        <w:t xml:space="preserve">The </w:t>
      </w:r>
      <w:r>
        <w:t>CCTS</w:t>
      </w:r>
      <w:r w:rsidRPr="00031E8E">
        <w:t xml:space="preserve"> types are a common set of types that define specific terms with semantic meaning (e.g. the meaning of a quantity, currency, amount, </w:t>
      </w:r>
      <w:r>
        <w:t xml:space="preserve">and </w:t>
      </w:r>
      <w:r w:rsidRPr="00031E8E">
        <w:t>identifier)</w:t>
      </w:r>
      <w:r w:rsidR="008558A5">
        <w:t xml:space="preserve">. </w:t>
      </w:r>
    </w:p>
    <w:p w14:paraId="7556BFDA" w14:textId="3A82ED28" w:rsidR="00B731DA" w:rsidRDefault="00B731DA" w:rsidP="00A9562B">
      <w:pPr>
        <w:pStyle w:val="TABLE-title"/>
        <w:rPr>
          <w:lang w:val="en-US"/>
        </w:rPr>
      </w:pPr>
      <w:bookmarkStart w:id="1860" w:name="_Ref477951294"/>
      <w:bookmarkStart w:id="1861" w:name="_Toc306621012"/>
      <w:bookmarkStart w:id="1862" w:name="_Toc320178408"/>
      <w:bookmarkStart w:id="1863" w:name="_Toc478492315"/>
      <w:r>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FF3ADA">
        <w:rPr>
          <w:noProof/>
          <w:lang w:val="en-US"/>
        </w:rPr>
        <w:t>14</w:t>
      </w:r>
      <w:r w:rsidR="00FD29D6">
        <w:rPr>
          <w:lang w:val="en-US"/>
        </w:rPr>
        <w:fldChar w:fldCharType="end"/>
      </w:r>
      <w:bookmarkEnd w:id="1860"/>
      <w:r w:rsidR="0023528A">
        <w:rPr>
          <w:lang w:val="en-US"/>
        </w:rPr>
        <w:t xml:space="preserve"> –</w:t>
      </w:r>
      <w:r w:rsidRPr="00AC2193">
        <w:rPr>
          <w:lang w:val="en-US"/>
        </w:rPr>
        <w:t xml:space="preserve"> </w:t>
      </w:r>
      <w:r w:rsidRPr="00A9562B">
        <w:t>Commonly</w:t>
      </w:r>
      <w:r>
        <w:rPr>
          <w:lang w:val="en-US"/>
        </w:rPr>
        <w:t xml:space="preserve"> used CCTS types for exchange</w:t>
      </w:r>
      <w:bookmarkEnd w:id="1861"/>
      <w:bookmarkEnd w:id="1862"/>
      <w:bookmarkEnd w:id="186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7"/>
        <w:gridCol w:w="7061"/>
      </w:tblGrid>
      <w:tr w:rsidR="00BB1340" w:rsidRPr="0075168B" w14:paraId="2B1701EA" w14:textId="77777777" w:rsidTr="00E4312A">
        <w:tc>
          <w:tcPr>
            <w:tcW w:w="1687" w:type="dxa"/>
          </w:tcPr>
          <w:p w14:paraId="1C0AFA78" w14:textId="77777777" w:rsidR="00BB1340" w:rsidRPr="00AE4770" w:rsidRDefault="00BB1340" w:rsidP="00BF4B2C">
            <w:pPr>
              <w:pStyle w:val="TABLE-cell"/>
            </w:pPr>
            <w:r w:rsidRPr="00AE4770">
              <w:t>AmountType</w:t>
            </w:r>
          </w:p>
        </w:tc>
        <w:tc>
          <w:tcPr>
            <w:tcW w:w="7061" w:type="dxa"/>
          </w:tcPr>
          <w:p w14:paraId="6C379333" w14:textId="77777777" w:rsidR="00BB1340" w:rsidRPr="0075168B" w:rsidRDefault="00BB1340" w:rsidP="00BF4B2C">
            <w:pPr>
              <w:pStyle w:val="TABLE-cell"/>
            </w:pPr>
            <w:r w:rsidRPr="0075168B">
              <w:t>Used to define a number of monetary units specified in a currency where the unit of currency is explicit or implied</w:t>
            </w:r>
            <w:r w:rsidR="008558A5">
              <w:t xml:space="preserve">. </w:t>
            </w:r>
          </w:p>
        </w:tc>
      </w:tr>
      <w:tr w:rsidR="00BB1340" w:rsidRPr="0075168B" w14:paraId="6DDE83B0" w14:textId="77777777" w:rsidTr="00E4312A">
        <w:tc>
          <w:tcPr>
            <w:tcW w:w="1687" w:type="dxa"/>
          </w:tcPr>
          <w:p w14:paraId="2CB1478C" w14:textId="77777777" w:rsidR="00BB1340" w:rsidRPr="00AE4770" w:rsidRDefault="00BB1340" w:rsidP="00BF4B2C">
            <w:pPr>
              <w:pStyle w:val="TABLE-cell"/>
            </w:pPr>
            <w:r w:rsidRPr="00AE4770">
              <w:t>BinaryObjectType</w:t>
            </w:r>
          </w:p>
        </w:tc>
        <w:tc>
          <w:tcPr>
            <w:tcW w:w="7061" w:type="dxa"/>
          </w:tcPr>
          <w:p w14:paraId="2812A206" w14:textId="77777777" w:rsidR="00BB1340" w:rsidRPr="0075168B" w:rsidRDefault="00BB1340" w:rsidP="00BF4B2C">
            <w:pPr>
              <w:pStyle w:val="TABLE-cell"/>
            </w:pPr>
            <w:r>
              <w:t>U</w:t>
            </w:r>
            <w:r w:rsidRPr="00031E8E">
              <w:t>sed to define a data types representing graphics, pictures, sound, video, or other forms of data that can be represented as a finite length sequence of binary octets</w:t>
            </w:r>
            <w:r w:rsidR="008558A5">
              <w:t xml:space="preserve">. </w:t>
            </w:r>
          </w:p>
        </w:tc>
      </w:tr>
      <w:tr w:rsidR="00BB1340" w:rsidRPr="0075168B" w14:paraId="3B23C946" w14:textId="77777777" w:rsidTr="00E4312A">
        <w:tc>
          <w:tcPr>
            <w:tcW w:w="1687" w:type="dxa"/>
          </w:tcPr>
          <w:p w14:paraId="0C6EEA08" w14:textId="77777777" w:rsidR="00BB1340" w:rsidRPr="00AE4770" w:rsidRDefault="00BB1340" w:rsidP="00BF4B2C">
            <w:pPr>
              <w:pStyle w:val="TABLE-cell"/>
            </w:pPr>
            <w:r w:rsidRPr="00AE4770">
              <w:t>CodeType</w:t>
            </w:r>
          </w:p>
        </w:tc>
        <w:tc>
          <w:tcPr>
            <w:tcW w:w="7061" w:type="dxa"/>
          </w:tcPr>
          <w:p w14:paraId="1614E863" w14:textId="77777777" w:rsidR="00BB1340" w:rsidRPr="0075168B" w:rsidRDefault="00BB1340" w:rsidP="00BF4B2C">
            <w:pPr>
              <w:pStyle w:val="TABLE-cell"/>
            </w:pPr>
            <w:r>
              <w:t>U</w:t>
            </w:r>
            <w:r w:rsidRPr="00031E8E">
              <w:t>sed to define a character string that is used to represent a</w:t>
            </w:r>
            <w:r w:rsidR="00B731DA">
              <w:t>n</w:t>
            </w:r>
            <w:r w:rsidRPr="00031E8E">
              <w:t xml:space="preserve"> entry from a fixed set of enumerations</w:t>
            </w:r>
            <w:r w:rsidR="00C91311">
              <w:t xml:space="preserve">. </w:t>
            </w:r>
          </w:p>
        </w:tc>
      </w:tr>
      <w:tr w:rsidR="00BB1340" w:rsidRPr="0075168B" w14:paraId="7E2574B4" w14:textId="77777777" w:rsidTr="00E4312A">
        <w:tc>
          <w:tcPr>
            <w:tcW w:w="1687" w:type="dxa"/>
          </w:tcPr>
          <w:p w14:paraId="66ED5BD1" w14:textId="77777777" w:rsidR="00BB1340" w:rsidRPr="00AE4770" w:rsidRDefault="00BB1340" w:rsidP="00BF4B2C">
            <w:pPr>
              <w:pStyle w:val="TABLE-cell"/>
            </w:pPr>
            <w:r w:rsidRPr="00AE4770">
              <w:t>DateTimeType</w:t>
            </w:r>
          </w:p>
        </w:tc>
        <w:tc>
          <w:tcPr>
            <w:tcW w:w="7061" w:type="dxa"/>
          </w:tcPr>
          <w:p w14:paraId="3AE85584" w14:textId="77777777" w:rsidR="00BB1340" w:rsidRPr="0075168B" w:rsidRDefault="00BB1340" w:rsidP="00BF4B2C">
            <w:pPr>
              <w:pStyle w:val="TABLE-cell"/>
            </w:pPr>
            <w:r>
              <w:t>U</w:t>
            </w:r>
            <w:r w:rsidRPr="00031E8E">
              <w:t>sed to define a particular point in time together with the relevant supplementary information to identify the time</w:t>
            </w:r>
            <w:r w:rsidR="00805A5C">
              <w:t xml:space="preserve"> </w:t>
            </w:r>
            <w:r w:rsidRPr="00031E8E">
              <w:t>zone information</w:t>
            </w:r>
            <w:r w:rsidR="008558A5">
              <w:t xml:space="preserve">. </w:t>
            </w:r>
            <w:r>
              <w:t>T</w:t>
            </w:r>
            <w:r w:rsidRPr="00031E8E">
              <w:t xml:space="preserve">his is a specific instance on time using the </w:t>
            </w:r>
            <w:r w:rsidR="00512C27">
              <w:t>ISO </w:t>
            </w:r>
            <w:r w:rsidRPr="00031E8E">
              <w:t>8601 CE (Common Era) calendar extended format and abbreviated versions.</w:t>
            </w:r>
          </w:p>
        </w:tc>
      </w:tr>
      <w:tr w:rsidR="00BB1340" w:rsidRPr="0075168B" w14:paraId="00633B44" w14:textId="77777777" w:rsidTr="00E4312A">
        <w:tc>
          <w:tcPr>
            <w:tcW w:w="1687" w:type="dxa"/>
          </w:tcPr>
          <w:p w14:paraId="7DFB0FBA" w14:textId="77777777" w:rsidR="00BB1340" w:rsidRPr="00AE4770" w:rsidRDefault="00BB1340" w:rsidP="00BF4B2C">
            <w:pPr>
              <w:pStyle w:val="TABLE-cell"/>
            </w:pPr>
            <w:r w:rsidRPr="00AE4770">
              <w:t>IdentifierType</w:t>
            </w:r>
          </w:p>
        </w:tc>
        <w:tc>
          <w:tcPr>
            <w:tcW w:w="7061" w:type="dxa"/>
          </w:tcPr>
          <w:p w14:paraId="239759F8" w14:textId="77777777" w:rsidR="00BB1340" w:rsidRPr="0075168B" w:rsidRDefault="00BB1340" w:rsidP="00BF4B2C">
            <w:pPr>
              <w:pStyle w:val="TABLE-cell"/>
            </w:pPr>
            <w:r>
              <w:t>U</w:t>
            </w:r>
            <w:r w:rsidRPr="00031E8E">
              <w:t>sed to define a character string to identify and distinguish uniquely, one instance of an object in an identification scheme from all other objects in the same scheme</w:t>
            </w:r>
            <w:r w:rsidR="008558A5">
              <w:t xml:space="preserve">. </w:t>
            </w:r>
          </w:p>
        </w:tc>
      </w:tr>
      <w:tr w:rsidR="00BB1340" w:rsidRPr="0075168B" w14:paraId="5C89AE6F" w14:textId="77777777" w:rsidTr="00E4312A">
        <w:tc>
          <w:tcPr>
            <w:tcW w:w="1687" w:type="dxa"/>
          </w:tcPr>
          <w:p w14:paraId="79E54DB5" w14:textId="77777777" w:rsidR="00BB1340" w:rsidRPr="00AE4770" w:rsidRDefault="00BB1340" w:rsidP="00BF4B2C">
            <w:pPr>
              <w:pStyle w:val="TABLE-cell"/>
            </w:pPr>
            <w:r w:rsidRPr="00AE4770">
              <w:t>IndicatorType</w:t>
            </w:r>
          </w:p>
        </w:tc>
        <w:tc>
          <w:tcPr>
            <w:tcW w:w="7061" w:type="dxa"/>
          </w:tcPr>
          <w:p w14:paraId="6CE306D3" w14:textId="06AD5E78" w:rsidR="00BB1340" w:rsidRPr="0075168B" w:rsidRDefault="00BB1340" w:rsidP="00BF4B2C">
            <w:pPr>
              <w:pStyle w:val="TABLE-cell"/>
            </w:pPr>
            <w:r>
              <w:t>U</w:t>
            </w:r>
            <w:r w:rsidRPr="00031E8E">
              <w:t xml:space="preserve">sed to </w:t>
            </w:r>
            <w:r w:rsidRPr="00AE4770">
              <w:t>define a list of two mutually exclusive Boolean values that express the only possible states of a Property</w:t>
            </w:r>
            <w:r w:rsidR="008558A5" w:rsidRPr="00AE4770">
              <w:t xml:space="preserve">. </w:t>
            </w:r>
            <w:r w:rsidRPr="00AE4770">
              <w:t xml:space="preserve">For </w:t>
            </w:r>
            <w:r w:rsidR="00FF7694" w:rsidRPr="00AE4770">
              <w:t>example,</w:t>
            </w:r>
            <w:r w:rsidRPr="00AE4770">
              <w:t xml:space="preserve"> “True” or “False”</w:t>
            </w:r>
            <w:r w:rsidR="00C91311" w:rsidRPr="00AE4770">
              <w:t>.</w:t>
            </w:r>
            <w:r w:rsidR="00C91311">
              <w:t xml:space="preserve"> </w:t>
            </w:r>
          </w:p>
        </w:tc>
      </w:tr>
      <w:tr w:rsidR="00BB1340" w:rsidRPr="0075168B" w14:paraId="1CA98B73" w14:textId="77777777" w:rsidTr="00E4312A">
        <w:tc>
          <w:tcPr>
            <w:tcW w:w="1687" w:type="dxa"/>
          </w:tcPr>
          <w:p w14:paraId="28F5B3D0" w14:textId="77777777" w:rsidR="00BB1340" w:rsidRPr="00AE4770" w:rsidRDefault="00BB1340" w:rsidP="00BF4B2C">
            <w:pPr>
              <w:pStyle w:val="TABLE-cell"/>
            </w:pPr>
            <w:r w:rsidRPr="00AE4770">
              <w:t>MeasureType</w:t>
            </w:r>
          </w:p>
        </w:tc>
        <w:tc>
          <w:tcPr>
            <w:tcW w:w="7061" w:type="dxa"/>
          </w:tcPr>
          <w:p w14:paraId="75000415" w14:textId="77777777" w:rsidR="00BB1340" w:rsidRPr="0075168B" w:rsidRDefault="00BB1340" w:rsidP="00BF4B2C">
            <w:pPr>
              <w:pStyle w:val="TABLE-cell"/>
            </w:pPr>
            <w:r>
              <w:t>U</w:t>
            </w:r>
            <w:r w:rsidRPr="00031E8E">
              <w:t>sed to define a numeric value determined by measuring an object along with the specified unit of measure.</w:t>
            </w:r>
          </w:p>
        </w:tc>
      </w:tr>
      <w:tr w:rsidR="00BB1340" w:rsidRPr="0075168B" w14:paraId="2144E7B9" w14:textId="77777777" w:rsidTr="00E4312A">
        <w:tc>
          <w:tcPr>
            <w:tcW w:w="1687" w:type="dxa"/>
          </w:tcPr>
          <w:p w14:paraId="2F576AF5" w14:textId="77777777" w:rsidR="00BB1340" w:rsidRPr="00AE4770" w:rsidRDefault="00BB1340" w:rsidP="00BF4B2C">
            <w:pPr>
              <w:pStyle w:val="TABLE-cell"/>
            </w:pPr>
            <w:r w:rsidRPr="00AE4770">
              <w:t>NumericType</w:t>
            </w:r>
          </w:p>
        </w:tc>
        <w:tc>
          <w:tcPr>
            <w:tcW w:w="7061" w:type="dxa"/>
          </w:tcPr>
          <w:p w14:paraId="47AF0AFA" w14:textId="77777777" w:rsidR="00BB1340" w:rsidRPr="0075168B" w:rsidRDefault="00101DC0" w:rsidP="00BF4B2C">
            <w:pPr>
              <w:pStyle w:val="TABLE-cell"/>
            </w:pPr>
            <w:r>
              <w:t>Numeric information that is assigned or is determined by calculation, counting, or sequencing</w:t>
            </w:r>
            <w:r w:rsidR="008558A5">
              <w:t xml:space="preserve">. </w:t>
            </w:r>
            <w:r>
              <w:t>It does not require a unit of quantity or unit of measure.</w:t>
            </w:r>
          </w:p>
        </w:tc>
      </w:tr>
      <w:tr w:rsidR="00BB1340" w:rsidRPr="0075168B" w14:paraId="65DF435F" w14:textId="77777777" w:rsidTr="00E4312A">
        <w:tc>
          <w:tcPr>
            <w:tcW w:w="1687" w:type="dxa"/>
          </w:tcPr>
          <w:p w14:paraId="6B7A61F2" w14:textId="77777777" w:rsidR="00BB1340" w:rsidRPr="00AE4770" w:rsidRDefault="00BB1340" w:rsidP="00BF4B2C">
            <w:pPr>
              <w:pStyle w:val="TABLE-cell"/>
            </w:pPr>
            <w:r w:rsidRPr="00AE4770">
              <w:t>QuantityType</w:t>
            </w:r>
          </w:p>
        </w:tc>
        <w:tc>
          <w:tcPr>
            <w:tcW w:w="7061" w:type="dxa"/>
          </w:tcPr>
          <w:p w14:paraId="510C7487" w14:textId="77777777" w:rsidR="00BB1340" w:rsidRPr="0075168B" w:rsidRDefault="00BB1340" w:rsidP="00BF4B2C">
            <w:pPr>
              <w:pStyle w:val="TABLE-cell"/>
            </w:pPr>
            <w:r>
              <w:t>U</w:t>
            </w:r>
            <w:r w:rsidRPr="00031E8E">
              <w:t>sed to define a counted number of non-monetary units, possibly including fractions.</w:t>
            </w:r>
          </w:p>
        </w:tc>
      </w:tr>
      <w:tr w:rsidR="00BB1340" w:rsidRPr="0075168B" w14:paraId="7FFBC466" w14:textId="77777777" w:rsidTr="00E4312A">
        <w:tc>
          <w:tcPr>
            <w:tcW w:w="1687" w:type="dxa"/>
          </w:tcPr>
          <w:p w14:paraId="412875AB" w14:textId="77777777" w:rsidR="00BB1340" w:rsidRPr="00AE4770" w:rsidRDefault="00BB1340" w:rsidP="00BF4B2C">
            <w:pPr>
              <w:pStyle w:val="TABLE-cell"/>
            </w:pPr>
            <w:r w:rsidRPr="00AE4770">
              <w:t>TextType</w:t>
            </w:r>
          </w:p>
        </w:tc>
        <w:tc>
          <w:tcPr>
            <w:tcW w:w="7061" w:type="dxa"/>
          </w:tcPr>
          <w:p w14:paraId="4836F903" w14:textId="77777777" w:rsidR="00BB1340" w:rsidRDefault="00BB1340" w:rsidP="00BF4B2C">
            <w:pPr>
              <w:pStyle w:val="TABLE-cell"/>
            </w:pPr>
            <w:r>
              <w:t>U</w:t>
            </w:r>
            <w:r w:rsidRPr="00031E8E">
              <w:t>sed to define a character string (i.e. a finite set of characters) generally in the form of words of a language</w:t>
            </w:r>
            <w:r w:rsidR="008558A5">
              <w:t xml:space="preserve">. </w:t>
            </w:r>
          </w:p>
        </w:tc>
      </w:tr>
    </w:tbl>
    <w:p w14:paraId="78AA74DD" w14:textId="77777777" w:rsidR="00BB1340" w:rsidRDefault="00BB1340" w:rsidP="00300D0E">
      <w:pPr>
        <w:pStyle w:val="Heading3"/>
      </w:pPr>
      <w:bookmarkStart w:id="1864" w:name="_Toc320176888"/>
      <w:r>
        <w:t>Unit of measure</w:t>
      </w:r>
      <w:bookmarkEnd w:id="1864"/>
    </w:p>
    <w:p w14:paraId="3E522D35" w14:textId="77777777" w:rsidR="00BB1340" w:rsidRDefault="00BB1340" w:rsidP="0023528A">
      <w:pPr>
        <w:pStyle w:val="PARAGRAPH"/>
        <w:rPr>
          <w:lang w:val="en-US"/>
        </w:rPr>
      </w:pPr>
      <w:r>
        <w:rPr>
          <w:lang w:val="en-US"/>
        </w:rPr>
        <w:t>This standard defines attributes for value, quantity, and other units of measure</w:t>
      </w:r>
      <w:r w:rsidR="008558A5">
        <w:rPr>
          <w:lang w:val="en-US"/>
        </w:rPr>
        <w:t xml:space="preserve">. </w:t>
      </w:r>
      <w:r>
        <w:rPr>
          <w:lang w:val="en-US"/>
        </w:rPr>
        <w:t>The unit of measure was explicitly specified to ensure that it was not missed in information exchanges</w:t>
      </w:r>
      <w:r w:rsidR="008558A5">
        <w:rPr>
          <w:lang w:val="en-US"/>
        </w:rPr>
        <w:t xml:space="preserve">. </w:t>
      </w:r>
      <w:r>
        <w:rPr>
          <w:lang w:val="en-US"/>
        </w:rPr>
        <w:t xml:space="preserve">Implementations of this standard may represent the unit of measure in the manner appropriate for the implementation. </w:t>
      </w:r>
    </w:p>
    <w:p w14:paraId="719D2BE2" w14:textId="77777777" w:rsidR="00BB1340" w:rsidRDefault="00BB1340" w:rsidP="003E1075">
      <w:pPr>
        <w:pStyle w:val="Heading3"/>
      </w:pPr>
      <w:bookmarkStart w:id="1865" w:name="_Toc320176889"/>
      <w:r>
        <w:t>Array value types</w:t>
      </w:r>
      <w:bookmarkEnd w:id="1865"/>
    </w:p>
    <w:p w14:paraId="35A970F1" w14:textId="77777777" w:rsidR="00BB1340" w:rsidRDefault="00BB1340" w:rsidP="00BB1340">
      <w:pPr>
        <w:pStyle w:val="PARAGRAPH"/>
        <w:rPr>
          <w:lang w:val="en-US"/>
        </w:rPr>
      </w:pPr>
      <w:r>
        <w:rPr>
          <w:lang w:val="en-US"/>
        </w:rPr>
        <w:t xml:space="preserve">Arrays of values may be represented following the syntax defined in the EBNF above. </w:t>
      </w:r>
    </w:p>
    <w:p w14:paraId="405EA07F" w14:textId="77777777" w:rsidR="00BB1340" w:rsidRDefault="00BB1340" w:rsidP="00BB1340">
      <w:pPr>
        <w:pStyle w:val="NOTE0"/>
        <w:rPr>
          <w:lang w:val="en-US"/>
        </w:rPr>
      </w:pPr>
      <w:r>
        <w:rPr>
          <w:lang w:val="en-US"/>
        </w:rPr>
        <w:t>EXAMPLE 1</w:t>
      </w:r>
      <w:r>
        <w:rPr>
          <w:lang w:val="en-US"/>
        </w:rPr>
        <w:tab/>
        <w:t>A set of values for a single dimension array with 6 values would be represented as:</w:t>
      </w:r>
    </w:p>
    <w:p w14:paraId="094004E7" w14:textId="77777777" w:rsidR="00BB1340" w:rsidRDefault="00BB1340" w:rsidP="00BB1340">
      <w:pPr>
        <w:pStyle w:val="NOTE0"/>
        <w:spacing w:before="0"/>
        <w:rPr>
          <w:lang w:val="en-US"/>
        </w:rPr>
      </w:pPr>
      <w:r>
        <w:rPr>
          <w:lang w:val="en-US"/>
        </w:rPr>
        <w:tab/>
        <w:t>[ 1 , 2 , 3 , 4 , 5 , 6]</w:t>
      </w:r>
    </w:p>
    <w:p w14:paraId="7808C072" w14:textId="77777777" w:rsidR="00BB1340" w:rsidRDefault="00BB1340" w:rsidP="00BB1340">
      <w:pPr>
        <w:pStyle w:val="NOTE0"/>
        <w:rPr>
          <w:lang w:val="en-US"/>
        </w:rPr>
      </w:pPr>
      <w:r>
        <w:rPr>
          <w:lang w:val="en-US"/>
        </w:rPr>
        <w:t>EXAMPLE 2</w:t>
      </w:r>
      <w:r>
        <w:rPr>
          <w:lang w:val="en-US"/>
        </w:rPr>
        <w:tab/>
        <w:t>A set of values for a two dimension array of size 2x3 would be represented as:</w:t>
      </w:r>
    </w:p>
    <w:p w14:paraId="02CBCDE7" w14:textId="77777777" w:rsidR="00BB1340" w:rsidRDefault="00BB1340" w:rsidP="00BB1340">
      <w:pPr>
        <w:pStyle w:val="NOTE0"/>
        <w:spacing w:before="0"/>
        <w:rPr>
          <w:lang w:val="en-US"/>
        </w:rPr>
      </w:pPr>
      <w:r>
        <w:rPr>
          <w:lang w:val="en-US"/>
        </w:rPr>
        <w:tab/>
        <w:t>[ [ 1 , 2] , [ 3 , 4 ] , [ 5 , 6 ] ]</w:t>
      </w:r>
    </w:p>
    <w:p w14:paraId="5FA6CD64" w14:textId="77777777" w:rsidR="00BB1340" w:rsidRDefault="00BB1340" w:rsidP="003E1075">
      <w:pPr>
        <w:pStyle w:val="Heading3"/>
      </w:pPr>
      <w:bookmarkStart w:id="1866" w:name="_Toc320176890"/>
      <w:r>
        <w:t>Range value types</w:t>
      </w:r>
      <w:bookmarkEnd w:id="1866"/>
    </w:p>
    <w:p w14:paraId="1D225132" w14:textId="77777777" w:rsidR="00BB1340" w:rsidRDefault="00BB1340" w:rsidP="0023528A">
      <w:pPr>
        <w:pStyle w:val="PARAGRAPH"/>
        <w:rPr>
          <w:lang w:val="en-US"/>
        </w:rPr>
      </w:pPr>
      <w:r>
        <w:rPr>
          <w:lang w:val="en-US"/>
        </w:rPr>
        <w:t>Range specifications may be represented following the syntax defined in the EBNF above.</w:t>
      </w:r>
    </w:p>
    <w:p w14:paraId="4891A9CE" w14:textId="77777777" w:rsidR="00BB1340" w:rsidRDefault="00BB1340" w:rsidP="00BB1340">
      <w:pPr>
        <w:pStyle w:val="NOTE0"/>
        <w:rPr>
          <w:lang w:val="en-US"/>
        </w:rPr>
      </w:pPr>
      <w:r>
        <w:rPr>
          <w:lang w:val="en-US"/>
        </w:rPr>
        <w:t>EXAMPLE 1</w:t>
      </w:r>
      <w:r>
        <w:rPr>
          <w:lang w:val="en-US"/>
        </w:rPr>
        <w:tab/>
        <w:t xml:space="preserve">A simple range of values </w:t>
      </w:r>
      <w:r w:rsidR="00DE2E9A">
        <w:rPr>
          <w:lang w:val="en-US"/>
        </w:rPr>
        <w:t xml:space="preserve">can </w:t>
      </w:r>
      <w:r>
        <w:rPr>
          <w:lang w:val="en-US"/>
        </w:rPr>
        <w:t>be represented as:</w:t>
      </w:r>
    </w:p>
    <w:p w14:paraId="172C17FC" w14:textId="77777777" w:rsidR="00BB1340" w:rsidRDefault="00BB1340" w:rsidP="00BB1340">
      <w:pPr>
        <w:pStyle w:val="NOTE0"/>
        <w:rPr>
          <w:lang w:val="en-US"/>
        </w:rPr>
      </w:pPr>
      <w:r>
        <w:rPr>
          <w:lang w:val="en-US"/>
        </w:rPr>
        <w:tab/>
      </w:r>
      <w:r w:rsidR="00C21049">
        <w:rPr>
          <w:lang w:val="en-US"/>
        </w:rPr>
        <w:t>{</w:t>
      </w:r>
      <w:r>
        <w:rPr>
          <w:lang w:val="en-US"/>
        </w:rPr>
        <w:t xml:space="preserve"> 0 .. 100 </w:t>
      </w:r>
      <w:r w:rsidR="00C21049">
        <w:rPr>
          <w:lang w:val="en-US"/>
        </w:rPr>
        <w:t>}</w:t>
      </w:r>
    </w:p>
    <w:p w14:paraId="11A0D15A" w14:textId="77777777" w:rsidR="00BB1340" w:rsidRDefault="00BB1340" w:rsidP="00BB1340">
      <w:pPr>
        <w:pStyle w:val="NOTE0"/>
        <w:rPr>
          <w:lang w:val="en-US"/>
        </w:rPr>
      </w:pPr>
      <w:r>
        <w:rPr>
          <w:lang w:val="en-US"/>
        </w:rPr>
        <w:t>EXAMPLE 2</w:t>
      </w:r>
      <w:r>
        <w:rPr>
          <w:lang w:val="en-US"/>
        </w:rPr>
        <w:tab/>
        <w:t xml:space="preserve">A non-continuous range of values </w:t>
      </w:r>
      <w:r w:rsidR="00DE2E9A">
        <w:rPr>
          <w:lang w:val="en-US"/>
        </w:rPr>
        <w:t xml:space="preserve">can </w:t>
      </w:r>
      <w:r>
        <w:rPr>
          <w:lang w:val="en-US"/>
        </w:rPr>
        <w:t>be represented as:</w:t>
      </w:r>
    </w:p>
    <w:p w14:paraId="618C2304" w14:textId="77777777" w:rsidR="00BB1340" w:rsidRDefault="00BB1340" w:rsidP="00BB1340">
      <w:pPr>
        <w:pStyle w:val="NOTE0"/>
        <w:spacing w:before="0"/>
        <w:rPr>
          <w:lang w:val="en-US"/>
        </w:rPr>
      </w:pPr>
      <w:r>
        <w:rPr>
          <w:lang w:val="en-US"/>
        </w:rPr>
        <w:tab/>
      </w:r>
      <w:r w:rsidR="00C21049">
        <w:rPr>
          <w:lang w:val="en-US"/>
        </w:rPr>
        <w:t>{</w:t>
      </w:r>
      <w:r>
        <w:rPr>
          <w:lang w:val="en-US"/>
        </w:rPr>
        <w:t xml:space="preserve"> a  .. z , A .. Z </w:t>
      </w:r>
      <w:r w:rsidR="00C21049">
        <w:rPr>
          <w:lang w:val="en-US"/>
        </w:rPr>
        <w:t>}</w:t>
      </w:r>
    </w:p>
    <w:p w14:paraId="58282891" w14:textId="77777777" w:rsidR="00BB1340" w:rsidRDefault="00BB1340" w:rsidP="00BB1340">
      <w:pPr>
        <w:pStyle w:val="NOTE0"/>
        <w:spacing w:before="0"/>
        <w:rPr>
          <w:lang w:val="en-US"/>
        </w:rPr>
      </w:pPr>
      <w:r>
        <w:rPr>
          <w:lang w:val="en-US"/>
        </w:rPr>
        <w:tab/>
      </w:r>
      <w:r w:rsidR="00C21049">
        <w:rPr>
          <w:lang w:val="en-US"/>
        </w:rPr>
        <w:t>{</w:t>
      </w:r>
      <w:r>
        <w:rPr>
          <w:lang w:val="en-US"/>
        </w:rPr>
        <w:t xml:space="preserve"> 0 .. 100 , 200 .. 300 , 500 ,  600 .. 650</w:t>
      </w:r>
      <w:r w:rsidR="00C21049">
        <w:rPr>
          <w:lang w:val="en-US"/>
        </w:rPr>
        <w:t xml:space="preserve"> }</w:t>
      </w:r>
    </w:p>
    <w:p w14:paraId="17A933E5" w14:textId="77777777" w:rsidR="00BB1340" w:rsidRDefault="00BB1340" w:rsidP="003E1075">
      <w:pPr>
        <w:pStyle w:val="Heading3"/>
      </w:pPr>
      <w:bookmarkStart w:id="1867" w:name="_Toc320176891"/>
      <w:r>
        <w:t>Series value types</w:t>
      </w:r>
      <w:bookmarkEnd w:id="1867"/>
    </w:p>
    <w:p w14:paraId="51389D46" w14:textId="77777777" w:rsidR="00BB1340" w:rsidRDefault="00BB1340" w:rsidP="0023528A">
      <w:pPr>
        <w:pStyle w:val="PARAGRAPH"/>
        <w:rPr>
          <w:lang w:val="en-US"/>
        </w:rPr>
      </w:pPr>
      <w:r>
        <w:rPr>
          <w:lang w:val="en-US"/>
        </w:rPr>
        <w:t>A specification defined as a set of allowed values may be represented following the syntax defined in the EBNF a</w:t>
      </w:r>
      <w:r w:rsidR="0015567C">
        <w:rPr>
          <w:lang w:val="en-US"/>
        </w:rPr>
        <w:t>b</w:t>
      </w:r>
      <w:r>
        <w:rPr>
          <w:lang w:val="en-US"/>
        </w:rPr>
        <w:t>ove.</w:t>
      </w:r>
    </w:p>
    <w:p w14:paraId="03F67268" w14:textId="77777777" w:rsidR="00BB1340" w:rsidRDefault="00BB1340" w:rsidP="00BB1340">
      <w:pPr>
        <w:pStyle w:val="NOTE0"/>
        <w:rPr>
          <w:lang w:val="en-US"/>
        </w:rPr>
      </w:pPr>
      <w:r>
        <w:rPr>
          <w:lang w:val="en-US"/>
        </w:rPr>
        <w:t>EXAMPLE 1</w:t>
      </w:r>
      <w:r>
        <w:rPr>
          <w:lang w:val="en-US"/>
        </w:rPr>
        <w:tab/>
        <w:t xml:space="preserve">A series of values that define colors </w:t>
      </w:r>
      <w:r w:rsidR="00DE2E9A">
        <w:rPr>
          <w:lang w:val="en-US"/>
        </w:rPr>
        <w:t xml:space="preserve">can </w:t>
      </w:r>
      <w:r>
        <w:rPr>
          <w:lang w:val="en-US"/>
        </w:rPr>
        <w:t>be represented as:</w:t>
      </w:r>
    </w:p>
    <w:p w14:paraId="208FA972" w14:textId="3C8327FB" w:rsidR="00BB1340" w:rsidRDefault="00BB1340" w:rsidP="00BB1340">
      <w:pPr>
        <w:pStyle w:val="NOTE0"/>
        <w:rPr>
          <w:lang w:val="en-US"/>
        </w:rPr>
      </w:pPr>
      <w:r>
        <w:rPr>
          <w:lang w:val="en-US"/>
        </w:rPr>
        <w:tab/>
        <w:t>&lt; Red, Green, Yellow, Blue&gt;</w:t>
      </w:r>
    </w:p>
    <w:p w14:paraId="42642D97" w14:textId="77777777" w:rsidR="00BB1340" w:rsidRDefault="00BB1340" w:rsidP="00BB1340">
      <w:pPr>
        <w:pStyle w:val="NOTE0"/>
        <w:rPr>
          <w:lang w:val="en-US"/>
        </w:rPr>
      </w:pPr>
      <w:r>
        <w:rPr>
          <w:lang w:val="en-US"/>
        </w:rPr>
        <w:t>EXAMPLE 2</w:t>
      </w:r>
      <w:r>
        <w:rPr>
          <w:lang w:val="en-US"/>
        </w:rPr>
        <w:tab/>
        <w:t xml:space="preserve">A series of values that define equipment hierarchy levels </w:t>
      </w:r>
      <w:r w:rsidR="00DE2E9A">
        <w:rPr>
          <w:lang w:val="en-US"/>
        </w:rPr>
        <w:t xml:space="preserve">can </w:t>
      </w:r>
      <w:r>
        <w:rPr>
          <w:lang w:val="en-US"/>
        </w:rPr>
        <w:t>be represented as:</w:t>
      </w:r>
    </w:p>
    <w:p w14:paraId="1835D605" w14:textId="69F5A69D" w:rsidR="00BB1340" w:rsidRDefault="00BB1340" w:rsidP="00BB1340">
      <w:pPr>
        <w:pStyle w:val="NOTE0"/>
        <w:rPr>
          <w:lang w:val="en-US"/>
        </w:rPr>
      </w:pPr>
      <w:r>
        <w:rPr>
          <w:lang w:val="en-US"/>
        </w:rPr>
        <w:tab/>
        <w:t xml:space="preserve">&lt;Enterprise, Site, Area, WorkCenter, WorkUnit&gt; </w:t>
      </w:r>
    </w:p>
    <w:p w14:paraId="64604153" w14:textId="77777777" w:rsidR="00BB1340" w:rsidRDefault="00BB1340" w:rsidP="003E1075">
      <w:pPr>
        <w:pStyle w:val="Heading3"/>
      </w:pPr>
      <w:bookmarkStart w:id="1868" w:name="_Toc320176892"/>
      <w:r>
        <w:t>Structured value types</w:t>
      </w:r>
      <w:bookmarkEnd w:id="1868"/>
    </w:p>
    <w:p w14:paraId="5BB7003E" w14:textId="77777777" w:rsidR="00E41C76" w:rsidRDefault="00BB1340" w:rsidP="0023528A">
      <w:pPr>
        <w:pStyle w:val="PARAGRAPH"/>
        <w:rPr>
          <w:lang w:val="en-US"/>
        </w:rPr>
      </w:pPr>
      <w:r>
        <w:rPr>
          <w:lang w:val="en-US"/>
        </w:rPr>
        <w:t>Structured data elements may be represented in this standard’s property model by representing the atomic elements of the structure</w:t>
      </w:r>
      <w:r w:rsidR="008F0A3F">
        <w:rPr>
          <w:lang w:val="en-US"/>
        </w:rPr>
        <w:t xml:space="preserve"> in a flattened name space, </w:t>
      </w:r>
      <w:r w:rsidR="00A80106">
        <w:rPr>
          <w:lang w:val="en-US"/>
        </w:rPr>
        <w:t>or by using nested properties</w:t>
      </w:r>
      <w:r w:rsidR="008C3224">
        <w:rPr>
          <w:lang w:val="en-US"/>
        </w:rPr>
        <w:t xml:space="preserve"> to represent the data structure</w:t>
      </w:r>
      <w:r w:rsidR="008558A5">
        <w:rPr>
          <w:lang w:val="en-US"/>
        </w:rPr>
        <w:t xml:space="preserve">. </w:t>
      </w:r>
    </w:p>
    <w:p w14:paraId="1691245E" w14:textId="77777777" w:rsidR="00A80106" w:rsidRDefault="0023528A" w:rsidP="00E41C76">
      <w:pPr>
        <w:pStyle w:val="NOTE0"/>
        <w:rPr>
          <w:lang w:val="en-US"/>
        </w:rPr>
      </w:pPr>
      <w:r>
        <w:rPr>
          <w:lang w:val="en-US"/>
        </w:rPr>
        <w:t>NOTE 1</w:t>
      </w:r>
      <w:r>
        <w:rPr>
          <w:lang w:val="en-US"/>
        </w:rPr>
        <w:t> </w:t>
      </w:r>
      <w:r w:rsidR="008F0A3F">
        <w:rPr>
          <w:lang w:val="en-US"/>
        </w:rPr>
        <w:t>The decision to use a</w:t>
      </w:r>
      <w:r w:rsidR="00BB1340">
        <w:rPr>
          <w:lang w:val="en-US"/>
        </w:rPr>
        <w:t xml:space="preserve"> </w:t>
      </w:r>
      <w:r w:rsidR="00E41C76">
        <w:rPr>
          <w:lang w:val="en-US"/>
        </w:rPr>
        <w:t xml:space="preserve">flattened name space, </w:t>
      </w:r>
      <w:r w:rsidR="008F0A3F">
        <w:rPr>
          <w:lang w:val="en-US"/>
        </w:rPr>
        <w:t>nested properties</w:t>
      </w:r>
      <w:r w:rsidR="00E41C76">
        <w:rPr>
          <w:lang w:val="en-US"/>
        </w:rPr>
        <w:t>, or a combination</w:t>
      </w:r>
      <w:r w:rsidR="008F0A3F">
        <w:rPr>
          <w:lang w:val="en-US"/>
        </w:rPr>
        <w:t xml:space="preserve"> </w:t>
      </w:r>
      <w:r w:rsidR="00E41C76">
        <w:rPr>
          <w:lang w:val="en-US"/>
        </w:rPr>
        <w:t>is</w:t>
      </w:r>
      <w:r w:rsidR="008F0A3F">
        <w:rPr>
          <w:lang w:val="en-US"/>
        </w:rPr>
        <w:t xml:space="preserve"> determined by the </w:t>
      </w:r>
      <w:r w:rsidR="00E41C76">
        <w:rPr>
          <w:lang w:val="en-US"/>
        </w:rPr>
        <w:t>specific</w:t>
      </w:r>
      <w:r w:rsidR="008F0A3F">
        <w:rPr>
          <w:lang w:val="en-US"/>
        </w:rPr>
        <w:t xml:space="preserve"> implementation. </w:t>
      </w:r>
    </w:p>
    <w:p w14:paraId="592CD575" w14:textId="77777777" w:rsidR="00BB1340" w:rsidRDefault="008C3224" w:rsidP="00E4312A">
      <w:pPr>
        <w:pStyle w:val="PARAGRAPH"/>
        <w:rPr>
          <w:lang w:val="en-US"/>
        </w:rPr>
      </w:pPr>
      <w:r>
        <w:rPr>
          <w:lang w:val="en-US"/>
        </w:rPr>
        <w:t xml:space="preserve">A </w:t>
      </w:r>
      <w:r w:rsidR="00BB1340">
        <w:rPr>
          <w:lang w:val="en-US"/>
        </w:rPr>
        <w:t xml:space="preserve">structure may be modeled by flattening the name space </w:t>
      </w:r>
      <w:r>
        <w:rPr>
          <w:lang w:val="en-US"/>
        </w:rPr>
        <w:t>and having</w:t>
      </w:r>
      <w:r w:rsidR="00BB1340">
        <w:rPr>
          <w:lang w:val="en-US"/>
        </w:rPr>
        <w:t xml:space="preserve"> a single property for each </w:t>
      </w:r>
      <w:r w:rsidR="00BB1340" w:rsidRPr="00E4312A">
        <w:t>structure</w:t>
      </w:r>
      <w:r w:rsidR="00BB1340">
        <w:rPr>
          <w:lang w:val="en-US"/>
        </w:rPr>
        <w:t xml:space="preserve"> element. </w:t>
      </w:r>
    </w:p>
    <w:p w14:paraId="2805C2E5" w14:textId="7D4ED916" w:rsidR="00BB1340" w:rsidRDefault="00BB1340" w:rsidP="00BB1340">
      <w:pPr>
        <w:pStyle w:val="NOTE0"/>
        <w:rPr>
          <w:lang w:val="en-US"/>
        </w:rPr>
      </w:pPr>
      <w:r>
        <w:rPr>
          <w:lang w:val="en-US"/>
        </w:rPr>
        <w:t>NOTE</w:t>
      </w:r>
      <w:r w:rsidR="00A80106">
        <w:rPr>
          <w:lang w:val="en-US"/>
        </w:rPr>
        <w:t xml:space="preserve"> </w:t>
      </w:r>
      <w:r w:rsidR="00E41C76">
        <w:rPr>
          <w:lang w:val="en-US"/>
        </w:rPr>
        <w:t>2</w:t>
      </w:r>
      <w:r w:rsidR="003C10E3">
        <w:rPr>
          <w:lang w:val="en-US"/>
        </w:rPr>
        <w:t xml:space="preserve"> </w:t>
      </w:r>
      <w:r w:rsidR="0023528A">
        <w:rPr>
          <w:lang w:val="en-US"/>
        </w:rPr>
        <w:t> </w:t>
      </w:r>
      <w:r w:rsidR="003C10E3">
        <w:rPr>
          <w:lang w:val="en-US"/>
        </w:rPr>
        <w:t xml:space="preserve"> </w:t>
      </w:r>
      <w:r>
        <w:rPr>
          <w:lang w:val="en-US"/>
        </w:rPr>
        <w:t>This standard specifies how to exchange information without regard to the specific exchange element’s mapping</w:t>
      </w:r>
      <w:r w:rsidR="008558A5">
        <w:rPr>
          <w:lang w:val="en-US"/>
        </w:rPr>
        <w:t xml:space="preserve">. </w:t>
      </w:r>
      <w:r>
        <w:rPr>
          <w:lang w:val="en-US"/>
        </w:rPr>
        <w:t xml:space="preserve">With structured </w:t>
      </w:r>
      <w:r w:rsidR="00095C02">
        <w:rPr>
          <w:lang w:val="en-US"/>
        </w:rPr>
        <w:t>elements,</w:t>
      </w:r>
      <w:r>
        <w:rPr>
          <w:lang w:val="en-US"/>
        </w:rPr>
        <w:t xml:space="preserve"> there is no guarantee that the communicating entities would have the same </w:t>
      </w:r>
      <w:r w:rsidR="008C3224">
        <w:rPr>
          <w:lang w:val="en-US"/>
        </w:rPr>
        <w:t>structure for the data</w:t>
      </w:r>
      <w:r w:rsidR="008558A5">
        <w:rPr>
          <w:lang w:val="en-US"/>
        </w:rPr>
        <w:t xml:space="preserve">. </w:t>
      </w:r>
      <w:r w:rsidR="006F3617">
        <w:rPr>
          <w:lang w:val="en-US"/>
        </w:rPr>
        <w:t>Therefore,</w:t>
      </w:r>
      <w:r>
        <w:rPr>
          <w:lang w:val="en-US"/>
        </w:rPr>
        <w:t xml:space="preserve"> flattening the structure to its individual elements provides a transportable format for structured data.</w:t>
      </w:r>
    </w:p>
    <w:p w14:paraId="0012996C" w14:textId="77777777" w:rsidR="00BB1340" w:rsidRDefault="00BB1340" w:rsidP="00BB1340">
      <w:pPr>
        <w:pStyle w:val="NOTE0"/>
        <w:rPr>
          <w:lang w:val="en-US"/>
        </w:rPr>
      </w:pPr>
      <w:r>
        <w:rPr>
          <w:lang w:val="en-US"/>
        </w:rPr>
        <w:t>EXAMPLE</w:t>
      </w:r>
      <w:r w:rsidR="00A80106">
        <w:rPr>
          <w:lang w:val="en-US"/>
        </w:rPr>
        <w:t xml:space="preserve"> 1</w:t>
      </w:r>
      <w:r>
        <w:rPr>
          <w:lang w:val="en-US"/>
        </w:rPr>
        <w:tab/>
        <w:t>A structured element of data would be mapped to a flat name space as follows:</w:t>
      </w:r>
    </w:p>
    <w:p w14:paraId="6494699F" w14:textId="77777777" w:rsidR="00BB1340" w:rsidRDefault="00BB1340" w:rsidP="00BB1340">
      <w:pPr>
        <w:pStyle w:val="NOTE0"/>
        <w:spacing w:before="0" w:after="0"/>
        <w:rPr>
          <w:lang w:val="en-US"/>
        </w:rPr>
      </w:pPr>
      <w:r>
        <w:rPr>
          <w:lang w:val="en-US"/>
        </w:rPr>
        <w:tab/>
      </w:r>
      <w:r w:rsidRPr="0081162A">
        <w:rPr>
          <w:b/>
          <w:lang w:val="en-US"/>
        </w:rPr>
        <w:t>Structure Definition</w:t>
      </w:r>
      <w:r>
        <w:rPr>
          <w:lang w:val="en-US"/>
        </w:rPr>
        <w:tab/>
      </w:r>
      <w:r>
        <w:rPr>
          <w:lang w:val="en-US"/>
        </w:rPr>
        <w:tab/>
      </w:r>
      <w:r>
        <w:rPr>
          <w:lang w:val="en-US"/>
        </w:rPr>
        <w:tab/>
      </w:r>
      <w:r w:rsidRPr="0081162A">
        <w:rPr>
          <w:b/>
          <w:lang w:val="en-US"/>
        </w:rPr>
        <w:t>Flattened Property Name</w:t>
      </w:r>
    </w:p>
    <w:p w14:paraId="2CA4EB1B" w14:textId="77777777" w:rsidR="00BB1340" w:rsidRDefault="00BB1340" w:rsidP="00BB1340">
      <w:pPr>
        <w:pStyle w:val="NOTE0"/>
        <w:spacing w:before="0" w:after="0"/>
        <w:rPr>
          <w:lang w:val="en-US"/>
        </w:rPr>
      </w:pPr>
      <w:r>
        <w:rPr>
          <w:lang w:val="en-US"/>
        </w:rPr>
        <w:tab/>
        <w:t>Struct ABC {</w:t>
      </w:r>
    </w:p>
    <w:p w14:paraId="4DDC32F7" w14:textId="77777777" w:rsidR="00BB1340" w:rsidRDefault="00BB1340" w:rsidP="00BB1340">
      <w:pPr>
        <w:pStyle w:val="NOTE0"/>
        <w:spacing w:before="0" w:after="0"/>
        <w:rPr>
          <w:lang w:val="en-US"/>
        </w:rPr>
      </w:pPr>
      <w:r>
        <w:rPr>
          <w:lang w:val="en-US"/>
        </w:rPr>
        <w:tab/>
      </w:r>
      <w:r>
        <w:rPr>
          <w:lang w:val="en-US"/>
        </w:rPr>
        <w:tab/>
        <w:t>Integer DEF</w:t>
      </w:r>
      <w:r w:rsidR="00E50B98">
        <w:rPr>
          <w:lang w:val="en-US"/>
        </w:rPr>
        <w:t>;</w:t>
      </w:r>
      <w:r>
        <w:rPr>
          <w:lang w:val="en-US"/>
        </w:rPr>
        <w:tab/>
      </w:r>
      <w:r>
        <w:rPr>
          <w:lang w:val="en-US"/>
        </w:rPr>
        <w:tab/>
      </w:r>
      <w:r>
        <w:rPr>
          <w:lang w:val="en-US"/>
        </w:rPr>
        <w:tab/>
        <w:t>ABC.DEF</w:t>
      </w:r>
    </w:p>
    <w:p w14:paraId="139C0480" w14:textId="77777777" w:rsidR="00BB1340" w:rsidRDefault="00BB1340" w:rsidP="00BB1340">
      <w:pPr>
        <w:pStyle w:val="NOTE0"/>
        <w:spacing w:before="0" w:after="0"/>
        <w:rPr>
          <w:lang w:val="en-US"/>
        </w:rPr>
      </w:pPr>
      <w:r>
        <w:rPr>
          <w:lang w:val="en-US"/>
        </w:rPr>
        <w:tab/>
      </w:r>
      <w:r>
        <w:rPr>
          <w:lang w:val="en-US"/>
        </w:rPr>
        <w:tab/>
        <w:t>Float    GHI;</w:t>
      </w:r>
      <w:r>
        <w:rPr>
          <w:lang w:val="en-US"/>
        </w:rPr>
        <w:tab/>
      </w:r>
      <w:r>
        <w:rPr>
          <w:lang w:val="en-US"/>
        </w:rPr>
        <w:tab/>
      </w:r>
      <w:r>
        <w:rPr>
          <w:lang w:val="en-US"/>
        </w:rPr>
        <w:tab/>
        <w:t>ABC.</w:t>
      </w:r>
      <w:r w:rsidR="0015567C">
        <w:rPr>
          <w:lang w:val="en-US"/>
        </w:rPr>
        <w:t>GHI</w:t>
      </w:r>
    </w:p>
    <w:p w14:paraId="63656303" w14:textId="77777777" w:rsidR="00BB1340" w:rsidRDefault="00BB1340" w:rsidP="00BB1340">
      <w:pPr>
        <w:pStyle w:val="NOTE0"/>
        <w:spacing w:before="0" w:after="0"/>
        <w:rPr>
          <w:lang w:val="en-US"/>
        </w:rPr>
      </w:pPr>
      <w:r>
        <w:rPr>
          <w:lang w:val="en-US"/>
        </w:rPr>
        <w:tab/>
        <w:t xml:space="preserve">     </w:t>
      </w:r>
      <w:r w:rsidR="00D059CB">
        <w:rPr>
          <w:lang w:val="en-US"/>
        </w:rPr>
        <w:tab/>
      </w:r>
      <w:r>
        <w:rPr>
          <w:lang w:val="en-US"/>
        </w:rPr>
        <w:t xml:space="preserve"> Array [3] of Integer JKI</w:t>
      </w:r>
      <w:r>
        <w:rPr>
          <w:lang w:val="en-US"/>
        </w:rPr>
        <w:tab/>
      </w:r>
      <w:r>
        <w:rPr>
          <w:lang w:val="en-US"/>
        </w:rPr>
        <w:tab/>
        <w:t>ABC.JKI</w:t>
      </w:r>
    </w:p>
    <w:p w14:paraId="439452FD" w14:textId="77777777" w:rsidR="00BB1340" w:rsidRDefault="00BB1340" w:rsidP="00BB1340">
      <w:pPr>
        <w:pStyle w:val="NOTE0"/>
        <w:spacing w:before="0" w:after="0"/>
        <w:rPr>
          <w:lang w:val="en-US"/>
        </w:rPr>
      </w:pPr>
      <w:r>
        <w:rPr>
          <w:lang w:val="en-US"/>
        </w:rPr>
        <w:tab/>
        <w:t xml:space="preserve">} </w:t>
      </w:r>
    </w:p>
    <w:p w14:paraId="2C409924" w14:textId="77777777" w:rsidR="00C05844" w:rsidRDefault="008C3224" w:rsidP="0023528A">
      <w:pPr>
        <w:pStyle w:val="PARAGRAPH"/>
        <w:rPr>
          <w:lang w:val="en-US"/>
        </w:rPr>
      </w:pPr>
      <w:r>
        <w:rPr>
          <w:lang w:val="en-US"/>
        </w:rPr>
        <w:t xml:space="preserve">A structured data element may be represented by creating a property </w:t>
      </w:r>
      <w:r w:rsidR="00AC2193">
        <w:rPr>
          <w:lang w:val="en-US"/>
        </w:rPr>
        <w:t xml:space="preserve">with no data value or unit of measure and </w:t>
      </w:r>
      <w:r>
        <w:rPr>
          <w:lang w:val="en-US"/>
        </w:rPr>
        <w:t>with nested child properties and an identification of the element</w:t>
      </w:r>
      <w:r w:rsidR="008558A5">
        <w:rPr>
          <w:lang w:val="en-US"/>
        </w:rPr>
        <w:t xml:space="preserve">. </w:t>
      </w:r>
    </w:p>
    <w:p w14:paraId="453FBCC4" w14:textId="77777777" w:rsidR="008C3224" w:rsidRDefault="008C3224" w:rsidP="00C05844">
      <w:pPr>
        <w:pStyle w:val="PARAGRAPH"/>
        <w:rPr>
          <w:sz w:val="16"/>
          <w:lang w:val="en-US"/>
        </w:rPr>
      </w:pPr>
      <w:r>
        <w:rPr>
          <w:sz w:val="16"/>
          <w:lang w:val="en-US"/>
        </w:rPr>
        <w:t>EXAMPLE</w:t>
      </w:r>
      <w:r w:rsidRPr="008C3224">
        <w:rPr>
          <w:sz w:val="16"/>
          <w:lang w:val="en-US"/>
        </w:rPr>
        <w:t xml:space="preserve"> </w:t>
      </w:r>
      <w:r>
        <w:rPr>
          <w:sz w:val="16"/>
          <w:lang w:val="en-US"/>
        </w:rPr>
        <w:t>2</w:t>
      </w:r>
      <w:r w:rsidRPr="008C3224">
        <w:rPr>
          <w:sz w:val="16"/>
          <w:lang w:val="en-US"/>
        </w:rPr>
        <w:tab/>
      </w:r>
      <w:r>
        <w:rPr>
          <w:sz w:val="16"/>
          <w:lang w:val="en-US"/>
        </w:rPr>
        <w:t xml:space="preserve">A structured data element </w:t>
      </w:r>
      <w:r w:rsidR="00DE2E9A">
        <w:rPr>
          <w:sz w:val="16"/>
          <w:lang w:val="en-US"/>
        </w:rPr>
        <w:t xml:space="preserve">can </w:t>
      </w:r>
      <w:r>
        <w:rPr>
          <w:sz w:val="16"/>
          <w:lang w:val="en-US"/>
        </w:rPr>
        <w:t>be mapped as follows:</w:t>
      </w:r>
    </w:p>
    <w:p w14:paraId="39397801" w14:textId="77777777" w:rsidR="008C3224" w:rsidRPr="008C3224" w:rsidRDefault="008C3224" w:rsidP="00C05844">
      <w:pPr>
        <w:pStyle w:val="PARAGRAPH"/>
        <w:rPr>
          <w:b/>
          <w:sz w:val="16"/>
          <w:lang w:val="en-US"/>
        </w:rPr>
      </w:pPr>
      <w:r>
        <w:rPr>
          <w:sz w:val="16"/>
          <w:lang w:val="en-US"/>
        </w:rPr>
        <w:tab/>
      </w:r>
      <w:r>
        <w:rPr>
          <w:sz w:val="16"/>
          <w:lang w:val="en-US"/>
        </w:rPr>
        <w:tab/>
      </w:r>
      <w:r w:rsidRPr="008C3224">
        <w:rPr>
          <w:b/>
          <w:sz w:val="16"/>
          <w:lang w:val="en-US"/>
        </w:rPr>
        <w:t>C# Structure Definition</w:t>
      </w:r>
      <w:r w:rsidRPr="008C3224">
        <w:rPr>
          <w:b/>
          <w:sz w:val="16"/>
          <w:lang w:val="en-US"/>
        </w:rPr>
        <w:tab/>
      </w:r>
      <w:r w:rsidRPr="008C3224">
        <w:rPr>
          <w:b/>
          <w:sz w:val="16"/>
          <w:lang w:val="en-US"/>
        </w:rPr>
        <w:tab/>
        <w:t xml:space="preserve">Equivalent Property </w:t>
      </w:r>
    </w:p>
    <w:p w14:paraId="6CBD9F2B" w14:textId="77777777" w:rsidR="008C3224" w:rsidRPr="008C3224" w:rsidRDefault="008C3224" w:rsidP="008C3224">
      <w:pPr>
        <w:pStyle w:val="NOTE0"/>
        <w:spacing w:before="0" w:after="0"/>
        <w:rPr>
          <w:lang w:val="en-US"/>
        </w:rPr>
      </w:pPr>
      <w:r>
        <w:rPr>
          <w:lang w:val="en-US"/>
        </w:rPr>
        <w:tab/>
      </w:r>
      <w:r>
        <w:rPr>
          <w:lang w:val="en-US"/>
        </w:rPr>
        <w:tab/>
      </w:r>
      <w:r w:rsidRPr="008C3224">
        <w:rPr>
          <w:lang w:val="en-US"/>
        </w:rPr>
        <w:t xml:space="preserve">struct </w:t>
      </w:r>
      <w:r w:rsidRPr="008C3224">
        <w:rPr>
          <w:b/>
          <w:lang w:val="en-US"/>
        </w:rPr>
        <w:t>Simple</w:t>
      </w:r>
      <w:r>
        <w:rPr>
          <w:lang w:val="en-US"/>
        </w:rPr>
        <w:t xml:space="preserve"> </w:t>
      </w:r>
      <w:r w:rsidRPr="008C3224">
        <w:rPr>
          <w:lang w:val="en-US"/>
        </w:rPr>
        <w:t xml:space="preserve">    {</w:t>
      </w:r>
      <w:r>
        <w:rPr>
          <w:lang w:val="en-US"/>
        </w:rPr>
        <w:tab/>
      </w:r>
      <w:r>
        <w:rPr>
          <w:lang w:val="en-US"/>
        </w:rPr>
        <w:tab/>
      </w:r>
      <w:r>
        <w:rPr>
          <w:lang w:val="en-US"/>
        </w:rPr>
        <w:tab/>
        <w:t>Property [ID=”</w:t>
      </w:r>
      <w:r w:rsidRPr="008C3224">
        <w:rPr>
          <w:b/>
          <w:lang w:val="en-US"/>
        </w:rPr>
        <w:t>Simple</w:t>
      </w:r>
      <w:r>
        <w:rPr>
          <w:lang w:val="en-US"/>
        </w:rPr>
        <w:t>”]</w:t>
      </w:r>
    </w:p>
    <w:p w14:paraId="41902889" w14:textId="77777777" w:rsidR="008C3224" w:rsidRPr="008C3224" w:rsidRDefault="008C3224" w:rsidP="008C3224">
      <w:pPr>
        <w:pStyle w:val="NOTE0"/>
        <w:spacing w:before="0" w:after="0"/>
        <w:rPr>
          <w:lang w:val="en-US"/>
        </w:rPr>
      </w:pPr>
      <w:r w:rsidRPr="008C3224">
        <w:rPr>
          <w:lang w:val="en-US"/>
        </w:rPr>
        <w:t xml:space="preserve"> </w:t>
      </w:r>
      <w:r w:rsidR="00D059CB">
        <w:rPr>
          <w:lang w:val="en-US"/>
        </w:rPr>
        <w:tab/>
      </w:r>
      <w:r w:rsidR="00D059CB">
        <w:rPr>
          <w:lang w:val="en-US"/>
        </w:rPr>
        <w:tab/>
        <w:t xml:space="preserve">  </w:t>
      </w:r>
      <w:r w:rsidRPr="008C3224">
        <w:rPr>
          <w:lang w:val="en-US"/>
        </w:rPr>
        <w:t xml:space="preserve">public int </w:t>
      </w:r>
      <w:r w:rsidRPr="008C3224">
        <w:rPr>
          <w:b/>
          <w:lang w:val="en-US"/>
        </w:rPr>
        <w:t>Position</w:t>
      </w:r>
      <w:r w:rsidRPr="008C3224">
        <w:rPr>
          <w:lang w:val="en-US"/>
        </w:rPr>
        <w:t>;</w:t>
      </w:r>
      <w:r>
        <w:rPr>
          <w:lang w:val="en-US"/>
        </w:rPr>
        <w:tab/>
      </w:r>
      <w:r>
        <w:rPr>
          <w:lang w:val="en-US"/>
        </w:rPr>
        <w:tab/>
        <w:t>Property [ID=”</w:t>
      </w:r>
      <w:r w:rsidRPr="008C3224">
        <w:rPr>
          <w:b/>
          <w:lang w:val="en-US"/>
        </w:rPr>
        <w:t>Simple</w:t>
      </w:r>
      <w:r>
        <w:rPr>
          <w:lang w:val="en-US"/>
        </w:rPr>
        <w:t>”] \ Property [ID=”</w:t>
      </w:r>
      <w:r w:rsidRPr="008C3224">
        <w:rPr>
          <w:b/>
          <w:lang w:val="en-US"/>
        </w:rPr>
        <w:t>Position</w:t>
      </w:r>
      <w:r>
        <w:rPr>
          <w:lang w:val="en-US"/>
        </w:rPr>
        <w:t>”]</w:t>
      </w:r>
    </w:p>
    <w:p w14:paraId="526FE99C" w14:textId="77777777" w:rsidR="008C3224" w:rsidRPr="008C3224" w:rsidRDefault="008C3224" w:rsidP="008C3224">
      <w:pPr>
        <w:pStyle w:val="NOTE0"/>
        <w:spacing w:before="0" w:after="0"/>
        <w:rPr>
          <w:lang w:val="en-US"/>
        </w:rPr>
      </w:pPr>
      <w:r w:rsidRPr="008C3224">
        <w:rPr>
          <w:lang w:val="en-US"/>
        </w:rPr>
        <w:t xml:space="preserve">    </w:t>
      </w:r>
      <w:r w:rsidR="00D059CB">
        <w:rPr>
          <w:lang w:val="en-US"/>
        </w:rPr>
        <w:tab/>
      </w:r>
      <w:r w:rsidR="00D059CB">
        <w:rPr>
          <w:lang w:val="en-US"/>
        </w:rPr>
        <w:tab/>
        <w:t xml:space="preserve">  </w:t>
      </w:r>
      <w:r w:rsidRPr="008C3224">
        <w:rPr>
          <w:lang w:val="en-US"/>
        </w:rPr>
        <w:t xml:space="preserve">public bool </w:t>
      </w:r>
      <w:r w:rsidRPr="008C3224">
        <w:rPr>
          <w:b/>
          <w:lang w:val="en-US"/>
        </w:rPr>
        <w:t>Exists</w:t>
      </w:r>
      <w:r w:rsidRPr="008C3224">
        <w:rPr>
          <w:lang w:val="en-US"/>
        </w:rPr>
        <w:t>;</w:t>
      </w:r>
      <w:r>
        <w:rPr>
          <w:lang w:val="en-US"/>
        </w:rPr>
        <w:tab/>
      </w:r>
      <w:r>
        <w:rPr>
          <w:lang w:val="en-US"/>
        </w:rPr>
        <w:tab/>
        <w:t>Property [ID=”</w:t>
      </w:r>
      <w:r w:rsidRPr="008C3224">
        <w:rPr>
          <w:b/>
          <w:lang w:val="en-US"/>
        </w:rPr>
        <w:t>Simple</w:t>
      </w:r>
      <w:r>
        <w:rPr>
          <w:lang w:val="en-US"/>
        </w:rPr>
        <w:t>”] \ Property [ID=”</w:t>
      </w:r>
      <w:r w:rsidRPr="008C3224">
        <w:rPr>
          <w:b/>
          <w:lang w:val="en-US"/>
        </w:rPr>
        <w:t>Exists</w:t>
      </w:r>
      <w:r>
        <w:rPr>
          <w:lang w:val="en-US"/>
        </w:rPr>
        <w:t>”]</w:t>
      </w:r>
    </w:p>
    <w:p w14:paraId="2A61D758" w14:textId="77777777" w:rsidR="008C3224" w:rsidRPr="008C3224" w:rsidRDefault="008C3224" w:rsidP="008C3224">
      <w:pPr>
        <w:pStyle w:val="NOTE0"/>
        <w:spacing w:before="0" w:after="0"/>
        <w:rPr>
          <w:lang w:val="en-US"/>
        </w:rPr>
      </w:pPr>
      <w:r w:rsidRPr="008C3224">
        <w:rPr>
          <w:lang w:val="en-US"/>
        </w:rPr>
        <w:t xml:space="preserve">    </w:t>
      </w:r>
      <w:r w:rsidR="00D059CB">
        <w:rPr>
          <w:lang w:val="en-US"/>
        </w:rPr>
        <w:tab/>
      </w:r>
      <w:r w:rsidR="00D059CB">
        <w:rPr>
          <w:lang w:val="en-US"/>
        </w:rPr>
        <w:tab/>
        <w:t xml:space="preserve">  </w:t>
      </w:r>
      <w:r w:rsidRPr="008C3224">
        <w:rPr>
          <w:lang w:val="en-US"/>
        </w:rPr>
        <w:t xml:space="preserve">public double </w:t>
      </w:r>
      <w:r w:rsidRPr="008C3224">
        <w:rPr>
          <w:b/>
          <w:lang w:val="en-US"/>
        </w:rPr>
        <w:t>LastValue</w:t>
      </w:r>
      <w:r w:rsidRPr="008C3224">
        <w:rPr>
          <w:lang w:val="en-US"/>
        </w:rPr>
        <w:t xml:space="preserve">; </w:t>
      </w:r>
      <w:r>
        <w:rPr>
          <w:lang w:val="en-US"/>
        </w:rPr>
        <w:tab/>
      </w:r>
      <w:r w:rsidR="00D059CB">
        <w:rPr>
          <w:lang w:val="en-US"/>
        </w:rPr>
        <w:tab/>
      </w:r>
      <w:r>
        <w:rPr>
          <w:lang w:val="en-US"/>
        </w:rPr>
        <w:t>Property [ID=”</w:t>
      </w:r>
      <w:r w:rsidRPr="008C3224">
        <w:rPr>
          <w:b/>
          <w:lang w:val="en-US"/>
        </w:rPr>
        <w:t>Simple</w:t>
      </w:r>
      <w:r>
        <w:rPr>
          <w:lang w:val="en-US"/>
        </w:rPr>
        <w:t>”] \ Property [ID=”</w:t>
      </w:r>
      <w:r w:rsidRPr="008C3224">
        <w:rPr>
          <w:b/>
          <w:lang w:val="en-US"/>
        </w:rPr>
        <w:t>LastValue</w:t>
      </w:r>
      <w:r>
        <w:rPr>
          <w:lang w:val="en-US"/>
        </w:rPr>
        <w:t>”]</w:t>
      </w:r>
    </w:p>
    <w:p w14:paraId="068F245D" w14:textId="77777777" w:rsidR="008C3224" w:rsidRDefault="008C3224" w:rsidP="008C3224">
      <w:pPr>
        <w:pStyle w:val="NOTE0"/>
        <w:spacing w:before="0" w:after="0"/>
        <w:ind w:firstLine="288"/>
        <w:rPr>
          <w:lang w:val="en-US"/>
        </w:rPr>
      </w:pPr>
      <w:r w:rsidRPr="008C3224">
        <w:rPr>
          <w:lang w:val="en-US"/>
        </w:rPr>
        <w:t xml:space="preserve">  </w:t>
      </w:r>
      <w:r w:rsidR="00D059CB">
        <w:rPr>
          <w:lang w:val="en-US"/>
        </w:rPr>
        <w:tab/>
      </w:r>
      <w:r w:rsidR="00D059CB">
        <w:rPr>
          <w:lang w:val="en-US"/>
        </w:rPr>
        <w:tab/>
        <w:t xml:space="preserve">  </w:t>
      </w:r>
      <w:r w:rsidRPr="008C3224">
        <w:rPr>
          <w:lang w:val="en-US"/>
        </w:rPr>
        <w:t>};</w:t>
      </w:r>
    </w:p>
    <w:p w14:paraId="3C72ABA6" w14:textId="77777777" w:rsidR="00A80106" w:rsidRPr="008C3224" w:rsidRDefault="008C3224" w:rsidP="0023528A">
      <w:pPr>
        <w:pStyle w:val="PARAGRAPH"/>
        <w:rPr>
          <w:lang w:val="en-US"/>
        </w:rPr>
      </w:pPr>
      <w:r>
        <w:rPr>
          <w:lang w:val="en-US"/>
        </w:rPr>
        <w:t>A</w:t>
      </w:r>
      <w:r w:rsidR="00A80106" w:rsidRPr="008C3224">
        <w:rPr>
          <w:lang w:val="en-US"/>
        </w:rPr>
        <w:t xml:space="preserve"> grouping or co</w:t>
      </w:r>
      <w:r>
        <w:rPr>
          <w:lang w:val="en-US"/>
        </w:rPr>
        <w:t xml:space="preserve">llection of related properties may be represented by creating a property with nested child properties. </w:t>
      </w:r>
    </w:p>
    <w:p w14:paraId="162FCB0F" w14:textId="77777777" w:rsidR="00A80106" w:rsidRDefault="00A80106" w:rsidP="00C05844">
      <w:pPr>
        <w:pStyle w:val="PARAGRAPH"/>
        <w:rPr>
          <w:sz w:val="16"/>
          <w:lang w:val="en-US"/>
        </w:rPr>
      </w:pPr>
      <w:r>
        <w:rPr>
          <w:sz w:val="16"/>
          <w:lang w:val="en-US"/>
        </w:rPr>
        <w:t xml:space="preserve">EXAMPLE </w:t>
      </w:r>
      <w:r w:rsidR="008C3224">
        <w:rPr>
          <w:sz w:val="16"/>
          <w:lang w:val="en-US"/>
        </w:rPr>
        <w:t>3</w:t>
      </w:r>
      <w:r>
        <w:rPr>
          <w:sz w:val="16"/>
          <w:lang w:val="en-US"/>
        </w:rPr>
        <w:tab/>
        <w:t xml:space="preserve">A collection of </w:t>
      </w:r>
      <w:r w:rsidR="008C3224">
        <w:rPr>
          <w:sz w:val="16"/>
          <w:lang w:val="en-US"/>
        </w:rPr>
        <w:t xml:space="preserve">related nominal </w:t>
      </w:r>
      <w:r>
        <w:rPr>
          <w:sz w:val="16"/>
          <w:lang w:val="en-US"/>
        </w:rPr>
        <w:t xml:space="preserve">properties </w:t>
      </w:r>
      <w:r w:rsidR="00DE2E9A">
        <w:rPr>
          <w:sz w:val="16"/>
          <w:lang w:val="en-US"/>
        </w:rPr>
        <w:t xml:space="preserve">can </w:t>
      </w:r>
      <w:r w:rsidR="008F0A3F">
        <w:rPr>
          <w:sz w:val="16"/>
          <w:lang w:val="en-US"/>
        </w:rPr>
        <w:t>be mapped as follows:</w:t>
      </w:r>
      <w:r>
        <w:rPr>
          <w:sz w:val="16"/>
          <w:lang w:val="en-US"/>
        </w:rPr>
        <w:t xml:space="preserve"> </w:t>
      </w:r>
    </w:p>
    <w:p w14:paraId="428DCA6D" w14:textId="77777777" w:rsidR="00A80106" w:rsidRDefault="00A80106" w:rsidP="00A80106">
      <w:pPr>
        <w:pStyle w:val="NOTE0"/>
        <w:spacing w:before="0" w:after="0"/>
        <w:rPr>
          <w:lang w:val="en-US"/>
        </w:rPr>
      </w:pPr>
      <w:r>
        <w:rPr>
          <w:lang w:val="en-US"/>
        </w:rPr>
        <w:tab/>
      </w:r>
      <w:r>
        <w:rPr>
          <w:lang w:val="en-US"/>
        </w:rPr>
        <w:tab/>
      </w:r>
      <w:r w:rsidRPr="00A80106">
        <w:rPr>
          <w:b/>
          <w:lang w:val="en-US"/>
        </w:rPr>
        <w:t>Collection of Properties</w:t>
      </w:r>
      <w:r w:rsidR="008F0A3F">
        <w:rPr>
          <w:b/>
          <w:lang w:val="en-US"/>
        </w:rPr>
        <w:t xml:space="preserve"> </w:t>
      </w:r>
      <w:r w:rsidR="008F0A3F">
        <w:rPr>
          <w:b/>
          <w:lang w:val="en-US"/>
        </w:rPr>
        <w:tab/>
      </w:r>
      <w:r w:rsidR="008F0A3F">
        <w:rPr>
          <w:b/>
          <w:lang w:val="en-US"/>
        </w:rPr>
        <w:tab/>
      </w:r>
      <w:r w:rsidRPr="00A80106">
        <w:rPr>
          <w:b/>
          <w:lang w:val="en-US"/>
        </w:rPr>
        <w:t>Property Structure</w:t>
      </w:r>
    </w:p>
    <w:p w14:paraId="549B987B" w14:textId="77777777" w:rsidR="00A80106" w:rsidRDefault="00A80106" w:rsidP="00A80106">
      <w:pPr>
        <w:pStyle w:val="NOTE0"/>
        <w:spacing w:before="0" w:after="0"/>
        <w:rPr>
          <w:lang w:val="en-US"/>
        </w:rPr>
      </w:pPr>
      <w:r>
        <w:rPr>
          <w:lang w:val="en-US"/>
        </w:rPr>
        <w:tab/>
      </w:r>
      <w:r>
        <w:rPr>
          <w:lang w:val="en-US"/>
        </w:rPr>
        <w:tab/>
      </w:r>
      <w:r w:rsidR="008F0A3F">
        <w:rPr>
          <w:lang w:val="en-US"/>
        </w:rPr>
        <w:tab/>
      </w:r>
      <w:r w:rsidR="008F0A3F">
        <w:rPr>
          <w:lang w:val="en-US"/>
        </w:rPr>
        <w:tab/>
      </w:r>
      <w:r>
        <w:rPr>
          <w:lang w:val="en-US"/>
        </w:rPr>
        <w:tab/>
      </w:r>
      <w:r w:rsidR="008F0A3F">
        <w:rPr>
          <w:lang w:val="en-US"/>
        </w:rPr>
        <w:tab/>
      </w:r>
      <w:bookmarkStart w:id="1869" w:name="OLE_LINK9"/>
      <w:bookmarkStart w:id="1870" w:name="OLE_LINK10"/>
      <w:r w:rsidR="008C3224">
        <w:rPr>
          <w:lang w:val="en-US"/>
        </w:rPr>
        <w:t>Property [ID=”</w:t>
      </w:r>
      <w:bookmarkEnd w:id="1869"/>
      <w:bookmarkEnd w:id="1870"/>
      <w:r w:rsidR="008C3224" w:rsidRPr="008C3224">
        <w:rPr>
          <w:b/>
          <w:lang w:val="en-US"/>
        </w:rPr>
        <w:t>Nominal</w:t>
      </w:r>
      <w:r w:rsidR="008C3224">
        <w:rPr>
          <w:lang w:val="en-US"/>
        </w:rPr>
        <w:t>”]</w:t>
      </w:r>
    </w:p>
    <w:p w14:paraId="70357B33" w14:textId="77777777" w:rsidR="00A80106" w:rsidRDefault="00A80106" w:rsidP="00A80106">
      <w:pPr>
        <w:pStyle w:val="NOTE0"/>
        <w:spacing w:before="0" w:after="0"/>
        <w:rPr>
          <w:lang w:val="en-US"/>
        </w:rPr>
      </w:pPr>
      <w:r>
        <w:rPr>
          <w:lang w:val="en-US"/>
        </w:rPr>
        <w:tab/>
      </w:r>
      <w:r w:rsidR="008F0A3F">
        <w:rPr>
          <w:lang w:val="en-US"/>
        </w:rPr>
        <w:tab/>
      </w:r>
      <w:r w:rsidRPr="008C3224">
        <w:rPr>
          <w:b/>
          <w:lang w:val="en-US"/>
        </w:rPr>
        <w:t>NominalRate</w:t>
      </w:r>
      <w:r>
        <w:rPr>
          <w:lang w:val="en-US"/>
        </w:rPr>
        <w:tab/>
      </w:r>
      <w:r>
        <w:rPr>
          <w:lang w:val="en-US"/>
        </w:rPr>
        <w:tab/>
      </w:r>
      <w:r w:rsidR="008F0A3F">
        <w:rPr>
          <w:lang w:val="en-US"/>
        </w:rPr>
        <w:tab/>
      </w:r>
      <w:r w:rsidR="008C3224">
        <w:rPr>
          <w:lang w:val="en-US"/>
        </w:rPr>
        <w:t>Property [ID=”</w:t>
      </w:r>
      <w:r w:rsidR="008C3224" w:rsidRPr="008C3224">
        <w:rPr>
          <w:b/>
          <w:lang w:val="en-US"/>
        </w:rPr>
        <w:t>Nominal</w:t>
      </w:r>
      <w:r w:rsidR="008C3224">
        <w:rPr>
          <w:lang w:val="en-US"/>
        </w:rPr>
        <w:t xml:space="preserve">”] </w:t>
      </w:r>
      <w:r>
        <w:rPr>
          <w:lang w:val="en-US"/>
        </w:rPr>
        <w:t>\</w:t>
      </w:r>
      <w:r w:rsidR="008C3224">
        <w:rPr>
          <w:lang w:val="en-US"/>
        </w:rPr>
        <w:t xml:space="preserve"> Property [ID=”</w:t>
      </w:r>
      <w:r w:rsidRPr="008C3224">
        <w:rPr>
          <w:b/>
          <w:lang w:val="en-US"/>
        </w:rPr>
        <w:t>NominalRate</w:t>
      </w:r>
      <w:r w:rsidR="008C3224">
        <w:rPr>
          <w:lang w:val="en-US"/>
        </w:rPr>
        <w:t>”]</w:t>
      </w:r>
    </w:p>
    <w:p w14:paraId="4EC44F88" w14:textId="77777777" w:rsidR="00A80106" w:rsidRDefault="00A80106" w:rsidP="00A80106">
      <w:pPr>
        <w:pStyle w:val="NOTE0"/>
        <w:spacing w:before="0" w:after="0"/>
        <w:rPr>
          <w:lang w:val="en-US"/>
        </w:rPr>
      </w:pPr>
      <w:r>
        <w:rPr>
          <w:lang w:val="en-US"/>
        </w:rPr>
        <w:tab/>
      </w:r>
      <w:r>
        <w:rPr>
          <w:lang w:val="en-US"/>
        </w:rPr>
        <w:tab/>
      </w:r>
      <w:r w:rsidRPr="008C3224">
        <w:rPr>
          <w:b/>
          <w:lang w:val="en-US"/>
        </w:rPr>
        <w:t>ExpectedRate</w:t>
      </w:r>
      <w:r>
        <w:rPr>
          <w:lang w:val="en-US"/>
        </w:rPr>
        <w:tab/>
      </w:r>
      <w:r>
        <w:rPr>
          <w:lang w:val="en-US"/>
        </w:rPr>
        <w:tab/>
      </w:r>
      <w:r w:rsidR="008F0A3F">
        <w:rPr>
          <w:lang w:val="en-US"/>
        </w:rPr>
        <w:tab/>
      </w:r>
      <w:r w:rsidR="008C3224">
        <w:rPr>
          <w:lang w:val="en-US"/>
        </w:rPr>
        <w:t>Property [ID=”</w:t>
      </w:r>
      <w:r w:rsidR="008C3224" w:rsidRPr="008C3224">
        <w:rPr>
          <w:b/>
          <w:lang w:val="en-US"/>
        </w:rPr>
        <w:t>Nominal</w:t>
      </w:r>
      <w:r w:rsidR="008C3224">
        <w:rPr>
          <w:lang w:val="en-US"/>
        </w:rPr>
        <w:t xml:space="preserve">”] </w:t>
      </w:r>
      <w:r>
        <w:rPr>
          <w:lang w:val="en-US"/>
        </w:rPr>
        <w:t>\</w:t>
      </w:r>
      <w:r w:rsidR="008C3224">
        <w:rPr>
          <w:lang w:val="en-US"/>
        </w:rPr>
        <w:t xml:space="preserve"> Property [ID=”</w:t>
      </w:r>
      <w:r w:rsidRPr="008C3224">
        <w:rPr>
          <w:b/>
          <w:lang w:val="en-US"/>
        </w:rPr>
        <w:t>ExpectedRate</w:t>
      </w:r>
      <w:r w:rsidR="008C3224">
        <w:rPr>
          <w:lang w:val="en-US"/>
        </w:rPr>
        <w:t>”]</w:t>
      </w:r>
    </w:p>
    <w:p w14:paraId="5C2C05EC" w14:textId="77777777" w:rsidR="00A80106" w:rsidRDefault="00A80106" w:rsidP="00A80106">
      <w:pPr>
        <w:pStyle w:val="NOTE0"/>
        <w:spacing w:before="0" w:after="0"/>
        <w:rPr>
          <w:lang w:val="en-US"/>
        </w:rPr>
      </w:pPr>
      <w:r>
        <w:rPr>
          <w:lang w:val="en-US"/>
        </w:rPr>
        <w:tab/>
      </w:r>
      <w:r>
        <w:rPr>
          <w:lang w:val="en-US"/>
        </w:rPr>
        <w:tab/>
      </w:r>
      <w:r w:rsidRPr="008C3224">
        <w:rPr>
          <w:b/>
          <w:lang w:val="en-US"/>
        </w:rPr>
        <w:t>LabelCode</w:t>
      </w:r>
      <w:r>
        <w:rPr>
          <w:lang w:val="en-US"/>
        </w:rPr>
        <w:tab/>
      </w:r>
      <w:r>
        <w:rPr>
          <w:lang w:val="en-US"/>
        </w:rPr>
        <w:tab/>
      </w:r>
      <w:r w:rsidR="008F0A3F">
        <w:rPr>
          <w:lang w:val="en-US"/>
        </w:rPr>
        <w:tab/>
      </w:r>
      <w:r w:rsidR="008C3224">
        <w:rPr>
          <w:lang w:val="en-US"/>
        </w:rPr>
        <w:t>Property [ID=”</w:t>
      </w:r>
      <w:r w:rsidR="008C3224" w:rsidRPr="008C3224">
        <w:rPr>
          <w:b/>
          <w:lang w:val="en-US"/>
        </w:rPr>
        <w:t>Nominal</w:t>
      </w:r>
      <w:r w:rsidR="008C3224">
        <w:rPr>
          <w:lang w:val="en-US"/>
        </w:rPr>
        <w:t xml:space="preserve">”] </w:t>
      </w:r>
      <w:r>
        <w:rPr>
          <w:lang w:val="en-US"/>
        </w:rPr>
        <w:t>\</w:t>
      </w:r>
      <w:r w:rsidR="008C3224">
        <w:rPr>
          <w:lang w:val="en-US"/>
        </w:rPr>
        <w:t xml:space="preserve"> Property [ID=”</w:t>
      </w:r>
      <w:r w:rsidRPr="008C3224">
        <w:rPr>
          <w:b/>
          <w:lang w:val="en-US"/>
        </w:rPr>
        <w:t>LabelCode</w:t>
      </w:r>
      <w:r w:rsidR="008C3224">
        <w:rPr>
          <w:lang w:val="en-US"/>
        </w:rPr>
        <w:t>”]</w:t>
      </w:r>
    </w:p>
    <w:p w14:paraId="1FEC0FB2" w14:textId="3AC24E1C" w:rsidR="008C3224" w:rsidRPr="008C3224" w:rsidRDefault="008C3224" w:rsidP="0023528A">
      <w:pPr>
        <w:pStyle w:val="PARAGRAPH"/>
        <w:rPr>
          <w:lang w:val="en-US"/>
        </w:rPr>
      </w:pPr>
      <w:r w:rsidRPr="00635FC4">
        <w:rPr>
          <w:lang w:val="en-US"/>
        </w:rPr>
        <w:t xml:space="preserve">Nested property objects are only shown in the </w:t>
      </w:r>
      <w:r w:rsidR="00635FC4" w:rsidRPr="00635FC4">
        <w:rPr>
          <w:lang w:val="en-US"/>
        </w:rPr>
        <w:t>p</w:t>
      </w:r>
      <w:r w:rsidRPr="00635FC4">
        <w:rPr>
          <w:lang w:val="en-US"/>
        </w:rPr>
        <w:t xml:space="preserve">ersonnel, </w:t>
      </w:r>
      <w:r w:rsidR="00635FC4" w:rsidRPr="00635FC4">
        <w:rPr>
          <w:lang w:val="en-US"/>
        </w:rPr>
        <w:t>e</w:t>
      </w:r>
      <w:r w:rsidRPr="00635FC4">
        <w:rPr>
          <w:lang w:val="en-US"/>
        </w:rPr>
        <w:t xml:space="preserve">quipment, </w:t>
      </w:r>
      <w:r w:rsidR="00635FC4" w:rsidRPr="00635FC4">
        <w:rPr>
          <w:lang w:val="en-US"/>
        </w:rPr>
        <w:t>p</w:t>
      </w:r>
      <w:r w:rsidRPr="008F57E7">
        <w:rPr>
          <w:lang w:val="en-US"/>
        </w:rPr>
        <w:t xml:space="preserve">hysical </w:t>
      </w:r>
      <w:r w:rsidR="00635FC4" w:rsidRPr="00635FC4">
        <w:rPr>
          <w:lang w:val="en-US"/>
        </w:rPr>
        <w:t>a</w:t>
      </w:r>
      <w:r w:rsidRPr="00635FC4">
        <w:rPr>
          <w:lang w:val="en-US"/>
        </w:rPr>
        <w:t xml:space="preserve">sset, and </w:t>
      </w:r>
      <w:r w:rsidR="00635FC4" w:rsidRPr="00635FC4">
        <w:rPr>
          <w:lang w:val="en-US"/>
        </w:rPr>
        <w:t>m</w:t>
      </w:r>
      <w:r>
        <w:rPr>
          <w:lang w:val="en-US"/>
        </w:rPr>
        <w:t>aterial models</w:t>
      </w:r>
      <w:r w:rsidR="008558A5">
        <w:rPr>
          <w:lang w:val="en-US"/>
        </w:rPr>
        <w:t xml:space="preserve">. </w:t>
      </w:r>
      <w:r>
        <w:rPr>
          <w:lang w:val="en-US"/>
        </w:rPr>
        <w:t xml:space="preserve">All property objects are also nested, as defined in the appropriate section in the text, but are not shown in the model figures in order to reduce the complexity of the figures. </w:t>
      </w:r>
    </w:p>
    <w:p w14:paraId="6DBF14A3" w14:textId="5EE372A8" w:rsidR="00BD707C" w:rsidRPr="00A70CDA" w:rsidRDefault="00BD707C" w:rsidP="00A70CDA">
      <w:pPr>
        <w:pStyle w:val="Heading2"/>
        <w:rPr>
          <w:ins w:id="1871" w:author="Charles Gifford" w:date="2017-03-09T23:38:00Z"/>
          <w:bCs w:val="0"/>
          <w:lang w:val="en-US"/>
        </w:rPr>
      </w:pPr>
      <w:bookmarkStart w:id="1872" w:name="_Toc478492214"/>
      <w:bookmarkStart w:id="1873" w:name="_Ref224449081"/>
      <w:bookmarkStart w:id="1874" w:name="_Toc306620076"/>
      <w:bookmarkStart w:id="1875" w:name="_Toc320176893"/>
      <w:bookmarkStart w:id="1876" w:name="_Ref188961283"/>
      <w:bookmarkStart w:id="1877" w:name="_Ref188962453"/>
      <w:ins w:id="1878" w:author="Charles Gifford" w:date="2017-03-09T23:38:00Z">
        <w:r w:rsidRPr="00BD707C">
          <w:t>Expression of measurement uncertainty</w:t>
        </w:r>
        <w:bookmarkEnd w:id="1872"/>
      </w:ins>
    </w:p>
    <w:p w14:paraId="568790BF" w14:textId="77777777" w:rsidR="00BD707C" w:rsidRPr="00934E18" w:rsidRDefault="00BD707C" w:rsidP="00A70CDA">
      <w:pPr>
        <w:pStyle w:val="PARAGRAPH"/>
        <w:rPr>
          <w:ins w:id="1879" w:author="Charles Gifford" w:date="2017-03-09T23:38:00Z"/>
        </w:rPr>
      </w:pPr>
      <w:ins w:id="1880" w:author="Charles Gifford" w:date="2017-03-09T23:38:00Z">
        <w:r w:rsidRPr="00934E18">
          <w:t>Metrology, the science of measurement and its application, recognizes that all values which are obtained via a process of measurement are subject to measurement uncertainty. Measurement in this context refers broadly to the method by which quantities are obtained that represent the properties of a phenomenon, body or substance, where the properties have a magnitude that can be expressed as a number and a reference.</w:t>
        </w:r>
      </w:ins>
    </w:p>
    <w:p w14:paraId="1A46606E" w14:textId="3FFFE990" w:rsidR="00BD707C" w:rsidRPr="00934E18" w:rsidRDefault="00BD707C" w:rsidP="00A70CDA">
      <w:pPr>
        <w:pStyle w:val="PARAGRAPH"/>
        <w:rPr>
          <w:ins w:id="1881" w:author="Charles Gifford" w:date="2017-03-09T23:38:00Z"/>
        </w:rPr>
      </w:pPr>
      <w:ins w:id="1882" w:author="Charles Gifford" w:date="2017-03-09T23:38:00Z">
        <w:r w:rsidRPr="00934E18">
          <w:t xml:space="preserve">Measurement uncertainty for </w:t>
        </w:r>
        <w:r w:rsidR="002C37ED">
          <w:t>a measurand Y, can be expressed</w:t>
        </w:r>
        <w:r w:rsidRPr="00934E18">
          <w:t xml:space="preserve"> for a specified level of confidence</w:t>
        </w:r>
      </w:ins>
      <w:ins w:id="1883" w:author="Charles Gifford" w:date="2017-03-09T23:49:00Z">
        <w:r w:rsidR="002C37ED">
          <w:t>,</w:t>
        </w:r>
      </w:ins>
      <w:ins w:id="1884" w:author="Charles Gifford" w:date="2017-03-09T23:38:00Z">
        <w:r w:rsidRPr="00934E18">
          <w:t xml:space="preserve"> p, in the following manner:</w:t>
        </w:r>
      </w:ins>
    </w:p>
    <w:p w14:paraId="18EE1C2D" w14:textId="77777777" w:rsidR="00BD707C" w:rsidRPr="00934E18" w:rsidRDefault="00BD707C">
      <w:pPr>
        <w:rPr>
          <w:ins w:id="1885" w:author="Charles Gifford" w:date="2017-03-09T23:38:00Z"/>
        </w:rPr>
      </w:pPr>
      <w:ins w:id="1886" w:author="Charles Gifford" w:date="2017-03-09T23:38:00Z">
        <w:r w:rsidRPr="00934E18">
          <w:t>Y=y ±U</w:t>
        </w:r>
      </w:ins>
    </w:p>
    <w:p w14:paraId="01BBB761" w14:textId="77777777" w:rsidR="00BD707C" w:rsidRPr="00934E18" w:rsidRDefault="00BD707C">
      <w:pPr>
        <w:rPr>
          <w:ins w:id="1887" w:author="Charles Gifford" w:date="2017-03-09T23:38:00Z"/>
        </w:rPr>
      </w:pPr>
      <w:ins w:id="1888" w:author="Charles Gifford" w:date="2017-03-09T23:38:00Z">
        <w:r w:rsidRPr="00934E18">
          <w:t>where</w:t>
        </w:r>
      </w:ins>
    </w:p>
    <w:p w14:paraId="1976AD3A" w14:textId="77777777" w:rsidR="00BD707C" w:rsidRPr="00934E18" w:rsidRDefault="00BD707C">
      <w:pPr>
        <w:rPr>
          <w:ins w:id="1889" w:author="Charles Gifford" w:date="2017-03-09T23:38:00Z"/>
        </w:rPr>
      </w:pPr>
      <w:ins w:id="1890" w:author="Charles Gifford" w:date="2017-03-09T23:38:00Z">
        <w:r w:rsidRPr="00934E18">
          <w:t>y</w:t>
        </w:r>
        <w:r w:rsidRPr="00934E18">
          <w:tab/>
          <w:t>is the measured quantity value</w:t>
        </w:r>
      </w:ins>
    </w:p>
    <w:p w14:paraId="78E04B42" w14:textId="77777777" w:rsidR="00BD707C" w:rsidRPr="00934E18" w:rsidRDefault="00BD707C">
      <w:pPr>
        <w:rPr>
          <w:ins w:id="1891" w:author="Charles Gifford" w:date="2017-03-09T23:38:00Z"/>
        </w:rPr>
      </w:pPr>
      <w:ins w:id="1892" w:author="Charles Gifford" w:date="2017-03-09T23:38:00Z">
        <w:r w:rsidRPr="00934E18">
          <w:t>U</w:t>
        </w:r>
        <w:r w:rsidRPr="00934E18">
          <w:tab/>
          <w:t>is the expanded uncertainty</w:t>
        </w:r>
      </w:ins>
    </w:p>
    <w:p w14:paraId="4FB414DE" w14:textId="77777777" w:rsidR="00BD707C" w:rsidRPr="00934E18" w:rsidRDefault="00BD707C">
      <w:pPr>
        <w:rPr>
          <w:ins w:id="1893" w:author="Charles Gifford" w:date="2017-03-09T23:38:00Z"/>
        </w:rPr>
      </w:pPr>
    </w:p>
    <w:p w14:paraId="4A916615" w14:textId="77777777" w:rsidR="00BD707C" w:rsidRPr="00934E18" w:rsidRDefault="00BD707C">
      <w:pPr>
        <w:rPr>
          <w:ins w:id="1894" w:author="Charles Gifford" w:date="2017-03-09T23:38:00Z"/>
        </w:rPr>
      </w:pPr>
      <w:ins w:id="1895" w:author="Charles Gifford" w:date="2017-03-09T23:38:00Z">
        <w:r w:rsidRPr="00934E18">
          <w:t>U=ku_c (y)</w:t>
        </w:r>
      </w:ins>
    </w:p>
    <w:p w14:paraId="470620E0" w14:textId="77777777" w:rsidR="00BD707C" w:rsidRPr="00934E18" w:rsidRDefault="00BD707C">
      <w:pPr>
        <w:rPr>
          <w:ins w:id="1896" w:author="Charles Gifford" w:date="2017-03-09T23:38:00Z"/>
        </w:rPr>
      </w:pPr>
      <w:ins w:id="1897" w:author="Charles Gifford" w:date="2017-03-09T23:38:00Z">
        <w:r w:rsidRPr="00934E18">
          <w:t>where</w:t>
        </w:r>
      </w:ins>
    </w:p>
    <w:p w14:paraId="512804C5" w14:textId="77777777" w:rsidR="00BD707C" w:rsidRPr="00934E18" w:rsidRDefault="00BD707C">
      <w:pPr>
        <w:rPr>
          <w:ins w:id="1898" w:author="Charles Gifford" w:date="2017-03-09T23:38:00Z"/>
        </w:rPr>
      </w:pPr>
      <w:ins w:id="1899" w:author="Charles Gifford" w:date="2017-03-09T23:38:00Z">
        <w:r w:rsidRPr="00934E18">
          <w:t>k</w:t>
        </w:r>
        <w:r w:rsidRPr="00934E18">
          <w:tab/>
          <w:t>is the coverage factor</w:t>
        </w:r>
      </w:ins>
    </w:p>
    <w:p w14:paraId="03EE6377" w14:textId="75360201" w:rsidR="00BD707C" w:rsidRPr="00A70CDA" w:rsidRDefault="00BD707C">
      <w:pPr>
        <w:rPr>
          <w:ins w:id="1900" w:author="Charles Gifford" w:date="2017-03-09T23:49:00Z"/>
        </w:rPr>
      </w:pPr>
      <w:ins w:id="1901" w:author="Charles Gifford" w:date="2017-03-09T23:38:00Z">
        <w:r w:rsidRPr="00934E18">
          <w:t xml:space="preserve">u_c (y) </w:t>
        </w:r>
        <w:r w:rsidRPr="00934E18">
          <w:tab/>
          <w:t>is th</w:t>
        </w:r>
        <w:r w:rsidR="002C37ED">
          <w:t>e combined standard uncertainty</w:t>
        </w:r>
      </w:ins>
    </w:p>
    <w:p w14:paraId="23802903" w14:textId="77777777" w:rsidR="00735C68" w:rsidRDefault="00735C68" w:rsidP="00A70CDA">
      <w:pPr>
        <w:pStyle w:val="NOTE0"/>
        <w:rPr>
          <w:ins w:id="1902" w:author="Charles Gifford" w:date="2017-03-10T00:10:00Z"/>
        </w:rPr>
      </w:pPr>
    </w:p>
    <w:p w14:paraId="7C3E9A6F" w14:textId="7A714F60" w:rsidR="002C37ED" w:rsidRDefault="002C37ED" w:rsidP="00A70CDA">
      <w:pPr>
        <w:pStyle w:val="NOTE0"/>
        <w:rPr>
          <w:ins w:id="1903" w:author="Charles Gifford" w:date="2017-03-09T23:49:00Z"/>
        </w:rPr>
      </w:pPr>
      <w:ins w:id="1904" w:author="Charles Gifford" w:date="2017-03-09T23:50:00Z">
        <w:r>
          <w:t>NOTE</w:t>
        </w:r>
        <w:r>
          <w:tab/>
          <w:t>De</w:t>
        </w:r>
      </w:ins>
      <w:ins w:id="1905" w:author="Charles Gifford" w:date="2017-03-09T23:51:00Z">
        <w:r>
          <w:t xml:space="preserve">finitions </w:t>
        </w:r>
      </w:ins>
      <w:ins w:id="1906" w:author="Charles Gifford" w:date="2017-03-09T23:52:00Z">
        <w:r>
          <w:t xml:space="preserve">pertaining to </w:t>
        </w:r>
      </w:ins>
      <w:ins w:id="1907" w:author="Charles Gifford" w:date="2017-03-10T00:10:00Z">
        <w:r w:rsidR="00735C68">
          <w:t xml:space="preserve">the </w:t>
        </w:r>
      </w:ins>
      <w:ins w:id="1908" w:author="Charles Gifford" w:date="2017-03-09T23:52:00Z">
        <w:r>
          <w:t>measurement uncertainty explanation</w:t>
        </w:r>
      </w:ins>
    </w:p>
    <w:p w14:paraId="3CADF470" w14:textId="49E06686" w:rsidR="002C37ED" w:rsidRDefault="002C37ED" w:rsidP="00A70CDA">
      <w:pPr>
        <w:pStyle w:val="NOTE0"/>
        <w:numPr>
          <w:ilvl w:val="0"/>
          <w:numId w:val="164"/>
        </w:numPr>
        <w:ind w:left="360"/>
        <w:rPr>
          <w:ins w:id="1909" w:author="Charles Gifford" w:date="2017-03-09T23:53:00Z"/>
        </w:rPr>
      </w:pPr>
      <w:ins w:id="1910" w:author="Charles Gifford" w:date="2017-03-09T23:49:00Z">
        <w:r w:rsidRPr="00735C68">
          <w:t>Measurand</w:t>
        </w:r>
      </w:ins>
      <w:ins w:id="1911" w:author="Charles Gifford" w:date="2017-03-09T23:53:00Z">
        <w:r w:rsidRPr="002C37ED">
          <w:tab/>
        </w:r>
        <w:r w:rsidRPr="00735C68">
          <w:t xml:space="preserve"> </w:t>
        </w:r>
      </w:ins>
      <w:ins w:id="1912" w:author="Charles Gifford" w:date="2017-03-10T00:00:00Z">
        <w:r w:rsidR="00503EA3">
          <w:t>Q</w:t>
        </w:r>
      </w:ins>
      <w:ins w:id="1913" w:author="Charles Gifford" w:date="2017-03-09T23:49:00Z">
        <w:r w:rsidRPr="00735C68">
          <w:t>uantity intended to be measured</w:t>
        </w:r>
      </w:ins>
      <w:ins w:id="1914" w:author="Charles Gifford" w:date="2017-03-10T00:07:00Z">
        <w:r w:rsidR="00503EA3">
          <w:t>.</w:t>
        </w:r>
      </w:ins>
      <w:ins w:id="1915" w:author="Charles Gifford" w:date="2017-03-09T23:53:00Z">
        <w:r w:rsidRPr="00735C68">
          <w:t xml:space="preserve"> </w:t>
        </w:r>
      </w:ins>
      <w:ins w:id="1916" w:author="Charles Gifford" w:date="2017-03-09T23:49:00Z">
        <w:r w:rsidRPr="00735C68">
          <w:t>[S</w:t>
        </w:r>
      </w:ins>
      <w:ins w:id="1917" w:author="Charles Gifford" w:date="2017-03-09T23:53:00Z">
        <w:r w:rsidRPr="00735C68">
          <w:t>ource</w:t>
        </w:r>
      </w:ins>
      <w:ins w:id="1918" w:author="Charles Gifford" w:date="2017-03-09T23:49:00Z">
        <w:r w:rsidRPr="00735C68">
          <w:t>: ISO/IEC Guide 99, 2.3]</w:t>
        </w:r>
      </w:ins>
    </w:p>
    <w:p w14:paraId="0DE418F5" w14:textId="7ABFD228" w:rsidR="002C37ED" w:rsidRPr="00735C68" w:rsidRDefault="00503EA3" w:rsidP="00A70CDA">
      <w:pPr>
        <w:pStyle w:val="NOTE0"/>
        <w:numPr>
          <w:ilvl w:val="0"/>
          <w:numId w:val="164"/>
        </w:numPr>
        <w:ind w:left="360"/>
        <w:rPr>
          <w:ins w:id="1919" w:author="Charles Gifford" w:date="2017-03-09T23:58:00Z"/>
        </w:rPr>
      </w:pPr>
      <w:ins w:id="1920" w:author="Charles Gifford" w:date="2017-03-09T23:49:00Z">
        <w:r w:rsidRPr="00503EA3">
          <w:t>M</w:t>
        </w:r>
        <w:r w:rsidR="002C37ED" w:rsidRPr="00735C68">
          <w:t>easured quantity value</w:t>
        </w:r>
      </w:ins>
      <w:ins w:id="1921" w:author="Charles Gifford" w:date="2017-03-09T23:58:00Z">
        <w:r w:rsidR="002C37ED" w:rsidRPr="00503EA3">
          <w:tab/>
        </w:r>
      </w:ins>
      <w:ins w:id="1922" w:author="Charles Gifford" w:date="2017-03-09T23:49:00Z">
        <w:r w:rsidRPr="00503EA3">
          <w:t>V</w:t>
        </w:r>
        <w:r w:rsidR="002C37ED" w:rsidRPr="00735C68">
          <w:t>alue of a measured quantity</w:t>
        </w:r>
      </w:ins>
      <w:ins w:id="1923" w:author="Charles Gifford" w:date="2017-03-10T00:07:00Z">
        <w:r>
          <w:t>.</w:t>
        </w:r>
      </w:ins>
      <w:ins w:id="1924" w:author="Charles Gifford" w:date="2017-03-10T00:00:00Z">
        <w:r>
          <w:t xml:space="preserve"> </w:t>
        </w:r>
      </w:ins>
      <w:ins w:id="1925" w:author="Charles Gifford" w:date="2017-03-09T23:59:00Z">
        <w:r w:rsidRPr="00503EA3">
          <w:t>[Source: ISO/IEC Guide 99, 2.10]</w:t>
        </w:r>
      </w:ins>
    </w:p>
    <w:p w14:paraId="7A71ACBF" w14:textId="0D897854" w:rsidR="002C37ED" w:rsidRDefault="00503EA3" w:rsidP="00A70CDA">
      <w:pPr>
        <w:pStyle w:val="NOTE0"/>
        <w:numPr>
          <w:ilvl w:val="0"/>
          <w:numId w:val="164"/>
        </w:numPr>
        <w:ind w:left="360"/>
        <w:rPr>
          <w:ins w:id="1926" w:author="Charles Gifford" w:date="2017-03-10T00:00:00Z"/>
        </w:rPr>
      </w:pPr>
      <w:ins w:id="1927" w:author="Charles Gifford" w:date="2017-03-10T00:01:00Z">
        <w:r>
          <w:t>M</w:t>
        </w:r>
      </w:ins>
      <w:ins w:id="1928" w:author="Charles Gifford" w:date="2017-03-09T23:49:00Z">
        <w:r w:rsidR="002C37ED" w:rsidRPr="00735C68">
          <w:t>easured value</w:t>
        </w:r>
      </w:ins>
      <w:ins w:id="1929" w:author="Charles Gifford" w:date="2017-03-09T23:58:00Z">
        <w:r w:rsidR="002C37ED">
          <w:tab/>
        </w:r>
      </w:ins>
      <w:ins w:id="1930" w:author="Charles Gifford" w:date="2017-03-09T23:49:00Z">
        <w:r w:rsidRPr="00503EA3">
          <w:t>Q</w:t>
        </w:r>
        <w:r w:rsidR="002C37ED" w:rsidRPr="00735C68">
          <w:t>uantity value representing a measurement result</w:t>
        </w:r>
      </w:ins>
      <w:ins w:id="1931" w:author="Charles Gifford" w:date="2017-03-10T00:07:00Z">
        <w:r>
          <w:t>.</w:t>
        </w:r>
      </w:ins>
      <w:ins w:id="1932" w:author="Charles Gifford" w:date="2017-03-09T23:58:00Z">
        <w:r>
          <w:t xml:space="preserve"> </w:t>
        </w:r>
      </w:ins>
      <w:ins w:id="1933" w:author="Charles Gifford" w:date="2017-03-09T23:49:00Z">
        <w:r w:rsidRPr="00503EA3">
          <w:t>[</w:t>
        </w:r>
      </w:ins>
      <w:ins w:id="1934" w:author="Charles Gifford" w:date="2017-03-09T23:59:00Z">
        <w:r>
          <w:t>Source</w:t>
        </w:r>
      </w:ins>
      <w:ins w:id="1935" w:author="Charles Gifford" w:date="2017-03-10T00:07:00Z">
        <w:r>
          <w:t>:</w:t>
        </w:r>
      </w:ins>
      <w:ins w:id="1936" w:author="Charles Gifford" w:date="2017-03-09T23:49:00Z">
        <w:r w:rsidR="002C37ED" w:rsidRPr="00735C68">
          <w:t xml:space="preserve"> ISO/IEC Guide 99, 2.10]</w:t>
        </w:r>
      </w:ins>
    </w:p>
    <w:p w14:paraId="47A1A64D" w14:textId="69688DA9" w:rsidR="002C37ED" w:rsidRDefault="00503EA3" w:rsidP="00A70CDA">
      <w:pPr>
        <w:pStyle w:val="NOTE0"/>
        <w:numPr>
          <w:ilvl w:val="0"/>
          <w:numId w:val="164"/>
        </w:numPr>
        <w:ind w:left="360"/>
        <w:rPr>
          <w:ins w:id="1937" w:author="Charles Gifford" w:date="2017-03-10T00:01:00Z"/>
        </w:rPr>
      </w:pPr>
      <w:ins w:id="1938" w:author="Charles Gifford" w:date="2017-03-09T23:49:00Z">
        <w:r w:rsidRPr="00503EA3">
          <w:t>S</w:t>
        </w:r>
        <w:r w:rsidR="002C37ED" w:rsidRPr="00735C68">
          <w:t>tandard uncertainty</w:t>
        </w:r>
      </w:ins>
      <w:ins w:id="1939" w:author="Charles Gifford" w:date="2017-03-10T00:00:00Z">
        <w:r>
          <w:tab/>
          <w:t>U</w:t>
        </w:r>
      </w:ins>
      <w:ins w:id="1940" w:author="Charles Gifford" w:date="2017-03-09T23:49:00Z">
        <w:r w:rsidR="002C37ED" w:rsidRPr="00735C68">
          <w:t>ncertainty of the result of a measurement expressed as a standard deviation</w:t>
        </w:r>
      </w:ins>
      <w:ins w:id="1941" w:author="Charles Gifford" w:date="2017-03-10T00:08:00Z">
        <w:r>
          <w:t>.</w:t>
        </w:r>
      </w:ins>
      <w:ins w:id="1942" w:author="Charles Gifford" w:date="2017-03-10T00:01:00Z">
        <w:r>
          <w:t xml:space="preserve"> </w:t>
        </w:r>
      </w:ins>
      <w:ins w:id="1943" w:author="Charles Gifford" w:date="2017-03-09T23:49:00Z">
        <w:r w:rsidRPr="00503EA3">
          <w:t>[S</w:t>
        </w:r>
      </w:ins>
      <w:ins w:id="1944" w:author="Charles Gifford" w:date="2017-03-10T00:01:00Z">
        <w:r>
          <w:t>ource</w:t>
        </w:r>
      </w:ins>
      <w:ins w:id="1945" w:author="Charles Gifford" w:date="2017-03-09T23:49:00Z">
        <w:r w:rsidR="002C37ED" w:rsidRPr="00735C68">
          <w:t>: ISO/IEC Guide 99, 2.3]</w:t>
        </w:r>
      </w:ins>
    </w:p>
    <w:p w14:paraId="5EAD7F10" w14:textId="694D70CD" w:rsidR="00503EA3" w:rsidRDefault="00503EA3" w:rsidP="00A70CDA">
      <w:pPr>
        <w:pStyle w:val="NOTE0"/>
        <w:numPr>
          <w:ilvl w:val="0"/>
          <w:numId w:val="164"/>
        </w:numPr>
        <w:ind w:left="360"/>
        <w:rPr>
          <w:ins w:id="1946" w:author="Charles Gifford" w:date="2017-03-10T00:03:00Z"/>
        </w:rPr>
      </w:pPr>
      <w:ins w:id="1947" w:author="Charles Gifford" w:date="2017-03-10T00:01:00Z">
        <w:r>
          <w:t>M</w:t>
        </w:r>
      </w:ins>
      <w:ins w:id="1948" w:author="Charles Gifford" w:date="2017-03-09T23:49:00Z">
        <w:r w:rsidR="002C37ED" w:rsidRPr="00735C68">
          <w:t>easurement uncertainty</w:t>
        </w:r>
      </w:ins>
      <w:ins w:id="1949" w:author="Charles Gifford" w:date="2017-03-10T00:02:00Z">
        <w:r>
          <w:tab/>
          <w:t>N</w:t>
        </w:r>
      </w:ins>
      <w:ins w:id="1950" w:author="Charles Gifford" w:date="2017-03-09T23:49:00Z">
        <w:r w:rsidR="002C37ED" w:rsidRPr="00735C68">
          <w:t>on-negative parameter characterizing the dispersion of the quantity values being attributed to a measurand, based on the information used</w:t>
        </w:r>
      </w:ins>
      <w:ins w:id="1951" w:author="Charles Gifford" w:date="2017-03-10T00:09:00Z">
        <w:r w:rsidR="00735C68">
          <w:t>.</w:t>
        </w:r>
      </w:ins>
      <w:ins w:id="1952" w:author="Charles Gifford" w:date="2017-03-10T00:03:00Z">
        <w:r>
          <w:t xml:space="preserve"> </w:t>
        </w:r>
      </w:ins>
      <w:ins w:id="1953" w:author="Charles Gifford" w:date="2017-03-09T23:49:00Z">
        <w:r w:rsidR="002C37ED" w:rsidRPr="00735C68">
          <w:t>[S</w:t>
        </w:r>
      </w:ins>
      <w:ins w:id="1954" w:author="Charles Gifford" w:date="2017-03-10T00:03:00Z">
        <w:r>
          <w:t>ource</w:t>
        </w:r>
      </w:ins>
      <w:ins w:id="1955" w:author="Charles Gifford" w:date="2017-03-09T23:49:00Z">
        <w:r w:rsidR="002C37ED" w:rsidRPr="00735C68">
          <w:t>: ISO/IEC Guide 99, 2.26]</w:t>
        </w:r>
      </w:ins>
    </w:p>
    <w:p w14:paraId="626EABEA" w14:textId="589C06EC" w:rsidR="00503EA3" w:rsidRDefault="00503EA3" w:rsidP="00A70CDA">
      <w:pPr>
        <w:pStyle w:val="NOTE0"/>
        <w:numPr>
          <w:ilvl w:val="0"/>
          <w:numId w:val="164"/>
        </w:numPr>
        <w:ind w:left="360"/>
        <w:rPr>
          <w:ins w:id="1956" w:author="Charles Gifford" w:date="2017-03-10T00:04:00Z"/>
        </w:rPr>
      </w:pPr>
      <w:ins w:id="1957" w:author="Charles Gifford" w:date="2017-03-09T23:49:00Z">
        <w:r w:rsidRPr="00503EA3">
          <w:t>C</w:t>
        </w:r>
        <w:r w:rsidR="002C37ED" w:rsidRPr="00735C68">
          <w:t>ombined standard uncertainty</w:t>
        </w:r>
      </w:ins>
      <w:ins w:id="1958" w:author="Charles Gifford" w:date="2017-03-10T00:03:00Z">
        <w:r>
          <w:tab/>
        </w:r>
      </w:ins>
      <w:ins w:id="1959" w:author="Charles Gifford" w:date="2017-03-09T23:49:00Z">
        <w:r w:rsidRPr="00503EA3">
          <w:t>S</w:t>
        </w:r>
        <w:r w:rsidR="002C37ED" w:rsidRPr="00735C68">
          <w:t>tandard uncertainty that is obtained using the individual standard measurement uncertainties associated with the input quantities in a measurement model</w:t>
        </w:r>
      </w:ins>
      <w:ins w:id="1960" w:author="Charles Gifford" w:date="2017-03-10T00:09:00Z">
        <w:r w:rsidR="00735C68">
          <w:t>.</w:t>
        </w:r>
      </w:ins>
      <w:ins w:id="1961" w:author="Charles Gifford" w:date="2017-03-10T00:03:00Z">
        <w:r>
          <w:t xml:space="preserve"> </w:t>
        </w:r>
      </w:ins>
      <w:ins w:id="1962" w:author="Charles Gifford" w:date="2017-03-09T23:49:00Z">
        <w:r w:rsidR="002C37ED" w:rsidRPr="00735C68">
          <w:t>[S</w:t>
        </w:r>
      </w:ins>
      <w:ins w:id="1963" w:author="Charles Gifford" w:date="2017-03-10T00:04:00Z">
        <w:r>
          <w:t>ource</w:t>
        </w:r>
      </w:ins>
      <w:ins w:id="1964" w:author="Charles Gifford" w:date="2017-03-09T23:49:00Z">
        <w:r w:rsidR="002C37ED" w:rsidRPr="00735C68">
          <w:t>: ISO/IEC Guide 99, 2.31]</w:t>
        </w:r>
      </w:ins>
    </w:p>
    <w:p w14:paraId="57A2C2AB" w14:textId="77777777" w:rsidR="00503EA3" w:rsidRDefault="00503EA3" w:rsidP="00A70CDA">
      <w:pPr>
        <w:pStyle w:val="NOTE0"/>
        <w:numPr>
          <w:ilvl w:val="0"/>
          <w:numId w:val="164"/>
        </w:numPr>
        <w:ind w:left="360"/>
        <w:rPr>
          <w:ins w:id="1965" w:author="Charles Gifford" w:date="2017-03-10T00:05:00Z"/>
        </w:rPr>
      </w:pPr>
      <w:ins w:id="1966" w:author="Charles Gifford" w:date="2017-03-09T23:49:00Z">
        <w:r w:rsidRPr="00503EA3">
          <w:t>E</w:t>
        </w:r>
        <w:r w:rsidR="002C37ED" w:rsidRPr="00735C68">
          <w:t>xpanded uncertainty</w:t>
        </w:r>
      </w:ins>
      <w:ins w:id="1967" w:author="Charles Gifford" w:date="2017-03-10T00:04:00Z">
        <w:r>
          <w:tab/>
        </w:r>
      </w:ins>
      <w:ins w:id="1968" w:author="Charles Gifford" w:date="2017-03-09T23:49:00Z">
        <w:r w:rsidRPr="00503EA3">
          <w:t>Q</w:t>
        </w:r>
        <w:r w:rsidR="002C37ED" w:rsidRPr="00735C68">
          <w:t>uantity defining an interval about the result of a measurement that may be expected to encompass a large fraction of the distribution of values that could reasonably be attributed to the measurand</w:t>
        </w:r>
      </w:ins>
      <w:ins w:id="1969" w:author="Charles Gifford" w:date="2017-03-10T00:04:00Z">
        <w:r>
          <w:t>.</w:t>
        </w:r>
      </w:ins>
      <w:ins w:id="1970" w:author="Charles Gifford" w:date="2017-03-09T23:49:00Z">
        <w:r w:rsidRPr="00503EA3">
          <w:t xml:space="preserve">  </w:t>
        </w:r>
        <w:r w:rsidR="002C37ED" w:rsidRPr="00735C68">
          <w:t>The fraction may be viewed as the coverage probability or level of confidence of the interval.</w:t>
        </w:r>
      </w:ins>
      <w:ins w:id="1971" w:author="Charles Gifford" w:date="2017-03-10T00:04:00Z">
        <w:r>
          <w:t xml:space="preserve"> </w:t>
        </w:r>
      </w:ins>
      <w:ins w:id="1972" w:author="Charles Gifford" w:date="2017-03-09T23:49:00Z">
        <w:r w:rsidRPr="00503EA3">
          <w:t>[</w:t>
        </w:r>
      </w:ins>
      <w:ins w:id="1973" w:author="Charles Gifford" w:date="2017-03-10T00:05:00Z">
        <w:r>
          <w:t>Source</w:t>
        </w:r>
      </w:ins>
      <w:ins w:id="1974" w:author="Charles Gifford" w:date="2017-03-09T23:49:00Z">
        <w:r w:rsidR="002C37ED" w:rsidRPr="00735C68">
          <w:t>: ISO/IEC Guide 98-3, 2.3.5]</w:t>
        </w:r>
      </w:ins>
    </w:p>
    <w:p w14:paraId="10361AE8" w14:textId="58A8F7FA" w:rsidR="00503EA3" w:rsidRDefault="00503EA3" w:rsidP="00A70CDA">
      <w:pPr>
        <w:pStyle w:val="NOTE0"/>
        <w:numPr>
          <w:ilvl w:val="0"/>
          <w:numId w:val="164"/>
        </w:numPr>
        <w:ind w:left="360"/>
        <w:rPr>
          <w:ins w:id="1975" w:author="Charles Gifford" w:date="2017-03-10T00:06:00Z"/>
        </w:rPr>
      </w:pPr>
      <w:ins w:id="1976" w:author="Charles Gifford" w:date="2017-03-09T23:49:00Z">
        <w:r w:rsidRPr="00503EA3">
          <w:t>C</w:t>
        </w:r>
        <w:r w:rsidR="002C37ED" w:rsidRPr="00735C68">
          <w:t>overage probability</w:t>
        </w:r>
      </w:ins>
      <w:ins w:id="1977" w:author="Charles Gifford" w:date="2017-03-10T00:05:00Z">
        <w:r>
          <w:tab/>
        </w:r>
      </w:ins>
      <w:ins w:id="1978" w:author="Charles Gifford" w:date="2017-03-09T23:49:00Z">
        <w:r>
          <w:t>L</w:t>
        </w:r>
        <w:r w:rsidR="002C37ED" w:rsidRPr="00735C68">
          <w:t>evel of confidence</w:t>
        </w:r>
      </w:ins>
      <w:ins w:id="1979" w:author="Charles Gifford" w:date="2017-03-10T00:05:00Z">
        <w:r>
          <w:t xml:space="preserve"> p</w:t>
        </w:r>
      </w:ins>
      <w:ins w:id="1980" w:author="Charles Gifford" w:date="2017-03-09T23:49:00Z">
        <w:r w:rsidR="002C37ED" w:rsidRPr="00735C68">
          <w:t>robability that the set of true quantity values of a measurand is contained within a specified coverage interval</w:t>
        </w:r>
      </w:ins>
      <w:ins w:id="1981" w:author="Charles Gifford" w:date="2017-03-10T00:09:00Z">
        <w:r w:rsidR="00735C68">
          <w:t>.</w:t>
        </w:r>
      </w:ins>
      <w:ins w:id="1982" w:author="Charles Gifford" w:date="2017-03-10T00:06:00Z">
        <w:r>
          <w:t xml:space="preserve"> </w:t>
        </w:r>
      </w:ins>
      <w:ins w:id="1983" w:author="Charles Gifford" w:date="2017-03-09T23:49:00Z">
        <w:r w:rsidR="002C37ED" w:rsidRPr="00735C68">
          <w:t>[S</w:t>
        </w:r>
      </w:ins>
      <w:ins w:id="1984" w:author="Charles Gifford" w:date="2017-03-10T00:06:00Z">
        <w:r>
          <w:t>ource</w:t>
        </w:r>
      </w:ins>
      <w:ins w:id="1985" w:author="Charles Gifford" w:date="2017-03-09T23:49:00Z">
        <w:r w:rsidR="002C37ED" w:rsidRPr="00735C68">
          <w:t>: ISO/IEC Guide 99, 2.37]</w:t>
        </w:r>
      </w:ins>
    </w:p>
    <w:p w14:paraId="06895AB2" w14:textId="50C4C4AC" w:rsidR="002C37ED" w:rsidRPr="00735C68" w:rsidRDefault="00503EA3" w:rsidP="00A70CDA">
      <w:pPr>
        <w:pStyle w:val="NOTE0"/>
        <w:numPr>
          <w:ilvl w:val="0"/>
          <w:numId w:val="164"/>
        </w:numPr>
        <w:ind w:left="360"/>
        <w:rPr>
          <w:ins w:id="1986" w:author="Charles Gifford" w:date="2017-03-09T23:38:00Z"/>
        </w:rPr>
      </w:pPr>
      <w:ins w:id="1987" w:author="Charles Gifford" w:date="2017-03-09T23:49:00Z">
        <w:r w:rsidRPr="00503EA3">
          <w:t>C</w:t>
        </w:r>
        <w:r w:rsidR="002C37ED" w:rsidRPr="00735C68">
          <w:t>overage factor</w:t>
        </w:r>
      </w:ins>
      <w:ins w:id="1988" w:author="Charles Gifford" w:date="2017-03-10T00:06:00Z">
        <w:r>
          <w:tab/>
        </w:r>
      </w:ins>
      <w:ins w:id="1989" w:author="Charles Gifford" w:date="2017-03-09T23:49:00Z">
        <w:r w:rsidRPr="00503EA3">
          <w:t>N</w:t>
        </w:r>
        <w:r w:rsidR="002C37ED" w:rsidRPr="00735C68">
          <w:t>umerical factor used as a multiplier of the combined standard uncertainty in order to obtain an expanded uncertainty</w:t>
        </w:r>
      </w:ins>
      <w:ins w:id="1990" w:author="Charles Gifford" w:date="2017-03-10T00:07:00Z">
        <w:r>
          <w:t>.</w:t>
        </w:r>
      </w:ins>
      <w:ins w:id="1991" w:author="Charles Gifford" w:date="2017-03-09T23:49:00Z">
        <w:r w:rsidRPr="00503EA3">
          <w:t xml:space="preserve">  </w:t>
        </w:r>
        <w:r w:rsidR="002C37ED" w:rsidRPr="00735C68">
          <w:t>A coverage factor, k, is typically in the range 2 to 3.</w:t>
        </w:r>
      </w:ins>
      <w:ins w:id="1992" w:author="Charles Gifford" w:date="2017-03-10T00:07:00Z">
        <w:r>
          <w:t xml:space="preserve"> </w:t>
        </w:r>
      </w:ins>
      <w:ins w:id="1993" w:author="Charles Gifford" w:date="2017-03-09T23:49:00Z">
        <w:r w:rsidR="002C37ED" w:rsidRPr="00735C68">
          <w:t>[S</w:t>
        </w:r>
      </w:ins>
      <w:ins w:id="1994" w:author="Charles Gifford" w:date="2017-03-10T00:07:00Z">
        <w:r>
          <w:t>ource</w:t>
        </w:r>
      </w:ins>
      <w:ins w:id="1995" w:author="Charles Gifford" w:date="2017-03-09T23:49:00Z">
        <w:r w:rsidR="002C37ED" w:rsidRPr="00735C68">
          <w:t>: ISO/IEC Guide 98-3, 2.3.6]</w:t>
        </w:r>
      </w:ins>
    </w:p>
    <w:p w14:paraId="6B6A7A3C" w14:textId="745E4CA4" w:rsidR="00BD707C" w:rsidRPr="00934E18" w:rsidRDefault="00A70CDA" w:rsidP="00A70CDA">
      <w:pPr>
        <w:pStyle w:val="NOTE0"/>
        <w:rPr>
          <w:ins w:id="1996" w:author="Charles Gifford" w:date="2017-03-09T23:38:00Z"/>
        </w:rPr>
      </w:pPr>
      <w:ins w:id="1997" w:author="Charles Gifford" w:date="2017-03-10T00:11:00Z">
        <w:r>
          <w:t>NOTE</w:t>
        </w:r>
      </w:ins>
      <w:ins w:id="1998" w:author="Charles Gifford" w:date="2017-03-15T14:27:00Z">
        <w:r>
          <w:t xml:space="preserve"> 1</w:t>
        </w:r>
        <w:r>
          <w:tab/>
        </w:r>
      </w:ins>
      <w:ins w:id="1999" w:author="Charles Gifford" w:date="2017-03-09T23:38:00Z">
        <w:r w:rsidR="00BD707C" w:rsidRPr="00934E18">
          <w:t>As specified in ISO/IEC Guide 98-3, the intended purpose of expanded uncertainty</w:t>
        </w:r>
      </w:ins>
      <w:ins w:id="2000" w:author="Charles Gifford" w:date="2017-03-10T00:11:00Z">
        <w:r w:rsidR="00735C68">
          <w:t>,</w:t>
        </w:r>
      </w:ins>
      <w:ins w:id="2001" w:author="Charles Gifford" w:date="2017-03-09T23:38:00Z">
        <w:r w:rsidR="00BD707C" w:rsidRPr="00934E18">
          <w:t xml:space="preserve"> U</w:t>
        </w:r>
      </w:ins>
      <w:ins w:id="2002" w:author="Charles Gifford" w:date="2017-03-10T00:11:00Z">
        <w:r w:rsidR="00735C68">
          <w:t>,</w:t>
        </w:r>
      </w:ins>
      <w:ins w:id="2003" w:author="Charles Gifford" w:date="2017-03-09T23:38:00Z">
        <w:r w:rsidR="00BD707C" w:rsidRPr="00934E18">
          <w:t xml:space="preserve"> is to provide an interval about the result of a measurement that may be expected to encompass a large fraction of the distribution of values that could reasonably be attributed to the measurand. The choice of coverage factor k, which is usually in the range 2 to 3, is based on the coverage probability or level of confidence required of the interval.</w:t>
        </w:r>
      </w:ins>
    </w:p>
    <w:p w14:paraId="2BB2410C" w14:textId="05696B31" w:rsidR="00BD707C" w:rsidRPr="00934E18" w:rsidRDefault="00A70CDA" w:rsidP="00A70CDA">
      <w:pPr>
        <w:pStyle w:val="NOTE0"/>
        <w:rPr>
          <w:ins w:id="2004" w:author="Charles Gifford" w:date="2017-03-09T23:38:00Z"/>
        </w:rPr>
      </w:pPr>
      <w:ins w:id="2005" w:author="Charles Gifford" w:date="2017-03-09T23:38:00Z">
        <w:r>
          <w:t>NOTE</w:t>
        </w:r>
      </w:ins>
      <w:ins w:id="2006" w:author="Charles Gifford" w:date="2017-03-15T14:28:00Z">
        <w:r>
          <w:t xml:space="preserve"> 2</w:t>
        </w:r>
        <w:r>
          <w:tab/>
        </w:r>
      </w:ins>
      <w:ins w:id="2007" w:author="Charles Gifford" w:date="2017-03-09T23:38:00Z">
        <w:r w:rsidR="00BD707C" w:rsidRPr="00934E18">
          <w:t>Practical methods for the expression of measurement uncertainty where the probability distribution function is asymmetric are provided in ISO/IEC Guide 98-3.</w:t>
        </w:r>
      </w:ins>
    </w:p>
    <w:p w14:paraId="7F34444A" w14:textId="69F3D7D0" w:rsidR="00BD707C" w:rsidRPr="00934E18" w:rsidRDefault="00BD707C" w:rsidP="00A70CDA">
      <w:pPr>
        <w:pStyle w:val="PARAGRAPH"/>
        <w:rPr>
          <w:ins w:id="2008" w:author="Charles Gifford" w:date="2017-03-09T23:38:00Z"/>
        </w:rPr>
      </w:pPr>
      <w:ins w:id="2009" w:author="Charles Gifford" w:date="2017-03-09T23:38:00Z">
        <w:r w:rsidRPr="00934E18">
          <w:t>The exchange of measured quantity values</w:t>
        </w:r>
      </w:ins>
      <w:ins w:id="2010" w:author="Charles Gifford" w:date="2017-03-10T00:12:00Z">
        <w:r w:rsidR="00735C68">
          <w:t>,</w:t>
        </w:r>
      </w:ins>
      <w:ins w:id="2011" w:author="Charles Gifford" w:date="2017-03-09T23:38:00Z">
        <w:r w:rsidRPr="00934E18">
          <w:t xml:space="preserve"> y, are supported in this standard using v</w:t>
        </w:r>
        <w:r w:rsidR="00735C68">
          <w:t>alue and/or quantity attributes</w:t>
        </w:r>
        <w:r w:rsidRPr="00934E18">
          <w:t xml:space="preserve"> with a type</w:t>
        </w:r>
        <w:r w:rsidR="00735C68">
          <w:t xml:space="preserve"> of MeasureType or QuantityType</w:t>
        </w:r>
        <w:r w:rsidRPr="00934E18">
          <w:t xml:space="preserve"> of objects within the ISA-95 information models. </w:t>
        </w:r>
      </w:ins>
      <w:ins w:id="2012" w:author="Charles Gifford" w:date="2017-03-10T00:12:00Z">
        <w:r w:rsidR="00735C68">
          <w:t xml:space="preserve"> </w:t>
        </w:r>
      </w:ins>
      <w:ins w:id="2013" w:author="Charles Gifford" w:date="2017-03-09T23:38:00Z">
        <w:r w:rsidRPr="00934E18">
          <w:t xml:space="preserve">All value and quantity attributes defined in this standard may be subject to measurement uncertainty. </w:t>
        </w:r>
      </w:ins>
      <w:ins w:id="2014" w:author="Charles Gifford" w:date="2017-03-10T00:18:00Z">
        <w:r w:rsidR="009432D4">
          <w:t>A</w:t>
        </w:r>
        <w:r w:rsidR="00735C68" w:rsidRPr="00735C68">
          <w:t>ll value and quantity attributes conta</w:t>
        </w:r>
        <w:r w:rsidR="00735C68">
          <w:t>in the following sub-attributes</w:t>
        </w:r>
      </w:ins>
      <w:ins w:id="2015" w:author="Charles Gifford" w:date="2017-03-09T23:38:00Z">
        <w:r w:rsidRPr="00934E18">
          <w:t>:</w:t>
        </w:r>
      </w:ins>
    </w:p>
    <w:p w14:paraId="132CC17F" w14:textId="5CEB6FA7" w:rsidR="00BD707C" w:rsidRPr="00934E18" w:rsidRDefault="00BD707C" w:rsidP="00A70CDA">
      <w:pPr>
        <w:pStyle w:val="ListParagraph"/>
        <w:numPr>
          <w:ilvl w:val="0"/>
          <w:numId w:val="162"/>
        </w:numPr>
        <w:ind w:left="360"/>
        <w:rPr>
          <w:ins w:id="2016" w:author="Charles Gifford" w:date="2017-03-09T23:38:00Z"/>
        </w:rPr>
      </w:pPr>
      <w:ins w:id="2017" w:author="Charles Gifford" w:date="2017-03-09T23:38:00Z">
        <w:r w:rsidRPr="00934E18">
          <w:t>level of confidence, p;</w:t>
        </w:r>
      </w:ins>
    </w:p>
    <w:p w14:paraId="3707ED4B" w14:textId="4F273DEC" w:rsidR="00BD707C" w:rsidRPr="00934E18" w:rsidRDefault="00BD707C" w:rsidP="00A70CDA">
      <w:pPr>
        <w:pStyle w:val="ListParagraph"/>
        <w:numPr>
          <w:ilvl w:val="0"/>
          <w:numId w:val="162"/>
        </w:numPr>
        <w:ind w:left="360"/>
        <w:rPr>
          <w:ins w:id="2018" w:author="Charles Gifford" w:date="2017-03-09T23:38:00Z"/>
        </w:rPr>
      </w:pPr>
      <w:ins w:id="2019" w:author="Charles Gifford" w:date="2017-03-09T23:38:00Z">
        <w:r w:rsidRPr="00934E18">
          <w:t>expanded uncertainty, U; and</w:t>
        </w:r>
      </w:ins>
    </w:p>
    <w:p w14:paraId="46272D03" w14:textId="520735E6" w:rsidR="00BD707C" w:rsidRDefault="00BD707C" w:rsidP="00A70CDA">
      <w:pPr>
        <w:pStyle w:val="ListParagraph"/>
        <w:numPr>
          <w:ilvl w:val="0"/>
          <w:numId w:val="162"/>
        </w:numPr>
        <w:ind w:left="360"/>
        <w:rPr>
          <w:ins w:id="2020" w:author="Charles Gifford" w:date="2017-03-10T00:15:00Z"/>
        </w:rPr>
      </w:pPr>
      <w:ins w:id="2021" w:author="Charles Gifford" w:date="2017-03-09T23:38:00Z">
        <w:r w:rsidRPr="00934E18">
          <w:t>coverage factor, k.</w:t>
        </w:r>
      </w:ins>
    </w:p>
    <w:p w14:paraId="233AA122" w14:textId="77777777" w:rsidR="00735C68" w:rsidRDefault="00735C68" w:rsidP="00A70CDA">
      <w:pPr>
        <w:pStyle w:val="ListParagraph"/>
        <w:numPr>
          <w:ilvl w:val="0"/>
          <w:numId w:val="162"/>
        </w:numPr>
        <w:ind w:left="360"/>
        <w:rPr>
          <w:ins w:id="2022" w:author="Charles Gifford" w:date="2017-03-10T00:16:00Z"/>
        </w:rPr>
      </w:pPr>
      <w:ins w:id="2023" w:author="Charles Gifford" w:date="2017-03-10T00:15:00Z">
        <w:r w:rsidRPr="00735C68">
          <w:t>precision</w:t>
        </w:r>
      </w:ins>
    </w:p>
    <w:p w14:paraId="79AB9C52" w14:textId="1C094CF5" w:rsidR="00735C68" w:rsidRPr="00934E18" w:rsidRDefault="009432D4" w:rsidP="00A70CDA">
      <w:pPr>
        <w:pStyle w:val="ListParagraph"/>
        <w:numPr>
          <w:ilvl w:val="0"/>
          <w:numId w:val="162"/>
        </w:numPr>
        <w:ind w:left="360"/>
        <w:rPr>
          <w:ins w:id="2024" w:author="Charles Gifford" w:date="2017-03-09T23:38:00Z"/>
        </w:rPr>
      </w:pPr>
      <w:ins w:id="2025" w:author="Charles Gifford" w:date="2017-03-10T00:15:00Z">
        <w:r>
          <w:t>accuracy</w:t>
        </w:r>
      </w:ins>
    </w:p>
    <w:p w14:paraId="7E3C96A0" w14:textId="35890514" w:rsidR="00BD707C" w:rsidRPr="00A70CDA" w:rsidRDefault="00BD707C" w:rsidP="00A70CDA">
      <w:pPr>
        <w:pStyle w:val="PARAGRAPH"/>
        <w:rPr>
          <w:ins w:id="2026" w:author="Charles Gifford" w:date="2017-03-09T23:38:00Z"/>
        </w:rPr>
      </w:pPr>
      <w:ins w:id="2027" w:author="Charles Gifford" w:date="2017-03-09T23:38:00Z">
        <w:r w:rsidRPr="00934E18">
          <w:t>Implementations are required to support the inclusion of one or more sets of values for the sub-attributes p, U</w:t>
        </w:r>
      </w:ins>
      <w:ins w:id="2028" w:author="Charles Gifford" w:date="2017-03-10T00:13:00Z">
        <w:r w:rsidR="00735C68">
          <w:t>,</w:t>
        </w:r>
      </w:ins>
      <w:ins w:id="2029" w:author="Charles Gifford" w:date="2017-03-09T23:38:00Z">
        <w:r w:rsidRPr="00934E18">
          <w:t xml:space="preserve"> and k so that multiple levels of confidence can be exchanged for any given value or quantity attribute.</w:t>
        </w:r>
      </w:ins>
    </w:p>
    <w:p w14:paraId="41D5816D" w14:textId="3D978943" w:rsidR="00BD707C" w:rsidRPr="00095C02" w:rsidRDefault="00BD707C" w:rsidP="00095C02">
      <w:pPr>
        <w:pStyle w:val="EXAMPLE0"/>
        <w:rPr>
          <w:ins w:id="2030" w:author="Charles Gifford" w:date="2017-03-09T23:37:00Z"/>
        </w:rPr>
      </w:pPr>
      <w:ins w:id="2031" w:author="Charles Gifford" w:date="2017-03-09T23:38:00Z">
        <w:r w:rsidRPr="00934E18">
          <w:t>EXAMPLE</w:t>
        </w:r>
        <w:r w:rsidRPr="00934E18">
          <w:tab/>
          <w:t>Total capability of a piece of equipment has a y value of 100 widgets/hour. Two sets of uncertainty data are included in the exchange for each capability property value. One set has a p value of 95%, U value of 10 widgets/hour and k value of 2. The second set has a p value of 68%, U value of 5 widgets/hour and k value of 1. This information could be used in planning and scheduling in the development of possible and alternate schedules based on r</w:t>
        </w:r>
        <w:r w:rsidR="00095C02">
          <w:t>isk levels of 50%, 68% and 95%.</w:t>
        </w:r>
      </w:ins>
    </w:p>
    <w:p w14:paraId="3E22D4CA" w14:textId="211A1BF5" w:rsidR="00CB7EC0" w:rsidRPr="001C220C" w:rsidRDefault="005214DF" w:rsidP="0023528A">
      <w:pPr>
        <w:pStyle w:val="Heading1"/>
        <w:rPr>
          <w:lang w:val="en-US"/>
        </w:rPr>
      </w:pPr>
      <w:bookmarkStart w:id="2032" w:name="_Toc478492215"/>
      <w:r w:rsidRPr="001C220C">
        <w:rPr>
          <w:lang w:val="en-US"/>
        </w:rPr>
        <w:t xml:space="preserve">Common object </w:t>
      </w:r>
      <w:r w:rsidR="00CB7EC0" w:rsidRPr="001C220C">
        <w:rPr>
          <w:lang w:val="en-US"/>
        </w:rPr>
        <w:t>model</w:t>
      </w:r>
      <w:r w:rsidRPr="001C220C">
        <w:rPr>
          <w:lang w:val="en-US"/>
        </w:rPr>
        <w:t>s</w:t>
      </w:r>
      <w:bookmarkEnd w:id="1873"/>
      <w:bookmarkEnd w:id="1874"/>
      <w:bookmarkEnd w:id="1875"/>
      <w:bookmarkEnd w:id="2032"/>
      <w:r w:rsidR="00CB7EC0" w:rsidRPr="001C220C">
        <w:rPr>
          <w:lang w:val="en-US"/>
        </w:rPr>
        <w:t xml:space="preserve"> </w:t>
      </w:r>
      <w:bookmarkEnd w:id="1876"/>
      <w:bookmarkEnd w:id="1877"/>
    </w:p>
    <w:p w14:paraId="2502ACB5" w14:textId="77777777" w:rsidR="004F1526" w:rsidRPr="001C220C" w:rsidRDefault="004F1526" w:rsidP="004F1526">
      <w:pPr>
        <w:pStyle w:val="Heading2"/>
        <w:rPr>
          <w:ins w:id="2033" w:author="Charles Gifford" w:date="2017-03-06T21:19:00Z"/>
          <w:lang w:val="en-US"/>
        </w:rPr>
      </w:pPr>
      <w:bookmarkStart w:id="2034" w:name="_Toc478492216"/>
      <w:bookmarkStart w:id="2035" w:name="_Toc306620077"/>
      <w:bookmarkStart w:id="2036" w:name="_Toc320176894"/>
      <w:bookmarkStart w:id="2037" w:name="_Toc516130322"/>
      <w:bookmarkStart w:id="2038" w:name="_Toc516130329"/>
      <w:bookmarkStart w:id="2039" w:name="_Toc516130314"/>
      <w:ins w:id="2040" w:author="Charles Gifford" w:date="2017-03-06T21:19:00Z">
        <w:r>
          <w:rPr>
            <w:lang w:val="en-US"/>
          </w:rPr>
          <w:t>Hierarchy scope</w:t>
        </w:r>
        <w:bookmarkEnd w:id="2034"/>
      </w:ins>
    </w:p>
    <w:p w14:paraId="72A872F8" w14:textId="77777777" w:rsidR="004F1526" w:rsidRPr="001C220C" w:rsidRDefault="004F1526" w:rsidP="004F1526">
      <w:pPr>
        <w:pStyle w:val="PARAGRAPH"/>
        <w:rPr>
          <w:ins w:id="2041" w:author="Charles Gifford" w:date="2017-03-06T21:19:00Z"/>
          <w:lang w:val="en-US"/>
        </w:rPr>
      </w:pPr>
      <w:ins w:id="2042" w:author="Charles Gifford" w:date="2017-03-06T21:19:00Z">
        <w:r w:rsidRPr="001C220C">
          <w:rPr>
            <w:lang w:val="en-US"/>
          </w:rPr>
          <w:t xml:space="preserve">The </w:t>
        </w:r>
        <w:r w:rsidRPr="005403B2">
          <w:rPr>
            <w:lang w:val="en-US"/>
          </w:rPr>
          <w:t>hierarchy scope</w:t>
        </w:r>
        <w:r w:rsidRPr="001C220C">
          <w:rPr>
            <w:lang w:val="en-US"/>
          </w:rPr>
          <w:t xml:space="preserve"> attribute identifies where the exchanged information fits within the role based equipment hierarchy</w:t>
        </w:r>
        <w:r>
          <w:rPr>
            <w:lang w:val="en-US"/>
          </w:rPr>
          <w:t>. It defines the scope of</w:t>
        </w:r>
        <w:r w:rsidRPr="0023528A">
          <w:t xml:space="preserve"> </w:t>
        </w:r>
        <w:r>
          <w:rPr>
            <w:lang w:val="en-US"/>
          </w:rPr>
          <w:t xml:space="preserve">the exchanged information, such as a site or area for which the information is relevant. </w:t>
        </w:r>
        <w:r w:rsidRPr="001C220C">
          <w:rPr>
            <w:lang w:val="en-US"/>
          </w:rPr>
          <w:t xml:space="preserve">The </w:t>
        </w:r>
        <w:r w:rsidRPr="00704D50">
          <w:rPr>
            <w:i/>
            <w:lang w:val="en-US"/>
          </w:rPr>
          <w:t>hierarchy scope</w:t>
        </w:r>
        <w:r w:rsidRPr="001C220C">
          <w:rPr>
            <w:lang w:val="en-US"/>
          </w:rPr>
          <w:t xml:space="preserve"> </w:t>
        </w:r>
        <w:r>
          <w:rPr>
            <w:lang w:val="en-US"/>
          </w:rPr>
          <w:t xml:space="preserve">identifies </w:t>
        </w:r>
        <w:r w:rsidRPr="001C220C">
          <w:rPr>
            <w:lang w:val="en-US"/>
          </w:rPr>
          <w:t>the associated instance in the role based equipment hierarchy</w:t>
        </w:r>
        <w:r>
          <w:rPr>
            <w:lang w:val="en-US"/>
          </w:rPr>
          <w:t xml:space="preserve">. </w:t>
        </w:r>
      </w:ins>
    </w:p>
    <w:p w14:paraId="434F7E6B" w14:textId="77777777" w:rsidR="004F1526" w:rsidRPr="001C220C" w:rsidRDefault="004F1526" w:rsidP="004F1526">
      <w:pPr>
        <w:pStyle w:val="PARAGRAPH"/>
        <w:rPr>
          <w:ins w:id="2043" w:author="Charles Gifford" w:date="2017-03-06T21:19:00Z"/>
          <w:lang w:val="en-US"/>
        </w:rPr>
      </w:pPr>
      <w:ins w:id="2044" w:author="Charles Gifford" w:date="2017-03-06T21:19:00Z">
        <w:r w:rsidRPr="001C220C">
          <w:rPr>
            <w:lang w:val="en-US"/>
          </w:rPr>
          <w:t xml:space="preserve">The </w:t>
        </w:r>
        <w:r w:rsidRPr="005403B2">
          <w:rPr>
            <w:lang w:val="en-US"/>
          </w:rPr>
          <w:t>hierarchy scope</w:t>
        </w:r>
        <w:r w:rsidRPr="007B63BD">
          <w:rPr>
            <w:lang w:val="en-US"/>
          </w:rPr>
          <w:t xml:space="preserve"> </w:t>
        </w:r>
        <w:r w:rsidRPr="001C220C">
          <w:rPr>
            <w:lang w:val="en-US"/>
          </w:rPr>
          <w:t xml:space="preserve">attribute is optional and </w:t>
        </w:r>
        <w:r>
          <w:rPr>
            <w:lang w:val="en-US"/>
          </w:rPr>
          <w:t>is</w:t>
        </w:r>
        <w:r w:rsidRPr="001C220C">
          <w:rPr>
            <w:lang w:val="en-US"/>
          </w:rPr>
          <w:t xml:space="preserve"> not needed if the context of the exchanged information can be determined based on the exchange mechanism used</w:t>
        </w:r>
        <w:r>
          <w:rPr>
            <w:lang w:val="en-US"/>
          </w:rPr>
          <w:t xml:space="preserve">. </w:t>
        </w:r>
      </w:ins>
    </w:p>
    <w:p w14:paraId="5BB19F1E" w14:textId="2462BB1D" w:rsidR="004F1526" w:rsidRPr="001C220C" w:rsidRDefault="004F1526" w:rsidP="004F1526">
      <w:pPr>
        <w:pStyle w:val="NOTE0"/>
        <w:rPr>
          <w:ins w:id="2045" w:author="Charles Gifford" w:date="2017-03-06T21:19:00Z"/>
          <w:lang w:val="en-US"/>
        </w:rPr>
      </w:pPr>
      <w:ins w:id="2046" w:author="Charles Gifford" w:date="2017-03-06T21:19:00Z">
        <w:r w:rsidRPr="001C220C">
          <w:rPr>
            <w:lang w:val="en-US"/>
          </w:rPr>
          <w:t>EXAMPLE 1</w:t>
        </w:r>
        <w:r w:rsidRPr="001C220C">
          <w:rPr>
            <w:lang w:val="en-US"/>
          </w:rPr>
          <w:tab/>
          <w:t>A</w:t>
        </w:r>
        <w:r w:rsidRPr="005403B2">
          <w:rPr>
            <w:lang w:val="en-US"/>
          </w:rPr>
          <w:t xml:space="preserve"> hierarchy scope </w:t>
        </w:r>
        <w:r w:rsidRPr="005403B2">
          <w:rPr>
            <w:i/>
            <w:lang w:val="en-US"/>
          </w:rPr>
          <w:t>c</w:t>
        </w:r>
        <w:r>
          <w:rPr>
            <w:lang w:val="en-US"/>
          </w:rPr>
          <w:t>an</w:t>
        </w:r>
        <w:r w:rsidRPr="001C220C">
          <w:rPr>
            <w:lang w:val="en-US"/>
          </w:rPr>
          <w:t xml:space="preserve"> identify a Site, such as WEST-END</w:t>
        </w:r>
        <w:r>
          <w:rPr>
            <w:lang w:val="en-US"/>
          </w:rPr>
          <w:t xml:space="preserve">. </w:t>
        </w:r>
        <w:r w:rsidRPr="001C220C">
          <w:rPr>
            <w:lang w:val="en-US"/>
          </w:rPr>
          <w:t xml:space="preserve">A </w:t>
        </w:r>
        <w:r w:rsidR="00431313">
          <w:rPr>
            <w:i/>
            <w:lang w:val="en-US"/>
          </w:rPr>
          <w:t>Operations</w:t>
        </w:r>
        <w:r w:rsidRPr="001C220C">
          <w:rPr>
            <w:i/>
            <w:lang w:val="en-US"/>
          </w:rPr>
          <w:t xml:space="preserve"> Performance</w:t>
        </w:r>
        <w:r w:rsidRPr="001C220C">
          <w:rPr>
            <w:lang w:val="en-US"/>
          </w:rPr>
          <w:t xml:space="preserve"> </w:t>
        </w:r>
        <w:r>
          <w:rPr>
            <w:lang w:val="en-US"/>
          </w:rPr>
          <w:t>can</w:t>
        </w:r>
        <w:r w:rsidRPr="001C220C">
          <w:rPr>
            <w:lang w:val="en-US"/>
          </w:rPr>
          <w:t xml:space="preserve"> have a </w:t>
        </w:r>
        <w:r w:rsidRPr="007917D9">
          <w:rPr>
            <w:i/>
            <w:lang w:val="en-US"/>
          </w:rPr>
          <w:t>Hierarchy Scope</w:t>
        </w:r>
        <w:r w:rsidRPr="001C220C">
          <w:rPr>
            <w:lang w:val="en-US"/>
          </w:rPr>
          <w:t xml:space="preserve"> attribute that identifies the WEST-END site. </w:t>
        </w:r>
      </w:ins>
    </w:p>
    <w:p w14:paraId="48323058" w14:textId="60461CBB" w:rsidR="004F1526" w:rsidRPr="001C220C" w:rsidRDefault="004F1526" w:rsidP="004F1526">
      <w:pPr>
        <w:pStyle w:val="NOTE0"/>
        <w:rPr>
          <w:ins w:id="2047" w:author="Charles Gifford" w:date="2017-03-06T21:19:00Z"/>
          <w:lang w:val="en-US"/>
        </w:rPr>
      </w:pPr>
      <w:ins w:id="2048" w:author="Charles Gifford" w:date="2017-03-06T21:19:00Z">
        <w:r w:rsidRPr="001C220C">
          <w:rPr>
            <w:lang w:val="en-US"/>
          </w:rPr>
          <w:t xml:space="preserve">EXAMPLE </w:t>
        </w:r>
        <w:smartTag w:uri="urn:schemas-microsoft-com:office:smarttags" w:element="chmetcnv">
          <w:smartTagPr>
            <w:attr w:name="TCSC" w:val="0"/>
            <w:attr w:name="NumberType" w:val="1"/>
            <w:attr w:name="Negative" w:val="False"/>
            <w:attr w:name="HasSpace" w:val="False"/>
            <w:attr w:name="SourceValue" w:val="2"/>
            <w:attr w:name="UnitName" w:val="a"/>
          </w:smartTagPr>
          <w:r w:rsidRPr="001C220C">
            <w:rPr>
              <w:lang w:val="en-US"/>
            </w:rPr>
            <w:t>2</w:t>
          </w:r>
          <w:r w:rsidRPr="001C220C">
            <w:rPr>
              <w:lang w:val="en-US"/>
            </w:rPr>
            <w:tab/>
          </w:r>
        </w:smartTag>
        <w:r w:rsidRPr="001C220C">
          <w:rPr>
            <w:lang w:val="en-US"/>
          </w:rPr>
          <w:t xml:space="preserve">A </w:t>
        </w:r>
        <w:r w:rsidRPr="005403B2">
          <w:rPr>
            <w:lang w:val="en-US"/>
          </w:rPr>
          <w:t>hierarchy scope</w:t>
        </w:r>
        <w:r w:rsidRPr="007B63BD">
          <w:rPr>
            <w:lang w:val="en-US"/>
          </w:rPr>
          <w:t xml:space="preserve"> c</w:t>
        </w:r>
        <w:r>
          <w:rPr>
            <w:lang w:val="en-US"/>
          </w:rPr>
          <w:t>an</w:t>
        </w:r>
        <w:r w:rsidRPr="001C220C">
          <w:rPr>
            <w:lang w:val="en-US"/>
          </w:rPr>
          <w:t xml:space="preserve"> identify an Area within a Site, such as WEST-END/HOLDING-AREA</w:t>
        </w:r>
        <w:r>
          <w:rPr>
            <w:lang w:val="en-US"/>
          </w:rPr>
          <w:t xml:space="preserve">. </w:t>
        </w:r>
        <w:r w:rsidRPr="001C220C">
          <w:rPr>
            <w:lang w:val="en-US"/>
          </w:rPr>
          <w:t xml:space="preserve">A </w:t>
        </w:r>
      </w:ins>
      <w:ins w:id="2049" w:author="Charles Gifford" w:date="2017-03-15T12:17:00Z">
        <w:r w:rsidR="00431313">
          <w:rPr>
            <w:i/>
            <w:lang w:val="en-US"/>
          </w:rPr>
          <w:t>Operations</w:t>
        </w:r>
      </w:ins>
      <w:ins w:id="2050" w:author="Charles Gifford" w:date="2017-03-06T21:19:00Z">
        <w:r w:rsidRPr="001C220C">
          <w:rPr>
            <w:i/>
            <w:lang w:val="en-US"/>
          </w:rPr>
          <w:t xml:space="preserve"> Capability</w:t>
        </w:r>
        <w:r w:rsidRPr="001C220C">
          <w:rPr>
            <w:lang w:val="en-US"/>
          </w:rPr>
          <w:t xml:space="preserve"> </w:t>
        </w:r>
        <w:r>
          <w:rPr>
            <w:lang w:val="en-US"/>
          </w:rPr>
          <w:t>can</w:t>
        </w:r>
        <w:r w:rsidRPr="001C220C">
          <w:rPr>
            <w:lang w:val="en-US"/>
          </w:rPr>
          <w:t xml:space="preserve"> have a </w:t>
        </w:r>
        <w:r w:rsidRPr="005403B2">
          <w:rPr>
            <w:lang w:val="en-US"/>
          </w:rPr>
          <w:t>Hierarchy Scope</w:t>
        </w:r>
        <w:r w:rsidRPr="007B63BD">
          <w:rPr>
            <w:lang w:val="en-US"/>
          </w:rPr>
          <w:t xml:space="preserve"> a</w:t>
        </w:r>
        <w:r w:rsidRPr="001C220C">
          <w:rPr>
            <w:lang w:val="en-US"/>
          </w:rPr>
          <w:t xml:space="preserve">ttribute that identifies the area. </w:t>
        </w:r>
      </w:ins>
    </w:p>
    <w:p w14:paraId="48756FC4" w14:textId="77777777" w:rsidR="004F1526" w:rsidRPr="001C220C" w:rsidRDefault="004F1526" w:rsidP="004F1526">
      <w:pPr>
        <w:pStyle w:val="NOTE0"/>
        <w:rPr>
          <w:ins w:id="2051" w:author="Charles Gifford" w:date="2017-03-06T21:19:00Z"/>
          <w:lang w:val="en-US"/>
        </w:rPr>
      </w:pPr>
      <w:ins w:id="2052" w:author="Charles Gifford" w:date="2017-03-06T21:19:00Z">
        <w:r w:rsidRPr="001C220C">
          <w:rPr>
            <w:lang w:val="en-US"/>
          </w:rPr>
          <w:t xml:space="preserve">EXAMPLE </w:t>
        </w:r>
        <w:smartTag w:uri="urn:schemas-microsoft-com:office:smarttags" w:element="chmetcnv">
          <w:smartTagPr>
            <w:attr w:name="TCSC" w:val="0"/>
            <w:attr w:name="NumberType" w:val="1"/>
            <w:attr w:name="Negative" w:val="False"/>
            <w:attr w:name="HasSpace" w:val="False"/>
            <w:attr w:name="SourceValue" w:val="3"/>
            <w:attr w:name="UnitName" w:val="a"/>
          </w:smartTagPr>
          <w:r w:rsidRPr="001C220C">
            <w:rPr>
              <w:lang w:val="en-US"/>
            </w:rPr>
            <w:t>3</w:t>
          </w:r>
          <w:r w:rsidRPr="001C220C">
            <w:rPr>
              <w:lang w:val="en-US"/>
            </w:rPr>
            <w:tab/>
          </w:r>
        </w:smartTag>
        <w:r w:rsidRPr="001C220C">
          <w:rPr>
            <w:lang w:val="en-US"/>
          </w:rPr>
          <w:t>A</w:t>
        </w:r>
        <w:r w:rsidRPr="005403B2">
          <w:rPr>
            <w:i/>
            <w:lang w:val="en-US"/>
          </w:rPr>
          <w:t xml:space="preserve"> </w:t>
        </w:r>
        <w:r w:rsidRPr="005403B2">
          <w:rPr>
            <w:lang w:val="en-US"/>
          </w:rPr>
          <w:t xml:space="preserve">hierarchy scope </w:t>
        </w:r>
        <w:r w:rsidRPr="005403B2">
          <w:rPr>
            <w:i/>
            <w:lang w:val="en-US"/>
          </w:rPr>
          <w:t>c</w:t>
        </w:r>
        <w:r>
          <w:rPr>
            <w:lang w:val="en-US"/>
          </w:rPr>
          <w:t>an</w:t>
        </w:r>
        <w:r w:rsidRPr="001C220C">
          <w:rPr>
            <w:lang w:val="en-US"/>
          </w:rPr>
          <w:t xml:space="preserve"> identify a </w:t>
        </w:r>
        <w:r w:rsidRPr="00DB72BE">
          <w:rPr>
            <w:lang w:val="en-US"/>
          </w:rPr>
          <w:t>WORK CENTER</w:t>
        </w:r>
        <w:r w:rsidRPr="001C220C">
          <w:rPr>
            <w:lang w:val="en-US"/>
          </w:rPr>
          <w:t xml:space="preserve"> within an Area or Site, such as WEST-END/HOLDING-AREA/CHIPPING-BIN #1. </w:t>
        </w:r>
      </w:ins>
    </w:p>
    <w:p w14:paraId="5C4D9D33" w14:textId="77777777" w:rsidR="004F1526" w:rsidRPr="001C220C" w:rsidRDefault="004F1526" w:rsidP="004F1526">
      <w:pPr>
        <w:pStyle w:val="NOTE0"/>
        <w:rPr>
          <w:ins w:id="2053" w:author="Charles Gifford" w:date="2017-03-06T21:19:00Z"/>
          <w:lang w:val="en-US"/>
        </w:rPr>
      </w:pPr>
      <w:ins w:id="2054" w:author="Charles Gifford" w:date="2017-03-06T21:19:00Z">
        <w:r w:rsidRPr="001C220C">
          <w:rPr>
            <w:lang w:val="en-US"/>
          </w:rPr>
          <w:t xml:space="preserve">EXAMPLE </w:t>
        </w:r>
        <w:smartTag w:uri="urn:schemas-microsoft-com:office:smarttags" w:element="chmetcnv">
          <w:smartTagPr>
            <w:attr w:name="TCSC" w:val="0"/>
            <w:attr w:name="NumberType" w:val="1"/>
            <w:attr w:name="Negative" w:val="False"/>
            <w:attr w:name="HasSpace" w:val="False"/>
            <w:attr w:name="SourceValue" w:val="4"/>
            <w:attr w:name="UnitName" w:val="a"/>
          </w:smartTagPr>
          <w:r w:rsidRPr="001C220C">
            <w:rPr>
              <w:lang w:val="en-US"/>
            </w:rPr>
            <w:t>4</w:t>
          </w:r>
          <w:r w:rsidRPr="001C220C">
            <w:rPr>
              <w:lang w:val="en-US"/>
            </w:rPr>
            <w:tab/>
          </w:r>
        </w:smartTag>
        <w:r w:rsidRPr="001C220C">
          <w:rPr>
            <w:lang w:val="en-US"/>
          </w:rPr>
          <w:t>A</w:t>
        </w:r>
        <w:r w:rsidRPr="005403B2">
          <w:rPr>
            <w:lang w:val="en-US"/>
          </w:rPr>
          <w:t xml:space="preserve"> hierarchy scope</w:t>
        </w:r>
        <w:r w:rsidRPr="005403B2">
          <w:rPr>
            <w:i/>
            <w:lang w:val="en-US"/>
          </w:rPr>
          <w:t xml:space="preserve"> c</w:t>
        </w:r>
        <w:r>
          <w:rPr>
            <w:lang w:val="en-US"/>
          </w:rPr>
          <w:t>an</w:t>
        </w:r>
        <w:r w:rsidRPr="001C220C">
          <w:rPr>
            <w:lang w:val="en-US"/>
          </w:rPr>
          <w:t xml:space="preserve"> identify a WORK CENTER without an Area or Site identification because these are already known due to the exchange mechanism, such as CHIPPING-BIN #1. </w:t>
        </w:r>
      </w:ins>
    </w:p>
    <w:p w14:paraId="2894960E" w14:textId="77777777" w:rsidR="004F1526" w:rsidRPr="001C220C" w:rsidRDefault="004F1526" w:rsidP="004F1526">
      <w:pPr>
        <w:pStyle w:val="NOTE0"/>
        <w:rPr>
          <w:ins w:id="2055" w:author="Charles Gifford" w:date="2017-03-06T21:19:00Z"/>
          <w:lang w:val="en-US"/>
        </w:rPr>
      </w:pPr>
      <w:ins w:id="2056" w:author="Charles Gifford" w:date="2017-03-06T21:19:00Z">
        <w:r w:rsidRPr="001C220C">
          <w:rPr>
            <w:lang w:val="en-US"/>
          </w:rPr>
          <w:t xml:space="preserve">EXAMPLE </w:t>
        </w:r>
        <w:smartTag w:uri="urn:schemas-microsoft-com:office:smarttags" w:element="chmetcnv">
          <w:smartTagPr>
            <w:attr w:name="TCSC" w:val="0"/>
            <w:attr w:name="NumberType" w:val="1"/>
            <w:attr w:name="Negative" w:val="False"/>
            <w:attr w:name="HasSpace" w:val="False"/>
            <w:attr w:name="SourceValue" w:val="5"/>
            <w:attr w:name="UnitName" w:val="a"/>
          </w:smartTagPr>
          <w:r w:rsidRPr="001C220C">
            <w:rPr>
              <w:lang w:val="en-US"/>
            </w:rPr>
            <w:t>5</w:t>
          </w:r>
          <w:r w:rsidRPr="001C220C">
            <w:rPr>
              <w:lang w:val="en-US"/>
            </w:rPr>
            <w:tab/>
          </w:r>
        </w:smartTag>
        <w:r w:rsidRPr="005403B2">
          <w:rPr>
            <w:i/>
            <w:lang w:val="en-US"/>
          </w:rPr>
          <w:t>A</w:t>
        </w:r>
        <w:r w:rsidRPr="005403B2">
          <w:rPr>
            <w:lang w:val="en-US"/>
          </w:rPr>
          <w:t xml:space="preserve"> hierarchy scope c</w:t>
        </w:r>
        <w:r>
          <w:rPr>
            <w:lang w:val="en-US"/>
          </w:rPr>
          <w:t>an</w:t>
        </w:r>
        <w:r w:rsidRPr="001C220C">
          <w:rPr>
            <w:lang w:val="en-US"/>
          </w:rPr>
          <w:t xml:space="preserve"> identify a complete hierarchy of Enterprise, Site, Area, Work Center. </w:t>
        </w:r>
      </w:ins>
    </w:p>
    <w:p w14:paraId="674D5978" w14:textId="5DD85841" w:rsidR="004F1526" w:rsidRPr="00017C42" w:rsidRDefault="004F1526" w:rsidP="004F1526">
      <w:pPr>
        <w:pStyle w:val="PARAGRAPH"/>
        <w:rPr>
          <w:ins w:id="2057" w:author="Charles Gifford" w:date="2017-03-06T21:19:00Z"/>
        </w:rPr>
      </w:pPr>
      <w:ins w:id="2058" w:author="Charles Gifford" w:date="2017-03-06T21:19:00Z">
        <w:r w:rsidRPr="00737213">
          <w:rPr>
            <w:lang w:val="en-US"/>
          </w:rPr>
          <w:t>Th</w:t>
        </w:r>
        <w:r w:rsidRPr="007B63BD">
          <w:rPr>
            <w:lang w:val="en-US"/>
          </w:rPr>
          <w:t xml:space="preserve">e </w:t>
        </w:r>
        <w:r w:rsidRPr="005403B2">
          <w:rPr>
            <w:lang w:val="en-US"/>
          </w:rPr>
          <w:t>hierarchy scope</w:t>
        </w:r>
        <w:r w:rsidRPr="007B63BD">
          <w:rPr>
            <w:lang w:val="en-US"/>
          </w:rPr>
          <w:t xml:space="preserve"> </w:t>
        </w:r>
        <w:r w:rsidRPr="00737213">
          <w:rPr>
            <w:lang w:val="en-US"/>
          </w:rPr>
          <w:t>attribute may be modeled using the model illustrated in</w:t>
        </w:r>
        <w:r w:rsidR="00403DE5">
          <w:rPr>
            <w:lang w:val="en-US"/>
          </w:rPr>
          <w:t xml:space="preserve"> </w:t>
        </w:r>
      </w:ins>
      <w:ins w:id="2059" w:author="Charles Gifford" w:date="2017-03-22T13:10:00Z">
        <w:r w:rsidR="00403DE5">
          <w:rPr>
            <w:lang w:val="en-US"/>
          </w:rPr>
          <w:fldChar w:fldCharType="begin"/>
        </w:r>
        <w:r w:rsidR="00403DE5">
          <w:rPr>
            <w:lang w:val="en-US"/>
          </w:rPr>
          <w:instrText xml:space="preserve"> REF _Ref477951540 \h </w:instrText>
        </w:r>
      </w:ins>
      <w:r w:rsidR="00403DE5">
        <w:rPr>
          <w:lang w:val="en-US"/>
        </w:rPr>
      </w:r>
      <w:r w:rsidR="00403DE5">
        <w:rPr>
          <w:lang w:val="en-US"/>
        </w:rPr>
        <w:fldChar w:fldCharType="separate"/>
      </w:r>
      <w:ins w:id="2060" w:author="Charles Gifford" w:date="2017-03-22T13:10:00Z">
        <w:r w:rsidR="00403DE5">
          <w:t xml:space="preserve">Figure </w:t>
        </w:r>
        <w:r w:rsidR="00403DE5">
          <w:rPr>
            <w:noProof/>
          </w:rPr>
          <w:t>5</w:t>
        </w:r>
        <w:r w:rsidR="00403DE5">
          <w:rPr>
            <w:lang w:val="en-US"/>
          </w:rPr>
          <w:fldChar w:fldCharType="end"/>
        </w:r>
        <w:r w:rsidR="00403DE5">
          <w:rPr>
            <w:lang w:val="en-US"/>
          </w:rPr>
          <w:t xml:space="preserve"> </w:t>
        </w:r>
      </w:ins>
      <w:ins w:id="2061" w:author="Charles Gifford" w:date="2017-03-06T21:19:00Z">
        <w:r w:rsidRPr="00737213">
          <w:rPr>
            <w:lang w:val="en-US"/>
          </w:rPr>
          <w:t xml:space="preserve">with attributes for the </w:t>
        </w:r>
        <w:r w:rsidRPr="00704D50">
          <w:rPr>
            <w:i/>
            <w:lang w:val="en-US"/>
          </w:rPr>
          <w:t>hierarchy scope</w:t>
        </w:r>
        <w:r w:rsidRPr="001C220C">
          <w:rPr>
            <w:lang w:val="en-US"/>
          </w:rPr>
          <w:t xml:space="preserve"> </w:t>
        </w:r>
        <w:r w:rsidRPr="00737213">
          <w:rPr>
            <w:lang w:val="en-US"/>
          </w:rPr>
          <w:t>object defined i</w:t>
        </w:r>
      </w:ins>
      <w:ins w:id="2062" w:author="Charles Gifford" w:date="2017-03-22T13:12:00Z">
        <w:r w:rsidR="00403DE5">
          <w:rPr>
            <w:lang w:val="en-US"/>
          </w:rPr>
          <w:t xml:space="preserve">n </w:t>
        </w:r>
        <w:r w:rsidR="00403DE5">
          <w:rPr>
            <w:lang w:val="en-US"/>
          </w:rPr>
          <w:fldChar w:fldCharType="begin"/>
        </w:r>
        <w:r w:rsidR="00403DE5">
          <w:rPr>
            <w:lang w:val="en-US"/>
          </w:rPr>
          <w:instrText xml:space="preserve"> REF _Ref477951701 \h </w:instrText>
        </w:r>
      </w:ins>
      <w:r w:rsidR="00403DE5">
        <w:rPr>
          <w:lang w:val="en-US"/>
        </w:rPr>
      </w:r>
      <w:r w:rsidR="00403DE5">
        <w:rPr>
          <w:lang w:val="en-US"/>
        </w:rPr>
        <w:fldChar w:fldCharType="separate"/>
      </w:r>
      <w:ins w:id="2063" w:author="Charles Gifford" w:date="2017-03-22T13:12:00Z">
        <w:r w:rsidR="00403DE5">
          <w:t xml:space="preserve">Table </w:t>
        </w:r>
        <w:r w:rsidR="00403DE5">
          <w:rPr>
            <w:noProof/>
          </w:rPr>
          <w:t>15</w:t>
        </w:r>
        <w:r w:rsidR="00403DE5">
          <w:rPr>
            <w:lang w:val="en-US"/>
          </w:rPr>
          <w:fldChar w:fldCharType="end"/>
        </w:r>
      </w:ins>
      <w:ins w:id="2064" w:author="Charles Gifford" w:date="2017-03-06T21:19:00Z">
        <w:r w:rsidRPr="00737213">
          <w:rPr>
            <w:lang w:val="en-US"/>
          </w:rPr>
          <w:t xml:space="preserve">. Each </w:t>
        </w:r>
        <w:r w:rsidRPr="00704D50">
          <w:rPr>
            <w:i/>
            <w:lang w:val="en-US"/>
          </w:rPr>
          <w:t>hierarchy scope</w:t>
        </w:r>
        <w:r w:rsidRPr="001C220C">
          <w:rPr>
            <w:lang w:val="en-US"/>
          </w:rPr>
          <w:t xml:space="preserve"> </w:t>
        </w:r>
        <w:r w:rsidRPr="00737213">
          <w:rPr>
            <w:lang w:val="en-US"/>
          </w:rPr>
          <w:t xml:space="preserve">object defines one element in the equipment hierarchy,  </w:t>
        </w:r>
      </w:ins>
    </w:p>
    <w:p w14:paraId="1D6E4E40" w14:textId="409E3666" w:rsidR="004F1526" w:rsidRPr="00B54A71" w:rsidRDefault="002F1035" w:rsidP="00095C02">
      <w:pPr>
        <w:pStyle w:val="FIGURE"/>
        <w:rPr>
          <w:ins w:id="2065" w:author="Charles Gifford" w:date="2017-03-06T21:19:00Z"/>
          <w:lang w:val="en-US"/>
        </w:rPr>
      </w:pPr>
      <w:ins w:id="2066" w:author="Charles Gifford" w:date="2017-03-18T11:27:00Z">
        <w:r>
          <w:rPr>
            <w:noProof/>
            <w:lang w:val="en-US" w:eastAsia="en-US"/>
          </w:rPr>
          <w:drawing>
            <wp:inline distT="0" distB="0" distL="0" distR="0" wp14:anchorId="2D63CB9D" wp14:editId="362108F5">
              <wp:extent cx="1001211" cy="1131283"/>
              <wp:effectExtent l="0" t="0" r="8890" b="0"/>
              <wp:docPr id="6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9"/>
                      <a:srcRect l="6000" t="6805" r="10808" b="13234"/>
                      <a:stretch/>
                    </pic:blipFill>
                    <pic:spPr>
                      <a:xfrm>
                        <a:off x="0" y="0"/>
                        <a:ext cx="1006475" cy="1137231"/>
                      </a:xfrm>
                      <a:prstGeom prst="rect">
                        <a:avLst/>
                      </a:prstGeom>
                    </pic:spPr>
                  </pic:pic>
                </a:graphicData>
              </a:graphic>
            </wp:inline>
          </w:drawing>
        </w:r>
      </w:ins>
    </w:p>
    <w:p w14:paraId="2BBCB82E" w14:textId="2CC06A87" w:rsidR="004F1526" w:rsidRDefault="00403DE5" w:rsidP="00F20360">
      <w:pPr>
        <w:pStyle w:val="FIGURE-title"/>
        <w:rPr>
          <w:ins w:id="2067" w:author="Charles Gifford" w:date="2017-03-06T21:19:00Z"/>
          <w:lang w:val="en-US"/>
        </w:rPr>
      </w:pPr>
      <w:bookmarkStart w:id="2068" w:name="_Ref477951540"/>
      <w:bookmarkStart w:id="2069" w:name="_Ref477951531"/>
      <w:bookmarkStart w:id="2070" w:name="_Toc478492554"/>
      <w:ins w:id="2071" w:author="Charles Gifford" w:date="2017-03-22T13:09:00Z">
        <w:r>
          <w:t xml:space="preserve">Figure </w:t>
        </w:r>
        <w:r>
          <w:fldChar w:fldCharType="begin"/>
        </w:r>
        <w:r>
          <w:instrText xml:space="preserve"> SEQ Figure \* ARABIC </w:instrText>
        </w:r>
      </w:ins>
      <w:r>
        <w:fldChar w:fldCharType="separate"/>
      </w:r>
      <w:ins w:id="2072" w:author="Charles Gifford" w:date="2017-03-22T13:09:00Z">
        <w:r>
          <w:rPr>
            <w:noProof/>
          </w:rPr>
          <w:t>5</w:t>
        </w:r>
        <w:r>
          <w:fldChar w:fldCharType="end"/>
        </w:r>
        <w:bookmarkEnd w:id="2068"/>
        <w:r>
          <w:t xml:space="preserve"> </w:t>
        </w:r>
      </w:ins>
      <w:ins w:id="2073" w:author="Charles Gifford" w:date="2017-03-06T21:19:00Z">
        <w:r w:rsidR="004F1526">
          <w:rPr>
            <w:lang w:val="en-US"/>
          </w:rPr>
          <w:t>–</w:t>
        </w:r>
        <w:r w:rsidR="004F1526" w:rsidRPr="001C220C">
          <w:rPr>
            <w:lang w:val="en-US"/>
          </w:rPr>
          <w:t xml:space="preserve"> </w:t>
        </w:r>
        <w:r w:rsidR="004F1526">
          <w:rPr>
            <w:lang w:val="en-US"/>
          </w:rPr>
          <w:t>Hierarchy scope</w:t>
        </w:r>
        <w:r w:rsidR="004F1526" w:rsidRPr="001C220C">
          <w:rPr>
            <w:lang w:val="en-US"/>
          </w:rPr>
          <w:t xml:space="preserve"> model</w:t>
        </w:r>
        <w:bookmarkEnd w:id="2069"/>
        <w:bookmarkEnd w:id="2070"/>
      </w:ins>
    </w:p>
    <w:p w14:paraId="01F288C4" w14:textId="00D1DB01" w:rsidR="004F1526" w:rsidRPr="00AC2193" w:rsidRDefault="00403DE5" w:rsidP="00E05180">
      <w:pPr>
        <w:pStyle w:val="TABLE-title"/>
        <w:rPr>
          <w:ins w:id="2074" w:author="Charles Gifford" w:date="2017-03-06T21:19:00Z"/>
          <w:lang w:val="en-US"/>
        </w:rPr>
      </w:pPr>
      <w:bookmarkStart w:id="2075" w:name="_Ref477951701"/>
      <w:bookmarkStart w:id="2076" w:name="_Toc478492316"/>
      <w:ins w:id="2077" w:author="Charles Gifford" w:date="2017-03-22T13:11:00Z">
        <w:r>
          <w:t xml:space="preserve">Table </w:t>
        </w:r>
        <w:r>
          <w:fldChar w:fldCharType="begin"/>
        </w:r>
        <w:r>
          <w:instrText xml:space="preserve"> SEQ Table \* ARABIC </w:instrText>
        </w:r>
      </w:ins>
      <w:r>
        <w:fldChar w:fldCharType="separate"/>
      </w:r>
      <w:ins w:id="2078" w:author="Charles Gifford" w:date="2017-03-22T13:11:00Z">
        <w:r>
          <w:rPr>
            <w:noProof/>
          </w:rPr>
          <w:t>15</w:t>
        </w:r>
        <w:r>
          <w:fldChar w:fldCharType="end"/>
        </w:r>
        <w:bookmarkEnd w:id="2075"/>
        <w:r>
          <w:rPr>
            <w:lang w:val="en-US"/>
          </w:rPr>
          <w:t xml:space="preserve"> </w:t>
        </w:r>
      </w:ins>
      <w:ins w:id="2079" w:author="Charles Gifford" w:date="2017-03-06T21:19:00Z">
        <w:r w:rsidR="004F1526">
          <w:rPr>
            <w:lang w:val="en-US"/>
          </w:rPr>
          <w:t>– H</w:t>
        </w:r>
        <w:r w:rsidR="004F1526" w:rsidRPr="00AC2193">
          <w:rPr>
            <w:lang w:val="en-US"/>
          </w:rPr>
          <w:t>ierarchy scope</w:t>
        </w:r>
        <w:r w:rsidR="004F1526">
          <w:rPr>
            <w:lang w:val="en-US"/>
          </w:rPr>
          <w:t xml:space="preserve"> attributes</w:t>
        </w:r>
        <w:bookmarkEnd w:id="2076"/>
      </w:ins>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79"/>
        <w:gridCol w:w="2374"/>
        <w:gridCol w:w="1364"/>
        <w:gridCol w:w="1643"/>
        <w:gridCol w:w="1378"/>
        <w:gridCol w:w="1278"/>
      </w:tblGrid>
      <w:tr w:rsidR="004F1526" w:rsidRPr="001C220C" w14:paraId="3A6A0667" w14:textId="77777777" w:rsidTr="004F1526">
        <w:trPr>
          <w:tblHeader/>
          <w:jc w:val="center"/>
          <w:ins w:id="2080" w:author="Charles Gifford" w:date="2017-03-06T21:19:00Z"/>
        </w:trPr>
        <w:tc>
          <w:tcPr>
            <w:tcW w:w="1179" w:type="dxa"/>
          </w:tcPr>
          <w:p w14:paraId="507588B1" w14:textId="77777777" w:rsidR="004F1526" w:rsidRPr="001C220C" w:rsidRDefault="004F1526" w:rsidP="004F1526">
            <w:pPr>
              <w:pStyle w:val="NormalTableHeader"/>
              <w:spacing w:before="60" w:after="60"/>
              <w:rPr>
                <w:ins w:id="2081" w:author="Charles Gifford" w:date="2017-03-06T21:19:00Z"/>
                <w:lang w:val="en-US"/>
              </w:rPr>
            </w:pPr>
            <w:ins w:id="2082" w:author="Charles Gifford" w:date="2017-03-06T21:19:00Z">
              <w:r w:rsidRPr="001C220C">
                <w:rPr>
                  <w:lang w:val="en-US"/>
                </w:rPr>
                <w:t xml:space="preserve">Attribute </w:t>
              </w:r>
              <w:r>
                <w:rPr>
                  <w:lang w:val="en-US"/>
                </w:rPr>
                <w:t>n</w:t>
              </w:r>
              <w:r w:rsidRPr="001C220C">
                <w:rPr>
                  <w:lang w:val="en-US"/>
                </w:rPr>
                <w:t>ame</w:t>
              </w:r>
            </w:ins>
          </w:p>
        </w:tc>
        <w:tc>
          <w:tcPr>
            <w:tcW w:w="2374" w:type="dxa"/>
          </w:tcPr>
          <w:p w14:paraId="4809BEB3" w14:textId="77777777" w:rsidR="004F1526" w:rsidRPr="001C220C" w:rsidRDefault="004F1526" w:rsidP="004F1526">
            <w:pPr>
              <w:pStyle w:val="NormalTableHeader"/>
              <w:spacing w:before="60" w:after="60"/>
              <w:rPr>
                <w:ins w:id="2083" w:author="Charles Gifford" w:date="2017-03-06T21:19:00Z"/>
                <w:lang w:val="en-US"/>
              </w:rPr>
            </w:pPr>
            <w:ins w:id="2084" w:author="Charles Gifford" w:date="2017-03-06T21:19:00Z">
              <w:r w:rsidRPr="001C220C">
                <w:rPr>
                  <w:lang w:val="en-US"/>
                </w:rPr>
                <w:t>Description</w:t>
              </w:r>
            </w:ins>
          </w:p>
        </w:tc>
        <w:tc>
          <w:tcPr>
            <w:tcW w:w="1364" w:type="dxa"/>
          </w:tcPr>
          <w:p w14:paraId="38E5C60C" w14:textId="77777777" w:rsidR="004F1526" w:rsidRPr="001C220C" w:rsidRDefault="004F1526" w:rsidP="004F1526">
            <w:pPr>
              <w:pStyle w:val="NormalTableHeader"/>
              <w:spacing w:before="60" w:after="60"/>
              <w:rPr>
                <w:ins w:id="2085" w:author="Charles Gifford" w:date="2017-03-06T21:19:00Z"/>
                <w:lang w:val="en-US"/>
              </w:rPr>
            </w:pPr>
            <w:ins w:id="2086" w:author="Charles Gifford" w:date="2017-03-06T21:19:00Z">
              <w:r w:rsidRPr="001C220C">
                <w:rPr>
                  <w:lang w:val="en-US"/>
                </w:rPr>
                <w:t xml:space="preserve">Production </w:t>
              </w:r>
              <w:r>
                <w:rPr>
                  <w:lang w:val="en-US"/>
                </w:rPr>
                <w:t>e</w:t>
              </w:r>
              <w:r w:rsidRPr="001C220C">
                <w:rPr>
                  <w:lang w:val="en-US"/>
                </w:rPr>
                <w:t>xamples</w:t>
              </w:r>
            </w:ins>
          </w:p>
        </w:tc>
        <w:tc>
          <w:tcPr>
            <w:tcW w:w="1643" w:type="dxa"/>
          </w:tcPr>
          <w:p w14:paraId="61EB9F36" w14:textId="77777777" w:rsidR="004F1526" w:rsidRPr="001C220C" w:rsidRDefault="004F1526" w:rsidP="004F1526">
            <w:pPr>
              <w:pStyle w:val="NormalTableHeader"/>
              <w:spacing w:before="60" w:after="60"/>
              <w:rPr>
                <w:ins w:id="2087" w:author="Charles Gifford" w:date="2017-03-06T21:19:00Z"/>
                <w:lang w:val="en-US"/>
              </w:rPr>
            </w:pPr>
            <w:ins w:id="2088" w:author="Charles Gifford" w:date="2017-03-06T21:19:00Z">
              <w:r w:rsidRPr="001C220C">
                <w:rPr>
                  <w:lang w:val="en-US"/>
                </w:rPr>
                <w:t xml:space="preserve">Maintenance </w:t>
              </w:r>
              <w:r>
                <w:rPr>
                  <w:lang w:val="en-US"/>
                </w:rPr>
                <w:t>e</w:t>
              </w:r>
              <w:r w:rsidRPr="001C220C">
                <w:rPr>
                  <w:lang w:val="en-US"/>
                </w:rPr>
                <w:t>xamples</w:t>
              </w:r>
            </w:ins>
          </w:p>
        </w:tc>
        <w:tc>
          <w:tcPr>
            <w:tcW w:w="1378" w:type="dxa"/>
          </w:tcPr>
          <w:p w14:paraId="2747C731" w14:textId="77777777" w:rsidR="004F1526" w:rsidRPr="001C220C" w:rsidRDefault="004F1526" w:rsidP="004F1526">
            <w:pPr>
              <w:pStyle w:val="NormalTableHeader"/>
              <w:spacing w:before="60" w:after="60"/>
              <w:rPr>
                <w:ins w:id="2089" w:author="Charles Gifford" w:date="2017-03-06T21:19:00Z"/>
                <w:lang w:val="en-US"/>
              </w:rPr>
            </w:pPr>
            <w:ins w:id="2090" w:author="Charles Gifford" w:date="2017-03-06T21:19:00Z">
              <w:r w:rsidRPr="001C220C">
                <w:rPr>
                  <w:lang w:val="en-US"/>
                </w:rPr>
                <w:t xml:space="preserve">Quality </w:t>
              </w:r>
              <w:r>
                <w:rPr>
                  <w:lang w:val="en-US"/>
                </w:rPr>
                <w:t>e</w:t>
              </w:r>
              <w:r w:rsidRPr="001C220C">
                <w:rPr>
                  <w:lang w:val="en-US"/>
                </w:rPr>
                <w:t>xamples</w:t>
              </w:r>
            </w:ins>
          </w:p>
        </w:tc>
        <w:tc>
          <w:tcPr>
            <w:tcW w:w="1278" w:type="dxa"/>
          </w:tcPr>
          <w:p w14:paraId="07B15DD9" w14:textId="77777777" w:rsidR="004F1526" w:rsidRPr="001C220C" w:rsidRDefault="004F1526" w:rsidP="004F1526">
            <w:pPr>
              <w:pStyle w:val="NormalTableHeader"/>
              <w:spacing w:before="60" w:after="60"/>
              <w:rPr>
                <w:ins w:id="2091" w:author="Charles Gifford" w:date="2017-03-06T21:19:00Z"/>
                <w:lang w:val="en-US"/>
              </w:rPr>
            </w:pPr>
            <w:ins w:id="2092" w:author="Charles Gifford" w:date="2017-03-06T21:19:00Z">
              <w:r w:rsidRPr="001C220C">
                <w:rPr>
                  <w:lang w:val="en-US"/>
                </w:rPr>
                <w:t xml:space="preserve">Inventory </w:t>
              </w:r>
              <w:r>
                <w:rPr>
                  <w:lang w:val="en-US"/>
                </w:rPr>
                <w:t>e</w:t>
              </w:r>
              <w:r w:rsidRPr="001C220C">
                <w:rPr>
                  <w:lang w:val="en-US"/>
                </w:rPr>
                <w:t>xamples</w:t>
              </w:r>
            </w:ins>
          </w:p>
        </w:tc>
      </w:tr>
      <w:tr w:rsidR="004F1526" w:rsidRPr="001C220C" w14:paraId="07FCE27F" w14:textId="77777777" w:rsidTr="004F1526">
        <w:trPr>
          <w:jc w:val="center"/>
          <w:ins w:id="2093" w:author="Charles Gifford" w:date="2017-03-06T21:19:00Z"/>
        </w:trPr>
        <w:tc>
          <w:tcPr>
            <w:tcW w:w="1179" w:type="dxa"/>
          </w:tcPr>
          <w:p w14:paraId="10847C95" w14:textId="77777777" w:rsidR="004F1526" w:rsidRPr="001C220C" w:rsidRDefault="004F1526" w:rsidP="004F1526">
            <w:pPr>
              <w:pStyle w:val="TableNormal1"/>
              <w:rPr>
                <w:ins w:id="2094" w:author="Charles Gifford" w:date="2017-03-06T21:19:00Z"/>
                <w:lang w:val="en-US"/>
              </w:rPr>
            </w:pPr>
            <w:ins w:id="2095" w:author="Charles Gifford" w:date="2017-03-06T21:19:00Z">
              <w:r>
                <w:rPr>
                  <w:lang w:val="en-US"/>
                </w:rPr>
                <w:t xml:space="preserve">Equipment </w:t>
              </w:r>
              <w:r w:rsidRPr="001C220C">
                <w:rPr>
                  <w:lang w:val="en-US"/>
                </w:rPr>
                <w:t>ID</w:t>
              </w:r>
            </w:ins>
          </w:p>
        </w:tc>
        <w:tc>
          <w:tcPr>
            <w:tcW w:w="2374" w:type="dxa"/>
          </w:tcPr>
          <w:p w14:paraId="45AC0777" w14:textId="77777777" w:rsidR="004F1526" w:rsidRPr="001C220C" w:rsidRDefault="004F1526" w:rsidP="004F1526">
            <w:pPr>
              <w:pStyle w:val="TableNormal1"/>
              <w:rPr>
                <w:ins w:id="2096" w:author="Charles Gifford" w:date="2017-03-06T21:19:00Z"/>
                <w:lang w:val="en-US"/>
              </w:rPr>
            </w:pPr>
            <w:ins w:id="2097" w:author="Charles Gifford" w:date="2017-03-06T21:19:00Z">
              <w:r>
                <w:rPr>
                  <w:lang w:val="en-US"/>
                </w:rPr>
                <w:t xml:space="preserve">A unique identification of an </w:t>
              </w:r>
              <w:r w:rsidRPr="00403DE5">
                <w:rPr>
                  <w:i/>
                  <w:lang w:val="en-US"/>
                </w:rPr>
                <w:t xml:space="preserve">equipment </w:t>
              </w:r>
              <w:r>
                <w:rPr>
                  <w:lang w:val="en-US"/>
                </w:rPr>
                <w:t>element</w:t>
              </w:r>
            </w:ins>
          </w:p>
        </w:tc>
        <w:tc>
          <w:tcPr>
            <w:tcW w:w="1364" w:type="dxa"/>
          </w:tcPr>
          <w:p w14:paraId="73A747EE" w14:textId="77777777" w:rsidR="004F1526" w:rsidRPr="001C220C" w:rsidRDefault="004F1526" w:rsidP="004F1526">
            <w:pPr>
              <w:pStyle w:val="TableNormal1"/>
              <w:rPr>
                <w:ins w:id="2098" w:author="Charles Gifford" w:date="2017-03-06T21:19:00Z"/>
                <w:lang w:val="en-US"/>
              </w:rPr>
            </w:pPr>
            <w:ins w:id="2099" w:author="Charles Gifford" w:date="2017-03-06T21:19:00Z">
              <w:r>
                <w:rPr>
                  <w:lang w:val="en-US"/>
                </w:rPr>
                <w:t>WorkCenter23</w:t>
              </w:r>
            </w:ins>
          </w:p>
        </w:tc>
        <w:tc>
          <w:tcPr>
            <w:tcW w:w="1643" w:type="dxa"/>
          </w:tcPr>
          <w:p w14:paraId="737F5E48" w14:textId="7A783322" w:rsidR="004F1526" w:rsidRPr="001C220C" w:rsidRDefault="004F1526" w:rsidP="004F1526">
            <w:pPr>
              <w:pStyle w:val="TableNormal1"/>
              <w:rPr>
                <w:ins w:id="2100" w:author="Charles Gifford" w:date="2017-03-06T21:19:00Z"/>
                <w:lang w:val="en-US"/>
              </w:rPr>
            </w:pPr>
            <w:smartTag w:uri="urn:schemas-microsoft-com:office:smarttags" w:element="place">
              <w:ins w:id="2101" w:author="Charles Gifford" w:date="2017-03-06T21:19:00Z">
                <w:r>
                  <w:rPr>
                    <w:lang w:val="en-US"/>
                  </w:rPr>
                  <w:t>West End</w:t>
                </w:r>
              </w:ins>
            </w:smartTag>
          </w:p>
        </w:tc>
        <w:tc>
          <w:tcPr>
            <w:tcW w:w="1378" w:type="dxa"/>
          </w:tcPr>
          <w:p w14:paraId="7850F4DA" w14:textId="77777777" w:rsidR="004F1526" w:rsidRPr="001C220C" w:rsidRDefault="004F1526" w:rsidP="004F1526">
            <w:pPr>
              <w:pStyle w:val="TableNormal1"/>
              <w:rPr>
                <w:ins w:id="2102" w:author="Charles Gifford" w:date="2017-03-06T21:19:00Z"/>
                <w:lang w:val="en-US"/>
              </w:rPr>
            </w:pPr>
            <w:smartTag w:uri="urn:schemas-microsoft-com:office:smarttags" w:element="place">
              <w:smartTag w:uri="urn:schemas-microsoft-com:office:smarttags" w:element="City">
                <w:ins w:id="2103" w:author="Charles Gifford" w:date="2017-03-06T21:19:00Z">
                  <w:r>
                    <w:rPr>
                      <w:lang w:val="en-US"/>
                    </w:rPr>
                    <w:t>Ajax</w:t>
                  </w:r>
                </w:ins>
              </w:smartTag>
            </w:smartTag>
            <w:ins w:id="2104" w:author="Charles Gifford" w:date="2017-03-06T21:19:00Z">
              <w:r>
                <w:rPr>
                  <w:lang w:val="en-US"/>
                </w:rPr>
                <w:t xml:space="preserve"> </w:t>
              </w:r>
            </w:ins>
          </w:p>
        </w:tc>
        <w:tc>
          <w:tcPr>
            <w:tcW w:w="1278" w:type="dxa"/>
          </w:tcPr>
          <w:p w14:paraId="54CE4368" w14:textId="77777777" w:rsidR="004F1526" w:rsidRPr="001C220C" w:rsidRDefault="004F1526" w:rsidP="004F1526">
            <w:pPr>
              <w:pStyle w:val="TableNormal1"/>
              <w:rPr>
                <w:ins w:id="2105" w:author="Charles Gifford" w:date="2017-03-06T21:19:00Z"/>
                <w:lang w:val="en-US"/>
              </w:rPr>
            </w:pPr>
            <w:ins w:id="2106" w:author="Charles Gifford" w:date="2017-03-06T21:19:00Z">
              <w:r>
                <w:rPr>
                  <w:lang w:val="en-US"/>
                </w:rPr>
                <w:t>North Size</w:t>
              </w:r>
            </w:ins>
          </w:p>
        </w:tc>
      </w:tr>
      <w:tr w:rsidR="004F1526" w:rsidRPr="001C220C" w14:paraId="4A853AE2" w14:textId="77777777" w:rsidTr="004F1526">
        <w:trPr>
          <w:jc w:val="center"/>
          <w:ins w:id="2107" w:author="Charles Gifford" w:date="2017-03-06T21:19:00Z"/>
        </w:trPr>
        <w:tc>
          <w:tcPr>
            <w:tcW w:w="1179" w:type="dxa"/>
          </w:tcPr>
          <w:p w14:paraId="0B89E354" w14:textId="77777777" w:rsidR="004F1526" w:rsidRPr="001C220C" w:rsidRDefault="004F1526" w:rsidP="004F1526">
            <w:pPr>
              <w:pStyle w:val="TableNormal1"/>
              <w:rPr>
                <w:ins w:id="2108" w:author="Charles Gifford" w:date="2017-03-06T21:19:00Z"/>
                <w:lang w:val="en-US"/>
              </w:rPr>
            </w:pPr>
            <w:ins w:id="2109" w:author="Charles Gifford" w:date="2017-03-06T21:19:00Z">
              <w:r>
                <w:rPr>
                  <w:lang w:val="en-US"/>
                </w:rPr>
                <w:t>Equipment level</w:t>
              </w:r>
            </w:ins>
          </w:p>
        </w:tc>
        <w:tc>
          <w:tcPr>
            <w:tcW w:w="2374" w:type="dxa"/>
          </w:tcPr>
          <w:p w14:paraId="43E2C20A" w14:textId="77777777" w:rsidR="004F1526" w:rsidRPr="001C220C" w:rsidRDefault="004F1526" w:rsidP="004F1526">
            <w:pPr>
              <w:pStyle w:val="TableNormal1"/>
              <w:rPr>
                <w:ins w:id="2110" w:author="Charles Gifford" w:date="2017-03-06T21:19:00Z"/>
                <w:lang w:val="en-US"/>
              </w:rPr>
            </w:pPr>
            <w:ins w:id="2111" w:author="Charles Gifford" w:date="2017-03-06T21:19:00Z">
              <w:r>
                <w:rPr>
                  <w:lang w:val="en-US"/>
                </w:rPr>
                <w:t xml:space="preserve">Identification of the </w:t>
              </w:r>
              <w:r w:rsidRPr="00C40709">
                <w:rPr>
                  <w:i/>
                  <w:lang w:val="en-US"/>
                </w:rPr>
                <w:t>equipment level</w:t>
              </w:r>
              <w:r>
                <w:rPr>
                  <w:lang w:val="en-US"/>
                </w:rPr>
                <w:t xml:space="preserve"> if the </w:t>
              </w:r>
              <w:r w:rsidRPr="00403DE5">
                <w:rPr>
                  <w:i/>
                  <w:lang w:val="en-US"/>
                </w:rPr>
                <w:t xml:space="preserve">equipment </w:t>
              </w:r>
              <w:r>
                <w:rPr>
                  <w:lang w:val="en-US"/>
                </w:rPr>
                <w:t>element is defined</w:t>
              </w:r>
            </w:ins>
          </w:p>
        </w:tc>
        <w:tc>
          <w:tcPr>
            <w:tcW w:w="1364" w:type="dxa"/>
          </w:tcPr>
          <w:p w14:paraId="6D3AE022" w14:textId="5D1887D1" w:rsidR="004F1526" w:rsidRPr="001C220C" w:rsidRDefault="004F1526" w:rsidP="004F1526">
            <w:pPr>
              <w:pStyle w:val="TableNormal1"/>
              <w:rPr>
                <w:ins w:id="2112" w:author="Charles Gifford" w:date="2017-03-06T21:19:00Z"/>
                <w:lang w:val="en-US"/>
              </w:rPr>
            </w:pPr>
            <w:smartTag w:uri="urn:schemas-microsoft-com:office:smarttags" w:element="place">
              <w:smartTag w:uri="urn:schemas-microsoft-com:office:smarttags" w:element="PlaceName">
                <w:ins w:id="2113" w:author="Charles Gifford" w:date="2017-03-06T21:19:00Z">
                  <w:r>
                    <w:rPr>
                      <w:lang w:val="en-US"/>
                    </w:rPr>
                    <w:t>Work</w:t>
                  </w:r>
                </w:ins>
              </w:smartTag>
              <w:ins w:id="2114" w:author="Charles Gifford" w:date="2017-03-06T21:19:00Z">
                <w:r>
                  <w:rPr>
                    <w:lang w:val="en-US"/>
                  </w:rPr>
                  <w:t xml:space="preserve"> </w:t>
                </w:r>
                <w:smartTag w:uri="urn:schemas-microsoft-com:office:smarttags" w:element="PlaceType">
                  <w:r>
                    <w:rPr>
                      <w:lang w:val="en-US"/>
                    </w:rPr>
                    <w:t>Center</w:t>
                  </w:r>
                </w:smartTag>
              </w:ins>
            </w:smartTag>
          </w:p>
        </w:tc>
        <w:tc>
          <w:tcPr>
            <w:tcW w:w="1643" w:type="dxa"/>
          </w:tcPr>
          <w:p w14:paraId="06B564C7" w14:textId="77777777" w:rsidR="004F1526" w:rsidRPr="001C220C" w:rsidRDefault="004F1526" w:rsidP="004F1526">
            <w:pPr>
              <w:pStyle w:val="TableNormal1"/>
              <w:rPr>
                <w:ins w:id="2115" w:author="Charles Gifford" w:date="2017-03-06T21:19:00Z"/>
                <w:lang w:val="en-US"/>
              </w:rPr>
            </w:pPr>
            <w:ins w:id="2116" w:author="Charles Gifford" w:date="2017-03-06T21:19:00Z">
              <w:r>
                <w:rPr>
                  <w:lang w:val="en-US"/>
                </w:rPr>
                <w:t>Site</w:t>
              </w:r>
            </w:ins>
          </w:p>
        </w:tc>
        <w:tc>
          <w:tcPr>
            <w:tcW w:w="1378" w:type="dxa"/>
          </w:tcPr>
          <w:p w14:paraId="77E7D379" w14:textId="0459FF5A" w:rsidR="004F1526" w:rsidRPr="001C220C" w:rsidRDefault="004F1526" w:rsidP="004F1526">
            <w:pPr>
              <w:pStyle w:val="TableNormal1"/>
              <w:rPr>
                <w:ins w:id="2117" w:author="Charles Gifford" w:date="2017-03-06T21:19:00Z"/>
                <w:lang w:val="en-US"/>
              </w:rPr>
            </w:pPr>
            <w:smartTag w:uri="urn:schemas-microsoft-com:office:smarttags" w:element="place">
              <w:smartTag w:uri="urn:schemas-microsoft-com:office:smarttags" w:element="City">
                <w:ins w:id="2118" w:author="Charles Gifford" w:date="2017-03-06T21:19:00Z">
                  <w:r>
                    <w:rPr>
                      <w:lang w:val="en-US"/>
                    </w:rPr>
                    <w:t>Enterprise</w:t>
                  </w:r>
                </w:ins>
              </w:smartTag>
            </w:smartTag>
          </w:p>
        </w:tc>
        <w:tc>
          <w:tcPr>
            <w:tcW w:w="1278" w:type="dxa"/>
          </w:tcPr>
          <w:p w14:paraId="13A8B71B" w14:textId="77777777" w:rsidR="004F1526" w:rsidRPr="001C220C" w:rsidRDefault="004F1526" w:rsidP="004F1526">
            <w:pPr>
              <w:pStyle w:val="TableNormal1"/>
              <w:rPr>
                <w:ins w:id="2119" w:author="Charles Gifford" w:date="2017-03-06T21:19:00Z"/>
                <w:lang w:val="en-US"/>
              </w:rPr>
            </w:pPr>
            <w:ins w:id="2120" w:author="Charles Gifford" w:date="2017-03-06T21:19:00Z">
              <w:r>
                <w:rPr>
                  <w:lang w:val="en-US"/>
                </w:rPr>
                <w:t>Area</w:t>
              </w:r>
            </w:ins>
          </w:p>
        </w:tc>
      </w:tr>
    </w:tbl>
    <w:p w14:paraId="7430D327" w14:textId="77777777" w:rsidR="004F1526" w:rsidRPr="00123A69" w:rsidRDefault="004F1526" w:rsidP="004F1526">
      <w:pPr>
        <w:rPr>
          <w:ins w:id="2121" w:author="Charles Gifford" w:date="2017-03-06T21:19:00Z"/>
          <w:lang w:val="en-US"/>
        </w:rPr>
      </w:pPr>
    </w:p>
    <w:p w14:paraId="10218452" w14:textId="00B6C05E" w:rsidR="004F1526" w:rsidRPr="0003683C" w:rsidRDefault="004F1526" w:rsidP="004F1526">
      <w:pPr>
        <w:pStyle w:val="Heading2"/>
        <w:rPr>
          <w:ins w:id="2122" w:author="Charles Gifford" w:date="2017-03-06T21:19:00Z"/>
          <w:lang w:val="en-US"/>
        </w:rPr>
      </w:pPr>
      <w:bookmarkStart w:id="2123" w:name="_Toc478492217"/>
      <w:ins w:id="2124" w:author="Charles Gifford" w:date="2017-03-06T21:19:00Z">
        <w:r>
          <w:rPr>
            <w:lang w:val="en-US"/>
          </w:rPr>
          <w:t>S</w:t>
        </w:r>
        <w:r w:rsidRPr="0003683C">
          <w:rPr>
            <w:lang w:val="en-US"/>
          </w:rPr>
          <w:t xml:space="preserve">patial </w:t>
        </w:r>
        <w:r>
          <w:rPr>
            <w:lang w:val="en-US"/>
          </w:rPr>
          <w:t>de</w:t>
        </w:r>
      </w:ins>
      <w:ins w:id="2125" w:author="Charles Gifford" w:date="2017-03-06T21:20:00Z">
        <w:r>
          <w:rPr>
            <w:lang w:val="en-US"/>
          </w:rPr>
          <w:t>finition</w:t>
        </w:r>
      </w:ins>
      <w:bookmarkEnd w:id="2123"/>
    </w:p>
    <w:p w14:paraId="70DDE8B8" w14:textId="17D15EE6" w:rsidR="004F1526" w:rsidRDefault="004F1526" w:rsidP="004F1526">
      <w:pPr>
        <w:pStyle w:val="PARAGRAPH"/>
        <w:rPr>
          <w:ins w:id="2126" w:author="Charles Gifford" w:date="2017-03-06T21:19:00Z"/>
        </w:rPr>
      </w:pPr>
      <w:ins w:id="2127" w:author="Charles Gifford" w:date="2017-03-06T21:19:00Z">
        <w:r w:rsidRPr="0003683C">
          <w:t xml:space="preserve">The </w:t>
        </w:r>
      </w:ins>
      <w:ins w:id="2128" w:author="Charles Gifford" w:date="2017-03-17T19:32:00Z">
        <w:r w:rsidR="00F6123F" w:rsidRPr="00F6123F">
          <w:t>spatial definition</w:t>
        </w:r>
      </w:ins>
      <w:ins w:id="2129" w:author="Charles Gifford" w:date="2017-03-06T21:19:00Z">
        <w:r w:rsidRPr="0003683C">
          <w:t xml:space="preserve"> provides a means of communicating </w:t>
        </w:r>
      </w:ins>
      <w:ins w:id="2130" w:author="Charles Gifford" w:date="2017-03-17T20:04:00Z">
        <w:r w:rsidR="00816C32" w:rsidRPr="00816C32">
          <w:t>0-dimensional point, 1-dimensional line, or 2-dimensional shape or 3-dimensional solid</w:t>
        </w:r>
      </w:ins>
      <w:ins w:id="2131" w:author="Charles Gifford" w:date="2017-03-06T21:19:00Z">
        <w:r w:rsidRPr="0003683C">
          <w:t xml:space="preserve"> geospatial location data for planning/scheduling, actuals, resources, and analytics. </w:t>
        </w:r>
      </w:ins>
      <w:ins w:id="2132" w:author="Charles Gifford" w:date="2017-03-17T19:28:00Z">
        <w:r w:rsidR="00F6123F" w:rsidRPr="00685D60">
          <w:t>Spatial definition</w:t>
        </w:r>
      </w:ins>
      <w:ins w:id="2133" w:author="Charles Gifford" w:date="2017-03-06T21:19:00Z">
        <w:r w:rsidRPr="0003683C">
          <w:t xml:space="preserve"> identifies a value and the pre-defined coordinate reference system using following attributes:</w:t>
        </w:r>
      </w:ins>
    </w:p>
    <w:p w14:paraId="0C35DE1F" w14:textId="77777777" w:rsidR="004F1526" w:rsidRDefault="004F1526" w:rsidP="004F1526">
      <w:pPr>
        <w:pStyle w:val="PARAGRAPH"/>
        <w:numPr>
          <w:ilvl w:val="0"/>
          <w:numId w:val="64"/>
        </w:numPr>
        <w:ind w:left="360"/>
        <w:rPr>
          <w:ins w:id="2134" w:author="Charles Gifford" w:date="2017-03-06T21:19:00Z"/>
        </w:rPr>
      </w:pPr>
      <w:ins w:id="2135" w:author="Charles Gifford" w:date="2017-03-06T21:19:00Z">
        <w:r>
          <w:t>Value</w:t>
        </w:r>
      </w:ins>
    </w:p>
    <w:p w14:paraId="099707BC" w14:textId="77777777" w:rsidR="004F1526" w:rsidRDefault="004F1526" w:rsidP="004F1526">
      <w:pPr>
        <w:pStyle w:val="PARAGRAPH"/>
        <w:numPr>
          <w:ilvl w:val="0"/>
          <w:numId w:val="64"/>
        </w:numPr>
        <w:ind w:left="360"/>
        <w:rPr>
          <w:ins w:id="2136" w:author="Charles Gifford" w:date="2017-03-06T21:19:00Z"/>
        </w:rPr>
      </w:pPr>
      <w:ins w:id="2137" w:author="Charles Gifford" w:date="2017-03-06T21:19:00Z">
        <w:r w:rsidRPr="0003683C">
          <w:t>Format</w:t>
        </w:r>
      </w:ins>
    </w:p>
    <w:p w14:paraId="02105AD1" w14:textId="77777777" w:rsidR="004F1526" w:rsidRDefault="004F1526" w:rsidP="004F1526">
      <w:pPr>
        <w:pStyle w:val="PARAGRAPH"/>
        <w:numPr>
          <w:ilvl w:val="0"/>
          <w:numId w:val="64"/>
        </w:numPr>
        <w:ind w:left="360"/>
        <w:rPr>
          <w:ins w:id="2138" w:author="Charles Gifford" w:date="2017-03-06T21:19:00Z"/>
        </w:rPr>
      </w:pPr>
      <w:ins w:id="2139" w:author="Charles Gifford" w:date="2017-03-06T21:19:00Z">
        <w:r w:rsidRPr="0003683C">
          <w:t>Spatial reference identifier (SRID)</w:t>
        </w:r>
      </w:ins>
    </w:p>
    <w:p w14:paraId="4878BB26" w14:textId="77777777" w:rsidR="004F1526" w:rsidRPr="0003683C" w:rsidRDefault="004F1526" w:rsidP="004F1526">
      <w:pPr>
        <w:pStyle w:val="PARAGRAPH"/>
        <w:numPr>
          <w:ilvl w:val="0"/>
          <w:numId w:val="64"/>
        </w:numPr>
        <w:ind w:left="360"/>
        <w:rPr>
          <w:ins w:id="2140" w:author="Charles Gifford" w:date="2017-03-06T21:19:00Z"/>
        </w:rPr>
      </w:pPr>
      <w:ins w:id="2141" w:author="Charles Gifford" w:date="2017-03-06T21:19:00Z">
        <w:r w:rsidRPr="0003683C">
          <w:t>SRID authority</w:t>
        </w:r>
      </w:ins>
    </w:p>
    <w:p w14:paraId="5AB075A0" w14:textId="2021F687" w:rsidR="004F1526" w:rsidRPr="0003683C" w:rsidRDefault="004F1526" w:rsidP="004F1526">
      <w:pPr>
        <w:pStyle w:val="PARAGRAPH"/>
        <w:rPr>
          <w:ins w:id="2142" w:author="Charles Gifford" w:date="2017-03-06T21:19:00Z"/>
        </w:rPr>
      </w:pPr>
      <w:ins w:id="2143" w:author="Charles Gifford" w:date="2017-03-06T21:19:00Z">
        <w:r w:rsidRPr="0003683C">
          <w:t xml:space="preserve">A fully qualified </w:t>
        </w:r>
      </w:ins>
      <w:ins w:id="2144" w:author="Charles Gifford" w:date="2017-03-17T19:28:00Z">
        <w:r w:rsidR="00F6123F" w:rsidRPr="00685D60">
          <w:t>spatial definition</w:t>
        </w:r>
      </w:ins>
      <w:ins w:id="2145" w:author="Charles Gifford" w:date="2017-03-06T21:19:00Z">
        <w:r w:rsidRPr="0003683C">
          <w:t xml:space="preserve"> exchange has all 4 attributes as a minimum.  In some information exchanges, sending and receiving applications may have a specified agreement on </w:t>
        </w:r>
        <w:r w:rsidRPr="00636D27">
          <w:rPr>
            <w:i/>
          </w:rPr>
          <w:t>format, SRID,</w:t>
        </w:r>
        <w:r w:rsidRPr="0003683C">
          <w:t xml:space="preserve"> and </w:t>
        </w:r>
        <w:r w:rsidRPr="00636D27">
          <w:rPr>
            <w:i/>
          </w:rPr>
          <w:t>SRID authority</w:t>
        </w:r>
        <w:r w:rsidRPr="0003683C">
          <w:t xml:space="preserve">.  </w:t>
        </w:r>
      </w:ins>
    </w:p>
    <w:p w14:paraId="3E9D5D48" w14:textId="157C1E14" w:rsidR="004F1526" w:rsidRPr="0003683C" w:rsidRDefault="00F6123F" w:rsidP="004F1526">
      <w:pPr>
        <w:pStyle w:val="PARAGRAPH"/>
        <w:rPr>
          <w:ins w:id="2146" w:author="Charles Gifford" w:date="2017-03-06T21:19:00Z"/>
        </w:rPr>
      </w:pPr>
      <w:ins w:id="2147" w:author="Charles Gifford" w:date="2017-03-17T19:29:00Z">
        <w:r w:rsidRPr="00685D60">
          <w:t>Spatial definition</w:t>
        </w:r>
      </w:ins>
      <w:ins w:id="2148" w:author="Charles Gifford" w:date="2017-03-06T21:19:00Z">
        <w:r w:rsidR="004F1526" w:rsidRPr="0003683C">
          <w:t xml:space="preserve"> is distinct from, and separate to storage location and physical location. </w:t>
        </w:r>
        <w:r w:rsidR="004F1526" w:rsidRPr="00685D60">
          <w:t>Storage location</w:t>
        </w:r>
        <w:r w:rsidR="004F1526" w:rsidRPr="00F6123F">
          <w:t xml:space="preserve"> </w:t>
        </w:r>
        <w:r w:rsidR="004F1526" w:rsidRPr="0003683C">
          <w:t xml:space="preserve">attribute is defined for </w:t>
        </w:r>
        <w:r w:rsidR="004F1526" w:rsidRPr="00636D27">
          <w:rPr>
            <w:i/>
          </w:rPr>
          <w:t>material lots</w:t>
        </w:r>
        <w:r w:rsidR="004F1526" w:rsidRPr="0003683C">
          <w:t xml:space="preserve"> and </w:t>
        </w:r>
        <w:r w:rsidR="004F1526" w:rsidRPr="00636D27">
          <w:rPr>
            <w:i/>
          </w:rPr>
          <w:t>material sublots</w:t>
        </w:r>
        <w:r w:rsidR="004F1526" w:rsidRPr="0003683C">
          <w:t xml:space="preserve"> as a non-</w:t>
        </w:r>
      </w:ins>
      <w:ins w:id="2149" w:author="Charles Gifford" w:date="2017-03-17T19:29:00Z">
        <w:r>
          <w:t>spatial definition</w:t>
        </w:r>
      </w:ins>
      <w:ins w:id="2150" w:author="Charles Gifford" w:date="2017-03-06T21:19:00Z">
        <w:r w:rsidR="004F1526" w:rsidRPr="0003683C">
          <w:t xml:space="preserve"> of location. The physical location attribute logically identifies a “place” which is actual physical location of the physical asset.</w:t>
        </w:r>
      </w:ins>
    </w:p>
    <w:p w14:paraId="36106B0C" w14:textId="60AE0197" w:rsidR="004F1526" w:rsidRPr="00F444AC" w:rsidRDefault="004F1526" w:rsidP="004F1526">
      <w:pPr>
        <w:pStyle w:val="PARAGRAPH"/>
        <w:rPr>
          <w:ins w:id="2151" w:author="Charles Gifford" w:date="2017-03-06T21:19:00Z"/>
          <w:sz w:val="16"/>
          <w:szCs w:val="16"/>
        </w:rPr>
      </w:pPr>
      <w:ins w:id="2152" w:author="Charles Gifford" w:date="2017-03-06T21:19:00Z">
        <w:r w:rsidRPr="00F444AC">
          <w:rPr>
            <w:sz w:val="16"/>
            <w:szCs w:val="16"/>
          </w:rPr>
          <w:t>NOTE</w:t>
        </w:r>
        <w:r>
          <w:rPr>
            <w:sz w:val="16"/>
            <w:szCs w:val="16"/>
          </w:rPr>
          <w:tab/>
        </w:r>
        <w:r w:rsidRPr="00F444AC">
          <w:rPr>
            <w:sz w:val="16"/>
            <w:szCs w:val="16"/>
          </w:rPr>
          <w:t xml:space="preserve">The </w:t>
        </w:r>
      </w:ins>
      <w:ins w:id="2153" w:author="Charles Gifford" w:date="2017-03-17T19:29:00Z">
        <w:r w:rsidR="00F6123F" w:rsidRPr="00685D60">
          <w:rPr>
            <w:sz w:val="16"/>
            <w:szCs w:val="16"/>
          </w:rPr>
          <w:t>spatial definition</w:t>
        </w:r>
      </w:ins>
      <w:ins w:id="2154" w:author="Charles Gifford" w:date="2017-03-06T21:19:00Z">
        <w:r w:rsidRPr="00F444AC">
          <w:rPr>
            <w:sz w:val="16"/>
            <w:szCs w:val="16"/>
          </w:rPr>
          <w:t xml:space="preserve"> attribute is optional and is not needed if there is no requirement for exchanging geospatial location information.</w:t>
        </w:r>
      </w:ins>
    </w:p>
    <w:p w14:paraId="2EE787AC" w14:textId="2A63A27E" w:rsidR="004F1526" w:rsidRDefault="004F1526" w:rsidP="004F1526">
      <w:pPr>
        <w:pStyle w:val="PARAGRAPH"/>
        <w:rPr>
          <w:ins w:id="2155" w:author="Charles Gifford" w:date="2017-03-06T21:19:00Z"/>
        </w:rPr>
      </w:pPr>
      <w:ins w:id="2156" w:author="Charles Gifford" w:date="2017-03-06T21:19:00Z">
        <w:r w:rsidRPr="0003683C">
          <w:t xml:space="preserve">The </w:t>
        </w:r>
      </w:ins>
      <w:ins w:id="2157" w:author="Charles Gifford" w:date="2017-03-17T19:30:00Z">
        <w:r w:rsidR="00F6123F" w:rsidRPr="00685D60">
          <w:t>spatial definition</w:t>
        </w:r>
      </w:ins>
      <w:ins w:id="2158" w:author="Charles Gifford" w:date="2017-03-06T21:19:00Z">
        <w:r w:rsidRPr="0003683C">
          <w:t xml:space="preserve"> attribute may be modelled using attributes defined in</w:t>
        </w:r>
      </w:ins>
      <w:ins w:id="2159" w:author="Charles Gifford" w:date="2017-03-22T13:15:00Z">
        <w:r w:rsidR="00403DE5">
          <w:t xml:space="preserve"> </w:t>
        </w:r>
        <w:r w:rsidR="00403DE5">
          <w:fldChar w:fldCharType="begin"/>
        </w:r>
        <w:r w:rsidR="00403DE5">
          <w:instrText xml:space="preserve"> REF _Ref477951837 \h </w:instrText>
        </w:r>
      </w:ins>
      <w:r w:rsidR="00403DE5">
        <w:fldChar w:fldCharType="separate"/>
      </w:r>
      <w:ins w:id="2160" w:author="Charles Gifford" w:date="2017-03-22T13:15:00Z">
        <w:r w:rsidR="00403DE5">
          <w:t xml:space="preserve">Table </w:t>
        </w:r>
        <w:r w:rsidR="00403DE5">
          <w:rPr>
            <w:noProof/>
          </w:rPr>
          <w:t>16</w:t>
        </w:r>
        <w:r w:rsidR="00403DE5">
          <w:fldChar w:fldCharType="end"/>
        </w:r>
      </w:ins>
      <w:ins w:id="2161" w:author="Charles Gifford" w:date="2017-03-06T21:19:00Z">
        <w:r w:rsidRPr="0003683C">
          <w:t xml:space="preserve">.  </w:t>
        </w:r>
      </w:ins>
    </w:p>
    <w:p w14:paraId="034CA2EF" w14:textId="77163994" w:rsidR="004F1526" w:rsidRPr="001C220C" w:rsidRDefault="00403DE5" w:rsidP="00E05180">
      <w:pPr>
        <w:pStyle w:val="TABLE-title"/>
        <w:rPr>
          <w:ins w:id="2162" w:author="Charles Gifford" w:date="2017-03-06T21:19:00Z"/>
          <w:lang w:val="en-US"/>
        </w:rPr>
      </w:pPr>
      <w:bookmarkStart w:id="2163" w:name="_Ref477951837"/>
      <w:bookmarkStart w:id="2164" w:name="_Toc478492317"/>
      <w:ins w:id="2165" w:author="Charles Gifford" w:date="2017-03-22T13:14:00Z">
        <w:r>
          <w:t xml:space="preserve">Table </w:t>
        </w:r>
        <w:r>
          <w:fldChar w:fldCharType="begin"/>
        </w:r>
        <w:r>
          <w:instrText xml:space="preserve"> SEQ Table \* ARABIC </w:instrText>
        </w:r>
      </w:ins>
      <w:r>
        <w:fldChar w:fldCharType="separate"/>
      </w:r>
      <w:ins w:id="2166" w:author="Charles Gifford" w:date="2017-03-22T13:14:00Z">
        <w:r>
          <w:rPr>
            <w:noProof/>
          </w:rPr>
          <w:t>16</w:t>
        </w:r>
        <w:r>
          <w:fldChar w:fldCharType="end"/>
        </w:r>
        <w:bookmarkEnd w:id="2163"/>
        <w:r>
          <w:t xml:space="preserve"> </w:t>
        </w:r>
      </w:ins>
      <w:ins w:id="2167" w:author="Charles Gifford" w:date="2017-03-06T21:19:00Z">
        <w:r w:rsidR="004F1526">
          <w:rPr>
            <w:lang w:val="en-US"/>
          </w:rPr>
          <w:t xml:space="preserve">– Attributes </w:t>
        </w:r>
        <w:r w:rsidR="00BD0CAC">
          <w:rPr>
            <w:lang w:val="en-US"/>
          </w:rPr>
          <w:t>of</w:t>
        </w:r>
      </w:ins>
      <w:ins w:id="2168" w:author="Charles Gifford" w:date="2017-03-15T15:20:00Z">
        <w:r w:rsidR="00BD0CAC">
          <w:rPr>
            <w:lang w:val="en-US"/>
          </w:rPr>
          <w:t xml:space="preserve"> </w:t>
        </w:r>
      </w:ins>
      <w:ins w:id="2169" w:author="Charles Gifford" w:date="2017-03-06T21:19:00Z">
        <w:r w:rsidR="004F1526" w:rsidRPr="0003683C">
          <w:rPr>
            <w:lang w:val="en-US"/>
          </w:rPr>
          <w:t xml:space="preserve">spatial </w:t>
        </w:r>
        <w:r w:rsidR="004F1526">
          <w:rPr>
            <w:lang w:val="en-US"/>
          </w:rPr>
          <w:t>de</w:t>
        </w:r>
      </w:ins>
      <w:ins w:id="2170" w:author="Charles Gifford" w:date="2017-03-15T15:20:00Z">
        <w:r w:rsidR="00BD0CAC">
          <w:rPr>
            <w:lang w:val="en-US"/>
          </w:rPr>
          <w:t>finition</w:t>
        </w:r>
      </w:ins>
      <w:bookmarkEnd w:id="2164"/>
    </w:p>
    <w:tbl>
      <w:tblPr>
        <w:tblW w:w="90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73"/>
        <w:gridCol w:w="2841"/>
        <w:gridCol w:w="1170"/>
        <w:gridCol w:w="1350"/>
        <w:gridCol w:w="1041"/>
        <w:gridCol w:w="1663"/>
      </w:tblGrid>
      <w:tr w:rsidR="004F1526" w:rsidRPr="003F431B" w14:paraId="352C4AE4" w14:textId="77777777" w:rsidTr="00403DE5">
        <w:trPr>
          <w:tblHeader/>
          <w:jc w:val="center"/>
          <w:ins w:id="2171" w:author="Charles Gifford" w:date="2017-03-06T21:19:00Z"/>
        </w:trPr>
        <w:tc>
          <w:tcPr>
            <w:tcW w:w="973" w:type="dxa"/>
          </w:tcPr>
          <w:p w14:paraId="2E136F4F" w14:textId="77777777" w:rsidR="004F1526" w:rsidRPr="00961952" w:rsidRDefault="004F1526" w:rsidP="00403DE5">
            <w:pPr>
              <w:pStyle w:val="TABLE-col-heading"/>
              <w:rPr>
                <w:ins w:id="2172" w:author="Charles Gifford" w:date="2017-03-06T21:19:00Z"/>
                <w:lang w:val="en-US"/>
              </w:rPr>
            </w:pPr>
            <w:ins w:id="2173" w:author="Charles Gifford" w:date="2017-03-06T21:19:00Z">
              <w:r w:rsidRPr="00961952">
                <w:rPr>
                  <w:lang w:val="en-US"/>
                </w:rPr>
                <w:t>Attribute name</w:t>
              </w:r>
            </w:ins>
          </w:p>
        </w:tc>
        <w:tc>
          <w:tcPr>
            <w:tcW w:w="2841" w:type="dxa"/>
          </w:tcPr>
          <w:p w14:paraId="3AA2044A" w14:textId="77777777" w:rsidR="004F1526" w:rsidRPr="00961952" w:rsidRDefault="004F1526" w:rsidP="00403DE5">
            <w:pPr>
              <w:pStyle w:val="TABLE-col-heading"/>
              <w:rPr>
                <w:ins w:id="2174" w:author="Charles Gifford" w:date="2017-03-06T21:19:00Z"/>
                <w:lang w:val="en-US"/>
              </w:rPr>
            </w:pPr>
            <w:ins w:id="2175" w:author="Charles Gifford" w:date="2017-03-06T21:19:00Z">
              <w:r w:rsidRPr="00961952">
                <w:rPr>
                  <w:lang w:val="en-US"/>
                </w:rPr>
                <w:t>Description</w:t>
              </w:r>
            </w:ins>
          </w:p>
        </w:tc>
        <w:tc>
          <w:tcPr>
            <w:tcW w:w="1170" w:type="dxa"/>
          </w:tcPr>
          <w:p w14:paraId="748B6C83" w14:textId="77777777" w:rsidR="004F1526" w:rsidRPr="00961952" w:rsidRDefault="004F1526" w:rsidP="00403DE5">
            <w:pPr>
              <w:pStyle w:val="TABLE-col-heading"/>
              <w:rPr>
                <w:ins w:id="2176" w:author="Charles Gifford" w:date="2017-03-06T21:19:00Z"/>
                <w:lang w:val="en-US"/>
              </w:rPr>
            </w:pPr>
            <w:ins w:id="2177" w:author="Charles Gifford" w:date="2017-03-06T21:19:00Z">
              <w:r w:rsidRPr="00961952">
                <w:rPr>
                  <w:lang w:val="en-US"/>
                </w:rPr>
                <w:t>Production examples</w:t>
              </w:r>
            </w:ins>
          </w:p>
        </w:tc>
        <w:tc>
          <w:tcPr>
            <w:tcW w:w="1350" w:type="dxa"/>
          </w:tcPr>
          <w:p w14:paraId="23CED16E" w14:textId="77777777" w:rsidR="004F1526" w:rsidRPr="00961952" w:rsidRDefault="004F1526" w:rsidP="00403DE5">
            <w:pPr>
              <w:pStyle w:val="TABLE-col-heading"/>
              <w:rPr>
                <w:ins w:id="2178" w:author="Charles Gifford" w:date="2017-03-06T21:19:00Z"/>
                <w:lang w:val="en-US"/>
              </w:rPr>
            </w:pPr>
            <w:ins w:id="2179" w:author="Charles Gifford" w:date="2017-03-06T21:19:00Z">
              <w:r w:rsidRPr="00961952">
                <w:rPr>
                  <w:lang w:val="en-US"/>
                </w:rPr>
                <w:t>Maintenance examples</w:t>
              </w:r>
            </w:ins>
          </w:p>
        </w:tc>
        <w:tc>
          <w:tcPr>
            <w:tcW w:w="1041" w:type="dxa"/>
          </w:tcPr>
          <w:p w14:paraId="50453BE8" w14:textId="77777777" w:rsidR="004F1526" w:rsidRPr="00961952" w:rsidRDefault="004F1526" w:rsidP="00403DE5">
            <w:pPr>
              <w:pStyle w:val="TABLE-col-heading"/>
              <w:rPr>
                <w:ins w:id="2180" w:author="Charles Gifford" w:date="2017-03-06T21:19:00Z"/>
                <w:lang w:val="en-US"/>
              </w:rPr>
            </w:pPr>
            <w:ins w:id="2181" w:author="Charles Gifford" w:date="2017-03-06T21:19:00Z">
              <w:r w:rsidRPr="00961952">
                <w:rPr>
                  <w:lang w:val="en-US"/>
                </w:rPr>
                <w:t>Quality examples</w:t>
              </w:r>
            </w:ins>
          </w:p>
        </w:tc>
        <w:tc>
          <w:tcPr>
            <w:tcW w:w="1663" w:type="dxa"/>
          </w:tcPr>
          <w:p w14:paraId="0B18100C" w14:textId="77777777" w:rsidR="004F1526" w:rsidRPr="00961952" w:rsidRDefault="004F1526" w:rsidP="00403DE5">
            <w:pPr>
              <w:pStyle w:val="TABLE-col-heading"/>
              <w:rPr>
                <w:ins w:id="2182" w:author="Charles Gifford" w:date="2017-03-06T21:19:00Z"/>
                <w:lang w:val="en-US"/>
              </w:rPr>
            </w:pPr>
            <w:ins w:id="2183" w:author="Charles Gifford" w:date="2017-03-06T21:19:00Z">
              <w:r w:rsidRPr="00961952">
                <w:rPr>
                  <w:lang w:val="en-US"/>
                </w:rPr>
                <w:t>Inventory examples</w:t>
              </w:r>
            </w:ins>
          </w:p>
        </w:tc>
      </w:tr>
      <w:tr w:rsidR="004F1526" w:rsidRPr="00961952" w14:paraId="74BCEE67" w14:textId="77777777" w:rsidTr="00403DE5">
        <w:trPr>
          <w:jc w:val="center"/>
          <w:ins w:id="2184" w:author="Charles Gifford" w:date="2017-03-06T21:19:00Z"/>
        </w:trPr>
        <w:tc>
          <w:tcPr>
            <w:tcW w:w="973" w:type="dxa"/>
            <w:tcBorders>
              <w:top w:val="single" w:sz="4" w:space="0" w:color="000000"/>
              <w:left w:val="single" w:sz="4" w:space="0" w:color="000000"/>
              <w:bottom w:val="single" w:sz="4" w:space="0" w:color="000000"/>
              <w:right w:val="single" w:sz="4" w:space="0" w:color="000000"/>
            </w:tcBorders>
          </w:tcPr>
          <w:p w14:paraId="7F41DEF2" w14:textId="77777777" w:rsidR="004F1526" w:rsidRPr="00961952" w:rsidRDefault="004F1526" w:rsidP="00403DE5">
            <w:pPr>
              <w:pStyle w:val="TABLE-cell"/>
              <w:rPr>
                <w:ins w:id="2185" w:author="Charles Gifford" w:date="2017-03-06T21:19:00Z"/>
                <w:lang w:val="en-US"/>
              </w:rPr>
            </w:pPr>
            <w:ins w:id="2186" w:author="Charles Gifford" w:date="2017-03-06T21:19:00Z">
              <w:r w:rsidRPr="00961952">
                <w:t>Value</w:t>
              </w:r>
            </w:ins>
          </w:p>
        </w:tc>
        <w:tc>
          <w:tcPr>
            <w:tcW w:w="2841" w:type="dxa"/>
            <w:tcBorders>
              <w:top w:val="single" w:sz="4" w:space="0" w:color="000000"/>
              <w:left w:val="single" w:sz="4" w:space="0" w:color="000000"/>
              <w:bottom w:val="single" w:sz="4" w:space="0" w:color="000000"/>
              <w:right w:val="single" w:sz="4" w:space="0" w:color="000000"/>
            </w:tcBorders>
          </w:tcPr>
          <w:p w14:paraId="1D12ED1E" w14:textId="77777777" w:rsidR="004F1526" w:rsidRDefault="004F1526" w:rsidP="00403DE5">
            <w:pPr>
              <w:pStyle w:val="TABLE-cell"/>
              <w:rPr>
                <w:ins w:id="2187" w:author="Charles Gifford" w:date="2017-03-06T21:19:00Z"/>
              </w:rPr>
            </w:pPr>
            <w:ins w:id="2188" w:author="Charles Gifford" w:date="2017-03-06T21:19:00Z">
              <w:r w:rsidRPr="00961952">
                <w:t xml:space="preserve">A string serialization </w:t>
              </w:r>
            </w:ins>
          </w:p>
          <w:p w14:paraId="7A1F4D78" w14:textId="77777777" w:rsidR="004F1526" w:rsidRPr="00E1789F" w:rsidRDefault="004F1526" w:rsidP="00403DE5">
            <w:pPr>
              <w:pStyle w:val="TABLE-cell"/>
              <w:rPr>
                <w:ins w:id="2189" w:author="Charles Gifford" w:date="2017-03-06T21:19:00Z"/>
              </w:rPr>
            </w:pPr>
            <w:ins w:id="2190" w:author="Charles Gifford" w:date="2017-03-06T21:19:00Z">
              <w:r>
                <w:t xml:space="preserve">EXAMPLE    </w:t>
              </w:r>
              <w:r w:rsidRPr="00961952">
                <w:t>UN/CEFACT CCTS: TextType) of the geospatial information in the format indicated in the</w:t>
              </w:r>
              <w:r w:rsidRPr="007B63BD">
                <w:t xml:space="preserve"> </w:t>
              </w:r>
              <w:r w:rsidRPr="005403B2">
                <w:t xml:space="preserve">format </w:t>
              </w:r>
              <w:r w:rsidRPr="007B63BD">
                <w:t>a</w:t>
              </w:r>
              <w:r w:rsidRPr="00961952">
                <w:t>ttribute.</w:t>
              </w:r>
            </w:ins>
          </w:p>
        </w:tc>
        <w:tc>
          <w:tcPr>
            <w:tcW w:w="1170" w:type="dxa"/>
            <w:tcBorders>
              <w:top w:val="single" w:sz="4" w:space="0" w:color="000000"/>
              <w:left w:val="single" w:sz="4" w:space="0" w:color="000000"/>
              <w:bottom w:val="single" w:sz="4" w:space="0" w:color="000000"/>
              <w:right w:val="single" w:sz="4" w:space="0" w:color="000000"/>
            </w:tcBorders>
          </w:tcPr>
          <w:p w14:paraId="1DEBEFEE" w14:textId="77777777" w:rsidR="004F1526" w:rsidRPr="00961952" w:rsidRDefault="004F1526" w:rsidP="00403DE5">
            <w:pPr>
              <w:pStyle w:val="TABLE-cell"/>
              <w:rPr>
                <w:ins w:id="2191" w:author="Charles Gifford" w:date="2017-03-06T21:19:00Z"/>
                <w:lang w:val="en-US"/>
              </w:rPr>
            </w:pPr>
            <w:ins w:id="2192" w:author="Charles Gifford" w:date="2017-03-06T21:19:00Z">
              <w:r w:rsidRPr="00961952">
                <w:t>lat="45.35" lon="24.15"</w:t>
              </w:r>
            </w:ins>
          </w:p>
        </w:tc>
        <w:tc>
          <w:tcPr>
            <w:tcW w:w="1350" w:type="dxa"/>
            <w:tcBorders>
              <w:top w:val="single" w:sz="4" w:space="0" w:color="000000"/>
              <w:left w:val="single" w:sz="4" w:space="0" w:color="000000"/>
              <w:bottom w:val="single" w:sz="4" w:space="0" w:color="000000"/>
              <w:right w:val="single" w:sz="4" w:space="0" w:color="000000"/>
            </w:tcBorders>
          </w:tcPr>
          <w:p w14:paraId="7F603055" w14:textId="77777777" w:rsidR="004F1526" w:rsidRPr="00961952" w:rsidRDefault="004F1526" w:rsidP="00403DE5">
            <w:pPr>
              <w:pStyle w:val="TABLE-cell"/>
              <w:rPr>
                <w:ins w:id="2193" w:author="Charles Gifford" w:date="2017-03-06T21:19:00Z"/>
                <w:lang w:val="en-US"/>
              </w:rPr>
            </w:pPr>
            <w:ins w:id="2194" w:author="Charles Gifford" w:date="2017-03-06T21:19:00Z">
              <w:r w:rsidRPr="00961952">
                <w:t>POINT (-1000 463 )</w:t>
              </w:r>
            </w:ins>
          </w:p>
        </w:tc>
        <w:tc>
          <w:tcPr>
            <w:tcW w:w="1041" w:type="dxa"/>
            <w:tcBorders>
              <w:top w:val="single" w:sz="4" w:space="0" w:color="000000"/>
              <w:left w:val="single" w:sz="4" w:space="0" w:color="000000"/>
              <w:bottom w:val="single" w:sz="4" w:space="0" w:color="000000"/>
              <w:right w:val="single" w:sz="4" w:space="0" w:color="000000"/>
            </w:tcBorders>
          </w:tcPr>
          <w:p w14:paraId="282B39E5" w14:textId="77777777" w:rsidR="004F1526" w:rsidRPr="00961952" w:rsidRDefault="004F1526" w:rsidP="00403DE5">
            <w:pPr>
              <w:pStyle w:val="TABLE-cell"/>
              <w:rPr>
                <w:ins w:id="2195" w:author="Charles Gifford" w:date="2017-03-06T21:19:00Z"/>
                <w:lang w:val="en-US"/>
              </w:rPr>
            </w:pPr>
            <w:ins w:id="2196" w:author="Charles Gifford" w:date="2017-03-06T21:19:00Z">
              <w:r w:rsidRPr="00961952">
                <w:t>POINT (3848472 96789 )</w:t>
              </w:r>
            </w:ins>
          </w:p>
        </w:tc>
        <w:tc>
          <w:tcPr>
            <w:tcW w:w="1663" w:type="dxa"/>
            <w:tcBorders>
              <w:top w:val="single" w:sz="4" w:space="0" w:color="000000"/>
              <w:left w:val="single" w:sz="4" w:space="0" w:color="000000"/>
              <w:bottom w:val="single" w:sz="4" w:space="0" w:color="000000"/>
              <w:right w:val="single" w:sz="4" w:space="0" w:color="000000"/>
            </w:tcBorders>
          </w:tcPr>
          <w:p w14:paraId="1D58DA57" w14:textId="77777777" w:rsidR="004F1526" w:rsidRPr="00961952" w:rsidRDefault="004F1526" w:rsidP="00403DE5">
            <w:pPr>
              <w:pStyle w:val="TABLE-cell"/>
              <w:rPr>
                <w:ins w:id="2197" w:author="Charles Gifford" w:date="2017-03-06T21:19:00Z"/>
                <w:lang w:val="en-US"/>
              </w:rPr>
            </w:pPr>
            <w:ins w:id="2198" w:author="Charles Gifford" w:date="2017-03-06T21:19:00Z">
              <w:r w:rsidRPr="00961952">
                <w:t>POLYGON ( (-2594646.99104 11815676.18456, -2594645.14848 11815683.08856, -2594646.99104 11815676.18456 ) )</w:t>
              </w:r>
            </w:ins>
          </w:p>
        </w:tc>
      </w:tr>
      <w:tr w:rsidR="004F1526" w:rsidRPr="00961952" w14:paraId="479073CD" w14:textId="77777777" w:rsidTr="00403DE5">
        <w:trPr>
          <w:jc w:val="center"/>
          <w:ins w:id="2199" w:author="Charles Gifford" w:date="2017-03-06T21:19:00Z"/>
        </w:trPr>
        <w:tc>
          <w:tcPr>
            <w:tcW w:w="973" w:type="dxa"/>
            <w:tcBorders>
              <w:top w:val="single" w:sz="4" w:space="0" w:color="000000"/>
              <w:left w:val="single" w:sz="4" w:space="0" w:color="000000"/>
              <w:bottom w:val="single" w:sz="4" w:space="0" w:color="000000"/>
              <w:right w:val="single" w:sz="4" w:space="0" w:color="000000"/>
            </w:tcBorders>
          </w:tcPr>
          <w:p w14:paraId="0F12EB78" w14:textId="77777777" w:rsidR="004F1526" w:rsidRPr="00961952" w:rsidRDefault="004F1526" w:rsidP="00403DE5">
            <w:pPr>
              <w:pStyle w:val="TABLE-cell"/>
              <w:rPr>
                <w:ins w:id="2200" w:author="Charles Gifford" w:date="2017-03-06T21:19:00Z"/>
                <w:lang w:val="en-US"/>
              </w:rPr>
            </w:pPr>
            <w:ins w:id="2201" w:author="Charles Gifford" w:date="2017-03-06T21:19:00Z">
              <w:r w:rsidRPr="00961952">
                <w:t>Format</w:t>
              </w:r>
            </w:ins>
          </w:p>
        </w:tc>
        <w:tc>
          <w:tcPr>
            <w:tcW w:w="2841" w:type="dxa"/>
            <w:tcBorders>
              <w:top w:val="single" w:sz="4" w:space="0" w:color="000000"/>
              <w:left w:val="single" w:sz="4" w:space="0" w:color="000000"/>
              <w:bottom w:val="single" w:sz="4" w:space="0" w:color="000000"/>
              <w:right w:val="single" w:sz="4" w:space="0" w:color="000000"/>
            </w:tcBorders>
          </w:tcPr>
          <w:p w14:paraId="63E00C6B" w14:textId="654B2612" w:rsidR="004F1526" w:rsidRPr="00961952" w:rsidRDefault="004F1526" w:rsidP="00403DE5">
            <w:pPr>
              <w:pStyle w:val="TABLE-cell"/>
              <w:rPr>
                <w:ins w:id="2202" w:author="Charles Gifford" w:date="2017-03-06T21:19:00Z"/>
                <w:lang w:val="en-US"/>
              </w:rPr>
            </w:pPr>
            <w:ins w:id="2203" w:author="Charles Gifford" w:date="2017-03-06T21:19:00Z">
              <w:r w:rsidRPr="00961952">
                <w:t>An enumerator that determines the format of th</w:t>
              </w:r>
              <w:r w:rsidRPr="007B63BD">
                <w:t xml:space="preserve">e </w:t>
              </w:r>
              <w:r w:rsidR="005403B2" w:rsidRPr="005403B2">
                <w:t>v</w:t>
              </w:r>
              <w:r w:rsidRPr="005403B2">
                <w:t xml:space="preserve">alue </w:t>
              </w:r>
              <w:r w:rsidRPr="007B63BD">
                <w:t>a</w:t>
              </w:r>
              <w:r w:rsidRPr="00961952">
                <w:t>ttribute.</w:t>
              </w:r>
            </w:ins>
          </w:p>
        </w:tc>
        <w:tc>
          <w:tcPr>
            <w:tcW w:w="1170" w:type="dxa"/>
            <w:tcBorders>
              <w:top w:val="single" w:sz="4" w:space="0" w:color="000000"/>
              <w:left w:val="single" w:sz="4" w:space="0" w:color="000000"/>
              <w:bottom w:val="single" w:sz="4" w:space="0" w:color="000000"/>
              <w:right w:val="single" w:sz="4" w:space="0" w:color="000000"/>
            </w:tcBorders>
          </w:tcPr>
          <w:p w14:paraId="25495D0F" w14:textId="77777777" w:rsidR="004F1526" w:rsidRPr="00961952" w:rsidRDefault="004F1526" w:rsidP="00403DE5">
            <w:pPr>
              <w:pStyle w:val="TABLE-cell"/>
              <w:rPr>
                <w:ins w:id="2204" w:author="Charles Gifford" w:date="2017-03-06T21:19:00Z"/>
                <w:lang w:val="en-US"/>
              </w:rPr>
            </w:pPr>
            <w:ins w:id="2205" w:author="Charles Gifford" w:date="2017-03-06T21:19:00Z">
              <w:r w:rsidRPr="00961952">
                <w:t>GPX</w:t>
              </w:r>
            </w:ins>
          </w:p>
        </w:tc>
        <w:tc>
          <w:tcPr>
            <w:tcW w:w="1350" w:type="dxa"/>
            <w:tcBorders>
              <w:top w:val="single" w:sz="4" w:space="0" w:color="000000"/>
              <w:left w:val="single" w:sz="4" w:space="0" w:color="000000"/>
              <w:bottom w:val="single" w:sz="4" w:space="0" w:color="000000"/>
              <w:right w:val="single" w:sz="4" w:space="0" w:color="000000"/>
            </w:tcBorders>
          </w:tcPr>
          <w:p w14:paraId="0A83C96A" w14:textId="77777777" w:rsidR="004F1526" w:rsidRPr="00961952" w:rsidRDefault="004F1526" w:rsidP="00403DE5">
            <w:pPr>
              <w:pStyle w:val="TABLE-cell"/>
              <w:rPr>
                <w:ins w:id="2206" w:author="Charles Gifford" w:date="2017-03-06T21:19:00Z"/>
                <w:lang w:val="en-US"/>
              </w:rPr>
            </w:pPr>
            <w:ins w:id="2207" w:author="Charles Gifford" w:date="2017-03-06T21:19:00Z">
              <w:r w:rsidRPr="00961952">
                <w:t>WKT</w:t>
              </w:r>
            </w:ins>
          </w:p>
        </w:tc>
        <w:tc>
          <w:tcPr>
            <w:tcW w:w="1041" w:type="dxa"/>
            <w:tcBorders>
              <w:top w:val="single" w:sz="4" w:space="0" w:color="000000"/>
              <w:left w:val="single" w:sz="4" w:space="0" w:color="000000"/>
              <w:bottom w:val="single" w:sz="4" w:space="0" w:color="000000"/>
              <w:right w:val="single" w:sz="4" w:space="0" w:color="000000"/>
            </w:tcBorders>
          </w:tcPr>
          <w:p w14:paraId="7CD2AD7D" w14:textId="77777777" w:rsidR="004F1526" w:rsidRPr="00961952" w:rsidRDefault="004F1526" w:rsidP="00403DE5">
            <w:pPr>
              <w:pStyle w:val="TABLE-cell"/>
              <w:rPr>
                <w:ins w:id="2208" w:author="Charles Gifford" w:date="2017-03-06T21:19:00Z"/>
                <w:lang w:val="en-US"/>
              </w:rPr>
            </w:pPr>
            <w:ins w:id="2209" w:author="Charles Gifford" w:date="2017-03-06T21:19:00Z">
              <w:r w:rsidRPr="00961952">
                <w:t>WKT</w:t>
              </w:r>
            </w:ins>
          </w:p>
        </w:tc>
        <w:tc>
          <w:tcPr>
            <w:tcW w:w="1663" w:type="dxa"/>
            <w:tcBorders>
              <w:top w:val="single" w:sz="4" w:space="0" w:color="000000"/>
              <w:left w:val="single" w:sz="4" w:space="0" w:color="000000"/>
              <w:bottom w:val="single" w:sz="4" w:space="0" w:color="000000"/>
              <w:right w:val="single" w:sz="4" w:space="0" w:color="000000"/>
            </w:tcBorders>
          </w:tcPr>
          <w:p w14:paraId="39568747" w14:textId="77777777" w:rsidR="004F1526" w:rsidRPr="00961952" w:rsidRDefault="004F1526" w:rsidP="00403DE5">
            <w:pPr>
              <w:pStyle w:val="TABLE-cell"/>
              <w:rPr>
                <w:ins w:id="2210" w:author="Charles Gifford" w:date="2017-03-06T21:19:00Z"/>
                <w:lang w:val="en-US"/>
              </w:rPr>
            </w:pPr>
            <w:ins w:id="2211" w:author="Charles Gifford" w:date="2017-03-06T21:19:00Z">
              <w:r w:rsidRPr="00961952">
                <w:t>WKT</w:t>
              </w:r>
            </w:ins>
          </w:p>
        </w:tc>
      </w:tr>
      <w:tr w:rsidR="004F1526" w:rsidRPr="00961952" w14:paraId="4E573E2A" w14:textId="77777777" w:rsidTr="00403DE5">
        <w:trPr>
          <w:jc w:val="center"/>
          <w:ins w:id="2212" w:author="Charles Gifford" w:date="2017-03-06T21:19:00Z"/>
        </w:trPr>
        <w:tc>
          <w:tcPr>
            <w:tcW w:w="973" w:type="dxa"/>
            <w:tcBorders>
              <w:top w:val="single" w:sz="4" w:space="0" w:color="000000"/>
              <w:left w:val="single" w:sz="4" w:space="0" w:color="000000"/>
              <w:bottom w:val="single" w:sz="4" w:space="0" w:color="000000"/>
              <w:right w:val="single" w:sz="4" w:space="0" w:color="000000"/>
            </w:tcBorders>
          </w:tcPr>
          <w:p w14:paraId="0BB7647B" w14:textId="77777777" w:rsidR="004F1526" w:rsidRPr="00F444AC" w:rsidRDefault="004F1526" w:rsidP="00403DE5">
            <w:pPr>
              <w:pStyle w:val="TABLE-cell"/>
              <w:rPr>
                <w:ins w:id="2213" w:author="Charles Gifford" w:date="2017-03-06T21:19:00Z"/>
              </w:rPr>
            </w:pPr>
            <w:ins w:id="2214" w:author="Charles Gifford" w:date="2017-03-06T21:19:00Z">
              <w:r w:rsidRPr="00F444AC">
                <w:t>SRID</w:t>
              </w:r>
            </w:ins>
          </w:p>
          <w:p w14:paraId="15967078" w14:textId="77777777" w:rsidR="004F1526" w:rsidRPr="00961952" w:rsidRDefault="004F1526" w:rsidP="00403DE5">
            <w:pPr>
              <w:pStyle w:val="TABLE-cell"/>
              <w:rPr>
                <w:ins w:id="2215" w:author="Charles Gifford" w:date="2017-03-06T21:19:00Z"/>
                <w:lang w:val="en-US"/>
              </w:rPr>
            </w:pPr>
          </w:p>
        </w:tc>
        <w:tc>
          <w:tcPr>
            <w:tcW w:w="2841" w:type="dxa"/>
            <w:tcBorders>
              <w:top w:val="single" w:sz="4" w:space="0" w:color="000000"/>
              <w:left w:val="single" w:sz="4" w:space="0" w:color="000000"/>
              <w:bottom w:val="single" w:sz="4" w:space="0" w:color="000000"/>
              <w:right w:val="single" w:sz="4" w:space="0" w:color="000000"/>
            </w:tcBorders>
          </w:tcPr>
          <w:p w14:paraId="47655E65" w14:textId="77777777" w:rsidR="004F1526" w:rsidRPr="00C1535F" w:rsidRDefault="004F1526" w:rsidP="00403DE5">
            <w:pPr>
              <w:pStyle w:val="TABLE-cell"/>
              <w:rPr>
                <w:ins w:id="2216" w:author="Charles Gifford" w:date="2017-03-06T21:19:00Z"/>
              </w:rPr>
            </w:pPr>
            <w:ins w:id="2217" w:author="Charles Gifford" w:date="2017-03-06T21:19:00Z">
              <w:r w:rsidRPr="00C40709">
                <w:rPr>
                  <w:i/>
                </w:rPr>
                <w:t>SRID</w:t>
              </w:r>
              <w:r w:rsidRPr="00C1535F">
                <w:t xml:space="preserve"> is the Spatial Reference Identifier which identifies the coordinate reference system to identify a pre-defined coordinate reference system (pre-configured into communication systems).  </w:t>
              </w:r>
            </w:ins>
          </w:p>
          <w:p w14:paraId="16E32861" w14:textId="77777777" w:rsidR="004F1526" w:rsidRPr="00961952" w:rsidRDefault="004F1526" w:rsidP="00403DE5">
            <w:pPr>
              <w:pStyle w:val="TABLE-cell"/>
              <w:rPr>
                <w:ins w:id="2218" w:author="Charles Gifford" w:date="2017-03-06T21:19:00Z"/>
                <w:lang w:val="en-US"/>
              </w:rPr>
            </w:pPr>
            <w:ins w:id="2219" w:author="Charles Gifford" w:date="2017-03-06T21:19:00Z">
              <w:r w:rsidRPr="00961952">
                <w:t xml:space="preserve">An identifier from the </w:t>
              </w:r>
              <w:r w:rsidRPr="00C40709">
                <w:rPr>
                  <w:i/>
                </w:rPr>
                <w:t>SRID Authority.</w:t>
              </w:r>
            </w:ins>
          </w:p>
        </w:tc>
        <w:tc>
          <w:tcPr>
            <w:tcW w:w="1170" w:type="dxa"/>
            <w:tcBorders>
              <w:top w:val="single" w:sz="4" w:space="0" w:color="000000"/>
              <w:left w:val="single" w:sz="4" w:space="0" w:color="000000"/>
              <w:bottom w:val="single" w:sz="4" w:space="0" w:color="000000"/>
              <w:right w:val="single" w:sz="4" w:space="0" w:color="000000"/>
            </w:tcBorders>
          </w:tcPr>
          <w:p w14:paraId="2390C2FE" w14:textId="77777777" w:rsidR="004F1526" w:rsidRPr="00C1535F" w:rsidRDefault="004F1526" w:rsidP="00403DE5">
            <w:pPr>
              <w:pStyle w:val="TABLE-cell"/>
              <w:rPr>
                <w:ins w:id="2220" w:author="Charles Gifford" w:date="2017-03-06T21:19:00Z"/>
              </w:rPr>
            </w:pPr>
            <w:ins w:id="2221" w:author="Charles Gifford" w:date="2017-03-06T21:19:00Z">
              <w:r w:rsidRPr="00C1535F">
                <w:t>4326</w:t>
              </w:r>
            </w:ins>
          </w:p>
          <w:p w14:paraId="03955521" w14:textId="77777777" w:rsidR="004F1526" w:rsidRPr="00961952" w:rsidRDefault="004F1526" w:rsidP="00403DE5">
            <w:pPr>
              <w:pStyle w:val="TABLE-cell"/>
              <w:rPr>
                <w:ins w:id="2222" w:author="Charles Gifford" w:date="2017-03-06T21:19:00Z"/>
                <w:lang w:val="en-US"/>
              </w:rPr>
            </w:pPr>
            <w:ins w:id="2223" w:author="Charles Gifford" w:date="2017-03-06T21:19:00Z">
              <w:r w:rsidRPr="00961952">
                <w:t>(WGS84)</w:t>
              </w:r>
            </w:ins>
          </w:p>
        </w:tc>
        <w:tc>
          <w:tcPr>
            <w:tcW w:w="1350" w:type="dxa"/>
            <w:tcBorders>
              <w:top w:val="single" w:sz="4" w:space="0" w:color="000000"/>
              <w:left w:val="single" w:sz="4" w:space="0" w:color="000000"/>
              <w:bottom w:val="single" w:sz="4" w:space="0" w:color="000000"/>
              <w:right w:val="single" w:sz="4" w:space="0" w:color="000000"/>
            </w:tcBorders>
          </w:tcPr>
          <w:p w14:paraId="12EF9813" w14:textId="77777777" w:rsidR="004F1526" w:rsidRPr="00C1535F" w:rsidRDefault="004F1526" w:rsidP="00403DE5">
            <w:pPr>
              <w:pStyle w:val="TABLE-cell"/>
              <w:rPr>
                <w:ins w:id="2224" w:author="Charles Gifford" w:date="2017-03-06T21:19:00Z"/>
              </w:rPr>
            </w:pPr>
            <w:ins w:id="2225" w:author="Charles Gifford" w:date="2017-03-06T21:19:00Z">
              <w:r w:rsidRPr="00C1535F">
                <w:t>5800</w:t>
              </w:r>
            </w:ins>
          </w:p>
          <w:p w14:paraId="0CA9D684" w14:textId="77777777" w:rsidR="004F1526" w:rsidRPr="00961952" w:rsidRDefault="004F1526" w:rsidP="00403DE5">
            <w:pPr>
              <w:pStyle w:val="TABLE-cell"/>
              <w:rPr>
                <w:ins w:id="2226" w:author="Charles Gifford" w:date="2017-03-06T21:19:00Z"/>
                <w:lang w:val="en-US"/>
              </w:rPr>
            </w:pPr>
            <w:ins w:id="2227" w:author="Charles Gifford" w:date="2017-03-06T21:19:00Z">
              <w:r w:rsidRPr="00961952">
                <w:t>(Astra Minas)</w:t>
              </w:r>
            </w:ins>
          </w:p>
        </w:tc>
        <w:tc>
          <w:tcPr>
            <w:tcW w:w="1041" w:type="dxa"/>
            <w:tcBorders>
              <w:top w:val="single" w:sz="4" w:space="0" w:color="000000"/>
              <w:left w:val="single" w:sz="4" w:space="0" w:color="000000"/>
              <w:bottom w:val="single" w:sz="4" w:space="0" w:color="000000"/>
              <w:right w:val="single" w:sz="4" w:space="0" w:color="000000"/>
            </w:tcBorders>
          </w:tcPr>
          <w:p w14:paraId="6A972F9C" w14:textId="77777777" w:rsidR="004F1526" w:rsidRPr="00961952" w:rsidRDefault="004F1526" w:rsidP="00403DE5">
            <w:pPr>
              <w:pStyle w:val="TABLE-cell"/>
              <w:rPr>
                <w:ins w:id="2228" w:author="Charles Gifford" w:date="2017-03-06T21:19:00Z"/>
              </w:rPr>
            </w:pPr>
            <w:ins w:id="2229" w:author="Charles Gifford" w:date="2017-03-06T21:19:00Z">
              <w:r w:rsidRPr="00961952">
                <w:t>4269</w:t>
              </w:r>
            </w:ins>
          </w:p>
          <w:p w14:paraId="450A7393" w14:textId="77777777" w:rsidR="004F1526" w:rsidRPr="00961952" w:rsidRDefault="004F1526" w:rsidP="00403DE5">
            <w:pPr>
              <w:pStyle w:val="TABLE-cell"/>
              <w:rPr>
                <w:ins w:id="2230" w:author="Charles Gifford" w:date="2017-03-06T21:19:00Z"/>
                <w:lang w:val="en-US"/>
              </w:rPr>
            </w:pPr>
            <w:ins w:id="2231" w:author="Charles Gifford" w:date="2017-03-06T21:19:00Z">
              <w:r w:rsidRPr="00961952">
                <w:t>(North American Datum 1983)</w:t>
              </w:r>
            </w:ins>
          </w:p>
        </w:tc>
        <w:tc>
          <w:tcPr>
            <w:tcW w:w="1663" w:type="dxa"/>
            <w:tcBorders>
              <w:top w:val="single" w:sz="4" w:space="0" w:color="000000"/>
              <w:left w:val="single" w:sz="4" w:space="0" w:color="000000"/>
              <w:bottom w:val="single" w:sz="4" w:space="0" w:color="000000"/>
              <w:right w:val="single" w:sz="4" w:space="0" w:color="000000"/>
            </w:tcBorders>
          </w:tcPr>
          <w:p w14:paraId="3D00AA91" w14:textId="77777777" w:rsidR="004F1526" w:rsidRPr="00961952" w:rsidRDefault="004F1526" w:rsidP="00403DE5">
            <w:pPr>
              <w:pStyle w:val="TABLE-cell"/>
              <w:rPr>
                <w:ins w:id="2232" w:author="Charles Gifford" w:date="2017-03-06T21:19:00Z"/>
              </w:rPr>
            </w:pPr>
            <w:ins w:id="2233" w:author="Charles Gifford" w:date="2017-03-06T21:19:00Z">
              <w:r w:rsidRPr="00961952">
                <w:t>6283</w:t>
              </w:r>
            </w:ins>
          </w:p>
          <w:p w14:paraId="5D9C402F" w14:textId="77777777" w:rsidR="004F1526" w:rsidRPr="00961952" w:rsidRDefault="004F1526" w:rsidP="00403DE5">
            <w:pPr>
              <w:pStyle w:val="TABLE-cell"/>
              <w:rPr>
                <w:ins w:id="2234" w:author="Charles Gifford" w:date="2017-03-06T21:19:00Z"/>
                <w:lang w:val="en-US"/>
              </w:rPr>
            </w:pPr>
            <w:ins w:id="2235" w:author="Charles Gifford" w:date="2017-03-06T21:19:00Z">
              <w:r w:rsidRPr="00961952">
                <w:t>(Geocentric Datum of Australia 1994)</w:t>
              </w:r>
            </w:ins>
          </w:p>
        </w:tc>
      </w:tr>
      <w:tr w:rsidR="004F1526" w:rsidRPr="003F431B" w14:paraId="08E2BA22" w14:textId="77777777" w:rsidTr="00403DE5">
        <w:trPr>
          <w:jc w:val="center"/>
          <w:ins w:id="2236" w:author="Charles Gifford" w:date="2017-03-06T21:19:00Z"/>
        </w:trPr>
        <w:tc>
          <w:tcPr>
            <w:tcW w:w="973" w:type="dxa"/>
            <w:tcBorders>
              <w:top w:val="single" w:sz="4" w:space="0" w:color="000000"/>
              <w:left w:val="single" w:sz="4" w:space="0" w:color="000000"/>
              <w:bottom w:val="single" w:sz="4" w:space="0" w:color="000000"/>
              <w:right w:val="single" w:sz="4" w:space="0" w:color="000000"/>
            </w:tcBorders>
          </w:tcPr>
          <w:p w14:paraId="03F8AB1A" w14:textId="77777777" w:rsidR="004F1526" w:rsidRPr="00961952" w:rsidRDefault="004F1526" w:rsidP="00403DE5">
            <w:pPr>
              <w:pStyle w:val="TABLE-cell"/>
              <w:rPr>
                <w:ins w:id="2237" w:author="Charles Gifford" w:date="2017-03-06T21:19:00Z"/>
                <w:lang w:val="en-US"/>
              </w:rPr>
            </w:pPr>
            <w:ins w:id="2238" w:author="Charles Gifford" w:date="2017-03-06T21:19:00Z">
              <w:r>
                <w:t>SRID a</w:t>
              </w:r>
              <w:r w:rsidRPr="00961952">
                <w:t>uthority</w:t>
              </w:r>
            </w:ins>
          </w:p>
        </w:tc>
        <w:tc>
          <w:tcPr>
            <w:tcW w:w="2841" w:type="dxa"/>
            <w:tcBorders>
              <w:top w:val="single" w:sz="4" w:space="0" w:color="000000"/>
              <w:left w:val="single" w:sz="4" w:space="0" w:color="000000"/>
              <w:bottom w:val="single" w:sz="4" w:space="0" w:color="000000"/>
              <w:right w:val="single" w:sz="4" w:space="0" w:color="000000"/>
            </w:tcBorders>
          </w:tcPr>
          <w:p w14:paraId="75C8AFC0" w14:textId="77777777" w:rsidR="004F1526" w:rsidRPr="00C1535F" w:rsidRDefault="004F1526" w:rsidP="00403DE5">
            <w:pPr>
              <w:pStyle w:val="TABLE-cell"/>
              <w:rPr>
                <w:ins w:id="2239" w:author="Charles Gifford" w:date="2017-03-06T21:19:00Z"/>
              </w:rPr>
            </w:pPr>
            <w:ins w:id="2240" w:author="Charles Gifford" w:date="2017-03-06T21:19:00Z">
              <w:r w:rsidRPr="00C1535F">
                <w:t xml:space="preserve">The </w:t>
              </w:r>
              <w:r w:rsidRPr="00C40709">
                <w:rPr>
                  <w:i/>
                </w:rPr>
                <w:t>SRID authority</w:t>
              </w:r>
              <w:r w:rsidRPr="00C1535F">
                <w:t xml:space="preserve"> identifies the authority that defines the coordinate reference system identified by the </w:t>
              </w:r>
              <w:r w:rsidRPr="00C40709">
                <w:rPr>
                  <w:i/>
                </w:rPr>
                <w:t>SRID</w:t>
              </w:r>
              <w:r w:rsidRPr="00C1535F">
                <w:t xml:space="preserve">. </w:t>
              </w:r>
            </w:ins>
          </w:p>
          <w:p w14:paraId="2F0B5881" w14:textId="77777777" w:rsidR="004F1526" w:rsidRPr="00C1535F" w:rsidRDefault="004F1526" w:rsidP="00403DE5">
            <w:pPr>
              <w:pStyle w:val="TABLE-cell"/>
              <w:rPr>
                <w:ins w:id="2241" w:author="Charles Gifford" w:date="2017-03-06T21:19:00Z"/>
              </w:rPr>
            </w:pPr>
            <w:ins w:id="2242" w:author="Charles Gifford" w:date="2017-03-06T21:19:00Z">
              <w:r w:rsidRPr="00C1535F">
                <w:t>E</w:t>
              </w:r>
              <w:r>
                <w:t xml:space="preserve">XAMPLE   </w:t>
              </w:r>
              <w:r w:rsidRPr="00C1535F">
                <w:t xml:space="preserve"> EPSG (see </w:t>
              </w:r>
              <w:r w:rsidRPr="00C1535F">
                <w:fldChar w:fldCharType="begin"/>
              </w:r>
              <w:r w:rsidRPr="00C1535F">
                <w:instrText xml:space="preserve"> HYPERLINK "http://www.epsg-registry.org/" </w:instrText>
              </w:r>
              <w:r w:rsidRPr="00C1535F">
                <w:fldChar w:fldCharType="separate"/>
              </w:r>
              <w:r w:rsidRPr="00C1535F">
                <w:rPr>
                  <w:rStyle w:val="Hyperlink"/>
                </w:rPr>
                <w:t>http://www.epsg-registry.org/</w:t>
              </w:r>
              <w:r w:rsidRPr="00C1535F">
                <w:rPr>
                  <w:rStyle w:val="Hyperlink"/>
                </w:rPr>
                <w:fldChar w:fldCharType="end"/>
              </w:r>
              <w:r w:rsidRPr="00C1535F">
                <w:t>).</w:t>
              </w:r>
            </w:ins>
          </w:p>
          <w:p w14:paraId="614F1B29" w14:textId="77777777" w:rsidR="004F1526" w:rsidRPr="00961952" w:rsidRDefault="004F1526" w:rsidP="00403DE5">
            <w:pPr>
              <w:pStyle w:val="TABLE-cell"/>
              <w:rPr>
                <w:ins w:id="2243" w:author="Charles Gifford" w:date="2017-03-06T21:19:00Z"/>
                <w:lang w:val="en-US"/>
              </w:rPr>
            </w:pPr>
            <w:ins w:id="2244" w:author="Charles Gifford" w:date="2017-03-06T21:19:00Z">
              <w:r w:rsidRPr="00961952">
                <w:t xml:space="preserve">An organization may choose to define its own </w:t>
              </w:r>
              <w:r w:rsidRPr="00636D27">
                <w:rPr>
                  <w:i/>
                </w:rPr>
                <w:t>SRIDs</w:t>
              </w:r>
              <w:r w:rsidRPr="00961952">
                <w:t xml:space="preserve"> – i.e. be its own authority. </w:t>
              </w:r>
            </w:ins>
          </w:p>
        </w:tc>
        <w:tc>
          <w:tcPr>
            <w:tcW w:w="1170" w:type="dxa"/>
            <w:tcBorders>
              <w:top w:val="single" w:sz="4" w:space="0" w:color="000000"/>
              <w:left w:val="single" w:sz="4" w:space="0" w:color="000000"/>
              <w:bottom w:val="single" w:sz="4" w:space="0" w:color="000000"/>
              <w:right w:val="single" w:sz="4" w:space="0" w:color="000000"/>
            </w:tcBorders>
          </w:tcPr>
          <w:p w14:paraId="32D1ECFB" w14:textId="77777777" w:rsidR="004F1526" w:rsidRPr="00961952" w:rsidRDefault="004F1526" w:rsidP="00403DE5">
            <w:pPr>
              <w:pStyle w:val="TABLE-cell"/>
              <w:rPr>
                <w:ins w:id="2245" w:author="Charles Gifford" w:date="2017-03-06T21:19:00Z"/>
                <w:lang w:val="en-US"/>
              </w:rPr>
            </w:pPr>
            <w:ins w:id="2246" w:author="Charles Gifford" w:date="2017-03-06T21:19:00Z">
              <w:r w:rsidRPr="00961952">
                <w:t>EPSG</w:t>
              </w:r>
            </w:ins>
          </w:p>
        </w:tc>
        <w:tc>
          <w:tcPr>
            <w:tcW w:w="1350" w:type="dxa"/>
            <w:tcBorders>
              <w:top w:val="single" w:sz="4" w:space="0" w:color="000000"/>
              <w:left w:val="single" w:sz="4" w:space="0" w:color="000000"/>
              <w:bottom w:val="single" w:sz="4" w:space="0" w:color="000000"/>
              <w:right w:val="single" w:sz="4" w:space="0" w:color="000000"/>
            </w:tcBorders>
          </w:tcPr>
          <w:p w14:paraId="3A7D210A" w14:textId="77777777" w:rsidR="004F1526" w:rsidRPr="00961952" w:rsidRDefault="004F1526" w:rsidP="00403DE5">
            <w:pPr>
              <w:pStyle w:val="TABLE-cell"/>
              <w:rPr>
                <w:ins w:id="2247" w:author="Charles Gifford" w:date="2017-03-06T21:19:00Z"/>
                <w:lang w:val="en-US"/>
              </w:rPr>
            </w:pPr>
            <w:ins w:id="2248" w:author="Charles Gifford" w:date="2017-03-06T21:19:00Z">
              <w:r w:rsidRPr="00961952">
                <w:t>EPSG</w:t>
              </w:r>
            </w:ins>
          </w:p>
        </w:tc>
        <w:tc>
          <w:tcPr>
            <w:tcW w:w="1041" w:type="dxa"/>
            <w:tcBorders>
              <w:top w:val="single" w:sz="4" w:space="0" w:color="000000"/>
              <w:left w:val="single" w:sz="4" w:space="0" w:color="000000"/>
              <w:bottom w:val="single" w:sz="4" w:space="0" w:color="000000"/>
              <w:right w:val="single" w:sz="4" w:space="0" w:color="000000"/>
            </w:tcBorders>
          </w:tcPr>
          <w:p w14:paraId="6D695DE3" w14:textId="77777777" w:rsidR="004F1526" w:rsidRPr="00961952" w:rsidRDefault="004F1526" w:rsidP="00403DE5">
            <w:pPr>
              <w:pStyle w:val="TABLE-cell"/>
              <w:rPr>
                <w:ins w:id="2249" w:author="Charles Gifford" w:date="2017-03-06T21:19:00Z"/>
                <w:lang w:val="en-US"/>
              </w:rPr>
            </w:pPr>
            <w:ins w:id="2250" w:author="Charles Gifford" w:date="2017-03-06T21:19:00Z">
              <w:r w:rsidRPr="00961952">
                <w:t>EPSG</w:t>
              </w:r>
            </w:ins>
          </w:p>
        </w:tc>
        <w:tc>
          <w:tcPr>
            <w:tcW w:w="1663" w:type="dxa"/>
            <w:tcBorders>
              <w:top w:val="single" w:sz="4" w:space="0" w:color="000000"/>
              <w:left w:val="single" w:sz="4" w:space="0" w:color="000000"/>
              <w:bottom w:val="single" w:sz="4" w:space="0" w:color="000000"/>
              <w:right w:val="single" w:sz="4" w:space="0" w:color="000000"/>
            </w:tcBorders>
          </w:tcPr>
          <w:p w14:paraId="7E43C4D2" w14:textId="77777777" w:rsidR="004F1526" w:rsidRPr="00961952" w:rsidRDefault="004F1526" w:rsidP="00403DE5">
            <w:pPr>
              <w:pStyle w:val="TABLE-cell"/>
              <w:rPr>
                <w:ins w:id="2251" w:author="Charles Gifford" w:date="2017-03-06T21:19:00Z"/>
                <w:lang w:val="en-US"/>
              </w:rPr>
            </w:pPr>
            <w:ins w:id="2252" w:author="Charles Gifford" w:date="2017-03-06T21:19:00Z">
              <w:r w:rsidRPr="00961952">
                <w:t>EPSG</w:t>
              </w:r>
            </w:ins>
          </w:p>
        </w:tc>
      </w:tr>
    </w:tbl>
    <w:p w14:paraId="7D0B57FB" w14:textId="77777777" w:rsidR="004F1526" w:rsidRPr="00F444AC" w:rsidRDefault="004F1526" w:rsidP="004F1526">
      <w:pPr>
        <w:pStyle w:val="PARAGRAPH"/>
        <w:rPr>
          <w:ins w:id="2253" w:author="Charles Gifford" w:date="2017-03-06T21:19:00Z"/>
          <w:sz w:val="16"/>
          <w:szCs w:val="16"/>
        </w:rPr>
      </w:pPr>
      <w:ins w:id="2254" w:author="Charles Gifford" w:date="2017-03-06T21:19:00Z">
        <w:r w:rsidRPr="00F444AC">
          <w:rPr>
            <w:sz w:val="16"/>
            <w:szCs w:val="16"/>
          </w:rPr>
          <w:t xml:space="preserve">NOTE  </w:t>
        </w:r>
        <w:r w:rsidRPr="007B63BD">
          <w:rPr>
            <w:sz w:val="16"/>
            <w:szCs w:val="16"/>
          </w:rPr>
          <w:t xml:space="preserve"> </w:t>
        </w:r>
        <w:r w:rsidRPr="005403B2">
          <w:rPr>
            <w:sz w:val="16"/>
            <w:szCs w:val="16"/>
          </w:rPr>
          <w:t xml:space="preserve">Format </w:t>
        </w:r>
        <w:r w:rsidRPr="007B63BD">
          <w:rPr>
            <w:sz w:val="16"/>
            <w:szCs w:val="16"/>
          </w:rPr>
          <w:t>a</w:t>
        </w:r>
        <w:r w:rsidRPr="00F444AC">
          <w:rPr>
            <w:sz w:val="16"/>
            <w:szCs w:val="16"/>
          </w:rPr>
          <w:t xml:space="preserve">ttribute options include but are not limited to: </w:t>
        </w:r>
      </w:ins>
    </w:p>
    <w:p w14:paraId="3F9FB333" w14:textId="4273EBEF" w:rsidR="008E7D70" w:rsidRDefault="004F1526" w:rsidP="008E7D70">
      <w:pPr>
        <w:pStyle w:val="EXAMPLE0"/>
        <w:numPr>
          <w:ilvl w:val="0"/>
          <w:numId w:val="125"/>
        </w:numPr>
        <w:ind w:left="360"/>
        <w:rPr>
          <w:ins w:id="2255" w:author="Charles Gifford" w:date="2017-03-06T21:24:00Z"/>
        </w:rPr>
      </w:pPr>
      <w:ins w:id="2256" w:author="Charles Gifford" w:date="2017-03-06T21:19:00Z">
        <w:r w:rsidRPr="00F444AC">
          <w:t xml:space="preserve">WKT </w:t>
        </w:r>
        <w:r>
          <w:tab/>
        </w:r>
        <w:r w:rsidRPr="00F444AC">
          <w:t>(Well-known text</w:t>
        </w:r>
      </w:ins>
      <w:ins w:id="2257" w:author="Charles Gifford" w:date="2017-03-06T21:25:00Z">
        <w:r w:rsidR="008E7D70">
          <w:t>)</w:t>
        </w:r>
      </w:ins>
      <w:ins w:id="2258" w:author="Charles Gifford" w:date="2017-03-06T21:19:00Z">
        <w:r w:rsidR="008E7D70">
          <w:t xml:space="preserve"> A</w:t>
        </w:r>
        <w:r w:rsidRPr="00F444AC">
          <w:t xml:space="preserve"> text mark-up language defined by the open geospatial consortium (OGC) and used to repr</w:t>
        </w:r>
        <w:r>
          <w:t xml:space="preserve">esent vector geometry objects. </w:t>
        </w:r>
      </w:ins>
      <w:ins w:id="2259" w:author="Charles Gifford" w:date="2017-03-06T21:26:00Z">
        <w:r w:rsidR="008E7D70">
          <w:t xml:space="preserve">WKT </w:t>
        </w:r>
      </w:ins>
      <w:ins w:id="2260" w:author="Charles Gifford" w:date="2017-03-06T21:19:00Z">
        <w:r w:rsidRPr="003942A9">
          <w:t xml:space="preserve">is </w:t>
        </w:r>
      </w:ins>
      <w:ins w:id="2261" w:author="Charles Gifford" w:date="2017-03-06T21:26:00Z">
        <w:r w:rsidR="008E7D70">
          <w:t xml:space="preserve">defined </w:t>
        </w:r>
      </w:ins>
      <w:ins w:id="2262" w:author="Charles Gifford" w:date="2017-03-06T21:19:00Z">
        <w:r w:rsidRPr="003942A9">
          <w:t>in the ISO/IEC 13249-3:2011 standard, "Information technology – Database languages – SQL multimedia and application packages – Part 3: Spatial" (SQL/MM).</w:t>
        </w:r>
      </w:ins>
    </w:p>
    <w:p w14:paraId="40507E50" w14:textId="095C2902" w:rsidR="008E7D70" w:rsidRDefault="004F1526" w:rsidP="008E7D70">
      <w:pPr>
        <w:pStyle w:val="EXAMPLE0"/>
        <w:numPr>
          <w:ilvl w:val="0"/>
          <w:numId w:val="125"/>
        </w:numPr>
        <w:ind w:left="360"/>
        <w:rPr>
          <w:ins w:id="2263" w:author="Charles Gifford" w:date="2017-03-06T21:24:00Z"/>
        </w:rPr>
      </w:pPr>
      <w:ins w:id="2264" w:author="Charles Gifford" w:date="2017-03-06T21:19:00Z">
        <w:r w:rsidRPr="00607D80">
          <w:t xml:space="preserve">WKB </w:t>
        </w:r>
        <w:r>
          <w:tab/>
        </w:r>
        <w:r w:rsidRPr="00607D80">
          <w:t>(Well-known binary</w:t>
        </w:r>
      </w:ins>
      <w:ins w:id="2265" w:author="Charles Gifford" w:date="2017-03-06T21:27:00Z">
        <w:r w:rsidR="008E7D70">
          <w:t>) A</w:t>
        </w:r>
      </w:ins>
      <w:ins w:id="2266" w:author="Charles Gifford" w:date="2017-03-06T21:19:00Z">
        <w:r w:rsidRPr="00607D80">
          <w:t xml:space="preserve"> binary representation of WKT </w:t>
        </w:r>
        <w:r w:rsidR="008E7D70">
          <w:t>defined</w:t>
        </w:r>
        <w:r w:rsidRPr="00607D80">
          <w:t xml:space="preserve"> in the ISO/IEC 13249-3:2011 standard, "Information technology – Database languages – SQL multimedia and application packages – Part 3: Spatial" (SQL/MM).</w:t>
        </w:r>
      </w:ins>
    </w:p>
    <w:p w14:paraId="476240DF" w14:textId="73D21AA1" w:rsidR="008E7D70" w:rsidRDefault="004F1526" w:rsidP="008E7D70">
      <w:pPr>
        <w:pStyle w:val="EXAMPLE0"/>
        <w:numPr>
          <w:ilvl w:val="0"/>
          <w:numId w:val="125"/>
        </w:numPr>
        <w:ind w:left="360"/>
        <w:rPr>
          <w:ins w:id="2267" w:author="Charles Gifford" w:date="2017-03-06T21:24:00Z"/>
        </w:rPr>
      </w:pPr>
      <w:ins w:id="2268" w:author="Charles Gifford" w:date="2017-03-06T21:19:00Z">
        <w:r w:rsidRPr="00F444AC">
          <w:t>GML</w:t>
        </w:r>
        <w:r>
          <w:tab/>
        </w:r>
        <w:r w:rsidRPr="00F444AC">
          <w:t>Geography markup language</w:t>
        </w:r>
      </w:ins>
      <w:ins w:id="2269" w:author="Charles Gifford" w:date="2017-03-06T21:28:00Z">
        <w:r w:rsidR="008E7D70">
          <w:t xml:space="preserve"> (GML)</w:t>
        </w:r>
      </w:ins>
      <w:ins w:id="2270" w:author="Charles Gifford" w:date="2017-03-06T21:19:00Z">
        <w:r w:rsidRPr="00F444AC">
          <w:t xml:space="preserve"> defined by the </w:t>
        </w:r>
        <w:r w:rsidRPr="00607D80">
          <w:t xml:space="preserve">Open Geospatial Consortium </w:t>
        </w:r>
        <w:r>
          <w:t>(</w:t>
        </w:r>
        <w:r w:rsidRPr="00F444AC">
          <w:t>OGC</w:t>
        </w:r>
        <w:r>
          <w:t>)</w:t>
        </w:r>
        <w:r w:rsidRPr="00F444AC">
          <w:t xml:space="preserve"> and used to express geographical features</w:t>
        </w:r>
        <w:r>
          <w:t xml:space="preserve">. </w:t>
        </w:r>
      </w:ins>
      <w:ins w:id="2271" w:author="Charles Gifford" w:date="2017-03-06T21:29:00Z">
        <w:r w:rsidR="008E7D70" w:rsidRPr="008E7D70">
          <w:t>ISO 19136:2007</w:t>
        </w:r>
        <w:r w:rsidR="008E7D70">
          <w:t xml:space="preserve"> defines</w:t>
        </w:r>
      </w:ins>
      <w:ins w:id="2272" w:author="Charles Gifford" w:date="2017-03-06T21:30:00Z">
        <w:r w:rsidR="008E7D70">
          <w:t xml:space="preserve"> the</w:t>
        </w:r>
      </w:ins>
      <w:ins w:id="2273" w:author="Charles Gifford" w:date="2017-03-06T21:19:00Z">
        <w:r>
          <w:t xml:space="preserve"> </w:t>
        </w:r>
        <w:r w:rsidRPr="00607D80">
          <w:t>OpenGIS® Geography Mark-up Language Encoding Standard (GML)</w:t>
        </w:r>
        <w:r>
          <w:t xml:space="preserve"> or t</w:t>
        </w:r>
        <w:r w:rsidRPr="00607D80">
          <w:t>he G</w:t>
        </w:r>
        <w:r>
          <w:t xml:space="preserve">eography Markup Language (GML), version </w:t>
        </w:r>
        <w:r w:rsidRPr="008C2193">
          <w:t>OGC 10-129r1</w:t>
        </w:r>
      </w:ins>
    </w:p>
    <w:p w14:paraId="7D2F53BF" w14:textId="4B93650C" w:rsidR="008E7D70" w:rsidRDefault="004F1526" w:rsidP="008E7D70">
      <w:pPr>
        <w:pStyle w:val="EXAMPLE0"/>
        <w:numPr>
          <w:ilvl w:val="0"/>
          <w:numId w:val="125"/>
        </w:numPr>
        <w:ind w:left="360"/>
        <w:rPr>
          <w:ins w:id="2274" w:author="Charles Gifford" w:date="2017-03-06T21:24:00Z"/>
        </w:rPr>
      </w:pPr>
      <w:ins w:id="2275" w:author="Charles Gifford" w:date="2017-03-06T21:19:00Z">
        <w:r w:rsidRPr="00F444AC">
          <w:t>KML</w:t>
        </w:r>
        <w:r>
          <w:tab/>
        </w:r>
        <w:r>
          <w:tab/>
        </w:r>
        <w:r w:rsidR="008E7D70">
          <w:t xml:space="preserve">Keyhole markup language </w:t>
        </w:r>
      </w:ins>
      <w:ins w:id="2276" w:author="Charles Gifford" w:date="2017-03-06T21:33:00Z">
        <w:r w:rsidR="00435063" w:rsidRPr="00B52F19">
          <w:t>Version 2.2</w:t>
        </w:r>
      </w:ins>
      <w:ins w:id="2277" w:author="Charles Gifford" w:date="2017-03-06T21:19:00Z">
        <w:r w:rsidRPr="00F444AC">
          <w:t xml:space="preserve"> </w:t>
        </w:r>
      </w:ins>
      <w:ins w:id="2278" w:author="Charles Gifford" w:date="2017-03-06T21:33:00Z">
        <w:r w:rsidR="00435063">
          <w:t xml:space="preserve">is </w:t>
        </w:r>
      </w:ins>
      <w:ins w:id="2279" w:author="Charles Gifford" w:date="2017-03-06T21:19:00Z">
        <w:r>
          <w:t xml:space="preserve">defined by the </w:t>
        </w:r>
        <w:r w:rsidRPr="008C2193">
          <w:t xml:space="preserve">Open Geospatial Consortium </w:t>
        </w:r>
        <w:r>
          <w:t xml:space="preserve">(OGC) and </w:t>
        </w:r>
        <w:r w:rsidRPr="00F444AC">
          <w:t>used for the visualization of geographic information</w:t>
        </w:r>
        <w:r>
          <w:t xml:space="preserve">. </w:t>
        </w:r>
      </w:ins>
    </w:p>
    <w:p w14:paraId="7FED75CE" w14:textId="1422DB24" w:rsidR="008E7D70" w:rsidRDefault="004F1526" w:rsidP="008E7D70">
      <w:pPr>
        <w:pStyle w:val="EXAMPLE0"/>
        <w:numPr>
          <w:ilvl w:val="0"/>
          <w:numId w:val="125"/>
        </w:numPr>
        <w:ind w:left="360"/>
        <w:rPr>
          <w:ins w:id="2280" w:author="Charles Gifford" w:date="2017-03-06T21:24:00Z"/>
        </w:rPr>
      </w:pPr>
      <w:ins w:id="2281" w:author="Charles Gifford" w:date="2017-03-06T21:19:00Z">
        <w:r w:rsidRPr="00F444AC">
          <w:t>GPX</w:t>
        </w:r>
        <w:r>
          <w:tab/>
        </w:r>
        <w:r w:rsidR="00435063">
          <w:t>GPX,</w:t>
        </w:r>
      </w:ins>
      <w:ins w:id="2282" w:author="Charles Gifford" w:date="2017-03-06T21:34:00Z">
        <w:r w:rsidR="00435063" w:rsidRPr="00B52F19">
          <w:t xml:space="preserve">1.1 schema </w:t>
        </w:r>
      </w:ins>
      <w:ins w:id="2283" w:author="Charles Gifford" w:date="2017-03-06T21:37:00Z">
        <w:r w:rsidR="00435063">
          <w:t>(</w:t>
        </w:r>
      </w:ins>
      <w:ins w:id="2284" w:author="Charles Gifford" w:date="2017-03-06T21:19:00Z">
        <w:r w:rsidRPr="00B52F19">
          <w:t>GPS Exchange Format</w:t>
        </w:r>
      </w:ins>
      <w:ins w:id="2285" w:author="Charles Gifford" w:date="2017-03-06T21:38:00Z">
        <w:r w:rsidR="00435063">
          <w:t>) is the p</w:t>
        </w:r>
      </w:ins>
      <w:ins w:id="2286" w:author="Charles Gifford" w:date="2017-03-06T21:19:00Z">
        <w:r w:rsidRPr="00F444AC">
          <w:t>rimary format for working wit</w:t>
        </w:r>
        <w:r>
          <w:t>h GPS data from mobile devices.</w:t>
        </w:r>
        <w:r w:rsidRPr="00F444AC">
          <w:t xml:space="preserve"> </w:t>
        </w:r>
        <w:r w:rsidRPr="00B52F19">
          <w:t>GPX was released on August 9, 2004</w:t>
        </w:r>
        <w:r w:rsidRPr="00F444AC">
          <w:t>.</w:t>
        </w:r>
      </w:ins>
    </w:p>
    <w:p w14:paraId="0D8FFA28" w14:textId="0A443B36" w:rsidR="008E7D70" w:rsidRDefault="004F1526" w:rsidP="00435063">
      <w:pPr>
        <w:pStyle w:val="EXAMPLE0"/>
        <w:numPr>
          <w:ilvl w:val="0"/>
          <w:numId w:val="125"/>
        </w:numPr>
        <w:ind w:left="360"/>
        <w:rPr>
          <w:ins w:id="2287" w:author="Charles Gifford" w:date="2017-03-06T21:24:00Z"/>
        </w:rPr>
      </w:pPr>
      <w:ins w:id="2288" w:author="Charles Gifford" w:date="2017-03-06T21:19:00Z">
        <w:r w:rsidRPr="00F444AC">
          <w:t xml:space="preserve">GeoJSON </w:t>
        </w:r>
        <w:r w:rsidR="00435063">
          <w:tab/>
        </w:r>
        <w:r>
          <w:t>D</w:t>
        </w:r>
        <w:r w:rsidRPr="00F444AC">
          <w:t>esigned for representing simple geographical features based on JavaScript Object Notation (JSON)</w:t>
        </w:r>
        <w:r>
          <w:t xml:space="preserve">. The current version is GeoJSON </w:t>
        </w:r>
        <w:r w:rsidRPr="00B52F19">
          <w:t>1.0</w:t>
        </w:r>
        <w:r>
          <w:t>, 2008</w:t>
        </w:r>
        <w:r w:rsidRPr="00F444AC">
          <w:t>.</w:t>
        </w:r>
      </w:ins>
    </w:p>
    <w:p w14:paraId="11EBA618" w14:textId="01116854" w:rsidR="004F1526" w:rsidRPr="00F444AC" w:rsidRDefault="004F1526" w:rsidP="00435063">
      <w:pPr>
        <w:pStyle w:val="EXAMPLE0"/>
        <w:numPr>
          <w:ilvl w:val="0"/>
          <w:numId w:val="125"/>
        </w:numPr>
        <w:ind w:left="360"/>
        <w:rPr>
          <w:ins w:id="2289" w:author="Charles Gifford" w:date="2017-03-06T21:19:00Z"/>
        </w:rPr>
      </w:pPr>
      <w:ins w:id="2290" w:author="Charles Gifford" w:date="2017-03-06T21:19:00Z">
        <w:r w:rsidRPr="00F444AC">
          <w:t xml:space="preserve">SVG </w:t>
        </w:r>
        <w:r>
          <w:tab/>
        </w:r>
        <w:r w:rsidRPr="004D351D">
          <w:t xml:space="preserve">Scalable Vector Graphics (SVG) is an XML-based vector image format for two-dimensional graphics with support for interactivity and animation. The SVG specification is an open standard developed by the World Wide </w:t>
        </w:r>
        <w:r>
          <w:t>Web Consortium (W3C) since 1999</w:t>
        </w:r>
        <w:r w:rsidRPr="00F444AC">
          <w:t>.</w:t>
        </w:r>
        <w:r>
          <w:t xml:space="preserve"> The current version is SVG 2.0</w:t>
        </w:r>
      </w:ins>
    </w:p>
    <w:p w14:paraId="33EEE490" w14:textId="26848EF0" w:rsidR="00720EE7" w:rsidRDefault="004F1526" w:rsidP="004F1526">
      <w:pPr>
        <w:pStyle w:val="PARAGRAPH"/>
        <w:rPr>
          <w:ins w:id="2291" w:author="Charles Gifford" w:date="2017-03-06T22:08:00Z"/>
        </w:rPr>
      </w:pPr>
      <w:ins w:id="2292" w:author="Charles Gifford" w:date="2017-03-06T21:19:00Z">
        <w:r>
          <w:t>The</w:t>
        </w:r>
        <w:r w:rsidRPr="004244D5">
          <w:t xml:space="preserve"> </w:t>
        </w:r>
      </w:ins>
      <w:ins w:id="2293" w:author="Charles Gifford" w:date="2017-03-17T19:30:00Z">
        <w:r w:rsidR="00F6123F" w:rsidRPr="00685D60">
          <w:t>spatial definition</w:t>
        </w:r>
      </w:ins>
      <w:ins w:id="2294" w:author="Charles Gifford" w:date="2017-03-06T21:19:00Z">
        <w:r>
          <w:t xml:space="preserve"> attribute can represent a point, line, 2D or 3D polygon or 2D or 3D solid for any resource. The</w:t>
        </w:r>
        <w:r w:rsidRPr="007B63BD">
          <w:t xml:space="preserve"> </w:t>
        </w:r>
        <w:r w:rsidRPr="005403B2">
          <w:t>value</w:t>
        </w:r>
        <w:r w:rsidRPr="007B63BD">
          <w:t xml:space="preserve"> a</w:t>
        </w:r>
        <w:r>
          <w:t xml:space="preserve">ttribute is used to serialise a point, line, polygon or solid. The advantage over other more complex </w:t>
        </w:r>
      </w:ins>
      <w:ins w:id="2295" w:author="Charles Gifford" w:date="2017-03-17T19:30:00Z">
        <w:r w:rsidR="00F6123F">
          <w:t>spatial definition</w:t>
        </w:r>
      </w:ins>
      <w:ins w:id="2296" w:author="Charles Gifford" w:date="2017-03-06T21:19:00Z">
        <w:r w:rsidRPr="00C40709">
          <w:t xml:space="preserve"> </w:t>
        </w:r>
        <w:r>
          <w:t xml:space="preserve">approaches is that the </w:t>
        </w:r>
      </w:ins>
      <w:ins w:id="2297" w:author="Charles Gifford" w:date="2017-03-17T19:30:00Z">
        <w:r w:rsidR="00F6123F" w:rsidRPr="00685D60">
          <w:t>spatial definition</w:t>
        </w:r>
      </w:ins>
      <w:ins w:id="2298" w:author="Charles Gifford" w:date="2017-03-06T21:19:00Z">
        <w:r w:rsidRPr="004244D5">
          <w:t xml:space="preserve"> </w:t>
        </w:r>
        <w:r>
          <w:t>attribu</w:t>
        </w:r>
        <w:r w:rsidR="00720EE7">
          <w:t>te relies on an external format</w:t>
        </w:r>
        <w:r>
          <w:t xml:space="preserve">. </w:t>
        </w:r>
      </w:ins>
    </w:p>
    <w:p w14:paraId="184FA177" w14:textId="289E847E" w:rsidR="004F1526" w:rsidRPr="00E4312A" w:rsidRDefault="00720EE7" w:rsidP="00720EE7">
      <w:pPr>
        <w:pStyle w:val="EXAMPLE0"/>
        <w:rPr>
          <w:ins w:id="2299" w:author="Charles Gifford" w:date="2017-03-06T21:19:00Z"/>
        </w:rPr>
      </w:pPr>
      <w:ins w:id="2300" w:author="Charles Gifford" w:date="2017-03-06T22:08:00Z">
        <w:r>
          <w:t xml:space="preserve">EXAMPLE </w:t>
        </w:r>
      </w:ins>
      <w:ins w:id="2301" w:author="Charles Gifford" w:date="2017-03-22T13:16:00Z">
        <w:r w:rsidR="00403DE5">
          <w:tab/>
        </w:r>
      </w:ins>
      <w:ins w:id="2302" w:author="Charles Gifford" w:date="2017-03-22T13:17:00Z">
        <w:r w:rsidR="00403DE5">
          <w:fldChar w:fldCharType="begin"/>
        </w:r>
        <w:r w:rsidR="00403DE5">
          <w:instrText xml:space="preserve"> REF _Ref477951987 \h </w:instrText>
        </w:r>
      </w:ins>
      <w:r w:rsidR="00403DE5">
        <w:fldChar w:fldCharType="end"/>
      </w:r>
      <w:ins w:id="2303" w:author="Charles Gifford" w:date="2017-03-22T13:17:00Z">
        <w:r w:rsidR="00403DE5">
          <w:fldChar w:fldCharType="begin"/>
        </w:r>
        <w:r w:rsidR="00403DE5">
          <w:instrText xml:space="preserve"> REF _Ref477951995 \h </w:instrText>
        </w:r>
      </w:ins>
      <w:r w:rsidR="00403DE5">
        <w:fldChar w:fldCharType="separate"/>
      </w:r>
      <w:ins w:id="2304" w:author="Charles Gifford" w:date="2017-03-22T13:17:00Z">
        <w:r w:rsidR="00403DE5">
          <w:t xml:space="preserve">Figure </w:t>
        </w:r>
        <w:r w:rsidR="00403DE5">
          <w:rPr>
            <w:noProof/>
          </w:rPr>
          <w:t>6</w:t>
        </w:r>
        <w:r w:rsidR="00403DE5">
          <w:fldChar w:fldCharType="end"/>
        </w:r>
      </w:ins>
      <w:ins w:id="2305" w:author="Charles Gifford" w:date="2017-03-23T12:52:00Z">
        <w:r w:rsidR="00067614">
          <w:t xml:space="preserve"> </w:t>
        </w:r>
      </w:ins>
      <w:ins w:id="2306" w:author="Charles Gifford" w:date="2017-03-06T21:19:00Z">
        <w:r w:rsidR="004F1526">
          <w:t xml:space="preserve">is example of </w:t>
        </w:r>
        <w:r w:rsidR="004F1526" w:rsidRPr="00E4312A">
          <w:t xml:space="preserve">WKT </w:t>
        </w:r>
        <w:r w:rsidR="004F1526">
          <w:t>in 2D (3D is equally supported).</w:t>
        </w:r>
      </w:ins>
      <w:ins w:id="2307" w:author="Charles Gifford" w:date="2017-03-06T22:09:00Z">
        <w:r w:rsidRPr="00720EE7">
          <w:t xml:space="preserve"> </w:t>
        </w:r>
      </w:ins>
      <w:ins w:id="2308" w:author="Charles Gifford" w:date="2017-03-23T12:52:00Z">
        <w:r w:rsidR="00067614" w:rsidRPr="00067614">
          <w:t>WKT is defined in the ISO/IEC 13249-3:2011 standard, "Information technology – Database languages – SQL multimedia and application packages – Part 3: Spatial" (SQL/MM).</w:t>
        </w:r>
      </w:ins>
    </w:p>
    <w:p w14:paraId="41F2154B" w14:textId="4ED1347E" w:rsidR="004F1526" w:rsidRDefault="004F1526" w:rsidP="004F1526">
      <w:pPr>
        <w:pStyle w:val="PARAGRAPH"/>
        <w:rPr>
          <w:ins w:id="2309" w:author="Charles Gifford" w:date="2017-03-06T21:19:00Z"/>
        </w:rPr>
      </w:pPr>
      <w:ins w:id="2310" w:author="Charles Gifford" w:date="2017-03-06T21:19:00Z">
        <w:r>
          <w:rPr>
            <w:noProof/>
            <w:lang w:val="en-US" w:eastAsia="en-US"/>
          </w:rPr>
          <w:drawing>
            <wp:inline distT="0" distB="0" distL="0" distR="0" wp14:anchorId="4308A717" wp14:editId="3DFEF000">
              <wp:extent cx="4151630" cy="4196715"/>
              <wp:effectExtent l="0" t="0" r="1270" b="0"/>
              <wp:docPr id="625" name="Picture 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51630" cy="4196715"/>
                      </a:xfrm>
                      <a:prstGeom prst="rect">
                        <a:avLst/>
                      </a:prstGeom>
                      <a:noFill/>
                    </pic:spPr>
                  </pic:pic>
                </a:graphicData>
              </a:graphic>
            </wp:inline>
          </w:drawing>
        </w:r>
      </w:ins>
    </w:p>
    <w:p w14:paraId="6E9FDE23" w14:textId="3E7ACB9E" w:rsidR="004F1526" w:rsidRDefault="00403DE5" w:rsidP="00F20360">
      <w:pPr>
        <w:pStyle w:val="FIGURE-title"/>
        <w:rPr>
          <w:ins w:id="2311" w:author="Charles Gifford" w:date="2017-03-06T21:19:00Z"/>
          <w:lang w:val="en-US"/>
        </w:rPr>
      </w:pPr>
      <w:bookmarkStart w:id="2312" w:name="_Ref477951995"/>
      <w:bookmarkStart w:id="2313" w:name="_Ref477951987"/>
      <w:bookmarkStart w:id="2314" w:name="_Toc478492555"/>
      <w:ins w:id="2315" w:author="Charles Gifford" w:date="2017-03-22T13:16:00Z">
        <w:r>
          <w:t xml:space="preserve">Figure </w:t>
        </w:r>
        <w:r>
          <w:fldChar w:fldCharType="begin"/>
        </w:r>
        <w:r>
          <w:instrText xml:space="preserve"> SEQ Figure \* ARABIC </w:instrText>
        </w:r>
      </w:ins>
      <w:r>
        <w:fldChar w:fldCharType="separate"/>
      </w:r>
      <w:ins w:id="2316" w:author="Charles Gifford" w:date="2017-03-22T13:16:00Z">
        <w:r>
          <w:rPr>
            <w:noProof/>
          </w:rPr>
          <w:t>6</w:t>
        </w:r>
        <w:r>
          <w:fldChar w:fldCharType="end"/>
        </w:r>
        <w:bookmarkEnd w:id="2312"/>
        <w:r>
          <w:t xml:space="preserve"> </w:t>
        </w:r>
      </w:ins>
      <w:ins w:id="2317" w:author="Charles Gifford" w:date="2017-03-06T21:19:00Z">
        <w:r w:rsidR="004F1526">
          <w:rPr>
            <w:lang w:val="en-US"/>
          </w:rPr>
          <w:t>–</w:t>
        </w:r>
        <w:r w:rsidR="004F1526" w:rsidRPr="001C220C">
          <w:rPr>
            <w:lang w:val="en-US"/>
          </w:rPr>
          <w:t xml:space="preserve"> </w:t>
        </w:r>
        <w:r w:rsidR="004F1526">
          <w:rPr>
            <w:lang w:val="en-US"/>
          </w:rPr>
          <w:t xml:space="preserve">Example, </w:t>
        </w:r>
        <w:r w:rsidR="004F1526" w:rsidRPr="00E4312A">
          <w:rPr>
            <w:lang w:val="en-US"/>
          </w:rPr>
          <w:t xml:space="preserve">WKT </w:t>
        </w:r>
        <w:r w:rsidR="004F1526">
          <w:rPr>
            <w:lang w:val="en-US"/>
          </w:rPr>
          <w:t>in 2D (3D is equally supported)</w:t>
        </w:r>
        <w:bookmarkEnd w:id="2313"/>
        <w:bookmarkEnd w:id="2314"/>
      </w:ins>
    </w:p>
    <w:p w14:paraId="721CC980" w14:textId="3F46E2E2" w:rsidR="004244D5" w:rsidRPr="00E32145" w:rsidRDefault="004244D5" w:rsidP="00685D60">
      <w:pPr>
        <w:pStyle w:val="Heading2"/>
        <w:rPr>
          <w:ins w:id="2318" w:author="Charles Gifford" w:date="2017-03-17T19:50:00Z"/>
        </w:rPr>
      </w:pPr>
      <w:bookmarkStart w:id="2319" w:name="_Toc478492218"/>
      <w:ins w:id="2320" w:author="Charles Gifford" w:date="2017-03-17T19:50:00Z">
        <w:r>
          <w:t>Operational l</w:t>
        </w:r>
        <w:r w:rsidRPr="00E32145">
          <w:t>ocation model</w:t>
        </w:r>
        <w:bookmarkEnd w:id="2319"/>
      </w:ins>
    </w:p>
    <w:p w14:paraId="556B15F4" w14:textId="3068DF5E" w:rsidR="004244D5" w:rsidRPr="00E32145" w:rsidRDefault="004244D5" w:rsidP="00685D60">
      <w:pPr>
        <w:pStyle w:val="PARAGRAPH"/>
        <w:rPr>
          <w:ins w:id="2321" w:author="Charles Gifford" w:date="2017-03-17T19:50:00Z"/>
        </w:rPr>
      </w:pPr>
      <w:ins w:id="2322" w:author="Charles Gifford" w:date="2017-03-17T19:50:00Z">
        <w:r w:rsidRPr="00E32145">
          <w:t xml:space="preserve">The </w:t>
        </w:r>
        <w:r>
          <w:t xml:space="preserve">operational </w:t>
        </w:r>
        <w:r w:rsidRPr="00E32145">
          <w:t xml:space="preserve">location model shown in </w:t>
        </w:r>
      </w:ins>
      <w:ins w:id="2323" w:author="Charles Gifford" w:date="2017-03-22T13:18:00Z">
        <w:r w:rsidR="00317241">
          <w:fldChar w:fldCharType="begin"/>
        </w:r>
        <w:r w:rsidR="00317241">
          <w:instrText xml:space="preserve"> REF _Ref477952054 \h </w:instrText>
        </w:r>
      </w:ins>
      <w:r w:rsidR="00317241">
        <w:fldChar w:fldCharType="separate"/>
      </w:r>
      <w:ins w:id="2324" w:author="Charles Gifford" w:date="2017-03-22T13:18:00Z">
        <w:r w:rsidR="00317241">
          <w:t xml:space="preserve">Figure </w:t>
        </w:r>
        <w:r w:rsidR="00317241">
          <w:rPr>
            <w:noProof/>
          </w:rPr>
          <w:t>7</w:t>
        </w:r>
        <w:r w:rsidR="00317241">
          <w:fldChar w:fldCharType="end"/>
        </w:r>
        <w:r w:rsidR="00317241">
          <w:t xml:space="preserve"> </w:t>
        </w:r>
      </w:ins>
      <w:ins w:id="2325" w:author="Charles Gifford" w:date="2017-03-17T19:50:00Z">
        <w:r w:rsidRPr="00E32145">
          <w:t xml:space="preserve">contains the information about specific </w:t>
        </w:r>
        <w:r w:rsidRPr="00901F5A">
          <w:rPr>
            <w:i/>
          </w:rPr>
          <w:t>operational</w:t>
        </w:r>
        <w:r>
          <w:t xml:space="preserve"> </w:t>
        </w:r>
        <w:r w:rsidRPr="00E32145">
          <w:rPr>
            <w:i/>
          </w:rPr>
          <w:t>locations</w:t>
        </w:r>
        <w:r w:rsidRPr="00E32145">
          <w:t xml:space="preserve"> and classes of </w:t>
        </w:r>
        <w:r w:rsidRPr="00901F5A">
          <w:rPr>
            <w:i/>
          </w:rPr>
          <w:t>operational</w:t>
        </w:r>
        <w:r>
          <w:t xml:space="preserve"> </w:t>
        </w:r>
        <w:r w:rsidRPr="00E32145">
          <w:rPr>
            <w:i/>
          </w:rPr>
          <w:t>locations</w:t>
        </w:r>
        <w:r w:rsidRPr="00E32145">
          <w:t>.</w:t>
        </w:r>
      </w:ins>
      <w:ins w:id="2326" w:author="Charles Gifford" w:date="2017-03-18T13:38:00Z">
        <w:r w:rsidR="00E20AEB" w:rsidRPr="00E20AEB">
          <w:t xml:space="preserve"> </w:t>
        </w:r>
      </w:ins>
      <w:bookmarkStart w:id="2327" w:name="_Hlk477697207"/>
      <w:ins w:id="2328" w:author="Charles Gifford" w:date="2017-03-22T13:20:00Z">
        <w:r w:rsidR="00317241">
          <w:fldChar w:fldCharType="begin"/>
        </w:r>
        <w:r w:rsidR="00317241">
          <w:instrText xml:space="preserve"> REF _Ref477952149 \h </w:instrText>
        </w:r>
      </w:ins>
      <w:r w:rsidR="00317241">
        <w:fldChar w:fldCharType="separate"/>
      </w:r>
      <w:ins w:id="2329" w:author="Charles Gifford" w:date="2017-03-22T13:20:00Z">
        <w:r w:rsidR="00317241">
          <w:t xml:space="preserve">Table </w:t>
        </w:r>
        <w:r w:rsidR="00317241">
          <w:rPr>
            <w:noProof/>
          </w:rPr>
          <w:t>17</w:t>
        </w:r>
        <w:r w:rsidR="00317241">
          <w:fldChar w:fldCharType="end"/>
        </w:r>
      </w:ins>
      <w:ins w:id="2330" w:author="Charles Gifford" w:date="2017-03-22T13:19:00Z">
        <w:r w:rsidR="00317241">
          <w:t xml:space="preserve"> </w:t>
        </w:r>
      </w:ins>
      <w:ins w:id="2331" w:author="Charles Gifford" w:date="2017-03-18T13:38:00Z">
        <w:r w:rsidR="00E20AEB" w:rsidRPr="00E20AEB">
          <w:t>lists the relationships of the objects in the</w:t>
        </w:r>
      </w:ins>
      <w:ins w:id="2332" w:author="Charles Gifford" w:date="2017-03-18T13:39:00Z">
        <w:r w:rsidR="00E20AEB" w:rsidRPr="00E20AEB">
          <w:t xml:space="preserve"> operational location </w:t>
        </w:r>
      </w:ins>
      <w:ins w:id="2333" w:author="Charles Gifford" w:date="2017-03-18T13:38:00Z">
        <w:r w:rsidR="00E20AEB" w:rsidRPr="00E20AEB">
          <w:t>model.</w:t>
        </w:r>
      </w:ins>
    </w:p>
    <w:bookmarkEnd w:id="2327"/>
    <w:p w14:paraId="0836258F" w14:textId="2701DF45" w:rsidR="004244D5" w:rsidRPr="00E32145" w:rsidRDefault="00C52311" w:rsidP="00600813">
      <w:pPr>
        <w:pStyle w:val="FIGURE"/>
        <w:rPr>
          <w:ins w:id="2334" w:author="Charles Gifford" w:date="2017-03-17T19:50:00Z"/>
        </w:rPr>
      </w:pPr>
      <w:ins w:id="2335" w:author="Charles Gifford" w:date="2017-03-18T12:49:00Z">
        <w:r>
          <w:rPr>
            <w:noProof/>
            <w:lang w:val="en-US" w:eastAsia="en-US"/>
          </w:rPr>
          <w:drawing>
            <wp:inline distT="0" distB="0" distL="0" distR="0" wp14:anchorId="2D36B5C1" wp14:editId="50145F0A">
              <wp:extent cx="3543300" cy="2950588"/>
              <wp:effectExtent l="0" t="0" r="0" b="2540"/>
              <wp:docPr id="617" name="Picture 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44942" cy="2951955"/>
                      </a:xfrm>
                      <a:prstGeom prst="rect">
                        <a:avLst/>
                      </a:prstGeom>
                      <a:noFill/>
                    </pic:spPr>
                  </pic:pic>
                </a:graphicData>
              </a:graphic>
            </wp:inline>
          </w:drawing>
        </w:r>
      </w:ins>
    </w:p>
    <w:p w14:paraId="204B925A" w14:textId="0347A507" w:rsidR="004244D5" w:rsidRDefault="00317241" w:rsidP="00F20360">
      <w:pPr>
        <w:pStyle w:val="FIGURE-title"/>
        <w:rPr>
          <w:ins w:id="2336" w:author="Charles Gifford" w:date="2017-03-18T13:34:00Z"/>
        </w:rPr>
      </w:pPr>
      <w:bookmarkStart w:id="2337" w:name="_Ref477952054"/>
      <w:bookmarkStart w:id="2338" w:name="_Toc478492556"/>
      <w:ins w:id="2339" w:author="Charles Gifford" w:date="2017-03-22T13:18:00Z">
        <w:r>
          <w:t xml:space="preserve">Figure </w:t>
        </w:r>
        <w:r>
          <w:fldChar w:fldCharType="begin"/>
        </w:r>
        <w:r>
          <w:instrText xml:space="preserve"> SEQ Figure \* ARABIC </w:instrText>
        </w:r>
      </w:ins>
      <w:r>
        <w:fldChar w:fldCharType="separate"/>
      </w:r>
      <w:ins w:id="2340" w:author="Charles Gifford" w:date="2017-03-22T13:18:00Z">
        <w:r>
          <w:rPr>
            <w:noProof/>
          </w:rPr>
          <w:t>7</w:t>
        </w:r>
        <w:r>
          <w:fldChar w:fldCharType="end"/>
        </w:r>
      </w:ins>
      <w:bookmarkEnd w:id="2337"/>
      <w:ins w:id="2341" w:author="Charles Gifford" w:date="2017-03-17T19:50:00Z">
        <w:r w:rsidR="004244D5" w:rsidRPr="00E32145">
          <w:t xml:space="preserve"> – </w:t>
        </w:r>
        <w:r w:rsidR="004244D5">
          <w:t>Operational l</w:t>
        </w:r>
        <w:r w:rsidR="004244D5" w:rsidRPr="00E32145">
          <w:t>ocation model</w:t>
        </w:r>
      </w:ins>
      <w:bookmarkEnd w:id="2338"/>
    </w:p>
    <w:p w14:paraId="08229834" w14:textId="3A392FDD" w:rsidR="00E20AEB" w:rsidRPr="00E20AEB" w:rsidRDefault="00317241" w:rsidP="00E05180">
      <w:pPr>
        <w:pStyle w:val="TABLE-title"/>
        <w:rPr>
          <w:ins w:id="2342" w:author="Charles Gifford" w:date="2017-03-17T19:50:00Z"/>
        </w:rPr>
      </w:pPr>
      <w:bookmarkStart w:id="2343" w:name="_Ref477952149"/>
      <w:bookmarkStart w:id="2344" w:name="_Toc478492318"/>
      <w:ins w:id="2345" w:author="Charles Gifford" w:date="2017-03-22T13:19:00Z">
        <w:r>
          <w:t xml:space="preserve">Table </w:t>
        </w:r>
        <w:r>
          <w:fldChar w:fldCharType="begin"/>
        </w:r>
        <w:r>
          <w:instrText xml:space="preserve"> SEQ Table \* ARABIC </w:instrText>
        </w:r>
      </w:ins>
      <w:r>
        <w:fldChar w:fldCharType="separate"/>
      </w:r>
      <w:ins w:id="2346" w:author="Charles Gifford" w:date="2017-03-22T13:19:00Z">
        <w:r>
          <w:rPr>
            <w:noProof/>
          </w:rPr>
          <w:t>17</w:t>
        </w:r>
        <w:r>
          <w:fldChar w:fldCharType="end"/>
        </w:r>
      </w:ins>
      <w:bookmarkEnd w:id="2343"/>
      <w:ins w:id="2347" w:author="Charles Gifford" w:date="2017-03-22T13:18:00Z">
        <w:r>
          <w:t xml:space="preserve"> </w:t>
        </w:r>
      </w:ins>
      <w:ins w:id="2348" w:author="Charles Gifford" w:date="2017-03-18T13:34:00Z">
        <w:r w:rsidR="00E20AEB" w:rsidRPr="00E20AEB">
          <w:t xml:space="preserve"> – </w:t>
        </w:r>
      </w:ins>
      <w:ins w:id="2349" w:author="Charles Gifford" w:date="2017-03-22T13:20:00Z">
        <w:r>
          <w:t xml:space="preserve">Operational location </w:t>
        </w:r>
      </w:ins>
      <w:ins w:id="2350" w:author="Charles Gifford" w:date="2017-03-18T13:34:00Z">
        <w:r w:rsidR="00E20AEB" w:rsidRPr="00E20AEB">
          <w:t>model relationships</w:t>
        </w:r>
      </w:ins>
      <w:bookmarkEnd w:id="2344"/>
    </w:p>
    <w:tbl>
      <w:tblPr>
        <w:tblW w:w="9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335"/>
        <w:gridCol w:w="2340"/>
        <w:gridCol w:w="2070"/>
        <w:gridCol w:w="2520"/>
      </w:tblGrid>
      <w:tr w:rsidR="00804A00" w:rsidRPr="000265B9" w14:paraId="4DB7262D" w14:textId="77777777" w:rsidTr="00BB48ED">
        <w:trPr>
          <w:trHeight w:val="98"/>
          <w:tblHeader/>
          <w:ins w:id="2351" w:author="Charles Gifford" w:date="2017-03-18T12:59:00Z"/>
        </w:trPr>
        <w:tc>
          <w:tcPr>
            <w:tcW w:w="2335" w:type="dxa"/>
            <w:shd w:val="clear" w:color="auto" w:fill="auto"/>
          </w:tcPr>
          <w:p w14:paraId="655A6A04" w14:textId="77777777" w:rsidR="00804A00" w:rsidRPr="000265B9" w:rsidRDefault="00804A00" w:rsidP="00257D50">
            <w:pPr>
              <w:pStyle w:val="TABLE-col-heading"/>
              <w:rPr>
                <w:ins w:id="2352" w:author="Charles Gifford" w:date="2017-03-18T12:59:00Z"/>
              </w:rPr>
            </w:pPr>
            <w:ins w:id="2353" w:author="Charles Gifford" w:date="2017-03-18T12:59:00Z">
              <w:r w:rsidRPr="000265B9">
                <w:t>From</w:t>
              </w:r>
            </w:ins>
          </w:p>
        </w:tc>
        <w:tc>
          <w:tcPr>
            <w:tcW w:w="2340" w:type="dxa"/>
            <w:shd w:val="clear" w:color="auto" w:fill="auto"/>
          </w:tcPr>
          <w:p w14:paraId="58A1F84A" w14:textId="77777777" w:rsidR="00804A00" w:rsidRPr="000265B9" w:rsidRDefault="00804A00" w:rsidP="00257D50">
            <w:pPr>
              <w:pStyle w:val="TABLE-col-heading"/>
              <w:rPr>
                <w:ins w:id="2354" w:author="Charles Gifford" w:date="2017-03-18T12:59:00Z"/>
              </w:rPr>
            </w:pPr>
            <w:ins w:id="2355" w:author="Charles Gifford" w:date="2017-03-18T12:59:00Z">
              <w:r w:rsidRPr="000265B9">
                <w:t>To</w:t>
              </w:r>
            </w:ins>
          </w:p>
        </w:tc>
        <w:tc>
          <w:tcPr>
            <w:tcW w:w="2070" w:type="dxa"/>
            <w:shd w:val="clear" w:color="auto" w:fill="auto"/>
          </w:tcPr>
          <w:p w14:paraId="58BF0ABE" w14:textId="77777777" w:rsidR="00804A00" w:rsidRPr="000265B9" w:rsidRDefault="00804A00" w:rsidP="00257D50">
            <w:pPr>
              <w:pStyle w:val="TABLE-col-heading"/>
              <w:rPr>
                <w:ins w:id="2356" w:author="Charles Gifford" w:date="2017-03-18T12:59:00Z"/>
              </w:rPr>
            </w:pPr>
            <w:ins w:id="2357" w:author="Charles Gifford" w:date="2017-03-18T12:59:00Z">
              <w:r w:rsidRPr="000265B9">
                <w:t>Type</w:t>
              </w:r>
            </w:ins>
          </w:p>
        </w:tc>
        <w:tc>
          <w:tcPr>
            <w:tcW w:w="2520" w:type="dxa"/>
            <w:shd w:val="clear" w:color="auto" w:fill="auto"/>
          </w:tcPr>
          <w:p w14:paraId="340C0F63" w14:textId="77777777" w:rsidR="00804A00" w:rsidRPr="000265B9" w:rsidRDefault="00804A00" w:rsidP="00257D50">
            <w:pPr>
              <w:pStyle w:val="TABLE-col-heading"/>
              <w:rPr>
                <w:ins w:id="2358" w:author="Charles Gifford" w:date="2017-03-18T12:59:00Z"/>
              </w:rPr>
            </w:pPr>
            <w:ins w:id="2359" w:author="Charles Gifford" w:date="2017-03-18T12:59:00Z">
              <w:r w:rsidRPr="000265B9">
                <w:t>Relationship Name</w:t>
              </w:r>
            </w:ins>
          </w:p>
        </w:tc>
      </w:tr>
      <w:tr w:rsidR="00B412F9" w:rsidRPr="000265B9" w14:paraId="1E5CCDD1" w14:textId="77777777" w:rsidTr="00BB48ED">
        <w:trPr>
          <w:trHeight w:val="98"/>
          <w:tblHeader/>
          <w:ins w:id="2360" w:author="Charles Gifford" w:date="2017-03-18T13:01:00Z"/>
        </w:trPr>
        <w:tc>
          <w:tcPr>
            <w:tcW w:w="2335" w:type="dxa"/>
            <w:shd w:val="clear" w:color="auto" w:fill="auto"/>
          </w:tcPr>
          <w:p w14:paraId="61CDAAA5" w14:textId="77E9C145" w:rsidR="00B412F9" w:rsidRPr="000265B9" w:rsidRDefault="00B412F9" w:rsidP="00B412F9">
            <w:pPr>
              <w:pStyle w:val="TABLE-cell"/>
              <w:rPr>
                <w:ins w:id="2361" w:author="Charles Gifford" w:date="2017-03-18T13:01:00Z"/>
              </w:rPr>
            </w:pPr>
            <w:ins w:id="2362" w:author="Charles Gifford" w:date="2017-03-18T13:01:00Z">
              <w:r>
                <w:t>Operational location</w:t>
              </w:r>
            </w:ins>
            <w:ins w:id="2363" w:author="Charles Gifford" w:date="2017-03-18T13:02:00Z">
              <w:r>
                <w:t xml:space="preserve"> class</w:t>
              </w:r>
            </w:ins>
          </w:p>
        </w:tc>
        <w:tc>
          <w:tcPr>
            <w:tcW w:w="2340" w:type="dxa"/>
            <w:shd w:val="clear" w:color="auto" w:fill="auto"/>
          </w:tcPr>
          <w:p w14:paraId="2A186392" w14:textId="7C5FDC5D" w:rsidR="00B412F9" w:rsidRPr="000265B9" w:rsidRDefault="00B412F9" w:rsidP="00B412F9">
            <w:pPr>
              <w:pStyle w:val="TABLE-cell"/>
              <w:rPr>
                <w:ins w:id="2364" w:author="Charles Gifford" w:date="2017-03-18T13:01:00Z"/>
              </w:rPr>
            </w:pPr>
            <w:ins w:id="2365" w:author="Charles Gifford" w:date="2017-03-18T13:02:00Z">
              <w:r>
                <w:t>Operational location class</w:t>
              </w:r>
            </w:ins>
          </w:p>
        </w:tc>
        <w:tc>
          <w:tcPr>
            <w:tcW w:w="2070" w:type="dxa"/>
            <w:shd w:val="clear" w:color="auto" w:fill="auto"/>
          </w:tcPr>
          <w:p w14:paraId="04B09389" w14:textId="3C2B1FC2" w:rsidR="00B412F9" w:rsidRPr="000265B9" w:rsidRDefault="00B412F9" w:rsidP="00B412F9">
            <w:pPr>
              <w:pStyle w:val="TABLE-cell"/>
              <w:rPr>
                <w:ins w:id="2366" w:author="Charles Gifford" w:date="2017-03-18T13:01:00Z"/>
              </w:rPr>
            </w:pPr>
            <w:ins w:id="2367" w:author="Charles Gifford" w:date="2017-03-18T13:04:00Z">
              <w:r w:rsidRPr="008F275A">
                <w:t>Aggregation hierarchy</w:t>
              </w:r>
            </w:ins>
          </w:p>
        </w:tc>
        <w:tc>
          <w:tcPr>
            <w:tcW w:w="2520" w:type="dxa"/>
            <w:shd w:val="clear" w:color="auto" w:fill="auto"/>
          </w:tcPr>
          <w:p w14:paraId="0518AACB" w14:textId="0E3D5E87" w:rsidR="00B412F9" w:rsidRPr="000265B9" w:rsidRDefault="00B412F9" w:rsidP="00B412F9">
            <w:pPr>
              <w:pStyle w:val="TABLE-cell"/>
              <w:rPr>
                <w:ins w:id="2368" w:author="Charles Gifford" w:date="2017-03-18T13:01:00Z"/>
              </w:rPr>
            </w:pPr>
            <w:ins w:id="2369" w:author="Charles Gifford" w:date="2017-03-18T13:04:00Z">
              <w:r>
                <w:t>Is made up</w:t>
              </w:r>
              <w:r w:rsidRPr="008F275A">
                <w:t xml:space="preserve"> of &gt;</w:t>
              </w:r>
            </w:ins>
          </w:p>
        </w:tc>
      </w:tr>
      <w:tr w:rsidR="00804A00" w:rsidRPr="008F275A" w14:paraId="7D77185F" w14:textId="77777777" w:rsidTr="00BB48ED">
        <w:trPr>
          <w:trHeight w:val="176"/>
          <w:ins w:id="2370" w:author="Charles Gifford" w:date="2017-03-18T12:59:00Z"/>
        </w:trPr>
        <w:tc>
          <w:tcPr>
            <w:tcW w:w="2335" w:type="dxa"/>
            <w:shd w:val="clear" w:color="auto" w:fill="auto"/>
          </w:tcPr>
          <w:p w14:paraId="064064B1" w14:textId="08DA577A" w:rsidR="00804A00" w:rsidRPr="008F275A" w:rsidRDefault="00B412F9" w:rsidP="00257D50">
            <w:pPr>
              <w:pStyle w:val="TABLE-cell"/>
              <w:rPr>
                <w:ins w:id="2371" w:author="Charles Gifford" w:date="2017-03-18T12:59:00Z"/>
              </w:rPr>
            </w:pPr>
            <w:ins w:id="2372" w:author="Charles Gifford" w:date="2017-03-18T13:02:00Z">
              <w:r>
                <w:t>Operational location class</w:t>
              </w:r>
            </w:ins>
          </w:p>
        </w:tc>
        <w:tc>
          <w:tcPr>
            <w:tcW w:w="2340" w:type="dxa"/>
            <w:shd w:val="clear" w:color="auto" w:fill="auto"/>
          </w:tcPr>
          <w:p w14:paraId="6F6393B1" w14:textId="438B9984" w:rsidR="00804A00" w:rsidRPr="008F275A" w:rsidRDefault="00B412F9" w:rsidP="00257D50">
            <w:pPr>
              <w:pStyle w:val="TABLE-cell"/>
              <w:rPr>
                <w:ins w:id="2373" w:author="Charles Gifford" w:date="2017-03-18T12:59:00Z"/>
              </w:rPr>
            </w:pPr>
            <w:ins w:id="2374" w:author="Charles Gifford" w:date="2017-03-18T13:04:00Z">
              <w:r>
                <w:t>Operational location class</w:t>
              </w:r>
            </w:ins>
          </w:p>
        </w:tc>
        <w:tc>
          <w:tcPr>
            <w:tcW w:w="2070" w:type="dxa"/>
            <w:shd w:val="clear" w:color="auto" w:fill="auto"/>
          </w:tcPr>
          <w:p w14:paraId="5A25F2BF" w14:textId="3DFAB7B8" w:rsidR="00804A00" w:rsidRPr="008F275A" w:rsidRDefault="00B412F9" w:rsidP="00257D50">
            <w:pPr>
              <w:pStyle w:val="TABLE-cell"/>
              <w:rPr>
                <w:ins w:id="2375" w:author="Charles Gifford" w:date="2017-03-18T12:59:00Z"/>
              </w:rPr>
            </w:pPr>
            <w:ins w:id="2376" w:author="Charles Gifford" w:date="2017-03-18T13:05:00Z">
              <w:r>
                <w:t>Association</w:t>
              </w:r>
            </w:ins>
          </w:p>
        </w:tc>
        <w:tc>
          <w:tcPr>
            <w:tcW w:w="2520" w:type="dxa"/>
            <w:shd w:val="clear" w:color="auto" w:fill="auto"/>
          </w:tcPr>
          <w:p w14:paraId="7CDE768E" w14:textId="487CC829" w:rsidR="00804A00" w:rsidRPr="008F275A" w:rsidRDefault="00B412F9" w:rsidP="00257D50">
            <w:pPr>
              <w:pStyle w:val="TABLE-cell"/>
              <w:rPr>
                <w:ins w:id="2377" w:author="Charles Gifford" w:date="2017-03-18T12:59:00Z"/>
              </w:rPr>
            </w:pPr>
            <w:ins w:id="2378" w:author="Charles Gifford" w:date="2017-03-18T13:05:00Z">
              <w:r>
                <w:t xml:space="preserve">Is a specialization </w:t>
              </w:r>
            </w:ins>
            <w:ins w:id="2379" w:author="Charles Gifford" w:date="2017-03-18T12:59:00Z">
              <w:r w:rsidR="00804A00" w:rsidRPr="008F275A">
                <w:t>of &gt;</w:t>
              </w:r>
            </w:ins>
          </w:p>
        </w:tc>
      </w:tr>
      <w:tr w:rsidR="00B412F9" w:rsidRPr="008F275A" w14:paraId="6181D0F6" w14:textId="77777777" w:rsidTr="00BB48ED">
        <w:trPr>
          <w:trHeight w:val="176"/>
          <w:ins w:id="2380" w:author="Charles Gifford" w:date="2017-03-18T12:59:00Z"/>
        </w:trPr>
        <w:tc>
          <w:tcPr>
            <w:tcW w:w="2335" w:type="dxa"/>
            <w:shd w:val="clear" w:color="auto" w:fill="auto"/>
          </w:tcPr>
          <w:p w14:paraId="5CEEFF34" w14:textId="2FE07815" w:rsidR="00B412F9" w:rsidRPr="008F275A" w:rsidRDefault="00B412F9" w:rsidP="00257D50">
            <w:pPr>
              <w:pStyle w:val="TABLE-cell"/>
              <w:rPr>
                <w:ins w:id="2381" w:author="Charles Gifford" w:date="2017-03-18T12:59:00Z"/>
              </w:rPr>
            </w:pPr>
            <w:ins w:id="2382" w:author="Charles Gifford" w:date="2017-03-18T13:02:00Z">
              <w:r w:rsidRPr="00416B37">
                <w:t>Operational location class</w:t>
              </w:r>
            </w:ins>
          </w:p>
        </w:tc>
        <w:tc>
          <w:tcPr>
            <w:tcW w:w="2340" w:type="dxa"/>
            <w:shd w:val="clear" w:color="auto" w:fill="auto"/>
          </w:tcPr>
          <w:p w14:paraId="57C1501F" w14:textId="6C79C922" w:rsidR="00B412F9" w:rsidRPr="008F275A" w:rsidRDefault="00B412F9" w:rsidP="00257D50">
            <w:pPr>
              <w:pStyle w:val="TABLE-cell"/>
              <w:rPr>
                <w:ins w:id="2383" w:author="Charles Gifford" w:date="2017-03-18T12:59:00Z"/>
              </w:rPr>
            </w:pPr>
            <w:ins w:id="2384" w:author="Charles Gifford" w:date="2017-03-18T13:06:00Z">
              <w:r w:rsidRPr="00416B37">
                <w:t>Operational location class</w:t>
              </w:r>
              <w:r>
                <w:t xml:space="preserve"> property</w:t>
              </w:r>
            </w:ins>
          </w:p>
        </w:tc>
        <w:tc>
          <w:tcPr>
            <w:tcW w:w="2070" w:type="dxa"/>
            <w:shd w:val="clear" w:color="auto" w:fill="auto"/>
          </w:tcPr>
          <w:p w14:paraId="2E2B941F" w14:textId="72636022" w:rsidR="00B412F9" w:rsidRPr="008F275A" w:rsidRDefault="00B412F9" w:rsidP="00257D50">
            <w:pPr>
              <w:pStyle w:val="TABLE-cell"/>
              <w:rPr>
                <w:ins w:id="2385" w:author="Charles Gifford" w:date="2017-03-18T12:59:00Z"/>
              </w:rPr>
            </w:pPr>
            <w:ins w:id="2386" w:author="Charles Gifford" w:date="2017-03-18T13:06:00Z">
              <w:r w:rsidRPr="00921C55">
                <w:t xml:space="preserve">Composition </w:t>
              </w:r>
              <w:r w:rsidRPr="00BA207E">
                <w:t>whole</w:t>
              </w:r>
            </w:ins>
          </w:p>
        </w:tc>
        <w:tc>
          <w:tcPr>
            <w:tcW w:w="2520" w:type="dxa"/>
            <w:shd w:val="clear" w:color="auto" w:fill="auto"/>
          </w:tcPr>
          <w:p w14:paraId="58DE4173" w14:textId="6E8CECEF" w:rsidR="00B412F9" w:rsidRPr="008F275A" w:rsidRDefault="00B412F9" w:rsidP="00257D50">
            <w:pPr>
              <w:pStyle w:val="TABLE-cell"/>
              <w:rPr>
                <w:ins w:id="2387" w:author="Charles Gifford" w:date="2017-03-18T12:59:00Z"/>
              </w:rPr>
            </w:pPr>
            <w:ins w:id="2388" w:author="Charles Gifford" w:date="2017-03-18T13:06:00Z">
              <w:r w:rsidRPr="00BA207E">
                <w:t>Has properties of &gt;</w:t>
              </w:r>
            </w:ins>
          </w:p>
        </w:tc>
      </w:tr>
      <w:tr w:rsidR="00B412F9" w:rsidRPr="008F275A" w14:paraId="70C91241" w14:textId="77777777" w:rsidTr="00BB48ED">
        <w:trPr>
          <w:trHeight w:val="176"/>
          <w:ins w:id="2389" w:author="Charles Gifford" w:date="2017-03-18T12:59:00Z"/>
        </w:trPr>
        <w:tc>
          <w:tcPr>
            <w:tcW w:w="2335" w:type="dxa"/>
            <w:shd w:val="clear" w:color="auto" w:fill="auto"/>
          </w:tcPr>
          <w:p w14:paraId="4C3A54B1" w14:textId="6AD06352" w:rsidR="00B412F9" w:rsidRPr="008F275A" w:rsidRDefault="00B412F9" w:rsidP="00257D50">
            <w:pPr>
              <w:pStyle w:val="TABLE-cell"/>
              <w:rPr>
                <w:ins w:id="2390" w:author="Charles Gifford" w:date="2017-03-18T12:59:00Z"/>
              </w:rPr>
            </w:pPr>
            <w:ins w:id="2391" w:author="Charles Gifford" w:date="2017-03-18T13:02:00Z">
              <w:r w:rsidRPr="00416B37">
                <w:t xml:space="preserve">Operational </w:t>
              </w:r>
              <w:r>
                <w:t>location</w:t>
              </w:r>
            </w:ins>
          </w:p>
        </w:tc>
        <w:tc>
          <w:tcPr>
            <w:tcW w:w="2340" w:type="dxa"/>
            <w:shd w:val="clear" w:color="auto" w:fill="auto"/>
          </w:tcPr>
          <w:p w14:paraId="74CFF6A5" w14:textId="7701F386" w:rsidR="00B412F9" w:rsidRPr="008F275A" w:rsidRDefault="00B412F9" w:rsidP="00257D50">
            <w:pPr>
              <w:pStyle w:val="TABLE-cell"/>
              <w:rPr>
                <w:ins w:id="2392" w:author="Charles Gifford" w:date="2017-03-18T12:59:00Z"/>
              </w:rPr>
            </w:pPr>
            <w:ins w:id="2393" w:author="Charles Gifford" w:date="2017-03-18T13:08:00Z">
              <w:r w:rsidRPr="00416B37">
                <w:t>Operational location class</w:t>
              </w:r>
            </w:ins>
          </w:p>
        </w:tc>
        <w:tc>
          <w:tcPr>
            <w:tcW w:w="2070" w:type="dxa"/>
            <w:shd w:val="clear" w:color="auto" w:fill="auto"/>
          </w:tcPr>
          <w:p w14:paraId="69360ACE" w14:textId="0C7D7990" w:rsidR="00B412F9" w:rsidRPr="008F275A" w:rsidRDefault="00B412F9" w:rsidP="00257D50">
            <w:pPr>
              <w:pStyle w:val="TABLE-cell"/>
              <w:rPr>
                <w:ins w:id="2394" w:author="Charles Gifford" w:date="2017-03-18T12:59:00Z"/>
              </w:rPr>
            </w:pPr>
            <w:ins w:id="2395" w:author="Charles Gifford" w:date="2017-03-18T13:08:00Z">
              <w:r w:rsidRPr="00B412F9">
                <w:t>Association</w:t>
              </w:r>
            </w:ins>
          </w:p>
        </w:tc>
        <w:tc>
          <w:tcPr>
            <w:tcW w:w="2520" w:type="dxa"/>
            <w:shd w:val="clear" w:color="auto" w:fill="auto"/>
          </w:tcPr>
          <w:p w14:paraId="59496C35" w14:textId="3D23B098" w:rsidR="00B412F9" w:rsidRPr="008F275A" w:rsidRDefault="000D652C" w:rsidP="00257D50">
            <w:pPr>
              <w:pStyle w:val="TABLE-cell"/>
              <w:rPr>
                <w:ins w:id="2396" w:author="Charles Gifford" w:date="2017-03-18T12:59:00Z"/>
              </w:rPr>
            </w:pPr>
            <w:ins w:id="2397" w:author="Charles Gifford" w:date="2017-03-18T13:20:00Z">
              <w:r>
                <w:t xml:space="preserve">&lt; </w:t>
              </w:r>
            </w:ins>
            <w:ins w:id="2398" w:author="Charles Gifford" w:date="2017-03-18T13:08:00Z">
              <w:r w:rsidR="00B412F9">
                <w:t>Defined by</w:t>
              </w:r>
            </w:ins>
          </w:p>
        </w:tc>
      </w:tr>
      <w:tr w:rsidR="00B412F9" w:rsidRPr="008F275A" w14:paraId="6814D186" w14:textId="77777777" w:rsidTr="00BB48ED">
        <w:trPr>
          <w:trHeight w:val="176"/>
          <w:ins w:id="2399" w:author="Charles Gifford" w:date="2017-03-18T12:59:00Z"/>
        </w:trPr>
        <w:tc>
          <w:tcPr>
            <w:tcW w:w="2335" w:type="dxa"/>
            <w:shd w:val="clear" w:color="auto" w:fill="auto"/>
          </w:tcPr>
          <w:p w14:paraId="6CCE421E" w14:textId="4D13FB63" w:rsidR="00B412F9" w:rsidRPr="008F275A" w:rsidRDefault="00B412F9" w:rsidP="00257D50">
            <w:pPr>
              <w:pStyle w:val="TABLE-cell"/>
              <w:rPr>
                <w:ins w:id="2400" w:author="Charles Gifford" w:date="2017-03-18T12:59:00Z"/>
              </w:rPr>
            </w:pPr>
            <w:ins w:id="2401" w:author="Charles Gifford" w:date="2017-03-18T13:12:00Z">
              <w:r>
                <w:t>Operational location</w:t>
              </w:r>
            </w:ins>
          </w:p>
        </w:tc>
        <w:tc>
          <w:tcPr>
            <w:tcW w:w="2340" w:type="dxa"/>
            <w:shd w:val="clear" w:color="auto" w:fill="auto"/>
          </w:tcPr>
          <w:p w14:paraId="3FCB7880" w14:textId="6392D1F2" w:rsidR="00B412F9" w:rsidRPr="008F275A" w:rsidRDefault="00B412F9" w:rsidP="00257D50">
            <w:pPr>
              <w:pStyle w:val="TABLE-cell"/>
              <w:rPr>
                <w:ins w:id="2402" w:author="Charles Gifford" w:date="2017-03-18T12:59:00Z"/>
              </w:rPr>
            </w:pPr>
            <w:ins w:id="2403" w:author="Charles Gifford" w:date="2017-03-18T13:12:00Z">
              <w:r>
                <w:t>Operational location</w:t>
              </w:r>
            </w:ins>
          </w:p>
        </w:tc>
        <w:tc>
          <w:tcPr>
            <w:tcW w:w="2070" w:type="dxa"/>
            <w:shd w:val="clear" w:color="auto" w:fill="auto"/>
          </w:tcPr>
          <w:p w14:paraId="7BDAAD39" w14:textId="3CB869BC" w:rsidR="00B412F9" w:rsidRPr="008F275A" w:rsidRDefault="00B412F9" w:rsidP="00257D50">
            <w:pPr>
              <w:pStyle w:val="TABLE-cell"/>
              <w:rPr>
                <w:ins w:id="2404" w:author="Charles Gifford" w:date="2017-03-18T12:59:00Z"/>
              </w:rPr>
            </w:pPr>
            <w:ins w:id="2405" w:author="Charles Gifford" w:date="2017-03-18T13:12:00Z">
              <w:r w:rsidRPr="008F275A">
                <w:t>Aggregation hierarchy</w:t>
              </w:r>
            </w:ins>
          </w:p>
        </w:tc>
        <w:tc>
          <w:tcPr>
            <w:tcW w:w="2520" w:type="dxa"/>
            <w:shd w:val="clear" w:color="auto" w:fill="auto"/>
          </w:tcPr>
          <w:p w14:paraId="0F346509" w14:textId="37834287" w:rsidR="00B412F9" w:rsidRPr="008F275A" w:rsidRDefault="00B412F9" w:rsidP="00257D50">
            <w:pPr>
              <w:pStyle w:val="TABLE-cell"/>
              <w:rPr>
                <w:ins w:id="2406" w:author="Charles Gifford" w:date="2017-03-18T12:59:00Z"/>
              </w:rPr>
            </w:pPr>
            <w:ins w:id="2407" w:author="Charles Gifford" w:date="2017-03-18T13:12:00Z">
              <w:r>
                <w:t>Is made up</w:t>
              </w:r>
              <w:r w:rsidRPr="008F275A">
                <w:t xml:space="preserve"> of &gt;</w:t>
              </w:r>
            </w:ins>
          </w:p>
        </w:tc>
      </w:tr>
      <w:tr w:rsidR="00B412F9" w:rsidRPr="008F275A" w14:paraId="17A15A6E" w14:textId="77777777" w:rsidTr="00257D50">
        <w:trPr>
          <w:trHeight w:val="176"/>
          <w:ins w:id="2408" w:author="Charles Gifford" w:date="2017-03-18T12:59:00Z"/>
        </w:trPr>
        <w:tc>
          <w:tcPr>
            <w:tcW w:w="2335" w:type="dxa"/>
            <w:shd w:val="clear" w:color="auto" w:fill="auto"/>
          </w:tcPr>
          <w:p w14:paraId="01B6F7EC" w14:textId="372D3CF7" w:rsidR="00B412F9" w:rsidRPr="008F275A" w:rsidRDefault="00B412F9" w:rsidP="00257D50">
            <w:pPr>
              <w:pStyle w:val="TABLE-cell"/>
              <w:rPr>
                <w:ins w:id="2409" w:author="Charles Gifford" w:date="2017-03-18T12:59:00Z"/>
              </w:rPr>
            </w:pPr>
            <w:ins w:id="2410" w:author="Charles Gifford" w:date="2017-03-18T13:13:00Z">
              <w:r w:rsidRPr="00416B37">
                <w:t>Operational location</w:t>
              </w:r>
            </w:ins>
          </w:p>
        </w:tc>
        <w:tc>
          <w:tcPr>
            <w:tcW w:w="2340" w:type="dxa"/>
            <w:shd w:val="clear" w:color="auto" w:fill="auto"/>
          </w:tcPr>
          <w:p w14:paraId="6351BDF9" w14:textId="2495F5F1" w:rsidR="00B412F9" w:rsidRPr="008F275A" w:rsidRDefault="00B412F9" w:rsidP="00257D50">
            <w:pPr>
              <w:pStyle w:val="TABLE-cell"/>
              <w:rPr>
                <w:ins w:id="2411" w:author="Charles Gifford" w:date="2017-03-18T12:59:00Z"/>
              </w:rPr>
            </w:pPr>
            <w:ins w:id="2412" w:author="Charles Gifford" w:date="2017-03-18T13:13:00Z">
              <w:r w:rsidRPr="00416B37">
                <w:t>Operational location</w:t>
              </w:r>
              <w:r>
                <w:t xml:space="preserve"> property</w:t>
              </w:r>
            </w:ins>
          </w:p>
        </w:tc>
        <w:tc>
          <w:tcPr>
            <w:tcW w:w="2070" w:type="dxa"/>
            <w:shd w:val="clear" w:color="auto" w:fill="auto"/>
          </w:tcPr>
          <w:p w14:paraId="51F1DDDD" w14:textId="67AADA5F" w:rsidR="00B412F9" w:rsidRPr="008F275A" w:rsidRDefault="00B412F9" w:rsidP="00257D50">
            <w:pPr>
              <w:pStyle w:val="TABLE-cell"/>
              <w:rPr>
                <w:ins w:id="2413" w:author="Charles Gifford" w:date="2017-03-18T12:59:00Z"/>
              </w:rPr>
            </w:pPr>
            <w:ins w:id="2414" w:author="Charles Gifford" w:date="2017-03-18T13:13:00Z">
              <w:r w:rsidRPr="00921C55">
                <w:t xml:space="preserve">Composition </w:t>
              </w:r>
              <w:r w:rsidRPr="00BA207E">
                <w:t>whole</w:t>
              </w:r>
            </w:ins>
          </w:p>
        </w:tc>
        <w:tc>
          <w:tcPr>
            <w:tcW w:w="2520" w:type="dxa"/>
            <w:shd w:val="clear" w:color="auto" w:fill="auto"/>
          </w:tcPr>
          <w:p w14:paraId="46D9410D" w14:textId="6B64F9C0" w:rsidR="00B412F9" w:rsidRPr="008F275A" w:rsidRDefault="00B412F9" w:rsidP="00257D50">
            <w:pPr>
              <w:pStyle w:val="TABLE-cell"/>
              <w:rPr>
                <w:ins w:id="2415" w:author="Charles Gifford" w:date="2017-03-18T12:59:00Z"/>
              </w:rPr>
            </w:pPr>
            <w:ins w:id="2416" w:author="Charles Gifford" w:date="2017-03-18T13:13:00Z">
              <w:r w:rsidRPr="00BA207E">
                <w:t xml:space="preserve">Has </w:t>
              </w:r>
              <w:r w:rsidR="000D652C">
                <w:t>values</w:t>
              </w:r>
            </w:ins>
            <w:ins w:id="2417" w:author="Charles Gifford" w:date="2017-03-18T13:14:00Z">
              <w:r w:rsidR="000D652C">
                <w:t xml:space="preserve"> </w:t>
              </w:r>
            </w:ins>
            <w:ins w:id="2418" w:author="Charles Gifford" w:date="2017-03-18T13:13:00Z">
              <w:r w:rsidRPr="00BA207E">
                <w:t>of &gt;</w:t>
              </w:r>
            </w:ins>
          </w:p>
        </w:tc>
      </w:tr>
      <w:tr w:rsidR="00257D50" w:rsidRPr="008F275A" w14:paraId="767FA437" w14:textId="77777777" w:rsidTr="00BB48ED">
        <w:trPr>
          <w:trHeight w:val="176"/>
          <w:ins w:id="2419" w:author="Charles Gifford" w:date="2017-03-18T12:59:00Z"/>
        </w:trPr>
        <w:tc>
          <w:tcPr>
            <w:tcW w:w="2335" w:type="dxa"/>
            <w:shd w:val="clear" w:color="auto" w:fill="auto"/>
          </w:tcPr>
          <w:p w14:paraId="2416E51C" w14:textId="75B086AC" w:rsidR="00257D50" w:rsidRPr="008F275A" w:rsidRDefault="00257D50" w:rsidP="00257D50">
            <w:pPr>
              <w:pStyle w:val="TABLE-cell"/>
              <w:rPr>
                <w:ins w:id="2420" w:author="Charles Gifford" w:date="2017-03-18T12:59:00Z"/>
              </w:rPr>
            </w:pPr>
            <w:ins w:id="2421" w:author="Charles Gifford" w:date="2017-03-18T13:26:00Z">
              <w:r w:rsidRPr="00257D50">
                <w:t>Operational location class property</w:t>
              </w:r>
            </w:ins>
          </w:p>
        </w:tc>
        <w:tc>
          <w:tcPr>
            <w:tcW w:w="2340" w:type="dxa"/>
          </w:tcPr>
          <w:p w14:paraId="1D603106" w14:textId="672BF60B" w:rsidR="00257D50" w:rsidRPr="008F275A" w:rsidRDefault="00257D50" w:rsidP="00257D50">
            <w:pPr>
              <w:pStyle w:val="TABLE-cell"/>
              <w:rPr>
                <w:ins w:id="2422" w:author="Charles Gifford" w:date="2017-03-18T12:59:00Z"/>
              </w:rPr>
            </w:pPr>
            <w:ins w:id="2423" w:author="Charles Gifford" w:date="2017-03-18T13:26:00Z">
              <w:r w:rsidRPr="00257D50">
                <w:rPr>
                  <w:szCs w:val="20"/>
                </w:rPr>
                <w:t>Operational location class property</w:t>
              </w:r>
            </w:ins>
          </w:p>
        </w:tc>
        <w:tc>
          <w:tcPr>
            <w:tcW w:w="2070" w:type="dxa"/>
            <w:shd w:val="clear" w:color="auto" w:fill="auto"/>
          </w:tcPr>
          <w:p w14:paraId="0E458275" w14:textId="39A638F0" w:rsidR="00257D50" w:rsidRPr="008F275A" w:rsidRDefault="00257D50" w:rsidP="00257D50">
            <w:pPr>
              <w:pStyle w:val="TABLE-cell"/>
              <w:rPr>
                <w:ins w:id="2424" w:author="Charles Gifford" w:date="2017-03-18T12:59:00Z"/>
              </w:rPr>
            </w:pPr>
            <w:ins w:id="2425" w:author="Charles Gifford" w:date="2017-03-18T13:26:00Z">
              <w:r w:rsidRPr="00BB055C">
                <w:t>Composition hierarchy</w:t>
              </w:r>
            </w:ins>
          </w:p>
        </w:tc>
        <w:tc>
          <w:tcPr>
            <w:tcW w:w="2520" w:type="dxa"/>
            <w:shd w:val="clear" w:color="auto" w:fill="auto"/>
          </w:tcPr>
          <w:p w14:paraId="1BAA7CBA" w14:textId="0754A517" w:rsidR="00257D50" w:rsidRPr="008F275A" w:rsidRDefault="00257D50" w:rsidP="00257D50">
            <w:pPr>
              <w:pStyle w:val="TABLE-cell"/>
              <w:rPr>
                <w:ins w:id="2426" w:author="Charles Gifford" w:date="2017-03-18T12:59:00Z"/>
              </w:rPr>
            </w:pPr>
            <w:ins w:id="2427" w:author="Charles Gifford" w:date="2017-03-18T13:26:00Z">
              <w:r>
                <w:t>Contains</w:t>
              </w:r>
              <w:r w:rsidRPr="00BB055C">
                <w:t xml:space="preserve"> &gt;</w:t>
              </w:r>
            </w:ins>
          </w:p>
        </w:tc>
      </w:tr>
      <w:tr w:rsidR="00257D50" w:rsidRPr="008F275A" w14:paraId="77535BDC" w14:textId="77777777" w:rsidTr="00BB48ED">
        <w:trPr>
          <w:trHeight w:val="176"/>
          <w:ins w:id="2428" w:author="Charles Gifford" w:date="2017-03-18T12:59:00Z"/>
        </w:trPr>
        <w:tc>
          <w:tcPr>
            <w:tcW w:w="2335" w:type="dxa"/>
            <w:shd w:val="clear" w:color="auto" w:fill="auto"/>
          </w:tcPr>
          <w:p w14:paraId="19CBB81C" w14:textId="5F76EE8C" w:rsidR="00257D50" w:rsidRPr="008F275A" w:rsidRDefault="00257D50" w:rsidP="00257D50">
            <w:pPr>
              <w:pStyle w:val="TABLE-cell"/>
              <w:rPr>
                <w:ins w:id="2429" w:author="Charles Gifford" w:date="2017-03-18T12:59:00Z"/>
              </w:rPr>
            </w:pPr>
            <w:ins w:id="2430" w:author="Charles Gifford" w:date="2017-03-18T13:27:00Z">
              <w:r>
                <w:t>Operational location</w:t>
              </w:r>
              <w:r w:rsidRPr="00257D50">
                <w:t xml:space="preserve"> property</w:t>
              </w:r>
            </w:ins>
          </w:p>
        </w:tc>
        <w:tc>
          <w:tcPr>
            <w:tcW w:w="2340" w:type="dxa"/>
          </w:tcPr>
          <w:p w14:paraId="3762D3D4" w14:textId="37D0C9BC" w:rsidR="00257D50" w:rsidRPr="008F275A" w:rsidRDefault="00257D50" w:rsidP="00257D50">
            <w:pPr>
              <w:pStyle w:val="TABLE-cell"/>
              <w:rPr>
                <w:ins w:id="2431" w:author="Charles Gifford" w:date="2017-03-18T12:59:00Z"/>
              </w:rPr>
            </w:pPr>
            <w:ins w:id="2432" w:author="Charles Gifford" w:date="2017-03-18T13:27:00Z">
              <w:r>
                <w:rPr>
                  <w:szCs w:val="20"/>
                </w:rPr>
                <w:t xml:space="preserve">Operational location </w:t>
              </w:r>
              <w:r w:rsidRPr="00257D50">
                <w:rPr>
                  <w:szCs w:val="20"/>
                </w:rPr>
                <w:t>property</w:t>
              </w:r>
            </w:ins>
          </w:p>
        </w:tc>
        <w:tc>
          <w:tcPr>
            <w:tcW w:w="2070" w:type="dxa"/>
            <w:shd w:val="clear" w:color="auto" w:fill="auto"/>
          </w:tcPr>
          <w:p w14:paraId="656534B2" w14:textId="1CCAD5D1" w:rsidR="00257D50" w:rsidRPr="008F275A" w:rsidRDefault="00257D50" w:rsidP="00257D50">
            <w:pPr>
              <w:pStyle w:val="TABLE-cell"/>
              <w:rPr>
                <w:ins w:id="2433" w:author="Charles Gifford" w:date="2017-03-18T12:59:00Z"/>
              </w:rPr>
            </w:pPr>
            <w:ins w:id="2434" w:author="Charles Gifford" w:date="2017-03-18T13:27:00Z">
              <w:r w:rsidRPr="00BB055C">
                <w:t>Composition hierarchy</w:t>
              </w:r>
            </w:ins>
          </w:p>
        </w:tc>
        <w:tc>
          <w:tcPr>
            <w:tcW w:w="2520" w:type="dxa"/>
            <w:shd w:val="clear" w:color="auto" w:fill="auto"/>
          </w:tcPr>
          <w:p w14:paraId="76A371D8" w14:textId="48297CCA" w:rsidR="00257D50" w:rsidRPr="008F275A" w:rsidRDefault="00257D50" w:rsidP="00257D50">
            <w:pPr>
              <w:pStyle w:val="TABLE-cell"/>
              <w:rPr>
                <w:ins w:id="2435" w:author="Charles Gifford" w:date="2017-03-18T12:59:00Z"/>
              </w:rPr>
            </w:pPr>
            <w:ins w:id="2436" w:author="Charles Gifford" w:date="2017-03-18T13:27:00Z">
              <w:r>
                <w:t>Contains</w:t>
              </w:r>
              <w:r w:rsidRPr="00BB055C">
                <w:t xml:space="preserve"> &gt;</w:t>
              </w:r>
            </w:ins>
          </w:p>
        </w:tc>
      </w:tr>
      <w:tr w:rsidR="00257D50" w:rsidRPr="008F275A" w14:paraId="4A941E42" w14:textId="77777777" w:rsidTr="00257D50">
        <w:trPr>
          <w:trHeight w:val="176"/>
          <w:ins w:id="2437" w:author="Charles Gifford" w:date="2017-03-18T12:59:00Z"/>
        </w:trPr>
        <w:tc>
          <w:tcPr>
            <w:tcW w:w="2335" w:type="dxa"/>
            <w:shd w:val="clear" w:color="auto" w:fill="auto"/>
          </w:tcPr>
          <w:p w14:paraId="53F7F271" w14:textId="3EE48D1B" w:rsidR="00257D50" w:rsidRPr="008F275A" w:rsidRDefault="00257D50" w:rsidP="00257D50">
            <w:pPr>
              <w:pStyle w:val="TABLE-cell"/>
              <w:rPr>
                <w:ins w:id="2438" w:author="Charles Gifford" w:date="2017-03-18T12:59:00Z"/>
              </w:rPr>
            </w:pPr>
            <w:ins w:id="2439" w:author="Charles Gifford" w:date="2017-03-18T13:29:00Z">
              <w:r w:rsidRPr="00257D50">
                <w:t>Operational location property</w:t>
              </w:r>
            </w:ins>
          </w:p>
        </w:tc>
        <w:tc>
          <w:tcPr>
            <w:tcW w:w="2340" w:type="dxa"/>
            <w:shd w:val="clear" w:color="auto" w:fill="auto"/>
          </w:tcPr>
          <w:p w14:paraId="6A1CCC10" w14:textId="0DE50AC0" w:rsidR="00257D50" w:rsidRPr="008F275A" w:rsidRDefault="00257D50" w:rsidP="00257D50">
            <w:pPr>
              <w:pStyle w:val="TABLE-cell"/>
              <w:rPr>
                <w:ins w:id="2440" w:author="Charles Gifford" w:date="2017-03-18T12:59:00Z"/>
              </w:rPr>
            </w:pPr>
            <w:ins w:id="2441" w:author="Charles Gifford" w:date="2017-03-18T13:29:00Z">
              <w:r w:rsidRPr="00257D50">
                <w:t>Operational location class property</w:t>
              </w:r>
            </w:ins>
          </w:p>
        </w:tc>
        <w:tc>
          <w:tcPr>
            <w:tcW w:w="2070" w:type="dxa"/>
            <w:shd w:val="clear" w:color="auto" w:fill="auto"/>
          </w:tcPr>
          <w:p w14:paraId="6DCD7B0B" w14:textId="781D6A74" w:rsidR="00257D50" w:rsidRPr="008F275A" w:rsidRDefault="00257D50" w:rsidP="00257D50">
            <w:pPr>
              <w:pStyle w:val="TABLE-cell"/>
              <w:rPr>
                <w:ins w:id="2442" w:author="Charles Gifford" w:date="2017-03-18T12:59:00Z"/>
              </w:rPr>
            </w:pPr>
            <w:ins w:id="2443" w:author="Charles Gifford" w:date="2017-03-18T13:28:00Z">
              <w:r>
                <w:t>Dependency</w:t>
              </w:r>
            </w:ins>
          </w:p>
        </w:tc>
        <w:tc>
          <w:tcPr>
            <w:tcW w:w="2520" w:type="dxa"/>
            <w:shd w:val="clear" w:color="auto" w:fill="auto"/>
          </w:tcPr>
          <w:p w14:paraId="7EF65126" w14:textId="2ED1A61F" w:rsidR="00257D50" w:rsidRPr="008F275A" w:rsidRDefault="00257D50" w:rsidP="00257D50">
            <w:pPr>
              <w:pStyle w:val="TABLE-cell"/>
              <w:rPr>
                <w:ins w:id="2444" w:author="Charles Gifford" w:date="2017-03-18T12:59:00Z"/>
              </w:rPr>
            </w:pPr>
            <w:ins w:id="2445" w:author="Charles Gifford" w:date="2017-03-18T13:28:00Z">
              <w:r w:rsidRPr="00BA207E">
                <w:t>Maps to &gt;</w:t>
              </w:r>
            </w:ins>
          </w:p>
        </w:tc>
      </w:tr>
    </w:tbl>
    <w:p w14:paraId="0E3A5167" w14:textId="77777777" w:rsidR="004244D5" w:rsidRDefault="004244D5" w:rsidP="00600813">
      <w:pPr>
        <w:pStyle w:val="PARAGRAPH"/>
        <w:rPr>
          <w:ins w:id="2446" w:author="Charles Gifford" w:date="2017-03-17T19:50:00Z"/>
          <w:lang w:val="en-US"/>
        </w:rPr>
      </w:pPr>
      <w:ins w:id="2447" w:author="Charles Gifford" w:date="2017-03-17T19:50:00Z">
        <w:r>
          <w:rPr>
            <w:i/>
            <w:lang w:val="en-US"/>
          </w:rPr>
          <w:t>Operational l</w:t>
        </w:r>
        <w:r w:rsidRPr="00E32145">
          <w:rPr>
            <w:i/>
            <w:lang w:val="en-US"/>
          </w:rPr>
          <w:t>ocations</w:t>
        </w:r>
        <w:r w:rsidRPr="00E32145">
          <w:rPr>
            <w:lang w:val="en-US"/>
          </w:rPr>
          <w:t xml:space="preserve"> define the logical or physical places in which resources may be located within a plant.  </w:t>
        </w:r>
        <w:r w:rsidRPr="00344700">
          <w:rPr>
            <w:i/>
            <w:lang w:val="en-US"/>
          </w:rPr>
          <w:t>Operational</w:t>
        </w:r>
        <w:r>
          <w:rPr>
            <w:lang w:val="en-US"/>
          </w:rPr>
          <w:t xml:space="preserve"> </w:t>
        </w:r>
        <w:r>
          <w:rPr>
            <w:i/>
            <w:lang w:val="en-US"/>
          </w:rPr>
          <w:t>l</w:t>
        </w:r>
        <w:r w:rsidRPr="00E32145">
          <w:rPr>
            <w:i/>
            <w:lang w:val="en-US"/>
          </w:rPr>
          <w:t>ocations</w:t>
        </w:r>
        <w:r w:rsidRPr="00E32145">
          <w:rPr>
            <w:lang w:val="en-US"/>
          </w:rPr>
          <w:t xml:space="preserve"> may be made up of smaller </w:t>
        </w:r>
        <w:r w:rsidRPr="00344700">
          <w:rPr>
            <w:i/>
            <w:lang w:val="en-US"/>
          </w:rPr>
          <w:t>operational</w:t>
        </w:r>
        <w:r>
          <w:rPr>
            <w:lang w:val="en-US"/>
          </w:rPr>
          <w:t xml:space="preserve"> </w:t>
        </w:r>
        <w:r w:rsidRPr="00E32145">
          <w:rPr>
            <w:i/>
            <w:lang w:val="en-US"/>
          </w:rPr>
          <w:t>locations</w:t>
        </w:r>
        <w:r w:rsidRPr="00E32145">
          <w:rPr>
            <w:lang w:val="en-US"/>
          </w:rPr>
          <w:t xml:space="preserve">.  </w:t>
        </w:r>
        <w:r>
          <w:rPr>
            <w:lang w:val="en-US"/>
          </w:rPr>
          <w:t xml:space="preserve">An </w:t>
        </w:r>
        <w:r>
          <w:rPr>
            <w:i/>
            <w:lang w:val="en-US"/>
          </w:rPr>
          <w:t xml:space="preserve">operational </w:t>
        </w:r>
        <w:r w:rsidRPr="00874301">
          <w:rPr>
            <w:i/>
            <w:lang w:val="en-US"/>
          </w:rPr>
          <w:t>location</w:t>
        </w:r>
        <w:r>
          <w:rPr>
            <w:lang w:val="en-US"/>
          </w:rPr>
          <w:t xml:space="preserve"> may belong to one or more </w:t>
        </w:r>
        <w:r>
          <w:rPr>
            <w:i/>
            <w:lang w:val="en-US"/>
          </w:rPr>
          <w:t>operational location classes</w:t>
        </w:r>
        <w:r>
          <w:rPr>
            <w:lang w:val="en-US"/>
          </w:rPr>
          <w:t xml:space="preserve">. </w:t>
        </w:r>
        <w:r w:rsidRPr="00874301">
          <w:rPr>
            <w:lang w:val="en-US"/>
          </w:rPr>
          <w:t>An</w:t>
        </w:r>
        <w:r w:rsidRPr="00E32145">
          <w:rPr>
            <w:lang w:val="en-US"/>
          </w:rPr>
          <w:t xml:space="preserve"> </w:t>
        </w:r>
        <w:r w:rsidRPr="00344700">
          <w:rPr>
            <w:i/>
            <w:lang w:val="en-US"/>
          </w:rPr>
          <w:t>operational</w:t>
        </w:r>
        <w:r>
          <w:rPr>
            <w:lang w:val="en-US"/>
          </w:rPr>
          <w:t xml:space="preserve"> </w:t>
        </w:r>
        <w:r w:rsidRPr="00E32145">
          <w:rPr>
            <w:i/>
            <w:lang w:val="en-US"/>
          </w:rPr>
          <w:t>location class</w:t>
        </w:r>
        <w:r w:rsidRPr="00E32145">
          <w:rPr>
            <w:lang w:val="en-US"/>
          </w:rPr>
          <w:t xml:space="preserve"> may be a specialization of </w:t>
        </w:r>
        <w:r>
          <w:rPr>
            <w:lang w:val="en-US"/>
          </w:rPr>
          <w:t xml:space="preserve">one or more </w:t>
        </w:r>
        <w:r w:rsidRPr="00344700">
          <w:rPr>
            <w:i/>
            <w:lang w:val="en-US"/>
          </w:rPr>
          <w:t>operational</w:t>
        </w:r>
        <w:r>
          <w:rPr>
            <w:lang w:val="en-US"/>
          </w:rPr>
          <w:t xml:space="preserve"> </w:t>
        </w:r>
        <w:r w:rsidRPr="00E32145">
          <w:rPr>
            <w:i/>
            <w:lang w:val="en-US"/>
          </w:rPr>
          <w:t>location class</w:t>
        </w:r>
        <w:r>
          <w:rPr>
            <w:i/>
            <w:lang w:val="en-US"/>
          </w:rPr>
          <w:t>es</w:t>
        </w:r>
        <w:r w:rsidRPr="00E32145">
          <w:rPr>
            <w:lang w:val="en-US"/>
          </w:rPr>
          <w:t>.</w:t>
        </w:r>
      </w:ins>
    </w:p>
    <w:p w14:paraId="6E519390" w14:textId="77777777" w:rsidR="004244D5" w:rsidRDefault="004244D5" w:rsidP="00600813">
      <w:pPr>
        <w:pStyle w:val="PARAGRAPH"/>
        <w:rPr>
          <w:ins w:id="2448" w:author="Charles Gifford" w:date="2017-03-17T19:50:00Z"/>
          <w:lang w:val="en-US"/>
        </w:rPr>
      </w:pPr>
      <w:ins w:id="2449" w:author="Charles Gifford" w:date="2017-03-17T19:50:00Z">
        <w:r>
          <w:rPr>
            <w:lang w:val="en-US"/>
          </w:rPr>
          <w:t xml:space="preserve">An </w:t>
        </w:r>
        <w:r>
          <w:rPr>
            <w:i/>
            <w:lang w:val="en-US"/>
          </w:rPr>
          <w:t>operational location</w:t>
        </w:r>
        <w:r>
          <w:rPr>
            <w:lang w:val="en-US"/>
          </w:rPr>
          <w:t xml:space="preserve"> may specify a </w:t>
        </w:r>
        <w:r w:rsidRPr="00F84EC3">
          <w:rPr>
            <w:lang w:val="en-US"/>
          </w:rPr>
          <w:t xml:space="preserve">spatial </w:t>
        </w:r>
        <w:r>
          <w:rPr>
            <w:lang w:val="en-US"/>
          </w:rPr>
          <w:t>definition</w:t>
        </w:r>
        <w:r w:rsidRPr="00F84EC3">
          <w:rPr>
            <w:lang w:val="en-US"/>
          </w:rPr>
          <w:t>,</w:t>
        </w:r>
        <w:r>
          <w:rPr>
            <w:lang w:val="en-US"/>
          </w:rPr>
          <w:t xml:space="preserve"> which defines the position (0D) and/or boundaries (1D, 2D or 3D) of the </w:t>
        </w:r>
        <w:r>
          <w:rPr>
            <w:i/>
            <w:lang w:val="en-US"/>
          </w:rPr>
          <w:t>operational location</w:t>
        </w:r>
        <w:r>
          <w:rPr>
            <w:lang w:val="en-US"/>
          </w:rPr>
          <w:t xml:space="preserve">.  A </w:t>
        </w:r>
        <w:r w:rsidRPr="00B14A4F">
          <w:rPr>
            <w:i/>
            <w:lang w:val="en-US"/>
          </w:rPr>
          <w:t>material lot</w:t>
        </w:r>
        <w:r>
          <w:rPr>
            <w:lang w:val="en-US"/>
          </w:rPr>
          <w:t xml:space="preserve">, </w:t>
        </w:r>
        <w:r w:rsidRPr="00B14A4F">
          <w:rPr>
            <w:i/>
            <w:lang w:val="en-US"/>
          </w:rPr>
          <w:t>material sublot</w:t>
        </w:r>
        <w:r>
          <w:rPr>
            <w:lang w:val="en-US"/>
          </w:rPr>
          <w:t>,</w:t>
        </w:r>
        <w:r w:rsidRPr="00B14A4F">
          <w:rPr>
            <w:i/>
            <w:lang w:val="en-US"/>
          </w:rPr>
          <w:t xml:space="preserve"> equipment</w:t>
        </w:r>
        <w:r>
          <w:rPr>
            <w:lang w:val="en-US"/>
          </w:rPr>
          <w:t xml:space="preserve">, </w:t>
        </w:r>
        <w:r w:rsidRPr="00B14A4F">
          <w:rPr>
            <w:i/>
            <w:lang w:val="en-US"/>
          </w:rPr>
          <w:t>physical asset</w:t>
        </w:r>
        <w:r>
          <w:rPr>
            <w:lang w:val="en-US"/>
          </w:rPr>
          <w:t xml:space="preserve"> or </w:t>
        </w:r>
        <w:r w:rsidRPr="00B14A4F">
          <w:rPr>
            <w:i/>
            <w:lang w:val="en-US"/>
          </w:rPr>
          <w:t>person</w:t>
        </w:r>
        <w:r>
          <w:rPr>
            <w:lang w:val="en-US"/>
          </w:rPr>
          <w:t xml:space="preserve"> may directly specify a </w:t>
        </w:r>
        <w:r w:rsidRPr="00725A94">
          <w:rPr>
            <w:lang w:val="en-US"/>
          </w:rPr>
          <w:t xml:space="preserve">spatial </w:t>
        </w:r>
        <w:r>
          <w:rPr>
            <w:lang w:val="en-US"/>
          </w:rPr>
          <w:t xml:space="preserve">definition and/or it may have a corresponding </w:t>
        </w:r>
        <w:r>
          <w:rPr>
            <w:i/>
            <w:lang w:val="en-US"/>
          </w:rPr>
          <w:t>operational location</w:t>
        </w:r>
        <w:r>
          <w:rPr>
            <w:lang w:val="en-US"/>
          </w:rPr>
          <w:t xml:space="preserve">, which in turn may specify a </w:t>
        </w:r>
        <w:r w:rsidRPr="00AB2E76">
          <w:rPr>
            <w:lang w:val="en-US"/>
          </w:rPr>
          <w:t>spatial definition</w:t>
        </w:r>
        <w:r>
          <w:rPr>
            <w:lang w:val="en-US"/>
          </w:rPr>
          <w:t>.</w:t>
        </w:r>
      </w:ins>
    </w:p>
    <w:p w14:paraId="4A96EF87" w14:textId="77777777" w:rsidR="004244D5" w:rsidRPr="00ED6289" w:rsidRDefault="004244D5" w:rsidP="00600813">
      <w:pPr>
        <w:pStyle w:val="PARAGRAPH"/>
        <w:rPr>
          <w:ins w:id="2450" w:author="Charles Gifford" w:date="2017-03-17T19:50:00Z"/>
          <w:lang w:val="en-US"/>
        </w:rPr>
      </w:pPr>
      <w:ins w:id="2451" w:author="Charles Gifford" w:date="2017-03-17T19:50:00Z">
        <w:r>
          <w:rPr>
            <w:lang w:val="en-US"/>
          </w:rPr>
          <w:t xml:space="preserve">Alternatively, a </w:t>
        </w:r>
        <w:r>
          <w:rPr>
            <w:i/>
            <w:lang w:val="en-US"/>
          </w:rPr>
          <w:t>material lot</w:t>
        </w:r>
        <w:r>
          <w:rPr>
            <w:lang w:val="en-US"/>
          </w:rPr>
          <w:t xml:space="preserve">, </w:t>
        </w:r>
        <w:r>
          <w:rPr>
            <w:i/>
            <w:lang w:val="en-US"/>
          </w:rPr>
          <w:t>material sublot, equipment</w:t>
        </w:r>
        <w:r>
          <w:rPr>
            <w:lang w:val="en-US"/>
          </w:rPr>
          <w:t xml:space="preserve">, </w:t>
        </w:r>
        <w:r>
          <w:rPr>
            <w:i/>
            <w:lang w:val="en-US"/>
          </w:rPr>
          <w:t>physical asset</w:t>
        </w:r>
        <w:r>
          <w:rPr>
            <w:lang w:val="en-US"/>
          </w:rPr>
          <w:t xml:space="preserve"> or </w:t>
        </w:r>
        <w:r>
          <w:rPr>
            <w:i/>
            <w:lang w:val="en-US"/>
          </w:rPr>
          <w:t>person</w:t>
        </w:r>
        <w:r>
          <w:rPr>
            <w:lang w:val="en-US"/>
          </w:rPr>
          <w:t xml:space="preserve"> may directly describe a location such as a street address instead of referencing an </w:t>
        </w:r>
        <w:r>
          <w:rPr>
            <w:i/>
            <w:lang w:val="en-US"/>
          </w:rPr>
          <w:t>operational location</w:t>
        </w:r>
        <w:r>
          <w:rPr>
            <w:lang w:val="en-US"/>
          </w:rPr>
          <w:t xml:space="preserve"> object where it is not appropriate or required to define the location as an </w:t>
        </w:r>
        <w:r>
          <w:rPr>
            <w:i/>
            <w:lang w:val="en-US"/>
          </w:rPr>
          <w:t>operational location</w:t>
        </w:r>
        <w:r>
          <w:rPr>
            <w:lang w:val="en-US"/>
          </w:rPr>
          <w:t>.</w:t>
        </w:r>
      </w:ins>
    </w:p>
    <w:p w14:paraId="1B6FDD65" w14:textId="77777777" w:rsidR="004244D5" w:rsidRDefault="004244D5" w:rsidP="00600813">
      <w:pPr>
        <w:pStyle w:val="PARAGRAPH"/>
        <w:rPr>
          <w:ins w:id="2452" w:author="Charles Gifford" w:date="2017-03-17T19:50:00Z"/>
          <w:lang w:val="en-US"/>
        </w:rPr>
      </w:pPr>
      <w:ins w:id="2453" w:author="Charles Gifford" w:date="2017-03-17T19:50:00Z">
        <w:r>
          <w:rPr>
            <w:lang w:val="en-US"/>
          </w:rPr>
          <w:t xml:space="preserve">A material lot or material sublot may specify an equipment or physical asset as its location instead of an operational location.  </w:t>
        </w:r>
      </w:ins>
    </w:p>
    <w:p w14:paraId="2D8D2CE1" w14:textId="77777777" w:rsidR="004244D5" w:rsidRPr="00E32145" w:rsidRDefault="004244D5" w:rsidP="00600813">
      <w:pPr>
        <w:pStyle w:val="EXAMPLE0"/>
        <w:rPr>
          <w:ins w:id="2454" w:author="Charles Gifford" w:date="2017-03-17T19:50:00Z"/>
          <w:lang w:val="en-US"/>
        </w:rPr>
      </w:pPr>
      <w:ins w:id="2455" w:author="Charles Gifford" w:date="2017-03-17T19:50:00Z">
        <w:r w:rsidRPr="00E32145">
          <w:rPr>
            <w:lang w:val="en-US"/>
          </w:rPr>
          <w:t>EXAMPLE 1</w:t>
        </w:r>
        <w:r w:rsidRPr="00E32145">
          <w:rPr>
            <w:lang w:val="en-US"/>
          </w:rPr>
          <w:tab/>
          <w:t xml:space="preserve">A </w:t>
        </w:r>
        <w:r w:rsidRPr="00E32145">
          <w:rPr>
            <w:i/>
            <w:lang w:val="en-US"/>
          </w:rPr>
          <w:t>material lot</w:t>
        </w:r>
        <w:r w:rsidRPr="00E32145">
          <w:rPr>
            <w:lang w:val="en-US"/>
          </w:rPr>
          <w:t xml:space="preserve"> or </w:t>
        </w:r>
        <w:r w:rsidRPr="00E32145">
          <w:rPr>
            <w:i/>
            <w:lang w:val="en-US"/>
          </w:rPr>
          <w:t>sublot</w:t>
        </w:r>
        <w:r w:rsidRPr="00E32145">
          <w:rPr>
            <w:lang w:val="en-US"/>
          </w:rPr>
          <w:t xml:space="preserve"> may be stored in a wagon, represented as a </w:t>
        </w:r>
        <w:r w:rsidRPr="00E32145">
          <w:rPr>
            <w:i/>
            <w:lang w:val="en-US"/>
          </w:rPr>
          <w:t>physical asset</w:t>
        </w:r>
        <w:r w:rsidRPr="00E32145">
          <w:rPr>
            <w:lang w:val="en-US"/>
          </w:rPr>
          <w:t>.</w:t>
        </w:r>
      </w:ins>
    </w:p>
    <w:p w14:paraId="1BFF8EA1" w14:textId="77777777" w:rsidR="004244D5" w:rsidRPr="00E32145" w:rsidRDefault="004244D5" w:rsidP="00600813">
      <w:pPr>
        <w:pStyle w:val="EXAMPLE0"/>
        <w:rPr>
          <w:ins w:id="2456" w:author="Charles Gifford" w:date="2017-03-17T19:50:00Z"/>
          <w:lang w:val="en-US"/>
        </w:rPr>
      </w:pPr>
      <w:ins w:id="2457" w:author="Charles Gifford" w:date="2017-03-17T19:50:00Z">
        <w:r w:rsidRPr="00E32145">
          <w:rPr>
            <w:lang w:val="en-US"/>
          </w:rPr>
          <w:t>EXAMPLE 2</w:t>
        </w:r>
        <w:r w:rsidRPr="00E32145">
          <w:rPr>
            <w:lang w:val="en-US"/>
          </w:rPr>
          <w:tab/>
          <w:t xml:space="preserve">A </w:t>
        </w:r>
        <w:r w:rsidRPr="00E32145">
          <w:rPr>
            <w:i/>
            <w:lang w:val="en-US"/>
          </w:rPr>
          <w:t>material lot</w:t>
        </w:r>
        <w:r w:rsidRPr="00E32145">
          <w:rPr>
            <w:lang w:val="en-US"/>
          </w:rPr>
          <w:t xml:space="preserve"> or </w:t>
        </w:r>
        <w:r w:rsidRPr="00E32145">
          <w:rPr>
            <w:i/>
            <w:lang w:val="en-US"/>
          </w:rPr>
          <w:t>sublot</w:t>
        </w:r>
        <w:r w:rsidRPr="00E32145">
          <w:rPr>
            <w:lang w:val="en-US"/>
          </w:rPr>
          <w:t xml:space="preserve"> may be stored in a tank, represented as an element of </w:t>
        </w:r>
        <w:r w:rsidRPr="00E32145">
          <w:rPr>
            <w:i/>
            <w:lang w:val="en-US"/>
          </w:rPr>
          <w:t>equipment</w:t>
        </w:r>
        <w:r w:rsidRPr="00E32145">
          <w:rPr>
            <w:lang w:val="en-US"/>
          </w:rPr>
          <w:t>.</w:t>
        </w:r>
      </w:ins>
    </w:p>
    <w:p w14:paraId="360F76A1" w14:textId="77777777" w:rsidR="004244D5" w:rsidRPr="00E32145" w:rsidRDefault="004244D5" w:rsidP="00600813">
      <w:pPr>
        <w:pStyle w:val="EXAMPLE0"/>
        <w:rPr>
          <w:ins w:id="2458" w:author="Charles Gifford" w:date="2017-03-17T19:50:00Z"/>
          <w:lang w:val="en-US"/>
        </w:rPr>
      </w:pPr>
      <w:ins w:id="2459" w:author="Charles Gifford" w:date="2017-03-17T19:50:00Z">
        <w:r w:rsidRPr="00E32145">
          <w:rPr>
            <w:lang w:val="en-US"/>
          </w:rPr>
          <w:t>EXAMPLE 3</w:t>
        </w:r>
        <w:r w:rsidRPr="00E32145">
          <w:rPr>
            <w:lang w:val="en-US"/>
          </w:rPr>
          <w:tab/>
          <w:t xml:space="preserve">A </w:t>
        </w:r>
        <w:r w:rsidRPr="00E32145">
          <w:rPr>
            <w:i/>
            <w:lang w:val="en-US"/>
          </w:rPr>
          <w:t>material lot</w:t>
        </w:r>
        <w:r w:rsidRPr="00E32145">
          <w:rPr>
            <w:lang w:val="en-US"/>
          </w:rPr>
          <w:t xml:space="preserve"> or </w:t>
        </w:r>
        <w:r w:rsidRPr="00E32145">
          <w:rPr>
            <w:i/>
            <w:lang w:val="en-US"/>
          </w:rPr>
          <w:t>sublot</w:t>
        </w:r>
        <w:r w:rsidRPr="00E32145">
          <w:rPr>
            <w:lang w:val="en-US"/>
          </w:rPr>
          <w:t xml:space="preserve"> may be stored in a sample pickup location, represented as a</w:t>
        </w:r>
        <w:r>
          <w:rPr>
            <w:lang w:val="en-US"/>
          </w:rPr>
          <w:t xml:space="preserve">n </w:t>
        </w:r>
        <w:r w:rsidRPr="00A96186">
          <w:rPr>
            <w:i/>
            <w:lang w:val="en-US"/>
          </w:rPr>
          <w:t xml:space="preserve">operational </w:t>
        </w:r>
        <w:r w:rsidRPr="00E32145">
          <w:rPr>
            <w:i/>
            <w:lang w:val="en-US"/>
          </w:rPr>
          <w:t>location</w:t>
        </w:r>
        <w:r w:rsidRPr="00E32145">
          <w:rPr>
            <w:lang w:val="en-US"/>
          </w:rPr>
          <w:t>.</w:t>
        </w:r>
      </w:ins>
    </w:p>
    <w:p w14:paraId="0A46C48D" w14:textId="77777777" w:rsidR="004244D5" w:rsidRPr="00E32145" w:rsidRDefault="004244D5" w:rsidP="00600813">
      <w:pPr>
        <w:pStyle w:val="EXAMPLE0"/>
        <w:rPr>
          <w:ins w:id="2460" w:author="Charles Gifford" w:date="2017-03-17T19:50:00Z"/>
          <w:lang w:val="en-US"/>
        </w:rPr>
      </w:pPr>
      <w:ins w:id="2461" w:author="Charles Gifford" w:date="2017-03-17T19:50:00Z">
        <w:r w:rsidRPr="00E32145">
          <w:rPr>
            <w:lang w:val="en-US"/>
          </w:rPr>
          <w:t>EXAMPLE 4</w:t>
        </w:r>
        <w:r w:rsidRPr="00E32145">
          <w:rPr>
            <w:lang w:val="en-US"/>
          </w:rPr>
          <w:tab/>
          <w:t xml:space="preserve">A </w:t>
        </w:r>
        <w:r w:rsidRPr="00E32145">
          <w:rPr>
            <w:i/>
            <w:lang w:val="en-US"/>
          </w:rPr>
          <w:t>material lot</w:t>
        </w:r>
        <w:r w:rsidRPr="00E32145">
          <w:rPr>
            <w:lang w:val="en-US"/>
          </w:rPr>
          <w:t xml:space="preserve"> or </w:t>
        </w:r>
        <w:r w:rsidRPr="00E32145">
          <w:rPr>
            <w:i/>
            <w:lang w:val="en-US"/>
          </w:rPr>
          <w:t>sublot</w:t>
        </w:r>
        <w:r w:rsidRPr="00E32145">
          <w:rPr>
            <w:lang w:val="en-US"/>
          </w:rPr>
          <w:t xml:space="preserve"> may have a storage location attribute containing a street address.</w:t>
        </w:r>
      </w:ins>
    </w:p>
    <w:p w14:paraId="57EF0254" w14:textId="77777777" w:rsidR="004244D5" w:rsidRPr="00725A94" w:rsidRDefault="004244D5" w:rsidP="00600813">
      <w:pPr>
        <w:pStyle w:val="PARAGRAPH"/>
        <w:rPr>
          <w:ins w:id="2462" w:author="Charles Gifford" w:date="2017-03-17T19:50:00Z"/>
          <w:lang w:val="en-US"/>
        </w:rPr>
      </w:pPr>
      <w:ins w:id="2463" w:author="Charles Gifford" w:date="2017-03-17T19:50:00Z">
        <w:r>
          <w:rPr>
            <w:lang w:val="en-US"/>
          </w:rPr>
          <w:t xml:space="preserve">A resource capability, specification, segment specification, requirement or actual may reference an </w:t>
        </w:r>
        <w:r>
          <w:rPr>
            <w:i/>
            <w:lang w:val="en-US"/>
          </w:rPr>
          <w:t>operational location</w:t>
        </w:r>
        <w:r>
          <w:rPr>
            <w:lang w:val="en-US"/>
          </w:rPr>
          <w:t>, or may directly describe a location such as a street address.  A</w:t>
        </w:r>
        <w:r w:rsidRPr="00E32145">
          <w:rPr>
            <w:lang w:val="en-US"/>
          </w:rPr>
          <w:t xml:space="preserve"> </w:t>
        </w:r>
        <w:r w:rsidRPr="00E32145">
          <w:rPr>
            <w:i/>
            <w:lang w:val="en-US"/>
          </w:rPr>
          <w:t>material capability</w:t>
        </w:r>
        <w:r w:rsidRPr="00E32145">
          <w:rPr>
            <w:lang w:val="en-US"/>
          </w:rPr>
          <w:t xml:space="preserve">, </w:t>
        </w:r>
        <w:r w:rsidRPr="00344700">
          <w:rPr>
            <w:i/>
            <w:lang w:val="en-US"/>
          </w:rPr>
          <w:t>material</w:t>
        </w:r>
        <w:r>
          <w:rPr>
            <w:lang w:val="en-US"/>
          </w:rPr>
          <w:t xml:space="preserve"> </w:t>
        </w:r>
        <w:r w:rsidRPr="00E32145">
          <w:rPr>
            <w:i/>
            <w:lang w:val="en-US"/>
          </w:rPr>
          <w:t>specification</w:t>
        </w:r>
        <w:r w:rsidRPr="00E32145">
          <w:rPr>
            <w:lang w:val="en-US"/>
          </w:rPr>
          <w:t xml:space="preserve">, </w:t>
        </w:r>
        <w:r w:rsidRPr="00344700">
          <w:rPr>
            <w:i/>
            <w:lang w:val="en-US"/>
          </w:rPr>
          <w:t>material</w:t>
        </w:r>
        <w:r>
          <w:rPr>
            <w:lang w:val="en-US"/>
          </w:rPr>
          <w:t xml:space="preserve"> </w:t>
        </w:r>
        <w:r w:rsidRPr="00E32145">
          <w:rPr>
            <w:i/>
            <w:lang w:val="en-US"/>
          </w:rPr>
          <w:t>segment specification</w:t>
        </w:r>
        <w:r w:rsidRPr="00E32145">
          <w:rPr>
            <w:lang w:val="en-US"/>
          </w:rPr>
          <w:t xml:space="preserve">, </w:t>
        </w:r>
        <w:r w:rsidRPr="00344700">
          <w:rPr>
            <w:i/>
            <w:lang w:val="en-US"/>
          </w:rPr>
          <w:t>material</w:t>
        </w:r>
        <w:r>
          <w:rPr>
            <w:lang w:val="en-US"/>
          </w:rPr>
          <w:t xml:space="preserve"> </w:t>
        </w:r>
        <w:r w:rsidRPr="00E32145">
          <w:rPr>
            <w:i/>
            <w:lang w:val="en-US"/>
          </w:rPr>
          <w:t>requirement</w:t>
        </w:r>
        <w:r w:rsidRPr="00E32145">
          <w:rPr>
            <w:lang w:val="en-US"/>
          </w:rPr>
          <w:t xml:space="preserve"> or </w:t>
        </w:r>
        <w:r w:rsidRPr="00344700">
          <w:rPr>
            <w:i/>
            <w:lang w:val="en-US"/>
          </w:rPr>
          <w:t>material</w:t>
        </w:r>
        <w:r>
          <w:rPr>
            <w:lang w:val="en-US"/>
          </w:rPr>
          <w:t xml:space="preserve"> </w:t>
        </w:r>
        <w:r w:rsidRPr="00E32145">
          <w:rPr>
            <w:i/>
            <w:lang w:val="en-US"/>
          </w:rPr>
          <w:t>actual</w:t>
        </w:r>
        <w:r>
          <w:rPr>
            <w:lang w:val="en-US"/>
          </w:rPr>
          <w:t xml:space="preserve"> may reference an </w:t>
        </w:r>
        <w:r>
          <w:rPr>
            <w:i/>
            <w:lang w:val="en-US"/>
          </w:rPr>
          <w:t>equipment</w:t>
        </w:r>
        <w:r>
          <w:rPr>
            <w:lang w:val="en-US"/>
          </w:rPr>
          <w:t xml:space="preserve"> or </w:t>
        </w:r>
        <w:r>
          <w:rPr>
            <w:i/>
            <w:lang w:val="en-US"/>
          </w:rPr>
          <w:t>physical asset</w:t>
        </w:r>
        <w:r>
          <w:rPr>
            <w:lang w:val="en-US"/>
          </w:rPr>
          <w:t xml:space="preserve"> instead of an </w:t>
        </w:r>
        <w:r>
          <w:rPr>
            <w:i/>
            <w:lang w:val="en-US"/>
          </w:rPr>
          <w:t>operational location</w:t>
        </w:r>
        <w:r w:rsidRPr="00725A94">
          <w:rPr>
            <w:lang w:val="en-US"/>
          </w:rPr>
          <w:t xml:space="preserve"> as a container</w:t>
        </w:r>
        <w:r>
          <w:rPr>
            <w:lang w:val="en-US"/>
          </w:rPr>
          <w:t xml:space="preserve"> per clause 5.8.1 Containers</w:t>
        </w:r>
        <w:r w:rsidRPr="00725A94">
          <w:rPr>
            <w:lang w:val="en-US"/>
          </w:rPr>
          <w:t>.</w:t>
        </w:r>
      </w:ins>
    </w:p>
    <w:p w14:paraId="073937B2" w14:textId="552DA0A9" w:rsidR="004244D5" w:rsidRPr="00E32145" w:rsidRDefault="004244D5" w:rsidP="00600813">
      <w:pPr>
        <w:pStyle w:val="Heading3"/>
        <w:rPr>
          <w:ins w:id="2464" w:author="Charles Gifford" w:date="2017-03-17T19:50:00Z"/>
        </w:rPr>
      </w:pPr>
      <w:ins w:id="2465" w:author="Charles Gifford" w:date="2017-03-17T19:50:00Z">
        <w:r>
          <w:t>Operational l</w:t>
        </w:r>
        <w:r w:rsidRPr="00E32145">
          <w:t>ocation class</w:t>
        </w:r>
      </w:ins>
    </w:p>
    <w:p w14:paraId="391A5FB6" w14:textId="77777777" w:rsidR="004244D5" w:rsidRPr="00E32145" w:rsidRDefault="004244D5" w:rsidP="00600813">
      <w:pPr>
        <w:pStyle w:val="PARAGRAPH"/>
        <w:rPr>
          <w:ins w:id="2466" w:author="Charles Gifford" w:date="2017-03-17T19:50:00Z"/>
          <w:lang w:val="en-US"/>
        </w:rPr>
      </w:pPr>
      <w:ins w:id="2467" w:author="Charles Gifford" w:date="2017-03-17T19:50:00Z">
        <w:r w:rsidRPr="00E32145">
          <w:rPr>
            <w:lang w:val="en-US"/>
          </w:rPr>
          <w:t xml:space="preserve">A representation of a grouping of </w:t>
        </w:r>
        <w:r>
          <w:rPr>
            <w:i/>
            <w:lang w:val="en-US"/>
          </w:rPr>
          <w:t xml:space="preserve">operational </w:t>
        </w:r>
        <w:r w:rsidRPr="00E32145">
          <w:rPr>
            <w:i/>
            <w:lang w:val="en-US"/>
          </w:rPr>
          <w:t xml:space="preserve">locations </w:t>
        </w:r>
        <w:r w:rsidRPr="00E32145">
          <w:rPr>
            <w:lang w:val="en-US"/>
          </w:rPr>
          <w:t>with similar characteristics for a definite purpose such as manufacturing operations definition, scheduling, capability and performance shall be presented as a</w:t>
        </w:r>
        <w:r>
          <w:rPr>
            <w:lang w:val="en-US"/>
          </w:rPr>
          <w:t>n</w:t>
        </w:r>
        <w:r w:rsidRPr="00E32145">
          <w:rPr>
            <w:lang w:val="en-US"/>
          </w:rPr>
          <w:t xml:space="preserve"> </w:t>
        </w:r>
        <w:r>
          <w:rPr>
            <w:i/>
            <w:lang w:val="en-US"/>
          </w:rPr>
          <w:t xml:space="preserve">operational </w:t>
        </w:r>
        <w:r w:rsidRPr="00E32145">
          <w:rPr>
            <w:i/>
            <w:lang w:val="en-US"/>
          </w:rPr>
          <w:t>location class</w:t>
        </w:r>
        <w:r w:rsidRPr="00E32145">
          <w:rPr>
            <w:lang w:val="en-US"/>
          </w:rPr>
          <w:t xml:space="preserve">. Any </w:t>
        </w:r>
        <w:r>
          <w:rPr>
            <w:i/>
            <w:lang w:val="en-US"/>
          </w:rPr>
          <w:t xml:space="preserve">operational </w:t>
        </w:r>
        <w:r w:rsidRPr="00E32145">
          <w:rPr>
            <w:i/>
            <w:lang w:val="en-US"/>
          </w:rPr>
          <w:t xml:space="preserve">location </w:t>
        </w:r>
        <w:r w:rsidRPr="00E32145">
          <w:rPr>
            <w:lang w:val="en-US"/>
          </w:rPr>
          <w:t xml:space="preserve">may be a member of zero or more </w:t>
        </w:r>
        <w:r>
          <w:rPr>
            <w:i/>
            <w:lang w:val="en-US"/>
          </w:rPr>
          <w:t xml:space="preserve">operational </w:t>
        </w:r>
        <w:r w:rsidRPr="00E32145">
          <w:rPr>
            <w:i/>
            <w:lang w:val="en-US"/>
          </w:rPr>
          <w:t>location classes</w:t>
        </w:r>
        <w:r w:rsidRPr="00E32145">
          <w:rPr>
            <w:lang w:val="en-US"/>
          </w:rPr>
          <w:t xml:space="preserve">. </w:t>
        </w:r>
      </w:ins>
    </w:p>
    <w:p w14:paraId="43D69DDC" w14:textId="77777777" w:rsidR="004244D5" w:rsidRPr="00E32145" w:rsidRDefault="004244D5" w:rsidP="00600813">
      <w:pPr>
        <w:pStyle w:val="NOTE0"/>
        <w:rPr>
          <w:ins w:id="2468" w:author="Charles Gifford" w:date="2017-03-17T19:50:00Z"/>
          <w:lang w:val="en-US"/>
        </w:rPr>
      </w:pPr>
      <w:ins w:id="2469" w:author="Charles Gifford" w:date="2017-03-17T19:50:00Z">
        <w:r w:rsidRPr="00E32145">
          <w:rPr>
            <w:lang w:val="en-US"/>
          </w:rPr>
          <w:t>NOTE</w:t>
        </w:r>
        <w:r w:rsidRPr="00E32145">
          <w:rPr>
            <w:lang w:val="en-US"/>
          </w:rPr>
          <w:t> </w:t>
        </w:r>
        <w:r w:rsidRPr="00E32145">
          <w:rPr>
            <w:lang w:val="en-US"/>
          </w:rPr>
          <w:t xml:space="preserve">Examples of </w:t>
        </w:r>
        <w:r>
          <w:rPr>
            <w:i/>
            <w:lang w:val="en-US"/>
          </w:rPr>
          <w:t xml:space="preserve">operational </w:t>
        </w:r>
        <w:r w:rsidRPr="00E32145">
          <w:rPr>
            <w:i/>
            <w:lang w:val="en-US"/>
          </w:rPr>
          <w:t xml:space="preserve">location classes </w:t>
        </w:r>
        <w:r w:rsidRPr="00E32145">
          <w:rPr>
            <w:lang w:val="en-US"/>
          </w:rPr>
          <w:t xml:space="preserve">are bin, hatch and stockpile footprint. </w:t>
        </w:r>
      </w:ins>
    </w:p>
    <w:p w14:paraId="1B72EB79" w14:textId="5B9AD8F4" w:rsidR="004244D5" w:rsidRPr="00E32145" w:rsidRDefault="004244D5" w:rsidP="00600813">
      <w:pPr>
        <w:pStyle w:val="PARAGRAPH"/>
        <w:rPr>
          <w:ins w:id="2470" w:author="Charles Gifford" w:date="2017-03-17T19:50:00Z"/>
          <w:lang w:val="en-US"/>
        </w:rPr>
      </w:pPr>
      <w:ins w:id="2471" w:author="Charles Gifford" w:date="2017-03-17T19:50:00Z">
        <w:r w:rsidRPr="00E32145">
          <w:rPr>
            <w:lang w:val="en-US"/>
          </w:rPr>
          <w:t>A</w:t>
        </w:r>
        <w:r>
          <w:rPr>
            <w:lang w:val="en-US"/>
          </w:rPr>
          <w:t>n</w:t>
        </w:r>
        <w:r w:rsidRPr="00E32145">
          <w:rPr>
            <w:lang w:val="en-US"/>
          </w:rPr>
          <w:t xml:space="preserve"> </w:t>
        </w:r>
        <w:r w:rsidRPr="001D5614">
          <w:rPr>
            <w:i/>
            <w:lang w:val="en-US"/>
          </w:rPr>
          <w:t>operational location</w:t>
        </w:r>
      </w:ins>
      <w:ins w:id="2472" w:author="Charles Gifford" w:date="2017-03-18T19:50:00Z">
        <w:r w:rsidR="000933AD">
          <w:rPr>
            <w:i/>
            <w:lang w:val="en-US"/>
          </w:rPr>
          <w:t xml:space="preserve"> class</w:t>
        </w:r>
      </w:ins>
      <w:ins w:id="2473" w:author="Charles Gifford" w:date="2017-03-17T19:50:00Z">
        <w:r w:rsidRPr="00E32145">
          <w:rPr>
            <w:lang w:val="en-US"/>
          </w:rPr>
          <w:t xml:space="preserve"> may be defined as a specialization of zero or more </w:t>
        </w:r>
        <w:r w:rsidRPr="001D5614">
          <w:rPr>
            <w:i/>
            <w:lang w:val="en-US"/>
          </w:rPr>
          <w:t>operational location</w:t>
        </w:r>
        <w:r w:rsidR="000933AD" w:rsidRPr="000D1D32">
          <w:rPr>
            <w:i/>
            <w:lang w:val="en-US"/>
          </w:rPr>
          <w:t xml:space="preserve"> classes</w:t>
        </w:r>
        <w:r w:rsidRPr="00E32145">
          <w:rPr>
            <w:lang w:val="en-US"/>
          </w:rPr>
          <w:t>.  A</w:t>
        </w:r>
        <w:r>
          <w:rPr>
            <w:lang w:val="en-US"/>
          </w:rPr>
          <w:t>n</w:t>
        </w:r>
        <w:r w:rsidRPr="00E32145">
          <w:rPr>
            <w:lang w:val="en-US"/>
          </w:rPr>
          <w:t xml:space="preserve"> </w:t>
        </w:r>
        <w:r w:rsidRPr="001D5614">
          <w:rPr>
            <w:i/>
            <w:lang w:val="en-US"/>
          </w:rPr>
          <w:t xml:space="preserve">operational location class </w:t>
        </w:r>
        <w:r w:rsidRPr="00E32145">
          <w:rPr>
            <w:lang w:val="en-US"/>
          </w:rPr>
          <w:t xml:space="preserve">may be made up of zero or more </w:t>
        </w:r>
        <w:r w:rsidRPr="001D5614">
          <w:rPr>
            <w:i/>
            <w:lang w:val="en-US"/>
          </w:rPr>
          <w:t>operational location classes</w:t>
        </w:r>
        <w:r w:rsidRPr="00E32145">
          <w:rPr>
            <w:lang w:val="en-US"/>
          </w:rPr>
          <w:t>.</w:t>
        </w:r>
      </w:ins>
    </w:p>
    <w:p w14:paraId="22C03FAD" w14:textId="1FAA551B" w:rsidR="004244D5" w:rsidRDefault="00317241" w:rsidP="00600813">
      <w:pPr>
        <w:pStyle w:val="PARAGRAPH"/>
        <w:rPr>
          <w:ins w:id="2474" w:author="Charles Gifford" w:date="2017-03-18T13:40:00Z"/>
          <w:i/>
          <w:lang w:val="en-US"/>
        </w:rPr>
      </w:pPr>
      <w:ins w:id="2475" w:author="Charles Gifford" w:date="2017-03-22T13:22:00Z">
        <w:r>
          <w:rPr>
            <w:lang w:val="en-US"/>
          </w:rPr>
          <w:fldChar w:fldCharType="begin"/>
        </w:r>
        <w:r>
          <w:rPr>
            <w:lang w:val="en-US"/>
          </w:rPr>
          <w:instrText xml:space="preserve"> REF _Ref477952253 \h </w:instrText>
        </w:r>
      </w:ins>
      <w:r>
        <w:rPr>
          <w:lang w:val="en-US"/>
        </w:rPr>
      </w:r>
      <w:r>
        <w:rPr>
          <w:lang w:val="en-US"/>
        </w:rPr>
        <w:fldChar w:fldCharType="separate"/>
      </w:r>
      <w:ins w:id="2476" w:author="Charles Gifford" w:date="2017-03-22T13:22:00Z">
        <w:r>
          <w:t xml:space="preserve">Table </w:t>
        </w:r>
        <w:r>
          <w:rPr>
            <w:noProof/>
          </w:rPr>
          <w:t>18</w:t>
        </w:r>
        <w:r>
          <w:rPr>
            <w:lang w:val="en-US"/>
          </w:rPr>
          <w:fldChar w:fldCharType="end"/>
        </w:r>
      </w:ins>
      <w:ins w:id="2477" w:author="Charles Gifford" w:date="2017-03-22T13:21:00Z">
        <w:r>
          <w:rPr>
            <w:lang w:val="en-US"/>
          </w:rPr>
          <w:t xml:space="preserve"> </w:t>
        </w:r>
      </w:ins>
      <w:ins w:id="2478" w:author="Charles Gifford" w:date="2017-03-18T13:50:00Z">
        <w:r w:rsidR="005B34A3">
          <w:rPr>
            <w:lang w:val="en-US"/>
          </w:rPr>
          <w:t>lists</w:t>
        </w:r>
      </w:ins>
      <w:ins w:id="2479" w:author="Charles Gifford" w:date="2017-03-17T19:50:00Z">
        <w:r w:rsidR="004244D5" w:rsidRPr="00E32145">
          <w:rPr>
            <w:lang w:val="en-US"/>
          </w:rPr>
          <w:t xml:space="preserve"> the relationship</w:t>
        </w:r>
      </w:ins>
      <w:ins w:id="2480" w:author="Charles Gifford" w:date="2017-03-18T13:41:00Z">
        <w:r w:rsidR="00E20AEB">
          <w:rPr>
            <w:lang w:val="en-US"/>
          </w:rPr>
          <w:t xml:space="preserve"> roles</w:t>
        </w:r>
      </w:ins>
      <w:ins w:id="2481" w:author="Charles Gifford" w:date="2017-03-17T19:50:00Z">
        <w:r w:rsidR="004244D5" w:rsidRPr="00E32145">
          <w:rPr>
            <w:lang w:val="en-US"/>
          </w:rPr>
          <w:t xml:space="preserve"> of the </w:t>
        </w:r>
        <w:r w:rsidR="004244D5">
          <w:rPr>
            <w:i/>
            <w:lang w:val="en-US"/>
          </w:rPr>
          <w:t xml:space="preserve">operational </w:t>
        </w:r>
        <w:r w:rsidR="004244D5" w:rsidRPr="00E32145">
          <w:rPr>
            <w:i/>
            <w:lang w:val="en-US"/>
          </w:rPr>
          <w:t>location class</w:t>
        </w:r>
        <w:r w:rsidR="004244D5" w:rsidRPr="00E32145">
          <w:rPr>
            <w:lang w:val="en-US"/>
          </w:rPr>
          <w:t xml:space="preserve">. </w:t>
        </w:r>
      </w:ins>
      <w:ins w:id="2482" w:author="Charles Gifford" w:date="2017-03-22T13:22:00Z">
        <w:r>
          <w:rPr>
            <w:lang w:val="en-US"/>
          </w:rPr>
          <w:fldChar w:fldCharType="begin"/>
        </w:r>
        <w:r>
          <w:rPr>
            <w:lang w:val="en-US"/>
          </w:rPr>
          <w:instrText xml:space="preserve"> REF _Ref477952289 \h </w:instrText>
        </w:r>
      </w:ins>
      <w:r>
        <w:rPr>
          <w:lang w:val="en-US"/>
        </w:rPr>
      </w:r>
      <w:r>
        <w:rPr>
          <w:lang w:val="en-US"/>
        </w:rPr>
        <w:fldChar w:fldCharType="separate"/>
      </w:r>
      <w:ins w:id="2483" w:author="Charles Gifford" w:date="2017-03-22T13:22:00Z">
        <w:r>
          <w:t xml:space="preserve">Table </w:t>
        </w:r>
        <w:r>
          <w:rPr>
            <w:noProof/>
          </w:rPr>
          <w:t>19</w:t>
        </w:r>
        <w:r>
          <w:rPr>
            <w:lang w:val="en-US"/>
          </w:rPr>
          <w:fldChar w:fldCharType="end"/>
        </w:r>
        <w:r>
          <w:rPr>
            <w:lang w:val="en-US"/>
          </w:rPr>
          <w:t xml:space="preserve"> </w:t>
        </w:r>
      </w:ins>
      <w:ins w:id="2484" w:author="Charles Gifford" w:date="2017-03-18T13:41:00Z">
        <w:r w:rsidR="005B34A3">
          <w:rPr>
            <w:lang w:val="en-US"/>
          </w:rPr>
          <w:t>l</w:t>
        </w:r>
      </w:ins>
      <w:ins w:id="2485" w:author="Charles Gifford" w:date="2017-03-18T13:50:00Z">
        <w:r w:rsidR="005B34A3">
          <w:rPr>
            <w:lang w:val="en-US"/>
          </w:rPr>
          <w:t>ists</w:t>
        </w:r>
      </w:ins>
      <w:ins w:id="2486" w:author="Charles Gifford" w:date="2017-03-18T13:41:00Z">
        <w:r w:rsidR="00E20AEB">
          <w:rPr>
            <w:lang w:val="en-US"/>
          </w:rPr>
          <w:t xml:space="preserve"> </w:t>
        </w:r>
      </w:ins>
      <w:ins w:id="2487" w:author="Charles Gifford" w:date="2017-03-17T19:50:00Z">
        <w:r w:rsidR="004244D5" w:rsidRPr="00E32145">
          <w:rPr>
            <w:lang w:val="en-US"/>
          </w:rPr>
          <w:t xml:space="preserve">the attributes of the </w:t>
        </w:r>
        <w:r w:rsidR="004244D5">
          <w:rPr>
            <w:i/>
            <w:lang w:val="en-US"/>
          </w:rPr>
          <w:t xml:space="preserve">operational </w:t>
        </w:r>
        <w:r w:rsidR="004244D5" w:rsidRPr="00E32145">
          <w:rPr>
            <w:i/>
            <w:lang w:val="en-US"/>
          </w:rPr>
          <w:t>location class.</w:t>
        </w:r>
      </w:ins>
    </w:p>
    <w:p w14:paraId="01116074" w14:textId="7E6AF38B" w:rsidR="00E20AEB" w:rsidRPr="009432BC" w:rsidRDefault="00317241" w:rsidP="00E05180">
      <w:pPr>
        <w:pStyle w:val="TABLE-title"/>
        <w:rPr>
          <w:ins w:id="2488" w:author="Charles Gifford" w:date="2017-03-18T13:40:00Z"/>
        </w:rPr>
      </w:pPr>
      <w:bookmarkStart w:id="2489" w:name="_Ref477952253"/>
      <w:bookmarkStart w:id="2490" w:name="_Toc478492319"/>
      <w:ins w:id="2491" w:author="Charles Gifford" w:date="2017-03-22T13:21:00Z">
        <w:r>
          <w:t xml:space="preserve">Table </w:t>
        </w:r>
        <w:r>
          <w:fldChar w:fldCharType="begin"/>
        </w:r>
        <w:r>
          <w:instrText xml:space="preserve"> SEQ Table \* ARABIC </w:instrText>
        </w:r>
      </w:ins>
      <w:r>
        <w:fldChar w:fldCharType="separate"/>
      </w:r>
      <w:ins w:id="2492" w:author="Charles Gifford" w:date="2017-03-22T13:21:00Z">
        <w:r>
          <w:rPr>
            <w:noProof/>
          </w:rPr>
          <w:t>18</w:t>
        </w:r>
        <w:r>
          <w:fldChar w:fldCharType="end"/>
        </w:r>
        <w:bookmarkEnd w:id="2489"/>
        <w:r>
          <w:t xml:space="preserve"> </w:t>
        </w:r>
      </w:ins>
      <w:ins w:id="2493" w:author="Charles Gifford" w:date="2017-03-18T13:40:00Z">
        <w:r w:rsidR="00E20AEB" w:rsidRPr="0030452A">
          <w:t xml:space="preserve">– </w:t>
        </w:r>
      </w:ins>
      <w:ins w:id="2494" w:author="Charles Gifford" w:date="2017-03-18T13:42:00Z">
        <w:r w:rsidR="00E20AEB">
          <w:t xml:space="preserve">Operational location class </w:t>
        </w:r>
      </w:ins>
      <w:ins w:id="2495" w:author="Charles Gifford" w:date="2017-03-18T13:40:00Z">
        <w:r w:rsidR="00E20AEB" w:rsidRPr="0030452A">
          <w:t>relationship</w:t>
        </w:r>
        <w:r w:rsidR="00E20AEB">
          <w:t xml:space="preserve"> role</w:t>
        </w:r>
        <w:r w:rsidR="00E20AEB" w:rsidRPr="0030452A">
          <w:t>s</w:t>
        </w:r>
        <w:bookmarkEnd w:id="2490"/>
      </w:ins>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E20AEB" w:rsidRPr="009432BC" w14:paraId="4E02E668" w14:textId="77777777" w:rsidTr="00BB48ED">
        <w:trPr>
          <w:trHeight w:val="197"/>
          <w:tblHeader/>
          <w:ins w:id="2496" w:author="Charles Gifford" w:date="2017-03-18T13:40:00Z"/>
        </w:trPr>
        <w:tc>
          <w:tcPr>
            <w:tcW w:w="2155" w:type="dxa"/>
            <w:shd w:val="clear" w:color="auto" w:fill="auto"/>
          </w:tcPr>
          <w:p w14:paraId="12ADEB77" w14:textId="77777777" w:rsidR="00E20AEB" w:rsidRPr="009432BC" w:rsidRDefault="00E20AEB" w:rsidP="005B34A3">
            <w:pPr>
              <w:pStyle w:val="TABLE-col-heading"/>
              <w:rPr>
                <w:ins w:id="2497" w:author="Charles Gifford" w:date="2017-03-18T13:40:00Z"/>
              </w:rPr>
            </w:pPr>
            <w:bookmarkStart w:id="2498" w:name="_Hlk477628011"/>
            <w:ins w:id="2499" w:author="Charles Gifford" w:date="2017-03-18T13:40:00Z">
              <w:r w:rsidRPr="009432BC">
                <w:t>Related Object</w:t>
              </w:r>
            </w:ins>
          </w:p>
        </w:tc>
        <w:tc>
          <w:tcPr>
            <w:tcW w:w="2070" w:type="dxa"/>
            <w:shd w:val="clear" w:color="auto" w:fill="auto"/>
          </w:tcPr>
          <w:p w14:paraId="352F0199" w14:textId="77777777" w:rsidR="00E20AEB" w:rsidRPr="009432BC" w:rsidRDefault="00E20AEB" w:rsidP="005B34A3">
            <w:pPr>
              <w:pStyle w:val="TABLE-col-heading"/>
              <w:rPr>
                <w:ins w:id="2500" w:author="Charles Gifford" w:date="2017-03-18T13:40:00Z"/>
              </w:rPr>
            </w:pPr>
            <w:ins w:id="2501" w:author="Charles Gifford" w:date="2017-03-18T13:40:00Z">
              <w:r w:rsidRPr="009432BC">
                <w:t>Role</w:t>
              </w:r>
            </w:ins>
          </w:p>
        </w:tc>
        <w:tc>
          <w:tcPr>
            <w:tcW w:w="1080" w:type="dxa"/>
            <w:shd w:val="clear" w:color="auto" w:fill="auto"/>
          </w:tcPr>
          <w:p w14:paraId="675D0B3E" w14:textId="77777777" w:rsidR="00E20AEB" w:rsidRPr="009432BC" w:rsidRDefault="00E20AEB" w:rsidP="005B34A3">
            <w:pPr>
              <w:pStyle w:val="TABLE-col-heading"/>
              <w:rPr>
                <w:ins w:id="2502" w:author="Charles Gifford" w:date="2017-03-18T13:40:00Z"/>
              </w:rPr>
            </w:pPr>
            <w:ins w:id="2503" w:author="Charles Gifford" w:date="2017-03-18T13:40:00Z">
              <w:r w:rsidRPr="009432BC">
                <w:t>Multiplicity</w:t>
              </w:r>
            </w:ins>
          </w:p>
        </w:tc>
        <w:tc>
          <w:tcPr>
            <w:tcW w:w="3780" w:type="dxa"/>
            <w:shd w:val="clear" w:color="auto" w:fill="auto"/>
          </w:tcPr>
          <w:p w14:paraId="7785405B" w14:textId="77777777" w:rsidR="00E20AEB" w:rsidRPr="009432BC" w:rsidRDefault="00E20AEB" w:rsidP="005B34A3">
            <w:pPr>
              <w:pStyle w:val="TABLE-col-heading"/>
              <w:rPr>
                <w:ins w:id="2504" w:author="Charles Gifford" w:date="2017-03-18T13:40:00Z"/>
              </w:rPr>
            </w:pPr>
            <w:ins w:id="2505" w:author="Charles Gifford" w:date="2017-03-18T13:40:00Z">
              <w:r w:rsidRPr="009432BC">
                <w:t>Description</w:t>
              </w:r>
            </w:ins>
          </w:p>
        </w:tc>
      </w:tr>
      <w:tr w:rsidR="005B34A3" w:rsidRPr="009432BC" w14:paraId="16DF5F79" w14:textId="77777777" w:rsidTr="00BB48ED">
        <w:trPr>
          <w:trHeight w:val="332"/>
          <w:ins w:id="2506" w:author="Charles Gifford" w:date="2017-03-18T13:40:00Z"/>
        </w:trPr>
        <w:tc>
          <w:tcPr>
            <w:tcW w:w="2155" w:type="dxa"/>
            <w:shd w:val="clear" w:color="auto" w:fill="auto"/>
          </w:tcPr>
          <w:p w14:paraId="604E0DA7" w14:textId="060F0596" w:rsidR="005B34A3" w:rsidRPr="009432BC" w:rsidRDefault="005B34A3" w:rsidP="005B34A3">
            <w:pPr>
              <w:pStyle w:val="TABLE-cell"/>
              <w:rPr>
                <w:ins w:id="2507" w:author="Charles Gifford" w:date="2017-03-18T13:40:00Z"/>
              </w:rPr>
            </w:pPr>
            <w:ins w:id="2508" w:author="Charles Gifford" w:date="2017-03-18T13:44:00Z">
              <w:r>
                <w:rPr>
                  <w:lang w:val="en-US"/>
                </w:rPr>
                <w:t>Operational l</w:t>
              </w:r>
              <w:r w:rsidRPr="00E32145">
                <w:rPr>
                  <w:lang w:val="en-US"/>
                </w:rPr>
                <w:t>ocation class</w:t>
              </w:r>
            </w:ins>
          </w:p>
        </w:tc>
        <w:tc>
          <w:tcPr>
            <w:tcW w:w="2070" w:type="dxa"/>
            <w:shd w:val="clear" w:color="auto" w:fill="auto"/>
          </w:tcPr>
          <w:p w14:paraId="2D6EB2C2" w14:textId="43935CB9" w:rsidR="005B34A3" w:rsidRPr="009432BC" w:rsidRDefault="005B34A3" w:rsidP="005B34A3">
            <w:pPr>
              <w:pStyle w:val="TABLE-cell"/>
              <w:rPr>
                <w:ins w:id="2509" w:author="Charles Gifford" w:date="2017-03-18T13:40:00Z"/>
              </w:rPr>
            </w:pPr>
            <w:ins w:id="2510" w:author="Charles Gifford" w:date="2017-03-18T13:44:00Z">
              <w:r>
                <w:rPr>
                  <w:lang w:val="en-US"/>
                </w:rPr>
                <w:t>Operational l</w:t>
              </w:r>
              <w:r w:rsidRPr="00E32145">
                <w:rPr>
                  <w:lang w:val="en-US"/>
                </w:rPr>
                <w:t>ocation superclass</w:t>
              </w:r>
            </w:ins>
          </w:p>
        </w:tc>
        <w:tc>
          <w:tcPr>
            <w:tcW w:w="1080" w:type="dxa"/>
            <w:shd w:val="clear" w:color="auto" w:fill="auto"/>
          </w:tcPr>
          <w:p w14:paraId="0ACC9652" w14:textId="46DDE34C" w:rsidR="005B34A3" w:rsidRPr="009432BC" w:rsidRDefault="00A729EC" w:rsidP="005B34A3">
            <w:pPr>
              <w:pStyle w:val="TABLE-cell"/>
              <w:rPr>
                <w:ins w:id="2511" w:author="Charles Gifford" w:date="2017-03-18T13:40:00Z"/>
              </w:rPr>
            </w:pPr>
            <w:ins w:id="2512" w:author="Charles Gifford" w:date="2017-03-18T13:44:00Z">
              <w:r>
                <w:rPr>
                  <w:lang w:val="en-US"/>
                </w:rPr>
                <w:t>0..*</w:t>
              </w:r>
            </w:ins>
          </w:p>
        </w:tc>
        <w:tc>
          <w:tcPr>
            <w:tcW w:w="3780" w:type="dxa"/>
            <w:shd w:val="clear" w:color="auto" w:fill="auto"/>
          </w:tcPr>
          <w:p w14:paraId="65AF7318" w14:textId="0178270A" w:rsidR="005B34A3" w:rsidRPr="009432BC" w:rsidRDefault="005B34A3" w:rsidP="005B34A3">
            <w:pPr>
              <w:pStyle w:val="TABLE-cell"/>
              <w:rPr>
                <w:ins w:id="2513" w:author="Charles Gifford" w:date="2017-03-18T13:40:00Z"/>
              </w:rPr>
            </w:pPr>
            <w:ins w:id="2514" w:author="Charles Gifford" w:date="2017-03-18T13:44:00Z">
              <w:r w:rsidRPr="00E32145">
                <w:rPr>
                  <w:lang w:val="en-US"/>
                </w:rPr>
                <w:t xml:space="preserve">The </w:t>
              </w:r>
              <w:r w:rsidRPr="00401182">
                <w:rPr>
                  <w:i/>
                  <w:lang w:val="en-US"/>
                </w:rPr>
                <w:t>operation</w:t>
              </w:r>
              <w:r>
                <w:rPr>
                  <w:i/>
                  <w:lang w:val="en-US"/>
                </w:rPr>
                <w:t>a</w:t>
              </w:r>
              <w:r w:rsidRPr="00401182">
                <w:rPr>
                  <w:i/>
                  <w:lang w:val="en-US"/>
                </w:rPr>
                <w:t>l</w:t>
              </w:r>
              <w:r>
                <w:rPr>
                  <w:lang w:val="en-US"/>
                </w:rPr>
                <w:t xml:space="preserve"> </w:t>
              </w:r>
              <w:r w:rsidRPr="00E32145">
                <w:rPr>
                  <w:i/>
                  <w:lang w:val="en-US"/>
                </w:rPr>
                <w:t>location classes</w:t>
              </w:r>
              <w:r w:rsidRPr="00E32145">
                <w:rPr>
                  <w:lang w:val="en-US"/>
                </w:rPr>
                <w:t xml:space="preserve"> of which this </w:t>
              </w:r>
              <w:r>
                <w:rPr>
                  <w:i/>
                  <w:lang w:val="en-US"/>
                </w:rPr>
                <w:t xml:space="preserve">operational </w:t>
              </w:r>
              <w:r w:rsidRPr="00E32145">
                <w:rPr>
                  <w:i/>
                  <w:lang w:val="en-US"/>
                </w:rPr>
                <w:t>location class</w:t>
              </w:r>
              <w:r w:rsidRPr="00E32145">
                <w:rPr>
                  <w:lang w:val="en-US"/>
                </w:rPr>
                <w:t xml:space="preserve"> is a specialization</w:t>
              </w:r>
              <w:r w:rsidRPr="00E32145">
                <w:rPr>
                  <w:i/>
                  <w:lang w:val="en-US"/>
                </w:rPr>
                <w:t>.</w:t>
              </w:r>
            </w:ins>
          </w:p>
        </w:tc>
      </w:tr>
      <w:tr w:rsidR="005B34A3" w:rsidRPr="009432BC" w14:paraId="009B810E" w14:textId="77777777" w:rsidTr="00BB48ED">
        <w:trPr>
          <w:trHeight w:val="494"/>
          <w:ins w:id="2515" w:author="Charles Gifford" w:date="2017-03-18T13:40:00Z"/>
        </w:trPr>
        <w:tc>
          <w:tcPr>
            <w:tcW w:w="2155" w:type="dxa"/>
            <w:shd w:val="clear" w:color="auto" w:fill="auto"/>
          </w:tcPr>
          <w:p w14:paraId="125E732F" w14:textId="755B5219" w:rsidR="005B34A3" w:rsidRPr="009432BC" w:rsidRDefault="005B34A3" w:rsidP="005B34A3">
            <w:pPr>
              <w:pStyle w:val="TABLE-cell"/>
              <w:rPr>
                <w:ins w:id="2516" w:author="Charles Gifford" w:date="2017-03-18T13:40:00Z"/>
              </w:rPr>
            </w:pPr>
            <w:ins w:id="2517" w:author="Charles Gifford" w:date="2017-03-18T13:44:00Z">
              <w:r>
                <w:rPr>
                  <w:lang w:val="en-US"/>
                </w:rPr>
                <w:t>Operational l</w:t>
              </w:r>
              <w:r w:rsidRPr="00E32145">
                <w:rPr>
                  <w:lang w:val="en-US"/>
                </w:rPr>
                <w:t>ocation class</w:t>
              </w:r>
            </w:ins>
          </w:p>
        </w:tc>
        <w:tc>
          <w:tcPr>
            <w:tcW w:w="2070" w:type="dxa"/>
            <w:shd w:val="clear" w:color="auto" w:fill="auto"/>
          </w:tcPr>
          <w:p w14:paraId="4C759DD4" w14:textId="279FAB7B" w:rsidR="005B34A3" w:rsidRPr="009432BC" w:rsidRDefault="005B34A3" w:rsidP="005B34A3">
            <w:pPr>
              <w:pStyle w:val="TABLE-cell"/>
              <w:rPr>
                <w:ins w:id="2518" w:author="Charles Gifford" w:date="2017-03-18T13:40:00Z"/>
              </w:rPr>
            </w:pPr>
            <w:ins w:id="2519" w:author="Charles Gifford" w:date="2017-03-18T13:44:00Z">
              <w:r>
                <w:rPr>
                  <w:lang w:val="en-US"/>
                </w:rPr>
                <w:t>Contained</w:t>
              </w:r>
              <w:r w:rsidRPr="00E32145">
                <w:rPr>
                  <w:lang w:val="en-US"/>
                </w:rPr>
                <w:t xml:space="preserve"> </w:t>
              </w:r>
              <w:r>
                <w:rPr>
                  <w:lang w:val="en-US"/>
                </w:rPr>
                <w:t xml:space="preserve">operational </w:t>
              </w:r>
              <w:r w:rsidRPr="00E32145">
                <w:rPr>
                  <w:lang w:val="en-US"/>
                </w:rPr>
                <w:t>location class</w:t>
              </w:r>
            </w:ins>
          </w:p>
        </w:tc>
        <w:tc>
          <w:tcPr>
            <w:tcW w:w="1080" w:type="dxa"/>
            <w:shd w:val="clear" w:color="auto" w:fill="auto"/>
          </w:tcPr>
          <w:p w14:paraId="573499FE" w14:textId="14D14041" w:rsidR="005B34A3" w:rsidRPr="009432BC" w:rsidRDefault="00A729EC" w:rsidP="005B34A3">
            <w:pPr>
              <w:pStyle w:val="TABLE-cell"/>
              <w:rPr>
                <w:ins w:id="2520" w:author="Charles Gifford" w:date="2017-03-18T13:40:00Z"/>
              </w:rPr>
            </w:pPr>
            <w:ins w:id="2521" w:author="Charles Gifford" w:date="2017-03-18T13:44:00Z">
              <w:r>
                <w:rPr>
                  <w:lang w:val="en-US"/>
                </w:rPr>
                <w:t>0..*</w:t>
              </w:r>
            </w:ins>
          </w:p>
        </w:tc>
        <w:tc>
          <w:tcPr>
            <w:tcW w:w="3780" w:type="dxa"/>
            <w:shd w:val="clear" w:color="auto" w:fill="auto"/>
          </w:tcPr>
          <w:p w14:paraId="18048629" w14:textId="7F6EAF88" w:rsidR="005B34A3" w:rsidRPr="009432BC" w:rsidRDefault="005B34A3" w:rsidP="005B34A3">
            <w:pPr>
              <w:pStyle w:val="TABLE-cell"/>
              <w:rPr>
                <w:ins w:id="2522" w:author="Charles Gifford" w:date="2017-03-18T13:40:00Z"/>
              </w:rPr>
            </w:pPr>
            <w:ins w:id="2523" w:author="Charles Gifford" w:date="2017-03-18T13:44:00Z">
              <w:r w:rsidRPr="00E32145">
                <w:rPr>
                  <w:lang w:val="en-US"/>
                </w:rPr>
                <w:t xml:space="preserve">The child </w:t>
              </w:r>
              <w:r>
                <w:rPr>
                  <w:i/>
                  <w:lang w:val="en-US"/>
                </w:rPr>
                <w:t xml:space="preserve">operational </w:t>
              </w:r>
              <w:r w:rsidRPr="00E32145">
                <w:rPr>
                  <w:i/>
                  <w:lang w:val="en-US"/>
                </w:rPr>
                <w:t>location classes</w:t>
              </w:r>
              <w:r w:rsidRPr="00E32145">
                <w:rPr>
                  <w:lang w:val="en-US"/>
                </w:rPr>
                <w:t xml:space="preserve"> contained within this </w:t>
              </w:r>
              <w:r>
                <w:rPr>
                  <w:i/>
                  <w:lang w:val="en-US"/>
                </w:rPr>
                <w:t xml:space="preserve">operational </w:t>
              </w:r>
              <w:r w:rsidRPr="00E32145">
                <w:rPr>
                  <w:i/>
                  <w:lang w:val="en-US"/>
                </w:rPr>
                <w:t>location class</w:t>
              </w:r>
              <w:r w:rsidRPr="00E32145">
                <w:rPr>
                  <w:lang w:val="en-US"/>
                </w:rPr>
                <w:t>.</w:t>
              </w:r>
            </w:ins>
          </w:p>
        </w:tc>
      </w:tr>
      <w:tr w:rsidR="005B34A3" w:rsidRPr="009432BC" w14:paraId="6B4FD9DE" w14:textId="77777777" w:rsidTr="00BB48ED">
        <w:trPr>
          <w:trHeight w:val="440"/>
          <w:ins w:id="2524" w:author="Charles Gifford" w:date="2017-03-18T13:40:00Z"/>
        </w:trPr>
        <w:tc>
          <w:tcPr>
            <w:tcW w:w="2155" w:type="dxa"/>
            <w:shd w:val="clear" w:color="auto" w:fill="auto"/>
          </w:tcPr>
          <w:p w14:paraId="68B2A55D" w14:textId="5E475327" w:rsidR="005B34A3" w:rsidRPr="009432BC" w:rsidRDefault="005B34A3" w:rsidP="005B34A3">
            <w:pPr>
              <w:pStyle w:val="TABLE-cell"/>
              <w:rPr>
                <w:ins w:id="2525" w:author="Charles Gifford" w:date="2017-03-18T13:40:00Z"/>
              </w:rPr>
            </w:pPr>
            <w:ins w:id="2526" w:author="Charles Gifford" w:date="2017-03-18T13:44:00Z">
              <w:r>
                <w:rPr>
                  <w:lang w:val="en-US"/>
                </w:rPr>
                <w:t>Operational l</w:t>
              </w:r>
              <w:r w:rsidRPr="00E32145">
                <w:rPr>
                  <w:lang w:val="en-US"/>
                </w:rPr>
                <w:t>ocation class property</w:t>
              </w:r>
            </w:ins>
          </w:p>
        </w:tc>
        <w:tc>
          <w:tcPr>
            <w:tcW w:w="2070" w:type="dxa"/>
            <w:shd w:val="clear" w:color="auto" w:fill="auto"/>
          </w:tcPr>
          <w:p w14:paraId="287ED23B" w14:textId="52659514" w:rsidR="005B34A3" w:rsidRPr="009432BC" w:rsidRDefault="005B34A3" w:rsidP="005B34A3">
            <w:pPr>
              <w:pStyle w:val="TABLE-cell"/>
              <w:rPr>
                <w:ins w:id="2527" w:author="Charles Gifford" w:date="2017-03-18T13:40:00Z"/>
              </w:rPr>
            </w:pPr>
            <w:ins w:id="2528" w:author="Charles Gifford" w:date="2017-03-18T13:44:00Z">
              <w:r>
                <w:rPr>
                  <w:lang w:val="en-US"/>
                </w:rPr>
                <w:t>Operational l</w:t>
              </w:r>
              <w:r w:rsidRPr="00E32145">
                <w:rPr>
                  <w:lang w:val="en-US"/>
                </w:rPr>
                <w:t>ocation class property</w:t>
              </w:r>
            </w:ins>
          </w:p>
        </w:tc>
        <w:tc>
          <w:tcPr>
            <w:tcW w:w="1080" w:type="dxa"/>
            <w:shd w:val="clear" w:color="auto" w:fill="auto"/>
          </w:tcPr>
          <w:p w14:paraId="2453E086" w14:textId="23376F34" w:rsidR="005B34A3" w:rsidRPr="009432BC" w:rsidRDefault="005B34A3" w:rsidP="005B34A3">
            <w:pPr>
              <w:pStyle w:val="TABLE-cell"/>
              <w:rPr>
                <w:ins w:id="2529" w:author="Charles Gifford" w:date="2017-03-18T13:40:00Z"/>
              </w:rPr>
            </w:pPr>
            <w:ins w:id="2530" w:author="Charles Gifford" w:date="2017-03-18T13:44:00Z">
              <w:r w:rsidRPr="00E32145">
                <w:rPr>
                  <w:lang w:val="en-US"/>
                </w:rPr>
                <w:t>0..</w:t>
              </w:r>
              <w:r w:rsidR="00A729EC">
                <w:rPr>
                  <w:lang w:val="en-US"/>
                </w:rPr>
                <w:t>*</w:t>
              </w:r>
            </w:ins>
          </w:p>
        </w:tc>
        <w:tc>
          <w:tcPr>
            <w:tcW w:w="3780" w:type="dxa"/>
            <w:shd w:val="clear" w:color="auto" w:fill="auto"/>
          </w:tcPr>
          <w:p w14:paraId="40D94C45" w14:textId="42A9D136" w:rsidR="005B34A3" w:rsidRPr="009432BC" w:rsidRDefault="005B34A3" w:rsidP="005B34A3">
            <w:pPr>
              <w:pStyle w:val="TABLE-cell"/>
              <w:rPr>
                <w:ins w:id="2531" w:author="Charles Gifford" w:date="2017-03-18T13:40:00Z"/>
              </w:rPr>
            </w:pPr>
            <w:ins w:id="2532" w:author="Charles Gifford" w:date="2017-03-18T13:44:00Z">
              <w:r w:rsidRPr="00E32145">
                <w:rPr>
                  <w:lang w:val="en-US"/>
                </w:rPr>
                <w:t xml:space="preserve">The </w:t>
              </w:r>
              <w:r>
                <w:rPr>
                  <w:i/>
                  <w:lang w:val="en-US"/>
                </w:rPr>
                <w:t xml:space="preserve">operational </w:t>
              </w:r>
              <w:r w:rsidRPr="00E32145">
                <w:rPr>
                  <w:i/>
                  <w:lang w:val="en-US"/>
                </w:rPr>
                <w:t>location class</w:t>
              </w:r>
              <w:r w:rsidRPr="00E32145">
                <w:rPr>
                  <w:lang w:val="en-US"/>
                </w:rPr>
                <w:t xml:space="preserve"> </w:t>
              </w:r>
              <w:r w:rsidRPr="00E32145">
                <w:rPr>
                  <w:i/>
                  <w:lang w:val="en-US"/>
                </w:rPr>
                <w:t>properties</w:t>
              </w:r>
              <w:r w:rsidRPr="00E32145">
                <w:rPr>
                  <w:lang w:val="en-US"/>
                </w:rPr>
                <w:t xml:space="preserve"> of this </w:t>
              </w:r>
              <w:r>
                <w:rPr>
                  <w:i/>
                  <w:lang w:val="en-US"/>
                </w:rPr>
                <w:t xml:space="preserve">operational </w:t>
              </w:r>
              <w:r w:rsidRPr="00E32145">
                <w:rPr>
                  <w:i/>
                  <w:lang w:val="en-US"/>
                </w:rPr>
                <w:t>location class</w:t>
              </w:r>
              <w:r w:rsidRPr="00E32145">
                <w:rPr>
                  <w:lang w:val="en-US"/>
                </w:rPr>
                <w:t>.</w:t>
              </w:r>
            </w:ins>
          </w:p>
        </w:tc>
      </w:tr>
    </w:tbl>
    <w:p w14:paraId="4F167136" w14:textId="4240A621" w:rsidR="004244D5" w:rsidRPr="00E32145" w:rsidRDefault="00317241" w:rsidP="00E05180">
      <w:pPr>
        <w:pStyle w:val="TABLE-title"/>
        <w:rPr>
          <w:ins w:id="2533" w:author="Charles Gifford" w:date="2017-03-17T19:50:00Z"/>
          <w:lang w:val="en-US"/>
        </w:rPr>
      </w:pPr>
      <w:bookmarkStart w:id="2534" w:name="_Ref477952289"/>
      <w:bookmarkStart w:id="2535" w:name="_Toc478492320"/>
      <w:bookmarkEnd w:id="2498"/>
      <w:ins w:id="2536" w:author="Charles Gifford" w:date="2017-03-22T13:22:00Z">
        <w:r>
          <w:t xml:space="preserve">Table </w:t>
        </w:r>
        <w:r>
          <w:fldChar w:fldCharType="begin"/>
        </w:r>
        <w:r>
          <w:instrText xml:space="preserve"> SEQ Table \* ARABIC </w:instrText>
        </w:r>
      </w:ins>
      <w:r>
        <w:fldChar w:fldCharType="separate"/>
      </w:r>
      <w:ins w:id="2537" w:author="Charles Gifford" w:date="2017-03-22T13:22:00Z">
        <w:r>
          <w:rPr>
            <w:noProof/>
          </w:rPr>
          <w:t>19</w:t>
        </w:r>
        <w:r>
          <w:fldChar w:fldCharType="end"/>
        </w:r>
        <w:bookmarkEnd w:id="2534"/>
        <w:r>
          <w:rPr>
            <w:lang w:val="en-US"/>
          </w:rPr>
          <w:t xml:space="preserve"> </w:t>
        </w:r>
      </w:ins>
      <w:ins w:id="2538" w:author="Charles Gifford" w:date="2017-03-17T19:50:00Z">
        <w:r w:rsidR="004244D5" w:rsidRPr="00E32145">
          <w:rPr>
            <w:lang w:val="en-US"/>
          </w:rPr>
          <w:t xml:space="preserve">– </w:t>
        </w:r>
        <w:r w:rsidR="004244D5">
          <w:rPr>
            <w:lang w:val="en-US"/>
          </w:rPr>
          <w:t>Operational l</w:t>
        </w:r>
        <w:r w:rsidR="004244D5" w:rsidRPr="00E32145">
          <w:rPr>
            <w:lang w:val="en-US"/>
          </w:rPr>
          <w:t>ocation class attributes</w:t>
        </w:r>
        <w:bookmarkEnd w:id="2535"/>
      </w:ins>
    </w:p>
    <w:tbl>
      <w:tblPr>
        <w:tblW w:w="90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370"/>
        <w:gridCol w:w="1324"/>
        <w:gridCol w:w="1085"/>
        <w:gridCol w:w="1157"/>
      </w:tblGrid>
      <w:tr w:rsidR="004244D5" w:rsidRPr="00E32145" w14:paraId="1F07A052" w14:textId="77777777" w:rsidTr="00BB48ED">
        <w:trPr>
          <w:tblHeader/>
          <w:jc w:val="center"/>
          <w:ins w:id="2539" w:author="Charles Gifford" w:date="2017-03-17T19:50:00Z"/>
        </w:trPr>
        <w:tc>
          <w:tcPr>
            <w:tcW w:w="1269" w:type="dxa"/>
          </w:tcPr>
          <w:p w14:paraId="2B021516" w14:textId="77777777" w:rsidR="004244D5" w:rsidRPr="00E32145" w:rsidRDefault="004244D5" w:rsidP="00BB48ED">
            <w:pPr>
              <w:pStyle w:val="TABLE-col-heading"/>
              <w:rPr>
                <w:ins w:id="2540" w:author="Charles Gifford" w:date="2017-03-17T19:50:00Z"/>
                <w:lang w:val="en-US"/>
              </w:rPr>
            </w:pPr>
            <w:ins w:id="2541" w:author="Charles Gifford" w:date="2017-03-17T19:50:00Z">
              <w:r w:rsidRPr="00E32145">
                <w:rPr>
                  <w:lang w:val="en-US"/>
                </w:rPr>
                <w:t>Attribute Name</w:t>
              </w:r>
            </w:ins>
          </w:p>
        </w:tc>
        <w:tc>
          <w:tcPr>
            <w:tcW w:w="2880" w:type="dxa"/>
          </w:tcPr>
          <w:p w14:paraId="09EFB91F" w14:textId="77777777" w:rsidR="004244D5" w:rsidRPr="00E32145" w:rsidRDefault="004244D5" w:rsidP="00BB48ED">
            <w:pPr>
              <w:pStyle w:val="TABLE-col-heading"/>
              <w:rPr>
                <w:ins w:id="2542" w:author="Charles Gifford" w:date="2017-03-17T19:50:00Z"/>
                <w:lang w:val="en-US"/>
              </w:rPr>
            </w:pPr>
            <w:ins w:id="2543" w:author="Charles Gifford" w:date="2017-03-17T19:50:00Z">
              <w:r w:rsidRPr="00E32145">
                <w:rPr>
                  <w:lang w:val="en-US"/>
                </w:rPr>
                <w:t>Description</w:t>
              </w:r>
            </w:ins>
          </w:p>
        </w:tc>
        <w:tc>
          <w:tcPr>
            <w:tcW w:w="1370" w:type="dxa"/>
          </w:tcPr>
          <w:p w14:paraId="4C9DA2B8" w14:textId="77777777" w:rsidR="004244D5" w:rsidRPr="00E32145" w:rsidRDefault="004244D5" w:rsidP="00BB48ED">
            <w:pPr>
              <w:pStyle w:val="TABLE-col-heading"/>
              <w:rPr>
                <w:ins w:id="2544" w:author="Charles Gifford" w:date="2017-03-17T19:50:00Z"/>
                <w:lang w:val="en-US"/>
              </w:rPr>
            </w:pPr>
            <w:ins w:id="2545" w:author="Charles Gifford" w:date="2017-03-17T19:50:00Z">
              <w:r w:rsidRPr="00E32145">
                <w:rPr>
                  <w:lang w:val="en-US"/>
                </w:rPr>
                <w:t>Production examples</w:t>
              </w:r>
            </w:ins>
          </w:p>
        </w:tc>
        <w:tc>
          <w:tcPr>
            <w:tcW w:w="1324" w:type="dxa"/>
          </w:tcPr>
          <w:p w14:paraId="5678391F" w14:textId="77777777" w:rsidR="004244D5" w:rsidRPr="00E32145" w:rsidRDefault="004244D5" w:rsidP="00BB48ED">
            <w:pPr>
              <w:pStyle w:val="TABLE-col-heading"/>
              <w:rPr>
                <w:ins w:id="2546" w:author="Charles Gifford" w:date="2017-03-17T19:50:00Z"/>
                <w:lang w:val="en-US"/>
              </w:rPr>
            </w:pPr>
            <w:ins w:id="2547" w:author="Charles Gifford" w:date="2017-03-17T19:50:00Z">
              <w:r w:rsidRPr="00E32145">
                <w:rPr>
                  <w:lang w:val="en-US"/>
                </w:rPr>
                <w:t>Maintenance examples</w:t>
              </w:r>
            </w:ins>
          </w:p>
        </w:tc>
        <w:tc>
          <w:tcPr>
            <w:tcW w:w="1085" w:type="dxa"/>
          </w:tcPr>
          <w:p w14:paraId="5D3430A7" w14:textId="77777777" w:rsidR="004244D5" w:rsidRPr="00E32145" w:rsidRDefault="004244D5" w:rsidP="00BB48ED">
            <w:pPr>
              <w:pStyle w:val="TABLE-col-heading"/>
              <w:rPr>
                <w:ins w:id="2548" w:author="Charles Gifford" w:date="2017-03-17T19:50:00Z"/>
                <w:lang w:val="en-US"/>
              </w:rPr>
            </w:pPr>
            <w:ins w:id="2549" w:author="Charles Gifford" w:date="2017-03-17T19:50:00Z">
              <w:r w:rsidRPr="00E32145">
                <w:rPr>
                  <w:lang w:val="en-US"/>
                </w:rPr>
                <w:t>Quality examples</w:t>
              </w:r>
            </w:ins>
          </w:p>
        </w:tc>
        <w:tc>
          <w:tcPr>
            <w:tcW w:w="1157" w:type="dxa"/>
          </w:tcPr>
          <w:p w14:paraId="363B6111" w14:textId="77777777" w:rsidR="004244D5" w:rsidRPr="00E32145" w:rsidRDefault="004244D5" w:rsidP="00BB48ED">
            <w:pPr>
              <w:pStyle w:val="TABLE-col-heading"/>
              <w:rPr>
                <w:ins w:id="2550" w:author="Charles Gifford" w:date="2017-03-17T19:50:00Z"/>
                <w:lang w:val="en-US"/>
              </w:rPr>
            </w:pPr>
            <w:ins w:id="2551" w:author="Charles Gifford" w:date="2017-03-17T19:50:00Z">
              <w:r w:rsidRPr="00E32145">
                <w:rPr>
                  <w:lang w:val="en-US"/>
                </w:rPr>
                <w:t>Inventory examples</w:t>
              </w:r>
            </w:ins>
          </w:p>
        </w:tc>
      </w:tr>
      <w:tr w:rsidR="004244D5" w:rsidRPr="00E32145" w14:paraId="2FF787CD" w14:textId="77777777" w:rsidTr="00BB48ED">
        <w:trPr>
          <w:cantSplit/>
          <w:jc w:val="center"/>
          <w:ins w:id="2552" w:author="Charles Gifford" w:date="2017-03-17T19:50:00Z"/>
        </w:trPr>
        <w:tc>
          <w:tcPr>
            <w:tcW w:w="1269" w:type="dxa"/>
          </w:tcPr>
          <w:p w14:paraId="029E26C9" w14:textId="77777777" w:rsidR="004244D5" w:rsidRPr="00E32145" w:rsidRDefault="004244D5" w:rsidP="00600813">
            <w:pPr>
              <w:pStyle w:val="TABLE-cell"/>
              <w:rPr>
                <w:ins w:id="2553" w:author="Charles Gifford" w:date="2017-03-17T19:50:00Z"/>
                <w:lang w:val="en-US"/>
              </w:rPr>
            </w:pPr>
            <w:ins w:id="2554" w:author="Charles Gifford" w:date="2017-03-17T19:50:00Z">
              <w:r w:rsidRPr="00E32145">
                <w:rPr>
                  <w:lang w:val="en-US"/>
                </w:rPr>
                <w:t>ID</w:t>
              </w:r>
            </w:ins>
          </w:p>
        </w:tc>
        <w:tc>
          <w:tcPr>
            <w:tcW w:w="2880" w:type="dxa"/>
          </w:tcPr>
          <w:p w14:paraId="08429AF4" w14:textId="77777777" w:rsidR="004244D5" w:rsidRPr="00E32145" w:rsidRDefault="004244D5" w:rsidP="00600813">
            <w:pPr>
              <w:pStyle w:val="TABLE-cell"/>
              <w:rPr>
                <w:ins w:id="2555" w:author="Charles Gifford" w:date="2017-03-17T19:50:00Z"/>
                <w:lang w:val="en-US"/>
              </w:rPr>
            </w:pPr>
            <w:ins w:id="2556" w:author="Charles Gifford" w:date="2017-03-17T19:50:00Z">
              <w:r w:rsidRPr="00E32145">
                <w:rPr>
                  <w:lang w:val="en-US"/>
                </w:rPr>
                <w:t xml:space="preserve">A unique identification of a specific </w:t>
              </w:r>
              <w:r w:rsidRPr="00E32145">
                <w:rPr>
                  <w:i/>
                  <w:lang w:val="en-US"/>
                </w:rPr>
                <w:t>location class</w:t>
              </w:r>
              <w:r w:rsidRPr="00E32145">
                <w:rPr>
                  <w:lang w:val="en-US"/>
                </w:rPr>
                <w:t xml:space="preserve">, within the </w:t>
              </w:r>
              <w:r w:rsidRPr="00E32145">
                <w:rPr>
                  <w:i/>
                  <w:lang w:val="en-US"/>
                </w:rPr>
                <w:t>hierarchy scope</w:t>
              </w:r>
              <w:r w:rsidRPr="00E32145">
                <w:rPr>
                  <w:lang w:val="en-US"/>
                </w:rPr>
                <w:t xml:space="preserve"> of the </w:t>
              </w:r>
              <w:r>
                <w:rPr>
                  <w:i/>
                  <w:lang w:val="en-US"/>
                </w:rPr>
                <w:t xml:space="preserve">operational </w:t>
              </w:r>
              <w:r w:rsidRPr="00E32145">
                <w:rPr>
                  <w:i/>
                  <w:lang w:val="en-US"/>
                </w:rPr>
                <w:t>location class</w:t>
              </w:r>
              <w:r w:rsidRPr="00E32145">
                <w:rPr>
                  <w:lang w:val="en-US"/>
                </w:rPr>
                <w:t>.</w:t>
              </w:r>
            </w:ins>
          </w:p>
        </w:tc>
        <w:tc>
          <w:tcPr>
            <w:tcW w:w="1370" w:type="dxa"/>
          </w:tcPr>
          <w:p w14:paraId="7E3F4361" w14:textId="77777777" w:rsidR="004244D5" w:rsidRPr="00E32145" w:rsidRDefault="004244D5" w:rsidP="00600813">
            <w:pPr>
              <w:pStyle w:val="TABLE-cell"/>
              <w:rPr>
                <w:ins w:id="2557" w:author="Charles Gifford" w:date="2017-03-17T19:50:00Z"/>
                <w:lang w:val="en-US"/>
              </w:rPr>
            </w:pPr>
            <w:ins w:id="2558" w:author="Charles Gifford" w:date="2017-03-17T19:50:00Z">
              <w:r w:rsidRPr="00E32145">
                <w:rPr>
                  <w:lang w:val="en-US"/>
                </w:rPr>
                <w:t>SST</w:t>
              </w:r>
            </w:ins>
          </w:p>
        </w:tc>
        <w:tc>
          <w:tcPr>
            <w:tcW w:w="1324" w:type="dxa"/>
          </w:tcPr>
          <w:p w14:paraId="5C08CEAC" w14:textId="77777777" w:rsidR="004244D5" w:rsidRPr="00E32145" w:rsidRDefault="004244D5" w:rsidP="00600813">
            <w:pPr>
              <w:pStyle w:val="TABLE-cell"/>
              <w:rPr>
                <w:ins w:id="2559" w:author="Charles Gifford" w:date="2017-03-17T19:50:00Z"/>
                <w:lang w:val="en-US"/>
              </w:rPr>
            </w:pPr>
            <w:ins w:id="2560" w:author="Charles Gifford" w:date="2017-03-17T19:50:00Z">
              <w:r w:rsidRPr="00E32145">
                <w:rPr>
                  <w:lang w:val="en-US"/>
                </w:rPr>
                <w:t>Shed.Maint</w:t>
              </w:r>
            </w:ins>
          </w:p>
        </w:tc>
        <w:tc>
          <w:tcPr>
            <w:tcW w:w="1085" w:type="dxa"/>
          </w:tcPr>
          <w:p w14:paraId="58ED8382" w14:textId="77777777" w:rsidR="004244D5" w:rsidRPr="00E32145" w:rsidRDefault="004244D5" w:rsidP="00600813">
            <w:pPr>
              <w:pStyle w:val="TABLE-cell"/>
              <w:rPr>
                <w:ins w:id="2561" w:author="Charles Gifford" w:date="2017-03-17T19:50:00Z"/>
                <w:lang w:val="en-US"/>
              </w:rPr>
            </w:pPr>
            <w:ins w:id="2562" w:author="Charles Gifford" w:date="2017-03-17T19:50:00Z">
              <w:r w:rsidRPr="00E32145">
                <w:rPr>
                  <w:lang w:val="en-US"/>
                </w:rPr>
                <w:t>3822</w:t>
              </w:r>
            </w:ins>
          </w:p>
        </w:tc>
        <w:tc>
          <w:tcPr>
            <w:tcW w:w="1157" w:type="dxa"/>
          </w:tcPr>
          <w:p w14:paraId="2ADB0910" w14:textId="77777777" w:rsidR="004244D5" w:rsidRPr="00E32145" w:rsidRDefault="004244D5" w:rsidP="00600813">
            <w:pPr>
              <w:pStyle w:val="TABLE-cell"/>
              <w:rPr>
                <w:ins w:id="2563" w:author="Charles Gifford" w:date="2017-03-17T19:50:00Z"/>
                <w:lang w:val="en-US"/>
              </w:rPr>
            </w:pPr>
            <w:ins w:id="2564" w:author="Charles Gifford" w:date="2017-03-17T19:50:00Z">
              <w:r w:rsidRPr="00E32145">
                <w:rPr>
                  <w:lang w:val="en-US"/>
                </w:rPr>
                <w:t>WH</w:t>
              </w:r>
            </w:ins>
          </w:p>
        </w:tc>
      </w:tr>
      <w:tr w:rsidR="004244D5" w:rsidRPr="00E32145" w14:paraId="0E3FF6F4" w14:textId="77777777" w:rsidTr="00BB48ED">
        <w:trPr>
          <w:cantSplit/>
          <w:jc w:val="center"/>
          <w:ins w:id="2565" w:author="Charles Gifford" w:date="2017-03-17T19:50:00Z"/>
        </w:trPr>
        <w:tc>
          <w:tcPr>
            <w:tcW w:w="1269" w:type="dxa"/>
          </w:tcPr>
          <w:p w14:paraId="462186E8" w14:textId="77777777" w:rsidR="004244D5" w:rsidRPr="00E32145" w:rsidRDefault="004244D5" w:rsidP="00600813">
            <w:pPr>
              <w:pStyle w:val="TABLE-cell"/>
              <w:rPr>
                <w:ins w:id="2566" w:author="Charles Gifford" w:date="2017-03-17T19:50:00Z"/>
                <w:lang w:val="en-US"/>
              </w:rPr>
            </w:pPr>
            <w:ins w:id="2567" w:author="Charles Gifford" w:date="2017-03-17T19:50:00Z">
              <w:r w:rsidRPr="00E32145">
                <w:rPr>
                  <w:lang w:val="en-US"/>
                </w:rPr>
                <w:t>Description</w:t>
              </w:r>
            </w:ins>
          </w:p>
        </w:tc>
        <w:tc>
          <w:tcPr>
            <w:tcW w:w="2880" w:type="dxa"/>
          </w:tcPr>
          <w:p w14:paraId="0F415E68" w14:textId="77777777" w:rsidR="004244D5" w:rsidRPr="00E32145" w:rsidRDefault="004244D5" w:rsidP="00600813">
            <w:pPr>
              <w:pStyle w:val="TABLE-cell"/>
              <w:rPr>
                <w:ins w:id="2568" w:author="Charles Gifford" w:date="2017-03-17T19:50:00Z"/>
                <w:lang w:val="en-US"/>
              </w:rPr>
            </w:pPr>
            <w:ins w:id="2569" w:author="Charles Gifford" w:date="2017-03-17T19:50:00Z">
              <w:r w:rsidRPr="00E32145">
                <w:rPr>
                  <w:lang w:val="en-US"/>
                </w:rPr>
                <w:t xml:space="preserve">Additional information about the </w:t>
              </w:r>
              <w:r>
                <w:rPr>
                  <w:i/>
                  <w:lang w:val="en-US"/>
                </w:rPr>
                <w:t>operational location</w:t>
              </w:r>
              <w:r w:rsidRPr="00E32145">
                <w:rPr>
                  <w:i/>
                  <w:lang w:val="en-US"/>
                </w:rPr>
                <w:t xml:space="preserve"> class</w:t>
              </w:r>
              <w:r w:rsidRPr="00E32145">
                <w:rPr>
                  <w:lang w:val="en-US"/>
                </w:rPr>
                <w:t>.</w:t>
              </w:r>
            </w:ins>
          </w:p>
        </w:tc>
        <w:tc>
          <w:tcPr>
            <w:tcW w:w="1370" w:type="dxa"/>
          </w:tcPr>
          <w:p w14:paraId="59CF7360" w14:textId="77777777" w:rsidR="004244D5" w:rsidRPr="00E32145" w:rsidRDefault="004244D5" w:rsidP="00600813">
            <w:pPr>
              <w:pStyle w:val="TABLE-cell"/>
              <w:rPr>
                <w:ins w:id="2570" w:author="Charles Gifford" w:date="2017-03-17T19:50:00Z"/>
                <w:lang w:val="en-US"/>
              </w:rPr>
            </w:pPr>
            <w:ins w:id="2571" w:author="Charles Gifford" w:date="2017-03-17T19:50:00Z">
              <w:r w:rsidRPr="00E32145">
                <w:rPr>
                  <w:lang w:val="en-US"/>
                </w:rPr>
                <w:t>Stainless Steel Tote</w:t>
              </w:r>
            </w:ins>
          </w:p>
        </w:tc>
        <w:tc>
          <w:tcPr>
            <w:tcW w:w="1324" w:type="dxa"/>
          </w:tcPr>
          <w:p w14:paraId="068A218A" w14:textId="77777777" w:rsidR="004244D5" w:rsidRPr="00E32145" w:rsidRDefault="004244D5" w:rsidP="00600813">
            <w:pPr>
              <w:pStyle w:val="TABLE-cell"/>
              <w:rPr>
                <w:ins w:id="2572" w:author="Charles Gifford" w:date="2017-03-17T19:50:00Z"/>
                <w:lang w:val="en-US"/>
              </w:rPr>
            </w:pPr>
            <w:ins w:id="2573" w:author="Charles Gifford" w:date="2017-03-17T19:50:00Z">
              <w:r w:rsidRPr="00E32145">
                <w:rPr>
                  <w:lang w:val="en-US"/>
                </w:rPr>
                <w:t>Maintenance Shed</w:t>
              </w:r>
            </w:ins>
          </w:p>
        </w:tc>
        <w:tc>
          <w:tcPr>
            <w:tcW w:w="1085" w:type="dxa"/>
          </w:tcPr>
          <w:p w14:paraId="7C3561AD" w14:textId="77777777" w:rsidR="004244D5" w:rsidRPr="00E32145" w:rsidRDefault="004244D5" w:rsidP="00600813">
            <w:pPr>
              <w:pStyle w:val="TABLE-cell"/>
              <w:rPr>
                <w:ins w:id="2574" w:author="Charles Gifford" w:date="2017-03-17T19:50:00Z"/>
                <w:lang w:val="en-US"/>
              </w:rPr>
            </w:pPr>
            <w:ins w:id="2575" w:author="Charles Gifford" w:date="2017-03-17T19:50:00Z">
              <w:r w:rsidRPr="00E32145">
                <w:rPr>
                  <w:lang w:val="en-US"/>
                </w:rPr>
                <w:t>Work Bench Shelf</w:t>
              </w:r>
            </w:ins>
          </w:p>
        </w:tc>
        <w:tc>
          <w:tcPr>
            <w:tcW w:w="1157" w:type="dxa"/>
          </w:tcPr>
          <w:p w14:paraId="26F1330B" w14:textId="77777777" w:rsidR="004244D5" w:rsidRPr="00E32145" w:rsidRDefault="004244D5" w:rsidP="00600813">
            <w:pPr>
              <w:pStyle w:val="TABLE-cell"/>
              <w:rPr>
                <w:ins w:id="2576" w:author="Charles Gifford" w:date="2017-03-17T19:50:00Z"/>
                <w:lang w:val="en-US"/>
              </w:rPr>
            </w:pPr>
            <w:ins w:id="2577" w:author="Charles Gifford" w:date="2017-03-17T19:50:00Z">
              <w:r w:rsidRPr="00E32145">
                <w:rPr>
                  <w:lang w:val="en-US"/>
                </w:rPr>
                <w:t>Warehouse</w:t>
              </w:r>
            </w:ins>
          </w:p>
        </w:tc>
      </w:tr>
      <w:tr w:rsidR="004244D5" w:rsidRPr="00E32145" w14:paraId="078B53E0" w14:textId="77777777" w:rsidTr="00BB48ED">
        <w:trPr>
          <w:cantSplit/>
          <w:jc w:val="center"/>
          <w:ins w:id="2578" w:author="Charles Gifford" w:date="2017-03-17T19:50:00Z"/>
        </w:trPr>
        <w:tc>
          <w:tcPr>
            <w:tcW w:w="1269" w:type="dxa"/>
          </w:tcPr>
          <w:p w14:paraId="46F1ACD5" w14:textId="77777777" w:rsidR="004244D5" w:rsidRPr="00E32145" w:rsidRDefault="004244D5" w:rsidP="00600813">
            <w:pPr>
              <w:pStyle w:val="TABLE-cell"/>
              <w:rPr>
                <w:ins w:id="2579" w:author="Charles Gifford" w:date="2017-03-17T19:50:00Z"/>
                <w:lang w:val="en-US"/>
              </w:rPr>
            </w:pPr>
            <w:ins w:id="2580" w:author="Charles Gifford" w:date="2017-03-17T19:50:00Z">
              <w:r w:rsidRPr="00E32145">
                <w:rPr>
                  <w:lang w:val="en-US"/>
                </w:rPr>
                <w:t>Hierarchy scope</w:t>
              </w:r>
            </w:ins>
          </w:p>
        </w:tc>
        <w:tc>
          <w:tcPr>
            <w:tcW w:w="2880" w:type="dxa"/>
          </w:tcPr>
          <w:p w14:paraId="40803814" w14:textId="77777777" w:rsidR="004244D5" w:rsidRPr="00E32145" w:rsidRDefault="004244D5" w:rsidP="00600813">
            <w:pPr>
              <w:pStyle w:val="TABLE-cell"/>
              <w:rPr>
                <w:ins w:id="2581" w:author="Charles Gifford" w:date="2017-03-17T19:50:00Z"/>
                <w:lang w:val="en-US"/>
              </w:rPr>
            </w:pPr>
            <w:ins w:id="2582" w:author="Charles Gifford" w:date="2017-03-17T19:50:00Z">
              <w:r w:rsidRPr="00E32145">
                <w:rPr>
                  <w:lang w:val="en-US"/>
                </w:rPr>
                <w:t xml:space="preserve">Identifies where the exchanged information fits within the role based equipment hierarchy. </w:t>
              </w:r>
            </w:ins>
          </w:p>
          <w:p w14:paraId="11F422CC" w14:textId="77777777" w:rsidR="004244D5" w:rsidRPr="00E32145" w:rsidRDefault="004244D5" w:rsidP="00600813">
            <w:pPr>
              <w:pStyle w:val="TABLE-cell"/>
              <w:rPr>
                <w:ins w:id="2583" w:author="Charles Gifford" w:date="2017-03-17T19:50:00Z"/>
                <w:lang w:val="en-US"/>
              </w:rPr>
            </w:pPr>
            <w:ins w:id="2584" w:author="Charles Gifford" w:date="2017-03-17T19:50:00Z">
              <w:r w:rsidRPr="00E32145">
                <w:rPr>
                  <w:lang w:val="en-US"/>
                </w:rPr>
                <w:t xml:space="preserve">Optionally defines the scope of the </w:t>
              </w:r>
              <w:r>
                <w:rPr>
                  <w:i/>
                  <w:lang w:val="en-US"/>
                </w:rPr>
                <w:t xml:space="preserve">operational </w:t>
              </w:r>
              <w:r w:rsidRPr="00E32145">
                <w:rPr>
                  <w:i/>
                  <w:lang w:val="en-US"/>
                </w:rPr>
                <w:t>location class</w:t>
              </w:r>
              <w:r w:rsidRPr="00E32145">
                <w:rPr>
                  <w:lang w:val="en-US"/>
                </w:rPr>
                <w:t>, such as the site or area it is defined for.</w:t>
              </w:r>
            </w:ins>
          </w:p>
        </w:tc>
        <w:tc>
          <w:tcPr>
            <w:tcW w:w="1370" w:type="dxa"/>
          </w:tcPr>
          <w:p w14:paraId="5DE7A32E" w14:textId="77777777" w:rsidR="004244D5" w:rsidRPr="00E32145" w:rsidRDefault="004244D5" w:rsidP="00600813">
            <w:pPr>
              <w:pStyle w:val="TABLE-cell"/>
              <w:rPr>
                <w:ins w:id="2585" w:author="Charles Gifford" w:date="2017-03-17T19:50:00Z"/>
                <w:lang w:val="en-US"/>
              </w:rPr>
            </w:pPr>
            <w:ins w:id="2586" w:author="Charles Gifford" w:date="2017-03-17T19:50:00Z">
              <w:r w:rsidRPr="00E32145">
                <w:rPr>
                  <w:lang w:val="en-US"/>
                </w:rPr>
                <w:t>South Shore (Site) / Work Line (Area)</w:t>
              </w:r>
            </w:ins>
          </w:p>
        </w:tc>
        <w:tc>
          <w:tcPr>
            <w:tcW w:w="1324" w:type="dxa"/>
          </w:tcPr>
          <w:p w14:paraId="1A6C08F6" w14:textId="77777777" w:rsidR="004244D5" w:rsidRPr="00E32145" w:rsidRDefault="004244D5" w:rsidP="00600813">
            <w:pPr>
              <w:pStyle w:val="TABLE-cell"/>
              <w:rPr>
                <w:ins w:id="2587" w:author="Charles Gifford" w:date="2017-03-17T19:50:00Z"/>
                <w:lang w:val="en-US"/>
              </w:rPr>
            </w:pPr>
            <w:ins w:id="2588" w:author="Charles Gifford" w:date="2017-03-17T19:50:00Z">
              <w:r w:rsidRPr="00E32145">
                <w:rPr>
                  <w:lang w:val="en-US"/>
                </w:rPr>
                <w:t>South Shore (SITE) / Packaging (Area)</w:t>
              </w:r>
            </w:ins>
          </w:p>
        </w:tc>
        <w:tc>
          <w:tcPr>
            <w:tcW w:w="1085" w:type="dxa"/>
          </w:tcPr>
          <w:p w14:paraId="3DA07266" w14:textId="77777777" w:rsidR="004244D5" w:rsidRPr="00E32145" w:rsidRDefault="004244D5" w:rsidP="00600813">
            <w:pPr>
              <w:pStyle w:val="TABLE-cell"/>
              <w:rPr>
                <w:ins w:id="2589" w:author="Charles Gifford" w:date="2017-03-17T19:50:00Z"/>
                <w:lang w:val="en-US"/>
              </w:rPr>
            </w:pPr>
            <w:ins w:id="2590" w:author="Charles Gifford" w:date="2017-03-17T19:50:00Z">
              <w:r w:rsidRPr="00E32145">
                <w:rPr>
                  <w:lang w:val="en-US"/>
                </w:rPr>
                <w:t>Mixer Sample Port (Work Unit)</w:t>
              </w:r>
            </w:ins>
          </w:p>
        </w:tc>
        <w:tc>
          <w:tcPr>
            <w:tcW w:w="1157" w:type="dxa"/>
          </w:tcPr>
          <w:p w14:paraId="4F519343" w14:textId="77777777" w:rsidR="004244D5" w:rsidRPr="00E32145" w:rsidRDefault="004244D5" w:rsidP="00600813">
            <w:pPr>
              <w:pStyle w:val="TABLE-cell"/>
              <w:rPr>
                <w:ins w:id="2591" w:author="Charles Gifford" w:date="2017-03-17T19:50:00Z"/>
                <w:lang w:val="en-US"/>
              </w:rPr>
            </w:pPr>
            <w:ins w:id="2592" w:author="Charles Gifford" w:date="2017-03-17T19:50:00Z">
              <w:r w:rsidRPr="00E32145">
                <w:rPr>
                  <w:lang w:val="en-US"/>
                </w:rPr>
                <w:t>Receiving dock (Work Center)</w:t>
              </w:r>
            </w:ins>
          </w:p>
        </w:tc>
      </w:tr>
    </w:tbl>
    <w:p w14:paraId="0DED8550" w14:textId="1A99A73B" w:rsidR="004244D5" w:rsidRPr="00E32145" w:rsidRDefault="004244D5" w:rsidP="00600813">
      <w:pPr>
        <w:pStyle w:val="Heading3"/>
        <w:rPr>
          <w:ins w:id="2593" w:author="Charles Gifford" w:date="2017-03-17T19:50:00Z"/>
        </w:rPr>
      </w:pPr>
      <w:ins w:id="2594" w:author="Charles Gifford" w:date="2017-03-17T19:50:00Z">
        <w:r>
          <w:t>Operational l</w:t>
        </w:r>
        <w:r w:rsidRPr="00E32145">
          <w:t>ocation class property</w:t>
        </w:r>
      </w:ins>
    </w:p>
    <w:p w14:paraId="6C1FFB04" w14:textId="77777777" w:rsidR="004244D5" w:rsidRPr="00E32145" w:rsidRDefault="004244D5" w:rsidP="00600813">
      <w:pPr>
        <w:pStyle w:val="PARAGRAPH"/>
        <w:rPr>
          <w:ins w:id="2595" w:author="Charles Gifford" w:date="2017-03-17T19:50:00Z"/>
          <w:lang w:val="en-US"/>
        </w:rPr>
      </w:pPr>
      <w:ins w:id="2596" w:author="Charles Gifford" w:date="2017-03-17T19:50:00Z">
        <w:r w:rsidRPr="00E32145">
          <w:rPr>
            <w:lang w:val="en-US"/>
          </w:rPr>
          <w:t>Properties of a</w:t>
        </w:r>
        <w:r>
          <w:rPr>
            <w:lang w:val="en-US"/>
          </w:rPr>
          <w:t>n</w:t>
        </w:r>
        <w:r w:rsidRPr="00E32145">
          <w:rPr>
            <w:lang w:val="en-US"/>
          </w:rPr>
          <w:t xml:space="preserve"> </w:t>
        </w:r>
        <w:r>
          <w:rPr>
            <w:lang w:val="en-US"/>
          </w:rPr>
          <w:t xml:space="preserve">operational </w:t>
        </w:r>
        <w:r w:rsidRPr="00E32145">
          <w:rPr>
            <w:lang w:val="en-US"/>
          </w:rPr>
          <w:t xml:space="preserve">location class shall be defined as </w:t>
        </w:r>
        <w:r>
          <w:rPr>
            <w:lang w:val="en-US"/>
          </w:rPr>
          <w:t xml:space="preserve">operational </w:t>
        </w:r>
        <w:r w:rsidRPr="00E32145">
          <w:rPr>
            <w:lang w:val="en-US"/>
          </w:rPr>
          <w:t>location class properties.  A</w:t>
        </w:r>
        <w:r>
          <w:rPr>
            <w:lang w:val="en-US"/>
          </w:rPr>
          <w:t>n</w:t>
        </w:r>
        <w:r w:rsidRPr="00E32145">
          <w:rPr>
            <w:lang w:val="en-US"/>
          </w:rPr>
          <w:t xml:space="preserve"> </w:t>
        </w:r>
        <w:r>
          <w:rPr>
            <w:lang w:val="en-US"/>
          </w:rPr>
          <w:t xml:space="preserve">operational </w:t>
        </w:r>
        <w:r w:rsidRPr="00E32145">
          <w:rPr>
            <w:lang w:val="en-US"/>
          </w:rPr>
          <w:t xml:space="preserve">location class property may contain nested </w:t>
        </w:r>
        <w:r>
          <w:rPr>
            <w:lang w:val="en-US"/>
          </w:rPr>
          <w:t xml:space="preserve">operational </w:t>
        </w:r>
        <w:r w:rsidRPr="00E32145">
          <w:rPr>
            <w:lang w:val="en-US"/>
          </w:rPr>
          <w:t>location class properties.  A</w:t>
        </w:r>
        <w:r>
          <w:rPr>
            <w:lang w:val="en-US"/>
          </w:rPr>
          <w:t>n</w:t>
        </w:r>
        <w:r w:rsidRPr="00E32145">
          <w:rPr>
            <w:lang w:val="en-US"/>
          </w:rPr>
          <w:t xml:space="preserve"> </w:t>
        </w:r>
        <w:r>
          <w:rPr>
            <w:lang w:val="en-US"/>
          </w:rPr>
          <w:t xml:space="preserve">operational </w:t>
        </w:r>
        <w:r w:rsidRPr="00E32145">
          <w:rPr>
            <w:lang w:val="en-US"/>
          </w:rPr>
          <w:t xml:space="preserve">location class property may have zero or more </w:t>
        </w:r>
        <w:r>
          <w:rPr>
            <w:lang w:val="en-US"/>
          </w:rPr>
          <w:t xml:space="preserve">operational </w:t>
        </w:r>
        <w:r w:rsidRPr="00E32145">
          <w:rPr>
            <w:lang w:val="en-US"/>
          </w:rPr>
          <w:t>location properties mapping to it.</w:t>
        </w:r>
      </w:ins>
    </w:p>
    <w:p w14:paraId="21EDC80F" w14:textId="76854515" w:rsidR="004244D5" w:rsidRDefault="00317241" w:rsidP="00600813">
      <w:pPr>
        <w:pStyle w:val="PARAGRAPH"/>
        <w:rPr>
          <w:ins w:id="2597" w:author="Charles Gifford" w:date="2017-03-18T13:51:00Z"/>
          <w:i/>
          <w:lang w:val="en-US"/>
        </w:rPr>
      </w:pPr>
      <w:ins w:id="2598" w:author="Charles Gifford" w:date="2017-03-22T13:24:00Z">
        <w:r>
          <w:rPr>
            <w:lang w:val="en-US"/>
          </w:rPr>
          <w:fldChar w:fldCharType="begin"/>
        </w:r>
        <w:r>
          <w:rPr>
            <w:lang w:val="en-US"/>
          </w:rPr>
          <w:instrText xml:space="preserve"> REF _Ref477952423 \h </w:instrText>
        </w:r>
      </w:ins>
      <w:r>
        <w:rPr>
          <w:lang w:val="en-US"/>
        </w:rPr>
      </w:r>
      <w:r>
        <w:rPr>
          <w:lang w:val="en-US"/>
        </w:rPr>
        <w:fldChar w:fldCharType="separate"/>
      </w:r>
      <w:ins w:id="2599" w:author="Charles Gifford" w:date="2017-03-22T13:24:00Z">
        <w:r>
          <w:t xml:space="preserve">Table </w:t>
        </w:r>
        <w:r>
          <w:rPr>
            <w:noProof/>
          </w:rPr>
          <w:t>20</w:t>
        </w:r>
        <w:r>
          <w:rPr>
            <w:lang w:val="en-US"/>
          </w:rPr>
          <w:fldChar w:fldCharType="end"/>
        </w:r>
        <w:r>
          <w:rPr>
            <w:lang w:val="en-US"/>
          </w:rPr>
          <w:t xml:space="preserve"> </w:t>
        </w:r>
      </w:ins>
      <w:ins w:id="2600" w:author="Charles Gifford" w:date="2017-03-17T19:50:00Z">
        <w:r w:rsidR="004244D5" w:rsidRPr="00E32145">
          <w:rPr>
            <w:lang w:val="en-US"/>
          </w:rPr>
          <w:t>lists the relationship</w:t>
        </w:r>
      </w:ins>
      <w:ins w:id="2601" w:author="Charles Gifford" w:date="2017-03-18T13:51:00Z">
        <w:r w:rsidR="005B34A3">
          <w:rPr>
            <w:lang w:val="en-US"/>
          </w:rPr>
          <w:t xml:space="preserve"> roles</w:t>
        </w:r>
      </w:ins>
      <w:ins w:id="2602" w:author="Charles Gifford" w:date="2017-03-17T19:50:00Z">
        <w:r w:rsidR="004244D5" w:rsidRPr="00E32145">
          <w:rPr>
            <w:lang w:val="en-US"/>
          </w:rPr>
          <w:t xml:space="preserve"> of the </w:t>
        </w:r>
        <w:r w:rsidR="004244D5">
          <w:rPr>
            <w:i/>
            <w:lang w:val="en-US"/>
          </w:rPr>
          <w:t xml:space="preserve">operational </w:t>
        </w:r>
        <w:r w:rsidR="004244D5" w:rsidRPr="00E32145">
          <w:rPr>
            <w:i/>
            <w:lang w:val="en-US"/>
          </w:rPr>
          <w:t>location class property</w:t>
        </w:r>
        <w:r w:rsidR="004244D5" w:rsidRPr="00E32145">
          <w:rPr>
            <w:lang w:val="en-US"/>
          </w:rPr>
          <w:t xml:space="preserve">. </w:t>
        </w:r>
      </w:ins>
      <w:ins w:id="2603" w:author="Charles Gifford" w:date="2017-03-22T13:25:00Z">
        <w:r>
          <w:rPr>
            <w:lang w:val="en-US"/>
          </w:rPr>
          <w:fldChar w:fldCharType="begin"/>
        </w:r>
        <w:r>
          <w:rPr>
            <w:lang w:val="en-US"/>
          </w:rPr>
          <w:instrText xml:space="preserve"> REF _Ref477952443 \h </w:instrText>
        </w:r>
      </w:ins>
      <w:r>
        <w:rPr>
          <w:lang w:val="en-US"/>
        </w:rPr>
      </w:r>
      <w:r>
        <w:rPr>
          <w:lang w:val="en-US"/>
        </w:rPr>
        <w:fldChar w:fldCharType="separate"/>
      </w:r>
      <w:ins w:id="2604" w:author="Charles Gifford" w:date="2017-03-22T13:25:00Z">
        <w:r>
          <w:t xml:space="preserve">Table </w:t>
        </w:r>
        <w:r>
          <w:rPr>
            <w:noProof/>
          </w:rPr>
          <w:t>21</w:t>
        </w:r>
        <w:r>
          <w:rPr>
            <w:lang w:val="en-US"/>
          </w:rPr>
          <w:fldChar w:fldCharType="end"/>
        </w:r>
        <w:r>
          <w:rPr>
            <w:lang w:val="en-US"/>
          </w:rPr>
          <w:t xml:space="preserve"> </w:t>
        </w:r>
      </w:ins>
      <w:ins w:id="2605" w:author="Charles Gifford" w:date="2017-03-17T19:50:00Z">
        <w:r w:rsidR="004244D5" w:rsidRPr="00E32145">
          <w:rPr>
            <w:lang w:val="en-US"/>
          </w:rPr>
          <w:t xml:space="preserve">lists the attributes of the </w:t>
        </w:r>
        <w:r w:rsidR="004244D5">
          <w:rPr>
            <w:i/>
            <w:lang w:val="en-US"/>
          </w:rPr>
          <w:t xml:space="preserve">operational </w:t>
        </w:r>
        <w:r w:rsidR="004244D5" w:rsidRPr="00E32145">
          <w:rPr>
            <w:i/>
            <w:lang w:val="en-US"/>
          </w:rPr>
          <w:t>location class property.</w:t>
        </w:r>
      </w:ins>
    </w:p>
    <w:p w14:paraId="236AD9C5" w14:textId="1AFF4D05" w:rsidR="005B34A3" w:rsidRPr="009432BC" w:rsidRDefault="00317241" w:rsidP="00E05180">
      <w:pPr>
        <w:pStyle w:val="TABLE-title"/>
        <w:rPr>
          <w:ins w:id="2606" w:author="Charles Gifford" w:date="2017-03-18T13:51:00Z"/>
        </w:rPr>
      </w:pPr>
      <w:bookmarkStart w:id="2607" w:name="_Ref477952423"/>
      <w:bookmarkStart w:id="2608" w:name="_Toc478492321"/>
      <w:ins w:id="2609" w:author="Charles Gifford" w:date="2017-03-22T13:23:00Z">
        <w:r>
          <w:t xml:space="preserve">Table </w:t>
        </w:r>
        <w:r>
          <w:fldChar w:fldCharType="begin"/>
        </w:r>
        <w:r>
          <w:instrText xml:space="preserve"> SEQ Table \* ARABIC </w:instrText>
        </w:r>
      </w:ins>
      <w:r>
        <w:fldChar w:fldCharType="separate"/>
      </w:r>
      <w:ins w:id="2610" w:author="Charles Gifford" w:date="2017-03-22T13:23:00Z">
        <w:r>
          <w:rPr>
            <w:noProof/>
          </w:rPr>
          <w:t>20</w:t>
        </w:r>
        <w:r>
          <w:fldChar w:fldCharType="end"/>
        </w:r>
        <w:bookmarkEnd w:id="2607"/>
        <w:r>
          <w:t xml:space="preserve"> </w:t>
        </w:r>
      </w:ins>
      <w:ins w:id="2611" w:author="Charles Gifford" w:date="2017-03-18T13:51:00Z">
        <w:r w:rsidR="005B34A3" w:rsidRPr="0030452A">
          <w:t xml:space="preserve">– </w:t>
        </w:r>
        <w:r w:rsidR="005B34A3">
          <w:t xml:space="preserve">Operational location class property </w:t>
        </w:r>
        <w:r w:rsidR="005B34A3" w:rsidRPr="0030452A">
          <w:t>relationship</w:t>
        </w:r>
        <w:r w:rsidR="005B34A3">
          <w:t xml:space="preserve"> role</w:t>
        </w:r>
        <w:r w:rsidR="005B34A3" w:rsidRPr="0030452A">
          <w:t>s</w:t>
        </w:r>
        <w:bookmarkEnd w:id="2608"/>
      </w:ins>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5B34A3" w:rsidRPr="009432BC" w14:paraId="11222678" w14:textId="77777777" w:rsidTr="00BB48ED">
        <w:trPr>
          <w:trHeight w:val="197"/>
          <w:tblHeader/>
          <w:ins w:id="2612" w:author="Charles Gifford" w:date="2017-03-18T13:51:00Z"/>
        </w:trPr>
        <w:tc>
          <w:tcPr>
            <w:tcW w:w="2155" w:type="dxa"/>
            <w:shd w:val="clear" w:color="auto" w:fill="auto"/>
          </w:tcPr>
          <w:p w14:paraId="55310D97" w14:textId="77777777" w:rsidR="005B34A3" w:rsidRPr="009432BC" w:rsidRDefault="005B34A3" w:rsidP="00BB48ED">
            <w:pPr>
              <w:pStyle w:val="TABLE-col-heading"/>
              <w:rPr>
                <w:ins w:id="2613" w:author="Charles Gifford" w:date="2017-03-18T13:51:00Z"/>
              </w:rPr>
            </w:pPr>
            <w:ins w:id="2614" w:author="Charles Gifford" w:date="2017-03-18T13:51:00Z">
              <w:r w:rsidRPr="009432BC">
                <w:t>Related Object</w:t>
              </w:r>
            </w:ins>
          </w:p>
        </w:tc>
        <w:tc>
          <w:tcPr>
            <w:tcW w:w="2070" w:type="dxa"/>
            <w:shd w:val="clear" w:color="auto" w:fill="auto"/>
          </w:tcPr>
          <w:p w14:paraId="55E34E71" w14:textId="77777777" w:rsidR="005B34A3" w:rsidRPr="009432BC" w:rsidRDefault="005B34A3" w:rsidP="00BB48ED">
            <w:pPr>
              <w:pStyle w:val="TABLE-col-heading"/>
              <w:rPr>
                <w:ins w:id="2615" w:author="Charles Gifford" w:date="2017-03-18T13:51:00Z"/>
              </w:rPr>
            </w:pPr>
            <w:ins w:id="2616" w:author="Charles Gifford" w:date="2017-03-18T13:51:00Z">
              <w:r w:rsidRPr="009432BC">
                <w:t>Role</w:t>
              </w:r>
            </w:ins>
          </w:p>
        </w:tc>
        <w:tc>
          <w:tcPr>
            <w:tcW w:w="1080" w:type="dxa"/>
            <w:shd w:val="clear" w:color="auto" w:fill="auto"/>
          </w:tcPr>
          <w:p w14:paraId="0C45372C" w14:textId="77777777" w:rsidR="005B34A3" w:rsidRPr="009432BC" w:rsidRDefault="005B34A3" w:rsidP="00BB48ED">
            <w:pPr>
              <w:pStyle w:val="TABLE-col-heading"/>
              <w:rPr>
                <w:ins w:id="2617" w:author="Charles Gifford" w:date="2017-03-18T13:51:00Z"/>
              </w:rPr>
            </w:pPr>
            <w:ins w:id="2618" w:author="Charles Gifford" w:date="2017-03-18T13:51:00Z">
              <w:r w:rsidRPr="009432BC">
                <w:t>Multiplicity</w:t>
              </w:r>
            </w:ins>
          </w:p>
        </w:tc>
        <w:tc>
          <w:tcPr>
            <w:tcW w:w="3780" w:type="dxa"/>
            <w:shd w:val="clear" w:color="auto" w:fill="auto"/>
          </w:tcPr>
          <w:p w14:paraId="56623899" w14:textId="77777777" w:rsidR="005B34A3" w:rsidRPr="009432BC" w:rsidRDefault="005B34A3" w:rsidP="00BB48ED">
            <w:pPr>
              <w:pStyle w:val="TABLE-col-heading"/>
              <w:rPr>
                <w:ins w:id="2619" w:author="Charles Gifford" w:date="2017-03-18T13:51:00Z"/>
              </w:rPr>
            </w:pPr>
            <w:ins w:id="2620" w:author="Charles Gifford" w:date="2017-03-18T13:51:00Z">
              <w:r w:rsidRPr="009432BC">
                <w:t>Description</w:t>
              </w:r>
            </w:ins>
          </w:p>
        </w:tc>
      </w:tr>
      <w:tr w:rsidR="005B34A3" w:rsidRPr="009432BC" w14:paraId="25FAED33" w14:textId="77777777" w:rsidTr="00BB48ED">
        <w:trPr>
          <w:trHeight w:val="332"/>
          <w:ins w:id="2621" w:author="Charles Gifford" w:date="2017-03-18T13:51:00Z"/>
        </w:trPr>
        <w:tc>
          <w:tcPr>
            <w:tcW w:w="2155" w:type="dxa"/>
            <w:shd w:val="clear" w:color="auto" w:fill="auto"/>
          </w:tcPr>
          <w:p w14:paraId="662A77BF" w14:textId="57991823" w:rsidR="005B34A3" w:rsidRPr="009432BC" w:rsidRDefault="005B34A3" w:rsidP="005B34A3">
            <w:pPr>
              <w:pStyle w:val="TABLE-cell"/>
              <w:rPr>
                <w:ins w:id="2622" w:author="Charles Gifford" w:date="2017-03-18T13:51:00Z"/>
              </w:rPr>
            </w:pPr>
            <w:ins w:id="2623" w:author="Charles Gifford" w:date="2017-03-18T13:52:00Z">
              <w:r>
                <w:rPr>
                  <w:szCs w:val="20"/>
                  <w:lang w:val="en-US"/>
                </w:rPr>
                <w:t>Operational l</w:t>
              </w:r>
              <w:r w:rsidRPr="00E32145">
                <w:rPr>
                  <w:szCs w:val="20"/>
                  <w:lang w:val="en-US"/>
                </w:rPr>
                <w:t>ocation class property</w:t>
              </w:r>
            </w:ins>
          </w:p>
        </w:tc>
        <w:tc>
          <w:tcPr>
            <w:tcW w:w="2070" w:type="dxa"/>
            <w:shd w:val="clear" w:color="auto" w:fill="auto"/>
          </w:tcPr>
          <w:p w14:paraId="0640D666" w14:textId="32CF6E39" w:rsidR="005B34A3" w:rsidRPr="009432BC" w:rsidRDefault="005B34A3" w:rsidP="005B34A3">
            <w:pPr>
              <w:pStyle w:val="TABLE-cell"/>
              <w:rPr>
                <w:ins w:id="2624" w:author="Charles Gifford" w:date="2017-03-18T13:51:00Z"/>
              </w:rPr>
            </w:pPr>
            <w:ins w:id="2625" w:author="Charles Gifford" w:date="2017-03-18T13:52:00Z">
              <w:r>
                <w:rPr>
                  <w:szCs w:val="20"/>
                  <w:lang w:val="en-US"/>
                </w:rPr>
                <w:t>Operational l</w:t>
              </w:r>
              <w:r w:rsidRPr="00E32145">
                <w:rPr>
                  <w:szCs w:val="20"/>
                  <w:lang w:val="en-US"/>
                </w:rPr>
                <w:t xml:space="preserve">ocation class property </w:t>
              </w:r>
            </w:ins>
            <w:ins w:id="2626" w:author="Charles Gifford" w:date="2017-03-26T20:22:00Z">
              <w:r w:rsidR="000C5519">
                <w:rPr>
                  <w:szCs w:val="20"/>
                  <w:lang w:val="en-US"/>
                </w:rPr>
                <w:t>child</w:t>
              </w:r>
            </w:ins>
          </w:p>
        </w:tc>
        <w:tc>
          <w:tcPr>
            <w:tcW w:w="1080" w:type="dxa"/>
            <w:shd w:val="clear" w:color="auto" w:fill="auto"/>
          </w:tcPr>
          <w:p w14:paraId="006DABC6" w14:textId="4E702FAD" w:rsidR="005B34A3" w:rsidRPr="009432BC" w:rsidRDefault="00A729EC" w:rsidP="005B34A3">
            <w:pPr>
              <w:pStyle w:val="TABLE-cell"/>
              <w:rPr>
                <w:ins w:id="2627" w:author="Charles Gifford" w:date="2017-03-18T13:51:00Z"/>
              </w:rPr>
            </w:pPr>
            <w:ins w:id="2628" w:author="Charles Gifford" w:date="2017-03-18T13:52:00Z">
              <w:r>
                <w:rPr>
                  <w:szCs w:val="20"/>
                  <w:lang w:val="en-US"/>
                </w:rPr>
                <w:t>0..*</w:t>
              </w:r>
            </w:ins>
          </w:p>
        </w:tc>
        <w:tc>
          <w:tcPr>
            <w:tcW w:w="3780" w:type="dxa"/>
            <w:shd w:val="clear" w:color="auto" w:fill="auto"/>
          </w:tcPr>
          <w:p w14:paraId="0A637E8F" w14:textId="5D8F2278" w:rsidR="005B34A3" w:rsidRPr="009432BC" w:rsidRDefault="005B34A3" w:rsidP="005B34A3">
            <w:pPr>
              <w:pStyle w:val="TABLE-cell"/>
              <w:rPr>
                <w:ins w:id="2629" w:author="Charles Gifford" w:date="2017-03-18T13:51:00Z"/>
              </w:rPr>
            </w:pPr>
            <w:ins w:id="2630" w:author="Charles Gifford" w:date="2017-03-18T13:53:00Z">
              <w:r w:rsidRPr="00E32145">
                <w:rPr>
                  <w:lang w:val="en-US"/>
                </w:rPr>
                <w:t xml:space="preserve">The child </w:t>
              </w:r>
              <w:r>
                <w:rPr>
                  <w:i/>
                  <w:szCs w:val="20"/>
                  <w:lang w:val="en-US"/>
                </w:rPr>
                <w:t xml:space="preserve">operational </w:t>
              </w:r>
              <w:r w:rsidRPr="00E32145">
                <w:rPr>
                  <w:i/>
                  <w:lang w:val="en-US"/>
                </w:rPr>
                <w:t>location class properties</w:t>
              </w:r>
              <w:r w:rsidRPr="00E32145">
                <w:rPr>
                  <w:lang w:val="en-US"/>
                </w:rPr>
                <w:t xml:space="preserve"> of this </w:t>
              </w:r>
              <w:r>
                <w:rPr>
                  <w:i/>
                  <w:szCs w:val="20"/>
                  <w:lang w:val="en-US"/>
                </w:rPr>
                <w:t xml:space="preserve">operational </w:t>
              </w:r>
              <w:r w:rsidRPr="00E32145">
                <w:rPr>
                  <w:i/>
                  <w:lang w:val="en-US"/>
                </w:rPr>
                <w:t>location class property</w:t>
              </w:r>
              <w:r w:rsidRPr="00E32145">
                <w:rPr>
                  <w:lang w:val="en-US"/>
                </w:rPr>
                <w:t>.</w:t>
              </w:r>
            </w:ins>
          </w:p>
        </w:tc>
      </w:tr>
      <w:tr w:rsidR="005B34A3" w:rsidRPr="009432BC" w14:paraId="01E2F3CA" w14:textId="77777777" w:rsidTr="00BB48ED">
        <w:trPr>
          <w:trHeight w:val="494"/>
          <w:ins w:id="2631" w:author="Charles Gifford" w:date="2017-03-18T13:51:00Z"/>
        </w:trPr>
        <w:tc>
          <w:tcPr>
            <w:tcW w:w="2155" w:type="dxa"/>
            <w:shd w:val="clear" w:color="auto" w:fill="auto"/>
          </w:tcPr>
          <w:p w14:paraId="266A73D1" w14:textId="061DD1A8" w:rsidR="005B34A3" w:rsidRPr="009432BC" w:rsidRDefault="005B34A3" w:rsidP="005B34A3">
            <w:pPr>
              <w:pStyle w:val="TABLE-cell"/>
              <w:rPr>
                <w:ins w:id="2632" w:author="Charles Gifford" w:date="2017-03-18T13:51:00Z"/>
              </w:rPr>
            </w:pPr>
            <w:ins w:id="2633" w:author="Charles Gifford" w:date="2017-03-18T13:52:00Z">
              <w:r>
                <w:rPr>
                  <w:szCs w:val="20"/>
                  <w:lang w:val="en-US"/>
                </w:rPr>
                <w:t>Operational l</w:t>
              </w:r>
              <w:r w:rsidRPr="00E32145">
                <w:rPr>
                  <w:szCs w:val="20"/>
                  <w:lang w:val="en-US"/>
                </w:rPr>
                <w:t>ocation property</w:t>
              </w:r>
            </w:ins>
          </w:p>
        </w:tc>
        <w:tc>
          <w:tcPr>
            <w:tcW w:w="2070" w:type="dxa"/>
            <w:shd w:val="clear" w:color="auto" w:fill="auto"/>
          </w:tcPr>
          <w:p w14:paraId="5CE9D02F" w14:textId="38A49668" w:rsidR="005B34A3" w:rsidRPr="009432BC" w:rsidRDefault="005B34A3" w:rsidP="005B34A3">
            <w:pPr>
              <w:pStyle w:val="TABLE-cell"/>
              <w:rPr>
                <w:ins w:id="2634" w:author="Charles Gifford" w:date="2017-03-18T13:51:00Z"/>
              </w:rPr>
            </w:pPr>
            <w:ins w:id="2635" w:author="Charles Gifford" w:date="2017-03-18T13:52:00Z">
              <w:r w:rsidRPr="00E32145">
                <w:rPr>
                  <w:szCs w:val="20"/>
                  <w:lang w:val="en-US"/>
                </w:rPr>
                <w:t>n/a</w:t>
              </w:r>
            </w:ins>
          </w:p>
        </w:tc>
        <w:tc>
          <w:tcPr>
            <w:tcW w:w="1080" w:type="dxa"/>
            <w:shd w:val="clear" w:color="auto" w:fill="auto"/>
          </w:tcPr>
          <w:p w14:paraId="10E48690" w14:textId="05BBD6F2" w:rsidR="005B34A3" w:rsidRPr="009432BC" w:rsidRDefault="00A729EC" w:rsidP="005B34A3">
            <w:pPr>
              <w:pStyle w:val="TABLE-cell"/>
              <w:rPr>
                <w:ins w:id="2636" w:author="Charles Gifford" w:date="2017-03-18T13:51:00Z"/>
              </w:rPr>
            </w:pPr>
            <w:ins w:id="2637" w:author="Charles Gifford" w:date="2017-03-18T13:52:00Z">
              <w:r>
                <w:rPr>
                  <w:szCs w:val="20"/>
                  <w:lang w:val="en-US"/>
                </w:rPr>
                <w:t>0..*</w:t>
              </w:r>
            </w:ins>
          </w:p>
        </w:tc>
        <w:tc>
          <w:tcPr>
            <w:tcW w:w="3780" w:type="dxa"/>
            <w:shd w:val="clear" w:color="auto" w:fill="auto"/>
          </w:tcPr>
          <w:p w14:paraId="2A0AF843" w14:textId="786F5C5B" w:rsidR="005B34A3" w:rsidRPr="009432BC" w:rsidRDefault="005B34A3" w:rsidP="005B34A3">
            <w:pPr>
              <w:pStyle w:val="TABLE-cell"/>
              <w:rPr>
                <w:ins w:id="2638" w:author="Charles Gifford" w:date="2017-03-18T13:51:00Z"/>
              </w:rPr>
            </w:pPr>
            <w:ins w:id="2639" w:author="Charles Gifford" w:date="2017-03-18T13:53:00Z">
              <w:r w:rsidRPr="00E32145">
                <w:rPr>
                  <w:lang w:val="en-US"/>
                </w:rPr>
                <w:t xml:space="preserve">The </w:t>
              </w:r>
              <w:r>
                <w:rPr>
                  <w:i/>
                  <w:szCs w:val="20"/>
                  <w:lang w:val="en-US"/>
                </w:rPr>
                <w:t xml:space="preserve">operational </w:t>
              </w:r>
              <w:r w:rsidRPr="00E32145">
                <w:rPr>
                  <w:i/>
                  <w:lang w:val="en-US"/>
                </w:rPr>
                <w:t>location properties</w:t>
              </w:r>
              <w:r w:rsidRPr="00E32145">
                <w:rPr>
                  <w:lang w:val="en-US"/>
                </w:rPr>
                <w:t xml:space="preserve"> mapping to this </w:t>
              </w:r>
              <w:r>
                <w:rPr>
                  <w:i/>
                  <w:szCs w:val="20"/>
                  <w:lang w:val="en-US"/>
                </w:rPr>
                <w:t xml:space="preserve">operational </w:t>
              </w:r>
              <w:r w:rsidRPr="00E32145">
                <w:rPr>
                  <w:i/>
                  <w:lang w:val="en-US"/>
                </w:rPr>
                <w:t>location class property</w:t>
              </w:r>
              <w:r w:rsidRPr="00E32145">
                <w:rPr>
                  <w:lang w:val="en-US"/>
                </w:rPr>
                <w:t>.</w:t>
              </w:r>
            </w:ins>
          </w:p>
        </w:tc>
      </w:tr>
    </w:tbl>
    <w:p w14:paraId="74EC39ED" w14:textId="6307F97F" w:rsidR="004244D5" w:rsidRPr="00E32145" w:rsidRDefault="00317241" w:rsidP="00E05180">
      <w:pPr>
        <w:pStyle w:val="TABLE-title"/>
        <w:rPr>
          <w:ins w:id="2640" w:author="Charles Gifford" w:date="2017-03-17T19:50:00Z"/>
          <w:lang w:val="en-US"/>
        </w:rPr>
      </w:pPr>
      <w:bookmarkStart w:id="2641" w:name="_Ref477952443"/>
      <w:bookmarkStart w:id="2642" w:name="_Toc478492322"/>
      <w:ins w:id="2643" w:author="Charles Gifford" w:date="2017-03-22T13:23:00Z">
        <w:r>
          <w:t xml:space="preserve">Table </w:t>
        </w:r>
        <w:r>
          <w:fldChar w:fldCharType="begin"/>
        </w:r>
        <w:r>
          <w:instrText xml:space="preserve"> SEQ Table \* ARABIC </w:instrText>
        </w:r>
      </w:ins>
      <w:r>
        <w:fldChar w:fldCharType="separate"/>
      </w:r>
      <w:ins w:id="2644" w:author="Charles Gifford" w:date="2017-03-22T13:23:00Z">
        <w:r>
          <w:rPr>
            <w:noProof/>
          </w:rPr>
          <w:t>21</w:t>
        </w:r>
        <w:r>
          <w:fldChar w:fldCharType="end"/>
        </w:r>
        <w:bookmarkEnd w:id="2641"/>
        <w:r>
          <w:rPr>
            <w:lang w:val="en-US"/>
          </w:rPr>
          <w:t xml:space="preserve"> </w:t>
        </w:r>
      </w:ins>
      <w:ins w:id="2645" w:author="Charles Gifford" w:date="2017-03-17T19:50:00Z">
        <w:r w:rsidR="004244D5" w:rsidRPr="00E32145">
          <w:rPr>
            <w:lang w:val="en-US"/>
          </w:rPr>
          <w:t>– Location class property attributes</w:t>
        </w:r>
        <w:bookmarkEnd w:id="2642"/>
      </w:ins>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52"/>
        <w:gridCol w:w="1108"/>
      </w:tblGrid>
      <w:tr w:rsidR="004244D5" w:rsidRPr="00E32145" w14:paraId="1C366BA4" w14:textId="77777777" w:rsidTr="00BB48ED">
        <w:trPr>
          <w:trHeight w:val="377"/>
          <w:tblHeader/>
          <w:jc w:val="center"/>
          <w:ins w:id="2646" w:author="Charles Gifford" w:date="2017-03-17T19:50:00Z"/>
        </w:trPr>
        <w:tc>
          <w:tcPr>
            <w:tcW w:w="1269" w:type="dxa"/>
          </w:tcPr>
          <w:p w14:paraId="25773568" w14:textId="77777777" w:rsidR="004244D5" w:rsidRPr="00E32145" w:rsidRDefault="004244D5" w:rsidP="00BB48ED">
            <w:pPr>
              <w:pStyle w:val="TABLE-col-heading"/>
              <w:rPr>
                <w:ins w:id="2647" w:author="Charles Gifford" w:date="2017-03-17T19:50:00Z"/>
                <w:lang w:val="en-US"/>
              </w:rPr>
            </w:pPr>
            <w:ins w:id="2648" w:author="Charles Gifford" w:date="2017-03-17T19:50:00Z">
              <w:r w:rsidRPr="00E32145">
                <w:rPr>
                  <w:lang w:val="en-US"/>
                </w:rPr>
                <w:t>Attribute name</w:t>
              </w:r>
            </w:ins>
          </w:p>
        </w:tc>
        <w:tc>
          <w:tcPr>
            <w:tcW w:w="2880" w:type="dxa"/>
          </w:tcPr>
          <w:p w14:paraId="69489771" w14:textId="77777777" w:rsidR="004244D5" w:rsidRPr="00E32145" w:rsidRDefault="004244D5" w:rsidP="00BB48ED">
            <w:pPr>
              <w:pStyle w:val="TABLE-col-heading"/>
              <w:rPr>
                <w:ins w:id="2649" w:author="Charles Gifford" w:date="2017-03-17T19:50:00Z"/>
                <w:lang w:val="en-US"/>
              </w:rPr>
            </w:pPr>
            <w:ins w:id="2650" w:author="Charles Gifford" w:date="2017-03-17T19:50:00Z">
              <w:r w:rsidRPr="00E32145">
                <w:rPr>
                  <w:lang w:val="en-US"/>
                </w:rPr>
                <w:t>Description</w:t>
              </w:r>
            </w:ins>
          </w:p>
        </w:tc>
        <w:tc>
          <w:tcPr>
            <w:tcW w:w="1440" w:type="dxa"/>
          </w:tcPr>
          <w:p w14:paraId="20E6C0E4" w14:textId="77777777" w:rsidR="004244D5" w:rsidRPr="00E32145" w:rsidRDefault="004244D5" w:rsidP="00BB48ED">
            <w:pPr>
              <w:pStyle w:val="TABLE-col-heading"/>
              <w:rPr>
                <w:ins w:id="2651" w:author="Charles Gifford" w:date="2017-03-17T19:50:00Z"/>
                <w:lang w:val="en-US"/>
              </w:rPr>
            </w:pPr>
            <w:ins w:id="2652" w:author="Charles Gifford" w:date="2017-03-17T19:50:00Z">
              <w:r w:rsidRPr="00E32145">
                <w:rPr>
                  <w:lang w:val="en-US"/>
                </w:rPr>
                <w:t>Production examples</w:t>
              </w:r>
            </w:ins>
          </w:p>
        </w:tc>
        <w:tc>
          <w:tcPr>
            <w:tcW w:w="1297" w:type="dxa"/>
          </w:tcPr>
          <w:p w14:paraId="4F82A173" w14:textId="77777777" w:rsidR="004244D5" w:rsidRPr="00E32145" w:rsidRDefault="004244D5" w:rsidP="00BB48ED">
            <w:pPr>
              <w:pStyle w:val="TABLE-col-heading"/>
              <w:rPr>
                <w:ins w:id="2653" w:author="Charles Gifford" w:date="2017-03-17T19:50:00Z"/>
                <w:lang w:val="en-US"/>
              </w:rPr>
            </w:pPr>
            <w:ins w:id="2654" w:author="Charles Gifford" w:date="2017-03-17T19:50:00Z">
              <w:r w:rsidRPr="00E32145">
                <w:rPr>
                  <w:lang w:val="en-US"/>
                </w:rPr>
                <w:t>Maintenance examples</w:t>
              </w:r>
            </w:ins>
          </w:p>
        </w:tc>
        <w:tc>
          <w:tcPr>
            <w:tcW w:w="1052" w:type="dxa"/>
          </w:tcPr>
          <w:p w14:paraId="6178A293" w14:textId="77777777" w:rsidR="004244D5" w:rsidRPr="00E32145" w:rsidRDefault="004244D5" w:rsidP="00BB48ED">
            <w:pPr>
              <w:pStyle w:val="TABLE-col-heading"/>
              <w:rPr>
                <w:ins w:id="2655" w:author="Charles Gifford" w:date="2017-03-17T19:50:00Z"/>
                <w:lang w:val="en-US"/>
              </w:rPr>
            </w:pPr>
            <w:ins w:id="2656" w:author="Charles Gifford" w:date="2017-03-17T19:50:00Z">
              <w:r w:rsidRPr="00E32145">
                <w:rPr>
                  <w:lang w:val="en-US"/>
                </w:rPr>
                <w:t>Quality examples</w:t>
              </w:r>
            </w:ins>
          </w:p>
        </w:tc>
        <w:tc>
          <w:tcPr>
            <w:tcW w:w="1108" w:type="dxa"/>
          </w:tcPr>
          <w:p w14:paraId="6C01CD86" w14:textId="77777777" w:rsidR="004244D5" w:rsidRPr="00E32145" w:rsidRDefault="004244D5" w:rsidP="00BB48ED">
            <w:pPr>
              <w:pStyle w:val="TABLE-col-heading"/>
              <w:rPr>
                <w:ins w:id="2657" w:author="Charles Gifford" w:date="2017-03-17T19:50:00Z"/>
                <w:lang w:val="en-US"/>
              </w:rPr>
            </w:pPr>
            <w:ins w:id="2658" w:author="Charles Gifford" w:date="2017-03-17T19:50:00Z">
              <w:r w:rsidRPr="00E32145">
                <w:rPr>
                  <w:lang w:val="en-US"/>
                </w:rPr>
                <w:t>Inventory examples</w:t>
              </w:r>
            </w:ins>
          </w:p>
        </w:tc>
      </w:tr>
      <w:tr w:rsidR="004244D5" w:rsidRPr="00E32145" w14:paraId="27A20C23" w14:textId="77777777" w:rsidTr="00BA6779">
        <w:trPr>
          <w:cantSplit/>
          <w:jc w:val="center"/>
          <w:ins w:id="2659" w:author="Charles Gifford" w:date="2017-03-17T19:50:00Z"/>
        </w:trPr>
        <w:tc>
          <w:tcPr>
            <w:tcW w:w="1269" w:type="dxa"/>
          </w:tcPr>
          <w:p w14:paraId="6ECC4406" w14:textId="77777777" w:rsidR="004244D5" w:rsidRPr="00E32145" w:rsidRDefault="004244D5" w:rsidP="00600813">
            <w:pPr>
              <w:pStyle w:val="TABLE-cell"/>
              <w:rPr>
                <w:ins w:id="2660" w:author="Charles Gifford" w:date="2017-03-17T19:50:00Z"/>
                <w:lang w:val="en-US"/>
              </w:rPr>
            </w:pPr>
            <w:ins w:id="2661" w:author="Charles Gifford" w:date="2017-03-17T19:50:00Z">
              <w:r w:rsidRPr="00E32145">
                <w:rPr>
                  <w:lang w:val="en-US"/>
                </w:rPr>
                <w:t>ID</w:t>
              </w:r>
            </w:ins>
          </w:p>
        </w:tc>
        <w:tc>
          <w:tcPr>
            <w:tcW w:w="2880" w:type="dxa"/>
          </w:tcPr>
          <w:p w14:paraId="2D5A8507" w14:textId="77777777" w:rsidR="004244D5" w:rsidRPr="00E32145" w:rsidRDefault="004244D5" w:rsidP="00600813">
            <w:pPr>
              <w:pStyle w:val="TABLE-cell"/>
              <w:rPr>
                <w:ins w:id="2662" w:author="Charles Gifford" w:date="2017-03-17T19:50:00Z"/>
                <w:lang w:val="en-US"/>
              </w:rPr>
            </w:pPr>
            <w:ins w:id="2663" w:author="Charles Gifford" w:date="2017-03-17T19:50:00Z">
              <w:r w:rsidRPr="00E32145">
                <w:rPr>
                  <w:lang w:val="en-US"/>
                </w:rPr>
                <w:t xml:space="preserve">A unique identification of a specific </w:t>
              </w:r>
              <w:r>
                <w:rPr>
                  <w:i/>
                  <w:lang w:val="en-US"/>
                </w:rPr>
                <w:t xml:space="preserve">operational </w:t>
              </w:r>
              <w:r w:rsidRPr="00E32145">
                <w:rPr>
                  <w:i/>
                  <w:lang w:val="en-US"/>
                </w:rPr>
                <w:t>location class property</w:t>
              </w:r>
              <w:r w:rsidRPr="00E32145">
                <w:rPr>
                  <w:lang w:val="en-US"/>
                </w:rPr>
                <w:t xml:space="preserve"> within the </w:t>
              </w:r>
              <w:r>
                <w:rPr>
                  <w:i/>
                  <w:lang w:val="en-US"/>
                </w:rPr>
                <w:t xml:space="preserve">operational </w:t>
              </w:r>
              <w:r w:rsidRPr="00E32145">
                <w:rPr>
                  <w:i/>
                  <w:lang w:val="en-US"/>
                </w:rPr>
                <w:t>location class</w:t>
              </w:r>
              <w:r w:rsidRPr="00E32145">
                <w:rPr>
                  <w:lang w:val="en-US"/>
                </w:rPr>
                <w:t>.</w:t>
              </w:r>
            </w:ins>
          </w:p>
        </w:tc>
        <w:tc>
          <w:tcPr>
            <w:tcW w:w="1440" w:type="dxa"/>
          </w:tcPr>
          <w:p w14:paraId="04AE3849" w14:textId="77777777" w:rsidR="004244D5" w:rsidRPr="00E32145" w:rsidRDefault="004244D5" w:rsidP="00600813">
            <w:pPr>
              <w:pStyle w:val="TABLE-cell"/>
              <w:rPr>
                <w:ins w:id="2664" w:author="Charles Gifford" w:date="2017-03-17T19:50:00Z"/>
                <w:lang w:val="en-US"/>
              </w:rPr>
            </w:pPr>
            <w:ins w:id="2665" w:author="Charles Gifford" w:date="2017-03-17T19:50:00Z">
              <w:r w:rsidRPr="00E32145">
                <w:rPr>
                  <w:lang w:val="en-US"/>
                </w:rPr>
                <w:t>Capacity</w:t>
              </w:r>
            </w:ins>
          </w:p>
        </w:tc>
        <w:tc>
          <w:tcPr>
            <w:tcW w:w="1297" w:type="dxa"/>
          </w:tcPr>
          <w:p w14:paraId="2AB1FAB9" w14:textId="77777777" w:rsidR="004244D5" w:rsidRPr="00E32145" w:rsidRDefault="004244D5" w:rsidP="00600813">
            <w:pPr>
              <w:pStyle w:val="TABLE-cell"/>
              <w:rPr>
                <w:ins w:id="2666" w:author="Charles Gifford" w:date="2017-03-17T19:50:00Z"/>
                <w:lang w:val="en-US"/>
              </w:rPr>
            </w:pPr>
            <w:ins w:id="2667" w:author="Charles Gifford" w:date="2017-03-17T19:50:00Z">
              <w:r w:rsidRPr="00E32145">
                <w:rPr>
                  <w:lang w:val="en-US"/>
                </w:rPr>
                <w:t>Accessibility</w:t>
              </w:r>
            </w:ins>
          </w:p>
        </w:tc>
        <w:tc>
          <w:tcPr>
            <w:tcW w:w="1052" w:type="dxa"/>
          </w:tcPr>
          <w:p w14:paraId="08EC5983" w14:textId="77777777" w:rsidR="004244D5" w:rsidRPr="00E32145" w:rsidRDefault="004244D5" w:rsidP="00600813">
            <w:pPr>
              <w:pStyle w:val="TABLE-cell"/>
              <w:rPr>
                <w:ins w:id="2668" w:author="Charles Gifford" w:date="2017-03-17T19:50:00Z"/>
                <w:lang w:val="en-US"/>
              </w:rPr>
            </w:pPr>
            <w:ins w:id="2669" w:author="Charles Gifford" w:date="2017-03-17T19:50:00Z">
              <w:r w:rsidRPr="00E32145">
                <w:rPr>
                  <w:lang w:val="en-US"/>
                </w:rPr>
                <w:t>Usage</w:t>
              </w:r>
            </w:ins>
          </w:p>
        </w:tc>
        <w:tc>
          <w:tcPr>
            <w:tcW w:w="1108" w:type="dxa"/>
          </w:tcPr>
          <w:p w14:paraId="6E32A2F2" w14:textId="77777777" w:rsidR="004244D5" w:rsidRPr="00E32145" w:rsidRDefault="004244D5" w:rsidP="00600813">
            <w:pPr>
              <w:pStyle w:val="TABLE-cell"/>
              <w:rPr>
                <w:ins w:id="2670" w:author="Charles Gifford" w:date="2017-03-17T19:50:00Z"/>
                <w:lang w:val="en-US"/>
              </w:rPr>
            </w:pPr>
            <w:ins w:id="2671" w:author="Charles Gifford" w:date="2017-03-17T19:50:00Z">
              <w:r w:rsidRPr="00E32145">
                <w:rPr>
                  <w:lang w:val="en-US"/>
                </w:rPr>
                <w:t>Default Material</w:t>
              </w:r>
            </w:ins>
          </w:p>
        </w:tc>
      </w:tr>
      <w:tr w:rsidR="004244D5" w:rsidRPr="00E32145" w14:paraId="1AEA8A7B" w14:textId="77777777" w:rsidTr="00BA6779">
        <w:trPr>
          <w:cantSplit/>
          <w:jc w:val="center"/>
          <w:ins w:id="2672" w:author="Charles Gifford" w:date="2017-03-17T19:50:00Z"/>
        </w:trPr>
        <w:tc>
          <w:tcPr>
            <w:tcW w:w="1269" w:type="dxa"/>
          </w:tcPr>
          <w:p w14:paraId="0EB855B0" w14:textId="77777777" w:rsidR="004244D5" w:rsidRPr="00E32145" w:rsidRDefault="004244D5" w:rsidP="00600813">
            <w:pPr>
              <w:pStyle w:val="TABLE-cell"/>
              <w:rPr>
                <w:ins w:id="2673" w:author="Charles Gifford" w:date="2017-03-17T19:50:00Z"/>
                <w:lang w:val="en-US"/>
              </w:rPr>
            </w:pPr>
            <w:ins w:id="2674" w:author="Charles Gifford" w:date="2017-03-17T19:50:00Z">
              <w:r w:rsidRPr="00E32145">
                <w:rPr>
                  <w:lang w:val="en-US"/>
                </w:rPr>
                <w:t>Description</w:t>
              </w:r>
            </w:ins>
          </w:p>
        </w:tc>
        <w:tc>
          <w:tcPr>
            <w:tcW w:w="2880" w:type="dxa"/>
          </w:tcPr>
          <w:p w14:paraId="50BBF28A" w14:textId="77777777" w:rsidR="004244D5" w:rsidRPr="00E32145" w:rsidRDefault="004244D5" w:rsidP="00600813">
            <w:pPr>
              <w:pStyle w:val="TABLE-cell"/>
              <w:rPr>
                <w:ins w:id="2675" w:author="Charles Gifford" w:date="2017-03-17T19:50:00Z"/>
                <w:lang w:val="en-US"/>
              </w:rPr>
            </w:pPr>
            <w:ins w:id="2676" w:author="Charles Gifford" w:date="2017-03-17T19:50:00Z">
              <w:r w:rsidRPr="00E32145">
                <w:rPr>
                  <w:lang w:val="en-US"/>
                </w:rPr>
                <w:t xml:space="preserve">Additional information about the </w:t>
              </w:r>
              <w:r>
                <w:rPr>
                  <w:i/>
                  <w:lang w:val="en-US"/>
                </w:rPr>
                <w:t xml:space="preserve">operational </w:t>
              </w:r>
              <w:r w:rsidRPr="00E32145">
                <w:rPr>
                  <w:i/>
                  <w:lang w:val="en-US"/>
                </w:rPr>
                <w:t>location class property</w:t>
              </w:r>
              <w:r w:rsidRPr="00E32145">
                <w:rPr>
                  <w:lang w:val="en-US"/>
                </w:rPr>
                <w:t>.</w:t>
              </w:r>
            </w:ins>
          </w:p>
        </w:tc>
        <w:tc>
          <w:tcPr>
            <w:tcW w:w="1440" w:type="dxa"/>
          </w:tcPr>
          <w:p w14:paraId="55547B69" w14:textId="77777777" w:rsidR="004244D5" w:rsidRPr="00E32145" w:rsidRDefault="004244D5" w:rsidP="00600813">
            <w:pPr>
              <w:pStyle w:val="TABLE-cell"/>
              <w:rPr>
                <w:ins w:id="2677" w:author="Charles Gifford" w:date="2017-03-17T19:50:00Z"/>
                <w:lang w:val="en-US"/>
              </w:rPr>
            </w:pPr>
            <w:ins w:id="2678" w:author="Charles Gifford" w:date="2017-03-17T19:50:00Z">
              <w:r w:rsidRPr="00E32145">
                <w:rPr>
                  <w:lang w:val="en-US"/>
                </w:rPr>
                <w:t xml:space="preserve">The storage capacity of the </w:t>
              </w:r>
              <w:r>
                <w:rPr>
                  <w:lang w:val="en-US"/>
                </w:rPr>
                <w:t xml:space="preserve">operational </w:t>
              </w:r>
              <w:r w:rsidRPr="00E32145">
                <w:rPr>
                  <w:lang w:val="en-US"/>
                </w:rPr>
                <w:t>location</w:t>
              </w:r>
            </w:ins>
          </w:p>
        </w:tc>
        <w:tc>
          <w:tcPr>
            <w:tcW w:w="1297" w:type="dxa"/>
          </w:tcPr>
          <w:p w14:paraId="250F5ED6" w14:textId="77777777" w:rsidR="004244D5" w:rsidRPr="00E32145" w:rsidRDefault="004244D5" w:rsidP="00600813">
            <w:pPr>
              <w:pStyle w:val="TABLE-cell"/>
              <w:rPr>
                <w:ins w:id="2679" w:author="Charles Gifford" w:date="2017-03-17T19:50:00Z"/>
                <w:lang w:val="en-US"/>
              </w:rPr>
            </w:pPr>
            <w:ins w:id="2680" w:author="Charles Gifford" w:date="2017-03-17T19:50:00Z">
              <w:r w:rsidRPr="00E32145">
                <w:rPr>
                  <w:lang w:val="en-US"/>
                </w:rPr>
                <w:t xml:space="preserve">The accessibility of the </w:t>
              </w:r>
              <w:r>
                <w:rPr>
                  <w:lang w:val="en-US"/>
                </w:rPr>
                <w:t xml:space="preserve">operational </w:t>
              </w:r>
              <w:r w:rsidRPr="00E32145">
                <w:rPr>
                  <w:lang w:val="en-US"/>
                </w:rPr>
                <w:t>location</w:t>
              </w:r>
            </w:ins>
          </w:p>
        </w:tc>
        <w:tc>
          <w:tcPr>
            <w:tcW w:w="1052" w:type="dxa"/>
          </w:tcPr>
          <w:p w14:paraId="59B5FC9A" w14:textId="77777777" w:rsidR="004244D5" w:rsidRPr="00E32145" w:rsidRDefault="004244D5" w:rsidP="00600813">
            <w:pPr>
              <w:pStyle w:val="TABLE-cell"/>
              <w:rPr>
                <w:ins w:id="2681" w:author="Charles Gifford" w:date="2017-03-17T19:50:00Z"/>
                <w:lang w:val="en-US"/>
              </w:rPr>
            </w:pPr>
            <w:ins w:id="2682" w:author="Charles Gifford" w:date="2017-03-17T19:50:00Z">
              <w:r w:rsidRPr="00E32145">
                <w:rPr>
                  <w:lang w:val="en-US"/>
                </w:rPr>
                <w:t xml:space="preserve">How the </w:t>
              </w:r>
              <w:r>
                <w:rPr>
                  <w:lang w:val="en-US"/>
                </w:rPr>
                <w:t xml:space="preserve">operational </w:t>
              </w:r>
              <w:r w:rsidRPr="00E32145">
                <w:rPr>
                  <w:lang w:val="en-US"/>
                </w:rPr>
                <w:t>location is used</w:t>
              </w:r>
            </w:ins>
          </w:p>
        </w:tc>
        <w:tc>
          <w:tcPr>
            <w:tcW w:w="1108" w:type="dxa"/>
          </w:tcPr>
          <w:p w14:paraId="35A87703" w14:textId="77777777" w:rsidR="004244D5" w:rsidRPr="00E32145" w:rsidRDefault="004244D5" w:rsidP="00600813">
            <w:pPr>
              <w:pStyle w:val="TABLE-cell"/>
              <w:rPr>
                <w:ins w:id="2683" w:author="Charles Gifford" w:date="2017-03-17T19:50:00Z"/>
                <w:lang w:val="en-US"/>
              </w:rPr>
            </w:pPr>
            <w:ins w:id="2684" w:author="Charles Gifford" w:date="2017-03-17T19:50:00Z">
              <w:r w:rsidRPr="00E32145">
                <w:rPr>
                  <w:lang w:val="en-US"/>
                </w:rPr>
                <w:t xml:space="preserve">Default material stored at the </w:t>
              </w:r>
              <w:r>
                <w:rPr>
                  <w:lang w:val="en-US"/>
                </w:rPr>
                <w:t xml:space="preserve">operational </w:t>
              </w:r>
              <w:r w:rsidRPr="00E32145">
                <w:rPr>
                  <w:lang w:val="en-US"/>
                </w:rPr>
                <w:t>location</w:t>
              </w:r>
            </w:ins>
          </w:p>
        </w:tc>
      </w:tr>
      <w:tr w:rsidR="004244D5" w:rsidRPr="00E32145" w14:paraId="7C34BD63" w14:textId="77777777" w:rsidTr="00BA6779">
        <w:trPr>
          <w:cantSplit/>
          <w:jc w:val="center"/>
          <w:ins w:id="2685" w:author="Charles Gifford" w:date="2017-03-17T19:50:00Z"/>
        </w:trPr>
        <w:tc>
          <w:tcPr>
            <w:tcW w:w="1269" w:type="dxa"/>
          </w:tcPr>
          <w:p w14:paraId="32CF42BD" w14:textId="77777777" w:rsidR="004244D5" w:rsidRPr="00E32145" w:rsidRDefault="004244D5" w:rsidP="00600813">
            <w:pPr>
              <w:pStyle w:val="TABLE-cell"/>
              <w:rPr>
                <w:ins w:id="2686" w:author="Charles Gifford" w:date="2017-03-17T19:50:00Z"/>
                <w:lang w:val="en-US"/>
              </w:rPr>
            </w:pPr>
            <w:ins w:id="2687" w:author="Charles Gifford" w:date="2017-03-17T19:50:00Z">
              <w:r w:rsidRPr="00E32145">
                <w:rPr>
                  <w:lang w:val="en-US"/>
                </w:rPr>
                <w:t>Value</w:t>
              </w:r>
            </w:ins>
          </w:p>
        </w:tc>
        <w:tc>
          <w:tcPr>
            <w:tcW w:w="2880" w:type="dxa"/>
          </w:tcPr>
          <w:p w14:paraId="54400D06" w14:textId="77777777" w:rsidR="004244D5" w:rsidRPr="00E32145" w:rsidRDefault="004244D5" w:rsidP="00600813">
            <w:pPr>
              <w:pStyle w:val="TABLE-cell"/>
              <w:rPr>
                <w:ins w:id="2688" w:author="Charles Gifford" w:date="2017-03-17T19:50:00Z"/>
                <w:lang w:val="en-US"/>
              </w:rPr>
            </w:pPr>
            <w:ins w:id="2689" w:author="Charles Gifford" w:date="2017-03-17T19:50:00Z">
              <w:r w:rsidRPr="00E32145">
                <w:rPr>
                  <w:lang w:val="en-US"/>
                </w:rPr>
                <w:t>The value, set of values, or range of the property.</w:t>
              </w:r>
            </w:ins>
          </w:p>
        </w:tc>
        <w:tc>
          <w:tcPr>
            <w:tcW w:w="1440" w:type="dxa"/>
          </w:tcPr>
          <w:p w14:paraId="38407A25" w14:textId="77777777" w:rsidR="004244D5" w:rsidRPr="00E32145" w:rsidRDefault="004244D5" w:rsidP="00600813">
            <w:pPr>
              <w:pStyle w:val="TABLE-cell"/>
              <w:rPr>
                <w:ins w:id="2690" w:author="Charles Gifford" w:date="2017-03-17T19:50:00Z"/>
                <w:lang w:val="en-US"/>
              </w:rPr>
            </w:pPr>
            <w:ins w:id="2691" w:author="Charles Gifford" w:date="2017-03-17T19:50:00Z">
              <w:r w:rsidRPr="00E32145">
                <w:rPr>
                  <w:lang w:val="en-US"/>
                </w:rPr>
                <w:t>n/a</w:t>
              </w:r>
            </w:ins>
          </w:p>
        </w:tc>
        <w:tc>
          <w:tcPr>
            <w:tcW w:w="1297" w:type="dxa"/>
          </w:tcPr>
          <w:p w14:paraId="1C9AA48D" w14:textId="77777777" w:rsidR="004244D5" w:rsidRPr="00E32145" w:rsidRDefault="004244D5" w:rsidP="00600813">
            <w:pPr>
              <w:pStyle w:val="TABLE-cell"/>
              <w:rPr>
                <w:ins w:id="2692" w:author="Charles Gifford" w:date="2017-03-17T19:50:00Z"/>
                <w:lang w:val="en-US"/>
              </w:rPr>
            </w:pPr>
            <w:ins w:id="2693" w:author="Charles Gifford" w:date="2017-03-17T19:50:00Z">
              <w:r w:rsidRPr="00E32145">
                <w:rPr>
                  <w:lang w:val="en-US"/>
                </w:rPr>
                <w:t>n/a</w:t>
              </w:r>
            </w:ins>
          </w:p>
        </w:tc>
        <w:tc>
          <w:tcPr>
            <w:tcW w:w="1052" w:type="dxa"/>
          </w:tcPr>
          <w:p w14:paraId="73A77728" w14:textId="77777777" w:rsidR="004244D5" w:rsidRPr="00E32145" w:rsidRDefault="004244D5" w:rsidP="00600813">
            <w:pPr>
              <w:pStyle w:val="TABLE-cell"/>
              <w:rPr>
                <w:ins w:id="2694" w:author="Charles Gifford" w:date="2017-03-17T19:50:00Z"/>
                <w:lang w:val="en-US"/>
              </w:rPr>
            </w:pPr>
            <w:ins w:id="2695" w:author="Charles Gifford" w:date="2017-03-17T19:50:00Z">
              <w:r w:rsidRPr="00E32145">
                <w:rPr>
                  <w:lang w:val="en-US"/>
                </w:rPr>
                <w:t>n/a</w:t>
              </w:r>
            </w:ins>
          </w:p>
        </w:tc>
        <w:tc>
          <w:tcPr>
            <w:tcW w:w="1108" w:type="dxa"/>
          </w:tcPr>
          <w:p w14:paraId="7A9333BC" w14:textId="77777777" w:rsidR="004244D5" w:rsidRPr="00E32145" w:rsidRDefault="004244D5" w:rsidP="00600813">
            <w:pPr>
              <w:pStyle w:val="TABLE-cell"/>
              <w:rPr>
                <w:ins w:id="2696" w:author="Charles Gifford" w:date="2017-03-17T19:50:00Z"/>
                <w:lang w:val="en-US"/>
              </w:rPr>
            </w:pPr>
            <w:ins w:id="2697" w:author="Charles Gifford" w:date="2017-03-17T19:50:00Z">
              <w:r w:rsidRPr="00E32145">
                <w:rPr>
                  <w:lang w:val="en-US"/>
                </w:rPr>
                <w:t>n/a</w:t>
              </w:r>
            </w:ins>
          </w:p>
        </w:tc>
      </w:tr>
      <w:tr w:rsidR="004244D5" w:rsidRPr="00E32145" w14:paraId="053793E5" w14:textId="77777777" w:rsidTr="00BA6779">
        <w:trPr>
          <w:cantSplit/>
          <w:jc w:val="center"/>
          <w:ins w:id="2698" w:author="Charles Gifford" w:date="2017-03-17T19:50:00Z"/>
        </w:trPr>
        <w:tc>
          <w:tcPr>
            <w:tcW w:w="1269" w:type="dxa"/>
          </w:tcPr>
          <w:p w14:paraId="0E52762E" w14:textId="77777777" w:rsidR="004244D5" w:rsidRPr="00E32145" w:rsidRDefault="004244D5" w:rsidP="00600813">
            <w:pPr>
              <w:pStyle w:val="TABLE-cell"/>
              <w:rPr>
                <w:ins w:id="2699" w:author="Charles Gifford" w:date="2017-03-17T19:50:00Z"/>
                <w:lang w:val="en-US"/>
              </w:rPr>
            </w:pPr>
            <w:ins w:id="2700" w:author="Charles Gifford" w:date="2017-03-17T19:50:00Z">
              <w:r w:rsidRPr="00E32145">
                <w:rPr>
                  <w:lang w:val="en-US"/>
                </w:rPr>
                <w:t>Value unit of measure</w:t>
              </w:r>
            </w:ins>
          </w:p>
        </w:tc>
        <w:tc>
          <w:tcPr>
            <w:tcW w:w="2880" w:type="dxa"/>
          </w:tcPr>
          <w:p w14:paraId="0C8C75E4" w14:textId="77777777" w:rsidR="004244D5" w:rsidRPr="00E32145" w:rsidRDefault="004244D5" w:rsidP="00600813">
            <w:pPr>
              <w:pStyle w:val="TABLE-cell"/>
              <w:rPr>
                <w:ins w:id="2701" w:author="Charles Gifford" w:date="2017-03-17T19:50:00Z"/>
                <w:lang w:val="en-US"/>
              </w:rPr>
            </w:pPr>
            <w:ins w:id="2702" w:author="Charles Gifford" w:date="2017-03-17T19:50:00Z">
              <w:r w:rsidRPr="00E32145">
                <w:rPr>
                  <w:lang w:val="en-US"/>
                </w:rPr>
                <w:t>The unit of measure of the associated property value, if applicable.</w:t>
              </w:r>
            </w:ins>
          </w:p>
        </w:tc>
        <w:tc>
          <w:tcPr>
            <w:tcW w:w="1440" w:type="dxa"/>
          </w:tcPr>
          <w:p w14:paraId="039361A1" w14:textId="77777777" w:rsidR="004244D5" w:rsidRPr="00E32145" w:rsidRDefault="004244D5" w:rsidP="00600813">
            <w:pPr>
              <w:pStyle w:val="TABLE-cell"/>
              <w:rPr>
                <w:ins w:id="2703" w:author="Charles Gifford" w:date="2017-03-17T19:50:00Z"/>
                <w:lang w:val="en-US"/>
              </w:rPr>
            </w:pPr>
            <w:ins w:id="2704" w:author="Charles Gifford" w:date="2017-03-17T19:50:00Z">
              <w:r w:rsidRPr="00E32145">
                <w:rPr>
                  <w:lang w:val="en-US"/>
                </w:rPr>
                <w:t>n/a</w:t>
              </w:r>
            </w:ins>
          </w:p>
        </w:tc>
        <w:tc>
          <w:tcPr>
            <w:tcW w:w="1297" w:type="dxa"/>
          </w:tcPr>
          <w:p w14:paraId="48152100" w14:textId="77777777" w:rsidR="004244D5" w:rsidRPr="00E32145" w:rsidRDefault="004244D5" w:rsidP="00600813">
            <w:pPr>
              <w:pStyle w:val="TABLE-cell"/>
              <w:rPr>
                <w:ins w:id="2705" w:author="Charles Gifford" w:date="2017-03-17T19:50:00Z"/>
                <w:lang w:val="en-US"/>
              </w:rPr>
            </w:pPr>
            <w:ins w:id="2706" w:author="Charles Gifford" w:date="2017-03-17T19:50:00Z">
              <w:r w:rsidRPr="00E32145">
                <w:rPr>
                  <w:lang w:val="en-US"/>
                </w:rPr>
                <w:t>n/a</w:t>
              </w:r>
            </w:ins>
          </w:p>
        </w:tc>
        <w:tc>
          <w:tcPr>
            <w:tcW w:w="1052" w:type="dxa"/>
          </w:tcPr>
          <w:p w14:paraId="6D9FC9B9" w14:textId="77777777" w:rsidR="004244D5" w:rsidRPr="00E32145" w:rsidRDefault="004244D5" w:rsidP="00600813">
            <w:pPr>
              <w:pStyle w:val="TABLE-cell"/>
              <w:rPr>
                <w:ins w:id="2707" w:author="Charles Gifford" w:date="2017-03-17T19:50:00Z"/>
                <w:lang w:val="en-US"/>
              </w:rPr>
            </w:pPr>
            <w:ins w:id="2708" w:author="Charles Gifford" w:date="2017-03-17T19:50:00Z">
              <w:r w:rsidRPr="00E32145">
                <w:rPr>
                  <w:lang w:val="en-US"/>
                </w:rPr>
                <w:t>n/a</w:t>
              </w:r>
            </w:ins>
          </w:p>
        </w:tc>
        <w:tc>
          <w:tcPr>
            <w:tcW w:w="1108" w:type="dxa"/>
          </w:tcPr>
          <w:p w14:paraId="260ABE69" w14:textId="77777777" w:rsidR="004244D5" w:rsidRPr="00E32145" w:rsidRDefault="004244D5" w:rsidP="00600813">
            <w:pPr>
              <w:pStyle w:val="TABLE-cell"/>
              <w:rPr>
                <w:ins w:id="2709" w:author="Charles Gifford" w:date="2017-03-17T19:50:00Z"/>
                <w:lang w:val="en-US"/>
              </w:rPr>
            </w:pPr>
            <w:ins w:id="2710" w:author="Charles Gifford" w:date="2017-03-17T19:50:00Z">
              <w:r w:rsidRPr="00E32145">
                <w:rPr>
                  <w:lang w:val="en-US"/>
                </w:rPr>
                <w:t xml:space="preserve">n/a </w:t>
              </w:r>
            </w:ins>
          </w:p>
        </w:tc>
      </w:tr>
      <w:tr w:rsidR="004244D5" w:rsidRPr="00E32145" w14:paraId="04C53CBD" w14:textId="77777777" w:rsidTr="00BA6779">
        <w:trPr>
          <w:cantSplit/>
          <w:jc w:val="center"/>
          <w:ins w:id="2711" w:author="Charles Gifford" w:date="2017-03-17T19:50:00Z"/>
        </w:trPr>
        <w:tc>
          <w:tcPr>
            <w:tcW w:w="1269" w:type="dxa"/>
          </w:tcPr>
          <w:p w14:paraId="40317230" w14:textId="77777777" w:rsidR="004244D5" w:rsidRPr="00E32145" w:rsidRDefault="004244D5" w:rsidP="00600813">
            <w:pPr>
              <w:pStyle w:val="TABLE-cell"/>
              <w:rPr>
                <w:ins w:id="2712" w:author="Charles Gifford" w:date="2017-03-17T19:50:00Z"/>
                <w:lang w:val="en-US"/>
              </w:rPr>
            </w:pPr>
            <w:ins w:id="2713" w:author="Charles Gifford" w:date="2017-03-17T19:50:00Z">
              <w:r>
                <w:rPr>
                  <w:lang w:val="en-US"/>
                </w:rPr>
                <w:t>Property type</w:t>
              </w:r>
            </w:ins>
          </w:p>
        </w:tc>
        <w:tc>
          <w:tcPr>
            <w:tcW w:w="2880" w:type="dxa"/>
          </w:tcPr>
          <w:p w14:paraId="43F6658B" w14:textId="77777777" w:rsidR="004244D5" w:rsidRDefault="004244D5" w:rsidP="00600813">
            <w:pPr>
              <w:pStyle w:val="TABLE-cell"/>
              <w:rPr>
                <w:ins w:id="2714" w:author="Charles Gifford" w:date="2017-03-17T19:50:00Z"/>
                <w:lang w:val="en-US"/>
              </w:rPr>
            </w:pPr>
            <w:ins w:id="2715" w:author="Charles Gifford" w:date="2017-03-17T19:50:00Z">
              <w:r>
                <w:rPr>
                  <w:lang w:val="en-US"/>
                </w:rPr>
                <w:t xml:space="preserve">Defines the type of the property. The defined types are: </w:t>
              </w:r>
            </w:ins>
          </w:p>
          <w:p w14:paraId="5EA2519F" w14:textId="77777777" w:rsidR="004244D5" w:rsidRDefault="004244D5" w:rsidP="00600813">
            <w:pPr>
              <w:pStyle w:val="TABLE-cell"/>
              <w:rPr>
                <w:ins w:id="2716" w:author="Charles Gifford" w:date="2017-03-17T19:50:00Z"/>
                <w:lang w:val="en-US"/>
              </w:rPr>
            </w:pPr>
            <w:ins w:id="2717" w:author="Charles Gifford" w:date="2017-03-17T19:50:00Z">
              <w:r>
                <w:rPr>
                  <w:lang w:val="en-US"/>
                </w:rPr>
                <w:t>Class Type – The property value is defined for the class and there is no value associated with an instance.</w:t>
              </w:r>
            </w:ins>
          </w:p>
          <w:p w14:paraId="14222F95" w14:textId="77777777" w:rsidR="004244D5" w:rsidRDefault="004244D5" w:rsidP="00600813">
            <w:pPr>
              <w:pStyle w:val="TABLE-cell"/>
              <w:rPr>
                <w:ins w:id="2718" w:author="Charles Gifford" w:date="2017-03-17T19:50:00Z"/>
                <w:lang w:val="en-US"/>
              </w:rPr>
            </w:pPr>
            <w:ins w:id="2719" w:author="Charles Gifford" w:date="2017-03-17T19:50:00Z">
              <w:r>
                <w:rPr>
                  <w:lang w:val="en-US"/>
                </w:rPr>
                <w:t xml:space="preserve">Instance Type – The property value of the class is undefined. </w:t>
              </w:r>
            </w:ins>
          </w:p>
          <w:p w14:paraId="7E883367" w14:textId="77777777" w:rsidR="004244D5" w:rsidRPr="00E32145" w:rsidRDefault="004244D5" w:rsidP="00600813">
            <w:pPr>
              <w:pStyle w:val="TABLE-cell"/>
              <w:rPr>
                <w:ins w:id="2720" w:author="Charles Gifford" w:date="2017-03-17T19:50:00Z"/>
                <w:lang w:val="en-US"/>
              </w:rPr>
            </w:pPr>
            <w:ins w:id="2721" w:author="Charles Gifford" w:date="2017-03-17T19:50:00Z">
              <w:r>
                <w:rPr>
                  <w:lang w:val="en-US"/>
                </w:rPr>
                <w:t>Default Type – The property value is defined for the class as the default instance value, but individual instances of the class may redefine specific values.</w:t>
              </w:r>
            </w:ins>
          </w:p>
        </w:tc>
        <w:tc>
          <w:tcPr>
            <w:tcW w:w="1440" w:type="dxa"/>
          </w:tcPr>
          <w:p w14:paraId="4A28F32C" w14:textId="77777777" w:rsidR="004244D5" w:rsidRPr="00E32145" w:rsidRDefault="004244D5" w:rsidP="00600813">
            <w:pPr>
              <w:pStyle w:val="TABLE-cell"/>
              <w:rPr>
                <w:ins w:id="2722" w:author="Charles Gifford" w:date="2017-03-17T19:50:00Z"/>
                <w:lang w:val="en-US"/>
              </w:rPr>
            </w:pPr>
            <w:ins w:id="2723" w:author="Charles Gifford" w:date="2017-03-17T19:50:00Z">
              <w:r>
                <w:rPr>
                  <w:lang w:val="en-US"/>
                </w:rPr>
                <w:t>Instance Type</w:t>
              </w:r>
            </w:ins>
          </w:p>
        </w:tc>
        <w:tc>
          <w:tcPr>
            <w:tcW w:w="1297" w:type="dxa"/>
          </w:tcPr>
          <w:p w14:paraId="2005C976" w14:textId="77777777" w:rsidR="004244D5" w:rsidRPr="00E32145" w:rsidRDefault="004244D5" w:rsidP="00600813">
            <w:pPr>
              <w:pStyle w:val="TABLE-cell"/>
              <w:rPr>
                <w:ins w:id="2724" w:author="Charles Gifford" w:date="2017-03-17T19:50:00Z"/>
                <w:lang w:val="en-US"/>
              </w:rPr>
            </w:pPr>
            <w:ins w:id="2725" w:author="Charles Gifford" w:date="2017-03-17T19:50:00Z">
              <w:r>
                <w:rPr>
                  <w:lang w:val="en-US"/>
                </w:rPr>
                <w:t>Instance Type</w:t>
              </w:r>
            </w:ins>
          </w:p>
        </w:tc>
        <w:tc>
          <w:tcPr>
            <w:tcW w:w="1052" w:type="dxa"/>
          </w:tcPr>
          <w:p w14:paraId="190E6B9E" w14:textId="77777777" w:rsidR="004244D5" w:rsidRPr="00E32145" w:rsidRDefault="004244D5" w:rsidP="00600813">
            <w:pPr>
              <w:pStyle w:val="TABLE-cell"/>
              <w:rPr>
                <w:ins w:id="2726" w:author="Charles Gifford" w:date="2017-03-17T19:50:00Z"/>
                <w:lang w:val="en-US"/>
              </w:rPr>
            </w:pPr>
            <w:ins w:id="2727" w:author="Charles Gifford" w:date="2017-03-17T19:50:00Z">
              <w:r>
                <w:rPr>
                  <w:lang w:val="en-US"/>
                </w:rPr>
                <w:t>Class Type</w:t>
              </w:r>
            </w:ins>
          </w:p>
        </w:tc>
        <w:tc>
          <w:tcPr>
            <w:tcW w:w="1108" w:type="dxa"/>
          </w:tcPr>
          <w:p w14:paraId="59434545" w14:textId="77777777" w:rsidR="004244D5" w:rsidRPr="00E32145" w:rsidRDefault="004244D5" w:rsidP="00600813">
            <w:pPr>
              <w:pStyle w:val="TABLE-cell"/>
              <w:rPr>
                <w:ins w:id="2728" w:author="Charles Gifford" w:date="2017-03-17T19:50:00Z"/>
                <w:lang w:val="en-US"/>
              </w:rPr>
            </w:pPr>
            <w:ins w:id="2729" w:author="Charles Gifford" w:date="2017-03-17T19:50:00Z">
              <w:r>
                <w:rPr>
                  <w:lang w:val="en-US"/>
                </w:rPr>
                <w:t>Default Type</w:t>
              </w:r>
            </w:ins>
          </w:p>
        </w:tc>
      </w:tr>
    </w:tbl>
    <w:p w14:paraId="317B0993" w14:textId="6FEF68ED" w:rsidR="004244D5" w:rsidRPr="00E32145" w:rsidRDefault="004244D5" w:rsidP="00600813">
      <w:pPr>
        <w:pStyle w:val="Heading3"/>
        <w:rPr>
          <w:ins w:id="2730" w:author="Charles Gifford" w:date="2017-03-17T19:50:00Z"/>
        </w:rPr>
      </w:pPr>
      <w:ins w:id="2731" w:author="Charles Gifford" w:date="2017-03-17T19:50:00Z">
        <w:r>
          <w:t>Operational l</w:t>
        </w:r>
        <w:r w:rsidRPr="00E32145">
          <w:t>ocation</w:t>
        </w:r>
      </w:ins>
    </w:p>
    <w:p w14:paraId="582B2724" w14:textId="77777777" w:rsidR="004244D5" w:rsidRPr="00E32145" w:rsidRDefault="004244D5" w:rsidP="00600813">
      <w:pPr>
        <w:pStyle w:val="PARAGRAPH"/>
        <w:rPr>
          <w:ins w:id="2732" w:author="Charles Gifford" w:date="2017-03-17T19:50:00Z"/>
          <w:lang w:val="en-US"/>
        </w:rPr>
      </w:pPr>
      <w:ins w:id="2733" w:author="Charles Gifford" w:date="2017-03-17T19:50:00Z">
        <w:r w:rsidRPr="00E32145">
          <w:rPr>
            <w:lang w:val="en-US"/>
          </w:rPr>
          <w:t>A logical o</w:t>
        </w:r>
        <w:r>
          <w:rPr>
            <w:lang w:val="en-US"/>
          </w:rPr>
          <w:t>r</w:t>
        </w:r>
        <w:r w:rsidRPr="00E32145">
          <w:rPr>
            <w:lang w:val="en-US"/>
          </w:rPr>
          <w:t xml:space="preserve"> physical location where a </w:t>
        </w:r>
        <w:r w:rsidRPr="00E32145">
          <w:rPr>
            <w:i/>
            <w:lang w:val="en-US"/>
          </w:rPr>
          <w:t>material lot</w:t>
        </w:r>
        <w:r w:rsidRPr="00E32145">
          <w:rPr>
            <w:lang w:val="en-US"/>
          </w:rPr>
          <w:t xml:space="preserve">, </w:t>
        </w:r>
        <w:r w:rsidRPr="00E32145">
          <w:rPr>
            <w:i/>
            <w:lang w:val="en-US"/>
          </w:rPr>
          <w:t>material sublot</w:t>
        </w:r>
        <w:r w:rsidRPr="00E32145">
          <w:rPr>
            <w:lang w:val="en-US"/>
          </w:rPr>
          <w:t xml:space="preserve">, </w:t>
        </w:r>
        <w:r w:rsidRPr="00E32145">
          <w:rPr>
            <w:i/>
            <w:lang w:val="en-US"/>
          </w:rPr>
          <w:t>equipment</w:t>
        </w:r>
        <w:r w:rsidRPr="00E32145">
          <w:rPr>
            <w:lang w:val="en-US"/>
          </w:rPr>
          <w:t xml:space="preserve">, </w:t>
        </w:r>
        <w:r w:rsidRPr="00E32145">
          <w:rPr>
            <w:i/>
            <w:lang w:val="en-US"/>
          </w:rPr>
          <w:t>physical asset</w:t>
        </w:r>
        <w:r w:rsidRPr="00E32145">
          <w:rPr>
            <w:lang w:val="en-US"/>
          </w:rPr>
          <w:t xml:space="preserve"> or </w:t>
        </w:r>
        <w:r w:rsidRPr="00E32145">
          <w:rPr>
            <w:i/>
            <w:lang w:val="en-US"/>
          </w:rPr>
          <w:t>person</w:t>
        </w:r>
        <w:r w:rsidRPr="00E32145">
          <w:rPr>
            <w:lang w:val="en-US"/>
          </w:rPr>
          <w:t xml:space="preserve"> may be located shall be presented as a</w:t>
        </w:r>
        <w:r>
          <w:rPr>
            <w:lang w:val="en-US"/>
          </w:rPr>
          <w:t>n</w:t>
        </w:r>
        <w:r w:rsidRPr="00E32145">
          <w:rPr>
            <w:lang w:val="en-US"/>
          </w:rPr>
          <w:t xml:space="preserve"> </w:t>
        </w:r>
        <w:r>
          <w:rPr>
            <w:i/>
            <w:lang w:val="en-US"/>
          </w:rPr>
          <w:t xml:space="preserve">operational </w:t>
        </w:r>
        <w:r w:rsidRPr="00E32145">
          <w:rPr>
            <w:i/>
            <w:lang w:val="en-US"/>
          </w:rPr>
          <w:t>location</w:t>
        </w:r>
        <w:r w:rsidRPr="00E32145">
          <w:rPr>
            <w:lang w:val="en-US"/>
          </w:rPr>
          <w:t xml:space="preserve">.  </w:t>
        </w:r>
        <w:r>
          <w:rPr>
            <w:i/>
            <w:lang w:val="en-US"/>
          </w:rPr>
          <w:t>Operational l</w:t>
        </w:r>
        <w:r w:rsidRPr="00E32145">
          <w:rPr>
            <w:i/>
            <w:lang w:val="en-US"/>
          </w:rPr>
          <w:t>ocations</w:t>
        </w:r>
        <w:r w:rsidRPr="00E32145">
          <w:rPr>
            <w:lang w:val="en-US"/>
          </w:rPr>
          <w:t xml:space="preserve"> may be made up of other </w:t>
        </w:r>
        <w:r>
          <w:rPr>
            <w:i/>
            <w:lang w:val="en-US"/>
          </w:rPr>
          <w:t xml:space="preserve">operational </w:t>
        </w:r>
        <w:r w:rsidRPr="00E32145">
          <w:rPr>
            <w:i/>
            <w:lang w:val="en-US"/>
          </w:rPr>
          <w:t>locations</w:t>
        </w:r>
        <w:r w:rsidRPr="00E32145">
          <w:rPr>
            <w:lang w:val="en-US"/>
          </w:rPr>
          <w:t>.</w:t>
        </w:r>
      </w:ins>
    </w:p>
    <w:p w14:paraId="0A8968A6" w14:textId="77777777" w:rsidR="004244D5" w:rsidRPr="00E32145" w:rsidRDefault="004244D5" w:rsidP="00600813">
      <w:pPr>
        <w:pStyle w:val="NOTE0"/>
        <w:rPr>
          <w:ins w:id="2734" w:author="Charles Gifford" w:date="2017-03-17T19:50:00Z"/>
          <w:lang w:val="en-US"/>
        </w:rPr>
      </w:pPr>
      <w:ins w:id="2735" w:author="Charles Gifford" w:date="2017-03-17T19:50:00Z">
        <w:r w:rsidRPr="00E32145">
          <w:rPr>
            <w:lang w:val="en-US"/>
          </w:rPr>
          <w:t>NOTE</w:t>
        </w:r>
        <w:r>
          <w:rPr>
            <w:lang w:val="en-US"/>
          </w:rPr>
          <w:tab/>
        </w:r>
        <w:r w:rsidRPr="00E32145">
          <w:rPr>
            <w:lang w:val="en-US"/>
          </w:rPr>
          <w:t xml:space="preserve">Examples of </w:t>
        </w:r>
        <w:r>
          <w:rPr>
            <w:i/>
            <w:lang w:val="en-US"/>
          </w:rPr>
          <w:t xml:space="preserve">operational </w:t>
        </w:r>
        <w:r w:rsidRPr="00E32145">
          <w:rPr>
            <w:i/>
            <w:lang w:val="en-US"/>
          </w:rPr>
          <w:t xml:space="preserve">locations </w:t>
        </w:r>
        <w:r w:rsidRPr="00E32145">
          <w:rPr>
            <w:lang w:val="en-US"/>
          </w:rPr>
          <w:t xml:space="preserve">are bin 28, hatch 3 and stockpile footprint A1. </w:t>
        </w:r>
      </w:ins>
    </w:p>
    <w:p w14:paraId="5480503E" w14:textId="3C0A42FB" w:rsidR="004244D5" w:rsidRDefault="00317241" w:rsidP="00600813">
      <w:pPr>
        <w:pStyle w:val="PARAGRAPH"/>
        <w:rPr>
          <w:ins w:id="2736" w:author="Charles Gifford" w:date="2017-03-18T13:56:00Z"/>
          <w:lang w:val="en-US"/>
        </w:rPr>
      </w:pPr>
      <w:ins w:id="2737" w:author="Charles Gifford" w:date="2017-03-22T13:27:00Z">
        <w:r>
          <w:rPr>
            <w:lang w:val="en-US"/>
          </w:rPr>
          <w:fldChar w:fldCharType="begin"/>
        </w:r>
        <w:r>
          <w:rPr>
            <w:lang w:val="en-US"/>
          </w:rPr>
          <w:instrText xml:space="preserve"> REF _Ref477952556 \h </w:instrText>
        </w:r>
      </w:ins>
      <w:r>
        <w:rPr>
          <w:lang w:val="en-US"/>
        </w:rPr>
      </w:r>
      <w:r>
        <w:rPr>
          <w:lang w:val="en-US"/>
        </w:rPr>
        <w:fldChar w:fldCharType="separate"/>
      </w:r>
      <w:ins w:id="2738" w:author="Charles Gifford" w:date="2017-03-22T13:27:00Z">
        <w:r>
          <w:t xml:space="preserve">Table </w:t>
        </w:r>
        <w:r>
          <w:rPr>
            <w:noProof/>
          </w:rPr>
          <w:t>22</w:t>
        </w:r>
        <w:r>
          <w:rPr>
            <w:lang w:val="en-US"/>
          </w:rPr>
          <w:fldChar w:fldCharType="end"/>
        </w:r>
      </w:ins>
      <w:ins w:id="2739" w:author="Charles Gifford" w:date="2017-03-22T13:26:00Z">
        <w:r>
          <w:rPr>
            <w:lang w:val="en-US"/>
          </w:rPr>
          <w:t xml:space="preserve"> </w:t>
        </w:r>
      </w:ins>
      <w:ins w:id="2740" w:author="Charles Gifford" w:date="2017-03-17T19:50:00Z">
        <w:r w:rsidR="004244D5" w:rsidRPr="00E32145">
          <w:rPr>
            <w:lang w:val="en-US"/>
          </w:rPr>
          <w:t xml:space="preserve">lists the relationships </w:t>
        </w:r>
      </w:ins>
      <w:ins w:id="2741" w:author="Charles Gifford" w:date="2017-03-18T13:56:00Z">
        <w:r w:rsidR="00B142F5">
          <w:rPr>
            <w:lang w:val="en-US"/>
          </w:rPr>
          <w:t>roles of</w:t>
        </w:r>
      </w:ins>
      <w:ins w:id="2742" w:author="Charles Gifford" w:date="2017-03-17T19:50:00Z">
        <w:r w:rsidR="004244D5" w:rsidRPr="00E32145">
          <w:rPr>
            <w:lang w:val="en-US"/>
          </w:rPr>
          <w:t xml:space="preserve"> a</w:t>
        </w:r>
        <w:r w:rsidR="004244D5">
          <w:rPr>
            <w:lang w:val="en-US"/>
          </w:rPr>
          <w:t>n</w:t>
        </w:r>
        <w:r w:rsidR="004244D5" w:rsidRPr="00E32145">
          <w:rPr>
            <w:lang w:val="en-US"/>
          </w:rPr>
          <w:t xml:space="preserve"> </w:t>
        </w:r>
        <w:r w:rsidR="004244D5">
          <w:rPr>
            <w:i/>
            <w:lang w:val="en-US"/>
          </w:rPr>
          <w:t xml:space="preserve">operational </w:t>
        </w:r>
        <w:r w:rsidR="004244D5" w:rsidRPr="00E32145">
          <w:rPr>
            <w:i/>
            <w:lang w:val="en-US"/>
          </w:rPr>
          <w:t>location</w:t>
        </w:r>
        <w:r w:rsidR="004244D5" w:rsidRPr="00E32145">
          <w:rPr>
            <w:lang w:val="en-US"/>
          </w:rPr>
          <w:t xml:space="preserve">.  </w:t>
        </w:r>
      </w:ins>
      <w:ins w:id="2743" w:author="Charles Gifford" w:date="2017-03-22T13:27:00Z">
        <w:r>
          <w:rPr>
            <w:lang w:val="en-US"/>
          </w:rPr>
          <w:fldChar w:fldCharType="begin"/>
        </w:r>
        <w:r>
          <w:rPr>
            <w:lang w:val="en-US"/>
          </w:rPr>
          <w:instrText xml:space="preserve"> REF _Ref477952577 \h </w:instrText>
        </w:r>
      </w:ins>
      <w:r>
        <w:rPr>
          <w:lang w:val="en-US"/>
        </w:rPr>
      </w:r>
      <w:r>
        <w:rPr>
          <w:lang w:val="en-US"/>
        </w:rPr>
        <w:fldChar w:fldCharType="separate"/>
      </w:r>
      <w:ins w:id="2744" w:author="Charles Gifford" w:date="2017-03-22T13:27:00Z">
        <w:r>
          <w:t xml:space="preserve">Table </w:t>
        </w:r>
        <w:r>
          <w:rPr>
            <w:noProof/>
          </w:rPr>
          <w:t>23</w:t>
        </w:r>
        <w:r>
          <w:rPr>
            <w:lang w:val="en-US"/>
          </w:rPr>
          <w:fldChar w:fldCharType="end"/>
        </w:r>
        <w:r>
          <w:rPr>
            <w:lang w:val="en-US"/>
          </w:rPr>
          <w:t xml:space="preserve"> </w:t>
        </w:r>
      </w:ins>
      <w:ins w:id="2745" w:author="Charles Gifford" w:date="2017-03-17T19:50:00Z">
        <w:r w:rsidR="004244D5" w:rsidRPr="00E32145">
          <w:rPr>
            <w:lang w:val="en-US"/>
          </w:rPr>
          <w:t>lists the attributes of a</w:t>
        </w:r>
        <w:r w:rsidR="004244D5">
          <w:rPr>
            <w:lang w:val="en-US"/>
          </w:rPr>
          <w:t>n</w:t>
        </w:r>
        <w:r w:rsidR="004244D5" w:rsidRPr="00E32145">
          <w:rPr>
            <w:lang w:val="en-US"/>
          </w:rPr>
          <w:t xml:space="preserve"> </w:t>
        </w:r>
        <w:r w:rsidR="004244D5">
          <w:rPr>
            <w:i/>
            <w:lang w:val="en-US"/>
          </w:rPr>
          <w:t xml:space="preserve">operational </w:t>
        </w:r>
        <w:r w:rsidR="004244D5" w:rsidRPr="00E32145">
          <w:rPr>
            <w:i/>
            <w:lang w:val="en-US"/>
          </w:rPr>
          <w:t>location</w:t>
        </w:r>
        <w:r w:rsidR="004244D5" w:rsidRPr="00E32145">
          <w:rPr>
            <w:lang w:val="en-US"/>
          </w:rPr>
          <w:t>.</w:t>
        </w:r>
      </w:ins>
    </w:p>
    <w:p w14:paraId="5A7FB508" w14:textId="09A7675B" w:rsidR="00B142F5" w:rsidRPr="009432BC" w:rsidRDefault="00317241" w:rsidP="00E05180">
      <w:pPr>
        <w:pStyle w:val="TABLE-title"/>
        <w:rPr>
          <w:ins w:id="2746" w:author="Charles Gifford" w:date="2017-03-18T13:56:00Z"/>
        </w:rPr>
      </w:pPr>
      <w:bookmarkStart w:id="2747" w:name="_Ref477952556"/>
      <w:bookmarkStart w:id="2748" w:name="_Toc478492323"/>
      <w:ins w:id="2749" w:author="Charles Gifford" w:date="2017-03-22T13:26:00Z">
        <w:r>
          <w:t xml:space="preserve">Table </w:t>
        </w:r>
        <w:r>
          <w:fldChar w:fldCharType="begin"/>
        </w:r>
        <w:r>
          <w:instrText xml:space="preserve"> SEQ Table \* ARABIC </w:instrText>
        </w:r>
      </w:ins>
      <w:r>
        <w:fldChar w:fldCharType="separate"/>
      </w:r>
      <w:ins w:id="2750" w:author="Charles Gifford" w:date="2017-03-22T13:26:00Z">
        <w:r>
          <w:rPr>
            <w:noProof/>
          </w:rPr>
          <w:t>22</w:t>
        </w:r>
        <w:r>
          <w:fldChar w:fldCharType="end"/>
        </w:r>
      </w:ins>
      <w:bookmarkEnd w:id="2747"/>
      <w:ins w:id="2751" w:author="Charles Gifford" w:date="2017-03-22T13:25:00Z">
        <w:r>
          <w:t xml:space="preserve"> </w:t>
        </w:r>
      </w:ins>
      <w:ins w:id="2752" w:author="Charles Gifford" w:date="2017-03-18T13:56:00Z">
        <w:r w:rsidR="00B142F5" w:rsidRPr="0030452A">
          <w:t xml:space="preserve">– </w:t>
        </w:r>
        <w:r w:rsidR="00B142F5">
          <w:t xml:space="preserve">Operational location </w:t>
        </w:r>
        <w:r w:rsidR="00B142F5" w:rsidRPr="0030452A">
          <w:t>relationship</w:t>
        </w:r>
        <w:r w:rsidR="00B142F5">
          <w:t xml:space="preserve"> role</w:t>
        </w:r>
        <w:r w:rsidR="00B142F5" w:rsidRPr="0030452A">
          <w:t>s</w:t>
        </w:r>
        <w:bookmarkEnd w:id="2748"/>
      </w:ins>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B142F5" w:rsidRPr="009432BC" w14:paraId="577EA76E" w14:textId="77777777" w:rsidTr="00B142F5">
        <w:trPr>
          <w:trHeight w:val="197"/>
          <w:tblHeader/>
          <w:ins w:id="2753" w:author="Charles Gifford" w:date="2017-03-18T13:56:00Z"/>
        </w:trPr>
        <w:tc>
          <w:tcPr>
            <w:tcW w:w="2155" w:type="dxa"/>
            <w:shd w:val="clear" w:color="auto" w:fill="auto"/>
          </w:tcPr>
          <w:p w14:paraId="7050D6A9" w14:textId="77777777" w:rsidR="00B142F5" w:rsidRPr="009432BC" w:rsidRDefault="00B142F5" w:rsidP="00BB48ED">
            <w:pPr>
              <w:pStyle w:val="TABLE-col-heading"/>
              <w:rPr>
                <w:ins w:id="2754" w:author="Charles Gifford" w:date="2017-03-18T13:56:00Z"/>
              </w:rPr>
            </w:pPr>
            <w:ins w:id="2755" w:author="Charles Gifford" w:date="2017-03-18T13:56:00Z">
              <w:r w:rsidRPr="009432BC">
                <w:t>Related Object</w:t>
              </w:r>
            </w:ins>
          </w:p>
        </w:tc>
        <w:tc>
          <w:tcPr>
            <w:tcW w:w="2070" w:type="dxa"/>
            <w:shd w:val="clear" w:color="auto" w:fill="auto"/>
          </w:tcPr>
          <w:p w14:paraId="6847FAAB" w14:textId="77777777" w:rsidR="00B142F5" w:rsidRPr="009432BC" w:rsidRDefault="00B142F5" w:rsidP="00BB48ED">
            <w:pPr>
              <w:pStyle w:val="TABLE-col-heading"/>
              <w:rPr>
                <w:ins w:id="2756" w:author="Charles Gifford" w:date="2017-03-18T13:56:00Z"/>
              </w:rPr>
            </w:pPr>
            <w:ins w:id="2757" w:author="Charles Gifford" w:date="2017-03-18T13:56:00Z">
              <w:r w:rsidRPr="009432BC">
                <w:t>Role</w:t>
              </w:r>
            </w:ins>
          </w:p>
        </w:tc>
        <w:tc>
          <w:tcPr>
            <w:tcW w:w="1080" w:type="dxa"/>
            <w:shd w:val="clear" w:color="auto" w:fill="auto"/>
          </w:tcPr>
          <w:p w14:paraId="2C6853E7" w14:textId="77777777" w:rsidR="00B142F5" w:rsidRPr="009432BC" w:rsidRDefault="00B142F5" w:rsidP="00BB48ED">
            <w:pPr>
              <w:pStyle w:val="TABLE-col-heading"/>
              <w:rPr>
                <w:ins w:id="2758" w:author="Charles Gifford" w:date="2017-03-18T13:56:00Z"/>
              </w:rPr>
            </w:pPr>
            <w:ins w:id="2759" w:author="Charles Gifford" w:date="2017-03-18T13:56:00Z">
              <w:r w:rsidRPr="009432BC">
                <w:t>Multiplicity</w:t>
              </w:r>
            </w:ins>
          </w:p>
        </w:tc>
        <w:tc>
          <w:tcPr>
            <w:tcW w:w="3780" w:type="dxa"/>
            <w:shd w:val="clear" w:color="auto" w:fill="auto"/>
          </w:tcPr>
          <w:p w14:paraId="3967A055" w14:textId="77777777" w:rsidR="00B142F5" w:rsidRPr="009432BC" w:rsidRDefault="00B142F5" w:rsidP="00BB48ED">
            <w:pPr>
              <w:pStyle w:val="TABLE-col-heading"/>
              <w:rPr>
                <w:ins w:id="2760" w:author="Charles Gifford" w:date="2017-03-18T13:56:00Z"/>
              </w:rPr>
            </w:pPr>
            <w:ins w:id="2761" w:author="Charles Gifford" w:date="2017-03-18T13:56:00Z">
              <w:r w:rsidRPr="009432BC">
                <w:t>Description</w:t>
              </w:r>
            </w:ins>
          </w:p>
        </w:tc>
      </w:tr>
      <w:tr w:rsidR="00B142F5" w:rsidRPr="009432BC" w14:paraId="236CEC70" w14:textId="77777777" w:rsidTr="00B142F5">
        <w:trPr>
          <w:trHeight w:val="332"/>
          <w:ins w:id="2762" w:author="Charles Gifford" w:date="2017-03-18T13:56:00Z"/>
        </w:trPr>
        <w:tc>
          <w:tcPr>
            <w:tcW w:w="2155" w:type="dxa"/>
            <w:shd w:val="clear" w:color="auto" w:fill="auto"/>
          </w:tcPr>
          <w:p w14:paraId="30EA1CE6" w14:textId="3FA5BA24" w:rsidR="00B142F5" w:rsidRPr="009432BC" w:rsidRDefault="00B142F5" w:rsidP="00B142F5">
            <w:pPr>
              <w:pStyle w:val="TABLE-cell"/>
              <w:rPr>
                <w:ins w:id="2763" w:author="Charles Gifford" w:date="2017-03-18T13:56:00Z"/>
              </w:rPr>
            </w:pPr>
            <w:ins w:id="2764" w:author="Charles Gifford" w:date="2017-03-18T13:57:00Z">
              <w:r>
                <w:rPr>
                  <w:lang w:val="en-US"/>
                </w:rPr>
                <w:t>Operational l</w:t>
              </w:r>
              <w:r w:rsidRPr="00E32145">
                <w:rPr>
                  <w:lang w:val="en-US"/>
                </w:rPr>
                <w:t>ocation class</w:t>
              </w:r>
            </w:ins>
          </w:p>
        </w:tc>
        <w:tc>
          <w:tcPr>
            <w:tcW w:w="2070" w:type="dxa"/>
            <w:shd w:val="clear" w:color="auto" w:fill="auto"/>
          </w:tcPr>
          <w:p w14:paraId="206379A6" w14:textId="4BDF2C0D" w:rsidR="00B142F5" w:rsidRPr="009432BC" w:rsidRDefault="00B142F5" w:rsidP="00B142F5">
            <w:pPr>
              <w:pStyle w:val="TABLE-cell"/>
              <w:rPr>
                <w:ins w:id="2765" w:author="Charles Gifford" w:date="2017-03-18T13:56:00Z"/>
              </w:rPr>
            </w:pPr>
            <w:ins w:id="2766" w:author="Charles Gifford" w:date="2017-03-18T13:57:00Z">
              <w:r>
                <w:rPr>
                  <w:lang w:val="en-US"/>
                </w:rPr>
                <w:t>Operational l</w:t>
              </w:r>
              <w:r w:rsidRPr="00E32145">
                <w:rPr>
                  <w:lang w:val="en-US"/>
                </w:rPr>
                <w:t>ocation class</w:t>
              </w:r>
            </w:ins>
          </w:p>
        </w:tc>
        <w:tc>
          <w:tcPr>
            <w:tcW w:w="1080" w:type="dxa"/>
            <w:shd w:val="clear" w:color="auto" w:fill="auto"/>
          </w:tcPr>
          <w:p w14:paraId="233EA3D5" w14:textId="303B43A3" w:rsidR="00B142F5" w:rsidRPr="009432BC" w:rsidRDefault="00A729EC" w:rsidP="00B142F5">
            <w:pPr>
              <w:pStyle w:val="TABLE-cell"/>
              <w:rPr>
                <w:ins w:id="2767" w:author="Charles Gifford" w:date="2017-03-18T13:56:00Z"/>
              </w:rPr>
            </w:pPr>
            <w:ins w:id="2768" w:author="Charles Gifford" w:date="2017-03-18T19:22:00Z">
              <w:r>
                <w:rPr>
                  <w:lang w:val="en-US"/>
                </w:rPr>
                <w:t>0..*</w:t>
              </w:r>
            </w:ins>
          </w:p>
        </w:tc>
        <w:tc>
          <w:tcPr>
            <w:tcW w:w="3780" w:type="dxa"/>
            <w:shd w:val="clear" w:color="auto" w:fill="auto"/>
          </w:tcPr>
          <w:p w14:paraId="351FE3A4" w14:textId="579415E9" w:rsidR="00B142F5" w:rsidRPr="009432BC" w:rsidRDefault="00B142F5" w:rsidP="00B142F5">
            <w:pPr>
              <w:pStyle w:val="TABLE-cell"/>
              <w:rPr>
                <w:ins w:id="2769" w:author="Charles Gifford" w:date="2017-03-18T13:56:00Z"/>
              </w:rPr>
            </w:pPr>
            <w:ins w:id="2770" w:author="Charles Gifford" w:date="2017-03-18T13:58:00Z">
              <w:r w:rsidRPr="00E32145">
                <w:rPr>
                  <w:lang w:val="en-US"/>
                </w:rPr>
                <w:t xml:space="preserve">The </w:t>
              </w:r>
              <w:r>
                <w:rPr>
                  <w:i/>
                  <w:lang w:val="en-US"/>
                </w:rPr>
                <w:t xml:space="preserve">operational </w:t>
              </w:r>
              <w:r w:rsidRPr="00E32145">
                <w:rPr>
                  <w:i/>
                  <w:lang w:val="en-US"/>
                </w:rPr>
                <w:t>location classes</w:t>
              </w:r>
              <w:r w:rsidRPr="00E32145">
                <w:rPr>
                  <w:lang w:val="en-US"/>
                </w:rPr>
                <w:t xml:space="preserve"> to which this </w:t>
              </w:r>
              <w:r>
                <w:rPr>
                  <w:i/>
                  <w:lang w:val="en-US"/>
                </w:rPr>
                <w:t xml:space="preserve">operational </w:t>
              </w:r>
              <w:r w:rsidRPr="00E32145">
                <w:rPr>
                  <w:i/>
                  <w:lang w:val="en-US"/>
                </w:rPr>
                <w:t>location</w:t>
              </w:r>
              <w:r w:rsidRPr="00E32145">
                <w:rPr>
                  <w:lang w:val="en-US"/>
                </w:rPr>
                <w:t xml:space="preserve"> belongs</w:t>
              </w:r>
              <w:r w:rsidRPr="00E32145">
                <w:rPr>
                  <w:i/>
                  <w:lang w:val="en-US"/>
                </w:rPr>
                <w:t>.</w:t>
              </w:r>
            </w:ins>
          </w:p>
        </w:tc>
      </w:tr>
      <w:tr w:rsidR="00B142F5" w:rsidRPr="009432BC" w14:paraId="4F61F70D" w14:textId="77777777" w:rsidTr="00B142F5">
        <w:trPr>
          <w:trHeight w:val="494"/>
          <w:ins w:id="2771" w:author="Charles Gifford" w:date="2017-03-18T13:56:00Z"/>
        </w:trPr>
        <w:tc>
          <w:tcPr>
            <w:tcW w:w="2155" w:type="dxa"/>
            <w:shd w:val="clear" w:color="auto" w:fill="auto"/>
          </w:tcPr>
          <w:p w14:paraId="24B740B5" w14:textId="1E131830" w:rsidR="00B142F5" w:rsidRPr="009432BC" w:rsidRDefault="00B142F5" w:rsidP="00B142F5">
            <w:pPr>
              <w:pStyle w:val="TABLE-cell"/>
              <w:rPr>
                <w:ins w:id="2772" w:author="Charles Gifford" w:date="2017-03-18T13:56:00Z"/>
              </w:rPr>
            </w:pPr>
            <w:ins w:id="2773" w:author="Charles Gifford" w:date="2017-03-18T13:57:00Z">
              <w:r>
                <w:rPr>
                  <w:lang w:val="en-US"/>
                </w:rPr>
                <w:t>Operational l</w:t>
              </w:r>
              <w:r w:rsidRPr="00E32145">
                <w:rPr>
                  <w:lang w:val="en-US"/>
                </w:rPr>
                <w:t xml:space="preserve">ocation </w:t>
              </w:r>
            </w:ins>
          </w:p>
        </w:tc>
        <w:tc>
          <w:tcPr>
            <w:tcW w:w="2070" w:type="dxa"/>
            <w:shd w:val="clear" w:color="auto" w:fill="auto"/>
          </w:tcPr>
          <w:p w14:paraId="253A2630" w14:textId="23ADF609" w:rsidR="00B142F5" w:rsidRPr="009432BC" w:rsidRDefault="00B142F5" w:rsidP="00B142F5">
            <w:pPr>
              <w:pStyle w:val="TABLE-cell"/>
              <w:rPr>
                <w:ins w:id="2774" w:author="Charles Gifford" w:date="2017-03-18T13:56:00Z"/>
              </w:rPr>
            </w:pPr>
            <w:ins w:id="2775" w:author="Charles Gifford" w:date="2017-03-18T13:57:00Z">
              <w:r>
                <w:rPr>
                  <w:lang w:val="en-US"/>
                </w:rPr>
                <w:t>Operational location</w:t>
              </w:r>
              <w:r w:rsidRPr="00E32145">
                <w:rPr>
                  <w:lang w:val="en-US"/>
                </w:rPr>
                <w:t xml:space="preserve"> </w:t>
              </w:r>
            </w:ins>
            <w:ins w:id="2776" w:author="Charles Gifford" w:date="2017-03-26T20:23:00Z">
              <w:r w:rsidR="0067684A">
                <w:rPr>
                  <w:lang w:val="en-US"/>
                </w:rPr>
                <w:t>child</w:t>
              </w:r>
            </w:ins>
          </w:p>
        </w:tc>
        <w:tc>
          <w:tcPr>
            <w:tcW w:w="1080" w:type="dxa"/>
            <w:shd w:val="clear" w:color="auto" w:fill="auto"/>
          </w:tcPr>
          <w:p w14:paraId="42D7CF63" w14:textId="1B6A590A" w:rsidR="00B142F5" w:rsidRPr="009432BC" w:rsidRDefault="00A729EC" w:rsidP="00B142F5">
            <w:pPr>
              <w:pStyle w:val="TABLE-cell"/>
              <w:rPr>
                <w:ins w:id="2777" w:author="Charles Gifford" w:date="2017-03-18T13:56:00Z"/>
              </w:rPr>
            </w:pPr>
            <w:ins w:id="2778" w:author="Charles Gifford" w:date="2017-03-18T19:22:00Z">
              <w:r>
                <w:rPr>
                  <w:lang w:val="en-US"/>
                </w:rPr>
                <w:t>0..*</w:t>
              </w:r>
            </w:ins>
          </w:p>
        </w:tc>
        <w:tc>
          <w:tcPr>
            <w:tcW w:w="3780" w:type="dxa"/>
            <w:shd w:val="clear" w:color="auto" w:fill="auto"/>
          </w:tcPr>
          <w:p w14:paraId="6C3BDB89" w14:textId="438DF1CE" w:rsidR="00B142F5" w:rsidRPr="009432BC" w:rsidRDefault="00B142F5" w:rsidP="00B142F5">
            <w:pPr>
              <w:pStyle w:val="TABLE-cell"/>
              <w:rPr>
                <w:ins w:id="2779" w:author="Charles Gifford" w:date="2017-03-18T13:56:00Z"/>
              </w:rPr>
            </w:pPr>
            <w:ins w:id="2780" w:author="Charles Gifford" w:date="2017-03-18T13:58:00Z">
              <w:r w:rsidRPr="00E32145">
                <w:rPr>
                  <w:lang w:val="en-US"/>
                </w:rPr>
                <w:t xml:space="preserve">The child </w:t>
              </w:r>
              <w:r>
                <w:rPr>
                  <w:i/>
                  <w:lang w:val="en-US"/>
                </w:rPr>
                <w:t xml:space="preserve">operational </w:t>
              </w:r>
              <w:r w:rsidRPr="00E32145">
                <w:rPr>
                  <w:i/>
                  <w:lang w:val="en-US"/>
                </w:rPr>
                <w:t xml:space="preserve">locations </w:t>
              </w:r>
              <w:r w:rsidRPr="00E32145">
                <w:rPr>
                  <w:lang w:val="en-US"/>
                </w:rPr>
                <w:t xml:space="preserve">contained within this </w:t>
              </w:r>
            </w:ins>
            <w:ins w:id="2781" w:author="Charles Gifford" w:date="2017-03-22T13:28:00Z">
              <w:r w:rsidR="00317241" w:rsidRPr="00FF7694">
                <w:rPr>
                  <w:i/>
                  <w:lang w:val="en-US"/>
                </w:rPr>
                <w:t xml:space="preserve">operational </w:t>
              </w:r>
            </w:ins>
            <w:ins w:id="2782" w:author="Charles Gifford" w:date="2017-03-18T13:58:00Z">
              <w:r w:rsidRPr="00E32145">
                <w:rPr>
                  <w:i/>
                  <w:lang w:val="en-US"/>
                </w:rPr>
                <w:t>location</w:t>
              </w:r>
              <w:r w:rsidRPr="00E32145">
                <w:rPr>
                  <w:lang w:val="en-US"/>
                </w:rPr>
                <w:t>.</w:t>
              </w:r>
            </w:ins>
          </w:p>
        </w:tc>
      </w:tr>
      <w:tr w:rsidR="00B142F5" w:rsidRPr="009432BC" w14:paraId="42AC4444" w14:textId="77777777" w:rsidTr="00B142F5">
        <w:trPr>
          <w:trHeight w:val="494"/>
          <w:ins w:id="2783" w:author="Charles Gifford" w:date="2017-03-18T13:57:00Z"/>
        </w:trPr>
        <w:tc>
          <w:tcPr>
            <w:tcW w:w="2155" w:type="dxa"/>
            <w:shd w:val="clear" w:color="auto" w:fill="auto"/>
          </w:tcPr>
          <w:p w14:paraId="460A8674" w14:textId="681987C2" w:rsidR="00B142F5" w:rsidRDefault="00B142F5" w:rsidP="00B142F5">
            <w:pPr>
              <w:pStyle w:val="TABLE-cell"/>
              <w:rPr>
                <w:ins w:id="2784" w:author="Charles Gifford" w:date="2017-03-18T13:57:00Z"/>
                <w:szCs w:val="20"/>
                <w:lang w:val="en-US"/>
              </w:rPr>
            </w:pPr>
            <w:ins w:id="2785" w:author="Charles Gifford" w:date="2017-03-18T13:57:00Z">
              <w:r>
                <w:rPr>
                  <w:szCs w:val="20"/>
                  <w:lang w:val="en-US"/>
                </w:rPr>
                <w:t>Operational l</w:t>
              </w:r>
              <w:r w:rsidRPr="00E32145">
                <w:rPr>
                  <w:szCs w:val="20"/>
                  <w:lang w:val="en-US"/>
                </w:rPr>
                <w:t>ocation property</w:t>
              </w:r>
            </w:ins>
          </w:p>
        </w:tc>
        <w:tc>
          <w:tcPr>
            <w:tcW w:w="2070" w:type="dxa"/>
            <w:shd w:val="clear" w:color="auto" w:fill="auto"/>
          </w:tcPr>
          <w:p w14:paraId="1CD4E39D" w14:textId="367A0015" w:rsidR="00B142F5" w:rsidRPr="00E32145" w:rsidRDefault="00B142F5" w:rsidP="00B142F5">
            <w:pPr>
              <w:pStyle w:val="TABLE-cell"/>
              <w:rPr>
                <w:ins w:id="2786" w:author="Charles Gifford" w:date="2017-03-18T13:57:00Z"/>
                <w:szCs w:val="20"/>
                <w:lang w:val="en-US"/>
              </w:rPr>
            </w:pPr>
            <w:ins w:id="2787" w:author="Charles Gifford" w:date="2017-03-18T13:57:00Z">
              <w:r>
                <w:rPr>
                  <w:szCs w:val="20"/>
                  <w:lang w:val="en-US"/>
                </w:rPr>
                <w:t>Operational l</w:t>
              </w:r>
              <w:r w:rsidRPr="00E32145">
                <w:rPr>
                  <w:szCs w:val="20"/>
                  <w:lang w:val="en-US"/>
                </w:rPr>
                <w:t>ocation property</w:t>
              </w:r>
            </w:ins>
          </w:p>
        </w:tc>
        <w:tc>
          <w:tcPr>
            <w:tcW w:w="1080" w:type="dxa"/>
            <w:shd w:val="clear" w:color="auto" w:fill="auto"/>
          </w:tcPr>
          <w:p w14:paraId="2E2CBED9" w14:textId="7B3CF4A2" w:rsidR="00B142F5" w:rsidRDefault="00A729EC" w:rsidP="00B142F5">
            <w:pPr>
              <w:pStyle w:val="TABLE-cell"/>
              <w:rPr>
                <w:ins w:id="2788" w:author="Charles Gifford" w:date="2017-03-18T13:57:00Z"/>
                <w:szCs w:val="20"/>
                <w:lang w:val="en-US"/>
              </w:rPr>
            </w:pPr>
            <w:ins w:id="2789" w:author="Charles Gifford" w:date="2017-03-18T19:22:00Z">
              <w:r>
                <w:rPr>
                  <w:szCs w:val="20"/>
                  <w:lang w:val="en-US"/>
                </w:rPr>
                <w:t>0..*</w:t>
              </w:r>
            </w:ins>
          </w:p>
        </w:tc>
        <w:tc>
          <w:tcPr>
            <w:tcW w:w="3780" w:type="dxa"/>
            <w:shd w:val="clear" w:color="auto" w:fill="auto"/>
          </w:tcPr>
          <w:p w14:paraId="05A2693F" w14:textId="62546E5D" w:rsidR="00B142F5" w:rsidRPr="00E32145" w:rsidRDefault="00B142F5" w:rsidP="00B142F5">
            <w:pPr>
              <w:pStyle w:val="TABLE-cell"/>
              <w:rPr>
                <w:ins w:id="2790" w:author="Charles Gifford" w:date="2017-03-18T13:57:00Z"/>
                <w:lang w:val="en-US"/>
              </w:rPr>
            </w:pPr>
            <w:ins w:id="2791" w:author="Charles Gifford" w:date="2017-03-18T13:58:00Z">
              <w:r w:rsidRPr="00E32145">
                <w:rPr>
                  <w:lang w:val="en-US"/>
                </w:rPr>
                <w:t xml:space="preserve">The </w:t>
              </w:r>
              <w:r>
                <w:rPr>
                  <w:i/>
                  <w:lang w:val="en-US"/>
                </w:rPr>
                <w:t xml:space="preserve">operational </w:t>
              </w:r>
              <w:r w:rsidRPr="00E32145">
                <w:rPr>
                  <w:i/>
                  <w:lang w:val="en-US"/>
                </w:rPr>
                <w:t>location properties</w:t>
              </w:r>
              <w:r w:rsidRPr="00E32145">
                <w:rPr>
                  <w:lang w:val="en-US"/>
                </w:rPr>
                <w:t xml:space="preserve"> of this </w:t>
              </w:r>
            </w:ins>
            <w:ins w:id="2792" w:author="Charles Gifford" w:date="2017-03-22T13:27:00Z">
              <w:r w:rsidR="00317241" w:rsidRPr="00FF7694">
                <w:rPr>
                  <w:i/>
                  <w:lang w:val="en-US"/>
                </w:rPr>
                <w:t xml:space="preserve">operational </w:t>
              </w:r>
            </w:ins>
            <w:ins w:id="2793" w:author="Charles Gifford" w:date="2017-03-18T13:58:00Z">
              <w:r w:rsidRPr="00E32145">
                <w:rPr>
                  <w:i/>
                  <w:lang w:val="en-US"/>
                </w:rPr>
                <w:t>location</w:t>
              </w:r>
              <w:r w:rsidRPr="00E32145">
                <w:rPr>
                  <w:lang w:val="en-US"/>
                </w:rPr>
                <w:t>.</w:t>
              </w:r>
            </w:ins>
          </w:p>
        </w:tc>
      </w:tr>
    </w:tbl>
    <w:p w14:paraId="0CC60A10" w14:textId="5AB5C7B9" w:rsidR="004244D5" w:rsidRPr="00E32145" w:rsidRDefault="00317241" w:rsidP="00E05180">
      <w:pPr>
        <w:pStyle w:val="TABLE-title"/>
        <w:rPr>
          <w:ins w:id="2794" w:author="Charles Gifford" w:date="2017-03-17T19:50:00Z"/>
          <w:lang w:val="en-US"/>
        </w:rPr>
      </w:pPr>
      <w:bookmarkStart w:id="2795" w:name="_Ref477952577"/>
      <w:bookmarkStart w:id="2796" w:name="_Toc478492324"/>
      <w:ins w:id="2797" w:author="Charles Gifford" w:date="2017-03-22T13:26:00Z">
        <w:r>
          <w:t xml:space="preserve">Table </w:t>
        </w:r>
        <w:r>
          <w:fldChar w:fldCharType="begin"/>
        </w:r>
        <w:r>
          <w:instrText xml:space="preserve"> SEQ Table \* ARABIC </w:instrText>
        </w:r>
      </w:ins>
      <w:r>
        <w:fldChar w:fldCharType="separate"/>
      </w:r>
      <w:ins w:id="2798" w:author="Charles Gifford" w:date="2017-03-22T13:26:00Z">
        <w:r>
          <w:rPr>
            <w:noProof/>
          </w:rPr>
          <w:t>23</w:t>
        </w:r>
        <w:r>
          <w:fldChar w:fldCharType="end"/>
        </w:r>
        <w:bookmarkEnd w:id="2795"/>
        <w:r>
          <w:rPr>
            <w:lang w:val="en-US"/>
          </w:rPr>
          <w:t xml:space="preserve"> </w:t>
        </w:r>
      </w:ins>
      <w:ins w:id="2799" w:author="Charles Gifford" w:date="2017-03-17T19:50:00Z">
        <w:r w:rsidR="004244D5" w:rsidRPr="00E32145">
          <w:rPr>
            <w:lang w:val="en-US"/>
          </w:rPr>
          <w:t xml:space="preserve">– </w:t>
        </w:r>
        <w:r w:rsidR="004244D5">
          <w:rPr>
            <w:lang w:val="en-US"/>
          </w:rPr>
          <w:t>Operational l</w:t>
        </w:r>
        <w:r w:rsidR="004244D5" w:rsidRPr="00E32145">
          <w:rPr>
            <w:lang w:val="en-US"/>
          </w:rPr>
          <w:t>ocation attributes</w:t>
        </w:r>
        <w:bookmarkEnd w:id="2796"/>
      </w:ins>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4244D5" w:rsidRPr="00E32145" w14:paraId="0A61E0DE" w14:textId="77777777" w:rsidTr="00BA6779">
        <w:trPr>
          <w:tblHeader/>
          <w:jc w:val="center"/>
          <w:ins w:id="2800" w:author="Charles Gifford" w:date="2017-03-17T19:50:00Z"/>
        </w:trPr>
        <w:tc>
          <w:tcPr>
            <w:tcW w:w="1269" w:type="dxa"/>
          </w:tcPr>
          <w:p w14:paraId="247CB2C0" w14:textId="77777777" w:rsidR="004244D5" w:rsidRPr="00E32145" w:rsidRDefault="004244D5" w:rsidP="00BB48ED">
            <w:pPr>
              <w:pStyle w:val="TABLE-col-heading"/>
              <w:rPr>
                <w:ins w:id="2801" w:author="Charles Gifford" w:date="2017-03-17T19:50:00Z"/>
                <w:lang w:val="en-US"/>
              </w:rPr>
            </w:pPr>
            <w:ins w:id="2802" w:author="Charles Gifford" w:date="2017-03-17T19:50:00Z">
              <w:r w:rsidRPr="00E32145">
                <w:rPr>
                  <w:lang w:val="en-US"/>
                </w:rPr>
                <w:t>Attribute name</w:t>
              </w:r>
            </w:ins>
          </w:p>
        </w:tc>
        <w:tc>
          <w:tcPr>
            <w:tcW w:w="2880" w:type="dxa"/>
          </w:tcPr>
          <w:p w14:paraId="5EE2264C" w14:textId="77777777" w:rsidR="004244D5" w:rsidRPr="00E32145" w:rsidRDefault="004244D5" w:rsidP="00BB48ED">
            <w:pPr>
              <w:pStyle w:val="TABLE-col-heading"/>
              <w:rPr>
                <w:ins w:id="2803" w:author="Charles Gifford" w:date="2017-03-17T19:50:00Z"/>
                <w:lang w:val="en-US"/>
              </w:rPr>
            </w:pPr>
            <w:ins w:id="2804" w:author="Charles Gifford" w:date="2017-03-17T19:50:00Z">
              <w:r w:rsidRPr="00E32145">
                <w:rPr>
                  <w:lang w:val="en-US"/>
                </w:rPr>
                <w:t>Description</w:t>
              </w:r>
            </w:ins>
          </w:p>
        </w:tc>
        <w:tc>
          <w:tcPr>
            <w:tcW w:w="1440" w:type="dxa"/>
          </w:tcPr>
          <w:p w14:paraId="24E41471" w14:textId="77777777" w:rsidR="004244D5" w:rsidRPr="00E32145" w:rsidRDefault="004244D5" w:rsidP="00BB48ED">
            <w:pPr>
              <w:pStyle w:val="TABLE-col-heading"/>
              <w:rPr>
                <w:ins w:id="2805" w:author="Charles Gifford" w:date="2017-03-17T19:50:00Z"/>
                <w:lang w:val="en-US"/>
              </w:rPr>
            </w:pPr>
            <w:ins w:id="2806" w:author="Charles Gifford" w:date="2017-03-17T19:50:00Z">
              <w:r w:rsidRPr="00E32145">
                <w:rPr>
                  <w:lang w:val="en-US"/>
                </w:rPr>
                <w:t>Production examples</w:t>
              </w:r>
            </w:ins>
          </w:p>
        </w:tc>
        <w:tc>
          <w:tcPr>
            <w:tcW w:w="1297" w:type="dxa"/>
          </w:tcPr>
          <w:p w14:paraId="5CF0FCEE" w14:textId="77777777" w:rsidR="004244D5" w:rsidRPr="00E32145" w:rsidRDefault="004244D5" w:rsidP="00BB48ED">
            <w:pPr>
              <w:pStyle w:val="TABLE-col-heading"/>
              <w:rPr>
                <w:ins w:id="2807" w:author="Charles Gifford" w:date="2017-03-17T19:50:00Z"/>
                <w:lang w:val="en-US"/>
              </w:rPr>
            </w:pPr>
            <w:ins w:id="2808" w:author="Charles Gifford" w:date="2017-03-17T19:50:00Z">
              <w:r w:rsidRPr="00E32145">
                <w:rPr>
                  <w:lang w:val="en-US"/>
                </w:rPr>
                <w:t>Maintenance examples</w:t>
              </w:r>
            </w:ins>
          </w:p>
        </w:tc>
        <w:tc>
          <w:tcPr>
            <w:tcW w:w="1080" w:type="dxa"/>
          </w:tcPr>
          <w:p w14:paraId="2424140C" w14:textId="77777777" w:rsidR="004244D5" w:rsidRPr="00E32145" w:rsidRDefault="004244D5" w:rsidP="00BB48ED">
            <w:pPr>
              <w:pStyle w:val="TABLE-col-heading"/>
              <w:rPr>
                <w:ins w:id="2809" w:author="Charles Gifford" w:date="2017-03-17T19:50:00Z"/>
                <w:lang w:val="en-US"/>
              </w:rPr>
            </w:pPr>
            <w:ins w:id="2810" w:author="Charles Gifford" w:date="2017-03-17T19:50:00Z">
              <w:r w:rsidRPr="00E32145">
                <w:rPr>
                  <w:lang w:val="en-US"/>
                </w:rPr>
                <w:t>Quality examples</w:t>
              </w:r>
            </w:ins>
          </w:p>
        </w:tc>
        <w:tc>
          <w:tcPr>
            <w:tcW w:w="1080" w:type="dxa"/>
          </w:tcPr>
          <w:p w14:paraId="1721E52E" w14:textId="77777777" w:rsidR="004244D5" w:rsidRPr="00E32145" w:rsidRDefault="004244D5" w:rsidP="00BB48ED">
            <w:pPr>
              <w:pStyle w:val="TABLE-col-heading"/>
              <w:rPr>
                <w:ins w:id="2811" w:author="Charles Gifford" w:date="2017-03-17T19:50:00Z"/>
                <w:lang w:val="en-US"/>
              </w:rPr>
            </w:pPr>
            <w:ins w:id="2812" w:author="Charles Gifford" w:date="2017-03-17T19:50:00Z">
              <w:r w:rsidRPr="00E32145">
                <w:rPr>
                  <w:lang w:val="en-US"/>
                </w:rPr>
                <w:t>Inventory examples</w:t>
              </w:r>
            </w:ins>
          </w:p>
        </w:tc>
      </w:tr>
      <w:tr w:rsidR="004244D5" w:rsidRPr="00E32145" w14:paraId="5064F20B" w14:textId="77777777" w:rsidTr="00BA6779">
        <w:trPr>
          <w:cantSplit/>
          <w:jc w:val="center"/>
          <w:ins w:id="2813" w:author="Charles Gifford" w:date="2017-03-17T19:50:00Z"/>
        </w:trPr>
        <w:tc>
          <w:tcPr>
            <w:tcW w:w="1269" w:type="dxa"/>
          </w:tcPr>
          <w:p w14:paraId="67FC5F3E" w14:textId="77777777" w:rsidR="004244D5" w:rsidRPr="00E32145" w:rsidRDefault="004244D5" w:rsidP="00600813">
            <w:pPr>
              <w:pStyle w:val="TABLE-cell"/>
              <w:rPr>
                <w:ins w:id="2814" w:author="Charles Gifford" w:date="2017-03-17T19:50:00Z"/>
                <w:lang w:val="en-US"/>
              </w:rPr>
            </w:pPr>
            <w:ins w:id="2815" w:author="Charles Gifford" w:date="2017-03-17T19:50:00Z">
              <w:r w:rsidRPr="00E32145">
                <w:rPr>
                  <w:lang w:val="en-US"/>
                </w:rPr>
                <w:t>ID</w:t>
              </w:r>
            </w:ins>
          </w:p>
        </w:tc>
        <w:tc>
          <w:tcPr>
            <w:tcW w:w="2880" w:type="dxa"/>
          </w:tcPr>
          <w:p w14:paraId="57DEA902" w14:textId="77777777" w:rsidR="004244D5" w:rsidRPr="00E32145" w:rsidRDefault="004244D5" w:rsidP="00600813">
            <w:pPr>
              <w:pStyle w:val="TABLE-cell"/>
              <w:rPr>
                <w:ins w:id="2816" w:author="Charles Gifford" w:date="2017-03-17T19:50:00Z"/>
                <w:lang w:val="en-US"/>
              </w:rPr>
            </w:pPr>
            <w:ins w:id="2817" w:author="Charles Gifford" w:date="2017-03-17T19:50:00Z">
              <w:r w:rsidRPr="00E32145">
                <w:rPr>
                  <w:lang w:val="en-US"/>
                </w:rPr>
                <w:t xml:space="preserve">A unique identification of a specific </w:t>
              </w:r>
              <w:r w:rsidRPr="00387635">
                <w:rPr>
                  <w:i/>
                  <w:lang w:val="en-US"/>
                </w:rPr>
                <w:t>operational</w:t>
              </w:r>
              <w:r>
                <w:rPr>
                  <w:lang w:val="en-US"/>
                </w:rPr>
                <w:t xml:space="preserve"> </w:t>
              </w:r>
              <w:r w:rsidRPr="00E32145">
                <w:rPr>
                  <w:i/>
                  <w:lang w:val="en-US"/>
                </w:rPr>
                <w:t>location</w:t>
              </w:r>
              <w:r w:rsidRPr="00E32145">
                <w:rPr>
                  <w:lang w:val="en-US"/>
                </w:rPr>
                <w:t xml:space="preserve">, within the </w:t>
              </w:r>
              <w:r w:rsidRPr="00E32145">
                <w:rPr>
                  <w:i/>
                  <w:lang w:val="en-US"/>
                </w:rPr>
                <w:t>hierarchy scope</w:t>
              </w:r>
              <w:r w:rsidRPr="00E32145">
                <w:rPr>
                  <w:lang w:val="en-US"/>
                </w:rPr>
                <w:t xml:space="preserve"> of the </w:t>
              </w:r>
              <w:r>
                <w:rPr>
                  <w:i/>
                  <w:lang w:val="en-US"/>
                </w:rPr>
                <w:t xml:space="preserve">operational </w:t>
              </w:r>
              <w:r w:rsidRPr="00E32145">
                <w:rPr>
                  <w:i/>
                  <w:lang w:val="en-US"/>
                </w:rPr>
                <w:t>location</w:t>
              </w:r>
              <w:r w:rsidRPr="00E32145">
                <w:rPr>
                  <w:lang w:val="en-US"/>
                </w:rPr>
                <w:t>.</w:t>
              </w:r>
            </w:ins>
          </w:p>
        </w:tc>
        <w:tc>
          <w:tcPr>
            <w:tcW w:w="1440" w:type="dxa"/>
          </w:tcPr>
          <w:p w14:paraId="1406A99D" w14:textId="77777777" w:rsidR="004244D5" w:rsidRPr="00E32145" w:rsidRDefault="004244D5" w:rsidP="00600813">
            <w:pPr>
              <w:pStyle w:val="TABLE-cell"/>
              <w:rPr>
                <w:ins w:id="2818" w:author="Charles Gifford" w:date="2017-03-17T19:50:00Z"/>
                <w:lang w:val="en-US"/>
              </w:rPr>
            </w:pPr>
            <w:ins w:id="2819" w:author="Charles Gifford" w:date="2017-03-17T19:50:00Z">
              <w:r w:rsidRPr="00E32145">
                <w:rPr>
                  <w:lang w:val="en-US"/>
                </w:rPr>
                <w:t>SST57</w:t>
              </w:r>
            </w:ins>
          </w:p>
        </w:tc>
        <w:tc>
          <w:tcPr>
            <w:tcW w:w="1297" w:type="dxa"/>
          </w:tcPr>
          <w:p w14:paraId="5EA5B77D" w14:textId="77777777" w:rsidR="004244D5" w:rsidRPr="00E32145" w:rsidRDefault="004244D5" w:rsidP="00600813">
            <w:pPr>
              <w:pStyle w:val="TABLE-cell"/>
              <w:rPr>
                <w:ins w:id="2820" w:author="Charles Gifford" w:date="2017-03-17T19:50:00Z"/>
                <w:lang w:val="en-US"/>
              </w:rPr>
            </w:pPr>
            <w:ins w:id="2821" w:author="Charles Gifford" w:date="2017-03-17T19:50:00Z">
              <w:r w:rsidRPr="00E32145">
                <w:rPr>
                  <w:lang w:val="en-US"/>
                </w:rPr>
                <w:t>Shed4S-8</w:t>
              </w:r>
            </w:ins>
          </w:p>
        </w:tc>
        <w:tc>
          <w:tcPr>
            <w:tcW w:w="1080" w:type="dxa"/>
          </w:tcPr>
          <w:p w14:paraId="167D0CE1" w14:textId="77777777" w:rsidR="004244D5" w:rsidRPr="00E32145" w:rsidRDefault="004244D5" w:rsidP="00600813">
            <w:pPr>
              <w:pStyle w:val="TABLE-cell"/>
              <w:rPr>
                <w:ins w:id="2822" w:author="Charles Gifford" w:date="2017-03-17T19:50:00Z"/>
                <w:lang w:val="en-US"/>
              </w:rPr>
            </w:pPr>
            <w:ins w:id="2823" w:author="Charles Gifford" w:date="2017-03-17T19:50:00Z">
              <w:r w:rsidRPr="00E32145">
                <w:rPr>
                  <w:lang w:val="en-US"/>
                </w:rPr>
                <w:t>3822</w:t>
              </w:r>
            </w:ins>
          </w:p>
        </w:tc>
        <w:tc>
          <w:tcPr>
            <w:tcW w:w="1080" w:type="dxa"/>
          </w:tcPr>
          <w:p w14:paraId="5663DEBE" w14:textId="77777777" w:rsidR="004244D5" w:rsidRPr="00E32145" w:rsidRDefault="004244D5" w:rsidP="00600813">
            <w:pPr>
              <w:pStyle w:val="TABLE-cell"/>
              <w:rPr>
                <w:ins w:id="2824" w:author="Charles Gifford" w:date="2017-03-17T19:50:00Z"/>
                <w:lang w:val="en-US"/>
              </w:rPr>
            </w:pPr>
            <w:ins w:id="2825" w:author="Charles Gifford" w:date="2017-03-17T19:50:00Z">
              <w:r w:rsidRPr="00E32145">
                <w:rPr>
                  <w:lang w:val="en-US"/>
                </w:rPr>
                <w:t>WH1</w:t>
              </w:r>
            </w:ins>
          </w:p>
        </w:tc>
      </w:tr>
      <w:tr w:rsidR="004244D5" w:rsidRPr="00E32145" w14:paraId="3FF252AF" w14:textId="77777777" w:rsidTr="00BA6779">
        <w:trPr>
          <w:cantSplit/>
          <w:jc w:val="center"/>
          <w:ins w:id="2826" w:author="Charles Gifford" w:date="2017-03-17T19:50:00Z"/>
        </w:trPr>
        <w:tc>
          <w:tcPr>
            <w:tcW w:w="1269" w:type="dxa"/>
          </w:tcPr>
          <w:p w14:paraId="4BA673BA" w14:textId="77777777" w:rsidR="004244D5" w:rsidRPr="00E32145" w:rsidRDefault="004244D5" w:rsidP="00600813">
            <w:pPr>
              <w:pStyle w:val="TABLE-cell"/>
              <w:rPr>
                <w:ins w:id="2827" w:author="Charles Gifford" w:date="2017-03-17T19:50:00Z"/>
                <w:lang w:val="en-US"/>
              </w:rPr>
            </w:pPr>
            <w:ins w:id="2828" w:author="Charles Gifford" w:date="2017-03-17T19:50:00Z">
              <w:r w:rsidRPr="00E32145">
                <w:rPr>
                  <w:lang w:val="en-US"/>
                </w:rPr>
                <w:t>Description</w:t>
              </w:r>
            </w:ins>
          </w:p>
        </w:tc>
        <w:tc>
          <w:tcPr>
            <w:tcW w:w="2880" w:type="dxa"/>
          </w:tcPr>
          <w:p w14:paraId="4BB27758" w14:textId="77777777" w:rsidR="004244D5" w:rsidRPr="00E32145" w:rsidRDefault="004244D5" w:rsidP="00600813">
            <w:pPr>
              <w:pStyle w:val="TABLE-cell"/>
              <w:rPr>
                <w:ins w:id="2829" w:author="Charles Gifford" w:date="2017-03-17T19:50:00Z"/>
                <w:lang w:val="en-US"/>
              </w:rPr>
            </w:pPr>
            <w:ins w:id="2830" w:author="Charles Gifford" w:date="2017-03-17T19:50:00Z">
              <w:r w:rsidRPr="00E32145">
                <w:rPr>
                  <w:lang w:val="en-US"/>
                </w:rPr>
                <w:t xml:space="preserve">Contains additional information and descriptions of the </w:t>
              </w:r>
              <w:r>
                <w:rPr>
                  <w:i/>
                  <w:lang w:val="en-US"/>
                </w:rPr>
                <w:t>operational location</w:t>
              </w:r>
              <w:r w:rsidRPr="00E32145">
                <w:rPr>
                  <w:lang w:val="en-US"/>
                </w:rPr>
                <w:t>.</w:t>
              </w:r>
            </w:ins>
          </w:p>
        </w:tc>
        <w:tc>
          <w:tcPr>
            <w:tcW w:w="1440" w:type="dxa"/>
          </w:tcPr>
          <w:p w14:paraId="18993D78" w14:textId="77777777" w:rsidR="004244D5" w:rsidRPr="00E32145" w:rsidRDefault="004244D5" w:rsidP="00600813">
            <w:pPr>
              <w:pStyle w:val="TABLE-cell"/>
              <w:rPr>
                <w:ins w:id="2831" w:author="Charles Gifford" w:date="2017-03-17T19:50:00Z"/>
                <w:lang w:val="en-US"/>
              </w:rPr>
            </w:pPr>
            <w:ins w:id="2832" w:author="Charles Gifford" w:date="2017-03-17T19:50:00Z">
              <w:r w:rsidRPr="00E32145">
                <w:rPr>
                  <w:lang w:val="en-US"/>
                </w:rPr>
                <w:t>Stainless Steel Tote #57</w:t>
              </w:r>
            </w:ins>
          </w:p>
        </w:tc>
        <w:tc>
          <w:tcPr>
            <w:tcW w:w="1297" w:type="dxa"/>
          </w:tcPr>
          <w:p w14:paraId="49D7D78B" w14:textId="77777777" w:rsidR="004244D5" w:rsidRPr="00E32145" w:rsidRDefault="004244D5" w:rsidP="00600813">
            <w:pPr>
              <w:pStyle w:val="TABLE-cell"/>
              <w:rPr>
                <w:ins w:id="2833" w:author="Charles Gifford" w:date="2017-03-17T19:50:00Z"/>
                <w:lang w:val="en-US"/>
              </w:rPr>
            </w:pPr>
            <w:ins w:id="2834" w:author="Charles Gifford" w:date="2017-03-17T19:50:00Z">
              <w:r w:rsidRPr="00E32145">
                <w:rPr>
                  <w:lang w:val="en-US"/>
                </w:rPr>
                <w:t>Maintenance Shed 4S, Top Shelf</w:t>
              </w:r>
            </w:ins>
          </w:p>
        </w:tc>
        <w:tc>
          <w:tcPr>
            <w:tcW w:w="1080" w:type="dxa"/>
          </w:tcPr>
          <w:p w14:paraId="7874DD1D" w14:textId="77777777" w:rsidR="004244D5" w:rsidRPr="00E32145" w:rsidRDefault="004244D5" w:rsidP="00600813">
            <w:pPr>
              <w:pStyle w:val="TABLE-cell"/>
              <w:rPr>
                <w:ins w:id="2835" w:author="Charles Gifford" w:date="2017-03-17T19:50:00Z"/>
                <w:lang w:val="en-US"/>
              </w:rPr>
            </w:pPr>
            <w:ins w:id="2836" w:author="Charles Gifford" w:date="2017-03-17T19:50:00Z">
              <w:r w:rsidRPr="00E32145">
                <w:rPr>
                  <w:lang w:val="en-US"/>
                </w:rPr>
                <w:t>Work Bench 10, Top Shelf</w:t>
              </w:r>
            </w:ins>
          </w:p>
        </w:tc>
        <w:tc>
          <w:tcPr>
            <w:tcW w:w="1080" w:type="dxa"/>
          </w:tcPr>
          <w:p w14:paraId="365397C6" w14:textId="77777777" w:rsidR="004244D5" w:rsidRPr="00E32145" w:rsidRDefault="004244D5" w:rsidP="00600813">
            <w:pPr>
              <w:pStyle w:val="TABLE-cell"/>
              <w:rPr>
                <w:ins w:id="2837" w:author="Charles Gifford" w:date="2017-03-17T19:50:00Z"/>
                <w:lang w:val="en-US"/>
              </w:rPr>
            </w:pPr>
            <w:ins w:id="2838" w:author="Charles Gifford" w:date="2017-03-17T19:50:00Z">
              <w:r w:rsidRPr="00E32145">
                <w:rPr>
                  <w:lang w:val="en-US"/>
                </w:rPr>
                <w:t>Rake 23842A</w:t>
              </w:r>
            </w:ins>
          </w:p>
        </w:tc>
      </w:tr>
      <w:tr w:rsidR="004244D5" w:rsidRPr="00E32145" w14:paraId="1EF0EA1C" w14:textId="77777777" w:rsidTr="00BA6779">
        <w:trPr>
          <w:cantSplit/>
          <w:jc w:val="center"/>
          <w:ins w:id="2839" w:author="Charles Gifford" w:date="2017-03-17T19:50:00Z"/>
        </w:trPr>
        <w:tc>
          <w:tcPr>
            <w:tcW w:w="1269" w:type="dxa"/>
          </w:tcPr>
          <w:p w14:paraId="4E5ACF8D" w14:textId="77777777" w:rsidR="004244D5" w:rsidRPr="00E32145" w:rsidRDefault="004244D5" w:rsidP="00600813">
            <w:pPr>
              <w:pStyle w:val="TABLE-cell"/>
              <w:rPr>
                <w:ins w:id="2840" w:author="Charles Gifford" w:date="2017-03-17T19:50:00Z"/>
                <w:lang w:val="en-US"/>
              </w:rPr>
            </w:pPr>
            <w:ins w:id="2841" w:author="Charles Gifford" w:date="2017-03-17T19:50:00Z">
              <w:r w:rsidRPr="00E32145">
                <w:rPr>
                  <w:lang w:val="en-US"/>
                </w:rPr>
                <w:t>Hierarchy scope</w:t>
              </w:r>
            </w:ins>
          </w:p>
        </w:tc>
        <w:tc>
          <w:tcPr>
            <w:tcW w:w="2880" w:type="dxa"/>
          </w:tcPr>
          <w:p w14:paraId="0CD9351C" w14:textId="77777777" w:rsidR="004244D5" w:rsidRPr="00E32145" w:rsidRDefault="004244D5" w:rsidP="00600813">
            <w:pPr>
              <w:pStyle w:val="TABLE-cell"/>
              <w:rPr>
                <w:ins w:id="2842" w:author="Charles Gifford" w:date="2017-03-17T19:50:00Z"/>
                <w:lang w:val="en-US"/>
              </w:rPr>
            </w:pPr>
            <w:ins w:id="2843" w:author="Charles Gifford" w:date="2017-03-17T19:50:00Z">
              <w:r w:rsidRPr="00E32145">
                <w:rPr>
                  <w:lang w:val="en-US"/>
                </w:rPr>
                <w:t xml:space="preserve">Identifies where the exchanged information fits within the role based equipment hierarchy. </w:t>
              </w:r>
            </w:ins>
          </w:p>
          <w:p w14:paraId="03D72155" w14:textId="77777777" w:rsidR="004244D5" w:rsidRPr="00E32145" w:rsidRDefault="004244D5" w:rsidP="00600813">
            <w:pPr>
              <w:pStyle w:val="TABLE-cell"/>
              <w:rPr>
                <w:ins w:id="2844" w:author="Charles Gifford" w:date="2017-03-17T19:50:00Z"/>
                <w:lang w:val="en-US"/>
              </w:rPr>
            </w:pPr>
            <w:ins w:id="2845" w:author="Charles Gifford" w:date="2017-03-17T19:50:00Z">
              <w:r w:rsidRPr="00E32145">
                <w:rPr>
                  <w:lang w:val="en-US"/>
                </w:rPr>
                <w:t xml:space="preserve">Optionally defines the scope of the </w:t>
              </w:r>
              <w:r>
                <w:rPr>
                  <w:i/>
                  <w:lang w:val="en-US"/>
                </w:rPr>
                <w:t xml:space="preserve">operational </w:t>
              </w:r>
              <w:r w:rsidRPr="00E32145">
                <w:rPr>
                  <w:i/>
                  <w:lang w:val="en-US"/>
                </w:rPr>
                <w:t>location</w:t>
              </w:r>
              <w:r w:rsidRPr="00E32145">
                <w:rPr>
                  <w:lang w:val="en-US"/>
                </w:rPr>
                <w:t>, such as the site or area it is defined for.</w:t>
              </w:r>
            </w:ins>
          </w:p>
        </w:tc>
        <w:tc>
          <w:tcPr>
            <w:tcW w:w="1440" w:type="dxa"/>
          </w:tcPr>
          <w:p w14:paraId="6F266928" w14:textId="77777777" w:rsidR="004244D5" w:rsidRPr="00E32145" w:rsidRDefault="004244D5" w:rsidP="00600813">
            <w:pPr>
              <w:pStyle w:val="TABLE-cell"/>
              <w:rPr>
                <w:ins w:id="2846" w:author="Charles Gifford" w:date="2017-03-17T19:50:00Z"/>
                <w:lang w:val="en-US"/>
              </w:rPr>
            </w:pPr>
            <w:ins w:id="2847" w:author="Charles Gifford" w:date="2017-03-17T19:50:00Z">
              <w:r w:rsidRPr="00E32145">
                <w:rPr>
                  <w:lang w:val="en-US"/>
                </w:rPr>
                <w:t>South Shore (Site) / Work Line (Area)</w:t>
              </w:r>
            </w:ins>
          </w:p>
        </w:tc>
        <w:tc>
          <w:tcPr>
            <w:tcW w:w="1297" w:type="dxa"/>
          </w:tcPr>
          <w:p w14:paraId="2F9D14F9" w14:textId="77777777" w:rsidR="004244D5" w:rsidRPr="00E32145" w:rsidRDefault="004244D5" w:rsidP="00600813">
            <w:pPr>
              <w:pStyle w:val="TABLE-cell"/>
              <w:rPr>
                <w:ins w:id="2848" w:author="Charles Gifford" w:date="2017-03-17T19:50:00Z"/>
                <w:lang w:val="en-US"/>
              </w:rPr>
            </w:pPr>
            <w:ins w:id="2849" w:author="Charles Gifford" w:date="2017-03-17T19:50:00Z">
              <w:r w:rsidRPr="00E32145">
                <w:rPr>
                  <w:lang w:val="en-US"/>
                </w:rPr>
                <w:t>South Shore (SITE) / Packaging (Area)</w:t>
              </w:r>
            </w:ins>
          </w:p>
        </w:tc>
        <w:tc>
          <w:tcPr>
            <w:tcW w:w="1080" w:type="dxa"/>
          </w:tcPr>
          <w:p w14:paraId="383A6E99" w14:textId="77777777" w:rsidR="004244D5" w:rsidRPr="00E32145" w:rsidRDefault="004244D5" w:rsidP="00600813">
            <w:pPr>
              <w:pStyle w:val="TABLE-cell"/>
              <w:rPr>
                <w:ins w:id="2850" w:author="Charles Gifford" w:date="2017-03-17T19:50:00Z"/>
                <w:lang w:val="en-US"/>
              </w:rPr>
            </w:pPr>
            <w:ins w:id="2851" w:author="Charles Gifford" w:date="2017-03-17T19:50:00Z">
              <w:r w:rsidRPr="00E32145">
                <w:rPr>
                  <w:lang w:val="en-US"/>
                </w:rPr>
                <w:t>Mixer Sample Port (Work Unit)</w:t>
              </w:r>
            </w:ins>
          </w:p>
        </w:tc>
        <w:tc>
          <w:tcPr>
            <w:tcW w:w="1080" w:type="dxa"/>
          </w:tcPr>
          <w:p w14:paraId="34B1AAC4" w14:textId="77777777" w:rsidR="004244D5" w:rsidRPr="00E32145" w:rsidRDefault="004244D5" w:rsidP="00600813">
            <w:pPr>
              <w:pStyle w:val="TABLE-cell"/>
              <w:rPr>
                <w:ins w:id="2852" w:author="Charles Gifford" w:date="2017-03-17T19:50:00Z"/>
                <w:lang w:val="en-US"/>
              </w:rPr>
            </w:pPr>
            <w:ins w:id="2853" w:author="Charles Gifford" w:date="2017-03-17T19:50:00Z">
              <w:r w:rsidRPr="00E32145">
                <w:rPr>
                  <w:lang w:val="en-US"/>
                </w:rPr>
                <w:t>Receiving dock (Work Center)</w:t>
              </w:r>
            </w:ins>
          </w:p>
        </w:tc>
      </w:tr>
      <w:tr w:rsidR="00BA69EE" w:rsidRPr="00E32145" w14:paraId="513CEFE7" w14:textId="77777777" w:rsidTr="00BA6779">
        <w:trPr>
          <w:cantSplit/>
          <w:jc w:val="center"/>
          <w:ins w:id="2854" w:author="Charles Gifford" w:date="2017-03-17T19:50:00Z"/>
        </w:trPr>
        <w:tc>
          <w:tcPr>
            <w:tcW w:w="1269" w:type="dxa"/>
          </w:tcPr>
          <w:p w14:paraId="1B5203E6" w14:textId="77777777" w:rsidR="00BA69EE" w:rsidRPr="00E32145" w:rsidRDefault="00BA69EE" w:rsidP="00BA69EE">
            <w:pPr>
              <w:pStyle w:val="TABLE-cell"/>
              <w:rPr>
                <w:ins w:id="2855" w:author="Charles Gifford" w:date="2017-03-17T19:50:00Z"/>
                <w:lang w:val="en-US"/>
              </w:rPr>
            </w:pPr>
            <w:ins w:id="2856" w:author="Charles Gifford" w:date="2017-03-17T19:50:00Z">
              <w:r>
                <w:rPr>
                  <w:lang w:val="en-US"/>
                </w:rPr>
                <w:t>Spatial definition</w:t>
              </w:r>
            </w:ins>
          </w:p>
          <w:p w14:paraId="346C4C39" w14:textId="77777777" w:rsidR="00BA69EE" w:rsidRPr="00E32145" w:rsidRDefault="00BA69EE" w:rsidP="00600813">
            <w:pPr>
              <w:pStyle w:val="TABLE-cell"/>
              <w:rPr>
                <w:ins w:id="2857" w:author="Charles Gifford" w:date="2017-03-17T19:50:00Z"/>
                <w:lang w:val="en-US"/>
              </w:rPr>
            </w:pPr>
          </w:p>
        </w:tc>
        <w:tc>
          <w:tcPr>
            <w:tcW w:w="2880" w:type="dxa"/>
          </w:tcPr>
          <w:p w14:paraId="39B4ECFE" w14:textId="77777777" w:rsidR="00BA69EE" w:rsidRPr="00E32145" w:rsidRDefault="00BA69EE" w:rsidP="00600813">
            <w:pPr>
              <w:pStyle w:val="TABLE-cell"/>
              <w:rPr>
                <w:ins w:id="2858" w:author="Charles Gifford" w:date="2017-03-17T19:50:00Z"/>
                <w:lang w:val="en-US"/>
              </w:rPr>
            </w:pPr>
            <w:ins w:id="2859" w:author="Charles Gifford" w:date="2017-03-17T19:50:00Z">
              <w:r>
                <w:rPr>
                  <w:lang w:val="en-US"/>
                </w:rPr>
                <w:t>S</w:t>
              </w:r>
              <w:r w:rsidRPr="00E32145">
                <w:rPr>
                  <w:lang w:val="en-US"/>
                </w:rPr>
                <w:t xml:space="preserve">patially defines the </w:t>
              </w:r>
              <w:r>
                <w:rPr>
                  <w:i/>
                  <w:lang w:val="en-US"/>
                </w:rPr>
                <w:t xml:space="preserve">operational </w:t>
              </w:r>
              <w:r w:rsidRPr="00E32145">
                <w:rPr>
                  <w:i/>
                  <w:lang w:val="en-US"/>
                </w:rPr>
                <w:t>location</w:t>
              </w:r>
              <w:r w:rsidRPr="00E32145">
                <w:rPr>
                  <w:lang w:val="en-US"/>
                </w:rPr>
                <w:t xml:space="preserve"> as a </w:t>
              </w:r>
              <w:r w:rsidRPr="00C92250">
                <w:rPr>
                  <w:lang w:val="en-US"/>
                </w:rPr>
                <w:t>0-dimensional point, 1-dimensional line, or 2-dimensional shape or 3-dimensional solid</w:t>
              </w:r>
              <w:r w:rsidRPr="00E32145">
                <w:rPr>
                  <w:lang w:val="en-US"/>
                </w:rPr>
                <w:t>.</w:t>
              </w:r>
            </w:ins>
          </w:p>
        </w:tc>
        <w:tc>
          <w:tcPr>
            <w:tcW w:w="1440" w:type="dxa"/>
          </w:tcPr>
          <w:p w14:paraId="6CF48E48" w14:textId="5128A5D9" w:rsidR="00BA69EE" w:rsidRPr="00E32145" w:rsidRDefault="00BA69EE" w:rsidP="00600813">
            <w:pPr>
              <w:pStyle w:val="TABLE-cell"/>
              <w:rPr>
                <w:ins w:id="2860" w:author="Charles Gifford" w:date="2017-03-17T19:50:00Z"/>
                <w:lang w:val="en-US"/>
              </w:rPr>
            </w:pPr>
            <w:ins w:id="2861" w:author="Charles Gifford" w:date="2017-03-17T21:11:00Z">
              <w:r>
                <w:rPr>
                  <w:lang w:val="en-US"/>
                </w:rPr>
                <w:t xml:space="preserve"> </w:t>
              </w:r>
              <w:r w:rsidRPr="00E32145">
                <w:rPr>
                  <w:lang w:val="en-US"/>
                </w:rPr>
                <w:t xml:space="preserve"> / / WKT / POLYGON ( ( -646.99 676.18, -645.14 683.09, -646.99 676.18 ) )</w:t>
              </w:r>
            </w:ins>
          </w:p>
        </w:tc>
        <w:tc>
          <w:tcPr>
            <w:tcW w:w="1297" w:type="dxa"/>
          </w:tcPr>
          <w:p w14:paraId="7D036154" w14:textId="0C2DCCB6" w:rsidR="00BA69EE" w:rsidRPr="00E32145" w:rsidRDefault="00BA69EE" w:rsidP="00600813">
            <w:pPr>
              <w:pStyle w:val="TABLE-cell"/>
              <w:rPr>
                <w:ins w:id="2862" w:author="Charles Gifford" w:date="2017-03-17T19:50:00Z"/>
                <w:lang w:val="en-US"/>
              </w:rPr>
            </w:pPr>
            <w:ins w:id="2863" w:author="Charles Gifford" w:date="2017-03-17T21:11:00Z">
              <w:r>
                <w:rPr>
                  <w:lang w:val="en-US"/>
                </w:rPr>
                <w:t xml:space="preserve"> </w:t>
              </w:r>
              <w:r w:rsidRPr="00E32145">
                <w:rPr>
                  <w:lang w:val="en-US"/>
                </w:rPr>
                <w:t xml:space="preserve"> / / WKT / POLYGON ( ( -646.99 676.18, -645.14 683.09, -646.99 676.18 ) )</w:t>
              </w:r>
            </w:ins>
          </w:p>
        </w:tc>
        <w:tc>
          <w:tcPr>
            <w:tcW w:w="1080" w:type="dxa"/>
          </w:tcPr>
          <w:p w14:paraId="05B9D96B" w14:textId="7CC86786" w:rsidR="00BA69EE" w:rsidRPr="00E32145" w:rsidRDefault="00BA69EE" w:rsidP="00600813">
            <w:pPr>
              <w:pStyle w:val="TABLE-cell"/>
              <w:rPr>
                <w:ins w:id="2864" w:author="Charles Gifford" w:date="2017-03-17T19:50:00Z"/>
                <w:lang w:val="en-US"/>
              </w:rPr>
            </w:pPr>
            <w:ins w:id="2865" w:author="Charles Gifford" w:date="2017-03-17T21:11:00Z">
              <w:r>
                <w:rPr>
                  <w:lang w:val="en-US"/>
                </w:rPr>
                <w:t xml:space="preserve"> </w:t>
              </w:r>
              <w:r w:rsidRPr="00E32145">
                <w:rPr>
                  <w:lang w:val="en-US"/>
                </w:rPr>
                <w:t xml:space="preserve"> / / WKT / POLYGON ( ( -646.99 676.18, -645.14 683.09, -646.99 676.18 ) )</w:t>
              </w:r>
            </w:ins>
          </w:p>
        </w:tc>
        <w:tc>
          <w:tcPr>
            <w:tcW w:w="1080" w:type="dxa"/>
          </w:tcPr>
          <w:p w14:paraId="45D681C3" w14:textId="2407E470" w:rsidR="00BA69EE" w:rsidRPr="00E32145" w:rsidRDefault="00BA69EE" w:rsidP="00600813">
            <w:pPr>
              <w:pStyle w:val="TABLE-cell"/>
              <w:rPr>
                <w:ins w:id="2866" w:author="Charles Gifford" w:date="2017-03-17T19:50:00Z"/>
                <w:lang w:val="en-US"/>
              </w:rPr>
            </w:pPr>
            <w:ins w:id="2867" w:author="Charles Gifford" w:date="2017-03-17T21:11:00Z">
              <w:r>
                <w:rPr>
                  <w:lang w:val="en-US"/>
                </w:rPr>
                <w:t xml:space="preserve"> </w:t>
              </w:r>
              <w:r w:rsidRPr="00E32145">
                <w:rPr>
                  <w:lang w:val="en-US"/>
                </w:rPr>
                <w:t xml:space="preserve"> / / WKT / POLYGON ( ( -646.99 676.18, -645.14 683.09, -646.99 676.18 ) )</w:t>
              </w:r>
            </w:ins>
          </w:p>
        </w:tc>
      </w:tr>
    </w:tbl>
    <w:p w14:paraId="1F45702A" w14:textId="1098FC21" w:rsidR="004244D5" w:rsidRPr="00E32145" w:rsidRDefault="004244D5" w:rsidP="00600813">
      <w:pPr>
        <w:pStyle w:val="Heading3"/>
        <w:rPr>
          <w:ins w:id="2868" w:author="Charles Gifford" w:date="2017-03-17T19:50:00Z"/>
        </w:rPr>
      </w:pPr>
      <w:ins w:id="2869" w:author="Charles Gifford" w:date="2017-03-17T19:50:00Z">
        <w:r>
          <w:t>Operational l</w:t>
        </w:r>
        <w:r w:rsidRPr="00E32145">
          <w:t>ocation property</w:t>
        </w:r>
      </w:ins>
    </w:p>
    <w:p w14:paraId="45ECCA9B" w14:textId="77777777" w:rsidR="004244D5" w:rsidRPr="00E32145" w:rsidRDefault="004244D5" w:rsidP="00600813">
      <w:pPr>
        <w:pStyle w:val="PARAGRAPH"/>
        <w:rPr>
          <w:ins w:id="2870" w:author="Charles Gifford" w:date="2017-03-17T19:50:00Z"/>
          <w:lang w:val="en-US"/>
        </w:rPr>
      </w:pPr>
      <w:ins w:id="2871" w:author="Charles Gifford" w:date="2017-03-17T19:50:00Z">
        <w:r w:rsidRPr="00E32145">
          <w:rPr>
            <w:lang w:val="en-US"/>
          </w:rPr>
          <w:t xml:space="preserve">Properties of </w:t>
        </w:r>
        <w:r>
          <w:rPr>
            <w:i/>
            <w:lang w:val="en-US"/>
          </w:rPr>
          <w:t xml:space="preserve">operational </w:t>
        </w:r>
        <w:r w:rsidRPr="00E32145">
          <w:rPr>
            <w:i/>
            <w:lang w:val="en-US"/>
          </w:rPr>
          <w:t xml:space="preserve">locations </w:t>
        </w:r>
        <w:r w:rsidRPr="00E32145">
          <w:rPr>
            <w:lang w:val="en-US"/>
          </w:rPr>
          <w:t xml:space="preserve">shall be presented as </w:t>
        </w:r>
        <w:r>
          <w:rPr>
            <w:i/>
            <w:lang w:val="en-US"/>
          </w:rPr>
          <w:t xml:space="preserve">operational </w:t>
        </w:r>
        <w:r w:rsidRPr="00E32145">
          <w:rPr>
            <w:i/>
            <w:lang w:val="en-US"/>
          </w:rPr>
          <w:t xml:space="preserve">location properties. </w:t>
        </w:r>
        <w:r w:rsidRPr="00E32145">
          <w:rPr>
            <w:lang w:val="en-US"/>
          </w:rPr>
          <w:t>A</w:t>
        </w:r>
        <w:r>
          <w:rPr>
            <w:lang w:val="en-US"/>
          </w:rPr>
          <w:t>n</w:t>
        </w:r>
        <w:r w:rsidRPr="00E32145">
          <w:rPr>
            <w:lang w:val="en-US"/>
          </w:rPr>
          <w:t xml:space="preserve"> </w:t>
        </w:r>
        <w:r>
          <w:rPr>
            <w:i/>
            <w:lang w:val="en-US"/>
          </w:rPr>
          <w:t xml:space="preserve">operational </w:t>
        </w:r>
        <w:r w:rsidRPr="00E32145">
          <w:rPr>
            <w:i/>
            <w:lang w:val="en-US"/>
          </w:rPr>
          <w:t>location</w:t>
        </w:r>
        <w:r w:rsidRPr="00E32145">
          <w:rPr>
            <w:lang w:val="en-US"/>
          </w:rPr>
          <w:t xml:space="preserve"> shall have zero or more </w:t>
        </w:r>
        <w:r>
          <w:rPr>
            <w:i/>
            <w:lang w:val="en-US"/>
          </w:rPr>
          <w:t xml:space="preserve">operational </w:t>
        </w:r>
        <w:r w:rsidRPr="00E32145">
          <w:rPr>
            <w:i/>
            <w:lang w:val="en-US"/>
          </w:rPr>
          <w:t>location properties</w:t>
        </w:r>
        <w:r w:rsidRPr="00E32145">
          <w:rPr>
            <w:lang w:val="en-US"/>
          </w:rPr>
          <w:t xml:space="preserve">. These specify the current property values of the </w:t>
        </w:r>
        <w:r>
          <w:rPr>
            <w:i/>
            <w:lang w:val="en-US"/>
          </w:rPr>
          <w:t xml:space="preserve">operational </w:t>
        </w:r>
        <w:r w:rsidRPr="00E32145">
          <w:rPr>
            <w:i/>
            <w:lang w:val="en-US"/>
          </w:rPr>
          <w:t>location</w:t>
        </w:r>
        <w:r w:rsidRPr="00E32145">
          <w:rPr>
            <w:lang w:val="en-US"/>
          </w:rPr>
          <w:t xml:space="preserve"> for the associated </w:t>
        </w:r>
        <w:r>
          <w:rPr>
            <w:i/>
            <w:lang w:val="en-US"/>
          </w:rPr>
          <w:t xml:space="preserve">operational </w:t>
        </w:r>
        <w:r w:rsidRPr="00E32145">
          <w:rPr>
            <w:i/>
            <w:lang w:val="en-US"/>
          </w:rPr>
          <w:t>location class property</w:t>
        </w:r>
        <w:r w:rsidRPr="00E32145">
          <w:rPr>
            <w:lang w:val="en-US"/>
          </w:rPr>
          <w:t xml:space="preserve">. </w:t>
        </w:r>
        <w:r>
          <w:rPr>
            <w:i/>
            <w:lang w:val="en-US"/>
          </w:rPr>
          <w:t>Operational l</w:t>
        </w:r>
        <w:r w:rsidRPr="00E32145">
          <w:rPr>
            <w:i/>
            <w:lang w:val="en-US"/>
          </w:rPr>
          <w:t>ocation properties</w:t>
        </w:r>
        <w:r w:rsidRPr="00E32145">
          <w:rPr>
            <w:lang w:val="en-US"/>
          </w:rPr>
          <w:t xml:space="preserve"> may include a unit of measure. </w:t>
        </w:r>
      </w:ins>
    </w:p>
    <w:p w14:paraId="282583DC" w14:textId="77777777" w:rsidR="004244D5" w:rsidRPr="00E32145" w:rsidRDefault="004244D5" w:rsidP="00600813">
      <w:pPr>
        <w:pStyle w:val="PARAGRAPH"/>
        <w:rPr>
          <w:ins w:id="2872" w:author="Charles Gifford" w:date="2017-03-17T19:50:00Z"/>
        </w:rPr>
      </w:pPr>
      <w:ins w:id="2873" w:author="Charles Gifford" w:date="2017-03-17T19:50:00Z">
        <w:r w:rsidRPr="007B63BB">
          <w:rPr>
            <w:i/>
          </w:rPr>
          <w:t>Operational location properties</w:t>
        </w:r>
        <w:r w:rsidRPr="00E32145">
          <w:t xml:space="preserve"> may contain nested </w:t>
        </w:r>
        <w:r>
          <w:t>o</w:t>
        </w:r>
        <w:r w:rsidRPr="007B63BB">
          <w:rPr>
            <w:i/>
          </w:rPr>
          <w:t>perational location properties</w:t>
        </w:r>
        <w:r w:rsidRPr="00E32145">
          <w:t>.</w:t>
        </w:r>
      </w:ins>
    </w:p>
    <w:p w14:paraId="424069CF" w14:textId="62462A18" w:rsidR="004244D5" w:rsidRDefault="007B63BB" w:rsidP="00600813">
      <w:pPr>
        <w:pStyle w:val="PARAGRAPH"/>
        <w:rPr>
          <w:ins w:id="2874" w:author="Charles Gifford" w:date="2017-03-18T14:01:00Z"/>
          <w:lang w:val="en-US"/>
        </w:rPr>
      </w:pPr>
      <w:ins w:id="2875" w:author="Charles Gifford" w:date="2017-03-22T13:31:00Z">
        <w:r>
          <w:rPr>
            <w:lang w:val="en-US"/>
          </w:rPr>
          <w:fldChar w:fldCharType="begin"/>
        </w:r>
        <w:r>
          <w:rPr>
            <w:lang w:val="en-US"/>
          </w:rPr>
          <w:instrText xml:space="preserve"> REF _Ref477952823 \h </w:instrText>
        </w:r>
      </w:ins>
      <w:r>
        <w:rPr>
          <w:lang w:val="en-US"/>
        </w:rPr>
      </w:r>
      <w:r>
        <w:rPr>
          <w:lang w:val="en-US"/>
        </w:rPr>
        <w:fldChar w:fldCharType="separate"/>
      </w:r>
      <w:ins w:id="2876" w:author="Charles Gifford" w:date="2017-03-22T13:31:00Z">
        <w:r>
          <w:t xml:space="preserve">Table </w:t>
        </w:r>
        <w:r>
          <w:rPr>
            <w:noProof/>
          </w:rPr>
          <w:t>24</w:t>
        </w:r>
        <w:r>
          <w:rPr>
            <w:lang w:val="en-US"/>
          </w:rPr>
          <w:fldChar w:fldCharType="end"/>
        </w:r>
        <w:r>
          <w:rPr>
            <w:lang w:val="en-US"/>
          </w:rPr>
          <w:t xml:space="preserve"> </w:t>
        </w:r>
      </w:ins>
      <w:ins w:id="2877" w:author="Charles Gifford" w:date="2017-03-17T19:50:00Z">
        <w:r w:rsidR="00B142F5">
          <w:rPr>
            <w:lang w:val="en-US"/>
          </w:rPr>
          <w:t xml:space="preserve">lists the relationship </w:t>
        </w:r>
      </w:ins>
      <w:ins w:id="2878" w:author="Charles Gifford" w:date="2017-03-18T14:01:00Z">
        <w:r w:rsidR="00B142F5">
          <w:rPr>
            <w:lang w:val="en-US"/>
          </w:rPr>
          <w:t>roles</w:t>
        </w:r>
      </w:ins>
      <w:ins w:id="2879" w:author="Charles Gifford" w:date="2017-03-17T19:50:00Z">
        <w:r w:rsidR="004244D5" w:rsidRPr="00E32145">
          <w:rPr>
            <w:lang w:val="en-US"/>
          </w:rPr>
          <w:t xml:space="preserve"> of a</w:t>
        </w:r>
        <w:r w:rsidR="004244D5">
          <w:rPr>
            <w:lang w:val="en-US"/>
          </w:rPr>
          <w:t>n</w:t>
        </w:r>
        <w:r w:rsidR="004244D5" w:rsidRPr="00E32145">
          <w:rPr>
            <w:lang w:val="en-US"/>
          </w:rPr>
          <w:t xml:space="preserve"> </w:t>
        </w:r>
        <w:r w:rsidR="004244D5">
          <w:rPr>
            <w:i/>
            <w:lang w:val="en-US"/>
          </w:rPr>
          <w:t xml:space="preserve">operational </w:t>
        </w:r>
        <w:r w:rsidR="004244D5" w:rsidRPr="00E32145">
          <w:rPr>
            <w:i/>
            <w:lang w:val="en-US"/>
          </w:rPr>
          <w:t>location property</w:t>
        </w:r>
        <w:r w:rsidR="004244D5" w:rsidRPr="00E32145">
          <w:rPr>
            <w:lang w:val="en-US"/>
          </w:rPr>
          <w:t xml:space="preserve">.  </w:t>
        </w:r>
      </w:ins>
      <w:ins w:id="2880" w:author="Charles Gifford" w:date="2017-03-22T13:31:00Z">
        <w:r>
          <w:rPr>
            <w:lang w:val="en-US"/>
          </w:rPr>
          <w:fldChar w:fldCharType="begin"/>
        </w:r>
        <w:r>
          <w:rPr>
            <w:lang w:val="en-US"/>
          </w:rPr>
          <w:instrText xml:space="preserve"> REF _Ref477952842 \h </w:instrText>
        </w:r>
      </w:ins>
      <w:r>
        <w:rPr>
          <w:lang w:val="en-US"/>
        </w:rPr>
      </w:r>
      <w:r>
        <w:rPr>
          <w:lang w:val="en-US"/>
        </w:rPr>
        <w:fldChar w:fldCharType="separate"/>
      </w:r>
      <w:ins w:id="2881" w:author="Charles Gifford" w:date="2017-03-22T13:31:00Z">
        <w:r>
          <w:t xml:space="preserve">Table </w:t>
        </w:r>
        <w:r>
          <w:rPr>
            <w:noProof/>
          </w:rPr>
          <w:t>25</w:t>
        </w:r>
        <w:r>
          <w:rPr>
            <w:lang w:val="en-US"/>
          </w:rPr>
          <w:fldChar w:fldCharType="end"/>
        </w:r>
        <w:r>
          <w:rPr>
            <w:lang w:val="en-US"/>
          </w:rPr>
          <w:t xml:space="preserve"> </w:t>
        </w:r>
      </w:ins>
      <w:ins w:id="2882" w:author="Charles Gifford" w:date="2017-03-17T19:50:00Z">
        <w:r w:rsidR="004244D5" w:rsidRPr="00E32145">
          <w:rPr>
            <w:lang w:val="en-US"/>
          </w:rPr>
          <w:t>lists the attributes of a</w:t>
        </w:r>
        <w:r w:rsidR="004244D5">
          <w:rPr>
            <w:lang w:val="en-US"/>
          </w:rPr>
          <w:t>n</w:t>
        </w:r>
        <w:r w:rsidR="004244D5" w:rsidRPr="00E32145">
          <w:rPr>
            <w:lang w:val="en-US"/>
          </w:rPr>
          <w:t xml:space="preserve"> </w:t>
        </w:r>
        <w:r w:rsidR="004244D5">
          <w:rPr>
            <w:i/>
            <w:lang w:val="en-US"/>
          </w:rPr>
          <w:t xml:space="preserve">operational </w:t>
        </w:r>
        <w:r w:rsidR="004244D5" w:rsidRPr="00E32145">
          <w:rPr>
            <w:i/>
            <w:lang w:val="en-US"/>
          </w:rPr>
          <w:t>location property</w:t>
        </w:r>
        <w:r w:rsidR="004244D5" w:rsidRPr="00E32145">
          <w:rPr>
            <w:lang w:val="en-US"/>
          </w:rPr>
          <w:t xml:space="preserve">. </w:t>
        </w:r>
      </w:ins>
    </w:p>
    <w:p w14:paraId="498AFB56" w14:textId="3C6D2F2C" w:rsidR="00B142F5" w:rsidRPr="009432BC" w:rsidRDefault="007B63BB" w:rsidP="00E05180">
      <w:pPr>
        <w:pStyle w:val="TABLE-title"/>
        <w:rPr>
          <w:ins w:id="2883" w:author="Charles Gifford" w:date="2017-03-18T14:01:00Z"/>
        </w:rPr>
      </w:pPr>
      <w:bookmarkStart w:id="2884" w:name="_Ref477952823"/>
      <w:bookmarkStart w:id="2885" w:name="_Toc478492325"/>
      <w:ins w:id="2886" w:author="Charles Gifford" w:date="2017-03-22T13:30:00Z">
        <w:r>
          <w:t xml:space="preserve">Table </w:t>
        </w:r>
        <w:r>
          <w:fldChar w:fldCharType="begin"/>
        </w:r>
        <w:r>
          <w:instrText xml:space="preserve"> SEQ Table \* ARABIC </w:instrText>
        </w:r>
      </w:ins>
      <w:r>
        <w:fldChar w:fldCharType="separate"/>
      </w:r>
      <w:ins w:id="2887" w:author="Charles Gifford" w:date="2017-03-22T13:30:00Z">
        <w:r>
          <w:rPr>
            <w:noProof/>
          </w:rPr>
          <w:t>24</w:t>
        </w:r>
        <w:r>
          <w:fldChar w:fldCharType="end"/>
        </w:r>
      </w:ins>
      <w:bookmarkEnd w:id="2884"/>
      <w:ins w:id="2888" w:author="Charles Gifford" w:date="2017-03-22T13:29:00Z">
        <w:r>
          <w:t xml:space="preserve"> </w:t>
        </w:r>
      </w:ins>
      <w:ins w:id="2889" w:author="Charles Gifford" w:date="2017-03-18T14:01:00Z">
        <w:r w:rsidR="00B142F5" w:rsidRPr="0030452A">
          <w:t xml:space="preserve">– </w:t>
        </w:r>
        <w:r w:rsidR="00B142F5">
          <w:t xml:space="preserve">Operational location property </w:t>
        </w:r>
        <w:r w:rsidR="00B142F5" w:rsidRPr="0030452A">
          <w:t>relationship</w:t>
        </w:r>
        <w:r w:rsidR="00B142F5">
          <w:t xml:space="preserve"> role</w:t>
        </w:r>
        <w:r w:rsidR="00B142F5" w:rsidRPr="0030452A">
          <w:t>s</w:t>
        </w:r>
        <w:bookmarkEnd w:id="2885"/>
      </w:ins>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B142F5" w:rsidRPr="009432BC" w14:paraId="24944579" w14:textId="77777777" w:rsidTr="00BB48ED">
        <w:trPr>
          <w:trHeight w:val="197"/>
          <w:tblHeader/>
          <w:ins w:id="2890" w:author="Charles Gifford" w:date="2017-03-18T14:01:00Z"/>
        </w:trPr>
        <w:tc>
          <w:tcPr>
            <w:tcW w:w="2155" w:type="dxa"/>
            <w:shd w:val="clear" w:color="auto" w:fill="auto"/>
          </w:tcPr>
          <w:p w14:paraId="73D8DE37" w14:textId="77777777" w:rsidR="00B142F5" w:rsidRPr="009432BC" w:rsidRDefault="00B142F5" w:rsidP="00BB48ED">
            <w:pPr>
              <w:pStyle w:val="TABLE-col-heading"/>
              <w:rPr>
                <w:ins w:id="2891" w:author="Charles Gifford" w:date="2017-03-18T14:01:00Z"/>
              </w:rPr>
            </w:pPr>
            <w:ins w:id="2892" w:author="Charles Gifford" w:date="2017-03-18T14:01:00Z">
              <w:r w:rsidRPr="009432BC">
                <w:t>Related Object</w:t>
              </w:r>
            </w:ins>
          </w:p>
        </w:tc>
        <w:tc>
          <w:tcPr>
            <w:tcW w:w="2070" w:type="dxa"/>
            <w:shd w:val="clear" w:color="auto" w:fill="auto"/>
          </w:tcPr>
          <w:p w14:paraId="61D1EB39" w14:textId="77777777" w:rsidR="00B142F5" w:rsidRPr="009432BC" w:rsidRDefault="00B142F5" w:rsidP="00BB48ED">
            <w:pPr>
              <w:pStyle w:val="TABLE-col-heading"/>
              <w:rPr>
                <w:ins w:id="2893" w:author="Charles Gifford" w:date="2017-03-18T14:01:00Z"/>
              </w:rPr>
            </w:pPr>
            <w:ins w:id="2894" w:author="Charles Gifford" w:date="2017-03-18T14:01:00Z">
              <w:r w:rsidRPr="009432BC">
                <w:t>Role</w:t>
              </w:r>
            </w:ins>
          </w:p>
        </w:tc>
        <w:tc>
          <w:tcPr>
            <w:tcW w:w="1080" w:type="dxa"/>
            <w:shd w:val="clear" w:color="auto" w:fill="auto"/>
          </w:tcPr>
          <w:p w14:paraId="4D39E4AA" w14:textId="77777777" w:rsidR="00B142F5" w:rsidRPr="009432BC" w:rsidRDefault="00B142F5" w:rsidP="00BB48ED">
            <w:pPr>
              <w:pStyle w:val="TABLE-col-heading"/>
              <w:rPr>
                <w:ins w:id="2895" w:author="Charles Gifford" w:date="2017-03-18T14:01:00Z"/>
              </w:rPr>
            </w:pPr>
            <w:ins w:id="2896" w:author="Charles Gifford" w:date="2017-03-18T14:01:00Z">
              <w:r w:rsidRPr="009432BC">
                <w:t>Multiplicity</w:t>
              </w:r>
            </w:ins>
          </w:p>
        </w:tc>
        <w:tc>
          <w:tcPr>
            <w:tcW w:w="3780" w:type="dxa"/>
            <w:shd w:val="clear" w:color="auto" w:fill="auto"/>
          </w:tcPr>
          <w:p w14:paraId="41062A5F" w14:textId="77777777" w:rsidR="00B142F5" w:rsidRPr="009432BC" w:rsidRDefault="00B142F5" w:rsidP="00BB48ED">
            <w:pPr>
              <w:pStyle w:val="TABLE-col-heading"/>
              <w:rPr>
                <w:ins w:id="2897" w:author="Charles Gifford" w:date="2017-03-18T14:01:00Z"/>
              </w:rPr>
            </w:pPr>
            <w:ins w:id="2898" w:author="Charles Gifford" w:date="2017-03-18T14:01:00Z">
              <w:r w:rsidRPr="009432BC">
                <w:t>Description</w:t>
              </w:r>
            </w:ins>
          </w:p>
        </w:tc>
      </w:tr>
      <w:tr w:rsidR="00B142F5" w:rsidRPr="009432BC" w14:paraId="4E15FBE7" w14:textId="77777777" w:rsidTr="00BB48ED">
        <w:trPr>
          <w:trHeight w:val="332"/>
          <w:ins w:id="2899" w:author="Charles Gifford" w:date="2017-03-18T14:01:00Z"/>
        </w:trPr>
        <w:tc>
          <w:tcPr>
            <w:tcW w:w="2155" w:type="dxa"/>
            <w:shd w:val="clear" w:color="auto" w:fill="auto"/>
          </w:tcPr>
          <w:p w14:paraId="6739E6F5" w14:textId="7A54A189" w:rsidR="00B142F5" w:rsidRPr="009432BC" w:rsidRDefault="00B142F5" w:rsidP="00B142F5">
            <w:pPr>
              <w:pStyle w:val="TABLE-cell"/>
              <w:rPr>
                <w:ins w:id="2900" w:author="Charles Gifford" w:date="2017-03-18T14:01:00Z"/>
              </w:rPr>
            </w:pPr>
            <w:ins w:id="2901" w:author="Charles Gifford" w:date="2017-03-18T14:01:00Z">
              <w:r>
                <w:rPr>
                  <w:szCs w:val="20"/>
                  <w:lang w:val="en-US"/>
                </w:rPr>
                <w:t>Operational l</w:t>
              </w:r>
              <w:r w:rsidRPr="00E32145">
                <w:rPr>
                  <w:szCs w:val="20"/>
                  <w:lang w:val="en-US"/>
                </w:rPr>
                <w:t>ocation property</w:t>
              </w:r>
            </w:ins>
          </w:p>
        </w:tc>
        <w:tc>
          <w:tcPr>
            <w:tcW w:w="2070" w:type="dxa"/>
            <w:shd w:val="clear" w:color="auto" w:fill="auto"/>
          </w:tcPr>
          <w:p w14:paraId="335E2118" w14:textId="57DB4373" w:rsidR="00B142F5" w:rsidRPr="009432BC" w:rsidRDefault="00B142F5" w:rsidP="00B142F5">
            <w:pPr>
              <w:pStyle w:val="TABLE-cell"/>
              <w:rPr>
                <w:ins w:id="2902" w:author="Charles Gifford" w:date="2017-03-18T14:01:00Z"/>
              </w:rPr>
            </w:pPr>
            <w:ins w:id="2903" w:author="Charles Gifford" w:date="2017-03-18T14:01:00Z">
              <w:r>
                <w:rPr>
                  <w:szCs w:val="20"/>
                  <w:lang w:val="en-US"/>
                </w:rPr>
                <w:t>Operational location</w:t>
              </w:r>
              <w:r w:rsidRPr="00E32145">
                <w:rPr>
                  <w:szCs w:val="20"/>
                  <w:lang w:val="en-US"/>
                </w:rPr>
                <w:t xml:space="preserve"> property </w:t>
              </w:r>
            </w:ins>
            <w:ins w:id="2904" w:author="Charles Gifford" w:date="2017-03-26T20:23:00Z">
              <w:r w:rsidR="0067684A">
                <w:rPr>
                  <w:szCs w:val="20"/>
                  <w:lang w:val="en-US"/>
                </w:rPr>
                <w:t>child</w:t>
              </w:r>
            </w:ins>
          </w:p>
        </w:tc>
        <w:tc>
          <w:tcPr>
            <w:tcW w:w="1080" w:type="dxa"/>
            <w:shd w:val="clear" w:color="auto" w:fill="auto"/>
          </w:tcPr>
          <w:p w14:paraId="3D285243" w14:textId="50D2766F" w:rsidR="00B142F5" w:rsidRPr="009432BC" w:rsidRDefault="00A729EC" w:rsidP="00B142F5">
            <w:pPr>
              <w:pStyle w:val="TABLE-cell"/>
              <w:rPr>
                <w:ins w:id="2905" w:author="Charles Gifford" w:date="2017-03-18T14:01:00Z"/>
              </w:rPr>
            </w:pPr>
            <w:ins w:id="2906" w:author="Charles Gifford" w:date="2017-03-18T19:22:00Z">
              <w:r>
                <w:rPr>
                  <w:szCs w:val="20"/>
                  <w:lang w:val="en-US"/>
                </w:rPr>
                <w:t>0..*</w:t>
              </w:r>
            </w:ins>
          </w:p>
        </w:tc>
        <w:tc>
          <w:tcPr>
            <w:tcW w:w="3780" w:type="dxa"/>
            <w:shd w:val="clear" w:color="auto" w:fill="auto"/>
          </w:tcPr>
          <w:p w14:paraId="4EE8A530" w14:textId="35BE3C11" w:rsidR="00B142F5" w:rsidRPr="009432BC" w:rsidRDefault="00B142F5" w:rsidP="00B142F5">
            <w:pPr>
              <w:pStyle w:val="TABLE-cell"/>
              <w:rPr>
                <w:ins w:id="2907" w:author="Charles Gifford" w:date="2017-03-18T14:01:00Z"/>
              </w:rPr>
            </w:pPr>
            <w:ins w:id="2908" w:author="Charles Gifford" w:date="2017-03-18T14:02:00Z">
              <w:r w:rsidRPr="00E32145">
                <w:rPr>
                  <w:lang w:val="en-US"/>
                </w:rPr>
                <w:t xml:space="preserve">The child </w:t>
              </w:r>
              <w:r>
                <w:rPr>
                  <w:i/>
                  <w:lang w:val="en-US"/>
                </w:rPr>
                <w:t xml:space="preserve">operational </w:t>
              </w:r>
              <w:r w:rsidRPr="00E32145">
                <w:rPr>
                  <w:i/>
                  <w:lang w:val="en-US"/>
                </w:rPr>
                <w:t>location properties</w:t>
              </w:r>
              <w:r w:rsidRPr="00E32145">
                <w:rPr>
                  <w:lang w:val="en-US"/>
                </w:rPr>
                <w:t xml:space="preserve"> of this </w:t>
              </w:r>
              <w:r>
                <w:rPr>
                  <w:i/>
                  <w:lang w:val="en-US"/>
                </w:rPr>
                <w:t xml:space="preserve">operational </w:t>
              </w:r>
              <w:r w:rsidRPr="00E32145">
                <w:rPr>
                  <w:i/>
                  <w:lang w:val="en-US"/>
                </w:rPr>
                <w:t>location property</w:t>
              </w:r>
              <w:r w:rsidRPr="00E32145">
                <w:rPr>
                  <w:lang w:val="en-US"/>
                </w:rPr>
                <w:t>.</w:t>
              </w:r>
            </w:ins>
          </w:p>
        </w:tc>
      </w:tr>
      <w:tr w:rsidR="00B142F5" w:rsidRPr="009432BC" w14:paraId="623D5833" w14:textId="77777777" w:rsidTr="00BB48ED">
        <w:trPr>
          <w:trHeight w:val="494"/>
          <w:ins w:id="2909" w:author="Charles Gifford" w:date="2017-03-18T14:01:00Z"/>
        </w:trPr>
        <w:tc>
          <w:tcPr>
            <w:tcW w:w="2155" w:type="dxa"/>
            <w:shd w:val="clear" w:color="auto" w:fill="auto"/>
          </w:tcPr>
          <w:p w14:paraId="3C6DA21D" w14:textId="3CA45C6E" w:rsidR="00B142F5" w:rsidRPr="009432BC" w:rsidRDefault="00B142F5" w:rsidP="00B142F5">
            <w:pPr>
              <w:pStyle w:val="TABLE-cell"/>
              <w:rPr>
                <w:ins w:id="2910" w:author="Charles Gifford" w:date="2017-03-18T14:01:00Z"/>
              </w:rPr>
            </w:pPr>
            <w:ins w:id="2911" w:author="Charles Gifford" w:date="2017-03-18T14:01:00Z">
              <w:r>
                <w:rPr>
                  <w:szCs w:val="20"/>
                  <w:lang w:val="en-US"/>
                </w:rPr>
                <w:t>Operational l</w:t>
              </w:r>
              <w:r w:rsidRPr="00E32145">
                <w:rPr>
                  <w:szCs w:val="20"/>
                  <w:lang w:val="en-US"/>
                </w:rPr>
                <w:t>ocation class property</w:t>
              </w:r>
            </w:ins>
          </w:p>
        </w:tc>
        <w:tc>
          <w:tcPr>
            <w:tcW w:w="2070" w:type="dxa"/>
            <w:shd w:val="clear" w:color="auto" w:fill="auto"/>
          </w:tcPr>
          <w:p w14:paraId="54F0FA2A" w14:textId="10FD1B7D" w:rsidR="00B142F5" w:rsidRPr="009432BC" w:rsidRDefault="00B142F5" w:rsidP="00B142F5">
            <w:pPr>
              <w:pStyle w:val="TABLE-cell"/>
              <w:rPr>
                <w:ins w:id="2912" w:author="Charles Gifford" w:date="2017-03-18T14:01:00Z"/>
              </w:rPr>
            </w:pPr>
            <w:ins w:id="2913" w:author="Charles Gifford" w:date="2017-03-18T14:01:00Z">
              <w:r w:rsidRPr="00E32145">
                <w:rPr>
                  <w:szCs w:val="20"/>
                  <w:lang w:val="en-US"/>
                </w:rPr>
                <w:t>n/a</w:t>
              </w:r>
            </w:ins>
          </w:p>
        </w:tc>
        <w:tc>
          <w:tcPr>
            <w:tcW w:w="1080" w:type="dxa"/>
            <w:shd w:val="clear" w:color="auto" w:fill="auto"/>
          </w:tcPr>
          <w:p w14:paraId="3BBA0FF9" w14:textId="78AB1E3A" w:rsidR="00B142F5" w:rsidRPr="009432BC" w:rsidRDefault="00B142F5" w:rsidP="00B142F5">
            <w:pPr>
              <w:pStyle w:val="TABLE-cell"/>
              <w:rPr>
                <w:ins w:id="2914" w:author="Charles Gifford" w:date="2017-03-18T14:01:00Z"/>
              </w:rPr>
            </w:pPr>
            <w:ins w:id="2915" w:author="Charles Gifford" w:date="2017-03-18T14:01:00Z">
              <w:r w:rsidRPr="00E32145">
                <w:rPr>
                  <w:szCs w:val="20"/>
                  <w:lang w:val="en-US"/>
                </w:rPr>
                <w:t>0..1</w:t>
              </w:r>
            </w:ins>
          </w:p>
        </w:tc>
        <w:tc>
          <w:tcPr>
            <w:tcW w:w="3780" w:type="dxa"/>
            <w:shd w:val="clear" w:color="auto" w:fill="auto"/>
          </w:tcPr>
          <w:p w14:paraId="6C03A0D1" w14:textId="41666C31" w:rsidR="00B142F5" w:rsidRPr="009432BC" w:rsidRDefault="00B142F5" w:rsidP="00B142F5">
            <w:pPr>
              <w:pStyle w:val="TABLE-cell"/>
              <w:rPr>
                <w:ins w:id="2916" w:author="Charles Gifford" w:date="2017-03-18T14:01:00Z"/>
              </w:rPr>
            </w:pPr>
            <w:ins w:id="2917" w:author="Charles Gifford" w:date="2017-03-18T14:02:00Z">
              <w:r w:rsidRPr="00E32145">
                <w:rPr>
                  <w:lang w:val="en-US"/>
                </w:rPr>
                <w:t xml:space="preserve">The </w:t>
              </w:r>
              <w:r>
                <w:rPr>
                  <w:i/>
                  <w:lang w:val="en-US"/>
                </w:rPr>
                <w:t xml:space="preserve">operational </w:t>
              </w:r>
              <w:r w:rsidRPr="00E32145">
                <w:rPr>
                  <w:i/>
                  <w:lang w:val="en-US"/>
                </w:rPr>
                <w:t>location class property</w:t>
              </w:r>
              <w:r w:rsidRPr="00E32145">
                <w:rPr>
                  <w:lang w:val="en-US"/>
                </w:rPr>
                <w:t xml:space="preserve"> to which this </w:t>
              </w:r>
              <w:r>
                <w:rPr>
                  <w:i/>
                  <w:lang w:val="en-US"/>
                </w:rPr>
                <w:t xml:space="preserve">operational </w:t>
              </w:r>
              <w:r w:rsidRPr="00E32145">
                <w:rPr>
                  <w:i/>
                  <w:lang w:val="en-US"/>
                </w:rPr>
                <w:t>location class property</w:t>
              </w:r>
              <w:r w:rsidRPr="00E32145">
                <w:rPr>
                  <w:lang w:val="en-US"/>
                </w:rPr>
                <w:t xml:space="preserve"> maps.</w:t>
              </w:r>
            </w:ins>
          </w:p>
        </w:tc>
      </w:tr>
    </w:tbl>
    <w:p w14:paraId="46B3A7A7" w14:textId="6D4CB8F9" w:rsidR="004244D5" w:rsidRPr="00E32145" w:rsidRDefault="007B63BB" w:rsidP="00F20360">
      <w:pPr>
        <w:pStyle w:val="TABLE-title"/>
        <w:rPr>
          <w:ins w:id="2918" w:author="Charles Gifford" w:date="2017-03-17T19:50:00Z"/>
          <w:lang w:val="en-US"/>
        </w:rPr>
      </w:pPr>
      <w:bookmarkStart w:id="2919" w:name="_Ref477952842"/>
      <w:bookmarkStart w:id="2920" w:name="_Toc478492326"/>
      <w:ins w:id="2921" w:author="Charles Gifford" w:date="2017-03-22T13:30:00Z">
        <w:r>
          <w:t xml:space="preserve">Table </w:t>
        </w:r>
        <w:r>
          <w:fldChar w:fldCharType="begin"/>
        </w:r>
        <w:r>
          <w:instrText xml:space="preserve"> SEQ Table \* ARABIC </w:instrText>
        </w:r>
      </w:ins>
      <w:r>
        <w:fldChar w:fldCharType="separate"/>
      </w:r>
      <w:ins w:id="2922" w:author="Charles Gifford" w:date="2017-03-22T13:30:00Z">
        <w:r>
          <w:rPr>
            <w:noProof/>
          </w:rPr>
          <w:t>25</w:t>
        </w:r>
        <w:r>
          <w:fldChar w:fldCharType="end"/>
        </w:r>
        <w:bookmarkEnd w:id="2919"/>
        <w:r>
          <w:rPr>
            <w:lang w:val="en-US"/>
          </w:rPr>
          <w:t xml:space="preserve"> </w:t>
        </w:r>
      </w:ins>
      <w:ins w:id="2923" w:author="Charles Gifford" w:date="2017-03-17T19:50:00Z">
        <w:r w:rsidR="004244D5">
          <w:rPr>
            <w:lang w:val="en-US"/>
          </w:rPr>
          <w:t>– Operational l</w:t>
        </w:r>
        <w:r w:rsidR="004244D5" w:rsidRPr="00E32145">
          <w:rPr>
            <w:lang w:val="en-US"/>
          </w:rPr>
          <w:t>ocation property attributes</w:t>
        </w:r>
        <w:bookmarkEnd w:id="2920"/>
      </w:ins>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380"/>
        <w:gridCol w:w="1275"/>
        <w:gridCol w:w="1134"/>
        <w:gridCol w:w="1108"/>
      </w:tblGrid>
      <w:tr w:rsidR="004244D5" w:rsidRPr="00E32145" w14:paraId="3A0E4245" w14:textId="77777777" w:rsidTr="00BA6779">
        <w:trPr>
          <w:cantSplit/>
          <w:trHeight w:val="377"/>
          <w:tblHeader/>
          <w:jc w:val="center"/>
          <w:ins w:id="2924" w:author="Charles Gifford" w:date="2017-03-17T19:50:00Z"/>
        </w:trPr>
        <w:tc>
          <w:tcPr>
            <w:tcW w:w="1269" w:type="dxa"/>
          </w:tcPr>
          <w:p w14:paraId="75337D58" w14:textId="77777777" w:rsidR="004244D5" w:rsidRPr="00E32145" w:rsidRDefault="004244D5" w:rsidP="00BB48ED">
            <w:pPr>
              <w:pStyle w:val="TABLE-col-heading"/>
              <w:rPr>
                <w:ins w:id="2925" w:author="Charles Gifford" w:date="2017-03-17T19:50:00Z"/>
                <w:lang w:val="en-US"/>
              </w:rPr>
            </w:pPr>
            <w:ins w:id="2926" w:author="Charles Gifford" w:date="2017-03-17T19:50:00Z">
              <w:r w:rsidRPr="00E32145">
                <w:rPr>
                  <w:lang w:val="en-US"/>
                </w:rPr>
                <w:t>Attribute name</w:t>
              </w:r>
            </w:ins>
          </w:p>
        </w:tc>
        <w:tc>
          <w:tcPr>
            <w:tcW w:w="2880" w:type="dxa"/>
          </w:tcPr>
          <w:p w14:paraId="535C8457" w14:textId="77777777" w:rsidR="004244D5" w:rsidRPr="00E32145" w:rsidRDefault="004244D5" w:rsidP="00BB48ED">
            <w:pPr>
              <w:pStyle w:val="TABLE-col-heading"/>
              <w:rPr>
                <w:ins w:id="2927" w:author="Charles Gifford" w:date="2017-03-17T19:50:00Z"/>
                <w:lang w:val="en-US"/>
              </w:rPr>
            </w:pPr>
            <w:ins w:id="2928" w:author="Charles Gifford" w:date="2017-03-17T19:50:00Z">
              <w:r w:rsidRPr="00E32145">
                <w:rPr>
                  <w:lang w:val="en-US"/>
                </w:rPr>
                <w:t>Description</w:t>
              </w:r>
            </w:ins>
          </w:p>
        </w:tc>
        <w:tc>
          <w:tcPr>
            <w:tcW w:w="1380" w:type="dxa"/>
          </w:tcPr>
          <w:p w14:paraId="1F4DE2B0" w14:textId="77777777" w:rsidR="004244D5" w:rsidRPr="00E32145" w:rsidRDefault="004244D5" w:rsidP="00BB48ED">
            <w:pPr>
              <w:pStyle w:val="TABLE-col-heading"/>
              <w:rPr>
                <w:ins w:id="2929" w:author="Charles Gifford" w:date="2017-03-17T19:50:00Z"/>
                <w:lang w:val="en-US"/>
              </w:rPr>
            </w:pPr>
            <w:ins w:id="2930" w:author="Charles Gifford" w:date="2017-03-17T19:50:00Z">
              <w:r w:rsidRPr="00E32145">
                <w:rPr>
                  <w:lang w:val="en-US"/>
                </w:rPr>
                <w:t>Production examples</w:t>
              </w:r>
            </w:ins>
          </w:p>
        </w:tc>
        <w:tc>
          <w:tcPr>
            <w:tcW w:w="1275" w:type="dxa"/>
          </w:tcPr>
          <w:p w14:paraId="09FE2EB1" w14:textId="77777777" w:rsidR="004244D5" w:rsidRPr="00E32145" w:rsidRDefault="004244D5" w:rsidP="00BB48ED">
            <w:pPr>
              <w:pStyle w:val="TABLE-col-heading"/>
              <w:rPr>
                <w:ins w:id="2931" w:author="Charles Gifford" w:date="2017-03-17T19:50:00Z"/>
                <w:lang w:val="en-US"/>
              </w:rPr>
            </w:pPr>
            <w:ins w:id="2932" w:author="Charles Gifford" w:date="2017-03-17T19:50:00Z">
              <w:r w:rsidRPr="00E32145">
                <w:rPr>
                  <w:lang w:val="en-US"/>
                </w:rPr>
                <w:t>Maintenance examples</w:t>
              </w:r>
            </w:ins>
          </w:p>
        </w:tc>
        <w:tc>
          <w:tcPr>
            <w:tcW w:w="1134" w:type="dxa"/>
          </w:tcPr>
          <w:p w14:paraId="7751EAFA" w14:textId="77777777" w:rsidR="004244D5" w:rsidRPr="00E32145" w:rsidRDefault="004244D5" w:rsidP="00BB48ED">
            <w:pPr>
              <w:pStyle w:val="TABLE-col-heading"/>
              <w:rPr>
                <w:ins w:id="2933" w:author="Charles Gifford" w:date="2017-03-17T19:50:00Z"/>
                <w:lang w:val="en-US"/>
              </w:rPr>
            </w:pPr>
            <w:ins w:id="2934" w:author="Charles Gifford" w:date="2017-03-17T19:50:00Z">
              <w:r w:rsidRPr="00E32145">
                <w:rPr>
                  <w:lang w:val="en-US"/>
                </w:rPr>
                <w:t>Quality examples</w:t>
              </w:r>
            </w:ins>
          </w:p>
        </w:tc>
        <w:tc>
          <w:tcPr>
            <w:tcW w:w="1108" w:type="dxa"/>
          </w:tcPr>
          <w:p w14:paraId="1CB07F3F" w14:textId="77777777" w:rsidR="004244D5" w:rsidRPr="00E32145" w:rsidRDefault="004244D5" w:rsidP="00BB48ED">
            <w:pPr>
              <w:pStyle w:val="TABLE-col-heading"/>
              <w:rPr>
                <w:ins w:id="2935" w:author="Charles Gifford" w:date="2017-03-17T19:50:00Z"/>
                <w:lang w:val="en-US"/>
              </w:rPr>
            </w:pPr>
            <w:ins w:id="2936" w:author="Charles Gifford" w:date="2017-03-17T19:50:00Z">
              <w:r w:rsidRPr="00E32145">
                <w:rPr>
                  <w:lang w:val="en-US"/>
                </w:rPr>
                <w:t>Inventory examples</w:t>
              </w:r>
            </w:ins>
          </w:p>
        </w:tc>
      </w:tr>
      <w:tr w:rsidR="004244D5" w:rsidRPr="00E32145" w14:paraId="16BE364F" w14:textId="77777777" w:rsidTr="00BA6779">
        <w:trPr>
          <w:cantSplit/>
          <w:jc w:val="center"/>
          <w:ins w:id="2937" w:author="Charles Gifford" w:date="2017-03-17T19:50:00Z"/>
        </w:trPr>
        <w:tc>
          <w:tcPr>
            <w:tcW w:w="1269" w:type="dxa"/>
          </w:tcPr>
          <w:p w14:paraId="50111540" w14:textId="77777777" w:rsidR="004244D5" w:rsidRPr="00E32145" w:rsidRDefault="004244D5" w:rsidP="00600813">
            <w:pPr>
              <w:pStyle w:val="TABLE-cell"/>
              <w:rPr>
                <w:ins w:id="2938" w:author="Charles Gifford" w:date="2017-03-17T19:50:00Z"/>
                <w:lang w:val="en-US"/>
              </w:rPr>
            </w:pPr>
            <w:ins w:id="2939" w:author="Charles Gifford" w:date="2017-03-17T19:50:00Z">
              <w:r w:rsidRPr="00E32145">
                <w:rPr>
                  <w:lang w:val="en-US"/>
                </w:rPr>
                <w:t>ID</w:t>
              </w:r>
            </w:ins>
          </w:p>
        </w:tc>
        <w:tc>
          <w:tcPr>
            <w:tcW w:w="2880" w:type="dxa"/>
          </w:tcPr>
          <w:p w14:paraId="3A691D54" w14:textId="77777777" w:rsidR="004244D5" w:rsidRPr="00E32145" w:rsidRDefault="004244D5" w:rsidP="00600813">
            <w:pPr>
              <w:pStyle w:val="TABLE-cell"/>
              <w:rPr>
                <w:ins w:id="2940" w:author="Charles Gifford" w:date="2017-03-17T19:50:00Z"/>
                <w:lang w:val="en-US"/>
              </w:rPr>
            </w:pPr>
            <w:ins w:id="2941" w:author="Charles Gifford" w:date="2017-03-17T19:50:00Z">
              <w:r w:rsidRPr="00E32145">
                <w:rPr>
                  <w:lang w:val="en-US"/>
                </w:rPr>
                <w:t xml:space="preserve">A unique identification of a specific </w:t>
              </w:r>
              <w:r>
                <w:rPr>
                  <w:i/>
                  <w:lang w:val="en-US"/>
                </w:rPr>
                <w:t xml:space="preserve">operational </w:t>
              </w:r>
              <w:r w:rsidRPr="00E32145">
                <w:rPr>
                  <w:i/>
                  <w:lang w:val="en-US"/>
                </w:rPr>
                <w:t>location property</w:t>
              </w:r>
              <w:r w:rsidRPr="00E32145">
                <w:rPr>
                  <w:lang w:val="en-US"/>
                </w:rPr>
                <w:t xml:space="preserve"> within the </w:t>
              </w:r>
              <w:r>
                <w:rPr>
                  <w:i/>
                  <w:lang w:val="en-US"/>
                </w:rPr>
                <w:t xml:space="preserve">operational </w:t>
              </w:r>
              <w:r w:rsidRPr="00E32145">
                <w:rPr>
                  <w:i/>
                  <w:lang w:val="en-US"/>
                </w:rPr>
                <w:t>location</w:t>
              </w:r>
              <w:r w:rsidRPr="00E32145">
                <w:rPr>
                  <w:lang w:val="en-US"/>
                </w:rPr>
                <w:t>.</w:t>
              </w:r>
            </w:ins>
          </w:p>
        </w:tc>
        <w:tc>
          <w:tcPr>
            <w:tcW w:w="1380" w:type="dxa"/>
          </w:tcPr>
          <w:p w14:paraId="6D96FAA0" w14:textId="77777777" w:rsidR="004244D5" w:rsidRPr="00E32145" w:rsidRDefault="004244D5" w:rsidP="00600813">
            <w:pPr>
              <w:pStyle w:val="TABLE-cell"/>
              <w:rPr>
                <w:ins w:id="2942" w:author="Charles Gifford" w:date="2017-03-17T19:50:00Z"/>
                <w:lang w:val="en-US"/>
              </w:rPr>
            </w:pPr>
            <w:ins w:id="2943" w:author="Charles Gifford" w:date="2017-03-17T19:50:00Z">
              <w:r w:rsidRPr="00E32145">
                <w:rPr>
                  <w:lang w:val="en-US"/>
                </w:rPr>
                <w:t>Capacity</w:t>
              </w:r>
            </w:ins>
          </w:p>
        </w:tc>
        <w:tc>
          <w:tcPr>
            <w:tcW w:w="1275" w:type="dxa"/>
          </w:tcPr>
          <w:p w14:paraId="5419C788" w14:textId="77777777" w:rsidR="004244D5" w:rsidRPr="00E32145" w:rsidRDefault="004244D5" w:rsidP="00600813">
            <w:pPr>
              <w:pStyle w:val="TABLE-cell"/>
              <w:rPr>
                <w:ins w:id="2944" w:author="Charles Gifford" w:date="2017-03-17T19:50:00Z"/>
                <w:lang w:val="en-US"/>
              </w:rPr>
            </w:pPr>
            <w:ins w:id="2945" w:author="Charles Gifford" w:date="2017-03-17T19:50:00Z">
              <w:r w:rsidRPr="00E32145">
                <w:rPr>
                  <w:lang w:val="en-US"/>
                </w:rPr>
                <w:t>Accessibility</w:t>
              </w:r>
            </w:ins>
          </w:p>
        </w:tc>
        <w:tc>
          <w:tcPr>
            <w:tcW w:w="1134" w:type="dxa"/>
          </w:tcPr>
          <w:p w14:paraId="7C088C89" w14:textId="77777777" w:rsidR="004244D5" w:rsidRPr="00E32145" w:rsidRDefault="004244D5" w:rsidP="00600813">
            <w:pPr>
              <w:pStyle w:val="TABLE-cell"/>
              <w:rPr>
                <w:ins w:id="2946" w:author="Charles Gifford" w:date="2017-03-17T19:50:00Z"/>
                <w:lang w:val="en-US"/>
              </w:rPr>
            </w:pPr>
            <w:ins w:id="2947" w:author="Charles Gifford" w:date="2017-03-17T19:50:00Z">
              <w:r w:rsidRPr="00E32145">
                <w:rPr>
                  <w:lang w:val="en-US"/>
                </w:rPr>
                <w:t>Usage</w:t>
              </w:r>
            </w:ins>
          </w:p>
        </w:tc>
        <w:tc>
          <w:tcPr>
            <w:tcW w:w="1108" w:type="dxa"/>
          </w:tcPr>
          <w:p w14:paraId="6F0465B1" w14:textId="77777777" w:rsidR="004244D5" w:rsidRPr="00E32145" w:rsidRDefault="004244D5" w:rsidP="00600813">
            <w:pPr>
              <w:pStyle w:val="TABLE-cell"/>
              <w:rPr>
                <w:ins w:id="2948" w:author="Charles Gifford" w:date="2017-03-17T19:50:00Z"/>
                <w:lang w:val="en-US"/>
              </w:rPr>
            </w:pPr>
            <w:ins w:id="2949" w:author="Charles Gifford" w:date="2017-03-17T19:50:00Z">
              <w:r w:rsidRPr="00E32145">
                <w:rPr>
                  <w:lang w:val="en-US"/>
                </w:rPr>
                <w:t>Default Material</w:t>
              </w:r>
            </w:ins>
          </w:p>
        </w:tc>
      </w:tr>
      <w:tr w:rsidR="004244D5" w:rsidRPr="00E32145" w14:paraId="1E457B60" w14:textId="77777777" w:rsidTr="00BA6779">
        <w:trPr>
          <w:cantSplit/>
          <w:jc w:val="center"/>
          <w:ins w:id="2950" w:author="Charles Gifford" w:date="2017-03-17T19:50:00Z"/>
        </w:trPr>
        <w:tc>
          <w:tcPr>
            <w:tcW w:w="1269" w:type="dxa"/>
          </w:tcPr>
          <w:p w14:paraId="1A3623AF" w14:textId="77777777" w:rsidR="004244D5" w:rsidRPr="00E32145" w:rsidRDefault="004244D5" w:rsidP="00600813">
            <w:pPr>
              <w:pStyle w:val="TABLE-cell"/>
              <w:rPr>
                <w:ins w:id="2951" w:author="Charles Gifford" w:date="2017-03-17T19:50:00Z"/>
                <w:lang w:val="en-US"/>
              </w:rPr>
            </w:pPr>
            <w:ins w:id="2952" w:author="Charles Gifford" w:date="2017-03-17T19:50:00Z">
              <w:r w:rsidRPr="00E32145">
                <w:rPr>
                  <w:lang w:val="en-US"/>
                </w:rPr>
                <w:t>Description</w:t>
              </w:r>
            </w:ins>
          </w:p>
        </w:tc>
        <w:tc>
          <w:tcPr>
            <w:tcW w:w="2880" w:type="dxa"/>
          </w:tcPr>
          <w:p w14:paraId="2A039FC8" w14:textId="77777777" w:rsidR="004244D5" w:rsidRPr="00E32145" w:rsidRDefault="004244D5" w:rsidP="00600813">
            <w:pPr>
              <w:pStyle w:val="TABLE-cell"/>
              <w:rPr>
                <w:ins w:id="2953" w:author="Charles Gifford" w:date="2017-03-17T19:50:00Z"/>
                <w:lang w:val="en-US"/>
              </w:rPr>
            </w:pPr>
            <w:ins w:id="2954" w:author="Charles Gifford" w:date="2017-03-17T19:50:00Z">
              <w:r w:rsidRPr="00E32145">
                <w:rPr>
                  <w:lang w:val="en-US"/>
                </w:rPr>
                <w:t xml:space="preserve">Additional information about the </w:t>
              </w:r>
              <w:r>
                <w:rPr>
                  <w:i/>
                  <w:lang w:val="en-US"/>
                </w:rPr>
                <w:t xml:space="preserve">operational </w:t>
              </w:r>
              <w:r w:rsidRPr="00E32145">
                <w:rPr>
                  <w:i/>
                  <w:lang w:val="en-US"/>
                </w:rPr>
                <w:t>location property</w:t>
              </w:r>
              <w:r w:rsidRPr="00E32145">
                <w:rPr>
                  <w:lang w:val="en-US"/>
                </w:rPr>
                <w:t>.</w:t>
              </w:r>
            </w:ins>
          </w:p>
        </w:tc>
        <w:tc>
          <w:tcPr>
            <w:tcW w:w="1380" w:type="dxa"/>
          </w:tcPr>
          <w:p w14:paraId="68157FC4" w14:textId="77777777" w:rsidR="004244D5" w:rsidRPr="00E32145" w:rsidRDefault="004244D5" w:rsidP="00600813">
            <w:pPr>
              <w:pStyle w:val="TABLE-cell"/>
              <w:rPr>
                <w:ins w:id="2955" w:author="Charles Gifford" w:date="2017-03-17T19:50:00Z"/>
                <w:lang w:val="en-US"/>
              </w:rPr>
            </w:pPr>
            <w:ins w:id="2956" w:author="Charles Gifford" w:date="2017-03-17T19:50:00Z">
              <w:r w:rsidRPr="00E32145">
                <w:rPr>
                  <w:lang w:val="en-US"/>
                </w:rPr>
                <w:t xml:space="preserve">The storage capacity of the </w:t>
              </w:r>
              <w:r>
                <w:rPr>
                  <w:lang w:val="en-US"/>
                </w:rPr>
                <w:t xml:space="preserve">operational </w:t>
              </w:r>
              <w:r w:rsidRPr="00E32145">
                <w:rPr>
                  <w:lang w:val="en-US"/>
                </w:rPr>
                <w:t>location</w:t>
              </w:r>
            </w:ins>
          </w:p>
        </w:tc>
        <w:tc>
          <w:tcPr>
            <w:tcW w:w="1275" w:type="dxa"/>
          </w:tcPr>
          <w:p w14:paraId="1BD36051" w14:textId="77777777" w:rsidR="004244D5" w:rsidRPr="00E32145" w:rsidRDefault="004244D5" w:rsidP="00600813">
            <w:pPr>
              <w:pStyle w:val="TABLE-cell"/>
              <w:rPr>
                <w:ins w:id="2957" w:author="Charles Gifford" w:date="2017-03-17T19:50:00Z"/>
                <w:lang w:val="en-US"/>
              </w:rPr>
            </w:pPr>
            <w:ins w:id="2958" w:author="Charles Gifford" w:date="2017-03-17T19:50:00Z">
              <w:r w:rsidRPr="00E32145">
                <w:rPr>
                  <w:lang w:val="en-US"/>
                </w:rPr>
                <w:t xml:space="preserve">The accessibility of the </w:t>
              </w:r>
              <w:r>
                <w:rPr>
                  <w:lang w:val="en-US"/>
                </w:rPr>
                <w:t xml:space="preserve">operational </w:t>
              </w:r>
              <w:r w:rsidRPr="00E32145">
                <w:rPr>
                  <w:lang w:val="en-US"/>
                </w:rPr>
                <w:t>location</w:t>
              </w:r>
            </w:ins>
          </w:p>
        </w:tc>
        <w:tc>
          <w:tcPr>
            <w:tcW w:w="1134" w:type="dxa"/>
          </w:tcPr>
          <w:p w14:paraId="1722BC4D" w14:textId="77777777" w:rsidR="004244D5" w:rsidRPr="00E32145" w:rsidRDefault="004244D5" w:rsidP="00600813">
            <w:pPr>
              <w:pStyle w:val="TABLE-cell"/>
              <w:rPr>
                <w:ins w:id="2959" w:author="Charles Gifford" w:date="2017-03-17T19:50:00Z"/>
                <w:lang w:val="en-US"/>
              </w:rPr>
            </w:pPr>
            <w:ins w:id="2960" w:author="Charles Gifford" w:date="2017-03-17T19:50:00Z">
              <w:r w:rsidRPr="00E32145">
                <w:rPr>
                  <w:lang w:val="en-US"/>
                </w:rPr>
                <w:t xml:space="preserve">How the </w:t>
              </w:r>
              <w:r>
                <w:rPr>
                  <w:lang w:val="en-US"/>
                </w:rPr>
                <w:t xml:space="preserve">operational </w:t>
              </w:r>
              <w:r w:rsidRPr="00E32145">
                <w:rPr>
                  <w:lang w:val="en-US"/>
                </w:rPr>
                <w:t>location is used</w:t>
              </w:r>
            </w:ins>
          </w:p>
        </w:tc>
        <w:tc>
          <w:tcPr>
            <w:tcW w:w="1108" w:type="dxa"/>
          </w:tcPr>
          <w:p w14:paraId="2A9E8448" w14:textId="77777777" w:rsidR="004244D5" w:rsidRPr="00E32145" w:rsidRDefault="004244D5" w:rsidP="00600813">
            <w:pPr>
              <w:pStyle w:val="TABLE-cell"/>
              <w:rPr>
                <w:ins w:id="2961" w:author="Charles Gifford" w:date="2017-03-17T19:50:00Z"/>
                <w:lang w:val="en-US"/>
              </w:rPr>
            </w:pPr>
            <w:ins w:id="2962" w:author="Charles Gifford" w:date="2017-03-17T19:50:00Z">
              <w:r w:rsidRPr="00E32145">
                <w:rPr>
                  <w:lang w:val="en-US"/>
                </w:rPr>
                <w:t xml:space="preserve">Default material stored at the </w:t>
              </w:r>
              <w:r>
                <w:rPr>
                  <w:lang w:val="en-US"/>
                </w:rPr>
                <w:t xml:space="preserve">operational </w:t>
              </w:r>
              <w:r w:rsidRPr="00E32145">
                <w:rPr>
                  <w:lang w:val="en-US"/>
                </w:rPr>
                <w:t>location</w:t>
              </w:r>
            </w:ins>
          </w:p>
        </w:tc>
      </w:tr>
      <w:tr w:rsidR="004244D5" w:rsidRPr="00E32145" w14:paraId="24A94DB3" w14:textId="77777777" w:rsidTr="00BA6779">
        <w:trPr>
          <w:cantSplit/>
          <w:jc w:val="center"/>
          <w:ins w:id="2963" w:author="Charles Gifford" w:date="2017-03-17T19:50:00Z"/>
        </w:trPr>
        <w:tc>
          <w:tcPr>
            <w:tcW w:w="1269" w:type="dxa"/>
          </w:tcPr>
          <w:p w14:paraId="6A9AD4B5" w14:textId="77777777" w:rsidR="004244D5" w:rsidRPr="00E32145" w:rsidRDefault="004244D5" w:rsidP="00600813">
            <w:pPr>
              <w:pStyle w:val="TABLE-cell"/>
              <w:rPr>
                <w:ins w:id="2964" w:author="Charles Gifford" w:date="2017-03-17T19:50:00Z"/>
                <w:lang w:val="en-US"/>
              </w:rPr>
            </w:pPr>
            <w:ins w:id="2965" w:author="Charles Gifford" w:date="2017-03-17T19:50:00Z">
              <w:r w:rsidRPr="00E32145">
                <w:rPr>
                  <w:lang w:val="en-US"/>
                </w:rPr>
                <w:t>Value</w:t>
              </w:r>
            </w:ins>
          </w:p>
        </w:tc>
        <w:tc>
          <w:tcPr>
            <w:tcW w:w="2880" w:type="dxa"/>
          </w:tcPr>
          <w:p w14:paraId="50DF24DB" w14:textId="77777777" w:rsidR="004244D5" w:rsidRPr="00E32145" w:rsidRDefault="004244D5" w:rsidP="00600813">
            <w:pPr>
              <w:pStyle w:val="TABLE-cell"/>
              <w:rPr>
                <w:ins w:id="2966" w:author="Charles Gifford" w:date="2017-03-17T19:50:00Z"/>
                <w:lang w:val="en-US"/>
              </w:rPr>
            </w:pPr>
            <w:ins w:id="2967" w:author="Charles Gifford" w:date="2017-03-17T19:50:00Z">
              <w:r w:rsidRPr="00E32145">
                <w:rPr>
                  <w:lang w:val="en-US"/>
                </w:rPr>
                <w:t>The value, set of values, or range of the property.</w:t>
              </w:r>
            </w:ins>
          </w:p>
        </w:tc>
        <w:tc>
          <w:tcPr>
            <w:tcW w:w="1380" w:type="dxa"/>
          </w:tcPr>
          <w:p w14:paraId="1B95BE20" w14:textId="77777777" w:rsidR="004244D5" w:rsidRPr="00E32145" w:rsidRDefault="004244D5" w:rsidP="00600813">
            <w:pPr>
              <w:pStyle w:val="TABLE-cell"/>
              <w:rPr>
                <w:ins w:id="2968" w:author="Charles Gifford" w:date="2017-03-17T19:50:00Z"/>
                <w:lang w:val="en-US"/>
              </w:rPr>
            </w:pPr>
            <w:ins w:id="2969" w:author="Charles Gifford" w:date="2017-03-17T19:50:00Z">
              <w:r w:rsidRPr="00E32145">
                <w:rPr>
                  <w:lang w:val="en-US"/>
                </w:rPr>
                <w:t>180</w:t>
              </w:r>
            </w:ins>
          </w:p>
        </w:tc>
        <w:tc>
          <w:tcPr>
            <w:tcW w:w="1275" w:type="dxa"/>
          </w:tcPr>
          <w:p w14:paraId="5AAB9FEC" w14:textId="77777777" w:rsidR="004244D5" w:rsidRPr="00E32145" w:rsidRDefault="004244D5" w:rsidP="00600813">
            <w:pPr>
              <w:pStyle w:val="TABLE-cell"/>
              <w:rPr>
                <w:ins w:id="2970" w:author="Charles Gifford" w:date="2017-03-17T19:50:00Z"/>
                <w:lang w:val="en-US"/>
              </w:rPr>
            </w:pPr>
            <w:ins w:id="2971" w:author="Charles Gifford" w:date="2017-03-17T19:50:00Z">
              <w:r w:rsidRPr="00E32145">
                <w:rPr>
                  <w:lang w:val="en-US"/>
                </w:rPr>
                <w:t>Unrestricted</w:t>
              </w:r>
            </w:ins>
          </w:p>
        </w:tc>
        <w:tc>
          <w:tcPr>
            <w:tcW w:w="1134" w:type="dxa"/>
          </w:tcPr>
          <w:p w14:paraId="052319D3" w14:textId="77777777" w:rsidR="004244D5" w:rsidRPr="00E32145" w:rsidRDefault="004244D5" w:rsidP="00600813">
            <w:pPr>
              <w:pStyle w:val="TABLE-cell"/>
              <w:rPr>
                <w:ins w:id="2972" w:author="Charles Gifford" w:date="2017-03-17T19:50:00Z"/>
                <w:lang w:val="en-US"/>
              </w:rPr>
            </w:pPr>
            <w:ins w:id="2973" w:author="Charles Gifford" w:date="2017-03-17T19:50:00Z">
              <w:r w:rsidRPr="00E32145">
                <w:rPr>
                  <w:lang w:val="en-US"/>
                </w:rPr>
                <w:t>Sample storage</w:t>
              </w:r>
            </w:ins>
          </w:p>
        </w:tc>
        <w:tc>
          <w:tcPr>
            <w:tcW w:w="1108" w:type="dxa"/>
          </w:tcPr>
          <w:p w14:paraId="2EA25526" w14:textId="77777777" w:rsidR="004244D5" w:rsidRPr="00E32145" w:rsidRDefault="004244D5" w:rsidP="00600813">
            <w:pPr>
              <w:pStyle w:val="TABLE-cell"/>
              <w:rPr>
                <w:ins w:id="2974" w:author="Charles Gifford" w:date="2017-03-17T19:50:00Z"/>
                <w:lang w:val="en-US"/>
              </w:rPr>
            </w:pPr>
            <w:ins w:id="2975" w:author="Charles Gifford" w:date="2017-03-17T19:50:00Z">
              <w:r w:rsidRPr="00E32145">
                <w:rPr>
                  <w:lang w:val="en-US"/>
                </w:rPr>
                <w:t>Coarse ore</w:t>
              </w:r>
            </w:ins>
          </w:p>
        </w:tc>
      </w:tr>
      <w:tr w:rsidR="004244D5" w:rsidRPr="00E32145" w14:paraId="4B9308B3" w14:textId="77777777" w:rsidTr="00BA6779">
        <w:trPr>
          <w:cantSplit/>
          <w:jc w:val="center"/>
          <w:ins w:id="2976" w:author="Charles Gifford" w:date="2017-03-17T19:50:00Z"/>
        </w:trPr>
        <w:tc>
          <w:tcPr>
            <w:tcW w:w="1269" w:type="dxa"/>
          </w:tcPr>
          <w:p w14:paraId="0E169D07" w14:textId="77777777" w:rsidR="004244D5" w:rsidRPr="00E32145" w:rsidRDefault="004244D5" w:rsidP="00600813">
            <w:pPr>
              <w:pStyle w:val="TABLE-cell"/>
              <w:rPr>
                <w:ins w:id="2977" w:author="Charles Gifford" w:date="2017-03-17T19:50:00Z"/>
                <w:lang w:val="en-US"/>
              </w:rPr>
            </w:pPr>
            <w:ins w:id="2978" w:author="Charles Gifford" w:date="2017-03-17T19:50:00Z">
              <w:r w:rsidRPr="00E32145">
                <w:rPr>
                  <w:lang w:val="en-US"/>
                </w:rPr>
                <w:t>Value unit of measure</w:t>
              </w:r>
            </w:ins>
          </w:p>
        </w:tc>
        <w:tc>
          <w:tcPr>
            <w:tcW w:w="2880" w:type="dxa"/>
          </w:tcPr>
          <w:p w14:paraId="1492D695" w14:textId="77777777" w:rsidR="004244D5" w:rsidRPr="00E32145" w:rsidRDefault="004244D5" w:rsidP="00600813">
            <w:pPr>
              <w:pStyle w:val="TABLE-cell"/>
              <w:rPr>
                <w:ins w:id="2979" w:author="Charles Gifford" w:date="2017-03-17T19:50:00Z"/>
                <w:lang w:val="en-US"/>
              </w:rPr>
            </w:pPr>
            <w:ins w:id="2980" w:author="Charles Gifford" w:date="2017-03-17T19:50:00Z">
              <w:r w:rsidRPr="00E32145">
                <w:rPr>
                  <w:lang w:val="en-US"/>
                </w:rPr>
                <w:t>The unit of measure of the associated property value, if applicable.</w:t>
              </w:r>
            </w:ins>
          </w:p>
        </w:tc>
        <w:tc>
          <w:tcPr>
            <w:tcW w:w="1380" w:type="dxa"/>
          </w:tcPr>
          <w:p w14:paraId="603EDF14" w14:textId="77777777" w:rsidR="004244D5" w:rsidRPr="00E32145" w:rsidRDefault="004244D5" w:rsidP="00600813">
            <w:pPr>
              <w:pStyle w:val="TABLE-cell"/>
              <w:rPr>
                <w:ins w:id="2981" w:author="Charles Gifford" w:date="2017-03-17T19:50:00Z"/>
                <w:lang w:val="en-US"/>
              </w:rPr>
            </w:pPr>
            <w:ins w:id="2982" w:author="Charles Gifford" w:date="2017-03-17T19:50:00Z">
              <w:r w:rsidRPr="00E32145">
                <w:rPr>
                  <w:lang w:val="en-US"/>
                </w:rPr>
                <w:t>kT</w:t>
              </w:r>
            </w:ins>
          </w:p>
        </w:tc>
        <w:tc>
          <w:tcPr>
            <w:tcW w:w="1275" w:type="dxa"/>
          </w:tcPr>
          <w:p w14:paraId="6700F102" w14:textId="77777777" w:rsidR="004244D5" w:rsidRPr="00E32145" w:rsidRDefault="004244D5" w:rsidP="00600813">
            <w:pPr>
              <w:pStyle w:val="TABLE-cell"/>
              <w:rPr>
                <w:ins w:id="2983" w:author="Charles Gifford" w:date="2017-03-17T19:50:00Z"/>
                <w:lang w:val="en-US"/>
              </w:rPr>
            </w:pPr>
            <w:ins w:id="2984" w:author="Charles Gifford" w:date="2017-03-17T19:50:00Z">
              <w:r w:rsidRPr="00E32145">
                <w:rPr>
                  <w:lang w:val="en-US"/>
                </w:rPr>
                <w:t>n/a</w:t>
              </w:r>
            </w:ins>
          </w:p>
        </w:tc>
        <w:tc>
          <w:tcPr>
            <w:tcW w:w="1134" w:type="dxa"/>
          </w:tcPr>
          <w:p w14:paraId="2A2AC566" w14:textId="77777777" w:rsidR="004244D5" w:rsidRPr="00E32145" w:rsidRDefault="004244D5" w:rsidP="00600813">
            <w:pPr>
              <w:pStyle w:val="TABLE-cell"/>
              <w:rPr>
                <w:ins w:id="2985" w:author="Charles Gifford" w:date="2017-03-17T19:50:00Z"/>
                <w:lang w:val="en-US"/>
              </w:rPr>
            </w:pPr>
            <w:ins w:id="2986" w:author="Charles Gifford" w:date="2017-03-17T19:50:00Z">
              <w:r w:rsidRPr="00E32145">
                <w:rPr>
                  <w:lang w:val="en-US"/>
                </w:rPr>
                <w:t>n/a</w:t>
              </w:r>
            </w:ins>
          </w:p>
        </w:tc>
        <w:tc>
          <w:tcPr>
            <w:tcW w:w="1108" w:type="dxa"/>
          </w:tcPr>
          <w:p w14:paraId="45E3B491" w14:textId="77777777" w:rsidR="004244D5" w:rsidRPr="00E32145" w:rsidRDefault="004244D5" w:rsidP="00600813">
            <w:pPr>
              <w:pStyle w:val="TABLE-cell"/>
              <w:rPr>
                <w:ins w:id="2987" w:author="Charles Gifford" w:date="2017-03-17T19:50:00Z"/>
                <w:lang w:val="en-US"/>
              </w:rPr>
            </w:pPr>
            <w:ins w:id="2988" w:author="Charles Gifford" w:date="2017-03-17T19:50:00Z">
              <w:r w:rsidRPr="00E32145">
                <w:rPr>
                  <w:lang w:val="en-US"/>
                </w:rPr>
                <w:t xml:space="preserve">n/a </w:t>
              </w:r>
            </w:ins>
          </w:p>
        </w:tc>
      </w:tr>
    </w:tbl>
    <w:p w14:paraId="5E39D20B" w14:textId="77777777" w:rsidR="004244D5" w:rsidRPr="004244D5" w:rsidRDefault="004244D5" w:rsidP="00600813">
      <w:pPr>
        <w:pStyle w:val="PARAGRAPH"/>
        <w:rPr>
          <w:ins w:id="2989" w:author="Charles Gifford" w:date="2017-03-17T19:50:00Z"/>
          <w:lang w:val="en-US"/>
        </w:rPr>
      </w:pPr>
    </w:p>
    <w:p w14:paraId="594A1AE7" w14:textId="022ABA87" w:rsidR="00CB7EC0" w:rsidRPr="001C220C" w:rsidRDefault="00CB7EC0" w:rsidP="0023528A">
      <w:pPr>
        <w:pStyle w:val="Heading2"/>
        <w:rPr>
          <w:lang w:val="en-US"/>
        </w:rPr>
      </w:pPr>
      <w:bookmarkStart w:id="2990" w:name="_Toc478492219"/>
      <w:r w:rsidRPr="001C220C">
        <w:rPr>
          <w:lang w:val="en-US"/>
        </w:rPr>
        <w:t xml:space="preserve">Personnel </w:t>
      </w:r>
      <w:r w:rsidR="002B3EEA" w:rsidRPr="001C220C">
        <w:rPr>
          <w:lang w:val="en-US"/>
        </w:rPr>
        <w:t>information</w:t>
      </w:r>
      <w:bookmarkEnd w:id="2035"/>
      <w:bookmarkEnd w:id="2036"/>
      <w:bookmarkEnd w:id="2990"/>
    </w:p>
    <w:p w14:paraId="0AF701BD" w14:textId="77777777" w:rsidR="00CB7EC0" w:rsidRPr="001C220C" w:rsidRDefault="00CB7EC0" w:rsidP="003E1075">
      <w:pPr>
        <w:pStyle w:val="Heading3"/>
      </w:pPr>
      <w:bookmarkStart w:id="2991" w:name="_Toc320176895"/>
      <w:r w:rsidRPr="001C220C">
        <w:t>Personnel model</w:t>
      </w:r>
      <w:bookmarkEnd w:id="2037"/>
      <w:bookmarkEnd w:id="2991"/>
    </w:p>
    <w:p w14:paraId="4608AD35" w14:textId="037BB0FF" w:rsidR="00CB7EC0" w:rsidRPr="00A20072" w:rsidRDefault="00CB7EC0" w:rsidP="00A20072">
      <w:pPr>
        <w:pStyle w:val="PARAGRAPH"/>
        <w:rPr>
          <w:ins w:id="2992" w:author="Charles Gifford" w:date="2016-10-06T12:59:00Z"/>
        </w:rPr>
      </w:pPr>
      <w:r w:rsidRPr="001C220C">
        <w:rPr>
          <w:lang w:val="en-US"/>
        </w:rPr>
        <w:t xml:space="preserve">The personnel model </w:t>
      </w:r>
      <w:r w:rsidR="00BB3B94" w:rsidRPr="001C220C">
        <w:rPr>
          <w:lang w:val="en-US"/>
        </w:rPr>
        <w:t xml:space="preserve">shown in </w:t>
      </w:r>
      <w:r w:rsidR="0023528A">
        <w:rPr>
          <w:lang w:val="en-US"/>
        </w:rPr>
        <w:fldChar w:fldCharType="begin"/>
      </w:r>
      <w:r w:rsidR="0023528A">
        <w:rPr>
          <w:lang w:val="en-US"/>
        </w:rPr>
        <w:instrText xml:space="preserve"> REF _Ref495476252 \h </w:instrText>
      </w:r>
      <w:r w:rsidR="0023528A">
        <w:rPr>
          <w:lang w:val="en-US"/>
        </w:rPr>
      </w:r>
      <w:r w:rsidR="0023528A">
        <w:rPr>
          <w:lang w:val="en-US"/>
        </w:rPr>
        <w:fldChar w:fldCharType="separate"/>
      </w:r>
      <w:r w:rsidR="007B63BB">
        <w:rPr>
          <w:lang w:val="en-US"/>
        </w:rPr>
        <w:t>Figure</w:t>
      </w:r>
      <w:r w:rsidR="007B63BB" w:rsidRPr="001C220C">
        <w:rPr>
          <w:lang w:val="en-US"/>
        </w:rPr>
        <w:t xml:space="preserve"> </w:t>
      </w:r>
      <w:r w:rsidR="007B63BB">
        <w:rPr>
          <w:noProof/>
          <w:lang w:val="en-US"/>
        </w:rPr>
        <w:t>8</w:t>
      </w:r>
      <w:r w:rsidR="0023528A">
        <w:rPr>
          <w:lang w:val="en-US"/>
        </w:rPr>
        <w:fldChar w:fldCharType="end"/>
      </w:r>
      <w:r w:rsidR="00BB3B94" w:rsidRPr="001C220C">
        <w:rPr>
          <w:lang w:val="en-US"/>
        </w:rPr>
        <w:t xml:space="preserve"> </w:t>
      </w:r>
      <w:r w:rsidRPr="001C220C">
        <w:rPr>
          <w:lang w:val="en-US"/>
        </w:rPr>
        <w:t>contains the information about specific personnel, classes of personnel, and qualifications of personnel</w:t>
      </w:r>
      <w:r w:rsidR="008558A5">
        <w:rPr>
          <w:lang w:val="en-US"/>
        </w:rPr>
        <w:t xml:space="preserve">. </w:t>
      </w:r>
      <w:ins w:id="2993" w:author="Charles Gifford" w:date="2017-03-22T13:33:00Z">
        <w:r w:rsidR="007B63BB">
          <w:fldChar w:fldCharType="begin"/>
        </w:r>
        <w:r w:rsidR="007B63BB">
          <w:rPr>
            <w:lang w:val="en-US"/>
          </w:rPr>
          <w:instrText xml:space="preserve"> REF _Ref477952944 \h </w:instrText>
        </w:r>
      </w:ins>
      <w:r w:rsidR="007B63BB">
        <w:fldChar w:fldCharType="separate"/>
      </w:r>
      <w:ins w:id="2994" w:author="Charles Gifford" w:date="2017-03-22T13:33:00Z">
        <w:r w:rsidR="007B63BB">
          <w:t xml:space="preserve">Table </w:t>
        </w:r>
        <w:r w:rsidR="007B63BB">
          <w:rPr>
            <w:noProof/>
          </w:rPr>
          <w:t>26</w:t>
        </w:r>
        <w:r w:rsidR="007B63BB">
          <w:fldChar w:fldCharType="end"/>
        </w:r>
        <w:r w:rsidR="007B63BB">
          <w:t xml:space="preserve"> </w:t>
        </w:r>
      </w:ins>
      <w:ins w:id="2995" w:author="Charles Gifford" w:date="2017-03-19T14:31:00Z">
        <w:r w:rsidR="00B13543" w:rsidRPr="00E20AEB">
          <w:t>lists the relationships of the objects in the</w:t>
        </w:r>
        <w:r w:rsidR="00B13543">
          <w:t xml:space="preserve"> personnel</w:t>
        </w:r>
        <w:r w:rsidR="00B13543" w:rsidRPr="00E20AEB">
          <w:t xml:space="preserve"> model.</w:t>
        </w:r>
      </w:ins>
      <w:del w:id="2996" w:author="Charles Gifford" w:date="2016-10-06T12:59:00Z">
        <w:r w:rsidR="00D81887" w:rsidRPr="008F0A3F" w:rsidDel="00D539C5">
          <w:rPr>
            <w:noProof/>
            <w:lang w:val="en-US" w:eastAsia="en-US"/>
          </w:rPr>
          <w:drawing>
            <wp:inline distT="0" distB="0" distL="0" distR="0" wp14:anchorId="6F672A9F" wp14:editId="46FF7EDB">
              <wp:extent cx="5240655" cy="3268133"/>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2">
                        <a:extLst>
                          <a:ext uri="{28A0092B-C50C-407E-A947-70E740481C1C}">
                            <a14:useLocalDpi xmlns:a14="http://schemas.microsoft.com/office/drawing/2010/main" val="0"/>
                          </a:ext>
                        </a:extLst>
                      </a:blip>
                      <a:srcRect b="1781"/>
                      <a:stretch/>
                    </pic:blipFill>
                    <pic:spPr bwMode="auto">
                      <a:xfrm>
                        <a:off x="0" y="0"/>
                        <a:ext cx="5240655" cy="3268133"/>
                      </a:xfrm>
                      <a:prstGeom prst="rect">
                        <a:avLst/>
                      </a:prstGeom>
                      <a:noFill/>
                      <a:ln>
                        <a:noFill/>
                      </a:ln>
                      <a:extLst>
                        <a:ext uri="{53640926-AAD7-44D8-BBD7-CCE9431645EC}">
                          <a14:shadowObscured xmlns:a14="http://schemas.microsoft.com/office/drawing/2010/main"/>
                        </a:ext>
                      </a:extLst>
                    </pic:spPr>
                  </pic:pic>
                </a:graphicData>
              </a:graphic>
            </wp:inline>
          </w:drawing>
        </w:r>
      </w:del>
    </w:p>
    <w:p w14:paraId="1CE3A5AA" w14:textId="2FB7EA05" w:rsidR="00D539C5" w:rsidRPr="001C220C" w:rsidRDefault="006B183F" w:rsidP="002B5580">
      <w:pPr>
        <w:pStyle w:val="FIGURE"/>
        <w:rPr>
          <w:lang w:val="en-US"/>
        </w:rPr>
      </w:pPr>
      <w:ins w:id="2997" w:author="Charles Gifford" w:date="2017-03-22T23:31:00Z">
        <w:r>
          <w:rPr>
            <w:noProof/>
            <w:lang w:val="en-US" w:eastAsia="en-US"/>
          </w:rPr>
          <w:drawing>
            <wp:inline distT="0" distB="0" distL="0" distR="0" wp14:anchorId="495BB64D" wp14:editId="2DB5BA46">
              <wp:extent cx="3767455" cy="2664460"/>
              <wp:effectExtent l="0" t="0" r="4445" b="2540"/>
              <wp:docPr id="622" name="Picture 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67455" cy="2664460"/>
                      </a:xfrm>
                      <a:prstGeom prst="rect">
                        <a:avLst/>
                      </a:prstGeom>
                      <a:noFill/>
                    </pic:spPr>
                  </pic:pic>
                </a:graphicData>
              </a:graphic>
            </wp:inline>
          </w:drawing>
        </w:r>
      </w:ins>
    </w:p>
    <w:p w14:paraId="55E99D46" w14:textId="17914D6F" w:rsidR="00CB7EC0" w:rsidRDefault="0023528A" w:rsidP="0023528A">
      <w:pPr>
        <w:pStyle w:val="FIGURE-title"/>
        <w:rPr>
          <w:ins w:id="2998" w:author="Charles Gifford" w:date="2017-03-18T18:13:00Z"/>
          <w:lang w:val="en-US"/>
        </w:rPr>
      </w:pPr>
      <w:bookmarkStart w:id="2999" w:name="_Ref495476252"/>
      <w:bookmarkStart w:id="3000" w:name="_Toc516130431"/>
      <w:bookmarkStart w:id="3001" w:name="_Toc320178060"/>
      <w:bookmarkStart w:id="3002" w:name="_Ref477989263"/>
      <w:bookmarkStart w:id="3003" w:name="_Toc478492557"/>
      <w:r>
        <w:rPr>
          <w:lang w:val="en-US"/>
        </w:rPr>
        <w:t>Figure</w:t>
      </w:r>
      <w:r w:rsidR="00CB7EC0" w:rsidRPr="001C220C">
        <w:rPr>
          <w:lang w:val="en-US"/>
        </w:rPr>
        <w:t xml:space="preserve"> </w:t>
      </w:r>
      <w:r w:rsidR="00CB7EC0" w:rsidRPr="001C220C">
        <w:rPr>
          <w:lang w:val="en-US"/>
        </w:rPr>
        <w:fldChar w:fldCharType="begin"/>
      </w:r>
      <w:r w:rsidR="00CB7EC0" w:rsidRPr="001C220C">
        <w:rPr>
          <w:lang w:val="en-US"/>
        </w:rPr>
        <w:instrText xml:space="preserve"> SEQ Figure \* ARABIC </w:instrText>
      </w:r>
      <w:r w:rsidR="00CB7EC0" w:rsidRPr="001C220C">
        <w:rPr>
          <w:lang w:val="en-US"/>
        </w:rPr>
        <w:fldChar w:fldCharType="separate"/>
      </w:r>
      <w:bookmarkStart w:id="3004" w:name="_Ref38802188"/>
      <w:bookmarkStart w:id="3005" w:name="_Toc162335100"/>
      <w:bookmarkStart w:id="3006" w:name="_Toc237687653"/>
      <w:bookmarkStart w:id="3007" w:name="_Toc306620195"/>
      <w:r w:rsidR="00FB7D17">
        <w:rPr>
          <w:noProof/>
          <w:lang w:val="en-US"/>
        </w:rPr>
        <w:t>8</w:t>
      </w:r>
      <w:bookmarkEnd w:id="3004"/>
      <w:r w:rsidR="00CB7EC0" w:rsidRPr="001C220C">
        <w:rPr>
          <w:lang w:val="en-US"/>
        </w:rPr>
        <w:fldChar w:fldCharType="end"/>
      </w:r>
      <w:bookmarkEnd w:id="2999"/>
      <w:r>
        <w:rPr>
          <w:lang w:val="en-US"/>
        </w:rPr>
        <w:t xml:space="preserve"> –</w:t>
      </w:r>
      <w:r w:rsidR="00CB7EC0" w:rsidRPr="001C220C">
        <w:rPr>
          <w:lang w:val="en-US"/>
        </w:rPr>
        <w:t xml:space="preserve"> Personnel model</w:t>
      </w:r>
      <w:bookmarkEnd w:id="3000"/>
      <w:bookmarkEnd w:id="3001"/>
      <w:bookmarkEnd w:id="3002"/>
      <w:bookmarkEnd w:id="3003"/>
      <w:bookmarkEnd w:id="3005"/>
      <w:bookmarkEnd w:id="3006"/>
      <w:bookmarkEnd w:id="3007"/>
    </w:p>
    <w:p w14:paraId="16B6DCB4" w14:textId="15B456ED" w:rsidR="002B5580" w:rsidRDefault="007B63BB" w:rsidP="00F20360">
      <w:pPr>
        <w:pStyle w:val="TABLE-title"/>
        <w:rPr>
          <w:ins w:id="3008" w:author="Charles Gifford" w:date="2017-03-18T18:13:00Z"/>
          <w:lang w:val="en-US"/>
        </w:rPr>
      </w:pPr>
      <w:bookmarkStart w:id="3009" w:name="_Ref477952944"/>
      <w:bookmarkStart w:id="3010" w:name="_Toc478492327"/>
      <w:ins w:id="3011" w:author="Charles Gifford" w:date="2017-03-22T13:32:00Z">
        <w:r>
          <w:t xml:space="preserve">Table </w:t>
        </w:r>
        <w:r>
          <w:fldChar w:fldCharType="begin"/>
        </w:r>
        <w:r>
          <w:instrText xml:space="preserve"> SEQ Table \* ARABIC </w:instrText>
        </w:r>
      </w:ins>
      <w:r>
        <w:fldChar w:fldCharType="separate"/>
      </w:r>
      <w:ins w:id="3012" w:author="Charles Gifford" w:date="2017-03-22T13:32:00Z">
        <w:r>
          <w:rPr>
            <w:noProof/>
          </w:rPr>
          <w:t>26</w:t>
        </w:r>
        <w:r>
          <w:fldChar w:fldCharType="end"/>
        </w:r>
        <w:bookmarkEnd w:id="3009"/>
        <w:r>
          <w:rPr>
            <w:lang w:val="en-US"/>
          </w:rPr>
          <w:t xml:space="preserve"> </w:t>
        </w:r>
      </w:ins>
      <w:ins w:id="3013" w:author="Charles Gifford" w:date="2017-03-18T18:13:00Z">
        <w:r w:rsidR="002B5580">
          <w:rPr>
            <w:lang w:val="en-US"/>
          </w:rPr>
          <w:t>–</w:t>
        </w:r>
        <w:r w:rsidR="002B5580" w:rsidRPr="001C220C">
          <w:rPr>
            <w:lang w:val="en-US"/>
          </w:rPr>
          <w:t xml:space="preserve"> </w:t>
        </w:r>
        <w:r w:rsidR="002B5580">
          <w:rPr>
            <w:lang w:val="en-US"/>
          </w:rPr>
          <w:t>Personnel model relationships</w:t>
        </w:r>
        <w:bookmarkEnd w:id="3010"/>
        <w:r w:rsidR="002B5580">
          <w:rPr>
            <w:lang w:val="en-US"/>
          </w:rPr>
          <w:t xml:space="preserve"> </w:t>
        </w:r>
      </w:ins>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795"/>
        <w:gridCol w:w="2430"/>
        <w:gridCol w:w="1890"/>
        <w:gridCol w:w="3240"/>
      </w:tblGrid>
      <w:tr w:rsidR="002B5580" w:rsidRPr="00B7138B" w14:paraId="32807A3F" w14:textId="77777777" w:rsidTr="00DF0024">
        <w:trPr>
          <w:trHeight w:val="176"/>
          <w:tblHeader/>
          <w:ins w:id="3014" w:author="Charles Gifford" w:date="2017-03-18T18:13:00Z"/>
        </w:trPr>
        <w:tc>
          <w:tcPr>
            <w:tcW w:w="1795" w:type="dxa"/>
            <w:shd w:val="clear" w:color="auto" w:fill="auto"/>
          </w:tcPr>
          <w:p w14:paraId="003DA3A9" w14:textId="77777777" w:rsidR="002B5580" w:rsidRPr="00B7138B" w:rsidRDefault="002B5580" w:rsidP="00DF0024">
            <w:pPr>
              <w:pStyle w:val="TABLE-col-heading"/>
              <w:rPr>
                <w:ins w:id="3015" w:author="Charles Gifford" w:date="2017-03-18T18:13:00Z"/>
                <w:lang w:val="en-US"/>
              </w:rPr>
            </w:pPr>
            <w:ins w:id="3016" w:author="Charles Gifford" w:date="2017-03-18T18:13:00Z">
              <w:r w:rsidRPr="00B7138B">
                <w:rPr>
                  <w:lang w:val="en-US"/>
                </w:rPr>
                <w:t>From</w:t>
              </w:r>
            </w:ins>
          </w:p>
        </w:tc>
        <w:tc>
          <w:tcPr>
            <w:tcW w:w="2430" w:type="dxa"/>
            <w:shd w:val="clear" w:color="auto" w:fill="auto"/>
          </w:tcPr>
          <w:p w14:paraId="57BC3BB2" w14:textId="77777777" w:rsidR="002B5580" w:rsidRPr="00B7138B" w:rsidRDefault="002B5580" w:rsidP="00DF0024">
            <w:pPr>
              <w:pStyle w:val="TABLE-col-heading"/>
              <w:rPr>
                <w:ins w:id="3017" w:author="Charles Gifford" w:date="2017-03-18T18:13:00Z"/>
                <w:lang w:val="en-US"/>
              </w:rPr>
            </w:pPr>
            <w:ins w:id="3018" w:author="Charles Gifford" w:date="2017-03-18T18:13:00Z">
              <w:r w:rsidRPr="00B7138B">
                <w:rPr>
                  <w:lang w:val="en-US"/>
                </w:rPr>
                <w:t>To</w:t>
              </w:r>
            </w:ins>
          </w:p>
        </w:tc>
        <w:tc>
          <w:tcPr>
            <w:tcW w:w="1890" w:type="dxa"/>
            <w:shd w:val="clear" w:color="auto" w:fill="auto"/>
          </w:tcPr>
          <w:p w14:paraId="6B4B096F" w14:textId="77777777" w:rsidR="002B5580" w:rsidRPr="00B7138B" w:rsidRDefault="002B5580" w:rsidP="00DF0024">
            <w:pPr>
              <w:pStyle w:val="TABLE-col-heading"/>
              <w:rPr>
                <w:ins w:id="3019" w:author="Charles Gifford" w:date="2017-03-18T18:13:00Z"/>
                <w:lang w:val="en-US"/>
              </w:rPr>
            </w:pPr>
            <w:ins w:id="3020" w:author="Charles Gifford" w:date="2017-03-18T18:13:00Z">
              <w:r w:rsidRPr="00B7138B">
                <w:rPr>
                  <w:lang w:val="en-US"/>
                </w:rPr>
                <w:t>Type</w:t>
              </w:r>
            </w:ins>
          </w:p>
        </w:tc>
        <w:tc>
          <w:tcPr>
            <w:tcW w:w="3240" w:type="dxa"/>
            <w:shd w:val="clear" w:color="auto" w:fill="auto"/>
          </w:tcPr>
          <w:p w14:paraId="38B5D385" w14:textId="77777777" w:rsidR="002B5580" w:rsidRPr="00B7138B" w:rsidRDefault="002B5580" w:rsidP="00DF0024">
            <w:pPr>
              <w:pStyle w:val="TABLE-col-heading"/>
              <w:rPr>
                <w:ins w:id="3021" w:author="Charles Gifford" w:date="2017-03-18T18:13:00Z"/>
                <w:lang w:val="en-US"/>
              </w:rPr>
            </w:pPr>
            <w:ins w:id="3022" w:author="Charles Gifford" w:date="2017-03-18T18:13:00Z">
              <w:r w:rsidRPr="00B7138B">
                <w:rPr>
                  <w:lang w:val="en-US"/>
                </w:rPr>
                <w:t>Relationship Name</w:t>
              </w:r>
            </w:ins>
          </w:p>
        </w:tc>
      </w:tr>
      <w:tr w:rsidR="005B1D54" w:rsidRPr="00B7138B" w14:paraId="57C6B65C" w14:textId="77777777" w:rsidTr="00DF0024">
        <w:trPr>
          <w:trHeight w:val="176"/>
          <w:ins w:id="3023" w:author="Charles Gifford" w:date="2017-03-18T18:27:00Z"/>
        </w:trPr>
        <w:tc>
          <w:tcPr>
            <w:tcW w:w="1795" w:type="dxa"/>
            <w:shd w:val="clear" w:color="auto" w:fill="auto"/>
          </w:tcPr>
          <w:p w14:paraId="0183AFC7" w14:textId="7242C3C5" w:rsidR="005B1D54" w:rsidRPr="00B7138B" w:rsidRDefault="005B1D54" w:rsidP="00DF0024">
            <w:pPr>
              <w:pStyle w:val="TABLE-cell"/>
              <w:rPr>
                <w:ins w:id="3024" w:author="Charles Gifford" w:date="2017-03-18T18:27:00Z"/>
                <w:lang w:val="en-US"/>
              </w:rPr>
            </w:pPr>
            <w:ins w:id="3025" w:author="Charles Gifford" w:date="2017-03-18T18:28:00Z">
              <w:r w:rsidRPr="00B7138B">
                <w:rPr>
                  <w:lang w:val="en-US"/>
                </w:rPr>
                <w:t>Personnel class</w:t>
              </w:r>
            </w:ins>
          </w:p>
        </w:tc>
        <w:tc>
          <w:tcPr>
            <w:tcW w:w="2430" w:type="dxa"/>
            <w:shd w:val="clear" w:color="auto" w:fill="auto"/>
          </w:tcPr>
          <w:p w14:paraId="33FB16D2" w14:textId="065D52E2" w:rsidR="005B1D54" w:rsidRPr="00B7138B" w:rsidRDefault="005B1D54" w:rsidP="00DF0024">
            <w:pPr>
              <w:pStyle w:val="TABLE-cell"/>
              <w:rPr>
                <w:ins w:id="3026" w:author="Charles Gifford" w:date="2017-03-18T18:27:00Z"/>
                <w:lang w:val="en-US"/>
              </w:rPr>
            </w:pPr>
            <w:ins w:id="3027" w:author="Charles Gifford" w:date="2017-03-18T18:28:00Z">
              <w:r w:rsidRPr="00B7138B">
                <w:rPr>
                  <w:lang w:val="en-US"/>
                </w:rPr>
                <w:t>Personnel class property</w:t>
              </w:r>
            </w:ins>
          </w:p>
        </w:tc>
        <w:tc>
          <w:tcPr>
            <w:tcW w:w="1890" w:type="dxa"/>
            <w:shd w:val="clear" w:color="auto" w:fill="auto"/>
          </w:tcPr>
          <w:p w14:paraId="42A7529A" w14:textId="45415462" w:rsidR="005B1D54" w:rsidRPr="00B7138B" w:rsidRDefault="005B1D54" w:rsidP="00DF0024">
            <w:pPr>
              <w:pStyle w:val="TABLE-cell"/>
              <w:rPr>
                <w:ins w:id="3028" w:author="Charles Gifford" w:date="2017-03-18T18:27:00Z"/>
                <w:lang w:val="en-US"/>
              </w:rPr>
            </w:pPr>
            <w:ins w:id="3029" w:author="Charles Gifford" w:date="2017-03-18T18:28:00Z">
              <w:r w:rsidRPr="00B7138B">
                <w:rPr>
                  <w:lang w:val="en-US"/>
                </w:rPr>
                <w:t>Composition</w:t>
              </w:r>
            </w:ins>
          </w:p>
        </w:tc>
        <w:tc>
          <w:tcPr>
            <w:tcW w:w="3240" w:type="dxa"/>
            <w:shd w:val="clear" w:color="auto" w:fill="auto"/>
          </w:tcPr>
          <w:p w14:paraId="2818BAE5" w14:textId="764F1ADA" w:rsidR="005B1D54" w:rsidRPr="00B7138B" w:rsidRDefault="005B1D54" w:rsidP="00DF0024">
            <w:pPr>
              <w:pStyle w:val="TABLE-cell"/>
              <w:rPr>
                <w:ins w:id="3030" w:author="Charles Gifford" w:date="2017-03-18T18:27:00Z"/>
                <w:lang w:val="en-US"/>
              </w:rPr>
            </w:pPr>
            <w:ins w:id="3031" w:author="Charles Gifford" w:date="2017-03-18T18:28:00Z">
              <w:r w:rsidRPr="00B7138B">
                <w:rPr>
                  <w:lang w:val="en-US"/>
                </w:rPr>
                <w:t>Has properties of &gt;</w:t>
              </w:r>
            </w:ins>
          </w:p>
        </w:tc>
      </w:tr>
      <w:tr w:rsidR="0003014E" w:rsidRPr="00B7138B" w14:paraId="1109C38E" w14:textId="77777777" w:rsidTr="00DF0024">
        <w:trPr>
          <w:trHeight w:val="176"/>
          <w:ins w:id="3032" w:author="Charles Gifford" w:date="2017-03-18T18:27:00Z"/>
        </w:trPr>
        <w:tc>
          <w:tcPr>
            <w:tcW w:w="1795" w:type="dxa"/>
            <w:shd w:val="clear" w:color="auto" w:fill="auto"/>
          </w:tcPr>
          <w:p w14:paraId="66282519" w14:textId="2593DC54" w:rsidR="0003014E" w:rsidRPr="00B7138B" w:rsidRDefault="0003014E" w:rsidP="00DF0024">
            <w:pPr>
              <w:pStyle w:val="TABLE-cell"/>
              <w:rPr>
                <w:ins w:id="3033" w:author="Charles Gifford" w:date="2017-03-18T18:27:00Z"/>
                <w:lang w:val="en-US"/>
              </w:rPr>
            </w:pPr>
            <w:ins w:id="3034" w:author="Charles Gifford" w:date="2017-03-18T18:31:00Z">
              <w:r w:rsidRPr="00B7138B">
                <w:rPr>
                  <w:lang w:val="en-US"/>
                </w:rPr>
                <w:t>Personnel class</w:t>
              </w:r>
            </w:ins>
          </w:p>
        </w:tc>
        <w:tc>
          <w:tcPr>
            <w:tcW w:w="2430" w:type="dxa"/>
            <w:shd w:val="clear" w:color="auto" w:fill="auto"/>
          </w:tcPr>
          <w:p w14:paraId="2D241E01" w14:textId="53805FBF" w:rsidR="0003014E" w:rsidRPr="00B7138B" w:rsidRDefault="0003014E" w:rsidP="00DF0024">
            <w:pPr>
              <w:pStyle w:val="TABLE-cell"/>
              <w:rPr>
                <w:ins w:id="3035" w:author="Charles Gifford" w:date="2017-03-18T18:27:00Z"/>
                <w:lang w:val="en-US"/>
              </w:rPr>
            </w:pPr>
            <w:ins w:id="3036" w:author="Charles Gifford" w:date="2017-03-18T18:31:00Z">
              <w:r>
                <w:rPr>
                  <w:lang w:val="en-US"/>
                </w:rPr>
                <w:t>Personnel class</w:t>
              </w:r>
            </w:ins>
          </w:p>
        </w:tc>
        <w:tc>
          <w:tcPr>
            <w:tcW w:w="1890" w:type="dxa"/>
            <w:shd w:val="clear" w:color="auto" w:fill="auto"/>
          </w:tcPr>
          <w:p w14:paraId="5D9FD1BF" w14:textId="28C9C2DB" w:rsidR="0003014E" w:rsidRPr="00B7138B" w:rsidRDefault="0003014E" w:rsidP="00DF0024">
            <w:pPr>
              <w:pStyle w:val="TABLE-cell"/>
              <w:rPr>
                <w:ins w:id="3037" w:author="Charles Gifford" w:date="2017-03-18T18:27:00Z"/>
                <w:lang w:val="en-US"/>
              </w:rPr>
            </w:pPr>
            <w:ins w:id="3038" w:author="Charles Gifford" w:date="2017-03-18T18:31:00Z">
              <w:r>
                <w:t>Association</w:t>
              </w:r>
            </w:ins>
          </w:p>
        </w:tc>
        <w:tc>
          <w:tcPr>
            <w:tcW w:w="3240" w:type="dxa"/>
            <w:shd w:val="clear" w:color="auto" w:fill="auto"/>
          </w:tcPr>
          <w:p w14:paraId="573E6DDE" w14:textId="5F4504CD" w:rsidR="0003014E" w:rsidRPr="00B7138B" w:rsidRDefault="0003014E" w:rsidP="00DF0024">
            <w:pPr>
              <w:pStyle w:val="TABLE-cell"/>
              <w:rPr>
                <w:ins w:id="3039" w:author="Charles Gifford" w:date="2017-03-18T18:27:00Z"/>
                <w:lang w:val="en-US"/>
              </w:rPr>
            </w:pPr>
            <w:ins w:id="3040" w:author="Charles Gifford" w:date="2017-03-18T18:31:00Z">
              <w:r>
                <w:t xml:space="preserve">Is a specialization </w:t>
              </w:r>
              <w:r w:rsidRPr="008F275A">
                <w:t>of &gt;</w:t>
              </w:r>
            </w:ins>
          </w:p>
        </w:tc>
      </w:tr>
      <w:tr w:rsidR="002B5580" w:rsidRPr="00B7138B" w14:paraId="0032EB31" w14:textId="77777777" w:rsidTr="00DF0024">
        <w:trPr>
          <w:trHeight w:val="242"/>
          <w:ins w:id="3041" w:author="Charles Gifford" w:date="2017-03-18T18:13:00Z"/>
        </w:trPr>
        <w:tc>
          <w:tcPr>
            <w:tcW w:w="1795" w:type="dxa"/>
            <w:shd w:val="clear" w:color="auto" w:fill="auto"/>
          </w:tcPr>
          <w:p w14:paraId="05DE9011" w14:textId="77777777" w:rsidR="002B5580" w:rsidRPr="00B7138B" w:rsidRDefault="002B5580" w:rsidP="00DF0024">
            <w:pPr>
              <w:pStyle w:val="TABLE-cell"/>
              <w:rPr>
                <w:ins w:id="3042" w:author="Charles Gifford" w:date="2017-03-18T18:13:00Z"/>
                <w:lang w:val="en-US"/>
              </w:rPr>
            </w:pPr>
            <w:ins w:id="3043" w:author="Charles Gifford" w:date="2017-03-18T18:13:00Z">
              <w:r w:rsidRPr="00B7138B">
                <w:rPr>
                  <w:lang w:val="en-US"/>
                </w:rPr>
                <w:t>Person</w:t>
              </w:r>
            </w:ins>
          </w:p>
        </w:tc>
        <w:tc>
          <w:tcPr>
            <w:tcW w:w="2430" w:type="dxa"/>
            <w:shd w:val="clear" w:color="auto" w:fill="auto"/>
          </w:tcPr>
          <w:p w14:paraId="46499319" w14:textId="77777777" w:rsidR="002B5580" w:rsidRPr="00B7138B" w:rsidRDefault="002B5580" w:rsidP="00DF0024">
            <w:pPr>
              <w:pStyle w:val="TABLE-cell"/>
              <w:rPr>
                <w:ins w:id="3044" w:author="Charles Gifford" w:date="2017-03-18T18:13:00Z"/>
                <w:lang w:val="en-US"/>
              </w:rPr>
            </w:pPr>
            <w:ins w:id="3045" w:author="Charles Gifford" w:date="2017-03-18T18:13:00Z">
              <w:r w:rsidRPr="00B7138B">
                <w:rPr>
                  <w:lang w:val="en-US"/>
                </w:rPr>
                <w:t>Person</w:t>
              </w:r>
              <w:r>
                <w:rPr>
                  <w:lang w:val="en-US"/>
                </w:rPr>
                <w:t>nel c</w:t>
              </w:r>
              <w:r w:rsidRPr="00B7138B">
                <w:rPr>
                  <w:lang w:val="en-US"/>
                </w:rPr>
                <w:t>lass</w:t>
              </w:r>
            </w:ins>
          </w:p>
        </w:tc>
        <w:tc>
          <w:tcPr>
            <w:tcW w:w="1890" w:type="dxa"/>
            <w:shd w:val="clear" w:color="auto" w:fill="auto"/>
          </w:tcPr>
          <w:p w14:paraId="0F9D0565" w14:textId="77777777" w:rsidR="002B5580" w:rsidRPr="00B7138B" w:rsidRDefault="002B5580" w:rsidP="00DF0024">
            <w:pPr>
              <w:pStyle w:val="TABLE-cell"/>
              <w:rPr>
                <w:ins w:id="3046" w:author="Charles Gifford" w:date="2017-03-18T18:13:00Z"/>
                <w:lang w:val="en-US"/>
              </w:rPr>
            </w:pPr>
            <w:ins w:id="3047" w:author="Charles Gifford" w:date="2017-03-18T18:13:00Z">
              <w:r w:rsidRPr="00B7138B">
                <w:rPr>
                  <w:lang w:val="en-US"/>
                </w:rPr>
                <w:t>Association</w:t>
              </w:r>
            </w:ins>
          </w:p>
        </w:tc>
        <w:tc>
          <w:tcPr>
            <w:tcW w:w="3240" w:type="dxa"/>
            <w:shd w:val="clear" w:color="auto" w:fill="auto"/>
          </w:tcPr>
          <w:p w14:paraId="15E4A8F8" w14:textId="77777777" w:rsidR="002B5580" w:rsidRPr="00B7138B" w:rsidRDefault="002B5580" w:rsidP="00DF0024">
            <w:pPr>
              <w:pStyle w:val="TABLE-cell"/>
              <w:rPr>
                <w:ins w:id="3048" w:author="Charles Gifford" w:date="2017-03-18T18:13:00Z"/>
                <w:lang w:val="en-US"/>
              </w:rPr>
            </w:pPr>
            <w:ins w:id="3049" w:author="Charles Gifford" w:date="2017-03-18T18:13:00Z">
              <w:r w:rsidRPr="00B7138B">
                <w:rPr>
                  <w:lang w:val="en-US"/>
                </w:rPr>
                <w:t>Defined by</w:t>
              </w:r>
              <w:r>
                <w:rPr>
                  <w:lang w:val="en-US"/>
                </w:rPr>
                <w:t xml:space="preserve"> &gt;</w:t>
              </w:r>
            </w:ins>
          </w:p>
        </w:tc>
      </w:tr>
      <w:tr w:rsidR="005B1D54" w:rsidRPr="00B7138B" w14:paraId="52F6647D" w14:textId="77777777" w:rsidTr="00DF0024">
        <w:trPr>
          <w:trHeight w:val="242"/>
          <w:ins w:id="3050" w:author="Charles Gifford" w:date="2017-03-18T18:25:00Z"/>
        </w:trPr>
        <w:tc>
          <w:tcPr>
            <w:tcW w:w="1795" w:type="dxa"/>
            <w:shd w:val="clear" w:color="auto" w:fill="auto"/>
          </w:tcPr>
          <w:p w14:paraId="0F2FE65C" w14:textId="67054671" w:rsidR="005B1D54" w:rsidRPr="00B7138B" w:rsidRDefault="005B1D54" w:rsidP="00DF0024">
            <w:pPr>
              <w:pStyle w:val="TABLE-cell"/>
              <w:rPr>
                <w:ins w:id="3051" w:author="Charles Gifford" w:date="2017-03-18T18:25:00Z"/>
                <w:lang w:val="en-US"/>
              </w:rPr>
            </w:pPr>
            <w:ins w:id="3052" w:author="Charles Gifford" w:date="2017-03-18T18:25:00Z">
              <w:r>
                <w:rPr>
                  <w:lang w:val="en-US"/>
                </w:rPr>
                <w:t>Person</w:t>
              </w:r>
            </w:ins>
          </w:p>
        </w:tc>
        <w:tc>
          <w:tcPr>
            <w:tcW w:w="2430" w:type="dxa"/>
            <w:shd w:val="clear" w:color="auto" w:fill="auto"/>
          </w:tcPr>
          <w:p w14:paraId="3BA4FFF5" w14:textId="506C4A12" w:rsidR="005B1D54" w:rsidRPr="00B7138B" w:rsidRDefault="005B1D54" w:rsidP="00DF0024">
            <w:pPr>
              <w:pStyle w:val="TABLE-cell"/>
              <w:rPr>
                <w:ins w:id="3053" w:author="Charles Gifford" w:date="2017-03-18T18:25:00Z"/>
                <w:lang w:val="en-US"/>
              </w:rPr>
            </w:pPr>
            <w:ins w:id="3054" w:author="Charles Gifford" w:date="2017-03-18T18:25:00Z">
              <w:r>
                <w:rPr>
                  <w:lang w:val="en-US"/>
                </w:rPr>
                <w:t>Person</w:t>
              </w:r>
              <w:r w:rsidRPr="00B7138B">
                <w:rPr>
                  <w:lang w:val="en-US"/>
                </w:rPr>
                <w:t xml:space="preserve"> property</w:t>
              </w:r>
            </w:ins>
          </w:p>
        </w:tc>
        <w:tc>
          <w:tcPr>
            <w:tcW w:w="1890" w:type="dxa"/>
            <w:shd w:val="clear" w:color="auto" w:fill="auto"/>
          </w:tcPr>
          <w:p w14:paraId="43FC3E1C" w14:textId="65627964" w:rsidR="005B1D54" w:rsidRPr="00B7138B" w:rsidRDefault="005B1D54" w:rsidP="00DF0024">
            <w:pPr>
              <w:pStyle w:val="TABLE-cell"/>
              <w:rPr>
                <w:ins w:id="3055" w:author="Charles Gifford" w:date="2017-03-18T18:25:00Z"/>
                <w:lang w:val="en-US"/>
              </w:rPr>
            </w:pPr>
            <w:ins w:id="3056" w:author="Charles Gifford" w:date="2017-03-18T18:25:00Z">
              <w:r w:rsidRPr="00B7138B">
                <w:rPr>
                  <w:lang w:val="en-US"/>
                </w:rPr>
                <w:t>Composition</w:t>
              </w:r>
            </w:ins>
          </w:p>
        </w:tc>
        <w:tc>
          <w:tcPr>
            <w:tcW w:w="3240" w:type="dxa"/>
            <w:shd w:val="clear" w:color="auto" w:fill="auto"/>
          </w:tcPr>
          <w:p w14:paraId="3EE7856C" w14:textId="0DD7DDE7" w:rsidR="005B1D54" w:rsidRPr="00B7138B" w:rsidRDefault="005B1D54" w:rsidP="00DF0024">
            <w:pPr>
              <w:pStyle w:val="TABLE-cell"/>
              <w:rPr>
                <w:ins w:id="3057" w:author="Charles Gifford" w:date="2017-03-18T18:25:00Z"/>
                <w:lang w:val="en-US"/>
              </w:rPr>
            </w:pPr>
            <w:ins w:id="3058" w:author="Charles Gifford" w:date="2017-03-18T18:25:00Z">
              <w:r w:rsidRPr="00B7138B">
                <w:rPr>
                  <w:lang w:val="en-US"/>
                </w:rPr>
                <w:t xml:space="preserve">Has </w:t>
              </w:r>
              <w:r>
                <w:rPr>
                  <w:lang w:val="en-US"/>
                </w:rPr>
                <w:t>values</w:t>
              </w:r>
              <w:r w:rsidRPr="00B7138B">
                <w:rPr>
                  <w:lang w:val="en-US"/>
                </w:rPr>
                <w:t xml:space="preserve"> of &gt;</w:t>
              </w:r>
            </w:ins>
          </w:p>
        </w:tc>
      </w:tr>
      <w:tr w:rsidR="00C37A90" w:rsidRPr="00B7138B" w14:paraId="55845265" w14:textId="77777777" w:rsidTr="00DF0024">
        <w:trPr>
          <w:trHeight w:val="50"/>
          <w:ins w:id="3059" w:author="Charles Gifford" w:date="2017-03-18T18:13:00Z"/>
        </w:trPr>
        <w:tc>
          <w:tcPr>
            <w:tcW w:w="1795" w:type="dxa"/>
            <w:shd w:val="clear" w:color="auto" w:fill="auto"/>
          </w:tcPr>
          <w:p w14:paraId="4C6F20BD" w14:textId="77777777" w:rsidR="00C37A90" w:rsidRDefault="00C37A90" w:rsidP="00DF0024">
            <w:pPr>
              <w:pStyle w:val="TABLE-cell"/>
              <w:rPr>
                <w:ins w:id="3060" w:author="Charles Gifford" w:date="2017-03-18T18:13:00Z"/>
                <w:lang w:val="en-US"/>
              </w:rPr>
            </w:pPr>
            <w:ins w:id="3061" w:author="Charles Gifford" w:date="2017-03-18T18:13:00Z">
              <w:r>
                <w:rPr>
                  <w:lang w:val="en-US"/>
                </w:rPr>
                <w:t>Person property</w:t>
              </w:r>
            </w:ins>
          </w:p>
        </w:tc>
        <w:tc>
          <w:tcPr>
            <w:tcW w:w="2430" w:type="dxa"/>
            <w:shd w:val="clear" w:color="auto" w:fill="auto"/>
          </w:tcPr>
          <w:p w14:paraId="5E47C9A6" w14:textId="77777777" w:rsidR="00C37A90" w:rsidRPr="001E18A8" w:rsidRDefault="00C37A90" w:rsidP="00DF0024">
            <w:pPr>
              <w:pStyle w:val="TABLE-cell"/>
              <w:rPr>
                <w:ins w:id="3062" w:author="Charles Gifford" w:date="2017-03-18T18:13:00Z"/>
                <w:lang w:val="en-US"/>
              </w:rPr>
            </w:pPr>
            <w:ins w:id="3063" w:author="Charles Gifford" w:date="2017-03-18T18:13:00Z">
              <w:r>
                <w:rPr>
                  <w:lang w:val="en-US"/>
                </w:rPr>
                <w:t>Personnel class property</w:t>
              </w:r>
            </w:ins>
          </w:p>
        </w:tc>
        <w:tc>
          <w:tcPr>
            <w:tcW w:w="1890" w:type="dxa"/>
            <w:shd w:val="clear" w:color="auto" w:fill="auto"/>
          </w:tcPr>
          <w:p w14:paraId="030FE117" w14:textId="77777777" w:rsidR="00C37A90" w:rsidRDefault="00C37A90" w:rsidP="00DF0024">
            <w:pPr>
              <w:pStyle w:val="TABLE-cell"/>
              <w:rPr>
                <w:ins w:id="3064" w:author="Charles Gifford" w:date="2017-03-18T18:13:00Z"/>
                <w:lang w:val="en-US"/>
              </w:rPr>
            </w:pPr>
            <w:ins w:id="3065" w:author="Charles Gifford" w:date="2017-03-18T18:13:00Z">
              <w:r>
                <w:rPr>
                  <w:lang w:val="en-US"/>
                </w:rPr>
                <w:t>Dependency</w:t>
              </w:r>
            </w:ins>
          </w:p>
        </w:tc>
        <w:tc>
          <w:tcPr>
            <w:tcW w:w="3240" w:type="dxa"/>
            <w:shd w:val="clear" w:color="auto" w:fill="auto"/>
          </w:tcPr>
          <w:p w14:paraId="133AE588" w14:textId="59FB2C0F" w:rsidR="00C37A90" w:rsidRDefault="00C37A90" w:rsidP="00DF0024">
            <w:pPr>
              <w:pStyle w:val="TABLE-cell"/>
              <w:rPr>
                <w:ins w:id="3066" w:author="Charles Gifford" w:date="2017-03-18T18:13:00Z"/>
                <w:lang w:val="en-US"/>
              </w:rPr>
            </w:pPr>
            <w:ins w:id="3067" w:author="Charles Gifford" w:date="2017-03-18T20:29:00Z">
              <w:r>
                <w:rPr>
                  <w:lang w:val="en-US"/>
                </w:rPr>
                <w:t>Maps to &gt;</w:t>
              </w:r>
            </w:ins>
          </w:p>
        </w:tc>
      </w:tr>
      <w:tr w:rsidR="00C37A90" w:rsidRPr="00B7138B" w14:paraId="3B568AF7" w14:textId="77777777" w:rsidTr="00DF0024">
        <w:trPr>
          <w:trHeight w:val="50"/>
          <w:ins w:id="3068" w:author="Charles Gifford" w:date="2017-03-18T18:13:00Z"/>
        </w:trPr>
        <w:tc>
          <w:tcPr>
            <w:tcW w:w="1795" w:type="dxa"/>
            <w:shd w:val="clear" w:color="auto" w:fill="auto"/>
          </w:tcPr>
          <w:p w14:paraId="5059E22E" w14:textId="77777777" w:rsidR="00C37A90" w:rsidRDefault="00C37A90" w:rsidP="00DF0024">
            <w:pPr>
              <w:pStyle w:val="TABLE-cell"/>
              <w:rPr>
                <w:ins w:id="3069" w:author="Charles Gifford" w:date="2017-03-18T18:13:00Z"/>
                <w:lang w:val="en-US"/>
              </w:rPr>
            </w:pPr>
            <w:ins w:id="3070" w:author="Charles Gifford" w:date="2017-03-18T18:13:00Z">
              <w:r>
                <w:rPr>
                  <w:lang w:val="en-US"/>
                </w:rPr>
                <w:t>Person property</w:t>
              </w:r>
            </w:ins>
          </w:p>
        </w:tc>
        <w:tc>
          <w:tcPr>
            <w:tcW w:w="2430" w:type="dxa"/>
            <w:shd w:val="clear" w:color="auto" w:fill="auto"/>
          </w:tcPr>
          <w:p w14:paraId="2346D15C" w14:textId="77777777" w:rsidR="00C37A90" w:rsidRDefault="00C37A90" w:rsidP="00DF0024">
            <w:pPr>
              <w:pStyle w:val="TABLE-cell"/>
              <w:rPr>
                <w:ins w:id="3071" w:author="Charles Gifford" w:date="2017-03-18T18:13:00Z"/>
                <w:lang w:val="en-US"/>
              </w:rPr>
            </w:pPr>
            <w:ins w:id="3072" w:author="Charles Gifford" w:date="2017-03-18T18:13:00Z">
              <w:r>
                <w:rPr>
                  <w:lang w:val="en-US"/>
                </w:rPr>
                <w:t>Person property</w:t>
              </w:r>
            </w:ins>
          </w:p>
        </w:tc>
        <w:tc>
          <w:tcPr>
            <w:tcW w:w="1890" w:type="dxa"/>
            <w:shd w:val="clear" w:color="auto" w:fill="auto"/>
          </w:tcPr>
          <w:p w14:paraId="6EDA774F" w14:textId="77777777" w:rsidR="00C37A90" w:rsidRDefault="00C37A90" w:rsidP="00DF0024">
            <w:pPr>
              <w:pStyle w:val="TABLE-cell"/>
              <w:rPr>
                <w:ins w:id="3073" w:author="Charles Gifford" w:date="2017-03-18T18:13:00Z"/>
                <w:lang w:val="en-US"/>
              </w:rPr>
            </w:pPr>
            <w:ins w:id="3074" w:author="Charles Gifford" w:date="2017-03-18T18:13:00Z">
              <w:r>
                <w:rPr>
                  <w:lang w:val="en-US"/>
                </w:rPr>
                <w:t>Composition hierarchy</w:t>
              </w:r>
            </w:ins>
          </w:p>
        </w:tc>
        <w:tc>
          <w:tcPr>
            <w:tcW w:w="3240" w:type="dxa"/>
            <w:shd w:val="clear" w:color="auto" w:fill="auto"/>
          </w:tcPr>
          <w:p w14:paraId="4E1FF714" w14:textId="1AD85D12" w:rsidR="00C37A90" w:rsidRDefault="00C37A90" w:rsidP="00DF0024">
            <w:pPr>
              <w:pStyle w:val="TABLE-cell"/>
              <w:rPr>
                <w:ins w:id="3075" w:author="Charles Gifford" w:date="2017-03-18T18:13:00Z"/>
                <w:lang w:val="en-US"/>
              </w:rPr>
            </w:pPr>
            <w:ins w:id="3076" w:author="Charles Gifford" w:date="2017-03-18T20:29:00Z">
              <w:r>
                <w:rPr>
                  <w:lang w:val="en-US"/>
                </w:rPr>
                <w:t>Contains &gt;</w:t>
              </w:r>
            </w:ins>
          </w:p>
        </w:tc>
      </w:tr>
      <w:tr w:rsidR="00C37A90" w:rsidRPr="00B7138B" w14:paraId="69577BB6" w14:textId="77777777" w:rsidTr="00DF0024">
        <w:trPr>
          <w:trHeight w:val="50"/>
          <w:ins w:id="3077" w:author="Charles Gifford" w:date="2017-03-18T18:13:00Z"/>
        </w:trPr>
        <w:tc>
          <w:tcPr>
            <w:tcW w:w="1795" w:type="dxa"/>
            <w:shd w:val="clear" w:color="auto" w:fill="auto"/>
          </w:tcPr>
          <w:p w14:paraId="021DF143" w14:textId="77777777" w:rsidR="00C37A90" w:rsidRDefault="00C37A90" w:rsidP="00DF0024">
            <w:pPr>
              <w:pStyle w:val="TABLE-cell"/>
              <w:rPr>
                <w:ins w:id="3078" w:author="Charles Gifford" w:date="2017-03-18T18:13:00Z"/>
                <w:lang w:val="en-US"/>
              </w:rPr>
            </w:pPr>
            <w:ins w:id="3079" w:author="Charles Gifford" w:date="2017-03-18T18:13:00Z">
              <w:r>
                <w:rPr>
                  <w:lang w:val="en-US"/>
                </w:rPr>
                <w:t>Personnel class property</w:t>
              </w:r>
            </w:ins>
          </w:p>
        </w:tc>
        <w:tc>
          <w:tcPr>
            <w:tcW w:w="2430" w:type="dxa"/>
            <w:shd w:val="clear" w:color="auto" w:fill="auto"/>
          </w:tcPr>
          <w:p w14:paraId="51BD4E69" w14:textId="77777777" w:rsidR="00C37A90" w:rsidRDefault="00C37A90" w:rsidP="00DF0024">
            <w:pPr>
              <w:pStyle w:val="TABLE-cell"/>
              <w:rPr>
                <w:ins w:id="3080" w:author="Charles Gifford" w:date="2017-03-18T18:13:00Z"/>
                <w:lang w:val="en-US"/>
              </w:rPr>
            </w:pPr>
            <w:ins w:id="3081" w:author="Charles Gifford" w:date="2017-03-18T18:13:00Z">
              <w:r>
                <w:rPr>
                  <w:lang w:val="en-US"/>
                </w:rPr>
                <w:t>Personnel class property</w:t>
              </w:r>
            </w:ins>
          </w:p>
        </w:tc>
        <w:tc>
          <w:tcPr>
            <w:tcW w:w="1890" w:type="dxa"/>
            <w:shd w:val="clear" w:color="auto" w:fill="auto"/>
          </w:tcPr>
          <w:p w14:paraId="6675FF64" w14:textId="77777777" w:rsidR="00C37A90" w:rsidRDefault="00C37A90" w:rsidP="00DF0024">
            <w:pPr>
              <w:pStyle w:val="TABLE-cell"/>
              <w:rPr>
                <w:ins w:id="3082" w:author="Charles Gifford" w:date="2017-03-18T18:13:00Z"/>
                <w:lang w:val="en-US"/>
              </w:rPr>
            </w:pPr>
            <w:ins w:id="3083" w:author="Charles Gifford" w:date="2017-03-18T18:13:00Z">
              <w:r>
                <w:rPr>
                  <w:lang w:val="en-US"/>
                </w:rPr>
                <w:t>Composition hierarchy</w:t>
              </w:r>
            </w:ins>
          </w:p>
        </w:tc>
        <w:tc>
          <w:tcPr>
            <w:tcW w:w="3240" w:type="dxa"/>
            <w:shd w:val="clear" w:color="auto" w:fill="auto"/>
          </w:tcPr>
          <w:p w14:paraId="57D389BA" w14:textId="6C873BCB" w:rsidR="00C37A90" w:rsidRDefault="00C37A90" w:rsidP="00DF0024">
            <w:pPr>
              <w:pStyle w:val="TABLE-cell"/>
              <w:rPr>
                <w:ins w:id="3084" w:author="Charles Gifford" w:date="2017-03-18T18:13:00Z"/>
                <w:lang w:val="en-US"/>
              </w:rPr>
            </w:pPr>
            <w:ins w:id="3085" w:author="Charles Gifford" w:date="2017-03-18T20:29:00Z">
              <w:r>
                <w:rPr>
                  <w:lang w:val="en-US"/>
                </w:rPr>
                <w:t>Contains &gt;</w:t>
              </w:r>
            </w:ins>
          </w:p>
        </w:tc>
      </w:tr>
    </w:tbl>
    <w:p w14:paraId="7E436A28" w14:textId="77777777" w:rsidR="00CB7EC0" w:rsidRPr="001C220C" w:rsidRDefault="00CB7EC0" w:rsidP="003E1075">
      <w:pPr>
        <w:pStyle w:val="Heading3"/>
      </w:pPr>
      <w:bookmarkStart w:id="3086" w:name="_Toc516130325"/>
      <w:bookmarkStart w:id="3087" w:name="_Toc320176896"/>
      <w:bookmarkStart w:id="3088" w:name="_Toc516130323"/>
      <w:r w:rsidRPr="001C220C">
        <w:t>Personnel class</w:t>
      </w:r>
      <w:bookmarkEnd w:id="3086"/>
      <w:bookmarkEnd w:id="3087"/>
    </w:p>
    <w:p w14:paraId="3011C069" w14:textId="679010AD" w:rsidR="00DB5841" w:rsidDel="0091391B" w:rsidRDefault="005A123D" w:rsidP="0091391B">
      <w:pPr>
        <w:pStyle w:val="PARAGRAPH"/>
        <w:rPr>
          <w:del w:id="3089" w:author="Charles Gifford" w:date="2017-03-18T16:41:00Z"/>
          <w:lang w:val="en-US"/>
        </w:rPr>
      </w:pPr>
      <w:r w:rsidRPr="001C220C">
        <w:rPr>
          <w:lang w:val="en-US"/>
        </w:rPr>
        <w:t xml:space="preserve">A representation of a grouping of persons with similar characteristics for a definite purpose such as manufacturing operations definition, scheduling, capability and performance </w:t>
      </w:r>
      <w:r>
        <w:rPr>
          <w:lang w:val="en-US"/>
        </w:rPr>
        <w:t>shall be presented as a</w:t>
      </w:r>
      <w:r w:rsidR="00D44749" w:rsidRPr="001C220C">
        <w:rPr>
          <w:lang w:val="en-US"/>
        </w:rPr>
        <w:t xml:space="preserve"> </w:t>
      </w:r>
      <w:r w:rsidR="00D44749" w:rsidRPr="00AE4770">
        <w:rPr>
          <w:i/>
          <w:lang w:val="en-US"/>
        </w:rPr>
        <w:t>personnel class</w:t>
      </w:r>
      <w:r w:rsidR="008558A5">
        <w:rPr>
          <w:lang w:val="en-US"/>
        </w:rPr>
        <w:t xml:space="preserve">. </w:t>
      </w:r>
      <w:r w:rsidR="009A0FC3" w:rsidRPr="001C220C">
        <w:rPr>
          <w:lang w:val="en-US"/>
        </w:rPr>
        <w:t xml:space="preserve">Any </w:t>
      </w:r>
      <w:r w:rsidR="009A0FC3" w:rsidRPr="005A123D">
        <w:rPr>
          <w:i/>
          <w:lang w:val="en-US"/>
        </w:rPr>
        <w:t>person</w:t>
      </w:r>
      <w:r w:rsidR="009A0FC3" w:rsidRPr="001C220C">
        <w:rPr>
          <w:lang w:val="en-US"/>
        </w:rPr>
        <w:t xml:space="preserve"> may be a member of zero or more </w:t>
      </w:r>
      <w:r w:rsidR="009A0FC3" w:rsidRPr="00AE4770">
        <w:rPr>
          <w:i/>
          <w:lang w:val="en-US"/>
        </w:rPr>
        <w:t>personnel classes</w:t>
      </w:r>
      <w:r w:rsidR="00B50084">
        <w:rPr>
          <w:lang w:val="en-US"/>
        </w:rPr>
        <w:t xml:space="preserve">. </w:t>
      </w:r>
      <w:del w:id="3090" w:author="Charles Gifford" w:date="2017-03-18T16:41:00Z">
        <w:r w:rsidR="00B50084" w:rsidDel="0091391B">
          <w:rPr>
            <w:lang w:val="en-US"/>
          </w:rPr>
          <w:delText xml:space="preserve"> </w:delText>
        </w:r>
        <w:r w:rsidR="006A61D7" w:rsidRPr="001C220C" w:rsidDel="0091391B">
          <w:rPr>
            <w:lang w:val="en-US"/>
          </w:rPr>
          <w:delText xml:space="preserve">A </w:delText>
        </w:r>
        <w:r w:rsidR="006A61D7" w:rsidRPr="00AE4770" w:rsidDel="0091391B">
          <w:rPr>
            <w:i/>
            <w:lang w:val="en-US"/>
          </w:rPr>
          <w:delText>personnel class</w:delText>
        </w:r>
        <w:r w:rsidR="006A61D7" w:rsidRPr="001C220C" w:rsidDel="0091391B">
          <w:rPr>
            <w:lang w:val="en-US"/>
          </w:rPr>
          <w:delText xml:space="preserve"> may </w:delText>
        </w:r>
        <w:r w:rsidR="0040788E" w:rsidRPr="001C220C" w:rsidDel="0091391B">
          <w:rPr>
            <w:lang w:val="en-US"/>
          </w:rPr>
          <w:delText>be tested by the execution of a</w:delText>
        </w:r>
        <w:r w:rsidR="006A61D7" w:rsidRPr="001C220C" w:rsidDel="0091391B">
          <w:rPr>
            <w:lang w:val="en-US"/>
          </w:rPr>
          <w:delText xml:space="preserve"> </w:delText>
        </w:r>
        <w:r w:rsidR="006A61D7" w:rsidRPr="00AE4770" w:rsidDel="0091391B">
          <w:rPr>
            <w:i/>
            <w:lang w:val="en-US"/>
          </w:rPr>
          <w:delText>q</w:delText>
        </w:r>
        <w:r w:rsidR="0040788E" w:rsidRPr="00AE4770" w:rsidDel="0091391B">
          <w:rPr>
            <w:i/>
            <w:lang w:val="en-US"/>
          </w:rPr>
          <w:delText>ualification test specification</w:delText>
        </w:r>
        <w:r w:rsidR="006A61D7" w:rsidRPr="001C220C" w:rsidDel="0091391B">
          <w:rPr>
            <w:lang w:val="en-US"/>
          </w:rPr>
          <w:delText>.</w:delText>
        </w:r>
      </w:del>
    </w:p>
    <w:p w14:paraId="349335A8" w14:textId="62F002D3" w:rsidR="00CD5B43" w:rsidRPr="00E32145" w:rsidRDefault="00CD5B43" w:rsidP="000D1D32">
      <w:pPr>
        <w:pStyle w:val="PARAGRAPH"/>
        <w:rPr>
          <w:ins w:id="3091" w:author="Charles Gifford" w:date="2017-03-18T19:45:00Z"/>
          <w:lang w:val="en-US"/>
        </w:rPr>
      </w:pPr>
      <w:ins w:id="3092" w:author="Charles Gifford" w:date="2017-03-18T19:45:00Z">
        <w:r w:rsidRPr="00E32145">
          <w:rPr>
            <w:lang w:val="en-US"/>
          </w:rPr>
          <w:t xml:space="preserve">A </w:t>
        </w:r>
      </w:ins>
      <w:ins w:id="3093" w:author="Charles Gifford" w:date="2017-03-18T19:48:00Z">
        <w:r w:rsidR="000933AD">
          <w:rPr>
            <w:i/>
            <w:lang w:val="en-US"/>
          </w:rPr>
          <w:t>person</w:t>
        </w:r>
      </w:ins>
      <w:ins w:id="3094" w:author="Charles Gifford" w:date="2017-03-18T19:51:00Z">
        <w:r w:rsidR="000933AD">
          <w:rPr>
            <w:i/>
            <w:lang w:val="en-US"/>
          </w:rPr>
          <w:t>nel class</w:t>
        </w:r>
      </w:ins>
      <w:ins w:id="3095" w:author="Charles Gifford" w:date="2017-03-18T19:48:00Z">
        <w:r w:rsidR="000933AD">
          <w:rPr>
            <w:lang w:val="en-US"/>
          </w:rPr>
          <w:t xml:space="preserve"> </w:t>
        </w:r>
      </w:ins>
      <w:ins w:id="3096" w:author="Charles Gifford" w:date="2017-03-18T19:45:00Z">
        <w:r w:rsidRPr="00E32145">
          <w:rPr>
            <w:lang w:val="en-US"/>
          </w:rPr>
          <w:t xml:space="preserve">may be defined as a specialization of zero or more </w:t>
        </w:r>
      </w:ins>
      <w:ins w:id="3097" w:author="Charles Gifford" w:date="2017-03-18T19:48:00Z">
        <w:r w:rsidR="000933AD" w:rsidRPr="000933AD">
          <w:rPr>
            <w:lang w:val="en-US"/>
          </w:rPr>
          <w:t>personnel class</w:t>
        </w:r>
      </w:ins>
      <w:ins w:id="3098" w:author="Charles Gifford" w:date="2017-03-18T19:45:00Z">
        <w:r w:rsidRPr="00E32145">
          <w:rPr>
            <w:lang w:val="en-US"/>
          </w:rPr>
          <w:t>.  A</w:t>
        </w:r>
      </w:ins>
      <w:ins w:id="3099" w:author="Charles Gifford" w:date="2017-03-18T19:49:00Z">
        <w:r w:rsidR="000933AD">
          <w:rPr>
            <w:lang w:val="en-US"/>
          </w:rPr>
          <w:t xml:space="preserve"> </w:t>
        </w:r>
        <w:r w:rsidR="000933AD" w:rsidRPr="00B32104">
          <w:rPr>
            <w:i/>
            <w:lang w:val="en-US"/>
          </w:rPr>
          <w:t>personnel class</w:t>
        </w:r>
      </w:ins>
      <w:ins w:id="3100" w:author="Charles Gifford" w:date="2017-03-18T19:45:00Z">
        <w:r w:rsidRPr="00E32145">
          <w:rPr>
            <w:lang w:val="en-US"/>
          </w:rPr>
          <w:t xml:space="preserve"> may be made up of zero or more </w:t>
        </w:r>
      </w:ins>
      <w:ins w:id="3101" w:author="Charles Gifford" w:date="2017-03-18T19:49:00Z">
        <w:r w:rsidR="000933AD" w:rsidRPr="00B32104">
          <w:rPr>
            <w:i/>
            <w:lang w:val="en-US"/>
          </w:rPr>
          <w:t>personnel class</w:t>
        </w:r>
        <w:r w:rsidR="000933AD">
          <w:rPr>
            <w:i/>
            <w:lang w:val="en-US"/>
          </w:rPr>
          <w:t>(s)</w:t>
        </w:r>
      </w:ins>
      <w:ins w:id="3102" w:author="Charles Gifford" w:date="2017-03-18T19:45:00Z">
        <w:r w:rsidRPr="00E32145">
          <w:rPr>
            <w:lang w:val="en-US"/>
          </w:rPr>
          <w:t>.</w:t>
        </w:r>
      </w:ins>
    </w:p>
    <w:p w14:paraId="1C09E849" w14:textId="77777777" w:rsidR="000933AD" w:rsidRDefault="000933AD" w:rsidP="000933AD">
      <w:pPr>
        <w:pStyle w:val="PARAGRAPH"/>
        <w:rPr>
          <w:ins w:id="3103" w:author="Charles Gifford" w:date="2017-03-18T19:52:00Z"/>
          <w:lang w:val="en-US"/>
        </w:rPr>
      </w:pPr>
      <w:ins w:id="3104" w:author="Charles Gifford" w:date="2017-03-18T19:52:00Z">
        <w:r w:rsidRPr="00D2031B">
          <w:rPr>
            <w:lang w:val="en-US"/>
          </w:rPr>
          <w:t xml:space="preserve">A </w:t>
        </w:r>
        <w:bookmarkStart w:id="3105" w:name="_Hlk477629910"/>
        <w:r w:rsidRPr="003D10BB">
          <w:rPr>
            <w:i/>
            <w:lang w:val="en-US"/>
          </w:rPr>
          <w:t>personnel class</w:t>
        </w:r>
        <w:bookmarkEnd w:id="3105"/>
        <w:r w:rsidRPr="003D10BB">
          <w:rPr>
            <w:i/>
            <w:lang w:val="en-US"/>
          </w:rPr>
          <w:t xml:space="preserve"> </w:t>
        </w:r>
        <w:r w:rsidRPr="00D2031B">
          <w:rPr>
            <w:lang w:val="en-US"/>
          </w:rPr>
          <w:t xml:space="preserve">may be tested by the evaluation of a </w:t>
        </w:r>
        <w:r w:rsidRPr="003D10BB">
          <w:rPr>
            <w:i/>
            <w:lang w:val="en-US"/>
          </w:rPr>
          <w:t>test specification</w:t>
        </w:r>
        <w:r w:rsidRPr="00D2031B">
          <w:rPr>
            <w:lang w:val="en-US"/>
          </w:rPr>
          <w:t>.</w:t>
        </w:r>
      </w:ins>
    </w:p>
    <w:p w14:paraId="7B4C77AA" w14:textId="09886E72" w:rsidR="009A0FC3" w:rsidRPr="001C220C" w:rsidRDefault="00B50084" w:rsidP="0029062D">
      <w:pPr>
        <w:pStyle w:val="PARAGRAPH"/>
        <w:rPr>
          <w:lang w:val="en-US"/>
        </w:rPr>
      </w:pPr>
      <w:r>
        <w:rPr>
          <w:lang w:val="en-US"/>
        </w:rPr>
        <w:fldChar w:fldCharType="begin"/>
      </w:r>
      <w:r>
        <w:rPr>
          <w:lang w:val="en-US"/>
        </w:rPr>
        <w:instrText xml:space="preserve"> REF _Ref449052187 \h </w:instrText>
      </w:r>
      <w:r>
        <w:rPr>
          <w:lang w:val="en-US"/>
        </w:rPr>
      </w:r>
      <w:r>
        <w:rPr>
          <w:lang w:val="en-US"/>
        </w:rPr>
        <w:fldChar w:fldCharType="separate"/>
      </w:r>
      <w:r w:rsidR="007B63BB">
        <w:rPr>
          <w:lang w:val="en-US"/>
        </w:rPr>
        <w:t xml:space="preserve">Table </w:t>
      </w:r>
      <w:r w:rsidR="007B63BB">
        <w:rPr>
          <w:noProof/>
          <w:lang w:val="en-US"/>
        </w:rPr>
        <w:t>27</w:t>
      </w:r>
      <w:r>
        <w:rPr>
          <w:lang w:val="en-US"/>
        </w:rPr>
        <w:fldChar w:fldCharType="end"/>
      </w:r>
      <w:r w:rsidR="00624459" w:rsidRPr="00624459">
        <w:rPr>
          <w:lang w:val="en-US"/>
        </w:rPr>
        <w:t xml:space="preserve"> lists the </w:t>
      </w:r>
      <w:r w:rsidR="00EE0A26">
        <w:rPr>
          <w:lang w:val="en-US"/>
        </w:rPr>
        <w:t>relat</w:t>
      </w:r>
      <w:r w:rsidR="00624459">
        <w:rPr>
          <w:lang w:val="en-US"/>
        </w:rPr>
        <w:t>ionship</w:t>
      </w:r>
      <w:r w:rsidR="0003014E">
        <w:rPr>
          <w:lang w:val="en-US"/>
        </w:rPr>
        <w:t xml:space="preserve"> roles</w:t>
      </w:r>
      <w:r w:rsidR="00624459">
        <w:rPr>
          <w:lang w:val="en-US"/>
        </w:rPr>
        <w:t xml:space="preserve"> </w:t>
      </w:r>
      <w:r w:rsidR="00624459" w:rsidRPr="00624459">
        <w:rPr>
          <w:lang w:val="en-US"/>
        </w:rPr>
        <w:t xml:space="preserve">of </w:t>
      </w:r>
      <w:r w:rsidR="00DB204D">
        <w:rPr>
          <w:lang w:val="en-US"/>
        </w:rPr>
        <w:t xml:space="preserve">the </w:t>
      </w:r>
      <w:r w:rsidR="00624459" w:rsidRPr="00240CC8">
        <w:rPr>
          <w:i/>
          <w:lang w:val="en-US"/>
        </w:rPr>
        <w:t>personnel class</w:t>
      </w:r>
      <w:r w:rsidR="00624459">
        <w:rPr>
          <w:lang w:val="en-US"/>
        </w:rPr>
        <w:t xml:space="preserve">. </w:t>
      </w:r>
      <w:r w:rsidR="00790E6F">
        <w:rPr>
          <w:lang w:val="en-US"/>
        </w:rPr>
        <w:fldChar w:fldCharType="begin"/>
      </w:r>
      <w:r w:rsidR="00790E6F">
        <w:rPr>
          <w:lang w:val="en-US"/>
        </w:rPr>
        <w:instrText xml:space="preserve"> REF _Ref449052323 \h </w:instrText>
      </w:r>
      <w:r w:rsidR="00790E6F">
        <w:rPr>
          <w:lang w:val="en-US"/>
        </w:rPr>
      </w:r>
      <w:r w:rsidR="00790E6F">
        <w:rPr>
          <w:lang w:val="en-US"/>
        </w:rPr>
        <w:fldChar w:fldCharType="separate"/>
      </w:r>
      <w:r w:rsidR="007B63BB">
        <w:rPr>
          <w:lang w:val="en-US"/>
        </w:rPr>
        <w:t xml:space="preserve">Table </w:t>
      </w:r>
      <w:r w:rsidR="007B63BB">
        <w:rPr>
          <w:noProof/>
          <w:lang w:val="en-US"/>
        </w:rPr>
        <w:t>28</w:t>
      </w:r>
      <w:r w:rsidR="00790E6F">
        <w:rPr>
          <w:lang w:val="en-US"/>
        </w:rPr>
        <w:fldChar w:fldCharType="end"/>
      </w:r>
      <w:r w:rsidR="00624459">
        <w:rPr>
          <w:lang w:val="en-US"/>
        </w:rPr>
        <w:t xml:space="preserve"> </w:t>
      </w:r>
      <w:r>
        <w:rPr>
          <w:lang w:val="en-US"/>
        </w:rPr>
        <w:fldChar w:fldCharType="begin"/>
      </w:r>
      <w:r>
        <w:rPr>
          <w:lang w:val="en-US"/>
        </w:rPr>
        <w:instrText xml:space="preserve"> REF _Ref449052187 \h </w:instrText>
      </w:r>
      <w:r>
        <w:rPr>
          <w:lang w:val="en-US"/>
        </w:rPr>
      </w:r>
      <w:r>
        <w:rPr>
          <w:lang w:val="en-US"/>
        </w:rPr>
        <w:fldChar w:fldCharType="end"/>
      </w:r>
      <w:r w:rsidR="00624459" w:rsidRPr="00624459">
        <w:rPr>
          <w:lang w:val="en-US"/>
        </w:rPr>
        <w:t>lists the attributes of</w:t>
      </w:r>
      <w:r w:rsidR="00DB204D">
        <w:rPr>
          <w:lang w:val="en-US"/>
        </w:rPr>
        <w:t xml:space="preserve"> the</w:t>
      </w:r>
      <w:r w:rsidR="00624459" w:rsidRPr="00624459">
        <w:rPr>
          <w:lang w:val="en-US"/>
        </w:rPr>
        <w:t xml:space="preserve"> </w:t>
      </w:r>
      <w:r w:rsidR="00624459" w:rsidRPr="00240CC8">
        <w:rPr>
          <w:i/>
          <w:lang w:val="en-US"/>
        </w:rPr>
        <w:t>personnel class</w:t>
      </w:r>
      <w:r w:rsidR="00240CC8">
        <w:rPr>
          <w:i/>
          <w:lang w:val="en-US"/>
        </w:rPr>
        <w:t>.</w:t>
      </w:r>
    </w:p>
    <w:p w14:paraId="3FE36E77" w14:textId="77777777" w:rsidR="000933AD" w:rsidRDefault="009A0FC3" w:rsidP="00BB3B94">
      <w:pPr>
        <w:pStyle w:val="NOTE0"/>
        <w:rPr>
          <w:lang w:val="en-US"/>
        </w:rPr>
      </w:pPr>
      <w:r w:rsidRPr="001C220C">
        <w:rPr>
          <w:lang w:val="en-US"/>
        </w:rPr>
        <w:t>NOTE</w:t>
      </w:r>
      <w:r w:rsidR="003C10E3">
        <w:rPr>
          <w:lang w:val="en-US"/>
        </w:rPr>
        <w:t xml:space="preserve"> </w:t>
      </w:r>
      <w:r w:rsidRPr="001C220C">
        <w:rPr>
          <w:rFonts w:ascii="Arial Unicode MS" w:eastAsia="Arial Unicode MS" w:hAnsi="Arial Unicode MS" w:cs="Arial Unicode MS"/>
          <w:lang w:val="en-US"/>
        </w:rPr>
        <w:t> </w:t>
      </w:r>
      <w:r w:rsidRPr="001C220C">
        <w:rPr>
          <w:lang w:val="en-US"/>
        </w:rPr>
        <w:t xml:space="preserve">Examples of </w:t>
      </w:r>
      <w:r w:rsidRPr="00AE4770">
        <w:rPr>
          <w:i/>
          <w:lang w:val="en-US"/>
        </w:rPr>
        <w:t>personnel classes</w:t>
      </w:r>
      <w:r w:rsidRPr="001C220C">
        <w:rPr>
          <w:lang w:val="en-US"/>
        </w:rPr>
        <w:t xml:space="preserve"> are cook machine mechanics, slicing machine operators, cat-cracker operator, and zipper line inspectors</w:t>
      </w:r>
      <w:r w:rsidR="000933AD">
        <w:rPr>
          <w:lang w:val="en-US"/>
        </w:rPr>
        <w:t>.</w:t>
      </w:r>
    </w:p>
    <w:p w14:paraId="38F21F88" w14:textId="37C49307" w:rsidR="00624459" w:rsidRDefault="00624459" w:rsidP="00C37A90">
      <w:pPr>
        <w:pStyle w:val="TABLE-title"/>
        <w:rPr>
          <w:ins w:id="3106" w:author="Charles Gifford" w:date="2017-03-18T19:17:00Z"/>
          <w:lang w:val="en-US"/>
        </w:rPr>
      </w:pPr>
      <w:bookmarkStart w:id="3107" w:name="_Ref449052187"/>
      <w:bookmarkStart w:id="3108" w:name="_Ref448831648"/>
      <w:bookmarkStart w:id="3109" w:name="_Toc478492328"/>
      <w:r>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7B63BB">
        <w:rPr>
          <w:noProof/>
          <w:lang w:val="en-US"/>
        </w:rPr>
        <w:t>27</w:t>
      </w:r>
      <w:r w:rsidR="00FD29D6">
        <w:rPr>
          <w:lang w:val="en-US"/>
        </w:rPr>
        <w:fldChar w:fldCharType="end"/>
      </w:r>
      <w:bookmarkEnd w:id="3107"/>
      <w:r>
        <w:rPr>
          <w:lang w:val="en-US"/>
        </w:rPr>
        <w:t xml:space="preserve"> –</w:t>
      </w:r>
      <w:r w:rsidRPr="001C220C">
        <w:rPr>
          <w:lang w:val="en-US"/>
        </w:rPr>
        <w:t xml:space="preserve"> </w:t>
      </w:r>
      <w:r>
        <w:rPr>
          <w:lang w:val="en-US"/>
        </w:rPr>
        <w:t>Personnel class relationship</w:t>
      </w:r>
      <w:r w:rsidR="00A729EC">
        <w:rPr>
          <w:lang w:val="en-US"/>
        </w:rPr>
        <w:t xml:space="preserve"> role</w:t>
      </w:r>
      <w:r>
        <w:rPr>
          <w:lang w:val="en-US"/>
        </w:rPr>
        <w:t>s</w:t>
      </w:r>
      <w:bookmarkEnd w:id="3108"/>
      <w:bookmarkEnd w:id="3109"/>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A729EC" w:rsidRPr="009432BC" w14:paraId="6E802FC0" w14:textId="77777777" w:rsidTr="00D04D26">
        <w:trPr>
          <w:trHeight w:val="197"/>
          <w:tblHeader/>
          <w:ins w:id="3110" w:author="Charles Gifford" w:date="2017-03-18T19:18:00Z"/>
        </w:trPr>
        <w:tc>
          <w:tcPr>
            <w:tcW w:w="2155" w:type="dxa"/>
            <w:shd w:val="clear" w:color="auto" w:fill="auto"/>
          </w:tcPr>
          <w:p w14:paraId="15B13F57" w14:textId="77777777" w:rsidR="00A729EC" w:rsidRPr="009432BC" w:rsidRDefault="00A729EC" w:rsidP="00C37A90">
            <w:pPr>
              <w:pStyle w:val="TABLE-col-heading"/>
              <w:rPr>
                <w:ins w:id="3111" w:author="Charles Gifford" w:date="2017-03-18T19:18:00Z"/>
              </w:rPr>
            </w:pPr>
            <w:ins w:id="3112" w:author="Charles Gifford" w:date="2017-03-18T19:18:00Z">
              <w:r w:rsidRPr="009432BC">
                <w:t>Related Object</w:t>
              </w:r>
            </w:ins>
          </w:p>
        </w:tc>
        <w:tc>
          <w:tcPr>
            <w:tcW w:w="2070" w:type="dxa"/>
            <w:shd w:val="clear" w:color="auto" w:fill="auto"/>
          </w:tcPr>
          <w:p w14:paraId="4BD79E82" w14:textId="77777777" w:rsidR="00A729EC" w:rsidRPr="009432BC" w:rsidRDefault="00A729EC" w:rsidP="00C37A90">
            <w:pPr>
              <w:pStyle w:val="TABLE-col-heading"/>
              <w:rPr>
                <w:ins w:id="3113" w:author="Charles Gifford" w:date="2017-03-18T19:18:00Z"/>
              </w:rPr>
            </w:pPr>
            <w:ins w:id="3114" w:author="Charles Gifford" w:date="2017-03-18T19:18:00Z">
              <w:r w:rsidRPr="009432BC">
                <w:t>Role</w:t>
              </w:r>
            </w:ins>
          </w:p>
        </w:tc>
        <w:tc>
          <w:tcPr>
            <w:tcW w:w="1080" w:type="dxa"/>
            <w:shd w:val="clear" w:color="auto" w:fill="auto"/>
          </w:tcPr>
          <w:p w14:paraId="29E8BA05" w14:textId="77777777" w:rsidR="00A729EC" w:rsidRPr="009432BC" w:rsidRDefault="00A729EC" w:rsidP="00A27713">
            <w:pPr>
              <w:pStyle w:val="TABLE-col-heading"/>
              <w:rPr>
                <w:ins w:id="3115" w:author="Charles Gifford" w:date="2017-03-18T19:18:00Z"/>
              </w:rPr>
            </w:pPr>
            <w:ins w:id="3116" w:author="Charles Gifford" w:date="2017-03-18T19:18:00Z">
              <w:r w:rsidRPr="009432BC">
                <w:t>Multiplicity</w:t>
              </w:r>
            </w:ins>
          </w:p>
        </w:tc>
        <w:tc>
          <w:tcPr>
            <w:tcW w:w="3780" w:type="dxa"/>
            <w:shd w:val="clear" w:color="auto" w:fill="auto"/>
          </w:tcPr>
          <w:p w14:paraId="60350EA8" w14:textId="77777777" w:rsidR="00A729EC" w:rsidRPr="009432BC" w:rsidRDefault="00A729EC" w:rsidP="00B9638C">
            <w:pPr>
              <w:pStyle w:val="TABLE-col-heading"/>
              <w:rPr>
                <w:ins w:id="3117" w:author="Charles Gifford" w:date="2017-03-18T19:18:00Z"/>
              </w:rPr>
            </w:pPr>
            <w:ins w:id="3118" w:author="Charles Gifford" w:date="2017-03-18T19:18:00Z">
              <w:r w:rsidRPr="009432BC">
                <w:t>Description</w:t>
              </w:r>
            </w:ins>
          </w:p>
        </w:tc>
      </w:tr>
      <w:tr w:rsidR="00A729EC" w:rsidRPr="009432BC" w14:paraId="48FEF048" w14:textId="77777777" w:rsidTr="00D04D26">
        <w:trPr>
          <w:trHeight w:val="332"/>
          <w:ins w:id="3119" w:author="Charles Gifford" w:date="2017-03-18T19:18:00Z"/>
        </w:trPr>
        <w:tc>
          <w:tcPr>
            <w:tcW w:w="2155" w:type="dxa"/>
            <w:shd w:val="clear" w:color="auto" w:fill="auto"/>
          </w:tcPr>
          <w:p w14:paraId="46B4C818" w14:textId="065472F3" w:rsidR="00A729EC" w:rsidRPr="009432BC" w:rsidRDefault="00A729EC" w:rsidP="000D1D32">
            <w:pPr>
              <w:pStyle w:val="TABLE-cell"/>
              <w:rPr>
                <w:ins w:id="3120" w:author="Charles Gifford" w:date="2017-03-18T19:18:00Z"/>
              </w:rPr>
            </w:pPr>
            <w:ins w:id="3121" w:author="Charles Gifford" w:date="2017-03-18T19:19:00Z">
              <w:r w:rsidRPr="00A729EC">
                <w:rPr>
                  <w:lang w:val="en-US"/>
                </w:rPr>
                <w:t xml:space="preserve">Personnel </w:t>
              </w:r>
            </w:ins>
            <w:ins w:id="3122" w:author="Charles Gifford" w:date="2017-03-18T19:18:00Z">
              <w:r w:rsidRPr="00E32145">
                <w:rPr>
                  <w:lang w:val="en-US"/>
                </w:rPr>
                <w:t>class</w:t>
              </w:r>
            </w:ins>
          </w:p>
        </w:tc>
        <w:tc>
          <w:tcPr>
            <w:tcW w:w="2070" w:type="dxa"/>
            <w:shd w:val="clear" w:color="auto" w:fill="auto"/>
          </w:tcPr>
          <w:p w14:paraId="206D1790" w14:textId="2D6D1B1D" w:rsidR="00A729EC" w:rsidRPr="009432BC" w:rsidRDefault="00A729EC" w:rsidP="00C37A90">
            <w:pPr>
              <w:pStyle w:val="TABLE-cell"/>
              <w:rPr>
                <w:ins w:id="3123" w:author="Charles Gifford" w:date="2017-03-18T19:18:00Z"/>
              </w:rPr>
            </w:pPr>
            <w:ins w:id="3124" w:author="Charles Gifford" w:date="2017-03-18T19:19:00Z">
              <w:r w:rsidRPr="00A729EC">
                <w:rPr>
                  <w:lang w:val="en-US"/>
                </w:rPr>
                <w:t>Personnel</w:t>
              </w:r>
            </w:ins>
            <w:ins w:id="3125" w:author="Charles Gifford" w:date="2017-03-18T19:18:00Z">
              <w:r w:rsidR="00E11C49">
                <w:rPr>
                  <w:lang w:val="en-US"/>
                </w:rPr>
                <w:t xml:space="preserve"> </w:t>
              </w:r>
              <w:r w:rsidRPr="00E32145">
                <w:rPr>
                  <w:lang w:val="en-US"/>
                </w:rPr>
                <w:t>class</w:t>
              </w:r>
            </w:ins>
          </w:p>
        </w:tc>
        <w:tc>
          <w:tcPr>
            <w:tcW w:w="1080" w:type="dxa"/>
            <w:shd w:val="clear" w:color="auto" w:fill="auto"/>
          </w:tcPr>
          <w:p w14:paraId="142DB6CC" w14:textId="3597FADA" w:rsidR="00A729EC" w:rsidRPr="009432BC" w:rsidRDefault="00A729EC" w:rsidP="00C37A90">
            <w:pPr>
              <w:pStyle w:val="TABLE-cell"/>
              <w:rPr>
                <w:ins w:id="3126" w:author="Charles Gifford" w:date="2017-03-18T19:18:00Z"/>
              </w:rPr>
            </w:pPr>
            <w:ins w:id="3127" w:author="Charles Gifford" w:date="2017-03-18T19:18:00Z">
              <w:r>
                <w:rPr>
                  <w:lang w:val="en-US"/>
                </w:rPr>
                <w:t>0..</w:t>
              </w:r>
            </w:ins>
            <w:ins w:id="3128" w:author="Charles Gifford" w:date="2017-03-18T19:21:00Z">
              <w:r>
                <w:rPr>
                  <w:lang w:val="en-US"/>
                </w:rPr>
                <w:t>*</w:t>
              </w:r>
            </w:ins>
          </w:p>
        </w:tc>
        <w:tc>
          <w:tcPr>
            <w:tcW w:w="3780" w:type="dxa"/>
            <w:shd w:val="clear" w:color="auto" w:fill="auto"/>
          </w:tcPr>
          <w:p w14:paraId="38CA6E87" w14:textId="4DA8E373" w:rsidR="00A729EC" w:rsidRPr="009432BC" w:rsidRDefault="00A729EC" w:rsidP="00C37A90">
            <w:pPr>
              <w:pStyle w:val="TABLE-cell"/>
              <w:rPr>
                <w:ins w:id="3129" w:author="Charles Gifford" w:date="2017-03-18T19:18:00Z"/>
              </w:rPr>
            </w:pPr>
            <w:ins w:id="3130" w:author="Charles Gifford" w:date="2017-03-18T19:18:00Z">
              <w:r w:rsidRPr="00E32145">
                <w:rPr>
                  <w:lang w:val="en-US"/>
                </w:rPr>
                <w:t xml:space="preserve">The </w:t>
              </w:r>
            </w:ins>
            <w:ins w:id="3131" w:author="Charles Gifford" w:date="2017-03-18T19:53:00Z">
              <w:r w:rsidR="000933AD">
                <w:rPr>
                  <w:i/>
                  <w:lang w:val="en-US"/>
                </w:rPr>
                <w:t>p</w:t>
              </w:r>
              <w:r w:rsidR="000933AD" w:rsidRPr="000933AD">
                <w:rPr>
                  <w:i/>
                  <w:lang w:val="en-US"/>
                </w:rPr>
                <w:t>ersonnel class</w:t>
              </w:r>
            </w:ins>
            <w:ins w:id="3132" w:author="Charles Gifford" w:date="2017-03-18T19:18:00Z">
              <w:r w:rsidRPr="00E32145">
                <w:rPr>
                  <w:lang w:val="en-US"/>
                </w:rPr>
                <w:t xml:space="preserve"> </w:t>
              </w:r>
            </w:ins>
            <w:ins w:id="3133" w:author="Charles Gifford" w:date="2017-03-19T09:45:00Z">
              <w:r w:rsidR="00E11C49" w:rsidRPr="00E11C49">
                <w:rPr>
                  <w:lang w:val="en-US"/>
                </w:rPr>
                <w:t>is part of the related object as the whole.</w:t>
              </w:r>
            </w:ins>
          </w:p>
        </w:tc>
      </w:tr>
      <w:tr w:rsidR="00A729EC" w:rsidRPr="009432BC" w14:paraId="5DC57F70" w14:textId="77777777" w:rsidTr="00C37A90">
        <w:trPr>
          <w:trHeight w:val="314"/>
          <w:ins w:id="3134" w:author="Charles Gifford" w:date="2017-03-18T19:18:00Z"/>
        </w:trPr>
        <w:tc>
          <w:tcPr>
            <w:tcW w:w="2155" w:type="dxa"/>
            <w:shd w:val="clear" w:color="auto" w:fill="auto"/>
          </w:tcPr>
          <w:p w14:paraId="1DCEED65" w14:textId="712921EC" w:rsidR="00A729EC" w:rsidRPr="009432BC" w:rsidRDefault="00A729EC" w:rsidP="000D1D32">
            <w:pPr>
              <w:pStyle w:val="TABLE-cell"/>
              <w:rPr>
                <w:ins w:id="3135" w:author="Charles Gifford" w:date="2017-03-18T19:18:00Z"/>
              </w:rPr>
            </w:pPr>
            <w:ins w:id="3136" w:author="Charles Gifford" w:date="2017-03-18T19:20:00Z">
              <w:r w:rsidRPr="00A729EC">
                <w:rPr>
                  <w:lang w:val="en-US"/>
                </w:rPr>
                <w:t xml:space="preserve">Personnel </w:t>
              </w:r>
            </w:ins>
            <w:ins w:id="3137" w:author="Charles Gifford" w:date="2017-03-18T19:18:00Z">
              <w:r w:rsidRPr="00E32145">
                <w:rPr>
                  <w:lang w:val="en-US"/>
                </w:rPr>
                <w:t>class property</w:t>
              </w:r>
            </w:ins>
          </w:p>
        </w:tc>
        <w:tc>
          <w:tcPr>
            <w:tcW w:w="2070" w:type="dxa"/>
            <w:shd w:val="clear" w:color="auto" w:fill="auto"/>
          </w:tcPr>
          <w:p w14:paraId="2675EF2B" w14:textId="7B86DFF5" w:rsidR="00A729EC" w:rsidRPr="009432BC" w:rsidRDefault="00A729EC" w:rsidP="00C37A90">
            <w:pPr>
              <w:pStyle w:val="TABLE-cell"/>
              <w:rPr>
                <w:ins w:id="3138" w:author="Charles Gifford" w:date="2017-03-18T19:18:00Z"/>
              </w:rPr>
            </w:pPr>
            <w:ins w:id="3139" w:author="Charles Gifford" w:date="2017-03-18T19:20:00Z">
              <w:r w:rsidRPr="00A729EC">
                <w:rPr>
                  <w:lang w:val="en-US"/>
                </w:rPr>
                <w:t xml:space="preserve">Personnel </w:t>
              </w:r>
            </w:ins>
            <w:ins w:id="3140" w:author="Charles Gifford" w:date="2017-03-18T19:18:00Z">
              <w:r w:rsidRPr="00E32145">
                <w:rPr>
                  <w:lang w:val="en-US"/>
                </w:rPr>
                <w:t>class property</w:t>
              </w:r>
            </w:ins>
          </w:p>
        </w:tc>
        <w:tc>
          <w:tcPr>
            <w:tcW w:w="1080" w:type="dxa"/>
            <w:shd w:val="clear" w:color="auto" w:fill="auto"/>
          </w:tcPr>
          <w:p w14:paraId="1565164C" w14:textId="7D505813" w:rsidR="00A729EC" w:rsidRPr="009432BC" w:rsidRDefault="00A729EC" w:rsidP="00C37A90">
            <w:pPr>
              <w:pStyle w:val="TABLE-cell"/>
              <w:rPr>
                <w:ins w:id="3141" w:author="Charles Gifford" w:date="2017-03-18T19:18:00Z"/>
              </w:rPr>
            </w:pPr>
            <w:ins w:id="3142" w:author="Charles Gifford" w:date="2017-03-18T19:18:00Z">
              <w:r w:rsidRPr="00E32145">
                <w:rPr>
                  <w:lang w:val="en-US"/>
                </w:rPr>
                <w:t>0..</w:t>
              </w:r>
              <w:r>
                <w:rPr>
                  <w:lang w:val="en-US"/>
                </w:rPr>
                <w:t>*</w:t>
              </w:r>
            </w:ins>
          </w:p>
        </w:tc>
        <w:tc>
          <w:tcPr>
            <w:tcW w:w="3780" w:type="dxa"/>
            <w:shd w:val="clear" w:color="auto" w:fill="auto"/>
          </w:tcPr>
          <w:p w14:paraId="621514A2" w14:textId="0F7D8DE5" w:rsidR="00A729EC" w:rsidRPr="009432BC" w:rsidRDefault="00A729EC" w:rsidP="00C37A90">
            <w:pPr>
              <w:pStyle w:val="TABLE-cell"/>
              <w:rPr>
                <w:ins w:id="3143" w:author="Charles Gifford" w:date="2017-03-18T19:18:00Z"/>
              </w:rPr>
            </w:pPr>
            <w:ins w:id="3144" w:author="Charles Gifford" w:date="2017-03-18T19:18:00Z">
              <w:r w:rsidRPr="00E32145">
                <w:rPr>
                  <w:lang w:val="en-US"/>
                </w:rPr>
                <w:t xml:space="preserve">The </w:t>
              </w:r>
            </w:ins>
            <w:ins w:id="3145" w:author="Charles Gifford" w:date="2017-03-18T19:54:00Z">
              <w:r w:rsidR="000933AD" w:rsidRPr="000933AD">
                <w:rPr>
                  <w:i/>
                  <w:lang w:val="en-US"/>
                </w:rPr>
                <w:t xml:space="preserve">personnel class </w:t>
              </w:r>
            </w:ins>
            <w:ins w:id="3146" w:author="Charles Gifford" w:date="2017-03-18T19:18:00Z">
              <w:r w:rsidRPr="00E32145">
                <w:rPr>
                  <w:i/>
                  <w:lang w:val="en-US"/>
                </w:rPr>
                <w:t>properties</w:t>
              </w:r>
              <w:r w:rsidRPr="00E32145">
                <w:rPr>
                  <w:lang w:val="en-US"/>
                </w:rPr>
                <w:t xml:space="preserve"> of this </w:t>
              </w:r>
            </w:ins>
            <w:ins w:id="3147" w:author="Charles Gifford" w:date="2017-03-18T19:54:00Z">
              <w:r w:rsidR="000933AD" w:rsidRPr="000933AD">
                <w:rPr>
                  <w:i/>
                  <w:lang w:val="en-US"/>
                </w:rPr>
                <w:t>personnel class</w:t>
              </w:r>
            </w:ins>
            <w:ins w:id="3148" w:author="Charles Gifford" w:date="2017-03-18T19:18:00Z">
              <w:r w:rsidRPr="00E32145">
                <w:rPr>
                  <w:lang w:val="en-US"/>
                </w:rPr>
                <w:t>.</w:t>
              </w:r>
            </w:ins>
          </w:p>
        </w:tc>
      </w:tr>
      <w:tr w:rsidR="00A729EC" w:rsidRPr="009432BC" w14:paraId="7B90FE48" w14:textId="77777777" w:rsidTr="00D04D26">
        <w:trPr>
          <w:trHeight w:val="440"/>
          <w:ins w:id="3149" w:author="Charles Gifford" w:date="2017-03-18T19:19:00Z"/>
        </w:trPr>
        <w:tc>
          <w:tcPr>
            <w:tcW w:w="2155" w:type="dxa"/>
            <w:shd w:val="clear" w:color="auto" w:fill="auto"/>
          </w:tcPr>
          <w:p w14:paraId="3BF03BF7" w14:textId="3CD9B13E" w:rsidR="00A729EC" w:rsidRDefault="00A729EC" w:rsidP="000D1D32">
            <w:pPr>
              <w:pStyle w:val="TABLE-cell"/>
              <w:rPr>
                <w:ins w:id="3150" w:author="Charles Gifford" w:date="2017-03-18T19:19:00Z"/>
                <w:lang w:val="en-US"/>
              </w:rPr>
            </w:pPr>
            <w:ins w:id="3151" w:author="Charles Gifford" w:date="2017-03-18T19:21:00Z">
              <w:r w:rsidRPr="00240CC8">
                <w:rPr>
                  <w:szCs w:val="20"/>
                  <w:lang w:val="en-US"/>
                </w:rPr>
                <w:t>Person</w:t>
              </w:r>
            </w:ins>
          </w:p>
        </w:tc>
        <w:tc>
          <w:tcPr>
            <w:tcW w:w="2070" w:type="dxa"/>
            <w:shd w:val="clear" w:color="auto" w:fill="auto"/>
          </w:tcPr>
          <w:p w14:paraId="0A394814" w14:textId="4EBBC41E" w:rsidR="00A729EC" w:rsidRDefault="00A729EC" w:rsidP="00C37A90">
            <w:pPr>
              <w:pStyle w:val="TABLE-cell"/>
              <w:rPr>
                <w:ins w:id="3152" w:author="Charles Gifford" w:date="2017-03-18T19:19:00Z"/>
                <w:lang w:val="en-US"/>
              </w:rPr>
            </w:pPr>
            <w:ins w:id="3153" w:author="Charles Gifford" w:date="2017-03-18T19:21:00Z">
              <w:r>
                <w:rPr>
                  <w:szCs w:val="20"/>
                  <w:lang w:val="en-US"/>
                </w:rPr>
                <w:t>NA</w:t>
              </w:r>
            </w:ins>
          </w:p>
        </w:tc>
        <w:tc>
          <w:tcPr>
            <w:tcW w:w="1080" w:type="dxa"/>
            <w:shd w:val="clear" w:color="auto" w:fill="auto"/>
          </w:tcPr>
          <w:p w14:paraId="528ED678" w14:textId="49B20779" w:rsidR="00A729EC" w:rsidRPr="00E32145" w:rsidRDefault="00A729EC" w:rsidP="00C37A90">
            <w:pPr>
              <w:pStyle w:val="TABLE-cell"/>
              <w:rPr>
                <w:ins w:id="3154" w:author="Charles Gifford" w:date="2017-03-18T19:19:00Z"/>
                <w:lang w:val="en-US"/>
              </w:rPr>
            </w:pPr>
            <w:ins w:id="3155" w:author="Charles Gifford" w:date="2017-03-18T19:21:00Z">
              <w:r>
                <w:rPr>
                  <w:szCs w:val="20"/>
                  <w:lang w:val="en-US"/>
                </w:rPr>
                <w:t>0..*</w:t>
              </w:r>
            </w:ins>
          </w:p>
        </w:tc>
        <w:tc>
          <w:tcPr>
            <w:tcW w:w="3780" w:type="dxa"/>
            <w:shd w:val="clear" w:color="auto" w:fill="auto"/>
          </w:tcPr>
          <w:p w14:paraId="72AF6367" w14:textId="77777777" w:rsidR="00A729EC" w:rsidRPr="00C37A90" w:rsidRDefault="00A729EC" w:rsidP="00C37A90">
            <w:pPr>
              <w:pStyle w:val="TABLE-cell"/>
              <w:rPr>
                <w:ins w:id="3156" w:author="Charles Gifford" w:date="2017-03-18T19:21:00Z"/>
                <w:i/>
                <w:lang w:val="en-US"/>
              </w:rPr>
            </w:pPr>
            <w:ins w:id="3157" w:author="Charles Gifford" w:date="2017-03-18T19:21:00Z">
              <w:r w:rsidRPr="00A729EC">
                <w:rPr>
                  <w:lang w:val="en-US"/>
                </w:rPr>
                <w:t xml:space="preserve">The </w:t>
              </w:r>
              <w:r w:rsidRPr="00C37A90">
                <w:rPr>
                  <w:i/>
                  <w:lang w:val="en-US"/>
                </w:rPr>
                <w:t xml:space="preserve">person </w:t>
              </w:r>
              <w:r w:rsidRPr="00A729EC">
                <w:rPr>
                  <w:lang w:val="en-US"/>
                </w:rPr>
                <w:t xml:space="preserve">objects support this </w:t>
              </w:r>
              <w:r w:rsidRPr="00C37A90">
                <w:rPr>
                  <w:i/>
                  <w:lang w:val="en-US"/>
                </w:rPr>
                <w:t xml:space="preserve">personnel class. </w:t>
              </w:r>
            </w:ins>
          </w:p>
          <w:p w14:paraId="4CC6A411" w14:textId="4D855875" w:rsidR="00A729EC" w:rsidRPr="00E32145" w:rsidRDefault="00A729EC" w:rsidP="00C37A90">
            <w:pPr>
              <w:pStyle w:val="TABLE-cell"/>
              <w:rPr>
                <w:ins w:id="3158" w:author="Charles Gifford" w:date="2017-03-18T19:19:00Z"/>
                <w:lang w:val="en-US"/>
              </w:rPr>
            </w:pPr>
            <w:ins w:id="3159" w:author="Charles Gifford" w:date="2017-03-18T19:21:00Z">
              <w:r w:rsidRPr="00A729EC">
                <w:rPr>
                  <w:lang w:val="en-US"/>
                </w:rPr>
                <w:t xml:space="preserve">The </w:t>
              </w:r>
              <w:r w:rsidRPr="00C37A90">
                <w:rPr>
                  <w:i/>
                  <w:lang w:val="en-US"/>
                </w:rPr>
                <w:t xml:space="preserve">person </w:t>
              </w:r>
              <w:r w:rsidRPr="00A729EC">
                <w:rPr>
                  <w:lang w:val="en-US"/>
                </w:rPr>
                <w:t xml:space="preserve">objects support the </w:t>
              </w:r>
              <w:r w:rsidRPr="00C37A90">
                <w:rPr>
                  <w:i/>
                  <w:lang w:val="en-US"/>
                </w:rPr>
                <w:t>personnel class property(s)</w:t>
              </w:r>
              <w:r w:rsidRPr="00A729EC">
                <w:rPr>
                  <w:lang w:val="en-US"/>
                </w:rPr>
                <w:t xml:space="preserve"> associated with this </w:t>
              </w:r>
              <w:r w:rsidRPr="00C37A90">
                <w:rPr>
                  <w:i/>
                  <w:lang w:val="en-US"/>
                </w:rPr>
                <w:t>personnel class</w:t>
              </w:r>
              <w:r w:rsidRPr="00A729EC">
                <w:rPr>
                  <w:lang w:val="en-US"/>
                </w:rPr>
                <w:t>.</w:t>
              </w:r>
            </w:ins>
          </w:p>
        </w:tc>
      </w:tr>
    </w:tbl>
    <w:p w14:paraId="6251494B" w14:textId="360B883F" w:rsidR="00CB7EC0" w:rsidRPr="001C220C" w:rsidRDefault="00C17398" w:rsidP="000D1D32">
      <w:pPr>
        <w:pStyle w:val="TABLE-title"/>
        <w:rPr>
          <w:lang w:val="en-US"/>
        </w:rPr>
      </w:pPr>
      <w:bookmarkStart w:id="3160" w:name="_Ref449052323"/>
      <w:bookmarkStart w:id="3161" w:name="_Ref495471242"/>
      <w:bookmarkStart w:id="3162" w:name="_Ref458267886"/>
      <w:bookmarkStart w:id="3163" w:name="_Toc306621013"/>
      <w:bookmarkStart w:id="3164" w:name="_Toc320178409"/>
      <w:bookmarkStart w:id="3165" w:name="_Ref448831533"/>
      <w:bookmarkStart w:id="3166" w:name="_Ref448831777"/>
      <w:bookmarkStart w:id="3167" w:name="_Toc478492329"/>
      <w:bookmarkStart w:id="3168" w:name="_Toc516130464"/>
      <w:bookmarkStart w:id="3169" w:name="_Toc7250393"/>
      <w:r>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7B63BB">
        <w:rPr>
          <w:noProof/>
          <w:lang w:val="en-US"/>
        </w:rPr>
        <w:t>28</w:t>
      </w:r>
      <w:r w:rsidR="00FD29D6">
        <w:rPr>
          <w:lang w:val="en-US"/>
        </w:rPr>
        <w:fldChar w:fldCharType="end"/>
      </w:r>
      <w:bookmarkEnd w:id="3160"/>
      <w:bookmarkEnd w:id="3161"/>
      <w:bookmarkEnd w:id="3162"/>
      <w:r w:rsidR="0023528A">
        <w:rPr>
          <w:lang w:val="en-US"/>
        </w:rPr>
        <w:t xml:space="preserve"> –</w:t>
      </w:r>
      <w:r w:rsidR="00CB7EC0" w:rsidRPr="001C220C">
        <w:rPr>
          <w:lang w:val="en-US"/>
        </w:rPr>
        <w:t xml:space="preserve"> </w:t>
      </w:r>
      <w:r w:rsidR="00862B5B">
        <w:rPr>
          <w:lang w:val="en-US"/>
        </w:rPr>
        <w:t>Personnel class a</w:t>
      </w:r>
      <w:r w:rsidR="00CB7EC0" w:rsidRPr="001C220C">
        <w:rPr>
          <w:lang w:val="en-US"/>
        </w:rPr>
        <w:t>ttributes</w:t>
      </w:r>
      <w:bookmarkEnd w:id="3163"/>
      <w:bookmarkEnd w:id="3164"/>
      <w:bookmarkEnd w:id="3165"/>
      <w:bookmarkEnd w:id="3166"/>
      <w:bookmarkEnd w:id="3167"/>
      <w:r w:rsidR="00CB7EC0" w:rsidRPr="001C220C">
        <w:rPr>
          <w:lang w:val="en-US"/>
        </w:rPr>
        <w:t xml:space="preserve"> </w:t>
      </w:r>
      <w:bookmarkEnd w:id="3168"/>
      <w:bookmarkEnd w:id="3169"/>
    </w:p>
    <w:tbl>
      <w:tblPr>
        <w:tblW w:w="90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70"/>
        <w:gridCol w:w="2520"/>
        <w:gridCol w:w="1620"/>
        <w:gridCol w:w="1350"/>
        <w:gridCol w:w="1260"/>
        <w:gridCol w:w="1178"/>
      </w:tblGrid>
      <w:tr w:rsidR="009A505D" w:rsidRPr="001C220C" w14:paraId="2C497B12" w14:textId="77777777" w:rsidTr="00C37A90">
        <w:trPr>
          <w:cantSplit/>
          <w:jc w:val="center"/>
        </w:trPr>
        <w:tc>
          <w:tcPr>
            <w:tcW w:w="1170" w:type="dxa"/>
          </w:tcPr>
          <w:p w14:paraId="6375B0D7" w14:textId="77777777" w:rsidR="009A505D" w:rsidRPr="001C220C" w:rsidRDefault="009A505D" w:rsidP="00C37A90">
            <w:pPr>
              <w:pStyle w:val="TABLE-col-heading"/>
              <w:rPr>
                <w:lang w:val="en-US"/>
              </w:rPr>
            </w:pPr>
            <w:r w:rsidRPr="001C220C">
              <w:rPr>
                <w:lang w:val="en-US"/>
              </w:rPr>
              <w:t xml:space="preserve">Attribute </w:t>
            </w:r>
            <w:r w:rsidR="00E01547">
              <w:rPr>
                <w:lang w:val="en-US"/>
              </w:rPr>
              <w:t>n</w:t>
            </w:r>
            <w:r w:rsidRPr="001C220C">
              <w:rPr>
                <w:lang w:val="en-US"/>
              </w:rPr>
              <w:t>ame</w:t>
            </w:r>
          </w:p>
        </w:tc>
        <w:tc>
          <w:tcPr>
            <w:tcW w:w="2520" w:type="dxa"/>
          </w:tcPr>
          <w:p w14:paraId="350E05D7" w14:textId="77777777" w:rsidR="009A505D" w:rsidRPr="001C220C" w:rsidRDefault="009A505D" w:rsidP="00C37A90">
            <w:pPr>
              <w:pStyle w:val="TABLE-col-heading"/>
              <w:rPr>
                <w:lang w:val="en-US"/>
              </w:rPr>
            </w:pPr>
            <w:r w:rsidRPr="001C220C">
              <w:rPr>
                <w:lang w:val="en-US"/>
              </w:rPr>
              <w:t>Description</w:t>
            </w:r>
          </w:p>
        </w:tc>
        <w:tc>
          <w:tcPr>
            <w:tcW w:w="1620" w:type="dxa"/>
          </w:tcPr>
          <w:p w14:paraId="7602EBDC" w14:textId="77777777" w:rsidR="009A505D" w:rsidRPr="001C220C" w:rsidRDefault="009A505D" w:rsidP="00C37A90">
            <w:pPr>
              <w:pStyle w:val="TABLE-col-heading"/>
              <w:rPr>
                <w:lang w:val="en-US"/>
              </w:rPr>
            </w:pPr>
            <w:r w:rsidRPr="001C220C">
              <w:rPr>
                <w:lang w:val="en-US"/>
              </w:rPr>
              <w:t xml:space="preserve">Production </w:t>
            </w:r>
            <w:r w:rsidR="00E01547">
              <w:rPr>
                <w:lang w:val="en-US"/>
              </w:rPr>
              <w:t>e</w:t>
            </w:r>
            <w:r w:rsidRPr="001C220C">
              <w:rPr>
                <w:lang w:val="en-US"/>
              </w:rPr>
              <w:t>xamples</w:t>
            </w:r>
          </w:p>
        </w:tc>
        <w:tc>
          <w:tcPr>
            <w:tcW w:w="1350" w:type="dxa"/>
          </w:tcPr>
          <w:p w14:paraId="691F4032" w14:textId="77777777" w:rsidR="009A505D" w:rsidRPr="001C220C" w:rsidRDefault="009A505D" w:rsidP="00C37A90">
            <w:pPr>
              <w:pStyle w:val="TABLE-col-heading"/>
              <w:rPr>
                <w:lang w:val="en-US"/>
              </w:rPr>
            </w:pPr>
            <w:r w:rsidRPr="001C220C">
              <w:rPr>
                <w:lang w:val="en-US"/>
              </w:rPr>
              <w:t xml:space="preserve">Maintenance </w:t>
            </w:r>
            <w:r w:rsidR="00E01547">
              <w:rPr>
                <w:lang w:val="en-US"/>
              </w:rPr>
              <w:t>e</w:t>
            </w:r>
            <w:r w:rsidRPr="001C220C">
              <w:rPr>
                <w:lang w:val="en-US"/>
              </w:rPr>
              <w:t>xamples</w:t>
            </w:r>
          </w:p>
        </w:tc>
        <w:tc>
          <w:tcPr>
            <w:tcW w:w="1260" w:type="dxa"/>
          </w:tcPr>
          <w:p w14:paraId="6EEE9FF1" w14:textId="77777777" w:rsidR="009A505D" w:rsidRPr="001C220C" w:rsidRDefault="009A505D" w:rsidP="00C37A90">
            <w:pPr>
              <w:pStyle w:val="TABLE-col-heading"/>
              <w:rPr>
                <w:lang w:val="en-US"/>
              </w:rPr>
            </w:pPr>
            <w:r w:rsidRPr="001C220C">
              <w:rPr>
                <w:lang w:val="en-US"/>
              </w:rPr>
              <w:t xml:space="preserve">Quality </w:t>
            </w:r>
            <w:r w:rsidR="00E01547">
              <w:rPr>
                <w:lang w:val="en-US"/>
              </w:rPr>
              <w:t>e</w:t>
            </w:r>
            <w:r w:rsidRPr="001C220C">
              <w:rPr>
                <w:lang w:val="en-US"/>
              </w:rPr>
              <w:t>xamples</w:t>
            </w:r>
          </w:p>
        </w:tc>
        <w:tc>
          <w:tcPr>
            <w:tcW w:w="1178" w:type="dxa"/>
          </w:tcPr>
          <w:p w14:paraId="537AE253" w14:textId="77777777" w:rsidR="009A505D" w:rsidRPr="001C220C" w:rsidRDefault="009A505D" w:rsidP="00C37A90">
            <w:pPr>
              <w:pStyle w:val="TABLE-col-heading"/>
              <w:rPr>
                <w:lang w:val="en-US"/>
              </w:rPr>
            </w:pPr>
            <w:r w:rsidRPr="001C220C">
              <w:rPr>
                <w:lang w:val="en-US"/>
              </w:rPr>
              <w:t xml:space="preserve">Inventory </w:t>
            </w:r>
            <w:r w:rsidR="00E01547">
              <w:rPr>
                <w:lang w:val="en-US"/>
              </w:rPr>
              <w:t>e</w:t>
            </w:r>
            <w:r w:rsidRPr="001C220C">
              <w:rPr>
                <w:lang w:val="en-US"/>
              </w:rPr>
              <w:t>xamples</w:t>
            </w:r>
          </w:p>
        </w:tc>
      </w:tr>
      <w:tr w:rsidR="009A505D" w:rsidRPr="001C220C" w14:paraId="09A370E7" w14:textId="77777777" w:rsidTr="00C37A90">
        <w:trPr>
          <w:cantSplit/>
          <w:jc w:val="center"/>
        </w:trPr>
        <w:tc>
          <w:tcPr>
            <w:tcW w:w="1170" w:type="dxa"/>
          </w:tcPr>
          <w:p w14:paraId="1A03311E" w14:textId="77777777" w:rsidR="009A505D" w:rsidRPr="001C220C" w:rsidRDefault="009A505D" w:rsidP="00C37A90">
            <w:pPr>
              <w:pStyle w:val="TABLE-cell"/>
              <w:rPr>
                <w:lang w:val="en-US"/>
              </w:rPr>
            </w:pPr>
            <w:r w:rsidRPr="001C220C">
              <w:rPr>
                <w:lang w:val="en-US"/>
              </w:rPr>
              <w:t>ID</w:t>
            </w:r>
          </w:p>
        </w:tc>
        <w:tc>
          <w:tcPr>
            <w:tcW w:w="2520" w:type="dxa"/>
          </w:tcPr>
          <w:p w14:paraId="077FFBA2" w14:textId="77777777" w:rsidR="009A505D" w:rsidRPr="001C220C" w:rsidRDefault="009A505D" w:rsidP="00C37A90">
            <w:pPr>
              <w:pStyle w:val="TABLE-cell"/>
              <w:rPr>
                <w:lang w:val="en-US"/>
              </w:rPr>
            </w:pPr>
            <w:r w:rsidRPr="001C220C">
              <w:rPr>
                <w:lang w:val="en-US"/>
              </w:rPr>
              <w:t xml:space="preserve">A unique identification of a specific </w:t>
            </w:r>
            <w:r w:rsidRPr="001C220C">
              <w:rPr>
                <w:i/>
                <w:lang w:val="en-US"/>
              </w:rPr>
              <w:t>personnel class</w:t>
            </w:r>
            <w:r w:rsidRPr="001C220C">
              <w:rPr>
                <w:lang w:val="en-US"/>
              </w:rPr>
              <w:t>.</w:t>
            </w:r>
          </w:p>
          <w:p w14:paraId="53E51E03" w14:textId="77777777" w:rsidR="009A505D" w:rsidRPr="001C220C" w:rsidRDefault="009A505D" w:rsidP="00C37A90">
            <w:pPr>
              <w:pStyle w:val="TABLE-cell"/>
              <w:rPr>
                <w:lang w:val="en-US"/>
              </w:rPr>
            </w:pPr>
            <w:r w:rsidRPr="001C220C">
              <w:rPr>
                <w:lang w:val="en-US"/>
              </w:rPr>
              <w:t>These are not necessarily job titles, but identify classes that are referenced in other parts of the model.</w:t>
            </w:r>
          </w:p>
        </w:tc>
        <w:tc>
          <w:tcPr>
            <w:tcW w:w="1620" w:type="dxa"/>
          </w:tcPr>
          <w:p w14:paraId="17BD40B8" w14:textId="77777777" w:rsidR="009A505D" w:rsidRPr="001C220C" w:rsidRDefault="009A505D" w:rsidP="00C37A90">
            <w:pPr>
              <w:pStyle w:val="TABLE-cell"/>
              <w:rPr>
                <w:lang w:val="en-US"/>
              </w:rPr>
            </w:pPr>
            <w:r w:rsidRPr="001C220C">
              <w:rPr>
                <w:lang w:val="en-US"/>
              </w:rPr>
              <w:t xml:space="preserve">Widget </w:t>
            </w:r>
            <w:r w:rsidR="008C5D49">
              <w:rPr>
                <w:lang w:val="en-US"/>
              </w:rPr>
              <w:t>a</w:t>
            </w:r>
            <w:r w:rsidRPr="001C220C">
              <w:rPr>
                <w:lang w:val="en-US"/>
              </w:rPr>
              <w:t xml:space="preserve">ssembly </w:t>
            </w:r>
            <w:r w:rsidR="008C5D49">
              <w:rPr>
                <w:lang w:val="en-US"/>
              </w:rPr>
              <w:t>o</w:t>
            </w:r>
            <w:r w:rsidRPr="001C220C">
              <w:rPr>
                <w:lang w:val="en-US"/>
              </w:rPr>
              <w:t>perator</w:t>
            </w:r>
          </w:p>
        </w:tc>
        <w:tc>
          <w:tcPr>
            <w:tcW w:w="1350" w:type="dxa"/>
          </w:tcPr>
          <w:p w14:paraId="52688E56" w14:textId="77777777" w:rsidR="009A505D" w:rsidRPr="001C220C" w:rsidRDefault="004451D3" w:rsidP="00C37A90">
            <w:pPr>
              <w:pStyle w:val="TABLE-cell"/>
              <w:rPr>
                <w:lang w:val="en-US"/>
              </w:rPr>
            </w:pPr>
            <w:r w:rsidRPr="001C220C">
              <w:rPr>
                <w:lang w:val="en-US"/>
              </w:rPr>
              <w:t>Maintenance Technician Grade 1</w:t>
            </w:r>
          </w:p>
        </w:tc>
        <w:tc>
          <w:tcPr>
            <w:tcW w:w="1260" w:type="dxa"/>
          </w:tcPr>
          <w:p w14:paraId="10295BA0" w14:textId="77777777" w:rsidR="009A505D" w:rsidRPr="001C220C" w:rsidRDefault="004451D3" w:rsidP="00C37A90">
            <w:pPr>
              <w:pStyle w:val="TABLE-cell"/>
              <w:rPr>
                <w:lang w:val="en-US"/>
              </w:rPr>
            </w:pPr>
            <w:r w:rsidRPr="001C220C">
              <w:rPr>
                <w:lang w:val="en-US"/>
              </w:rPr>
              <w:t xml:space="preserve">Senior Lab Assistant </w:t>
            </w:r>
          </w:p>
        </w:tc>
        <w:tc>
          <w:tcPr>
            <w:tcW w:w="1178" w:type="dxa"/>
          </w:tcPr>
          <w:p w14:paraId="1DACCF8F" w14:textId="77777777" w:rsidR="009A505D" w:rsidRPr="001C220C" w:rsidRDefault="004451D3" w:rsidP="00C37A90">
            <w:pPr>
              <w:pStyle w:val="TABLE-cell"/>
              <w:rPr>
                <w:lang w:val="en-US"/>
              </w:rPr>
            </w:pPr>
            <w:r w:rsidRPr="001C220C">
              <w:rPr>
                <w:lang w:val="en-US"/>
              </w:rPr>
              <w:t>Warehouse Manager</w:t>
            </w:r>
          </w:p>
        </w:tc>
      </w:tr>
      <w:tr w:rsidR="009A505D" w:rsidRPr="001C220C" w14:paraId="22286C21" w14:textId="77777777" w:rsidTr="00C37A90">
        <w:trPr>
          <w:cantSplit/>
          <w:jc w:val="center"/>
        </w:trPr>
        <w:tc>
          <w:tcPr>
            <w:tcW w:w="1170" w:type="dxa"/>
          </w:tcPr>
          <w:p w14:paraId="5E2EFA20" w14:textId="77777777" w:rsidR="009A505D" w:rsidRPr="001C220C" w:rsidRDefault="009A505D" w:rsidP="00C37A90">
            <w:pPr>
              <w:pStyle w:val="TABLE-cell"/>
              <w:rPr>
                <w:lang w:val="en-US"/>
              </w:rPr>
            </w:pPr>
            <w:r w:rsidRPr="001C220C">
              <w:rPr>
                <w:lang w:val="en-US"/>
              </w:rPr>
              <w:t>Description</w:t>
            </w:r>
          </w:p>
        </w:tc>
        <w:tc>
          <w:tcPr>
            <w:tcW w:w="2520" w:type="dxa"/>
          </w:tcPr>
          <w:p w14:paraId="4B3E7DE8" w14:textId="77777777" w:rsidR="009A505D" w:rsidRPr="001C220C" w:rsidRDefault="009A505D" w:rsidP="00C37A90">
            <w:pPr>
              <w:pStyle w:val="TABLE-cell"/>
              <w:rPr>
                <w:lang w:val="en-US"/>
              </w:rPr>
            </w:pPr>
            <w:r w:rsidRPr="001C220C">
              <w:rPr>
                <w:lang w:val="en-US"/>
              </w:rPr>
              <w:t xml:space="preserve">Additional information and description about the </w:t>
            </w:r>
            <w:r w:rsidRPr="001C220C">
              <w:rPr>
                <w:i/>
                <w:lang w:val="en-US"/>
              </w:rPr>
              <w:t>personnel class</w:t>
            </w:r>
            <w:r w:rsidRPr="001C220C">
              <w:rPr>
                <w:lang w:val="en-US"/>
              </w:rPr>
              <w:t>.</w:t>
            </w:r>
          </w:p>
        </w:tc>
        <w:tc>
          <w:tcPr>
            <w:tcW w:w="1620" w:type="dxa"/>
          </w:tcPr>
          <w:p w14:paraId="377116C8" w14:textId="77777777" w:rsidR="009A505D" w:rsidRPr="001C220C" w:rsidRDefault="009A505D" w:rsidP="00C37A90">
            <w:pPr>
              <w:pStyle w:val="TABLE-cell"/>
              <w:rPr>
                <w:lang w:val="en-US"/>
              </w:rPr>
            </w:pPr>
            <w:r w:rsidRPr="001C220C">
              <w:rPr>
                <w:lang w:val="en-US"/>
              </w:rPr>
              <w:t>General information a</w:t>
            </w:r>
            <w:r w:rsidR="00D866FF" w:rsidRPr="001C220C">
              <w:rPr>
                <w:lang w:val="en-US"/>
              </w:rPr>
              <w:t>bout widget assembly operators.</w:t>
            </w:r>
          </w:p>
        </w:tc>
        <w:tc>
          <w:tcPr>
            <w:tcW w:w="1350" w:type="dxa"/>
          </w:tcPr>
          <w:p w14:paraId="0883C6E8" w14:textId="77777777" w:rsidR="009A505D" w:rsidRPr="001C220C" w:rsidRDefault="00B9336F" w:rsidP="00C37A90">
            <w:pPr>
              <w:pStyle w:val="TABLE-cell"/>
              <w:rPr>
                <w:lang w:val="en-US"/>
              </w:rPr>
            </w:pPr>
            <w:r w:rsidRPr="001C220C">
              <w:rPr>
                <w:lang w:val="en-US"/>
              </w:rPr>
              <w:t>Highest grade for maintenance technician</w:t>
            </w:r>
          </w:p>
        </w:tc>
        <w:tc>
          <w:tcPr>
            <w:tcW w:w="1260" w:type="dxa"/>
          </w:tcPr>
          <w:p w14:paraId="42727A5D" w14:textId="77777777" w:rsidR="009A505D" w:rsidRPr="001C220C" w:rsidRDefault="00B9336F" w:rsidP="00C37A90">
            <w:pPr>
              <w:pStyle w:val="TABLE-cell"/>
              <w:rPr>
                <w:lang w:val="en-US"/>
              </w:rPr>
            </w:pPr>
            <w:r w:rsidRPr="001C220C">
              <w:rPr>
                <w:lang w:val="en-US"/>
              </w:rPr>
              <w:t>Highest level of lab assistants</w:t>
            </w:r>
          </w:p>
        </w:tc>
        <w:tc>
          <w:tcPr>
            <w:tcW w:w="1178" w:type="dxa"/>
          </w:tcPr>
          <w:p w14:paraId="3CCD1196" w14:textId="77777777" w:rsidR="00EF4DF8" w:rsidRPr="001C220C" w:rsidRDefault="00B9336F" w:rsidP="00C37A90">
            <w:pPr>
              <w:pStyle w:val="TABLE-cell"/>
              <w:rPr>
                <w:lang w:val="en-US"/>
              </w:rPr>
            </w:pPr>
            <w:r w:rsidRPr="001C220C">
              <w:rPr>
                <w:lang w:val="en-US"/>
              </w:rPr>
              <w:t>Person responsible for the warehouse</w:t>
            </w:r>
          </w:p>
        </w:tc>
      </w:tr>
      <w:tr w:rsidR="00EF4DF8" w:rsidRPr="001C220C" w14:paraId="697ECA18" w14:textId="77777777" w:rsidTr="00C37A90">
        <w:trPr>
          <w:cantSplit/>
          <w:jc w:val="center"/>
        </w:trPr>
        <w:tc>
          <w:tcPr>
            <w:tcW w:w="1170" w:type="dxa"/>
          </w:tcPr>
          <w:p w14:paraId="03C8F027" w14:textId="77777777" w:rsidR="00EF4DF8" w:rsidRPr="001C220C" w:rsidRDefault="00EF4DF8" w:rsidP="00C37A90">
            <w:pPr>
              <w:pStyle w:val="TABLE-cell"/>
              <w:rPr>
                <w:lang w:val="en-US"/>
              </w:rPr>
            </w:pPr>
            <w:r>
              <w:rPr>
                <w:lang w:val="en-US"/>
              </w:rPr>
              <w:t xml:space="preserve">Hierarchy </w:t>
            </w:r>
            <w:r w:rsidR="006D5F47">
              <w:rPr>
                <w:lang w:val="en-US"/>
              </w:rPr>
              <w:t>s</w:t>
            </w:r>
            <w:r>
              <w:rPr>
                <w:lang w:val="en-US"/>
              </w:rPr>
              <w:t>cope</w:t>
            </w:r>
          </w:p>
        </w:tc>
        <w:tc>
          <w:tcPr>
            <w:tcW w:w="2520" w:type="dxa"/>
          </w:tcPr>
          <w:p w14:paraId="4EB1CA8E" w14:textId="77777777" w:rsidR="00EF4DF8" w:rsidRPr="001C220C" w:rsidRDefault="00EF4DF8" w:rsidP="00C37A90">
            <w:pPr>
              <w:pStyle w:val="TABLE-cell"/>
              <w:rPr>
                <w:lang w:val="en-US"/>
              </w:rPr>
            </w:pPr>
            <w:r w:rsidRPr="001C220C">
              <w:rPr>
                <w:lang w:val="en-US"/>
              </w:rPr>
              <w:t xml:space="preserve">Identifies where the exchanged information fits within the role based equipment hierarchy. </w:t>
            </w:r>
          </w:p>
          <w:p w14:paraId="15B480E1" w14:textId="77777777" w:rsidR="00EF4DF8" w:rsidRPr="001C220C" w:rsidRDefault="00EF4DF8" w:rsidP="00C37A90">
            <w:pPr>
              <w:pStyle w:val="TABLE-cell"/>
              <w:rPr>
                <w:lang w:val="en-US"/>
              </w:rPr>
            </w:pPr>
            <w:r w:rsidRPr="001C220C">
              <w:rPr>
                <w:lang w:val="en-US"/>
              </w:rPr>
              <w:t xml:space="preserve">Optionally defines the scope of the </w:t>
            </w:r>
            <w:r w:rsidRPr="000327C9">
              <w:rPr>
                <w:i/>
                <w:lang w:val="en-US"/>
              </w:rPr>
              <w:t>personnel class</w:t>
            </w:r>
            <w:r w:rsidRPr="001C220C">
              <w:rPr>
                <w:lang w:val="en-US"/>
              </w:rPr>
              <w:t xml:space="preserve"> definition, such as the site or area it is defined for.</w:t>
            </w:r>
          </w:p>
        </w:tc>
        <w:tc>
          <w:tcPr>
            <w:tcW w:w="1620" w:type="dxa"/>
          </w:tcPr>
          <w:p w14:paraId="48C102AB" w14:textId="77777777" w:rsidR="00EF4DF8" w:rsidRPr="001C220C" w:rsidRDefault="00EF4DF8" w:rsidP="00C37A90">
            <w:pPr>
              <w:pStyle w:val="TABLE-cell"/>
              <w:rPr>
                <w:lang w:val="en-US"/>
              </w:rPr>
            </w:pPr>
            <w:r w:rsidRPr="001C220C">
              <w:rPr>
                <w:lang w:val="en-US"/>
              </w:rPr>
              <w:t>South Shore (Site) / Work Line (Area)</w:t>
            </w:r>
          </w:p>
        </w:tc>
        <w:tc>
          <w:tcPr>
            <w:tcW w:w="1350" w:type="dxa"/>
          </w:tcPr>
          <w:p w14:paraId="2F90262D" w14:textId="77777777" w:rsidR="00EF4DF8" w:rsidRPr="001C220C" w:rsidRDefault="00EF4DF8" w:rsidP="00C37A90">
            <w:pPr>
              <w:pStyle w:val="TABLE-cell"/>
              <w:rPr>
                <w:lang w:val="en-US"/>
              </w:rPr>
            </w:pPr>
            <w:r w:rsidRPr="001C220C">
              <w:rPr>
                <w:lang w:val="en-US"/>
              </w:rPr>
              <w:t>South Shore (SITE) / Packaging (Area)</w:t>
            </w:r>
          </w:p>
        </w:tc>
        <w:tc>
          <w:tcPr>
            <w:tcW w:w="1260" w:type="dxa"/>
          </w:tcPr>
          <w:p w14:paraId="48154DD6" w14:textId="77777777" w:rsidR="00EF4DF8" w:rsidRPr="001C220C" w:rsidRDefault="00EF4DF8" w:rsidP="00C37A90">
            <w:pPr>
              <w:pStyle w:val="TABLE-cell"/>
              <w:rPr>
                <w:lang w:val="en-US"/>
              </w:rPr>
            </w:pPr>
            <w:r w:rsidRPr="001C220C">
              <w:rPr>
                <w:lang w:val="en-US"/>
              </w:rPr>
              <w:t>Mixer Sample Port (Work Unit)</w:t>
            </w:r>
          </w:p>
        </w:tc>
        <w:tc>
          <w:tcPr>
            <w:tcW w:w="1178" w:type="dxa"/>
          </w:tcPr>
          <w:p w14:paraId="7457DB23" w14:textId="77777777" w:rsidR="00EF4DF8" w:rsidRPr="001C220C" w:rsidRDefault="00EF4DF8" w:rsidP="00C37A90">
            <w:pPr>
              <w:pStyle w:val="TABLE-cell"/>
              <w:rPr>
                <w:lang w:val="en-US"/>
              </w:rPr>
            </w:pPr>
            <w:r w:rsidRPr="001C220C">
              <w:rPr>
                <w:lang w:val="en-US"/>
              </w:rPr>
              <w:t>Receiving dock (Work Center)</w:t>
            </w:r>
          </w:p>
        </w:tc>
      </w:tr>
    </w:tbl>
    <w:p w14:paraId="401BE8A4" w14:textId="0CBEEB5D" w:rsidR="00CB7EC0" w:rsidRPr="001C220C" w:rsidDel="00FC54DC" w:rsidRDefault="006A61D7" w:rsidP="006A61D7">
      <w:pPr>
        <w:pStyle w:val="NOTE0"/>
        <w:rPr>
          <w:del w:id="3170" w:author="Charles Gifford" w:date="2017-03-18T18:03:00Z"/>
          <w:lang w:val="en-US"/>
        </w:rPr>
      </w:pPr>
      <w:del w:id="3171" w:author="Charles Gifford" w:date="2017-03-18T18:03:00Z">
        <w:r w:rsidRPr="001C220C" w:rsidDel="00FC54DC">
          <w:rPr>
            <w:lang w:val="en-US"/>
          </w:rPr>
          <w:delText>EXAMPLE</w:delText>
        </w:r>
        <w:r w:rsidRPr="001C220C" w:rsidDel="00FC54DC">
          <w:rPr>
            <w:lang w:val="en-US"/>
          </w:rPr>
          <w:tab/>
          <w:delText xml:space="preserve">A </w:delText>
        </w:r>
        <w:r w:rsidRPr="00AE4770" w:rsidDel="00FC54DC">
          <w:rPr>
            <w:i/>
            <w:lang w:val="en-US"/>
          </w:rPr>
          <w:delText>personnel class</w:delText>
        </w:r>
        <w:r w:rsidRPr="001C220C" w:rsidDel="00FC54DC">
          <w:rPr>
            <w:lang w:val="en-US"/>
          </w:rPr>
          <w:delText xml:space="preserve"> </w:delText>
        </w:r>
        <w:r w:rsidR="00DE2E9A" w:rsidDel="00FC54DC">
          <w:rPr>
            <w:lang w:val="en-US"/>
          </w:rPr>
          <w:delText xml:space="preserve">can </w:delText>
        </w:r>
        <w:r w:rsidRPr="001C220C" w:rsidDel="00FC54DC">
          <w:rPr>
            <w:lang w:val="en-US"/>
          </w:rPr>
          <w:delText xml:space="preserve">be associated to a </w:delText>
        </w:r>
        <w:r w:rsidRPr="00AE4770" w:rsidDel="00FC54DC">
          <w:rPr>
            <w:i/>
            <w:lang w:val="en-US"/>
          </w:rPr>
          <w:delText>qualification test specification</w:delText>
        </w:r>
        <w:r w:rsidRPr="001C220C" w:rsidDel="00FC54DC">
          <w:rPr>
            <w:lang w:val="en-US"/>
          </w:rPr>
          <w:delText xml:space="preserve"> without reference to a property, such as a </w:delText>
        </w:r>
        <w:r w:rsidRPr="00D059CB" w:rsidDel="00FC54DC">
          <w:rPr>
            <w:i/>
            <w:lang w:val="en-US"/>
          </w:rPr>
          <w:delText>qualification test specification</w:delText>
        </w:r>
        <w:r w:rsidRPr="001C220C" w:rsidDel="00FC54DC">
          <w:rPr>
            <w:lang w:val="en-US"/>
          </w:rPr>
          <w:delText xml:space="preserve"> for a fork truck operator, in which the test determined if the person is a member of the class of fork truck operators</w:delText>
        </w:r>
        <w:r w:rsidR="008558A5" w:rsidDel="00FC54DC">
          <w:rPr>
            <w:lang w:val="en-US"/>
          </w:rPr>
          <w:delText xml:space="preserve">. </w:delText>
        </w:r>
      </w:del>
    </w:p>
    <w:p w14:paraId="09B8A0F7" w14:textId="77777777" w:rsidR="00CB7EC0" w:rsidRPr="001C220C" w:rsidRDefault="00CB7EC0" w:rsidP="003E1075">
      <w:pPr>
        <w:pStyle w:val="Heading3"/>
      </w:pPr>
      <w:bookmarkStart w:id="3172" w:name="_Toc320176897"/>
      <w:r w:rsidRPr="001C220C">
        <w:t>Personnel class property</w:t>
      </w:r>
      <w:bookmarkEnd w:id="3172"/>
    </w:p>
    <w:p w14:paraId="0B03DEDA" w14:textId="5B6F7C9E" w:rsidR="009A0FC3" w:rsidRPr="001C220C" w:rsidRDefault="009A0FC3" w:rsidP="0029062D">
      <w:pPr>
        <w:pStyle w:val="PARAGRAPH"/>
        <w:rPr>
          <w:lang w:val="en-US"/>
        </w:rPr>
      </w:pPr>
      <w:r w:rsidRPr="001C220C">
        <w:rPr>
          <w:lang w:val="en-US"/>
        </w:rPr>
        <w:t xml:space="preserve">Properties of a </w:t>
      </w:r>
      <w:r w:rsidRPr="00D059CB">
        <w:rPr>
          <w:i/>
          <w:lang w:val="en-US"/>
        </w:rPr>
        <w:t>personnel class</w:t>
      </w:r>
      <w:r w:rsidRPr="001C220C">
        <w:rPr>
          <w:lang w:val="en-US"/>
        </w:rPr>
        <w:t xml:space="preserve"> </w:t>
      </w:r>
      <w:r w:rsidR="006135DB">
        <w:rPr>
          <w:lang w:val="en-US"/>
        </w:rPr>
        <w:t>shall be presented as</w:t>
      </w:r>
      <w:r w:rsidRPr="001C220C">
        <w:rPr>
          <w:lang w:val="en-US"/>
        </w:rPr>
        <w:t xml:space="preserve"> </w:t>
      </w:r>
      <w:r w:rsidRPr="00AE4770">
        <w:rPr>
          <w:i/>
          <w:lang w:val="en-US"/>
        </w:rPr>
        <w:t>personnel class properties</w:t>
      </w:r>
      <w:r w:rsidRPr="001C220C">
        <w:rPr>
          <w:i/>
          <w:lang w:val="en-US"/>
        </w:rPr>
        <w:t xml:space="preserve">. </w:t>
      </w:r>
      <w:r w:rsidRPr="001C220C">
        <w:rPr>
          <w:lang w:val="en-US"/>
        </w:rPr>
        <w:t xml:space="preserve">Each </w:t>
      </w:r>
      <w:r w:rsidRPr="00AE4770">
        <w:rPr>
          <w:i/>
          <w:lang w:val="en-US"/>
        </w:rPr>
        <w:t>personnel</w:t>
      </w:r>
      <w:r w:rsidRPr="008757C3">
        <w:rPr>
          <w:i/>
          <w:lang w:val="en-US"/>
        </w:rPr>
        <w:t xml:space="preserve"> </w:t>
      </w:r>
      <w:r w:rsidRPr="00AE4770">
        <w:rPr>
          <w:i/>
          <w:lang w:val="en-US"/>
        </w:rPr>
        <w:t>class</w:t>
      </w:r>
      <w:r w:rsidRPr="001C220C">
        <w:rPr>
          <w:lang w:val="en-US"/>
        </w:rPr>
        <w:t xml:space="preserve"> shall have zero or more recognized properties.</w:t>
      </w:r>
      <w:r w:rsidR="00CE7B4B">
        <w:rPr>
          <w:lang w:val="en-US"/>
        </w:rPr>
        <w:t xml:space="preserve">  </w:t>
      </w:r>
      <w:r w:rsidR="0023528A">
        <w:rPr>
          <w:lang w:val="en-US"/>
        </w:rPr>
        <w:fldChar w:fldCharType="begin"/>
      </w:r>
      <w:r w:rsidR="0023528A">
        <w:rPr>
          <w:lang w:val="en-US"/>
        </w:rPr>
        <w:instrText xml:space="preserve"> REF _Ref320170532 \h </w:instrText>
      </w:r>
      <w:r w:rsidR="0023528A">
        <w:rPr>
          <w:lang w:val="en-US"/>
        </w:rPr>
      </w:r>
      <w:r w:rsidR="0023528A">
        <w:rPr>
          <w:lang w:val="en-US"/>
        </w:rPr>
        <w:fldChar w:fldCharType="separate"/>
      </w:r>
      <w:r w:rsidR="00CE7B4B">
        <w:rPr>
          <w:lang w:val="en-US"/>
        </w:rPr>
        <w:t xml:space="preserve">Table </w:t>
      </w:r>
      <w:r w:rsidR="00CE7B4B">
        <w:rPr>
          <w:noProof/>
          <w:lang w:val="en-US"/>
        </w:rPr>
        <w:t>14</w:t>
      </w:r>
      <w:r w:rsidR="0023528A">
        <w:rPr>
          <w:lang w:val="en-US"/>
        </w:rPr>
        <w:fldChar w:fldCharType="end"/>
      </w:r>
      <w:r w:rsidR="00AC2193">
        <w:rPr>
          <w:lang w:val="en-US"/>
        </w:rPr>
        <w:t xml:space="preserve"> </w:t>
      </w:r>
      <w:r w:rsidR="00BB3B94" w:rsidRPr="001C220C">
        <w:rPr>
          <w:lang w:val="en-US"/>
        </w:rPr>
        <w:t xml:space="preserve">lists the attributes of </w:t>
      </w:r>
      <w:r w:rsidR="00DB204D">
        <w:rPr>
          <w:lang w:val="en-US"/>
        </w:rPr>
        <w:t xml:space="preserve">the </w:t>
      </w:r>
      <w:r w:rsidR="00BB3B94" w:rsidRPr="001C220C">
        <w:rPr>
          <w:i/>
          <w:lang w:val="en-US"/>
        </w:rPr>
        <w:t>personnel class property</w:t>
      </w:r>
      <w:r w:rsidR="00DB204D">
        <w:rPr>
          <w:lang w:val="en-US"/>
        </w:rPr>
        <w:t xml:space="preserve"> object</w:t>
      </w:r>
      <w:r w:rsidR="00BB3B94" w:rsidRPr="001C220C">
        <w:rPr>
          <w:i/>
          <w:lang w:val="en-US"/>
        </w:rPr>
        <w:t>.</w:t>
      </w:r>
    </w:p>
    <w:p w14:paraId="2E8910BC" w14:textId="77777777" w:rsidR="009A0FC3" w:rsidRPr="001C220C" w:rsidRDefault="009A0FC3" w:rsidP="00BB3B94">
      <w:pPr>
        <w:pStyle w:val="NOTE0"/>
        <w:rPr>
          <w:lang w:val="en-US"/>
        </w:rPr>
      </w:pPr>
      <w:r w:rsidRPr="001C220C">
        <w:rPr>
          <w:lang w:val="en-US"/>
        </w:rPr>
        <w:t>NOTE</w:t>
      </w:r>
      <w:r w:rsidRPr="001C220C">
        <w:rPr>
          <w:lang w:val="en-US"/>
        </w:rPr>
        <w:t> </w:t>
      </w:r>
      <w:r w:rsidRPr="001C220C">
        <w:rPr>
          <w:lang w:val="en-US"/>
        </w:rPr>
        <w:t xml:space="preserve">Examples of </w:t>
      </w:r>
      <w:r w:rsidRPr="00AE4770">
        <w:rPr>
          <w:i/>
          <w:lang w:val="en-US"/>
        </w:rPr>
        <w:t>personnel class properties</w:t>
      </w:r>
      <w:r w:rsidRPr="001C220C">
        <w:rPr>
          <w:i/>
          <w:lang w:val="en-US"/>
        </w:rPr>
        <w:t xml:space="preserve"> </w:t>
      </w:r>
      <w:r w:rsidRPr="001C220C">
        <w:rPr>
          <w:lang w:val="en-US"/>
        </w:rPr>
        <w:t xml:space="preserve">for the </w:t>
      </w:r>
      <w:r w:rsidRPr="00185A6C">
        <w:rPr>
          <w:i/>
          <w:lang w:val="en-US"/>
        </w:rPr>
        <w:t>personnel class</w:t>
      </w:r>
      <w:r w:rsidRPr="001C220C">
        <w:rPr>
          <w:i/>
          <w:lang w:val="en-US"/>
        </w:rPr>
        <w:t xml:space="preserve"> </w:t>
      </w:r>
      <w:r w:rsidRPr="001C220C">
        <w:rPr>
          <w:lang w:val="en-US"/>
        </w:rPr>
        <w:t xml:space="preserve">operators are class 1 certified, class 2 certified, night shift, and exposure hours. </w:t>
      </w:r>
    </w:p>
    <w:p w14:paraId="7E9941A3" w14:textId="77777777" w:rsidR="00882E42" w:rsidRDefault="00D059CB" w:rsidP="0029062D">
      <w:pPr>
        <w:pStyle w:val="PARAGRAPH"/>
        <w:rPr>
          <w:ins w:id="3173" w:author="Charles Gifford" w:date="2017-03-19T02:39:00Z"/>
          <w:lang w:val="en-US"/>
        </w:rPr>
      </w:pPr>
      <w:r w:rsidRPr="00D059CB">
        <w:rPr>
          <w:i/>
          <w:lang w:val="en-US"/>
        </w:rPr>
        <w:t xml:space="preserve">Operations </w:t>
      </w:r>
      <w:r w:rsidR="009A0FC3" w:rsidRPr="00D059CB">
        <w:rPr>
          <w:i/>
          <w:lang w:val="en-US"/>
        </w:rPr>
        <w:t>requests</w:t>
      </w:r>
      <w:r w:rsidR="009A0FC3" w:rsidRPr="001C220C">
        <w:rPr>
          <w:lang w:val="en-US"/>
        </w:rPr>
        <w:t xml:space="preserve"> may specify required </w:t>
      </w:r>
      <w:r w:rsidR="009A0FC3" w:rsidRPr="00AE4770">
        <w:rPr>
          <w:i/>
          <w:lang w:val="en-US"/>
        </w:rPr>
        <w:t>personnel class property</w:t>
      </w:r>
      <w:r>
        <w:rPr>
          <w:lang w:val="en-US"/>
        </w:rPr>
        <w:t xml:space="preserve"> requirements for an </w:t>
      </w:r>
      <w:r w:rsidRPr="00D059CB">
        <w:rPr>
          <w:i/>
          <w:lang w:val="en-US"/>
        </w:rPr>
        <w:t xml:space="preserve">operations </w:t>
      </w:r>
      <w:r w:rsidR="00B51D6E" w:rsidRPr="00D059CB">
        <w:rPr>
          <w:i/>
          <w:lang w:val="en-US"/>
        </w:rPr>
        <w:t>segment</w:t>
      </w:r>
      <w:r w:rsidR="009A0FC3" w:rsidRPr="001C220C">
        <w:rPr>
          <w:lang w:val="en-US"/>
        </w:rPr>
        <w:t xml:space="preserve">. </w:t>
      </w:r>
    </w:p>
    <w:p w14:paraId="5B53D755" w14:textId="1A9FC6C5" w:rsidR="00AE642B" w:rsidRDefault="00631BC6" w:rsidP="0029062D">
      <w:pPr>
        <w:pStyle w:val="PARAGRAPH"/>
        <w:rPr>
          <w:lang w:val="en-US"/>
        </w:rPr>
      </w:pPr>
      <w:ins w:id="3174" w:author="Charles Gifford" w:date="2017-03-18T19:30:00Z">
        <w:r w:rsidRPr="00631BC6">
          <w:rPr>
            <w:lang w:val="en-US"/>
          </w:rPr>
          <w:t xml:space="preserve">A </w:t>
        </w:r>
        <w:r w:rsidRPr="00882E42">
          <w:rPr>
            <w:i/>
            <w:lang w:val="en-US"/>
          </w:rPr>
          <w:t>personnel class property</w:t>
        </w:r>
        <w:r w:rsidRPr="00631BC6">
          <w:rPr>
            <w:lang w:val="en-US"/>
          </w:rPr>
          <w:t xml:space="preserve"> may be tested by the evaluation of a </w:t>
        </w:r>
        <w:r w:rsidRPr="00882E42">
          <w:rPr>
            <w:i/>
            <w:lang w:val="en-US"/>
          </w:rPr>
          <w:t>test specification</w:t>
        </w:r>
        <w:r w:rsidRPr="00631BC6">
          <w:rPr>
            <w:lang w:val="en-US"/>
          </w:rPr>
          <w:t>. Personnel class properties may contain nested personnel class properties.</w:t>
        </w:r>
        <w:r>
          <w:rPr>
            <w:lang w:val="en-US"/>
          </w:rPr>
          <w:t xml:space="preserve"> </w:t>
        </w:r>
      </w:ins>
      <w:del w:id="3175" w:author="Charles Gifford" w:date="2017-03-18T19:30:00Z">
        <w:r w:rsidR="0040788E" w:rsidRPr="001C220C" w:rsidDel="00631BC6">
          <w:rPr>
            <w:lang w:val="en-US"/>
          </w:rPr>
          <w:delText xml:space="preserve">A </w:delText>
        </w:r>
        <w:r w:rsidR="0040788E" w:rsidRPr="00AE4770" w:rsidDel="00631BC6">
          <w:rPr>
            <w:i/>
            <w:lang w:val="en-US"/>
          </w:rPr>
          <w:delText>personnel class property</w:delText>
        </w:r>
        <w:r w:rsidR="0040788E" w:rsidRPr="001C220C" w:rsidDel="00631BC6">
          <w:rPr>
            <w:lang w:val="en-US"/>
          </w:rPr>
          <w:delText xml:space="preserve"> </w:delText>
        </w:r>
        <w:r w:rsidR="00AC2193" w:rsidRPr="001C220C" w:rsidDel="00631BC6">
          <w:rPr>
            <w:lang w:val="en-US"/>
          </w:rPr>
          <w:delText>may be</w:delText>
        </w:r>
        <w:r w:rsidR="0040788E" w:rsidRPr="001C220C" w:rsidDel="00631BC6">
          <w:rPr>
            <w:lang w:val="en-US"/>
          </w:rPr>
          <w:delText xml:space="preserve"> tested by the execution of a </w:delText>
        </w:r>
        <w:r w:rsidR="0040788E" w:rsidRPr="00AE4770" w:rsidDel="00631BC6">
          <w:rPr>
            <w:i/>
            <w:lang w:val="en-US"/>
          </w:rPr>
          <w:delText>qualification test specification</w:delText>
        </w:r>
        <w:r w:rsidR="0040788E" w:rsidRPr="001C220C" w:rsidDel="00631BC6">
          <w:rPr>
            <w:lang w:val="en-US"/>
          </w:rPr>
          <w:delText xml:space="preserve">. </w:delText>
        </w:r>
      </w:del>
      <w:r w:rsidR="00AE642B" w:rsidRPr="00AE4770">
        <w:rPr>
          <w:i/>
          <w:lang w:val="en-US"/>
        </w:rPr>
        <w:t>Personnel class properties</w:t>
      </w:r>
      <w:r w:rsidR="00AE642B">
        <w:rPr>
          <w:lang w:val="en-US"/>
        </w:rPr>
        <w:t xml:space="preserve"> may contain nested </w:t>
      </w:r>
      <w:r w:rsidR="00AE642B" w:rsidRPr="00AE4770">
        <w:rPr>
          <w:i/>
          <w:lang w:val="en-US"/>
        </w:rPr>
        <w:t>personnel class properties</w:t>
      </w:r>
      <w:r w:rsidR="00AE642B">
        <w:rPr>
          <w:lang w:val="en-US"/>
        </w:rPr>
        <w:t>.</w:t>
      </w:r>
    </w:p>
    <w:p w14:paraId="3A78CC51" w14:textId="750F2132" w:rsidR="00FA5EE8" w:rsidRDefault="00B50084" w:rsidP="00B1055B">
      <w:pPr>
        <w:pStyle w:val="PARAGRAPH"/>
        <w:rPr>
          <w:i/>
          <w:lang w:val="en-US"/>
        </w:rPr>
      </w:pPr>
      <w:r>
        <w:rPr>
          <w:lang w:val="en-US"/>
        </w:rPr>
        <w:fldChar w:fldCharType="begin"/>
      </w:r>
      <w:r>
        <w:rPr>
          <w:lang w:val="en-US"/>
        </w:rPr>
        <w:instrText xml:space="preserve"> REF _Ref449052440 \h </w:instrText>
      </w:r>
      <w:r>
        <w:rPr>
          <w:lang w:val="en-US"/>
        </w:rPr>
      </w:r>
      <w:r>
        <w:rPr>
          <w:lang w:val="en-US"/>
        </w:rPr>
        <w:fldChar w:fldCharType="separate"/>
      </w:r>
      <w:r w:rsidR="007B63BB">
        <w:rPr>
          <w:lang w:val="en-US"/>
        </w:rPr>
        <w:t xml:space="preserve">Table </w:t>
      </w:r>
      <w:r w:rsidR="007B63BB">
        <w:rPr>
          <w:noProof/>
          <w:lang w:val="en-US"/>
        </w:rPr>
        <w:t>29</w:t>
      </w:r>
      <w:r>
        <w:rPr>
          <w:lang w:val="en-US"/>
        </w:rPr>
        <w:fldChar w:fldCharType="end"/>
      </w:r>
      <w:r>
        <w:rPr>
          <w:lang w:val="en-US"/>
        </w:rPr>
        <w:t xml:space="preserve"> </w:t>
      </w:r>
      <w:r w:rsidR="00FA5EE8" w:rsidRPr="001C220C">
        <w:rPr>
          <w:lang w:val="en-US"/>
        </w:rPr>
        <w:t xml:space="preserve">lists the </w:t>
      </w:r>
      <w:r w:rsidR="00FA5EE8">
        <w:rPr>
          <w:lang w:val="en-US"/>
        </w:rPr>
        <w:t>relationship</w:t>
      </w:r>
      <w:r w:rsidR="00631BC6">
        <w:rPr>
          <w:lang w:val="en-US"/>
        </w:rPr>
        <w:t xml:space="preserve"> roles</w:t>
      </w:r>
      <w:r w:rsidR="00FA5EE8" w:rsidRPr="001C220C">
        <w:rPr>
          <w:lang w:val="en-US"/>
        </w:rPr>
        <w:t xml:space="preserve"> of </w:t>
      </w:r>
      <w:r w:rsidR="00DB204D">
        <w:rPr>
          <w:lang w:val="en-US"/>
        </w:rPr>
        <w:t xml:space="preserve">the </w:t>
      </w:r>
      <w:r w:rsidR="00FA5EE8" w:rsidRPr="001C220C">
        <w:rPr>
          <w:i/>
          <w:lang w:val="en-US"/>
        </w:rPr>
        <w:t xml:space="preserve">person </w:t>
      </w:r>
      <w:r w:rsidR="00FA5EE8">
        <w:rPr>
          <w:i/>
          <w:lang w:val="en-US"/>
        </w:rPr>
        <w:t xml:space="preserve">class </w:t>
      </w:r>
      <w:r w:rsidR="00FA5EE8" w:rsidRPr="001C220C">
        <w:rPr>
          <w:i/>
          <w:lang w:val="en-US"/>
        </w:rPr>
        <w:t>property.</w:t>
      </w:r>
      <w:r>
        <w:rPr>
          <w:lang w:val="en-US"/>
        </w:rPr>
        <w:t xml:space="preserve"> </w:t>
      </w:r>
      <w:r>
        <w:rPr>
          <w:lang w:val="en-US"/>
        </w:rPr>
        <w:fldChar w:fldCharType="begin"/>
      </w:r>
      <w:r>
        <w:rPr>
          <w:lang w:val="en-US"/>
        </w:rPr>
        <w:instrText xml:space="preserve"> REF _Ref449052507 \h </w:instrText>
      </w:r>
      <w:r>
        <w:rPr>
          <w:lang w:val="en-US"/>
        </w:rPr>
      </w:r>
      <w:r>
        <w:rPr>
          <w:lang w:val="en-US"/>
        </w:rPr>
        <w:fldChar w:fldCharType="separate"/>
      </w:r>
      <w:r w:rsidR="007B63BB">
        <w:rPr>
          <w:lang w:val="en-US"/>
        </w:rPr>
        <w:t xml:space="preserve">Table </w:t>
      </w:r>
      <w:r w:rsidR="007B63BB">
        <w:rPr>
          <w:noProof/>
          <w:lang w:val="en-US"/>
        </w:rPr>
        <w:t>30</w:t>
      </w:r>
      <w:r>
        <w:rPr>
          <w:lang w:val="en-US"/>
        </w:rPr>
        <w:fldChar w:fldCharType="end"/>
      </w:r>
      <w:r>
        <w:rPr>
          <w:lang w:val="en-US"/>
        </w:rPr>
        <w:t xml:space="preserve"> </w:t>
      </w:r>
      <w:r w:rsidR="00FA5EE8" w:rsidRPr="001C220C">
        <w:rPr>
          <w:lang w:val="en-US"/>
        </w:rPr>
        <w:t>lists the attributes of</w:t>
      </w:r>
      <w:r w:rsidR="00DB204D">
        <w:rPr>
          <w:lang w:val="en-US"/>
        </w:rPr>
        <w:t xml:space="preserve"> the</w:t>
      </w:r>
      <w:r w:rsidR="00FA5EE8" w:rsidRPr="001C220C">
        <w:rPr>
          <w:lang w:val="en-US"/>
        </w:rPr>
        <w:t xml:space="preserve"> </w:t>
      </w:r>
      <w:r w:rsidR="00FA5EE8" w:rsidRPr="001C220C">
        <w:rPr>
          <w:i/>
          <w:lang w:val="en-US"/>
        </w:rPr>
        <w:t xml:space="preserve">person </w:t>
      </w:r>
      <w:r w:rsidR="00FA5EE8">
        <w:rPr>
          <w:i/>
          <w:lang w:val="en-US"/>
        </w:rPr>
        <w:t xml:space="preserve">class </w:t>
      </w:r>
      <w:r w:rsidR="00FA5EE8" w:rsidRPr="001C220C">
        <w:rPr>
          <w:i/>
          <w:lang w:val="en-US"/>
        </w:rPr>
        <w:t>property.</w:t>
      </w:r>
    </w:p>
    <w:p w14:paraId="4743239B" w14:textId="20BE37C6" w:rsidR="00B1055B" w:rsidRDefault="00B1055B" w:rsidP="00B1055B">
      <w:pPr>
        <w:pStyle w:val="TABLE-title"/>
        <w:rPr>
          <w:ins w:id="3176" w:author="Charles Gifford" w:date="2017-03-18T19:33:00Z"/>
          <w:lang w:val="en-US"/>
        </w:rPr>
      </w:pPr>
      <w:bookmarkStart w:id="3177" w:name="_Ref449052440"/>
      <w:bookmarkStart w:id="3178" w:name="_Toc478492330"/>
      <w:r>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7B63BB">
        <w:rPr>
          <w:noProof/>
          <w:lang w:val="en-US"/>
        </w:rPr>
        <w:t>29</w:t>
      </w:r>
      <w:r w:rsidR="00FD29D6">
        <w:rPr>
          <w:lang w:val="en-US"/>
        </w:rPr>
        <w:fldChar w:fldCharType="end"/>
      </w:r>
      <w:bookmarkEnd w:id="3177"/>
      <w:r>
        <w:rPr>
          <w:lang w:val="en-US"/>
        </w:rPr>
        <w:t xml:space="preserve"> – </w:t>
      </w:r>
      <w:r w:rsidRPr="00B1055B">
        <w:t>Personnel</w:t>
      </w:r>
      <w:r w:rsidRPr="000A4890">
        <w:rPr>
          <w:lang w:val="en-US"/>
        </w:rPr>
        <w:t xml:space="preserve"> class property</w:t>
      </w:r>
      <w:r w:rsidRPr="00AC2193">
        <w:rPr>
          <w:lang w:val="en-US"/>
        </w:rPr>
        <w:t xml:space="preserve"> </w:t>
      </w:r>
      <w:r>
        <w:rPr>
          <w:lang w:val="en-US"/>
        </w:rPr>
        <w:t>relationship</w:t>
      </w:r>
      <w:r w:rsidR="00631BC6">
        <w:rPr>
          <w:lang w:val="en-US"/>
        </w:rPr>
        <w:t xml:space="preserve"> role</w:t>
      </w:r>
      <w:r>
        <w:rPr>
          <w:lang w:val="en-US"/>
        </w:rPr>
        <w:t>s</w:t>
      </w:r>
      <w:bookmarkEnd w:id="3178"/>
    </w:p>
    <w:tbl>
      <w:tblPr>
        <w:tblpPr w:leftFromText="180" w:rightFromText="180" w:vertAnchor="text" w:horzAnchor="page" w:tblpX="1470" w:tblpY="3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160"/>
        <w:gridCol w:w="1080"/>
        <w:gridCol w:w="3600"/>
      </w:tblGrid>
      <w:tr w:rsidR="00631BC6" w:rsidRPr="00B1055B" w14:paraId="0D9506F1" w14:textId="77777777" w:rsidTr="001D5614">
        <w:trPr>
          <w:trHeight w:val="128"/>
          <w:tblHeader/>
          <w:ins w:id="3179" w:author="Charles Gifford" w:date="2017-03-18T19:36:00Z"/>
        </w:trPr>
        <w:tc>
          <w:tcPr>
            <w:tcW w:w="2155" w:type="dxa"/>
            <w:shd w:val="clear" w:color="auto" w:fill="auto"/>
          </w:tcPr>
          <w:p w14:paraId="4D894EE8" w14:textId="77777777" w:rsidR="00631BC6" w:rsidRPr="00B1055B" w:rsidRDefault="00631BC6" w:rsidP="00D04D26">
            <w:pPr>
              <w:pStyle w:val="TABLE-col-heading"/>
              <w:rPr>
                <w:ins w:id="3180" w:author="Charles Gifford" w:date="2017-03-18T19:36:00Z"/>
                <w:lang w:val="en-US"/>
              </w:rPr>
            </w:pPr>
            <w:ins w:id="3181" w:author="Charles Gifford" w:date="2017-03-18T19:36:00Z">
              <w:r>
                <w:rPr>
                  <w:lang w:val="en-US"/>
                </w:rPr>
                <w:t>Related Object</w:t>
              </w:r>
            </w:ins>
          </w:p>
        </w:tc>
        <w:tc>
          <w:tcPr>
            <w:tcW w:w="2160" w:type="dxa"/>
            <w:shd w:val="clear" w:color="auto" w:fill="auto"/>
          </w:tcPr>
          <w:p w14:paraId="27A4F399" w14:textId="77777777" w:rsidR="00631BC6" w:rsidRPr="00B1055B" w:rsidRDefault="00631BC6" w:rsidP="00D04D26">
            <w:pPr>
              <w:pStyle w:val="TABLE-col-heading"/>
              <w:rPr>
                <w:ins w:id="3182" w:author="Charles Gifford" w:date="2017-03-18T19:36:00Z"/>
                <w:lang w:val="en-US"/>
              </w:rPr>
            </w:pPr>
            <w:ins w:id="3183" w:author="Charles Gifford" w:date="2017-03-18T19:36:00Z">
              <w:r w:rsidRPr="009F3D92">
                <w:rPr>
                  <w:lang w:val="en-US"/>
                </w:rPr>
                <w:t>Role</w:t>
              </w:r>
            </w:ins>
          </w:p>
        </w:tc>
        <w:tc>
          <w:tcPr>
            <w:tcW w:w="1080" w:type="dxa"/>
            <w:shd w:val="clear" w:color="auto" w:fill="auto"/>
          </w:tcPr>
          <w:p w14:paraId="7E21FBD6" w14:textId="77777777" w:rsidR="00631BC6" w:rsidRPr="00B1055B" w:rsidRDefault="00631BC6" w:rsidP="00D04D26">
            <w:pPr>
              <w:pStyle w:val="TABLE-col-heading"/>
              <w:rPr>
                <w:ins w:id="3184" w:author="Charles Gifford" w:date="2017-03-18T19:36:00Z"/>
                <w:lang w:val="en-US"/>
              </w:rPr>
            </w:pPr>
            <w:ins w:id="3185" w:author="Charles Gifford" w:date="2017-03-18T19:36:00Z">
              <w:r w:rsidRPr="00B1055B">
                <w:rPr>
                  <w:lang w:val="en-US"/>
                </w:rPr>
                <w:t>Multiplicity</w:t>
              </w:r>
            </w:ins>
          </w:p>
        </w:tc>
        <w:tc>
          <w:tcPr>
            <w:tcW w:w="3600" w:type="dxa"/>
            <w:shd w:val="clear" w:color="auto" w:fill="auto"/>
          </w:tcPr>
          <w:p w14:paraId="78C736FA" w14:textId="77777777" w:rsidR="00631BC6" w:rsidRPr="00B1055B" w:rsidRDefault="00631BC6" w:rsidP="00D04D26">
            <w:pPr>
              <w:pStyle w:val="TABLE-col-heading"/>
              <w:rPr>
                <w:ins w:id="3186" w:author="Charles Gifford" w:date="2017-03-18T19:36:00Z"/>
                <w:lang w:val="en-US"/>
              </w:rPr>
            </w:pPr>
            <w:ins w:id="3187" w:author="Charles Gifford" w:date="2017-03-18T19:36:00Z">
              <w:r>
                <w:rPr>
                  <w:lang w:val="en-US"/>
                </w:rPr>
                <w:t>Descriptions</w:t>
              </w:r>
            </w:ins>
          </w:p>
        </w:tc>
      </w:tr>
      <w:tr w:rsidR="00631BC6" w:rsidRPr="00B1055B" w14:paraId="176C8885" w14:textId="77777777" w:rsidTr="001D5614">
        <w:trPr>
          <w:trHeight w:val="398"/>
          <w:ins w:id="3188" w:author="Charles Gifford" w:date="2017-03-18T19:36:00Z"/>
        </w:trPr>
        <w:tc>
          <w:tcPr>
            <w:tcW w:w="2155" w:type="dxa"/>
            <w:shd w:val="clear" w:color="auto" w:fill="auto"/>
          </w:tcPr>
          <w:p w14:paraId="2937F13E" w14:textId="77777777" w:rsidR="00631BC6" w:rsidRPr="00B1055B" w:rsidRDefault="00631BC6" w:rsidP="00D04D26">
            <w:pPr>
              <w:pStyle w:val="TABLE-cell"/>
              <w:rPr>
                <w:ins w:id="3189" w:author="Charles Gifford" w:date="2017-03-18T19:36:00Z"/>
                <w:szCs w:val="20"/>
                <w:lang w:val="en-US"/>
              </w:rPr>
            </w:pPr>
            <w:ins w:id="3190" w:author="Charles Gifford" w:date="2017-03-18T19:36:00Z">
              <w:r>
                <w:rPr>
                  <w:szCs w:val="20"/>
                  <w:lang w:val="en-US"/>
                </w:rPr>
                <w:t>Personnel c</w:t>
              </w:r>
              <w:r w:rsidRPr="00B1055B">
                <w:rPr>
                  <w:szCs w:val="20"/>
                  <w:lang w:val="en-US"/>
                </w:rPr>
                <w:t>lass</w:t>
              </w:r>
            </w:ins>
          </w:p>
        </w:tc>
        <w:tc>
          <w:tcPr>
            <w:tcW w:w="2160" w:type="dxa"/>
            <w:shd w:val="clear" w:color="auto" w:fill="auto"/>
          </w:tcPr>
          <w:p w14:paraId="622E9902" w14:textId="29B8CB8D" w:rsidR="00631BC6" w:rsidRPr="00B1055B" w:rsidRDefault="00CD5B43" w:rsidP="00D04D26">
            <w:pPr>
              <w:pStyle w:val="TABLE-cell"/>
              <w:rPr>
                <w:ins w:id="3191" w:author="Charles Gifford" w:date="2017-03-18T19:36:00Z"/>
                <w:szCs w:val="20"/>
                <w:lang w:val="en-US"/>
              </w:rPr>
            </w:pPr>
            <w:ins w:id="3192" w:author="Charles Gifford" w:date="2017-03-18T19:36:00Z">
              <w:r>
                <w:rPr>
                  <w:szCs w:val="20"/>
                  <w:lang w:val="en-US"/>
                </w:rPr>
                <w:t>NA</w:t>
              </w:r>
            </w:ins>
          </w:p>
        </w:tc>
        <w:tc>
          <w:tcPr>
            <w:tcW w:w="1080" w:type="dxa"/>
            <w:shd w:val="clear" w:color="auto" w:fill="auto"/>
          </w:tcPr>
          <w:p w14:paraId="30B0D87D" w14:textId="77777777" w:rsidR="00631BC6" w:rsidRPr="00B1055B" w:rsidRDefault="00631BC6" w:rsidP="00D04D26">
            <w:pPr>
              <w:pStyle w:val="TABLE-cell"/>
              <w:rPr>
                <w:ins w:id="3193" w:author="Charles Gifford" w:date="2017-03-18T19:36:00Z"/>
                <w:szCs w:val="20"/>
                <w:lang w:val="en-US"/>
              </w:rPr>
            </w:pPr>
            <w:ins w:id="3194" w:author="Charles Gifford" w:date="2017-03-18T19:36:00Z">
              <w:r w:rsidRPr="00B1055B">
                <w:rPr>
                  <w:szCs w:val="20"/>
                  <w:lang w:val="en-US"/>
                </w:rPr>
                <w:t>1</w:t>
              </w:r>
            </w:ins>
          </w:p>
        </w:tc>
        <w:tc>
          <w:tcPr>
            <w:tcW w:w="3600" w:type="dxa"/>
            <w:shd w:val="clear" w:color="auto" w:fill="auto"/>
          </w:tcPr>
          <w:p w14:paraId="0B6E096E" w14:textId="77777777" w:rsidR="00631BC6" w:rsidRPr="00B1055B" w:rsidRDefault="00631BC6" w:rsidP="00D04D26">
            <w:pPr>
              <w:pStyle w:val="TABLE-cell"/>
              <w:rPr>
                <w:ins w:id="3195" w:author="Charles Gifford" w:date="2017-03-18T19:36:00Z"/>
                <w:szCs w:val="20"/>
                <w:lang w:val="en-US"/>
              </w:rPr>
            </w:pPr>
            <w:ins w:id="3196" w:author="Charles Gifford" w:date="2017-03-18T19:36:00Z">
              <w:r w:rsidRPr="008A468B">
                <w:t xml:space="preserve">The </w:t>
              </w:r>
              <w:r w:rsidRPr="00A53554">
                <w:rPr>
                  <w:i/>
                </w:rPr>
                <w:t>personnel class</w:t>
              </w:r>
              <w:r w:rsidRPr="008A468B">
                <w:t xml:space="preserve"> defined in part by this </w:t>
              </w:r>
              <w:r w:rsidRPr="00A53554">
                <w:rPr>
                  <w:i/>
                </w:rPr>
                <w:t>personnel class property.</w:t>
              </w:r>
            </w:ins>
          </w:p>
        </w:tc>
      </w:tr>
      <w:tr w:rsidR="00631BC6" w:rsidRPr="00B1055B" w14:paraId="26E96A4B" w14:textId="77777777" w:rsidTr="001D5614">
        <w:trPr>
          <w:trHeight w:val="479"/>
          <w:ins w:id="3197" w:author="Charles Gifford" w:date="2017-03-18T19:36:00Z"/>
        </w:trPr>
        <w:tc>
          <w:tcPr>
            <w:tcW w:w="2155" w:type="dxa"/>
            <w:shd w:val="clear" w:color="auto" w:fill="auto"/>
          </w:tcPr>
          <w:p w14:paraId="2BEE9094" w14:textId="77777777" w:rsidR="00631BC6" w:rsidRPr="00B1055B" w:rsidRDefault="00631BC6" w:rsidP="00D04D26">
            <w:pPr>
              <w:pStyle w:val="TABLE-cell"/>
              <w:rPr>
                <w:ins w:id="3198" w:author="Charles Gifford" w:date="2017-03-18T19:36:00Z"/>
                <w:szCs w:val="20"/>
                <w:lang w:val="en-US"/>
              </w:rPr>
            </w:pPr>
            <w:ins w:id="3199" w:author="Charles Gifford" w:date="2017-03-18T19:36:00Z">
              <w:r w:rsidRPr="002B1DB2">
                <w:rPr>
                  <w:szCs w:val="20"/>
                  <w:lang w:val="en-US"/>
                </w:rPr>
                <w:t xml:space="preserve">Personnel class </w:t>
              </w:r>
              <w:r>
                <w:rPr>
                  <w:szCs w:val="20"/>
                  <w:lang w:val="en-US"/>
                </w:rPr>
                <w:t>p</w:t>
              </w:r>
              <w:r w:rsidRPr="00091763">
                <w:rPr>
                  <w:szCs w:val="20"/>
                  <w:lang w:val="en-US"/>
                </w:rPr>
                <w:t>roperty</w:t>
              </w:r>
            </w:ins>
          </w:p>
        </w:tc>
        <w:tc>
          <w:tcPr>
            <w:tcW w:w="2160" w:type="dxa"/>
            <w:shd w:val="clear" w:color="auto" w:fill="auto"/>
          </w:tcPr>
          <w:p w14:paraId="7A2D51FB" w14:textId="1457DF7C" w:rsidR="00631BC6" w:rsidRDefault="00631BC6" w:rsidP="00D04D26">
            <w:pPr>
              <w:pStyle w:val="TABLE-cell"/>
              <w:rPr>
                <w:ins w:id="3200" w:author="Charles Gifford" w:date="2017-03-18T19:36:00Z"/>
                <w:szCs w:val="20"/>
                <w:lang w:val="en-US"/>
              </w:rPr>
            </w:pPr>
            <w:ins w:id="3201" w:author="Charles Gifford" w:date="2017-03-18T19:36:00Z">
              <w:r w:rsidRPr="002B1DB2">
                <w:rPr>
                  <w:szCs w:val="20"/>
                  <w:lang w:val="en-US"/>
                </w:rPr>
                <w:t xml:space="preserve">Personnel class </w:t>
              </w:r>
              <w:r>
                <w:rPr>
                  <w:szCs w:val="20"/>
                  <w:lang w:val="en-US"/>
                </w:rPr>
                <w:t>p</w:t>
              </w:r>
              <w:r w:rsidRPr="00091763">
                <w:rPr>
                  <w:szCs w:val="20"/>
                  <w:lang w:val="en-US"/>
                </w:rPr>
                <w:t>roperty</w:t>
              </w:r>
            </w:ins>
          </w:p>
        </w:tc>
        <w:tc>
          <w:tcPr>
            <w:tcW w:w="1080" w:type="dxa"/>
            <w:shd w:val="clear" w:color="auto" w:fill="auto"/>
          </w:tcPr>
          <w:p w14:paraId="37AF10AE" w14:textId="77777777" w:rsidR="00631BC6" w:rsidRDefault="00631BC6" w:rsidP="00D04D26">
            <w:pPr>
              <w:pStyle w:val="TABLE-cell"/>
              <w:rPr>
                <w:ins w:id="3202" w:author="Charles Gifford" w:date="2017-03-18T19:36:00Z"/>
                <w:szCs w:val="20"/>
                <w:lang w:val="en-US"/>
              </w:rPr>
            </w:pPr>
            <w:ins w:id="3203" w:author="Charles Gifford" w:date="2017-03-18T19:36:00Z">
              <w:r w:rsidRPr="00BE4602">
                <w:rPr>
                  <w:szCs w:val="20"/>
                  <w:lang w:val="en-US"/>
                </w:rPr>
                <w:t>0..*</w:t>
              </w:r>
            </w:ins>
          </w:p>
        </w:tc>
        <w:tc>
          <w:tcPr>
            <w:tcW w:w="3600" w:type="dxa"/>
            <w:shd w:val="clear" w:color="auto" w:fill="auto"/>
          </w:tcPr>
          <w:p w14:paraId="521FBED9" w14:textId="77777777" w:rsidR="00631BC6" w:rsidRDefault="00631BC6" w:rsidP="00D04D26">
            <w:pPr>
              <w:pStyle w:val="TABLE-cell"/>
              <w:rPr>
                <w:ins w:id="3204" w:author="Charles Gifford" w:date="2017-03-18T19:36:00Z"/>
                <w:lang w:val="en-US"/>
              </w:rPr>
            </w:pPr>
            <w:ins w:id="3205" w:author="Charles Gifford" w:date="2017-03-18T19:36:00Z">
              <w:r w:rsidRPr="00091763">
                <w:rPr>
                  <w:lang w:val="en-US"/>
                </w:rPr>
                <w:t xml:space="preserve">The nested </w:t>
              </w:r>
              <w:r w:rsidRPr="00A53554">
                <w:rPr>
                  <w:i/>
                </w:rPr>
                <w:t xml:space="preserve">personnel class </w:t>
              </w:r>
              <w:r w:rsidRPr="00091763">
                <w:rPr>
                  <w:i/>
                  <w:lang w:val="en-US"/>
                </w:rPr>
                <w:t>propert</w:t>
              </w:r>
              <w:r>
                <w:rPr>
                  <w:i/>
                  <w:lang w:val="en-US"/>
                </w:rPr>
                <w:t>y(s)</w:t>
              </w:r>
              <w:r>
                <w:rPr>
                  <w:lang w:val="en-US"/>
                </w:rPr>
                <w:t xml:space="preserve"> makes up part of this</w:t>
              </w:r>
              <w:r w:rsidRPr="00A53554">
                <w:rPr>
                  <w:i/>
                </w:rPr>
                <w:t xml:space="preserve"> personnel class </w:t>
              </w:r>
              <w:r w:rsidRPr="00091763">
                <w:rPr>
                  <w:i/>
                  <w:lang w:val="en-US"/>
                </w:rPr>
                <w:t>property</w:t>
              </w:r>
              <w:r>
                <w:rPr>
                  <w:i/>
                  <w:lang w:val="en-US"/>
                </w:rPr>
                <w:t xml:space="preserve"> </w:t>
              </w:r>
              <w:r w:rsidRPr="00056506">
                <w:rPr>
                  <w:lang w:val="en-US"/>
                </w:rPr>
                <w:t>as the whole</w:t>
              </w:r>
              <w:r w:rsidRPr="002B1DB2">
                <w:rPr>
                  <w:lang w:val="en-US"/>
                </w:rPr>
                <w:t>.</w:t>
              </w:r>
            </w:ins>
          </w:p>
        </w:tc>
      </w:tr>
      <w:tr w:rsidR="00631BC6" w:rsidRPr="00B1055B" w14:paraId="75233263" w14:textId="77777777" w:rsidTr="001D5614">
        <w:trPr>
          <w:trHeight w:val="710"/>
          <w:ins w:id="3206" w:author="Charles Gifford" w:date="2017-03-18T19:36:00Z"/>
        </w:trPr>
        <w:tc>
          <w:tcPr>
            <w:tcW w:w="2155" w:type="dxa"/>
            <w:shd w:val="clear" w:color="auto" w:fill="auto"/>
          </w:tcPr>
          <w:p w14:paraId="639F8274" w14:textId="77777777" w:rsidR="00631BC6" w:rsidRPr="00B1055B" w:rsidRDefault="00631BC6" w:rsidP="00D04D26">
            <w:pPr>
              <w:pStyle w:val="TABLE-cell"/>
              <w:rPr>
                <w:ins w:id="3207" w:author="Charles Gifford" w:date="2017-03-18T19:36:00Z"/>
                <w:szCs w:val="20"/>
                <w:lang w:val="en-US"/>
              </w:rPr>
            </w:pPr>
            <w:ins w:id="3208" w:author="Charles Gifford" w:date="2017-03-18T19:36:00Z">
              <w:r>
                <w:rPr>
                  <w:szCs w:val="20"/>
                  <w:lang w:val="en-US"/>
                </w:rPr>
                <w:t>Person p</w:t>
              </w:r>
              <w:r w:rsidRPr="00091763">
                <w:rPr>
                  <w:szCs w:val="20"/>
                  <w:lang w:val="en-US"/>
                </w:rPr>
                <w:t>roperty</w:t>
              </w:r>
            </w:ins>
          </w:p>
        </w:tc>
        <w:tc>
          <w:tcPr>
            <w:tcW w:w="2160" w:type="dxa"/>
            <w:shd w:val="clear" w:color="auto" w:fill="auto"/>
          </w:tcPr>
          <w:p w14:paraId="795C99B8" w14:textId="764E4BEE" w:rsidR="00631BC6" w:rsidRDefault="00CD5B43" w:rsidP="00D04D26">
            <w:pPr>
              <w:pStyle w:val="TABLE-cell"/>
              <w:rPr>
                <w:ins w:id="3209" w:author="Charles Gifford" w:date="2017-03-18T19:36:00Z"/>
                <w:szCs w:val="20"/>
                <w:lang w:val="en-US"/>
              </w:rPr>
            </w:pPr>
            <w:ins w:id="3210" w:author="Charles Gifford" w:date="2017-03-18T19:39:00Z">
              <w:r>
                <w:rPr>
                  <w:szCs w:val="20"/>
                  <w:lang w:val="en-US"/>
                </w:rPr>
                <w:t>NA</w:t>
              </w:r>
            </w:ins>
          </w:p>
        </w:tc>
        <w:tc>
          <w:tcPr>
            <w:tcW w:w="1080" w:type="dxa"/>
            <w:shd w:val="clear" w:color="auto" w:fill="auto"/>
          </w:tcPr>
          <w:p w14:paraId="7082122A" w14:textId="77777777" w:rsidR="00631BC6" w:rsidRDefault="00631BC6" w:rsidP="00D04D26">
            <w:pPr>
              <w:pStyle w:val="TABLE-cell"/>
              <w:rPr>
                <w:ins w:id="3211" w:author="Charles Gifford" w:date="2017-03-18T19:36:00Z"/>
                <w:szCs w:val="20"/>
                <w:lang w:val="en-US"/>
              </w:rPr>
            </w:pPr>
            <w:ins w:id="3212" w:author="Charles Gifford" w:date="2017-03-18T19:36:00Z">
              <w:r w:rsidRPr="00BE4602">
                <w:rPr>
                  <w:szCs w:val="20"/>
                  <w:lang w:val="en-US"/>
                </w:rPr>
                <w:t>0..*</w:t>
              </w:r>
            </w:ins>
          </w:p>
        </w:tc>
        <w:tc>
          <w:tcPr>
            <w:tcW w:w="3600" w:type="dxa"/>
            <w:shd w:val="clear" w:color="auto" w:fill="auto"/>
          </w:tcPr>
          <w:p w14:paraId="72F6E472" w14:textId="0F97DC1A" w:rsidR="00CD5B43" w:rsidRDefault="00CD5B43" w:rsidP="00CD5B43">
            <w:pPr>
              <w:pStyle w:val="TABLE-cell"/>
              <w:rPr>
                <w:ins w:id="3213" w:author="Charles Gifford" w:date="2017-03-18T19:39:00Z"/>
              </w:rPr>
            </w:pPr>
            <w:ins w:id="3214" w:author="Charles Gifford" w:date="2017-03-18T19:39:00Z">
              <w:r>
                <w:t xml:space="preserve">If the parent </w:t>
              </w:r>
              <w:r w:rsidRPr="001D5614">
                <w:rPr>
                  <w:i/>
                </w:rPr>
                <w:t>person</w:t>
              </w:r>
              <w:r>
                <w:t xml:space="preserve"> supports a </w:t>
              </w:r>
              <w:r w:rsidRPr="001D5614">
                <w:rPr>
                  <w:i/>
                </w:rPr>
                <w:t>personnel class,</w:t>
              </w:r>
              <w:r>
                <w:t xml:space="preserve"> this </w:t>
              </w:r>
              <w:r w:rsidRPr="001D5614">
                <w:rPr>
                  <w:i/>
                </w:rPr>
                <w:t xml:space="preserve">personnel class property(s) </w:t>
              </w:r>
              <w:r>
                <w:t xml:space="preserve">is applied in the </w:t>
              </w:r>
              <w:r w:rsidRPr="001D5614">
                <w:rPr>
                  <w:i/>
                </w:rPr>
                <w:t>person property(s)</w:t>
              </w:r>
              <w:r>
                <w:t xml:space="preserve">. </w:t>
              </w:r>
            </w:ins>
          </w:p>
          <w:p w14:paraId="183CF22C" w14:textId="04A6EEF1" w:rsidR="00631BC6" w:rsidRPr="00A27713" w:rsidRDefault="00CD5B43" w:rsidP="00CD5B43">
            <w:pPr>
              <w:pStyle w:val="TABLE-cell"/>
              <w:rPr>
                <w:ins w:id="3215" w:author="Charles Gifford" w:date="2017-03-18T19:36:00Z"/>
                <w:lang w:val="en-US"/>
              </w:rPr>
            </w:pPr>
            <w:ins w:id="3216" w:author="Charles Gifford" w:date="2017-03-18T19:39:00Z">
              <w:r>
                <w:t xml:space="preserve">The </w:t>
              </w:r>
              <w:r w:rsidRPr="001D5614">
                <w:rPr>
                  <w:i/>
                </w:rPr>
                <w:t xml:space="preserve">person property </w:t>
              </w:r>
              <w:r>
                <w:t xml:space="preserve">maps to this corresponding </w:t>
              </w:r>
              <w:r w:rsidRPr="001D5614">
                <w:rPr>
                  <w:i/>
                </w:rPr>
                <w:t>personnel class property.</w:t>
              </w:r>
            </w:ins>
          </w:p>
        </w:tc>
      </w:tr>
    </w:tbl>
    <w:p w14:paraId="69D928FD" w14:textId="1E0F6BEC" w:rsidR="00CB7EC0" w:rsidRPr="00AC2193" w:rsidRDefault="00C17398" w:rsidP="00B50084">
      <w:pPr>
        <w:pStyle w:val="TABLE-title"/>
        <w:rPr>
          <w:lang w:val="en-US"/>
        </w:rPr>
      </w:pPr>
      <w:bookmarkStart w:id="3217" w:name="_Ref449052507"/>
      <w:bookmarkStart w:id="3218" w:name="_Ref320170532"/>
      <w:bookmarkStart w:id="3219" w:name="_Toc306621014"/>
      <w:bookmarkStart w:id="3220" w:name="_Toc320178410"/>
      <w:bookmarkStart w:id="3221" w:name="_Toc516130465"/>
      <w:bookmarkStart w:id="3222" w:name="_Toc7250394"/>
      <w:bookmarkStart w:id="3223" w:name="_Toc478492331"/>
      <w:r>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7B63BB">
        <w:rPr>
          <w:noProof/>
          <w:lang w:val="en-US"/>
        </w:rPr>
        <w:t>30</w:t>
      </w:r>
      <w:r w:rsidR="00FD29D6">
        <w:rPr>
          <w:lang w:val="en-US"/>
        </w:rPr>
        <w:fldChar w:fldCharType="end"/>
      </w:r>
      <w:bookmarkEnd w:id="3217"/>
      <w:bookmarkEnd w:id="3218"/>
      <w:r w:rsidR="0023528A">
        <w:rPr>
          <w:lang w:val="en-US"/>
        </w:rPr>
        <w:t xml:space="preserve"> –</w:t>
      </w:r>
      <w:r w:rsidR="00CE7B4B">
        <w:rPr>
          <w:lang w:val="en-US"/>
        </w:rPr>
        <w:t xml:space="preserve"> </w:t>
      </w:r>
      <w:r w:rsidR="00862B5B">
        <w:rPr>
          <w:lang w:val="en-US"/>
        </w:rPr>
        <w:t>P</w:t>
      </w:r>
      <w:r w:rsidR="00CB7EC0" w:rsidRPr="000A4890">
        <w:rPr>
          <w:lang w:val="en-US"/>
        </w:rPr>
        <w:t>ersonnel class property</w:t>
      </w:r>
      <w:bookmarkEnd w:id="3219"/>
      <w:bookmarkEnd w:id="3220"/>
      <w:r w:rsidR="00CB7EC0" w:rsidRPr="00AC2193">
        <w:rPr>
          <w:lang w:val="en-US"/>
        </w:rPr>
        <w:t xml:space="preserve"> </w:t>
      </w:r>
      <w:bookmarkEnd w:id="3221"/>
      <w:bookmarkEnd w:id="3222"/>
      <w:r w:rsidR="00862B5B">
        <w:rPr>
          <w:lang w:val="en-US"/>
        </w:rPr>
        <w:t>attributes</w:t>
      </w:r>
      <w:bookmarkEnd w:id="3223"/>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74"/>
        <w:gridCol w:w="1103"/>
        <w:gridCol w:w="1080"/>
      </w:tblGrid>
      <w:tr w:rsidR="009A505D" w:rsidRPr="00FA5EE8" w14:paraId="0CEAA59B" w14:textId="77777777">
        <w:trPr>
          <w:tblHeader/>
          <w:jc w:val="center"/>
        </w:trPr>
        <w:tc>
          <w:tcPr>
            <w:tcW w:w="1269" w:type="dxa"/>
          </w:tcPr>
          <w:p w14:paraId="4B0666B9" w14:textId="77777777" w:rsidR="009A505D" w:rsidRPr="00FA5EE8" w:rsidRDefault="009A505D" w:rsidP="00FA5EE8">
            <w:pPr>
              <w:pStyle w:val="TABLE-col-heading"/>
            </w:pPr>
            <w:r w:rsidRPr="00FA5EE8">
              <w:t xml:space="preserve">Attribute </w:t>
            </w:r>
            <w:r w:rsidR="000B599F" w:rsidRPr="00FA5EE8">
              <w:t>n</w:t>
            </w:r>
            <w:r w:rsidRPr="00FA5EE8">
              <w:t>ame</w:t>
            </w:r>
          </w:p>
        </w:tc>
        <w:tc>
          <w:tcPr>
            <w:tcW w:w="2880" w:type="dxa"/>
          </w:tcPr>
          <w:p w14:paraId="4F9FA7DD" w14:textId="77777777" w:rsidR="009A505D" w:rsidRPr="00FA5EE8" w:rsidRDefault="009A505D" w:rsidP="00FA5EE8">
            <w:pPr>
              <w:pStyle w:val="TABLE-col-heading"/>
            </w:pPr>
            <w:r w:rsidRPr="00FA5EE8">
              <w:t>Description</w:t>
            </w:r>
          </w:p>
        </w:tc>
        <w:tc>
          <w:tcPr>
            <w:tcW w:w="1440" w:type="dxa"/>
          </w:tcPr>
          <w:p w14:paraId="3AF7AF43" w14:textId="77777777" w:rsidR="009A505D" w:rsidRPr="00FA5EE8" w:rsidRDefault="00AE4770" w:rsidP="00FA5EE8">
            <w:pPr>
              <w:pStyle w:val="TABLE-col-heading"/>
            </w:pPr>
            <w:r w:rsidRPr="00FA5EE8">
              <w:t>Production example</w:t>
            </w:r>
            <w:r w:rsidR="009A505D" w:rsidRPr="00FA5EE8">
              <w:t>s</w:t>
            </w:r>
          </w:p>
        </w:tc>
        <w:tc>
          <w:tcPr>
            <w:tcW w:w="1274" w:type="dxa"/>
          </w:tcPr>
          <w:p w14:paraId="4B0B7F58" w14:textId="77777777" w:rsidR="009A505D" w:rsidRPr="00FA5EE8" w:rsidRDefault="00AE4770" w:rsidP="00FA5EE8">
            <w:pPr>
              <w:pStyle w:val="TABLE-col-heading"/>
            </w:pPr>
            <w:r w:rsidRPr="00FA5EE8">
              <w:t>Maintenance example</w:t>
            </w:r>
            <w:r w:rsidR="009A505D" w:rsidRPr="00FA5EE8">
              <w:t>s</w:t>
            </w:r>
          </w:p>
        </w:tc>
        <w:tc>
          <w:tcPr>
            <w:tcW w:w="1103" w:type="dxa"/>
          </w:tcPr>
          <w:p w14:paraId="1321434A" w14:textId="77777777" w:rsidR="009A505D" w:rsidRPr="00FA5EE8" w:rsidRDefault="00AE4770" w:rsidP="00FA5EE8">
            <w:pPr>
              <w:pStyle w:val="TABLE-col-heading"/>
            </w:pPr>
            <w:r w:rsidRPr="00FA5EE8">
              <w:t>Quality example</w:t>
            </w:r>
            <w:r w:rsidR="009A505D" w:rsidRPr="00FA5EE8">
              <w:t>s</w:t>
            </w:r>
          </w:p>
        </w:tc>
        <w:tc>
          <w:tcPr>
            <w:tcW w:w="1080" w:type="dxa"/>
          </w:tcPr>
          <w:p w14:paraId="7E1F2C12" w14:textId="77777777" w:rsidR="009A505D" w:rsidRPr="00FA5EE8" w:rsidRDefault="00AE4770" w:rsidP="00FA5EE8">
            <w:pPr>
              <w:pStyle w:val="TABLE-col-heading"/>
            </w:pPr>
            <w:r w:rsidRPr="00FA5EE8">
              <w:t>Inventory example</w:t>
            </w:r>
            <w:r w:rsidR="009A505D" w:rsidRPr="00FA5EE8">
              <w:t>s</w:t>
            </w:r>
          </w:p>
        </w:tc>
      </w:tr>
      <w:tr w:rsidR="00D44749" w:rsidRPr="001C220C" w14:paraId="70318D64" w14:textId="77777777">
        <w:trPr>
          <w:cantSplit/>
          <w:jc w:val="center"/>
        </w:trPr>
        <w:tc>
          <w:tcPr>
            <w:tcW w:w="1269" w:type="dxa"/>
          </w:tcPr>
          <w:p w14:paraId="20DFD08D" w14:textId="77777777" w:rsidR="00D44749" w:rsidRPr="001C220C" w:rsidRDefault="00D44749" w:rsidP="00FA5EE8">
            <w:pPr>
              <w:pStyle w:val="TABLE-cell"/>
              <w:rPr>
                <w:lang w:val="en-US"/>
              </w:rPr>
            </w:pPr>
            <w:r w:rsidRPr="001C220C">
              <w:rPr>
                <w:lang w:val="en-US"/>
              </w:rPr>
              <w:t>ID</w:t>
            </w:r>
          </w:p>
        </w:tc>
        <w:tc>
          <w:tcPr>
            <w:tcW w:w="2880" w:type="dxa"/>
          </w:tcPr>
          <w:p w14:paraId="45506F43" w14:textId="77777777" w:rsidR="00D44749" w:rsidRPr="001C220C" w:rsidRDefault="00D44749" w:rsidP="00FA5EE8">
            <w:pPr>
              <w:pStyle w:val="TABLE-cell"/>
              <w:rPr>
                <w:lang w:val="en-US"/>
              </w:rPr>
            </w:pPr>
            <w:r w:rsidRPr="001C220C">
              <w:rPr>
                <w:lang w:val="en-US"/>
              </w:rPr>
              <w:t xml:space="preserve">An identification of the specific property, unique under the scope of the parent </w:t>
            </w:r>
            <w:r w:rsidRPr="001C220C">
              <w:rPr>
                <w:i/>
                <w:lang w:val="en-US"/>
              </w:rPr>
              <w:t>personnel class</w:t>
            </w:r>
            <w:r w:rsidRPr="001C220C">
              <w:rPr>
                <w:lang w:val="en-US"/>
              </w:rPr>
              <w:t xml:space="preserve"> object.</w:t>
            </w:r>
          </w:p>
          <w:p w14:paraId="39C94677" w14:textId="77777777" w:rsidR="00D44749" w:rsidRPr="001C220C" w:rsidRDefault="00D44749" w:rsidP="00FA5EE8">
            <w:pPr>
              <w:pStyle w:val="TABLE-cell"/>
              <w:rPr>
                <w:lang w:val="en-US"/>
              </w:rPr>
            </w:pPr>
            <w:r w:rsidRPr="001C220C">
              <w:rPr>
                <w:lang w:val="en-US"/>
              </w:rPr>
              <w:t>For example, the property “</w:t>
            </w:r>
            <w:r w:rsidRPr="001C220C">
              <w:rPr>
                <w:i/>
                <w:lang w:val="en-US"/>
              </w:rPr>
              <w:t>Has Class 1 Safety Training</w:t>
            </w:r>
            <w:r w:rsidRPr="001C220C">
              <w:rPr>
                <w:lang w:val="en-US"/>
              </w:rPr>
              <w:t xml:space="preserve">” (with values of </w:t>
            </w:r>
            <w:r w:rsidRPr="001C220C">
              <w:rPr>
                <w:i/>
                <w:lang w:val="en-US"/>
              </w:rPr>
              <w:t>Yes</w:t>
            </w:r>
            <w:r w:rsidRPr="001C220C">
              <w:rPr>
                <w:lang w:val="en-US"/>
              </w:rPr>
              <w:t xml:space="preserve"> or </w:t>
            </w:r>
            <w:r w:rsidRPr="001C220C">
              <w:rPr>
                <w:i/>
                <w:lang w:val="en-US"/>
              </w:rPr>
              <w:t>No</w:t>
            </w:r>
            <w:r w:rsidRPr="001C220C">
              <w:rPr>
                <w:lang w:val="en-US"/>
              </w:rPr>
              <w:t xml:space="preserve">) </w:t>
            </w:r>
            <w:r w:rsidR="00DE2E9A">
              <w:rPr>
                <w:lang w:val="en-US"/>
              </w:rPr>
              <w:t xml:space="preserve">can </w:t>
            </w:r>
            <w:r w:rsidRPr="001C220C">
              <w:rPr>
                <w:lang w:val="en-US"/>
              </w:rPr>
              <w:t xml:space="preserve">be defined under several different </w:t>
            </w:r>
            <w:r w:rsidR="008757C3">
              <w:rPr>
                <w:i/>
                <w:lang w:val="en-US"/>
              </w:rPr>
              <w:t>p</w:t>
            </w:r>
            <w:r w:rsidRPr="001C220C">
              <w:rPr>
                <w:i/>
                <w:lang w:val="en-US"/>
              </w:rPr>
              <w:t xml:space="preserve">ersonnel </w:t>
            </w:r>
            <w:r w:rsidR="008757C3">
              <w:rPr>
                <w:i/>
                <w:lang w:val="en-US"/>
              </w:rPr>
              <w:t>c</w:t>
            </w:r>
            <w:r w:rsidRPr="001C220C">
              <w:rPr>
                <w:i/>
                <w:lang w:val="en-US"/>
              </w:rPr>
              <w:t xml:space="preserve">lass </w:t>
            </w:r>
            <w:r w:rsidRPr="001C220C">
              <w:rPr>
                <w:lang w:val="en-US"/>
              </w:rPr>
              <w:t xml:space="preserve">definitions, such as </w:t>
            </w:r>
            <w:r w:rsidR="00FD09DD">
              <w:rPr>
                <w:lang w:val="en-US"/>
              </w:rPr>
              <w:t>f</w:t>
            </w:r>
            <w:r w:rsidRPr="00AE4770">
              <w:rPr>
                <w:lang w:val="en-US"/>
              </w:rPr>
              <w:t xml:space="preserve">ork </w:t>
            </w:r>
            <w:r w:rsidR="00FD09DD">
              <w:rPr>
                <w:lang w:val="en-US"/>
              </w:rPr>
              <w:t>l</w:t>
            </w:r>
            <w:r w:rsidRPr="00AE4770">
              <w:rPr>
                <w:lang w:val="en-US"/>
              </w:rPr>
              <w:t xml:space="preserve">ift </w:t>
            </w:r>
            <w:r w:rsidR="00FD09DD">
              <w:rPr>
                <w:lang w:val="en-US"/>
              </w:rPr>
              <w:t>o</w:t>
            </w:r>
            <w:r w:rsidRPr="00AE4770">
              <w:rPr>
                <w:lang w:val="en-US"/>
              </w:rPr>
              <w:t>perator</w:t>
            </w:r>
            <w:r w:rsidRPr="001C220C">
              <w:rPr>
                <w:i/>
                <w:lang w:val="en-US"/>
              </w:rPr>
              <w:t xml:space="preserve"> </w:t>
            </w:r>
            <w:r w:rsidRPr="001C220C">
              <w:rPr>
                <w:lang w:val="en-US"/>
              </w:rPr>
              <w:t xml:space="preserve">and </w:t>
            </w:r>
            <w:r w:rsidR="008C5D49">
              <w:rPr>
                <w:lang w:val="en-US"/>
              </w:rPr>
              <w:t>p</w:t>
            </w:r>
            <w:r w:rsidRPr="00AE4770">
              <w:rPr>
                <w:lang w:val="en-US"/>
              </w:rPr>
              <w:t xml:space="preserve">ipe </w:t>
            </w:r>
            <w:r w:rsidR="008C5D49">
              <w:rPr>
                <w:lang w:val="en-US"/>
              </w:rPr>
              <w:t>f</w:t>
            </w:r>
            <w:r w:rsidRPr="00AE4770">
              <w:rPr>
                <w:lang w:val="en-US"/>
              </w:rPr>
              <w:t>itter</w:t>
            </w:r>
            <w:r w:rsidRPr="001C220C">
              <w:rPr>
                <w:lang w:val="en-US"/>
              </w:rPr>
              <w:t xml:space="preserve"> classes, but has a different meaning for each class.</w:t>
            </w:r>
          </w:p>
        </w:tc>
        <w:tc>
          <w:tcPr>
            <w:tcW w:w="1440" w:type="dxa"/>
          </w:tcPr>
          <w:p w14:paraId="79A116FF" w14:textId="77777777" w:rsidR="00D44749" w:rsidRPr="001C220C" w:rsidRDefault="00D44749" w:rsidP="00FA5EE8">
            <w:pPr>
              <w:pStyle w:val="TABLE-cell"/>
              <w:rPr>
                <w:lang w:val="en-US"/>
              </w:rPr>
            </w:pPr>
            <w:r w:rsidRPr="001C220C">
              <w:rPr>
                <w:lang w:val="en-US"/>
              </w:rPr>
              <w:t>Class 1 Certified</w:t>
            </w:r>
          </w:p>
        </w:tc>
        <w:tc>
          <w:tcPr>
            <w:tcW w:w="1274" w:type="dxa"/>
          </w:tcPr>
          <w:p w14:paraId="33FC37B0" w14:textId="77777777" w:rsidR="00D44749" w:rsidRPr="001C220C" w:rsidRDefault="00D44749" w:rsidP="00FA5EE8">
            <w:pPr>
              <w:pStyle w:val="TABLE-cell"/>
              <w:rPr>
                <w:lang w:val="en-US"/>
              </w:rPr>
            </w:pPr>
            <w:r w:rsidRPr="001C220C">
              <w:rPr>
                <w:lang w:val="en-US"/>
              </w:rPr>
              <w:t>Electrician Skills Class</w:t>
            </w:r>
          </w:p>
        </w:tc>
        <w:tc>
          <w:tcPr>
            <w:tcW w:w="1103" w:type="dxa"/>
          </w:tcPr>
          <w:p w14:paraId="6DF128EF" w14:textId="77777777" w:rsidR="00D44749" w:rsidRPr="001C220C" w:rsidRDefault="00D44749" w:rsidP="00FA5EE8">
            <w:pPr>
              <w:pStyle w:val="TABLE-cell"/>
              <w:rPr>
                <w:lang w:val="en-US"/>
              </w:rPr>
            </w:pPr>
            <w:r w:rsidRPr="001C220C">
              <w:rPr>
                <w:lang w:val="en-US"/>
              </w:rPr>
              <w:t>LGC Model 1003 Certified  Operator</w:t>
            </w:r>
          </w:p>
        </w:tc>
        <w:tc>
          <w:tcPr>
            <w:tcW w:w="1080" w:type="dxa"/>
          </w:tcPr>
          <w:p w14:paraId="57BC5C66" w14:textId="77777777" w:rsidR="00D44749" w:rsidRPr="001C220C" w:rsidRDefault="00D44749" w:rsidP="00FA5EE8">
            <w:pPr>
              <w:pStyle w:val="TABLE-cell"/>
              <w:rPr>
                <w:lang w:val="en-US"/>
              </w:rPr>
            </w:pPr>
            <w:r w:rsidRPr="001C220C">
              <w:rPr>
                <w:lang w:val="en-US"/>
              </w:rPr>
              <w:t>Lift Truck Driver</w:t>
            </w:r>
          </w:p>
        </w:tc>
      </w:tr>
      <w:tr w:rsidR="00D44749" w:rsidRPr="001C220C" w14:paraId="210B9ED7" w14:textId="77777777">
        <w:trPr>
          <w:cantSplit/>
          <w:jc w:val="center"/>
        </w:trPr>
        <w:tc>
          <w:tcPr>
            <w:tcW w:w="1269" w:type="dxa"/>
          </w:tcPr>
          <w:p w14:paraId="380A3B73" w14:textId="77777777" w:rsidR="00D44749" w:rsidRPr="001C220C" w:rsidRDefault="00D44749" w:rsidP="00FA5EE8">
            <w:pPr>
              <w:pStyle w:val="TABLE-cell"/>
              <w:rPr>
                <w:lang w:val="en-US"/>
              </w:rPr>
            </w:pPr>
            <w:r w:rsidRPr="001C220C">
              <w:rPr>
                <w:lang w:val="en-US"/>
              </w:rPr>
              <w:t>Description</w:t>
            </w:r>
          </w:p>
        </w:tc>
        <w:tc>
          <w:tcPr>
            <w:tcW w:w="2880" w:type="dxa"/>
          </w:tcPr>
          <w:p w14:paraId="7B978A02" w14:textId="77777777" w:rsidR="00D44749" w:rsidRPr="001C220C" w:rsidRDefault="00D44749" w:rsidP="00FA5EE8">
            <w:pPr>
              <w:pStyle w:val="TABLE-cell"/>
              <w:rPr>
                <w:lang w:val="en-US"/>
              </w:rPr>
            </w:pPr>
            <w:r w:rsidRPr="001C220C">
              <w:rPr>
                <w:lang w:val="en-US"/>
              </w:rPr>
              <w:t xml:space="preserve">Additional information and description about the </w:t>
            </w:r>
            <w:r w:rsidRPr="001C220C">
              <w:rPr>
                <w:i/>
                <w:lang w:val="en-US"/>
              </w:rPr>
              <w:t>personnel class property.</w:t>
            </w:r>
          </w:p>
        </w:tc>
        <w:tc>
          <w:tcPr>
            <w:tcW w:w="1440" w:type="dxa"/>
          </w:tcPr>
          <w:p w14:paraId="7F9669C1" w14:textId="77777777" w:rsidR="00D44749" w:rsidRPr="001C220C" w:rsidRDefault="00D44749" w:rsidP="00FA5EE8">
            <w:pPr>
              <w:pStyle w:val="TABLE-cell"/>
              <w:rPr>
                <w:lang w:val="en-US"/>
              </w:rPr>
            </w:pPr>
            <w:r w:rsidRPr="001C220C">
              <w:rPr>
                <w:lang w:val="en-US"/>
              </w:rPr>
              <w:t>Indicates the certification level of the operator.</w:t>
            </w:r>
          </w:p>
        </w:tc>
        <w:tc>
          <w:tcPr>
            <w:tcW w:w="1274" w:type="dxa"/>
          </w:tcPr>
          <w:p w14:paraId="48641B35" w14:textId="77777777" w:rsidR="00D44749" w:rsidRPr="001C220C" w:rsidRDefault="00D44749" w:rsidP="00FA5EE8">
            <w:pPr>
              <w:pStyle w:val="TABLE-cell"/>
              <w:rPr>
                <w:lang w:val="en-US"/>
              </w:rPr>
            </w:pPr>
            <w:r w:rsidRPr="001C220C">
              <w:rPr>
                <w:lang w:val="en-US"/>
              </w:rPr>
              <w:t xml:space="preserve">Level of Skill Attained </w:t>
            </w:r>
          </w:p>
        </w:tc>
        <w:tc>
          <w:tcPr>
            <w:tcW w:w="1103" w:type="dxa"/>
          </w:tcPr>
          <w:p w14:paraId="4374911A" w14:textId="77777777" w:rsidR="00D44749" w:rsidRPr="001C220C" w:rsidRDefault="00D44749" w:rsidP="00FA5EE8">
            <w:pPr>
              <w:pStyle w:val="TABLE-cell"/>
              <w:rPr>
                <w:lang w:val="en-US"/>
              </w:rPr>
            </w:pPr>
            <w:r w:rsidRPr="001C220C">
              <w:rPr>
                <w:lang w:val="en-US"/>
              </w:rPr>
              <w:t>Indicates if qualified to run equipment</w:t>
            </w:r>
          </w:p>
        </w:tc>
        <w:tc>
          <w:tcPr>
            <w:tcW w:w="1080" w:type="dxa"/>
          </w:tcPr>
          <w:p w14:paraId="69EF6BE8" w14:textId="77777777" w:rsidR="00D44749" w:rsidRPr="001C220C" w:rsidRDefault="00D44749" w:rsidP="00FA5EE8">
            <w:pPr>
              <w:pStyle w:val="TABLE-cell"/>
              <w:rPr>
                <w:lang w:val="en-US"/>
              </w:rPr>
            </w:pPr>
            <w:r w:rsidRPr="001C220C">
              <w:rPr>
                <w:lang w:val="en-US"/>
              </w:rPr>
              <w:t>Indicates if allowed to drive lift trucks</w:t>
            </w:r>
          </w:p>
        </w:tc>
      </w:tr>
      <w:tr w:rsidR="00D44749" w:rsidRPr="001C220C" w14:paraId="7BE98DF1" w14:textId="77777777">
        <w:trPr>
          <w:cantSplit/>
          <w:jc w:val="center"/>
        </w:trPr>
        <w:tc>
          <w:tcPr>
            <w:tcW w:w="1269" w:type="dxa"/>
          </w:tcPr>
          <w:p w14:paraId="55D965BC" w14:textId="77777777" w:rsidR="00D44749" w:rsidRPr="001C220C" w:rsidRDefault="00D44749" w:rsidP="00FA5EE8">
            <w:pPr>
              <w:pStyle w:val="TABLE-cell"/>
              <w:rPr>
                <w:lang w:val="en-US"/>
              </w:rPr>
            </w:pPr>
            <w:r w:rsidRPr="001C220C">
              <w:rPr>
                <w:lang w:val="en-US"/>
              </w:rPr>
              <w:t>Value</w:t>
            </w:r>
          </w:p>
        </w:tc>
        <w:tc>
          <w:tcPr>
            <w:tcW w:w="2880" w:type="dxa"/>
          </w:tcPr>
          <w:p w14:paraId="1020D004" w14:textId="77777777" w:rsidR="00D44749" w:rsidRPr="001C220C" w:rsidRDefault="00D44749" w:rsidP="00FA5EE8">
            <w:pPr>
              <w:pStyle w:val="TABLE-cell"/>
              <w:rPr>
                <w:lang w:val="en-US"/>
              </w:rPr>
            </w:pPr>
            <w:r w:rsidRPr="001C220C">
              <w:rPr>
                <w:lang w:val="en-US"/>
              </w:rPr>
              <w:t>The value, set of values, or range of the property.</w:t>
            </w:r>
          </w:p>
          <w:p w14:paraId="55D8E073" w14:textId="77777777" w:rsidR="00D44749" w:rsidRPr="001C220C" w:rsidRDefault="00D44749" w:rsidP="00FA5EE8">
            <w:pPr>
              <w:pStyle w:val="TABLE-cell"/>
              <w:rPr>
                <w:lang w:val="en-US"/>
              </w:rPr>
            </w:pPr>
            <w:r w:rsidRPr="001C220C">
              <w:rPr>
                <w:lang w:val="en-US"/>
              </w:rPr>
              <w:t xml:space="preserve">This presents a range of possible numeric values, a list of possible </w:t>
            </w:r>
            <w:r w:rsidRPr="00DB4D92">
              <w:rPr>
                <w:i/>
                <w:lang w:val="en-US"/>
              </w:rPr>
              <w:t>values,</w:t>
            </w:r>
            <w:r w:rsidRPr="001C220C">
              <w:rPr>
                <w:lang w:val="en-US"/>
              </w:rPr>
              <w:t xml:space="preserve"> or it </w:t>
            </w:r>
            <w:r w:rsidR="00DE2E9A">
              <w:rPr>
                <w:lang w:val="en-US"/>
              </w:rPr>
              <w:t xml:space="preserve">can </w:t>
            </w:r>
            <w:r w:rsidRPr="001C220C">
              <w:rPr>
                <w:lang w:val="en-US"/>
              </w:rPr>
              <w:t xml:space="preserve">be empty if any </w:t>
            </w:r>
            <w:r w:rsidRPr="00DB4D92">
              <w:rPr>
                <w:i/>
                <w:lang w:val="en-US"/>
              </w:rPr>
              <w:t>value</w:t>
            </w:r>
            <w:r w:rsidRPr="001C220C">
              <w:rPr>
                <w:lang w:val="en-US"/>
              </w:rPr>
              <w:t xml:space="preserve"> is valid.</w:t>
            </w:r>
          </w:p>
        </w:tc>
        <w:tc>
          <w:tcPr>
            <w:tcW w:w="1440" w:type="dxa"/>
          </w:tcPr>
          <w:p w14:paraId="7C27820D" w14:textId="77777777" w:rsidR="00D44749" w:rsidRPr="001C220C" w:rsidRDefault="00C21049" w:rsidP="00FA5EE8">
            <w:pPr>
              <w:pStyle w:val="TABLE-cell"/>
              <w:rPr>
                <w:lang w:val="en-US"/>
              </w:rPr>
            </w:pPr>
            <w:r>
              <w:rPr>
                <w:lang w:val="en-US"/>
              </w:rPr>
              <w:t>&lt;</w:t>
            </w:r>
            <w:r w:rsidR="00D44749" w:rsidRPr="001C220C">
              <w:rPr>
                <w:lang w:val="en-US"/>
              </w:rPr>
              <w:t>True, False</w:t>
            </w:r>
            <w:r>
              <w:rPr>
                <w:lang w:val="en-US"/>
              </w:rPr>
              <w:t>&gt;</w:t>
            </w:r>
          </w:p>
        </w:tc>
        <w:tc>
          <w:tcPr>
            <w:tcW w:w="1274" w:type="dxa"/>
          </w:tcPr>
          <w:p w14:paraId="12B52A9B" w14:textId="77777777" w:rsidR="00D44749" w:rsidRPr="001C220C" w:rsidRDefault="00C21049" w:rsidP="00FA5EE8">
            <w:pPr>
              <w:pStyle w:val="TABLE-cell"/>
              <w:rPr>
                <w:lang w:val="en-US"/>
              </w:rPr>
            </w:pPr>
            <w:r>
              <w:rPr>
                <w:lang w:val="en-US"/>
              </w:rPr>
              <w:t>&lt;</w:t>
            </w:r>
            <w:r w:rsidR="00D44749" w:rsidRPr="001C220C">
              <w:rPr>
                <w:lang w:val="en-US"/>
              </w:rPr>
              <w:t>Master, Journeyman, Apprentice</w:t>
            </w:r>
            <w:r>
              <w:rPr>
                <w:lang w:val="en-US"/>
              </w:rPr>
              <w:t>&gt;</w:t>
            </w:r>
          </w:p>
        </w:tc>
        <w:tc>
          <w:tcPr>
            <w:tcW w:w="1103" w:type="dxa"/>
          </w:tcPr>
          <w:p w14:paraId="4B3035C7" w14:textId="77777777" w:rsidR="00D44749" w:rsidRPr="001C220C" w:rsidRDefault="00C21049" w:rsidP="00FA5EE8">
            <w:pPr>
              <w:pStyle w:val="TABLE-cell"/>
              <w:rPr>
                <w:lang w:val="en-US"/>
              </w:rPr>
            </w:pPr>
            <w:r>
              <w:rPr>
                <w:lang w:val="en-US"/>
              </w:rPr>
              <w:t>&lt;True, False&gt;</w:t>
            </w:r>
          </w:p>
        </w:tc>
        <w:tc>
          <w:tcPr>
            <w:tcW w:w="1080" w:type="dxa"/>
          </w:tcPr>
          <w:p w14:paraId="138BF959" w14:textId="77777777" w:rsidR="00D44749" w:rsidRPr="001C220C" w:rsidRDefault="00C21049" w:rsidP="00FA5EE8">
            <w:pPr>
              <w:pStyle w:val="TABLE-cell"/>
              <w:rPr>
                <w:lang w:val="en-US"/>
              </w:rPr>
            </w:pPr>
            <w:r>
              <w:rPr>
                <w:lang w:val="en-US"/>
              </w:rPr>
              <w:t>&lt;True, False&gt;</w:t>
            </w:r>
          </w:p>
        </w:tc>
      </w:tr>
      <w:tr w:rsidR="00CE5F1D" w:rsidRPr="001C220C" w14:paraId="495E51BE" w14:textId="77777777">
        <w:trPr>
          <w:cantSplit/>
          <w:jc w:val="center"/>
        </w:trPr>
        <w:tc>
          <w:tcPr>
            <w:tcW w:w="1269" w:type="dxa"/>
          </w:tcPr>
          <w:p w14:paraId="49F742BF" w14:textId="77777777" w:rsidR="00CE5F1D" w:rsidRPr="001C220C" w:rsidRDefault="00CE5F1D" w:rsidP="00FA5EE8">
            <w:pPr>
              <w:pStyle w:val="TABLE-cell"/>
              <w:rPr>
                <w:lang w:val="en-US"/>
              </w:rPr>
            </w:pPr>
            <w:r w:rsidRPr="001C220C">
              <w:rPr>
                <w:lang w:val="en-US"/>
              </w:rPr>
              <w:t xml:space="preserve">Value </w:t>
            </w:r>
            <w:r w:rsidR="000327C9">
              <w:rPr>
                <w:lang w:val="en-US"/>
              </w:rPr>
              <w:t>u</w:t>
            </w:r>
            <w:r w:rsidRPr="001C220C">
              <w:rPr>
                <w:lang w:val="en-US"/>
              </w:rPr>
              <w:t xml:space="preserve">nit of </w:t>
            </w:r>
            <w:r w:rsidR="000327C9">
              <w:rPr>
                <w:lang w:val="en-US"/>
              </w:rPr>
              <w:t>m</w:t>
            </w:r>
            <w:r w:rsidRPr="001C220C">
              <w:rPr>
                <w:lang w:val="en-US"/>
              </w:rPr>
              <w:t>easure</w:t>
            </w:r>
          </w:p>
        </w:tc>
        <w:tc>
          <w:tcPr>
            <w:tcW w:w="2880" w:type="dxa"/>
          </w:tcPr>
          <w:p w14:paraId="2DC87E51" w14:textId="77777777" w:rsidR="00CE5F1D" w:rsidRPr="001C220C" w:rsidRDefault="00CE5F1D" w:rsidP="00FA5EE8">
            <w:pPr>
              <w:pStyle w:val="TABLE-cell"/>
              <w:rPr>
                <w:lang w:val="en-US"/>
              </w:rPr>
            </w:pPr>
            <w:r w:rsidRPr="001C220C">
              <w:rPr>
                <w:lang w:val="en-US"/>
              </w:rPr>
              <w:t>The unit of measure of the associated property values, if applicable.</w:t>
            </w:r>
          </w:p>
        </w:tc>
        <w:tc>
          <w:tcPr>
            <w:tcW w:w="1440" w:type="dxa"/>
          </w:tcPr>
          <w:p w14:paraId="7FA2B699" w14:textId="77777777" w:rsidR="00CE5F1D" w:rsidRPr="001C220C" w:rsidRDefault="00CE5F1D" w:rsidP="00FA5EE8">
            <w:pPr>
              <w:pStyle w:val="TABLE-cell"/>
              <w:rPr>
                <w:lang w:val="en-US"/>
              </w:rPr>
            </w:pPr>
            <w:r w:rsidRPr="001C220C">
              <w:rPr>
                <w:lang w:val="en-US"/>
              </w:rPr>
              <w:t>Boolean</w:t>
            </w:r>
          </w:p>
        </w:tc>
        <w:tc>
          <w:tcPr>
            <w:tcW w:w="1274" w:type="dxa"/>
          </w:tcPr>
          <w:p w14:paraId="20440F3C" w14:textId="77777777" w:rsidR="00CE5F1D" w:rsidRPr="001C220C" w:rsidRDefault="00CE5F1D" w:rsidP="00FA5EE8">
            <w:pPr>
              <w:pStyle w:val="TABLE-cell"/>
              <w:rPr>
                <w:lang w:val="en-US"/>
              </w:rPr>
            </w:pPr>
            <w:r w:rsidRPr="001C220C">
              <w:rPr>
                <w:lang w:val="en-US"/>
              </w:rPr>
              <w:t>String</w:t>
            </w:r>
          </w:p>
        </w:tc>
        <w:tc>
          <w:tcPr>
            <w:tcW w:w="1103" w:type="dxa"/>
          </w:tcPr>
          <w:p w14:paraId="6E0929D1" w14:textId="77777777" w:rsidR="00CE5F1D" w:rsidRPr="001C220C" w:rsidRDefault="00CE5F1D" w:rsidP="00FA5EE8">
            <w:pPr>
              <w:pStyle w:val="TABLE-cell"/>
              <w:rPr>
                <w:lang w:val="en-US"/>
              </w:rPr>
            </w:pPr>
            <w:r w:rsidRPr="001C220C">
              <w:rPr>
                <w:lang w:val="en-US"/>
              </w:rPr>
              <w:t>Boolean</w:t>
            </w:r>
          </w:p>
        </w:tc>
        <w:tc>
          <w:tcPr>
            <w:tcW w:w="1080" w:type="dxa"/>
          </w:tcPr>
          <w:p w14:paraId="70961987" w14:textId="77777777" w:rsidR="00CE5F1D" w:rsidRPr="001C220C" w:rsidRDefault="00CE5F1D" w:rsidP="00FA5EE8">
            <w:pPr>
              <w:pStyle w:val="TABLE-cell"/>
              <w:rPr>
                <w:lang w:val="en-US"/>
              </w:rPr>
            </w:pPr>
            <w:r w:rsidRPr="001C220C">
              <w:rPr>
                <w:lang w:val="en-US"/>
              </w:rPr>
              <w:t>Boolean</w:t>
            </w:r>
          </w:p>
        </w:tc>
      </w:tr>
    </w:tbl>
    <w:p w14:paraId="49A43706" w14:textId="77777777" w:rsidR="00CB7EC0" w:rsidRPr="001C220C" w:rsidRDefault="00CB7EC0" w:rsidP="003E1075">
      <w:pPr>
        <w:pStyle w:val="Heading3"/>
      </w:pPr>
      <w:bookmarkStart w:id="3224" w:name="_Toc320176898"/>
      <w:r w:rsidRPr="001C220C">
        <w:t>Person</w:t>
      </w:r>
      <w:bookmarkEnd w:id="3088"/>
      <w:bookmarkEnd w:id="3224"/>
      <w:r w:rsidR="007C3B0E" w:rsidRPr="001C220C">
        <w:t xml:space="preserve"> </w:t>
      </w:r>
    </w:p>
    <w:p w14:paraId="0FDA4EB8" w14:textId="2AA7A445" w:rsidR="00CB7EC0" w:rsidRPr="001C220C" w:rsidDel="00CD5B43" w:rsidRDefault="005A123D" w:rsidP="0023528A">
      <w:pPr>
        <w:pStyle w:val="PARAGRAPH"/>
        <w:rPr>
          <w:del w:id="3225" w:author="Charles Gifford" w:date="2017-03-18T19:42:00Z"/>
          <w:lang w:val="en-US"/>
        </w:rPr>
      </w:pPr>
      <w:r w:rsidRPr="001C220C">
        <w:rPr>
          <w:lang w:val="en-US"/>
        </w:rPr>
        <w:t xml:space="preserve">A representation of a specifically identified individual </w:t>
      </w:r>
      <w:r>
        <w:rPr>
          <w:lang w:val="en-US"/>
        </w:rPr>
        <w:t>shall be presented as a</w:t>
      </w:r>
      <w:r w:rsidR="00CB7EC0" w:rsidRPr="001C220C">
        <w:rPr>
          <w:i/>
          <w:lang w:val="en-US"/>
        </w:rPr>
        <w:t xml:space="preserve"> </w:t>
      </w:r>
      <w:r w:rsidR="00CB7EC0" w:rsidRPr="00AE4770">
        <w:rPr>
          <w:i/>
          <w:iCs/>
          <w:lang w:val="en-US"/>
        </w:rPr>
        <w:t>person</w:t>
      </w:r>
      <w:r w:rsidR="00C91311">
        <w:rPr>
          <w:lang w:val="en-US"/>
        </w:rPr>
        <w:t xml:space="preserve">. </w:t>
      </w:r>
      <w:r w:rsidR="00CB7EC0" w:rsidRPr="001C220C">
        <w:rPr>
          <w:lang w:val="en-US"/>
        </w:rPr>
        <w:t xml:space="preserve">A </w:t>
      </w:r>
      <w:r w:rsidR="00CB7EC0" w:rsidRPr="00AE4770">
        <w:rPr>
          <w:i/>
          <w:iCs/>
          <w:lang w:val="en-US"/>
        </w:rPr>
        <w:t>person</w:t>
      </w:r>
      <w:r w:rsidR="00CB7EC0" w:rsidRPr="001C220C">
        <w:rPr>
          <w:lang w:val="en-US"/>
        </w:rPr>
        <w:t xml:space="preserve"> may be a member of zero or more </w:t>
      </w:r>
      <w:r w:rsidR="00CB7EC0" w:rsidRPr="00AE4770">
        <w:rPr>
          <w:i/>
          <w:iCs/>
          <w:lang w:val="en-US"/>
        </w:rPr>
        <w:t>personnel classes</w:t>
      </w:r>
      <w:r w:rsidR="008558A5">
        <w:rPr>
          <w:lang w:val="en-US"/>
        </w:rPr>
        <w:t xml:space="preserve">. </w:t>
      </w:r>
      <w:ins w:id="3226" w:author="Charles Gifford" w:date="2017-03-18T19:42:00Z">
        <w:r w:rsidR="00CD5B43" w:rsidRPr="00CD5B43">
          <w:rPr>
            <w:lang w:val="en-US"/>
          </w:rPr>
          <w:t xml:space="preserve">A </w:t>
        </w:r>
        <w:r w:rsidR="00CD5B43" w:rsidRPr="00B410E4">
          <w:rPr>
            <w:i/>
            <w:lang w:val="en-US"/>
          </w:rPr>
          <w:t xml:space="preserve">person </w:t>
        </w:r>
        <w:r w:rsidR="00CD5B43" w:rsidRPr="00CD5B43">
          <w:rPr>
            <w:lang w:val="en-US"/>
          </w:rPr>
          <w:t xml:space="preserve">may be tested by the evaluation of a </w:t>
        </w:r>
        <w:r w:rsidR="00CD5B43" w:rsidRPr="00B410E4">
          <w:rPr>
            <w:i/>
            <w:lang w:val="en-US"/>
          </w:rPr>
          <w:t>test specification</w:t>
        </w:r>
        <w:r w:rsidR="00CD5B43" w:rsidRPr="00CD5B43">
          <w:rPr>
            <w:lang w:val="en-US"/>
          </w:rPr>
          <w:t xml:space="preserve">. </w:t>
        </w:r>
      </w:ins>
      <w:del w:id="3227" w:author="Charles Gifford" w:date="2017-03-18T19:42:00Z">
        <w:r w:rsidR="0040788E" w:rsidRPr="001C220C" w:rsidDel="00CD5B43">
          <w:rPr>
            <w:lang w:val="en-US"/>
          </w:rPr>
          <w:delText xml:space="preserve">A </w:delText>
        </w:r>
        <w:r w:rsidR="0040788E" w:rsidRPr="00AE4770" w:rsidDel="00CD5B43">
          <w:rPr>
            <w:i/>
            <w:lang w:val="en-US"/>
          </w:rPr>
          <w:delText>person</w:delText>
        </w:r>
        <w:r w:rsidR="0040788E" w:rsidRPr="001C220C" w:rsidDel="00CD5B43">
          <w:rPr>
            <w:lang w:val="en-US"/>
          </w:rPr>
          <w:delText xml:space="preserve"> may</w:delText>
        </w:r>
        <w:r w:rsidR="0015567C" w:rsidDel="00CD5B43">
          <w:rPr>
            <w:lang w:val="en-US"/>
          </w:rPr>
          <w:delText xml:space="preserve"> </w:delText>
        </w:r>
        <w:r w:rsidR="0040788E" w:rsidRPr="001C220C" w:rsidDel="00CD5B43">
          <w:rPr>
            <w:lang w:val="en-US"/>
          </w:rPr>
          <w:delText xml:space="preserve">be tested by the execution of a </w:delText>
        </w:r>
        <w:r w:rsidR="0040788E" w:rsidRPr="00AE4770" w:rsidDel="00CD5B43">
          <w:rPr>
            <w:i/>
            <w:lang w:val="en-US"/>
          </w:rPr>
          <w:delText>qualification test specification</w:delText>
        </w:r>
        <w:r w:rsidR="0040788E" w:rsidRPr="001C220C" w:rsidDel="00CD5B43">
          <w:rPr>
            <w:lang w:val="en-US"/>
          </w:rPr>
          <w:delText xml:space="preserve">. </w:delText>
        </w:r>
      </w:del>
    </w:p>
    <w:p w14:paraId="797F1B6E" w14:textId="77777777" w:rsidR="00CD5B43" w:rsidRDefault="009A0FC3" w:rsidP="00CE7B4B">
      <w:pPr>
        <w:pStyle w:val="PARAGRAPH"/>
        <w:rPr>
          <w:lang w:val="en-US"/>
        </w:rPr>
      </w:pPr>
      <w:r w:rsidRPr="00AE4770">
        <w:rPr>
          <w:i/>
          <w:lang w:val="en-US"/>
        </w:rPr>
        <w:t>Person</w:t>
      </w:r>
      <w:r w:rsidRPr="001C220C">
        <w:rPr>
          <w:lang w:val="en-US"/>
        </w:rPr>
        <w:t xml:space="preserve"> shall include a unique </w:t>
      </w:r>
      <w:r w:rsidR="00DB431A" w:rsidRPr="00DB431A">
        <w:rPr>
          <w:lang w:val="en-US"/>
        </w:rPr>
        <w:t xml:space="preserve">identification </w:t>
      </w:r>
      <w:r w:rsidRPr="001C220C">
        <w:rPr>
          <w:lang w:val="en-US"/>
        </w:rPr>
        <w:t>of the individual</w:t>
      </w:r>
      <w:r w:rsidR="00AF5782">
        <w:rPr>
          <w:lang w:val="en-US"/>
        </w:rPr>
        <w:t>.</w:t>
      </w:r>
      <w:r w:rsidR="00CE7B4B">
        <w:rPr>
          <w:lang w:val="en-US"/>
        </w:rPr>
        <w:t xml:space="preserve"> </w:t>
      </w:r>
    </w:p>
    <w:p w14:paraId="41FC5465" w14:textId="5EC9208A" w:rsidR="005A123D" w:rsidRDefault="00CE7B4B" w:rsidP="00CE7B4B">
      <w:pPr>
        <w:pStyle w:val="PARAGRAPH"/>
        <w:rPr>
          <w:lang w:val="en-US"/>
        </w:rPr>
      </w:pPr>
      <w:r>
        <w:rPr>
          <w:lang w:val="en-US"/>
        </w:rPr>
        <w:fldChar w:fldCharType="begin"/>
      </w:r>
      <w:r>
        <w:rPr>
          <w:lang w:val="en-US"/>
        </w:rPr>
        <w:instrText xml:space="preserve"> REF _Ref458268101 \h </w:instrText>
      </w:r>
      <w:r>
        <w:rPr>
          <w:lang w:val="en-US"/>
        </w:rPr>
      </w:r>
      <w:r>
        <w:rPr>
          <w:lang w:val="en-US"/>
        </w:rPr>
        <w:fldChar w:fldCharType="separate"/>
      </w:r>
      <w:r w:rsidR="007B63BB">
        <w:rPr>
          <w:lang w:val="en-US"/>
        </w:rPr>
        <w:t xml:space="preserve">Table </w:t>
      </w:r>
      <w:r w:rsidR="007B63BB">
        <w:rPr>
          <w:noProof/>
          <w:lang w:val="en-US"/>
        </w:rPr>
        <w:t>31</w:t>
      </w:r>
      <w:r>
        <w:rPr>
          <w:lang w:val="en-US"/>
        </w:rPr>
        <w:fldChar w:fldCharType="end"/>
      </w:r>
      <w:r w:rsidR="00F40702">
        <w:rPr>
          <w:lang w:val="en-US"/>
        </w:rPr>
        <w:t xml:space="preserve"> lists the relationship</w:t>
      </w:r>
      <w:r w:rsidR="00CD5B43">
        <w:rPr>
          <w:lang w:val="en-US"/>
        </w:rPr>
        <w:t xml:space="preserve"> role</w:t>
      </w:r>
      <w:r w:rsidR="00F40702">
        <w:rPr>
          <w:lang w:val="en-US"/>
        </w:rPr>
        <w:t>s</w:t>
      </w:r>
      <w:r w:rsidR="00F40702" w:rsidRPr="001C220C">
        <w:rPr>
          <w:lang w:val="en-US"/>
        </w:rPr>
        <w:t xml:space="preserve"> of </w:t>
      </w:r>
      <w:r w:rsidR="00F40702" w:rsidRPr="001C220C">
        <w:rPr>
          <w:i/>
          <w:lang w:val="en-US"/>
        </w:rPr>
        <w:t>person.</w:t>
      </w:r>
      <w:r w:rsidR="00F40702">
        <w:rPr>
          <w:lang w:val="en-US"/>
        </w:rPr>
        <w:t xml:space="preserve"> </w:t>
      </w:r>
      <w:r w:rsidR="00790E6F">
        <w:rPr>
          <w:lang w:val="en-US"/>
        </w:rPr>
        <w:fldChar w:fldCharType="begin"/>
      </w:r>
      <w:r w:rsidR="00790E6F">
        <w:rPr>
          <w:lang w:val="en-US"/>
        </w:rPr>
        <w:instrText xml:space="preserve"> REF _Ref495471184 \h </w:instrText>
      </w:r>
      <w:r w:rsidR="00790E6F">
        <w:rPr>
          <w:lang w:val="en-US"/>
        </w:rPr>
      </w:r>
      <w:r w:rsidR="00790E6F">
        <w:rPr>
          <w:lang w:val="en-US"/>
        </w:rPr>
        <w:fldChar w:fldCharType="separate"/>
      </w:r>
      <w:r w:rsidR="007B63BB">
        <w:rPr>
          <w:lang w:val="en-US"/>
        </w:rPr>
        <w:t xml:space="preserve">Table </w:t>
      </w:r>
      <w:r w:rsidR="007B63BB">
        <w:rPr>
          <w:noProof/>
          <w:lang w:val="en-US"/>
        </w:rPr>
        <w:t>32</w:t>
      </w:r>
      <w:r w:rsidR="00790E6F">
        <w:rPr>
          <w:lang w:val="en-US"/>
        </w:rPr>
        <w:fldChar w:fldCharType="end"/>
      </w:r>
      <w:r w:rsidR="00790E6F">
        <w:rPr>
          <w:lang w:val="en-US"/>
        </w:rPr>
        <w:t xml:space="preserve"> </w:t>
      </w:r>
      <w:r w:rsidR="005A123D" w:rsidRPr="001C220C">
        <w:rPr>
          <w:lang w:val="en-US"/>
        </w:rPr>
        <w:t xml:space="preserve">lists the attributes of </w:t>
      </w:r>
      <w:r w:rsidR="005A123D" w:rsidRPr="001C220C">
        <w:rPr>
          <w:i/>
          <w:lang w:val="en-US"/>
        </w:rPr>
        <w:t>person.</w:t>
      </w:r>
      <w:r w:rsidR="005A123D" w:rsidRPr="001C220C">
        <w:rPr>
          <w:lang w:val="en-US"/>
        </w:rPr>
        <w:t xml:space="preserve"> </w:t>
      </w:r>
    </w:p>
    <w:p w14:paraId="083E7632" w14:textId="47C3D08F" w:rsidR="00F40702" w:rsidRDefault="00F40702" w:rsidP="008F6D94">
      <w:pPr>
        <w:pStyle w:val="TABLE-title"/>
        <w:rPr>
          <w:ins w:id="3228" w:author="Charles Gifford" w:date="2017-03-18T19:43:00Z"/>
          <w:lang w:val="en-US"/>
        </w:rPr>
      </w:pPr>
      <w:bookmarkStart w:id="3229" w:name="_Ref458268101"/>
      <w:bookmarkStart w:id="3230" w:name="_Toc478492332"/>
      <w:r>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7B63BB">
        <w:rPr>
          <w:noProof/>
          <w:lang w:val="en-US"/>
        </w:rPr>
        <w:t>31</w:t>
      </w:r>
      <w:r w:rsidR="00FD29D6">
        <w:rPr>
          <w:lang w:val="en-US"/>
        </w:rPr>
        <w:fldChar w:fldCharType="end"/>
      </w:r>
      <w:bookmarkEnd w:id="3229"/>
      <w:r>
        <w:rPr>
          <w:lang w:val="en-US"/>
        </w:rPr>
        <w:t xml:space="preserve"> –</w:t>
      </w:r>
      <w:r w:rsidRPr="001C220C">
        <w:rPr>
          <w:lang w:val="en-US"/>
        </w:rPr>
        <w:t xml:space="preserve"> </w:t>
      </w:r>
      <w:r>
        <w:rPr>
          <w:noProof/>
          <w:lang w:val="en-US"/>
        </w:rPr>
        <w:t>P</w:t>
      </w:r>
      <w:r w:rsidRPr="000A4890">
        <w:rPr>
          <w:lang w:val="en-US"/>
        </w:rPr>
        <w:t>erson</w:t>
      </w:r>
      <w:r w:rsidRPr="001C220C">
        <w:rPr>
          <w:lang w:val="en-US"/>
        </w:rPr>
        <w:t xml:space="preserve"> </w:t>
      </w:r>
      <w:r>
        <w:rPr>
          <w:lang w:val="en-US"/>
        </w:rPr>
        <w:t>relationship</w:t>
      </w:r>
      <w:r w:rsidR="000D1D32">
        <w:rPr>
          <w:lang w:val="en-US"/>
        </w:rPr>
        <w:t xml:space="preserve"> role</w:t>
      </w:r>
      <w:r>
        <w:rPr>
          <w:lang w:val="en-US"/>
        </w:rPr>
        <w:t>s</w:t>
      </w:r>
      <w:bookmarkEnd w:id="3230"/>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CD5B43" w:rsidRPr="00B410E4" w14:paraId="213E2754" w14:textId="77777777" w:rsidTr="00B410E4">
        <w:trPr>
          <w:trHeight w:val="224"/>
          <w:ins w:id="3231" w:author="Charles Gifford" w:date="2017-03-18T19:44:00Z"/>
        </w:trPr>
        <w:tc>
          <w:tcPr>
            <w:tcW w:w="2155" w:type="dxa"/>
            <w:shd w:val="clear" w:color="auto" w:fill="auto"/>
          </w:tcPr>
          <w:p w14:paraId="2D4CCC65" w14:textId="77777777" w:rsidR="00CD5B43" w:rsidRPr="00B410E4" w:rsidRDefault="00CD5B43" w:rsidP="00B410E4">
            <w:pPr>
              <w:pStyle w:val="TABLE-col-heading"/>
              <w:rPr>
                <w:ins w:id="3232" w:author="Charles Gifford" w:date="2017-03-18T19:44:00Z"/>
              </w:rPr>
            </w:pPr>
            <w:ins w:id="3233" w:author="Charles Gifford" w:date="2017-03-18T19:44:00Z">
              <w:r w:rsidRPr="00B410E4">
                <w:t>Related Object</w:t>
              </w:r>
            </w:ins>
          </w:p>
        </w:tc>
        <w:tc>
          <w:tcPr>
            <w:tcW w:w="2070" w:type="dxa"/>
            <w:shd w:val="clear" w:color="auto" w:fill="auto"/>
          </w:tcPr>
          <w:p w14:paraId="7649FB75" w14:textId="77777777" w:rsidR="00CD5B43" w:rsidRPr="00B410E4" w:rsidRDefault="00CD5B43" w:rsidP="00B410E4">
            <w:pPr>
              <w:pStyle w:val="TABLE-col-heading"/>
              <w:rPr>
                <w:ins w:id="3234" w:author="Charles Gifford" w:date="2017-03-18T19:44:00Z"/>
              </w:rPr>
            </w:pPr>
            <w:ins w:id="3235" w:author="Charles Gifford" w:date="2017-03-18T19:44:00Z">
              <w:r w:rsidRPr="00B410E4">
                <w:t>Role</w:t>
              </w:r>
            </w:ins>
          </w:p>
        </w:tc>
        <w:tc>
          <w:tcPr>
            <w:tcW w:w="1080" w:type="dxa"/>
            <w:shd w:val="clear" w:color="auto" w:fill="auto"/>
          </w:tcPr>
          <w:p w14:paraId="0F409D43" w14:textId="77777777" w:rsidR="00CD5B43" w:rsidRPr="00B410E4" w:rsidRDefault="00CD5B43" w:rsidP="00B410E4">
            <w:pPr>
              <w:pStyle w:val="TABLE-col-heading"/>
              <w:rPr>
                <w:ins w:id="3236" w:author="Charles Gifford" w:date="2017-03-18T19:44:00Z"/>
              </w:rPr>
            </w:pPr>
            <w:ins w:id="3237" w:author="Charles Gifford" w:date="2017-03-18T19:44:00Z">
              <w:r w:rsidRPr="00B410E4">
                <w:t>Multiplicity</w:t>
              </w:r>
            </w:ins>
          </w:p>
        </w:tc>
        <w:tc>
          <w:tcPr>
            <w:tcW w:w="3780" w:type="dxa"/>
            <w:shd w:val="clear" w:color="auto" w:fill="auto"/>
          </w:tcPr>
          <w:p w14:paraId="3CDDBA3A" w14:textId="77777777" w:rsidR="00CD5B43" w:rsidRPr="00B410E4" w:rsidRDefault="00CD5B43" w:rsidP="00B410E4">
            <w:pPr>
              <w:pStyle w:val="TABLE-col-heading"/>
              <w:rPr>
                <w:ins w:id="3238" w:author="Charles Gifford" w:date="2017-03-18T19:44:00Z"/>
              </w:rPr>
            </w:pPr>
            <w:ins w:id="3239" w:author="Charles Gifford" w:date="2017-03-18T19:44:00Z">
              <w:r w:rsidRPr="00B410E4">
                <w:t>Description</w:t>
              </w:r>
            </w:ins>
          </w:p>
        </w:tc>
      </w:tr>
      <w:tr w:rsidR="00CD5B43" w:rsidRPr="00B410E4" w14:paraId="67B28078" w14:textId="77777777" w:rsidTr="00B410E4">
        <w:trPr>
          <w:trHeight w:val="539"/>
          <w:ins w:id="3240" w:author="Charles Gifford" w:date="2017-03-18T19:44:00Z"/>
        </w:trPr>
        <w:tc>
          <w:tcPr>
            <w:tcW w:w="2155" w:type="dxa"/>
            <w:shd w:val="clear" w:color="auto" w:fill="auto"/>
          </w:tcPr>
          <w:p w14:paraId="68777657" w14:textId="77777777" w:rsidR="00CD5B43" w:rsidRPr="00B410E4" w:rsidRDefault="00CD5B43" w:rsidP="000D1D32">
            <w:pPr>
              <w:pStyle w:val="TABLE-cell"/>
              <w:rPr>
                <w:ins w:id="3241" w:author="Charles Gifford" w:date="2017-03-18T19:44:00Z"/>
              </w:rPr>
            </w:pPr>
            <w:ins w:id="3242" w:author="Charles Gifford" w:date="2017-03-18T19:44:00Z">
              <w:r w:rsidRPr="00B410E4">
                <w:t>Personnel class</w:t>
              </w:r>
            </w:ins>
          </w:p>
        </w:tc>
        <w:tc>
          <w:tcPr>
            <w:tcW w:w="2070" w:type="dxa"/>
            <w:shd w:val="clear" w:color="auto" w:fill="auto"/>
          </w:tcPr>
          <w:p w14:paraId="4A03C39E" w14:textId="77777777" w:rsidR="00CD5B43" w:rsidRPr="00B410E4" w:rsidRDefault="00CD5B43" w:rsidP="00C37A90">
            <w:pPr>
              <w:pStyle w:val="TABLE-cell"/>
              <w:rPr>
                <w:ins w:id="3243" w:author="Charles Gifford" w:date="2017-03-18T19:44:00Z"/>
              </w:rPr>
            </w:pPr>
            <w:ins w:id="3244" w:author="Charles Gifford" w:date="2017-03-18T19:44:00Z">
              <w:r w:rsidRPr="00B410E4">
                <w:t>Personnel class</w:t>
              </w:r>
            </w:ins>
          </w:p>
        </w:tc>
        <w:tc>
          <w:tcPr>
            <w:tcW w:w="1080" w:type="dxa"/>
            <w:shd w:val="clear" w:color="auto" w:fill="auto"/>
          </w:tcPr>
          <w:p w14:paraId="0D746057" w14:textId="77777777" w:rsidR="00CD5B43" w:rsidRPr="00B410E4" w:rsidRDefault="00CD5B43" w:rsidP="00A27713">
            <w:pPr>
              <w:pStyle w:val="TABLE-cell"/>
              <w:rPr>
                <w:ins w:id="3245" w:author="Charles Gifford" w:date="2017-03-18T19:44:00Z"/>
              </w:rPr>
            </w:pPr>
            <w:ins w:id="3246" w:author="Charles Gifford" w:date="2017-03-18T19:44:00Z">
              <w:r w:rsidRPr="00B410E4">
                <w:t>0..*</w:t>
              </w:r>
            </w:ins>
          </w:p>
        </w:tc>
        <w:tc>
          <w:tcPr>
            <w:tcW w:w="3780" w:type="dxa"/>
            <w:shd w:val="clear" w:color="auto" w:fill="auto"/>
          </w:tcPr>
          <w:p w14:paraId="44A09836" w14:textId="77777777" w:rsidR="00CD5B43" w:rsidRPr="00B410E4" w:rsidRDefault="00CD5B43" w:rsidP="009719BE">
            <w:pPr>
              <w:pStyle w:val="TABLE-cell"/>
              <w:rPr>
                <w:ins w:id="3247" w:author="Charles Gifford" w:date="2017-03-18T19:44:00Z"/>
              </w:rPr>
            </w:pPr>
            <w:ins w:id="3248" w:author="Charles Gifford" w:date="2017-03-18T19:44:00Z">
              <w:r w:rsidRPr="00B410E4">
                <w:rPr>
                  <w:i/>
                </w:rPr>
                <w:t>Personnel classes</w:t>
              </w:r>
              <w:r w:rsidRPr="00B410E4">
                <w:t xml:space="preserve"> supported by this </w:t>
              </w:r>
              <w:r w:rsidRPr="00B410E4">
                <w:rPr>
                  <w:i/>
                </w:rPr>
                <w:t>person.</w:t>
              </w:r>
              <w:r w:rsidRPr="00B410E4">
                <w:t xml:space="preserve"> </w:t>
              </w:r>
            </w:ins>
          </w:p>
          <w:p w14:paraId="5FFC28B5" w14:textId="77777777" w:rsidR="00CD5B43" w:rsidRPr="00B410E4" w:rsidRDefault="00CD5B43" w:rsidP="009719BE">
            <w:pPr>
              <w:pStyle w:val="TABLE-cell"/>
              <w:rPr>
                <w:ins w:id="3249" w:author="Charles Gifford" w:date="2017-03-18T19:44:00Z"/>
              </w:rPr>
            </w:pPr>
            <w:ins w:id="3250" w:author="Charles Gifford" w:date="2017-03-18T19:44:00Z">
              <w:r w:rsidRPr="00B410E4">
                <w:t xml:space="preserve">This </w:t>
              </w:r>
              <w:r w:rsidRPr="00B410E4">
                <w:rPr>
                  <w:i/>
                </w:rPr>
                <w:t xml:space="preserve">person </w:t>
              </w:r>
              <w:r w:rsidRPr="00B410E4">
                <w:t xml:space="preserve">supports the </w:t>
              </w:r>
              <w:r w:rsidRPr="00B410E4">
                <w:rPr>
                  <w:i/>
                </w:rPr>
                <w:t xml:space="preserve">personnel class property(s) </w:t>
              </w:r>
              <w:r w:rsidRPr="00B410E4">
                <w:t xml:space="preserve">associated with the </w:t>
              </w:r>
              <w:r w:rsidRPr="00B410E4">
                <w:rPr>
                  <w:i/>
                </w:rPr>
                <w:t>personnel class.</w:t>
              </w:r>
            </w:ins>
          </w:p>
        </w:tc>
      </w:tr>
      <w:tr w:rsidR="00CD5B43" w:rsidRPr="00B410E4" w14:paraId="641BA320" w14:textId="77777777" w:rsidTr="00B410E4">
        <w:trPr>
          <w:trHeight w:val="242"/>
          <w:ins w:id="3251" w:author="Charles Gifford" w:date="2017-03-18T19:44:00Z"/>
        </w:trPr>
        <w:tc>
          <w:tcPr>
            <w:tcW w:w="2155" w:type="dxa"/>
            <w:shd w:val="clear" w:color="auto" w:fill="auto"/>
          </w:tcPr>
          <w:p w14:paraId="45F757D5" w14:textId="77777777" w:rsidR="00CD5B43" w:rsidRPr="00B410E4" w:rsidRDefault="00CD5B43" w:rsidP="000D1D32">
            <w:pPr>
              <w:pStyle w:val="TABLE-cell"/>
              <w:rPr>
                <w:ins w:id="3252" w:author="Charles Gifford" w:date="2017-03-18T19:44:00Z"/>
              </w:rPr>
            </w:pPr>
            <w:ins w:id="3253" w:author="Charles Gifford" w:date="2017-03-18T19:44:00Z">
              <w:r w:rsidRPr="00B410E4">
                <w:t>Person property</w:t>
              </w:r>
            </w:ins>
          </w:p>
        </w:tc>
        <w:tc>
          <w:tcPr>
            <w:tcW w:w="2070" w:type="dxa"/>
            <w:shd w:val="clear" w:color="auto" w:fill="auto"/>
          </w:tcPr>
          <w:p w14:paraId="3CF150DC" w14:textId="77777777" w:rsidR="00CD5B43" w:rsidRPr="00B410E4" w:rsidRDefault="00CD5B43" w:rsidP="00C37A90">
            <w:pPr>
              <w:pStyle w:val="TABLE-cell"/>
              <w:rPr>
                <w:ins w:id="3254" w:author="Charles Gifford" w:date="2017-03-18T19:44:00Z"/>
              </w:rPr>
            </w:pPr>
            <w:ins w:id="3255" w:author="Charles Gifford" w:date="2017-03-18T19:44:00Z">
              <w:r w:rsidRPr="00B410E4">
                <w:t>Person property</w:t>
              </w:r>
            </w:ins>
          </w:p>
        </w:tc>
        <w:tc>
          <w:tcPr>
            <w:tcW w:w="1080" w:type="dxa"/>
            <w:shd w:val="clear" w:color="auto" w:fill="auto"/>
          </w:tcPr>
          <w:p w14:paraId="10B7D088" w14:textId="77777777" w:rsidR="00CD5B43" w:rsidRPr="00B410E4" w:rsidRDefault="00CD5B43" w:rsidP="00A27713">
            <w:pPr>
              <w:pStyle w:val="TABLE-cell"/>
              <w:rPr>
                <w:ins w:id="3256" w:author="Charles Gifford" w:date="2017-03-18T19:44:00Z"/>
              </w:rPr>
            </w:pPr>
            <w:ins w:id="3257" w:author="Charles Gifford" w:date="2017-03-18T19:44:00Z">
              <w:r w:rsidRPr="00B410E4">
                <w:t>0..*</w:t>
              </w:r>
            </w:ins>
          </w:p>
        </w:tc>
        <w:tc>
          <w:tcPr>
            <w:tcW w:w="3780" w:type="dxa"/>
            <w:shd w:val="clear" w:color="auto" w:fill="auto"/>
          </w:tcPr>
          <w:p w14:paraId="76C7A541" w14:textId="77777777" w:rsidR="00CD5B43" w:rsidRPr="00B410E4" w:rsidRDefault="00CD5B43" w:rsidP="009719BE">
            <w:pPr>
              <w:pStyle w:val="TABLE-cell"/>
              <w:rPr>
                <w:ins w:id="3258" w:author="Charles Gifford" w:date="2017-03-18T19:44:00Z"/>
              </w:rPr>
            </w:pPr>
            <w:ins w:id="3259" w:author="Charles Gifford" w:date="2017-03-18T19:44:00Z">
              <w:r w:rsidRPr="00B410E4">
                <w:t xml:space="preserve">The </w:t>
              </w:r>
              <w:r w:rsidRPr="00B410E4">
                <w:rPr>
                  <w:i/>
                </w:rPr>
                <w:t>person property</w:t>
              </w:r>
              <w:r w:rsidRPr="00B410E4">
                <w:t xml:space="preserve"> values of this</w:t>
              </w:r>
              <w:r w:rsidRPr="00B410E4">
                <w:rPr>
                  <w:i/>
                </w:rPr>
                <w:t xml:space="preserve"> person</w:t>
              </w:r>
              <w:r w:rsidRPr="00B410E4">
                <w:t>.</w:t>
              </w:r>
            </w:ins>
          </w:p>
        </w:tc>
      </w:tr>
    </w:tbl>
    <w:p w14:paraId="0522F15A" w14:textId="2B56498F" w:rsidR="00CB7EC0" w:rsidRPr="001C220C" w:rsidRDefault="00C17398" w:rsidP="00CE7410">
      <w:pPr>
        <w:pStyle w:val="TABLE-title"/>
        <w:widowControl w:val="0"/>
        <w:rPr>
          <w:lang w:val="en-US"/>
        </w:rPr>
      </w:pPr>
      <w:bookmarkStart w:id="3260" w:name="_Ref495471184"/>
      <w:bookmarkStart w:id="3261" w:name="_Toc306621015"/>
      <w:bookmarkStart w:id="3262" w:name="_Toc320178411"/>
      <w:bookmarkStart w:id="3263" w:name="_Toc516130462"/>
      <w:bookmarkStart w:id="3264" w:name="_Toc7250391"/>
      <w:bookmarkStart w:id="3265" w:name="_Ref477988998"/>
      <w:bookmarkStart w:id="3266" w:name="_Toc478492333"/>
      <w:r>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7B63BB">
        <w:rPr>
          <w:noProof/>
          <w:lang w:val="en-US"/>
        </w:rPr>
        <w:t>32</w:t>
      </w:r>
      <w:r w:rsidR="00FD29D6">
        <w:rPr>
          <w:lang w:val="en-US"/>
        </w:rPr>
        <w:fldChar w:fldCharType="end"/>
      </w:r>
      <w:bookmarkStart w:id="3267" w:name="_Toc266864144"/>
      <w:bookmarkEnd w:id="3260"/>
      <w:r w:rsidR="0023528A">
        <w:rPr>
          <w:lang w:val="en-US"/>
        </w:rPr>
        <w:t xml:space="preserve"> –</w:t>
      </w:r>
      <w:r w:rsidR="00CB7EC0" w:rsidRPr="001C220C">
        <w:rPr>
          <w:lang w:val="en-US"/>
        </w:rPr>
        <w:t xml:space="preserve"> </w:t>
      </w:r>
      <w:r w:rsidR="00862B5B">
        <w:rPr>
          <w:noProof/>
          <w:lang w:val="en-US"/>
        </w:rPr>
        <w:t>P</w:t>
      </w:r>
      <w:r w:rsidR="00CB7EC0" w:rsidRPr="000A4890">
        <w:rPr>
          <w:lang w:val="en-US"/>
        </w:rPr>
        <w:t>erson</w:t>
      </w:r>
      <w:bookmarkEnd w:id="3261"/>
      <w:bookmarkEnd w:id="3262"/>
      <w:bookmarkEnd w:id="3267"/>
      <w:r w:rsidR="00CB7EC0" w:rsidRPr="001C220C">
        <w:rPr>
          <w:lang w:val="en-US"/>
        </w:rPr>
        <w:t xml:space="preserve"> </w:t>
      </w:r>
      <w:bookmarkEnd w:id="3263"/>
      <w:bookmarkEnd w:id="3264"/>
      <w:r w:rsidR="00862B5B" w:rsidRPr="00862B5B">
        <w:rPr>
          <w:lang w:val="en-US"/>
        </w:rPr>
        <w:t>attributes</w:t>
      </w:r>
      <w:bookmarkEnd w:id="3265"/>
      <w:bookmarkEnd w:id="3266"/>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9A505D" w:rsidRPr="001C220C" w14:paraId="79D4C19C" w14:textId="77777777" w:rsidTr="00CE7410">
        <w:trPr>
          <w:tblHeader/>
          <w:jc w:val="center"/>
        </w:trPr>
        <w:tc>
          <w:tcPr>
            <w:tcW w:w="1269" w:type="dxa"/>
          </w:tcPr>
          <w:p w14:paraId="2891CC88" w14:textId="77777777" w:rsidR="009A505D" w:rsidRPr="001C220C" w:rsidRDefault="009A505D" w:rsidP="00CE7410">
            <w:pPr>
              <w:pStyle w:val="NormalTableHeader"/>
              <w:keepNext w:val="0"/>
              <w:keepLines w:val="0"/>
              <w:widowControl w:val="0"/>
              <w:spacing w:before="40"/>
              <w:rPr>
                <w:lang w:val="en-US"/>
              </w:rPr>
            </w:pPr>
            <w:bookmarkStart w:id="3268" w:name="OLE_LINK5"/>
            <w:bookmarkStart w:id="3269" w:name="OLE_LINK6"/>
            <w:r w:rsidRPr="001C220C">
              <w:rPr>
                <w:lang w:val="en-US"/>
              </w:rPr>
              <w:t xml:space="preserve">Attribute </w:t>
            </w:r>
            <w:r w:rsidR="000B599F">
              <w:rPr>
                <w:lang w:val="en-US"/>
              </w:rPr>
              <w:t>n</w:t>
            </w:r>
            <w:r w:rsidRPr="001C220C">
              <w:rPr>
                <w:lang w:val="en-US"/>
              </w:rPr>
              <w:t>ame</w:t>
            </w:r>
          </w:p>
        </w:tc>
        <w:tc>
          <w:tcPr>
            <w:tcW w:w="2880" w:type="dxa"/>
          </w:tcPr>
          <w:p w14:paraId="7C605824" w14:textId="77777777" w:rsidR="009A505D" w:rsidRPr="001C220C" w:rsidRDefault="009A505D" w:rsidP="00CE7410">
            <w:pPr>
              <w:pStyle w:val="NormalTableHeader"/>
              <w:keepNext w:val="0"/>
              <w:keepLines w:val="0"/>
              <w:widowControl w:val="0"/>
              <w:spacing w:before="40"/>
              <w:rPr>
                <w:lang w:val="en-US"/>
              </w:rPr>
            </w:pPr>
            <w:r w:rsidRPr="001C220C">
              <w:rPr>
                <w:lang w:val="en-US"/>
              </w:rPr>
              <w:t>Description</w:t>
            </w:r>
          </w:p>
        </w:tc>
        <w:tc>
          <w:tcPr>
            <w:tcW w:w="1440" w:type="dxa"/>
          </w:tcPr>
          <w:p w14:paraId="17225C02" w14:textId="77777777" w:rsidR="009A505D" w:rsidRPr="001C220C" w:rsidRDefault="00AE4770" w:rsidP="00CE7410">
            <w:pPr>
              <w:pStyle w:val="NormalTableHeader"/>
              <w:keepNext w:val="0"/>
              <w:keepLines w:val="0"/>
              <w:widowControl w:val="0"/>
              <w:spacing w:before="40"/>
              <w:rPr>
                <w:lang w:val="en-US"/>
              </w:rPr>
            </w:pPr>
            <w:r>
              <w:rPr>
                <w:lang w:val="en-US"/>
              </w:rPr>
              <w:t>Production example</w:t>
            </w:r>
            <w:r w:rsidR="009A505D" w:rsidRPr="001C220C">
              <w:rPr>
                <w:lang w:val="en-US"/>
              </w:rPr>
              <w:t>s</w:t>
            </w:r>
          </w:p>
        </w:tc>
        <w:tc>
          <w:tcPr>
            <w:tcW w:w="1297" w:type="dxa"/>
          </w:tcPr>
          <w:p w14:paraId="1C30872E" w14:textId="77777777" w:rsidR="009A505D" w:rsidRPr="001C220C" w:rsidRDefault="00AE4770" w:rsidP="00CE7410">
            <w:pPr>
              <w:pStyle w:val="NormalTableHeader"/>
              <w:keepNext w:val="0"/>
              <w:keepLines w:val="0"/>
              <w:widowControl w:val="0"/>
              <w:spacing w:before="40"/>
              <w:rPr>
                <w:lang w:val="en-US"/>
              </w:rPr>
            </w:pPr>
            <w:r>
              <w:rPr>
                <w:lang w:val="en-US"/>
              </w:rPr>
              <w:t>Maintenance example</w:t>
            </w:r>
            <w:r w:rsidR="009A505D" w:rsidRPr="001C220C">
              <w:rPr>
                <w:lang w:val="en-US"/>
              </w:rPr>
              <w:t>s</w:t>
            </w:r>
          </w:p>
        </w:tc>
        <w:tc>
          <w:tcPr>
            <w:tcW w:w="1080" w:type="dxa"/>
          </w:tcPr>
          <w:p w14:paraId="0CBEAA02" w14:textId="77777777" w:rsidR="009A505D" w:rsidRPr="001C220C" w:rsidRDefault="00AE4770" w:rsidP="00CE7410">
            <w:pPr>
              <w:pStyle w:val="NormalTableHeader"/>
              <w:keepNext w:val="0"/>
              <w:keepLines w:val="0"/>
              <w:widowControl w:val="0"/>
              <w:spacing w:before="40"/>
              <w:rPr>
                <w:lang w:val="en-US"/>
              </w:rPr>
            </w:pPr>
            <w:r>
              <w:rPr>
                <w:lang w:val="en-US"/>
              </w:rPr>
              <w:t>Quality example</w:t>
            </w:r>
            <w:r w:rsidR="009A505D" w:rsidRPr="001C220C">
              <w:rPr>
                <w:lang w:val="en-US"/>
              </w:rPr>
              <w:t>s</w:t>
            </w:r>
          </w:p>
        </w:tc>
        <w:tc>
          <w:tcPr>
            <w:tcW w:w="1080" w:type="dxa"/>
          </w:tcPr>
          <w:p w14:paraId="098CCE58" w14:textId="77777777" w:rsidR="009A505D" w:rsidRPr="001C220C" w:rsidRDefault="00AE4770" w:rsidP="00CE7410">
            <w:pPr>
              <w:pStyle w:val="NormalTableHeader"/>
              <w:keepNext w:val="0"/>
              <w:keepLines w:val="0"/>
              <w:widowControl w:val="0"/>
              <w:spacing w:before="40"/>
              <w:rPr>
                <w:lang w:val="en-US"/>
              </w:rPr>
            </w:pPr>
            <w:r>
              <w:rPr>
                <w:lang w:val="en-US"/>
              </w:rPr>
              <w:t>Inventory example</w:t>
            </w:r>
            <w:r w:rsidR="009A505D" w:rsidRPr="001C220C">
              <w:rPr>
                <w:lang w:val="en-US"/>
              </w:rPr>
              <w:t>s</w:t>
            </w:r>
          </w:p>
        </w:tc>
      </w:tr>
      <w:tr w:rsidR="00CE5F1D" w:rsidRPr="001C220C" w14:paraId="0B49FDC5" w14:textId="77777777" w:rsidTr="00CE7410">
        <w:trPr>
          <w:cantSplit/>
          <w:jc w:val="center"/>
        </w:trPr>
        <w:tc>
          <w:tcPr>
            <w:tcW w:w="1269" w:type="dxa"/>
          </w:tcPr>
          <w:p w14:paraId="72146DFD" w14:textId="77777777" w:rsidR="00CE5F1D" w:rsidRPr="001C220C" w:rsidRDefault="00CE5F1D" w:rsidP="00CE7410">
            <w:pPr>
              <w:pStyle w:val="TableNormal1"/>
              <w:keepNext w:val="0"/>
              <w:keepLines w:val="0"/>
              <w:widowControl w:val="0"/>
              <w:spacing w:before="40"/>
              <w:rPr>
                <w:lang w:val="en-US"/>
              </w:rPr>
            </w:pPr>
            <w:r w:rsidRPr="001C220C">
              <w:rPr>
                <w:lang w:val="en-US"/>
              </w:rPr>
              <w:t>ID</w:t>
            </w:r>
          </w:p>
        </w:tc>
        <w:tc>
          <w:tcPr>
            <w:tcW w:w="2880" w:type="dxa"/>
          </w:tcPr>
          <w:p w14:paraId="14CC678B" w14:textId="1045FC1B" w:rsidR="00CE5F1D" w:rsidRPr="001C220C" w:rsidRDefault="00CE5F1D" w:rsidP="00CE7410">
            <w:pPr>
              <w:pStyle w:val="TableNormal1"/>
              <w:keepNext w:val="0"/>
              <w:keepLines w:val="0"/>
              <w:widowControl w:val="0"/>
              <w:spacing w:before="40"/>
              <w:rPr>
                <w:lang w:val="en-US"/>
              </w:rPr>
            </w:pPr>
            <w:r w:rsidRPr="001C220C">
              <w:rPr>
                <w:lang w:val="en-US"/>
              </w:rPr>
              <w:t xml:space="preserve">A unique identification of a specific </w:t>
            </w:r>
            <w:r w:rsidRPr="00AE4770">
              <w:rPr>
                <w:i/>
                <w:lang w:val="en-US"/>
              </w:rPr>
              <w:t>person</w:t>
            </w:r>
            <w:r w:rsidRPr="001C220C">
              <w:rPr>
                <w:lang w:val="en-US"/>
              </w:rPr>
              <w:t>, within the scope of the information exchanged (</w:t>
            </w:r>
            <w:ins w:id="3270" w:author="Charles Gifford" w:date="2017-03-15T12:19:00Z">
              <w:r w:rsidR="00431313">
                <w:rPr>
                  <w:i/>
                  <w:lang w:val="en-US"/>
                </w:rPr>
                <w:t>operations</w:t>
              </w:r>
            </w:ins>
            <w:del w:id="3271" w:author="Charles Gifford" w:date="2017-03-15T12:19:00Z">
              <w:r w:rsidRPr="001C220C" w:rsidDel="00431313">
                <w:rPr>
                  <w:i/>
                  <w:lang w:val="en-US"/>
                </w:rPr>
                <w:delText>production</w:delText>
              </w:r>
            </w:del>
            <w:r w:rsidRPr="001C220C">
              <w:rPr>
                <w:i/>
                <w:lang w:val="en-US"/>
              </w:rPr>
              <w:t xml:space="preserve"> capability, </w:t>
            </w:r>
            <w:ins w:id="3272" w:author="Charles Gifford" w:date="2017-03-15T12:19:00Z">
              <w:r w:rsidR="00431313">
                <w:rPr>
                  <w:i/>
                  <w:lang w:val="en-US"/>
                </w:rPr>
                <w:t>operations</w:t>
              </w:r>
            </w:ins>
            <w:del w:id="3273" w:author="Charles Gifford" w:date="2017-03-15T12:19:00Z">
              <w:r w:rsidRPr="001C220C" w:rsidDel="00431313">
                <w:rPr>
                  <w:i/>
                  <w:lang w:val="en-US"/>
                </w:rPr>
                <w:delText>production</w:delText>
              </w:r>
            </w:del>
            <w:r w:rsidRPr="001C220C">
              <w:rPr>
                <w:i/>
                <w:lang w:val="en-US"/>
              </w:rPr>
              <w:t xml:space="preserve"> schedule, </w:t>
            </w:r>
            <w:ins w:id="3274" w:author="Charles Gifford" w:date="2017-03-15T12:19:00Z">
              <w:r w:rsidR="00431313">
                <w:rPr>
                  <w:i/>
                  <w:lang w:val="en-US"/>
                </w:rPr>
                <w:t>operations</w:t>
              </w:r>
            </w:ins>
            <w:del w:id="3275" w:author="Charles Gifford" w:date="2017-03-15T12:19:00Z">
              <w:r w:rsidRPr="001C220C" w:rsidDel="00431313">
                <w:rPr>
                  <w:i/>
                  <w:lang w:val="en-US"/>
                </w:rPr>
                <w:delText>production</w:delText>
              </w:r>
            </w:del>
            <w:r w:rsidRPr="001C220C">
              <w:rPr>
                <w:i/>
                <w:lang w:val="en-US"/>
              </w:rPr>
              <w:t xml:space="preserve"> performance</w:t>
            </w:r>
            <w:r w:rsidRPr="001C220C">
              <w:rPr>
                <w:lang w:val="en-US"/>
              </w:rPr>
              <w:t>, …)</w:t>
            </w:r>
          </w:p>
          <w:p w14:paraId="00ACF0E1" w14:textId="42DDAA24" w:rsidR="00CE5F1D" w:rsidRPr="001C220C" w:rsidRDefault="00CE5F1D" w:rsidP="00CE7410">
            <w:pPr>
              <w:pStyle w:val="TableNormal1"/>
              <w:keepNext w:val="0"/>
              <w:keepLines w:val="0"/>
              <w:widowControl w:val="0"/>
              <w:spacing w:before="40"/>
              <w:rPr>
                <w:lang w:val="en-US"/>
              </w:rPr>
            </w:pPr>
            <w:r w:rsidRPr="001C220C">
              <w:rPr>
                <w:lang w:val="en-US"/>
              </w:rPr>
              <w:t xml:space="preserve">The ID shall be used in other parts of the model when the </w:t>
            </w:r>
            <w:r w:rsidRPr="001C220C">
              <w:rPr>
                <w:i/>
                <w:lang w:val="en-US"/>
              </w:rPr>
              <w:t>person</w:t>
            </w:r>
            <w:r w:rsidRPr="001C220C">
              <w:rPr>
                <w:lang w:val="en-US"/>
              </w:rPr>
              <w:t xml:space="preserve"> needs to be identified, such as the</w:t>
            </w:r>
            <w:del w:id="3276" w:author="Charles Gifford" w:date="2017-03-15T12:19:00Z">
              <w:r w:rsidRPr="001C220C" w:rsidDel="00431313">
                <w:rPr>
                  <w:lang w:val="en-US"/>
                </w:rPr>
                <w:delText xml:space="preserve"> </w:delText>
              </w:r>
              <w:r w:rsidRPr="001C220C" w:rsidDel="00431313">
                <w:rPr>
                  <w:i/>
                  <w:lang w:val="en-US"/>
                </w:rPr>
                <w:delText>production</w:delText>
              </w:r>
            </w:del>
            <w:r w:rsidRPr="001C220C">
              <w:rPr>
                <w:i/>
                <w:lang w:val="en-US"/>
              </w:rPr>
              <w:t xml:space="preserve"> </w:t>
            </w:r>
            <w:ins w:id="3277" w:author="Charles Gifford" w:date="2017-03-15T12:19:00Z">
              <w:r w:rsidR="00431313">
                <w:rPr>
                  <w:i/>
                  <w:lang w:val="en-US"/>
                </w:rPr>
                <w:t xml:space="preserve">operations </w:t>
              </w:r>
            </w:ins>
            <w:r w:rsidRPr="001C220C">
              <w:rPr>
                <w:i/>
                <w:lang w:val="en-US"/>
              </w:rPr>
              <w:t>capability</w:t>
            </w:r>
            <w:r w:rsidRPr="001C220C">
              <w:rPr>
                <w:lang w:val="en-US"/>
              </w:rPr>
              <w:t xml:space="preserve"> for this person, or a </w:t>
            </w:r>
            <w:ins w:id="3278" w:author="Charles Gifford" w:date="2017-03-15T12:20:00Z">
              <w:r w:rsidR="00431313">
                <w:rPr>
                  <w:i/>
                  <w:lang w:val="en-US"/>
                </w:rPr>
                <w:t>operations</w:t>
              </w:r>
            </w:ins>
            <w:del w:id="3279" w:author="Charles Gifford" w:date="2017-03-15T12:20:00Z">
              <w:r w:rsidRPr="001C220C" w:rsidDel="00431313">
                <w:rPr>
                  <w:i/>
                  <w:lang w:val="en-US"/>
                </w:rPr>
                <w:delText>production</w:delText>
              </w:r>
            </w:del>
            <w:r w:rsidRPr="001C220C">
              <w:rPr>
                <w:i/>
                <w:lang w:val="en-US"/>
              </w:rPr>
              <w:t xml:space="preserve"> response</w:t>
            </w:r>
            <w:r w:rsidRPr="001C220C">
              <w:rPr>
                <w:lang w:val="en-US"/>
              </w:rPr>
              <w:t xml:space="preserve"> identifying the person.</w:t>
            </w:r>
          </w:p>
        </w:tc>
        <w:tc>
          <w:tcPr>
            <w:tcW w:w="1440" w:type="dxa"/>
          </w:tcPr>
          <w:p w14:paraId="05A18FC1" w14:textId="77777777" w:rsidR="00CE5F1D" w:rsidRPr="001C220C" w:rsidRDefault="00CE5F1D" w:rsidP="00CE7410">
            <w:pPr>
              <w:pStyle w:val="TableNormal1"/>
              <w:keepNext w:val="0"/>
              <w:keepLines w:val="0"/>
              <w:widowControl w:val="0"/>
              <w:spacing w:before="40"/>
              <w:rPr>
                <w:lang w:val="en-US"/>
              </w:rPr>
            </w:pPr>
            <w:r w:rsidRPr="001C220C">
              <w:rPr>
                <w:lang w:val="en-US"/>
              </w:rPr>
              <w:t>Employee 23</w:t>
            </w:r>
          </w:p>
        </w:tc>
        <w:tc>
          <w:tcPr>
            <w:tcW w:w="1297" w:type="dxa"/>
          </w:tcPr>
          <w:p w14:paraId="22149271" w14:textId="77777777" w:rsidR="00CE5F1D" w:rsidRPr="001C220C" w:rsidRDefault="00CE5F1D" w:rsidP="00CE7410">
            <w:pPr>
              <w:pStyle w:val="TableNormal1"/>
              <w:keepNext w:val="0"/>
              <w:keepLines w:val="0"/>
              <w:widowControl w:val="0"/>
              <w:spacing w:before="40"/>
              <w:rPr>
                <w:lang w:val="en-US"/>
              </w:rPr>
            </w:pPr>
            <w:r w:rsidRPr="001C220C">
              <w:rPr>
                <w:lang w:val="en-US"/>
              </w:rPr>
              <w:t>22828</w:t>
            </w:r>
          </w:p>
        </w:tc>
        <w:tc>
          <w:tcPr>
            <w:tcW w:w="1080" w:type="dxa"/>
          </w:tcPr>
          <w:p w14:paraId="0A42C849" w14:textId="77777777" w:rsidR="00CE5F1D" w:rsidRPr="001C220C" w:rsidRDefault="00F637D2" w:rsidP="00CE7410">
            <w:pPr>
              <w:pStyle w:val="TableNormal1"/>
              <w:keepNext w:val="0"/>
              <w:keepLines w:val="0"/>
              <w:widowControl w:val="0"/>
              <w:spacing w:before="40"/>
              <w:rPr>
                <w:lang w:val="en-US"/>
              </w:rPr>
            </w:pPr>
            <w:r w:rsidRPr="001C220C">
              <w:rPr>
                <w:lang w:val="en-US"/>
              </w:rPr>
              <w:t>999-123-4567</w:t>
            </w:r>
          </w:p>
        </w:tc>
        <w:tc>
          <w:tcPr>
            <w:tcW w:w="1080" w:type="dxa"/>
          </w:tcPr>
          <w:p w14:paraId="3F0A5ACB" w14:textId="77777777" w:rsidR="00CE5F1D" w:rsidRPr="001C220C" w:rsidRDefault="00F637D2" w:rsidP="00CE7410">
            <w:pPr>
              <w:pStyle w:val="TableNormal1"/>
              <w:keepNext w:val="0"/>
              <w:keepLines w:val="0"/>
              <w:widowControl w:val="0"/>
              <w:spacing w:before="40"/>
              <w:rPr>
                <w:lang w:val="en-US"/>
              </w:rPr>
            </w:pPr>
            <w:r w:rsidRPr="001C220C">
              <w:rPr>
                <w:lang w:val="en-US"/>
              </w:rPr>
              <w:t>007</w:t>
            </w:r>
          </w:p>
        </w:tc>
      </w:tr>
      <w:tr w:rsidR="00CE5F1D" w:rsidRPr="001C220C" w14:paraId="1E6BA0CB" w14:textId="77777777" w:rsidTr="00CE7410">
        <w:trPr>
          <w:cantSplit/>
          <w:jc w:val="center"/>
        </w:trPr>
        <w:tc>
          <w:tcPr>
            <w:tcW w:w="1269" w:type="dxa"/>
          </w:tcPr>
          <w:p w14:paraId="30992C75" w14:textId="77777777" w:rsidR="00CE5F1D" w:rsidRPr="001C220C" w:rsidRDefault="00CE5F1D" w:rsidP="00CE7410">
            <w:pPr>
              <w:pStyle w:val="TableNormal1"/>
              <w:keepNext w:val="0"/>
              <w:keepLines w:val="0"/>
              <w:widowControl w:val="0"/>
              <w:spacing w:before="40"/>
              <w:rPr>
                <w:lang w:val="en-US"/>
              </w:rPr>
            </w:pPr>
            <w:r w:rsidRPr="001C220C">
              <w:rPr>
                <w:lang w:val="en-US"/>
              </w:rPr>
              <w:t>Description</w:t>
            </w:r>
          </w:p>
        </w:tc>
        <w:tc>
          <w:tcPr>
            <w:tcW w:w="2880" w:type="dxa"/>
          </w:tcPr>
          <w:p w14:paraId="7F4B5FB0" w14:textId="77777777" w:rsidR="00CE5F1D" w:rsidRPr="001C220C" w:rsidRDefault="00CE5F1D" w:rsidP="00CE7410">
            <w:pPr>
              <w:pStyle w:val="TableNormal1"/>
              <w:keepNext w:val="0"/>
              <w:keepLines w:val="0"/>
              <w:widowControl w:val="0"/>
              <w:spacing w:before="40"/>
              <w:rPr>
                <w:lang w:val="en-US"/>
              </w:rPr>
            </w:pPr>
            <w:r w:rsidRPr="001C220C">
              <w:rPr>
                <w:lang w:val="en-US"/>
              </w:rPr>
              <w:t>Additional information about the resource.</w:t>
            </w:r>
          </w:p>
        </w:tc>
        <w:tc>
          <w:tcPr>
            <w:tcW w:w="1440" w:type="dxa"/>
          </w:tcPr>
          <w:p w14:paraId="09A2E551" w14:textId="77777777" w:rsidR="00CE5F1D" w:rsidRPr="001C220C" w:rsidRDefault="00D866FF" w:rsidP="00CE7410">
            <w:pPr>
              <w:pStyle w:val="TableNormal1"/>
              <w:keepNext w:val="0"/>
              <w:keepLines w:val="0"/>
              <w:widowControl w:val="0"/>
              <w:spacing w:before="40"/>
              <w:rPr>
                <w:lang w:val="en-US"/>
              </w:rPr>
            </w:pPr>
            <w:r w:rsidRPr="001C220C">
              <w:rPr>
                <w:lang w:val="en-US"/>
              </w:rPr>
              <w:t>Person Information</w:t>
            </w:r>
          </w:p>
        </w:tc>
        <w:tc>
          <w:tcPr>
            <w:tcW w:w="1297" w:type="dxa"/>
          </w:tcPr>
          <w:p w14:paraId="49440A00" w14:textId="77777777" w:rsidR="00CE5F1D" w:rsidRPr="001C220C" w:rsidRDefault="00D866FF" w:rsidP="00CE7410">
            <w:pPr>
              <w:pStyle w:val="TableNormal1"/>
              <w:keepNext w:val="0"/>
              <w:keepLines w:val="0"/>
              <w:widowControl w:val="0"/>
              <w:spacing w:before="40"/>
              <w:rPr>
                <w:lang w:val="en-US"/>
              </w:rPr>
            </w:pPr>
            <w:r w:rsidRPr="001C220C">
              <w:rPr>
                <w:lang w:val="en-US"/>
              </w:rPr>
              <w:t>Maintenance Tech</w:t>
            </w:r>
          </w:p>
        </w:tc>
        <w:tc>
          <w:tcPr>
            <w:tcW w:w="1080" w:type="dxa"/>
          </w:tcPr>
          <w:p w14:paraId="524076F8" w14:textId="77777777" w:rsidR="00CE5F1D" w:rsidRPr="001C220C" w:rsidRDefault="00D866FF" w:rsidP="00CE7410">
            <w:pPr>
              <w:pStyle w:val="TableNormal1"/>
              <w:keepNext w:val="0"/>
              <w:keepLines w:val="0"/>
              <w:widowControl w:val="0"/>
              <w:spacing w:before="40"/>
              <w:rPr>
                <w:lang w:val="en-US"/>
              </w:rPr>
            </w:pPr>
            <w:r w:rsidRPr="001C220C">
              <w:rPr>
                <w:lang w:val="en-US"/>
              </w:rPr>
              <w:t>Lab Tech</w:t>
            </w:r>
          </w:p>
        </w:tc>
        <w:tc>
          <w:tcPr>
            <w:tcW w:w="1080" w:type="dxa"/>
          </w:tcPr>
          <w:p w14:paraId="0E20E130" w14:textId="77777777" w:rsidR="00CE5F1D" w:rsidRPr="001C220C" w:rsidRDefault="00D866FF" w:rsidP="00CE7410">
            <w:pPr>
              <w:pStyle w:val="TableNormal1"/>
              <w:keepNext w:val="0"/>
              <w:keepLines w:val="0"/>
              <w:widowControl w:val="0"/>
              <w:spacing w:before="40"/>
              <w:rPr>
                <w:lang w:val="en-US"/>
              </w:rPr>
            </w:pPr>
            <w:r w:rsidRPr="001C220C">
              <w:rPr>
                <w:lang w:val="en-US"/>
              </w:rPr>
              <w:t>Driver</w:t>
            </w:r>
          </w:p>
        </w:tc>
      </w:tr>
      <w:tr w:rsidR="00242B6D" w:rsidRPr="001C220C" w14:paraId="16B409EC" w14:textId="77777777" w:rsidTr="00CE7410">
        <w:trPr>
          <w:cantSplit/>
          <w:jc w:val="center"/>
        </w:trPr>
        <w:tc>
          <w:tcPr>
            <w:tcW w:w="1269" w:type="dxa"/>
          </w:tcPr>
          <w:p w14:paraId="2204419F" w14:textId="77777777" w:rsidR="00242B6D" w:rsidRPr="001C220C" w:rsidRDefault="00242B6D" w:rsidP="00CE7410">
            <w:pPr>
              <w:pStyle w:val="TableNormal1"/>
              <w:keepNext w:val="0"/>
              <w:keepLines w:val="0"/>
              <w:widowControl w:val="0"/>
              <w:spacing w:before="40"/>
              <w:rPr>
                <w:lang w:val="en-US"/>
              </w:rPr>
            </w:pPr>
            <w:ins w:id="3280" w:author="Dennis Brandl" w:date="2015-08-17T10:45:00Z">
              <w:r>
                <w:rPr>
                  <w:lang w:val="en-US"/>
                </w:rPr>
                <w:t xml:space="preserve">Hierarchy </w:t>
              </w:r>
            </w:ins>
            <w:r w:rsidR="00C40709">
              <w:rPr>
                <w:lang w:val="en-US"/>
              </w:rPr>
              <w:t>s</w:t>
            </w:r>
            <w:ins w:id="3281" w:author="Dennis Brandl" w:date="2015-08-17T10:45:00Z">
              <w:r>
                <w:rPr>
                  <w:lang w:val="en-US"/>
                </w:rPr>
                <w:t>cope</w:t>
              </w:r>
            </w:ins>
          </w:p>
        </w:tc>
        <w:tc>
          <w:tcPr>
            <w:tcW w:w="2880" w:type="dxa"/>
          </w:tcPr>
          <w:p w14:paraId="18563B3E" w14:textId="77777777" w:rsidR="00242B6D" w:rsidRPr="001C220C" w:rsidRDefault="00242B6D" w:rsidP="00CE7410">
            <w:pPr>
              <w:pStyle w:val="TableNormal1"/>
              <w:keepNext w:val="0"/>
              <w:keepLines w:val="0"/>
              <w:widowControl w:val="0"/>
              <w:rPr>
                <w:ins w:id="3282" w:author="Dennis Brandl" w:date="2015-08-17T10:45:00Z"/>
                <w:lang w:val="en-US"/>
              </w:rPr>
            </w:pPr>
            <w:ins w:id="3283" w:author="Dennis Brandl" w:date="2015-08-17T10:45:00Z">
              <w:r w:rsidRPr="001C220C">
                <w:rPr>
                  <w:lang w:val="en-US"/>
                </w:rPr>
                <w:t xml:space="preserve">Identifies where the exchanged information fits within the role based equipment hierarchy. </w:t>
              </w:r>
            </w:ins>
          </w:p>
          <w:p w14:paraId="3F2B8221" w14:textId="77777777" w:rsidR="00242B6D" w:rsidRPr="001C220C" w:rsidRDefault="00242B6D" w:rsidP="00CE7410">
            <w:pPr>
              <w:pStyle w:val="TableNormal1"/>
              <w:keepNext w:val="0"/>
              <w:keepLines w:val="0"/>
              <w:widowControl w:val="0"/>
              <w:spacing w:before="40"/>
              <w:rPr>
                <w:lang w:val="en-US"/>
              </w:rPr>
            </w:pPr>
            <w:ins w:id="3284" w:author="Dennis Brandl" w:date="2015-08-17T10:45:00Z">
              <w:r w:rsidRPr="001C220C">
                <w:rPr>
                  <w:lang w:val="en-US"/>
                </w:rPr>
                <w:t xml:space="preserve">Optionally defines the scope of the </w:t>
              </w:r>
              <w:r w:rsidRPr="000327C9">
                <w:rPr>
                  <w:i/>
                  <w:lang w:val="en-US"/>
                </w:rPr>
                <w:t>person</w:t>
              </w:r>
              <w:r>
                <w:rPr>
                  <w:lang w:val="en-US"/>
                </w:rPr>
                <w:t xml:space="preserve"> definition</w:t>
              </w:r>
              <w:r w:rsidRPr="001C220C">
                <w:rPr>
                  <w:lang w:val="en-US"/>
                </w:rPr>
                <w:t>.</w:t>
              </w:r>
            </w:ins>
          </w:p>
        </w:tc>
        <w:tc>
          <w:tcPr>
            <w:tcW w:w="1440" w:type="dxa"/>
          </w:tcPr>
          <w:p w14:paraId="032C0635" w14:textId="77777777" w:rsidR="00242B6D" w:rsidRPr="001C220C" w:rsidRDefault="00242B6D" w:rsidP="00CE7410">
            <w:pPr>
              <w:pStyle w:val="TableNormal1"/>
              <w:keepNext w:val="0"/>
              <w:keepLines w:val="0"/>
              <w:widowControl w:val="0"/>
              <w:spacing w:before="40"/>
              <w:rPr>
                <w:lang w:val="en-US"/>
              </w:rPr>
            </w:pPr>
            <w:smartTag w:uri="urn:schemas-microsoft-com:office:smarttags" w:element="place">
              <w:smartTag w:uri="urn:schemas-microsoft-com:office:smarttags" w:element="PlaceName">
                <w:ins w:id="3285" w:author="Dennis Brandl" w:date="2015-08-17T10:45:00Z">
                  <w:r w:rsidRPr="001C220C">
                    <w:rPr>
                      <w:lang w:val="en-US"/>
                    </w:rPr>
                    <w:t>South</w:t>
                  </w:r>
                </w:ins>
              </w:smartTag>
              <w:ins w:id="3286" w:author="Dennis Brandl" w:date="2015-08-17T10:45:00Z">
                <w:r w:rsidRPr="001C220C">
                  <w:rPr>
                    <w:lang w:val="en-US"/>
                  </w:rPr>
                  <w:t xml:space="preserve"> </w:t>
                </w:r>
                <w:smartTag w:uri="urn:schemas-microsoft-com:office:smarttags" w:element="PlaceType">
                  <w:r w:rsidRPr="001C220C">
                    <w:rPr>
                      <w:lang w:val="en-US"/>
                    </w:rPr>
                    <w:t>Shore</w:t>
                  </w:r>
                </w:smartTag>
              </w:ins>
            </w:smartTag>
            <w:ins w:id="3287" w:author="Dennis Brandl" w:date="2015-08-17T10:45:00Z">
              <w:r w:rsidRPr="001C220C">
                <w:rPr>
                  <w:lang w:val="en-US"/>
                </w:rPr>
                <w:t xml:space="preserve"> (Site) / Work Line (Area)</w:t>
              </w:r>
            </w:ins>
          </w:p>
        </w:tc>
        <w:tc>
          <w:tcPr>
            <w:tcW w:w="1297" w:type="dxa"/>
          </w:tcPr>
          <w:p w14:paraId="4AF6C70A" w14:textId="77777777" w:rsidR="00242B6D" w:rsidRPr="001C220C" w:rsidRDefault="00242B6D" w:rsidP="00CE7410">
            <w:pPr>
              <w:pStyle w:val="TableNormal1"/>
              <w:keepNext w:val="0"/>
              <w:keepLines w:val="0"/>
              <w:widowControl w:val="0"/>
              <w:spacing w:before="40"/>
              <w:rPr>
                <w:lang w:val="en-US"/>
              </w:rPr>
            </w:pPr>
            <w:smartTag w:uri="urn:schemas-microsoft-com:office:smarttags" w:element="place">
              <w:smartTag w:uri="urn:schemas-microsoft-com:office:smarttags" w:element="PlaceName">
                <w:ins w:id="3288" w:author="Dennis Brandl" w:date="2015-08-17T10:45:00Z">
                  <w:r w:rsidRPr="001C220C">
                    <w:rPr>
                      <w:lang w:val="en-US"/>
                    </w:rPr>
                    <w:t>South</w:t>
                  </w:r>
                </w:ins>
              </w:smartTag>
              <w:ins w:id="3289" w:author="Dennis Brandl" w:date="2015-08-17T10:45:00Z">
                <w:r w:rsidRPr="001C220C">
                  <w:rPr>
                    <w:lang w:val="en-US"/>
                  </w:rPr>
                  <w:t xml:space="preserve"> </w:t>
                </w:r>
                <w:smartTag w:uri="urn:schemas-microsoft-com:office:smarttags" w:element="PlaceType">
                  <w:r w:rsidRPr="001C220C">
                    <w:rPr>
                      <w:lang w:val="en-US"/>
                    </w:rPr>
                    <w:t>Shore</w:t>
                  </w:r>
                </w:smartTag>
              </w:ins>
            </w:smartTag>
            <w:ins w:id="3290" w:author="Dennis Brandl" w:date="2015-08-17T10:45:00Z">
              <w:r w:rsidRPr="001C220C">
                <w:rPr>
                  <w:lang w:val="en-US"/>
                </w:rPr>
                <w:t xml:space="preserve"> (SITE) / Packaging (Area)</w:t>
              </w:r>
            </w:ins>
          </w:p>
        </w:tc>
        <w:tc>
          <w:tcPr>
            <w:tcW w:w="1080" w:type="dxa"/>
          </w:tcPr>
          <w:p w14:paraId="783EB5C8" w14:textId="77777777" w:rsidR="00242B6D" w:rsidRPr="001C220C" w:rsidRDefault="00242B6D" w:rsidP="00CE7410">
            <w:pPr>
              <w:pStyle w:val="TableNormal1"/>
              <w:keepNext w:val="0"/>
              <w:keepLines w:val="0"/>
              <w:widowControl w:val="0"/>
              <w:spacing w:before="40"/>
              <w:rPr>
                <w:lang w:val="en-US"/>
              </w:rPr>
            </w:pPr>
            <w:smartTag w:uri="urn:schemas-microsoft-com:office:smarttags" w:element="place">
              <w:smartTag w:uri="urn:schemas-microsoft-com:office:smarttags" w:element="PlaceName">
                <w:ins w:id="3291" w:author="Dennis Brandl" w:date="2015-08-17T10:45:00Z">
                  <w:r w:rsidRPr="001C220C">
                    <w:rPr>
                      <w:lang w:val="en-US"/>
                    </w:rPr>
                    <w:t>Mixer</w:t>
                  </w:r>
                </w:ins>
              </w:smartTag>
              <w:ins w:id="3292" w:author="Dennis Brandl" w:date="2015-08-17T10:45:00Z">
                <w:r w:rsidRPr="001C220C">
                  <w:rPr>
                    <w:lang w:val="en-US"/>
                  </w:rPr>
                  <w:t xml:space="preserve"> </w:t>
                </w:r>
                <w:smartTag w:uri="urn:schemas-microsoft-com:office:smarttags" w:element="PlaceName">
                  <w:r w:rsidRPr="001C220C">
                    <w:rPr>
                      <w:lang w:val="en-US"/>
                    </w:rPr>
                    <w:t>Sample</w:t>
                  </w:r>
                </w:smartTag>
                <w:r w:rsidRPr="001C220C">
                  <w:rPr>
                    <w:lang w:val="en-US"/>
                  </w:rPr>
                  <w:t xml:space="preserve"> </w:t>
                </w:r>
                <w:smartTag w:uri="urn:schemas-microsoft-com:office:smarttags" w:element="PlaceType">
                  <w:r w:rsidRPr="001C220C">
                    <w:rPr>
                      <w:lang w:val="en-US"/>
                    </w:rPr>
                    <w:t>Port</w:t>
                  </w:r>
                </w:smartTag>
              </w:ins>
            </w:smartTag>
            <w:ins w:id="3293" w:author="Dennis Brandl" w:date="2015-08-17T10:45:00Z">
              <w:r w:rsidRPr="001C220C">
                <w:rPr>
                  <w:lang w:val="en-US"/>
                </w:rPr>
                <w:t xml:space="preserve"> (Work Unit)</w:t>
              </w:r>
            </w:ins>
          </w:p>
        </w:tc>
        <w:tc>
          <w:tcPr>
            <w:tcW w:w="1080" w:type="dxa"/>
          </w:tcPr>
          <w:p w14:paraId="18D0A0C3" w14:textId="77777777" w:rsidR="00242B6D" w:rsidRPr="001C220C" w:rsidRDefault="00242B6D" w:rsidP="00CE7410">
            <w:pPr>
              <w:pStyle w:val="TableNormal1"/>
              <w:keepNext w:val="0"/>
              <w:keepLines w:val="0"/>
              <w:widowControl w:val="0"/>
              <w:spacing w:before="40"/>
              <w:rPr>
                <w:lang w:val="en-US"/>
              </w:rPr>
            </w:pPr>
            <w:ins w:id="3294" w:author="Dennis Brandl" w:date="2015-08-17T10:45:00Z">
              <w:r w:rsidRPr="001C220C">
                <w:rPr>
                  <w:lang w:val="en-US"/>
                </w:rPr>
                <w:t>Receiving dock (</w:t>
              </w:r>
              <w:smartTag w:uri="urn:schemas-microsoft-com:office:smarttags" w:element="place">
                <w:smartTag w:uri="urn:schemas-microsoft-com:office:smarttags" w:element="PlaceName">
                  <w:r w:rsidRPr="001C220C">
                    <w:rPr>
                      <w:lang w:val="en-US"/>
                    </w:rPr>
                    <w:t>Work</w:t>
                  </w:r>
                </w:smartTag>
                <w:r w:rsidRPr="001C220C">
                  <w:rPr>
                    <w:lang w:val="en-US"/>
                  </w:rPr>
                  <w:t xml:space="preserve"> </w:t>
                </w:r>
                <w:smartTag w:uri="urn:schemas-microsoft-com:office:smarttags" w:element="PlaceType">
                  <w:r w:rsidRPr="001C220C">
                    <w:rPr>
                      <w:lang w:val="en-US"/>
                    </w:rPr>
                    <w:t>Center</w:t>
                  </w:r>
                </w:smartTag>
              </w:smartTag>
              <w:r w:rsidRPr="001C220C">
                <w:rPr>
                  <w:lang w:val="en-US"/>
                </w:rPr>
                <w:t>)</w:t>
              </w:r>
            </w:ins>
          </w:p>
        </w:tc>
      </w:tr>
      <w:tr w:rsidR="00242B6D" w:rsidRPr="001C220C" w14:paraId="2E8931C8" w14:textId="77777777" w:rsidTr="00CE7410">
        <w:trPr>
          <w:cantSplit/>
          <w:jc w:val="center"/>
        </w:trPr>
        <w:tc>
          <w:tcPr>
            <w:tcW w:w="1269" w:type="dxa"/>
          </w:tcPr>
          <w:p w14:paraId="13ED553D" w14:textId="77777777" w:rsidR="00242B6D" w:rsidRPr="001C220C" w:rsidRDefault="00242B6D" w:rsidP="00CE7410">
            <w:pPr>
              <w:pStyle w:val="TableNormal1"/>
              <w:keepNext w:val="0"/>
              <w:keepLines w:val="0"/>
              <w:widowControl w:val="0"/>
              <w:spacing w:before="40"/>
              <w:rPr>
                <w:lang w:val="en-US"/>
              </w:rPr>
            </w:pPr>
            <w:r w:rsidRPr="001C220C">
              <w:rPr>
                <w:lang w:val="en-US"/>
              </w:rPr>
              <w:t>Name</w:t>
            </w:r>
          </w:p>
        </w:tc>
        <w:tc>
          <w:tcPr>
            <w:tcW w:w="2880" w:type="dxa"/>
          </w:tcPr>
          <w:p w14:paraId="12EBC8F9" w14:textId="77777777" w:rsidR="00242B6D" w:rsidRPr="001C220C" w:rsidRDefault="00242B6D" w:rsidP="00CE7410">
            <w:pPr>
              <w:pStyle w:val="TableNormal1"/>
              <w:keepNext w:val="0"/>
              <w:keepLines w:val="0"/>
              <w:widowControl w:val="0"/>
              <w:spacing w:before="40"/>
              <w:rPr>
                <w:lang w:val="en-US"/>
              </w:rPr>
            </w:pPr>
            <w:r w:rsidRPr="001C220C">
              <w:rPr>
                <w:lang w:val="en-US"/>
              </w:rPr>
              <w:t>The name of the individual.</w:t>
            </w:r>
          </w:p>
          <w:p w14:paraId="7A89BAB1" w14:textId="77777777" w:rsidR="00242B6D" w:rsidRPr="001C220C" w:rsidRDefault="00242B6D" w:rsidP="00CE7410">
            <w:pPr>
              <w:pStyle w:val="TableNormal1"/>
              <w:keepNext w:val="0"/>
              <w:keepLines w:val="0"/>
              <w:widowControl w:val="0"/>
              <w:spacing w:before="40"/>
              <w:rPr>
                <w:lang w:val="en-US"/>
              </w:rPr>
            </w:pPr>
            <w:r w:rsidRPr="001C220C">
              <w:rPr>
                <w:lang w:val="en-US"/>
              </w:rPr>
              <w:t>This is meant as an additional identification of the resource, but only as information and not as a unique value.</w:t>
            </w:r>
          </w:p>
        </w:tc>
        <w:tc>
          <w:tcPr>
            <w:tcW w:w="1440" w:type="dxa"/>
          </w:tcPr>
          <w:p w14:paraId="10CC0806" w14:textId="77777777" w:rsidR="00242B6D" w:rsidRPr="001C220C" w:rsidRDefault="00242B6D" w:rsidP="00CE7410">
            <w:pPr>
              <w:pStyle w:val="TableNormal1"/>
              <w:keepNext w:val="0"/>
              <w:keepLines w:val="0"/>
              <w:widowControl w:val="0"/>
              <w:spacing w:before="40"/>
              <w:rPr>
                <w:lang w:val="en-US"/>
              </w:rPr>
            </w:pPr>
            <w:r w:rsidRPr="001C220C">
              <w:rPr>
                <w:lang w:val="en-US"/>
              </w:rPr>
              <w:t>Jane</w:t>
            </w:r>
          </w:p>
        </w:tc>
        <w:tc>
          <w:tcPr>
            <w:tcW w:w="1297" w:type="dxa"/>
          </w:tcPr>
          <w:p w14:paraId="7E5C7B0F" w14:textId="77777777" w:rsidR="00242B6D" w:rsidRPr="001C220C" w:rsidRDefault="00242B6D" w:rsidP="00CE7410">
            <w:pPr>
              <w:pStyle w:val="TableNormal1"/>
              <w:keepNext w:val="0"/>
              <w:keepLines w:val="0"/>
              <w:widowControl w:val="0"/>
              <w:spacing w:before="40"/>
              <w:rPr>
                <w:lang w:val="en-US"/>
              </w:rPr>
            </w:pPr>
            <w:r w:rsidRPr="001C220C">
              <w:rPr>
                <w:lang w:val="en-US"/>
              </w:rPr>
              <w:t>Jim</w:t>
            </w:r>
          </w:p>
        </w:tc>
        <w:tc>
          <w:tcPr>
            <w:tcW w:w="1080" w:type="dxa"/>
          </w:tcPr>
          <w:p w14:paraId="3CE9E716" w14:textId="77777777" w:rsidR="00242B6D" w:rsidRPr="001C220C" w:rsidRDefault="00242B6D" w:rsidP="00CE7410">
            <w:pPr>
              <w:pStyle w:val="TableNormal1"/>
              <w:keepNext w:val="0"/>
              <w:keepLines w:val="0"/>
              <w:widowControl w:val="0"/>
              <w:spacing w:before="40"/>
              <w:rPr>
                <w:lang w:val="en-US"/>
              </w:rPr>
            </w:pPr>
            <w:r w:rsidRPr="001C220C">
              <w:rPr>
                <w:lang w:val="en-US"/>
              </w:rPr>
              <w:t>John</w:t>
            </w:r>
          </w:p>
        </w:tc>
        <w:tc>
          <w:tcPr>
            <w:tcW w:w="1080" w:type="dxa"/>
          </w:tcPr>
          <w:p w14:paraId="7452FB8C" w14:textId="77777777" w:rsidR="00242B6D" w:rsidRPr="001C220C" w:rsidRDefault="00242B6D" w:rsidP="00CE7410">
            <w:pPr>
              <w:pStyle w:val="TableNormal1"/>
              <w:keepNext w:val="0"/>
              <w:keepLines w:val="0"/>
              <w:widowControl w:val="0"/>
              <w:spacing w:before="40"/>
              <w:rPr>
                <w:lang w:val="en-US"/>
              </w:rPr>
            </w:pPr>
            <w:r w:rsidRPr="001C220C">
              <w:rPr>
                <w:lang w:val="en-US"/>
              </w:rPr>
              <w:t>James</w:t>
            </w:r>
          </w:p>
        </w:tc>
      </w:tr>
      <w:tr w:rsidR="00BA69EE" w:rsidRPr="001C220C" w14:paraId="396046B7" w14:textId="77777777" w:rsidTr="00CE7410">
        <w:trPr>
          <w:cantSplit/>
          <w:jc w:val="center"/>
          <w:ins w:id="3295" w:author="Charles Gifford" w:date="2017-03-17T20:55:00Z"/>
        </w:trPr>
        <w:tc>
          <w:tcPr>
            <w:tcW w:w="1269" w:type="dxa"/>
          </w:tcPr>
          <w:p w14:paraId="0CF014BF" w14:textId="77777777" w:rsidR="00BA69EE" w:rsidRPr="00E32145" w:rsidRDefault="00BA69EE" w:rsidP="00BA69EE">
            <w:pPr>
              <w:pStyle w:val="TABLE-cell"/>
              <w:rPr>
                <w:ins w:id="3296" w:author="Charles Gifford" w:date="2017-03-17T20:55:00Z"/>
                <w:lang w:val="en-US"/>
              </w:rPr>
            </w:pPr>
            <w:ins w:id="3297" w:author="Charles Gifford" w:date="2017-03-17T20:55:00Z">
              <w:r>
                <w:rPr>
                  <w:lang w:val="en-US"/>
                </w:rPr>
                <w:t>Spatial definition</w:t>
              </w:r>
            </w:ins>
          </w:p>
          <w:p w14:paraId="4FB36239" w14:textId="77777777" w:rsidR="00BA69EE" w:rsidRPr="001C220C" w:rsidRDefault="00BA69EE" w:rsidP="00BA69EE">
            <w:pPr>
              <w:pStyle w:val="TableNormal1"/>
              <w:keepNext w:val="0"/>
              <w:keepLines w:val="0"/>
              <w:widowControl w:val="0"/>
              <w:spacing w:before="40"/>
              <w:rPr>
                <w:ins w:id="3298" w:author="Charles Gifford" w:date="2017-03-17T20:55:00Z"/>
                <w:lang w:val="en-US"/>
              </w:rPr>
            </w:pPr>
          </w:p>
        </w:tc>
        <w:tc>
          <w:tcPr>
            <w:tcW w:w="2880" w:type="dxa"/>
          </w:tcPr>
          <w:p w14:paraId="2FCC060B" w14:textId="71589463" w:rsidR="00BA69EE" w:rsidRPr="001C220C" w:rsidRDefault="00BA69EE" w:rsidP="00BA69EE">
            <w:pPr>
              <w:pStyle w:val="TableNormal1"/>
              <w:keepNext w:val="0"/>
              <w:keepLines w:val="0"/>
              <w:widowControl w:val="0"/>
              <w:spacing w:before="40"/>
              <w:rPr>
                <w:ins w:id="3299" w:author="Charles Gifford" w:date="2017-03-17T20:55:00Z"/>
                <w:lang w:val="en-US"/>
              </w:rPr>
            </w:pPr>
            <w:ins w:id="3300" w:author="Charles Gifford" w:date="2017-03-17T20:55:00Z">
              <w:r>
                <w:rPr>
                  <w:lang w:val="en-US"/>
                </w:rPr>
                <w:t>S</w:t>
              </w:r>
              <w:r w:rsidRPr="00E32145">
                <w:rPr>
                  <w:lang w:val="en-US"/>
                </w:rPr>
                <w:t xml:space="preserve">patially defines the </w:t>
              </w:r>
              <w:r w:rsidRPr="00E32145">
                <w:rPr>
                  <w:i/>
                  <w:lang w:val="en-US"/>
                </w:rPr>
                <w:t>person</w:t>
              </w:r>
              <w:r w:rsidRPr="00E32145">
                <w:rPr>
                  <w:lang w:val="en-US"/>
                </w:rPr>
                <w:t xml:space="preserve"> as a </w:t>
              </w:r>
              <w:r w:rsidRPr="00C92250">
                <w:rPr>
                  <w:lang w:val="en-US"/>
                </w:rPr>
                <w:t>0-dimensional point, 1-dimensional line, or 2-dimensional shape or 3-dimensional solid</w:t>
              </w:r>
              <w:r>
                <w:rPr>
                  <w:lang w:val="en-US"/>
                </w:rPr>
                <w:t>,</w:t>
              </w:r>
            </w:ins>
          </w:p>
        </w:tc>
        <w:tc>
          <w:tcPr>
            <w:tcW w:w="1440" w:type="dxa"/>
          </w:tcPr>
          <w:p w14:paraId="41109110" w14:textId="5EA8FC82" w:rsidR="00BA69EE" w:rsidRPr="001C220C" w:rsidRDefault="00BA69EE" w:rsidP="00BA69EE">
            <w:pPr>
              <w:pStyle w:val="TableNormal1"/>
              <w:keepNext w:val="0"/>
              <w:keepLines w:val="0"/>
              <w:widowControl w:val="0"/>
              <w:spacing w:before="40"/>
              <w:rPr>
                <w:ins w:id="3301" w:author="Charles Gifford" w:date="2017-03-17T20:55:00Z"/>
                <w:lang w:val="en-US"/>
              </w:rPr>
            </w:pPr>
            <w:ins w:id="3302" w:author="Charles Gifford" w:date="2017-03-17T21:11:00Z">
              <w:r>
                <w:rPr>
                  <w:lang w:val="en-US"/>
                </w:rPr>
                <w:t xml:space="preserve"> </w:t>
              </w:r>
              <w:r w:rsidRPr="00E32145">
                <w:rPr>
                  <w:lang w:val="en-US"/>
                </w:rPr>
                <w:t xml:space="preserve"> / / WKT / POLYGON ( ( -646.99 676.18, -645.14 683.09, -646.99 676.18 ) )</w:t>
              </w:r>
            </w:ins>
          </w:p>
        </w:tc>
        <w:tc>
          <w:tcPr>
            <w:tcW w:w="1297" w:type="dxa"/>
          </w:tcPr>
          <w:p w14:paraId="3399EE14" w14:textId="5F05CE3B" w:rsidR="00BA69EE" w:rsidRPr="001C220C" w:rsidRDefault="00BA69EE" w:rsidP="00BA69EE">
            <w:pPr>
              <w:pStyle w:val="TableNormal1"/>
              <w:keepNext w:val="0"/>
              <w:keepLines w:val="0"/>
              <w:widowControl w:val="0"/>
              <w:spacing w:before="40"/>
              <w:rPr>
                <w:ins w:id="3303" w:author="Charles Gifford" w:date="2017-03-17T20:55:00Z"/>
                <w:lang w:val="en-US"/>
              </w:rPr>
            </w:pPr>
            <w:ins w:id="3304" w:author="Charles Gifford" w:date="2017-03-17T21:11:00Z">
              <w:r>
                <w:rPr>
                  <w:lang w:val="en-US"/>
                </w:rPr>
                <w:t xml:space="preserve"> </w:t>
              </w:r>
              <w:r w:rsidRPr="00E32145">
                <w:rPr>
                  <w:lang w:val="en-US"/>
                </w:rPr>
                <w:t xml:space="preserve"> / / WKT / POLYGON ( ( -646.99 676.18, -645.14 683.09, -646.99 676.18 ) )</w:t>
              </w:r>
            </w:ins>
          </w:p>
        </w:tc>
        <w:tc>
          <w:tcPr>
            <w:tcW w:w="1080" w:type="dxa"/>
          </w:tcPr>
          <w:p w14:paraId="334F31E2" w14:textId="4078FEE3" w:rsidR="00BA69EE" w:rsidRPr="001C220C" w:rsidRDefault="00BA69EE" w:rsidP="00BA69EE">
            <w:pPr>
              <w:pStyle w:val="TableNormal1"/>
              <w:keepNext w:val="0"/>
              <w:keepLines w:val="0"/>
              <w:widowControl w:val="0"/>
              <w:spacing w:before="40"/>
              <w:rPr>
                <w:ins w:id="3305" w:author="Charles Gifford" w:date="2017-03-17T20:55:00Z"/>
                <w:lang w:val="en-US"/>
              </w:rPr>
            </w:pPr>
            <w:ins w:id="3306" w:author="Charles Gifford" w:date="2017-03-17T21:11:00Z">
              <w:r>
                <w:rPr>
                  <w:lang w:val="en-US"/>
                </w:rPr>
                <w:t xml:space="preserve"> </w:t>
              </w:r>
              <w:r w:rsidRPr="00E32145">
                <w:rPr>
                  <w:lang w:val="en-US"/>
                </w:rPr>
                <w:t xml:space="preserve"> / / WKT / POLYGON ( ( -646.99 676.18, -645.14 683.09, -646.99 676.18 ) )</w:t>
              </w:r>
            </w:ins>
          </w:p>
        </w:tc>
        <w:tc>
          <w:tcPr>
            <w:tcW w:w="1080" w:type="dxa"/>
          </w:tcPr>
          <w:p w14:paraId="003982EC" w14:textId="0BCC3216" w:rsidR="00BA69EE" w:rsidRPr="001C220C" w:rsidRDefault="00BA69EE" w:rsidP="00BA69EE">
            <w:pPr>
              <w:pStyle w:val="TableNormal1"/>
              <w:keepNext w:val="0"/>
              <w:keepLines w:val="0"/>
              <w:widowControl w:val="0"/>
              <w:spacing w:before="40"/>
              <w:rPr>
                <w:ins w:id="3307" w:author="Charles Gifford" w:date="2017-03-17T20:55:00Z"/>
                <w:lang w:val="en-US"/>
              </w:rPr>
            </w:pPr>
            <w:ins w:id="3308" w:author="Charles Gifford" w:date="2017-03-17T21:11:00Z">
              <w:r>
                <w:rPr>
                  <w:lang w:val="en-US"/>
                </w:rPr>
                <w:t xml:space="preserve"> </w:t>
              </w:r>
              <w:r w:rsidRPr="00E32145">
                <w:rPr>
                  <w:lang w:val="en-US"/>
                </w:rPr>
                <w:t xml:space="preserve"> / / WKT / POLYGON ( ( -646.99 676.18, -645.14 683.09, -646.99 676.18 ) )</w:t>
              </w:r>
            </w:ins>
          </w:p>
        </w:tc>
      </w:tr>
      <w:tr w:rsidR="00C313AE" w:rsidRPr="001C220C" w14:paraId="4AC1C1B9" w14:textId="77777777" w:rsidTr="00CE7410">
        <w:trPr>
          <w:cantSplit/>
          <w:jc w:val="center"/>
          <w:ins w:id="3309" w:author="Charles Gifford" w:date="2017-03-17T20:55:00Z"/>
        </w:trPr>
        <w:tc>
          <w:tcPr>
            <w:tcW w:w="1269" w:type="dxa"/>
          </w:tcPr>
          <w:p w14:paraId="778C5DCE" w14:textId="1EC405C9" w:rsidR="00C313AE" w:rsidRPr="001C220C" w:rsidRDefault="00C313AE" w:rsidP="00C313AE">
            <w:pPr>
              <w:pStyle w:val="TableNormal1"/>
              <w:keepNext w:val="0"/>
              <w:keepLines w:val="0"/>
              <w:widowControl w:val="0"/>
              <w:spacing w:before="40"/>
              <w:rPr>
                <w:ins w:id="3310" w:author="Charles Gifford" w:date="2017-03-17T20:55:00Z"/>
                <w:lang w:val="en-US"/>
              </w:rPr>
            </w:pPr>
            <w:ins w:id="3311" w:author="Charles Gifford" w:date="2017-03-17T20:55:00Z">
              <w:r>
                <w:rPr>
                  <w:lang w:val="en-US"/>
                </w:rPr>
                <w:t>Operational location</w:t>
              </w:r>
            </w:ins>
          </w:p>
        </w:tc>
        <w:tc>
          <w:tcPr>
            <w:tcW w:w="2880" w:type="dxa"/>
          </w:tcPr>
          <w:p w14:paraId="5EF79B26" w14:textId="611EB64D" w:rsidR="00C313AE" w:rsidRPr="001C220C" w:rsidRDefault="00C313AE" w:rsidP="00C313AE">
            <w:pPr>
              <w:pStyle w:val="TableNormal1"/>
              <w:keepNext w:val="0"/>
              <w:keepLines w:val="0"/>
              <w:widowControl w:val="0"/>
              <w:spacing w:before="40"/>
              <w:rPr>
                <w:ins w:id="3312" w:author="Charles Gifford" w:date="2017-03-17T20:55:00Z"/>
                <w:lang w:val="en-US"/>
              </w:rPr>
            </w:pPr>
            <w:ins w:id="3313" w:author="Charles Gifford" w:date="2017-03-17T20:55:00Z">
              <w:r>
                <w:rPr>
                  <w:lang w:val="en-US"/>
                </w:rPr>
                <w:t xml:space="preserve">Identifies the operational location of the </w:t>
              </w:r>
              <w:r>
                <w:rPr>
                  <w:i/>
                  <w:lang w:val="en-US"/>
                </w:rPr>
                <w:t>person</w:t>
              </w:r>
              <w:r>
                <w:rPr>
                  <w:lang w:val="en-US"/>
                </w:rPr>
                <w:t>.</w:t>
              </w:r>
            </w:ins>
          </w:p>
        </w:tc>
        <w:tc>
          <w:tcPr>
            <w:tcW w:w="1440" w:type="dxa"/>
          </w:tcPr>
          <w:p w14:paraId="5C07EF9F" w14:textId="72449058" w:rsidR="00C313AE" w:rsidRPr="001C220C" w:rsidRDefault="00C313AE" w:rsidP="00C313AE">
            <w:pPr>
              <w:pStyle w:val="TableNormal1"/>
              <w:keepNext w:val="0"/>
              <w:keepLines w:val="0"/>
              <w:widowControl w:val="0"/>
              <w:spacing w:before="40"/>
              <w:rPr>
                <w:ins w:id="3314" w:author="Charles Gifford" w:date="2017-03-17T20:55:00Z"/>
                <w:lang w:val="en-US"/>
              </w:rPr>
            </w:pPr>
            <w:ins w:id="3315" w:author="Charles Gifford" w:date="2017-03-17T20:55:00Z">
              <w:r>
                <w:rPr>
                  <w:lang w:val="en-US"/>
                </w:rPr>
                <w:t>SST57</w:t>
              </w:r>
            </w:ins>
          </w:p>
        </w:tc>
        <w:tc>
          <w:tcPr>
            <w:tcW w:w="1297" w:type="dxa"/>
          </w:tcPr>
          <w:p w14:paraId="37809967" w14:textId="4B628125" w:rsidR="00C313AE" w:rsidRPr="001C220C" w:rsidRDefault="00C313AE" w:rsidP="00C313AE">
            <w:pPr>
              <w:pStyle w:val="TableNormal1"/>
              <w:keepNext w:val="0"/>
              <w:keepLines w:val="0"/>
              <w:widowControl w:val="0"/>
              <w:spacing w:before="40"/>
              <w:rPr>
                <w:ins w:id="3316" w:author="Charles Gifford" w:date="2017-03-17T20:55:00Z"/>
                <w:lang w:val="en-US"/>
              </w:rPr>
            </w:pPr>
            <w:ins w:id="3317" w:author="Charles Gifford" w:date="2017-03-17T20:55:00Z">
              <w:r w:rsidRPr="00E32145">
                <w:rPr>
                  <w:lang w:val="en-US"/>
                </w:rPr>
                <w:t>Maintenance Shed 4S</w:t>
              </w:r>
            </w:ins>
          </w:p>
        </w:tc>
        <w:tc>
          <w:tcPr>
            <w:tcW w:w="1080" w:type="dxa"/>
          </w:tcPr>
          <w:p w14:paraId="5B89DACF" w14:textId="1D0147FA" w:rsidR="00C313AE" w:rsidRPr="001C220C" w:rsidRDefault="00C313AE" w:rsidP="00C313AE">
            <w:pPr>
              <w:pStyle w:val="TableNormal1"/>
              <w:keepNext w:val="0"/>
              <w:keepLines w:val="0"/>
              <w:widowControl w:val="0"/>
              <w:spacing w:before="40"/>
              <w:rPr>
                <w:ins w:id="3318" w:author="Charles Gifford" w:date="2017-03-17T20:55:00Z"/>
                <w:lang w:val="en-US"/>
              </w:rPr>
            </w:pPr>
            <w:ins w:id="3319" w:author="Charles Gifford" w:date="2017-03-17T20:55:00Z">
              <w:r>
                <w:rPr>
                  <w:lang w:val="en-US"/>
                </w:rPr>
                <w:t>Sample Pickup 3</w:t>
              </w:r>
            </w:ins>
          </w:p>
        </w:tc>
        <w:tc>
          <w:tcPr>
            <w:tcW w:w="1080" w:type="dxa"/>
          </w:tcPr>
          <w:p w14:paraId="529C2199" w14:textId="55330C00" w:rsidR="00C313AE" w:rsidRPr="001C220C" w:rsidRDefault="00C313AE" w:rsidP="00C313AE">
            <w:pPr>
              <w:pStyle w:val="TableNormal1"/>
              <w:keepNext w:val="0"/>
              <w:keepLines w:val="0"/>
              <w:widowControl w:val="0"/>
              <w:spacing w:before="40"/>
              <w:rPr>
                <w:ins w:id="3320" w:author="Charles Gifford" w:date="2017-03-17T20:55:00Z"/>
                <w:lang w:val="en-US"/>
              </w:rPr>
            </w:pPr>
            <w:ins w:id="3321" w:author="Charles Gifford" w:date="2017-03-17T20:55:00Z">
              <w:r>
                <w:rPr>
                  <w:lang w:val="en-US"/>
                </w:rPr>
                <w:t>Waypoint 7</w:t>
              </w:r>
            </w:ins>
          </w:p>
        </w:tc>
      </w:tr>
      <w:tr w:rsidR="00C313AE" w:rsidRPr="001C220C" w14:paraId="76AA766C" w14:textId="77777777" w:rsidTr="00CE7410">
        <w:trPr>
          <w:cantSplit/>
          <w:jc w:val="center"/>
          <w:ins w:id="3322" w:author="Charles Gifford" w:date="2017-03-17T20:55:00Z"/>
        </w:trPr>
        <w:tc>
          <w:tcPr>
            <w:tcW w:w="1269" w:type="dxa"/>
          </w:tcPr>
          <w:p w14:paraId="61028230" w14:textId="22602F19" w:rsidR="00C313AE" w:rsidRPr="001C220C" w:rsidRDefault="00C313AE" w:rsidP="00C313AE">
            <w:pPr>
              <w:pStyle w:val="TableNormal1"/>
              <w:keepNext w:val="0"/>
              <w:keepLines w:val="0"/>
              <w:widowControl w:val="0"/>
              <w:spacing w:before="40"/>
              <w:rPr>
                <w:ins w:id="3323" w:author="Charles Gifford" w:date="2017-03-17T20:55:00Z"/>
                <w:lang w:val="en-US"/>
              </w:rPr>
            </w:pPr>
            <w:ins w:id="3324" w:author="Charles Gifford" w:date="2017-03-17T20:55:00Z">
              <w:r>
                <w:rPr>
                  <w:lang w:val="en-US"/>
                </w:rPr>
                <w:t>Operational location type</w:t>
              </w:r>
            </w:ins>
          </w:p>
        </w:tc>
        <w:tc>
          <w:tcPr>
            <w:tcW w:w="2880" w:type="dxa"/>
          </w:tcPr>
          <w:p w14:paraId="5EFB966A" w14:textId="77777777" w:rsidR="00C313AE" w:rsidRPr="00EF1162" w:rsidRDefault="00C313AE" w:rsidP="00C313AE">
            <w:pPr>
              <w:pStyle w:val="TableNormal1"/>
              <w:rPr>
                <w:ins w:id="3325" w:author="Charles Gifford" w:date="2017-03-17T20:55:00Z"/>
              </w:rPr>
            </w:pPr>
            <w:ins w:id="3326" w:author="Charles Gifford" w:date="2017-03-17T20:55:00Z">
              <w:r w:rsidRPr="00EF1162">
                <w:t xml:space="preserve">Indicates whether the </w:t>
              </w:r>
              <w:r>
                <w:t xml:space="preserve">operational </w:t>
              </w:r>
              <w:r w:rsidRPr="00EF1162">
                <w:t>location attribute refers to a</w:t>
              </w:r>
              <w:r>
                <w:t>n</w:t>
              </w:r>
              <w:r w:rsidRPr="00EF1162">
                <w:t xml:space="preserve"> </w:t>
              </w:r>
              <w:r w:rsidRPr="00EF1162">
                <w:rPr>
                  <w:i/>
                </w:rPr>
                <w:t>operational</w:t>
              </w:r>
              <w:r>
                <w:t xml:space="preserve"> </w:t>
              </w:r>
              <w:r w:rsidRPr="00EF1162">
                <w:rPr>
                  <w:i/>
                </w:rPr>
                <w:t>location</w:t>
              </w:r>
              <w:r w:rsidRPr="00EF1162">
                <w:t xml:space="preserve"> object, or contains a description of the </w:t>
              </w:r>
              <w:r>
                <w:t xml:space="preserve">operational </w:t>
              </w:r>
              <w:r w:rsidRPr="00EF1162">
                <w:t>location.</w:t>
              </w:r>
            </w:ins>
          </w:p>
          <w:p w14:paraId="74C65385" w14:textId="77777777" w:rsidR="00C313AE" w:rsidRPr="00EF1162" w:rsidRDefault="00C313AE" w:rsidP="00C313AE">
            <w:pPr>
              <w:pStyle w:val="TableNormal1"/>
              <w:rPr>
                <w:ins w:id="3327" w:author="Charles Gifford" w:date="2017-03-17T20:55:00Z"/>
              </w:rPr>
            </w:pPr>
            <w:ins w:id="3328" w:author="Charles Gifford" w:date="2017-03-17T20:55:00Z">
              <w:r w:rsidRPr="00EF1162">
                <w:t>Mandatory where a</w:t>
              </w:r>
              <w:r>
                <w:t>n operational</w:t>
              </w:r>
              <w:r w:rsidRPr="00EF1162">
                <w:t xml:space="preserve"> location </w:t>
              </w:r>
              <w:r>
                <w:t xml:space="preserve">attribute </w:t>
              </w:r>
              <w:r w:rsidRPr="00EF1162">
                <w:t>is specified.  Defined values are:</w:t>
              </w:r>
            </w:ins>
          </w:p>
          <w:p w14:paraId="777F0E8C" w14:textId="77777777" w:rsidR="00C313AE" w:rsidRPr="00EF1162" w:rsidRDefault="00C313AE" w:rsidP="00C313AE">
            <w:pPr>
              <w:pStyle w:val="TableNormal1"/>
              <w:rPr>
                <w:ins w:id="3329" w:author="Charles Gifford" w:date="2017-03-17T20:55:00Z"/>
              </w:rPr>
            </w:pPr>
            <w:ins w:id="3330" w:author="Charles Gifford" w:date="2017-03-17T20:55:00Z">
              <w:r>
                <w:t xml:space="preserve">Operational </w:t>
              </w:r>
              <w:r w:rsidRPr="00EF1162">
                <w:t xml:space="preserve">Location – </w:t>
              </w:r>
              <w:r>
                <w:t>Operational l</w:t>
              </w:r>
              <w:r w:rsidRPr="00EF1162">
                <w:t>ocation attribute references a</w:t>
              </w:r>
              <w:r>
                <w:t>n</w:t>
              </w:r>
              <w:r w:rsidRPr="00EF1162">
                <w:t xml:space="preserve"> </w:t>
              </w:r>
              <w:r w:rsidRPr="00EF1162">
                <w:rPr>
                  <w:i/>
                </w:rPr>
                <w:t>operational</w:t>
              </w:r>
              <w:r>
                <w:t xml:space="preserve"> </w:t>
              </w:r>
              <w:r w:rsidRPr="00EF1162">
                <w:rPr>
                  <w:i/>
                </w:rPr>
                <w:t>location</w:t>
              </w:r>
              <w:r w:rsidRPr="00EF1162">
                <w:t>.</w:t>
              </w:r>
            </w:ins>
          </w:p>
          <w:p w14:paraId="384957DC" w14:textId="605E0D2A" w:rsidR="00C313AE" w:rsidRPr="001C220C" w:rsidRDefault="00C313AE" w:rsidP="00C313AE">
            <w:pPr>
              <w:pStyle w:val="TableNormal1"/>
              <w:keepNext w:val="0"/>
              <w:keepLines w:val="0"/>
              <w:widowControl w:val="0"/>
              <w:spacing w:before="40"/>
              <w:rPr>
                <w:ins w:id="3331" w:author="Charles Gifford" w:date="2017-03-17T20:55:00Z"/>
                <w:lang w:val="en-US"/>
              </w:rPr>
            </w:pPr>
            <w:ins w:id="3332" w:author="Charles Gifford" w:date="2017-03-17T20:55:00Z">
              <w:r>
                <w:rPr>
                  <w:lang w:val="en-US"/>
                </w:rPr>
                <w:t>Description – Operational l</w:t>
              </w:r>
              <w:r w:rsidRPr="00EF1162">
                <w:rPr>
                  <w:lang w:val="en-US"/>
                </w:rPr>
                <w:t xml:space="preserve">ocation attribute contains a description of the </w:t>
              </w:r>
              <w:r>
                <w:rPr>
                  <w:lang w:val="en-US"/>
                </w:rPr>
                <w:t xml:space="preserve">operational </w:t>
              </w:r>
              <w:r w:rsidRPr="00EF1162">
                <w:rPr>
                  <w:lang w:val="en-US"/>
                </w:rPr>
                <w:t>location, such as a street address.</w:t>
              </w:r>
            </w:ins>
          </w:p>
        </w:tc>
        <w:tc>
          <w:tcPr>
            <w:tcW w:w="1440" w:type="dxa"/>
          </w:tcPr>
          <w:p w14:paraId="70BC6664" w14:textId="132BEB4A" w:rsidR="00C313AE" w:rsidRPr="001C220C" w:rsidRDefault="00C313AE" w:rsidP="00C313AE">
            <w:pPr>
              <w:pStyle w:val="TableNormal1"/>
              <w:keepNext w:val="0"/>
              <w:keepLines w:val="0"/>
              <w:widowControl w:val="0"/>
              <w:spacing w:before="40"/>
              <w:rPr>
                <w:ins w:id="3333" w:author="Charles Gifford" w:date="2017-03-17T20:55:00Z"/>
                <w:lang w:val="en-US"/>
              </w:rPr>
            </w:pPr>
            <w:ins w:id="3334" w:author="Charles Gifford" w:date="2017-03-17T20:55:00Z">
              <w:r>
                <w:rPr>
                  <w:lang w:val="en-US"/>
                </w:rPr>
                <w:t>Operational Location</w:t>
              </w:r>
            </w:ins>
          </w:p>
        </w:tc>
        <w:tc>
          <w:tcPr>
            <w:tcW w:w="1297" w:type="dxa"/>
          </w:tcPr>
          <w:p w14:paraId="06B0F182" w14:textId="16EE1FFF" w:rsidR="00C313AE" w:rsidRPr="001C220C" w:rsidRDefault="00C313AE" w:rsidP="00C313AE">
            <w:pPr>
              <w:pStyle w:val="TableNormal1"/>
              <w:keepNext w:val="0"/>
              <w:keepLines w:val="0"/>
              <w:widowControl w:val="0"/>
              <w:spacing w:before="40"/>
              <w:rPr>
                <w:ins w:id="3335" w:author="Charles Gifford" w:date="2017-03-17T20:55:00Z"/>
                <w:lang w:val="en-US"/>
              </w:rPr>
            </w:pPr>
            <w:ins w:id="3336" w:author="Charles Gifford" w:date="2017-03-17T20:55:00Z">
              <w:r>
                <w:rPr>
                  <w:lang w:val="en-US"/>
                </w:rPr>
                <w:t>Description</w:t>
              </w:r>
            </w:ins>
          </w:p>
        </w:tc>
        <w:tc>
          <w:tcPr>
            <w:tcW w:w="1080" w:type="dxa"/>
          </w:tcPr>
          <w:p w14:paraId="4D2DC059" w14:textId="484E3042" w:rsidR="00C313AE" w:rsidRPr="001C220C" w:rsidRDefault="00C313AE" w:rsidP="00C313AE">
            <w:pPr>
              <w:pStyle w:val="TableNormal1"/>
              <w:keepNext w:val="0"/>
              <w:keepLines w:val="0"/>
              <w:widowControl w:val="0"/>
              <w:spacing w:before="40"/>
              <w:rPr>
                <w:ins w:id="3337" w:author="Charles Gifford" w:date="2017-03-17T20:55:00Z"/>
                <w:lang w:val="en-US"/>
              </w:rPr>
            </w:pPr>
            <w:ins w:id="3338" w:author="Charles Gifford" w:date="2017-03-17T20:55:00Z">
              <w:r>
                <w:rPr>
                  <w:lang w:val="en-US"/>
                </w:rPr>
                <w:t>Operational Location</w:t>
              </w:r>
            </w:ins>
          </w:p>
        </w:tc>
        <w:tc>
          <w:tcPr>
            <w:tcW w:w="1080" w:type="dxa"/>
          </w:tcPr>
          <w:p w14:paraId="6F38F20B" w14:textId="7A9E3DC6" w:rsidR="00C313AE" w:rsidRPr="001C220C" w:rsidRDefault="00C313AE" w:rsidP="00C313AE">
            <w:pPr>
              <w:pStyle w:val="TableNormal1"/>
              <w:keepNext w:val="0"/>
              <w:keepLines w:val="0"/>
              <w:widowControl w:val="0"/>
              <w:spacing w:before="40"/>
              <w:rPr>
                <w:ins w:id="3339" w:author="Charles Gifford" w:date="2017-03-17T20:55:00Z"/>
                <w:lang w:val="en-US"/>
              </w:rPr>
            </w:pPr>
            <w:ins w:id="3340" w:author="Charles Gifford" w:date="2017-03-17T20:55:00Z">
              <w:r>
                <w:rPr>
                  <w:lang w:val="en-US"/>
                </w:rPr>
                <w:t>Operational Location</w:t>
              </w:r>
            </w:ins>
          </w:p>
        </w:tc>
      </w:tr>
    </w:tbl>
    <w:p w14:paraId="32AF4F9B" w14:textId="62026526" w:rsidR="00C313AE" w:rsidRDefault="00C313AE" w:rsidP="00600813">
      <w:pPr>
        <w:pStyle w:val="NOTE0"/>
        <w:rPr>
          <w:ins w:id="3341" w:author="Charles Gifford" w:date="2017-03-17T20:57:00Z"/>
        </w:rPr>
      </w:pPr>
      <w:bookmarkStart w:id="3342" w:name="_Toc516130324"/>
      <w:bookmarkStart w:id="3343" w:name="_Toc320176899"/>
      <w:bookmarkEnd w:id="3268"/>
      <w:bookmarkEnd w:id="3269"/>
      <w:ins w:id="3344" w:author="Charles Gifford" w:date="2017-03-17T20:57:00Z">
        <w:r w:rsidRPr="00C313AE">
          <w:t>NOTE</w:t>
        </w:r>
        <w:r w:rsidRPr="00C313AE">
          <w:tab/>
          <w:t xml:space="preserve">A </w:t>
        </w:r>
        <w:r w:rsidRPr="00600813">
          <w:rPr>
            <w:i/>
          </w:rPr>
          <w:t>person</w:t>
        </w:r>
        <w:r w:rsidRPr="00C313AE">
          <w:t xml:space="preserve"> may specify both a spatial definition and an operational location where it is necessary to specify the spatial definition of a </w:t>
        </w:r>
        <w:r w:rsidRPr="00600813">
          <w:rPr>
            <w:i/>
          </w:rPr>
          <w:t xml:space="preserve">person </w:t>
        </w:r>
        <w:r w:rsidRPr="00C313AE">
          <w:t>within a given operational location.</w:t>
        </w:r>
      </w:ins>
    </w:p>
    <w:p w14:paraId="33DEBDEB" w14:textId="1E07F784" w:rsidR="00CB7EC0" w:rsidRPr="001C220C" w:rsidRDefault="00CB7EC0" w:rsidP="003E1075">
      <w:pPr>
        <w:pStyle w:val="Heading3"/>
      </w:pPr>
      <w:r w:rsidRPr="001C220C">
        <w:t>Person property</w:t>
      </w:r>
      <w:bookmarkEnd w:id="3342"/>
      <w:bookmarkEnd w:id="3343"/>
    </w:p>
    <w:p w14:paraId="0328A695" w14:textId="77777777" w:rsidR="005A123D" w:rsidRDefault="009A0FC3" w:rsidP="0029062D">
      <w:pPr>
        <w:pStyle w:val="PARAGRAPH"/>
        <w:rPr>
          <w:lang w:val="en-US"/>
        </w:rPr>
      </w:pPr>
      <w:r w:rsidRPr="001C220C">
        <w:rPr>
          <w:lang w:val="en-US"/>
        </w:rPr>
        <w:t xml:space="preserve">Properties of a </w:t>
      </w:r>
      <w:r w:rsidRPr="00AE4770">
        <w:rPr>
          <w:i/>
          <w:lang w:val="en-US"/>
        </w:rPr>
        <w:t>person</w:t>
      </w:r>
      <w:r w:rsidRPr="001C220C">
        <w:rPr>
          <w:i/>
          <w:lang w:val="en-US"/>
        </w:rPr>
        <w:t xml:space="preserve"> </w:t>
      </w:r>
      <w:r w:rsidR="005D0E97">
        <w:rPr>
          <w:lang w:val="en-US"/>
        </w:rPr>
        <w:t>shall be presented</w:t>
      </w:r>
      <w:r w:rsidRPr="001C220C">
        <w:rPr>
          <w:lang w:val="en-US"/>
        </w:rPr>
        <w:t xml:space="preserve"> as </w:t>
      </w:r>
      <w:r w:rsidRPr="00AE4770">
        <w:rPr>
          <w:i/>
          <w:lang w:val="en-US"/>
        </w:rPr>
        <w:t>person properties</w:t>
      </w:r>
      <w:r w:rsidRPr="001C220C">
        <w:rPr>
          <w:i/>
          <w:lang w:val="en-US"/>
        </w:rPr>
        <w:t xml:space="preserve">. </w:t>
      </w:r>
      <w:r w:rsidRPr="001C220C">
        <w:rPr>
          <w:lang w:val="en-US"/>
        </w:rPr>
        <w:t xml:space="preserve">Each </w:t>
      </w:r>
      <w:r w:rsidRPr="00AE4770">
        <w:rPr>
          <w:i/>
          <w:lang w:val="en-US"/>
        </w:rPr>
        <w:t>person</w:t>
      </w:r>
      <w:r w:rsidRPr="001C220C">
        <w:rPr>
          <w:i/>
          <w:lang w:val="en-US"/>
        </w:rPr>
        <w:t xml:space="preserve"> </w:t>
      </w:r>
      <w:r w:rsidRPr="001C220C">
        <w:rPr>
          <w:lang w:val="en-US"/>
        </w:rPr>
        <w:t xml:space="preserve">shall have zero or more </w:t>
      </w:r>
      <w:r w:rsidRPr="00DB4D92">
        <w:rPr>
          <w:i/>
          <w:lang w:val="en-US"/>
        </w:rPr>
        <w:t>person properties</w:t>
      </w:r>
      <w:r w:rsidRPr="001C220C">
        <w:rPr>
          <w:lang w:val="en-US"/>
        </w:rPr>
        <w:t xml:space="preserve">. These specify the current property values of the </w:t>
      </w:r>
      <w:r w:rsidRPr="00D059CB">
        <w:rPr>
          <w:i/>
          <w:lang w:val="en-US"/>
        </w:rPr>
        <w:t>person</w:t>
      </w:r>
      <w:r w:rsidRPr="001C220C">
        <w:rPr>
          <w:lang w:val="en-US"/>
        </w:rPr>
        <w:t xml:space="preserve"> for the associated </w:t>
      </w:r>
      <w:r w:rsidRPr="00D059CB">
        <w:rPr>
          <w:i/>
          <w:lang w:val="en-US"/>
        </w:rPr>
        <w:t xml:space="preserve">personnel </w:t>
      </w:r>
      <w:r w:rsidR="00243B34" w:rsidRPr="00D059CB">
        <w:rPr>
          <w:i/>
          <w:lang w:val="en-US"/>
        </w:rPr>
        <w:t xml:space="preserve">class </w:t>
      </w:r>
      <w:r w:rsidRPr="00D059CB">
        <w:rPr>
          <w:i/>
          <w:lang w:val="en-US"/>
        </w:rPr>
        <w:t>property</w:t>
      </w:r>
      <w:r w:rsidRPr="001C220C">
        <w:rPr>
          <w:lang w:val="en-US"/>
        </w:rPr>
        <w:t xml:space="preserve">. </w:t>
      </w:r>
    </w:p>
    <w:p w14:paraId="498B5D2C" w14:textId="77777777" w:rsidR="009A0FC3" w:rsidRPr="001C220C" w:rsidRDefault="009A0FC3" w:rsidP="00BB3B94">
      <w:pPr>
        <w:pStyle w:val="NOTE0"/>
        <w:rPr>
          <w:lang w:val="en-US"/>
        </w:rPr>
      </w:pPr>
      <w:r w:rsidRPr="001C220C">
        <w:rPr>
          <w:lang w:val="en-US"/>
        </w:rPr>
        <w:t>NOTE</w:t>
      </w:r>
      <w:r w:rsidRPr="001C220C">
        <w:rPr>
          <w:lang w:val="en-US"/>
        </w:rPr>
        <w:t> </w:t>
      </w:r>
      <w:r w:rsidRPr="001C220C">
        <w:rPr>
          <w:lang w:val="en-US"/>
        </w:rPr>
        <w:t xml:space="preserve">For example, a </w:t>
      </w:r>
      <w:r w:rsidRPr="00D059CB">
        <w:rPr>
          <w:i/>
          <w:lang w:val="en-US"/>
        </w:rPr>
        <w:t>person property</w:t>
      </w:r>
      <w:r w:rsidRPr="001C220C">
        <w:rPr>
          <w:lang w:val="en-US"/>
        </w:rPr>
        <w:t xml:space="preserve"> </w:t>
      </w:r>
      <w:r w:rsidR="00DE2E9A">
        <w:rPr>
          <w:lang w:val="en-US"/>
        </w:rPr>
        <w:t xml:space="preserve">can </w:t>
      </w:r>
      <w:r w:rsidRPr="001C220C">
        <w:rPr>
          <w:lang w:val="en-US"/>
        </w:rPr>
        <w:t xml:space="preserve">be night shift and its value would be available, and a </w:t>
      </w:r>
      <w:r w:rsidRPr="00D059CB">
        <w:rPr>
          <w:i/>
          <w:lang w:val="en-US"/>
        </w:rPr>
        <w:t>person property</w:t>
      </w:r>
      <w:r w:rsidRPr="001C220C">
        <w:rPr>
          <w:lang w:val="en-US"/>
        </w:rPr>
        <w:t xml:space="preserve"> </w:t>
      </w:r>
      <w:r w:rsidR="00DE2E9A">
        <w:rPr>
          <w:lang w:val="en-US"/>
        </w:rPr>
        <w:t xml:space="preserve">can </w:t>
      </w:r>
      <w:r w:rsidRPr="001C220C">
        <w:rPr>
          <w:lang w:val="en-US"/>
        </w:rPr>
        <w:t xml:space="preserve">be exposure hours available and its value would be 4. </w:t>
      </w:r>
    </w:p>
    <w:p w14:paraId="571A7862" w14:textId="77777777" w:rsidR="00095C02" w:rsidRDefault="009A0FC3" w:rsidP="000D1D32">
      <w:pPr>
        <w:pStyle w:val="PARAGRAPH"/>
        <w:rPr>
          <w:ins w:id="3345" w:author="Charles Gifford" w:date="2017-03-21T21:49:00Z"/>
          <w:lang w:val="en-US"/>
        </w:rPr>
      </w:pPr>
      <w:r w:rsidRPr="00D059CB">
        <w:rPr>
          <w:i/>
          <w:lang w:val="en-US"/>
        </w:rPr>
        <w:t>Person properties</w:t>
      </w:r>
      <w:r w:rsidRPr="001C220C">
        <w:rPr>
          <w:lang w:val="en-US"/>
        </w:rPr>
        <w:t xml:space="preserve"> may include the current availability of a </w:t>
      </w:r>
      <w:r w:rsidRPr="00D059CB">
        <w:rPr>
          <w:i/>
          <w:lang w:val="en-US"/>
        </w:rPr>
        <w:t>person</w:t>
      </w:r>
      <w:r w:rsidRPr="001C220C">
        <w:rPr>
          <w:lang w:val="en-US"/>
        </w:rPr>
        <w:t xml:space="preserve"> and other current information, such as location and assigned activity, and the unit of measure of the current </w:t>
      </w:r>
      <w:ins w:id="3346" w:author="Charles Gifford" w:date="2017-03-21T21:49:00Z">
        <w:r w:rsidR="00095C02" w:rsidRPr="001C220C">
          <w:rPr>
            <w:lang w:val="en-US"/>
          </w:rPr>
          <w:t xml:space="preserve">information. </w:t>
        </w:r>
      </w:ins>
    </w:p>
    <w:p w14:paraId="4B277F80" w14:textId="63127B8B" w:rsidR="000D1D32" w:rsidRPr="001C220C" w:rsidRDefault="00095C02" w:rsidP="000D1D32">
      <w:pPr>
        <w:pStyle w:val="PARAGRAPH"/>
        <w:rPr>
          <w:ins w:id="3347" w:author="Charles Gifford" w:date="2017-03-18T20:04:00Z"/>
          <w:lang w:val="en-US"/>
        </w:rPr>
      </w:pPr>
      <w:ins w:id="3348" w:author="Charles Gifford" w:date="2017-03-21T21:49:00Z">
        <w:r w:rsidRPr="001C220C">
          <w:rPr>
            <w:lang w:val="en-US"/>
          </w:rPr>
          <w:t>A</w:t>
        </w:r>
      </w:ins>
      <w:ins w:id="3349" w:author="Charles Gifford" w:date="2017-03-18T20:04:00Z">
        <w:r w:rsidR="000D1D32" w:rsidRPr="001C220C">
          <w:rPr>
            <w:lang w:val="en-US"/>
          </w:rPr>
          <w:t xml:space="preserve"> </w:t>
        </w:r>
        <w:r w:rsidR="000D1D32" w:rsidRPr="00AE4770">
          <w:rPr>
            <w:i/>
            <w:lang w:val="en-US"/>
          </w:rPr>
          <w:t>person property</w:t>
        </w:r>
        <w:r w:rsidR="000D1D32" w:rsidRPr="001C220C">
          <w:rPr>
            <w:lang w:val="en-US"/>
          </w:rPr>
          <w:t xml:space="preserve"> may be tested by the </w:t>
        </w:r>
        <w:r w:rsidR="000D1D32">
          <w:rPr>
            <w:lang w:val="en-US"/>
          </w:rPr>
          <w:t>evaluation</w:t>
        </w:r>
        <w:r w:rsidR="000D1D32" w:rsidRPr="001C220C">
          <w:rPr>
            <w:lang w:val="en-US"/>
          </w:rPr>
          <w:t xml:space="preserve"> of a </w:t>
        </w:r>
        <w:r w:rsidR="000D1D32" w:rsidRPr="00AE4770">
          <w:rPr>
            <w:i/>
            <w:lang w:val="en-US"/>
          </w:rPr>
          <w:t>test specification</w:t>
        </w:r>
        <w:r w:rsidR="000D1D32" w:rsidRPr="001C220C">
          <w:rPr>
            <w:lang w:val="en-US"/>
          </w:rPr>
          <w:t xml:space="preserve"> with test results exchanged in a </w:t>
        </w:r>
        <w:r w:rsidR="000D1D32" w:rsidRPr="00AE4770">
          <w:rPr>
            <w:i/>
            <w:lang w:val="en-US"/>
          </w:rPr>
          <w:t>test result</w:t>
        </w:r>
        <w:r w:rsidR="000D1D32">
          <w:rPr>
            <w:lang w:val="en-US"/>
          </w:rPr>
          <w:t xml:space="preserve">. </w:t>
        </w:r>
      </w:ins>
    </w:p>
    <w:p w14:paraId="59DB1088" w14:textId="5E5391D0" w:rsidR="0040788E" w:rsidRPr="001C220C" w:rsidDel="000D1D32" w:rsidRDefault="0040788E" w:rsidP="0040788E">
      <w:pPr>
        <w:pStyle w:val="PARAGRAPH"/>
        <w:rPr>
          <w:del w:id="3350" w:author="Charles Gifford" w:date="2017-03-18T20:02:00Z"/>
          <w:lang w:val="en-US"/>
        </w:rPr>
      </w:pPr>
      <w:del w:id="3351" w:author="Charles Gifford" w:date="2017-03-18T20:02:00Z">
        <w:r w:rsidRPr="001C220C" w:rsidDel="000D1D32">
          <w:rPr>
            <w:lang w:val="en-US"/>
          </w:rPr>
          <w:delText xml:space="preserve">A </w:delText>
        </w:r>
        <w:r w:rsidRPr="00AE4770" w:rsidDel="000D1D32">
          <w:rPr>
            <w:i/>
            <w:lang w:val="en-US"/>
          </w:rPr>
          <w:delText>person property</w:delText>
        </w:r>
        <w:r w:rsidRPr="001C220C" w:rsidDel="000D1D32">
          <w:rPr>
            <w:lang w:val="en-US"/>
          </w:rPr>
          <w:delText xml:space="preserve"> </w:delText>
        </w:r>
        <w:r w:rsidR="00AC2193" w:rsidRPr="001C220C" w:rsidDel="000D1D32">
          <w:rPr>
            <w:lang w:val="en-US"/>
          </w:rPr>
          <w:delText>may be</w:delText>
        </w:r>
        <w:r w:rsidRPr="001C220C" w:rsidDel="000D1D32">
          <w:rPr>
            <w:lang w:val="en-US"/>
          </w:rPr>
          <w:delText xml:space="preserve"> tested by the execution of a </w:delText>
        </w:r>
        <w:r w:rsidRPr="00AE4770" w:rsidDel="000D1D32">
          <w:rPr>
            <w:i/>
            <w:lang w:val="en-US"/>
          </w:rPr>
          <w:delText>qualification test specification</w:delText>
        </w:r>
        <w:r w:rsidRPr="001C220C" w:rsidDel="000D1D32">
          <w:rPr>
            <w:lang w:val="en-US"/>
          </w:rPr>
          <w:delText xml:space="preserve"> with test results exchanged in a </w:delText>
        </w:r>
        <w:r w:rsidRPr="00AE4770" w:rsidDel="000D1D32">
          <w:rPr>
            <w:i/>
            <w:lang w:val="en-US"/>
          </w:rPr>
          <w:delText>qualification test result</w:delText>
        </w:r>
        <w:r w:rsidR="008558A5" w:rsidDel="000D1D32">
          <w:rPr>
            <w:lang w:val="en-US"/>
          </w:rPr>
          <w:delText xml:space="preserve">. </w:delText>
        </w:r>
      </w:del>
    </w:p>
    <w:p w14:paraId="44161C68" w14:textId="77777777" w:rsidR="0040788E" w:rsidRDefault="00AE642B" w:rsidP="00AE642B">
      <w:pPr>
        <w:pStyle w:val="PARAGRAPH"/>
        <w:rPr>
          <w:lang w:val="en-US"/>
        </w:rPr>
      </w:pPr>
      <w:r w:rsidRPr="00AE4770">
        <w:rPr>
          <w:i/>
          <w:lang w:val="en-US"/>
        </w:rPr>
        <w:t>Person properties</w:t>
      </w:r>
      <w:r>
        <w:rPr>
          <w:lang w:val="en-US"/>
        </w:rPr>
        <w:t xml:space="preserve"> may contain nested </w:t>
      </w:r>
      <w:r w:rsidRPr="00AE4770">
        <w:rPr>
          <w:i/>
          <w:lang w:val="en-US"/>
        </w:rPr>
        <w:t>person properties</w:t>
      </w:r>
      <w:r>
        <w:rPr>
          <w:lang w:val="en-US"/>
        </w:rPr>
        <w:t>.</w:t>
      </w:r>
    </w:p>
    <w:p w14:paraId="1F4C9AF3" w14:textId="2B92381B" w:rsidR="005A123D" w:rsidRDefault="00BB7902" w:rsidP="005A123D">
      <w:pPr>
        <w:pStyle w:val="PARAGRAPH"/>
        <w:rPr>
          <w:i/>
          <w:lang w:val="en-US"/>
        </w:rPr>
      </w:pPr>
      <w:r>
        <w:rPr>
          <w:lang w:val="en-US"/>
        </w:rPr>
        <w:fldChar w:fldCharType="begin"/>
      </w:r>
      <w:r>
        <w:rPr>
          <w:lang w:val="en-US"/>
        </w:rPr>
        <w:instrText xml:space="preserve"> REF _Ref458268710 \h </w:instrText>
      </w:r>
      <w:r>
        <w:rPr>
          <w:lang w:val="en-US"/>
        </w:rPr>
      </w:r>
      <w:r>
        <w:rPr>
          <w:lang w:val="en-US"/>
        </w:rPr>
        <w:fldChar w:fldCharType="separate"/>
      </w:r>
      <w:r w:rsidR="007B63BB">
        <w:rPr>
          <w:lang w:val="en-US"/>
        </w:rPr>
        <w:t xml:space="preserve">Table </w:t>
      </w:r>
      <w:r w:rsidR="007B63BB">
        <w:rPr>
          <w:noProof/>
          <w:lang w:val="en-US"/>
        </w:rPr>
        <w:t>33</w:t>
      </w:r>
      <w:r>
        <w:rPr>
          <w:lang w:val="en-US"/>
        </w:rPr>
        <w:fldChar w:fldCharType="end"/>
      </w:r>
      <w:r w:rsidR="00ED5CE2">
        <w:rPr>
          <w:lang w:val="en-US"/>
        </w:rPr>
        <w:fldChar w:fldCharType="begin"/>
      </w:r>
      <w:r w:rsidR="00ED5CE2">
        <w:rPr>
          <w:lang w:val="en-US"/>
        </w:rPr>
        <w:instrText xml:space="preserve"> REF _Ref495471211 \h </w:instrText>
      </w:r>
      <w:r w:rsidR="00ED5CE2">
        <w:rPr>
          <w:lang w:val="en-US"/>
        </w:rPr>
      </w:r>
      <w:r w:rsidR="00ED5CE2">
        <w:rPr>
          <w:lang w:val="en-US"/>
        </w:rPr>
        <w:fldChar w:fldCharType="end"/>
      </w:r>
      <w:r w:rsidR="00ED5CE2" w:rsidRPr="001C220C">
        <w:rPr>
          <w:lang w:val="en-US"/>
        </w:rPr>
        <w:t xml:space="preserve"> lists the </w:t>
      </w:r>
      <w:r w:rsidR="00ED5CE2">
        <w:rPr>
          <w:lang w:val="en-US"/>
        </w:rPr>
        <w:t>relationship</w:t>
      </w:r>
      <w:r w:rsidR="000D1D32">
        <w:rPr>
          <w:lang w:val="en-US"/>
        </w:rPr>
        <w:t xml:space="preserve"> role</w:t>
      </w:r>
      <w:r w:rsidR="00ED5CE2">
        <w:rPr>
          <w:lang w:val="en-US"/>
        </w:rPr>
        <w:t>s</w:t>
      </w:r>
      <w:r w:rsidR="00ED5CE2" w:rsidRPr="001C220C">
        <w:rPr>
          <w:lang w:val="en-US"/>
        </w:rPr>
        <w:t xml:space="preserve"> of </w:t>
      </w:r>
      <w:r w:rsidR="00DB204D">
        <w:rPr>
          <w:lang w:val="en-US"/>
        </w:rPr>
        <w:t xml:space="preserve">the </w:t>
      </w:r>
      <w:r w:rsidR="00ED5CE2" w:rsidRPr="001C220C">
        <w:rPr>
          <w:i/>
          <w:lang w:val="en-US"/>
        </w:rPr>
        <w:t>person property</w:t>
      </w:r>
      <w:r w:rsidR="00ED5CE2">
        <w:rPr>
          <w:i/>
          <w:lang w:val="en-US"/>
        </w:rPr>
        <w:t xml:space="preserve">. </w:t>
      </w:r>
      <w:r w:rsidR="00ED5CE2">
        <w:rPr>
          <w:lang w:val="en-US"/>
        </w:rPr>
        <w:t xml:space="preserve"> </w:t>
      </w:r>
      <w:r w:rsidR="005A123D">
        <w:rPr>
          <w:lang w:val="en-US"/>
        </w:rPr>
        <w:fldChar w:fldCharType="begin"/>
      </w:r>
      <w:r w:rsidR="005A123D">
        <w:rPr>
          <w:lang w:val="en-US"/>
        </w:rPr>
        <w:instrText xml:space="preserve"> REF _Ref495471211 \h </w:instrText>
      </w:r>
      <w:r w:rsidR="005A123D">
        <w:rPr>
          <w:lang w:val="en-US"/>
        </w:rPr>
      </w:r>
      <w:r w:rsidR="005A123D">
        <w:rPr>
          <w:lang w:val="en-US"/>
        </w:rPr>
        <w:fldChar w:fldCharType="separate"/>
      </w:r>
      <w:r w:rsidR="007B63BB">
        <w:rPr>
          <w:lang w:val="en-US"/>
        </w:rPr>
        <w:t xml:space="preserve">Table </w:t>
      </w:r>
      <w:r w:rsidR="007B63BB">
        <w:rPr>
          <w:noProof/>
          <w:lang w:val="en-US"/>
        </w:rPr>
        <w:t>34</w:t>
      </w:r>
      <w:r w:rsidR="005A123D">
        <w:rPr>
          <w:lang w:val="en-US"/>
        </w:rPr>
        <w:fldChar w:fldCharType="end"/>
      </w:r>
      <w:r w:rsidR="005A123D" w:rsidRPr="001C220C">
        <w:rPr>
          <w:lang w:val="en-US"/>
        </w:rPr>
        <w:t xml:space="preserve"> lists the attributes of</w:t>
      </w:r>
      <w:r w:rsidR="00DB204D">
        <w:rPr>
          <w:lang w:val="en-US"/>
        </w:rPr>
        <w:t xml:space="preserve"> the</w:t>
      </w:r>
      <w:r w:rsidR="005A123D" w:rsidRPr="001C220C">
        <w:rPr>
          <w:lang w:val="en-US"/>
        </w:rPr>
        <w:t xml:space="preserve"> </w:t>
      </w:r>
      <w:r w:rsidR="005A123D" w:rsidRPr="001C220C">
        <w:rPr>
          <w:i/>
          <w:lang w:val="en-US"/>
        </w:rPr>
        <w:t>person property.</w:t>
      </w:r>
    </w:p>
    <w:p w14:paraId="58E11599" w14:textId="3EEFF0AE" w:rsidR="00ED5CE2" w:rsidRDefault="00ED5CE2" w:rsidP="00B729E8">
      <w:pPr>
        <w:pStyle w:val="TABLE-title"/>
        <w:rPr>
          <w:ins w:id="3352" w:author="Charles Gifford" w:date="2017-03-18T20:00:00Z"/>
          <w:lang w:val="en-US"/>
        </w:rPr>
      </w:pPr>
      <w:bookmarkStart w:id="3353" w:name="_Ref458268710"/>
      <w:bookmarkStart w:id="3354" w:name="_Toc478492334"/>
      <w:r>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7B63BB">
        <w:rPr>
          <w:noProof/>
          <w:lang w:val="en-US"/>
        </w:rPr>
        <w:t>33</w:t>
      </w:r>
      <w:r w:rsidR="00FD29D6">
        <w:rPr>
          <w:lang w:val="en-US"/>
        </w:rPr>
        <w:fldChar w:fldCharType="end"/>
      </w:r>
      <w:bookmarkEnd w:id="3353"/>
      <w:r>
        <w:rPr>
          <w:lang w:val="en-US"/>
        </w:rPr>
        <w:t xml:space="preserve"> –</w:t>
      </w:r>
      <w:r w:rsidR="00D15E12">
        <w:rPr>
          <w:lang w:val="en-US"/>
        </w:rPr>
        <w:t xml:space="preserve"> </w:t>
      </w:r>
      <w:r>
        <w:rPr>
          <w:lang w:val="en-US"/>
        </w:rPr>
        <w:t>P</w:t>
      </w:r>
      <w:r w:rsidRPr="000A4890">
        <w:rPr>
          <w:lang w:val="en-US"/>
        </w:rPr>
        <w:t>erson property</w:t>
      </w:r>
      <w:r w:rsidRPr="001C220C">
        <w:rPr>
          <w:lang w:val="en-US"/>
        </w:rPr>
        <w:t xml:space="preserve"> </w:t>
      </w:r>
      <w:r>
        <w:rPr>
          <w:lang w:val="en-US"/>
        </w:rPr>
        <w:t>relationship</w:t>
      </w:r>
      <w:r w:rsidR="000D1D32">
        <w:rPr>
          <w:lang w:val="en-US"/>
        </w:rPr>
        <w:t xml:space="preserve"> role</w:t>
      </w:r>
      <w:r>
        <w:rPr>
          <w:lang w:val="en-US"/>
        </w:rPr>
        <w:t>s</w:t>
      </w:r>
      <w:bookmarkEnd w:id="3354"/>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0D1D32" w:rsidRPr="00C9028F" w14:paraId="4B2555A7" w14:textId="77777777" w:rsidTr="00095C02">
        <w:trPr>
          <w:trHeight w:val="50"/>
          <w:ins w:id="3355" w:author="Charles Gifford" w:date="2017-03-18T20:00:00Z"/>
        </w:trPr>
        <w:tc>
          <w:tcPr>
            <w:tcW w:w="2155" w:type="dxa"/>
            <w:shd w:val="clear" w:color="auto" w:fill="auto"/>
          </w:tcPr>
          <w:p w14:paraId="43467FBE" w14:textId="77777777" w:rsidR="000D1D32" w:rsidRPr="00C9028F" w:rsidRDefault="000D1D32" w:rsidP="00D04D26">
            <w:pPr>
              <w:pStyle w:val="TABLE-cell"/>
              <w:jc w:val="center"/>
              <w:rPr>
                <w:ins w:id="3356" w:author="Charles Gifford" w:date="2017-03-18T20:00:00Z"/>
                <w:b/>
                <w:szCs w:val="20"/>
                <w:lang w:val="en-US"/>
              </w:rPr>
            </w:pPr>
            <w:ins w:id="3357" w:author="Charles Gifford" w:date="2017-03-18T20:00:00Z">
              <w:r w:rsidRPr="00C9028F">
                <w:rPr>
                  <w:b/>
                  <w:szCs w:val="20"/>
                  <w:lang w:val="en-US"/>
                </w:rPr>
                <w:t>Related Object</w:t>
              </w:r>
            </w:ins>
          </w:p>
        </w:tc>
        <w:tc>
          <w:tcPr>
            <w:tcW w:w="2070" w:type="dxa"/>
            <w:shd w:val="clear" w:color="auto" w:fill="auto"/>
          </w:tcPr>
          <w:p w14:paraId="029F6934" w14:textId="77777777" w:rsidR="000D1D32" w:rsidRPr="00C9028F" w:rsidRDefault="000D1D32" w:rsidP="00D04D26">
            <w:pPr>
              <w:pStyle w:val="TABLE-cell"/>
              <w:jc w:val="center"/>
              <w:rPr>
                <w:ins w:id="3358" w:author="Charles Gifford" w:date="2017-03-18T20:00:00Z"/>
                <w:b/>
                <w:szCs w:val="20"/>
                <w:lang w:val="en-US"/>
              </w:rPr>
            </w:pPr>
            <w:ins w:id="3359" w:author="Charles Gifford" w:date="2017-03-18T20:00:00Z">
              <w:r w:rsidRPr="00C9028F">
                <w:rPr>
                  <w:b/>
                  <w:szCs w:val="20"/>
                  <w:lang w:val="en-US"/>
                </w:rPr>
                <w:t>Role</w:t>
              </w:r>
            </w:ins>
          </w:p>
        </w:tc>
        <w:tc>
          <w:tcPr>
            <w:tcW w:w="1080" w:type="dxa"/>
            <w:shd w:val="clear" w:color="auto" w:fill="auto"/>
          </w:tcPr>
          <w:p w14:paraId="3893A6D0" w14:textId="77777777" w:rsidR="000D1D32" w:rsidRPr="00C9028F" w:rsidRDefault="000D1D32" w:rsidP="00D04D26">
            <w:pPr>
              <w:pStyle w:val="TABLE-cell"/>
              <w:jc w:val="center"/>
              <w:rPr>
                <w:ins w:id="3360" w:author="Charles Gifford" w:date="2017-03-18T20:00:00Z"/>
                <w:b/>
                <w:szCs w:val="20"/>
                <w:lang w:val="en-US"/>
              </w:rPr>
            </w:pPr>
            <w:ins w:id="3361" w:author="Charles Gifford" w:date="2017-03-18T20:00:00Z">
              <w:r w:rsidRPr="00C9028F">
                <w:rPr>
                  <w:b/>
                  <w:szCs w:val="20"/>
                  <w:lang w:val="en-US"/>
                </w:rPr>
                <w:t>Multiplicity</w:t>
              </w:r>
            </w:ins>
          </w:p>
        </w:tc>
        <w:tc>
          <w:tcPr>
            <w:tcW w:w="3780" w:type="dxa"/>
            <w:shd w:val="clear" w:color="auto" w:fill="auto"/>
          </w:tcPr>
          <w:p w14:paraId="137358E0" w14:textId="77777777" w:rsidR="000D1D32" w:rsidRPr="00C9028F" w:rsidRDefault="000D1D32" w:rsidP="00D04D26">
            <w:pPr>
              <w:pStyle w:val="TABLE-cell"/>
              <w:jc w:val="center"/>
              <w:rPr>
                <w:ins w:id="3362" w:author="Charles Gifford" w:date="2017-03-18T20:00:00Z"/>
                <w:b/>
                <w:szCs w:val="20"/>
                <w:lang w:val="en-US"/>
              </w:rPr>
            </w:pPr>
            <w:ins w:id="3363" w:author="Charles Gifford" w:date="2017-03-18T20:00:00Z">
              <w:r w:rsidRPr="00C9028F">
                <w:rPr>
                  <w:b/>
                  <w:szCs w:val="20"/>
                  <w:lang w:val="en-US"/>
                </w:rPr>
                <w:t>Description</w:t>
              </w:r>
            </w:ins>
          </w:p>
        </w:tc>
      </w:tr>
      <w:tr w:rsidR="000D1D32" w:rsidRPr="008F6D94" w14:paraId="19E9E4DC" w14:textId="77777777" w:rsidTr="00095C02">
        <w:trPr>
          <w:trHeight w:val="179"/>
          <w:ins w:id="3364" w:author="Charles Gifford" w:date="2017-03-18T20:00:00Z"/>
        </w:trPr>
        <w:tc>
          <w:tcPr>
            <w:tcW w:w="2155" w:type="dxa"/>
            <w:shd w:val="clear" w:color="auto" w:fill="auto"/>
          </w:tcPr>
          <w:p w14:paraId="7253BE0F" w14:textId="77777777" w:rsidR="000D1D32" w:rsidRPr="008F6D94" w:rsidRDefault="000D1D32" w:rsidP="00D04D26">
            <w:pPr>
              <w:pStyle w:val="TABLE-cell"/>
              <w:rPr>
                <w:ins w:id="3365" w:author="Charles Gifford" w:date="2017-03-18T20:00:00Z"/>
                <w:szCs w:val="20"/>
                <w:lang w:val="en-US"/>
              </w:rPr>
            </w:pPr>
            <w:ins w:id="3366" w:author="Charles Gifford" w:date="2017-03-18T20:00:00Z">
              <w:r w:rsidRPr="008F6D94">
                <w:rPr>
                  <w:szCs w:val="20"/>
                  <w:lang w:val="en-US"/>
                </w:rPr>
                <w:t>Person</w:t>
              </w:r>
            </w:ins>
          </w:p>
        </w:tc>
        <w:tc>
          <w:tcPr>
            <w:tcW w:w="2070" w:type="dxa"/>
            <w:shd w:val="clear" w:color="auto" w:fill="auto"/>
          </w:tcPr>
          <w:p w14:paraId="11AF2FDA" w14:textId="040D6034" w:rsidR="000D1D32" w:rsidRPr="008F6D94" w:rsidRDefault="000D1D32" w:rsidP="00D04D26">
            <w:pPr>
              <w:pStyle w:val="TABLE-cell"/>
              <w:rPr>
                <w:ins w:id="3367" w:author="Charles Gifford" w:date="2017-03-18T20:00:00Z"/>
                <w:szCs w:val="20"/>
                <w:lang w:val="en-US"/>
              </w:rPr>
            </w:pPr>
            <w:ins w:id="3368" w:author="Charles Gifford" w:date="2017-03-18T20:04:00Z">
              <w:r>
                <w:rPr>
                  <w:szCs w:val="20"/>
                  <w:lang w:val="en-US"/>
                </w:rPr>
                <w:t>NA</w:t>
              </w:r>
            </w:ins>
          </w:p>
        </w:tc>
        <w:tc>
          <w:tcPr>
            <w:tcW w:w="1080" w:type="dxa"/>
            <w:shd w:val="clear" w:color="auto" w:fill="auto"/>
          </w:tcPr>
          <w:p w14:paraId="08CB6EFA" w14:textId="77777777" w:rsidR="000D1D32" w:rsidRPr="00ED5CE2" w:rsidRDefault="000D1D32" w:rsidP="00D04D26">
            <w:pPr>
              <w:pStyle w:val="TABLE-cell"/>
              <w:rPr>
                <w:ins w:id="3369" w:author="Charles Gifford" w:date="2017-03-18T20:00:00Z"/>
                <w:szCs w:val="20"/>
                <w:lang w:val="en-US"/>
              </w:rPr>
            </w:pPr>
            <w:ins w:id="3370" w:author="Charles Gifford" w:date="2017-03-18T20:00:00Z">
              <w:r w:rsidRPr="00ED5CE2">
                <w:rPr>
                  <w:szCs w:val="20"/>
                  <w:lang w:val="en-US"/>
                </w:rPr>
                <w:t>1</w:t>
              </w:r>
            </w:ins>
          </w:p>
        </w:tc>
        <w:tc>
          <w:tcPr>
            <w:tcW w:w="3780" w:type="dxa"/>
            <w:shd w:val="clear" w:color="auto" w:fill="auto"/>
          </w:tcPr>
          <w:p w14:paraId="7F6D29CF" w14:textId="77777777" w:rsidR="000D1D32" w:rsidRPr="00FC5172" w:rsidRDefault="000D1D32" w:rsidP="00D04D26">
            <w:pPr>
              <w:pStyle w:val="TABLE-cell"/>
              <w:rPr>
                <w:ins w:id="3371" w:author="Charles Gifford" w:date="2017-03-18T20:00:00Z"/>
                <w:szCs w:val="20"/>
                <w:lang w:val="en-US"/>
              </w:rPr>
            </w:pPr>
            <w:ins w:id="3372" w:author="Charles Gifford" w:date="2017-03-18T20:00:00Z">
              <w:r>
                <w:rPr>
                  <w:szCs w:val="20"/>
                  <w:lang w:val="en-US"/>
                </w:rPr>
                <w:t xml:space="preserve">This </w:t>
              </w:r>
              <w:r w:rsidRPr="00185A6C">
                <w:rPr>
                  <w:i/>
                  <w:szCs w:val="20"/>
                  <w:lang w:val="en-US"/>
                </w:rPr>
                <w:t xml:space="preserve">person property </w:t>
              </w:r>
              <w:r w:rsidRPr="003D6E55">
                <w:rPr>
                  <w:szCs w:val="20"/>
                  <w:lang w:val="en-US"/>
                </w:rPr>
                <w:t>values i</w:t>
              </w:r>
              <w:r>
                <w:rPr>
                  <w:szCs w:val="20"/>
                  <w:lang w:val="en-US"/>
                </w:rPr>
                <w:t xml:space="preserve">n part for the </w:t>
              </w:r>
              <w:r w:rsidRPr="003D6E55">
                <w:rPr>
                  <w:i/>
                  <w:szCs w:val="20"/>
                  <w:lang w:val="en-US"/>
                </w:rPr>
                <w:t>person</w:t>
              </w:r>
              <w:r w:rsidRPr="0074107D">
                <w:rPr>
                  <w:szCs w:val="20"/>
                  <w:lang w:val="en-US"/>
                </w:rPr>
                <w:t>.</w:t>
              </w:r>
            </w:ins>
          </w:p>
        </w:tc>
      </w:tr>
      <w:tr w:rsidR="000D1D32" w:rsidRPr="008F6D94" w14:paraId="35211AA7" w14:textId="77777777" w:rsidTr="00095C02">
        <w:trPr>
          <w:trHeight w:val="260"/>
          <w:ins w:id="3373" w:author="Charles Gifford" w:date="2017-03-18T20:00:00Z"/>
        </w:trPr>
        <w:tc>
          <w:tcPr>
            <w:tcW w:w="2155" w:type="dxa"/>
            <w:shd w:val="clear" w:color="auto" w:fill="auto"/>
          </w:tcPr>
          <w:p w14:paraId="3CFD8CBC" w14:textId="77777777" w:rsidR="000D1D32" w:rsidRPr="008F6D94" w:rsidRDefault="000D1D32" w:rsidP="00D04D26">
            <w:pPr>
              <w:pStyle w:val="TABLE-cell"/>
              <w:rPr>
                <w:ins w:id="3374" w:author="Charles Gifford" w:date="2017-03-18T20:00:00Z"/>
                <w:szCs w:val="20"/>
                <w:lang w:val="en-US"/>
              </w:rPr>
            </w:pPr>
            <w:ins w:id="3375" w:author="Charles Gifford" w:date="2017-03-18T20:00:00Z">
              <w:r w:rsidRPr="008F6D94">
                <w:rPr>
                  <w:szCs w:val="20"/>
                  <w:lang w:val="en-US"/>
                </w:rPr>
                <w:t>Person</w:t>
              </w:r>
              <w:r>
                <w:rPr>
                  <w:szCs w:val="20"/>
                  <w:lang w:val="en-US"/>
                </w:rPr>
                <w:t xml:space="preserve"> p</w:t>
              </w:r>
              <w:r w:rsidRPr="008F6D94">
                <w:rPr>
                  <w:szCs w:val="20"/>
                  <w:lang w:val="en-US"/>
                </w:rPr>
                <w:t>roperty</w:t>
              </w:r>
            </w:ins>
          </w:p>
        </w:tc>
        <w:tc>
          <w:tcPr>
            <w:tcW w:w="2070" w:type="dxa"/>
            <w:shd w:val="clear" w:color="auto" w:fill="auto"/>
          </w:tcPr>
          <w:p w14:paraId="660CE6B4" w14:textId="21DE0000" w:rsidR="000D1D32" w:rsidRPr="008F6D94" w:rsidRDefault="000D1D32" w:rsidP="00D04D26">
            <w:pPr>
              <w:pStyle w:val="TABLE-cell"/>
              <w:rPr>
                <w:ins w:id="3376" w:author="Charles Gifford" w:date="2017-03-18T20:00:00Z"/>
                <w:szCs w:val="20"/>
                <w:lang w:val="en-US"/>
              </w:rPr>
            </w:pPr>
            <w:ins w:id="3377" w:author="Charles Gifford" w:date="2017-03-18T20:00:00Z">
              <w:r>
                <w:rPr>
                  <w:szCs w:val="20"/>
                  <w:lang w:val="en-US"/>
                </w:rPr>
                <w:t>Person p</w:t>
              </w:r>
              <w:r w:rsidRPr="00B1055B">
                <w:rPr>
                  <w:szCs w:val="20"/>
                  <w:lang w:val="en-US"/>
                </w:rPr>
                <w:t>roperty</w:t>
              </w:r>
              <w:r>
                <w:rPr>
                  <w:szCs w:val="20"/>
                  <w:lang w:val="en-US"/>
                </w:rPr>
                <w:t xml:space="preserve"> </w:t>
              </w:r>
            </w:ins>
          </w:p>
        </w:tc>
        <w:tc>
          <w:tcPr>
            <w:tcW w:w="1080" w:type="dxa"/>
            <w:shd w:val="clear" w:color="auto" w:fill="auto"/>
          </w:tcPr>
          <w:p w14:paraId="17FB8280" w14:textId="77777777" w:rsidR="000D1D32" w:rsidRPr="00ED5CE2" w:rsidRDefault="000D1D32" w:rsidP="00D04D26">
            <w:pPr>
              <w:pStyle w:val="TABLE-cell"/>
              <w:rPr>
                <w:ins w:id="3378" w:author="Charles Gifford" w:date="2017-03-18T20:00:00Z"/>
                <w:szCs w:val="20"/>
                <w:lang w:val="en-US"/>
              </w:rPr>
            </w:pPr>
            <w:ins w:id="3379" w:author="Charles Gifford" w:date="2017-03-18T20:00:00Z">
              <w:r>
                <w:rPr>
                  <w:szCs w:val="20"/>
                  <w:lang w:val="en-US"/>
                </w:rPr>
                <w:t>0..*</w:t>
              </w:r>
            </w:ins>
          </w:p>
        </w:tc>
        <w:tc>
          <w:tcPr>
            <w:tcW w:w="3780" w:type="dxa"/>
            <w:shd w:val="clear" w:color="auto" w:fill="auto"/>
          </w:tcPr>
          <w:p w14:paraId="26CA2CB0" w14:textId="77777777" w:rsidR="000D1D32" w:rsidRPr="00ED5CE2" w:rsidRDefault="000D1D32" w:rsidP="00D04D26">
            <w:pPr>
              <w:pStyle w:val="TABLE-cell"/>
              <w:rPr>
                <w:ins w:id="3380" w:author="Charles Gifford" w:date="2017-03-18T20:00:00Z"/>
                <w:lang w:val="en-US"/>
              </w:rPr>
            </w:pPr>
            <w:ins w:id="3381" w:author="Charles Gifford" w:date="2017-03-18T20:00:00Z">
              <w:r>
                <w:rPr>
                  <w:lang w:val="en-US"/>
                </w:rPr>
                <w:t>This nested</w:t>
              </w:r>
              <w:r w:rsidRPr="00A53554">
                <w:rPr>
                  <w:i/>
                </w:rPr>
                <w:t xml:space="preserve"> </w:t>
              </w:r>
              <w:r>
                <w:rPr>
                  <w:i/>
                </w:rPr>
                <w:t>person</w:t>
              </w:r>
              <w:r w:rsidRPr="00A53554">
                <w:rPr>
                  <w:i/>
                </w:rPr>
                <w:t xml:space="preserve"> </w:t>
              </w:r>
              <w:r w:rsidRPr="00091763">
                <w:rPr>
                  <w:i/>
                  <w:lang w:val="en-US"/>
                </w:rPr>
                <w:t>propert</w:t>
              </w:r>
              <w:r>
                <w:rPr>
                  <w:i/>
                  <w:lang w:val="en-US"/>
                </w:rPr>
                <w:t>y(s)</w:t>
              </w:r>
              <w:r>
                <w:rPr>
                  <w:lang w:val="en-US"/>
                </w:rPr>
                <w:t xml:space="preserve"> is part of the</w:t>
              </w:r>
              <w:r w:rsidRPr="00A53554">
                <w:rPr>
                  <w:i/>
                </w:rPr>
                <w:t xml:space="preserve"> </w:t>
              </w:r>
              <w:r>
                <w:rPr>
                  <w:i/>
                </w:rPr>
                <w:t>person</w:t>
              </w:r>
              <w:r>
                <w:rPr>
                  <w:i/>
                  <w:lang w:val="en-US"/>
                </w:rPr>
                <w:t xml:space="preserve"> </w:t>
              </w:r>
              <w:r w:rsidRPr="00091763">
                <w:rPr>
                  <w:i/>
                  <w:lang w:val="en-US"/>
                </w:rPr>
                <w:t>property</w:t>
              </w:r>
              <w:r>
                <w:rPr>
                  <w:i/>
                  <w:lang w:val="en-US"/>
                </w:rPr>
                <w:t xml:space="preserve"> </w:t>
              </w:r>
              <w:r w:rsidRPr="00056506">
                <w:rPr>
                  <w:lang w:val="en-US"/>
                </w:rPr>
                <w:t>as the whole</w:t>
              </w:r>
              <w:r w:rsidRPr="00752C4B">
                <w:rPr>
                  <w:lang w:val="en-US"/>
                </w:rPr>
                <w:t>.</w:t>
              </w:r>
            </w:ins>
          </w:p>
        </w:tc>
      </w:tr>
      <w:tr w:rsidR="000D1D32" w:rsidRPr="008F6D94" w14:paraId="6DF77142" w14:textId="77777777" w:rsidTr="00095C02">
        <w:trPr>
          <w:trHeight w:val="971"/>
          <w:ins w:id="3382" w:author="Charles Gifford" w:date="2017-03-18T20:00:00Z"/>
        </w:trPr>
        <w:tc>
          <w:tcPr>
            <w:tcW w:w="2155" w:type="dxa"/>
            <w:shd w:val="clear" w:color="auto" w:fill="auto"/>
          </w:tcPr>
          <w:p w14:paraId="50CE40C4" w14:textId="77777777" w:rsidR="000D1D32" w:rsidRPr="008F6D94" w:rsidRDefault="000D1D32" w:rsidP="00D04D26">
            <w:pPr>
              <w:pStyle w:val="TABLE-cell"/>
              <w:rPr>
                <w:ins w:id="3383" w:author="Charles Gifford" w:date="2017-03-18T20:00:00Z"/>
                <w:szCs w:val="20"/>
                <w:lang w:val="en-US"/>
              </w:rPr>
            </w:pPr>
            <w:ins w:id="3384" w:author="Charles Gifford" w:date="2017-03-18T20:00:00Z">
              <w:r>
                <w:rPr>
                  <w:szCs w:val="20"/>
                  <w:lang w:val="en-US"/>
                </w:rPr>
                <w:t>Personnel class p</w:t>
              </w:r>
              <w:r w:rsidRPr="008F6D94">
                <w:rPr>
                  <w:szCs w:val="20"/>
                  <w:lang w:val="en-US"/>
                </w:rPr>
                <w:t>roperty</w:t>
              </w:r>
            </w:ins>
          </w:p>
        </w:tc>
        <w:tc>
          <w:tcPr>
            <w:tcW w:w="2070" w:type="dxa"/>
            <w:shd w:val="clear" w:color="auto" w:fill="auto"/>
          </w:tcPr>
          <w:p w14:paraId="13977992" w14:textId="77777777" w:rsidR="000D1D32" w:rsidRPr="008F6D94" w:rsidRDefault="000D1D32" w:rsidP="00D04D26">
            <w:pPr>
              <w:pStyle w:val="TABLE-cell"/>
              <w:rPr>
                <w:ins w:id="3385" w:author="Charles Gifford" w:date="2017-03-18T20:00:00Z"/>
                <w:szCs w:val="20"/>
                <w:lang w:val="en-US"/>
              </w:rPr>
            </w:pPr>
            <w:ins w:id="3386" w:author="Charles Gifford" w:date="2017-03-18T20:00:00Z">
              <w:r w:rsidRPr="008F6D94">
                <w:rPr>
                  <w:szCs w:val="20"/>
                  <w:lang w:val="en-US"/>
                </w:rPr>
                <w:t>Personnel</w:t>
              </w:r>
              <w:r>
                <w:rPr>
                  <w:szCs w:val="20"/>
                  <w:lang w:val="en-US"/>
                </w:rPr>
                <w:t xml:space="preserve"> class p</w:t>
              </w:r>
              <w:r w:rsidRPr="008F6D94">
                <w:rPr>
                  <w:szCs w:val="20"/>
                  <w:lang w:val="en-US"/>
                </w:rPr>
                <w:t>roperty</w:t>
              </w:r>
            </w:ins>
          </w:p>
        </w:tc>
        <w:tc>
          <w:tcPr>
            <w:tcW w:w="1080" w:type="dxa"/>
            <w:shd w:val="clear" w:color="auto" w:fill="auto"/>
          </w:tcPr>
          <w:p w14:paraId="351F8BC3" w14:textId="77777777" w:rsidR="000D1D32" w:rsidRPr="00ED5CE2" w:rsidRDefault="000D1D32" w:rsidP="00D04D26">
            <w:pPr>
              <w:pStyle w:val="TABLE-cell"/>
              <w:rPr>
                <w:ins w:id="3387" w:author="Charles Gifford" w:date="2017-03-18T20:00:00Z"/>
                <w:szCs w:val="20"/>
                <w:lang w:val="en-US"/>
              </w:rPr>
            </w:pPr>
            <w:ins w:id="3388" w:author="Charles Gifford" w:date="2017-03-18T20:00:00Z">
              <w:r>
                <w:rPr>
                  <w:szCs w:val="20"/>
                  <w:lang w:val="en-US"/>
                </w:rPr>
                <w:t>0..*</w:t>
              </w:r>
            </w:ins>
          </w:p>
        </w:tc>
        <w:tc>
          <w:tcPr>
            <w:tcW w:w="3780" w:type="dxa"/>
            <w:shd w:val="clear" w:color="auto" w:fill="auto"/>
          </w:tcPr>
          <w:p w14:paraId="16419AC0" w14:textId="77777777" w:rsidR="000D1D32" w:rsidRDefault="000D1D32" w:rsidP="00D04D26">
            <w:pPr>
              <w:pStyle w:val="TABLE-cell"/>
              <w:rPr>
                <w:ins w:id="3389" w:author="Charles Gifford" w:date="2017-03-18T20:00:00Z"/>
                <w:lang w:val="en-US"/>
              </w:rPr>
            </w:pPr>
            <w:ins w:id="3390" w:author="Charles Gifford" w:date="2017-03-18T20:00:00Z">
              <w:r w:rsidRPr="00091763">
                <w:rPr>
                  <w:lang w:val="en-US"/>
                </w:rPr>
                <w:t xml:space="preserve">If the </w:t>
              </w:r>
              <w:r w:rsidRPr="00091763">
                <w:rPr>
                  <w:i/>
                  <w:lang w:val="en-US"/>
                </w:rPr>
                <w:t>person</w:t>
              </w:r>
              <w:r>
                <w:rPr>
                  <w:lang w:val="en-US"/>
                </w:rPr>
                <w:t xml:space="preserve"> supports the parent </w:t>
              </w:r>
              <w:r w:rsidRPr="008F6D94">
                <w:rPr>
                  <w:i/>
                  <w:lang w:val="en-US"/>
                </w:rPr>
                <w:t>personnel class</w:t>
              </w:r>
              <w:r>
                <w:rPr>
                  <w:i/>
                  <w:lang w:val="en-US"/>
                </w:rPr>
                <w:t>,</w:t>
              </w:r>
              <w:r w:rsidRPr="008F6D94">
                <w:rPr>
                  <w:lang w:val="en-US"/>
                </w:rPr>
                <w:t xml:space="preserve"> the </w:t>
              </w:r>
              <w:r w:rsidRPr="008F6D94">
                <w:rPr>
                  <w:i/>
                  <w:lang w:val="en-US"/>
                </w:rPr>
                <w:t>personnel class</w:t>
              </w:r>
              <w:r w:rsidRPr="008F6D94">
                <w:rPr>
                  <w:lang w:val="en-US"/>
                </w:rPr>
                <w:t xml:space="preserve"> </w:t>
              </w:r>
              <w:r w:rsidRPr="00623AEA">
                <w:rPr>
                  <w:i/>
                  <w:lang w:val="en-US"/>
                </w:rPr>
                <w:t>property(s)</w:t>
              </w:r>
              <w:r>
                <w:rPr>
                  <w:lang w:val="en-US"/>
                </w:rPr>
                <w:t xml:space="preserve"> is applied in this</w:t>
              </w:r>
              <w:r w:rsidRPr="008F6D94">
                <w:rPr>
                  <w:lang w:val="en-US"/>
                </w:rPr>
                <w:t xml:space="preserve"> </w:t>
              </w:r>
              <w:r>
                <w:rPr>
                  <w:i/>
                  <w:lang w:val="en-US"/>
                </w:rPr>
                <w:t>person property(s).</w:t>
              </w:r>
              <w:r>
                <w:rPr>
                  <w:lang w:val="en-US"/>
                </w:rPr>
                <w:t xml:space="preserve"> </w:t>
              </w:r>
            </w:ins>
          </w:p>
          <w:p w14:paraId="6DDA623B" w14:textId="77777777" w:rsidR="000D1D32" w:rsidRPr="00ED5CE2" w:rsidRDefault="000D1D32" w:rsidP="00D04D26">
            <w:pPr>
              <w:pStyle w:val="TABLE-cell"/>
              <w:rPr>
                <w:ins w:id="3391" w:author="Charles Gifford" w:date="2017-03-18T20:00:00Z"/>
                <w:lang w:val="en-US"/>
              </w:rPr>
            </w:pPr>
            <w:ins w:id="3392" w:author="Charles Gifford" w:date="2017-03-18T20:00:00Z">
              <w:r>
                <w:rPr>
                  <w:lang w:val="en-US"/>
                </w:rPr>
                <w:t xml:space="preserve">This </w:t>
              </w:r>
              <w:r w:rsidRPr="00623AEA">
                <w:rPr>
                  <w:i/>
                  <w:lang w:val="en-US"/>
                </w:rPr>
                <w:t>person property</w:t>
              </w:r>
              <w:r>
                <w:rPr>
                  <w:lang w:val="en-US"/>
                </w:rPr>
                <w:t xml:space="preserve"> </w:t>
              </w:r>
              <w:r w:rsidRPr="008F6D94">
                <w:rPr>
                  <w:lang w:val="en-US"/>
                </w:rPr>
                <w:t>map</w:t>
              </w:r>
              <w:r>
                <w:rPr>
                  <w:lang w:val="en-US"/>
                </w:rPr>
                <w:t>s</w:t>
              </w:r>
              <w:r w:rsidRPr="008F6D94">
                <w:rPr>
                  <w:lang w:val="en-US"/>
                </w:rPr>
                <w:t xml:space="preserve"> to the corresponding </w:t>
              </w:r>
              <w:r w:rsidRPr="00D15E12">
                <w:rPr>
                  <w:i/>
                  <w:lang w:val="en-US"/>
                </w:rPr>
                <w:t>personnel</w:t>
              </w:r>
              <w:r w:rsidRPr="008F6D94">
                <w:rPr>
                  <w:i/>
                  <w:lang w:val="en-US"/>
                </w:rPr>
                <w:t xml:space="preserve"> class property</w:t>
              </w:r>
              <w:r w:rsidRPr="00ED5CE2">
                <w:rPr>
                  <w:lang w:val="en-US"/>
                </w:rPr>
                <w:t>.</w:t>
              </w:r>
            </w:ins>
          </w:p>
        </w:tc>
      </w:tr>
    </w:tbl>
    <w:p w14:paraId="1DF1171F" w14:textId="3A0D756D" w:rsidR="00CB7EC0" w:rsidRPr="001C220C" w:rsidRDefault="00C17398" w:rsidP="00C17398">
      <w:pPr>
        <w:pStyle w:val="TABLE-title"/>
        <w:rPr>
          <w:lang w:val="en-US"/>
        </w:rPr>
      </w:pPr>
      <w:bookmarkStart w:id="3393" w:name="_Ref495471211"/>
      <w:bookmarkStart w:id="3394" w:name="_Toc306621016"/>
      <w:bookmarkStart w:id="3395" w:name="_Toc320178412"/>
      <w:bookmarkStart w:id="3396" w:name="_Toc516130463"/>
      <w:bookmarkStart w:id="3397" w:name="_Toc7250392"/>
      <w:bookmarkStart w:id="3398" w:name="_Toc478492335"/>
      <w:r>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7B63BB">
        <w:rPr>
          <w:noProof/>
          <w:lang w:val="en-US"/>
        </w:rPr>
        <w:t>34</w:t>
      </w:r>
      <w:r w:rsidR="00FD29D6">
        <w:rPr>
          <w:lang w:val="en-US"/>
        </w:rPr>
        <w:fldChar w:fldCharType="end"/>
      </w:r>
      <w:bookmarkEnd w:id="3393"/>
      <w:r w:rsidR="0023528A">
        <w:rPr>
          <w:lang w:val="en-US"/>
        </w:rPr>
        <w:t xml:space="preserve"> –</w:t>
      </w:r>
      <w:r w:rsidR="00B50084">
        <w:rPr>
          <w:lang w:val="en-US"/>
        </w:rPr>
        <w:t xml:space="preserve"> </w:t>
      </w:r>
      <w:r w:rsidR="00862B5B">
        <w:rPr>
          <w:lang w:val="en-US"/>
        </w:rPr>
        <w:t>P</w:t>
      </w:r>
      <w:r w:rsidR="00CB7EC0" w:rsidRPr="000A4890">
        <w:rPr>
          <w:lang w:val="en-US"/>
        </w:rPr>
        <w:t>erson property</w:t>
      </w:r>
      <w:bookmarkEnd w:id="3394"/>
      <w:bookmarkEnd w:id="3395"/>
      <w:r w:rsidR="00CB7EC0" w:rsidRPr="001C220C">
        <w:rPr>
          <w:lang w:val="en-US"/>
        </w:rPr>
        <w:t xml:space="preserve"> </w:t>
      </w:r>
      <w:bookmarkEnd w:id="3396"/>
      <w:bookmarkEnd w:id="3397"/>
      <w:r w:rsidR="00862B5B" w:rsidRPr="00862B5B">
        <w:rPr>
          <w:lang w:val="en-US"/>
        </w:rPr>
        <w:t>attributes</w:t>
      </w:r>
      <w:bookmarkEnd w:id="3398"/>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74"/>
        <w:gridCol w:w="1103"/>
        <w:gridCol w:w="1080"/>
      </w:tblGrid>
      <w:tr w:rsidR="009A505D" w:rsidRPr="001C220C" w14:paraId="66022652" w14:textId="77777777">
        <w:trPr>
          <w:tblHeader/>
          <w:jc w:val="center"/>
        </w:trPr>
        <w:tc>
          <w:tcPr>
            <w:tcW w:w="1269" w:type="dxa"/>
          </w:tcPr>
          <w:p w14:paraId="4510B40A" w14:textId="77777777" w:rsidR="009A505D" w:rsidRPr="001C220C" w:rsidRDefault="009A505D" w:rsidP="009A505D">
            <w:pPr>
              <w:pStyle w:val="NormalTableHeader"/>
              <w:spacing w:before="40"/>
              <w:rPr>
                <w:lang w:val="en-US"/>
              </w:rPr>
            </w:pPr>
            <w:r w:rsidRPr="001C220C">
              <w:rPr>
                <w:lang w:val="en-US"/>
              </w:rPr>
              <w:t xml:space="preserve">Attribute </w:t>
            </w:r>
            <w:r w:rsidR="000B599F">
              <w:rPr>
                <w:lang w:val="en-US"/>
              </w:rPr>
              <w:t>n</w:t>
            </w:r>
            <w:r w:rsidRPr="001C220C">
              <w:rPr>
                <w:lang w:val="en-US"/>
              </w:rPr>
              <w:t>ame</w:t>
            </w:r>
          </w:p>
        </w:tc>
        <w:tc>
          <w:tcPr>
            <w:tcW w:w="2880" w:type="dxa"/>
          </w:tcPr>
          <w:p w14:paraId="2CD7AAD1" w14:textId="77777777" w:rsidR="009A505D" w:rsidRPr="001C220C" w:rsidRDefault="009A505D" w:rsidP="009A505D">
            <w:pPr>
              <w:pStyle w:val="NormalTableHeader"/>
              <w:spacing w:before="40"/>
              <w:rPr>
                <w:lang w:val="en-US"/>
              </w:rPr>
            </w:pPr>
            <w:r w:rsidRPr="001C220C">
              <w:rPr>
                <w:lang w:val="en-US"/>
              </w:rPr>
              <w:t>Description</w:t>
            </w:r>
          </w:p>
        </w:tc>
        <w:tc>
          <w:tcPr>
            <w:tcW w:w="1440" w:type="dxa"/>
          </w:tcPr>
          <w:p w14:paraId="68C0DCD4" w14:textId="77777777" w:rsidR="009A505D" w:rsidRPr="001C220C" w:rsidRDefault="00AE4770" w:rsidP="009A505D">
            <w:pPr>
              <w:pStyle w:val="NormalTableHeader"/>
              <w:spacing w:before="40"/>
              <w:rPr>
                <w:lang w:val="en-US"/>
              </w:rPr>
            </w:pPr>
            <w:r>
              <w:rPr>
                <w:lang w:val="en-US"/>
              </w:rPr>
              <w:t>Production example</w:t>
            </w:r>
            <w:r w:rsidR="009A505D" w:rsidRPr="001C220C">
              <w:rPr>
                <w:lang w:val="en-US"/>
              </w:rPr>
              <w:t>s</w:t>
            </w:r>
          </w:p>
        </w:tc>
        <w:tc>
          <w:tcPr>
            <w:tcW w:w="1274" w:type="dxa"/>
          </w:tcPr>
          <w:p w14:paraId="49E4A71A" w14:textId="77777777" w:rsidR="009A505D" w:rsidRPr="001C220C" w:rsidRDefault="00AE4770" w:rsidP="009A505D">
            <w:pPr>
              <w:pStyle w:val="NormalTableHeader"/>
              <w:spacing w:before="40"/>
              <w:rPr>
                <w:lang w:val="en-US"/>
              </w:rPr>
            </w:pPr>
            <w:r>
              <w:rPr>
                <w:lang w:val="en-US"/>
              </w:rPr>
              <w:t>Maintenance example</w:t>
            </w:r>
            <w:r w:rsidR="009A505D" w:rsidRPr="001C220C">
              <w:rPr>
                <w:lang w:val="en-US"/>
              </w:rPr>
              <w:t>s</w:t>
            </w:r>
          </w:p>
        </w:tc>
        <w:tc>
          <w:tcPr>
            <w:tcW w:w="1103" w:type="dxa"/>
          </w:tcPr>
          <w:p w14:paraId="63EB7479" w14:textId="77777777" w:rsidR="009A505D" w:rsidRPr="001C220C" w:rsidRDefault="00AE4770" w:rsidP="009A505D">
            <w:pPr>
              <w:pStyle w:val="NormalTableHeader"/>
              <w:spacing w:before="40"/>
              <w:rPr>
                <w:lang w:val="en-US"/>
              </w:rPr>
            </w:pPr>
            <w:r>
              <w:rPr>
                <w:lang w:val="en-US"/>
              </w:rPr>
              <w:t>Quality example</w:t>
            </w:r>
            <w:r w:rsidR="009A505D" w:rsidRPr="001C220C">
              <w:rPr>
                <w:lang w:val="en-US"/>
              </w:rPr>
              <w:t>s</w:t>
            </w:r>
          </w:p>
        </w:tc>
        <w:tc>
          <w:tcPr>
            <w:tcW w:w="1080" w:type="dxa"/>
          </w:tcPr>
          <w:p w14:paraId="5AE0329A" w14:textId="77777777" w:rsidR="009A505D" w:rsidRPr="001C220C" w:rsidRDefault="00AE4770" w:rsidP="009A505D">
            <w:pPr>
              <w:pStyle w:val="NormalTableHeader"/>
              <w:spacing w:before="40"/>
              <w:rPr>
                <w:lang w:val="en-US"/>
              </w:rPr>
            </w:pPr>
            <w:r>
              <w:rPr>
                <w:lang w:val="en-US"/>
              </w:rPr>
              <w:t>Inventory example</w:t>
            </w:r>
            <w:r w:rsidR="009A505D" w:rsidRPr="001C220C">
              <w:rPr>
                <w:lang w:val="en-US"/>
              </w:rPr>
              <w:t>s</w:t>
            </w:r>
          </w:p>
        </w:tc>
      </w:tr>
      <w:tr w:rsidR="00CE5F1D" w:rsidRPr="001C220C" w14:paraId="28F9C3D1" w14:textId="77777777">
        <w:trPr>
          <w:cantSplit/>
          <w:jc w:val="center"/>
        </w:trPr>
        <w:tc>
          <w:tcPr>
            <w:tcW w:w="1269" w:type="dxa"/>
          </w:tcPr>
          <w:p w14:paraId="7B84F299" w14:textId="77777777" w:rsidR="00CE5F1D" w:rsidRPr="001C220C" w:rsidRDefault="00CE5F1D" w:rsidP="009A505D">
            <w:pPr>
              <w:pStyle w:val="TableNormal1"/>
              <w:spacing w:before="40"/>
              <w:rPr>
                <w:lang w:val="en-US"/>
              </w:rPr>
            </w:pPr>
            <w:r w:rsidRPr="001C220C">
              <w:rPr>
                <w:lang w:val="en-US"/>
              </w:rPr>
              <w:t>ID</w:t>
            </w:r>
          </w:p>
        </w:tc>
        <w:tc>
          <w:tcPr>
            <w:tcW w:w="2880" w:type="dxa"/>
          </w:tcPr>
          <w:p w14:paraId="365BDD7B" w14:textId="77777777" w:rsidR="00CE5F1D" w:rsidRPr="001C220C" w:rsidRDefault="00CE5F1D" w:rsidP="009A505D">
            <w:pPr>
              <w:pStyle w:val="TableNormal1"/>
              <w:spacing w:before="40"/>
              <w:rPr>
                <w:lang w:val="en-US"/>
              </w:rPr>
            </w:pPr>
            <w:r w:rsidRPr="001C220C">
              <w:rPr>
                <w:lang w:val="en-US"/>
              </w:rPr>
              <w:t>An identification of the specific property.</w:t>
            </w:r>
          </w:p>
          <w:p w14:paraId="7D4C81EF" w14:textId="77777777" w:rsidR="00CE5F1D" w:rsidRPr="001C220C" w:rsidRDefault="00CE5F1D" w:rsidP="009A505D">
            <w:pPr>
              <w:pStyle w:val="TableNormal1"/>
              <w:spacing w:before="40"/>
              <w:rPr>
                <w:lang w:val="en-US"/>
              </w:rPr>
            </w:pPr>
          </w:p>
        </w:tc>
        <w:tc>
          <w:tcPr>
            <w:tcW w:w="1440" w:type="dxa"/>
          </w:tcPr>
          <w:p w14:paraId="7B21AE3F" w14:textId="77777777" w:rsidR="00CE5F1D" w:rsidRPr="001C220C" w:rsidRDefault="00CE5F1D" w:rsidP="009A505D">
            <w:pPr>
              <w:pStyle w:val="TableNormal1"/>
              <w:spacing w:before="40"/>
              <w:rPr>
                <w:lang w:val="en-US"/>
              </w:rPr>
            </w:pPr>
            <w:r w:rsidRPr="001C220C">
              <w:rPr>
                <w:lang w:val="en-US"/>
              </w:rPr>
              <w:t>Exposure Hours Available</w:t>
            </w:r>
          </w:p>
        </w:tc>
        <w:tc>
          <w:tcPr>
            <w:tcW w:w="1274" w:type="dxa"/>
          </w:tcPr>
          <w:p w14:paraId="5626B3FA" w14:textId="77777777" w:rsidR="00CE5F1D" w:rsidRPr="001C220C" w:rsidRDefault="00CE5F1D" w:rsidP="009A505D">
            <w:pPr>
              <w:pStyle w:val="TableNormal1"/>
              <w:spacing w:before="40"/>
              <w:rPr>
                <w:lang w:val="en-US"/>
              </w:rPr>
            </w:pPr>
            <w:r w:rsidRPr="001C220C">
              <w:rPr>
                <w:lang w:val="en-US"/>
              </w:rPr>
              <w:t>Union ID</w:t>
            </w:r>
          </w:p>
        </w:tc>
        <w:tc>
          <w:tcPr>
            <w:tcW w:w="1103" w:type="dxa"/>
          </w:tcPr>
          <w:p w14:paraId="25D358DC" w14:textId="77777777" w:rsidR="00CE5F1D" w:rsidRPr="001C220C" w:rsidRDefault="00CE5F1D" w:rsidP="009A505D">
            <w:pPr>
              <w:pStyle w:val="TableNormal1"/>
              <w:spacing w:before="40"/>
              <w:rPr>
                <w:lang w:val="en-US"/>
              </w:rPr>
            </w:pPr>
            <w:r w:rsidRPr="001C220C">
              <w:rPr>
                <w:lang w:val="en-US"/>
              </w:rPr>
              <w:t>LGC Model 1003 Certified  Operator</w:t>
            </w:r>
          </w:p>
        </w:tc>
        <w:tc>
          <w:tcPr>
            <w:tcW w:w="1080" w:type="dxa"/>
          </w:tcPr>
          <w:p w14:paraId="3804BDFF" w14:textId="77777777" w:rsidR="00CE5F1D" w:rsidRPr="001C220C" w:rsidRDefault="00CE5F1D" w:rsidP="009A505D">
            <w:pPr>
              <w:pStyle w:val="TableNormal1"/>
              <w:spacing w:before="40"/>
              <w:rPr>
                <w:lang w:val="en-US"/>
              </w:rPr>
            </w:pPr>
            <w:r w:rsidRPr="001C220C">
              <w:rPr>
                <w:lang w:val="en-US"/>
              </w:rPr>
              <w:t>Lif</w:t>
            </w:r>
            <w:r w:rsidR="00DD078A" w:rsidRPr="001C220C">
              <w:rPr>
                <w:lang w:val="en-US"/>
              </w:rPr>
              <w:t>t</w:t>
            </w:r>
            <w:r w:rsidRPr="001C220C">
              <w:rPr>
                <w:lang w:val="en-US"/>
              </w:rPr>
              <w:t xml:space="preserve"> Truck Driver</w:t>
            </w:r>
          </w:p>
        </w:tc>
      </w:tr>
      <w:tr w:rsidR="00CE5F1D" w:rsidRPr="001C220C" w14:paraId="041C41CE" w14:textId="77777777">
        <w:trPr>
          <w:cantSplit/>
          <w:jc w:val="center"/>
        </w:trPr>
        <w:tc>
          <w:tcPr>
            <w:tcW w:w="1269" w:type="dxa"/>
          </w:tcPr>
          <w:p w14:paraId="10D9FD26" w14:textId="77777777" w:rsidR="00CE5F1D" w:rsidRPr="001C220C" w:rsidRDefault="00CE5F1D" w:rsidP="009A505D">
            <w:pPr>
              <w:pStyle w:val="TableNormal1"/>
              <w:spacing w:before="40"/>
              <w:rPr>
                <w:lang w:val="en-US"/>
              </w:rPr>
            </w:pPr>
            <w:r w:rsidRPr="001C220C">
              <w:rPr>
                <w:lang w:val="en-US"/>
              </w:rPr>
              <w:t>Description</w:t>
            </w:r>
          </w:p>
        </w:tc>
        <w:tc>
          <w:tcPr>
            <w:tcW w:w="2880" w:type="dxa"/>
          </w:tcPr>
          <w:p w14:paraId="15D15494" w14:textId="77777777" w:rsidR="00CE5F1D" w:rsidRPr="001C220C" w:rsidRDefault="00CE5F1D" w:rsidP="009A505D">
            <w:pPr>
              <w:pStyle w:val="TableNormal1"/>
              <w:spacing w:before="40"/>
              <w:rPr>
                <w:lang w:val="en-US"/>
              </w:rPr>
            </w:pPr>
            <w:r w:rsidRPr="001C220C">
              <w:rPr>
                <w:lang w:val="en-US"/>
              </w:rPr>
              <w:t xml:space="preserve">Additional information about the </w:t>
            </w:r>
            <w:r w:rsidRPr="001C220C">
              <w:rPr>
                <w:i/>
                <w:lang w:val="en-US"/>
              </w:rPr>
              <w:t>person property</w:t>
            </w:r>
            <w:r w:rsidRPr="001C220C">
              <w:rPr>
                <w:lang w:val="en-US"/>
              </w:rPr>
              <w:t>.</w:t>
            </w:r>
          </w:p>
        </w:tc>
        <w:tc>
          <w:tcPr>
            <w:tcW w:w="1440" w:type="dxa"/>
          </w:tcPr>
          <w:p w14:paraId="1AA666F8" w14:textId="77777777" w:rsidR="00CE5F1D" w:rsidRPr="001C220C" w:rsidRDefault="00CE5F1D" w:rsidP="009A505D">
            <w:pPr>
              <w:pStyle w:val="TableNormal1"/>
              <w:spacing w:before="40"/>
              <w:rPr>
                <w:lang w:val="en-US"/>
              </w:rPr>
            </w:pPr>
            <w:r w:rsidRPr="001C220C">
              <w:rPr>
                <w:lang w:val="en-US"/>
              </w:rPr>
              <w:t>Indicates number of exposure hours available this month</w:t>
            </w:r>
          </w:p>
        </w:tc>
        <w:tc>
          <w:tcPr>
            <w:tcW w:w="1274" w:type="dxa"/>
          </w:tcPr>
          <w:p w14:paraId="7CC8EA38" w14:textId="77777777" w:rsidR="00CE5F1D" w:rsidRPr="001C220C" w:rsidRDefault="00CE5F1D" w:rsidP="009A505D">
            <w:pPr>
              <w:pStyle w:val="TableNormal1"/>
              <w:spacing w:before="40"/>
              <w:rPr>
                <w:lang w:val="en-US"/>
              </w:rPr>
            </w:pPr>
            <w:r w:rsidRPr="001C220C">
              <w:rPr>
                <w:lang w:val="en-US"/>
              </w:rPr>
              <w:t xml:space="preserve">Union ID number </w:t>
            </w:r>
          </w:p>
        </w:tc>
        <w:tc>
          <w:tcPr>
            <w:tcW w:w="1103" w:type="dxa"/>
          </w:tcPr>
          <w:p w14:paraId="42CE540A" w14:textId="77777777" w:rsidR="00CE5F1D" w:rsidRPr="001C220C" w:rsidRDefault="00CE5F1D" w:rsidP="009A505D">
            <w:pPr>
              <w:pStyle w:val="TableNormal1"/>
              <w:spacing w:before="40"/>
              <w:rPr>
                <w:lang w:val="en-US"/>
              </w:rPr>
            </w:pPr>
            <w:r w:rsidRPr="001C220C">
              <w:rPr>
                <w:lang w:val="en-US"/>
              </w:rPr>
              <w:t>Indicates if qualified to run equipment</w:t>
            </w:r>
          </w:p>
        </w:tc>
        <w:tc>
          <w:tcPr>
            <w:tcW w:w="1080" w:type="dxa"/>
          </w:tcPr>
          <w:p w14:paraId="007ADA7B" w14:textId="77777777" w:rsidR="00CE5F1D" w:rsidRPr="001C220C" w:rsidRDefault="00CE5F1D" w:rsidP="009A505D">
            <w:pPr>
              <w:pStyle w:val="TableNormal1"/>
              <w:spacing w:before="40"/>
              <w:rPr>
                <w:lang w:val="en-US"/>
              </w:rPr>
            </w:pPr>
            <w:r w:rsidRPr="001C220C">
              <w:rPr>
                <w:lang w:val="en-US"/>
              </w:rPr>
              <w:t xml:space="preserve">Indicates if allowed to drive </w:t>
            </w:r>
            <w:r w:rsidR="00DD078A" w:rsidRPr="001C220C">
              <w:rPr>
                <w:lang w:val="en-US"/>
              </w:rPr>
              <w:t>lift</w:t>
            </w:r>
            <w:r w:rsidRPr="001C220C">
              <w:rPr>
                <w:lang w:val="en-US"/>
              </w:rPr>
              <w:t xml:space="preserve"> trucks</w:t>
            </w:r>
          </w:p>
        </w:tc>
      </w:tr>
      <w:tr w:rsidR="00CE5F1D" w:rsidRPr="001C220C" w14:paraId="1F173E5A" w14:textId="77777777">
        <w:trPr>
          <w:cantSplit/>
          <w:jc w:val="center"/>
        </w:trPr>
        <w:tc>
          <w:tcPr>
            <w:tcW w:w="1269" w:type="dxa"/>
          </w:tcPr>
          <w:p w14:paraId="4B153A41" w14:textId="77777777" w:rsidR="00CE5F1D" w:rsidRPr="001C220C" w:rsidRDefault="00CE5F1D" w:rsidP="009A505D">
            <w:pPr>
              <w:pStyle w:val="TableNormal1"/>
              <w:spacing w:before="40"/>
              <w:rPr>
                <w:lang w:val="en-US"/>
              </w:rPr>
            </w:pPr>
            <w:r w:rsidRPr="001C220C">
              <w:rPr>
                <w:lang w:val="en-US"/>
              </w:rPr>
              <w:t>Value</w:t>
            </w:r>
          </w:p>
        </w:tc>
        <w:tc>
          <w:tcPr>
            <w:tcW w:w="2880" w:type="dxa"/>
          </w:tcPr>
          <w:p w14:paraId="08689A5A" w14:textId="77777777" w:rsidR="00CE5F1D" w:rsidRPr="001C220C" w:rsidRDefault="00CE5F1D" w:rsidP="009A505D">
            <w:pPr>
              <w:pStyle w:val="TableNormal1"/>
              <w:spacing w:before="40"/>
              <w:rPr>
                <w:lang w:val="en-US"/>
              </w:rPr>
            </w:pPr>
            <w:r w:rsidRPr="001C220C">
              <w:rPr>
                <w:lang w:val="en-US"/>
              </w:rPr>
              <w:t>The value, set of values, or range of the property.</w:t>
            </w:r>
          </w:p>
          <w:p w14:paraId="2FF634E8" w14:textId="77777777" w:rsidR="00CE5F1D" w:rsidRPr="001C220C" w:rsidRDefault="00CE5F1D" w:rsidP="009A505D">
            <w:pPr>
              <w:pStyle w:val="TableNormal1"/>
              <w:spacing w:before="40"/>
              <w:rPr>
                <w:lang w:val="en-US"/>
              </w:rPr>
            </w:pPr>
            <w:r w:rsidRPr="001C220C">
              <w:rPr>
                <w:lang w:val="en-US"/>
              </w:rPr>
              <w:t xml:space="preserve">The value(s) is assumed to be within the range or set of defined values for the related </w:t>
            </w:r>
            <w:r w:rsidRPr="001C220C">
              <w:rPr>
                <w:i/>
                <w:lang w:val="en-US"/>
              </w:rPr>
              <w:t>personnel class property</w:t>
            </w:r>
            <w:r w:rsidRPr="001C220C">
              <w:rPr>
                <w:lang w:val="en-US"/>
              </w:rPr>
              <w:t>.</w:t>
            </w:r>
          </w:p>
        </w:tc>
        <w:tc>
          <w:tcPr>
            <w:tcW w:w="1440" w:type="dxa"/>
          </w:tcPr>
          <w:p w14:paraId="13586354" w14:textId="77777777" w:rsidR="00CE5F1D" w:rsidRPr="001C220C" w:rsidRDefault="00CE5F1D" w:rsidP="009A505D">
            <w:pPr>
              <w:pStyle w:val="TableNormal1"/>
              <w:spacing w:before="40"/>
              <w:rPr>
                <w:lang w:val="en-US"/>
              </w:rPr>
            </w:pPr>
            <w:r w:rsidRPr="001C220C">
              <w:rPr>
                <w:lang w:val="en-US"/>
              </w:rPr>
              <w:t>4</w:t>
            </w:r>
          </w:p>
        </w:tc>
        <w:tc>
          <w:tcPr>
            <w:tcW w:w="1274" w:type="dxa"/>
          </w:tcPr>
          <w:p w14:paraId="40E74616" w14:textId="77777777" w:rsidR="00CE5F1D" w:rsidRPr="001C220C" w:rsidRDefault="00CE5F1D" w:rsidP="009A505D">
            <w:pPr>
              <w:pStyle w:val="TableNormal1"/>
              <w:spacing w:before="40"/>
              <w:rPr>
                <w:lang w:val="en-US"/>
              </w:rPr>
            </w:pPr>
            <w:r w:rsidRPr="001C220C">
              <w:rPr>
                <w:lang w:val="en-US"/>
              </w:rPr>
              <w:t>CA55363</w:t>
            </w:r>
          </w:p>
        </w:tc>
        <w:tc>
          <w:tcPr>
            <w:tcW w:w="1103" w:type="dxa"/>
          </w:tcPr>
          <w:p w14:paraId="03789928" w14:textId="77777777" w:rsidR="00CE5F1D" w:rsidRPr="001C220C" w:rsidRDefault="00CE5F1D" w:rsidP="009A505D">
            <w:pPr>
              <w:pStyle w:val="TableNormal1"/>
              <w:spacing w:before="40"/>
              <w:rPr>
                <w:lang w:val="en-US"/>
              </w:rPr>
            </w:pPr>
            <w:r w:rsidRPr="001C220C">
              <w:rPr>
                <w:lang w:val="en-US"/>
              </w:rPr>
              <w:t>True</w:t>
            </w:r>
          </w:p>
        </w:tc>
        <w:tc>
          <w:tcPr>
            <w:tcW w:w="1080" w:type="dxa"/>
          </w:tcPr>
          <w:p w14:paraId="44983ADE" w14:textId="77777777" w:rsidR="00CE5F1D" w:rsidRPr="001C220C" w:rsidRDefault="00CE5F1D" w:rsidP="009A505D">
            <w:pPr>
              <w:pStyle w:val="TableNormal1"/>
              <w:spacing w:before="40"/>
              <w:rPr>
                <w:lang w:val="en-US"/>
              </w:rPr>
            </w:pPr>
            <w:r w:rsidRPr="001C220C">
              <w:rPr>
                <w:lang w:val="en-US"/>
              </w:rPr>
              <w:t>False</w:t>
            </w:r>
          </w:p>
        </w:tc>
      </w:tr>
      <w:tr w:rsidR="00CE5F1D" w:rsidRPr="001C220C" w14:paraId="10A1B170" w14:textId="77777777">
        <w:trPr>
          <w:cantSplit/>
          <w:jc w:val="center"/>
        </w:trPr>
        <w:tc>
          <w:tcPr>
            <w:tcW w:w="1269" w:type="dxa"/>
          </w:tcPr>
          <w:p w14:paraId="59BFC528" w14:textId="77777777" w:rsidR="00CE5F1D" w:rsidRPr="001C220C" w:rsidRDefault="00CE5F1D" w:rsidP="009A505D">
            <w:pPr>
              <w:pStyle w:val="TableNormal1"/>
              <w:spacing w:before="40"/>
              <w:rPr>
                <w:lang w:val="en-US"/>
              </w:rPr>
            </w:pPr>
            <w:r w:rsidRPr="001C220C">
              <w:rPr>
                <w:lang w:val="en-US"/>
              </w:rPr>
              <w:t xml:space="preserve">Value </w:t>
            </w:r>
            <w:r w:rsidR="00C40709">
              <w:rPr>
                <w:lang w:val="en-US"/>
              </w:rPr>
              <w:t>u</w:t>
            </w:r>
            <w:r w:rsidRPr="001C220C">
              <w:rPr>
                <w:lang w:val="en-US"/>
              </w:rPr>
              <w:t xml:space="preserve">nit of </w:t>
            </w:r>
            <w:r w:rsidR="00C40709">
              <w:rPr>
                <w:lang w:val="en-US"/>
              </w:rPr>
              <w:t>m</w:t>
            </w:r>
            <w:r w:rsidRPr="001C220C">
              <w:rPr>
                <w:lang w:val="en-US"/>
              </w:rPr>
              <w:t>easure</w:t>
            </w:r>
          </w:p>
        </w:tc>
        <w:tc>
          <w:tcPr>
            <w:tcW w:w="2880" w:type="dxa"/>
          </w:tcPr>
          <w:p w14:paraId="2CFB6DCB" w14:textId="77777777" w:rsidR="00CE5F1D" w:rsidRPr="001C220C" w:rsidRDefault="00CE5F1D" w:rsidP="009A505D">
            <w:pPr>
              <w:pStyle w:val="TableNormal1"/>
              <w:spacing w:before="40"/>
              <w:rPr>
                <w:lang w:val="en-US"/>
              </w:rPr>
            </w:pPr>
            <w:r w:rsidRPr="001C220C">
              <w:rPr>
                <w:lang w:val="en-US"/>
              </w:rPr>
              <w:t>The unit of measure of the associated property value, if applicable.</w:t>
            </w:r>
          </w:p>
        </w:tc>
        <w:tc>
          <w:tcPr>
            <w:tcW w:w="1440" w:type="dxa"/>
          </w:tcPr>
          <w:p w14:paraId="44AFCB8E" w14:textId="77777777" w:rsidR="00CE5F1D" w:rsidRPr="001C220C" w:rsidRDefault="00CE5F1D" w:rsidP="009A505D">
            <w:pPr>
              <w:pStyle w:val="TableNormal1"/>
              <w:spacing w:before="40"/>
              <w:rPr>
                <w:lang w:val="en-US"/>
              </w:rPr>
            </w:pPr>
            <w:r w:rsidRPr="001C220C">
              <w:rPr>
                <w:lang w:val="en-US"/>
              </w:rPr>
              <w:t>Hours</w:t>
            </w:r>
          </w:p>
        </w:tc>
        <w:tc>
          <w:tcPr>
            <w:tcW w:w="1274" w:type="dxa"/>
          </w:tcPr>
          <w:p w14:paraId="2720D304" w14:textId="77777777" w:rsidR="00CE5F1D" w:rsidRPr="001C220C" w:rsidRDefault="00CE5F1D" w:rsidP="009A505D">
            <w:pPr>
              <w:pStyle w:val="TableNormal1"/>
              <w:spacing w:before="40"/>
              <w:rPr>
                <w:lang w:val="en-US"/>
              </w:rPr>
            </w:pPr>
            <w:r w:rsidRPr="001C220C">
              <w:rPr>
                <w:lang w:val="en-US"/>
              </w:rPr>
              <w:t>String</w:t>
            </w:r>
          </w:p>
        </w:tc>
        <w:tc>
          <w:tcPr>
            <w:tcW w:w="1103" w:type="dxa"/>
          </w:tcPr>
          <w:p w14:paraId="314BFE6C" w14:textId="77777777" w:rsidR="00CE5F1D" w:rsidRPr="001C220C" w:rsidRDefault="00CE5F1D" w:rsidP="009A505D">
            <w:pPr>
              <w:pStyle w:val="TableNormal1"/>
              <w:spacing w:before="40"/>
              <w:rPr>
                <w:lang w:val="en-US"/>
              </w:rPr>
            </w:pPr>
            <w:r w:rsidRPr="001C220C">
              <w:rPr>
                <w:lang w:val="en-US"/>
              </w:rPr>
              <w:t>Boolean</w:t>
            </w:r>
          </w:p>
        </w:tc>
        <w:tc>
          <w:tcPr>
            <w:tcW w:w="1080" w:type="dxa"/>
          </w:tcPr>
          <w:p w14:paraId="4B6C3107" w14:textId="77777777" w:rsidR="00CE5F1D" w:rsidRPr="001C220C" w:rsidRDefault="00CE5F1D" w:rsidP="009A505D">
            <w:pPr>
              <w:pStyle w:val="TableNormal1"/>
              <w:spacing w:before="40"/>
              <w:rPr>
                <w:lang w:val="en-US"/>
              </w:rPr>
            </w:pPr>
            <w:r w:rsidRPr="001C220C">
              <w:rPr>
                <w:lang w:val="en-US"/>
              </w:rPr>
              <w:t>Boolean</w:t>
            </w:r>
          </w:p>
        </w:tc>
      </w:tr>
    </w:tbl>
    <w:p w14:paraId="2620CBA3" w14:textId="77777777" w:rsidR="009A505D" w:rsidRPr="001C220C" w:rsidRDefault="009A505D" w:rsidP="009A505D">
      <w:pPr>
        <w:rPr>
          <w:lang w:val="en-US"/>
        </w:rPr>
      </w:pPr>
    </w:p>
    <w:p w14:paraId="5330FDA9" w14:textId="4D1EC354" w:rsidR="00CB7EC0" w:rsidRPr="001C220C" w:rsidDel="000D1D32" w:rsidRDefault="00CB7EC0" w:rsidP="003E1075">
      <w:pPr>
        <w:pStyle w:val="Heading3"/>
        <w:rPr>
          <w:del w:id="3399" w:author="Charles Gifford" w:date="2017-03-18T20:06:00Z"/>
        </w:rPr>
      </w:pPr>
      <w:bookmarkStart w:id="3400" w:name="_Toc516130327"/>
      <w:bookmarkStart w:id="3401" w:name="_Toc320176900"/>
      <w:del w:id="3402" w:author="Charles Gifford" w:date="2017-03-18T20:06:00Z">
        <w:r w:rsidRPr="001C220C" w:rsidDel="000D1D32">
          <w:delText>Qualification test specification</w:delText>
        </w:r>
        <w:bookmarkEnd w:id="3400"/>
        <w:bookmarkEnd w:id="3401"/>
      </w:del>
    </w:p>
    <w:p w14:paraId="1980273F" w14:textId="0C49265E" w:rsidR="005A123D" w:rsidDel="00D539C5" w:rsidRDefault="009A0FC3" w:rsidP="00D539C5">
      <w:pPr>
        <w:pStyle w:val="PARAGRAPH"/>
        <w:rPr>
          <w:del w:id="3403" w:author="Charles Gifford" w:date="2016-10-06T13:05:00Z"/>
          <w:lang w:val="en-US"/>
        </w:rPr>
      </w:pPr>
      <w:del w:id="3404" w:author="Charles Gifford" w:date="2017-03-18T20:06:00Z">
        <w:r w:rsidRPr="001C220C" w:rsidDel="000D1D32">
          <w:rPr>
            <w:lang w:val="en-US"/>
          </w:rPr>
          <w:delText xml:space="preserve">A representation of a qualification test shall be presented as a </w:delText>
        </w:r>
        <w:r w:rsidRPr="005A123D" w:rsidDel="000D1D32">
          <w:rPr>
            <w:i/>
            <w:lang w:val="en-US"/>
          </w:rPr>
          <w:delText>qualification test specification</w:delText>
        </w:r>
        <w:r w:rsidRPr="001C220C" w:rsidDel="000D1D32">
          <w:rPr>
            <w:i/>
            <w:lang w:val="en-US"/>
          </w:rPr>
          <w:delText xml:space="preserve">. </w:delText>
        </w:r>
        <w:r w:rsidRPr="001C220C" w:rsidDel="000D1D32">
          <w:rPr>
            <w:lang w:val="en-US"/>
          </w:rPr>
          <w:delText xml:space="preserve">A </w:delText>
        </w:r>
        <w:r w:rsidRPr="00BB7902" w:rsidDel="000D1D32">
          <w:delText>qualification</w:delText>
        </w:r>
        <w:r w:rsidRPr="00AE4770" w:rsidDel="000D1D32">
          <w:rPr>
            <w:i/>
            <w:lang w:val="en-US"/>
          </w:rPr>
          <w:delText xml:space="preserve"> test specification</w:delText>
        </w:r>
        <w:r w:rsidRPr="001C220C" w:rsidDel="000D1D32">
          <w:rPr>
            <w:lang w:val="en-US"/>
          </w:rPr>
          <w:delText xml:space="preserve"> may be associated with </w:delText>
        </w:r>
        <w:r w:rsidR="00D539C5" w:rsidDel="000D1D32">
          <w:rPr>
            <w:lang w:val="en-US"/>
          </w:rPr>
          <w:delText>zero or many of</w:delText>
        </w:r>
        <w:r w:rsidR="00D539C5" w:rsidRPr="00D539C5" w:rsidDel="000D1D32">
          <w:rPr>
            <w:lang w:val="en-US"/>
          </w:rPr>
          <w:delText xml:space="preserve"> </w:delText>
        </w:r>
        <w:r w:rsidRPr="001C220C" w:rsidDel="000D1D32">
          <w:rPr>
            <w:lang w:val="en-US"/>
          </w:rPr>
          <w:delText xml:space="preserve">a </w:delText>
        </w:r>
        <w:r w:rsidR="0040788E" w:rsidRPr="00AE4770" w:rsidDel="000D1D32">
          <w:rPr>
            <w:i/>
            <w:lang w:val="en-US"/>
          </w:rPr>
          <w:delText>personnel class</w:delText>
        </w:r>
        <w:r w:rsidR="0040788E" w:rsidRPr="001C220C" w:rsidDel="000D1D32">
          <w:rPr>
            <w:lang w:val="en-US"/>
          </w:rPr>
          <w:delText xml:space="preserve">, a </w:delText>
        </w:r>
        <w:r w:rsidRPr="00AE4770" w:rsidDel="000D1D32">
          <w:rPr>
            <w:i/>
            <w:lang w:val="en-US"/>
          </w:rPr>
          <w:delText>personnel class</w:delText>
        </w:r>
        <w:r w:rsidRPr="001C220C" w:rsidDel="000D1D32">
          <w:rPr>
            <w:i/>
            <w:lang w:val="en-US"/>
          </w:rPr>
          <w:delText xml:space="preserve"> </w:delText>
        </w:r>
        <w:r w:rsidRPr="00AE4770" w:rsidDel="000D1D32">
          <w:rPr>
            <w:i/>
            <w:lang w:val="en-US"/>
          </w:rPr>
          <w:delText>property</w:delText>
        </w:r>
        <w:r w:rsidR="0040788E" w:rsidRPr="001C220C" w:rsidDel="000D1D32">
          <w:rPr>
            <w:lang w:val="en-US"/>
          </w:rPr>
          <w:delText xml:space="preserve">, a </w:delText>
        </w:r>
        <w:r w:rsidR="0040788E" w:rsidRPr="00AE4770" w:rsidDel="000D1D32">
          <w:rPr>
            <w:i/>
            <w:lang w:val="en-US"/>
          </w:rPr>
          <w:delText>person</w:delText>
        </w:r>
        <w:r w:rsidR="0040788E" w:rsidRPr="001C220C" w:rsidDel="000D1D32">
          <w:rPr>
            <w:lang w:val="en-US"/>
          </w:rPr>
          <w:delText>,</w:delText>
        </w:r>
        <w:r w:rsidRPr="001C220C" w:rsidDel="000D1D32">
          <w:rPr>
            <w:i/>
            <w:lang w:val="en-US"/>
          </w:rPr>
          <w:delText xml:space="preserve"> </w:delText>
        </w:r>
        <w:r w:rsidR="00D539C5" w:rsidDel="000D1D32">
          <w:rPr>
            <w:i/>
            <w:lang w:val="en-US"/>
          </w:rPr>
          <w:delText>and/</w:delText>
        </w:r>
        <w:r w:rsidRPr="001C220C" w:rsidDel="000D1D32">
          <w:rPr>
            <w:lang w:val="en-US"/>
          </w:rPr>
          <w:delText>or</w:delText>
        </w:r>
        <w:r w:rsidRPr="001C220C" w:rsidDel="000D1D32">
          <w:rPr>
            <w:i/>
            <w:lang w:val="en-US"/>
          </w:rPr>
          <w:delText xml:space="preserve"> </w:delText>
        </w:r>
        <w:r w:rsidRPr="00AE4770" w:rsidDel="000D1D32">
          <w:rPr>
            <w:i/>
            <w:lang w:val="en-US"/>
          </w:rPr>
          <w:delText>person</w:delText>
        </w:r>
        <w:r w:rsidRPr="001C220C" w:rsidDel="000D1D32">
          <w:rPr>
            <w:lang w:val="en-US"/>
          </w:rPr>
          <w:delText xml:space="preserve"> </w:delText>
        </w:r>
        <w:r w:rsidRPr="00AE4770" w:rsidDel="000D1D32">
          <w:rPr>
            <w:i/>
            <w:lang w:val="en-US"/>
          </w:rPr>
          <w:delText>property</w:delText>
        </w:r>
        <w:r w:rsidRPr="001C220C" w:rsidDel="000D1D32">
          <w:rPr>
            <w:lang w:val="en-US"/>
          </w:rPr>
          <w:delText xml:space="preserve">. This is typically used where a qualification test </w:delText>
        </w:r>
        <w:r w:rsidR="00025F9D" w:rsidRPr="001C220C" w:rsidDel="000D1D32">
          <w:rPr>
            <w:lang w:val="en-US"/>
          </w:rPr>
          <w:delText xml:space="preserve">or properly demonstrated competency </w:delText>
        </w:r>
        <w:r w:rsidRPr="001C220C" w:rsidDel="000D1D32">
          <w:rPr>
            <w:lang w:val="en-US"/>
          </w:rPr>
          <w:delText xml:space="preserve">is required to ensure that a person has the correct training and/or experience for specific operations. </w:delText>
        </w:r>
        <w:r w:rsidR="00D539C5" w:rsidRPr="00D539C5" w:rsidDel="000D1D32">
          <w:rPr>
            <w:lang w:val="en-US"/>
          </w:rPr>
          <w:delText xml:space="preserve">A </w:delText>
        </w:r>
        <w:r w:rsidR="00D539C5" w:rsidRPr="00185A6C" w:rsidDel="000D1D32">
          <w:rPr>
            <w:i/>
            <w:lang w:val="en-US"/>
          </w:rPr>
          <w:delText>qualification test specification</w:delText>
        </w:r>
        <w:r w:rsidR="00D539C5" w:rsidRPr="00D539C5" w:rsidDel="000D1D32">
          <w:rPr>
            <w:lang w:val="en-US"/>
          </w:rPr>
          <w:delText xml:space="preserve"> may test for one or more properties.</w:delText>
        </w:r>
      </w:del>
    </w:p>
    <w:p w14:paraId="77043329" w14:textId="3FE55253" w:rsidR="009A0FC3" w:rsidRPr="001C220C" w:rsidDel="000D1D32" w:rsidRDefault="009A0FC3" w:rsidP="0029062D">
      <w:pPr>
        <w:pStyle w:val="PARAGRAPH"/>
        <w:rPr>
          <w:del w:id="3405" w:author="Charles Gifford" w:date="2017-03-18T20:06:00Z"/>
          <w:lang w:val="en-US"/>
        </w:rPr>
      </w:pPr>
      <w:del w:id="3406" w:author="Charles Gifford" w:date="2017-03-18T20:06:00Z">
        <w:r w:rsidRPr="001C220C" w:rsidDel="000D1D32">
          <w:rPr>
            <w:lang w:val="en-US"/>
          </w:rPr>
          <w:delText xml:space="preserve">A </w:delText>
        </w:r>
        <w:r w:rsidRPr="00AE4770" w:rsidDel="000D1D32">
          <w:rPr>
            <w:i/>
            <w:lang w:val="en-US"/>
          </w:rPr>
          <w:delText>qualification test specification</w:delText>
        </w:r>
        <w:r w:rsidRPr="001C220C" w:rsidDel="000D1D32">
          <w:rPr>
            <w:lang w:val="en-US"/>
          </w:rPr>
          <w:delText xml:space="preserve"> shall include</w:delText>
        </w:r>
        <w:r w:rsidR="00AF5782" w:rsidDel="000D1D32">
          <w:rPr>
            <w:lang w:val="en-US"/>
          </w:rPr>
          <w:delText>:</w:delText>
        </w:r>
      </w:del>
    </w:p>
    <w:p w14:paraId="772BA8CC" w14:textId="5B940CF2" w:rsidR="009A0FC3" w:rsidRPr="005A123D" w:rsidDel="000D1D32" w:rsidRDefault="009A0FC3" w:rsidP="002F1CFF">
      <w:pPr>
        <w:pStyle w:val="ListNumber"/>
        <w:numPr>
          <w:ilvl w:val="0"/>
          <w:numId w:val="65"/>
        </w:numPr>
        <w:ind w:left="360"/>
        <w:rPr>
          <w:del w:id="3407" w:author="Charles Gifford" w:date="2017-03-18T20:06:00Z"/>
          <w:lang w:val="en-US"/>
        </w:rPr>
      </w:pPr>
      <w:del w:id="3408" w:author="Charles Gifford" w:date="2017-03-18T20:06:00Z">
        <w:r w:rsidRPr="005A123D" w:rsidDel="000D1D32">
          <w:rPr>
            <w:lang w:val="en-US"/>
          </w:rPr>
          <w:delText>an identification of the test;</w:delText>
        </w:r>
      </w:del>
    </w:p>
    <w:p w14:paraId="60F79284" w14:textId="7281E394" w:rsidR="009A0FC3" w:rsidRPr="001C220C" w:rsidDel="000D1D32" w:rsidRDefault="00F02D46" w:rsidP="002F1CFF">
      <w:pPr>
        <w:pStyle w:val="ListNumber"/>
        <w:numPr>
          <w:ilvl w:val="0"/>
          <w:numId w:val="65"/>
        </w:numPr>
        <w:ind w:left="360"/>
        <w:rPr>
          <w:del w:id="3409" w:author="Charles Gifford" w:date="2017-03-18T20:06:00Z"/>
          <w:lang w:val="en-US"/>
        </w:rPr>
      </w:pPr>
      <w:del w:id="3410" w:author="Charles Gifford" w:date="2017-03-18T20:06:00Z">
        <w:r w:rsidDel="000D1D32">
          <w:rPr>
            <w:lang w:val="en-US"/>
          </w:rPr>
          <w:delText>the</w:delText>
        </w:r>
        <w:r w:rsidR="009A0FC3" w:rsidRPr="001C220C" w:rsidDel="000D1D32">
          <w:rPr>
            <w:lang w:val="en-US"/>
          </w:rPr>
          <w:delText xml:space="preserve"> version of the test;</w:delText>
        </w:r>
      </w:del>
    </w:p>
    <w:p w14:paraId="14BCCE43" w14:textId="57F4BE87" w:rsidR="009A0FC3" w:rsidRPr="001C220C" w:rsidDel="000D1D32" w:rsidRDefault="00F02D46" w:rsidP="002F1CFF">
      <w:pPr>
        <w:pStyle w:val="ListNumber"/>
        <w:numPr>
          <w:ilvl w:val="0"/>
          <w:numId w:val="65"/>
        </w:numPr>
        <w:ind w:left="360"/>
        <w:rPr>
          <w:del w:id="3411" w:author="Charles Gifford" w:date="2017-03-18T20:06:00Z"/>
          <w:lang w:val="en-US"/>
        </w:rPr>
      </w:pPr>
      <w:del w:id="3412" w:author="Charles Gifford" w:date="2017-03-18T20:06:00Z">
        <w:r w:rsidDel="000D1D32">
          <w:rPr>
            <w:lang w:val="en-US"/>
          </w:rPr>
          <w:delText>the</w:delText>
        </w:r>
        <w:r w:rsidR="009A0FC3" w:rsidRPr="001C220C" w:rsidDel="000D1D32">
          <w:rPr>
            <w:lang w:val="en-US"/>
          </w:rPr>
          <w:delText xml:space="preserve"> description of the test.</w:delText>
        </w:r>
      </w:del>
    </w:p>
    <w:bookmarkStart w:id="3413" w:name="_Ref495471299"/>
    <w:bookmarkStart w:id="3414" w:name="_Toc306621017"/>
    <w:bookmarkStart w:id="3415" w:name="_Toc320178413"/>
    <w:bookmarkStart w:id="3416" w:name="_Toc516130466"/>
    <w:bookmarkStart w:id="3417" w:name="_Toc7250395"/>
    <w:p w14:paraId="2A41A0EE" w14:textId="27ABBC30" w:rsidR="00ED5CE2" w:rsidRPr="001C220C" w:rsidDel="000D1D32" w:rsidRDefault="00BB7902" w:rsidP="00ED5CE2">
      <w:pPr>
        <w:pStyle w:val="PARAGRAPH"/>
        <w:rPr>
          <w:del w:id="3418" w:author="Charles Gifford" w:date="2017-03-18T20:06:00Z"/>
          <w:lang w:val="en-US"/>
        </w:rPr>
      </w:pPr>
      <w:del w:id="3419" w:author="Charles Gifford" w:date="2017-03-18T20:06:00Z">
        <w:r w:rsidDel="000D1D32">
          <w:rPr>
            <w:lang w:val="en-US"/>
          </w:rPr>
          <w:fldChar w:fldCharType="begin"/>
        </w:r>
        <w:r w:rsidDel="000D1D32">
          <w:rPr>
            <w:lang w:val="en-US"/>
          </w:rPr>
          <w:delInstrText xml:space="preserve"> REF _Ref458268883 \h </w:delInstrText>
        </w:r>
        <w:r w:rsidDel="000D1D32">
          <w:rPr>
            <w:lang w:val="en-US"/>
          </w:rPr>
        </w:r>
        <w:r w:rsidDel="000D1D32">
          <w:rPr>
            <w:lang w:val="en-US"/>
          </w:rPr>
          <w:fldChar w:fldCharType="separate"/>
        </w:r>
        <w:r w:rsidR="00790E6F" w:rsidDel="000D1D32">
          <w:rPr>
            <w:lang w:val="en-US"/>
          </w:rPr>
          <w:delText xml:space="preserve">Table </w:delText>
        </w:r>
        <w:r w:rsidR="00790E6F" w:rsidDel="000D1D32">
          <w:rPr>
            <w:noProof/>
            <w:lang w:val="en-US"/>
          </w:rPr>
          <w:delText>23</w:delText>
        </w:r>
        <w:r w:rsidDel="000D1D32">
          <w:rPr>
            <w:lang w:val="en-US"/>
          </w:rPr>
          <w:fldChar w:fldCharType="end"/>
        </w:r>
        <w:r w:rsidDel="000D1D32">
          <w:rPr>
            <w:lang w:val="en-US"/>
          </w:rPr>
          <w:delText xml:space="preserve"> </w:delText>
        </w:r>
        <w:r w:rsidR="005A123D" w:rsidRPr="001C220C" w:rsidDel="000D1D32">
          <w:rPr>
            <w:lang w:val="en-US"/>
          </w:rPr>
          <w:delText xml:space="preserve">lists the </w:delText>
        </w:r>
        <w:r w:rsidR="00ED5CE2" w:rsidDel="000D1D32">
          <w:rPr>
            <w:lang w:val="en-US"/>
          </w:rPr>
          <w:delText>relationships</w:delText>
        </w:r>
        <w:r w:rsidR="005A123D" w:rsidRPr="001C220C" w:rsidDel="000D1D32">
          <w:rPr>
            <w:lang w:val="en-US"/>
          </w:rPr>
          <w:delText xml:space="preserve"> of</w:delText>
        </w:r>
        <w:r w:rsidR="006A7CDC" w:rsidDel="000D1D32">
          <w:rPr>
            <w:lang w:val="en-US"/>
          </w:rPr>
          <w:delText xml:space="preserve"> the</w:delText>
        </w:r>
        <w:r w:rsidR="005A123D" w:rsidRPr="001C220C" w:rsidDel="000D1D32">
          <w:rPr>
            <w:lang w:val="en-US"/>
          </w:rPr>
          <w:delText xml:space="preserve"> </w:delText>
        </w:r>
        <w:r w:rsidR="005A123D" w:rsidRPr="001C220C" w:rsidDel="000D1D32">
          <w:rPr>
            <w:i/>
            <w:lang w:val="en-US"/>
          </w:rPr>
          <w:delText>qualification test specification.</w:delText>
        </w:r>
        <w:r w:rsidR="00ED5CE2" w:rsidRPr="00ED5CE2" w:rsidDel="000D1D32">
          <w:rPr>
            <w:lang w:val="en-US"/>
          </w:rPr>
          <w:delText xml:space="preserve"> </w:delText>
        </w:r>
      </w:del>
      <w:del w:id="3420" w:author="Charles Gifford" w:date="2016-10-06T15:41:00Z">
        <w:r w:rsidR="00ED5CE2" w:rsidDel="00665F51">
          <w:rPr>
            <w:lang w:val="en-US"/>
          </w:rPr>
          <w:fldChar w:fldCharType="begin"/>
        </w:r>
        <w:r w:rsidR="00ED5CE2" w:rsidDel="00665F51">
          <w:rPr>
            <w:lang w:val="en-US"/>
          </w:rPr>
          <w:delInstrText xml:space="preserve"> REF _Ref337197270 \h </w:delInstrText>
        </w:r>
        <w:r w:rsidR="00ED5CE2" w:rsidDel="00665F51">
          <w:rPr>
            <w:lang w:val="en-US"/>
          </w:rPr>
        </w:r>
        <w:r w:rsidR="00ED5CE2" w:rsidDel="00665F51">
          <w:rPr>
            <w:lang w:val="en-US"/>
          </w:rPr>
          <w:fldChar w:fldCharType="separate"/>
        </w:r>
        <w:r w:rsidDel="00665F51">
          <w:rPr>
            <w:lang w:val="en-US"/>
          </w:rPr>
          <w:delText xml:space="preserve">Table </w:delText>
        </w:r>
        <w:r w:rsidDel="00665F51">
          <w:rPr>
            <w:noProof/>
            <w:lang w:val="en-US"/>
          </w:rPr>
          <w:delText>20</w:delText>
        </w:r>
        <w:r w:rsidR="00ED5CE2" w:rsidDel="00665F51">
          <w:rPr>
            <w:lang w:val="en-US"/>
          </w:rPr>
          <w:fldChar w:fldCharType="end"/>
        </w:r>
        <w:r w:rsidR="00ED5CE2" w:rsidRPr="001C220C" w:rsidDel="00665F51">
          <w:rPr>
            <w:lang w:val="en-US"/>
          </w:rPr>
          <w:delText xml:space="preserve"> lists the attributes of </w:delText>
        </w:r>
        <w:r w:rsidR="00ED5CE2" w:rsidRPr="001C220C" w:rsidDel="00665F51">
          <w:rPr>
            <w:i/>
            <w:lang w:val="en-US"/>
          </w:rPr>
          <w:delText>qualification test specification.</w:delText>
        </w:r>
        <w:r w:rsidR="007037D8" w:rsidDel="00665F51">
          <w:rPr>
            <w:i/>
            <w:lang w:val="en-US"/>
          </w:rPr>
          <w:delText xml:space="preserve"> </w:delText>
        </w:r>
      </w:del>
    </w:p>
    <w:p w14:paraId="50FF616D" w14:textId="177D4AA4" w:rsidR="005A123D" w:rsidRPr="001C220C" w:rsidDel="000D1D32" w:rsidRDefault="00ED5CE2" w:rsidP="005A123D">
      <w:pPr>
        <w:pStyle w:val="PARAGRAPH"/>
        <w:rPr>
          <w:del w:id="3421" w:author="Charles Gifford" w:date="2017-03-18T20:06:00Z"/>
          <w:lang w:val="en-US"/>
        </w:rPr>
      </w:pPr>
      <w:bookmarkStart w:id="3422" w:name="_Ref458268883"/>
      <w:del w:id="3423" w:author="Charles Gifford" w:date="2017-03-18T20:06:00Z">
        <w:r w:rsidDel="000D1D32">
          <w:rPr>
            <w:lang w:val="en-US"/>
          </w:rPr>
          <w:delText xml:space="preserve">Table </w:delText>
        </w:r>
        <w:r w:rsidR="006D59F1" w:rsidDel="000D1D32">
          <w:rPr>
            <w:lang w:val="en-US"/>
          </w:rPr>
          <w:fldChar w:fldCharType="begin"/>
        </w:r>
        <w:r w:rsidR="006D59F1" w:rsidDel="000D1D32">
          <w:rPr>
            <w:lang w:val="en-US"/>
          </w:rPr>
          <w:delInstrText xml:space="preserve"> SEQ Table \* ARABIC </w:delInstrText>
        </w:r>
        <w:r w:rsidR="006D59F1" w:rsidDel="000D1D32">
          <w:rPr>
            <w:lang w:val="en-US"/>
          </w:rPr>
          <w:fldChar w:fldCharType="separate"/>
        </w:r>
        <w:r w:rsidR="000A7D8D" w:rsidDel="000D1D32">
          <w:rPr>
            <w:noProof/>
            <w:lang w:val="en-US"/>
          </w:rPr>
          <w:delText>23</w:delText>
        </w:r>
        <w:r w:rsidR="006D59F1" w:rsidDel="000D1D32">
          <w:rPr>
            <w:lang w:val="en-US"/>
          </w:rPr>
          <w:fldChar w:fldCharType="end"/>
        </w:r>
        <w:bookmarkEnd w:id="3422"/>
        <w:r w:rsidDel="000D1D32">
          <w:rPr>
            <w:lang w:val="en-US"/>
          </w:rPr>
          <w:delText xml:space="preserve"> –</w:delText>
        </w:r>
        <w:r w:rsidRPr="001C220C" w:rsidDel="000D1D32">
          <w:rPr>
            <w:lang w:val="en-US"/>
          </w:rPr>
          <w:delText xml:space="preserve"> </w:delText>
        </w:r>
        <w:r w:rsidRPr="00B729E8" w:rsidDel="000D1D32">
          <w:delText>Qualification</w:delText>
        </w:r>
        <w:r w:rsidRPr="000A4890" w:rsidDel="000D1D32">
          <w:rPr>
            <w:lang w:val="en-US"/>
          </w:rPr>
          <w:delText xml:space="preserve"> test specification</w:delText>
        </w:r>
        <w:r w:rsidRPr="001C220C" w:rsidDel="000D1D32">
          <w:rPr>
            <w:lang w:val="en-US"/>
          </w:rPr>
          <w:delText xml:space="preserve"> </w:delText>
        </w:r>
        <w:r w:rsidDel="000D1D32">
          <w:rPr>
            <w:lang w:val="en-US"/>
          </w:rPr>
          <w:delText>relationships</w:delText>
        </w:r>
        <w:r w:rsidRPr="00924EDB" w:rsidDel="000D1D32">
          <w:rPr>
            <w:highlight w:val="yellow"/>
            <w:lang w:val="en-US"/>
          </w:rPr>
          <w:delText xml:space="preserve">Note: The person property </w:delText>
        </w:r>
        <w:r w:rsidDel="000D1D32">
          <w:rPr>
            <w:highlight w:val="yellow"/>
            <w:lang w:val="en-US"/>
          </w:rPr>
          <w:delText>Ternary</w:delText>
        </w:r>
        <w:r w:rsidRPr="00924EDB" w:rsidDel="000D1D32">
          <w:rPr>
            <w:highlight w:val="yellow"/>
            <w:lang w:val="en-US"/>
          </w:rPr>
          <w:delText xml:space="preserve"> association should be represented with an intermediary class that holds the identification of the </w:delText>
        </w:r>
        <w:r w:rsidRPr="00924EDB" w:rsidDel="000D1D32">
          <w:rPr>
            <w:i/>
            <w:highlight w:val="yellow"/>
            <w:lang w:val="en-US"/>
          </w:rPr>
          <w:delText>person property</w:delText>
        </w:r>
        <w:r w:rsidRPr="00924EDB" w:rsidDel="000D1D32">
          <w:rPr>
            <w:highlight w:val="yellow"/>
            <w:lang w:val="en-US"/>
          </w:rPr>
          <w:delText xml:space="preserve">, </w:delText>
        </w:r>
        <w:r w:rsidRPr="00924EDB" w:rsidDel="000D1D32">
          <w:rPr>
            <w:i/>
            <w:highlight w:val="yellow"/>
            <w:lang w:val="en-US"/>
          </w:rPr>
          <w:delText>qualification test result</w:delText>
        </w:r>
        <w:r w:rsidRPr="00924EDB" w:rsidDel="000D1D32">
          <w:rPr>
            <w:highlight w:val="yellow"/>
            <w:lang w:val="en-US"/>
          </w:rPr>
          <w:delText xml:space="preserve"> and </w:delText>
        </w:r>
        <w:r w:rsidRPr="00924EDB" w:rsidDel="000D1D32">
          <w:rPr>
            <w:i/>
            <w:highlight w:val="yellow"/>
            <w:lang w:val="en-US"/>
          </w:rPr>
          <w:delText>qualification test specification</w:delText>
        </w:r>
        <w:r w:rsidRPr="00924EDB" w:rsidDel="000D1D32">
          <w:rPr>
            <w:highlight w:val="yellow"/>
            <w:lang w:val="en-US"/>
          </w:rPr>
          <w:delText xml:space="preserve"> elements</w:delText>
        </w:r>
      </w:del>
    </w:p>
    <w:p w14:paraId="0A968800" w14:textId="60F9E6F4" w:rsidR="00CB7EC0" w:rsidRPr="001C220C" w:rsidDel="000D1D32" w:rsidRDefault="00CB7EC0" w:rsidP="003E1075">
      <w:pPr>
        <w:pStyle w:val="Heading3"/>
        <w:rPr>
          <w:del w:id="3424" w:author="Charles Gifford" w:date="2017-03-18T20:06:00Z"/>
        </w:rPr>
      </w:pPr>
      <w:bookmarkStart w:id="3425" w:name="_Toc516130328"/>
      <w:bookmarkStart w:id="3426" w:name="_Toc320176901"/>
      <w:bookmarkEnd w:id="3413"/>
      <w:bookmarkEnd w:id="3414"/>
      <w:bookmarkEnd w:id="3415"/>
      <w:bookmarkEnd w:id="3416"/>
      <w:bookmarkEnd w:id="3417"/>
      <w:del w:id="3427" w:author="Charles Gifford" w:date="2017-03-18T20:06:00Z">
        <w:r w:rsidRPr="00317D57" w:rsidDel="000D1D32">
          <w:delText>Qualification</w:delText>
        </w:r>
        <w:r w:rsidRPr="001C220C" w:rsidDel="000D1D32">
          <w:delText xml:space="preserve"> test result</w:delText>
        </w:r>
        <w:bookmarkEnd w:id="3425"/>
        <w:bookmarkEnd w:id="3426"/>
      </w:del>
    </w:p>
    <w:p w14:paraId="4BEC2358" w14:textId="2690EBED" w:rsidR="005A123D" w:rsidDel="000D1D32" w:rsidRDefault="009A0FC3" w:rsidP="0029062D">
      <w:pPr>
        <w:pStyle w:val="PARAGRAPH"/>
        <w:rPr>
          <w:del w:id="3428" w:author="Charles Gifford" w:date="2017-03-18T20:06:00Z"/>
          <w:lang w:val="en-US"/>
        </w:rPr>
      </w:pPr>
      <w:del w:id="3429" w:author="Charles Gifford" w:date="2017-03-18T20:06:00Z">
        <w:r w:rsidRPr="001C220C" w:rsidDel="000D1D32">
          <w:rPr>
            <w:lang w:val="en-US"/>
          </w:rPr>
          <w:delText xml:space="preserve">The results from a qualification test for a specific person </w:delText>
        </w:r>
        <w:r w:rsidR="00DB431A" w:rsidDel="000D1D32">
          <w:rPr>
            <w:lang w:val="en-US"/>
          </w:rPr>
          <w:delText>shall be presented as</w:delText>
        </w:r>
        <w:r w:rsidRPr="001C220C" w:rsidDel="000D1D32">
          <w:rPr>
            <w:lang w:val="en-US"/>
          </w:rPr>
          <w:delText xml:space="preserve"> a </w:delText>
        </w:r>
        <w:r w:rsidRPr="00AE4770" w:rsidDel="000D1D32">
          <w:rPr>
            <w:i/>
            <w:lang w:val="en-US"/>
          </w:rPr>
          <w:delText>qualification test</w:delText>
        </w:r>
        <w:r w:rsidRPr="00AE5249" w:rsidDel="000D1D32">
          <w:rPr>
            <w:i/>
            <w:lang w:val="en-US"/>
          </w:rPr>
          <w:delText xml:space="preserve"> </w:delText>
        </w:r>
        <w:r w:rsidRPr="00AE4770" w:rsidDel="000D1D32">
          <w:rPr>
            <w:i/>
            <w:lang w:val="en-US"/>
          </w:rPr>
          <w:delText>result</w:delText>
        </w:r>
        <w:r w:rsidRPr="001C220C" w:rsidDel="000D1D32">
          <w:rPr>
            <w:lang w:val="en-US"/>
          </w:rPr>
          <w:delText xml:space="preserve">. </w:delText>
        </w:r>
      </w:del>
    </w:p>
    <w:p w14:paraId="3D14BB6A" w14:textId="66E8A3C1" w:rsidR="009A0FC3" w:rsidRPr="001C220C" w:rsidDel="000D1D32" w:rsidRDefault="009A0FC3" w:rsidP="0029062D">
      <w:pPr>
        <w:pStyle w:val="PARAGRAPH"/>
        <w:rPr>
          <w:del w:id="3430" w:author="Charles Gifford" w:date="2017-03-18T20:06:00Z"/>
          <w:lang w:val="en-US"/>
        </w:rPr>
      </w:pPr>
      <w:del w:id="3431" w:author="Charles Gifford" w:date="2017-03-18T20:06:00Z">
        <w:r w:rsidRPr="001C220C" w:rsidDel="000D1D32">
          <w:rPr>
            <w:lang w:val="en-US"/>
          </w:rPr>
          <w:delText xml:space="preserve">A </w:delText>
        </w:r>
        <w:r w:rsidRPr="00AE4770" w:rsidDel="000D1D32">
          <w:rPr>
            <w:i/>
            <w:lang w:val="en-US"/>
          </w:rPr>
          <w:delText>qualification test result</w:delText>
        </w:r>
        <w:r w:rsidRPr="001C220C" w:rsidDel="000D1D32">
          <w:rPr>
            <w:lang w:val="en-US"/>
          </w:rPr>
          <w:delText xml:space="preserve"> shall include</w:delText>
        </w:r>
        <w:r w:rsidR="00AF5782" w:rsidDel="000D1D32">
          <w:rPr>
            <w:lang w:val="en-US"/>
          </w:rPr>
          <w:delText>:</w:delText>
        </w:r>
      </w:del>
    </w:p>
    <w:p w14:paraId="5F66A02E" w14:textId="05DF0B7E" w:rsidR="009A0FC3" w:rsidRPr="001C220C" w:rsidDel="000D1D32" w:rsidRDefault="009A0FC3" w:rsidP="002F1CFF">
      <w:pPr>
        <w:pStyle w:val="ListNumber"/>
        <w:numPr>
          <w:ilvl w:val="0"/>
          <w:numId w:val="66"/>
        </w:numPr>
        <w:ind w:left="360"/>
        <w:rPr>
          <w:del w:id="3432" w:author="Charles Gifford" w:date="2017-03-18T20:06:00Z"/>
          <w:lang w:val="en-US"/>
        </w:rPr>
      </w:pPr>
      <w:del w:id="3433" w:author="Charles Gifford" w:date="2017-03-18T20:06:00Z">
        <w:r w:rsidRPr="001C220C" w:rsidDel="000D1D32">
          <w:rPr>
            <w:lang w:val="en-US"/>
          </w:rPr>
          <w:delText>the date of the test;</w:delText>
        </w:r>
      </w:del>
    </w:p>
    <w:p w14:paraId="7F1BFA45" w14:textId="58C89539" w:rsidR="009A0FC3" w:rsidRPr="001C220C" w:rsidDel="000D1D32" w:rsidRDefault="009A0FC3" w:rsidP="002F1CFF">
      <w:pPr>
        <w:pStyle w:val="ListNumber"/>
        <w:numPr>
          <w:ilvl w:val="0"/>
          <w:numId w:val="66"/>
        </w:numPr>
        <w:ind w:left="360"/>
        <w:rPr>
          <w:del w:id="3434" w:author="Charles Gifford" w:date="2017-03-18T20:06:00Z"/>
          <w:lang w:val="en-US"/>
        </w:rPr>
      </w:pPr>
      <w:del w:id="3435" w:author="Charles Gifford" w:date="2017-03-18T20:06:00Z">
        <w:r w:rsidRPr="001C220C" w:rsidDel="000D1D32">
          <w:rPr>
            <w:lang w:val="en-US"/>
          </w:rPr>
          <w:delText>the result of the test (for example, passed or failed);</w:delText>
        </w:r>
      </w:del>
    </w:p>
    <w:p w14:paraId="6F5D290B" w14:textId="218A337D" w:rsidR="005A123D" w:rsidDel="000D1D32" w:rsidRDefault="009A0FC3" w:rsidP="002F1CFF">
      <w:pPr>
        <w:pStyle w:val="ListNumber"/>
        <w:numPr>
          <w:ilvl w:val="0"/>
          <w:numId w:val="66"/>
        </w:numPr>
        <w:ind w:left="360"/>
        <w:rPr>
          <w:del w:id="3436" w:author="Charles Gifford" w:date="2017-03-18T20:06:00Z"/>
          <w:lang w:val="en-US"/>
        </w:rPr>
      </w:pPr>
      <w:del w:id="3437" w:author="Charles Gifford" w:date="2017-03-18T20:06:00Z">
        <w:r w:rsidRPr="001C220C" w:rsidDel="000D1D32">
          <w:rPr>
            <w:lang w:val="en-US"/>
          </w:rPr>
          <w:delText>the expiration date of the qualification.</w:delText>
        </w:r>
      </w:del>
    </w:p>
    <w:p w14:paraId="63FC6E20" w14:textId="69B1C70B" w:rsidR="00E6046E" w:rsidRPr="001C220C" w:rsidDel="000D1D32" w:rsidRDefault="007231B0" w:rsidP="00E6046E">
      <w:pPr>
        <w:pStyle w:val="PARAGRAPH"/>
        <w:rPr>
          <w:del w:id="3438" w:author="Charles Gifford" w:date="2017-03-18T20:06:00Z"/>
          <w:lang w:val="en-US"/>
        </w:rPr>
      </w:pPr>
      <w:del w:id="3439" w:author="Charles Gifford" w:date="2017-03-18T20:06:00Z">
        <w:r w:rsidDel="000D1D32">
          <w:rPr>
            <w:lang w:val="en-US"/>
          </w:rPr>
          <w:fldChar w:fldCharType="begin"/>
        </w:r>
        <w:r w:rsidDel="000D1D32">
          <w:rPr>
            <w:lang w:val="en-US"/>
          </w:rPr>
          <w:delInstrText xml:space="preserve"> REF _Ref465468950 \h </w:delInstrText>
        </w:r>
        <w:r w:rsidDel="000D1D32">
          <w:rPr>
            <w:lang w:val="en-US"/>
          </w:rPr>
        </w:r>
        <w:r w:rsidDel="000D1D32">
          <w:rPr>
            <w:lang w:val="en-US"/>
          </w:rPr>
          <w:fldChar w:fldCharType="separate"/>
        </w:r>
        <w:r w:rsidDel="000D1D32">
          <w:rPr>
            <w:lang w:val="en-US"/>
          </w:rPr>
          <w:delText xml:space="preserve">Table </w:delText>
        </w:r>
        <w:r w:rsidDel="000D1D32">
          <w:rPr>
            <w:noProof/>
            <w:lang w:val="en-US"/>
          </w:rPr>
          <w:delText>24</w:delText>
        </w:r>
        <w:r w:rsidDel="000D1D32">
          <w:rPr>
            <w:lang w:val="en-US"/>
          </w:rPr>
          <w:fldChar w:fldCharType="end"/>
        </w:r>
        <w:r w:rsidDel="000D1D32">
          <w:rPr>
            <w:lang w:val="en-US"/>
          </w:rPr>
          <w:delText xml:space="preserve"> </w:delText>
        </w:r>
        <w:r w:rsidR="005A123D" w:rsidRPr="001C220C" w:rsidDel="000D1D32">
          <w:rPr>
            <w:lang w:val="en-US"/>
          </w:rPr>
          <w:delText xml:space="preserve">lists the </w:delText>
        </w:r>
        <w:r w:rsidR="00E6046E" w:rsidDel="000D1D32">
          <w:rPr>
            <w:lang w:val="en-US"/>
          </w:rPr>
          <w:delText>relationships</w:delText>
        </w:r>
        <w:r w:rsidR="005A123D" w:rsidRPr="001C220C" w:rsidDel="000D1D32">
          <w:rPr>
            <w:lang w:val="en-US"/>
          </w:rPr>
          <w:delText xml:space="preserve"> of </w:delText>
        </w:r>
        <w:r w:rsidR="006A7CDC" w:rsidDel="000D1D32">
          <w:rPr>
            <w:lang w:val="en-US"/>
          </w:rPr>
          <w:delText xml:space="preserve">the </w:delText>
        </w:r>
        <w:r w:rsidR="005A123D" w:rsidRPr="001C220C" w:rsidDel="000D1D32">
          <w:rPr>
            <w:i/>
            <w:lang w:val="en-US"/>
          </w:rPr>
          <w:delText>qualification test result.</w:delText>
        </w:r>
        <w:r w:rsidR="00E6046E" w:rsidRPr="00E6046E" w:rsidDel="000D1D32">
          <w:rPr>
            <w:lang w:val="en-US"/>
          </w:rPr>
          <w:delText xml:space="preserve"> </w:delText>
        </w:r>
        <w:r w:rsidR="00E6046E" w:rsidDel="000D1D32">
          <w:rPr>
            <w:lang w:val="en-US"/>
          </w:rPr>
          <w:fldChar w:fldCharType="begin"/>
        </w:r>
        <w:r w:rsidR="00E6046E" w:rsidDel="000D1D32">
          <w:rPr>
            <w:lang w:val="en-US"/>
          </w:rPr>
          <w:delInstrText xml:space="preserve"> REF _Ref495471334 \h </w:delInstrText>
        </w:r>
        <w:r w:rsidR="00E6046E" w:rsidDel="000D1D32">
          <w:rPr>
            <w:lang w:val="en-US"/>
          </w:rPr>
        </w:r>
        <w:r w:rsidR="00E6046E" w:rsidDel="000D1D32">
          <w:rPr>
            <w:lang w:val="en-US"/>
          </w:rPr>
          <w:fldChar w:fldCharType="separate"/>
        </w:r>
        <w:r w:rsidDel="000D1D32">
          <w:rPr>
            <w:lang w:val="en-US"/>
          </w:rPr>
          <w:delText xml:space="preserve">Table </w:delText>
        </w:r>
        <w:r w:rsidDel="000D1D32">
          <w:rPr>
            <w:noProof/>
            <w:lang w:val="en-US"/>
          </w:rPr>
          <w:delText>25</w:delText>
        </w:r>
        <w:r w:rsidR="00E6046E" w:rsidDel="000D1D32">
          <w:rPr>
            <w:lang w:val="en-US"/>
          </w:rPr>
          <w:fldChar w:fldCharType="end"/>
        </w:r>
        <w:r w:rsidR="00E6046E" w:rsidRPr="001C220C" w:rsidDel="000D1D32">
          <w:rPr>
            <w:lang w:val="en-US"/>
          </w:rPr>
          <w:delText xml:space="preserve"> lists the attributes of</w:delText>
        </w:r>
        <w:r w:rsidR="006A7CDC" w:rsidDel="000D1D32">
          <w:rPr>
            <w:lang w:val="en-US"/>
          </w:rPr>
          <w:delText xml:space="preserve"> the</w:delText>
        </w:r>
        <w:r w:rsidR="00E6046E" w:rsidRPr="001C220C" w:rsidDel="000D1D32">
          <w:rPr>
            <w:lang w:val="en-US"/>
          </w:rPr>
          <w:delText xml:space="preserve"> </w:delText>
        </w:r>
        <w:r w:rsidR="00E6046E" w:rsidRPr="001C220C" w:rsidDel="000D1D32">
          <w:rPr>
            <w:i/>
            <w:lang w:val="en-US"/>
          </w:rPr>
          <w:delText>qualification test result.</w:delText>
        </w:r>
      </w:del>
    </w:p>
    <w:p w14:paraId="7964670B" w14:textId="03AD501A" w:rsidR="005A123D" w:rsidRPr="001C220C" w:rsidDel="000D1D32" w:rsidRDefault="00E6046E" w:rsidP="005A123D">
      <w:pPr>
        <w:pStyle w:val="PARAGRAPH"/>
        <w:rPr>
          <w:del w:id="3440" w:author="Charles Gifford" w:date="2017-03-18T20:06:00Z"/>
          <w:lang w:val="en-US"/>
        </w:rPr>
      </w:pPr>
      <w:bookmarkStart w:id="3441" w:name="_Ref465468950"/>
      <w:del w:id="3442" w:author="Charles Gifford" w:date="2017-03-18T20:06:00Z">
        <w:r w:rsidDel="000D1D32">
          <w:rPr>
            <w:lang w:val="en-US"/>
          </w:rPr>
          <w:delText xml:space="preserve">Table </w:delText>
        </w:r>
        <w:r w:rsidR="006D59F1" w:rsidDel="000D1D32">
          <w:rPr>
            <w:lang w:val="en-US"/>
          </w:rPr>
          <w:fldChar w:fldCharType="begin"/>
        </w:r>
        <w:r w:rsidR="006D59F1" w:rsidDel="000D1D32">
          <w:rPr>
            <w:lang w:val="en-US"/>
          </w:rPr>
          <w:delInstrText xml:space="preserve"> SEQ Table \* ARABIC </w:delInstrText>
        </w:r>
        <w:r w:rsidR="006D59F1" w:rsidDel="000D1D32">
          <w:rPr>
            <w:lang w:val="en-US"/>
          </w:rPr>
          <w:fldChar w:fldCharType="separate"/>
        </w:r>
        <w:r w:rsidR="007231B0" w:rsidDel="000D1D32">
          <w:rPr>
            <w:noProof/>
            <w:lang w:val="en-US"/>
          </w:rPr>
          <w:delText>24</w:delText>
        </w:r>
        <w:r w:rsidR="006D59F1" w:rsidDel="000D1D32">
          <w:rPr>
            <w:lang w:val="en-US"/>
          </w:rPr>
          <w:fldChar w:fldCharType="end"/>
        </w:r>
        <w:bookmarkEnd w:id="3441"/>
        <w:r w:rsidDel="000D1D32">
          <w:rPr>
            <w:lang w:val="en-US"/>
          </w:rPr>
          <w:delText xml:space="preserve"> –</w:delText>
        </w:r>
        <w:r w:rsidRPr="001C220C" w:rsidDel="000D1D32">
          <w:rPr>
            <w:lang w:val="en-US"/>
          </w:rPr>
          <w:delText xml:space="preserve"> </w:delText>
        </w:r>
        <w:r w:rsidDel="000D1D32">
          <w:rPr>
            <w:lang w:val="en-US"/>
          </w:rPr>
          <w:delText>Qualification test result relationships</w:delText>
        </w:r>
      </w:del>
    </w:p>
    <w:p w14:paraId="1BD21CE4" w14:textId="0A071123" w:rsidR="00CB7EC0" w:rsidRPr="001C220C" w:rsidDel="000D1D32" w:rsidRDefault="00C17398" w:rsidP="00C17398">
      <w:pPr>
        <w:pStyle w:val="TABLE-title"/>
        <w:rPr>
          <w:del w:id="3443" w:author="Charles Gifford" w:date="2017-03-18T20:06:00Z"/>
          <w:lang w:val="en-US"/>
        </w:rPr>
      </w:pPr>
      <w:bookmarkStart w:id="3444" w:name="_Ref495471334"/>
      <w:bookmarkStart w:id="3445" w:name="_Toc306621018"/>
      <w:bookmarkStart w:id="3446" w:name="_Toc320178414"/>
      <w:bookmarkStart w:id="3447" w:name="_Toc516130467"/>
      <w:bookmarkStart w:id="3448" w:name="_Toc7250396"/>
      <w:del w:id="3449" w:author="Charles Gifford" w:date="2017-03-18T20:06:00Z">
        <w:r w:rsidDel="000D1D32">
          <w:rPr>
            <w:lang w:val="en-US"/>
          </w:rPr>
          <w:delText xml:space="preserve">Table </w:delText>
        </w:r>
        <w:r w:rsidR="006D59F1" w:rsidDel="000D1D32">
          <w:rPr>
            <w:lang w:val="en-US"/>
          </w:rPr>
          <w:fldChar w:fldCharType="begin"/>
        </w:r>
        <w:r w:rsidR="006D59F1" w:rsidDel="000D1D32">
          <w:rPr>
            <w:lang w:val="en-US"/>
          </w:rPr>
          <w:delInstrText xml:space="preserve"> SEQ Table \* ARABIC </w:delInstrText>
        </w:r>
        <w:r w:rsidR="006D59F1" w:rsidDel="000D1D32">
          <w:rPr>
            <w:lang w:val="en-US"/>
          </w:rPr>
          <w:fldChar w:fldCharType="separate"/>
        </w:r>
        <w:r w:rsidR="007231B0" w:rsidDel="000D1D32">
          <w:rPr>
            <w:noProof/>
            <w:lang w:val="en-US"/>
          </w:rPr>
          <w:delText>25</w:delText>
        </w:r>
        <w:r w:rsidR="006D59F1" w:rsidDel="000D1D32">
          <w:rPr>
            <w:lang w:val="en-US"/>
          </w:rPr>
          <w:fldChar w:fldCharType="end"/>
        </w:r>
        <w:bookmarkEnd w:id="3444"/>
        <w:r w:rsidR="00E5597E" w:rsidDel="000D1D32">
          <w:rPr>
            <w:lang w:val="en-US"/>
          </w:rPr>
          <w:delText xml:space="preserve"> –</w:delText>
        </w:r>
        <w:r w:rsidR="00CB7EC0" w:rsidRPr="001C220C" w:rsidDel="000D1D32">
          <w:rPr>
            <w:lang w:val="en-US"/>
          </w:rPr>
          <w:delText xml:space="preserve"> </w:delText>
        </w:r>
        <w:r w:rsidR="00862B5B" w:rsidDel="000D1D32">
          <w:rPr>
            <w:lang w:val="en-US"/>
          </w:rPr>
          <w:delText>Q</w:delText>
        </w:r>
        <w:r w:rsidR="00CB7EC0" w:rsidRPr="000A4890" w:rsidDel="000D1D32">
          <w:rPr>
            <w:lang w:val="en-US"/>
          </w:rPr>
          <w:delText>ualification test result</w:delText>
        </w:r>
        <w:bookmarkEnd w:id="3445"/>
        <w:bookmarkEnd w:id="3446"/>
        <w:r w:rsidR="00CB7EC0" w:rsidRPr="001C220C" w:rsidDel="000D1D32">
          <w:rPr>
            <w:lang w:val="en-US"/>
          </w:rPr>
          <w:delText xml:space="preserve"> </w:delText>
        </w:r>
        <w:bookmarkEnd w:id="3447"/>
        <w:bookmarkEnd w:id="3448"/>
        <w:r w:rsidR="00862B5B" w:rsidRPr="00862B5B" w:rsidDel="000D1D32">
          <w:rPr>
            <w:lang w:val="en-US"/>
          </w:rPr>
          <w:delText>attributes</w:delText>
        </w:r>
      </w:del>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9A505D" w:rsidRPr="001C220C" w:rsidDel="000D1D32" w14:paraId="7459FFB3" w14:textId="388A6BE8">
        <w:trPr>
          <w:tblHeader/>
          <w:jc w:val="center"/>
          <w:del w:id="3450" w:author="Charles Gifford" w:date="2017-03-18T20:06:00Z"/>
        </w:trPr>
        <w:tc>
          <w:tcPr>
            <w:tcW w:w="1269" w:type="dxa"/>
          </w:tcPr>
          <w:p w14:paraId="66AB0F19" w14:textId="032A1DB4" w:rsidR="009A505D" w:rsidRPr="001C220C" w:rsidDel="000D1D32" w:rsidRDefault="009A505D" w:rsidP="009A505D">
            <w:pPr>
              <w:pStyle w:val="NormalTableHeader"/>
              <w:spacing w:before="40"/>
              <w:rPr>
                <w:del w:id="3451" w:author="Charles Gifford" w:date="2017-03-18T20:06:00Z"/>
                <w:lang w:val="en-US"/>
              </w:rPr>
            </w:pPr>
            <w:del w:id="3452" w:author="Charles Gifford" w:date="2017-03-18T20:06:00Z">
              <w:r w:rsidRPr="001C220C" w:rsidDel="000D1D32">
                <w:rPr>
                  <w:lang w:val="en-US"/>
                </w:rPr>
                <w:delText xml:space="preserve">Attribute </w:delText>
              </w:r>
              <w:r w:rsidR="000B599F" w:rsidDel="000D1D32">
                <w:rPr>
                  <w:lang w:val="en-US"/>
                </w:rPr>
                <w:delText>n</w:delText>
              </w:r>
              <w:r w:rsidRPr="001C220C" w:rsidDel="000D1D32">
                <w:rPr>
                  <w:lang w:val="en-US"/>
                </w:rPr>
                <w:delText>ame</w:delText>
              </w:r>
            </w:del>
          </w:p>
        </w:tc>
        <w:tc>
          <w:tcPr>
            <w:tcW w:w="2880" w:type="dxa"/>
          </w:tcPr>
          <w:p w14:paraId="4B6F1BBB" w14:textId="01C227B6" w:rsidR="009A505D" w:rsidRPr="001C220C" w:rsidDel="000D1D32" w:rsidRDefault="009A505D" w:rsidP="009A505D">
            <w:pPr>
              <w:pStyle w:val="NormalTableHeader"/>
              <w:spacing w:before="40"/>
              <w:rPr>
                <w:del w:id="3453" w:author="Charles Gifford" w:date="2017-03-18T20:06:00Z"/>
                <w:lang w:val="en-US"/>
              </w:rPr>
            </w:pPr>
            <w:del w:id="3454" w:author="Charles Gifford" w:date="2017-03-18T20:06:00Z">
              <w:r w:rsidRPr="001C220C" w:rsidDel="000D1D32">
                <w:rPr>
                  <w:lang w:val="en-US"/>
                </w:rPr>
                <w:delText>Description</w:delText>
              </w:r>
            </w:del>
          </w:p>
        </w:tc>
        <w:tc>
          <w:tcPr>
            <w:tcW w:w="1440" w:type="dxa"/>
          </w:tcPr>
          <w:p w14:paraId="0087B31F" w14:textId="35BBA7D8" w:rsidR="009A505D" w:rsidRPr="001C220C" w:rsidDel="000D1D32" w:rsidRDefault="00AE4770" w:rsidP="009A505D">
            <w:pPr>
              <w:pStyle w:val="NormalTableHeader"/>
              <w:spacing w:before="40"/>
              <w:rPr>
                <w:del w:id="3455" w:author="Charles Gifford" w:date="2017-03-18T20:06:00Z"/>
                <w:lang w:val="en-US"/>
              </w:rPr>
            </w:pPr>
            <w:del w:id="3456" w:author="Charles Gifford" w:date="2017-03-18T20:06:00Z">
              <w:r w:rsidDel="000D1D32">
                <w:rPr>
                  <w:lang w:val="en-US"/>
                </w:rPr>
                <w:delText>Production example</w:delText>
              </w:r>
              <w:r w:rsidR="009A505D" w:rsidRPr="001C220C" w:rsidDel="000D1D32">
                <w:rPr>
                  <w:lang w:val="en-US"/>
                </w:rPr>
                <w:delText>s</w:delText>
              </w:r>
            </w:del>
          </w:p>
        </w:tc>
        <w:tc>
          <w:tcPr>
            <w:tcW w:w="1297" w:type="dxa"/>
          </w:tcPr>
          <w:p w14:paraId="70EF6C19" w14:textId="011C5DFE" w:rsidR="009A505D" w:rsidRPr="001C220C" w:rsidDel="000D1D32" w:rsidRDefault="00AE4770" w:rsidP="009A505D">
            <w:pPr>
              <w:pStyle w:val="NormalTableHeader"/>
              <w:spacing w:before="40"/>
              <w:rPr>
                <w:del w:id="3457" w:author="Charles Gifford" w:date="2017-03-18T20:06:00Z"/>
                <w:lang w:val="en-US"/>
              </w:rPr>
            </w:pPr>
            <w:del w:id="3458" w:author="Charles Gifford" w:date="2017-03-18T20:06:00Z">
              <w:r w:rsidDel="000D1D32">
                <w:rPr>
                  <w:lang w:val="en-US"/>
                </w:rPr>
                <w:delText>Maintenance example</w:delText>
              </w:r>
              <w:r w:rsidR="009A505D" w:rsidRPr="001C220C" w:rsidDel="000D1D32">
                <w:rPr>
                  <w:lang w:val="en-US"/>
                </w:rPr>
                <w:delText>s</w:delText>
              </w:r>
            </w:del>
          </w:p>
        </w:tc>
        <w:tc>
          <w:tcPr>
            <w:tcW w:w="1080" w:type="dxa"/>
          </w:tcPr>
          <w:p w14:paraId="2C12F1FF" w14:textId="6A2B20E6" w:rsidR="009A505D" w:rsidRPr="001C220C" w:rsidDel="000D1D32" w:rsidRDefault="00AE4770" w:rsidP="009A505D">
            <w:pPr>
              <w:pStyle w:val="NormalTableHeader"/>
              <w:spacing w:before="40"/>
              <w:rPr>
                <w:del w:id="3459" w:author="Charles Gifford" w:date="2017-03-18T20:06:00Z"/>
                <w:lang w:val="en-US"/>
              </w:rPr>
            </w:pPr>
            <w:del w:id="3460" w:author="Charles Gifford" w:date="2017-03-18T20:06:00Z">
              <w:r w:rsidDel="000D1D32">
                <w:rPr>
                  <w:lang w:val="en-US"/>
                </w:rPr>
                <w:delText>Quality example</w:delText>
              </w:r>
              <w:r w:rsidR="009A505D" w:rsidRPr="001C220C" w:rsidDel="000D1D32">
                <w:rPr>
                  <w:lang w:val="en-US"/>
                </w:rPr>
                <w:delText>s</w:delText>
              </w:r>
            </w:del>
          </w:p>
        </w:tc>
        <w:tc>
          <w:tcPr>
            <w:tcW w:w="1080" w:type="dxa"/>
          </w:tcPr>
          <w:p w14:paraId="6DDA8CD7" w14:textId="17BC941A" w:rsidR="009A505D" w:rsidRPr="001C220C" w:rsidDel="000D1D32" w:rsidRDefault="00AE4770" w:rsidP="009A505D">
            <w:pPr>
              <w:pStyle w:val="NormalTableHeader"/>
              <w:spacing w:before="40"/>
              <w:rPr>
                <w:del w:id="3461" w:author="Charles Gifford" w:date="2017-03-18T20:06:00Z"/>
                <w:lang w:val="en-US"/>
              </w:rPr>
            </w:pPr>
            <w:del w:id="3462" w:author="Charles Gifford" w:date="2017-03-18T20:06:00Z">
              <w:r w:rsidDel="000D1D32">
                <w:rPr>
                  <w:lang w:val="en-US"/>
                </w:rPr>
                <w:delText>Inventory example</w:delText>
              </w:r>
              <w:r w:rsidR="009A505D" w:rsidRPr="001C220C" w:rsidDel="000D1D32">
                <w:rPr>
                  <w:lang w:val="en-US"/>
                </w:rPr>
                <w:delText>s</w:delText>
              </w:r>
            </w:del>
          </w:p>
        </w:tc>
      </w:tr>
      <w:tr w:rsidR="009A505D" w:rsidRPr="001C220C" w:rsidDel="000D1D32" w14:paraId="2D405A59" w14:textId="0966943E">
        <w:trPr>
          <w:cantSplit/>
          <w:jc w:val="center"/>
          <w:del w:id="3463" w:author="Charles Gifford" w:date="2017-03-18T20:06:00Z"/>
        </w:trPr>
        <w:tc>
          <w:tcPr>
            <w:tcW w:w="1269" w:type="dxa"/>
          </w:tcPr>
          <w:p w14:paraId="3BB36FF0" w14:textId="315A818B" w:rsidR="009A505D" w:rsidRPr="001C220C" w:rsidDel="000D1D32" w:rsidRDefault="009A505D" w:rsidP="009A505D">
            <w:pPr>
              <w:pStyle w:val="TableNormal1"/>
              <w:spacing w:before="40"/>
              <w:rPr>
                <w:del w:id="3464" w:author="Charles Gifford" w:date="2017-03-18T20:06:00Z"/>
                <w:lang w:val="en-US"/>
              </w:rPr>
            </w:pPr>
            <w:del w:id="3465" w:author="Charles Gifford" w:date="2017-03-18T20:06:00Z">
              <w:r w:rsidRPr="001C220C" w:rsidDel="000D1D32">
                <w:rPr>
                  <w:lang w:val="en-US"/>
                </w:rPr>
                <w:delText>ID</w:delText>
              </w:r>
            </w:del>
          </w:p>
        </w:tc>
        <w:tc>
          <w:tcPr>
            <w:tcW w:w="2880" w:type="dxa"/>
          </w:tcPr>
          <w:p w14:paraId="6DDA120B" w14:textId="67214510" w:rsidR="009A505D" w:rsidRPr="001C220C" w:rsidDel="000D1D32" w:rsidRDefault="009A505D" w:rsidP="009A505D">
            <w:pPr>
              <w:pStyle w:val="TableNormal1"/>
              <w:spacing w:before="40"/>
              <w:rPr>
                <w:del w:id="3466" w:author="Charles Gifford" w:date="2017-03-18T20:06:00Z"/>
                <w:lang w:val="en-US"/>
              </w:rPr>
            </w:pPr>
            <w:del w:id="3467" w:author="Charles Gifford" w:date="2017-03-18T20:06:00Z">
              <w:r w:rsidRPr="001C220C" w:rsidDel="000D1D32">
                <w:rPr>
                  <w:lang w:val="en-US"/>
                </w:rPr>
                <w:delText xml:space="preserve">A unique instance identification that records the results from the execution of a test identified in a </w:delText>
              </w:r>
              <w:r w:rsidRPr="001C220C" w:rsidDel="000D1D32">
                <w:rPr>
                  <w:i/>
                  <w:lang w:val="en-US"/>
                </w:rPr>
                <w:delText>qualification test specification</w:delText>
              </w:r>
              <w:r w:rsidRPr="001C220C" w:rsidDel="000D1D32">
                <w:rPr>
                  <w:lang w:val="en-US"/>
                </w:rPr>
                <w:delText xml:space="preserve"> for a specific </w:delText>
              </w:r>
              <w:r w:rsidRPr="001C220C" w:rsidDel="000D1D32">
                <w:rPr>
                  <w:i/>
                  <w:lang w:val="en-US"/>
                </w:rPr>
                <w:delText>person</w:delText>
              </w:r>
              <w:r w:rsidR="008558A5" w:rsidDel="000D1D32">
                <w:rPr>
                  <w:lang w:val="en-US"/>
                </w:rPr>
                <w:delText xml:space="preserve">. </w:delText>
              </w:r>
              <w:r w:rsidRPr="001C220C" w:rsidDel="000D1D32">
                <w:rPr>
                  <w:lang w:val="en-US"/>
                </w:rPr>
                <w:delText xml:space="preserve">For example, this </w:delText>
              </w:r>
              <w:r w:rsidR="00DE2E9A" w:rsidDel="000D1D32">
                <w:rPr>
                  <w:lang w:val="en-US"/>
                </w:rPr>
                <w:delText xml:space="preserve">can </w:delText>
              </w:r>
              <w:r w:rsidRPr="001C220C" w:rsidDel="000D1D32">
                <w:rPr>
                  <w:lang w:val="en-US"/>
                </w:rPr>
                <w:delText>just be a number assigned by the testing authority.</w:delText>
              </w:r>
            </w:del>
          </w:p>
        </w:tc>
        <w:tc>
          <w:tcPr>
            <w:tcW w:w="1440" w:type="dxa"/>
          </w:tcPr>
          <w:p w14:paraId="61F31140" w14:textId="02636449" w:rsidR="009A505D" w:rsidRPr="001C220C" w:rsidDel="000D1D32" w:rsidRDefault="009A505D" w:rsidP="009A505D">
            <w:pPr>
              <w:pStyle w:val="TableNormal1"/>
              <w:spacing w:before="40"/>
              <w:rPr>
                <w:del w:id="3468" w:author="Charles Gifford" w:date="2017-03-18T20:06:00Z"/>
                <w:lang w:val="en-US"/>
              </w:rPr>
            </w:pPr>
            <w:del w:id="3469" w:author="Charles Gifford" w:date="2017-03-18T20:06:00Z">
              <w:r w:rsidRPr="001C220C" w:rsidDel="000D1D32">
                <w:rPr>
                  <w:lang w:val="en-US"/>
                </w:rPr>
                <w:delText>T5568700827</w:delText>
              </w:r>
            </w:del>
          </w:p>
        </w:tc>
        <w:tc>
          <w:tcPr>
            <w:tcW w:w="1297" w:type="dxa"/>
          </w:tcPr>
          <w:p w14:paraId="44E9BBC3" w14:textId="54038A5A" w:rsidR="009A505D" w:rsidRPr="001C220C" w:rsidDel="000D1D32" w:rsidRDefault="00C67FDD" w:rsidP="009A505D">
            <w:pPr>
              <w:pStyle w:val="TableNormal1"/>
              <w:spacing w:before="40"/>
              <w:rPr>
                <w:del w:id="3470" w:author="Charles Gifford" w:date="2017-03-18T20:06:00Z"/>
                <w:lang w:val="en-US"/>
              </w:rPr>
            </w:pPr>
            <w:del w:id="3471" w:author="Charles Gifford" w:date="2017-03-18T20:06:00Z">
              <w:r w:rsidRPr="001C220C" w:rsidDel="000D1D32">
                <w:rPr>
                  <w:lang w:val="en-US"/>
                </w:rPr>
                <w:delText>UR20070809</w:delText>
              </w:r>
            </w:del>
          </w:p>
        </w:tc>
        <w:tc>
          <w:tcPr>
            <w:tcW w:w="1080" w:type="dxa"/>
          </w:tcPr>
          <w:p w14:paraId="55D4F6D0" w14:textId="654B3B02" w:rsidR="009A505D" w:rsidRPr="001C220C" w:rsidDel="000D1D32" w:rsidRDefault="00C67FDD" w:rsidP="009A505D">
            <w:pPr>
              <w:pStyle w:val="TableNormal1"/>
              <w:spacing w:before="40"/>
              <w:rPr>
                <w:del w:id="3472" w:author="Charles Gifford" w:date="2017-03-18T20:06:00Z"/>
                <w:lang w:val="en-US"/>
              </w:rPr>
            </w:pPr>
            <w:del w:id="3473" w:author="Charles Gifford" w:date="2017-03-18T20:06:00Z">
              <w:r w:rsidRPr="001C220C" w:rsidDel="000D1D32">
                <w:rPr>
                  <w:lang w:val="en-US"/>
                </w:rPr>
                <w:delText>LGC553</w:delText>
              </w:r>
            </w:del>
          </w:p>
        </w:tc>
        <w:tc>
          <w:tcPr>
            <w:tcW w:w="1080" w:type="dxa"/>
          </w:tcPr>
          <w:p w14:paraId="660D74A2" w14:textId="7F916F45" w:rsidR="009A505D" w:rsidRPr="001C220C" w:rsidDel="000D1D32" w:rsidRDefault="00C67FDD" w:rsidP="009A505D">
            <w:pPr>
              <w:pStyle w:val="TableNormal1"/>
              <w:spacing w:before="40"/>
              <w:rPr>
                <w:del w:id="3474" w:author="Charles Gifford" w:date="2017-03-18T20:06:00Z"/>
                <w:lang w:val="en-US"/>
              </w:rPr>
            </w:pPr>
            <w:del w:id="3475" w:author="Charles Gifford" w:date="2017-03-18T20:06:00Z">
              <w:r w:rsidRPr="001C220C" w:rsidDel="000D1D32">
                <w:rPr>
                  <w:lang w:val="en-US"/>
                </w:rPr>
                <w:delText>77276</w:delText>
              </w:r>
            </w:del>
          </w:p>
        </w:tc>
      </w:tr>
      <w:tr w:rsidR="00D44749" w:rsidRPr="001C220C" w:rsidDel="000D1D32" w14:paraId="121161E1" w14:textId="4706BA9F">
        <w:trPr>
          <w:cantSplit/>
          <w:jc w:val="center"/>
          <w:del w:id="3476" w:author="Charles Gifford" w:date="2017-03-18T20:06:00Z"/>
        </w:trPr>
        <w:tc>
          <w:tcPr>
            <w:tcW w:w="1269" w:type="dxa"/>
          </w:tcPr>
          <w:p w14:paraId="18D6C69A" w14:textId="3F51D0D6" w:rsidR="00D44749" w:rsidRPr="001C220C" w:rsidDel="000D1D32" w:rsidRDefault="00D44749" w:rsidP="009A505D">
            <w:pPr>
              <w:pStyle w:val="TableNormal1"/>
              <w:spacing w:before="40"/>
              <w:rPr>
                <w:del w:id="3477" w:author="Charles Gifford" w:date="2017-03-18T20:06:00Z"/>
                <w:lang w:val="en-US"/>
              </w:rPr>
            </w:pPr>
            <w:del w:id="3478" w:author="Charles Gifford" w:date="2017-03-18T20:06:00Z">
              <w:r w:rsidRPr="001C220C" w:rsidDel="000D1D32">
                <w:rPr>
                  <w:lang w:val="en-US"/>
                </w:rPr>
                <w:delText>Description</w:delText>
              </w:r>
            </w:del>
          </w:p>
        </w:tc>
        <w:tc>
          <w:tcPr>
            <w:tcW w:w="2880" w:type="dxa"/>
          </w:tcPr>
          <w:p w14:paraId="028DB341" w14:textId="655C0DBF" w:rsidR="00D44749" w:rsidRPr="001C220C" w:rsidDel="000D1D32" w:rsidRDefault="00D44749" w:rsidP="009A505D">
            <w:pPr>
              <w:pStyle w:val="TableNormal1"/>
              <w:spacing w:before="40"/>
              <w:rPr>
                <w:del w:id="3479" w:author="Charles Gifford" w:date="2017-03-18T20:06:00Z"/>
                <w:lang w:val="en-US"/>
              </w:rPr>
            </w:pPr>
            <w:del w:id="3480" w:author="Charles Gifford" w:date="2017-03-18T20:06:00Z">
              <w:r w:rsidRPr="001C220C" w:rsidDel="000D1D32">
                <w:rPr>
                  <w:lang w:val="en-US"/>
                </w:rPr>
                <w:delText xml:space="preserve">Additional information and description about the </w:delText>
              </w:r>
              <w:r w:rsidRPr="001C220C" w:rsidDel="000D1D32">
                <w:rPr>
                  <w:i/>
                  <w:lang w:val="en-US"/>
                </w:rPr>
                <w:delText>qualification test results</w:delText>
              </w:r>
              <w:r w:rsidRPr="001C220C" w:rsidDel="000D1D32">
                <w:rPr>
                  <w:lang w:val="en-US"/>
                </w:rPr>
                <w:delText>.</w:delText>
              </w:r>
            </w:del>
          </w:p>
        </w:tc>
        <w:tc>
          <w:tcPr>
            <w:tcW w:w="1440" w:type="dxa"/>
          </w:tcPr>
          <w:p w14:paraId="112265A9" w14:textId="178843E9" w:rsidR="00D44749" w:rsidRPr="001C220C" w:rsidDel="000D1D32" w:rsidRDefault="00D44749" w:rsidP="009A505D">
            <w:pPr>
              <w:pStyle w:val="TableNormal1"/>
              <w:spacing w:before="40"/>
              <w:rPr>
                <w:del w:id="3481" w:author="Charles Gifford" w:date="2017-03-18T20:06:00Z"/>
                <w:lang w:val="en-US"/>
              </w:rPr>
            </w:pPr>
            <w:del w:id="3482" w:author="Charles Gifford" w:date="2017-03-18T20:06:00Z">
              <w:r w:rsidRPr="001C220C" w:rsidDel="000D1D32">
                <w:rPr>
                  <w:lang w:val="en-US"/>
                </w:rPr>
                <w:delText>Results from Joe’s widget assembly qualification test for October 1999.</w:delText>
              </w:r>
            </w:del>
          </w:p>
        </w:tc>
        <w:tc>
          <w:tcPr>
            <w:tcW w:w="1297" w:type="dxa"/>
          </w:tcPr>
          <w:p w14:paraId="6FA2BBD7" w14:textId="61A20E38" w:rsidR="00D44749" w:rsidRPr="001C220C" w:rsidDel="000D1D32" w:rsidRDefault="00D44749" w:rsidP="009A505D">
            <w:pPr>
              <w:pStyle w:val="TableNormal1"/>
              <w:spacing w:before="40"/>
              <w:rPr>
                <w:del w:id="3483" w:author="Charles Gifford" w:date="2017-03-18T20:06:00Z"/>
                <w:lang w:val="en-US"/>
              </w:rPr>
            </w:pPr>
            <w:del w:id="3484" w:author="Charles Gifford" w:date="2017-03-18T20:06:00Z">
              <w:r w:rsidRPr="001C220C" w:rsidDel="000D1D32">
                <w:rPr>
                  <w:lang w:val="en-US"/>
                </w:rPr>
                <w:delText>Renewal</w:delText>
              </w:r>
            </w:del>
          </w:p>
        </w:tc>
        <w:tc>
          <w:tcPr>
            <w:tcW w:w="1080" w:type="dxa"/>
          </w:tcPr>
          <w:p w14:paraId="510D27D5" w14:textId="21086C9D" w:rsidR="00D44749" w:rsidRPr="001C220C" w:rsidDel="000D1D32" w:rsidRDefault="00D44749" w:rsidP="009A505D">
            <w:pPr>
              <w:pStyle w:val="TableNormal1"/>
              <w:spacing w:before="40"/>
              <w:rPr>
                <w:del w:id="3485" w:author="Charles Gifford" w:date="2017-03-18T20:06:00Z"/>
                <w:lang w:val="en-US"/>
              </w:rPr>
            </w:pPr>
            <w:del w:id="3486" w:author="Charles Gifford" w:date="2017-03-18T20:06:00Z">
              <w:r w:rsidRPr="001C220C" w:rsidDel="000D1D32">
                <w:rPr>
                  <w:lang w:val="en-US"/>
                </w:rPr>
                <w:delText>Particle Analyzer SOP Test</w:delText>
              </w:r>
            </w:del>
          </w:p>
        </w:tc>
        <w:tc>
          <w:tcPr>
            <w:tcW w:w="1080" w:type="dxa"/>
          </w:tcPr>
          <w:p w14:paraId="00BDF29F" w14:textId="13413123" w:rsidR="00D44749" w:rsidRPr="001C220C" w:rsidDel="000D1D32" w:rsidRDefault="00D44749" w:rsidP="009A505D">
            <w:pPr>
              <w:pStyle w:val="TableNormal1"/>
              <w:spacing w:before="40"/>
              <w:rPr>
                <w:del w:id="3487" w:author="Charles Gifford" w:date="2017-03-18T20:06:00Z"/>
                <w:lang w:val="en-US"/>
              </w:rPr>
            </w:pPr>
            <w:del w:id="3488" w:author="Charles Gifford" w:date="2017-03-18T20:06:00Z">
              <w:r w:rsidRPr="001C220C" w:rsidDel="000D1D32">
                <w:rPr>
                  <w:lang w:val="en-US"/>
                </w:rPr>
                <w:delText>Fork lift driver safety SOP test</w:delText>
              </w:r>
            </w:del>
          </w:p>
        </w:tc>
      </w:tr>
      <w:tr w:rsidR="00242B6D" w:rsidRPr="001C220C" w:rsidDel="000D1D32" w14:paraId="6A1D857D" w14:textId="5141C71E">
        <w:trPr>
          <w:cantSplit/>
          <w:jc w:val="center"/>
          <w:del w:id="3489" w:author="Charles Gifford" w:date="2017-03-18T20:06:00Z"/>
        </w:trPr>
        <w:tc>
          <w:tcPr>
            <w:tcW w:w="1269" w:type="dxa"/>
          </w:tcPr>
          <w:p w14:paraId="3FE4BD58" w14:textId="6832345C" w:rsidR="00242B6D" w:rsidRPr="001C220C" w:rsidDel="000D1D32" w:rsidRDefault="00242B6D" w:rsidP="00242B6D">
            <w:pPr>
              <w:pStyle w:val="TableNormal1"/>
              <w:spacing w:before="40"/>
              <w:rPr>
                <w:del w:id="3490" w:author="Charles Gifford" w:date="2017-03-18T20:06:00Z"/>
                <w:lang w:val="en-US"/>
              </w:rPr>
            </w:pPr>
            <w:ins w:id="3491" w:author="Dennis Brandl" w:date="2015-08-17T10:46:00Z">
              <w:del w:id="3492" w:author="Charles Gifford" w:date="2017-03-16T13:08:00Z">
                <w:r w:rsidDel="00830111">
                  <w:rPr>
                    <w:lang w:val="en-US"/>
                  </w:rPr>
                  <w:delText xml:space="preserve">Hierarchy </w:delText>
                </w:r>
              </w:del>
            </w:ins>
            <w:del w:id="3493" w:author="Charles Gifford" w:date="2017-03-16T13:08:00Z">
              <w:r w:rsidR="000327C9" w:rsidDel="00830111">
                <w:rPr>
                  <w:lang w:val="en-US"/>
                </w:rPr>
                <w:delText>s</w:delText>
              </w:r>
            </w:del>
            <w:ins w:id="3494" w:author="Dennis Brandl" w:date="2015-08-17T10:46:00Z">
              <w:del w:id="3495" w:author="Charles Gifford" w:date="2017-03-16T13:08:00Z">
                <w:r w:rsidDel="00830111">
                  <w:rPr>
                    <w:lang w:val="en-US"/>
                  </w:rPr>
                  <w:delText>cope</w:delText>
                </w:r>
              </w:del>
            </w:ins>
          </w:p>
        </w:tc>
        <w:tc>
          <w:tcPr>
            <w:tcW w:w="2880" w:type="dxa"/>
          </w:tcPr>
          <w:p w14:paraId="4540BEAF" w14:textId="3928984C" w:rsidR="00242B6D" w:rsidRPr="001C220C" w:rsidDel="00830111" w:rsidRDefault="00242B6D" w:rsidP="00242B6D">
            <w:pPr>
              <w:pStyle w:val="TableNormal1"/>
              <w:rPr>
                <w:ins w:id="3496" w:author="Dennis Brandl" w:date="2015-08-17T10:46:00Z"/>
                <w:del w:id="3497" w:author="Charles Gifford" w:date="2017-03-16T13:08:00Z"/>
                <w:lang w:val="en-US"/>
              </w:rPr>
            </w:pPr>
            <w:ins w:id="3498" w:author="Dennis Brandl" w:date="2015-08-17T10:46:00Z">
              <w:del w:id="3499" w:author="Charles Gifford" w:date="2017-03-16T13:08:00Z">
                <w:r w:rsidRPr="001C220C" w:rsidDel="00830111">
                  <w:rPr>
                    <w:lang w:val="en-US"/>
                  </w:rPr>
                  <w:delText xml:space="preserve">Identifies where the exchanged information fits within the role based equipment hierarchy. </w:delText>
                </w:r>
              </w:del>
            </w:ins>
          </w:p>
          <w:p w14:paraId="5FE01C55" w14:textId="690F9C04" w:rsidR="00242B6D" w:rsidRPr="001C220C" w:rsidDel="000D1D32" w:rsidRDefault="00242B6D" w:rsidP="00242B6D">
            <w:pPr>
              <w:pStyle w:val="TableNormal1"/>
              <w:spacing w:before="40"/>
              <w:rPr>
                <w:del w:id="3500" w:author="Charles Gifford" w:date="2017-03-18T20:06:00Z"/>
                <w:lang w:val="en-US"/>
              </w:rPr>
            </w:pPr>
            <w:ins w:id="3501" w:author="Dennis Brandl" w:date="2015-08-17T10:46:00Z">
              <w:del w:id="3502" w:author="Charles Gifford" w:date="2017-03-16T13:08:00Z">
                <w:r w:rsidRPr="001C220C" w:rsidDel="00830111">
                  <w:rPr>
                    <w:lang w:val="en-US"/>
                  </w:rPr>
                  <w:delText xml:space="preserve">Optionally defines the scope of the </w:delText>
                </w:r>
                <w:r w:rsidRPr="000327C9" w:rsidDel="00830111">
                  <w:rPr>
                    <w:i/>
                    <w:lang w:val="en-US"/>
                  </w:rPr>
                  <w:delText>qualification test result</w:delText>
                </w:r>
                <w:r w:rsidRPr="001C220C" w:rsidDel="00830111">
                  <w:rPr>
                    <w:lang w:val="en-US"/>
                  </w:rPr>
                  <w:delText>, such as the site or area it is defined for.</w:delText>
                </w:r>
              </w:del>
            </w:ins>
          </w:p>
        </w:tc>
        <w:tc>
          <w:tcPr>
            <w:tcW w:w="1440" w:type="dxa"/>
          </w:tcPr>
          <w:p w14:paraId="33ABE423" w14:textId="16E12331" w:rsidR="00242B6D" w:rsidRPr="001C220C" w:rsidDel="000D1D32" w:rsidRDefault="00242B6D" w:rsidP="00242B6D">
            <w:pPr>
              <w:pStyle w:val="TableNormal1"/>
              <w:spacing w:before="40"/>
              <w:rPr>
                <w:del w:id="3503" w:author="Charles Gifford" w:date="2017-03-18T20:06:00Z"/>
                <w:lang w:val="en-US"/>
              </w:rPr>
            </w:pPr>
            <w:ins w:id="3504" w:author="Dennis Brandl" w:date="2015-08-17T10:46:00Z">
              <w:del w:id="3505" w:author="Charles Gifford" w:date="2017-03-16T13:08:00Z">
                <w:r w:rsidRPr="001C220C" w:rsidDel="00830111">
                  <w:rPr>
                    <w:lang w:val="en-US"/>
                  </w:rPr>
                  <w:delText>South Shore (Site) / Work Line (Area)</w:delText>
                </w:r>
              </w:del>
            </w:ins>
          </w:p>
        </w:tc>
        <w:tc>
          <w:tcPr>
            <w:tcW w:w="1297" w:type="dxa"/>
          </w:tcPr>
          <w:p w14:paraId="645BE4D6" w14:textId="560FCB31" w:rsidR="00242B6D" w:rsidRPr="001C220C" w:rsidDel="000D1D32" w:rsidRDefault="00242B6D" w:rsidP="00242B6D">
            <w:pPr>
              <w:pStyle w:val="TableNormal1"/>
              <w:spacing w:before="40"/>
              <w:rPr>
                <w:del w:id="3506" w:author="Charles Gifford" w:date="2017-03-18T20:06:00Z"/>
                <w:lang w:val="en-US"/>
              </w:rPr>
            </w:pPr>
            <w:ins w:id="3507" w:author="Dennis Brandl" w:date="2015-08-17T10:46:00Z">
              <w:del w:id="3508" w:author="Charles Gifford" w:date="2017-03-16T13:08:00Z">
                <w:r w:rsidRPr="001C220C" w:rsidDel="00830111">
                  <w:rPr>
                    <w:lang w:val="en-US"/>
                  </w:rPr>
                  <w:delText>South Shore (SITE) / Packaging (Area)</w:delText>
                </w:r>
              </w:del>
            </w:ins>
          </w:p>
        </w:tc>
        <w:tc>
          <w:tcPr>
            <w:tcW w:w="1080" w:type="dxa"/>
          </w:tcPr>
          <w:p w14:paraId="3466C294" w14:textId="36F30013" w:rsidR="00242B6D" w:rsidRPr="001C220C" w:rsidDel="000D1D32" w:rsidRDefault="00242B6D" w:rsidP="00242B6D">
            <w:pPr>
              <w:pStyle w:val="TableNormal1"/>
              <w:spacing w:before="40"/>
              <w:rPr>
                <w:del w:id="3509" w:author="Charles Gifford" w:date="2017-03-18T20:06:00Z"/>
                <w:lang w:val="en-US"/>
              </w:rPr>
            </w:pPr>
            <w:ins w:id="3510" w:author="Dennis Brandl" w:date="2015-08-17T10:46:00Z">
              <w:del w:id="3511" w:author="Charles Gifford" w:date="2017-03-16T13:08:00Z">
                <w:r w:rsidRPr="001C220C" w:rsidDel="00830111">
                  <w:rPr>
                    <w:lang w:val="en-US"/>
                  </w:rPr>
                  <w:delText>Mixer Sample Port (Work Unit)</w:delText>
                </w:r>
              </w:del>
            </w:ins>
          </w:p>
        </w:tc>
        <w:tc>
          <w:tcPr>
            <w:tcW w:w="1080" w:type="dxa"/>
          </w:tcPr>
          <w:p w14:paraId="654383A0" w14:textId="2356BA9C" w:rsidR="00242B6D" w:rsidDel="000D1D32" w:rsidRDefault="00242B6D" w:rsidP="00242B6D">
            <w:pPr>
              <w:pStyle w:val="TableNormal1"/>
              <w:spacing w:before="40"/>
              <w:rPr>
                <w:del w:id="3512" w:author="Charles Gifford" w:date="2017-03-18T20:06:00Z"/>
                <w:lang w:val="en-US"/>
              </w:rPr>
            </w:pPr>
            <w:ins w:id="3513" w:author="Dennis Brandl" w:date="2015-08-17T10:46:00Z">
              <w:del w:id="3514" w:author="Charles Gifford" w:date="2017-03-16T13:08:00Z">
                <w:r w:rsidRPr="001C220C" w:rsidDel="00830111">
                  <w:rPr>
                    <w:lang w:val="en-US"/>
                  </w:rPr>
                  <w:delText>Receiving dock (Work Center)</w:delText>
                </w:r>
              </w:del>
            </w:ins>
          </w:p>
        </w:tc>
      </w:tr>
      <w:tr w:rsidR="00242B6D" w:rsidRPr="001C220C" w:rsidDel="000D1D32" w14:paraId="7F21EBD9" w14:textId="7289BEB0">
        <w:trPr>
          <w:cantSplit/>
          <w:jc w:val="center"/>
          <w:del w:id="3515" w:author="Charles Gifford" w:date="2017-03-18T20:06:00Z"/>
        </w:trPr>
        <w:tc>
          <w:tcPr>
            <w:tcW w:w="1269" w:type="dxa"/>
          </w:tcPr>
          <w:p w14:paraId="0996E9A0" w14:textId="63809892" w:rsidR="00242B6D" w:rsidRPr="001C220C" w:rsidDel="000D1D32" w:rsidRDefault="00242B6D" w:rsidP="00242B6D">
            <w:pPr>
              <w:pStyle w:val="TableNormal1"/>
              <w:spacing w:before="40"/>
              <w:rPr>
                <w:del w:id="3516" w:author="Charles Gifford" w:date="2017-03-18T20:06:00Z"/>
                <w:lang w:val="en-US"/>
              </w:rPr>
            </w:pPr>
            <w:del w:id="3517" w:author="Charles Gifford" w:date="2017-03-18T20:06:00Z">
              <w:r w:rsidRPr="001C220C" w:rsidDel="000D1D32">
                <w:rPr>
                  <w:lang w:val="en-US"/>
                </w:rPr>
                <w:delText>Date</w:delText>
              </w:r>
            </w:del>
          </w:p>
        </w:tc>
        <w:tc>
          <w:tcPr>
            <w:tcW w:w="2880" w:type="dxa"/>
          </w:tcPr>
          <w:p w14:paraId="7D8D5119" w14:textId="576A0E9A" w:rsidR="00242B6D" w:rsidRPr="001C220C" w:rsidDel="000D1D32" w:rsidRDefault="00242B6D" w:rsidP="00242B6D">
            <w:pPr>
              <w:pStyle w:val="TableNormal1"/>
              <w:spacing w:before="40"/>
              <w:rPr>
                <w:del w:id="3518" w:author="Charles Gifford" w:date="2017-03-18T20:06:00Z"/>
                <w:lang w:val="en-US"/>
              </w:rPr>
            </w:pPr>
            <w:del w:id="3519" w:author="Charles Gifford" w:date="2017-03-18T20:06:00Z">
              <w:r w:rsidRPr="001C220C" w:rsidDel="000D1D32">
                <w:rPr>
                  <w:lang w:val="en-US"/>
                </w:rPr>
                <w:delText>The date and time of the qualification test.</w:delText>
              </w:r>
            </w:del>
          </w:p>
        </w:tc>
        <w:tc>
          <w:tcPr>
            <w:tcW w:w="1440" w:type="dxa"/>
          </w:tcPr>
          <w:p w14:paraId="316D3234" w14:textId="1ABF0390" w:rsidR="00242B6D" w:rsidRPr="001C220C" w:rsidDel="000D1D32" w:rsidRDefault="00242B6D" w:rsidP="00242B6D">
            <w:pPr>
              <w:pStyle w:val="TableNormal1"/>
              <w:spacing w:before="40"/>
              <w:rPr>
                <w:del w:id="3520" w:author="Charles Gifford" w:date="2017-03-18T20:06:00Z"/>
                <w:lang w:val="en-US"/>
              </w:rPr>
            </w:pPr>
            <w:del w:id="3521" w:author="Charles Gifford" w:date="2017-03-18T20:06:00Z">
              <w:r w:rsidRPr="001C220C" w:rsidDel="000D1D32">
                <w:rPr>
                  <w:lang w:val="en-US"/>
                </w:rPr>
                <w:delText>1999-10-25 13:30</w:delText>
              </w:r>
            </w:del>
          </w:p>
        </w:tc>
        <w:tc>
          <w:tcPr>
            <w:tcW w:w="1297" w:type="dxa"/>
          </w:tcPr>
          <w:p w14:paraId="452BD420" w14:textId="2CF86815" w:rsidR="00242B6D" w:rsidRPr="001C220C" w:rsidDel="000D1D32" w:rsidRDefault="00242B6D" w:rsidP="00242B6D">
            <w:pPr>
              <w:pStyle w:val="TableNormal1"/>
              <w:spacing w:before="40"/>
              <w:rPr>
                <w:del w:id="3522" w:author="Charles Gifford" w:date="2017-03-18T20:06:00Z"/>
                <w:lang w:val="en-US"/>
              </w:rPr>
            </w:pPr>
            <w:smartTag w:uri="urn:schemas-microsoft-com:office:smarttags" w:element="chsdate">
              <w:smartTagPr>
                <w:attr w:name="Year" w:val="2007"/>
                <w:attr w:name="Month" w:val="8"/>
                <w:attr w:name="Day" w:val="9"/>
                <w:attr w:name="IsLunarDate" w:val="False"/>
                <w:attr w:name="IsROCDate" w:val="False"/>
              </w:smartTagPr>
              <w:del w:id="3523" w:author="Charles Gifford" w:date="2017-03-18T20:06:00Z">
                <w:r w:rsidRPr="001C220C" w:rsidDel="000D1D32">
                  <w:rPr>
                    <w:lang w:val="en-US"/>
                  </w:rPr>
                  <w:delText>2007-08-09</w:delText>
                </w:r>
              </w:del>
            </w:smartTag>
          </w:p>
        </w:tc>
        <w:tc>
          <w:tcPr>
            <w:tcW w:w="1080" w:type="dxa"/>
          </w:tcPr>
          <w:p w14:paraId="3D75A44B" w14:textId="50BDAD04" w:rsidR="00242B6D" w:rsidRPr="001C220C" w:rsidDel="000D1D32" w:rsidRDefault="00242B6D" w:rsidP="00242B6D">
            <w:pPr>
              <w:pStyle w:val="TableNormal1"/>
              <w:spacing w:before="40"/>
              <w:rPr>
                <w:del w:id="3524" w:author="Charles Gifford" w:date="2017-03-18T20:06:00Z"/>
                <w:lang w:val="en-US"/>
              </w:rPr>
            </w:pPr>
            <w:del w:id="3525" w:author="Charles Gifford" w:date="2017-03-18T20:06:00Z">
              <w:r w:rsidRPr="001C220C" w:rsidDel="000D1D32">
                <w:rPr>
                  <w:lang w:val="en-US"/>
                </w:rPr>
                <w:delText>2006-10-31 08:40</w:delText>
              </w:r>
            </w:del>
          </w:p>
        </w:tc>
        <w:tc>
          <w:tcPr>
            <w:tcW w:w="1080" w:type="dxa"/>
          </w:tcPr>
          <w:p w14:paraId="652CB4D3" w14:textId="17A365EC" w:rsidR="00242B6D" w:rsidRPr="001C220C" w:rsidDel="000D1D32" w:rsidRDefault="00242B6D" w:rsidP="00242B6D">
            <w:pPr>
              <w:pStyle w:val="TableNormal1"/>
              <w:spacing w:before="40"/>
              <w:rPr>
                <w:del w:id="3526" w:author="Charles Gifford" w:date="2017-03-18T20:06:00Z"/>
                <w:lang w:val="en-US"/>
              </w:rPr>
            </w:pPr>
            <w:smartTag w:uri="urn:schemas-microsoft-com:office:smarttags" w:element="chsdate">
              <w:smartTagPr>
                <w:attr w:name="Year" w:val="2002"/>
                <w:attr w:name="Month" w:val="1"/>
                <w:attr w:name="Day" w:val="30"/>
                <w:attr w:name="IsLunarDate" w:val="False"/>
                <w:attr w:name="IsROCDate" w:val="False"/>
              </w:smartTagPr>
              <w:del w:id="3527" w:author="Charles Gifford" w:date="2017-03-18T20:06:00Z">
                <w:r w:rsidRPr="001C220C" w:rsidDel="000D1D32">
                  <w:rPr>
                    <w:lang w:val="en-US"/>
                  </w:rPr>
                  <w:delText>2002-01-30</w:delText>
                </w:r>
              </w:del>
            </w:smartTag>
            <w:del w:id="3528" w:author="Charles Gifford" w:date="2017-03-18T20:06:00Z">
              <w:r w:rsidRPr="001C220C" w:rsidDel="000D1D32">
                <w:rPr>
                  <w:lang w:val="en-US"/>
                </w:rPr>
                <w:delText xml:space="preserve"> </w:delText>
              </w:r>
            </w:del>
          </w:p>
        </w:tc>
      </w:tr>
      <w:tr w:rsidR="00242B6D" w:rsidRPr="001C220C" w:rsidDel="000D1D32" w14:paraId="68E9331D" w14:textId="5FC495A0">
        <w:trPr>
          <w:cantSplit/>
          <w:jc w:val="center"/>
          <w:del w:id="3529" w:author="Charles Gifford" w:date="2017-03-18T20:06:00Z"/>
        </w:trPr>
        <w:tc>
          <w:tcPr>
            <w:tcW w:w="1269" w:type="dxa"/>
          </w:tcPr>
          <w:p w14:paraId="5361E4EF" w14:textId="2965495E" w:rsidR="00242B6D" w:rsidRPr="001C220C" w:rsidDel="000D1D32" w:rsidRDefault="00242B6D" w:rsidP="00242B6D">
            <w:pPr>
              <w:pStyle w:val="TableNormal1"/>
              <w:spacing w:before="40"/>
              <w:rPr>
                <w:del w:id="3530" w:author="Charles Gifford" w:date="2017-03-18T20:06:00Z"/>
                <w:lang w:val="en-US"/>
              </w:rPr>
            </w:pPr>
            <w:del w:id="3531" w:author="Charles Gifford" w:date="2017-03-18T20:06:00Z">
              <w:r w:rsidRPr="001C220C" w:rsidDel="000D1D32">
                <w:rPr>
                  <w:lang w:val="en-US"/>
                </w:rPr>
                <w:delText>Result</w:delText>
              </w:r>
            </w:del>
          </w:p>
        </w:tc>
        <w:tc>
          <w:tcPr>
            <w:tcW w:w="2880" w:type="dxa"/>
          </w:tcPr>
          <w:p w14:paraId="68C6B2FF" w14:textId="00BE709A" w:rsidR="006A7CDC" w:rsidDel="000D1D32" w:rsidRDefault="00242B6D" w:rsidP="00242B6D">
            <w:pPr>
              <w:pStyle w:val="TableNormal1"/>
              <w:spacing w:before="40"/>
              <w:rPr>
                <w:del w:id="3532" w:author="Charles Gifford" w:date="2017-03-18T20:06:00Z"/>
                <w:lang w:val="en-US"/>
              </w:rPr>
            </w:pPr>
            <w:del w:id="3533" w:author="Charles Gifford" w:date="2017-03-18T20:06:00Z">
              <w:r w:rsidRPr="001C220C" w:rsidDel="000D1D32">
                <w:rPr>
                  <w:lang w:val="en-US"/>
                </w:rPr>
                <w:delText>The result of the qualification test</w:delText>
              </w:r>
              <w:r w:rsidDel="000D1D32">
                <w:rPr>
                  <w:lang w:val="en-US"/>
                </w:rPr>
                <w:delText xml:space="preserve">. </w:delText>
              </w:r>
            </w:del>
          </w:p>
          <w:p w14:paraId="6D987D76" w14:textId="4358138B" w:rsidR="00DB4D92" w:rsidDel="000D1D32" w:rsidRDefault="006A7CDC" w:rsidP="00242B6D">
            <w:pPr>
              <w:pStyle w:val="TableNormal1"/>
              <w:spacing w:before="40"/>
              <w:rPr>
                <w:del w:id="3534" w:author="Charles Gifford" w:date="2017-03-18T20:06:00Z"/>
                <w:lang w:val="en-US"/>
              </w:rPr>
            </w:pPr>
            <w:del w:id="3535" w:author="Charles Gifford" w:date="2017-03-18T20:06:00Z">
              <w:r w:rsidDel="000D1D32">
                <w:rPr>
                  <w:lang w:val="en-US"/>
                </w:rPr>
                <w:delText>EXAMPLE</w:delText>
              </w:r>
              <w:r w:rsidR="00242B6D" w:rsidRPr="001C220C" w:rsidDel="000D1D32">
                <w:rPr>
                  <w:lang w:val="en-US"/>
                </w:rPr>
                <w:delText xml:space="preserve"> </w:delText>
              </w:r>
            </w:del>
          </w:p>
          <w:p w14:paraId="0E121381" w14:textId="25844FED" w:rsidR="00242B6D" w:rsidRPr="001C220C" w:rsidDel="000D1D32" w:rsidRDefault="0097448A" w:rsidP="00242B6D">
            <w:pPr>
              <w:pStyle w:val="TableNormal1"/>
              <w:spacing w:before="40"/>
              <w:rPr>
                <w:del w:id="3536" w:author="Charles Gifford" w:date="2017-03-18T20:06:00Z"/>
                <w:lang w:val="en-US"/>
              </w:rPr>
            </w:pPr>
            <w:del w:id="3537" w:author="Charles Gifford" w:date="2017-03-18T20:06:00Z">
              <w:r w:rsidDel="000D1D32">
                <w:rPr>
                  <w:lang w:val="en-US"/>
                </w:rPr>
                <w:delText>p</w:delText>
              </w:r>
              <w:r w:rsidR="00242B6D" w:rsidRPr="001C220C" w:rsidDel="000D1D32">
                <w:rPr>
                  <w:lang w:val="en-US"/>
                </w:rPr>
                <w:delText xml:space="preserve">ass, </w:delText>
              </w:r>
              <w:r w:rsidDel="000D1D32">
                <w:rPr>
                  <w:lang w:val="en-US"/>
                </w:rPr>
                <w:delText>f</w:delText>
              </w:r>
              <w:r w:rsidR="00242B6D" w:rsidRPr="001C220C" w:rsidDel="000D1D32">
                <w:rPr>
                  <w:lang w:val="en-US"/>
                </w:rPr>
                <w:delText>ail</w:delText>
              </w:r>
            </w:del>
          </w:p>
        </w:tc>
        <w:tc>
          <w:tcPr>
            <w:tcW w:w="1440" w:type="dxa"/>
          </w:tcPr>
          <w:p w14:paraId="6682E43F" w14:textId="5FFB034C" w:rsidR="00242B6D" w:rsidRPr="001C220C" w:rsidDel="000D1D32" w:rsidRDefault="00242B6D" w:rsidP="00242B6D">
            <w:pPr>
              <w:pStyle w:val="TableNormal1"/>
              <w:spacing w:before="40"/>
              <w:rPr>
                <w:del w:id="3538" w:author="Charles Gifford" w:date="2017-03-18T20:06:00Z"/>
                <w:lang w:val="en-US"/>
              </w:rPr>
            </w:pPr>
            <w:del w:id="3539" w:author="Charles Gifford" w:date="2017-03-18T20:06:00Z">
              <w:r w:rsidRPr="001C220C" w:rsidDel="000D1D32">
                <w:rPr>
                  <w:lang w:val="en-US"/>
                </w:rPr>
                <w:delText>Pass</w:delText>
              </w:r>
            </w:del>
          </w:p>
        </w:tc>
        <w:tc>
          <w:tcPr>
            <w:tcW w:w="1297" w:type="dxa"/>
          </w:tcPr>
          <w:p w14:paraId="467B416B" w14:textId="3BBA7066" w:rsidR="00242B6D" w:rsidRPr="001C220C" w:rsidDel="000D1D32" w:rsidRDefault="00242B6D" w:rsidP="00242B6D">
            <w:pPr>
              <w:pStyle w:val="TableNormal1"/>
              <w:spacing w:before="40"/>
              <w:rPr>
                <w:del w:id="3540" w:author="Charles Gifford" w:date="2017-03-18T20:06:00Z"/>
                <w:lang w:val="en-US"/>
              </w:rPr>
            </w:pPr>
            <w:del w:id="3541" w:author="Charles Gifford" w:date="2017-03-18T20:06:00Z">
              <w:r w:rsidRPr="001C220C" w:rsidDel="000D1D32">
                <w:rPr>
                  <w:lang w:val="en-US"/>
                </w:rPr>
                <w:delText>Pass</w:delText>
              </w:r>
            </w:del>
          </w:p>
        </w:tc>
        <w:tc>
          <w:tcPr>
            <w:tcW w:w="1080" w:type="dxa"/>
          </w:tcPr>
          <w:p w14:paraId="01897B5E" w14:textId="7A76C135" w:rsidR="00242B6D" w:rsidRPr="001C220C" w:rsidDel="000D1D32" w:rsidRDefault="00242B6D" w:rsidP="00242B6D">
            <w:pPr>
              <w:pStyle w:val="TableNormal1"/>
              <w:spacing w:before="40"/>
              <w:rPr>
                <w:del w:id="3542" w:author="Charles Gifford" w:date="2017-03-18T20:06:00Z"/>
                <w:lang w:val="en-US"/>
              </w:rPr>
            </w:pPr>
            <w:del w:id="3543" w:author="Charles Gifford" w:date="2017-03-18T20:06:00Z">
              <w:r w:rsidRPr="001C220C" w:rsidDel="000D1D32">
                <w:rPr>
                  <w:lang w:val="en-US"/>
                </w:rPr>
                <w:delText>Fail</w:delText>
              </w:r>
            </w:del>
          </w:p>
        </w:tc>
        <w:tc>
          <w:tcPr>
            <w:tcW w:w="1080" w:type="dxa"/>
          </w:tcPr>
          <w:p w14:paraId="124E824B" w14:textId="38DF0B63" w:rsidR="00242B6D" w:rsidRPr="001C220C" w:rsidDel="000D1D32" w:rsidRDefault="00242B6D" w:rsidP="00242B6D">
            <w:pPr>
              <w:pStyle w:val="TableNormal1"/>
              <w:spacing w:before="40"/>
              <w:rPr>
                <w:del w:id="3544" w:author="Charles Gifford" w:date="2017-03-18T20:06:00Z"/>
                <w:lang w:val="en-US"/>
              </w:rPr>
            </w:pPr>
            <w:del w:id="3545" w:author="Charles Gifford" w:date="2017-03-18T20:06:00Z">
              <w:r w:rsidRPr="001C220C" w:rsidDel="000D1D32">
                <w:rPr>
                  <w:lang w:val="en-US"/>
                </w:rPr>
                <w:delText>Fail</w:delText>
              </w:r>
            </w:del>
          </w:p>
        </w:tc>
      </w:tr>
      <w:tr w:rsidR="00242B6D" w:rsidRPr="001C220C" w:rsidDel="000D1D32" w14:paraId="42E65702" w14:textId="77222EF3">
        <w:trPr>
          <w:cantSplit/>
          <w:jc w:val="center"/>
          <w:del w:id="3546" w:author="Charles Gifford" w:date="2017-03-18T20:06:00Z"/>
        </w:trPr>
        <w:tc>
          <w:tcPr>
            <w:tcW w:w="1269" w:type="dxa"/>
          </w:tcPr>
          <w:p w14:paraId="555AC9E5" w14:textId="0E9D4128" w:rsidR="00242B6D" w:rsidRPr="001C220C" w:rsidDel="000D1D32" w:rsidRDefault="00242B6D" w:rsidP="00242B6D">
            <w:pPr>
              <w:pStyle w:val="TableNormal1"/>
              <w:spacing w:before="40"/>
              <w:rPr>
                <w:del w:id="3547" w:author="Charles Gifford" w:date="2017-03-18T20:06:00Z"/>
                <w:lang w:val="en-US"/>
              </w:rPr>
            </w:pPr>
            <w:del w:id="3548" w:author="Charles Gifford" w:date="2017-03-18T20:06:00Z">
              <w:r w:rsidRPr="001C220C" w:rsidDel="000D1D32">
                <w:rPr>
                  <w:lang w:val="en-US"/>
                </w:rPr>
                <w:delText xml:space="preserve">Result </w:delText>
              </w:r>
              <w:r w:rsidR="000327C9" w:rsidDel="000D1D32">
                <w:rPr>
                  <w:lang w:val="en-US"/>
                </w:rPr>
                <w:delText>u</w:delText>
              </w:r>
              <w:r w:rsidRPr="001C220C" w:rsidDel="000D1D32">
                <w:rPr>
                  <w:lang w:val="en-US"/>
                </w:rPr>
                <w:delText xml:space="preserve">nit of </w:delText>
              </w:r>
              <w:r w:rsidR="000327C9" w:rsidDel="000D1D32">
                <w:rPr>
                  <w:lang w:val="en-US"/>
                </w:rPr>
                <w:delText>m</w:delText>
              </w:r>
              <w:r w:rsidRPr="001C220C" w:rsidDel="000D1D32">
                <w:rPr>
                  <w:lang w:val="en-US"/>
                </w:rPr>
                <w:delText>easure</w:delText>
              </w:r>
            </w:del>
          </w:p>
        </w:tc>
        <w:tc>
          <w:tcPr>
            <w:tcW w:w="2880" w:type="dxa"/>
          </w:tcPr>
          <w:p w14:paraId="17003CFF" w14:textId="59EAE7E8" w:rsidR="00242B6D" w:rsidRPr="001C220C" w:rsidDel="000D1D32" w:rsidRDefault="00242B6D" w:rsidP="00242B6D">
            <w:pPr>
              <w:pStyle w:val="TableNormal1"/>
              <w:spacing w:before="40"/>
              <w:rPr>
                <w:del w:id="3549" w:author="Charles Gifford" w:date="2017-03-18T20:06:00Z"/>
                <w:lang w:val="en-US"/>
              </w:rPr>
            </w:pPr>
            <w:del w:id="3550" w:author="Charles Gifford" w:date="2017-03-18T20:06:00Z">
              <w:r w:rsidRPr="001C220C" w:rsidDel="000D1D32">
                <w:rPr>
                  <w:lang w:val="en-US"/>
                </w:rPr>
                <w:delText xml:space="preserve">The unit of measure of the </w:delText>
              </w:r>
              <w:r w:rsidRPr="000327C9" w:rsidDel="000D1D32">
                <w:rPr>
                  <w:i/>
                  <w:lang w:val="en-US"/>
                </w:rPr>
                <w:delText>associated test result</w:delText>
              </w:r>
              <w:r w:rsidRPr="001C220C" w:rsidDel="000D1D32">
                <w:rPr>
                  <w:lang w:val="en-US"/>
                </w:rPr>
                <w:delText>, if applicable.</w:delText>
              </w:r>
            </w:del>
          </w:p>
        </w:tc>
        <w:tc>
          <w:tcPr>
            <w:tcW w:w="1440" w:type="dxa"/>
          </w:tcPr>
          <w:p w14:paraId="7F30BE34" w14:textId="6F27B543" w:rsidR="00242B6D" w:rsidRPr="001C220C" w:rsidDel="000D1D32" w:rsidRDefault="00242B6D" w:rsidP="00242B6D">
            <w:pPr>
              <w:pStyle w:val="TableNormal1"/>
              <w:spacing w:before="40"/>
              <w:rPr>
                <w:del w:id="3551" w:author="Charles Gifford" w:date="2017-03-18T20:06:00Z"/>
                <w:lang w:val="en-US"/>
              </w:rPr>
            </w:pPr>
            <w:del w:id="3552" w:author="Charles Gifford" w:date="2017-03-18T20:06:00Z">
              <w:r w:rsidDel="000D1D32">
                <w:rPr>
                  <w:lang w:val="en-US"/>
                </w:rPr>
                <w:delText>&lt;Pass, Fail&gt;</w:delText>
              </w:r>
            </w:del>
          </w:p>
        </w:tc>
        <w:tc>
          <w:tcPr>
            <w:tcW w:w="1297" w:type="dxa"/>
          </w:tcPr>
          <w:p w14:paraId="0BFDBA3E" w14:textId="7F09CDD4" w:rsidR="00242B6D" w:rsidRPr="001C220C" w:rsidDel="000D1D32" w:rsidRDefault="00242B6D" w:rsidP="00242B6D">
            <w:pPr>
              <w:pStyle w:val="TableNormal1"/>
              <w:spacing w:before="40"/>
              <w:rPr>
                <w:del w:id="3553" w:author="Charles Gifford" w:date="2017-03-18T20:06:00Z"/>
                <w:lang w:val="en-US"/>
              </w:rPr>
            </w:pPr>
            <w:del w:id="3554" w:author="Charles Gifford" w:date="2017-03-18T20:06:00Z">
              <w:r w:rsidDel="000D1D32">
                <w:rPr>
                  <w:lang w:val="en-US"/>
                </w:rPr>
                <w:delText>&lt;Pass, Fail&gt;</w:delText>
              </w:r>
            </w:del>
          </w:p>
        </w:tc>
        <w:tc>
          <w:tcPr>
            <w:tcW w:w="1080" w:type="dxa"/>
          </w:tcPr>
          <w:p w14:paraId="1FDE9EFD" w14:textId="0EB2CFE2" w:rsidR="00242B6D" w:rsidRPr="001C220C" w:rsidDel="000D1D32" w:rsidRDefault="00242B6D" w:rsidP="00242B6D">
            <w:pPr>
              <w:pStyle w:val="TableNormal1"/>
              <w:spacing w:before="40"/>
              <w:rPr>
                <w:del w:id="3555" w:author="Charles Gifford" w:date="2017-03-18T20:06:00Z"/>
                <w:lang w:val="en-US"/>
              </w:rPr>
            </w:pPr>
            <w:del w:id="3556" w:author="Charles Gifford" w:date="2017-03-18T20:06:00Z">
              <w:r w:rsidDel="000D1D32">
                <w:rPr>
                  <w:lang w:val="en-US"/>
                </w:rPr>
                <w:delText>&lt;Pass, Fail&gt;</w:delText>
              </w:r>
            </w:del>
          </w:p>
        </w:tc>
        <w:tc>
          <w:tcPr>
            <w:tcW w:w="1080" w:type="dxa"/>
          </w:tcPr>
          <w:p w14:paraId="3A8607CF" w14:textId="63A2C9BC" w:rsidR="00242B6D" w:rsidRPr="001C220C" w:rsidDel="000D1D32" w:rsidRDefault="00242B6D" w:rsidP="00242B6D">
            <w:pPr>
              <w:pStyle w:val="TableNormal1"/>
              <w:spacing w:before="40"/>
              <w:rPr>
                <w:del w:id="3557" w:author="Charles Gifford" w:date="2017-03-18T20:06:00Z"/>
                <w:lang w:val="en-US"/>
              </w:rPr>
            </w:pPr>
            <w:del w:id="3558" w:author="Charles Gifford" w:date="2017-03-18T20:06:00Z">
              <w:r w:rsidDel="000D1D32">
                <w:rPr>
                  <w:lang w:val="en-US"/>
                </w:rPr>
                <w:delText>&lt;Pass, Fail&gt;</w:delText>
              </w:r>
            </w:del>
          </w:p>
        </w:tc>
      </w:tr>
      <w:tr w:rsidR="00242B6D" w:rsidRPr="001C220C" w:rsidDel="000D1D32" w14:paraId="170263C3" w14:textId="1F9AF81D">
        <w:trPr>
          <w:cantSplit/>
          <w:jc w:val="center"/>
          <w:del w:id="3559" w:author="Charles Gifford" w:date="2017-03-18T20:06:00Z"/>
        </w:trPr>
        <w:tc>
          <w:tcPr>
            <w:tcW w:w="1269" w:type="dxa"/>
          </w:tcPr>
          <w:p w14:paraId="19A4B428" w14:textId="75701191" w:rsidR="00242B6D" w:rsidRPr="001C220C" w:rsidDel="000D1D32" w:rsidRDefault="00242B6D" w:rsidP="00242B6D">
            <w:pPr>
              <w:pStyle w:val="TableNormal1"/>
              <w:spacing w:before="40"/>
              <w:rPr>
                <w:del w:id="3560" w:author="Charles Gifford" w:date="2017-03-18T20:06:00Z"/>
                <w:lang w:val="en-US"/>
              </w:rPr>
            </w:pPr>
            <w:del w:id="3561" w:author="Charles Gifford" w:date="2017-03-18T20:06:00Z">
              <w:r w:rsidRPr="001C220C" w:rsidDel="000D1D32">
                <w:rPr>
                  <w:lang w:val="en-US"/>
                </w:rPr>
                <w:delText>Expiration</w:delText>
              </w:r>
            </w:del>
          </w:p>
        </w:tc>
        <w:tc>
          <w:tcPr>
            <w:tcW w:w="2880" w:type="dxa"/>
          </w:tcPr>
          <w:p w14:paraId="5EA0207F" w14:textId="3CE18C48" w:rsidR="00242B6D" w:rsidRPr="001C220C" w:rsidDel="000D1D32" w:rsidRDefault="00242B6D" w:rsidP="00242B6D">
            <w:pPr>
              <w:pStyle w:val="TableNormal1"/>
              <w:spacing w:before="40"/>
              <w:rPr>
                <w:del w:id="3562" w:author="Charles Gifford" w:date="2017-03-18T20:06:00Z"/>
                <w:lang w:val="en-US"/>
              </w:rPr>
            </w:pPr>
            <w:del w:id="3563" w:author="Charles Gifford" w:date="2017-03-18T20:06:00Z">
              <w:r w:rsidRPr="001C220C" w:rsidDel="000D1D32">
                <w:rPr>
                  <w:lang w:val="en-US"/>
                </w:rPr>
                <w:delText>The date of the expiration of the qualification.</w:delText>
              </w:r>
            </w:del>
          </w:p>
        </w:tc>
        <w:tc>
          <w:tcPr>
            <w:tcW w:w="1440" w:type="dxa"/>
          </w:tcPr>
          <w:p w14:paraId="400B8A4B" w14:textId="33CF7D86" w:rsidR="00242B6D" w:rsidRPr="001C220C" w:rsidDel="000D1D32" w:rsidRDefault="00242B6D" w:rsidP="00242B6D">
            <w:pPr>
              <w:pStyle w:val="TableNormal1"/>
              <w:spacing w:before="40"/>
              <w:rPr>
                <w:del w:id="3564" w:author="Charles Gifford" w:date="2017-03-18T20:06:00Z"/>
                <w:lang w:val="en-US"/>
              </w:rPr>
            </w:pPr>
            <w:del w:id="3565" w:author="Charles Gifford" w:date="2017-03-18T20:06:00Z">
              <w:r w:rsidRPr="001C220C" w:rsidDel="000D1D32">
                <w:rPr>
                  <w:lang w:val="en-US"/>
                </w:rPr>
                <w:delText>2000-10-25 13:30</w:delText>
              </w:r>
            </w:del>
          </w:p>
        </w:tc>
        <w:tc>
          <w:tcPr>
            <w:tcW w:w="1297" w:type="dxa"/>
          </w:tcPr>
          <w:p w14:paraId="15C53724" w14:textId="3A0F4F94" w:rsidR="00242B6D" w:rsidRPr="001C220C" w:rsidDel="000D1D32" w:rsidRDefault="00242B6D" w:rsidP="00242B6D">
            <w:pPr>
              <w:pStyle w:val="TableNormal1"/>
              <w:spacing w:before="40"/>
              <w:rPr>
                <w:del w:id="3566" w:author="Charles Gifford" w:date="2017-03-18T20:06:00Z"/>
                <w:lang w:val="en-US"/>
              </w:rPr>
            </w:pPr>
            <w:smartTag w:uri="urn:schemas-microsoft-com:office:smarttags" w:element="chsdate">
              <w:smartTagPr>
                <w:attr w:name="Year" w:val="2008"/>
                <w:attr w:name="Month" w:val="8"/>
                <w:attr w:name="Day" w:val="9"/>
                <w:attr w:name="IsLunarDate" w:val="False"/>
                <w:attr w:name="IsROCDate" w:val="False"/>
              </w:smartTagPr>
              <w:del w:id="3567" w:author="Charles Gifford" w:date="2017-03-18T20:06:00Z">
                <w:r w:rsidRPr="001C220C" w:rsidDel="000D1D32">
                  <w:rPr>
                    <w:lang w:val="en-US"/>
                  </w:rPr>
                  <w:delText>2008-08-09</w:delText>
                </w:r>
              </w:del>
            </w:smartTag>
          </w:p>
        </w:tc>
        <w:tc>
          <w:tcPr>
            <w:tcW w:w="1080" w:type="dxa"/>
          </w:tcPr>
          <w:p w14:paraId="49E11607" w14:textId="786CA8B2" w:rsidR="00242B6D" w:rsidRPr="001C220C" w:rsidDel="000D1D32" w:rsidRDefault="00242B6D" w:rsidP="00242B6D">
            <w:pPr>
              <w:pStyle w:val="TableNormal1"/>
              <w:spacing w:before="40"/>
              <w:rPr>
                <w:del w:id="3568" w:author="Charles Gifford" w:date="2017-03-18T20:06:00Z"/>
                <w:lang w:val="en-US"/>
              </w:rPr>
            </w:pPr>
            <w:smartTag w:uri="urn:schemas-microsoft-com:office:smarttags" w:element="chsdate">
              <w:smartTagPr>
                <w:attr w:name="Year" w:val="2008"/>
                <w:attr w:name="Month" w:val="10"/>
                <w:attr w:name="Day" w:val="31"/>
                <w:attr w:name="IsLunarDate" w:val="False"/>
                <w:attr w:name="IsROCDate" w:val="False"/>
              </w:smartTagPr>
              <w:del w:id="3569" w:author="Charles Gifford" w:date="2017-03-18T20:06:00Z">
                <w:r w:rsidRPr="001C220C" w:rsidDel="000D1D32">
                  <w:rPr>
                    <w:lang w:val="en-US"/>
                  </w:rPr>
                  <w:delText>2008-10-31</w:delText>
                </w:r>
              </w:del>
            </w:smartTag>
          </w:p>
        </w:tc>
        <w:tc>
          <w:tcPr>
            <w:tcW w:w="1080" w:type="dxa"/>
          </w:tcPr>
          <w:p w14:paraId="5B16DBFD" w14:textId="75DFA3C7" w:rsidR="00242B6D" w:rsidRPr="001C220C" w:rsidDel="000D1D32" w:rsidRDefault="00242B6D" w:rsidP="00242B6D">
            <w:pPr>
              <w:pStyle w:val="TableNormal1"/>
              <w:spacing w:before="40"/>
              <w:rPr>
                <w:del w:id="3570" w:author="Charles Gifford" w:date="2017-03-18T20:06:00Z"/>
                <w:lang w:val="en-US"/>
              </w:rPr>
            </w:pPr>
            <w:del w:id="3571" w:author="Charles Gifford" w:date="2017-03-18T20:06:00Z">
              <w:r w:rsidDel="000D1D32">
                <w:rPr>
                  <w:lang w:val="en-US"/>
                </w:rPr>
                <w:delText>(not applicable)</w:delText>
              </w:r>
            </w:del>
          </w:p>
        </w:tc>
      </w:tr>
    </w:tbl>
    <w:p w14:paraId="51B9E410" w14:textId="172D3CE4" w:rsidR="009A505D" w:rsidRPr="001C220C" w:rsidDel="000D1D32" w:rsidRDefault="009A505D" w:rsidP="009A505D">
      <w:pPr>
        <w:rPr>
          <w:del w:id="3572" w:author="Charles Gifford" w:date="2017-03-18T20:06:00Z"/>
          <w:lang w:val="en-US"/>
        </w:rPr>
      </w:pPr>
    </w:p>
    <w:p w14:paraId="636F2ACD" w14:textId="77777777" w:rsidR="00CB7EC0" w:rsidRPr="001C220C" w:rsidRDefault="00CE5F1D" w:rsidP="0029062D">
      <w:pPr>
        <w:pStyle w:val="Heading2"/>
        <w:rPr>
          <w:lang w:val="en-US"/>
        </w:rPr>
      </w:pPr>
      <w:bookmarkStart w:id="3573" w:name="_Ref221613488"/>
      <w:bookmarkStart w:id="3574" w:name="_Ref221613493"/>
      <w:bookmarkStart w:id="3575" w:name="_Ref221613494"/>
      <w:bookmarkStart w:id="3576" w:name="_Toc306620078"/>
      <w:bookmarkStart w:id="3577" w:name="_Toc320176902"/>
      <w:bookmarkStart w:id="3578" w:name="_Toc478492220"/>
      <w:r w:rsidRPr="008E59D2">
        <w:rPr>
          <w:lang w:val="en-US"/>
        </w:rPr>
        <w:t>Role based</w:t>
      </w:r>
      <w:r w:rsidRPr="001C220C">
        <w:rPr>
          <w:lang w:val="en-US"/>
        </w:rPr>
        <w:t xml:space="preserve"> e</w:t>
      </w:r>
      <w:r w:rsidR="00CB7EC0" w:rsidRPr="001C220C">
        <w:rPr>
          <w:lang w:val="en-US"/>
        </w:rPr>
        <w:t xml:space="preserve">quipment </w:t>
      </w:r>
      <w:r w:rsidR="002B3EEA" w:rsidRPr="001C220C">
        <w:rPr>
          <w:lang w:val="en-US"/>
        </w:rPr>
        <w:t>information</w:t>
      </w:r>
      <w:bookmarkEnd w:id="3573"/>
      <w:bookmarkEnd w:id="3574"/>
      <w:bookmarkEnd w:id="3575"/>
      <w:bookmarkEnd w:id="3576"/>
      <w:bookmarkEnd w:id="3577"/>
      <w:bookmarkEnd w:id="3578"/>
    </w:p>
    <w:p w14:paraId="3AC9F761" w14:textId="77777777" w:rsidR="00CB7EC0" w:rsidRPr="001C220C" w:rsidRDefault="00CE5F1D" w:rsidP="003E1075">
      <w:pPr>
        <w:pStyle w:val="Heading3"/>
      </w:pPr>
      <w:bookmarkStart w:id="3579" w:name="_Toc320176903"/>
      <w:r w:rsidRPr="001C220C">
        <w:t>Role based e</w:t>
      </w:r>
      <w:r w:rsidR="00CB7EC0" w:rsidRPr="001C220C">
        <w:t>quipment model</w:t>
      </w:r>
      <w:bookmarkEnd w:id="2038"/>
      <w:bookmarkEnd w:id="3579"/>
    </w:p>
    <w:p w14:paraId="71241635" w14:textId="64734602" w:rsidR="009E6331" w:rsidRPr="001C220C" w:rsidRDefault="00CB7EC0" w:rsidP="0029062D">
      <w:pPr>
        <w:pStyle w:val="PARAGRAPH"/>
        <w:rPr>
          <w:lang w:val="en-US"/>
        </w:rPr>
      </w:pPr>
      <w:r w:rsidRPr="001C220C">
        <w:rPr>
          <w:lang w:val="en-US"/>
        </w:rPr>
        <w:t xml:space="preserve">The </w:t>
      </w:r>
      <w:r w:rsidR="00CE5F1D" w:rsidRPr="00DF0024">
        <w:rPr>
          <w:lang w:val="en-US"/>
        </w:rPr>
        <w:t xml:space="preserve">role based </w:t>
      </w:r>
      <w:r w:rsidRPr="00DF0024">
        <w:rPr>
          <w:lang w:val="en-US"/>
        </w:rPr>
        <w:t>equipment</w:t>
      </w:r>
      <w:r w:rsidRPr="00B13543">
        <w:rPr>
          <w:lang w:val="en-US"/>
        </w:rPr>
        <w:t xml:space="preserve"> </w:t>
      </w:r>
      <w:r w:rsidRPr="00DF0024">
        <w:rPr>
          <w:lang w:val="en-US"/>
        </w:rPr>
        <w:t>model</w:t>
      </w:r>
      <w:r w:rsidRPr="00B13543">
        <w:rPr>
          <w:lang w:val="en-US"/>
        </w:rPr>
        <w:t xml:space="preserve"> </w:t>
      </w:r>
      <w:r w:rsidR="00BB3B94" w:rsidRPr="001C220C">
        <w:rPr>
          <w:lang w:val="en-US"/>
        </w:rPr>
        <w:t xml:space="preserve">shown in </w:t>
      </w:r>
      <w:r w:rsidR="000B2987">
        <w:rPr>
          <w:lang w:val="en-US"/>
        </w:rPr>
        <w:fldChar w:fldCharType="begin"/>
      </w:r>
      <w:r w:rsidR="000B2987">
        <w:rPr>
          <w:lang w:val="en-US"/>
        </w:rPr>
        <w:instrText xml:space="preserve"> REF _Ref477953503 \h </w:instrText>
      </w:r>
      <w:r w:rsidR="000B2987">
        <w:rPr>
          <w:lang w:val="en-US"/>
        </w:rPr>
      </w:r>
      <w:r w:rsidR="000B2987">
        <w:rPr>
          <w:lang w:val="en-US"/>
        </w:rPr>
        <w:fldChar w:fldCharType="separate"/>
      </w:r>
      <w:r w:rsidR="000B2987">
        <w:rPr>
          <w:lang w:val="en-US"/>
        </w:rPr>
        <w:t>Figure</w:t>
      </w:r>
      <w:r w:rsidR="000B2987" w:rsidRPr="001C220C">
        <w:rPr>
          <w:lang w:val="en-US"/>
        </w:rPr>
        <w:t xml:space="preserve"> </w:t>
      </w:r>
      <w:r w:rsidR="000B2987">
        <w:rPr>
          <w:noProof/>
          <w:lang w:val="en-US"/>
        </w:rPr>
        <w:t>9</w:t>
      </w:r>
      <w:r w:rsidR="000B2987">
        <w:rPr>
          <w:lang w:val="en-US"/>
        </w:rPr>
        <w:fldChar w:fldCharType="end"/>
      </w:r>
      <w:r w:rsidR="000B2987">
        <w:rPr>
          <w:lang w:val="en-US"/>
        </w:rPr>
        <w:t xml:space="preserve"> </w:t>
      </w:r>
      <w:r w:rsidRPr="001C220C">
        <w:rPr>
          <w:lang w:val="en-US"/>
        </w:rPr>
        <w:t xml:space="preserve">contains the information about specific </w:t>
      </w:r>
      <w:r w:rsidRPr="00500BDB">
        <w:rPr>
          <w:i/>
          <w:lang w:val="en-US"/>
        </w:rPr>
        <w:t>equipment</w:t>
      </w:r>
      <w:r w:rsidRPr="001C220C">
        <w:rPr>
          <w:lang w:val="en-US"/>
        </w:rPr>
        <w:t xml:space="preserve">, </w:t>
      </w:r>
      <w:ins w:id="3580" w:author="Charles Gifford" w:date="2017-03-19T14:32:00Z">
        <w:r w:rsidR="00B13543">
          <w:rPr>
            <w:lang w:val="en-US"/>
          </w:rPr>
          <w:t xml:space="preserve">and </w:t>
        </w:r>
      </w:ins>
      <w:r w:rsidRPr="001C220C">
        <w:rPr>
          <w:lang w:val="en-US"/>
        </w:rPr>
        <w:t xml:space="preserve">the classes of </w:t>
      </w:r>
      <w:r w:rsidRPr="00500BDB">
        <w:rPr>
          <w:i/>
          <w:lang w:val="en-US"/>
        </w:rPr>
        <w:t>equipment</w:t>
      </w:r>
      <w:del w:id="3581" w:author="Charles Gifford" w:date="2017-03-19T14:32:00Z">
        <w:r w:rsidRPr="001C220C" w:rsidDel="00B13543">
          <w:rPr>
            <w:lang w:val="en-US"/>
          </w:rPr>
          <w:delText xml:space="preserve">, </w:delText>
        </w:r>
        <w:r w:rsidR="00E0461C" w:rsidRPr="001C220C" w:rsidDel="00B13543">
          <w:rPr>
            <w:lang w:val="en-US"/>
          </w:rPr>
          <w:delText xml:space="preserve">and </w:delText>
        </w:r>
        <w:r w:rsidRPr="00500BDB" w:rsidDel="00B13543">
          <w:rPr>
            <w:i/>
            <w:lang w:val="en-US"/>
          </w:rPr>
          <w:delText>equipment capability tests</w:delText>
        </w:r>
      </w:del>
      <w:r w:rsidR="008558A5">
        <w:rPr>
          <w:lang w:val="en-US"/>
        </w:rPr>
        <w:t xml:space="preserve">. </w:t>
      </w:r>
      <w:bookmarkStart w:id="3582" w:name="_Hlk477697419"/>
      <w:ins w:id="3583" w:author="Charles Gifford" w:date="2017-03-22T13:44:00Z">
        <w:r w:rsidR="000B2987">
          <w:rPr>
            <w:lang w:val="en-US"/>
          </w:rPr>
          <w:fldChar w:fldCharType="begin"/>
        </w:r>
        <w:r w:rsidR="000B2987">
          <w:rPr>
            <w:lang w:val="en-US"/>
          </w:rPr>
          <w:instrText xml:space="preserve"> REF _Ref477953585 \h </w:instrText>
        </w:r>
      </w:ins>
      <w:r w:rsidR="000B2987">
        <w:rPr>
          <w:lang w:val="en-US"/>
        </w:rPr>
      </w:r>
      <w:r w:rsidR="000B2987">
        <w:rPr>
          <w:lang w:val="en-US"/>
        </w:rPr>
        <w:fldChar w:fldCharType="separate"/>
      </w:r>
      <w:ins w:id="3584" w:author="Charles Gifford" w:date="2017-03-22T13:44:00Z">
        <w:r w:rsidR="000B2987">
          <w:t xml:space="preserve">Table </w:t>
        </w:r>
        <w:r w:rsidR="000B2987">
          <w:rPr>
            <w:noProof/>
          </w:rPr>
          <w:t>35</w:t>
        </w:r>
        <w:r w:rsidR="000B2987">
          <w:rPr>
            <w:lang w:val="en-US"/>
          </w:rPr>
          <w:fldChar w:fldCharType="end"/>
        </w:r>
      </w:ins>
      <w:ins w:id="3585" w:author="Charles Gifford" w:date="2017-03-22T13:43:00Z">
        <w:r w:rsidR="000B2987">
          <w:rPr>
            <w:lang w:val="en-US"/>
          </w:rPr>
          <w:t xml:space="preserve"> </w:t>
        </w:r>
      </w:ins>
      <w:ins w:id="3586" w:author="Charles Gifford" w:date="2017-03-19T14:32:00Z">
        <w:r w:rsidR="00B13543" w:rsidRPr="00B13543">
          <w:rPr>
            <w:lang w:val="en-US"/>
          </w:rPr>
          <w:t>lists the relationships of the objects in the role based equipment model.</w:t>
        </w:r>
      </w:ins>
    </w:p>
    <w:bookmarkEnd w:id="3582"/>
    <w:p w14:paraId="1074E485" w14:textId="056D20C8" w:rsidR="00B67195" w:rsidRPr="001C220C" w:rsidRDefault="00B67195" w:rsidP="00B67195">
      <w:pPr>
        <w:pStyle w:val="PARAGRAPH"/>
        <w:rPr>
          <w:lang w:val="en-US"/>
        </w:rPr>
      </w:pPr>
      <w:r w:rsidRPr="001C220C">
        <w:rPr>
          <w:lang w:val="en-US"/>
        </w:rPr>
        <w:t xml:space="preserve">The </w:t>
      </w:r>
      <w:r w:rsidRPr="001C220C" w:rsidDel="00EE1B19">
        <w:rPr>
          <w:lang w:val="en-US"/>
        </w:rPr>
        <w:t xml:space="preserve">formal </w:t>
      </w:r>
      <w:r w:rsidRPr="001C220C">
        <w:rPr>
          <w:lang w:val="en-US"/>
        </w:rPr>
        <w:t xml:space="preserve">UML </w:t>
      </w:r>
      <w:r w:rsidRPr="000327C9">
        <w:rPr>
          <w:i/>
          <w:lang w:val="en-US"/>
        </w:rPr>
        <w:t>role based equipment model</w:t>
      </w:r>
      <w:r w:rsidRPr="001C220C">
        <w:rPr>
          <w:lang w:val="en-US"/>
        </w:rPr>
        <w:t xml:space="preserve"> </w:t>
      </w:r>
      <w:r w:rsidRPr="001C220C" w:rsidDel="00EE1B19">
        <w:rPr>
          <w:lang w:val="en-US"/>
        </w:rPr>
        <w:t xml:space="preserve">object </w:t>
      </w:r>
      <w:r w:rsidRPr="001C220C">
        <w:rPr>
          <w:lang w:val="en-US"/>
        </w:rPr>
        <w:t>is used to define the role based equipment hierarchy information</w:t>
      </w:r>
      <w:r w:rsidRPr="001C220C" w:rsidDel="00EE1B19">
        <w:rPr>
          <w:lang w:val="en-US"/>
        </w:rPr>
        <w:t xml:space="preserve"> </w:t>
      </w:r>
      <w:r w:rsidR="00243B34" w:rsidRPr="001C220C">
        <w:rPr>
          <w:lang w:val="en-US"/>
        </w:rPr>
        <w:t xml:space="preserve">that </w:t>
      </w:r>
      <w:r w:rsidRPr="001C220C" w:rsidDel="00EE1B19">
        <w:rPr>
          <w:lang w:val="en-US"/>
        </w:rPr>
        <w:t xml:space="preserve">is defined in </w:t>
      </w:r>
      <w:r w:rsidR="001F24A0">
        <w:rPr>
          <w:lang w:val="en-US"/>
        </w:rPr>
        <w:t>ISA 95.00.01</w:t>
      </w:r>
      <w:r w:rsidR="008558A5">
        <w:rPr>
          <w:lang w:val="en-US"/>
        </w:rPr>
        <w:t xml:space="preserve">. </w:t>
      </w:r>
      <w:r w:rsidRPr="001C220C">
        <w:rPr>
          <w:lang w:val="en-US"/>
        </w:rPr>
        <w:t xml:space="preserve">The model contains the information that may be used to construct the hierarchical models used in </w:t>
      </w:r>
      <w:r w:rsidR="00D50E16" w:rsidRPr="001C220C">
        <w:rPr>
          <w:lang w:val="en-US"/>
        </w:rPr>
        <w:t xml:space="preserve">manufacturing </w:t>
      </w:r>
      <w:r w:rsidRPr="001C220C">
        <w:rPr>
          <w:lang w:val="en-US"/>
        </w:rPr>
        <w:t>scenarios</w:t>
      </w:r>
      <w:r w:rsidR="008558A5">
        <w:rPr>
          <w:lang w:val="en-US"/>
        </w:rPr>
        <w:t xml:space="preserve">. </w:t>
      </w:r>
      <w:r w:rsidRPr="001C220C">
        <w:rPr>
          <w:lang w:val="en-US"/>
        </w:rPr>
        <w:t xml:space="preserve">For purposes of corresponding to the </w:t>
      </w:r>
      <w:r w:rsidR="001F24A0">
        <w:rPr>
          <w:lang w:val="en-US"/>
        </w:rPr>
        <w:t>ISA 95.00.01</w:t>
      </w:r>
      <w:r w:rsidRPr="001C220C">
        <w:rPr>
          <w:lang w:val="en-US"/>
        </w:rPr>
        <w:t xml:space="preserve"> models, the defined</w:t>
      </w:r>
      <w:r w:rsidRPr="007B63BD">
        <w:rPr>
          <w:lang w:val="en-US"/>
        </w:rPr>
        <w:t xml:space="preserve"> </w:t>
      </w:r>
      <w:r w:rsidRPr="005403B2">
        <w:rPr>
          <w:lang w:val="en-US"/>
        </w:rPr>
        <w:t>equipment levels</w:t>
      </w:r>
      <w:r w:rsidRPr="007B63BD">
        <w:rPr>
          <w:lang w:val="en-US"/>
        </w:rPr>
        <w:t>, s</w:t>
      </w:r>
      <w:r w:rsidRPr="001C220C">
        <w:rPr>
          <w:lang w:val="en-US"/>
        </w:rPr>
        <w:t xml:space="preserve">pecified in the </w:t>
      </w:r>
      <w:r w:rsidR="000327C9" w:rsidRPr="005403B2">
        <w:rPr>
          <w:lang w:val="en-US"/>
        </w:rPr>
        <w:t>e</w:t>
      </w:r>
      <w:r w:rsidRPr="005403B2">
        <w:rPr>
          <w:lang w:val="en-US"/>
        </w:rPr>
        <w:t xml:space="preserve">quipment </w:t>
      </w:r>
      <w:r w:rsidR="000327C9" w:rsidRPr="005403B2">
        <w:rPr>
          <w:lang w:val="en-US"/>
        </w:rPr>
        <w:t>l</w:t>
      </w:r>
      <w:r w:rsidRPr="005403B2">
        <w:rPr>
          <w:lang w:val="en-US"/>
        </w:rPr>
        <w:t>evel</w:t>
      </w:r>
      <w:r w:rsidRPr="007B63BD">
        <w:rPr>
          <w:lang w:val="en-US"/>
        </w:rPr>
        <w:t xml:space="preserve"> </w:t>
      </w:r>
      <w:r w:rsidRPr="001C220C">
        <w:rPr>
          <w:lang w:val="en-US"/>
        </w:rPr>
        <w:t xml:space="preserve">attributes, for role based </w:t>
      </w:r>
      <w:r w:rsidRPr="00500BDB">
        <w:rPr>
          <w:i/>
          <w:lang w:val="en-US"/>
        </w:rPr>
        <w:t xml:space="preserve">equipment </w:t>
      </w:r>
      <w:r w:rsidRPr="001C220C">
        <w:rPr>
          <w:lang w:val="en-US"/>
        </w:rPr>
        <w:t xml:space="preserve">are: </w:t>
      </w:r>
      <w:r w:rsidR="000B2987">
        <w:rPr>
          <w:lang w:val="en-US"/>
        </w:rPr>
        <w:t>e</w:t>
      </w:r>
      <w:r w:rsidRPr="001C220C">
        <w:rPr>
          <w:lang w:val="en-US"/>
        </w:rPr>
        <w:t xml:space="preserve">nterprise, </w:t>
      </w:r>
      <w:r w:rsidR="000B2987">
        <w:rPr>
          <w:lang w:val="en-US"/>
        </w:rPr>
        <w:t>s</w:t>
      </w:r>
      <w:r w:rsidRPr="001C220C">
        <w:rPr>
          <w:lang w:val="en-US"/>
        </w:rPr>
        <w:t xml:space="preserve">ite, </w:t>
      </w:r>
      <w:r w:rsidR="000B2987">
        <w:rPr>
          <w:lang w:val="en-US"/>
        </w:rPr>
        <w:t>a</w:t>
      </w:r>
      <w:r w:rsidRPr="001C220C">
        <w:rPr>
          <w:lang w:val="en-US"/>
        </w:rPr>
        <w:t xml:space="preserve">rea, </w:t>
      </w:r>
      <w:r w:rsidR="000B2987">
        <w:rPr>
          <w:lang w:val="en-US"/>
        </w:rPr>
        <w:t>w</w:t>
      </w:r>
      <w:r w:rsidRPr="001C220C">
        <w:rPr>
          <w:lang w:val="en-US"/>
        </w:rPr>
        <w:t xml:space="preserve">ork </w:t>
      </w:r>
      <w:r w:rsidR="000B2987">
        <w:rPr>
          <w:lang w:val="en-US"/>
        </w:rPr>
        <w:t>c</w:t>
      </w:r>
      <w:r w:rsidRPr="001C220C">
        <w:rPr>
          <w:lang w:val="en-US"/>
        </w:rPr>
        <w:t xml:space="preserve">enter, </w:t>
      </w:r>
      <w:r w:rsidR="000B2987">
        <w:rPr>
          <w:lang w:val="en-US"/>
        </w:rPr>
        <w:t>w</w:t>
      </w:r>
      <w:r w:rsidRPr="001C220C">
        <w:rPr>
          <w:lang w:val="en-US"/>
        </w:rPr>
        <w:t xml:space="preserve">ork </w:t>
      </w:r>
      <w:r w:rsidR="000B2987">
        <w:rPr>
          <w:lang w:val="en-US"/>
        </w:rPr>
        <w:t>u</w:t>
      </w:r>
      <w:r w:rsidRPr="001C220C">
        <w:rPr>
          <w:lang w:val="en-US"/>
        </w:rPr>
        <w:t xml:space="preserve">nit, </w:t>
      </w:r>
      <w:r w:rsidR="000B2987">
        <w:rPr>
          <w:lang w:val="en-US"/>
        </w:rPr>
        <w:t>p</w:t>
      </w:r>
      <w:r w:rsidRPr="001C220C">
        <w:rPr>
          <w:lang w:val="en-US"/>
        </w:rPr>
        <w:t xml:space="preserve">rocess </w:t>
      </w:r>
      <w:r w:rsidR="000B2987">
        <w:rPr>
          <w:lang w:val="en-US"/>
        </w:rPr>
        <w:t>c</w:t>
      </w:r>
      <w:r w:rsidRPr="001C220C">
        <w:rPr>
          <w:lang w:val="en-US"/>
        </w:rPr>
        <w:t xml:space="preserve">ell, </w:t>
      </w:r>
      <w:r w:rsidR="000B2987">
        <w:rPr>
          <w:lang w:val="en-US"/>
        </w:rPr>
        <w:t>u</w:t>
      </w:r>
      <w:r w:rsidRPr="001C220C">
        <w:rPr>
          <w:lang w:val="en-US"/>
        </w:rPr>
        <w:t xml:space="preserve">nit, </w:t>
      </w:r>
      <w:r w:rsidR="000B2987">
        <w:rPr>
          <w:lang w:val="en-US"/>
        </w:rPr>
        <w:t>p</w:t>
      </w:r>
      <w:r w:rsidRPr="001C220C">
        <w:rPr>
          <w:lang w:val="en-US"/>
        </w:rPr>
        <w:t xml:space="preserve">roduction </w:t>
      </w:r>
      <w:r w:rsidR="000B2987">
        <w:rPr>
          <w:lang w:val="en-US"/>
        </w:rPr>
        <w:t>l</w:t>
      </w:r>
      <w:r w:rsidRPr="001C220C">
        <w:rPr>
          <w:lang w:val="en-US"/>
        </w:rPr>
        <w:t xml:space="preserve">ine, </w:t>
      </w:r>
      <w:r w:rsidR="000B2987">
        <w:rPr>
          <w:lang w:val="en-US"/>
        </w:rPr>
        <w:t>p</w:t>
      </w:r>
      <w:r w:rsidR="00243B34" w:rsidRPr="001C220C">
        <w:rPr>
          <w:lang w:val="en-US"/>
        </w:rPr>
        <w:t xml:space="preserve">roduction </w:t>
      </w:r>
      <w:r w:rsidR="000B2987">
        <w:rPr>
          <w:lang w:val="en-US"/>
        </w:rPr>
        <w:t>u</w:t>
      </w:r>
      <w:r w:rsidRPr="001C220C">
        <w:rPr>
          <w:lang w:val="en-US"/>
        </w:rPr>
        <w:t xml:space="preserve">nit, </w:t>
      </w:r>
      <w:r w:rsidR="000B2987">
        <w:rPr>
          <w:lang w:val="en-US"/>
        </w:rPr>
        <w:t>w</w:t>
      </w:r>
      <w:r w:rsidRPr="001C220C">
        <w:rPr>
          <w:lang w:val="en-US"/>
        </w:rPr>
        <w:t xml:space="preserve">ork </w:t>
      </w:r>
      <w:r w:rsidR="000B2987">
        <w:rPr>
          <w:lang w:val="en-US"/>
        </w:rPr>
        <w:t>c</w:t>
      </w:r>
      <w:r w:rsidRPr="001C220C">
        <w:rPr>
          <w:lang w:val="en-US"/>
        </w:rPr>
        <w:t xml:space="preserve">ell, </w:t>
      </w:r>
      <w:r w:rsidR="000B2987">
        <w:rPr>
          <w:lang w:val="en-US"/>
        </w:rPr>
        <w:t>s</w:t>
      </w:r>
      <w:r w:rsidRPr="001C220C">
        <w:rPr>
          <w:lang w:val="en-US"/>
        </w:rPr>
        <w:t xml:space="preserve">torage </w:t>
      </w:r>
      <w:r w:rsidR="000B2987">
        <w:rPr>
          <w:lang w:val="en-US"/>
        </w:rPr>
        <w:t>z</w:t>
      </w:r>
      <w:r w:rsidRPr="001C220C">
        <w:rPr>
          <w:lang w:val="en-US"/>
        </w:rPr>
        <w:t xml:space="preserve">one, and </w:t>
      </w:r>
      <w:r w:rsidR="000B2987">
        <w:rPr>
          <w:lang w:val="en-US"/>
        </w:rPr>
        <w:t>s</w:t>
      </w:r>
      <w:r w:rsidRPr="001C220C">
        <w:rPr>
          <w:lang w:val="en-US"/>
        </w:rPr>
        <w:t xml:space="preserve">torage </w:t>
      </w:r>
      <w:r w:rsidR="000B2987">
        <w:rPr>
          <w:lang w:val="en-US"/>
        </w:rPr>
        <w:t>u</w:t>
      </w:r>
      <w:r w:rsidRPr="001C220C">
        <w:rPr>
          <w:lang w:val="en-US"/>
        </w:rPr>
        <w:t xml:space="preserve">nit. </w:t>
      </w:r>
    </w:p>
    <w:p w14:paraId="6F6F8021" w14:textId="77777777" w:rsidR="00025F9D" w:rsidRPr="001C220C" w:rsidRDefault="00B67195" w:rsidP="00025F9D">
      <w:pPr>
        <w:pStyle w:val="NOTE0"/>
        <w:rPr>
          <w:lang w:val="en-US"/>
        </w:rPr>
      </w:pPr>
      <w:r w:rsidRPr="001C220C">
        <w:rPr>
          <w:lang w:val="en-US"/>
        </w:rPr>
        <w:t>NOTE</w:t>
      </w:r>
      <w:r w:rsidR="00E6046E">
        <w:rPr>
          <w:lang w:val="en-US"/>
        </w:rPr>
        <w:tab/>
      </w:r>
      <w:r w:rsidRPr="001C220C">
        <w:rPr>
          <w:lang w:val="en-US"/>
        </w:rPr>
        <w:t xml:space="preserve">The types of work centers </w:t>
      </w:r>
      <w:r w:rsidR="005E0439">
        <w:rPr>
          <w:lang w:val="en-US"/>
        </w:rPr>
        <w:t>can</w:t>
      </w:r>
      <w:r w:rsidR="005E0439" w:rsidRPr="001C220C">
        <w:rPr>
          <w:lang w:val="en-US"/>
        </w:rPr>
        <w:t xml:space="preserve"> </w:t>
      </w:r>
      <w:r w:rsidRPr="001C220C">
        <w:rPr>
          <w:lang w:val="en-US"/>
        </w:rPr>
        <w:t xml:space="preserve">be extended </w:t>
      </w:r>
      <w:r w:rsidR="007A69EF">
        <w:rPr>
          <w:lang w:val="en-US"/>
        </w:rPr>
        <w:t>as needed</w:t>
      </w:r>
      <w:r w:rsidRPr="001C220C">
        <w:rPr>
          <w:lang w:val="en-US"/>
        </w:rPr>
        <w:t xml:space="preserve"> for application specific role based equipment hierarchies where the defined types do not apply. When a new type is added it </w:t>
      </w:r>
      <w:r w:rsidR="005E0439">
        <w:rPr>
          <w:lang w:val="en-US"/>
        </w:rPr>
        <w:t>usually</w:t>
      </w:r>
      <w:r w:rsidR="005E0439" w:rsidRPr="001C220C">
        <w:rPr>
          <w:lang w:val="en-US"/>
        </w:rPr>
        <w:t xml:space="preserve"> </w:t>
      </w:r>
      <w:r w:rsidR="00C02B61" w:rsidRPr="001C220C">
        <w:rPr>
          <w:lang w:val="en-US"/>
        </w:rPr>
        <w:t>maintain</w:t>
      </w:r>
      <w:r w:rsidR="00C02B61">
        <w:rPr>
          <w:lang w:val="en-US"/>
        </w:rPr>
        <w:t>s</w:t>
      </w:r>
      <w:r w:rsidRPr="001C220C">
        <w:rPr>
          <w:lang w:val="en-US"/>
        </w:rPr>
        <w:t xml:space="preserve"> the same relationship within the hierarchy as the defined work center types (within an area and contains work units)</w:t>
      </w:r>
      <w:r w:rsidR="008558A5">
        <w:rPr>
          <w:lang w:val="en-US"/>
        </w:rPr>
        <w:t xml:space="preserve">. </w:t>
      </w:r>
    </w:p>
    <w:p w14:paraId="23936C93" w14:textId="77777777" w:rsidR="00D866FF" w:rsidRPr="001C220C" w:rsidRDefault="00B67195" w:rsidP="00B67195">
      <w:pPr>
        <w:pStyle w:val="NOTE0"/>
        <w:rPr>
          <w:lang w:val="en-US"/>
        </w:rPr>
      </w:pPr>
      <w:r w:rsidRPr="001C220C">
        <w:rPr>
          <w:lang w:val="en-US"/>
        </w:rPr>
        <w:t>EXAMPLE</w:t>
      </w:r>
      <w:r w:rsidR="00D866FF" w:rsidRPr="001C220C">
        <w:rPr>
          <w:lang w:val="en-US"/>
        </w:rPr>
        <w:t xml:space="preserve"> 1</w:t>
      </w:r>
      <w:r w:rsidRPr="001C220C">
        <w:rPr>
          <w:lang w:val="en-US"/>
        </w:rPr>
        <w:tab/>
      </w:r>
      <w:r w:rsidR="00DE2E9A">
        <w:rPr>
          <w:lang w:val="en-US"/>
        </w:rPr>
        <w:t>A l</w:t>
      </w:r>
      <w:r w:rsidR="00D866FF" w:rsidRPr="001C220C">
        <w:rPr>
          <w:lang w:val="en-US"/>
        </w:rPr>
        <w:t xml:space="preserve">aboratory </w:t>
      </w:r>
      <w:r w:rsidR="00DE2E9A">
        <w:rPr>
          <w:lang w:val="en-US"/>
        </w:rPr>
        <w:t xml:space="preserve">can </w:t>
      </w:r>
      <w:r w:rsidR="00D866FF" w:rsidRPr="001C220C">
        <w:rPr>
          <w:lang w:val="en-US"/>
        </w:rPr>
        <w:t xml:space="preserve">be an extended </w:t>
      </w:r>
      <w:r w:rsidR="00D866FF" w:rsidRPr="00500BDB">
        <w:rPr>
          <w:i/>
          <w:lang w:val="en-US"/>
        </w:rPr>
        <w:t>equipment level</w:t>
      </w:r>
      <w:r w:rsidR="00D866FF" w:rsidRPr="001C220C">
        <w:rPr>
          <w:lang w:val="en-US"/>
        </w:rPr>
        <w:t xml:space="preserve"> that defines </w:t>
      </w:r>
      <w:r w:rsidR="00D50E16" w:rsidRPr="001C220C">
        <w:rPr>
          <w:lang w:val="en-US"/>
        </w:rPr>
        <w:t xml:space="preserve">a </w:t>
      </w:r>
      <w:r w:rsidR="00D866FF" w:rsidRPr="001C220C">
        <w:rPr>
          <w:lang w:val="en-US"/>
        </w:rPr>
        <w:t>Work Center that includes all equipment in a test lab.</w:t>
      </w:r>
    </w:p>
    <w:p w14:paraId="69B8FD2B" w14:textId="77777777" w:rsidR="00D866FF" w:rsidRPr="001C220C" w:rsidRDefault="00D866FF" w:rsidP="00B67195">
      <w:pPr>
        <w:pStyle w:val="NOTE0"/>
        <w:rPr>
          <w:lang w:val="en-US"/>
        </w:rPr>
      </w:pPr>
      <w:r w:rsidRPr="001C220C">
        <w:rPr>
          <w:lang w:val="en-US"/>
        </w:rPr>
        <w:t xml:space="preserve">EXAMPLE </w:t>
      </w:r>
      <w:smartTag w:uri="urn:schemas-microsoft-com:office:smarttags" w:element="chmetcnv">
        <w:smartTagPr>
          <w:attr w:name="UnitName" w:val="a"/>
          <w:attr w:name="SourceValue" w:val="2"/>
          <w:attr w:name="HasSpace" w:val="False"/>
          <w:attr w:name="Negative" w:val="False"/>
          <w:attr w:name="NumberType" w:val="1"/>
          <w:attr w:name="TCSC" w:val="0"/>
        </w:smartTagPr>
        <w:r w:rsidRPr="001C220C">
          <w:rPr>
            <w:lang w:val="en-US"/>
          </w:rPr>
          <w:t>2</w:t>
        </w:r>
        <w:r w:rsidRPr="001C220C">
          <w:rPr>
            <w:lang w:val="en-US"/>
          </w:rPr>
          <w:tab/>
        </w:r>
      </w:smartTag>
      <w:r w:rsidR="00D50E16" w:rsidRPr="001C220C">
        <w:rPr>
          <w:lang w:val="en-US"/>
        </w:rPr>
        <w:t xml:space="preserve">A </w:t>
      </w:r>
      <w:r w:rsidR="00AA4CAD">
        <w:rPr>
          <w:lang w:val="en-US"/>
        </w:rPr>
        <w:t>m</w:t>
      </w:r>
      <w:r w:rsidR="00D50E16" w:rsidRPr="001C220C">
        <w:rPr>
          <w:lang w:val="en-US"/>
        </w:rPr>
        <w:t xml:space="preserve">aintenance </w:t>
      </w:r>
      <w:r w:rsidR="00AA4CAD">
        <w:rPr>
          <w:lang w:val="en-US"/>
        </w:rPr>
        <w:t>s</w:t>
      </w:r>
      <w:r w:rsidRPr="001C220C">
        <w:rPr>
          <w:lang w:val="en-US"/>
        </w:rPr>
        <w:t xml:space="preserve">torage </w:t>
      </w:r>
      <w:r w:rsidR="00AA4CAD">
        <w:rPr>
          <w:lang w:val="en-US"/>
        </w:rPr>
        <w:t>c</w:t>
      </w:r>
      <w:r w:rsidRPr="001C220C">
        <w:rPr>
          <w:lang w:val="en-US"/>
        </w:rPr>
        <w:t xml:space="preserve">enter </w:t>
      </w:r>
      <w:r w:rsidR="00DE2E9A">
        <w:rPr>
          <w:lang w:val="en-US"/>
        </w:rPr>
        <w:t xml:space="preserve">can </w:t>
      </w:r>
      <w:r w:rsidRPr="001C220C">
        <w:rPr>
          <w:lang w:val="en-US"/>
        </w:rPr>
        <w:t xml:space="preserve">be an extended equipment level that defines a Work Center that includes all equipment used </w:t>
      </w:r>
      <w:r w:rsidR="00243B34" w:rsidRPr="001C220C">
        <w:rPr>
          <w:lang w:val="en-US"/>
        </w:rPr>
        <w:t xml:space="preserve">by </w:t>
      </w:r>
      <w:r w:rsidRPr="001C220C">
        <w:rPr>
          <w:lang w:val="en-US"/>
        </w:rPr>
        <w:t>maintenance activities.</w:t>
      </w:r>
    </w:p>
    <w:p w14:paraId="2C4C3F5A" w14:textId="5A61407C" w:rsidR="00CB7EC0" w:rsidDel="00067614" w:rsidRDefault="00D866FF" w:rsidP="00AE7F86">
      <w:pPr>
        <w:pStyle w:val="NOTE0"/>
        <w:rPr>
          <w:del w:id="3587" w:author="Charles Gifford" w:date="2017-03-23T12:53:00Z"/>
          <w:lang w:val="en-US"/>
        </w:rPr>
      </w:pPr>
      <w:r w:rsidRPr="001C220C">
        <w:rPr>
          <w:lang w:val="en-US"/>
        </w:rPr>
        <w:t xml:space="preserve">EXAMPLE </w:t>
      </w:r>
      <w:smartTag w:uri="urn:schemas-microsoft-com:office:smarttags" w:element="chmetcnv">
        <w:smartTagPr>
          <w:attr w:name="UnitName" w:val="a"/>
          <w:attr w:name="SourceValue" w:val="3"/>
          <w:attr w:name="HasSpace" w:val="False"/>
          <w:attr w:name="Negative" w:val="False"/>
          <w:attr w:name="NumberType" w:val="1"/>
          <w:attr w:name="TCSC" w:val="0"/>
        </w:smartTagPr>
        <w:r w:rsidRPr="001C220C">
          <w:rPr>
            <w:lang w:val="en-US"/>
          </w:rPr>
          <w:t>3</w:t>
        </w:r>
        <w:r w:rsidRPr="001C220C">
          <w:rPr>
            <w:lang w:val="en-US"/>
          </w:rPr>
          <w:tab/>
        </w:r>
      </w:smartTag>
      <w:r w:rsidR="00D50E16" w:rsidRPr="001C220C">
        <w:rPr>
          <w:lang w:val="en-US"/>
        </w:rPr>
        <w:t xml:space="preserve">A </w:t>
      </w:r>
      <w:r w:rsidRPr="001C220C">
        <w:rPr>
          <w:lang w:val="en-US"/>
        </w:rPr>
        <w:t xml:space="preserve">Mobile Equipment Center </w:t>
      </w:r>
      <w:r w:rsidR="00DE2E9A">
        <w:rPr>
          <w:lang w:val="en-US"/>
        </w:rPr>
        <w:t xml:space="preserve">can </w:t>
      </w:r>
      <w:r w:rsidRPr="001C220C">
        <w:rPr>
          <w:lang w:val="en-US"/>
        </w:rPr>
        <w:t xml:space="preserve">be a work center that includes all mobile </w:t>
      </w:r>
      <w:r w:rsidR="00243B34" w:rsidRPr="001C220C">
        <w:rPr>
          <w:lang w:val="en-US"/>
        </w:rPr>
        <w:t xml:space="preserve">equipment </w:t>
      </w:r>
      <w:r w:rsidRPr="001C220C">
        <w:rPr>
          <w:lang w:val="en-US"/>
        </w:rPr>
        <w:t xml:space="preserve">which </w:t>
      </w:r>
      <w:r w:rsidR="00DE2E9A">
        <w:rPr>
          <w:lang w:val="en-US"/>
        </w:rPr>
        <w:t xml:space="preserve">can </w:t>
      </w:r>
      <w:r w:rsidRPr="001C220C">
        <w:rPr>
          <w:lang w:val="en-US"/>
        </w:rPr>
        <w:t xml:space="preserve">be used at different work centers or areas at different points in time. </w:t>
      </w:r>
    </w:p>
    <w:p w14:paraId="3FF7B1C4" w14:textId="219A0F72" w:rsidR="005E781D" w:rsidRPr="001C220C" w:rsidRDefault="005E781D" w:rsidP="00A20072">
      <w:pPr>
        <w:pStyle w:val="NOTE0"/>
        <w:rPr>
          <w:lang w:val="en-US"/>
        </w:rPr>
      </w:pPr>
      <w:del w:id="3588" w:author="Charles Gifford" w:date="2017-03-18T20:12:00Z">
        <w:r w:rsidDel="00AE7F86">
          <w:rPr>
            <w:noProof/>
            <w:lang w:val="en-US" w:eastAsia="en-US"/>
          </w:rPr>
          <w:drawing>
            <wp:inline distT="0" distB="0" distL="0" distR="0" wp14:anchorId="748C31BD" wp14:editId="2E4F58D0">
              <wp:extent cx="5678927" cy="4761865"/>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414" b="353"/>
                      <a:stretch/>
                    </pic:blipFill>
                    <pic:spPr bwMode="auto">
                      <a:xfrm>
                        <a:off x="0" y="0"/>
                        <a:ext cx="5679235" cy="4762123"/>
                      </a:xfrm>
                      <a:prstGeom prst="rect">
                        <a:avLst/>
                      </a:prstGeom>
                      <a:ln>
                        <a:noFill/>
                      </a:ln>
                      <a:extLst>
                        <a:ext uri="{53640926-AAD7-44D8-BBD7-CCE9431645EC}">
                          <a14:shadowObscured xmlns:a14="http://schemas.microsoft.com/office/drawing/2010/main"/>
                        </a:ext>
                      </a:extLst>
                    </pic:spPr>
                  </pic:pic>
                </a:graphicData>
              </a:graphic>
            </wp:inline>
          </w:drawing>
        </w:r>
      </w:del>
    </w:p>
    <w:p w14:paraId="2EF93A9D" w14:textId="7FF04382" w:rsidR="00AE7F86" w:rsidRDefault="009719BE" w:rsidP="00027F6B">
      <w:pPr>
        <w:pStyle w:val="FIGURE"/>
        <w:rPr>
          <w:ins w:id="3589" w:author="Charles Gifford" w:date="2017-03-18T20:12:00Z"/>
          <w:lang w:val="en-US"/>
        </w:rPr>
      </w:pPr>
      <w:bookmarkStart w:id="3590" w:name="_Ref495476325"/>
      <w:bookmarkStart w:id="3591" w:name="_Toc516130432"/>
      <w:bookmarkStart w:id="3592" w:name="_Toc320178061"/>
      <w:ins w:id="3593" w:author="Charles Gifford" w:date="2017-03-18T22:57:00Z">
        <w:r>
          <w:rPr>
            <w:noProof/>
            <w:lang w:val="en-US" w:eastAsia="en-US"/>
          </w:rPr>
          <w:drawing>
            <wp:inline distT="0" distB="0" distL="0" distR="0" wp14:anchorId="7D49BCFE" wp14:editId="5B85F4A4">
              <wp:extent cx="3295650" cy="2944982"/>
              <wp:effectExtent l="0" t="0" r="0" b="8255"/>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98351" cy="2947395"/>
                      </a:xfrm>
                      <a:prstGeom prst="rect">
                        <a:avLst/>
                      </a:prstGeom>
                      <a:noFill/>
                    </pic:spPr>
                  </pic:pic>
                </a:graphicData>
              </a:graphic>
            </wp:inline>
          </w:drawing>
        </w:r>
      </w:ins>
    </w:p>
    <w:p w14:paraId="0427271B" w14:textId="127A5DA7" w:rsidR="00CB7EC0" w:rsidRDefault="00E5597E" w:rsidP="00027F6B">
      <w:pPr>
        <w:pStyle w:val="FIGURE-title"/>
        <w:rPr>
          <w:ins w:id="3594" w:author="Charles Gifford" w:date="2017-03-18T20:24:00Z"/>
          <w:lang w:val="en-US"/>
        </w:rPr>
      </w:pPr>
      <w:bookmarkStart w:id="3595" w:name="_Ref477953503"/>
      <w:bookmarkStart w:id="3596" w:name="_Ref477953498"/>
      <w:bookmarkStart w:id="3597" w:name="_Toc478492558"/>
      <w:r>
        <w:rPr>
          <w:lang w:val="en-US"/>
        </w:rPr>
        <w:t>Figure</w:t>
      </w:r>
      <w:r w:rsidR="00CB7EC0" w:rsidRPr="001C220C">
        <w:rPr>
          <w:lang w:val="en-US"/>
        </w:rPr>
        <w:t xml:space="preserve"> </w:t>
      </w:r>
      <w:r w:rsidR="00CB7EC0" w:rsidRPr="001C220C">
        <w:rPr>
          <w:lang w:val="en-US"/>
        </w:rPr>
        <w:fldChar w:fldCharType="begin"/>
      </w:r>
      <w:r w:rsidR="00CB7EC0" w:rsidRPr="001C220C">
        <w:rPr>
          <w:lang w:val="en-US"/>
        </w:rPr>
        <w:instrText xml:space="preserve"> SEQ Figure \* ARABIC </w:instrText>
      </w:r>
      <w:r w:rsidR="00CB7EC0" w:rsidRPr="001C220C">
        <w:rPr>
          <w:lang w:val="en-US"/>
        </w:rPr>
        <w:fldChar w:fldCharType="separate"/>
      </w:r>
      <w:bookmarkStart w:id="3598" w:name="_Ref38802266"/>
      <w:bookmarkStart w:id="3599" w:name="_Toc162335101"/>
      <w:bookmarkStart w:id="3600" w:name="_Toc237687654"/>
      <w:bookmarkStart w:id="3601" w:name="_Toc306620196"/>
      <w:r w:rsidR="000B2987">
        <w:rPr>
          <w:noProof/>
          <w:lang w:val="en-US"/>
        </w:rPr>
        <w:t>9</w:t>
      </w:r>
      <w:bookmarkEnd w:id="3598"/>
      <w:r w:rsidR="00CB7EC0" w:rsidRPr="001C220C">
        <w:rPr>
          <w:lang w:val="en-US"/>
        </w:rPr>
        <w:fldChar w:fldCharType="end"/>
      </w:r>
      <w:bookmarkEnd w:id="3590"/>
      <w:bookmarkEnd w:id="3595"/>
      <w:r>
        <w:rPr>
          <w:lang w:val="en-US"/>
        </w:rPr>
        <w:t xml:space="preserve"> –</w:t>
      </w:r>
      <w:r w:rsidR="00CB7EC0" w:rsidRPr="001C220C">
        <w:rPr>
          <w:lang w:val="en-US"/>
        </w:rPr>
        <w:t xml:space="preserve"> </w:t>
      </w:r>
      <w:r w:rsidR="00E0461C" w:rsidRPr="001C220C">
        <w:rPr>
          <w:lang w:val="en-US"/>
        </w:rPr>
        <w:t>Role based e</w:t>
      </w:r>
      <w:r w:rsidR="00CB7EC0" w:rsidRPr="001C220C">
        <w:rPr>
          <w:lang w:val="en-US"/>
        </w:rPr>
        <w:t>quipment model</w:t>
      </w:r>
      <w:bookmarkEnd w:id="3591"/>
      <w:bookmarkEnd w:id="3592"/>
      <w:bookmarkEnd w:id="3596"/>
      <w:bookmarkEnd w:id="3597"/>
      <w:bookmarkEnd w:id="3599"/>
      <w:bookmarkEnd w:id="3600"/>
      <w:bookmarkEnd w:id="3601"/>
    </w:p>
    <w:p w14:paraId="5ECCD2E2" w14:textId="06D0F6BE" w:rsidR="00C37A90" w:rsidRDefault="000B2987" w:rsidP="00E05180">
      <w:pPr>
        <w:pStyle w:val="TABLE-title"/>
        <w:rPr>
          <w:ins w:id="3602" w:author="Charles Gifford" w:date="2017-03-18T20:24:00Z"/>
          <w:lang w:val="en-US"/>
        </w:rPr>
      </w:pPr>
      <w:bookmarkStart w:id="3603" w:name="_Ref477953585"/>
      <w:bookmarkStart w:id="3604" w:name="_Ref477953539"/>
      <w:bookmarkStart w:id="3605" w:name="_Toc478492336"/>
      <w:bookmarkStart w:id="3606" w:name="_Hlk477711345"/>
      <w:ins w:id="3607" w:author="Charles Gifford" w:date="2017-03-22T13:41:00Z">
        <w:r>
          <w:t xml:space="preserve">Table </w:t>
        </w:r>
        <w:r>
          <w:fldChar w:fldCharType="begin"/>
        </w:r>
        <w:r>
          <w:instrText xml:space="preserve"> SEQ Table \* ARABIC </w:instrText>
        </w:r>
      </w:ins>
      <w:r>
        <w:fldChar w:fldCharType="separate"/>
      </w:r>
      <w:ins w:id="3608" w:author="Charles Gifford" w:date="2017-03-22T13:41:00Z">
        <w:r>
          <w:rPr>
            <w:noProof/>
          </w:rPr>
          <w:t>35</w:t>
        </w:r>
        <w:r>
          <w:fldChar w:fldCharType="end"/>
        </w:r>
        <w:bookmarkEnd w:id="3603"/>
        <w:r>
          <w:rPr>
            <w:lang w:val="en-US"/>
          </w:rPr>
          <w:t xml:space="preserve"> </w:t>
        </w:r>
      </w:ins>
      <w:ins w:id="3609" w:author="Charles Gifford" w:date="2017-03-18T20:24:00Z">
        <w:r w:rsidR="00C37A90">
          <w:rPr>
            <w:lang w:val="en-US"/>
          </w:rPr>
          <w:t>–</w:t>
        </w:r>
        <w:r w:rsidR="00C37A90" w:rsidRPr="001C220C">
          <w:rPr>
            <w:lang w:val="en-US"/>
          </w:rPr>
          <w:t xml:space="preserve"> </w:t>
        </w:r>
      </w:ins>
      <w:ins w:id="3610" w:author="Charles Gifford" w:date="2017-03-18T20:57:00Z">
        <w:r w:rsidR="000C7DB9" w:rsidRPr="000C7DB9">
          <w:rPr>
            <w:lang w:val="en-US"/>
          </w:rPr>
          <w:t xml:space="preserve">Role based equipment </w:t>
        </w:r>
      </w:ins>
      <w:ins w:id="3611" w:author="Charles Gifford" w:date="2017-03-18T20:24:00Z">
        <w:r w:rsidR="00C37A90">
          <w:rPr>
            <w:lang w:val="en-US"/>
          </w:rPr>
          <w:t>model relationships</w:t>
        </w:r>
        <w:bookmarkEnd w:id="3604"/>
        <w:bookmarkEnd w:id="3605"/>
        <w:r w:rsidR="00C37A90">
          <w:rPr>
            <w:lang w:val="en-US"/>
          </w:rPr>
          <w:t xml:space="preserve"> </w:t>
        </w:r>
      </w:ins>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245"/>
        <w:gridCol w:w="2160"/>
        <w:gridCol w:w="2160"/>
        <w:gridCol w:w="2790"/>
      </w:tblGrid>
      <w:tr w:rsidR="00C37A90" w:rsidRPr="00B7138B" w14:paraId="0B48E81E" w14:textId="77777777" w:rsidTr="00DF0024">
        <w:trPr>
          <w:trHeight w:val="176"/>
          <w:tblHeader/>
          <w:ins w:id="3612" w:author="Charles Gifford" w:date="2017-03-18T20:24:00Z"/>
        </w:trPr>
        <w:tc>
          <w:tcPr>
            <w:tcW w:w="2245" w:type="dxa"/>
            <w:shd w:val="clear" w:color="auto" w:fill="auto"/>
          </w:tcPr>
          <w:p w14:paraId="72C3065C" w14:textId="77777777" w:rsidR="00C37A90" w:rsidRPr="00B7138B" w:rsidRDefault="00C37A90" w:rsidP="00DF0024">
            <w:pPr>
              <w:pStyle w:val="TABLE-col-heading"/>
              <w:rPr>
                <w:ins w:id="3613" w:author="Charles Gifford" w:date="2017-03-18T20:24:00Z"/>
                <w:lang w:val="en-US"/>
              </w:rPr>
            </w:pPr>
            <w:ins w:id="3614" w:author="Charles Gifford" w:date="2017-03-18T20:24:00Z">
              <w:r w:rsidRPr="00B7138B">
                <w:rPr>
                  <w:lang w:val="en-US"/>
                </w:rPr>
                <w:t>From</w:t>
              </w:r>
            </w:ins>
          </w:p>
        </w:tc>
        <w:tc>
          <w:tcPr>
            <w:tcW w:w="2160" w:type="dxa"/>
            <w:shd w:val="clear" w:color="auto" w:fill="auto"/>
          </w:tcPr>
          <w:p w14:paraId="3ED7E498" w14:textId="77777777" w:rsidR="00C37A90" w:rsidRPr="00B7138B" w:rsidRDefault="00C37A90" w:rsidP="00DF0024">
            <w:pPr>
              <w:pStyle w:val="TABLE-col-heading"/>
              <w:rPr>
                <w:ins w:id="3615" w:author="Charles Gifford" w:date="2017-03-18T20:24:00Z"/>
                <w:lang w:val="en-US"/>
              </w:rPr>
            </w:pPr>
            <w:ins w:id="3616" w:author="Charles Gifford" w:date="2017-03-18T20:24:00Z">
              <w:r w:rsidRPr="00B7138B">
                <w:rPr>
                  <w:lang w:val="en-US"/>
                </w:rPr>
                <w:t>To</w:t>
              </w:r>
            </w:ins>
          </w:p>
        </w:tc>
        <w:tc>
          <w:tcPr>
            <w:tcW w:w="2160" w:type="dxa"/>
            <w:shd w:val="clear" w:color="auto" w:fill="auto"/>
          </w:tcPr>
          <w:p w14:paraId="7B6967B8" w14:textId="77777777" w:rsidR="00C37A90" w:rsidRPr="00B7138B" w:rsidRDefault="00C37A90" w:rsidP="00DF0024">
            <w:pPr>
              <w:pStyle w:val="TABLE-col-heading"/>
              <w:rPr>
                <w:ins w:id="3617" w:author="Charles Gifford" w:date="2017-03-18T20:24:00Z"/>
                <w:lang w:val="en-US"/>
              </w:rPr>
            </w:pPr>
            <w:ins w:id="3618" w:author="Charles Gifford" w:date="2017-03-18T20:24:00Z">
              <w:r w:rsidRPr="00B7138B">
                <w:rPr>
                  <w:lang w:val="en-US"/>
                </w:rPr>
                <w:t>Type</w:t>
              </w:r>
            </w:ins>
          </w:p>
        </w:tc>
        <w:tc>
          <w:tcPr>
            <w:tcW w:w="2790" w:type="dxa"/>
            <w:shd w:val="clear" w:color="auto" w:fill="auto"/>
          </w:tcPr>
          <w:p w14:paraId="15BCE925" w14:textId="77777777" w:rsidR="00C37A90" w:rsidRPr="00B7138B" w:rsidRDefault="00C37A90" w:rsidP="00DF0024">
            <w:pPr>
              <w:pStyle w:val="TABLE-col-heading"/>
              <w:rPr>
                <w:ins w:id="3619" w:author="Charles Gifford" w:date="2017-03-18T20:24:00Z"/>
                <w:lang w:val="en-US"/>
              </w:rPr>
            </w:pPr>
            <w:ins w:id="3620" w:author="Charles Gifford" w:date="2017-03-18T20:24:00Z">
              <w:r w:rsidRPr="00B7138B">
                <w:rPr>
                  <w:lang w:val="en-US"/>
                </w:rPr>
                <w:t>Relationship Name</w:t>
              </w:r>
            </w:ins>
          </w:p>
        </w:tc>
      </w:tr>
      <w:tr w:rsidR="00C37A90" w:rsidRPr="00B7138B" w14:paraId="42502C53" w14:textId="77777777" w:rsidTr="00DF0024">
        <w:trPr>
          <w:trHeight w:val="176"/>
          <w:ins w:id="3621" w:author="Charles Gifford" w:date="2017-03-18T20:24:00Z"/>
        </w:trPr>
        <w:tc>
          <w:tcPr>
            <w:tcW w:w="2245" w:type="dxa"/>
            <w:shd w:val="clear" w:color="auto" w:fill="auto"/>
          </w:tcPr>
          <w:p w14:paraId="06FD78CE" w14:textId="67FEEB5A" w:rsidR="00C37A90" w:rsidRPr="00B7138B" w:rsidRDefault="00C37A90" w:rsidP="00DF0024">
            <w:pPr>
              <w:pStyle w:val="TABLE-cell"/>
              <w:rPr>
                <w:ins w:id="3622" w:author="Charles Gifford" w:date="2017-03-18T20:24:00Z"/>
                <w:lang w:val="en-US"/>
              </w:rPr>
            </w:pPr>
            <w:ins w:id="3623" w:author="Charles Gifford" w:date="2017-03-18T20:25:00Z">
              <w:r w:rsidRPr="00C37A90">
                <w:rPr>
                  <w:lang w:val="en-US"/>
                </w:rPr>
                <w:t xml:space="preserve">Equipment </w:t>
              </w:r>
            </w:ins>
            <w:ins w:id="3624" w:author="Charles Gifford" w:date="2017-03-18T20:24:00Z">
              <w:r w:rsidRPr="00B7138B">
                <w:rPr>
                  <w:lang w:val="en-US"/>
                </w:rPr>
                <w:t>class</w:t>
              </w:r>
            </w:ins>
          </w:p>
        </w:tc>
        <w:tc>
          <w:tcPr>
            <w:tcW w:w="2160" w:type="dxa"/>
            <w:shd w:val="clear" w:color="auto" w:fill="auto"/>
          </w:tcPr>
          <w:p w14:paraId="45102943" w14:textId="5FA3E1DE" w:rsidR="00C37A90" w:rsidRPr="00B7138B" w:rsidRDefault="00C37A90" w:rsidP="00DF0024">
            <w:pPr>
              <w:pStyle w:val="TABLE-cell"/>
              <w:rPr>
                <w:ins w:id="3625" w:author="Charles Gifford" w:date="2017-03-18T20:24:00Z"/>
                <w:lang w:val="en-US"/>
              </w:rPr>
            </w:pPr>
            <w:ins w:id="3626" w:author="Charles Gifford" w:date="2017-03-18T20:26:00Z">
              <w:r w:rsidRPr="00C37A90">
                <w:rPr>
                  <w:lang w:val="en-US"/>
                </w:rPr>
                <w:t xml:space="preserve">Equipment class </w:t>
              </w:r>
            </w:ins>
            <w:ins w:id="3627" w:author="Charles Gifford" w:date="2017-03-18T20:24:00Z">
              <w:r w:rsidRPr="00B7138B">
                <w:rPr>
                  <w:lang w:val="en-US"/>
                </w:rPr>
                <w:t>property</w:t>
              </w:r>
            </w:ins>
          </w:p>
        </w:tc>
        <w:tc>
          <w:tcPr>
            <w:tcW w:w="2160" w:type="dxa"/>
            <w:shd w:val="clear" w:color="auto" w:fill="auto"/>
          </w:tcPr>
          <w:p w14:paraId="180BD28C" w14:textId="77777777" w:rsidR="00C37A90" w:rsidRPr="00B7138B" w:rsidRDefault="00C37A90" w:rsidP="00DF0024">
            <w:pPr>
              <w:pStyle w:val="TABLE-cell"/>
              <w:rPr>
                <w:ins w:id="3628" w:author="Charles Gifford" w:date="2017-03-18T20:24:00Z"/>
                <w:lang w:val="en-US"/>
              </w:rPr>
            </w:pPr>
            <w:ins w:id="3629" w:author="Charles Gifford" w:date="2017-03-18T20:24:00Z">
              <w:r w:rsidRPr="00B7138B">
                <w:rPr>
                  <w:lang w:val="en-US"/>
                </w:rPr>
                <w:t>Composition</w:t>
              </w:r>
            </w:ins>
          </w:p>
        </w:tc>
        <w:tc>
          <w:tcPr>
            <w:tcW w:w="2790" w:type="dxa"/>
            <w:shd w:val="clear" w:color="auto" w:fill="auto"/>
          </w:tcPr>
          <w:p w14:paraId="18990B38" w14:textId="77777777" w:rsidR="00C37A90" w:rsidRPr="00B7138B" w:rsidRDefault="00C37A90" w:rsidP="00DF0024">
            <w:pPr>
              <w:pStyle w:val="TABLE-cell"/>
              <w:rPr>
                <w:ins w:id="3630" w:author="Charles Gifford" w:date="2017-03-18T20:24:00Z"/>
                <w:lang w:val="en-US"/>
              </w:rPr>
            </w:pPr>
            <w:ins w:id="3631" w:author="Charles Gifford" w:date="2017-03-18T20:24:00Z">
              <w:r w:rsidRPr="00B7138B">
                <w:rPr>
                  <w:lang w:val="en-US"/>
                </w:rPr>
                <w:t>Has properties of &gt;</w:t>
              </w:r>
            </w:ins>
          </w:p>
        </w:tc>
      </w:tr>
      <w:tr w:rsidR="00C37A90" w:rsidRPr="00B7138B" w14:paraId="11A44F92" w14:textId="77777777" w:rsidTr="00DF0024">
        <w:trPr>
          <w:trHeight w:val="176"/>
          <w:ins w:id="3632" w:author="Charles Gifford" w:date="2017-03-18T20:24:00Z"/>
        </w:trPr>
        <w:tc>
          <w:tcPr>
            <w:tcW w:w="2245" w:type="dxa"/>
            <w:shd w:val="clear" w:color="auto" w:fill="auto"/>
          </w:tcPr>
          <w:p w14:paraId="18C142D9" w14:textId="046B6FC8" w:rsidR="00C37A90" w:rsidRPr="00B7138B" w:rsidRDefault="00C37A90" w:rsidP="00DF0024">
            <w:pPr>
              <w:pStyle w:val="TABLE-cell"/>
              <w:rPr>
                <w:ins w:id="3633" w:author="Charles Gifford" w:date="2017-03-18T20:24:00Z"/>
                <w:lang w:val="en-US"/>
              </w:rPr>
            </w:pPr>
            <w:ins w:id="3634" w:author="Charles Gifford" w:date="2017-03-18T20:26:00Z">
              <w:r w:rsidRPr="00C37A90">
                <w:rPr>
                  <w:lang w:val="en-US"/>
                </w:rPr>
                <w:t xml:space="preserve">Equipment </w:t>
              </w:r>
            </w:ins>
            <w:ins w:id="3635" w:author="Charles Gifford" w:date="2017-03-18T20:24:00Z">
              <w:r w:rsidRPr="00B7138B">
                <w:rPr>
                  <w:lang w:val="en-US"/>
                </w:rPr>
                <w:t>class</w:t>
              </w:r>
            </w:ins>
          </w:p>
        </w:tc>
        <w:tc>
          <w:tcPr>
            <w:tcW w:w="2160" w:type="dxa"/>
            <w:shd w:val="clear" w:color="auto" w:fill="auto"/>
          </w:tcPr>
          <w:p w14:paraId="492E3860" w14:textId="64D46313" w:rsidR="00C37A90" w:rsidRPr="00B7138B" w:rsidRDefault="00C37A90" w:rsidP="00DF0024">
            <w:pPr>
              <w:pStyle w:val="TABLE-cell"/>
              <w:rPr>
                <w:ins w:id="3636" w:author="Charles Gifford" w:date="2017-03-18T20:24:00Z"/>
                <w:lang w:val="en-US"/>
              </w:rPr>
            </w:pPr>
            <w:ins w:id="3637" w:author="Charles Gifford" w:date="2017-03-18T20:26:00Z">
              <w:r w:rsidRPr="00224EDD">
                <w:t>Equipment class</w:t>
              </w:r>
            </w:ins>
          </w:p>
        </w:tc>
        <w:tc>
          <w:tcPr>
            <w:tcW w:w="2160" w:type="dxa"/>
            <w:shd w:val="clear" w:color="auto" w:fill="auto"/>
          </w:tcPr>
          <w:p w14:paraId="0D35A7E6" w14:textId="77777777" w:rsidR="00C37A90" w:rsidRPr="00B7138B" w:rsidRDefault="00C37A90" w:rsidP="00DF0024">
            <w:pPr>
              <w:pStyle w:val="TABLE-cell"/>
              <w:rPr>
                <w:ins w:id="3638" w:author="Charles Gifford" w:date="2017-03-18T20:24:00Z"/>
                <w:lang w:val="en-US"/>
              </w:rPr>
            </w:pPr>
            <w:ins w:id="3639" w:author="Charles Gifford" w:date="2017-03-18T20:24:00Z">
              <w:r>
                <w:t>Association</w:t>
              </w:r>
            </w:ins>
          </w:p>
        </w:tc>
        <w:tc>
          <w:tcPr>
            <w:tcW w:w="2790" w:type="dxa"/>
            <w:shd w:val="clear" w:color="auto" w:fill="auto"/>
          </w:tcPr>
          <w:p w14:paraId="5E76E10B" w14:textId="77777777" w:rsidR="00C37A90" w:rsidRPr="00B7138B" w:rsidRDefault="00C37A90" w:rsidP="00DF0024">
            <w:pPr>
              <w:pStyle w:val="TABLE-cell"/>
              <w:rPr>
                <w:ins w:id="3640" w:author="Charles Gifford" w:date="2017-03-18T20:24:00Z"/>
                <w:lang w:val="en-US"/>
              </w:rPr>
            </w:pPr>
            <w:ins w:id="3641" w:author="Charles Gifford" w:date="2017-03-18T20:24:00Z">
              <w:r>
                <w:t xml:space="preserve">Is a specialization </w:t>
              </w:r>
              <w:r w:rsidRPr="008F275A">
                <w:t>of &gt;</w:t>
              </w:r>
            </w:ins>
          </w:p>
        </w:tc>
      </w:tr>
      <w:tr w:rsidR="00C37A90" w:rsidRPr="00B7138B" w14:paraId="3266C5BC" w14:textId="77777777" w:rsidTr="00DF0024">
        <w:trPr>
          <w:trHeight w:val="242"/>
          <w:ins w:id="3642" w:author="Charles Gifford" w:date="2017-03-18T20:24:00Z"/>
        </w:trPr>
        <w:tc>
          <w:tcPr>
            <w:tcW w:w="2245" w:type="dxa"/>
            <w:shd w:val="clear" w:color="auto" w:fill="auto"/>
          </w:tcPr>
          <w:p w14:paraId="678D4F15" w14:textId="626B6484" w:rsidR="00C37A90" w:rsidRPr="00B7138B" w:rsidRDefault="00C37A90" w:rsidP="00DF0024">
            <w:pPr>
              <w:pStyle w:val="TABLE-cell"/>
              <w:rPr>
                <w:ins w:id="3643" w:author="Charles Gifford" w:date="2017-03-18T20:24:00Z"/>
                <w:lang w:val="en-US"/>
              </w:rPr>
            </w:pPr>
            <w:ins w:id="3644" w:author="Charles Gifford" w:date="2017-03-18T20:26:00Z">
              <w:r w:rsidRPr="00BA21BF">
                <w:t>Equipment</w:t>
              </w:r>
            </w:ins>
          </w:p>
        </w:tc>
        <w:tc>
          <w:tcPr>
            <w:tcW w:w="2160" w:type="dxa"/>
            <w:shd w:val="clear" w:color="auto" w:fill="auto"/>
          </w:tcPr>
          <w:p w14:paraId="331FB790" w14:textId="2AD67E6F" w:rsidR="00C37A90" w:rsidRPr="00B7138B" w:rsidRDefault="00C37A90" w:rsidP="00DF0024">
            <w:pPr>
              <w:pStyle w:val="TABLE-cell"/>
              <w:rPr>
                <w:ins w:id="3645" w:author="Charles Gifford" w:date="2017-03-18T20:24:00Z"/>
                <w:lang w:val="en-US"/>
              </w:rPr>
            </w:pPr>
            <w:ins w:id="3646" w:author="Charles Gifford" w:date="2017-03-18T20:26:00Z">
              <w:r w:rsidRPr="00224EDD">
                <w:t>Equipment class</w:t>
              </w:r>
            </w:ins>
          </w:p>
        </w:tc>
        <w:tc>
          <w:tcPr>
            <w:tcW w:w="2160" w:type="dxa"/>
            <w:shd w:val="clear" w:color="auto" w:fill="auto"/>
          </w:tcPr>
          <w:p w14:paraId="62D1EE78" w14:textId="77777777" w:rsidR="00C37A90" w:rsidRPr="00B7138B" w:rsidRDefault="00C37A90" w:rsidP="00DF0024">
            <w:pPr>
              <w:pStyle w:val="TABLE-cell"/>
              <w:rPr>
                <w:ins w:id="3647" w:author="Charles Gifford" w:date="2017-03-18T20:24:00Z"/>
                <w:lang w:val="en-US"/>
              </w:rPr>
            </w:pPr>
            <w:ins w:id="3648" w:author="Charles Gifford" w:date="2017-03-18T20:24:00Z">
              <w:r w:rsidRPr="00B7138B">
                <w:rPr>
                  <w:lang w:val="en-US"/>
                </w:rPr>
                <w:t>Association</w:t>
              </w:r>
            </w:ins>
          </w:p>
        </w:tc>
        <w:tc>
          <w:tcPr>
            <w:tcW w:w="2790" w:type="dxa"/>
            <w:shd w:val="clear" w:color="auto" w:fill="auto"/>
          </w:tcPr>
          <w:p w14:paraId="2AB665A9" w14:textId="77777777" w:rsidR="00C37A90" w:rsidRPr="00B7138B" w:rsidRDefault="00C37A90" w:rsidP="00DF0024">
            <w:pPr>
              <w:pStyle w:val="TABLE-cell"/>
              <w:rPr>
                <w:ins w:id="3649" w:author="Charles Gifford" w:date="2017-03-18T20:24:00Z"/>
                <w:lang w:val="en-US"/>
              </w:rPr>
            </w:pPr>
            <w:ins w:id="3650" w:author="Charles Gifford" w:date="2017-03-18T20:24:00Z">
              <w:r w:rsidRPr="00B7138B">
                <w:rPr>
                  <w:lang w:val="en-US"/>
                </w:rPr>
                <w:t>Defined by</w:t>
              </w:r>
              <w:r>
                <w:rPr>
                  <w:lang w:val="en-US"/>
                </w:rPr>
                <w:t xml:space="preserve"> &gt;</w:t>
              </w:r>
            </w:ins>
          </w:p>
        </w:tc>
      </w:tr>
      <w:tr w:rsidR="00C37A90" w:rsidRPr="00B7138B" w14:paraId="5FF72C17" w14:textId="77777777" w:rsidTr="00DF0024">
        <w:trPr>
          <w:trHeight w:val="242"/>
          <w:ins w:id="3651" w:author="Charles Gifford" w:date="2017-03-18T20:24:00Z"/>
        </w:trPr>
        <w:tc>
          <w:tcPr>
            <w:tcW w:w="2245" w:type="dxa"/>
            <w:shd w:val="clear" w:color="auto" w:fill="auto"/>
          </w:tcPr>
          <w:p w14:paraId="2BBC7FC3" w14:textId="7B3C0574" w:rsidR="00C37A90" w:rsidRPr="00B7138B" w:rsidRDefault="00C37A90" w:rsidP="00DF0024">
            <w:pPr>
              <w:pStyle w:val="TABLE-cell"/>
              <w:rPr>
                <w:ins w:id="3652" w:author="Charles Gifford" w:date="2017-03-18T20:24:00Z"/>
                <w:lang w:val="en-US"/>
              </w:rPr>
            </w:pPr>
            <w:ins w:id="3653" w:author="Charles Gifford" w:date="2017-03-18T20:26:00Z">
              <w:r w:rsidRPr="00BA21BF">
                <w:t>Equipment</w:t>
              </w:r>
            </w:ins>
          </w:p>
        </w:tc>
        <w:tc>
          <w:tcPr>
            <w:tcW w:w="2160" w:type="dxa"/>
            <w:shd w:val="clear" w:color="auto" w:fill="auto"/>
          </w:tcPr>
          <w:p w14:paraId="797E13BC" w14:textId="298569FA" w:rsidR="00C37A90" w:rsidRPr="00B7138B" w:rsidRDefault="00C37A90" w:rsidP="00DF0024">
            <w:pPr>
              <w:pStyle w:val="TABLE-cell"/>
              <w:rPr>
                <w:ins w:id="3654" w:author="Charles Gifford" w:date="2017-03-18T20:24:00Z"/>
                <w:lang w:val="en-US"/>
              </w:rPr>
            </w:pPr>
            <w:ins w:id="3655" w:author="Charles Gifford" w:date="2017-03-18T20:27:00Z">
              <w:r w:rsidRPr="00C37A90">
                <w:rPr>
                  <w:lang w:val="en-US"/>
                </w:rPr>
                <w:t>Equipment</w:t>
              </w:r>
            </w:ins>
            <w:ins w:id="3656" w:author="Charles Gifford" w:date="2017-03-18T20:24:00Z">
              <w:r w:rsidRPr="00B7138B">
                <w:rPr>
                  <w:lang w:val="en-US"/>
                </w:rPr>
                <w:t xml:space="preserve"> property</w:t>
              </w:r>
            </w:ins>
          </w:p>
        </w:tc>
        <w:tc>
          <w:tcPr>
            <w:tcW w:w="2160" w:type="dxa"/>
            <w:shd w:val="clear" w:color="auto" w:fill="auto"/>
          </w:tcPr>
          <w:p w14:paraId="74C80077" w14:textId="77777777" w:rsidR="00C37A90" w:rsidRPr="00B7138B" w:rsidRDefault="00C37A90" w:rsidP="00DF0024">
            <w:pPr>
              <w:pStyle w:val="TABLE-cell"/>
              <w:rPr>
                <w:ins w:id="3657" w:author="Charles Gifford" w:date="2017-03-18T20:24:00Z"/>
                <w:lang w:val="en-US"/>
              </w:rPr>
            </w:pPr>
            <w:ins w:id="3658" w:author="Charles Gifford" w:date="2017-03-18T20:24:00Z">
              <w:r w:rsidRPr="00B7138B">
                <w:rPr>
                  <w:lang w:val="en-US"/>
                </w:rPr>
                <w:t>Composition</w:t>
              </w:r>
            </w:ins>
          </w:p>
        </w:tc>
        <w:tc>
          <w:tcPr>
            <w:tcW w:w="2790" w:type="dxa"/>
            <w:shd w:val="clear" w:color="auto" w:fill="auto"/>
          </w:tcPr>
          <w:p w14:paraId="37C6C819" w14:textId="77777777" w:rsidR="00C37A90" w:rsidRPr="00B7138B" w:rsidRDefault="00C37A90" w:rsidP="00DF0024">
            <w:pPr>
              <w:pStyle w:val="TABLE-cell"/>
              <w:rPr>
                <w:ins w:id="3659" w:author="Charles Gifford" w:date="2017-03-18T20:24:00Z"/>
                <w:lang w:val="en-US"/>
              </w:rPr>
            </w:pPr>
            <w:ins w:id="3660" w:author="Charles Gifford" w:date="2017-03-18T20:24:00Z">
              <w:r w:rsidRPr="00B7138B">
                <w:rPr>
                  <w:lang w:val="en-US"/>
                </w:rPr>
                <w:t xml:space="preserve">Has </w:t>
              </w:r>
              <w:r>
                <w:rPr>
                  <w:lang w:val="en-US"/>
                </w:rPr>
                <w:t>values</w:t>
              </w:r>
              <w:r w:rsidRPr="00B7138B">
                <w:rPr>
                  <w:lang w:val="en-US"/>
                </w:rPr>
                <w:t xml:space="preserve"> of &gt;</w:t>
              </w:r>
            </w:ins>
          </w:p>
        </w:tc>
      </w:tr>
      <w:tr w:rsidR="00C37A90" w:rsidRPr="00B7138B" w14:paraId="364BB780" w14:textId="77777777" w:rsidTr="00DF0024">
        <w:trPr>
          <w:trHeight w:val="50"/>
          <w:ins w:id="3661" w:author="Charles Gifford" w:date="2017-03-18T20:24:00Z"/>
        </w:trPr>
        <w:tc>
          <w:tcPr>
            <w:tcW w:w="2245" w:type="dxa"/>
            <w:shd w:val="clear" w:color="auto" w:fill="auto"/>
          </w:tcPr>
          <w:p w14:paraId="2863535C" w14:textId="35D4AAAD" w:rsidR="00C37A90" w:rsidRDefault="00C37A90" w:rsidP="00DF0024">
            <w:pPr>
              <w:pStyle w:val="TABLE-cell"/>
              <w:rPr>
                <w:ins w:id="3662" w:author="Charles Gifford" w:date="2017-03-18T20:24:00Z"/>
                <w:lang w:val="en-US"/>
              </w:rPr>
            </w:pPr>
            <w:ins w:id="3663" w:author="Charles Gifford" w:date="2017-03-18T20:26:00Z">
              <w:r w:rsidRPr="00C37A90">
                <w:rPr>
                  <w:lang w:val="en-US"/>
                </w:rPr>
                <w:t xml:space="preserve">Equipment </w:t>
              </w:r>
            </w:ins>
            <w:ins w:id="3664" w:author="Charles Gifford" w:date="2017-03-18T20:24:00Z">
              <w:r>
                <w:rPr>
                  <w:lang w:val="en-US"/>
                </w:rPr>
                <w:t>property</w:t>
              </w:r>
            </w:ins>
          </w:p>
        </w:tc>
        <w:tc>
          <w:tcPr>
            <w:tcW w:w="2160" w:type="dxa"/>
            <w:shd w:val="clear" w:color="auto" w:fill="auto"/>
          </w:tcPr>
          <w:p w14:paraId="0581C492" w14:textId="0A155376" w:rsidR="00C37A90" w:rsidRPr="001E18A8" w:rsidRDefault="00C37A90" w:rsidP="00DF0024">
            <w:pPr>
              <w:pStyle w:val="TABLE-cell"/>
              <w:rPr>
                <w:ins w:id="3665" w:author="Charles Gifford" w:date="2017-03-18T20:24:00Z"/>
                <w:lang w:val="en-US"/>
              </w:rPr>
            </w:pPr>
            <w:ins w:id="3666" w:author="Charles Gifford" w:date="2017-03-18T20:26:00Z">
              <w:r w:rsidRPr="00C37A90">
                <w:rPr>
                  <w:lang w:val="en-US"/>
                </w:rPr>
                <w:t xml:space="preserve">Equipment class </w:t>
              </w:r>
            </w:ins>
            <w:ins w:id="3667" w:author="Charles Gifford" w:date="2017-03-18T20:24:00Z">
              <w:r>
                <w:rPr>
                  <w:lang w:val="en-US"/>
                </w:rPr>
                <w:t>property</w:t>
              </w:r>
            </w:ins>
          </w:p>
        </w:tc>
        <w:tc>
          <w:tcPr>
            <w:tcW w:w="2160" w:type="dxa"/>
            <w:shd w:val="clear" w:color="auto" w:fill="auto"/>
          </w:tcPr>
          <w:p w14:paraId="5E5EC7D7" w14:textId="77777777" w:rsidR="00C37A90" w:rsidRDefault="00C37A90" w:rsidP="00DF0024">
            <w:pPr>
              <w:pStyle w:val="TABLE-cell"/>
              <w:rPr>
                <w:ins w:id="3668" w:author="Charles Gifford" w:date="2017-03-18T20:24:00Z"/>
                <w:lang w:val="en-US"/>
              </w:rPr>
            </w:pPr>
            <w:ins w:id="3669" w:author="Charles Gifford" w:date="2017-03-18T20:24:00Z">
              <w:r>
                <w:rPr>
                  <w:lang w:val="en-US"/>
                </w:rPr>
                <w:t>Dependency</w:t>
              </w:r>
            </w:ins>
          </w:p>
        </w:tc>
        <w:tc>
          <w:tcPr>
            <w:tcW w:w="2790" w:type="dxa"/>
            <w:shd w:val="clear" w:color="auto" w:fill="auto"/>
          </w:tcPr>
          <w:p w14:paraId="752562C9" w14:textId="580D9D90" w:rsidR="00C37A90" w:rsidRDefault="00C37A90" w:rsidP="00DF0024">
            <w:pPr>
              <w:pStyle w:val="TABLE-cell"/>
              <w:rPr>
                <w:ins w:id="3670" w:author="Charles Gifford" w:date="2017-03-18T20:24:00Z"/>
                <w:lang w:val="en-US"/>
              </w:rPr>
            </w:pPr>
            <w:ins w:id="3671" w:author="Charles Gifford" w:date="2017-03-18T20:24:00Z">
              <w:r>
                <w:rPr>
                  <w:lang w:val="en-US"/>
                </w:rPr>
                <w:t>Map</w:t>
              </w:r>
            </w:ins>
            <w:ins w:id="3672" w:author="Charles Gifford" w:date="2017-03-18T20:28:00Z">
              <w:r>
                <w:rPr>
                  <w:lang w:val="en-US"/>
                </w:rPr>
                <w:t>s</w:t>
              </w:r>
            </w:ins>
            <w:ins w:id="3673" w:author="Charles Gifford" w:date="2017-03-18T20:24:00Z">
              <w:r>
                <w:rPr>
                  <w:lang w:val="en-US"/>
                </w:rPr>
                <w:t xml:space="preserve"> to &gt;</w:t>
              </w:r>
            </w:ins>
          </w:p>
        </w:tc>
      </w:tr>
      <w:tr w:rsidR="00C37A90" w:rsidRPr="00B7138B" w14:paraId="1A0A47EE" w14:textId="77777777" w:rsidTr="00DF0024">
        <w:trPr>
          <w:trHeight w:val="50"/>
          <w:ins w:id="3674" w:author="Charles Gifford" w:date="2017-03-18T20:24:00Z"/>
        </w:trPr>
        <w:tc>
          <w:tcPr>
            <w:tcW w:w="2245" w:type="dxa"/>
            <w:shd w:val="clear" w:color="auto" w:fill="auto"/>
          </w:tcPr>
          <w:p w14:paraId="11CB745B" w14:textId="04EDA6CA" w:rsidR="00C37A90" w:rsidRDefault="00C37A90" w:rsidP="00DF0024">
            <w:pPr>
              <w:pStyle w:val="TABLE-cell"/>
              <w:rPr>
                <w:ins w:id="3675" w:author="Charles Gifford" w:date="2017-03-18T20:24:00Z"/>
                <w:lang w:val="en-US"/>
              </w:rPr>
            </w:pPr>
            <w:ins w:id="3676" w:author="Charles Gifford" w:date="2017-03-18T20:27:00Z">
              <w:r w:rsidRPr="00C37A90">
                <w:rPr>
                  <w:lang w:val="en-US"/>
                </w:rPr>
                <w:t xml:space="preserve">Equipment </w:t>
              </w:r>
            </w:ins>
            <w:ins w:id="3677" w:author="Charles Gifford" w:date="2017-03-18T20:24:00Z">
              <w:r>
                <w:rPr>
                  <w:lang w:val="en-US"/>
                </w:rPr>
                <w:t>property</w:t>
              </w:r>
            </w:ins>
          </w:p>
        </w:tc>
        <w:tc>
          <w:tcPr>
            <w:tcW w:w="2160" w:type="dxa"/>
            <w:shd w:val="clear" w:color="auto" w:fill="auto"/>
          </w:tcPr>
          <w:p w14:paraId="453B8C24" w14:textId="6EEDDC9A" w:rsidR="00C37A90" w:rsidRDefault="00C37A90" w:rsidP="00DF0024">
            <w:pPr>
              <w:pStyle w:val="TABLE-cell"/>
              <w:rPr>
                <w:ins w:id="3678" w:author="Charles Gifford" w:date="2017-03-18T20:24:00Z"/>
                <w:lang w:val="en-US"/>
              </w:rPr>
            </w:pPr>
            <w:ins w:id="3679" w:author="Charles Gifford" w:date="2017-03-18T20:27:00Z">
              <w:r w:rsidRPr="00C37A90">
                <w:rPr>
                  <w:lang w:val="en-US"/>
                </w:rPr>
                <w:t xml:space="preserve">Equipment </w:t>
              </w:r>
            </w:ins>
            <w:ins w:id="3680" w:author="Charles Gifford" w:date="2017-03-18T20:24:00Z">
              <w:r>
                <w:rPr>
                  <w:lang w:val="en-US"/>
                </w:rPr>
                <w:t>property</w:t>
              </w:r>
            </w:ins>
          </w:p>
        </w:tc>
        <w:tc>
          <w:tcPr>
            <w:tcW w:w="2160" w:type="dxa"/>
            <w:shd w:val="clear" w:color="auto" w:fill="auto"/>
          </w:tcPr>
          <w:p w14:paraId="187C2D0D" w14:textId="77777777" w:rsidR="00C37A90" w:rsidRDefault="00C37A90" w:rsidP="00DF0024">
            <w:pPr>
              <w:pStyle w:val="TABLE-cell"/>
              <w:rPr>
                <w:ins w:id="3681" w:author="Charles Gifford" w:date="2017-03-18T20:24:00Z"/>
                <w:lang w:val="en-US"/>
              </w:rPr>
            </w:pPr>
            <w:ins w:id="3682" w:author="Charles Gifford" w:date="2017-03-18T20:24:00Z">
              <w:r>
                <w:rPr>
                  <w:lang w:val="en-US"/>
                </w:rPr>
                <w:t>Composition hierarchy</w:t>
              </w:r>
            </w:ins>
          </w:p>
        </w:tc>
        <w:tc>
          <w:tcPr>
            <w:tcW w:w="2790" w:type="dxa"/>
            <w:shd w:val="clear" w:color="auto" w:fill="auto"/>
          </w:tcPr>
          <w:p w14:paraId="6ED91BBE" w14:textId="7BC2D7F5" w:rsidR="00C37A90" w:rsidRDefault="00C37A90" w:rsidP="00DF0024">
            <w:pPr>
              <w:pStyle w:val="TABLE-cell"/>
              <w:rPr>
                <w:ins w:id="3683" w:author="Charles Gifford" w:date="2017-03-18T20:24:00Z"/>
                <w:lang w:val="en-US"/>
              </w:rPr>
            </w:pPr>
            <w:ins w:id="3684" w:author="Charles Gifford" w:date="2017-03-18T20:28:00Z">
              <w:r>
                <w:rPr>
                  <w:lang w:val="en-US"/>
                </w:rPr>
                <w:t>C</w:t>
              </w:r>
            </w:ins>
            <w:ins w:id="3685" w:author="Charles Gifford" w:date="2017-03-18T20:24:00Z">
              <w:r>
                <w:rPr>
                  <w:lang w:val="en-US"/>
                </w:rPr>
                <w:t>ontain</w:t>
              </w:r>
            </w:ins>
            <w:ins w:id="3686" w:author="Charles Gifford" w:date="2017-03-18T20:28:00Z">
              <w:r>
                <w:rPr>
                  <w:lang w:val="en-US"/>
                </w:rPr>
                <w:t>s</w:t>
              </w:r>
            </w:ins>
            <w:ins w:id="3687" w:author="Charles Gifford" w:date="2017-03-18T20:24:00Z">
              <w:r>
                <w:rPr>
                  <w:lang w:val="en-US"/>
                </w:rPr>
                <w:t xml:space="preserve"> &gt;</w:t>
              </w:r>
            </w:ins>
          </w:p>
        </w:tc>
      </w:tr>
      <w:tr w:rsidR="00C37A90" w:rsidRPr="00B7138B" w14:paraId="3C5F3672" w14:textId="77777777" w:rsidTr="00DF0024">
        <w:trPr>
          <w:trHeight w:val="50"/>
          <w:ins w:id="3688" w:author="Charles Gifford" w:date="2017-03-18T20:24:00Z"/>
        </w:trPr>
        <w:tc>
          <w:tcPr>
            <w:tcW w:w="2245" w:type="dxa"/>
            <w:shd w:val="clear" w:color="auto" w:fill="auto"/>
          </w:tcPr>
          <w:p w14:paraId="17762B56" w14:textId="4D235E69" w:rsidR="00C37A90" w:rsidRDefault="00C37A90" w:rsidP="00DF0024">
            <w:pPr>
              <w:pStyle w:val="TABLE-cell"/>
              <w:rPr>
                <w:ins w:id="3689" w:author="Charles Gifford" w:date="2017-03-18T20:24:00Z"/>
                <w:lang w:val="en-US"/>
              </w:rPr>
            </w:pPr>
            <w:ins w:id="3690" w:author="Charles Gifford" w:date="2017-03-18T20:27:00Z">
              <w:r w:rsidRPr="00C37A90">
                <w:rPr>
                  <w:lang w:val="en-US"/>
                </w:rPr>
                <w:t xml:space="preserve">Equipment class </w:t>
              </w:r>
            </w:ins>
            <w:ins w:id="3691" w:author="Charles Gifford" w:date="2017-03-18T20:24:00Z">
              <w:r>
                <w:rPr>
                  <w:lang w:val="en-US"/>
                </w:rPr>
                <w:t>property</w:t>
              </w:r>
            </w:ins>
          </w:p>
        </w:tc>
        <w:tc>
          <w:tcPr>
            <w:tcW w:w="2160" w:type="dxa"/>
            <w:shd w:val="clear" w:color="auto" w:fill="auto"/>
          </w:tcPr>
          <w:p w14:paraId="2B694CB9" w14:textId="09027489" w:rsidR="00C37A90" w:rsidRDefault="00C37A90" w:rsidP="00DF0024">
            <w:pPr>
              <w:pStyle w:val="TABLE-cell"/>
              <w:rPr>
                <w:ins w:id="3692" w:author="Charles Gifford" w:date="2017-03-18T20:24:00Z"/>
                <w:lang w:val="en-US"/>
              </w:rPr>
            </w:pPr>
            <w:ins w:id="3693" w:author="Charles Gifford" w:date="2017-03-18T20:27:00Z">
              <w:r w:rsidRPr="00C37A90">
                <w:rPr>
                  <w:lang w:val="en-US"/>
                </w:rPr>
                <w:t xml:space="preserve">Equipment class </w:t>
              </w:r>
            </w:ins>
            <w:ins w:id="3694" w:author="Charles Gifford" w:date="2017-03-18T20:24:00Z">
              <w:r>
                <w:rPr>
                  <w:lang w:val="en-US"/>
                </w:rPr>
                <w:t>property</w:t>
              </w:r>
            </w:ins>
          </w:p>
        </w:tc>
        <w:tc>
          <w:tcPr>
            <w:tcW w:w="2160" w:type="dxa"/>
            <w:shd w:val="clear" w:color="auto" w:fill="auto"/>
          </w:tcPr>
          <w:p w14:paraId="01B11DD1" w14:textId="77777777" w:rsidR="00C37A90" w:rsidRDefault="00C37A90" w:rsidP="00DF0024">
            <w:pPr>
              <w:pStyle w:val="TABLE-cell"/>
              <w:rPr>
                <w:ins w:id="3695" w:author="Charles Gifford" w:date="2017-03-18T20:24:00Z"/>
                <w:lang w:val="en-US"/>
              </w:rPr>
            </w:pPr>
            <w:ins w:id="3696" w:author="Charles Gifford" w:date="2017-03-18T20:24:00Z">
              <w:r>
                <w:rPr>
                  <w:lang w:val="en-US"/>
                </w:rPr>
                <w:t>Composition hierarchy</w:t>
              </w:r>
            </w:ins>
          </w:p>
        </w:tc>
        <w:tc>
          <w:tcPr>
            <w:tcW w:w="2790" w:type="dxa"/>
            <w:shd w:val="clear" w:color="auto" w:fill="auto"/>
          </w:tcPr>
          <w:p w14:paraId="02D18EC8" w14:textId="5F6406CA" w:rsidR="00C37A90" w:rsidRDefault="00C37A90" w:rsidP="00DF0024">
            <w:pPr>
              <w:pStyle w:val="TABLE-cell"/>
              <w:rPr>
                <w:ins w:id="3697" w:author="Charles Gifford" w:date="2017-03-18T20:24:00Z"/>
                <w:lang w:val="en-US"/>
              </w:rPr>
            </w:pPr>
            <w:ins w:id="3698" w:author="Charles Gifford" w:date="2017-03-18T20:28:00Z">
              <w:r>
                <w:rPr>
                  <w:lang w:val="en-US"/>
                </w:rPr>
                <w:t>C</w:t>
              </w:r>
            </w:ins>
            <w:ins w:id="3699" w:author="Charles Gifford" w:date="2017-03-18T20:24:00Z">
              <w:r>
                <w:rPr>
                  <w:lang w:val="en-US"/>
                </w:rPr>
                <w:t>ontain</w:t>
              </w:r>
            </w:ins>
            <w:ins w:id="3700" w:author="Charles Gifford" w:date="2017-03-18T20:28:00Z">
              <w:r>
                <w:rPr>
                  <w:lang w:val="en-US"/>
                </w:rPr>
                <w:t>s</w:t>
              </w:r>
            </w:ins>
            <w:ins w:id="3701" w:author="Charles Gifford" w:date="2017-03-18T20:24:00Z">
              <w:r>
                <w:rPr>
                  <w:lang w:val="en-US"/>
                </w:rPr>
                <w:t xml:space="preserve"> &gt;</w:t>
              </w:r>
            </w:ins>
          </w:p>
        </w:tc>
      </w:tr>
    </w:tbl>
    <w:p w14:paraId="6D13EE41" w14:textId="77777777" w:rsidR="00CB7EC0" w:rsidRPr="001C220C" w:rsidRDefault="00CB7EC0" w:rsidP="003E1075">
      <w:pPr>
        <w:pStyle w:val="Heading3"/>
      </w:pPr>
      <w:bookmarkStart w:id="3702" w:name="_Toc516130332"/>
      <w:bookmarkStart w:id="3703" w:name="_Toc320176904"/>
      <w:bookmarkStart w:id="3704" w:name="_Toc516130330"/>
      <w:bookmarkEnd w:id="3606"/>
      <w:r w:rsidRPr="001C220C">
        <w:t>Equipment class</w:t>
      </w:r>
      <w:bookmarkEnd w:id="3702"/>
      <w:bookmarkEnd w:id="3703"/>
    </w:p>
    <w:p w14:paraId="6B203D26" w14:textId="77777777" w:rsidR="0055703F" w:rsidRPr="00F06814" w:rsidRDefault="00DB431A" w:rsidP="0055703F">
      <w:pPr>
        <w:pStyle w:val="PARAGRAPH"/>
        <w:rPr>
          <w:ins w:id="3705" w:author="Charles Gifford" w:date="2017-03-15T21:17:00Z"/>
        </w:rPr>
      </w:pPr>
      <w:r w:rsidRPr="001C220C">
        <w:rPr>
          <w:lang w:val="en-US"/>
        </w:rPr>
        <w:t xml:space="preserve">A representation of a grouping of </w:t>
      </w:r>
      <w:r w:rsidRPr="00500BDB">
        <w:rPr>
          <w:i/>
          <w:lang w:val="en-US"/>
        </w:rPr>
        <w:t xml:space="preserve">equipment </w:t>
      </w:r>
      <w:r w:rsidRPr="001C220C">
        <w:rPr>
          <w:lang w:val="en-US"/>
        </w:rPr>
        <w:t xml:space="preserve">with similar characteristics for a definite purpose such as manufacturing operations definition, scheduling, capability and performance </w:t>
      </w:r>
      <w:r>
        <w:rPr>
          <w:lang w:val="en-US"/>
        </w:rPr>
        <w:t xml:space="preserve">shall be presented as </w:t>
      </w:r>
      <w:r w:rsidR="005A123D">
        <w:rPr>
          <w:lang w:val="en-US"/>
        </w:rPr>
        <w:t xml:space="preserve">an </w:t>
      </w:r>
      <w:r w:rsidR="00D44749" w:rsidRPr="005A123D">
        <w:rPr>
          <w:i/>
          <w:lang w:val="en-US"/>
        </w:rPr>
        <w:t>equipment class</w:t>
      </w:r>
      <w:r w:rsidR="00D44749" w:rsidRPr="001C220C">
        <w:rPr>
          <w:lang w:val="en-US"/>
        </w:rPr>
        <w:t xml:space="preserve">. </w:t>
      </w:r>
      <w:r w:rsidR="009A0FC3" w:rsidRPr="001C220C">
        <w:rPr>
          <w:lang w:val="en-US"/>
        </w:rPr>
        <w:t xml:space="preserve">Any piece of </w:t>
      </w:r>
      <w:r w:rsidR="009A0FC3" w:rsidRPr="00500BDB">
        <w:rPr>
          <w:i/>
          <w:lang w:val="en-US"/>
        </w:rPr>
        <w:t xml:space="preserve">equipment </w:t>
      </w:r>
      <w:r w:rsidR="009A0FC3" w:rsidRPr="001C220C">
        <w:rPr>
          <w:lang w:val="en-US"/>
        </w:rPr>
        <w:t xml:space="preserve">may be a member of zero or more </w:t>
      </w:r>
      <w:r w:rsidR="009A0FC3" w:rsidRPr="000327C9">
        <w:rPr>
          <w:i/>
          <w:lang w:val="en-US"/>
        </w:rPr>
        <w:t>equipment classes</w:t>
      </w:r>
      <w:r w:rsidR="009A0FC3" w:rsidRPr="001C220C">
        <w:rPr>
          <w:lang w:val="en-US"/>
        </w:rPr>
        <w:t xml:space="preserve">. </w:t>
      </w:r>
      <w:ins w:id="3706" w:author="Charles Gifford" w:date="2017-03-15T21:17:00Z">
        <w:r w:rsidR="0055703F" w:rsidRPr="00F06814">
          <w:t xml:space="preserve">An </w:t>
        </w:r>
        <w:r w:rsidR="0055703F" w:rsidRPr="00F06814">
          <w:rPr>
            <w:i/>
          </w:rPr>
          <w:t>equipment class</w:t>
        </w:r>
        <w:r w:rsidR="0055703F" w:rsidRPr="00F06814">
          <w:t xml:space="preserve"> may be defined as a specialization of zero or more </w:t>
        </w:r>
        <w:r w:rsidR="0055703F" w:rsidRPr="00F06814">
          <w:rPr>
            <w:i/>
          </w:rPr>
          <w:t>equipment classes</w:t>
        </w:r>
        <w:r w:rsidR="0055703F" w:rsidRPr="00F06814">
          <w:t xml:space="preserve">.  An </w:t>
        </w:r>
        <w:r w:rsidR="0055703F" w:rsidRPr="00F06814">
          <w:rPr>
            <w:i/>
          </w:rPr>
          <w:t>equipment class</w:t>
        </w:r>
        <w:r w:rsidR="0055703F" w:rsidRPr="00F06814">
          <w:t xml:space="preserve"> may be made up of zero or more </w:t>
        </w:r>
        <w:r w:rsidR="0055703F" w:rsidRPr="00F06814">
          <w:rPr>
            <w:i/>
          </w:rPr>
          <w:t>equipment classes</w:t>
        </w:r>
        <w:r w:rsidR="0055703F" w:rsidRPr="00F06814">
          <w:t>.</w:t>
        </w:r>
      </w:ins>
    </w:p>
    <w:p w14:paraId="59FE4EA2" w14:textId="77777777" w:rsidR="003E5294" w:rsidRDefault="00AE7F86" w:rsidP="007B67F3">
      <w:pPr>
        <w:pStyle w:val="PARAGRAPH"/>
        <w:rPr>
          <w:ins w:id="3707" w:author="Charles Gifford" w:date="2017-03-18T20:44:00Z"/>
          <w:lang w:val="en-US"/>
        </w:rPr>
      </w:pPr>
      <w:ins w:id="3708" w:author="Charles Gifford" w:date="2017-03-18T20:20:00Z">
        <w:r w:rsidRPr="00AE7F86">
          <w:rPr>
            <w:lang w:val="en-US"/>
          </w:rPr>
          <w:t>An e</w:t>
        </w:r>
        <w:r w:rsidRPr="00C0721D">
          <w:rPr>
            <w:i/>
            <w:lang w:val="en-US"/>
          </w:rPr>
          <w:t xml:space="preserve">quipment class </w:t>
        </w:r>
        <w:r w:rsidRPr="00AE7F86">
          <w:rPr>
            <w:lang w:val="en-US"/>
          </w:rPr>
          <w:t xml:space="preserve">may be tested by the evaluation of a </w:t>
        </w:r>
        <w:r w:rsidRPr="00C0721D">
          <w:rPr>
            <w:i/>
            <w:lang w:val="en-US"/>
          </w:rPr>
          <w:t>test specification</w:t>
        </w:r>
        <w:r w:rsidRPr="00AE7F86">
          <w:rPr>
            <w:lang w:val="en-US"/>
          </w:rPr>
          <w:t>.</w:t>
        </w:r>
        <w:r>
          <w:rPr>
            <w:lang w:val="en-US"/>
          </w:rPr>
          <w:t xml:space="preserve"> </w:t>
        </w:r>
      </w:ins>
    </w:p>
    <w:p w14:paraId="3C7A5179" w14:textId="17C41FA2" w:rsidR="005A123D" w:rsidRPr="001C220C" w:rsidDel="00AE7F86" w:rsidRDefault="005A123D" w:rsidP="005A123D">
      <w:pPr>
        <w:pStyle w:val="PARAGRAPH"/>
        <w:rPr>
          <w:del w:id="3709" w:author="Charles Gifford" w:date="2017-03-18T20:20:00Z"/>
          <w:lang w:val="en-US"/>
        </w:rPr>
      </w:pPr>
      <w:del w:id="3710" w:author="Charles Gifford" w:date="2017-03-18T20:20:00Z">
        <w:r w:rsidRPr="001C220C" w:rsidDel="00AE7F86">
          <w:rPr>
            <w:lang w:val="en-US"/>
          </w:rPr>
          <w:delText xml:space="preserve">An </w:delText>
        </w:r>
        <w:r w:rsidRPr="000327C9" w:rsidDel="00AE7F86">
          <w:rPr>
            <w:i/>
            <w:lang w:val="en-US"/>
          </w:rPr>
          <w:delText>equipment class</w:delText>
        </w:r>
        <w:r w:rsidRPr="001C220C" w:rsidDel="00AE7F86">
          <w:rPr>
            <w:lang w:val="en-US"/>
          </w:rPr>
          <w:delText xml:space="preserve"> may be tested by the execution of a</w:delText>
        </w:r>
        <w:r w:rsidDel="00AE7F86">
          <w:rPr>
            <w:lang w:val="en-US"/>
          </w:rPr>
          <w:delText>n</w:delText>
        </w:r>
        <w:r w:rsidRPr="001C220C" w:rsidDel="00AE7F86">
          <w:rPr>
            <w:lang w:val="en-US"/>
          </w:rPr>
          <w:delText xml:space="preserve"> </w:delText>
        </w:r>
        <w:r w:rsidRPr="00B627EE" w:rsidDel="00AE7F86">
          <w:rPr>
            <w:i/>
            <w:lang w:val="en-US"/>
          </w:rPr>
          <w:delText>equipment capability test specification</w:delText>
        </w:r>
        <w:r w:rsidRPr="001C220C" w:rsidDel="00AE7F86">
          <w:rPr>
            <w:lang w:val="en-US"/>
          </w:rPr>
          <w:delText>.</w:delText>
        </w:r>
      </w:del>
    </w:p>
    <w:p w14:paraId="3B9451A5" w14:textId="77777777" w:rsidR="005A123D" w:rsidRPr="001C220C" w:rsidRDefault="005A123D" w:rsidP="005A123D">
      <w:pPr>
        <w:pStyle w:val="NOTE0"/>
        <w:rPr>
          <w:lang w:val="en-US"/>
        </w:rPr>
      </w:pPr>
      <w:r w:rsidRPr="001C220C">
        <w:rPr>
          <w:lang w:val="en-US"/>
        </w:rPr>
        <w:t>NOTE</w:t>
      </w:r>
      <w:r w:rsidRPr="001C220C">
        <w:rPr>
          <w:lang w:val="en-US"/>
        </w:rPr>
        <w:t> </w:t>
      </w:r>
      <w:r w:rsidRPr="001C220C">
        <w:rPr>
          <w:lang w:val="en-US"/>
        </w:rPr>
        <w:t xml:space="preserve">Examples of </w:t>
      </w:r>
      <w:r w:rsidRPr="00DB431A">
        <w:rPr>
          <w:i/>
          <w:lang w:val="en-US"/>
        </w:rPr>
        <w:t>equipment classes</w:t>
      </w:r>
      <w:r w:rsidRPr="001C220C">
        <w:rPr>
          <w:i/>
          <w:lang w:val="en-US"/>
        </w:rPr>
        <w:t xml:space="preserve"> </w:t>
      </w:r>
      <w:r w:rsidRPr="001C220C">
        <w:rPr>
          <w:lang w:val="en-US"/>
        </w:rPr>
        <w:t xml:space="preserve">are reactor unit, bottling line, and horizontal drill press. </w:t>
      </w:r>
    </w:p>
    <w:p w14:paraId="440CF3BE" w14:textId="18DC623E" w:rsidR="005A123D" w:rsidRDefault="000B2987" w:rsidP="0029062D">
      <w:pPr>
        <w:pStyle w:val="PARAGRAPH"/>
        <w:rPr>
          <w:ins w:id="3711" w:author="Charles Gifford" w:date="2017-03-15T21:15:00Z"/>
          <w:lang w:val="en-US"/>
        </w:rPr>
      </w:pPr>
      <w:r>
        <w:rPr>
          <w:lang w:val="en-US"/>
        </w:rPr>
        <w:fldChar w:fldCharType="begin"/>
      </w:r>
      <w:r>
        <w:rPr>
          <w:lang w:val="en-US"/>
        </w:rPr>
        <w:instrText xml:space="preserve"> REF _Ref477954008 \h </w:instrText>
      </w:r>
      <w:r>
        <w:rPr>
          <w:lang w:val="en-US"/>
        </w:rPr>
      </w:r>
      <w:r>
        <w:rPr>
          <w:lang w:val="en-US"/>
        </w:rPr>
        <w:fldChar w:fldCharType="separate"/>
      </w:r>
      <w:r>
        <w:t xml:space="preserve">Table </w:t>
      </w:r>
      <w:r>
        <w:rPr>
          <w:noProof/>
        </w:rPr>
        <w:t>36</w:t>
      </w:r>
      <w:r>
        <w:rPr>
          <w:lang w:val="en-US"/>
        </w:rPr>
        <w:fldChar w:fldCharType="end"/>
      </w:r>
      <w:r>
        <w:rPr>
          <w:lang w:val="en-US"/>
        </w:rPr>
        <w:t xml:space="preserve"> </w:t>
      </w:r>
      <w:r w:rsidR="00E6046E">
        <w:rPr>
          <w:lang w:val="en-US"/>
        </w:rPr>
        <w:t>lists the relationship</w:t>
      </w:r>
      <w:r w:rsidR="00C37A90">
        <w:rPr>
          <w:lang w:val="en-US"/>
        </w:rPr>
        <w:t xml:space="preserve"> role</w:t>
      </w:r>
      <w:r w:rsidR="00E6046E" w:rsidRPr="001C220C">
        <w:rPr>
          <w:lang w:val="en-US"/>
        </w:rPr>
        <w:t xml:space="preserve">s of </w:t>
      </w:r>
      <w:r w:rsidR="006A7CDC">
        <w:rPr>
          <w:lang w:val="en-US"/>
        </w:rPr>
        <w:t xml:space="preserve">the </w:t>
      </w:r>
      <w:r w:rsidR="00E6046E" w:rsidRPr="001C220C">
        <w:rPr>
          <w:i/>
          <w:lang w:val="en-US"/>
        </w:rPr>
        <w:t>equipment class.</w:t>
      </w:r>
      <w:r w:rsidR="00E6046E" w:rsidRPr="001C220C">
        <w:rPr>
          <w:lang w:val="en-US"/>
        </w:rPr>
        <w:t xml:space="preserve"> </w:t>
      </w:r>
      <w:r w:rsidR="00E6046E">
        <w:rPr>
          <w:lang w:val="en-US"/>
        </w:rPr>
        <w:t xml:space="preserve"> </w:t>
      </w:r>
      <w:r>
        <w:rPr>
          <w:lang w:val="en-US"/>
        </w:rPr>
        <w:fldChar w:fldCharType="begin"/>
      </w:r>
      <w:r>
        <w:rPr>
          <w:lang w:val="en-US"/>
        </w:rPr>
        <w:instrText xml:space="preserve"> REF _Ref495471443 \h </w:instrText>
      </w:r>
      <w:r>
        <w:rPr>
          <w:lang w:val="en-US"/>
        </w:rPr>
      </w:r>
      <w:r>
        <w:rPr>
          <w:lang w:val="en-US"/>
        </w:rPr>
        <w:fldChar w:fldCharType="separate"/>
      </w:r>
      <w:r>
        <w:rPr>
          <w:lang w:val="en-US"/>
        </w:rPr>
        <w:t xml:space="preserve">Table </w:t>
      </w:r>
      <w:r>
        <w:rPr>
          <w:noProof/>
          <w:lang w:val="en-US"/>
        </w:rPr>
        <w:t>37</w:t>
      </w:r>
      <w:r>
        <w:rPr>
          <w:lang w:val="en-US"/>
        </w:rPr>
        <w:fldChar w:fldCharType="end"/>
      </w:r>
      <w:r>
        <w:rPr>
          <w:lang w:val="en-US"/>
        </w:rPr>
        <w:t xml:space="preserve"> </w:t>
      </w:r>
      <w:r w:rsidR="00BB3B94" w:rsidRPr="001C220C">
        <w:rPr>
          <w:lang w:val="en-US"/>
        </w:rPr>
        <w:t>lists the attributes of</w:t>
      </w:r>
      <w:r w:rsidR="006A7CDC">
        <w:rPr>
          <w:lang w:val="en-US"/>
        </w:rPr>
        <w:t xml:space="preserve"> the</w:t>
      </w:r>
      <w:r w:rsidR="00BB3B94" w:rsidRPr="001C220C">
        <w:rPr>
          <w:lang w:val="en-US"/>
        </w:rPr>
        <w:t xml:space="preserve"> </w:t>
      </w:r>
      <w:r w:rsidR="00BB3B94" w:rsidRPr="001C220C">
        <w:rPr>
          <w:i/>
          <w:lang w:val="en-US"/>
        </w:rPr>
        <w:t>equipment class.</w:t>
      </w:r>
      <w:r w:rsidR="0040788E" w:rsidRPr="001C220C">
        <w:rPr>
          <w:lang w:val="en-US"/>
        </w:rPr>
        <w:t xml:space="preserve"> </w:t>
      </w:r>
    </w:p>
    <w:p w14:paraId="3FEFA0D5" w14:textId="22D17685" w:rsidR="00E6046E" w:rsidRDefault="000B2987" w:rsidP="00E05180">
      <w:pPr>
        <w:pStyle w:val="TABLE-title"/>
        <w:rPr>
          <w:ins w:id="3712" w:author="Charles Gifford" w:date="2017-03-18T20:34:00Z"/>
          <w:lang w:val="en-US"/>
        </w:rPr>
      </w:pPr>
      <w:bookmarkStart w:id="3713" w:name="_Ref477954008"/>
      <w:bookmarkStart w:id="3714" w:name="_Toc478492337"/>
      <w:ins w:id="3715" w:author="Charles Gifford" w:date="2017-03-22T13:49:00Z">
        <w:r>
          <w:t xml:space="preserve">Table </w:t>
        </w:r>
        <w:r>
          <w:fldChar w:fldCharType="begin"/>
        </w:r>
        <w:r>
          <w:instrText xml:space="preserve"> SEQ Table \* ARABIC </w:instrText>
        </w:r>
      </w:ins>
      <w:r>
        <w:fldChar w:fldCharType="separate"/>
      </w:r>
      <w:ins w:id="3716" w:author="Charles Gifford" w:date="2017-03-22T13:49:00Z">
        <w:r>
          <w:rPr>
            <w:noProof/>
          </w:rPr>
          <w:t>36</w:t>
        </w:r>
        <w:r>
          <w:fldChar w:fldCharType="end"/>
        </w:r>
        <w:bookmarkEnd w:id="3713"/>
        <w:r>
          <w:t xml:space="preserve"> </w:t>
        </w:r>
      </w:ins>
      <w:ins w:id="3717" w:author="Charles Gifford" w:date="2016-04-19T13:44:00Z">
        <w:r w:rsidR="00E6046E">
          <w:rPr>
            <w:lang w:val="en-US"/>
          </w:rPr>
          <w:t>–</w:t>
        </w:r>
        <w:r w:rsidR="00E6046E" w:rsidRPr="001C220C">
          <w:rPr>
            <w:lang w:val="en-US"/>
          </w:rPr>
          <w:t xml:space="preserve"> </w:t>
        </w:r>
        <w:r w:rsidR="00E6046E">
          <w:rPr>
            <w:lang w:val="en-US"/>
          </w:rPr>
          <w:t>E</w:t>
        </w:r>
        <w:r w:rsidR="00E6046E" w:rsidRPr="001C220C">
          <w:rPr>
            <w:lang w:val="en-US"/>
          </w:rPr>
          <w:t xml:space="preserve">quipment class </w:t>
        </w:r>
      </w:ins>
      <w:ins w:id="3718" w:author="Charles Gifford" w:date="2016-04-19T13:45:00Z">
        <w:r w:rsidR="00E6046E">
          <w:rPr>
            <w:lang w:val="en-US"/>
          </w:rPr>
          <w:t>relationship</w:t>
        </w:r>
      </w:ins>
      <w:ins w:id="3719" w:author="Charles Gifford" w:date="2017-03-18T20:44:00Z">
        <w:r w:rsidR="003E5294">
          <w:rPr>
            <w:lang w:val="en-US"/>
          </w:rPr>
          <w:t xml:space="preserve"> role</w:t>
        </w:r>
      </w:ins>
      <w:ins w:id="3720" w:author="Charles Gifford" w:date="2016-04-19T13:45:00Z">
        <w:r w:rsidR="00E6046E">
          <w:rPr>
            <w:lang w:val="en-US"/>
          </w:rPr>
          <w:t>s</w:t>
        </w:r>
      </w:ins>
      <w:bookmarkEnd w:id="3714"/>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D04D26" w:rsidRPr="009432BC" w14:paraId="07DB64D1" w14:textId="77777777" w:rsidTr="00D04D26">
        <w:trPr>
          <w:trHeight w:val="197"/>
          <w:tblHeader/>
          <w:ins w:id="3721" w:author="Charles Gifford" w:date="2017-03-18T20:35:00Z"/>
        </w:trPr>
        <w:tc>
          <w:tcPr>
            <w:tcW w:w="2155" w:type="dxa"/>
            <w:shd w:val="clear" w:color="auto" w:fill="auto"/>
          </w:tcPr>
          <w:p w14:paraId="0B643208" w14:textId="77777777" w:rsidR="00D04D26" w:rsidRPr="009432BC" w:rsidRDefault="00D04D26" w:rsidP="00D04D26">
            <w:pPr>
              <w:pStyle w:val="TABLE-col-heading"/>
              <w:rPr>
                <w:ins w:id="3722" w:author="Charles Gifford" w:date="2017-03-18T20:35:00Z"/>
              </w:rPr>
            </w:pPr>
            <w:bookmarkStart w:id="3723" w:name="_Hlk477644979"/>
            <w:ins w:id="3724" w:author="Charles Gifford" w:date="2017-03-18T20:35:00Z">
              <w:r w:rsidRPr="009432BC">
                <w:t>Related Object</w:t>
              </w:r>
            </w:ins>
          </w:p>
        </w:tc>
        <w:tc>
          <w:tcPr>
            <w:tcW w:w="2070" w:type="dxa"/>
            <w:shd w:val="clear" w:color="auto" w:fill="auto"/>
          </w:tcPr>
          <w:p w14:paraId="1DE01315" w14:textId="77777777" w:rsidR="00D04D26" w:rsidRPr="009432BC" w:rsidRDefault="00D04D26" w:rsidP="00D04D26">
            <w:pPr>
              <w:pStyle w:val="TABLE-col-heading"/>
              <w:rPr>
                <w:ins w:id="3725" w:author="Charles Gifford" w:date="2017-03-18T20:35:00Z"/>
              </w:rPr>
            </w:pPr>
            <w:ins w:id="3726" w:author="Charles Gifford" w:date="2017-03-18T20:35:00Z">
              <w:r w:rsidRPr="009432BC">
                <w:t>Role</w:t>
              </w:r>
            </w:ins>
          </w:p>
        </w:tc>
        <w:tc>
          <w:tcPr>
            <w:tcW w:w="1080" w:type="dxa"/>
            <w:shd w:val="clear" w:color="auto" w:fill="auto"/>
          </w:tcPr>
          <w:p w14:paraId="3848CC9E" w14:textId="77777777" w:rsidR="00D04D26" w:rsidRPr="009432BC" w:rsidRDefault="00D04D26" w:rsidP="00D04D26">
            <w:pPr>
              <w:pStyle w:val="TABLE-col-heading"/>
              <w:rPr>
                <w:ins w:id="3727" w:author="Charles Gifford" w:date="2017-03-18T20:35:00Z"/>
              </w:rPr>
            </w:pPr>
            <w:ins w:id="3728" w:author="Charles Gifford" w:date="2017-03-18T20:35:00Z">
              <w:r w:rsidRPr="009432BC">
                <w:t>Multiplicity</w:t>
              </w:r>
            </w:ins>
          </w:p>
        </w:tc>
        <w:tc>
          <w:tcPr>
            <w:tcW w:w="3780" w:type="dxa"/>
            <w:shd w:val="clear" w:color="auto" w:fill="auto"/>
          </w:tcPr>
          <w:p w14:paraId="5BDEA7E2" w14:textId="77777777" w:rsidR="00D04D26" w:rsidRPr="009432BC" w:rsidRDefault="00D04D26" w:rsidP="00D04D26">
            <w:pPr>
              <w:pStyle w:val="TABLE-col-heading"/>
              <w:rPr>
                <w:ins w:id="3729" w:author="Charles Gifford" w:date="2017-03-18T20:35:00Z"/>
              </w:rPr>
            </w:pPr>
            <w:ins w:id="3730" w:author="Charles Gifford" w:date="2017-03-18T20:35:00Z">
              <w:r w:rsidRPr="009432BC">
                <w:t>Description</w:t>
              </w:r>
            </w:ins>
          </w:p>
        </w:tc>
      </w:tr>
      <w:tr w:rsidR="00D04D26" w:rsidRPr="009432BC" w14:paraId="42EA12C7" w14:textId="77777777" w:rsidTr="00D04D26">
        <w:trPr>
          <w:trHeight w:val="332"/>
          <w:ins w:id="3731" w:author="Charles Gifford" w:date="2017-03-18T20:35:00Z"/>
        </w:trPr>
        <w:tc>
          <w:tcPr>
            <w:tcW w:w="2155" w:type="dxa"/>
            <w:shd w:val="clear" w:color="auto" w:fill="auto"/>
          </w:tcPr>
          <w:p w14:paraId="06B765FE" w14:textId="14E3EF92" w:rsidR="00D04D26" w:rsidRPr="009432BC" w:rsidRDefault="00D04D26" w:rsidP="00D04D26">
            <w:pPr>
              <w:pStyle w:val="TABLE-cell"/>
              <w:rPr>
                <w:ins w:id="3732" w:author="Charles Gifford" w:date="2017-03-18T20:35:00Z"/>
              </w:rPr>
            </w:pPr>
            <w:ins w:id="3733" w:author="Charles Gifford" w:date="2017-03-18T20:36:00Z">
              <w:r>
                <w:rPr>
                  <w:lang w:val="en-US"/>
                </w:rPr>
                <w:t>Equipment</w:t>
              </w:r>
            </w:ins>
            <w:ins w:id="3734" w:author="Charles Gifford" w:date="2017-03-18T20:35:00Z">
              <w:r w:rsidRPr="00A729EC">
                <w:rPr>
                  <w:lang w:val="en-US"/>
                </w:rPr>
                <w:t xml:space="preserve"> </w:t>
              </w:r>
              <w:r w:rsidRPr="00E32145">
                <w:rPr>
                  <w:lang w:val="en-US"/>
                </w:rPr>
                <w:t>class</w:t>
              </w:r>
            </w:ins>
          </w:p>
        </w:tc>
        <w:tc>
          <w:tcPr>
            <w:tcW w:w="2070" w:type="dxa"/>
            <w:shd w:val="clear" w:color="auto" w:fill="auto"/>
          </w:tcPr>
          <w:p w14:paraId="44D0805D" w14:textId="0D2A4734" w:rsidR="00D04D26" w:rsidRPr="009432BC" w:rsidRDefault="00D04D26" w:rsidP="00D04D26">
            <w:pPr>
              <w:pStyle w:val="TABLE-cell"/>
              <w:rPr>
                <w:ins w:id="3735" w:author="Charles Gifford" w:date="2017-03-18T20:35:00Z"/>
              </w:rPr>
            </w:pPr>
            <w:ins w:id="3736" w:author="Charles Gifford" w:date="2017-03-18T20:36:00Z">
              <w:r>
                <w:rPr>
                  <w:lang w:val="en-US"/>
                </w:rPr>
                <w:t>Equipment</w:t>
              </w:r>
            </w:ins>
            <w:ins w:id="3737" w:author="Charles Gifford" w:date="2017-03-18T20:35:00Z">
              <w:r w:rsidRPr="00E32145">
                <w:rPr>
                  <w:lang w:val="en-US"/>
                </w:rPr>
                <w:t xml:space="preserve"> superclass</w:t>
              </w:r>
            </w:ins>
          </w:p>
        </w:tc>
        <w:tc>
          <w:tcPr>
            <w:tcW w:w="1080" w:type="dxa"/>
            <w:shd w:val="clear" w:color="auto" w:fill="auto"/>
          </w:tcPr>
          <w:p w14:paraId="0DD94761" w14:textId="77777777" w:rsidR="00D04D26" w:rsidRPr="009432BC" w:rsidRDefault="00D04D26" w:rsidP="00D04D26">
            <w:pPr>
              <w:pStyle w:val="TABLE-cell"/>
              <w:rPr>
                <w:ins w:id="3738" w:author="Charles Gifford" w:date="2017-03-18T20:35:00Z"/>
              </w:rPr>
            </w:pPr>
            <w:ins w:id="3739" w:author="Charles Gifford" w:date="2017-03-18T20:35:00Z">
              <w:r>
                <w:rPr>
                  <w:lang w:val="en-US"/>
                </w:rPr>
                <w:t>0..*</w:t>
              </w:r>
            </w:ins>
          </w:p>
        </w:tc>
        <w:tc>
          <w:tcPr>
            <w:tcW w:w="3780" w:type="dxa"/>
            <w:shd w:val="clear" w:color="auto" w:fill="auto"/>
          </w:tcPr>
          <w:p w14:paraId="639414AD" w14:textId="799BD189" w:rsidR="00D04D26" w:rsidRPr="009432BC" w:rsidRDefault="00D04D26" w:rsidP="00D04D26">
            <w:pPr>
              <w:pStyle w:val="TABLE-cell"/>
              <w:rPr>
                <w:ins w:id="3740" w:author="Charles Gifford" w:date="2017-03-18T20:35:00Z"/>
              </w:rPr>
            </w:pPr>
            <w:ins w:id="3741" w:author="Charles Gifford" w:date="2017-03-18T20:35:00Z">
              <w:r w:rsidRPr="00E32145">
                <w:rPr>
                  <w:lang w:val="en-US"/>
                </w:rPr>
                <w:t xml:space="preserve">The </w:t>
              </w:r>
            </w:ins>
            <w:ins w:id="3742" w:author="Charles Gifford" w:date="2017-03-18T20:36:00Z">
              <w:r>
                <w:rPr>
                  <w:i/>
                  <w:lang w:val="en-US"/>
                </w:rPr>
                <w:t>equipment</w:t>
              </w:r>
            </w:ins>
            <w:ins w:id="3743" w:author="Charles Gifford" w:date="2017-03-18T20:35:00Z">
              <w:r w:rsidRPr="000933AD">
                <w:rPr>
                  <w:i/>
                  <w:lang w:val="en-US"/>
                </w:rPr>
                <w:t xml:space="preserve"> class</w:t>
              </w:r>
              <w:r w:rsidRPr="00E32145">
                <w:rPr>
                  <w:i/>
                  <w:lang w:val="en-US"/>
                </w:rPr>
                <w:t>es</w:t>
              </w:r>
              <w:r w:rsidRPr="00E32145">
                <w:rPr>
                  <w:lang w:val="en-US"/>
                </w:rPr>
                <w:t xml:space="preserve"> of which this </w:t>
              </w:r>
            </w:ins>
            <w:ins w:id="3744" w:author="Charles Gifford" w:date="2017-03-18T20:36:00Z">
              <w:r>
                <w:rPr>
                  <w:i/>
                  <w:lang w:val="en-US"/>
                </w:rPr>
                <w:t>equipment</w:t>
              </w:r>
            </w:ins>
            <w:ins w:id="3745" w:author="Charles Gifford" w:date="2017-03-18T20:35:00Z">
              <w:r w:rsidRPr="000933AD">
                <w:rPr>
                  <w:i/>
                  <w:lang w:val="en-US"/>
                </w:rPr>
                <w:t xml:space="preserve"> class</w:t>
              </w:r>
              <w:r w:rsidRPr="00E32145">
                <w:rPr>
                  <w:lang w:val="en-US"/>
                </w:rPr>
                <w:t xml:space="preserve"> is a specialization</w:t>
              </w:r>
              <w:r w:rsidRPr="00E32145">
                <w:rPr>
                  <w:i/>
                  <w:lang w:val="en-US"/>
                </w:rPr>
                <w:t>.</w:t>
              </w:r>
            </w:ins>
          </w:p>
        </w:tc>
      </w:tr>
      <w:tr w:rsidR="00D04D26" w:rsidRPr="009432BC" w14:paraId="5B4E3212" w14:textId="77777777" w:rsidTr="00D04D26">
        <w:trPr>
          <w:trHeight w:val="332"/>
          <w:ins w:id="3746" w:author="Charles Gifford" w:date="2017-03-18T20:39:00Z"/>
        </w:trPr>
        <w:tc>
          <w:tcPr>
            <w:tcW w:w="2155" w:type="dxa"/>
            <w:shd w:val="clear" w:color="auto" w:fill="auto"/>
          </w:tcPr>
          <w:p w14:paraId="52E4DBF3" w14:textId="5E5264B1" w:rsidR="00D04D26" w:rsidRDefault="00D04D26" w:rsidP="00D04D26">
            <w:pPr>
              <w:pStyle w:val="TABLE-cell"/>
              <w:rPr>
                <w:ins w:id="3747" w:author="Charles Gifford" w:date="2017-03-18T20:39:00Z"/>
                <w:lang w:val="en-US"/>
              </w:rPr>
            </w:pPr>
            <w:ins w:id="3748" w:author="Charles Gifford" w:date="2017-03-18T20:40:00Z">
              <w:r w:rsidRPr="00F06814">
                <w:t>Equipment class</w:t>
              </w:r>
            </w:ins>
          </w:p>
        </w:tc>
        <w:tc>
          <w:tcPr>
            <w:tcW w:w="2070" w:type="dxa"/>
            <w:shd w:val="clear" w:color="auto" w:fill="auto"/>
          </w:tcPr>
          <w:p w14:paraId="30D6D2AB" w14:textId="19EDD3C3" w:rsidR="00D04D26" w:rsidRDefault="00D04D26" w:rsidP="00D04D26">
            <w:pPr>
              <w:pStyle w:val="TABLE-cell"/>
              <w:rPr>
                <w:ins w:id="3749" w:author="Charles Gifford" w:date="2017-03-18T20:39:00Z"/>
                <w:lang w:val="en-US"/>
              </w:rPr>
            </w:pPr>
            <w:ins w:id="3750" w:author="Charles Gifford" w:date="2017-03-18T20:40:00Z">
              <w:r w:rsidRPr="00F06814">
                <w:t>Contained equipment class</w:t>
              </w:r>
            </w:ins>
          </w:p>
        </w:tc>
        <w:tc>
          <w:tcPr>
            <w:tcW w:w="1080" w:type="dxa"/>
            <w:shd w:val="clear" w:color="auto" w:fill="auto"/>
          </w:tcPr>
          <w:p w14:paraId="3C5CC5FC" w14:textId="10DEBE2A" w:rsidR="00D04D26" w:rsidRDefault="00D04D26" w:rsidP="00D04D26">
            <w:pPr>
              <w:pStyle w:val="TABLE-cell"/>
              <w:rPr>
                <w:ins w:id="3751" w:author="Charles Gifford" w:date="2017-03-18T20:39:00Z"/>
                <w:lang w:val="en-US"/>
              </w:rPr>
            </w:pPr>
            <w:ins w:id="3752" w:author="Charles Gifford" w:date="2017-03-18T20:40:00Z">
              <w:r w:rsidRPr="00D04D26">
                <w:rPr>
                  <w:lang w:val="en-US"/>
                </w:rPr>
                <w:t>0..*</w:t>
              </w:r>
            </w:ins>
          </w:p>
        </w:tc>
        <w:tc>
          <w:tcPr>
            <w:tcW w:w="3780" w:type="dxa"/>
            <w:shd w:val="clear" w:color="auto" w:fill="auto"/>
          </w:tcPr>
          <w:p w14:paraId="4E24228C" w14:textId="42A4C841" w:rsidR="00D04D26" w:rsidRPr="00E32145" w:rsidRDefault="00A63114" w:rsidP="00D04D26">
            <w:pPr>
              <w:pStyle w:val="TABLE-cell"/>
              <w:rPr>
                <w:ins w:id="3753" w:author="Charles Gifford" w:date="2017-03-18T20:39:00Z"/>
                <w:lang w:val="en-US"/>
              </w:rPr>
            </w:pPr>
            <w:ins w:id="3754" w:author="Charles Gifford" w:date="2017-03-19T09:47:00Z">
              <w:r>
                <w:rPr>
                  <w:lang w:val="en-US"/>
                </w:rPr>
                <w:t xml:space="preserve">The child </w:t>
              </w:r>
              <w:r w:rsidRPr="00546627">
                <w:rPr>
                  <w:i/>
                  <w:lang w:val="en-US"/>
                </w:rPr>
                <w:t xml:space="preserve">equipment classes </w:t>
              </w:r>
              <w:r>
                <w:rPr>
                  <w:lang w:val="en-US"/>
                </w:rPr>
                <w:t xml:space="preserve">contained within this </w:t>
              </w:r>
              <w:r w:rsidRPr="00546627">
                <w:rPr>
                  <w:i/>
                  <w:lang w:val="en-US"/>
                </w:rPr>
                <w:t>equipment class</w:t>
              </w:r>
              <w:r w:rsidRPr="00A63114">
                <w:rPr>
                  <w:lang w:val="en-US"/>
                </w:rPr>
                <w:t>.</w:t>
              </w:r>
            </w:ins>
          </w:p>
        </w:tc>
      </w:tr>
      <w:tr w:rsidR="00E11C49" w:rsidRPr="009432BC" w14:paraId="1E668BBB" w14:textId="77777777" w:rsidTr="00D04D26">
        <w:trPr>
          <w:trHeight w:val="332"/>
          <w:ins w:id="3755" w:author="Charles Gifford" w:date="2017-03-19T09:46:00Z"/>
        </w:trPr>
        <w:tc>
          <w:tcPr>
            <w:tcW w:w="2155" w:type="dxa"/>
            <w:shd w:val="clear" w:color="auto" w:fill="auto"/>
          </w:tcPr>
          <w:p w14:paraId="16F13AB8" w14:textId="71C0E8FC" w:rsidR="00E11C49" w:rsidRPr="00F06814" w:rsidRDefault="00E11C49" w:rsidP="00E11C49">
            <w:pPr>
              <w:pStyle w:val="TABLE-cell"/>
              <w:rPr>
                <w:ins w:id="3756" w:author="Charles Gifford" w:date="2017-03-19T09:46:00Z"/>
              </w:rPr>
            </w:pPr>
            <w:ins w:id="3757" w:author="Charles Gifford" w:date="2017-03-19T09:46:00Z">
              <w:r w:rsidRPr="00F06814">
                <w:t>Equipment class</w:t>
              </w:r>
            </w:ins>
          </w:p>
        </w:tc>
        <w:tc>
          <w:tcPr>
            <w:tcW w:w="2070" w:type="dxa"/>
            <w:shd w:val="clear" w:color="auto" w:fill="auto"/>
          </w:tcPr>
          <w:p w14:paraId="3F66668E" w14:textId="309567CF" w:rsidR="00E11C49" w:rsidRPr="00F06814" w:rsidRDefault="00A63114" w:rsidP="00E11C49">
            <w:pPr>
              <w:pStyle w:val="TABLE-cell"/>
              <w:rPr>
                <w:ins w:id="3758" w:author="Charles Gifford" w:date="2017-03-19T09:46:00Z"/>
              </w:rPr>
            </w:pPr>
            <w:ins w:id="3759" w:author="Charles Gifford" w:date="2017-03-19T09:46:00Z">
              <w:r>
                <w:t>E</w:t>
              </w:r>
              <w:r w:rsidR="00E11C49" w:rsidRPr="00F06814">
                <w:t>quipment class</w:t>
              </w:r>
            </w:ins>
          </w:p>
        </w:tc>
        <w:tc>
          <w:tcPr>
            <w:tcW w:w="1080" w:type="dxa"/>
            <w:shd w:val="clear" w:color="auto" w:fill="auto"/>
          </w:tcPr>
          <w:p w14:paraId="56793AE3" w14:textId="5A2ACC68" w:rsidR="00E11C49" w:rsidRPr="00D04D26" w:rsidRDefault="00E11C49" w:rsidP="00E11C49">
            <w:pPr>
              <w:pStyle w:val="TABLE-cell"/>
              <w:rPr>
                <w:ins w:id="3760" w:author="Charles Gifford" w:date="2017-03-19T09:46:00Z"/>
                <w:lang w:val="en-US"/>
              </w:rPr>
            </w:pPr>
            <w:ins w:id="3761" w:author="Charles Gifford" w:date="2017-03-19T09:46:00Z">
              <w:r w:rsidRPr="00D04D26">
                <w:rPr>
                  <w:lang w:val="en-US"/>
                </w:rPr>
                <w:t>0..*</w:t>
              </w:r>
            </w:ins>
          </w:p>
        </w:tc>
        <w:tc>
          <w:tcPr>
            <w:tcW w:w="3780" w:type="dxa"/>
            <w:shd w:val="clear" w:color="auto" w:fill="auto"/>
          </w:tcPr>
          <w:p w14:paraId="03D5067D" w14:textId="36F0A9F8" w:rsidR="00E11C49" w:rsidRPr="00D04D26" w:rsidRDefault="00E11C49" w:rsidP="00E11C49">
            <w:pPr>
              <w:pStyle w:val="TABLE-cell"/>
              <w:rPr>
                <w:ins w:id="3762" w:author="Charles Gifford" w:date="2017-03-19T09:46:00Z"/>
                <w:lang w:val="en-US"/>
              </w:rPr>
            </w:pPr>
            <w:ins w:id="3763" w:author="Charles Gifford" w:date="2017-03-19T09:46:00Z">
              <w:r w:rsidRPr="00D04D26">
                <w:rPr>
                  <w:lang w:val="en-US"/>
                </w:rPr>
                <w:t xml:space="preserve">This </w:t>
              </w:r>
              <w:r w:rsidRPr="007B67F3">
                <w:rPr>
                  <w:i/>
                  <w:lang w:val="en-US"/>
                </w:rPr>
                <w:t>equipment class</w:t>
              </w:r>
              <w:r w:rsidRPr="00D04D26">
                <w:rPr>
                  <w:lang w:val="en-US"/>
                </w:rPr>
                <w:t xml:space="preserve"> is part of the related object as the whole.</w:t>
              </w:r>
            </w:ins>
          </w:p>
        </w:tc>
      </w:tr>
      <w:tr w:rsidR="00D04D26" w:rsidRPr="009432BC" w14:paraId="2EA553EA" w14:textId="77777777" w:rsidTr="00D04D26">
        <w:trPr>
          <w:trHeight w:val="314"/>
          <w:ins w:id="3764" w:author="Charles Gifford" w:date="2017-03-18T20:35:00Z"/>
        </w:trPr>
        <w:tc>
          <w:tcPr>
            <w:tcW w:w="2155" w:type="dxa"/>
            <w:shd w:val="clear" w:color="auto" w:fill="auto"/>
          </w:tcPr>
          <w:p w14:paraId="28DF45A5" w14:textId="6B6B9C93" w:rsidR="00D04D26" w:rsidRPr="009432BC" w:rsidRDefault="00D04D26" w:rsidP="00D04D26">
            <w:pPr>
              <w:pStyle w:val="TABLE-cell"/>
              <w:rPr>
                <w:ins w:id="3765" w:author="Charles Gifford" w:date="2017-03-18T20:35:00Z"/>
              </w:rPr>
            </w:pPr>
            <w:ins w:id="3766" w:author="Charles Gifford" w:date="2017-03-18T20:36:00Z">
              <w:r>
                <w:rPr>
                  <w:lang w:val="en-US"/>
                </w:rPr>
                <w:t>Equipment</w:t>
              </w:r>
            </w:ins>
            <w:ins w:id="3767" w:author="Charles Gifford" w:date="2017-03-18T20:35:00Z">
              <w:r w:rsidRPr="00A729EC">
                <w:rPr>
                  <w:lang w:val="en-US"/>
                </w:rPr>
                <w:t xml:space="preserve"> </w:t>
              </w:r>
              <w:r w:rsidRPr="00E32145">
                <w:rPr>
                  <w:lang w:val="en-US"/>
                </w:rPr>
                <w:t>class property</w:t>
              </w:r>
            </w:ins>
          </w:p>
        </w:tc>
        <w:tc>
          <w:tcPr>
            <w:tcW w:w="2070" w:type="dxa"/>
            <w:shd w:val="clear" w:color="auto" w:fill="auto"/>
          </w:tcPr>
          <w:p w14:paraId="187F8D41" w14:textId="05CD9679" w:rsidR="00D04D26" w:rsidRPr="009432BC" w:rsidRDefault="00D04D26" w:rsidP="00D04D26">
            <w:pPr>
              <w:pStyle w:val="TABLE-cell"/>
              <w:rPr>
                <w:ins w:id="3768" w:author="Charles Gifford" w:date="2017-03-18T20:35:00Z"/>
              </w:rPr>
            </w:pPr>
            <w:ins w:id="3769" w:author="Charles Gifford" w:date="2017-03-18T20:36:00Z">
              <w:r>
                <w:rPr>
                  <w:lang w:val="en-US"/>
                </w:rPr>
                <w:t>Equipment</w:t>
              </w:r>
            </w:ins>
            <w:ins w:id="3770" w:author="Charles Gifford" w:date="2017-03-18T20:35:00Z">
              <w:r w:rsidRPr="00A729EC">
                <w:rPr>
                  <w:lang w:val="en-US"/>
                </w:rPr>
                <w:t xml:space="preserve"> </w:t>
              </w:r>
              <w:r w:rsidRPr="00E32145">
                <w:rPr>
                  <w:lang w:val="en-US"/>
                </w:rPr>
                <w:t>class property</w:t>
              </w:r>
            </w:ins>
          </w:p>
        </w:tc>
        <w:tc>
          <w:tcPr>
            <w:tcW w:w="1080" w:type="dxa"/>
            <w:shd w:val="clear" w:color="auto" w:fill="auto"/>
          </w:tcPr>
          <w:p w14:paraId="705AC6EF" w14:textId="77777777" w:rsidR="00D04D26" w:rsidRPr="009432BC" w:rsidRDefault="00D04D26" w:rsidP="00D04D26">
            <w:pPr>
              <w:pStyle w:val="TABLE-cell"/>
              <w:rPr>
                <w:ins w:id="3771" w:author="Charles Gifford" w:date="2017-03-18T20:35:00Z"/>
              </w:rPr>
            </w:pPr>
            <w:ins w:id="3772" w:author="Charles Gifford" w:date="2017-03-18T20:35:00Z">
              <w:r w:rsidRPr="00E32145">
                <w:rPr>
                  <w:lang w:val="en-US"/>
                </w:rPr>
                <w:t>0..</w:t>
              </w:r>
              <w:r>
                <w:rPr>
                  <w:lang w:val="en-US"/>
                </w:rPr>
                <w:t>*</w:t>
              </w:r>
            </w:ins>
          </w:p>
        </w:tc>
        <w:tc>
          <w:tcPr>
            <w:tcW w:w="3780" w:type="dxa"/>
            <w:shd w:val="clear" w:color="auto" w:fill="auto"/>
          </w:tcPr>
          <w:p w14:paraId="658EB43C" w14:textId="531D68FB" w:rsidR="00D04D26" w:rsidRPr="009432BC" w:rsidRDefault="00D04D26" w:rsidP="00D04D26">
            <w:pPr>
              <w:pStyle w:val="TABLE-cell"/>
              <w:rPr>
                <w:ins w:id="3773" w:author="Charles Gifford" w:date="2017-03-18T20:35:00Z"/>
              </w:rPr>
            </w:pPr>
            <w:ins w:id="3774" w:author="Charles Gifford" w:date="2017-03-18T20:35:00Z">
              <w:r w:rsidRPr="00E32145">
                <w:rPr>
                  <w:lang w:val="en-US"/>
                </w:rPr>
                <w:t xml:space="preserve">The </w:t>
              </w:r>
            </w:ins>
            <w:ins w:id="3775" w:author="Charles Gifford" w:date="2017-03-18T20:36:00Z">
              <w:r>
                <w:rPr>
                  <w:i/>
                  <w:lang w:val="en-US"/>
                </w:rPr>
                <w:t>equipment</w:t>
              </w:r>
            </w:ins>
            <w:ins w:id="3776" w:author="Charles Gifford" w:date="2017-03-18T20:35:00Z">
              <w:r w:rsidRPr="000933AD">
                <w:rPr>
                  <w:i/>
                  <w:lang w:val="en-US"/>
                </w:rPr>
                <w:t xml:space="preserve"> class </w:t>
              </w:r>
              <w:r w:rsidRPr="00E32145">
                <w:rPr>
                  <w:i/>
                  <w:lang w:val="en-US"/>
                </w:rPr>
                <w:t>properties</w:t>
              </w:r>
              <w:r w:rsidRPr="00E32145">
                <w:rPr>
                  <w:lang w:val="en-US"/>
                </w:rPr>
                <w:t xml:space="preserve"> of this </w:t>
              </w:r>
            </w:ins>
            <w:ins w:id="3777" w:author="Charles Gifford" w:date="2017-03-18T20:36:00Z">
              <w:r>
                <w:rPr>
                  <w:i/>
                  <w:lang w:val="en-US"/>
                </w:rPr>
                <w:t>equipment</w:t>
              </w:r>
            </w:ins>
            <w:ins w:id="3778" w:author="Charles Gifford" w:date="2017-03-18T20:35:00Z">
              <w:r w:rsidRPr="000933AD">
                <w:rPr>
                  <w:i/>
                  <w:lang w:val="en-US"/>
                </w:rPr>
                <w:t xml:space="preserve"> class</w:t>
              </w:r>
              <w:r w:rsidRPr="00E32145">
                <w:rPr>
                  <w:lang w:val="en-US"/>
                </w:rPr>
                <w:t>.</w:t>
              </w:r>
            </w:ins>
          </w:p>
        </w:tc>
      </w:tr>
      <w:tr w:rsidR="00D04D26" w:rsidRPr="009432BC" w14:paraId="205C7D36" w14:textId="77777777" w:rsidTr="00D04D26">
        <w:trPr>
          <w:trHeight w:val="440"/>
          <w:ins w:id="3779" w:author="Charles Gifford" w:date="2017-03-18T20:35:00Z"/>
        </w:trPr>
        <w:tc>
          <w:tcPr>
            <w:tcW w:w="2155" w:type="dxa"/>
            <w:shd w:val="clear" w:color="auto" w:fill="auto"/>
          </w:tcPr>
          <w:p w14:paraId="179103FD" w14:textId="7EE6324C" w:rsidR="00D04D26" w:rsidRDefault="00D04D26" w:rsidP="00D04D26">
            <w:pPr>
              <w:pStyle w:val="TABLE-cell"/>
              <w:rPr>
                <w:ins w:id="3780" w:author="Charles Gifford" w:date="2017-03-18T20:35:00Z"/>
                <w:lang w:val="en-US"/>
              </w:rPr>
            </w:pPr>
            <w:ins w:id="3781" w:author="Charles Gifford" w:date="2017-03-18T20:35:00Z">
              <w:r>
                <w:rPr>
                  <w:szCs w:val="20"/>
                  <w:lang w:val="en-US"/>
                </w:rPr>
                <w:t>Equip</w:t>
              </w:r>
            </w:ins>
            <w:ins w:id="3782" w:author="Charles Gifford" w:date="2017-03-18T20:38:00Z">
              <w:r>
                <w:rPr>
                  <w:szCs w:val="20"/>
                  <w:lang w:val="en-US"/>
                </w:rPr>
                <w:t>ment</w:t>
              </w:r>
            </w:ins>
          </w:p>
        </w:tc>
        <w:tc>
          <w:tcPr>
            <w:tcW w:w="2070" w:type="dxa"/>
            <w:shd w:val="clear" w:color="auto" w:fill="auto"/>
          </w:tcPr>
          <w:p w14:paraId="3152BB6E" w14:textId="77777777" w:rsidR="00D04D26" w:rsidRDefault="00D04D26" w:rsidP="00D04D26">
            <w:pPr>
              <w:pStyle w:val="TABLE-cell"/>
              <w:rPr>
                <w:ins w:id="3783" w:author="Charles Gifford" w:date="2017-03-18T20:35:00Z"/>
                <w:lang w:val="en-US"/>
              </w:rPr>
            </w:pPr>
            <w:ins w:id="3784" w:author="Charles Gifford" w:date="2017-03-18T20:35:00Z">
              <w:r>
                <w:rPr>
                  <w:szCs w:val="20"/>
                  <w:lang w:val="en-US"/>
                </w:rPr>
                <w:t>NA</w:t>
              </w:r>
            </w:ins>
          </w:p>
        </w:tc>
        <w:tc>
          <w:tcPr>
            <w:tcW w:w="1080" w:type="dxa"/>
            <w:shd w:val="clear" w:color="auto" w:fill="auto"/>
          </w:tcPr>
          <w:p w14:paraId="4DED3F7B" w14:textId="77777777" w:rsidR="00D04D26" w:rsidRPr="00E32145" w:rsidRDefault="00D04D26" w:rsidP="00D04D26">
            <w:pPr>
              <w:pStyle w:val="TABLE-cell"/>
              <w:rPr>
                <w:ins w:id="3785" w:author="Charles Gifford" w:date="2017-03-18T20:35:00Z"/>
                <w:lang w:val="en-US"/>
              </w:rPr>
            </w:pPr>
            <w:ins w:id="3786" w:author="Charles Gifford" w:date="2017-03-18T20:35:00Z">
              <w:r>
                <w:rPr>
                  <w:szCs w:val="20"/>
                  <w:lang w:val="en-US"/>
                </w:rPr>
                <w:t>0..*</w:t>
              </w:r>
            </w:ins>
          </w:p>
        </w:tc>
        <w:tc>
          <w:tcPr>
            <w:tcW w:w="3780" w:type="dxa"/>
            <w:shd w:val="clear" w:color="auto" w:fill="auto"/>
          </w:tcPr>
          <w:p w14:paraId="21A92754" w14:textId="51EB602E" w:rsidR="00D04D26" w:rsidRPr="00C37A90" w:rsidRDefault="00D04D26" w:rsidP="00D04D26">
            <w:pPr>
              <w:pStyle w:val="TABLE-cell"/>
              <w:rPr>
                <w:ins w:id="3787" w:author="Charles Gifford" w:date="2017-03-18T20:35:00Z"/>
                <w:i/>
                <w:lang w:val="en-US"/>
              </w:rPr>
            </w:pPr>
            <w:ins w:id="3788" w:author="Charles Gifford" w:date="2017-03-18T20:35:00Z">
              <w:r w:rsidRPr="00A729EC">
                <w:rPr>
                  <w:lang w:val="en-US"/>
                </w:rPr>
                <w:t xml:space="preserve">The </w:t>
              </w:r>
            </w:ins>
            <w:ins w:id="3789" w:author="Charles Gifford" w:date="2017-03-18T20:37:00Z">
              <w:r>
                <w:rPr>
                  <w:i/>
                  <w:lang w:val="en-US"/>
                </w:rPr>
                <w:t>equipment</w:t>
              </w:r>
            </w:ins>
            <w:ins w:id="3790" w:author="Charles Gifford" w:date="2017-03-18T20:35:00Z">
              <w:r w:rsidRPr="00C37A90">
                <w:rPr>
                  <w:i/>
                  <w:lang w:val="en-US"/>
                </w:rPr>
                <w:t xml:space="preserve"> </w:t>
              </w:r>
              <w:r w:rsidRPr="00A729EC">
                <w:rPr>
                  <w:lang w:val="en-US"/>
                </w:rPr>
                <w:t xml:space="preserve">objects support this </w:t>
              </w:r>
            </w:ins>
            <w:ins w:id="3791" w:author="Charles Gifford" w:date="2017-03-18T20:36:00Z">
              <w:r>
                <w:rPr>
                  <w:i/>
                  <w:lang w:val="en-US"/>
                </w:rPr>
                <w:t>equipment</w:t>
              </w:r>
            </w:ins>
            <w:ins w:id="3792" w:author="Charles Gifford" w:date="2017-03-18T20:35:00Z">
              <w:r w:rsidRPr="00C37A90">
                <w:rPr>
                  <w:i/>
                  <w:lang w:val="en-US"/>
                </w:rPr>
                <w:t xml:space="preserve"> class. </w:t>
              </w:r>
            </w:ins>
          </w:p>
          <w:p w14:paraId="71568C97" w14:textId="693FA6E5" w:rsidR="00D04D26" w:rsidRPr="00E32145" w:rsidRDefault="00D04D26" w:rsidP="00D04D26">
            <w:pPr>
              <w:pStyle w:val="TABLE-cell"/>
              <w:rPr>
                <w:ins w:id="3793" w:author="Charles Gifford" w:date="2017-03-18T20:35:00Z"/>
                <w:lang w:val="en-US"/>
              </w:rPr>
            </w:pPr>
            <w:ins w:id="3794" w:author="Charles Gifford" w:date="2017-03-18T20:35:00Z">
              <w:r w:rsidRPr="00A729EC">
                <w:rPr>
                  <w:lang w:val="en-US"/>
                </w:rPr>
                <w:t xml:space="preserve">The </w:t>
              </w:r>
              <w:r>
                <w:rPr>
                  <w:i/>
                  <w:lang w:val="en-US"/>
                </w:rPr>
                <w:t>equip</w:t>
              </w:r>
            </w:ins>
            <w:ins w:id="3795" w:author="Charles Gifford" w:date="2017-03-18T20:37:00Z">
              <w:r>
                <w:rPr>
                  <w:i/>
                  <w:lang w:val="en-US"/>
                </w:rPr>
                <w:t>ment</w:t>
              </w:r>
            </w:ins>
            <w:ins w:id="3796" w:author="Charles Gifford" w:date="2017-03-18T20:35:00Z">
              <w:r w:rsidRPr="00C37A90">
                <w:rPr>
                  <w:i/>
                  <w:lang w:val="en-US"/>
                </w:rPr>
                <w:t xml:space="preserve"> </w:t>
              </w:r>
              <w:r w:rsidRPr="00A729EC">
                <w:rPr>
                  <w:lang w:val="en-US"/>
                </w:rPr>
                <w:t xml:space="preserve">objects support the </w:t>
              </w:r>
            </w:ins>
            <w:ins w:id="3797" w:author="Charles Gifford" w:date="2017-03-18T20:36:00Z">
              <w:r>
                <w:rPr>
                  <w:i/>
                  <w:lang w:val="en-US"/>
                </w:rPr>
                <w:t>equipment</w:t>
              </w:r>
            </w:ins>
            <w:ins w:id="3798" w:author="Charles Gifford" w:date="2017-03-18T20:35:00Z">
              <w:r w:rsidRPr="00C37A90">
                <w:rPr>
                  <w:i/>
                  <w:lang w:val="en-US"/>
                </w:rPr>
                <w:t xml:space="preserve"> class property(s)</w:t>
              </w:r>
              <w:r w:rsidRPr="00A729EC">
                <w:rPr>
                  <w:lang w:val="en-US"/>
                </w:rPr>
                <w:t xml:space="preserve"> associated with this </w:t>
              </w:r>
            </w:ins>
            <w:ins w:id="3799" w:author="Charles Gifford" w:date="2017-03-18T20:36:00Z">
              <w:r>
                <w:rPr>
                  <w:i/>
                  <w:lang w:val="en-US"/>
                </w:rPr>
                <w:t>equipment</w:t>
              </w:r>
            </w:ins>
            <w:ins w:id="3800" w:author="Charles Gifford" w:date="2017-03-18T20:35:00Z">
              <w:r w:rsidRPr="00C37A90">
                <w:rPr>
                  <w:i/>
                  <w:lang w:val="en-US"/>
                </w:rPr>
                <w:t xml:space="preserve"> class</w:t>
              </w:r>
              <w:r w:rsidRPr="00A729EC">
                <w:rPr>
                  <w:lang w:val="en-US"/>
                </w:rPr>
                <w:t>.</w:t>
              </w:r>
            </w:ins>
          </w:p>
        </w:tc>
      </w:tr>
    </w:tbl>
    <w:p w14:paraId="7915073B" w14:textId="2E6EBC78" w:rsidR="00CB7EC0" w:rsidRPr="001C220C" w:rsidRDefault="00C17398" w:rsidP="00C17398">
      <w:pPr>
        <w:pStyle w:val="TABLE-title"/>
        <w:rPr>
          <w:lang w:val="en-US"/>
        </w:rPr>
      </w:pPr>
      <w:bookmarkStart w:id="3801" w:name="_Ref495471443"/>
      <w:bookmarkStart w:id="3802" w:name="_Toc306621019"/>
      <w:bookmarkStart w:id="3803" w:name="_Toc320178415"/>
      <w:bookmarkStart w:id="3804" w:name="_Toc516130470"/>
      <w:bookmarkStart w:id="3805" w:name="_Toc7250399"/>
      <w:bookmarkStart w:id="3806" w:name="_Toc478492338"/>
      <w:bookmarkEnd w:id="3723"/>
      <w:r>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0B2987">
        <w:rPr>
          <w:noProof/>
          <w:lang w:val="en-US"/>
        </w:rPr>
        <w:t>37</w:t>
      </w:r>
      <w:r w:rsidR="00FD29D6">
        <w:rPr>
          <w:lang w:val="en-US"/>
        </w:rPr>
        <w:fldChar w:fldCharType="end"/>
      </w:r>
      <w:bookmarkEnd w:id="3801"/>
      <w:r w:rsidR="00E5597E">
        <w:rPr>
          <w:lang w:val="en-US"/>
        </w:rPr>
        <w:t xml:space="preserve"> –</w:t>
      </w:r>
      <w:r w:rsidR="00CB7EC0" w:rsidRPr="001C220C">
        <w:rPr>
          <w:lang w:val="en-US"/>
        </w:rPr>
        <w:t xml:space="preserve"> </w:t>
      </w:r>
      <w:r w:rsidR="00862B5B">
        <w:rPr>
          <w:lang w:val="en-US"/>
        </w:rPr>
        <w:t>E</w:t>
      </w:r>
      <w:r w:rsidR="00CB7EC0" w:rsidRPr="001C220C">
        <w:rPr>
          <w:lang w:val="en-US"/>
        </w:rPr>
        <w:t>quipment class</w:t>
      </w:r>
      <w:bookmarkEnd w:id="3802"/>
      <w:bookmarkEnd w:id="3803"/>
      <w:r w:rsidR="00CB7EC0" w:rsidRPr="001C220C">
        <w:rPr>
          <w:lang w:val="en-US"/>
        </w:rPr>
        <w:t xml:space="preserve"> </w:t>
      </w:r>
      <w:bookmarkEnd w:id="3804"/>
      <w:bookmarkEnd w:id="3805"/>
      <w:r w:rsidR="00862B5B" w:rsidRPr="00862B5B">
        <w:rPr>
          <w:lang w:val="en-US"/>
        </w:rPr>
        <w:t>attributes</w:t>
      </w:r>
      <w:bookmarkEnd w:id="3806"/>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9A505D" w:rsidRPr="001C220C" w14:paraId="38084EA7" w14:textId="77777777">
        <w:trPr>
          <w:tblHeader/>
          <w:jc w:val="center"/>
        </w:trPr>
        <w:tc>
          <w:tcPr>
            <w:tcW w:w="1269" w:type="dxa"/>
          </w:tcPr>
          <w:p w14:paraId="36C356A6" w14:textId="77777777" w:rsidR="009A505D" w:rsidRPr="001C220C" w:rsidRDefault="009A505D" w:rsidP="009A505D">
            <w:pPr>
              <w:pStyle w:val="NormalTableHeader"/>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7EDFEDA6" w14:textId="77777777" w:rsidR="009A505D" w:rsidRPr="001C220C" w:rsidRDefault="009A505D" w:rsidP="009A505D">
            <w:pPr>
              <w:pStyle w:val="NormalTableHeader"/>
              <w:spacing w:before="40"/>
              <w:rPr>
                <w:lang w:val="en-US"/>
              </w:rPr>
            </w:pPr>
            <w:r w:rsidRPr="001C220C">
              <w:rPr>
                <w:lang w:val="en-US"/>
              </w:rPr>
              <w:t>Description</w:t>
            </w:r>
          </w:p>
        </w:tc>
        <w:tc>
          <w:tcPr>
            <w:tcW w:w="1440" w:type="dxa"/>
          </w:tcPr>
          <w:p w14:paraId="6FAD0737" w14:textId="77777777" w:rsidR="009A505D" w:rsidRPr="001C220C" w:rsidRDefault="00AE4770" w:rsidP="009A505D">
            <w:pPr>
              <w:pStyle w:val="NormalTableHeader"/>
              <w:spacing w:before="40"/>
              <w:rPr>
                <w:lang w:val="en-US"/>
              </w:rPr>
            </w:pPr>
            <w:r>
              <w:rPr>
                <w:lang w:val="en-US"/>
              </w:rPr>
              <w:t>Production example</w:t>
            </w:r>
            <w:r w:rsidR="009A505D" w:rsidRPr="001C220C">
              <w:rPr>
                <w:lang w:val="en-US"/>
              </w:rPr>
              <w:t>s</w:t>
            </w:r>
          </w:p>
        </w:tc>
        <w:tc>
          <w:tcPr>
            <w:tcW w:w="1297" w:type="dxa"/>
          </w:tcPr>
          <w:p w14:paraId="5BFACA61" w14:textId="77777777" w:rsidR="009A505D" w:rsidRPr="001C220C" w:rsidRDefault="00AE4770" w:rsidP="009A505D">
            <w:pPr>
              <w:pStyle w:val="NormalTableHeader"/>
              <w:spacing w:before="40"/>
              <w:rPr>
                <w:lang w:val="en-US"/>
              </w:rPr>
            </w:pPr>
            <w:r>
              <w:rPr>
                <w:lang w:val="en-US"/>
              </w:rPr>
              <w:t>Maintenance example</w:t>
            </w:r>
            <w:r w:rsidR="009A505D" w:rsidRPr="001C220C">
              <w:rPr>
                <w:lang w:val="en-US"/>
              </w:rPr>
              <w:t>s</w:t>
            </w:r>
          </w:p>
        </w:tc>
        <w:tc>
          <w:tcPr>
            <w:tcW w:w="1080" w:type="dxa"/>
          </w:tcPr>
          <w:p w14:paraId="3F32DFC1" w14:textId="77777777" w:rsidR="009A505D" w:rsidRPr="001C220C" w:rsidRDefault="00AE4770" w:rsidP="009A505D">
            <w:pPr>
              <w:pStyle w:val="NormalTableHeader"/>
              <w:spacing w:before="40"/>
              <w:rPr>
                <w:lang w:val="en-US"/>
              </w:rPr>
            </w:pPr>
            <w:r>
              <w:rPr>
                <w:lang w:val="en-US"/>
              </w:rPr>
              <w:t>Quality example</w:t>
            </w:r>
            <w:r w:rsidR="009A505D" w:rsidRPr="001C220C">
              <w:rPr>
                <w:lang w:val="en-US"/>
              </w:rPr>
              <w:t>s</w:t>
            </w:r>
          </w:p>
        </w:tc>
        <w:tc>
          <w:tcPr>
            <w:tcW w:w="1080" w:type="dxa"/>
          </w:tcPr>
          <w:p w14:paraId="1DBEB3E6" w14:textId="77777777" w:rsidR="009A505D" w:rsidRPr="001C220C" w:rsidRDefault="00AE4770" w:rsidP="009A505D">
            <w:pPr>
              <w:pStyle w:val="NormalTableHeader"/>
              <w:spacing w:before="40"/>
              <w:rPr>
                <w:lang w:val="en-US"/>
              </w:rPr>
            </w:pPr>
            <w:r>
              <w:rPr>
                <w:lang w:val="en-US"/>
              </w:rPr>
              <w:t>Inventory example</w:t>
            </w:r>
            <w:r w:rsidR="009A505D" w:rsidRPr="001C220C">
              <w:rPr>
                <w:lang w:val="en-US"/>
              </w:rPr>
              <w:t>s</w:t>
            </w:r>
          </w:p>
        </w:tc>
      </w:tr>
      <w:tr w:rsidR="009A505D" w:rsidRPr="001C220C" w14:paraId="4CCFE23A" w14:textId="77777777">
        <w:trPr>
          <w:cantSplit/>
          <w:jc w:val="center"/>
        </w:trPr>
        <w:tc>
          <w:tcPr>
            <w:tcW w:w="1269" w:type="dxa"/>
          </w:tcPr>
          <w:p w14:paraId="31BE3D2D" w14:textId="77777777" w:rsidR="009A505D" w:rsidRPr="001C220C" w:rsidRDefault="009A505D" w:rsidP="009A505D">
            <w:pPr>
              <w:pStyle w:val="TableNormal1"/>
              <w:spacing w:before="40"/>
              <w:rPr>
                <w:lang w:val="en-US"/>
              </w:rPr>
            </w:pPr>
            <w:r w:rsidRPr="001C220C">
              <w:rPr>
                <w:lang w:val="en-US"/>
              </w:rPr>
              <w:t>ID</w:t>
            </w:r>
          </w:p>
        </w:tc>
        <w:tc>
          <w:tcPr>
            <w:tcW w:w="2880" w:type="dxa"/>
          </w:tcPr>
          <w:p w14:paraId="6A3DBF63" w14:textId="6B9004DD" w:rsidR="009A505D" w:rsidRPr="001C220C" w:rsidRDefault="009A505D" w:rsidP="009A505D">
            <w:pPr>
              <w:pStyle w:val="TableNormal1"/>
              <w:spacing w:before="40"/>
              <w:rPr>
                <w:lang w:val="en-US"/>
              </w:rPr>
            </w:pPr>
            <w:r w:rsidRPr="001C220C">
              <w:rPr>
                <w:lang w:val="en-US"/>
              </w:rPr>
              <w:t xml:space="preserve">A unique identification of a specific </w:t>
            </w:r>
            <w:r w:rsidRPr="001C220C">
              <w:rPr>
                <w:i/>
                <w:lang w:val="en-US"/>
              </w:rPr>
              <w:t>equipment class</w:t>
            </w:r>
            <w:r w:rsidRPr="001C220C">
              <w:rPr>
                <w:lang w:val="en-US"/>
              </w:rPr>
              <w:t>, within the scope of the information exchanged (</w:t>
            </w:r>
            <w:del w:id="3807" w:author="Charles Gifford" w:date="2017-03-15T12:30:00Z">
              <w:r w:rsidRPr="001C220C" w:rsidDel="002F1CFF">
                <w:rPr>
                  <w:i/>
                  <w:lang w:val="en-US"/>
                </w:rPr>
                <w:delText>production</w:delText>
              </w:r>
            </w:del>
            <w:ins w:id="3808" w:author="Charles Gifford" w:date="2017-03-15T12:30:00Z">
              <w:r w:rsidR="002F1CFF">
                <w:rPr>
                  <w:i/>
                  <w:lang w:val="en-US"/>
                </w:rPr>
                <w:t>operations</w:t>
              </w:r>
            </w:ins>
            <w:r w:rsidRPr="001C220C">
              <w:rPr>
                <w:i/>
                <w:lang w:val="en-US"/>
              </w:rPr>
              <w:t xml:space="preserve"> capability</w:t>
            </w:r>
            <w:r w:rsidRPr="001C220C">
              <w:rPr>
                <w:lang w:val="en-US"/>
              </w:rPr>
              <w:t xml:space="preserve">, </w:t>
            </w:r>
            <w:del w:id="3809" w:author="Charles Gifford" w:date="2017-03-15T12:30:00Z">
              <w:r w:rsidRPr="001C220C" w:rsidDel="002F1CFF">
                <w:rPr>
                  <w:i/>
                  <w:lang w:val="en-US"/>
                </w:rPr>
                <w:delText>production</w:delText>
              </w:r>
            </w:del>
            <w:ins w:id="3810" w:author="Charles Gifford" w:date="2017-03-15T12:30:00Z">
              <w:r w:rsidR="002F1CFF" w:rsidRPr="002F1CFF">
                <w:rPr>
                  <w:i/>
                  <w:lang w:val="en-US"/>
                </w:rPr>
                <w:t>operations</w:t>
              </w:r>
            </w:ins>
            <w:r w:rsidRPr="001C220C">
              <w:rPr>
                <w:i/>
                <w:lang w:val="en-US"/>
              </w:rPr>
              <w:t xml:space="preserve"> schedule</w:t>
            </w:r>
            <w:r w:rsidRPr="001C220C">
              <w:rPr>
                <w:lang w:val="en-US"/>
              </w:rPr>
              <w:t xml:space="preserve">, </w:t>
            </w:r>
            <w:del w:id="3811" w:author="Charles Gifford" w:date="2017-03-15T12:30:00Z">
              <w:r w:rsidRPr="001C220C" w:rsidDel="002F1CFF">
                <w:rPr>
                  <w:i/>
                  <w:lang w:val="en-US"/>
                </w:rPr>
                <w:delText>production</w:delText>
              </w:r>
            </w:del>
            <w:ins w:id="3812" w:author="Charles Gifford" w:date="2017-03-15T12:30:00Z">
              <w:r w:rsidR="002F1CFF" w:rsidRPr="002F1CFF">
                <w:rPr>
                  <w:i/>
                  <w:lang w:val="en-US"/>
                </w:rPr>
                <w:t>operations</w:t>
              </w:r>
            </w:ins>
            <w:r w:rsidRPr="001C220C">
              <w:rPr>
                <w:i/>
                <w:lang w:val="en-US"/>
              </w:rPr>
              <w:t xml:space="preserve"> performance</w:t>
            </w:r>
            <w:r w:rsidRPr="001C220C">
              <w:rPr>
                <w:lang w:val="en-US"/>
              </w:rPr>
              <w:t>, …)</w:t>
            </w:r>
          </w:p>
          <w:p w14:paraId="5DE42336" w14:textId="402B73DC" w:rsidR="009A505D" w:rsidRPr="001C220C" w:rsidRDefault="009A505D" w:rsidP="009A505D">
            <w:pPr>
              <w:pStyle w:val="TableNormal1"/>
              <w:spacing w:before="40"/>
              <w:rPr>
                <w:lang w:val="en-US"/>
              </w:rPr>
            </w:pPr>
            <w:r w:rsidRPr="001C220C">
              <w:rPr>
                <w:lang w:val="en-US"/>
              </w:rPr>
              <w:t xml:space="preserve">The ID shall be used in other parts of the model when the </w:t>
            </w:r>
            <w:r w:rsidRPr="001C220C">
              <w:rPr>
                <w:i/>
                <w:lang w:val="en-US"/>
              </w:rPr>
              <w:t xml:space="preserve">equipment class </w:t>
            </w:r>
            <w:r w:rsidRPr="001C220C">
              <w:rPr>
                <w:lang w:val="en-US"/>
              </w:rPr>
              <w:t xml:space="preserve">needs to be identified, such as the </w:t>
            </w:r>
            <w:r w:rsidRPr="001C220C">
              <w:rPr>
                <w:i/>
                <w:lang w:val="en-US"/>
              </w:rPr>
              <w:t>production capability</w:t>
            </w:r>
            <w:r w:rsidRPr="001C220C">
              <w:rPr>
                <w:lang w:val="en-US"/>
              </w:rPr>
              <w:t xml:space="preserve"> for this </w:t>
            </w:r>
            <w:r w:rsidRPr="000327C9">
              <w:rPr>
                <w:i/>
                <w:lang w:val="en-US"/>
              </w:rPr>
              <w:t>equipment class</w:t>
            </w:r>
            <w:r w:rsidRPr="001C220C">
              <w:rPr>
                <w:lang w:val="en-US"/>
              </w:rPr>
              <w:t>, or a</w:t>
            </w:r>
            <w:del w:id="3813" w:author="Charles Gifford" w:date="2017-03-15T12:31:00Z">
              <w:r w:rsidRPr="001C220C" w:rsidDel="0077548E">
                <w:rPr>
                  <w:lang w:val="en-US"/>
                </w:rPr>
                <w:delText xml:space="preserve"> </w:delText>
              </w:r>
              <w:r w:rsidRPr="001C220C" w:rsidDel="0077548E">
                <w:rPr>
                  <w:i/>
                  <w:lang w:val="en-US"/>
                </w:rPr>
                <w:delText>productio</w:delText>
              </w:r>
            </w:del>
            <w:del w:id="3814" w:author="Charles Gifford" w:date="2017-03-15T12:30:00Z">
              <w:r w:rsidRPr="001C220C" w:rsidDel="0077548E">
                <w:rPr>
                  <w:i/>
                  <w:lang w:val="en-US"/>
                </w:rPr>
                <w:delText>n</w:delText>
              </w:r>
            </w:del>
            <w:r w:rsidRPr="001C220C">
              <w:rPr>
                <w:i/>
                <w:lang w:val="en-US"/>
              </w:rPr>
              <w:t xml:space="preserve"> </w:t>
            </w:r>
            <w:ins w:id="3815" w:author="Charles Gifford" w:date="2017-03-15T12:30:00Z">
              <w:r w:rsidR="0077548E" w:rsidRPr="0077548E">
                <w:rPr>
                  <w:i/>
                  <w:lang w:val="en-US"/>
                </w:rPr>
                <w:t>operations</w:t>
              </w:r>
              <w:r w:rsidR="0077548E">
                <w:rPr>
                  <w:i/>
                  <w:lang w:val="en-US"/>
                </w:rPr>
                <w:t xml:space="preserve"> </w:t>
              </w:r>
            </w:ins>
            <w:r w:rsidRPr="001C220C">
              <w:rPr>
                <w:i/>
                <w:lang w:val="en-US"/>
              </w:rPr>
              <w:t>response</w:t>
            </w:r>
            <w:r w:rsidRPr="001C220C">
              <w:rPr>
                <w:lang w:val="en-US"/>
              </w:rPr>
              <w:t xml:space="preserve"> identifying the </w:t>
            </w:r>
            <w:r w:rsidRPr="000327C9">
              <w:rPr>
                <w:i/>
                <w:lang w:val="en-US"/>
              </w:rPr>
              <w:t>equipment class</w:t>
            </w:r>
            <w:r w:rsidRPr="001C220C">
              <w:rPr>
                <w:lang w:val="en-US"/>
              </w:rPr>
              <w:t xml:space="preserve"> used.</w:t>
            </w:r>
          </w:p>
        </w:tc>
        <w:tc>
          <w:tcPr>
            <w:tcW w:w="1440" w:type="dxa"/>
          </w:tcPr>
          <w:p w14:paraId="1427BE30" w14:textId="77777777" w:rsidR="009A505D" w:rsidRPr="001C220C" w:rsidRDefault="009A505D" w:rsidP="009A505D">
            <w:pPr>
              <w:pStyle w:val="TableNormal1"/>
              <w:spacing w:before="40"/>
              <w:rPr>
                <w:lang w:val="en-US"/>
              </w:rPr>
            </w:pPr>
            <w:r w:rsidRPr="001C220C">
              <w:rPr>
                <w:lang w:val="en-US"/>
              </w:rPr>
              <w:t>WJ6672892</w:t>
            </w:r>
          </w:p>
        </w:tc>
        <w:tc>
          <w:tcPr>
            <w:tcW w:w="1297" w:type="dxa"/>
          </w:tcPr>
          <w:p w14:paraId="53B7FCAC" w14:textId="77777777" w:rsidR="009A505D" w:rsidRPr="001C220C" w:rsidRDefault="00CE7DB7" w:rsidP="009A505D">
            <w:pPr>
              <w:pStyle w:val="TableNormal1"/>
              <w:spacing w:before="40"/>
              <w:rPr>
                <w:lang w:val="en-US"/>
              </w:rPr>
            </w:pPr>
            <w:r w:rsidRPr="001C220C">
              <w:rPr>
                <w:lang w:val="en-US"/>
              </w:rPr>
              <w:t>W</w:t>
            </w:r>
            <w:r w:rsidR="00C67FDD" w:rsidRPr="001C220C">
              <w:rPr>
                <w:lang w:val="en-US"/>
              </w:rPr>
              <w:t>e</w:t>
            </w:r>
            <w:r w:rsidRPr="001C220C">
              <w:rPr>
                <w:lang w:val="en-US"/>
              </w:rPr>
              <w:t>ld</w:t>
            </w:r>
            <w:r w:rsidR="00C67FDD" w:rsidRPr="001C220C">
              <w:rPr>
                <w:lang w:val="en-US"/>
              </w:rPr>
              <w:t>e</w:t>
            </w:r>
            <w:r w:rsidRPr="001C220C">
              <w:rPr>
                <w:lang w:val="en-US"/>
              </w:rPr>
              <w:t>r</w:t>
            </w:r>
          </w:p>
        </w:tc>
        <w:tc>
          <w:tcPr>
            <w:tcW w:w="1080" w:type="dxa"/>
          </w:tcPr>
          <w:p w14:paraId="54652607" w14:textId="77777777" w:rsidR="009A505D" w:rsidRPr="001C220C" w:rsidRDefault="00CE7DB7" w:rsidP="009A505D">
            <w:pPr>
              <w:pStyle w:val="TableNormal1"/>
              <w:spacing w:before="40"/>
              <w:rPr>
                <w:lang w:val="en-US"/>
              </w:rPr>
            </w:pPr>
            <w:r w:rsidRPr="001C220C">
              <w:rPr>
                <w:lang w:val="en-US"/>
              </w:rPr>
              <w:t>5662AT</w:t>
            </w:r>
          </w:p>
        </w:tc>
        <w:tc>
          <w:tcPr>
            <w:tcW w:w="1080" w:type="dxa"/>
          </w:tcPr>
          <w:p w14:paraId="4770C8B0" w14:textId="77777777" w:rsidR="009A505D" w:rsidRPr="001C220C" w:rsidRDefault="00CE7DB7" w:rsidP="009A505D">
            <w:pPr>
              <w:pStyle w:val="TableNormal1"/>
              <w:spacing w:before="40"/>
              <w:rPr>
                <w:lang w:val="en-US"/>
              </w:rPr>
            </w:pPr>
            <w:r w:rsidRPr="001C220C">
              <w:rPr>
                <w:lang w:val="en-US"/>
              </w:rPr>
              <w:t>DR-FLT</w:t>
            </w:r>
          </w:p>
        </w:tc>
      </w:tr>
      <w:tr w:rsidR="009A505D" w:rsidRPr="001C220C" w14:paraId="52882945" w14:textId="77777777">
        <w:trPr>
          <w:cantSplit/>
          <w:jc w:val="center"/>
        </w:trPr>
        <w:tc>
          <w:tcPr>
            <w:tcW w:w="1269" w:type="dxa"/>
          </w:tcPr>
          <w:p w14:paraId="5E26A030" w14:textId="77777777" w:rsidR="009A505D" w:rsidRPr="001C220C" w:rsidRDefault="009A505D" w:rsidP="009A505D">
            <w:pPr>
              <w:pStyle w:val="TableNormal1"/>
              <w:spacing w:before="40"/>
              <w:rPr>
                <w:lang w:val="en-US"/>
              </w:rPr>
            </w:pPr>
            <w:r w:rsidRPr="001C220C">
              <w:rPr>
                <w:lang w:val="en-US"/>
              </w:rPr>
              <w:t>Description</w:t>
            </w:r>
          </w:p>
        </w:tc>
        <w:tc>
          <w:tcPr>
            <w:tcW w:w="2880" w:type="dxa"/>
          </w:tcPr>
          <w:p w14:paraId="0ADC3878" w14:textId="77777777" w:rsidR="009A505D" w:rsidRPr="001C220C" w:rsidRDefault="009A505D" w:rsidP="009A505D">
            <w:pPr>
              <w:pStyle w:val="TableNormal1"/>
              <w:spacing w:before="40"/>
              <w:rPr>
                <w:lang w:val="en-US"/>
              </w:rPr>
            </w:pPr>
            <w:r w:rsidRPr="001C220C">
              <w:rPr>
                <w:lang w:val="en-US"/>
              </w:rPr>
              <w:t xml:space="preserve">Additional information about the </w:t>
            </w:r>
            <w:r w:rsidRPr="001C220C">
              <w:rPr>
                <w:i/>
                <w:lang w:val="en-US"/>
              </w:rPr>
              <w:t>equipment class</w:t>
            </w:r>
            <w:r w:rsidRPr="001C220C">
              <w:rPr>
                <w:lang w:val="en-US"/>
              </w:rPr>
              <w:t>.</w:t>
            </w:r>
          </w:p>
        </w:tc>
        <w:tc>
          <w:tcPr>
            <w:tcW w:w="1440" w:type="dxa"/>
          </w:tcPr>
          <w:p w14:paraId="3D6EFDB4" w14:textId="77777777" w:rsidR="009A505D" w:rsidRPr="001C220C" w:rsidRDefault="009A505D" w:rsidP="009A505D">
            <w:pPr>
              <w:pStyle w:val="TableNormal1"/>
              <w:spacing w:before="40"/>
              <w:rPr>
                <w:lang w:val="en-US"/>
              </w:rPr>
            </w:pPr>
            <w:r w:rsidRPr="001C220C">
              <w:rPr>
                <w:lang w:val="en-US"/>
              </w:rPr>
              <w:t>Jigs used to assemble widgets.</w:t>
            </w:r>
          </w:p>
        </w:tc>
        <w:tc>
          <w:tcPr>
            <w:tcW w:w="1297" w:type="dxa"/>
          </w:tcPr>
          <w:p w14:paraId="6607BF60" w14:textId="77777777" w:rsidR="009A505D" w:rsidRPr="001C220C" w:rsidRDefault="00CE7DB7" w:rsidP="009A505D">
            <w:pPr>
              <w:pStyle w:val="TableNormal1"/>
              <w:spacing w:before="40"/>
              <w:rPr>
                <w:lang w:val="en-US"/>
              </w:rPr>
            </w:pPr>
            <w:r w:rsidRPr="001C220C">
              <w:rPr>
                <w:lang w:val="en-US"/>
              </w:rPr>
              <w:t>Welder to be signed out</w:t>
            </w:r>
          </w:p>
        </w:tc>
        <w:tc>
          <w:tcPr>
            <w:tcW w:w="1080" w:type="dxa"/>
          </w:tcPr>
          <w:p w14:paraId="5245AFAC" w14:textId="77777777" w:rsidR="009A505D" w:rsidRPr="001C220C" w:rsidRDefault="00CE7DB7" w:rsidP="009A505D">
            <w:pPr>
              <w:pStyle w:val="TableNormal1"/>
              <w:spacing w:before="40"/>
              <w:rPr>
                <w:lang w:val="en-US"/>
              </w:rPr>
            </w:pPr>
            <w:r w:rsidRPr="001C220C">
              <w:rPr>
                <w:lang w:val="en-US"/>
              </w:rPr>
              <w:t>Auto Titration Tester</w:t>
            </w:r>
          </w:p>
        </w:tc>
        <w:tc>
          <w:tcPr>
            <w:tcW w:w="1080" w:type="dxa"/>
          </w:tcPr>
          <w:p w14:paraId="5671459B" w14:textId="77777777" w:rsidR="009A505D" w:rsidRPr="001C220C" w:rsidRDefault="00CE7DB7" w:rsidP="009A505D">
            <w:pPr>
              <w:pStyle w:val="TableNormal1"/>
              <w:spacing w:before="40"/>
              <w:rPr>
                <w:lang w:val="en-US"/>
              </w:rPr>
            </w:pPr>
            <w:r w:rsidRPr="001C220C">
              <w:rPr>
                <w:lang w:val="en-US"/>
              </w:rPr>
              <w:t>Deep Reach Fork Truck</w:t>
            </w:r>
          </w:p>
        </w:tc>
      </w:tr>
      <w:tr w:rsidR="00242B6D" w:rsidRPr="001C220C" w14:paraId="6A0C9A7F" w14:textId="77777777">
        <w:trPr>
          <w:cantSplit/>
          <w:jc w:val="center"/>
        </w:trPr>
        <w:tc>
          <w:tcPr>
            <w:tcW w:w="1269" w:type="dxa"/>
          </w:tcPr>
          <w:p w14:paraId="4CA40D5D" w14:textId="77777777" w:rsidR="00242B6D" w:rsidRPr="001C220C" w:rsidRDefault="00242B6D" w:rsidP="00242B6D">
            <w:pPr>
              <w:pStyle w:val="TableNormal1"/>
              <w:spacing w:before="40"/>
              <w:rPr>
                <w:lang w:val="en-US"/>
              </w:rPr>
            </w:pPr>
            <w:ins w:id="3816" w:author="Dennis Brandl" w:date="2015-08-17T10:46:00Z">
              <w:r>
                <w:rPr>
                  <w:lang w:val="en-US"/>
                </w:rPr>
                <w:t xml:space="preserve">Hierarchy </w:t>
              </w:r>
            </w:ins>
            <w:r w:rsidR="000327C9">
              <w:rPr>
                <w:lang w:val="en-US"/>
              </w:rPr>
              <w:t>s</w:t>
            </w:r>
            <w:ins w:id="3817" w:author="Dennis Brandl" w:date="2015-08-17T10:46:00Z">
              <w:r>
                <w:rPr>
                  <w:lang w:val="en-US"/>
                </w:rPr>
                <w:t>cope</w:t>
              </w:r>
            </w:ins>
          </w:p>
        </w:tc>
        <w:tc>
          <w:tcPr>
            <w:tcW w:w="2880" w:type="dxa"/>
          </w:tcPr>
          <w:p w14:paraId="4CA185B2" w14:textId="77777777" w:rsidR="00242B6D" w:rsidRPr="001C220C" w:rsidRDefault="00242B6D" w:rsidP="00242B6D">
            <w:pPr>
              <w:pStyle w:val="TableNormal1"/>
              <w:rPr>
                <w:ins w:id="3818" w:author="Dennis Brandl" w:date="2015-08-17T10:46:00Z"/>
                <w:lang w:val="en-US"/>
              </w:rPr>
            </w:pPr>
            <w:ins w:id="3819" w:author="Dennis Brandl" w:date="2015-08-17T10:46:00Z">
              <w:r w:rsidRPr="001C220C">
                <w:rPr>
                  <w:lang w:val="en-US"/>
                </w:rPr>
                <w:t xml:space="preserve">Identifies where the exchanged information fits within the role based equipment hierarchy. </w:t>
              </w:r>
            </w:ins>
          </w:p>
          <w:p w14:paraId="6B92E07E" w14:textId="77777777" w:rsidR="00242B6D" w:rsidRPr="001C220C" w:rsidRDefault="00242B6D" w:rsidP="00242B6D">
            <w:pPr>
              <w:pStyle w:val="TableNormal1"/>
              <w:spacing w:before="40"/>
              <w:rPr>
                <w:lang w:val="en-US"/>
              </w:rPr>
            </w:pPr>
            <w:ins w:id="3820" w:author="Dennis Brandl" w:date="2015-08-17T10:46:00Z">
              <w:r w:rsidRPr="001C220C">
                <w:rPr>
                  <w:lang w:val="en-US"/>
                </w:rPr>
                <w:t xml:space="preserve">Optionally defines the scope of the </w:t>
              </w:r>
              <w:r w:rsidRPr="000327C9">
                <w:rPr>
                  <w:i/>
                  <w:lang w:val="en-US"/>
                </w:rPr>
                <w:t>equipment class</w:t>
              </w:r>
              <w:r w:rsidRPr="001C220C">
                <w:rPr>
                  <w:lang w:val="en-US"/>
                </w:rPr>
                <w:t>, such as the site or area it is defined for.</w:t>
              </w:r>
            </w:ins>
          </w:p>
        </w:tc>
        <w:tc>
          <w:tcPr>
            <w:tcW w:w="1440" w:type="dxa"/>
          </w:tcPr>
          <w:p w14:paraId="7CBB3203" w14:textId="77777777" w:rsidR="00242B6D" w:rsidRPr="001C220C" w:rsidRDefault="00242B6D" w:rsidP="00242B6D">
            <w:pPr>
              <w:pStyle w:val="TableNormal1"/>
              <w:spacing w:before="40"/>
              <w:rPr>
                <w:lang w:val="en-US"/>
              </w:rPr>
            </w:pPr>
            <w:smartTag w:uri="urn:schemas-microsoft-com:office:smarttags" w:element="place">
              <w:smartTag w:uri="urn:schemas-microsoft-com:office:smarttags" w:element="PlaceName">
                <w:ins w:id="3821" w:author="Dennis Brandl" w:date="2015-08-17T10:46:00Z">
                  <w:r w:rsidRPr="001C220C">
                    <w:rPr>
                      <w:lang w:val="en-US"/>
                    </w:rPr>
                    <w:t>South</w:t>
                  </w:r>
                </w:ins>
              </w:smartTag>
              <w:ins w:id="3822" w:author="Dennis Brandl" w:date="2015-08-17T10:46:00Z">
                <w:r w:rsidRPr="001C220C">
                  <w:rPr>
                    <w:lang w:val="en-US"/>
                  </w:rPr>
                  <w:t xml:space="preserve"> </w:t>
                </w:r>
                <w:smartTag w:uri="urn:schemas-microsoft-com:office:smarttags" w:element="PlaceType">
                  <w:r w:rsidRPr="001C220C">
                    <w:rPr>
                      <w:lang w:val="en-US"/>
                    </w:rPr>
                    <w:t>Shore</w:t>
                  </w:r>
                </w:smartTag>
              </w:ins>
            </w:smartTag>
            <w:ins w:id="3823" w:author="Dennis Brandl" w:date="2015-08-17T10:46:00Z">
              <w:r w:rsidRPr="001C220C">
                <w:rPr>
                  <w:lang w:val="en-US"/>
                </w:rPr>
                <w:t xml:space="preserve"> (Site) / Work Line (Area)</w:t>
              </w:r>
            </w:ins>
          </w:p>
        </w:tc>
        <w:tc>
          <w:tcPr>
            <w:tcW w:w="1297" w:type="dxa"/>
          </w:tcPr>
          <w:p w14:paraId="347AA131" w14:textId="77777777" w:rsidR="00242B6D" w:rsidRPr="001C220C" w:rsidRDefault="00242B6D" w:rsidP="00242B6D">
            <w:pPr>
              <w:pStyle w:val="TableNormal1"/>
              <w:spacing w:before="40"/>
              <w:rPr>
                <w:lang w:val="en-US"/>
              </w:rPr>
            </w:pPr>
            <w:smartTag w:uri="urn:schemas-microsoft-com:office:smarttags" w:element="place">
              <w:smartTag w:uri="urn:schemas-microsoft-com:office:smarttags" w:element="PlaceName">
                <w:ins w:id="3824" w:author="Dennis Brandl" w:date="2015-08-17T10:46:00Z">
                  <w:r w:rsidRPr="001C220C">
                    <w:rPr>
                      <w:lang w:val="en-US"/>
                    </w:rPr>
                    <w:t>South</w:t>
                  </w:r>
                </w:ins>
              </w:smartTag>
              <w:ins w:id="3825" w:author="Dennis Brandl" w:date="2015-08-17T10:46:00Z">
                <w:r w:rsidRPr="001C220C">
                  <w:rPr>
                    <w:lang w:val="en-US"/>
                  </w:rPr>
                  <w:t xml:space="preserve"> </w:t>
                </w:r>
                <w:smartTag w:uri="urn:schemas-microsoft-com:office:smarttags" w:element="PlaceType">
                  <w:r w:rsidRPr="001C220C">
                    <w:rPr>
                      <w:lang w:val="en-US"/>
                    </w:rPr>
                    <w:t>Shore</w:t>
                  </w:r>
                </w:smartTag>
              </w:ins>
            </w:smartTag>
            <w:ins w:id="3826" w:author="Dennis Brandl" w:date="2015-08-17T10:46:00Z">
              <w:r w:rsidRPr="001C220C">
                <w:rPr>
                  <w:lang w:val="en-US"/>
                </w:rPr>
                <w:t xml:space="preserve"> (SITE) / Packaging (Area)</w:t>
              </w:r>
            </w:ins>
          </w:p>
        </w:tc>
        <w:tc>
          <w:tcPr>
            <w:tcW w:w="1080" w:type="dxa"/>
          </w:tcPr>
          <w:p w14:paraId="5F869144" w14:textId="77777777" w:rsidR="00242B6D" w:rsidRPr="001C220C" w:rsidRDefault="00242B6D" w:rsidP="00242B6D">
            <w:pPr>
              <w:pStyle w:val="TableNormal1"/>
              <w:spacing w:before="40"/>
              <w:rPr>
                <w:lang w:val="en-US"/>
              </w:rPr>
            </w:pPr>
            <w:smartTag w:uri="urn:schemas-microsoft-com:office:smarttags" w:element="place">
              <w:smartTag w:uri="urn:schemas-microsoft-com:office:smarttags" w:element="PlaceName">
                <w:ins w:id="3827" w:author="Dennis Brandl" w:date="2015-08-17T10:46:00Z">
                  <w:r w:rsidRPr="001C220C">
                    <w:rPr>
                      <w:lang w:val="en-US"/>
                    </w:rPr>
                    <w:t>Mixer</w:t>
                  </w:r>
                </w:ins>
              </w:smartTag>
              <w:ins w:id="3828" w:author="Dennis Brandl" w:date="2015-08-17T10:46:00Z">
                <w:r w:rsidRPr="001C220C">
                  <w:rPr>
                    <w:lang w:val="en-US"/>
                  </w:rPr>
                  <w:t xml:space="preserve"> </w:t>
                </w:r>
                <w:smartTag w:uri="urn:schemas-microsoft-com:office:smarttags" w:element="PlaceName">
                  <w:r w:rsidRPr="001C220C">
                    <w:rPr>
                      <w:lang w:val="en-US"/>
                    </w:rPr>
                    <w:t>Sample</w:t>
                  </w:r>
                </w:smartTag>
                <w:r w:rsidRPr="001C220C">
                  <w:rPr>
                    <w:lang w:val="en-US"/>
                  </w:rPr>
                  <w:t xml:space="preserve"> </w:t>
                </w:r>
                <w:smartTag w:uri="urn:schemas-microsoft-com:office:smarttags" w:element="PlaceType">
                  <w:r w:rsidRPr="001C220C">
                    <w:rPr>
                      <w:lang w:val="en-US"/>
                    </w:rPr>
                    <w:t>Port</w:t>
                  </w:r>
                </w:smartTag>
              </w:ins>
            </w:smartTag>
            <w:ins w:id="3829" w:author="Dennis Brandl" w:date="2015-08-17T10:46:00Z">
              <w:r w:rsidRPr="001C220C">
                <w:rPr>
                  <w:lang w:val="en-US"/>
                </w:rPr>
                <w:t xml:space="preserve"> (Work Unit)</w:t>
              </w:r>
            </w:ins>
          </w:p>
        </w:tc>
        <w:tc>
          <w:tcPr>
            <w:tcW w:w="1080" w:type="dxa"/>
          </w:tcPr>
          <w:p w14:paraId="487FCDF2" w14:textId="77777777" w:rsidR="00242B6D" w:rsidRPr="001C220C" w:rsidRDefault="00242B6D" w:rsidP="00242B6D">
            <w:pPr>
              <w:pStyle w:val="TableNormal1"/>
              <w:spacing w:before="40"/>
              <w:rPr>
                <w:lang w:val="en-US"/>
              </w:rPr>
            </w:pPr>
            <w:ins w:id="3830" w:author="Dennis Brandl" w:date="2015-08-17T10:46:00Z">
              <w:r w:rsidRPr="001C220C">
                <w:rPr>
                  <w:lang w:val="en-US"/>
                </w:rPr>
                <w:t>Receiving dock (</w:t>
              </w:r>
              <w:smartTag w:uri="urn:schemas-microsoft-com:office:smarttags" w:element="place">
                <w:smartTag w:uri="urn:schemas-microsoft-com:office:smarttags" w:element="PlaceName">
                  <w:r w:rsidRPr="001C220C">
                    <w:rPr>
                      <w:lang w:val="en-US"/>
                    </w:rPr>
                    <w:t>Work</w:t>
                  </w:r>
                </w:smartTag>
                <w:r w:rsidRPr="001C220C">
                  <w:rPr>
                    <w:lang w:val="en-US"/>
                  </w:rPr>
                  <w:t xml:space="preserve"> </w:t>
                </w:r>
                <w:smartTag w:uri="urn:schemas-microsoft-com:office:smarttags" w:element="PlaceType">
                  <w:r w:rsidRPr="001C220C">
                    <w:rPr>
                      <w:lang w:val="en-US"/>
                    </w:rPr>
                    <w:t>Center</w:t>
                  </w:r>
                </w:smartTag>
              </w:smartTag>
              <w:r w:rsidRPr="001C220C">
                <w:rPr>
                  <w:lang w:val="en-US"/>
                </w:rPr>
                <w:t>)</w:t>
              </w:r>
            </w:ins>
          </w:p>
        </w:tc>
      </w:tr>
      <w:tr w:rsidR="00242B6D" w:rsidRPr="001C220C" w14:paraId="1C4E8796" w14:textId="77777777">
        <w:trPr>
          <w:cantSplit/>
          <w:jc w:val="center"/>
        </w:trPr>
        <w:tc>
          <w:tcPr>
            <w:tcW w:w="1269" w:type="dxa"/>
          </w:tcPr>
          <w:p w14:paraId="008FF553" w14:textId="77777777" w:rsidR="00242B6D" w:rsidRPr="001C220C" w:rsidRDefault="00242B6D" w:rsidP="00242B6D">
            <w:pPr>
              <w:pStyle w:val="TableNormal1"/>
              <w:spacing w:before="40"/>
              <w:rPr>
                <w:lang w:val="en-US"/>
              </w:rPr>
            </w:pPr>
            <w:r w:rsidRPr="001C220C">
              <w:rPr>
                <w:lang w:val="en-US"/>
              </w:rPr>
              <w:t xml:space="preserve">Equipment </w:t>
            </w:r>
            <w:r w:rsidR="000327C9">
              <w:rPr>
                <w:lang w:val="en-US"/>
              </w:rPr>
              <w:t>l</w:t>
            </w:r>
            <w:r w:rsidRPr="001C220C">
              <w:rPr>
                <w:lang w:val="en-US"/>
              </w:rPr>
              <w:t>evel</w:t>
            </w:r>
          </w:p>
        </w:tc>
        <w:tc>
          <w:tcPr>
            <w:tcW w:w="2880" w:type="dxa"/>
          </w:tcPr>
          <w:p w14:paraId="2DC315F2" w14:textId="77777777" w:rsidR="00242B6D" w:rsidRPr="001C220C" w:rsidRDefault="00242B6D" w:rsidP="00242B6D">
            <w:pPr>
              <w:pStyle w:val="TableNormal1"/>
              <w:spacing w:before="40"/>
              <w:rPr>
                <w:lang w:val="en-US"/>
              </w:rPr>
            </w:pPr>
            <w:r w:rsidRPr="001C220C">
              <w:rPr>
                <w:lang w:val="en-US"/>
              </w:rPr>
              <w:t>An identification of the level in the role based equipment hierarchy</w:t>
            </w:r>
            <w:r>
              <w:rPr>
                <w:lang w:val="en-US"/>
              </w:rPr>
              <w:t xml:space="preserve">. </w:t>
            </w:r>
          </w:p>
        </w:tc>
        <w:tc>
          <w:tcPr>
            <w:tcW w:w="1440" w:type="dxa"/>
          </w:tcPr>
          <w:p w14:paraId="302D9F83" w14:textId="77777777" w:rsidR="00242B6D" w:rsidRPr="001C220C" w:rsidRDefault="00242B6D" w:rsidP="00242B6D">
            <w:pPr>
              <w:pStyle w:val="TableNormal1"/>
              <w:spacing w:before="40"/>
              <w:rPr>
                <w:lang w:val="en-US"/>
              </w:rPr>
            </w:pPr>
            <w:r w:rsidRPr="001C220C">
              <w:rPr>
                <w:lang w:val="en-US"/>
              </w:rPr>
              <w:t>Production Line</w:t>
            </w:r>
          </w:p>
        </w:tc>
        <w:tc>
          <w:tcPr>
            <w:tcW w:w="1297" w:type="dxa"/>
          </w:tcPr>
          <w:p w14:paraId="614D2537" w14:textId="77777777" w:rsidR="00242B6D" w:rsidRPr="001C220C" w:rsidRDefault="00242B6D" w:rsidP="00242B6D">
            <w:pPr>
              <w:pStyle w:val="TableNormal1"/>
              <w:spacing w:before="40"/>
              <w:rPr>
                <w:lang w:val="en-US"/>
              </w:rPr>
            </w:pPr>
            <w:smartTag w:uri="urn:schemas-microsoft-com:office:smarttags" w:element="place">
              <w:smartTag w:uri="urn:schemas-microsoft-com:office:smarttags" w:element="PlaceName">
                <w:r w:rsidRPr="001C220C">
                  <w:rPr>
                    <w:lang w:val="en-US"/>
                  </w:rPr>
                  <w:t>Work</w:t>
                </w:r>
              </w:smartTag>
              <w:r w:rsidRPr="001C220C">
                <w:rPr>
                  <w:lang w:val="en-US"/>
                </w:rPr>
                <w:t xml:space="preserve"> </w:t>
              </w:r>
              <w:smartTag w:uri="urn:schemas-microsoft-com:office:smarttags" w:element="PlaceType">
                <w:r w:rsidRPr="001C220C">
                  <w:rPr>
                    <w:lang w:val="en-US"/>
                  </w:rPr>
                  <w:t>Center</w:t>
                </w:r>
              </w:smartTag>
            </w:smartTag>
          </w:p>
        </w:tc>
        <w:tc>
          <w:tcPr>
            <w:tcW w:w="1080" w:type="dxa"/>
          </w:tcPr>
          <w:p w14:paraId="67998F26" w14:textId="77777777" w:rsidR="00242B6D" w:rsidRPr="001C220C" w:rsidRDefault="00242B6D" w:rsidP="00242B6D">
            <w:pPr>
              <w:pStyle w:val="TableNormal1"/>
              <w:spacing w:before="40"/>
              <w:rPr>
                <w:lang w:val="en-US"/>
              </w:rPr>
            </w:pPr>
            <w:r w:rsidRPr="001C220C">
              <w:rPr>
                <w:lang w:val="en-US"/>
              </w:rPr>
              <w:t>Site</w:t>
            </w:r>
          </w:p>
        </w:tc>
        <w:tc>
          <w:tcPr>
            <w:tcW w:w="1080" w:type="dxa"/>
          </w:tcPr>
          <w:p w14:paraId="09159700" w14:textId="77777777" w:rsidR="00242B6D" w:rsidRPr="001C220C" w:rsidRDefault="00242B6D" w:rsidP="00242B6D">
            <w:pPr>
              <w:pStyle w:val="TableNormal1"/>
              <w:spacing w:before="40"/>
              <w:rPr>
                <w:lang w:val="en-US"/>
              </w:rPr>
            </w:pPr>
            <w:r w:rsidRPr="001C220C">
              <w:rPr>
                <w:lang w:val="en-US"/>
              </w:rPr>
              <w:t>Area</w:t>
            </w:r>
          </w:p>
        </w:tc>
      </w:tr>
    </w:tbl>
    <w:p w14:paraId="0BB43BE5" w14:textId="77777777" w:rsidR="009A505D" w:rsidRPr="001C220C" w:rsidRDefault="009A505D" w:rsidP="009A505D">
      <w:pPr>
        <w:rPr>
          <w:lang w:val="en-US"/>
        </w:rPr>
      </w:pPr>
    </w:p>
    <w:p w14:paraId="1C6A6EB9" w14:textId="77777777" w:rsidR="00CB7EC0" w:rsidRPr="001C220C" w:rsidRDefault="00CB7EC0" w:rsidP="003E1075">
      <w:pPr>
        <w:pStyle w:val="Heading3"/>
      </w:pPr>
      <w:bookmarkStart w:id="3831" w:name="_Toc320176905"/>
      <w:r w:rsidRPr="001C220C">
        <w:t>Equipment class property</w:t>
      </w:r>
      <w:bookmarkEnd w:id="3831"/>
    </w:p>
    <w:p w14:paraId="3A268154" w14:textId="77777777" w:rsidR="005A123D" w:rsidRDefault="009A0FC3" w:rsidP="00AE642B">
      <w:pPr>
        <w:pStyle w:val="PARAGRAPH"/>
        <w:rPr>
          <w:lang w:val="en-US"/>
        </w:rPr>
      </w:pPr>
      <w:r w:rsidRPr="001C220C">
        <w:rPr>
          <w:lang w:val="en-US"/>
        </w:rPr>
        <w:t xml:space="preserve">Properties of an </w:t>
      </w:r>
      <w:r w:rsidRPr="000327C9">
        <w:rPr>
          <w:i/>
          <w:lang w:val="en-US"/>
        </w:rPr>
        <w:t>equipment class</w:t>
      </w:r>
      <w:r w:rsidRPr="001C220C">
        <w:rPr>
          <w:lang w:val="en-US"/>
        </w:rPr>
        <w:t xml:space="preserve"> </w:t>
      </w:r>
      <w:r w:rsidR="005D0E97">
        <w:rPr>
          <w:lang w:val="en-US"/>
        </w:rPr>
        <w:t>shall be presented</w:t>
      </w:r>
      <w:r w:rsidRPr="001C220C">
        <w:rPr>
          <w:lang w:val="en-US"/>
        </w:rPr>
        <w:t xml:space="preserve"> as </w:t>
      </w:r>
      <w:r w:rsidRPr="005A123D">
        <w:rPr>
          <w:i/>
          <w:lang w:val="en-US"/>
        </w:rPr>
        <w:t>equipment class properties</w:t>
      </w:r>
      <w:r w:rsidRPr="001C220C">
        <w:rPr>
          <w:i/>
          <w:lang w:val="en-US"/>
        </w:rPr>
        <w:t xml:space="preserve">. </w:t>
      </w:r>
      <w:r w:rsidRPr="001C220C">
        <w:rPr>
          <w:lang w:val="en-US"/>
        </w:rPr>
        <w:t xml:space="preserve">Each may have zero or more recognized properties. </w:t>
      </w:r>
    </w:p>
    <w:p w14:paraId="1EE320E9" w14:textId="77777777" w:rsidR="003E5294" w:rsidRPr="001C220C" w:rsidRDefault="003E5294" w:rsidP="003E5294">
      <w:pPr>
        <w:pStyle w:val="PARAGRAPH"/>
        <w:rPr>
          <w:ins w:id="3832" w:author="Charles Gifford" w:date="2017-03-18T20:45:00Z"/>
          <w:lang w:val="en-US"/>
        </w:rPr>
      </w:pPr>
      <w:ins w:id="3833" w:author="Charles Gifford" w:date="2017-03-18T20:45:00Z">
        <w:r w:rsidRPr="00C02B61">
          <w:rPr>
            <w:i/>
            <w:lang w:val="en-US"/>
          </w:rPr>
          <w:t>Equipment</w:t>
        </w:r>
        <w:r w:rsidRPr="001C220C">
          <w:rPr>
            <w:i/>
            <w:lang w:val="en-US"/>
          </w:rPr>
          <w:t xml:space="preserve"> </w:t>
        </w:r>
        <w:r w:rsidRPr="001C220C">
          <w:rPr>
            <w:lang w:val="en-US"/>
          </w:rPr>
          <w:t xml:space="preserve">may be tested by the execution of a </w:t>
        </w:r>
        <w:r w:rsidRPr="00C02B61">
          <w:rPr>
            <w:i/>
            <w:lang w:val="en-US"/>
          </w:rPr>
          <w:t>test specification</w:t>
        </w:r>
        <w:r w:rsidRPr="001C220C">
          <w:rPr>
            <w:lang w:val="en-US"/>
          </w:rPr>
          <w:t>.</w:t>
        </w:r>
      </w:ins>
    </w:p>
    <w:p w14:paraId="723C5059" w14:textId="6AD8EC03" w:rsidR="005A123D" w:rsidDel="003E5294" w:rsidRDefault="005A123D" w:rsidP="005A123D">
      <w:pPr>
        <w:pStyle w:val="PARAGRAPH"/>
        <w:rPr>
          <w:del w:id="3834" w:author="Charles Gifford" w:date="2017-03-18T20:45:00Z"/>
          <w:lang w:val="en-US"/>
        </w:rPr>
      </w:pPr>
      <w:del w:id="3835" w:author="Charles Gifford" w:date="2017-03-18T20:45:00Z">
        <w:r w:rsidRPr="001C220C" w:rsidDel="003E5294">
          <w:rPr>
            <w:lang w:val="en-US"/>
          </w:rPr>
          <w:delText xml:space="preserve">An </w:delText>
        </w:r>
        <w:r w:rsidRPr="00C02B61" w:rsidDel="003E5294">
          <w:rPr>
            <w:i/>
            <w:lang w:val="en-US"/>
          </w:rPr>
          <w:delText>equipment class property</w:delText>
        </w:r>
        <w:r w:rsidRPr="001C220C" w:rsidDel="003E5294">
          <w:rPr>
            <w:lang w:val="en-US"/>
          </w:rPr>
          <w:delText xml:space="preserve"> may be tested by the execution of a</w:delText>
        </w:r>
        <w:r w:rsidDel="003E5294">
          <w:rPr>
            <w:lang w:val="en-US"/>
          </w:rPr>
          <w:delText>n</w:delText>
        </w:r>
        <w:r w:rsidRPr="001C220C" w:rsidDel="003E5294">
          <w:rPr>
            <w:lang w:val="en-US"/>
          </w:rPr>
          <w:delText xml:space="preserve"> </w:delText>
        </w:r>
        <w:r w:rsidRPr="00C02B61" w:rsidDel="003E5294">
          <w:rPr>
            <w:i/>
            <w:lang w:val="en-US"/>
          </w:rPr>
          <w:delText>equipment capability test specification</w:delText>
        </w:r>
        <w:r w:rsidRPr="001C220C" w:rsidDel="003E5294">
          <w:rPr>
            <w:lang w:val="en-US"/>
          </w:rPr>
          <w:delText>.</w:delText>
        </w:r>
        <w:r w:rsidRPr="00AE642B" w:rsidDel="003E5294">
          <w:rPr>
            <w:lang w:val="en-US"/>
          </w:rPr>
          <w:delText xml:space="preserve"> </w:delText>
        </w:r>
      </w:del>
    </w:p>
    <w:p w14:paraId="0EE36890" w14:textId="77777777" w:rsidR="005A123D" w:rsidRPr="001C220C" w:rsidRDefault="005A123D" w:rsidP="005A123D">
      <w:pPr>
        <w:pStyle w:val="PARAGRAPH"/>
        <w:rPr>
          <w:lang w:val="en-US"/>
        </w:rPr>
      </w:pPr>
      <w:r w:rsidRPr="00C02B61">
        <w:rPr>
          <w:i/>
          <w:lang w:val="en-US"/>
        </w:rPr>
        <w:t>Equipment class properties</w:t>
      </w:r>
      <w:r>
        <w:rPr>
          <w:lang w:val="en-US"/>
        </w:rPr>
        <w:t xml:space="preserve"> may contain nested </w:t>
      </w:r>
      <w:r w:rsidRPr="00C02B61">
        <w:rPr>
          <w:i/>
          <w:lang w:val="en-US"/>
        </w:rPr>
        <w:t>equipment class properties</w:t>
      </w:r>
      <w:r>
        <w:rPr>
          <w:lang w:val="en-US"/>
        </w:rPr>
        <w:t>.</w:t>
      </w:r>
    </w:p>
    <w:p w14:paraId="452F0419" w14:textId="77777777" w:rsidR="005A123D" w:rsidRPr="001C220C" w:rsidRDefault="005A123D" w:rsidP="005A123D">
      <w:pPr>
        <w:pStyle w:val="NOTE0"/>
        <w:rPr>
          <w:lang w:val="en-US"/>
        </w:rPr>
      </w:pPr>
      <w:r w:rsidRPr="001C220C">
        <w:rPr>
          <w:lang w:val="en-US"/>
        </w:rPr>
        <w:t>NOTE</w:t>
      </w:r>
      <w:r w:rsidRPr="001C220C">
        <w:rPr>
          <w:lang w:val="en-US"/>
        </w:rPr>
        <w:t> </w:t>
      </w:r>
      <w:r w:rsidRPr="001C220C">
        <w:rPr>
          <w:lang w:val="en-US"/>
        </w:rPr>
        <w:t xml:space="preserve">Examples of </w:t>
      </w:r>
      <w:r w:rsidRPr="00C02B61">
        <w:rPr>
          <w:i/>
          <w:lang w:val="en-US"/>
        </w:rPr>
        <w:t>equipment class properties</w:t>
      </w:r>
      <w:r w:rsidRPr="001C220C">
        <w:rPr>
          <w:i/>
          <w:lang w:val="en-US"/>
        </w:rPr>
        <w:t xml:space="preserve"> </w:t>
      </w:r>
      <w:r w:rsidRPr="001C220C">
        <w:rPr>
          <w:lang w:val="en-US"/>
        </w:rPr>
        <w:t xml:space="preserve">for the </w:t>
      </w:r>
      <w:r w:rsidRPr="00C02B61">
        <w:rPr>
          <w:i/>
          <w:lang w:val="en-US"/>
        </w:rPr>
        <w:t>equipment class</w:t>
      </w:r>
      <w:r w:rsidRPr="001C220C">
        <w:rPr>
          <w:i/>
          <w:lang w:val="en-US"/>
        </w:rPr>
        <w:t xml:space="preserve"> </w:t>
      </w:r>
      <w:r w:rsidRPr="001C220C">
        <w:rPr>
          <w:lang w:val="en-US"/>
        </w:rPr>
        <w:t xml:space="preserve">reactor unit </w:t>
      </w:r>
      <w:r>
        <w:rPr>
          <w:lang w:val="en-US"/>
        </w:rPr>
        <w:t xml:space="preserve">can </w:t>
      </w:r>
      <w:r w:rsidRPr="001C220C">
        <w:rPr>
          <w:lang w:val="en-US"/>
        </w:rPr>
        <w:t xml:space="preserve">be lining material, BTU extraction rate, and volume. </w:t>
      </w:r>
    </w:p>
    <w:p w14:paraId="37BD1E3B" w14:textId="5EA8AFFC" w:rsidR="005A123D" w:rsidRDefault="000D27D0" w:rsidP="00AE642B">
      <w:pPr>
        <w:pStyle w:val="PARAGRAPH"/>
        <w:rPr>
          <w:lang w:val="en-US"/>
        </w:rPr>
      </w:pPr>
      <w:r>
        <w:rPr>
          <w:lang w:val="en-US"/>
        </w:rPr>
        <w:fldChar w:fldCharType="begin"/>
      </w:r>
      <w:r>
        <w:rPr>
          <w:lang w:val="en-US"/>
        </w:rPr>
        <w:instrText xml:space="preserve"> REF _Ref477954143 \h </w:instrText>
      </w:r>
      <w:r>
        <w:rPr>
          <w:lang w:val="en-US"/>
        </w:rPr>
      </w:r>
      <w:r>
        <w:rPr>
          <w:lang w:val="en-US"/>
        </w:rPr>
        <w:fldChar w:fldCharType="separate"/>
      </w:r>
      <w:r>
        <w:t xml:space="preserve">Table </w:t>
      </w:r>
      <w:r>
        <w:rPr>
          <w:noProof/>
        </w:rPr>
        <w:t>38</w:t>
      </w:r>
      <w:r>
        <w:rPr>
          <w:lang w:val="en-US"/>
        </w:rPr>
        <w:fldChar w:fldCharType="end"/>
      </w:r>
      <w:r>
        <w:rPr>
          <w:lang w:val="en-US"/>
        </w:rPr>
        <w:t xml:space="preserve"> </w:t>
      </w:r>
      <w:r w:rsidR="00AE4442">
        <w:rPr>
          <w:lang w:val="en-US"/>
        </w:rPr>
        <w:t>lists the relationship</w:t>
      </w:r>
      <w:r w:rsidR="003E5294">
        <w:rPr>
          <w:lang w:val="en-US"/>
        </w:rPr>
        <w:t xml:space="preserve"> role</w:t>
      </w:r>
      <w:r w:rsidR="00AE4442" w:rsidRPr="001C220C">
        <w:rPr>
          <w:lang w:val="en-US"/>
        </w:rPr>
        <w:t xml:space="preserve">s of </w:t>
      </w:r>
      <w:r w:rsidR="0080447A">
        <w:rPr>
          <w:lang w:val="en-US"/>
        </w:rPr>
        <w:t xml:space="preserve">the </w:t>
      </w:r>
      <w:r w:rsidR="00AE4442" w:rsidRPr="001C220C">
        <w:rPr>
          <w:i/>
          <w:lang w:val="en-US"/>
        </w:rPr>
        <w:t>equipment class property.</w:t>
      </w:r>
      <w:r>
        <w:rPr>
          <w:lang w:val="en-US"/>
        </w:rPr>
        <w:t xml:space="preserve">  </w:t>
      </w:r>
      <w:r>
        <w:rPr>
          <w:lang w:val="en-US"/>
        </w:rPr>
        <w:fldChar w:fldCharType="begin"/>
      </w:r>
      <w:r>
        <w:rPr>
          <w:lang w:val="en-US"/>
        </w:rPr>
        <w:instrText xml:space="preserve"> REF _Ref449053476 \h </w:instrText>
      </w:r>
      <w:r>
        <w:rPr>
          <w:lang w:val="en-US"/>
        </w:rPr>
      </w:r>
      <w:r>
        <w:rPr>
          <w:lang w:val="en-US"/>
        </w:rPr>
        <w:fldChar w:fldCharType="separate"/>
      </w:r>
      <w:r>
        <w:rPr>
          <w:lang w:val="en-US"/>
        </w:rPr>
        <w:t xml:space="preserve">Table </w:t>
      </w:r>
      <w:r>
        <w:rPr>
          <w:noProof/>
          <w:lang w:val="en-US"/>
        </w:rPr>
        <w:t>39</w:t>
      </w:r>
      <w:r>
        <w:rPr>
          <w:lang w:val="en-US"/>
        </w:rPr>
        <w:fldChar w:fldCharType="end"/>
      </w:r>
      <w:r>
        <w:rPr>
          <w:lang w:val="en-US"/>
        </w:rPr>
        <w:t xml:space="preserve"> </w:t>
      </w:r>
      <w:r w:rsidR="00BB3B94" w:rsidRPr="001C220C">
        <w:rPr>
          <w:lang w:val="en-US"/>
        </w:rPr>
        <w:t xml:space="preserve">lists the attributes of </w:t>
      </w:r>
      <w:r w:rsidR="0080447A">
        <w:rPr>
          <w:lang w:val="en-US"/>
        </w:rPr>
        <w:t xml:space="preserve">the </w:t>
      </w:r>
      <w:r w:rsidR="00BB3B94" w:rsidRPr="001C220C">
        <w:rPr>
          <w:i/>
          <w:lang w:val="en-US"/>
        </w:rPr>
        <w:t>equipment class property.</w:t>
      </w:r>
      <w:r w:rsidR="0040788E" w:rsidRPr="001C220C">
        <w:rPr>
          <w:lang w:val="en-US"/>
        </w:rPr>
        <w:t xml:space="preserve"> </w:t>
      </w:r>
    </w:p>
    <w:p w14:paraId="6D3D8D88" w14:textId="43B65F09" w:rsidR="00AE4442" w:rsidRDefault="000D27D0" w:rsidP="00E05180">
      <w:pPr>
        <w:pStyle w:val="TABLE-title"/>
        <w:rPr>
          <w:ins w:id="3836" w:author="Charles Gifford" w:date="2017-03-18T20:46:00Z"/>
          <w:noProof/>
          <w:lang w:val="en-US"/>
        </w:rPr>
      </w:pPr>
      <w:bookmarkStart w:id="3837" w:name="_Ref477954143"/>
      <w:bookmarkStart w:id="3838" w:name="_Toc478492339"/>
      <w:bookmarkStart w:id="3839" w:name="_Ref495471539"/>
      <w:bookmarkStart w:id="3840" w:name="_Toc306621020"/>
      <w:bookmarkStart w:id="3841" w:name="_Toc320178416"/>
      <w:bookmarkStart w:id="3842" w:name="_Toc516130471"/>
      <w:bookmarkStart w:id="3843" w:name="_Toc7250400"/>
      <w:ins w:id="3844" w:author="Charles Gifford" w:date="2017-03-22T13:52:00Z">
        <w:r>
          <w:t xml:space="preserve">Table </w:t>
        </w:r>
        <w:r>
          <w:fldChar w:fldCharType="begin"/>
        </w:r>
        <w:r>
          <w:instrText xml:space="preserve"> SEQ Table \* ARABIC </w:instrText>
        </w:r>
      </w:ins>
      <w:r>
        <w:fldChar w:fldCharType="separate"/>
      </w:r>
      <w:ins w:id="3845" w:author="Charles Gifford" w:date="2017-03-22T13:52:00Z">
        <w:r>
          <w:rPr>
            <w:noProof/>
          </w:rPr>
          <w:t>38</w:t>
        </w:r>
        <w:r>
          <w:fldChar w:fldCharType="end"/>
        </w:r>
        <w:bookmarkEnd w:id="3837"/>
        <w:r>
          <w:t xml:space="preserve"> </w:t>
        </w:r>
      </w:ins>
      <w:ins w:id="3846" w:author="Charles Gifford" w:date="2016-04-19T13:51:00Z">
        <w:r w:rsidR="00AE4442">
          <w:rPr>
            <w:lang w:val="en-US"/>
          </w:rPr>
          <w:t>–</w:t>
        </w:r>
        <w:r w:rsidR="00AE4442" w:rsidRPr="001C220C">
          <w:rPr>
            <w:noProof/>
            <w:lang w:val="en-US"/>
          </w:rPr>
          <w:t xml:space="preserve"> </w:t>
        </w:r>
        <w:r w:rsidR="00AE4442">
          <w:rPr>
            <w:noProof/>
            <w:lang w:val="en-US"/>
          </w:rPr>
          <w:t>E</w:t>
        </w:r>
        <w:r w:rsidR="00AE4442" w:rsidRPr="001C220C">
          <w:rPr>
            <w:noProof/>
            <w:lang w:val="en-US"/>
          </w:rPr>
          <w:t xml:space="preserve">quipment class property </w:t>
        </w:r>
        <w:r w:rsidR="00AE4442">
          <w:rPr>
            <w:noProof/>
            <w:lang w:val="en-US"/>
          </w:rPr>
          <w:t>relationship</w:t>
        </w:r>
      </w:ins>
      <w:ins w:id="3847" w:author="Charles Gifford" w:date="2017-03-18T20:51:00Z">
        <w:r w:rsidR="003E5294">
          <w:rPr>
            <w:noProof/>
            <w:lang w:val="en-US"/>
          </w:rPr>
          <w:t xml:space="preserve"> role</w:t>
        </w:r>
      </w:ins>
      <w:ins w:id="3848" w:author="Charles Gifford" w:date="2016-04-19T13:51:00Z">
        <w:r w:rsidR="00AE4442">
          <w:rPr>
            <w:noProof/>
            <w:lang w:val="en-US"/>
          </w:rPr>
          <w:t>s</w:t>
        </w:r>
      </w:ins>
      <w:bookmarkEnd w:id="3838"/>
    </w:p>
    <w:tbl>
      <w:tblPr>
        <w:tblpPr w:leftFromText="180" w:rightFromText="180" w:vertAnchor="text" w:horzAnchor="page" w:tblpX="1470" w:tblpY="3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160"/>
        <w:gridCol w:w="1080"/>
        <w:gridCol w:w="3600"/>
      </w:tblGrid>
      <w:tr w:rsidR="003E5294" w:rsidRPr="00B1055B" w14:paraId="71B6B88A" w14:textId="77777777" w:rsidTr="00291A9E">
        <w:trPr>
          <w:trHeight w:val="128"/>
          <w:tblHeader/>
          <w:ins w:id="3849" w:author="Charles Gifford" w:date="2017-03-18T20:46:00Z"/>
        </w:trPr>
        <w:tc>
          <w:tcPr>
            <w:tcW w:w="2155" w:type="dxa"/>
            <w:shd w:val="clear" w:color="auto" w:fill="auto"/>
          </w:tcPr>
          <w:p w14:paraId="4492AB82" w14:textId="77777777" w:rsidR="003E5294" w:rsidRPr="00B1055B" w:rsidRDefault="003E5294" w:rsidP="00291A9E">
            <w:pPr>
              <w:pStyle w:val="TABLE-col-heading"/>
              <w:rPr>
                <w:ins w:id="3850" w:author="Charles Gifford" w:date="2017-03-18T20:46:00Z"/>
                <w:lang w:val="en-US"/>
              </w:rPr>
            </w:pPr>
            <w:ins w:id="3851" w:author="Charles Gifford" w:date="2017-03-18T20:46:00Z">
              <w:r>
                <w:rPr>
                  <w:lang w:val="en-US"/>
                </w:rPr>
                <w:t>Related Object</w:t>
              </w:r>
            </w:ins>
          </w:p>
        </w:tc>
        <w:tc>
          <w:tcPr>
            <w:tcW w:w="2160" w:type="dxa"/>
            <w:shd w:val="clear" w:color="auto" w:fill="auto"/>
          </w:tcPr>
          <w:p w14:paraId="49CA744A" w14:textId="77777777" w:rsidR="003E5294" w:rsidRPr="00B1055B" w:rsidRDefault="003E5294" w:rsidP="00291A9E">
            <w:pPr>
              <w:pStyle w:val="TABLE-col-heading"/>
              <w:rPr>
                <w:ins w:id="3852" w:author="Charles Gifford" w:date="2017-03-18T20:46:00Z"/>
                <w:lang w:val="en-US"/>
              </w:rPr>
            </w:pPr>
            <w:ins w:id="3853" w:author="Charles Gifford" w:date="2017-03-18T20:46:00Z">
              <w:r w:rsidRPr="009F3D92">
                <w:rPr>
                  <w:lang w:val="en-US"/>
                </w:rPr>
                <w:t>Role</w:t>
              </w:r>
            </w:ins>
          </w:p>
        </w:tc>
        <w:tc>
          <w:tcPr>
            <w:tcW w:w="1080" w:type="dxa"/>
            <w:shd w:val="clear" w:color="auto" w:fill="auto"/>
          </w:tcPr>
          <w:p w14:paraId="76DC2175" w14:textId="77777777" w:rsidR="003E5294" w:rsidRPr="00B1055B" w:rsidRDefault="003E5294" w:rsidP="00291A9E">
            <w:pPr>
              <w:pStyle w:val="TABLE-col-heading"/>
              <w:rPr>
                <w:ins w:id="3854" w:author="Charles Gifford" w:date="2017-03-18T20:46:00Z"/>
                <w:lang w:val="en-US"/>
              </w:rPr>
            </w:pPr>
            <w:ins w:id="3855" w:author="Charles Gifford" w:date="2017-03-18T20:46:00Z">
              <w:r w:rsidRPr="00B1055B">
                <w:rPr>
                  <w:lang w:val="en-US"/>
                </w:rPr>
                <w:t>Multiplicity</w:t>
              </w:r>
            </w:ins>
          </w:p>
        </w:tc>
        <w:tc>
          <w:tcPr>
            <w:tcW w:w="3600" w:type="dxa"/>
            <w:shd w:val="clear" w:color="auto" w:fill="auto"/>
          </w:tcPr>
          <w:p w14:paraId="75FC78E4" w14:textId="77777777" w:rsidR="003E5294" w:rsidRPr="00B1055B" w:rsidRDefault="003E5294" w:rsidP="00291A9E">
            <w:pPr>
              <w:pStyle w:val="TABLE-col-heading"/>
              <w:rPr>
                <w:ins w:id="3856" w:author="Charles Gifford" w:date="2017-03-18T20:46:00Z"/>
                <w:lang w:val="en-US"/>
              </w:rPr>
            </w:pPr>
            <w:ins w:id="3857" w:author="Charles Gifford" w:date="2017-03-18T20:46:00Z">
              <w:r>
                <w:rPr>
                  <w:lang w:val="en-US"/>
                </w:rPr>
                <w:t>Descriptions</w:t>
              </w:r>
            </w:ins>
          </w:p>
        </w:tc>
      </w:tr>
      <w:tr w:rsidR="003E5294" w:rsidRPr="00B1055B" w14:paraId="6438F414" w14:textId="77777777" w:rsidTr="00291A9E">
        <w:trPr>
          <w:trHeight w:val="398"/>
          <w:ins w:id="3858" w:author="Charles Gifford" w:date="2017-03-18T20:46:00Z"/>
        </w:trPr>
        <w:tc>
          <w:tcPr>
            <w:tcW w:w="2155" w:type="dxa"/>
            <w:shd w:val="clear" w:color="auto" w:fill="auto"/>
          </w:tcPr>
          <w:p w14:paraId="09D26DC3" w14:textId="28851E98" w:rsidR="003E5294" w:rsidRPr="00B1055B" w:rsidRDefault="003E5294" w:rsidP="00291A9E">
            <w:pPr>
              <w:pStyle w:val="TABLE-cell"/>
              <w:rPr>
                <w:ins w:id="3859" w:author="Charles Gifford" w:date="2017-03-18T20:46:00Z"/>
                <w:szCs w:val="20"/>
                <w:lang w:val="en-US"/>
              </w:rPr>
            </w:pPr>
            <w:ins w:id="3860" w:author="Charles Gifford" w:date="2017-03-18T20:46:00Z">
              <w:r w:rsidRPr="003E5294">
                <w:rPr>
                  <w:szCs w:val="20"/>
                  <w:lang w:val="en-US"/>
                </w:rPr>
                <w:t xml:space="preserve">Equipment </w:t>
              </w:r>
              <w:r>
                <w:rPr>
                  <w:szCs w:val="20"/>
                  <w:lang w:val="en-US"/>
                </w:rPr>
                <w:t>c</w:t>
              </w:r>
              <w:r w:rsidRPr="00B1055B">
                <w:rPr>
                  <w:szCs w:val="20"/>
                  <w:lang w:val="en-US"/>
                </w:rPr>
                <w:t>lass</w:t>
              </w:r>
            </w:ins>
          </w:p>
        </w:tc>
        <w:tc>
          <w:tcPr>
            <w:tcW w:w="2160" w:type="dxa"/>
            <w:shd w:val="clear" w:color="auto" w:fill="auto"/>
          </w:tcPr>
          <w:p w14:paraId="68C98D68" w14:textId="77777777" w:rsidR="003E5294" w:rsidRPr="00B1055B" w:rsidRDefault="003E5294" w:rsidP="00291A9E">
            <w:pPr>
              <w:pStyle w:val="TABLE-cell"/>
              <w:rPr>
                <w:ins w:id="3861" w:author="Charles Gifford" w:date="2017-03-18T20:46:00Z"/>
                <w:szCs w:val="20"/>
                <w:lang w:val="en-US"/>
              </w:rPr>
            </w:pPr>
            <w:ins w:id="3862" w:author="Charles Gifford" w:date="2017-03-18T20:46:00Z">
              <w:r>
                <w:rPr>
                  <w:szCs w:val="20"/>
                  <w:lang w:val="en-US"/>
                </w:rPr>
                <w:t>NA</w:t>
              </w:r>
            </w:ins>
          </w:p>
        </w:tc>
        <w:tc>
          <w:tcPr>
            <w:tcW w:w="1080" w:type="dxa"/>
            <w:shd w:val="clear" w:color="auto" w:fill="auto"/>
          </w:tcPr>
          <w:p w14:paraId="1742B822" w14:textId="77777777" w:rsidR="003E5294" w:rsidRPr="00B1055B" w:rsidRDefault="003E5294" w:rsidP="00291A9E">
            <w:pPr>
              <w:pStyle w:val="TABLE-cell"/>
              <w:rPr>
                <w:ins w:id="3863" w:author="Charles Gifford" w:date="2017-03-18T20:46:00Z"/>
                <w:szCs w:val="20"/>
                <w:lang w:val="en-US"/>
              </w:rPr>
            </w:pPr>
            <w:ins w:id="3864" w:author="Charles Gifford" w:date="2017-03-18T20:46:00Z">
              <w:r w:rsidRPr="00B1055B">
                <w:rPr>
                  <w:szCs w:val="20"/>
                  <w:lang w:val="en-US"/>
                </w:rPr>
                <w:t>1</w:t>
              </w:r>
            </w:ins>
          </w:p>
        </w:tc>
        <w:tc>
          <w:tcPr>
            <w:tcW w:w="3600" w:type="dxa"/>
            <w:shd w:val="clear" w:color="auto" w:fill="auto"/>
          </w:tcPr>
          <w:p w14:paraId="759EB2A9" w14:textId="16BF8965" w:rsidR="003E5294" w:rsidRPr="00B1055B" w:rsidRDefault="003E5294" w:rsidP="00291A9E">
            <w:pPr>
              <w:pStyle w:val="TABLE-cell"/>
              <w:rPr>
                <w:ins w:id="3865" w:author="Charles Gifford" w:date="2017-03-18T20:46:00Z"/>
                <w:szCs w:val="20"/>
                <w:lang w:val="en-US"/>
              </w:rPr>
            </w:pPr>
            <w:ins w:id="3866" w:author="Charles Gifford" w:date="2017-03-18T20:46:00Z">
              <w:r w:rsidRPr="008A468B">
                <w:t xml:space="preserve">The </w:t>
              </w:r>
            </w:ins>
            <w:ins w:id="3867" w:author="Charles Gifford" w:date="2017-03-18T20:47:00Z">
              <w:r w:rsidRPr="00B32104">
                <w:rPr>
                  <w:i/>
                  <w:szCs w:val="20"/>
                  <w:lang w:val="en-US"/>
                </w:rPr>
                <w:t>equipment</w:t>
              </w:r>
            </w:ins>
            <w:ins w:id="3868" w:author="Charles Gifford" w:date="2017-03-18T20:46:00Z">
              <w:r w:rsidRPr="00A53554">
                <w:rPr>
                  <w:i/>
                </w:rPr>
                <w:t xml:space="preserve"> class</w:t>
              </w:r>
              <w:r w:rsidRPr="008A468B">
                <w:t xml:space="preserve"> defined in part by this </w:t>
              </w:r>
            </w:ins>
            <w:ins w:id="3869" w:author="Charles Gifford" w:date="2017-03-18T20:47:00Z">
              <w:r w:rsidRPr="00B32104">
                <w:rPr>
                  <w:i/>
                  <w:szCs w:val="20"/>
                  <w:lang w:val="en-US"/>
                </w:rPr>
                <w:t>equipment</w:t>
              </w:r>
            </w:ins>
            <w:ins w:id="3870" w:author="Charles Gifford" w:date="2017-03-18T20:46:00Z">
              <w:r w:rsidRPr="00A53554">
                <w:rPr>
                  <w:i/>
                </w:rPr>
                <w:t xml:space="preserve"> class property.</w:t>
              </w:r>
            </w:ins>
          </w:p>
        </w:tc>
      </w:tr>
      <w:tr w:rsidR="003E5294" w:rsidRPr="00B1055B" w14:paraId="292ABA50" w14:textId="77777777" w:rsidTr="00291A9E">
        <w:trPr>
          <w:trHeight w:val="479"/>
          <w:ins w:id="3871" w:author="Charles Gifford" w:date="2017-03-18T20:46:00Z"/>
        </w:trPr>
        <w:tc>
          <w:tcPr>
            <w:tcW w:w="2155" w:type="dxa"/>
            <w:shd w:val="clear" w:color="auto" w:fill="auto"/>
          </w:tcPr>
          <w:p w14:paraId="77F898AD" w14:textId="0D560167" w:rsidR="003E5294" w:rsidRPr="00B1055B" w:rsidRDefault="003E5294" w:rsidP="00291A9E">
            <w:pPr>
              <w:pStyle w:val="TABLE-cell"/>
              <w:rPr>
                <w:ins w:id="3872" w:author="Charles Gifford" w:date="2017-03-18T20:46:00Z"/>
                <w:szCs w:val="20"/>
                <w:lang w:val="en-US"/>
              </w:rPr>
            </w:pPr>
            <w:ins w:id="3873" w:author="Charles Gifford" w:date="2017-03-18T20:46:00Z">
              <w:r>
                <w:rPr>
                  <w:szCs w:val="20"/>
                  <w:lang w:val="en-US"/>
                </w:rPr>
                <w:t>Equipment</w:t>
              </w:r>
              <w:r w:rsidRPr="002B1DB2">
                <w:rPr>
                  <w:szCs w:val="20"/>
                  <w:lang w:val="en-US"/>
                </w:rPr>
                <w:t xml:space="preserve"> class </w:t>
              </w:r>
              <w:r>
                <w:rPr>
                  <w:szCs w:val="20"/>
                  <w:lang w:val="en-US"/>
                </w:rPr>
                <w:t>p</w:t>
              </w:r>
              <w:r w:rsidRPr="00091763">
                <w:rPr>
                  <w:szCs w:val="20"/>
                  <w:lang w:val="en-US"/>
                </w:rPr>
                <w:t>roperty</w:t>
              </w:r>
            </w:ins>
          </w:p>
        </w:tc>
        <w:tc>
          <w:tcPr>
            <w:tcW w:w="2160" w:type="dxa"/>
            <w:shd w:val="clear" w:color="auto" w:fill="auto"/>
          </w:tcPr>
          <w:p w14:paraId="170616E4" w14:textId="5FF7CC90" w:rsidR="003E5294" w:rsidRDefault="003E5294" w:rsidP="00291A9E">
            <w:pPr>
              <w:pStyle w:val="TABLE-cell"/>
              <w:rPr>
                <w:ins w:id="3874" w:author="Charles Gifford" w:date="2017-03-18T20:46:00Z"/>
                <w:szCs w:val="20"/>
                <w:lang w:val="en-US"/>
              </w:rPr>
            </w:pPr>
            <w:ins w:id="3875" w:author="Charles Gifford" w:date="2017-03-18T20:46:00Z">
              <w:r w:rsidRPr="003E5294">
                <w:rPr>
                  <w:szCs w:val="20"/>
                  <w:lang w:val="en-US"/>
                </w:rPr>
                <w:t xml:space="preserve">Equipment </w:t>
              </w:r>
              <w:r w:rsidRPr="002B1DB2">
                <w:rPr>
                  <w:szCs w:val="20"/>
                  <w:lang w:val="en-US"/>
                </w:rPr>
                <w:t xml:space="preserve">class </w:t>
              </w:r>
              <w:r>
                <w:rPr>
                  <w:szCs w:val="20"/>
                  <w:lang w:val="en-US"/>
                </w:rPr>
                <w:t>p</w:t>
              </w:r>
              <w:r w:rsidRPr="00091763">
                <w:rPr>
                  <w:szCs w:val="20"/>
                  <w:lang w:val="en-US"/>
                </w:rPr>
                <w:t>roperty</w:t>
              </w:r>
            </w:ins>
          </w:p>
        </w:tc>
        <w:tc>
          <w:tcPr>
            <w:tcW w:w="1080" w:type="dxa"/>
            <w:shd w:val="clear" w:color="auto" w:fill="auto"/>
          </w:tcPr>
          <w:p w14:paraId="5FA8EDFC" w14:textId="77777777" w:rsidR="003E5294" w:rsidRDefault="003E5294" w:rsidP="00291A9E">
            <w:pPr>
              <w:pStyle w:val="TABLE-cell"/>
              <w:rPr>
                <w:ins w:id="3876" w:author="Charles Gifford" w:date="2017-03-18T20:46:00Z"/>
                <w:szCs w:val="20"/>
                <w:lang w:val="en-US"/>
              </w:rPr>
            </w:pPr>
            <w:ins w:id="3877" w:author="Charles Gifford" w:date="2017-03-18T20:46:00Z">
              <w:r w:rsidRPr="00BE4602">
                <w:rPr>
                  <w:szCs w:val="20"/>
                  <w:lang w:val="en-US"/>
                </w:rPr>
                <w:t>0..*</w:t>
              </w:r>
            </w:ins>
          </w:p>
        </w:tc>
        <w:tc>
          <w:tcPr>
            <w:tcW w:w="3600" w:type="dxa"/>
            <w:shd w:val="clear" w:color="auto" w:fill="auto"/>
          </w:tcPr>
          <w:p w14:paraId="6EBECF7C" w14:textId="3E32BD63" w:rsidR="003E5294" w:rsidRDefault="003E5294" w:rsidP="00291A9E">
            <w:pPr>
              <w:pStyle w:val="TABLE-cell"/>
              <w:rPr>
                <w:ins w:id="3878" w:author="Charles Gifford" w:date="2017-03-18T20:46:00Z"/>
                <w:lang w:val="en-US"/>
              </w:rPr>
            </w:pPr>
            <w:ins w:id="3879" w:author="Charles Gifford" w:date="2017-03-18T20:46:00Z">
              <w:r w:rsidRPr="00091763">
                <w:rPr>
                  <w:lang w:val="en-US"/>
                </w:rPr>
                <w:t xml:space="preserve">The nested </w:t>
              </w:r>
            </w:ins>
            <w:ins w:id="3880" w:author="Charles Gifford" w:date="2017-03-18T20:47:00Z">
              <w:r w:rsidRPr="00017B9F">
                <w:rPr>
                  <w:i/>
                  <w:szCs w:val="20"/>
                  <w:lang w:val="en-US"/>
                </w:rPr>
                <w:t>equipment</w:t>
              </w:r>
            </w:ins>
            <w:ins w:id="3881" w:author="Charles Gifford" w:date="2017-03-18T20:46:00Z">
              <w:r w:rsidRPr="00A27713">
                <w:rPr>
                  <w:i/>
                </w:rPr>
                <w:t xml:space="preserve"> </w:t>
              </w:r>
              <w:r w:rsidRPr="00A53554">
                <w:rPr>
                  <w:i/>
                </w:rPr>
                <w:t xml:space="preserve">class </w:t>
              </w:r>
              <w:r w:rsidRPr="00091763">
                <w:rPr>
                  <w:i/>
                  <w:lang w:val="en-US"/>
                </w:rPr>
                <w:t>propert</w:t>
              </w:r>
              <w:r>
                <w:rPr>
                  <w:i/>
                  <w:lang w:val="en-US"/>
                </w:rPr>
                <w:t>y(s)</w:t>
              </w:r>
              <w:r>
                <w:rPr>
                  <w:lang w:val="en-US"/>
                </w:rPr>
                <w:t xml:space="preserve"> makes up part of thi</w:t>
              </w:r>
            </w:ins>
            <w:ins w:id="3882" w:author="Charles Gifford" w:date="2017-03-18T20:47:00Z">
              <w:r>
                <w:rPr>
                  <w:lang w:val="en-US"/>
                </w:rPr>
                <w:t>s</w:t>
              </w:r>
              <w:r w:rsidRPr="00B32104">
                <w:rPr>
                  <w:i/>
                  <w:szCs w:val="20"/>
                  <w:lang w:val="en-US"/>
                </w:rPr>
                <w:t xml:space="preserve"> equipment</w:t>
              </w:r>
            </w:ins>
            <w:ins w:id="3883" w:author="Charles Gifford" w:date="2017-03-18T20:46:00Z">
              <w:r w:rsidRPr="00A53554">
                <w:rPr>
                  <w:i/>
                </w:rPr>
                <w:t xml:space="preserve"> class </w:t>
              </w:r>
              <w:r w:rsidRPr="00091763">
                <w:rPr>
                  <w:i/>
                  <w:lang w:val="en-US"/>
                </w:rPr>
                <w:t>property</w:t>
              </w:r>
              <w:r>
                <w:rPr>
                  <w:i/>
                  <w:lang w:val="en-US"/>
                </w:rPr>
                <w:t xml:space="preserve"> </w:t>
              </w:r>
              <w:r w:rsidRPr="00056506">
                <w:rPr>
                  <w:lang w:val="en-US"/>
                </w:rPr>
                <w:t>as the whole</w:t>
              </w:r>
              <w:r w:rsidRPr="002B1DB2">
                <w:rPr>
                  <w:lang w:val="en-US"/>
                </w:rPr>
                <w:t>.</w:t>
              </w:r>
            </w:ins>
          </w:p>
        </w:tc>
      </w:tr>
      <w:tr w:rsidR="003E5294" w:rsidRPr="00B1055B" w14:paraId="58473CAC" w14:textId="77777777" w:rsidTr="00291A9E">
        <w:trPr>
          <w:trHeight w:val="710"/>
          <w:ins w:id="3884" w:author="Charles Gifford" w:date="2017-03-18T20:46:00Z"/>
        </w:trPr>
        <w:tc>
          <w:tcPr>
            <w:tcW w:w="2155" w:type="dxa"/>
            <w:shd w:val="clear" w:color="auto" w:fill="auto"/>
          </w:tcPr>
          <w:p w14:paraId="673A690D" w14:textId="777D782C" w:rsidR="003E5294" w:rsidRPr="00B1055B" w:rsidRDefault="003E5294" w:rsidP="00291A9E">
            <w:pPr>
              <w:pStyle w:val="TABLE-cell"/>
              <w:rPr>
                <w:ins w:id="3885" w:author="Charles Gifford" w:date="2017-03-18T20:46:00Z"/>
                <w:szCs w:val="20"/>
                <w:lang w:val="en-US"/>
              </w:rPr>
            </w:pPr>
            <w:ins w:id="3886" w:author="Charles Gifford" w:date="2017-03-18T20:46:00Z">
              <w:r>
                <w:rPr>
                  <w:szCs w:val="20"/>
                  <w:lang w:val="en-US"/>
                </w:rPr>
                <w:t>Equipment p</w:t>
              </w:r>
              <w:r w:rsidRPr="00091763">
                <w:rPr>
                  <w:szCs w:val="20"/>
                  <w:lang w:val="en-US"/>
                </w:rPr>
                <w:t>roperty</w:t>
              </w:r>
            </w:ins>
          </w:p>
        </w:tc>
        <w:tc>
          <w:tcPr>
            <w:tcW w:w="2160" w:type="dxa"/>
            <w:shd w:val="clear" w:color="auto" w:fill="auto"/>
          </w:tcPr>
          <w:p w14:paraId="46DCF755" w14:textId="77777777" w:rsidR="003E5294" w:rsidRDefault="003E5294" w:rsidP="00291A9E">
            <w:pPr>
              <w:pStyle w:val="TABLE-cell"/>
              <w:rPr>
                <w:ins w:id="3887" w:author="Charles Gifford" w:date="2017-03-18T20:46:00Z"/>
                <w:szCs w:val="20"/>
                <w:lang w:val="en-US"/>
              </w:rPr>
            </w:pPr>
            <w:ins w:id="3888" w:author="Charles Gifford" w:date="2017-03-18T20:46:00Z">
              <w:r>
                <w:rPr>
                  <w:szCs w:val="20"/>
                  <w:lang w:val="en-US"/>
                </w:rPr>
                <w:t>NA</w:t>
              </w:r>
            </w:ins>
          </w:p>
        </w:tc>
        <w:tc>
          <w:tcPr>
            <w:tcW w:w="1080" w:type="dxa"/>
            <w:shd w:val="clear" w:color="auto" w:fill="auto"/>
          </w:tcPr>
          <w:p w14:paraId="26094907" w14:textId="77777777" w:rsidR="003E5294" w:rsidRDefault="003E5294" w:rsidP="00291A9E">
            <w:pPr>
              <w:pStyle w:val="TABLE-cell"/>
              <w:rPr>
                <w:ins w:id="3889" w:author="Charles Gifford" w:date="2017-03-18T20:46:00Z"/>
                <w:szCs w:val="20"/>
                <w:lang w:val="en-US"/>
              </w:rPr>
            </w:pPr>
            <w:ins w:id="3890" w:author="Charles Gifford" w:date="2017-03-18T20:46:00Z">
              <w:r w:rsidRPr="00BE4602">
                <w:rPr>
                  <w:szCs w:val="20"/>
                  <w:lang w:val="en-US"/>
                </w:rPr>
                <w:t>0..*</w:t>
              </w:r>
            </w:ins>
          </w:p>
        </w:tc>
        <w:tc>
          <w:tcPr>
            <w:tcW w:w="3600" w:type="dxa"/>
            <w:shd w:val="clear" w:color="auto" w:fill="auto"/>
          </w:tcPr>
          <w:p w14:paraId="4D436084" w14:textId="2A0C1000" w:rsidR="003E5294" w:rsidRDefault="003E5294" w:rsidP="00291A9E">
            <w:pPr>
              <w:pStyle w:val="TABLE-cell"/>
              <w:rPr>
                <w:ins w:id="3891" w:author="Charles Gifford" w:date="2017-03-18T20:46:00Z"/>
              </w:rPr>
            </w:pPr>
            <w:ins w:id="3892" w:author="Charles Gifford" w:date="2017-03-18T20:46:00Z">
              <w:r>
                <w:t>If the parent</w:t>
              </w:r>
            </w:ins>
            <w:ins w:id="3893" w:author="Charles Gifford" w:date="2017-03-18T20:48:00Z">
              <w:r w:rsidRPr="00B32104">
                <w:rPr>
                  <w:i/>
                  <w:szCs w:val="20"/>
                  <w:lang w:val="en-US"/>
                </w:rPr>
                <w:t xml:space="preserve"> equipment</w:t>
              </w:r>
            </w:ins>
            <w:ins w:id="3894" w:author="Charles Gifford" w:date="2017-03-18T20:46:00Z">
              <w:r>
                <w:t xml:space="preserve"> supports a</w:t>
              </w:r>
            </w:ins>
            <w:ins w:id="3895" w:author="Charles Gifford" w:date="2017-03-18T20:48:00Z">
              <w:r w:rsidRPr="00B32104">
                <w:rPr>
                  <w:i/>
                  <w:szCs w:val="20"/>
                  <w:lang w:val="en-US"/>
                </w:rPr>
                <w:t xml:space="preserve"> equipment</w:t>
              </w:r>
              <w:r w:rsidRPr="00B32104">
                <w:rPr>
                  <w:i/>
                </w:rPr>
                <w:t xml:space="preserve"> </w:t>
              </w:r>
            </w:ins>
            <w:ins w:id="3896" w:author="Charles Gifford" w:date="2017-03-18T20:46:00Z">
              <w:r w:rsidRPr="00B32104">
                <w:rPr>
                  <w:i/>
                </w:rPr>
                <w:t>class,</w:t>
              </w:r>
              <w:r>
                <w:t xml:space="preserve"> this</w:t>
              </w:r>
            </w:ins>
            <w:ins w:id="3897" w:author="Charles Gifford" w:date="2017-03-18T20:48:00Z">
              <w:r w:rsidRPr="00B32104">
                <w:rPr>
                  <w:i/>
                  <w:szCs w:val="20"/>
                  <w:lang w:val="en-US"/>
                </w:rPr>
                <w:t xml:space="preserve"> equipment</w:t>
              </w:r>
              <w:r>
                <w:rPr>
                  <w:i/>
                  <w:szCs w:val="20"/>
                  <w:lang w:val="en-US"/>
                </w:rPr>
                <w:t xml:space="preserve"> </w:t>
              </w:r>
            </w:ins>
            <w:ins w:id="3898" w:author="Charles Gifford" w:date="2017-03-18T20:46:00Z">
              <w:r w:rsidRPr="00B32104">
                <w:rPr>
                  <w:i/>
                </w:rPr>
                <w:t xml:space="preserve">class property(s) </w:t>
              </w:r>
              <w:r>
                <w:t>is applied in the</w:t>
              </w:r>
            </w:ins>
            <w:ins w:id="3899" w:author="Charles Gifford" w:date="2017-03-18T20:48:00Z">
              <w:r w:rsidRPr="00B32104">
                <w:rPr>
                  <w:i/>
                  <w:szCs w:val="20"/>
                  <w:lang w:val="en-US"/>
                </w:rPr>
                <w:t xml:space="preserve"> equipment</w:t>
              </w:r>
              <w:r w:rsidRPr="00B32104">
                <w:rPr>
                  <w:i/>
                </w:rPr>
                <w:t xml:space="preserve"> </w:t>
              </w:r>
            </w:ins>
            <w:ins w:id="3900" w:author="Charles Gifford" w:date="2017-03-18T20:46:00Z">
              <w:r w:rsidRPr="00B32104">
                <w:rPr>
                  <w:i/>
                </w:rPr>
                <w:t>property(s)</w:t>
              </w:r>
              <w:r>
                <w:t xml:space="preserve">. </w:t>
              </w:r>
            </w:ins>
          </w:p>
          <w:p w14:paraId="2CDA9307" w14:textId="14047639" w:rsidR="003E5294" w:rsidRPr="00B32104" w:rsidRDefault="003E5294" w:rsidP="00291A9E">
            <w:pPr>
              <w:pStyle w:val="TABLE-cell"/>
              <w:rPr>
                <w:ins w:id="3901" w:author="Charles Gifford" w:date="2017-03-18T20:46:00Z"/>
                <w:lang w:val="en-US"/>
              </w:rPr>
            </w:pPr>
            <w:ins w:id="3902" w:author="Charles Gifford" w:date="2017-03-18T20:46:00Z">
              <w:r>
                <w:t>The</w:t>
              </w:r>
            </w:ins>
            <w:ins w:id="3903" w:author="Charles Gifford" w:date="2017-03-18T20:48:00Z">
              <w:r w:rsidRPr="00B32104">
                <w:rPr>
                  <w:i/>
                  <w:szCs w:val="20"/>
                  <w:lang w:val="en-US"/>
                </w:rPr>
                <w:t xml:space="preserve"> equipment</w:t>
              </w:r>
              <w:r w:rsidRPr="00B32104">
                <w:rPr>
                  <w:i/>
                </w:rPr>
                <w:t xml:space="preserve"> </w:t>
              </w:r>
            </w:ins>
            <w:ins w:id="3904" w:author="Charles Gifford" w:date="2017-03-18T20:46:00Z">
              <w:r w:rsidRPr="00B32104">
                <w:rPr>
                  <w:i/>
                </w:rPr>
                <w:t xml:space="preserve">property </w:t>
              </w:r>
              <w:r>
                <w:t>maps to this corresponding</w:t>
              </w:r>
            </w:ins>
            <w:ins w:id="3905" w:author="Charles Gifford" w:date="2017-03-18T20:49:00Z">
              <w:r w:rsidRPr="00B32104">
                <w:rPr>
                  <w:i/>
                  <w:szCs w:val="20"/>
                  <w:lang w:val="en-US"/>
                </w:rPr>
                <w:t xml:space="preserve"> equipment</w:t>
              </w:r>
              <w:r w:rsidRPr="00B32104">
                <w:rPr>
                  <w:i/>
                </w:rPr>
                <w:t xml:space="preserve"> </w:t>
              </w:r>
            </w:ins>
            <w:ins w:id="3906" w:author="Charles Gifford" w:date="2017-03-18T20:46:00Z">
              <w:r w:rsidRPr="00B32104">
                <w:rPr>
                  <w:i/>
                </w:rPr>
                <w:t>class property.</w:t>
              </w:r>
            </w:ins>
          </w:p>
        </w:tc>
      </w:tr>
    </w:tbl>
    <w:p w14:paraId="6B8F9CA4" w14:textId="77777777" w:rsidR="003E5294" w:rsidRPr="00017B9F" w:rsidRDefault="003E5294" w:rsidP="00017B9F">
      <w:pPr>
        <w:rPr>
          <w:ins w:id="3907" w:author="Charles Gifford" w:date="2016-04-19T13:51:00Z"/>
          <w:lang w:val="en-US"/>
        </w:rPr>
      </w:pPr>
    </w:p>
    <w:p w14:paraId="4931B58E" w14:textId="7AA2BA92" w:rsidR="00CB7EC0" w:rsidRPr="001C220C" w:rsidRDefault="00C17398" w:rsidP="00C17398">
      <w:pPr>
        <w:pStyle w:val="TABLE-title"/>
        <w:rPr>
          <w:noProof/>
          <w:lang w:val="en-US"/>
        </w:rPr>
      </w:pPr>
      <w:bookmarkStart w:id="3908" w:name="_Ref449053476"/>
      <w:bookmarkStart w:id="3909" w:name="_Ref458269079"/>
      <w:bookmarkStart w:id="3910" w:name="_Toc478492340"/>
      <w:r>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0D27D0">
        <w:rPr>
          <w:noProof/>
          <w:lang w:val="en-US"/>
        </w:rPr>
        <w:t>39</w:t>
      </w:r>
      <w:r w:rsidR="00FD29D6">
        <w:rPr>
          <w:lang w:val="en-US"/>
        </w:rPr>
        <w:fldChar w:fldCharType="end"/>
      </w:r>
      <w:bookmarkEnd w:id="3839"/>
      <w:bookmarkEnd w:id="3908"/>
      <w:bookmarkEnd w:id="3909"/>
      <w:r w:rsidR="00CB7EC0" w:rsidRPr="001C220C">
        <w:rPr>
          <w:noProof/>
          <w:lang w:val="en-US"/>
        </w:rPr>
        <w:t xml:space="preserve"> </w:t>
      </w:r>
      <w:r w:rsidR="00E5597E">
        <w:rPr>
          <w:lang w:val="en-US"/>
        </w:rPr>
        <w:t>–</w:t>
      </w:r>
      <w:r w:rsidR="00CB7EC0" w:rsidRPr="001C220C">
        <w:rPr>
          <w:noProof/>
          <w:lang w:val="en-US"/>
        </w:rPr>
        <w:t xml:space="preserve"> </w:t>
      </w:r>
      <w:r w:rsidR="00862B5B">
        <w:rPr>
          <w:noProof/>
          <w:lang w:val="en-US"/>
        </w:rPr>
        <w:t>E</w:t>
      </w:r>
      <w:r w:rsidR="00CB7EC0" w:rsidRPr="001C220C">
        <w:rPr>
          <w:noProof/>
          <w:lang w:val="en-US"/>
        </w:rPr>
        <w:t>quipment class property</w:t>
      </w:r>
      <w:bookmarkEnd w:id="3840"/>
      <w:bookmarkEnd w:id="3841"/>
      <w:r w:rsidR="00CB7EC0" w:rsidRPr="001C220C">
        <w:rPr>
          <w:noProof/>
          <w:lang w:val="en-US"/>
        </w:rPr>
        <w:t xml:space="preserve"> </w:t>
      </w:r>
      <w:bookmarkEnd w:id="3842"/>
      <w:bookmarkEnd w:id="3843"/>
      <w:r w:rsidR="00862B5B" w:rsidRPr="00862B5B">
        <w:rPr>
          <w:noProof/>
          <w:lang w:val="en-US"/>
        </w:rPr>
        <w:t>attributes</w:t>
      </w:r>
      <w:bookmarkEnd w:id="3910"/>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9A505D" w:rsidRPr="001C220C" w14:paraId="77BDBE4E" w14:textId="77777777">
        <w:trPr>
          <w:tblHeader/>
          <w:jc w:val="center"/>
        </w:trPr>
        <w:tc>
          <w:tcPr>
            <w:tcW w:w="1269" w:type="dxa"/>
          </w:tcPr>
          <w:p w14:paraId="130EE6EC" w14:textId="77777777" w:rsidR="009A505D" w:rsidRPr="001C220C" w:rsidRDefault="009A505D" w:rsidP="009A505D">
            <w:pPr>
              <w:pStyle w:val="NormalTableHeader"/>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3DBDB983" w14:textId="77777777" w:rsidR="009A505D" w:rsidRPr="001C220C" w:rsidRDefault="009A505D" w:rsidP="009A505D">
            <w:pPr>
              <w:pStyle w:val="NormalTableHeader"/>
              <w:spacing w:before="40"/>
              <w:rPr>
                <w:lang w:val="en-US"/>
              </w:rPr>
            </w:pPr>
            <w:r w:rsidRPr="001C220C">
              <w:rPr>
                <w:lang w:val="en-US"/>
              </w:rPr>
              <w:t>Description</w:t>
            </w:r>
          </w:p>
        </w:tc>
        <w:tc>
          <w:tcPr>
            <w:tcW w:w="1440" w:type="dxa"/>
          </w:tcPr>
          <w:p w14:paraId="32829EE6" w14:textId="77777777" w:rsidR="009A505D" w:rsidRPr="001C220C" w:rsidRDefault="00AE4770" w:rsidP="009A505D">
            <w:pPr>
              <w:pStyle w:val="NormalTableHeader"/>
              <w:spacing w:before="40"/>
              <w:rPr>
                <w:lang w:val="en-US"/>
              </w:rPr>
            </w:pPr>
            <w:r>
              <w:rPr>
                <w:lang w:val="en-US"/>
              </w:rPr>
              <w:t>Production example</w:t>
            </w:r>
            <w:r w:rsidR="009A505D" w:rsidRPr="001C220C">
              <w:rPr>
                <w:lang w:val="en-US"/>
              </w:rPr>
              <w:t>s</w:t>
            </w:r>
          </w:p>
        </w:tc>
        <w:tc>
          <w:tcPr>
            <w:tcW w:w="1297" w:type="dxa"/>
          </w:tcPr>
          <w:p w14:paraId="58169BE5" w14:textId="77777777" w:rsidR="009A505D" w:rsidRPr="001C220C" w:rsidRDefault="00AE4770" w:rsidP="009A505D">
            <w:pPr>
              <w:pStyle w:val="NormalTableHeader"/>
              <w:spacing w:before="40"/>
              <w:rPr>
                <w:lang w:val="en-US"/>
              </w:rPr>
            </w:pPr>
            <w:r>
              <w:rPr>
                <w:lang w:val="en-US"/>
              </w:rPr>
              <w:t>Maintenance example</w:t>
            </w:r>
            <w:r w:rsidR="009A505D" w:rsidRPr="001C220C">
              <w:rPr>
                <w:lang w:val="en-US"/>
              </w:rPr>
              <w:t>s</w:t>
            </w:r>
          </w:p>
        </w:tc>
        <w:tc>
          <w:tcPr>
            <w:tcW w:w="1080" w:type="dxa"/>
          </w:tcPr>
          <w:p w14:paraId="76677ED3" w14:textId="77777777" w:rsidR="009A505D" w:rsidRPr="001C220C" w:rsidRDefault="00AE4770" w:rsidP="009A505D">
            <w:pPr>
              <w:pStyle w:val="NormalTableHeader"/>
              <w:spacing w:before="40"/>
              <w:rPr>
                <w:lang w:val="en-US"/>
              </w:rPr>
            </w:pPr>
            <w:r>
              <w:rPr>
                <w:lang w:val="en-US"/>
              </w:rPr>
              <w:t>Quality example</w:t>
            </w:r>
            <w:r w:rsidR="009A505D" w:rsidRPr="001C220C">
              <w:rPr>
                <w:lang w:val="en-US"/>
              </w:rPr>
              <w:t>s</w:t>
            </w:r>
          </w:p>
        </w:tc>
        <w:tc>
          <w:tcPr>
            <w:tcW w:w="1080" w:type="dxa"/>
          </w:tcPr>
          <w:p w14:paraId="7B794E4C" w14:textId="77777777" w:rsidR="009A505D" w:rsidRPr="001C220C" w:rsidRDefault="00AE4770" w:rsidP="009A505D">
            <w:pPr>
              <w:pStyle w:val="NormalTableHeader"/>
              <w:spacing w:before="40"/>
              <w:rPr>
                <w:lang w:val="en-US"/>
              </w:rPr>
            </w:pPr>
            <w:r>
              <w:rPr>
                <w:lang w:val="en-US"/>
              </w:rPr>
              <w:t>Inventory example</w:t>
            </w:r>
            <w:r w:rsidR="009A505D" w:rsidRPr="001C220C">
              <w:rPr>
                <w:lang w:val="en-US"/>
              </w:rPr>
              <w:t>s</w:t>
            </w:r>
          </w:p>
        </w:tc>
      </w:tr>
      <w:tr w:rsidR="009A505D" w:rsidRPr="001C220C" w14:paraId="0BB56132" w14:textId="77777777">
        <w:trPr>
          <w:cantSplit/>
          <w:jc w:val="center"/>
        </w:trPr>
        <w:tc>
          <w:tcPr>
            <w:tcW w:w="1269" w:type="dxa"/>
          </w:tcPr>
          <w:p w14:paraId="453AAA8D" w14:textId="77777777" w:rsidR="009A505D" w:rsidRPr="001C220C" w:rsidRDefault="009A505D" w:rsidP="009A505D">
            <w:pPr>
              <w:pStyle w:val="TableNormal1"/>
              <w:spacing w:before="40"/>
              <w:rPr>
                <w:lang w:val="en-US"/>
              </w:rPr>
            </w:pPr>
            <w:r w:rsidRPr="001C220C">
              <w:rPr>
                <w:lang w:val="en-US"/>
              </w:rPr>
              <w:t>ID</w:t>
            </w:r>
          </w:p>
        </w:tc>
        <w:tc>
          <w:tcPr>
            <w:tcW w:w="2880" w:type="dxa"/>
          </w:tcPr>
          <w:p w14:paraId="76ADB292" w14:textId="77777777" w:rsidR="009A505D" w:rsidRPr="001C220C" w:rsidRDefault="009A505D" w:rsidP="009A505D">
            <w:pPr>
              <w:pStyle w:val="TableNormal1"/>
              <w:spacing w:before="40"/>
              <w:rPr>
                <w:lang w:val="en-US"/>
              </w:rPr>
            </w:pPr>
            <w:r w:rsidRPr="001C220C">
              <w:rPr>
                <w:lang w:val="en-US"/>
              </w:rPr>
              <w:t>An identification of the specific property.</w:t>
            </w:r>
          </w:p>
          <w:p w14:paraId="00A87298" w14:textId="77777777" w:rsidR="009A505D" w:rsidRPr="001C220C" w:rsidRDefault="009A505D" w:rsidP="009A505D">
            <w:pPr>
              <w:pStyle w:val="TableNormal1"/>
              <w:spacing w:before="40"/>
              <w:rPr>
                <w:lang w:val="en-US"/>
              </w:rPr>
            </w:pPr>
          </w:p>
        </w:tc>
        <w:tc>
          <w:tcPr>
            <w:tcW w:w="1440" w:type="dxa"/>
          </w:tcPr>
          <w:p w14:paraId="5940E5E4" w14:textId="77777777" w:rsidR="009A505D" w:rsidRPr="001C220C" w:rsidRDefault="009A505D" w:rsidP="009A505D">
            <w:pPr>
              <w:pStyle w:val="TableNormal1"/>
              <w:spacing w:before="40"/>
              <w:rPr>
                <w:lang w:val="en-US"/>
              </w:rPr>
            </w:pPr>
            <w:r w:rsidRPr="001C220C">
              <w:rPr>
                <w:lang w:val="en-US"/>
              </w:rPr>
              <w:t>Template Size</w:t>
            </w:r>
          </w:p>
        </w:tc>
        <w:tc>
          <w:tcPr>
            <w:tcW w:w="1297" w:type="dxa"/>
          </w:tcPr>
          <w:p w14:paraId="29C05045" w14:textId="77777777" w:rsidR="009A505D" w:rsidRPr="001C220C" w:rsidRDefault="00695CED" w:rsidP="009A505D">
            <w:pPr>
              <w:pStyle w:val="TableNormal1"/>
              <w:spacing w:before="40"/>
              <w:rPr>
                <w:lang w:val="en-US"/>
              </w:rPr>
            </w:pPr>
            <w:r w:rsidRPr="001C220C">
              <w:rPr>
                <w:lang w:val="en-US"/>
              </w:rPr>
              <w:t>Capacity</w:t>
            </w:r>
          </w:p>
        </w:tc>
        <w:tc>
          <w:tcPr>
            <w:tcW w:w="1080" w:type="dxa"/>
          </w:tcPr>
          <w:p w14:paraId="51D43058" w14:textId="77777777" w:rsidR="009A505D" w:rsidRPr="001C220C" w:rsidRDefault="00887D79" w:rsidP="009A505D">
            <w:pPr>
              <w:pStyle w:val="TableNormal1"/>
              <w:spacing w:before="40"/>
              <w:rPr>
                <w:lang w:val="en-US"/>
              </w:rPr>
            </w:pPr>
            <w:r w:rsidRPr="001C220C">
              <w:rPr>
                <w:lang w:val="en-US"/>
              </w:rPr>
              <w:t>Resolution</w:t>
            </w:r>
          </w:p>
        </w:tc>
        <w:tc>
          <w:tcPr>
            <w:tcW w:w="1080" w:type="dxa"/>
          </w:tcPr>
          <w:p w14:paraId="544F9288" w14:textId="77777777" w:rsidR="009A505D" w:rsidRPr="001C220C" w:rsidRDefault="00887D79" w:rsidP="009A505D">
            <w:pPr>
              <w:pStyle w:val="TableNormal1"/>
              <w:spacing w:before="40"/>
              <w:rPr>
                <w:lang w:val="en-US"/>
              </w:rPr>
            </w:pPr>
            <w:r w:rsidRPr="001C220C">
              <w:rPr>
                <w:lang w:val="en-US"/>
              </w:rPr>
              <w:t>Max Weight</w:t>
            </w:r>
          </w:p>
        </w:tc>
      </w:tr>
      <w:tr w:rsidR="009A505D" w:rsidRPr="001C220C" w14:paraId="57D09118" w14:textId="77777777">
        <w:trPr>
          <w:cantSplit/>
          <w:jc w:val="center"/>
        </w:trPr>
        <w:tc>
          <w:tcPr>
            <w:tcW w:w="1269" w:type="dxa"/>
          </w:tcPr>
          <w:p w14:paraId="485E8352" w14:textId="77777777" w:rsidR="009A505D" w:rsidRPr="001C220C" w:rsidRDefault="009A505D" w:rsidP="009A505D">
            <w:pPr>
              <w:pStyle w:val="TableNormal1"/>
              <w:spacing w:before="40"/>
              <w:rPr>
                <w:lang w:val="en-US"/>
              </w:rPr>
            </w:pPr>
            <w:r w:rsidRPr="001C220C">
              <w:rPr>
                <w:lang w:val="en-US"/>
              </w:rPr>
              <w:t>Description</w:t>
            </w:r>
          </w:p>
        </w:tc>
        <w:tc>
          <w:tcPr>
            <w:tcW w:w="2880" w:type="dxa"/>
          </w:tcPr>
          <w:p w14:paraId="6CE0B78E" w14:textId="77777777" w:rsidR="009A505D" w:rsidRPr="001C220C" w:rsidRDefault="009A505D" w:rsidP="009A505D">
            <w:pPr>
              <w:pStyle w:val="TableNormal1"/>
              <w:spacing w:before="40"/>
              <w:rPr>
                <w:lang w:val="en-US"/>
              </w:rPr>
            </w:pPr>
            <w:r w:rsidRPr="001C220C">
              <w:rPr>
                <w:lang w:val="en-US"/>
              </w:rPr>
              <w:t xml:space="preserve">Additional information about the </w:t>
            </w:r>
            <w:r w:rsidRPr="001C220C">
              <w:rPr>
                <w:i/>
                <w:lang w:val="en-US"/>
              </w:rPr>
              <w:t>equipment class property</w:t>
            </w:r>
            <w:r w:rsidRPr="001C220C">
              <w:rPr>
                <w:lang w:val="en-US"/>
              </w:rPr>
              <w:t>.</w:t>
            </w:r>
          </w:p>
        </w:tc>
        <w:tc>
          <w:tcPr>
            <w:tcW w:w="1440" w:type="dxa"/>
          </w:tcPr>
          <w:p w14:paraId="03EEA977" w14:textId="77777777" w:rsidR="009A505D" w:rsidRPr="001C220C" w:rsidRDefault="009A505D" w:rsidP="009A505D">
            <w:pPr>
              <w:pStyle w:val="TableNormal1"/>
              <w:spacing w:before="40"/>
              <w:rPr>
                <w:lang w:val="en-US"/>
              </w:rPr>
            </w:pPr>
            <w:r w:rsidRPr="001C220C">
              <w:rPr>
                <w:lang w:val="en-US"/>
              </w:rPr>
              <w:t>Range of template sizes for widget machines.</w:t>
            </w:r>
          </w:p>
        </w:tc>
        <w:tc>
          <w:tcPr>
            <w:tcW w:w="1297" w:type="dxa"/>
          </w:tcPr>
          <w:p w14:paraId="75E7FCD7" w14:textId="77777777" w:rsidR="009A505D" w:rsidRPr="001C220C" w:rsidRDefault="00695CED" w:rsidP="009A505D">
            <w:pPr>
              <w:pStyle w:val="TableNormal1"/>
              <w:spacing w:before="40"/>
              <w:rPr>
                <w:lang w:val="en-US"/>
              </w:rPr>
            </w:pPr>
            <w:r w:rsidRPr="001C220C">
              <w:rPr>
                <w:lang w:val="en-US"/>
              </w:rPr>
              <w:t>Capacity of the welder</w:t>
            </w:r>
          </w:p>
        </w:tc>
        <w:tc>
          <w:tcPr>
            <w:tcW w:w="1080" w:type="dxa"/>
          </w:tcPr>
          <w:p w14:paraId="5FDBB04D" w14:textId="77777777" w:rsidR="009A505D" w:rsidRPr="001C220C" w:rsidRDefault="00887D79" w:rsidP="009A505D">
            <w:pPr>
              <w:pStyle w:val="TableNormal1"/>
              <w:spacing w:before="40"/>
              <w:rPr>
                <w:lang w:val="en-US"/>
              </w:rPr>
            </w:pPr>
            <w:r w:rsidRPr="001C220C">
              <w:rPr>
                <w:lang w:val="en-US"/>
              </w:rPr>
              <w:t>Minimum peak resolution</w:t>
            </w:r>
          </w:p>
        </w:tc>
        <w:tc>
          <w:tcPr>
            <w:tcW w:w="1080" w:type="dxa"/>
          </w:tcPr>
          <w:p w14:paraId="0A075EE8" w14:textId="77777777" w:rsidR="009A505D" w:rsidRPr="001C220C" w:rsidRDefault="00887D79" w:rsidP="009A505D">
            <w:pPr>
              <w:pStyle w:val="TableNormal1"/>
              <w:spacing w:before="40"/>
              <w:rPr>
                <w:lang w:val="en-US"/>
              </w:rPr>
            </w:pPr>
            <w:r w:rsidRPr="001C220C">
              <w:rPr>
                <w:lang w:val="en-US"/>
              </w:rPr>
              <w:t>Maximum carrying weight for the truck</w:t>
            </w:r>
          </w:p>
        </w:tc>
      </w:tr>
      <w:tr w:rsidR="00D44749" w:rsidRPr="001C220C" w14:paraId="45F58E69" w14:textId="77777777">
        <w:trPr>
          <w:cantSplit/>
          <w:jc w:val="center"/>
        </w:trPr>
        <w:tc>
          <w:tcPr>
            <w:tcW w:w="1269" w:type="dxa"/>
          </w:tcPr>
          <w:p w14:paraId="775B2300" w14:textId="77777777" w:rsidR="00D44749" w:rsidRPr="001C220C" w:rsidRDefault="00D44749" w:rsidP="009A505D">
            <w:pPr>
              <w:pStyle w:val="TableNormal1"/>
              <w:spacing w:before="40"/>
              <w:rPr>
                <w:lang w:val="en-US"/>
              </w:rPr>
            </w:pPr>
            <w:r w:rsidRPr="001C220C">
              <w:rPr>
                <w:lang w:val="en-US"/>
              </w:rPr>
              <w:t>Value</w:t>
            </w:r>
          </w:p>
        </w:tc>
        <w:tc>
          <w:tcPr>
            <w:tcW w:w="2880" w:type="dxa"/>
          </w:tcPr>
          <w:p w14:paraId="7E5ABCAB" w14:textId="77777777" w:rsidR="00D44749" w:rsidRPr="001C220C" w:rsidRDefault="00D44749" w:rsidP="009A505D">
            <w:pPr>
              <w:pStyle w:val="TableNormal1"/>
              <w:spacing w:before="40"/>
              <w:rPr>
                <w:lang w:val="en-US"/>
              </w:rPr>
            </w:pPr>
            <w:r w:rsidRPr="001C220C">
              <w:rPr>
                <w:lang w:val="en-US"/>
              </w:rPr>
              <w:t>The value, set of values, or range of the property.</w:t>
            </w:r>
          </w:p>
        </w:tc>
        <w:tc>
          <w:tcPr>
            <w:tcW w:w="1440" w:type="dxa"/>
          </w:tcPr>
          <w:p w14:paraId="7A04EE1E" w14:textId="77777777" w:rsidR="00D44749" w:rsidRPr="001C220C" w:rsidRDefault="00D44749" w:rsidP="009A505D">
            <w:pPr>
              <w:pStyle w:val="TableNormal1"/>
              <w:spacing w:before="40"/>
              <w:rPr>
                <w:lang w:val="en-US"/>
              </w:rPr>
            </w:pPr>
            <w:r w:rsidRPr="001C220C">
              <w:rPr>
                <w:lang w:val="en-US"/>
              </w:rPr>
              <w:t>{10,20,30,40,</w:t>
            </w:r>
            <w:r w:rsidR="00C21049">
              <w:rPr>
                <w:lang w:val="en-US"/>
              </w:rPr>
              <w:t xml:space="preserve"> </w:t>
            </w:r>
            <w:r w:rsidRPr="001C220C">
              <w:rPr>
                <w:lang w:val="en-US"/>
              </w:rPr>
              <w:t>100,200,300}</w:t>
            </w:r>
          </w:p>
        </w:tc>
        <w:tc>
          <w:tcPr>
            <w:tcW w:w="1297" w:type="dxa"/>
          </w:tcPr>
          <w:p w14:paraId="2A2FFACC" w14:textId="77777777" w:rsidR="00D44749" w:rsidRPr="001C220C" w:rsidRDefault="00C21049" w:rsidP="009A505D">
            <w:pPr>
              <w:pStyle w:val="TableNormal1"/>
              <w:spacing w:before="40"/>
              <w:rPr>
                <w:lang w:val="en-US"/>
              </w:rPr>
            </w:pPr>
            <w:r>
              <w:rPr>
                <w:lang w:val="en-US"/>
              </w:rPr>
              <w:t>{</w:t>
            </w:r>
            <w:r w:rsidR="00D44749" w:rsidRPr="001C220C">
              <w:rPr>
                <w:lang w:val="en-US"/>
              </w:rPr>
              <w:t>10</w:t>
            </w:r>
            <w:r>
              <w:rPr>
                <w:lang w:val="en-US"/>
              </w:rPr>
              <w:t>..</w:t>
            </w:r>
            <w:r w:rsidR="00D44749" w:rsidRPr="001C220C">
              <w:rPr>
                <w:lang w:val="en-US"/>
              </w:rPr>
              <w:t>400</w:t>
            </w:r>
            <w:r>
              <w:rPr>
                <w:lang w:val="en-US"/>
              </w:rPr>
              <w:t>}</w:t>
            </w:r>
          </w:p>
        </w:tc>
        <w:tc>
          <w:tcPr>
            <w:tcW w:w="1080" w:type="dxa"/>
          </w:tcPr>
          <w:p w14:paraId="0DB52E5E" w14:textId="77777777" w:rsidR="00D44749" w:rsidRPr="001C220C" w:rsidRDefault="00C21049" w:rsidP="009A505D">
            <w:pPr>
              <w:pStyle w:val="TableNormal1"/>
              <w:spacing w:before="40"/>
              <w:rPr>
                <w:lang w:val="en-US"/>
              </w:rPr>
            </w:pPr>
            <w:r>
              <w:rPr>
                <w:lang w:val="en-US"/>
              </w:rPr>
              <w:t>{1 ..10}</w:t>
            </w:r>
          </w:p>
        </w:tc>
        <w:tc>
          <w:tcPr>
            <w:tcW w:w="1080" w:type="dxa"/>
          </w:tcPr>
          <w:p w14:paraId="7AC07FD8" w14:textId="77777777" w:rsidR="00D44749" w:rsidRPr="001C220C" w:rsidRDefault="00C21049" w:rsidP="009A505D">
            <w:pPr>
              <w:pStyle w:val="TableNormal1"/>
              <w:spacing w:before="40"/>
              <w:rPr>
                <w:lang w:val="en-US"/>
              </w:rPr>
            </w:pPr>
            <w:r>
              <w:rPr>
                <w:lang w:val="en-US"/>
              </w:rPr>
              <w:t>{2</w:t>
            </w:r>
            <w:r w:rsidR="00D56C9E">
              <w:rPr>
                <w:lang w:val="en-US"/>
              </w:rPr>
              <w:t xml:space="preserve"> </w:t>
            </w:r>
            <w:r>
              <w:rPr>
                <w:lang w:val="en-US"/>
              </w:rPr>
              <w:t xml:space="preserve">000 .. </w:t>
            </w:r>
            <w:r w:rsidR="00D44749" w:rsidRPr="001C220C">
              <w:rPr>
                <w:lang w:val="en-US"/>
              </w:rPr>
              <w:t>36</w:t>
            </w:r>
            <w:r w:rsidR="00D56C9E">
              <w:rPr>
                <w:lang w:val="en-US"/>
              </w:rPr>
              <w:t xml:space="preserve"> </w:t>
            </w:r>
            <w:r w:rsidR="00D44749" w:rsidRPr="001C220C">
              <w:rPr>
                <w:lang w:val="en-US"/>
              </w:rPr>
              <w:t>000</w:t>
            </w:r>
            <w:r>
              <w:rPr>
                <w:lang w:val="en-US"/>
              </w:rPr>
              <w:t>}</w:t>
            </w:r>
          </w:p>
        </w:tc>
      </w:tr>
      <w:tr w:rsidR="00D44749" w:rsidRPr="001C220C" w14:paraId="0F95799A" w14:textId="77777777">
        <w:trPr>
          <w:cantSplit/>
          <w:jc w:val="center"/>
        </w:trPr>
        <w:tc>
          <w:tcPr>
            <w:tcW w:w="1269" w:type="dxa"/>
          </w:tcPr>
          <w:p w14:paraId="78651F3E" w14:textId="77777777" w:rsidR="00D44749" w:rsidRPr="001C220C" w:rsidRDefault="00D44749" w:rsidP="009A505D">
            <w:pPr>
              <w:pStyle w:val="TableNormal1"/>
              <w:spacing w:before="40"/>
              <w:rPr>
                <w:lang w:val="en-US"/>
              </w:rPr>
            </w:pPr>
            <w:r w:rsidRPr="001C220C">
              <w:rPr>
                <w:lang w:val="en-US"/>
              </w:rPr>
              <w:t xml:space="preserve">Value </w:t>
            </w:r>
            <w:r w:rsidR="000327C9">
              <w:rPr>
                <w:lang w:val="en-US"/>
              </w:rPr>
              <w:t>u</w:t>
            </w:r>
            <w:r w:rsidRPr="001C220C">
              <w:rPr>
                <w:lang w:val="en-US"/>
              </w:rPr>
              <w:t xml:space="preserve">nit of </w:t>
            </w:r>
            <w:r w:rsidR="000327C9">
              <w:rPr>
                <w:lang w:val="en-US"/>
              </w:rPr>
              <w:t>m</w:t>
            </w:r>
            <w:r w:rsidRPr="001C220C">
              <w:rPr>
                <w:lang w:val="en-US"/>
              </w:rPr>
              <w:t>easure</w:t>
            </w:r>
          </w:p>
        </w:tc>
        <w:tc>
          <w:tcPr>
            <w:tcW w:w="2880" w:type="dxa"/>
          </w:tcPr>
          <w:p w14:paraId="5A6C8A34" w14:textId="77777777" w:rsidR="00D44749" w:rsidRPr="001C220C" w:rsidRDefault="00D44749" w:rsidP="009A505D">
            <w:pPr>
              <w:pStyle w:val="TableNormal1"/>
              <w:spacing w:before="40"/>
              <w:rPr>
                <w:lang w:val="en-US"/>
              </w:rPr>
            </w:pPr>
            <w:r w:rsidRPr="001C220C">
              <w:rPr>
                <w:lang w:val="en-US"/>
              </w:rPr>
              <w:t>The unit of measure of the associated property value, if applicable.</w:t>
            </w:r>
          </w:p>
        </w:tc>
        <w:tc>
          <w:tcPr>
            <w:tcW w:w="1440" w:type="dxa"/>
          </w:tcPr>
          <w:p w14:paraId="10FED053" w14:textId="4CC55E03" w:rsidR="00D44749" w:rsidRPr="001C220C" w:rsidRDefault="0080447A" w:rsidP="009A505D">
            <w:pPr>
              <w:pStyle w:val="TableNormal1"/>
              <w:spacing w:before="40"/>
              <w:rPr>
                <w:lang w:val="en-US"/>
              </w:rPr>
            </w:pPr>
            <w:r w:rsidRPr="001C220C">
              <w:rPr>
                <w:lang w:val="en-US"/>
              </w:rPr>
              <w:t>C</w:t>
            </w:r>
            <w:r w:rsidR="00D44749" w:rsidRPr="001C220C">
              <w:rPr>
                <w:lang w:val="en-US"/>
              </w:rPr>
              <w:t>m</w:t>
            </w:r>
          </w:p>
        </w:tc>
        <w:tc>
          <w:tcPr>
            <w:tcW w:w="1297" w:type="dxa"/>
          </w:tcPr>
          <w:p w14:paraId="1A8AB50E" w14:textId="77777777" w:rsidR="00D44749" w:rsidRPr="001C220C" w:rsidRDefault="00D44749" w:rsidP="009A505D">
            <w:pPr>
              <w:pStyle w:val="TableNormal1"/>
              <w:spacing w:before="40"/>
              <w:rPr>
                <w:lang w:val="en-US"/>
              </w:rPr>
            </w:pPr>
            <w:r w:rsidRPr="001C220C">
              <w:rPr>
                <w:lang w:val="en-US"/>
              </w:rPr>
              <w:t>Amperes</w:t>
            </w:r>
          </w:p>
        </w:tc>
        <w:tc>
          <w:tcPr>
            <w:tcW w:w="1080" w:type="dxa"/>
          </w:tcPr>
          <w:p w14:paraId="565096B4" w14:textId="77777777" w:rsidR="00D44749" w:rsidRPr="001C220C" w:rsidRDefault="00D44749" w:rsidP="009A505D">
            <w:pPr>
              <w:pStyle w:val="TableNormal1"/>
              <w:spacing w:before="40"/>
              <w:rPr>
                <w:lang w:val="en-US"/>
              </w:rPr>
            </w:pPr>
            <w:r w:rsidRPr="001C220C">
              <w:rPr>
                <w:lang w:val="en-US"/>
              </w:rPr>
              <w:t>ppm</w:t>
            </w:r>
          </w:p>
        </w:tc>
        <w:tc>
          <w:tcPr>
            <w:tcW w:w="1080" w:type="dxa"/>
          </w:tcPr>
          <w:p w14:paraId="6CB24F34" w14:textId="77777777" w:rsidR="00D44749" w:rsidRPr="001C220C" w:rsidRDefault="00D44749" w:rsidP="009A505D">
            <w:pPr>
              <w:pStyle w:val="TableNormal1"/>
              <w:spacing w:before="40"/>
              <w:rPr>
                <w:lang w:val="en-US"/>
              </w:rPr>
            </w:pPr>
            <w:r w:rsidRPr="001C220C">
              <w:rPr>
                <w:lang w:val="en-US"/>
              </w:rPr>
              <w:t>Kg</w:t>
            </w:r>
          </w:p>
        </w:tc>
      </w:tr>
    </w:tbl>
    <w:p w14:paraId="7466B839" w14:textId="77777777" w:rsidR="009A505D" w:rsidRPr="001C220C" w:rsidRDefault="009A505D" w:rsidP="009A505D">
      <w:pPr>
        <w:rPr>
          <w:lang w:val="en-US"/>
        </w:rPr>
      </w:pPr>
    </w:p>
    <w:p w14:paraId="23B65427" w14:textId="77777777" w:rsidR="00CB7EC0" w:rsidRPr="001C220C" w:rsidRDefault="00CB7EC0" w:rsidP="003E1075">
      <w:pPr>
        <w:pStyle w:val="Heading3"/>
      </w:pPr>
      <w:bookmarkStart w:id="3911" w:name="_Toc320176906"/>
      <w:r w:rsidRPr="001C220C">
        <w:t>Equipment</w:t>
      </w:r>
      <w:bookmarkEnd w:id="3704"/>
      <w:bookmarkEnd w:id="3911"/>
    </w:p>
    <w:p w14:paraId="24C70FF2" w14:textId="70678019" w:rsidR="005A123D" w:rsidRDefault="009A0FC3" w:rsidP="0029062D">
      <w:pPr>
        <w:pStyle w:val="PARAGRAPH"/>
        <w:rPr>
          <w:lang w:val="en-US"/>
        </w:rPr>
      </w:pPr>
      <w:r w:rsidRPr="001C220C">
        <w:rPr>
          <w:lang w:val="en-US"/>
        </w:rPr>
        <w:t xml:space="preserve">A representation of the elements of the equipment hierarchy model shown in </w:t>
      </w:r>
      <w:r w:rsidR="001F24A0">
        <w:rPr>
          <w:lang w:val="en-US"/>
        </w:rPr>
        <w:t>ISA 95.00.01</w:t>
      </w:r>
      <w:r w:rsidR="002D77BF" w:rsidRPr="001C220C">
        <w:rPr>
          <w:lang w:val="en-US"/>
        </w:rPr>
        <w:t xml:space="preserve"> </w:t>
      </w:r>
      <w:r w:rsidR="00853E4C">
        <w:rPr>
          <w:lang w:val="en-US"/>
        </w:rPr>
        <w:t>shall be presented as</w:t>
      </w:r>
      <w:r w:rsidRPr="001C220C">
        <w:rPr>
          <w:i/>
          <w:lang w:val="en-US"/>
        </w:rPr>
        <w:t xml:space="preserve"> </w:t>
      </w:r>
      <w:r w:rsidRPr="00C02B61">
        <w:rPr>
          <w:i/>
          <w:lang w:val="en-US"/>
        </w:rPr>
        <w:t>equipment</w:t>
      </w:r>
      <w:r w:rsidRPr="001C220C">
        <w:rPr>
          <w:lang w:val="en-US"/>
        </w:rPr>
        <w:t xml:space="preserve">. </w:t>
      </w:r>
      <w:r w:rsidRPr="00C02B61">
        <w:rPr>
          <w:i/>
          <w:lang w:val="en-US"/>
        </w:rPr>
        <w:t>Equipment</w:t>
      </w:r>
      <w:r w:rsidRPr="001C220C">
        <w:rPr>
          <w:lang w:val="en-US"/>
        </w:rPr>
        <w:t xml:space="preserve"> may be a listing of </w:t>
      </w:r>
      <w:r w:rsidR="0080447A">
        <w:rPr>
          <w:lang w:val="en-US"/>
        </w:rPr>
        <w:t>s</w:t>
      </w:r>
      <w:r w:rsidRPr="001C220C">
        <w:rPr>
          <w:lang w:val="en-US"/>
        </w:rPr>
        <w:t>ites</w:t>
      </w:r>
      <w:r w:rsidR="00C02B61" w:rsidRPr="001C220C">
        <w:rPr>
          <w:lang w:val="en-US"/>
        </w:rPr>
        <w:t xml:space="preserve">, </w:t>
      </w:r>
      <w:r w:rsidR="0080447A">
        <w:rPr>
          <w:lang w:val="en-US"/>
        </w:rPr>
        <w:t>a</w:t>
      </w:r>
      <w:r w:rsidRPr="001C220C">
        <w:rPr>
          <w:lang w:val="en-US"/>
        </w:rPr>
        <w:t>reas</w:t>
      </w:r>
      <w:r w:rsidR="00C02B61" w:rsidRPr="001C220C">
        <w:rPr>
          <w:lang w:val="en-US"/>
        </w:rPr>
        <w:t xml:space="preserve">, </w:t>
      </w:r>
      <w:r w:rsidR="0080447A">
        <w:rPr>
          <w:lang w:val="en-US"/>
        </w:rPr>
        <w:t>p</w:t>
      </w:r>
      <w:r w:rsidRPr="001C220C">
        <w:rPr>
          <w:lang w:val="en-US"/>
        </w:rPr>
        <w:t xml:space="preserve">roduction </w:t>
      </w:r>
      <w:r w:rsidR="0080447A">
        <w:rPr>
          <w:lang w:val="en-US"/>
        </w:rPr>
        <w:t>u</w:t>
      </w:r>
      <w:r w:rsidRPr="001C220C">
        <w:rPr>
          <w:lang w:val="en-US"/>
        </w:rPr>
        <w:t>nits</w:t>
      </w:r>
      <w:r w:rsidR="00C02B61" w:rsidRPr="001C220C">
        <w:rPr>
          <w:lang w:val="en-US"/>
        </w:rPr>
        <w:t xml:space="preserve">, </w:t>
      </w:r>
      <w:r w:rsidR="0080447A">
        <w:rPr>
          <w:lang w:val="en-US"/>
        </w:rPr>
        <w:t>p</w:t>
      </w:r>
      <w:r w:rsidRPr="001C220C">
        <w:rPr>
          <w:lang w:val="en-US"/>
        </w:rPr>
        <w:t xml:space="preserve">roduction </w:t>
      </w:r>
      <w:r w:rsidR="0080447A">
        <w:rPr>
          <w:lang w:val="en-US"/>
        </w:rPr>
        <w:t>l</w:t>
      </w:r>
      <w:r w:rsidR="00C02B61" w:rsidRPr="001C220C">
        <w:rPr>
          <w:lang w:val="en-US"/>
        </w:rPr>
        <w:t xml:space="preserve">ines, </w:t>
      </w:r>
      <w:r w:rsidR="0080447A">
        <w:rPr>
          <w:lang w:val="en-US"/>
        </w:rPr>
        <w:t>w</w:t>
      </w:r>
      <w:r w:rsidR="00C02B61" w:rsidRPr="001C220C">
        <w:rPr>
          <w:lang w:val="en-US"/>
        </w:rPr>
        <w:t xml:space="preserve">ork </w:t>
      </w:r>
      <w:r w:rsidR="0080447A">
        <w:rPr>
          <w:lang w:val="en-US"/>
        </w:rPr>
        <w:t>c</w:t>
      </w:r>
      <w:r w:rsidR="00C02B61" w:rsidRPr="001C220C">
        <w:rPr>
          <w:lang w:val="en-US"/>
        </w:rPr>
        <w:t xml:space="preserve">ells, </w:t>
      </w:r>
      <w:r w:rsidR="0080447A">
        <w:rPr>
          <w:lang w:val="en-US"/>
        </w:rPr>
        <w:t>p</w:t>
      </w:r>
      <w:r w:rsidR="00C02B61" w:rsidRPr="001C220C">
        <w:rPr>
          <w:lang w:val="en-US"/>
        </w:rPr>
        <w:t xml:space="preserve">rocess </w:t>
      </w:r>
      <w:r w:rsidR="0080447A">
        <w:rPr>
          <w:lang w:val="en-US"/>
        </w:rPr>
        <w:t>c</w:t>
      </w:r>
      <w:r w:rsidR="00C02B61" w:rsidRPr="001C220C">
        <w:rPr>
          <w:lang w:val="en-US"/>
        </w:rPr>
        <w:t xml:space="preserve">ells, </w:t>
      </w:r>
      <w:r w:rsidR="0080447A">
        <w:rPr>
          <w:lang w:val="en-US"/>
        </w:rPr>
        <w:t>u</w:t>
      </w:r>
      <w:r w:rsidR="00C02B61" w:rsidRPr="001C220C">
        <w:rPr>
          <w:lang w:val="en-US"/>
        </w:rPr>
        <w:t xml:space="preserve">nits, </w:t>
      </w:r>
      <w:r w:rsidR="0080447A">
        <w:rPr>
          <w:lang w:val="en-US"/>
        </w:rPr>
        <w:t>s</w:t>
      </w:r>
      <w:r w:rsidR="00C02B61" w:rsidRPr="001C220C">
        <w:rPr>
          <w:lang w:val="en-US"/>
        </w:rPr>
        <w:t xml:space="preserve">torage </w:t>
      </w:r>
      <w:r w:rsidR="0080447A">
        <w:rPr>
          <w:lang w:val="en-US"/>
        </w:rPr>
        <w:t>z</w:t>
      </w:r>
      <w:r w:rsidR="00C02B61" w:rsidRPr="001C220C">
        <w:rPr>
          <w:lang w:val="en-US"/>
        </w:rPr>
        <w:t xml:space="preserve">ones </w:t>
      </w:r>
      <w:r w:rsidR="00C02B61">
        <w:rPr>
          <w:lang w:val="en-US"/>
        </w:rPr>
        <w:t>or</w:t>
      </w:r>
      <w:r w:rsidR="00C02B61" w:rsidRPr="001C220C">
        <w:rPr>
          <w:lang w:val="en-US"/>
        </w:rPr>
        <w:t xml:space="preserve"> </w:t>
      </w:r>
      <w:r w:rsidR="0080447A">
        <w:rPr>
          <w:lang w:val="en-US"/>
        </w:rPr>
        <w:t>s</w:t>
      </w:r>
      <w:r w:rsidR="00C02B61" w:rsidRPr="001C220C">
        <w:rPr>
          <w:lang w:val="en-US"/>
        </w:rPr>
        <w:t xml:space="preserve">torage </w:t>
      </w:r>
      <w:r w:rsidR="0080447A">
        <w:rPr>
          <w:lang w:val="en-US"/>
        </w:rPr>
        <w:t>u</w:t>
      </w:r>
      <w:r w:rsidR="00C02B61" w:rsidRPr="001C220C">
        <w:rPr>
          <w:lang w:val="en-US"/>
        </w:rPr>
        <w:t>nits</w:t>
      </w:r>
      <w:r w:rsidRPr="001C220C">
        <w:rPr>
          <w:lang w:val="en-US"/>
        </w:rPr>
        <w:t xml:space="preserve">. </w:t>
      </w:r>
    </w:p>
    <w:p w14:paraId="00ACA38C" w14:textId="77777777" w:rsidR="000C7DB9" w:rsidRPr="001C220C" w:rsidRDefault="000C7DB9" w:rsidP="000C7DB9">
      <w:pPr>
        <w:pStyle w:val="PARAGRAPH"/>
        <w:rPr>
          <w:ins w:id="3912" w:author="Charles Gifford" w:date="2017-03-18T21:00:00Z"/>
          <w:lang w:val="en-US"/>
        </w:rPr>
      </w:pPr>
      <w:ins w:id="3913" w:author="Charles Gifford" w:date="2017-03-18T21:00:00Z">
        <w:r w:rsidRPr="00C02B61">
          <w:rPr>
            <w:i/>
            <w:lang w:val="en-US"/>
          </w:rPr>
          <w:t>Equipment</w:t>
        </w:r>
        <w:r w:rsidRPr="001C220C">
          <w:rPr>
            <w:i/>
            <w:lang w:val="en-US"/>
          </w:rPr>
          <w:t xml:space="preserve"> </w:t>
        </w:r>
        <w:r w:rsidRPr="001C220C">
          <w:rPr>
            <w:lang w:val="en-US"/>
          </w:rPr>
          <w:t xml:space="preserve">may be tested by the execution of a </w:t>
        </w:r>
        <w:r w:rsidRPr="00C02B61">
          <w:rPr>
            <w:i/>
            <w:lang w:val="en-US"/>
          </w:rPr>
          <w:t>test specification</w:t>
        </w:r>
        <w:r w:rsidRPr="001C220C">
          <w:rPr>
            <w:lang w:val="en-US"/>
          </w:rPr>
          <w:t>.</w:t>
        </w:r>
      </w:ins>
    </w:p>
    <w:p w14:paraId="03BB7E1A" w14:textId="5ED7322C" w:rsidR="005A123D" w:rsidRPr="001C220C" w:rsidDel="000C7DB9" w:rsidRDefault="005A123D" w:rsidP="005A123D">
      <w:pPr>
        <w:pStyle w:val="PARAGRAPH"/>
        <w:rPr>
          <w:del w:id="3914" w:author="Charles Gifford" w:date="2017-03-18T21:00:00Z"/>
          <w:lang w:val="en-US"/>
        </w:rPr>
      </w:pPr>
      <w:del w:id="3915" w:author="Charles Gifford" w:date="2017-03-18T21:00:00Z">
        <w:r w:rsidRPr="00C02B61" w:rsidDel="000C7DB9">
          <w:rPr>
            <w:i/>
            <w:lang w:val="en-US"/>
          </w:rPr>
          <w:delText>Equipment</w:delText>
        </w:r>
        <w:r w:rsidRPr="001C220C" w:rsidDel="000C7DB9">
          <w:rPr>
            <w:i/>
            <w:lang w:val="en-US"/>
          </w:rPr>
          <w:delText xml:space="preserve"> </w:delText>
        </w:r>
        <w:r w:rsidRPr="001C220C" w:rsidDel="000C7DB9">
          <w:rPr>
            <w:lang w:val="en-US"/>
          </w:rPr>
          <w:delText>may be tested by the execution of a</w:delText>
        </w:r>
        <w:r w:rsidDel="000C7DB9">
          <w:rPr>
            <w:lang w:val="en-US"/>
          </w:rPr>
          <w:delText>n</w:delText>
        </w:r>
        <w:r w:rsidRPr="001C220C" w:rsidDel="000C7DB9">
          <w:rPr>
            <w:lang w:val="en-US"/>
          </w:rPr>
          <w:delText xml:space="preserve"> </w:delText>
        </w:r>
        <w:r w:rsidRPr="00C02B61" w:rsidDel="000C7DB9">
          <w:rPr>
            <w:i/>
            <w:lang w:val="en-US"/>
          </w:rPr>
          <w:delText>equipment capability test specification</w:delText>
        </w:r>
        <w:r w:rsidRPr="001C220C" w:rsidDel="000C7DB9">
          <w:rPr>
            <w:lang w:val="en-US"/>
          </w:rPr>
          <w:delText>.</w:delText>
        </w:r>
      </w:del>
    </w:p>
    <w:p w14:paraId="4AE14DFD" w14:textId="77777777" w:rsidR="005A123D" w:rsidRPr="001C220C" w:rsidRDefault="005A123D" w:rsidP="005A123D">
      <w:pPr>
        <w:pStyle w:val="PARAGRAPH"/>
        <w:rPr>
          <w:lang w:val="en-US"/>
        </w:rPr>
      </w:pPr>
      <w:r w:rsidRPr="00C02B61">
        <w:rPr>
          <w:i/>
          <w:lang w:val="en-US"/>
        </w:rPr>
        <w:t>Equipment</w:t>
      </w:r>
      <w:r w:rsidRPr="001C220C">
        <w:rPr>
          <w:lang w:val="en-US"/>
        </w:rPr>
        <w:t xml:space="preserve"> may be made up of other </w:t>
      </w:r>
      <w:r w:rsidRPr="00C02B61">
        <w:rPr>
          <w:i/>
          <w:lang w:val="en-US"/>
        </w:rPr>
        <w:t>equipment</w:t>
      </w:r>
      <w:r w:rsidRPr="001C220C">
        <w:rPr>
          <w:lang w:val="en-US"/>
        </w:rPr>
        <w:t>, as presented in the equipment hierarchy model.</w:t>
      </w:r>
    </w:p>
    <w:p w14:paraId="4079B2A2" w14:textId="77777777" w:rsidR="005A123D" w:rsidRPr="001C220C" w:rsidRDefault="005A123D" w:rsidP="005A123D">
      <w:pPr>
        <w:pStyle w:val="NOTE0"/>
        <w:rPr>
          <w:lang w:val="en-US"/>
        </w:rPr>
      </w:pPr>
      <w:r w:rsidRPr="001C220C">
        <w:rPr>
          <w:lang w:val="en-US"/>
        </w:rPr>
        <w:t xml:space="preserve">EXAMPLE </w:t>
      </w:r>
      <w:smartTag w:uri="urn:schemas-microsoft-com:office:smarttags" w:element="chmetcnv">
        <w:smartTagPr>
          <w:attr w:name="UnitName" w:val="a"/>
          <w:attr w:name="SourceValue" w:val="1"/>
          <w:attr w:name="HasSpace" w:val="False"/>
          <w:attr w:name="Negative" w:val="False"/>
          <w:attr w:name="NumberType" w:val="1"/>
          <w:attr w:name="TCSC" w:val="0"/>
        </w:smartTagPr>
        <w:r w:rsidRPr="001C220C">
          <w:rPr>
            <w:lang w:val="en-US"/>
          </w:rPr>
          <w:t>1</w:t>
        </w:r>
        <w:r w:rsidRPr="001C220C">
          <w:rPr>
            <w:lang w:val="en-US"/>
          </w:rPr>
          <w:tab/>
        </w:r>
      </w:smartTag>
      <w:r w:rsidRPr="001C220C">
        <w:rPr>
          <w:lang w:val="en-US"/>
        </w:rPr>
        <w:t xml:space="preserve">A production line </w:t>
      </w:r>
      <w:r>
        <w:rPr>
          <w:lang w:val="en-US"/>
        </w:rPr>
        <w:t xml:space="preserve">can </w:t>
      </w:r>
      <w:r w:rsidRPr="001C220C">
        <w:rPr>
          <w:lang w:val="en-US"/>
        </w:rPr>
        <w:t xml:space="preserve">be made up of work cells. </w:t>
      </w:r>
    </w:p>
    <w:p w14:paraId="17C6D4E2" w14:textId="77777777" w:rsidR="005A123D" w:rsidRPr="001C220C" w:rsidRDefault="005A123D" w:rsidP="005A123D">
      <w:pPr>
        <w:pStyle w:val="NOTE0"/>
        <w:rPr>
          <w:lang w:val="en-US"/>
        </w:rPr>
      </w:pPr>
      <w:r w:rsidRPr="001C220C">
        <w:rPr>
          <w:lang w:val="en-US"/>
        </w:rPr>
        <w:t xml:space="preserve">EXAMPLE </w:t>
      </w:r>
      <w:smartTag w:uri="urn:schemas-microsoft-com:office:smarttags" w:element="chmetcnv">
        <w:smartTagPr>
          <w:attr w:name="UnitName" w:val="a"/>
          <w:attr w:name="SourceValue" w:val="2"/>
          <w:attr w:name="HasSpace" w:val="False"/>
          <w:attr w:name="Negative" w:val="False"/>
          <w:attr w:name="NumberType" w:val="1"/>
          <w:attr w:name="TCSC" w:val="0"/>
        </w:smartTagPr>
        <w:r w:rsidRPr="001C220C">
          <w:rPr>
            <w:lang w:val="en-US"/>
          </w:rPr>
          <w:t>2</w:t>
        </w:r>
        <w:r w:rsidRPr="001C220C">
          <w:rPr>
            <w:lang w:val="en-US"/>
          </w:rPr>
          <w:tab/>
        </w:r>
      </w:smartTag>
      <w:r w:rsidRPr="001C220C">
        <w:rPr>
          <w:lang w:val="en-US"/>
        </w:rPr>
        <w:t xml:space="preserve">A reactor </w:t>
      </w:r>
      <w:r>
        <w:rPr>
          <w:lang w:val="en-US"/>
        </w:rPr>
        <w:t xml:space="preserve">can </w:t>
      </w:r>
      <w:r w:rsidRPr="001C220C">
        <w:rPr>
          <w:lang w:val="en-US"/>
        </w:rPr>
        <w:t>be made up of sensors, valves, an agitator, and level switches.</w:t>
      </w:r>
    </w:p>
    <w:p w14:paraId="41E1A862" w14:textId="5D962544" w:rsidR="005A123D" w:rsidRDefault="000D27D0" w:rsidP="0029062D">
      <w:pPr>
        <w:pStyle w:val="PARAGRAPH"/>
        <w:rPr>
          <w:i/>
          <w:lang w:val="en-US"/>
        </w:rPr>
      </w:pPr>
      <w:r>
        <w:rPr>
          <w:lang w:val="en-US"/>
        </w:rPr>
        <w:fldChar w:fldCharType="begin"/>
      </w:r>
      <w:r>
        <w:rPr>
          <w:lang w:val="en-US"/>
        </w:rPr>
        <w:instrText xml:space="preserve"> REF _Ref477954257 \h </w:instrText>
      </w:r>
      <w:r>
        <w:rPr>
          <w:lang w:val="en-US"/>
        </w:rPr>
      </w:r>
      <w:r>
        <w:rPr>
          <w:lang w:val="en-US"/>
        </w:rPr>
        <w:fldChar w:fldCharType="separate"/>
      </w:r>
      <w:r>
        <w:t xml:space="preserve">Table </w:t>
      </w:r>
      <w:r>
        <w:rPr>
          <w:noProof/>
        </w:rPr>
        <w:t>40</w:t>
      </w:r>
      <w:r>
        <w:rPr>
          <w:lang w:val="en-US"/>
        </w:rPr>
        <w:fldChar w:fldCharType="end"/>
      </w:r>
      <w:r>
        <w:rPr>
          <w:lang w:val="en-US"/>
        </w:rPr>
        <w:t xml:space="preserve"> </w:t>
      </w:r>
      <w:r w:rsidR="00091763" w:rsidRPr="001C220C">
        <w:rPr>
          <w:lang w:val="en-US"/>
        </w:rPr>
        <w:t xml:space="preserve">lists the </w:t>
      </w:r>
      <w:r w:rsidR="00091763">
        <w:rPr>
          <w:lang w:val="en-US"/>
        </w:rPr>
        <w:t>relationship</w:t>
      </w:r>
      <w:r w:rsidR="000C7DB9">
        <w:rPr>
          <w:lang w:val="en-US"/>
        </w:rPr>
        <w:t xml:space="preserve"> role</w:t>
      </w:r>
      <w:r w:rsidR="00091763">
        <w:rPr>
          <w:lang w:val="en-US"/>
        </w:rPr>
        <w:t>s</w:t>
      </w:r>
      <w:r w:rsidR="00091763" w:rsidRPr="001C220C">
        <w:rPr>
          <w:lang w:val="en-US"/>
        </w:rPr>
        <w:t xml:space="preserve"> of </w:t>
      </w:r>
      <w:r w:rsidR="0080447A">
        <w:rPr>
          <w:lang w:val="en-US"/>
        </w:rPr>
        <w:t xml:space="preserve">the </w:t>
      </w:r>
      <w:r w:rsidR="00091763" w:rsidRPr="001C220C">
        <w:rPr>
          <w:i/>
          <w:lang w:val="en-US"/>
        </w:rPr>
        <w:t>equipment</w:t>
      </w:r>
      <w:r w:rsidR="00E84A2A">
        <w:rPr>
          <w:i/>
          <w:lang w:val="en-US"/>
        </w:rPr>
        <w:t xml:space="preserve">.  </w:t>
      </w:r>
      <w:r>
        <w:rPr>
          <w:lang w:val="en-US"/>
        </w:rPr>
        <w:fldChar w:fldCharType="begin"/>
      </w:r>
      <w:r>
        <w:rPr>
          <w:i/>
          <w:lang w:val="en-US"/>
        </w:rPr>
        <w:instrText xml:space="preserve"> REF _Ref449053583 \h </w:instrText>
      </w:r>
      <w:r>
        <w:rPr>
          <w:lang w:val="en-US"/>
        </w:rPr>
      </w:r>
      <w:r>
        <w:rPr>
          <w:lang w:val="en-US"/>
        </w:rPr>
        <w:fldChar w:fldCharType="separate"/>
      </w:r>
      <w:r w:rsidRPr="00E84A2A">
        <w:t xml:space="preserve">Table </w:t>
      </w:r>
      <w:r>
        <w:rPr>
          <w:noProof/>
        </w:rPr>
        <w:t>41</w:t>
      </w:r>
      <w:r>
        <w:rPr>
          <w:lang w:val="en-US"/>
        </w:rPr>
        <w:fldChar w:fldCharType="end"/>
      </w:r>
      <w:r>
        <w:rPr>
          <w:i/>
          <w:lang w:val="en-US"/>
        </w:rPr>
        <w:t xml:space="preserve"> </w:t>
      </w:r>
      <w:r w:rsidR="00BB3B94" w:rsidRPr="001C220C">
        <w:rPr>
          <w:lang w:val="en-US"/>
        </w:rPr>
        <w:t xml:space="preserve">lists the attributes of </w:t>
      </w:r>
      <w:r w:rsidR="0080447A">
        <w:rPr>
          <w:lang w:val="en-US"/>
        </w:rPr>
        <w:t xml:space="preserve">the </w:t>
      </w:r>
      <w:r w:rsidR="00BB3B94" w:rsidRPr="001C220C">
        <w:rPr>
          <w:i/>
          <w:lang w:val="en-US"/>
        </w:rPr>
        <w:t>equipment.</w:t>
      </w:r>
      <w:r w:rsidR="0040788E" w:rsidRPr="001C220C">
        <w:rPr>
          <w:i/>
          <w:lang w:val="en-US"/>
        </w:rPr>
        <w:t xml:space="preserve"> </w:t>
      </w:r>
    </w:p>
    <w:p w14:paraId="09059FFB" w14:textId="59DF3F2A" w:rsidR="00091763" w:rsidRDefault="000D27D0" w:rsidP="00E05180">
      <w:pPr>
        <w:pStyle w:val="TABLE-title"/>
        <w:rPr>
          <w:ins w:id="3916" w:author="Charles Gifford" w:date="2017-03-18T20:51:00Z"/>
          <w:lang w:val="en-US"/>
        </w:rPr>
      </w:pPr>
      <w:bookmarkStart w:id="3917" w:name="_Ref477954257"/>
      <w:bookmarkStart w:id="3918" w:name="_Toc478492341"/>
      <w:bookmarkStart w:id="3919" w:name="_Ref495471362"/>
      <w:bookmarkStart w:id="3920" w:name="_Toc306621021"/>
      <w:bookmarkStart w:id="3921" w:name="_Toc320178417"/>
      <w:bookmarkStart w:id="3922" w:name="_Toc516130468"/>
      <w:bookmarkStart w:id="3923" w:name="_Toc7250397"/>
      <w:ins w:id="3924" w:author="Charles Gifford" w:date="2017-03-22T13:54:00Z">
        <w:r>
          <w:t xml:space="preserve">Table </w:t>
        </w:r>
        <w:r>
          <w:fldChar w:fldCharType="begin"/>
        </w:r>
        <w:r>
          <w:instrText xml:space="preserve"> SEQ Table \* ARABIC </w:instrText>
        </w:r>
      </w:ins>
      <w:r>
        <w:fldChar w:fldCharType="separate"/>
      </w:r>
      <w:ins w:id="3925" w:author="Charles Gifford" w:date="2017-03-22T13:54:00Z">
        <w:r>
          <w:rPr>
            <w:noProof/>
          </w:rPr>
          <w:t>40</w:t>
        </w:r>
        <w:r>
          <w:fldChar w:fldCharType="end"/>
        </w:r>
        <w:bookmarkEnd w:id="3917"/>
        <w:r>
          <w:t xml:space="preserve"> </w:t>
        </w:r>
      </w:ins>
      <w:ins w:id="3926" w:author="Charles Gifford" w:date="2016-04-19T13:57:00Z">
        <w:r w:rsidR="00091763">
          <w:rPr>
            <w:lang w:val="en-US"/>
          </w:rPr>
          <w:t>–</w:t>
        </w:r>
        <w:r w:rsidR="00091763" w:rsidRPr="001C220C">
          <w:rPr>
            <w:lang w:val="en-US"/>
          </w:rPr>
          <w:t xml:space="preserve"> </w:t>
        </w:r>
        <w:r w:rsidR="00091763">
          <w:rPr>
            <w:lang w:val="en-US"/>
          </w:rPr>
          <w:t>E</w:t>
        </w:r>
        <w:r w:rsidR="00091763" w:rsidRPr="001C220C">
          <w:rPr>
            <w:lang w:val="en-US"/>
          </w:rPr>
          <w:t xml:space="preserve">quipment </w:t>
        </w:r>
        <w:r w:rsidR="00091763">
          <w:rPr>
            <w:lang w:val="en-US"/>
          </w:rPr>
          <w:t>relationship</w:t>
        </w:r>
      </w:ins>
      <w:ins w:id="3927" w:author="Charles Gifford" w:date="2017-03-18T20:51:00Z">
        <w:r w:rsidR="003E5294">
          <w:rPr>
            <w:lang w:val="en-US"/>
          </w:rPr>
          <w:t xml:space="preserve"> role</w:t>
        </w:r>
      </w:ins>
      <w:ins w:id="3928" w:author="Charles Gifford" w:date="2016-04-19T13:57:00Z">
        <w:r w:rsidR="00091763">
          <w:rPr>
            <w:lang w:val="en-US"/>
          </w:rPr>
          <w:t>s</w:t>
        </w:r>
      </w:ins>
      <w:bookmarkEnd w:id="3918"/>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3E5294" w:rsidRPr="00B32104" w14:paraId="484B7A3D" w14:textId="77777777" w:rsidTr="00291A9E">
        <w:trPr>
          <w:trHeight w:val="224"/>
          <w:ins w:id="3929" w:author="Charles Gifford" w:date="2017-03-18T20:51:00Z"/>
        </w:trPr>
        <w:tc>
          <w:tcPr>
            <w:tcW w:w="2155" w:type="dxa"/>
            <w:shd w:val="clear" w:color="auto" w:fill="auto"/>
          </w:tcPr>
          <w:p w14:paraId="76DB80C7" w14:textId="77777777" w:rsidR="003E5294" w:rsidRPr="00B32104" w:rsidRDefault="003E5294" w:rsidP="00291A9E">
            <w:pPr>
              <w:pStyle w:val="TABLE-col-heading"/>
              <w:rPr>
                <w:ins w:id="3930" w:author="Charles Gifford" w:date="2017-03-18T20:51:00Z"/>
              </w:rPr>
            </w:pPr>
            <w:ins w:id="3931" w:author="Charles Gifford" w:date="2017-03-18T20:51:00Z">
              <w:r w:rsidRPr="00B32104">
                <w:t>Related Object</w:t>
              </w:r>
            </w:ins>
          </w:p>
        </w:tc>
        <w:tc>
          <w:tcPr>
            <w:tcW w:w="2070" w:type="dxa"/>
            <w:shd w:val="clear" w:color="auto" w:fill="auto"/>
          </w:tcPr>
          <w:p w14:paraId="5DE85C29" w14:textId="77777777" w:rsidR="003E5294" w:rsidRPr="00B32104" w:rsidRDefault="003E5294" w:rsidP="00291A9E">
            <w:pPr>
              <w:pStyle w:val="TABLE-col-heading"/>
              <w:rPr>
                <w:ins w:id="3932" w:author="Charles Gifford" w:date="2017-03-18T20:51:00Z"/>
              </w:rPr>
            </w:pPr>
            <w:ins w:id="3933" w:author="Charles Gifford" w:date="2017-03-18T20:51:00Z">
              <w:r w:rsidRPr="00B32104">
                <w:t>Role</w:t>
              </w:r>
            </w:ins>
          </w:p>
        </w:tc>
        <w:tc>
          <w:tcPr>
            <w:tcW w:w="1080" w:type="dxa"/>
            <w:shd w:val="clear" w:color="auto" w:fill="auto"/>
          </w:tcPr>
          <w:p w14:paraId="36247320" w14:textId="77777777" w:rsidR="003E5294" w:rsidRPr="00B32104" w:rsidRDefault="003E5294" w:rsidP="00291A9E">
            <w:pPr>
              <w:pStyle w:val="TABLE-col-heading"/>
              <w:rPr>
                <w:ins w:id="3934" w:author="Charles Gifford" w:date="2017-03-18T20:51:00Z"/>
              </w:rPr>
            </w:pPr>
            <w:ins w:id="3935" w:author="Charles Gifford" w:date="2017-03-18T20:51:00Z">
              <w:r w:rsidRPr="00B32104">
                <w:t>Multiplicity</w:t>
              </w:r>
            </w:ins>
          </w:p>
        </w:tc>
        <w:tc>
          <w:tcPr>
            <w:tcW w:w="3780" w:type="dxa"/>
            <w:shd w:val="clear" w:color="auto" w:fill="auto"/>
          </w:tcPr>
          <w:p w14:paraId="2F61717C" w14:textId="77777777" w:rsidR="003E5294" w:rsidRPr="00B32104" w:rsidRDefault="003E5294" w:rsidP="00291A9E">
            <w:pPr>
              <w:pStyle w:val="TABLE-col-heading"/>
              <w:rPr>
                <w:ins w:id="3936" w:author="Charles Gifford" w:date="2017-03-18T20:51:00Z"/>
              </w:rPr>
            </w:pPr>
            <w:ins w:id="3937" w:author="Charles Gifford" w:date="2017-03-18T20:51:00Z">
              <w:r w:rsidRPr="00B32104">
                <w:t>Description</w:t>
              </w:r>
            </w:ins>
          </w:p>
        </w:tc>
      </w:tr>
      <w:tr w:rsidR="003E5294" w:rsidRPr="00B32104" w14:paraId="3D010E04" w14:textId="77777777" w:rsidTr="00291A9E">
        <w:trPr>
          <w:trHeight w:val="539"/>
          <w:ins w:id="3938" w:author="Charles Gifford" w:date="2017-03-18T20:51:00Z"/>
        </w:trPr>
        <w:tc>
          <w:tcPr>
            <w:tcW w:w="2155" w:type="dxa"/>
            <w:shd w:val="clear" w:color="auto" w:fill="auto"/>
          </w:tcPr>
          <w:p w14:paraId="129D47FC" w14:textId="4C083A5E" w:rsidR="003E5294" w:rsidRPr="00B32104" w:rsidRDefault="003E5294" w:rsidP="003E5294">
            <w:pPr>
              <w:pStyle w:val="TABLE-cell"/>
              <w:rPr>
                <w:ins w:id="3939" w:author="Charles Gifford" w:date="2017-03-18T20:51:00Z"/>
              </w:rPr>
            </w:pPr>
            <w:ins w:id="3940" w:author="Charles Gifford" w:date="2017-03-18T20:52:00Z">
              <w:r>
                <w:rPr>
                  <w:szCs w:val="20"/>
                  <w:lang w:val="en-US"/>
                </w:rPr>
                <w:t>Equipment c</w:t>
              </w:r>
              <w:r w:rsidRPr="00091763">
                <w:rPr>
                  <w:szCs w:val="20"/>
                  <w:lang w:val="en-US"/>
                </w:rPr>
                <w:t>lass</w:t>
              </w:r>
            </w:ins>
          </w:p>
        </w:tc>
        <w:tc>
          <w:tcPr>
            <w:tcW w:w="2070" w:type="dxa"/>
            <w:shd w:val="clear" w:color="auto" w:fill="auto"/>
          </w:tcPr>
          <w:p w14:paraId="36DF4F83" w14:textId="00EABF7F" w:rsidR="003E5294" w:rsidRPr="00B32104" w:rsidRDefault="003E5294" w:rsidP="003E5294">
            <w:pPr>
              <w:pStyle w:val="TABLE-cell"/>
              <w:rPr>
                <w:ins w:id="3941" w:author="Charles Gifford" w:date="2017-03-18T20:51:00Z"/>
              </w:rPr>
            </w:pPr>
            <w:ins w:id="3942" w:author="Charles Gifford" w:date="2017-03-18T20:52:00Z">
              <w:r>
                <w:rPr>
                  <w:szCs w:val="20"/>
                  <w:lang w:val="en-US"/>
                </w:rPr>
                <w:t>Equipment c</w:t>
              </w:r>
              <w:r w:rsidRPr="00091763">
                <w:rPr>
                  <w:szCs w:val="20"/>
                  <w:lang w:val="en-US"/>
                </w:rPr>
                <w:t>lass</w:t>
              </w:r>
            </w:ins>
          </w:p>
        </w:tc>
        <w:tc>
          <w:tcPr>
            <w:tcW w:w="1080" w:type="dxa"/>
            <w:shd w:val="clear" w:color="auto" w:fill="auto"/>
          </w:tcPr>
          <w:p w14:paraId="2FFA1A93" w14:textId="77777777" w:rsidR="003E5294" w:rsidRPr="00B32104" w:rsidRDefault="003E5294" w:rsidP="003E5294">
            <w:pPr>
              <w:pStyle w:val="TABLE-cell"/>
              <w:rPr>
                <w:ins w:id="3943" w:author="Charles Gifford" w:date="2017-03-18T20:51:00Z"/>
              </w:rPr>
            </w:pPr>
            <w:ins w:id="3944" w:author="Charles Gifford" w:date="2017-03-18T20:51:00Z">
              <w:r w:rsidRPr="00B32104">
                <w:t>0..*</w:t>
              </w:r>
            </w:ins>
          </w:p>
        </w:tc>
        <w:tc>
          <w:tcPr>
            <w:tcW w:w="3780" w:type="dxa"/>
            <w:shd w:val="clear" w:color="auto" w:fill="auto"/>
          </w:tcPr>
          <w:p w14:paraId="28DA45E8" w14:textId="29964353" w:rsidR="003E5294" w:rsidRPr="00B32104" w:rsidRDefault="000C7DB9" w:rsidP="003E5294">
            <w:pPr>
              <w:pStyle w:val="TABLE-cell"/>
              <w:rPr>
                <w:ins w:id="3945" w:author="Charles Gifford" w:date="2017-03-18T20:51:00Z"/>
              </w:rPr>
            </w:pPr>
            <w:ins w:id="3946" w:author="Charles Gifford" w:date="2017-03-18T21:01:00Z">
              <w:r>
                <w:rPr>
                  <w:i/>
                </w:rPr>
                <w:t xml:space="preserve">Equipment </w:t>
              </w:r>
            </w:ins>
            <w:ins w:id="3947" w:author="Charles Gifford" w:date="2017-03-18T20:51:00Z">
              <w:r w:rsidR="003E5294" w:rsidRPr="00B32104">
                <w:rPr>
                  <w:i/>
                </w:rPr>
                <w:t>classes</w:t>
              </w:r>
              <w:r w:rsidR="003E5294" w:rsidRPr="00B32104">
                <w:t xml:space="preserve"> supported by this </w:t>
              </w:r>
            </w:ins>
            <w:ins w:id="3948" w:author="Charles Gifford" w:date="2017-03-18T21:01:00Z">
              <w:r>
                <w:rPr>
                  <w:i/>
                </w:rPr>
                <w:t>equipment</w:t>
              </w:r>
            </w:ins>
            <w:ins w:id="3949" w:author="Charles Gifford" w:date="2017-03-18T20:51:00Z">
              <w:r w:rsidR="003E5294" w:rsidRPr="00B32104">
                <w:rPr>
                  <w:i/>
                </w:rPr>
                <w:t>.</w:t>
              </w:r>
              <w:r w:rsidR="003E5294" w:rsidRPr="00B32104">
                <w:t xml:space="preserve"> </w:t>
              </w:r>
            </w:ins>
          </w:p>
          <w:p w14:paraId="58B89A37" w14:textId="36F0AB9F" w:rsidR="003E5294" w:rsidRPr="00B32104" w:rsidRDefault="003E5294" w:rsidP="003E5294">
            <w:pPr>
              <w:pStyle w:val="TABLE-cell"/>
              <w:rPr>
                <w:ins w:id="3950" w:author="Charles Gifford" w:date="2017-03-18T20:51:00Z"/>
              </w:rPr>
            </w:pPr>
            <w:ins w:id="3951" w:author="Charles Gifford" w:date="2017-03-18T20:51:00Z">
              <w:r w:rsidRPr="00B32104">
                <w:t xml:space="preserve">This </w:t>
              </w:r>
            </w:ins>
            <w:ins w:id="3952" w:author="Charles Gifford" w:date="2017-03-18T21:01:00Z">
              <w:r w:rsidR="000C7DB9">
                <w:rPr>
                  <w:i/>
                </w:rPr>
                <w:t>equipment</w:t>
              </w:r>
            </w:ins>
            <w:ins w:id="3953" w:author="Charles Gifford" w:date="2017-03-18T20:51:00Z">
              <w:r w:rsidRPr="00B32104">
                <w:rPr>
                  <w:i/>
                </w:rPr>
                <w:t xml:space="preserve"> </w:t>
              </w:r>
              <w:r w:rsidRPr="00B32104">
                <w:t xml:space="preserve">supports the </w:t>
              </w:r>
            </w:ins>
            <w:ins w:id="3954" w:author="Charles Gifford" w:date="2017-03-18T21:01:00Z">
              <w:r w:rsidR="000C7DB9">
                <w:rPr>
                  <w:i/>
                </w:rPr>
                <w:t>equipment</w:t>
              </w:r>
            </w:ins>
            <w:ins w:id="3955" w:author="Charles Gifford" w:date="2017-03-18T20:51:00Z">
              <w:r w:rsidRPr="00B32104">
                <w:rPr>
                  <w:i/>
                </w:rPr>
                <w:t xml:space="preserve"> class property(s) </w:t>
              </w:r>
              <w:r w:rsidRPr="00B32104">
                <w:t xml:space="preserve">associated with the </w:t>
              </w:r>
            </w:ins>
            <w:ins w:id="3956" w:author="Charles Gifford" w:date="2017-03-18T21:01:00Z">
              <w:r w:rsidR="000C7DB9">
                <w:rPr>
                  <w:i/>
                </w:rPr>
                <w:t>equipment</w:t>
              </w:r>
              <w:r w:rsidR="000C7DB9" w:rsidRPr="00B32104">
                <w:rPr>
                  <w:i/>
                </w:rPr>
                <w:t xml:space="preserve"> </w:t>
              </w:r>
            </w:ins>
            <w:ins w:id="3957" w:author="Charles Gifford" w:date="2017-03-18T20:51:00Z">
              <w:r w:rsidRPr="00B32104">
                <w:rPr>
                  <w:i/>
                </w:rPr>
                <w:t>class.</w:t>
              </w:r>
            </w:ins>
          </w:p>
        </w:tc>
      </w:tr>
      <w:tr w:rsidR="003E5294" w:rsidRPr="00B32104" w14:paraId="5DE95112" w14:textId="77777777" w:rsidTr="00291A9E">
        <w:trPr>
          <w:trHeight w:val="242"/>
          <w:ins w:id="3958" w:author="Charles Gifford" w:date="2017-03-18T20:51:00Z"/>
        </w:trPr>
        <w:tc>
          <w:tcPr>
            <w:tcW w:w="2155" w:type="dxa"/>
            <w:shd w:val="clear" w:color="auto" w:fill="auto"/>
          </w:tcPr>
          <w:p w14:paraId="6C8387B7" w14:textId="745C512D" w:rsidR="003E5294" w:rsidRPr="00B32104" w:rsidRDefault="003E5294" w:rsidP="003E5294">
            <w:pPr>
              <w:pStyle w:val="TABLE-cell"/>
              <w:rPr>
                <w:ins w:id="3959" w:author="Charles Gifford" w:date="2017-03-18T20:51:00Z"/>
              </w:rPr>
            </w:pPr>
            <w:ins w:id="3960" w:author="Charles Gifford" w:date="2017-03-18T20:52:00Z">
              <w:r>
                <w:rPr>
                  <w:szCs w:val="20"/>
                  <w:lang w:val="en-US"/>
                </w:rPr>
                <w:t>Equipment p</w:t>
              </w:r>
              <w:r w:rsidRPr="00091763">
                <w:rPr>
                  <w:szCs w:val="20"/>
                  <w:lang w:val="en-US"/>
                </w:rPr>
                <w:t>roperty</w:t>
              </w:r>
            </w:ins>
          </w:p>
        </w:tc>
        <w:tc>
          <w:tcPr>
            <w:tcW w:w="2070" w:type="dxa"/>
            <w:shd w:val="clear" w:color="auto" w:fill="auto"/>
          </w:tcPr>
          <w:p w14:paraId="0CFA76A3" w14:textId="4EFEFDAE" w:rsidR="003E5294" w:rsidRPr="00B32104" w:rsidRDefault="003E5294" w:rsidP="003E5294">
            <w:pPr>
              <w:pStyle w:val="TABLE-cell"/>
              <w:rPr>
                <w:ins w:id="3961" w:author="Charles Gifford" w:date="2017-03-18T20:51:00Z"/>
              </w:rPr>
            </w:pPr>
            <w:ins w:id="3962" w:author="Charles Gifford" w:date="2017-03-18T20:52:00Z">
              <w:r>
                <w:rPr>
                  <w:szCs w:val="20"/>
                  <w:lang w:val="en-US"/>
                </w:rPr>
                <w:t>Equipment p</w:t>
              </w:r>
              <w:r w:rsidRPr="00091763">
                <w:rPr>
                  <w:szCs w:val="20"/>
                  <w:lang w:val="en-US"/>
                </w:rPr>
                <w:t>roperty</w:t>
              </w:r>
            </w:ins>
          </w:p>
        </w:tc>
        <w:tc>
          <w:tcPr>
            <w:tcW w:w="1080" w:type="dxa"/>
            <w:shd w:val="clear" w:color="auto" w:fill="auto"/>
          </w:tcPr>
          <w:p w14:paraId="7FA60821" w14:textId="4C1EC2B6" w:rsidR="003E5294" w:rsidRPr="00B32104" w:rsidRDefault="003E5294" w:rsidP="003E5294">
            <w:pPr>
              <w:pStyle w:val="TABLE-cell"/>
              <w:rPr>
                <w:ins w:id="3963" w:author="Charles Gifford" w:date="2017-03-18T20:51:00Z"/>
              </w:rPr>
            </w:pPr>
            <w:ins w:id="3964" w:author="Charles Gifford" w:date="2017-03-18T20:52:00Z">
              <w:r w:rsidRPr="008F7B32">
                <w:rPr>
                  <w:szCs w:val="20"/>
                  <w:lang w:val="en-US"/>
                </w:rPr>
                <w:t>0..*</w:t>
              </w:r>
            </w:ins>
          </w:p>
        </w:tc>
        <w:tc>
          <w:tcPr>
            <w:tcW w:w="3780" w:type="dxa"/>
            <w:shd w:val="clear" w:color="auto" w:fill="auto"/>
          </w:tcPr>
          <w:p w14:paraId="1F92CDAE" w14:textId="6AE33896" w:rsidR="003E5294" w:rsidRPr="00B32104" w:rsidRDefault="003E5294" w:rsidP="003E5294">
            <w:pPr>
              <w:pStyle w:val="TABLE-cell"/>
              <w:rPr>
                <w:ins w:id="3965" w:author="Charles Gifford" w:date="2017-03-18T20:51:00Z"/>
              </w:rPr>
            </w:pPr>
            <w:ins w:id="3966" w:author="Charles Gifford" w:date="2017-03-18T20:51:00Z">
              <w:r w:rsidRPr="00B32104">
                <w:t xml:space="preserve">The </w:t>
              </w:r>
            </w:ins>
            <w:ins w:id="3967" w:author="Charles Gifford" w:date="2017-03-18T21:01:00Z">
              <w:r w:rsidR="000C7DB9">
                <w:rPr>
                  <w:i/>
                </w:rPr>
                <w:t>equipment</w:t>
              </w:r>
            </w:ins>
            <w:ins w:id="3968" w:author="Charles Gifford" w:date="2017-03-18T20:51:00Z">
              <w:r w:rsidRPr="00B32104">
                <w:rPr>
                  <w:i/>
                </w:rPr>
                <w:t xml:space="preserve"> property</w:t>
              </w:r>
              <w:r w:rsidRPr="00B32104">
                <w:t xml:space="preserve"> values of this</w:t>
              </w:r>
              <w:r w:rsidRPr="00B32104">
                <w:rPr>
                  <w:i/>
                </w:rPr>
                <w:t xml:space="preserve"> </w:t>
              </w:r>
            </w:ins>
            <w:ins w:id="3969" w:author="Charles Gifford" w:date="2017-03-18T21:02:00Z">
              <w:r w:rsidR="000C7DB9">
                <w:rPr>
                  <w:i/>
                </w:rPr>
                <w:t>equipment.</w:t>
              </w:r>
            </w:ins>
          </w:p>
        </w:tc>
      </w:tr>
      <w:tr w:rsidR="000C7DB9" w:rsidRPr="00B32104" w14:paraId="0CCD7030" w14:textId="77777777" w:rsidTr="00291A9E">
        <w:trPr>
          <w:trHeight w:val="242"/>
          <w:ins w:id="3970" w:author="Charles Gifford" w:date="2017-03-18T20:53:00Z"/>
        </w:trPr>
        <w:tc>
          <w:tcPr>
            <w:tcW w:w="2155" w:type="dxa"/>
            <w:shd w:val="clear" w:color="auto" w:fill="auto"/>
          </w:tcPr>
          <w:p w14:paraId="6940908E" w14:textId="2124AC3B" w:rsidR="000C7DB9" w:rsidRDefault="000C7DB9" w:rsidP="000C7DB9">
            <w:pPr>
              <w:pStyle w:val="TABLE-cell"/>
              <w:rPr>
                <w:ins w:id="3971" w:author="Charles Gifford" w:date="2017-03-18T20:53:00Z"/>
                <w:szCs w:val="20"/>
                <w:lang w:val="en-US"/>
              </w:rPr>
            </w:pPr>
            <w:ins w:id="3972" w:author="Charles Gifford" w:date="2017-03-18T20:53:00Z">
              <w:r w:rsidRPr="00091763">
                <w:rPr>
                  <w:szCs w:val="20"/>
                  <w:lang w:val="en-US"/>
                </w:rPr>
                <w:t>Equipment</w:t>
              </w:r>
            </w:ins>
          </w:p>
        </w:tc>
        <w:tc>
          <w:tcPr>
            <w:tcW w:w="2070" w:type="dxa"/>
            <w:shd w:val="clear" w:color="auto" w:fill="auto"/>
          </w:tcPr>
          <w:p w14:paraId="6CF696F6" w14:textId="095949D7" w:rsidR="000C7DB9" w:rsidRDefault="000C7DB9" w:rsidP="000C7DB9">
            <w:pPr>
              <w:pStyle w:val="TABLE-cell"/>
              <w:rPr>
                <w:ins w:id="3973" w:author="Charles Gifford" w:date="2017-03-18T20:53:00Z"/>
                <w:szCs w:val="20"/>
                <w:lang w:val="en-US"/>
              </w:rPr>
            </w:pPr>
            <w:ins w:id="3974" w:author="Charles Gifford" w:date="2017-03-18T20:53:00Z">
              <w:r w:rsidRPr="00091763">
                <w:rPr>
                  <w:szCs w:val="20"/>
                  <w:lang w:val="en-US"/>
                </w:rPr>
                <w:t>Equipment</w:t>
              </w:r>
            </w:ins>
          </w:p>
        </w:tc>
        <w:tc>
          <w:tcPr>
            <w:tcW w:w="1080" w:type="dxa"/>
            <w:shd w:val="clear" w:color="auto" w:fill="auto"/>
          </w:tcPr>
          <w:p w14:paraId="4B0A537A" w14:textId="15DAB58E" w:rsidR="000C7DB9" w:rsidRPr="008F7B32" w:rsidRDefault="000C7DB9" w:rsidP="000C7DB9">
            <w:pPr>
              <w:pStyle w:val="TABLE-cell"/>
              <w:rPr>
                <w:ins w:id="3975" w:author="Charles Gifford" w:date="2017-03-18T20:53:00Z"/>
                <w:szCs w:val="20"/>
                <w:lang w:val="en-US"/>
              </w:rPr>
            </w:pPr>
            <w:ins w:id="3976" w:author="Charles Gifford" w:date="2017-03-18T20:53:00Z">
              <w:r w:rsidRPr="005D25A6">
                <w:rPr>
                  <w:szCs w:val="20"/>
                  <w:lang w:val="en-US"/>
                </w:rPr>
                <w:t>0..*</w:t>
              </w:r>
            </w:ins>
          </w:p>
        </w:tc>
        <w:tc>
          <w:tcPr>
            <w:tcW w:w="3780" w:type="dxa"/>
            <w:shd w:val="clear" w:color="auto" w:fill="auto"/>
          </w:tcPr>
          <w:p w14:paraId="66314FC0" w14:textId="504EFC6E" w:rsidR="000C7DB9" w:rsidRPr="00B32104" w:rsidRDefault="000C7DB9" w:rsidP="000C7DB9">
            <w:pPr>
              <w:pStyle w:val="TABLE-cell"/>
              <w:rPr>
                <w:ins w:id="3977" w:author="Charles Gifford" w:date="2017-03-18T20:53:00Z"/>
              </w:rPr>
            </w:pPr>
            <w:ins w:id="3978" w:author="Charles Gifford" w:date="2017-03-18T20:54:00Z">
              <w:r w:rsidRPr="004C6184">
                <w:rPr>
                  <w:szCs w:val="20"/>
                  <w:lang w:val="en-US"/>
                </w:rPr>
                <w:t>The related object(s)</w:t>
              </w:r>
              <w:r w:rsidRPr="000B08F2">
                <w:rPr>
                  <w:szCs w:val="20"/>
                  <w:lang w:val="en-US"/>
                </w:rPr>
                <w:t xml:space="preserve"> makes</w:t>
              </w:r>
              <w:r>
                <w:rPr>
                  <w:szCs w:val="20"/>
                  <w:lang w:val="en-US"/>
                </w:rPr>
                <w:t xml:space="preserve"> up part of this</w:t>
              </w:r>
              <w:r>
                <w:t xml:space="preserve"> </w:t>
              </w:r>
              <w:r w:rsidRPr="00B03DF0">
                <w:rPr>
                  <w:i/>
                  <w:szCs w:val="20"/>
                  <w:lang w:val="en-US"/>
                </w:rPr>
                <w:t xml:space="preserve">equipment </w:t>
              </w:r>
              <w:r w:rsidRPr="00BD7B1C">
                <w:rPr>
                  <w:szCs w:val="20"/>
                  <w:lang w:val="en-US"/>
                </w:rPr>
                <w:t>as the whole.</w:t>
              </w:r>
            </w:ins>
          </w:p>
        </w:tc>
      </w:tr>
      <w:tr w:rsidR="00284555" w:rsidRPr="00B32104" w14:paraId="51AA8B7C" w14:textId="77777777" w:rsidTr="00291A9E">
        <w:trPr>
          <w:trHeight w:val="242"/>
          <w:ins w:id="3979" w:author="Charles Gifford" w:date="2017-03-19T01:37:00Z"/>
        </w:trPr>
        <w:tc>
          <w:tcPr>
            <w:tcW w:w="2155" w:type="dxa"/>
            <w:shd w:val="clear" w:color="auto" w:fill="auto"/>
          </w:tcPr>
          <w:p w14:paraId="22F5EE50" w14:textId="70DE604B" w:rsidR="00284555" w:rsidRPr="00091763" w:rsidRDefault="00284555" w:rsidP="000C7DB9">
            <w:pPr>
              <w:pStyle w:val="TABLE-cell"/>
              <w:rPr>
                <w:ins w:id="3980" w:author="Charles Gifford" w:date="2017-03-19T01:37:00Z"/>
                <w:szCs w:val="20"/>
                <w:lang w:val="en-US"/>
              </w:rPr>
            </w:pPr>
            <w:ins w:id="3981" w:author="Charles Gifford" w:date="2017-03-19T01:38:00Z">
              <w:r>
                <w:rPr>
                  <w:szCs w:val="20"/>
                  <w:lang w:val="en-US"/>
                </w:rPr>
                <w:t>Equipment asset mapping</w:t>
              </w:r>
            </w:ins>
          </w:p>
        </w:tc>
        <w:tc>
          <w:tcPr>
            <w:tcW w:w="2070" w:type="dxa"/>
            <w:shd w:val="clear" w:color="auto" w:fill="auto"/>
          </w:tcPr>
          <w:p w14:paraId="4FC4263D" w14:textId="31D4E8C1" w:rsidR="00284555" w:rsidRPr="00091763" w:rsidRDefault="009E5849" w:rsidP="000C7DB9">
            <w:pPr>
              <w:pStyle w:val="TABLE-cell"/>
              <w:rPr>
                <w:ins w:id="3982" w:author="Charles Gifford" w:date="2017-03-19T01:37:00Z"/>
                <w:szCs w:val="20"/>
                <w:lang w:val="en-US"/>
              </w:rPr>
            </w:pPr>
            <w:ins w:id="3983" w:author="Charles Gifford" w:date="2017-03-19T01:49:00Z">
              <w:r>
                <w:rPr>
                  <w:szCs w:val="20"/>
                  <w:lang w:val="en-US"/>
                </w:rPr>
                <w:t>NA</w:t>
              </w:r>
            </w:ins>
          </w:p>
        </w:tc>
        <w:tc>
          <w:tcPr>
            <w:tcW w:w="1080" w:type="dxa"/>
            <w:shd w:val="clear" w:color="auto" w:fill="auto"/>
          </w:tcPr>
          <w:p w14:paraId="32FBCE53" w14:textId="478D64CF" w:rsidR="00284555" w:rsidRPr="005D25A6" w:rsidRDefault="009E5849" w:rsidP="000C7DB9">
            <w:pPr>
              <w:pStyle w:val="TABLE-cell"/>
              <w:rPr>
                <w:ins w:id="3984" w:author="Charles Gifford" w:date="2017-03-19T01:37:00Z"/>
                <w:szCs w:val="20"/>
                <w:lang w:val="en-US"/>
              </w:rPr>
            </w:pPr>
            <w:ins w:id="3985" w:author="Charles Gifford" w:date="2017-03-19T01:53:00Z">
              <w:r w:rsidRPr="009E5849">
                <w:rPr>
                  <w:szCs w:val="20"/>
                  <w:lang w:val="en-US"/>
                </w:rPr>
                <w:t>0..*</w:t>
              </w:r>
            </w:ins>
          </w:p>
        </w:tc>
        <w:tc>
          <w:tcPr>
            <w:tcW w:w="3780" w:type="dxa"/>
            <w:shd w:val="clear" w:color="auto" w:fill="auto"/>
          </w:tcPr>
          <w:p w14:paraId="012709AB" w14:textId="582F9B91" w:rsidR="00284555" w:rsidRPr="004C6184" w:rsidRDefault="00284555" w:rsidP="000C7DB9">
            <w:pPr>
              <w:pStyle w:val="TABLE-cell"/>
              <w:rPr>
                <w:ins w:id="3986" w:author="Charles Gifford" w:date="2017-03-19T01:37:00Z"/>
                <w:szCs w:val="20"/>
                <w:lang w:val="en-US"/>
              </w:rPr>
            </w:pPr>
            <w:ins w:id="3987" w:author="Charles Gifford" w:date="2017-03-19T01:39:00Z">
              <w:r>
                <w:rPr>
                  <w:szCs w:val="20"/>
                  <w:lang w:val="en-US"/>
                </w:rPr>
                <w:t xml:space="preserve">The </w:t>
              </w:r>
              <w:r w:rsidRPr="005625A1">
                <w:rPr>
                  <w:i/>
                  <w:szCs w:val="20"/>
                  <w:lang w:val="en-US"/>
                </w:rPr>
                <w:t xml:space="preserve">equipment asset mapping </w:t>
              </w:r>
              <w:r>
                <w:rPr>
                  <w:szCs w:val="20"/>
                  <w:lang w:val="en-US"/>
                </w:rPr>
                <w:t>records the use</w:t>
              </w:r>
            </w:ins>
            <w:ins w:id="3988" w:author="Charles Gifford" w:date="2017-03-19T01:40:00Z">
              <w:r>
                <w:rPr>
                  <w:szCs w:val="20"/>
                  <w:lang w:val="en-US"/>
                </w:rPr>
                <w:t xml:space="preserve">s of the </w:t>
              </w:r>
              <w:r w:rsidRPr="005625A1">
                <w:rPr>
                  <w:i/>
                  <w:szCs w:val="20"/>
                  <w:lang w:val="en-US"/>
                </w:rPr>
                <w:t>equipment</w:t>
              </w:r>
            </w:ins>
            <w:ins w:id="3989" w:author="Charles Gifford" w:date="2017-03-19T02:01:00Z">
              <w:r w:rsidR="00B9638C" w:rsidRPr="005625A1">
                <w:rPr>
                  <w:i/>
                  <w:szCs w:val="20"/>
                  <w:lang w:val="en-US"/>
                </w:rPr>
                <w:t xml:space="preserve"> </w:t>
              </w:r>
              <w:r w:rsidR="00B9638C" w:rsidRPr="00B9638C">
                <w:rPr>
                  <w:szCs w:val="20"/>
                  <w:lang w:val="en-US"/>
                </w:rPr>
                <w:t>performing the manufacturing function.</w:t>
              </w:r>
            </w:ins>
          </w:p>
        </w:tc>
      </w:tr>
      <w:tr w:rsidR="00284555" w:rsidRPr="00B32104" w14:paraId="0D1BDEB3" w14:textId="77777777" w:rsidTr="00291A9E">
        <w:trPr>
          <w:trHeight w:val="242"/>
          <w:ins w:id="3990" w:author="Charles Gifford" w:date="2017-03-19T01:39:00Z"/>
        </w:trPr>
        <w:tc>
          <w:tcPr>
            <w:tcW w:w="2155" w:type="dxa"/>
            <w:shd w:val="clear" w:color="auto" w:fill="auto"/>
          </w:tcPr>
          <w:p w14:paraId="33CA86EB" w14:textId="710C03D8" w:rsidR="00284555" w:rsidRDefault="009E5849" w:rsidP="000C7DB9">
            <w:pPr>
              <w:pStyle w:val="TABLE-cell"/>
              <w:rPr>
                <w:ins w:id="3991" w:author="Charles Gifford" w:date="2017-03-19T01:39:00Z"/>
                <w:szCs w:val="20"/>
                <w:lang w:val="en-US"/>
              </w:rPr>
            </w:pPr>
            <w:ins w:id="3992" w:author="Charles Gifford" w:date="2017-03-19T01:49:00Z">
              <w:r w:rsidRPr="009E5849">
                <w:rPr>
                  <w:szCs w:val="20"/>
                  <w:lang w:val="en-US"/>
                </w:rPr>
                <w:t>Physical asset</w:t>
              </w:r>
            </w:ins>
          </w:p>
        </w:tc>
        <w:tc>
          <w:tcPr>
            <w:tcW w:w="2070" w:type="dxa"/>
            <w:shd w:val="clear" w:color="auto" w:fill="auto"/>
          </w:tcPr>
          <w:p w14:paraId="7BA6B012" w14:textId="4E631C67" w:rsidR="00284555" w:rsidRDefault="00284555" w:rsidP="000C7DB9">
            <w:pPr>
              <w:pStyle w:val="TABLE-cell"/>
              <w:rPr>
                <w:ins w:id="3993" w:author="Charles Gifford" w:date="2017-03-19T01:39:00Z"/>
                <w:szCs w:val="20"/>
                <w:lang w:val="en-US"/>
              </w:rPr>
            </w:pPr>
            <w:ins w:id="3994" w:author="Charles Gifford" w:date="2017-03-19T01:40:00Z">
              <w:r>
                <w:rPr>
                  <w:szCs w:val="20"/>
                  <w:lang w:val="en-US"/>
                </w:rPr>
                <w:t>Physical asset</w:t>
              </w:r>
            </w:ins>
          </w:p>
        </w:tc>
        <w:tc>
          <w:tcPr>
            <w:tcW w:w="1080" w:type="dxa"/>
            <w:shd w:val="clear" w:color="auto" w:fill="auto"/>
          </w:tcPr>
          <w:p w14:paraId="44BDA66A" w14:textId="322C394E" w:rsidR="00284555" w:rsidRDefault="00284555" w:rsidP="000C7DB9">
            <w:pPr>
              <w:pStyle w:val="TABLE-cell"/>
              <w:rPr>
                <w:ins w:id="3995" w:author="Charles Gifford" w:date="2017-03-19T01:39:00Z"/>
                <w:szCs w:val="20"/>
                <w:lang w:val="en-US"/>
              </w:rPr>
            </w:pPr>
            <w:ins w:id="3996" w:author="Charles Gifford" w:date="2017-03-19T01:40:00Z">
              <w:r>
                <w:rPr>
                  <w:szCs w:val="20"/>
                  <w:lang w:val="en-US"/>
                </w:rPr>
                <w:t>0..1</w:t>
              </w:r>
            </w:ins>
          </w:p>
        </w:tc>
        <w:tc>
          <w:tcPr>
            <w:tcW w:w="3780" w:type="dxa"/>
            <w:shd w:val="clear" w:color="auto" w:fill="auto"/>
          </w:tcPr>
          <w:p w14:paraId="3AA5FE5C" w14:textId="7819A940" w:rsidR="00284555" w:rsidRPr="004C6184" w:rsidRDefault="00284555" w:rsidP="000C7DB9">
            <w:pPr>
              <w:pStyle w:val="TABLE-cell"/>
              <w:rPr>
                <w:ins w:id="3997" w:author="Charles Gifford" w:date="2017-03-19T01:39:00Z"/>
                <w:szCs w:val="20"/>
                <w:lang w:val="en-US"/>
              </w:rPr>
            </w:pPr>
            <w:ins w:id="3998" w:author="Charles Gifford" w:date="2017-03-19T01:40:00Z">
              <w:r>
                <w:rPr>
                  <w:szCs w:val="20"/>
                  <w:lang w:val="en-US"/>
                </w:rPr>
                <w:t>Thi</w:t>
              </w:r>
            </w:ins>
            <w:ins w:id="3999" w:author="Charles Gifford" w:date="2017-03-19T01:41:00Z">
              <w:r>
                <w:rPr>
                  <w:szCs w:val="20"/>
                  <w:lang w:val="en-US"/>
                </w:rPr>
                <w:t xml:space="preserve">s </w:t>
              </w:r>
              <w:r w:rsidRPr="005625A1">
                <w:rPr>
                  <w:i/>
                  <w:szCs w:val="20"/>
                  <w:lang w:val="en-US"/>
                </w:rPr>
                <w:t xml:space="preserve">equipment </w:t>
              </w:r>
            </w:ins>
            <w:ins w:id="4000" w:author="Charles Gifford" w:date="2017-03-19T01:42:00Z">
              <w:r>
                <w:rPr>
                  <w:szCs w:val="20"/>
                  <w:lang w:val="en-US"/>
                </w:rPr>
                <w:t xml:space="preserve">as role in a </w:t>
              </w:r>
              <w:r w:rsidRPr="005625A1">
                <w:rPr>
                  <w:i/>
                  <w:szCs w:val="20"/>
                  <w:lang w:val="en-US"/>
                </w:rPr>
                <w:t xml:space="preserve">process segment </w:t>
              </w:r>
            </w:ins>
            <w:ins w:id="4001" w:author="Charles Gifford" w:date="2017-03-19T01:41:00Z">
              <w:r>
                <w:rPr>
                  <w:szCs w:val="20"/>
                  <w:lang w:val="en-US"/>
                </w:rPr>
                <w:t>is implemented by</w:t>
              </w:r>
            </w:ins>
            <w:ins w:id="4002" w:author="Charles Gifford" w:date="2017-03-19T01:42:00Z">
              <w:r>
                <w:rPr>
                  <w:szCs w:val="20"/>
                  <w:lang w:val="en-US"/>
                </w:rPr>
                <w:t xml:space="preserve"> the </w:t>
              </w:r>
              <w:r w:rsidRPr="005625A1">
                <w:rPr>
                  <w:i/>
                  <w:szCs w:val="20"/>
                  <w:lang w:val="en-US"/>
                </w:rPr>
                <w:t>physical asset.</w:t>
              </w:r>
            </w:ins>
          </w:p>
        </w:tc>
      </w:tr>
    </w:tbl>
    <w:p w14:paraId="108BACBF" w14:textId="77777777" w:rsidR="003E5294" w:rsidRPr="00A27713" w:rsidRDefault="003E5294" w:rsidP="001D5614">
      <w:pPr>
        <w:rPr>
          <w:ins w:id="4003" w:author="Charles Gifford" w:date="2016-04-19T13:57:00Z"/>
          <w:lang w:val="en-US"/>
        </w:rPr>
      </w:pPr>
    </w:p>
    <w:p w14:paraId="589E7A15" w14:textId="2340FC84" w:rsidR="00CB7EC0" w:rsidRPr="00E84A2A" w:rsidRDefault="00C17398" w:rsidP="00E84A2A">
      <w:pPr>
        <w:pStyle w:val="TABLE-title"/>
      </w:pPr>
      <w:bookmarkStart w:id="4004" w:name="_Ref449053583"/>
      <w:bookmarkStart w:id="4005" w:name="_Toc478492342"/>
      <w:r w:rsidRPr="00E84A2A">
        <w:t xml:space="preserve">Table </w:t>
      </w:r>
      <w:r w:rsidR="00FD29D6">
        <w:fldChar w:fldCharType="begin"/>
      </w:r>
      <w:r w:rsidR="00FD29D6">
        <w:instrText xml:space="preserve"> SEQ Table \* ARABIC </w:instrText>
      </w:r>
      <w:r w:rsidR="00FD29D6">
        <w:fldChar w:fldCharType="separate"/>
      </w:r>
      <w:r w:rsidR="000D27D0">
        <w:rPr>
          <w:noProof/>
        </w:rPr>
        <w:t>41</w:t>
      </w:r>
      <w:r w:rsidR="00FD29D6">
        <w:fldChar w:fldCharType="end"/>
      </w:r>
      <w:bookmarkEnd w:id="3919"/>
      <w:bookmarkEnd w:id="4004"/>
      <w:r w:rsidR="00E5597E" w:rsidRPr="00E84A2A">
        <w:t xml:space="preserve"> –</w:t>
      </w:r>
      <w:r w:rsidR="00CB7EC0" w:rsidRPr="00E84A2A">
        <w:t xml:space="preserve"> </w:t>
      </w:r>
      <w:r w:rsidR="00862B5B" w:rsidRPr="00E84A2A">
        <w:t>E</w:t>
      </w:r>
      <w:r w:rsidR="00CB7EC0" w:rsidRPr="00E84A2A">
        <w:t>quipment</w:t>
      </w:r>
      <w:bookmarkEnd w:id="3920"/>
      <w:bookmarkEnd w:id="3921"/>
      <w:r w:rsidR="00CB7EC0" w:rsidRPr="00E84A2A">
        <w:t xml:space="preserve"> </w:t>
      </w:r>
      <w:bookmarkEnd w:id="3922"/>
      <w:bookmarkEnd w:id="3923"/>
      <w:r w:rsidR="00862B5B" w:rsidRPr="00E84A2A">
        <w:t>attributes</w:t>
      </w:r>
      <w:bookmarkEnd w:id="4005"/>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9A505D" w:rsidRPr="001C220C" w14:paraId="178364C8" w14:textId="77777777">
        <w:trPr>
          <w:tblHeader/>
          <w:jc w:val="center"/>
        </w:trPr>
        <w:tc>
          <w:tcPr>
            <w:tcW w:w="1269" w:type="dxa"/>
          </w:tcPr>
          <w:p w14:paraId="52BE67A5" w14:textId="77777777" w:rsidR="009A505D" w:rsidRPr="001C220C" w:rsidRDefault="009A505D" w:rsidP="00E84A2A">
            <w:pPr>
              <w:pStyle w:val="NormalTableHeader"/>
              <w:keepNext w:val="0"/>
              <w:keepLines w:val="0"/>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6D9B13FC" w14:textId="77777777" w:rsidR="009A505D" w:rsidRPr="001C220C" w:rsidRDefault="009A505D" w:rsidP="00E84A2A">
            <w:pPr>
              <w:pStyle w:val="NormalTableHeader"/>
              <w:keepNext w:val="0"/>
              <w:keepLines w:val="0"/>
              <w:spacing w:before="40"/>
              <w:rPr>
                <w:lang w:val="en-US"/>
              </w:rPr>
            </w:pPr>
            <w:r w:rsidRPr="001C220C">
              <w:rPr>
                <w:lang w:val="en-US"/>
              </w:rPr>
              <w:t>Description</w:t>
            </w:r>
          </w:p>
        </w:tc>
        <w:tc>
          <w:tcPr>
            <w:tcW w:w="1440" w:type="dxa"/>
          </w:tcPr>
          <w:p w14:paraId="715A8BBA" w14:textId="77777777" w:rsidR="009A505D" w:rsidRPr="001C220C" w:rsidRDefault="00AE4770" w:rsidP="00E84A2A">
            <w:pPr>
              <w:pStyle w:val="NormalTableHeader"/>
              <w:keepNext w:val="0"/>
              <w:keepLines w:val="0"/>
              <w:spacing w:before="40"/>
              <w:rPr>
                <w:lang w:val="en-US"/>
              </w:rPr>
            </w:pPr>
            <w:r>
              <w:rPr>
                <w:lang w:val="en-US"/>
              </w:rPr>
              <w:t>Production example</w:t>
            </w:r>
            <w:r w:rsidR="009A505D" w:rsidRPr="001C220C">
              <w:rPr>
                <w:lang w:val="en-US"/>
              </w:rPr>
              <w:t>s</w:t>
            </w:r>
          </w:p>
        </w:tc>
        <w:tc>
          <w:tcPr>
            <w:tcW w:w="1297" w:type="dxa"/>
          </w:tcPr>
          <w:p w14:paraId="39AF4F0A" w14:textId="77777777" w:rsidR="009A505D" w:rsidRPr="001C220C" w:rsidRDefault="00AE4770" w:rsidP="00E84A2A">
            <w:pPr>
              <w:pStyle w:val="NormalTableHeader"/>
              <w:keepNext w:val="0"/>
              <w:keepLines w:val="0"/>
              <w:spacing w:before="40"/>
              <w:rPr>
                <w:lang w:val="en-US"/>
              </w:rPr>
            </w:pPr>
            <w:r>
              <w:rPr>
                <w:lang w:val="en-US"/>
              </w:rPr>
              <w:t>Maintenance example</w:t>
            </w:r>
            <w:r w:rsidR="009A505D" w:rsidRPr="001C220C">
              <w:rPr>
                <w:lang w:val="en-US"/>
              </w:rPr>
              <w:t>s</w:t>
            </w:r>
          </w:p>
        </w:tc>
        <w:tc>
          <w:tcPr>
            <w:tcW w:w="1080" w:type="dxa"/>
          </w:tcPr>
          <w:p w14:paraId="1577FED6" w14:textId="77777777" w:rsidR="009A505D" w:rsidRPr="001C220C" w:rsidRDefault="00AE4770" w:rsidP="00E84A2A">
            <w:pPr>
              <w:pStyle w:val="NormalTableHeader"/>
              <w:keepNext w:val="0"/>
              <w:keepLines w:val="0"/>
              <w:spacing w:before="40"/>
              <w:rPr>
                <w:lang w:val="en-US"/>
              </w:rPr>
            </w:pPr>
            <w:r>
              <w:rPr>
                <w:lang w:val="en-US"/>
              </w:rPr>
              <w:t>Quality example</w:t>
            </w:r>
            <w:r w:rsidR="009A505D" w:rsidRPr="001C220C">
              <w:rPr>
                <w:lang w:val="en-US"/>
              </w:rPr>
              <w:t>s</w:t>
            </w:r>
          </w:p>
        </w:tc>
        <w:tc>
          <w:tcPr>
            <w:tcW w:w="1080" w:type="dxa"/>
          </w:tcPr>
          <w:p w14:paraId="3778272B" w14:textId="77777777" w:rsidR="009A505D" w:rsidRPr="001C220C" w:rsidRDefault="00AE4770" w:rsidP="00E84A2A">
            <w:pPr>
              <w:pStyle w:val="NormalTableHeader"/>
              <w:keepNext w:val="0"/>
              <w:keepLines w:val="0"/>
              <w:spacing w:before="40"/>
              <w:rPr>
                <w:lang w:val="en-US"/>
              </w:rPr>
            </w:pPr>
            <w:r>
              <w:rPr>
                <w:lang w:val="en-US"/>
              </w:rPr>
              <w:t>Inventory example</w:t>
            </w:r>
            <w:r w:rsidR="009A505D" w:rsidRPr="001C220C">
              <w:rPr>
                <w:lang w:val="en-US"/>
              </w:rPr>
              <w:t>s</w:t>
            </w:r>
          </w:p>
        </w:tc>
      </w:tr>
      <w:tr w:rsidR="009A505D" w:rsidRPr="001C220C" w14:paraId="5E96BC18" w14:textId="77777777">
        <w:trPr>
          <w:cantSplit/>
          <w:jc w:val="center"/>
        </w:trPr>
        <w:tc>
          <w:tcPr>
            <w:tcW w:w="1269" w:type="dxa"/>
          </w:tcPr>
          <w:p w14:paraId="26BDFD10" w14:textId="77777777" w:rsidR="009A505D" w:rsidRPr="001C220C" w:rsidRDefault="009A505D" w:rsidP="00E84A2A">
            <w:pPr>
              <w:pStyle w:val="TableNormal1"/>
              <w:keepNext w:val="0"/>
              <w:keepLines w:val="0"/>
              <w:spacing w:before="40"/>
              <w:rPr>
                <w:lang w:val="en-US"/>
              </w:rPr>
            </w:pPr>
            <w:r w:rsidRPr="001C220C">
              <w:rPr>
                <w:lang w:val="en-US"/>
              </w:rPr>
              <w:t>ID</w:t>
            </w:r>
          </w:p>
        </w:tc>
        <w:tc>
          <w:tcPr>
            <w:tcW w:w="2880" w:type="dxa"/>
          </w:tcPr>
          <w:p w14:paraId="61A20F53" w14:textId="77777777" w:rsidR="009A505D" w:rsidRPr="001C220C" w:rsidRDefault="009A505D" w:rsidP="00E84A2A">
            <w:pPr>
              <w:pStyle w:val="TableNormal1"/>
              <w:keepNext w:val="0"/>
              <w:keepLines w:val="0"/>
              <w:spacing w:before="40"/>
              <w:rPr>
                <w:lang w:val="en-US"/>
              </w:rPr>
            </w:pPr>
            <w:r w:rsidRPr="001C220C">
              <w:rPr>
                <w:lang w:val="en-US"/>
              </w:rPr>
              <w:t xml:space="preserve">A unique identification of a specific piece of equipment, within the scope of the information exchanged </w:t>
            </w:r>
            <w:r w:rsidR="00D44749" w:rsidRPr="001C220C">
              <w:rPr>
                <w:lang w:val="en-US"/>
              </w:rPr>
              <w:t>(manufacturing operations definition, scheduling, capability and performance)</w:t>
            </w:r>
            <w:r w:rsidR="0097448A">
              <w:rPr>
                <w:lang w:val="en-US"/>
              </w:rPr>
              <w:t>.</w:t>
            </w:r>
          </w:p>
          <w:p w14:paraId="2132CC0E" w14:textId="628F0DAD" w:rsidR="009A505D" w:rsidRPr="001C220C" w:rsidRDefault="009A505D" w:rsidP="00E84A2A">
            <w:pPr>
              <w:pStyle w:val="TableNormal1"/>
              <w:keepNext w:val="0"/>
              <w:keepLines w:val="0"/>
              <w:spacing w:before="40"/>
              <w:rPr>
                <w:lang w:val="en-US"/>
              </w:rPr>
            </w:pPr>
            <w:r w:rsidRPr="001C220C">
              <w:rPr>
                <w:lang w:val="en-US"/>
              </w:rPr>
              <w:t xml:space="preserve">The equipment ID shall be used in other parts of the model when the equipment needs to be identified, such as the </w:t>
            </w:r>
            <w:del w:id="4006" w:author="Charles Gifford" w:date="2017-03-15T12:31:00Z">
              <w:r w:rsidRPr="001C220C" w:rsidDel="0077548E">
                <w:rPr>
                  <w:i/>
                  <w:lang w:val="en-US"/>
                </w:rPr>
                <w:delText>production</w:delText>
              </w:r>
            </w:del>
            <w:ins w:id="4007" w:author="Charles Gifford" w:date="2017-03-15T12:31:00Z">
              <w:r w:rsidR="0077548E">
                <w:rPr>
                  <w:i/>
                  <w:lang w:val="en-US"/>
                </w:rPr>
                <w:t>operations</w:t>
              </w:r>
            </w:ins>
            <w:r w:rsidRPr="001C220C">
              <w:rPr>
                <w:i/>
                <w:lang w:val="en-US"/>
              </w:rPr>
              <w:t xml:space="preserve"> capability</w:t>
            </w:r>
            <w:r w:rsidRPr="001C220C">
              <w:rPr>
                <w:lang w:val="en-US"/>
              </w:rPr>
              <w:t xml:space="preserve"> for a piece of equipment, or a </w:t>
            </w:r>
            <w:del w:id="4008" w:author="Charles Gifford" w:date="2017-03-15T12:31:00Z">
              <w:r w:rsidRPr="001C220C" w:rsidDel="0077548E">
                <w:rPr>
                  <w:i/>
                  <w:lang w:val="en-US"/>
                </w:rPr>
                <w:delText>production</w:delText>
              </w:r>
            </w:del>
            <w:ins w:id="4009" w:author="Charles Gifford" w:date="2017-03-15T12:31:00Z">
              <w:r w:rsidR="0077548E">
                <w:rPr>
                  <w:i/>
                  <w:lang w:val="en-US"/>
                </w:rPr>
                <w:t>operations</w:t>
              </w:r>
            </w:ins>
            <w:r w:rsidRPr="001C220C">
              <w:rPr>
                <w:i/>
                <w:lang w:val="en-US"/>
              </w:rPr>
              <w:t xml:space="preserve"> response</w:t>
            </w:r>
            <w:r w:rsidRPr="001C220C">
              <w:rPr>
                <w:lang w:val="en-US"/>
              </w:rPr>
              <w:t xml:space="preserve"> identifying the equipment used.</w:t>
            </w:r>
          </w:p>
        </w:tc>
        <w:tc>
          <w:tcPr>
            <w:tcW w:w="1440" w:type="dxa"/>
          </w:tcPr>
          <w:p w14:paraId="34CAF3F4" w14:textId="77777777" w:rsidR="009A505D" w:rsidRPr="001C220C" w:rsidRDefault="009A505D" w:rsidP="00E84A2A">
            <w:pPr>
              <w:pStyle w:val="TableNormal1"/>
              <w:keepNext w:val="0"/>
              <w:keepLines w:val="0"/>
              <w:spacing w:before="40"/>
              <w:rPr>
                <w:lang w:val="en-US"/>
              </w:rPr>
            </w:pPr>
            <w:r w:rsidRPr="001C220C">
              <w:rPr>
                <w:lang w:val="en-US"/>
              </w:rPr>
              <w:t>Jig 347</w:t>
            </w:r>
          </w:p>
          <w:p w14:paraId="68FD9A53" w14:textId="77777777" w:rsidR="009A505D" w:rsidRPr="001C220C" w:rsidRDefault="009A505D" w:rsidP="00E84A2A">
            <w:pPr>
              <w:pStyle w:val="TableNormal1"/>
              <w:keepNext w:val="0"/>
              <w:keepLines w:val="0"/>
              <w:spacing w:before="40"/>
              <w:rPr>
                <w:lang w:val="en-US"/>
              </w:rPr>
            </w:pPr>
          </w:p>
        </w:tc>
        <w:tc>
          <w:tcPr>
            <w:tcW w:w="1297" w:type="dxa"/>
          </w:tcPr>
          <w:p w14:paraId="64165551" w14:textId="77777777" w:rsidR="009A505D" w:rsidRPr="001C220C" w:rsidRDefault="00887D79" w:rsidP="00E84A2A">
            <w:pPr>
              <w:pStyle w:val="TableNormal1"/>
              <w:keepNext w:val="0"/>
              <w:keepLines w:val="0"/>
              <w:spacing w:before="40"/>
              <w:rPr>
                <w:lang w:val="en-US"/>
              </w:rPr>
            </w:pPr>
            <w:r w:rsidRPr="001C220C">
              <w:rPr>
                <w:lang w:val="en-US"/>
              </w:rPr>
              <w:t>Wldr445</w:t>
            </w:r>
          </w:p>
        </w:tc>
        <w:tc>
          <w:tcPr>
            <w:tcW w:w="1080" w:type="dxa"/>
          </w:tcPr>
          <w:p w14:paraId="47D3E53C" w14:textId="77777777" w:rsidR="009A505D" w:rsidRPr="001C220C" w:rsidRDefault="00887D79" w:rsidP="00E84A2A">
            <w:pPr>
              <w:pStyle w:val="TableNormal1"/>
              <w:keepNext w:val="0"/>
              <w:keepLines w:val="0"/>
              <w:spacing w:before="40"/>
              <w:rPr>
                <w:lang w:val="en-US"/>
              </w:rPr>
            </w:pPr>
            <w:r w:rsidRPr="001C220C">
              <w:rPr>
                <w:lang w:val="en-US"/>
              </w:rPr>
              <w:t>SN3883AT</w:t>
            </w:r>
          </w:p>
        </w:tc>
        <w:tc>
          <w:tcPr>
            <w:tcW w:w="1080" w:type="dxa"/>
          </w:tcPr>
          <w:p w14:paraId="270DFC59" w14:textId="77777777" w:rsidR="009A505D" w:rsidRPr="001C220C" w:rsidRDefault="00887D79" w:rsidP="00E84A2A">
            <w:pPr>
              <w:pStyle w:val="TableNormal1"/>
              <w:keepNext w:val="0"/>
              <w:keepLines w:val="0"/>
              <w:spacing w:before="40"/>
              <w:rPr>
                <w:lang w:val="en-US"/>
              </w:rPr>
            </w:pPr>
            <w:r w:rsidRPr="001C220C">
              <w:rPr>
                <w:lang w:val="en-US"/>
              </w:rPr>
              <w:t>VIN28203</w:t>
            </w:r>
          </w:p>
        </w:tc>
      </w:tr>
      <w:tr w:rsidR="009A505D" w:rsidRPr="001C220C" w14:paraId="774F8417" w14:textId="77777777">
        <w:trPr>
          <w:cantSplit/>
          <w:jc w:val="center"/>
        </w:trPr>
        <w:tc>
          <w:tcPr>
            <w:tcW w:w="1269" w:type="dxa"/>
          </w:tcPr>
          <w:p w14:paraId="57BAD5C9" w14:textId="77777777" w:rsidR="009A505D" w:rsidRPr="001C220C" w:rsidRDefault="009A505D" w:rsidP="00E84A2A">
            <w:pPr>
              <w:pStyle w:val="TableNormal1"/>
              <w:keepNext w:val="0"/>
              <w:keepLines w:val="0"/>
              <w:spacing w:before="40"/>
              <w:rPr>
                <w:lang w:val="en-US"/>
              </w:rPr>
            </w:pPr>
            <w:r w:rsidRPr="001C220C">
              <w:rPr>
                <w:lang w:val="en-US"/>
              </w:rPr>
              <w:t>Description</w:t>
            </w:r>
          </w:p>
        </w:tc>
        <w:tc>
          <w:tcPr>
            <w:tcW w:w="2880" w:type="dxa"/>
          </w:tcPr>
          <w:p w14:paraId="35A85D88" w14:textId="77777777" w:rsidR="009A505D" w:rsidRPr="001C220C" w:rsidRDefault="009A505D" w:rsidP="00E84A2A">
            <w:pPr>
              <w:pStyle w:val="TableNormal1"/>
              <w:keepNext w:val="0"/>
              <w:keepLines w:val="0"/>
              <w:spacing w:before="40"/>
              <w:rPr>
                <w:lang w:val="en-US"/>
              </w:rPr>
            </w:pPr>
            <w:r w:rsidRPr="001C220C">
              <w:rPr>
                <w:lang w:val="en-US"/>
              </w:rPr>
              <w:t>Additional information about the equipment.</w:t>
            </w:r>
          </w:p>
        </w:tc>
        <w:tc>
          <w:tcPr>
            <w:tcW w:w="1440" w:type="dxa"/>
          </w:tcPr>
          <w:p w14:paraId="1718F842" w14:textId="77777777" w:rsidR="009A505D" w:rsidRPr="001C220C" w:rsidRDefault="009A505D" w:rsidP="00E84A2A">
            <w:pPr>
              <w:pStyle w:val="TableNormal1"/>
              <w:keepNext w:val="0"/>
              <w:keepLines w:val="0"/>
              <w:spacing w:before="40"/>
              <w:rPr>
                <w:lang w:val="en-US"/>
              </w:rPr>
            </w:pPr>
            <w:r w:rsidRPr="001C220C">
              <w:rPr>
                <w:lang w:val="en-US"/>
              </w:rPr>
              <w:t>This is the east side, north building, widget jig.</w:t>
            </w:r>
          </w:p>
        </w:tc>
        <w:tc>
          <w:tcPr>
            <w:tcW w:w="1297" w:type="dxa"/>
          </w:tcPr>
          <w:p w14:paraId="33F8CB40" w14:textId="77777777" w:rsidR="009A505D" w:rsidRPr="001C220C" w:rsidRDefault="00887D79" w:rsidP="00E84A2A">
            <w:pPr>
              <w:pStyle w:val="TableNormal1"/>
              <w:keepNext w:val="0"/>
              <w:keepLines w:val="0"/>
              <w:spacing w:before="40"/>
              <w:rPr>
                <w:lang w:val="en-US"/>
              </w:rPr>
            </w:pPr>
            <w:r w:rsidRPr="001C220C">
              <w:rPr>
                <w:lang w:val="en-US"/>
              </w:rPr>
              <w:t>Welder for north building</w:t>
            </w:r>
          </w:p>
        </w:tc>
        <w:tc>
          <w:tcPr>
            <w:tcW w:w="1080" w:type="dxa"/>
          </w:tcPr>
          <w:p w14:paraId="6A9A36D5" w14:textId="77777777" w:rsidR="009A505D" w:rsidRPr="001C220C" w:rsidRDefault="00887D79" w:rsidP="00E84A2A">
            <w:pPr>
              <w:pStyle w:val="TableNormal1"/>
              <w:keepNext w:val="0"/>
              <w:keepLines w:val="0"/>
              <w:spacing w:before="40"/>
              <w:rPr>
                <w:lang w:val="en-US"/>
              </w:rPr>
            </w:pPr>
            <w:r w:rsidRPr="001C220C">
              <w:rPr>
                <w:lang w:val="en-US"/>
              </w:rPr>
              <w:t xml:space="preserve">Floor 2 lab auto titrator </w:t>
            </w:r>
          </w:p>
        </w:tc>
        <w:tc>
          <w:tcPr>
            <w:tcW w:w="1080" w:type="dxa"/>
          </w:tcPr>
          <w:p w14:paraId="39366864" w14:textId="77777777" w:rsidR="009A505D" w:rsidRPr="001C220C" w:rsidRDefault="00887D79" w:rsidP="00E84A2A">
            <w:pPr>
              <w:pStyle w:val="TableNormal1"/>
              <w:keepNext w:val="0"/>
              <w:keepLines w:val="0"/>
              <w:spacing w:before="40"/>
              <w:rPr>
                <w:lang w:val="en-US"/>
              </w:rPr>
            </w:pPr>
            <w:r w:rsidRPr="001C220C">
              <w:rPr>
                <w:lang w:val="en-US"/>
              </w:rPr>
              <w:t>Shipping dock lift truck</w:t>
            </w:r>
          </w:p>
        </w:tc>
      </w:tr>
      <w:tr w:rsidR="00242B6D" w:rsidRPr="001C220C" w14:paraId="2E65A422" w14:textId="77777777">
        <w:trPr>
          <w:cantSplit/>
          <w:jc w:val="center"/>
        </w:trPr>
        <w:tc>
          <w:tcPr>
            <w:tcW w:w="1269" w:type="dxa"/>
          </w:tcPr>
          <w:p w14:paraId="408B564C" w14:textId="77777777" w:rsidR="00242B6D" w:rsidRPr="001C220C" w:rsidRDefault="00242B6D" w:rsidP="00E84A2A">
            <w:pPr>
              <w:pStyle w:val="TableNormal1"/>
              <w:keepNext w:val="0"/>
              <w:keepLines w:val="0"/>
              <w:spacing w:before="40"/>
              <w:rPr>
                <w:lang w:val="en-US"/>
              </w:rPr>
            </w:pPr>
            <w:ins w:id="4010" w:author="Dennis Brandl" w:date="2015-08-17T10:46:00Z">
              <w:r>
                <w:rPr>
                  <w:lang w:val="en-US"/>
                </w:rPr>
                <w:t xml:space="preserve">Hierarchy </w:t>
              </w:r>
            </w:ins>
            <w:r w:rsidR="000327C9">
              <w:rPr>
                <w:lang w:val="en-US"/>
              </w:rPr>
              <w:t>s</w:t>
            </w:r>
            <w:ins w:id="4011" w:author="Dennis Brandl" w:date="2015-08-17T10:46:00Z">
              <w:r>
                <w:rPr>
                  <w:lang w:val="en-US"/>
                </w:rPr>
                <w:t>cope</w:t>
              </w:r>
            </w:ins>
          </w:p>
        </w:tc>
        <w:tc>
          <w:tcPr>
            <w:tcW w:w="2880" w:type="dxa"/>
          </w:tcPr>
          <w:p w14:paraId="3C7A89D6" w14:textId="77777777" w:rsidR="00242B6D" w:rsidRPr="001C220C" w:rsidRDefault="00242B6D" w:rsidP="00E84A2A">
            <w:pPr>
              <w:pStyle w:val="TableNormal1"/>
              <w:keepNext w:val="0"/>
              <w:keepLines w:val="0"/>
              <w:rPr>
                <w:ins w:id="4012" w:author="Dennis Brandl" w:date="2015-08-17T10:46:00Z"/>
                <w:lang w:val="en-US"/>
              </w:rPr>
            </w:pPr>
            <w:ins w:id="4013" w:author="Dennis Brandl" w:date="2015-08-17T10:46:00Z">
              <w:r w:rsidRPr="001C220C">
                <w:rPr>
                  <w:lang w:val="en-US"/>
                </w:rPr>
                <w:t xml:space="preserve">Identifies where the exchanged information fits within the role based equipment hierarchy. </w:t>
              </w:r>
            </w:ins>
          </w:p>
          <w:p w14:paraId="4406A39E" w14:textId="77777777" w:rsidR="00242B6D" w:rsidRPr="001C220C" w:rsidRDefault="00242B6D" w:rsidP="00E84A2A">
            <w:pPr>
              <w:pStyle w:val="TableNormal1"/>
              <w:keepNext w:val="0"/>
              <w:keepLines w:val="0"/>
              <w:spacing w:before="40"/>
              <w:rPr>
                <w:lang w:val="en-US"/>
              </w:rPr>
            </w:pPr>
            <w:ins w:id="4014" w:author="Dennis Brandl" w:date="2015-08-17T10:46:00Z">
              <w:r w:rsidRPr="001C220C">
                <w:rPr>
                  <w:lang w:val="en-US"/>
                </w:rPr>
                <w:t xml:space="preserve">Optionally defines the scope of the </w:t>
              </w:r>
            </w:ins>
            <w:ins w:id="4015" w:author="Dennis Brandl" w:date="2015-08-17T10:47:00Z">
              <w:r w:rsidRPr="000327C9">
                <w:rPr>
                  <w:i/>
                  <w:lang w:val="en-US"/>
                </w:rPr>
                <w:t>equipment definition</w:t>
              </w:r>
            </w:ins>
            <w:ins w:id="4016" w:author="Dennis Brandl" w:date="2015-08-17T10:46:00Z">
              <w:r w:rsidRPr="001C220C">
                <w:rPr>
                  <w:lang w:val="en-US"/>
                </w:rPr>
                <w:t>, such as the site or area it is defined for.</w:t>
              </w:r>
            </w:ins>
          </w:p>
        </w:tc>
        <w:tc>
          <w:tcPr>
            <w:tcW w:w="1440" w:type="dxa"/>
          </w:tcPr>
          <w:p w14:paraId="4DBFCC2C" w14:textId="77777777" w:rsidR="00242B6D" w:rsidRPr="001C220C" w:rsidRDefault="00242B6D" w:rsidP="00E84A2A">
            <w:pPr>
              <w:pStyle w:val="TableNormal1"/>
              <w:keepNext w:val="0"/>
              <w:keepLines w:val="0"/>
              <w:spacing w:before="40"/>
              <w:rPr>
                <w:lang w:val="en-US"/>
              </w:rPr>
            </w:pPr>
            <w:smartTag w:uri="urn:schemas-microsoft-com:office:smarttags" w:element="place">
              <w:smartTag w:uri="urn:schemas-microsoft-com:office:smarttags" w:element="PlaceName">
                <w:ins w:id="4017" w:author="Dennis Brandl" w:date="2015-08-17T10:46:00Z">
                  <w:r w:rsidRPr="001C220C">
                    <w:rPr>
                      <w:lang w:val="en-US"/>
                    </w:rPr>
                    <w:t>South</w:t>
                  </w:r>
                </w:ins>
              </w:smartTag>
              <w:ins w:id="4018" w:author="Dennis Brandl" w:date="2015-08-17T10:46:00Z">
                <w:r w:rsidRPr="001C220C">
                  <w:rPr>
                    <w:lang w:val="en-US"/>
                  </w:rPr>
                  <w:t xml:space="preserve"> </w:t>
                </w:r>
                <w:smartTag w:uri="urn:schemas-microsoft-com:office:smarttags" w:element="PlaceType">
                  <w:r w:rsidRPr="001C220C">
                    <w:rPr>
                      <w:lang w:val="en-US"/>
                    </w:rPr>
                    <w:t>Shore</w:t>
                  </w:r>
                </w:smartTag>
              </w:ins>
            </w:smartTag>
            <w:ins w:id="4019" w:author="Dennis Brandl" w:date="2015-08-17T10:46:00Z">
              <w:r w:rsidRPr="001C220C">
                <w:rPr>
                  <w:lang w:val="en-US"/>
                </w:rPr>
                <w:t xml:space="preserve"> (Site) / Work Line (Area)</w:t>
              </w:r>
            </w:ins>
          </w:p>
        </w:tc>
        <w:tc>
          <w:tcPr>
            <w:tcW w:w="1297" w:type="dxa"/>
          </w:tcPr>
          <w:p w14:paraId="5208A3C7" w14:textId="77777777" w:rsidR="00242B6D" w:rsidRPr="001C220C" w:rsidRDefault="00242B6D" w:rsidP="00E84A2A">
            <w:pPr>
              <w:pStyle w:val="TableNormal1"/>
              <w:keepNext w:val="0"/>
              <w:keepLines w:val="0"/>
              <w:spacing w:before="40"/>
              <w:rPr>
                <w:lang w:val="en-US"/>
              </w:rPr>
            </w:pPr>
            <w:smartTag w:uri="urn:schemas-microsoft-com:office:smarttags" w:element="place">
              <w:smartTag w:uri="urn:schemas-microsoft-com:office:smarttags" w:element="PlaceName">
                <w:ins w:id="4020" w:author="Dennis Brandl" w:date="2015-08-17T10:46:00Z">
                  <w:r w:rsidRPr="001C220C">
                    <w:rPr>
                      <w:lang w:val="en-US"/>
                    </w:rPr>
                    <w:t>South</w:t>
                  </w:r>
                </w:ins>
              </w:smartTag>
              <w:ins w:id="4021" w:author="Dennis Brandl" w:date="2015-08-17T10:46:00Z">
                <w:r w:rsidRPr="001C220C">
                  <w:rPr>
                    <w:lang w:val="en-US"/>
                  </w:rPr>
                  <w:t xml:space="preserve"> </w:t>
                </w:r>
                <w:smartTag w:uri="urn:schemas-microsoft-com:office:smarttags" w:element="PlaceType">
                  <w:r w:rsidRPr="001C220C">
                    <w:rPr>
                      <w:lang w:val="en-US"/>
                    </w:rPr>
                    <w:t>Shore</w:t>
                  </w:r>
                </w:smartTag>
              </w:ins>
            </w:smartTag>
            <w:ins w:id="4022" w:author="Dennis Brandl" w:date="2015-08-17T10:46:00Z">
              <w:r w:rsidRPr="001C220C">
                <w:rPr>
                  <w:lang w:val="en-US"/>
                </w:rPr>
                <w:t xml:space="preserve"> (SITE) / Packaging (Area)</w:t>
              </w:r>
            </w:ins>
          </w:p>
        </w:tc>
        <w:tc>
          <w:tcPr>
            <w:tcW w:w="1080" w:type="dxa"/>
          </w:tcPr>
          <w:p w14:paraId="307FE36F" w14:textId="77777777" w:rsidR="00242B6D" w:rsidRPr="001C220C" w:rsidRDefault="00242B6D" w:rsidP="00E84A2A">
            <w:pPr>
              <w:pStyle w:val="TableNormal1"/>
              <w:keepNext w:val="0"/>
              <w:keepLines w:val="0"/>
              <w:spacing w:before="40"/>
              <w:rPr>
                <w:lang w:val="en-US"/>
              </w:rPr>
            </w:pPr>
            <w:smartTag w:uri="urn:schemas-microsoft-com:office:smarttags" w:element="place">
              <w:smartTag w:uri="urn:schemas-microsoft-com:office:smarttags" w:element="PlaceName">
                <w:ins w:id="4023" w:author="Dennis Brandl" w:date="2015-08-17T10:46:00Z">
                  <w:r w:rsidRPr="001C220C">
                    <w:rPr>
                      <w:lang w:val="en-US"/>
                    </w:rPr>
                    <w:t>Mixer</w:t>
                  </w:r>
                </w:ins>
              </w:smartTag>
              <w:ins w:id="4024" w:author="Dennis Brandl" w:date="2015-08-17T10:46:00Z">
                <w:r w:rsidRPr="001C220C">
                  <w:rPr>
                    <w:lang w:val="en-US"/>
                  </w:rPr>
                  <w:t xml:space="preserve"> </w:t>
                </w:r>
                <w:smartTag w:uri="urn:schemas-microsoft-com:office:smarttags" w:element="PlaceName">
                  <w:r w:rsidRPr="001C220C">
                    <w:rPr>
                      <w:lang w:val="en-US"/>
                    </w:rPr>
                    <w:t>Sample</w:t>
                  </w:r>
                </w:smartTag>
                <w:r w:rsidRPr="001C220C">
                  <w:rPr>
                    <w:lang w:val="en-US"/>
                  </w:rPr>
                  <w:t xml:space="preserve"> </w:t>
                </w:r>
                <w:smartTag w:uri="urn:schemas-microsoft-com:office:smarttags" w:element="PlaceType">
                  <w:r w:rsidRPr="001C220C">
                    <w:rPr>
                      <w:lang w:val="en-US"/>
                    </w:rPr>
                    <w:t>Port</w:t>
                  </w:r>
                </w:smartTag>
              </w:ins>
            </w:smartTag>
            <w:ins w:id="4025" w:author="Dennis Brandl" w:date="2015-08-17T10:46:00Z">
              <w:r w:rsidRPr="001C220C">
                <w:rPr>
                  <w:lang w:val="en-US"/>
                </w:rPr>
                <w:t xml:space="preserve"> (Work Unit)</w:t>
              </w:r>
            </w:ins>
          </w:p>
        </w:tc>
        <w:tc>
          <w:tcPr>
            <w:tcW w:w="1080" w:type="dxa"/>
          </w:tcPr>
          <w:p w14:paraId="3544E082" w14:textId="77777777" w:rsidR="00242B6D" w:rsidRPr="001C220C" w:rsidRDefault="00242B6D" w:rsidP="00E84A2A">
            <w:pPr>
              <w:pStyle w:val="TableNormal1"/>
              <w:keepNext w:val="0"/>
              <w:keepLines w:val="0"/>
              <w:spacing w:before="40"/>
              <w:rPr>
                <w:lang w:val="en-US"/>
              </w:rPr>
            </w:pPr>
            <w:ins w:id="4026" w:author="Dennis Brandl" w:date="2015-08-17T10:46:00Z">
              <w:r w:rsidRPr="001C220C">
                <w:rPr>
                  <w:lang w:val="en-US"/>
                </w:rPr>
                <w:t>Receiving dock (</w:t>
              </w:r>
              <w:smartTag w:uri="urn:schemas-microsoft-com:office:smarttags" w:element="place">
                <w:smartTag w:uri="urn:schemas-microsoft-com:office:smarttags" w:element="PlaceName">
                  <w:r w:rsidRPr="001C220C">
                    <w:rPr>
                      <w:lang w:val="en-US"/>
                    </w:rPr>
                    <w:t>Work</w:t>
                  </w:r>
                </w:smartTag>
                <w:r w:rsidRPr="001C220C">
                  <w:rPr>
                    <w:lang w:val="en-US"/>
                  </w:rPr>
                  <w:t xml:space="preserve"> </w:t>
                </w:r>
                <w:smartTag w:uri="urn:schemas-microsoft-com:office:smarttags" w:element="PlaceType">
                  <w:r w:rsidRPr="001C220C">
                    <w:rPr>
                      <w:lang w:val="en-US"/>
                    </w:rPr>
                    <w:t>Center</w:t>
                  </w:r>
                </w:smartTag>
              </w:smartTag>
              <w:r w:rsidRPr="001C220C">
                <w:rPr>
                  <w:lang w:val="en-US"/>
                </w:rPr>
                <w:t>)</w:t>
              </w:r>
            </w:ins>
          </w:p>
        </w:tc>
      </w:tr>
      <w:tr w:rsidR="00242B6D" w:rsidRPr="001C220C" w14:paraId="0F6A3EAA" w14:textId="77777777">
        <w:trPr>
          <w:cantSplit/>
          <w:jc w:val="center"/>
        </w:trPr>
        <w:tc>
          <w:tcPr>
            <w:tcW w:w="1269" w:type="dxa"/>
          </w:tcPr>
          <w:p w14:paraId="0C567C14" w14:textId="77777777" w:rsidR="00242B6D" w:rsidRPr="001C220C" w:rsidRDefault="00242B6D" w:rsidP="00E84A2A">
            <w:pPr>
              <w:pStyle w:val="TableNormal1"/>
              <w:keepNext w:val="0"/>
              <w:keepLines w:val="0"/>
              <w:spacing w:before="40"/>
              <w:rPr>
                <w:lang w:val="en-US"/>
              </w:rPr>
            </w:pPr>
            <w:r w:rsidRPr="001C220C">
              <w:rPr>
                <w:lang w:val="en-US"/>
              </w:rPr>
              <w:t xml:space="preserve">Equipment </w:t>
            </w:r>
            <w:r w:rsidR="000327C9">
              <w:rPr>
                <w:lang w:val="en-US"/>
              </w:rPr>
              <w:t>l</w:t>
            </w:r>
            <w:r w:rsidRPr="001C220C">
              <w:rPr>
                <w:lang w:val="en-US"/>
              </w:rPr>
              <w:t>evel</w:t>
            </w:r>
          </w:p>
        </w:tc>
        <w:tc>
          <w:tcPr>
            <w:tcW w:w="2880" w:type="dxa"/>
          </w:tcPr>
          <w:p w14:paraId="6CE2C8EE" w14:textId="77777777" w:rsidR="00242B6D" w:rsidRPr="001C220C" w:rsidRDefault="00242B6D" w:rsidP="00E84A2A">
            <w:pPr>
              <w:pStyle w:val="TableNormal1"/>
              <w:keepNext w:val="0"/>
              <w:keepLines w:val="0"/>
              <w:spacing w:before="40"/>
              <w:rPr>
                <w:lang w:val="en-US"/>
              </w:rPr>
            </w:pPr>
            <w:r w:rsidRPr="001C220C">
              <w:rPr>
                <w:lang w:val="en-US"/>
              </w:rPr>
              <w:t>An identification of the level in the role based equipment hierarchy</w:t>
            </w:r>
            <w:r>
              <w:rPr>
                <w:lang w:val="en-US"/>
              </w:rPr>
              <w:t xml:space="preserve">. </w:t>
            </w:r>
          </w:p>
        </w:tc>
        <w:tc>
          <w:tcPr>
            <w:tcW w:w="1440" w:type="dxa"/>
          </w:tcPr>
          <w:p w14:paraId="53433F1B" w14:textId="77777777" w:rsidR="00242B6D" w:rsidRPr="001C220C" w:rsidRDefault="00242B6D" w:rsidP="00E84A2A">
            <w:pPr>
              <w:pStyle w:val="TableNormal1"/>
              <w:keepNext w:val="0"/>
              <w:keepLines w:val="0"/>
              <w:spacing w:before="40"/>
              <w:rPr>
                <w:lang w:val="en-US"/>
              </w:rPr>
            </w:pPr>
            <w:r w:rsidRPr="001C220C">
              <w:rPr>
                <w:lang w:val="en-US"/>
              </w:rPr>
              <w:t>Production Line</w:t>
            </w:r>
          </w:p>
        </w:tc>
        <w:tc>
          <w:tcPr>
            <w:tcW w:w="1297" w:type="dxa"/>
          </w:tcPr>
          <w:p w14:paraId="55D8D755" w14:textId="77777777" w:rsidR="00242B6D" w:rsidRPr="001C220C" w:rsidRDefault="00242B6D" w:rsidP="00E84A2A">
            <w:pPr>
              <w:pStyle w:val="TableNormal1"/>
              <w:keepNext w:val="0"/>
              <w:keepLines w:val="0"/>
              <w:spacing w:before="40"/>
              <w:rPr>
                <w:lang w:val="en-US"/>
              </w:rPr>
            </w:pPr>
            <w:smartTag w:uri="urn:schemas-microsoft-com:office:smarttags" w:element="place">
              <w:smartTag w:uri="urn:schemas-microsoft-com:office:smarttags" w:element="PlaceName">
                <w:r w:rsidRPr="001C220C">
                  <w:rPr>
                    <w:lang w:val="en-US"/>
                  </w:rPr>
                  <w:t>Work</w:t>
                </w:r>
              </w:smartTag>
              <w:r w:rsidRPr="001C220C">
                <w:rPr>
                  <w:lang w:val="en-US"/>
                </w:rPr>
                <w:t xml:space="preserve"> </w:t>
              </w:r>
              <w:smartTag w:uri="urn:schemas-microsoft-com:office:smarttags" w:element="PlaceType">
                <w:r w:rsidRPr="001C220C">
                  <w:rPr>
                    <w:lang w:val="en-US"/>
                  </w:rPr>
                  <w:t>Center</w:t>
                </w:r>
              </w:smartTag>
            </w:smartTag>
          </w:p>
        </w:tc>
        <w:tc>
          <w:tcPr>
            <w:tcW w:w="1080" w:type="dxa"/>
          </w:tcPr>
          <w:p w14:paraId="7AC9C0A0" w14:textId="77777777" w:rsidR="00242B6D" w:rsidRPr="001C220C" w:rsidRDefault="00242B6D" w:rsidP="00E84A2A">
            <w:pPr>
              <w:pStyle w:val="TableNormal1"/>
              <w:keepNext w:val="0"/>
              <w:keepLines w:val="0"/>
              <w:spacing w:before="40"/>
              <w:rPr>
                <w:lang w:val="en-US"/>
              </w:rPr>
            </w:pPr>
            <w:r w:rsidRPr="001C220C">
              <w:rPr>
                <w:lang w:val="en-US"/>
              </w:rPr>
              <w:t>Site</w:t>
            </w:r>
          </w:p>
        </w:tc>
        <w:tc>
          <w:tcPr>
            <w:tcW w:w="1080" w:type="dxa"/>
          </w:tcPr>
          <w:p w14:paraId="28EFB7C8" w14:textId="77777777" w:rsidR="00242B6D" w:rsidRPr="001C220C" w:rsidRDefault="00242B6D" w:rsidP="00E84A2A">
            <w:pPr>
              <w:pStyle w:val="TableNormal1"/>
              <w:keepNext w:val="0"/>
              <w:keepLines w:val="0"/>
              <w:spacing w:before="40"/>
              <w:rPr>
                <w:lang w:val="en-US"/>
              </w:rPr>
            </w:pPr>
            <w:r w:rsidRPr="001C220C">
              <w:rPr>
                <w:lang w:val="en-US"/>
              </w:rPr>
              <w:t>Area</w:t>
            </w:r>
          </w:p>
        </w:tc>
      </w:tr>
      <w:tr w:rsidR="00BA69EE" w:rsidRPr="001C220C" w14:paraId="38FE5A12" w14:textId="77777777">
        <w:trPr>
          <w:cantSplit/>
          <w:jc w:val="center"/>
          <w:ins w:id="4027" w:author="Charles Gifford" w:date="2017-03-17T21:00:00Z"/>
        </w:trPr>
        <w:tc>
          <w:tcPr>
            <w:tcW w:w="1269" w:type="dxa"/>
          </w:tcPr>
          <w:p w14:paraId="7C5FC4C2" w14:textId="77777777" w:rsidR="00BA69EE" w:rsidRPr="00E32145" w:rsidRDefault="00BA69EE" w:rsidP="00BA69EE">
            <w:pPr>
              <w:pStyle w:val="TABLE-cell"/>
              <w:rPr>
                <w:ins w:id="4028" w:author="Charles Gifford" w:date="2017-03-17T21:00:00Z"/>
                <w:lang w:val="en-US"/>
              </w:rPr>
            </w:pPr>
            <w:ins w:id="4029" w:author="Charles Gifford" w:date="2017-03-17T21:00:00Z">
              <w:r>
                <w:rPr>
                  <w:lang w:val="en-US"/>
                </w:rPr>
                <w:t>Spatial definition</w:t>
              </w:r>
            </w:ins>
          </w:p>
          <w:p w14:paraId="348F2FCA" w14:textId="77777777" w:rsidR="00BA69EE" w:rsidRPr="001C220C" w:rsidRDefault="00BA69EE" w:rsidP="00BA69EE">
            <w:pPr>
              <w:pStyle w:val="TableNormal1"/>
              <w:keepNext w:val="0"/>
              <w:keepLines w:val="0"/>
              <w:spacing w:before="40"/>
              <w:rPr>
                <w:ins w:id="4030" w:author="Charles Gifford" w:date="2017-03-17T21:00:00Z"/>
                <w:lang w:val="en-US"/>
              </w:rPr>
            </w:pPr>
          </w:p>
        </w:tc>
        <w:tc>
          <w:tcPr>
            <w:tcW w:w="2880" w:type="dxa"/>
          </w:tcPr>
          <w:p w14:paraId="74293238" w14:textId="010C4AF4" w:rsidR="00BA69EE" w:rsidRPr="001C220C" w:rsidRDefault="00BA69EE" w:rsidP="00BA69EE">
            <w:pPr>
              <w:pStyle w:val="TableNormal1"/>
              <w:keepNext w:val="0"/>
              <w:keepLines w:val="0"/>
              <w:spacing w:before="40"/>
              <w:rPr>
                <w:ins w:id="4031" w:author="Charles Gifford" w:date="2017-03-17T21:00:00Z"/>
                <w:lang w:val="en-US"/>
              </w:rPr>
            </w:pPr>
            <w:ins w:id="4032" w:author="Charles Gifford" w:date="2017-03-17T21:00:00Z">
              <w:r>
                <w:rPr>
                  <w:lang w:val="en-US"/>
                </w:rPr>
                <w:t>S</w:t>
              </w:r>
              <w:r w:rsidRPr="00E32145">
                <w:rPr>
                  <w:lang w:val="en-US"/>
                </w:rPr>
                <w:t xml:space="preserve">patially defines the </w:t>
              </w:r>
              <w:r w:rsidRPr="00E32145">
                <w:rPr>
                  <w:i/>
                  <w:lang w:val="en-US"/>
                </w:rPr>
                <w:t>equipment</w:t>
              </w:r>
              <w:r w:rsidRPr="00E32145">
                <w:rPr>
                  <w:lang w:val="en-US"/>
                </w:rPr>
                <w:t xml:space="preserve"> as a </w:t>
              </w:r>
              <w:r w:rsidRPr="00C92250">
                <w:rPr>
                  <w:lang w:val="en-US"/>
                </w:rPr>
                <w:t>0-dimensional point, 1-dimensional line, or 2-dimensional shape or 3-dimensional solid</w:t>
              </w:r>
              <w:r w:rsidRPr="00E32145">
                <w:rPr>
                  <w:lang w:val="en-US"/>
                </w:rPr>
                <w:t>.</w:t>
              </w:r>
            </w:ins>
          </w:p>
        </w:tc>
        <w:tc>
          <w:tcPr>
            <w:tcW w:w="1440" w:type="dxa"/>
          </w:tcPr>
          <w:p w14:paraId="6B788660" w14:textId="714F6D34" w:rsidR="00BA69EE" w:rsidRPr="001C220C" w:rsidRDefault="00BA69EE" w:rsidP="00BA69EE">
            <w:pPr>
              <w:pStyle w:val="TableNormal1"/>
              <w:keepNext w:val="0"/>
              <w:keepLines w:val="0"/>
              <w:spacing w:before="40"/>
              <w:rPr>
                <w:ins w:id="4033" w:author="Charles Gifford" w:date="2017-03-17T21:00:00Z"/>
                <w:lang w:val="en-US"/>
              </w:rPr>
            </w:pPr>
            <w:ins w:id="4034" w:author="Charles Gifford" w:date="2017-03-17T21:12:00Z">
              <w:r>
                <w:rPr>
                  <w:lang w:val="en-US"/>
                </w:rPr>
                <w:t xml:space="preserve"> </w:t>
              </w:r>
              <w:r w:rsidRPr="00E32145">
                <w:rPr>
                  <w:lang w:val="en-US"/>
                </w:rPr>
                <w:t xml:space="preserve"> / / WKT / POLYGON ( ( -646.99 676.18, -645.14 683.09, -646.99 676.18 ) )</w:t>
              </w:r>
            </w:ins>
          </w:p>
        </w:tc>
        <w:tc>
          <w:tcPr>
            <w:tcW w:w="1297" w:type="dxa"/>
          </w:tcPr>
          <w:p w14:paraId="09C810C8" w14:textId="712C115D" w:rsidR="00BA69EE" w:rsidRPr="001C220C" w:rsidRDefault="00BA69EE" w:rsidP="00BA69EE">
            <w:pPr>
              <w:pStyle w:val="TableNormal1"/>
              <w:keepNext w:val="0"/>
              <w:keepLines w:val="0"/>
              <w:spacing w:before="40"/>
              <w:rPr>
                <w:ins w:id="4035" w:author="Charles Gifford" w:date="2017-03-17T21:00:00Z"/>
                <w:lang w:val="en-US"/>
              </w:rPr>
            </w:pPr>
            <w:ins w:id="4036" w:author="Charles Gifford" w:date="2017-03-17T21:12:00Z">
              <w:r>
                <w:rPr>
                  <w:lang w:val="en-US"/>
                </w:rPr>
                <w:t xml:space="preserve"> </w:t>
              </w:r>
              <w:r w:rsidRPr="00E32145">
                <w:rPr>
                  <w:lang w:val="en-US"/>
                </w:rPr>
                <w:t xml:space="preserve"> / / WKT / POLYGON ( ( -646.99 676.18, -645.14 683.09, -646.99 676.18 ) )</w:t>
              </w:r>
            </w:ins>
          </w:p>
        </w:tc>
        <w:tc>
          <w:tcPr>
            <w:tcW w:w="1080" w:type="dxa"/>
          </w:tcPr>
          <w:p w14:paraId="5B387E87" w14:textId="0420A451" w:rsidR="00BA69EE" w:rsidRPr="001C220C" w:rsidRDefault="00BA69EE" w:rsidP="00BA69EE">
            <w:pPr>
              <w:pStyle w:val="TableNormal1"/>
              <w:keepNext w:val="0"/>
              <w:keepLines w:val="0"/>
              <w:spacing w:before="40"/>
              <w:rPr>
                <w:ins w:id="4037" w:author="Charles Gifford" w:date="2017-03-17T21:00:00Z"/>
                <w:lang w:val="en-US"/>
              </w:rPr>
            </w:pPr>
            <w:ins w:id="4038" w:author="Charles Gifford" w:date="2017-03-17T21:12:00Z">
              <w:r>
                <w:rPr>
                  <w:lang w:val="en-US"/>
                </w:rPr>
                <w:t xml:space="preserve"> </w:t>
              </w:r>
              <w:r w:rsidRPr="00E32145">
                <w:rPr>
                  <w:lang w:val="en-US"/>
                </w:rPr>
                <w:t xml:space="preserve"> / / WKT / POLYGON ( ( -646.99 676.18, -645.14 683.09, -646.99 676.18 ) )</w:t>
              </w:r>
            </w:ins>
          </w:p>
        </w:tc>
        <w:tc>
          <w:tcPr>
            <w:tcW w:w="1080" w:type="dxa"/>
          </w:tcPr>
          <w:p w14:paraId="215AF1E3" w14:textId="56350B83" w:rsidR="00BA69EE" w:rsidRPr="001C220C" w:rsidRDefault="00BA69EE" w:rsidP="00BA69EE">
            <w:pPr>
              <w:pStyle w:val="TableNormal1"/>
              <w:keepNext w:val="0"/>
              <w:keepLines w:val="0"/>
              <w:spacing w:before="40"/>
              <w:rPr>
                <w:ins w:id="4039" w:author="Charles Gifford" w:date="2017-03-17T21:00:00Z"/>
                <w:lang w:val="en-US"/>
              </w:rPr>
            </w:pPr>
            <w:ins w:id="4040" w:author="Charles Gifford" w:date="2017-03-17T21:12:00Z">
              <w:r>
                <w:rPr>
                  <w:lang w:val="en-US"/>
                </w:rPr>
                <w:t xml:space="preserve"> </w:t>
              </w:r>
              <w:r w:rsidRPr="00E32145">
                <w:rPr>
                  <w:lang w:val="en-US"/>
                </w:rPr>
                <w:t xml:space="preserve"> / / WKT / POLYGON ( ( -646.99 676.18, -645.14 683.09, -646.99 676.18 ) )</w:t>
              </w:r>
            </w:ins>
          </w:p>
        </w:tc>
      </w:tr>
      <w:tr w:rsidR="00C313AE" w:rsidRPr="001C220C" w14:paraId="11BE2A7D" w14:textId="77777777">
        <w:trPr>
          <w:cantSplit/>
          <w:jc w:val="center"/>
          <w:ins w:id="4041" w:author="Charles Gifford" w:date="2017-03-17T21:00:00Z"/>
        </w:trPr>
        <w:tc>
          <w:tcPr>
            <w:tcW w:w="1269" w:type="dxa"/>
          </w:tcPr>
          <w:p w14:paraId="5A354D1F" w14:textId="18BF5B08" w:rsidR="00C313AE" w:rsidRPr="001C220C" w:rsidRDefault="00C313AE" w:rsidP="00C313AE">
            <w:pPr>
              <w:pStyle w:val="TableNormal1"/>
              <w:keepNext w:val="0"/>
              <w:keepLines w:val="0"/>
              <w:spacing w:before="40"/>
              <w:rPr>
                <w:ins w:id="4042" w:author="Charles Gifford" w:date="2017-03-17T21:00:00Z"/>
                <w:lang w:val="en-US"/>
              </w:rPr>
            </w:pPr>
            <w:ins w:id="4043" w:author="Charles Gifford" w:date="2017-03-17T21:00:00Z">
              <w:r>
                <w:rPr>
                  <w:lang w:val="en-US"/>
                </w:rPr>
                <w:t>Operational location</w:t>
              </w:r>
            </w:ins>
          </w:p>
        </w:tc>
        <w:tc>
          <w:tcPr>
            <w:tcW w:w="2880" w:type="dxa"/>
          </w:tcPr>
          <w:p w14:paraId="49DC9480" w14:textId="00140712" w:rsidR="00C313AE" w:rsidRPr="001C220C" w:rsidRDefault="00C313AE" w:rsidP="00C313AE">
            <w:pPr>
              <w:pStyle w:val="TableNormal1"/>
              <w:keepNext w:val="0"/>
              <w:keepLines w:val="0"/>
              <w:spacing w:before="40"/>
              <w:rPr>
                <w:ins w:id="4044" w:author="Charles Gifford" w:date="2017-03-17T21:00:00Z"/>
                <w:lang w:val="en-US"/>
              </w:rPr>
            </w:pPr>
            <w:ins w:id="4045" w:author="Charles Gifford" w:date="2017-03-17T21:00:00Z">
              <w:r>
                <w:rPr>
                  <w:lang w:val="en-US"/>
                </w:rPr>
                <w:t xml:space="preserve">Identifies the operational location of the </w:t>
              </w:r>
              <w:r>
                <w:rPr>
                  <w:i/>
                  <w:lang w:val="en-US"/>
                </w:rPr>
                <w:t>equipment</w:t>
              </w:r>
              <w:r>
                <w:rPr>
                  <w:lang w:val="en-US"/>
                </w:rPr>
                <w:t>.</w:t>
              </w:r>
            </w:ins>
          </w:p>
        </w:tc>
        <w:tc>
          <w:tcPr>
            <w:tcW w:w="1440" w:type="dxa"/>
          </w:tcPr>
          <w:p w14:paraId="2E39BE1B" w14:textId="1B5FE3C1" w:rsidR="00C313AE" w:rsidRPr="001C220C" w:rsidRDefault="00C313AE" w:rsidP="00C313AE">
            <w:pPr>
              <w:pStyle w:val="TableNormal1"/>
              <w:keepNext w:val="0"/>
              <w:keepLines w:val="0"/>
              <w:spacing w:before="40"/>
              <w:rPr>
                <w:ins w:id="4046" w:author="Charles Gifford" w:date="2017-03-17T21:00:00Z"/>
                <w:lang w:val="en-US"/>
              </w:rPr>
            </w:pPr>
            <w:ins w:id="4047" w:author="Charles Gifford" w:date="2017-03-17T21:00:00Z">
              <w:r>
                <w:rPr>
                  <w:lang w:val="en-US"/>
                </w:rPr>
                <w:t>SST57</w:t>
              </w:r>
            </w:ins>
          </w:p>
        </w:tc>
        <w:tc>
          <w:tcPr>
            <w:tcW w:w="1297" w:type="dxa"/>
          </w:tcPr>
          <w:p w14:paraId="783ECFD9" w14:textId="48B12F04" w:rsidR="00C313AE" w:rsidRPr="001C220C" w:rsidRDefault="00C313AE" w:rsidP="00C313AE">
            <w:pPr>
              <w:pStyle w:val="TableNormal1"/>
              <w:keepNext w:val="0"/>
              <w:keepLines w:val="0"/>
              <w:spacing w:before="40"/>
              <w:rPr>
                <w:ins w:id="4048" w:author="Charles Gifford" w:date="2017-03-17T21:00:00Z"/>
                <w:lang w:val="en-US"/>
              </w:rPr>
            </w:pPr>
            <w:ins w:id="4049" w:author="Charles Gifford" w:date="2017-03-17T21:00:00Z">
              <w:r>
                <w:rPr>
                  <w:lang w:val="en-US"/>
                </w:rPr>
                <w:t>Shed4S-8</w:t>
              </w:r>
            </w:ins>
          </w:p>
        </w:tc>
        <w:tc>
          <w:tcPr>
            <w:tcW w:w="1080" w:type="dxa"/>
          </w:tcPr>
          <w:p w14:paraId="1CB8A0F5" w14:textId="50659401" w:rsidR="00C313AE" w:rsidRPr="001C220C" w:rsidRDefault="00C313AE" w:rsidP="00C313AE">
            <w:pPr>
              <w:pStyle w:val="TableNormal1"/>
              <w:keepNext w:val="0"/>
              <w:keepLines w:val="0"/>
              <w:spacing w:before="40"/>
              <w:rPr>
                <w:ins w:id="4050" w:author="Charles Gifford" w:date="2017-03-17T21:00:00Z"/>
                <w:lang w:val="en-US"/>
              </w:rPr>
            </w:pPr>
            <w:ins w:id="4051" w:author="Charles Gifford" w:date="2017-03-17T21:00:00Z">
              <w:r>
                <w:rPr>
                  <w:lang w:val="en-US"/>
                </w:rPr>
                <w:t>3822</w:t>
              </w:r>
            </w:ins>
          </w:p>
        </w:tc>
        <w:tc>
          <w:tcPr>
            <w:tcW w:w="1080" w:type="dxa"/>
          </w:tcPr>
          <w:p w14:paraId="7203AAD9" w14:textId="63EBC540" w:rsidR="00C313AE" w:rsidRPr="001C220C" w:rsidRDefault="00C313AE" w:rsidP="00C313AE">
            <w:pPr>
              <w:pStyle w:val="TableNormal1"/>
              <w:keepNext w:val="0"/>
              <w:keepLines w:val="0"/>
              <w:spacing w:before="40"/>
              <w:rPr>
                <w:ins w:id="4052" w:author="Charles Gifford" w:date="2017-03-17T21:00:00Z"/>
                <w:lang w:val="en-US"/>
              </w:rPr>
            </w:pPr>
            <w:ins w:id="4053" w:author="Charles Gifford" w:date="2017-03-17T21:00:00Z">
              <w:r>
                <w:rPr>
                  <w:lang w:val="en-US"/>
                </w:rPr>
                <w:t>WH1</w:t>
              </w:r>
            </w:ins>
          </w:p>
        </w:tc>
      </w:tr>
      <w:tr w:rsidR="00C313AE" w:rsidRPr="001C220C" w14:paraId="284D539F" w14:textId="77777777">
        <w:trPr>
          <w:cantSplit/>
          <w:jc w:val="center"/>
          <w:ins w:id="4054" w:author="Charles Gifford" w:date="2017-03-17T21:00:00Z"/>
        </w:trPr>
        <w:tc>
          <w:tcPr>
            <w:tcW w:w="1269" w:type="dxa"/>
          </w:tcPr>
          <w:p w14:paraId="69A448AA" w14:textId="66FB0EC0" w:rsidR="00C313AE" w:rsidRPr="001C220C" w:rsidRDefault="00C313AE" w:rsidP="00C313AE">
            <w:pPr>
              <w:pStyle w:val="TableNormal1"/>
              <w:keepNext w:val="0"/>
              <w:keepLines w:val="0"/>
              <w:spacing w:before="40"/>
              <w:rPr>
                <w:ins w:id="4055" w:author="Charles Gifford" w:date="2017-03-17T21:00:00Z"/>
                <w:lang w:val="en-US"/>
              </w:rPr>
            </w:pPr>
            <w:ins w:id="4056" w:author="Charles Gifford" w:date="2017-03-17T21:00:00Z">
              <w:r>
                <w:rPr>
                  <w:lang w:val="en-US"/>
                </w:rPr>
                <w:t>Operational location type</w:t>
              </w:r>
            </w:ins>
          </w:p>
        </w:tc>
        <w:tc>
          <w:tcPr>
            <w:tcW w:w="2880" w:type="dxa"/>
          </w:tcPr>
          <w:p w14:paraId="4871C82C" w14:textId="77777777" w:rsidR="00C313AE" w:rsidRPr="00EF1162" w:rsidRDefault="00C313AE" w:rsidP="00C313AE">
            <w:pPr>
              <w:pStyle w:val="TableNormal1"/>
              <w:rPr>
                <w:ins w:id="4057" w:author="Charles Gifford" w:date="2017-03-17T21:00:00Z"/>
              </w:rPr>
            </w:pPr>
            <w:ins w:id="4058" w:author="Charles Gifford" w:date="2017-03-17T21:00:00Z">
              <w:r w:rsidRPr="00EF1162">
                <w:t xml:space="preserve">Indicates whether the </w:t>
              </w:r>
              <w:r>
                <w:t xml:space="preserve">operational </w:t>
              </w:r>
              <w:r w:rsidRPr="00EF1162">
                <w:t>location attribute refers to a</w:t>
              </w:r>
              <w:r>
                <w:t>n</w:t>
              </w:r>
              <w:r w:rsidRPr="00EF1162">
                <w:t xml:space="preserve"> </w:t>
              </w:r>
              <w:r w:rsidRPr="00EF1162">
                <w:rPr>
                  <w:i/>
                </w:rPr>
                <w:t>operational</w:t>
              </w:r>
              <w:r>
                <w:t xml:space="preserve"> </w:t>
              </w:r>
              <w:r w:rsidRPr="00EF1162">
                <w:rPr>
                  <w:i/>
                </w:rPr>
                <w:t>location</w:t>
              </w:r>
              <w:r w:rsidRPr="00EF1162">
                <w:t xml:space="preserve"> object, or contains a description of the </w:t>
              </w:r>
              <w:r>
                <w:t xml:space="preserve">operational </w:t>
              </w:r>
              <w:r w:rsidRPr="00EF1162">
                <w:t>location.</w:t>
              </w:r>
            </w:ins>
          </w:p>
          <w:p w14:paraId="50191374" w14:textId="77777777" w:rsidR="00C313AE" w:rsidRPr="00EF1162" w:rsidRDefault="00C313AE" w:rsidP="00C313AE">
            <w:pPr>
              <w:pStyle w:val="TableNormal1"/>
              <w:rPr>
                <w:ins w:id="4059" w:author="Charles Gifford" w:date="2017-03-17T21:00:00Z"/>
              </w:rPr>
            </w:pPr>
            <w:ins w:id="4060" w:author="Charles Gifford" w:date="2017-03-17T21:00:00Z">
              <w:r w:rsidRPr="00EF1162">
                <w:t>Mandatory where a</w:t>
              </w:r>
              <w:r>
                <w:t>n operational</w:t>
              </w:r>
              <w:r w:rsidRPr="00EF1162">
                <w:t xml:space="preserve"> location </w:t>
              </w:r>
              <w:r>
                <w:t xml:space="preserve">attribute </w:t>
              </w:r>
              <w:r w:rsidRPr="00EF1162">
                <w:t>is specified.  Defined values are:</w:t>
              </w:r>
            </w:ins>
          </w:p>
          <w:p w14:paraId="6D0C3051" w14:textId="77777777" w:rsidR="00C313AE" w:rsidRPr="00EF1162" w:rsidRDefault="00C313AE" w:rsidP="00C313AE">
            <w:pPr>
              <w:pStyle w:val="TableNormal1"/>
              <w:rPr>
                <w:ins w:id="4061" w:author="Charles Gifford" w:date="2017-03-17T21:00:00Z"/>
              </w:rPr>
            </w:pPr>
            <w:ins w:id="4062" w:author="Charles Gifford" w:date="2017-03-17T21:00:00Z">
              <w:r>
                <w:t xml:space="preserve">Operational </w:t>
              </w:r>
              <w:r w:rsidRPr="00EF1162">
                <w:t xml:space="preserve">Location – </w:t>
              </w:r>
              <w:r>
                <w:t>Operational l</w:t>
              </w:r>
              <w:r w:rsidRPr="00EF1162">
                <w:t>ocation attribute references a</w:t>
              </w:r>
              <w:r>
                <w:t>n</w:t>
              </w:r>
              <w:r w:rsidRPr="00EF1162">
                <w:t xml:space="preserve"> </w:t>
              </w:r>
              <w:r w:rsidRPr="00EF1162">
                <w:rPr>
                  <w:i/>
                </w:rPr>
                <w:t>operational</w:t>
              </w:r>
              <w:r>
                <w:t xml:space="preserve"> </w:t>
              </w:r>
              <w:r w:rsidRPr="00EF1162">
                <w:rPr>
                  <w:i/>
                </w:rPr>
                <w:t>location</w:t>
              </w:r>
              <w:r w:rsidRPr="00EF1162">
                <w:t>.</w:t>
              </w:r>
            </w:ins>
          </w:p>
          <w:p w14:paraId="5E84A076" w14:textId="07A671D7" w:rsidR="00C313AE" w:rsidRPr="001C220C" w:rsidRDefault="00C313AE" w:rsidP="00C313AE">
            <w:pPr>
              <w:pStyle w:val="TableNormal1"/>
              <w:keepNext w:val="0"/>
              <w:keepLines w:val="0"/>
              <w:spacing w:before="40"/>
              <w:rPr>
                <w:ins w:id="4063" w:author="Charles Gifford" w:date="2017-03-17T21:00:00Z"/>
                <w:lang w:val="en-US"/>
              </w:rPr>
            </w:pPr>
            <w:ins w:id="4064" w:author="Charles Gifford" w:date="2017-03-17T21:00:00Z">
              <w:r>
                <w:rPr>
                  <w:lang w:val="en-US"/>
                </w:rPr>
                <w:t>Description – Operational l</w:t>
              </w:r>
              <w:r w:rsidRPr="00EF1162">
                <w:rPr>
                  <w:lang w:val="en-US"/>
                </w:rPr>
                <w:t xml:space="preserve">ocation attribute contains a description of the </w:t>
              </w:r>
              <w:r>
                <w:rPr>
                  <w:lang w:val="en-US"/>
                </w:rPr>
                <w:t xml:space="preserve">operational </w:t>
              </w:r>
              <w:r w:rsidRPr="00EF1162">
                <w:rPr>
                  <w:lang w:val="en-US"/>
                </w:rPr>
                <w:t>location, such as a street address.</w:t>
              </w:r>
            </w:ins>
          </w:p>
        </w:tc>
        <w:tc>
          <w:tcPr>
            <w:tcW w:w="1440" w:type="dxa"/>
          </w:tcPr>
          <w:p w14:paraId="210CAEA1" w14:textId="1769F37D" w:rsidR="00C313AE" w:rsidRPr="001C220C" w:rsidRDefault="00C313AE" w:rsidP="00C313AE">
            <w:pPr>
              <w:pStyle w:val="TableNormal1"/>
              <w:keepNext w:val="0"/>
              <w:keepLines w:val="0"/>
              <w:spacing w:before="40"/>
              <w:rPr>
                <w:ins w:id="4065" w:author="Charles Gifford" w:date="2017-03-17T21:00:00Z"/>
                <w:lang w:val="en-US"/>
              </w:rPr>
            </w:pPr>
            <w:ins w:id="4066" w:author="Charles Gifford" w:date="2017-03-17T21:00:00Z">
              <w:r>
                <w:rPr>
                  <w:lang w:val="en-US"/>
                </w:rPr>
                <w:t>Operational Location</w:t>
              </w:r>
            </w:ins>
          </w:p>
        </w:tc>
        <w:tc>
          <w:tcPr>
            <w:tcW w:w="1297" w:type="dxa"/>
          </w:tcPr>
          <w:p w14:paraId="7E940F35" w14:textId="56AEC698" w:rsidR="00C313AE" w:rsidRPr="001C220C" w:rsidRDefault="00C313AE" w:rsidP="00C313AE">
            <w:pPr>
              <w:pStyle w:val="TableNormal1"/>
              <w:keepNext w:val="0"/>
              <w:keepLines w:val="0"/>
              <w:spacing w:before="40"/>
              <w:rPr>
                <w:ins w:id="4067" w:author="Charles Gifford" w:date="2017-03-17T21:00:00Z"/>
                <w:lang w:val="en-US"/>
              </w:rPr>
            </w:pPr>
            <w:ins w:id="4068" w:author="Charles Gifford" w:date="2017-03-17T21:00:00Z">
              <w:r>
                <w:rPr>
                  <w:lang w:val="en-US"/>
                </w:rPr>
                <w:t>Description</w:t>
              </w:r>
            </w:ins>
          </w:p>
        </w:tc>
        <w:tc>
          <w:tcPr>
            <w:tcW w:w="1080" w:type="dxa"/>
          </w:tcPr>
          <w:p w14:paraId="1118515A" w14:textId="0A059A4D" w:rsidR="00C313AE" w:rsidRPr="001C220C" w:rsidRDefault="00C313AE" w:rsidP="00C313AE">
            <w:pPr>
              <w:pStyle w:val="TableNormal1"/>
              <w:keepNext w:val="0"/>
              <w:keepLines w:val="0"/>
              <w:spacing w:before="40"/>
              <w:rPr>
                <w:ins w:id="4069" w:author="Charles Gifford" w:date="2017-03-17T21:00:00Z"/>
                <w:lang w:val="en-US"/>
              </w:rPr>
            </w:pPr>
            <w:ins w:id="4070" w:author="Charles Gifford" w:date="2017-03-17T21:00:00Z">
              <w:r>
                <w:rPr>
                  <w:lang w:val="en-US"/>
                </w:rPr>
                <w:t>Operational Location</w:t>
              </w:r>
            </w:ins>
          </w:p>
        </w:tc>
        <w:tc>
          <w:tcPr>
            <w:tcW w:w="1080" w:type="dxa"/>
          </w:tcPr>
          <w:p w14:paraId="6CF5AF27" w14:textId="13FD30BA" w:rsidR="00C313AE" w:rsidRPr="001C220C" w:rsidRDefault="00C313AE" w:rsidP="00C313AE">
            <w:pPr>
              <w:pStyle w:val="TableNormal1"/>
              <w:keepNext w:val="0"/>
              <w:keepLines w:val="0"/>
              <w:spacing w:before="40"/>
              <w:rPr>
                <w:ins w:id="4071" w:author="Charles Gifford" w:date="2017-03-17T21:00:00Z"/>
                <w:lang w:val="en-US"/>
              </w:rPr>
            </w:pPr>
            <w:ins w:id="4072" w:author="Charles Gifford" w:date="2017-03-17T21:00:00Z">
              <w:r>
                <w:rPr>
                  <w:lang w:val="en-US"/>
                </w:rPr>
                <w:t>Operational Location</w:t>
              </w:r>
            </w:ins>
          </w:p>
        </w:tc>
      </w:tr>
    </w:tbl>
    <w:p w14:paraId="79F2AC69" w14:textId="00447A03" w:rsidR="00CB7EC0" w:rsidRPr="001C220C" w:rsidRDefault="00C313AE" w:rsidP="00600813">
      <w:pPr>
        <w:pStyle w:val="NOTE0"/>
        <w:rPr>
          <w:lang w:val="en-US"/>
        </w:rPr>
      </w:pPr>
      <w:ins w:id="4073" w:author="Charles Gifford" w:date="2017-03-17T21:01:00Z">
        <w:r w:rsidRPr="00C313AE">
          <w:rPr>
            <w:lang w:val="en-US"/>
          </w:rPr>
          <w:t>NOTE</w:t>
        </w:r>
        <w:r w:rsidRPr="00C313AE">
          <w:rPr>
            <w:lang w:val="en-US"/>
          </w:rPr>
          <w:tab/>
        </w:r>
        <w:r w:rsidRPr="00C0721D">
          <w:rPr>
            <w:i/>
            <w:lang w:val="en-US"/>
          </w:rPr>
          <w:t>Equipment</w:t>
        </w:r>
        <w:r w:rsidRPr="00C313AE">
          <w:rPr>
            <w:lang w:val="en-US"/>
          </w:rPr>
          <w:t xml:space="preserve"> may specify both a spatial definition and an </w:t>
        </w:r>
        <w:r w:rsidRPr="00C0721D">
          <w:rPr>
            <w:i/>
            <w:lang w:val="en-US"/>
          </w:rPr>
          <w:t xml:space="preserve">operational location </w:t>
        </w:r>
        <w:r w:rsidRPr="00C313AE">
          <w:rPr>
            <w:lang w:val="en-US"/>
          </w:rPr>
          <w:t xml:space="preserve">where it is necessary to specify the spatial definition of </w:t>
        </w:r>
        <w:r w:rsidRPr="00C0721D">
          <w:rPr>
            <w:i/>
            <w:lang w:val="en-US"/>
          </w:rPr>
          <w:t xml:space="preserve">equipment </w:t>
        </w:r>
        <w:r w:rsidRPr="00C313AE">
          <w:rPr>
            <w:lang w:val="en-US"/>
          </w:rPr>
          <w:t xml:space="preserve">within a given </w:t>
        </w:r>
        <w:r w:rsidRPr="00C0721D">
          <w:rPr>
            <w:i/>
            <w:lang w:val="en-US"/>
          </w:rPr>
          <w:t>operational location</w:t>
        </w:r>
        <w:r w:rsidRPr="00C313AE">
          <w:rPr>
            <w:lang w:val="en-US"/>
          </w:rPr>
          <w:t>.</w:t>
        </w:r>
      </w:ins>
    </w:p>
    <w:p w14:paraId="6DCD423C" w14:textId="77777777" w:rsidR="00CB7EC0" w:rsidRPr="001C220C" w:rsidRDefault="00CB7EC0" w:rsidP="003E1075">
      <w:pPr>
        <w:pStyle w:val="Heading3"/>
      </w:pPr>
      <w:bookmarkStart w:id="4074" w:name="_Toc320176907"/>
      <w:r w:rsidRPr="001C220C">
        <w:t>Equipment property</w:t>
      </w:r>
      <w:bookmarkEnd w:id="4074"/>
    </w:p>
    <w:p w14:paraId="7672EF01" w14:textId="77777777" w:rsidR="00E675A3" w:rsidRDefault="009A0FC3" w:rsidP="00AE642B">
      <w:pPr>
        <w:pStyle w:val="PARAGRAPH"/>
        <w:rPr>
          <w:lang w:val="en-US"/>
        </w:rPr>
      </w:pPr>
      <w:r w:rsidRPr="001C220C">
        <w:rPr>
          <w:lang w:val="en-US"/>
        </w:rPr>
        <w:t xml:space="preserve">Properties of </w:t>
      </w:r>
      <w:r w:rsidRPr="00E675A3">
        <w:rPr>
          <w:i/>
          <w:lang w:val="en-US"/>
        </w:rPr>
        <w:t>equipment</w:t>
      </w:r>
      <w:r w:rsidRPr="001C220C">
        <w:rPr>
          <w:i/>
          <w:lang w:val="en-US"/>
        </w:rPr>
        <w:t xml:space="preserve"> </w:t>
      </w:r>
      <w:r w:rsidR="005D0E97">
        <w:rPr>
          <w:lang w:val="en-US"/>
        </w:rPr>
        <w:t>shall be presented</w:t>
      </w:r>
      <w:r w:rsidRPr="001C220C">
        <w:rPr>
          <w:lang w:val="en-US"/>
        </w:rPr>
        <w:t xml:space="preserve"> as </w:t>
      </w:r>
      <w:r w:rsidRPr="00E675A3">
        <w:rPr>
          <w:i/>
          <w:lang w:val="en-US"/>
        </w:rPr>
        <w:t>equipment properties</w:t>
      </w:r>
      <w:r w:rsidRPr="001C220C">
        <w:rPr>
          <w:i/>
          <w:lang w:val="en-US"/>
        </w:rPr>
        <w:t xml:space="preserve">. </w:t>
      </w:r>
      <w:r w:rsidRPr="001C220C">
        <w:rPr>
          <w:lang w:val="en-US"/>
        </w:rPr>
        <w:t xml:space="preserve">An </w:t>
      </w:r>
      <w:r w:rsidRPr="00E675A3">
        <w:rPr>
          <w:i/>
          <w:lang w:val="en-US"/>
        </w:rPr>
        <w:t>equipment</w:t>
      </w:r>
      <w:r w:rsidRPr="001C220C">
        <w:rPr>
          <w:i/>
          <w:lang w:val="en-US"/>
        </w:rPr>
        <w:t xml:space="preserve"> </w:t>
      </w:r>
      <w:r w:rsidRPr="001C220C">
        <w:rPr>
          <w:lang w:val="en-US"/>
        </w:rPr>
        <w:t xml:space="preserve">shall have zero or more </w:t>
      </w:r>
      <w:r w:rsidRPr="00C02B61">
        <w:rPr>
          <w:i/>
          <w:lang w:val="en-US"/>
        </w:rPr>
        <w:t>equipment properties</w:t>
      </w:r>
      <w:r w:rsidRPr="001C220C">
        <w:rPr>
          <w:lang w:val="en-US"/>
        </w:rPr>
        <w:t xml:space="preserve">. These specify the current property values of the </w:t>
      </w:r>
      <w:r w:rsidRPr="00500BDB">
        <w:rPr>
          <w:i/>
          <w:lang w:val="en-US"/>
        </w:rPr>
        <w:t xml:space="preserve">equipment </w:t>
      </w:r>
      <w:r w:rsidRPr="001C220C">
        <w:rPr>
          <w:lang w:val="en-US"/>
        </w:rPr>
        <w:t xml:space="preserve">for the associated </w:t>
      </w:r>
      <w:r w:rsidRPr="008C5116">
        <w:rPr>
          <w:i/>
          <w:lang w:val="en-US"/>
        </w:rPr>
        <w:t>equipment class property</w:t>
      </w:r>
      <w:r w:rsidRPr="001C220C">
        <w:rPr>
          <w:lang w:val="en-US"/>
        </w:rPr>
        <w:t xml:space="preserve">. </w:t>
      </w:r>
    </w:p>
    <w:p w14:paraId="3247F944" w14:textId="77777777" w:rsidR="00E675A3" w:rsidRDefault="009A0FC3" w:rsidP="00AE642B">
      <w:pPr>
        <w:pStyle w:val="PARAGRAPH"/>
        <w:rPr>
          <w:lang w:val="en-US"/>
        </w:rPr>
      </w:pPr>
      <w:r w:rsidRPr="00E675A3">
        <w:rPr>
          <w:i/>
          <w:lang w:val="en-US"/>
        </w:rPr>
        <w:t>Equipment properties</w:t>
      </w:r>
      <w:r w:rsidRPr="001C220C">
        <w:rPr>
          <w:lang w:val="en-US"/>
        </w:rPr>
        <w:t xml:space="preserve"> may include a unit of measure.</w:t>
      </w:r>
      <w:r w:rsidR="00BB3B94" w:rsidRPr="001C220C">
        <w:rPr>
          <w:lang w:val="en-US"/>
        </w:rPr>
        <w:t xml:space="preserve"> </w:t>
      </w:r>
    </w:p>
    <w:p w14:paraId="3BAAF835" w14:textId="77777777" w:rsidR="00355DA2" w:rsidRDefault="00355DA2" w:rsidP="00355DA2">
      <w:pPr>
        <w:pStyle w:val="PARAGRAPH"/>
        <w:rPr>
          <w:ins w:id="4075" w:author="Charles Gifford" w:date="2017-03-18T21:05:00Z"/>
          <w:lang w:val="en-US"/>
        </w:rPr>
      </w:pPr>
      <w:ins w:id="4076" w:author="Charles Gifford" w:date="2017-03-18T21:05:00Z">
        <w:r w:rsidRPr="001C220C">
          <w:rPr>
            <w:lang w:val="en-US"/>
          </w:rPr>
          <w:t xml:space="preserve">An </w:t>
        </w:r>
        <w:r w:rsidRPr="00E675A3">
          <w:rPr>
            <w:i/>
            <w:lang w:val="en-US"/>
          </w:rPr>
          <w:t>equipment property</w:t>
        </w:r>
        <w:r w:rsidRPr="001C220C">
          <w:rPr>
            <w:lang w:val="en-US"/>
          </w:rPr>
          <w:t xml:space="preserve"> may be tested by the </w:t>
        </w:r>
        <w:r>
          <w:rPr>
            <w:lang w:val="en-US"/>
          </w:rPr>
          <w:t>evaluation</w:t>
        </w:r>
        <w:r w:rsidRPr="001C220C">
          <w:rPr>
            <w:lang w:val="en-US"/>
          </w:rPr>
          <w:t xml:space="preserve"> of a </w:t>
        </w:r>
        <w:r w:rsidRPr="00E675A3">
          <w:rPr>
            <w:i/>
            <w:lang w:val="en-US"/>
          </w:rPr>
          <w:t xml:space="preserve">test specification </w:t>
        </w:r>
        <w:r>
          <w:rPr>
            <w:lang w:val="en-US"/>
          </w:rPr>
          <w:t>with results exchanged in a</w:t>
        </w:r>
        <w:r w:rsidRPr="001C220C">
          <w:rPr>
            <w:lang w:val="en-US"/>
          </w:rPr>
          <w:t xml:space="preserve"> </w:t>
        </w:r>
        <w:r w:rsidRPr="00E675A3">
          <w:rPr>
            <w:i/>
            <w:lang w:val="en-US"/>
          </w:rPr>
          <w:t>test result</w:t>
        </w:r>
        <w:r w:rsidRPr="001C220C">
          <w:rPr>
            <w:lang w:val="en-US"/>
          </w:rPr>
          <w:t>.</w:t>
        </w:r>
        <w:r w:rsidRPr="00AE642B">
          <w:rPr>
            <w:lang w:val="en-US"/>
          </w:rPr>
          <w:t xml:space="preserve"> </w:t>
        </w:r>
      </w:ins>
    </w:p>
    <w:p w14:paraId="0E3281F1" w14:textId="56DB71D6" w:rsidR="00E675A3" w:rsidDel="00355DA2" w:rsidRDefault="00E675A3" w:rsidP="00E675A3">
      <w:pPr>
        <w:pStyle w:val="PARAGRAPH"/>
        <w:rPr>
          <w:del w:id="4077" w:author="Charles Gifford" w:date="2017-03-18T21:05:00Z"/>
          <w:lang w:val="en-US"/>
        </w:rPr>
      </w:pPr>
      <w:del w:id="4078" w:author="Charles Gifford" w:date="2017-03-18T21:05:00Z">
        <w:r w:rsidRPr="001C220C" w:rsidDel="00355DA2">
          <w:rPr>
            <w:lang w:val="en-US"/>
          </w:rPr>
          <w:delText xml:space="preserve">An </w:delText>
        </w:r>
        <w:r w:rsidRPr="00E675A3" w:rsidDel="00355DA2">
          <w:rPr>
            <w:i/>
            <w:lang w:val="en-US"/>
          </w:rPr>
          <w:delText>equipment property</w:delText>
        </w:r>
        <w:r w:rsidRPr="001C220C" w:rsidDel="00355DA2">
          <w:rPr>
            <w:lang w:val="en-US"/>
          </w:rPr>
          <w:delText xml:space="preserve"> may be tested by the execution of a</w:delText>
        </w:r>
        <w:r w:rsidDel="00355DA2">
          <w:rPr>
            <w:lang w:val="en-US"/>
          </w:rPr>
          <w:delText>n</w:delText>
        </w:r>
        <w:r w:rsidRPr="001C220C" w:rsidDel="00355DA2">
          <w:rPr>
            <w:lang w:val="en-US"/>
          </w:rPr>
          <w:delText xml:space="preserve"> </w:delText>
        </w:r>
        <w:r w:rsidRPr="002B66CF" w:rsidDel="00355DA2">
          <w:rPr>
            <w:i/>
            <w:lang w:val="en-US"/>
          </w:rPr>
          <w:delText>eq</w:delText>
        </w:r>
        <w:r w:rsidRPr="00E675A3" w:rsidDel="00355DA2">
          <w:rPr>
            <w:i/>
            <w:lang w:val="en-US"/>
          </w:rPr>
          <w:delText xml:space="preserve">uipment capability test specification </w:delText>
        </w:r>
        <w:r w:rsidRPr="001C220C" w:rsidDel="00355DA2">
          <w:rPr>
            <w:lang w:val="en-US"/>
          </w:rPr>
          <w:delText xml:space="preserve">with results exchanged in an </w:delText>
        </w:r>
        <w:r w:rsidRPr="00E675A3" w:rsidDel="00355DA2">
          <w:rPr>
            <w:i/>
            <w:lang w:val="en-US"/>
          </w:rPr>
          <w:delText>equipment capability test result</w:delText>
        </w:r>
        <w:r w:rsidRPr="001C220C" w:rsidDel="00355DA2">
          <w:rPr>
            <w:lang w:val="en-US"/>
          </w:rPr>
          <w:delText>.</w:delText>
        </w:r>
        <w:r w:rsidRPr="00AE642B" w:rsidDel="00355DA2">
          <w:rPr>
            <w:lang w:val="en-US"/>
          </w:rPr>
          <w:delText xml:space="preserve"> </w:delText>
        </w:r>
      </w:del>
    </w:p>
    <w:p w14:paraId="42AFC508" w14:textId="77777777" w:rsidR="00E675A3" w:rsidRPr="001C220C" w:rsidRDefault="00E675A3" w:rsidP="00E675A3">
      <w:pPr>
        <w:pStyle w:val="PARAGRAPH"/>
        <w:rPr>
          <w:lang w:val="en-US"/>
        </w:rPr>
      </w:pPr>
      <w:r w:rsidRPr="00C02B61">
        <w:rPr>
          <w:i/>
          <w:lang w:val="en-US"/>
        </w:rPr>
        <w:t>Equipment properties</w:t>
      </w:r>
      <w:r>
        <w:rPr>
          <w:lang w:val="en-US"/>
        </w:rPr>
        <w:t xml:space="preserve"> may contain nested </w:t>
      </w:r>
      <w:r w:rsidRPr="00C02B61">
        <w:rPr>
          <w:i/>
          <w:lang w:val="en-US"/>
        </w:rPr>
        <w:t>equipment properties</w:t>
      </w:r>
      <w:r>
        <w:rPr>
          <w:lang w:val="en-US"/>
        </w:rPr>
        <w:t>.</w:t>
      </w:r>
    </w:p>
    <w:p w14:paraId="6C268C82" w14:textId="77777777" w:rsidR="00E675A3" w:rsidRPr="001C220C" w:rsidRDefault="00E675A3" w:rsidP="00E675A3">
      <w:pPr>
        <w:pStyle w:val="NOTE0"/>
        <w:rPr>
          <w:lang w:val="en-US"/>
        </w:rPr>
      </w:pPr>
      <w:r>
        <w:rPr>
          <w:lang w:val="en-US"/>
        </w:rPr>
        <w:t>NOTE</w:t>
      </w:r>
      <w:r w:rsidR="00E55734">
        <w:rPr>
          <w:lang w:val="en-US"/>
        </w:rPr>
        <w:tab/>
      </w:r>
      <w:r w:rsidRPr="001C220C">
        <w:rPr>
          <w:lang w:val="en-US"/>
        </w:rPr>
        <w:t xml:space="preserve">An </w:t>
      </w:r>
      <w:r w:rsidRPr="00C02B61">
        <w:rPr>
          <w:i/>
          <w:lang w:val="en-US"/>
        </w:rPr>
        <w:t>equipment property</w:t>
      </w:r>
      <w:r w:rsidRPr="001C220C">
        <w:rPr>
          <w:lang w:val="en-US"/>
        </w:rPr>
        <w:t xml:space="preserve"> </w:t>
      </w:r>
      <w:r>
        <w:rPr>
          <w:lang w:val="en-US"/>
        </w:rPr>
        <w:t xml:space="preserve">can </w:t>
      </w:r>
      <w:r w:rsidRPr="001C220C">
        <w:rPr>
          <w:lang w:val="en-US"/>
        </w:rPr>
        <w:t xml:space="preserve">exist without an associated </w:t>
      </w:r>
      <w:r w:rsidRPr="00C02B61">
        <w:rPr>
          <w:i/>
          <w:lang w:val="en-US"/>
        </w:rPr>
        <w:t>equipment class property</w:t>
      </w:r>
      <w:r w:rsidRPr="001C220C">
        <w:rPr>
          <w:lang w:val="en-US"/>
        </w:rPr>
        <w:t xml:space="preserve">, however all parties in an exchange </w:t>
      </w:r>
      <w:r>
        <w:rPr>
          <w:lang w:val="en-US"/>
        </w:rPr>
        <w:t>will have to h</w:t>
      </w:r>
      <w:r w:rsidRPr="001C220C">
        <w:rPr>
          <w:lang w:val="en-US"/>
        </w:rPr>
        <w:t xml:space="preserve">ave a common understanding of the </w:t>
      </w:r>
      <w:r w:rsidRPr="00C02B61">
        <w:rPr>
          <w:i/>
          <w:lang w:val="en-US"/>
        </w:rPr>
        <w:t>equipment property</w:t>
      </w:r>
      <w:r w:rsidRPr="001C220C">
        <w:rPr>
          <w:lang w:val="en-US"/>
        </w:rPr>
        <w:t>.</w:t>
      </w:r>
    </w:p>
    <w:p w14:paraId="1DE957CE" w14:textId="77777777" w:rsidR="00E675A3" w:rsidRPr="001C220C" w:rsidRDefault="00E675A3" w:rsidP="00E675A3">
      <w:pPr>
        <w:pStyle w:val="NOTE0"/>
        <w:rPr>
          <w:lang w:val="en-US"/>
        </w:rPr>
      </w:pPr>
      <w:r w:rsidRPr="001C220C">
        <w:rPr>
          <w:lang w:val="en-US"/>
        </w:rPr>
        <w:t>EXAMPLE 1</w:t>
      </w:r>
      <w:r w:rsidRPr="001C220C">
        <w:rPr>
          <w:lang w:val="en-US"/>
        </w:rPr>
        <w:tab/>
        <w:t xml:space="preserve">An </w:t>
      </w:r>
      <w:r w:rsidRPr="00C02B61">
        <w:rPr>
          <w:i/>
          <w:lang w:val="en-US"/>
        </w:rPr>
        <w:t>equipment class property</w:t>
      </w:r>
      <w:r w:rsidRPr="001C220C">
        <w:rPr>
          <w:lang w:val="en-US"/>
        </w:rPr>
        <w:t xml:space="preserve"> </w:t>
      </w:r>
      <w:r>
        <w:rPr>
          <w:lang w:val="en-US"/>
        </w:rPr>
        <w:t xml:space="preserve">can </w:t>
      </w:r>
      <w:r w:rsidRPr="001C220C">
        <w:rPr>
          <w:lang w:val="en-US"/>
        </w:rPr>
        <w:t>be volume with a value of {10</w:t>
      </w:r>
      <w:r w:rsidR="005E5C67">
        <w:rPr>
          <w:lang w:val="en-US"/>
        </w:rPr>
        <w:t xml:space="preserve"> </w:t>
      </w:r>
      <w:r w:rsidRPr="001C220C">
        <w:rPr>
          <w:lang w:val="en-US"/>
        </w:rPr>
        <w:t>000 – 50</w:t>
      </w:r>
      <w:r w:rsidR="005E5C67">
        <w:rPr>
          <w:lang w:val="en-US"/>
        </w:rPr>
        <w:t xml:space="preserve"> </w:t>
      </w:r>
      <w:r w:rsidRPr="001C220C">
        <w:rPr>
          <w:lang w:val="en-US"/>
        </w:rPr>
        <w:t xml:space="preserve">000} with a unit of measure of liters, an </w:t>
      </w:r>
      <w:r w:rsidRPr="00C02B61">
        <w:rPr>
          <w:i/>
          <w:lang w:val="en-US"/>
        </w:rPr>
        <w:t>equipment property</w:t>
      </w:r>
      <w:r w:rsidRPr="001C220C">
        <w:rPr>
          <w:lang w:val="en-US"/>
        </w:rPr>
        <w:t xml:space="preserve"> </w:t>
      </w:r>
      <w:r>
        <w:rPr>
          <w:lang w:val="en-US"/>
        </w:rPr>
        <w:t xml:space="preserve">can </w:t>
      </w:r>
      <w:r w:rsidRPr="001C220C">
        <w:rPr>
          <w:lang w:val="en-US"/>
        </w:rPr>
        <w:t>be volume with a value of 30</w:t>
      </w:r>
      <w:r w:rsidR="005E5C67">
        <w:rPr>
          <w:lang w:val="en-US"/>
        </w:rPr>
        <w:t xml:space="preserve"> </w:t>
      </w:r>
      <w:r w:rsidRPr="001C220C">
        <w:rPr>
          <w:lang w:val="en-US"/>
        </w:rPr>
        <w:t>000 and a unit of measure of liters.</w:t>
      </w:r>
    </w:p>
    <w:p w14:paraId="1BDA47FD" w14:textId="77777777" w:rsidR="00E675A3" w:rsidRPr="001C220C" w:rsidRDefault="00E675A3" w:rsidP="00E675A3">
      <w:pPr>
        <w:pStyle w:val="NOTE0"/>
        <w:rPr>
          <w:lang w:val="en-US"/>
        </w:rPr>
      </w:pPr>
      <w:r w:rsidRPr="001C220C">
        <w:rPr>
          <w:lang w:val="en-US"/>
        </w:rPr>
        <w:t>EXAMPLE 2</w:t>
      </w:r>
      <w:r w:rsidRPr="001C220C">
        <w:rPr>
          <w:lang w:val="en-US"/>
        </w:rPr>
        <w:t> </w:t>
      </w:r>
      <w:r w:rsidRPr="001C220C">
        <w:rPr>
          <w:lang w:val="en-US"/>
        </w:rPr>
        <w:tab/>
        <w:t xml:space="preserve">Examples of </w:t>
      </w:r>
      <w:r w:rsidRPr="008C5116">
        <w:rPr>
          <w:i/>
          <w:lang w:val="en-US"/>
        </w:rPr>
        <w:t>equipment properties</w:t>
      </w:r>
      <w:r w:rsidRPr="001C220C">
        <w:rPr>
          <w:lang w:val="en-US"/>
        </w:rPr>
        <w:t xml:space="preserve"> are</w:t>
      </w:r>
    </w:p>
    <w:p w14:paraId="200879B2" w14:textId="77777777" w:rsidR="00E675A3" w:rsidRPr="001C220C" w:rsidRDefault="00E675A3" w:rsidP="006F4620">
      <w:pPr>
        <w:pStyle w:val="Note"/>
        <w:numPr>
          <w:ilvl w:val="0"/>
          <w:numId w:val="21"/>
        </w:numPr>
        <w:tabs>
          <w:tab w:val="clear" w:pos="1512"/>
        </w:tabs>
        <w:ind w:left="360"/>
        <w:rPr>
          <w:lang w:val="en-US"/>
        </w:rPr>
      </w:pPr>
      <w:r w:rsidRPr="001C220C">
        <w:rPr>
          <w:lang w:val="en-US"/>
        </w:rPr>
        <w:t>other current information, such as when calibration is needed;</w:t>
      </w:r>
    </w:p>
    <w:p w14:paraId="003171C4" w14:textId="77777777" w:rsidR="00E675A3" w:rsidRPr="001C220C" w:rsidRDefault="00E675A3" w:rsidP="006F4620">
      <w:pPr>
        <w:pStyle w:val="Note"/>
        <w:numPr>
          <w:ilvl w:val="0"/>
          <w:numId w:val="21"/>
        </w:numPr>
        <w:tabs>
          <w:tab w:val="clear" w:pos="1512"/>
        </w:tabs>
        <w:ind w:left="360"/>
        <w:rPr>
          <w:lang w:val="en-US"/>
        </w:rPr>
      </w:pPr>
      <w:r w:rsidRPr="001C220C">
        <w:rPr>
          <w:lang w:val="en-US"/>
        </w:rPr>
        <w:t>maintenance status;</w:t>
      </w:r>
    </w:p>
    <w:p w14:paraId="03E6265A" w14:textId="77777777" w:rsidR="00E675A3" w:rsidRPr="001C220C" w:rsidRDefault="00E675A3" w:rsidP="006F4620">
      <w:pPr>
        <w:pStyle w:val="Note"/>
        <w:numPr>
          <w:ilvl w:val="0"/>
          <w:numId w:val="21"/>
        </w:numPr>
        <w:tabs>
          <w:tab w:val="clear" w:pos="1512"/>
        </w:tabs>
        <w:ind w:left="360"/>
        <w:rPr>
          <w:lang w:val="en-US"/>
        </w:rPr>
      </w:pPr>
      <w:r w:rsidRPr="001C220C">
        <w:rPr>
          <w:lang w:val="en-US"/>
        </w:rPr>
        <w:t>the current state of the equipment;</w:t>
      </w:r>
    </w:p>
    <w:p w14:paraId="2F59FC60" w14:textId="77777777" w:rsidR="00E675A3" w:rsidRPr="001C220C" w:rsidRDefault="00E675A3" w:rsidP="006F4620">
      <w:pPr>
        <w:pStyle w:val="Note"/>
        <w:numPr>
          <w:ilvl w:val="0"/>
          <w:numId w:val="21"/>
        </w:numPr>
        <w:tabs>
          <w:tab w:val="clear" w:pos="1512"/>
        </w:tabs>
        <w:ind w:left="360"/>
        <w:rPr>
          <w:lang w:val="en-US"/>
        </w:rPr>
      </w:pPr>
      <w:r w:rsidRPr="001C220C">
        <w:rPr>
          <w:lang w:val="en-US"/>
        </w:rPr>
        <w:t>performance values.</w:t>
      </w:r>
    </w:p>
    <w:p w14:paraId="2A33C122" w14:textId="4C612ED2" w:rsidR="00E675A3" w:rsidRDefault="000D27D0" w:rsidP="00AE642B">
      <w:pPr>
        <w:pStyle w:val="PARAGRAPH"/>
        <w:rPr>
          <w:ins w:id="4079" w:author="Charles Gifford" w:date="2016-04-19T14:03:00Z"/>
          <w:lang w:val="en-US"/>
        </w:rPr>
      </w:pPr>
      <w:r>
        <w:rPr>
          <w:lang w:val="en-US"/>
        </w:rPr>
        <w:fldChar w:fldCharType="begin"/>
      </w:r>
      <w:r>
        <w:rPr>
          <w:lang w:val="en-US"/>
        </w:rPr>
        <w:instrText xml:space="preserve"> REF _Ref477954365 \h </w:instrText>
      </w:r>
      <w:r>
        <w:rPr>
          <w:lang w:val="en-US"/>
        </w:rPr>
      </w:r>
      <w:r>
        <w:rPr>
          <w:lang w:val="en-US"/>
        </w:rPr>
        <w:fldChar w:fldCharType="separate"/>
      </w:r>
      <w:r>
        <w:t xml:space="preserve">Table </w:t>
      </w:r>
      <w:r>
        <w:rPr>
          <w:noProof/>
        </w:rPr>
        <w:t>42</w:t>
      </w:r>
      <w:r>
        <w:rPr>
          <w:lang w:val="en-US"/>
        </w:rPr>
        <w:fldChar w:fldCharType="end"/>
      </w:r>
      <w:r>
        <w:rPr>
          <w:lang w:val="en-US"/>
        </w:rPr>
        <w:t xml:space="preserve"> </w:t>
      </w:r>
      <w:r w:rsidR="00091763" w:rsidRPr="001C220C">
        <w:rPr>
          <w:lang w:val="en-US"/>
        </w:rPr>
        <w:t xml:space="preserve">lists the </w:t>
      </w:r>
      <w:r w:rsidR="00091763">
        <w:rPr>
          <w:lang w:val="en-US"/>
        </w:rPr>
        <w:t>relationship</w:t>
      </w:r>
      <w:r w:rsidR="00355DA2">
        <w:rPr>
          <w:lang w:val="en-US"/>
        </w:rPr>
        <w:t xml:space="preserve"> role</w:t>
      </w:r>
      <w:r w:rsidR="00091763">
        <w:rPr>
          <w:lang w:val="en-US"/>
        </w:rPr>
        <w:t>s</w:t>
      </w:r>
      <w:r w:rsidR="00091763" w:rsidRPr="001C220C">
        <w:rPr>
          <w:lang w:val="en-US"/>
        </w:rPr>
        <w:t xml:space="preserve"> of </w:t>
      </w:r>
      <w:r w:rsidR="00500BDB">
        <w:rPr>
          <w:lang w:val="en-US"/>
        </w:rPr>
        <w:t xml:space="preserve">an </w:t>
      </w:r>
      <w:r w:rsidR="00091763">
        <w:rPr>
          <w:i/>
          <w:lang w:val="en-US"/>
        </w:rPr>
        <w:t>equipment property</w:t>
      </w:r>
      <w:r w:rsidR="00091763" w:rsidRPr="00500BDB">
        <w:rPr>
          <w:lang w:val="en-US"/>
        </w:rPr>
        <w:t>.</w:t>
      </w:r>
      <w:r w:rsidR="00091763" w:rsidRPr="001C220C">
        <w:rPr>
          <w:lang w:val="en-US"/>
        </w:rPr>
        <w:t xml:space="preserve"> </w:t>
      </w:r>
      <w:r w:rsidR="00091763">
        <w:rPr>
          <w:lang w:val="en-US"/>
        </w:rPr>
        <w:t xml:space="preserve"> </w:t>
      </w:r>
      <w:r>
        <w:rPr>
          <w:lang w:val="en-US"/>
        </w:rPr>
        <w:fldChar w:fldCharType="begin"/>
      </w:r>
      <w:r>
        <w:rPr>
          <w:lang w:val="en-US"/>
        </w:rPr>
        <w:instrText xml:space="preserve"> REF _Ref495471389 \h </w:instrText>
      </w:r>
      <w:r>
        <w:rPr>
          <w:lang w:val="en-US"/>
        </w:rPr>
      </w:r>
      <w:r>
        <w:rPr>
          <w:lang w:val="en-US"/>
        </w:rPr>
        <w:fldChar w:fldCharType="separate"/>
      </w:r>
      <w:r>
        <w:rPr>
          <w:lang w:val="en-US"/>
        </w:rPr>
        <w:t xml:space="preserve">Table </w:t>
      </w:r>
      <w:r>
        <w:rPr>
          <w:noProof/>
          <w:lang w:val="en-US"/>
        </w:rPr>
        <w:t>43</w:t>
      </w:r>
      <w:r>
        <w:rPr>
          <w:lang w:val="en-US"/>
        </w:rPr>
        <w:fldChar w:fldCharType="end"/>
      </w:r>
      <w:r>
        <w:rPr>
          <w:lang w:val="en-US"/>
        </w:rPr>
        <w:t xml:space="preserve"> </w:t>
      </w:r>
      <w:r w:rsidR="00BB3B94" w:rsidRPr="001C220C">
        <w:rPr>
          <w:lang w:val="en-US"/>
        </w:rPr>
        <w:t xml:space="preserve">lists the attributes of </w:t>
      </w:r>
      <w:r w:rsidR="00500BDB">
        <w:rPr>
          <w:lang w:val="en-US"/>
        </w:rPr>
        <w:t xml:space="preserve">an </w:t>
      </w:r>
      <w:r w:rsidR="00BB3B94" w:rsidRPr="001C220C">
        <w:rPr>
          <w:i/>
          <w:lang w:val="en-US"/>
        </w:rPr>
        <w:t>equipment property.</w:t>
      </w:r>
      <w:r w:rsidR="0040788E" w:rsidRPr="001C220C">
        <w:rPr>
          <w:lang w:val="en-US"/>
        </w:rPr>
        <w:t xml:space="preserve"> </w:t>
      </w:r>
    </w:p>
    <w:p w14:paraId="1E85093C" w14:textId="5BF15BB3" w:rsidR="00091763" w:rsidRDefault="000D27D0" w:rsidP="00E05180">
      <w:pPr>
        <w:pStyle w:val="TABLE-title"/>
        <w:rPr>
          <w:ins w:id="4080" w:author="Charles Gifford" w:date="2017-03-18T21:06:00Z"/>
          <w:noProof/>
          <w:lang w:val="en-US"/>
        </w:rPr>
      </w:pPr>
      <w:bookmarkStart w:id="4081" w:name="_Ref477954365"/>
      <w:bookmarkStart w:id="4082" w:name="_Toc478492343"/>
      <w:ins w:id="4083" w:author="Charles Gifford" w:date="2017-03-22T13:56:00Z">
        <w:r>
          <w:t xml:space="preserve">Table </w:t>
        </w:r>
        <w:r>
          <w:fldChar w:fldCharType="begin"/>
        </w:r>
        <w:r>
          <w:instrText xml:space="preserve"> SEQ Table \* ARABIC </w:instrText>
        </w:r>
      </w:ins>
      <w:r>
        <w:fldChar w:fldCharType="separate"/>
      </w:r>
      <w:ins w:id="4084" w:author="Charles Gifford" w:date="2017-03-22T13:56:00Z">
        <w:r>
          <w:rPr>
            <w:noProof/>
          </w:rPr>
          <w:t>42</w:t>
        </w:r>
        <w:r>
          <w:fldChar w:fldCharType="end"/>
        </w:r>
        <w:bookmarkEnd w:id="4081"/>
        <w:r>
          <w:t xml:space="preserve"> </w:t>
        </w:r>
      </w:ins>
      <w:ins w:id="4085" w:author="Charles Gifford" w:date="2016-04-19T14:03:00Z">
        <w:r w:rsidR="00091763">
          <w:rPr>
            <w:lang w:val="en-US"/>
          </w:rPr>
          <w:t>–</w:t>
        </w:r>
        <w:r w:rsidR="00091763" w:rsidRPr="001C220C">
          <w:rPr>
            <w:noProof/>
            <w:lang w:val="en-US"/>
          </w:rPr>
          <w:t xml:space="preserve"> </w:t>
        </w:r>
        <w:r w:rsidR="00091763">
          <w:rPr>
            <w:noProof/>
            <w:lang w:val="en-US"/>
          </w:rPr>
          <w:t>E</w:t>
        </w:r>
        <w:r w:rsidR="00091763" w:rsidRPr="001C220C">
          <w:rPr>
            <w:noProof/>
            <w:lang w:val="en-US"/>
          </w:rPr>
          <w:t xml:space="preserve">quipment property </w:t>
        </w:r>
        <w:r w:rsidR="00091763">
          <w:rPr>
            <w:noProof/>
            <w:lang w:val="en-US"/>
          </w:rPr>
          <w:t>relationship</w:t>
        </w:r>
        <w:r w:rsidR="00091763" w:rsidRPr="006F45EC">
          <w:rPr>
            <w:noProof/>
            <w:lang w:val="en-US"/>
          </w:rPr>
          <w:t>s</w:t>
        </w:r>
      </w:ins>
      <w:bookmarkEnd w:id="4082"/>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355DA2" w:rsidRPr="00C9028F" w14:paraId="31368D24" w14:textId="77777777" w:rsidTr="00291A9E">
        <w:trPr>
          <w:trHeight w:val="50"/>
          <w:ins w:id="4086" w:author="Charles Gifford" w:date="2017-03-18T21:06:00Z"/>
        </w:trPr>
        <w:tc>
          <w:tcPr>
            <w:tcW w:w="2155" w:type="dxa"/>
            <w:shd w:val="clear" w:color="auto" w:fill="auto"/>
          </w:tcPr>
          <w:p w14:paraId="242E2BC2" w14:textId="77777777" w:rsidR="00355DA2" w:rsidRPr="00C9028F" w:rsidRDefault="00355DA2" w:rsidP="00291A9E">
            <w:pPr>
              <w:pStyle w:val="TABLE-cell"/>
              <w:jc w:val="center"/>
              <w:rPr>
                <w:ins w:id="4087" w:author="Charles Gifford" w:date="2017-03-18T21:06:00Z"/>
                <w:b/>
                <w:szCs w:val="20"/>
                <w:lang w:val="en-US"/>
              </w:rPr>
            </w:pPr>
            <w:ins w:id="4088" w:author="Charles Gifford" w:date="2017-03-18T21:06:00Z">
              <w:r w:rsidRPr="00C9028F">
                <w:rPr>
                  <w:b/>
                  <w:szCs w:val="20"/>
                  <w:lang w:val="en-US"/>
                </w:rPr>
                <w:t>Related Object</w:t>
              </w:r>
            </w:ins>
          </w:p>
        </w:tc>
        <w:tc>
          <w:tcPr>
            <w:tcW w:w="2070" w:type="dxa"/>
            <w:shd w:val="clear" w:color="auto" w:fill="auto"/>
          </w:tcPr>
          <w:p w14:paraId="1A5179EF" w14:textId="77777777" w:rsidR="00355DA2" w:rsidRPr="00C9028F" w:rsidRDefault="00355DA2" w:rsidP="00291A9E">
            <w:pPr>
              <w:pStyle w:val="TABLE-cell"/>
              <w:jc w:val="center"/>
              <w:rPr>
                <w:ins w:id="4089" w:author="Charles Gifford" w:date="2017-03-18T21:06:00Z"/>
                <w:b/>
                <w:szCs w:val="20"/>
                <w:lang w:val="en-US"/>
              </w:rPr>
            </w:pPr>
            <w:ins w:id="4090" w:author="Charles Gifford" w:date="2017-03-18T21:06:00Z">
              <w:r w:rsidRPr="00C9028F">
                <w:rPr>
                  <w:b/>
                  <w:szCs w:val="20"/>
                  <w:lang w:val="en-US"/>
                </w:rPr>
                <w:t>Role</w:t>
              </w:r>
            </w:ins>
          </w:p>
        </w:tc>
        <w:tc>
          <w:tcPr>
            <w:tcW w:w="1080" w:type="dxa"/>
            <w:shd w:val="clear" w:color="auto" w:fill="auto"/>
          </w:tcPr>
          <w:p w14:paraId="42BF921A" w14:textId="77777777" w:rsidR="00355DA2" w:rsidRPr="00C9028F" w:rsidRDefault="00355DA2" w:rsidP="00291A9E">
            <w:pPr>
              <w:pStyle w:val="TABLE-cell"/>
              <w:jc w:val="center"/>
              <w:rPr>
                <w:ins w:id="4091" w:author="Charles Gifford" w:date="2017-03-18T21:06:00Z"/>
                <w:b/>
                <w:szCs w:val="20"/>
                <w:lang w:val="en-US"/>
              </w:rPr>
            </w:pPr>
            <w:ins w:id="4092" w:author="Charles Gifford" w:date="2017-03-18T21:06:00Z">
              <w:r w:rsidRPr="00C9028F">
                <w:rPr>
                  <w:b/>
                  <w:szCs w:val="20"/>
                  <w:lang w:val="en-US"/>
                </w:rPr>
                <w:t>Multiplicity</w:t>
              </w:r>
            </w:ins>
          </w:p>
        </w:tc>
        <w:tc>
          <w:tcPr>
            <w:tcW w:w="3780" w:type="dxa"/>
            <w:shd w:val="clear" w:color="auto" w:fill="auto"/>
          </w:tcPr>
          <w:p w14:paraId="4A54C5D6" w14:textId="77777777" w:rsidR="00355DA2" w:rsidRPr="00C9028F" w:rsidRDefault="00355DA2" w:rsidP="00291A9E">
            <w:pPr>
              <w:pStyle w:val="TABLE-cell"/>
              <w:jc w:val="center"/>
              <w:rPr>
                <w:ins w:id="4093" w:author="Charles Gifford" w:date="2017-03-18T21:06:00Z"/>
                <w:b/>
                <w:szCs w:val="20"/>
                <w:lang w:val="en-US"/>
              </w:rPr>
            </w:pPr>
            <w:ins w:id="4094" w:author="Charles Gifford" w:date="2017-03-18T21:06:00Z">
              <w:r w:rsidRPr="00C9028F">
                <w:rPr>
                  <w:b/>
                  <w:szCs w:val="20"/>
                  <w:lang w:val="en-US"/>
                </w:rPr>
                <w:t>Description</w:t>
              </w:r>
            </w:ins>
          </w:p>
        </w:tc>
      </w:tr>
      <w:tr w:rsidR="00355DA2" w:rsidRPr="008F6D94" w14:paraId="72D87944" w14:textId="77777777" w:rsidTr="00291A9E">
        <w:trPr>
          <w:trHeight w:val="179"/>
          <w:ins w:id="4095" w:author="Charles Gifford" w:date="2017-03-18T21:06:00Z"/>
        </w:trPr>
        <w:tc>
          <w:tcPr>
            <w:tcW w:w="2155" w:type="dxa"/>
            <w:shd w:val="clear" w:color="auto" w:fill="auto"/>
          </w:tcPr>
          <w:p w14:paraId="14D17539" w14:textId="169285A5" w:rsidR="00355DA2" w:rsidRPr="008F6D94" w:rsidRDefault="00355DA2" w:rsidP="00291A9E">
            <w:pPr>
              <w:pStyle w:val="TABLE-cell"/>
              <w:rPr>
                <w:ins w:id="4096" w:author="Charles Gifford" w:date="2017-03-18T21:06:00Z"/>
                <w:szCs w:val="20"/>
                <w:lang w:val="en-US"/>
              </w:rPr>
            </w:pPr>
            <w:ins w:id="4097" w:author="Charles Gifford" w:date="2017-03-18T21:06:00Z">
              <w:r w:rsidRPr="00355DA2">
                <w:rPr>
                  <w:szCs w:val="20"/>
                  <w:lang w:val="en-US"/>
                </w:rPr>
                <w:t>Equipment</w:t>
              </w:r>
            </w:ins>
          </w:p>
        </w:tc>
        <w:tc>
          <w:tcPr>
            <w:tcW w:w="2070" w:type="dxa"/>
            <w:shd w:val="clear" w:color="auto" w:fill="auto"/>
          </w:tcPr>
          <w:p w14:paraId="428AC8B3" w14:textId="77777777" w:rsidR="00355DA2" w:rsidRPr="008F6D94" w:rsidRDefault="00355DA2" w:rsidP="00291A9E">
            <w:pPr>
              <w:pStyle w:val="TABLE-cell"/>
              <w:rPr>
                <w:ins w:id="4098" w:author="Charles Gifford" w:date="2017-03-18T21:06:00Z"/>
                <w:szCs w:val="20"/>
                <w:lang w:val="en-US"/>
              </w:rPr>
            </w:pPr>
            <w:ins w:id="4099" w:author="Charles Gifford" w:date="2017-03-18T21:06:00Z">
              <w:r>
                <w:rPr>
                  <w:szCs w:val="20"/>
                  <w:lang w:val="en-US"/>
                </w:rPr>
                <w:t>NA</w:t>
              </w:r>
            </w:ins>
          </w:p>
        </w:tc>
        <w:tc>
          <w:tcPr>
            <w:tcW w:w="1080" w:type="dxa"/>
            <w:shd w:val="clear" w:color="auto" w:fill="auto"/>
          </w:tcPr>
          <w:p w14:paraId="61424F52" w14:textId="77777777" w:rsidR="00355DA2" w:rsidRPr="00ED5CE2" w:rsidRDefault="00355DA2" w:rsidP="00291A9E">
            <w:pPr>
              <w:pStyle w:val="TABLE-cell"/>
              <w:rPr>
                <w:ins w:id="4100" w:author="Charles Gifford" w:date="2017-03-18T21:06:00Z"/>
                <w:szCs w:val="20"/>
                <w:lang w:val="en-US"/>
              </w:rPr>
            </w:pPr>
            <w:ins w:id="4101" w:author="Charles Gifford" w:date="2017-03-18T21:06:00Z">
              <w:r w:rsidRPr="00ED5CE2">
                <w:rPr>
                  <w:szCs w:val="20"/>
                  <w:lang w:val="en-US"/>
                </w:rPr>
                <w:t>1</w:t>
              </w:r>
            </w:ins>
          </w:p>
        </w:tc>
        <w:tc>
          <w:tcPr>
            <w:tcW w:w="3780" w:type="dxa"/>
            <w:shd w:val="clear" w:color="auto" w:fill="auto"/>
          </w:tcPr>
          <w:p w14:paraId="47E9E3E4" w14:textId="3C07604B" w:rsidR="00355DA2" w:rsidRPr="00FC5172" w:rsidRDefault="00355DA2" w:rsidP="00291A9E">
            <w:pPr>
              <w:pStyle w:val="TABLE-cell"/>
              <w:rPr>
                <w:ins w:id="4102" w:author="Charles Gifford" w:date="2017-03-18T21:06:00Z"/>
                <w:szCs w:val="20"/>
                <w:lang w:val="en-US"/>
              </w:rPr>
            </w:pPr>
            <w:ins w:id="4103" w:author="Charles Gifford" w:date="2017-03-18T21:07:00Z">
              <w:r w:rsidRPr="00C944A9">
                <w:rPr>
                  <w:szCs w:val="20"/>
                  <w:lang w:val="en-US"/>
                </w:rPr>
                <w:t>The</w:t>
              </w:r>
              <w:r>
                <w:rPr>
                  <w:szCs w:val="20"/>
                  <w:lang w:val="en-US"/>
                </w:rPr>
                <w:t>se</w:t>
              </w:r>
              <w:r w:rsidRPr="00C944A9">
                <w:rPr>
                  <w:szCs w:val="20"/>
                  <w:lang w:val="en-US"/>
                </w:rPr>
                <w:t xml:space="preserve"> </w:t>
              </w:r>
              <w:r w:rsidRPr="00500BDB">
                <w:rPr>
                  <w:i/>
                  <w:szCs w:val="20"/>
                  <w:lang w:val="en-US"/>
                </w:rPr>
                <w:t>equipment property</w:t>
              </w:r>
              <w:r w:rsidRPr="00C944A9">
                <w:rPr>
                  <w:szCs w:val="20"/>
                  <w:lang w:val="en-US"/>
                </w:rPr>
                <w:t xml:space="preserve"> values </w:t>
              </w:r>
              <w:r>
                <w:rPr>
                  <w:szCs w:val="20"/>
                  <w:lang w:val="en-US"/>
                </w:rPr>
                <w:t xml:space="preserve">in part for the </w:t>
              </w:r>
              <w:r w:rsidRPr="003D6E55">
                <w:rPr>
                  <w:i/>
                  <w:szCs w:val="20"/>
                  <w:lang w:val="en-US"/>
                </w:rPr>
                <w:t>equipment</w:t>
              </w:r>
              <w:r w:rsidRPr="00C944A9">
                <w:rPr>
                  <w:szCs w:val="20"/>
                  <w:lang w:val="en-US"/>
                </w:rPr>
                <w:t>.</w:t>
              </w:r>
            </w:ins>
          </w:p>
        </w:tc>
      </w:tr>
      <w:tr w:rsidR="00355DA2" w:rsidRPr="008F6D94" w14:paraId="0BE8B39B" w14:textId="77777777" w:rsidTr="00291A9E">
        <w:trPr>
          <w:trHeight w:val="260"/>
          <w:ins w:id="4104" w:author="Charles Gifford" w:date="2017-03-18T21:06:00Z"/>
        </w:trPr>
        <w:tc>
          <w:tcPr>
            <w:tcW w:w="2155" w:type="dxa"/>
            <w:shd w:val="clear" w:color="auto" w:fill="auto"/>
          </w:tcPr>
          <w:p w14:paraId="75B124EE" w14:textId="6B9C1E5E" w:rsidR="00355DA2" w:rsidRPr="008F6D94" w:rsidRDefault="00355DA2" w:rsidP="00355DA2">
            <w:pPr>
              <w:pStyle w:val="TABLE-cell"/>
              <w:rPr>
                <w:ins w:id="4105" w:author="Charles Gifford" w:date="2017-03-18T21:06:00Z"/>
                <w:szCs w:val="20"/>
                <w:lang w:val="en-US"/>
              </w:rPr>
            </w:pPr>
            <w:ins w:id="4106" w:author="Charles Gifford" w:date="2017-03-18T21:07:00Z">
              <w:r>
                <w:rPr>
                  <w:szCs w:val="20"/>
                  <w:lang w:val="en-US"/>
                </w:rPr>
                <w:t>Equipment p</w:t>
              </w:r>
              <w:r w:rsidRPr="00AE4442">
                <w:rPr>
                  <w:szCs w:val="20"/>
                  <w:lang w:val="en-US"/>
                </w:rPr>
                <w:t>roperty</w:t>
              </w:r>
            </w:ins>
          </w:p>
        </w:tc>
        <w:tc>
          <w:tcPr>
            <w:tcW w:w="2070" w:type="dxa"/>
            <w:shd w:val="clear" w:color="auto" w:fill="auto"/>
          </w:tcPr>
          <w:p w14:paraId="27E2A8C9" w14:textId="5BE65125" w:rsidR="00355DA2" w:rsidRPr="008F6D94" w:rsidRDefault="00355DA2" w:rsidP="00355DA2">
            <w:pPr>
              <w:pStyle w:val="TABLE-cell"/>
              <w:rPr>
                <w:ins w:id="4107" w:author="Charles Gifford" w:date="2017-03-18T21:06:00Z"/>
                <w:szCs w:val="20"/>
                <w:lang w:val="en-US"/>
              </w:rPr>
            </w:pPr>
            <w:ins w:id="4108" w:author="Charles Gifford" w:date="2017-03-18T21:07:00Z">
              <w:r w:rsidRPr="00AE4442">
                <w:rPr>
                  <w:szCs w:val="20"/>
                  <w:lang w:val="en-US"/>
                </w:rPr>
                <w:t>Equipment</w:t>
              </w:r>
              <w:r>
                <w:rPr>
                  <w:szCs w:val="20"/>
                  <w:lang w:val="en-US"/>
                </w:rPr>
                <w:t xml:space="preserve"> p</w:t>
              </w:r>
              <w:r w:rsidRPr="00AE4442">
                <w:rPr>
                  <w:szCs w:val="20"/>
                  <w:lang w:val="en-US"/>
                </w:rPr>
                <w:t>roperty</w:t>
              </w:r>
            </w:ins>
          </w:p>
        </w:tc>
        <w:tc>
          <w:tcPr>
            <w:tcW w:w="1080" w:type="dxa"/>
            <w:shd w:val="clear" w:color="auto" w:fill="auto"/>
          </w:tcPr>
          <w:p w14:paraId="3D71F745" w14:textId="77777777" w:rsidR="00355DA2" w:rsidRPr="00ED5CE2" w:rsidRDefault="00355DA2" w:rsidP="00355DA2">
            <w:pPr>
              <w:pStyle w:val="TABLE-cell"/>
              <w:rPr>
                <w:ins w:id="4109" w:author="Charles Gifford" w:date="2017-03-18T21:06:00Z"/>
                <w:szCs w:val="20"/>
                <w:lang w:val="en-US"/>
              </w:rPr>
            </w:pPr>
            <w:ins w:id="4110" w:author="Charles Gifford" w:date="2017-03-18T21:06:00Z">
              <w:r>
                <w:rPr>
                  <w:szCs w:val="20"/>
                  <w:lang w:val="en-US"/>
                </w:rPr>
                <w:t>0..*</w:t>
              </w:r>
            </w:ins>
          </w:p>
        </w:tc>
        <w:tc>
          <w:tcPr>
            <w:tcW w:w="3780" w:type="dxa"/>
            <w:shd w:val="clear" w:color="auto" w:fill="auto"/>
          </w:tcPr>
          <w:p w14:paraId="5827DA25" w14:textId="36D6DF41" w:rsidR="00355DA2" w:rsidRPr="00ED5CE2" w:rsidRDefault="00355DA2" w:rsidP="00355DA2">
            <w:pPr>
              <w:pStyle w:val="TABLE-cell"/>
              <w:rPr>
                <w:ins w:id="4111" w:author="Charles Gifford" w:date="2017-03-18T21:06:00Z"/>
                <w:lang w:val="en-US"/>
              </w:rPr>
            </w:pPr>
            <w:ins w:id="4112" w:author="Charles Gifford" w:date="2017-03-18T21:08:00Z">
              <w:r w:rsidRPr="00091763">
                <w:rPr>
                  <w:lang w:val="en-US"/>
                </w:rPr>
                <w:t xml:space="preserve">The nested </w:t>
              </w:r>
              <w:r>
                <w:rPr>
                  <w:i/>
                  <w:lang w:val="en-US"/>
                </w:rPr>
                <w:t xml:space="preserve">equipment </w:t>
              </w:r>
              <w:r w:rsidRPr="00091763">
                <w:rPr>
                  <w:i/>
                  <w:lang w:val="en-US"/>
                </w:rPr>
                <w:t>propert</w:t>
              </w:r>
              <w:r>
                <w:rPr>
                  <w:i/>
                  <w:lang w:val="en-US"/>
                </w:rPr>
                <w:t>y(s)</w:t>
              </w:r>
              <w:r>
                <w:rPr>
                  <w:lang w:val="en-US"/>
                </w:rPr>
                <w:t xml:space="preserve"> makes up part of this</w:t>
              </w:r>
              <w:r>
                <w:rPr>
                  <w:i/>
                  <w:lang w:val="en-US"/>
                </w:rPr>
                <w:t xml:space="preserve"> equipment </w:t>
              </w:r>
              <w:r w:rsidRPr="00091763">
                <w:rPr>
                  <w:i/>
                  <w:lang w:val="en-US"/>
                </w:rPr>
                <w:t>property</w:t>
              </w:r>
              <w:r>
                <w:rPr>
                  <w:i/>
                  <w:lang w:val="en-US"/>
                </w:rPr>
                <w:t xml:space="preserve"> </w:t>
              </w:r>
              <w:r w:rsidRPr="00365427">
                <w:rPr>
                  <w:lang w:val="en-US"/>
                </w:rPr>
                <w:t>as the whole</w:t>
              </w:r>
              <w:r w:rsidRPr="00752C4B">
                <w:rPr>
                  <w:lang w:val="en-US"/>
                </w:rPr>
                <w:t>.</w:t>
              </w:r>
            </w:ins>
          </w:p>
        </w:tc>
      </w:tr>
      <w:tr w:rsidR="00355DA2" w:rsidRPr="008F6D94" w14:paraId="0C3ED12A" w14:textId="77777777" w:rsidTr="00A20072">
        <w:trPr>
          <w:trHeight w:val="350"/>
          <w:ins w:id="4113" w:author="Charles Gifford" w:date="2017-03-18T21:06:00Z"/>
        </w:trPr>
        <w:tc>
          <w:tcPr>
            <w:tcW w:w="2155" w:type="dxa"/>
            <w:shd w:val="clear" w:color="auto" w:fill="auto"/>
          </w:tcPr>
          <w:p w14:paraId="793F05F1" w14:textId="73B35267" w:rsidR="00355DA2" w:rsidRPr="008F6D94" w:rsidRDefault="00355DA2" w:rsidP="00355DA2">
            <w:pPr>
              <w:pStyle w:val="TABLE-cell"/>
              <w:rPr>
                <w:ins w:id="4114" w:author="Charles Gifford" w:date="2017-03-18T21:06:00Z"/>
                <w:szCs w:val="20"/>
                <w:lang w:val="en-US"/>
              </w:rPr>
            </w:pPr>
            <w:ins w:id="4115" w:author="Charles Gifford" w:date="2017-03-18T21:08:00Z">
              <w:r w:rsidRPr="00091763">
                <w:rPr>
                  <w:szCs w:val="20"/>
                  <w:lang w:val="en-US"/>
                </w:rPr>
                <w:t>Equipm</w:t>
              </w:r>
              <w:r>
                <w:rPr>
                  <w:szCs w:val="20"/>
                  <w:lang w:val="en-US"/>
                </w:rPr>
                <w:t>ent c</w:t>
              </w:r>
              <w:r w:rsidRPr="00091763">
                <w:rPr>
                  <w:szCs w:val="20"/>
                  <w:lang w:val="en-US"/>
                </w:rPr>
                <w:t>lass</w:t>
              </w:r>
              <w:r>
                <w:rPr>
                  <w:szCs w:val="20"/>
                  <w:lang w:val="en-US"/>
                </w:rPr>
                <w:t xml:space="preserve"> p</w:t>
              </w:r>
              <w:r w:rsidRPr="00091763">
                <w:rPr>
                  <w:szCs w:val="20"/>
                  <w:lang w:val="en-US"/>
                </w:rPr>
                <w:t>roperty</w:t>
              </w:r>
            </w:ins>
          </w:p>
        </w:tc>
        <w:tc>
          <w:tcPr>
            <w:tcW w:w="2070" w:type="dxa"/>
            <w:shd w:val="clear" w:color="auto" w:fill="auto"/>
          </w:tcPr>
          <w:p w14:paraId="01D3D714" w14:textId="60FC5D7C" w:rsidR="00355DA2" w:rsidRPr="008F6D94" w:rsidRDefault="00355DA2" w:rsidP="00355DA2">
            <w:pPr>
              <w:pStyle w:val="TABLE-cell"/>
              <w:rPr>
                <w:ins w:id="4116" w:author="Charles Gifford" w:date="2017-03-18T21:06:00Z"/>
                <w:szCs w:val="20"/>
                <w:lang w:val="en-US"/>
              </w:rPr>
            </w:pPr>
            <w:ins w:id="4117" w:author="Charles Gifford" w:date="2017-03-18T21:08:00Z">
              <w:r>
                <w:rPr>
                  <w:szCs w:val="20"/>
                  <w:lang w:val="en-US"/>
                </w:rPr>
                <w:t>Equipment c</w:t>
              </w:r>
              <w:r w:rsidRPr="00091763">
                <w:rPr>
                  <w:szCs w:val="20"/>
                  <w:lang w:val="en-US"/>
                </w:rPr>
                <w:t>lass</w:t>
              </w:r>
              <w:r>
                <w:rPr>
                  <w:szCs w:val="20"/>
                  <w:lang w:val="en-US"/>
                </w:rPr>
                <w:t xml:space="preserve"> p</w:t>
              </w:r>
              <w:r w:rsidRPr="00091763">
                <w:rPr>
                  <w:szCs w:val="20"/>
                  <w:lang w:val="en-US"/>
                </w:rPr>
                <w:t>roperty</w:t>
              </w:r>
            </w:ins>
          </w:p>
        </w:tc>
        <w:tc>
          <w:tcPr>
            <w:tcW w:w="1080" w:type="dxa"/>
            <w:shd w:val="clear" w:color="auto" w:fill="auto"/>
          </w:tcPr>
          <w:p w14:paraId="36EEDCBA" w14:textId="77777777" w:rsidR="00355DA2" w:rsidRPr="00ED5CE2" w:rsidRDefault="00355DA2" w:rsidP="00355DA2">
            <w:pPr>
              <w:pStyle w:val="TABLE-cell"/>
              <w:rPr>
                <w:ins w:id="4118" w:author="Charles Gifford" w:date="2017-03-18T21:06:00Z"/>
                <w:szCs w:val="20"/>
                <w:lang w:val="en-US"/>
              </w:rPr>
            </w:pPr>
            <w:ins w:id="4119" w:author="Charles Gifford" w:date="2017-03-18T21:06:00Z">
              <w:r>
                <w:rPr>
                  <w:szCs w:val="20"/>
                  <w:lang w:val="en-US"/>
                </w:rPr>
                <w:t>0..*</w:t>
              </w:r>
            </w:ins>
          </w:p>
        </w:tc>
        <w:tc>
          <w:tcPr>
            <w:tcW w:w="3780" w:type="dxa"/>
            <w:shd w:val="clear" w:color="auto" w:fill="auto"/>
          </w:tcPr>
          <w:p w14:paraId="426AF3C1" w14:textId="77777777" w:rsidR="00355DA2" w:rsidRDefault="00355DA2" w:rsidP="00355DA2">
            <w:pPr>
              <w:pStyle w:val="TABLE-cell"/>
              <w:rPr>
                <w:ins w:id="4120" w:author="Charles Gifford" w:date="2017-03-18T21:08:00Z"/>
                <w:i/>
                <w:lang w:val="en-US"/>
              </w:rPr>
            </w:pPr>
            <w:ins w:id="4121" w:author="Charles Gifford" w:date="2017-03-18T21:08:00Z">
              <w:r w:rsidRPr="00D840B9">
                <w:rPr>
                  <w:lang w:val="en-US"/>
                </w:rPr>
                <w:t xml:space="preserve">If the parent </w:t>
              </w:r>
              <w:r w:rsidRPr="002454CB">
                <w:rPr>
                  <w:i/>
                  <w:lang w:val="en-US"/>
                </w:rPr>
                <w:t>equipment</w:t>
              </w:r>
              <w:r w:rsidRPr="002454CB">
                <w:rPr>
                  <w:lang w:val="en-US"/>
                </w:rPr>
                <w:t xml:space="preserve"> supports an </w:t>
              </w:r>
              <w:r w:rsidRPr="002454CB">
                <w:rPr>
                  <w:i/>
                  <w:lang w:val="en-US"/>
                </w:rPr>
                <w:t>equipment class</w:t>
              </w:r>
              <w:r>
                <w:rPr>
                  <w:i/>
                  <w:lang w:val="en-US"/>
                </w:rPr>
                <w:t>,</w:t>
              </w:r>
              <w:r w:rsidRPr="00783765">
                <w:rPr>
                  <w:lang w:val="en-US"/>
                </w:rPr>
                <w:t xml:space="preserve"> </w:t>
              </w:r>
              <w:r>
                <w:rPr>
                  <w:lang w:val="en-US"/>
                </w:rPr>
                <w:t>the</w:t>
              </w:r>
              <w:r w:rsidRPr="00783765">
                <w:rPr>
                  <w:lang w:val="en-US"/>
                </w:rPr>
                <w:t xml:space="preserve"> </w:t>
              </w:r>
              <w:r w:rsidRPr="002454CB">
                <w:rPr>
                  <w:i/>
                  <w:lang w:val="en-US"/>
                </w:rPr>
                <w:t>equipment</w:t>
              </w:r>
              <w:r>
                <w:rPr>
                  <w:i/>
                  <w:szCs w:val="20"/>
                  <w:lang w:val="en-US"/>
                </w:rPr>
                <w:t xml:space="preserve"> class</w:t>
              </w:r>
              <w:r w:rsidRPr="00A85EBE">
                <w:rPr>
                  <w:i/>
                  <w:lang w:val="en-US"/>
                </w:rPr>
                <w:t xml:space="preserve"> property(s)</w:t>
              </w:r>
              <w:r w:rsidRPr="006B3EDB">
                <w:rPr>
                  <w:lang w:val="en-US"/>
                </w:rPr>
                <w:t xml:space="preserve"> </w:t>
              </w:r>
              <w:r>
                <w:rPr>
                  <w:lang w:val="en-US"/>
                </w:rPr>
                <w:t>is applied in this</w:t>
              </w:r>
              <w:r w:rsidRPr="00516BDD">
                <w:rPr>
                  <w:lang w:val="en-US"/>
                </w:rPr>
                <w:t xml:space="preserve"> </w:t>
              </w:r>
              <w:r w:rsidRPr="002454CB">
                <w:rPr>
                  <w:i/>
                  <w:lang w:val="en-US"/>
                </w:rPr>
                <w:t>equipment</w:t>
              </w:r>
              <w:r w:rsidRPr="008777D3">
                <w:rPr>
                  <w:i/>
                  <w:lang w:val="en-US"/>
                </w:rPr>
                <w:t xml:space="preserve"> propert</w:t>
              </w:r>
              <w:r>
                <w:rPr>
                  <w:i/>
                  <w:lang w:val="en-US"/>
                </w:rPr>
                <w:t>y(</w:t>
              </w:r>
              <w:r w:rsidRPr="008777D3">
                <w:rPr>
                  <w:i/>
                  <w:lang w:val="en-US"/>
                </w:rPr>
                <w:t>s</w:t>
              </w:r>
              <w:r>
                <w:rPr>
                  <w:i/>
                  <w:lang w:val="en-US"/>
                </w:rPr>
                <w:t xml:space="preserve">). </w:t>
              </w:r>
            </w:ins>
          </w:p>
          <w:p w14:paraId="22FE2E31" w14:textId="1C161A71" w:rsidR="00355DA2" w:rsidRPr="00ED5CE2" w:rsidRDefault="00355DA2" w:rsidP="00355DA2">
            <w:pPr>
              <w:pStyle w:val="TABLE-cell"/>
              <w:rPr>
                <w:ins w:id="4122" w:author="Charles Gifford" w:date="2017-03-18T21:06:00Z"/>
                <w:lang w:val="en-US"/>
              </w:rPr>
            </w:pPr>
            <w:ins w:id="4123" w:author="Charles Gifford" w:date="2017-03-18T21:08:00Z">
              <w:r>
                <w:rPr>
                  <w:lang w:val="en-US"/>
                </w:rPr>
                <w:t xml:space="preserve">This </w:t>
              </w:r>
              <w:r w:rsidRPr="008D7469">
                <w:rPr>
                  <w:i/>
                  <w:lang w:val="en-US"/>
                </w:rPr>
                <w:t>equipment property</w:t>
              </w:r>
              <w:r w:rsidRPr="008777D3">
                <w:rPr>
                  <w:lang w:val="en-US"/>
                </w:rPr>
                <w:t xml:space="preserve"> map</w:t>
              </w:r>
              <w:r>
                <w:rPr>
                  <w:lang w:val="en-US"/>
                </w:rPr>
                <w:t>s</w:t>
              </w:r>
              <w:r w:rsidRPr="008777D3">
                <w:rPr>
                  <w:lang w:val="en-US"/>
                </w:rPr>
                <w:t xml:space="preserve"> to the corresponding e</w:t>
              </w:r>
              <w:r w:rsidRPr="00357421">
                <w:rPr>
                  <w:i/>
                  <w:lang w:val="en-US"/>
                </w:rPr>
                <w:t>quipment class</w:t>
              </w:r>
              <w:r w:rsidRPr="00EC6DFC">
                <w:rPr>
                  <w:i/>
                  <w:lang w:val="en-US"/>
                </w:rPr>
                <w:t xml:space="preserve"> property</w:t>
              </w:r>
              <w:r w:rsidRPr="00B96621">
                <w:rPr>
                  <w:lang w:val="en-US"/>
                </w:rPr>
                <w:t>.</w:t>
              </w:r>
            </w:ins>
          </w:p>
        </w:tc>
      </w:tr>
    </w:tbl>
    <w:p w14:paraId="32761C21" w14:textId="60E05323" w:rsidR="00CB7EC0" w:rsidRPr="001C220C" w:rsidRDefault="00C17398" w:rsidP="00A27713">
      <w:pPr>
        <w:pStyle w:val="TABLE-title"/>
        <w:rPr>
          <w:noProof/>
          <w:lang w:val="en-US"/>
        </w:rPr>
      </w:pPr>
      <w:bookmarkStart w:id="4124" w:name="_Ref495471389"/>
      <w:bookmarkStart w:id="4125" w:name="_Toc306621022"/>
      <w:bookmarkStart w:id="4126" w:name="_Toc320178418"/>
      <w:bookmarkStart w:id="4127" w:name="_Toc516130469"/>
      <w:bookmarkStart w:id="4128" w:name="_Toc7250398"/>
      <w:bookmarkStart w:id="4129" w:name="_Toc478492344"/>
      <w:r>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0D27D0">
        <w:rPr>
          <w:noProof/>
          <w:lang w:val="en-US"/>
        </w:rPr>
        <w:t>43</w:t>
      </w:r>
      <w:r w:rsidR="00FD29D6">
        <w:rPr>
          <w:lang w:val="en-US"/>
        </w:rPr>
        <w:fldChar w:fldCharType="end"/>
      </w:r>
      <w:bookmarkEnd w:id="4124"/>
      <w:r w:rsidR="00CB7EC0" w:rsidRPr="001C220C">
        <w:rPr>
          <w:noProof/>
          <w:lang w:val="en-US"/>
        </w:rPr>
        <w:t xml:space="preserve"> </w:t>
      </w:r>
      <w:r w:rsidR="00E5597E">
        <w:rPr>
          <w:lang w:val="en-US"/>
        </w:rPr>
        <w:t>–</w:t>
      </w:r>
      <w:r w:rsidR="00CB7EC0" w:rsidRPr="001C220C">
        <w:rPr>
          <w:noProof/>
          <w:lang w:val="en-US"/>
        </w:rPr>
        <w:t xml:space="preserve"> </w:t>
      </w:r>
      <w:r w:rsidR="006F45EC">
        <w:rPr>
          <w:noProof/>
          <w:lang w:val="en-US"/>
        </w:rPr>
        <w:t>E</w:t>
      </w:r>
      <w:r w:rsidR="00CB7EC0" w:rsidRPr="001C220C">
        <w:rPr>
          <w:noProof/>
          <w:lang w:val="en-US"/>
        </w:rPr>
        <w:t>quipment property</w:t>
      </w:r>
      <w:bookmarkEnd w:id="4125"/>
      <w:bookmarkEnd w:id="4126"/>
      <w:r w:rsidR="00CB7EC0" w:rsidRPr="001C220C">
        <w:rPr>
          <w:noProof/>
          <w:lang w:val="en-US"/>
        </w:rPr>
        <w:t xml:space="preserve"> </w:t>
      </w:r>
      <w:bookmarkEnd w:id="4127"/>
      <w:bookmarkEnd w:id="4128"/>
      <w:r w:rsidR="006F45EC" w:rsidRPr="006F45EC">
        <w:rPr>
          <w:noProof/>
          <w:lang w:val="en-US"/>
        </w:rPr>
        <w:t>attributes</w:t>
      </w:r>
      <w:bookmarkEnd w:id="4129"/>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9A505D" w:rsidRPr="001C220C" w14:paraId="6EB3D4E1" w14:textId="77777777">
        <w:trPr>
          <w:tblHeader/>
          <w:jc w:val="center"/>
        </w:trPr>
        <w:tc>
          <w:tcPr>
            <w:tcW w:w="1269" w:type="dxa"/>
          </w:tcPr>
          <w:p w14:paraId="7821DDC0" w14:textId="77777777" w:rsidR="009A505D" w:rsidRPr="001C220C" w:rsidRDefault="009A505D" w:rsidP="009719BE">
            <w:pPr>
              <w:pStyle w:val="TABLE-col-heading"/>
              <w:rPr>
                <w:lang w:val="en-US"/>
              </w:rPr>
            </w:pPr>
            <w:r w:rsidRPr="001C220C">
              <w:rPr>
                <w:lang w:val="en-US"/>
              </w:rPr>
              <w:t xml:space="preserve">Attribute </w:t>
            </w:r>
            <w:r w:rsidR="006618D3">
              <w:rPr>
                <w:lang w:val="en-US"/>
              </w:rPr>
              <w:t>n</w:t>
            </w:r>
            <w:r w:rsidRPr="001C220C">
              <w:rPr>
                <w:lang w:val="en-US"/>
              </w:rPr>
              <w:t>ame</w:t>
            </w:r>
          </w:p>
        </w:tc>
        <w:tc>
          <w:tcPr>
            <w:tcW w:w="2880" w:type="dxa"/>
          </w:tcPr>
          <w:p w14:paraId="4644FEB1" w14:textId="77777777" w:rsidR="009A505D" w:rsidRPr="001C220C" w:rsidRDefault="009A505D" w:rsidP="009719BE">
            <w:pPr>
              <w:pStyle w:val="TABLE-col-heading"/>
              <w:rPr>
                <w:lang w:val="en-US"/>
              </w:rPr>
            </w:pPr>
            <w:r w:rsidRPr="001C220C">
              <w:rPr>
                <w:lang w:val="en-US"/>
              </w:rPr>
              <w:t>Description</w:t>
            </w:r>
          </w:p>
        </w:tc>
        <w:tc>
          <w:tcPr>
            <w:tcW w:w="1440" w:type="dxa"/>
          </w:tcPr>
          <w:p w14:paraId="5FEBB486" w14:textId="77777777" w:rsidR="009A505D" w:rsidRPr="001C220C" w:rsidRDefault="00AE4770" w:rsidP="009719BE">
            <w:pPr>
              <w:pStyle w:val="TABLE-col-heading"/>
              <w:rPr>
                <w:lang w:val="en-US"/>
              </w:rPr>
            </w:pPr>
            <w:r>
              <w:rPr>
                <w:lang w:val="en-US"/>
              </w:rPr>
              <w:t>Production example</w:t>
            </w:r>
            <w:r w:rsidR="009A505D" w:rsidRPr="001C220C">
              <w:rPr>
                <w:lang w:val="en-US"/>
              </w:rPr>
              <w:t>s</w:t>
            </w:r>
          </w:p>
        </w:tc>
        <w:tc>
          <w:tcPr>
            <w:tcW w:w="1297" w:type="dxa"/>
          </w:tcPr>
          <w:p w14:paraId="70796BEB" w14:textId="77777777" w:rsidR="009A505D" w:rsidRPr="001C220C" w:rsidRDefault="00AE4770" w:rsidP="009719BE">
            <w:pPr>
              <w:pStyle w:val="TABLE-col-heading"/>
              <w:rPr>
                <w:lang w:val="en-US"/>
              </w:rPr>
            </w:pPr>
            <w:r>
              <w:rPr>
                <w:lang w:val="en-US"/>
              </w:rPr>
              <w:t>Maintenance example</w:t>
            </w:r>
            <w:r w:rsidR="009A505D" w:rsidRPr="001C220C">
              <w:rPr>
                <w:lang w:val="en-US"/>
              </w:rPr>
              <w:t>s</w:t>
            </w:r>
          </w:p>
        </w:tc>
        <w:tc>
          <w:tcPr>
            <w:tcW w:w="1080" w:type="dxa"/>
          </w:tcPr>
          <w:p w14:paraId="7D2DFE25" w14:textId="77777777" w:rsidR="009A505D" w:rsidRPr="001C220C" w:rsidRDefault="00AE4770" w:rsidP="009719BE">
            <w:pPr>
              <w:pStyle w:val="TABLE-col-heading"/>
              <w:rPr>
                <w:lang w:val="en-US"/>
              </w:rPr>
            </w:pPr>
            <w:r>
              <w:rPr>
                <w:lang w:val="en-US"/>
              </w:rPr>
              <w:t>Quality example</w:t>
            </w:r>
            <w:r w:rsidR="009A505D" w:rsidRPr="001C220C">
              <w:rPr>
                <w:lang w:val="en-US"/>
              </w:rPr>
              <w:t>s</w:t>
            </w:r>
          </w:p>
        </w:tc>
        <w:tc>
          <w:tcPr>
            <w:tcW w:w="1080" w:type="dxa"/>
          </w:tcPr>
          <w:p w14:paraId="687BC14F" w14:textId="77777777" w:rsidR="009A505D" w:rsidRPr="001C220C" w:rsidRDefault="00AE4770" w:rsidP="009719BE">
            <w:pPr>
              <w:pStyle w:val="TABLE-col-heading"/>
              <w:rPr>
                <w:lang w:val="en-US"/>
              </w:rPr>
            </w:pPr>
            <w:r>
              <w:rPr>
                <w:lang w:val="en-US"/>
              </w:rPr>
              <w:t>Inventory example</w:t>
            </w:r>
            <w:r w:rsidR="009A505D" w:rsidRPr="001C220C">
              <w:rPr>
                <w:lang w:val="en-US"/>
              </w:rPr>
              <w:t>s</w:t>
            </w:r>
          </w:p>
        </w:tc>
      </w:tr>
      <w:tr w:rsidR="00695CED" w:rsidRPr="001C220C" w14:paraId="061DD232" w14:textId="77777777" w:rsidTr="00E55734">
        <w:trPr>
          <w:cantSplit/>
          <w:trHeight w:val="422"/>
          <w:jc w:val="center"/>
        </w:trPr>
        <w:tc>
          <w:tcPr>
            <w:tcW w:w="1269" w:type="dxa"/>
          </w:tcPr>
          <w:p w14:paraId="03FAAC22" w14:textId="77777777" w:rsidR="00695CED" w:rsidRPr="001C220C" w:rsidRDefault="00695CED" w:rsidP="009719BE">
            <w:pPr>
              <w:pStyle w:val="TABLE-cell"/>
              <w:rPr>
                <w:lang w:val="en-US"/>
              </w:rPr>
            </w:pPr>
            <w:r w:rsidRPr="001C220C">
              <w:rPr>
                <w:lang w:val="en-US"/>
              </w:rPr>
              <w:t>ID</w:t>
            </w:r>
          </w:p>
        </w:tc>
        <w:tc>
          <w:tcPr>
            <w:tcW w:w="2880" w:type="dxa"/>
          </w:tcPr>
          <w:p w14:paraId="42AA5983" w14:textId="77777777" w:rsidR="00695CED" w:rsidRPr="001C220C" w:rsidRDefault="00695CED" w:rsidP="009719BE">
            <w:pPr>
              <w:pStyle w:val="TABLE-cell"/>
              <w:rPr>
                <w:lang w:val="en-US"/>
              </w:rPr>
            </w:pPr>
            <w:r w:rsidRPr="001C220C">
              <w:rPr>
                <w:lang w:val="en-US"/>
              </w:rPr>
              <w:t>An identific</w:t>
            </w:r>
            <w:r w:rsidR="00E55734">
              <w:rPr>
                <w:lang w:val="en-US"/>
              </w:rPr>
              <w:t>ation of the specific property.</w:t>
            </w:r>
          </w:p>
        </w:tc>
        <w:tc>
          <w:tcPr>
            <w:tcW w:w="1440" w:type="dxa"/>
          </w:tcPr>
          <w:p w14:paraId="1C38C32B" w14:textId="77777777" w:rsidR="00695CED" w:rsidRPr="001C220C" w:rsidRDefault="00695CED" w:rsidP="009719BE">
            <w:pPr>
              <w:pStyle w:val="TABLE-cell"/>
              <w:rPr>
                <w:lang w:val="en-US"/>
              </w:rPr>
            </w:pPr>
            <w:r w:rsidRPr="001C220C">
              <w:rPr>
                <w:lang w:val="en-US"/>
              </w:rPr>
              <w:t>Run Rate</w:t>
            </w:r>
          </w:p>
        </w:tc>
        <w:tc>
          <w:tcPr>
            <w:tcW w:w="1297" w:type="dxa"/>
          </w:tcPr>
          <w:p w14:paraId="48A41486" w14:textId="77777777" w:rsidR="00695CED" w:rsidRPr="001C220C" w:rsidRDefault="00695CED" w:rsidP="009719BE">
            <w:pPr>
              <w:pStyle w:val="TABLE-cell"/>
              <w:rPr>
                <w:lang w:val="en-US"/>
              </w:rPr>
            </w:pPr>
            <w:r w:rsidRPr="001C220C">
              <w:rPr>
                <w:lang w:val="en-US"/>
              </w:rPr>
              <w:t>Capacity</w:t>
            </w:r>
          </w:p>
        </w:tc>
        <w:tc>
          <w:tcPr>
            <w:tcW w:w="1080" w:type="dxa"/>
          </w:tcPr>
          <w:p w14:paraId="59B43298" w14:textId="77777777" w:rsidR="00695CED" w:rsidRPr="001C220C" w:rsidRDefault="00695CED" w:rsidP="009719BE">
            <w:pPr>
              <w:pStyle w:val="TABLE-cell"/>
              <w:rPr>
                <w:lang w:val="en-US"/>
              </w:rPr>
            </w:pPr>
            <w:r w:rsidRPr="001C220C">
              <w:rPr>
                <w:lang w:val="en-US"/>
              </w:rPr>
              <w:t>Resolution</w:t>
            </w:r>
          </w:p>
        </w:tc>
        <w:tc>
          <w:tcPr>
            <w:tcW w:w="1080" w:type="dxa"/>
          </w:tcPr>
          <w:p w14:paraId="7105C9DB" w14:textId="77777777" w:rsidR="00695CED" w:rsidRPr="001C220C" w:rsidRDefault="00695CED" w:rsidP="009719BE">
            <w:pPr>
              <w:pStyle w:val="TABLE-cell"/>
              <w:rPr>
                <w:lang w:val="en-US"/>
              </w:rPr>
            </w:pPr>
            <w:r w:rsidRPr="001C220C">
              <w:rPr>
                <w:lang w:val="en-US"/>
              </w:rPr>
              <w:t>Max Weight</w:t>
            </w:r>
          </w:p>
        </w:tc>
      </w:tr>
      <w:tr w:rsidR="00695CED" w:rsidRPr="001C220C" w14:paraId="3128FE7F" w14:textId="77777777">
        <w:trPr>
          <w:cantSplit/>
          <w:jc w:val="center"/>
        </w:trPr>
        <w:tc>
          <w:tcPr>
            <w:tcW w:w="1269" w:type="dxa"/>
          </w:tcPr>
          <w:p w14:paraId="4115708D" w14:textId="77777777" w:rsidR="00695CED" w:rsidRPr="001C220C" w:rsidRDefault="00695CED" w:rsidP="009719BE">
            <w:pPr>
              <w:pStyle w:val="TABLE-cell"/>
              <w:rPr>
                <w:lang w:val="en-US"/>
              </w:rPr>
            </w:pPr>
            <w:r w:rsidRPr="001C220C">
              <w:rPr>
                <w:lang w:val="en-US"/>
              </w:rPr>
              <w:t>Description</w:t>
            </w:r>
          </w:p>
        </w:tc>
        <w:tc>
          <w:tcPr>
            <w:tcW w:w="2880" w:type="dxa"/>
          </w:tcPr>
          <w:p w14:paraId="6E8BA763" w14:textId="77777777" w:rsidR="00695CED" w:rsidRPr="001C220C" w:rsidRDefault="00695CED" w:rsidP="009719BE">
            <w:pPr>
              <w:pStyle w:val="TABLE-cell"/>
              <w:rPr>
                <w:lang w:val="en-US"/>
              </w:rPr>
            </w:pPr>
            <w:r w:rsidRPr="001C220C">
              <w:rPr>
                <w:lang w:val="en-US"/>
              </w:rPr>
              <w:t xml:space="preserve">Additional information about the </w:t>
            </w:r>
            <w:r w:rsidRPr="001C220C">
              <w:rPr>
                <w:i/>
                <w:lang w:val="en-US"/>
              </w:rPr>
              <w:t>equipment property</w:t>
            </w:r>
            <w:r w:rsidRPr="001C220C">
              <w:rPr>
                <w:lang w:val="en-US"/>
              </w:rPr>
              <w:t>.</w:t>
            </w:r>
          </w:p>
        </w:tc>
        <w:tc>
          <w:tcPr>
            <w:tcW w:w="1440" w:type="dxa"/>
          </w:tcPr>
          <w:p w14:paraId="7EA17CD1" w14:textId="77777777" w:rsidR="00695CED" w:rsidRPr="001C220C" w:rsidRDefault="00695CED" w:rsidP="009719BE">
            <w:pPr>
              <w:pStyle w:val="TABLE-cell"/>
              <w:rPr>
                <w:lang w:val="en-US"/>
              </w:rPr>
            </w:pPr>
            <w:r w:rsidRPr="001C220C">
              <w:rPr>
                <w:lang w:val="en-US"/>
              </w:rPr>
              <w:t>Widget making average run rate</w:t>
            </w:r>
          </w:p>
        </w:tc>
        <w:tc>
          <w:tcPr>
            <w:tcW w:w="1297" w:type="dxa"/>
          </w:tcPr>
          <w:p w14:paraId="143E67DF" w14:textId="77777777" w:rsidR="00695CED" w:rsidRPr="001C220C" w:rsidRDefault="00695CED" w:rsidP="009719BE">
            <w:pPr>
              <w:pStyle w:val="TABLE-cell"/>
              <w:rPr>
                <w:lang w:val="en-US"/>
              </w:rPr>
            </w:pPr>
            <w:r w:rsidRPr="001C220C">
              <w:rPr>
                <w:lang w:val="en-US"/>
              </w:rPr>
              <w:t>Capacity of the welder</w:t>
            </w:r>
          </w:p>
        </w:tc>
        <w:tc>
          <w:tcPr>
            <w:tcW w:w="1080" w:type="dxa"/>
          </w:tcPr>
          <w:p w14:paraId="392398EC" w14:textId="77777777" w:rsidR="00695CED" w:rsidRPr="001C220C" w:rsidRDefault="00695CED" w:rsidP="009719BE">
            <w:pPr>
              <w:pStyle w:val="TABLE-cell"/>
              <w:rPr>
                <w:lang w:val="en-US"/>
              </w:rPr>
            </w:pPr>
            <w:r w:rsidRPr="001C220C">
              <w:rPr>
                <w:lang w:val="en-US"/>
              </w:rPr>
              <w:t>Minimum peak resolution</w:t>
            </w:r>
          </w:p>
        </w:tc>
        <w:tc>
          <w:tcPr>
            <w:tcW w:w="1080" w:type="dxa"/>
          </w:tcPr>
          <w:p w14:paraId="25AE7771" w14:textId="77777777" w:rsidR="00695CED" w:rsidRPr="001C220C" w:rsidRDefault="00695CED" w:rsidP="009719BE">
            <w:pPr>
              <w:pStyle w:val="TABLE-cell"/>
              <w:rPr>
                <w:lang w:val="en-US"/>
              </w:rPr>
            </w:pPr>
            <w:r w:rsidRPr="001C220C">
              <w:rPr>
                <w:lang w:val="en-US"/>
              </w:rPr>
              <w:t>Maximum carrying weight for the truck</w:t>
            </w:r>
          </w:p>
        </w:tc>
      </w:tr>
      <w:tr w:rsidR="00695CED" w:rsidRPr="001C220C" w14:paraId="1041F560" w14:textId="77777777">
        <w:trPr>
          <w:cantSplit/>
          <w:jc w:val="center"/>
        </w:trPr>
        <w:tc>
          <w:tcPr>
            <w:tcW w:w="1269" w:type="dxa"/>
          </w:tcPr>
          <w:p w14:paraId="0CB81CD1" w14:textId="77777777" w:rsidR="00695CED" w:rsidRPr="001C220C" w:rsidRDefault="00695CED" w:rsidP="009719BE">
            <w:pPr>
              <w:pStyle w:val="TABLE-cell"/>
              <w:rPr>
                <w:lang w:val="en-US"/>
              </w:rPr>
            </w:pPr>
            <w:r w:rsidRPr="001C220C">
              <w:rPr>
                <w:lang w:val="en-US"/>
              </w:rPr>
              <w:t>Value</w:t>
            </w:r>
          </w:p>
        </w:tc>
        <w:tc>
          <w:tcPr>
            <w:tcW w:w="2880" w:type="dxa"/>
          </w:tcPr>
          <w:p w14:paraId="0E3626C4" w14:textId="77777777" w:rsidR="00695CED" w:rsidRPr="001C220C" w:rsidRDefault="00695CED" w:rsidP="009719BE">
            <w:pPr>
              <w:pStyle w:val="TABLE-cell"/>
              <w:rPr>
                <w:lang w:val="en-US"/>
              </w:rPr>
            </w:pPr>
            <w:r w:rsidRPr="001C220C">
              <w:rPr>
                <w:lang w:val="en-US"/>
              </w:rPr>
              <w:t>The value, set of values, or range of the property.</w:t>
            </w:r>
          </w:p>
          <w:p w14:paraId="4E79E074" w14:textId="77777777" w:rsidR="00695CED" w:rsidRPr="001C220C" w:rsidRDefault="00695CED" w:rsidP="009719BE">
            <w:pPr>
              <w:pStyle w:val="TABLE-cell"/>
              <w:rPr>
                <w:lang w:val="en-US"/>
              </w:rPr>
            </w:pPr>
            <w:r w:rsidRPr="001C220C">
              <w:rPr>
                <w:lang w:val="en-US"/>
              </w:rPr>
              <w:t xml:space="preserve">The </w:t>
            </w:r>
            <w:r w:rsidRPr="000327C9">
              <w:rPr>
                <w:i/>
                <w:lang w:val="en-US"/>
              </w:rPr>
              <w:t>value(s</w:t>
            </w:r>
            <w:r w:rsidRPr="001C220C">
              <w:rPr>
                <w:lang w:val="en-US"/>
              </w:rPr>
              <w:t xml:space="preserve">) is assumed to be within the range or set of defined values for the related </w:t>
            </w:r>
            <w:r w:rsidRPr="001C220C">
              <w:rPr>
                <w:i/>
                <w:lang w:val="en-US"/>
              </w:rPr>
              <w:t>equipment property</w:t>
            </w:r>
            <w:r w:rsidRPr="001C220C">
              <w:rPr>
                <w:lang w:val="en-US"/>
              </w:rPr>
              <w:t>.</w:t>
            </w:r>
          </w:p>
        </w:tc>
        <w:tc>
          <w:tcPr>
            <w:tcW w:w="1440" w:type="dxa"/>
          </w:tcPr>
          <w:p w14:paraId="34A4A546" w14:textId="77777777" w:rsidR="00695CED" w:rsidRPr="001C220C" w:rsidRDefault="00695CED" w:rsidP="009719BE">
            <w:pPr>
              <w:pStyle w:val="TABLE-cell"/>
              <w:rPr>
                <w:lang w:val="en-US"/>
              </w:rPr>
            </w:pPr>
            <w:r w:rsidRPr="001C220C">
              <w:rPr>
                <w:lang w:val="en-US"/>
              </w:rPr>
              <w:t>59</w:t>
            </w:r>
          </w:p>
        </w:tc>
        <w:tc>
          <w:tcPr>
            <w:tcW w:w="1297" w:type="dxa"/>
          </w:tcPr>
          <w:p w14:paraId="2B652DD2" w14:textId="77777777" w:rsidR="00695CED" w:rsidRPr="001C220C" w:rsidRDefault="00C21049" w:rsidP="009719BE">
            <w:pPr>
              <w:pStyle w:val="TABLE-cell"/>
              <w:rPr>
                <w:lang w:val="en-US"/>
              </w:rPr>
            </w:pPr>
            <w:r>
              <w:rPr>
                <w:lang w:val="en-US"/>
              </w:rPr>
              <w:t>{</w:t>
            </w:r>
            <w:r w:rsidR="00695CED" w:rsidRPr="001C220C">
              <w:rPr>
                <w:lang w:val="en-US"/>
              </w:rPr>
              <w:t>10-200</w:t>
            </w:r>
            <w:r>
              <w:rPr>
                <w:lang w:val="en-US"/>
              </w:rPr>
              <w:t>}</w:t>
            </w:r>
          </w:p>
        </w:tc>
        <w:tc>
          <w:tcPr>
            <w:tcW w:w="1080" w:type="dxa"/>
          </w:tcPr>
          <w:p w14:paraId="639B9E63" w14:textId="77777777" w:rsidR="00695CED" w:rsidRPr="001C220C" w:rsidRDefault="00695CED" w:rsidP="009719BE">
            <w:pPr>
              <w:pStyle w:val="TABLE-cell"/>
              <w:rPr>
                <w:lang w:val="en-US"/>
              </w:rPr>
            </w:pPr>
            <w:r w:rsidRPr="001C220C">
              <w:rPr>
                <w:lang w:val="en-US"/>
              </w:rPr>
              <w:t>0</w:t>
            </w:r>
            <w:r w:rsidR="00A12F4E">
              <w:rPr>
                <w:lang w:val="en-US"/>
              </w:rPr>
              <w:t>,</w:t>
            </w:r>
            <w:r w:rsidRPr="001C220C">
              <w:rPr>
                <w:lang w:val="en-US"/>
              </w:rPr>
              <w:t>05</w:t>
            </w:r>
          </w:p>
        </w:tc>
        <w:tc>
          <w:tcPr>
            <w:tcW w:w="1080" w:type="dxa"/>
          </w:tcPr>
          <w:p w14:paraId="641838A5" w14:textId="77777777" w:rsidR="00695CED" w:rsidRPr="001C220C" w:rsidRDefault="00695CED" w:rsidP="009719BE">
            <w:pPr>
              <w:pStyle w:val="TABLE-cell"/>
              <w:rPr>
                <w:lang w:val="en-US"/>
              </w:rPr>
            </w:pPr>
            <w:r w:rsidRPr="001C220C">
              <w:rPr>
                <w:lang w:val="en-US"/>
              </w:rPr>
              <w:t>1</w:t>
            </w:r>
          </w:p>
        </w:tc>
      </w:tr>
      <w:tr w:rsidR="00695CED" w:rsidRPr="001C220C" w14:paraId="7AF1B2F7" w14:textId="77777777">
        <w:trPr>
          <w:cantSplit/>
          <w:jc w:val="center"/>
        </w:trPr>
        <w:tc>
          <w:tcPr>
            <w:tcW w:w="1269" w:type="dxa"/>
          </w:tcPr>
          <w:p w14:paraId="4D6F18C6" w14:textId="77777777" w:rsidR="00695CED" w:rsidRPr="001C220C" w:rsidRDefault="00695CED" w:rsidP="009719BE">
            <w:pPr>
              <w:pStyle w:val="TABLE-cell"/>
              <w:rPr>
                <w:lang w:val="en-US"/>
              </w:rPr>
            </w:pPr>
            <w:r w:rsidRPr="001C220C">
              <w:rPr>
                <w:lang w:val="en-US"/>
              </w:rPr>
              <w:t xml:space="preserve">Value </w:t>
            </w:r>
            <w:r w:rsidR="000327C9">
              <w:rPr>
                <w:lang w:val="en-US"/>
              </w:rPr>
              <w:t>u</w:t>
            </w:r>
            <w:r w:rsidRPr="001C220C">
              <w:rPr>
                <w:lang w:val="en-US"/>
              </w:rPr>
              <w:t xml:space="preserve">nit of </w:t>
            </w:r>
            <w:r w:rsidR="000327C9">
              <w:rPr>
                <w:lang w:val="en-US"/>
              </w:rPr>
              <w:t>m</w:t>
            </w:r>
            <w:r w:rsidRPr="001C220C">
              <w:rPr>
                <w:lang w:val="en-US"/>
              </w:rPr>
              <w:t>easure</w:t>
            </w:r>
          </w:p>
        </w:tc>
        <w:tc>
          <w:tcPr>
            <w:tcW w:w="2880" w:type="dxa"/>
          </w:tcPr>
          <w:p w14:paraId="3A1646E9" w14:textId="77777777" w:rsidR="00695CED" w:rsidRPr="001C220C" w:rsidRDefault="00695CED" w:rsidP="009719BE">
            <w:pPr>
              <w:pStyle w:val="TABLE-cell"/>
              <w:rPr>
                <w:lang w:val="en-US"/>
              </w:rPr>
            </w:pPr>
            <w:r w:rsidRPr="001C220C">
              <w:rPr>
                <w:lang w:val="en-US"/>
              </w:rPr>
              <w:t>The unit of measure of the associated property value, if applicable.</w:t>
            </w:r>
          </w:p>
        </w:tc>
        <w:tc>
          <w:tcPr>
            <w:tcW w:w="1440" w:type="dxa"/>
          </w:tcPr>
          <w:p w14:paraId="03AB3077" w14:textId="77777777" w:rsidR="00695CED" w:rsidRPr="001C220C" w:rsidRDefault="00695CED" w:rsidP="009719BE">
            <w:pPr>
              <w:pStyle w:val="TABLE-cell"/>
              <w:rPr>
                <w:lang w:val="en-US"/>
              </w:rPr>
            </w:pPr>
            <w:r w:rsidRPr="001C220C">
              <w:rPr>
                <w:lang w:val="en-US"/>
              </w:rPr>
              <w:t>Widgets/Hour</w:t>
            </w:r>
          </w:p>
        </w:tc>
        <w:tc>
          <w:tcPr>
            <w:tcW w:w="1297" w:type="dxa"/>
          </w:tcPr>
          <w:p w14:paraId="596EF436" w14:textId="77777777" w:rsidR="00695CED" w:rsidRPr="001C220C" w:rsidRDefault="00695CED" w:rsidP="009719BE">
            <w:pPr>
              <w:pStyle w:val="TABLE-cell"/>
              <w:rPr>
                <w:lang w:val="en-US"/>
              </w:rPr>
            </w:pPr>
            <w:r w:rsidRPr="001C220C">
              <w:rPr>
                <w:lang w:val="en-US"/>
              </w:rPr>
              <w:t>Amperes</w:t>
            </w:r>
          </w:p>
        </w:tc>
        <w:tc>
          <w:tcPr>
            <w:tcW w:w="1080" w:type="dxa"/>
          </w:tcPr>
          <w:p w14:paraId="109B9130" w14:textId="77777777" w:rsidR="00695CED" w:rsidRPr="001C220C" w:rsidRDefault="00695CED" w:rsidP="009719BE">
            <w:pPr>
              <w:pStyle w:val="TABLE-cell"/>
              <w:rPr>
                <w:lang w:val="en-US"/>
              </w:rPr>
            </w:pPr>
            <w:r w:rsidRPr="001C220C">
              <w:rPr>
                <w:lang w:val="en-US"/>
              </w:rPr>
              <w:t>%</w:t>
            </w:r>
          </w:p>
        </w:tc>
        <w:tc>
          <w:tcPr>
            <w:tcW w:w="1080" w:type="dxa"/>
          </w:tcPr>
          <w:p w14:paraId="3B1DA28C" w14:textId="77777777" w:rsidR="00695CED" w:rsidRPr="001C220C" w:rsidRDefault="00695CED" w:rsidP="009719BE">
            <w:pPr>
              <w:pStyle w:val="TABLE-cell"/>
              <w:rPr>
                <w:lang w:val="en-US"/>
              </w:rPr>
            </w:pPr>
            <w:r w:rsidRPr="001C220C">
              <w:rPr>
                <w:lang w:val="en-US"/>
              </w:rPr>
              <w:t>Tons</w:t>
            </w:r>
          </w:p>
        </w:tc>
      </w:tr>
    </w:tbl>
    <w:p w14:paraId="256BB354" w14:textId="388CE8A8" w:rsidR="009A505D" w:rsidRPr="001C220C" w:rsidDel="00355DA2" w:rsidRDefault="009A505D" w:rsidP="009A505D">
      <w:pPr>
        <w:rPr>
          <w:del w:id="4130" w:author="Charles Gifford" w:date="2017-03-18T21:10:00Z"/>
          <w:lang w:val="en-US"/>
        </w:rPr>
      </w:pPr>
    </w:p>
    <w:p w14:paraId="2FCB7243" w14:textId="17B97869" w:rsidR="00CB7EC0" w:rsidRPr="001C220C" w:rsidDel="00355DA2" w:rsidRDefault="00CB7EC0" w:rsidP="003E1075">
      <w:pPr>
        <w:pStyle w:val="Heading3"/>
        <w:rPr>
          <w:del w:id="4131" w:author="Charles Gifford" w:date="2017-03-18T21:10:00Z"/>
        </w:rPr>
      </w:pPr>
      <w:bookmarkStart w:id="4132" w:name="_Toc320176908"/>
      <w:del w:id="4133" w:author="Charles Gifford" w:date="2017-03-18T21:10:00Z">
        <w:r w:rsidRPr="001C220C" w:rsidDel="00355DA2">
          <w:delText>Equipment capability test specification</w:delText>
        </w:r>
        <w:bookmarkEnd w:id="4132"/>
      </w:del>
    </w:p>
    <w:p w14:paraId="2AEB3887" w14:textId="754EFE03" w:rsidR="00E675A3" w:rsidDel="00355DA2" w:rsidRDefault="009A0FC3" w:rsidP="00C812CE">
      <w:pPr>
        <w:pStyle w:val="PARAGRAPH"/>
        <w:rPr>
          <w:del w:id="4134" w:author="Charles Gifford" w:date="2017-03-18T21:10:00Z"/>
          <w:lang w:val="en-US"/>
        </w:rPr>
      </w:pPr>
      <w:del w:id="4135" w:author="Charles Gifford" w:date="2017-03-18T21:10:00Z">
        <w:r w:rsidRPr="001C220C" w:rsidDel="00355DA2">
          <w:rPr>
            <w:lang w:val="en-US"/>
          </w:rPr>
          <w:delText xml:space="preserve">A representation of a capability test </w:delText>
        </w:r>
        <w:r w:rsidR="00C812CE" w:rsidDel="00355DA2">
          <w:rPr>
            <w:lang w:val="en-US"/>
          </w:rPr>
          <w:delText xml:space="preserve">for </w:delText>
        </w:r>
        <w:r w:rsidR="00C812CE" w:rsidRPr="00500BDB" w:rsidDel="00355DA2">
          <w:rPr>
            <w:i/>
            <w:lang w:val="en-US"/>
          </w:rPr>
          <w:delText xml:space="preserve">equipment </w:delText>
        </w:r>
        <w:r w:rsidRPr="001C220C" w:rsidDel="00355DA2">
          <w:rPr>
            <w:lang w:val="en-US"/>
          </w:rPr>
          <w:delText>shall be presented as an</w:delText>
        </w:r>
        <w:r w:rsidRPr="001C220C" w:rsidDel="00355DA2">
          <w:rPr>
            <w:i/>
            <w:lang w:val="en-US"/>
          </w:rPr>
          <w:delText xml:space="preserve"> </w:delText>
        </w:r>
        <w:r w:rsidRPr="00BE56DD" w:rsidDel="00355DA2">
          <w:rPr>
            <w:i/>
            <w:lang w:val="en-US"/>
          </w:rPr>
          <w:delText>equ</w:delText>
        </w:r>
        <w:r w:rsidRPr="00E675A3" w:rsidDel="00355DA2">
          <w:rPr>
            <w:i/>
            <w:lang w:val="en-US"/>
          </w:rPr>
          <w:delText>ipment capability test specification</w:delText>
        </w:r>
        <w:r w:rsidRPr="001C220C" w:rsidDel="00355DA2">
          <w:rPr>
            <w:i/>
            <w:lang w:val="en-US"/>
          </w:rPr>
          <w:delText xml:space="preserve">. </w:delText>
        </w:r>
        <w:r w:rsidRPr="001C220C" w:rsidDel="00355DA2">
          <w:rPr>
            <w:lang w:val="en-US"/>
          </w:rPr>
          <w:delText xml:space="preserve">An </w:delText>
        </w:r>
        <w:r w:rsidRPr="00C02B61" w:rsidDel="00355DA2">
          <w:rPr>
            <w:i/>
            <w:lang w:val="en-US"/>
          </w:rPr>
          <w:delText>equipment capability</w:delText>
        </w:r>
        <w:r w:rsidRPr="00AA4CAD" w:rsidDel="00355DA2">
          <w:rPr>
            <w:i/>
            <w:lang w:val="en-US"/>
          </w:rPr>
          <w:delText xml:space="preserve"> </w:delText>
        </w:r>
        <w:r w:rsidRPr="00C02B61" w:rsidDel="00355DA2">
          <w:rPr>
            <w:i/>
            <w:lang w:val="en-US"/>
          </w:rPr>
          <w:delText>test specification</w:delText>
        </w:r>
        <w:r w:rsidRPr="001C220C" w:rsidDel="00355DA2">
          <w:rPr>
            <w:lang w:val="en-US"/>
          </w:rPr>
          <w:delText xml:space="preserve"> may be associated with </w:delText>
        </w:r>
        <w:r w:rsidR="00C812CE" w:rsidDel="00355DA2">
          <w:rPr>
            <w:lang w:val="en-US"/>
          </w:rPr>
          <w:delText xml:space="preserve">zero to many of </w:delText>
        </w:r>
        <w:r w:rsidRPr="001C220C" w:rsidDel="00355DA2">
          <w:rPr>
            <w:lang w:val="en-US"/>
          </w:rPr>
          <w:delText xml:space="preserve">an </w:delText>
        </w:r>
        <w:r w:rsidR="0040788E" w:rsidRPr="00E675A3" w:rsidDel="00355DA2">
          <w:rPr>
            <w:i/>
            <w:lang w:val="en-US"/>
          </w:rPr>
          <w:delText xml:space="preserve">equipment class, equipment class property, equipment </w:delText>
        </w:r>
        <w:r w:rsidR="00C812CE" w:rsidDel="00355DA2">
          <w:rPr>
            <w:i/>
            <w:lang w:val="en-US"/>
          </w:rPr>
          <w:delText>and/</w:delText>
        </w:r>
        <w:r w:rsidR="0040788E" w:rsidRPr="00E675A3" w:rsidDel="00355DA2">
          <w:rPr>
            <w:lang w:val="en-US"/>
          </w:rPr>
          <w:delText>or</w:delText>
        </w:r>
        <w:r w:rsidR="0040788E" w:rsidRPr="00E675A3" w:rsidDel="00355DA2">
          <w:rPr>
            <w:i/>
            <w:lang w:val="en-US"/>
          </w:rPr>
          <w:delText xml:space="preserve"> </w:delText>
        </w:r>
        <w:r w:rsidRPr="00E675A3" w:rsidDel="00355DA2">
          <w:rPr>
            <w:i/>
            <w:lang w:val="en-US"/>
          </w:rPr>
          <w:delText>equipment property</w:delText>
        </w:r>
        <w:r w:rsidR="00C812CE" w:rsidDel="00355DA2">
          <w:rPr>
            <w:i/>
            <w:lang w:val="en-US"/>
          </w:rPr>
          <w:delText>(s)</w:delText>
        </w:r>
        <w:r w:rsidRPr="001C220C" w:rsidDel="00355DA2">
          <w:rPr>
            <w:lang w:val="en-US"/>
          </w:rPr>
          <w:delText xml:space="preserve">. This is typically used where a test is required to ensure that the </w:delText>
        </w:r>
        <w:r w:rsidRPr="00500BDB" w:rsidDel="00355DA2">
          <w:rPr>
            <w:i/>
            <w:lang w:val="en-US"/>
          </w:rPr>
          <w:delText>equipment</w:delText>
        </w:r>
        <w:r w:rsidRPr="001C220C" w:rsidDel="00355DA2">
          <w:rPr>
            <w:lang w:val="en-US"/>
          </w:rPr>
          <w:delText xml:space="preserve"> has the </w:delText>
        </w:r>
        <w:r w:rsidR="009B528E" w:rsidDel="00355DA2">
          <w:rPr>
            <w:lang w:val="en-US"/>
          </w:rPr>
          <w:delText>necessary</w:delText>
        </w:r>
        <w:r w:rsidR="009B528E" w:rsidRPr="001C220C" w:rsidDel="00355DA2">
          <w:rPr>
            <w:lang w:val="en-US"/>
          </w:rPr>
          <w:delText xml:space="preserve"> </w:delText>
        </w:r>
        <w:r w:rsidRPr="001C220C" w:rsidDel="00355DA2">
          <w:rPr>
            <w:lang w:val="en-US"/>
          </w:rPr>
          <w:delText>capability</w:delText>
        </w:r>
        <w:r w:rsidR="002D77BF" w:rsidRPr="001C220C" w:rsidDel="00355DA2">
          <w:rPr>
            <w:lang w:val="en-US"/>
          </w:rPr>
          <w:delText xml:space="preserve"> and capacity</w:delText>
        </w:r>
        <w:r w:rsidRPr="001C220C" w:rsidDel="00355DA2">
          <w:rPr>
            <w:lang w:val="en-US"/>
          </w:rPr>
          <w:delText xml:space="preserve">. </w:delText>
        </w:r>
      </w:del>
    </w:p>
    <w:p w14:paraId="3C97D5FE" w14:textId="1AE2E02A" w:rsidR="00C812CE" w:rsidDel="00355DA2" w:rsidRDefault="009A0FC3" w:rsidP="0029062D">
      <w:pPr>
        <w:pStyle w:val="PARAGRAPH"/>
        <w:rPr>
          <w:del w:id="4136" w:author="Charles Gifford" w:date="2017-03-18T21:10:00Z"/>
          <w:lang w:val="en-US"/>
        </w:rPr>
      </w:pPr>
      <w:del w:id="4137" w:author="Charles Gifford" w:date="2017-03-18T21:10:00Z">
        <w:r w:rsidRPr="001C220C" w:rsidDel="00355DA2">
          <w:rPr>
            <w:lang w:val="en-US"/>
          </w:rPr>
          <w:delText xml:space="preserve">An </w:delText>
        </w:r>
        <w:r w:rsidRPr="00E675A3" w:rsidDel="00355DA2">
          <w:rPr>
            <w:i/>
            <w:lang w:val="en-US"/>
          </w:rPr>
          <w:delText>equipment capability test specification</w:delText>
        </w:r>
        <w:r w:rsidRPr="001C220C" w:rsidDel="00355DA2">
          <w:rPr>
            <w:lang w:val="en-US"/>
          </w:rPr>
          <w:delText xml:space="preserve"> may test for one or more </w:delText>
        </w:r>
        <w:r w:rsidRPr="00E675A3" w:rsidDel="00355DA2">
          <w:rPr>
            <w:i/>
            <w:lang w:val="en-US"/>
          </w:rPr>
          <w:delText>equipment properties</w:delText>
        </w:r>
        <w:r w:rsidRPr="001C220C" w:rsidDel="00355DA2">
          <w:rPr>
            <w:lang w:val="en-US"/>
          </w:rPr>
          <w:delText xml:space="preserve">. </w:delText>
        </w:r>
      </w:del>
    </w:p>
    <w:p w14:paraId="7E215A96" w14:textId="32574D14" w:rsidR="00E675A3" w:rsidRPr="001C220C" w:rsidDel="00355DA2" w:rsidRDefault="00E675A3" w:rsidP="00E675A3">
      <w:pPr>
        <w:pStyle w:val="PARAGRAPH"/>
        <w:rPr>
          <w:del w:id="4138" w:author="Charles Gifford" w:date="2017-03-18T21:10:00Z"/>
          <w:lang w:val="en-US"/>
        </w:rPr>
      </w:pPr>
      <w:del w:id="4139" w:author="Charles Gifford" w:date="2017-03-18T21:10:00Z">
        <w:r w:rsidRPr="001C220C" w:rsidDel="00355DA2">
          <w:rPr>
            <w:lang w:val="en-US"/>
          </w:rPr>
          <w:delText xml:space="preserve">An </w:delText>
        </w:r>
        <w:r w:rsidRPr="00C02B61" w:rsidDel="00355DA2">
          <w:rPr>
            <w:i/>
            <w:lang w:val="en-US"/>
          </w:rPr>
          <w:delText>equipment capability test specification</w:delText>
        </w:r>
        <w:r w:rsidRPr="001C220C" w:rsidDel="00355DA2">
          <w:rPr>
            <w:lang w:val="en-US"/>
          </w:rPr>
          <w:delText xml:space="preserve"> shall include</w:delText>
        </w:r>
        <w:r w:rsidDel="00355DA2">
          <w:rPr>
            <w:lang w:val="en-US"/>
          </w:rPr>
          <w:delText>:</w:delText>
        </w:r>
      </w:del>
    </w:p>
    <w:p w14:paraId="609D27E6" w14:textId="5A34BC21" w:rsidR="00E675A3" w:rsidRPr="001C220C" w:rsidDel="00355DA2" w:rsidRDefault="00E675A3" w:rsidP="00A70CDA">
      <w:pPr>
        <w:pStyle w:val="ListNumber"/>
        <w:numPr>
          <w:ilvl w:val="0"/>
          <w:numId w:val="67"/>
        </w:numPr>
        <w:ind w:left="360"/>
        <w:rPr>
          <w:del w:id="4140" w:author="Charles Gifford" w:date="2017-03-18T21:10:00Z"/>
          <w:lang w:val="en-US"/>
        </w:rPr>
      </w:pPr>
      <w:del w:id="4141" w:author="Charles Gifford" w:date="2017-03-18T21:10:00Z">
        <w:r w:rsidRPr="001C220C" w:rsidDel="00355DA2">
          <w:rPr>
            <w:lang w:val="en-US"/>
          </w:rPr>
          <w:delText>an identification of the test;</w:delText>
        </w:r>
      </w:del>
    </w:p>
    <w:p w14:paraId="081082B1" w14:textId="3422356D" w:rsidR="00E675A3" w:rsidRPr="001C220C" w:rsidDel="00355DA2" w:rsidRDefault="00E675A3" w:rsidP="00A70CDA">
      <w:pPr>
        <w:pStyle w:val="ListNumber"/>
        <w:numPr>
          <w:ilvl w:val="0"/>
          <w:numId w:val="67"/>
        </w:numPr>
        <w:ind w:left="360"/>
        <w:rPr>
          <w:del w:id="4142" w:author="Charles Gifford" w:date="2017-03-18T21:10:00Z"/>
          <w:lang w:val="en-US"/>
        </w:rPr>
      </w:pPr>
      <w:del w:id="4143" w:author="Charles Gifford" w:date="2017-03-18T21:10:00Z">
        <w:r w:rsidRPr="001C220C" w:rsidDel="00355DA2">
          <w:rPr>
            <w:lang w:val="en-US"/>
          </w:rPr>
          <w:delText>a version of the test;</w:delText>
        </w:r>
      </w:del>
    </w:p>
    <w:p w14:paraId="7C72757F" w14:textId="1F685E9B" w:rsidR="00E675A3" w:rsidRPr="001C220C" w:rsidDel="00355DA2" w:rsidRDefault="00E675A3" w:rsidP="00A70CDA">
      <w:pPr>
        <w:pStyle w:val="ListNumber"/>
        <w:numPr>
          <w:ilvl w:val="0"/>
          <w:numId w:val="67"/>
        </w:numPr>
        <w:ind w:left="360"/>
        <w:rPr>
          <w:del w:id="4144" w:author="Charles Gifford" w:date="2017-03-18T21:10:00Z"/>
          <w:lang w:val="en-US"/>
        </w:rPr>
      </w:pPr>
      <w:del w:id="4145" w:author="Charles Gifford" w:date="2017-03-18T21:10:00Z">
        <w:r w:rsidRPr="001C220C" w:rsidDel="00355DA2">
          <w:rPr>
            <w:lang w:val="en-US"/>
          </w:rPr>
          <w:delText>a description of the test.</w:delText>
        </w:r>
      </w:del>
    </w:p>
    <w:p w14:paraId="4E1287FD" w14:textId="42E316EE" w:rsidR="009A0FC3" w:rsidDel="00355DA2" w:rsidRDefault="00E55734" w:rsidP="0029062D">
      <w:pPr>
        <w:pStyle w:val="PARAGRAPH"/>
        <w:rPr>
          <w:del w:id="4146" w:author="Charles Gifford" w:date="2017-03-18T21:10:00Z"/>
          <w:i/>
          <w:lang w:val="en-US"/>
        </w:rPr>
      </w:pPr>
      <w:del w:id="4147" w:author="Charles Gifford" w:date="2017-03-18T21:10:00Z">
        <w:r w:rsidDel="00355DA2">
          <w:rPr>
            <w:lang w:val="en-US"/>
          </w:rPr>
          <w:fldChar w:fldCharType="begin"/>
        </w:r>
        <w:r w:rsidDel="00355DA2">
          <w:rPr>
            <w:lang w:val="en-US"/>
          </w:rPr>
          <w:delInstrText xml:space="preserve"> REF _Ref449053877 \h </w:delInstrText>
        </w:r>
        <w:r w:rsidDel="00355DA2">
          <w:rPr>
            <w:lang w:val="en-US"/>
          </w:rPr>
        </w:r>
        <w:r w:rsidDel="00355DA2">
          <w:rPr>
            <w:lang w:val="en-US"/>
          </w:rPr>
          <w:fldChar w:fldCharType="separate"/>
        </w:r>
        <w:r w:rsidR="007152C5" w:rsidDel="00355DA2">
          <w:rPr>
            <w:lang w:val="en-US"/>
          </w:rPr>
          <w:delText xml:space="preserve">Table </w:delText>
        </w:r>
        <w:r w:rsidR="007152C5" w:rsidDel="00355DA2">
          <w:rPr>
            <w:noProof/>
            <w:lang w:val="en-US"/>
          </w:rPr>
          <w:delText>34</w:delText>
        </w:r>
        <w:r w:rsidDel="00355DA2">
          <w:rPr>
            <w:lang w:val="en-US"/>
          </w:rPr>
          <w:fldChar w:fldCharType="end"/>
        </w:r>
        <w:r w:rsidDel="00355DA2">
          <w:rPr>
            <w:lang w:val="en-US"/>
          </w:rPr>
          <w:delText xml:space="preserve"> </w:delText>
        </w:r>
        <w:r w:rsidR="00FC5172" w:rsidDel="00355DA2">
          <w:rPr>
            <w:lang w:val="en-US"/>
          </w:rPr>
          <w:delText>lists the relationship</w:delText>
        </w:r>
        <w:r w:rsidR="00FC5172" w:rsidRPr="001C220C" w:rsidDel="00355DA2">
          <w:rPr>
            <w:lang w:val="en-US"/>
          </w:rPr>
          <w:delText xml:space="preserve">s of </w:delText>
        </w:r>
        <w:r w:rsidR="0080447A" w:rsidDel="00355DA2">
          <w:rPr>
            <w:lang w:val="en-US"/>
          </w:rPr>
          <w:delText xml:space="preserve">the </w:delText>
        </w:r>
        <w:r w:rsidR="00FC5172" w:rsidRPr="001C220C" w:rsidDel="00355DA2">
          <w:rPr>
            <w:i/>
            <w:lang w:val="en-US"/>
          </w:rPr>
          <w:delText>equipment capability test specification.</w:delText>
        </w:r>
      </w:del>
      <w:del w:id="4148" w:author="Charles Gifford" w:date="2016-10-29T02:02:00Z">
        <w:r w:rsidR="00FC5172" w:rsidDel="00DB5841">
          <w:rPr>
            <w:lang w:val="en-US"/>
          </w:rPr>
          <w:delText xml:space="preserve"> </w:delText>
        </w:r>
        <w:r w:rsidR="00F00AEF" w:rsidDel="00DB5841">
          <w:rPr>
            <w:lang w:val="en-US"/>
          </w:rPr>
          <w:fldChar w:fldCharType="begin"/>
        </w:r>
        <w:r w:rsidR="00F00AEF" w:rsidDel="00DB5841">
          <w:rPr>
            <w:lang w:val="en-US"/>
          </w:rPr>
          <w:delInstrText xml:space="preserve"> REF _Ref495471566 \h </w:delInstrText>
        </w:r>
        <w:r w:rsidR="00F00AEF" w:rsidDel="00DB5841">
          <w:rPr>
            <w:lang w:val="en-US"/>
          </w:rPr>
        </w:r>
        <w:r w:rsidR="00F00AEF" w:rsidDel="00DB5841">
          <w:rPr>
            <w:lang w:val="en-US"/>
          </w:rPr>
          <w:fldChar w:fldCharType="separate"/>
        </w:r>
        <w:r w:rsidR="00FA41E7" w:rsidDel="00DB5841">
          <w:rPr>
            <w:lang w:val="en-US"/>
          </w:rPr>
          <w:delText xml:space="preserve">Table </w:delText>
        </w:r>
        <w:r w:rsidR="00FA41E7" w:rsidDel="00DB5841">
          <w:rPr>
            <w:noProof/>
            <w:lang w:val="en-US"/>
          </w:rPr>
          <w:delText>32</w:delText>
        </w:r>
        <w:r w:rsidR="00F00AEF" w:rsidDel="00DB5841">
          <w:rPr>
            <w:lang w:val="en-US"/>
          </w:rPr>
          <w:fldChar w:fldCharType="end"/>
        </w:r>
        <w:r w:rsidR="00BB3B94" w:rsidRPr="001C220C" w:rsidDel="00DB5841">
          <w:rPr>
            <w:lang w:val="en-US"/>
          </w:rPr>
          <w:delText xml:space="preserve"> lists the attributes of </w:delText>
        </w:r>
        <w:r w:rsidR="00500BDB" w:rsidDel="00DB5841">
          <w:rPr>
            <w:lang w:val="en-US"/>
          </w:rPr>
          <w:delText xml:space="preserve">the </w:delText>
        </w:r>
        <w:r w:rsidR="00BB3B94" w:rsidRPr="001C220C" w:rsidDel="00DB5841">
          <w:rPr>
            <w:i/>
            <w:lang w:val="en-US"/>
          </w:rPr>
          <w:delText>equipment capability test specification</w:delText>
        </w:r>
        <w:r w:rsidR="0080447A" w:rsidDel="00DB5841">
          <w:rPr>
            <w:i/>
            <w:lang w:val="en-US"/>
          </w:rPr>
          <w:delText xml:space="preserve"> </w:delText>
        </w:r>
        <w:r w:rsidR="0080447A" w:rsidDel="00DB5841">
          <w:rPr>
            <w:lang w:val="en-US"/>
          </w:rPr>
          <w:delText>object</w:delText>
        </w:r>
        <w:r w:rsidR="00BB3B94" w:rsidRPr="001C220C" w:rsidDel="00DB5841">
          <w:rPr>
            <w:i/>
            <w:lang w:val="en-US"/>
          </w:rPr>
          <w:delText>.</w:delText>
        </w:r>
      </w:del>
    </w:p>
    <w:p w14:paraId="48E488D6" w14:textId="7AB5E819" w:rsidR="00765E73" w:rsidDel="00355DA2" w:rsidRDefault="00FC5172" w:rsidP="00FC5172">
      <w:pPr>
        <w:pStyle w:val="TABLE-title"/>
        <w:rPr>
          <w:del w:id="4149" w:author="Charles Gifford" w:date="2017-03-18T21:10:00Z"/>
          <w:lang w:val="en-US"/>
        </w:rPr>
      </w:pPr>
      <w:bookmarkStart w:id="4150" w:name="_Ref449053877"/>
      <w:del w:id="4151" w:author="Charles Gifford" w:date="2017-03-18T21:10:00Z">
        <w:r w:rsidDel="00355DA2">
          <w:rPr>
            <w:lang w:val="en-US"/>
          </w:rPr>
          <w:delText xml:space="preserve">Table </w:delText>
        </w:r>
        <w:r w:rsidR="006D59F1" w:rsidDel="00355DA2">
          <w:rPr>
            <w:lang w:val="en-US"/>
          </w:rPr>
          <w:fldChar w:fldCharType="begin"/>
        </w:r>
        <w:r w:rsidR="006D59F1" w:rsidDel="00355DA2">
          <w:rPr>
            <w:lang w:val="en-US"/>
          </w:rPr>
          <w:delInstrText xml:space="preserve"> SEQ Table \* ARABIC </w:delInstrText>
        </w:r>
        <w:r w:rsidR="006D59F1" w:rsidDel="00355DA2">
          <w:rPr>
            <w:lang w:val="en-US"/>
          </w:rPr>
          <w:fldChar w:fldCharType="separate"/>
        </w:r>
        <w:r w:rsidR="007152C5" w:rsidDel="00355DA2">
          <w:rPr>
            <w:noProof/>
            <w:lang w:val="en-US"/>
          </w:rPr>
          <w:delText>34</w:delText>
        </w:r>
        <w:r w:rsidR="006D59F1" w:rsidDel="00355DA2">
          <w:rPr>
            <w:lang w:val="en-US"/>
          </w:rPr>
          <w:fldChar w:fldCharType="end"/>
        </w:r>
        <w:bookmarkEnd w:id="4150"/>
        <w:r w:rsidDel="00355DA2">
          <w:rPr>
            <w:lang w:val="en-US"/>
          </w:rPr>
          <w:delText xml:space="preserve"> – E</w:delText>
        </w:r>
        <w:r w:rsidRPr="001C220C" w:rsidDel="00355DA2">
          <w:rPr>
            <w:lang w:val="en-US"/>
          </w:rPr>
          <w:delText>quipment capability test specification</w:delText>
        </w:r>
        <w:r w:rsidDel="00355DA2">
          <w:rPr>
            <w:lang w:val="en-US"/>
          </w:rPr>
          <w:delText xml:space="preserve"> relationships</w:delText>
        </w:r>
      </w:del>
    </w:p>
    <w:p w14:paraId="523F548D" w14:textId="173C37D6" w:rsidR="00CB7EC0" w:rsidRPr="001C220C" w:rsidDel="00C812CE" w:rsidRDefault="00C17398" w:rsidP="00C17398">
      <w:pPr>
        <w:pStyle w:val="TABLE-title"/>
        <w:rPr>
          <w:del w:id="4152" w:author="Charles Gifford" w:date="2016-10-07T22:12:00Z"/>
          <w:lang w:val="en-US"/>
        </w:rPr>
      </w:pPr>
      <w:bookmarkStart w:id="4153" w:name="_Toc516130472"/>
      <w:bookmarkStart w:id="4154" w:name="_Toc7250401"/>
      <w:del w:id="4155" w:author="Charles Gifford" w:date="2016-10-07T22:12:00Z">
        <w:r w:rsidDel="00C812CE">
          <w:rPr>
            <w:lang w:val="en-US"/>
          </w:rPr>
          <w:delText xml:space="preserve">Table </w:delText>
        </w:r>
        <w:bookmarkStart w:id="4156" w:name="_Ref495471566"/>
        <w:r w:rsidR="006D59F1" w:rsidDel="00C812CE">
          <w:rPr>
            <w:b w:val="0"/>
            <w:bCs w:val="0"/>
            <w:lang w:val="en-US"/>
          </w:rPr>
          <w:fldChar w:fldCharType="begin"/>
        </w:r>
        <w:r w:rsidR="006D59F1" w:rsidDel="00C812CE">
          <w:rPr>
            <w:lang w:val="en-US"/>
          </w:rPr>
          <w:delInstrText xml:space="preserve"> SEQ Table \* ARABIC </w:delInstrText>
        </w:r>
        <w:r w:rsidR="006D59F1" w:rsidDel="00C812CE">
          <w:rPr>
            <w:b w:val="0"/>
            <w:bCs w:val="0"/>
            <w:lang w:val="en-US"/>
          </w:rPr>
          <w:fldChar w:fldCharType="separate"/>
        </w:r>
        <w:r w:rsidR="008D633D" w:rsidDel="00C812CE">
          <w:rPr>
            <w:noProof/>
            <w:lang w:val="en-US"/>
          </w:rPr>
          <w:delText>32</w:delText>
        </w:r>
        <w:r w:rsidR="006D59F1" w:rsidDel="00C812CE">
          <w:rPr>
            <w:b w:val="0"/>
            <w:bCs w:val="0"/>
            <w:lang w:val="en-US"/>
          </w:rPr>
          <w:fldChar w:fldCharType="end"/>
        </w:r>
        <w:bookmarkEnd w:id="4156"/>
        <w:r w:rsidR="00F00AEF" w:rsidDel="00C812CE">
          <w:rPr>
            <w:lang w:val="en-US"/>
          </w:rPr>
          <w:delText xml:space="preserve"> –</w:delText>
        </w:r>
        <w:r w:rsidR="00FC5172" w:rsidDel="00C812CE">
          <w:rPr>
            <w:lang w:val="en-US"/>
          </w:rPr>
          <w:delText xml:space="preserve"> </w:delText>
        </w:r>
        <w:r w:rsidR="006F45EC" w:rsidDel="00C812CE">
          <w:rPr>
            <w:lang w:val="en-US"/>
          </w:rPr>
          <w:delText>E</w:delText>
        </w:r>
        <w:bookmarkStart w:id="4157" w:name="_Toc306621023"/>
        <w:bookmarkStart w:id="4158" w:name="_Toc320178419"/>
        <w:r w:rsidR="00CB7EC0" w:rsidRPr="001C220C" w:rsidDel="00C812CE">
          <w:rPr>
            <w:lang w:val="en-US"/>
          </w:rPr>
          <w:delText>quipment capability test specification</w:delText>
        </w:r>
        <w:bookmarkEnd w:id="4157"/>
        <w:bookmarkEnd w:id="4158"/>
        <w:r w:rsidR="006F45EC" w:rsidDel="00C812CE">
          <w:rPr>
            <w:lang w:val="en-US"/>
          </w:rPr>
          <w:delText xml:space="preserve"> attributes</w:delText>
        </w:r>
        <w:r w:rsidR="00CB7EC0" w:rsidRPr="001C220C" w:rsidDel="00C812CE">
          <w:rPr>
            <w:lang w:val="en-US"/>
          </w:rPr>
          <w:delText xml:space="preserve"> </w:delText>
        </w:r>
        <w:bookmarkEnd w:id="4153"/>
        <w:bookmarkEnd w:id="4154"/>
      </w:del>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9A505D" w:rsidRPr="001C220C" w:rsidDel="00C812CE" w14:paraId="5BB57802" w14:textId="5067A959">
        <w:trPr>
          <w:tblHeader/>
          <w:jc w:val="center"/>
          <w:del w:id="4159" w:author="Charles Gifford" w:date="2016-10-07T22:12:00Z"/>
        </w:trPr>
        <w:tc>
          <w:tcPr>
            <w:tcW w:w="1269" w:type="dxa"/>
          </w:tcPr>
          <w:p w14:paraId="629B83AB" w14:textId="48505A23" w:rsidR="009A505D" w:rsidRPr="001C220C" w:rsidDel="00C812CE" w:rsidRDefault="009A505D" w:rsidP="009A505D">
            <w:pPr>
              <w:pStyle w:val="NormalTableHeader"/>
              <w:spacing w:before="40"/>
              <w:rPr>
                <w:del w:id="4160" w:author="Charles Gifford" w:date="2016-10-07T22:12:00Z"/>
                <w:lang w:val="en-US"/>
              </w:rPr>
            </w:pPr>
            <w:del w:id="4161" w:author="Charles Gifford" w:date="2016-10-07T22:12:00Z">
              <w:r w:rsidRPr="001C220C" w:rsidDel="00C812CE">
                <w:rPr>
                  <w:lang w:val="en-US"/>
                </w:rPr>
                <w:delText xml:space="preserve">Attribute </w:delText>
              </w:r>
              <w:r w:rsidR="006618D3" w:rsidDel="00C812CE">
                <w:rPr>
                  <w:lang w:val="en-US"/>
                </w:rPr>
                <w:delText>n</w:delText>
              </w:r>
              <w:r w:rsidRPr="001C220C" w:rsidDel="00C812CE">
                <w:rPr>
                  <w:lang w:val="en-US"/>
                </w:rPr>
                <w:delText>ame</w:delText>
              </w:r>
            </w:del>
          </w:p>
        </w:tc>
        <w:tc>
          <w:tcPr>
            <w:tcW w:w="2880" w:type="dxa"/>
          </w:tcPr>
          <w:p w14:paraId="03172293" w14:textId="5E8E699D" w:rsidR="009A505D" w:rsidRPr="001C220C" w:rsidDel="00C812CE" w:rsidRDefault="009A505D" w:rsidP="009A505D">
            <w:pPr>
              <w:pStyle w:val="NormalTableHeader"/>
              <w:spacing w:before="40"/>
              <w:rPr>
                <w:del w:id="4162" w:author="Charles Gifford" w:date="2016-10-07T22:12:00Z"/>
                <w:lang w:val="en-US"/>
              </w:rPr>
            </w:pPr>
            <w:del w:id="4163" w:author="Charles Gifford" w:date="2016-10-07T22:12:00Z">
              <w:r w:rsidRPr="001C220C" w:rsidDel="00C812CE">
                <w:rPr>
                  <w:lang w:val="en-US"/>
                </w:rPr>
                <w:delText>Description</w:delText>
              </w:r>
            </w:del>
          </w:p>
        </w:tc>
        <w:tc>
          <w:tcPr>
            <w:tcW w:w="1440" w:type="dxa"/>
          </w:tcPr>
          <w:p w14:paraId="299600A6" w14:textId="6B796CAB" w:rsidR="009A505D" w:rsidRPr="001C220C" w:rsidDel="00C812CE" w:rsidRDefault="00AE4770" w:rsidP="009A505D">
            <w:pPr>
              <w:pStyle w:val="NormalTableHeader"/>
              <w:spacing w:before="40"/>
              <w:rPr>
                <w:del w:id="4164" w:author="Charles Gifford" w:date="2016-10-07T22:12:00Z"/>
                <w:lang w:val="en-US"/>
              </w:rPr>
            </w:pPr>
            <w:del w:id="4165" w:author="Charles Gifford" w:date="2016-10-07T22:12:00Z">
              <w:r w:rsidDel="00C812CE">
                <w:rPr>
                  <w:lang w:val="en-US"/>
                </w:rPr>
                <w:delText>Production example</w:delText>
              </w:r>
              <w:r w:rsidR="009A505D" w:rsidRPr="001C220C" w:rsidDel="00C812CE">
                <w:rPr>
                  <w:lang w:val="en-US"/>
                </w:rPr>
                <w:delText>s</w:delText>
              </w:r>
            </w:del>
          </w:p>
        </w:tc>
        <w:tc>
          <w:tcPr>
            <w:tcW w:w="1297" w:type="dxa"/>
          </w:tcPr>
          <w:p w14:paraId="7AA3B054" w14:textId="31AF8276" w:rsidR="009A505D" w:rsidRPr="001C220C" w:rsidDel="00C812CE" w:rsidRDefault="00AE4770" w:rsidP="009A505D">
            <w:pPr>
              <w:pStyle w:val="NormalTableHeader"/>
              <w:spacing w:before="40"/>
              <w:rPr>
                <w:del w:id="4166" w:author="Charles Gifford" w:date="2016-10-07T22:12:00Z"/>
                <w:lang w:val="en-US"/>
              </w:rPr>
            </w:pPr>
            <w:del w:id="4167" w:author="Charles Gifford" w:date="2016-10-07T22:12:00Z">
              <w:r w:rsidDel="00C812CE">
                <w:rPr>
                  <w:lang w:val="en-US"/>
                </w:rPr>
                <w:delText>Maintenance example</w:delText>
              </w:r>
              <w:r w:rsidR="009A505D" w:rsidRPr="001C220C" w:rsidDel="00C812CE">
                <w:rPr>
                  <w:lang w:val="en-US"/>
                </w:rPr>
                <w:delText>s</w:delText>
              </w:r>
            </w:del>
          </w:p>
        </w:tc>
        <w:tc>
          <w:tcPr>
            <w:tcW w:w="1080" w:type="dxa"/>
          </w:tcPr>
          <w:p w14:paraId="74B0770E" w14:textId="3AB668C4" w:rsidR="009A505D" w:rsidRPr="001C220C" w:rsidDel="00C812CE" w:rsidRDefault="00AE4770" w:rsidP="009A505D">
            <w:pPr>
              <w:pStyle w:val="NormalTableHeader"/>
              <w:spacing w:before="40"/>
              <w:rPr>
                <w:del w:id="4168" w:author="Charles Gifford" w:date="2016-10-07T22:12:00Z"/>
                <w:lang w:val="en-US"/>
              </w:rPr>
            </w:pPr>
            <w:del w:id="4169" w:author="Charles Gifford" w:date="2016-10-07T22:12:00Z">
              <w:r w:rsidDel="00C812CE">
                <w:rPr>
                  <w:lang w:val="en-US"/>
                </w:rPr>
                <w:delText>Quality example</w:delText>
              </w:r>
              <w:r w:rsidR="009A505D" w:rsidRPr="001C220C" w:rsidDel="00C812CE">
                <w:rPr>
                  <w:lang w:val="en-US"/>
                </w:rPr>
                <w:delText>s</w:delText>
              </w:r>
            </w:del>
          </w:p>
        </w:tc>
        <w:tc>
          <w:tcPr>
            <w:tcW w:w="1080" w:type="dxa"/>
          </w:tcPr>
          <w:p w14:paraId="30D44DB2" w14:textId="3A0AEE60" w:rsidR="009A505D" w:rsidRPr="001C220C" w:rsidDel="00C812CE" w:rsidRDefault="00AE4770" w:rsidP="009A505D">
            <w:pPr>
              <w:pStyle w:val="NormalTableHeader"/>
              <w:spacing w:before="40"/>
              <w:rPr>
                <w:del w:id="4170" w:author="Charles Gifford" w:date="2016-10-07T22:12:00Z"/>
                <w:lang w:val="en-US"/>
              </w:rPr>
            </w:pPr>
            <w:del w:id="4171" w:author="Charles Gifford" w:date="2016-10-07T22:12:00Z">
              <w:r w:rsidDel="00C812CE">
                <w:rPr>
                  <w:lang w:val="en-US"/>
                </w:rPr>
                <w:delText>Inventory example</w:delText>
              </w:r>
              <w:r w:rsidR="009A505D" w:rsidRPr="001C220C" w:rsidDel="00C812CE">
                <w:rPr>
                  <w:lang w:val="en-US"/>
                </w:rPr>
                <w:delText>s</w:delText>
              </w:r>
            </w:del>
          </w:p>
        </w:tc>
      </w:tr>
      <w:tr w:rsidR="00887D79" w:rsidRPr="001C220C" w:rsidDel="00C812CE" w14:paraId="2D5408C6" w14:textId="1968FA69">
        <w:trPr>
          <w:cantSplit/>
          <w:jc w:val="center"/>
          <w:del w:id="4172" w:author="Charles Gifford" w:date="2016-10-07T22:12:00Z"/>
        </w:trPr>
        <w:tc>
          <w:tcPr>
            <w:tcW w:w="1269" w:type="dxa"/>
          </w:tcPr>
          <w:p w14:paraId="5BC9D677" w14:textId="1758453A" w:rsidR="00887D79" w:rsidRPr="001C220C" w:rsidDel="00C812CE" w:rsidRDefault="00F81EE0" w:rsidP="009A505D">
            <w:pPr>
              <w:pStyle w:val="TableNormal1"/>
              <w:spacing w:before="40"/>
              <w:rPr>
                <w:del w:id="4173" w:author="Charles Gifford" w:date="2016-10-07T22:12:00Z"/>
                <w:lang w:val="en-US"/>
              </w:rPr>
            </w:pPr>
            <w:del w:id="4174" w:author="Charles Gifford" w:date="2016-10-07T22:12:00Z">
              <w:r w:rsidRPr="001C220C" w:rsidDel="00C812CE">
                <w:rPr>
                  <w:lang w:val="en-US"/>
                </w:rPr>
                <w:delText>ID</w:delText>
              </w:r>
            </w:del>
          </w:p>
        </w:tc>
        <w:tc>
          <w:tcPr>
            <w:tcW w:w="2880" w:type="dxa"/>
          </w:tcPr>
          <w:p w14:paraId="69358917" w14:textId="5B1958CF" w:rsidR="00887D79" w:rsidRPr="001C220C" w:rsidDel="00C812CE" w:rsidRDefault="00887D79" w:rsidP="009A505D">
            <w:pPr>
              <w:pStyle w:val="TableNormal1"/>
              <w:spacing w:before="40"/>
              <w:rPr>
                <w:del w:id="4175" w:author="Charles Gifford" w:date="2016-10-07T22:12:00Z"/>
                <w:lang w:val="en-US"/>
              </w:rPr>
            </w:pPr>
            <w:del w:id="4176" w:author="Charles Gifford" w:date="2016-10-07T22:12:00Z">
              <w:r w:rsidRPr="001C220C" w:rsidDel="00C812CE">
                <w:rPr>
                  <w:lang w:val="en-US"/>
                </w:rPr>
                <w:delText xml:space="preserve">An identification of a test for certifying one or more values for one or more </w:delText>
              </w:r>
              <w:r w:rsidRPr="001C220C" w:rsidDel="00C812CE">
                <w:rPr>
                  <w:i/>
                  <w:lang w:val="en-US"/>
                </w:rPr>
                <w:delText>equipment properties</w:delText>
              </w:r>
              <w:r w:rsidRPr="001C220C" w:rsidDel="00C812CE">
                <w:rPr>
                  <w:lang w:val="en-US"/>
                </w:rPr>
                <w:delText>.</w:delText>
              </w:r>
            </w:del>
          </w:p>
          <w:p w14:paraId="45D92CD8" w14:textId="072AAC14" w:rsidR="00887D79" w:rsidRPr="001C220C" w:rsidDel="00C812CE" w:rsidRDefault="00887D79" w:rsidP="009A505D">
            <w:pPr>
              <w:pStyle w:val="TableNormal1"/>
              <w:spacing w:before="40"/>
              <w:rPr>
                <w:del w:id="4177" w:author="Charles Gifford" w:date="2016-10-07T22:12:00Z"/>
                <w:lang w:val="en-US"/>
              </w:rPr>
            </w:pPr>
            <w:del w:id="4178" w:author="Charles Gifford" w:date="2016-10-07T22:12:00Z">
              <w:r w:rsidRPr="001C220C" w:rsidDel="00C812CE">
                <w:rPr>
                  <w:lang w:val="en-US"/>
                </w:rPr>
                <w:delText xml:space="preserve">For example, this </w:delText>
              </w:r>
              <w:r w:rsidR="00DE2E9A" w:rsidDel="00C812CE">
                <w:rPr>
                  <w:lang w:val="en-US"/>
                </w:rPr>
                <w:delText xml:space="preserve">can </w:delText>
              </w:r>
              <w:r w:rsidRPr="001C220C" w:rsidDel="00C812CE">
                <w:rPr>
                  <w:lang w:val="en-US"/>
                </w:rPr>
                <w:delText>be the name of a document that describes or defines the capability test.</w:delText>
              </w:r>
            </w:del>
          </w:p>
        </w:tc>
        <w:tc>
          <w:tcPr>
            <w:tcW w:w="1440" w:type="dxa"/>
          </w:tcPr>
          <w:p w14:paraId="379A2D1E" w14:textId="374ABD47" w:rsidR="00887D79" w:rsidRPr="001C220C" w:rsidDel="00C812CE" w:rsidRDefault="00887D79" w:rsidP="009A505D">
            <w:pPr>
              <w:pStyle w:val="TableNormal1"/>
              <w:spacing w:before="40"/>
              <w:rPr>
                <w:del w:id="4179" w:author="Charles Gifford" w:date="2016-10-07T22:12:00Z"/>
                <w:lang w:val="en-US"/>
              </w:rPr>
            </w:pPr>
            <w:del w:id="4180" w:author="Charles Gifford" w:date="2016-10-07T22:12:00Z">
              <w:r w:rsidRPr="001C220C" w:rsidDel="00C812CE">
                <w:rPr>
                  <w:lang w:val="en-US"/>
                </w:rPr>
                <w:delText>WAJTT-101</w:delText>
              </w:r>
            </w:del>
          </w:p>
        </w:tc>
        <w:tc>
          <w:tcPr>
            <w:tcW w:w="1297" w:type="dxa"/>
          </w:tcPr>
          <w:p w14:paraId="30C198CA" w14:textId="07E35881" w:rsidR="00887D79" w:rsidRPr="001C220C" w:rsidDel="00C812CE" w:rsidRDefault="00887D79" w:rsidP="009A505D">
            <w:pPr>
              <w:pStyle w:val="TableNormal1"/>
              <w:spacing w:before="40"/>
              <w:rPr>
                <w:del w:id="4181" w:author="Charles Gifford" w:date="2016-10-07T22:12:00Z"/>
                <w:lang w:val="en-US"/>
              </w:rPr>
            </w:pPr>
            <w:del w:id="4182" w:author="Charles Gifford" w:date="2016-10-07T22:12:00Z">
              <w:r w:rsidRPr="001C220C" w:rsidDel="00C812CE">
                <w:rPr>
                  <w:lang w:val="en-US"/>
                </w:rPr>
                <w:delText>Wldr_check</w:delText>
              </w:r>
            </w:del>
          </w:p>
        </w:tc>
        <w:tc>
          <w:tcPr>
            <w:tcW w:w="1080" w:type="dxa"/>
          </w:tcPr>
          <w:p w14:paraId="0E0F3C67" w14:textId="56F616AA" w:rsidR="00887D79" w:rsidRPr="001C220C" w:rsidDel="00C812CE" w:rsidRDefault="00C02B61" w:rsidP="009A505D">
            <w:pPr>
              <w:pStyle w:val="TableNormal1"/>
              <w:spacing w:before="40"/>
              <w:rPr>
                <w:del w:id="4183" w:author="Charles Gifford" w:date="2016-10-07T22:12:00Z"/>
                <w:lang w:val="en-US"/>
              </w:rPr>
            </w:pPr>
            <w:del w:id="4184" w:author="Charles Gifford" w:date="2016-10-07T22:12:00Z">
              <w:r w:rsidDel="00C812CE">
                <w:rPr>
                  <w:lang w:val="en-US"/>
                </w:rPr>
                <w:delText>Att</w:delText>
              </w:r>
              <w:r w:rsidR="00887D79" w:rsidRPr="001C220C" w:rsidDel="00C812CE">
                <w:rPr>
                  <w:lang w:val="en-US"/>
                </w:rPr>
                <w:delText>-Calibrate</w:delText>
              </w:r>
            </w:del>
          </w:p>
        </w:tc>
        <w:tc>
          <w:tcPr>
            <w:tcW w:w="1080" w:type="dxa"/>
          </w:tcPr>
          <w:p w14:paraId="798CE5AD" w14:textId="5E987262" w:rsidR="00887D79" w:rsidRPr="001C220C" w:rsidDel="00C812CE" w:rsidRDefault="00C02B61" w:rsidP="009A505D">
            <w:pPr>
              <w:pStyle w:val="TableNormal1"/>
              <w:spacing w:before="40"/>
              <w:rPr>
                <w:del w:id="4185" w:author="Charles Gifford" w:date="2016-10-07T22:12:00Z"/>
                <w:lang w:val="en-US"/>
              </w:rPr>
            </w:pPr>
            <w:del w:id="4186" w:author="Charles Gifford" w:date="2016-10-07T22:12:00Z">
              <w:r w:rsidDel="00C812CE">
                <w:rPr>
                  <w:lang w:val="en-US"/>
                </w:rPr>
                <w:delText>Flt</w:delText>
              </w:r>
              <w:r w:rsidR="00887D79" w:rsidRPr="001C220C" w:rsidDel="00C812CE">
                <w:rPr>
                  <w:lang w:val="en-US"/>
                </w:rPr>
                <w:delText>_Safety</w:delText>
              </w:r>
            </w:del>
          </w:p>
        </w:tc>
      </w:tr>
      <w:tr w:rsidR="00887D79" w:rsidRPr="001C220C" w:rsidDel="00C812CE" w14:paraId="584D9177" w14:textId="364BFCB9">
        <w:trPr>
          <w:cantSplit/>
          <w:jc w:val="center"/>
          <w:del w:id="4187" w:author="Charles Gifford" w:date="2016-10-07T22:12:00Z"/>
        </w:trPr>
        <w:tc>
          <w:tcPr>
            <w:tcW w:w="1269" w:type="dxa"/>
          </w:tcPr>
          <w:p w14:paraId="0BE14F34" w14:textId="2AD9956E" w:rsidR="00887D79" w:rsidRPr="001C220C" w:rsidDel="00C812CE" w:rsidRDefault="00887D79" w:rsidP="009A505D">
            <w:pPr>
              <w:pStyle w:val="TableNormal1"/>
              <w:spacing w:before="40"/>
              <w:rPr>
                <w:del w:id="4188" w:author="Charles Gifford" w:date="2016-10-07T22:12:00Z"/>
                <w:lang w:val="en-US"/>
              </w:rPr>
            </w:pPr>
            <w:del w:id="4189" w:author="Charles Gifford" w:date="2016-10-07T22:12:00Z">
              <w:r w:rsidRPr="001C220C" w:rsidDel="00C812CE">
                <w:rPr>
                  <w:lang w:val="en-US"/>
                </w:rPr>
                <w:delText>Description</w:delText>
              </w:r>
            </w:del>
          </w:p>
        </w:tc>
        <w:tc>
          <w:tcPr>
            <w:tcW w:w="2880" w:type="dxa"/>
          </w:tcPr>
          <w:p w14:paraId="5DA82500" w14:textId="2FBBCCCB" w:rsidR="00887D79" w:rsidRPr="001C220C" w:rsidDel="00C812CE" w:rsidRDefault="00887D79" w:rsidP="009A505D">
            <w:pPr>
              <w:pStyle w:val="TableNormal1"/>
              <w:spacing w:before="40"/>
              <w:rPr>
                <w:del w:id="4190" w:author="Charles Gifford" w:date="2016-10-07T22:12:00Z"/>
                <w:lang w:val="en-US"/>
              </w:rPr>
            </w:pPr>
            <w:del w:id="4191" w:author="Charles Gifford" w:date="2016-10-07T22:12:00Z">
              <w:r w:rsidRPr="001C220C" w:rsidDel="00C812CE">
                <w:rPr>
                  <w:lang w:val="en-US"/>
                </w:rPr>
                <w:delText xml:space="preserve">Additional information about the </w:delText>
              </w:r>
              <w:r w:rsidRPr="001C220C" w:rsidDel="00C812CE">
                <w:rPr>
                  <w:i/>
                  <w:lang w:val="en-US"/>
                </w:rPr>
                <w:delText>equipment capability test specification</w:delText>
              </w:r>
              <w:r w:rsidRPr="001C220C" w:rsidDel="00C812CE">
                <w:rPr>
                  <w:lang w:val="en-US"/>
                </w:rPr>
                <w:delText>.</w:delText>
              </w:r>
            </w:del>
          </w:p>
        </w:tc>
        <w:tc>
          <w:tcPr>
            <w:tcW w:w="1440" w:type="dxa"/>
          </w:tcPr>
          <w:p w14:paraId="16A06A29" w14:textId="24C7C21D" w:rsidR="00887D79" w:rsidRPr="001C220C" w:rsidDel="00C812CE" w:rsidRDefault="00887D79" w:rsidP="009A505D">
            <w:pPr>
              <w:pStyle w:val="TableNormal1"/>
              <w:spacing w:before="40"/>
              <w:rPr>
                <w:del w:id="4192" w:author="Charles Gifford" w:date="2016-10-07T22:12:00Z"/>
                <w:lang w:val="en-US"/>
              </w:rPr>
            </w:pPr>
            <w:del w:id="4193" w:author="Charles Gifford" w:date="2016-10-07T22:12:00Z">
              <w:r w:rsidRPr="001C220C" w:rsidDel="00C812CE">
                <w:rPr>
                  <w:lang w:val="en-US"/>
                </w:rPr>
                <w:delText>Widget assembly jig throughput test – returns the run rate for a specific machine</w:delText>
              </w:r>
            </w:del>
          </w:p>
        </w:tc>
        <w:tc>
          <w:tcPr>
            <w:tcW w:w="1297" w:type="dxa"/>
          </w:tcPr>
          <w:p w14:paraId="231575B9" w14:textId="14736C19" w:rsidR="00887D79" w:rsidRPr="001C220C" w:rsidDel="00C812CE" w:rsidRDefault="00887D79" w:rsidP="009A505D">
            <w:pPr>
              <w:pStyle w:val="TableNormal1"/>
              <w:spacing w:before="40"/>
              <w:rPr>
                <w:del w:id="4194" w:author="Charles Gifford" w:date="2016-10-07T22:12:00Z"/>
                <w:lang w:val="en-US"/>
              </w:rPr>
            </w:pPr>
            <w:del w:id="4195" w:author="Charles Gifford" w:date="2016-10-07T22:12:00Z">
              <w:r w:rsidRPr="001C220C" w:rsidDel="00C812CE">
                <w:rPr>
                  <w:lang w:val="en-US"/>
                </w:rPr>
                <w:delText>Welder Safety Check</w:delText>
              </w:r>
            </w:del>
          </w:p>
        </w:tc>
        <w:tc>
          <w:tcPr>
            <w:tcW w:w="1080" w:type="dxa"/>
          </w:tcPr>
          <w:p w14:paraId="0951F0FC" w14:textId="39A2DE49" w:rsidR="00887D79" w:rsidRPr="001C220C" w:rsidDel="00C812CE" w:rsidRDefault="00887D79" w:rsidP="009A505D">
            <w:pPr>
              <w:pStyle w:val="TableNormal1"/>
              <w:spacing w:before="40"/>
              <w:rPr>
                <w:del w:id="4196" w:author="Charles Gifford" w:date="2016-10-07T22:12:00Z"/>
                <w:lang w:val="en-US"/>
              </w:rPr>
            </w:pPr>
            <w:del w:id="4197" w:author="Charles Gifford" w:date="2016-10-07T22:12:00Z">
              <w:r w:rsidRPr="001C220C" w:rsidDel="00C812CE">
                <w:rPr>
                  <w:lang w:val="en-US"/>
                </w:rPr>
                <w:delText>Auto Titration tester Calibration</w:delText>
              </w:r>
            </w:del>
          </w:p>
        </w:tc>
        <w:tc>
          <w:tcPr>
            <w:tcW w:w="1080" w:type="dxa"/>
          </w:tcPr>
          <w:p w14:paraId="27969E8F" w14:textId="1C925ECF" w:rsidR="00887D79" w:rsidRPr="001C220C" w:rsidDel="00C812CE" w:rsidRDefault="00887D79" w:rsidP="009A505D">
            <w:pPr>
              <w:pStyle w:val="TableNormal1"/>
              <w:spacing w:before="40"/>
              <w:rPr>
                <w:del w:id="4198" w:author="Charles Gifford" w:date="2016-10-07T22:12:00Z"/>
                <w:lang w:val="en-US"/>
              </w:rPr>
            </w:pPr>
            <w:del w:id="4199" w:author="Charles Gifford" w:date="2016-10-07T22:12:00Z">
              <w:r w:rsidRPr="001C220C" w:rsidDel="00C812CE">
                <w:rPr>
                  <w:lang w:val="en-US"/>
                </w:rPr>
                <w:delText>Lift truck safety truck</w:delText>
              </w:r>
            </w:del>
          </w:p>
        </w:tc>
      </w:tr>
      <w:tr w:rsidR="00242B6D" w:rsidRPr="001C220C" w:rsidDel="00C812CE" w14:paraId="69963108" w14:textId="5B7CF03E">
        <w:trPr>
          <w:cantSplit/>
          <w:jc w:val="center"/>
          <w:del w:id="4200" w:author="Charles Gifford" w:date="2016-10-07T22:12:00Z"/>
        </w:trPr>
        <w:tc>
          <w:tcPr>
            <w:tcW w:w="1269" w:type="dxa"/>
          </w:tcPr>
          <w:p w14:paraId="32D260F1" w14:textId="40EE0FE7" w:rsidR="00242B6D" w:rsidRPr="001C220C" w:rsidDel="00C812CE" w:rsidRDefault="00242B6D" w:rsidP="00242B6D">
            <w:pPr>
              <w:pStyle w:val="TableNormal1"/>
              <w:spacing w:before="40"/>
              <w:rPr>
                <w:del w:id="4201" w:author="Charles Gifford" w:date="2016-10-07T22:12:00Z"/>
                <w:lang w:val="en-US"/>
              </w:rPr>
            </w:pPr>
            <w:ins w:id="4202" w:author="Dennis Brandl" w:date="2015-08-17T10:47:00Z">
              <w:del w:id="4203" w:author="Charles Gifford" w:date="2016-10-07T22:12:00Z">
                <w:r w:rsidDel="00C812CE">
                  <w:rPr>
                    <w:lang w:val="en-US"/>
                  </w:rPr>
                  <w:delText xml:space="preserve">Hierarchy </w:delText>
                </w:r>
              </w:del>
            </w:ins>
            <w:del w:id="4204" w:author="Charles Gifford" w:date="2016-10-07T22:12:00Z">
              <w:r w:rsidR="000327C9" w:rsidDel="00C812CE">
                <w:rPr>
                  <w:lang w:val="en-US"/>
                </w:rPr>
                <w:delText>s</w:delText>
              </w:r>
            </w:del>
            <w:ins w:id="4205" w:author="Dennis Brandl" w:date="2015-08-17T10:47:00Z">
              <w:del w:id="4206" w:author="Charles Gifford" w:date="2016-10-07T22:12:00Z">
                <w:r w:rsidDel="00C812CE">
                  <w:rPr>
                    <w:lang w:val="en-US"/>
                  </w:rPr>
                  <w:delText>cope</w:delText>
                </w:r>
              </w:del>
            </w:ins>
          </w:p>
        </w:tc>
        <w:tc>
          <w:tcPr>
            <w:tcW w:w="2880" w:type="dxa"/>
          </w:tcPr>
          <w:p w14:paraId="4BDDC7CE" w14:textId="758A5513" w:rsidR="00242B6D" w:rsidRPr="001C220C" w:rsidDel="00C812CE" w:rsidRDefault="00242B6D" w:rsidP="00242B6D">
            <w:pPr>
              <w:pStyle w:val="TableNormal1"/>
              <w:rPr>
                <w:ins w:id="4207" w:author="Dennis Brandl" w:date="2015-08-17T10:47:00Z"/>
                <w:del w:id="4208" w:author="Charles Gifford" w:date="2016-10-07T22:12:00Z"/>
                <w:lang w:val="en-US"/>
              </w:rPr>
            </w:pPr>
            <w:ins w:id="4209" w:author="Dennis Brandl" w:date="2015-08-17T10:47:00Z">
              <w:del w:id="4210" w:author="Charles Gifford" w:date="2016-10-07T22:12:00Z">
                <w:r w:rsidRPr="001C220C" w:rsidDel="00C812CE">
                  <w:rPr>
                    <w:lang w:val="en-US"/>
                  </w:rPr>
                  <w:delText xml:space="preserve">Identifies where the exchanged information fits within the role based equipment hierarchy. </w:delText>
                </w:r>
              </w:del>
            </w:ins>
          </w:p>
          <w:p w14:paraId="164703E7" w14:textId="78B4F9C8" w:rsidR="00242B6D" w:rsidRPr="001C220C" w:rsidDel="00C812CE" w:rsidRDefault="00242B6D" w:rsidP="00242B6D">
            <w:pPr>
              <w:pStyle w:val="TableNormal1"/>
              <w:spacing w:before="40"/>
              <w:rPr>
                <w:del w:id="4211" w:author="Charles Gifford" w:date="2016-10-07T22:12:00Z"/>
                <w:lang w:val="en-US"/>
              </w:rPr>
            </w:pPr>
            <w:ins w:id="4212" w:author="Dennis Brandl" w:date="2015-08-17T10:47:00Z">
              <w:del w:id="4213" w:author="Charles Gifford" w:date="2016-10-07T22:12:00Z">
                <w:r w:rsidRPr="001C220C" w:rsidDel="00C812CE">
                  <w:rPr>
                    <w:lang w:val="en-US"/>
                  </w:rPr>
                  <w:delText xml:space="preserve">Optionally defines the scope of the </w:delText>
                </w:r>
                <w:r w:rsidRPr="008C5116" w:rsidDel="00C812CE">
                  <w:rPr>
                    <w:i/>
                    <w:lang w:val="en-US"/>
                  </w:rPr>
                  <w:delText>equipment capability test specification</w:delText>
                </w:r>
                <w:r w:rsidRPr="001C220C" w:rsidDel="00C812CE">
                  <w:rPr>
                    <w:lang w:val="en-US"/>
                  </w:rPr>
                  <w:delText>, such as the site or area it is defined for.</w:delText>
                </w:r>
              </w:del>
            </w:ins>
          </w:p>
        </w:tc>
        <w:tc>
          <w:tcPr>
            <w:tcW w:w="1440" w:type="dxa"/>
          </w:tcPr>
          <w:p w14:paraId="3D6D7522" w14:textId="008CA505" w:rsidR="00242B6D" w:rsidRPr="001C220C" w:rsidDel="00C812CE" w:rsidRDefault="00242B6D" w:rsidP="00242B6D">
            <w:pPr>
              <w:pStyle w:val="TableNormal1"/>
              <w:spacing w:before="40"/>
              <w:rPr>
                <w:del w:id="4214" w:author="Charles Gifford" w:date="2016-10-07T22:12:00Z"/>
                <w:lang w:val="en-US"/>
              </w:rPr>
            </w:pPr>
            <w:ins w:id="4215" w:author="Dennis Brandl" w:date="2015-08-17T10:47:00Z">
              <w:del w:id="4216" w:author="Charles Gifford" w:date="2016-10-07T22:12:00Z">
                <w:r w:rsidRPr="001C220C" w:rsidDel="00C812CE">
                  <w:rPr>
                    <w:lang w:val="en-US"/>
                  </w:rPr>
                  <w:delText>South Shore (Site) / Work Line (Area)</w:delText>
                </w:r>
              </w:del>
            </w:ins>
          </w:p>
        </w:tc>
        <w:tc>
          <w:tcPr>
            <w:tcW w:w="1297" w:type="dxa"/>
          </w:tcPr>
          <w:p w14:paraId="2B336661" w14:textId="4C400EF2" w:rsidR="00242B6D" w:rsidRPr="001C220C" w:rsidDel="00C812CE" w:rsidRDefault="00242B6D" w:rsidP="00242B6D">
            <w:pPr>
              <w:pStyle w:val="TableNormal1"/>
              <w:spacing w:before="40"/>
              <w:rPr>
                <w:del w:id="4217" w:author="Charles Gifford" w:date="2016-10-07T22:12:00Z"/>
                <w:lang w:val="en-US"/>
              </w:rPr>
            </w:pPr>
            <w:ins w:id="4218" w:author="Dennis Brandl" w:date="2015-08-17T10:47:00Z">
              <w:del w:id="4219" w:author="Charles Gifford" w:date="2016-10-07T22:12:00Z">
                <w:r w:rsidRPr="001C220C" w:rsidDel="00C812CE">
                  <w:rPr>
                    <w:lang w:val="en-US"/>
                  </w:rPr>
                  <w:delText>South Shore (SITE) / Packaging (Area)</w:delText>
                </w:r>
              </w:del>
            </w:ins>
          </w:p>
        </w:tc>
        <w:tc>
          <w:tcPr>
            <w:tcW w:w="1080" w:type="dxa"/>
          </w:tcPr>
          <w:p w14:paraId="6DEB6696" w14:textId="6289E251" w:rsidR="00242B6D" w:rsidRPr="001C220C" w:rsidDel="00C812CE" w:rsidRDefault="00242B6D" w:rsidP="00242B6D">
            <w:pPr>
              <w:pStyle w:val="TableNormal1"/>
              <w:spacing w:before="40"/>
              <w:rPr>
                <w:del w:id="4220" w:author="Charles Gifford" w:date="2016-10-07T22:12:00Z"/>
                <w:lang w:val="en-US"/>
              </w:rPr>
            </w:pPr>
            <w:ins w:id="4221" w:author="Dennis Brandl" w:date="2015-08-17T10:47:00Z">
              <w:del w:id="4222" w:author="Charles Gifford" w:date="2016-10-07T22:12:00Z">
                <w:r w:rsidRPr="001C220C" w:rsidDel="00C812CE">
                  <w:rPr>
                    <w:lang w:val="en-US"/>
                  </w:rPr>
                  <w:delText>Mixer Sample Port (Work Unit)</w:delText>
                </w:r>
              </w:del>
            </w:ins>
          </w:p>
        </w:tc>
        <w:tc>
          <w:tcPr>
            <w:tcW w:w="1080" w:type="dxa"/>
          </w:tcPr>
          <w:p w14:paraId="7ACB700A" w14:textId="74397651" w:rsidR="00242B6D" w:rsidRPr="001C220C" w:rsidDel="00C812CE" w:rsidRDefault="00242B6D" w:rsidP="00242B6D">
            <w:pPr>
              <w:pStyle w:val="TableNormal1"/>
              <w:spacing w:before="40"/>
              <w:rPr>
                <w:del w:id="4223" w:author="Charles Gifford" w:date="2016-10-07T22:12:00Z"/>
                <w:lang w:val="en-US"/>
              </w:rPr>
            </w:pPr>
            <w:ins w:id="4224" w:author="Dennis Brandl" w:date="2015-08-17T10:47:00Z">
              <w:del w:id="4225" w:author="Charles Gifford" w:date="2016-10-07T22:12:00Z">
                <w:r w:rsidRPr="001C220C" w:rsidDel="00C812CE">
                  <w:rPr>
                    <w:lang w:val="en-US"/>
                  </w:rPr>
                  <w:delText>Receiving dock (Work Center)</w:delText>
                </w:r>
              </w:del>
            </w:ins>
          </w:p>
        </w:tc>
      </w:tr>
      <w:tr w:rsidR="00242B6D" w:rsidRPr="001C220C" w:rsidDel="00C812CE" w14:paraId="6A1F73B2" w14:textId="117F719A" w:rsidTr="008C5116">
        <w:trPr>
          <w:cantSplit/>
          <w:trHeight w:val="449"/>
          <w:jc w:val="center"/>
          <w:del w:id="4226" w:author="Charles Gifford" w:date="2016-10-07T22:12:00Z"/>
        </w:trPr>
        <w:tc>
          <w:tcPr>
            <w:tcW w:w="1269" w:type="dxa"/>
          </w:tcPr>
          <w:p w14:paraId="41E3F46C" w14:textId="61809A85" w:rsidR="00242B6D" w:rsidRPr="001C220C" w:rsidDel="00C812CE" w:rsidRDefault="00242B6D" w:rsidP="00242B6D">
            <w:pPr>
              <w:pStyle w:val="TableNormal1"/>
              <w:spacing w:before="40"/>
              <w:rPr>
                <w:del w:id="4227" w:author="Charles Gifford" w:date="2016-10-07T22:12:00Z"/>
                <w:lang w:val="en-US"/>
              </w:rPr>
            </w:pPr>
            <w:del w:id="4228" w:author="Charles Gifford" w:date="2016-10-07T22:12:00Z">
              <w:r w:rsidRPr="001C220C" w:rsidDel="00C812CE">
                <w:rPr>
                  <w:lang w:val="en-US"/>
                </w:rPr>
                <w:delText>Version</w:delText>
              </w:r>
            </w:del>
          </w:p>
        </w:tc>
        <w:tc>
          <w:tcPr>
            <w:tcW w:w="2880" w:type="dxa"/>
          </w:tcPr>
          <w:p w14:paraId="61249804" w14:textId="3B338CBC" w:rsidR="00242B6D" w:rsidRPr="001C220C" w:rsidDel="008C5116" w:rsidRDefault="00242B6D" w:rsidP="00242B6D">
            <w:pPr>
              <w:pStyle w:val="TableNormal1"/>
              <w:spacing w:before="40"/>
              <w:rPr>
                <w:del w:id="4229" w:author="Charles Gifford" w:date="2016-01-14T16:49:00Z"/>
                <w:lang w:val="en-US"/>
              </w:rPr>
            </w:pPr>
            <w:del w:id="4230" w:author="Charles Gifford" w:date="2016-10-07T22:12:00Z">
              <w:r w:rsidRPr="001C220C" w:rsidDel="00C812CE">
                <w:rPr>
                  <w:lang w:val="en-US"/>
                </w:rPr>
                <w:delText>An identification of the version of the capability test specification.</w:delText>
              </w:r>
            </w:del>
          </w:p>
          <w:p w14:paraId="53E8C7EA" w14:textId="43AAE821" w:rsidR="00242B6D" w:rsidRPr="001C220C" w:rsidDel="00C812CE" w:rsidRDefault="00242B6D" w:rsidP="00242B6D">
            <w:pPr>
              <w:pStyle w:val="TableNormal1"/>
              <w:spacing w:before="40"/>
              <w:rPr>
                <w:del w:id="4231" w:author="Charles Gifford" w:date="2016-10-07T22:12:00Z"/>
                <w:lang w:val="en-US"/>
              </w:rPr>
            </w:pPr>
          </w:p>
        </w:tc>
        <w:tc>
          <w:tcPr>
            <w:tcW w:w="1440" w:type="dxa"/>
          </w:tcPr>
          <w:p w14:paraId="244A3C84" w14:textId="4FF64FCB" w:rsidR="00242B6D" w:rsidRPr="001C220C" w:rsidDel="00C812CE" w:rsidRDefault="00242B6D" w:rsidP="00242B6D">
            <w:pPr>
              <w:pStyle w:val="TableNormal1"/>
              <w:spacing w:before="40"/>
              <w:rPr>
                <w:del w:id="4232" w:author="Charles Gifford" w:date="2016-10-07T22:12:00Z"/>
                <w:lang w:val="en-US"/>
              </w:rPr>
            </w:pPr>
            <w:del w:id="4233" w:author="Charles Gifford" w:date="2016-10-07T22:12:00Z">
              <w:r w:rsidRPr="001C220C" w:rsidDel="00C812CE">
                <w:rPr>
                  <w:lang w:val="en-US"/>
                </w:rPr>
                <w:delText>1</w:delText>
              </w:r>
              <w:r w:rsidDel="00C812CE">
                <w:rPr>
                  <w:lang w:val="en-US"/>
                </w:rPr>
                <w:delText>,</w:delText>
              </w:r>
              <w:r w:rsidRPr="001C220C" w:rsidDel="00C812CE">
                <w:rPr>
                  <w:lang w:val="en-US"/>
                </w:rPr>
                <w:delText>0</w:delText>
              </w:r>
            </w:del>
          </w:p>
        </w:tc>
        <w:tc>
          <w:tcPr>
            <w:tcW w:w="1297" w:type="dxa"/>
          </w:tcPr>
          <w:p w14:paraId="4F006BFE" w14:textId="23835444" w:rsidR="00242B6D" w:rsidRPr="001C220C" w:rsidDel="00C812CE" w:rsidRDefault="00242B6D" w:rsidP="00242B6D">
            <w:pPr>
              <w:pStyle w:val="TableNormal1"/>
              <w:spacing w:before="40"/>
              <w:rPr>
                <w:del w:id="4234" w:author="Charles Gifford" w:date="2016-10-07T22:12:00Z"/>
                <w:lang w:val="en-US"/>
              </w:rPr>
            </w:pPr>
            <w:del w:id="4235" w:author="Charles Gifford" w:date="2016-10-07T22:12:00Z">
              <w:r w:rsidRPr="001C220C" w:rsidDel="00C812CE">
                <w:rPr>
                  <w:lang w:val="en-US"/>
                </w:rPr>
                <w:delText>2</w:delText>
              </w:r>
              <w:r w:rsidDel="00C812CE">
                <w:rPr>
                  <w:lang w:val="en-US"/>
                </w:rPr>
                <w:delText>,</w:delText>
              </w:r>
              <w:r w:rsidRPr="001C220C" w:rsidDel="00C812CE">
                <w:rPr>
                  <w:lang w:val="en-US"/>
                </w:rPr>
                <w:delText>3</w:delText>
              </w:r>
            </w:del>
          </w:p>
        </w:tc>
        <w:tc>
          <w:tcPr>
            <w:tcW w:w="1080" w:type="dxa"/>
          </w:tcPr>
          <w:p w14:paraId="5E3BD985" w14:textId="462CC218" w:rsidR="00242B6D" w:rsidRPr="001C220C" w:rsidDel="00C812CE" w:rsidRDefault="00242B6D" w:rsidP="00242B6D">
            <w:pPr>
              <w:pStyle w:val="TableNormal1"/>
              <w:spacing w:before="40"/>
              <w:rPr>
                <w:del w:id="4236" w:author="Charles Gifford" w:date="2016-10-07T22:12:00Z"/>
                <w:lang w:val="en-US"/>
              </w:rPr>
            </w:pPr>
            <w:del w:id="4237" w:author="Charles Gifford" w:date="2016-10-07T22:12:00Z">
              <w:r w:rsidRPr="001C220C" w:rsidDel="00C812CE">
                <w:rPr>
                  <w:lang w:val="en-US"/>
                </w:rPr>
                <w:delText>1</w:delText>
              </w:r>
              <w:r w:rsidDel="00C812CE">
                <w:rPr>
                  <w:lang w:val="en-US"/>
                </w:rPr>
                <w:delText>,</w:delText>
              </w:r>
              <w:r w:rsidRPr="001C220C" w:rsidDel="00C812CE">
                <w:rPr>
                  <w:lang w:val="en-US"/>
                </w:rPr>
                <w:delText>1</w:delText>
              </w:r>
            </w:del>
          </w:p>
        </w:tc>
        <w:tc>
          <w:tcPr>
            <w:tcW w:w="1080" w:type="dxa"/>
          </w:tcPr>
          <w:p w14:paraId="3914B2E3" w14:textId="6A386B76" w:rsidR="00242B6D" w:rsidRPr="001C220C" w:rsidDel="00C812CE" w:rsidRDefault="00242B6D" w:rsidP="00242B6D">
            <w:pPr>
              <w:pStyle w:val="TableNormal1"/>
              <w:spacing w:before="40"/>
              <w:rPr>
                <w:del w:id="4238" w:author="Charles Gifford" w:date="2016-10-07T22:12:00Z"/>
                <w:lang w:val="en-US"/>
              </w:rPr>
            </w:pPr>
            <w:del w:id="4239" w:author="Charles Gifford" w:date="2016-10-07T22:12:00Z">
              <w:r w:rsidRPr="001C220C" w:rsidDel="00C812CE">
                <w:rPr>
                  <w:lang w:val="en-US"/>
                </w:rPr>
                <w:delText>1</w:delText>
              </w:r>
              <w:r w:rsidDel="00C812CE">
                <w:rPr>
                  <w:lang w:val="en-US"/>
                </w:rPr>
                <w:delText>,</w:delText>
              </w:r>
              <w:r w:rsidRPr="001C220C" w:rsidDel="00C812CE">
                <w:rPr>
                  <w:lang w:val="en-US"/>
                </w:rPr>
                <w:delText>1</w:delText>
              </w:r>
            </w:del>
          </w:p>
        </w:tc>
      </w:tr>
    </w:tbl>
    <w:p w14:paraId="53A66D92" w14:textId="3116DF8F" w:rsidR="009A505D" w:rsidRPr="001C220C" w:rsidDel="00355DA2" w:rsidRDefault="009A505D" w:rsidP="009A505D">
      <w:pPr>
        <w:rPr>
          <w:del w:id="4240" w:author="Charles Gifford" w:date="2017-03-18T21:10:00Z"/>
          <w:lang w:val="en-US"/>
        </w:rPr>
      </w:pPr>
    </w:p>
    <w:p w14:paraId="32C6682F" w14:textId="23F86E33" w:rsidR="00CB7EC0" w:rsidRPr="001C220C" w:rsidDel="00355DA2" w:rsidRDefault="00CB7EC0" w:rsidP="003E1075">
      <w:pPr>
        <w:pStyle w:val="Heading3"/>
        <w:rPr>
          <w:del w:id="4241" w:author="Charles Gifford" w:date="2017-03-18T21:10:00Z"/>
        </w:rPr>
      </w:pPr>
      <w:bookmarkStart w:id="4242" w:name="_Toc516130335"/>
      <w:bookmarkStart w:id="4243" w:name="_Toc320176909"/>
      <w:del w:id="4244" w:author="Charles Gifford" w:date="2017-03-18T21:10:00Z">
        <w:r w:rsidRPr="001C220C" w:rsidDel="00355DA2">
          <w:delText>Equipment capability test result</w:delText>
        </w:r>
        <w:bookmarkEnd w:id="4242"/>
        <w:bookmarkEnd w:id="4243"/>
      </w:del>
    </w:p>
    <w:p w14:paraId="0097AD5E" w14:textId="092E60C9" w:rsidR="00E675A3" w:rsidDel="00355DA2" w:rsidRDefault="009A0FC3" w:rsidP="0029062D">
      <w:pPr>
        <w:pStyle w:val="PARAGRAPH"/>
        <w:rPr>
          <w:del w:id="4245" w:author="Charles Gifford" w:date="2017-03-18T21:10:00Z"/>
          <w:lang w:val="en-US"/>
        </w:rPr>
      </w:pPr>
      <w:del w:id="4246" w:author="Charles Gifford" w:date="2017-03-18T21:10:00Z">
        <w:r w:rsidRPr="001C220C" w:rsidDel="00355DA2">
          <w:rPr>
            <w:lang w:val="en-US"/>
          </w:rPr>
          <w:delText>The results from a</w:delText>
        </w:r>
        <w:r w:rsidR="0015567C" w:rsidDel="00355DA2">
          <w:rPr>
            <w:lang w:val="en-US"/>
          </w:rPr>
          <w:delText>n</w:delText>
        </w:r>
        <w:r w:rsidRPr="001C220C" w:rsidDel="00355DA2">
          <w:rPr>
            <w:lang w:val="en-US"/>
          </w:rPr>
          <w:delText xml:space="preserve"> </w:delText>
        </w:r>
        <w:r w:rsidR="00243B34" w:rsidRPr="00500BDB" w:rsidDel="00355DA2">
          <w:rPr>
            <w:i/>
            <w:lang w:val="en-US"/>
          </w:rPr>
          <w:delText xml:space="preserve">equipment capability </w:delText>
        </w:r>
        <w:r w:rsidRPr="00500BDB" w:rsidDel="00355DA2">
          <w:rPr>
            <w:i/>
            <w:lang w:val="en-US"/>
          </w:rPr>
          <w:delText>test</w:delText>
        </w:r>
        <w:r w:rsidRPr="001C220C" w:rsidDel="00355DA2">
          <w:rPr>
            <w:lang w:val="en-US"/>
          </w:rPr>
          <w:delText xml:space="preserve"> for a specific piece of </w:delText>
        </w:r>
        <w:r w:rsidRPr="00500BDB" w:rsidDel="00355DA2">
          <w:rPr>
            <w:i/>
            <w:lang w:val="en-US"/>
          </w:rPr>
          <w:delText xml:space="preserve">equipment </w:delText>
        </w:r>
        <w:r w:rsidR="006135DB" w:rsidDel="00355DA2">
          <w:rPr>
            <w:lang w:val="en-US"/>
          </w:rPr>
          <w:delText>shall be presented as</w:delText>
        </w:r>
        <w:r w:rsidRPr="001C220C" w:rsidDel="00355DA2">
          <w:rPr>
            <w:lang w:val="en-US"/>
          </w:rPr>
          <w:delText xml:space="preserve"> an </w:delText>
        </w:r>
        <w:r w:rsidRPr="00C02B61" w:rsidDel="00355DA2">
          <w:rPr>
            <w:i/>
            <w:lang w:val="en-US"/>
          </w:rPr>
          <w:delText>equipment capability test result</w:delText>
        </w:r>
        <w:r w:rsidRPr="001C220C" w:rsidDel="00355DA2">
          <w:rPr>
            <w:lang w:val="en-US"/>
          </w:rPr>
          <w:delText>.</w:delText>
        </w:r>
        <w:r w:rsidR="00BB3B94" w:rsidRPr="001C220C" w:rsidDel="00355DA2">
          <w:rPr>
            <w:lang w:val="en-US"/>
          </w:rPr>
          <w:delText xml:space="preserve"> </w:delText>
        </w:r>
      </w:del>
    </w:p>
    <w:p w14:paraId="55E29DE7" w14:textId="0C650812" w:rsidR="00E675A3" w:rsidRPr="001C220C" w:rsidDel="00355DA2" w:rsidRDefault="00E675A3" w:rsidP="00E675A3">
      <w:pPr>
        <w:pStyle w:val="PARAGRAPH"/>
        <w:rPr>
          <w:del w:id="4247" w:author="Charles Gifford" w:date="2017-03-18T21:10:00Z"/>
          <w:lang w:val="en-US"/>
        </w:rPr>
      </w:pPr>
      <w:del w:id="4248" w:author="Charles Gifford" w:date="2017-03-18T21:10:00Z">
        <w:r w:rsidRPr="001C220C" w:rsidDel="00355DA2">
          <w:rPr>
            <w:lang w:val="en-US"/>
          </w:rPr>
          <w:delText xml:space="preserve">An </w:delText>
        </w:r>
        <w:r w:rsidRPr="00C02B61" w:rsidDel="00355DA2">
          <w:rPr>
            <w:i/>
            <w:lang w:val="en-US"/>
          </w:rPr>
          <w:delText>equipment capability test</w:delText>
        </w:r>
        <w:r w:rsidRPr="001C220C" w:rsidDel="00355DA2">
          <w:rPr>
            <w:lang w:val="en-US"/>
          </w:rPr>
          <w:delText xml:space="preserve"> </w:delText>
        </w:r>
        <w:r w:rsidRPr="008C5116" w:rsidDel="00355DA2">
          <w:rPr>
            <w:i/>
            <w:lang w:val="en-US"/>
          </w:rPr>
          <w:delText>result</w:delText>
        </w:r>
        <w:r w:rsidRPr="001C220C" w:rsidDel="00355DA2">
          <w:rPr>
            <w:lang w:val="en-US"/>
          </w:rPr>
          <w:delText xml:space="preserve"> shall include</w:delText>
        </w:r>
        <w:r w:rsidDel="00355DA2">
          <w:rPr>
            <w:lang w:val="en-US"/>
          </w:rPr>
          <w:delText>:</w:delText>
        </w:r>
      </w:del>
    </w:p>
    <w:p w14:paraId="71D08DF1" w14:textId="1AF3440D" w:rsidR="00E675A3" w:rsidRPr="001C220C" w:rsidDel="00355DA2" w:rsidRDefault="00E675A3" w:rsidP="00A70CDA">
      <w:pPr>
        <w:pStyle w:val="ListNumber"/>
        <w:numPr>
          <w:ilvl w:val="0"/>
          <w:numId w:val="68"/>
        </w:numPr>
        <w:ind w:left="360"/>
        <w:rPr>
          <w:del w:id="4249" w:author="Charles Gifford" w:date="2017-03-18T21:10:00Z"/>
          <w:lang w:val="en-US"/>
        </w:rPr>
      </w:pPr>
      <w:del w:id="4250" w:author="Charles Gifford" w:date="2017-03-18T21:10:00Z">
        <w:r w:rsidRPr="001C220C" w:rsidDel="00355DA2">
          <w:rPr>
            <w:lang w:val="en-US"/>
          </w:rPr>
          <w:delText>the date of the test;</w:delText>
        </w:r>
      </w:del>
    </w:p>
    <w:p w14:paraId="68E258D9" w14:textId="1DDCBE8F" w:rsidR="00E675A3" w:rsidRPr="001C220C" w:rsidDel="00355DA2" w:rsidRDefault="00E675A3" w:rsidP="00A70CDA">
      <w:pPr>
        <w:pStyle w:val="ListNumber"/>
        <w:numPr>
          <w:ilvl w:val="0"/>
          <w:numId w:val="68"/>
        </w:numPr>
        <w:ind w:left="360"/>
        <w:rPr>
          <w:del w:id="4251" w:author="Charles Gifford" w:date="2017-03-18T21:10:00Z"/>
          <w:lang w:val="en-US"/>
        </w:rPr>
      </w:pPr>
      <w:del w:id="4252" w:author="Charles Gifford" w:date="2017-03-18T21:10:00Z">
        <w:r w:rsidRPr="001C220C" w:rsidDel="00355DA2">
          <w:rPr>
            <w:lang w:val="en-US"/>
          </w:rPr>
          <w:delText>the result of the test (passed-failed or quantitative result);</w:delText>
        </w:r>
      </w:del>
    </w:p>
    <w:p w14:paraId="4E77783D" w14:textId="388736B6" w:rsidR="00E675A3" w:rsidRPr="001C220C" w:rsidDel="00355DA2" w:rsidRDefault="00E675A3" w:rsidP="00A70CDA">
      <w:pPr>
        <w:pStyle w:val="ListNumber"/>
        <w:numPr>
          <w:ilvl w:val="0"/>
          <w:numId w:val="68"/>
        </w:numPr>
        <w:ind w:left="360"/>
        <w:rPr>
          <w:del w:id="4253" w:author="Charles Gifford" w:date="2017-03-18T21:10:00Z"/>
          <w:lang w:val="en-US"/>
        </w:rPr>
      </w:pPr>
      <w:del w:id="4254" w:author="Charles Gifford" w:date="2017-03-18T21:10:00Z">
        <w:r w:rsidRPr="001C220C" w:rsidDel="00355DA2">
          <w:rPr>
            <w:lang w:val="en-US"/>
          </w:rPr>
          <w:delText>the expiration date of the test.</w:delText>
        </w:r>
      </w:del>
    </w:p>
    <w:p w14:paraId="49D68614" w14:textId="06FA445A" w:rsidR="009A0FC3" w:rsidRPr="00FC5172" w:rsidDel="00355DA2" w:rsidRDefault="007152C5" w:rsidP="0029062D">
      <w:pPr>
        <w:pStyle w:val="PARAGRAPH"/>
        <w:rPr>
          <w:del w:id="4255" w:author="Charles Gifford" w:date="2017-03-18T21:10:00Z"/>
          <w:lang w:val="en-US"/>
        </w:rPr>
      </w:pPr>
      <w:del w:id="4256" w:author="Charles Gifford" w:date="2017-03-18T21:10:00Z">
        <w:r w:rsidDel="00355DA2">
          <w:rPr>
            <w:lang w:val="en-US"/>
          </w:rPr>
          <w:fldChar w:fldCharType="begin"/>
        </w:r>
        <w:r w:rsidDel="00355DA2">
          <w:rPr>
            <w:lang w:val="en-US"/>
          </w:rPr>
          <w:delInstrText xml:space="preserve"> REF _Ref465470634 \h </w:delInstrText>
        </w:r>
        <w:r w:rsidDel="00355DA2">
          <w:rPr>
            <w:lang w:val="en-US"/>
          </w:rPr>
        </w:r>
        <w:r w:rsidDel="00355DA2">
          <w:rPr>
            <w:lang w:val="en-US"/>
          </w:rPr>
          <w:fldChar w:fldCharType="separate"/>
        </w:r>
        <w:r w:rsidDel="00355DA2">
          <w:delText xml:space="preserve">Table </w:delText>
        </w:r>
        <w:r w:rsidDel="00355DA2">
          <w:rPr>
            <w:noProof/>
          </w:rPr>
          <w:delText>35</w:delText>
        </w:r>
        <w:r w:rsidDel="00355DA2">
          <w:rPr>
            <w:lang w:val="en-US"/>
          </w:rPr>
          <w:fldChar w:fldCharType="end"/>
        </w:r>
        <w:r w:rsidDel="00355DA2">
          <w:rPr>
            <w:lang w:val="en-US"/>
          </w:rPr>
          <w:delText xml:space="preserve"> </w:delText>
        </w:r>
        <w:r w:rsidR="00BB3B94" w:rsidRPr="001C220C" w:rsidDel="00355DA2">
          <w:rPr>
            <w:lang w:val="en-US"/>
          </w:rPr>
          <w:delText xml:space="preserve">lists the </w:delText>
        </w:r>
        <w:r w:rsidR="00FC5172" w:rsidDel="00355DA2">
          <w:rPr>
            <w:lang w:val="en-US"/>
          </w:rPr>
          <w:delText>relationships</w:delText>
        </w:r>
        <w:r w:rsidR="00BB3B94" w:rsidRPr="001C220C" w:rsidDel="00355DA2">
          <w:rPr>
            <w:lang w:val="en-US"/>
          </w:rPr>
          <w:delText xml:space="preserve"> of </w:delText>
        </w:r>
        <w:r w:rsidR="0080447A" w:rsidDel="00355DA2">
          <w:rPr>
            <w:lang w:val="en-US"/>
          </w:rPr>
          <w:delText xml:space="preserve">the </w:delText>
        </w:r>
        <w:r w:rsidR="00BB3B94" w:rsidRPr="001C220C" w:rsidDel="00355DA2">
          <w:rPr>
            <w:i/>
            <w:lang w:val="en-US"/>
          </w:rPr>
          <w:delText>equipment capability test result.</w:delText>
        </w:r>
      </w:del>
    </w:p>
    <w:p w14:paraId="45E27F3D" w14:textId="7E0BCD9D" w:rsidR="00CB7EC0" w:rsidRPr="001C220C" w:rsidDel="00355DA2" w:rsidRDefault="00C17398" w:rsidP="00C17398">
      <w:pPr>
        <w:pStyle w:val="TABLE-title"/>
        <w:rPr>
          <w:del w:id="4257" w:author="Charles Gifford" w:date="2017-03-18T21:11:00Z"/>
          <w:lang w:val="en-US"/>
        </w:rPr>
      </w:pPr>
      <w:bookmarkStart w:id="4258" w:name="_Ref495471598"/>
      <w:bookmarkStart w:id="4259" w:name="_Toc306621024"/>
      <w:bookmarkStart w:id="4260" w:name="_Toc320178420"/>
      <w:bookmarkStart w:id="4261" w:name="_Toc516130473"/>
      <w:bookmarkStart w:id="4262" w:name="_Toc7250402"/>
      <w:del w:id="4263" w:author="Charles Gifford" w:date="2017-03-18T21:11:00Z">
        <w:r w:rsidDel="00355DA2">
          <w:rPr>
            <w:lang w:val="en-US"/>
          </w:rPr>
          <w:delText xml:space="preserve">Table </w:delText>
        </w:r>
        <w:r w:rsidR="006D59F1" w:rsidDel="00355DA2">
          <w:rPr>
            <w:lang w:val="en-US"/>
          </w:rPr>
          <w:fldChar w:fldCharType="begin"/>
        </w:r>
        <w:r w:rsidR="006D59F1" w:rsidDel="00355DA2">
          <w:rPr>
            <w:lang w:val="en-US"/>
          </w:rPr>
          <w:delInstrText xml:space="preserve"> SEQ Table \* ARABIC </w:delInstrText>
        </w:r>
        <w:r w:rsidR="006D59F1" w:rsidDel="00355DA2">
          <w:rPr>
            <w:lang w:val="en-US"/>
          </w:rPr>
          <w:fldChar w:fldCharType="separate"/>
        </w:r>
        <w:r w:rsidR="007152C5" w:rsidDel="00355DA2">
          <w:rPr>
            <w:noProof/>
            <w:lang w:val="en-US"/>
          </w:rPr>
          <w:delText>36</w:delText>
        </w:r>
        <w:r w:rsidR="006D59F1" w:rsidDel="00355DA2">
          <w:rPr>
            <w:lang w:val="en-US"/>
          </w:rPr>
          <w:fldChar w:fldCharType="end"/>
        </w:r>
        <w:bookmarkEnd w:id="4258"/>
        <w:r w:rsidR="00F00AEF" w:rsidDel="00355DA2">
          <w:rPr>
            <w:lang w:val="en-US"/>
          </w:rPr>
          <w:delText xml:space="preserve"> –</w:delText>
        </w:r>
        <w:r w:rsidR="00CB7EC0" w:rsidRPr="001C220C" w:rsidDel="00355DA2">
          <w:rPr>
            <w:lang w:val="en-US"/>
          </w:rPr>
          <w:delText xml:space="preserve"> </w:delText>
        </w:r>
        <w:r w:rsidR="006F45EC" w:rsidDel="00355DA2">
          <w:rPr>
            <w:noProof/>
            <w:lang w:val="en-US"/>
          </w:rPr>
          <w:delText>E</w:delText>
        </w:r>
        <w:r w:rsidR="00CB7EC0" w:rsidRPr="001C220C" w:rsidDel="00355DA2">
          <w:rPr>
            <w:lang w:val="en-US"/>
          </w:rPr>
          <w:delText>quipment capability test result</w:delText>
        </w:r>
        <w:bookmarkEnd w:id="4259"/>
        <w:bookmarkEnd w:id="4260"/>
        <w:r w:rsidR="00CB7EC0" w:rsidRPr="001C220C" w:rsidDel="00355DA2">
          <w:rPr>
            <w:lang w:val="en-US"/>
          </w:rPr>
          <w:delText xml:space="preserve"> </w:delText>
        </w:r>
        <w:bookmarkEnd w:id="4261"/>
        <w:bookmarkEnd w:id="4262"/>
        <w:r w:rsidR="006F45EC" w:rsidDel="00355DA2">
          <w:rPr>
            <w:lang w:val="en-US"/>
          </w:rPr>
          <w:delText>attributes</w:delText>
        </w:r>
      </w:del>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9A505D" w:rsidRPr="001C220C" w:rsidDel="00355DA2" w14:paraId="70D57E79" w14:textId="0EFD35C2">
        <w:trPr>
          <w:tblHeader/>
          <w:jc w:val="center"/>
          <w:del w:id="4264" w:author="Charles Gifford" w:date="2017-03-18T21:11:00Z"/>
        </w:trPr>
        <w:tc>
          <w:tcPr>
            <w:tcW w:w="1269" w:type="dxa"/>
          </w:tcPr>
          <w:p w14:paraId="1D381610" w14:textId="2AB87526" w:rsidR="009A505D" w:rsidRPr="001C220C" w:rsidDel="00355DA2" w:rsidRDefault="009A505D" w:rsidP="009A505D">
            <w:pPr>
              <w:pStyle w:val="NormalTableHeader"/>
              <w:spacing w:before="40"/>
              <w:rPr>
                <w:del w:id="4265" w:author="Charles Gifford" w:date="2017-03-18T21:11:00Z"/>
                <w:lang w:val="en-US"/>
              </w:rPr>
            </w:pPr>
            <w:del w:id="4266" w:author="Charles Gifford" w:date="2017-03-18T21:11:00Z">
              <w:r w:rsidRPr="001C220C" w:rsidDel="00355DA2">
                <w:rPr>
                  <w:lang w:val="en-US"/>
                </w:rPr>
                <w:delText xml:space="preserve">Attribute </w:delText>
              </w:r>
              <w:r w:rsidR="006618D3" w:rsidDel="00355DA2">
                <w:rPr>
                  <w:lang w:val="en-US"/>
                </w:rPr>
                <w:delText>n</w:delText>
              </w:r>
              <w:r w:rsidRPr="001C220C" w:rsidDel="00355DA2">
                <w:rPr>
                  <w:lang w:val="en-US"/>
                </w:rPr>
                <w:delText>ame</w:delText>
              </w:r>
            </w:del>
          </w:p>
        </w:tc>
        <w:tc>
          <w:tcPr>
            <w:tcW w:w="2880" w:type="dxa"/>
          </w:tcPr>
          <w:p w14:paraId="0BB3218F" w14:textId="01730767" w:rsidR="009A505D" w:rsidRPr="001C220C" w:rsidDel="00355DA2" w:rsidRDefault="009A505D" w:rsidP="009A505D">
            <w:pPr>
              <w:pStyle w:val="NormalTableHeader"/>
              <w:spacing w:before="40"/>
              <w:rPr>
                <w:del w:id="4267" w:author="Charles Gifford" w:date="2017-03-18T21:11:00Z"/>
                <w:lang w:val="en-US"/>
              </w:rPr>
            </w:pPr>
            <w:del w:id="4268" w:author="Charles Gifford" w:date="2017-03-18T21:11:00Z">
              <w:r w:rsidRPr="001C220C" w:rsidDel="00355DA2">
                <w:rPr>
                  <w:lang w:val="en-US"/>
                </w:rPr>
                <w:delText>Description</w:delText>
              </w:r>
            </w:del>
          </w:p>
        </w:tc>
        <w:tc>
          <w:tcPr>
            <w:tcW w:w="1440" w:type="dxa"/>
          </w:tcPr>
          <w:p w14:paraId="721B11D6" w14:textId="6A595714" w:rsidR="009A505D" w:rsidRPr="001C220C" w:rsidDel="00355DA2" w:rsidRDefault="00AE4770" w:rsidP="009A505D">
            <w:pPr>
              <w:pStyle w:val="NormalTableHeader"/>
              <w:spacing w:before="40"/>
              <w:rPr>
                <w:del w:id="4269" w:author="Charles Gifford" w:date="2017-03-18T21:11:00Z"/>
                <w:lang w:val="en-US"/>
              </w:rPr>
            </w:pPr>
            <w:del w:id="4270" w:author="Charles Gifford" w:date="2017-03-18T21:11:00Z">
              <w:r w:rsidDel="00355DA2">
                <w:rPr>
                  <w:lang w:val="en-US"/>
                </w:rPr>
                <w:delText>Production example</w:delText>
              </w:r>
              <w:r w:rsidR="009A505D" w:rsidRPr="001C220C" w:rsidDel="00355DA2">
                <w:rPr>
                  <w:lang w:val="en-US"/>
                </w:rPr>
                <w:delText>s</w:delText>
              </w:r>
            </w:del>
          </w:p>
        </w:tc>
        <w:tc>
          <w:tcPr>
            <w:tcW w:w="1297" w:type="dxa"/>
          </w:tcPr>
          <w:p w14:paraId="13882300" w14:textId="2A365CB0" w:rsidR="009A505D" w:rsidRPr="001C220C" w:rsidDel="00355DA2" w:rsidRDefault="00AE4770" w:rsidP="009A505D">
            <w:pPr>
              <w:pStyle w:val="NormalTableHeader"/>
              <w:spacing w:before="40"/>
              <w:rPr>
                <w:del w:id="4271" w:author="Charles Gifford" w:date="2017-03-18T21:11:00Z"/>
                <w:lang w:val="en-US"/>
              </w:rPr>
            </w:pPr>
            <w:del w:id="4272" w:author="Charles Gifford" w:date="2017-03-18T21:11:00Z">
              <w:r w:rsidDel="00355DA2">
                <w:rPr>
                  <w:lang w:val="en-US"/>
                </w:rPr>
                <w:delText>Maintenance example</w:delText>
              </w:r>
              <w:r w:rsidR="009A505D" w:rsidRPr="001C220C" w:rsidDel="00355DA2">
                <w:rPr>
                  <w:lang w:val="en-US"/>
                </w:rPr>
                <w:delText>s</w:delText>
              </w:r>
            </w:del>
          </w:p>
        </w:tc>
        <w:tc>
          <w:tcPr>
            <w:tcW w:w="1080" w:type="dxa"/>
          </w:tcPr>
          <w:p w14:paraId="68B36BF9" w14:textId="3380B73B" w:rsidR="009A505D" w:rsidRPr="001C220C" w:rsidDel="00355DA2" w:rsidRDefault="00AE4770" w:rsidP="009A505D">
            <w:pPr>
              <w:pStyle w:val="NormalTableHeader"/>
              <w:spacing w:before="40"/>
              <w:rPr>
                <w:del w:id="4273" w:author="Charles Gifford" w:date="2017-03-18T21:11:00Z"/>
                <w:lang w:val="en-US"/>
              </w:rPr>
            </w:pPr>
            <w:del w:id="4274" w:author="Charles Gifford" w:date="2017-03-18T21:11:00Z">
              <w:r w:rsidDel="00355DA2">
                <w:rPr>
                  <w:lang w:val="en-US"/>
                </w:rPr>
                <w:delText>Quality example</w:delText>
              </w:r>
              <w:r w:rsidR="009A505D" w:rsidRPr="001C220C" w:rsidDel="00355DA2">
                <w:rPr>
                  <w:lang w:val="en-US"/>
                </w:rPr>
                <w:delText>s</w:delText>
              </w:r>
            </w:del>
          </w:p>
        </w:tc>
        <w:tc>
          <w:tcPr>
            <w:tcW w:w="1080" w:type="dxa"/>
          </w:tcPr>
          <w:p w14:paraId="46421968" w14:textId="26406206" w:rsidR="009A505D" w:rsidRPr="001C220C" w:rsidDel="00355DA2" w:rsidRDefault="00AE4770" w:rsidP="009A505D">
            <w:pPr>
              <w:pStyle w:val="NormalTableHeader"/>
              <w:spacing w:before="40"/>
              <w:rPr>
                <w:del w:id="4275" w:author="Charles Gifford" w:date="2017-03-18T21:11:00Z"/>
                <w:lang w:val="en-US"/>
              </w:rPr>
            </w:pPr>
            <w:del w:id="4276" w:author="Charles Gifford" w:date="2017-03-18T21:11:00Z">
              <w:r w:rsidDel="00355DA2">
                <w:rPr>
                  <w:lang w:val="en-US"/>
                </w:rPr>
                <w:delText>Inventory example</w:delText>
              </w:r>
              <w:r w:rsidR="009A505D" w:rsidRPr="001C220C" w:rsidDel="00355DA2">
                <w:rPr>
                  <w:lang w:val="en-US"/>
                </w:rPr>
                <w:delText>s</w:delText>
              </w:r>
            </w:del>
          </w:p>
        </w:tc>
      </w:tr>
      <w:tr w:rsidR="009A505D" w:rsidRPr="001C220C" w:rsidDel="00355DA2" w14:paraId="1AC198DF" w14:textId="41DAA61C">
        <w:trPr>
          <w:cantSplit/>
          <w:jc w:val="center"/>
          <w:del w:id="4277" w:author="Charles Gifford" w:date="2017-03-18T21:11:00Z"/>
        </w:trPr>
        <w:tc>
          <w:tcPr>
            <w:tcW w:w="1269" w:type="dxa"/>
          </w:tcPr>
          <w:p w14:paraId="4961E40A" w14:textId="23040216" w:rsidR="009A505D" w:rsidRPr="001C220C" w:rsidDel="00355DA2" w:rsidRDefault="009A505D" w:rsidP="009A505D">
            <w:pPr>
              <w:pStyle w:val="TableNormal1"/>
              <w:spacing w:before="40"/>
              <w:rPr>
                <w:del w:id="4278" w:author="Charles Gifford" w:date="2017-03-18T21:11:00Z"/>
                <w:lang w:val="en-US"/>
              </w:rPr>
            </w:pPr>
            <w:del w:id="4279" w:author="Charles Gifford" w:date="2017-03-18T21:11:00Z">
              <w:r w:rsidRPr="001C220C" w:rsidDel="00355DA2">
                <w:rPr>
                  <w:lang w:val="en-US"/>
                </w:rPr>
                <w:delText>ID</w:delText>
              </w:r>
            </w:del>
          </w:p>
        </w:tc>
        <w:tc>
          <w:tcPr>
            <w:tcW w:w="2880" w:type="dxa"/>
          </w:tcPr>
          <w:p w14:paraId="4B7625AE" w14:textId="52FBF733" w:rsidR="0097448A" w:rsidDel="00355DA2" w:rsidRDefault="009A505D" w:rsidP="009A505D">
            <w:pPr>
              <w:pStyle w:val="TableNormal1"/>
              <w:spacing w:before="40"/>
              <w:rPr>
                <w:del w:id="4280" w:author="Charles Gifford" w:date="2017-03-18T21:11:00Z"/>
                <w:lang w:val="en-US"/>
              </w:rPr>
            </w:pPr>
            <w:del w:id="4281" w:author="Charles Gifford" w:date="2017-03-18T21:11:00Z">
              <w:r w:rsidRPr="001C220C" w:rsidDel="00355DA2">
                <w:rPr>
                  <w:lang w:val="en-US"/>
                </w:rPr>
                <w:delText xml:space="preserve">A unique instance identification that records the results from the execution of a test identified in a </w:delText>
              </w:r>
              <w:r w:rsidRPr="008C5116" w:rsidDel="00355DA2">
                <w:rPr>
                  <w:lang w:val="en-US"/>
                </w:rPr>
                <w:delText>capability test specification</w:delText>
              </w:r>
              <w:r w:rsidRPr="001C220C" w:rsidDel="00355DA2">
                <w:rPr>
                  <w:lang w:val="en-US"/>
                </w:rPr>
                <w:delText xml:space="preserve"> for a specific piece of </w:delText>
              </w:r>
              <w:r w:rsidRPr="001C220C" w:rsidDel="00355DA2">
                <w:rPr>
                  <w:i/>
                  <w:lang w:val="en-US"/>
                </w:rPr>
                <w:delText>equipment</w:delText>
              </w:r>
              <w:r w:rsidR="008558A5" w:rsidDel="00355DA2">
                <w:rPr>
                  <w:lang w:val="en-US"/>
                </w:rPr>
                <w:delText xml:space="preserve">. </w:delText>
              </w:r>
            </w:del>
          </w:p>
          <w:p w14:paraId="0E905A15" w14:textId="3586AD54" w:rsidR="009A505D" w:rsidRPr="001C220C" w:rsidDel="00355DA2" w:rsidRDefault="009A505D" w:rsidP="009A505D">
            <w:pPr>
              <w:pStyle w:val="TableNormal1"/>
              <w:spacing w:before="40"/>
              <w:rPr>
                <w:del w:id="4282" w:author="Charles Gifford" w:date="2017-03-18T21:11:00Z"/>
                <w:lang w:val="en-US"/>
              </w:rPr>
            </w:pPr>
            <w:del w:id="4283" w:author="Charles Gifford" w:date="2017-03-18T21:11:00Z">
              <w:r w:rsidRPr="001C220C" w:rsidDel="00355DA2">
                <w:rPr>
                  <w:lang w:val="en-US"/>
                </w:rPr>
                <w:delText xml:space="preserve">For example, this </w:delText>
              </w:r>
              <w:r w:rsidR="00DE2E9A" w:rsidDel="00355DA2">
                <w:rPr>
                  <w:lang w:val="en-US"/>
                </w:rPr>
                <w:delText xml:space="preserve">can </w:delText>
              </w:r>
              <w:r w:rsidRPr="001C220C" w:rsidDel="00355DA2">
                <w:rPr>
                  <w:lang w:val="en-US"/>
                </w:rPr>
                <w:delText>just be a number assigned by the testing authority.</w:delText>
              </w:r>
            </w:del>
          </w:p>
        </w:tc>
        <w:tc>
          <w:tcPr>
            <w:tcW w:w="1440" w:type="dxa"/>
          </w:tcPr>
          <w:p w14:paraId="52DC913F" w14:textId="0AB44B75" w:rsidR="009A505D" w:rsidRPr="001C220C" w:rsidDel="00355DA2" w:rsidRDefault="009A505D" w:rsidP="009A505D">
            <w:pPr>
              <w:pStyle w:val="TableNormal1"/>
              <w:spacing w:before="40"/>
              <w:rPr>
                <w:del w:id="4284" w:author="Charles Gifford" w:date="2017-03-18T21:11:00Z"/>
                <w:lang w:val="en-US"/>
              </w:rPr>
            </w:pPr>
            <w:del w:id="4285" w:author="Charles Gifford" w:date="2017-03-18T21:11:00Z">
              <w:r w:rsidRPr="001C220C" w:rsidDel="00355DA2">
                <w:rPr>
                  <w:lang w:val="en-US"/>
                </w:rPr>
                <w:delText>FQ101/</w:delText>
              </w:r>
              <w:smartTag w:uri="urn:schemas-microsoft-com:office:smarttags" w:element="chsdate">
                <w:smartTagPr>
                  <w:attr w:name="Year" w:val="2000"/>
                  <w:attr w:name="Month" w:val="1"/>
                  <w:attr w:name="Day" w:val="10"/>
                  <w:attr w:name="IsLunarDate" w:val="False"/>
                  <w:attr w:name="IsROCDate" w:val="False"/>
                </w:smartTagPr>
                <w:r w:rsidRPr="001C220C" w:rsidDel="00355DA2">
                  <w:rPr>
                    <w:lang w:val="en-US"/>
                  </w:rPr>
                  <w:delText>01-10-2000</w:delText>
                </w:r>
              </w:smartTag>
            </w:del>
          </w:p>
        </w:tc>
        <w:tc>
          <w:tcPr>
            <w:tcW w:w="1297" w:type="dxa"/>
          </w:tcPr>
          <w:p w14:paraId="72BD11DF" w14:textId="6922E942" w:rsidR="009A505D" w:rsidRPr="001C220C" w:rsidDel="00355DA2" w:rsidRDefault="004C5BAB" w:rsidP="009A505D">
            <w:pPr>
              <w:pStyle w:val="TableNormal1"/>
              <w:spacing w:before="40"/>
              <w:rPr>
                <w:del w:id="4286" w:author="Charles Gifford" w:date="2017-03-18T21:11:00Z"/>
                <w:lang w:val="en-US"/>
              </w:rPr>
            </w:pPr>
            <w:del w:id="4287" w:author="Charles Gifford" w:date="2017-03-18T21:11:00Z">
              <w:r w:rsidRPr="001C220C" w:rsidDel="00355DA2">
                <w:rPr>
                  <w:lang w:val="en-US"/>
                </w:rPr>
                <w:delText>WC888</w:delText>
              </w:r>
            </w:del>
          </w:p>
        </w:tc>
        <w:tc>
          <w:tcPr>
            <w:tcW w:w="1080" w:type="dxa"/>
          </w:tcPr>
          <w:p w14:paraId="5A639F1B" w14:textId="017F5D54" w:rsidR="009A505D" w:rsidRPr="001C220C" w:rsidDel="00355DA2" w:rsidRDefault="004C5BAB" w:rsidP="009A505D">
            <w:pPr>
              <w:pStyle w:val="TableNormal1"/>
              <w:spacing w:before="40"/>
              <w:rPr>
                <w:del w:id="4288" w:author="Charles Gifford" w:date="2017-03-18T21:11:00Z"/>
                <w:lang w:val="en-US"/>
              </w:rPr>
            </w:pPr>
            <w:del w:id="4289" w:author="Charles Gifford" w:date="2017-03-18T21:11:00Z">
              <w:r w:rsidRPr="001C220C" w:rsidDel="00355DA2">
                <w:rPr>
                  <w:lang w:val="en-US"/>
                </w:rPr>
                <w:delText>AT98765</w:delText>
              </w:r>
            </w:del>
          </w:p>
        </w:tc>
        <w:tc>
          <w:tcPr>
            <w:tcW w:w="1080" w:type="dxa"/>
          </w:tcPr>
          <w:p w14:paraId="3ADBBBD4" w14:textId="49970654" w:rsidR="009A505D" w:rsidRPr="001C220C" w:rsidDel="00355DA2" w:rsidRDefault="004C5BAB" w:rsidP="009A505D">
            <w:pPr>
              <w:pStyle w:val="TableNormal1"/>
              <w:spacing w:before="40"/>
              <w:rPr>
                <w:del w:id="4290" w:author="Charles Gifford" w:date="2017-03-18T21:11:00Z"/>
                <w:lang w:val="en-US"/>
              </w:rPr>
            </w:pPr>
            <w:del w:id="4291" w:author="Charles Gifford" w:date="2017-03-18T21:11:00Z">
              <w:r w:rsidRPr="001C220C" w:rsidDel="00355DA2">
                <w:rPr>
                  <w:lang w:val="en-US"/>
                </w:rPr>
                <w:delText>FS7602</w:delText>
              </w:r>
            </w:del>
          </w:p>
        </w:tc>
      </w:tr>
      <w:tr w:rsidR="009A505D" w:rsidRPr="001C220C" w:rsidDel="00355DA2" w14:paraId="6117B111" w14:textId="41F00158">
        <w:trPr>
          <w:cantSplit/>
          <w:jc w:val="center"/>
          <w:del w:id="4292" w:author="Charles Gifford" w:date="2017-03-18T21:11:00Z"/>
        </w:trPr>
        <w:tc>
          <w:tcPr>
            <w:tcW w:w="1269" w:type="dxa"/>
          </w:tcPr>
          <w:p w14:paraId="10126939" w14:textId="7C235D61" w:rsidR="009A505D" w:rsidRPr="001C220C" w:rsidDel="00355DA2" w:rsidRDefault="009A505D" w:rsidP="009A505D">
            <w:pPr>
              <w:pStyle w:val="TableNormal1"/>
              <w:spacing w:before="40"/>
              <w:rPr>
                <w:del w:id="4293" w:author="Charles Gifford" w:date="2017-03-18T21:11:00Z"/>
                <w:lang w:val="en-US"/>
              </w:rPr>
            </w:pPr>
            <w:del w:id="4294" w:author="Charles Gifford" w:date="2017-03-18T21:11:00Z">
              <w:r w:rsidRPr="001C220C" w:rsidDel="00355DA2">
                <w:rPr>
                  <w:lang w:val="en-US"/>
                </w:rPr>
                <w:delText>Description</w:delText>
              </w:r>
            </w:del>
          </w:p>
        </w:tc>
        <w:tc>
          <w:tcPr>
            <w:tcW w:w="2880" w:type="dxa"/>
          </w:tcPr>
          <w:p w14:paraId="2D5B6AC1" w14:textId="54D72583" w:rsidR="009A505D" w:rsidRPr="001C220C" w:rsidDel="00355DA2" w:rsidRDefault="009A505D" w:rsidP="009A505D">
            <w:pPr>
              <w:pStyle w:val="TableNormal1"/>
              <w:spacing w:before="40"/>
              <w:rPr>
                <w:del w:id="4295" w:author="Charles Gifford" w:date="2017-03-18T21:11:00Z"/>
                <w:lang w:val="en-US"/>
              </w:rPr>
            </w:pPr>
            <w:del w:id="4296" w:author="Charles Gifford" w:date="2017-03-18T21:11:00Z">
              <w:r w:rsidRPr="001C220C" w:rsidDel="00355DA2">
                <w:rPr>
                  <w:lang w:val="en-US"/>
                </w:rPr>
                <w:delText xml:space="preserve">Additional information about the </w:delText>
              </w:r>
              <w:r w:rsidRPr="001C220C" w:rsidDel="00355DA2">
                <w:rPr>
                  <w:i/>
                  <w:lang w:val="en-US"/>
                </w:rPr>
                <w:delText>equipment capability test result</w:delText>
              </w:r>
              <w:r w:rsidRPr="001C220C" w:rsidDel="00355DA2">
                <w:rPr>
                  <w:lang w:val="en-US"/>
                </w:rPr>
                <w:delText>.</w:delText>
              </w:r>
            </w:del>
          </w:p>
        </w:tc>
        <w:tc>
          <w:tcPr>
            <w:tcW w:w="1440" w:type="dxa"/>
          </w:tcPr>
          <w:p w14:paraId="271B26B0" w14:textId="5CC70621" w:rsidR="009A505D" w:rsidRPr="001C220C" w:rsidDel="00355DA2" w:rsidRDefault="009A505D" w:rsidP="009A505D">
            <w:pPr>
              <w:pStyle w:val="TableNormal1"/>
              <w:spacing w:before="40"/>
              <w:rPr>
                <w:del w:id="4297" w:author="Charles Gifford" w:date="2017-03-18T21:11:00Z"/>
                <w:lang w:val="en-US"/>
              </w:rPr>
            </w:pPr>
            <w:del w:id="4298" w:author="Charles Gifford" w:date="2017-03-18T21:11:00Z">
              <w:r w:rsidRPr="001C220C" w:rsidDel="00355DA2">
                <w:rPr>
                  <w:lang w:val="en-US"/>
                </w:rPr>
                <w:delText>Results from run rate test for JIG 237 for October 1999.</w:delText>
              </w:r>
            </w:del>
          </w:p>
        </w:tc>
        <w:tc>
          <w:tcPr>
            <w:tcW w:w="1297" w:type="dxa"/>
          </w:tcPr>
          <w:p w14:paraId="57A7E6BB" w14:textId="56FB45BD" w:rsidR="009A505D" w:rsidRPr="001C220C" w:rsidDel="00355DA2" w:rsidRDefault="004C5BAB" w:rsidP="009A505D">
            <w:pPr>
              <w:pStyle w:val="TableNormal1"/>
              <w:spacing w:before="40"/>
              <w:rPr>
                <w:del w:id="4299" w:author="Charles Gifford" w:date="2017-03-18T21:11:00Z"/>
                <w:lang w:val="en-US"/>
              </w:rPr>
            </w:pPr>
            <w:del w:id="4300" w:author="Charles Gifford" w:date="2017-03-18T21:11:00Z">
              <w:r w:rsidRPr="001C220C" w:rsidDel="00355DA2">
                <w:rPr>
                  <w:lang w:val="en-US"/>
                </w:rPr>
                <w:delText>Results from safety check</w:delText>
              </w:r>
            </w:del>
          </w:p>
        </w:tc>
        <w:tc>
          <w:tcPr>
            <w:tcW w:w="1080" w:type="dxa"/>
          </w:tcPr>
          <w:p w14:paraId="5F4B87FF" w14:textId="5E1C2611" w:rsidR="009A505D" w:rsidRPr="001C220C" w:rsidDel="00355DA2" w:rsidRDefault="004C5BAB" w:rsidP="009A505D">
            <w:pPr>
              <w:pStyle w:val="TableNormal1"/>
              <w:spacing w:before="40"/>
              <w:rPr>
                <w:del w:id="4301" w:author="Charles Gifford" w:date="2017-03-18T21:11:00Z"/>
                <w:lang w:val="en-US"/>
              </w:rPr>
            </w:pPr>
            <w:del w:id="4302" w:author="Charles Gifford" w:date="2017-03-18T21:11:00Z">
              <w:r w:rsidRPr="001C220C" w:rsidDel="00355DA2">
                <w:rPr>
                  <w:lang w:val="en-US"/>
                </w:rPr>
                <w:delText>Results from calibrate</w:delText>
              </w:r>
            </w:del>
          </w:p>
        </w:tc>
        <w:tc>
          <w:tcPr>
            <w:tcW w:w="1080" w:type="dxa"/>
          </w:tcPr>
          <w:p w14:paraId="6FAD2956" w14:textId="414CFF6E" w:rsidR="009A505D" w:rsidRPr="001C220C" w:rsidDel="00355DA2" w:rsidRDefault="004C5BAB" w:rsidP="009A505D">
            <w:pPr>
              <w:pStyle w:val="TableNormal1"/>
              <w:spacing w:before="40"/>
              <w:rPr>
                <w:del w:id="4303" w:author="Charles Gifford" w:date="2017-03-18T21:11:00Z"/>
                <w:lang w:val="en-US"/>
              </w:rPr>
            </w:pPr>
            <w:del w:id="4304" w:author="Charles Gifford" w:date="2017-03-18T21:11:00Z">
              <w:r w:rsidRPr="001C220C" w:rsidDel="00355DA2">
                <w:rPr>
                  <w:lang w:val="en-US"/>
                </w:rPr>
                <w:delText>Results from safety check</w:delText>
              </w:r>
            </w:del>
          </w:p>
        </w:tc>
      </w:tr>
      <w:tr w:rsidR="00242B6D" w:rsidRPr="001C220C" w:rsidDel="00355DA2" w14:paraId="1B1DCE5F" w14:textId="69B8702E">
        <w:trPr>
          <w:cantSplit/>
          <w:jc w:val="center"/>
          <w:del w:id="4305" w:author="Charles Gifford" w:date="2017-03-18T21:11:00Z"/>
        </w:trPr>
        <w:tc>
          <w:tcPr>
            <w:tcW w:w="1269" w:type="dxa"/>
          </w:tcPr>
          <w:p w14:paraId="64F0B782" w14:textId="2E18D121" w:rsidR="00242B6D" w:rsidRPr="001C220C" w:rsidDel="00355DA2" w:rsidRDefault="00242B6D" w:rsidP="00242B6D">
            <w:pPr>
              <w:pStyle w:val="TableNormal1"/>
              <w:spacing w:before="40"/>
              <w:rPr>
                <w:del w:id="4306" w:author="Charles Gifford" w:date="2017-03-18T21:11:00Z"/>
                <w:lang w:val="en-US"/>
              </w:rPr>
            </w:pPr>
            <w:del w:id="4307" w:author="Charles Gifford" w:date="2017-03-18T21:11:00Z">
              <w:r w:rsidDel="00355DA2">
                <w:rPr>
                  <w:lang w:val="en-US"/>
                </w:rPr>
                <w:delText xml:space="preserve">Hierarchy </w:delText>
              </w:r>
            </w:del>
            <w:ins w:id="4308" w:author="Dennis Brandl" w:date="2015-08-17T10:48:00Z">
              <w:del w:id="4309" w:author="Charles Gifford" w:date="2017-03-18T21:11:00Z">
                <w:r w:rsidDel="00355DA2">
                  <w:rPr>
                    <w:lang w:val="en-US"/>
                  </w:rPr>
                  <w:delText>cope</w:delText>
                </w:r>
              </w:del>
            </w:ins>
          </w:p>
        </w:tc>
        <w:tc>
          <w:tcPr>
            <w:tcW w:w="2880" w:type="dxa"/>
          </w:tcPr>
          <w:p w14:paraId="01BCEA5F" w14:textId="0799EE2D" w:rsidR="00242B6D" w:rsidRPr="001C220C" w:rsidDel="00355DA2" w:rsidRDefault="00242B6D" w:rsidP="00242B6D">
            <w:pPr>
              <w:pStyle w:val="TableNormal1"/>
              <w:rPr>
                <w:ins w:id="4310" w:author="Dennis Brandl" w:date="2015-08-17T10:48:00Z"/>
                <w:del w:id="4311" w:author="Charles Gifford" w:date="2017-03-18T21:11:00Z"/>
                <w:lang w:val="en-US"/>
              </w:rPr>
            </w:pPr>
            <w:ins w:id="4312" w:author="Dennis Brandl" w:date="2015-08-17T10:48:00Z">
              <w:del w:id="4313" w:author="Charles Gifford" w:date="2017-03-18T21:11:00Z">
                <w:r w:rsidRPr="001C220C" w:rsidDel="00355DA2">
                  <w:rPr>
                    <w:lang w:val="en-US"/>
                  </w:rPr>
                  <w:delText xml:space="preserve">Identifies where the exchanged information fits within the role based equipment hierarchy. </w:delText>
                </w:r>
              </w:del>
            </w:ins>
          </w:p>
          <w:p w14:paraId="4777E074" w14:textId="3D72CCE6" w:rsidR="00242B6D" w:rsidRPr="001C220C" w:rsidDel="00355DA2" w:rsidRDefault="00242B6D" w:rsidP="00242B6D">
            <w:pPr>
              <w:pStyle w:val="TableNormal1"/>
              <w:spacing w:before="40"/>
              <w:rPr>
                <w:del w:id="4314" w:author="Charles Gifford" w:date="2017-03-18T21:11:00Z"/>
                <w:lang w:val="en-US"/>
              </w:rPr>
            </w:pPr>
            <w:ins w:id="4315" w:author="Dennis Brandl" w:date="2015-08-17T10:48:00Z">
              <w:del w:id="4316" w:author="Charles Gifford" w:date="2017-03-18T21:11:00Z">
                <w:r w:rsidRPr="001C220C" w:rsidDel="00355DA2">
                  <w:rPr>
                    <w:lang w:val="en-US"/>
                  </w:rPr>
                  <w:delText xml:space="preserve">Optionally defines the scope of the </w:delText>
                </w:r>
                <w:r w:rsidRPr="008C5116" w:rsidDel="00355DA2">
                  <w:rPr>
                    <w:i/>
                    <w:lang w:val="en-US"/>
                  </w:rPr>
                  <w:delText>equipment capability test result,</w:delText>
                </w:r>
                <w:r w:rsidRPr="001C220C" w:rsidDel="00355DA2">
                  <w:rPr>
                    <w:lang w:val="en-US"/>
                  </w:rPr>
                  <w:delText xml:space="preserve"> such as the site or area it is defined for.</w:delText>
                </w:r>
              </w:del>
            </w:ins>
          </w:p>
        </w:tc>
        <w:tc>
          <w:tcPr>
            <w:tcW w:w="1440" w:type="dxa"/>
          </w:tcPr>
          <w:p w14:paraId="5CEAA6D8" w14:textId="33899EF4" w:rsidR="00242B6D" w:rsidRPr="001C220C" w:rsidDel="00355DA2" w:rsidRDefault="00242B6D" w:rsidP="00242B6D">
            <w:pPr>
              <w:pStyle w:val="TableNormal1"/>
              <w:spacing w:before="40"/>
              <w:rPr>
                <w:del w:id="4317" w:author="Charles Gifford" w:date="2017-03-18T21:11:00Z"/>
                <w:lang w:val="en-US"/>
              </w:rPr>
            </w:pPr>
            <w:ins w:id="4318" w:author="Dennis Brandl" w:date="2015-08-17T10:48:00Z">
              <w:del w:id="4319" w:author="Charles Gifford" w:date="2017-03-18T21:11:00Z">
                <w:r w:rsidRPr="001C220C" w:rsidDel="00355DA2">
                  <w:rPr>
                    <w:lang w:val="en-US"/>
                  </w:rPr>
                  <w:delText>South Shore (Site) / Work Line (Area)</w:delText>
                </w:r>
              </w:del>
            </w:ins>
          </w:p>
        </w:tc>
        <w:tc>
          <w:tcPr>
            <w:tcW w:w="1297" w:type="dxa"/>
          </w:tcPr>
          <w:p w14:paraId="310FA21B" w14:textId="42376ABD" w:rsidR="00242B6D" w:rsidRPr="001C220C" w:rsidDel="00355DA2" w:rsidRDefault="00242B6D" w:rsidP="00242B6D">
            <w:pPr>
              <w:pStyle w:val="TableNormal1"/>
              <w:spacing w:before="40"/>
              <w:rPr>
                <w:del w:id="4320" w:author="Charles Gifford" w:date="2017-03-18T21:11:00Z"/>
                <w:lang w:val="en-US"/>
              </w:rPr>
            </w:pPr>
            <w:ins w:id="4321" w:author="Dennis Brandl" w:date="2015-08-17T10:48:00Z">
              <w:del w:id="4322" w:author="Charles Gifford" w:date="2017-03-18T21:11:00Z">
                <w:r w:rsidRPr="001C220C" w:rsidDel="00355DA2">
                  <w:rPr>
                    <w:lang w:val="en-US"/>
                  </w:rPr>
                  <w:delText>South Shore (SITE) / Packaging (Area)</w:delText>
                </w:r>
              </w:del>
            </w:ins>
          </w:p>
        </w:tc>
        <w:tc>
          <w:tcPr>
            <w:tcW w:w="1080" w:type="dxa"/>
          </w:tcPr>
          <w:p w14:paraId="3FCAC664" w14:textId="11D17CA4" w:rsidR="00242B6D" w:rsidRPr="001C220C" w:rsidDel="00355DA2" w:rsidRDefault="00242B6D" w:rsidP="00242B6D">
            <w:pPr>
              <w:pStyle w:val="TableNormal1"/>
              <w:spacing w:before="40"/>
              <w:rPr>
                <w:del w:id="4323" w:author="Charles Gifford" w:date="2017-03-18T21:11:00Z"/>
                <w:lang w:val="en-US"/>
              </w:rPr>
            </w:pPr>
            <w:ins w:id="4324" w:author="Dennis Brandl" w:date="2015-08-17T10:48:00Z">
              <w:del w:id="4325" w:author="Charles Gifford" w:date="2017-03-18T21:11:00Z">
                <w:r w:rsidRPr="001C220C" w:rsidDel="00355DA2">
                  <w:rPr>
                    <w:lang w:val="en-US"/>
                  </w:rPr>
                  <w:delText>Mixer Sample Port (Work Unit)</w:delText>
                </w:r>
              </w:del>
            </w:ins>
          </w:p>
        </w:tc>
        <w:tc>
          <w:tcPr>
            <w:tcW w:w="1080" w:type="dxa"/>
          </w:tcPr>
          <w:p w14:paraId="6129C956" w14:textId="6D9434BF" w:rsidR="00242B6D" w:rsidRPr="001C220C" w:rsidDel="00355DA2" w:rsidRDefault="00242B6D" w:rsidP="00242B6D">
            <w:pPr>
              <w:pStyle w:val="TableNormal1"/>
              <w:spacing w:before="40"/>
              <w:rPr>
                <w:del w:id="4326" w:author="Charles Gifford" w:date="2017-03-18T21:11:00Z"/>
                <w:lang w:val="en-US"/>
              </w:rPr>
            </w:pPr>
            <w:ins w:id="4327" w:author="Dennis Brandl" w:date="2015-08-17T10:48:00Z">
              <w:del w:id="4328" w:author="Charles Gifford" w:date="2017-03-18T21:11:00Z">
                <w:r w:rsidRPr="001C220C" w:rsidDel="00355DA2">
                  <w:rPr>
                    <w:lang w:val="en-US"/>
                  </w:rPr>
                  <w:delText>Receiving dock (Work Center)</w:delText>
                </w:r>
              </w:del>
            </w:ins>
          </w:p>
        </w:tc>
      </w:tr>
      <w:tr w:rsidR="00242B6D" w:rsidRPr="001C220C" w:rsidDel="00355DA2" w14:paraId="3FD05B98" w14:textId="47EE9AA4">
        <w:trPr>
          <w:cantSplit/>
          <w:jc w:val="center"/>
          <w:del w:id="4329" w:author="Charles Gifford" w:date="2017-03-18T21:11:00Z"/>
        </w:trPr>
        <w:tc>
          <w:tcPr>
            <w:tcW w:w="1269" w:type="dxa"/>
          </w:tcPr>
          <w:p w14:paraId="6182DC17" w14:textId="63B48B05" w:rsidR="00242B6D" w:rsidRPr="001C220C" w:rsidDel="00355DA2" w:rsidRDefault="00242B6D" w:rsidP="00242B6D">
            <w:pPr>
              <w:pStyle w:val="TableNormal1"/>
              <w:spacing w:before="40"/>
              <w:rPr>
                <w:del w:id="4330" w:author="Charles Gifford" w:date="2017-03-18T21:11:00Z"/>
                <w:lang w:val="en-US"/>
              </w:rPr>
            </w:pPr>
            <w:del w:id="4331" w:author="Charles Gifford" w:date="2017-03-18T21:11:00Z">
              <w:r w:rsidRPr="001C220C" w:rsidDel="00355DA2">
                <w:rPr>
                  <w:lang w:val="en-US"/>
                </w:rPr>
                <w:delText>Date</w:delText>
              </w:r>
            </w:del>
          </w:p>
        </w:tc>
        <w:tc>
          <w:tcPr>
            <w:tcW w:w="2880" w:type="dxa"/>
          </w:tcPr>
          <w:p w14:paraId="7442466E" w14:textId="45FCFB08" w:rsidR="00242B6D" w:rsidRPr="001C220C" w:rsidDel="00355DA2" w:rsidRDefault="00242B6D" w:rsidP="00242B6D">
            <w:pPr>
              <w:pStyle w:val="TableNormal1"/>
              <w:spacing w:before="40"/>
              <w:rPr>
                <w:del w:id="4332" w:author="Charles Gifford" w:date="2017-03-18T21:11:00Z"/>
                <w:lang w:val="en-US"/>
              </w:rPr>
            </w:pPr>
            <w:del w:id="4333" w:author="Charles Gifford" w:date="2017-03-18T21:11:00Z">
              <w:r w:rsidRPr="001C220C" w:rsidDel="00355DA2">
                <w:rPr>
                  <w:lang w:val="en-US"/>
                </w:rPr>
                <w:delText xml:space="preserve">The date and time of the </w:delText>
              </w:r>
              <w:r w:rsidR="00D44F39" w:rsidRPr="00D44F39" w:rsidDel="00355DA2">
                <w:rPr>
                  <w:i/>
                  <w:lang w:val="en-US"/>
                </w:rPr>
                <w:delText xml:space="preserve">equipment </w:delText>
              </w:r>
              <w:r w:rsidRPr="00D44F39" w:rsidDel="00355DA2">
                <w:rPr>
                  <w:i/>
                  <w:lang w:val="en-US"/>
                </w:rPr>
                <w:delText>capability test</w:delText>
              </w:r>
              <w:r w:rsidRPr="001C220C" w:rsidDel="00355DA2">
                <w:rPr>
                  <w:lang w:val="en-US"/>
                </w:rPr>
                <w:delText>.</w:delText>
              </w:r>
            </w:del>
          </w:p>
        </w:tc>
        <w:tc>
          <w:tcPr>
            <w:tcW w:w="1440" w:type="dxa"/>
          </w:tcPr>
          <w:p w14:paraId="2D94CF44" w14:textId="153729FD" w:rsidR="00242B6D" w:rsidRPr="001C220C" w:rsidDel="00355DA2" w:rsidRDefault="00242B6D" w:rsidP="00242B6D">
            <w:pPr>
              <w:pStyle w:val="TableNormal1"/>
              <w:spacing w:before="40"/>
              <w:rPr>
                <w:del w:id="4334" w:author="Charles Gifford" w:date="2017-03-18T21:11:00Z"/>
                <w:lang w:val="en-US"/>
              </w:rPr>
            </w:pPr>
            <w:del w:id="4335" w:author="Charles Gifford" w:date="2017-03-18T21:11:00Z">
              <w:r w:rsidRPr="001C220C" w:rsidDel="00355DA2">
                <w:rPr>
                  <w:lang w:val="en-US"/>
                </w:rPr>
                <w:delText>1999-10-25 13:30</w:delText>
              </w:r>
            </w:del>
          </w:p>
        </w:tc>
        <w:tc>
          <w:tcPr>
            <w:tcW w:w="1297" w:type="dxa"/>
          </w:tcPr>
          <w:p w14:paraId="40E02D5C" w14:textId="00529EB7" w:rsidR="00242B6D" w:rsidRPr="001C220C" w:rsidDel="00355DA2" w:rsidRDefault="00242B6D" w:rsidP="00242B6D">
            <w:pPr>
              <w:pStyle w:val="TableNormal1"/>
              <w:spacing w:before="40"/>
              <w:rPr>
                <w:del w:id="4336" w:author="Charles Gifford" w:date="2017-03-18T21:11:00Z"/>
                <w:lang w:val="en-US"/>
              </w:rPr>
            </w:pPr>
            <w:del w:id="4337" w:author="Charles Gifford" w:date="2017-03-18T21:11:00Z">
              <w:r w:rsidRPr="001C220C" w:rsidDel="00355DA2">
                <w:rPr>
                  <w:lang w:val="en-US"/>
                </w:rPr>
                <w:delText>1999-10-25 13:30</w:delText>
              </w:r>
            </w:del>
          </w:p>
        </w:tc>
        <w:tc>
          <w:tcPr>
            <w:tcW w:w="1080" w:type="dxa"/>
          </w:tcPr>
          <w:p w14:paraId="7338EB19" w14:textId="7C9F70C0" w:rsidR="00242B6D" w:rsidRPr="001C220C" w:rsidDel="00355DA2" w:rsidRDefault="00242B6D" w:rsidP="00242B6D">
            <w:pPr>
              <w:pStyle w:val="TableNormal1"/>
              <w:spacing w:before="40"/>
              <w:rPr>
                <w:del w:id="4338" w:author="Charles Gifford" w:date="2017-03-18T21:11:00Z"/>
                <w:lang w:val="en-US"/>
              </w:rPr>
            </w:pPr>
            <w:del w:id="4339" w:author="Charles Gifford" w:date="2017-03-18T21:11:00Z">
              <w:r w:rsidRPr="001C220C" w:rsidDel="00355DA2">
                <w:rPr>
                  <w:lang w:val="en-US"/>
                </w:rPr>
                <w:delText>1999-10-25 13:30</w:delText>
              </w:r>
            </w:del>
          </w:p>
        </w:tc>
        <w:tc>
          <w:tcPr>
            <w:tcW w:w="1080" w:type="dxa"/>
          </w:tcPr>
          <w:p w14:paraId="69A025A0" w14:textId="0BB55E48" w:rsidR="00242B6D" w:rsidRPr="001C220C" w:rsidDel="00355DA2" w:rsidRDefault="00242B6D" w:rsidP="00242B6D">
            <w:pPr>
              <w:pStyle w:val="TableNormal1"/>
              <w:spacing w:before="40"/>
              <w:rPr>
                <w:del w:id="4340" w:author="Charles Gifford" w:date="2017-03-18T21:11:00Z"/>
                <w:lang w:val="en-US"/>
              </w:rPr>
            </w:pPr>
            <w:del w:id="4341" w:author="Charles Gifford" w:date="2017-03-18T21:11:00Z">
              <w:r w:rsidRPr="001C220C" w:rsidDel="00355DA2">
                <w:rPr>
                  <w:lang w:val="en-US"/>
                </w:rPr>
                <w:delText>1999-10-25 13:30</w:delText>
              </w:r>
            </w:del>
          </w:p>
        </w:tc>
      </w:tr>
      <w:tr w:rsidR="00242B6D" w:rsidRPr="001C220C" w:rsidDel="00355DA2" w14:paraId="724C0D71" w14:textId="78A988EB">
        <w:trPr>
          <w:cantSplit/>
          <w:jc w:val="center"/>
          <w:del w:id="4342" w:author="Charles Gifford" w:date="2017-03-18T21:11:00Z"/>
        </w:trPr>
        <w:tc>
          <w:tcPr>
            <w:tcW w:w="1269" w:type="dxa"/>
          </w:tcPr>
          <w:p w14:paraId="3756A259" w14:textId="27AF5F0B" w:rsidR="00242B6D" w:rsidRPr="001C220C" w:rsidDel="00355DA2" w:rsidRDefault="00242B6D" w:rsidP="00242B6D">
            <w:pPr>
              <w:pStyle w:val="TableNormal1"/>
              <w:spacing w:before="40"/>
              <w:rPr>
                <w:del w:id="4343" w:author="Charles Gifford" w:date="2017-03-18T21:11:00Z"/>
                <w:lang w:val="en-US"/>
              </w:rPr>
            </w:pPr>
            <w:del w:id="4344" w:author="Charles Gifford" w:date="2017-03-18T21:11:00Z">
              <w:r w:rsidRPr="001C220C" w:rsidDel="00355DA2">
                <w:rPr>
                  <w:lang w:val="en-US"/>
                </w:rPr>
                <w:delText>Result</w:delText>
              </w:r>
            </w:del>
          </w:p>
        </w:tc>
        <w:tc>
          <w:tcPr>
            <w:tcW w:w="2880" w:type="dxa"/>
          </w:tcPr>
          <w:p w14:paraId="119EF8CA" w14:textId="0DDDFE31" w:rsidR="00242B6D" w:rsidRPr="001C220C" w:rsidDel="00355DA2" w:rsidRDefault="00242B6D" w:rsidP="00242B6D">
            <w:pPr>
              <w:pStyle w:val="TableNormal1"/>
              <w:spacing w:before="40"/>
              <w:rPr>
                <w:del w:id="4345" w:author="Charles Gifford" w:date="2017-03-18T21:11:00Z"/>
                <w:lang w:val="en-US"/>
              </w:rPr>
            </w:pPr>
            <w:del w:id="4346" w:author="Charles Gifford" w:date="2017-03-18T21:11:00Z">
              <w:r w:rsidRPr="001C220C" w:rsidDel="00355DA2">
                <w:rPr>
                  <w:lang w:val="en-US"/>
                </w:rPr>
                <w:delText>The result of the capability test.</w:delText>
              </w:r>
            </w:del>
          </w:p>
        </w:tc>
        <w:tc>
          <w:tcPr>
            <w:tcW w:w="1440" w:type="dxa"/>
          </w:tcPr>
          <w:p w14:paraId="1ABB29AA" w14:textId="186D656F" w:rsidR="00242B6D" w:rsidRPr="001C220C" w:rsidDel="00355DA2" w:rsidRDefault="00242B6D" w:rsidP="00242B6D">
            <w:pPr>
              <w:pStyle w:val="TableNormal1"/>
              <w:spacing w:before="40"/>
              <w:rPr>
                <w:del w:id="4347" w:author="Charles Gifford" w:date="2017-03-18T21:11:00Z"/>
                <w:lang w:val="en-US"/>
              </w:rPr>
            </w:pPr>
            <w:del w:id="4348" w:author="Charles Gifford" w:date="2017-03-18T21:11:00Z">
              <w:r w:rsidRPr="001C220C" w:rsidDel="00355DA2">
                <w:rPr>
                  <w:lang w:val="en-US"/>
                </w:rPr>
                <w:delText>48</w:delText>
              </w:r>
            </w:del>
          </w:p>
        </w:tc>
        <w:tc>
          <w:tcPr>
            <w:tcW w:w="1297" w:type="dxa"/>
          </w:tcPr>
          <w:p w14:paraId="193A0ECA" w14:textId="37D91FAD" w:rsidR="00242B6D" w:rsidRPr="001C220C" w:rsidDel="00355DA2" w:rsidRDefault="00242B6D" w:rsidP="00242B6D">
            <w:pPr>
              <w:pStyle w:val="TableNormal1"/>
              <w:spacing w:before="40"/>
              <w:rPr>
                <w:del w:id="4349" w:author="Charles Gifford" w:date="2017-03-18T21:11:00Z"/>
                <w:lang w:val="en-US"/>
              </w:rPr>
            </w:pPr>
            <w:del w:id="4350" w:author="Charles Gifford" w:date="2017-03-18T21:11:00Z">
              <w:r w:rsidRPr="001C220C" w:rsidDel="00355DA2">
                <w:rPr>
                  <w:lang w:val="en-US"/>
                </w:rPr>
                <w:delText>Fail</w:delText>
              </w:r>
            </w:del>
          </w:p>
        </w:tc>
        <w:tc>
          <w:tcPr>
            <w:tcW w:w="1080" w:type="dxa"/>
          </w:tcPr>
          <w:p w14:paraId="63561F6A" w14:textId="1FA10D36" w:rsidR="00242B6D" w:rsidRPr="001C220C" w:rsidDel="00355DA2" w:rsidRDefault="00242B6D" w:rsidP="00242B6D">
            <w:pPr>
              <w:pStyle w:val="TableNormal1"/>
              <w:spacing w:before="40"/>
              <w:rPr>
                <w:del w:id="4351" w:author="Charles Gifford" w:date="2017-03-18T21:11:00Z"/>
                <w:lang w:val="en-US"/>
              </w:rPr>
            </w:pPr>
            <w:del w:id="4352" w:author="Charles Gifford" w:date="2017-03-18T21:11:00Z">
              <w:r w:rsidRPr="001C220C" w:rsidDel="00355DA2">
                <w:rPr>
                  <w:lang w:val="en-US"/>
                </w:rPr>
                <w:delText>Pass</w:delText>
              </w:r>
            </w:del>
          </w:p>
        </w:tc>
        <w:tc>
          <w:tcPr>
            <w:tcW w:w="1080" w:type="dxa"/>
          </w:tcPr>
          <w:p w14:paraId="7A002302" w14:textId="00849089" w:rsidR="00242B6D" w:rsidRPr="001C220C" w:rsidDel="00355DA2" w:rsidRDefault="00242B6D" w:rsidP="00242B6D">
            <w:pPr>
              <w:pStyle w:val="TableNormal1"/>
              <w:spacing w:before="40"/>
              <w:rPr>
                <w:del w:id="4353" w:author="Charles Gifford" w:date="2017-03-18T21:11:00Z"/>
                <w:lang w:val="en-US"/>
              </w:rPr>
            </w:pPr>
            <w:del w:id="4354" w:author="Charles Gifford" w:date="2017-03-18T21:11:00Z">
              <w:r w:rsidRPr="001C220C" w:rsidDel="00355DA2">
                <w:rPr>
                  <w:lang w:val="en-US"/>
                </w:rPr>
                <w:delText>Pass</w:delText>
              </w:r>
            </w:del>
          </w:p>
        </w:tc>
      </w:tr>
      <w:tr w:rsidR="00242B6D" w:rsidRPr="001C220C" w:rsidDel="00355DA2" w14:paraId="46521EC9" w14:textId="3228A0CD">
        <w:trPr>
          <w:cantSplit/>
          <w:jc w:val="center"/>
          <w:del w:id="4355" w:author="Charles Gifford" w:date="2017-03-18T21:11:00Z"/>
        </w:trPr>
        <w:tc>
          <w:tcPr>
            <w:tcW w:w="1269" w:type="dxa"/>
          </w:tcPr>
          <w:p w14:paraId="6AACA2DB" w14:textId="7338AEA8" w:rsidR="00242B6D" w:rsidRPr="001C220C" w:rsidDel="00355DA2" w:rsidRDefault="00242B6D" w:rsidP="00242B6D">
            <w:pPr>
              <w:pStyle w:val="TableNormal1"/>
              <w:spacing w:before="40"/>
              <w:rPr>
                <w:del w:id="4356" w:author="Charles Gifford" w:date="2017-03-18T21:11:00Z"/>
                <w:lang w:val="en-US"/>
              </w:rPr>
            </w:pPr>
            <w:del w:id="4357" w:author="Charles Gifford" w:date="2017-03-18T21:11:00Z">
              <w:r w:rsidRPr="001C220C" w:rsidDel="00355DA2">
                <w:rPr>
                  <w:lang w:val="en-US"/>
                </w:rPr>
                <w:delText xml:space="preserve">Result </w:delText>
              </w:r>
              <w:r w:rsidR="008C5116" w:rsidDel="00355DA2">
                <w:rPr>
                  <w:lang w:val="en-US"/>
                </w:rPr>
                <w:delText>u</w:delText>
              </w:r>
              <w:r w:rsidRPr="001C220C" w:rsidDel="00355DA2">
                <w:rPr>
                  <w:lang w:val="en-US"/>
                </w:rPr>
                <w:delText xml:space="preserve">nit of </w:delText>
              </w:r>
              <w:r w:rsidR="008C5116" w:rsidDel="00355DA2">
                <w:rPr>
                  <w:lang w:val="en-US"/>
                </w:rPr>
                <w:delText>m</w:delText>
              </w:r>
              <w:r w:rsidRPr="001C220C" w:rsidDel="00355DA2">
                <w:rPr>
                  <w:lang w:val="en-US"/>
                </w:rPr>
                <w:delText>easure</w:delText>
              </w:r>
            </w:del>
          </w:p>
        </w:tc>
        <w:tc>
          <w:tcPr>
            <w:tcW w:w="2880" w:type="dxa"/>
          </w:tcPr>
          <w:p w14:paraId="7BF0A0AB" w14:textId="45C698E4" w:rsidR="00242B6D" w:rsidRPr="001C220C" w:rsidDel="00355DA2" w:rsidRDefault="00242B6D" w:rsidP="00242B6D">
            <w:pPr>
              <w:pStyle w:val="TableNormal1"/>
              <w:spacing w:before="40"/>
              <w:rPr>
                <w:del w:id="4358" w:author="Charles Gifford" w:date="2017-03-18T21:11:00Z"/>
                <w:lang w:val="en-US"/>
              </w:rPr>
            </w:pPr>
            <w:del w:id="4359" w:author="Charles Gifford" w:date="2017-03-18T21:11:00Z">
              <w:r w:rsidRPr="001C220C" w:rsidDel="00355DA2">
                <w:rPr>
                  <w:lang w:val="en-US"/>
                </w:rPr>
                <w:delText>The unit of measure of the associated test result, if applicable.</w:delText>
              </w:r>
            </w:del>
          </w:p>
        </w:tc>
        <w:tc>
          <w:tcPr>
            <w:tcW w:w="1440" w:type="dxa"/>
          </w:tcPr>
          <w:p w14:paraId="5950BCA7" w14:textId="6EE43180" w:rsidR="00242B6D" w:rsidRPr="001C220C" w:rsidDel="00355DA2" w:rsidRDefault="00242B6D" w:rsidP="00242B6D">
            <w:pPr>
              <w:pStyle w:val="TableNormal1"/>
              <w:spacing w:before="40"/>
              <w:rPr>
                <w:del w:id="4360" w:author="Charles Gifford" w:date="2017-03-18T21:11:00Z"/>
                <w:lang w:val="en-US"/>
              </w:rPr>
            </w:pPr>
            <w:del w:id="4361" w:author="Charles Gifford" w:date="2017-03-18T21:11:00Z">
              <w:r w:rsidRPr="001C220C" w:rsidDel="00355DA2">
                <w:rPr>
                  <w:lang w:val="en-US"/>
                </w:rPr>
                <w:delText>Widgets/Hour</w:delText>
              </w:r>
            </w:del>
          </w:p>
        </w:tc>
        <w:tc>
          <w:tcPr>
            <w:tcW w:w="1297" w:type="dxa"/>
          </w:tcPr>
          <w:p w14:paraId="09622851" w14:textId="536BCC80" w:rsidR="00242B6D" w:rsidRPr="001C220C" w:rsidDel="00355DA2" w:rsidRDefault="00242B6D" w:rsidP="00242B6D">
            <w:pPr>
              <w:pStyle w:val="TableNormal1"/>
              <w:spacing w:before="40"/>
              <w:rPr>
                <w:del w:id="4362" w:author="Charles Gifford" w:date="2017-03-18T21:11:00Z"/>
                <w:lang w:val="en-US"/>
              </w:rPr>
            </w:pPr>
            <w:del w:id="4363" w:author="Charles Gifford" w:date="2017-03-18T21:11:00Z">
              <w:r w:rsidDel="00355DA2">
                <w:rPr>
                  <w:lang w:val="en-US"/>
                </w:rPr>
                <w:delText>&lt;Pass, Fail&gt;</w:delText>
              </w:r>
            </w:del>
          </w:p>
        </w:tc>
        <w:tc>
          <w:tcPr>
            <w:tcW w:w="1080" w:type="dxa"/>
          </w:tcPr>
          <w:p w14:paraId="15B15025" w14:textId="029BB338" w:rsidR="00242B6D" w:rsidRPr="001C220C" w:rsidDel="00355DA2" w:rsidRDefault="00242B6D" w:rsidP="00242B6D">
            <w:pPr>
              <w:pStyle w:val="TableNormal1"/>
              <w:spacing w:before="40"/>
              <w:rPr>
                <w:del w:id="4364" w:author="Charles Gifford" w:date="2017-03-18T21:11:00Z"/>
                <w:lang w:val="en-US"/>
              </w:rPr>
            </w:pPr>
            <w:del w:id="4365" w:author="Charles Gifford" w:date="2017-03-18T21:11:00Z">
              <w:r w:rsidDel="00355DA2">
                <w:rPr>
                  <w:lang w:val="en-US"/>
                </w:rPr>
                <w:delText>&lt;Pass, Fail&gt;</w:delText>
              </w:r>
            </w:del>
          </w:p>
        </w:tc>
        <w:tc>
          <w:tcPr>
            <w:tcW w:w="1080" w:type="dxa"/>
          </w:tcPr>
          <w:p w14:paraId="4E5C4F11" w14:textId="1DCBE54E" w:rsidR="00242B6D" w:rsidRPr="001C220C" w:rsidDel="00355DA2" w:rsidRDefault="00242B6D" w:rsidP="00242B6D">
            <w:pPr>
              <w:pStyle w:val="TableNormal1"/>
              <w:spacing w:before="40"/>
              <w:rPr>
                <w:del w:id="4366" w:author="Charles Gifford" w:date="2017-03-18T21:11:00Z"/>
                <w:lang w:val="en-US"/>
              </w:rPr>
            </w:pPr>
            <w:del w:id="4367" w:author="Charles Gifford" w:date="2017-03-18T21:11:00Z">
              <w:r w:rsidDel="00355DA2">
                <w:rPr>
                  <w:lang w:val="en-US"/>
                </w:rPr>
                <w:delText>&lt;Pass, Fail&gt;</w:delText>
              </w:r>
            </w:del>
          </w:p>
        </w:tc>
      </w:tr>
      <w:tr w:rsidR="00242B6D" w:rsidRPr="001C220C" w:rsidDel="00355DA2" w14:paraId="2E1B79D0" w14:textId="0D43100F">
        <w:trPr>
          <w:cantSplit/>
          <w:jc w:val="center"/>
          <w:del w:id="4368" w:author="Charles Gifford" w:date="2017-03-18T21:11:00Z"/>
        </w:trPr>
        <w:tc>
          <w:tcPr>
            <w:tcW w:w="1269" w:type="dxa"/>
          </w:tcPr>
          <w:p w14:paraId="5773D62A" w14:textId="5BADAC8A" w:rsidR="00242B6D" w:rsidRPr="001C220C" w:rsidDel="00355DA2" w:rsidRDefault="00242B6D" w:rsidP="00242B6D">
            <w:pPr>
              <w:pStyle w:val="TableNormal1"/>
              <w:spacing w:before="40"/>
              <w:rPr>
                <w:del w:id="4369" w:author="Charles Gifford" w:date="2017-03-18T21:11:00Z"/>
                <w:lang w:val="en-US"/>
              </w:rPr>
            </w:pPr>
            <w:del w:id="4370" w:author="Charles Gifford" w:date="2017-03-18T21:11:00Z">
              <w:r w:rsidRPr="001C220C" w:rsidDel="00355DA2">
                <w:rPr>
                  <w:lang w:val="en-US"/>
                </w:rPr>
                <w:delText>Expiration</w:delText>
              </w:r>
            </w:del>
          </w:p>
        </w:tc>
        <w:tc>
          <w:tcPr>
            <w:tcW w:w="2880" w:type="dxa"/>
          </w:tcPr>
          <w:p w14:paraId="11EBFE99" w14:textId="30C122B2" w:rsidR="00242B6D" w:rsidRPr="001C220C" w:rsidDel="00355DA2" w:rsidRDefault="00242B6D" w:rsidP="00242B6D">
            <w:pPr>
              <w:pStyle w:val="TableNormal1"/>
              <w:spacing w:before="40"/>
              <w:rPr>
                <w:del w:id="4371" w:author="Charles Gifford" w:date="2017-03-18T21:11:00Z"/>
                <w:lang w:val="en-US"/>
              </w:rPr>
            </w:pPr>
            <w:del w:id="4372" w:author="Charles Gifford" w:date="2017-03-18T21:11:00Z">
              <w:r w:rsidRPr="001C220C" w:rsidDel="00355DA2">
                <w:rPr>
                  <w:lang w:val="en-US"/>
                </w:rPr>
                <w:delText>The date of the expiration of the capability.</w:delText>
              </w:r>
            </w:del>
          </w:p>
        </w:tc>
        <w:tc>
          <w:tcPr>
            <w:tcW w:w="1440" w:type="dxa"/>
          </w:tcPr>
          <w:p w14:paraId="2592F84B" w14:textId="7C5CC41A" w:rsidR="00242B6D" w:rsidRPr="001C220C" w:rsidDel="00355DA2" w:rsidRDefault="00242B6D" w:rsidP="00242B6D">
            <w:pPr>
              <w:pStyle w:val="TableNormal1"/>
              <w:spacing w:before="40"/>
              <w:rPr>
                <w:del w:id="4373" w:author="Charles Gifford" w:date="2017-03-18T21:11:00Z"/>
                <w:lang w:val="en-US"/>
              </w:rPr>
            </w:pPr>
            <w:del w:id="4374" w:author="Charles Gifford" w:date="2017-03-18T21:11:00Z">
              <w:r w:rsidRPr="001C220C" w:rsidDel="00355DA2">
                <w:rPr>
                  <w:lang w:val="en-US"/>
                </w:rPr>
                <w:delText>2000-10-25 13:30</w:delText>
              </w:r>
            </w:del>
          </w:p>
        </w:tc>
        <w:tc>
          <w:tcPr>
            <w:tcW w:w="1297" w:type="dxa"/>
          </w:tcPr>
          <w:p w14:paraId="124C1E61" w14:textId="0DDC178E" w:rsidR="00242B6D" w:rsidRPr="001C220C" w:rsidDel="00355DA2" w:rsidRDefault="00242B6D" w:rsidP="00242B6D">
            <w:pPr>
              <w:pStyle w:val="TableNormal1"/>
              <w:spacing w:before="40"/>
              <w:rPr>
                <w:del w:id="4375" w:author="Charles Gifford" w:date="2017-03-18T21:11:00Z"/>
                <w:lang w:val="en-US"/>
              </w:rPr>
            </w:pPr>
            <w:del w:id="4376" w:author="Charles Gifford" w:date="2017-03-18T21:11:00Z">
              <w:r w:rsidRPr="001C220C" w:rsidDel="00355DA2">
                <w:rPr>
                  <w:lang w:val="en-US"/>
                </w:rPr>
                <w:delText>2000-10-25 13:30</w:delText>
              </w:r>
            </w:del>
          </w:p>
        </w:tc>
        <w:tc>
          <w:tcPr>
            <w:tcW w:w="1080" w:type="dxa"/>
          </w:tcPr>
          <w:p w14:paraId="0D362D82" w14:textId="4F804AAC" w:rsidR="00242B6D" w:rsidRPr="001C220C" w:rsidDel="00355DA2" w:rsidRDefault="00242B6D" w:rsidP="00242B6D">
            <w:pPr>
              <w:pStyle w:val="TableNormal1"/>
              <w:spacing w:before="40"/>
              <w:rPr>
                <w:del w:id="4377" w:author="Charles Gifford" w:date="2017-03-18T21:11:00Z"/>
                <w:lang w:val="en-US"/>
              </w:rPr>
            </w:pPr>
            <w:del w:id="4378" w:author="Charles Gifford" w:date="2017-03-18T21:11:00Z">
              <w:r w:rsidRPr="001C220C" w:rsidDel="00355DA2">
                <w:rPr>
                  <w:lang w:val="en-US"/>
                </w:rPr>
                <w:delText>2000-10-25 13:30</w:delText>
              </w:r>
            </w:del>
          </w:p>
        </w:tc>
        <w:tc>
          <w:tcPr>
            <w:tcW w:w="1080" w:type="dxa"/>
          </w:tcPr>
          <w:p w14:paraId="727C8587" w14:textId="07BD8925" w:rsidR="00242B6D" w:rsidRPr="001C220C" w:rsidDel="00355DA2" w:rsidRDefault="00242B6D" w:rsidP="00242B6D">
            <w:pPr>
              <w:pStyle w:val="TableNormal1"/>
              <w:spacing w:before="40"/>
              <w:rPr>
                <w:del w:id="4379" w:author="Charles Gifford" w:date="2017-03-18T21:11:00Z"/>
                <w:lang w:val="en-US"/>
              </w:rPr>
            </w:pPr>
            <w:del w:id="4380" w:author="Charles Gifford" w:date="2017-03-18T21:11:00Z">
              <w:r w:rsidRPr="001C220C" w:rsidDel="00355DA2">
                <w:rPr>
                  <w:lang w:val="en-US"/>
                </w:rPr>
                <w:delText>2000-10-25 13:30</w:delText>
              </w:r>
            </w:del>
          </w:p>
        </w:tc>
      </w:tr>
    </w:tbl>
    <w:p w14:paraId="6F1CFE72" w14:textId="12D6DD46" w:rsidR="007917D9" w:rsidRPr="001C220C" w:rsidDel="00355DA2" w:rsidRDefault="007917D9" w:rsidP="00025F9D">
      <w:pPr>
        <w:pStyle w:val="NOTE0"/>
        <w:rPr>
          <w:del w:id="4381" w:author="Charles Gifford" w:date="2017-03-18T21:11:00Z"/>
          <w:lang w:val="en-US"/>
        </w:rPr>
      </w:pPr>
      <w:bookmarkStart w:id="4382" w:name="_Toc145749750"/>
      <w:bookmarkStart w:id="4383" w:name="_Toc161566393"/>
      <w:bookmarkStart w:id="4384" w:name="_Toc516130339"/>
      <w:del w:id="4385" w:author="Charles Gifford" w:date="2017-03-18T21:11:00Z">
        <w:r w:rsidDel="00355DA2">
          <w:delText xml:space="preserve"> </w:delText>
        </w:r>
      </w:del>
    </w:p>
    <w:p w14:paraId="465A4C1B" w14:textId="77777777" w:rsidR="006B79A6" w:rsidRPr="001C220C" w:rsidRDefault="006B79A6" w:rsidP="00A27713">
      <w:pPr>
        <w:pStyle w:val="Heading2"/>
        <w:rPr>
          <w:lang w:val="en-US"/>
        </w:rPr>
      </w:pPr>
      <w:bookmarkStart w:id="4386" w:name="_Toc306620079"/>
      <w:bookmarkStart w:id="4387" w:name="_Toc320176910"/>
      <w:bookmarkStart w:id="4388" w:name="_Toc478492221"/>
      <w:r w:rsidRPr="001C220C">
        <w:rPr>
          <w:lang w:val="en-US"/>
        </w:rPr>
        <w:t xml:space="preserve">Physical asset </w:t>
      </w:r>
      <w:bookmarkEnd w:id="4382"/>
      <w:bookmarkEnd w:id="4383"/>
      <w:r w:rsidR="002B3EEA" w:rsidRPr="001C220C">
        <w:rPr>
          <w:lang w:val="en-US"/>
        </w:rPr>
        <w:t>information</w:t>
      </w:r>
      <w:bookmarkEnd w:id="4386"/>
      <w:bookmarkEnd w:id="4387"/>
      <w:bookmarkEnd w:id="4388"/>
    </w:p>
    <w:p w14:paraId="112688D8" w14:textId="77777777" w:rsidR="002B3EEA" w:rsidRPr="001C220C" w:rsidRDefault="002B3EEA" w:rsidP="003E1075">
      <w:pPr>
        <w:pStyle w:val="Heading3"/>
      </w:pPr>
      <w:bookmarkStart w:id="4389" w:name="_Toc320176911"/>
      <w:r w:rsidRPr="001C220C">
        <w:t>Physical asset model</w:t>
      </w:r>
      <w:bookmarkEnd w:id="4389"/>
    </w:p>
    <w:p w14:paraId="0E5C8291" w14:textId="7EDBC651" w:rsidR="006B79A6" w:rsidRPr="001C220C" w:rsidRDefault="006B79A6" w:rsidP="0029062D">
      <w:pPr>
        <w:pStyle w:val="PARAGRAPH"/>
        <w:rPr>
          <w:lang w:val="en-US"/>
        </w:rPr>
      </w:pPr>
      <w:r w:rsidRPr="001C220C">
        <w:rPr>
          <w:lang w:val="en-US"/>
        </w:rPr>
        <w:t xml:space="preserve">The </w:t>
      </w:r>
      <w:r w:rsidR="004C5BAB" w:rsidRPr="001C220C">
        <w:rPr>
          <w:lang w:val="en-US"/>
        </w:rPr>
        <w:t xml:space="preserve">physical </w:t>
      </w:r>
      <w:r w:rsidRPr="001C220C">
        <w:rPr>
          <w:lang w:val="en-US"/>
        </w:rPr>
        <w:t xml:space="preserve">asset model contains information about the physical piece of </w:t>
      </w:r>
      <w:r w:rsidRPr="00500BDB">
        <w:rPr>
          <w:i/>
          <w:lang w:val="en-US"/>
        </w:rPr>
        <w:t>equipment</w:t>
      </w:r>
      <w:r w:rsidRPr="001C220C">
        <w:rPr>
          <w:lang w:val="en-US"/>
        </w:rPr>
        <w:t xml:space="preserve">, usually </w:t>
      </w:r>
      <w:r w:rsidR="009B528E">
        <w:rPr>
          <w:lang w:val="en-US"/>
        </w:rPr>
        <w:t>managed</w:t>
      </w:r>
      <w:r w:rsidR="009B528E" w:rsidRPr="001C220C">
        <w:rPr>
          <w:lang w:val="en-US"/>
        </w:rPr>
        <w:t xml:space="preserve"> </w:t>
      </w:r>
      <w:r w:rsidRPr="001C220C">
        <w:rPr>
          <w:lang w:val="en-US"/>
        </w:rPr>
        <w:t xml:space="preserve">as a </w:t>
      </w:r>
      <w:r w:rsidRPr="00500BDB">
        <w:rPr>
          <w:i/>
          <w:lang w:val="en-US"/>
        </w:rPr>
        <w:t>physical asset</w:t>
      </w:r>
      <w:r w:rsidRPr="001C220C">
        <w:rPr>
          <w:lang w:val="en-US"/>
        </w:rPr>
        <w:t xml:space="preserve"> within the enterprise </w:t>
      </w:r>
      <w:r w:rsidR="009B528E">
        <w:rPr>
          <w:lang w:val="en-US"/>
        </w:rPr>
        <w:t>often utilizing a</w:t>
      </w:r>
      <w:r w:rsidRPr="001C220C">
        <w:rPr>
          <w:lang w:val="en-US"/>
        </w:rPr>
        <w:t xml:space="preserve"> specific serial number</w:t>
      </w:r>
      <w:r w:rsidR="008558A5">
        <w:rPr>
          <w:lang w:val="en-US"/>
        </w:rPr>
        <w:t xml:space="preserve">. </w:t>
      </w:r>
      <w:r w:rsidRPr="001C220C">
        <w:rPr>
          <w:lang w:val="en-US"/>
        </w:rPr>
        <w:t xml:space="preserve">An object in the equipment model defines a role for the </w:t>
      </w:r>
      <w:r w:rsidRPr="00500BDB">
        <w:rPr>
          <w:i/>
          <w:lang w:val="en-US"/>
        </w:rPr>
        <w:t>equipment</w:t>
      </w:r>
      <w:r w:rsidRPr="001C220C">
        <w:rPr>
          <w:lang w:val="en-US"/>
        </w:rPr>
        <w:t xml:space="preserve">, and object in the </w:t>
      </w:r>
      <w:r w:rsidR="00246894">
        <w:rPr>
          <w:lang w:val="en-US"/>
        </w:rPr>
        <w:t xml:space="preserve">physical </w:t>
      </w:r>
      <w:r w:rsidRPr="001C220C">
        <w:rPr>
          <w:lang w:val="en-US"/>
        </w:rPr>
        <w:t xml:space="preserve">asset model defines the </w:t>
      </w:r>
      <w:r w:rsidRPr="00500BDB">
        <w:rPr>
          <w:i/>
          <w:lang w:val="en-US"/>
        </w:rPr>
        <w:t>physical</w:t>
      </w:r>
      <w:r w:rsidR="00246894" w:rsidRPr="00500BDB">
        <w:rPr>
          <w:i/>
          <w:lang w:val="en-US"/>
        </w:rPr>
        <w:t xml:space="preserve"> asset</w:t>
      </w:r>
      <w:r w:rsidRPr="00500BDB">
        <w:rPr>
          <w:i/>
          <w:lang w:val="en-US"/>
        </w:rPr>
        <w:t xml:space="preserve"> ID</w:t>
      </w:r>
      <w:r w:rsidRPr="001C220C">
        <w:rPr>
          <w:lang w:val="en-US"/>
        </w:rPr>
        <w:t xml:space="preserve"> and properties of a piece of </w:t>
      </w:r>
      <w:r w:rsidRPr="001B7250">
        <w:rPr>
          <w:i/>
          <w:lang w:val="en-US"/>
        </w:rPr>
        <w:t>equipment</w:t>
      </w:r>
      <w:r w:rsidRPr="001C220C">
        <w:rPr>
          <w:lang w:val="en-US"/>
        </w:rPr>
        <w:t xml:space="preserve">. </w:t>
      </w:r>
    </w:p>
    <w:p w14:paraId="0E099BB8" w14:textId="77777777" w:rsidR="006B79A6" w:rsidRPr="001C220C" w:rsidRDefault="00BB3B94" w:rsidP="00BB3B94">
      <w:pPr>
        <w:pStyle w:val="NOTE0"/>
        <w:rPr>
          <w:lang w:val="en-US"/>
        </w:rPr>
      </w:pPr>
      <w:r w:rsidRPr="001C220C">
        <w:rPr>
          <w:lang w:val="en-US"/>
        </w:rPr>
        <w:t>EXAMPLE</w:t>
      </w:r>
      <w:r w:rsidR="006B79A6" w:rsidRPr="001C220C">
        <w:rPr>
          <w:lang w:val="en-US"/>
        </w:rPr>
        <w:tab/>
      </w:r>
      <w:r w:rsidR="006B79A6" w:rsidRPr="0097448A">
        <w:rPr>
          <w:i/>
          <w:lang w:val="en-US"/>
        </w:rPr>
        <w:t>Equipment IDs</w:t>
      </w:r>
      <w:r w:rsidR="006B79A6" w:rsidRPr="001C220C">
        <w:rPr>
          <w:lang w:val="en-US"/>
        </w:rPr>
        <w:t xml:space="preserve"> can be represented as TAGs, which define a role such as TC184 for a temperature controller, while the temperature controller is an asset and has a serial number (TC_WED_9982002922). </w:t>
      </w:r>
    </w:p>
    <w:p w14:paraId="21A7874F" w14:textId="77777777" w:rsidR="00364004" w:rsidRPr="001C220C" w:rsidRDefault="00F00AEF" w:rsidP="00BB3B94">
      <w:pPr>
        <w:pStyle w:val="NOTE0"/>
        <w:rPr>
          <w:lang w:val="en-US"/>
        </w:rPr>
      </w:pPr>
      <w:r>
        <w:rPr>
          <w:lang w:val="en-US"/>
        </w:rPr>
        <w:t>NOTE</w:t>
      </w:r>
      <w:r>
        <w:rPr>
          <w:lang w:val="en-US"/>
        </w:rPr>
        <w:t> </w:t>
      </w:r>
      <w:r w:rsidR="00364004" w:rsidRPr="001C220C">
        <w:rPr>
          <w:lang w:val="en-US"/>
        </w:rPr>
        <w:t xml:space="preserve">The </w:t>
      </w:r>
      <w:r w:rsidR="00364004" w:rsidRPr="00500BDB">
        <w:rPr>
          <w:i/>
          <w:lang w:val="en-US"/>
        </w:rPr>
        <w:t>physical asset</w:t>
      </w:r>
      <w:r w:rsidR="00364004" w:rsidRPr="001C220C">
        <w:rPr>
          <w:lang w:val="en-US"/>
        </w:rPr>
        <w:t xml:space="preserve"> can be </w:t>
      </w:r>
      <w:r w:rsidR="009B528E">
        <w:rPr>
          <w:lang w:val="en-US"/>
        </w:rPr>
        <w:t>replaced</w:t>
      </w:r>
      <w:r w:rsidR="009B528E" w:rsidRPr="001C220C">
        <w:rPr>
          <w:lang w:val="en-US"/>
        </w:rPr>
        <w:t xml:space="preserve"> </w:t>
      </w:r>
      <w:r w:rsidR="00364004" w:rsidRPr="001C220C">
        <w:rPr>
          <w:lang w:val="en-US"/>
        </w:rPr>
        <w:t xml:space="preserve">(e.g. because it is broken) and in that case the </w:t>
      </w:r>
      <w:r w:rsidR="00324B6C" w:rsidRPr="001C220C">
        <w:rPr>
          <w:lang w:val="en-US"/>
        </w:rPr>
        <w:t xml:space="preserve">TAG </w:t>
      </w:r>
      <w:r w:rsidR="00364004" w:rsidRPr="001C220C">
        <w:rPr>
          <w:lang w:val="en-US"/>
        </w:rPr>
        <w:t xml:space="preserve">will not change, but a new </w:t>
      </w:r>
      <w:r w:rsidR="00364004" w:rsidRPr="001B7250">
        <w:rPr>
          <w:i/>
          <w:lang w:val="en-US"/>
        </w:rPr>
        <w:t>physical asset</w:t>
      </w:r>
      <w:r w:rsidR="00364004" w:rsidRPr="001C220C">
        <w:rPr>
          <w:lang w:val="en-US"/>
        </w:rPr>
        <w:t xml:space="preserve"> with a unique serial number will take the place of the old </w:t>
      </w:r>
      <w:r w:rsidR="00364004" w:rsidRPr="001B7250">
        <w:rPr>
          <w:i/>
          <w:lang w:val="en-US"/>
        </w:rPr>
        <w:t>physical asset</w:t>
      </w:r>
      <w:r w:rsidR="00364004" w:rsidRPr="001C220C">
        <w:rPr>
          <w:lang w:val="en-US"/>
        </w:rPr>
        <w:t>. Therefore</w:t>
      </w:r>
      <w:r w:rsidR="0097448A">
        <w:rPr>
          <w:lang w:val="en-US"/>
        </w:rPr>
        <w:t>,</w:t>
      </w:r>
      <w:r w:rsidR="00364004" w:rsidRPr="001C220C">
        <w:rPr>
          <w:lang w:val="en-US"/>
        </w:rPr>
        <w:t xml:space="preserve"> two separate ID’s </w:t>
      </w:r>
      <w:r w:rsidR="00C02B61">
        <w:rPr>
          <w:lang w:val="en-US"/>
        </w:rPr>
        <w:t>would be used</w:t>
      </w:r>
      <w:r w:rsidR="00364004" w:rsidRPr="001C220C">
        <w:rPr>
          <w:lang w:val="en-US"/>
        </w:rPr>
        <w:t xml:space="preserve"> one for the role </w:t>
      </w:r>
      <w:r w:rsidR="00324B6C" w:rsidRPr="001C220C">
        <w:rPr>
          <w:lang w:val="en-US"/>
        </w:rPr>
        <w:t>(</w:t>
      </w:r>
      <w:r w:rsidR="00324B6C" w:rsidRPr="00500BDB">
        <w:rPr>
          <w:i/>
          <w:lang w:val="en-US"/>
        </w:rPr>
        <w:t>equipment ID</w:t>
      </w:r>
      <w:r w:rsidR="00324B6C" w:rsidRPr="001C220C">
        <w:rPr>
          <w:lang w:val="en-US"/>
        </w:rPr>
        <w:t xml:space="preserve">) </w:t>
      </w:r>
      <w:r w:rsidR="00364004" w:rsidRPr="001C220C">
        <w:rPr>
          <w:lang w:val="en-US"/>
        </w:rPr>
        <w:t xml:space="preserve">and one for the </w:t>
      </w:r>
      <w:r w:rsidR="00364004" w:rsidRPr="00500BDB">
        <w:rPr>
          <w:i/>
          <w:lang w:val="en-US"/>
        </w:rPr>
        <w:t>physical asset</w:t>
      </w:r>
      <w:r w:rsidR="00324B6C" w:rsidRPr="001C220C">
        <w:rPr>
          <w:lang w:val="en-US"/>
        </w:rPr>
        <w:t xml:space="preserve"> (</w:t>
      </w:r>
      <w:r w:rsidR="00324B6C" w:rsidRPr="00500BDB">
        <w:rPr>
          <w:i/>
          <w:lang w:val="en-US"/>
        </w:rPr>
        <w:t>physical asset ID</w:t>
      </w:r>
      <w:r w:rsidR="00324B6C" w:rsidRPr="001C220C">
        <w:rPr>
          <w:lang w:val="en-US"/>
        </w:rPr>
        <w:t>)</w:t>
      </w:r>
      <w:r w:rsidR="00364004" w:rsidRPr="001C220C">
        <w:rPr>
          <w:lang w:val="en-US"/>
        </w:rPr>
        <w:t>.</w:t>
      </w:r>
    </w:p>
    <w:p w14:paraId="32FEB4A5" w14:textId="3D4A93DA" w:rsidR="006B79A6" w:rsidRPr="001C220C" w:rsidRDefault="006B79A6" w:rsidP="0029062D">
      <w:pPr>
        <w:pStyle w:val="PARAGRAPH"/>
        <w:rPr>
          <w:lang w:val="en-US"/>
        </w:rPr>
      </w:pPr>
      <w:r w:rsidRPr="001C220C">
        <w:rPr>
          <w:lang w:val="en-US"/>
        </w:rPr>
        <w:t xml:space="preserve">While assets have Level 4 significance, usually because they have an economic value, </w:t>
      </w:r>
      <w:r w:rsidR="000766F8">
        <w:rPr>
          <w:lang w:val="en-US"/>
        </w:rPr>
        <w:t xml:space="preserve">this part of </w:t>
      </w:r>
      <w:r w:rsidR="001F24A0">
        <w:rPr>
          <w:lang w:val="en-US"/>
        </w:rPr>
        <w:t>ISA</w:t>
      </w:r>
      <w:r w:rsidR="00752C4B">
        <w:rPr>
          <w:lang w:val="en-US"/>
        </w:rPr>
        <w:t>-</w:t>
      </w:r>
      <w:r w:rsidR="001F24A0">
        <w:rPr>
          <w:lang w:val="en-US"/>
        </w:rPr>
        <w:t>95</w:t>
      </w:r>
      <w:r w:rsidRPr="001C220C">
        <w:rPr>
          <w:lang w:val="en-US"/>
        </w:rPr>
        <w:t xml:space="preserve"> of the standard focuses on the Level 3 significance of the asset</w:t>
      </w:r>
      <w:r w:rsidR="008558A5">
        <w:rPr>
          <w:lang w:val="en-US"/>
        </w:rPr>
        <w:t xml:space="preserve">. </w:t>
      </w:r>
      <w:r w:rsidRPr="001C220C">
        <w:rPr>
          <w:lang w:val="en-US"/>
        </w:rPr>
        <w:t xml:space="preserve">The </w:t>
      </w:r>
      <w:r w:rsidR="00246894">
        <w:rPr>
          <w:lang w:val="en-US"/>
        </w:rPr>
        <w:t xml:space="preserve">physical </w:t>
      </w:r>
      <w:r w:rsidRPr="001C220C">
        <w:rPr>
          <w:lang w:val="en-US"/>
        </w:rPr>
        <w:t xml:space="preserve">asset model defines a </w:t>
      </w:r>
      <w:r w:rsidR="007D7A35" w:rsidRPr="00500BDB">
        <w:rPr>
          <w:i/>
          <w:lang w:val="en-US"/>
        </w:rPr>
        <w:t>p</w:t>
      </w:r>
      <w:r w:rsidRPr="00500BDB">
        <w:rPr>
          <w:i/>
          <w:lang w:val="en-US"/>
        </w:rPr>
        <w:t xml:space="preserve">hysical </w:t>
      </w:r>
      <w:r w:rsidR="007D7A35" w:rsidRPr="00500BDB">
        <w:rPr>
          <w:i/>
          <w:lang w:val="en-US"/>
        </w:rPr>
        <w:t>a</w:t>
      </w:r>
      <w:r w:rsidRPr="00500BDB">
        <w:rPr>
          <w:i/>
          <w:lang w:val="en-US"/>
        </w:rPr>
        <w:t>sset</w:t>
      </w:r>
      <w:r w:rsidRPr="001C220C">
        <w:rPr>
          <w:lang w:val="en-US"/>
        </w:rPr>
        <w:t xml:space="preserve"> as a representation of a physical piece of </w:t>
      </w:r>
      <w:r w:rsidRPr="00500BDB">
        <w:rPr>
          <w:i/>
          <w:lang w:val="en-US"/>
        </w:rPr>
        <w:t>equipment</w:t>
      </w:r>
      <w:r w:rsidR="00C91311">
        <w:rPr>
          <w:lang w:val="en-US"/>
        </w:rPr>
        <w:t xml:space="preserve">. </w:t>
      </w:r>
      <w:r w:rsidRPr="001C220C">
        <w:rPr>
          <w:lang w:val="en-US"/>
        </w:rPr>
        <w:t xml:space="preserve"> </w:t>
      </w:r>
    </w:p>
    <w:p w14:paraId="7064FAB3" w14:textId="77777777" w:rsidR="00B67195" w:rsidRPr="001C220C" w:rsidRDefault="00F63888" w:rsidP="00B67195">
      <w:pPr>
        <w:pStyle w:val="PARAGRAPH"/>
        <w:rPr>
          <w:lang w:val="en-US"/>
        </w:rPr>
      </w:pPr>
      <w:r>
        <w:rPr>
          <w:lang w:val="en-US"/>
        </w:rPr>
        <w:t>H</w:t>
      </w:r>
      <w:r w:rsidR="00D50E16" w:rsidRPr="001C220C">
        <w:rPr>
          <w:lang w:val="en-US"/>
        </w:rPr>
        <w:t xml:space="preserve">ierarchy </w:t>
      </w:r>
      <w:r w:rsidR="00B67195" w:rsidRPr="001C220C">
        <w:rPr>
          <w:lang w:val="en-US"/>
        </w:rPr>
        <w:t>levels in the physical asset hierarchy</w:t>
      </w:r>
      <w:r w:rsidR="00D50E16" w:rsidRPr="001C220C">
        <w:rPr>
          <w:lang w:val="en-US"/>
        </w:rPr>
        <w:t xml:space="preserve"> </w:t>
      </w:r>
      <w:r w:rsidR="00B67195" w:rsidRPr="001C220C">
        <w:rPr>
          <w:lang w:val="en-US"/>
        </w:rPr>
        <w:t xml:space="preserve">are not defined in </w:t>
      </w:r>
      <w:r w:rsidR="000766F8">
        <w:rPr>
          <w:lang w:val="en-US"/>
        </w:rPr>
        <w:t xml:space="preserve">this part of </w:t>
      </w:r>
      <w:r w:rsidR="001F24A0">
        <w:rPr>
          <w:lang w:val="en-US"/>
        </w:rPr>
        <w:t>ISA</w:t>
      </w:r>
      <w:r w:rsidR="0097448A">
        <w:rPr>
          <w:lang w:val="en-US"/>
        </w:rPr>
        <w:t>-</w:t>
      </w:r>
      <w:r w:rsidR="001F24A0">
        <w:rPr>
          <w:lang w:val="en-US"/>
        </w:rPr>
        <w:t>95</w:t>
      </w:r>
      <w:r w:rsidR="0097448A">
        <w:rPr>
          <w:lang w:val="en-US"/>
        </w:rPr>
        <w:t>;</w:t>
      </w:r>
      <w:r w:rsidR="00B67195" w:rsidRPr="001C220C">
        <w:rPr>
          <w:lang w:val="en-US"/>
        </w:rPr>
        <w:t xml:space="preserve"> however</w:t>
      </w:r>
      <w:r w:rsidR="0097448A">
        <w:rPr>
          <w:lang w:val="en-US"/>
        </w:rPr>
        <w:t>,</w:t>
      </w:r>
      <w:r w:rsidR="00B67195" w:rsidRPr="001C220C">
        <w:rPr>
          <w:lang w:val="en-US"/>
        </w:rPr>
        <w:t xml:space="preserve"> the role-based </w:t>
      </w:r>
      <w:r w:rsidR="00D50E16" w:rsidRPr="001C220C">
        <w:rPr>
          <w:lang w:val="en-US"/>
        </w:rPr>
        <w:t xml:space="preserve">equipment hierarchy </w:t>
      </w:r>
      <w:r w:rsidR="00B67195" w:rsidRPr="001C220C">
        <w:rPr>
          <w:lang w:val="en-US"/>
        </w:rPr>
        <w:t xml:space="preserve">names should be used if they are equivalent. </w:t>
      </w:r>
    </w:p>
    <w:p w14:paraId="7F1968A5" w14:textId="10947E4F" w:rsidR="002D77BF" w:rsidRPr="007152C5" w:rsidDel="00A27713" w:rsidRDefault="006B79A6" w:rsidP="00A27713">
      <w:pPr>
        <w:pStyle w:val="PARAGRAPH"/>
        <w:rPr>
          <w:del w:id="4390" w:author="Charles Gifford" w:date="2017-03-18T22:35:00Z"/>
          <w:lang w:val="en-US"/>
        </w:rPr>
      </w:pPr>
      <w:r w:rsidRPr="001C220C">
        <w:rPr>
          <w:lang w:val="en-US"/>
        </w:rPr>
        <w:t xml:space="preserve">A representation of physical asset </w:t>
      </w:r>
      <w:r w:rsidR="006618D3">
        <w:rPr>
          <w:lang w:val="en-US"/>
        </w:rPr>
        <w:t xml:space="preserve">model </w:t>
      </w:r>
      <w:r w:rsidRPr="001C220C">
        <w:rPr>
          <w:lang w:val="en-US"/>
        </w:rPr>
        <w:t>is illustrated in</w:t>
      </w:r>
      <w:r w:rsidR="000D27D0">
        <w:rPr>
          <w:lang w:val="en-US"/>
        </w:rPr>
        <w:t xml:space="preserve"> </w:t>
      </w:r>
      <w:r w:rsidR="000D27D0">
        <w:rPr>
          <w:lang w:val="en-US"/>
        </w:rPr>
        <w:fldChar w:fldCharType="begin"/>
      </w:r>
      <w:r w:rsidR="000D27D0">
        <w:rPr>
          <w:lang w:val="en-US"/>
        </w:rPr>
        <w:instrText xml:space="preserve"> REF _Ref477954561 \h </w:instrText>
      </w:r>
      <w:r w:rsidR="000D27D0">
        <w:rPr>
          <w:lang w:val="en-US"/>
        </w:rPr>
      </w:r>
      <w:r w:rsidR="000D27D0">
        <w:rPr>
          <w:lang w:val="en-US"/>
        </w:rPr>
        <w:fldChar w:fldCharType="separate"/>
      </w:r>
      <w:r w:rsidR="000D27D0" w:rsidRPr="001C220C">
        <w:rPr>
          <w:lang w:val="en-US"/>
        </w:rPr>
        <w:t xml:space="preserve">Figure </w:t>
      </w:r>
      <w:r w:rsidR="000D27D0">
        <w:rPr>
          <w:noProof/>
          <w:lang w:val="en-US"/>
        </w:rPr>
        <w:t>10</w:t>
      </w:r>
      <w:r w:rsidR="000D27D0">
        <w:rPr>
          <w:lang w:val="en-US"/>
        </w:rPr>
        <w:fldChar w:fldCharType="end"/>
      </w:r>
      <w:r w:rsidR="008558A5">
        <w:rPr>
          <w:lang w:val="en-US"/>
        </w:rPr>
        <w:t>.</w:t>
      </w:r>
      <w:r w:rsidR="00FB7D17">
        <w:rPr>
          <w:lang w:val="en-US"/>
        </w:rPr>
        <w:t xml:space="preserve">  </w:t>
      </w:r>
      <w:bookmarkStart w:id="4391" w:name="_Hlk477954947"/>
      <w:ins w:id="4392" w:author="Charles Gifford" w:date="2017-03-22T14:01:00Z">
        <w:r w:rsidR="000D27D0">
          <w:rPr>
            <w:lang w:val="en-US"/>
          </w:rPr>
          <w:fldChar w:fldCharType="begin"/>
        </w:r>
        <w:r w:rsidR="000D27D0">
          <w:rPr>
            <w:lang w:val="en-US"/>
          </w:rPr>
          <w:instrText xml:space="preserve"> REF _Ref477954621 \h </w:instrText>
        </w:r>
      </w:ins>
      <w:r w:rsidR="000D27D0">
        <w:rPr>
          <w:lang w:val="en-US"/>
        </w:rPr>
      </w:r>
      <w:r w:rsidR="000D27D0">
        <w:rPr>
          <w:lang w:val="en-US"/>
        </w:rPr>
        <w:fldChar w:fldCharType="separate"/>
      </w:r>
      <w:ins w:id="4393" w:author="Charles Gifford" w:date="2017-03-22T14:01:00Z">
        <w:r w:rsidR="000D27D0">
          <w:t xml:space="preserve">Table </w:t>
        </w:r>
        <w:r w:rsidR="000D27D0">
          <w:rPr>
            <w:noProof/>
          </w:rPr>
          <w:t>44</w:t>
        </w:r>
        <w:r w:rsidR="000D27D0">
          <w:rPr>
            <w:lang w:val="en-US"/>
          </w:rPr>
          <w:fldChar w:fldCharType="end"/>
        </w:r>
        <w:r w:rsidR="000D27D0">
          <w:rPr>
            <w:lang w:val="en-US"/>
          </w:rPr>
          <w:t xml:space="preserve"> </w:t>
        </w:r>
      </w:ins>
      <w:ins w:id="4394" w:author="Charles Gifford" w:date="2017-03-19T14:34:00Z">
        <w:r w:rsidR="00B13543" w:rsidRPr="00B13543">
          <w:rPr>
            <w:lang w:val="en-US"/>
          </w:rPr>
          <w:t xml:space="preserve">lists the relationships of the objects in the </w:t>
        </w:r>
      </w:ins>
      <w:ins w:id="4395" w:author="Charles Gifford" w:date="2017-03-19T14:35:00Z">
        <w:r w:rsidR="00B13543" w:rsidRPr="00B13543">
          <w:rPr>
            <w:lang w:val="en-US"/>
          </w:rPr>
          <w:t xml:space="preserve">physical asset </w:t>
        </w:r>
      </w:ins>
      <w:ins w:id="4396" w:author="Charles Gifford" w:date="2017-03-19T14:34:00Z">
        <w:r w:rsidR="00B13543" w:rsidRPr="00B13543">
          <w:rPr>
            <w:lang w:val="en-US"/>
          </w:rPr>
          <w:t>model.</w:t>
        </w:r>
      </w:ins>
    </w:p>
    <w:bookmarkEnd w:id="4391"/>
    <w:p w14:paraId="32FBE2B8" w14:textId="6D55BEE9" w:rsidR="00BB3B94" w:rsidRDefault="00D81887" w:rsidP="00A27713">
      <w:pPr>
        <w:pStyle w:val="PARAGRAPH"/>
        <w:rPr>
          <w:ins w:id="4397" w:author="Charles Gifford" w:date="2016-10-07T21:28:00Z"/>
          <w:lang w:val="en-US"/>
        </w:rPr>
      </w:pPr>
      <w:del w:id="4398" w:author="Charles Gifford" w:date="2016-10-07T21:28:00Z">
        <w:r w:rsidRPr="001A625E" w:rsidDel="005E781D">
          <w:rPr>
            <w:noProof/>
            <w:lang w:val="en-US" w:eastAsia="en-US"/>
          </w:rPr>
          <w:drawing>
            <wp:inline distT="0" distB="0" distL="0" distR="0" wp14:anchorId="55576CC2" wp14:editId="554B5959">
              <wp:extent cx="5172749" cy="364913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6">
                        <a:extLst>
                          <a:ext uri="{28A0092B-C50C-407E-A947-70E740481C1C}">
                            <a14:useLocalDpi xmlns:a14="http://schemas.microsoft.com/office/drawing/2010/main" val="0"/>
                          </a:ext>
                        </a:extLst>
                      </a:blip>
                      <a:srcRect t="914" b="674"/>
                      <a:stretch/>
                    </pic:blipFill>
                    <pic:spPr bwMode="auto">
                      <a:xfrm>
                        <a:off x="0" y="0"/>
                        <a:ext cx="5173345" cy="3649554"/>
                      </a:xfrm>
                      <a:prstGeom prst="rect">
                        <a:avLst/>
                      </a:prstGeom>
                      <a:noFill/>
                      <a:ln>
                        <a:noFill/>
                      </a:ln>
                      <a:extLst>
                        <a:ext uri="{53640926-AAD7-44D8-BBD7-CCE9431645EC}">
                          <a14:shadowObscured xmlns:a14="http://schemas.microsoft.com/office/drawing/2010/main"/>
                        </a:ext>
                      </a:extLst>
                    </pic:spPr>
                  </pic:pic>
                </a:graphicData>
              </a:graphic>
            </wp:inline>
          </w:drawing>
        </w:r>
      </w:del>
    </w:p>
    <w:p w14:paraId="4AE56609" w14:textId="68073CCE" w:rsidR="00027F6B" w:rsidRDefault="00027F6B" w:rsidP="00027F6B">
      <w:pPr>
        <w:pStyle w:val="FIGURE"/>
        <w:rPr>
          <w:ins w:id="4399" w:author="Charles Gifford" w:date="2017-03-18T22:58:00Z"/>
          <w:lang w:val="en-US"/>
        </w:rPr>
      </w:pPr>
      <w:bookmarkStart w:id="4400" w:name="_Ref162239826"/>
      <w:bookmarkStart w:id="4401" w:name="_Ref162239821"/>
      <w:bookmarkStart w:id="4402" w:name="_Toc237687655"/>
      <w:bookmarkStart w:id="4403" w:name="_Toc306620197"/>
      <w:bookmarkStart w:id="4404" w:name="_Toc320178062"/>
      <w:ins w:id="4405" w:author="Charles Gifford" w:date="2017-03-18T23:00:00Z">
        <w:r>
          <w:rPr>
            <w:noProof/>
            <w:lang w:val="en-US" w:eastAsia="en-US"/>
          </w:rPr>
          <w:drawing>
            <wp:inline distT="0" distB="0" distL="0" distR="0" wp14:anchorId="73B9B386" wp14:editId="7C4257BE">
              <wp:extent cx="3352800" cy="2725587"/>
              <wp:effectExtent l="0" t="0" r="0" b="0"/>
              <wp:docPr id="632" name="Pictur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55134" cy="2727484"/>
                      </a:xfrm>
                      <a:prstGeom prst="rect">
                        <a:avLst/>
                      </a:prstGeom>
                      <a:noFill/>
                    </pic:spPr>
                  </pic:pic>
                </a:graphicData>
              </a:graphic>
            </wp:inline>
          </w:drawing>
        </w:r>
      </w:ins>
    </w:p>
    <w:p w14:paraId="04356A5D" w14:textId="51EB9ACE" w:rsidR="00BB3B94" w:rsidRDefault="00BB3B94" w:rsidP="001E69AF">
      <w:pPr>
        <w:pStyle w:val="FIGURE-title"/>
        <w:rPr>
          <w:ins w:id="4406" w:author="Charles Gifford" w:date="2017-03-19T01:20:00Z"/>
          <w:lang w:val="en-US"/>
        </w:rPr>
      </w:pPr>
      <w:bookmarkStart w:id="4407" w:name="_Ref477954561"/>
      <w:bookmarkStart w:id="4408" w:name="_Toc478492559"/>
      <w:r w:rsidRPr="001C220C">
        <w:rPr>
          <w:lang w:val="en-US"/>
        </w:rPr>
        <w:t xml:space="preserve">Figure </w:t>
      </w:r>
      <w:r w:rsidRPr="001C220C">
        <w:rPr>
          <w:lang w:val="en-US"/>
        </w:rPr>
        <w:fldChar w:fldCharType="begin"/>
      </w:r>
      <w:r w:rsidRPr="001C220C">
        <w:rPr>
          <w:lang w:val="en-US"/>
        </w:rPr>
        <w:instrText xml:space="preserve"> SEQ Figure \* ARABIC </w:instrText>
      </w:r>
      <w:r w:rsidRPr="001C220C">
        <w:rPr>
          <w:lang w:val="en-US"/>
        </w:rPr>
        <w:fldChar w:fldCharType="separate"/>
      </w:r>
      <w:r w:rsidR="000D27D0">
        <w:rPr>
          <w:noProof/>
          <w:lang w:val="en-US"/>
        </w:rPr>
        <w:t>10</w:t>
      </w:r>
      <w:r w:rsidRPr="001C220C">
        <w:rPr>
          <w:lang w:val="en-US"/>
        </w:rPr>
        <w:fldChar w:fldCharType="end"/>
      </w:r>
      <w:bookmarkEnd w:id="4400"/>
      <w:bookmarkEnd w:id="4407"/>
      <w:r w:rsidRPr="001C220C">
        <w:rPr>
          <w:lang w:val="en-US"/>
        </w:rPr>
        <w:t xml:space="preserve"> </w:t>
      </w:r>
      <w:r w:rsidR="00F00AEF">
        <w:rPr>
          <w:lang w:val="en-US"/>
        </w:rPr>
        <w:t>–</w:t>
      </w:r>
      <w:r w:rsidRPr="001C220C">
        <w:rPr>
          <w:lang w:val="en-US"/>
        </w:rPr>
        <w:t xml:space="preserve"> Physical</w:t>
      </w:r>
      <w:r w:rsidR="00B638E1" w:rsidRPr="001C220C">
        <w:rPr>
          <w:lang w:val="en-US"/>
        </w:rPr>
        <w:t xml:space="preserve"> </w:t>
      </w:r>
      <w:r w:rsidRPr="001C220C">
        <w:rPr>
          <w:lang w:val="en-US"/>
        </w:rPr>
        <w:t>asset model</w:t>
      </w:r>
      <w:bookmarkEnd w:id="4401"/>
      <w:bookmarkEnd w:id="4402"/>
      <w:bookmarkEnd w:id="4403"/>
      <w:bookmarkEnd w:id="4404"/>
      <w:bookmarkEnd w:id="4408"/>
    </w:p>
    <w:p w14:paraId="3A84D6BE" w14:textId="54974D4A" w:rsidR="00751A61" w:rsidRDefault="000D27D0" w:rsidP="00E05180">
      <w:pPr>
        <w:pStyle w:val="TABLE-title"/>
        <w:rPr>
          <w:ins w:id="4409" w:author="Charles Gifford" w:date="2017-03-19T01:20:00Z"/>
          <w:lang w:val="en-US"/>
        </w:rPr>
      </w:pPr>
      <w:bookmarkStart w:id="4410" w:name="_Ref477954621"/>
      <w:bookmarkStart w:id="4411" w:name="_Toc478492345"/>
      <w:ins w:id="4412" w:author="Charles Gifford" w:date="2017-03-22T13:59:00Z">
        <w:r>
          <w:t xml:space="preserve">Table </w:t>
        </w:r>
        <w:r>
          <w:fldChar w:fldCharType="begin"/>
        </w:r>
        <w:r>
          <w:instrText xml:space="preserve"> SEQ Table \* ARABIC </w:instrText>
        </w:r>
      </w:ins>
      <w:r>
        <w:fldChar w:fldCharType="separate"/>
      </w:r>
      <w:ins w:id="4413" w:author="Charles Gifford" w:date="2017-03-22T13:59:00Z">
        <w:r>
          <w:rPr>
            <w:noProof/>
          </w:rPr>
          <w:t>44</w:t>
        </w:r>
        <w:r>
          <w:fldChar w:fldCharType="end"/>
        </w:r>
      </w:ins>
      <w:bookmarkEnd w:id="4410"/>
      <w:ins w:id="4414" w:author="Charles Gifford" w:date="2017-03-19T01:20:00Z">
        <w:r w:rsidR="00751A61">
          <w:rPr>
            <w:lang w:val="en-US"/>
          </w:rPr>
          <w:t xml:space="preserve"> –</w:t>
        </w:r>
        <w:r w:rsidR="00751A61" w:rsidRPr="001C220C">
          <w:rPr>
            <w:lang w:val="en-US"/>
          </w:rPr>
          <w:t xml:space="preserve"> </w:t>
        </w:r>
        <w:r w:rsidR="00751A61">
          <w:rPr>
            <w:lang w:val="en-US"/>
          </w:rPr>
          <w:t>P</w:t>
        </w:r>
      </w:ins>
      <w:ins w:id="4415" w:author="Charles Gifford" w:date="2017-03-19T01:21:00Z">
        <w:r w:rsidR="00751A61">
          <w:rPr>
            <w:lang w:val="en-US"/>
          </w:rPr>
          <w:t>hysical asset</w:t>
        </w:r>
      </w:ins>
      <w:ins w:id="4416" w:author="Charles Gifford" w:date="2017-03-19T01:20:00Z">
        <w:r w:rsidR="00751A61" w:rsidRPr="000C7DB9">
          <w:rPr>
            <w:lang w:val="en-US"/>
          </w:rPr>
          <w:t xml:space="preserve"> </w:t>
        </w:r>
        <w:r w:rsidR="00751A61">
          <w:rPr>
            <w:lang w:val="en-US"/>
          </w:rPr>
          <w:t>model relationships</w:t>
        </w:r>
        <w:bookmarkEnd w:id="4411"/>
        <w:r w:rsidR="00751A61">
          <w:rPr>
            <w:lang w:val="en-US"/>
          </w:rPr>
          <w:t xml:space="preserve"> </w:t>
        </w:r>
      </w:ins>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857"/>
        <w:gridCol w:w="1860"/>
        <w:gridCol w:w="1860"/>
        <w:gridCol w:w="1648"/>
        <w:gridCol w:w="1860"/>
      </w:tblGrid>
      <w:tr w:rsidR="00E05180" w:rsidRPr="00B7138B" w14:paraId="3C9A39F6" w14:textId="77777777" w:rsidTr="00E05180">
        <w:trPr>
          <w:trHeight w:val="176"/>
          <w:tblHeader/>
          <w:ins w:id="4417" w:author="Charles Gifford" w:date="2017-03-19T01:20:00Z"/>
        </w:trPr>
        <w:tc>
          <w:tcPr>
            <w:tcW w:w="2335" w:type="dxa"/>
            <w:shd w:val="clear" w:color="auto" w:fill="auto"/>
          </w:tcPr>
          <w:p w14:paraId="152EFB83" w14:textId="77777777" w:rsidR="00E05180" w:rsidRPr="00B7138B" w:rsidRDefault="00E05180" w:rsidP="00291A9E">
            <w:pPr>
              <w:pStyle w:val="TABLE-col-heading"/>
              <w:rPr>
                <w:ins w:id="4418" w:author="Charles Gifford" w:date="2017-03-19T01:20:00Z"/>
                <w:lang w:val="en-US"/>
              </w:rPr>
            </w:pPr>
            <w:ins w:id="4419" w:author="Charles Gifford" w:date="2017-03-19T01:20:00Z">
              <w:r w:rsidRPr="00B7138B">
                <w:rPr>
                  <w:lang w:val="en-US"/>
                </w:rPr>
                <w:t>From</w:t>
              </w:r>
            </w:ins>
          </w:p>
        </w:tc>
        <w:tc>
          <w:tcPr>
            <w:tcW w:w="2340" w:type="dxa"/>
          </w:tcPr>
          <w:p w14:paraId="5691E8EA" w14:textId="77777777" w:rsidR="00E05180" w:rsidRPr="00B7138B" w:rsidRDefault="00E05180" w:rsidP="00291A9E">
            <w:pPr>
              <w:pStyle w:val="TABLE-col-heading"/>
              <w:rPr>
                <w:ins w:id="4420" w:author="Charles Gifford" w:date="2017-03-23T20:27:00Z"/>
                <w:lang w:val="en-US"/>
              </w:rPr>
            </w:pPr>
          </w:p>
        </w:tc>
        <w:tc>
          <w:tcPr>
            <w:tcW w:w="2340" w:type="dxa"/>
            <w:shd w:val="clear" w:color="auto" w:fill="auto"/>
          </w:tcPr>
          <w:p w14:paraId="467384D1" w14:textId="20AAE14C" w:rsidR="00E05180" w:rsidRPr="00B7138B" w:rsidRDefault="00E05180" w:rsidP="00291A9E">
            <w:pPr>
              <w:pStyle w:val="TABLE-col-heading"/>
              <w:rPr>
                <w:ins w:id="4421" w:author="Charles Gifford" w:date="2017-03-19T01:20:00Z"/>
                <w:lang w:val="en-US"/>
              </w:rPr>
            </w:pPr>
            <w:ins w:id="4422" w:author="Charles Gifford" w:date="2017-03-19T01:20:00Z">
              <w:r w:rsidRPr="00B7138B">
                <w:rPr>
                  <w:lang w:val="en-US"/>
                </w:rPr>
                <w:t>To</w:t>
              </w:r>
            </w:ins>
          </w:p>
        </w:tc>
        <w:tc>
          <w:tcPr>
            <w:tcW w:w="2070" w:type="dxa"/>
            <w:shd w:val="clear" w:color="auto" w:fill="auto"/>
          </w:tcPr>
          <w:p w14:paraId="58BB108E" w14:textId="77777777" w:rsidR="00E05180" w:rsidRPr="00B7138B" w:rsidRDefault="00E05180" w:rsidP="00291A9E">
            <w:pPr>
              <w:pStyle w:val="TABLE-col-heading"/>
              <w:rPr>
                <w:ins w:id="4423" w:author="Charles Gifford" w:date="2017-03-19T01:20:00Z"/>
                <w:lang w:val="en-US"/>
              </w:rPr>
            </w:pPr>
            <w:ins w:id="4424" w:author="Charles Gifford" w:date="2017-03-19T01:20:00Z">
              <w:r w:rsidRPr="00B7138B">
                <w:rPr>
                  <w:lang w:val="en-US"/>
                </w:rPr>
                <w:t>Type</w:t>
              </w:r>
            </w:ins>
          </w:p>
        </w:tc>
        <w:tc>
          <w:tcPr>
            <w:tcW w:w="2340" w:type="dxa"/>
            <w:shd w:val="clear" w:color="auto" w:fill="auto"/>
          </w:tcPr>
          <w:p w14:paraId="1B76EE21" w14:textId="77777777" w:rsidR="00E05180" w:rsidRPr="00B7138B" w:rsidRDefault="00E05180" w:rsidP="00291A9E">
            <w:pPr>
              <w:pStyle w:val="TABLE-col-heading"/>
              <w:rPr>
                <w:ins w:id="4425" w:author="Charles Gifford" w:date="2017-03-19T01:20:00Z"/>
                <w:lang w:val="en-US"/>
              </w:rPr>
            </w:pPr>
            <w:ins w:id="4426" w:author="Charles Gifford" w:date="2017-03-19T01:20:00Z">
              <w:r w:rsidRPr="00B7138B">
                <w:rPr>
                  <w:lang w:val="en-US"/>
                </w:rPr>
                <w:t>Relationship Name</w:t>
              </w:r>
            </w:ins>
          </w:p>
        </w:tc>
      </w:tr>
      <w:tr w:rsidR="00E05180" w:rsidRPr="00B7138B" w14:paraId="20A92519" w14:textId="77777777" w:rsidTr="00E05180">
        <w:trPr>
          <w:trHeight w:val="176"/>
          <w:ins w:id="4427" w:author="Charles Gifford" w:date="2017-03-19T01:20:00Z"/>
        </w:trPr>
        <w:tc>
          <w:tcPr>
            <w:tcW w:w="2335" w:type="dxa"/>
            <w:shd w:val="clear" w:color="auto" w:fill="auto"/>
          </w:tcPr>
          <w:p w14:paraId="03AE6145" w14:textId="44FC7197" w:rsidR="00E05180" w:rsidRPr="00B7138B" w:rsidRDefault="00E05180" w:rsidP="00291A9E">
            <w:pPr>
              <w:pStyle w:val="TABLE-cell"/>
              <w:rPr>
                <w:ins w:id="4428" w:author="Charles Gifford" w:date="2017-03-19T01:20:00Z"/>
                <w:lang w:val="en-US"/>
              </w:rPr>
            </w:pPr>
            <w:ins w:id="4429" w:author="Charles Gifford" w:date="2017-03-19T01:22:00Z">
              <w:r>
                <w:rPr>
                  <w:lang w:val="en-US"/>
                </w:rPr>
                <w:t>Physical asset</w:t>
              </w:r>
            </w:ins>
            <w:ins w:id="4430" w:author="Charles Gifford" w:date="2017-03-19T01:20:00Z">
              <w:r w:rsidRPr="00C37A90">
                <w:rPr>
                  <w:lang w:val="en-US"/>
                </w:rPr>
                <w:t xml:space="preserve"> </w:t>
              </w:r>
              <w:r w:rsidRPr="00B7138B">
                <w:rPr>
                  <w:lang w:val="en-US"/>
                </w:rPr>
                <w:t>class</w:t>
              </w:r>
            </w:ins>
          </w:p>
        </w:tc>
        <w:tc>
          <w:tcPr>
            <w:tcW w:w="2340" w:type="dxa"/>
          </w:tcPr>
          <w:p w14:paraId="62C94DC0" w14:textId="77777777" w:rsidR="00E05180" w:rsidRPr="00751A61" w:rsidRDefault="00E05180" w:rsidP="00291A9E">
            <w:pPr>
              <w:pStyle w:val="TABLE-cell"/>
              <w:rPr>
                <w:ins w:id="4431" w:author="Charles Gifford" w:date="2017-03-23T20:27:00Z"/>
                <w:lang w:val="en-US"/>
              </w:rPr>
            </w:pPr>
          </w:p>
        </w:tc>
        <w:tc>
          <w:tcPr>
            <w:tcW w:w="2340" w:type="dxa"/>
            <w:shd w:val="clear" w:color="auto" w:fill="auto"/>
          </w:tcPr>
          <w:p w14:paraId="53D651CE" w14:textId="36A13DB6" w:rsidR="00E05180" w:rsidRPr="00B7138B" w:rsidRDefault="00E05180" w:rsidP="00291A9E">
            <w:pPr>
              <w:pStyle w:val="TABLE-cell"/>
              <w:rPr>
                <w:ins w:id="4432" w:author="Charles Gifford" w:date="2017-03-19T01:20:00Z"/>
                <w:lang w:val="en-US"/>
              </w:rPr>
            </w:pPr>
            <w:ins w:id="4433" w:author="Charles Gifford" w:date="2017-03-19T01:23:00Z">
              <w:r w:rsidRPr="00751A61">
                <w:rPr>
                  <w:lang w:val="en-US"/>
                </w:rPr>
                <w:t>Physical asset</w:t>
              </w:r>
            </w:ins>
            <w:ins w:id="4434" w:author="Charles Gifford" w:date="2017-03-19T01:20:00Z">
              <w:r w:rsidRPr="00C37A90">
                <w:rPr>
                  <w:lang w:val="en-US"/>
                </w:rPr>
                <w:t xml:space="preserve"> class </w:t>
              </w:r>
              <w:r w:rsidRPr="00B7138B">
                <w:rPr>
                  <w:lang w:val="en-US"/>
                </w:rPr>
                <w:t>property</w:t>
              </w:r>
            </w:ins>
          </w:p>
        </w:tc>
        <w:tc>
          <w:tcPr>
            <w:tcW w:w="2070" w:type="dxa"/>
            <w:shd w:val="clear" w:color="auto" w:fill="auto"/>
          </w:tcPr>
          <w:p w14:paraId="600D3F73" w14:textId="77777777" w:rsidR="00E05180" w:rsidRPr="00B7138B" w:rsidRDefault="00E05180" w:rsidP="00291A9E">
            <w:pPr>
              <w:pStyle w:val="TABLE-cell"/>
              <w:rPr>
                <w:ins w:id="4435" w:author="Charles Gifford" w:date="2017-03-19T01:20:00Z"/>
                <w:lang w:val="en-US"/>
              </w:rPr>
            </w:pPr>
            <w:ins w:id="4436" w:author="Charles Gifford" w:date="2017-03-19T01:20:00Z">
              <w:r w:rsidRPr="00B7138B">
                <w:rPr>
                  <w:lang w:val="en-US"/>
                </w:rPr>
                <w:t>Composition</w:t>
              </w:r>
            </w:ins>
          </w:p>
        </w:tc>
        <w:tc>
          <w:tcPr>
            <w:tcW w:w="2340" w:type="dxa"/>
            <w:shd w:val="clear" w:color="auto" w:fill="auto"/>
          </w:tcPr>
          <w:p w14:paraId="77480307" w14:textId="77777777" w:rsidR="00E05180" w:rsidRPr="00B7138B" w:rsidRDefault="00E05180" w:rsidP="00291A9E">
            <w:pPr>
              <w:pStyle w:val="TABLE-cell"/>
              <w:rPr>
                <w:ins w:id="4437" w:author="Charles Gifford" w:date="2017-03-19T01:20:00Z"/>
                <w:lang w:val="en-US"/>
              </w:rPr>
            </w:pPr>
            <w:ins w:id="4438" w:author="Charles Gifford" w:date="2017-03-19T01:20:00Z">
              <w:r w:rsidRPr="00B7138B">
                <w:rPr>
                  <w:lang w:val="en-US"/>
                </w:rPr>
                <w:t>Has properties of &gt;</w:t>
              </w:r>
            </w:ins>
          </w:p>
        </w:tc>
      </w:tr>
      <w:tr w:rsidR="00E05180" w:rsidRPr="00B7138B" w14:paraId="38D5E804" w14:textId="77777777" w:rsidTr="00E05180">
        <w:trPr>
          <w:trHeight w:val="176"/>
          <w:ins w:id="4439" w:author="Charles Gifford" w:date="2017-03-19T01:20:00Z"/>
        </w:trPr>
        <w:tc>
          <w:tcPr>
            <w:tcW w:w="2335" w:type="dxa"/>
            <w:shd w:val="clear" w:color="auto" w:fill="auto"/>
          </w:tcPr>
          <w:p w14:paraId="1400E5CF" w14:textId="5B124FAD" w:rsidR="00E05180" w:rsidRPr="00B7138B" w:rsidRDefault="00E05180" w:rsidP="00291A9E">
            <w:pPr>
              <w:pStyle w:val="TABLE-cell"/>
              <w:rPr>
                <w:ins w:id="4440" w:author="Charles Gifford" w:date="2017-03-19T01:20:00Z"/>
                <w:lang w:val="en-US"/>
              </w:rPr>
            </w:pPr>
            <w:ins w:id="4441" w:author="Charles Gifford" w:date="2017-03-19T01:23:00Z">
              <w:r w:rsidRPr="00751A61">
                <w:rPr>
                  <w:lang w:val="en-US"/>
                </w:rPr>
                <w:t xml:space="preserve">Physical asset </w:t>
              </w:r>
            </w:ins>
            <w:ins w:id="4442" w:author="Charles Gifford" w:date="2017-03-19T01:20:00Z">
              <w:r w:rsidRPr="00B7138B">
                <w:rPr>
                  <w:lang w:val="en-US"/>
                </w:rPr>
                <w:t>class</w:t>
              </w:r>
            </w:ins>
          </w:p>
        </w:tc>
        <w:tc>
          <w:tcPr>
            <w:tcW w:w="2340" w:type="dxa"/>
          </w:tcPr>
          <w:p w14:paraId="4A212F3D" w14:textId="77777777" w:rsidR="00E05180" w:rsidRPr="00751A61" w:rsidRDefault="00E05180" w:rsidP="00291A9E">
            <w:pPr>
              <w:pStyle w:val="TABLE-cell"/>
              <w:rPr>
                <w:ins w:id="4443" w:author="Charles Gifford" w:date="2017-03-23T20:27:00Z"/>
              </w:rPr>
            </w:pPr>
          </w:p>
        </w:tc>
        <w:tc>
          <w:tcPr>
            <w:tcW w:w="2340" w:type="dxa"/>
            <w:shd w:val="clear" w:color="auto" w:fill="auto"/>
          </w:tcPr>
          <w:p w14:paraId="017CF2BF" w14:textId="5FB8A866" w:rsidR="00E05180" w:rsidRPr="00B7138B" w:rsidRDefault="00E05180" w:rsidP="00291A9E">
            <w:pPr>
              <w:pStyle w:val="TABLE-cell"/>
              <w:rPr>
                <w:ins w:id="4444" w:author="Charles Gifford" w:date="2017-03-19T01:20:00Z"/>
                <w:lang w:val="en-US"/>
              </w:rPr>
            </w:pPr>
            <w:ins w:id="4445" w:author="Charles Gifford" w:date="2017-03-19T01:23:00Z">
              <w:r w:rsidRPr="00751A61">
                <w:t>Physical asset</w:t>
              </w:r>
            </w:ins>
            <w:ins w:id="4446" w:author="Charles Gifford" w:date="2017-03-19T01:20:00Z">
              <w:r w:rsidRPr="00224EDD">
                <w:t xml:space="preserve"> class</w:t>
              </w:r>
            </w:ins>
          </w:p>
        </w:tc>
        <w:tc>
          <w:tcPr>
            <w:tcW w:w="2070" w:type="dxa"/>
            <w:shd w:val="clear" w:color="auto" w:fill="auto"/>
          </w:tcPr>
          <w:p w14:paraId="317933DF" w14:textId="77777777" w:rsidR="00E05180" w:rsidRPr="00B7138B" w:rsidRDefault="00E05180" w:rsidP="00291A9E">
            <w:pPr>
              <w:pStyle w:val="TABLE-cell"/>
              <w:rPr>
                <w:ins w:id="4447" w:author="Charles Gifford" w:date="2017-03-19T01:20:00Z"/>
                <w:lang w:val="en-US"/>
              </w:rPr>
            </w:pPr>
            <w:ins w:id="4448" w:author="Charles Gifford" w:date="2017-03-19T01:20:00Z">
              <w:r>
                <w:t>Association</w:t>
              </w:r>
            </w:ins>
          </w:p>
        </w:tc>
        <w:tc>
          <w:tcPr>
            <w:tcW w:w="2340" w:type="dxa"/>
            <w:shd w:val="clear" w:color="auto" w:fill="auto"/>
          </w:tcPr>
          <w:p w14:paraId="11C7CB7B" w14:textId="77777777" w:rsidR="00E05180" w:rsidRPr="00B7138B" w:rsidRDefault="00E05180" w:rsidP="00291A9E">
            <w:pPr>
              <w:pStyle w:val="TABLE-cell"/>
              <w:rPr>
                <w:ins w:id="4449" w:author="Charles Gifford" w:date="2017-03-19T01:20:00Z"/>
                <w:lang w:val="en-US"/>
              </w:rPr>
            </w:pPr>
            <w:ins w:id="4450" w:author="Charles Gifford" w:date="2017-03-19T01:20:00Z">
              <w:r>
                <w:t xml:space="preserve">Is a specialization </w:t>
              </w:r>
              <w:r w:rsidRPr="008F275A">
                <w:t>of &gt;</w:t>
              </w:r>
            </w:ins>
          </w:p>
        </w:tc>
      </w:tr>
      <w:tr w:rsidR="00E05180" w:rsidRPr="00B7138B" w14:paraId="203581FD" w14:textId="77777777" w:rsidTr="00E05180">
        <w:trPr>
          <w:trHeight w:val="242"/>
          <w:ins w:id="4451" w:author="Charles Gifford" w:date="2017-03-19T01:20:00Z"/>
        </w:trPr>
        <w:tc>
          <w:tcPr>
            <w:tcW w:w="2335" w:type="dxa"/>
            <w:shd w:val="clear" w:color="auto" w:fill="auto"/>
          </w:tcPr>
          <w:p w14:paraId="0132B7BD" w14:textId="06A70139" w:rsidR="00E05180" w:rsidRPr="00B7138B" w:rsidRDefault="00E05180" w:rsidP="00291A9E">
            <w:pPr>
              <w:pStyle w:val="TABLE-cell"/>
              <w:rPr>
                <w:ins w:id="4452" w:author="Charles Gifford" w:date="2017-03-19T01:20:00Z"/>
                <w:lang w:val="en-US"/>
              </w:rPr>
            </w:pPr>
            <w:ins w:id="4453" w:author="Charles Gifford" w:date="2017-03-19T01:23:00Z">
              <w:r w:rsidRPr="00751A61">
                <w:t>Physical asset</w:t>
              </w:r>
            </w:ins>
          </w:p>
        </w:tc>
        <w:tc>
          <w:tcPr>
            <w:tcW w:w="2340" w:type="dxa"/>
          </w:tcPr>
          <w:p w14:paraId="7C594954" w14:textId="77777777" w:rsidR="00E05180" w:rsidRPr="00751A61" w:rsidRDefault="00E05180" w:rsidP="00291A9E">
            <w:pPr>
              <w:pStyle w:val="TABLE-cell"/>
              <w:rPr>
                <w:ins w:id="4454" w:author="Charles Gifford" w:date="2017-03-23T20:27:00Z"/>
              </w:rPr>
            </w:pPr>
          </w:p>
        </w:tc>
        <w:tc>
          <w:tcPr>
            <w:tcW w:w="2340" w:type="dxa"/>
            <w:shd w:val="clear" w:color="auto" w:fill="auto"/>
          </w:tcPr>
          <w:p w14:paraId="11BF7407" w14:textId="761E1D5C" w:rsidR="00E05180" w:rsidRPr="00B7138B" w:rsidRDefault="00E05180" w:rsidP="00291A9E">
            <w:pPr>
              <w:pStyle w:val="TABLE-cell"/>
              <w:rPr>
                <w:ins w:id="4455" w:author="Charles Gifford" w:date="2017-03-19T01:20:00Z"/>
                <w:lang w:val="en-US"/>
              </w:rPr>
            </w:pPr>
            <w:ins w:id="4456" w:author="Charles Gifford" w:date="2017-03-19T01:23:00Z">
              <w:r w:rsidRPr="00751A61">
                <w:t xml:space="preserve">Physical asset </w:t>
              </w:r>
            </w:ins>
            <w:ins w:id="4457" w:author="Charles Gifford" w:date="2017-03-19T01:20:00Z">
              <w:r w:rsidRPr="00224EDD">
                <w:t>class</w:t>
              </w:r>
            </w:ins>
          </w:p>
        </w:tc>
        <w:tc>
          <w:tcPr>
            <w:tcW w:w="2070" w:type="dxa"/>
            <w:shd w:val="clear" w:color="auto" w:fill="auto"/>
          </w:tcPr>
          <w:p w14:paraId="78D2E404" w14:textId="77777777" w:rsidR="00E05180" w:rsidRPr="00B7138B" w:rsidRDefault="00E05180" w:rsidP="00291A9E">
            <w:pPr>
              <w:pStyle w:val="TABLE-cell"/>
              <w:rPr>
                <w:ins w:id="4458" w:author="Charles Gifford" w:date="2017-03-19T01:20:00Z"/>
                <w:lang w:val="en-US"/>
              </w:rPr>
            </w:pPr>
            <w:ins w:id="4459" w:author="Charles Gifford" w:date="2017-03-19T01:20:00Z">
              <w:r w:rsidRPr="00B7138B">
                <w:rPr>
                  <w:lang w:val="en-US"/>
                </w:rPr>
                <w:t>Association</w:t>
              </w:r>
            </w:ins>
          </w:p>
        </w:tc>
        <w:tc>
          <w:tcPr>
            <w:tcW w:w="2340" w:type="dxa"/>
            <w:shd w:val="clear" w:color="auto" w:fill="auto"/>
          </w:tcPr>
          <w:p w14:paraId="4D8270FD" w14:textId="77777777" w:rsidR="00E05180" w:rsidRPr="00B7138B" w:rsidRDefault="00E05180" w:rsidP="00291A9E">
            <w:pPr>
              <w:pStyle w:val="TABLE-cell"/>
              <w:rPr>
                <w:ins w:id="4460" w:author="Charles Gifford" w:date="2017-03-19T01:20:00Z"/>
                <w:lang w:val="en-US"/>
              </w:rPr>
            </w:pPr>
            <w:ins w:id="4461" w:author="Charles Gifford" w:date="2017-03-19T01:20:00Z">
              <w:r w:rsidRPr="00B7138B">
                <w:rPr>
                  <w:lang w:val="en-US"/>
                </w:rPr>
                <w:t>Defined by</w:t>
              </w:r>
              <w:r>
                <w:rPr>
                  <w:lang w:val="en-US"/>
                </w:rPr>
                <w:t xml:space="preserve"> &gt;</w:t>
              </w:r>
            </w:ins>
          </w:p>
        </w:tc>
      </w:tr>
      <w:tr w:rsidR="00E05180" w:rsidRPr="00B7138B" w14:paraId="183EC5FB" w14:textId="77777777" w:rsidTr="00E05180">
        <w:trPr>
          <w:trHeight w:val="242"/>
          <w:ins w:id="4462" w:author="Charles Gifford" w:date="2017-03-19T01:20:00Z"/>
        </w:trPr>
        <w:tc>
          <w:tcPr>
            <w:tcW w:w="2335" w:type="dxa"/>
            <w:shd w:val="clear" w:color="auto" w:fill="auto"/>
          </w:tcPr>
          <w:p w14:paraId="3FC885DA" w14:textId="540392DB" w:rsidR="00E05180" w:rsidRPr="00B7138B" w:rsidRDefault="00E05180" w:rsidP="00291A9E">
            <w:pPr>
              <w:pStyle w:val="TABLE-cell"/>
              <w:rPr>
                <w:ins w:id="4463" w:author="Charles Gifford" w:date="2017-03-19T01:20:00Z"/>
                <w:lang w:val="en-US"/>
              </w:rPr>
            </w:pPr>
            <w:ins w:id="4464" w:author="Charles Gifford" w:date="2017-03-19T01:23:00Z">
              <w:r w:rsidRPr="00751A61">
                <w:t>Physical asset</w:t>
              </w:r>
            </w:ins>
          </w:p>
        </w:tc>
        <w:tc>
          <w:tcPr>
            <w:tcW w:w="2340" w:type="dxa"/>
          </w:tcPr>
          <w:p w14:paraId="453E2201" w14:textId="77777777" w:rsidR="00E05180" w:rsidRPr="00751A61" w:rsidRDefault="00E05180" w:rsidP="00291A9E">
            <w:pPr>
              <w:pStyle w:val="TABLE-cell"/>
              <w:rPr>
                <w:ins w:id="4465" w:author="Charles Gifford" w:date="2017-03-23T20:27:00Z"/>
                <w:lang w:val="en-US"/>
              </w:rPr>
            </w:pPr>
          </w:p>
        </w:tc>
        <w:tc>
          <w:tcPr>
            <w:tcW w:w="2340" w:type="dxa"/>
            <w:shd w:val="clear" w:color="auto" w:fill="auto"/>
          </w:tcPr>
          <w:p w14:paraId="0AC3C5DA" w14:textId="085F25E9" w:rsidR="00E05180" w:rsidRPr="00B7138B" w:rsidRDefault="00E05180" w:rsidP="00291A9E">
            <w:pPr>
              <w:pStyle w:val="TABLE-cell"/>
              <w:rPr>
                <w:ins w:id="4466" w:author="Charles Gifford" w:date="2017-03-19T01:20:00Z"/>
                <w:lang w:val="en-US"/>
              </w:rPr>
            </w:pPr>
            <w:ins w:id="4467" w:author="Charles Gifford" w:date="2017-03-19T01:23:00Z">
              <w:r w:rsidRPr="00751A61">
                <w:rPr>
                  <w:lang w:val="en-US"/>
                </w:rPr>
                <w:t xml:space="preserve">Physical asset </w:t>
              </w:r>
            </w:ins>
            <w:ins w:id="4468" w:author="Charles Gifford" w:date="2017-03-19T01:20:00Z">
              <w:r w:rsidRPr="00B7138B">
                <w:rPr>
                  <w:lang w:val="en-US"/>
                </w:rPr>
                <w:t>property</w:t>
              </w:r>
            </w:ins>
          </w:p>
        </w:tc>
        <w:tc>
          <w:tcPr>
            <w:tcW w:w="2070" w:type="dxa"/>
            <w:shd w:val="clear" w:color="auto" w:fill="auto"/>
          </w:tcPr>
          <w:p w14:paraId="138A04E1" w14:textId="77777777" w:rsidR="00E05180" w:rsidRPr="00B7138B" w:rsidRDefault="00E05180" w:rsidP="00291A9E">
            <w:pPr>
              <w:pStyle w:val="TABLE-cell"/>
              <w:rPr>
                <w:ins w:id="4469" w:author="Charles Gifford" w:date="2017-03-19T01:20:00Z"/>
                <w:lang w:val="en-US"/>
              </w:rPr>
            </w:pPr>
            <w:ins w:id="4470" w:author="Charles Gifford" w:date="2017-03-19T01:20:00Z">
              <w:r w:rsidRPr="00B7138B">
                <w:rPr>
                  <w:lang w:val="en-US"/>
                </w:rPr>
                <w:t>Composition</w:t>
              </w:r>
            </w:ins>
          </w:p>
        </w:tc>
        <w:tc>
          <w:tcPr>
            <w:tcW w:w="2340" w:type="dxa"/>
            <w:shd w:val="clear" w:color="auto" w:fill="auto"/>
          </w:tcPr>
          <w:p w14:paraId="30E9E68F" w14:textId="77777777" w:rsidR="00E05180" w:rsidRPr="00B7138B" w:rsidRDefault="00E05180" w:rsidP="00291A9E">
            <w:pPr>
              <w:pStyle w:val="TABLE-cell"/>
              <w:rPr>
                <w:ins w:id="4471" w:author="Charles Gifford" w:date="2017-03-19T01:20:00Z"/>
                <w:lang w:val="en-US"/>
              </w:rPr>
            </w:pPr>
            <w:ins w:id="4472" w:author="Charles Gifford" w:date="2017-03-19T01:20:00Z">
              <w:r w:rsidRPr="00B7138B">
                <w:rPr>
                  <w:lang w:val="en-US"/>
                </w:rPr>
                <w:t xml:space="preserve">Has </w:t>
              </w:r>
              <w:r>
                <w:rPr>
                  <w:lang w:val="en-US"/>
                </w:rPr>
                <w:t>values</w:t>
              </w:r>
              <w:r w:rsidRPr="00B7138B">
                <w:rPr>
                  <w:lang w:val="en-US"/>
                </w:rPr>
                <w:t xml:space="preserve"> of &gt;</w:t>
              </w:r>
            </w:ins>
          </w:p>
        </w:tc>
      </w:tr>
      <w:tr w:rsidR="00E05180" w:rsidRPr="00B7138B" w14:paraId="618B13C0" w14:textId="77777777" w:rsidTr="00E05180">
        <w:trPr>
          <w:trHeight w:val="50"/>
          <w:ins w:id="4473" w:author="Charles Gifford" w:date="2017-03-19T01:20:00Z"/>
        </w:trPr>
        <w:tc>
          <w:tcPr>
            <w:tcW w:w="2335" w:type="dxa"/>
            <w:shd w:val="clear" w:color="auto" w:fill="auto"/>
          </w:tcPr>
          <w:p w14:paraId="3B3DF358" w14:textId="58C8E3A6" w:rsidR="00E05180" w:rsidRDefault="00E05180" w:rsidP="00291A9E">
            <w:pPr>
              <w:pStyle w:val="TABLE-cell"/>
              <w:rPr>
                <w:ins w:id="4474" w:author="Charles Gifford" w:date="2017-03-19T01:20:00Z"/>
                <w:lang w:val="en-US"/>
              </w:rPr>
            </w:pPr>
            <w:ins w:id="4475" w:author="Charles Gifford" w:date="2017-03-19T01:23:00Z">
              <w:r w:rsidRPr="00751A61">
                <w:rPr>
                  <w:lang w:val="en-US"/>
                </w:rPr>
                <w:t xml:space="preserve">Physical asset </w:t>
              </w:r>
            </w:ins>
            <w:ins w:id="4476" w:author="Charles Gifford" w:date="2017-03-19T01:20:00Z">
              <w:r>
                <w:rPr>
                  <w:lang w:val="en-US"/>
                </w:rPr>
                <w:t>property</w:t>
              </w:r>
            </w:ins>
          </w:p>
        </w:tc>
        <w:tc>
          <w:tcPr>
            <w:tcW w:w="2340" w:type="dxa"/>
          </w:tcPr>
          <w:p w14:paraId="75298BA8" w14:textId="77777777" w:rsidR="00E05180" w:rsidRPr="00751A61" w:rsidRDefault="00E05180" w:rsidP="00291A9E">
            <w:pPr>
              <w:pStyle w:val="TABLE-cell"/>
              <w:rPr>
                <w:ins w:id="4477" w:author="Charles Gifford" w:date="2017-03-23T20:27:00Z"/>
                <w:lang w:val="en-US"/>
              </w:rPr>
            </w:pPr>
          </w:p>
        </w:tc>
        <w:tc>
          <w:tcPr>
            <w:tcW w:w="2340" w:type="dxa"/>
            <w:shd w:val="clear" w:color="auto" w:fill="auto"/>
          </w:tcPr>
          <w:p w14:paraId="52AD438B" w14:textId="7BAB4957" w:rsidR="00E05180" w:rsidRPr="001E18A8" w:rsidRDefault="00E05180" w:rsidP="00291A9E">
            <w:pPr>
              <w:pStyle w:val="TABLE-cell"/>
              <w:rPr>
                <w:ins w:id="4478" w:author="Charles Gifford" w:date="2017-03-19T01:20:00Z"/>
                <w:lang w:val="en-US"/>
              </w:rPr>
            </w:pPr>
            <w:ins w:id="4479" w:author="Charles Gifford" w:date="2017-03-19T01:23:00Z">
              <w:r w:rsidRPr="00751A61">
                <w:rPr>
                  <w:lang w:val="en-US"/>
                </w:rPr>
                <w:t xml:space="preserve">Physical asset </w:t>
              </w:r>
            </w:ins>
            <w:ins w:id="4480" w:author="Charles Gifford" w:date="2017-03-19T01:20:00Z">
              <w:r w:rsidRPr="00C37A90">
                <w:rPr>
                  <w:lang w:val="en-US"/>
                </w:rPr>
                <w:t xml:space="preserve">class </w:t>
              </w:r>
              <w:r>
                <w:rPr>
                  <w:lang w:val="en-US"/>
                </w:rPr>
                <w:t>property</w:t>
              </w:r>
            </w:ins>
          </w:p>
        </w:tc>
        <w:tc>
          <w:tcPr>
            <w:tcW w:w="2070" w:type="dxa"/>
            <w:shd w:val="clear" w:color="auto" w:fill="auto"/>
          </w:tcPr>
          <w:p w14:paraId="5C051DC3" w14:textId="77777777" w:rsidR="00E05180" w:rsidRDefault="00E05180" w:rsidP="00291A9E">
            <w:pPr>
              <w:pStyle w:val="TABLE-cell"/>
              <w:rPr>
                <w:ins w:id="4481" w:author="Charles Gifford" w:date="2017-03-19T01:20:00Z"/>
                <w:lang w:val="en-US"/>
              </w:rPr>
            </w:pPr>
            <w:ins w:id="4482" w:author="Charles Gifford" w:date="2017-03-19T01:20:00Z">
              <w:r>
                <w:rPr>
                  <w:lang w:val="en-US"/>
                </w:rPr>
                <w:t>Dependency</w:t>
              </w:r>
            </w:ins>
          </w:p>
        </w:tc>
        <w:tc>
          <w:tcPr>
            <w:tcW w:w="2340" w:type="dxa"/>
            <w:shd w:val="clear" w:color="auto" w:fill="auto"/>
          </w:tcPr>
          <w:p w14:paraId="4B539BC1" w14:textId="77777777" w:rsidR="00E05180" w:rsidRDefault="00E05180" w:rsidP="00291A9E">
            <w:pPr>
              <w:pStyle w:val="TABLE-cell"/>
              <w:rPr>
                <w:ins w:id="4483" w:author="Charles Gifford" w:date="2017-03-19T01:20:00Z"/>
                <w:lang w:val="en-US"/>
              </w:rPr>
            </w:pPr>
            <w:ins w:id="4484" w:author="Charles Gifford" w:date="2017-03-19T01:20:00Z">
              <w:r>
                <w:rPr>
                  <w:lang w:val="en-US"/>
                </w:rPr>
                <w:t>Maps to &gt;</w:t>
              </w:r>
            </w:ins>
          </w:p>
        </w:tc>
      </w:tr>
      <w:tr w:rsidR="00E05180" w:rsidRPr="00B7138B" w14:paraId="79F55C64" w14:textId="77777777" w:rsidTr="00E05180">
        <w:trPr>
          <w:trHeight w:val="50"/>
          <w:ins w:id="4485" w:author="Charles Gifford" w:date="2017-03-19T01:20:00Z"/>
        </w:trPr>
        <w:tc>
          <w:tcPr>
            <w:tcW w:w="2335" w:type="dxa"/>
            <w:shd w:val="clear" w:color="auto" w:fill="auto"/>
          </w:tcPr>
          <w:p w14:paraId="2F81A862" w14:textId="2199CC02" w:rsidR="00E05180" w:rsidRDefault="00E05180" w:rsidP="00291A9E">
            <w:pPr>
              <w:pStyle w:val="TABLE-cell"/>
              <w:rPr>
                <w:ins w:id="4486" w:author="Charles Gifford" w:date="2017-03-19T01:20:00Z"/>
                <w:lang w:val="en-US"/>
              </w:rPr>
            </w:pPr>
            <w:ins w:id="4487" w:author="Charles Gifford" w:date="2017-03-19T01:28:00Z">
              <w:r w:rsidRPr="0024415E">
                <w:rPr>
                  <w:lang w:val="en-US"/>
                </w:rPr>
                <w:t>Physical asset</w:t>
              </w:r>
            </w:ins>
            <w:ins w:id="4488" w:author="Charles Gifford" w:date="2017-03-19T01:20:00Z">
              <w:r w:rsidRPr="00C37A90">
                <w:rPr>
                  <w:lang w:val="en-US"/>
                </w:rPr>
                <w:t xml:space="preserve"> </w:t>
              </w:r>
              <w:r>
                <w:rPr>
                  <w:lang w:val="en-US"/>
                </w:rPr>
                <w:t>property</w:t>
              </w:r>
            </w:ins>
          </w:p>
        </w:tc>
        <w:tc>
          <w:tcPr>
            <w:tcW w:w="2340" w:type="dxa"/>
          </w:tcPr>
          <w:p w14:paraId="01CB00F1" w14:textId="77777777" w:rsidR="00E05180" w:rsidRPr="0024415E" w:rsidRDefault="00E05180" w:rsidP="00291A9E">
            <w:pPr>
              <w:pStyle w:val="TABLE-cell"/>
              <w:rPr>
                <w:ins w:id="4489" w:author="Charles Gifford" w:date="2017-03-23T20:27:00Z"/>
                <w:lang w:val="en-US"/>
              </w:rPr>
            </w:pPr>
          </w:p>
        </w:tc>
        <w:tc>
          <w:tcPr>
            <w:tcW w:w="2340" w:type="dxa"/>
            <w:shd w:val="clear" w:color="auto" w:fill="auto"/>
          </w:tcPr>
          <w:p w14:paraId="1C258634" w14:textId="55DFB260" w:rsidR="00E05180" w:rsidRDefault="00E05180" w:rsidP="00291A9E">
            <w:pPr>
              <w:pStyle w:val="TABLE-cell"/>
              <w:rPr>
                <w:ins w:id="4490" w:author="Charles Gifford" w:date="2017-03-19T01:20:00Z"/>
                <w:lang w:val="en-US"/>
              </w:rPr>
            </w:pPr>
            <w:ins w:id="4491" w:author="Charles Gifford" w:date="2017-03-19T01:28:00Z">
              <w:r w:rsidRPr="0024415E">
                <w:rPr>
                  <w:lang w:val="en-US"/>
                </w:rPr>
                <w:t xml:space="preserve">Physical asset </w:t>
              </w:r>
            </w:ins>
            <w:ins w:id="4492" w:author="Charles Gifford" w:date="2017-03-19T01:20:00Z">
              <w:r>
                <w:rPr>
                  <w:lang w:val="en-US"/>
                </w:rPr>
                <w:t>property</w:t>
              </w:r>
            </w:ins>
          </w:p>
        </w:tc>
        <w:tc>
          <w:tcPr>
            <w:tcW w:w="2070" w:type="dxa"/>
            <w:shd w:val="clear" w:color="auto" w:fill="auto"/>
          </w:tcPr>
          <w:p w14:paraId="669A411F" w14:textId="77777777" w:rsidR="00E05180" w:rsidRDefault="00E05180" w:rsidP="00291A9E">
            <w:pPr>
              <w:pStyle w:val="TABLE-cell"/>
              <w:rPr>
                <w:ins w:id="4493" w:author="Charles Gifford" w:date="2017-03-19T01:20:00Z"/>
                <w:lang w:val="en-US"/>
              </w:rPr>
            </w:pPr>
            <w:ins w:id="4494" w:author="Charles Gifford" w:date="2017-03-19T01:20:00Z">
              <w:r>
                <w:rPr>
                  <w:lang w:val="en-US"/>
                </w:rPr>
                <w:t>Composition hierarchy</w:t>
              </w:r>
            </w:ins>
          </w:p>
        </w:tc>
        <w:tc>
          <w:tcPr>
            <w:tcW w:w="2340" w:type="dxa"/>
            <w:shd w:val="clear" w:color="auto" w:fill="auto"/>
          </w:tcPr>
          <w:p w14:paraId="46C11FFF" w14:textId="77777777" w:rsidR="00E05180" w:rsidRDefault="00E05180" w:rsidP="00291A9E">
            <w:pPr>
              <w:pStyle w:val="TABLE-cell"/>
              <w:rPr>
                <w:ins w:id="4495" w:author="Charles Gifford" w:date="2017-03-19T01:20:00Z"/>
                <w:lang w:val="en-US"/>
              </w:rPr>
            </w:pPr>
            <w:ins w:id="4496" w:author="Charles Gifford" w:date="2017-03-19T01:20:00Z">
              <w:r>
                <w:rPr>
                  <w:lang w:val="en-US"/>
                </w:rPr>
                <w:t>Contains &gt;</w:t>
              </w:r>
            </w:ins>
          </w:p>
        </w:tc>
      </w:tr>
      <w:tr w:rsidR="00E05180" w:rsidRPr="00B7138B" w14:paraId="50893F18" w14:textId="77777777" w:rsidTr="00E05180">
        <w:trPr>
          <w:trHeight w:val="50"/>
          <w:ins w:id="4497" w:author="Charles Gifford" w:date="2017-03-19T01:20:00Z"/>
        </w:trPr>
        <w:tc>
          <w:tcPr>
            <w:tcW w:w="2335" w:type="dxa"/>
            <w:shd w:val="clear" w:color="auto" w:fill="auto"/>
          </w:tcPr>
          <w:p w14:paraId="54E6519A" w14:textId="25162F31" w:rsidR="00E05180" w:rsidRDefault="00E05180" w:rsidP="00291A9E">
            <w:pPr>
              <w:pStyle w:val="TABLE-cell"/>
              <w:rPr>
                <w:ins w:id="4498" w:author="Charles Gifford" w:date="2017-03-19T01:20:00Z"/>
                <w:lang w:val="en-US"/>
              </w:rPr>
            </w:pPr>
            <w:ins w:id="4499" w:author="Charles Gifford" w:date="2017-03-19T01:28:00Z">
              <w:r w:rsidRPr="0024415E">
                <w:rPr>
                  <w:lang w:val="en-US"/>
                </w:rPr>
                <w:t xml:space="preserve">Physical asset </w:t>
              </w:r>
            </w:ins>
            <w:ins w:id="4500" w:author="Charles Gifford" w:date="2017-03-19T01:20:00Z">
              <w:r w:rsidRPr="00C37A90">
                <w:rPr>
                  <w:lang w:val="en-US"/>
                </w:rPr>
                <w:t xml:space="preserve">class </w:t>
              </w:r>
              <w:r>
                <w:rPr>
                  <w:lang w:val="en-US"/>
                </w:rPr>
                <w:t>property</w:t>
              </w:r>
            </w:ins>
          </w:p>
        </w:tc>
        <w:tc>
          <w:tcPr>
            <w:tcW w:w="2340" w:type="dxa"/>
          </w:tcPr>
          <w:p w14:paraId="0446934C" w14:textId="77777777" w:rsidR="00E05180" w:rsidRPr="0024415E" w:rsidRDefault="00E05180" w:rsidP="00291A9E">
            <w:pPr>
              <w:pStyle w:val="TABLE-cell"/>
              <w:rPr>
                <w:ins w:id="4501" w:author="Charles Gifford" w:date="2017-03-23T20:27:00Z"/>
                <w:lang w:val="en-US"/>
              </w:rPr>
            </w:pPr>
          </w:p>
        </w:tc>
        <w:tc>
          <w:tcPr>
            <w:tcW w:w="2340" w:type="dxa"/>
            <w:shd w:val="clear" w:color="auto" w:fill="auto"/>
          </w:tcPr>
          <w:p w14:paraId="22D562BB" w14:textId="63EFDEE3" w:rsidR="00E05180" w:rsidRDefault="00E05180" w:rsidP="00291A9E">
            <w:pPr>
              <w:pStyle w:val="TABLE-cell"/>
              <w:rPr>
                <w:ins w:id="4502" w:author="Charles Gifford" w:date="2017-03-19T01:20:00Z"/>
                <w:lang w:val="en-US"/>
              </w:rPr>
            </w:pPr>
            <w:ins w:id="4503" w:author="Charles Gifford" w:date="2017-03-19T01:28:00Z">
              <w:r w:rsidRPr="0024415E">
                <w:rPr>
                  <w:lang w:val="en-US"/>
                </w:rPr>
                <w:t xml:space="preserve">Physical asset </w:t>
              </w:r>
            </w:ins>
            <w:ins w:id="4504" w:author="Charles Gifford" w:date="2017-03-19T01:20:00Z">
              <w:r w:rsidRPr="00C37A90">
                <w:rPr>
                  <w:lang w:val="en-US"/>
                </w:rPr>
                <w:t xml:space="preserve">class </w:t>
              </w:r>
              <w:r>
                <w:rPr>
                  <w:lang w:val="en-US"/>
                </w:rPr>
                <w:t>property</w:t>
              </w:r>
            </w:ins>
          </w:p>
        </w:tc>
        <w:tc>
          <w:tcPr>
            <w:tcW w:w="2070" w:type="dxa"/>
            <w:shd w:val="clear" w:color="auto" w:fill="auto"/>
          </w:tcPr>
          <w:p w14:paraId="6F3954FB" w14:textId="77777777" w:rsidR="00E05180" w:rsidRDefault="00E05180" w:rsidP="00291A9E">
            <w:pPr>
              <w:pStyle w:val="TABLE-cell"/>
              <w:rPr>
                <w:ins w:id="4505" w:author="Charles Gifford" w:date="2017-03-19T01:20:00Z"/>
                <w:lang w:val="en-US"/>
              </w:rPr>
            </w:pPr>
            <w:ins w:id="4506" w:author="Charles Gifford" w:date="2017-03-19T01:20:00Z">
              <w:r>
                <w:rPr>
                  <w:lang w:val="en-US"/>
                </w:rPr>
                <w:t>Composition hierarchy</w:t>
              </w:r>
            </w:ins>
          </w:p>
        </w:tc>
        <w:tc>
          <w:tcPr>
            <w:tcW w:w="2340" w:type="dxa"/>
            <w:shd w:val="clear" w:color="auto" w:fill="auto"/>
          </w:tcPr>
          <w:p w14:paraId="057E121B" w14:textId="77777777" w:rsidR="00E05180" w:rsidRDefault="00E05180" w:rsidP="00291A9E">
            <w:pPr>
              <w:pStyle w:val="TABLE-cell"/>
              <w:rPr>
                <w:ins w:id="4507" w:author="Charles Gifford" w:date="2017-03-19T01:20:00Z"/>
                <w:lang w:val="en-US"/>
              </w:rPr>
            </w:pPr>
            <w:ins w:id="4508" w:author="Charles Gifford" w:date="2017-03-19T01:20:00Z">
              <w:r>
                <w:rPr>
                  <w:lang w:val="en-US"/>
                </w:rPr>
                <w:t>Contains &gt;</w:t>
              </w:r>
            </w:ins>
          </w:p>
        </w:tc>
      </w:tr>
    </w:tbl>
    <w:p w14:paraId="103E2A22" w14:textId="20D86B63" w:rsidR="00BB3B94" w:rsidRPr="001C220C" w:rsidDel="00067614" w:rsidRDefault="002D77BF" w:rsidP="0029062D">
      <w:pPr>
        <w:pStyle w:val="PARAGRAPH"/>
        <w:rPr>
          <w:del w:id="4509" w:author="Charles Gifford" w:date="2017-03-23T12:54:00Z"/>
          <w:lang w:val="en-US"/>
        </w:rPr>
      </w:pPr>
      <w:r w:rsidRPr="001C220C">
        <w:rPr>
          <w:lang w:val="en-US"/>
        </w:rPr>
        <w:t xml:space="preserve">The relationship between the </w:t>
      </w:r>
      <w:r w:rsidRPr="00303E56">
        <w:rPr>
          <w:i/>
          <w:lang w:val="en-US"/>
        </w:rPr>
        <w:t>physical asset</w:t>
      </w:r>
      <w:r w:rsidRPr="001C220C">
        <w:rPr>
          <w:lang w:val="en-US"/>
        </w:rPr>
        <w:t xml:space="preserve"> information and the </w:t>
      </w:r>
      <w:r w:rsidRPr="00303E56">
        <w:rPr>
          <w:i/>
          <w:lang w:val="en-US"/>
        </w:rPr>
        <w:t>equipment</w:t>
      </w:r>
      <w:r w:rsidRPr="001C220C">
        <w:rPr>
          <w:lang w:val="en-US"/>
        </w:rPr>
        <w:t xml:space="preserve"> information is shown in</w:t>
      </w:r>
      <w:r w:rsidR="001B7250">
        <w:rPr>
          <w:lang w:val="en-US"/>
        </w:rPr>
        <w:t xml:space="preserve"> </w:t>
      </w:r>
      <w:r w:rsidR="001B7250">
        <w:rPr>
          <w:lang w:val="en-US"/>
        </w:rPr>
        <w:fldChar w:fldCharType="begin"/>
      </w:r>
      <w:r w:rsidR="001B7250">
        <w:rPr>
          <w:lang w:val="en-US"/>
        </w:rPr>
        <w:instrText xml:space="preserve"> REF _Ref477954906 \h </w:instrText>
      </w:r>
      <w:r w:rsidR="001B7250">
        <w:rPr>
          <w:lang w:val="en-US"/>
        </w:rPr>
      </w:r>
      <w:r w:rsidR="001B7250">
        <w:rPr>
          <w:lang w:val="en-US"/>
        </w:rPr>
        <w:fldChar w:fldCharType="separate"/>
      </w:r>
      <w:r w:rsidR="001B7250">
        <w:t xml:space="preserve">Figure </w:t>
      </w:r>
      <w:r w:rsidR="001B7250">
        <w:rPr>
          <w:noProof/>
        </w:rPr>
        <w:t>11</w:t>
      </w:r>
      <w:r w:rsidR="001B7250">
        <w:rPr>
          <w:lang w:val="en-US"/>
        </w:rPr>
        <w:fldChar w:fldCharType="end"/>
      </w:r>
      <w:r w:rsidR="008558A5">
        <w:rPr>
          <w:lang w:val="en-US"/>
        </w:rPr>
        <w:t xml:space="preserve">. </w:t>
      </w:r>
      <w:ins w:id="4510" w:author="Charles Gifford" w:date="2017-03-22T14:07:00Z">
        <w:r w:rsidR="001B7250">
          <w:rPr>
            <w:lang w:val="en-US"/>
          </w:rPr>
          <w:fldChar w:fldCharType="begin"/>
        </w:r>
        <w:r w:rsidR="001B7250">
          <w:rPr>
            <w:lang w:val="en-US"/>
          </w:rPr>
          <w:instrText xml:space="preserve"> REF _Ref477954621 \h </w:instrText>
        </w:r>
      </w:ins>
      <w:r w:rsidR="001B7250">
        <w:rPr>
          <w:lang w:val="en-US"/>
        </w:rPr>
      </w:r>
      <w:r w:rsidR="001B7250">
        <w:rPr>
          <w:lang w:val="en-US"/>
        </w:rPr>
        <w:fldChar w:fldCharType="separate"/>
      </w:r>
      <w:ins w:id="4511" w:author="Charles Gifford" w:date="2017-03-22T14:07:00Z">
        <w:r w:rsidR="001B7250">
          <w:t xml:space="preserve">Table </w:t>
        </w:r>
        <w:r w:rsidR="001B7250">
          <w:rPr>
            <w:noProof/>
          </w:rPr>
          <w:t>44</w:t>
        </w:r>
        <w:r w:rsidR="001B7250">
          <w:rPr>
            <w:lang w:val="en-US"/>
          </w:rPr>
          <w:fldChar w:fldCharType="end"/>
        </w:r>
        <w:r w:rsidR="001B7250">
          <w:rPr>
            <w:lang w:val="en-US"/>
          </w:rPr>
          <w:t xml:space="preserve"> </w:t>
        </w:r>
        <w:r w:rsidR="001B7250" w:rsidRPr="001B7250">
          <w:rPr>
            <w:lang w:val="en-US"/>
          </w:rPr>
          <w:t>lists the relationships of the objects in the physical asset model.</w:t>
        </w:r>
        <w:r w:rsidR="001B7250">
          <w:rPr>
            <w:lang w:val="en-US"/>
          </w:rPr>
          <w:t xml:space="preserve">  </w:t>
        </w:r>
      </w:ins>
      <w:r w:rsidRPr="001C220C">
        <w:rPr>
          <w:lang w:val="en-US"/>
        </w:rPr>
        <w:t xml:space="preserve">There is a temporal relationship between the role of the </w:t>
      </w:r>
      <w:r w:rsidRPr="00303E56">
        <w:rPr>
          <w:i/>
          <w:lang w:val="en-US"/>
        </w:rPr>
        <w:t>equipment</w:t>
      </w:r>
      <w:r w:rsidRPr="001C220C">
        <w:rPr>
          <w:lang w:val="en-US"/>
        </w:rPr>
        <w:t xml:space="preserve"> and the </w:t>
      </w:r>
      <w:r w:rsidRPr="00303E56">
        <w:rPr>
          <w:i/>
          <w:lang w:val="en-US"/>
        </w:rPr>
        <w:t>physical asset</w:t>
      </w:r>
      <w:r w:rsidR="008558A5">
        <w:rPr>
          <w:lang w:val="en-US"/>
        </w:rPr>
        <w:t xml:space="preserve">. </w:t>
      </w:r>
      <w:r w:rsidRPr="001C220C">
        <w:rPr>
          <w:lang w:val="en-US"/>
        </w:rPr>
        <w:t xml:space="preserve">The </w:t>
      </w:r>
      <w:r w:rsidRPr="00303E56">
        <w:rPr>
          <w:i/>
          <w:lang w:val="en-US"/>
        </w:rPr>
        <w:t>physical asset</w:t>
      </w:r>
      <w:r w:rsidRPr="001C220C">
        <w:rPr>
          <w:lang w:val="en-US"/>
        </w:rPr>
        <w:t xml:space="preserve"> performing the role may change over time and the </w:t>
      </w:r>
      <w:r w:rsidR="00303E56">
        <w:rPr>
          <w:lang w:val="en-US"/>
        </w:rPr>
        <w:t>e</w:t>
      </w:r>
      <w:r w:rsidR="006B79E9" w:rsidRPr="00303E56">
        <w:rPr>
          <w:i/>
          <w:lang w:val="en-US"/>
        </w:rPr>
        <w:t xml:space="preserve">quipment </w:t>
      </w:r>
      <w:r w:rsidR="00303E56">
        <w:rPr>
          <w:i/>
          <w:lang w:val="en-US"/>
        </w:rPr>
        <w:t>a</w:t>
      </w:r>
      <w:r w:rsidR="006B79E9" w:rsidRPr="00303E56">
        <w:rPr>
          <w:i/>
          <w:lang w:val="en-US"/>
        </w:rPr>
        <w:t xml:space="preserve">sset </w:t>
      </w:r>
      <w:r w:rsidR="00303E56">
        <w:rPr>
          <w:i/>
          <w:lang w:val="en-US"/>
        </w:rPr>
        <w:t>m</w:t>
      </w:r>
      <w:r w:rsidR="006B79E9" w:rsidRPr="00303E56">
        <w:rPr>
          <w:i/>
          <w:lang w:val="en-US"/>
        </w:rPr>
        <w:t>apping</w:t>
      </w:r>
      <w:r w:rsidR="006B79E9" w:rsidRPr="001C220C">
        <w:rPr>
          <w:lang w:val="en-US"/>
        </w:rPr>
        <w:t xml:space="preserve"> </w:t>
      </w:r>
      <w:r w:rsidRPr="001C220C">
        <w:rPr>
          <w:lang w:val="en-US"/>
        </w:rPr>
        <w:t xml:space="preserve">maintains the </w:t>
      </w:r>
      <w:r w:rsidR="006B79E9" w:rsidRPr="001C220C">
        <w:rPr>
          <w:lang w:val="en-US"/>
        </w:rPr>
        <w:t>association</w:t>
      </w:r>
      <w:r w:rsidRPr="001C220C">
        <w:rPr>
          <w:lang w:val="en-US"/>
        </w:rPr>
        <w:t xml:space="preserve">. </w:t>
      </w:r>
    </w:p>
    <w:p w14:paraId="3BE3249B" w14:textId="0319F716" w:rsidR="006B79A6" w:rsidRDefault="00D81887" w:rsidP="00A20072">
      <w:pPr>
        <w:pStyle w:val="PARAGRAPH"/>
      </w:pPr>
      <w:del w:id="4512" w:author="Charles Gifford" w:date="2017-03-18T23:47:00Z">
        <w:r w:rsidRPr="001A625E" w:rsidDel="006D47C0">
          <w:rPr>
            <w:noProof/>
            <w:lang w:val="en-US" w:eastAsia="en-US"/>
          </w:rPr>
          <w:drawing>
            <wp:inline distT="0" distB="0" distL="0" distR="0" wp14:anchorId="5702ABD3" wp14:editId="1628B0E1">
              <wp:extent cx="5935345" cy="23285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5345" cy="2328545"/>
                      </a:xfrm>
                      <a:prstGeom prst="rect">
                        <a:avLst/>
                      </a:prstGeom>
                      <a:noFill/>
                      <a:ln>
                        <a:noFill/>
                      </a:ln>
                    </pic:spPr>
                  </pic:pic>
                </a:graphicData>
              </a:graphic>
            </wp:inline>
          </w:drawing>
        </w:r>
      </w:del>
    </w:p>
    <w:p w14:paraId="380CDFA8" w14:textId="06FD9B93" w:rsidR="006D47C0" w:rsidRDefault="006D47C0" w:rsidP="0086287B">
      <w:pPr>
        <w:pStyle w:val="NOTE0"/>
        <w:rPr>
          <w:ins w:id="4513" w:author="Charles Gifford" w:date="2017-03-18T23:47:00Z"/>
          <w:rStyle w:val="NoteChar"/>
          <w:lang w:val="en-US"/>
        </w:rPr>
      </w:pPr>
      <w:ins w:id="4514" w:author="Charles Gifford" w:date="2017-03-18T23:47:00Z">
        <w:r>
          <w:rPr>
            <w:rStyle w:val="NoteChar"/>
            <w:noProof/>
            <w:lang w:val="en-US"/>
          </w:rPr>
          <w:drawing>
            <wp:inline distT="0" distB="0" distL="0" distR="0" wp14:anchorId="0398A2D6" wp14:editId="2B3E10F1">
              <wp:extent cx="5983086" cy="2228850"/>
              <wp:effectExtent l="0" t="0" r="0" b="0"/>
              <wp:docPr id="633" name="Picture 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93401" cy="2232693"/>
                      </a:xfrm>
                      <a:prstGeom prst="rect">
                        <a:avLst/>
                      </a:prstGeom>
                      <a:noFill/>
                    </pic:spPr>
                  </pic:pic>
                </a:graphicData>
              </a:graphic>
            </wp:inline>
          </w:drawing>
        </w:r>
      </w:ins>
    </w:p>
    <w:p w14:paraId="26F3B8DA" w14:textId="7DC450AF" w:rsidR="001B7250" w:rsidRPr="001B7250" w:rsidRDefault="001B7250" w:rsidP="00F20360">
      <w:pPr>
        <w:pStyle w:val="FIGURE-title"/>
        <w:rPr>
          <w:ins w:id="4515" w:author="Charles Gifford" w:date="2017-03-22T14:03:00Z"/>
          <w:rStyle w:val="NoteChar"/>
          <w:noProof/>
          <w:sz w:val="20"/>
          <w:lang w:val="en-US" w:eastAsia="zh-CN"/>
        </w:rPr>
      </w:pPr>
      <w:bookmarkStart w:id="4516" w:name="_Ref477954906"/>
      <w:bookmarkStart w:id="4517" w:name="_Ref477955043"/>
      <w:bookmarkStart w:id="4518" w:name="_Toc478492560"/>
      <w:ins w:id="4519" w:author="Charles Gifford" w:date="2017-03-22T14:03:00Z">
        <w:r>
          <w:t xml:space="preserve">Figure </w:t>
        </w:r>
        <w:r>
          <w:fldChar w:fldCharType="begin"/>
        </w:r>
        <w:r>
          <w:instrText xml:space="preserve"> SEQ Figure \* ARABIC </w:instrText>
        </w:r>
      </w:ins>
      <w:r>
        <w:fldChar w:fldCharType="separate"/>
      </w:r>
      <w:ins w:id="4520" w:author="Charles Gifford" w:date="2017-03-22T14:03:00Z">
        <w:r>
          <w:rPr>
            <w:noProof/>
          </w:rPr>
          <w:t>11</w:t>
        </w:r>
        <w:r>
          <w:fldChar w:fldCharType="end"/>
        </w:r>
        <w:bookmarkEnd w:id="4516"/>
        <w:r>
          <w:t xml:space="preserve"> </w:t>
        </w:r>
        <w:r>
          <w:rPr>
            <w:lang w:val="en-US"/>
          </w:rPr>
          <w:t>–</w:t>
        </w:r>
        <w:r w:rsidRPr="001C220C">
          <w:rPr>
            <w:noProof/>
            <w:lang w:val="en-US"/>
          </w:rPr>
          <w:t xml:space="preserve"> Physical asset and equipment relationship</w:t>
        </w:r>
        <w:r>
          <w:rPr>
            <w:noProof/>
            <w:lang w:val="en-US"/>
          </w:rPr>
          <w:t>s</w:t>
        </w:r>
        <w:bookmarkEnd w:id="4517"/>
        <w:bookmarkEnd w:id="4518"/>
      </w:ins>
    </w:p>
    <w:p w14:paraId="14002860" w14:textId="212529DF" w:rsidR="0086287B" w:rsidRPr="00A03A54" w:rsidRDefault="0086287B" w:rsidP="0086287B">
      <w:pPr>
        <w:pStyle w:val="NOTE0"/>
        <w:rPr>
          <w:rStyle w:val="NoteChar"/>
          <w:lang w:val="en-US"/>
        </w:rPr>
      </w:pPr>
      <w:r w:rsidRPr="00A03A54">
        <w:rPr>
          <w:rStyle w:val="NoteChar"/>
          <w:lang w:val="en-US"/>
        </w:rPr>
        <w:t>NOTE</w:t>
      </w:r>
      <w:r w:rsidRPr="00A03A54">
        <w:rPr>
          <w:rStyle w:val="NoteChar"/>
          <w:lang w:val="en-US"/>
        </w:rPr>
        <w:t> </w:t>
      </w:r>
      <w:r w:rsidRPr="00A03A54">
        <w:rPr>
          <w:rStyle w:val="NoteChar"/>
          <w:lang w:val="en-US"/>
        </w:rPr>
        <w:t>This model shown in</w:t>
      </w:r>
      <w:r w:rsidR="001B7250">
        <w:rPr>
          <w:rStyle w:val="NoteChar"/>
          <w:lang w:val="en-US"/>
        </w:rPr>
        <w:t xml:space="preserve"> </w:t>
      </w:r>
      <w:r w:rsidR="001B7250">
        <w:rPr>
          <w:rStyle w:val="NoteChar"/>
          <w:lang w:val="en-US"/>
        </w:rPr>
        <w:fldChar w:fldCharType="begin"/>
      </w:r>
      <w:r w:rsidR="001B7250">
        <w:rPr>
          <w:rStyle w:val="NoteChar"/>
          <w:lang w:val="en-US"/>
        </w:rPr>
        <w:instrText xml:space="preserve"> REF _Ref477954906 \h </w:instrText>
      </w:r>
      <w:r w:rsidR="001B7250">
        <w:rPr>
          <w:rStyle w:val="NoteChar"/>
          <w:lang w:val="en-US"/>
        </w:rPr>
      </w:r>
      <w:r w:rsidR="001B7250">
        <w:rPr>
          <w:rStyle w:val="NoteChar"/>
          <w:lang w:val="en-US"/>
        </w:rPr>
        <w:fldChar w:fldCharType="separate"/>
      </w:r>
      <w:r w:rsidR="001B7250">
        <w:t xml:space="preserve">Figure </w:t>
      </w:r>
      <w:r w:rsidR="001B7250">
        <w:rPr>
          <w:noProof/>
        </w:rPr>
        <w:t>11</w:t>
      </w:r>
      <w:r w:rsidR="001B7250">
        <w:rPr>
          <w:rStyle w:val="NoteChar"/>
          <w:lang w:val="en-US"/>
        </w:rPr>
        <w:fldChar w:fldCharType="end"/>
      </w:r>
      <w:r w:rsidR="00F20360">
        <w:rPr>
          <w:rStyle w:val="NoteChar"/>
          <w:lang w:val="en-US"/>
        </w:rPr>
        <w:t xml:space="preserve"> </w:t>
      </w:r>
      <w:r w:rsidRPr="00A03A54">
        <w:rPr>
          <w:rStyle w:val="NoteChar"/>
          <w:lang w:val="en-US"/>
        </w:rPr>
        <w:t>is consistent with the MIMOSA data models, but with various name differences due to their development history.</w:t>
      </w:r>
    </w:p>
    <w:p w14:paraId="6519AB16" w14:textId="77777777" w:rsidR="0086287B" w:rsidRPr="00A03A54" w:rsidRDefault="005E7724" w:rsidP="00D40B7B">
      <w:pPr>
        <w:pStyle w:val="Note"/>
        <w:numPr>
          <w:ilvl w:val="0"/>
          <w:numId w:val="39"/>
        </w:numPr>
        <w:tabs>
          <w:tab w:val="clear" w:pos="1512"/>
        </w:tabs>
        <w:spacing w:line="240" w:lineRule="auto"/>
        <w:ind w:left="360"/>
        <w:jc w:val="left"/>
        <w:rPr>
          <w:rStyle w:val="NoteChar"/>
          <w:szCs w:val="16"/>
          <w:lang w:val="en-US"/>
        </w:rPr>
      </w:pPr>
      <w:r>
        <w:rPr>
          <w:rStyle w:val="NoteChar"/>
          <w:lang w:val="en-US"/>
        </w:rPr>
        <w:t>A MIMOSA a</w:t>
      </w:r>
      <w:r w:rsidR="0086287B" w:rsidRPr="00A03A54">
        <w:rPr>
          <w:rStyle w:val="NoteChar"/>
          <w:lang w:val="en-US"/>
        </w:rPr>
        <w:t>s</w:t>
      </w:r>
      <w:r>
        <w:rPr>
          <w:rStyle w:val="NoteChar"/>
          <w:lang w:val="en-US"/>
        </w:rPr>
        <w:t xml:space="preserve">set element maps to a </w:t>
      </w:r>
      <w:r w:rsidRPr="005E7724">
        <w:rPr>
          <w:rStyle w:val="NoteChar"/>
          <w:i/>
          <w:lang w:val="en-US"/>
        </w:rPr>
        <w:t>physical a</w:t>
      </w:r>
      <w:r w:rsidR="0086287B" w:rsidRPr="005E7724">
        <w:rPr>
          <w:rStyle w:val="NoteChar"/>
          <w:i/>
          <w:lang w:val="en-US"/>
        </w:rPr>
        <w:t>sset</w:t>
      </w:r>
      <w:r w:rsidR="0086287B" w:rsidRPr="00A03A54">
        <w:rPr>
          <w:rStyle w:val="NoteChar"/>
          <w:lang w:val="en-US"/>
        </w:rPr>
        <w:t xml:space="preserve"> object. </w:t>
      </w:r>
    </w:p>
    <w:p w14:paraId="24C55E62" w14:textId="77777777" w:rsidR="0086287B" w:rsidRPr="001C220C" w:rsidRDefault="005E7724" w:rsidP="00D40B7B">
      <w:pPr>
        <w:pStyle w:val="Note"/>
        <w:numPr>
          <w:ilvl w:val="0"/>
          <w:numId w:val="39"/>
        </w:numPr>
        <w:tabs>
          <w:tab w:val="clear" w:pos="1512"/>
        </w:tabs>
        <w:spacing w:line="240" w:lineRule="auto"/>
        <w:ind w:left="360"/>
        <w:jc w:val="left"/>
        <w:rPr>
          <w:rStyle w:val="NoteChar"/>
          <w:lang w:val="en-US"/>
        </w:rPr>
      </w:pPr>
      <w:r>
        <w:rPr>
          <w:rStyle w:val="NoteChar"/>
          <w:lang w:val="en-US"/>
        </w:rPr>
        <w:t xml:space="preserve">A MIMOSA asset </w:t>
      </w:r>
      <w:r w:rsidRPr="001C220C">
        <w:rPr>
          <w:rStyle w:val="NoteChar"/>
          <w:lang w:val="en-US"/>
        </w:rPr>
        <w:t>utilization</w:t>
      </w:r>
      <w:r>
        <w:rPr>
          <w:rStyle w:val="NoteChar"/>
          <w:lang w:val="en-US"/>
        </w:rPr>
        <w:t xml:space="preserve"> h</w:t>
      </w:r>
      <w:r w:rsidR="0086287B" w:rsidRPr="001C220C">
        <w:rPr>
          <w:rStyle w:val="NoteChar"/>
          <w:lang w:val="en-US"/>
        </w:rPr>
        <w:t>istory element maps to a</w:t>
      </w:r>
      <w:r w:rsidR="0086287B">
        <w:rPr>
          <w:rStyle w:val="NoteChar"/>
          <w:lang w:val="en-US"/>
        </w:rPr>
        <w:t>n</w:t>
      </w:r>
      <w:r w:rsidR="0086287B" w:rsidRPr="001C220C">
        <w:rPr>
          <w:rStyle w:val="NoteChar"/>
          <w:lang w:val="en-US"/>
        </w:rPr>
        <w:t xml:space="preserve"> </w:t>
      </w:r>
      <w:r w:rsidR="0086287B" w:rsidRPr="00174775">
        <w:rPr>
          <w:rStyle w:val="NoteChar"/>
          <w:i/>
          <w:lang w:val="en-US"/>
        </w:rPr>
        <w:t>equipment asset mapping</w:t>
      </w:r>
      <w:r w:rsidR="0086287B" w:rsidRPr="001C220C">
        <w:rPr>
          <w:rStyle w:val="NoteChar"/>
          <w:lang w:val="en-US"/>
        </w:rPr>
        <w:t xml:space="preserve"> object.</w:t>
      </w:r>
    </w:p>
    <w:p w14:paraId="42C2A4F3" w14:textId="77777777" w:rsidR="0086287B" w:rsidRPr="001C220C" w:rsidRDefault="005E7724" w:rsidP="00D40B7B">
      <w:pPr>
        <w:pStyle w:val="Note"/>
        <w:numPr>
          <w:ilvl w:val="0"/>
          <w:numId w:val="39"/>
        </w:numPr>
        <w:tabs>
          <w:tab w:val="clear" w:pos="1512"/>
        </w:tabs>
        <w:spacing w:line="240" w:lineRule="auto"/>
        <w:ind w:left="360"/>
        <w:jc w:val="left"/>
        <w:rPr>
          <w:rStyle w:val="NoteChar"/>
          <w:lang w:val="en-US"/>
        </w:rPr>
      </w:pPr>
      <w:r>
        <w:rPr>
          <w:rStyle w:val="NoteChar"/>
          <w:lang w:val="en-US"/>
        </w:rPr>
        <w:t xml:space="preserve">A MIMOSA segment element maps to an </w:t>
      </w:r>
      <w:r w:rsidRPr="005E7724">
        <w:rPr>
          <w:rStyle w:val="NoteChar"/>
          <w:i/>
          <w:lang w:val="en-US"/>
        </w:rPr>
        <w:t>e</w:t>
      </w:r>
      <w:r w:rsidR="0086287B" w:rsidRPr="005E7724">
        <w:rPr>
          <w:rStyle w:val="NoteChar"/>
          <w:i/>
          <w:lang w:val="en-US"/>
        </w:rPr>
        <w:t xml:space="preserve">quipment </w:t>
      </w:r>
      <w:r w:rsidR="0086287B" w:rsidRPr="001C220C">
        <w:rPr>
          <w:rStyle w:val="NoteChar"/>
          <w:lang w:val="en-US"/>
        </w:rPr>
        <w:t>object.</w:t>
      </w:r>
    </w:p>
    <w:p w14:paraId="403EE5D4" w14:textId="77777777" w:rsidR="005E7724" w:rsidRDefault="005E7724" w:rsidP="00D40B7B">
      <w:pPr>
        <w:pStyle w:val="Note"/>
        <w:numPr>
          <w:ilvl w:val="0"/>
          <w:numId w:val="39"/>
        </w:numPr>
        <w:tabs>
          <w:tab w:val="clear" w:pos="1512"/>
        </w:tabs>
        <w:spacing w:line="240" w:lineRule="auto"/>
        <w:ind w:left="360"/>
        <w:jc w:val="left"/>
        <w:rPr>
          <w:rStyle w:val="NoteChar"/>
          <w:lang w:val="en-US"/>
        </w:rPr>
      </w:pPr>
      <w:r>
        <w:rPr>
          <w:rStyle w:val="NoteChar"/>
          <w:lang w:val="en-US"/>
        </w:rPr>
        <w:t xml:space="preserve">A MIMOSA model element maps to a </w:t>
      </w:r>
      <w:r w:rsidRPr="005E7724">
        <w:rPr>
          <w:rStyle w:val="NoteChar"/>
          <w:i/>
          <w:lang w:val="en-US"/>
        </w:rPr>
        <w:t>physical asset c</w:t>
      </w:r>
      <w:r w:rsidR="0086287B" w:rsidRPr="005E7724">
        <w:rPr>
          <w:rStyle w:val="NoteChar"/>
          <w:i/>
          <w:lang w:val="en-US"/>
        </w:rPr>
        <w:t>lass</w:t>
      </w:r>
      <w:r w:rsidR="0086287B" w:rsidRPr="001C220C">
        <w:rPr>
          <w:rStyle w:val="NoteChar"/>
          <w:lang w:val="en-US"/>
        </w:rPr>
        <w:t xml:space="preserve"> object.</w:t>
      </w:r>
    </w:p>
    <w:p w14:paraId="4803D0E7" w14:textId="77777777" w:rsidR="0086287B" w:rsidRPr="005E7724" w:rsidRDefault="005E7724" w:rsidP="00D40B7B">
      <w:pPr>
        <w:pStyle w:val="Note"/>
        <w:numPr>
          <w:ilvl w:val="0"/>
          <w:numId w:val="39"/>
        </w:numPr>
        <w:tabs>
          <w:tab w:val="clear" w:pos="1512"/>
        </w:tabs>
        <w:spacing w:line="240" w:lineRule="auto"/>
        <w:ind w:left="360"/>
        <w:jc w:val="left"/>
        <w:rPr>
          <w:lang w:val="en-US" w:eastAsia="en-US"/>
        </w:rPr>
      </w:pPr>
      <w:r w:rsidRPr="005E7724">
        <w:rPr>
          <w:rStyle w:val="NoteChar"/>
          <w:lang w:val="en-US"/>
        </w:rPr>
        <w:t>A MIMOSA a</w:t>
      </w:r>
      <w:r w:rsidR="0086287B" w:rsidRPr="005E7724">
        <w:rPr>
          <w:rStyle w:val="NoteChar"/>
          <w:lang w:val="en-US"/>
        </w:rPr>
        <w:t>gent element would map to an attribute</w:t>
      </w:r>
      <w:r w:rsidRPr="005E7724">
        <w:rPr>
          <w:lang w:val="en-US"/>
        </w:rPr>
        <w:t xml:space="preserve"> or property, </w:t>
      </w:r>
      <w:r w:rsidR="0086287B" w:rsidRPr="005E7724">
        <w:rPr>
          <w:lang w:val="en-US"/>
        </w:rPr>
        <w:t>where needed.</w:t>
      </w:r>
    </w:p>
    <w:p w14:paraId="7D75AB0D" w14:textId="08224519" w:rsidR="0024415E" w:rsidRDefault="001B7250" w:rsidP="00E05180">
      <w:pPr>
        <w:pStyle w:val="TABLE-title"/>
        <w:rPr>
          <w:ins w:id="4521" w:author="Charles Gifford" w:date="2017-03-19T01:29:00Z"/>
          <w:lang w:val="en-US"/>
        </w:rPr>
      </w:pPr>
      <w:bookmarkStart w:id="4522" w:name="_Toc478492346"/>
      <w:ins w:id="4523" w:author="Charles Gifford" w:date="2017-03-22T14:04:00Z">
        <w:r>
          <w:t xml:space="preserve">Table </w:t>
        </w:r>
        <w:r>
          <w:fldChar w:fldCharType="begin"/>
        </w:r>
        <w:r>
          <w:instrText xml:space="preserve"> SEQ Table \* ARABIC </w:instrText>
        </w:r>
      </w:ins>
      <w:r>
        <w:fldChar w:fldCharType="separate"/>
      </w:r>
      <w:ins w:id="4524" w:author="Charles Gifford" w:date="2017-03-22T14:04:00Z">
        <w:r>
          <w:rPr>
            <w:noProof/>
          </w:rPr>
          <w:t>45</w:t>
        </w:r>
        <w:r>
          <w:fldChar w:fldCharType="end"/>
        </w:r>
      </w:ins>
      <w:ins w:id="4525" w:author="Charles Gifford" w:date="2017-03-19T01:29:00Z">
        <w:r w:rsidR="0024415E">
          <w:rPr>
            <w:lang w:val="en-US"/>
          </w:rPr>
          <w:t xml:space="preserve"> –</w:t>
        </w:r>
        <w:r w:rsidR="0024415E" w:rsidRPr="001C220C">
          <w:rPr>
            <w:lang w:val="en-US"/>
          </w:rPr>
          <w:t xml:space="preserve"> </w:t>
        </w:r>
      </w:ins>
      <w:ins w:id="4526" w:author="Charles Gifford" w:date="2017-03-19T01:31:00Z">
        <w:r w:rsidR="0024415E" w:rsidRPr="0024415E">
          <w:rPr>
            <w:lang w:val="en-US"/>
          </w:rPr>
          <w:t>Physical asset and equipment relationships</w:t>
        </w:r>
      </w:ins>
      <w:bookmarkEnd w:id="4522"/>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208"/>
        <w:gridCol w:w="2325"/>
        <w:gridCol w:w="2103"/>
        <w:gridCol w:w="2436"/>
      </w:tblGrid>
      <w:tr w:rsidR="0024415E" w:rsidRPr="00B7138B" w14:paraId="2242CBF1" w14:textId="77777777" w:rsidTr="00095C02">
        <w:trPr>
          <w:trHeight w:val="176"/>
          <w:tblHeader/>
          <w:ins w:id="4527" w:author="Charles Gifford" w:date="2017-03-19T01:29:00Z"/>
        </w:trPr>
        <w:tc>
          <w:tcPr>
            <w:tcW w:w="1795" w:type="dxa"/>
            <w:shd w:val="clear" w:color="auto" w:fill="auto"/>
          </w:tcPr>
          <w:p w14:paraId="26300F28" w14:textId="77777777" w:rsidR="0024415E" w:rsidRPr="00B7138B" w:rsidRDefault="0024415E" w:rsidP="00291A9E">
            <w:pPr>
              <w:pStyle w:val="TABLE-col-heading"/>
              <w:rPr>
                <w:ins w:id="4528" w:author="Charles Gifford" w:date="2017-03-19T01:29:00Z"/>
                <w:lang w:val="en-US"/>
              </w:rPr>
            </w:pPr>
            <w:ins w:id="4529" w:author="Charles Gifford" w:date="2017-03-19T01:29:00Z">
              <w:r w:rsidRPr="00B7138B">
                <w:rPr>
                  <w:lang w:val="en-US"/>
                </w:rPr>
                <w:t>From</w:t>
              </w:r>
            </w:ins>
          </w:p>
        </w:tc>
        <w:tc>
          <w:tcPr>
            <w:tcW w:w="1890" w:type="dxa"/>
            <w:shd w:val="clear" w:color="auto" w:fill="auto"/>
          </w:tcPr>
          <w:p w14:paraId="1CC227B5" w14:textId="77777777" w:rsidR="0024415E" w:rsidRPr="00B7138B" w:rsidRDefault="0024415E" w:rsidP="00291A9E">
            <w:pPr>
              <w:pStyle w:val="TABLE-col-heading"/>
              <w:rPr>
                <w:ins w:id="4530" w:author="Charles Gifford" w:date="2017-03-19T01:29:00Z"/>
                <w:lang w:val="en-US"/>
              </w:rPr>
            </w:pPr>
            <w:ins w:id="4531" w:author="Charles Gifford" w:date="2017-03-19T01:29:00Z">
              <w:r w:rsidRPr="00B7138B">
                <w:rPr>
                  <w:lang w:val="en-US"/>
                </w:rPr>
                <w:t>To</w:t>
              </w:r>
            </w:ins>
          </w:p>
        </w:tc>
        <w:tc>
          <w:tcPr>
            <w:tcW w:w="1710" w:type="dxa"/>
            <w:shd w:val="clear" w:color="auto" w:fill="auto"/>
          </w:tcPr>
          <w:p w14:paraId="5F7A0ABE" w14:textId="77777777" w:rsidR="0024415E" w:rsidRPr="00B7138B" w:rsidRDefault="0024415E" w:rsidP="00291A9E">
            <w:pPr>
              <w:pStyle w:val="TABLE-col-heading"/>
              <w:rPr>
                <w:ins w:id="4532" w:author="Charles Gifford" w:date="2017-03-19T01:29:00Z"/>
                <w:lang w:val="en-US"/>
              </w:rPr>
            </w:pPr>
            <w:ins w:id="4533" w:author="Charles Gifford" w:date="2017-03-19T01:29:00Z">
              <w:r w:rsidRPr="00B7138B">
                <w:rPr>
                  <w:lang w:val="en-US"/>
                </w:rPr>
                <w:t>Type</w:t>
              </w:r>
            </w:ins>
          </w:p>
        </w:tc>
        <w:tc>
          <w:tcPr>
            <w:tcW w:w="1980" w:type="dxa"/>
            <w:shd w:val="clear" w:color="auto" w:fill="auto"/>
          </w:tcPr>
          <w:p w14:paraId="67FAF982" w14:textId="77777777" w:rsidR="0024415E" w:rsidRPr="00B7138B" w:rsidRDefault="0024415E" w:rsidP="00291A9E">
            <w:pPr>
              <w:pStyle w:val="TABLE-col-heading"/>
              <w:rPr>
                <w:ins w:id="4534" w:author="Charles Gifford" w:date="2017-03-19T01:29:00Z"/>
                <w:lang w:val="en-US"/>
              </w:rPr>
            </w:pPr>
            <w:ins w:id="4535" w:author="Charles Gifford" w:date="2017-03-19T01:29:00Z">
              <w:r w:rsidRPr="00B7138B">
                <w:rPr>
                  <w:lang w:val="en-US"/>
                </w:rPr>
                <w:t>Relationship Name</w:t>
              </w:r>
            </w:ins>
          </w:p>
        </w:tc>
      </w:tr>
      <w:tr w:rsidR="0024415E" w:rsidRPr="00B7138B" w14:paraId="38ACDF30" w14:textId="77777777" w:rsidTr="00095C02">
        <w:trPr>
          <w:trHeight w:val="176"/>
          <w:ins w:id="4536" w:author="Charles Gifford" w:date="2017-03-19T01:29:00Z"/>
        </w:trPr>
        <w:tc>
          <w:tcPr>
            <w:tcW w:w="1795" w:type="dxa"/>
            <w:shd w:val="clear" w:color="auto" w:fill="auto"/>
          </w:tcPr>
          <w:p w14:paraId="77969C9D" w14:textId="0E435B20" w:rsidR="0024415E" w:rsidRPr="00B7138B" w:rsidRDefault="0024415E" w:rsidP="00291A9E">
            <w:pPr>
              <w:pStyle w:val="TABLE-cell"/>
              <w:rPr>
                <w:ins w:id="4537" w:author="Charles Gifford" w:date="2017-03-19T01:29:00Z"/>
                <w:lang w:val="en-US"/>
              </w:rPr>
            </w:pPr>
            <w:ins w:id="4538" w:author="Charles Gifford" w:date="2017-03-19T01:31:00Z">
              <w:r>
                <w:rPr>
                  <w:lang w:val="en-US"/>
                </w:rPr>
                <w:t>Equipment asset mapping</w:t>
              </w:r>
            </w:ins>
          </w:p>
        </w:tc>
        <w:tc>
          <w:tcPr>
            <w:tcW w:w="1890" w:type="dxa"/>
            <w:shd w:val="clear" w:color="auto" w:fill="auto"/>
          </w:tcPr>
          <w:p w14:paraId="6803187C" w14:textId="65048F92" w:rsidR="0024415E" w:rsidRPr="00B7138B" w:rsidRDefault="0024415E" w:rsidP="00291A9E">
            <w:pPr>
              <w:pStyle w:val="TABLE-cell"/>
              <w:rPr>
                <w:ins w:id="4539" w:author="Charles Gifford" w:date="2017-03-19T01:29:00Z"/>
                <w:lang w:val="en-US"/>
              </w:rPr>
            </w:pPr>
            <w:ins w:id="4540" w:author="Charles Gifford" w:date="2017-03-19T01:33:00Z">
              <w:r>
                <w:rPr>
                  <w:lang w:val="en-US"/>
                </w:rPr>
                <w:t>Equipment</w:t>
              </w:r>
            </w:ins>
          </w:p>
        </w:tc>
        <w:tc>
          <w:tcPr>
            <w:tcW w:w="1710" w:type="dxa"/>
            <w:shd w:val="clear" w:color="auto" w:fill="auto"/>
          </w:tcPr>
          <w:p w14:paraId="59CF4B26" w14:textId="66C586EA" w:rsidR="0024415E" w:rsidRPr="00B7138B" w:rsidRDefault="0024415E" w:rsidP="00291A9E">
            <w:pPr>
              <w:pStyle w:val="TABLE-cell"/>
              <w:rPr>
                <w:ins w:id="4541" w:author="Charles Gifford" w:date="2017-03-19T01:29:00Z"/>
                <w:lang w:val="en-US"/>
              </w:rPr>
            </w:pPr>
            <w:ins w:id="4542" w:author="Charles Gifford" w:date="2017-03-19T01:33:00Z">
              <w:r w:rsidRPr="0024415E">
                <w:rPr>
                  <w:lang w:val="en-US"/>
                </w:rPr>
                <w:t>Association</w:t>
              </w:r>
            </w:ins>
          </w:p>
        </w:tc>
        <w:tc>
          <w:tcPr>
            <w:tcW w:w="1980" w:type="dxa"/>
            <w:shd w:val="clear" w:color="auto" w:fill="auto"/>
          </w:tcPr>
          <w:p w14:paraId="0082E58C" w14:textId="18312B03" w:rsidR="0024415E" w:rsidRPr="00B7138B" w:rsidRDefault="0024415E" w:rsidP="00291A9E">
            <w:pPr>
              <w:pStyle w:val="TABLE-cell"/>
              <w:rPr>
                <w:ins w:id="4543" w:author="Charles Gifford" w:date="2017-03-19T01:29:00Z"/>
                <w:lang w:val="en-US"/>
              </w:rPr>
            </w:pPr>
            <w:ins w:id="4544" w:author="Charles Gifford" w:date="2017-03-19T01:33:00Z">
              <w:r>
                <w:rPr>
                  <w:lang w:val="en-US"/>
                </w:rPr>
                <w:t>Records use</w:t>
              </w:r>
            </w:ins>
            <w:ins w:id="4545" w:author="Charles Gifford" w:date="2017-03-19T01:29:00Z">
              <w:r w:rsidRPr="00B7138B">
                <w:rPr>
                  <w:lang w:val="en-US"/>
                </w:rPr>
                <w:t xml:space="preserve"> &gt;</w:t>
              </w:r>
            </w:ins>
          </w:p>
        </w:tc>
      </w:tr>
      <w:tr w:rsidR="0024415E" w:rsidRPr="00B7138B" w14:paraId="53AD48D5" w14:textId="77777777" w:rsidTr="00095C02">
        <w:trPr>
          <w:trHeight w:val="176"/>
          <w:ins w:id="4546" w:author="Charles Gifford" w:date="2017-03-19T01:29:00Z"/>
        </w:trPr>
        <w:tc>
          <w:tcPr>
            <w:tcW w:w="1795" w:type="dxa"/>
            <w:shd w:val="clear" w:color="auto" w:fill="auto"/>
          </w:tcPr>
          <w:p w14:paraId="5AFAF82C" w14:textId="4747A00D" w:rsidR="0024415E" w:rsidRPr="00B7138B" w:rsidRDefault="0024415E" w:rsidP="00291A9E">
            <w:pPr>
              <w:pStyle w:val="TABLE-cell"/>
              <w:rPr>
                <w:ins w:id="4547" w:author="Charles Gifford" w:date="2017-03-19T01:29:00Z"/>
                <w:lang w:val="en-US"/>
              </w:rPr>
            </w:pPr>
            <w:ins w:id="4548" w:author="Charles Gifford" w:date="2017-03-19T01:31:00Z">
              <w:r w:rsidRPr="0024415E">
                <w:rPr>
                  <w:lang w:val="en-US"/>
                </w:rPr>
                <w:t>Equipment asset mapping</w:t>
              </w:r>
            </w:ins>
          </w:p>
        </w:tc>
        <w:tc>
          <w:tcPr>
            <w:tcW w:w="1890" w:type="dxa"/>
            <w:shd w:val="clear" w:color="auto" w:fill="auto"/>
          </w:tcPr>
          <w:p w14:paraId="690F9D14" w14:textId="3D94C07D" w:rsidR="0024415E" w:rsidRPr="00B7138B" w:rsidRDefault="0024415E" w:rsidP="00291A9E">
            <w:pPr>
              <w:pStyle w:val="TABLE-cell"/>
              <w:rPr>
                <w:ins w:id="4549" w:author="Charles Gifford" w:date="2017-03-19T01:29:00Z"/>
                <w:lang w:val="en-US"/>
              </w:rPr>
            </w:pPr>
            <w:ins w:id="4550" w:author="Charles Gifford" w:date="2017-03-19T01:29:00Z">
              <w:r w:rsidRPr="00751A61">
                <w:t>Physical asset</w:t>
              </w:r>
            </w:ins>
          </w:p>
        </w:tc>
        <w:tc>
          <w:tcPr>
            <w:tcW w:w="1710" w:type="dxa"/>
            <w:shd w:val="clear" w:color="auto" w:fill="auto"/>
          </w:tcPr>
          <w:p w14:paraId="1709F417" w14:textId="77777777" w:rsidR="0024415E" w:rsidRPr="00B7138B" w:rsidRDefault="0024415E" w:rsidP="00291A9E">
            <w:pPr>
              <w:pStyle w:val="TABLE-cell"/>
              <w:rPr>
                <w:ins w:id="4551" w:author="Charles Gifford" w:date="2017-03-19T01:29:00Z"/>
                <w:lang w:val="en-US"/>
              </w:rPr>
            </w:pPr>
            <w:ins w:id="4552" w:author="Charles Gifford" w:date="2017-03-19T01:29:00Z">
              <w:r>
                <w:t>Association</w:t>
              </w:r>
            </w:ins>
          </w:p>
        </w:tc>
        <w:tc>
          <w:tcPr>
            <w:tcW w:w="1980" w:type="dxa"/>
            <w:shd w:val="clear" w:color="auto" w:fill="auto"/>
          </w:tcPr>
          <w:p w14:paraId="73E5D870" w14:textId="4DBA0C84" w:rsidR="0024415E" w:rsidRPr="00B7138B" w:rsidRDefault="0024415E" w:rsidP="00291A9E">
            <w:pPr>
              <w:pStyle w:val="TABLE-cell"/>
              <w:rPr>
                <w:ins w:id="4553" w:author="Charles Gifford" w:date="2017-03-19T01:29:00Z"/>
                <w:lang w:val="en-US"/>
              </w:rPr>
            </w:pPr>
            <w:ins w:id="4554" w:author="Charles Gifford" w:date="2017-03-19T01:34:00Z">
              <w:r w:rsidRPr="0024415E">
                <w:t>Records use &gt;</w:t>
              </w:r>
            </w:ins>
          </w:p>
        </w:tc>
      </w:tr>
      <w:tr w:rsidR="0024415E" w:rsidRPr="00B7138B" w14:paraId="105BE369" w14:textId="77777777" w:rsidTr="00095C02">
        <w:trPr>
          <w:trHeight w:val="242"/>
          <w:ins w:id="4555" w:author="Charles Gifford" w:date="2017-03-19T01:29:00Z"/>
        </w:trPr>
        <w:tc>
          <w:tcPr>
            <w:tcW w:w="1795" w:type="dxa"/>
            <w:shd w:val="clear" w:color="auto" w:fill="auto"/>
          </w:tcPr>
          <w:p w14:paraId="39CFEEDE" w14:textId="7B7DABD6" w:rsidR="0024415E" w:rsidRPr="00B7138B" w:rsidRDefault="0024415E" w:rsidP="00291A9E">
            <w:pPr>
              <w:pStyle w:val="TABLE-cell"/>
              <w:rPr>
                <w:ins w:id="4556" w:author="Charles Gifford" w:date="2017-03-19T01:29:00Z"/>
                <w:lang w:val="en-US"/>
              </w:rPr>
            </w:pPr>
            <w:ins w:id="4557" w:author="Charles Gifford" w:date="2017-03-19T01:32:00Z">
              <w:r>
                <w:t>Equipment</w:t>
              </w:r>
            </w:ins>
          </w:p>
        </w:tc>
        <w:tc>
          <w:tcPr>
            <w:tcW w:w="1890" w:type="dxa"/>
            <w:shd w:val="clear" w:color="auto" w:fill="auto"/>
          </w:tcPr>
          <w:p w14:paraId="790B8C2B" w14:textId="49E4A4EC" w:rsidR="0024415E" w:rsidRPr="00B7138B" w:rsidRDefault="0024415E" w:rsidP="00291A9E">
            <w:pPr>
              <w:pStyle w:val="TABLE-cell"/>
              <w:rPr>
                <w:ins w:id="4558" w:author="Charles Gifford" w:date="2017-03-19T01:29:00Z"/>
                <w:lang w:val="en-US"/>
              </w:rPr>
            </w:pPr>
            <w:ins w:id="4559" w:author="Charles Gifford" w:date="2017-03-19T01:29:00Z">
              <w:r>
                <w:t>Physical asset</w:t>
              </w:r>
            </w:ins>
          </w:p>
        </w:tc>
        <w:tc>
          <w:tcPr>
            <w:tcW w:w="1710" w:type="dxa"/>
            <w:shd w:val="clear" w:color="auto" w:fill="auto"/>
          </w:tcPr>
          <w:p w14:paraId="4B0D3F70" w14:textId="77777777" w:rsidR="0024415E" w:rsidRPr="00B7138B" w:rsidRDefault="0024415E" w:rsidP="00291A9E">
            <w:pPr>
              <w:pStyle w:val="TABLE-cell"/>
              <w:rPr>
                <w:ins w:id="4560" w:author="Charles Gifford" w:date="2017-03-19T01:29:00Z"/>
                <w:lang w:val="en-US"/>
              </w:rPr>
            </w:pPr>
            <w:ins w:id="4561" w:author="Charles Gifford" w:date="2017-03-19T01:29:00Z">
              <w:r w:rsidRPr="00B7138B">
                <w:rPr>
                  <w:lang w:val="en-US"/>
                </w:rPr>
                <w:t>Association</w:t>
              </w:r>
            </w:ins>
          </w:p>
        </w:tc>
        <w:tc>
          <w:tcPr>
            <w:tcW w:w="1980" w:type="dxa"/>
            <w:shd w:val="clear" w:color="auto" w:fill="auto"/>
          </w:tcPr>
          <w:p w14:paraId="5647823B" w14:textId="6F9EC2A4" w:rsidR="0024415E" w:rsidRPr="00B7138B" w:rsidRDefault="0024415E" w:rsidP="00291A9E">
            <w:pPr>
              <w:pStyle w:val="TABLE-cell"/>
              <w:rPr>
                <w:ins w:id="4562" w:author="Charles Gifford" w:date="2017-03-19T01:29:00Z"/>
                <w:lang w:val="en-US"/>
              </w:rPr>
            </w:pPr>
            <w:ins w:id="4563" w:author="Charles Gifford" w:date="2017-03-19T01:34:00Z">
              <w:r>
                <w:rPr>
                  <w:lang w:val="en-US"/>
                </w:rPr>
                <w:t xml:space="preserve">Implemented </w:t>
              </w:r>
            </w:ins>
            <w:ins w:id="4564" w:author="Charles Gifford" w:date="2017-03-19T01:29:00Z">
              <w:r w:rsidRPr="00B7138B">
                <w:rPr>
                  <w:lang w:val="en-US"/>
                </w:rPr>
                <w:t>by</w:t>
              </w:r>
              <w:r>
                <w:rPr>
                  <w:lang w:val="en-US"/>
                </w:rPr>
                <w:t xml:space="preserve"> &gt;</w:t>
              </w:r>
            </w:ins>
          </w:p>
        </w:tc>
      </w:tr>
    </w:tbl>
    <w:p w14:paraId="65CDDBB1" w14:textId="77777777" w:rsidR="00A27713" w:rsidRPr="001C220C" w:rsidRDefault="00A27713" w:rsidP="00A27713">
      <w:pPr>
        <w:pStyle w:val="Heading3"/>
        <w:rPr>
          <w:ins w:id="4565" w:author="Charles Gifford" w:date="2017-03-18T22:30:00Z"/>
        </w:rPr>
      </w:pPr>
      <w:bookmarkStart w:id="4566" w:name="_Toc145749751"/>
      <w:bookmarkStart w:id="4567" w:name="_Toc161566394"/>
      <w:bookmarkStart w:id="4568" w:name="_Toc320176912"/>
      <w:ins w:id="4569" w:author="Charles Gifford" w:date="2017-03-18T22:30:00Z">
        <w:r w:rsidRPr="001C220C">
          <w:t>Physical asset class</w:t>
        </w:r>
      </w:ins>
    </w:p>
    <w:p w14:paraId="25720D7D" w14:textId="77777777" w:rsidR="00A27713" w:rsidRPr="00F06814" w:rsidRDefault="00A27713" w:rsidP="00A27713">
      <w:pPr>
        <w:pStyle w:val="PARAGRAPH"/>
        <w:rPr>
          <w:ins w:id="4570" w:author="Charles Gifford" w:date="2017-03-18T22:30:00Z"/>
        </w:rPr>
      </w:pPr>
      <w:ins w:id="4571" w:author="Charles Gifford" w:date="2017-03-18T22:30:00Z">
        <w:r w:rsidRPr="001C220C">
          <w:rPr>
            <w:lang w:val="en-US"/>
          </w:rPr>
          <w:t xml:space="preserve">A representation of a grouping of </w:t>
        </w:r>
        <w:r w:rsidRPr="00500BDB">
          <w:rPr>
            <w:i/>
            <w:lang w:val="en-US"/>
          </w:rPr>
          <w:t>physical assets</w:t>
        </w:r>
        <w:r w:rsidRPr="001C220C">
          <w:rPr>
            <w:lang w:val="en-US"/>
          </w:rPr>
          <w:t xml:space="preserve"> with similar characteristics for purposes of repair and replacement </w:t>
        </w:r>
        <w:r>
          <w:rPr>
            <w:lang w:val="en-US"/>
          </w:rPr>
          <w:t>shall be presented as</w:t>
        </w:r>
        <w:r w:rsidRPr="001C220C">
          <w:rPr>
            <w:lang w:val="en-US"/>
          </w:rPr>
          <w:t xml:space="preserve"> a </w:t>
        </w:r>
        <w:r w:rsidRPr="00303E56">
          <w:rPr>
            <w:i/>
            <w:lang w:val="en-US"/>
          </w:rPr>
          <w:t>physical asset class</w:t>
        </w:r>
        <w:r w:rsidRPr="001C220C">
          <w:rPr>
            <w:lang w:val="en-US"/>
          </w:rPr>
          <w:t xml:space="preserve">. Any </w:t>
        </w:r>
        <w:r w:rsidRPr="00303E56">
          <w:rPr>
            <w:i/>
            <w:lang w:val="en-US"/>
          </w:rPr>
          <w:t>physical asset</w:t>
        </w:r>
        <w:r w:rsidRPr="001C220C">
          <w:rPr>
            <w:lang w:val="en-US"/>
          </w:rPr>
          <w:t xml:space="preserve"> shall be a member of one </w:t>
        </w:r>
        <w:r w:rsidRPr="00303E56">
          <w:rPr>
            <w:i/>
            <w:lang w:val="en-US"/>
          </w:rPr>
          <w:t>physical asset class</w:t>
        </w:r>
        <w:r w:rsidRPr="001C220C">
          <w:rPr>
            <w:lang w:val="en-US"/>
          </w:rPr>
          <w:t xml:space="preserve">. </w:t>
        </w:r>
        <w:r w:rsidRPr="00F06814">
          <w:t xml:space="preserve">A </w:t>
        </w:r>
        <w:r w:rsidRPr="00F06814">
          <w:rPr>
            <w:i/>
          </w:rPr>
          <w:t>physical asset class</w:t>
        </w:r>
        <w:r w:rsidRPr="00F06814">
          <w:t xml:space="preserve"> may be defined as a specialization of zero or more </w:t>
        </w:r>
        <w:r w:rsidRPr="00F06814">
          <w:rPr>
            <w:i/>
          </w:rPr>
          <w:t>physical asset classes</w:t>
        </w:r>
        <w:r w:rsidRPr="00F06814">
          <w:t xml:space="preserve">.  A </w:t>
        </w:r>
        <w:r w:rsidRPr="00F06814">
          <w:rPr>
            <w:i/>
          </w:rPr>
          <w:t>physical asset class</w:t>
        </w:r>
        <w:r w:rsidRPr="00F06814">
          <w:t xml:space="preserve"> may be made up of zero or more </w:t>
        </w:r>
        <w:r w:rsidRPr="00F06814">
          <w:rPr>
            <w:i/>
          </w:rPr>
          <w:t>physical asset classes</w:t>
        </w:r>
        <w:r w:rsidRPr="00F06814">
          <w:t>.</w:t>
        </w:r>
      </w:ins>
    </w:p>
    <w:p w14:paraId="4AC5E46F" w14:textId="77777777" w:rsidR="00B85220" w:rsidRDefault="00B85220" w:rsidP="00A27713">
      <w:pPr>
        <w:pStyle w:val="PARAGRAPH"/>
        <w:rPr>
          <w:ins w:id="4572" w:author="Charles Gifford" w:date="2017-03-18T23:54:00Z"/>
          <w:lang w:val="en-US"/>
        </w:rPr>
      </w:pPr>
      <w:ins w:id="4573" w:author="Charles Gifford" w:date="2017-03-18T23:53:00Z">
        <w:r w:rsidRPr="00B85220">
          <w:rPr>
            <w:lang w:val="en-US"/>
          </w:rPr>
          <w:t xml:space="preserve">A </w:t>
        </w:r>
        <w:r w:rsidRPr="00C0721D">
          <w:rPr>
            <w:i/>
            <w:lang w:val="en-US"/>
          </w:rPr>
          <w:t xml:space="preserve">physical asset class </w:t>
        </w:r>
        <w:r w:rsidRPr="00B85220">
          <w:rPr>
            <w:lang w:val="en-US"/>
          </w:rPr>
          <w:t xml:space="preserve">may be tested by the evaluated of a </w:t>
        </w:r>
        <w:r w:rsidRPr="00C0721D">
          <w:rPr>
            <w:i/>
            <w:lang w:val="en-US"/>
          </w:rPr>
          <w:t>test specification</w:t>
        </w:r>
        <w:r w:rsidRPr="00B85220">
          <w:rPr>
            <w:lang w:val="en-US"/>
          </w:rPr>
          <w:t>.</w:t>
        </w:r>
      </w:ins>
    </w:p>
    <w:p w14:paraId="6F1869DB" w14:textId="77009305" w:rsidR="00A27713" w:rsidRPr="00C3070C" w:rsidRDefault="001B7250" w:rsidP="00A27713">
      <w:pPr>
        <w:pStyle w:val="PARAGRAPH"/>
        <w:rPr>
          <w:ins w:id="4574" w:author="Charles Gifford" w:date="2017-03-18T22:30:00Z"/>
          <w:lang w:val="en-US"/>
        </w:rPr>
      </w:pPr>
      <w:ins w:id="4575" w:author="Charles Gifford" w:date="2017-03-22T14:10:00Z">
        <w:r>
          <w:rPr>
            <w:lang w:val="en-US"/>
          </w:rPr>
          <w:fldChar w:fldCharType="begin"/>
        </w:r>
        <w:r>
          <w:rPr>
            <w:lang w:val="en-US"/>
          </w:rPr>
          <w:instrText xml:space="preserve"> REF _Ref477955169 \h </w:instrText>
        </w:r>
      </w:ins>
      <w:r>
        <w:rPr>
          <w:lang w:val="en-US"/>
        </w:rPr>
      </w:r>
      <w:r>
        <w:rPr>
          <w:lang w:val="en-US"/>
        </w:rPr>
        <w:fldChar w:fldCharType="separate"/>
      </w:r>
      <w:ins w:id="4576" w:author="Charles Gifford" w:date="2017-03-22T14:10:00Z">
        <w:r>
          <w:t xml:space="preserve">Table </w:t>
        </w:r>
        <w:r>
          <w:rPr>
            <w:noProof/>
          </w:rPr>
          <w:t>46</w:t>
        </w:r>
        <w:r>
          <w:rPr>
            <w:lang w:val="en-US"/>
          </w:rPr>
          <w:fldChar w:fldCharType="end"/>
        </w:r>
        <w:r>
          <w:rPr>
            <w:lang w:val="en-US"/>
          </w:rPr>
          <w:t xml:space="preserve"> </w:t>
        </w:r>
      </w:ins>
      <w:ins w:id="4577" w:author="Charles Gifford" w:date="2017-03-18T22:30:00Z">
        <w:r w:rsidR="00A27713" w:rsidRPr="001C220C">
          <w:rPr>
            <w:lang w:val="en-US"/>
          </w:rPr>
          <w:t xml:space="preserve">lists the </w:t>
        </w:r>
        <w:r w:rsidR="00A27713">
          <w:rPr>
            <w:lang w:val="en-US"/>
          </w:rPr>
          <w:t>relationship</w:t>
        </w:r>
      </w:ins>
      <w:ins w:id="4578" w:author="Charles Gifford" w:date="2017-03-18T23:59:00Z">
        <w:r w:rsidR="007B67F3">
          <w:rPr>
            <w:lang w:val="en-US"/>
          </w:rPr>
          <w:t xml:space="preserve"> role</w:t>
        </w:r>
      </w:ins>
      <w:ins w:id="4579" w:author="Charles Gifford" w:date="2017-03-18T22:30:00Z">
        <w:r w:rsidR="00A27713">
          <w:rPr>
            <w:lang w:val="en-US"/>
          </w:rPr>
          <w:t>s</w:t>
        </w:r>
        <w:r w:rsidR="00A27713" w:rsidRPr="001C220C">
          <w:rPr>
            <w:lang w:val="en-US"/>
          </w:rPr>
          <w:t xml:space="preserve"> of a </w:t>
        </w:r>
        <w:r w:rsidR="00A27713" w:rsidRPr="001C220C">
          <w:rPr>
            <w:i/>
            <w:lang w:val="en-US"/>
          </w:rPr>
          <w:t>physical asset class</w:t>
        </w:r>
        <w:r w:rsidR="00A27713" w:rsidRPr="001C220C">
          <w:rPr>
            <w:lang w:val="en-US"/>
          </w:rPr>
          <w:t xml:space="preserve">. </w:t>
        </w:r>
      </w:ins>
      <w:ins w:id="4580" w:author="Charles Gifford" w:date="2017-03-22T14:11:00Z">
        <w:r>
          <w:rPr>
            <w:lang w:val="en-US"/>
          </w:rPr>
          <w:fldChar w:fldCharType="begin"/>
        </w:r>
        <w:r>
          <w:rPr>
            <w:lang w:val="en-US"/>
          </w:rPr>
          <w:instrText xml:space="preserve"> REF _Ref477955220 \h </w:instrText>
        </w:r>
      </w:ins>
      <w:r>
        <w:rPr>
          <w:lang w:val="en-US"/>
        </w:rPr>
      </w:r>
      <w:r>
        <w:rPr>
          <w:lang w:val="en-US"/>
        </w:rPr>
        <w:fldChar w:fldCharType="separate"/>
      </w:r>
      <w:ins w:id="4581" w:author="Charles Gifford" w:date="2017-03-22T14:11:00Z">
        <w:r>
          <w:t xml:space="preserve">Table </w:t>
        </w:r>
        <w:r>
          <w:rPr>
            <w:noProof/>
          </w:rPr>
          <w:t>47</w:t>
        </w:r>
        <w:r>
          <w:rPr>
            <w:lang w:val="en-US"/>
          </w:rPr>
          <w:fldChar w:fldCharType="end"/>
        </w:r>
        <w:r>
          <w:rPr>
            <w:lang w:val="en-US"/>
          </w:rPr>
          <w:t xml:space="preserve"> </w:t>
        </w:r>
      </w:ins>
      <w:ins w:id="4582" w:author="Charles Gifford" w:date="2017-03-18T22:30:00Z">
        <w:r w:rsidR="00A27713" w:rsidRPr="001C220C">
          <w:rPr>
            <w:lang w:val="en-US"/>
          </w:rPr>
          <w:t xml:space="preserve">lists the attributes of a </w:t>
        </w:r>
        <w:r w:rsidR="00A27713" w:rsidRPr="001C220C">
          <w:rPr>
            <w:i/>
            <w:lang w:val="en-US"/>
          </w:rPr>
          <w:t>physical asset class</w:t>
        </w:r>
        <w:r w:rsidR="00A27713" w:rsidRPr="001C220C">
          <w:rPr>
            <w:lang w:val="en-US"/>
          </w:rPr>
          <w:t xml:space="preserve">. </w:t>
        </w:r>
      </w:ins>
    </w:p>
    <w:p w14:paraId="16A1E96D" w14:textId="73ABA849" w:rsidR="00A27713" w:rsidRDefault="001B7250" w:rsidP="00E05180">
      <w:pPr>
        <w:pStyle w:val="TABLE-title"/>
        <w:rPr>
          <w:ins w:id="4583" w:author="Charles Gifford" w:date="2017-03-18T23:59:00Z"/>
          <w:lang w:val="en-US"/>
        </w:rPr>
      </w:pPr>
      <w:bookmarkStart w:id="4584" w:name="_Ref477955169"/>
      <w:bookmarkStart w:id="4585" w:name="_Ref477955165"/>
      <w:bookmarkStart w:id="4586" w:name="_Toc478492347"/>
      <w:ins w:id="4587" w:author="Charles Gifford" w:date="2017-03-22T14:09:00Z">
        <w:r>
          <w:t xml:space="preserve">Table </w:t>
        </w:r>
        <w:r>
          <w:fldChar w:fldCharType="begin"/>
        </w:r>
        <w:r>
          <w:instrText xml:space="preserve"> SEQ Table \* ARABIC </w:instrText>
        </w:r>
      </w:ins>
      <w:r>
        <w:fldChar w:fldCharType="separate"/>
      </w:r>
      <w:ins w:id="4588" w:author="Charles Gifford" w:date="2017-03-22T14:09:00Z">
        <w:r>
          <w:rPr>
            <w:noProof/>
          </w:rPr>
          <w:t>46</w:t>
        </w:r>
        <w:r>
          <w:fldChar w:fldCharType="end"/>
        </w:r>
        <w:bookmarkEnd w:id="4584"/>
        <w:r>
          <w:t xml:space="preserve"> </w:t>
        </w:r>
      </w:ins>
      <w:ins w:id="4589" w:author="Charles Gifford" w:date="2017-03-18T22:30:00Z">
        <w:r w:rsidR="00A27713">
          <w:rPr>
            <w:lang w:val="en-US"/>
          </w:rPr>
          <w:t>–</w:t>
        </w:r>
        <w:r w:rsidR="00A27713" w:rsidRPr="001C220C">
          <w:rPr>
            <w:lang w:val="en-US"/>
          </w:rPr>
          <w:t xml:space="preserve"> </w:t>
        </w:r>
        <w:r w:rsidR="00A27713">
          <w:rPr>
            <w:lang w:val="en-US"/>
          </w:rPr>
          <w:t>P</w:t>
        </w:r>
        <w:r w:rsidR="00A27713" w:rsidRPr="001C220C">
          <w:rPr>
            <w:lang w:val="en-US"/>
          </w:rPr>
          <w:t>hysical asset class</w:t>
        </w:r>
        <w:r w:rsidR="00A27713" w:rsidRPr="00AC2193">
          <w:rPr>
            <w:lang w:val="en-US"/>
          </w:rPr>
          <w:t xml:space="preserve"> </w:t>
        </w:r>
        <w:r w:rsidR="00A27713">
          <w:rPr>
            <w:lang w:val="en-US"/>
          </w:rPr>
          <w:t>relationship</w:t>
        </w:r>
      </w:ins>
      <w:ins w:id="4590" w:author="Charles Gifford" w:date="2017-03-18T23:59:00Z">
        <w:r w:rsidR="007B67F3">
          <w:rPr>
            <w:lang w:val="en-US"/>
          </w:rPr>
          <w:t xml:space="preserve"> role</w:t>
        </w:r>
      </w:ins>
      <w:ins w:id="4591" w:author="Charles Gifford" w:date="2017-03-18T22:30:00Z">
        <w:r w:rsidR="00A27713">
          <w:rPr>
            <w:lang w:val="en-US"/>
          </w:rPr>
          <w:t>s</w:t>
        </w:r>
      </w:ins>
      <w:bookmarkEnd w:id="4585"/>
      <w:bookmarkEnd w:id="4586"/>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7B67F3" w:rsidRPr="009432BC" w14:paraId="05A49308" w14:textId="77777777" w:rsidTr="00291A9E">
        <w:trPr>
          <w:trHeight w:val="197"/>
          <w:tblHeader/>
          <w:ins w:id="4592" w:author="Charles Gifford" w:date="2017-03-19T00:00:00Z"/>
        </w:trPr>
        <w:tc>
          <w:tcPr>
            <w:tcW w:w="2155" w:type="dxa"/>
            <w:shd w:val="clear" w:color="auto" w:fill="auto"/>
          </w:tcPr>
          <w:p w14:paraId="5024E0C1" w14:textId="77777777" w:rsidR="007B67F3" w:rsidRPr="009432BC" w:rsidRDefault="007B67F3" w:rsidP="00291A9E">
            <w:pPr>
              <w:pStyle w:val="TABLE-col-heading"/>
              <w:rPr>
                <w:ins w:id="4593" w:author="Charles Gifford" w:date="2017-03-19T00:00:00Z"/>
              </w:rPr>
            </w:pPr>
            <w:ins w:id="4594" w:author="Charles Gifford" w:date="2017-03-19T00:00:00Z">
              <w:r w:rsidRPr="009432BC">
                <w:t>Related Object</w:t>
              </w:r>
            </w:ins>
          </w:p>
        </w:tc>
        <w:tc>
          <w:tcPr>
            <w:tcW w:w="2070" w:type="dxa"/>
            <w:shd w:val="clear" w:color="auto" w:fill="auto"/>
          </w:tcPr>
          <w:p w14:paraId="31CF3B3C" w14:textId="77777777" w:rsidR="007B67F3" w:rsidRPr="009432BC" w:rsidRDefault="007B67F3" w:rsidP="00291A9E">
            <w:pPr>
              <w:pStyle w:val="TABLE-col-heading"/>
              <w:rPr>
                <w:ins w:id="4595" w:author="Charles Gifford" w:date="2017-03-19T00:00:00Z"/>
              </w:rPr>
            </w:pPr>
            <w:ins w:id="4596" w:author="Charles Gifford" w:date="2017-03-19T00:00:00Z">
              <w:r w:rsidRPr="009432BC">
                <w:t>Role</w:t>
              </w:r>
            </w:ins>
          </w:p>
        </w:tc>
        <w:tc>
          <w:tcPr>
            <w:tcW w:w="1080" w:type="dxa"/>
            <w:shd w:val="clear" w:color="auto" w:fill="auto"/>
          </w:tcPr>
          <w:p w14:paraId="76202E95" w14:textId="77777777" w:rsidR="007B67F3" w:rsidRPr="009432BC" w:rsidRDefault="007B67F3" w:rsidP="00291A9E">
            <w:pPr>
              <w:pStyle w:val="TABLE-col-heading"/>
              <w:rPr>
                <w:ins w:id="4597" w:author="Charles Gifford" w:date="2017-03-19T00:00:00Z"/>
              </w:rPr>
            </w:pPr>
            <w:ins w:id="4598" w:author="Charles Gifford" w:date="2017-03-19T00:00:00Z">
              <w:r w:rsidRPr="009432BC">
                <w:t>Multiplicity</w:t>
              </w:r>
            </w:ins>
          </w:p>
        </w:tc>
        <w:tc>
          <w:tcPr>
            <w:tcW w:w="3780" w:type="dxa"/>
            <w:shd w:val="clear" w:color="auto" w:fill="auto"/>
          </w:tcPr>
          <w:p w14:paraId="4BA7F666" w14:textId="77777777" w:rsidR="007B67F3" w:rsidRPr="009432BC" w:rsidRDefault="007B67F3" w:rsidP="00291A9E">
            <w:pPr>
              <w:pStyle w:val="TABLE-col-heading"/>
              <w:rPr>
                <w:ins w:id="4599" w:author="Charles Gifford" w:date="2017-03-19T00:00:00Z"/>
              </w:rPr>
            </w:pPr>
            <w:ins w:id="4600" w:author="Charles Gifford" w:date="2017-03-19T00:00:00Z">
              <w:r w:rsidRPr="009432BC">
                <w:t>Description</w:t>
              </w:r>
            </w:ins>
          </w:p>
        </w:tc>
      </w:tr>
      <w:tr w:rsidR="007B67F3" w:rsidRPr="009432BC" w14:paraId="16A0B45F" w14:textId="77777777" w:rsidTr="00291A9E">
        <w:trPr>
          <w:trHeight w:val="332"/>
          <w:ins w:id="4601" w:author="Charles Gifford" w:date="2017-03-19T00:00:00Z"/>
        </w:trPr>
        <w:tc>
          <w:tcPr>
            <w:tcW w:w="2155" w:type="dxa"/>
            <w:shd w:val="clear" w:color="auto" w:fill="auto"/>
          </w:tcPr>
          <w:p w14:paraId="15A94392" w14:textId="082D1C8F" w:rsidR="007B67F3" w:rsidRPr="009432BC" w:rsidRDefault="007B67F3" w:rsidP="00291A9E">
            <w:pPr>
              <w:pStyle w:val="TABLE-cell"/>
              <w:rPr>
                <w:ins w:id="4602" w:author="Charles Gifford" w:date="2017-03-19T00:00:00Z"/>
              </w:rPr>
            </w:pPr>
            <w:ins w:id="4603" w:author="Charles Gifford" w:date="2017-03-19T00:03:00Z">
              <w:r>
                <w:rPr>
                  <w:lang w:val="en-US"/>
                </w:rPr>
                <w:t>P</w:t>
              </w:r>
              <w:r w:rsidRPr="007B67F3">
                <w:rPr>
                  <w:lang w:val="en-US"/>
                </w:rPr>
                <w:t>hysical asset</w:t>
              </w:r>
            </w:ins>
            <w:ins w:id="4604" w:author="Charles Gifford" w:date="2017-03-19T00:00:00Z">
              <w:r w:rsidRPr="00A729EC">
                <w:rPr>
                  <w:lang w:val="en-US"/>
                </w:rPr>
                <w:t xml:space="preserve"> </w:t>
              </w:r>
              <w:r w:rsidRPr="00E32145">
                <w:rPr>
                  <w:lang w:val="en-US"/>
                </w:rPr>
                <w:t>class</w:t>
              </w:r>
            </w:ins>
          </w:p>
        </w:tc>
        <w:tc>
          <w:tcPr>
            <w:tcW w:w="2070" w:type="dxa"/>
            <w:shd w:val="clear" w:color="auto" w:fill="auto"/>
          </w:tcPr>
          <w:p w14:paraId="1991EB38" w14:textId="5B83C04A" w:rsidR="007B67F3" w:rsidRPr="009432BC" w:rsidRDefault="007B67F3" w:rsidP="00291A9E">
            <w:pPr>
              <w:pStyle w:val="TABLE-cell"/>
              <w:rPr>
                <w:ins w:id="4605" w:author="Charles Gifford" w:date="2017-03-19T00:00:00Z"/>
              </w:rPr>
            </w:pPr>
            <w:ins w:id="4606" w:author="Charles Gifford" w:date="2017-03-19T00:04:00Z">
              <w:r>
                <w:rPr>
                  <w:lang w:val="en-US"/>
                </w:rPr>
                <w:t>P</w:t>
              </w:r>
              <w:r w:rsidRPr="007B67F3">
                <w:rPr>
                  <w:lang w:val="en-US"/>
                </w:rPr>
                <w:t>hysical asset</w:t>
              </w:r>
            </w:ins>
            <w:ins w:id="4607" w:author="Charles Gifford" w:date="2017-03-19T00:00:00Z">
              <w:r w:rsidRPr="00E32145">
                <w:rPr>
                  <w:lang w:val="en-US"/>
                </w:rPr>
                <w:t xml:space="preserve"> superclass</w:t>
              </w:r>
            </w:ins>
          </w:p>
        </w:tc>
        <w:tc>
          <w:tcPr>
            <w:tcW w:w="1080" w:type="dxa"/>
            <w:shd w:val="clear" w:color="auto" w:fill="auto"/>
          </w:tcPr>
          <w:p w14:paraId="0DF97925" w14:textId="77777777" w:rsidR="007B67F3" w:rsidRPr="009432BC" w:rsidRDefault="007B67F3" w:rsidP="00291A9E">
            <w:pPr>
              <w:pStyle w:val="TABLE-cell"/>
              <w:rPr>
                <w:ins w:id="4608" w:author="Charles Gifford" w:date="2017-03-19T00:00:00Z"/>
              </w:rPr>
            </w:pPr>
            <w:ins w:id="4609" w:author="Charles Gifford" w:date="2017-03-19T00:00:00Z">
              <w:r>
                <w:rPr>
                  <w:lang w:val="en-US"/>
                </w:rPr>
                <w:t>0..*</w:t>
              </w:r>
            </w:ins>
          </w:p>
        </w:tc>
        <w:tc>
          <w:tcPr>
            <w:tcW w:w="3780" w:type="dxa"/>
            <w:shd w:val="clear" w:color="auto" w:fill="auto"/>
          </w:tcPr>
          <w:p w14:paraId="36A943F4" w14:textId="54B53A4B" w:rsidR="007B67F3" w:rsidRPr="009432BC" w:rsidRDefault="007B67F3" w:rsidP="00291A9E">
            <w:pPr>
              <w:pStyle w:val="TABLE-cell"/>
              <w:rPr>
                <w:ins w:id="4610" w:author="Charles Gifford" w:date="2017-03-19T00:00:00Z"/>
              </w:rPr>
            </w:pPr>
            <w:ins w:id="4611" w:author="Charles Gifford" w:date="2017-03-19T00:00:00Z">
              <w:r w:rsidRPr="00E32145">
                <w:rPr>
                  <w:lang w:val="en-US"/>
                </w:rPr>
                <w:t xml:space="preserve">The </w:t>
              </w:r>
            </w:ins>
            <w:ins w:id="4612" w:author="Charles Gifford" w:date="2017-03-19T00:02:00Z">
              <w:r>
                <w:rPr>
                  <w:i/>
                  <w:lang w:val="en-US"/>
                </w:rPr>
                <w:t>physical asset</w:t>
              </w:r>
            </w:ins>
            <w:ins w:id="4613" w:author="Charles Gifford" w:date="2017-03-19T00:00:00Z">
              <w:r w:rsidRPr="000933AD">
                <w:rPr>
                  <w:i/>
                  <w:lang w:val="en-US"/>
                </w:rPr>
                <w:t xml:space="preserve"> class</w:t>
              </w:r>
              <w:r w:rsidRPr="00E32145">
                <w:rPr>
                  <w:i/>
                  <w:lang w:val="en-US"/>
                </w:rPr>
                <w:t>es</w:t>
              </w:r>
              <w:r w:rsidRPr="00E32145">
                <w:rPr>
                  <w:lang w:val="en-US"/>
                </w:rPr>
                <w:t xml:space="preserve"> of which this </w:t>
              </w:r>
            </w:ins>
            <w:ins w:id="4614" w:author="Charles Gifford" w:date="2017-03-19T00:02:00Z">
              <w:r>
                <w:rPr>
                  <w:i/>
                  <w:lang w:val="en-US"/>
                </w:rPr>
                <w:t>physical asset</w:t>
              </w:r>
            </w:ins>
            <w:ins w:id="4615" w:author="Charles Gifford" w:date="2017-03-19T00:00:00Z">
              <w:r w:rsidRPr="000933AD">
                <w:rPr>
                  <w:i/>
                  <w:lang w:val="en-US"/>
                </w:rPr>
                <w:t xml:space="preserve"> class</w:t>
              </w:r>
              <w:r w:rsidRPr="00E32145">
                <w:rPr>
                  <w:lang w:val="en-US"/>
                </w:rPr>
                <w:t xml:space="preserve"> is a specialization</w:t>
              </w:r>
              <w:r w:rsidRPr="00E32145">
                <w:rPr>
                  <w:i/>
                  <w:lang w:val="en-US"/>
                </w:rPr>
                <w:t>.</w:t>
              </w:r>
            </w:ins>
          </w:p>
        </w:tc>
      </w:tr>
      <w:tr w:rsidR="007B67F3" w:rsidRPr="009432BC" w14:paraId="1CF7AB40" w14:textId="77777777" w:rsidTr="00291A9E">
        <w:trPr>
          <w:trHeight w:val="332"/>
          <w:ins w:id="4616" w:author="Charles Gifford" w:date="2017-03-19T00:00:00Z"/>
        </w:trPr>
        <w:tc>
          <w:tcPr>
            <w:tcW w:w="2155" w:type="dxa"/>
            <w:shd w:val="clear" w:color="auto" w:fill="auto"/>
          </w:tcPr>
          <w:p w14:paraId="2E3453FD" w14:textId="27EA66EE" w:rsidR="007B67F3" w:rsidRDefault="007B67F3" w:rsidP="00291A9E">
            <w:pPr>
              <w:pStyle w:val="TABLE-cell"/>
              <w:rPr>
                <w:ins w:id="4617" w:author="Charles Gifford" w:date="2017-03-19T00:00:00Z"/>
                <w:lang w:val="en-US"/>
              </w:rPr>
            </w:pPr>
            <w:ins w:id="4618" w:author="Charles Gifford" w:date="2017-03-19T00:03:00Z">
              <w:r>
                <w:t>P</w:t>
              </w:r>
              <w:r w:rsidRPr="007B67F3">
                <w:t>hysical asset</w:t>
              </w:r>
            </w:ins>
            <w:ins w:id="4619" w:author="Charles Gifford" w:date="2017-03-19T00:00:00Z">
              <w:r w:rsidRPr="00F06814">
                <w:t xml:space="preserve"> class</w:t>
              </w:r>
            </w:ins>
          </w:p>
        </w:tc>
        <w:tc>
          <w:tcPr>
            <w:tcW w:w="2070" w:type="dxa"/>
            <w:shd w:val="clear" w:color="auto" w:fill="auto"/>
          </w:tcPr>
          <w:p w14:paraId="2886E295" w14:textId="1B62CAE5" w:rsidR="007B67F3" w:rsidRDefault="007B67F3" w:rsidP="00291A9E">
            <w:pPr>
              <w:pStyle w:val="TABLE-cell"/>
              <w:rPr>
                <w:ins w:id="4620" w:author="Charles Gifford" w:date="2017-03-19T00:00:00Z"/>
                <w:lang w:val="en-US"/>
              </w:rPr>
            </w:pPr>
            <w:ins w:id="4621" w:author="Charles Gifford" w:date="2017-03-19T00:00:00Z">
              <w:r w:rsidRPr="00F06814">
                <w:t xml:space="preserve">Contained </w:t>
              </w:r>
            </w:ins>
            <w:ins w:id="4622" w:author="Charles Gifford" w:date="2017-03-19T00:02:00Z">
              <w:r>
                <w:t>physical asset</w:t>
              </w:r>
            </w:ins>
            <w:ins w:id="4623" w:author="Charles Gifford" w:date="2017-03-19T00:00:00Z">
              <w:r w:rsidRPr="00F06814">
                <w:t xml:space="preserve"> class</w:t>
              </w:r>
            </w:ins>
          </w:p>
        </w:tc>
        <w:tc>
          <w:tcPr>
            <w:tcW w:w="1080" w:type="dxa"/>
            <w:shd w:val="clear" w:color="auto" w:fill="auto"/>
          </w:tcPr>
          <w:p w14:paraId="59AF4784" w14:textId="77777777" w:rsidR="007B67F3" w:rsidRDefault="007B67F3" w:rsidP="00291A9E">
            <w:pPr>
              <w:pStyle w:val="TABLE-cell"/>
              <w:rPr>
                <w:ins w:id="4624" w:author="Charles Gifford" w:date="2017-03-19T00:00:00Z"/>
                <w:lang w:val="en-US"/>
              </w:rPr>
            </w:pPr>
            <w:ins w:id="4625" w:author="Charles Gifford" w:date="2017-03-19T00:00:00Z">
              <w:r w:rsidRPr="00D04D26">
                <w:rPr>
                  <w:lang w:val="en-US"/>
                </w:rPr>
                <w:t>0..*</w:t>
              </w:r>
            </w:ins>
          </w:p>
        </w:tc>
        <w:tc>
          <w:tcPr>
            <w:tcW w:w="3780" w:type="dxa"/>
            <w:shd w:val="clear" w:color="auto" w:fill="auto"/>
          </w:tcPr>
          <w:p w14:paraId="3457878B" w14:textId="1661D2B0" w:rsidR="007B67F3" w:rsidRPr="00E32145" w:rsidRDefault="00A63114" w:rsidP="00291A9E">
            <w:pPr>
              <w:pStyle w:val="TABLE-cell"/>
              <w:rPr>
                <w:ins w:id="4626" w:author="Charles Gifford" w:date="2017-03-19T00:00:00Z"/>
                <w:lang w:val="en-US"/>
              </w:rPr>
            </w:pPr>
            <w:ins w:id="4627" w:author="Charles Gifford" w:date="2017-03-19T09:49:00Z">
              <w:r w:rsidRPr="00A63114">
                <w:rPr>
                  <w:lang w:val="en-US"/>
                </w:rPr>
                <w:t xml:space="preserve">The child </w:t>
              </w:r>
            </w:ins>
            <w:ins w:id="4628" w:author="Charles Gifford" w:date="2017-03-19T09:50:00Z">
              <w:r w:rsidRPr="00546627">
                <w:rPr>
                  <w:i/>
                  <w:lang w:val="en-US"/>
                </w:rPr>
                <w:t xml:space="preserve">physical asset </w:t>
              </w:r>
            </w:ins>
            <w:ins w:id="4629" w:author="Charles Gifford" w:date="2017-03-19T09:49:00Z">
              <w:r w:rsidRPr="00546627">
                <w:rPr>
                  <w:i/>
                  <w:lang w:val="en-US"/>
                </w:rPr>
                <w:t xml:space="preserve">classes </w:t>
              </w:r>
              <w:r w:rsidRPr="00A63114">
                <w:rPr>
                  <w:lang w:val="en-US"/>
                </w:rPr>
                <w:t xml:space="preserve">contained within this </w:t>
              </w:r>
            </w:ins>
            <w:ins w:id="4630" w:author="Charles Gifford" w:date="2017-03-19T09:50:00Z">
              <w:r w:rsidRPr="00546627">
                <w:rPr>
                  <w:i/>
                  <w:lang w:val="en-US"/>
                </w:rPr>
                <w:t>physical asset</w:t>
              </w:r>
            </w:ins>
            <w:ins w:id="4631" w:author="Charles Gifford" w:date="2017-03-19T09:49:00Z">
              <w:r w:rsidRPr="00546627">
                <w:rPr>
                  <w:i/>
                  <w:lang w:val="en-US"/>
                </w:rPr>
                <w:t xml:space="preserve"> class</w:t>
              </w:r>
              <w:r w:rsidRPr="00A63114">
                <w:rPr>
                  <w:lang w:val="en-US"/>
                </w:rPr>
                <w:t>.</w:t>
              </w:r>
            </w:ins>
          </w:p>
        </w:tc>
      </w:tr>
      <w:tr w:rsidR="00A63114" w:rsidRPr="009432BC" w14:paraId="34901566" w14:textId="77777777" w:rsidTr="00291A9E">
        <w:trPr>
          <w:trHeight w:val="332"/>
          <w:ins w:id="4632" w:author="Charles Gifford" w:date="2017-03-19T09:49:00Z"/>
        </w:trPr>
        <w:tc>
          <w:tcPr>
            <w:tcW w:w="2155" w:type="dxa"/>
            <w:shd w:val="clear" w:color="auto" w:fill="auto"/>
          </w:tcPr>
          <w:p w14:paraId="5A34DE77" w14:textId="326D4C81" w:rsidR="00A63114" w:rsidRDefault="00A63114" w:rsidP="00A63114">
            <w:pPr>
              <w:pStyle w:val="TABLE-cell"/>
              <w:rPr>
                <w:ins w:id="4633" w:author="Charles Gifford" w:date="2017-03-19T09:49:00Z"/>
              </w:rPr>
            </w:pPr>
            <w:ins w:id="4634" w:author="Charles Gifford" w:date="2017-03-19T09:49:00Z">
              <w:r>
                <w:t>P</w:t>
              </w:r>
              <w:r w:rsidRPr="007B67F3">
                <w:t>hysical asset</w:t>
              </w:r>
              <w:r w:rsidRPr="00F06814">
                <w:t xml:space="preserve"> class</w:t>
              </w:r>
            </w:ins>
          </w:p>
        </w:tc>
        <w:tc>
          <w:tcPr>
            <w:tcW w:w="2070" w:type="dxa"/>
            <w:shd w:val="clear" w:color="auto" w:fill="auto"/>
          </w:tcPr>
          <w:p w14:paraId="3947610F" w14:textId="2125D182" w:rsidR="00A63114" w:rsidRPr="00F06814" w:rsidRDefault="00A63114" w:rsidP="00A63114">
            <w:pPr>
              <w:pStyle w:val="TABLE-cell"/>
              <w:rPr>
                <w:ins w:id="4635" w:author="Charles Gifford" w:date="2017-03-19T09:49:00Z"/>
              </w:rPr>
            </w:pPr>
            <w:ins w:id="4636" w:author="Charles Gifford" w:date="2017-03-19T09:49:00Z">
              <w:r>
                <w:t>Physical asset</w:t>
              </w:r>
              <w:r w:rsidRPr="00F06814">
                <w:t xml:space="preserve"> class</w:t>
              </w:r>
            </w:ins>
          </w:p>
        </w:tc>
        <w:tc>
          <w:tcPr>
            <w:tcW w:w="1080" w:type="dxa"/>
            <w:shd w:val="clear" w:color="auto" w:fill="auto"/>
          </w:tcPr>
          <w:p w14:paraId="02635086" w14:textId="353AFF5F" w:rsidR="00A63114" w:rsidRPr="00D04D26" w:rsidRDefault="00A63114" w:rsidP="00A63114">
            <w:pPr>
              <w:pStyle w:val="TABLE-cell"/>
              <w:rPr>
                <w:ins w:id="4637" w:author="Charles Gifford" w:date="2017-03-19T09:49:00Z"/>
                <w:lang w:val="en-US"/>
              </w:rPr>
            </w:pPr>
            <w:ins w:id="4638" w:author="Charles Gifford" w:date="2017-03-19T09:49:00Z">
              <w:r w:rsidRPr="00D04D26">
                <w:rPr>
                  <w:lang w:val="en-US"/>
                </w:rPr>
                <w:t>0..*</w:t>
              </w:r>
            </w:ins>
          </w:p>
        </w:tc>
        <w:tc>
          <w:tcPr>
            <w:tcW w:w="3780" w:type="dxa"/>
            <w:shd w:val="clear" w:color="auto" w:fill="auto"/>
          </w:tcPr>
          <w:p w14:paraId="3714D083" w14:textId="3363B0BC" w:rsidR="00A63114" w:rsidRPr="00D04D26" w:rsidRDefault="00A63114" w:rsidP="00A63114">
            <w:pPr>
              <w:pStyle w:val="TABLE-cell"/>
              <w:rPr>
                <w:ins w:id="4639" w:author="Charles Gifford" w:date="2017-03-19T09:49:00Z"/>
                <w:lang w:val="en-US"/>
              </w:rPr>
            </w:pPr>
            <w:ins w:id="4640" w:author="Charles Gifford" w:date="2017-03-19T09:49:00Z">
              <w:r w:rsidRPr="00D04D26">
                <w:rPr>
                  <w:lang w:val="en-US"/>
                </w:rPr>
                <w:t xml:space="preserve">This </w:t>
              </w:r>
              <w:r>
                <w:rPr>
                  <w:i/>
                  <w:lang w:val="en-US"/>
                </w:rPr>
                <w:t>physical asset</w:t>
              </w:r>
              <w:r w:rsidRPr="007B67F3">
                <w:rPr>
                  <w:i/>
                  <w:lang w:val="en-US"/>
                </w:rPr>
                <w:t xml:space="preserve"> class</w:t>
              </w:r>
              <w:r w:rsidRPr="00D04D26">
                <w:rPr>
                  <w:lang w:val="en-US"/>
                </w:rPr>
                <w:t xml:space="preserve"> is part of the related object as the whole.</w:t>
              </w:r>
            </w:ins>
          </w:p>
        </w:tc>
      </w:tr>
      <w:tr w:rsidR="007B67F3" w:rsidRPr="009432BC" w14:paraId="3E288F36" w14:textId="77777777" w:rsidTr="00291A9E">
        <w:trPr>
          <w:trHeight w:val="314"/>
          <w:ins w:id="4641" w:author="Charles Gifford" w:date="2017-03-19T00:00:00Z"/>
        </w:trPr>
        <w:tc>
          <w:tcPr>
            <w:tcW w:w="2155" w:type="dxa"/>
            <w:shd w:val="clear" w:color="auto" w:fill="auto"/>
          </w:tcPr>
          <w:p w14:paraId="6471823A" w14:textId="07F34034" w:rsidR="007B67F3" w:rsidRPr="009432BC" w:rsidRDefault="007B67F3" w:rsidP="00291A9E">
            <w:pPr>
              <w:pStyle w:val="TABLE-cell"/>
              <w:rPr>
                <w:ins w:id="4642" w:author="Charles Gifford" w:date="2017-03-19T00:00:00Z"/>
              </w:rPr>
            </w:pPr>
            <w:ins w:id="4643" w:author="Charles Gifford" w:date="2017-03-19T00:03:00Z">
              <w:r>
                <w:rPr>
                  <w:lang w:val="en-US"/>
                </w:rPr>
                <w:t>P</w:t>
              </w:r>
              <w:r w:rsidRPr="007B67F3">
                <w:rPr>
                  <w:lang w:val="en-US"/>
                </w:rPr>
                <w:t>hysical asset</w:t>
              </w:r>
            </w:ins>
            <w:ins w:id="4644" w:author="Charles Gifford" w:date="2017-03-19T00:00:00Z">
              <w:r w:rsidRPr="00A729EC">
                <w:rPr>
                  <w:lang w:val="en-US"/>
                </w:rPr>
                <w:t xml:space="preserve"> </w:t>
              </w:r>
              <w:r w:rsidRPr="00E32145">
                <w:rPr>
                  <w:lang w:val="en-US"/>
                </w:rPr>
                <w:t>class property</w:t>
              </w:r>
            </w:ins>
          </w:p>
        </w:tc>
        <w:tc>
          <w:tcPr>
            <w:tcW w:w="2070" w:type="dxa"/>
            <w:shd w:val="clear" w:color="auto" w:fill="auto"/>
          </w:tcPr>
          <w:p w14:paraId="719DCBF3" w14:textId="0B892E48" w:rsidR="007B67F3" w:rsidRPr="009432BC" w:rsidRDefault="007B67F3" w:rsidP="00291A9E">
            <w:pPr>
              <w:pStyle w:val="TABLE-cell"/>
              <w:rPr>
                <w:ins w:id="4645" w:author="Charles Gifford" w:date="2017-03-19T00:00:00Z"/>
              </w:rPr>
            </w:pPr>
            <w:ins w:id="4646" w:author="Charles Gifford" w:date="2017-03-19T00:04:00Z">
              <w:r>
                <w:rPr>
                  <w:lang w:val="en-US"/>
                </w:rPr>
                <w:t>P</w:t>
              </w:r>
              <w:r w:rsidRPr="007B67F3">
                <w:rPr>
                  <w:lang w:val="en-US"/>
                </w:rPr>
                <w:t>hysical asset</w:t>
              </w:r>
            </w:ins>
            <w:ins w:id="4647" w:author="Charles Gifford" w:date="2017-03-19T00:00:00Z">
              <w:r w:rsidRPr="00A729EC">
                <w:rPr>
                  <w:lang w:val="en-US"/>
                </w:rPr>
                <w:t xml:space="preserve"> </w:t>
              </w:r>
              <w:r w:rsidRPr="00E32145">
                <w:rPr>
                  <w:lang w:val="en-US"/>
                </w:rPr>
                <w:t>class property</w:t>
              </w:r>
            </w:ins>
            <w:ins w:id="4648" w:author="Charles Gifford" w:date="2017-03-27T18:07:00Z">
              <w:r w:rsidR="00702EC8">
                <w:rPr>
                  <w:lang w:val="en-US"/>
                </w:rPr>
                <w:t xml:space="preserve"> </w:t>
              </w:r>
            </w:ins>
          </w:p>
        </w:tc>
        <w:tc>
          <w:tcPr>
            <w:tcW w:w="1080" w:type="dxa"/>
            <w:shd w:val="clear" w:color="auto" w:fill="auto"/>
          </w:tcPr>
          <w:p w14:paraId="4DA62429" w14:textId="77777777" w:rsidR="007B67F3" w:rsidRPr="009432BC" w:rsidRDefault="007B67F3" w:rsidP="00291A9E">
            <w:pPr>
              <w:pStyle w:val="TABLE-cell"/>
              <w:rPr>
                <w:ins w:id="4649" w:author="Charles Gifford" w:date="2017-03-19T00:00:00Z"/>
              </w:rPr>
            </w:pPr>
            <w:ins w:id="4650" w:author="Charles Gifford" w:date="2017-03-19T00:00:00Z">
              <w:r w:rsidRPr="00E32145">
                <w:rPr>
                  <w:lang w:val="en-US"/>
                </w:rPr>
                <w:t>0..</w:t>
              </w:r>
              <w:r>
                <w:rPr>
                  <w:lang w:val="en-US"/>
                </w:rPr>
                <w:t>*</w:t>
              </w:r>
            </w:ins>
          </w:p>
        </w:tc>
        <w:tc>
          <w:tcPr>
            <w:tcW w:w="3780" w:type="dxa"/>
            <w:shd w:val="clear" w:color="auto" w:fill="auto"/>
          </w:tcPr>
          <w:p w14:paraId="79C60E89" w14:textId="059768D2" w:rsidR="007B67F3" w:rsidRPr="009432BC" w:rsidRDefault="007B67F3" w:rsidP="00291A9E">
            <w:pPr>
              <w:pStyle w:val="TABLE-cell"/>
              <w:rPr>
                <w:ins w:id="4651" w:author="Charles Gifford" w:date="2017-03-19T00:00:00Z"/>
              </w:rPr>
            </w:pPr>
            <w:ins w:id="4652" w:author="Charles Gifford" w:date="2017-03-19T00:00:00Z">
              <w:r w:rsidRPr="00E32145">
                <w:rPr>
                  <w:lang w:val="en-US"/>
                </w:rPr>
                <w:t xml:space="preserve">The </w:t>
              </w:r>
            </w:ins>
            <w:ins w:id="4653" w:author="Charles Gifford" w:date="2017-03-19T00:02:00Z">
              <w:r>
                <w:rPr>
                  <w:i/>
                  <w:lang w:val="en-US"/>
                </w:rPr>
                <w:t>physical asset</w:t>
              </w:r>
            </w:ins>
            <w:ins w:id="4654" w:author="Charles Gifford" w:date="2017-03-19T00:00:00Z">
              <w:r w:rsidRPr="000933AD">
                <w:rPr>
                  <w:i/>
                  <w:lang w:val="en-US"/>
                </w:rPr>
                <w:t xml:space="preserve"> class </w:t>
              </w:r>
              <w:r w:rsidRPr="00E32145">
                <w:rPr>
                  <w:i/>
                  <w:lang w:val="en-US"/>
                </w:rPr>
                <w:t>properties</w:t>
              </w:r>
              <w:r w:rsidRPr="00E32145">
                <w:rPr>
                  <w:lang w:val="en-US"/>
                </w:rPr>
                <w:t xml:space="preserve"> of this </w:t>
              </w:r>
            </w:ins>
            <w:ins w:id="4655" w:author="Charles Gifford" w:date="2017-03-19T00:02:00Z">
              <w:r>
                <w:rPr>
                  <w:i/>
                  <w:lang w:val="en-US"/>
                </w:rPr>
                <w:t>physical asset</w:t>
              </w:r>
            </w:ins>
            <w:ins w:id="4656" w:author="Charles Gifford" w:date="2017-03-19T00:00:00Z">
              <w:r w:rsidRPr="000933AD">
                <w:rPr>
                  <w:i/>
                  <w:lang w:val="en-US"/>
                </w:rPr>
                <w:t xml:space="preserve"> class</w:t>
              </w:r>
              <w:r w:rsidRPr="00E32145">
                <w:rPr>
                  <w:lang w:val="en-US"/>
                </w:rPr>
                <w:t>.</w:t>
              </w:r>
            </w:ins>
          </w:p>
        </w:tc>
      </w:tr>
      <w:tr w:rsidR="007B67F3" w:rsidRPr="009432BC" w14:paraId="049FB6B6" w14:textId="77777777" w:rsidTr="00291A9E">
        <w:trPr>
          <w:trHeight w:val="440"/>
          <w:ins w:id="4657" w:author="Charles Gifford" w:date="2017-03-19T00:00:00Z"/>
        </w:trPr>
        <w:tc>
          <w:tcPr>
            <w:tcW w:w="2155" w:type="dxa"/>
            <w:shd w:val="clear" w:color="auto" w:fill="auto"/>
          </w:tcPr>
          <w:p w14:paraId="350AE4C2" w14:textId="7E5BBAAE" w:rsidR="007B67F3" w:rsidRDefault="007B67F3" w:rsidP="00291A9E">
            <w:pPr>
              <w:pStyle w:val="TABLE-cell"/>
              <w:rPr>
                <w:ins w:id="4658" w:author="Charles Gifford" w:date="2017-03-19T00:00:00Z"/>
                <w:lang w:val="en-US"/>
              </w:rPr>
            </w:pPr>
            <w:ins w:id="4659" w:author="Charles Gifford" w:date="2017-03-19T00:03:00Z">
              <w:r>
                <w:rPr>
                  <w:szCs w:val="20"/>
                  <w:lang w:val="en-US"/>
                </w:rPr>
                <w:t>P</w:t>
              </w:r>
              <w:r w:rsidRPr="007B67F3">
                <w:rPr>
                  <w:szCs w:val="20"/>
                  <w:lang w:val="en-US"/>
                </w:rPr>
                <w:t>hysical asset</w:t>
              </w:r>
            </w:ins>
          </w:p>
        </w:tc>
        <w:tc>
          <w:tcPr>
            <w:tcW w:w="2070" w:type="dxa"/>
            <w:shd w:val="clear" w:color="auto" w:fill="auto"/>
          </w:tcPr>
          <w:p w14:paraId="7DF6ADA8" w14:textId="77777777" w:rsidR="007B67F3" w:rsidRDefault="007B67F3" w:rsidP="00291A9E">
            <w:pPr>
              <w:pStyle w:val="TABLE-cell"/>
              <w:rPr>
                <w:ins w:id="4660" w:author="Charles Gifford" w:date="2017-03-19T00:00:00Z"/>
                <w:lang w:val="en-US"/>
              </w:rPr>
            </w:pPr>
            <w:ins w:id="4661" w:author="Charles Gifford" w:date="2017-03-19T00:00:00Z">
              <w:r>
                <w:rPr>
                  <w:szCs w:val="20"/>
                  <w:lang w:val="en-US"/>
                </w:rPr>
                <w:t>NA</w:t>
              </w:r>
            </w:ins>
          </w:p>
        </w:tc>
        <w:tc>
          <w:tcPr>
            <w:tcW w:w="1080" w:type="dxa"/>
            <w:shd w:val="clear" w:color="auto" w:fill="auto"/>
          </w:tcPr>
          <w:p w14:paraId="7B70F54C" w14:textId="77777777" w:rsidR="007B67F3" w:rsidRPr="00E32145" w:rsidRDefault="007B67F3" w:rsidP="00291A9E">
            <w:pPr>
              <w:pStyle w:val="TABLE-cell"/>
              <w:rPr>
                <w:ins w:id="4662" w:author="Charles Gifford" w:date="2017-03-19T00:00:00Z"/>
                <w:lang w:val="en-US"/>
              </w:rPr>
            </w:pPr>
            <w:ins w:id="4663" w:author="Charles Gifford" w:date="2017-03-19T00:00:00Z">
              <w:r>
                <w:rPr>
                  <w:szCs w:val="20"/>
                  <w:lang w:val="en-US"/>
                </w:rPr>
                <w:t>0..*</w:t>
              </w:r>
            </w:ins>
          </w:p>
        </w:tc>
        <w:tc>
          <w:tcPr>
            <w:tcW w:w="3780" w:type="dxa"/>
            <w:shd w:val="clear" w:color="auto" w:fill="auto"/>
          </w:tcPr>
          <w:p w14:paraId="377F5AC6" w14:textId="1EA4A726" w:rsidR="007B67F3" w:rsidRPr="00C37A90" w:rsidRDefault="007B67F3" w:rsidP="00291A9E">
            <w:pPr>
              <w:pStyle w:val="TABLE-cell"/>
              <w:rPr>
                <w:ins w:id="4664" w:author="Charles Gifford" w:date="2017-03-19T00:00:00Z"/>
                <w:i/>
                <w:lang w:val="en-US"/>
              </w:rPr>
            </w:pPr>
            <w:ins w:id="4665" w:author="Charles Gifford" w:date="2017-03-19T00:00:00Z">
              <w:r w:rsidRPr="00A729EC">
                <w:rPr>
                  <w:lang w:val="en-US"/>
                </w:rPr>
                <w:t xml:space="preserve">The </w:t>
              </w:r>
            </w:ins>
            <w:ins w:id="4666" w:author="Charles Gifford" w:date="2017-03-19T00:02:00Z">
              <w:r>
                <w:rPr>
                  <w:i/>
                  <w:lang w:val="en-US"/>
                </w:rPr>
                <w:t>physical asset</w:t>
              </w:r>
            </w:ins>
            <w:ins w:id="4667" w:author="Charles Gifford" w:date="2017-03-19T00:00:00Z">
              <w:r w:rsidRPr="00C37A90">
                <w:rPr>
                  <w:i/>
                  <w:lang w:val="en-US"/>
                </w:rPr>
                <w:t xml:space="preserve"> </w:t>
              </w:r>
              <w:r w:rsidRPr="00A729EC">
                <w:rPr>
                  <w:lang w:val="en-US"/>
                </w:rPr>
                <w:t xml:space="preserve">objects support this </w:t>
              </w:r>
            </w:ins>
            <w:ins w:id="4668" w:author="Charles Gifford" w:date="2017-03-19T00:02:00Z">
              <w:r>
                <w:rPr>
                  <w:i/>
                  <w:lang w:val="en-US"/>
                </w:rPr>
                <w:t>physical asset</w:t>
              </w:r>
            </w:ins>
            <w:ins w:id="4669" w:author="Charles Gifford" w:date="2017-03-19T00:00:00Z">
              <w:r w:rsidRPr="00C37A90">
                <w:rPr>
                  <w:i/>
                  <w:lang w:val="en-US"/>
                </w:rPr>
                <w:t xml:space="preserve"> class. </w:t>
              </w:r>
            </w:ins>
          </w:p>
          <w:p w14:paraId="2BCA22A4" w14:textId="29C2C9C7" w:rsidR="007B67F3" w:rsidRPr="00E32145" w:rsidRDefault="007B67F3" w:rsidP="00291A9E">
            <w:pPr>
              <w:pStyle w:val="TABLE-cell"/>
              <w:rPr>
                <w:ins w:id="4670" w:author="Charles Gifford" w:date="2017-03-19T00:00:00Z"/>
                <w:lang w:val="en-US"/>
              </w:rPr>
            </w:pPr>
            <w:ins w:id="4671" w:author="Charles Gifford" w:date="2017-03-19T00:00:00Z">
              <w:r w:rsidRPr="00A729EC">
                <w:rPr>
                  <w:lang w:val="en-US"/>
                </w:rPr>
                <w:t xml:space="preserve">The </w:t>
              </w:r>
            </w:ins>
            <w:ins w:id="4672" w:author="Charles Gifford" w:date="2017-03-19T00:02:00Z">
              <w:r>
                <w:rPr>
                  <w:i/>
                  <w:lang w:val="en-US"/>
                </w:rPr>
                <w:t>physical asset</w:t>
              </w:r>
            </w:ins>
            <w:ins w:id="4673" w:author="Charles Gifford" w:date="2017-03-19T00:00:00Z">
              <w:r w:rsidRPr="00C37A90">
                <w:rPr>
                  <w:i/>
                  <w:lang w:val="en-US"/>
                </w:rPr>
                <w:t xml:space="preserve"> </w:t>
              </w:r>
              <w:r w:rsidRPr="00A729EC">
                <w:rPr>
                  <w:lang w:val="en-US"/>
                </w:rPr>
                <w:t xml:space="preserve">objects support the </w:t>
              </w:r>
            </w:ins>
            <w:ins w:id="4674" w:author="Charles Gifford" w:date="2017-03-19T00:02:00Z">
              <w:r>
                <w:rPr>
                  <w:i/>
                  <w:lang w:val="en-US"/>
                </w:rPr>
                <w:t>physical asset</w:t>
              </w:r>
            </w:ins>
            <w:ins w:id="4675" w:author="Charles Gifford" w:date="2017-03-19T00:00:00Z">
              <w:r w:rsidRPr="00C37A90">
                <w:rPr>
                  <w:i/>
                  <w:lang w:val="en-US"/>
                </w:rPr>
                <w:t xml:space="preserve"> class property(s)</w:t>
              </w:r>
              <w:r w:rsidRPr="00A729EC">
                <w:rPr>
                  <w:lang w:val="en-US"/>
                </w:rPr>
                <w:t xml:space="preserve"> associated with this </w:t>
              </w:r>
            </w:ins>
            <w:ins w:id="4676" w:author="Charles Gifford" w:date="2017-03-19T00:02:00Z">
              <w:r>
                <w:rPr>
                  <w:i/>
                  <w:lang w:val="en-US"/>
                </w:rPr>
                <w:t>physical asset</w:t>
              </w:r>
            </w:ins>
            <w:ins w:id="4677" w:author="Charles Gifford" w:date="2017-03-19T00:00:00Z">
              <w:r w:rsidRPr="00C37A90">
                <w:rPr>
                  <w:i/>
                  <w:lang w:val="en-US"/>
                </w:rPr>
                <w:t xml:space="preserve"> class</w:t>
              </w:r>
              <w:r w:rsidRPr="00A729EC">
                <w:rPr>
                  <w:lang w:val="en-US"/>
                </w:rPr>
                <w:t>.</w:t>
              </w:r>
            </w:ins>
          </w:p>
        </w:tc>
      </w:tr>
    </w:tbl>
    <w:p w14:paraId="14760B88" w14:textId="77777777" w:rsidR="007B67F3" w:rsidRPr="007B67F3" w:rsidRDefault="007B67F3" w:rsidP="007B67F3">
      <w:pPr>
        <w:rPr>
          <w:ins w:id="4678" w:author="Charles Gifford" w:date="2017-03-18T22:30:00Z"/>
          <w:lang w:val="en-US"/>
        </w:rPr>
      </w:pPr>
    </w:p>
    <w:p w14:paraId="0A4A0DB7" w14:textId="0DBE0DF2" w:rsidR="00A27713" w:rsidRPr="001C220C" w:rsidRDefault="001B7250" w:rsidP="00E05180">
      <w:pPr>
        <w:pStyle w:val="TABLE-title"/>
        <w:rPr>
          <w:ins w:id="4679" w:author="Charles Gifford" w:date="2017-03-18T22:30:00Z"/>
          <w:lang w:val="en-US"/>
        </w:rPr>
      </w:pPr>
      <w:bookmarkStart w:id="4680" w:name="_Ref477955220"/>
      <w:bookmarkStart w:id="4681" w:name="_Toc478492348"/>
      <w:ins w:id="4682" w:author="Charles Gifford" w:date="2017-03-22T14:09:00Z">
        <w:r>
          <w:t xml:space="preserve">Table </w:t>
        </w:r>
        <w:r>
          <w:fldChar w:fldCharType="begin"/>
        </w:r>
        <w:r>
          <w:instrText xml:space="preserve"> SEQ Table \* ARABIC </w:instrText>
        </w:r>
      </w:ins>
      <w:r>
        <w:fldChar w:fldCharType="separate"/>
      </w:r>
      <w:ins w:id="4683" w:author="Charles Gifford" w:date="2017-03-22T14:09:00Z">
        <w:r>
          <w:rPr>
            <w:noProof/>
          </w:rPr>
          <w:t>47</w:t>
        </w:r>
        <w:r>
          <w:fldChar w:fldCharType="end"/>
        </w:r>
        <w:bookmarkEnd w:id="4680"/>
        <w:r>
          <w:rPr>
            <w:lang w:val="en-US"/>
          </w:rPr>
          <w:t xml:space="preserve"> </w:t>
        </w:r>
      </w:ins>
      <w:ins w:id="4684" w:author="Charles Gifford" w:date="2017-03-18T22:30:00Z">
        <w:r w:rsidR="00A27713">
          <w:rPr>
            <w:lang w:val="en-US"/>
          </w:rPr>
          <w:t>–</w:t>
        </w:r>
        <w:r w:rsidR="00A27713" w:rsidRPr="001C220C">
          <w:rPr>
            <w:lang w:val="en-US"/>
          </w:rPr>
          <w:t xml:space="preserve"> </w:t>
        </w:r>
        <w:r w:rsidR="00A27713">
          <w:rPr>
            <w:lang w:val="en-US"/>
          </w:rPr>
          <w:t>P</w:t>
        </w:r>
        <w:r w:rsidR="00A27713" w:rsidRPr="001C220C">
          <w:rPr>
            <w:lang w:val="en-US"/>
          </w:rPr>
          <w:t>hysical asset class</w:t>
        </w:r>
        <w:r w:rsidR="00A27713" w:rsidRPr="00AC2193">
          <w:rPr>
            <w:lang w:val="en-US"/>
          </w:rPr>
          <w:t xml:space="preserve"> </w:t>
        </w:r>
        <w:r w:rsidR="00A27713">
          <w:rPr>
            <w:lang w:val="en-US"/>
          </w:rPr>
          <w:t>attributes</w:t>
        </w:r>
        <w:bookmarkEnd w:id="4681"/>
      </w:ins>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A27713" w:rsidRPr="001C220C" w14:paraId="0504BF80" w14:textId="77777777" w:rsidTr="00291A9E">
        <w:trPr>
          <w:tblHeader/>
          <w:jc w:val="center"/>
          <w:ins w:id="4685" w:author="Charles Gifford" w:date="2017-03-18T22:30:00Z"/>
        </w:trPr>
        <w:tc>
          <w:tcPr>
            <w:tcW w:w="1269" w:type="dxa"/>
          </w:tcPr>
          <w:p w14:paraId="55FCEE29" w14:textId="77777777" w:rsidR="00A27713" w:rsidRPr="001C220C" w:rsidRDefault="00A27713" w:rsidP="00A20072">
            <w:pPr>
              <w:pStyle w:val="TABLE-col-heading"/>
              <w:rPr>
                <w:ins w:id="4686" w:author="Charles Gifford" w:date="2017-03-18T22:30:00Z"/>
                <w:lang w:val="en-US"/>
              </w:rPr>
            </w:pPr>
            <w:ins w:id="4687" w:author="Charles Gifford" w:date="2017-03-18T22:30:00Z">
              <w:r w:rsidRPr="001C220C">
                <w:rPr>
                  <w:lang w:val="en-US"/>
                </w:rPr>
                <w:t>Attribute Name</w:t>
              </w:r>
            </w:ins>
          </w:p>
        </w:tc>
        <w:tc>
          <w:tcPr>
            <w:tcW w:w="2880" w:type="dxa"/>
          </w:tcPr>
          <w:p w14:paraId="63497C13" w14:textId="77777777" w:rsidR="00A27713" w:rsidRPr="001C220C" w:rsidRDefault="00A27713" w:rsidP="00A20072">
            <w:pPr>
              <w:pStyle w:val="TABLE-col-heading"/>
              <w:rPr>
                <w:ins w:id="4688" w:author="Charles Gifford" w:date="2017-03-18T22:30:00Z"/>
                <w:lang w:val="en-US"/>
              </w:rPr>
            </w:pPr>
            <w:ins w:id="4689" w:author="Charles Gifford" w:date="2017-03-18T22:30:00Z">
              <w:r w:rsidRPr="001C220C">
                <w:rPr>
                  <w:lang w:val="en-US"/>
                </w:rPr>
                <w:t>Description</w:t>
              </w:r>
            </w:ins>
          </w:p>
        </w:tc>
        <w:tc>
          <w:tcPr>
            <w:tcW w:w="1440" w:type="dxa"/>
          </w:tcPr>
          <w:p w14:paraId="1529D54C" w14:textId="77777777" w:rsidR="00A27713" w:rsidRPr="001C220C" w:rsidRDefault="00A27713" w:rsidP="00A20072">
            <w:pPr>
              <w:pStyle w:val="TABLE-col-heading"/>
              <w:rPr>
                <w:ins w:id="4690" w:author="Charles Gifford" w:date="2017-03-18T22:30:00Z"/>
                <w:lang w:val="en-US"/>
              </w:rPr>
            </w:pPr>
            <w:ins w:id="4691" w:author="Charles Gifford" w:date="2017-03-18T22:30:00Z">
              <w:r>
                <w:rPr>
                  <w:lang w:val="en-US"/>
                </w:rPr>
                <w:t>Production example</w:t>
              </w:r>
              <w:r w:rsidRPr="001C220C">
                <w:rPr>
                  <w:lang w:val="en-US"/>
                </w:rPr>
                <w:t>s</w:t>
              </w:r>
            </w:ins>
          </w:p>
        </w:tc>
        <w:tc>
          <w:tcPr>
            <w:tcW w:w="1297" w:type="dxa"/>
          </w:tcPr>
          <w:p w14:paraId="00E889C6" w14:textId="77777777" w:rsidR="00A27713" w:rsidRPr="001C220C" w:rsidRDefault="00A27713" w:rsidP="00A20072">
            <w:pPr>
              <w:pStyle w:val="TABLE-col-heading"/>
              <w:rPr>
                <w:ins w:id="4692" w:author="Charles Gifford" w:date="2017-03-18T22:30:00Z"/>
                <w:lang w:val="en-US"/>
              </w:rPr>
            </w:pPr>
            <w:ins w:id="4693" w:author="Charles Gifford" w:date="2017-03-18T22:30:00Z">
              <w:r>
                <w:rPr>
                  <w:lang w:val="en-US"/>
                </w:rPr>
                <w:t>Maintenance example</w:t>
              </w:r>
              <w:r w:rsidRPr="001C220C">
                <w:rPr>
                  <w:lang w:val="en-US"/>
                </w:rPr>
                <w:t>s</w:t>
              </w:r>
            </w:ins>
          </w:p>
        </w:tc>
        <w:tc>
          <w:tcPr>
            <w:tcW w:w="1080" w:type="dxa"/>
          </w:tcPr>
          <w:p w14:paraId="73FA1724" w14:textId="77777777" w:rsidR="00A27713" w:rsidRPr="001C220C" w:rsidRDefault="00A27713" w:rsidP="00A20072">
            <w:pPr>
              <w:pStyle w:val="TABLE-col-heading"/>
              <w:rPr>
                <w:ins w:id="4694" w:author="Charles Gifford" w:date="2017-03-18T22:30:00Z"/>
                <w:lang w:val="en-US"/>
              </w:rPr>
            </w:pPr>
            <w:ins w:id="4695" w:author="Charles Gifford" w:date="2017-03-18T22:30:00Z">
              <w:r>
                <w:rPr>
                  <w:lang w:val="en-US"/>
                </w:rPr>
                <w:t>Quality example</w:t>
              </w:r>
              <w:r w:rsidRPr="001C220C">
                <w:rPr>
                  <w:lang w:val="en-US"/>
                </w:rPr>
                <w:t>s</w:t>
              </w:r>
            </w:ins>
          </w:p>
        </w:tc>
        <w:tc>
          <w:tcPr>
            <w:tcW w:w="1080" w:type="dxa"/>
          </w:tcPr>
          <w:p w14:paraId="5C56B258" w14:textId="77777777" w:rsidR="00A27713" w:rsidRPr="001C220C" w:rsidRDefault="00A27713" w:rsidP="00A20072">
            <w:pPr>
              <w:pStyle w:val="TABLE-col-heading"/>
              <w:rPr>
                <w:ins w:id="4696" w:author="Charles Gifford" w:date="2017-03-18T22:30:00Z"/>
                <w:lang w:val="en-US"/>
              </w:rPr>
            </w:pPr>
            <w:ins w:id="4697" w:author="Charles Gifford" w:date="2017-03-18T22:30:00Z">
              <w:r>
                <w:rPr>
                  <w:lang w:val="en-US"/>
                </w:rPr>
                <w:t>Inventory example</w:t>
              </w:r>
              <w:r w:rsidRPr="001C220C">
                <w:rPr>
                  <w:lang w:val="en-US"/>
                </w:rPr>
                <w:t>s</w:t>
              </w:r>
            </w:ins>
          </w:p>
        </w:tc>
      </w:tr>
      <w:tr w:rsidR="00A27713" w:rsidRPr="001C220C" w14:paraId="02E2EE23" w14:textId="77777777" w:rsidTr="00291A9E">
        <w:trPr>
          <w:cantSplit/>
          <w:jc w:val="center"/>
          <w:ins w:id="4698" w:author="Charles Gifford" w:date="2017-03-18T22:30:00Z"/>
        </w:trPr>
        <w:tc>
          <w:tcPr>
            <w:tcW w:w="1269" w:type="dxa"/>
          </w:tcPr>
          <w:p w14:paraId="223349B3" w14:textId="77777777" w:rsidR="00A27713" w:rsidRPr="001C220C" w:rsidRDefault="00A27713" w:rsidP="00A20072">
            <w:pPr>
              <w:pStyle w:val="TABLE-cell"/>
              <w:rPr>
                <w:ins w:id="4699" w:author="Charles Gifford" w:date="2017-03-18T22:30:00Z"/>
                <w:lang w:val="en-US"/>
              </w:rPr>
            </w:pPr>
            <w:ins w:id="4700" w:author="Charles Gifford" w:date="2017-03-18T22:30:00Z">
              <w:r w:rsidRPr="001C220C">
                <w:rPr>
                  <w:lang w:val="en-US"/>
                </w:rPr>
                <w:t>Manufacturer</w:t>
              </w:r>
            </w:ins>
          </w:p>
        </w:tc>
        <w:tc>
          <w:tcPr>
            <w:tcW w:w="2880" w:type="dxa"/>
          </w:tcPr>
          <w:p w14:paraId="249F1459" w14:textId="77777777" w:rsidR="00A27713" w:rsidRPr="001C220C" w:rsidRDefault="00A27713" w:rsidP="00A20072">
            <w:pPr>
              <w:pStyle w:val="TABLE-cell"/>
              <w:rPr>
                <w:ins w:id="4701" w:author="Charles Gifford" w:date="2017-03-18T22:30:00Z"/>
                <w:lang w:val="en-US"/>
              </w:rPr>
            </w:pPr>
            <w:ins w:id="4702" w:author="Charles Gifford" w:date="2017-03-18T22:30:00Z">
              <w:r w:rsidRPr="001C220C">
                <w:rPr>
                  <w:lang w:val="en-US"/>
                </w:rPr>
                <w:t>An identification of the manufacturer.</w:t>
              </w:r>
            </w:ins>
          </w:p>
        </w:tc>
        <w:tc>
          <w:tcPr>
            <w:tcW w:w="1440" w:type="dxa"/>
          </w:tcPr>
          <w:p w14:paraId="05DC5647" w14:textId="77777777" w:rsidR="00A27713" w:rsidRPr="001C220C" w:rsidRDefault="00A27713" w:rsidP="00A20072">
            <w:pPr>
              <w:pStyle w:val="TABLE-cell"/>
              <w:rPr>
                <w:ins w:id="4703" w:author="Charles Gifford" w:date="2017-03-18T22:30:00Z"/>
                <w:lang w:val="en-US"/>
              </w:rPr>
            </w:pPr>
            <w:ins w:id="4704" w:author="Charles Gifford" w:date="2017-03-18T22:30:00Z">
              <w:r w:rsidRPr="001C220C">
                <w:rPr>
                  <w:lang w:val="en-US"/>
                </w:rPr>
                <w:t>Smith Pumps.</w:t>
              </w:r>
            </w:ins>
          </w:p>
        </w:tc>
        <w:tc>
          <w:tcPr>
            <w:tcW w:w="1297" w:type="dxa"/>
          </w:tcPr>
          <w:p w14:paraId="70E6A141" w14:textId="77777777" w:rsidR="00A27713" w:rsidRPr="001C220C" w:rsidRDefault="00A27713" w:rsidP="00A20072">
            <w:pPr>
              <w:pStyle w:val="TABLE-cell"/>
              <w:rPr>
                <w:ins w:id="4705" w:author="Charles Gifford" w:date="2017-03-18T22:30:00Z"/>
                <w:lang w:val="en-US"/>
              </w:rPr>
            </w:pPr>
            <w:ins w:id="4706" w:author="Charles Gifford" w:date="2017-03-18T22:30:00Z">
              <w:r w:rsidRPr="001C220C">
                <w:rPr>
                  <w:lang w:val="en-US"/>
                </w:rPr>
                <w:t>Jones Welders</w:t>
              </w:r>
            </w:ins>
          </w:p>
        </w:tc>
        <w:tc>
          <w:tcPr>
            <w:tcW w:w="1080" w:type="dxa"/>
          </w:tcPr>
          <w:p w14:paraId="5AC5350B" w14:textId="77777777" w:rsidR="00A27713" w:rsidRPr="001C220C" w:rsidRDefault="00A27713" w:rsidP="00A20072">
            <w:pPr>
              <w:pStyle w:val="TABLE-cell"/>
              <w:rPr>
                <w:ins w:id="4707" w:author="Charles Gifford" w:date="2017-03-18T22:30:00Z"/>
                <w:lang w:val="en-US"/>
              </w:rPr>
            </w:pPr>
            <w:ins w:id="4708" w:author="Charles Gifford" w:date="2017-03-18T22:30:00Z">
              <w:r w:rsidRPr="001C220C">
                <w:rPr>
                  <w:lang w:val="en-US"/>
                </w:rPr>
                <w:t>Franz Testers</w:t>
              </w:r>
            </w:ins>
          </w:p>
        </w:tc>
        <w:tc>
          <w:tcPr>
            <w:tcW w:w="1080" w:type="dxa"/>
          </w:tcPr>
          <w:p w14:paraId="5A90DFB4" w14:textId="77777777" w:rsidR="00A27713" w:rsidRPr="001C220C" w:rsidRDefault="00A27713" w:rsidP="00A20072">
            <w:pPr>
              <w:pStyle w:val="TABLE-cell"/>
              <w:rPr>
                <w:ins w:id="4709" w:author="Charles Gifford" w:date="2017-03-18T22:30:00Z"/>
                <w:lang w:val="en-US"/>
              </w:rPr>
            </w:pPr>
            <w:ins w:id="4710" w:author="Charles Gifford" w:date="2017-03-18T22:30:00Z">
              <w:r w:rsidRPr="001C220C">
                <w:rPr>
                  <w:lang w:val="en-US"/>
                </w:rPr>
                <w:t>Chrysler Fleet Car</w:t>
              </w:r>
            </w:ins>
          </w:p>
        </w:tc>
      </w:tr>
      <w:tr w:rsidR="00A27713" w:rsidRPr="001C220C" w14:paraId="5B2B5FD5" w14:textId="77777777" w:rsidTr="00291A9E">
        <w:trPr>
          <w:cantSplit/>
          <w:jc w:val="center"/>
          <w:ins w:id="4711" w:author="Charles Gifford" w:date="2017-03-18T22:30:00Z"/>
        </w:trPr>
        <w:tc>
          <w:tcPr>
            <w:tcW w:w="1269" w:type="dxa"/>
          </w:tcPr>
          <w:p w14:paraId="56D65DD9" w14:textId="77777777" w:rsidR="00A27713" w:rsidRPr="001C220C" w:rsidRDefault="00A27713" w:rsidP="00A20072">
            <w:pPr>
              <w:pStyle w:val="TABLE-cell"/>
              <w:rPr>
                <w:ins w:id="4712" w:author="Charles Gifford" w:date="2017-03-18T22:30:00Z"/>
                <w:lang w:val="en-US"/>
              </w:rPr>
            </w:pPr>
            <w:ins w:id="4713" w:author="Charles Gifford" w:date="2017-03-18T22:30:00Z">
              <w:r w:rsidRPr="001C220C">
                <w:rPr>
                  <w:lang w:val="en-US"/>
                </w:rPr>
                <w:t>ID</w:t>
              </w:r>
            </w:ins>
          </w:p>
        </w:tc>
        <w:tc>
          <w:tcPr>
            <w:tcW w:w="2880" w:type="dxa"/>
          </w:tcPr>
          <w:p w14:paraId="78DB4352" w14:textId="77777777" w:rsidR="00A27713" w:rsidRPr="001C220C" w:rsidRDefault="00A27713" w:rsidP="00A20072">
            <w:pPr>
              <w:pStyle w:val="TABLE-cell"/>
              <w:rPr>
                <w:ins w:id="4714" w:author="Charles Gifford" w:date="2017-03-18T22:30:00Z"/>
                <w:lang w:val="en-US"/>
              </w:rPr>
            </w:pPr>
            <w:ins w:id="4715" w:author="Charles Gifford" w:date="2017-03-18T22:30:00Z">
              <w:r w:rsidRPr="001C220C">
                <w:rPr>
                  <w:lang w:val="en-US"/>
                </w:rPr>
                <w:t xml:space="preserve">The manufacture’s identification of the specific </w:t>
              </w:r>
              <w:r w:rsidRPr="001C220C">
                <w:rPr>
                  <w:i/>
                  <w:lang w:val="en-US"/>
                </w:rPr>
                <w:t>physical asset class</w:t>
              </w:r>
              <w:r w:rsidRPr="001C220C">
                <w:rPr>
                  <w:lang w:val="en-US"/>
                </w:rPr>
                <w:t>.</w:t>
              </w:r>
            </w:ins>
          </w:p>
          <w:p w14:paraId="0EB28A71" w14:textId="77777777" w:rsidR="00A27713" w:rsidRPr="001C220C" w:rsidRDefault="00A27713" w:rsidP="00A20072">
            <w:pPr>
              <w:pStyle w:val="TABLE-cell"/>
              <w:rPr>
                <w:ins w:id="4716" w:author="Charles Gifford" w:date="2017-03-18T22:30:00Z"/>
                <w:lang w:val="en-US"/>
              </w:rPr>
            </w:pPr>
            <w:ins w:id="4717" w:author="Charles Gifford" w:date="2017-03-18T22:30:00Z">
              <w:r>
                <w:rPr>
                  <w:lang w:val="en-US"/>
                </w:rPr>
                <w:t xml:space="preserve">EXAMPLE   </w:t>
              </w:r>
              <w:r w:rsidRPr="001C220C">
                <w:rPr>
                  <w:lang w:val="en-US"/>
                </w:rPr>
                <w:t xml:space="preserve"> </w:t>
              </w:r>
              <w:r>
                <w:rPr>
                  <w:lang w:val="en-US"/>
                </w:rPr>
                <w:t>M</w:t>
              </w:r>
              <w:r w:rsidRPr="001C220C">
                <w:rPr>
                  <w:lang w:val="en-US"/>
                </w:rPr>
                <w:t>odel number</w:t>
              </w:r>
            </w:ins>
          </w:p>
        </w:tc>
        <w:tc>
          <w:tcPr>
            <w:tcW w:w="1440" w:type="dxa"/>
          </w:tcPr>
          <w:p w14:paraId="7275C905" w14:textId="77777777" w:rsidR="00A27713" w:rsidRPr="001C220C" w:rsidRDefault="00A27713" w:rsidP="00A20072">
            <w:pPr>
              <w:pStyle w:val="TABLE-cell"/>
              <w:rPr>
                <w:ins w:id="4718" w:author="Charles Gifford" w:date="2017-03-18T22:30:00Z"/>
                <w:lang w:val="en-US"/>
              </w:rPr>
            </w:pPr>
            <w:ins w:id="4719" w:author="Charles Gifford" w:date="2017-03-18T22:30:00Z">
              <w:r w:rsidRPr="001C220C">
                <w:rPr>
                  <w:lang w:val="en-US"/>
                </w:rPr>
                <w:t>2HPWP</w:t>
              </w:r>
            </w:ins>
          </w:p>
        </w:tc>
        <w:tc>
          <w:tcPr>
            <w:tcW w:w="1297" w:type="dxa"/>
          </w:tcPr>
          <w:p w14:paraId="2BADB8F5" w14:textId="77777777" w:rsidR="00A27713" w:rsidRPr="001C220C" w:rsidRDefault="00A27713" w:rsidP="00A20072">
            <w:pPr>
              <w:pStyle w:val="TABLE-cell"/>
              <w:rPr>
                <w:ins w:id="4720" w:author="Charles Gifford" w:date="2017-03-18T22:30:00Z"/>
                <w:lang w:val="en-US"/>
              </w:rPr>
            </w:pPr>
            <w:ins w:id="4721" w:author="Charles Gifford" w:date="2017-03-18T22:30:00Z">
              <w:r w:rsidRPr="001C220C">
                <w:rPr>
                  <w:lang w:val="en-US"/>
                </w:rPr>
                <w:t>HPWLDR 103</w:t>
              </w:r>
            </w:ins>
          </w:p>
        </w:tc>
        <w:tc>
          <w:tcPr>
            <w:tcW w:w="1080" w:type="dxa"/>
          </w:tcPr>
          <w:p w14:paraId="429D5776" w14:textId="77777777" w:rsidR="00A27713" w:rsidRPr="001C220C" w:rsidRDefault="00A27713" w:rsidP="00A20072">
            <w:pPr>
              <w:pStyle w:val="TABLE-cell"/>
              <w:rPr>
                <w:ins w:id="4722" w:author="Charles Gifford" w:date="2017-03-18T22:30:00Z"/>
                <w:lang w:val="en-US"/>
              </w:rPr>
            </w:pPr>
            <w:ins w:id="4723" w:author="Charles Gifford" w:date="2017-03-18T22:30:00Z">
              <w:r w:rsidRPr="001C220C">
                <w:rPr>
                  <w:lang w:val="en-US"/>
                </w:rPr>
                <w:t>ATT 99</w:t>
              </w:r>
            </w:ins>
          </w:p>
        </w:tc>
        <w:tc>
          <w:tcPr>
            <w:tcW w:w="1080" w:type="dxa"/>
          </w:tcPr>
          <w:p w14:paraId="29311625" w14:textId="77777777" w:rsidR="00A27713" w:rsidRPr="001C220C" w:rsidRDefault="00A27713" w:rsidP="00A20072">
            <w:pPr>
              <w:pStyle w:val="TABLE-cell"/>
              <w:rPr>
                <w:ins w:id="4724" w:author="Charles Gifford" w:date="2017-03-18T22:30:00Z"/>
                <w:lang w:val="en-US"/>
              </w:rPr>
            </w:pPr>
            <w:ins w:id="4725" w:author="Charles Gifford" w:date="2017-03-18T22:30:00Z">
              <w:r w:rsidRPr="001C220C">
                <w:rPr>
                  <w:lang w:val="en-US"/>
                </w:rPr>
                <w:t>Series K</w:t>
              </w:r>
            </w:ins>
          </w:p>
        </w:tc>
      </w:tr>
      <w:tr w:rsidR="00A27713" w:rsidRPr="001C220C" w14:paraId="675177D9" w14:textId="77777777" w:rsidTr="00291A9E">
        <w:trPr>
          <w:cantSplit/>
          <w:jc w:val="center"/>
          <w:ins w:id="4726" w:author="Charles Gifford" w:date="2017-03-18T22:30:00Z"/>
        </w:trPr>
        <w:tc>
          <w:tcPr>
            <w:tcW w:w="1269" w:type="dxa"/>
          </w:tcPr>
          <w:p w14:paraId="2A0858C7" w14:textId="77777777" w:rsidR="00A27713" w:rsidRPr="001C220C" w:rsidRDefault="00A27713" w:rsidP="00A20072">
            <w:pPr>
              <w:pStyle w:val="TABLE-cell"/>
              <w:rPr>
                <w:ins w:id="4727" w:author="Charles Gifford" w:date="2017-03-18T22:30:00Z"/>
                <w:lang w:val="en-US"/>
              </w:rPr>
            </w:pPr>
            <w:ins w:id="4728" w:author="Charles Gifford" w:date="2017-03-18T22:30:00Z">
              <w:r w:rsidRPr="001C220C">
                <w:rPr>
                  <w:lang w:val="en-US"/>
                </w:rPr>
                <w:t>Description</w:t>
              </w:r>
            </w:ins>
          </w:p>
        </w:tc>
        <w:tc>
          <w:tcPr>
            <w:tcW w:w="2880" w:type="dxa"/>
          </w:tcPr>
          <w:p w14:paraId="1D42A170" w14:textId="77777777" w:rsidR="00A27713" w:rsidRPr="001C220C" w:rsidRDefault="00A27713" w:rsidP="00A20072">
            <w:pPr>
              <w:pStyle w:val="TABLE-cell"/>
              <w:rPr>
                <w:ins w:id="4729" w:author="Charles Gifford" w:date="2017-03-18T22:30:00Z"/>
                <w:lang w:val="en-US"/>
              </w:rPr>
            </w:pPr>
            <w:ins w:id="4730" w:author="Charles Gifford" w:date="2017-03-18T22:30:00Z">
              <w:r w:rsidRPr="001C220C">
                <w:rPr>
                  <w:lang w:val="en-US"/>
                </w:rPr>
                <w:t xml:space="preserve">Additional information about the </w:t>
              </w:r>
              <w:r w:rsidRPr="001C220C">
                <w:rPr>
                  <w:i/>
                  <w:lang w:val="en-US"/>
                </w:rPr>
                <w:t>physical asset class</w:t>
              </w:r>
              <w:r w:rsidRPr="001C220C">
                <w:rPr>
                  <w:lang w:val="en-US"/>
                </w:rPr>
                <w:t>.</w:t>
              </w:r>
            </w:ins>
          </w:p>
        </w:tc>
        <w:tc>
          <w:tcPr>
            <w:tcW w:w="1440" w:type="dxa"/>
          </w:tcPr>
          <w:p w14:paraId="203802AE" w14:textId="77777777" w:rsidR="00A27713" w:rsidRPr="001C220C" w:rsidRDefault="00A27713" w:rsidP="00A20072">
            <w:pPr>
              <w:pStyle w:val="TABLE-cell"/>
              <w:rPr>
                <w:ins w:id="4731" w:author="Charles Gifford" w:date="2017-03-18T22:30:00Z"/>
                <w:lang w:val="en-US"/>
              </w:rPr>
            </w:pPr>
            <w:ins w:id="4732" w:author="Charles Gifford" w:date="2017-03-18T22:30:00Z">
              <w:r w:rsidRPr="001C220C">
                <w:rPr>
                  <w:lang w:val="en-US"/>
                </w:rPr>
                <w:t>Intrinsically Safe</w:t>
              </w:r>
            </w:ins>
          </w:p>
        </w:tc>
        <w:tc>
          <w:tcPr>
            <w:tcW w:w="1297" w:type="dxa"/>
          </w:tcPr>
          <w:p w14:paraId="1FCBA182" w14:textId="77777777" w:rsidR="00A27713" w:rsidRPr="001C220C" w:rsidRDefault="00A27713" w:rsidP="00A20072">
            <w:pPr>
              <w:pStyle w:val="TABLE-cell"/>
              <w:rPr>
                <w:ins w:id="4733" w:author="Charles Gifford" w:date="2017-03-18T22:30:00Z"/>
                <w:lang w:val="en-US"/>
              </w:rPr>
            </w:pPr>
            <w:ins w:id="4734" w:author="Charles Gifford" w:date="2017-03-18T22:30:00Z">
              <w:r>
                <w:rPr>
                  <w:lang w:val="en-US"/>
                </w:rPr>
                <w:t>(not applicable)</w:t>
              </w:r>
            </w:ins>
          </w:p>
        </w:tc>
        <w:tc>
          <w:tcPr>
            <w:tcW w:w="1080" w:type="dxa"/>
          </w:tcPr>
          <w:p w14:paraId="61FFB8F6" w14:textId="77777777" w:rsidR="00A27713" w:rsidRPr="001C220C" w:rsidRDefault="00A27713" w:rsidP="00A20072">
            <w:pPr>
              <w:pStyle w:val="TABLE-cell"/>
              <w:rPr>
                <w:ins w:id="4735" w:author="Charles Gifford" w:date="2017-03-18T22:30:00Z"/>
                <w:lang w:val="en-US"/>
              </w:rPr>
            </w:pPr>
            <w:ins w:id="4736" w:author="Charles Gifford" w:date="2017-03-18T22:30:00Z">
              <w:r>
                <w:rPr>
                  <w:lang w:val="en-US"/>
                </w:rPr>
                <w:t>(not applicable)</w:t>
              </w:r>
            </w:ins>
          </w:p>
        </w:tc>
        <w:tc>
          <w:tcPr>
            <w:tcW w:w="1080" w:type="dxa"/>
          </w:tcPr>
          <w:p w14:paraId="2A67B32C" w14:textId="77777777" w:rsidR="00A27713" w:rsidRPr="001C220C" w:rsidRDefault="00A27713" w:rsidP="00A20072">
            <w:pPr>
              <w:pStyle w:val="TABLE-cell"/>
              <w:rPr>
                <w:ins w:id="4737" w:author="Charles Gifford" w:date="2017-03-18T22:30:00Z"/>
                <w:lang w:val="en-US"/>
              </w:rPr>
            </w:pPr>
            <w:ins w:id="4738" w:author="Charles Gifford" w:date="2017-03-18T22:30:00Z">
              <w:r>
                <w:rPr>
                  <w:lang w:val="en-US"/>
                </w:rPr>
                <w:t>(not applicable)</w:t>
              </w:r>
            </w:ins>
          </w:p>
        </w:tc>
      </w:tr>
      <w:tr w:rsidR="00A27713" w:rsidRPr="001C220C" w14:paraId="77DD1DC0" w14:textId="77777777" w:rsidTr="00291A9E">
        <w:trPr>
          <w:cantSplit/>
          <w:jc w:val="center"/>
          <w:ins w:id="4739" w:author="Charles Gifford" w:date="2017-03-18T22:30:00Z"/>
        </w:trPr>
        <w:tc>
          <w:tcPr>
            <w:tcW w:w="1269" w:type="dxa"/>
          </w:tcPr>
          <w:p w14:paraId="3B6FAA02" w14:textId="77777777" w:rsidR="00A27713" w:rsidRPr="001C220C" w:rsidRDefault="00A27713" w:rsidP="00A20072">
            <w:pPr>
              <w:pStyle w:val="TABLE-cell"/>
              <w:rPr>
                <w:ins w:id="4740" w:author="Charles Gifford" w:date="2017-03-18T22:30:00Z"/>
                <w:lang w:val="en-US"/>
              </w:rPr>
            </w:pPr>
            <w:ins w:id="4741" w:author="Charles Gifford" w:date="2017-03-18T22:30:00Z">
              <w:r>
                <w:rPr>
                  <w:lang w:val="en-US"/>
                </w:rPr>
                <w:t>Hierarchy scope</w:t>
              </w:r>
            </w:ins>
          </w:p>
        </w:tc>
        <w:tc>
          <w:tcPr>
            <w:tcW w:w="2880" w:type="dxa"/>
          </w:tcPr>
          <w:p w14:paraId="45D9D0F7" w14:textId="77777777" w:rsidR="00A27713" w:rsidRPr="001C220C" w:rsidRDefault="00A27713" w:rsidP="00A20072">
            <w:pPr>
              <w:pStyle w:val="TABLE-cell"/>
              <w:rPr>
                <w:ins w:id="4742" w:author="Charles Gifford" w:date="2017-03-18T22:30:00Z"/>
                <w:lang w:val="en-US"/>
              </w:rPr>
            </w:pPr>
            <w:ins w:id="4743" w:author="Charles Gifford" w:date="2017-03-18T22:30:00Z">
              <w:r w:rsidRPr="001C220C">
                <w:rPr>
                  <w:lang w:val="en-US"/>
                </w:rPr>
                <w:t xml:space="preserve">Identifies where the exchanged information fits within the role based equipment hierarchy. </w:t>
              </w:r>
            </w:ins>
          </w:p>
          <w:p w14:paraId="50325D16" w14:textId="77777777" w:rsidR="00A27713" w:rsidRPr="001C220C" w:rsidRDefault="00A27713" w:rsidP="00A20072">
            <w:pPr>
              <w:pStyle w:val="TABLE-cell"/>
              <w:rPr>
                <w:ins w:id="4744" w:author="Charles Gifford" w:date="2017-03-18T22:30:00Z"/>
                <w:lang w:val="en-US"/>
              </w:rPr>
            </w:pPr>
            <w:ins w:id="4745" w:author="Charles Gifford" w:date="2017-03-18T22:30:00Z">
              <w:r w:rsidRPr="001C220C">
                <w:rPr>
                  <w:lang w:val="en-US"/>
                </w:rPr>
                <w:t xml:space="preserve">Optionally defines the scope of the </w:t>
              </w:r>
              <w:r w:rsidRPr="00155222">
                <w:rPr>
                  <w:i/>
                  <w:lang w:val="en-US"/>
                </w:rPr>
                <w:t>physical asset class</w:t>
              </w:r>
              <w:r w:rsidRPr="001C220C">
                <w:rPr>
                  <w:lang w:val="en-US"/>
                </w:rPr>
                <w:t>, such as the site or area it is defined for.</w:t>
              </w:r>
            </w:ins>
          </w:p>
        </w:tc>
        <w:tc>
          <w:tcPr>
            <w:tcW w:w="1440" w:type="dxa"/>
          </w:tcPr>
          <w:p w14:paraId="3729E82A" w14:textId="77777777" w:rsidR="00A27713" w:rsidRPr="001C220C" w:rsidRDefault="00A27713" w:rsidP="00A20072">
            <w:pPr>
              <w:pStyle w:val="TABLE-cell"/>
              <w:rPr>
                <w:ins w:id="4746" w:author="Charles Gifford" w:date="2017-03-18T22:30:00Z"/>
                <w:lang w:val="en-US"/>
              </w:rPr>
            </w:pPr>
            <w:ins w:id="4747" w:author="Charles Gifford" w:date="2017-03-18T22:30:00Z">
              <w:r w:rsidRPr="001C220C">
                <w:rPr>
                  <w:lang w:val="en-US"/>
                </w:rPr>
                <w:t>South Shore (Site) / Work Line (Area)</w:t>
              </w:r>
            </w:ins>
          </w:p>
        </w:tc>
        <w:tc>
          <w:tcPr>
            <w:tcW w:w="1297" w:type="dxa"/>
          </w:tcPr>
          <w:p w14:paraId="5DBC5E8F" w14:textId="77777777" w:rsidR="00A27713" w:rsidRDefault="00A27713" w:rsidP="00A20072">
            <w:pPr>
              <w:pStyle w:val="TABLE-cell"/>
              <w:rPr>
                <w:ins w:id="4748" w:author="Charles Gifford" w:date="2017-03-18T22:30:00Z"/>
                <w:lang w:val="en-US"/>
              </w:rPr>
            </w:pPr>
            <w:ins w:id="4749" w:author="Charles Gifford" w:date="2017-03-18T22:30:00Z">
              <w:r w:rsidRPr="001C220C">
                <w:rPr>
                  <w:lang w:val="en-US"/>
                </w:rPr>
                <w:t>South Shore (SITE) / Packaging (Area)</w:t>
              </w:r>
            </w:ins>
          </w:p>
        </w:tc>
        <w:tc>
          <w:tcPr>
            <w:tcW w:w="1080" w:type="dxa"/>
          </w:tcPr>
          <w:p w14:paraId="1E8482D8" w14:textId="77777777" w:rsidR="00A27713" w:rsidRDefault="00A27713" w:rsidP="00A20072">
            <w:pPr>
              <w:pStyle w:val="TABLE-cell"/>
              <w:rPr>
                <w:ins w:id="4750" w:author="Charles Gifford" w:date="2017-03-18T22:30:00Z"/>
                <w:lang w:val="en-US"/>
              </w:rPr>
            </w:pPr>
            <w:ins w:id="4751" w:author="Charles Gifford" w:date="2017-03-18T22:30:00Z">
              <w:r w:rsidRPr="001C220C">
                <w:rPr>
                  <w:lang w:val="en-US"/>
                </w:rPr>
                <w:t>Mixer Sample Port (Work Unit)</w:t>
              </w:r>
            </w:ins>
          </w:p>
        </w:tc>
        <w:tc>
          <w:tcPr>
            <w:tcW w:w="1080" w:type="dxa"/>
          </w:tcPr>
          <w:p w14:paraId="5C9C6BB6" w14:textId="77777777" w:rsidR="00A27713" w:rsidRDefault="00A27713" w:rsidP="00A20072">
            <w:pPr>
              <w:pStyle w:val="TABLE-cell"/>
              <w:rPr>
                <w:ins w:id="4752" w:author="Charles Gifford" w:date="2017-03-18T22:30:00Z"/>
                <w:lang w:val="en-US"/>
              </w:rPr>
            </w:pPr>
            <w:ins w:id="4753" w:author="Charles Gifford" w:date="2017-03-18T22:30:00Z">
              <w:r w:rsidRPr="001C220C">
                <w:rPr>
                  <w:lang w:val="en-US"/>
                </w:rPr>
                <w:t>Receiving dock (Work Center)</w:t>
              </w:r>
            </w:ins>
          </w:p>
        </w:tc>
      </w:tr>
    </w:tbl>
    <w:p w14:paraId="78CB3985" w14:textId="77777777" w:rsidR="00A27713" w:rsidRPr="001C220C" w:rsidRDefault="00A27713" w:rsidP="00A27713">
      <w:pPr>
        <w:pStyle w:val="Heading3"/>
        <w:rPr>
          <w:ins w:id="4754" w:author="Charles Gifford" w:date="2017-03-18T22:30:00Z"/>
        </w:rPr>
      </w:pPr>
      <w:ins w:id="4755" w:author="Charles Gifford" w:date="2017-03-18T22:30:00Z">
        <w:r w:rsidRPr="001C220C">
          <w:t>Physical asset class property</w:t>
        </w:r>
      </w:ins>
    </w:p>
    <w:p w14:paraId="276A9D60" w14:textId="77777777" w:rsidR="00A27713" w:rsidRDefault="00A27713" w:rsidP="00A27713">
      <w:pPr>
        <w:pStyle w:val="PARAGRAPH"/>
        <w:rPr>
          <w:ins w:id="4756" w:author="Charles Gifford" w:date="2017-03-18T22:30:00Z"/>
          <w:lang w:val="en-US"/>
        </w:rPr>
      </w:pPr>
      <w:ins w:id="4757" w:author="Charles Gifford" w:date="2017-03-18T22:30:00Z">
        <w:r w:rsidRPr="001C220C">
          <w:rPr>
            <w:lang w:val="en-US"/>
          </w:rPr>
          <w:t xml:space="preserve">Properties of a </w:t>
        </w:r>
        <w:r w:rsidRPr="00C02B61">
          <w:rPr>
            <w:i/>
            <w:lang w:val="en-US"/>
          </w:rPr>
          <w:t>physical asset class</w:t>
        </w:r>
        <w:r w:rsidRPr="001C220C">
          <w:rPr>
            <w:lang w:val="en-US"/>
          </w:rPr>
          <w:t xml:space="preserve"> </w:t>
        </w:r>
        <w:r>
          <w:rPr>
            <w:lang w:val="en-US"/>
          </w:rPr>
          <w:t>shall be presented</w:t>
        </w:r>
        <w:r w:rsidRPr="001C220C">
          <w:rPr>
            <w:lang w:val="en-US"/>
          </w:rPr>
          <w:t xml:space="preserve"> as </w:t>
        </w:r>
        <w:r w:rsidRPr="00C02B61">
          <w:rPr>
            <w:i/>
            <w:lang w:val="en-US"/>
          </w:rPr>
          <w:t>physical asset class properties</w:t>
        </w:r>
        <w:r w:rsidRPr="001C220C">
          <w:rPr>
            <w:i/>
            <w:lang w:val="en-US"/>
          </w:rPr>
          <w:t xml:space="preserve">. </w:t>
        </w:r>
        <w:r w:rsidRPr="001C220C">
          <w:rPr>
            <w:lang w:val="en-US"/>
          </w:rPr>
          <w:t xml:space="preserve">Each may have zero or more recognized properties. </w:t>
        </w:r>
      </w:ins>
    </w:p>
    <w:p w14:paraId="372F5F55" w14:textId="4B04D973" w:rsidR="00017B9F" w:rsidRDefault="00017B9F" w:rsidP="00A27713">
      <w:pPr>
        <w:pStyle w:val="PARAGRAPH"/>
        <w:rPr>
          <w:ins w:id="4758" w:author="Charles Gifford" w:date="2017-03-19T00:11:00Z"/>
          <w:lang w:val="en-US"/>
        </w:rPr>
      </w:pPr>
      <w:ins w:id="4759" w:author="Charles Gifford" w:date="2017-03-19T00:11:00Z">
        <w:r w:rsidRPr="00017B9F">
          <w:rPr>
            <w:lang w:val="en-US"/>
          </w:rPr>
          <w:t xml:space="preserve">A </w:t>
        </w:r>
        <w:r w:rsidRPr="00C0721D">
          <w:rPr>
            <w:i/>
            <w:lang w:val="en-US"/>
          </w:rPr>
          <w:t xml:space="preserve">physical asset class property </w:t>
        </w:r>
        <w:r w:rsidRPr="00017B9F">
          <w:rPr>
            <w:lang w:val="en-US"/>
          </w:rPr>
          <w:t xml:space="preserve">may be tested by the evaluation of a </w:t>
        </w:r>
        <w:r w:rsidRPr="00C0721D">
          <w:rPr>
            <w:i/>
            <w:lang w:val="en-US"/>
          </w:rPr>
          <w:t>test specification</w:t>
        </w:r>
        <w:r w:rsidRPr="00017B9F">
          <w:rPr>
            <w:lang w:val="en-US"/>
          </w:rPr>
          <w:t>.</w:t>
        </w:r>
      </w:ins>
    </w:p>
    <w:p w14:paraId="49F81623" w14:textId="5B2F0DC0" w:rsidR="00A27713" w:rsidRPr="001C220C" w:rsidRDefault="00A27713" w:rsidP="00A27713">
      <w:pPr>
        <w:pStyle w:val="PARAGRAPH"/>
        <w:rPr>
          <w:ins w:id="4760" w:author="Charles Gifford" w:date="2017-03-18T22:30:00Z"/>
          <w:lang w:val="en-US"/>
        </w:rPr>
      </w:pPr>
      <w:ins w:id="4761" w:author="Charles Gifford" w:date="2017-03-18T22:30:00Z">
        <w:r w:rsidRPr="00CF5FC4">
          <w:rPr>
            <w:i/>
            <w:lang w:val="en-US"/>
          </w:rPr>
          <w:t>Physical asset class properties</w:t>
        </w:r>
        <w:r>
          <w:rPr>
            <w:lang w:val="en-US"/>
          </w:rPr>
          <w:t xml:space="preserve"> may contain nested</w:t>
        </w:r>
        <w:r w:rsidRPr="00CF5FC4">
          <w:rPr>
            <w:i/>
            <w:lang w:val="en-US"/>
          </w:rPr>
          <w:t xml:space="preserve"> physical asset class properties</w:t>
        </w:r>
        <w:r>
          <w:rPr>
            <w:lang w:val="en-US"/>
          </w:rPr>
          <w:t>.</w:t>
        </w:r>
      </w:ins>
    </w:p>
    <w:p w14:paraId="4D760E76" w14:textId="557302E7" w:rsidR="00A27713" w:rsidRPr="00752C4B" w:rsidRDefault="00E3559D" w:rsidP="00A27713">
      <w:pPr>
        <w:pStyle w:val="PARAGRAPH"/>
        <w:rPr>
          <w:ins w:id="4762" w:author="Charles Gifford" w:date="2017-03-18T22:30:00Z"/>
          <w:lang w:val="en-US"/>
        </w:rPr>
      </w:pPr>
      <w:ins w:id="4763" w:author="Charles Gifford" w:date="2017-03-22T14:13:00Z">
        <w:r>
          <w:rPr>
            <w:lang w:val="en-US"/>
          </w:rPr>
          <w:fldChar w:fldCharType="begin"/>
        </w:r>
        <w:r>
          <w:rPr>
            <w:lang w:val="en-US"/>
          </w:rPr>
          <w:instrText xml:space="preserve"> REF _Ref477955308 \h </w:instrText>
        </w:r>
      </w:ins>
      <w:r>
        <w:rPr>
          <w:lang w:val="en-US"/>
        </w:rPr>
      </w:r>
      <w:r>
        <w:rPr>
          <w:lang w:val="en-US"/>
        </w:rPr>
        <w:fldChar w:fldCharType="separate"/>
      </w:r>
      <w:ins w:id="4764" w:author="Charles Gifford" w:date="2017-03-22T14:13:00Z">
        <w:r>
          <w:t xml:space="preserve">Table </w:t>
        </w:r>
        <w:r>
          <w:rPr>
            <w:noProof/>
          </w:rPr>
          <w:t>48</w:t>
        </w:r>
        <w:r>
          <w:rPr>
            <w:lang w:val="en-US"/>
          </w:rPr>
          <w:fldChar w:fldCharType="end"/>
        </w:r>
      </w:ins>
      <w:ins w:id="4765" w:author="Charles Gifford" w:date="2017-03-22T14:12:00Z">
        <w:r>
          <w:rPr>
            <w:lang w:val="en-US"/>
          </w:rPr>
          <w:t xml:space="preserve"> </w:t>
        </w:r>
      </w:ins>
      <w:ins w:id="4766" w:author="Charles Gifford" w:date="2017-03-18T22:30:00Z">
        <w:r w:rsidR="00A27713">
          <w:rPr>
            <w:lang w:val="en-US"/>
          </w:rPr>
          <w:fldChar w:fldCharType="begin"/>
        </w:r>
        <w:r w:rsidR="00A27713">
          <w:rPr>
            <w:lang w:val="en-US"/>
          </w:rPr>
          <w:instrText xml:space="preserve"> REF _Ref449055271 \h </w:instrText>
        </w:r>
      </w:ins>
      <w:r w:rsidR="00A27713">
        <w:rPr>
          <w:lang w:val="en-US"/>
        </w:rPr>
      </w:r>
      <w:ins w:id="4767" w:author="Charles Gifford" w:date="2017-03-18T22:30:00Z">
        <w:r w:rsidR="00A27713">
          <w:rPr>
            <w:lang w:val="en-US"/>
          </w:rPr>
          <w:fldChar w:fldCharType="end"/>
        </w:r>
        <w:r w:rsidR="00A27713">
          <w:rPr>
            <w:lang w:val="en-US"/>
          </w:rPr>
          <w:t xml:space="preserve"> </w:t>
        </w:r>
        <w:r w:rsidR="00A27713" w:rsidRPr="001C220C">
          <w:rPr>
            <w:lang w:val="en-US"/>
          </w:rPr>
          <w:t xml:space="preserve">lists the </w:t>
        </w:r>
        <w:r w:rsidR="00A27713">
          <w:rPr>
            <w:lang w:val="en-US"/>
          </w:rPr>
          <w:t>relationship</w:t>
        </w:r>
      </w:ins>
      <w:ins w:id="4768" w:author="Charles Gifford" w:date="2017-03-19T00:12:00Z">
        <w:r w:rsidR="00017B9F">
          <w:rPr>
            <w:lang w:val="en-US"/>
          </w:rPr>
          <w:t xml:space="preserve"> role</w:t>
        </w:r>
      </w:ins>
      <w:ins w:id="4769" w:author="Charles Gifford" w:date="2017-03-18T22:30:00Z">
        <w:r w:rsidR="00A27713">
          <w:rPr>
            <w:lang w:val="en-US"/>
          </w:rPr>
          <w:t>s</w:t>
        </w:r>
        <w:r w:rsidR="00A27713" w:rsidRPr="001C220C">
          <w:rPr>
            <w:lang w:val="en-US"/>
          </w:rPr>
          <w:t xml:space="preserve"> of a </w:t>
        </w:r>
        <w:r w:rsidR="00A27713" w:rsidRPr="001C220C">
          <w:rPr>
            <w:i/>
            <w:lang w:val="en-US"/>
          </w:rPr>
          <w:t>physical asset class property</w:t>
        </w:r>
        <w:r w:rsidR="00A27713" w:rsidRPr="001C220C">
          <w:rPr>
            <w:lang w:val="en-US"/>
          </w:rPr>
          <w:t xml:space="preserve">. </w:t>
        </w:r>
        <w:r w:rsidR="00A27713">
          <w:rPr>
            <w:lang w:val="en-US"/>
          </w:rPr>
          <w:t xml:space="preserve"> </w:t>
        </w:r>
      </w:ins>
      <w:ins w:id="4770" w:author="Charles Gifford" w:date="2017-03-22T14:13:00Z">
        <w:r>
          <w:rPr>
            <w:lang w:val="en-US"/>
          </w:rPr>
          <w:fldChar w:fldCharType="begin"/>
        </w:r>
        <w:r>
          <w:rPr>
            <w:lang w:val="en-US"/>
          </w:rPr>
          <w:instrText xml:space="preserve"> REF _Ref477955324 \h </w:instrText>
        </w:r>
      </w:ins>
      <w:r>
        <w:rPr>
          <w:lang w:val="en-US"/>
        </w:rPr>
      </w:r>
      <w:r>
        <w:rPr>
          <w:lang w:val="en-US"/>
        </w:rPr>
        <w:fldChar w:fldCharType="separate"/>
      </w:r>
      <w:ins w:id="4771" w:author="Charles Gifford" w:date="2017-03-22T14:13:00Z">
        <w:r>
          <w:t xml:space="preserve">Table </w:t>
        </w:r>
        <w:r>
          <w:rPr>
            <w:noProof/>
          </w:rPr>
          <w:t>49</w:t>
        </w:r>
        <w:r>
          <w:rPr>
            <w:lang w:val="en-US"/>
          </w:rPr>
          <w:fldChar w:fldCharType="end"/>
        </w:r>
        <w:r>
          <w:rPr>
            <w:lang w:val="en-US"/>
          </w:rPr>
          <w:t xml:space="preserve"> </w:t>
        </w:r>
      </w:ins>
      <w:ins w:id="4772" w:author="Charles Gifford" w:date="2017-03-18T22:30:00Z">
        <w:r w:rsidR="00A27713" w:rsidRPr="00752C4B">
          <w:rPr>
            <w:lang w:val="en-US"/>
          </w:rPr>
          <w:t xml:space="preserve">lists the attributes of a </w:t>
        </w:r>
        <w:r w:rsidR="00A27713" w:rsidRPr="00752C4B">
          <w:rPr>
            <w:i/>
            <w:lang w:val="en-US"/>
          </w:rPr>
          <w:t>physical asset class property</w:t>
        </w:r>
        <w:r w:rsidR="00A27713" w:rsidRPr="00752C4B">
          <w:rPr>
            <w:lang w:val="en-US"/>
          </w:rPr>
          <w:t xml:space="preserve">. </w:t>
        </w:r>
      </w:ins>
    </w:p>
    <w:p w14:paraId="4515A53A" w14:textId="70F5D2C3" w:rsidR="00A27713" w:rsidRDefault="00E3559D" w:rsidP="00E05180">
      <w:pPr>
        <w:pStyle w:val="TABLE-title"/>
        <w:rPr>
          <w:ins w:id="4773" w:author="Charles Gifford" w:date="2017-03-19T00:14:00Z"/>
          <w:lang w:val="en-US"/>
        </w:rPr>
      </w:pPr>
      <w:bookmarkStart w:id="4774" w:name="_Ref477955308"/>
      <w:bookmarkStart w:id="4775" w:name="_Toc478492349"/>
      <w:ins w:id="4776" w:author="Charles Gifford" w:date="2017-03-22T14:12:00Z">
        <w:r>
          <w:t xml:space="preserve">Table </w:t>
        </w:r>
        <w:r>
          <w:fldChar w:fldCharType="begin"/>
        </w:r>
        <w:r>
          <w:instrText xml:space="preserve"> SEQ Table \* ARABIC </w:instrText>
        </w:r>
      </w:ins>
      <w:r>
        <w:fldChar w:fldCharType="separate"/>
      </w:r>
      <w:ins w:id="4777" w:author="Charles Gifford" w:date="2017-03-22T14:12:00Z">
        <w:r>
          <w:rPr>
            <w:noProof/>
          </w:rPr>
          <w:t>48</w:t>
        </w:r>
        <w:r>
          <w:fldChar w:fldCharType="end"/>
        </w:r>
        <w:bookmarkEnd w:id="4774"/>
        <w:r>
          <w:t xml:space="preserve"> </w:t>
        </w:r>
      </w:ins>
      <w:ins w:id="4778" w:author="Charles Gifford" w:date="2017-03-18T22:30:00Z">
        <w:r w:rsidR="00A27713" w:rsidRPr="00752C4B">
          <w:rPr>
            <w:lang w:val="en-US"/>
          </w:rPr>
          <w:t xml:space="preserve">– Physical asset class property </w:t>
        </w:r>
        <w:r w:rsidR="00A27713">
          <w:rPr>
            <w:lang w:val="en-US"/>
          </w:rPr>
          <w:t>relationship</w:t>
        </w:r>
      </w:ins>
      <w:ins w:id="4779" w:author="Charles Gifford" w:date="2017-03-19T00:12:00Z">
        <w:r w:rsidR="00017B9F">
          <w:rPr>
            <w:lang w:val="en-US"/>
          </w:rPr>
          <w:t xml:space="preserve"> role</w:t>
        </w:r>
      </w:ins>
      <w:ins w:id="4780" w:author="Charles Gifford" w:date="2017-03-18T22:30:00Z">
        <w:r w:rsidR="00A27713">
          <w:rPr>
            <w:lang w:val="en-US"/>
          </w:rPr>
          <w:t>s</w:t>
        </w:r>
      </w:ins>
      <w:bookmarkEnd w:id="4775"/>
    </w:p>
    <w:tbl>
      <w:tblPr>
        <w:tblpPr w:leftFromText="180" w:rightFromText="180" w:vertAnchor="text" w:horzAnchor="page" w:tblpX="1470" w:tblpY="3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160"/>
        <w:gridCol w:w="1080"/>
        <w:gridCol w:w="3600"/>
      </w:tblGrid>
      <w:tr w:rsidR="00017B9F" w:rsidRPr="00B1055B" w14:paraId="2B19ED19" w14:textId="77777777" w:rsidTr="00291A9E">
        <w:trPr>
          <w:trHeight w:val="128"/>
          <w:tblHeader/>
          <w:ins w:id="4781" w:author="Charles Gifford" w:date="2017-03-19T00:14:00Z"/>
        </w:trPr>
        <w:tc>
          <w:tcPr>
            <w:tcW w:w="2155" w:type="dxa"/>
            <w:shd w:val="clear" w:color="auto" w:fill="auto"/>
          </w:tcPr>
          <w:p w14:paraId="2E1C5CAF" w14:textId="77777777" w:rsidR="00017B9F" w:rsidRPr="00B1055B" w:rsidRDefault="00017B9F" w:rsidP="00291A9E">
            <w:pPr>
              <w:pStyle w:val="TABLE-col-heading"/>
              <w:rPr>
                <w:ins w:id="4782" w:author="Charles Gifford" w:date="2017-03-19T00:14:00Z"/>
                <w:lang w:val="en-US"/>
              </w:rPr>
            </w:pPr>
            <w:ins w:id="4783" w:author="Charles Gifford" w:date="2017-03-19T00:14:00Z">
              <w:r>
                <w:rPr>
                  <w:lang w:val="en-US"/>
                </w:rPr>
                <w:t>Related Object</w:t>
              </w:r>
            </w:ins>
          </w:p>
        </w:tc>
        <w:tc>
          <w:tcPr>
            <w:tcW w:w="2160" w:type="dxa"/>
            <w:shd w:val="clear" w:color="auto" w:fill="auto"/>
          </w:tcPr>
          <w:p w14:paraId="111C753A" w14:textId="77777777" w:rsidR="00017B9F" w:rsidRPr="00B1055B" w:rsidRDefault="00017B9F" w:rsidP="00291A9E">
            <w:pPr>
              <w:pStyle w:val="TABLE-col-heading"/>
              <w:rPr>
                <w:ins w:id="4784" w:author="Charles Gifford" w:date="2017-03-19T00:14:00Z"/>
                <w:lang w:val="en-US"/>
              </w:rPr>
            </w:pPr>
            <w:ins w:id="4785" w:author="Charles Gifford" w:date="2017-03-19T00:14:00Z">
              <w:r w:rsidRPr="009F3D92">
                <w:rPr>
                  <w:lang w:val="en-US"/>
                </w:rPr>
                <w:t>Role</w:t>
              </w:r>
            </w:ins>
          </w:p>
        </w:tc>
        <w:tc>
          <w:tcPr>
            <w:tcW w:w="1080" w:type="dxa"/>
            <w:shd w:val="clear" w:color="auto" w:fill="auto"/>
          </w:tcPr>
          <w:p w14:paraId="0BC9E8C5" w14:textId="77777777" w:rsidR="00017B9F" w:rsidRPr="00B1055B" w:rsidRDefault="00017B9F" w:rsidP="00291A9E">
            <w:pPr>
              <w:pStyle w:val="TABLE-col-heading"/>
              <w:rPr>
                <w:ins w:id="4786" w:author="Charles Gifford" w:date="2017-03-19T00:14:00Z"/>
                <w:lang w:val="en-US"/>
              </w:rPr>
            </w:pPr>
            <w:ins w:id="4787" w:author="Charles Gifford" w:date="2017-03-19T00:14:00Z">
              <w:r w:rsidRPr="00B1055B">
                <w:rPr>
                  <w:lang w:val="en-US"/>
                </w:rPr>
                <w:t>Multiplicity</w:t>
              </w:r>
            </w:ins>
          </w:p>
        </w:tc>
        <w:tc>
          <w:tcPr>
            <w:tcW w:w="3600" w:type="dxa"/>
            <w:shd w:val="clear" w:color="auto" w:fill="auto"/>
          </w:tcPr>
          <w:p w14:paraId="5BF397F8" w14:textId="77777777" w:rsidR="00017B9F" w:rsidRPr="00B1055B" w:rsidRDefault="00017B9F" w:rsidP="00291A9E">
            <w:pPr>
              <w:pStyle w:val="TABLE-col-heading"/>
              <w:rPr>
                <w:ins w:id="4788" w:author="Charles Gifford" w:date="2017-03-19T00:14:00Z"/>
                <w:lang w:val="en-US"/>
              </w:rPr>
            </w:pPr>
            <w:ins w:id="4789" w:author="Charles Gifford" w:date="2017-03-19T00:14:00Z">
              <w:r>
                <w:rPr>
                  <w:lang w:val="en-US"/>
                </w:rPr>
                <w:t>Descriptions</w:t>
              </w:r>
            </w:ins>
          </w:p>
        </w:tc>
      </w:tr>
      <w:tr w:rsidR="00017B9F" w:rsidRPr="00B1055B" w14:paraId="6CF84195" w14:textId="77777777" w:rsidTr="00291A9E">
        <w:trPr>
          <w:trHeight w:val="398"/>
          <w:ins w:id="4790" w:author="Charles Gifford" w:date="2017-03-19T00:14:00Z"/>
        </w:trPr>
        <w:tc>
          <w:tcPr>
            <w:tcW w:w="2155" w:type="dxa"/>
            <w:shd w:val="clear" w:color="auto" w:fill="auto"/>
          </w:tcPr>
          <w:p w14:paraId="1CA9900E" w14:textId="59A8FE1C" w:rsidR="00017B9F" w:rsidRPr="00B1055B" w:rsidRDefault="00017B9F" w:rsidP="00291A9E">
            <w:pPr>
              <w:pStyle w:val="TABLE-cell"/>
              <w:rPr>
                <w:ins w:id="4791" w:author="Charles Gifford" w:date="2017-03-19T00:14:00Z"/>
                <w:szCs w:val="20"/>
                <w:lang w:val="en-US"/>
              </w:rPr>
            </w:pPr>
            <w:ins w:id="4792" w:author="Charles Gifford" w:date="2017-03-19T00:15:00Z">
              <w:r>
                <w:rPr>
                  <w:szCs w:val="20"/>
                  <w:lang w:val="en-US"/>
                </w:rPr>
                <w:t>P</w:t>
              </w:r>
              <w:r w:rsidRPr="00017B9F">
                <w:rPr>
                  <w:szCs w:val="20"/>
                  <w:lang w:val="en-US"/>
                </w:rPr>
                <w:t xml:space="preserve">hysical asset </w:t>
              </w:r>
            </w:ins>
            <w:ins w:id="4793" w:author="Charles Gifford" w:date="2017-03-19T00:14:00Z">
              <w:r>
                <w:rPr>
                  <w:szCs w:val="20"/>
                  <w:lang w:val="en-US"/>
                </w:rPr>
                <w:t>c</w:t>
              </w:r>
              <w:r w:rsidRPr="00B1055B">
                <w:rPr>
                  <w:szCs w:val="20"/>
                  <w:lang w:val="en-US"/>
                </w:rPr>
                <w:t>lass</w:t>
              </w:r>
            </w:ins>
          </w:p>
        </w:tc>
        <w:tc>
          <w:tcPr>
            <w:tcW w:w="2160" w:type="dxa"/>
            <w:shd w:val="clear" w:color="auto" w:fill="auto"/>
          </w:tcPr>
          <w:p w14:paraId="300836DD" w14:textId="77777777" w:rsidR="00017B9F" w:rsidRPr="00B1055B" w:rsidRDefault="00017B9F" w:rsidP="00291A9E">
            <w:pPr>
              <w:pStyle w:val="TABLE-cell"/>
              <w:rPr>
                <w:ins w:id="4794" w:author="Charles Gifford" w:date="2017-03-19T00:14:00Z"/>
                <w:szCs w:val="20"/>
                <w:lang w:val="en-US"/>
              </w:rPr>
            </w:pPr>
            <w:ins w:id="4795" w:author="Charles Gifford" w:date="2017-03-19T00:14:00Z">
              <w:r>
                <w:rPr>
                  <w:szCs w:val="20"/>
                  <w:lang w:val="en-US"/>
                </w:rPr>
                <w:t>NA</w:t>
              </w:r>
            </w:ins>
          </w:p>
        </w:tc>
        <w:tc>
          <w:tcPr>
            <w:tcW w:w="1080" w:type="dxa"/>
            <w:shd w:val="clear" w:color="auto" w:fill="auto"/>
          </w:tcPr>
          <w:p w14:paraId="462D8497" w14:textId="77777777" w:rsidR="00017B9F" w:rsidRPr="00B1055B" w:rsidRDefault="00017B9F" w:rsidP="00291A9E">
            <w:pPr>
              <w:pStyle w:val="TABLE-cell"/>
              <w:rPr>
                <w:ins w:id="4796" w:author="Charles Gifford" w:date="2017-03-19T00:14:00Z"/>
                <w:szCs w:val="20"/>
                <w:lang w:val="en-US"/>
              </w:rPr>
            </w:pPr>
            <w:ins w:id="4797" w:author="Charles Gifford" w:date="2017-03-19T00:14:00Z">
              <w:r w:rsidRPr="00B1055B">
                <w:rPr>
                  <w:szCs w:val="20"/>
                  <w:lang w:val="en-US"/>
                </w:rPr>
                <w:t>1</w:t>
              </w:r>
            </w:ins>
          </w:p>
        </w:tc>
        <w:tc>
          <w:tcPr>
            <w:tcW w:w="3600" w:type="dxa"/>
            <w:shd w:val="clear" w:color="auto" w:fill="auto"/>
          </w:tcPr>
          <w:p w14:paraId="5B44798F" w14:textId="0D3AE864" w:rsidR="00017B9F" w:rsidRPr="00B1055B" w:rsidRDefault="00017B9F" w:rsidP="00291A9E">
            <w:pPr>
              <w:pStyle w:val="TABLE-cell"/>
              <w:rPr>
                <w:ins w:id="4798" w:author="Charles Gifford" w:date="2017-03-19T00:14:00Z"/>
                <w:szCs w:val="20"/>
                <w:lang w:val="en-US"/>
              </w:rPr>
            </w:pPr>
            <w:ins w:id="4799" w:author="Charles Gifford" w:date="2017-03-19T00:14:00Z">
              <w:r w:rsidRPr="008A468B">
                <w:t xml:space="preserve">The </w:t>
              </w:r>
              <w:r>
                <w:rPr>
                  <w:i/>
                  <w:szCs w:val="20"/>
                  <w:lang w:val="en-US"/>
                </w:rPr>
                <w:t>physical asset</w:t>
              </w:r>
              <w:r w:rsidRPr="00A53554">
                <w:rPr>
                  <w:i/>
                </w:rPr>
                <w:t xml:space="preserve"> class</w:t>
              </w:r>
              <w:r w:rsidRPr="008A468B">
                <w:t xml:space="preserve"> defined in part by this </w:t>
              </w:r>
              <w:r>
                <w:rPr>
                  <w:i/>
                  <w:szCs w:val="20"/>
                  <w:lang w:val="en-US"/>
                </w:rPr>
                <w:t>physical asset</w:t>
              </w:r>
              <w:r w:rsidRPr="00A53554">
                <w:rPr>
                  <w:i/>
                </w:rPr>
                <w:t xml:space="preserve"> class property.</w:t>
              </w:r>
            </w:ins>
          </w:p>
        </w:tc>
      </w:tr>
      <w:tr w:rsidR="00017B9F" w:rsidRPr="00B1055B" w14:paraId="4745EE6E" w14:textId="77777777" w:rsidTr="00291A9E">
        <w:trPr>
          <w:trHeight w:val="479"/>
          <w:ins w:id="4800" w:author="Charles Gifford" w:date="2017-03-19T00:14:00Z"/>
        </w:trPr>
        <w:tc>
          <w:tcPr>
            <w:tcW w:w="2155" w:type="dxa"/>
            <w:shd w:val="clear" w:color="auto" w:fill="auto"/>
          </w:tcPr>
          <w:p w14:paraId="0AF8DAC8" w14:textId="18875E2D" w:rsidR="00017B9F" w:rsidRPr="00B1055B" w:rsidRDefault="00017B9F" w:rsidP="00291A9E">
            <w:pPr>
              <w:pStyle w:val="TABLE-cell"/>
              <w:rPr>
                <w:ins w:id="4801" w:author="Charles Gifford" w:date="2017-03-19T00:14:00Z"/>
                <w:szCs w:val="20"/>
                <w:lang w:val="en-US"/>
              </w:rPr>
            </w:pPr>
            <w:ins w:id="4802" w:author="Charles Gifford" w:date="2017-03-19T00:16:00Z">
              <w:r>
                <w:rPr>
                  <w:szCs w:val="20"/>
                  <w:lang w:val="en-US"/>
                </w:rPr>
                <w:t>Physical asset</w:t>
              </w:r>
            </w:ins>
            <w:ins w:id="4803" w:author="Charles Gifford" w:date="2017-03-19T00:14:00Z">
              <w:r w:rsidRPr="002B1DB2">
                <w:rPr>
                  <w:szCs w:val="20"/>
                  <w:lang w:val="en-US"/>
                </w:rPr>
                <w:t xml:space="preserve"> class </w:t>
              </w:r>
              <w:r>
                <w:rPr>
                  <w:szCs w:val="20"/>
                  <w:lang w:val="en-US"/>
                </w:rPr>
                <w:t>p</w:t>
              </w:r>
              <w:r w:rsidRPr="00091763">
                <w:rPr>
                  <w:szCs w:val="20"/>
                  <w:lang w:val="en-US"/>
                </w:rPr>
                <w:t>roperty</w:t>
              </w:r>
            </w:ins>
          </w:p>
        </w:tc>
        <w:tc>
          <w:tcPr>
            <w:tcW w:w="2160" w:type="dxa"/>
            <w:shd w:val="clear" w:color="auto" w:fill="auto"/>
          </w:tcPr>
          <w:p w14:paraId="07EDE2A2" w14:textId="2B434151" w:rsidR="00017B9F" w:rsidRDefault="00017B9F" w:rsidP="00291A9E">
            <w:pPr>
              <w:pStyle w:val="TABLE-cell"/>
              <w:rPr>
                <w:ins w:id="4804" w:author="Charles Gifford" w:date="2017-03-19T00:14:00Z"/>
                <w:szCs w:val="20"/>
                <w:lang w:val="en-US"/>
              </w:rPr>
            </w:pPr>
            <w:ins w:id="4805" w:author="Charles Gifford" w:date="2017-03-19T00:16:00Z">
              <w:r w:rsidRPr="00017B9F">
                <w:rPr>
                  <w:szCs w:val="20"/>
                  <w:lang w:val="en-US"/>
                </w:rPr>
                <w:t xml:space="preserve">Physical asset </w:t>
              </w:r>
            </w:ins>
            <w:ins w:id="4806" w:author="Charles Gifford" w:date="2017-03-19T00:14:00Z">
              <w:r w:rsidRPr="002B1DB2">
                <w:rPr>
                  <w:szCs w:val="20"/>
                  <w:lang w:val="en-US"/>
                </w:rPr>
                <w:t xml:space="preserve">class </w:t>
              </w:r>
              <w:r>
                <w:rPr>
                  <w:szCs w:val="20"/>
                  <w:lang w:val="en-US"/>
                </w:rPr>
                <w:t>p</w:t>
              </w:r>
              <w:r w:rsidRPr="00091763">
                <w:rPr>
                  <w:szCs w:val="20"/>
                  <w:lang w:val="en-US"/>
                </w:rPr>
                <w:t>roperty</w:t>
              </w:r>
            </w:ins>
          </w:p>
        </w:tc>
        <w:tc>
          <w:tcPr>
            <w:tcW w:w="1080" w:type="dxa"/>
            <w:shd w:val="clear" w:color="auto" w:fill="auto"/>
          </w:tcPr>
          <w:p w14:paraId="4C1C0843" w14:textId="77777777" w:rsidR="00017B9F" w:rsidRDefault="00017B9F" w:rsidP="00291A9E">
            <w:pPr>
              <w:pStyle w:val="TABLE-cell"/>
              <w:rPr>
                <w:ins w:id="4807" w:author="Charles Gifford" w:date="2017-03-19T00:14:00Z"/>
                <w:szCs w:val="20"/>
                <w:lang w:val="en-US"/>
              </w:rPr>
            </w:pPr>
            <w:ins w:id="4808" w:author="Charles Gifford" w:date="2017-03-19T00:14:00Z">
              <w:r w:rsidRPr="00BE4602">
                <w:rPr>
                  <w:szCs w:val="20"/>
                  <w:lang w:val="en-US"/>
                </w:rPr>
                <w:t>0..*</w:t>
              </w:r>
            </w:ins>
          </w:p>
        </w:tc>
        <w:tc>
          <w:tcPr>
            <w:tcW w:w="3600" w:type="dxa"/>
            <w:shd w:val="clear" w:color="auto" w:fill="auto"/>
          </w:tcPr>
          <w:p w14:paraId="6A75E102" w14:textId="582C88B2" w:rsidR="00017B9F" w:rsidRDefault="00017B9F" w:rsidP="00291A9E">
            <w:pPr>
              <w:pStyle w:val="TABLE-cell"/>
              <w:rPr>
                <w:ins w:id="4809" w:author="Charles Gifford" w:date="2017-03-19T00:14:00Z"/>
                <w:lang w:val="en-US"/>
              </w:rPr>
            </w:pPr>
            <w:ins w:id="4810" w:author="Charles Gifford" w:date="2017-03-19T00:14:00Z">
              <w:r w:rsidRPr="00091763">
                <w:rPr>
                  <w:lang w:val="en-US"/>
                </w:rPr>
                <w:t xml:space="preserve">The nested </w:t>
              </w:r>
              <w:r>
                <w:rPr>
                  <w:i/>
                  <w:szCs w:val="20"/>
                  <w:lang w:val="en-US"/>
                </w:rPr>
                <w:t>physical asset</w:t>
              </w:r>
              <w:r w:rsidRPr="00A27713">
                <w:rPr>
                  <w:i/>
                </w:rPr>
                <w:t xml:space="preserve"> </w:t>
              </w:r>
              <w:r w:rsidRPr="00A53554">
                <w:rPr>
                  <w:i/>
                </w:rPr>
                <w:t xml:space="preserve">class </w:t>
              </w:r>
              <w:r w:rsidRPr="00091763">
                <w:rPr>
                  <w:i/>
                  <w:lang w:val="en-US"/>
                </w:rPr>
                <w:t>propert</w:t>
              </w:r>
              <w:r>
                <w:rPr>
                  <w:i/>
                  <w:lang w:val="en-US"/>
                </w:rPr>
                <w:t>y(s)</w:t>
              </w:r>
              <w:r>
                <w:rPr>
                  <w:lang w:val="en-US"/>
                </w:rPr>
                <w:t xml:space="preserve"> makes up part of this</w:t>
              </w:r>
              <w:r w:rsidRPr="00B32104">
                <w:rPr>
                  <w:i/>
                  <w:szCs w:val="20"/>
                  <w:lang w:val="en-US"/>
                </w:rPr>
                <w:t xml:space="preserve"> </w:t>
              </w:r>
              <w:r>
                <w:rPr>
                  <w:i/>
                  <w:szCs w:val="20"/>
                  <w:lang w:val="en-US"/>
                </w:rPr>
                <w:t>physical asset</w:t>
              </w:r>
              <w:r w:rsidRPr="00A53554">
                <w:rPr>
                  <w:i/>
                </w:rPr>
                <w:t xml:space="preserve"> class </w:t>
              </w:r>
              <w:r w:rsidRPr="00091763">
                <w:rPr>
                  <w:i/>
                  <w:lang w:val="en-US"/>
                </w:rPr>
                <w:t>property</w:t>
              </w:r>
              <w:r>
                <w:rPr>
                  <w:i/>
                  <w:lang w:val="en-US"/>
                </w:rPr>
                <w:t xml:space="preserve"> </w:t>
              </w:r>
              <w:r w:rsidRPr="00056506">
                <w:rPr>
                  <w:lang w:val="en-US"/>
                </w:rPr>
                <w:t>as the whole</w:t>
              </w:r>
              <w:r w:rsidRPr="002B1DB2">
                <w:rPr>
                  <w:lang w:val="en-US"/>
                </w:rPr>
                <w:t>.</w:t>
              </w:r>
            </w:ins>
          </w:p>
        </w:tc>
      </w:tr>
      <w:tr w:rsidR="00017B9F" w:rsidRPr="00B1055B" w14:paraId="55E851B2" w14:textId="77777777" w:rsidTr="00017B9F">
        <w:trPr>
          <w:trHeight w:val="441"/>
          <w:ins w:id="4811" w:author="Charles Gifford" w:date="2017-03-19T00:14:00Z"/>
        </w:trPr>
        <w:tc>
          <w:tcPr>
            <w:tcW w:w="2155" w:type="dxa"/>
            <w:shd w:val="clear" w:color="auto" w:fill="auto"/>
          </w:tcPr>
          <w:p w14:paraId="60D8D098" w14:textId="51F3B0ED" w:rsidR="00017B9F" w:rsidRPr="00B1055B" w:rsidRDefault="00017B9F" w:rsidP="00291A9E">
            <w:pPr>
              <w:pStyle w:val="TABLE-cell"/>
              <w:rPr>
                <w:ins w:id="4812" w:author="Charles Gifford" w:date="2017-03-19T00:14:00Z"/>
                <w:szCs w:val="20"/>
                <w:lang w:val="en-US"/>
              </w:rPr>
            </w:pPr>
            <w:ins w:id="4813" w:author="Charles Gifford" w:date="2017-03-19T00:16:00Z">
              <w:r>
                <w:rPr>
                  <w:szCs w:val="20"/>
                  <w:lang w:val="en-US"/>
                </w:rPr>
                <w:t xml:space="preserve">Physical asset </w:t>
              </w:r>
            </w:ins>
            <w:ins w:id="4814" w:author="Charles Gifford" w:date="2017-03-19T00:14:00Z">
              <w:r>
                <w:rPr>
                  <w:szCs w:val="20"/>
                  <w:lang w:val="en-US"/>
                </w:rPr>
                <w:t>p</w:t>
              </w:r>
              <w:r w:rsidRPr="00091763">
                <w:rPr>
                  <w:szCs w:val="20"/>
                  <w:lang w:val="en-US"/>
                </w:rPr>
                <w:t>roperty</w:t>
              </w:r>
            </w:ins>
          </w:p>
        </w:tc>
        <w:tc>
          <w:tcPr>
            <w:tcW w:w="2160" w:type="dxa"/>
            <w:shd w:val="clear" w:color="auto" w:fill="auto"/>
          </w:tcPr>
          <w:p w14:paraId="78C740DD" w14:textId="77777777" w:rsidR="00017B9F" w:rsidRDefault="00017B9F" w:rsidP="00291A9E">
            <w:pPr>
              <w:pStyle w:val="TABLE-cell"/>
              <w:rPr>
                <w:ins w:id="4815" w:author="Charles Gifford" w:date="2017-03-19T00:14:00Z"/>
                <w:szCs w:val="20"/>
                <w:lang w:val="en-US"/>
              </w:rPr>
            </w:pPr>
            <w:ins w:id="4816" w:author="Charles Gifford" w:date="2017-03-19T00:14:00Z">
              <w:r>
                <w:rPr>
                  <w:szCs w:val="20"/>
                  <w:lang w:val="en-US"/>
                </w:rPr>
                <w:t>NA</w:t>
              </w:r>
            </w:ins>
          </w:p>
        </w:tc>
        <w:tc>
          <w:tcPr>
            <w:tcW w:w="1080" w:type="dxa"/>
            <w:shd w:val="clear" w:color="auto" w:fill="auto"/>
          </w:tcPr>
          <w:p w14:paraId="0F1062D6" w14:textId="77777777" w:rsidR="00017B9F" w:rsidRDefault="00017B9F" w:rsidP="00291A9E">
            <w:pPr>
              <w:pStyle w:val="TABLE-cell"/>
              <w:rPr>
                <w:ins w:id="4817" w:author="Charles Gifford" w:date="2017-03-19T00:14:00Z"/>
                <w:szCs w:val="20"/>
                <w:lang w:val="en-US"/>
              </w:rPr>
            </w:pPr>
            <w:ins w:id="4818" w:author="Charles Gifford" w:date="2017-03-19T00:14:00Z">
              <w:r w:rsidRPr="00BE4602">
                <w:rPr>
                  <w:szCs w:val="20"/>
                  <w:lang w:val="en-US"/>
                </w:rPr>
                <w:t>0..*</w:t>
              </w:r>
            </w:ins>
          </w:p>
        </w:tc>
        <w:tc>
          <w:tcPr>
            <w:tcW w:w="3600" w:type="dxa"/>
            <w:shd w:val="clear" w:color="auto" w:fill="auto"/>
          </w:tcPr>
          <w:p w14:paraId="02AC6BA9" w14:textId="127442CF" w:rsidR="00017B9F" w:rsidRDefault="00017B9F" w:rsidP="00291A9E">
            <w:pPr>
              <w:pStyle w:val="TABLE-cell"/>
              <w:rPr>
                <w:ins w:id="4819" w:author="Charles Gifford" w:date="2017-03-19T00:14:00Z"/>
              </w:rPr>
            </w:pPr>
            <w:ins w:id="4820" w:author="Charles Gifford" w:date="2017-03-19T00:14:00Z">
              <w:r>
                <w:t>If the parent</w:t>
              </w:r>
              <w:r w:rsidRPr="00B32104">
                <w:rPr>
                  <w:i/>
                  <w:szCs w:val="20"/>
                  <w:lang w:val="en-US"/>
                </w:rPr>
                <w:t xml:space="preserve"> </w:t>
              </w:r>
              <w:r>
                <w:rPr>
                  <w:i/>
                  <w:szCs w:val="20"/>
                  <w:lang w:val="en-US"/>
                </w:rPr>
                <w:t>physical asset</w:t>
              </w:r>
              <w:r>
                <w:t xml:space="preserve"> supports a</w:t>
              </w:r>
              <w:r w:rsidRPr="00B32104">
                <w:rPr>
                  <w:i/>
                  <w:szCs w:val="20"/>
                  <w:lang w:val="en-US"/>
                </w:rPr>
                <w:t xml:space="preserve"> </w:t>
              </w:r>
              <w:r>
                <w:rPr>
                  <w:i/>
                  <w:szCs w:val="20"/>
                  <w:lang w:val="en-US"/>
                </w:rPr>
                <w:t>physical asset</w:t>
              </w:r>
              <w:r w:rsidRPr="00B32104">
                <w:rPr>
                  <w:i/>
                </w:rPr>
                <w:t xml:space="preserve"> class,</w:t>
              </w:r>
              <w:r>
                <w:t xml:space="preserve"> this</w:t>
              </w:r>
              <w:r w:rsidRPr="00B32104">
                <w:rPr>
                  <w:i/>
                  <w:szCs w:val="20"/>
                  <w:lang w:val="en-US"/>
                </w:rPr>
                <w:t xml:space="preserve"> </w:t>
              </w:r>
              <w:r>
                <w:rPr>
                  <w:i/>
                  <w:szCs w:val="20"/>
                  <w:lang w:val="en-US"/>
                </w:rPr>
                <w:t xml:space="preserve">physical asset </w:t>
              </w:r>
              <w:r w:rsidRPr="00B32104">
                <w:rPr>
                  <w:i/>
                </w:rPr>
                <w:t xml:space="preserve">class property(s) </w:t>
              </w:r>
              <w:r>
                <w:t>is applied in the</w:t>
              </w:r>
              <w:r w:rsidRPr="00B32104">
                <w:rPr>
                  <w:i/>
                  <w:szCs w:val="20"/>
                  <w:lang w:val="en-US"/>
                </w:rPr>
                <w:t xml:space="preserve"> </w:t>
              </w:r>
              <w:r>
                <w:rPr>
                  <w:i/>
                  <w:szCs w:val="20"/>
                  <w:lang w:val="en-US"/>
                </w:rPr>
                <w:t>physical asset</w:t>
              </w:r>
              <w:r w:rsidRPr="00B32104">
                <w:rPr>
                  <w:i/>
                </w:rPr>
                <w:t xml:space="preserve"> property(s)</w:t>
              </w:r>
              <w:r>
                <w:t xml:space="preserve">. </w:t>
              </w:r>
            </w:ins>
          </w:p>
          <w:p w14:paraId="2BAAE38D" w14:textId="77A02EFB" w:rsidR="00017B9F" w:rsidRPr="00B32104" w:rsidRDefault="00017B9F" w:rsidP="00291A9E">
            <w:pPr>
              <w:pStyle w:val="TABLE-cell"/>
              <w:rPr>
                <w:ins w:id="4821" w:author="Charles Gifford" w:date="2017-03-19T00:14:00Z"/>
                <w:lang w:val="en-US"/>
              </w:rPr>
            </w:pPr>
            <w:ins w:id="4822" w:author="Charles Gifford" w:date="2017-03-19T00:14:00Z">
              <w:r>
                <w:t>The</w:t>
              </w:r>
              <w:r w:rsidRPr="00B32104">
                <w:rPr>
                  <w:i/>
                  <w:szCs w:val="20"/>
                  <w:lang w:val="en-US"/>
                </w:rPr>
                <w:t xml:space="preserve"> </w:t>
              </w:r>
              <w:r>
                <w:rPr>
                  <w:i/>
                  <w:szCs w:val="20"/>
                  <w:lang w:val="en-US"/>
                </w:rPr>
                <w:t>physical asset</w:t>
              </w:r>
              <w:r w:rsidRPr="00B32104">
                <w:rPr>
                  <w:i/>
                </w:rPr>
                <w:t xml:space="preserve"> property </w:t>
              </w:r>
              <w:r>
                <w:t>maps to this corresponding</w:t>
              </w:r>
              <w:r w:rsidRPr="00B32104">
                <w:rPr>
                  <w:i/>
                  <w:szCs w:val="20"/>
                  <w:lang w:val="en-US"/>
                </w:rPr>
                <w:t xml:space="preserve"> </w:t>
              </w:r>
              <w:r>
                <w:rPr>
                  <w:i/>
                  <w:szCs w:val="20"/>
                  <w:lang w:val="en-US"/>
                </w:rPr>
                <w:t>physical asset</w:t>
              </w:r>
              <w:r w:rsidRPr="00B32104">
                <w:rPr>
                  <w:i/>
                </w:rPr>
                <w:t xml:space="preserve"> class property.</w:t>
              </w:r>
            </w:ins>
          </w:p>
        </w:tc>
      </w:tr>
    </w:tbl>
    <w:p w14:paraId="0C2065D5" w14:textId="77777777" w:rsidR="00017B9F" w:rsidRPr="00017B9F" w:rsidRDefault="00017B9F" w:rsidP="00017B9F">
      <w:pPr>
        <w:rPr>
          <w:ins w:id="4823" w:author="Charles Gifford" w:date="2017-03-18T22:30:00Z"/>
          <w:lang w:val="en-US"/>
        </w:rPr>
      </w:pPr>
    </w:p>
    <w:p w14:paraId="0A679BE3" w14:textId="218E47C2" w:rsidR="00A27713" w:rsidRPr="001C220C" w:rsidRDefault="00E3559D" w:rsidP="00E05180">
      <w:pPr>
        <w:pStyle w:val="TABLE-title"/>
        <w:rPr>
          <w:ins w:id="4824" w:author="Charles Gifford" w:date="2017-03-18T22:30:00Z"/>
          <w:lang w:val="en-US"/>
        </w:rPr>
      </w:pPr>
      <w:bookmarkStart w:id="4825" w:name="_Ref477955324"/>
      <w:bookmarkStart w:id="4826" w:name="_Toc478492350"/>
      <w:ins w:id="4827" w:author="Charles Gifford" w:date="2017-03-22T14:12:00Z">
        <w:r>
          <w:t xml:space="preserve">Table </w:t>
        </w:r>
        <w:r>
          <w:fldChar w:fldCharType="begin"/>
        </w:r>
        <w:r>
          <w:instrText xml:space="preserve"> SEQ Table \* ARABIC </w:instrText>
        </w:r>
      </w:ins>
      <w:r>
        <w:fldChar w:fldCharType="separate"/>
      </w:r>
      <w:ins w:id="4828" w:author="Charles Gifford" w:date="2017-03-22T14:12:00Z">
        <w:r>
          <w:rPr>
            <w:noProof/>
          </w:rPr>
          <w:t>49</w:t>
        </w:r>
        <w:r>
          <w:fldChar w:fldCharType="end"/>
        </w:r>
        <w:bookmarkEnd w:id="4825"/>
        <w:r>
          <w:rPr>
            <w:lang w:val="en-US"/>
          </w:rPr>
          <w:t xml:space="preserve"> </w:t>
        </w:r>
      </w:ins>
      <w:ins w:id="4829" w:author="Charles Gifford" w:date="2017-03-18T22:30:00Z">
        <w:r w:rsidR="00A27713">
          <w:rPr>
            <w:lang w:val="en-US"/>
          </w:rPr>
          <w:t>–</w:t>
        </w:r>
        <w:r w:rsidR="00A27713" w:rsidRPr="001C220C">
          <w:rPr>
            <w:lang w:val="en-US"/>
          </w:rPr>
          <w:t xml:space="preserve"> </w:t>
        </w:r>
        <w:r w:rsidR="00A27713">
          <w:rPr>
            <w:lang w:val="en-US"/>
          </w:rPr>
          <w:t>P</w:t>
        </w:r>
        <w:r w:rsidR="00A27713" w:rsidRPr="001C220C">
          <w:rPr>
            <w:lang w:val="en-US"/>
          </w:rPr>
          <w:t>hysical asset class property</w:t>
        </w:r>
        <w:r w:rsidR="00A27713" w:rsidRPr="00AC2193">
          <w:rPr>
            <w:lang w:val="en-US"/>
          </w:rPr>
          <w:t xml:space="preserve"> </w:t>
        </w:r>
        <w:r w:rsidR="00A27713">
          <w:rPr>
            <w:lang w:val="en-US"/>
          </w:rPr>
          <w:t>attributes</w:t>
        </w:r>
        <w:bookmarkEnd w:id="4826"/>
      </w:ins>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A27713" w:rsidRPr="001C220C" w14:paraId="34FD7F17" w14:textId="77777777" w:rsidTr="00291A9E">
        <w:trPr>
          <w:tblHeader/>
          <w:jc w:val="center"/>
          <w:ins w:id="4830" w:author="Charles Gifford" w:date="2017-03-18T22:30:00Z"/>
        </w:trPr>
        <w:tc>
          <w:tcPr>
            <w:tcW w:w="1269" w:type="dxa"/>
          </w:tcPr>
          <w:p w14:paraId="43D3FEEC" w14:textId="77777777" w:rsidR="00A27713" w:rsidRPr="001C220C" w:rsidRDefault="00A27713" w:rsidP="00291A9E">
            <w:pPr>
              <w:pStyle w:val="NormalTableHeader"/>
              <w:spacing w:before="40"/>
              <w:rPr>
                <w:ins w:id="4831" w:author="Charles Gifford" w:date="2017-03-18T22:30:00Z"/>
                <w:lang w:val="en-US"/>
              </w:rPr>
            </w:pPr>
            <w:ins w:id="4832" w:author="Charles Gifford" w:date="2017-03-18T22:30:00Z">
              <w:r w:rsidRPr="001C220C">
                <w:rPr>
                  <w:lang w:val="en-US"/>
                </w:rPr>
                <w:t>Attribute Name</w:t>
              </w:r>
            </w:ins>
          </w:p>
        </w:tc>
        <w:tc>
          <w:tcPr>
            <w:tcW w:w="2880" w:type="dxa"/>
          </w:tcPr>
          <w:p w14:paraId="36E78B10" w14:textId="77777777" w:rsidR="00A27713" w:rsidRPr="001C220C" w:rsidRDefault="00A27713" w:rsidP="00291A9E">
            <w:pPr>
              <w:pStyle w:val="NormalTableHeader"/>
              <w:spacing w:before="40"/>
              <w:rPr>
                <w:ins w:id="4833" w:author="Charles Gifford" w:date="2017-03-18T22:30:00Z"/>
                <w:lang w:val="en-US"/>
              </w:rPr>
            </w:pPr>
            <w:ins w:id="4834" w:author="Charles Gifford" w:date="2017-03-18T22:30:00Z">
              <w:r w:rsidRPr="001C220C">
                <w:rPr>
                  <w:lang w:val="en-US"/>
                </w:rPr>
                <w:t>Description</w:t>
              </w:r>
            </w:ins>
          </w:p>
        </w:tc>
        <w:tc>
          <w:tcPr>
            <w:tcW w:w="1440" w:type="dxa"/>
          </w:tcPr>
          <w:p w14:paraId="6BCEAACB" w14:textId="77777777" w:rsidR="00A27713" w:rsidRPr="001C220C" w:rsidRDefault="00A27713" w:rsidP="00291A9E">
            <w:pPr>
              <w:pStyle w:val="NormalTableHeader"/>
              <w:spacing w:before="40"/>
              <w:rPr>
                <w:ins w:id="4835" w:author="Charles Gifford" w:date="2017-03-18T22:30:00Z"/>
                <w:lang w:val="en-US"/>
              </w:rPr>
            </w:pPr>
            <w:ins w:id="4836" w:author="Charles Gifford" w:date="2017-03-18T22:30:00Z">
              <w:r>
                <w:rPr>
                  <w:lang w:val="en-US"/>
                </w:rPr>
                <w:t>Production example</w:t>
              </w:r>
              <w:r w:rsidRPr="001C220C">
                <w:rPr>
                  <w:lang w:val="en-US"/>
                </w:rPr>
                <w:t>s</w:t>
              </w:r>
            </w:ins>
          </w:p>
        </w:tc>
        <w:tc>
          <w:tcPr>
            <w:tcW w:w="1297" w:type="dxa"/>
          </w:tcPr>
          <w:p w14:paraId="727B209C" w14:textId="77777777" w:rsidR="00A27713" w:rsidRPr="001C220C" w:rsidRDefault="00A27713" w:rsidP="00291A9E">
            <w:pPr>
              <w:pStyle w:val="NormalTableHeader"/>
              <w:spacing w:before="40"/>
              <w:rPr>
                <w:ins w:id="4837" w:author="Charles Gifford" w:date="2017-03-18T22:30:00Z"/>
                <w:lang w:val="en-US"/>
              </w:rPr>
            </w:pPr>
            <w:ins w:id="4838" w:author="Charles Gifford" w:date="2017-03-18T22:30:00Z">
              <w:r>
                <w:rPr>
                  <w:lang w:val="en-US"/>
                </w:rPr>
                <w:t>Maintenance example</w:t>
              </w:r>
              <w:r w:rsidRPr="001C220C">
                <w:rPr>
                  <w:lang w:val="en-US"/>
                </w:rPr>
                <w:t>s</w:t>
              </w:r>
            </w:ins>
          </w:p>
        </w:tc>
        <w:tc>
          <w:tcPr>
            <w:tcW w:w="1080" w:type="dxa"/>
          </w:tcPr>
          <w:p w14:paraId="789EEC0A" w14:textId="77777777" w:rsidR="00A27713" w:rsidRPr="001C220C" w:rsidRDefault="00A27713" w:rsidP="00291A9E">
            <w:pPr>
              <w:pStyle w:val="NormalTableHeader"/>
              <w:spacing w:before="40"/>
              <w:rPr>
                <w:ins w:id="4839" w:author="Charles Gifford" w:date="2017-03-18T22:30:00Z"/>
                <w:lang w:val="en-US"/>
              </w:rPr>
            </w:pPr>
            <w:ins w:id="4840" w:author="Charles Gifford" w:date="2017-03-18T22:30:00Z">
              <w:r>
                <w:rPr>
                  <w:lang w:val="en-US"/>
                </w:rPr>
                <w:t>Quality example</w:t>
              </w:r>
              <w:r w:rsidRPr="001C220C">
                <w:rPr>
                  <w:lang w:val="en-US"/>
                </w:rPr>
                <w:t>s</w:t>
              </w:r>
            </w:ins>
          </w:p>
        </w:tc>
        <w:tc>
          <w:tcPr>
            <w:tcW w:w="1080" w:type="dxa"/>
          </w:tcPr>
          <w:p w14:paraId="03D24714" w14:textId="77777777" w:rsidR="00A27713" w:rsidRPr="001C220C" w:rsidRDefault="00A27713" w:rsidP="00291A9E">
            <w:pPr>
              <w:pStyle w:val="NormalTableHeader"/>
              <w:spacing w:before="40"/>
              <w:rPr>
                <w:ins w:id="4841" w:author="Charles Gifford" w:date="2017-03-18T22:30:00Z"/>
                <w:lang w:val="en-US"/>
              </w:rPr>
            </w:pPr>
            <w:ins w:id="4842" w:author="Charles Gifford" w:date="2017-03-18T22:30:00Z">
              <w:r>
                <w:rPr>
                  <w:lang w:val="en-US"/>
                </w:rPr>
                <w:t>Inventory example</w:t>
              </w:r>
              <w:r w:rsidRPr="001C220C">
                <w:rPr>
                  <w:lang w:val="en-US"/>
                </w:rPr>
                <w:t>s</w:t>
              </w:r>
            </w:ins>
          </w:p>
        </w:tc>
      </w:tr>
      <w:tr w:rsidR="00A27713" w:rsidRPr="001C220C" w14:paraId="07441FFB" w14:textId="77777777" w:rsidTr="00291A9E">
        <w:trPr>
          <w:cantSplit/>
          <w:jc w:val="center"/>
          <w:ins w:id="4843" w:author="Charles Gifford" w:date="2017-03-18T22:30:00Z"/>
        </w:trPr>
        <w:tc>
          <w:tcPr>
            <w:tcW w:w="1269" w:type="dxa"/>
          </w:tcPr>
          <w:p w14:paraId="7C01715D" w14:textId="77777777" w:rsidR="00A27713" w:rsidRPr="001C220C" w:rsidRDefault="00A27713" w:rsidP="00291A9E">
            <w:pPr>
              <w:pStyle w:val="TableNormal1"/>
              <w:spacing w:before="40"/>
              <w:rPr>
                <w:ins w:id="4844" w:author="Charles Gifford" w:date="2017-03-18T22:30:00Z"/>
                <w:lang w:val="en-US"/>
              </w:rPr>
            </w:pPr>
            <w:ins w:id="4845" w:author="Charles Gifford" w:date="2017-03-18T22:30:00Z">
              <w:r w:rsidRPr="001C220C">
                <w:rPr>
                  <w:lang w:val="en-US"/>
                </w:rPr>
                <w:t>ID</w:t>
              </w:r>
            </w:ins>
          </w:p>
        </w:tc>
        <w:tc>
          <w:tcPr>
            <w:tcW w:w="2880" w:type="dxa"/>
          </w:tcPr>
          <w:p w14:paraId="5E66FF15" w14:textId="77777777" w:rsidR="00A27713" w:rsidRPr="001C220C" w:rsidRDefault="00A27713" w:rsidP="00291A9E">
            <w:pPr>
              <w:pStyle w:val="TableNormal1"/>
              <w:spacing w:before="40"/>
              <w:rPr>
                <w:ins w:id="4846" w:author="Charles Gifford" w:date="2017-03-18T22:30:00Z"/>
                <w:lang w:val="en-US"/>
              </w:rPr>
            </w:pPr>
            <w:ins w:id="4847" w:author="Charles Gifford" w:date="2017-03-18T22:30:00Z">
              <w:r w:rsidRPr="001C220C">
                <w:rPr>
                  <w:lang w:val="en-US"/>
                </w:rPr>
                <w:t>An identific</w:t>
              </w:r>
              <w:r>
                <w:rPr>
                  <w:lang w:val="en-US"/>
                </w:rPr>
                <w:t>ation of the specific property.</w:t>
              </w:r>
            </w:ins>
          </w:p>
        </w:tc>
        <w:tc>
          <w:tcPr>
            <w:tcW w:w="1440" w:type="dxa"/>
          </w:tcPr>
          <w:p w14:paraId="3054C409" w14:textId="77777777" w:rsidR="00A27713" w:rsidRPr="001C220C" w:rsidRDefault="00A27713" w:rsidP="00291A9E">
            <w:pPr>
              <w:pStyle w:val="TableNormal1"/>
              <w:spacing w:before="40"/>
              <w:rPr>
                <w:ins w:id="4848" w:author="Charles Gifford" w:date="2017-03-18T22:30:00Z"/>
                <w:lang w:val="en-US"/>
              </w:rPr>
            </w:pPr>
            <w:ins w:id="4849" w:author="Charles Gifford" w:date="2017-03-18T22:30:00Z">
              <w:r w:rsidRPr="001C220C">
                <w:rPr>
                  <w:lang w:val="en-US"/>
                </w:rPr>
                <w:t>Throughput</w:t>
              </w:r>
            </w:ins>
          </w:p>
        </w:tc>
        <w:tc>
          <w:tcPr>
            <w:tcW w:w="1297" w:type="dxa"/>
          </w:tcPr>
          <w:p w14:paraId="3EF16D54" w14:textId="77777777" w:rsidR="00A27713" w:rsidRPr="001C220C" w:rsidRDefault="00A27713" w:rsidP="00291A9E">
            <w:pPr>
              <w:pStyle w:val="TableNormal1"/>
              <w:spacing w:before="40"/>
              <w:rPr>
                <w:ins w:id="4850" w:author="Charles Gifford" w:date="2017-03-18T22:30:00Z"/>
                <w:lang w:val="en-US"/>
              </w:rPr>
            </w:pPr>
            <w:ins w:id="4851" w:author="Charles Gifford" w:date="2017-03-18T22:30:00Z">
              <w:r w:rsidRPr="001C220C">
                <w:rPr>
                  <w:lang w:val="en-US"/>
                </w:rPr>
                <w:t>Weld Rate</w:t>
              </w:r>
            </w:ins>
          </w:p>
        </w:tc>
        <w:tc>
          <w:tcPr>
            <w:tcW w:w="1080" w:type="dxa"/>
          </w:tcPr>
          <w:p w14:paraId="4EFC041C" w14:textId="77777777" w:rsidR="00A27713" w:rsidRPr="001C220C" w:rsidRDefault="00A27713" w:rsidP="00291A9E">
            <w:pPr>
              <w:pStyle w:val="TableNormal1"/>
              <w:spacing w:before="40"/>
              <w:rPr>
                <w:ins w:id="4852" w:author="Charles Gifford" w:date="2017-03-18T22:30:00Z"/>
                <w:lang w:val="en-US"/>
              </w:rPr>
            </w:pPr>
            <w:ins w:id="4853" w:author="Charles Gifford" w:date="2017-03-18T22:30:00Z">
              <w:r w:rsidRPr="001C220C">
                <w:rPr>
                  <w:lang w:val="en-US"/>
                </w:rPr>
                <w:t>Test Speed</w:t>
              </w:r>
            </w:ins>
          </w:p>
        </w:tc>
        <w:tc>
          <w:tcPr>
            <w:tcW w:w="1080" w:type="dxa"/>
          </w:tcPr>
          <w:p w14:paraId="353682C9" w14:textId="77777777" w:rsidR="00A27713" w:rsidRPr="001C220C" w:rsidRDefault="00A27713" w:rsidP="00291A9E">
            <w:pPr>
              <w:pStyle w:val="TableNormal1"/>
              <w:spacing w:before="40"/>
              <w:rPr>
                <w:ins w:id="4854" w:author="Charles Gifford" w:date="2017-03-18T22:30:00Z"/>
                <w:lang w:val="en-US"/>
              </w:rPr>
            </w:pPr>
            <w:ins w:id="4855" w:author="Charles Gifford" w:date="2017-03-18T22:30:00Z">
              <w:r w:rsidRPr="001C220C">
                <w:rPr>
                  <w:lang w:val="en-US"/>
                </w:rPr>
                <w:t>Charge Time</w:t>
              </w:r>
            </w:ins>
          </w:p>
        </w:tc>
      </w:tr>
      <w:tr w:rsidR="00A27713" w:rsidRPr="001C220C" w14:paraId="44CC04D5" w14:textId="77777777" w:rsidTr="00291A9E">
        <w:trPr>
          <w:cantSplit/>
          <w:jc w:val="center"/>
          <w:ins w:id="4856" w:author="Charles Gifford" w:date="2017-03-18T22:30:00Z"/>
        </w:trPr>
        <w:tc>
          <w:tcPr>
            <w:tcW w:w="1269" w:type="dxa"/>
          </w:tcPr>
          <w:p w14:paraId="5B8B942F" w14:textId="77777777" w:rsidR="00A27713" w:rsidRPr="001C220C" w:rsidRDefault="00A27713" w:rsidP="00291A9E">
            <w:pPr>
              <w:pStyle w:val="TableNormal1"/>
              <w:spacing w:before="40"/>
              <w:rPr>
                <w:ins w:id="4857" w:author="Charles Gifford" w:date="2017-03-18T22:30:00Z"/>
                <w:lang w:val="en-US"/>
              </w:rPr>
            </w:pPr>
            <w:ins w:id="4858" w:author="Charles Gifford" w:date="2017-03-18T22:30:00Z">
              <w:r w:rsidRPr="001C220C">
                <w:rPr>
                  <w:lang w:val="en-US"/>
                </w:rPr>
                <w:t>Description</w:t>
              </w:r>
            </w:ins>
          </w:p>
        </w:tc>
        <w:tc>
          <w:tcPr>
            <w:tcW w:w="2880" w:type="dxa"/>
          </w:tcPr>
          <w:p w14:paraId="14C0AB2A" w14:textId="77777777" w:rsidR="00A27713" w:rsidRPr="001C220C" w:rsidRDefault="00A27713" w:rsidP="00291A9E">
            <w:pPr>
              <w:pStyle w:val="TableNormal1"/>
              <w:spacing w:before="40"/>
              <w:rPr>
                <w:ins w:id="4859" w:author="Charles Gifford" w:date="2017-03-18T22:30:00Z"/>
                <w:lang w:val="en-US"/>
              </w:rPr>
            </w:pPr>
            <w:ins w:id="4860" w:author="Charles Gifford" w:date="2017-03-18T22:30:00Z">
              <w:r w:rsidRPr="001C220C">
                <w:rPr>
                  <w:lang w:val="en-US"/>
                </w:rPr>
                <w:t xml:space="preserve">Additional information about the </w:t>
              </w:r>
              <w:r w:rsidRPr="006A5396">
                <w:rPr>
                  <w:lang w:val="en-US"/>
                </w:rPr>
                <w:t>property.</w:t>
              </w:r>
            </w:ins>
          </w:p>
        </w:tc>
        <w:tc>
          <w:tcPr>
            <w:tcW w:w="1440" w:type="dxa"/>
          </w:tcPr>
          <w:p w14:paraId="3E7326CD" w14:textId="77777777" w:rsidR="00A27713" w:rsidRPr="001C220C" w:rsidRDefault="00A27713" w:rsidP="00291A9E">
            <w:pPr>
              <w:pStyle w:val="TableNormal1"/>
              <w:spacing w:before="40"/>
              <w:rPr>
                <w:ins w:id="4861" w:author="Charles Gifford" w:date="2017-03-18T22:30:00Z"/>
                <w:lang w:val="en-US"/>
              </w:rPr>
            </w:pPr>
            <w:ins w:id="4862" w:author="Charles Gifford" w:date="2017-03-18T22:30:00Z">
              <w:r w:rsidRPr="001C220C">
                <w:rPr>
                  <w:lang w:val="en-US"/>
                </w:rPr>
                <w:t xml:space="preserve">Pump </w:t>
              </w:r>
              <w:r>
                <w:rPr>
                  <w:lang w:val="en-US"/>
                </w:rPr>
                <w:t>t</w:t>
              </w:r>
              <w:r w:rsidRPr="001C220C">
                <w:rPr>
                  <w:lang w:val="en-US"/>
                </w:rPr>
                <w:t>hroughput</w:t>
              </w:r>
            </w:ins>
          </w:p>
        </w:tc>
        <w:tc>
          <w:tcPr>
            <w:tcW w:w="1297" w:type="dxa"/>
          </w:tcPr>
          <w:p w14:paraId="62A45752" w14:textId="77777777" w:rsidR="00A27713" w:rsidRPr="001C220C" w:rsidRDefault="00A27713" w:rsidP="00291A9E">
            <w:pPr>
              <w:pStyle w:val="TableNormal1"/>
              <w:spacing w:before="40"/>
              <w:rPr>
                <w:ins w:id="4863" w:author="Charles Gifford" w:date="2017-03-18T22:30:00Z"/>
                <w:lang w:val="en-US"/>
              </w:rPr>
            </w:pPr>
            <w:ins w:id="4864" w:author="Charles Gifford" w:date="2017-03-18T22:30:00Z">
              <w:r w:rsidRPr="001C220C">
                <w:rPr>
                  <w:lang w:val="en-US"/>
                </w:rPr>
                <w:t>Maximum speed of welder</w:t>
              </w:r>
            </w:ins>
          </w:p>
        </w:tc>
        <w:tc>
          <w:tcPr>
            <w:tcW w:w="1080" w:type="dxa"/>
          </w:tcPr>
          <w:p w14:paraId="55B6BE41" w14:textId="77777777" w:rsidR="00A27713" w:rsidRPr="001C220C" w:rsidRDefault="00A27713" w:rsidP="00291A9E">
            <w:pPr>
              <w:pStyle w:val="TableNormal1"/>
              <w:spacing w:before="40"/>
              <w:rPr>
                <w:ins w:id="4865" w:author="Charles Gifford" w:date="2017-03-18T22:30:00Z"/>
                <w:lang w:val="en-US"/>
              </w:rPr>
            </w:pPr>
            <w:ins w:id="4866" w:author="Charles Gifford" w:date="2017-03-18T22:30:00Z">
              <w:r w:rsidRPr="001C220C">
                <w:rPr>
                  <w:lang w:val="en-US"/>
                </w:rPr>
                <w:t>Average test rate</w:t>
              </w:r>
            </w:ins>
          </w:p>
        </w:tc>
        <w:tc>
          <w:tcPr>
            <w:tcW w:w="1080" w:type="dxa"/>
          </w:tcPr>
          <w:p w14:paraId="5EAD98CE" w14:textId="77777777" w:rsidR="00A27713" w:rsidRPr="001C220C" w:rsidRDefault="00A27713" w:rsidP="00291A9E">
            <w:pPr>
              <w:pStyle w:val="TableNormal1"/>
              <w:spacing w:before="40"/>
              <w:rPr>
                <w:ins w:id="4867" w:author="Charles Gifford" w:date="2017-03-18T22:30:00Z"/>
                <w:lang w:val="en-US"/>
              </w:rPr>
            </w:pPr>
            <w:ins w:id="4868" w:author="Charles Gifford" w:date="2017-03-18T22:30:00Z">
              <w:r w:rsidRPr="001C220C">
                <w:rPr>
                  <w:lang w:val="en-US"/>
                </w:rPr>
                <w:t>Hours to recharge truck</w:t>
              </w:r>
            </w:ins>
          </w:p>
        </w:tc>
      </w:tr>
      <w:tr w:rsidR="00A27713" w:rsidRPr="001C220C" w14:paraId="6C67FABB" w14:textId="77777777" w:rsidTr="00291A9E">
        <w:trPr>
          <w:cantSplit/>
          <w:jc w:val="center"/>
          <w:ins w:id="4869" w:author="Charles Gifford" w:date="2017-03-18T22:30:00Z"/>
        </w:trPr>
        <w:tc>
          <w:tcPr>
            <w:tcW w:w="1269" w:type="dxa"/>
          </w:tcPr>
          <w:p w14:paraId="61E22BBB" w14:textId="77777777" w:rsidR="00A27713" w:rsidRPr="001C220C" w:rsidRDefault="00A27713" w:rsidP="00291A9E">
            <w:pPr>
              <w:pStyle w:val="TableNormal1"/>
              <w:spacing w:before="40"/>
              <w:rPr>
                <w:ins w:id="4870" w:author="Charles Gifford" w:date="2017-03-18T22:30:00Z"/>
                <w:lang w:val="en-US"/>
              </w:rPr>
            </w:pPr>
            <w:ins w:id="4871" w:author="Charles Gifford" w:date="2017-03-18T22:30:00Z">
              <w:r w:rsidRPr="001C220C">
                <w:rPr>
                  <w:lang w:val="en-US"/>
                </w:rPr>
                <w:t>Value</w:t>
              </w:r>
            </w:ins>
          </w:p>
        </w:tc>
        <w:tc>
          <w:tcPr>
            <w:tcW w:w="2880" w:type="dxa"/>
          </w:tcPr>
          <w:p w14:paraId="3CB4824B" w14:textId="77777777" w:rsidR="00A27713" w:rsidRPr="001C220C" w:rsidRDefault="00A27713" w:rsidP="00291A9E">
            <w:pPr>
              <w:pStyle w:val="TableNormal1"/>
              <w:spacing w:before="40"/>
              <w:rPr>
                <w:ins w:id="4872" w:author="Charles Gifford" w:date="2017-03-18T22:30:00Z"/>
                <w:lang w:val="en-US"/>
              </w:rPr>
            </w:pPr>
            <w:ins w:id="4873" w:author="Charles Gifford" w:date="2017-03-18T22:30:00Z">
              <w:r w:rsidRPr="001C220C">
                <w:rPr>
                  <w:lang w:val="en-US"/>
                </w:rPr>
                <w:t>The value, set of values, or range of the property.</w:t>
              </w:r>
            </w:ins>
          </w:p>
          <w:p w14:paraId="73F75D85" w14:textId="77777777" w:rsidR="00A27713" w:rsidRPr="001C220C" w:rsidRDefault="00A27713" w:rsidP="00291A9E">
            <w:pPr>
              <w:pStyle w:val="TableNormal1"/>
              <w:spacing w:before="40"/>
              <w:rPr>
                <w:ins w:id="4874" w:author="Charles Gifford" w:date="2017-03-18T22:30:00Z"/>
                <w:lang w:val="en-US"/>
              </w:rPr>
            </w:pPr>
            <w:ins w:id="4875" w:author="Charles Gifford" w:date="2017-03-18T22:30:00Z">
              <w:r w:rsidRPr="001C220C">
                <w:rPr>
                  <w:lang w:val="en-US"/>
                </w:rPr>
                <w:t xml:space="preserve">The value(s) is assumed to be within the range or set of defined values for the related </w:t>
              </w:r>
              <w:r w:rsidRPr="001C220C">
                <w:rPr>
                  <w:i/>
                  <w:lang w:val="en-US"/>
                </w:rPr>
                <w:t>asset property</w:t>
              </w:r>
              <w:r w:rsidRPr="001C220C">
                <w:rPr>
                  <w:lang w:val="en-US"/>
                </w:rPr>
                <w:t>.</w:t>
              </w:r>
            </w:ins>
          </w:p>
        </w:tc>
        <w:tc>
          <w:tcPr>
            <w:tcW w:w="1440" w:type="dxa"/>
          </w:tcPr>
          <w:p w14:paraId="73CBB531" w14:textId="77777777" w:rsidR="00A27713" w:rsidRPr="001C220C" w:rsidRDefault="00A27713" w:rsidP="00291A9E">
            <w:pPr>
              <w:pStyle w:val="TableNormal1"/>
              <w:spacing w:before="40"/>
              <w:rPr>
                <w:ins w:id="4876" w:author="Charles Gifford" w:date="2017-03-18T22:30:00Z"/>
                <w:lang w:val="en-US"/>
              </w:rPr>
            </w:pPr>
            <w:ins w:id="4877" w:author="Charles Gifford" w:date="2017-03-18T22:30:00Z">
              <w:r w:rsidRPr="001C220C">
                <w:rPr>
                  <w:lang w:val="en-US"/>
                </w:rPr>
                <w:t>400</w:t>
              </w:r>
            </w:ins>
          </w:p>
        </w:tc>
        <w:tc>
          <w:tcPr>
            <w:tcW w:w="1297" w:type="dxa"/>
          </w:tcPr>
          <w:p w14:paraId="68F31EFF" w14:textId="77777777" w:rsidR="00A27713" w:rsidRPr="001C220C" w:rsidRDefault="00A27713" w:rsidP="00291A9E">
            <w:pPr>
              <w:pStyle w:val="TableNormal1"/>
              <w:spacing w:before="40"/>
              <w:rPr>
                <w:ins w:id="4878" w:author="Charles Gifford" w:date="2017-03-18T22:30:00Z"/>
                <w:lang w:val="en-US"/>
              </w:rPr>
            </w:pPr>
            <w:ins w:id="4879" w:author="Charles Gifford" w:date="2017-03-18T22:30:00Z">
              <w:r w:rsidRPr="001C220C">
                <w:rPr>
                  <w:lang w:val="en-US"/>
                </w:rPr>
                <w:t>5</w:t>
              </w:r>
            </w:ins>
          </w:p>
        </w:tc>
        <w:tc>
          <w:tcPr>
            <w:tcW w:w="1080" w:type="dxa"/>
          </w:tcPr>
          <w:p w14:paraId="51F902C3" w14:textId="77777777" w:rsidR="00A27713" w:rsidRPr="001C220C" w:rsidRDefault="00A27713" w:rsidP="00291A9E">
            <w:pPr>
              <w:pStyle w:val="TableNormal1"/>
              <w:spacing w:before="40"/>
              <w:rPr>
                <w:ins w:id="4880" w:author="Charles Gifford" w:date="2017-03-18T22:30:00Z"/>
                <w:lang w:val="en-US"/>
              </w:rPr>
            </w:pPr>
            <w:ins w:id="4881" w:author="Charles Gifford" w:date="2017-03-18T22:30:00Z">
              <w:r w:rsidRPr="001C220C">
                <w:rPr>
                  <w:lang w:val="en-US"/>
                </w:rPr>
                <w:t>1</w:t>
              </w:r>
              <w:r>
                <w:rPr>
                  <w:lang w:val="en-US"/>
                </w:rPr>
                <w:t xml:space="preserve"> </w:t>
              </w:r>
              <w:r w:rsidRPr="001C220C">
                <w:rPr>
                  <w:lang w:val="en-US"/>
                </w:rPr>
                <w:t>315</w:t>
              </w:r>
            </w:ins>
          </w:p>
        </w:tc>
        <w:tc>
          <w:tcPr>
            <w:tcW w:w="1080" w:type="dxa"/>
          </w:tcPr>
          <w:p w14:paraId="58EBE2C8" w14:textId="77777777" w:rsidR="00A27713" w:rsidRPr="001C220C" w:rsidRDefault="00A27713" w:rsidP="00291A9E">
            <w:pPr>
              <w:pStyle w:val="TableNormal1"/>
              <w:spacing w:before="40"/>
              <w:rPr>
                <w:ins w:id="4882" w:author="Charles Gifford" w:date="2017-03-18T22:30:00Z"/>
                <w:lang w:val="en-US"/>
              </w:rPr>
            </w:pPr>
            <w:ins w:id="4883" w:author="Charles Gifford" w:date="2017-03-18T22:30:00Z">
              <w:r w:rsidRPr="001C220C">
                <w:rPr>
                  <w:lang w:val="en-US"/>
                </w:rPr>
                <w:t>5</w:t>
              </w:r>
            </w:ins>
          </w:p>
        </w:tc>
      </w:tr>
      <w:tr w:rsidR="00A27713" w:rsidRPr="001C220C" w14:paraId="14C7ADAE" w14:textId="77777777" w:rsidTr="00291A9E">
        <w:trPr>
          <w:cantSplit/>
          <w:jc w:val="center"/>
          <w:ins w:id="4884" w:author="Charles Gifford" w:date="2017-03-18T22:30:00Z"/>
        </w:trPr>
        <w:tc>
          <w:tcPr>
            <w:tcW w:w="1269" w:type="dxa"/>
          </w:tcPr>
          <w:p w14:paraId="6C0ABD3C" w14:textId="77777777" w:rsidR="00A27713" w:rsidRPr="001C220C" w:rsidRDefault="00A27713" w:rsidP="00291A9E">
            <w:pPr>
              <w:pStyle w:val="TableNormal1"/>
              <w:spacing w:before="40"/>
              <w:rPr>
                <w:ins w:id="4885" w:author="Charles Gifford" w:date="2017-03-18T22:30:00Z"/>
                <w:lang w:val="en-US"/>
              </w:rPr>
            </w:pPr>
            <w:ins w:id="4886" w:author="Charles Gifford" w:date="2017-03-18T22:30:00Z">
              <w:r w:rsidRPr="001C220C">
                <w:rPr>
                  <w:lang w:val="en-US"/>
                </w:rPr>
                <w:t xml:space="preserve">Value </w:t>
              </w:r>
              <w:r>
                <w:rPr>
                  <w:lang w:val="en-US"/>
                </w:rPr>
                <w:t>u</w:t>
              </w:r>
              <w:r w:rsidRPr="001C220C">
                <w:rPr>
                  <w:lang w:val="en-US"/>
                </w:rPr>
                <w:t xml:space="preserve">nit of </w:t>
              </w:r>
              <w:r>
                <w:rPr>
                  <w:lang w:val="en-US"/>
                </w:rPr>
                <w:t>m</w:t>
              </w:r>
              <w:r w:rsidRPr="001C220C">
                <w:rPr>
                  <w:lang w:val="en-US"/>
                </w:rPr>
                <w:t>easure</w:t>
              </w:r>
            </w:ins>
          </w:p>
        </w:tc>
        <w:tc>
          <w:tcPr>
            <w:tcW w:w="2880" w:type="dxa"/>
          </w:tcPr>
          <w:p w14:paraId="730A96D0" w14:textId="77777777" w:rsidR="00A27713" w:rsidRPr="001C220C" w:rsidRDefault="00A27713" w:rsidP="00291A9E">
            <w:pPr>
              <w:pStyle w:val="TableNormal1"/>
              <w:spacing w:before="40"/>
              <w:rPr>
                <w:ins w:id="4887" w:author="Charles Gifford" w:date="2017-03-18T22:30:00Z"/>
                <w:lang w:val="en-US"/>
              </w:rPr>
            </w:pPr>
            <w:ins w:id="4888" w:author="Charles Gifford" w:date="2017-03-18T22:30:00Z">
              <w:r w:rsidRPr="001C220C">
                <w:rPr>
                  <w:lang w:val="en-US"/>
                </w:rPr>
                <w:t>The unit of measure of the associated property value, if applicable.</w:t>
              </w:r>
            </w:ins>
          </w:p>
        </w:tc>
        <w:tc>
          <w:tcPr>
            <w:tcW w:w="1440" w:type="dxa"/>
          </w:tcPr>
          <w:p w14:paraId="784898AE" w14:textId="77777777" w:rsidR="00A27713" w:rsidRPr="001C220C" w:rsidRDefault="00A27713" w:rsidP="00291A9E">
            <w:pPr>
              <w:pStyle w:val="TableNormal1"/>
              <w:spacing w:before="40"/>
              <w:rPr>
                <w:ins w:id="4889" w:author="Charles Gifford" w:date="2017-03-18T22:30:00Z"/>
                <w:lang w:val="en-US"/>
              </w:rPr>
            </w:pPr>
            <w:ins w:id="4890" w:author="Charles Gifford" w:date="2017-03-18T22:30:00Z">
              <w:r w:rsidRPr="001C220C">
                <w:rPr>
                  <w:lang w:val="en-US"/>
                </w:rPr>
                <w:t xml:space="preserve">L / </w:t>
              </w:r>
              <w:r>
                <w:rPr>
                  <w:lang w:val="en-US"/>
                </w:rPr>
                <w:t>m</w:t>
              </w:r>
              <w:r w:rsidRPr="001C220C">
                <w:rPr>
                  <w:lang w:val="en-US"/>
                </w:rPr>
                <w:t>in</w:t>
              </w:r>
            </w:ins>
          </w:p>
        </w:tc>
        <w:tc>
          <w:tcPr>
            <w:tcW w:w="1297" w:type="dxa"/>
          </w:tcPr>
          <w:p w14:paraId="14163370" w14:textId="77777777" w:rsidR="00A27713" w:rsidRPr="001C220C" w:rsidRDefault="00A27713" w:rsidP="00291A9E">
            <w:pPr>
              <w:pStyle w:val="TableNormal1"/>
              <w:spacing w:before="40"/>
              <w:rPr>
                <w:ins w:id="4891" w:author="Charles Gifford" w:date="2017-03-18T22:30:00Z"/>
                <w:lang w:val="en-US"/>
              </w:rPr>
            </w:pPr>
            <w:ins w:id="4892" w:author="Charles Gifford" w:date="2017-03-18T22:30:00Z">
              <w:r w:rsidRPr="001C220C">
                <w:rPr>
                  <w:lang w:val="en-US"/>
                </w:rPr>
                <w:t>cm/</w:t>
              </w:r>
              <w:r>
                <w:rPr>
                  <w:lang w:val="en-US"/>
                </w:rPr>
                <w:t>s</w:t>
              </w:r>
              <w:r w:rsidRPr="001C220C">
                <w:rPr>
                  <w:lang w:val="en-US"/>
                </w:rPr>
                <w:t xml:space="preserve"> </w:t>
              </w:r>
            </w:ins>
          </w:p>
        </w:tc>
        <w:tc>
          <w:tcPr>
            <w:tcW w:w="1080" w:type="dxa"/>
          </w:tcPr>
          <w:p w14:paraId="32C01CA4" w14:textId="77777777" w:rsidR="00A27713" w:rsidRPr="001C220C" w:rsidRDefault="00A27713" w:rsidP="00291A9E">
            <w:pPr>
              <w:pStyle w:val="TableNormal1"/>
              <w:spacing w:before="40"/>
              <w:rPr>
                <w:ins w:id="4893" w:author="Charles Gifford" w:date="2017-03-18T22:30:00Z"/>
                <w:lang w:val="en-US"/>
              </w:rPr>
            </w:pPr>
            <w:ins w:id="4894" w:author="Charles Gifford" w:date="2017-03-18T22:30:00Z">
              <w:r w:rsidRPr="001C220C">
                <w:rPr>
                  <w:lang w:val="en-US"/>
                </w:rPr>
                <w:t>Samples / Hour</w:t>
              </w:r>
            </w:ins>
          </w:p>
        </w:tc>
        <w:tc>
          <w:tcPr>
            <w:tcW w:w="1080" w:type="dxa"/>
          </w:tcPr>
          <w:p w14:paraId="0F1787F6" w14:textId="77777777" w:rsidR="00A27713" w:rsidRPr="001C220C" w:rsidRDefault="00A27713" w:rsidP="00291A9E">
            <w:pPr>
              <w:pStyle w:val="TableNormal1"/>
              <w:spacing w:before="40"/>
              <w:rPr>
                <w:ins w:id="4895" w:author="Charles Gifford" w:date="2017-03-18T22:30:00Z"/>
                <w:lang w:val="en-US"/>
              </w:rPr>
            </w:pPr>
            <w:ins w:id="4896" w:author="Charles Gifford" w:date="2017-03-18T22:30:00Z">
              <w:r w:rsidRPr="001C220C">
                <w:rPr>
                  <w:lang w:val="en-US"/>
                </w:rPr>
                <w:t>Hours</w:t>
              </w:r>
            </w:ins>
          </w:p>
        </w:tc>
      </w:tr>
    </w:tbl>
    <w:p w14:paraId="1486394C" w14:textId="38ACE4D4" w:rsidR="006B79A6" w:rsidRPr="001C220C" w:rsidRDefault="006B79A6" w:rsidP="003E1075">
      <w:pPr>
        <w:pStyle w:val="Heading3"/>
      </w:pPr>
      <w:r w:rsidRPr="001C220C">
        <w:t>Physical asset</w:t>
      </w:r>
      <w:bookmarkEnd w:id="4566"/>
      <w:bookmarkEnd w:id="4567"/>
      <w:bookmarkEnd w:id="4568"/>
      <w:r w:rsidRPr="001C220C">
        <w:t xml:space="preserve"> </w:t>
      </w:r>
    </w:p>
    <w:p w14:paraId="7C50C5B6" w14:textId="77777777" w:rsidR="00E675A3" w:rsidRDefault="00B94CE8" w:rsidP="00F00AEF">
      <w:pPr>
        <w:pStyle w:val="PARAGRAPH"/>
        <w:rPr>
          <w:lang w:val="en-US"/>
        </w:rPr>
      </w:pPr>
      <w:r>
        <w:rPr>
          <w:lang w:val="en-US"/>
        </w:rPr>
        <w:t>A</w:t>
      </w:r>
      <w:r w:rsidR="00E675A3" w:rsidRPr="001C220C">
        <w:rPr>
          <w:lang w:val="en-US"/>
        </w:rPr>
        <w:t xml:space="preserve"> physical piece of equipment </w:t>
      </w:r>
      <w:r w:rsidR="00E675A3">
        <w:rPr>
          <w:lang w:val="en-US"/>
        </w:rPr>
        <w:t>shall be presented as a</w:t>
      </w:r>
      <w:r w:rsidR="006B79A6" w:rsidRPr="001C220C">
        <w:rPr>
          <w:lang w:val="en-US"/>
        </w:rPr>
        <w:t xml:space="preserve"> </w:t>
      </w:r>
      <w:r w:rsidR="006B79A6" w:rsidRPr="00AA4CAD">
        <w:rPr>
          <w:i/>
          <w:lang w:val="en-US"/>
        </w:rPr>
        <w:t>physical asset</w:t>
      </w:r>
      <w:r w:rsidR="008558A5">
        <w:rPr>
          <w:lang w:val="en-US"/>
        </w:rPr>
        <w:t xml:space="preserve">. </w:t>
      </w:r>
    </w:p>
    <w:p w14:paraId="5F53F3D9" w14:textId="4D97F18A" w:rsidR="008B52EB" w:rsidRDefault="008B52EB" w:rsidP="00E675A3">
      <w:pPr>
        <w:pStyle w:val="PARAGRAPH"/>
        <w:rPr>
          <w:ins w:id="4897" w:author="Charles Gifford" w:date="2017-03-19T00:20:00Z"/>
          <w:lang w:val="en-US"/>
        </w:rPr>
      </w:pPr>
      <w:ins w:id="4898" w:author="Charles Gifford" w:date="2017-03-19T00:20:00Z">
        <w:r w:rsidRPr="008B52EB">
          <w:rPr>
            <w:lang w:val="en-US"/>
          </w:rPr>
          <w:t xml:space="preserve">A </w:t>
        </w:r>
        <w:r w:rsidRPr="00C0721D">
          <w:rPr>
            <w:i/>
            <w:lang w:val="en-US"/>
          </w:rPr>
          <w:t xml:space="preserve">physical asset </w:t>
        </w:r>
        <w:r w:rsidRPr="008B52EB">
          <w:rPr>
            <w:lang w:val="en-US"/>
          </w:rPr>
          <w:t>may be tested by the evaluation of a</w:t>
        </w:r>
        <w:r w:rsidRPr="00C0721D">
          <w:rPr>
            <w:i/>
            <w:lang w:val="en-US"/>
          </w:rPr>
          <w:t xml:space="preserve"> test specification</w:t>
        </w:r>
        <w:r w:rsidRPr="008B52EB">
          <w:rPr>
            <w:lang w:val="en-US"/>
          </w:rPr>
          <w:t>.</w:t>
        </w:r>
      </w:ins>
    </w:p>
    <w:p w14:paraId="41BDE4A8" w14:textId="0F5231FA" w:rsidR="00E675A3" w:rsidRPr="001C220C" w:rsidDel="008B52EB" w:rsidRDefault="00E675A3" w:rsidP="00E675A3">
      <w:pPr>
        <w:pStyle w:val="PARAGRAPH"/>
        <w:rPr>
          <w:del w:id="4899" w:author="Charles Gifford" w:date="2017-03-19T00:20:00Z"/>
          <w:lang w:val="en-US"/>
        </w:rPr>
      </w:pPr>
      <w:del w:id="4900" w:author="Charles Gifford" w:date="2017-03-19T00:20:00Z">
        <w:r w:rsidRPr="001C220C" w:rsidDel="008B52EB">
          <w:rPr>
            <w:lang w:val="en-US"/>
          </w:rPr>
          <w:delText xml:space="preserve">A </w:delText>
        </w:r>
        <w:r w:rsidRPr="00303E56" w:rsidDel="008B52EB">
          <w:rPr>
            <w:i/>
            <w:lang w:val="en-US"/>
          </w:rPr>
          <w:delText>physical asset</w:delText>
        </w:r>
        <w:r w:rsidRPr="001C220C" w:rsidDel="008B52EB">
          <w:rPr>
            <w:lang w:val="en-US"/>
          </w:rPr>
          <w:delText xml:space="preserve"> may be tested by the execution of a </w:delText>
        </w:r>
        <w:r w:rsidRPr="00303E56" w:rsidDel="008B52EB">
          <w:rPr>
            <w:i/>
            <w:lang w:val="en-US"/>
          </w:rPr>
          <w:delText>physical asset capability test specification</w:delText>
        </w:r>
        <w:r w:rsidRPr="001C220C" w:rsidDel="008B52EB">
          <w:rPr>
            <w:lang w:val="en-US"/>
          </w:rPr>
          <w:delText>.</w:delText>
        </w:r>
      </w:del>
    </w:p>
    <w:p w14:paraId="048CFDD5" w14:textId="77777777" w:rsidR="00246894" w:rsidRDefault="00E675A3" w:rsidP="00E675A3">
      <w:pPr>
        <w:pStyle w:val="PARAGRAPH"/>
        <w:rPr>
          <w:lang w:val="en-US"/>
        </w:rPr>
      </w:pPr>
      <w:r w:rsidRPr="00303E56">
        <w:rPr>
          <w:i/>
          <w:lang w:val="en-US"/>
        </w:rPr>
        <w:t>Physical assets</w:t>
      </w:r>
      <w:r w:rsidRPr="001C220C">
        <w:rPr>
          <w:lang w:val="en-US"/>
        </w:rPr>
        <w:t xml:space="preserve"> may be made up of other </w:t>
      </w:r>
      <w:r w:rsidRPr="00303E56">
        <w:rPr>
          <w:i/>
          <w:lang w:val="en-US"/>
        </w:rPr>
        <w:t>physical assets</w:t>
      </w:r>
      <w:r w:rsidRPr="001C220C">
        <w:rPr>
          <w:lang w:val="en-US"/>
        </w:rPr>
        <w:t xml:space="preserve">. </w:t>
      </w:r>
    </w:p>
    <w:p w14:paraId="2CF9DF84" w14:textId="7DFF2F87" w:rsidR="00E675A3" w:rsidRPr="001C220C" w:rsidRDefault="00246894" w:rsidP="00500BDB">
      <w:pPr>
        <w:pStyle w:val="NOTE0"/>
        <w:rPr>
          <w:lang w:val="en-US"/>
        </w:rPr>
      </w:pPr>
      <w:r>
        <w:rPr>
          <w:lang w:val="en-US"/>
        </w:rPr>
        <w:t>EXAMPLE</w:t>
      </w:r>
      <w:r>
        <w:rPr>
          <w:lang w:val="en-US"/>
        </w:rPr>
        <w:tab/>
        <w:t>A</w:t>
      </w:r>
      <w:r w:rsidR="00E675A3" w:rsidRPr="001C220C">
        <w:rPr>
          <w:lang w:val="en-US"/>
        </w:rPr>
        <w:t xml:space="preserve"> packaging line may be made up of conveyor sections, motors, and sensors. </w:t>
      </w:r>
    </w:p>
    <w:p w14:paraId="0900A6AB" w14:textId="60A195C1" w:rsidR="00E675A3" w:rsidRDefault="00E3559D" w:rsidP="00F00AEF">
      <w:pPr>
        <w:pStyle w:val="PARAGRAPH"/>
        <w:rPr>
          <w:ins w:id="4901" w:author="Charles Gifford" w:date="2016-04-19T15:03:00Z"/>
          <w:lang w:val="en-US"/>
        </w:rPr>
      </w:pPr>
      <w:r>
        <w:rPr>
          <w:lang w:val="en-US"/>
        </w:rPr>
        <w:fldChar w:fldCharType="begin"/>
      </w:r>
      <w:r>
        <w:rPr>
          <w:lang w:val="en-US"/>
        </w:rPr>
        <w:instrText xml:space="preserve"> REF _Ref477955432 \h </w:instrText>
      </w:r>
      <w:r>
        <w:rPr>
          <w:lang w:val="en-US"/>
        </w:rPr>
      </w:r>
      <w:r>
        <w:rPr>
          <w:lang w:val="en-US"/>
        </w:rPr>
        <w:fldChar w:fldCharType="separate"/>
      </w:r>
      <w:r>
        <w:t xml:space="preserve">Table </w:t>
      </w:r>
      <w:r>
        <w:rPr>
          <w:noProof/>
        </w:rPr>
        <w:t>50</w:t>
      </w:r>
      <w:r>
        <w:rPr>
          <w:lang w:val="en-US"/>
        </w:rPr>
        <w:fldChar w:fldCharType="end"/>
      </w:r>
      <w:r w:rsidR="00752C4B">
        <w:rPr>
          <w:lang w:val="en-US"/>
        </w:rPr>
        <w:fldChar w:fldCharType="begin"/>
      </w:r>
      <w:r w:rsidR="00752C4B">
        <w:rPr>
          <w:lang w:val="en-US"/>
        </w:rPr>
        <w:instrText xml:space="preserve"> REF _Ref161631469 \h </w:instrText>
      </w:r>
      <w:r w:rsidR="00752C4B">
        <w:rPr>
          <w:lang w:val="en-US"/>
        </w:rPr>
      </w:r>
      <w:r w:rsidR="00752C4B">
        <w:rPr>
          <w:lang w:val="en-US"/>
        </w:rPr>
        <w:fldChar w:fldCharType="end"/>
      </w:r>
      <w:r w:rsidR="00752C4B" w:rsidRPr="001C220C">
        <w:rPr>
          <w:lang w:val="en-US"/>
        </w:rPr>
        <w:t xml:space="preserve"> lists the </w:t>
      </w:r>
      <w:r w:rsidR="00752C4B">
        <w:rPr>
          <w:lang w:val="en-US"/>
        </w:rPr>
        <w:t>relationship</w:t>
      </w:r>
      <w:r w:rsidR="008B52EB">
        <w:rPr>
          <w:lang w:val="en-US"/>
        </w:rPr>
        <w:t xml:space="preserve"> role</w:t>
      </w:r>
      <w:r w:rsidR="00752C4B">
        <w:rPr>
          <w:lang w:val="en-US"/>
        </w:rPr>
        <w:t>s</w:t>
      </w:r>
      <w:r w:rsidR="00752C4B" w:rsidRPr="001C220C">
        <w:rPr>
          <w:lang w:val="en-US"/>
        </w:rPr>
        <w:t xml:space="preserve"> of a </w:t>
      </w:r>
      <w:r w:rsidR="00752C4B" w:rsidRPr="001C220C">
        <w:rPr>
          <w:i/>
          <w:lang w:val="en-US"/>
        </w:rPr>
        <w:t>physical asset</w:t>
      </w:r>
      <w:r w:rsidR="00752C4B" w:rsidRPr="001C220C">
        <w:rPr>
          <w:lang w:val="en-US"/>
        </w:rPr>
        <w:t>.</w:t>
      </w:r>
      <w:r w:rsidR="00752C4B">
        <w:rPr>
          <w:lang w:val="en-US"/>
        </w:rPr>
        <w:t xml:space="preserve"> </w:t>
      </w:r>
      <w:r>
        <w:rPr>
          <w:lang w:val="en-US"/>
        </w:rPr>
        <w:fldChar w:fldCharType="begin"/>
      </w:r>
      <w:r>
        <w:rPr>
          <w:lang w:val="en-US"/>
        </w:rPr>
        <w:instrText xml:space="preserve"> REF _Ref161631469 \h </w:instrText>
      </w:r>
      <w:r>
        <w:rPr>
          <w:lang w:val="en-US"/>
        </w:rPr>
      </w:r>
      <w:r>
        <w:rPr>
          <w:lang w:val="en-US"/>
        </w:rPr>
        <w:fldChar w:fldCharType="separate"/>
      </w:r>
      <w:r w:rsidRPr="001C220C">
        <w:rPr>
          <w:lang w:val="en-US"/>
        </w:rPr>
        <w:t xml:space="preserve">Table </w:t>
      </w:r>
      <w:r>
        <w:rPr>
          <w:noProof/>
          <w:lang w:val="en-US"/>
        </w:rPr>
        <w:t>51</w:t>
      </w:r>
      <w:r>
        <w:rPr>
          <w:lang w:val="en-US"/>
        </w:rPr>
        <w:fldChar w:fldCharType="end"/>
      </w:r>
      <w:r w:rsidR="006B79A6" w:rsidRPr="001C220C">
        <w:rPr>
          <w:lang w:val="en-US"/>
        </w:rPr>
        <w:t xml:space="preserve">lists the attributes of a </w:t>
      </w:r>
      <w:r w:rsidR="006B79A6" w:rsidRPr="001C220C">
        <w:rPr>
          <w:i/>
          <w:lang w:val="en-US"/>
        </w:rPr>
        <w:t>physical asset</w:t>
      </w:r>
      <w:r w:rsidR="006B79A6" w:rsidRPr="001C220C">
        <w:rPr>
          <w:lang w:val="en-US"/>
        </w:rPr>
        <w:t>.</w:t>
      </w:r>
      <w:r w:rsidR="0040788E" w:rsidRPr="001C220C">
        <w:rPr>
          <w:lang w:val="en-US"/>
        </w:rPr>
        <w:t xml:space="preserve"> </w:t>
      </w:r>
    </w:p>
    <w:p w14:paraId="7906AE2E" w14:textId="4B793AF0" w:rsidR="00752C4B" w:rsidRDefault="00E3559D" w:rsidP="00E05180">
      <w:pPr>
        <w:pStyle w:val="TABLE-title"/>
        <w:rPr>
          <w:ins w:id="4902" w:author="Charles Gifford" w:date="2017-03-19T00:21:00Z"/>
          <w:lang w:val="en-US"/>
        </w:rPr>
      </w:pPr>
      <w:bookmarkStart w:id="4903" w:name="_Ref477955432"/>
      <w:bookmarkStart w:id="4904" w:name="_Toc478492351"/>
      <w:ins w:id="4905" w:author="Charles Gifford" w:date="2017-03-22T14:14:00Z">
        <w:r>
          <w:t xml:space="preserve">Table </w:t>
        </w:r>
        <w:r>
          <w:fldChar w:fldCharType="begin"/>
        </w:r>
        <w:r>
          <w:instrText xml:space="preserve"> SEQ Table \* ARABIC </w:instrText>
        </w:r>
      </w:ins>
      <w:r>
        <w:fldChar w:fldCharType="separate"/>
      </w:r>
      <w:ins w:id="4906" w:author="Charles Gifford" w:date="2017-03-22T14:14:00Z">
        <w:r>
          <w:rPr>
            <w:noProof/>
          </w:rPr>
          <w:t>50</w:t>
        </w:r>
        <w:r>
          <w:fldChar w:fldCharType="end"/>
        </w:r>
      </w:ins>
      <w:bookmarkEnd w:id="4903"/>
      <w:ins w:id="4907" w:author="Charles Gifford" w:date="2017-03-22T14:13:00Z">
        <w:r>
          <w:t xml:space="preserve"> </w:t>
        </w:r>
      </w:ins>
      <w:ins w:id="4908" w:author="Charles Gifford" w:date="2016-04-19T15:03:00Z">
        <w:r w:rsidR="00752C4B">
          <w:rPr>
            <w:noProof/>
            <w:lang w:val="en-US"/>
          </w:rPr>
          <w:t>–</w:t>
        </w:r>
        <w:r w:rsidR="00752C4B" w:rsidRPr="001C220C">
          <w:rPr>
            <w:noProof/>
            <w:lang w:val="en-US"/>
          </w:rPr>
          <w:t xml:space="preserve"> </w:t>
        </w:r>
        <w:r w:rsidR="00752C4B">
          <w:rPr>
            <w:noProof/>
            <w:lang w:val="en-US"/>
          </w:rPr>
          <w:t>P</w:t>
        </w:r>
        <w:r w:rsidR="00752C4B" w:rsidRPr="001C220C">
          <w:rPr>
            <w:noProof/>
            <w:lang w:val="en-US"/>
          </w:rPr>
          <w:t>hysical asset</w:t>
        </w:r>
        <w:r w:rsidR="00752C4B">
          <w:rPr>
            <w:noProof/>
            <w:lang w:val="en-US"/>
          </w:rPr>
          <w:t xml:space="preserve"> </w:t>
        </w:r>
        <w:r w:rsidR="00752C4B">
          <w:rPr>
            <w:lang w:val="en-US"/>
          </w:rPr>
          <w:t>relationship</w:t>
        </w:r>
      </w:ins>
      <w:ins w:id="4909" w:author="Charles Gifford" w:date="2017-03-19T00:21:00Z">
        <w:r w:rsidR="008B52EB">
          <w:rPr>
            <w:lang w:val="en-US"/>
          </w:rPr>
          <w:t xml:space="preserve"> role</w:t>
        </w:r>
      </w:ins>
      <w:ins w:id="4910" w:author="Charles Gifford" w:date="2016-04-19T15:03:00Z">
        <w:r w:rsidR="00752C4B">
          <w:rPr>
            <w:lang w:val="en-US"/>
          </w:rPr>
          <w:t>s</w:t>
        </w:r>
      </w:ins>
      <w:bookmarkEnd w:id="4904"/>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8B52EB" w:rsidRPr="00B32104" w14:paraId="21B5E1B8" w14:textId="77777777" w:rsidTr="00291A9E">
        <w:trPr>
          <w:trHeight w:val="224"/>
          <w:ins w:id="4911" w:author="Charles Gifford" w:date="2017-03-19T00:21:00Z"/>
        </w:trPr>
        <w:tc>
          <w:tcPr>
            <w:tcW w:w="2155" w:type="dxa"/>
            <w:shd w:val="clear" w:color="auto" w:fill="auto"/>
          </w:tcPr>
          <w:p w14:paraId="664DE414" w14:textId="77777777" w:rsidR="008B52EB" w:rsidRPr="00B32104" w:rsidRDefault="008B52EB" w:rsidP="00291A9E">
            <w:pPr>
              <w:pStyle w:val="TABLE-col-heading"/>
              <w:rPr>
                <w:ins w:id="4912" w:author="Charles Gifford" w:date="2017-03-19T00:21:00Z"/>
              </w:rPr>
            </w:pPr>
            <w:ins w:id="4913" w:author="Charles Gifford" w:date="2017-03-19T00:21:00Z">
              <w:r w:rsidRPr="00B32104">
                <w:t>Related Object</w:t>
              </w:r>
            </w:ins>
          </w:p>
        </w:tc>
        <w:tc>
          <w:tcPr>
            <w:tcW w:w="2070" w:type="dxa"/>
            <w:shd w:val="clear" w:color="auto" w:fill="auto"/>
          </w:tcPr>
          <w:p w14:paraId="5533B7AB" w14:textId="77777777" w:rsidR="008B52EB" w:rsidRPr="00B32104" w:rsidRDefault="008B52EB" w:rsidP="00291A9E">
            <w:pPr>
              <w:pStyle w:val="TABLE-col-heading"/>
              <w:rPr>
                <w:ins w:id="4914" w:author="Charles Gifford" w:date="2017-03-19T00:21:00Z"/>
              </w:rPr>
            </w:pPr>
            <w:ins w:id="4915" w:author="Charles Gifford" w:date="2017-03-19T00:21:00Z">
              <w:r w:rsidRPr="00B32104">
                <w:t>Role</w:t>
              </w:r>
            </w:ins>
          </w:p>
        </w:tc>
        <w:tc>
          <w:tcPr>
            <w:tcW w:w="1080" w:type="dxa"/>
            <w:shd w:val="clear" w:color="auto" w:fill="auto"/>
          </w:tcPr>
          <w:p w14:paraId="3C1A043F" w14:textId="77777777" w:rsidR="008B52EB" w:rsidRPr="00B32104" w:rsidRDefault="008B52EB" w:rsidP="00291A9E">
            <w:pPr>
              <w:pStyle w:val="TABLE-col-heading"/>
              <w:rPr>
                <w:ins w:id="4916" w:author="Charles Gifford" w:date="2017-03-19T00:21:00Z"/>
              </w:rPr>
            </w:pPr>
            <w:ins w:id="4917" w:author="Charles Gifford" w:date="2017-03-19T00:21:00Z">
              <w:r w:rsidRPr="00B32104">
                <w:t>Multiplicity</w:t>
              </w:r>
            </w:ins>
          </w:p>
        </w:tc>
        <w:tc>
          <w:tcPr>
            <w:tcW w:w="3780" w:type="dxa"/>
            <w:shd w:val="clear" w:color="auto" w:fill="auto"/>
          </w:tcPr>
          <w:p w14:paraId="4D21B8A8" w14:textId="77777777" w:rsidR="008B52EB" w:rsidRPr="00B32104" w:rsidRDefault="008B52EB" w:rsidP="00291A9E">
            <w:pPr>
              <w:pStyle w:val="TABLE-col-heading"/>
              <w:rPr>
                <w:ins w:id="4918" w:author="Charles Gifford" w:date="2017-03-19T00:21:00Z"/>
              </w:rPr>
            </w:pPr>
            <w:ins w:id="4919" w:author="Charles Gifford" w:date="2017-03-19T00:21:00Z">
              <w:r w:rsidRPr="00B32104">
                <w:t>Description</w:t>
              </w:r>
            </w:ins>
          </w:p>
        </w:tc>
      </w:tr>
      <w:tr w:rsidR="008B52EB" w:rsidRPr="00B32104" w14:paraId="7E9A81E4" w14:textId="77777777" w:rsidTr="00291A9E">
        <w:trPr>
          <w:trHeight w:val="539"/>
          <w:ins w:id="4920" w:author="Charles Gifford" w:date="2017-03-19T00:21:00Z"/>
        </w:trPr>
        <w:tc>
          <w:tcPr>
            <w:tcW w:w="2155" w:type="dxa"/>
            <w:shd w:val="clear" w:color="auto" w:fill="auto"/>
          </w:tcPr>
          <w:p w14:paraId="59A11DC5" w14:textId="5A1ACC7B" w:rsidR="008B52EB" w:rsidRPr="00B32104" w:rsidRDefault="008B52EB" w:rsidP="00291A9E">
            <w:pPr>
              <w:pStyle w:val="TABLE-cell"/>
              <w:rPr>
                <w:ins w:id="4921" w:author="Charles Gifford" w:date="2017-03-19T00:21:00Z"/>
              </w:rPr>
            </w:pPr>
            <w:ins w:id="4922" w:author="Charles Gifford" w:date="2017-03-19T00:23:00Z">
              <w:r w:rsidRPr="008B52EB">
                <w:rPr>
                  <w:szCs w:val="20"/>
                  <w:lang w:val="en-US"/>
                </w:rPr>
                <w:t xml:space="preserve">Physical asset </w:t>
              </w:r>
            </w:ins>
            <w:ins w:id="4923" w:author="Charles Gifford" w:date="2017-03-19T00:21:00Z">
              <w:r>
                <w:rPr>
                  <w:szCs w:val="20"/>
                  <w:lang w:val="en-US"/>
                </w:rPr>
                <w:t>c</w:t>
              </w:r>
              <w:r w:rsidRPr="00091763">
                <w:rPr>
                  <w:szCs w:val="20"/>
                  <w:lang w:val="en-US"/>
                </w:rPr>
                <w:t>lass</w:t>
              </w:r>
            </w:ins>
          </w:p>
        </w:tc>
        <w:tc>
          <w:tcPr>
            <w:tcW w:w="2070" w:type="dxa"/>
            <w:shd w:val="clear" w:color="auto" w:fill="auto"/>
          </w:tcPr>
          <w:p w14:paraId="14FFE4D0" w14:textId="6949F737" w:rsidR="008B52EB" w:rsidRPr="00B32104" w:rsidRDefault="008B52EB" w:rsidP="00291A9E">
            <w:pPr>
              <w:pStyle w:val="TABLE-cell"/>
              <w:rPr>
                <w:ins w:id="4924" w:author="Charles Gifford" w:date="2017-03-19T00:21:00Z"/>
              </w:rPr>
            </w:pPr>
            <w:ins w:id="4925" w:author="Charles Gifford" w:date="2017-03-19T00:22:00Z">
              <w:r>
                <w:rPr>
                  <w:szCs w:val="20"/>
                  <w:lang w:val="en-US"/>
                </w:rPr>
                <w:t>Physical asset</w:t>
              </w:r>
              <w:r w:rsidRPr="008B52EB">
                <w:rPr>
                  <w:szCs w:val="20"/>
                  <w:lang w:val="en-US"/>
                </w:rPr>
                <w:t xml:space="preserve"> </w:t>
              </w:r>
            </w:ins>
            <w:ins w:id="4926" w:author="Charles Gifford" w:date="2017-03-19T00:21:00Z">
              <w:r>
                <w:rPr>
                  <w:szCs w:val="20"/>
                  <w:lang w:val="en-US"/>
                </w:rPr>
                <w:t>c</w:t>
              </w:r>
              <w:r w:rsidRPr="00091763">
                <w:rPr>
                  <w:szCs w:val="20"/>
                  <w:lang w:val="en-US"/>
                </w:rPr>
                <w:t>lass</w:t>
              </w:r>
            </w:ins>
          </w:p>
        </w:tc>
        <w:tc>
          <w:tcPr>
            <w:tcW w:w="1080" w:type="dxa"/>
            <w:shd w:val="clear" w:color="auto" w:fill="auto"/>
          </w:tcPr>
          <w:p w14:paraId="37F9B5A9" w14:textId="77777777" w:rsidR="008B52EB" w:rsidRPr="00B32104" w:rsidRDefault="008B52EB" w:rsidP="00291A9E">
            <w:pPr>
              <w:pStyle w:val="TABLE-cell"/>
              <w:rPr>
                <w:ins w:id="4927" w:author="Charles Gifford" w:date="2017-03-19T00:21:00Z"/>
              </w:rPr>
            </w:pPr>
            <w:ins w:id="4928" w:author="Charles Gifford" w:date="2017-03-19T00:21:00Z">
              <w:r w:rsidRPr="00B32104">
                <w:t>0..*</w:t>
              </w:r>
            </w:ins>
          </w:p>
        </w:tc>
        <w:tc>
          <w:tcPr>
            <w:tcW w:w="3780" w:type="dxa"/>
            <w:shd w:val="clear" w:color="auto" w:fill="auto"/>
          </w:tcPr>
          <w:p w14:paraId="01BAF3C8" w14:textId="06670710" w:rsidR="008B52EB" w:rsidRPr="00B32104" w:rsidRDefault="008B52EB" w:rsidP="00291A9E">
            <w:pPr>
              <w:pStyle w:val="TABLE-cell"/>
              <w:rPr>
                <w:ins w:id="4929" w:author="Charles Gifford" w:date="2017-03-19T00:21:00Z"/>
              </w:rPr>
            </w:pPr>
            <w:ins w:id="4930" w:author="Charles Gifford" w:date="2017-03-19T00:23:00Z">
              <w:r w:rsidRPr="008B52EB">
                <w:rPr>
                  <w:i/>
                </w:rPr>
                <w:t>Physical asset</w:t>
              </w:r>
            </w:ins>
            <w:ins w:id="4931" w:author="Charles Gifford" w:date="2017-03-19T00:21:00Z">
              <w:r>
                <w:rPr>
                  <w:i/>
                </w:rPr>
                <w:t xml:space="preserve"> </w:t>
              </w:r>
              <w:r w:rsidRPr="00B32104">
                <w:rPr>
                  <w:i/>
                </w:rPr>
                <w:t>classes</w:t>
              </w:r>
              <w:r w:rsidRPr="00B32104">
                <w:t xml:space="preserve"> supported by this </w:t>
              </w:r>
            </w:ins>
            <w:ins w:id="4932" w:author="Charles Gifford" w:date="2017-03-19T00:22:00Z">
              <w:r>
                <w:rPr>
                  <w:i/>
                </w:rPr>
                <w:t>physical asset</w:t>
              </w:r>
            </w:ins>
            <w:ins w:id="4933" w:author="Charles Gifford" w:date="2017-03-19T00:21:00Z">
              <w:r w:rsidRPr="00B32104">
                <w:rPr>
                  <w:i/>
                </w:rPr>
                <w:t>.</w:t>
              </w:r>
              <w:r w:rsidRPr="00B32104">
                <w:t xml:space="preserve"> </w:t>
              </w:r>
            </w:ins>
          </w:p>
          <w:p w14:paraId="7C26FBE5" w14:textId="0E818BF9" w:rsidR="008B52EB" w:rsidRPr="00B32104" w:rsidRDefault="008B52EB" w:rsidP="00291A9E">
            <w:pPr>
              <w:pStyle w:val="TABLE-cell"/>
              <w:rPr>
                <w:ins w:id="4934" w:author="Charles Gifford" w:date="2017-03-19T00:21:00Z"/>
              </w:rPr>
            </w:pPr>
            <w:ins w:id="4935" w:author="Charles Gifford" w:date="2017-03-19T00:21:00Z">
              <w:r w:rsidRPr="00B32104">
                <w:t xml:space="preserve">This </w:t>
              </w:r>
            </w:ins>
            <w:ins w:id="4936" w:author="Charles Gifford" w:date="2017-03-19T00:22:00Z">
              <w:r>
                <w:rPr>
                  <w:i/>
                </w:rPr>
                <w:t>physical asset</w:t>
              </w:r>
            </w:ins>
            <w:ins w:id="4937" w:author="Charles Gifford" w:date="2017-03-19T00:21:00Z">
              <w:r w:rsidRPr="00B32104">
                <w:rPr>
                  <w:i/>
                </w:rPr>
                <w:t xml:space="preserve"> </w:t>
              </w:r>
              <w:r w:rsidRPr="00B32104">
                <w:t xml:space="preserve">supports the </w:t>
              </w:r>
            </w:ins>
            <w:ins w:id="4938" w:author="Charles Gifford" w:date="2017-03-19T00:22:00Z">
              <w:r>
                <w:rPr>
                  <w:i/>
                </w:rPr>
                <w:t>physical asset</w:t>
              </w:r>
            </w:ins>
            <w:ins w:id="4939" w:author="Charles Gifford" w:date="2017-03-19T00:21:00Z">
              <w:r w:rsidRPr="00B32104">
                <w:rPr>
                  <w:i/>
                </w:rPr>
                <w:t xml:space="preserve"> class property(s) </w:t>
              </w:r>
              <w:r w:rsidRPr="00B32104">
                <w:t xml:space="preserve">associated with the </w:t>
              </w:r>
            </w:ins>
            <w:ins w:id="4940" w:author="Charles Gifford" w:date="2017-03-19T00:22:00Z">
              <w:r>
                <w:rPr>
                  <w:i/>
                </w:rPr>
                <w:t>physical asset</w:t>
              </w:r>
            </w:ins>
            <w:ins w:id="4941" w:author="Charles Gifford" w:date="2017-03-19T00:21:00Z">
              <w:r w:rsidRPr="00B32104">
                <w:rPr>
                  <w:i/>
                </w:rPr>
                <w:t xml:space="preserve"> class.</w:t>
              </w:r>
            </w:ins>
          </w:p>
        </w:tc>
      </w:tr>
      <w:tr w:rsidR="008B52EB" w:rsidRPr="00B32104" w14:paraId="1080CF20" w14:textId="77777777" w:rsidTr="00291A9E">
        <w:trPr>
          <w:trHeight w:val="242"/>
          <w:ins w:id="4942" w:author="Charles Gifford" w:date="2017-03-19T00:21:00Z"/>
        </w:trPr>
        <w:tc>
          <w:tcPr>
            <w:tcW w:w="2155" w:type="dxa"/>
            <w:shd w:val="clear" w:color="auto" w:fill="auto"/>
          </w:tcPr>
          <w:p w14:paraId="087608C9" w14:textId="75D6972E" w:rsidR="008B52EB" w:rsidRPr="00B32104" w:rsidRDefault="008B52EB" w:rsidP="00291A9E">
            <w:pPr>
              <w:pStyle w:val="TABLE-cell"/>
              <w:rPr>
                <w:ins w:id="4943" w:author="Charles Gifford" w:date="2017-03-19T00:21:00Z"/>
              </w:rPr>
            </w:pPr>
            <w:ins w:id="4944" w:author="Charles Gifford" w:date="2017-03-19T00:23:00Z">
              <w:r w:rsidRPr="008B52EB">
                <w:rPr>
                  <w:szCs w:val="20"/>
                  <w:lang w:val="en-US"/>
                </w:rPr>
                <w:t xml:space="preserve">Physical asset </w:t>
              </w:r>
            </w:ins>
            <w:ins w:id="4945" w:author="Charles Gifford" w:date="2017-03-19T00:21:00Z">
              <w:r>
                <w:rPr>
                  <w:szCs w:val="20"/>
                  <w:lang w:val="en-US"/>
                </w:rPr>
                <w:t>p</w:t>
              </w:r>
              <w:r w:rsidRPr="00091763">
                <w:rPr>
                  <w:szCs w:val="20"/>
                  <w:lang w:val="en-US"/>
                </w:rPr>
                <w:t>roperty</w:t>
              </w:r>
            </w:ins>
          </w:p>
        </w:tc>
        <w:tc>
          <w:tcPr>
            <w:tcW w:w="2070" w:type="dxa"/>
            <w:shd w:val="clear" w:color="auto" w:fill="auto"/>
          </w:tcPr>
          <w:p w14:paraId="333BAB5C" w14:textId="2AC19036" w:rsidR="008B52EB" w:rsidRPr="00B32104" w:rsidRDefault="008B52EB" w:rsidP="00291A9E">
            <w:pPr>
              <w:pStyle w:val="TABLE-cell"/>
              <w:rPr>
                <w:ins w:id="4946" w:author="Charles Gifford" w:date="2017-03-19T00:21:00Z"/>
              </w:rPr>
            </w:pPr>
            <w:ins w:id="4947" w:author="Charles Gifford" w:date="2017-03-19T00:23:00Z">
              <w:r w:rsidRPr="008B52EB">
                <w:rPr>
                  <w:szCs w:val="20"/>
                  <w:lang w:val="en-US"/>
                </w:rPr>
                <w:t xml:space="preserve">Physical asset </w:t>
              </w:r>
            </w:ins>
            <w:ins w:id="4948" w:author="Charles Gifford" w:date="2017-03-19T00:21:00Z">
              <w:r>
                <w:rPr>
                  <w:szCs w:val="20"/>
                  <w:lang w:val="en-US"/>
                </w:rPr>
                <w:t>p</w:t>
              </w:r>
              <w:r w:rsidRPr="00091763">
                <w:rPr>
                  <w:szCs w:val="20"/>
                  <w:lang w:val="en-US"/>
                </w:rPr>
                <w:t>roperty</w:t>
              </w:r>
            </w:ins>
          </w:p>
        </w:tc>
        <w:tc>
          <w:tcPr>
            <w:tcW w:w="1080" w:type="dxa"/>
            <w:shd w:val="clear" w:color="auto" w:fill="auto"/>
          </w:tcPr>
          <w:p w14:paraId="1329C5EF" w14:textId="77777777" w:rsidR="008B52EB" w:rsidRPr="00B32104" w:rsidRDefault="008B52EB" w:rsidP="00291A9E">
            <w:pPr>
              <w:pStyle w:val="TABLE-cell"/>
              <w:rPr>
                <w:ins w:id="4949" w:author="Charles Gifford" w:date="2017-03-19T00:21:00Z"/>
              </w:rPr>
            </w:pPr>
            <w:ins w:id="4950" w:author="Charles Gifford" w:date="2017-03-19T00:21:00Z">
              <w:r w:rsidRPr="008F7B32">
                <w:rPr>
                  <w:szCs w:val="20"/>
                  <w:lang w:val="en-US"/>
                </w:rPr>
                <w:t>0..*</w:t>
              </w:r>
            </w:ins>
          </w:p>
        </w:tc>
        <w:tc>
          <w:tcPr>
            <w:tcW w:w="3780" w:type="dxa"/>
            <w:shd w:val="clear" w:color="auto" w:fill="auto"/>
          </w:tcPr>
          <w:p w14:paraId="449B2FAD" w14:textId="7F3A7ADE" w:rsidR="008B52EB" w:rsidRPr="00B32104" w:rsidRDefault="008B52EB" w:rsidP="00291A9E">
            <w:pPr>
              <w:pStyle w:val="TABLE-cell"/>
              <w:rPr>
                <w:ins w:id="4951" w:author="Charles Gifford" w:date="2017-03-19T00:21:00Z"/>
              </w:rPr>
            </w:pPr>
            <w:ins w:id="4952" w:author="Charles Gifford" w:date="2017-03-19T00:21:00Z">
              <w:r w:rsidRPr="00B32104">
                <w:t xml:space="preserve">The </w:t>
              </w:r>
            </w:ins>
            <w:ins w:id="4953" w:author="Charles Gifford" w:date="2017-03-19T00:22:00Z">
              <w:r>
                <w:rPr>
                  <w:i/>
                </w:rPr>
                <w:t>physical asset</w:t>
              </w:r>
            </w:ins>
            <w:ins w:id="4954" w:author="Charles Gifford" w:date="2017-03-19T00:21:00Z">
              <w:r w:rsidRPr="00B32104">
                <w:rPr>
                  <w:i/>
                </w:rPr>
                <w:t xml:space="preserve"> property</w:t>
              </w:r>
              <w:r w:rsidRPr="00B32104">
                <w:t xml:space="preserve"> values of this</w:t>
              </w:r>
              <w:r w:rsidRPr="00B32104">
                <w:rPr>
                  <w:i/>
                </w:rPr>
                <w:t xml:space="preserve"> </w:t>
              </w:r>
            </w:ins>
            <w:ins w:id="4955" w:author="Charles Gifford" w:date="2017-03-19T00:22:00Z">
              <w:r>
                <w:rPr>
                  <w:i/>
                </w:rPr>
                <w:t>physical asset</w:t>
              </w:r>
            </w:ins>
            <w:ins w:id="4956" w:author="Charles Gifford" w:date="2017-03-19T00:21:00Z">
              <w:r>
                <w:rPr>
                  <w:i/>
                </w:rPr>
                <w:t>.</w:t>
              </w:r>
            </w:ins>
          </w:p>
        </w:tc>
      </w:tr>
      <w:tr w:rsidR="008B52EB" w:rsidRPr="00B32104" w14:paraId="09CFE323" w14:textId="77777777" w:rsidTr="00291A9E">
        <w:trPr>
          <w:trHeight w:val="242"/>
          <w:ins w:id="4957" w:author="Charles Gifford" w:date="2017-03-19T00:21:00Z"/>
        </w:trPr>
        <w:tc>
          <w:tcPr>
            <w:tcW w:w="2155" w:type="dxa"/>
            <w:shd w:val="clear" w:color="auto" w:fill="auto"/>
          </w:tcPr>
          <w:p w14:paraId="3896B8D8" w14:textId="295E5B1F" w:rsidR="008B52EB" w:rsidRDefault="008B52EB" w:rsidP="00291A9E">
            <w:pPr>
              <w:pStyle w:val="TABLE-cell"/>
              <w:rPr>
                <w:ins w:id="4958" w:author="Charles Gifford" w:date="2017-03-19T00:21:00Z"/>
                <w:szCs w:val="20"/>
                <w:lang w:val="en-US"/>
              </w:rPr>
            </w:pPr>
            <w:ins w:id="4959" w:author="Charles Gifford" w:date="2017-03-19T00:23:00Z">
              <w:r w:rsidRPr="008B52EB">
                <w:rPr>
                  <w:szCs w:val="20"/>
                  <w:lang w:val="en-US"/>
                </w:rPr>
                <w:t>Physical asset</w:t>
              </w:r>
            </w:ins>
          </w:p>
        </w:tc>
        <w:tc>
          <w:tcPr>
            <w:tcW w:w="2070" w:type="dxa"/>
            <w:shd w:val="clear" w:color="auto" w:fill="auto"/>
          </w:tcPr>
          <w:p w14:paraId="093E157B" w14:textId="5529B2D0" w:rsidR="008B52EB" w:rsidRDefault="008B52EB" w:rsidP="00291A9E">
            <w:pPr>
              <w:pStyle w:val="TABLE-cell"/>
              <w:rPr>
                <w:ins w:id="4960" w:author="Charles Gifford" w:date="2017-03-19T00:21:00Z"/>
                <w:szCs w:val="20"/>
                <w:lang w:val="en-US"/>
              </w:rPr>
            </w:pPr>
            <w:ins w:id="4961" w:author="Charles Gifford" w:date="2017-03-19T00:23:00Z">
              <w:r w:rsidRPr="008B52EB">
                <w:rPr>
                  <w:szCs w:val="20"/>
                  <w:lang w:val="en-US"/>
                </w:rPr>
                <w:t>Physical asset</w:t>
              </w:r>
            </w:ins>
          </w:p>
        </w:tc>
        <w:tc>
          <w:tcPr>
            <w:tcW w:w="1080" w:type="dxa"/>
            <w:shd w:val="clear" w:color="auto" w:fill="auto"/>
          </w:tcPr>
          <w:p w14:paraId="2DCACF73" w14:textId="77777777" w:rsidR="008B52EB" w:rsidRPr="008F7B32" w:rsidRDefault="008B52EB" w:rsidP="00291A9E">
            <w:pPr>
              <w:pStyle w:val="TABLE-cell"/>
              <w:rPr>
                <w:ins w:id="4962" w:author="Charles Gifford" w:date="2017-03-19T00:21:00Z"/>
                <w:szCs w:val="20"/>
                <w:lang w:val="en-US"/>
              </w:rPr>
            </w:pPr>
            <w:ins w:id="4963" w:author="Charles Gifford" w:date="2017-03-19T00:21:00Z">
              <w:r w:rsidRPr="005D25A6">
                <w:rPr>
                  <w:szCs w:val="20"/>
                  <w:lang w:val="en-US"/>
                </w:rPr>
                <w:t>0..*</w:t>
              </w:r>
            </w:ins>
          </w:p>
        </w:tc>
        <w:tc>
          <w:tcPr>
            <w:tcW w:w="3780" w:type="dxa"/>
            <w:shd w:val="clear" w:color="auto" w:fill="auto"/>
          </w:tcPr>
          <w:p w14:paraId="5885385B" w14:textId="2B7A9425" w:rsidR="008B52EB" w:rsidRPr="00B32104" w:rsidRDefault="008B52EB" w:rsidP="00291A9E">
            <w:pPr>
              <w:pStyle w:val="TABLE-cell"/>
              <w:rPr>
                <w:ins w:id="4964" w:author="Charles Gifford" w:date="2017-03-19T00:21:00Z"/>
              </w:rPr>
            </w:pPr>
            <w:ins w:id="4965" w:author="Charles Gifford" w:date="2017-03-19T00:21:00Z">
              <w:r w:rsidRPr="004C6184">
                <w:rPr>
                  <w:szCs w:val="20"/>
                  <w:lang w:val="en-US"/>
                </w:rPr>
                <w:t>The related object(s)</w:t>
              </w:r>
              <w:r w:rsidRPr="000B08F2">
                <w:rPr>
                  <w:szCs w:val="20"/>
                  <w:lang w:val="en-US"/>
                </w:rPr>
                <w:t xml:space="preserve"> makes</w:t>
              </w:r>
              <w:r>
                <w:rPr>
                  <w:szCs w:val="20"/>
                  <w:lang w:val="en-US"/>
                </w:rPr>
                <w:t xml:space="preserve"> up part of this</w:t>
              </w:r>
              <w:r>
                <w:t xml:space="preserve"> </w:t>
              </w:r>
            </w:ins>
            <w:ins w:id="4966" w:author="Charles Gifford" w:date="2017-03-19T00:22:00Z">
              <w:r>
                <w:rPr>
                  <w:i/>
                  <w:szCs w:val="20"/>
                  <w:lang w:val="en-US"/>
                </w:rPr>
                <w:t>physical asset</w:t>
              </w:r>
            </w:ins>
            <w:ins w:id="4967" w:author="Charles Gifford" w:date="2017-03-19T00:21:00Z">
              <w:r w:rsidRPr="00B03DF0">
                <w:rPr>
                  <w:i/>
                  <w:szCs w:val="20"/>
                  <w:lang w:val="en-US"/>
                </w:rPr>
                <w:t xml:space="preserve"> </w:t>
              </w:r>
              <w:r w:rsidRPr="00BD7B1C">
                <w:rPr>
                  <w:szCs w:val="20"/>
                  <w:lang w:val="en-US"/>
                </w:rPr>
                <w:t>as the whole.</w:t>
              </w:r>
            </w:ins>
          </w:p>
        </w:tc>
      </w:tr>
      <w:tr w:rsidR="00284555" w:rsidRPr="00B32104" w14:paraId="348ACE8B" w14:textId="77777777" w:rsidTr="00291A9E">
        <w:trPr>
          <w:trHeight w:val="242"/>
          <w:ins w:id="4968" w:author="Charles Gifford" w:date="2017-03-19T01:44:00Z"/>
        </w:trPr>
        <w:tc>
          <w:tcPr>
            <w:tcW w:w="2155" w:type="dxa"/>
            <w:shd w:val="clear" w:color="auto" w:fill="auto"/>
          </w:tcPr>
          <w:p w14:paraId="25832346" w14:textId="42B63EB3" w:rsidR="00284555" w:rsidRPr="008B52EB" w:rsidRDefault="009E5849" w:rsidP="00284555">
            <w:pPr>
              <w:pStyle w:val="TABLE-cell"/>
              <w:rPr>
                <w:ins w:id="4969" w:author="Charles Gifford" w:date="2017-03-19T01:44:00Z"/>
                <w:szCs w:val="20"/>
                <w:lang w:val="en-US"/>
              </w:rPr>
            </w:pPr>
            <w:ins w:id="4970" w:author="Charles Gifford" w:date="2017-03-19T01:50:00Z">
              <w:r w:rsidRPr="009E5849">
                <w:rPr>
                  <w:szCs w:val="20"/>
                  <w:lang w:val="en-US"/>
                </w:rPr>
                <w:t>Equipment asset mapping</w:t>
              </w:r>
            </w:ins>
          </w:p>
        </w:tc>
        <w:tc>
          <w:tcPr>
            <w:tcW w:w="2070" w:type="dxa"/>
            <w:shd w:val="clear" w:color="auto" w:fill="auto"/>
          </w:tcPr>
          <w:p w14:paraId="32ECFDDC" w14:textId="7795F848" w:rsidR="00284555" w:rsidRPr="008B52EB" w:rsidRDefault="009E5849" w:rsidP="00284555">
            <w:pPr>
              <w:pStyle w:val="TABLE-cell"/>
              <w:rPr>
                <w:ins w:id="4971" w:author="Charles Gifford" w:date="2017-03-19T01:44:00Z"/>
                <w:szCs w:val="20"/>
                <w:lang w:val="en-US"/>
              </w:rPr>
            </w:pPr>
            <w:ins w:id="4972" w:author="Charles Gifford" w:date="2017-03-19T01:51:00Z">
              <w:r>
                <w:rPr>
                  <w:szCs w:val="20"/>
                  <w:lang w:val="en-US"/>
                </w:rPr>
                <w:t>NA</w:t>
              </w:r>
            </w:ins>
          </w:p>
        </w:tc>
        <w:tc>
          <w:tcPr>
            <w:tcW w:w="1080" w:type="dxa"/>
            <w:shd w:val="clear" w:color="auto" w:fill="auto"/>
          </w:tcPr>
          <w:p w14:paraId="48D3BB0F" w14:textId="0EF58ED0" w:rsidR="00284555" w:rsidRPr="005D25A6" w:rsidRDefault="009E5849" w:rsidP="00284555">
            <w:pPr>
              <w:pStyle w:val="TABLE-cell"/>
              <w:rPr>
                <w:ins w:id="4973" w:author="Charles Gifford" w:date="2017-03-19T01:44:00Z"/>
                <w:szCs w:val="20"/>
                <w:lang w:val="en-US"/>
              </w:rPr>
            </w:pPr>
            <w:ins w:id="4974" w:author="Charles Gifford" w:date="2017-03-19T01:51:00Z">
              <w:r>
                <w:rPr>
                  <w:szCs w:val="20"/>
                  <w:lang w:val="en-US"/>
                </w:rPr>
                <w:t>0.</w:t>
              </w:r>
            </w:ins>
            <w:ins w:id="4975" w:author="Charles Gifford" w:date="2017-03-19T01:52:00Z">
              <w:r>
                <w:rPr>
                  <w:szCs w:val="20"/>
                  <w:lang w:val="en-US"/>
                </w:rPr>
                <w:t>.*</w:t>
              </w:r>
            </w:ins>
          </w:p>
        </w:tc>
        <w:tc>
          <w:tcPr>
            <w:tcW w:w="3780" w:type="dxa"/>
            <w:shd w:val="clear" w:color="auto" w:fill="auto"/>
          </w:tcPr>
          <w:p w14:paraId="7DBC1BFE" w14:textId="33C8E970" w:rsidR="00284555" w:rsidRPr="004C6184" w:rsidRDefault="00284555" w:rsidP="00284555">
            <w:pPr>
              <w:pStyle w:val="TABLE-cell"/>
              <w:rPr>
                <w:ins w:id="4976" w:author="Charles Gifford" w:date="2017-03-19T01:44:00Z"/>
                <w:szCs w:val="20"/>
                <w:lang w:val="en-US"/>
              </w:rPr>
            </w:pPr>
            <w:ins w:id="4977" w:author="Charles Gifford" w:date="2017-03-19T01:45:00Z">
              <w:r>
                <w:rPr>
                  <w:szCs w:val="20"/>
                  <w:lang w:val="en-US"/>
                </w:rPr>
                <w:t xml:space="preserve">The </w:t>
              </w:r>
              <w:r w:rsidRPr="005625A1">
                <w:rPr>
                  <w:i/>
                  <w:szCs w:val="20"/>
                  <w:lang w:val="en-US"/>
                </w:rPr>
                <w:t>equipment asset mapping</w:t>
              </w:r>
              <w:r>
                <w:rPr>
                  <w:szCs w:val="20"/>
                  <w:lang w:val="en-US"/>
                </w:rPr>
                <w:t xml:space="preserve"> records the uses of the </w:t>
              </w:r>
            </w:ins>
            <w:ins w:id="4978" w:author="Charles Gifford" w:date="2017-03-19T02:00:00Z">
              <w:r w:rsidR="00B9638C" w:rsidRPr="005625A1">
                <w:rPr>
                  <w:i/>
                  <w:szCs w:val="20"/>
                  <w:lang w:val="en-US"/>
                </w:rPr>
                <w:t xml:space="preserve">physical asset </w:t>
              </w:r>
              <w:r w:rsidR="00B9638C" w:rsidRPr="00B9638C">
                <w:rPr>
                  <w:szCs w:val="20"/>
                  <w:lang w:val="en-US"/>
                </w:rPr>
                <w:t xml:space="preserve">that is associated with the </w:t>
              </w:r>
              <w:r w:rsidR="00B9638C" w:rsidRPr="005625A1">
                <w:rPr>
                  <w:i/>
                  <w:szCs w:val="20"/>
                  <w:lang w:val="en-US"/>
                </w:rPr>
                <w:t xml:space="preserve">equipment </w:t>
              </w:r>
              <w:r w:rsidR="00B9638C" w:rsidRPr="00B9638C">
                <w:rPr>
                  <w:szCs w:val="20"/>
                  <w:lang w:val="en-US"/>
                </w:rPr>
                <w:t xml:space="preserve">if the </w:t>
              </w:r>
              <w:r w:rsidR="00B9638C" w:rsidRPr="005625A1">
                <w:rPr>
                  <w:i/>
                  <w:szCs w:val="20"/>
                  <w:lang w:val="en-US"/>
                </w:rPr>
                <w:t xml:space="preserve">physical asset </w:t>
              </w:r>
              <w:r w:rsidR="00B9638C" w:rsidRPr="00B9638C">
                <w:rPr>
                  <w:szCs w:val="20"/>
                  <w:lang w:val="en-US"/>
                </w:rPr>
                <w:t>associated with a manufacturing function.</w:t>
              </w:r>
            </w:ins>
          </w:p>
        </w:tc>
      </w:tr>
      <w:tr w:rsidR="00284555" w:rsidRPr="00B32104" w14:paraId="1415C4D0" w14:textId="77777777" w:rsidTr="00291A9E">
        <w:trPr>
          <w:trHeight w:val="242"/>
          <w:ins w:id="4979" w:author="Charles Gifford" w:date="2017-03-19T01:44:00Z"/>
        </w:trPr>
        <w:tc>
          <w:tcPr>
            <w:tcW w:w="2155" w:type="dxa"/>
            <w:shd w:val="clear" w:color="auto" w:fill="auto"/>
          </w:tcPr>
          <w:p w14:paraId="147ED745" w14:textId="257DEF14" w:rsidR="00284555" w:rsidRPr="008B52EB" w:rsidRDefault="00284555" w:rsidP="00284555">
            <w:pPr>
              <w:pStyle w:val="TABLE-cell"/>
              <w:rPr>
                <w:ins w:id="4980" w:author="Charles Gifford" w:date="2017-03-19T01:44:00Z"/>
                <w:szCs w:val="20"/>
                <w:lang w:val="en-US"/>
              </w:rPr>
            </w:pPr>
            <w:ins w:id="4981" w:author="Charles Gifford" w:date="2017-03-19T01:45:00Z">
              <w:r>
                <w:rPr>
                  <w:szCs w:val="20"/>
                  <w:lang w:val="en-US"/>
                </w:rPr>
                <w:t>Equipment</w:t>
              </w:r>
            </w:ins>
          </w:p>
        </w:tc>
        <w:tc>
          <w:tcPr>
            <w:tcW w:w="2070" w:type="dxa"/>
            <w:shd w:val="clear" w:color="auto" w:fill="auto"/>
          </w:tcPr>
          <w:p w14:paraId="61152D7C" w14:textId="3A0FBB8D" w:rsidR="00284555" w:rsidRPr="008B52EB" w:rsidRDefault="009E5849" w:rsidP="00284555">
            <w:pPr>
              <w:pStyle w:val="TABLE-cell"/>
              <w:rPr>
                <w:ins w:id="4982" w:author="Charles Gifford" w:date="2017-03-19T01:44:00Z"/>
                <w:szCs w:val="20"/>
                <w:lang w:val="en-US"/>
              </w:rPr>
            </w:pPr>
            <w:ins w:id="4983" w:author="Charles Gifford" w:date="2017-03-19T01:51:00Z">
              <w:r>
                <w:rPr>
                  <w:szCs w:val="20"/>
                  <w:lang w:val="en-US"/>
                </w:rPr>
                <w:t>NA</w:t>
              </w:r>
            </w:ins>
          </w:p>
        </w:tc>
        <w:tc>
          <w:tcPr>
            <w:tcW w:w="1080" w:type="dxa"/>
            <w:shd w:val="clear" w:color="auto" w:fill="auto"/>
          </w:tcPr>
          <w:p w14:paraId="047EC977" w14:textId="00DE61B4" w:rsidR="00284555" w:rsidRPr="005D25A6" w:rsidRDefault="00284555" w:rsidP="00284555">
            <w:pPr>
              <w:pStyle w:val="TABLE-cell"/>
              <w:rPr>
                <w:ins w:id="4984" w:author="Charles Gifford" w:date="2017-03-19T01:44:00Z"/>
                <w:szCs w:val="20"/>
                <w:lang w:val="en-US"/>
              </w:rPr>
            </w:pPr>
            <w:ins w:id="4985" w:author="Charles Gifford" w:date="2017-03-19T01:45:00Z">
              <w:r>
                <w:rPr>
                  <w:szCs w:val="20"/>
                  <w:lang w:val="en-US"/>
                </w:rPr>
                <w:t>0..1</w:t>
              </w:r>
            </w:ins>
          </w:p>
        </w:tc>
        <w:tc>
          <w:tcPr>
            <w:tcW w:w="3780" w:type="dxa"/>
            <w:shd w:val="clear" w:color="auto" w:fill="auto"/>
          </w:tcPr>
          <w:p w14:paraId="0F037E6D" w14:textId="6E56F926" w:rsidR="00284555" w:rsidRPr="004C6184" w:rsidRDefault="00284555" w:rsidP="00284555">
            <w:pPr>
              <w:pStyle w:val="TABLE-cell"/>
              <w:rPr>
                <w:ins w:id="4986" w:author="Charles Gifford" w:date="2017-03-19T01:44:00Z"/>
                <w:szCs w:val="20"/>
                <w:lang w:val="en-US"/>
              </w:rPr>
            </w:pPr>
            <w:ins w:id="4987" w:author="Charles Gifford" w:date="2017-03-19T01:45:00Z">
              <w:r>
                <w:rPr>
                  <w:szCs w:val="20"/>
                  <w:lang w:val="en-US"/>
                </w:rPr>
                <w:t xml:space="preserve">This </w:t>
              </w:r>
              <w:r w:rsidRPr="005625A1">
                <w:rPr>
                  <w:i/>
                  <w:szCs w:val="20"/>
                  <w:lang w:val="en-US"/>
                </w:rPr>
                <w:t>equipment</w:t>
              </w:r>
              <w:r>
                <w:rPr>
                  <w:szCs w:val="20"/>
                  <w:lang w:val="en-US"/>
                </w:rPr>
                <w:t xml:space="preserve"> as role in a </w:t>
              </w:r>
              <w:r w:rsidRPr="005625A1">
                <w:rPr>
                  <w:i/>
                  <w:szCs w:val="20"/>
                  <w:lang w:val="en-US"/>
                </w:rPr>
                <w:t>process segment</w:t>
              </w:r>
              <w:r>
                <w:rPr>
                  <w:szCs w:val="20"/>
                  <w:lang w:val="en-US"/>
                </w:rPr>
                <w:t xml:space="preserve"> is implemented by the </w:t>
              </w:r>
              <w:r w:rsidRPr="005625A1">
                <w:rPr>
                  <w:i/>
                  <w:szCs w:val="20"/>
                  <w:lang w:val="en-US"/>
                </w:rPr>
                <w:t>physical asset.</w:t>
              </w:r>
            </w:ins>
          </w:p>
        </w:tc>
      </w:tr>
    </w:tbl>
    <w:p w14:paraId="1D4B33A3" w14:textId="77777777" w:rsidR="008B52EB" w:rsidRPr="008B52EB" w:rsidRDefault="008B52EB" w:rsidP="008B52EB">
      <w:pPr>
        <w:rPr>
          <w:ins w:id="4988" w:author="Charles Gifford" w:date="2016-04-19T15:03:00Z"/>
          <w:lang w:val="en-US"/>
        </w:rPr>
      </w:pPr>
    </w:p>
    <w:p w14:paraId="1F0E4D92" w14:textId="4043095E" w:rsidR="006B79A6" w:rsidRPr="001C220C" w:rsidRDefault="006B79A6" w:rsidP="00C17398">
      <w:pPr>
        <w:pStyle w:val="TABLE-title"/>
        <w:rPr>
          <w:noProof/>
          <w:lang w:val="en-US"/>
        </w:rPr>
      </w:pPr>
      <w:bookmarkStart w:id="4989" w:name="_Ref161631469"/>
      <w:bookmarkStart w:id="4990" w:name="_Toc161631619"/>
      <w:bookmarkStart w:id="4991" w:name="_Toc266864145"/>
      <w:bookmarkStart w:id="4992" w:name="_Toc306621025"/>
      <w:bookmarkStart w:id="4993" w:name="_Toc320178421"/>
      <w:bookmarkStart w:id="4994" w:name="_Toc478492352"/>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E3559D">
        <w:rPr>
          <w:noProof/>
          <w:lang w:val="en-US"/>
        </w:rPr>
        <w:t>51</w:t>
      </w:r>
      <w:r w:rsidR="00FD29D6">
        <w:rPr>
          <w:lang w:val="en-US"/>
        </w:rPr>
        <w:fldChar w:fldCharType="end"/>
      </w:r>
      <w:bookmarkEnd w:id="4989"/>
      <w:r w:rsidR="00F00AEF">
        <w:rPr>
          <w:noProof/>
          <w:lang w:val="en-US"/>
        </w:rPr>
        <w:t xml:space="preserve"> –</w:t>
      </w:r>
      <w:r w:rsidRPr="001C220C">
        <w:rPr>
          <w:noProof/>
          <w:lang w:val="en-US"/>
        </w:rPr>
        <w:t xml:space="preserve"> </w:t>
      </w:r>
      <w:r w:rsidR="006F45EC">
        <w:rPr>
          <w:noProof/>
          <w:lang w:val="en-US"/>
        </w:rPr>
        <w:t>P</w:t>
      </w:r>
      <w:r w:rsidRPr="001C220C">
        <w:rPr>
          <w:noProof/>
          <w:lang w:val="en-US"/>
        </w:rPr>
        <w:t>hysical asset</w:t>
      </w:r>
      <w:bookmarkEnd w:id="4990"/>
      <w:bookmarkEnd w:id="4991"/>
      <w:bookmarkEnd w:id="4992"/>
      <w:bookmarkEnd w:id="4993"/>
      <w:r w:rsidR="006F45EC">
        <w:rPr>
          <w:noProof/>
          <w:lang w:val="en-US"/>
        </w:rPr>
        <w:t xml:space="preserve"> </w:t>
      </w:r>
      <w:r w:rsidR="006F45EC">
        <w:rPr>
          <w:lang w:val="en-US"/>
        </w:rPr>
        <w:t>attributes</w:t>
      </w:r>
      <w:bookmarkEnd w:id="4994"/>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9A505D" w:rsidRPr="001C220C" w14:paraId="38B46C4C" w14:textId="77777777">
        <w:trPr>
          <w:tblHeader/>
          <w:jc w:val="center"/>
        </w:trPr>
        <w:tc>
          <w:tcPr>
            <w:tcW w:w="1269" w:type="dxa"/>
          </w:tcPr>
          <w:p w14:paraId="02C29EE7" w14:textId="77777777" w:rsidR="009A505D" w:rsidRPr="001C220C" w:rsidRDefault="009A505D" w:rsidP="009A505D">
            <w:pPr>
              <w:pStyle w:val="NormalTableHeader"/>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7F56B49E" w14:textId="77777777" w:rsidR="009A505D" w:rsidRPr="001C220C" w:rsidRDefault="009A505D" w:rsidP="009A505D">
            <w:pPr>
              <w:pStyle w:val="NormalTableHeader"/>
              <w:spacing w:before="40"/>
              <w:rPr>
                <w:lang w:val="en-US"/>
              </w:rPr>
            </w:pPr>
            <w:r w:rsidRPr="001C220C">
              <w:rPr>
                <w:lang w:val="en-US"/>
              </w:rPr>
              <w:t>Description</w:t>
            </w:r>
          </w:p>
        </w:tc>
        <w:tc>
          <w:tcPr>
            <w:tcW w:w="1440" w:type="dxa"/>
          </w:tcPr>
          <w:p w14:paraId="3C5C1427" w14:textId="77777777" w:rsidR="009A505D" w:rsidRPr="001C220C" w:rsidRDefault="00AE4770" w:rsidP="009A505D">
            <w:pPr>
              <w:pStyle w:val="NormalTableHeader"/>
              <w:spacing w:before="40"/>
              <w:rPr>
                <w:lang w:val="en-US"/>
              </w:rPr>
            </w:pPr>
            <w:r>
              <w:rPr>
                <w:lang w:val="en-US"/>
              </w:rPr>
              <w:t>Production example</w:t>
            </w:r>
            <w:r w:rsidR="009A505D" w:rsidRPr="001C220C">
              <w:rPr>
                <w:lang w:val="en-US"/>
              </w:rPr>
              <w:t>s</w:t>
            </w:r>
          </w:p>
        </w:tc>
        <w:tc>
          <w:tcPr>
            <w:tcW w:w="1297" w:type="dxa"/>
          </w:tcPr>
          <w:p w14:paraId="337DE539" w14:textId="77777777" w:rsidR="009A505D" w:rsidRPr="001C220C" w:rsidRDefault="00AE4770" w:rsidP="009A505D">
            <w:pPr>
              <w:pStyle w:val="NormalTableHeader"/>
              <w:spacing w:before="40"/>
              <w:rPr>
                <w:lang w:val="en-US"/>
              </w:rPr>
            </w:pPr>
            <w:r>
              <w:rPr>
                <w:lang w:val="en-US"/>
              </w:rPr>
              <w:t>Maintenance example</w:t>
            </w:r>
            <w:r w:rsidR="009A505D" w:rsidRPr="001C220C">
              <w:rPr>
                <w:lang w:val="en-US"/>
              </w:rPr>
              <w:t>s</w:t>
            </w:r>
          </w:p>
        </w:tc>
        <w:tc>
          <w:tcPr>
            <w:tcW w:w="1080" w:type="dxa"/>
          </w:tcPr>
          <w:p w14:paraId="7FCF995D" w14:textId="77777777" w:rsidR="009A505D" w:rsidRPr="001C220C" w:rsidRDefault="00AE4770" w:rsidP="009A505D">
            <w:pPr>
              <w:pStyle w:val="NormalTableHeader"/>
              <w:spacing w:before="40"/>
              <w:rPr>
                <w:lang w:val="en-US"/>
              </w:rPr>
            </w:pPr>
            <w:r>
              <w:rPr>
                <w:lang w:val="en-US"/>
              </w:rPr>
              <w:t>Quality example</w:t>
            </w:r>
            <w:r w:rsidR="009A505D" w:rsidRPr="001C220C">
              <w:rPr>
                <w:lang w:val="en-US"/>
              </w:rPr>
              <w:t>s</w:t>
            </w:r>
          </w:p>
        </w:tc>
        <w:tc>
          <w:tcPr>
            <w:tcW w:w="1080" w:type="dxa"/>
          </w:tcPr>
          <w:p w14:paraId="5A3B86EF" w14:textId="77777777" w:rsidR="009A505D" w:rsidRPr="001C220C" w:rsidRDefault="00AE4770" w:rsidP="009A505D">
            <w:pPr>
              <w:pStyle w:val="NormalTableHeader"/>
              <w:spacing w:before="40"/>
              <w:rPr>
                <w:lang w:val="en-US"/>
              </w:rPr>
            </w:pPr>
            <w:r>
              <w:rPr>
                <w:lang w:val="en-US"/>
              </w:rPr>
              <w:t>Inventory example</w:t>
            </w:r>
            <w:r w:rsidR="009A505D" w:rsidRPr="001C220C">
              <w:rPr>
                <w:lang w:val="en-US"/>
              </w:rPr>
              <w:t>s</w:t>
            </w:r>
          </w:p>
        </w:tc>
      </w:tr>
      <w:tr w:rsidR="00616994" w:rsidRPr="001C220C" w14:paraId="0FC3BA94" w14:textId="77777777">
        <w:trPr>
          <w:cantSplit/>
          <w:jc w:val="center"/>
        </w:trPr>
        <w:tc>
          <w:tcPr>
            <w:tcW w:w="1269" w:type="dxa"/>
          </w:tcPr>
          <w:p w14:paraId="7CAB618B" w14:textId="77777777" w:rsidR="00616994" w:rsidRPr="001C220C" w:rsidRDefault="00616994" w:rsidP="009A505D">
            <w:pPr>
              <w:pStyle w:val="TableNormal1"/>
              <w:spacing w:before="40"/>
              <w:rPr>
                <w:lang w:val="en-US"/>
              </w:rPr>
            </w:pPr>
            <w:r w:rsidRPr="001C220C">
              <w:rPr>
                <w:lang w:val="en-US"/>
              </w:rPr>
              <w:t>ID</w:t>
            </w:r>
          </w:p>
        </w:tc>
        <w:tc>
          <w:tcPr>
            <w:tcW w:w="2880" w:type="dxa"/>
          </w:tcPr>
          <w:p w14:paraId="55CA0BB4" w14:textId="77777777" w:rsidR="00616994" w:rsidRPr="001C220C" w:rsidRDefault="00616994" w:rsidP="009A505D">
            <w:pPr>
              <w:pStyle w:val="TableNormal1"/>
              <w:spacing w:before="40"/>
              <w:rPr>
                <w:lang w:val="en-US"/>
              </w:rPr>
            </w:pPr>
            <w:r w:rsidRPr="001C220C">
              <w:rPr>
                <w:lang w:val="en-US"/>
              </w:rPr>
              <w:t xml:space="preserve">Defines a unique identification of a </w:t>
            </w:r>
            <w:r w:rsidRPr="001C220C">
              <w:rPr>
                <w:i/>
                <w:lang w:val="en-US"/>
              </w:rPr>
              <w:t>physical asset</w:t>
            </w:r>
            <w:r w:rsidRPr="001C220C">
              <w:rPr>
                <w:lang w:val="en-US"/>
              </w:rPr>
              <w:t>.</w:t>
            </w:r>
          </w:p>
        </w:tc>
        <w:tc>
          <w:tcPr>
            <w:tcW w:w="1440" w:type="dxa"/>
          </w:tcPr>
          <w:p w14:paraId="432FDC1F" w14:textId="77777777" w:rsidR="00616994" w:rsidRPr="001C220C" w:rsidRDefault="00616994" w:rsidP="009A505D">
            <w:pPr>
              <w:pStyle w:val="TableNormal1"/>
              <w:spacing w:before="40"/>
              <w:rPr>
                <w:lang w:val="en-US"/>
              </w:rPr>
            </w:pPr>
            <w:r w:rsidRPr="001C220C">
              <w:rPr>
                <w:lang w:val="en-US"/>
              </w:rPr>
              <w:t>SN5246$9</w:t>
            </w:r>
          </w:p>
        </w:tc>
        <w:tc>
          <w:tcPr>
            <w:tcW w:w="1297" w:type="dxa"/>
          </w:tcPr>
          <w:p w14:paraId="1E1C6209" w14:textId="77777777" w:rsidR="00616994" w:rsidRPr="001C220C" w:rsidRDefault="00616994" w:rsidP="009A505D">
            <w:pPr>
              <w:pStyle w:val="TableNormal1"/>
              <w:spacing w:before="40"/>
              <w:rPr>
                <w:lang w:val="en-US"/>
              </w:rPr>
            </w:pPr>
            <w:r w:rsidRPr="001C220C">
              <w:rPr>
                <w:lang w:val="en-US"/>
              </w:rPr>
              <w:t>SN68928#1</w:t>
            </w:r>
          </w:p>
        </w:tc>
        <w:tc>
          <w:tcPr>
            <w:tcW w:w="1080" w:type="dxa"/>
          </w:tcPr>
          <w:p w14:paraId="41E9C5C4" w14:textId="77777777" w:rsidR="00616994" w:rsidRPr="001C220C" w:rsidRDefault="00616994" w:rsidP="009A505D">
            <w:pPr>
              <w:pStyle w:val="TableNormal1"/>
              <w:spacing w:before="40"/>
              <w:rPr>
                <w:lang w:val="en-US"/>
              </w:rPr>
            </w:pPr>
            <w:r w:rsidRPr="001C220C">
              <w:rPr>
                <w:lang w:val="en-US"/>
              </w:rPr>
              <w:t>SN5247$3</w:t>
            </w:r>
          </w:p>
        </w:tc>
        <w:tc>
          <w:tcPr>
            <w:tcW w:w="1080" w:type="dxa"/>
          </w:tcPr>
          <w:p w14:paraId="4054C985" w14:textId="77777777" w:rsidR="00616994" w:rsidRPr="001C220C" w:rsidRDefault="00616994" w:rsidP="009A505D">
            <w:pPr>
              <w:pStyle w:val="TableNormal1"/>
              <w:spacing w:before="40"/>
              <w:rPr>
                <w:lang w:val="en-US"/>
              </w:rPr>
            </w:pPr>
            <w:r w:rsidRPr="001C220C">
              <w:rPr>
                <w:lang w:val="en-US"/>
              </w:rPr>
              <w:t>VIN 55262528</w:t>
            </w:r>
          </w:p>
        </w:tc>
      </w:tr>
      <w:tr w:rsidR="009A505D" w:rsidRPr="001C220C" w14:paraId="561FD4C2" w14:textId="77777777">
        <w:trPr>
          <w:cantSplit/>
          <w:jc w:val="center"/>
        </w:trPr>
        <w:tc>
          <w:tcPr>
            <w:tcW w:w="1269" w:type="dxa"/>
          </w:tcPr>
          <w:p w14:paraId="62D96946" w14:textId="77777777" w:rsidR="009A505D" w:rsidRPr="001C220C" w:rsidRDefault="009A505D" w:rsidP="009A505D">
            <w:pPr>
              <w:pStyle w:val="TableNormal1"/>
              <w:spacing w:before="40"/>
              <w:rPr>
                <w:lang w:val="en-US"/>
              </w:rPr>
            </w:pPr>
            <w:r w:rsidRPr="001C220C">
              <w:rPr>
                <w:lang w:val="en-US"/>
              </w:rPr>
              <w:t>Description</w:t>
            </w:r>
          </w:p>
        </w:tc>
        <w:tc>
          <w:tcPr>
            <w:tcW w:w="2880" w:type="dxa"/>
          </w:tcPr>
          <w:p w14:paraId="49A89465" w14:textId="77777777" w:rsidR="009A505D" w:rsidRPr="001C220C" w:rsidRDefault="009A505D" w:rsidP="009A505D">
            <w:pPr>
              <w:pStyle w:val="TableNormal1"/>
              <w:spacing w:before="40"/>
              <w:rPr>
                <w:lang w:val="en-US"/>
              </w:rPr>
            </w:pPr>
            <w:r w:rsidRPr="001C220C">
              <w:rPr>
                <w:lang w:val="en-US"/>
              </w:rPr>
              <w:t xml:space="preserve">Contains additional information and descriptions of the </w:t>
            </w:r>
            <w:r w:rsidRPr="001C220C">
              <w:rPr>
                <w:i/>
                <w:lang w:val="en-US"/>
              </w:rPr>
              <w:t>physical asset</w:t>
            </w:r>
            <w:r w:rsidRPr="001C220C">
              <w:rPr>
                <w:lang w:val="en-US"/>
              </w:rPr>
              <w:t>.</w:t>
            </w:r>
          </w:p>
        </w:tc>
        <w:tc>
          <w:tcPr>
            <w:tcW w:w="1440" w:type="dxa"/>
          </w:tcPr>
          <w:p w14:paraId="6351CB18" w14:textId="77777777" w:rsidR="009A505D" w:rsidRPr="001C220C" w:rsidRDefault="00CE7DB7" w:rsidP="009A505D">
            <w:pPr>
              <w:pStyle w:val="TableNormal1"/>
              <w:spacing w:before="40"/>
              <w:rPr>
                <w:lang w:val="en-US"/>
              </w:rPr>
            </w:pPr>
            <w:r w:rsidRPr="001C220C">
              <w:rPr>
                <w:lang w:val="en-US"/>
              </w:rPr>
              <w:t>2 HP Pump</w:t>
            </w:r>
          </w:p>
        </w:tc>
        <w:tc>
          <w:tcPr>
            <w:tcW w:w="1297" w:type="dxa"/>
          </w:tcPr>
          <w:p w14:paraId="53E940D8" w14:textId="77777777" w:rsidR="009A505D" w:rsidRPr="001C220C" w:rsidRDefault="00CE7DB7" w:rsidP="009A505D">
            <w:pPr>
              <w:pStyle w:val="TableNormal1"/>
              <w:spacing w:before="40"/>
              <w:rPr>
                <w:lang w:val="en-US"/>
              </w:rPr>
            </w:pPr>
            <w:r w:rsidRPr="001C220C">
              <w:rPr>
                <w:lang w:val="en-US"/>
              </w:rPr>
              <w:t>High Performance Welder</w:t>
            </w:r>
          </w:p>
        </w:tc>
        <w:tc>
          <w:tcPr>
            <w:tcW w:w="1080" w:type="dxa"/>
          </w:tcPr>
          <w:p w14:paraId="3669723D" w14:textId="77777777" w:rsidR="009A505D" w:rsidRPr="001C220C" w:rsidRDefault="00CE7DB7" w:rsidP="009A505D">
            <w:pPr>
              <w:pStyle w:val="TableNormal1"/>
              <w:spacing w:before="40"/>
              <w:rPr>
                <w:lang w:val="en-US"/>
              </w:rPr>
            </w:pPr>
            <w:r w:rsidRPr="001C220C">
              <w:rPr>
                <w:lang w:val="en-US"/>
              </w:rPr>
              <w:t>Auto titration tester</w:t>
            </w:r>
          </w:p>
        </w:tc>
        <w:tc>
          <w:tcPr>
            <w:tcW w:w="1080" w:type="dxa"/>
          </w:tcPr>
          <w:p w14:paraId="06506ADA" w14:textId="77777777" w:rsidR="009A505D" w:rsidRPr="001C220C" w:rsidRDefault="00CE7DB7" w:rsidP="00FD09DD">
            <w:pPr>
              <w:pStyle w:val="TableNormal1"/>
              <w:spacing w:before="40"/>
              <w:rPr>
                <w:lang w:val="en-US"/>
              </w:rPr>
            </w:pPr>
            <w:r w:rsidRPr="001C220C">
              <w:rPr>
                <w:lang w:val="en-US"/>
              </w:rPr>
              <w:t xml:space="preserve">Fork </w:t>
            </w:r>
            <w:r w:rsidR="00FD09DD">
              <w:rPr>
                <w:lang w:val="en-US"/>
              </w:rPr>
              <w:t>t</w:t>
            </w:r>
            <w:r w:rsidRPr="001C220C">
              <w:rPr>
                <w:lang w:val="en-US"/>
              </w:rPr>
              <w:t>ruck</w:t>
            </w:r>
          </w:p>
        </w:tc>
      </w:tr>
      <w:tr w:rsidR="00242B6D" w:rsidRPr="001C220C" w14:paraId="52652DFB" w14:textId="77777777">
        <w:trPr>
          <w:cantSplit/>
          <w:jc w:val="center"/>
        </w:trPr>
        <w:tc>
          <w:tcPr>
            <w:tcW w:w="1269" w:type="dxa"/>
          </w:tcPr>
          <w:p w14:paraId="1E31ECB9" w14:textId="77777777" w:rsidR="00242B6D" w:rsidRPr="001C220C" w:rsidRDefault="00242B6D" w:rsidP="00242B6D">
            <w:pPr>
              <w:pStyle w:val="TableNormal1"/>
              <w:spacing w:before="40"/>
              <w:rPr>
                <w:lang w:val="en-US"/>
              </w:rPr>
            </w:pPr>
            <w:ins w:id="4995" w:author="Dennis Brandl" w:date="2015-08-17T10:48:00Z">
              <w:r>
                <w:rPr>
                  <w:lang w:val="en-US"/>
                </w:rPr>
                <w:t xml:space="preserve">Hierarchy </w:t>
              </w:r>
            </w:ins>
            <w:r w:rsidR="008C5116">
              <w:rPr>
                <w:lang w:val="en-US"/>
              </w:rPr>
              <w:t>s</w:t>
            </w:r>
            <w:ins w:id="4996" w:author="Dennis Brandl" w:date="2015-08-17T10:48:00Z">
              <w:r>
                <w:rPr>
                  <w:lang w:val="en-US"/>
                </w:rPr>
                <w:t>cope</w:t>
              </w:r>
            </w:ins>
          </w:p>
        </w:tc>
        <w:tc>
          <w:tcPr>
            <w:tcW w:w="2880" w:type="dxa"/>
          </w:tcPr>
          <w:p w14:paraId="7C532B4D" w14:textId="77777777" w:rsidR="00242B6D" w:rsidRPr="001C220C" w:rsidRDefault="00242B6D" w:rsidP="00242B6D">
            <w:pPr>
              <w:pStyle w:val="TableNormal1"/>
              <w:rPr>
                <w:ins w:id="4997" w:author="Dennis Brandl" w:date="2015-08-17T10:48:00Z"/>
                <w:lang w:val="en-US"/>
              </w:rPr>
            </w:pPr>
            <w:ins w:id="4998" w:author="Dennis Brandl" w:date="2015-08-17T10:48:00Z">
              <w:r w:rsidRPr="001C220C">
                <w:rPr>
                  <w:lang w:val="en-US"/>
                </w:rPr>
                <w:t xml:space="preserve">Identifies where the exchanged information fits within the role based equipment hierarchy. </w:t>
              </w:r>
            </w:ins>
          </w:p>
          <w:p w14:paraId="1DB12EB9" w14:textId="77777777" w:rsidR="00242B6D" w:rsidRPr="001C220C" w:rsidRDefault="00242B6D" w:rsidP="00242B6D">
            <w:pPr>
              <w:pStyle w:val="TableNormal1"/>
              <w:spacing w:before="40"/>
              <w:rPr>
                <w:lang w:val="en-US"/>
              </w:rPr>
            </w:pPr>
            <w:ins w:id="4999" w:author="Dennis Brandl" w:date="2015-08-17T10:48:00Z">
              <w:r w:rsidRPr="001C220C">
                <w:rPr>
                  <w:lang w:val="en-US"/>
                </w:rPr>
                <w:t xml:space="preserve">Optionally defines the scope of the </w:t>
              </w:r>
              <w:r w:rsidRPr="008C5116">
                <w:rPr>
                  <w:i/>
                  <w:lang w:val="en-US"/>
                </w:rPr>
                <w:t>physical asset</w:t>
              </w:r>
              <w:r w:rsidRPr="001C220C">
                <w:rPr>
                  <w:lang w:val="en-US"/>
                </w:rPr>
                <w:t xml:space="preserve"> definition, such as the site or area it is defined for.</w:t>
              </w:r>
            </w:ins>
          </w:p>
        </w:tc>
        <w:tc>
          <w:tcPr>
            <w:tcW w:w="1440" w:type="dxa"/>
          </w:tcPr>
          <w:p w14:paraId="315A2B87" w14:textId="77777777" w:rsidR="00242B6D" w:rsidRPr="001C220C" w:rsidRDefault="00242B6D" w:rsidP="00242B6D">
            <w:pPr>
              <w:pStyle w:val="TableNormal1"/>
              <w:spacing w:before="40"/>
              <w:rPr>
                <w:lang w:val="en-US"/>
              </w:rPr>
            </w:pPr>
            <w:smartTag w:uri="urn:schemas-microsoft-com:office:smarttags" w:element="place">
              <w:smartTag w:uri="urn:schemas-microsoft-com:office:smarttags" w:element="PlaceName">
                <w:ins w:id="5000" w:author="Dennis Brandl" w:date="2015-08-17T10:48:00Z">
                  <w:r w:rsidRPr="001C220C">
                    <w:rPr>
                      <w:lang w:val="en-US"/>
                    </w:rPr>
                    <w:t>South</w:t>
                  </w:r>
                </w:ins>
              </w:smartTag>
              <w:ins w:id="5001" w:author="Dennis Brandl" w:date="2015-08-17T10:48:00Z">
                <w:r w:rsidRPr="001C220C">
                  <w:rPr>
                    <w:lang w:val="en-US"/>
                  </w:rPr>
                  <w:t xml:space="preserve"> </w:t>
                </w:r>
                <w:smartTag w:uri="urn:schemas-microsoft-com:office:smarttags" w:element="PlaceType">
                  <w:r w:rsidRPr="001C220C">
                    <w:rPr>
                      <w:lang w:val="en-US"/>
                    </w:rPr>
                    <w:t>Shore</w:t>
                  </w:r>
                </w:smartTag>
              </w:ins>
            </w:smartTag>
            <w:ins w:id="5002" w:author="Dennis Brandl" w:date="2015-08-17T10:48:00Z">
              <w:r w:rsidRPr="001C220C">
                <w:rPr>
                  <w:lang w:val="en-US"/>
                </w:rPr>
                <w:t xml:space="preserve"> (Site) / Work Line (Area)</w:t>
              </w:r>
            </w:ins>
          </w:p>
        </w:tc>
        <w:tc>
          <w:tcPr>
            <w:tcW w:w="1297" w:type="dxa"/>
          </w:tcPr>
          <w:p w14:paraId="6B4495FC" w14:textId="77777777" w:rsidR="00242B6D" w:rsidRPr="001C220C" w:rsidRDefault="00242B6D" w:rsidP="00242B6D">
            <w:pPr>
              <w:pStyle w:val="TableNormal1"/>
              <w:spacing w:before="40"/>
              <w:rPr>
                <w:lang w:val="en-US"/>
              </w:rPr>
            </w:pPr>
            <w:smartTag w:uri="urn:schemas-microsoft-com:office:smarttags" w:element="place">
              <w:smartTag w:uri="urn:schemas-microsoft-com:office:smarttags" w:element="PlaceName">
                <w:ins w:id="5003" w:author="Dennis Brandl" w:date="2015-08-17T10:48:00Z">
                  <w:r w:rsidRPr="001C220C">
                    <w:rPr>
                      <w:lang w:val="en-US"/>
                    </w:rPr>
                    <w:t>South</w:t>
                  </w:r>
                </w:ins>
              </w:smartTag>
              <w:ins w:id="5004" w:author="Dennis Brandl" w:date="2015-08-17T10:48:00Z">
                <w:r w:rsidRPr="001C220C">
                  <w:rPr>
                    <w:lang w:val="en-US"/>
                  </w:rPr>
                  <w:t xml:space="preserve"> </w:t>
                </w:r>
                <w:smartTag w:uri="urn:schemas-microsoft-com:office:smarttags" w:element="PlaceType">
                  <w:r w:rsidRPr="001C220C">
                    <w:rPr>
                      <w:lang w:val="en-US"/>
                    </w:rPr>
                    <w:t>Shore</w:t>
                  </w:r>
                </w:smartTag>
              </w:ins>
            </w:smartTag>
            <w:ins w:id="5005" w:author="Dennis Brandl" w:date="2015-08-17T10:48:00Z">
              <w:r w:rsidRPr="001C220C">
                <w:rPr>
                  <w:lang w:val="en-US"/>
                </w:rPr>
                <w:t xml:space="preserve"> (SITE) / Packaging (Area)</w:t>
              </w:r>
            </w:ins>
          </w:p>
        </w:tc>
        <w:tc>
          <w:tcPr>
            <w:tcW w:w="1080" w:type="dxa"/>
          </w:tcPr>
          <w:p w14:paraId="413ACA60" w14:textId="77777777" w:rsidR="00242B6D" w:rsidRPr="001C220C" w:rsidRDefault="00242B6D" w:rsidP="00242B6D">
            <w:pPr>
              <w:pStyle w:val="TableNormal1"/>
              <w:spacing w:before="40"/>
              <w:rPr>
                <w:lang w:val="en-US"/>
              </w:rPr>
            </w:pPr>
            <w:smartTag w:uri="urn:schemas-microsoft-com:office:smarttags" w:element="place">
              <w:smartTag w:uri="urn:schemas-microsoft-com:office:smarttags" w:element="PlaceName">
                <w:ins w:id="5006" w:author="Dennis Brandl" w:date="2015-08-17T10:48:00Z">
                  <w:r w:rsidRPr="001C220C">
                    <w:rPr>
                      <w:lang w:val="en-US"/>
                    </w:rPr>
                    <w:t>Mixer</w:t>
                  </w:r>
                </w:ins>
              </w:smartTag>
              <w:ins w:id="5007" w:author="Dennis Brandl" w:date="2015-08-17T10:48:00Z">
                <w:r w:rsidRPr="001C220C">
                  <w:rPr>
                    <w:lang w:val="en-US"/>
                  </w:rPr>
                  <w:t xml:space="preserve"> </w:t>
                </w:r>
                <w:smartTag w:uri="urn:schemas-microsoft-com:office:smarttags" w:element="PlaceName">
                  <w:r w:rsidRPr="001C220C">
                    <w:rPr>
                      <w:lang w:val="en-US"/>
                    </w:rPr>
                    <w:t>Sample</w:t>
                  </w:r>
                </w:smartTag>
                <w:r w:rsidRPr="001C220C">
                  <w:rPr>
                    <w:lang w:val="en-US"/>
                  </w:rPr>
                  <w:t xml:space="preserve"> </w:t>
                </w:r>
                <w:smartTag w:uri="urn:schemas-microsoft-com:office:smarttags" w:element="PlaceType">
                  <w:r w:rsidRPr="001C220C">
                    <w:rPr>
                      <w:lang w:val="en-US"/>
                    </w:rPr>
                    <w:t>Port</w:t>
                  </w:r>
                </w:smartTag>
              </w:ins>
            </w:smartTag>
            <w:ins w:id="5008" w:author="Dennis Brandl" w:date="2015-08-17T10:48:00Z">
              <w:r w:rsidRPr="001C220C">
                <w:rPr>
                  <w:lang w:val="en-US"/>
                </w:rPr>
                <w:t xml:space="preserve"> (Work Unit)</w:t>
              </w:r>
            </w:ins>
          </w:p>
        </w:tc>
        <w:tc>
          <w:tcPr>
            <w:tcW w:w="1080" w:type="dxa"/>
          </w:tcPr>
          <w:p w14:paraId="07729906" w14:textId="77777777" w:rsidR="00242B6D" w:rsidRPr="001C220C" w:rsidRDefault="00242B6D" w:rsidP="00242B6D">
            <w:pPr>
              <w:pStyle w:val="TableNormal1"/>
              <w:spacing w:before="40"/>
              <w:rPr>
                <w:lang w:val="en-US"/>
              </w:rPr>
            </w:pPr>
            <w:ins w:id="5009" w:author="Dennis Brandl" w:date="2015-08-17T10:48:00Z">
              <w:r w:rsidRPr="001C220C">
                <w:rPr>
                  <w:lang w:val="en-US"/>
                </w:rPr>
                <w:t>Receiving dock (</w:t>
              </w:r>
              <w:smartTag w:uri="urn:schemas-microsoft-com:office:smarttags" w:element="place">
                <w:smartTag w:uri="urn:schemas-microsoft-com:office:smarttags" w:element="PlaceName">
                  <w:r w:rsidRPr="001C220C">
                    <w:rPr>
                      <w:lang w:val="en-US"/>
                    </w:rPr>
                    <w:t>Work</w:t>
                  </w:r>
                </w:smartTag>
                <w:r w:rsidRPr="001C220C">
                  <w:rPr>
                    <w:lang w:val="en-US"/>
                  </w:rPr>
                  <w:t xml:space="preserve"> </w:t>
                </w:r>
                <w:smartTag w:uri="urn:schemas-microsoft-com:office:smarttags" w:element="PlaceType">
                  <w:r w:rsidRPr="001C220C">
                    <w:rPr>
                      <w:lang w:val="en-US"/>
                    </w:rPr>
                    <w:t>Center</w:t>
                  </w:r>
                </w:smartTag>
              </w:smartTag>
              <w:r w:rsidRPr="001C220C">
                <w:rPr>
                  <w:lang w:val="en-US"/>
                </w:rPr>
                <w:t>)</w:t>
              </w:r>
            </w:ins>
          </w:p>
        </w:tc>
      </w:tr>
      <w:tr w:rsidR="00242B6D" w:rsidRPr="001C220C" w:rsidDel="00067614" w14:paraId="71621514" w14:textId="0CA73110">
        <w:trPr>
          <w:cantSplit/>
          <w:jc w:val="center"/>
          <w:del w:id="5010" w:author="Charles Gifford" w:date="2017-03-23T12:55:00Z"/>
        </w:trPr>
        <w:tc>
          <w:tcPr>
            <w:tcW w:w="1269" w:type="dxa"/>
          </w:tcPr>
          <w:p w14:paraId="0EA1D5DF" w14:textId="6BC3D9F4" w:rsidR="00242B6D" w:rsidRPr="001C220C" w:rsidDel="00067614" w:rsidRDefault="00242B6D" w:rsidP="00242B6D">
            <w:pPr>
              <w:pStyle w:val="TableNormal1"/>
              <w:spacing w:before="40"/>
              <w:rPr>
                <w:del w:id="5011" w:author="Charles Gifford" w:date="2017-03-23T12:55:00Z"/>
                <w:lang w:val="en-US"/>
              </w:rPr>
            </w:pPr>
            <w:del w:id="5012" w:author="Charles Gifford" w:date="2017-03-17T21:03:00Z">
              <w:r w:rsidRPr="001C220C" w:rsidDel="00C313AE">
                <w:rPr>
                  <w:lang w:val="en-US"/>
                </w:rPr>
                <w:delText xml:space="preserve">Physical </w:delText>
              </w:r>
              <w:r w:rsidR="008C5116" w:rsidDel="00C313AE">
                <w:rPr>
                  <w:lang w:val="en-US"/>
                </w:rPr>
                <w:delText>l</w:delText>
              </w:r>
              <w:r w:rsidRPr="001C220C" w:rsidDel="00C313AE">
                <w:rPr>
                  <w:lang w:val="en-US"/>
                </w:rPr>
                <w:delText>ocation</w:delText>
              </w:r>
            </w:del>
          </w:p>
        </w:tc>
        <w:tc>
          <w:tcPr>
            <w:tcW w:w="2880" w:type="dxa"/>
          </w:tcPr>
          <w:p w14:paraId="71967DC3" w14:textId="538D614F" w:rsidR="00242B6D" w:rsidRPr="001C220C" w:rsidDel="00067614" w:rsidRDefault="00242B6D" w:rsidP="00242B6D">
            <w:pPr>
              <w:pStyle w:val="TableNormal1"/>
              <w:spacing w:before="40"/>
              <w:rPr>
                <w:del w:id="5013" w:author="Charles Gifford" w:date="2017-03-23T12:55:00Z"/>
                <w:lang w:val="en-US"/>
              </w:rPr>
            </w:pPr>
            <w:del w:id="5014" w:author="Charles Gifford" w:date="2017-03-17T21:03:00Z">
              <w:r w:rsidRPr="001C220C" w:rsidDel="00C313AE">
                <w:rPr>
                  <w:lang w:val="en-US"/>
                </w:rPr>
                <w:delText>Actual physical location of the physical asset</w:delText>
              </w:r>
            </w:del>
          </w:p>
        </w:tc>
        <w:tc>
          <w:tcPr>
            <w:tcW w:w="1440" w:type="dxa"/>
          </w:tcPr>
          <w:p w14:paraId="3563930F" w14:textId="71DAF913" w:rsidR="00242B6D" w:rsidRPr="001C220C" w:rsidDel="00067614" w:rsidRDefault="00242B6D" w:rsidP="00242B6D">
            <w:pPr>
              <w:pStyle w:val="TableNormal1"/>
              <w:spacing w:before="40"/>
              <w:rPr>
                <w:del w:id="5015" w:author="Charles Gifford" w:date="2017-03-23T12:55:00Z"/>
                <w:lang w:val="en-US"/>
              </w:rPr>
            </w:pPr>
            <w:del w:id="5016" w:author="Charles Gifford" w:date="2017-03-17T21:03:00Z">
              <w:r w:rsidRPr="001C220C" w:rsidDel="00C313AE">
                <w:rPr>
                  <w:lang w:val="en-US"/>
                </w:rPr>
                <w:delText xml:space="preserve">Area 54, Unit </w:delText>
              </w:r>
              <w:smartTag w:uri="urn:schemas-microsoft-com:office:smarttags" w:element="chmetcnv">
                <w:smartTagPr>
                  <w:attr w:name="UnitName" w:val="a"/>
                  <w:attr w:name="SourceValue" w:val="3"/>
                  <w:attr w:name="HasSpace" w:val="False"/>
                  <w:attr w:name="Negative" w:val="False"/>
                  <w:attr w:name="NumberType" w:val="1"/>
                  <w:attr w:name="TCSC" w:val="0"/>
                </w:smartTagPr>
                <w:r w:rsidRPr="001C220C" w:rsidDel="00C313AE">
                  <w:rPr>
                    <w:lang w:val="en-US"/>
                  </w:rPr>
                  <w:delText>3A</w:delText>
                </w:r>
              </w:smartTag>
            </w:del>
          </w:p>
        </w:tc>
        <w:tc>
          <w:tcPr>
            <w:tcW w:w="1297" w:type="dxa"/>
          </w:tcPr>
          <w:p w14:paraId="480D6B9C" w14:textId="789244E3" w:rsidR="00242B6D" w:rsidRPr="001C220C" w:rsidDel="00067614" w:rsidRDefault="00242B6D" w:rsidP="00242B6D">
            <w:pPr>
              <w:pStyle w:val="TableNormal1"/>
              <w:spacing w:before="40"/>
              <w:rPr>
                <w:del w:id="5017" w:author="Charles Gifford" w:date="2017-03-23T12:55:00Z"/>
                <w:lang w:val="en-US"/>
              </w:rPr>
            </w:pPr>
            <w:del w:id="5018" w:author="Charles Gifford" w:date="2017-03-17T21:03:00Z">
              <w:r w:rsidRPr="001C220C" w:rsidDel="00C313AE">
                <w:rPr>
                  <w:lang w:val="en-US"/>
                </w:rPr>
                <w:delText>Storage Bay 9982</w:delText>
              </w:r>
            </w:del>
          </w:p>
        </w:tc>
        <w:tc>
          <w:tcPr>
            <w:tcW w:w="1080" w:type="dxa"/>
          </w:tcPr>
          <w:p w14:paraId="45E60C40" w14:textId="1E69A364" w:rsidR="00242B6D" w:rsidRPr="001C220C" w:rsidDel="00067614" w:rsidRDefault="00242B6D" w:rsidP="00242B6D">
            <w:pPr>
              <w:pStyle w:val="TableNormal1"/>
              <w:spacing w:before="40"/>
              <w:rPr>
                <w:del w:id="5019" w:author="Charles Gifford" w:date="2017-03-23T12:55:00Z"/>
                <w:lang w:val="en-US"/>
              </w:rPr>
            </w:pPr>
            <w:del w:id="5020" w:author="Charles Gifford" w:date="2017-03-17T21:03:00Z">
              <w:r w:rsidRPr="001C220C" w:rsidDel="00C313AE">
                <w:rPr>
                  <w:lang w:val="en-US"/>
                </w:rPr>
                <w:delText>Floor 2 Lab</w:delText>
              </w:r>
            </w:del>
          </w:p>
        </w:tc>
        <w:tc>
          <w:tcPr>
            <w:tcW w:w="1080" w:type="dxa"/>
          </w:tcPr>
          <w:p w14:paraId="2570BF28" w14:textId="55ADEE98" w:rsidR="00242B6D" w:rsidRPr="001C220C" w:rsidDel="00067614" w:rsidRDefault="00242B6D" w:rsidP="00242B6D">
            <w:pPr>
              <w:pStyle w:val="TableNormal1"/>
              <w:spacing w:before="40"/>
              <w:rPr>
                <w:del w:id="5021" w:author="Charles Gifford" w:date="2017-03-23T12:55:00Z"/>
                <w:lang w:val="en-US"/>
              </w:rPr>
            </w:pPr>
            <w:del w:id="5022" w:author="Charles Gifford" w:date="2017-03-17T21:03:00Z">
              <w:r w:rsidRPr="001C220C" w:rsidDel="00C313AE">
                <w:rPr>
                  <w:lang w:val="en-US"/>
                </w:rPr>
                <w:delText>Docking Bay 3</w:delText>
              </w:r>
            </w:del>
          </w:p>
        </w:tc>
      </w:tr>
      <w:tr w:rsidR="00242B6D" w:rsidRPr="001C220C" w14:paraId="51ED7479" w14:textId="77777777">
        <w:trPr>
          <w:cantSplit/>
          <w:jc w:val="center"/>
        </w:trPr>
        <w:tc>
          <w:tcPr>
            <w:tcW w:w="1269" w:type="dxa"/>
          </w:tcPr>
          <w:p w14:paraId="5ACF9F45" w14:textId="77777777" w:rsidR="00242B6D" w:rsidRPr="001C220C" w:rsidRDefault="00242B6D" w:rsidP="00242B6D">
            <w:pPr>
              <w:pStyle w:val="TableNormal1"/>
              <w:spacing w:before="40"/>
              <w:rPr>
                <w:lang w:val="en-US"/>
              </w:rPr>
            </w:pPr>
            <w:r w:rsidRPr="001C220C">
              <w:rPr>
                <w:lang w:val="en-US"/>
              </w:rPr>
              <w:t xml:space="preserve">Fixed </w:t>
            </w:r>
            <w:r w:rsidR="008C5116">
              <w:rPr>
                <w:lang w:val="en-US"/>
              </w:rPr>
              <w:t>a</w:t>
            </w:r>
            <w:r w:rsidRPr="001C220C">
              <w:rPr>
                <w:lang w:val="en-US"/>
              </w:rPr>
              <w:t>sset ID</w:t>
            </w:r>
          </w:p>
        </w:tc>
        <w:tc>
          <w:tcPr>
            <w:tcW w:w="2880" w:type="dxa"/>
          </w:tcPr>
          <w:p w14:paraId="6A1DEF68" w14:textId="77777777" w:rsidR="00242B6D" w:rsidRPr="001C220C" w:rsidRDefault="00242B6D" w:rsidP="00242B6D">
            <w:pPr>
              <w:pStyle w:val="TableNormal1"/>
              <w:spacing w:before="40"/>
              <w:rPr>
                <w:lang w:val="en-US"/>
              </w:rPr>
            </w:pPr>
            <w:r w:rsidRPr="001C220C">
              <w:rPr>
                <w:lang w:val="en-US"/>
              </w:rPr>
              <w:t>Contains a unique identification for financial tracking as required by laws or regulations</w:t>
            </w:r>
          </w:p>
        </w:tc>
        <w:tc>
          <w:tcPr>
            <w:tcW w:w="1440" w:type="dxa"/>
          </w:tcPr>
          <w:p w14:paraId="197664B7" w14:textId="77777777" w:rsidR="00242B6D" w:rsidRPr="001C220C" w:rsidRDefault="00242B6D" w:rsidP="00242B6D">
            <w:pPr>
              <w:pStyle w:val="TableNormal1"/>
              <w:spacing w:before="40"/>
              <w:rPr>
                <w:lang w:val="en-US"/>
              </w:rPr>
            </w:pPr>
            <w:r w:rsidRPr="001C220C">
              <w:rPr>
                <w:lang w:val="en-US"/>
              </w:rPr>
              <w:t>2000291</w:t>
            </w:r>
          </w:p>
        </w:tc>
        <w:tc>
          <w:tcPr>
            <w:tcW w:w="1297" w:type="dxa"/>
          </w:tcPr>
          <w:p w14:paraId="6E028496" w14:textId="77777777" w:rsidR="00242B6D" w:rsidRPr="001C220C" w:rsidRDefault="00242B6D" w:rsidP="00242B6D">
            <w:pPr>
              <w:pStyle w:val="TableNormal1"/>
              <w:spacing w:before="40"/>
              <w:rPr>
                <w:lang w:val="en-US"/>
              </w:rPr>
            </w:pPr>
            <w:r w:rsidRPr="001C220C">
              <w:rPr>
                <w:lang w:val="en-US"/>
              </w:rPr>
              <w:t>2000292</w:t>
            </w:r>
          </w:p>
        </w:tc>
        <w:tc>
          <w:tcPr>
            <w:tcW w:w="1080" w:type="dxa"/>
          </w:tcPr>
          <w:p w14:paraId="71A572F6" w14:textId="77777777" w:rsidR="00242B6D" w:rsidRPr="001C220C" w:rsidRDefault="00242B6D" w:rsidP="00242B6D">
            <w:pPr>
              <w:pStyle w:val="TableNormal1"/>
              <w:spacing w:before="40"/>
              <w:rPr>
                <w:lang w:val="en-US"/>
              </w:rPr>
            </w:pPr>
            <w:r w:rsidRPr="001C220C">
              <w:rPr>
                <w:lang w:val="en-US"/>
              </w:rPr>
              <w:t>2000293</w:t>
            </w:r>
          </w:p>
        </w:tc>
        <w:tc>
          <w:tcPr>
            <w:tcW w:w="1080" w:type="dxa"/>
          </w:tcPr>
          <w:p w14:paraId="73384CF6" w14:textId="77777777" w:rsidR="00242B6D" w:rsidRPr="001C220C" w:rsidRDefault="00242B6D" w:rsidP="00242B6D">
            <w:pPr>
              <w:pStyle w:val="TableNormal1"/>
              <w:spacing w:before="40"/>
              <w:rPr>
                <w:lang w:val="en-US"/>
              </w:rPr>
            </w:pPr>
            <w:r w:rsidRPr="001C220C">
              <w:rPr>
                <w:lang w:val="en-US"/>
              </w:rPr>
              <w:t>2000294</w:t>
            </w:r>
          </w:p>
        </w:tc>
      </w:tr>
      <w:tr w:rsidR="00242B6D" w:rsidRPr="001C220C" w14:paraId="10DCE5A4" w14:textId="77777777">
        <w:trPr>
          <w:cantSplit/>
          <w:jc w:val="center"/>
        </w:trPr>
        <w:tc>
          <w:tcPr>
            <w:tcW w:w="1269" w:type="dxa"/>
          </w:tcPr>
          <w:p w14:paraId="1D9A3095" w14:textId="77777777" w:rsidR="00242B6D" w:rsidRPr="001C220C" w:rsidRDefault="00242B6D" w:rsidP="00242B6D">
            <w:pPr>
              <w:pStyle w:val="TableNormal1"/>
              <w:spacing w:before="40"/>
              <w:rPr>
                <w:lang w:val="en-US"/>
              </w:rPr>
            </w:pPr>
            <w:r w:rsidRPr="001C220C">
              <w:rPr>
                <w:lang w:val="en-US"/>
              </w:rPr>
              <w:t>Vendor ID</w:t>
            </w:r>
          </w:p>
        </w:tc>
        <w:tc>
          <w:tcPr>
            <w:tcW w:w="2880" w:type="dxa"/>
          </w:tcPr>
          <w:p w14:paraId="3F4689D0" w14:textId="77777777" w:rsidR="00242B6D" w:rsidRPr="001C220C" w:rsidRDefault="00242B6D" w:rsidP="00242B6D">
            <w:pPr>
              <w:pStyle w:val="TableNormal1"/>
              <w:spacing w:before="40"/>
              <w:rPr>
                <w:lang w:val="en-US"/>
              </w:rPr>
            </w:pPr>
            <w:r w:rsidRPr="001C220C">
              <w:rPr>
                <w:lang w:val="en-US"/>
              </w:rPr>
              <w:t>Contains a vendor’s serial number</w:t>
            </w:r>
          </w:p>
        </w:tc>
        <w:tc>
          <w:tcPr>
            <w:tcW w:w="1440" w:type="dxa"/>
          </w:tcPr>
          <w:p w14:paraId="1021C78F" w14:textId="77777777" w:rsidR="00242B6D" w:rsidRPr="001C220C" w:rsidRDefault="00242B6D" w:rsidP="00242B6D">
            <w:pPr>
              <w:pStyle w:val="TableNormal1"/>
              <w:spacing w:before="40"/>
              <w:rPr>
                <w:lang w:val="en-US"/>
              </w:rPr>
            </w:pPr>
            <w:r w:rsidRPr="001C220C">
              <w:rPr>
                <w:lang w:val="en-US"/>
              </w:rPr>
              <w:t>AT55628</w:t>
            </w:r>
          </w:p>
        </w:tc>
        <w:tc>
          <w:tcPr>
            <w:tcW w:w="1297" w:type="dxa"/>
          </w:tcPr>
          <w:p w14:paraId="7AF16800" w14:textId="77777777" w:rsidR="00242B6D" w:rsidRPr="001C220C" w:rsidRDefault="00242B6D" w:rsidP="00242B6D">
            <w:pPr>
              <w:pStyle w:val="TableNormal1"/>
              <w:spacing w:before="40"/>
              <w:rPr>
                <w:lang w:val="en-US"/>
              </w:rPr>
            </w:pPr>
            <w:r w:rsidRPr="001C220C">
              <w:rPr>
                <w:lang w:val="en-US"/>
              </w:rPr>
              <w:t>667y62</w:t>
            </w:r>
          </w:p>
        </w:tc>
        <w:tc>
          <w:tcPr>
            <w:tcW w:w="1080" w:type="dxa"/>
          </w:tcPr>
          <w:p w14:paraId="1A2FCAE7" w14:textId="77777777" w:rsidR="00242B6D" w:rsidRPr="001C220C" w:rsidRDefault="00242B6D" w:rsidP="00242B6D">
            <w:pPr>
              <w:pStyle w:val="TableNormal1"/>
              <w:spacing w:before="40"/>
              <w:rPr>
                <w:lang w:val="en-US"/>
              </w:rPr>
            </w:pPr>
            <w:r w:rsidRPr="001C220C">
              <w:rPr>
                <w:lang w:val="en-US"/>
              </w:rPr>
              <w:t>W78GJ77</w:t>
            </w:r>
          </w:p>
        </w:tc>
        <w:tc>
          <w:tcPr>
            <w:tcW w:w="1080" w:type="dxa"/>
          </w:tcPr>
          <w:p w14:paraId="3687BFFC" w14:textId="77777777" w:rsidR="00242B6D" w:rsidRPr="001C220C" w:rsidRDefault="00242B6D" w:rsidP="00242B6D">
            <w:pPr>
              <w:pStyle w:val="TableNormal1"/>
              <w:spacing w:before="40"/>
              <w:rPr>
                <w:lang w:val="en-US"/>
              </w:rPr>
            </w:pPr>
            <w:r w:rsidRPr="001C220C">
              <w:rPr>
                <w:lang w:val="en-US"/>
              </w:rPr>
              <w:t>H2228</w:t>
            </w:r>
          </w:p>
        </w:tc>
      </w:tr>
      <w:tr w:rsidR="00BA69EE" w:rsidRPr="001C220C" w14:paraId="302E50AE" w14:textId="77777777">
        <w:trPr>
          <w:cantSplit/>
          <w:jc w:val="center"/>
          <w:ins w:id="5023" w:author="Charles Gifford" w:date="2017-03-17T21:04:00Z"/>
        </w:trPr>
        <w:tc>
          <w:tcPr>
            <w:tcW w:w="1269" w:type="dxa"/>
          </w:tcPr>
          <w:p w14:paraId="63F3B900" w14:textId="77777777" w:rsidR="00BA69EE" w:rsidRPr="00E32145" w:rsidRDefault="00BA69EE" w:rsidP="00BA69EE">
            <w:pPr>
              <w:pStyle w:val="TABLE-cell"/>
              <w:rPr>
                <w:ins w:id="5024" w:author="Charles Gifford" w:date="2017-03-17T21:04:00Z"/>
                <w:lang w:val="en-US"/>
              </w:rPr>
            </w:pPr>
            <w:ins w:id="5025" w:author="Charles Gifford" w:date="2017-03-17T21:04:00Z">
              <w:r>
                <w:rPr>
                  <w:lang w:val="en-US"/>
                </w:rPr>
                <w:t>Spatial definition</w:t>
              </w:r>
            </w:ins>
          </w:p>
          <w:p w14:paraId="5F137A14" w14:textId="77777777" w:rsidR="00BA69EE" w:rsidRPr="001C220C" w:rsidRDefault="00BA69EE" w:rsidP="00BA69EE">
            <w:pPr>
              <w:pStyle w:val="TableNormal1"/>
              <w:spacing w:before="40"/>
              <w:rPr>
                <w:ins w:id="5026" w:author="Charles Gifford" w:date="2017-03-17T21:04:00Z"/>
                <w:lang w:val="en-US"/>
              </w:rPr>
            </w:pPr>
          </w:p>
        </w:tc>
        <w:tc>
          <w:tcPr>
            <w:tcW w:w="2880" w:type="dxa"/>
          </w:tcPr>
          <w:p w14:paraId="093F342D" w14:textId="180D1F07" w:rsidR="00BA69EE" w:rsidRPr="001C220C" w:rsidRDefault="00BA69EE" w:rsidP="00BA69EE">
            <w:pPr>
              <w:pStyle w:val="TableNormal1"/>
              <w:spacing w:before="40"/>
              <w:rPr>
                <w:ins w:id="5027" w:author="Charles Gifford" w:date="2017-03-17T21:04:00Z"/>
                <w:lang w:val="en-US"/>
              </w:rPr>
            </w:pPr>
            <w:ins w:id="5028" w:author="Charles Gifford" w:date="2017-03-17T21:04:00Z">
              <w:r>
                <w:rPr>
                  <w:lang w:val="en-US"/>
                </w:rPr>
                <w:t>S</w:t>
              </w:r>
              <w:r w:rsidRPr="00E32145">
                <w:rPr>
                  <w:lang w:val="en-US"/>
                </w:rPr>
                <w:t xml:space="preserve">patially defines the </w:t>
              </w:r>
              <w:r w:rsidRPr="00E32145">
                <w:rPr>
                  <w:i/>
                  <w:lang w:val="en-US"/>
                </w:rPr>
                <w:t>physical asset</w:t>
              </w:r>
              <w:r w:rsidRPr="00E32145">
                <w:rPr>
                  <w:lang w:val="en-US"/>
                </w:rPr>
                <w:t xml:space="preserve"> as a </w:t>
              </w:r>
              <w:r w:rsidRPr="00C92250">
                <w:rPr>
                  <w:lang w:val="en-US"/>
                </w:rPr>
                <w:t>0-dimensional point, 1-dimensional line, or 2-dimensional shape or 3-dimensional solid</w:t>
              </w:r>
              <w:r w:rsidRPr="00E32145">
                <w:rPr>
                  <w:lang w:val="en-US"/>
                </w:rPr>
                <w:t>.</w:t>
              </w:r>
            </w:ins>
          </w:p>
        </w:tc>
        <w:tc>
          <w:tcPr>
            <w:tcW w:w="1440" w:type="dxa"/>
          </w:tcPr>
          <w:p w14:paraId="58C14CD5" w14:textId="61D18B76" w:rsidR="00BA69EE" w:rsidRPr="001C220C" w:rsidRDefault="00BA69EE" w:rsidP="00BA69EE">
            <w:pPr>
              <w:pStyle w:val="TableNormal1"/>
              <w:spacing w:before="40"/>
              <w:rPr>
                <w:ins w:id="5029" w:author="Charles Gifford" w:date="2017-03-17T21:04:00Z"/>
                <w:lang w:val="en-US"/>
              </w:rPr>
            </w:pPr>
            <w:ins w:id="5030" w:author="Charles Gifford" w:date="2017-03-17T21:12:00Z">
              <w:r>
                <w:rPr>
                  <w:lang w:val="en-US"/>
                </w:rPr>
                <w:t xml:space="preserve"> </w:t>
              </w:r>
              <w:r w:rsidRPr="00E32145">
                <w:rPr>
                  <w:lang w:val="en-US"/>
                </w:rPr>
                <w:t xml:space="preserve"> / / WKT / POLYGON ( ( -646.99 676.18, -645.14 683.09, -646.99 676.18 ) )</w:t>
              </w:r>
            </w:ins>
          </w:p>
        </w:tc>
        <w:tc>
          <w:tcPr>
            <w:tcW w:w="1297" w:type="dxa"/>
          </w:tcPr>
          <w:p w14:paraId="0AAD60D9" w14:textId="35018C01" w:rsidR="00BA69EE" w:rsidRPr="001C220C" w:rsidRDefault="00BA69EE" w:rsidP="00BA69EE">
            <w:pPr>
              <w:pStyle w:val="TableNormal1"/>
              <w:spacing w:before="40"/>
              <w:rPr>
                <w:ins w:id="5031" w:author="Charles Gifford" w:date="2017-03-17T21:04:00Z"/>
                <w:lang w:val="en-US"/>
              </w:rPr>
            </w:pPr>
            <w:ins w:id="5032" w:author="Charles Gifford" w:date="2017-03-17T21:12:00Z">
              <w:r>
                <w:rPr>
                  <w:lang w:val="en-US"/>
                </w:rPr>
                <w:t xml:space="preserve"> </w:t>
              </w:r>
              <w:r w:rsidRPr="00E32145">
                <w:rPr>
                  <w:lang w:val="en-US"/>
                </w:rPr>
                <w:t xml:space="preserve"> / / WKT / POLYGON ( ( -646.99 676.18, -645.14 683.09, -646.99 676.18 ) )</w:t>
              </w:r>
            </w:ins>
          </w:p>
        </w:tc>
        <w:tc>
          <w:tcPr>
            <w:tcW w:w="1080" w:type="dxa"/>
          </w:tcPr>
          <w:p w14:paraId="386913AA" w14:textId="2B3F4455" w:rsidR="00BA69EE" w:rsidRPr="001C220C" w:rsidRDefault="00BA69EE" w:rsidP="00BA69EE">
            <w:pPr>
              <w:pStyle w:val="TableNormal1"/>
              <w:spacing w:before="40"/>
              <w:rPr>
                <w:ins w:id="5033" w:author="Charles Gifford" w:date="2017-03-17T21:04:00Z"/>
                <w:lang w:val="en-US"/>
              </w:rPr>
            </w:pPr>
            <w:ins w:id="5034" w:author="Charles Gifford" w:date="2017-03-17T21:12:00Z">
              <w:r>
                <w:rPr>
                  <w:lang w:val="en-US"/>
                </w:rPr>
                <w:t xml:space="preserve"> </w:t>
              </w:r>
              <w:r w:rsidRPr="00E32145">
                <w:rPr>
                  <w:lang w:val="en-US"/>
                </w:rPr>
                <w:t xml:space="preserve"> / / WKT / POLYGON ( ( -646.99 676.18, -645.14 683.09, -646.99 676.18 ) )</w:t>
              </w:r>
            </w:ins>
          </w:p>
        </w:tc>
        <w:tc>
          <w:tcPr>
            <w:tcW w:w="1080" w:type="dxa"/>
          </w:tcPr>
          <w:p w14:paraId="32242864" w14:textId="224B2C8A" w:rsidR="00BA69EE" w:rsidRPr="001C220C" w:rsidRDefault="00BA69EE" w:rsidP="00BA69EE">
            <w:pPr>
              <w:pStyle w:val="TableNormal1"/>
              <w:spacing w:before="40"/>
              <w:rPr>
                <w:ins w:id="5035" w:author="Charles Gifford" w:date="2017-03-17T21:04:00Z"/>
                <w:lang w:val="en-US"/>
              </w:rPr>
            </w:pPr>
            <w:ins w:id="5036" w:author="Charles Gifford" w:date="2017-03-17T21:12:00Z">
              <w:r>
                <w:rPr>
                  <w:lang w:val="en-US"/>
                </w:rPr>
                <w:t xml:space="preserve"> </w:t>
              </w:r>
              <w:r w:rsidRPr="00E32145">
                <w:rPr>
                  <w:lang w:val="en-US"/>
                </w:rPr>
                <w:t xml:space="preserve"> / / WKT / POLYGON ( ( -646.99 676.18, -645.14 683.09, -646.99 676.18 ) )</w:t>
              </w:r>
            </w:ins>
          </w:p>
        </w:tc>
      </w:tr>
      <w:tr w:rsidR="00BA69EE" w:rsidRPr="001C220C" w14:paraId="3B531320" w14:textId="77777777">
        <w:trPr>
          <w:cantSplit/>
          <w:jc w:val="center"/>
          <w:ins w:id="5037" w:author="Charles Gifford" w:date="2017-03-17T21:04:00Z"/>
        </w:trPr>
        <w:tc>
          <w:tcPr>
            <w:tcW w:w="1269" w:type="dxa"/>
          </w:tcPr>
          <w:p w14:paraId="150E708E" w14:textId="7BC309D6" w:rsidR="00BA69EE" w:rsidRPr="001C220C" w:rsidRDefault="00BA69EE" w:rsidP="00BA69EE">
            <w:pPr>
              <w:pStyle w:val="TableNormal1"/>
              <w:spacing w:before="40"/>
              <w:rPr>
                <w:ins w:id="5038" w:author="Charles Gifford" w:date="2017-03-17T21:04:00Z"/>
                <w:lang w:val="en-US"/>
              </w:rPr>
            </w:pPr>
            <w:ins w:id="5039" w:author="Charles Gifford" w:date="2017-03-17T21:04:00Z">
              <w:r>
                <w:rPr>
                  <w:lang w:val="en-US"/>
                </w:rPr>
                <w:t>Physical location</w:t>
              </w:r>
            </w:ins>
          </w:p>
        </w:tc>
        <w:tc>
          <w:tcPr>
            <w:tcW w:w="2880" w:type="dxa"/>
          </w:tcPr>
          <w:p w14:paraId="6600A477" w14:textId="045D4C9C" w:rsidR="00BA69EE" w:rsidRPr="001C220C" w:rsidRDefault="00BA69EE" w:rsidP="00BA69EE">
            <w:pPr>
              <w:pStyle w:val="TableNormal1"/>
              <w:spacing w:before="40"/>
              <w:rPr>
                <w:ins w:id="5040" w:author="Charles Gifford" w:date="2017-03-17T21:04:00Z"/>
                <w:lang w:val="en-US"/>
              </w:rPr>
            </w:pPr>
            <w:ins w:id="5041" w:author="Charles Gifford" w:date="2017-03-17T21:04:00Z">
              <w:r>
                <w:rPr>
                  <w:lang w:val="en-US"/>
                </w:rPr>
                <w:t xml:space="preserve">Identifies the physical location of the </w:t>
              </w:r>
              <w:r>
                <w:rPr>
                  <w:i/>
                  <w:lang w:val="en-US"/>
                </w:rPr>
                <w:t>physical asset</w:t>
              </w:r>
              <w:r>
                <w:rPr>
                  <w:lang w:val="en-US"/>
                </w:rPr>
                <w:t>.</w:t>
              </w:r>
            </w:ins>
          </w:p>
        </w:tc>
        <w:tc>
          <w:tcPr>
            <w:tcW w:w="1440" w:type="dxa"/>
          </w:tcPr>
          <w:p w14:paraId="41B261DE" w14:textId="0A50A583" w:rsidR="00BA69EE" w:rsidRPr="001C220C" w:rsidRDefault="00BA69EE" w:rsidP="00BA69EE">
            <w:pPr>
              <w:pStyle w:val="TableNormal1"/>
              <w:spacing w:before="40"/>
              <w:rPr>
                <w:ins w:id="5042" w:author="Charles Gifford" w:date="2017-03-17T21:04:00Z"/>
                <w:lang w:val="en-US"/>
              </w:rPr>
            </w:pPr>
            <w:ins w:id="5043" w:author="Charles Gifford" w:date="2017-03-17T21:04:00Z">
              <w:r>
                <w:rPr>
                  <w:lang w:val="en-US"/>
                </w:rPr>
                <w:t>SST57</w:t>
              </w:r>
            </w:ins>
          </w:p>
        </w:tc>
        <w:tc>
          <w:tcPr>
            <w:tcW w:w="1297" w:type="dxa"/>
          </w:tcPr>
          <w:p w14:paraId="7361460E" w14:textId="52EA45D7" w:rsidR="00BA69EE" w:rsidRPr="001C220C" w:rsidRDefault="00BA69EE" w:rsidP="00BA69EE">
            <w:pPr>
              <w:pStyle w:val="TableNormal1"/>
              <w:spacing w:before="40"/>
              <w:rPr>
                <w:ins w:id="5044" w:author="Charles Gifford" w:date="2017-03-17T21:04:00Z"/>
                <w:lang w:val="en-US"/>
              </w:rPr>
            </w:pPr>
            <w:ins w:id="5045" w:author="Charles Gifford" w:date="2017-03-17T21:04:00Z">
              <w:r>
                <w:rPr>
                  <w:lang w:val="en-US"/>
                </w:rPr>
                <w:t>Shed4S-8</w:t>
              </w:r>
            </w:ins>
          </w:p>
        </w:tc>
        <w:tc>
          <w:tcPr>
            <w:tcW w:w="1080" w:type="dxa"/>
          </w:tcPr>
          <w:p w14:paraId="75C98111" w14:textId="00862C3D" w:rsidR="00BA69EE" w:rsidRPr="001C220C" w:rsidRDefault="00BA69EE" w:rsidP="00BA69EE">
            <w:pPr>
              <w:pStyle w:val="TableNormal1"/>
              <w:spacing w:before="40"/>
              <w:rPr>
                <w:ins w:id="5046" w:author="Charles Gifford" w:date="2017-03-17T21:04:00Z"/>
                <w:lang w:val="en-US"/>
              </w:rPr>
            </w:pPr>
            <w:ins w:id="5047" w:author="Charles Gifford" w:date="2017-03-17T21:04:00Z">
              <w:r>
                <w:rPr>
                  <w:lang w:val="en-US"/>
                </w:rPr>
                <w:t>3822</w:t>
              </w:r>
            </w:ins>
          </w:p>
        </w:tc>
        <w:tc>
          <w:tcPr>
            <w:tcW w:w="1080" w:type="dxa"/>
          </w:tcPr>
          <w:p w14:paraId="4E695E4A" w14:textId="365BDF8D" w:rsidR="00BA69EE" w:rsidRPr="001C220C" w:rsidRDefault="00BA69EE" w:rsidP="00BA69EE">
            <w:pPr>
              <w:pStyle w:val="TableNormal1"/>
              <w:spacing w:before="40"/>
              <w:rPr>
                <w:ins w:id="5048" w:author="Charles Gifford" w:date="2017-03-17T21:04:00Z"/>
                <w:lang w:val="en-US"/>
              </w:rPr>
            </w:pPr>
            <w:ins w:id="5049" w:author="Charles Gifford" w:date="2017-03-17T21:04:00Z">
              <w:r>
                <w:rPr>
                  <w:lang w:val="en-US"/>
                </w:rPr>
                <w:t>WH1</w:t>
              </w:r>
            </w:ins>
          </w:p>
        </w:tc>
      </w:tr>
      <w:tr w:rsidR="00BA69EE" w:rsidRPr="001C220C" w14:paraId="06AAF1B5" w14:textId="77777777">
        <w:trPr>
          <w:cantSplit/>
          <w:jc w:val="center"/>
          <w:ins w:id="5050" w:author="Charles Gifford" w:date="2017-03-17T21:04:00Z"/>
        </w:trPr>
        <w:tc>
          <w:tcPr>
            <w:tcW w:w="1269" w:type="dxa"/>
          </w:tcPr>
          <w:p w14:paraId="65B8BB86" w14:textId="7D9BF152" w:rsidR="00BA69EE" w:rsidRPr="001C220C" w:rsidRDefault="00BA69EE" w:rsidP="00BA69EE">
            <w:pPr>
              <w:pStyle w:val="TableNormal1"/>
              <w:spacing w:before="40"/>
              <w:rPr>
                <w:ins w:id="5051" w:author="Charles Gifford" w:date="2017-03-17T21:04:00Z"/>
                <w:lang w:val="en-US"/>
              </w:rPr>
            </w:pPr>
            <w:ins w:id="5052" w:author="Charles Gifford" w:date="2017-03-17T21:04:00Z">
              <w:r>
                <w:rPr>
                  <w:lang w:val="en-US"/>
                </w:rPr>
                <w:t>Physical location type</w:t>
              </w:r>
            </w:ins>
          </w:p>
        </w:tc>
        <w:tc>
          <w:tcPr>
            <w:tcW w:w="2880" w:type="dxa"/>
          </w:tcPr>
          <w:p w14:paraId="6285DEEF" w14:textId="77777777" w:rsidR="00BA69EE" w:rsidRPr="00EF1162" w:rsidRDefault="00BA69EE" w:rsidP="00BA69EE">
            <w:pPr>
              <w:pStyle w:val="TableNormal1"/>
              <w:rPr>
                <w:ins w:id="5053" w:author="Charles Gifford" w:date="2017-03-17T21:04:00Z"/>
              </w:rPr>
            </w:pPr>
            <w:ins w:id="5054" w:author="Charles Gifford" w:date="2017-03-17T21:04:00Z">
              <w:r w:rsidRPr="00EF1162">
                <w:t xml:space="preserve">Indicates whether the </w:t>
              </w:r>
              <w:r>
                <w:t xml:space="preserve">physical </w:t>
              </w:r>
              <w:r w:rsidRPr="00EF1162">
                <w:t>location attribute refers to a</w:t>
              </w:r>
              <w:r>
                <w:t>n</w:t>
              </w:r>
              <w:r w:rsidRPr="00EF1162">
                <w:t xml:space="preserve"> </w:t>
              </w:r>
              <w:r w:rsidRPr="00EF1162">
                <w:rPr>
                  <w:i/>
                </w:rPr>
                <w:t>operational</w:t>
              </w:r>
              <w:r>
                <w:t xml:space="preserve"> </w:t>
              </w:r>
              <w:r w:rsidRPr="00EF1162">
                <w:rPr>
                  <w:i/>
                </w:rPr>
                <w:t>location</w:t>
              </w:r>
              <w:r w:rsidRPr="00EF1162">
                <w:t xml:space="preserve"> object, or contains a description of the </w:t>
              </w:r>
              <w:r>
                <w:t xml:space="preserve">physical </w:t>
              </w:r>
              <w:r w:rsidRPr="00EF1162">
                <w:t>location.</w:t>
              </w:r>
            </w:ins>
          </w:p>
          <w:p w14:paraId="44C65250" w14:textId="77777777" w:rsidR="00BA69EE" w:rsidRPr="00EF1162" w:rsidRDefault="00BA69EE" w:rsidP="00BA69EE">
            <w:pPr>
              <w:pStyle w:val="TableNormal1"/>
              <w:rPr>
                <w:ins w:id="5055" w:author="Charles Gifford" w:date="2017-03-17T21:04:00Z"/>
              </w:rPr>
            </w:pPr>
            <w:ins w:id="5056" w:author="Charles Gifford" w:date="2017-03-17T21:04:00Z">
              <w:r w:rsidRPr="00EF1162">
                <w:t>Mandatory where a</w:t>
              </w:r>
              <w:r>
                <w:t xml:space="preserve"> physical</w:t>
              </w:r>
              <w:r w:rsidRPr="00EF1162">
                <w:t xml:space="preserve"> location </w:t>
              </w:r>
              <w:r>
                <w:t xml:space="preserve">attribute </w:t>
              </w:r>
              <w:r w:rsidRPr="00EF1162">
                <w:t>is specified.  Defined values are:</w:t>
              </w:r>
            </w:ins>
          </w:p>
          <w:p w14:paraId="07509897" w14:textId="77777777" w:rsidR="00BA69EE" w:rsidRPr="00EF1162" w:rsidRDefault="00BA69EE" w:rsidP="00BA69EE">
            <w:pPr>
              <w:pStyle w:val="TableNormal1"/>
              <w:rPr>
                <w:ins w:id="5057" w:author="Charles Gifford" w:date="2017-03-17T21:04:00Z"/>
              </w:rPr>
            </w:pPr>
            <w:ins w:id="5058" w:author="Charles Gifford" w:date="2017-03-17T21:04:00Z">
              <w:r>
                <w:t xml:space="preserve">Operational </w:t>
              </w:r>
              <w:r w:rsidRPr="00EF1162">
                <w:t xml:space="preserve">Location – </w:t>
              </w:r>
              <w:r>
                <w:t>Physical l</w:t>
              </w:r>
              <w:r w:rsidRPr="00EF1162">
                <w:t>ocation attribute references a</w:t>
              </w:r>
              <w:r>
                <w:t>n</w:t>
              </w:r>
              <w:r w:rsidRPr="00EF1162">
                <w:t xml:space="preserve"> </w:t>
              </w:r>
              <w:r w:rsidRPr="00EF1162">
                <w:rPr>
                  <w:i/>
                </w:rPr>
                <w:t>operational</w:t>
              </w:r>
              <w:r>
                <w:t xml:space="preserve"> </w:t>
              </w:r>
              <w:r w:rsidRPr="00EF1162">
                <w:rPr>
                  <w:i/>
                </w:rPr>
                <w:t>location</w:t>
              </w:r>
              <w:r w:rsidRPr="00EF1162">
                <w:t>.</w:t>
              </w:r>
            </w:ins>
          </w:p>
          <w:p w14:paraId="7AFEF066" w14:textId="39FA7DF2" w:rsidR="00BA69EE" w:rsidRPr="001C220C" w:rsidRDefault="00BA69EE" w:rsidP="00BA69EE">
            <w:pPr>
              <w:pStyle w:val="TableNormal1"/>
              <w:spacing w:before="40"/>
              <w:rPr>
                <w:ins w:id="5059" w:author="Charles Gifford" w:date="2017-03-17T21:04:00Z"/>
                <w:lang w:val="en-US"/>
              </w:rPr>
            </w:pPr>
            <w:ins w:id="5060" w:author="Charles Gifford" w:date="2017-03-17T21:04:00Z">
              <w:r>
                <w:rPr>
                  <w:lang w:val="en-US"/>
                </w:rPr>
                <w:t>Description – Physical l</w:t>
              </w:r>
              <w:r w:rsidRPr="00EF1162">
                <w:rPr>
                  <w:lang w:val="en-US"/>
                </w:rPr>
                <w:t xml:space="preserve">ocation attribute contains a description of the </w:t>
              </w:r>
              <w:r>
                <w:rPr>
                  <w:lang w:val="en-US"/>
                </w:rPr>
                <w:t xml:space="preserve">physical </w:t>
              </w:r>
              <w:r w:rsidRPr="00EF1162">
                <w:rPr>
                  <w:lang w:val="en-US"/>
                </w:rPr>
                <w:t>location, such as a street address.</w:t>
              </w:r>
            </w:ins>
          </w:p>
        </w:tc>
        <w:tc>
          <w:tcPr>
            <w:tcW w:w="1440" w:type="dxa"/>
          </w:tcPr>
          <w:p w14:paraId="21596866" w14:textId="59BE8361" w:rsidR="00BA69EE" w:rsidRPr="001C220C" w:rsidRDefault="00BA69EE" w:rsidP="00BA69EE">
            <w:pPr>
              <w:pStyle w:val="TableNormal1"/>
              <w:spacing w:before="40"/>
              <w:rPr>
                <w:ins w:id="5061" w:author="Charles Gifford" w:date="2017-03-17T21:04:00Z"/>
                <w:lang w:val="en-US"/>
              </w:rPr>
            </w:pPr>
            <w:ins w:id="5062" w:author="Charles Gifford" w:date="2017-03-17T21:04:00Z">
              <w:r>
                <w:rPr>
                  <w:lang w:val="en-US"/>
                </w:rPr>
                <w:t>Operational Location</w:t>
              </w:r>
            </w:ins>
          </w:p>
        </w:tc>
        <w:tc>
          <w:tcPr>
            <w:tcW w:w="1297" w:type="dxa"/>
          </w:tcPr>
          <w:p w14:paraId="7E06E7E5" w14:textId="7CC3119A" w:rsidR="00BA69EE" w:rsidRPr="001C220C" w:rsidRDefault="00BA69EE" w:rsidP="00BA69EE">
            <w:pPr>
              <w:pStyle w:val="TableNormal1"/>
              <w:spacing w:before="40"/>
              <w:rPr>
                <w:ins w:id="5063" w:author="Charles Gifford" w:date="2017-03-17T21:04:00Z"/>
                <w:lang w:val="en-US"/>
              </w:rPr>
            </w:pPr>
            <w:ins w:id="5064" w:author="Charles Gifford" w:date="2017-03-17T21:04:00Z">
              <w:r>
                <w:rPr>
                  <w:lang w:val="en-US"/>
                </w:rPr>
                <w:t>Description</w:t>
              </w:r>
            </w:ins>
          </w:p>
        </w:tc>
        <w:tc>
          <w:tcPr>
            <w:tcW w:w="1080" w:type="dxa"/>
          </w:tcPr>
          <w:p w14:paraId="69FB2A09" w14:textId="62873A54" w:rsidR="00BA69EE" w:rsidRPr="001C220C" w:rsidRDefault="00BA69EE" w:rsidP="00BA69EE">
            <w:pPr>
              <w:pStyle w:val="TableNormal1"/>
              <w:spacing w:before="40"/>
              <w:rPr>
                <w:ins w:id="5065" w:author="Charles Gifford" w:date="2017-03-17T21:04:00Z"/>
                <w:lang w:val="en-US"/>
              </w:rPr>
            </w:pPr>
            <w:ins w:id="5066" w:author="Charles Gifford" w:date="2017-03-17T21:04:00Z">
              <w:r>
                <w:rPr>
                  <w:lang w:val="en-US"/>
                </w:rPr>
                <w:t>Operational Location</w:t>
              </w:r>
            </w:ins>
          </w:p>
        </w:tc>
        <w:tc>
          <w:tcPr>
            <w:tcW w:w="1080" w:type="dxa"/>
          </w:tcPr>
          <w:p w14:paraId="63888032" w14:textId="78D58C3E" w:rsidR="00BA69EE" w:rsidRPr="001C220C" w:rsidRDefault="00BA69EE" w:rsidP="00BA69EE">
            <w:pPr>
              <w:pStyle w:val="TableNormal1"/>
              <w:spacing w:before="40"/>
              <w:rPr>
                <w:ins w:id="5067" w:author="Charles Gifford" w:date="2017-03-17T21:04:00Z"/>
                <w:lang w:val="en-US"/>
              </w:rPr>
            </w:pPr>
            <w:ins w:id="5068" w:author="Charles Gifford" w:date="2017-03-17T21:04:00Z">
              <w:r>
                <w:rPr>
                  <w:lang w:val="en-US"/>
                </w:rPr>
                <w:t>Operational Location</w:t>
              </w:r>
            </w:ins>
          </w:p>
        </w:tc>
      </w:tr>
    </w:tbl>
    <w:p w14:paraId="1BA74E98" w14:textId="001A5850" w:rsidR="00BA69EE" w:rsidRDefault="00BA69EE" w:rsidP="00F00AEF">
      <w:pPr>
        <w:pStyle w:val="NOTE0"/>
        <w:spacing w:before="300"/>
        <w:rPr>
          <w:ins w:id="5069" w:author="Charles Gifford" w:date="2017-03-17T21:05:00Z"/>
          <w:lang w:val="en-US"/>
        </w:rPr>
      </w:pPr>
      <w:ins w:id="5070" w:author="Charles Gifford" w:date="2017-03-17T21:05:00Z">
        <w:r w:rsidRPr="00BA69EE">
          <w:rPr>
            <w:lang w:val="en-US"/>
          </w:rPr>
          <w:t>NOTE</w:t>
        </w:r>
        <w:r w:rsidRPr="00BA69EE">
          <w:rPr>
            <w:lang w:val="en-US"/>
          </w:rPr>
          <w:tab/>
          <w:t>A</w:t>
        </w:r>
      </w:ins>
      <w:ins w:id="5071" w:author="Charles Gifford" w:date="2017-03-22T14:16:00Z">
        <w:r w:rsidR="00E3559D">
          <w:rPr>
            <w:lang w:val="en-US"/>
          </w:rPr>
          <w:t>n</w:t>
        </w:r>
      </w:ins>
      <w:ins w:id="5072" w:author="Charles Gifford" w:date="2017-03-17T21:05:00Z">
        <w:r w:rsidRPr="00BA69EE">
          <w:rPr>
            <w:lang w:val="en-US"/>
          </w:rPr>
          <w:t xml:space="preserve"> </w:t>
        </w:r>
        <w:r w:rsidRPr="00E3559D">
          <w:rPr>
            <w:i/>
            <w:lang w:val="en-US"/>
          </w:rPr>
          <w:t>physical asset</w:t>
        </w:r>
        <w:r w:rsidRPr="00BA69EE">
          <w:rPr>
            <w:lang w:val="en-US"/>
          </w:rPr>
          <w:t xml:space="preserve"> may specify both a spatial definition and a physical location </w:t>
        </w:r>
      </w:ins>
      <w:ins w:id="5073" w:author="Charles Gifford" w:date="2017-03-22T14:16:00Z">
        <w:r w:rsidR="00E3559D">
          <w:rPr>
            <w:lang w:val="en-US"/>
          </w:rPr>
          <w:t xml:space="preserve">attribute </w:t>
        </w:r>
      </w:ins>
      <w:ins w:id="5074" w:author="Charles Gifford" w:date="2017-03-17T21:05:00Z">
        <w:r w:rsidRPr="00BA69EE">
          <w:rPr>
            <w:lang w:val="en-US"/>
          </w:rPr>
          <w:t>where it is necessary to specify the spatial definition of a physical asset within a given physical location.</w:t>
        </w:r>
      </w:ins>
    </w:p>
    <w:p w14:paraId="056275CF" w14:textId="06739853" w:rsidR="006B79A6" w:rsidRPr="001C220C" w:rsidRDefault="00303E56" w:rsidP="00600813">
      <w:pPr>
        <w:pStyle w:val="EXAMPLE0"/>
        <w:rPr>
          <w:lang w:val="en-US"/>
        </w:rPr>
      </w:pPr>
      <w:r>
        <w:rPr>
          <w:lang w:val="en-US"/>
        </w:rPr>
        <w:t>EXAMPLE</w:t>
      </w:r>
      <w:r w:rsidR="00F00AEF">
        <w:rPr>
          <w:lang w:val="en-US"/>
        </w:rPr>
        <w:t> </w:t>
      </w:r>
      <w:r w:rsidR="00616994" w:rsidRPr="001C220C">
        <w:rPr>
          <w:lang w:val="en-US"/>
        </w:rPr>
        <w:t xml:space="preserve">Implementations </w:t>
      </w:r>
      <w:r>
        <w:rPr>
          <w:lang w:val="en-US"/>
        </w:rPr>
        <w:t>c</w:t>
      </w:r>
      <w:r w:rsidR="00616994" w:rsidRPr="001C220C">
        <w:rPr>
          <w:lang w:val="en-US"/>
        </w:rPr>
        <w:t>ould consider the following rules</w:t>
      </w:r>
      <w:r w:rsidR="00135547" w:rsidRPr="001C220C">
        <w:rPr>
          <w:lang w:val="en-US"/>
        </w:rPr>
        <w:t xml:space="preserve"> concerning the use of IDs</w:t>
      </w:r>
      <w:r w:rsidR="00616994" w:rsidRPr="001C220C">
        <w:rPr>
          <w:lang w:val="en-US"/>
        </w:rPr>
        <w:t>:</w:t>
      </w:r>
    </w:p>
    <w:p w14:paraId="2D4E46A4" w14:textId="77777777" w:rsidR="00616994" w:rsidRPr="001C220C" w:rsidRDefault="00616994" w:rsidP="00D40B7B">
      <w:pPr>
        <w:pStyle w:val="NOTE0"/>
        <w:numPr>
          <w:ilvl w:val="0"/>
          <w:numId w:val="40"/>
        </w:numPr>
        <w:tabs>
          <w:tab w:val="clear" w:pos="1440"/>
        </w:tabs>
        <w:ind w:left="360"/>
        <w:rPr>
          <w:lang w:val="en-US"/>
        </w:rPr>
      </w:pPr>
      <w:r w:rsidRPr="001C220C">
        <w:rPr>
          <w:lang w:val="en-US"/>
        </w:rPr>
        <w:t xml:space="preserve">The </w:t>
      </w:r>
      <w:r w:rsidR="00303E56" w:rsidRPr="00303E56">
        <w:rPr>
          <w:i/>
          <w:lang w:val="en-US"/>
        </w:rPr>
        <w:t>p</w:t>
      </w:r>
      <w:r w:rsidRPr="00303E56">
        <w:rPr>
          <w:i/>
          <w:lang w:val="en-US"/>
        </w:rPr>
        <w:t xml:space="preserve">hysical </w:t>
      </w:r>
      <w:r w:rsidR="00303E56" w:rsidRPr="00303E56">
        <w:rPr>
          <w:i/>
          <w:lang w:val="en-US"/>
        </w:rPr>
        <w:t>a</w:t>
      </w:r>
      <w:r w:rsidRPr="00303E56">
        <w:rPr>
          <w:i/>
          <w:lang w:val="en-US"/>
        </w:rPr>
        <w:t>sset</w:t>
      </w:r>
      <w:r w:rsidRPr="00D44F39">
        <w:rPr>
          <w:i/>
          <w:lang w:val="en-US"/>
        </w:rPr>
        <w:t xml:space="preserve"> ID</w:t>
      </w:r>
      <w:r w:rsidRPr="001C220C">
        <w:rPr>
          <w:lang w:val="en-US"/>
        </w:rPr>
        <w:t xml:space="preserve"> </w:t>
      </w:r>
      <w:r w:rsidR="00303E56">
        <w:rPr>
          <w:lang w:val="en-US"/>
        </w:rPr>
        <w:t>c</w:t>
      </w:r>
      <w:r w:rsidRPr="001C220C">
        <w:rPr>
          <w:lang w:val="en-US"/>
        </w:rPr>
        <w:t>ould be an enterprise wide identification</w:t>
      </w:r>
      <w:r w:rsidR="008558A5">
        <w:rPr>
          <w:lang w:val="en-US"/>
        </w:rPr>
        <w:t xml:space="preserve">. </w:t>
      </w:r>
    </w:p>
    <w:p w14:paraId="2EF8BD26" w14:textId="77777777" w:rsidR="00616994" w:rsidRPr="001C220C" w:rsidRDefault="00616994" w:rsidP="00D40B7B">
      <w:pPr>
        <w:pStyle w:val="NOTE0"/>
        <w:numPr>
          <w:ilvl w:val="0"/>
          <w:numId w:val="40"/>
        </w:numPr>
        <w:tabs>
          <w:tab w:val="clear" w:pos="1440"/>
        </w:tabs>
        <w:ind w:left="360"/>
        <w:rPr>
          <w:lang w:val="en-US"/>
        </w:rPr>
      </w:pPr>
      <w:r w:rsidRPr="001C220C">
        <w:rPr>
          <w:lang w:val="en-US"/>
        </w:rPr>
        <w:t xml:space="preserve">If an information exchange is </w:t>
      </w:r>
      <w:r w:rsidR="007A69EF">
        <w:rPr>
          <w:lang w:val="en-US"/>
        </w:rPr>
        <w:t>needed</w:t>
      </w:r>
      <w:r w:rsidRPr="001C220C">
        <w:rPr>
          <w:lang w:val="en-US"/>
        </w:rPr>
        <w:t xml:space="preserve"> to handle assets across enterprises, then the ID </w:t>
      </w:r>
      <w:r w:rsidR="00303E56">
        <w:rPr>
          <w:lang w:val="en-US"/>
        </w:rPr>
        <w:t>c</w:t>
      </w:r>
      <w:r w:rsidRPr="001C220C">
        <w:rPr>
          <w:lang w:val="en-US"/>
        </w:rPr>
        <w:t xml:space="preserve">ould be a GUID (Globally Unique ID). </w:t>
      </w:r>
    </w:p>
    <w:p w14:paraId="177D1DCB" w14:textId="77777777" w:rsidR="00616994" w:rsidRPr="001C220C" w:rsidRDefault="00616994" w:rsidP="00D40B7B">
      <w:pPr>
        <w:pStyle w:val="NOTE0"/>
        <w:numPr>
          <w:ilvl w:val="0"/>
          <w:numId w:val="40"/>
        </w:numPr>
        <w:tabs>
          <w:tab w:val="clear" w:pos="1440"/>
        </w:tabs>
        <w:ind w:left="360"/>
        <w:rPr>
          <w:lang w:val="en-US"/>
        </w:rPr>
      </w:pPr>
      <w:r w:rsidRPr="001C220C">
        <w:rPr>
          <w:lang w:val="en-US"/>
        </w:rPr>
        <w:t xml:space="preserve">Common local practices </w:t>
      </w:r>
      <w:r w:rsidR="007A69EF">
        <w:rPr>
          <w:lang w:val="en-US"/>
        </w:rPr>
        <w:t>may need to have</w:t>
      </w:r>
      <w:r w:rsidRPr="001C220C">
        <w:rPr>
          <w:lang w:val="en-US"/>
        </w:rPr>
        <w:t xml:space="preserve"> other identifications of </w:t>
      </w:r>
      <w:r w:rsidRPr="00E3559D">
        <w:rPr>
          <w:i/>
          <w:lang w:val="en-US"/>
        </w:rPr>
        <w:t>physical assets</w:t>
      </w:r>
      <w:r w:rsidRPr="001C220C">
        <w:rPr>
          <w:lang w:val="en-US"/>
        </w:rPr>
        <w:t xml:space="preserve"> and additional correlated identifications represented as properties. </w:t>
      </w:r>
    </w:p>
    <w:p w14:paraId="35ECB70F" w14:textId="77777777" w:rsidR="00616994" w:rsidRPr="001C220C" w:rsidRDefault="00CF5FC4" w:rsidP="00135547">
      <w:pPr>
        <w:pStyle w:val="NOTE0"/>
        <w:rPr>
          <w:lang w:val="en-US"/>
        </w:rPr>
      </w:pPr>
      <w:r>
        <w:rPr>
          <w:lang w:val="en-US"/>
        </w:rPr>
        <w:t>NOTE</w:t>
      </w:r>
      <w:r>
        <w:rPr>
          <w:lang w:val="en-US"/>
        </w:rPr>
        <w:t> </w:t>
      </w:r>
      <w:r w:rsidR="00135547" w:rsidRPr="001C220C">
        <w:rPr>
          <w:lang w:val="en-US"/>
        </w:rPr>
        <w:t xml:space="preserve">Materials used in maintenance operations </w:t>
      </w:r>
      <w:r w:rsidR="00DE2E9A">
        <w:rPr>
          <w:lang w:val="en-US"/>
        </w:rPr>
        <w:t xml:space="preserve">can </w:t>
      </w:r>
      <w:r w:rsidR="00135547" w:rsidRPr="001C220C">
        <w:rPr>
          <w:lang w:val="en-US"/>
        </w:rPr>
        <w:t xml:space="preserve">be represented in either the </w:t>
      </w:r>
      <w:r w:rsidR="00135547" w:rsidRPr="008C5116">
        <w:rPr>
          <w:i/>
          <w:lang w:val="en-US"/>
        </w:rPr>
        <w:t>physical asset</w:t>
      </w:r>
      <w:r w:rsidR="00135547" w:rsidRPr="001C220C">
        <w:rPr>
          <w:lang w:val="en-US"/>
        </w:rPr>
        <w:t xml:space="preserve"> model, in the material model, or in both</w:t>
      </w:r>
      <w:r w:rsidR="008558A5">
        <w:rPr>
          <w:lang w:val="en-US"/>
        </w:rPr>
        <w:t xml:space="preserve">. </w:t>
      </w:r>
      <w:r w:rsidR="00135547" w:rsidRPr="001C220C">
        <w:rPr>
          <w:lang w:val="en-US"/>
        </w:rPr>
        <w:t>When represented in both models the IDs used to identify the material in both models (</w:t>
      </w:r>
      <w:r w:rsidR="008C5116">
        <w:rPr>
          <w:i/>
          <w:lang w:val="en-US"/>
        </w:rPr>
        <w:t>m</w:t>
      </w:r>
      <w:r w:rsidR="00135547" w:rsidRPr="008C5116">
        <w:rPr>
          <w:i/>
          <w:lang w:val="en-US"/>
        </w:rPr>
        <w:t xml:space="preserve">aterial </w:t>
      </w:r>
      <w:r w:rsidR="008C5116">
        <w:rPr>
          <w:i/>
          <w:lang w:val="en-US"/>
        </w:rPr>
        <w:t>l</w:t>
      </w:r>
      <w:r w:rsidR="00135547" w:rsidRPr="008C5116">
        <w:rPr>
          <w:i/>
          <w:lang w:val="en-US"/>
        </w:rPr>
        <w:t>ot</w:t>
      </w:r>
      <w:r w:rsidR="00135547" w:rsidRPr="001C220C">
        <w:rPr>
          <w:lang w:val="en-US"/>
        </w:rPr>
        <w:t xml:space="preserve"> and </w:t>
      </w:r>
      <w:r w:rsidR="008C5116" w:rsidRPr="0097448A">
        <w:rPr>
          <w:i/>
          <w:lang w:val="en-US"/>
        </w:rPr>
        <w:t>p</w:t>
      </w:r>
      <w:r w:rsidR="00135547" w:rsidRPr="0097448A">
        <w:rPr>
          <w:i/>
          <w:lang w:val="en-US"/>
        </w:rPr>
        <w:t xml:space="preserve">hysical </w:t>
      </w:r>
      <w:r w:rsidR="008C5116" w:rsidRPr="0097448A">
        <w:rPr>
          <w:i/>
          <w:lang w:val="en-US"/>
        </w:rPr>
        <w:t>a</w:t>
      </w:r>
      <w:r w:rsidR="00135547" w:rsidRPr="0097448A">
        <w:rPr>
          <w:i/>
          <w:lang w:val="en-US"/>
        </w:rPr>
        <w:t>sset ID</w:t>
      </w:r>
      <w:r w:rsidR="00135547" w:rsidRPr="001C220C">
        <w:rPr>
          <w:lang w:val="en-US"/>
        </w:rPr>
        <w:t xml:space="preserve">) </w:t>
      </w:r>
      <w:r w:rsidR="00303E56">
        <w:rPr>
          <w:lang w:val="en-US"/>
        </w:rPr>
        <w:t xml:space="preserve">would normally </w:t>
      </w:r>
      <w:r w:rsidR="00135547" w:rsidRPr="001C220C">
        <w:rPr>
          <w:lang w:val="en-US"/>
        </w:rPr>
        <w:t xml:space="preserve">be the same. </w:t>
      </w:r>
    </w:p>
    <w:p w14:paraId="55378AC5" w14:textId="77777777" w:rsidR="006B79A6" w:rsidRPr="001C220C" w:rsidRDefault="006B79A6" w:rsidP="003E1075">
      <w:pPr>
        <w:pStyle w:val="Heading3"/>
      </w:pPr>
      <w:bookmarkStart w:id="5075" w:name="_Toc145749752"/>
      <w:bookmarkStart w:id="5076" w:name="_Toc161566395"/>
      <w:bookmarkStart w:id="5077" w:name="_Toc320176913"/>
      <w:r w:rsidRPr="001C220C">
        <w:t>Physical asset property</w:t>
      </w:r>
      <w:bookmarkEnd w:id="5075"/>
      <w:bookmarkEnd w:id="5076"/>
      <w:bookmarkEnd w:id="5077"/>
    </w:p>
    <w:p w14:paraId="4ED39CFA" w14:textId="77777777" w:rsidR="00E675A3" w:rsidRDefault="002D77BF" w:rsidP="00AE642B">
      <w:pPr>
        <w:pStyle w:val="PARAGRAPH"/>
        <w:rPr>
          <w:lang w:val="en-US"/>
        </w:rPr>
      </w:pPr>
      <w:r w:rsidRPr="001C220C">
        <w:rPr>
          <w:lang w:val="en-US"/>
        </w:rPr>
        <w:t xml:space="preserve">Properties of </w:t>
      </w:r>
      <w:r w:rsidRPr="00303E56">
        <w:rPr>
          <w:i/>
          <w:lang w:val="en-US"/>
        </w:rPr>
        <w:t>physical assets</w:t>
      </w:r>
      <w:r w:rsidRPr="001C220C">
        <w:rPr>
          <w:i/>
          <w:lang w:val="en-US"/>
        </w:rPr>
        <w:t xml:space="preserve"> </w:t>
      </w:r>
      <w:r w:rsidR="005D0E97">
        <w:rPr>
          <w:lang w:val="en-US"/>
        </w:rPr>
        <w:t>shall be presented</w:t>
      </w:r>
      <w:r w:rsidRPr="001C220C">
        <w:rPr>
          <w:lang w:val="en-US"/>
        </w:rPr>
        <w:t xml:space="preserve"> as </w:t>
      </w:r>
      <w:r w:rsidRPr="00C02B61">
        <w:rPr>
          <w:i/>
          <w:lang w:val="en-US"/>
        </w:rPr>
        <w:t>physical asset properties</w:t>
      </w:r>
      <w:r w:rsidRPr="001C220C">
        <w:rPr>
          <w:i/>
          <w:lang w:val="en-US"/>
        </w:rPr>
        <w:t xml:space="preserve">. </w:t>
      </w:r>
      <w:r w:rsidRPr="001C220C">
        <w:rPr>
          <w:lang w:val="en-US"/>
        </w:rPr>
        <w:t xml:space="preserve">A </w:t>
      </w:r>
      <w:r w:rsidRPr="00303E56">
        <w:rPr>
          <w:i/>
          <w:lang w:val="en-US"/>
        </w:rPr>
        <w:t>physical asset</w:t>
      </w:r>
      <w:r w:rsidRPr="001C220C">
        <w:rPr>
          <w:lang w:val="en-US"/>
        </w:rPr>
        <w:t xml:space="preserve"> shall have zero or more </w:t>
      </w:r>
      <w:r w:rsidRPr="00303E56">
        <w:rPr>
          <w:i/>
          <w:lang w:val="en-US"/>
        </w:rPr>
        <w:t>physical asset properties</w:t>
      </w:r>
      <w:r w:rsidRPr="001C220C">
        <w:rPr>
          <w:lang w:val="en-US"/>
        </w:rPr>
        <w:t xml:space="preserve">. These specify the current property values of the </w:t>
      </w:r>
      <w:r w:rsidRPr="00303E56">
        <w:rPr>
          <w:i/>
          <w:lang w:val="en-US"/>
        </w:rPr>
        <w:t>physical asset</w:t>
      </w:r>
      <w:r w:rsidRPr="001C220C">
        <w:rPr>
          <w:lang w:val="en-US"/>
        </w:rPr>
        <w:t xml:space="preserve"> for the associated </w:t>
      </w:r>
      <w:r w:rsidRPr="00303E56">
        <w:rPr>
          <w:i/>
          <w:lang w:val="en-US"/>
        </w:rPr>
        <w:t xml:space="preserve">physical </w:t>
      </w:r>
      <w:r w:rsidR="00243B34" w:rsidRPr="00303E56">
        <w:rPr>
          <w:i/>
          <w:lang w:val="en-US"/>
        </w:rPr>
        <w:t>asset class</w:t>
      </w:r>
      <w:r w:rsidRPr="00303E56">
        <w:rPr>
          <w:i/>
          <w:lang w:val="en-US"/>
        </w:rPr>
        <w:t xml:space="preserve"> property</w:t>
      </w:r>
      <w:r w:rsidRPr="001C220C">
        <w:rPr>
          <w:lang w:val="en-US"/>
        </w:rPr>
        <w:t xml:space="preserve">. </w:t>
      </w:r>
      <w:r w:rsidRPr="00303E56">
        <w:rPr>
          <w:i/>
          <w:lang w:val="en-US"/>
        </w:rPr>
        <w:t>Physical asset properties</w:t>
      </w:r>
      <w:r w:rsidRPr="001C220C">
        <w:rPr>
          <w:lang w:val="en-US"/>
        </w:rPr>
        <w:t xml:space="preserve"> may include a unit of measure. </w:t>
      </w:r>
    </w:p>
    <w:p w14:paraId="273A14DD" w14:textId="458E0408" w:rsidR="00E675A3" w:rsidRDefault="001D5614" w:rsidP="00E675A3">
      <w:pPr>
        <w:pStyle w:val="PARAGRAPH"/>
        <w:rPr>
          <w:lang w:val="en-US"/>
        </w:rPr>
      </w:pPr>
      <w:ins w:id="5078" w:author="Charles Gifford" w:date="2017-03-19T00:59:00Z">
        <w:r w:rsidRPr="001D5614">
          <w:rPr>
            <w:lang w:val="en-US"/>
          </w:rPr>
          <w:t xml:space="preserve">A </w:t>
        </w:r>
        <w:r w:rsidRPr="005625A1">
          <w:rPr>
            <w:i/>
            <w:lang w:val="en-US"/>
          </w:rPr>
          <w:t>physical asset property</w:t>
        </w:r>
        <w:r w:rsidRPr="001D5614">
          <w:rPr>
            <w:lang w:val="en-US"/>
          </w:rPr>
          <w:t xml:space="preserve"> may be tested by the evaluation of a </w:t>
        </w:r>
        <w:r w:rsidRPr="005625A1">
          <w:rPr>
            <w:i/>
            <w:lang w:val="en-US"/>
          </w:rPr>
          <w:t xml:space="preserve">test specification </w:t>
        </w:r>
        <w:r w:rsidRPr="001D5614">
          <w:rPr>
            <w:lang w:val="en-US"/>
          </w:rPr>
          <w:t xml:space="preserve">with results exchanged using a </w:t>
        </w:r>
        <w:r w:rsidRPr="00C0721D">
          <w:rPr>
            <w:i/>
            <w:lang w:val="en-US"/>
          </w:rPr>
          <w:t>test result.</w:t>
        </w:r>
      </w:ins>
      <w:del w:id="5079" w:author="Charles Gifford" w:date="2017-03-19T00:59:00Z">
        <w:r w:rsidR="00E675A3" w:rsidRPr="001C220C" w:rsidDel="001D5614">
          <w:rPr>
            <w:lang w:val="en-US"/>
          </w:rPr>
          <w:delText xml:space="preserve">A </w:delText>
        </w:r>
        <w:r w:rsidR="00E675A3" w:rsidRPr="00303E56" w:rsidDel="001D5614">
          <w:rPr>
            <w:i/>
            <w:lang w:val="en-US"/>
          </w:rPr>
          <w:delText>physical asset property</w:delText>
        </w:r>
        <w:r w:rsidR="00E675A3" w:rsidRPr="001C220C" w:rsidDel="001D5614">
          <w:rPr>
            <w:lang w:val="en-US"/>
          </w:rPr>
          <w:delText xml:space="preserve"> may be tested by the execution of a </w:delText>
        </w:r>
        <w:r w:rsidR="00E675A3" w:rsidRPr="00303E56" w:rsidDel="001D5614">
          <w:rPr>
            <w:i/>
            <w:lang w:val="en-US"/>
          </w:rPr>
          <w:delText>physical asset capability test specification</w:delText>
        </w:r>
        <w:r w:rsidR="00E675A3" w:rsidRPr="001C220C" w:rsidDel="001D5614">
          <w:rPr>
            <w:lang w:val="en-US"/>
          </w:rPr>
          <w:delText xml:space="preserve"> with results exchanged using a </w:delText>
        </w:r>
        <w:r w:rsidR="00E675A3" w:rsidRPr="00303E56" w:rsidDel="001D5614">
          <w:rPr>
            <w:i/>
            <w:lang w:val="en-US"/>
          </w:rPr>
          <w:delText>physical asset capability test result</w:delText>
        </w:r>
        <w:r w:rsidR="00E675A3" w:rsidRPr="001C220C" w:rsidDel="001D5614">
          <w:rPr>
            <w:lang w:val="en-US"/>
          </w:rPr>
          <w:delText>.</w:delText>
        </w:r>
        <w:r w:rsidR="00E675A3" w:rsidRPr="00AE642B" w:rsidDel="001D5614">
          <w:rPr>
            <w:lang w:val="en-US"/>
          </w:rPr>
          <w:delText xml:space="preserve"> </w:delText>
        </w:r>
      </w:del>
    </w:p>
    <w:p w14:paraId="7A3F274A" w14:textId="77777777" w:rsidR="00E675A3" w:rsidRPr="001C220C" w:rsidRDefault="00E675A3" w:rsidP="00E675A3">
      <w:pPr>
        <w:rPr>
          <w:i/>
          <w:lang w:val="en-US"/>
        </w:rPr>
      </w:pPr>
      <w:r w:rsidRPr="00303E56">
        <w:rPr>
          <w:i/>
          <w:lang w:val="en-US"/>
        </w:rPr>
        <w:t>Physical asset properties</w:t>
      </w:r>
      <w:r>
        <w:rPr>
          <w:lang w:val="en-US"/>
        </w:rPr>
        <w:t xml:space="preserve"> may contain nested </w:t>
      </w:r>
      <w:r w:rsidRPr="00303E56">
        <w:rPr>
          <w:i/>
          <w:lang w:val="en-US"/>
        </w:rPr>
        <w:t>physical asset properties</w:t>
      </w:r>
      <w:r>
        <w:rPr>
          <w:lang w:val="en-US"/>
        </w:rPr>
        <w:t>.</w:t>
      </w:r>
    </w:p>
    <w:p w14:paraId="63D34D3F" w14:textId="5C31EAC3" w:rsidR="00752C4B" w:rsidRDefault="00E3559D" w:rsidP="00752C4B">
      <w:pPr>
        <w:pStyle w:val="PARAGRAPH"/>
        <w:rPr>
          <w:lang w:val="en-US"/>
        </w:rPr>
      </w:pPr>
      <w:r>
        <w:rPr>
          <w:lang w:val="en-US"/>
        </w:rPr>
        <w:fldChar w:fldCharType="begin"/>
      </w:r>
      <w:r>
        <w:rPr>
          <w:lang w:val="en-US"/>
        </w:rPr>
        <w:instrText xml:space="preserve"> REF _Ref465471813 \h </w:instrText>
      </w:r>
      <w:r>
        <w:rPr>
          <w:lang w:val="en-US"/>
        </w:rPr>
      </w:r>
      <w:r>
        <w:rPr>
          <w:lang w:val="en-US"/>
        </w:rPr>
        <w:fldChar w:fldCharType="separate"/>
      </w:r>
      <w:r>
        <w:t xml:space="preserve">Table </w:t>
      </w:r>
      <w:r>
        <w:rPr>
          <w:noProof/>
        </w:rPr>
        <w:t>52</w:t>
      </w:r>
      <w:r>
        <w:rPr>
          <w:lang w:val="en-US"/>
        </w:rPr>
        <w:fldChar w:fldCharType="end"/>
      </w:r>
      <w:r>
        <w:rPr>
          <w:lang w:val="en-US"/>
        </w:rPr>
        <w:t xml:space="preserve"> </w:t>
      </w:r>
      <w:r w:rsidR="002D77BF" w:rsidRPr="001C220C">
        <w:rPr>
          <w:lang w:val="en-US"/>
        </w:rPr>
        <w:t xml:space="preserve">lists the </w:t>
      </w:r>
      <w:r w:rsidR="00752C4B">
        <w:rPr>
          <w:lang w:val="en-US"/>
        </w:rPr>
        <w:t>relationship</w:t>
      </w:r>
      <w:r w:rsidR="001D5614">
        <w:rPr>
          <w:lang w:val="en-US"/>
        </w:rPr>
        <w:t xml:space="preserve"> role</w:t>
      </w:r>
      <w:r w:rsidR="00752C4B">
        <w:rPr>
          <w:lang w:val="en-US"/>
        </w:rPr>
        <w:t>s</w:t>
      </w:r>
      <w:r w:rsidR="002D77BF" w:rsidRPr="001C220C">
        <w:rPr>
          <w:lang w:val="en-US"/>
        </w:rPr>
        <w:t xml:space="preserve"> of a </w:t>
      </w:r>
      <w:r w:rsidR="002D77BF" w:rsidRPr="001C220C">
        <w:rPr>
          <w:i/>
          <w:lang w:val="en-US"/>
        </w:rPr>
        <w:t>physical asset property</w:t>
      </w:r>
      <w:r w:rsidR="002D77BF" w:rsidRPr="001C220C">
        <w:rPr>
          <w:lang w:val="en-US"/>
        </w:rPr>
        <w:t>.</w:t>
      </w:r>
      <w:r w:rsidR="0040788E" w:rsidRPr="001C220C">
        <w:rPr>
          <w:lang w:val="en-US"/>
        </w:rPr>
        <w:t xml:space="preserve"> </w:t>
      </w:r>
      <w:r w:rsidR="00752C4B">
        <w:rPr>
          <w:lang w:val="en-US"/>
        </w:rPr>
        <w:t xml:space="preserve"> </w:t>
      </w:r>
      <w:r>
        <w:rPr>
          <w:lang w:val="en-US"/>
        </w:rPr>
        <w:fldChar w:fldCharType="begin"/>
      </w:r>
      <w:r>
        <w:rPr>
          <w:lang w:val="en-US"/>
        </w:rPr>
        <w:instrText xml:space="preserve"> REF _Ref162240066 \h </w:instrText>
      </w:r>
      <w:r>
        <w:rPr>
          <w:lang w:val="en-US"/>
        </w:rPr>
      </w:r>
      <w:r>
        <w:rPr>
          <w:lang w:val="en-US"/>
        </w:rPr>
        <w:fldChar w:fldCharType="separate"/>
      </w:r>
      <w:r w:rsidRPr="001C220C">
        <w:rPr>
          <w:lang w:val="en-US"/>
        </w:rPr>
        <w:t xml:space="preserve">Table </w:t>
      </w:r>
      <w:r>
        <w:rPr>
          <w:noProof/>
          <w:lang w:val="en-US"/>
        </w:rPr>
        <w:t>53</w:t>
      </w:r>
      <w:r>
        <w:rPr>
          <w:lang w:val="en-US"/>
        </w:rPr>
        <w:fldChar w:fldCharType="end"/>
      </w:r>
      <w:r>
        <w:rPr>
          <w:lang w:val="en-US"/>
        </w:rPr>
        <w:t xml:space="preserve"> </w:t>
      </w:r>
      <w:r w:rsidR="00752C4B" w:rsidRPr="001C220C">
        <w:rPr>
          <w:lang w:val="en-US"/>
        </w:rPr>
        <w:t xml:space="preserve">lists the attributes of a </w:t>
      </w:r>
      <w:r w:rsidR="00752C4B" w:rsidRPr="001C220C">
        <w:rPr>
          <w:i/>
          <w:lang w:val="en-US"/>
        </w:rPr>
        <w:t>physical asset property</w:t>
      </w:r>
      <w:r w:rsidR="00752C4B" w:rsidRPr="001C220C">
        <w:rPr>
          <w:lang w:val="en-US"/>
        </w:rPr>
        <w:t xml:space="preserve">. </w:t>
      </w:r>
    </w:p>
    <w:p w14:paraId="3C476465" w14:textId="15D6AB60" w:rsidR="00752C4B" w:rsidRDefault="007152C5" w:rsidP="00E05180">
      <w:pPr>
        <w:pStyle w:val="TABLE-title"/>
        <w:rPr>
          <w:ins w:id="5080" w:author="Charles Gifford" w:date="2017-03-19T01:00:00Z"/>
          <w:lang w:val="en-US"/>
        </w:rPr>
      </w:pPr>
      <w:bookmarkStart w:id="5081" w:name="_Ref465471813"/>
      <w:bookmarkStart w:id="5082" w:name="_Toc478492353"/>
      <w:r>
        <w:t xml:space="preserve">Table </w:t>
      </w:r>
      <w:r w:rsidR="00FD29D6">
        <w:fldChar w:fldCharType="begin"/>
      </w:r>
      <w:r w:rsidR="00FD29D6">
        <w:instrText xml:space="preserve"> SEQ Table \* ARABIC </w:instrText>
      </w:r>
      <w:r w:rsidR="00FD29D6">
        <w:fldChar w:fldCharType="separate"/>
      </w:r>
      <w:r w:rsidR="00E3559D">
        <w:rPr>
          <w:noProof/>
        </w:rPr>
        <w:t>52</w:t>
      </w:r>
      <w:r w:rsidR="00FD29D6">
        <w:fldChar w:fldCharType="end"/>
      </w:r>
      <w:bookmarkEnd w:id="5081"/>
      <w:r>
        <w:t xml:space="preserve"> </w:t>
      </w:r>
      <w:r w:rsidR="00752C4B">
        <w:rPr>
          <w:lang w:val="en-US"/>
        </w:rPr>
        <w:t>–</w:t>
      </w:r>
      <w:r w:rsidR="00752C4B" w:rsidRPr="001C220C">
        <w:rPr>
          <w:lang w:val="en-US"/>
        </w:rPr>
        <w:t xml:space="preserve"> </w:t>
      </w:r>
      <w:r w:rsidR="00752C4B">
        <w:rPr>
          <w:lang w:val="en-US"/>
        </w:rPr>
        <w:t>P</w:t>
      </w:r>
      <w:r w:rsidR="00752C4B" w:rsidRPr="001C220C">
        <w:rPr>
          <w:lang w:val="en-US"/>
        </w:rPr>
        <w:t>hysical asset property</w:t>
      </w:r>
      <w:r w:rsidR="00752C4B">
        <w:rPr>
          <w:lang w:val="en-US"/>
        </w:rPr>
        <w:t xml:space="preserve"> relationship</w:t>
      </w:r>
      <w:r w:rsidR="001D5614">
        <w:rPr>
          <w:lang w:val="en-US"/>
        </w:rPr>
        <w:t xml:space="preserve"> role</w:t>
      </w:r>
      <w:r w:rsidR="00752C4B">
        <w:rPr>
          <w:lang w:val="en-US"/>
        </w:rPr>
        <w:t>s</w:t>
      </w:r>
      <w:bookmarkEnd w:id="5082"/>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1D5614" w:rsidRPr="00C9028F" w14:paraId="0FA2EC2D" w14:textId="77777777" w:rsidTr="00291A9E">
        <w:trPr>
          <w:trHeight w:val="50"/>
          <w:ins w:id="5083" w:author="Charles Gifford" w:date="2017-03-19T01:00:00Z"/>
        </w:trPr>
        <w:tc>
          <w:tcPr>
            <w:tcW w:w="2155" w:type="dxa"/>
            <w:shd w:val="clear" w:color="auto" w:fill="auto"/>
          </w:tcPr>
          <w:p w14:paraId="653A7F53" w14:textId="77777777" w:rsidR="001D5614" w:rsidRPr="00C9028F" w:rsidRDefault="001D5614" w:rsidP="00291A9E">
            <w:pPr>
              <w:pStyle w:val="TABLE-cell"/>
              <w:jc w:val="center"/>
              <w:rPr>
                <w:ins w:id="5084" w:author="Charles Gifford" w:date="2017-03-19T01:00:00Z"/>
                <w:b/>
                <w:szCs w:val="20"/>
                <w:lang w:val="en-US"/>
              </w:rPr>
            </w:pPr>
            <w:ins w:id="5085" w:author="Charles Gifford" w:date="2017-03-19T01:00:00Z">
              <w:r w:rsidRPr="00C9028F">
                <w:rPr>
                  <w:b/>
                  <w:szCs w:val="20"/>
                  <w:lang w:val="en-US"/>
                </w:rPr>
                <w:t>Related Object</w:t>
              </w:r>
            </w:ins>
          </w:p>
        </w:tc>
        <w:tc>
          <w:tcPr>
            <w:tcW w:w="2070" w:type="dxa"/>
            <w:shd w:val="clear" w:color="auto" w:fill="auto"/>
          </w:tcPr>
          <w:p w14:paraId="103372C4" w14:textId="77777777" w:rsidR="001D5614" w:rsidRPr="00C9028F" w:rsidRDefault="001D5614" w:rsidP="00291A9E">
            <w:pPr>
              <w:pStyle w:val="TABLE-cell"/>
              <w:jc w:val="center"/>
              <w:rPr>
                <w:ins w:id="5086" w:author="Charles Gifford" w:date="2017-03-19T01:00:00Z"/>
                <w:b/>
                <w:szCs w:val="20"/>
                <w:lang w:val="en-US"/>
              </w:rPr>
            </w:pPr>
            <w:ins w:id="5087" w:author="Charles Gifford" w:date="2017-03-19T01:00:00Z">
              <w:r w:rsidRPr="00C9028F">
                <w:rPr>
                  <w:b/>
                  <w:szCs w:val="20"/>
                  <w:lang w:val="en-US"/>
                </w:rPr>
                <w:t>Role</w:t>
              </w:r>
            </w:ins>
          </w:p>
        </w:tc>
        <w:tc>
          <w:tcPr>
            <w:tcW w:w="1080" w:type="dxa"/>
            <w:shd w:val="clear" w:color="auto" w:fill="auto"/>
          </w:tcPr>
          <w:p w14:paraId="20C673FD" w14:textId="77777777" w:rsidR="001D5614" w:rsidRPr="00C9028F" w:rsidRDefault="001D5614" w:rsidP="00291A9E">
            <w:pPr>
              <w:pStyle w:val="TABLE-cell"/>
              <w:jc w:val="center"/>
              <w:rPr>
                <w:ins w:id="5088" w:author="Charles Gifford" w:date="2017-03-19T01:00:00Z"/>
                <w:b/>
                <w:szCs w:val="20"/>
                <w:lang w:val="en-US"/>
              </w:rPr>
            </w:pPr>
            <w:ins w:id="5089" w:author="Charles Gifford" w:date="2017-03-19T01:00:00Z">
              <w:r w:rsidRPr="00C9028F">
                <w:rPr>
                  <w:b/>
                  <w:szCs w:val="20"/>
                  <w:lang w:val="en-US"/>
                </w:rPr>
                <w:t>Multiplicity</w:t>
              </w:r>
            </w:ins>
          </w:p>
        </w:tc>
        <w:tc>
          <w:tcPr>
            <w:tcW w:w="3780" w:type="dxa"/>
            <w:shd w:val="clear" w:color="auto" w:fill="auto"/>
          </w:tcPr>
          <w:p w14:paraId="785C7FE2" w14:textId="77777777" w:rsidR="001D5614" w:rsidRPr="00C9028F" w:rsidRDefault="001D5614" w:rsidP="00291A9E">
            <w:pPr>
              <w:pStyle w:val="TABLE-cell"/>
              <w:jc w:val="center"/>
              <w:rPr>
                <w:ins w:id="5090" w:author="Charles Gifford" w:date="2017-03-19T01:00:00Z"/>
                <w:b/>
                <w:szCs w:val="20"/>
                <w:lang w:val="en-US"/>
              </w:rPr>
            </w:pPr>
            <w:ins w:id="5091" w:author="Charles Gifford" w:date="2017-03-19T01:00:00Z">
              <w:r w:rsidRPr="00C9028F">
                <w:rPr>
                  <w:b/>
                  <w:szCs w:val="20"/>
                  <w:lang w:val="en-US"/>
                </w:rPr>
                <w:t>Description</w:t>
              </w:r>
            </w:ins>
          </w:p>
        </w:tc>
      </w:tr>
      <w:tr w:rsidR="001D5614" w:rsidRPr="008F6D94" w14:paraId="033B75D8" w14:textId="77777777" w:rsidTr="00291A9E">
        <w:trPr>
          <w:trHeight w:val="179"/>
          <w:ins w:id="5092" w:author="Charles Gifford" w:date="2017-03-19T01:00:00Z"/>
        </w:trPr>
        <w:tc>
          <w:tcPr>
            <w:tcW w:w="2155" w:type="dxa"/>
            <w:shd w:val="clear" w:color="auto" w:fill="auto"/>
          </w:tcPr>
          <w:p w14:paraId="784B438D" w14:textId="6EA1DB41" w:rsidR="001D5614" w:rsidRPr="008F6D94" w:rsidRDefault="001D5614" w:rsidP="00291A9E">
            <w:pPr>
              <w:pStyle w:val="TABLE-cell"/>
              <w:rPr>
                <w:ins w:id="5093" w:author="Charles Gifford" w:date="2017-03-19T01:00:00Z"/>
                <w:szCs w:val="20"/>
                <w:lang w:val="en-US"/>
              </w:rPr>
            </w:pPr>
            <w:ins w:id="5094" w:author="Charles Gifford" w:date="2017-03-19T01:02:00Z">
              <w:r>
                <w:rPr>
                  <w:szCs w:val="20"/>
                  <w:lang w:val="en-US"/>
                </w:rPr>
                <w:t>P</w:t>
              </w:r>
              <w:r w:rsidRPr="001D5614">
                <w:rPr>
                  <w:szCs w:val="20"/>
                  <w:lang w:val="en-US"/>
                </w:rPr>
                <w:t>hysical asset</w:t>
              </w:r>
            </w:ins>
          </w:p>
        </w:tc>
        <w:tc>
          <w:tcPr>
            <w:tcW w:w="2070" w:type="dxa"/>
            <w:shd w:val="clear" w:color="auto" w:fill="auto"/>
          </w:tcPr>
          <w:p w14:paraId="7A6B63D1" w14:textId="77777777" w:rsidR="001D5614" w:rsidRPr="008F6D94" w:rsidRDefault="001D5614" w:rsidP="00291A9E">
            <w:pPr>
              <w:pStyle w:val="TABLE-cell"/>
              <w:rPr>
                <w:ins w:id="5095" w:author="Charles Gifford" w:date="2017-03-19T01:00:00Z"/>
                <w:szCs w:val="20"/>
                <w:lang w:val="en-US"/>
              </w:rPr>
            </w:pPr>
            <w:ins w:id="5096" w:author="Charles Gifford" w:date="2017-03-19T01:00:00Z">
              <w:r>
                <w:rPr>
                  <w:szCs w:val="20"/>
                  <w:lang w:val="en-US"/>
                </w:rPr>
                <w:t>NA</w:t>
              </w:r>
            </w:ins>
          </w:p>
        </w:tc>
        <w:tc>
          <w:tcPr>
            <w:tcW w:w="1080" w:type="dxa"/>
            <w:shd w:val="clear" w:color="auto" w:fill="auto"/>
          </w:tcPr>
          <w:p w14:paraId="04E142D7" w14:textId="77777777" w:rsidR="001D5614" w:rsidRPr="00ED5CE2" w:rsidRDefault="001D5614" w:rsidP="00291A9E">
            <w:pPr>
              <w:pStyle w:val="TABLE-cell"/>
              <w:rPr>
                <w:ins w:id="5097" w:author="Charles Gifford" w:date="2017-03-19T01:00:00Z"/>
                <w:szCs w:val="20"/>
                <w:lang w:val="en-US"/>
              </w:rPr>
            </w:pPr>
            <w:ins w:id="5098" w:author="Charles Gifford" w:date="2017-03-19T01:00:00Z">
              <w:r w:rsidRPr="00ED5CE2">
                <w:rPr>
                  <w:szCs w:val="20"/>
                  <w:lang w:val="en-US"/>
                </w:rPr>
                <w:t>1</w:t>
              </w:r>
            </w:ins>
          </w:p>
        </w:tc>
        <w:tc>
          <w:tcPr>
            <w:tcW w:w="3780" w:type="dxa"/>
            <w:shd w:val="clear" w:color="auto" w:fill="auto"/>
          </w:tcPr>
          <w:p w14:paraId="50CDD399" w14:textId="2C560E84" w:rsidR="001D5614" w:rsidRPr="00FC5172" w:rsidRDefault="001D5614" w:rsidP="00291A9E">
            <w:pPr>
              <w:pStyle w:val="TABLE-cell"/>
              <w:rPr>
                <w:ins w:id="5099" w:author="Charles Gifford" w:date="2017-03-19T01:00:00Z"/>
                <w:szCs w:val="20"/>
                <w:lang w:val="en-US"/>
              </w:rPr>
            </w:pPr>
            <w:ins w:id="5100" w:author="Charles Gifford" w:date="2017-03-19T01:00:00Z">
              <w:r w:rsidRPr="00C944A9">
                <w:rPr>
                  <w:szCs w:val="20"/>
                  <w:lang w:val="en-US"/>
                </w:rPr>
                <w:t>The</w:t>
              </w:r>
              <w:r>
                <w:rPr>
                  <w:szCs w:val="20"/>
                  <w:lang w:val="en-US"/>
                </w:rPr>
                <w:t>se</w:t>
              </w:r>
              <w:r w:rsidRPr="00C944A9">
                <w:rPr>
                  <w:szCs w:val="20"/>
                  <w:lang w:val="en-US"/>
                </w:rPr>
                <w:t xml:space="preserve"> </w:t>
              </w:r>
              <w:r>
                <w:rPr>
                  <w:i/>
                  <w:szCs w:val="20"/>
                  <w:lang w:val="en-US"/>
                </w:rPr>
                <w:t>physical asset</w:t>
              </w:r>
              <w:r w:rsidRPr="00500BDB">
                <w:rPr>
                  <w:i/>
                  <w:szCs w:val="20"/>
                  <w:lang w:val="en-US"/>
                </w:rPr>
                <w:t xml:space="preserve"> property</w:t>
              </w:r>
              <w:r w:rsidRPr="00C944A9">
                <w:rPr>
                  <w:szCs w:val="20"/>
                  <w:lang w:val="en-US"/>
                </w:rPr>
                <w:t xml:space="preserve"> values </w:t>
              </w:r>
              <w:r>
                <w:rPr>
                  <w:szCs w:val="20"/>
                  <w:lang w:val="en-US"/>
                </w:rPr>
                <w:t xml:space="preserve">in part for the </w:t>
              </w:r>
              <w:r>
                <w:rPr>
                  <w:i/>
                  <w:szCs w:val="20"/>
                  <w:lang w:val="en-US"/>
                </w:rPr>
                <w:t>physical asset</w:t>
              </w:r>
              <w:r w:rsidRPr="00C944A9">
                <w:rPr>
                  <w:szCs w:val="20"/>
                  <w:lang w:val="en-US"/>
                </w:rPr>
                <w:t>.</w:t>
              </w:r>
            </w:ins>
          </w:p>
        </w:tc>
      </w:tr>
      <w:tr w:rsidR="001D5614" w:rsidRPr="008F6D94" w14:paraId="37DD5B29" w14:textId="77777777" w:rsidTr="00291A9E">
        <w:trPr>
          <w:trHeight w:val="260"/>
          <w:ins w:id="5101" w:author="Charles Gifford" w:date="2017-03-19T01:00:00Z"/>
        </w:trPr>
        <w:tc>
          <w:tcPr>
            <w:tcW w:w="2155" w:type="dxa"/>
            <w:shd w:val="clear" w:color="auto" w:fill="auto"/>
          </w:tcPr>
          <w:p w14:paraId="1B248A1B" w14:textId="1020F078" w:rsidR="001D5614" w:rsidRPr="008F6D94" w:rsidRDefault="001D5614" w:rsidP="00291A9E">
            <w:pPr>
              <w:pStyle w:val="TABLE-cell"/>
              <w:rPr>
                <w:ins w:id="5102" w:author="Charles Gifford" w:date="2017-03-19T01:00:00Z"/>
                <w:szCs w:val="20"/>
                <w:lang w:val="en-US"/>
              </w:rPr>
            </w:pPr>
            <w:ins w:id="5103" w:author="Charles Gifford" w:date="2017-03-19T01:01:00Z">
              <w:r>
                <w:rPr>
                  <w:szCs w:val="20"/>
                  <w:lang w:val="en-US"/>
                </w:rPr>
                <w:t>P</w:t>
              </w:r>
              <w:r w:rsidRPr="001D5614">
                <w:rPr>
                  <w:szCs w:val="20"/>
                  <w:lang w:val="en-US"/>
                </w:rPr>
                <w:t xml:space="preserve">hysical asset </w:t>
              </w:r>
            </w:ins>
            <w:ins w:id="5104" w:author="Charles Gifford" w:date="2017-03-19T01:00:00Z">
              <w:r>
                <w:rPr>
                  <w:szCs w:val="20"/>
                  <w:lang w:val="en-US"/>
                </w:rPr>
                <w:t>p</w:t>
              </w:r>
              <w:r w:rsidRPr="00AE4442">
                <w:rPr>
                  <w:szCs w:val="20"/>
                  <w:lang w:val="en-US"/>
                </w:rPr>
                <w:t>roperty</w:t>
              </w:r>
            </w:ins>
          </w:p>
        </w:tc>
        <w:tc>
          <w:tcPr>
            <w:tcW w:w="2070" w:type="dxa"/>
            <w:shd w:val="clear" w:color="auto" w:fill="auto"/>
          </w:tcPr>
          <w:p w14:paraId="63D2EED9" w14:textId="5FE467D4" w:rsidR="001D5614" w:rsidRPr="008F6D94" w:rsidRDefault="001D5614" w:rsidP="00291A9E">
            <w:pPr>
              <w:pStyle w:val="TABLE-cell"/>
              <w:rPr>
                <w:ins w:id="5105" w:author="Charles Gifford" w:date="2017-03-19T01:00:00Z"/>
                <w:szCs w:val="20"/>
                <w:lang w:val="en-US"/>
              </w:rPr>
            </w:pPr>
            <w:ins w:id="5106" w:author="Charles Gifford" w:date="2017-03-19T01:01:00Z">
              <w:r>
                <w:rPr>
                  <w:szCs w:val="20"/>
                  <w:lang w:val="en-US"/>
                </w:rPr>
                <w:t>P</w:t>
              </w:r>
              <w:r w:rsidRPr="001D5614">
                <w:rPr>
                  <w:szCs w:val="20"/>
                  <w:lang w:val="en-US"/>
                </w:rPr>
                <w:t>hysical asset</w:t>
              </w:r>
            </w:ins>
            <w:ins w:id="5107" w:author="Charles Gifford" w:date="2017-03-19T01:00:00Z">
              <w:r>
                <w:rPr>
                  <w:szCs w:val="20"/>
                  <w:lang w:val="en-US"/>
                </w:rPr>
                <w:t xml:space="preserve"> p</w:t>
              </w:r>
              <w:r w:rsidRPr="00AE4442">
                <w:rPr>
                  <w:szCs w:val="20"/>
                  <w:lang w:val="en-US"/>
                </w:rPr>
                <w:t>roperty</w:t>
              </w:r>
            </w:ins>
          </w:p>
        </w:tc>
        <w:tc>
          <w:tcPr>
            <w:tcW w:w="1080" w:type="dxa"/>
            <w:shd w:val="clear" w:color="auto" w:fill="auto"/>
          </w:tcPr>
          <w:p w14:paraId="2E21DECA" w14:textId="77777777" w:rsidR="001D5614" w:rsidRPr="00ED5CE2" w:rsidRDefault="001D5614" w:rsidP="00291A9E">
            <w:pPr>
              <w:pStyle w:val="TABLE-cell"/>
              <w:rPr>
                <w:ins w:id="5108" w:author="Charles Gifford" w:date="2017-03-19T01:00:00Z"/>
                <w:szCs w:val="20"/>
                <w:lang w:val="en-US"/>
              </w:rPr>
            </w:pPr>
            <w:ins w:id="5109" w:author="Charles Gifford" w:date="2017-03-19T01:00:00Z">
              <w:r>
                <w:rPr>
                  <w:szCs w:val="20"/>
                  <w:lang w:val="en-US"/>
                </w:rPr>
                <w:t>0..*</w:t>
              </w:r>
            </w:ins>
          </w:p>
        </w:tc>
        <w:tc>
          <w:tcPr>
            <w:tcW w:w="3780" w:type="dxa"/>
            <w:shd w:val="clear" w:color="auto" w:fill="auto"/>
          </w:tcPr>
          <w:p w14:paraId="646CAAB2" w14:textId="4464095E" w:rsidR="001D5614" w:rsidRPr="00ED5CE2" w:rsidRDefault="001D5614" w:rsidP="00291A9E">
            <w:pPr>
              <w:pStyle w:val="TABLE-cell"/>
              <w:rPr>
                <w:ins w:id="5110" w:author="Charles Gifford" w:date="2017-03-19T01:00:00Z"/>
                <w:lang w:val="en-US"/>
              </w:rPr>
            </w:pPr>
            <w:ins w:id="5111" w:author="Charles Gifford" w:date="2017-03-19T01:00:00Z">
              <w:r w:rsidRPr="00091763">
                <w:rPr>
                  <w:lang w:val="en-US"/>
                </w:rPr>
                <w:t xml:space="preserve">The nested </w:t>
              </w:r>
              <w:r>
                <w:rPr>
                  <w:i/>
                  <w:lang w:val="en-US"/>
                </w:rPr>
                <w:t xml:space="preserve">physical asset </w:t>
              </w:r>
              <w:r w:rsidRPr="00091763">
                <w:rPr>
                  <w:i/>
                  <w:lang w:val="en-US"/>
                </w:rPr>
                <w:t>propert</w:t>
              </w:r>
              <w:r>
                <w:rPr>
                  <w:i/>
                  <w:lang w:val="en-US"/>
                </w:rPr>
                <w:t>y(s)</w:t>
              </w:r>
              <w:r>
                <w:rPr>
                  <w:lang w:val="en-US"/>
                </w:rPr>
                <w:t xml:space="preserve"> makes up part of this</w:t>
              </w:r>
              <w:r>
                <w:rPr>
                  <w:i/>
                  <w:lang w:val="en-US"/>
                </w:rPr>
                <w:t xml:space="preserve"> physical asset </w:t>
              </w:r>
              <w:r w:rsidRPr="00091763">
                <w:rPr>
                  <w:i/>
                  <w:lang w:val="en-US"/>
                </w:rPr>
                <w:t>property</w:t>
              </w:r>
              <w:r>
                <w:rPr>
                  <w:i/>
                  <w:lang w:val="en-US"/>
                </w:rPr>
                <w:t xml:space="preserve"> </w:t>
              </w:r>
              <w:r w:rsidRPr="00365427">
                <w:rPr>
                  <w:lang w:val="en-US"/>
                </w:rPr>
                <w:t>as the whole</w:t>
              </w:r>
              <w:r w:rsidRPr="00752C4B">
                <w:rPr>
                  <w:lang w:val="en-US"/>
                </w:rPr>
                <w:t>.</w:t>
              </w:r>
            </w:ins>
          </w:p>
        </w:tc>
      </w:tr>
      <w:tr w:rsidR="001D5614" w:rsidRPr="008F6D94" w14:paraId="07D23D33" w14:textId="77777777" w:rsidTr="00291A9E">
        <w:trPr>
          <w:trHeight w:val="971"/>
          <w:ins w:id="5112" w:author="Charles Gifford" w:date="2017-03-19T01:00:00Z"/>
        </w:trPr>
        <w:tc>
          <w:tcPr>
            <w:tcW w:w="2155" w:type="dxa"/>
            <w:shd w:val="clear" w:color="auto" w:fill="auto"/>
          </w:tcPr>
          <w:p w14:paraId="41FF0E55" w14:textId="4F3481BA" w:rsidR="001D5614" w:rsidRPr="008F6D94" w:rsidRDefault="001D5614" w:rsidP="00291A9E">
            <w:pPr>
              <w:pStyle w:val="TABLE-cell"/>
              <w:rPr>
                <w:ins w:id="5113" w:author="Charles Gifford" w:date="2017-03-19T01:00:00Z"/>
                <w:szCs w:val="20"/>
                <w:lang w:val="en-US"/>
              </w:rPr>
            </w:pPr>
            <w:ins w:id="5114" w:author="Charles Gifford" w:date="2017-03-19T01:01:00Z">
              <w:r>
                <w:rPr>
                  <w:szCs w:val="20"/>
                  <w:lang w:val="en-US"/>
                </w:rPr>
                <w:t>P</w:t>
              </w:r>
              <w:r w:rsidRPr="001D5614">
                <w:rPr>
                  <w:szCs w:val="20"/>
                  <w:lang w:val="en-US"/>
                </w:rPr>
                <w:t>hysical asset</w:t>
              </w:r>
            </w:ins>
            <w:ins w:id="5115" w:author="Charles Gifford" w:date="2017-03-19T01:00:00Z">
              <w:r>
                <w:rPr>
                  <w:szCs w:val="20"/>
                  <w:lang w:val="en-US"/>
                </w:rPr>
                <w:t xml:space="preserve"> c</w:t>
              </w:r>
              <w:r w:rsidRPr="00091763">
                <w:rPr>
                  <w:szCs w:val="20"/>
                  <w:lang w:val="en-US"/>
                </w:rPr>
                <w:t>lass</w:t>
              </w:r>
              <w:r>
                <w:rPr>
                  <w:szCs w:val="20"/>
                  <w:lang w:val="en-US"/>
                </w:rPr>
                <w:t xml:space="preserve"> p</w:t>
              </w:r>
              <w:r w:rsidRPr="00091763">
                <w:rPr>
                  <w:szCs w:val="20"/>
                  <w:lang w:val="en-US"/>
                </w:rPr>
                <w:t>roperty</w:t>
              </w:r>
            </w:ins>
          </w:p>
        </w:tc>
        <w:tc>
          <w:tcPr>
            <w:tcW w:w="2070" w:type="dxa"/>
            <w:shd w:val="clear" w:color="auto" w:fill="auto"/>
          </w:tcPr>
          <w:p w14:paraId="70D5B5EE" w14:textId="4D41D9AD" w:rsidR="001D5614" w:rsidRPr="008F6D94" w:rsidRDefault="001D5614" w:rsidP="00291A9E">
            <w:pPr>
              <w:pStyle w:val="TABLE-cell"/>
              <w:rPr>
                <w:ins w:id="5116" w:author="Charles Gifford" w:date="2017-03-19T01:00:00Z"/>
                <w:szCs w:val="20"/>
                <w:lang w:val="en-US"/>
              </w:rPr>
            </w:pPr>
            <w:ins w:id="5117" w:author="Charles Gifford" w:date="2017-03-19T01:01:00Z">
              <w:r>
                <w:rPr>
                  <w:szCs w:val="20"/>
                  <w:lang w:val="en-US"/>
                </w:rPr>
                <w:t>P</w:t>
              </w:r>
              <w:r w:rsidRPr="001D5614">
                <w:rPr>
                  <w:szCs w:val="20"/>
                  <w:lang w:val="en-US"/>
                </w:rPr>
                <w:t xml:space="preserve">hysical asset </w:t>
              </w:r>
            </w:ins>
            <w:ins w:id="5118" w:author="Charles Gifford" w:date="2017-03-19T01:00:00Z">
              <w:r>
                <w:rPr>
                  <w:szCs w:val="20"/>
                  <w:lang w:val="en-US"/>
                </w:rPr>
                <w:t>c</w:t>
              </w:r>
              <w:r w:rsidRPr="00091763">
                <w:rPr>
                  <w:szCs w:val="20"/>
                  <w:lang w:val="en-US"/>
                </w:rPr>
                <w:t>lass</w:t>
              </w:r>
              <w:r>
                <w:rPr>
                  <w:szCs w:val="20"/>
                  <w:lang w:val="en-US"/>
                </w:rPr>
                <w:t xml:space="preserve"> p</w:t>
              </w:r>
              <w:r w:rsidRPr="00091763">
                <w:rPr>
                  <w:szCs w:val="20"/>
                  <w:lang w:val="en-US"/>
                </w:rPr>
                <w:t>roperty</w:t>
              </w:r>
            </w:ins>
          </w:p>
        </w:tc>
        <w:tc>
          <w:tcPr>
            <w:tcW w:w="1080" w:type="dxa"/>
            <w:shd w:val="clear" w:color="auto" w:fill="auto"/>
          </w:tcPr>
          <w:p w14:paraId="51B1709C" w14:textId="77777777" w:rsidR="001D5614" w:rsidRPr="00ED5CE2" w:rsidRDefault="001D5614" w:rsidP="00291A9E">
            <w:pPr>
              <w:pStyle w:val="TABLE-cell"/>
              <w:rPr>
                <w:ins w:id="5119" w:author="Charles Gifford" w:date="2017-03-19T01:00:00Z"/>
                <w:szCs w:val="20"/>
                <w:lang w:val="en-US"/>
              </w:rPr>
            </w:pPr>
            <w:ins w:id="5120" w:author="Charles Gifford" w:date="2017-03-19T01:00:00Z">
              <w:r>
                <w:rPr>
                  <w:szCs w:val="20"/>
                  <w:lang w:val="en-US"/>
                </w:rPr>
                <w:t>0..*</w:t>
              </w:r>
            </w:ins>
          </w:p>
        </w:tc>
        <w:tc>
          <w:tcPr>
            <w:tcW w:w="3780" w:type="dxa"/>
            <w:shd w:val="clear" w:color="auto" w:fill="auto"/>
          </w:tcPr>
          <w:p w14:paraId="1F39E1F9" w14:textId="294718EB" w:rsidR="001D5614" w:rsidRDefault="001D5614" w:rsidP="00291A9E">
            <w:pPr>
              <w:pStyle w:val="TABLE-cell"/>
              <w:rPr>
                <w:ins w:id="5121" w:author="Charles Gifford" w:date="2017-03-19T01:00:00Z"/>
                <w:i/>
                <w:lang w:val="en-US"/>
              </w:rPr>
            </w:pPr>
            <w:ins w:id="5122" w:author="Charles Gifford" w:date="2017-03-19T01:00:00Z">
              <w:r w:rsidRPr="00D840B9">
                <w:rPr>
                  <w:lang w:val="en-US"/>
                </w:rPr>
                <w:t xml:space="preserve">If the parent </w:t>
              </w:r>
              <w:r>
                <w:rPr>
                  <w:i/>
                  <w:lang w:val="en-US"/>
                </w:rPr>
                <w:t>physical asset</w:t>
              </w:r>
              <w:r w:rsidRPr="002454CB">
                <w:rPr>
                  <w:lang w:val="en-US"/>
                </w:rPr>
                <w:t xml:space="preserve"> supports an </w:t>
              </w:r>
            </w:ins>
            <w:ins w:id="5123" w:author="Charles Gifford" w:date="2017-03-19T01:01:00Z">
              <w:r>
                <w:rPr>
                  <w:i/>
                  <w:lang w:val="en-US"/>
                </w:rPr>
                <w:t>physical asset</w:t>
              </w:r>
            </w:ins>
            <w:ins w:id="5124" w:author="Charles Gifford" w:date="2017-03-19T01:00:00Z">
              <w:r w:rsidRPr="002454CB">
                <w:rPr>
                  <w:i/>
                  <w:lang w:val="en-US"/>
                </w:rPr>
                <w:t xml:space="preserve"> class</w:t>
              </w:r>
              <w:r>
                <w:rPr>
                  <w:i/>
                  <w:lang w:val="en-US"/>
                </w:rPr>
                <w:t>,</w:t>
              </w:r>
              <w:r w:rsidRPr="00783765">
                <w:rPr>
                  <w:lang w:val="en-US"/>
                </w:rPr>
                <w:t xml:space="preserve"> </w:t>
              </w:r>
              <w:r>
                <w:rPr>
                  <w:lang w:val="en-US"/>
                </w:rPr>
                <w:t>the</w:t>
              </w:r>
              <w:r w:rsidRPr="00783765">
                <w:rPr>
                  <w:lang w:val="en-US"/>
                </w:rPr>
                <w:t xml:space="preserve"> </w:t>
              </w:r>
            </w:ins>
            <w:ins w:id="5125" w:author="Charles Gifford" w:date="2017-03-19T01:01:00Z">
              <w:r>
                <w:rPr>
                  <w:i/>
                  <w:lang w:val="en-US"/>
                </w:rPr>
                <w:t>physical asset</w:t>
              </w:r>
            </w:ins>
            <w:ins w:id="5126" w:author="Charles Gifford" w:date="2017-03-19T01:00:00Z">
              <w:r>
                <w:rPr>
                  <w:i/>
                  <w:szCs w:val="20"/>
                  <w:lang w:val="en-US"/>
                </w:rPr>
                <w:t xml:space="preserve"> class</w:t>
              </w:r>
              <w:r w:rsidRPr="00A85EBE">
                <w:rPr>
                  <w:i/>
                  <w:lang w:val="en-US"/>
                </w:rPr>
                <w:t xml:space="preserve"> property(s)</w:t>
              </w:r>
              <w:r w:rsidRPr="006B3EDB">
                <w:rPr>
                  <w:lang w:val="en-US"/>
                </w:rPr>
                <w:t xml:space="preserve"> </w:t>
              </w:r>
              <w:r>
                <w:rPr>
                  <w:lang w:val="en-US"/>
                </w:rPr>
                <w:t>is applied in this</w:t>
              </w:r>
              <w:r w:rsidRPr="00516BDD">
                <w:rPr>
                  <w:lang w:val="en-US"/>
                </w:rPr>
                <w:t xml:space="preserve"> </w:t>
              </w:r>
            </w:ins>
            <w:ins w:id="5127" w:author="Charles Gifford" w:date="2017-03-19T01:01:00Z">
              <w:r>
                <w:rPr>
                  <w:i/>
                  <w:lang w:val="en-US"/>
                </w:rPr>
                <w:t>physical asset</w:t>
              </w:r>
            </w:ins>
            <w:ins w:id="5128" w:author="Charles Gifford" w:date="2017-03-19T01:00:00Z">
              <w:r w:rsidRPr="008777D3">
                <w:rPr>
                  <w:i/>
                  <w:lang w:val="en-US"/>
                </w:rPr>
                <w:t xml:space="preserve"> propert</w:t>
              </w:r>
              <w:r>
                <w:rPr>
                  <w:i/>
                  <w:lang w:val="en-US"/>
                </w:rPr>
                <w:t>y(</w:t>
              </w:r>
              <w:r w:rsidRPr="008777D3">
                <w:rPr>
                  <w:i/>
                  <w:lang w:val="en-US"/>
                </w:rPr>
                <w:t>s</w:t>
              </w:r>
              <w:r>
                <w:rPr>
                  <w:i/>
                  <w:lang w:val="en-US"/>
                </w:rPr>
                <w:t xml:space="preserve">). </w:t>
              </w:r>
            </w:ins>
          </w:p>
          <w:p w14:paraId="0A9EC402" w14:textId="42708456" w:rsidR="001D5614" w:rsidRPr="00ED5CE2" w:rsidRDefault="001D5614" w:rsidP="00291A9E">
            <w:pPr>
              <w:pStyle w:val="TABLE-cell"/>
              <w:rPr>
                <w:ins w:id="5129" w:author="Charles Gifford" w:date="2017-03-19T01:00:00Z"/>
                <w:lang w:val="en-US"/>
              </w:rPr>
            </w:pPr>
            <w:ins w:id="5130" w:author="Charles Gifford" w:date="2017-03-19T01:00:00Z">
              <w:r>
                <w:rPr>
                  <w:lang w:val="en-US"/>
                </w:rPr>
                <w:t xml:space="preserve">This </w:t>
              </w:r>
            </w:ins>
            <w:ins w:id="5131" w:author="Charles Gifford" w:date="2017-03-19T01:01:00Z">
              <w:r>
                <w:rPr>
                  <w:i/>
                  <w:lang w:val="en-US"/>
                </w:rPr>
                <w:t>physical asset</w:t>
              </w:r>
            </w:ins>
            <w:ins w:id="5132" w:author="Charles Gifford" w:date="2017-03-19T01:00:00Z">
              <w:r w:rsidRPr="008D7469">
                <w:rPr>
                  <w:i/>
                  <w:lang w:val="en-US"/>
                </w:rPr>
                <w:t xml:space="preserve"> property</w:t>
              </w:r>
              <w:r w:rsidRPr="008777D3">
                <w:rPr>
                  <w:lang w:val="en-US"/>
                </w:rPr>
                <w:t xml:space="preserve"> map</w:t>
              </w:r>
              <w:r>
                <w:rPr>
                  <w:lang w:val="en-US"/>
                </w:rPr>
                <w:t>s</w:t>
              </w:r>
              <w:r w:rsidRPr="008777D3">
                <w:rPr>
                  <w:lang w:val="en-US"/>
                </w:rPr>
                <w:t xml:space="preserve"> to the corresponding </w:t>
              </w:r>
            </w:ins>
            <w:ins w:id="5133" w:author="Charles Gifford" w:date="2017-03-19T01:01:00Z">
              <w:r w:rsidRPr="005625A1">
                <w:rPr>
                  <w:i/>
                  <w:lang w:val="en-US"/>
                </w:rPr>
                <w:t>physical asset</w:t>
              </w:r>
            </w:ins>
            <w:ins w:id="5134" w:author="Charles Gifford" w:date="2017-03-19T01:00:00Z">
              <w:r w:rsidRPr="005625A1">
                <w:rPr>
                  <w:i/>
                  <w:lang w:val="en-US"/>
                </w:rPr>
                <w:t xml:space="preserve"> </w:t>
              </w:r>
              <w:r w:rsidRPr="00357421">
                <w:rPr>
                  <w:i/>
                  <w:lang w:val="en-US"/>
                </w:rPr>
                <w:t>class</w:t>
              </w:r>
              <w:r w:rsidRPr="00EC6DFC">
                <w:rPr>
                  <w:i/>
                  <w:lang w:val="en-US"/>
                </w:rPr>
                <w:t xml:space="preserve"> property</w:t>
              </w:r>
              <w:r w:rsidRPr="00B96621">
                <w:rPr>
                  <w:lang w:val="en-US"/>
                </w:rPr>
                <w:t>.</w:t>
              </w:r>
            </w:ins>
          </w:p>
        </w:tc>
      </w:tr>
    </w:tbl>
    <w:p w14:paraId="31813FF7" w14:textId="394FFD83" w:rsidR="006B79A6" w:rsidRPr="001C220C" w:rsidRDefault="006B79A6" w:rsidP="00C17398">
      <w:pPr>
        <w:pStyle w:val="TABLE-title"/>
        <w:rPr>
          <w:lang w:val="en-US"/>
        </w:rPr>
      </w:pPr>
      <w:bookmarkStart w:id="5135" w:name="_Ref162240066"/>
      <w:bookmarkStart w:id="5136" w:name="_Toc161631620"/>
      <w:bookmarkStart w:id="5137" w:name="_Toc266864146"/>
      <w:bookmarkStart w:id="5138" w:name="_Toc306621026"/>
      <w:bookmarkStart w:id="5139" w:name="_Toc320178422"/>
      <w:bookmarkStart w:id="5140" w:name="_Toc478492354"/>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E3559D">
        <w:rPr>
          <w:noProof/>
          <w:lang w:val="en-US"/>
        </w:rPr>
        <w:t>53</w:t>
      </w:r>
      <w:r w:rsidR="00FD29D6">
        <w:rPr>
          <w:lang w:val="en-US"/>
        </w:rPr>
        <w:fldChar w:fldCharType="end"/>
      </w:r>
      <w:bookmarkEnd w:id="5135"/>
      <w:r w:rsidRPr="001C220C">
        <w:rPr>
          <w:lang w:val="en-US"/>
        </w:rPr>
        <w:t xml:space="preserve"> </w:t>
      </w:r>
      <w:r w:rsidR="00F00AEF">
        <w:rPr>
          <w:lang w:val="en-US"/>
        </w:rPr>
        <w:t>–</w:t>
      </w:r>
      <w:r w:rsidRPr="001C220C">
        <w:rPr>
          <w:lang w:val="en-US"/>
        </w:rPr>
        <w:t xml:space="preserve"> </w:t>
      </w:r>
      <w:r w:rsidR="006F45EC">
        <w:rPr>
          <w:lang w:val="en-US"/>
        </w:rPr>
        <w:t>P</w:t>
      </w:r>
      <w:r w:rsidRPr="001C220C">
        <w:rPr>
          <w:lang w:val="en-US"/>
        </w:rPr>
        <w:t>hysical asset property</w:t>
      </w:r>
      <w:bookmarkEnd w:id="5136"/>
      <w:bookmarkEnd w:id="5137"/>
      <w:bookmarkEnd w:id="5138"/>
      <w:bookmarkEnd w:id="5139"/>
      <w:r w:rsidR="006F45EC">
        <w:rPr>
          <w:lang w:val="en-US"/>
        </w:rPr>
        <w:t xml:space="preserve"> attributes</w:t>
      </w:r>
      <w:bookmarkEnd w:id="5140"/>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9A505D" w:rsidRPr="001C220C" w14:paraId="66658554" w14:textId="77777777" w:rsidTr="00D44F39">
        <w:trPr>
          <w:trHeight w:val="413"/>
          <w:tblHeader/>
          <w:jc w:val="center"/>
        </w:trPr>
        <w:tc>
          <w:tcPr>
            <w:tcW w:w="1269" w:type="dxa"/>
          </w:tcPr>
          <w:p w14:paraId="467FC7C3" w14:textId="77777777" w:rsidR="009A505D" w:rsidRPr="001C220C" w:rsidRDefault="009A505D" w:rsidP="009A505D">
            <w:pPr>
              <w:pStyle w:val="NormalTableHeader"/>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2F1F664C" w14:textId="77777777" w:rsidR="009A505D" w:rsidRPr="001C220C" w:rsidRDefault="009A505D" w:rsidP="009A505D">
            <w:pPr>
              <w:pStyle w:val="NormalTableHeader"/>
              <w:spacing w:before="40"/>
              <w:rPr>
                <w:lang w:val="en-US"/>
              </w:rPr>
            </w:pPr>
            <w:r w:rsidRPr="001C220C">
              <w:rPr>
                <w:lang w:val="en-US"/>
              </w:rPr>
              <w:t>Description</w:t>
            </w:r>
          </w:p>
        </w:tc>
        <w:tc>
          <w:tcPr>
            <w:tcW w:w="1440" w:type="dxa"/>
          </w:tcPr>
          <w:p w14:paraId="62A43F02" w14:textId="77777777" w:rsidR="009A505D" w:rsidRPr="001C220C" w:rsidRDefault="00AE4770" w:rsidP="009A505D">
            <w:pPr>
              <w:pStyle w:val="NormalTableHeader"/>
              <w:spacing w:before="40"/>
              <w:rPr>
                <w:lang w:val="en-US"/>
              </w:rPr>
            </w:pPr>
            <w:r>
              <w:rPr>
                <w:lang w:val="en-US"/>
              </w:rPr>
              <w:t>Production example</w:t>
            </w:r>
            <w:r w:rsidR="009A505D" w:rsidRPr="001C220C">
              <w:rPr>
                <w:lang w:val="en-US"/>
              </w:rPr>
              <w:t>s</w:t>
            </w:r>
          </w:p>
        </w:tc>
        <w:tc>
          <w:tcPr>
            <w:tcW w:w="1297" w:type="dxa"/>
          </w:tcPr>
          <w:p w14:paraId="521221EB" w14:textId="77777777" w:rsidR="009A505D" w:rsidRPr="001C220C" w:rsidRDefault="00AE4770" w:rsidP="009A505D">
            <w:pPr>
              <w:pStyle w:val="NormalTableHeader"/>
              <w:spacing w:before="40"/>
              <w:rPr>
                <w:lang w:val="en-US"/>
              </w:rPr>
            </w:pPr>
            <w:r>
              <w:rPr>
                <w:lang w:val="en-US"/>
              </w:rPr>
              <w:t>Maintenance example</w:t>
            </w:r>
            <w:r w:rsidR="009A505D" w:rsidRPr="001C220C">
              <w:rPr>
                <w:lang w:val="en-US"/>
              </w:rPr>
              <w:t>s</w:t>
            </w:r>
          </w:p>
        </w:tc>
        <w:tc>
          <w:tcPr>
            <w:tcW w:w="1080" w:type="dxa"/>
          </w:tcPr>
          <w:p w14:paraId="1CAC0752" w14:textId="77777777" w:rsidR="009A505D" w:rsidRPr="001C220C" w:rsidRDefault="00AE4770" w:rsidP="009A505D">
            <w:pPr>
              <w:pStyle w:val="NormalTableHeader"/>
              <w:spacing w:before="40"/>
              <w:rPr>
                <w:lang w:val="en-US"/>
              </w:rPr>
            </w:pPr>
            <w:r>
              <w:rPr>
                <w:lang w:val="en-US"/>
              </w:rPr>
              <w:t>Quality example</w:t>
            </w:r>
            <w:r w:rsidR="009A505D" w:rsidRPr="001C220C">
              <w:rPr>
                <w:lang w:val="en-US"/>
              </w:rPr>
              <w:t>s</w:t>
            </w:r>
          </w:p>
        </w:tc>
        <w:tc>
          <w:tcPr>
            <w:tcW w:w="1080" w:type="dxa"/>
          </w:tcPr>
          <w:p w14:paraId="0EA18B31" w14:textId="77777777" w:rsidR="009A505D" w:rsidRPr="001C220C" w:rsidRDefault="00AE4770" w:rsidP="009A505D">
            <w:pPr>
              <w:pStyle w:val="NormalTableHeader"/>
              <w:spacing w:before="40"/>
              <w:rPr>
                <w:lang w:val="en-US"/>
              </w:rPr>
            </w:pPr>
            <w:r>
              <w:rPr>
                <w:lang w:val="en-US"/>
              </w:rPr>
              <w:t>Inventory example</w:t>
            </w:r>
            <w:r w:rsidR="009A505D" w:rsidRPr="001C220C">
              <w:rPr>
                <w:lang w:val="en-US"/>
              </w:rPr>
              <w:t>s</w:t>
            </w:r>
          </w:p>
        </w:tc>
      </w:tr>
      <w:tr w:rsidR="004C5BAB" w:rsidRPr="001C220C" w14:paraId="3E65D94E" w14:textId="77777777" w:rsidTr="00D44F39">
        <w:trPr>
          <w:cantSplit/>
          <w:trHeight w:val="503"/>
          <w:jc w:val="center"/>
        </w:trPr>
        <w:tc>
          <w:tcPr>
            <w:tcW w:w="1269" w:type="dxa"/>
          </w:tcPr>
          <w:p w14:paraId="5FB8E000" w14:textId="77777777" w:rsidR="004C5BAB" w:rsidRPr="001C220C" w:rsidRDefault="004C5BAB" w:rsidP="009A505D">
            <w:pPr>
              <w:pStyle w:val="TableNormal1"/>
              <w:spacing w:before="40"/>
              <w:rPr>
                <w:lang w:val="en-US"/>
              </w:rPr>
            </w:pPr>
            <w:r w:rsidRPr="001C220C">
              <w:rPr>
                <w:lang w:val="en-US"/>
              </w:rPr>
              <w:t>ID</w:t>
            </w:r>
          </w:p>
        </w:tc>
        <w:tc>
          <w:tcPr>
            <w:tcW w:w="2880" w:type="dxa"/>
          </w:tcPr>
          <w:p w14:paraId="52763CD6" w14:textId="77777777" w:rsidR="004C5BAB" w:rsidRPr="001C220C" w:rsidRDefault="004C5BAB" w:rsidP="009A505D">
            <w:pPr>
              <w:pStyle w:val="TableNormal1"/>
              <w:spacing w:before="40"/>
              <w:rPr>
                <w:lang w:val="en-US"/>
              </w:rPr>
            </w:pPr>
            <w:r w:rsidRPr="001C220C">
              <w:rPr>
                <w:lang w:val="en-US"/>
              </w:rPr>
              <w:t>An identification of the specific property.</w:t>
            </w:r>
          </w:p>
        </w:tc>
        <w:tc>
          <w:tcPr>
            <w:tcW w:w="1440" w:type="dxa"/>
          </w:tcPr>
          <w:p w14:paraId="1D08B99B" w14:textId="77777777" w:rsidR="004C5BAB" w:rsidRPr="001C220C" w:rsidRDefault="004C5BAB" w:rsidP="009A505D">
            <w:pPr>
              <w:pStyle w:val="TableNormal1"/>
              <w:spacing w:before="40"/>
              <w:rPr>
                <w:lang w:val="en-US"/>
              </w:rPr>
            </w:pPr>
            <w:r w:rsidRPr="001C220C">
              <w:rPr>
                <w:lang w:val="en-US"/>
              </w:rPr>
              <w:t>Date of Manufacture</w:t>
            </w:r>
          </w:p>
        </w:tc>
        <w:tc>
          <w:tcPr>
            <w:tcW w:w="1297" w:type="dxa"/>
          </w:tcPr>
          <w:p w14:paraId="72C53D4E" w14:textId="77777777" w:rsidR="004C5BAB" w:rsidRPr="001C220C" w:rsidRDefault="004C5BAB" w:rsidP="009A505D">
            <w:pPr>
              <w:pStyle w:val="TableNormal1"/>
              <w:spacing w:before="40"/>
              <w:rPr>
                <w:lang w:val="en-US"/>
              </w:rPr>
            </w:pPr>
            <w:r w:rsidRPr="001C220C">
              <w:rPr>
                <w:lang w:val="en-US"/>
              </w:rPr>
              <w:t>Assembly Drawing</w:t>
            </w:r>
          </w:p>
        </w:tc>
        <w:tc>
          <w:tcPr>
            <w:tcW w:w="1080" w:type="dxa"/>
          </w:tcPr>
          <w:p w14:paraId="13CDDCEA" w14:textId="77777777" w:rsidR="004C5BAB" w:rsidRPr="001C220C" w:rsidRDefault="004C5BAB" w:rsidP="009A505D">
            <w:pPr>
              <w:pStyle w:val="TableNormal1"/>
              <w:spacing w:before="40"/>
              <w:rPr>
                <w:lang w:val="en-US"/>
              </w:rPr>
            </w:pPr>
            <w:r w:rsidRPr="001C220C">
              <w:rPr>
                <w:lang w:val="en-US"/>
              </w:rPr>
              <w:t>Tracked Physical Asset</w:t>
            </w:r>
          </w:p>
        </w:tc>
        <w:tc>
          <w:tcPr>
            <w:tcW w:w="1080" w:type="dxa"/>
          </w:tcPr>
          <w:p w14:paraId="5BA0AEFC" w14:textId="77777777" w:rsidR="004C5BAB" w:rsidRPr="001C220C" w:rsidRDefault="004C5BAB" w:rsidP="009A505D">
            <w:pPr>
              <w:pStyle w:val="TableNormal1"/>
              <w:spacing w:before="40"/>
              <w:rPr>
                <w:lang w:val="en-US"/>
              </w:rPr>
            </w:pPr>
            <w:r w:rsidRPr="001C220C">
              <w:rPr>
                <w:lang w:val="en-US"/>
              </w:rPr>
              <w:t>Tracked Physical Asset</w:t>
            </w:r>
          </w:p>
        </w:tc>
      </w:tr>
      <w:tr w:rsidR="004C5BAB" w:rsidRPr="001C220C" w14:paraId="776C221A" w14:textId="77777777">
        <w:trPr>
          <w:cantSplit/>
          <w:jc w:val="center"/>
        </w:trPr>
        <w:tc>
          <w:tcPr>
            <w:tcW w:w="1269" w:type="dxa"/>
          </w:tcPr>
          <w:p w14:paraId="644E646B" w14:textId="77777777" w:rsidR="004C5BAB" w:rsidRPr="001C220C" w:rsidRDefault="004C5BAB" w:rsidP="009A505D">
            <w:pPr>
              <w:pStyle w:val="TableNormal1"/>
              <w:spacing w:before="40"/>
              <w:rPr>
                <w:lang w:val="en-US"/>
              </w:rPr>
            </w:pPr>
            <w:r w:rsidRPr="001C220C">
              <w:rPr>
                <w:lang w:val="en-US"/>
              </w:rPr>
              <w:t>Description</w:t>
            </w:r>
          </w:p>
        </w:tc>
        <w:tc>
          <w:tcPr>
            <w:tcW w:w="2880" w:type="dxa"/>
          </w:tcPr>
          <w:p w14:paraId="2E6F49F8" w14:textId="77777777" w:rsidR="004C5BAB" w:rsidRPr="001C220C" w:rsidRDefault="004C5BAB" w:rsidP="009A505D">
            <w:pPr>
              <w:pStyle w:val="TableNormal1"/>
              <w:spacing w:before="40"/>
              <w:rPr>
                <w:lang w:val="en-US"/>
              </w:rPr>
            </w:pPr>
            <w:r w:rsidRPr="001C220C">
              <w:rPr>
                <w:lang w:val="en-US"/>
              </w:rPr>
              <w:t xml:space="preserve">Additional information about the </w:t>
            </w:r>
            <w:r w:rsidRPr="001C220C">
              <w:rPr>
                <w:i/>
                <w:lang w:val="en-US"/>
              </w:rPr>
              <w:t>asset property</w:t>
            </w:r>
            <w:r w:rsidRPr="001C220C">
              <w:rPr>
                <w:lang w:val="en-US"/>
              </w:rPr>
              <w:t>.</w:t>
            </w:r>
          </w:p>
        </w:tc>
        <w:tc>
          <w:tcPr>
            <w:tcW w:w="1440" w:type="dxa"/>
          </w:tcPr>
          <w:p w14:paraId="7E75748C" w14:textId="77777777" w:rsidR="004C5BAB" w:rsidRPr="001C220C" w:rsidRDefault="004C5BAB" w:rsidP="009A505D">
            <w:pPr>
              <w:pStyle w:val="TableNormal1"/>
              <w:spacing w:before="40"/>
              <w:rPr>
                <w:lang w:val="en-US"/>
              </w:rPr>
            </w:pPr>
            <w:r w:rsidRPr="001C220C">
              <w:rPr>
                <w:lang w:val="en-US"/>
              </w:rPr>
              <w:t>Name plate date of production</w:t>
            </w:r>
          </w:p>
        </w:tc>
        <w:tc>
          <w:tcPr>
            <w:tcW w:w="1297" w:type="dxa"/>
          </w:tcPr>
          <w:p w14:paraId="7B052DAB" w14:textId="77777777" w:rsidR="004C5BAB" w:rsidRPr="001C220C" w:rsidRDefault="004C5BAB" w:rsidP="009A505D">
            <w:pPr>
              <w:pStyle w:val="TableNormal1"/>
              <w:spacing w:before="40"/>
              <w:rPr>
                <w:lang w:val="en-US"/>
              </w:rPr>
            </w:pPr>
            <w:r w:rsidRPr="001C220C">
              <w:rPr>
                <w:lang w:val="en-US"/>
              </w:rPr>
              <w:t>Vendor assembly drawing ID</w:t>
            </w:r>
          </w:p>
        </w:tc>
        <w:tc>
          <w:tcPr>
            <w:tcW w:w="1080" w:type="dxa"/>
          </w:tcPr>
          <w:p w14:paraId="10B6016B" w14:textId="77777777" w:rsidR="004C5BAB" w:rsidRPr="001C220C" w:rsidRDefault="004C5BAB" w:rsidP="00200B10">
            <w:pPr>
              <w:pStyle w:val="TableNormal1"/>
              <w:spacing w:before="40"/>
              <w:rPr>
                <w:lang w:val="en-US"/>
              </w:rPr>
            </w:pPr>
            <w:r w:rsidRPr="001C220C">
              <w:rPr>
                <w:lang w:val="en-US"/>
              </w:rPr>
              <w:t xml:space="preserve">Indicates that the physical asset </w:t>
            </w:r>
            <w:r w:rsidR="00200B10">
              <w:rPr>
                <w:lang w:val="en-US"/>
              </w:rPr>
              <w:t>shall</w:t>
            </w:r>
            <w:r w:rsidR="00200B10" w:rsidRPr="001C220C">
              <w:rPr>
                <w:lang w:val="en-US"/>
              </w:rPr>
              <w:t xml:space="preserve"> </w:t>
            </w:r>
            <w:r w:rsidRPr="001C220C">
              <w:rPr>
                <w:lang w:val="en-US"/>
              </w:rPr>
              <w:t>be signed out and tracked</w:t>
            </w:r>
          </w:p>
        </w:tc>
        <w:tc>
          <w:tcPr>
            <w:tcW w:w="1080" w:type="dxa"/>
          </w:tcPr>
          <w:p w14:paraId="316128EF" w14:textId="77777777" w:rsidR="004C5BAB" w:rsidRPr="001C220C" w:rsidRDefault="004C5BAB" w:rsidP="009B528E">
            <w:pPr>
              <w:pStyle w:val="TableNormal1"/>
              <w:spacing w:before="40"/>
              <w:rPr>
                <w:lang w:val="en-US"/>
              </w:rPr>
            </w:pPr>
            <w:r w:rsidRPr="001C220C">
              <w:rPr>
                <w:lang w:val="en-US"/>
              </w:rPr>
              <w:t>Indicates the</w:t>
            </w:r>
            <w:r w:rsidR="009B528E">
              <w:rPr>
                <w:lang w:val="en-US"/>
              </w:rPr>
              <w:t xml:space="preserve"> state of the</w:t>
            </w:r>
            <w:r w:rsidRPr="001C220C">
              <w:rPr>
                <w:lang w:val="en-US"/>
              </w:rPr>
              <w:t xml:space="preserve"> physical asset</w:t>
            </w:r>
          </w:p>
        </w:tc>
      </w:tr>
      <w:tr w:rsidR="004C5BAB" w:rsidRPr="001C220C" w14:paraId="566223D3" w14:textId="77777777">
        <w:trPr>
          <w:cantSplit/>
          <w:jc w:val="center"/>
        </w:trPr>
        <w:tc>
          <w:tcPr>
            <w:tcW w:w="1269" w:type="dxa"/>
          </w:tcPr>
          <w:p w14:paraId="0A653204" w14:textId="77777777" w:rsidR="004C5BAB" w:rsidRPr="001C220C" w:rsidRDefault="004C5BAB" w:rsidP="009A505D">
            <w:pPr>
              <w:pStyle w:val="TableNormal1"/>
              <w:spacing w:before="40"/>
              <w:rPr>
                <w:lang w:val="en-US"/>
              </w:rPr>
            </w:pPr>
            <w:r w:rsidRPr="001C220C">
              <w:rPr>
                <w:lang w:val="en-US"/>
              </w:rPr>
              <w:t>Value</w:t>
            </w:r>
          </w:p>
        </w:tc>
        <w:tc>
          <w:tcPr>
            <w:tcW w:w="2880" w:type="dxa"/>
          </w:tcPr>
          <w:p w14:paraId="673C6C96" w14:textId="77777777" w:rsidR="004C5BAB" w:rsidRPr="001C220C" w:rsidRDefault="004C5BAB" w:rsidP="009A505D">
            <w:pPr>
              <w:pStyle w:val="TableNormal1"/>
              <w:spacing w:before="40"/>
              <w:rPr>
                <w:lang w:val="en-US"/>
              </w:rPr>
            </w:pPr>
            <w:r w:rsidRPr="001C220C">
              <w:rPr>
                <w:lang w:val="en-US"/>
              </w:rPr>
              <w:t>The value, set of values, or range of the property.</w:t>
            </w:r>
          </w:p>
          <w:p w14:paraId="141EABFC" w14:textId="77777777" w:rsidR="004C5BAB" w:rsidRPr="001C220C" w:rsidRDefault="004C5BAB" w:rsidP="009A505D">
            <w:pPr>
              <w:pStyle w:val="TableNormal1"/>
              <w:spacing w:before="40"/>
              <w:rPr>
                <w:lang w:val="en-US"/>
              </w:rPr>
            </w:pPr>
            <w:r w:rsidRPr="001C220C">
              <w:rPr>
                <w:lang w:val="en-US"/>
              </w:rPr>
              <w:t xml:space="preserve">The value(s) is assumed to be within the range or set of defined values for the related </w:t>
            </w:r>
            <w:r w:rsidRPr="001C220C">
              <w:rPr>
                <w:i/>
                <w:lang w:val="en-US"/>
              </w:rPr>
              <w:t>asset property</w:t>
            </w:r>
            <w:r w:rsidRPr="001C220C">
              <w:rPr>
                <w:lang w:val="en-US"/>
              </w:rPr>
              <w:t>.</w:t>
            </w:r>
          </w:p>
        </w:tc>
        <w:tc>
          <w:tcPr>
            <w:tcW w:w="1440" w:type="dxa"/>
          </w:tcPr>
          <w:p w14:paraId="77B88ED4" w14:textId="77777777" w:rsidR="004C5BAB" w:rsidRPr="001C220C" w:rsidRDefault="00BB5B02" w:rsidP="009A505D">
            <w:pPr>
              <w:pStyle w:val="TableNormal1"/>
              <w:spacing w:before="40"/>
              <w:rPr>
                <w:lang w:val="en-US"/>
              </w:rPr>
            </w:pPr>
            <w:r w:rsidRPr="001C220C">
              <w:rPr>
                <w:lang w:val="en-US"/>
              </w:rPr>
              <w:t>2008 10</w:t>
            </w:r>
          </w:p>
        </w:tc>
        <w:tc>
          <w:tcPr>
            <w:tcW w:w="1297" w:type="dxa"/>
          </w:tcPr>
          <w:p w14:paraId="7E4C4243" w14:textId="77777777" w:rsidR="004C5BAB" w:rsidRPr="001C220C" w:rsidRDefault="00BB5B02" w:rsidP="009A505D">
            <w:pPr>
              <w:pStyle w:val="TableNormal1"/>
              <w:spacing w:before="40"/>
              <w:rPr>
                <w:lang w:val="en-US"/>
              </w:rPr>
            </w:pPr>
            <w:r w:rsidRPr="001C220C">
              <w:rPr>
                <w:lang w:val="en-US"/>
              </w:rPr>
              <w:t>ACC08-55642</w:t>
            </w:r>
          </w:p>
        </w:tc>
        <w:tc>
          <w:tcPr>
            <w:tcW w:w="1080" w:type="dxa"/>
          </w:tcPr>
          <w:p w14:paraId="4E97103B" w14:textId="77777777" w:rsidR="004C5BAB" w:rsidRPr="001C220C" w:rsidRDefault="00C21049" w:rsidP="009B528E">
            <w:pPr>
              <w:pStyle w:val="TableNormal1"/>
              <w:spacing w:before="40"/>
              <w:rPr>
                <w:lang w:val="en-US"/>
              </w:rPr>
            </w:pPr>
            <w:r>
              <w:rPr>
                <w:lang w:val="en-US"/>
              </w:rPr>
              <w:t>&lt;</w:t>
            </w:r>
            <w:r w:rsidR="009B528E">
              <w:rPr>
                <w:lang w:val="en-US"/>
              </w:rPr>
              <w:t>Tracked</w:t>
            </w:r>
            <w:r>
              <w:rPr>
                <w:lang w:val="en-US"/>
              </w:rPr>
              <w:t xml:space="preserve">, </w:t>
            </w:r>
            <w:r w:rsidR="009B528E">
              <w:rPr>
                <w:lang w:val="en-US"/>
              </w:rPr>
              <w:t>Not Tracked,</w:t>
            </w:r>
            <w:r>
              <w:rPr>
                <w:lang w:val="en-US"/>
              </w:rPr>
              <w:t>&gt;</w:t>
            </w:r>
          </w:p>
        </w:tc>
        <w:tc>
          <w:tcPr>
            <w:tcW w:w="1080" w:type="dxa"/>
          </w:tcPr>
          <w:p w14:paraId="14568612" w14:textId="77777777" w:rsidR="004C5BAB" w:rsidRPr="001C220C" w:rsidRDefault="00C21049" w:rsidP="009B528E">
            <w:pPr>
              <w:pStyle w:val="TableNormal1"/>
              <w:spacing w:before="40"/>
              <w:rPr>
                <w:lang w:val="en-US"/>
              </w:rPr>
            </w:pPr>
            <w:r>
              <w:rPr>
                <w:lang w:val="en-US"/>
              </w:rPr>
              <w:t>&lt;</w:t>
            </w:r>
            <w:r w:rsidR="009B528E" w:rsidRPr="009B528E">
              <w:rPr>
                <w:lang w:val="en-US"/>
              </w:rPr>
              <w:t xml:space="preserve">Assigned, </w:t>
            </w:r>
            <w:r w:rsidR="009B528E">
              <w:rPr>
                <w:lang w:val="en-US"/>
              </w:rPr>
              <w:t>Issued, Available</w:t>
            </w:r>
            <w:r>
              <w:rPr>
                <w:lang w:val="en-US"/>
              </w:rPr>
              <w:t>&gt;</w:t>
            </w:r>
          </w:p>
        </w:tc>
      </w:tr>
      <w:tr w:rsidR="004C5BAB" w:rsidRPr="001C220C" w14:paraId="3B66A474" w14:textId="77777777">
        <w:trPr>
          <w:cantSplit/>
          <w:jc w:val="center"/>
        </w:trPr>
        <w:tc>
          <w:tcPr>
            <w:tcW w:w="1269" w:type="dxa"/>
          </w:tcPr>
          <w:p w14:paraId="0E0533D7" w14:textId="77777777" w:rsidR="004C5BAB" w:rsidRPr="001C220C" w:rsidRDefault="004C5BAB" w:rsidP="009A505D">
            <w:pPr>
              <w:pStyle w:val="TableNormal1"/>
              <w:spacing w:before="40"/>
              <w:rPr>
                <w:lang w:val="en-US"/>
              </w:rPr>
            </w:pPr>
            <w:r w:rsidRPr="001C220C">
              <w:rPr>
                <w:lang w:val="en-US"/>
              </w:rPr>
              <w:t xml:space="preserve">Value </w:t>
            </w:r>
            <w:r w:rsidR="0097448A">
              <w:rPr>
                <w:lang w:val="en-US"/>
              </w:rPr>
              <w:t>u</w:t>
            </w:r>
            <w:r w:rsidRPr="001C220C">
              <w:rPr>
                <w:lang w:val="en-US"/>
              </w:rPr>
              <w:t xml:space="preserve">nit of </w:t>
            </w:r>
            <w:r w:rsidR="0097448A">
              <w:rPr>
                <w:lang w:val="en-US"/>
              </w:rPr>
              <w:t>m</w:t>
            </w:r>
            <w:r w:rsidRPr="001C220C">
              <w:rPr>
                <w:lang w:val="en-US"/>
              </w:rPr>
              <w:t>easure</w:t>
            </w:r>
          </w:p>
        </w:tc>
        <w:tc>
          <w:tcPr>
            <w:tcW w:w="2880" w:type="dxa"/>
          </w:tcPr>
          <w:p w14:paraId="78A27EF1" w14:textId="77777777" w:rsidR="004C5BAB" w:rsidRPr="001C220C" w:rsidRDefault="004C5BAB" w:rsidP="009A505D">
            <w:pPr>
              <w:pStyle w:val="TableNormal1"/>
              <w:spacing w:before="40"/>
              <w:rPr>
                <w:lang w:val="en-US"/>
              </w:rPr>
            </w:pPr>
            <w:r w:rsidRPr="001C220C">
              <w:rPr>
                <w:lang w:val="en-US"/>
              </w:rPr>
              <w:t>The unit of measure of the associated property value, if applicable.</w:t>
            </w:r>
          </w:p>
        </w:tc>
        <w:tc>
          <w:tcPr>
            <w:tcW w:w="1440" w:type="dxa"/>
          </w:tcPr>
          <w:p w14:paraId="0CECDA77" w14:textId="77777777" w:rsidR="004C5BAB" w:rsidRPr="001C220C" w:rsidRDefault="004C5BAB" w:rsidP="009A505D">
            <w:pPr>
              <w:pStyle w:val="TableNormal1"/>
              <w:spacing w:before="40"/>
              <w:rPr>
                <w:lang w:val="en-US"/>
              </w:rPr>
            </w:pPr>
            <w:r w:rsidRPr="001C220C">
              <w:rPr>
                <w:lang w:val="en-US"/>
              </w:rPr>
              <w:t>Date</w:t>
            </w:r>
          </w:p>
        </w:tc>
        <w:tc>
          <w:tcPr>
            <w:tcW w:w="1297" w:type="dxa"/>
          </w:tcPr>
          <w:p w14:paraId="7585C4E5" w14:textId="77777777" w:rsidR="004C5BAB" w:rsidRPr="001C220C" w:rsidRDefault="004C5BAB" w:rsidP="009A505D">
            <w:pPr>
              <w:pStyle w:val="TableNormal1"/>
              <w:spacing w:before="40"/>
              <w:rPr>
                <w:lang w:val="en-US"/>
              </w:rPr>
            </w:pPr>
            <w:r w:rsidRPr="001C220C">
              <w:rPr>
                <w:lang w:val="en-US"/>
              </w:rPr>
              <w:t>String</w:t>
            </w:r>
          </w:p>
        </w:tc>
        <w:tc>
          <w:tcPr>
            <w:tcW w:w="1080" w:type="dxa"/>
          </w:tcPr>
          <w:p w14:paraId="27DF71D7" w14:textId="77777777" w:rsidR="004C5BAB" w:rsidRPr="001C220C" w:rsidRDefault="004C5BAB" w:rsidP="009A505D">
            <w:pPr>
              <w:pStyle w:val="TableNormal1"/>
              <w:spacing w:before="40"/>
              <w:rPr>
                <w:lang w:val="en-US"/>
              </w:rPr>
            </w:pPr>
            <w:r w:rsidRPr="001C220C">
              <w:rPr>
                <w:lang w:val="en-US"/>
              </w:rPr>
              <w:t>Boolean</w:t>
            </w:r>
          </w:p>
        </w:tc>
        <w:tc>
          <w:tcPr>
            <w:tcW w:w="1080" w:type="dxa"/>
          </w:tcPr>
          <w:p w14:paraId="421F0744" w14:textId="77777777" w:rsidR="004C5BAB" w:rsidRPr="001C220C" w:rsidRDefault="004C5BAB" w:rsidP="009A505D">
            <w:pPr>
              <w:pStyle w:val="TableNormal1"/>
              <w:spacing w:before="40"/>
              <w:rPr>
                <w:lang w:val="en-US"/>
              </w:rPr>
            </w:pPr>
            <w:r w:rsidRPr="001C220C">
              <w:rPr>
                <w:lang w:val="en-US"/>
              </w:rPr>
              <w:t>Boolean</w:t>
            </w:r>
          </w:p>
        </w:tc>
      </w:tr>
    </w:tbl>
    <w:p w14:paraId="14E8D1A7" w14:textId="77DDF08C" w:rsidR="006B79A6" w:rsidRPr="001C220C" w:rsidDel="00132501" w:rsidRDefault="006B79A6" w:rsidP="003E1075">
      <w:pPr>
        <w:pStyle w:val="Heading3"/>
        <w:rPr>
          <w:del w:id="5141" w:author="Charles Gifford" w:date="2017-03-19T01:06:00Z"/>
        </w:rPr>
      </w:pPr>
      <w:bookmarkStart w:id="5142" w:name="_Toc145749756"/>
      <w:bookmarkStart w:id="5143" w:name="_Toc161566399"/>
      <w:bookmarkStart w:id="5144" w:name="_Toc320176916"/>
      <w:del w:id="5145" w:author="Charles Gifford" w:date="2017-03-19T01:06:00Z">
        <w:r w:rsidRPr="001C220C" w:rsidDel="00132501">
          <w:delText>Physical asset capability test specification</w:delText>
        </w:r>
        <w:bookmarkEnd w:id="5142"/>
        <w:bookmarkEnd w:id="5143"/>
        <w:bookmarkEnd w:id="5144"/>
      </w:del>
    </w:p>
    <w:p w14:paraId="42BFA5A5" w14:textId="236F61A3" w:rsidR="00E675A3" w:rsidDel="00132501" w:rsidRDefault="002D77BF" w:rsidP="00F00AEF">
      <w:pPr>
        <w:pStyle w:val="PARAGRAPH"/>
        <w:rPr>
          <w:del w:id="5146" w:author="Charles Gifford" w:date="2017-03-19T01:06:00Z"/>
          <w:lang w:val="en-US"/>
        </w:rPr>
      </w:pPr>
      <w:del w:id="5147" w:author="Charles Gifford" w:date="2017-03-19T01:06:00Z">
        <w:r w:rsidRPr="001C220C" w:rsidDel="00132501">
          <w:rPr>
            <w:lang w:val="en-US"/>
          </w:rPr>
          <w:delText xml:space="preserve">A representation of a capability test for a </w:delText>
        </w:r>
        <w:r w:rsidRPr="00303E56" w:rsidDel="00132501">
          <w:rPr>
            <w:i/>
            <w:lang w:val="en-US"/>
          </w:rPr>
          <w:delText>physical asset</w:delText>
        </w:r>
        <w:r w:rsidRPr="001C220C" w:rsidDel="00132501">
          <w:rPr>
            <w:lang w:val="en-US"/>
          </w:rPr>
          <w:delText xml:space="preserve"> </w:delText>
        </w:r>
        <w:r w:rsidR="00E675A3" w:rsidDel="00132501">
          <w:rPr>
            <w:lang w:val="en-US"/>
          </w:rPr>
          <w:delText xml:space="preserve">shall be presented as </w:delText>
        </w:r>
        <w:r w:rsidRPr="001C220C" w:rsidDel="00132501">
          <w:rPr>
            <w:lang w:val="en-US"/>
          </w:rPr>
          <w:delText xml:space="preserve">a </w:delText>
        </w:r>
        <w:r w:rsidRPr="00303E56" w:rsidDel="00132501">
          <w:rPr>
            <w:i/>
            <w:lang w:val="en-US"/>
          </w:rPr>
          <w:delText>physical asset capability test specification</w:delText>
        </w:r>
        <w:r w:rsidRPr="001C220C" w:rsidDel="00132501">
          <w:rPr>
            <w:i/>
            <w:lang w:val="en-US"/>
          </w:rPr>
          <w:delText xml:space="preserve">. </w:delText>
        </w:r>
        <w:r w:rsidRPr="001C220C" w:rsidDel="00132501">
          <w:rPr>
            <w:lang w:val="en-US"/>
          </w:rPr>
          <w:delText xml:space="preserve">A </w:delText>
        </w:r>
        <w:r w:rsidRPr="00303E56" w:rsidDel="00132501">
          <w:rPr>
            <w:i/>
            <w:lang w:val="en-US"/>
          </w:rPr>
          <w:delText>physical asset capability test specification</w:delText>
        </w:r>
        <w:r w:rsidRPr="001C220C" w:rsidDel="00132501">
          <w:rPr>
            <w:lang w:val="en-US"/>
          </w:rPr>
          <w:delText xml:space="preserve"> </w:delText>
        </w:r>
        <w:r w:rsidR="00AD7764" w:rsidDel="00132501">
          <w:rPr>
            <w:lang w:val="en-US"/>
          </w:rPr>
          <w:delText xml:space="preserve">shall </w:delText>
        </w:r>
        <w:r w:rsidRPr="001C220C" w:rsidDel="00132501">
          <w:rPr>
            <w:lang w:val="en-US"/>
          </w:rPr>
          <w:delText xml:space="preserve">be associated. This is typically used where a test is required to ensure that the </w:delText>
        </w:r>
        <w:r w:rsidRPr="00303E56" w:rsidDel="00132501">
          <w:rPr>
            <w:i/>
            <w:lang w:val="en-US"/>
          </w:rPr>
          <w:delText xml:space="preserve">physical </w:delText>
        </w:r>
        <w:r w:rsidR="00D50E16" w:rsidRPr="00303E56" w:rsidDel="00132501">
          <w:rPr>
            <w:i/>
            <w:lang w:val="en-US"/>
          </w:rPr>
          <w:delText>asset</w:delText>
        </w:r>
        <w:r w:rsidR="00D50E16" w:rsidRPr="001C220C" w:rsidDel="00132501">
          <w:rPr>
            <w:lang w:val="en-US"/>
          </w:rPr>
          <w:delText xml:space="preserve"> </w:delText>
        </w:r>
        <w:r w:rsidRPr="001C220C" w:rsidDel="00132501">
          <w:rPr>
            <w:lang w:val="en-US"/>
          </w:rPr>
          <w:delText xml:space="preserve">has the rated capability and capacity. </w:delText>
        </w:r>
      </w:del>
    </w:p>
    <w:p w14:paraId="4D428AB3" w14:textId="1EC485F5" w:rsidR="00E675A3" w:rsidDel="00132501" w:rsidRDefault="002D77BF" w:rsidP="00F00AEF">
      <w:pPr>
        <w:pStyle w:val="PARAGRAPH"/>
        <w:rPr>
          <w:del w:id="5148" w:author="Charles Gifford" w:date="2017-03-19T01:06:00Z"/>
          <w:lang w:val="en-US"/>
        </w:rPr>
      </w:pPr>
      <w:del w:id="5149" w:author="Charles Gifford" w:date="2017-03-19T01:06:00Z">
        <w:r w:rsidRPr="001C220C" w:rsidDel="00132501">
          <w:rPr>
            <w:lang w:val="en-US"/>
          </w:rPr>
          <w:delText xml:space="preserve">A </w:delText>
        </w:r>
        <w:r w:rsidRPr="00303E56" w:rsidDel="00132501">
          <w:rPr>
            <w:i/>
            <w:lang w:val="en-US"/>
          </w:rPr>
          <w:delText>physical asset capability test specification</w:delText>
        </w:r>
        <w:r w:rsidRPr="001C220C" w:rsidDel="00132501">
          <w:rPr>
            <w:lang w:val="en-US"/>
          </w:rPr>
          <w:delText xml:space="preserve"> may test for one or more </w:delText>
        </w:r>
        <w:r w:rsidRPr="00303E56" w:rsidDel="00132501">
          <w:rPr>
            <w:i/>
            <w:lang w:val="en-US"/>
          </w:rPr>
          <w:delText>physical asset properties</w:delText>
        </w:r>
        <w:r w:rsidRPr="001C220C" w:rsidDel="00132501">
          <w:rPr>
            <w:lang w:val="en-US"/>
          </w:rPr>
          <w:delText xml:space="preserve">. </w:delText>
        </w:r>
      </w:del>
    </w:p>
    <w:p w14:paraId="610FF1AF" w14:textId="50459610" w:rsidR="00AD7764" w:rsidDel="00132501" w:rsidRDefault="00AD7764" w:rsidP="00E675A3">
      <w:pPr>
        <w:pStyle w:val="PARAGRAPH"/>
        <w:rPr>
          <w:del w:id="5150" w:author="Charles Gifford" w:date="2017-03-19T01:06:00Z"/>
          <w:lang w:val="en-US"/>
        </w:rPr>
      </w:pPr>
      <w:del w:id="5151" w:author="Charles Gifford" w:date="2017-03-19T01:06:00Z">
        <w:r w:rsidRPr="00AD7764" w:rsidDel="00132501">
          <w:rPr>
            <w:lang w:val="en-US"/>
          </w:rPr>
          <w:delText xml:space="preserve">The physical asset capability test specification object, its relationships and attributes are defined in clause 5.1 Test specification information. </w:delText>
        </w:r>
      </w:del>
    </w:p>
    <w:p w14:paraId="0CCFD41D" w14:textId="6499F578" w:rsidR="00E675A3" w:rsidRPr="001C220C" w:rsidDel="00132501" w:rsidRDefault="00E675A3" w:rsidP="00E675A3">
      <w:pPr>
        <w:pStyle w:val="PARAGRAPH"/>
        <w:rPr>
          <w:del w:id="5152" w:author="Charles Gifford" w:date="2017-03-19T01:06:00Z"/>
          <w:lang w:val="en-US"/>
        </w:rPr>
      </w:pPr>
      <w:del w:id="5153" w:author="Charles Gifford" w:date="2017-03-19T01:06:00Z">
        <w:r w:rsidRPr="001C220C" w:rsidDel="00132501">
          <w:rPr>
            <w:lang w:val="en-US"/>
          </w:rPr>
          <w:delText xml:space="preserve">A </w:delText>
        </w:r>
        <w:r w:rsidRPr="00303E56" w:rsidDel="00132501">
          <w:rPr>
            <w:i/>
            <w:lang w:val="en-US"/>
          </w:rPr>
          <w:delText>physical asset capability test specification</w:delText>
        </w:r>
        <w:r w:rsidRPr="001C220C" w:rsidDel="00132501">
          <w:rPr>
            <w:lang w:val="en-US"/>
          </w:rPr>
          <w:delText xml:space="preserve"> shall include</w:delText>
        </w:r>
      </w:del>
    </w:p>
    <w:p w14:paraId="1C092345" w14:textId="58B00356" w:rsidR="00E675A3" w:rsidRPr="001C220C" w:rsidDel="00132501" w:rsidRDefault="00E675A3" w:rsidP="00A70CDA">
      <w:pPr>
        <w:pStyle w:val="ListNumber"/>
        <w:numPr>
          <w:ilvl w:val="0"/>
          <w:numId w:val="69"/>
        </w:numPr>
        <w:ind w:left="360"/>
        <w:rPr>
          <w:del w:id="5154" w:author="Charles Gifford" w:date="2017-03-19T01:06:00Z"/>
          <w:lang w:val="en-US"/>
        </w:rPr>
      </w:pPr>
      <w:del w:id="5155" w:author="Charles Gifford" w:date="2017-03-19T01:06:00Z">
        <w:r w:rsidDel="00132501">
          <w:rPr>
            <w:lang w:val="en-US"/>
          </w:rPr>
          <w:delText xml:space="preserve">the </w:delText>
        </w:r>
        <w:r w:rsidRPr="001C220C" w:rsidDel="00132501">
          <w:rPr>
            <w:lang w:val="en-US"/>
          </w:rPr>
          <w:delText>identification of the test;</w:delText>
        </w:r>
      </w:del>
    </w:p>
    <w:p w14:paraId="259AD387" w14:textId="1A00175A" w:rsidR="00E675A3" w:rsidRPr="001C220C" w:rsidDel="00132501" w:rsidRDefault="00E675A3" w:rsidP="00A70CDA">
      <w:pPr>
        <w:pStyle w:val="ListNumber"/>
        <w:numPr>
          <w:ilvl w:val="0"/>
          <w:numId w:val="69"/>
        </w:numPr>
        <w:ind w:left="360"/>
        <w:rPr>
          <w:del w:id="5156" w:author="Charles Gifford" w:date="2017-03-19T01:06:00Z"/>
          <w:lang w:val="en-US"/>
        </w:rPr>
      </w:pPr>
      <w:del w:id="5157" w:author="Charles Gifford" w:date="2017-03-19T01:06:00Z">
        <w:r w:rsidDel="00132501">
          <w:rPr>
            <w:lang w:val="en-US"/>
          </w:rPr>
          <w:delText>the</w:delText>
        </w:r>
        <w:r w:rsidRPr="001C220C" w:rsidDel="00132501">
          <w:rPr>
            <w:lang w:val="en-US"/>
          </w:rPr>
          <w:delText xml:space="preserve"> version of the test;</w:delText>
        </w:r>
      </w:del>
    </w:p>
    <w:p w14:paraId="3FB1A421" w14:textId="7B7BE060" w:rsidR="00E675A3" w:rsidRPr="001C220C" w:rsidDel="00132501" w:rsidRDefault="00E675A3" w:rsidP="00A70CDA">
      <w:pPr>
        <w:pStyle w:val="ListNumber"/>
        <w:numPr>
          <w:ilvl w:val="0"/>
          <w:numId w:val="69"/>
        </w:numPr>
        <w:ind w:left="360"/>
        <w:rPr>
          <w:del w:id="5158" w:author="Charles Gifford" w:date="2017-03-19T01:06:00Z"/>
          <w:lang w:val="en-US"/>
        </w:rPr>
      </w:pPr>
      <w:del w:id="5159" w:author="Charles Gifford" w:date="2017-03-19T01:06:00Z">
        <w:r w:rsidDel="00132501">
          <w:rPr>
            <w:lang w:val="en-US"/>
          </w:rPr>
          <w:delText xml:space="preserve">the </w:delText>
        </w:r>
        <w:r w:rsidRPr="001C220C" w:rsidDel="00132501">
          <w:rPr>
            <w:lang w:val="en-US"/>
          </w:rPr>
          <w:delText>description of the test.</w:delText>
        </w:r>
      </w:del>
    </w:p>
    <w:p w14:paraId="1CF267C6" w14:textId="13266A95" w:rsidR="00752C4B" w:rsidRPr="001C220C" w:rsidDel="00132501" w:rsidRDefault="006A5396" w:rsidP="00752C4B">
      <w:pPr>
        <w:pStyle w:val="PARAGRAPH"/>
        <w:rPr>
          <w:del w:id="5160" w:author="Charles Gifford" w:date="2017-03-19T01:06:00Z"/>
          <w:lang w:val="en-US"/>
        </w:rPr>
      </w:pPr>
      <w:del w:id="5161" w:author="Charles Gifford" w:date="2017-03-19T01:06:00Z">
        <w:r w:rsidDel="00132501">
          <w:rPr>
            <w:lang w:val="en-US"/>
          </w:rPr>
          <w:fldChar w:fldCharType="begin"/>
        </w:r>
        <w:r w:rsidDel="00132501">
          <w:rPr>
            <w:lang w:val="en-US"/>
          </w:rPr>
          <w:delInstrText xml:space="preserve"> REF _Ref449055359 \h </w:delInstrText>
        </w:r>
        <w:r w:rsidDel="00132501">
          <w:rPr>
            <w:lang w:val="en-US"/>
          </w:rPr>
        </w:r>
        <w:r w:rsidDel="00132501">
          <w:rPr>
            <w:lang w:val="en-US"/>
          </w:rPr>
          <w:fldChar w:fldCharType="separate"/>
        </w:r>
        <w:r w:rsidR="00682292" w:rsidRPr="001C220C" w:rsidDel="00132501">
          <w:rPr>
            <w:lang w:val="en-US"/>
          </w:rPr>
          <w:delText xml:space="preserve">Table </w:delText>
        </w:r>
        <w:r w:rsidR="00682292" w:rsidDel="00132501">
          <w:rPr>
            <w:noProof/>
            <w:lang w:val="en-US"/>
          </w:rPr>
          <w:delText>45</w:delText>
        </w:r>
        <w:r w:rsidDel="00132501">
          <w:rPr>
            <w:lang w:val="en-US"/>
          </w:rPr>
          <w:fldChar w:fldCharType="end"/>
        </w:r>
        <w:r w:rsidDel="00132501">
          <w:rPr>
            <w:lang w:val="en-US"/>
          </w:rPr>
          <w:delText xml:space="preserve"> </w:delText>
        </w:r>
        <w:r w:rsidR="002D77BF" w:rsidRPr="001C220C" w:rsidDel="00132501">
          <w:rPr>
            <w:lang w:val="en-US"/>
          </w:rPr>
          <w:delText xml:space="preserve">lists the </w:delText>
        </w:r>
        <w:r w:rsidR="00752C4B" w:rsidDel="00132501">
          <w:rPr>
            <w:lang w:val="en-US"/>
          </w:rPr>
          <w:delText xml:space="preserve">relationships </w:delText>
        </w:r>
        <w:r w:rsidR="002D77BF" w:rsidRPr="001C220C" w:rsidDel="00132501">
          <w:rPr>
            <w:lang w:val="en-US"/>
          </w:rPr>
          <w:delText xml:space="preserve">of a </w:delText>
        </w:r>
        <w:r w:rsidR="002D77BF" w:rsidRPr="001C220C" w:rsidDel="00132501">
          <w:rPr>
            <w:i/>
            <w:lang w:val="en-US"/>
          </w:rPr>
          <w:delText xml:space="preserve">physical asset capability test </w:delText>
        </w:r>
        <w:r w:rsidR="00682292" w:rsidRPr="001C220C" w:rsidDel="00132501">
          <w:rPr>
            <w:i/>
            <w:lang w:val="en-US"/>
          </w:rPr>
          <w:delText>specification</w:delText>
        </w:r>
        <w:r w:rsidR="002D77BF" w:rsidRPr="001C220C" w:rsidDel="00132501">
          <w:rPr>
            <w:lang w:val="en-US"/>
          </w:rPr>
          <w:delText>.</w:delText>
        </w:r>
        <w:r w:rsidR="00752C4B" w:rsidDel="00132501">
          <w:rPr>
            <w:lang w:val="en-US"/>
          </w:rPr>
          <w:delText xml:space="preserve"> </w:delText>
        </w:r>
      </w:del>
      <w:del w:id="5162" w:author="Charles Gifford" w:date="2016-10-29T02:40:00Z">
        <w:r w:rsidR="00752C4B" w:rsidDel="00682292">
          <w:rPr>
            <w:lang w:val="en-US"/>
          </w:rPr>
          <w:delText xml:space="preserve"> </w:delText>
        </w:r>
        <w:r w:rsidR="00752C4B" w:rsidDel="00682292">
          <w:rPr>
            <w:lang w:val="en-US"/>
          </w:rPr>
          <w:fldChar w:fldCharType="begin"/>
        </w:r>
        <w:r w:rsidR="00752C4B" w:rsidDel="00682292">
          <w:rPr>
            <w:lang w:val="en-US"/>
          </w:rPr>
          <w:delInstrText xml:space="preserve"> REF _Ref162240272 \h </w:delInstrText>
        </w:r>
        <w:r w:rsidR="00752C4B" w:rsidDel="00682292">
          <w:rPr>
            <w:lang w:val="en-US"/>
          </w:rPr>
        </w:r>
        <w:r w:rsidR="00752C4B" w:rsidDel="00682292">
          <w:rPr>
            <w:lang w:val="en-US"/>
          </w:rPr>
          <w:fldChar w:fldCharType="separate"/>
        </w:r>
        <w:r w:rsidR="0026228C" w:rsidRPr="001C220C" w:rsidDel="00682292">
          <w:rPr>
            <w:lang w:val="en-US"/>
          </w:rPr>
          <w:delText xml:space="preserve">Table </w:delText>
        </w:r>
        <w:r w:rsidR="0026228C" w:rsidDel="00682292">
          <w:rPr>
            <w:noProof/>
            <w:lang w:val="en-US"/>
          </w:rPr>
          <w:delText>44</w:delText>
        </w:r>
        <w:r w:rsidR="00752C4B" w:rsidDel="00682292">
          <w:rPr>
            <w:lang w:val="en-US"/>
          </w:rPr>
          <w:fldChar w:fldCharType="end"/>
        </w:r>
        <w:r w:rsidR="00752C4B" w:rsidRPr="001C220C" w:rsidDel="00682292">
          <w:rPr>
            <w:lang w:val="en-US"/>
          </w:rPr>
          <w:delText xml:space="preserve"> lists the attributes of a </w:delText>
        </w:r>
        <w:r w:rsidR="00752C4B" w:rsidRPr="001C220C" w:rsidDel="00682292">
          <w:rPr>
            <w:i/>
            <w:lang w:val="en-US"/>
          </w:rPr>
          <w:delText>physical asset capability test specification</w:delText>
        </w:r>
        <w:r w:rsidR="00A92B4A" w:rsidDel="00682292">
          <w:rPr>
            <w:lang w:val="en-US"/>
          </w:rPr>
          <w:delText xml:space="preserve"> object</w:delText>
        </w:r>
        <w:r w:rsidR="00752C4B" w:rsidRPr="001C220C" w:rsidDel="00682292">
          <w:rPr>
            <w:lang w:val="en-US"/>
          </w:rPr>
          <w:delText>.</w:delText>
        </w:r>
      </w:del>
    </w:p>
    <w:p w14:paraId="3F7FF30E" w14:textId="4C5F3E46" w:rsidR="00765E73" w:rsidRPr="001C220C" w:rsidDel="00132501" w:rsidRDefault="00752C4B" w:rsidP="00752C4B">
      <w:pPr>
        <w:pStyle w:val="TABLE-title"/>
        <w:rPr>
          <w:del w:id="5163" w:author="Charles Gifford" w:date="2017-03-19T01:06:00Z"/>
          <w:lang w:val="en-US"/>
        </w:rPr>
      </w:pPr>
      <w:bookmarkStart w:id="5164" w:name="_Ref449055359"/>
      <w:del w:id="5165" w:author="Charles Gifford" w:date="2017-03-19T01:06:00Z">
        <w:r w:rsidRPr="001C220C" w:rsidDel="00132501">
          <w:rPr>
            <w:lang w:val="en-US"/>
          </w:rPr>
          <w:delText xml:space="preserve">Table </w:delText>
        </w:r>
        <w:r w:rsidR="006D59F1" w:rsidDel="00132501">
          <w:rPr>
            <w:lang w:val="en-US"/>
          </w:rPr>
          <w:fldChar w:fldCharType="begin"/>
        </w:r>
        <w:r w:rsidR="006D59F1" w:rsidDel="00132501">
          <w:rPr>
            <w:lang w:val="en-US"/>
          </w:rPr>
          <w:delInstrText xml:space="preserve"> SEQ Table \* ARABIC </w:delInstrText>
        </w:r>
        <w:r w:rsidR="006D59F1" w:rsidDel="00132501">
          <w:rPr>
            <w:lang w:val="en-US"/>
          </w:rPr>
          <w:fldChar w:fldCharType="separate"/>
        </w:r>
        <w:r w:rsidR="00682292" w:rsidDel="00132501">
          <w:rPr>
            <w:noProof/>
            <w:lang w:val="en-US"/>
          </w:rPr>
          <w:delText>45</w:delText>
        </w:r>
        <w:r w:rsidR="006D59F1" w:rsidDel="00132501">
          <w:rPr>
            <w:lang w:val="en-US"/>
          </w:rPr>
          <w:fldChar w:fldCharType="end"/>
        </w:r>
        <w:bookmarkEnd w:id="5164"/>
        <w:r w:rsidRPr="001C220C" w:rsidDel="00132501">
          <w:rPr>
            <w:lang w:val="en-US"/>
          </w:rPr>
          <w:delText xml:space="preserve"> </w:delText>
        </w:r>
        <w:r w:rsidDel="00132501">
          <w:rPr>
            <w:lang w:val="en-US"/>
          </w:rPr>
          <w:delText>–</w:delText>
        </w:r>
        <w:r w:rsidRPr="001C220C" w:rsidDel="00132501">
          <w:rPr>
            <w:lang w:val="en-US"/>
          </w:rPr>
          <w:delText xml:space="preserve"> </w:delText>
        </w:r>
        <w:r w:rsidDel="00132501">
          <w:rPr>
            <w:lang w:val="en-US"/>
          </w:rPr>
          <w:delText>P</w:delText>
        </w:r>
        <w:r w:rsidRPr="001C220C" w:rsidDel="00132501">
          <w:rPr>
            <w:lang w:val="en-US"/>
          </w:rPr>
          <w:delText>hysical asset capability test specification</w:delText>
        </w:r>
        <w:r w:rsidRPr="00AC2193" w:rsidDel="00132501">
          <w:rPr>
            <w:lang w:val="en-US"/>
          </w:rPr>
          <w:delText xml:space="preserve"> </w:delText>
        </w:r>
        <w:r w:rsidDel="00132501">
          <w:rPr>
            <w:lang w:val="en-US"/>
          </w:rPr>
          <w:delText>relationships</w:delText>
        </w:r>
      </w:del>
    </w:p>
    <w:p w14:paraId="611DF86A" w14:textId="05B4E294" w:rsidR="002D77BF" w:rsidRPr="001C220C" w:rsidDel="006C33B5" w:rsidRDefault="002D77BF" w:rsidP="00BD3272">
      <w:pPr>
        <w:pStyle w:val="TABLE-title"/>
        <w:keepNext w:val="0"/>
        <w:rPr>
          <w:del w:id="5166" w:author="Charles Gifford" w:date="2016-10-07T22:18:00Z"/>
          <w:lang w:val="en-US"/>
        </w:rPr>
      </w:pPr>
      <w:del w:id="5167" w:author="Charles Gifford" w:date="2016-10-07T22:18:00Z">
        <w:r w:rsidRPr="001C220C" w:rsidDel="006C33B5">
          <w:rPr>
            <w:lang w:val="en-US"/>
          </w:rPr>
          <w:delText xml:space="preserve">Table </w:delText>
        </w:r>
        <w:bookmarkStart w:id="5168" w:name="_Ref162240272"/>
        <w:r w:rsidR="006D59F1" w:rsidDel="006C33B5">
          <w:rPr>
            <w:b w:val="0"/>
            <w:bCs w:val="0"/>
            <w:lang w:val="en-US"/>
          </w:rPr>
          <w:fldChar w:fldCharType="begin"/>
        </w:r>
        <w:r w:rsidR="006D59F1" w:rsidDel="006C33B5">
          <w:rPr>
            <w:lang w:val="en-US"/>
          </w:rPr>
          <w:delInstrText xml:space="preserve"> SEQ Table \* ARABIC </w:delInstrText>
        </w:r>
        <w:r w:rsidR="006D59F1" w:rsidDel="006C33B5">
          <w:rPr>
            <w:b w:val="0"/>
            <w:bCs w:val="0"/>
            <w:lang w:val="en-US"/>
          </w:rPr>
          <w:fldChar w:fldCharType="separate"/>
        </w:r>
        <w:r w:rsidR="008D633D" w:rsidDel="006C33B5">
          <w:rPr>
            <w:noProof/>
            <w:lang w:val="en-US"/>
          </w:rPr>
          <w:delText>44</w:delText>
        </w:r>
        <w:r w:rsidR="006D59F1" w:rsidDel="006C33B5">
          <w:rPr>
            <w:b w:val="0"/>
            <w:bCs w:val="0"/>
            <w:lang w:val="en-US"/>
          </w:rPr>
          <w:fldChar w:fldCharType="end"/>
        </w:r>
        <w:bookmarkEnd w:id="5168"/>
        <w:r w:rsidRPr="001C220C" w:rsidDel="006C33B5">
          <w:rPr>
            <w:lang w:val="en-US"/>
          </w:rPr>
          <w:delText xml:space="preserve"> </w:delText>
        </w:r>
        <w:r w:rsidR="00F00AEF" w:rsidDel="006C33B5">
          <w:rPr>
            <w:lang w:val="en-US"/>
          </w:rPr>
          <w:delText>–</w:delText>
        </w:r>
        <w:r w:rsidRPr="001C220C" w:rsidDel="006C33B5">
          <w:rPr>
            <w:lang w:val="en-US"/>
          </w:rPr>
          <w:delText xml:space="preserve"> </w:delText>
        </w:r>
        <w:r w:rsidR="006F45EC" w:rsidDel="006C33B5">
          <w:rPr>
            <w:lang w:val="en-US"/>
          </w:rPr>
          <w:delText>P</w:delText>
        </w:r>
        <w:r w:rsidRPr="001C220C" w:rsidDel="006C33B5">
          <w:rPr>
            <w:lang w:val="en-US"/>
          </w:rPr>
          <w:delText>hysical asset capability</w:delText>
        </w:r>
        <w:bookmarkStart w:id="5169" w:name="_Toc266864149"/>
        <w:bookmarkStart w:id="5170" w:name="_Toc306621029"/>
        <w:bookmarkStart w:id="5171" w:name="_Toc320178425"/>
        <w:r w:rsidRPr="001C220C" w:rsidDel="006C33B5">
          <w:rPr>
            <w:lang w:val="en-US"/>
          </w:rPr>
          <w:delText xml:space="preserve"> test specification</w:delText>
        </w:r>
        <w:bookmarkEnd w:id="5169"/>
        <w:bookmarkEnd w:id="5170"/>
        <w:bookmarkEnd w:id="5171"/>
        <w:r w:rsidR="006F45EC" w:rsidRPr="00AC2193" w:rsidDel="006C33B5">
          <w:rPr>
            <w:lang w:val="en-US"/>
          </w:rPr>
          <w:delText xml:space="preserve"> </w:delText>
        </w:r>
        <w:r w:rsidR="006F45EC" w:rsidDel="006C33B5">
          <w:rPr>
            <w:lang w:val="en-US"/>
          </w:rPr>
          <w:delText>attributes</w:delText>
        </w:r>
      </w:del>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2D77BF" w:rsidRPr="001C220C" w:rsidDel="006C33B5" w14:paraId="7F2EFBD6" w14:textId="5178FA1D">
        <w:trPr>
          <w:tblHeader/>
          <w:jc w:val="center"/>
          <w:del w:id="5172" w:author="Charles Gifford" w:date="2016-10-07T22:18:00Z"/>
        </w:trPr>
        <w:tc>
          <w:tcPr>
            <w:tcW w:w="1269" w:type="dxa"/>
          </w:tcPr>
          <w:p w14:paraId="55CFF1F1" w14:textId="25537F34" w:rsidR="002D77BF" w:rsidRPr="001C220C" w:rsidDel="006C33B5" w:rsidRDefault="002D77BF" w:rsidP="00BD3272">
            <w:pPr>
              <w:pStyle w:val="NormalTableHeader"/>
              <w:keepNext w:val="0"/>
              <w:keepLines w:val="0"/>
              <w:spacing w:before="40"/>
              <w:rPr>
                <w:del w:id="5173" w:author="Charles Gifford" w:date="2016-10-07T22:18:00Z"/>
                <w:lang w:val="en-US"/>
              </w:rPr>
            </w:pPr>
            <w:del w:id="5174" w:author="Charles Gifford" w:date="2016-10-07T22:18:00Z">
              <w:r w:rsidRPr="001C220C" w:rsidDel="006C33B5">
                <w:rPr>
                  <w:lang w:val="en-US"/>
                </w:rPr>
                <w:delText xml:space="preserve">Attribute </w:delText>
              </w:r>
              <w:r w:rsidR="006618D3" w:rsidDel="006C33B5">
                <w:rPr>
                  <w:lang w:val="en-US"/>
                </w:rPr>
                <w:delText>n</w:delText>
              </w:r>
              <w:r w:rsidRPr="001C220C" w:rsidDel="006C33B5">
                <w:rPr>
                  <w:lang w:val="en-US"/>
                </w:rPr>
                <w:delText>ame</w:delText>
              </w:r>
            </w:del>
          </w:p>
        </w:tc>
        <w:tc>
          <w:tcPr>
            <w:tcW w:w="2880" w:type="dxa"/>
          </w:tcPr>
          <w:p w14:paraId="258198EC" w14:textId="0F43B693" w:rsidR="002D77BF" w:rsidRPr="001C220C" w:rsidDel="006C33B5" w:rsidRDefault="002D77BF" w:rsidP="00BD3272">
            <w:pPr>
              <w:pStyle w:val="NormalTableHeader"/>
              <w:keepNext w:val="0"/>
              <w:keepLines w:val="0"/>
              <w:spacing w:before="40"/>
              <w:rPr>
                <w:del w:id="5175" w:author="Charles Gifford" w:date="2016-10-07T22:18:00Z"/>
                <w:lang w:val="en-US"/>
              </w:rPr>
            </w:pPr>
            <w:del w:id="5176" w:author="Charles Gifford" w:date="2016-10-07T22:18:00Z">
              <w:r w:rsidRPr="001C220C" w:rsidDel="006C33B5">
                <w:rPr>
                  <w:lang w:val="en-US"/>
                </w:rPr>
                <w:delText>Description</w:delText>
              </w:r>
            </w:del>
          </w:p>
        </w:tc>
        <w:tc>
          <w:tcPr>
            <w:tcW w:w="1440" w:type="dxa"/>
          </w:tcPr>
          <w:p w14:paraId="77D45E90" w14:textId="6309B4BC" w:rsidR="002D77BF" w:rsidRPr="001C220C" w:rsidDel="006C33B5" w:rsidRDefault="00AE4770" w:rsidP="00BD3272">
            <w:pPr>
              <w:pStyle w:val="NormalTableHeader"/>
              <w:keepNext w:val="0"/>
              <w:keepLines w:val="0"/>
              <w:spacing w:before="40"/>
              <w:rPr>
                <w:del w:id="5177" w:author="Charles Gifford" w:date="2016-10-07T22:18:00Z"/>
                <w:lang w:val="en-US"/>
              </w:rPr>
            </w:pPr>
            <w:del w:id="5178" w:author="Charles Gifford" w:date="2016-10-07T22:18:00Z">
              <w:r w:rsidDel="006C33B5">
                <w:rPr>
                  <w:lang w:val="en-US"/>
                </w:rPr>
                <w:delText>Production example</w:delText>
              </w:r>
              <w:r w:rsidR="002D77BF" w:rsidRPr="001C220C" w:rsidDel="006C33B5">
                <w:rPr>
                  <w:lang w:val="en-US"/>
                </w:rPr>
                <w:delText>s</w:delText>
              </w:r>
            </w:del>
          </w:p>
        </w:tc>
        <w:tc>
          <w:tcPr>
            <w:tcW w:w="1297" w:type="dxa"/>
          </w:tcPr>
          <w:p w14:paraId="293CA96F" w14:textId="4B05F3DE" w:rsidR="002D77BF" w:rsidRPr="001C220C" w:rsidDel="006C33B5" w:rsidRDefault="00AE4770" w:rsidP="00BD3272">
            <w:pPr>
              <w:pStyle w:val="NormalTableHeader"/>
              <w:keepNext w:val="0"/>
              <w:keepLines w:val="0"/>
              <w:spacing w:before="40"/>
              <w:rPr>
                <w:del w:id="5179" w:author="Charles Gifford" w:date="2016-10-07T22:18:00Z"/>
                <w:lang w:val="en-US"/>
              </w:rPr>
            </w:pPr>
            <w:del w:id="5180" w:author="Charles Gifford" w:date="2016-10-07T22:18:00Z">
              <w:r w:rsidDel="006C33B5">
                <w:rPr>
                  <w:lang w:val="en-US"/>
                </w:rPr>
                <w:delText>Maintenance example</w:delText>
              </w:r>
              <w:r w:rsidR="002D77BF" w:rsidRPr="001C220C" w:rsidDel="006C33B5">
                <w:rPr>
                  <w:lang w:val="en-US"/>
                </w:rPr>
                <w:delText>s</w:delText>
              </w:r>
            </w:del>
          </w:p>
        </w:tc>
        <w:tc>
          <w:tcPr>
            <w:tcW w:w="1080" w:type="dxa"/>
          </w:tcPr>
          <w:p w14:paraId="173CC930" w14:textId="6A509622" w:rsidR="002D77BF" w:rsidRPr="001C220C" w:rsidDel="006C33B5" w:rsidRDefault="00AE4770" w:rsidP="00BD3272">
            <w:pPr>
              <w:pStyle w:val="NormalTableHeader"/>
              <w:keepNext w:val="0"/>
              <w:keepLines w:val="0"/>
              <w:spacing w:before="40"/>
              <w:rPr>
                <w:del w:id="5181" w:author="Charles Gifford" w:date="2016-10-07T22:18:00Z"/>
                <w:lang w:val="en-US"/>
              </w:rPr>
            </w:pPr>
            <w:del w:id="5182" w:author="Charles Gifford" w:date="2016-10-07T22:18:00Z">
              <w:r w:rsidDel="006C33B5">
                <w:rPr>
                  <w:lang w:val="en-US"/>
                </w:rPr>
                <w:delText>Quality example</w:delText>
              </w:r>
              <w:r w:rsidR="002D77BF" w:rsidRPr="001C220C" w:rsidDel="006C33B5">
                <w:rPr>
                  <w:lang w:val="en-US"/>
                </w:rPr>
                <w:delText>s</w:delText>
              </w:r>
            </w:del>
          </w:p>
        </w:tc>
        <w:tc>
          <w:tcPr>
            <w:tcW w:w="1080" w:type="dxa"/>
          </w:tcPr>
          <w:p w14:paraId="11FF0351" w14:textId="021A9955" w:rsidR="002D77BF" w:rsidRPr="001C220C" w:rsidDel="006C33B5" w:rsidRDefault="00AE4770" w:rsidP="00BD3272">
            <w:pPr>
              <w:pStyle w:val="NormalTableHeader"/>
              <w:keepNext w:val="0"/>
              <w:keepLines w:val="0"/>
              <w:spacing w:before="40"/>
              <w:rPr>
                <w:del w:id="5183" w:author="Charles Gifford" w:date="2016-10-07T22:18:00Z"/>
                <w:lang w:val="en-US"/>
              </w:rPr>
            </w:pPr>
            <w:del w:id="5184" w:author="Charles Gifford" w:date="2016-10-07T22:18:00Z">
              <w:r w:rsidDel="006C33B5">
                <w:rPr>
                  <w:lang w:val="en-US"/>
                </w:rPr>
                <w:delText>Inventory example</w:delText>
              </w:r>
              <w:r w:rsidR="002D77BF" w:rsidRPr="001C220C" w:rsidDel="006C33B5">
                <w:rPr>
                  <w:lang w:val="en-US"/>
                </w:rPr>
                <w:delText>s</w:delText>
              </w:r>
            </w:del>
          </w:p>
        </w:tc>
      </w:tr>
      <w:tr w:rsidR="002D77BF" w:rsidRPr="001C220C" w:rsidDel="006C33B5" w14:paraId="46B049F6" w14:textId="3344DA38">
        <w:trPr>
          <w:cantSplit/>
          <w:jc w:val="center"/>
          <w:del w:id="5185" w:author="Charles Gifford" w:date="2016-10-07T22:18:00Z"/>
        </w:trPr>
        <w:tc>
          <w:tcPr>
            <w:tcW w:w="1269" w:type="dxa"/>
          </w:tcPr>
          <w:p w14:paraId="48803089" w14:textId="29201922" w:rsidR="002D77BF" w:rsidRPr="001C220C" w:rsidDel="006C33B5" w:rsidRDefault="002D77BF" w:rsidP="00BD3272">
            <w:pPr>
              <w:pStyle w:val="TableNormal1"/>
              <w:keepNext w:val="0"/>
              <w:keepLines w:val="0"/>
              <w:spacing w:before="40"/>
              <w:rPr>
                <w:del w:id="5186" w:author="Charles Gifford" w:date="2016-10-07T22:18:00Z"/>
                <w:lang w:val="en-US"/>
              </w:rPr>
            </w:pPr>
            <w:del w:id="5187" w:author="Charles Gifford" w:date="2016-10-07T22:18:00Z">
              <w:r w:rsidRPr="001C220C" w:rsidDel="006C33B5">
                <w:rPr>
                  <w:lang w:val="en-US"/>
                </w:rPr>
                <w:delText>ID</w:delText>
              </w:r>
            </w:del>
          </w:p>
        </w:tc>
        <w:tc>
          <w:tcPr>
            <w:tcW w:w="2880" w:type="dxa"/>
          </w:tcPr>
          <w:p w14:paraId="78D2D1E8" w14:textId="15FF2D40" w:rsidR="002D77BF" w:rsidRPr="001C220C" w:rsidDel="006C33B5" w:rsidRDefault="002D77BF" w:rsidP="00BD3272">
            <w:pPr>
              <w:pStyle w:val="TableNormal1"/>
              <w:keepNext w:val="0"/>
              <w:keepLines w:val="0"/>
              <w:spacing w:before="40"/>
              <w:rPr>
                <w:del w:id="5188" w:author="Charles Gifford" w:date="2016-10-07T22:18:00Z"/>
                <w:lang w:val="en-US"/>
              </w:rPr>
            </w:pPr>
            <w:del w:id="5189" w:author="Charles Gifford" w:date="2016-10-07T22:18:00Z">
              <w:r w:rsidRPr="001C220C" w:rsidDel="006C33B5">
                <w:rPr>
                  <w:lang w:val="en-US"/>
                </w:rPr>
                <w:delText xml:space="preserve">An identification of the specific </w:delText>
              </w:r>
              <w:r w:rsidRPr="00155222" w:rsidDel="006C33B5">
                <w:rPr>
                  <w:i/>
                  <w:lang w:val="en-US"/>
                </w:rPr>
                <w:delText>physical asset capability test specification</w:delText>
              </w:r>
              <w:r w:rsidR="006A5396" w:rsidDel="006C33B5">
                <w:rPr>
                  <w:lang w:val="en-US"/>
                </w:rPr>
                <w:delText>.</w:delText>
              </w:r>
            </w:del>
          </w:p>
        </w:tc>
        <w:tc>
          <w:tcPr>
            <w:tcW w:w="1440" w:type="dxa"/>
          </w:tcPr>
          <w:p w14:paraId="4ACB9ED3" w14:textId="7CC87423" w:rsidR="002D77BF" w:rsidRPr="001C220C" w:rsidDel="006C33B5" w:rsidRDefault="00AA4F0A" w:rsidP="00BD3272">
            <w:pPr>
              <w:pStyle w:val="TableNormal1"/>
              <w:keepNext w:val="0"/>
              <w:keepLines w:val="0"/>
              <w:spacing w:before="40"/>
              <w:rPr>
                <w:del w:id="5190" w:author="Charles Gifford" w:date="2016-10-07T22:18:00Z"/>
                <w:lang w:val="en-US"/>
              </w:rPr>
            </w:pPr>
            <w:del w:id="5191" w:author="Charles Gifford" w:date="2016-10-07T22:18:00Z">
              <w:r w:rsidRPr="001C220C" w:rsidDel="006C33B5">
                <w:rPr>
                  <w:lang w:val="en-US"/>
                </w:rPr>
                <w:delText>WPTT82</w:delText>
              </w:r>
            </w:del>
          </w:p>
        </w:tc>
        <w:tc>
          <w:tcPr>
            <w:tcW w:w="1297" w:type="dxa"/>
          </w:tcPr>
          <w:p w14:paraId="0098F413" w14:textId="2853AB66" w:rsidR="002D77BF" w:rsidRPr="001C220C" w:rsidDel="006C33B5" w:rsidRDefault="00AA4F0A" w:rsidP="00BD3272">
            <w:pPr>
              <w:pStyle w:val="TableNormal1"/>
              <w:keepNext w:val="0"/>
              <w:keepLines w:val="0"/>
              <w:spacing w:before="40"/>
              <w:rPr>
                <w:del w:id="5192" w:author="Charles Gifford" w:date="2016-10-07T22:18:00Z"/>
                <w:lang w:val="en-US"/>
              </w:rPr>
            </w:pPr>
            <w:del w:id="5193" w:author="Charles Gifford" w:date="2016-10-07T22:18:00Z">
              <w:r w:rsidRPr="001C220C" w:rsidDel="006C33B5">
                <w:rPr>
                  <w:lang w:val="en-US"/>
                </w:rPr>
                <w:delText>WR9</w:delText>
              </w:r>
            </w:del>
          </w:p>
        </w:tc>
        <w:tc>
          <w:tcPr>
            <w:tcW w:w="1080" w:type="dxa"/>
          </w:tcPr>
          <w:p w14:paraId="06D83434" w14:textId="1FE61F1B" w:rsidR="002D77BF" w:rsidRPr="001C220C" w:rsidDel="006C33B5" w:rsidRDefault="00AA4F0A" w:rsidP="00BD3272">
            <w:pPr>
              <w:pStyle w:val="TableNormal1"/>
              <w:keepNext w:val="0"/>
              <w:keepLines w:val="0"/>
              <w:spacing w:before="40"/>
              <w:rPr>
                <w:del w:id="5194" w:author="Charles Gifford" w:date="2016-10-07T22:18:00Z"/>
                <w:lang w:val="en-US"/>
              </w:rPr>
            </w:pPr>
            <w:del w:id="5195" w:author="Charles Gifford" w:date="2016-10-07T22:18:00Z">
              <w:r w:rsidRPr="001C220C" w:rsidDel="006C33B5">
                <w:rPr>
                  <w:lang w:val="en-US"/>
                </w:rPr>
                <w:delText>ATT00029</w:delText>
              </w:r>
            </w:del>
          </w:p>
        </w:tc>
        <w:tc>
          <w:tcPr>
            <w:tcW w:w="1080" w:type="dxa"/>
          </w:tcPr>
          <w:p w14:paraId="2F576451" w14:textId="011239ED" w:rsidR="002D77BF" w:rsidRPr="001C220C" w:rsidDel="006C33B5" w:rsidRDefault="00AA4F0A" w:rsidP="00BD3272">
            <w:pPr>
              <w:pStyle w:val="TableNormal1"/>
              <w:keepNext w:val="0"/>
              <w:keepLines w:val="0"/>
              <w:spacing w:before="40"/>
              <w:rPr>
                <w:del w:id="5196" w:author="Charles Gifford" w:date="2016-10-07T22:18:00Z"/>
                <w:lang w:val="en-US"/>
              </w:rPr>
            </w:pPr>
            <w:del w:id="5197" w:author="Charles Gifford" w:date="2016-10-07T22:18:00Z">
              <w:r w:rsidRPr="001C220C" w:rsidDel="006C33B5">
                <w:rPr>
                  <w:lang w:val="en-US"/>
                </w:rPr>
                <w:delText>CTIME 99</w:delText>
              </w:r>
            </w:del>
          </w:p>
        </w:tc>
      </w:tr>
      <w:tr w:rsidR="00AA4F0A" w:rsidRPr="001C220C" w:rsidDel="006C33B5" w14:paraId="6681E9B6" w14:textId="59D74E0E">
        <w:trPr>
          <w:cantSplit/>
          <w:jc w:val="center"/>
          <w:del w:id="5198" w:author="Charles Gifford" w:date="2016-10-07T22:18:00Z"/>
        </w:trPr>
        <w:tc>
          <w:tcPr>
            <w:tcW w:w="1269" w:type="dxa"/>
          </w:tcPr>
          <w:p w14:paraId="74122BFB" w14:textId="737454C2" w:rsidR="00AA4F0A" w:rsidRPr="001C220C" w:rsidDel="006C33B5" w:rsidRDefault="00AA4F0A" w:rsidP="00BD3272">
            <w:pPr>
              <w:pStyle w:val="TableNormal1"/>
              <w:keepNext w:val="0"/>
              <w:keepLines w:val="0"/>
              <w:spacing w:before="40"/>
              <w:rPr>
                <w:del w:id="5199" w:author="Charles Gifford" w:date="2016-10-07T22:18:00Z"/>
                <w:lang w:val="en-US"/>
              </w:rPr>
            </w:pPr>
            <w:del w:id="5200" w:author="Charles Gifford" w:date="2016-10-07T22:18:00Z">
              <w:r w:rsidRPr="001C220C" w:rsidDel="006C33B5">
                <w:rPr>
                  <w:lang w:val="en-US"/>
                </w:rPr>
                <w:delText>Description</w:delText>
              </w:r>
            </w:del>
          </w:p>
        </w:tc>
        <w:tc>
          <w:tcPr>
            <w:tcW w:w="2880" w:type="dxa"/>
          </w:tcPr>
          <w:p w14:paraId="782E3AF6" w14:textId="21F46876" w:rsidR="00AA4F0A" w:rsidRPr="001C220C" w:rsidDel="006C33B5" w:rsidRDefault="00AA4F0A" w:rsidP="00BD3272">
            <w:pPr>
              <w:pStyle w:val="TableNormal1"/>
              <w:keepNext w:val="0"/>
              <w:keepLines w:val="0"/>
              <w:spacing w:before="40"/>
              <w:rPr>
                <w:del w:id="5201" w:author="Charles Gifford" w:date="2016-10-07T22:18:00Z"/>
                <w:lang w:val="en-US"/>
              </w:rPr>
            </w:pPr>
            <w:del w:id="5202" w:author="Charles Gifford" w:date="2016-10-07T22:18:00Z">
              <w:r w:rsidRPr="001C220C" w:rsidDel="006C33B5">
                <w:rPr>
                  <w:lang w:val="en-US"/>
                </w:rPr>
                <w:delText xml:space="preserve">Additional information about the </w:delText>
              </w:r>
              <w:r w:rsidRPr="001C220C" w:rsidDel="006C33B5">
                <w:rPr>
                  <w:i/>
                  <w:lang w:val="en-US"/>
                </w:rPr>
                <w:delText>test specification</w:delText>
              </w:r>
              <w:r w:rsidRPr="001C220C" w:rsidDel="006C33B5">
                <w:rPr>
                  <w:lang w:val="en-US"/>
                </w:rPr>
                <w:delText>.</w:delText>
              </w:r>
            </w:del>
          </w:p>
        </w:tc>
        <w:tc>
          <w:tcPr>
            <w:tcW w:w="1440" w:type="dxa"/>
          </w:tcPr>
          <w:p w14:paraId="2098D619" w14:textId="38583116" w:rsidR="00AA4F0A" w:rsidRPr="001C220C" w:rsidDel="006C33B5" w:rsidRDefault="00AA4F0A" w:rsidP="00BD3272">
            <w:pPr>
              <w:pStyle w:val="TableNormal1"/>
              <w:keepNext w:val="0"/>
              <w:keepLines w:val="0"/>
              <w:spacing w:before="40"/>
              <w:rPr>
                <w:del w:id="5203" w:author="Charles Gifford" w:date="2016-10-07T22:18:00Z"/>
                <w:lang w:val="en-US"/>
              </w:rPr>
            </w:pPr>
            <w:del w:id="5204" w:author="Charles Gifford" w:date="2016-10-07T22:18:00Z">
              <w:r w:rsidRPr="001C220C" w:rsidDel="006C33B5">
                <w:rPr>
                  <w:lang w:val="en-US"/>
                </w:rPr>
                <w:delText>Test of Pump Throughput</w:delText>
              </w:r>
            </w:del>
          </w:p>
        </w:tc>
        <w:tc>
          <w:tcPr>
            <w:tcW w:w="1297" w:type="dxa"/>
          </w:tcPr>
          <w:p w14:paraId="225A31C2" w14:textId="2A5FF801" w:rsidR="00AA4F0A" w:rsidRPr="001C220C" w:rsidDel="006C33B5" w:rsidRDefault="00AA4F0A" w:rsidP="00BD3272">
            <w:pPr>
              <w:pStyle w:val="TableNormal1"/>
              <w:keepNext w:val="0"/>
              <w:keepLines w:val="0"/>
              <w:spacing w:before="40"/>
              <w:rPr>
                <w:del w:id="5205" w:author="Charles Gifford" w:date="2016-10-07T22:18:00Z"/>
                <w:lang w:val="en-US"/>
              </w:rPr>
            </w:pPr>
            <w:del w:id="5206" w:author="Charles Gifford" w:date="2016-10-07T22:18:00Z">
              <w:r w:rsidRPr="001C220C" w:rsidDel="006C33B5">
                <w:rPr>
                  <w:lang w:val="en-US"/>
                </w:rPr>
                <w:delText>Test of Maximum speed of welder</w:delText>
              </w:r>
            </w:del>
          </w:p>
        </w:tc>
        <w:tc>
          <w:tcPr>
            <w:tcW w:w="1080" w:type="dxa"/>
          </w:tcPr>
          <w:p w14:paraId="7933AD8C" w14:textId="3EB9FE21" w:rsidR="00AA4F0A" w:rsidRPr="001C220C" w:rsidDel="006C33B5" w:rsidRDefault="00AA4F0A" w:rsidP="00BD3272">
            <w:pPr>
              <w:pStyle w:val="TableNormal1"/>
              <w:keepNext w:val="0"/>
              <w:keepLines w:val="0"/>
              <w:spacing w:before="40"/>
              <w:rPr>
                <w:del w:id="5207" w:author="Charles Gifford" w:date="2016-10-07T22:18:00Z"/>
                <w:lang w:val="en-US"/>
              </w:rPr>
            </w:pPr>
            <w:del w:id="5208" w:author="Charles Gifford" w:date="2016-10-07T22:18:00Z">
              <w:r w:rsidRPr="001C220C" w:rsidDel="006C33B5">
                <w:rPr>
                  <w:lang w:val="en-US"/>
                </w:rPr>
                <w:delText>Test of Average test rate</w:delText>
              </w:r>
            </w:del>
          </w:p>
        </w:tc>
        <w:tc>
          <w:tcPr>
            <w:tcW w:w="1080" w:type="dxa"/>
          </w:tcPr>
          <w:p w14:paraId="4E95DE67" w14:textId="24E3FFC1" w:rsidR="00AA4F0A" w:rsidRPr="001C220C" w:rsidDel="006C33B5" w:rsidRDefault="00AA4F0A" w:rsidP="00BD3272">
            <w:pPr>
              <w:pStyle w:val="TableNormal1"/>
              <w:keepNext w:val="0"/>
              <w:keepLines w:val="0"/>
              <w:spacing w:before="40"/>
              <w:rPr>
                <w:del w:id="5209" w:author="Charles Gifford" w:date="2016-10-07T22:18:00Z"/>
                <w:lang w:val="en-US"/>
              </w:rPr>
            </w:pPr>
            <w:del w:id="5210" w:author="Charles Gifford" w:date="2016-10-07T22:18:00Z">
              <w:r w:rsidRPr="001C220C" w:rsidDel="006C33B5">
                <w:rPr>
                  <w:lang w:val="en-US"/>
                </w:rPr>
                <w:delText>Test of Hours to recharge truck</w:delText>
              </w:r>
            </w:del>
          </w:p>
        </w:tc>
      </w:tr>
      <w:tr w:rsidR="00242B6D" w:rsidRPr="001C220C" w:rsidDel="006C33B5" w14:paraId="28B97FE5" w14:textId="51F71FC7">
        <w:trPr>
          <w:cantSplit/>
          <w:jc w:val="center"/>
          <w:del w:id="5211" w:author="Charles Gifford" w:date="2016-10-07T22:18:00Z"/>
        </w:trPr>
        <w:tc>
          <w:tcPr>
            <w:tcW w:w="1269" w:type="dxa"/>
          </w:tcPr>
          <w:p w14:paraId="20EFD239" w14:textId="4A994B5D" w:rsidR="00242B6D" w:rsidRPr="001C220C" w:rsidDel="006C33B5" w:rsidRDefault="00242B6D" w:rsidP="00BD3272">
            <w:pPr>
              <w:pStyle w:val="TableNormal1"/>
              <w:keepNext w:val="0"/>
              <w:keepLines w:val="0"/>
              <w:spacing w:before="40"/>
              <w:rPr>
                <w:del w:id="5212" w:author="Charles Gifford" w:date="2016-10-07T22:18:00Z"/>
                <w:lang w:val="en-US"/>
              </w:rPr>
            </w:pPr>
            <w:del w:id="5213" w:author="Charles Gifford" w:date="2016-10-07T22:18:00Z">
              <w:r w:rsidDel="006C33B5">
                <w:rPr>
                  <w:lang w:val="en-US"/>
                </w:rPr>
                <w:delText xml:space="preserve">Hierarchy </w:delText>
              </w:r>
              <w:r w:rsidR="00155222" w:rsidDel="006C33B5">
                <w:rPr>
                  <w:lang w:val="en-US"/>
                </w:rPr>
                <w:delText>s</w:delText>
              </w:r>
              <w:r w:rsidDel="006C33B5">
                <w:rPr>
                  <w:lang w:val="en-US"/>
                </w:rPr>
                <w:delText>cope</w:delText>
              </w:r>
            </w:del>
          </w:p>
        </w:tc>
        <w:tc>
          <w:tcPr>
            <w:tcW w:w="2880" w:type="dxa"/>
          </w:tcPr>
          <w:p w14:paraId="2B6085C9" w14:textId="75ED0254" w:rsidR="00242B6D" w:rsidRPr="001C220C" w:rsidDel="006C33B5" w:rsidRDefault="00242B6D" w:rsidP="00BD3272">
            <w:pPr>
              <w:pStyle w:val="TableNormal1"/>
              <w:keepNext w:val="0"/>
              <w:keepLines w:val="0"/>
              <w:rPr>
                <w:del w:id="5214" w:author="Charles Gifford" w:date="2016-10-07T22:18:00Z"/>
                <w:lang w:val="en-US"/>
              </w:rPr>
            </w:pPr>
            <w:del w:id="5215" w:author="Charles Gifford" w:date="2016-10-07T22:18:00Z">
              <w:r w:rsidRPr="001C220C" w:rsidDel="006C33B5">
                <w:rPr>
                  <w:lang w:val="en-US"/>
                </w:rPr>
                <w:delText xml:space="preserve">Identifies where the exchanged information fits within the role based equipment hierarchy. </w:delText>
              </w:r>
            </w:del>
          </w:p>
          <w:p w14:paraId="30F948E3" w14:textId="5916E21B" w:rsidR="00242B6D" w:rsidRPr="001C220C" w:rsidDel="006C33B5" w:rsidRDefault="00242B6D" w:rsidP="00BD3272">
            <w:pPr>
              <w:pStyle w:val="TableNormal1"/>
              <w:keepNext w:val="0"/>
              <w:keepLines w:val="0"/>
              <w:spacing w:before="40"/>
              <w:rPr>
                <w:del w:id="5216" w:author="Charles Gifford" w:date="2016-10-07T22:18:00Z"/>
                <w:lang w:val="en-US"/>
              </w:rPr>
            </w:pPr>
            <w:del w:id="5217" w:author="Charles Gifford" w:date="2016-10-07T22:18:00Z">
              <w:r w:rsidRPr="001C220C" w:rsidDel="006C33B5">
                <w:rPr>
                  <w:lang w:val="en-US"/>
                </w:rPr>
                <w:delText xml:space="preserve">Optionally defines the scope of the </w:delText>
              </w:r>
              <w:r w:rsidRPr="00155222" w:rsidDel="006C33B5">
                <w:rPr>
                  <w:i/>
                  <w:lang w:val="en-US"/>
                </w:rPr>
                <w:delText>physical asset capability test specification</w:delText>
              </w:r>
              <w:r w:rsidRPr="001C220C" w:rsidDel="006C33B5">
                <w:rPr>
                  <w:lang w:val="en-US"/>
                </w:rPr>
                <w:delText>, such as the site or area it is defined for.</w:delText>
              </w:r>
            </w:del>
          </w:p>
        </w:tc>
        <w:tc>
          <w:tcPr>
            <w:tcW w:w="1440" w:type="dxa"/>
          </w:tcPr>
          <w:p w14:paraId="666DF046" w14:textId="6C8D81A2" w:rsidR="00242B6D" w:rsidRPr="001C220C" w:rsidDel="006C33B5" w:rsidRDefault="00242B6D" w:rsidP="00BD3272">
            <w:pPr>
              <w:pStyle w:val="TableNormal1"/>
              <w:keepNext w:val="0"/>
              <w:keepLines w:val="0"/>
              <w:spacing w:before="40"/>
              <w:rPr>
                <w:del w:id="5218" w:author="Charles Gifford" w:date="2016-10-07T22:18:00Z"/>
                <w:lang w:val="en-US"/>
              </w:rPr>
            </w:pPr>
            <w:ins w:id="5219" w:author="Dennis Brandl" w:date="2015-08-17T10:49:00Z">
              <w:del w:id="5220" w:author="Charles Gifford" w:date="2016-10-07T22:18:00Z">
                <w:r w:rsidRPr="001C220C" w:rsidDel="006C33B5">
                  <w:rPr>
                    <w:lang w:val="en-US"/>
                  </w:rPr>
                  <w:delText>South Shore (Site) / Work Line (Area)</w:delText>
                </w:r>
              </w:del>
            </w:ins>
          </w:p>
        </w:tc>
        <w:tc>
          <w:tcPr>
            <w:tcW w:w="1297" w:type="dxa"/>
          </w:tcPr>
          <w:p w14:paraId="22A79608" w14:textId="6EB24A7D" w:rsidR="00242B6D" w:rsidRPr="001C220C" w:rsidDel="006C33B5" w:rsidRDefault="00242B6D" w:rsidP="00BD3272">
            <w:pPr>
              <w:pStyle w:val="TableNormal1"/>
              <w:keepNext w:val="0"/>
              <w:keepLines w:val="0"/>
              <w:spacing w:before="40"/>
              <w:rPr>
                <w:del w:id="5221" w:author="Charles Gifford" w:date="2016-10-07T22:18:00Z"/>
                <w:lang w:val="en-US"/>
              </w:rPr>
            </w:pPr>
            <w:ins w:id="5222" w:author="Dennis Brandl" w:date="2015-08-17T10:49:00Z">
              <w:del w:id="5223" w:author="Charles Gifford" w:date="2016-10-07T22:18:00Z">
                <w:r w:rsidRPr="001C220C" w:rsidDel="006C33B5">
                  <w:rPr>
                    <w:lang w:val="en-US"/>
                  </w:rPr>
                  <w:delText>South Shore (SITE) / Packaging (Area)</w:delText>
                </w:r>
              </w:del>
            </w:ins>
          </w:p>
        </w:tc>
        <w:tc>
          <w:tcPr>
            <w:tcW w:w="1080" w:type="dxa"/>
          </w:tcPr>
          <w:p w14:paraId="12337A44" w14:textId="69791F78" w:rsidR="00242B6D" w:rsidRPr="001C220C" w:rsidDel="006C33B5" w:rsidRDefault="00242B6D" w:rsidP="00BD3272">
            <w:pPr>
              <w:pStyle w:val="TableNormal1"/>
              <w:keepNext w:val="0"/>
              <w:keepLines w:val="0"/>
              <w:spacing w:before="40"/>
              <w:rPr>
                <w:del w:id="5224" w:author="Charles Gifford" w:date="2016-10-07T22:18:00Z"/>
                <w:lang w:val="en-US"/>
              </w:rPr>
            </w:pPr>
            <w:ins w:id="5225" w:author="Dennis Brandl" w:date="2015-08-17T10:49:00Z">
              <w:del w:id="5226" w:author="Charles Gifford" w:date="2016-10-07T22:18:00Z">
                <w:r w:rsidRPr="001C220C" w:rsidDel="006C33B5">
                  <w:rPr>
                    <w:lang w:val="en-US"/>
                  </w:rPr>
                  <w:delText>Mixer Sample Port (Work Unit)</w:delText>
                </w:r>
              </w:del>
            </w:ins>
          </w:p>
        </w:tc>
        <w:tc>
          <w:tcPr>
            <w:tcW w:w="1080" w:type="dxa"/>
          </w:tcPr>
          <w:p w14:paraId="5BE62F82" w14:textId="6B630D03" w:rsidR="00242B6D" w:rsidRPr="001C220C" w:rsidDel="006C33B5" w:rsidRDefault="00242B6D" w:rsidP="00BD3272">
            <w:pPr>
              <w:pStyle w:val="TableNormal1"/>
              <w:keepNext w:val="0"/>
              <w:keepLines w:val="0"/>
              <w:spacing w:before="40"/>
              <w:rPr>
                <w:del w:id="5227" w:author="Charles Gifford" w:date="2016-10-07T22:18:00Z"/>
                <w:lang w:val="en-US"/>
              </w:rPr>
            </w:pPr>
            <w:ins w:id="5228" w:author="Dennis Brandl" w:date="2015-08-17T10:49:00Z">
              <w:del w:id="5229" w:author="Charles Gifford" w:date="2016-10-07T22:18:00Z">
                <w:r w:rsidRPr="001C220C" w:rsidDel="006C33B5">
                  <w:rPr>
                    <w:lang w:val="en-US"/>
                  </w:rPr>
                  <w:delText>Receiving dock (Work Center)</w:delText>
                </w:r>
              </w:del>
            </w:ins>
          </w:p>
        </w:tc>
      </w:tr>
      <w:tr w:rsidR="00242B6D" w:rsidRPr="001C220C" w:rsidDel="006C33B5" w14:paraId="6DDC9AB7" w14:textId="6434F9C6">
        <w:trPr>
          <w:cantSplit/>
          <w:jc w:val="center"/>
          <w:del w:id="5230" w:author="Charles Gifford" w:date="2016-10-07T22:18:00Z"/>
        </w:trPr>
        <w:tc>
          <w:tcPr>
            <w:tcW w:w="1269" w:type="dxa"/>
          </w:tcPr>
          <w:p w14:paraId="6F6C3CB8" w14:textId="108B0085" w:rsidR="00242B6D" w:rsidRPr="001C220C" w:rsidDel="006C33B5" w:rsidRDefault="00242B6D" w:rsidP="00BD3272">
            <w:pPr>
              <w:pStyle w:val="TableNormal1"/>
              <w:keepNext w:val="0"/>
              <w:keepLines w:val="0"/>
              <w:spacing w:before="40"/>
              <w:rPr>
                <w:del w:id="5231" w:author="Charles Gifford" w:date="2016-10-07T22:18:00Z"/>
                <w:lang w:val="en-US"/>
              </w:rPr>
            </w:pPr>
            <w:del w:id="5232" w:author="Charles Gifford" w:date="2016-10-07T22:18:00Z">
              <w:r w:rsidRPr="001C220C" w:rsidDel="006C33B5">
                <w:rPr>
                  <w:lang w:val="en-US"/>
                </w:rPr>
                <w:delText>Version</w:delText>
              </w:r>
            </w:del>
          </w:p>
        </w:tc>
        <w:tc>
          <w:tcPr>
            <w:tcW w:w="2880" w:type="dxa"/>
          </w:tcPr>
          <w:p w14:paraId="26625874" w14:textId="61E5264E" w:rsidR="00242B6D" w:rsidRPr="001C220C" w:rsidDel="006C33B5" w:rsidRDefault="00242B6D" w:rsidP="00BD3272">
            <w:pPr>
              <w:pStyle w:val="TableNormal1"/>
              <w:keepNext w:val="0"/>
              <w:keepLines w:val="0"/>
              <w:spacing w:before="40"/>
              <w:rPr>
                <w:del w:id="5233" w:author="Charles Gifford" w:date="2016-10-07T22:18:00Z"/>
                <w:lang w:val="en-US"/>
              </w:rPr>
            </w:pPr>
            <w:del w:id="5234" w:author="Charles Gifford" w:date="2016-10-07T22:18:00Z">
              <w:r w:rsidRPr="001C220C" w:rsidDel="006C33B5">
                <w:rPr>
                  <w:lang w:val="en-US"/>
                </w:rPr>
                <w:delText>An identification of the version of the</w:delText>
              </w:r>
              <w:r w:rsidR="006A5396" w:rsidDel="006C33B5">
                <w:rPr>
                  <w:lang w:val="en-US"/>
                </w:rPr>
                <w:delText xml:space="preserve"> capability test specification.</w:delText>
              </w:r>
            </w:del>
          </w:p>
        </w:tc>
        <w:tc>
          <w:tcPr>
            <w:tcW w:w="1440" w:type="dxa"/>
          </w:tcPr>
          <w:p w14:paraId="25E82C7D" w14:textId="2EFB6510" w:rsidR="00242B6D" w:rsidRPr="001C220C" w:rsidDel="006C33B5" w:rsidRDefault="00242B6D" w:rsidP="00BD3272">
            <w:pPr>
              <w:pStyle w:val="TableNormal1"/>
              <w:keepNext w:val="0"/>
              <w:keepLines w:val="0"/>
              <w:spacing w:before="40"/>
              <w:rPr>
                <w:del w:id="5235" w:author="Charles Gifford" w:date="2016-10-07T22:18:00Z"/>
                <w:lang w:val="en-US"/>
              </w:rPr>
            </w:pPr>
            <w:del w:id="5236" w:author="Charles Gifford" w:date="2016-10-07T22:18:00Z">
              <w:r w:rsidRPr="001C220C" w:rsidDel="006C33B5">
                <w:rPr>
                  <w:lang w:val="en-US"/>
                </w:rPr>
                <w:delText>00</w:delText>
              </w:r>
            </w:del>
          </w:p>
        </w:tc>
        <w:tc>
          <w:tcPr>
            <w:tcW w:w="1297" w:type="dxa"/>
          </w:tcPr>
          <w:p w14:paraId="56FF82C9" w14:textId="7D60F1C6" w:rsidR="00242B6D" w:rsidRPr="001C220C" w:rsidDel="006C33B5" w:rsidRDefault="00242B6D" w:rsidP="00BD3272">
            <w:pPr>
              <w:pStyle w:val="TableNormal1"/>
              <w:keepNext w:val="0"/>
              <w:keepLines w:val="0"/>
              <w:spacing w:before="40"/>
              <w:rPr>
                <w:del w:id="5237" w:author="Charles Gifford" w:date="2016-10-07T22:18:00Z"/>
                <w:lang w:val="en-US"/>
              </w:rPr>
            </w:pPr>
            <w:del w:id="5238" w:author="Charles Gifford" w:date="2016-10-07T22:18:00Z">
              <w:r w:rsidRPr="001C220C" w:rsidDel="006C33B5">
                <w:rPr>
                  <w:lang w:val="en-US"/>
                </w:rPr>
                <w:delText>1</w:delText>
              </w:r>
            </w:del>
          </w:p>
        </w:tc>
        <w:tc>
          <w:tcPr>
            <w:tcW w:w="1080" w:type="dxa"/>
          </w:tcPr>
          <w:p w14:paraId="23494EE2" w14:textId="0B282667" w:rsidR="00242B6D" w:rsidRPr="001C220C" w:rsidDel="006C33B5" w:rsidRDefault="00242B6D" w:rsidP="00BD3272">
            <w:pPr>
              <w:pStyle w:val="TableNormal1"/>
              <w:keepNext w:val="0"/>
              <w:keepLines w:val="0"/>
              <w:spacing w:before="40"/>
              <w:rPr>
                <w:del w:id="5239" w:author="Charles Gifford" w:date="2016-10-07T22:18:00Z"/>
                <w:lang w:val="en-US"/>
              </w:rPr>
            </w:pPr>
            <w:del w:id="5240" w:author="Charles Gifford" w:date="2016-10-07T22:18:00Z">
              <w:r w:rsidRPr="001C220C" w:rsidDel="006C33B5">
                <w:rPr>
                  <w:lang w:val="en-US"/>
                </w:rPr>
                <w:delText>2</w:delText>
              </w:r>
            </w:del>
          </w:p>
        </w:tc>
        <w:tc>
          <w:tcPr>
            <w:tcW w:w="1080" w:type="dxa"/>
          </w:tcPr>
          <w:p w14:paraId="4E64033A" w14:textId="1E55FF6F" w:rsidR="00242B6D" w:rsidRPr="001C220C" w:rsidDel="006C33B5" w:rsidRDefault="00242B6D" w:rsidP="00BD3272">
            <w:pPr>
              <w:pStyle w:val="TableNormal1"/>
              <w:keepNext w:val="0"/>
              <w:keepLines w:val="0"/>
              <w:spacing w:before="40"/>
              <w:rPr>
                <w:del w:id="5241" w:author="Charles Gifford" w:date="2016-10-07T22:18:00Z"/>
                <w:lang w:val="en-US"/>
              </w:rPr>
            </w:pPr>
            <w:del w:id="5242" w:author="Charles Gifford" w:date="2016-10-07T22:18:00Z">
              <w:r w:rsidRPr="001C220C" w:rsidDel="006C33B5">
                <w:rPr>
                  <w:lang w:val="en-US"/>
                </w:rPr>
                <w:delText>3</w:delText>
              </w:r>
            </w:del>
          </w:p>
        </w:tc>
      </w:tr>
    </w:tbl>
    <w:p w14:paraId="432845BB" w14:textId="4EC96422" w:rsidR="002D77BF" w:rsidRPr="001C220C" w:rsidDel="00682292" w:rsidRDefault="002D77BF" w:rsidP="002D77BF">
      <w:pPr>
        <w:pStyle w:val="PARAGRAPH"/>
        <w:rPr>
          <w:del w:id="5243" w:author="Charles Gifford" w:date="2016-10-29T02:41:00Z"/>
          <w:lang w:val="en-US"/>
        </w:rPr>
      </w:pPr>
    </w:p>
    <w:p w14:paraId="7B07FC75" w14:textId="7CE4E61B" w:rsidR="00BB3B94" w:rsidRPr="001C220C" w:rsidDel="00132501" w:rsidRDefault="00BB3B94" w:rsidP="003E1075">
      <w:pPr>
        <w:pStyle w:val="Heading3"/>
        <w:rPr>
          <w:del w:id="5244" w:author="Charles Gifford" w:date="2017-03-19T01:06:00Z"/>
        </w:rPr>
      </w:pPr>
      <w:bookmarkStart w:id="5245" w:name="_Toc320176917"/>
      <w:bookmarkStart w:id="5246" w:name="_Toc145749753"/>
      <w:bookmarkStart w:id="5247" w:name="_Toc161566396"/>
      <w:bookmarkStart w:id="5248" w:name="_Toc145749757"/>
      <w:bookmarkStart w:id="5249" w:name="_Toc161566400"/>
      <w:del w:id="5250" w:author="Charles Gifford" w:date="2017-03-19T01:06:00Z">
        <w:r w:rsidRPr="001C220C" w:rsidDel="00132501">
          <w:delText>Physical asset capability test result</w:delText>
        </w:r>
        <w:bookmarkEnd w:id="5245"/>
      </w:del>
    </w:p>
    <w:p w14:paraId="7C6D196C" w14:textId="65A7BED1" w:rsidR="00E675A3" w:rsidDel="00132501" w:rsidRDefault="002D77BF" w:rsidP="00F00AEF">
      <w:pPr>
        <w:pStyle w:val="PARAGRAPH"/>
        <w:rPr>
          <w:del w:id="5251" w:author="Charles Gifford" w:date="2017-03-19T01:06:00Z"/>
          <w:lang w:val="en-US"/>
        </w:rPr>
      </w:pPr>
      <w:del w:id="5252" w:author="Charles Gifford" w:date="2017-03-19T01:06:00Z">
        <w:r w:rsidRPr="001C220C" w:rsidDel="00132501">
          <w:rPr>
            <w:lang w:val="en-US"/>
          </w:rPr>
          <w:delText xml:space="preserve">The results from a qualification test for a specific </w:delText>
        </w:r>
        <w:r w:rsidRPr="00303E56" w:rsidDel="00132501">
          <w:rPr>
            <w:i/>
            <w:lang w:val="en-US"/>
          </w:rPr>
          <w:delText>physical asset</w:delText>
        </w:r>
        <w:r w:rsidRPr="001C220C" w:rsidDel="00132501">
          <w:rPr>
            <w:lang w:val="en-US"/>
          </w:rPr>
          <w:delText xml:space="preserve"> shall be </w:delText>
        </w:r>
        <w:r w:rsidR="00E675A3" w:rsidDel="00132501">
          <w:rPr>
            <w:lang w:val="en-US"/>
          </w:rPr>
          <w:delText>presented</w:delText>
        </w:r>
        <w:r w:rsidRPr="001C220C" w:rsidDel="00132501">
          <w:rPr>
            <w:lang w:val="en-US"/>
          </w:rPr>
          <w:delText xml:space="preserve"> as a </w:delText>
        </w:r>
        <w:r w:rsidRPr="00303E56" w:rsidDel="00132501">
          <w:rPr>
            <w:i/>
            <w:lang w:val="en-US"/>
          </w:rPr>
          <w:delText>physical capability test result</w:delText>
        </w:r>
        <w:r w:rsidRPr="001C220C" w:rsidDel="00132501">
          <w:rPr>
            <w:lang w:val="en-US"/>
          </w:rPr>
          <w:delText xml:space="preserve">. </w:delText>
        </w:r>
      </w:del>
    </w:p>
    <w:p w14:paraId="00754D6F" w14:textId="6943A7CB" w:rsidR="00E675A3" w:rsidRPr="001C220C" w:rsidDel="00132501" w:rsidRDefault="00E675A3" w:rsidP="00E675A3">
      <w:pPr>
        <w:pStyle w:val="PARAGRAPH"/>
        <w:rPr>
          <w:del w:id="5253" w:author="Charles Gifford" w:date="2017-03-19T01:06:00Z"/>
          <w:lang w:val="en-US"/>
        </w:rPr>
      </w:pPr>
      <w:del w:id="5254" w:author="Charles Gifford" w:date="2017-03-19T01:06:00Z">
        <w:r w:rsidRPr="001C220C" w:rsidDel="00132501">
          <w:rPr>
            <w:lang w:val="en-US"/>
          </w:rPr>
          <w:delText xml:space="preserve">A </w:delText>
        </w:r>
        <w:r w:rsidRPr="00303E56" w:rsidDel="00132501">
          <w:rPr>
            <w:i/>
            <w:lang w:val="en-US"/>
          </w:rPr>
          <w:delText>physical asset capability test result</w:delText>
        </w:r>
        <w:r w:rsidRPr="001C220C" w:rsidDel="00132501">
          <w:rPr>
            <w:lang w:val="en-US"/>
          </w:rPr>
          <w:delText xml:space="preserve"> shall include</w:delText>
        </w:r>
        <w:r w:rsidDel="00132501">
          <w:rPr>
            <w:lang w:val="en-US"/>
          </w:rPr>
          <w:delText>:</w:delText>
        </w:r>
      </w:del>
    </w:p>
    <w:p w14:paraId="2F283EEB" w14:textId="63890BDB" w:rsidR="00E675A3" w:rsidRPr="006F4620" w:rsidDel="00132501" w:rsidRDefault="00E675A3" w:rsidP="00A70CDA">
      <w:pPr>
        <w:pStyle w:val="ListNumber"/>
        <w:numPr>
          <w:ilvl w:val="0"/>
          <w:numId w:val="91"/>
        </w:numPr>
        <w:ind w:left="360"/>
        <w:rPr>
          <w:del w:id="5255" w:author="Charles Gifford" w:date="2017-03-19T01:06:00Z"/>
          <w:lang w:val="en-US"/>
        </w:rPr>
      </w:pPr>
      <w:del w:id="5256" w:author="Charles Gifford" w:date="2017-03-19T01:06:00Z">
        <w:r w:rsidRPr="006F4620" w:rsidDel="00132501">
          <w:rPr>
            <w:lang w:val="en-US"/>
          </w:rPr>
          <w:delText>the date of the test;</w:delText>
        </w:r>
      </w:del>
    </w:p>
    <w:p w14:paraId="36027B90" w14:textId="1B98CD18" w:rsidR="00E675A3" w:rsidRPr="001C220C" w:rsidDel="00132501" w:rsidRDefault="00E675A3" w:rsidP="00A70CDA">
      <w:pPr>
        <w:pStyle w:val="ListNumber"/>
        <w:numPr>
          <w:ilvl w:val="0"/>
          <w:numId w:val="91"/>
        </w:numPr>
        <w:ind w:left="360"/>
        <w:rPr>
          <w:del w:id="5257" w:author="Charles Gifford" w:date="2017-03-19T01:06:00Z"/>
          <w:lang w:val="en-US"/>
        </w:rPr>
      </w:pPr>
      <w:del w:id="5258" w:author="Charles Gifford" w:date="2017-03-19T01:06:00Z">
        <w:r w:rsidRPr="001C220C" w:rsidDel="00132501">
          <w:rPr>
            <w:lang w:val="en-US"/>
          </w:rPr>
          <w:delText>the result of the test (passed-failed or quantitative result);</w:delText>
        </w:r>
      </w:del>
    </w:p>
    <w:p w14:paraId="184B1F84" w14:textId="5000C0D9" w:rsidR="00E675A3" w:rsidRPr="001C220C" w:rsidDel="00132501" w:rsidRDefault="00E675A3" w:rsidP="00A70CDA">
      <w:pPr>
        <w:pStyle w:val="ListNumber"/>
        <w:numPr>
          <w:ilvl w:val="0"/>
          <w:numId w:val="91"/>
        </w:numPr>
        <w:ind w:left="360"/>
        <w:rPr>
          <w:del w:id="5259" w:author="Charles Gifford" w:date="2017-03-19T01:06:00Z"/>
          <w:lang w:val="en-US"/>
        </w:rPr>
      </w:pPr>
      <w:del w:id="5260" w:author="Charles Gifford" w:date="2017-03-19T01:06:00Z">
        <w:r w:rsidRPr="001C220C" w:rsidDel="00132501">
          <w:rPr>
            <w:lang w:val="en-US"/>
          </w:rPr>
          <w:delText>the expiration date of the test.</w:delText>
        </w:r>
      </w:del>
    </w:p>
    <w:p w14:paraId="6172D643" w14:textId="1D63B6A4" w:rsidR="002D77BF" w:rsidRPr="001C220C" w:rsidDel="00132501" w:rsidRDefault="00983096" w:rsidP="00F00AEF">
      <w:pPr>
        <w:pStyle w:val="PARAGRAPH"/>
        <w:rPr>
          <w:del w:id="5261" w:author="Charles Gifford" w:date="2017-03-19T01:06:00Z"/>
          <w:lang w:val="en-US"/>
        </w:rPr>
      </w:pPr>
      <w:del w:id="5262" w:author="Charles Gifford" w:date="2017-03-19T01:06:00Z">
        <w:r w:rsidDel="00132501">
          <w:rPr>
            <w:lang w:val="en-US"/>
          </w:rPr>
          <w:fldChar w:fldCharType="begin"/>
        </w:r>
        <w:r w:rsidDel="00132501">
          <w:rPr>
            <w:lang w:val="en-US"/>
          </w:rPr>
          <w:delInstrText xml:space="preserve"> REF _Ref465472477 \h </w:delInstrText>
        </w:r>
        <w:r w:rsidDel="00132501">
          <w:rPr>
            <w:lang w:val="en-US"/>
          </w:rPr>
        </w:r>
        <w:r w:rsidDel="00132501">
          <w:rPr>
            <w:lang w:val="en-US"/>
          </w:rPr>
          <w:fldChar w:fldCharType="separate"/>
        </w:r>
        <w:r w:rsidDel="00132501">
          <w:delText xml:space="preserve">Table </w:delText>
        </w:r>
        <w:r w:rsidDel="00132501">
          <w:rPr>
            <w:noProof/>
          </w:rPr>
          <w:delText>46</w:delText>
        </w:r>
        <w:r w:rsidDel="00132501">
          <w:rPr>
            <w:lang w:val="en-US"/>
          </w:rPr>
          <w:fldChar w:fldCharType="end"/>
        </w:r>
        <w:r w:rsidDel="00132501">
          <w:rPr>
            <w:lang w:val="en-US"/>
          </w:rPr>
          <w:delText xml:space="preserve"> </w:delText>
        </w:r>
        <w:r w:rsidR="002D77BF" w:rsidRPr="001C220C" w:rsidDel="00132501">
          <w:rPr>
            <w:lang w:val="en-US"/>
          </w:rPr>
          <w:delText xml:space="preserve">lists the </w:delText>
        </w:r>
        <w:r w:rsidR="00752C4B" w:rsidDel="00132501">
          <w:rPr>
            <w:lang w:val="en-US"/>
          </w:rPr>
          <w:delText>relationships</w:delText>
        </w:r>
        <w:r w:rsidR="002D77BF" w:rsidRPr="001C220C" w:rsidDel="00132501">
          <w:rPr>
            <w:lang w:val="en-US"/>
          </w:rPr>
          <w:delText xml:space="preserve"> of a </w:delText>
        </w:r>
        <w:r w:rsidR="002D77BF" w:rsidRPr="001C220C" w:rsidDel="00132501">
          <w:rPr>
            <w:i/>
            <w:lang w:val="en-US"/>
          </w:rPr>
          <w:delText>physical asset capability test result</w:delText>
        </w:r>
        <w:r w:rsidR="002D77BF" w:rsidRPr="001C220C" w:rsidDel="00132501">
          <w:rPr>
            <w:lang w:val="en-US"/>
          </w:rPr>
          <w:delText>.</w:delText>
        </w:r>
        <w:r w:rsidR="006A5396" w:rsidDel="00132501">
          <w:rPr>
            <w:highlight w:val="yellow"/>
            <w:lang w:val="en-US"/>
          </w:rPr>
          <w:delText>t</w:delText>
        </w:r>
      </w:del>
    </w:p>
    <w:p w14:paraId="0D92ABFF" w14:textId="15015727" w:rsidR="002D77BF" w:rsidRPr="001C220C" w:rsidDel="00132501" w:rsidRDefault="002D77BF" w:rsidP="00F00AEF">
      <w:pPr>
        <w:pStyle w:val="TABLE-title"/>
        <w:rPr>
          <w:del w:id="5263" w:author="Charles Gifford" w:date="2017-03-19T01:06:00Z"/>
          <w:lang w:val="en-US"/>
        </w:rPr>
      </w:pPr>
      <w:bookmarkStart w:id="5264" w:name="_Ref162240323"/>
      <w:bookmarkStart w:id="5265" w:name="_Toc266864150"/>
      <w:bookmarkStart w:id="5266" w:name="_Toc306621030"/>
      <w:bookmarkStart w:id="5267" w:name="_Toc320178426"/>
      <w:del w:id="5268" w:author="Charles Gifford" w:date="2017-03-19T01:06:00Z">
        <w:r w:rsidRPr="001C220C" w:rsidDel="00132501">
          <w:rPr>
            <w:lang w:val="en-US"/>
          </w:rPr>
          <w:delText xml:space="preserve">Table </w:delText>
        </w:r>
        <w:r w:rsidR="006D59F1" w:rsidDel="00132501">
          <w:rPr>
            <w:lang w:val="en-US"/>
          </w:rPr>
          <w:fldChar w:fldCharType="begin"/>
        </w:r>
        <w:r w:rsidR="006D59F1" w:rsidDel="00132501">
          <w:rPr>
            <w:lang w:val="en-US"/>
          </w:rPr>
          <w:delInstrText xml:space="preserve"> SEQ Table \* ARABIC </w:delInstrText>
        </w:r>
        <w:r w:rsidR="006D59F1" w:rsidDel="00132501">
          <w:rPr>
            <w:lang w:val="en-US"/>
          </w:rPr>
          <w:fldChar w:fldCharType="separate"/>
        </w:r>
        <w:r w:rsidR="00983096" w:rsidDel="00132501">
          <w:rPr>
            <w:noProof/>
            <w:lang w:val="en-US"/>
          </w:rPr>
          <w:delText>47</w:delText>
        </w:r>
        <w:r w:rsidR="006D59F1" w:rsidDel="00132501">
          <w:rPr>
            <w:lang w:val="en-US"/>
          </w:rPr>
          <w:fldChar w:fldCharType="end"/>
        </w:r>
        <w:bookmarkEnd w:id="5264"/>
        <w:r w:rsidRPr="001C220C" w:rsidDel="00132501">
          <w:rPr>
            <w:lang w:val="en-US"/>
          </w:rPr>
          <w:delText xml:space="preserve"> </w:delText>
        </w:r>
        <w:r w:rsidR="00F00AEF" w:rsidDel="00132501">
          <w:rPr>
            <w:lang w:val="en-US"/>
          </w:rPr>
          <w:delText>–</w:delText>
        </w:r>
        <w:r w:rsidRPr="001C220C" w:rsidDel="00132501">
          <w:rPr>
            <w:lang w:val="en-US"/>
          </w:rPr>
          <w:delText xml:space="preserve"> </w:delText>
        </w:r>
        <w:r w:rsidR="006F45EC" w:rsidDel="00132501">
          <w:rPr>
            <w:lang w:val="en-US"/>
          </w:rPr>
          <w:delText>P</w:delText>
        </w:r>
        <w:r w:rsidRPr="001C220C" w:rsidDel="00132501">
          <w:rPr>
            <w:lang w:val="en-US"/>
          </w:rPr>
          <w:delText>hysical asset capability test result</w:delText>
        </w:r>
        <w:bookmarkEnd w:id="5265"/>
        <w:bookmarkEnd w:id="5266"/>
        <w:bookmarkEnd w:id="5267"/>
        <w:r w:rsidR="006F45EC" w:rsidRPr="00AC2193" w:rsidDel="00132501">
          <w:rPr>
            <w:lang w:val="en-US"/>
          </w:rPr>
          <w:delText xml:space="preserve"> </w:delText>
        </w:r>
        <w:r w:rsidR="006F45EC" w:rsidDel="00132501">
          <w:rPr>
            <w:lang w:val="en-US"/>
          </w:rPr>
          <w:delText>attributes</w:delText>
        </w:r>
      </w:del>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2D77BF" w:rsidRPr="001C220C" w:rsidDel="00132501" w14:paraId="15092A1C" w14:textId="262D7B14" w:rsidTr="00EC662F">
        <w:trPr>
          <w:trHeight w:val="377"/>
          <w:tblHeader/>
          <w:jc w:val="center"/>
          <w:del w:id="5269" w:author="Charles Gifford" w:date="2017-03-19T01:06:00Z"/>
        </w:trPr>
        <w:tc>
          <w:tcPr>
            <w:tcW w:w="1269" w:type="dxa"/>
          </w:tcPr>
          <w:p w14:paraId="4EDD1F71" w14:textId="5D9CB6AB" w:rsidR="002D77BF" w:rsidRPr="001C220C" w:rsidDel="00132501" w:rsidRDefault="002D77BF" w:rsidP="00547E4E">
            <w:pPr>
              <w:pStyle w:val="NormalTableHeader"/>
              <w:spacing w:before="40"/>
              <w:rPr>
                <w:del w:id="5270" w:author="Charles Gifford" w:date="2017-03-19T01:06:00Z"/>
                <w:lang w:val="en-US"/>
              </w:rPr>
            </w:pPr>
            <w:del w:id="5271" w:author="Charles Gifford" w:date="2017-03-19T01:06:00Z">
              <w:r w:rsidRPr="001C220C" w:rsidDel="00132501">
                <w:rPr>
                  <w:lang w:val="en-US"/>
                </w:rPr>
                <w:delText xml:space="preserve">Attribute </w:delText>
              </w:r>
              <w:r w:rsidR="006618D3" w:rsidDel="00132501">
                <w:rPr>
                  <w:lang w:val="en-US"/>
                </w:rPr>
                <w:delText>n</w:delText>
              </w:r>
              <w:r w:rsidRPr="001C220C" w:rsidDel="00132501">
                <w:rPr>
                  <w:lang w:val="en-US"/>
                </w:rPr>
                <w:delText>ame</w:delText>
              </w:r>
            </w:del>
          </w:p>
        </w:tc>
        <w:tc>
          <w:tcPr>
            <w:tcW w:w="2880" w:type="dxa"/>
          </w:tcPr>
          <w:p w14:paraId="140C08AC" w14:textId="6018AED0" w:rsidR="002D77BF" w:rsidRPr="001C220C" w:rsidDel="00132501" w:rsidRDefault="002D77BF" w:rsidP="00547E4E">
            <w:pPr>
              <w:pStyle w:val="NormalTableHeader"/>
              <w:spacing w:before="40"/>
              <w:rPr>
                <w:del w:id="5272" w:author="Charles Gifford" w:date="2017-03-19T01:06:00Z"/>
                <w:lang w:val="en-US"/>
              </w:rPr>
            </w:pPr>
            <w:del w:id="5273" w:author="Charles Gifford" w:date="2017-03-19T01:06:00Z">
              <w:r w:rsidRPr="001C220C" w:rsidDel="00132501">
                <w:rPr>
                  <w:lang w:val="en-US"/>
                </w:rPr>
                <w:delText>Description</w:delText>
              </w:r>
            </w:del>
          </w:p>
        </w:tc>
        <w:tc>
          <w:tcPr>
            <w:tcW w:w="1440" w:type="dxa"/>
          </w:tcPr>
          <w:p w14:paraId="2CB56110" w14:textId="01C2A3AE" w:rsidR="002D77BF" w:rsidRPr="001C220C" w:rsidDel="00132501" w:rsidRDefault="00AE4770" w:rsidP="00547E4E">
            <w:pPr>
              <w:pStyle w:val="NormalTableHeader"/>
              <w:spacing w:before="40"/>
              <w:rPr>
                <w:del w:id="5274" w:author="Charles Gifford" w:date="2017-03-19T01:06:00Z"/>
                <w:lang w:val="en-US"/>
              </w:rPr>
            </w:pPr>
            <w:del w:id="5275" w:author="Charles Gifford" w:date="2017-03-19T01:06:00Z">
              <w:r w:rsidDel="00132501">
                <w:rPr>
                  <w:lang w:val="en-US"/>
                </w:rPr>
                <w:delText>Production example</w:delText>
              </w:r>
              <w:r w:rsidR="002D77BF" w:rsidRPr="001C220C" w:rsidDel="00132501">
                <w:rPr>
                  <w:lang w:val="en-US"/>
                </w:rPr>
                <w:delText>s</w:delText>
              </w:r>
            </w:del>
          </w:p>
        </w:tc>
        <w:tc>
          <w:tcPr>
            <w:tcW w:w="1297" w:type="dxa"/>
          </w:tcPr>
          <w:p w14:paraId="45596D97" w14:textId="68ECF014" w:rsidR="002D77BF" w:rsidRPr="001C220C" w:rsidDel="00132501" w:rsidRDefault="00AE4770" w:rsidP="00547E4E">
            <w:pPr>
              <w:pStyle w:val="NormalTableHeader"/>
              <w:spacing w:before="40"/>
              <w:rPr>
                <w:del w:id="5276" w:author="Charles Gifford" w:date="2017-03-19T01:06:00Z"/>
                <w:lang w:val="en-US"/>
              </w:rPr>
            </w:pPr>
            <w:del w:id="5277" w:author="Charles Gifford" w:date="2017-03-19T01:06:00Z">
              <w:r w:rsidDel="00132501">
                <w:rPr>
                  <w:lang w:val="en-US"/>
                </w:rPr>
                <w:delText>Maintenance example</w:delText>
              </w:r>
              <w:r w:rsidR="002D77BF" w:rsidRPr="001C220C" w:rsidDel="00132501">
                <w:rPr>
                  <w:lang w:val="en-US"/>
                </w:rPr>
                <w:delText>s</w:delText>
              </w:r>
            </w:del>
          </w:p>
        </w:tc>
        <w:tc>
          <w:tcPr>
            <w:tcW w:w="1080" w:type="dxa"/>
          </w:tcPr>
          <w:p w14:paraId="12CE1E56" w14:textId="2BAB26AD" w:rsidR="002D77BF" w:rsidRPr="001C220C" w:rsidDel="00132501" w:rsidRDefault="00AE4770" w:rsidP="00547E4E">
            <w:pPr>
              <w:pStyle w:val="NormalTableHeader"/>
              <w:spacing w:before="40"/>
              <w:rPr>
                <w:del w:id="5278" w:author="Charles Gifford" w:date="2017-03-19T01:06:00Z"/>
                <w:lang w:val="en-US"/>
              </w:rPr>
            </w:pPr>
            <w:del w:id="5279" w:author="Charles Gifford" w:date="2017-03-19T01:06:00Z">
              <w:r w:rsidDel="00132501">
                <w:rPr>
                  <w:lang w:val="en-US"/>
                </w:rPr>
                <w:delText>Quality example</w:delText>
              </w:r>
              <w:r w:rsidR="002D77BF" w:rsidRPr="001C220C" w:rsidDel="00132501">
                <w:rPr>
                  <w:lang w:val="en-US"/>
                </w:rPr>
                <w:delText>s</w:delText>
              </w:r>
            </w:del>
          </w:p>
        </w:tc>
        <w:tc>
          <w:tcPr>
            <w:tcW w:w="1080" w:type="dxa"/>
          </w:tcPr>
          <w:p w14:paraId="086E92FA" w14:textId="3771DCB9" w:rsidR="002D77BF" w:rsidRPr="001C220C" w:rsidDel="00132501" w:rsidRDefault="00AE4770" w:rsidP="00547E4E">
            <w:pPr>
              <w:pStyle w:val="NormalTableHeader"/>
              <w:spacing w:before="40"/>
              <w:rPr>
                <w:del w:id="5280" w:author="Charles Gifford" w:date="2017-03-19T01:06:00Z"/>
                <w:lang w:val="en-US"/>
              </w:rPr>
            </w:pPr>
            <w:del w:id="5281" w:author="Charles Gifford" w:date="2017-03-19T01:06:00Z">
              <w:r w:rsidDel="00132501">
                <w:rPr>
                  <w:lang w:val="en-US"/>
                </w:rPr>
                <w:delText>Inventory example</w:delText>
              </w:r>
              <w:r w:rsidR="002D77BF" w:rsidRPr="001C220C" w:rsidDel="00132501">
                <w:rPr>
                  <w:lang w:val="en-US"/>
                </w:rPr>
                <w:delText>s</w:delText>
              </w:r>
            </w:del>
          </w:p>
        </w:tc>
      </w:tr>
      <w:tr w:rsidR="00823DCC" w:rsidRPr="001C220C" w:rsidDel="00132501" w14:paraId="5C810E2C" w14:textId="53CA0848">
        <w:trPr>
          <w:cantSplit/>
          <w:jc w:val="center"/>
          <w:del w:id="5282" w:author="Charles Gifford" w:date="2017-03-19T01:06:00Z"/>
        </w:trPr>
        <w:tc>
          <w:tcPr>
            <w:tcW w:w="1269" w:type="dxa"/>
          </w:tcPr>
          <w:p w14:paraId="1BA12ADF" w14:textId="39D767E3" w:rsidR="00823DCC" w:rsidRPr="001C220C" w:rsidDel="00132501" w:rsidRDefault="00823DCC" w:rsidP="00547E4E">
            <w:pPr>
              <w:pStyle w:val="TableNormal1"/>
              <w:spacing w:before="40"/>
              <w:rPr>
                <w:del w:id="5283" w:author="Charles Gifford" w:date="2017-03-19T01:06:00Z"/>
                <w:lang w:val="en-US"/>
              </w:rPr>
            </w:pPr>
            <w:del w:id="5284" w:author="Charles Gifford" w:date="2017-03-19T01:06:00Z">
              <w:r w:rsidRPr="001C220C" w:rsidDel="00132501">
                <w:rPr>
                  <w:lang w:val="en-US"/>
                </w:rPr>
                <w:delText>ID</w:delText>
              </w:r>
            </w:del>
          </w:p>
        </w:tc>
        <w:tc>
          <w:tcPr>
            <w:tcW w:w="2880" w:type="dxa"/>
          </w:tcPr>
          <w:p w14:paraId="10F6776B" w14:textId="41CA44F0" w:rsidR="00823DCC" w:rsidRPr="001C220C" w:rsidDel="00132501" w:rsidRDefault="00823DCC" w:rsidP="00547E4E">
            <w:pPr>
              <w:pStyle w:val="TableNormal1"/>
              <w:spacing w:before="40"/>
              <w:rPr>
                <w:del w:id="5285" w:author="Charles Gifford" w:date="2017-03-19T01:06:00Z"/>
                <w:lang w:val="en-US"/>
              </w:rPr>
            </w:pPr>
            <w:del w:id="5286" w:author="Charles Gifford" w:date="2017-03-19T01:06:00Z">
              <w:r w:rsidRPr="001C220C" w:rsidDel="00132501">
                <w:rPr>
                  <w:lang w:val="en-US"/>
                </w:rPr>
                <w:delText xml:space="preserve">An identification of the specific </w:delText>
              </w:r>
              <w:r w:rsidRPr="00155222" w:rsidDel="00132501">
                <w:rPr>
                  <w:i/>
                  <w:lang w:val="en-US"/>
                </w:rPr>
                <w:delText>physical asset capability test result</w:delText>
              </w:r>
              <w:r w:rsidRPr="001C220C" w:rsidDel="00132501">
                <w:rPr>
                  <w:lang w:val="en-US"/>
                </w:rPr>
                <w:delText>.</w:delText>
              </w:r>
            </w:del>
          </w:p>
        </w:tc>
        <w:tc>
          <w:tcPr>
            <w:tcW w:w="1440" w:type="dxa"/>
          </w:tcPr>
          <w:p w14:paraId="5A500582" w14:textId="07C38914" w:rsidR="00823DCC" w:rsidRPr="001C220C" w:rsidDel="00132501" w:rsidRDefault="00823DCC" w:rsidP="00547E4E">
            <w:pPr>
              <w:pStyle w:val="TableNormal1"/>
              <w:spacing w:before="40"/>
              <w:rPr>
                <w:del w:id="5287" w:author="Charles Gifford" w:date="2017-03-19T01:06:00Z"/>
                <w:lang w:val="en-US"/>
              </w:rPr>
            </w:pPr>
            <w:del w:id="5288" w:author="Charles Gifford" w:date="2017-03-19T01:06:00Z">
              <w:r w:rsidRPr="001C220C" w:rsidDel="00132501">
                <w:rPr>
                  <w:lang w:val="en-US"/>
                </w:rPr>
                <w:delText>CPT-999</w:delText>
              </w:r>
            </w:del>
          </w:p>
        </w:tc>
        <w:tc>
          <w:tcPr>
            <w:tcW w:w="1297" w:type="dxa"/>
          </w:tcPr>
          <w:p w14:paraId="4AF02A90" w14:textId="736E683A" w:rsidR="00823DCC" w:rsidRPr="001C220C" w:rsidDel="00132501" w:rsidRDefault="00823DCC" w:rsidP="00547E4E">
            <w:pPr>
              <w:pStyle w:val="TableNormal1"/>
              <w:spacing w:before="40"/>
              <w:rPr>
                <w:del w:id="5289" w:author="Charles Gifford" w:date="2017-03-19T01:06:00Z"/>
                <w:lang w:val="en-US"/>
              </w:rPr>
            </w:pPr>
            <w:del w:id="5290" w:author="Charles Gifford" w:date="2017-03-19T01:06:00Z">
              <w:r w:rsidRPr="001C220C" w:rsidDel="00132501">
                <w:rPr>
                  <w:lang w:val="en-US"/>
                </w:rPr>
                <w:delText>MT- 998</w:delText>
              </w:r>
            </w:del>
          </w:p>
        </w:tc>
        <w:tc>
          <w:tcPr>
            <w:tcW w:w="1080" w:type="dxa"/>
          </w:tcPr>
          <w:p w14:paraId="7A9DA416" w14:textId="6DA18077" w:rsidR="00823DCC" w:rsidRPr="001C220C" w:rsidDel="00132501" w:rsidRDefault="00823DCC" w:rsidP="00547E4E">
            <w:pPr>
              <w:pStyle w:val="TableNormal1"/>
              <w:spacing w:before="40"/>
              <w:rPr>
                <w:del w:id="5291" w:author="Charles Gifford" w:date="2017-03-19T01:06:00Z"/>
                <w:lang w:val="en-US"/>
              </w:rPr>
            </w:pPr>
            <w:del w:id="5292" w:author="Charles Gifford" w:date="2017-03-19T01:06:00Z">
              <w:r w:rsidRPr="001C220C" w:rsidDel="00132501">
                <w:rPr>
                  <w:lang w:val="en-US"/>
                </w:rPr>
                <w:delText>HD-878</w:delText>
              </w:r>
            </w:del>
          </w:p>
        </w:tc>
        <w:tc>
          <w:tcPr>
            <w:tcW w:w="1080" w:type="dxa"/>
          </w:tcPr>
          <w:p w14:paraId="0CACCEAA" w14:textId="67CA37C2" w:rsidR="00823DCC" w:rsidRPr="001C220C" w:rsidDel="00132501" w:rsidRDefault="00823DCC" w:rsidP="00547E4E">
            <w:pPr>
              <w:pStyle w:val="TableNormal1"/>
              <w:spacing w:before="40"/>
              <w:rPr>
                <w:del w:id="5293" w:author="Charles Gifford" w:date="2017-03-19T01:06:00Z"/>
                <w:lang w:val="en-US"/>
              </w:rPr>
            </w:pPr>
            <w:del w:id="5294" w:author="Charles Gifford" w:date="2017-03-19T01:06:00Z">
              <w:r w:rsidRPr="001C220C" w:rsidDel="00132501">
                <w:rPr>
                  <w:lang w:val="en-US"/>
                </w:rPr>
                <w:delText>IN-BX-7778</w:delText>
              </w:r>
            </w:del>
          </w:p>
        </w:tc>
      </w:tr>
      <w:tr w:rsidR="00823DCC" w:rsidRPr="001C220C" w:rsidDel="00132501" w14:paraId="4975942D" w14:textId="03AA58F8">
        <w:trPr>
          <w:cantSplit/>
          <w:jc w:val="center"/>
          <w:del w:id="5295" w:author="Charles Gifford" w:date="2017-03-19T01:06:00Z"/>
        </w:trPr>
        <w:tc>
          <w:tcPr>
            <w:tcW w:w="1269" w:type="dxa"/>
          </w:tcPr>
          <w:p w14:paraId="5E099396" w14:textId="08ACA733" w:rsidR="00823DCC" w:rsidRPr="001C220C" w:rsidDel="00132501" w:rsidRDefault="00823DCC" w:rsidP="00547E4E">
            <w:pPr>
              <w:pStyle w:val="TableNormal1"/>
              <w:spacing w:before="40"/>
              <w:rPr>
                <w:del w:id="5296" w:author="Charles Gifford" w:date="2017-03-19T01:06:00Z"/>
                <w:lang w:val="en-US"/>
              </w:rPr>
            </w:pPr>
            <w:del w:id="5297" w:author="Charles Gifford" w:date="2017-03-19T01:06:00Z">
              <w:r w:rsidRPr="001C220C" w:rsidDel="00132501">
                <w:rPr>
                  <w:lang w:val="en-US"/>
                </w:rPr>
                <w:delText>Description</w:delText>
              </w:r>
            </w:del>
          </w:p>
        </w:tc>
        <w:tc>
          <w:tcPr>
            <w:tcW w:w="2880" w:type="dxa"/>
          </w:tcPr>
          <w:p w14:paraId="306FC705" w14:textId="6EF795D3" w:rsidR="00823DCC" w:rsidRPr="001C220C" w:rsidDel="00132501" w:rsidRDefault="00823DCC" w:rsidP="00547E4E">
            <w:pPr>
              <w:pStyle w:val="TableNormal1"/>
              <w:spacing w:before="40"/>
              <w:rPr>
                <w:del w:id="5298" w:author="Charles Gifford" w:date="2017-03-19T01:06:00Z"/>
                <w:lang w:val="en-US"/>
              </w:rPr>
            </w:pPr>
            <w:del w:id="5299" w:author="Charles Gifford" w:date="2017-03-19T01:06:00Z">
              <w:r w:rsidRPr="001C220C" w:rsidDel="00132501">
                <w:rPr>
                  <w:lang w:val="en-US"/>
                </w:rPr>
                <w:delText xml:space="preserve">Additional information about the </w:delText>
              </w:r>
              <w:r w:rsidRPr="001C220C" w:rsidDel="00132501">
                <w:rPr>
                  <w:i/>
                  <w:lang w:val="en-US"/>
                </w:rPr>
                <w:delText>test result</w:delText>
              </w:r>
              <w:r w:rsidRPr="001C220C" w:rsidDel="00132501">
                <w:rPr>
                  <w:lang w:val="en-US"/>
                </w:rPr>
                <w:delText>.</w:delText>
              </w:r>
            </w:del>
          </w:p>
        </w:tc>
        <w:tc>
          <w:tcPr>
            <w:tcW w:w="1440" w:type="dxa"/>
          </w:tcPr>
          <w:p w14:paraId="4B32E960" w14:textId="2B3BB31E" w:rsidR="00823DCC" w:rsidRPr="001C220C" w:rsidDel="00132501" w:rsidRDefault="00823DCC" w:rsidP="00547E4E">
            <w:pPr>
              <w:pStyle w:val="TableNormal1"/>
              <w:spacing w:before="40"/>
              <w:rPr>
                <w:del w:id="5300" w:author="Charles Gifford" w:date="2017-03-19T01:06:00Z"/>
                <w:lang w:val="en-US"/>
              </w:rPr>
            </w:pPr>
            <w:del w:id="5301" w:author="Charles Gifford" w:date="2017-03-19T01:06:00Z">
              <w:r w:rsidRPr="001C220C" w:rsidDel="00132501">
                <w:rPr>
                  <w:lang w:val="en-US"/>
                </w:rPr>
                <w:delText>the number of chrome plated widgets produced per hour</w:delText>
              </w:r>
            </w:del>
          </w:p>
        </w:tc>
        <w:tc>
          <w:tcPr>
            <w:tcW w:w="1297" w:type="dxa"/>
          </w:tcPr>
          <w:p w14:paraId="7B2FEA8D" w14:textId="2C535C4B" w:rsidR="00823DCC" w:rsidRPr="001C220C" w:rsidDel="00132501" w:rsidRDefault="00823DCC" w:rsidP="00547E4E">
            <w:pPr>
              <w:pStyle w:val="TableNormal1"/>
              <w:spacing w:before="40"/>
              <w:rPr>
                <w:del w:id="5302" w:author="Charles Gifford" w:date="2017-03-19T01:06:00Z"/>
                <w:lang w:val="en-US"/>
              </w:rPr>
            </w:pPr>
            <w:del w:id="5303" w:author="Charles Gifford" w:date="2017-03-19T01:06:00Z">
              <w:r w:rsidRPr="001C220C" w:rsidDel="00132501">
                <w:rPr>
                  <w:lang w:val="en-US"/>
                </w:rPr>
                <w:delText>pH meter calibration result test</w:delText>
              </w:r>
            </w:del>
          </w:p>
        </w:tc>
        <w:tc>
          <w:tcPr>
            <w:tcW w:w="1080" w:type="dxa"/>
          </w:tcPr>
          <w:p w14:paraId="78462BE4" w14:textId="15086D49" w:rsidR="00823DCC" w:rsidRPr="001C220C" w:rsidDel="00132501" w:rsidRDefault="00823DCC" w:rsidP="00547E4E">
            <w:pPr>
              <w:pStyle w:val="TableNormal1"/>
              <w:spacing w:before="40"/>
              <w:rPr>
                <w:del w:id="5304" w:author="Charles Gifford" w:date="2017-03-19T01:06:00Z"/>
                <w:lang w:val="en-US"/>
              </w:rPr>
            </w:pPr>
            <w:del w:id="5305" w:author="Charles Gifford" w:date="2017-03-19T01:06:00Z">
              <w:r w:rsidRPr="001C220C" w:rsidDel="00132501">
                <w:rPr>
                  <w:lang w:val="en-US"/>
                </w:rPr>
                <w:delText>Hardness test of unit 878</w:delText>
              </w:r>
            </w:del>
          </w:p>
        </w:tc>
        <w:tc>
          <w:tcPr>
            <w:tcW w:w="1080" w:type="dxa"/>
          </w:tcPr>
          <w:p w14:paraId="370EAFA8" w14:textId="7F553A4B" w:rsidR="00823DCC" w:rsidRPr="001C220C" w:rsidDel="00132501" w:rsidRDefault="00823DCC" w:rsidP="00547E4E">
            <w:pPr>
              <w:pStyle w:val="TableNormal1"/>
              <w:spacing w:before="40"/>
              <w:rPr>
                <w:del w:id="5306" w:author="Charles Gifford" w:date="2017-03-19T01:06:00Z"/>
                <w:lang w:val="en-US"/>
              </w:rPr>
            </w:pPr>
            <w:del w:id="5307" w:author="Charles Gifford" w:date="2017-03-19T01:06:00Z">
              <w:r w:rsidRPr="001C220C" w:rsidDel="00132501">
                <w:rPr>
                  <w:lang w:val="en-US"/>
                </w:rPr>
                <w:delText>Cold box storage temp. delta</w:delText>
              </w:r>
            </w:del>
          </w:p>
        </w:tc>
      </w:tr>
      <w:tr w:rsidR="00242B6D" w:rsidRPr="001C220C" w:rsidDel="00132501" w14:paraId="221988FC" w14:textId="293F1461">
        <w:trPr>
          <w:cantSplit/>
          <w:jc w:val="center"/>
          <w:del w:id="5308" w:author="Charles Gifford" w:date="2017-03-19T01:06:00Z"/>
        </w:trPr>
        <w:tc>
          <w:tcPr>
            <w:tcW w:w="1269" w:type="dxa"/>
          </w:tcPr>
          <w:p w14:paraId="3EC25B83" w14:textId="6499E8DA" w:rsidR="00242B6D" w:rsidRPr="001C220C" w:rsidDel="00132501" w:rsidRDefault="00242B6D" w:rsidP="00242B6D">
            <w:pPr>
              <w:pStyle w:val="TableNormal1"/>
              <w:spacing w:before="40"/>
              <w:rPr>
                <w:del w:id="5309" w:author="Charles Gifford" w:date="2017-03-19T01:06:00Z"/>
                <w:lang w:val="en-US"/>
              </w:rPr>
            </w:pPr>
            <w:ins w:id="5310" w:author="Dennis Brandl" w:date="2015-08-17T10:49:00Z">
              <w:del w:id="5311" w:author="Charles Gifford" w:date="2017-03-19T01:06:00Z">
                <w:r w:rsidDel="00132501">
                  <w:rPr>
                    <w:lang w:val="en-US"/>
                  </w:rPr>
                  <w:delText xml:space="preserve">Hierarchy </w:delText>
                </w:r>
              </w:del>
            </w:ins>
            <w:del w:id="5312" w:author="Charles Gifford" w:date="2017-03-19T01:06:00Z">
              <w:r w:rsidR="00155222" w:rsidDel="00132501">
                <w:rPr>
                  <w:lang w:val="en-US"/>
                </w:rPr>
                <w:delText>s</w:delText>
              </w:r>
            </w:del>
            <w:ins w:id="5313" w:author="Dennis Brandl" w:date="2015-08-17T10:49:00Z">
              <w:del w:id="5314" w:author="Charles Gifford" w:date="2017-03-19T01:06:00Z">
                <w:r w:rsidDel="00132501">
                  <w:rPr>
                    <w:lang w:val="en-US"/>
                  </w:rPr>
                  <w:delText>cope</w:delText>
                </w:r>
              </w:del>
            </w:ins>
          </w:p>
        </w:tc>
        <w:tc>
          <w:tcPr>
            <w:tcW w:w="2880" w:type="dxa"/>
          </w:tcPr>
          <w:p w14:paraId="413D9046" w14:textId="72D913E7" w:rsidR="00242B6D" w:rsidRPr="001C220C" w:rsidDel="00132501" w:rsidRDefault="00242B6D" w:rsidP="00242B6D">
            <w:pPr>
              <w:pStyle w:val="TableNormal1"/>
              <w:rPr>
                <w:ins w:id="5315" w:author="Dennis Brandl" w:date="2015-08-17T10:49:00Z"/>
                <w:del w:id="5316" w:author="Charles Gifford" w:date="2017-03-19T01:06:00Z"/>
                <w:lang w:val="en-US"/>
              </w:rPr>
            </w:pPr>
            <w:ins w:id="5317" w:author="Dennis Brandl" w:date="2015-08-17T10:49:00Z">
              <w:del w:id="5318" w:author="Charles Gifford" w:date="2017-03-19T01:06:00Z">
                <w:r w:rsidRPr="001C220C" w:rsidDel="00132501">
                  <w:rPr>
                    <w:lang w:val="en-US"/>
                  </w:rPr>
                  <w:delText xml:space="preserve">Identifies where the exchanged information fits within the role based equipment hierarchy. </w:delText>
                </w:r>
              </w:del>
            </w:ins>
          </w:p>
          <w:p w14:paraId="71D4A58B" w14:textId="06DC7039" w:rsidR="00242B6D" w:rsidRPr="001C220C" w:rsidDel="00132501" w:rsidRDefault="00242B6D" w:rsidP="00242B6D">
            <w:pPr>
              <w:pStyle w:val="TableNormal1"/>
              <w:spacing w:before="40"/>
              <w:rPr>
                <w:del w:id="5319" w:author="Charles Gifford" w:date="2017-03-19T01:06:00Z"/>
                <w:lang w:val="en-US"/>
              </w:rPr>
            </w:pPr>
            <w:ins w:id="5320" w:author="Dennis Brandl" w:date="2015-08-17T10:49:00Z">
              <w:del w:id="5321" w:author="Charles Gifford" w:date="2017-03-19T01:06:00Z">
                <w:r w:rsidRPr="001C220C" w:rsidDel="00132501">
                  <w:rPr>
                    <w:lang w:val="en-US"/>
                  </w:rPr>
                  <w:delText xml:space="preserve">Optionally defines the scope of the </w:delText>
                </w:r>
              </w:del>
            </w:ins>
            <w:ins w:id="5322" w:author="Dennis Brandl" w:date="2015-08-17T10:50:00Z">
              <w:del w:id="5323" w:author="Charles Gifford" w:date="2017-03-19T01:06:00Z">
                <w:r w:rsidRPr="00155222" w:rsidDel="00132501">
                  <w:rPr>
                    <w:i/>
                    <w:lang w:val="en-US"/>
                  </w:rPr>
                  <w:delText>physical asset capability test result</w:delText>
                </w:r>
              </w:del>
            </w:ins>
            <w:ins w:id="5324" w:author="Dennis Brandl" w:date="2015-08-17T10:49:00Z">
              <w:del w:id="5325" w:author="Charles Gifford" w:date="2017-03-19T01:06:00Z">
                <w:r w:rsidRPr="00155222" w:rsidDel="00132501">
                  <w:rPr>
                    <w:i/>
                    <w:lang w:val="en-US"/>
                  </w:rPr>
                  <w:delText>,</w:delText>
                </w:r>
                <w:r w:rsidRPr="001C220C" w:rsidDel="00132501">
                  <w:rPr>
                    <w:lang w:val="en-US"/>
                  </w:rPr>
                  <w:delText xml:space="preserve"> such as the site or area it is defined for.</w:delText>
                </w:r>
              </w:del>
            </w:ins>
          </w:p>
        </w:tc>
        <w:tc>
          <w:tcPr>
            <w:tcW w:w="1440" w:type="dxa"/>
          </w:tcPr>
          <w:p w14:paraId="05DFB6B7" w14:textId="4981613B" w:rsidR="00242B6D" w:rsidRPr="001C220C" w:rsidDel="00132501" w:rsidRDefault="00242B6D" w:rsidP="00242B6D">
            <w:pPr>
              <w:pStyle w:val="TableNormal1"/>
              <w:spacing w:before="40"/>
              <w:rPr>
                <w:del w:id="5326" w:author="Charles Gifford" w:date="2017-03-19T01:06:00Z"/>
                <w:lang w:val="en-US"/>
              </w:rPr>
            </w:pPr>
            <w:ins w:id="5327" w:author="Dennis Brandl" w:date="2015-08-17T10:49:00Z">
              <w:del w:id="5328" w:author="Charles Gifford" w:date="2017-03-19T01:06:00Z">
                <w:r w:rsidRPr="001C220C" w:rsidDel="00132501">
                  <w:rPr>
                    <w:lang w:val="en-US"/>
                  </w:rPr>
                  <w:delText>South Shore (Site) / Work Line (Area)</w:delText>
                </w:r>
              </w:del>
            </w:ins>
          </w:p>
        </w:tc>
        <w:tc>
          <w:tcPr>
            <w:tcW w:w="1297" w:type="dxa"/>
          </w:tcPr>
          <w:p w14:paraId="72714FA3" w14:textId="448D83CF" w:rsidR="00242B6D" w:rsidRPr="001C220C" w:rsidDel="00132501" w:rsidRDefault="00242B6D" w:rsidP="00242B6D">
            <w:pPr>
              <w:pStyle w:val="TableNormal1"/>
              <w:spacing w:before="40"/>
              <w:rPr>
                <w:del w:id="5329" w:author="Charles Gifford" w:date="2017-03-19T01:06:00Z"/>
                <w:lang w:val="en-US"/>
              </w:rPr>
            </w:pPr>
            <w:ins w:id="5330" w:author="Dennis Brandl" w:date="2015-08-17T10:49:00Z">
              <w:del w:id="5331" w:author="Charles Gifford" w:date="2017-03-19T01:06:00Z">
                <w:r w:rsidRPr="001C220C" w:rsidDel="00132501">
                  <w:rPr>
                    <w:lang w:val="en-US"/>
                  </w:rPr>
                  <w:delText>South Shore (SITE) / Packaging (Area)</w:delText>
                </w:r>
              </w:del>
            </w:ins>
          </w:p>
        </w:tc>
        <w:tc>
          <w:tcPr>
            <w:tcW w:w="1080" w:type="dxa"/>
          </w:tcPr>
          <w:p w14:paraId="00091329" w14:textId="1368698A" w:rsidR="00242B6D" w:rsidRPr="001C220C" w:rsidDel="00132501" w:rsidRDefault="00242B6D" w:rsidP="00242B6D">
            <w:pPr>
              <w:pStyle w:val="TableNormal1"/>
              <w:spacing w:before="40"/>
              <w:rPr>
                <w:del w:id="5332" w:author="Charles Gifford" w:date="2017-03-19T01:06:00Z"/>
                <w:lang w:val="en-US"/>
              </w:rPr>
            </w:pPr>
            <w:ins w:id="5333" w:author="Dennis Brandl" w:date="2015-08-17T10:49:00Z">
              <w:del w:id="5334" w:author="Charles Gifford" w:date="2017-03-19T01:06:00Z">
                <w:r w:rsidRPr="001C220C" w:rsidDel="00132501">
                  <w:rPr>
                    <w:lang w:val="en-US"/>
                  </w:rPr>
                  <w:delText>Mixer Sample Port (Work Unit)</w:delText>
                </w:r>
              </w:del>
            </w:ins>
          </w:p>
        </w:tc>
        <w:tc>
          <w:tcPr>
            <w:tcW w:w="1080" w:type="dxa"/>
          </w:tcPr>
          <w:p w14:paraId="7730B195" w14:textId="15B3AEA1" w:rsidR="00242B6D" w:rsidRPr="001C220C" w:rsidDel="00132501" w:rsidRDefault="00242B6D" w:rsidP="00242B6D">
            <w:pPr>
              <w:pStyle w:val="TableNormal1"/>
              <w:spacing w:before="40"/>
              <w:rPr>
                <w:del w:id="5335" w:author="Charles Gifford" w:date="2017-03-19T01:06:00Z"/>
                <w:lang w:val="en-US"/>
              </w:rPr>
            </w:pPr>
            <w:ins w:id="5336" w:author="Dennis Brandl" w:date="2015-08-17T10:49:00Z">
              <w:del w:id="5337" w:author="Charles Gifford" w:date="2017-03-19T01:06:00Z">
                <w:r w:rsidRPr="001C220C" w:rsidDel="00132501">
                  <w:rPr>
                    <w:lang w:val="en-US"/>
                  </w:rPr>
                  <w:delText>Receiving dock (Work Center)</w:delText>
                </w:r>
              </w:del>
            </w:ins>
          </w:p>
        </w:tc>
      </w:tr>
      <w:tr w:rsidR="00242B6D" w:rsidRPr="001C220C" w:rsidDel="00132501" w14:paraId="025738CB" w14:textId="58BEEFC2">
        <w:trPr>
          <w:cantSplit/>
          <w:jc w:val="center"/>
          <w:del w:id="5338" w:author="Charles Gifford" w:date="2017-03-19T01:06:00Z"/>
        </w:trPr>
        <w:tc>
          <w:tcPr>
            <w:tcW w:w="1269" w:type="dxa"/>
          </w:tcPr>
          <w:p w14:paraId="48A8E35E" w14:textId="73FDA86C" w:rsidR="00242B6D" w:rsidRPr="001C220C" w:rsidDel="00132501" w:rsidRDefault="00242B6D" w:rsidP="00242B6D">
            <w:pPr>
              <w:pStyle w:val="TableNormal1"/>
              <w:spacing w:before="40"/>
              <w:rPr>
                <w:del w:id="5339" w:author="Charles Gifford" w:date="2017-03-19T01:06:00Z"/>
                <w:lang w:val="en-US"/>
              </w:rPr>
            </w:pPr>
            <w:del w:id="5340" w:author="Charles Gifford" w:date="2017-03-19T01:06:00Z">
              <w:r w:rsidRPr="001C220C" w:rsidDel="00132501">
                <w:rPr>
                  <w:lang w:val="en-US"/>
                </w:rPr>
                <w:delText>Date</w:delText>
              </w:r>
            </w:del>
          </w:p>
        </w:tc>
        <w:tc>
          <w:tcPr>
            <w:tcW w:w="2880" w:type="dxa"/>
          </w:tcPr>
          <w:p w14:paraId="1227735B" w14:textId="6533399C" w:rsidR="00242B6D" w:rsidRPr="001C220C" w:rsidDel="00132501" w:rsidRDefault="00242B6D" w:rsidP="00242B6D">
            <w:pPr>
              <w:pStyle w:val="TableNormal1"/>
              <w:spacing w:before="40"/>
              <w:rPr>
                <w:del w:id="5341" w:author="Charles Gifford" w:date="2017-03-19T01:06:00Z"/>
                <w:lang w:val="en-US"/>
              </w:rPr>
            </w:pPr>
            <w:del w:id="5342" w:author="Charles Gifford" w:date="2017-03-19T01:06:00Z">
              <w:r w:rsidRPr="001C220C" w:rsidDel="00132501">
                <w:rPr>
                  <w:lang w:val="en-US"/>
                </w:rPr>
                <w:delText>The date and time of the capability test.</w:delText>
              </w:r>
            </w:del>
          </w:p>
        </w:tc>
        <w:tc>
          <w:tcPr>
            <w:tcW w:w="1440" w:type="dxa"/>
          </w:tcPr>
          <w:p w14:paraId="0E81143F" w14:textId="7935F19B" w:rsidR="00242B6D" w:rsidRPr="001C220C" w:rsidDel="00132501" w:rsidRDefault="00242B6D" w:rsidP="00242B6D">
            <w:pPr>
              <w:pStyle w:val="TableNormal1"/>
              <w:spacing w:before="40"/>
              <w:rPr>
                <w:del w:id="5343" w:author="Charles Gifford" w:date="2017-03-19T01:06:00Z"/>
                <w:lang w:val="en-US"/>
              </w:rPr>
            </w:pPr>
            <w:del w:id="5344" w:author="Charles Gifford" w:date="2017-03-19T01:06:00Z">
              <w:r w:rsidRPr="001C220C" w:rsidDel="00132501">
                <w:rPr>
                  <w:lang w:val="en-US"/>
                </w:rPr>
                <w:delText>1999-10-25 13:30</w:delText>
              </w:r>
            </w:del>
          </w:p>
        </w:tc>
        <w:tc>
          <w:tcPr>
            <w:tcW w:w="1297" w:type="dxa"/>
          </w:tcPr>
          <w:p w14:paraId="08F2727B" w14:textId="2582C2A4" w:rsidR="00242B6D" w:rsidRPr="001C220C" w:rsidDel="00132501" w:rsidRDefault="00242B6D" w:rsidP="00242B6D">
            <w:pPr>
              <w:pStyle w:val="TableNormal1"/>
              <w:spacing w:before="40"/>
              <w:rPr>
                <w:del w:id="5345" w:author="Charles Gifford" w:date="2017-03-19T01:06:00Z"/>
                <w:lang w:val="en-US"/>
              </w:rPr>
            </w:pPr>
            <w:del w:id="5346" w:author="Charles Gifford" w:date="2017-03-19T01:06:00Z">
              <w:r w:rsidRPr="001C220C" w:rsidDel="00132501">
                <w:rPr>
                  <w:lang w:val="en-US"/>
                </w:rPr>
                <w:delText>1999-10-25 13:30</w:delText>
              </w:r>
            </w:del>
          </w:p>
        </w:tc>
        <w:tc>
          <w:tcPr>
            <w:tcW w:w="1080" w:type="dxa"/>
          </w:tcPr>
          <w:p w14:paraId="581E97FF" w14:textId="2471E6D2" w:rsidR="00242B6D" w:rsidRPr="001C220C" w:rsidDel="00132501" w:rsidRDefault="00242B6D" w:rsidP="00242B6D">
            <w:pPr>
              <w:pStyle w:val="TableNormal1"/>
              <w:spacing w:before="40"/>
              <w:rPr>
                <w:del w:id="5347" w:author="Charles Gifford" w:date="2017-03-19T01:06:00Z"/>
                <w:lang w:val="en-US"/>
              </w:rPr>
            </w:pPr>
            <w:del w:id="5348" w:author="Charles Gifford" w:date="2017-03-19T01:06:00Z">
              <w:r w:rsidRPr="001C220C" w:rsidDel="00132501">
                <w:rPr>
                  <w:lang w:val="en-US"/>
                </w:rPr>
                <w:delText>1999-10-25 13:30</w:delText>
              </w:r>
            </w:del>
          </w:p>
        </w:tc>
        <w:tc>
          <w:tcPr>
            <w:tcW w:w="1080" w:type="dxa"/>
          </w:tcPr>
          <w:p w14:paraId="28B9FE22" w14:textId="40B0C694" w:rsidR="00242B6D" w:rsidRPr="001C220C" w:rsidDel="00132501" w:rsidRDefault="00242B6D" w:rsidP="00242B6D">
            <w:pPr>
              <w:pStyle w:val="TableNormal1"/>
              <w:spacing w:before="40"/>
              <w:rPr>
                <w:del w:id="5349" w:author="Charles Gifford" w:date="2017-03-19T01:06:00Z"/>
                <w:lang w:val="en-US"/>
              </w:rPr>
            </w:pPr>
            <w:del w:id="5350" w:author="Charles Gifford" w:date="2017-03-19T01:06:00Z">
              <w:r w:rsidRPr="001C220C" w:rsidDel="00132501">
                <w:rPr>
                  <w:lang w:val="en-US"/>
                </w:rPr>
                <w:delText>1999-10-25 13:30</w:delText>
              </w:r>
            </w:del>
          </w:p>
        </w:tc>
      </w:tr>
      <w:tr w:rsidR="00242B6D" w:rsidRPr="001C220C" w:rsidDel="00132501" w14:paraId="324E9618" w14:textId="21B316A1">
        <w:trPr>
          <w:cantSplit/>
          <w:jc w:val="center"/>
          <w:del w:id="5351" w:author="Charles Gifford" w:date="2017-03-19T01:06:00Z"/>
        </w:trPr>
        <w:tc>
          <w:tcPr>
            <w:tcW w:w="1269" w:type="dxa"/>
          </w:tcPr>
          <w:p w14:paraId="672A8070" w14:textId="3000D712" w:rsidR="00242B6D" w:rsidRPr="001C220C" w:rsidDel="00132501" w:rsidRDefault="00242B6D" w:rsidP="00242B6D">
            <w:pPr>
              <w:pStyle w:val="TableNormal1"/>
              <w:spacing w:before="40"/>
              <w:rPr>
                <w:del w:id="5352" w:author="Charles Gifford" w:date="2017-03-19T01:06:00Z"/>
                <w:lang w:val="en-US"/>
              </w:rPr>
            </w:pPr>
            <w:del w:id="5353" w:author="Charles Gifford" w:date="2017-03-19T01:06:00Z">
              <w:r w:rsidRPr="001C220C" w:rsidDel="00132501">
                <w:rPr>
                  <w:lang w:val="en-US"/>
                </w:rPr>
                <w:delText>Result</w:delText>
              </w:r>
            </w:del>
          </w:p>
        </w:tc>
        <w:tc>
          <w:tcPr>
            <w:tcW w:w="2880" w:type="dxa"/>
          </w:tcPr>
          <w:p w14:paraId="648E2779" w14:textId="2B478F1A" w:rsidR="00242B6D" w:rsidRPr="001C220C" w:rsidDel="00132501" w:rsidRDefault="00242B6D" w:rsidP="00242B6D">
            <w:pPr>
              <w:pStyle w:val="TableNormal1"/>
              <w:spacing w:before="40"/>
              <w:rPr>
                <w:del w:id="5354" w:author="Charles Gifford" w:date="2017-03-19T01:06:00Z"/>
                <w:lang w:val="en-US"/>
              </w:rPr>
            </w:pPr>
            <w:del w:id="5355" w:author="Charles Gifford" w:date="2017-03-19T01:06:00Z">
              <w:r w:rsidRPr="001C220C" w:rsidDel="00132501">
                <w:rPr>
                  <w:lang w:val="en-US"/>
                </w:rPr>
                <w:delText>The result of the capability test.</w:delText>
              </w:r>
            </w:del>
          </w:p>
        </w:tc>
        <w:tc>
          <w:tcPr>
            <w:tcW w:w="1440" w:type="dxa"/>
          </w:tcPr>
          <w:p w14:paraId="3C8D352F" w14:textId="7349AFCF" w:rsidR="00242B6D" w:rsidRPr="001C220C" w:rsidDel="00132501" w:rsidRDefault="00242B6D" w:rsidP="00242B6D">
            <w:pPr>
              <w:pStyle w:val="TableNormal1"/>
              <w:spacing w:before="40"/>
              <w:rPr>
                <w:del w:id="5356" w:author="Charles Gifford" w:date="2017-03-19T01:06:00Z"/>
                <w:lang w:val="en-US"/>
              </w:rPr>
            </w:pPr>
            <w:del w:id="5357" w:author="Charles Gifford" w:date="2017-03-19T01:06:00Z">
              <w:r w:rsidRPr="001C220C" w:rsidDel="00132501">
                <w:rPr>
                  <w:lang w:val="en-US"/>
                </w:rPr>
                <w:delText>48</w:delText>
              </w:r>
            </w:del>
          </w:p>
        </w:tc>
        <w:tc>
          <w:tcPr>
            <w:tcW w:w="1297" w:type="dxa"/>
          </w:tcPr>
          <w:p w14:paraId="103E18F4" w14:textId="0A8898A4" w:rsidR="00242B6D" w:rsidRPr="001C220C" w:rsidDel="00132501" w:rsidRDefault="00242B6D" w:rsidP="00242B6D">
            <w:pPr>
              <w:pStyle w:val="TableNormal1"/>
              <w:spacing w:before="40"/>
              <w:rPr>
                <w:del w:id="5358" w:author="Charles Gifford" w:date="2017-03-19T01:06:00Z"/>
                <w:lang w:val="en-US"/>
              </w:rPr>
            </w:pPr>
            <w:del w:id="5359" w:author="Charles Gifford" w:date="2017-03-19T01:06:00Z">
              <w:r w:rsidRPr="001C220C" w:rsidDel="00132501">
                <w:rPr>
                  <w:lang w:val="en-US"/>
                </w:rPr>
                <w:delText>7</w:delText>
              </w:r>
              <w:r w:rsidDel="00132501">
                <w:rPr>
                  <w:lang w:val="en-US"/>
                </w:rPr>
                <w:delText>,</w:delText>
              </w:r>
              <w:r w:rsidRPr="001C220C" w:rsidDel="00132501">
                <w:rPr>
                  <w:lang w:val="en-US"/>
                </w:rPr>
                <w:delText>000</w:delText>
              </w:r>
              <w:r w:rsidDel="00132501">
                <w:rPr>
                  <w:lang w:val="en-US"/>
                </w:rPr>
                <w:delText xml:space="preserve"> </w:delText>
              </w:r>
              <w:r w:rsidRPr="001C220C" w:rsidDel="00132501">
                <w:rPr>
                  <w:lang w:val="en-US"/>
                </w:rPr>
                <w:delText>1</w:delText>
              </w:r>
            </w:del>
          </w:p>
        </w:tc>
        <w:tc>
          <w:tcPr>
            <w:tcW w:w="1080" w:type="dxa"/>
          </w:tcPr>
          <w:p w14:paraId="39500A0E" w14:textId="07CE746A" w:rsidR="00242B6D" w:rsidRPr="001C220C" w:rsidDel="00132501" w:rsidRDefault="00242B6D" w:rsidP="00242B6D">
            <w:pPr>
              <w:pStyle w:val="TableNormal1"/>
              <w:spacing w:before="40"/>
              <w:rPr>
                <w:del w:id="5360" w:author="Charles Gifford" w:date="2017-03-19T01:06:00Z"/>
                <w:lang w:val="en-US"/>
              </w:rPr>
            </w:pPr>
            <w:del w:id="5361" w:author="Charles Gifford" w:date="2017-03-19T01:06:00Z">
              <w:r w:rsidDel="00132501">
                <w:rPr>
                  <w:lang w:val="en-US"/>
                </w:rPr>
                <w:delText>&lt;Pass, Fail&gt;</w:delText>
              </w:r>
            </w:del>
          </w:p>
        </w:tc>
        <w:tc>
          <w:tcPr>
            <w:tcW w:w="1080" w:type="dxa"/>
          </w:tcPr>
          <w:p w14:paraId="4E9E8484" w14:textId="75538F73" w:rsidR="00242B6D" w:rsidRPr="001C220C" w:rsidDel="00132501" w:rsidRDefault="00242B6D" w:rsidP="00242B6D">
            <w:pPr>
              <w:pStyle w:val="TableNormal1"/>
              <w:spacing w:before="40"/>
              <w:rPr>
                <w:del w:id="5362" w:author="Charles Gifford" w:date="2017-03-19T01:06:00Z"/>
                <w:lang w:val="en-US"/>
              </w:rPr>
            </w:pPr>
            <w:del w:id="5363" w:author="Charles Gifford" w:date="2017-03-19T01:06:00Z">
              <w:r w:rsidRPr="001C220C" w:rsidDel="00132501">
                <w:rPr>
                  <w:lang w:val="en-US"/>
                </w:rPr>
                <w:delText>1</w:delText>
              </w:r>
              <w:r w:rsidDel="00132501">
                <w:rPr>
                  <w:lang w:val="en-US"/>
                </w:rPr>
                <w:delText>,</w:delText>
              </w:r>
              <w:r w:rsidRPr="001C220C" w:rsidDel="00132501">
                <w:rPr>
                  <w:lang w:val="en-US"/>
                </w:rPr>
                <w:delText>2</w:delText>
              </w:r>
            </w:del>
          </w:p>
        </w:tc>
      </w:tr>
      <w:tr w:rsidR="00242B6D" w:rsidRPr="001C220C" w:rsidDel="00132501" w14:paraId="4F5ACFC0" w14:textId="72065D3D">
        <w:trPr>
          <w:cantSplit/>
          <w:jc w:val="center"/>
          <w:del w:id="5364" w:author="Charles Gifford" w:date="2017-03-19T01:06:00Z"/>
        </w:trPr>
        <w:tc>
          <w:tcPr>
            <w:tcW w:w="1269" w:type="dxa"/>
          </w:tcPr>
          <w:p w14:paraId="0BE0DDE7" w14:textId="5054594D" w:rsidR="00242B6D" w:rsidRPr="001C220C" w:rsidDel="00132501" w:rsidRDefault="00242B6D" w:rsidP="00242B6D">
            <w:pPr>
              <w:pStyle w:val="TableNormal1"/>
              <w:spacing w:before="40"/>
              <w:rPr>
                <w:del w:id="5365" w:author="Charles Gifford" w:date="2017-03-19T01:06:00Z"/>
                <w:lang w:val="en-US"/>
              </w:rPr>
            </w:pPr>
            <w:del w:id="5366" w:author="Charles Gifford" w:date="2017-03-19T01:06:00Z">
              <w:r w:rsidRPr="001C220C" w:rsidDel="00132501">
                <w:rPr>
                  <w:lang w:val="en-US"/>
                </w:rPr>
                <w:delText xml:space="preserve">Result </w:delText>
              </w:r>
              <w:r w:rsidR="00155222" w:rsidDel="00132501">
                <w:rPr>
                  <w:lang w:val="en-US"/>
                </w:rPr>
                <w:delText>u</w:delText>
              </w:r>
              <w:r w:rsidRPr="001C220C" w:rsidDel="00132501">
                <w:rPr>
                  <w:lang w:val="en-US"/>
                </w:rPr>
                <w:delText xml:space="preserve">nit of </w:delText>
              </w:r>
              <w:r w:rsidR="00155222" w:rsidDel="00132501">
                <w:rPr>
                  <w:lang w:val="en-US"/>
                </w:rPr>
                <w:delText>m</w:delText>
              </w:r>
              <w:r w:rsidRPr="001C220C" w:rsidDel="00132501">
                <w:rPr>
                  <w:lang w:val="en-US"/>
                </w:rPr>
                <w:delText>easure</w:delText>
              </w:r>
            </w:del>
          </w:p>
        </w:tc>
        <w:tc>
          <w:tcPr>
            <w:tcW w:w="2880" w:type="dxa"/>
          </w:tcPr>
          <w:p w14:paraId="4CADAFD3" w14:textId="52272409" w:rsidR="00242B6D" w:rsidRPr="001C220C" w:rsidDel="00132501" w:rsidRDefault="00242B6D" w:rsidP="00242B6D">
            <w:pPr>
              <w:pStyle w:val="TableNormal1"/>
              <w:spacing w:before="40"/>
              <w:rPr>
                <w:del w:id="5367" w:author="Charles Gifford" w:date="2017-03-19T01:06:00Z"/>
                <w:lang w:val="en-US"/>
              </w:rPr>
            </w:pPr>
            <w:del w:id="5368" w:author="Charles Gifford" w:date="2017-03-19T01:06:00Z">
              <w:r w:rsidRPr="001C220C" w:rsidDel="00132501">
                <w:rPr>
                  <w:lang w:val="en-US"/>
                </w:rPr>
                <w:delText>The unit of measure of the associated test result, if applicable.</w:delText>
              </w:r>
            </w:del>
          </w:p>
        </w:tc>
        <w:tc>
          <w:tcPr>
            <w:tcW w:w="1440" w:type="dxa"/>
          </w:tcPr>
          <w:p w14:paraId="3E3F0160" w14:textId="429E3BA5" w:rsidR="00242B6D" w:rsidRPr="001C220C" w:rsidDel="00132501" w:rsidRDefault="00242B6D" w:rsidP="00242B6D">
            <w:pPr>
              <w:pStyle w:val="TableNormal1"/>
              <w:spacing w:before="40"/>
              <w:rPr>
                <w:del w:id="5369" w:author="Charles Gifford" w:date="2017-03-19T01:06:00Z"/>
                <w:lang w:val="en-US"/>
              </w:rPr>
            </w:pPr>
            <w:del w:id="5370" w:author="Charles Gifford" w:date="2017-03-19T01:06:00Z">
              <w:r w:rsidRPr="001C220C" w:rsidDel="00132501">
                <w:rPr>
                  <w:lang w:val="en-US"/>
                </w:rPr>
                <w:delText>Widgets/Hour</w:delText>
              </w:r>
            </w:del>
          </w:p>
        </w:tc>
        <w:tc>
          <w:tcPr>
            <w:tcW w:w="1297" w:type="dxa"/>
          </w:tcPr>
          <w:p w14:paraId="1224A3E8" w14:textId="4B6302A1" w:rsidR="00242B6D" w:rsidRPr="001C220C" w:rsidDel="00132501" w:rsidRDefault="00242B6D" w:rsidP="00242B6D">
            <w:pPr>
              <w:pStyle w:val="TableNormal1"/>
              <w:spacing w:before="40"/>
              <w:rPr>
                <w:del w:id="5371" w:author="Charles Gifford" w:date="2017-03-19T01:06:00Z"/>
                <w:lang w:val="en-US"/>
              </w:rPr>
            </w:pPr>
            <w:del w:id="5372" w:author="Charles Gifford" w:date="2017-03-19T01:06:00Z">
              <w:r w:rsidRPr="001C220C" w:rsidDel="00132501">
                <w:rPr>
                  <w:lang w:val="en-US"/>
                </w:rPr>
                <w:delText>pH</w:delText>
              </w:r>
            </w:del>
          </w:p>
        </w:tc>
        <w:tc>
          <w:tcPr>
            <w:tcW w:w="1080" w:type="dxa"/>
          </w:tcPr>
          <w:p w14:paraId="22B0C191" w14:textId="3068C497" w:rsidR="00242B6D" w:rsidRPr="001C220C" w:rsidDel="00132501" w:rsidRDefault="00242B6D" w:rsidP="00242B6D">
            <w:pPr>
              <w:pStyle w:val="TableNormal1"/>
              <w:spacing w:before="40"/>
              <w:rPr>
                <w:del w:id="5373" w:author="Charles Gifford" w:date="2017-03-19T01:06:00Z"/>
                <w:lang w:val="en-US"/>
              </w:rPr>
            </w:pPr>
            <w:del w:id="5374" w:author="Charles Gifford" w:date="2017-03-19T01:06:00Z">
              <w:r w:rsidRPr="001C220C" w:rsidDel="00132501">
                <w:rPr>
                  <w:lang w:val="en-US"/>
                </w:rPr>
                <w:delText xml:space="preserve"> Boolean</w:delText>
              </w:r>
            </w:del>
          </w:p>
        </w:tc>
        <w:tc>
          <w:tcPr>
            <w:tcW w:w="1080" w:type="dxa"/>
          </w:tcPr>
          <w:p w14:paraId="71FE99AF" w14:textId="4D87E91A" w:rsidR="00242B6D" w:rsidRPr="001C220C" w:rsidDel="00132501" w:rsidRDefault="00242B6D" w:rsidP="00242B6D">
            <w:pPr>
              <w:pStyle w:val="TableNormal1"/>
              <w:spacing w:before="40"/>
              <w:rPr>
                <w:del w:id="5375" w:author="Charles Gifford" w:date="2017-03-19T01:06:00Z"/>
                <w:lang w:val="en-US"/>
              </w:rPr>
            </w:pPr>
            <w:del w:id="5376" w:author="Charles Gifford" w:date="2017-03-19T01:06:00Z">
              <w:r w:rsidRPr="001C220C" w:rsidDel="00132501">
                <w:rPr>
                  <w:vertAlign w:val="superscript"/>
                  <w:lang w:val="en-US"/>
                </w:rPr>
                <w:delText>o</w:delText>
              </w:r>
              <w:r w:rsidRPr="001C220C" w:rsidDel="00132501">
                <w:rPr>
                  <w:lang w:val="en-US"/>
                </w:rPr>
                <w:delText>C</w:delText>
              </w:r>
            </w:del>
          </w:p>
        </w:tc>
      </w:tr>
      <w:tr w:rsidR="00242B6D" w:rsidRPr="001C220C" w:rsidDel="00132501" w14:paraId="77CAA4EE" w14:textId="56551AC6">
        <w:trPr>
          <w:cantSplit/>
          <w:jc w:val="center"/>
          <w:del w:id="5377" w:author="Charles Gifford" w:date="2017-03-19T01:06:00Z"/>
        </w:trPr>
        <w:tc>
          <w:tcPr>
            <w:tcW w:w="1269" w:type="dxa"/>
          </w:tcPr>
          <w:p w14:paraId="69E0D848" w14:textId="7933E258" w:rsidR="00242B6D" w:rsidRPr="001C220C" w:rsidDel="00132501" w:rsidRDefault="00242B6D" w:rsidP="00242B6D">
            <w:pPr>
              <w:pStyle w:val="TableNormal1"/>
              <w:spacing w:before="40"/>
              <w:rPr>
                <w:del w:id="5378" w:author="Charles Gifford" w:date="2017-03-19T01:06:00Z"/>
                <w:lang w:val="en-US"/>
              </w:rPr>
            </w:pPr>
            <w:del w:id="5379" w:author="Charles Gifford" w:date="2017-03-19T01:06:00Z">
              <w:r w:rsidRPr="001C220C" w:rsidDel="00132501">
                <w:rPr>
                  <w:lang w:val="en-US"/>
                </w:rPr>
                <w:delText>Expiration</w:delText>
              </w:r>
            </w:del>
          </w:p>
        </w:tc>
        <w:tc>
          <w:tcPr>
            <w:tcW w:w="2880" w:type="dxa"/>
          </w:tcPr>
          <w:p w14:paraId="71D632B2" w14:textId="567F4D78" w:rsidR="00242B6D" w:rsidRPr="001C220C" w:rsidDel="00132501" w:rsidRDefault="00242B6D" w:rsidP="00242B6D">
            <w:pPr>
              <w:pStyle w:val="TableNormal1"/>
              <w:spacing w:before="40"/>
              <w:rPr>
                <w:del w:id="5380" w:author="Charles Gifford" w:date="2017-03-19T01:06:00Z"/>
                <w:lang w:val="en-US"/>
              </w:rPr>
            </w:pPr>
            <w:del w:id="5381" w:author="Charles Gifford" w:date="2017-03-19T01:06:00Z">
              <w:r w:rsidRPr="001C220C" w:rsidDel="00132501">
                <w:rPr>
                  <w:lang w:val="en-US"/>
                </w:rPr>
                <w:delText>The date of the expiration of the capability.</w:delText>
              </w:r>
            </w:del>
          </w:p>
        </w:tc>
        <w:tc>
          <w:tcPr>
            <w:tcW w:w="1440" w:type="dxa"/>
          </w:tcPr>
          <w:p w14:paraId="4163D020" w14:textId="6CCBC60A" w:rsidR="00242B6D" w:rsidRPr="001C220C" w:rsidDel="00132501" w:rsidRDefault="00242B6D" w:rsidP="00242B6D">
            <w:pPr>
              <w:pStyle w:val="TableNormal1"/>
              <w:spacing w:before="40"/>
              <w:rPr>
                <w:del w:id="5382" w:author="Charles Gifford" w:date="2017-03-19T01:06:00Z"/>
                <w:lang w:val="en-US"/>
              </w:rPr>
            </w:pPr>
            <w:del w:id="5383" w:author="Charles Gifford" w:date="2017-03-19T01:06:00Z">
              <w:r w:rsidRPr="001C220C" w:rsidDel="00132501">
                <w:rPr>
                  <w:lang w:val="en-US"/>
                </w:rPr>
                <w:delText>2000-10-25 13:30</w:delText>
              </w:r>
            </w:del>
          </w:p>
        </w:tc>
        <w:tc>
          <w:tcPr>
            <w:tcW w:w="1297" w:type="dxa"/>
          </w:tcPr>
          <w:p w14:paraId="2D342009" w14:textId="6079587B" w:rsidR="00242B6D" w:rsidRPr="001C220C" w:rsidDel="00132501" w:rsidRDefault="00242B6D" w:rsidP="00242B6D">
            <w:pPr>
              <w:pStyle w:val="TableNormal1"/>
              <w:spacing w:before="40"/>
              <w:rPr>
                <w:del w:id="5384" w:author="Charles Gifford" w:date="2017-03-19T01:06:00Z"/>
                <w:lang w:val="en-US"/>
              </w:rPr>
            </w:pPr>
            <w:del w:id="5385" w:author="Charles Gifford" w:date="2017-03-19T01:06:00Z">
              <w:r w:rsidRPr="001C220C" w:rsidDel="00132501">
                <w:rPr>
                  <w:lang w:val="en-US"/>
                </w:rPr>
                <w:delText>2000-10-25 13:30</w:delText>
              </w:r>
            </w:del>
          </w:p>
        </w:tc>
        <w:tc>
          <w:tcPr>
            <w:tcW w:w="1080" w:type="dxa"/>
          </w:tcPr>
          <w:p w14:paraId="43BDCCE4" w14:textId="2A44416C" w:rsidR="00242B6D" w:rsidRPr="001C220C" w:rsidDel="00132501" w:rsidRDefault="00242B6D" w:rsidP="00242B6D">
            <w:pPr>
              <w:pStyle w:val="TableNormal1"/>
              <w:spacing w:before="40"/>
              <w:rPr>
                <w:del w:id="5386" w:author="Charles Gifford" w:date="2017-03-19T01:06:00Z"/>
                <w:lang w:val="en-US"/>
              </w:rPr>
            </w:pPr>
            <w:del w:id="5387" w:author="Charles Gifford" w:date="2017-03-19T01:06:00Z">
              <w:r w:rsidRPr="001C220C" w:rsidDel="00132501">
                <w:rPr>
                  <w:lang w:val="en-US"/>
                </w:rPr>
                <w:delText>2000-10-25 13:30</w:delText>
              </w:r>
            </w:del>
          </w:p>
        </w:tc>
        <w:tc>
          <w:tcPr>
            <w:tcW w:w="1080" w:type="dxa"/>
          </w:tcPr>
          <w:p w14:paraId="636A1593" w14:textId="178EA4CD" w:rsidR="00242B6D" w:rsidRPr="001C220C" w:rsidDel="00132501" w:rsidRDefault="00242B6D" w:rsidP="00242B6D">
            <w:pPr>
              <w:pStyle w:val="TableNormal1"/>
              <w:spacing w:before="40"/>
              <w:rPr>
                <w:del w:id="5388" w:author="Charles Gifford" w:date="2017-03-19T01:06:00Z"/>
                <w:lang w:val="en-US"/>
              </w:rPr>
            </w:pPr>
            <w:del w:id="5389" w:author="Charles Gifford" w:date="2017-03-19T01:06:00Z">
              <w:r w:rsidRPr="001C220C" w:rsidDel="00132501">
                <w:rPr>
                  <w:lang w:val="en-US"/>
                </w:rPr>
                <w:delText>2000-10-25 13:30</w:delText>
              </w:r>
            </w:del>
          </w:p>
        </w:tc>
      </w:tr>
    </w:tbl>
    <w:p w14:paraId="39981902" w14:textId="77777777" w:rsidR="00BB3B94" w:rsidRPr="001C220C" w:rsidRDefault="00F13912" w:rsidP="003E1075">
      <w:pPr>
        <w:pStyle w:val="Heading3"/>
      </w:pPr>
      <w:bookmarkStart w:id="5390" w:name="_Toc320176918"/>
      <w:r w:rsidRPr="001C220C">
        <w:t xml:space="preserve">Equipment </w:t>
      </w:r>
      <w:r w:rsidR="00BB3B94" w:rsidRPr="001C220C">
        <w:t xml:space="preserve">asset </w:t>
      </w:r>
      <w:bookmarkEnd w:id="5246"/>
      <w:bookmarkEnd w:id="5247"/>
      <w:r w:rsidRPr="001C220C">
        <w:t>mapping</w:t>
      </w:r>
      <w:bookmarkEnd w:id="5390"/>
    </w:p>
    <w:p w14:paraId="1B042491" w14:textId="77777777" w:rsidR="00E675A3" w:rsidRDefault="00A8100A" w:rsidP="00F00AEF">
      <w:pPr>
        <w:pStyle w:val="PARAGRAPH"/>
        <w:rPr>
          <w:lang w:val="en-US"/>
        </w:rPr>
      </w:pPr>
      <w:r w:rsidRPr="001C220C">
        <w:rPr>
          <w:lang w:val="en-US"/>
        </w:rPr>
        <w:t xml:space="preserve">The relationship between a </w:t>
      </w:r>
      <w:r w:rsidRPr="00303E56">
        <w:rPr>
          <w:i/>
          <w:lang w:val="en-US"/>
        </w:rPr>
        <w:t>physical asset</w:t>
      </w:r>
      <w:r w:rsidRPr="001C220C">
        <w:rPr>
          <w:lang w:val="en-US"/>
        </w:rPr>
        <w:t xml:space="preserve"> and </w:t>
      </w:r>
      <w:r w:rsidR="009C3649" w:rsidRPr="001C220C">
        <w:rPr>
          <w:lang w:val="en-US"/>
        </w:rPr>
        <w:t xml:space="preserve">an </w:t>
      </w:r>
      <w:r w:rsidRPr="00303E56">
        <w:rPr>
          <w:i/>
          <w:lang w:val="en-US"/>
        </w:rPr>
        <w:t>equipment</w:t>
      </w:r>
      <w:r w:rsidRPr="001C220C">
        <w:rPr>
          <w:lang w:val="en-US"/>
        </w:rPr>
        <w:t xml:space="preserve"> </w:t>
      </w:r>
      <w:r w:rsidR="00E675A3">
        <w:rPr>
          <w:lang w:val="en-US"/>
        </w:rPr>
        <w:t xml:space="preserve">shall be presented as </w:t>
      </w:r>
      <w:r w:rsidRPr="001C220C">
        <w:rPr>
          <w:lang w:val="en-US"/>
        </w:rPr>
        <w:t>a</w:t>
      </w:r>
      <w:r w:rsidR="0015567C">
        <w:rPr>
          <w:lang w:val="en-US"/>
        </w:rPr>
        <w:t>n</w:t>
      </w:r>
      <w:r w:rsidRPr="001C220C">
        <w:rPr>
          <w:lang w:val="en-US"/>
        </w:rPr>
        <w:t xml:space="preserve"> </w:t>
      </w:r>
      <w:r w:rsidR="00F13912" w:rsidRPr="00303E56">
        <w:rPr>
          <w:i/>
          <w:lang w:val="en-US"/>
        </w:rPr>
        <w:t xml:space="preserve">equipment </w:t>
      </w:r>
      <w:r w:rsidRPr="00303E56">
        <w:rPr>
          <w:i/>
          <w:lang w:val="en-US"/>
        </w:rPr>
        <w:t xml:space="preserve">asset </w:t>
      </w:r>
      <w:r w:rsidR="00F13912" w:rsidRPr="00303E56">
        <w:rPr>
          <w:i/>
          <w:lang w:val="en-US"/>
        </w:rPr>
        <w:t>mapping</w:t>
      </w:r>
      <w:r w:rsidR="008558A5">
        <w:rPr>
          <w:lang w:val="en-US"/>
        </w:rPr>
        <w:t xml:space="preserve">. </w:t>
      </w:r>
    </w:p>
    <w:p w14:paraId="08FB830E" w14:textId="77777777" w:rsidR="00E675A3" w:rsidRPr="001C220C" w:rsidRDefault="00E675A3" w:rsidP="00E675A3">
      <w:pPr>
        <w:pStyle w:val="PARAGRAPH"/>
        <w:rPr>
          <w:i/>
          <w:lang w:val="en-US"/>
        </w:rPr>
      </w:pPr>
      <w:r w:rsidRPr="001C220C">
        <w:rPr>
          <w:lang w:val="en-US"/>
        </w:rPr>
        <w:t xml:space="preserve">The </w:t>
      </w:r>
      <w:r w:rsidRPr="00303E56">
        <w:rPr>
          <w:i/>
          <w:lang w:val="en-US"/>
        </w:rPr>
        <w:t>equipment asset mapping</w:t>
      </w:r>
      <w:r w:rsidRPr="001C220C">
        <w:rPr>
          <w:lang w:val="en-US"/>
        </w:rPr>
        <w:t xml:space="preserve"> records the time period when one </w:t>
      </w:r>
      <w:r w:rsidRPr="00303E56">
        <w:rPr>
          <w:i/>
          <w:lang w:val="en-US"/>
        </w:rPr>
        <w:t>equipment</w:t>
      </w:r>
      <w:r w:rsidRPr="001C220C">
        <w:rPr>
          <w:lang w:val="en-US"/>
        </w:rPr>
        <w:t xml:space="preserve"> object and one </w:t>
      </w:r>
      <w:r w:rsidRPr="00303E56">
        <w:rPr>
          <w:i/>
          <w:lang w:val="en-US"/>
        </w:rPr>
        <w:t>physical asset</w:t>
      </w:r>
      <w:r w:rsidRPr="001C220C">
        <w:rPr>
          <w:lang w:val="en-US"/>
        </w:rPr>
        <w:t xml:space="preserve"> object were associated.</w:t>
      </w:r>
    </w:p>
    <w:p w14:paraId="33DF624A" w14:textId="5ACE2FE2" w:rsidR="00752C4B" w:rsidRDefault="00E3559D" w:rsidP="00752C4B">
      <w:pPr>
        <w:pStyle w:val="PARAGRAPH"/>
        <w:rPr>
          <w:ins w:id="5391" w:author="Charles Gifford" w:date="2016-04-19T14:57:00Z"/>
          <w:lang w:val="en-US"/>
        </w:rPr>
      </w:pPr>
      <w:r>
        <w:rPr>
          <w:lang w:val="en-US"/>
        </w:rPr>
        <w:fldChar w:fldCharType="begin"/>
      </w:r>
      <w:r>
        <w:rPr>
          <w:lang w:val="en-US"/>
        </w:rPr>
        <w:instrText xml:space="preserve"> REF _Ref477955859 \h </w:instrText>
      </w:r>
      <w:r>
        <w:rPr>
          <w:lang w:val="en-US"/>
        </w:rPr>
      </w:r>
      <w:r>
        <w:rPr>
          <w:lang w:val="en-US"/>
        </w:rPr>
        <w:fldChar w:fldCharType="separate"/>
      </w:r>
      <w:r>
        <w:t xml:space="preserve">Table </w:t>
      </w:r>
      <w:r>
        <w:rPr>
          <w:noProof/>
        </w:rPr>
        <w:t>54</w:t>
      </w:r>
      <w:r>
        <w:rPr>
          <w:lang w:val="en-US"/>
        </w:rPr>
        <w:fldChar w:fldCharType="end"/>
      </w:r>
      <w:r>
        <w:rPr>
          <w:lang w:val="en-US"/>
        </w:rPr>
        <w:t xml:space="preserve"> </w:t>
      </w:r>
      <w:r w:rsidR="002D77BF" w:rsidRPr="001C220C">
        <w:rPr>
          <w:lang w:val="en-US"/>
        </w:rPr>
        <w:t xml:space="preserve">lists the </w:t>
      </w:r>
      <w:r w:rsidR="00752C4B">
        <w:rPr>
          <w:lang w:val="en-US"/>
        </w:rPr>
        <w:t>relationship</w:t>
      </w:r>
      <w:r w:rsidR="00132501">
        <w:rPr>
          <w:lang w:val="en-US"/>
        </w:rPr>
        <w:t xml:space="preserve"> role</w:t>
      </w:r>
      <w:r w:rsidR="00752C4B">
        <w:rPr>
          <w:lang w:val="en-US"/>
        </w:rPr>
        <w:t xml:space="preserve">s </w:t>
      </w:r>
      <w:r w:rsidR="002D77BF" w:rsidRPr="001C220C">
        <w:rPr>
          <w:lang w:val="en-US"/>
        </w:rPr>
        <w:t>of a</w:t>
      </w:r>
      <w:r w:rsidR="0015567C">
        <w:rPr>
          <w:lang w:val="en-US"/>
        </w:rPr>
        <w:t>n</w:t>
      </w:r>
      <w:r w:rsidR="002D77BF" w:rsidRPr="001C220C">
        <w:rPr>
          <w:lang w:val="en-US"/>
        </w:rPr>
        <w:t xml:space="preserve"> </w:t>
      </w:r>
      <w:r w:rsidR="00F13912" w:rsidRPr="001C220C">
        <w:rPr>
          <w:i/>
          <w:lang w:val="en-US"/>
        </w:rPr>
        <w:t xml:space="preserve">equipment </w:t>
      </w:r>
      <w:r w:rsidR="002D77BF" w:rsidRPr="001C220C">
        <w:rPr>
          <w:i/>
          <w:lang w:val="en-US"/>
        </w:rPr>
        <w:t xml:space="preserve">asset </w:t>
      </w:r>
      <w:r w:rsidR="00F13912" w:rsidRPr="001C220C">
        <w:rPr>
          <w:i/>
          <w:lang w:val="en-US"/>
        </w:rPr>
        <w:t>mapping</w:t>
      </w:r>
      <w:r w:rsidR="008558A5">
        <w:rPr>
          <w:lang w:val="en-US"/>
        </w:rPr>
        <w:t>.</w:t>
      </w:r>
      <w:r w:rsidR="00752C4B">
        <w:rPr>
          <w:lang w:val="en-US"/>
        </w:rPr>
        <w:t xml:space="preserve"> </w:t>
      </w:r>
      <w:r w:rsidR="00752C4B">
        <w:rPr>
          <w:lang w:val="en-US"/>
        </w:rPr>
        <w:fldChar w:fldCharType="begin"/>
      </w:r>
      <w:r w:rsidR="00752C4B">
        <w:rPr>
          <w:lang w:val="en-US"/>
        </w:rPr>
        <w:instrText xml:space="preserve"> REF _Ref169520960 \h </w:instrText>
      </w:r>
      <w:r w:rsidR="00752C4B">
        <w:rPr>
          <w:lang w:val="en-US"/>
        </w:rPr>
      </w:r>
      <w:r w:rsidR="00752C4B">
        <w:rPr>
          <w:lang w:val="en-US"/>
        </w:rPr>
        <w:fldChar w:fldCharType="separate"/>
      </w:r>
      <w:r w:rsidRPr="001C220C">
        <w:rPr>
          <w:lang w:val="en-US"/>
        </w:rPr>
        <w:t xml:space="preserve">Table </w:t>
      </w:r>
      <w:r>
        <w:rPr>
          <w:noProof/>
          <w:lang w:val="en-US"/>
        </w:rPr>
        <w:t>55</w:t>
      </w:r>
      <w:r w:rsidR="00752C4B">
        <w:rPr>
          <w:lang w:val="en-US"/>
        </w:rPr>
        <w:fldChar w:fldCharType="end"/>
      </w:r>
      <w:r w:rsidR="00752C4B" w:rsidRPr="001C220C">
        <w:rPr>
          <w:lang w:val="en-US"/>
        </w:rPr>
        <w:t xml:space="preserve"> </w:t>
      </w:r>
      <w:ins w:id="5392" w:author="Charles Gifford" w:date="2016-04-19T14:57:00Z">
        <w:r w:rsidR="00752C4B" w:rsidRPr="001C220C">
          <w:rPr>
            <w:lang w:val="en-US"/>
          </w:rPr>
          <w:t>lists the attributes of a</w:t>
        </w:r>
        <w:r w:rsidR="00752C4B">
          <w:rPr>
            <w:lang w:val="en-US"/>
          </w:rPr>
          <w:t>n</w:t>
        </w:r>
        <w:r w:rsidR="00752C4B" w:rsidRPr="001C220C">
          <w:rPr>
            <w:lang w:val="en-US"/>
          </w:rPr>
          <w:t xml:space="preserve"> </w:t>
        </w:r>
        <w:r w:rsidR="00752C4B" w:rsidRPr="001C220C">
          <w:rPr>
            <w:i/>
            <w:lang w:val="en-US"/>
          </w:rPr>
          <w:t>equipment asset mapping</w:t>
        </w:r>
        <w:r w:rsidR="00752C4B">
          <w:rPr>
            <w:lang w:val="en-US"/>
          </w:rPr>
          <w:t xml:space="preserve">. </w:t>
        </w:r>
      </w:ins>
    </w:p>
    <w:p w14:paraId="38D70AA1" w14:textId="6830BFC6" w:rsidR="00132501" w:rsidRDefault="00E3559D" w:rsidP="00E05180">
      <w:pPr>
        <w:pStyle w:val="TABLE-title"/>
        <w:rPr>
          <w:ins w:id="5393" w:author="Charles Gifford" w:date="2017-03-19T01:14:00Z"/>
          <w:lang w:val="en-US"/>
        </w:rPr>
      </w:pPr>
      <w:bookmarkStart w:id="5394" w:name="_Ref477955859"/>
      <w:bookmarkStart w:id="5395" w:name="_Toc478492355"/>
      <w:ins w:id="5396" w:author="Charles Gifford" w:date="2017-03-22T14:21:00Z">
        <w:r>
          <w:t xml:space="preserve">Table </w:t>
        </w:r>
        <w:r>
          <w:fldChar w:fldCharType="begin"/>
        </w:r>
        <w:r>
          <w:instrText xml:space="preserve"> SEQ Table \* ARABIC </w:instrText>
        </w:r>
      </w:ins>
      <w:r>
        <w:fldChar w:fldCharType="separate"/>
      </w:r>
      <w:ins w:id="5397" w:author="Charles Gifford" w:date="2017-03-22T14:21:00Z">
        <w:r>
          <w:rPr>
            <w:noProof/>
          </w:rPr>
          <w:t>54</w:t>
        </w:r>
        <w:r>
          <w:fldChar w:fldCharType="end"/>
        </w:r>
        <w:bookmarkEnd w:id="5394"/>
        <w:r>
          <w:t xml:space="preserve"> </w:t>
        </w:r>
      </w:ins>
      <w:ins w:id="5398" w:author="Charles Gifford" w:date="2016-04-19T14:57:00Z">
        <w:r w:rsidR="00752C4B">
          <w:rPr>
            <w:lang w:val="en-US"/>
          </w:rPr>
          <w:t>–</w:t>
        </w:r>
        <w:r w:rsidR="00752C4B" w:rsidRPr="001C220C">
          <w:rPr>
            <w:lang w:val="en-US"/>
          </w:rPr>
          <w:t xml:space="preserve"> </w:t>
        </w:r>
        <w:r w:rsidR="00752C4B">
          <w:rPr>
            <w:lang w:val="en-US"/>
          </w:rPr>
          <w:t>E</w:t>
        </w:r>
        <w:r w:rsidR="00752C4B" w:rsidRPr="001C220C">
          <w:rPr>
            <w:lang w:val="en-US"/>
          </w:rPr>
          <w:t>quipment asset mapping</w:t>
        </w:r>
        <w:r w:rsidR="00752C4B" w:rsidRPr="00AC2193">
          <w:rPr>
            <w:lang w:val="en-US"/>
          </w:rPr>
          <w:t xml:space="preserve"> </w:t>
        </w:r>
        <w:r w:rsidR="00752C4B">
          <w:rPr>
            <w:lang w:val="en-US"/>
          </w:rPr>
          <w:t>relationship</w:t>
        </w:r>
      </w:ins>
      <w:ins w:id="5399" w:author="Charles Gifford" w:date="2017-03-19T01:14:00Z">
        <w:r w:rsidR="00132501">
          <w:rPr>
            <w:lang w:val="en-US"/>
          </w:rPr>
          <w:t xml:space="preserve"> role</w:t>
        </w:r>
      </w:ins>
      <w:ins w:id="5400" w:author="Charles Gifford" w:date="2016-04-19T14:57:00Z">
        <w:r w:rsidR="00752C4B">
          <w:rPr>
            <w:lang w:val="en-US"/>
          </w:rPr>
          <w:t>s</w:t>
        </w:r>
      </w:ins>
      <w:bookmarkEnd w:id="5395"/>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132501" w:rsidRPr="00B32104" w14:paraId="3A349266" w14:textId="77777777" w:rsidTr="00291A9E">
        <w:trPr>
          <w:trHeight w:val="224"/>
          <w:ins w:id="5401" w:author="Charles Gifford" w:date="2017-03-19T01:14:00Z"/>
        </w:trPr>
        <w:tc>
          <w:tcPr>
            <w:tcW w:w="2155" w:type="dxa"/>
            <w:shd w:val="clear" w:color="auto" w:fill="auto"/>
          </w:tcPr>
          <w:p w14:paraId="2CBF97AF" w14:textId="77777777" w:rsidR="00132501" w:rsidRPr="00B32104" w:rsidRDefault="00132501" w:rsidP="00291A9E">
            <w:pPr>
              <w:pStyle w:val="TABLE-col-heading"/>
              <w:rPr>
                <w:ins w:id="5402" w:author="Charles Gifford" w:date="2017-03-19T01:14:00Z"/>
              </w:rPr>
            </w:pPr>
            <w:ins w:id="5403" w:author="Charles Gifford" w:date="2017-03-19T01:14:00Z">
              <w:r w:rsidRPr="00B32104">
                <w:t>Related Object</w:t>
              </w:r>
            </w:ins>
          </w:p>
        </w:tc>
        <w:tc>
          <w:tcPr>
            <w:tcW w:w="2070" w:type="dxa"/>
            <w:shd w:val="clear" w:color="auto" w:fill="auto"/>
          </w:tcPr>
          <w:p w14:paraId="4D2ADC35" w14:textId="77777777" w:rsidR="00132501" w:rsidRPr="00B32104" w:rsidRDefault="00132501" w:rsidP="00291A9E">
            <w:pPr>
              <w:pStyle w:val="TABLE-col-heading"/>
              <w:rPr>
                <w:ins w:id="5404" w:author="Charles Gifford" w:date="2017-03-19T01:14:00Z"/>
              </w:rPr>
            </w:pPr>
            <w:ins w:id="5405" w:author="Charles Gifford" w:date="2017-03-19T01:14:00Z">
              <w:r w:rsidRPr="00B32104">
                <w:t>Role</w:t>
              </w:r>
            </w:ins>
          </w:p>
        </w:tc>
        <w:tc>
          <w:tcPr>
            <w:tcW w:w="1080" w:type="dxa"/>
            <w:shd w:val="clear" w:color="auto" w:fill="auto"/>
          </w:tcPr>
          <w:p w14:paraId="004EA99C" w14:textId="77777777" w:rsidR="00132501" w:rsidRPr="00B32104" w:rsidRDefault="00132501" w:rsidP="00291A9E">
            <w:pPr>
              <w:pStyle w:val="TABLE-col-heading"/>
              <w:rPr>
                <w:ins w:id="5406" w:author="Charles Gifford" w:date="2017-03-19T01:14:00Z"/>
              </w:rPr>
            </w:pPr>
            <w:ins w:id="5407" w:author="Charles Gifford" w:date="2017-03-19T01:14:00Z">
              <w:r w:rsidRPr="00B32104">
                <w:t>Multiplicity</w:t>
              </w:r>
            </w:ins>
          </w:p>
        </w:tc>
        <w:tc>
          <w:tcPr>
            <w:tcW w:w="3780" w:type="dxa"/>
            <w:shd w:val="clear" w:color="auto" w:fill="auto"/>
          </w:tcPr>
          <w:p w14:paraId="64CD7CAB" w14:textId="77777777" w:rsidR="00132501" w:rsidRPr="00B32104" w:rsidRDefault="00132501" w:rsidP="00291A9E">
            <w:pPr>
              <w:pStyle w:val="TABLE-col-heading"/>
              <w:rPr>
                <w:ins w:id="5408" w:author="Charles Gifford" w:date="2017-03-19T01:14:00Z"/>
              </w:rPr>
            </w:pPr>
            <w:ins w:id="5409" w:author="Charles Gifford" w:date="2017-03-19T01:14:00Z">
              <w:r w:rsidRPr="00B32104">
                <w:t>Description</w:t>
              </w:r>
            </w:ins>
          </w:p>
        </w:tc>
      </w:tr>
      <w:tr w:rsidR="00132501" w:rsidRPr="00B32104" w14:paraId="44C0C4F2" w14:textId="77777777" w:rsidTr="005625A1">
        <w:trPr>
          <w:trHeight w:val="485"/>
          <w:ins w:id="5410" w:author="Charles Gifford" w:date="2017-03-19T01:14:00Z"/>
        </w:trPr>
        <w:tc>
          <w:tcPr>
            <w:tcW w:w="2155" w:type="dxa"/>
            <w:shd w:val="clear" w:color="auto" w:fill="auto"/>
          </w:tcPr>
          <w:p w14:paraId="0DE138F6" w14:textId="6AEABB0F" w:rsidR="00132501" w:rsidRPr="00B32104" w:rsidRDefault="00132501" w:rsidP="00132501">
            <w:pPr>
              <w:pStyle w:val="TABLE-cell"/>
              <w:rPr>
                <w:ins w:id="5411" w:author="Charles Gifford" w:date="2017-03-19T01:14:00Z"/>
              </w:rPr>
            </w:pPr>
            <w:ins w:id="5412" w:author="Charles Gifford" w:date="2017-03-19T01:14:00Z">
              <w:r w:rsidRPr="00783765">
                <w:rPr>
                  <w:szCs w:val="20"/>
                  <w:lang w:val="en-US"/>
                </w:rPr>
                <w:t>Equipment</w:t>
              </w:r>
            </w:ins>
          </w:p>
        </w:tc>
        <w:tc>
          <w:tcPr>
            <w:tcW w:w="2070" w:type="dxa"/>
            <w:shd w:val="clear" w:color="auto" w:fill="auto"/>
          </w:tcPr>
          <w:p w14:paraId="1452EA0B" w14:textId="1FA8A67B" w:rsidR="00132501" w:rsidRPr="00B32104" w:rsidRDefault="00132501" w:rsidP="00132501">
            <w:pPr>
              <w:pStyle w:val="TABLE-cell"/>
              <w:rPr>
                <w:ins w:id="5413" w:author="Charles Gifford" w:date="2017-03-19T01:14:00Z"/>
              </w:rPr>
            </w:pPr>
            <w:ins w:id="5414" w:author="Charles Gifford" w:date="2017-03-19T01:14:00Z">
              <w:r w:rsidRPr="00783765">
                <w:rPr>
                  <w:szCs w:val="20"/>
                  <w:lang w:val="en-US"/>
                </w:rPr>
                <w:t>Equipment</w:t>
              </w:r>
            </w:ins>
          </w:p>
        </w:tc>
        <w:tc>
          <w:tcPr>
            <w:tcW w:w="1080" w:type="dxa"/>
            <w:shd w:val="clear" w:color="auto" w:fill="auto"/>
          </w:tcPr>
          <w:p w14:paraId="4BE97612" w14:textId="4607CDF4" w:rsidR="00132501" w:rsidRPr="00B32104" w:rsidRDefault="00132501" w:rsidP="00132501">
            <w:pPr>
              <w:pStyle w:val="TABLE-cell"/>
              <w:rPr>
                <w:ins w:id="5415" w:author="Charles Gifford" w:date="2017-03-19T01:14:00Z"/>
              </w:rPr>
            </w:pPr>
            <w:ins w:id="5416" w:author="Charles Gifford" w:date="2017-03-19T01:14:00Z">
              <w:r w:rsidRPr="00C16922">
                <w:rPr>
                  <w:szCs w:val="20"/>
                  <w:lang w:val="en-US"/>
                </w:rPr>
                <w:t>1</w:t>
              </w:r>
            </w:ins>
          </w:p>
        </w:tc>
        <w:tc>
          <w:tcPr>
            <w:tcW w:w="3780" w:type="dxa"/>
            <w:shd w:val="clear" w:color="auto" w:fill="auto"/>
          </w:tcPr>
          <w:p w14:paraId="40818B10" w14:textId="311EC99E" w:rsidR="00132501" w:rsidRPr="00B32104" w:rsidRDefault="00751A61" w:rsidP="00132501">
            <w:pPr>
              <w:pStyle w:val="TABLE-cell"/>
              <w:rPr>
                <w:ins w:id="5417" w:author="Charles Gifford" w:date="2017-03-19T01:14:00Z"/>
              </w:rPr>
            </w:pPr>
            <w:ins w:id="5418" w:author="Charles Gifford" w:date="2017-03-19T01:15:00Z">
              <w:r w:rsidRPr="00751A61">
                <w:rPr>
                  <w:i/>
                </w:rPr>
                <w:t>The equipment performing the manufacturing function.</w:t>
              </w:r>
            </w:ins>
          </w:p>
        </w:tc>
      </w:tr>
      <w:tr w:rsidR="00132501" w:rsidRPr="00B32104" w14:paraId="776472F5" w14:textId="77777777" w:rsidTr="00291A9E">
        <w:trPr>
          <w:trHeight w:val="242"/>
          <w:ins w:id="5419" w:author="Charles Gifford" w:date="2017-03-19T01:14:00Z"/>
        </w:trPr>
        <w:tc>
          <w:tcPr>
            <w:tcW w:w="2155" w:type="dxa"/>
            <w:shd w:val="clear" w:color="auto" w:fill="auto"/>
          </w:tcPr>
          <w:p w14:paraId="011F6388" w14:textId="77777777" w:rsidR="00132501" w:rsidRDefault="00132501" w:rsidP="00291A9E">
            <w:pPr>
              <w:pStyle w:val="TABLE-cell"/>
              <w:rPr>
                <w:ins w:id="5420" w:author="Charles Gifford" w:date="2017-03-19T01:14:00Z"/>
                <w:szCs w:val="20"/>
                <w:lang w:val="en-US"/>
              </w:rPr>
            </w:pPr>
            <w:ins w:id="5421" w:author="Charles Gifford" w:date="2017-03-19T01:14:00Z">
              <w:r w:rsidRPr="008B52EB">
                <w:rPr>
                  <w:szCs w:val="20"/>
                  <w:lang w:val="en-US"/>
                </w:rPr>
                <w:t>Physical asset</w:t>
              </w:r>
            </w:ins>
          </w:p>
        </w:tc>
        <w:tc>
          <w:tcPr>
            <w:tcW w:w="2070" w:type="dxa"/>
            <w:shd w:val="clear" w:color="auto" w:fill="auto"/>
          </w:tcPr>
          <w:p w14:paraId="2C3A17A6" w14:textId="77777777" w:rsidR="00132501" w:rsidRDefault="00132501" w:rsidP="00291A9E">
            <w:pPr>
              <w:pStyle w:val="TABLE-cell"/>
              <w:rPr>
                <w:ins w:id="5422" w:author="Charles Gifford" w:date="2017-03-19T01:14:00Z"/>
                <w:szCs w:val="20"/>
                <w:lang w:val="en-US"/>
              </w:rPr>
            </w:pPr>
            <w:ins w:id="5423" w:author="Charles Gifford" w:date="2017-03-19T01:14:00Z">
              <w:r w:rsidRPr="008B52EB">
                <w:rPr>
                  <w:szCs w:val="20"/>
                  <w:lang w:val="en-US"/>
                </w:rPr>
                <w:t>Physical asset</w:t>
              </w:r>
            </w:ins>
          </w:p>
        </w:tc>
        <w:tc>
          <w:tcPr>
            <w:tcW w:w="1080" w:type="dxa"/>
            <w:shd w:val="clear" w:color="auto" w:fill="auto"/>
          </w:tcPr>
          <w:p w14:paraId="4BA9FA78" w14:textId="50F55F42" w:rsidR="00132501" w:rsidRPr="008F7B32" w:rsidRDefault="00751A61" w:rsidP="00291A9E">
            <w:pPr>
              <w:pStyle w:val="TABLE-cell"/>
              <w:rPr>
                <w:ins w:id="5424" w:author="Charles Gifford" w:date="2017-03-19T01:14:00Z"/>
                <w:szCs w:val="20"/>
                <w:lang w:val="en-US"/>
              </w:rPr>
            </w:pPr>
            <w:ins w:id="5425" w:author="Charles Gifford" w:date="2017-03-19T01:14:00Z">
              <w:r>
                <w:rPr>
                  <w:szCs w:val="20"/>
                  <w:lang w:val="en-US"/>
                </w:rPr>
                <w:t>1</w:t>
              </w:r>
            </w:ins>
          </w:p>
        </w:tc>
        <w:tc>
          <w:tcPr>
            <w:tcW w:w="3780" w:type="dxa"/>
            <w:shd w:val="clear" w:color="auto" w:fill="auto"/>
          </w:tcPr>
          <w:p w14:paraId="52FAB7A7" w14:textId="6B6A7AAB" w:rsidR="00132501" w:rsidRPr="00B32104" w:rsidRDefault="00751A61" w:rsidP="00291A9E">
            <w:pPr>
              <w:pStyle w:val="TABLE-cell"/>
              <w:rPr>
                <w:ins w:id="5426" w:author="Charles Gifford" w:date="2017-03-19T01:14:00Z"/>
              </w:rPr>
            </w:pPr>
            <w:ins w:id="5427" w:author="Charles Gifford" w:date="2017-03-19T01:16:00Z">
              <w:r w:rsidRPr="00751A61">
                <w:rPr>
                  <w:szCs w:val="20"/>
                  <w:lang w:val="en-US"/>
                </w:rPr>
                <w:t xml:space="preserve">The </w:t>
              </w:r>
              <w:r w:rsidRPr="005625A1">
                <w:rPr>
                  <w:i/>
                  <w:szCs w:val="20"/>
                  <w:lang w:val="en-US"/>
                </w:rPr>
                <w:t xml:space="preserve">physical asset </w:t>
              </w:r>
              <w:r w:rsidRPr="00751A61">
                <w:rPr>
                  <w:szCs w:val="20"/>
                  <w:lang w:val="en-US"/>
                </w:rPr>
                <w:t xml:space="preserve">that is associated with the </w:t>
              </w:r>
              <w:r w:rsidRPr="005625A1">
                <w:rPr>
                  <w:i/>
                  <w:szCs w:val="20"/>
                  <w:lang w:val="en-US"/>
                </w:rPr>
                <w:t>equipment</w:t>
              </w:r>
              <w:r w:rsidRPr="00751A61">
                <w:rPr>
                  <w:szCs w:val="20"/>
                  <w:lang w:val="en-US"/>
                </w:rPr>
                <w:t xml:space="preserve"> if the </w:t>
              </w:r>
              <w:r w:rsidRPr="005625A1">
                <w:rPr>
                  <w:i/>
                  <w:szCs w:val="20"/>
                  <w:lang w:val="en-US"/>
                </w:rPr>
                <w:t>physical asset</w:t>
              </w:r>
              <w:r w:rsidRPr="00751A61">
                <w:rPr>
                  <w:szCs w:val="20"/>
                  <w:lang w:val="en-US"/>
                </w:rPr>
                <w:t xml:space="preserve"> associated with a manufacturing function.</w:t>
              </w:r>
            </w:ins>
          </w:p>
        </w:tc>
      </w:tr>
    </w:tbl>
    <w:p w14:paraId="14F50F90" w14:textId="4C125214" w:rsidR="002D77BF" w:rsidRPr="001C220C" w:rsidRDefault="002D77BF" w:rsidP="00C17398">
      <w:pPr>
        <w:pStyle w:val="TABLE-title"/>
        <w:rPr>
          <w:lang w:val="en-US"/>
        </w:rPr>
      </w:pPr>
      <w:bookmarkStart w:id="5428" w:name="_Ref169520960"/>
      <w:bookmarkStart w:id="5429" w:name="_Toc266864151"/>
      <w:bookmarkStart w:id="5430" w:name="_Toc306621031"/>
      <w:bookmarkStart w:id="5431" w:name="_Toc320178427"/>
      <w:bookmarkStart w:id="5432" w:name="_Toc478492356"/>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E3559D">
        <w:rPr>
          <w:noProof/>
          <w:lang w:val="en-US"/>
        </w:rPr>
        <w:t>55</w:t>
      </w:r>
      <w:r w:rsidR="00FD29D6">
        <w:rPr>
          <w:lang w:val="en-US"/>
        </w:rPr>
        <w:fldChar w:fldCharType="end"/>
      </w:r>
      <w:bookmarkEnd w:id="5428"/>
      <w:r w:rsidRPr="001C220C">
        <w:rPr>
          <w:lang w:val="en-US"/>
        </w:rPr>
        <w:t xml:space="preserve"> </w:t>
      </w:r>
      <w:r w:rsidR="00F00AEF">
        <w:rPr>
          <w:lang w:val="en-US"/>
        </w:rPr>
        <w:t>–</w:t>
      </w:r>
      <w:r w:rsidRPr="001C220C">
        <w:rPr>
          <w:lang w:val="en-US"/>
        </w:rPr>
        <w:t xml:space="preserve"> </w:t>
      </w:r>
      <w:r w:rsidR="006F45EC">
        <w:rPr>
          <w:lang w:val="en-US"/>
        </w:rPr>
        <w:t>E</w:t>
      </w:r>
      <w:r w:rsidR="00F13912" w:rsidRPr="001C220C">
        <w:rPr>
          <w:lang w:val="en-US"/>
        </w:rPr>
        <w:t xml:space="preserve">quipment </w:t>
      </w:r>
      <w:r w:rsidRPr="001C220C">
        <w:rPr>
          <w:lang w:val="en-US"/>
        </w:rPr>
        <w:t xml:space="preserve">asset </w:t>
      </w:r>
      <w:r w:rsidR="00F13912" w:rsidRPr="001C220C">
        <w:rPr>
          <w:lang w:val="en-US"/>
        </w:rPr>
        <w:t>mapping</w:t>
      </w:r>
      <w:bookmarkEnd w:id="5429"/>
      <w:bookmarkEnd w:id="5430"/>
      <w:bookmarkEnd w:id="5431"/>
      <w:r w:rsidR="006F45EC" w:rsidRPr="00AC2193">
        <w:rPr>
          <w:lang w:val="en-US"/>
        </w:rPr>
        <w:t xml:space="preserve"> </w:t>
      </w:r>
      <w:r w:rsidR="006F45EC">
        <w:rPr>
          <w:lang w:val="en-US"/>
        </w:rPr>
        <w:t>attributes</w:t>
      </w:r>
      <w:bookmarkEnd w:id="5432"/>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2D77BF" w:rsidRPr="001C220C" w14:paraId="0A65994A" w14:textId="77777777">
        <w:trPr>
          <w:tblHeader/>
          <w:jc w:val="center"/>
        </w:trPr>
        <w:tc>
          <w:tcPr>
            <w:tcW w:w="1269" w:type="dxa"/>
          </w:tcPr>
          <w:p w14:paraId="1862BF5D" w14:textId="77777777" w:rsidR="002D77BF" w:rsidRPr="001C220C" w:rsidRDefault="002D77BF" w:rsidP="005625A1">
            <w:pPr>
              <w:pStyle w:val="TABLE-col-heading"/>
              <w:rPr>
                <w:lang w:val="en-US"/>
              </w:rPr>
            </w:pPr>
            <w:r w:rsidRPr="001C220C">
              <w:rPr>
                <w:lang w:val="en-US"/>
              </w:rPr>
              <w:t xml:space="preserve">Attribute </w:t>
            </w:r>
            <w:r w:rsidR="006618D3">
              <w:rPr>
                <w:lang w:val="en-US"/>
              </w:rPr>
              <w:t>n</w:t>
            </w:r>
            <w:r w:rsidRPr="001C220C">
              <w:rPr>
                <w:lang w:val="en-US"/>
              </w:rPr>
              <w:t>ame</w:t>
            </w:r>
          </w:p>
        </w:tc>
        <w:tc>
          <w:tcPr>
            <w:tcW w:w="2880" w:type="dxa"/>
          </w:tcPr>
          <w:p w14:paraId="1F54012B" w14:textId="77777777" w:rsidR="002D77BF" w:rsidRPr="001C220C" w:rsidRDefault="002D77BF" w:rsidP="005625A1">
            <w:pPr>
              <w:pStyle w:val="TABLE-col-heading"/>
              <w:rPr>
                <w:lang w:val="en-US"/>
              </w:rPr>
            </w:pPr>
            <w:r w:rsidRPr="001C220C">
              <w:rPr>
                <w:lang w:val="en-US"/>
              </w:rPr>
              <w:t>Description</w:t>
            </w:r>
          </w:p>
        </w:tc>
        <w:tc>
          <w:tcPr>
            <w:tcW w:w="1440" w:type="dxa"/>
          </w:tcPr>
          <w:p w14:paraId="74BD92CE" w14:textId="77777777" w:rsidR="002D77BF" w:rsidRPr="001C220C" w:rsidRDefault="00AE4770" w:rsidP="005625A1">
            <w:pPr>
              <w:pStyle w:val="TABLE-col-heading"/>
              <w:rPr>
                <w:lang w:val="en-US"/>
              </w:rPr>
            </w:pPr>
            <w:r>
              <w:rPr>
                <w:lang w:val="en-US"/>
              </w:rPr>
              <w:t>Production example</w:t>
            </w:r>
            <w:r w:rsidR="002D77BF" w:rsidRPr="001C220C">
              <w:rPr>
                <w:lang w:val="en-US"/>
              </w:rPr>
              <w:t>s</w:t>
            </w:r>
          </w:p>
        </w:tc>
        <w:tc>
          <w:tcPr>
            <w:tcW w:w="1297" w:type="dxa"/>
          </w:tcPr>
          <w:p w14:paraId="27B5CDEB" w14:textId="77777777" w:rsidR="002D77BF" w:rsidRPr="001C220C" w:rsidRDefault="00AE4770" w:rsidP="005625A1">
            <w:pPr>
              <w:pStyle w:val="TABLE-col-heading"/>
              <w:rPr>
                <w:lang w:val="en-US"/>
              </w:rPr>
            </w:pPr>
            <w:r>
              <w:rPr>
                <w:lang w:val="en-US"/>
              </w:rPr>
              <w:t>Maintenance example</w:t>
            </w:r>
            <w:r w:rsidR="002D77BF" w:rsidRPr="001C220C">
              <w:rPr>
                <w:lang w:val="en-US"/>
              </w:rPr>
              <w:t>s</w:t>
            </w:r>
          </w:p>
        </w:tc>
        <w:tc>
          <w:tcPr>
            <w:tcW w:w="1080" w:type="dxa"/>
          </w:tcPr>
          <w:p w14:paraId="04A96533" w14:textId="77777777" w:rsidR="002D77BF" w:rsidRPr="001C220C" w:rsidRDefault="00AE4770" w:rsidP="005625A1">
            <w:pPr>
              <w:pStyle w:val="TABLE-col-heading"/>
              <w:rPr>
                <w:lang w:val="en-US"/>
              </w:rPr>
            </w:pPr>
            <w:r>
              <w:rPr>
                <w:lang w:val="en-US"/>
              </w:rPr>
              <w:t>Quality example</w:t>
            </w:r>
            <w:r w:rsidR="002D77BF" w:rsidRPr="001C220C">
              <w:rPr>
                <w:lang w:val="en-US"/>
              </w:rPr>
              <w:t>s</w:t>
            </w:r>
          </w:p>
        </w:tc>
        <w:tc>
          <w:tcPr>
            <w:tcW w:w="1080" w:type="dxa"/>
          </w:tcPr>
          <w:p w14:paraId="719C0B2C" w14:textId="77777777" w:rsidR="002D77BF" w:rsidRPr="001C220C" w:rsidRDefault="00AE4770" w:rsidP="005625A1">
            <w:pPr>
              <w:pStyle w:val="TABLE-col-heading"/>
              <w:rPr>
                <w:lang w:val="en-US"/>
              </w:rPr>
            </w:pPr>
            <w:r>
              <w:rPr>
                <w:lang w:val="en-US"/>
              </w:rPr>
              <w:t>Inventory example</w:t>
            </w:r>
            <w:r w:rsidR="002D77BF" w:rsidRPr="001C220C">
              <w:rPr>
                <w:lang w:val="en-US"/>
              </w:rPr>
              <w:t>s</w:t>
            </w:r>
          </w:p>
        </w:tc>
      </w:tr>
      <w:tr w:rsidR="002D77BF" w:rsidRPr="001C220C" w14:paraId="13FABD16" w14:textId="77777777">
        <w:trPr>
          <w:cantSplit/>
          <w:jc w:val="center"/>
        </w:trPr>
        <w:tc>
          <w:tcPr>
            <w:tcW w:w="1269" w:type="dxa"/>
          </w:tcPr>
          <w:p w14:paraId="76B65A8F" w14:textId="77777777" w:rsidR="002D77BF" w:rsidRPr="001C220C" w:rsidRDefault="002D77BF" w:rsidP="005625A1">
            <w:pPr>
              <w:pStyle w:val="TABLE-cell"/>
              <w:rPr>
                <w:lang w:val="en-US"/>
              </w:rPr>
            </w:pPr>
            <w:r w:rsidRPr="001C220C">
              <w:rPr>
                <w:lang w:val="en-US"/>
              </w:rPr>
              <w:t>ID</w:t>
            </w:r>
          </w:p>
        </w:tc>
        <w:tc>
          <w:tcPr>
            <w:tcW w:w="2880" w:type="dxa"/>
          </w:tcPr>
          <w:p w14:paraId="4CBD265F" w14:textId="77777777" w:rsidR="002D77BF" w:rsidRPr="001C220C" w:rsidRDefault="002D77BF" w:rsidP="005625A1">
            <w:pPr>
              <w:pStyle w:val="TABLE-cell"/>
              <w:rPr>
                <w:lang w:val="en-US"/>
              </w:rPr>
            </w:pPr>
            <w:r w:rsidRPr="001C220C">
              <w:rPr>
                <w:lang w:val="en-US"/>
              </w:rPr>
              <w:t xml:space="preserve">An identification of the specific </w:t>
            </w:r>
            <w:r w:rsidR="00F13912" w:rsidRPr="006A5396">
              <w:rPr>
                <w:i/>
                <w:lang w:val="en-US"/>
              </w:rPr>
              <w:t xml:space="preserve">equipment </w:t>
            </w:r>
            <w:r w:rsidRPr="006A5396">
              <w:rPr>
                <w:i/>
                <w:lang w:val="en-US"/>
              </w:rPr>
              <w:t xml:space="preserve">asset </w:t>
            </w:r>
            <w:r w:rsidR="00F13912" w:rsidRPr="006A5396">
              <w:rPr>
                <w:i/>
                <w:lang w:val="en-US"/>
              </w:rPr>
              <w:t>mapping</w:t>
            </w:r>
            <w:r w:rsidR="006A5396">
              <w:rPr>
                <w:lang w:val="en-US"/>
              </w:rPr>
              <w:t>.</w:t>
            </w:r>
          </w:p>
        </w:tc>
        <w:tc>
          <w:tcPr>
            <w:tcW w:w="1440" w:type="dxa"/>
          </w:tcPr>
          <w:p w14:paraId="0F75DF42" w14:textId="77777777" w:rsidR="002D77BF" w:rsidRPr="001C220C" w:rsidRDefault="00AA4F0A" w:rsidP="005625A1">
            <w:pPr>
              <w:pStyle w:val="TABLE-cell"/>
              <w:rPr>
                <w:lang w:val="en-US"/>
              </w:rPr>
            </w:pPr>
            <w:r w:rsidRPr="001C220C">
              <w:rPr>
                <w:lang w:val="en-US"/>
              </w:rPr>
              <w:t>111</w:t>
            </w:r>
          </w:p>
        </w:tc>
        <w:tc>
          <w:tcPr>
            <w:tcW w:w="1297" w:type="dxa"/>
          </w:tcPr>
          <w:p w14:paraId="3802AB2A" w14:textId="77777777" w:rsidR="002D77BF" w:rsidRPr="001C220C" w:rsidRDefault="00AA4F0A" w:rsidP="005625A1">
            <w:pPr>
              <w:pStyle w:val="TABLE-cell"/>
              <w:rPr>
                <w:lang w:val="en-US"/>
              </w:rPr>
            </w:pPr>
            <w:r w:rsidRPr="001C220C">
              <w:rPr>
                <w:lang w:val="en-US"/>
              </w:rPr>
              <w:t>112</w:t>
            </w:r>
          </w:p>
        </w:tc>
        <w:tc>
          <w:tcPr>
            <w:tcW w:w="1080" w:type="dxa"/>
          </w:tcPr>
          <w:p w14:paraId="596D28F9" w14:textId="77777777" w:rsidR="002D77BF" w:rsidRPr="001C220C" w:rsidRDefault="00AA4F0A" w:rsidP="005625A1">
            <w:pPr>
              <w:pStyle w:val="TABLE-cell"/>
              <w:rPr>
                <w:lang w:val="en-US"/>
              </w:rPr>
            </w:pPr>
            <w:r w:rsidRPr="001C220C">
              <w:rPr>
                <w:lang w:val="en-US"/>
              </w:rPr>
              <w:t>113</w:t>
            </w:r>
          </w:p>
        </w:tc>
        <w:tc>
          <w:tcPr>
            <w:tcW w:w="1080" w:type="dxa"/>
          </w:tcPr>
          <w:p w14:paraId="4BC9B392" w14:textId="77777777" w:rsidR="002D77BF" w:rsidRPr="001C220C" w:rsidRDefault="00AA4F0A" w:rsidP="005625A1">
            <w:pPr>
              <w:pStyle w:val="TABLE-cell"/>
              <w:rPr>
                <w:lang w:val="en-US"/>
              </w:rPr>
            </w:pPr>
            <w:r w:rsidRPr="001C220C">
              <w:rPr>
                <w:lang w:val="en-US"/>
              </w:rPr>
              <w:t>114</w:t>
            </w:r>
          </w:p>
        </w:tc>
      </w:tr>
      <w:tr w:rsidR="002D77BF" w:rsidRPr="001C220C" w14:paraId="7DE0EBA5" w14:textId="77777777">
        <w:trPr>
          <w:cantSplit/>
          <w:jc w:val="center"/>
        </w:trPr>
        <w:tc>
          <w:tcPr>
            <w:tcW w:w="1269" w:type="dxa"/>
          </w:tcPr>
          <w:p w14:paraId="1534AEB1" w14:textId="77777777" w:rsidR="002D77BF" w:rsidRPr="001C220C" w:rsidRDefault="002D77BF" w:rsidP="005625A1">
            <w:pPr>
              <w:pStyle w:val="TABLE-cell"/>
              <w:rPr>
                <w:lang w:val="en-US"/>
              </w:rPr>
            </w:pPr>
            <w:r w:rsidRPr="001C220C">
              <w:rPr>
                <w:lang w:val="en-US"/>
              </w:rPr>
              <w:t>Description</w:t>
            </w:r>
          </w:p>
        </w:tc>
        <w:tc>
          <w:tcPr>
            <w:tcW w:w="2880" w:type="dxa"/>
          </w:tcPr>
          <w:p w14:paraId="211E6A89" w14:textId="77777777" w:rsidR="002D77BF" w:rsidRPr="001C220C" w:rsidRDefault="002D77BF" w:rsidP="005625A1">
            <w:pPr>
              <w:pStyle w:val="TABLE-cell"/>
              <w:rPr>
                <w:lang w:val="en-US"/>
              </w:rPr>
            </w:pPr>
            <w:r w:rsidRPr="001C220C">
              <w:rPr>
                <w:lang w:val="en-US"/>
              </w:rPr>
              <w:t xml:space="preserve">Additional information about the </w:t>
            </w:r>
            <w:r w:rsidR="00F13912" w:rsidRPr="001C220C">
              <w:rPr>
                <w:i/>
                <w:lang w:val="en-US"/>
              </w:rPr>
              <w:t xml:space="preserve">mapping </w:t>
            </w:r>
            <w:r w:rsidR="00A8100A" w:rsidRPr="001C220C">
              <w:rPr>
                <w:lang w:val="en-US"/>
              </w:rPr>
              <w:t>element</w:t>
            </w:r>
            <w:r w:rsidRPr="001C220C">
              <w:rPr>
                <w:lang w:val="en-US"/>
              </w:rPr>
              <w:t>.</w:t>
            </w:r>
          </w:p>
        </w:tc>
        <w:tc>
          <w:tcPr>
            <w:tcW w:w="1440" w:type="dxa"/>
          </w:tcPr>
          <w:p w14:paraId="26E9C005" w14:textId="77777777" w:rsidR="002D77BF" w:rsidRPr="001C220C" w:rsidRDefault="00C21049" w:rsidP="005625A1">
            <w:pPr>
              <w:pStyle w:val="TABLE-cell"/>
              <w:rPr>
                <w:lang w:val="en-US"/>
              </w:rPr>
            </w:pPr>
            <w:r>
              <w:rPr>
                <w:lang w:val="en-US"/>
              </w:rPr>
              <w:t>(not applicable)</w:t>
            </w:r>
          </w:p>
        </w:tc>
        <w:tc>
          <w:tcPr>
            <w:tcW w:w="1297" w:type="dxa"/>
          </w:tcPr>
          <w:p w14:paraId="707846C5" w14:textId="77777777" w:rsidR="002D77BF" w:rsidRPr="001C220C" w:rsidRDefault="00070949" w:rsidP="005625A1">
            <w:pPr>
              <w:pStyle w:val="TABLE-cell"/>
              <w:rPr>
                <w:lang w:val="en-US"/>
              </w:rPr>
            </w:pPr>
            <w:r w:rsidRPr="001C220C">
              <w:rPr>
                <w:lang w:val="en-US"/>
              </w:rPr>
              <w:t>Installed under work order 48423.</w:t>
            </w:r>
          </w:p>
          <w:p w14:paraId="513FF44B" w14:textId="77777777" w:rsidR="00070949" w:rsidRPr="001C220C" w:rsidRDefault="00070949" w:rsidP="005625A1">
            <w:pPr>
              <w:pStyle w:val="TABLE-cell"/>
              <w:rPr>
                <w:lang w:val="en-US"/>
              </w:rPr>
            </w:pPr>
            <w:r w:rsidRPr="001C220C">
              <w:rPr>
                <w:lang w:val="en-US"/>
              </w:rPr>
              <w:t>Removed under work order 93823</w:t>
            </w:r>
          </w:p>
        </w:tc>
        <w:tc>
          <w:tcPr>
            <w:tcW w:w="1080" w:type="dxa"/>
          </w:tcPr>
          <w:p w14:paraId="1D8BBD7C" w14:textId="77777777" w:rsidR="002D77BF" w:rsidRPr="001C220C" w:rsidRDefault="00C21049" w:rsidP="005625A1">
            <w:pPr>
              <w:pStyle w:val="TABLE-cell"/>
              <w:rPr>
                <w:lang w:val="en-US"/>
              </w:rPr>
            </w:pPr>
            <w:r>
              <w:rPr>
                <w:lang w:val="en-US"/>
              </w:rPr>
              <w:t>(not applicable)</w:t>
            </w:r>
          </w:p>
        </w:tc>
        <w:tc>
          <w:tcPr>
            <w:tcW w:w="1080" w:type="dxa"/>
          </w:tcPr>
          <w:p w14:paraId="14F10887" w14:textId="77777777" w:rsidR="002D77BF" w:rsidRPr="001C220C" w:rsidRDefault="00C21049" w:rsidP="005625A1">
            <w:pPr>
              <w:pStyle w:val="TABLE-cell"/>
              <w:rPr>
                <w:lang w:val="en-US"/>
              </w:rPr>
            </w:pPr>
            <w:r>
              <w:rPr>
                <w:lang w:val="en-US"/>
              </w:rPr>
              <w:t>(not applicable)</w:t>
            </w:r>
          </w:p>
        </w:tc>
      </w:tr>
      <w:tr w:rsidR="00242B6D" w:rsidRPr="001C220C" w14:paraId="071BF300" w14:textId="77777777">
        <w:trPr>
          <w:cantSplit/>
          <w:jc w:val="center"/>
        </w:trPr>
        <w:tc>
          <w:tcPr>
            <w:tcW w:w="1269" w:type="dxa"/>
          </w:tcPr>
          <w:p w14:paraId="5CDC49AE" w14:textId="77777777" w:rsidR="00242B6D" w:rsidRPr="001C220C" w:rsidRDefault="00242B6D" w:rsidP="005625A1">
            <w:pPr>
              <w:pStyle w:val="TABLE-cell"/>
              <w:rPr>
                <w:lang w:val="en-US"/>
              </w:rPr>
            </w:pPr>
            <w:r w:rsidRPr="001C220C">
              <w:rPr>
                <w:lang w:val="en-US"/>
              </w:rPr>
              <w:t xml:space="preserve">Start </w:t>
            </w:r>
            <w:r w:rsidR="00155222">
              <w:rPr>
                <w:lang w:val="en-US"/>
              </w:rPr>
              <w:t>t</w:t>
            </w:r>
            <w:r w:rsidRPr="001C220C">
              <w:rPr>
                <w:lang w:val="en-US"/>
              </w:rPr>
              <w:t>ime</w:t>
            </w:r>
          </w:p>
        </w:tc>
        <w:tc>
          <w:tcPr>
            <w:tcW w:w="2880" w:type="dxa"/>
          </w:tcPr>
          <w:p w14:paraId="0A03921F" w14:textId="77777777" w:rsidR="00242B6D" w:rsidRPr="001C220C" w:rsidRDefault="00242B6D" w:rsidP="005625A1">
            <w:pPr>
              <w:pStyle w:val="TABLE-cell"/>
              <w:rPr>
                <w:lang w:val="en-US"/>
              </w:rPr>
            </w:pPr>
            <w:r w:rsidRPr="001C220C">
              <w:rPr>
                <w:lang w:val="en-US"/>
              </w:rPr>
              <w:t>The starting time of the association.</w:t>
            </w:r>
          </w:p>
        </w:tc>
        <w:tc>
          <w:tcPr>
            <w:tcW w:w="1440" w:type="dxa"/>
          </w:tcPr>
          <w:p w14:paraId="4609770B" w14:textId="77777777" w:rsidR="00242B6D" w:rsidRPr="001C220C" w:rsidRDefault="00242B6D" w:rsidP="005625A1">
            <w:pPr>
              <w:pStyle w:val="TABLE-cell"/>
              <w:rPr>
                <w:lang w:val="en-US"/>
              </w:rPr>
            </w:pPr>
            <w:smartTag w:uri="urn:schemas-microsoft-com:office:smarttags" w:element="chsdate">
              <w:smartTagPr>
                <w:attr w:name="Year" w:val="1997"/>
                <w:attr w:name="Month" w:val="2"/>
                <w:attr w:name="Day" w:val="10"/>
                <w:attr w:name="IsLunarDate" w:val="False"/>
                <w:attr w:name="IsROCDate" w:val="False"/>
              </w:smartTagPr>
              <w:r w:rsidRPr="001C220C">
                <w:rPr>
                  <w:lang w:val="en-US"/>
                </w:rPr>
                <w:t>1997-02-10</w:t>
              </w:r>
            </w:smartTag>
          </w:p>
        </w:tc>
        <w:tc>
          <w:tcPr>
            <w:tcW w:w="1297" w:type="dxa"/>
          </w:tcPr>
          <w:p w14:paraId="7428BB48" w14:textId="77777777" w:rsidR="00242B6D" w:rsidRPr="001C220C" w:rsidRDefault="00242B6D" w:rsidP="005625A1">
            <w:pPr>
              <w:pStyle w:val="TABLE-cell"/>
              <w:rPr>
                <w:lang w:val="en-US"/>
              </w:rPr>
            </w:pPr>
            <w:smartTag w:uri="urn:schemas-microsoft-com:office:smarttags" w:element="chsdate">
              <w:smartTagPr>
                <w:attr w:name="Year" w:val="1997"/>
                <w:attr w:name="Month" w:val="2"/>
                <w:attr w:name="Day" w:val="10"/>
                <w:attr w:name="IsLunarDate" w:val="False"/>
                <w:attr w:name="IsROCDate" w:val="False"/>
              </w:smartTagPr>
              <w:r w:rsidRPr="001C220C">
                <w:rPr>
                  <w:lang w:val="en-US"/>
                </w:rPr>
                <w:t>1997-02-10</w:t>
              </w:r>
            </w:smartTag>
          </w:p>
        </w:tc>
        <w:tc>
          <w:tcPr>
            <w:tcW w:w="1080" w:type="dxa"/>
          </w:tcPr>
          <w:p w14:paraId="59A5B4A3" w14:textId="77777777" w:rsidR="00242B6D" w:rsidRPr="001C220C" w:rsidRDefault="00242B6D" w:rsidP="005625A1">
            <w:pPr>
              <w:pStyle w:val="TABLE-cell"/>
              <w:rPr>
                <w:lang w:val="en-US"/>
              </w:rPr>
            </w:pPr>
            <w:smartTag w:uri="urn:schemas-microsoft-com:office:smarttags" w:element="chsdate">
              <w:smartTagPr>
                <w:attr w:name="Year" w:val="2004"/>
                <w:attr w:name="Month" w:val="4"/>
                <w:attr w:name="Day" w:val="23"/>
                <w:attr w:name="IsLunarDate" w:val="False"/>
                <w:attr w:name="IsROCDate" w:val="False"/>
              </w:smartTagPr>
              <w:r w:rsidRPr="001C220C">
                <w:rPr>
                  <w:lang w:val="en-US"/>
                </w:rPr>
                <w:t>2004-04-23</w:t>
              </w:r>
            </w:smartTag>
          </w:p>
        </w:tc>
        <w:tc>
          <w:tcPr>
            <w:tcW w:w="1080" w:type="dxa"/>
          </w:tcPr>
          <w:p w14:paraId="450FB83E" w14:textId="77777777" w:rsidR="00242B6D" w:rsidRPr="001C220C" w:rsidRDefault="00242B6D" w:rsidP="005625A1">
            <w:pPr>
              <w:pStyle w:val="TABLE-cell"/>
              <w:rPr>
                <w:lang w:val="en-US"/>
              </w:rPr>
            </w:pPr>
            <w:smartTag w:uri="urn:schemas-microsoft-com:office:smarttags" w:element="chsdate">
              <w:smartTagPr>
                <w:attr w:name="Year" w:val="2005"/>
                <w:attr w:name="Month" w:val="4"/>
                <w:attr w:name="Day" w:val="30"/>
                <w:attr w:name="IsLunarDate" w:val="False"/>
                <w:attr w:name="IsROCDate" w:val="False"/>
              </w:smartTagPr>
              <w:r w:rsidRPr="001C220C">
                <w:rPr>
                  <w:lang w:val="en-US"/>
                </w:rPr>
                <w:t>2005-04-30</w:t>
              </w:r>
            </w:smartTag>
          </w:p>
        </w:tc>
      </w:tr>
      <w:tr w:rsidR="00242B6D" w:rsidRPr="001C220C" w14:paraId="7EF524A5" w14:textId="77777777">
        <w:trPr>
          <w:cantSplit/>
          <w:jc w:val="center"/>
        </w:trPr>
        <w:tc>
          <w:tcPr>
            <w:tcW w:w="1269" w:type="dxa"/>
          </w:tcPr>
          <w:p w14:paraId="5645FD9F" w14:textId="77777777" w:rsidR="00242B6D" w:rsidRPr="001C220C" w:rsidRDefault="00242B6D" w:rsidP="005625A1">
            <w:pPr>
              <w:pStyle w:val="TABLE-cell"/>
              <w:rPr>
                <w:lang w:val="en-US"/>
              </w:rPr>
            </w:pPr>
            <w:r w:rsidRPr="001C220C">
              <w:rPr>
                <w:lang w:val="en-US"/>
              </w:rPr>
              <w:t xml:space="preserve">End </w:t>
            </w:r>
            <w:r w:rsidR="00155222">
              <w:rPr>
                <w:lang w:val="en-US"/>
              </w:rPr>
              <w:t>t</w:t>
            </w:r>
            <w:r w:rsidRPr="001C220C">
              <w:rPr>
                <w:lang w:val="en-US"/>
              </w:rPr>
              <w:t xml:space="preserve">ime </w:t>
            </w:r>
          </w:p>
        </w:tc>
        <w:tc>
          <w:tcPr>
            <w:tcW w:w="2880" w:type="dxa"/>
          </w:tcPr>
          <w:p w14:paraId="561FA68F" w14:textId="77777777" w:rsidR="00242B6D" w:rsidRPr="001C220C" w:rsidRDefault="00242B6D" w:rsidP="005625A1">
            <w:pPr>
              <w:pStyle w:val="TABLE-cell"/>
              <w:rPr>
                <w:lang w:val="en-US"/>
              </w:rPr>
            </w:pPr>
            <w:r w:rsidRPr="001C220C">
              <w:rPr>
                <w:lang w:val="en-US"/>
              </w:rPr>
              <w:t xml:space="preserve">The ending time of the association. </w:t>
            </w:r>
          </w:p>
        </w:tc>
        <w:tc>
          <w:tcPr>
            <w:tcW w:w="1440" w:type="dxa"/>
          </w:tcPr>
          <w:p w14:paraId="1745A813" w14:textId="77777777" w:rsidR="00242B6D" w:rsidRPr="001C220C" w:rsidRDefault="00242B6D" w:rsidP="005625A1">
            <w:pPr>
              <w:pStyle w:val="TABLE-cell"/>
              <w:rPr>
                <w:lang w:val="en-US"/>
              </w:rPr>
            </w:pPr>
            <w:smartTag w:uri="urn:schemas-microsoft-com:office:smarttags" w:element="chsdate">
              <w:smartTagPr>
                <w:attr w:name="Year" w:val="2004"/>
                <w:attr w:name="Month" w:val="12"/>
                <w:attr w:name="Day" w:val="10"/>
                <w:attr w:name="IsLunarDate" w:val="False"/>
                <w:attr w:name="IsROCDate" w:val="False"/>
              </w:smartTagPr>
              <w:r w:rsidRPr="001C220C">
                <w:rPr>
                  <w:lang w:val="en-US"/>
                </w:rPr>
                <w:t>2004-12-10</w:t>
              </w:r>
            </w:smartTag>
          </w:p>
        </w:tc>
        <w:tc>
          <w:tcPr>
            <w:tcW w:w="1297" w:type="dxa"/>
          </w:tcPr>
          <w:p w14:paraId="664D987F" w14:textId="77777777" w:rsidR="00242B6D" w:rsidRPr="001C220C" w:rsidRDefault="00242B6D" w:rsidP="005625A1">
            <w:pPr>
              <w:pStyle w:val="TABLE-cell"/>
              <w:rPr>
                <w:lang w:val="en-US"/>
              </w:rPr>
            </w:pPr>
            <w:smartTag w:uri="urn:schemas-microsoft-com:office:smarttags" w:element="chsdate">
              <w:smartTagPr>
                <w:attr w:name="Year" w:val="2004"/>
                <w:attr w:name="Month" w:val="12"/>
                <w:attr w:name="Day" w:val="10"/>
                <w:attr w:name="IsLunarDate" w:val="False"/>
                <w:attr w:name="IsROCDate" w:val="False"/>
              </w:smartTagPr>
              <w:r w:rsidRPr="001C220C">
                <w:rPr>
                  <w:lang w:val="en-US"/>
                </w:rPr>
                <w:t>2004-12-10</w:t>
              </w:r>
            </w:smartTag>
          </w:p>
        </w:tc>
        <w:tc>
          <w:tcPr>
            <w:tcW w:w="1080" w:type="dxa"/>
          </w:tcPr>
          <w:p w14:paraId="49E037CC" w14:textId="77777777" w:rsidR="00242B6D" w:rsidRPr="001C220C" w:rsidRDefault="00242B6D" w:rsidP="005625A1">
            <w:pPr>
              <w:pStyle w:val="TABLE-cell"/>
              <w:rPr>
                <w:lang w:val="en-US"/>
              </w:rPr>
            </w:pPr>
            <w:r>
              <w:rPr>
                <w:lang w:val="en-US"/>
              </w:rPr>
              <w:t>(not applicable)</w:t>
            </w:r>
          </w:p>
        </w:tc>
        <w:tc>
          <w:tcPr>
            <w:tcW w:w="1080" w:type="dxa"/>
          </w:tcPr>
          <w:p w14:paraId="39C96A05" w14:textId="77777777" w:rsidR="00242B6D" w:rsidRPr="001C220C" w:rsidRDefault="00242B6D" w:rsidP="005625A1">
            <w:pPr>
              <w:pStyle w:val="TABLE-cell"/>
              <w:rPr>
                <w:lang w:val="en-US"/>
              </w:rPr>
            </w:pPr>
            <w:r>
              <w:rPr>
                <w:lang w:val="en-US"/>
              </w:rPr>
              <w:t>(not applicable)</w:t>
            </w:r>
          </w:p>
        </w:tc>
      </w:tr>
    </w:tbl>
    <w:p w14:paraId="150BEED0" w14:textId="77777777" w:rsidR="00CB7EC0" w:rsidRPr="001C220C" w:rsidRDefault="00CB7EC0" w:rsidP="0029062D">
      <w:pPr>
        <w:pStyle w:val="Heading2"/>
        <w:rPr>
          <w:lang w:val="en-US"/>
        </w:rPr>
      </w:pPr>
      <w:bookmarkStart w:id="5433" w:name="_Ref162335617"/>
      <w:bookmarkStart w:id="5434" w:name="_Toc306620080"/>
      <w:bookmarkStart w:id="5435" w:name="_Ref320175041"/>
      <w:bookmarkStart w:id="5436" w:name="_Ref320175130"/>
      <w:bookmarkStart w:id="5437" w:name="_Toc320176919"/>
      <w:bookmarkStart w:id="5438" w:name="_Toc478492222"/>
      <w:bookmarkEnd w:id="5248"/>
      <w:bookmarkEnd w:id="5249"/>
      <w:r w:rsidRPr="001C220C">
        <w:rPr>
          <w:lang w:val="en-US"/>
        </w:rPr>
        <w:t>Material</w:t>
      </w:r>
      <w:bookmarkEnd w:id="5433"/>
      <w:r w:rsidRPr="001C220C">
        <w:rPr>
          <w:lang w:val="en-US"/>
        </w:rPr>
        <w:t xml:space="preserve"> </w:t>
      </w:r>
      <w:r w:rsidR="002B3EEA" w:rsidRPr="001C220C">
        <w:rPr>
          <w:lang w:val="en-US"/>
        </w:rPr>
        <w:t>information</w:t>
      </w:r>
      <w:bookmarkEnd w:id="5434"/>
      <w:bookmarkEnd w:id="5435"/>
      <w:bookmarkEnd w:id="5436"/>
      <w:bookmarkEnd w:id="5437"/>
      <w:bookmarkEnd w:id="5438"/>
    </w:p>
    <w:p w14:paraId="05D55DF5" w14:textId="77777777" w:rsidR="00CB7EC0" w:rsidRPr="001C220C" w:rsidRDefault="00CB7EC0" w:rsidP="003E1075">
      <w:pPr>
        <w:pStyle w:val="Heading3"/>
      </w:pPr>
      <w:bookmarkStart w:id="5439" w:name="_Toc320176920"/>
      <w:r w:rsidRPr="001C220C">
        <w:t>Material model</w:t>
      </w:r>
      <w:bookmarkEnd w:id="4384"/>
      <w:bookmarkEnd w:id="5439"/>
    </w:p>
    <w:p w14:paraId="658242EA" w14:textId="7A3A8374" w:rsidR="009E6331" w:rsidRPr="001C220C" w:rsidDel="00067614" w:rsidRDefault="00CB7EC0" w:rsidP="00F00AEF">
      <w:pPr>
        <w:pStyle w:val="PARAGRAPH"/>
        <w:rPr>
          <w:del w:id="5440" w:author="Charles Gifford" w:date="2017-03-23T12:56:00Z"/>
          <w:lang w:val="en-US"/>
        </w:rPr>
      </w:pPr>
      <w:bookmarkStart w:id="5441" w:name="_Hlt434118408"/>
      <w:r w:rsidRPr="001C220C">
        <w:rPr>
          <w:lang w:val="en-US"/>
        </w:rPr>
        <w:t xml:space="preserve">The material model </w:t>
      </w:r>
      <w:r w:rsidR="00BB3B94" w:rsidRPr="001C220C">
        <w:rPr>
          <w:lang w:val="en-US"/>
        </w:rPr>
        <w:t xml:space="preserve">shown in </w:t>
      </w:r>
      <w:r w:rsidR="00F00AEF">
        <w:rPr>
          <w:lang w:val="en-US"/>
        </w:rPr>
        <w:fldChar w:fldCharType="begin"/>
      </w:r>
      <w:r w:rsidR="00F00AEF">
        <w:rPr>
          <w:lang w:val="en-US"/>
        </w:rPr>
        <w:instrText xml:space="preserve"> REF _Ref495476382 \h </w:instrText>
      </w:r>
      <w:r w:rsidR="00F00AEF">
        <w:rPr>
          <w:lang w:val="en-US"/>
        </w:rPr>
      </w:r>
      <w:r w:rsidR="00F00AEF">
        <w:rPr>
          <w:lang w:val="en-US"/>
        </w:rPr>
        <w:fldChar w:fldCharType="separate"/>
      </w:r>
      <w:r w:rsidR="00524A3E">
        <w:rPr>
          <w:lang w:val="en-US"/>
        </w:rPr>
        <w:t xml:space="preserve">Figure </w:t>
      </w:r>
      <w:r w:rsidR="00524A3E">
        <w:rPr>
          <w:noProof/>
          <w:lang w:val="en-US"/>
        </w:rPr>
        <w:t>12</w:t>
      </w:r>
      <w:r w:rsidR="00F00AEF">
        <w:rPr>
          <w:lang w:val="en-US"/>
        </w:rPr>
        <w:fldChar w:fldCharType="end"/>
      </w:r>
      <w:r w:rsidR="00BB3B94" w:rsidRPr="001C220C">
        <w:rPr>
          <w:lang w:val="en-US"/>
        </w:rPr>
        <w:t xml:space="preserve"> </w:t>
      </w:r>
      <w:r w:rsidRPr="001C220C">
        <w:rPr>
          <w:lang w:val="en-US"/>
        </w:rPr>
        <w:t xml:space="preserve">defines the </w:t>
      </w:r>
      <w:r w:rsidRPr="00155222">
        <w:rPr>
          <w:i/>
          <w:lang w:val="en-US"/>
        </w:rPr>
        <w:t>actual materials, material definitions</w:t>
      </w:r>
      <w:r w:rsidRPr="001C220C">
        <w:rPr>
          <w:lang w:val="en-US"/>
        </w:rPr>
        <w:t xml:space="preserve">, and information about classes of </w:t>
      </w:r>
      <w:r w:rsidRPr="006A5396">
        <w:rPr>
          <w:i/>
          <w:lang w:val="en-US"/>
        </w:rPr>
        <w:t>material definitions</w:t>
      </w:r>
      <w:r w:rsidR="008558A5">
        <w:rPr>
          <w:lang w:val="en-US"/>
        </w:rPr>
        <w:t xml:space="preserve">. </w:t>
      </w:r>
      <w:r w:rsidRPr="001C220C">
        <w:rPr>
          <w:lang w:val="en-US"/>
        </w:rPr>
        <w:t>Material information includes the inventory of raw, finished, intermediate materials</w:t>
      </w:r>
      <w:r w:rsidR="00D50E16" w:rsidRPr="001C220C">
        <w:rPr>
          <w:lang w:val="en-US"/>
        </w:rPr>
        <w:t>, and consumables</w:t>
      </w:r>
      <w:r w:rsidRPr="001C220C">
        <w:rPr>
          <w:lang w:val="en-US"/>
        </w:rPr>
        <w:t xml:space="preserve">. The information </w:t>
      </w:r>
      <w:r w:rsidR="00D50E16" w:rsidRPr="001C220C">
        <w:rPr>
          <w:lang w:val="en-US"/>
        </w:rPr>
        <w:t xml:space="preserve">about planned or actual material </w:t>
      </w:r>
      <w:r w:rsidRPr="001C220C">
        <w:rPr>
          <w:lang w:val="en-US"/>
        </w:rPr>
        <w:t xml:space="preserve">is contained in the </w:t>
      </w:r>
      <w:r w:rsidRPr="00155222">
        <w:rPr>
          <w:i/>
          <w:lang w:val="en-US"/>
        </w:rPr>
        <w:t>material lot</w:t>
      </w:r>
      <w:r w:rsidRPr="001C220C">
        <w:rPr>
          <w:lang w:val="en-US"/>
        </w:rPr>
        <w:t xml:space="preserve"> and </w:t>
      </w:r>
      <w:r w:rsidRPr="00155222">
        <w:rPr>
          <w:i/>
          <w:lang w:val="en-US"/>
        </w:rPr>
        <w:t xml:space="preserve">material sublot </w:t>
      </w:r>
      <w:r w:rsidRPr="001C220C">
        <w:rPr>
          <w:lang w:val="en-US"/>
        </w:rPr>
        <w:t xml:space="preserve">information. </w:t>
      </w:r>
      <w:r w:rsidRPr="00155222">
        <w:rPr>
          <w:i/>
          <w:lang w:val="en-US"/>
        </w:rPr>
        <w:t>Material classe</w:t>
      </w:r>
      <w:r w:rsidRPr="001C220C">
        <w:rPr>
          <w:lang w:val="en-US"/>
        </w:rPr>
        <w:t>s are defined to organize materials.</w:t>
      </w:r>
      <w:ins w:id="5442" w:author="Charles Gifford" w:date="2017-03-19T14:36:00Z">
        <w:r w:rsidR="0041278B" w:rsidRPr="0041278B">
          <w:t xml:space="preserve"> </w:t>
        </w:r>
      </w:ins>
      <w:ins w:id="5443" w:author="Charles Gifford" w:date="2017-03-22T14:25:00Z">
        <w:r w:rsidR="00524A3E">
          <w:fldChar w:fldCharType="begin"/>
        </w:r>
        <w:r w:rsidR="00524A3E">
          <w:instrText xml:space="preserve"> REF _Ref477956028 \h </w:instrText>
        </w:r>
      </w:ins>
      <w:r w:rsidR="00524A3E">
        <w:fldChar w:fldCharType="separate"/>
      </w:r>
      <w:ins w:id="5444" w:author="Charles Gifford" w:date="2017-03-22T14:25:00Z">
        <w:r w:rsidR="00524A3E">
          <w:t xml:space="preserve">Table </w:t>
        </w:r>
        <w:r w:rsidR="00524A3E">
          <w:rPr>
            <w:noProof/>
          </w:rPr>
          <w:t>56</w:t>
        </w:r>
        <w:r w:rsidR="00524A3E">
          <w:fldChar w:fldCharType="end"/>
        </w:r>
      </w:ins>
      <w:ins w:id="5445" w:author="Charles Gifford" w:date="2017-03-22T14:24:00Z">
        <w:r w:rsidR="00524A3E">
          <w:t xml:space="preserve"> </w:t>
        </w:r>
      </w:ins>
      <w:ins w:id="5446" w:author="Charles Gifford" w:date="2017-03-19T14:36:00Z">
        <w:r w:rsidR="0041278B" w:rsidRPr="0041278B">
          <w:rPr>
            <w:lang w:val="en-US"/>
          </w:rPr>
          <w:t xml:space="preserve">lists the relationships of the objects in the </w:t>
        </w:r>
        <w:r w:rsidR="0041278B">
          <w:rPr>
            <w:lang w:val="en-US"/>
          </w:rPr>
          <w:t xml:space="preserve">material </w:t>
        </w:r>
        <w:r w:rsidR="0041278B" w:rsidRPr="0041278B">
          <w:rPr>
            <w:lang w:val="en-US"/>
          </w:rPr>
          <w:t>model.</w:t>
        </w:r>
      </w:ins>
    </w:p>
    <w:bookmarkEnd w:id="5441"/>
    <w:p w14:paraId="514DECB7" w14:textId="313C3506" w:rsidR="00A03A54" w:rsidRDefault="00D81887" w:rsidP="00A20072">
      <w:pPr>
        <w:pStyle w:val="PARAGRAPH"/>
        <w:rPr>
          <w:ins w:id="5447" w:author="Charles Gifford" w:date="2016-10-07T21:29:00Z"/>
        </w:rPr>
      </w:pPr>
      <w:del w:id="5448" w:author="Charles Gifford" w:date="2016-10-07T21:29:00Z">
        <w:r w:rsidRPr="00246F8B" w:rsidDel="005E781D">
          <w:rPr>
            <w:noProof/>
            <w:lang w:val="en-US" w:eastAsia="en-US"/>
          </w:rPr>
          <w:drawing>
            <wp:inline distT="0" distB="0" distL="0" distR="0" wp14:anchorId="72C7AA6F" wp14:editId="523A4840">
              <wp:extent cx="5756780" cy="31326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1053" b="1573"/>
                      <a:stretch/>
                    </pic:blipFill>
                    <pic:spPr bwMode="auto">
                      <a:xfrm>
                        <a:off x="0" y="0"/>
                        <a:ext cx="5757545" cy="3133083"/>
                      </a:xfrm>
                      <a:prstGeom prst="rect">
                        <a:avLst/>
                      </a:prstGeom>
                      <a:noFill/>
                      <a:ln>
                        <a:noFill/>
                      </a:ln>
                      <a:extLst>
                        <a:ext uri="{53640926-AAD7-44D8-BBD7-CCE9431645EC}">
                          <a14:shadowObscured xmlns:a14="http://schemas.microsoft.com/office/drawing/2010/main"/>
                        </a:ext>
                      </a:extLst>
                    </pic:spPr>
                  </pic:pic>
                </a:graphicData>
              </a:graphic>
            </wp:inline>
          </w:drawing>
        </w:r>
      </w:del>
    </w:p>
    <w:p w14:paraId="6DCAE6CB" w14:textId="599031BD" w:rsidR="005E781D" w:rsidRDefault="00291A9E" w:rsidP="00177FF1">
      <w:pPr>
        <w:pStyle w:val="NOTE0"/>
        <w:keepNext/>
        <w:keepLines/>
      </w:pPr>
      <w:ins w:id="5449" w:author="Charles Gifford" w:date="2017-03-19T08:39:00Z">
        <w:r>
          <w:rPr>
            <w:noProof/>
            <w:lang w:val="en-US" w:eastAsia="en-US"/>
          </w:rPr>
          <w:drawing>
            <wp:inline distT="0" distB="0" distL="0" distR="0" wp14:anchorId="46D8F73D" wp14:editId="071ADCFE">
              <wp:extent cx="5678085" cy="2951006"/>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78085" cy="2951006"/>
                      </a:xfrm>
                      <a:prstGeom prst="rect">
                        <a:avLst/>
                      </a:prstGeom>
                      <a:noFill/>
                    </pic:spPr>
                  </pic:pic>
                </a:graphicData>
              </a:graphic>
            </wp:inline>
          </w:drawing>
        </w:r>
      </w:ins>
    </w:p>
    <w:p w14:paraId="63B9DEC5" w14:textId="66FCE26E" w:rsidR="00CB7EC0" w:rsidRDefault="00F00AEF" w:rsidP="00F00AEF">
      <w:pPr>
        <w:pStyle w:val="FIGURE-title"/>
        <w:rPr>
          <w:lang w:val="en-US"/>
        </w:rPr>
      </w:pPr>
      <w:bookmarkStart w:id="5450" w:name="_Ref495476382"/>
      <w:bookmarkStart w:id="5451" w:name="_Toc516130433"/>
      <w:bookmarkStart w:id="5452" w:name="_Toc320178064"/>
      <w:bookmarkStart w:id="5453" w:name="_Toc478492561"/>
      <w:r>
        <w:rPr>
          <w:lang w:val="en-US"/>
        </w:rPr>
        <w:t xml:space="preserve">Figure </w:t>
      </w:r>
      <w:r w:rsidR="00CB7EC0" w:rsidRPr="001C220C">
        <w:rPr>
          <w:lang w:val="en-US"/>
        </w:rPr>
        <w:fldChar w:fldCharType="begin"/>
      </w:r>
      <w:r w:rsidR="00CB7EC0" w:rsidRPr="001C220C">
        <w:rPr>
          <w:lang w:val="en-US"/>
        </w:rPr>
        <w:instrText xml:space="preserve"> SEQ Figure \* ARABIC </w:instrText>
      </w:r>
      <w:r w:rsidR="00CB7EC0" w:rsidRPr="001C220C">
        <w:rPr>
          <w:lang w:val="en-US"/>
        </w:rPr>
        <w:fldChar w:fldCharType="separate"/>
      </w:r>
      <w:bookmarkStart w:id="5454" w:name="_Ref38802380"/>
      <w:bookmarkStart w:id="5455" w:name="_Toc162335102"/>
      <w:bookmarkStart w:id="5456" w:name="_Toc306620199"/>
      <w:r w:rsidR="00524A3E">
        <w:rPr>
          <w:noProof/>
          <w:lang w:val="en-US"/>
        </w:rPr>
        <w:t>12</w:t>
      </w:r>
      <w:bookmarkEnd w:id="5454"/>
      <w:r w:rsidR="00CB7EC0" w:rsidRPr="001C220C">
        <w:rPr>
          <w:lang w:val="en-US"/>
        </w:rPr>
        <w:fldChar w:fldCharType="end"/>
      </w:r>
      <w:bookmarkEnd w:id="5450"/>
      <w:r>
        <w:rPr>
          <w:lang w:val="en-US"/>
        </w:rPr>
        <w:t xml:space="preserve"> –</w:t>
      </w:r>
      <w:r w:rsidR="00CB7EC0" w:rsidRPr="001C220C">
        <w:rPr>
          <w:lang w:val="en-US"/>
        </w:rPr>
        <w:t xml:space="preserve"> Material model</w:t>
      </w:r>
      <w:bookmarkEnd w:id="5451"/>
      <w:bookmarkEnd w:id="5452"/>
      <w:bookmarkEnd w:id="5453"/>
      <w:bookmarkEnd w:id="5455"/>
      <w:bookmarkEnd w:id="5456"/>
    </w:p>
    <w:p w14:paraId="2FE75D43" w14:textId="7F5A50F4" w:rsidR="008233CF" w:rsidRDefault="008233CF" w:rsidP="008233CF">
      <w:pPr>
        <w:pStyle w:val="NOTE0"/>
        <w:keepNext/>
        <w:keepLines/>
        <w:rPr>
          <w:ins w:id="5457" w:author="Charles Gifford" w:date="2017-03-19T03:30:00Z"/>
          <w:lang w:val="en-US"/>
        </w:rPr>
      </w:pPr>
      <w:r w:rsidRPr="001C220C">
        <w:rPr>
          <w:lang w:val="en-US"/>
        </w:rPr>
        <w:t>NOTE</w:t>
      </w:r>
      <w:r>
        <w:rPr>
          <w:lang w:val="en-US"/>
        </w:rPr>
        <w:tab/>
      </w:r>
      <w:r w:rsidRPr="001C220C">
        <w:rPr>
          <w:lang w:val="en-US"/>
        </w:rPr>
        <w:t xml:space="preserve">This corresponds to a resource model for material, as defined in </w:t>
      </w:r>
      <w:r>
        <w:rPr>
          <w:lang w:val="en-US"/>
        </w:rPr>
        <w:t>ISO </w:t>
      </w:r>
      <w:r w:rsidRPr="001C220C">
        <w:rPr>
          <w:lang w:val="en-US"/>
        </w:rPr>
        <w:t>10303.</w:t>
      </w:r>
    </w:p>
    <w:p w14:paraId="6E0AC97A" w14:textId="28CD2900" w:rsidR="00484BDC" w:rsidRDefault="00524A3E" w:rsidP="00E05180">
      <w:pPr>
        <w:pStyle w:val="TABLE-title"/>
        <w:rPr>
          <w:ins w:id="5458" w:author="Charles Gifford" w:date="2017-03-19T03:30:00Z"/>
          <w:lang w:val="en-US"/>
        </w:rPr>
      </w:pPr>
      <w:bookmarkStart w:id="5459" w:name="_Ref477956028"/>
      <w:bookmarkStart w:id="5460" w:name="_Toc478492357"/>
      <w:ins w:id="5461" w:author="Charles Gifford" w:date="2017-03-22T14:24:00Z">
        <w:r>
          <w:t xml:space="preserve">Table </w:t>
        </w:r>
        <w:r>
          <w:fldChar w:fldCharType="begin"/>
        </w:r>
        <w:r>
          <w:instrText xml:space="preserve"> SEQ Table \* ARABIC </w:instrText>
        </w:r>
      </w:ins>
      <w:r>
        <w:fldChar w:fldCharType="separate"/>
      </w:r>
      <w:ins w:id="5462" w:author="Charles Gifford" w:date="2017-03-22T14:24:00Z">
        <w:r>
          <w:rPr>
            <w:noProof/>
          </w:rPr>
          <w:t>56</w:t>
        </w:r>
        <w:r>
          <w:fldChar w:fldCharType="end"/>
        </w:r>
      </w:ins>
      <w:bookmarkEnd w:id="5459"/>
      <w:ins w:id="5463" w:author="Charles Gifford" w:date="2017-03-22T14:23:00Z">
        <w:r>
          <w:rPr>
            <w:lang w:val="en-US"/>
          </w:rPr>
          <w:t xml:space="preserve"> </w:t>
        </w:r>
      </w:ins>
      <w:ins w:id="5464" w:author="Charles Gifford" w:date="2017-03-19T03:30:00Z">
        <w:r w:rsidR="00484BDC">
          <w:rPr>
            <w:lang w:val="en-US"/>
          </w:rPr>
          <w:t>–</w:t>
        </w:r>
        <w:r w:rsidR="00484BDC" w:rsidRPr="001C220C">
          <w:rPr>
            <w:lang w:val="en-US"/>
          </w:rPr>
          <w:t xml:space="preserve"> </w:t>
        </w:r>
      </w:ins>
      <w:ins w:id="5465" w:author="Charles Gifford" w:date="2017-03-19T03:34:00Z">
        <w:r w:rsidR="00484BDC">
          <w:rPr>
            <w:lang w:val="en-US"/>
          </w:rPr>
          <w:t>Material</w:t>
        </w:r>
      </w:ins>
      <w:ins w:id="5466" w:author="Charles Gifford" w:date="2017-03-19T03:30:00Z">
        <w:r w:rsidR="00484BDC">
          <w:rPr>
            <w:lang w:val="en-US"/>
          </w:rPr>
          <w:t xml:space="preserve"> model relationships</w:t>
        </w:r>
        <w:bookmarkEnd w:id="5460"/>
        <w:r w:rsidR="00484BDC">
          <w:rPr>
            <w:lang w:val="en-US"/>
          </w:rPr>
          <w:t xml:space="preserve"> </w:t>
        </w:r>
      </w:ins>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425"/>
        <w:gridCol w:w="2430"/>
        <w:gridCol w:w="2160"/>
        <w:gridCol w:w="2070"/>
      </w:tblGrid>
      <w:tr w:rsidR="00484BDC" w:rsidRPr="00B7138B" w14:paraId="22FFF805" w14:textId="77777777" w:rsidTr="00DF0024">
        <w:trPr>
          <w:trHeight w:val="176"/>
          <w:tblHeader/>
          <w:ins w:id="5467" w:author="Charles Gifford" w:date="2017-03-19T03:30:00Z"/>
        </w:trPr>
        <w:tc>
          <w:tcPr>
            <w:tcW w:w="2425" w:type="dxa"/>
            <w:shd w:val="clear" w:color="auto" w:fill="auto"/>
          </w:tcPr>
          <w:p w14:paraId="2EE04EDF" w14:textId="77777777" w:rsidR="00484BDC" w:rsidRPr="00B7138B" w:rsidRDefault="00484BDC" w:rsidP="00DF0024">
            <w:pPr>
              <w:pStyle w:val="TABLE-col-heading"/>
              <w:rPr>
                <w:ins w:id="5468" w:author="Charles Gifford" w:date="2017-03-19T03:30:00Z"/>
                <w:lang w:val="en-US"/>
              </w:rPr>
            </w:pPr>
            <w:ins w:id="5469" w:author="Charles Gifford" w:date="2017-03-19T03:30:00Z">
              <w:r w:rsidRPr="00B7138B">
                <w:rPr>
                  <w:lang w:val="en-US"/>
                </w:rPr>
                <w:t>From</w:t>
              </w:r>
            </w:ins>
          </w:p>
        </w:tc>
        <w:tc>
          <w:tcPr>
            <w:tcW w:w="2430" w:type="dxa"/>
            <w:shd w:val="clear" w:color="auto" w:fill="auto"/>
          </w:tcPr>
          <w:p w14:paraId="6E3E9D19" w14:textId="77777777" w:rsidR="00484BDC" w:rsidRPr="00B7138B" w:rsidRDefault="00484BDC" w:rsidP="00DF0024">
            <w:pPr>
              <w:pStyle w:val="TABLE-col-heading"/>
              <w:rPr>
                <w:ins w:id="5470" w:author="Charles Gifford" w:date="2017-03-19T03:30:00Z"/>
                <w:lang w:val="en-US"/>
              </w:rPr>
            </w:pPr>
            <w:ins w:id="5471" w:author="Charles Gifford" w:date="2017-03-19T03:30:00Z">
              <w:r w:rsidRPr="00B7138B">
                <w:rPr>
                  <w:lang w:val="en-US"/>
                </w:rPr>
                <w:t>To</w:t>
              </w:r>
            </w:ins>
          </w:p>
        </w:tc>
        <w:tc>
          <w:tcPr>
            <w:tcW w:w="2160" w:type="dxa"/>
            <w:shd w:val="clear" w:color="auto" w:fill="auto"/>
          </w:tcPr>
          <w:p w14:paraId="731DAAFC" w14:textId="77777777" w:rsidR="00484BDC" w:rsidRPr="00B7138B" w:rsidRDefault="00484BDC" w:rsidP="00DF0024">
            <w:pPr>
              <w:pStyle w:val="TABLE-col-heading"/>
              <w:rPr>
                <w:ins w:id="5472" w:author="Charles Gifford" w:date="2017-03-19T03:30:00Z"/>
                <w:lang w:val="en-US"/>
              </w:rPr>
            </w:pPr>
            <w:ins w:id="5473" w:author="Charles Gifford" w:date="2017-03-19T03:30:00Z">
              <w:r w:rsidRPr="00B7138B">
                <w:rPr>
                  <w:lang w:val="en-US"/>
                </w:rPr>
                <w:t>Type</w:t>
              </w:r>
            </w:ins>
          </w:p>
        </w:tc>
        <w:tc>
          <w:tcPr>
            <w:tcW w:w="2070" w:type="dxa"/>
            <w:shd w:val="clear" w:color="auto" w:fill="auto"/>
          </w:tcPr>
          <w:p w14:paraId="54357CC2" w14:textId="77777777" w:rsidR="00484BDC" w:rsidRPr="00B7138B" w:rsidRDefault="00484BDC" w:rsidP="00DF0024">
            <w:pPr>
              <w:pStyle w:val="TABLE-col-heading"/>
              <w:rPr>
                <w:ins w:id="5474" w:author="Charles Gifford" w:date="2017-03-19T03:30:00Z"/>
                <w:lang w:val="en-US"/>
              </w:rPr>
            </w:pPr>
            <w:ins w:id="5475" w:author="Charles Gifford" w:date="2017-03-19T03:30:00Z">
              <w:r w:rsidRPr="00B7138B">
                <w:rPr>
                  <w:lang w:val="en-US"/>
                </w:rPr>
                <w:t>Relationship Name</w:t>
              </w:r>
            </w:ins>
          </w:p>
        </w:tc>
      </w:tr>
      <w:tr w:rsidR="00A038B8" w:rsidRPr="00B7138B" w14:paraId="46152A57" w14:textId="77777777" w:rsidTr="00DF0024">
        <w:trPr>
          <w:trHeight w:val="176"/>
          <w:ins w:id="5476" w:author="Charles Gifford" w:date="2017-03-19T08:44:00Z"/>
        </w:trPr>
        <w:tc>
          <w:tcPr>
            <w:tcW w:w="2425" w:type="dxa"/>
            <w:shd w:val="clear" w:color="auto" w:fill="auto"/>
          </w:tcPr>
          <w:p w14:paraId="5CAC0BAA" w14:textId="7F0095DB" w:rsidR="00A038B8" w:rsidRPr="00B7138B" w:rsidRDefault="00A038B8" w:rsidP="00DF0024">
            <w:pPr>
              <w:pStyle w:val="TABLE-cell"/>
              <w:rPr>
                <w:ins w:id="5477" w:author="Charles Gifford" w:date="2017-03-19T08:44:00Z"/>
                <w:lang w:val="en-US"/>
              </w:rPr>
            </w:pPr>
            <w:ins w:id="5478" w:author="Charles Gifford" w:date="2017-03-19T08:46:00Z">
              <w:r w:rsidRPr="00484BDC">
                <w:rPr>
                  <w:lang w:val="en-US"/>
                </w:rPr>
                <w:t>Material</w:t>
              </w:r>
              <w:r w:rsidRPr="00B7138B">
                <w:rPr>
                  <w:lang w:val="en-US"/>
                </w:rPr>
                <w:t xml:space="preserve"> class</w:t>
              </w:r>
            </w:ins>
          </w:p>
        </w:tc>
        <w:tc>
          <w:tcPr>
            <w:tcW w:w="2430" w:type="dxa"/>
            <w:shd w:val="clear" w:color="auto" w:fill="auto"/>
          </w:tcPr>
          <w:p w14:paraId="4F485C1D" w14:textId="199585CB" w:rsidR="00A038B8" w:rsidRPr="00B7138B" w:rsidRDefault="00A038B8" w:rsidP="00DF0024">
            <w:pPr>
              <w:pStyle w:val="TABLE-cell"/>
              <w:rPr>
                <w:ins w:id="5479" w:author="Charles Gifford" w:date="2017-03-19T08:44:00Z"/>
                <w:lang w:val="en-US"/>
              </w:rPr>
            </w:pPr>
            <w:ins w:id="5480" w:author="Charles Gifford" w:date="2017-03-19T08:46:00Z">
              <w:r w:rsidRPr="00484BDC">
                <w:rPr>
                  <w:lang w:val="en-US"/>
                </w:rPr>
                <w:t xml:space="preserve">Material </w:t>
              </w:r>
              <w:r>
                <w:rPr>
                  <w:lang w:val="en-US"/>
                </w:rPr>
                <w:t>class</w:t>
              </w:r>
            </w:ins>
          </w:p>
        </w:tc>
        <w:tc>
          <w:tcPr>
            <w:tcW w:w="2160" w:type="dxa"/>
            <w:shd w:val="clear" w:color="auto" w:fill="auto"/>
          </w:tcPr>
          <w:p w14:paraId="260298D5" w14:textId="6C0F74BE" w:rsidR="00A038B8" w:rsidRPr="00B7138B" w:rsidRDefault="00A038B8" w:rsidP="00DF0024">
            <w:pPr>
              <w:pStyle w:val="TABLE-cell"/>
              <w:rPr>
                <w:ins w:id="5481" w:author="Charles Gifford" w:date="2017-03-19T08:44:00Z"/>
                <w:lang w:val="en-US"/>
              </w:rPr>
            </w:pPr>
            <w:ins w:id="5482" w:author="Charles Gifford" w:date="2017-03-19T08:46:00Z">
              <w:r w:rsidRPr="008F275A">
                <w:t>Aggregation hierarchy</w:t>
              </w:r>
            </w:ins>
          </w:p>
        </w:tc>
        <w:tc>
          <w:tcPr>
            <w:tcW w:w="2070" w:type="dxa"/>
            <w:shd w:val="clear" w:color="auto" w:fill="auto"/>
          </w:tcPr>
          <w:p w14:paraId="4CADE41E" w14:textId="074C9001" w:rsidR="00A038B8" w:rsidRPr="00B7138B" w:rsidRDefault="00A038B8" w:rsidP="00DF0024">
            <w:pPr>
              <w:pStyle w:val="TABLE-cell"/>
              <w:rPr>
                <w:ins w:id="5483" w:author="Charles Gifford" w:date="2017-03-19T08:44:00Z"/>
                <w:lang w:val="en-US"/>
              </w:rPr>
            </w:pPr>
            <w:ins w:id="5484" w:author="Charles Gifford" w:date="2017-03-19T08:46:00Z">
              <w:r>
                <w:t xml:space="preserve">Is </w:t>
              </w:r>
            </w:ins>
            <w:ins w:id="5485" w:author="Charles Gifford" w:date="2017-03-19T20:37:00Z">
              <w:r w:rsidR="002D05EF">
                <w:t>assembled from</w:t>
              </w:r>
            </w:ins>
            <w:ins w:id="5486" w:author="Charles Gifford" w:date="2017-03-19T08:46:00Z">
              <w:r w:rsidRPr="008F275A">
                <w:t xml:space="preserve"> &gt;</w:t>
              </w:r>
            </w:ins>
          </w:p>
        </w:tc>
      </w:tr>
      <w:tr w:rsidR="00A038B8" w:rsidRPr="00B7138B" w14:paraId="21A8F69B" w14:textId="77777777" w:rsidTr="00DF0024">
        <w:trPr>
          <w:trHeight w:val="176"/>
          <w:ins w:id="5487" w:author="Charles Gifford" w:date="2017-03-19T08:46:00Z"/>
        </w:trPr>
        <w:tc>
          <w:tcPr>
            <w:tcW w:w="2425" w:type="dxa"/>
            <w:shd w:val="clear" w:color="auto" w:fill="auto"/>
          </w:tcPr>
          <w:p w14:paraId="0FA12BCA" w14:textId="4A7FB04C" w:rsidR="00A038B8" w:rsidRDefault="00A038B8" w:rsidP="00DF0024">
            <w:pPr>
              <w:pStyle w:val="TABLE-cell"/>
              <w:rPr>
                <w:ins w:id="5488" w:author="Charles Gifford" w:date="2017-03-19T08:46:00Z"/>
              </w:rPr>
            </w:pPr>
            <w:bookmarkStart w:id="5489" w:name="_Hlk477696420"/>
            <w:ins w:id="5490" w:author="Charles Gifford" w:date="2017-03-19T08:46:00Z">
              <w:r w:rsidRPr="00484BDC">
                <w:rPr>
                  <w:lang w:val="en-US"/>
                </w:rPr>
                <w:t>Material</w:t>
              </w:r>
              <w:r w:rsidRPr="00B7138B">
                <w:rPr>
                  <w:lang w:val="en-US"/>
                </w:rPr>
                <w:t xml:space="preserve"> class</w:t>
              </w:r>
            </w:ins>
          </w:p>
        </w:tc>
        <w:tc>
          <w:tcPr>
            <w:tcW w:w="2430" w:type="dxa"/>
            <w:shd w:val="clear" w:color="auto" w:fill="auto"/>
          </w:tcPr>
          <w:p w14:paraId="3519AAF7" w14:textId="1F9B2236" w:rsidR="00A038B8" w:rsidRDefault="00A038B8" w:rsidP="00DF0024">
            <w:pPr>
              <w:pStyle w:val="TABLE-cell"/>
              <w:rPr>
                <w:ins w:id="5491" w:author="Charles Gifford" w:date="2017-03-19T08:46:00Z"/>
              </w:rPr>
            </w:pPr>
            <w:ins w:id="5492" w:author="Charles Gifford" w:date="2017-03-19T08:46:00Z">
              <w:r w:rsidRPr="00484BDC">
                <w:rPr>
                  <w:lang w:val="en-US"/>
                </w:rPr>
                <w:t xml:space="preserve">Material </w:t>
              </w:r>
              <w:r>
                <w:rPr>
                  <w:lang w:val="en-US"/>
                </w:rPr>
                <w:t>class</w:t>
              </w:r>
            </w:ins>
          </w:p>
        </w:tc>
        <w:tc>
          <w:tcPr>
            <w:tcW w:w="2160" w:type="dxa"/>
            <w:shd w:val="clear" w:color="auto" w:fill="auto"/>
          </w:tcPr>
          <w:p w14:paraId="34C0A39E" w14:textId="1D7C39DA" w:rsidR="00A038B8" w:rsidRPr="008F275A" w:rsidRDefault="00A038B8" w:rsidP="00DF0024">
            <w:pPr>
              <w:pStyle w:val="TABLE-cell"/>
              <w:rPr>
                <w:ins w:id="5493" w:author="Charles Gifford" w:date="2017-03-19T08:46:00Z"/>
              </w:rPr>
            </w:pPr>
            <w:ins w:id="5494" w:author="Charles Gifford" w:date="2017-03-19T08:46:00Z">
              <w:r>
                <w:t>Association</w:t>
              </w:r>
            </w:ins>
          </w:p>
        </w:tc>
        <w:tc>
          <w:tcPr>
            <w:tcW w:w="2070" w:type="dxa"/>
            <w:shd w:val="clear" w:color="auto" w:fill="auto"/>
          </w:tcPr>
          <w:p w14:paraId="5D51AEBA" w14:textId="41C41791" w:rsidR="00A038B8" w:rsidRDefault="00A038B8" w:rsidP="00DF0024">
            <w:pPr>
              <w:pStyle w:val="TABLE-cell"/>
              <w:rPr>
                <w:ins w:id="5495" w:author="Charles Gifford" w:date="2017-03-19T08:46:00Z"/>
              </w:rPr>
            </w:pPr>
            <w:ins w:id="5496" w:author="Charles Gifford" w:date="2017-03-19T08:46:00Z">
              <w:r>
                <w:t xml:space="preserve">Is a specialization </w:t>
              </w:r>
              <w:r w:rsidRPr="008F275A">
                <w:t>of &gt;</w:t>
              </w:r>
            </w:ins>
          </w:p>
        </w:tc>
      </w:tr>
      <w:bookmarkEnd w:id="5489"/>
      <w:tr w:rsidR="00484BDC" w:rsidRPr="00B7138B" w14:paraId="7525485D" w14:textId="77777777" w:rsidTr="00DF0024">
        <w:trPr>
          <w:trHeight w:val="176"/>
          <w:ins w:id="5497" w:author="Charles Gifford" w:date="2017-03-19T03:30:00Z"/>
        </w:trPr>
        <w:tc>
          <w:tcPr>
            <w:tcW w:w="2425" w:type="dxa"/>
            <w:shd w:val="clear" w:color="auto" w:fill="auto"/>
          </w:tcPr>
          <w:p w14:paraId="50DA8D9D" w14:textId="3C20BAA0" w:rsidR="00484BDC" w:rsidRPr="00B7138B" w:rsidRDefault="00484BDC" w:rsidP="00DF0024">
            <w:pPr>
              <w:pStyle w:val="TABLE-cell"/>
              <w:rPr>
                <w:ins w:id="5498" w:author="Charles Gifford" w:date="2017-03-19T03:30:00Z"/>
                <w:lang w:val="en-US"/>
              </w:rPr>
            </w:pPr>
            <w:ins w:id="5499" w:author="Charles Gifford" w:date="2017-03-19T03:30:00Z">
              <w:r>
                <w:rPr>
                  <w:lang w:val="en-US"/>
                </w:rPr>
                <w:t>Material</w:t>
              </w:r>
              <w:r w:rsidRPr="00B7138B">
                <w:rPr>
                  <w:lang w:val="en-US"/>
                </w:rPr>
                <w:t xml:space="preserve"> class</w:t>
              </w:r>
            </w:ins>
          </w:p>
        </w:tc>
        <w:tc>
          <w:tcPr>
            <w:tcW w:w="2430" w:type="dxa"/>
            <w:shd w:val="clear" w:color="auto" w:fill="auto"/>
          </w:tcPr>
          <w:p w14:paraId="6B77A9E8" w14:textId="2EE55A03" w:rsidR="00484BDC" w:rsidRPr="00B7138B" w:rsidRDefault="00484BDC" w:rsidP="00DF0024">
            <w:pPr>
              <w:pStyle w:val="TABLE-cell"/>
              <w:rPr>
                <w:ins w:id="5500" w:author="Charles Gifford" w:date="2017-03-19T03:30:00Z"/>
                <w:lang w:val="en-US"/>
              </w:rPr>
            </w:pPr>
            <w:ins w:id="5501" w:author="Charles Gifford" w:date="2017-03-19T03:32:00Z">
              <w:r w:rsidRPr="00484BDC">
                <w:rPr>
                  <w:lang w:val="en-US"/>
                </w:rPr>
                <w:t xml:space="preserve">Material </w:t>
              </w:r>
            </w:ins>
            <w:ins w:id="5502" w:author="Charles Gifford" w:date="2017-03-19T03:30:00Z">
              <w:r w:rsidRPr="00B7138B">
                <w:rPr>
                  <w:lang w:val="en-US"/>
                </w:rPr>
                <w:t>class property</w:t>
              </w:r>
            </w:ins>
          </w:p>
        </w:tc>
        <w:tc>
          <w:tcPr>
            <w:tcW w:w="2160" w:type="dxa"/>
            <w:shd w:val="clear" w:color="auto" w:fill="auto"/>
          </w:tcPr>
          <w:p w14:paraId="68BE1C5E" w14:textId="77777777" w:rsidR="00484BDC" w:rsidRPr="00B7138B" w:rsidRDefault="00484BDC" w:rsidP="00DF0024">
            <w:pPr>
              <w:pStyle w:val="TABLE-cell"/>
              <w:rPr>
                <w:ins w:id="5503" w:author="Charles Gifford" w:date="2017-03-19T03:30:00Z"/>
                <w:lang w:val="en-US"/>
              </w:rPr>
            </w:pPr>
            <w:ins w:id="5504" w:author="Charles Gifford" w:date="2017-03-19T03:30:00Z">
              <w:r w:rsidRPr="00B7138B">
                <w:rPr>
                  <w:lang w:val="en-US"/>
                </w:rPr>
                <w:t>Composition</w:t>
              </w:r>
            </w:ins>
          </w:p>
        </w:tc>
        <w:tc>
          <w:tcPr>
            <w:tcW w:w="2070" w:type="dxa"/>
            <w:shd w:val="clear" w:color="auto" w:fill="auto"/>
          </w:tcPr>
          <w:p w14:paraId="60534259" w14:textId="77777777" w:rsidR="00484BDC" w:rsidRPr="00B7138B" w:rsidRDefault="00484BDC" w:rsidP="00DF0024">
            <w:pPr>
              <w:pStyle w:val="TABLE-cell"/>
              <w:rPr>
                <w:ins w:id="5505" w:author="Charles Gifford" w:date="2017-03-19T03:30:00Z"/>
                <w:lang w:val="en-US"/>
              </w:rPr>
            </w:pPr>
            <w:ins w:id="5506" w:author="Charles Gifford" w:date="2017-03-19T03:30:00Z">
              <w:r w:rsidRPr="00B7138B">
                <w:rPr>
                  <w:lang w:val="en-US"/>
                </w:rPr>
                <w:t>Has properties of &gt;</w:t>
              </w:r>
            </w:ins>
          </w:p>
        </w:tc>
      </w:tr>
      <w:tr w:rsidR="00A038B8" w:rsidRPr="00B7138B" w14:paraId="5BBF2187" w14:textId="77777777" w:rsidTr="00DF0024">
        <w:trPr>
          <w:trHeight w:val="176"/>
          <w:ins w:id="5507" w:author="Charles Gifford" w:date="2017-03-19T08:44:00Z"/>
        </w:trPr>
        <w:tc>
          <w:tcPr>
            <w:tcW w:w="2425" w:type="dxa"/>
            <w:shd w:val="clear" w:color="auto" w:fill="auto"/>
          </w:tcPr>
          <w:p w14:paraId="1BC1AD55" w14:textId="12CCAA10" w:rsidR="00A038B8" w:rsidRDefault="00A038B8" w:rsidP="00DF0024">
            <w:pPr>
              <w:pStyle w:val="TABLE-cell"/>
              <w:rPr>
                <w:ins w:id="5508" w:author="Charles Gifford" w:date="2017-03-19T08:44:00Z"/>
                <w:lang w:val="en-US"/>
              </w:rPr>
            </w:pPr>
            <w:ins w:id="5509" w:author="Charles Gifford" w:date="2017-03-19T08:48:00Z">
              <w:r w:rsidRPr="00484BDC">
                <w:rPr>
                  <w:lang w:val="en-US"/>
                </w:rPr>
                <w:t>Material</w:t>
              </w:r>
              <w:r>
                <w:rPr>
                  <w:lang w:val="en-US"/>
                </w:rPr>
                <w:t xml:space="preserve"> </w:t>
              </w:r>
            </w:ins>
            <w:ins w:id="5510" w:author="Charles Gifford" w:date="2017-03-19T08:49:00Z">
              <w:r>
                <w:rPr>
                  <w:lang w:val="en-US"/>
                </w:rPr>
                <w:t>definition</w:t>
              </w:r>
            </w:ins>
          </w:p>
        </w:tc>
        <w:tc>
          <w:tcPr>
            <w:tcW w:w="2430" w:type="dxa"/>
            <w:shd w:val="clear" w:color="auto" w:fill="auto"/>
          </w:tcPr>
          <w:p w14:paraId="702366A6" w14:textId="029F278B" w:rsidR="00A038B8" w:rsidRPr="00484BDC" w:rsidRDefault="00A038B8" w:rsidP="00DF0024">
            <w:pPr>
              <w:pStyle w:val="TABLE-cell"/>
              <w:rPr>
                <w:ins w:id="5511" w:author="Charles Gifford" w:date="2017-03-19T08:44:00Z"/>
                <w:lang w:val="en-US"/>
              </w:rPr>
            </w:pPr>
            <w:ins w:id="5512" w:author="Charles Gifford" w:date="2017-03-19T08:48:00Z">
              <w:r w:rsidRPr="00484BDC">
                <w:rPr>
                  <w:lang w:val="en-US"/>
                </w:rPr>
                <w:t xml:space="preserve">Material </w:t>
              </w:r>
              <w:r>
                <w:rPr>
                  <w:lang w:val="en-US"/>
                </w:rPr>
                <w:t>definition</w:t>
              </w:r>
            </w:ins>
          </w:p>
        </w:tc>
        <w:tc>
          <w:tcPr>
            <w:tcW w:w="2160" w:type="dxa"/>
            <w:shd w:val="clear" w:color="auto" w:fill="auto"/>
          </w:tcPr>
          <w:p w14:paraId="1925E72B" w14:textId="2FF84E97" w:rsidR="00A038B8" w:rsidRPr="00B7138B" w:rsidRDefault="00A038B8" w:rsidP="00DF0024">
            <w:pPr>
              <w:pStyle w:val="TABLE-cell"/>
              <w:rPr>
                <w:ins w:id="5513" w:author="Charles Gifford" w:date="2017-03-19T08:44:00Z"/>
                <w:lang w:val="en-US"/>
              </w:rPr>
            </w:pPr>
            <w:ins w:id="5514" w:author="Charles Gifford" w:date="2017-03-19T08:48:00Z">
              <w:r w:rsidRPr="008F275A">
                <w:t>Aggregation hierarchy</w:t>
              </w:r>
            </w:ins>
          </w:p>
        </w:tc>
        <w:tc>
          <w:tcPr>
            <w:tcW w:w="2070" w:type="dxa"/>
            <w:shd w:val="clear" w:color="auto" w:fill="auto"/>
          </w:tcPr>
          <w:p w14:paraId="5E220FA5" w14:textId="63EBD3EA" w:rsidR="00A038B8" w:rsidRPr="00B7138B" w:rsidRDefault="00A038B8" w:rsidP="00DF0024">
            <w:pPr>
              <w:pStyle w:val="TABLE-cell"/>
              <w:rPr>
                <w:ins w:id="5515" w:author="Charles Gifford" w:date="2017-03-19T08:44:00Z"/>
                <w:lang w:val="en-US"/>
              </w:rPr>
            </w:pPr>
            <w:ins w:id="5516" w:author="Charles Gifford" w:date="2017-03-19T08:48:00Z">
              <w:r>
                <w:t>Is made up</w:t>
              </w:r>
              <w:r w:rsidRPr="008F275A">
                <w:t xml:space="preserve"> of &gt;</w:t>
              </w:r>
            </w:ins>
          </w:p>
        </w:tc>
      </w:tr>
      <w:tr w:rsidR="00A038B8" w:rsidRPr="00B7138B" w14:paraId="6DEBF33C" w14:textId="77777777" w:rsidTr="00DF0024">
        <w:trPr>
          <w:trHeight w:val="176"/>
          <w:ins w:id="5517" w:author="Charles Gifford" w:date="2017-03-19T03:30:00Z"/>
        </w:trPr>
        <w:tc>
          <w:tcPr>
            <w:tcW w:w="2425" w:type="dxa"/>
            <w:shd w:val="clear" w:color="auto" w:fill="auto"/>
          </w:tcPr>
          <w:p w14:paraId="3256178A" w14:textId="0F561705" w:rsidR="00A038B8" w:rsidRPr="00B7138B" w:rsidRDefault="00A038B8" w:rsidP="00DF0024">
            <w:pPr>
              <w:pStyle w:val="TABLE-cell"/>
              <w:rPr>
                <w:ins w:id="5518" w:author="Charles Gifford" w:date="2017-03-19T03:30:00Z"/>
                <w:lang w:val="en-US"/>
              </w:rPr>
            </w:pPr>
            <w:ins w:id="5519" w:author="Charles Gifford" w:date="2017-03-19T08:49:00Z">
              <w:r w:rsidRPr="00A038B8">
                <w:rPr>
                  <w:lang w:val="en-US"/>
                </w:rPr>
                <w:t>Material definition</w:t>
              </w:r>
            </w:ins>
          </w:p>
        </w:tc>
        <w:tc>
          <w:tcPr>
            <w:tcW w:w="2430" w:type="dxa"/>
            <w:shd w:val="clear" w:color="auto" w:fill="auto"/>
          </w:tcPr>
          <w:p w14:paraId="2BD1D76F" w14:textId="4EA1BA5A" w:rsidR="00A038B8" w:rsidRPr="00B7138B" w:rsidRDefault="00A038B8" w:rsidP="00DF0024">
            <w:pPr>
              <w:pStyle w:val="TABLE-cell"/>
              <w:rPr>
                <w:ins w:id="5520" w:author="Charles Gifford" w:date="2017-03-19T03:30:00Z"/>
                <w:lang w:val="en-US"/>
              </w:rPr>
            </w:pPr>
            <w:ins w:id="5521" w:author="Charles Gifford" w:date="2017-03-19T08:48:00Z">
              <w:r w:rsidRPr="00484BDC">
                <w:rPr>
                  <w:lang w:val="en-US"/>
                </w:rPr>
                <w:t xml:space="preserve">Material </w:t>
              </w:r>
              <w:r>
                <w:rPr>
                  <w:lang w:val="en-US"/>
                </w:rPr>
                <w:t>c</w:t>
              </w:r>
              <w:r w:rsidRPr="00B7138B">
                <w:rPr>
                  <w:lang w:val="en-US"/>
                </w:rPr>
                <w:t>lass</w:t>
              </w:r>
            </w:ins>
          </w:p>
        </w:tc>
        <w:tc>
          <w:tcPr>
            <w:tcW w:w="2160" w:type="dxa"/>
            <w:shd w:val="clear" w:color="auto" w:fill="auto"/>
          </w:tcPr>
          <w:p w14:paraId="2C42900C" w14:textId="2D76F6EC" w:rsidR="00A038B8" w:rsidRPr="00B7138B" w:rsidRDefault="00A038B8" w:rsidP="00DF0024">
            <w:pPr>
              <w:pStyle w:val="TABLE-cell"/>
              <w:rPr>
                <w:ins w:id="5522" w:author="Charles Gifford" w:date="2017-03-19T03:30:00Z"/>
                <w:lang w:val="en-US"/>
              </w:rPr>
            </w:pPr>
            <w:ins w:id="5523" w:author="Charles Gifford" w:date="2017-03-19T08:48:00Z">
              <w:r w:rsidRPr="00B7138B">
                <w:rPr>
                  <w:lang w:val="en-US"/>
                </w:rPr>
                <w:t>Association</w:t>
              </w:r>
            </w:ins>
          </w:p>
        </w:tc>
        <w:tc>
          <w:tcPr>
            <w:tcW w:w="2070" w:type="dxa"/>
            <w:shd w:val="clear" w:color="auto" w:fill="auto"/>
          </w:tcPr>
          <w:p w14:paraId="109CE438" w14:textId="40C88800" w:rsidR="00A038B8" w:rsidRPr="00B7138B" w:rsidRDefault="00AF1BC4" w:rsidP="00DF0024">
            <w:pPr>
              <w:pStyle w:val="TABLE-cell"/>
              <w:rPr>
                <w:ins w:id="5524" w:author="Charles Gifford" w:date="2017-03-19T03:30:00Z"/>
                <w:lang w:val="en-US"/>
              </w:rPr>
            </w:pPr>
            <w:ins w:id="5525" w:author="Charles Gifford" w:date="2017-03-19T08:48:00Z">
              <w:r>
                <w:rPr>
                  <w:lang w:val="en-US"/>
                </w:rPr>
                <w:t>Is a membe</w:t>
              </w:r>
            </w:ins>
            <w:ins w:id="5526" w:author="Charles Gifford" w:date="2017-03-19T08:57:00Z">
              <w:r>
                <w:rPr>
                  <w:lang w:val="en-US"/>
                </w:rPr>
                <w:t>r of</w:t>
              </w:r>
            </w:ins>
            <w:ins w:id="5527" w:author="Charles Gifford" w:date="2017-03-19T08:48:00Z">
              <w:r w:rsidR="00A038B8">
                <w:rPr>
                  <w:lang w:val="en-US"/>
                </w:rPr>
                <w:t>&gt;</w:t>
              </w:r>
            </w:ins>
          </w:p>
        </w:tc>
      </w:tr>
      <w:tr w:rsidR="00A038B8" w:rsidRPr="00B7138B" w14:paraId="7F87C55C" w14:textId="77777777" w:rsidTr="00DF0024">
        <w:trPr>
          <w:trHeight w:val="242"/>
          <w:ins w:id="5528" w:author="Charles Gifford" w:date="2017-03-19T03:30:00Z"/>
        </w:trPr>
        <w:tc>
          <w:tcPr>
            <w:tcW w:w="2425" w:type="dxa"/>
            <w:shd w:val="clear" w:color="auto" w:fill="auto"/>
          </w:tcPr>
          <w:p w14:paraId="0FDF3C29" w14:textId="0D85E8C8" w:rsidR="00A038B8" w:rsidRPr="00B7138B" w:rsidRDefault="00A038B8" w:rsidP="00DF0024">
            <w:pPr>
              <w:pStyle w:val="TABLE-cell"/>
              <w:rPr>
                <w:ins w:id="5529" w:author="Charles Gifford" w:date="2017-03-19T03:30:00Z"/>
                <w:lang w:val="en-US"/>
              </w:rPr>
            </w:pPr>
            <w:ins w:id="5530" w:author="Charles Gifford" w:date="2017-03-19T08:50:00Z">
              <w:r w:rsidRPr="00A038B8">
                <w:rPr>
                  <w:lang w:val="en-US"/>
                </w:rPr>
                <w:t>Material definition</w:t>
              </w:r>
            </w:ins>
          </w:p>
        </w:tc>
        <w:tc>
          <w:tcPr>
            <w:tcW w:w="2430" w:type="dxa"/>
            <w:shd w:val="clear" w:color="auto" w:fill="auto"/>
          </w:tcPr>
          <w:p w14:paraId="0213B203" w14:textId="28D904FB" w:rsidR="00A038B8" w:rsidRPr="00B7138B" w:rsidRDefault="00A038B8" w:rsidP="00DF0024">
            <w:pPr>
              <w:pStyle w:val="TABLE-cell"/>
              <w:rPr>
                <w:ins w:id="5531" w:author="Charles Gifford" w:date="2017-03-19T03:30:00Z"/>
                <w:lang w:val="en-US"/>
              </w:rPr>
            </w:pPr>
            <w:ins w:id="5532" w:author="Charles Gifford" w:date="2017-03-19T08:50:00Z">
              <w:r w:rsidRPr="00A038B8">
                <w:rPr>
                  <w:lang w:val="en-US"/>
                </w:rPr>
                <w:t xml:space="preserve">Material definition </w:t>
              </w:r>
            </w:ins>
            <w:ins w:id="5533" w:author="Charles Gifford" w:date="2017-03-19T08:49:00Z">
              <w:r w:rsidRPr="00B7138B">
                <w:rPr>
                  <w:lang w:val="en-US"/>
                </w:rPr>
                <w:t>property</w:t>
              </w:r>
            </w:ins>
          </w:p>
        </w:tc>
        <w:tc>
          <w:tcPr>
            <w:tcW w:w="2160" w:type="dxa"/>
            <w:shd w:val="clear" w:color="auto" w:fill="auto"/>
          </w:tcPr>
          <w:p w14:paraId="48A0CAA5" w14:textId="39F62C38" w:rsidR="00A038B8" w:rsidRPr="00B7138B" w:rsidRDefault="00A038B8" w:rsidP="00DF0024">
            <w:pPr>
              <w:pStyle w:val="TABLE-cell"/>
              <w:rPr>
                <w:ins w:id="5534" w:author="Charles Gifford" w:date="2017-03-19T03:30:00Z"/>
                <w:lang w:val="en-US"/>
              </w:rPr>
            </w:pPr>
            <w:ins w:id="5535" w:author="Charles Gifford" w:date="2017-03-19T08:49:00Z">
              <w:r w:rsidRPr="00B7138B">
                <w:rPr>
                  <w:lang w:val="en-US"/>
                </w:rPr>
                <w:t>Composition</w:t>
              </w:r>
            </w:ins>
          </w:p>
        </w:tc>
        <w:tc>
          <w:tcPr>
            <w:tcW w:w="2070" w:type="dxa"/>
            <w:shd w:val="clear" w:color="auto" w:fill="auto"/>
          </w:tcPr>
          <w:p w14:paraId="5B8B0691" w14:textId="340B31F1" w:rsidR="00A038B8" w:rsidRPr="00B7138B" w:rsidRDefault="00A038B8" w:rsidP="00DF0024">
            <w:pPr>
              <w:pStyle w:val="TABLE-cell"/>
              <w:rPr>
                <w:ins w:id="5536" w:author="Charles Gifford" w:date="2017-03-19T03:30:00Z"/>
                <w:lang w:val="en-US"/>
              </w:rPr>
            </w:pPr>
            <w:ins w:id="5537" w:author="Charles Gifford" w:date="2017-03-19T08:49:00Z">
              <w:r w:rsidRPr="00B7138B">
                <w:rPr>
                  <w:lang w:val="en-US"/>
                </w:rPr>
                <w:t>Has properties of &gt;</w:t>
              </w:r>
            </w:ins>
          </w:p>
        </w:tc>
      </w:tr>
      <w:tr w:rsidR="00AF1BC4" w:rsidRPr="00B7138B" w14:paraId="1022C195" w14:textId="77777777" w:rsidTr="00DF0024">
        <w:trPr>
          <w:trHeight w:val="242"/>
          <w:ins w:id="5538" w:author="Charles Gifford" w:date="2017-03-19T08:48:00Z"/>
        </w:trPr>
        <w:tc>
          <w:tcPr>
            <w:tcW w:w="2425" w:type="dxa"/>
            <w:shd w:val="clear" w:color="auto" w:fill="auto"/>
          </w:tcPr>
          <w:p w14:paraId="6544B197" w14:textId="797F0741" w:rsidR="00AF1BC4" w:rsidRPr="00484BDC" w:rsidRDefault="00AF1BC4" w:rsidP="00DF0024">
            <w:pPr>
              <w:pStyle w:val="TABLE-cell"/>
              <w:rPr>
                <w:ins w:id="5539" w:author="Charles Gifford" w:date="2017-03-19T08:48:00Z"/>
                <w:lang w:val="en-US"/>
              </w:rPr>
            </w:pPr>
            <w:ins w:id="5540" w:author="Charles Gifford" w:date="2017-03-19T09:02:00Z">
              <w:r w:rsidRPr="00484BDC">
                <w:rPr>
                  <w:lang w:val="en-US"/>
                </w:rPr>
                <w:t>Material</w:t>
              </w:r>
              <w:r>
                <w:rPr>
                  <w:lang w:val="en-US"/>
                </w:rPr>
                <w:t xml:space="preserve"> lot</w:t>
              </w:r>
            </w:ins>
          </w:p>
        </w:tc>
        <w:tc>
          <w:tcPr>
            <w:tcW w:w="2430" w:type="dxa"/>
            <w:shd w:val="clear" w:color="auto" w:fill="auto"/>
          </w:tcPr>
          <w:p w14:paraId="175DEAFD" w14:textId="502EA504" w:rsidR="00AF1BC4" w:rsidRPr="00484BDC" w:rsidRDefault="00AF1BC4" w:rsidP="00DF0024">
            <w:pPr>
              <w:pStyle w:val="TABLE-cell"/>
              <w:rPr>
                <w:ins w:id="5541" w:author="Charles Gifford" w:date="2017-03-19T08:48:00Z"/>
                <w:lang w:val="en-US"/>
              </w:rPr>
            </w:pPr>
            <w:ins w:id="5542" w:author="Charles Gifford" w:date="2017-03-19T09:02:00Z">
              <w:r w:rsidRPr="00484BDC">
                <w:rPr>
                  <w:lang w:val="en-US"/>
                </w:rPr>
                <w:t xml:space="preserve">Material </w:t>
              </w:r>
              <w:r>
                <w:rPr>
                  <w:lang w:val="en-US"/>
                </w:rPr>
                <w:t>definition</w:t>
              </w:r>
            </w:ins>
          </w:p>
        </w:tc>
        <w:tc>
          <w:tcPr>
            <w:tcW w:w="2160" w:type="dxa"/>
            <w:shd w:val="clear" w:color="auto" w:fill="auto"/>
          </w:tcPr>
          <w:p w14:paraId="090CAC6D" w14:textId="287D583B" w:rsidR="00AF1BC4" w:rsidRPr="00B7138B" w:rsidRDefault="00AF1BC4" w:rsidP="00DF0024">
            <w:pPr>
              <w:pStyle w:val="TABLE-cell"/>
              <w:rPr>
                <w:ins w:id="5543" w:author="Charles Gifford" w:date="2017-03-19T08:48:00Z"/>
                <w:lang w:val="en-US"/>
              </w:rPr>
            </w:pPr>
            <w:ins w:id="5544" w:author="Charles Gifford" w:date="2017-03-19T09:02:00Z">
              <w:r w:rsidRPr="008F275A">
                <w:t>Aggregation hierarchy</w:t>
              </w:r>
            </w:ins>
          </w:p>
        </w:tc>
        <w:tc>
          <w:tcPr>
            <w:tcW w:w="2070" w:type="dxa"/>
            <w:shd w:val="clear" w:color="auto" w:fill="auto"/>
          </w:tcPr>
          <w:p w14:paraId="463F9422" w14:textId="6BAE97BD" w:rsidR="00AF1BC4" w:rsidRPr="00B7138B" w:rsidRDefault="00AF1BC4" w:rsidP="00DF0024">
            <w:pPr>
              <w:pStyle w:val="TABLE-cell"/>
              <w:rPr>
                <w:ins w:id="5545" w:author="Charles Gifford" w:date="2017-03-19T08:48:00Z"/>
                <w:lang w:val="en-US"/>
              </w:rPr>
            </w:pPr>
            <w:ins w:id="5546" w:author="Charles Gifford" w:date="2017-03-19T09:02:00Z">
              <w:r>
                <w:t>Is made up</w:t>
              </w:r>
              <w:r w:rsidRPr="008F275A">
                <w:t xml:space="preserve"> of &gt;</w:t>
              </w:r>
            </w:ins>
          </w:p>
        </w:tc>
      </w:tr>
      <w:tr w:rsidR="00AF1BC4" w:rsidRPr="00B7138B" w14:paraId="328B9CA5" w14:textId="77777777" w:rsidTr="00DF0024">
        <w:trPr>
          <w:trHeight w:val="242"/>
          <w:ins w:id="5547" w:author="Charles Gifford" w:date="2017-03-19T09:01:00Z"/>
        </w:trPr>
        <w:tc>
          <w:tcPr>
            <w:tcW w:w="2425" w:type="dxa"/>
            <w:shd w:val="clear" w:color="auto" w:fill="auto"/>
          </w:tcPr>
          <w:p w14:paraId="3232B9E6" w14:textId="1BF0711B" w:rsidR="00AF1BC4" w:rsidRPr="00484BDC" w:rsidRDefault="00AF1BC4" w:rsidP="00DF0024">
            <w:pPr>
              <w:pStyle w:val="TABLE-cell"/>
              <w:rPr>
                <w:ins w:id="5548" w:author="Charles Gifford" w:date="2017-03-19T09:01:00Z"/>
                <w:lang w:val="en-US"/>
              </w:rPr>
            </w:pPr>
            <w:ins w:id="5549" w:author="Charles Gifford" w:date="2017-03-19T09:02:00Z">
              <w:r>
                <w:rPr>
                  <w:lang w:val="en-US"/>
                </w:rPr>
                <w:t xml:space="preserve">Material </w:t>
              </w:r>
            </w:ins>
            <w:ins w:id="5550" w:author="Charles Gifford" w:date="2017-03-19T09:03:00Z">
              <w:r>
                <w:rPr>
                  <w:lang w:val="en-US"/>
                </w:rPr>
                <w:t>lot</w:t>
              </w:r>
            </w:ins>
          </w:p>
        </w:tc>
        <w:tc>
          <w:tcPr>
            <w:tcW w:w="2430" w:type="dxa"/>
            <w:shd w:val="clear" w:color="auto" w:fill="auto"/>
          </w:tcPr>
          <w:p w14:paraId="5F127802" w14:textId="31CD586C" w:rsidR="00AF1BC4" w:rsidRPr="00484BDC" w:rsidRDefault="00AF1BC4" w:rsidP="00DF0024">
            <w:pPr>
              <w:pStyle w:val="TABLE-cell"/>
              <w:rPr>
                <w:ins w:id="5551" w:author="Charles Gifford" w:date="2017-03-19T09:01:00Z"/>
                <w:lang w:val="en-US"/>
              </w:rPr>
            </w:pPr>
            <w:ins w:id="5552" w:author="Charles Gifford" w:date="2017-03-19T09:02:00Z">
              <w:r w:rsidRPr="00484BDC">
                <w:rPr>
                  <w:lang w:val="en-US"/>
                </w:rPr>
                <w:t xml:space="preserve">Material </w:t>
              </w:r>
              <w:r>
                <w:rPr>
                  <w:lang w:val="en-US"/>
                </w:rPr>
                <w:t>c</w:t>
              </w:r>
              <w:r w:rsidRPr="00B7138B">
                <w:rPr>
                  <w:lang w:val="en-US"/>
                </w:rPr>
                <w:t>lass</w:t>
              </w:r>
            </w:ins>
          </w:p>
        </w:tc>
        <w:tc>
          <w:tcPr>
            <w:tcW w:w="2160" w:type="dxa"/>
            <w:shd w:val="clear" w:color="auto" w:fill="auto"/>
          </w:tcPr>
          <w:p w14:paraId="6292BB31" w14:textId="2DC5EA85" w:rsidR="00AF1BC4" w:rsidRPr="00B7138B" w:rsidRDefault="00AF1BC4" w:rsidP="00DF0024">
            <w:pPr>
              <w:pStyle w:val="TABLE-cell"/>
              <w:rPr>
                <w:ins w:id="5553" w:author="Charles Gifford" w:date="2017-03-19T09:01:00Z"/>
                <w:lang w:val="en-US"/>
              </w:rPr>
            </w:pPr>
            <w:ins w:id="5554" w:author="Charles Gifford" w:date="2017-03-19T09:02:00Z">
              <w:r w:rsidRPr="00B7138B">
                <w:rPr>
                  <w:lang w:val="en-US"/>
                </w:rPr>
                <w:t>Association</w:t>
              </w:r>
            </w:ins>
          </w:p>
        </w:tc>
        <w:tc>
          <w:tcPr>
            <w:tcW w:w="2070" w:type="dxa"/>
            <w:shd w:val="clear" w:color="auto" w:fill="auto"/>
          </w:tcPr>
          <w:p w14:paraId="3224382B" w14:textId="383991A3" w:rsidR="00AF1BC4" w:rsidRPr="00B7138B" w:rsidRDefault="00AF1BC4" w:rsidP="00DF0024">
            <w:pPr>
              <w:pStyle w:val="TABLE-cell"/>
              <w:rPr>
                <w:ins w:id="5555" w:author="Charles Gifford" w:date="2017-03-19T09:01:00Z"/>
                <w:lang w:val="en-US"/>
              </w:rPr>
            </w:pPr>
            <w:ins w:id="5556" w:author="Charles Gifford" w:date="2017-03-19T09:03:00Z">
              <w:r>
                <w:rPr>
                  <w:lang w:val="en-US"/>
                </w:rPr>
                <w:t xml:space="preserve">Defined by </w:t>
              </w:r>
            </w:ins>
            <w:ins w:id="5557" w:author="Charles Gifford" w:date="2017-03-19T09:02:00Z">
              <w:r>
                <w:rPr>
                  <w:lang w:val="en-US"/>
                </w:rPr>
                <w:t>&gt;</w:t>
              </w:r>
            </w:ins>
          </w:p>
        </w:tc>
      </w:tr>
      <w:tr w:rsidR="00484BDC" w:rsidRPr="00B7138B" w14:paraId="19C9E7A8" w14:textId="77777777" w:rsidTr="00DF0024">
        <w:trPr>
          <w:trHeight w:val="242"/>
          <w:ins w:id="5558" w:author="Charles Gifford" w:date="2017-03-19T03:30:00Z"/>
        </w:trPr>
        <w:tc>
          <w:tcPr>
            <w:tcW w:w="2425" w:type="dxa"/>
            <w:shd w:val="clear" w:color="auto" w:fill="auto"/>
          </w:tcPr>
          <w:p w14:paraId="16AB4EB7" w14:textId="0C81EF33" w:rsidR="00484BDC" w:rsidRPr="00B7138B" w:rsidRDefault="00484BDC" w:rsidP="00DF0024">
            <w:pPr>
              <w:pStyle w:val="TABLE-cell"/>
              <w:rPr>
                <w:ins w:id="5559" w:author="Charles Gifford" w:date="2017-03-19T03:30:00Z"/>
                <w:lang w:val="en-US"/>
              </w:rPr>
            </w:pPr>
            <w:ins w:id="5560" w:author="Charles Gifford" w:date="2017-03-19T03:34:00Z">
              <w:r w:rsidRPr="00484BDC">
                <w:rPr>
                  <w:lang w:val="en-US"/>
                </w:rPr>
                <w:t>Material</w:t>
              </w:r>
            </w:ins>
            <w:ins w:id="5561" w:author="Charles Gifford" w:date="2017-03-19T09:03:00Z">
              <w:r w:rsidR="00AF1BC4">
                <w:rPr>
                  <w:lang w:val="en-US"/>
                </w:rPr>
                <w:t xml:space="preserve"> lot</w:t>
              </w:r>
            </w:ins>
          </w:p>
        </w:tc>
        <w:tc>
          <w:tcPr>
            <w:tcW w:w="2430" w:type="dxa"/>
            <w:shd w:val="clear" w:color="auto" w:fill="auto"/>
          </w:tcPr>
          <w:p w14:paraId="44F7725C" w14:textId="10E358BA" w:rsidR="00484BDC" w:rsidRPr="00B7138B" w:rsidRDefault="00484BDC" w:rsidP="00DF0024">
            <w:pPr>
              <w:pStyle w:val="TABLE-cell"/>
              <w:rPr>
                <w:ins w:id="5562" w:author="Charles Gifford" w:date="2017-03-19T03:30:00Z"/>
                <w:lang w:val="en-US"/>
              </w:rPr>
            </w:pPr>
            <w:ins w:id="5563" w:author="Charles Gifford" w:date="2017-03-19T03:33:00Z">
              <w:r w:rsidRPr="00484BDC">
                <w:rPr>
                  <w:lang w:val="en-US"/>
                </w:rPr>
                <w:t>Material</w:t>
              </w:r>
            </w:ins>
            <w:ins w:id="5564" w:author="Charles Gifford" w:date="2017-03-19T03:30:00Z">
              <w:r w:rsidRPr="00B7138B">
                <w:rPr>
                  <w:lang w:val="en-US"/>
                </w:rPr>
                <w:t xml:space="preserve"> </w:t>
              </w:r>
            </w:ins>
            <w:ins w:id="5565" w:author="Charles Gifford" w:date="2017-03-19T09:18:00Z">
              <w:r w:rsidR="00DC306B">
                <w:rPr>
                  <w:lang w:val="en-US"/>
                </w:rPr>
                <w:t xml:space="preserve">lot </w:t>
              </w:r>
            </w:ins>
            <w:ins w:id="5566" w:author="Charles Gifford" w:date="2017-03-19T03:30:00Z">
              <w:r w:rsidRPr="00B7138B">
                <w:rPr>
                  <w:lang w:val="en-US"/>
                </w:rPr>
                <w:t>property</w:t>
              </w:r>
            </w:ins>
          </w:p>
        </w:tc>
        <w:tc>
          <w:tcPr>
            <w:tcW w:w="2160" w:type="dxa"/>
            <w:shd w:val="clear" w:color="auto" w:fill="auto"/>
          </w:tcPr>
          <w:p w14:paraId="63EB0FE2" w14:textId="77777777" w:rsidR="00484BDC" w:rsidRPr="00B7138B" w:rsidRDefault="00484BDC" w:rsidP="00DF0024">
            <w:pPr>
              <w:pStyle w:val="TABLE-cell"/>
              <w:rPr>
                <w:ins w:id="5567" w:author="Charles Gifford" w:date="2017-03-19T03:30:00Z"/>
                <w:lang w:val="en-US"/>
              </w:rPr>
            </w:pPr>
            <w:ins w:id="5568" w:author="Charles Gifford" w:date="2017-03-19T03:30:00Z">
              <w:r w:rsidRPr="00B7138B">
                <w:rPr>
                  <w:lang w:val="en-US"/>
                </w:rPr>
                <w:t>Composition</w:t>
              </w:r>
            </w:ins>
          </w:p>
        </w:tc>
        <w:tc>
          <w:tcPr>
            <w:tcW w:w="2070" w:type="dxa"/>
            <w:shd w:val="clear" w:color="auto" w:fill="auto"/>
          </w:tcPr>
          <w:p w14:paraId="4BCD307C" w14:textId="77777777" w:rsidR="00484BDC" w:rsidRPr="00B7138B" w:rsidRDefault="00484BDC" w:rsidP="00DF0024">
            <w:pPr>
              <w:pStyle w:val="TABLE-cell"/>
              <w:rPr>
                <w:ins w:id="5569" w:author="Charles Gifford" w:date="2017-03-19T03:30:00Z"/>
                <w:lang w:val="en-US"/>
              </w:rPr>
            </w:pPr>
            <w:ins w:id="5570" w:author="Charles Gifford" w:date="2017-03-19T03:30:00Z">
              <w:r w:rsidRPr="00B7138B">
                <w:rPr>
                  <w:lang w:val="en-US"/>
                </w:rPr>
                <w:t xml:space="preserve">Has </w:t>
              </w:r>
              <w:r>
                <w:rPr>
                  <w:lang w:val="en-US"/>
                </w:rPr>
                <w:t>values</w:t>
              </w:r>
              <w:r w:rsidRPr="00B7138B">
                <w:rPr>
                  <w:lang w:val="en-US"/>
                </w:rPr>
                <w:t xml:space="preserve"> of &gt;</w:t>
              </w:r>
            </w:ins>
          </w:p>
        </w:tc>
      </w:tr>
      <w:tr w:rsidR="005B16C5" w:rsidRPr="00B7138B" w14:paraId="17BB75CC" w14:textId="77777777" w:rsidTr="00DF0024">
        <w:trPr>
          <w:trHeight w:val="242"/>
          <w:ins w:id="5571" w:author="Charles Gifford" w:date="2017-03-19T09:14:00Z"/>
        </w:trPr>
        <w:tc>
          <w:tcPr>
            <w:tcW w:w="2425" w:type="dxa"/>
            <w:shd w:val="clear" w:color="auto" w:fill="auto"/>
          </w:tcPr>
          <w:p w14:paraId="32308AB9" w14:textId="1277E158" w:rsidR="005B16C5" w:rsidRPr="00484BDC" w:rsidRDefault="005B16C5" w:rsidP="00DF0024">
            <w:pPr>
              <w:pStyle w:val="TABLE-cell"/>
              <w:rPr>
                <w:ins w:id="5572" w:author="Charles Gifford" w:date="2017-03-19T09:14:00Z"/>
                <w:lang w:val="en-US"/>
              </w:rPr>
            </w:pPr>
            <w:ins w:id="5573" w:author="Charles Gifford" w:date="2017-03-19T09:14:00Z">
              <w:r w:rsidRPr="005B16C5">
                <w:rPr>
                  <w:lang w:val="en-US"/>
                </w:rPr>
                <w:t>Material lot</w:t>
              </w:r>
            </w:ins>
          </w:p>
        </w:tc>
        <w:tc>
          <w:tcPr>
            <w:tcW w:w="2430" w:type="dxa"/>
            <w:shd w:val="clear" w:color="auto" w:fill="auto"/>
          </w:tcPr>
          <w:p w14:paraId="0B46A3AB" w14:textId="623B685B" w:rsidR="005B16C5" w:rsidRPr="00484BDC" w:rsidRDefault="005B16C5" w:rsidP="00DF0024">
            <w:pPr>
              <w:pStyle w:val="TABLE-cell"/>
              <w:rPr>
                <w:ins w:id="5574" w:author="Charles Gifford" w:date="2017-03-19T09:14:00Z"/>
                <w:lang w:val="en-US"/>
              </w:rPr>
            </w:pPr>
            <w:ins w:id="5575" w:author="Charles Gifford" w:date="2017-03-19T09:14:00Z">
              <w:r w:rsidRPr="005B16C5">
                <w:rPr>
                  <w:lang w:val="en-US"/>
                </w:rPr>
                <w:t>Material lot</w:t>
              </w:r>
            </w:ins>
          </w:p>
        </w:tc>
        <w:tc>
          <w:tcPr>
            <w:tcW w:w="2160" w:type="dxa"/>
            <w:shd w:val="clear" w:color="auto" w:fill="auto"/>
          </w:tcPr>
          <w:p w14:paraId="30017D09" w14:textId="2DA48DDE" w:rsidR="005B16C5" w:rsidRPr="00B7138B" w:rsidRDefault="005B16C5" w:rsidP="00DF0024">
            <w:pPr>
              <w:pStyle w:val="TABLE-cell"/>
              <w:rPr>
                <w:ins w:id="5576" w:author="Charles Gifford" w:date="2017-03-19T09:14:00Z"/>
                <w:lang w:val="en-US"/>
              </w:rPr>
            </w:pPr>
            <w:ins w:id="5577" w:author="Charles Gifford" w:date="2017-03-19T09:14:00Z">
              <w:r w:rsidRPr="005B16C5">
                <w:rPr>
                  <w:lang w:val="en-US"/>
                </w:rPr>
                <w:t>Aggregation hierarchy</w:t>
              </w:r>
            </w:ins>
          </w:p>
        </w:tc>
        <w:tc>
          <w:tcPr>
            <w:tcW w:w="2070" w:type="dxa"/>
            <w:shd w:val="clear" w:color="auto" w:fill="auto"/>
          </w:tcPr>
          <w:p w14:paraId="442698A9" w14:textId="1CE35910" w:rsidR="005B16C5" w:rsidRPr="00B7138B" w:rsidRDefault="005B16C5" w:rsidP="00DF0024">
            <w:pPr>
              <w:pStyle w:val="TABLE-cell"/>
              <w:rPr>
                <w:ins w:id="5578" w:author="Charles Gifford" w:date="2017-03-19T09:14:00Z"/>
                <w:lang w:val="en-US"/>
              </w:rPr>
            </w:pPr>
            <w:ins w:id="5579" w:author="Charles Gifford" w:date="2017-03-19T09:14:00Z">
              <w:r>
                <w:rPr>
                  <w:lang w:val="en-US"/>
                </w:rPr>
                <w:t>Is assembled from &gt;</w:t>
              </w:r>
            </w:ins>
          </w:p>
        </w:tc>
      </w:tr>
      <w:tr w:rsidR="00AF1BC4" w:rsidRPr="00B7138B" w14:paraId="4C03EA36" w14:textId="77777777" w:rsidTr="00DF0024">
        <w:trPr>
          <w:trHeight w:val="242"/>
          <w:ins w:id="5580" w:author="Charles Gifford" w:date="2017-03-19T09:05:00Z"/>
        </w:trPr>
        <w:tc>
          <w:tcPr>
            <w:tcW w:w="2425" w:type="dxa"/>
            <w:shd w:val="clear" w:color="auto" w:fill="auto"/>
          </w:tcPr>
          <w:p w14:paraId="0FF12555" w14:textId="31C1A517" w:rsidR="00AF1BC4" w:rsidRPr="00484BDC" w:rsidRDefault="005B16C5" w:rsidP="00DF0024">
            <w:pPr>
              <w:pStyle w:val="TABLE-cell"/>
              <w:rPr>
                <w:ins w:id="5581" w:author="Charles Gifford" w:date="2017-03-19T09:05:00Z"/>
                <w:lang w:val="en-US"/>
              </w:rPr>
            </w:pPr>
            <w:ins w:id="5582" w:author="Charles Gifford" w:date="2017-03-19T09:06:00Z">
              <w:r w:rsidRPr="005B16C5">
                <w:rPr>
                  <w:lang w:val="en-US"/>
                </w:rPr>
                <w:t>Material lot</w:t>
              </w:r>
            </w:ins>
          </w:p>
        </w:tc>
        <w:tc>
          <w:tcPr>
            <w:tcW w:w="2430" w:type="dxa"/>
            <w:shd w:val="clear" w:color="auto" w:fill="auto"/>
          </w:tcPr>
          <w:p w14:paraId="3131ED1F" w14:textId="23BDD5AC" w:rsidR="00AF1BC4" w:rsidRPr="00484BDC" w:rsidRDefault="005B16C5" w:rsidP="00DF0024">
            <w:pPr>
              <w:pStyle w:val="TABLE-cell"/>
              <w:rPr>
                <w:ins w:id="5583" w:author="Charles Gifford" w:date="2017-03-19T09:05:00Z"/>
                <w:lang w:val="en-US"/>
              </w:rPr>
            </w:pPr>
            <w:ins w:id="5584" w:author="Charles Gifford" w:date="2017-03-19T09:06:00Z">
              <w:r w:rsidRPr="005B16C5">
                <w:rPr>
                  <w:lang w:val="en-US"/>
                </w:rPr>
                <w:t xml:space="preserve">Material </w:t>
              </w:r>
              <w:r>
                <w:rPr>
                  <w:lang w:val="en-US"/>
                </w:rPr>
                <w:t>sub</w:t>
              </w:r>
              <w:r w:rsidRPr="005B16C5">
                <w:rPr>
                  <w:lang w:val="en-US"/>
                </w:rPr>
                <w:t>lot</w:t>
              </w:r>
            </w:ins>
          </w:p>
        </w:tc>
        <w:tc>
          <w:tcPr>
            <w:tcW w:w="2160" w:type="dxa"/>
            <w:shd w:val="clear" w:color="auto" w:fill="auto"/>
          </w:tcPr>
          <w:p w14:paraId="63627D6D" w14:textId="24C67A9F" w:rsidR="00AF1BC4" w:rsidRPr="00B7138B" w:rsidRDefault="005B16C5" w:rsidP="00DF0024">
            <w:pPr>
              <w:pStyle w:val="TABLE-cell"/>
              <w:rPr>
                <w:ins w:id="5585" w:author="Charles Gifford" w:date="2017-03-19T09:05:00Z"/>
                <w:lang w:val="en-US"/>
              </w:rPr>
            </w:pPr>
            <w:ins w:id="5586" w:author="Charles Gifford" w:date="2017-03-19T09:10:00Z">
              <w:r w:rsidRPr="005B16C5">
                <w:rPr>
                  <w:lang w:val="en-US"/>
                </w:rPr>
                <w:t>Aggregation hierarchy</w:t>
              </w:r>
            </w:ins>
          </w:p>
        </w:tc>
        <w:tc>
          <w:tcPr>
            <w:tcW w:w="2070" w:type="dxa"/>
            <w:shd w:val="clear" w:color="auto" w:fill="auto"/>
          </w:tcPr>
          <w:p w14:paraId="54729D28" w14:textId="13F163F6" w:rsidR="00AF1BC4" w:rsidRPr="00B7138B" w:rsidRDefault="005B16C5" w:rsidP="00DF0024">
            <w:pPr>
              <w:pStyle w:val="TABLE-cell"/>
              <w:rPr>
                <w:ins w:id="5587" w:author="Charles Gifford" w:date="2017-03-19T09:05:00Z"/>
                <w:lang w:val="en-US"/>
              </w:rPr>
            </w:pPr>
            <w:ins w:id="5588" w:author="Charles Gifford" w:date="2017-03-19T09:06:00Z">
              <w:r>
                <w:rPr>
                  <w:lang w:val="en-US"/>
                </w:rPr>
                <w:t>Is assembl</w:t>
              </w:r>
            </w:ins>
            <w:ins w:id="5589" w:author="Charles Gifford" w:date="2017-03-19T09:07:00Z">
              <w:r>
                <w:rPr>
                  <w:lang w:val="en-US"/>
                </w:rPr>
                <w:t>ed from &gt;</w:t>
              </w:r>
            </w:ins>
          </w:p>
        </w:tc>
      </w:tr>
      <w:tr w:rsidR="00AF1BC4" w:rsidRPr="00B7138B" w14:paraId="79CA1A42" w14:textId="77777777" w:rsidTr="00DF0024">
        <w:trPr>
          <w:trHeight w:val="242"/>
          <w:ins w:id="5590" w:author="Charles Gifford" w:date="2017-03-19T09:05:00Z"/>
        </w:trPr>
        <w:tc>
          <w:tcPr>
            <w:tcW w:w="2425" w:type="dxa"/>
            <w:shd w:val="clear" w:color="auto" w:fill="auto"/>
          </w:tcPr>
          <w:p w14:paraId="5AE04A46" w14:textId="44198394" w:rsidR="00AF1BC4" w:rsidRPr="00484BDC" w:rsidRDefault="005B16C5" w:rsidP="00DF0024">
            <w:pPr>
              <w:pStyle w:val="TABLE-cell"/>
              <w:rPr>
                <w:ins w:id="5591" w:author="Charles Gifford" w:date="2017-03-19T09:05:00Z"/>
                <w:lang w:val="en-US"/>
              </w:rPr>
            </w:pPr>
            <w:ins w:id="5592" w:author="Charles Gifford" w:date="2017-03-19T09:06:00Z">
              <w:r w:rsidRPr="005B16C5">
                <w:rPr>
                  <w:lang w:val="en-US"/>
                </w:rPr>
                <w:t>Material lot</w:t>
              </w:r>
            </w:ins>
          </w:p>
        </w:tc>
        <w:tc>
          <w:tcPr>
            <w:tcW w:w="2430" w:type="dxa"/>
            <w:shd w:val="clear" w:color="auto" w:fill="auto"/>
          </w:tcPr>
          <w:p w14:paraId="698E3C57" w14:textId="2FC292CD" w:rsidR="00AF1BC4" w:rsidRPr="00484BDC" w:rsidRDefault="005B16C5" w:rsidP="00DF0024">
            <w:pPr>
              <w:pStyle w:val="TABLE-cell"/>
              <w:rPr>
                <w:ins w:id="5593" w:author="Charles Gifford" w:date="2017-03-19T09:05:00Z"/>
                <w:lang w:val="en-US"/>
              </w:rPr>
            </w:pPr>
            <w:ins w:id="5594" w:author="Charles Gifford" w:date="2017-03-19T09:06:00Z">
              <w:r w:rsidRPr="005B16C5">
                <w:rPr>
                  <w:lang w:val="en-US"/>
                </w:rPr>
                <w:t xml:space="preserve">Material </w:t>
              </w:r>
              <w:r>
                <w:rPr>
                  <w:lang w:val="en-US"/>
                </w:rPr>
                <w:t>sub</w:t>
              </w:r>
              <w:r w:rsidRPr="005B16C5">
                <w:rPr>
                  <w:lang w:val="en-US"/>
                </w:rPr>
                <w:t>lot</w:t>
              </w:r>
            </w:ins>
          </w:p>
        </w:tc>
        <w:tc>
          <w:tcPr>
            <w:tcW w:w="2160" w:type="dxa"/>
            <w:shd w:val="clear" w:color="auto" w:fill="auto"/>
          </w:tcPr>
          <w:p w14:paraId="10ADB870" w14:textId="0D48C426" w:rsidR="00AF1BC4" w:rsidRPr="005B16C5" w:rsidRDefault="005B16C5" w:rsidP="00DF0024">
            <w:pPr>
              <w:pStyle w:val="TABLE-cell"/>
              <w:rPr>
                <w:ins w:id="5595" w:author="Charles Gifford" w:date="2017-03-19T09:05:00Z"/>
                <w:b/>
                <w:lang w:val="en-US"/>
              </w:rPr>
            </w:pPr>
            <w:ins w:id="5596" w:author="Charles Gifford" w:date="2017-03-19T09:10:00Z">
              <w:r w:rsidRPr="005B16C5">
                <w:rPr>
                  <w:b/>
                  <w:lang w:val="en-US"/>
                </w:rPr>
                <w:t>Aggregation hierarchy</w:t>
              </w:r>
            </w:ins>
          </w:p>
        </w:tc>
        <w:tc>
          <w:tcPr>
            <w:tcW w:w="2070" w:type="dxa"/>
            <w:shd w:val="clear" w:color="auto" w:fill="auto"/>
          </w:tcPr>
          <w:p w14:paraId="73896A90" w14:textId="438CEAA8" w:rsidR="00AF1BC4" w:rsidRPr="005B16C5" w:rsidRDefault="005B16C5" w:rsidP="00DF0024">
            <w:pPr>
              <w:pStyle w:val="TABLE-cell"/>
              <w:rPr>
                <w:ins w:id="5597" w:author="Charles Gifford" w:date="2017-03-19T09:05:00Z"/>
                <w:b/>
                <w:lang w:val="en-US"/>
              </w:rPr>
            </w:pPr>
            <w:ins w:id="5598" w:author="Charles Gifford" w:date="2017-03-19T09:07:00Z">
              <w:r w:rsidRPr="005B16C5">
                <w:rPr>
                  <w:b/>
                  <w:lang w:val="en-US"/>
                </w:rPr>
                <w:t>Is made up of &gt;</w:t>
              </w:r>
            </w:ins>
          </w:p>
        </w:tc>
      </w:tr>
      <w:tr w:rsidR="00DC306B" w:rsidRPr="00B7138B" w14:paraId="5E1A89EC" w14:textId="77777777" w:rsidTr="00DF0024">
        <w:trPr>
          <w:trHeight w:val="242"/>
          <w:ins w:id="5599" w:author="Charles Gifford" w:date="2017-03-19T09:16:00Z"/>
        </w:trPr>
        <w:tc>
          <w:tcPr>
            <w:tcW w:w="2425" w:type="dxa"/>
            <w:shd w:val="clear" w:color="auto" w:fill="auto"/>
          </w:tcPr>
          <w:p w14:paraId="78283510" w14:textId="3E1EDFDC" w:rsidR="00DC306B" w:rsidRPr="005B16C5" w:rsidRDefault="00DC306B" w:rsidP="00DF0024">
            <w:pPr>
              <w:pStyle w:val="TABLE-cell"/>
              <w:rPr>
                <w:ins w:id="5600" w:author="Charles Gifford" w:date="2017-03-19T09:16:00Z"/>
                <w:lang w:val="en-US"/>
              </w:rPr>
            </w:pPr>
            <w:ins w:id="5601" w:author="Charles Gifford" w:date="2017-03-19T09:17:00Z">
              <w:r w:rsidRPr="005B16C5">
                <w:rPr>
                  <w:lang w:val="en-US"/>
                </w:rPr>
                <w:t xml:space="preserve">Material </w:t>
              </w:r>
              <w:r>
                <w:rPr>
                  <w:lang w:val="en-US"/>
                </w:rPr>
                <w:t>sub</w:t>
              </w:r>
              <w:r w:rsidRPr="005B16C5">
                <w:rPr>
                  <w:lang w:val="en-US"/>
                </w:rPr>
                <w:t>lot</w:t>
              </w:r>
            </w:ins>
          </w:p>
        </w:tc>
        <w:tc>
          <w:tcPr>
            <w:tcW w:w="2430" w:type="dxa"/>
            <w:shd w:val="clear" w:color="auto" w:fill="auto"/>
          </w:tcPr>
          <w:p w14:paraId="39889DF3" w14:textId="60E6A463" w:rsidR="00DC306B" w:rsidRPr="005B16C5" w:rsidRDefault="00DC306B" w:rsidP="00DF0024">
            <w:pPr>
              <w:pStyle w:val="TABLE-cell"/>
              <w:rPr>
                <w:ins w:id="5602" w:author="Charles Gifford" w:date="2017-03-19T09:16:00Z"/>
                <w:lang w:val="en-US"/>
              </w:rPr>
            </w:pPr>
            <w:ins w:id="5603" w:author="Charles Gifford" w:date="2017-03-19T09:17:00Z">
              <w:r w:rsidRPr="005B16C5">
                <w:rPr>
                  <w:lang w:val="en-US"/>
                </w:rPr>
                <w:t xml:space="preserve">Material </w:t>
              </w:r>
              <w:r>
                <w:rPr>
                  <w:lang w:val="en-US"/>
                </w:rPr>
                <w:t>sub</w:t>
              </w:r>
              <w:r w:rsidRPr="005B16C5">
                <w:rPr>
                  <w:lang w:val="en-US"/>
                </w:rPr>
                <w:t>lot</w:t>
              </w:r>
            </w:ins>
          </w:p>
        </w:tc>
        <w:tc>
          <w:tcPr>
            <w:tcW w:w="2160" w:type="dxa"/>
            <w:shd w:val="clear" w:color="auto" w:fill="auto"/>
          </w:tcPr>
          <w:p w14:paraId="492045EC" w14:textId="15400DB7" w:rsidR="00DC306B" w:rsidRPr="005B16C5" w:rsidRDefault="00DC306B" w:rsidP="00DF0024">
            <w:pPr>
              <w:pStyle w:val="TABLE-cell"/>
              <w:rPr>
                <w:ins w:id="5604" w:author="Charles Gifford" w:date="2017-03-19T09:16:00Z"/>
                <w:b/>
                <w:lang w:val="en-US"/>
              </w:rPr>
            </w:pPr>
            <w:ins w:id="5605" w:author="Charles Gifford" w:date="2017-03-19T09:17:00Z">
              <w:r w:rsidRPr="005B16C5">
                <w:rPr>
                  <w:lang w:val="en-US"/>
                </w:rPr>
                <w:t>Aggregation hierarchy</w:t>
              </w:r>
            </w:ins>
          </w:p>
        </w:tc>
        <w:tc>
          <w:tcPr>
            <w:tcW w:w="2070" w:type="dxa"/>
            <w:shd w:val="clear" w:color="auto" w:fill="auto"/>
          </w:tcPr>
          <w:p w14:paraId="762755FC" w14:textId="555AD881" w:rsidR="00DC306B" w:rsidRPr="005B16C5" w:rsidRDefault="00DC306B" w:rsidP="00DF0024">
            <w:pPr>
              <w:pStyle w:val="TABLE-cell"/>
              <w:rPr>
                <w:ins w:id="5606" w:author="Charles Gifford" w:date="2017-03-19T09:16:00Z"/>
                <w:b/>
                <w:lang w:val="en-US"/>
              </w:rPr>
            </w:pPr>
            <w:ins w:id="5607" w:author="Charles Gifford" w:date="2017-03-19T09:17:00Z">
              <w:r>
                <w:rPr>
                  <w:lang w:val="en-US"/>
                </w:rPr>
                <w:t>Is assembled from &gt;</w:t>
              </w:r>
            </w:ins>
          </w:p>
        </w:tc>
      </w:tr>
      <w:tr w:rsidR="00DC306B" w:rsidRPr="00B7138B" w14:paraId="26EEFD58" w14:textId="77777777" w:rsidTr="00DF0024">
        <w:trPr>
          <w:trHeight w:val="242"/>
          <w:ins w:id="5608" w:author="Charles Gifford" w:date="2017-03-19T09:16:00Z"/>
        </w:trPr>
        <w:tc>
          <w:tcPr>
            <w:tcW w:w="2425" w:type="dxa"/>
            <w:shd w:val="clear" w:color="auto" w:fill="auto"/>
          </w:tcPr>
          <w:p w14:paraId="207EA32A" w14:textId="070B30DC" w:rsidR="00DC306B" w:rsidRPr="005B16C5" w:rsidRDefault="00DC306B" w:rsidP="00DF0024">
            <w:pPr>
              <w:pStyle w:val="TABLE-cell"/>
              <w:rPr>
                <w:ins w:id="5609" w:author="Charles Gifford" w:date="2017-03-19T09:16:00Z"/>
                <w:lang w:val="en-US"/>
              </w:rPr>
            </w:pPr>
            <w:ins w:id="5610" w:author="Charles Gifford" w:date="2017-03-19T09:17:00Z">
              <w:r w:rsidRPr="005B16C5">
                <w:rPr>
                  <w:lang w:val="en-US"/>
                </w:rPr>
                <w:t xml:space="preserve">Material </w:t>
              </w:r>
              <w:r>
                <w:rPr>
                  <w:lang w:val="en-US"/>
                </w:rPr>
                <w:t>sub</w:t>
              </w:r>
              <w:r w:rsidRPr="005B16C5">
                <w:rPr>
                  <w:lang w:val="en-US"/>
                </w:rPr>
                <w:t>lot</w:t>
              </w:r>
            </w:ins>
          </w:p>
        </w:tc>
        <w:tc>
          <w:tcPr>
            <w:tcW w:w="2430" w:type="dxa"/>
            <w:shd w:val="clear" w:color="auto" w:fill="auto"/>
          </w:tcPr>
          <w:p w14:paraId="3546379C" w14:textId="2E5BE7FA" w:rsidR="00DC306B" w:rsidRPr="005B16C5" w:rsidRDefault="00DC306B" w:rsidP="00DF0024">
            <w:pPr>
              <w:pStyle w:val="TABLE-cell"/>
              <w:rPr>
                <w:ins w:id="5611" w:author="Charles Gifford" w:date="2017-03-19T09:16:00Z"/>
                <w:lang w:val="en-US"/>
              </w:rPr>
            </w:pPr>
            <w:ins w:id="5612" w:author="Charles Gifford" w:date="2017-03-19T09:17:00Z">
              <w:r w:rsidRPr="005B16C5">
                <w:rPr>
                  <w:lang w:val="en-US"/>
                </w:rPr>
                <w:t>Material lot</w:t>
              </w:r>
            </w:ins>
          </w:p>
        </w:tc>
        <w:tc>
          <w:tcPr>
            <w:tcW w:w="2160" w:type="dxa"/>
            <w:shd w:val="clear" w:color="auto" w:fill="auto"/>
          </w:tcPr>
          <w:p w14:paraId="61D01BBC" w14:textId="3497FF2B" w:rsidR="00DC306B" w:rsidRPr="005B16C5" w:rsidRDefault="00DC306B" w:rsidP="00DF0024">
            <w:pPr>
              <w:pStyle w:val="TABLE-cell"/>
              <w:rPr>
                <w:ins w:id="5613" w:author="Charles Gifford" w:date="2017-03-19T09:16:00Z"/>
                <w:b/>
                <w:lang w:val="en-US"/>
              </w:rPr>
            </w:pPr>
            <w:ins w:id="5614" w:author="Charles Gifford" w:date="2017-03-19T09:17:00Z">
              <w:r w:rsidRPr="005B16C5">
                <w:rPr>
                  <w:lang w:val="en-US"/>
                </w:rPr>
                <w:t>Aggregation hierarchy</w:t>
              </w:r>
            </w:ins>
          </w:p>
        </w:tc>
        <w:tc>
          <w:tcPr>
            <w:tcW w:w="2070" w:type="dxa"/>
            <w:shd w:val="clear" w:color="auto" w:fill="auto"/>
          </w:tcPr>
          <w:p w14:paraId="07C4E0C1" w14:textId="4624F5A7" w:rsidR="00DC306B" w:rsidRPr="005B16C5" w:rsidRDefault="00DC306B" w:rsidP="00DF0024">
            <w:pPr>
              <w:pStyle w:val="TABLE-cell"/>
              <w:rPr>
                <w:ins w:id="5615" w:author="Charles Gifford" w:date="2017-03-19T09:16:00Z"/>
                <w:b/>
                <w:lang w:val="en-US"/>
              </w:rPr>
            </w:pPr>
            <w:ins w:id="5616" w:author="Charles Gifford" w:date="2017-03-19T09:17:00Z">
              <w:r>
                <w:rPr>
                  <w:lang w:val="en-US"/>
                </w:rPr>
                <w:t>Is assembled from &gt;</w:t>
              </w:r>
            </w:ins>
          </w:p>
        </w:tc>
      </w:tr>
      <w:tr w:rsidR="00DC306B" w:rsidRPr="00B7138B" w14:paraId="050190D8" w14:textId="77777777" w:rsidTr="00DF0024">
        <w:trPr>
          <w:trHeight w:val="242"/>
          <w:ins w:id="5617" w:author="Charles Gifford" w:date="2017-03-19T09:18:00Z"/>
        </w:trPr>
        <w:tc>
          <w:tcPr>
            <w:tcW w:w="2425" w:type="dxa"/>
            <w:shd w:val="clear" w:color="auto" w:fill="auto"/>
          </w:tcPr>
          <w:p w14:paraId="7154EFE3" w14:textId="595DD793" w:rsidR="00DC306B" w:rsidRPr="005B16C5" w:rsidRDefault="00DC306B" w:rsidP="00DF0024">
            <w:pPr>
              <w:pStyle w:val="TABLE-cell"/>
              <w:rPr>
                <w:ins w:id="5618" w:author="Charles Gifford" w:date="2017-03-19T09:18:00Z"/>
                <w:lang w:val="en-US"/>
              </w:rPr>
            </w:pPr>
            <w:ins w:id="5619" w:author="Charles Gifford" w:date="2017-03-19T09:19:00Z">
              <w:r w:rsidRPr="005B16C5">
                <w:rPr>
                  <w:lang w:val="en-US"/>
                </w:rPr>
                <w:t xml:space="preserve">Material </w:t>
              </w:r>
              <w:r>
                <w:rPr>
                  <w:lang w:val="en-US"/>
                </w:rPr>
                <w:t>sub</w:t>
              </w:r>
              <w:r w:rsidRPr="005B16C5">
                <w:rPr>
                  <w:lang w:val="en-US"/>
                </w:rPr>
                <w:t>lot</w:t>
              </w:r>
            </w:ins>
          </w:p>
        </w:tc>
        <w:tc>
          <w:tcPr>
            <w:tcW w:w="2430" w:type="dxa"/>
            <w:shd w:val="clear" w:color="auto" w:fill="auto"/>
          </w:tcPr>
          <w:p w14:paraId="6283C11D" w14:textId="20B5F402" w:rsidR="00DC306B" w:rsidRPr="005B16C5" w:rsidRDefault="00DC306B" w:rsidP="00DF0024">
            <w:pPr>
              <w:pStyle w:val="TABLE-cell"/>
              <w:rPr>
                <w:ins w:id="5620" w:author="Charles Gifford" w:date="2017-03-19T09:18:00Z"/>
                <w:lang w:val="en-US"/>
              </w:rPr>
            </w:pPr>
            <w:ins w:id="5621" w:author="Charles Gifford" w:date="2017-03-19T09:19:00Z">
              <w:r w:rsidRPr="005B16C5">
                <w:rPr>
                  <w:lang w:val="en-US"/>
                </w:rPr>
                <w:t xml:space="preserve">Material </w:t>
              </w:r>
              <w:r>
                <w:rPr>
                  <w:lang w:val="en-US"/>
                </w:rPr>
                <w:t>sub</w:t>
              </w:r>
              <w:r w:rsidRPr="005B16C5">
                <w:rPr>
                  <w:lang w:val="en-US"/>
                </w:rPr>
                <w:t>lot</w:t>
              </w:r>
            </w:ins>
          </w:p>
        </w:tc>
        <w:tc>
          <w:tcPr>
            <w:tcW w:w="2160" w:type="dxa"/>
            <w:shd w:val="clear" w:color="auto" w:fill="auto"/>
          </w:tcPr>
          <w:p w14:paraId="739453DE" w14:textId="7F5EA59F" w:rsidR="00DC306B" w:rsidRPr="00DC306B" w:rsidRDefault="00DC306B" w:rsidP="00DF0024">
            <w:pPr>
              <w:pStyle w:val="TABLE-cell"/>
              <w:rPr>
                <w:ins w:id="5622" w:author="Charles Gifford" w:date="2017-03-19T09:18:00Z"/>
                <w:lang w:val="en-US"/>
              </w:rPr>
            </w:pPr>
            <w:ins w:id="5623" w:author="Charles Gifford" w:date="2017-03-19T09:19:00Z">
              <w:r w:rsidRPr="00DC306B">
                <w:rPr>
                  <w:lang w:val="en-US"/>
                </w:rPr>
                <w:t>Aggregation hierarchy</w:t>
              </w:r>
            </w:ins>
          </w:p>
        </w:tc>
        <w:tc>
          <w:tcPr>
            <w:tcW w:w="2070" w:type="dxa"/>
            <w:shd w:val="clear" w:color="auto" w:fill="auto"/>
          </w:tcPr>
          <w:p w14:paraId="1C625FCA" w14:textId="6D04CE1A" w:rsidR="00DC306B" w:rsidRPr="00DC306B" w:rsidRDefault="00DC306B" w:rsidP="00DF0024">
            <w:pPr>
              <w:pStyle w:val="TABLE-cell"/>
              <w:rPr>
                <w:ins w:id="5624" w:author="Charles Gifford" w:date="2017-03-19T09:18:00Z"/>
                <w:lang w:val="en-US"/>
              </w:rPr>
            </w:pPr>
            <w:ins w:id="5625" w:author="Charles Gifford" w:date="2017-03-19T09:19:00Z">
              <w:r w:rsidRPr="00DC306B">
                <w:rPr>
                  <w:lang w:val="en-US"/>
                </w:rPr>
                <w:t>Is made up of &gt;</w:t>
              </w:r>
            </w:ins>
          </w:p>
        </w:tc>
      </w:tr>
      <w:tr w:rsidR="00DC306B" w:rsidRPr="00B7138B" w14:paraId="144AF623" w14:textId="77777777" w:rsidTr="00DF0024">
        <w:trPr>
          <w:trHeight w:val="242"/>
          <w:ins w:id="5626" w:author="Charles Gifford" w:date="2017-03-19T09:18:00Z"/>
        </w:trPr>
        <w:tc>
          <w:tcPr>
            <w:tcW w:w="2425" w:type="dxa"/>
            <w:shd w:val="clear" w:color="auto" w:fill="auto"/>
          </w:tcPr>
          <w:p w14:paraId="0292B49B" w14:textId="7AD6B8F1" w:rsidR="00DC306B" w:rsidRPr="005B16C5" w:rsidRDefault="00DC306B" w:rsidP="00DF0024">
            <w:pPr>
              <w:pStyle w:val="TABLE-cell"/>
              <w:rPr>
                <w:ins w:id="5627" w:author="Charles Gifford" w:date="2017-03-19T09:18:00Z"/>
                <w:lang w:val="en-US"/>
              </w:rPr>
            </w:pPr>
            <w:ins w:id="5628" w:author="Charles Gifford" w:date="2017-03-19T09:19:00Z">
              <w:r w:rsidRPr="00484BDC">
                <w:rPr>
                  <w:lang w:val="en-US"/>
                </w:rPr>
                <w:t>Material</w:t>
              </w:r>
              <w:r>
                <w:rPr>
                  <w:lang w:val="en-US"/>
                </w:rPr>
                <w:t xml:space="preserve"> sublot</w:t>
              </w:r>
            </w:ins>
          </w:p>
        </w:tc>
        <w:tc>
          <w:tcPr>
            <w:tcW w:w="2430" w:type="dxa"/>
            <w:shd w:val="clear" w:color="auto" w:fill="auto"/>
          </w:tcPr>
          <w:p w14:paraId="51275827" w14:textId="52A5692B" w:rsidR="00DC306B" w:rsidRPr="005B16C5" w:rsidRDefault="00DC306B" w:rsidP="00DF0024">
            <w:pPr>
              <w:pStyle w:val="TABLE-cell"/>
              <w:rPr>
                <w:ins w:id="5629" w:author="Charles Gifford" w:date="2017-03-19T09:18:00Z"/>
                <w:lang w:val="en-US"/>
              </w:rPr>
            </w:pPr>
            <w:ins w:id="5630" w:author="Charles Gifford" w:date="2017-03-19T09:19:00Z">
              <w:r w:rsidRPr="00484BDC">
                <w:rPr>
                  <w:lang w:val="en-US"/>
                </w:rPr>
                <w:t>Material</w:t>
              </w:r>
              <w:r w:rsidRPr="00B7138B">
                <w:rPr>
                  <w:lang w:val="en-US"/>
                </w:rPr>
                <w:t xml:space="preserve"> </w:t>
              </w:r>
              <w:r>
                <w:rPr>
                  <w:lang w:val="en-US"/>
                </w:rPr>
                <w:t xml:space="preserve">lot </w:t>
              </w:r>
              <w:r w:rsidRPr="00B7138B">
                <w:rPr>
                  <w:lang w:val="en-US"/>
                </w:rPr>
                <w:t>property</w:t>
              </w:r>
            </w:ins>
          </w:p>
        </w:tc>
        <w:tc>
          <w:tcPr>
            <w:tcW w:w="2160" w:type="dxa"/>
            <w:shd w:val="clear" w:color="auto" w:fill="auto"/>
          </w:tcPr>
          <w:p w14:paraId="6D6DB2B3" w14:textId="2EC08391" w:rsidR="00DC306B" w:rsidRPr="005B16C5" w:rsidRDefault="00DC306B" w:rsidP="00DF0024">
            <w:pPr>
              <w:pStyle w:val="TABLE-cell"/>
              <w:rPr>
                <w:ins w:id="5631" w:author="Charles Gifford" w:date="2017-03-19T09:18:00Z"/>
                <w:lang w:val="en-US"/>
              </w:rPr>
            </w:pPr>
            <w:ins w:id="5632" w:author="Charles Gifford" w:date="2017-03-19T09:19:00Z">
              <w:r w:rsidRPr="00B7138B">
                <w:rPr>
                  <w:lang w:val="en-US"/>
                </w:rPr>
                <w:t>Composition</w:t>
              </w:r>
            </w:ins>
          </w:p>
        </w:tc>
        <w:tc>
          <w:tcPr>
            <w:tcW w:w="2070" w:type="dxa"/>
            <w:shd w:val="clear" w:color="auto" w:fill="auto"/>
          </w:tcPr>
          <w:p w14:paraId="246D6867" w14:textId="2A842F90" w:rsidR="00DC306B" w:rsidRDefault="00DC306B" w:rsidP="00DF0024">
            <w:pPr>
              <w:pStyle w:val="TABLE-cell"/>
              <w:rPr>
                <w:ins w:id="5633" w:author="Charles Gifford" w:date="2017-03-19T09:18:00Z"/>
                <w:lang w:val="en-US"/>
              </w:rPr>
            </w:pPr>
            <w:ins w:id="5634" w:author="Charles Gifford" w:date="2017-03-19T09:19:00Z">
              <w:r w:rsidRPr="00B7138B">
                <w:rPr>
                  <w:lang w:val="en-US"/>
                </w:rPr>
                <w:t xml:space="preserve">Has </w:t>
              </w:r>
              <w:r>
                <w:rPr>
                  <w:lang w:val="en-US"/>
                </w:rPr>
                <w:t>values</w:t>
              </w:r>
              <w:r w:rsidRPr="00B7138B">
                <w:rPr>
                  <w:lang w:val="en-US"/>
                </w:rPr>
                <w:t xml:space="preserve"> of &gt;</w:t>
              </w:r>
            </w:ins>
          </w:p>
        </w:tc>
      </w:tr>
      <w:tr w:rsidR="00A038B8" w:rsidRPr="00B7138B" w14:paraId="39767143" w14:textId="77777777" w:rsidTr="00DF0024">
        <w:trPr>
          <w:trHeight w:val="242"/>
          <w:ins w:id="5635" w:author="Charles Gifford" w:date="2017-03-19T08:53:00Z"/>
        </w:trPr>
        <w:tc>
          <w:tcPr>
            <w:tcW w:w="2425" w:type="dxa"/>
            <w:shd w:val="clear" w:color="auto" w:fill="auto"/>
          </w:tcPr>
          <w:p w14:paraId="4A8F2351" w14:textId="5BCB1FED" w:rsidR="00A038B8" w:rsidRPr="00484BDC" w:rsidRDefault="00A038B8" w:rsidP="00DF0024">
            <w:pPr>
              <w:pStyle w:val="TABLE-cell"/>
              <w:rPr>
                <w:ins w:id="5636" w:author="Charles Gifford" w:date="2017-03-19T08:53:00Z"/>
                <w:lang w:val="en-US"/>
              </w:rPr>
            </w:pPr>
            <w:ins w:id="5637" w:author="Charles Gifford" w:date="2017-03-19T08:54:00Z">
              <w:r w:rsidRPr="00484BDC">
                <w:rPr>
                  <w:lang w:val="en-US"/>
                </w:rPr>
                <w:t xml:space="preserve">Material </w:t>
              </w:r>
              <w:r>
                <w:rPr>
                  <w:lang w:val="en-US"/>
                </w:rPr>
                <w:t>definition property</w:t>
              </w:r>
            </w:ins>
          </w:p>
        </w:tc>
        <w:tc>
          <w:tcPr>
            <w:tcW w:w="2430" w:type="dxa"/>
            <w:shd w:val="clear" w:color="auto" w:fill="auto"/>
          </w:tcPr>
          <w:p w14:paraId="704AC618" w14:textId="1879AB27" w:rsidR="00A038B8" w:rsidRPr="00484BDC" w:rsidRDefault="00A038B8" w:rsidP="00DF0024">
            <w:pPr>
              <w:pStyle w:val="TABLE-cell"/>
              <w:rPr>
                <w:ins w:id="5638" w:author="Charles Gifford" w:date="2017-03-19T08:53:00Z"/>
                <w:lang w:val="en-US"/>
              </w:rPr>
            </w:pPr>
            <w:ins w:id="5639" w:author="Charles Gifford" w:date="2017-03-19T08:54:00Z">
              <w:r w:rsidRPr="00484BDC">
                <w:rPr>
                  <w:lang w:val="en-US"/>
                </w:rPr>
                <w:t>Material</w:t>
              </w:r>
              <w:r>
                <w:rPr>
                  <w:lang w:val="en-US"/>
                </w:rPr>
                <w:t xml:space="preserve"> class property</w:t>
              </w:r>
            </w:ins>
          </w:p>
        </w:tc>
        <w:tc>
          <w:tcPr>
            <w:tcW w:w="2160" w:type="dxa"/>
            <w:shd w:val="clear" w:color="auto" w:fill="auto"/>
          </w:tcPr>
          <w:p w14:paraId="7F9E8798" w14:textId="0EA7A627" w:rsidR="00A038B8" w:rsidRPr="00B7138B" w:rsidRDefault="00A038B8" w:rsidP="00DF0024">
            <w:pPr>
              <w:pStyle w:val="TABLE-cell"/>
              <w:rPr>
                <w:ins w:id="5640" w:author="Charles Gifford" w:date="2017-03-19T08:53:00Z"/>
                <w:lang w:val="en-US"/>
              </w:rPr>
            </w:pPr>
            <w:ins w:id="5641" w:author="Charles Gifford" w:date="2017-03-19T08:54:00Z">
              <w:r>
                <w:rPr>
                  <w:lang w:val="en-US"/>
                </w:rPr>
                <w:t>Dependency</w:t>
              </w:r>
            </w:ins>
          </w:p>
        </w:tc>
        <w:tc>
          <w:tcPr>
            <w:tcW w:w="2070" w:type="dxa"/>
            <w:shd w:val="clear" w:color="auto" w:fill="auto"/>
          </w:tcPr>
          <w:p w14:paraId="7FC4BC3D" w14:textId="509DD55F" w:rsidR="00A038B8" w:rsidRPr="00B7138B" w:rsidRDefault="00A038B8" w:rsidP="00DF0024">
            <w:pPr>
              <w:pStyle w:val="TABLE-cell"/>
              <w:rPr>
                <w:ins w:id="5642" w:author="Charles Gifford" w:date="2017-03-19T08:53:00Z"/>
                <w:lang w:val="en-US"/>
              </w:rPr>
            </w:pPr>
            <w:ins w:id="5643" w:author="Charles Gifford" w:date="2017-03-19T08:54:00Z">
              <w:r>
                <w:rPr>
                  <w:lang w:val="en-US"/>
                </w:rPr>
                <w:t>Maps to &gt;</w:t>
              </w:r>
            </w:ins>
          </w:p>
        </w:tc>
      </w:tr>
      <w:tr w:rsidR="00A038B8" w:rsidRPr="00B7138B" w14:paraId="2054403E" w14:textId="77777777" w:rsidTr="00DF0024">
        <w:trPr>
          <w:trHeight w:val="242"/>
          <w:ins w:id="5644" w:author="Charles Gifford" w:date="2017-03-19T08:53:00Z"/>
        </w:trPr>
        <w:tc>
          <w:tcPr>
            <w:tcW w:w="2425" w:type="dxa"/>
            <w:shd w:val="clear" w:color="auto" w:fill="auto"/>
          </w:tcPr>
          <w:p w14:paraId="776E3471" w14:textId="094F66D8" w:rsidR="00A038B8" w:rsidRPr="00484BDC" w:rsidRDefault="00A038B8" w:rsidP="00DF0024">
            <w:pPr>
              <w:pStyle w:val="TABLE-cell"/>
              <w:rPr>
                <w:ins w:id="5645" w:author="Charles Gifford" w:date="2017-03-19T08:53:00Z"/>
                <w:lang w:val="en-US"/>
              </w:rPr>
            </w:pPr>
            <w:ins w:id="5646" w:author="Charles Gifford" w:date="2017-03-19T08:54:00Z">
              <w:r w:rsidRPr="00484BDC">
                <w:rPr>
                  <w:lang w:val="en-US"/>
                </w:rPr>
                <w:t xml:space="preserve">Material </w:t>
              </w:r>
            </w:ins>
            <w:ins w:id="5647" w:author="Charles Gifford" w:date="2017-03-19T08:55:00Z">
              <w:r>
                <w:rPr>
                  <w:lang w:val="en-US"/>
                </w:rPr>
                <w:t xml:space="preserve">lot </w:t>
              </w:r>
            </w:ins>
            <w:ins w:id="5648" w:author="Charles Gifford" w:date="2017-03-19T08:54:00Z">
              <w:r>
                <w:rPr>
                  <w:lang w:val="en-US"/>
                </w:rPr>
                <w:t>property</w:t>
              </w:r>
            </w:ins>
          </w:p>
        </w:tc>
        <w:tc>
          <w:tcPr>
            <w:tcW w:w="2430" w:type="dxa"/>
            <w:shd w:val="clear" w:color="auto" w:fill="auto"/>
          </w:tcPr>
          <w:p w14:paraId="59DED7D3" w14:textId="454C2678" w:rsidR="00A038B8" w:rsidRPr="00484BDC" w:rsidRDefault="00A038B8" w:rsidP="00DF0024">
            <w:pPr>
              <w:pStyle w:val="TABLE-cell"/>
              <w:rPr>
                <w:ins w:id="5649" w:author="Charles Gifford" w:date="2017-03-19T08:53:00Z"/>
                <w:lang w:val="en-US"/>
              </w:rPr>
            </w:pPr>
            <w:ins w:id="5650" w:author="Charles Gifford" w:date="2017-03-19T08:54:00Z">
              <w:r w:rsidRPr="00484BDC">
                <w:rPr>
                  <w:lang w:val="en-US"/>
                </w:rPr>
                <w:t>Material</w:t>
              </w:r>
              <w:r>
                <w:rPr>
                  <w:lang w:val="en-US"/>
                </w:rPr>
                <w:t xml:space="preserve"> class property</w:t>
              </w:r>
            </w:ins>
          </w:p>
        </w:tc>
        <w:tc>
          <w:tcPr>
            <w:tcW w:w="2160" w:type="dxa"/>
            <w:shd w:val="clear" w:color="auto" w:fill="auto"/>
          </w:tcPr>
          <w:p w14:paraId="550A8E65" w14:textId="156CAE3A" w:rsidR="00A038B8" w:rsidRPr="00B7138B" w:rsidRDefault="00A038B8" w:rsidP="00DF0024">
            <w:pPr>
              <w:pStyle w:val="TABLE-cell"/>
              <w:rPr>
                <w:ins w:id="5651" w:author="Charles Gifford" w:date="2017-03-19T08:53:00Z"/>
                <w:lang w:val="en-US"/>
              </w:rPr>
            </w:pPr>
            <w:ins w:id="5652" w:author="Charles Gifford" w:date="2017-03-19T08:54:00Z">
              <w:r>
                <w:rPr>
                  <w:lang w:val="en-US"/>
                </w:rPr>
                <w:t>Dependency</w:t>
              </w:r>
            </w:ins>
          </w:p>
        </w:tc>
        <w:tc>
          <w:tcPr>
            <w:tcW w:w="2070" w:type="dxa"/>
            <w:shd w:val="clear" w:color="auto" w:fill="auto"/>
          </w:tcPr>
          <w:p w14:paraId="1105A33E" w14:textId="05649861" w:rsidR="00A038B8" w:rsidRPr="00B7138B" w:rsidRDefault="00A038B8" w:rsidP="00DF0024">
            <w:pPr>
              <w:pStyle w:val="TABLE-cell"/>
              <w:rPr>
                <w:ins w:id="5653" w:author="Charles Gifford" w:date="2017-03-19T08:53:00Z"/>
                <w:lang w:val="en-US"/>
              </w:rPr>
            </w:pPr>
            <w:ins w:id="5654" w:author="Charles Gifford" w:date="2017-03-19T08:54:00Z">
              <w:r>
                <w:rPr>
                  <w:lang w:val="en-US"/>
                </w:rPr>
                <w:t>Maps to &gt;</w:t>
              </w:r>
            </w:ins>
          </w:p>
        </w:tc>
      </w:tr>
      <w:tr w:rsidR="00A038B8" w:rsidRPr="00B7138B" w14:paraId="7A057DA6" w14:textId="77777777" w:rsidTr="00DF0024">
        <w:trPr>
          <w:trHeight w:val="50"/>
          <w:ins w:id="5655" w:author="Charles Gifford" w:date="2017-03-19T08:51:00Z"/>
        </w:trPr>
        <w:tc>
          <w:tcPr>
            <w:tcW w:w="2425" w:type="dxa"/>
            <w:shd w:val="clear" w:color="auto" w:fill="auto"/>
          </w:tcPr>
          <w:p w14:paraId="5B020326" w14:textId="446C0B9D" w:rsidR="00A038B8" w:rsidRPr="00484BDC" w:rsidRDefault="00A038B8" w:rsidP="00DF0024">
            <w:pPr>
              <w:pStyle w:val="TABLE-cell"/>
              <w:rPr>
                <w:ins w:id="5656" w:author="Charles Gifford" w:date="2017-03-19T08:51:00Z"/>
                <w:lang w:val="en-US"/>
              </w:rPr>
            </w:pPr>
            <w:ins w:id="5657" w:author="Charles Gifford" w:date="2017-03-19T08:52:00Z">
              <w:r w:rsidRPr="00484BDC">
                <w:rPr>
                  <w:lang w:val="en-US"/>
                </w:rPr>
                <w:t xml:space="preserve">Material </w:t>
              </w:r>
              <w:r>
                <w:rPr>
                  <w:lang w:val="en-US"/>
                </w:rPr>
                <w:t>class property</w:t>
              </w:r>
            </w:ins>
          </w:p>
        </w:tc>
        <w:tc>
          <w:tcPr>
            <w:tcW w:w="2430" w:type="dxa"/>
            <w:shd w:val="clear" w:color="auto" w:fill="auto"/>
          </w:tcPr>
          <w:p w14:paraId="773FA184" w14:textId="00066546" w:rsidR="00A038B8" w:rsidRPr="00484BDC" w:rsidRDefault="00A038B8" w:rsidP="00DF0024">
            <w:pPr>
              <w:pStyle w:val="TABLE-cell"/>
              <w:rPr>
                <w:ins w:id="5658" w:author="Charles Gifford" w:date="2017-03-19T08:51:00Z"/>
                <w:lang w:val="en-US"/>
              </w:rPr>
            </w:pPr>
            <w:ins w:id="5659" w:author="Charles Gifford" w:date="2017-03-19T08:52:00Z">
              <w:r w:rsidRPr="00484BDC">
                <w:rPr>
                  <w:lang w:val="en-US"/>
                </w:rPr>
                <w:t xml:space="preserve">Material </w:t>
              </w:r>
              <w:r>
                <w:rPr>
                  <w:lang w:val="en-US"/>
                </w:rPr>
                <w:t>class property</w:t>
              </w:r>
            </w:ins>
          </w:p>
        </w:tc>
        <w:tc>
          <w:tcPr>
            <w:tcW w:w="2160" w:type="dxa"/>
            <w:shd w:val="clear" w:color="auto" w:fill="auto"/>
          </w:tcPr>
          <w:p w14:paraId="5F24478D" w14:textId="1067DCBD" w:rsidR="00A038B8" w:rsidRDefault="00A038B8" w:rsidP="00DF0024">
            <w:pPr>
              <w:pStyle w:val="TABLE-cell"/>
              <w:rPr>
                <w:ins w:id="5660" w:author="Charles Gifford" w:date="2017-03-19T08:51:00Z"/>
                <w:lang w:val="en-US"/>
              </w:rPr>
            </w:pPr>
            <w:ins w:id="5661" w:author="Charles Gifford" w:date="2017-03-19T08:52:00Z">
              <w:r>
                <w:rPr>
                  <w:lang w:val="en-US"/>
                </w:rPr>
                <w:t>Composition hierarchy</w:t>
              </w:r>
            </w:ins>
          </w:p>
        </w:tc>
        <w:tc>
          <w:tcPr>
            <w:tcW w:w="2070" w:type="dxa"/>
            <w:shd w:val="clear" w:color="auto" w:fill="auto"/>
          </w:tcPr>
          <w:p w14:paraId="0DD9DD25" w14:textId="7B8BFBE0" w:rsidR="00A038B8" w:rsidRDefault="00A038B8" w:rsidP="00DF0024">
            <w:pPr>
              <w:pStyle w:val="TABLE-cell"/>
              <w:rPr>
                <w:ins w:id="5662" w:author="Charles Gifford" w:date="2017-03-19T08:51:00Z"/>
                <w:lang w:val="en-US"/>
              </w:rPr>
            </w:pPr>
            <w:ins w:id="5663" w:author="Charles Gifford" w:date="2017-03-19T08:52:00Z">
              <w:r>
                <w:rPr>
                  <w:lang w:val="en-US"/>
                </w:rPr>
                <w:t>Contains &gt;</w:t>
              </w:r>
            </w:ins>
          </w:p>
        </w:tc>
      </w:tr>
      <w:tr w:rsidR="00A038B8" w:rsidRPr="00B7138B" w14:paraId="541E7443" w14:textId="77777777" w:rsidTr="00DF0024">
        <w:trPr>
          <w:trHeight w:val="50"/>
          <w:ins w:id="5664" w:author="Charles Gifford" w:date="2017-03-19T08:51:00Z"/>
        </w:trPr>
        <w:tc>
          <w:tcPr>
            <w:tcW w:w="2425" w:type="dxa"/>
            <w:shd w:val="clear" w:color="auto" w:fill="auto"/>
          </w:tcPr>
          <w:p w14:paraId="1636B910" w14:textId="7845745D" w:rsidR="00A038B8" w:rsidRPr="00484BDC" w:rsidRDefault="00A038B8" w:rsidP="00DF0024">
            <w:pPr>
              <w:pStyle w:val="TABLE-cell"/>
              <w:rPr>
                <w:ins w:id="5665" w:author="Charles Gifford" w:date="2017-03-19T08:51:00Z"/>
                <w:lang w:val="en-US"/>
              </w:rPr>
            </w:pPr>
            <w:ins w:id="5666" w:author="Charles Gifford" w:date="2017-03-19T08:52:00Z">
              <w:r w:rsidRPr="00484BDC">
                <w:rPr>
                  <w:lang w:val="en-US"/>
                </w:rPr>
                <w:t xml:space="preserve">Material </w:t>
              </w:r>
              <w:r>
                <w:rPr>
                  <w:lang w:val="en-US"/>
                </w:rPr>
                <w:t>definition property</w:t>
              </w:r>
            </w:ins>
          </w:p>
        </w:tc>
        <w:tc>
          <w:tcPr>
            <w:tcW w:w="2430" w:type="dxa"/>
            <w:shd w:val="clear" w:color="auto" w:fill="auto"/>
          </w:tcPr>
          <w:p w14:paraId="4C664EBD" w14:textId="0F974BAB" w:rsidR="00A038B8" w:rsidRPr="00484BDC" w:rsidRDefault="00A038B8" w:rsidP="00DF0024">
            <w:pPr>
              <w:pStyle w:val="TABLE-cell"/>
              <w:rPr>
                <w:ins w:id="5667" w:author="Charles Gifford" w:date="2017-03-19T08:51:00Z"/>
                <w:lang w:val="en-US"/>
              </w:rPr>
            </w:pPr>
            <w:ins w:id="5668" w:author="Charles Gifford" w:date="2017-03-19T08:52:00Z">
              <w:r w:rsidRPr="00484BDC">
                <w:rPr>
                  <w:lang w:val="en-US"/>
                </w:rPr>
                <w:t xml:space="preserve">Material </w:t>
              </w:r>
              <w:r>
                <w:rPr>
                  <w:lang w:val="en-US"/>
                </w:rPr>
                <w:t>definition property</w:t>
              </w:r>
            </w:ins>
          </w:p>
        </w:tc>
        <w:tc>
          <w:tcPr>
            <w:tcW w:w="2160" w:type="dxa"/>
            <w:shd w:val="clear" w:color="auto" w:fill="auto"/>
          </w:tcPr>
          <w:p w14:paraId="0BE77DC8" w14:textId="35FAF46B" w:rsidR="00A038B8" w:rsidRDefault="00A038B8" w:rsidP="00DF0024">
            <w:pPr>
              <w:pStyle w:val="TABLE-cell"/>
              <w:rPr>
                <w:ins w:id="5669" w:author="Charles Gifford" w:date="2017-03-19T08:51:00Z"/>
                <w:lang w:val="en-US"/>
              </w:rPr>
            </w:pPr>
            <w:ins w:id="5670" w:author="Charles Gifford" w:date="2017-03-19T08:52:00Z">
              <w:r>
                <w:rPr>
                  <w:lang w:val="en-US"/>
                </w:rPr>
                <w:t>Composition hierarchy</w:t>
              </w:r>
            </w:ins>
          </w:p>
        </w:tc>
        <w:tc>
          <w:tcPr>
            <w:tcW w:w="2070" w:type="dxa"/>
            <w:shd w:val="clear" w:color="auto" w:fill="auto"/>
          </w:tcPr>
          <w:p w14:paraId="4AD12252" w14:textId="777F6CDB" w:rsidR="00A038B8" w:rsidRDefault="00A038B8" w:rsidP="00DF0024">
            <w:pPr>
              <w:pStyle w:val="TABLE-cell"/>
              <w:rPr>
                <w:ins w:id="5671" w:author="Charles Gifford" w:date="2017-03-19T08:51:00Z"/>
                <w:lang w:val="en-US"/>
              </w:rPr>
            </w:pPr>
            <w:ins w:id="5672" w:author="Charles Gifford" w:date="2017-03-19T08:52:00Z">
              <w:r>
                <w:rPr>
                  <w:lang w:val="en-US"/>
                </w:rPr>
                <w:t>Contains &gt;</w:t>
              </w:r>
            </w:ins>
          </w:p>
        </w:tc>
      </w:tr>
      <w:tr w:rsidR="00484BDC" w:rsidRPr="00B7138B" w14:paraId="2B65F640" w14:textId="77777777" w:rsidTr="00DF0024">
        <w:trPr>
          <w:trHeight w:val="50"/>
          <w:ins w:id="5673" w:author="Charles Gifford" w:date="2017-03-19T03:30:00Z"/>
        </w:trPr>
        <w:tc>
          <w:tcPr>
            <w:tcW w:w="2425" w:type="dxa"/>
            <w:shd w:val="clear" w:color="auto" w:fill="auto"/>
          </w:tcPr>
          <w:p w14:paraId="2CA5AEE4" w14:textId="2A057835" w:rsidR="00484BDC" w:rsidRDefault="00484BDC" w:rsidP="00DF0024">
            <w:pPr>
              <w:pStyle w:val="TABLE-cell"/>
              <w:rPr>
                <w:ins w:id="5674" w:author="Charles Gifford" w:date="2017-03-19T03:30:00Z"/>
                <w:lang w:val="en-US"/>
              </w:rPr>
            </w:pPr>
            <w:ins w:id="5675" w:author="Charles Gifford" w:date="2017-03-19T03:33:00Z">
              <w:r w:rsidRPr="00484BDC">
                <w:rPr>
                  <w:lang w:val="en-US"/>
                </w:rPr>
                <w:t xml:space="preserve">Material </w:t>
              </w:r>
            </w:ins>
            <w:ins w:id="5676" w:author="Charles Gifford" w:date="2017-03-19T08:52:00Z">
              <w:r w:rsidR="00A038B8">
                <w:rPr>
                  <w:lang w:val="en-US"/>
                </w:rPr>
                <w:t xml:space="preserve">lot </w:t>
              </w:r>
            </w:ins>
            <w:ins w:id="5677" w:author="Charles Gifford" w:date="2017-03-19T03:30:00Z">
              <w:r>
                <w:rPr>
                  <w:lang w:val="en-US"/>
                </w:rPr>
                <w:t>property</w:t>
              </w:r>
            </w:ins>
          </w:p>
        </w:tc>
        <w:tc>
          <w:tcPr>
            <w:tcW w:w="2430" w:type="dxa"/>
            <w:shd w:val="clear" w:color="auto" w:fill="auto"/>
          </w:tcPr>
          <w:p w14:paraId="6B3339C4" w14:textId="0059A029" w:rsidR="00484BDC" w:rsidRDefault="00484BDC" w:rsidP="00DF0024">
            <w:pPr>
              <w:pStyle w:val="TABLE-cell"/>
              <w:rPr>
                <w:ins w:id="5678" w:author="Charles Gifford" w:date="2017-03-19T03:30:00Z"/>
                <w:lang w:val="en-US"/>
              </w:rPr>
            </w:pPr>
            <w:ins w:id="5679" w:author="Charles Gifford" w:date="2017-03-19T03:33:00Z">
              <w:r w:rsidRPr="00484BDC">
                <w:rPr>
                  <w:lang w:val="en-US"/>
                </w:rPr>
                <w:t xml:space="preserve">Material </w:t>
              </w:r>
            </w:ins>
            <w:ins w:id="5680" w:author="Charles Gifford" w:date="2017-03-19T08:52:00Z">
              <w:r w:rsidR="00A038B8">
                <w:rPr>
                  <w:lang w:val="en-US"/>
                </w:rPr>
                <w:t xml:space="preserve">lot </w:t>
              </w:r>
            </w:ins>
            <w:ins w:id="5681" w:author="Charles Gifford" w:date="2017-03-19T03:30:00Z">
              <w:r>
                <w:rPr>
                  <w:lang w:val="en-US"/>
                </w:rPr>
                <w:t>property</w:t>
              </w:r>
            </w:ins>
          </w:p>
        </w:tc>
        <w:tc>
          <w:tcPr>
            <w:tcW w:w="2160" w:type="dxa"/>
            <w:shd w:val="clear" w:color="auto" w:fill="auto"/>
          </w:tcPr>
          <w:p w14:paraId="273C0559" w14:textId="77777777" w:rsidR="00484BDC" w:rsidRDefault="00484BDC" w:rsidP="00DF0024">
            <w:pPr>
              <w:pStyle w:val="TABLE-cell"/>
              <w:rPr>
                <w:ins w:id="5682" w:author="Charles Gifford" w:date="2017-03-19T03:30:00Z"/>
                <w:lang w:val="en-US"/>
              </w:rPr>
            </w:pPr>
            <w:ins w:id="5683" w:author="Charles Gifford" w:date="2017-03-19T03:30:00Z">
              <w:r>
                <w:rPr>
                  <w:lang w:val="en-US"/>
                </w:rPr>
                <w:t>Composition hierarchy</w:t>
              </w:r>
            </w:ins>
          </w:p>
        </w:tc>
        <w:tc>
          <w:tcPr>
            <w:tcW w:w="2070" w:type="dxa"/>
            <w:shd w:val="clear" w:color="auto" w:fill="auto"/>
          </w:tcPr>
          <w:p w14:paraId="44A5E599" w14:textId="77777777" w:rsidR="00484BDC" w:rsidRDefault="00484BDC" w:rsidP="00DF0024">
            <w:pPr>
              <w:pStyle w:val="TABLE-cell"/>
              <w:rPr>
                <w:ins w:id="5684" w:author="Charles Gifford" w:date="2017-03-19T03:30:00Z"/>
                <w:lang w:val="en-US"/>
              </w:rPr>
            </w:pPr>
            <w:ins w:id="5685" w:author="Charles Gifford" w:date="2017-03-19T03:30:00Z">
              <w:r>
                <w:rPr>
                  <w:lang w:val="en-US"/>
                </w:rPr>
                <w:t>Contains &gt;</w:t>
              </w:r>
            </w:ins>
          </w:p>
        </w:tc>
      </w:tr>
      <w:tr w:rsidR="00484BDC" w:rsidRPr="00B7138B" w14:paraId="00BDE8D1" w14:textId="77777777" w:rsidTr="00DF0024">
        <w:trPr>
          <w:trHeight w:val="50"/>
          <w:ins w:id="5686" w:author="Charles Gifford" w:date="2017-03-19T03:30:00Z"/>
        </w:trPr>
        <w:tc>
          <w:tcPr>
            <w:tcW w:w="2425" w:type="dxa"/>
            <w:shd w:val="clear" w:color="auto" w:fill="auto"/>
          </w:tcPr>
          <w:p w14:paraId="01A4BCA9" w14:textId="1DB193AA" w:rsidR="00484BDC" w:rsidRDefault="00484BDC" w:rsidP="00DF0024">
            <w:pPr>
              <w:pStyle w:val="TABLE-cell"/>
              <w:rPr>
                <w:ins w:id="5687" w:author="Charles Gifford" w:date="2017-03-19T03:30:00Z"/>
                <w:lang w:val="en-US"/>
              </w:rPr>
            </w:pPr>
            <w:ins w:id="5688" w:author="Charles Gifford" w:date="2017-03-19T03:34:00Z">
              <w:r w:rsidRPr="00484BDC">
                <w:rPr>
                  <w:lang w:val="en-US"/>
                </w:rPr>
                <w:t xml:space="preserve">Material </w:t>
              </w:r>
            </w:ins>
            <w:ins w:id="5689" w:author="Charles Gifford" w:date="2017-03-19T08:52:00Z">
              <w:r w:rsidR="00A038B8">
                <w:rPr>
                  <w:lang w:val="en-US"/>
                </w:rPr>
                <w:t xml:space="preserve">sublot </w:t>
              </w:r>
            </w:ins>
            <w:ins w:id="5690" w:author="Charles Gifford" w:date="2017-03-19T03:30:00Z">
              <w:r>
                <w:rPr>
                  <w:lang w:val="en-US"/>
                </w:rPr>
                <w:t>property</w:t>
              </w:r>
            </w:ins>
          </w:p>
        </w:tc>
        <w:tc>
          <w:tcPr>
            <w:tcW w:w="2430" w:type="dxa"/>
            <w:shd w:val="clear" w:color="auto" w:fill="auto"/>
          </w:tcPr>
          <w:p w14:paraId="27E656D8" w14:textId="14D16F0B" w:rsidR="00484BDC" w:rsidRDefault="00484BDC" w:rsidP="00DF0024">
            <w:pPr>
              <w:pStyle w:val="TABLE-cell"/>
              <w:rPr>
                <w:ins w:id="5691" w:author="Charles Gifford" w:date="2017-03-19T03:30:00Z"/>
                <w:lang w:val="en-US"/>
              </w:rPr>
            </w:pPr>
            <w:ins w:id="5692" w:author="Charles Gifford" w:date="2017-03-19T03:34:00Z">
              <w:r w:rsidRPr="00484BDC">
                <w:rPr>
                  <w:lang w:val="en-US"/>
                </w:rPr>
                <w:t xml:space="preserve">Material </w:t>
              </w:r>
            </w:ins>
            <w:ins w:id="5693" w:author="Charles Gifford" w:date="2017-03-19T03:30:00Z">
              <w:r w:rsidR="00A038B8">
                <w:rPr>
                  <w:lang w:val="en-US"/>
                </w:rPr>
                <w:t xml:space="preserve">sublot </w:t>
              </w:r>
              <w:r>
                <w:rPr>
                  <w:lang w:val="en-US"/>
                </w:rPr>
                <w:t>property</w:t>
              </w:r>
            </w:ins>
          </w:p>
        </w:tc>
        <w:tc>
          <w:tcPr>
            <w:tcW w:w="2160" w:type="dxa"/>
            <w:shd w:val="clear" w:color="auto" w:fill="auto"/>
          </w:tcPr>
          <w:p w14:paraId="4A9E5FD5" w14:textId="77777777" w:rsidR="00484BDC" w:rsidRDefault="00484BDC" w:rsidP="00DF0024">
            <w:pPr>
              <w:pStyle w:val="TABLE-cell"/>
              <w:rPr>
                <w:ins w:id="5694" w:author="Charles Gifford" w:date="2017-03-19T03:30:00Z"/>
                <w:lang w:val="en-US"/>
              </w:rPr>
            </w:pPr>
            <w:ins w:id="5695" w:author="Charles Gifford" w:date="2017-03-19T03:30:00Z">
              <w:r>
                <w:rPr>
                  <w:lang w:val="en-US"/>
                </w:rPr>
                <w:t>Composition hierarchy</w:t>
              </w:r>
            </w:ins>
          </w:p>
        </w:tc>
        <w:tc>
          <w:tcPr>
            <w:tcW w:w="2070" w:type="dxa"/>
            <w:shd w:val="clear" w:color="auto" w:fill="auto"/>
          </w:tcPr>
          <w:p w14:paraId="38CF38AC" w14:textId="77777777" w:rsidR="00484BDC" w:rsidRDefault="00484BDC" w:rsidP="00DF0024">
            <w:pPr>
              <w:pStyle w:val="TABLE-cell"/>
              <w:rPr>
                <w:ins w:id="5696" w:author="Charles Gifford" w:date="2017-03-19T03:30:00Z"/>
                <w:lang w:val="en-US"/>
              </w:rPr>
            </w:pPr>
            <w:ins w:id="5697" w:author="Charles Gifford" w:date="2017-03-19T03:30:00Z">
              <w:r>
                <w:rPr>
                  <w:lang w:val="en-US"/>
                </w:rPr>
                <w:t>Contains &gt;</w:t>
              </w:r>
            </w:ins>
          </w:p>
        </w:tc>
      </w:tr>
    </w:tbl>
    <w:p w14:paraId="6CA42120" w14:textId="77777777" w:rsidR="00CB7EC0" w:rsidRPr="001C220C" w:rsidRDefault="00CB7EC0" w:rsidP="003E1075">
      <w:pPr>
        <w:pStyle w:val="Heading3"/>
      </w:pPr>
      <w:bookmarkStart w:id="5698" w:name="_Toc516130340"/>
      <w:bookmarkStart w:id="5699" w:name="_Toc320176921"/>
      <w:r w:rsidRPr="001C220C">
        <w:t>Material class</w:t>
      </w:r>
      <w:bookmarkEnd w:id="5698"/>
      <w:bookmarkEnd w:id="5699"/>
    </w:p>
    <w:p w14:paraId="38E60C4E" w14:textId="074AC3D3" w:rsidR="00C3070C" w:rsidRDefault="00E675A3" w:rsidP="00C3070C">
      <w:pPr>
        <w:pStyle w:val="PARAGRAPH"/>
        <w:rPr>
          <w:lang w:val="en-US"/>
        </w:rPr>
      </w:pPr>
      <w:r w:rsidRPr="001C220C">
        <w:rPr>
          <w:lang w:val="en-US"/>
        </w:rPr>
        <w:t xml:space="preserve">A representation of groupings of </w:t>
      </w:r>
      <w:r w:rsidRPr="00303E56">
        <w:rPr>
          <w:i/>
          <w:lang w:val="en-US"/>
        </w:rPr>
        <w:t>material definitions</w:t>
      </w:r>
      <w:r w:rsidRPr="001C220C">
        <w:rPr>
          <w:i/>
          <w:lang w:val="en-US"/>
        </w:rPr>
        <w:t xml:space="preserve"> </w:t>
      </w:r>
      <w:r w:rsidRPr="001C220C">
        <w:rPr>
          <w:lang w:val="en-US"/>
        </w:rPr>
        <w:t xml:space="preserve">for a definite purpose such as manufacturing operations definition, scheduling, capability and performance </w:t>
      </w:r>
      <w:r>
        <w:rPr>
          <w:lang w:val="en-US"/>
        </w:rPr>
        <w:t>shall be presented as a</w:t>
      </w:r>
      <w:r w:rsidR="00823DCC" w:rsidRPr="001C220C">
        <w:rPr>
          <w:lang w:val="en-US"/>
        </w:rPr>
        <w:t xml:space="preserve"> </w:t>
      </w:r>
      <w:bookmarkStart w:id="5700" w:name="_Hlk477376684"/>
      <w:r w:rsidR="00823DCC" w:rsidRPr="00303E56">
        <w:rPr>
          <w:i/>
          <w:lang w:val="en-US"/>
        </w:rPr>
        <w:t>material cla</w:t>
      </w:r>
      <w:r w:rsidR="00C3070C">
        <w:rPr>
          <w:i/>
          <w:lang w:val="en-US"/>
        </w:rPr>
        <w:t>ss</w:t>
      </w:r>
      <w:bookmarkEnd w:id="5700"/>
      <w:r w:rsidR="008558A5" w:rsidRPr="00C3070C">
        <w:t>.</w:t>
      </w:r>
      <w:ins w:id="5701" w:author="Charles Gifford" w:date="2017-03-15T21:36:00Z">
        <w:r w:rsidR="00C3070C" w:rsidRPr="00C3070C">
          <w:rPr>
            <w:lang w:val="en-US"/>
          </w:rPr>
          <w:t xml:space="preserve"> </w:t>
        </w:r>
      </w:ins>
      <w:r w:rsidR="00C3070C" w:rsidRPr="001C220C">
        <w:rPr>
          <w:lang w:val="en-US"/>
        </w:rPr>
        <w:t xml:space="preserve">A </w:t>
      </w:r>
      <w:r w:rsidR="00C3070C" w:rsidRPr="00303E56">
        <w:rPr>
          <w:i/>
          <w:lang w:val="en-US"/>
        </w:rPr>
        <w:t>material definition</w:t>
      </w:r>
      <w:r w:rsidR="00C3070C" w:rsidRPr="001C220C">
        <w:rPr>
          <w:lang w:val="en-US"/>
        </w:rPr>
        <w:t xml:space="preserve"> shall belong to zero or more </w:t>
      </w:r>
      <w:r w:rsidR="00C3070C" w:rsidRPr="00303E56">
        <w:rPr>
          <w:i/>
          <w:lang w:val="en-US"/>
        </w:rPr>
        <w:t>material classes</w:t>
      </w:r>
      <w:r w:rsidR="00C3070C" w:rsidRPr="001C220C">
        <w:rPr>
          <w:lang w:val="en-US"/>
        </w:rPr>
        <w:t>.</w:t>
      </w:r>
    </w:p>
    <w:p w14:paraId="0FEACB7D" w14:textId="04DD8440" w:rsidR="00C3070C" w:rsidRPr="00F06814" w:rsidRDefault="008558A5" w:rsidP="00C3070C">
      <w:pPr>
        <w:pStyle w:val="PARAGRAPH"/>
        <w:rPr>
          <w:ins w:id="5702" w:author="Charles Gifford" w:date="2017-03-15T21:38:00Z"/>
        </w:rPr>
      </w:pPr>
      <w:r w:rsidRPr="00C3070C">
        <w:t xml:space="preserve"> </w:t>
      </w:r>
      <w:ins w:id="5703" w:author="Charles Gifford" w:date="2017-03-15T21:27:00Z">
        <w:r w:rsidR="00C3070C" w:rsidRPr="00C3070C">
          <w:t xml:space="preserve">A </w:t>
        </w:r>
      </w:ins>
      <w:ins w:id="5704" w:author="Charles Gifford" w:date="2017-03-15T21:29:00Z">
        <w:r w:rsidR="00C3070C" w:rsidRPr="00303E56">
          <w:rPr>
            <w:i/>
            <w:lang w:val="en-US"/>
          </w:rPr>
          <w:t>material cla</w:t>
        </w:r>
      </w:ins>
      <w:ins w:id="5705" w:author="Charles Gifford" w:date="2017-03-15T21:37:00Z">
        <w:r w:rsidR="00C3070C">
          <w:rPr>
            <w:i/>
            <w:lang w:val="en-US"/>
          </w:rPr>
          <w:t>ss</w:t>
        </w:r>
      </w:ins>
      <w:ins w:id="5706" w:author="Charles Gifford" w:date="2017-03-15T21:27:00Z">
        <w:r w:rsidR="00C3070C" w:rsidRPr="00C3070C">
          <w:t xml:space="preserve"> may be defined as a specialization of zero or more </w:t>
        </w:r>
      </w:ins>
      <w:ins w:id="5707" w:author="Charles Gifford" w:date="2017-03-15T21:29:00Z">
        <w:r w:rsidR="00C3070C" w:rsidRPr="00C3070C">
          <w:t>material class</w:t>
        </w:r>
      </w:ins>
      <w:ins w:id="5708" w:author="Charles Gifford" w:date="2017-03-15T21:27:00Z">
        <w:r w:rsidR="00C3070C" w:rsidRPr="00C3070C">
          <w:t xml:space="preserve">es.  A </w:t>
        </w:r>
      </w:ins>
      <w:ins w:id="5709" w:author="Charles Gifford" w:date="2017-03-15T21:30:00Z">
        <w:r w:rsidR="00C3070C" w:rsidRPr="00303E56">
          <w:rPr>
            <w:i/>
            <w:lang w:val="en-US"/>
          </w:rPr>
          <w:t xml:space="preserve">material </w:t>
        </w:r>
        <w:r w:rsidR="00C3070C">
          <w:rPr>
            <w:i/>
            <w:lang w:val="en-US"/>
          </w:rPr>
          <w:t xml:space="preserve">class </w:t>
        </w:r>
      </w:ins>
      <w:ins w:id="5710" w:author="Charles Gifford" w:date="2017-03-15T21:27:00Z">
        <w:r w:rsidR="00C3070C" w:rsidRPr="00C3070C">
          <w:t xml:space="preserve">may be made up of zero or more </w:t>
        </w:r>
      </w:ins>
      <w:ins w:id="5711" w:author="Charles Gifford" w:date="2017-03-15T21:30:00Z">
        <w:r w:rsidR="00C3070C" w:rsidRPr="00303E56">
          <w:rPr>
            <w:i/>
            <w:lang w:val="en-US"/>
          </w:rPr>
          <w:t>material cla</w:t>
        </w:r>
      </w:ins>
      <w:ins w:id="5712" w:author="Charles Gifford" w:date="2017-03-15T21:31:00Z">
        <w:r w:rsidR="00C3070C">
          <w:rPr>
            <w:i/>
            <w:lang w:val="en-US"/>
          </w:rPr>
          <w:t>sses</w:t>
        </w:r>
      </w:ins>
      <w:ins w:id="5713" w:author="Charles Gifford" w:date="2017-03-15T21:27:00Z">
        <w:r w:rsidR="00C3070C" w:rsidRPr="00C3070C">
          <w:t>.</w:t>
        </w:r>
      </w:ins>
      <w:ins w:id="5714" w:author="Charles Gifford" w:date="2017-03-15T21:38:00Z">
        <w:r w:rsidR="00C3070C" w:rsidRPr="00C3070C">
          <w:t xml:space="preserve"> </w:t>
        </w:r>
        <w:r w:rsidR="00C3070C" w:rsidRPr="00F06814">
          <w:t xml:space="preserve">A </w:t>
        </w:r>
        <w:r w:rsidR="00C3070C" w:rsidRPr="00F06814">
          <w:rPr>
            <w:i/>
          </w:rPr>
          <w:t>material class</w:t>
        </w:r>
        <w:r w:rsidR="00C3070C" w:rsidRPr="00F06814">
          <w:t xml:space="preserve"> may be defined as containing an assembly of </w:t>
        </w:r>
        <w:r w:rsidR="00C3070C" w:rsidRPr="00F06814">
          <w:rPr>
            <w:i/>
          </w:rPr>
          <w:t>material classes</w:t>
        </w:r>
        <w:r w:rsidR="00C3070C" w:rsidRPr="00F06814">
          <w:t xml:space="preserve"> and as part of an assembly of </w:t>
        </w:r>
        <w:r w:rsidR="00C3070C" w:rsidRPr="00F06814">
          <w:rPr>
            <w:i/>
          </w:rPr>
          <w:t>material classes</w:t>
        </w:r>
        <w:r w:rsidR="00C3070C" w:rsidRPr="00F06814">
          <w:t xml:space="preserve">: </w:t>
        </w:r>
      </w:ins>
    </w:p>
    <w:p w14:paraId="3D8D2B6A" w14:textId="77777777" w:rsidR="00C3070C" w:rsidRPr="00F06814" w:rsidRDefault="00C3070C" w:rsidP="00C3070C">
      <w:pPr>
        <w:pStyle w:val="PARAGRAPH"/>
        <w:numPr>
          <w:ilvl w:val="0"/>
          <w:numId w:val="169"/>
        </w:numPr>
        <w:ind w:left="360"/>
        <w:rPr>
          <w:ins w:id="5715" w:author="Charles Gifford" w:date="2017-03-15T21:38:00Z"/>
        </w:rPr>
      </w:pPr>
      <w:ins w:id="5716" w:author="Charles Gifford" w:date="2017-03-15T21:38:00Z">
        <w:r w:rsidRPr="00F06814">
          <w:t xml:space="preserve">A </w:t>
        </w:r>
        <w:r w:rsidRPr="00F06814">
          <w:rPr>
            <w:i/>
          </w:rPr>
          <w:t>material class</w:t>
        </w:r>
        <w:r w:rsidRPr="00F06814">
          <w:t xml:space="preserve"> may define an assembly of zero or more </w:t>
        </w:r>
        <w:r w:rsidRPr="00F06814">
          <w:rPr>
            <w:i/>
          </w:rPr>
          <w:t>material classes</w:t>
        </w:r>
        <w:r w:rsidRPr="00F06814">
          <w:t xml:space="preserve">. </w:t>
        </w:r>
      </w:ins>
    </w:p>
    <w:p w14:paraId="6BC75367" w14:textId="77777777" w:rsidR="00C3070C" w:rsidRPr="00F06814" w:rsidRDefault="00C3070C" w:rsidP="00C3070C">
      <w:pPr>
        <w:pStyle w:val="PARAGRAPH"/>
        <w:numPr>
          <w:ilvl w:val="0"/>
          <w:numId w:val="169"/>
        </w:numPr>
        <w:ind w:left="360"/>
        <w:rPr>
          <w:ins w:id="5717" w:author="Charles Gifford" w:date="2017-03-15T21:38:00Z"/>
        </w:rPr>
      </w:pPr>
      <w:ins w:id="5718" w:author="Charles Gifford" w:date="2017-03-15T21:38:00Z">
        <w:r w:rsidRPr="00F06814">
          <w:t xml:space="preserve">A </w:t>
        </w:r>
        <w:r w:rsidRPr="00F06814">
          <w:rPr>
            <w:i/>
          </w:rPr>
          <w:t>material class</w:t>
        </w:r>
        <w:r w:rsidRPr="00F06814">
          <w:t xml:space="preserve"> may be an assembly element of zero or more </w:t>
        </w:r>
        <w:r w:rsidRPr="00F06814">
          <w:rPr>
            <w:i/>
          </w:rPr>
          <w:t>material classes</w:t>
        </w:r>
        <w:r w:rsidRPr="00F06814">
          <w:t xml:space="preserve">. </w:t>
        </w:r>
      </w:ins>
    </w:p>
    <w:p w14:paraId="58D784B6" w14:textId="77777777" w:rsidR="00C3070C" w:rsidRPr="00F06814" w:rsidRDefault="00C3070C" w:rsidP="00C3070C">
      <w:pPr>
        <w:pStyle w:val="PARAGRAPH"/>
        <w:numPr>
          <w:ilvl w:val="0"/>
          <w:numId w:val="169"/>
        </w:numPr>
        <w:ind w:left="360"/>
        <w:rPr>
          <w:ins w:id="5719" w:author="Charles Gifford" w:date="2017-03-15T21:38:00Z"/>
        </w:rPr>
      </w:pPr>
      <w:ins w:id="5720" w:author="Charles Gifford" w:date="2017-03-15T21:38:00Z">
        <w:r w:rsidRPr="00F06814">
          <w:t xml:space="preserve">An assembly may be defined as a permanent or transient assembly of </w:t>
        </w:r>
        <w:r w:rsidRPr="00F06814">
          <w:rPr>
            <w:i/>
          </w:rPr>
          <w:t>material classes</w:t>
        </w:r>
        <w:r w:rsidRPr="00F06814">
          <w:t xml:space="preserve">. </w:t>
        </w:r>
      </w:ins>
    </w:p>
    <w:p w14:paraId="5F0B2257" w14:textId="77777777" w:rsidR="00C3070C" w:rsidRPr="00F06814" w:rsidRDefault="00C3070C" w:rsidP="00C3070C">
      <w:pPr>
        <w:pStyle w:val="PARAGRAPH"/>
        <w:numPr>
          <w:ilvl w:val="0"/>
          <w:numId w:val="169"/>
        </w:numPr>
        <w:ind w:left="360"/>
        <w:rPr>
          <w:ins w:id="5721" w:author="Charles Gifford" w:date="2017-03-15T21:38:00Z"/>
        </w:rPr>
      </w:pPr>
      <w:ins w:id="5722" w:author="Charles Gifford" w:date="2017-03-15T21:38:00Z">
        <w:r w:rsidRPr="00F06814">
          <w:t xml:space="preserve">An assembly may be defined as physical or a logical assembly of </w:t>
        </w:r>
        <w:r w:rsidRPr="00F06814">
          <w:rPr>
            <w:i/>
          </w:rPr>
          <w:t>material classes</w:t>
        </w:r>
        <w:r w:rsidRPr="00F06814">
          <w:t xml:space="preserve">. </w:t>
        </w:r>
      </w:ins>
    </w:p>
    <w:p w14:paraId="481128C4" w14:textId="0A00E4BB" w:rsidR="00A63114" w:rsidRDefault="00A63114" w:rsidP="00E675A3">
      <w:pPr>
        <w:pStyle w:val="PARAGRAPH"/>
        <w:rPr>
          <w:ins w:id="5723" w:author="Charles Gifford" w:date="2017-03-19T09:56:00Z"/>
          <w:lang w:val="en-US"/>
        </w:rPr>
      </w:pPr>
      <w:ins w:id="5724" w:author="Charles Gifford" w:date="2017-03-19T09:56:00Z">
        <w:r w:rsidRPr="00A63114">
          <w:rPr>
            <w:lang w:val="en-US"/>
          </w:rPr>
          <w:t xml:space="preserve">A </w:t>
        </w:r>
        <w:r w:rsidRPr="00DC1084">
          <w:rPr>
            <w:i/>
            <w:lang w:val="en-US"/>
          </w:rPr>
          <w:t xml:space="preserve">material class </w:t>
        </w:r>
        <w:r w:rsidRPr="00A63114">
          <w:rPr>
            <w:lang w:val="en-US"/>
          </w:rPr>
          <w:t xml:space="preserve">may be tested by the evaluation of a </w:t>
        </w:r>
        <w:r w:rsidRPr="00DC1084">
          <w:rPr>
            <w:i/>
            <w:lang w:val="en-US"/>
          </w:rPr>
          <w:t>test specification</w:t>
        </w:r>
        <w:r w:rsidRPr="00A63114">
          <w:rPr>
            <w:lang w:val="en-US"/>
          </w:rPr>
          <w:t>.</w:t>
        </w:r>
      </w:ins>
    </w:p>
    <w:p w14:paraId="2CF79F14" w14:textId="37CCD4EC" w:rsidR="00E675A3" w:rsidRPr="001C220C" w:rsidDel="00A63114" w:rsidRDefault="00E675A3" w:rsidP="00E675A3">
      <w:pPr>
        <w:pStyle w:val="PARAGRAPH"/>
        <w:rPr>
          <w:del w:id="5725" w:author="Charles Gifford" w:date="2017-03-19T09:56:00Z"/>
          <w:lang w:val="en-US"/>
        </w:rPr>
      </w:pPr>
      <w:del w:id="5726" w:author="Charles Gifford" w:date="2017-03-19T09:56:00Z">
        <w:r w:rsidRPr="001C220C" w:rsidDel="00A63114">
          <w:rPr>
            <w:lang w:val="en-US"/>
          </w:rPr>
          <w:delText xml:space="preserve">A </w:delText>
        </w:r>
        <w:r w:rsidRPr="00303E56" w:rsidDel="00A63114">
          <w:rPr>
            <w:i/>
            <w:lang w:val="en-US"/>
          </w:rPr>
          <w:delText>material class</w:delText>
        </w:r>
        <w:r w:rsidRPr="001C220C" w:rsidDel="00A63114">
          <w:rPr>
            <w:lang w:val="en-US"/>
          </w:rPr>
          <w:delText xml:space="preserve"> may be tested by the execution of a </w:delText>
        </w:r>
        <w:r w:rsidRPr="00303E56" w:rsidDel="00A63114">
          <w:rPr>
            <w:i/>
            <w:lang w:val="en-US"/>
          </w:rPr>
          <w:delText>material test specification</w:delText>
        </w:r>
        <w:r w:rsidRPr="001C220C" w:rsidDel="00A63114">
          <w:rPr>
            <w:lang w:val="en-US"/>
          </w:rPr>
          <w:delText>.</w:delText>
        </w:r>
      </w:del>
    </w:p>
    <w:p w14:paraId="329E81BB" w14:textId="77777777" w:rsidR="00DB60D0" w:rsidRDefault="00DB60D0" w:rsidP="00E675A3">
      <w:pPr>
        <w:pStyle w:val="NOTE0"/>
        <w:rPr>
          <w:lang w:val="en-US"/>
        </w:rPr>
      </w:pPr>
      <w:r>
        <w:rPr>
          <w:lang w:val="en-US"/>
        </w:rPr>
        <w:t>EXAMPLE 1</w:t>
      </w:r>
      <w:r>
        <w:rPr>
          <w:lang w:val="en-US"/>
        </w:rPr>
        <w:tab/>
        <w:t>A</w:t>
      </w:r>
      <w:r w:rsidR="00E675A3" w:rsidRPr="001C220C">
        <w:rPr>
          <w:lang w:val="en-US"/>
        </w:rPr>
        <w:t xml:space="preserve"> </w:t>
      </w:r>
      <w:r w:rsidR="00E675A3" w:rsidRPr="00303E56">
        <w:rPr>
          <w:i/>
          <w:lang w:val="en-US"/>
        </w:rPr>
        <w:t>material class</w:t>
      </w:r>
      <w:r w:rsidR="00E675A3" w:rsidRPr="001C220C">
        <w:rPr>
          <w:i/>
          <w:lang w:val="en-US"/>
        </w:rPr>
        <w:t xml:space="preserve"> </w:t>
      </w:r>
      <w:r w:rsidR="00E675A3">
        <w:rPr>
          <w:lang w:val="en-US"/>
        </w:rPr>
        <w:t xml:space="preserve">can </w:t>
      </w:r>
      <w:r>
        <w:rPr>
          <w:lang w:val="en-US"/>
        </w:rPr>
        <w:t>be sweetener</w:t>
      </w:r>
      <w:r w:rsidR="00E675A3" w:rsidRPr="001C220C">
        <w:rPr>
          <w:lang w:val="en-US"/>
        </w:rPr>
        <w:t xml:space="preserve"> with members of fructose, corn syrup, and sugar cane syrup. </w:t>
      </w:r>
    </w:p>
    <w:p w14:paraId="05E3B702" w14:textId="77777777" w:rsidR="00E675A3" w:rsidRPr="001C220C" w:rsidRDefault="00DB60D0" w:rsidP="00E675A3">
      <w:pPr>
        <w:pStyle w:val="NOTE0"/>
        <w:rPr>
          <w:lang w:val="en-US"/>
        </w:rPr>
      </w:pPr>
      <w:r>
        <w:rPr>
          <w:lang w:val="en-US"/>
        </w:rPr>
        <w:t>EXAMPLE 2</w:t>
      </w:r>
      <w:r>
        <w:rPr>
          <w:lang w:val="en-US"/>
        </w:rPr>
        <w:tab/>
        <w:t>A</w:t>
      </w:r>
      <w:r w:rsidR="00E675A3" w:rsidRPr="001C220C">
        <w:rPr>
          <w:lang w:val="en-US"/>
        </w:rPr>
        <w:t xml:space="preserve"> </w:t>
      </w:r>
      <w:r w:rsidR="00E675A3" w:rsidRPr="00303E56">
        <w:rPr>
          <w:i/>
          <w:lang w:val="en-US"/>
        </w:rPr>
        <w:t>material class</w:t>
      </w:r>
      <w:r w:rsidR="00E675A3" w:rsidRPr="001C220C">
        <w:rPr>
          <w:lang w:val="en-US"/>
        </w:rPr>
        <w:t xml:space="preserve"> </w:t>
      </w:r>
      <w:r w:rsidR="00E675A3">
        <w:rPr>
          <w:lang w:val="en-US"/>
        </w:rPr>
        <w:t xml:space="preserve">can </w:t>
      </w:r>
      <w:r>
        <w:rPr>
          <w:lang w:val="en-US"/>
        </w:rPr>
        <w:t>be water</w:t>
      </w:r>
      <w:r w:rsidR="00E675A3" w:rsidRPr="001C220C">
        <w:rPr>
          <w:lang w:val="en-US"/>
        </w:rPr>
        <w:t xml:space="preserve"> with members of city water, recycled water, and spring water. </w:t>
      </w:r>
    </w:p>
    <w:p w14:paraId="228E18C1" w14:textId="6C155CC1" w:rsidR="00783765" w:rsidRDefault="00524A3E" w:rsidP="00783765">
      <w:pPr>
        <w:pStyle w:val="PARAGRAPH"/>
        <w:rPr>
          <w:ins w:id="5727" w:author="Charles Gifford" w:date="2017-03-15T21:22:00Z"/>
          <w:lang w:val="en-US"/>
        </w:rPr>
      </w:pPr>
      <w:r>
        <w:rPr>
          <w:lang w:val="en-US"/>
        </w:rPr>
        <w:fldChar w:fldCharType="begin"/>
      </w:r>
      <w:r>
        <w:rPr>
          <w:lang w:val="en-US"/>
        </w:rPr>
        <w:instrText xml:space="preserve"> REF _Ref477956160 \h </w:instrText>
      </w:r>
      <w:r>
        <w:rPr>
          <w:lang w:val="en-US"/>
        </w:rPr>
      </w:r>
      <w:r>
        <w:rPr>
          <w:lang w:val="en-US"/>
        </w:rPr>
        <w:fldChar w:fldCharType="separate"/>
      </w:r>
      <w:r>
        <w:t xml:space="preserve">Table </w:t>
      </w:r>
      <w:r>
        <w:rPr>
          <w:noProof/>
        </w:rPr>
        <w:t>57</w:t>
      </w:r>
      <w:r>
        <w:rPr>
          <w:lang w:val="en-US"/>
        </w:rPr>
        <w:fldChar w:fldCharType="end"/>
      </w:r>
      <w:r w:rsidR="006A42A4">
        <w:rPr>
          <w:lang w:val="en-US"/>
        </w:rPr>
        <w:t xml:space="preserve"> </w:t>
      </w:r>
      <w:r w:rsidR="00BB3B94" w:rsidRPr="001C220C">
        <w:rPr>
          <w:lang w:val="en-US"/>
        </w:rPr>
        <w:t>lists the</w:t>
      </w:r>
      <w:r w:rsidR="00783765">
        <w:rPr>
          <w:lang w:val="en-US"/>
        </w:rPr>
        <w:t xml:space="preserve"> relationship</w:t>
      </w:r>
      <w:r w:rsidR="00DC306B">
        <w:rPr>
          <w:lang w:val="en-US"/>
        </w:rPr>
        <w:t xml:space="preserve"> role</w:t>
      </w:r>
      <w:r w:rsidR="00783765">
        <w:rPr>
          <w:lang w:val="en-US"/>
        </w:rPr>
        <w:t>s</w:t>
      </w:r>
      <w:r w:rsidR="00BB3B94" w:rsidRPr="001C220C">
        <w:rPr>
          <w:lang w:val="en-US"/>
        </w:rPr>
        <w:t xml:space="preserve"> of</w:t>
      </w:r>
      <w:r w:rsidR="00A92B4A">
        <w:rPr>
          <w:lang w:val="en-US"/>
        </w:rPr>
        <w:t xml:space="preserve"> a</w:t>
      </w:r>
      <w:r w:rsidR="00BB3B94" w:rsidRPr="001C220C">
        <w:rPr>
          <w:lang w:val="en-US"/>
        </w:rPr>
        <w:t xml:space="preserve"> </w:t>
      </w:r>
      <w:r w:rsidR="00BB3B94" w:rsidRPr="001C220C">
        <w:rPr>
          <w:i/>
          <w:lang w:val="en-US"/>
        </w:rPr>
        <w:t>material class</w:t>
      </w:r>
      <w:r w:rsidR="00BB3B94" w:rsidRPr="001C220C">
        <w:rPr>
          <w:lang w:val="en-US"/>
        </w:rPr>
        <w:t>.</w:t>
      </w:r>
      <w:r w:rsidR="004077CF" w:rsidRPr="001C220C">
        <w:rPr>
          <w:lang w:val="en-US"/>
        </w:rPr>
        <w:t xml:space="preserve"> </w:t>
      </w:r>
      <w:ins w:id="5728" w:author="Charles Gifford" w:date="2017-03-22T14:28:00Z">
        <w:r>
          <w:rPr>
            <w:lang w:val="en-US"/>
          </w:rPr>
          <w:fldChar w:fldCharType="begin"/>
        </w:r>
        <w:r>
          <w:rPr>
            <w:lang w:val="en-US"/>
          </w:rPr>
          <w:instrText xml:space="preserve"> REF _Ref495471721 \h </w:instrText>
        </w:r>
      </w:ins>
      <w:r>
        <w:rPr>
          <w:lang w:val="en-US"/>
        </w:rPr>
      </w:r>
      <w:r>
        <w:rPr>
          <w:lang w:val="en-US"/>
        </w:rPr>
        <w:fldChar w:fldCharType="separate"/>
      </w:r>
      <w:ins w:id="5729" w:author="Charles Gifford" w:date="2017-03-22T14:28:00Z">
        <w:r>
          <w:rPr>
            <w:lang w:val="en-US"/>
          </w:rPr>
          <w:t xml:space="preserve">Table </w:t>
        </w:r>
        <w:r>
          <w:rPr>
            <w:noProof/>
            <w:lang w:val="en-US"/>
          </w:rPr>
          <w:t>58</w:t>
        </w:r>
        <w:r>
          <w:rPr>
            <w:lang w:val="en-US"/>
          </w:rPr>
          <w:fldChar w:fldCharType="end"/>
        </w:r>
        <w:r>
          <w:rPr>
            <w:lang w:val="en-US"/>
          </w:rPr>
          <w:t xml:space="preserve"> </w:t>
        </w:r>
      </w:ins>
      <w:ins w:id="5730" w:author="Charles Gifford" w:date="2016-04-19T21:45:00Z">
        <w:r w:rsidR="00783765" w:rsidRPr="001C220C">
          <w:rPr>
            <w:lang w:val="en-US"/>
          </w:rPr>
          <w:t>lists the attributes of</w:t>
        </w:r>
      </w:ins>
      <w:ins w:id="5731" w:author="Charles Gifford" w:date="2016-10-24T00:58:00Z">
        <w:r w:rsidR="00A92B4A">
          <w:rPr>
            <w:lang w:val="en-US"/>
          </w:rPr>
          <w:t xml:space="preserve"> a</w:t>
        </w:r>
      </w:ins>
      <w:ins w:id="5732" w:author="Charles Gifford" w:date="2016-04-19T21:45:00Z">
        <w:r w:rsidR="00783765" w:rsidRPr="001C220C">
          <w:rPr>
            <w:lang w:val="en-US"/>
          </w:rPr>
          <w:t xml:space="preserve"> </w:t>
        </w:r>
        <w:r w:rsidR="00783765" w:rsidRPr="001C220C">
          <w:rPr>
            <w:i/>
            <w:lang w:val="en-US"/>
          </w:rPr>
          <w:t>material class</w:t>
        </w:r>
        <w:r w:rsidR="00783765" w:rsidRPr="001C220C">
          <w:rPr>
            <w:lang w:val="en-US"/>
          </w:rPr>
          <w:t xml:space="preserve">. </w:t>
        </w:r>
      </w:ins>
    </w:p>
    <w:p w14:paraId="40587BDB" w14:textId="006FF3D7" w:rsidR="00783765" w:rsidRDefault="00524A3E" w:rsidP="00E05180">
      <w:pPr>
        <w:pStyle w:val="TABLE-title"/>
        <w:rPr>
          <w:ins w:id="5733" w:author="Charles Gifford" w:date="2017-03-19T09:22:00Z"/>
          <w:lang w:val="en-US"/>
        </w:rPr>
      </w:pPr>
      <w:bookmarkStart w:id="5734" w:name="_Ref477956160"/>
      <w:bookmarkStart w:id="5735" w:name="_Toc478492358"/>
      <w:ins w:id="5736" w:author="Charles Gifford" w:date="2017-03-22T14:26:00Z">
        <w:r>
          <w:t xml:space="preserve">Table </w:t>
        </w:r>
        <w:r>
          <w:fldChar w:fldCharType="begin"/>
        </w:r>
        <w:r>
          <w:instrText xml:space="preserve"> SEQ Table \* ARABIC </w:instrText>
        </w:r>
      </w:ins>
      <w:r>
        <w:fldChar w:fldCharType="separate"/>
      </w:r>
      <w:ins w:id="5737" w:author="Charles Gifford" w:date="2017-03-22T14:26:00Z">
        <w:r>
          <w:rPr>
            <w:noProof/>
          </w:rPr>
          <w:t>57</w:t>
        </w:r>
        <w:r>
          <w:fldChar w:fldCharType="end"/>
        </w:r>
        <w:bookmarkEnd w:id="5734"/>
        <w:r>
          <w:t xml:space="preserve"> </w:t>
        </w:r>
      </w:ins>
      <w:ins w:id="5738" w:author="Charles Gifford" w:date="2016-04-19T21:45:00Z">
        <w:r w:rsidR="00783765">
          <w:rPr>
            <w:lang w:val="en-US"/>
          </w:rPr>
          <w:t>–</w:t>
        </w:r>
        <w:r w:rsidR="00783765" w:rsidRPr="001C220C">
          <w:rPr>
            <w:lang w:val="en-US"/>
          </w:rPr>
          <w:t xml:space="preserve"> </w:t>
        </w:r>
        <w:r w:rsidR="00783765">
          <w:rPr>
            <w:noProof/>
            <w:lang w:val="en-US"/>
          </w:rPr>
          <w:t>M</w:t>
        </w:r>
        <w:r w:rsidR="00783765" w:rsidRPr="001C220C">
          <w:rPr>
            <w:lang w:val="en-US"/>
          </w:rPr>
          <w:t>aterial class</w:t>
        </w:r>
        <w:r w:rsidR="00783765">
          <w:rPr>
            <w:lang w:val="en-US"/>
          </w:rPr>
          <w:t xml:space="preserve"> relationship</w:t>
        </w:r>
      </w:ins>
      <w:ins w:id="5739" w:author="Charles Gifford" w:date="2017-03-19T09:22:00Z">
        <w:r w:rsidR="00DC306B">
          <w:rPr>
            <w:lang w:val="en-US"/>
          </w:rPr>
          <w:t xml:space="preserve"> role</w:t>
        </w:r>
      </w:ins>
      <w:ins w:id="5740" w:author="Charles Gifford" w:date="2016-04-19T21:45:00Z">
        <w:r w:rsidR="00783765">
          <w:rPr>
            <w:lang w:val="en-US"/>
          </w:rPr>
          <w:t>s</w:t>
        </w:r>
        <w:bookmarkEnd w:id="5735"/>
        <w:r w:rsidR="00783765" w:rsidRPr="001C220C">
          <w:rPr>
            <w:lang w:val="en-US"/>
          </w:rPr>
          <w:t xml:space="preserve"> </w:t>
        </w:r>
      </w:ins>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DC306B" w:rsidRPr="009432BC" w14:paraId="6033161B" w14:textId="77777777" w:rsidTr="00351C51">
        <w:trPr>
          <w:trHeight w:val="197"/>
          <w:tblHeader/>
          <w:ins w:id="5741" w:author="Charles Gifford" w:date="2017-03-19T09:23:00Z"/>
        </w:trPr>
        <w:tc>
          <w:tcPr>
            <w:tcW w:w="2155" w:type="dxa"/>
            <w:shd w:val="clear" w:color="auto" w:fill="auto"/>
          </w:tcPr>
          <w:p w14:paraId="2E186590" w14:textId="77777777" w:rsidR="00DC306B" w:rsidRPr="009432BC" w:rsidRDefault="00DC306B" w:rsidP="00A63114">
            <w:pPr>
              <w:pStyle w:val="TABLE-col-heading"/>
              <w:rPr>
                <w:ins w:id="5742" w:author="Charles Gifford" w:date="2017-03-19T09:23:00Z"/>
              </w:rPr>
            </w:pPr>
            <w:ins w:id="5743" w:author="Charles Gifford" w:date="2017-03-19T09:23:00Z">
              <w:r w:rsidRPr="009432BC">
                <w:t>Related Object</w:t>
              </w:r>
            </w:ins>
          </w:p>
        </w:tc>
        <w:tc>
          <w:tcPr>
            <w:tcW w:w="2070" w:type="dxa"/>
            <w:shd w:val="clear" w:color="auto" w:fill="auto"/>
          </w:tcPr>
          <w:p w14:paraId="78FD1BC7" w14:textId="77777777" w:rsidR="00DC306B" w:rsidRPr="009432BC" w:rsidRDefault="00DC306B" w:rsidP="00802C07">
            <w:pPr>
              <w:pStyle w:val="TABLE-col-heading"/>
              <w:rPr>
                <w:ins w:id="5744" w:author="Charles Gifford" w:date="2017-03-19T09:23:00Z"/>
              </w:rPr>
            </w:pPr>
            <w:ins w:id="5745" w:author="Charles Gifford" w:date="2017-03-19T09:23:00Z">
              <w:r w:rsidRPr="009432BC">
                <w:t>Role</w:t>
              </w:r>
            </w:ins>
          </w:p>
        </w:tc>
        <w:tc>
          <w:tcPr>
            <w:tcW w:w="1080" w:type="dxa"/>
            <w:shd w:val="clear" w:color="auto" w:fill="auto"/>
          </w:tcPr>
          <w:p w14:paraId="211F92A9" w14:textId="77777777" w:rsidR="00DC306B" w:rsidRPr="009432BC" w:rsidRDefault="00DC306B" w:rsidP="00B04627">
            <w:pPr>
              <w:pStyle w:val="TABLE-col-heading"/>
              <w:rPr>
                <w:ins w:id="5746" w:author="Charles Gifford" w:date="2017-03-19T09:23:00Z"/>
              </w:rPr>
            </w:pPr>
            <w:ins w:id="5747" w:author="Charles Gifford" w:date="2017-03-19T09:23:00Z">
              <w:r w:rsidRPr="009432BC">
                <w:t>Multiplicity</w:t>
              </w:r>
            </w:ins>
          </w:p>
        </w:tc>
        <w:tc>
          <w:tcPr>
            <w:tcW w:w="3780" w:type="dxa"/>
            <w:shd w:val="clear" w:color="auto" w:fill="auto"/>
          </w:tcPr>
          <w:p w14:paraId="534A307D" w14:textId="77777777" w:rsidR="00DC306B" w:rsidRPr="009432BC" w:rsidRDefault="00DC306B" w:rsidP="0081717F">
            <w:pPr>
              <w:pStyle w:val="TABLE-col-heading"/>
              <w:rPr>
                <w:ins w:id="5748" w:author="Charles Gifford" w:date="2017-03-19T09:23:00Z"/>
              </w:rPr>
            </w:pPr>
            <w:ins w:id="5749" w:author="Charles Gifford" w:date="2017-03-19T09:23:00Z">
              <w:r w:rsidRPr="009432BC">
                <w:t>Description</w:t>
              </w:r>
            </w:ins>
          </w:p>
        </w:tc>
      </w:tr>
      <w:tr w:rsidR="00DC306B" w:rsidRPr="009432BC" w14:paraId="57D39F34" w14:textId="77777777" w:rsidTr="00351C51">
        <w:trPr>
          <w:trHeight w:val="332"/>
          <w:ins w:id="5750" w:author="Charles Gifford" w:date="2017-03-19T09:23:00Z"/>
        </w:trPr>
        <w:tc>
          <w:tcPr>
            <w:tcW w:w="2155" w:type="dxa"/>
            <w:shd w:val="clear" w:color="auto" w:fill="auto"/>
          </w:tcPr>
          <w:p w14:paraId="22E3FCD3" w14:textId="74A95B7C" w:rsidR="00DC306B" w:rsidRPr="009432BC" w:rsidRDefault="00DC306B" w:rsidP="00A63114">
            <w:pPr>
              <w:pStyle w:val="TABLE-cell"/>
              <w:rPr>
                <w:ins w:id="5751" w:author="Charles Gifford" w:date="2017-03-19T09:23:00Z"/>
              </w:rPr>
            </w:pPr>
            <w:ins w:id="5752" w:author="Charles Gifford" w:date="2017-03-19T09:23:00Z">
              <w:r>
                <w:rPr>
                  <w:lang w:val="en-US"/>
                </w:rPr>
                <w:t xml:space="preserve">Material </w:t>
              </w:r>
              <w:r w:rsidRPr="00E32145">
                <w:rPr>
                  <w:lang w:val="en-US"/>
                </w:rPr>
                <w:t>class</w:t>
              </w:r>
            </w:ins>
          </w:p>
        </w:tc>
        <w:tc>
          <w:tcPr>
            <w:tcW w:w="2070" w:type="dxa"/>
            <w:shd w:val="clear" w:color="auto" w:fill="auto"/>
          </w:tcPr>
          <w:p w14:paraId="1F66FD86" w14:textId="69149E3C" w:rsidR="00DC306B" w:rsidRPr="009432BC" w:rsidRDefault="00DC306B" w:rsidP="00802C07">
            <w:pPr>
              <w:pStyle w:val="TABLE-cell"/>
              <w:rPr>
                <w:ins w:id="5753" w:author="Charles Gifford" w:date="2017-03-19T09:23:00Z"/>
              </w:rPr>
            </w:pPr>
            <w:ins w:id="5754" w:author="Charles Gifford" w:date="2017-03-19T09:24:00Z">
              <w:r>
                <w:rPr>
                  <w:lang w:val="en-US"/>
                </w:rPr>
                <w:t>Material</w:t>
              </w:r>
            </w:ins>
            <w:ins w:id="5755" w:author="Charles Gifford" w:date="2017-03-19T09:23:00Z">
              <w:r w:rsidRPr="00E32145">
                <w:rPr>
                  <w:lang w:val="en-US"/>
                </w:rPr>
                <w:t xml:space="preserve"> superclass</w:t>
              </w:r>
            </w:ins>
          </w:p>
        </w:tc>
        <w:tc>
          <w:tcPr>
            <w:tcW w:w="1080" w:type="dxa"/>
            <w:shd w:val="clear" w:color="auto" w:fill="auto"/>
          </w:tcPr>
          <w:p w14:paraId="4D18D379" w14:textId="77777777" w:rsidR="00DC306B" w:rsidRPr="009432BC" w:rsidRDefault="00DC306B" w:rsidP="00B04627">
            <w:pPr>
              <w:pStyle w:val="TABLE-cell"/>
              <w:rPr>
                <w:ins w:id="5756" w:author="Charles Gifford" w:date="2017-03-19T09:23:00Z"/>
              </w:rPr>
            </w:pPr>
            <w:ins w:id="5757" w:author="Charles Gifford" w:date="2017-03-19T09:23:00Z">
              <w:r>
                <w:rPr>
                  <w:lang w:val="en-US"/>
                </w:rPr>
                <w:t>0..*</w:t>
              </w:r>
            </w:ins>
          </w:p>
        </w:tc>
        <w:tc>
          <w:tcPr>
            <w:tcW w:w="3780" w:type="dxa"/>
            <w:shd w:val="clear" w:color="auto" w:fill="auto"/>
          </w:tcPr>
          <w:p w14:paraId="4C75A1F9" w14:textId="1A3F8620" w:rsidR="00DC306B" w:rsidRPr="009432BC" w:rsidRDefault="00DC306B" w:rsidP="0081717F">
            <w:pPr>
              <w:pStyle w:val="TABLE-cell"/>
              <w:rPr>
                <w:ins w:id="5758" w:author="Charles Gifford" w:date="2017-03-19T09:23:00Z"/>
              </w:rPr>
            </w:pPr>
            <w:ins w:id="5759" w:author="Charles Gifford" w:date="2017-03-19T09:23:00Z">
              <w:r w:rsidRPr="00E32145">
                <w:rPr>
                  <w:lang w:val="en-US"/>
                </w:rPr>
                <w:t xml:space="preserve">The </w:t>
              </w:r>
            </w:ins>
            <w:ins w:id="5760" w:author="Charles Gifford" w:date="2017-03-19T09:24:00Z">
              <w:r>
                <w:rPr>
                  <w:i/>
                  <w:lang w:val="en-US"/>
                </w:rPr>
                <w:t>material</w:t>
              </w:r>
            </w:ins>
            <w:ins w:id="5761" w:author="Charles Gifford" w:date="2017-03-19T09:23:00Z">
              <w:r w:rsidRPr="000933AD">
                <w:rPr>
                  <w:i/>
                  <w:lang w:val="en-US"/>
                </w:rPr>
                <w:t xml:space="preserve"> class</w:t>
              </w:r>
              <w:r w:rsidRPr="00E32145">
                <w:rPr>
                  <w:i/>
                  <w:lang w:val="en-US"/>
                </w:rPr>
                <w:t>es</w:t>
              </w:r>
              <w:r w:rsidRPr="00E32145">
                <w:rPr>
                  <w:lang w:val="en-US"/>
                </w:rPr>
                <w:t xml:space="preserve"> of which this </w:t>
              </w:r>
            </w:ins>
            <w:ins w:id="5762" w:author="Charles Gifford" w:date="2017-03-19T09:24:00Z">
              <w:r>
                <w:rPr>
                  <w:i/>
                  <w:lang w:val="en-US"/>
                </w:rPr>
                <w:t>material</w:t>
              </w:r>
            </w:ins>
            <w:ins w:id="5763" w:author="Charles Gifford" w:date="2017-03-19T09:23:00Z">
              <w:r w:rsidRPr="000933AD">
                <w:rPr>
                  <w:i/>
                  <w:lang w:val="en-US"/>
                </w:rPr>
                <w:t xml:space="preserve"> class</w:t>
              </w:r>
              <w:r w:rsidRPr="00E32145">
                <w:rPr>
                  <w:lang w:val="en-US"/>
                </w:rPr>
                <w:t xml:space="preserve"> is a specialization</w:t>
              </w:r>
              <w:r w:rsidRPr="00E32145">
                <w:rPr>
                  <w:i/>
                  <w:lang w:val="en-US"/>
                </w:rPr>
                <w:t>.</w:t>
              </w:r>
            </w:ins>
          </w:p>
        </w:tc>
      </w:tr>
      <w:tr w:rsidR="00DC306B" w:rsidRPr="009432BC" w14:paraId="7FF3D65B" w14:textId="77777777" w:rsidTr="00351C51">
        <w:trPr>
          <w:trHeight w:val="332"/>
          <w:ins w:id="5764" w:author="Charles Gifford" w:date="2017-03-19T09:23:00Z"/>
        </w:trPr>
        <w:tc>
          <w:tcPr>
            <w:tcW w:w="2155" w:type="dxa"/>
            <w:shd w:val="clear" w:color="auto" w:fill="auto"/>
          </w:tcPr>
          <w:p w14:paraId="6C8F6E3F" w14:textId="3247D3C8" w:rsidR="00DC306B" w:rsidRDefault="00DC306B" w:rsidP="00A63114">
            <w:pPr>
              <w:pStyle w:val="TABLE-cell"/>
              <w:rPr>
                <w:ins w:id="5765" w:author="Charles Gifford" w:date="2017-03-19T09:23:00Z"/>
                <w:lang w:val="en-US"/>
              </w:rPr>
            </w:pPr>
            <w:ins w:id="5766" w:author="Charles Gifford" w:date="2017-03-19T09:24:00Z">
              <w:r>
                <w:t>Material</w:t>
              </w:r>
            </w:ins>
            <w:ins w:id="5767" w:author="Charles Gifford" w:date="2017-03-19T09:23:00Z">
              <w:r w:rsidRPr="00F06814">
                <w:t xml:space="preserve"> class</w:t>
              </w:r>
            </w:ins>
          </w:p>
        </w:tc>
        <w:tc>
          <w:tcPr>
            <w:tcW w:w="2070" w:type="dxa"/>
            <w:shd w:val="clear" w:color="auto" w:fill="auto"/>
          </w:tcPr>
          <w:p w14:paraId="5585575A" w14:textId="22235DB3" w:rsidR="00DC306B" w:rsidRDefault="00DC306B" w:rsidP="00802C07">
            <w:pPr>
              <w:pStyle w:val="TABLE-cell"/>
              <w:rPr>
                <w:ins w:id="5768" w:author="Charles Gifford" w:date="2017-03-19T09:23:00Z"/>
                <w:lang w:val="en-US"/>
              </w:rPr>
            </w:pPr>
            <w:ins w:id="5769" w:author="Charles Gifford" w:date="2017-03-19T09:23:00Z">
              <w:r w:rsidRPr="00F06814">
                <w:t xml:space="preserve">Contained </w:t>
              </w:r>
            </w:ins>
            <w:ins w:id="5770" w:author="Charles Gifford" w:date="2017-03-19T09:24:00Z">
              <w:r>
                <w:t>material</w:t>
              </w:r>
            </w:ins>
            <w:ins w:id="5771" w:author="Charles Gifford" w:date="2017-03-19T09:23:00Z">
              <w:r w:rsidRPr="00F06814">
                <w:t xml:space="preserve"> class</w:t>
              </w:r>
            </w:ins>
          </w:p>
        </w:tc>
        <w:tc>
          <w:tcPr>
            <w:tcW w:w="1080" w:type="dxa"/>
            <w:shd w:val="clear" w:color="auto" w:fill="auto"/>
          </w:tcPr>
          <w:p w14:paraId="77750A42" w14:textId="77777777" w:rsidR="00DC306B" w:rsidRDefault="00DC306B" w:rsidP="00B04627">
            <w:pPr>
              <w:pStyle w:val="TABLE-cell"/>
              <w:rPr>
                <w:ins w:id="5772" w:author="Charles Gifford" w:date="2017-03-19T09:23:00Z"/>
                <w:lang w:val="en-US"/>
              </w:rPr>
            </w:pPr>
            <w:ins w:id="5773" w:author="Charles Gifford" w:date="2017-03-19T09:23:00Z">
              <w:r w:rsidRPr="00D04D26">
                <w:rPr>
                  <w:lang w:val="en-US"/>
                </w:rPr>
                <w:t>0..*</w:t>
              </w:r>
            </w:ins>
          </w:p>
        </w:tc>
        <w:tc>
          <w:tcPr>
            <w:tcW w:w="3780" w:type="dxa"/>
            <w:shd w:val="clear" w:color="auto" w:fill="auto"/>
          </w:tcPr>
          <w:p w14:paraId="60177BC3" w14:textId="11F512D0" w:rsidR="00DC306B" w:rsidRPr="00E32145" w:rsidRDefault="00E11C49" w:rsidP="0081717F">
            <w:pPr>
              <w:pStyle w:val="TABLE-cell"/>
              <w:rPr>
                <w:ins w:id="5774" w:author="Charles Gifford" w:date="2017-03-19T09:23:00Z"/>
                <w:lang w:val="en-US"/>
              </w:rPr>
            </w:pPr>
            <w:ins w:id="5775" w:author="Charles Gifford" w:date="2017-03-19T09:42:00Z">
              <w:r w:rsidRPr="00E11C49">
                <w:rPr>
                  <w:lang w:val="en-US"/>
                </w:rPr>
                <w:t xml:space="preserve">The child </w:t>
              </w:r>
            </w:ins>
            <w:ins w:id="5776" w:author="Charles Gifford" w:date="2017-03-19T09:43:00Z">
              <w:r w:rsidRPr="00A63114">
                <w:rPr>
                  <w:i/>
                  <w:lang w:val="en-US"/>
                </w:rPr>
                <w:t>material class</w:t>
              </w:r>
            </w:ins>
            <w:ins w:id="5777" w:author="Charles Gifford" w:date="2017-03-19T09:42:00Z">
              <w:r w:rsidRPr="00A63114">
                <w:rPr>
                  <w:i/>
                  <w:lang w:val="en-US"/>
                </w:rPr>
                <w:t xml:space="preserve">es </w:t>
              </w:r>
              <w:r w:rsidRPr="00E11C49">
                <w:rPr>
                  <w:lang w:val="en-US"/>
                </w:rPr>
                <w:t xml:space="preserve">contained within this </w:t>
              </w:r>
            </w:ins>
            <w:ins w:id="5778" w:author="Charles Gifford" w:date="2017-03-19T09:43:00Z">
              <w:r w:rsidRPr="00A63114">
                <w:rPr>
                  <w:i/>
                  <w:lang w:val="en-US"/>
                </w:rPr>
                <w:t>material class</w:t>
              </w:r>
            </w:ins>
            <w:ins w:id="5779" w:author="Charles Gifford" w:date="2017-03-19T09:42:00Z">
              <w:r w:rsidRPr="00E11C49">
                <w:rPr>
                  <w:lang w:val="en-US"/>
                </w:rPr>
                <w:t>.</w:t>
              </w:r>
            </w:ins>
          </w:p>
        </w:tc>
      </w:tr>
      <w:tr w:rsidR="00692556" w:rsidRPr="009432BC" w14:paraId="00258DDA" w14:textId="77777777" w:rsidTr="00351C51">
        <w:trPr>
          <w:trHeight w:val="332"/>
          <w:ins w:id="5780" w:author="Charles Gifford" w:date="2017-03-19T09:31:00Z"/>
        </w:trPr>
        <w:tc>
          <w:tcPr>
            <w:tcW w:w="2155" w:type="dxa"/>
            <w:shd w:val="clear" w:color="auto" w:fill="auto"/>
          </w:tcPr>
          <w:p w14:paraId="7ED3DA91" w14:textId="420861AB" w:rsidR="00692556" w:rsidRDefault="00692556" w:rsidP="00A63114">
            <w:pPr>
              <w:pStyle w:val="TABLE-cell"/>
              <w:rPr>
                <w:ins w:id="5781" w:author="Charles Gifford" w:date="2017-03-19T09:31:00Z"/>
              </w:rPr>
            </w:pPr>
            <w:ins w:id="5782" w:author="Charles Gifford" w:date="2017-03-19T09:31:00Z">
              <w:r>
                <w:rPr>
                  <w:szCs w:val="20"/>
                  <w:lang w:val="en-US"/>
                </w:rPr>
                <w:t>Material class</w:t>
              </w:r>
            </w:ins>
          </w:p>
        </w:tc>
        <w:tc>
          <w:tcPr>
            <w:tcW w:w="2070" w:type="dxa"/>
            <w:shd w:val="clear" w:color="auto" w:fill="auto"/>
          </w:tcPr>
          <w:p w14:paraId="2074E10B" w14:textId="5697BDC7" w:rsidR="00692556" w:rsidRPr="00F06814" w:rsidRDefault="00692556" w:rsidP="00802C07">
            <w:pPr>
              <w:pStyle w:val="TABLE-cell"/>
              <w:rPr>
                <w:ins w:id="5783" w:author="Charles Gifford" w:date="2017-03-19T09:31:00Z"/>
              </w:rPr>
            </w:pPr>
            <w:ins w:id="5784" w:author="Charles Gifford" w:date="2017-03-19T09:31:00Z">
              <w:r>
                <w:rPr>
                  <w:szCs w:val="20"/>
                  <w:lang w:val="en-US"/>
                </w:rPr>
                <w:t>Material class</w:t>
              </w:r>
            </w:ins>
          </w:p>
        </w:tc>
        <w:tc>
          <w:tcPr>
            <w:tcW w:w="1080" w:type="dxa"/>
            <w:shd w:val="clear" w:color="auto" w:fill="auto"/>
          </w:tcPr>
          <w:p w14:paraId="3EEA19EB" w14:textId="16586146" w:rsidR="00692556" w:rsidRPr="00D04D26" w:rsidRDefault="00692556" w:rsidP="00B04627">
            <w:pPr>
              <w:pStyle w:val="TABLE-cell"/>
              <w:rPr>
                <w:ins w:id="5785" w:author="Charles Gifford" w:date="2017-03-19T09:31:00Z"/>
                <w:lang w:val="en-US"/>
              </w:rPr>
            </w:pPr>
            <w:ins w:id="5786" w:author="Charles Gifford" w:date="2017-03-19T09:31:00Z">
              <w:r w:rsidRPr="004D4D05">
                <w:rPr>
                  <w:szCs w:val="20"/>
                  <w:lang w:val="en-US"/>
                </w:rPr>
                <w:t>0..*</w:t>
              </w:r>
            </w:ins>
          </w:p>
        </w:tc>
        <w:tc>
          <w:tcPr>
            <w:tcW w:w="3780" w:type="dxa"/>
            <w:shd w:val="clear" w:color="auto" w:fill="auto"/>
          </w:tcPr>
          <w:p w14:paraId="35F12BAE" w14:textId="1889BCDB" w:rsidR="00692556" w:rsidRPr="00D04D26" w:rsidRDefault="00692556" w:rsidP="0081717F">
            <w:pPr>
              <w:pStyle w:val="TABLE-cell"/>
              <w:rPr>
                <w:ins w:id="5787" w:author="Charles Gifford" w:date="2017-03-19T09:31:00Z"/>
                <w:lang w:val="en-US"/>
              </w:rPr>
            </w:pPr>
            <w:ins w:id="5788" w:author="Charles Gifford" w:date="2017-03-19T09:32:00Z">
              <w:r w:rsidRPr="00692556">
                <w:rPr>
                  <w:lang w:val="en-US"/>
                </w:rPr>
                <w:t xml:space="preserve">This </w:t>
              </w:r>
              <w:r w:rsidRPr="00A63114">
                <w:rPr>
                  <w:i/>
                  <w:lang w:val="en-US"/>
                </w:rPr>
                <w:t>material class</w:t>
              </w:r>
              <w:r w:rsidRPr="00692556">
                <w:rPr>
                  <w:lang w:val="en-US"/>
                </w:rPr>
                <w:t xml:space="preserve"> is part of the related object as the whole.</w:t>
              </w:r>
            </w:ins>
          </w:p>
        </w:tc>
      </w:tr>
      <w:tr w:rsidR="00DC306B" w:rsidRPr="009432BC" w14:paraId="3B5ECDAD" w14:textId="77777777" w:rsidTr="00351C51">
        <w:trPr>
          <w:trHeight w:val="314"/>
          <w:ins w:id="5789" w:author="Charles Gifford" w:date="2017-03-19T09:23:00Z"/>
        </w:trPr>
        <w:tc>
          <w:tcPr>
            <w:tcW w:w="2155" w:type="dxa"/>
            <w:shd w:val="clear" w:color="auto" w:fill="auto"/>
          </w:tcPr>
          <w:p w14:paraId="48735E30" w14:textId="029DE78D" w:rsidR="00DC306B" w:rsidRPr="009432BC" w:rsidRDefault="00DC306B" w:rsidP="00A63114">
            <w:pPr>
              <w:pStyle w:val="TABLE-cell"/>
              <w:rPr>
                <w:ins w:id="5790" w:author="Charles Gifford" w:date="2017-03-19T09:23:00Z"/>
              </w:rPr>
            </w:pPr>
            <w:ins w:id="5791" w:author="Charles Gifford" w:date="2017-03-19T09:24:00Z">
              <w:r>
                <w:rPr>
                  <w:lang w:val="en-US"/>
                </w:rPr>
                <w:t>Material</w:t>
              </w:r>
            </w:ins>
            <w:ins w:id="5792" w:author="Charles Gifford" w:date="2017-03-19T09:23:00Z">
              <w:r w:rsidRPr="00A729EC">
                <w:rPr>
                  <w:lang w:val="en-US"/>
                </w:rPr>
                <w:t xml:space="preserve"> </w:t>
              </w:r>
              <w:r w:rsidRPr="00E32145">
                <w:rPr>
                  <w:lang w:val="en-US"/>
                </w:rPr>
                <w:t>class property</w:t>
              </w:r>
            </w:ins>
          </w:p>
        </w:tc>
        <w:tc>
          <w:tcPr>
            <w:tcW w:w="2070" w:type="dxa"/>
            <w:shd w:val="clear" w:color="auto" w:fill="auto"/>
          </w:tcPr>
          <w:p w14:paraId="0CF13E78" w14:textId="2EA10744" w:rsidR="00DC306B" w:rsidRPr="009432BC" w:rsidRDefault="00DC306B" w:rsidP="00802C07">
            <w:pPr>
              <w:pStyle w:val="TABLE-cell"/>
              <w:rPr>
                <w:ins w:id="5793" w:author="Charles Gifford" w:date="2017-03-19T09:23:00Z"/>
              </w:rPr>
            </w:pPr>
            <w:ins w:id="5794" w:author="Charles Gifford" w:date="2017-03-19T09:24:00Z">
              <w:r>
                <w:rPr>
                  <w:lang w:val="en-US"/>
                </w:rPr>
                <w:t>Material</w:t>
              </w:r>
            </w:ins>
            <w:ins w:id="5795" w:author="Charles Gifford" w:date="2017-03-19T09:23:00Z">
              <w:r w:rsidRPr="00A729EC">
                <w:rPr>
                  <w:lang w:val="en-US"/>
                </w:rPr>
                <w:t xml:space="preserve"> </w:t>
              </w:r>
              <w:r w:rsidRPr="00E32145">
                <w:rPr>
                  <w:lang w:val="en-US"/>
                </w:rPr>
                <w:t>class property</w:t>
              </w:r>
            </w:ins>
          </w:p>
        </w:tc>
        <w:tc>
          <w:tcPr>
            <w:tcW w:w="1080" w:type="dxa"/>
            <w:shd w:val="clear" w:color="auto" w:fill="auto"/>
          </w:tcPr>
          <w:p w14:paraId="1DF62BB5" w14:textId="77777777" w:rsidR="00DC306B" w:rsidRPr="009432BC" w:rsidRDefault="00DC306B" w:rsidP="00B04627">
            <w:pPr>
              <w:pStyle w:val="TABLE-cell"/>
              <w:rPr>
                <w:ins w:id="5796" w:author="Charles Gifford" w:date="2017-03-19T09:23:00Z"/>
              </w:rPr>
            </w:pPr>
            <w:ins w:id="5797" w:author="Charles Gifford" w:date="2017-03-19T09:23:00Z">
              <w:r w:rsidRPr="00E32145">
                <w:rPr>
                  <w:lang w:val="en-US"/>
                </w:rPr>
                <w:t>0..</w:t>
              </w:r>
              <w:r>
                <w:rPr>
                  <w:lang w:val="en-US"/>
                </w:rPr>
                <w:t>*</w:t>
              </w:r>
            </w:ins>
          </w:p>
        </w:tc>
        <w:tc>
          <w:tcPr>
            <w:tcW w:w="3780" w:type="dxa"/>
            <w:shd w:val="clear" w:color="auto" w:fill="auto"/>
          </w:tcPr>
          <w:p w14:paraId="07F77561" w14:textId="460D2628" w:rsidR="00DC306B" w:rsidRPr="009432BC" w:rsidRDefault="00DC306B" w:rsidP="0081717F">
            <w:pPr>
              <w:pStyle w:val="TABLE-cell"/>
              <w:rPr>
                <w:ins w:id="5798" w:author="Charles Gifford" w:date="2017-03-19T09:23:00Z"/>
              </w:rPr>
            </w:pPr>
            <w:ins w:id="5799" w:author="Charles Gifford" w:date="2017-03-19T09:23:00Z">
              <w:r w:rsidRPr="00E32145">
                <w:rPr>
                  <w:lang w:val="en-US"/>
                </w:rPr>
                <w:t xml:space="preserve">The </w:t>
              </w:r>
            </w:ins>
            <w:ins w:id="5800" w:author="Charles Gifford" w:date="2017-03-19T09:24:00Z">
              <w:r>
                <w:rPr>
                  <w:i/>
                  <w:lang w:val="en-US"/>
                </w:rPr>
                <w:t>material</w:t>
              </w:r>
            </w:ins>
            <w:ins w:id="5801" w:author="Charles Gifford" w:date="2017-03-19T09:23:00Z">
              <w:r w:rsidRPr="000933AD">
                <w:rPr>
                  <w:i/>
                  <w:lang w:val="en-US"/>
                </w:rPr>
                <w:t xml:space="preserve"> class </w:t>
              </w:r>
              <w:r w:rsidRPr="00E32145">
                <w:rPr>
                  <w:i/>
                  <w:lang w:val="en-US"/>
                </w:rPr>
                <w:t>properties</w:t>
              </w:r>
              <w:r w:rsidRPr="00E32145">
                <w:rPr>
                  <w:lang w:val="en-US"/>
                </w:rPr>
                <w:t xml:space="preserve"> of this </w:t>
              </w:r>
            </w:ins>
            <w:ins w:id="5802" w:author="Charles Gifford" w:date="2017-03-19T09:24:00Z">
              <w:r>
                <w:rPr>
                  <w:i/>
                  <w:lang w:val="en-US"/>
                </w:rPr>
                <w:t>material</w:t>
              </w:r>
            </w:ins>
            <w:ins w:id="5803" w:author="Charles Gifford" w:date="2017-03-19T09:23:00Z">
              <w:r w:rsidRPr="000933AD">
                <w:rPr>
                  <w:i/>
                  <w:lang w:val="en-US"/>
                </w:rPr>
                <w:t xml:space="preserve"> class</w:t>
              </w:r>
              <w:r w:rsidRPr="00E32145">
                <w:rPr>
                  <w:lang w:val="en-US"/>
                </w:rPr>
                <w:t>.</w:t>
              </w:r>
            </w:ins>
          </w:p>
        </w:tc>
      </w:tr>
      <w:tr w:rsidR="00DC306B" w:rsidRPr="009432BC" w14:paraId="3E8F2017" w14:textId="77777777" w:rsidTr="00351C51">
        <w:trPr>
          <w:trHeight w:val="440"/>
          <w:ins w:id="5804" w:author="Charles Gifford" w:date="2017-03-19T09:23:00Z"/>
        </w:trPr>
        <w:tc>
          <w:tcPr>
            <w:tcW w:w="2155" w:type="dxa"/>
            <w:shd w:val="clear" w:color="auto" w:fill="auto"/>
          </w:tcPr>
          <w:p w14:paraId="3F052B9B" w14:textId="7685D871" w:rsidR="00DC306B" w:rsidRDefault="00DC306B" w:rsidP="00A63114">
            <w:pPr>
              <w:pStyle w:val="TABLE-cell"/>
              <w:rPr>
                <w:ins w:id="5805" w:author="Charles Gifford" w:date="2017-03-19T09:23:00Z"/>
                <w:lang w:val="en-US"/>
              </w:rPr>
            </w:pPr>
            <w:ins w:id="5806" w:author="Charles Gifford" w:date="2017-03-19T09:24:00Z">
              <w:r>
                <w:rPr>
                  <w:szCs w:val="20"/>
                  <w:lang w:val="en-US"/>
                </w:rPr>
                <w:t>Material</w:t>
              </w:r>
            </w:ins>
            <w:ins w:id="5807" w:author="Charles Gifford" w:date="2017-03-19T09:25:00Z">
              <w:r>
                <w:rPr>
                  <w:szCs w:val="20"/>
                  <w:lang w:val="en-US"/>
                </w:rPr>
                <w:t xml:space="preserve"> definition</w:t>
              </w:r>
            </w:ins>
          </w:p>
        </w:tc>
        <w:tc>
          <w:tcPr>
            <w:tcW w:w="2070" w:type="dxa"/>
            <w:shd w:val="clear" w:color="auto" w:fill="auto"/>
          </w:tcPr>
          <w:p w14:paraId="4466B745" w14:textId="77777777" w:rsidR="00DC306B" w:rsidRDefault="00DC306B" w:rsidP="00802C07">
            <w:pPr>
              <w:pStyle w:val="TABLE-cell"/>
              <w:rPr>
                <w:ins w:id="5808" w:author="Charles Gifford" w:date="2017-03-19T09:23:00Z"/>
                <w:lang w:val="en-US"/>
              </w:rPr>
            </w:pPr>
            <w:ins w:id="5809" w:author="Charles Gifford" w:date="2017-03-19T09:23:00Z">
              <w:r>
                <w:rPr>
                  <w:szCs w:val="20"/>
                  <w:lang w:val="en-US"/>
                </w:rPr>
                <w:t>NA</w:t>
              </w:r>
            </w:ins>
          </w:p>
        </w:tc>
        <w:tc>
          <w:tcPr>
            <w:tcW w:w="1080" w:type="dxa"/>
            <w:shd w:val="clear" w:color="auto" w:fill="auto"/>
          </w:tcPr>
          <w:p w14:paraId="3391A35D" w14:textId="77777777" w:rsidR="00DC306B" w:rsidRPr="00E32145" w:rsidRDefault="00DC306B" w:rsidP="00B04627">
            <w:pPr>
              <w:pStyle w:val="TABLE-cell"/>
              <w:rPr>
                <w:ins w:id="5810" w:author="Charles Gifford" w:date="2017-03-19T09:23:00Z"/>
                <w:lang w:val="en-US"/>
              </w:rPr>
            </w:pPr>
            <w:ins w:id="5811" w:author="Charles Gifford" w:date="2017-03-19T09:23:00Z">
              <w:r>
                <w:rPr>
                  <w:szCs w:val="20"/>
                  <w:lang w:val="en-US"/>
                </w:rPr>
                <w:t>0..*</w:t>
              </w:r>
            </w:ins>
          </w:p>
        </w:tc>
        <w:tc>
          <w:tcPr>
            <w:tcW w:w="3780" w:type="dxa"/>
            <w:shd w:val="clear" w:color="auto" w:fill="auto"/>
          </w:tcPr>
          <w:p w14:paraId="753503B1" w14:textId="4EC6F810" w:rsidR="00DC306B" w:rsidRPr="00C37A90" w:rsidRDefault="00DC306B" w:rsidP="0081717F">
            <w:pPr>
              <w:pStyle w:val="TABLE-cell"/>
              <w:rPr>
                <w:ins w:id="5812" w:author="Charles Gifford" w:date="2017-03-19T09:23:00Z"/>
                <w:i/>
                <w:lang w:val="en-US"/>
              </w:rPr>
            </w:pPr>
            <w:ins w:id="5813" w:author="Charles Gifford" w:date="2017-03-19T09:23:00Z">
              <w:r w:rsidRPr="00A729EC">
                <w:rPr>
                  <w:lang w:val="en-US"/>
                </w:rPr>
                <w:t xml:space="preserve">The </w:t>
              </w:r>
            </w:ins>
            <w:ins w:id="5814" w:author="Charles Gifford" w:date="2017-03-19T09:24:00Z">
              <w:r>
                <w:rPr>
                  <w:i/>
                  <w:lang w:val="en-US"/>
                </w:rPr>
                <w:t>material</w:t>
              </w:r>
            </w:ins>
            <w:ins w:id="5815" w:author="Charles Gifford" w:date="2017-03-19T09:23:00Z">
              <w:r w:rsidRPr="00C37A90">
                <w:rPr>
                  <w:i/>
                  <w:lang w:val="en-US"/>
                </w:rPr>
                <w:t xml:space="preserve"> </w:t>
              </w:r>
            </w:ins>
            <w:ins w:id="5816" w:author="Charles Gifford" w:date="2017-03-19T10:19:00Z">
              <w:r w:rsidR="00A36834">
                <w:rPr>
                  <w:i/>
                  <w:lang w:val="en-US"/>
                </w:rPr>
                <w:t xml:space="preserve">definition </w:t>
              </w:r>
            </w:ins>
            <w:ins w:id="5817" w:author="Charles Gifford" w:date="2017-03-19T09:23:00Z">
              <w:r w:rsidRPr="00A729EC">
                <w:rPr>
                  <w:lang w:val="en-US"/>
                </w:rPr>
                <w:t xml:space="preserve">objects support this </w:t>
              </w:r>
            </w:ins>
            <w:ins w:id="5818" w:author="Charles Gifford" w:date="2017-03-19T09:24:00Z">
              <w:r>
                <w:rPr>
                  <w:i/>
                  <w:lang w:val="en-US"/>
                </w:rPr>
                <w:t>material</w:t>
              </w:r>
            </w:ins>
            <w:ins w:id="5819" w:author="Charles Gifford" w:date="2017-03-19T09:23:00Z">
              <w:r w:rsidRPr="00C37A90">
                <w:rPr>
                  <w:i/>
                  <w:lang w:val="en-US"/>
                </w:rPr>
                <w:t xml:space="preserve"> class. </w:t>
              </w:r>
            </w:ins>
          </w:p>
          <w:p w14:paraId="0DDBA67F" w14:textId="472D16D9" w:rsidR="00DC306B" w:rsidRPr="00E32145" w:rsidRDefault="00DC306B" w:rsidP="00B13543">
            <w:pPr>
              <w:pStyle w:val="TABLE-cell"/>
              <w:rPr>
                <w:ins w:id="5820" w:author="Charles Gifford" w:date="2017-03-19T09:23:00Z"/>
                <w:lang w:val="en-US"/>
              </w:rPr>
            </w:pPr>
            <w:ins w:id="5821" w:author="Charles Gifford" w:date="2017-03-19T09:23:00Z">
              <w:r w:rsidRPr="00A729EC">
                <w:rPr>
                  <w:lang w:val="en-US"/>
                </w:rPr>
                <w:t xml:space="preserve">The </w:t>
              </w:r>
            </w:ins>
            <w:ins w:id="5822" w:author="Charles Gifford" w:date="2017-03-19T09:24:00Z">
              <w:r>
                <w:rPr>
                  <w:i/>
                  <w:lang w:val="en-US"/>
                </w:rPr>
                <w:t>material</w:t>
              </w:r>
            </w:ins>
            <w:ins w:id="5823" w:author="Charles Gifford" w:date="2017-03-19T10:19:00Z">
              <w:r w:rsidR="00A36834">
                <w:rPr>
                  <w:i/>
                  <w:lang w:val="en-US"/>
                </w:rPr>
                <w:t xml:space="preserve"> definition</w:t>
              </w:r>
            </w:ins>
            <w:ins w:id="5824" w:author="Charles Gifford" w:date="2017-03-19T09:23:00Z">
              <w:r w:rsidRPr="00C37A90">
                <w:rPr>
                  <w:i/>
                  <w:lang w:val="en-US"/>
                </w:rPr>
                <w:t xml:space="preserve"> </w:t>
              </w:r>
              <w:r w:rsidR="00A36834">
                <w:rPr>
                  <w:lang w:val="en-US"/>
                </w:rPr>
                <w:t>objects support th</w:t>
              </w:r>
            </w:ins>
            <w:ins w:id="5825" w:author="Charles Gifford" w:date="2017-03-19T10:19:00Z">
              <w:r w:rsidR="00A36834">
                <w:rPr>
                  <w:lang w:val="en-US"/>
                </w:rPr>
                <w:t>e</w:t>
              </w:r>
            </w:ins>
            <w:ins w:id="5826" w:author="Charles Gifford" w:date="2017-03-19T09:23:00Z">
              <w:r w:rsidRPr="00A729EC">
                <w:rPr>
                  <w:lang w:val="en-US"/>
                </w:rPr>
                <w:t xml:space="preserve"> </w:t>
              </w:r>
            </w:ins>
            <w:ins w:id="5827" w:author="Charles Gifford" w:date="2017-03-19T09:24:00Z">
              <w:r>
                <w:rPr>
                  <w:i/>
                  <w:lang w:val="en-US"/>
                </w:rPr>
                <w:t>material</w:t>
              </w:r>
            </w:ins>
            <w:ins w:id="5828" w:author="Charles Gifford" w:date="2017-03-19T09:23:00Z">
              <w:r w:rsidRPr="00C37A90">
                <w:rPr>
                  <w:i/>
                  <w:lang w:val="en-US"/>
                </w:rPr>
                <w:t xml:space="preserve"> class property(s)</w:t>
              </w:r>
              <w:r w:rsidRPr="00A729EC">
                <w:rPr>
                  <w:lang w:val="en-US"/>
                </w:rPr>
                <w:t xml:space="preserve"> associated with this </w:t>
              </w:r>
            </w:ins>
            <w:ins w:id="5829" w:author="Charles Gifford" w:date="2017-03-19T09:24:00Z">
              <w:r>
                <w:rPr>
                  <w:i/>
                  <w:lang w:val="en-US"/>
                </w:rPr>
                <w:t>material</w:t>
              </w:r>
            </w:ins>
            <w:ins w:id="5830" w:author="Charles Gifford" w:date="2017-03-19T09:23:00Z">
              <w:r w:rsidRPr="00C37A90">
                <w:rPr>
                  <w:i/>
                  <w:lang w:val="en-US"/>
                </w:rPr>
                <w:t xml:space="preserve"> class</w:t>
              </w:r>
              <w:r w:rsidRPr="00A729EC">
                <w:rPr>
                  <w:lang w:val="en-US"/>
                </w:rPr>
                <w:t>.</w:t>
              </w:r>
            </w:ins>
          </w:p>
        </w:tc>
      </w:tr>
    </w:tbl>
    <w:p w14:paraId="746C8728" w14:textId="77777777" w:rsidR="00DC306B" w:rsidRPr="00DC306B" w:rsidRDefault="00DC306B" w:rsidP="00692556">
      <w:pPr>
        <w:rPr>
          <w:ins w:id="5831" w:author="Charles Gifford" w:date="2016-04-19T21:45:00Z"/>
          <w:lang w:val="en-US"/>
        </w:rPr>
      </w:pPr>
    </w:p>
    <w:p w14:paraId="069D65EB" w14:textId="30BCB5C0" w:rsidR="00CB7EC0" w:rsidRPr="001C220C" w:rsidRDefault="00C17398" w:rsidP="008D7469">
      <w:pPr>
        <w:pStyle w:val="TABLE-title"/>
        <w:rPr>
          <w:lang w:val="en-US"/>
        </w:rPr>
      </w:pPr>
      <w:bookmarkStart w:id="5832" w:name="_Ref495471721"/>
      <w:bookmarkStart w:id="5833" w:name="_Toc306621032"/>
      <w:bookmarkStart w:id="5834" w:name="_Toc320178428"/>
      <w:bookmarkStart w:id="5835" w:name="_Toc478492359"/>
      <w:bookmarkStart w:id="5836" w:name="_Toc516130477"/>
      <w:bookmarkStart w:id="5837" w:name="_Toc7250406"/>
      <w:r>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24A3E">
        <w:rPr>
          <w:noProof/>
          <w:lang w:val="en-US"/>
        </w:rPr>
        <w:t>58</w:t>
      </w:r>
      <w:r w:rsidR="00FD29D6">
        <w:rPr>
          <w:lang w:val="en-US"/>
        </w:rPr>
        <w:fldChar w:fldCharType="end"/>
      </w:r>
      <w:bookmarkEnd w:id="5832"/>
      <w:r w:rsidR="00F00AEF">
        <w:rPr>
          <w:lang w:val="en-US"/>
        </w:rPr>
        <w:t xml:space="preserve"> –</w:t>
      </w:r>
      <w:r w:rsidR="00CB7EC0" w:rsidRPr="001C220C">
        <w:rPr>
          <w:lang w:val="en-US"/>
        </w:rPr>
        <w:t xml:space="preserve"> </w:t>
      </w:r>
      <w:r w:rsidR="006F45EC">
        <w:rPr>
          <w:noProof/>
          <w:lang w:val="en-US"/>
        </w:rPr>
        <w:t>M</w:t>
      </w:r>
      <w:r w:rsidR="00CB7EC0" w:rsidRPr="001C220C">
        <w:rPr>
          <w:lang w:val="en-US"/>
        </w:rPr>
        <w:t>aterial class</w:t>
      </w:r>
      <w:bookmarkEnd w:id="5833"/>
      <w:bookmarkEnd w:id="5834"/>
      <w:r w:rsidR="006F45EC">
        <w:rPr>
          <w:lang w:val="en-US"/>
        </w:rPr>
        <w:t xml:space="preserve"> attributes</w:t>
      </w:r>
      <w:bookmarkEnd w:id="5835"/>
      <w:r w:rsidR="00CB7EC0" w:rsidRPr="001C220C">
        <w:rPr>
          <w:lang w:val="en-US"/>
        </w:rPr>
        <w:t xml:space="preserve"> </w:t>
      </w:r>
      <w:bookmarkEnd w:id="5836"/>
      <w:bookmarkEnd w:id="5837"/>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9A505D" w:rsidRPr="001C220C" w14:paraId="27C04CD2" w14:textId="77777777" w:rsidTr="00DB60D0">
        <w:trPr>
          <w:trHeight w:val="278"/>
          <w:tblHeader/>
          <w:jc w:val="center"/>
        </w:trPr>
        <w:tc>
          <w:tcPr>
            <w:tcW w:w="1269" w:type="dxa"/>
          </w:tcPr>
          <w:p w14:paraId="5F5BADFA" w14:textId="77777777" w:rsidR="009A505D" w:rsidRPr="001C220C" w:rsidRDefault="009A505D" w:rsidP="004C15D9">
            <w:pPr>
              <w:pStyle w:val="TABLE-col-heading"/>
              <w:rPr>
                <w:lang w:val="en-US"/>
              </w:rPr>
            </w:pPr>
            <w:r w:rsidRPr="001C220C">
              <w:rPr>
                <w:lang w:val="en-US"/>
              </w:rPr>
              <w:t xml:space="preserve">Attribute </w:t>
            </w:r>
            <w:r w:rsidR="006618D3">
              <w:rPr>
                <w:lang w:val="en-US"/>
              </w:rPr>
              <w:t>n</w:t>
            </w:r>
            <w:r w:rsidRPr="001C220C">
              <w:rPr>
                <w:lang w:val="en-US"/>
              </w:rPr>
              <w:t>ame</w:t>
            </w:r>
          </w:p>
        </w:tc>
        <w:tc>
          <w:tcPr>
            <w:tcW w:w="2880" w:type="dxa"/>
          </w:tcPr>
          <w:p w14:paraId="5B2E4635" w14:textId="77777777" w:rsidR="009A505D" w:rsidRPr="001C220C" w:rsidRDefault="009A505D" w:rsidP="004C15D9">
            <w:pPr>
              <w:pStyle w:val="TABLE-col-heading"/>
              <w:rPr>
                <w:lang w:val="en-US"/>
              </w:rPr>
            </w:pPr>
            <w:r w:rsidRPr="001C220C">
              <w:rPr>
                <w:lang w:val="en-US"/>
              </w:rPr>
              <w:t>Description</w:t>
            </w:r>
          </w:p>
        </w:tc>
        <w:tc>
          <w:tcPr>
            <w:tcW w:w="1440" w:type="dxa"/>
          </w:tcPr>
          <w:p w14:paraId="194838CC" w14:textId="77777777" w:rsidR="009A505D" w:rsidRPr="001C220C" w:rsidRDefault="00AE4770" w:rsidP="004C15D9">
            <w:pPr>
              <w:pStyle w:val="TABLE-col-heading"/>
              <w:rPr>
                <w:lang w:val="en-US"/>
              </w:rPr>
            </w:pPr>
            <w:r>
              <w:rPr>
                <w:lang w:val="en-US"/>
              </w:rPr>
              <w:t>Production example</w:t>
            </w:r>
            <w:r w:rsidR="009A505D" w:rsidRPr="001C220C">
              <w:rPr>
                <w:lang w:val="en-US"/>
              </w:rPr>
              <w:t>s</w:t>
            </w:r>
          </w:p>
        </w:tc>
        <w:tc>
          <w:tcPr>
            <w:tcW w:w="1297" w:type="dxa"/>
          </w:tcPr>
          <w:p w14:paraId="02B79FE9" w14:textId="77777777" w:rsidR="009A505D" w:rsidRPr="001C220C" w:rsidRDefault="00AE4770" w:rsidP="004C15D9">
            <w:pPr>
              <w:pStyle w:val="TABLE-col-heading"/>
              <w:rPr>
                <w:lang w:val="en-US"/>
              </w:rPr>
            </w:pPr>
            <w:r>
              <w:rPr>
                <w:lang w:val="en-US"/>
              </w:rPr>
              <w:t>Maintenance example</w:t>
            </w:r>
            <w:r w:rsidR="009A505D" w:rsidRPr="001C220C">
              <w:rPr>
                <w:lang w:val="en-US"/>
              </w:rPr>
              <w:t>s</w:t>
            </w:r>
          </w:p>
        </w:tc>
        <w:tc>
          <w:tcPr>
            <w:tcW w:w="1080" w:type="dxa"/>
          </w:tcPr>
          <w:p w14:paraId="597E7127" w14:textId="77777777" w:rsidR="009A505D" w:rsidRPr="001C220C" w:rsidRDefault="00AE4770" w:rsidP="004C15D9">
            <w:pPr>
              <w:pStyle w:val="TABLE-col-heading"/>
              <w:rPr>
                <w:lang w:val="en-US"/>
              </w:rPr>
            </w:pPr>
            <w:r>
              <w:rPr>
                <w:lang w:val="en-US"/>
              </w:rPr>
              <w:t>Quality example</w:t>
            </w:r>
            <w:r w:rsidR="009A505D" w:rsidRPr="001C220C">
              <w:rPr>
                <w:lang w:val="en-US"/>
              </w:rPr>
              <w:t>s</w:t>
            </w:r>
          </w:p>
        </w:tc>
        <w:tc>
          <w:tcPr>
            <w:tcW w:w="1080" w:type="dxa"/>
          </w:tcPr>
          <w:p w14:paraId="62C7D842" w14:textId="77777777" w:rsidR="009A505D" w:rsidRPr="001C220C" w:rsidRDefault="00AE4770" w:rsidP="004C15D9">
            <w:pPr>
              <w:pStyle w:val="TABLE-col-heading"/>
              <w:rPr>
                <w:lang w:val="en-US"/>
              </w:rPr>
            </w:pPr>
            <w:r>
              <w:rPr>
                <w:lang w:val="en-US"/>
              </w:rPr>
              <w:t>Inventory example</w:t>
            </w:r>
            <w:r w:rsidR="009A505D" w:rsidRPr="001C220C">
              <w:rPr>
                <w:lang w:val="en-US"/>
              </w:rPr>
              <w:t>s</w:t>
            </w:r>
          </w:p>
        </w:tc>
      </w:tr>
      <w:tr w:rsidR="00AA4F0A" w:rsidRPr="001C220C" w14:paraId="764F3D99" w14:textId="77777777">
        <w:trPr>
          <w:cantSplit/>
          <w:jc w:val="center"/>
        </w:trPr>
        <w:tc>
          <w:tcPr>
            <w:tcW w:w="1269" w:type="dxa"/>
          </w:tcPr>
          <w:p w14:paraId="174FDCE6" w14:textId="77777777" w:rsidR="00AA4F0A" w:rsidRPr="001C220C" w:rsidRDefault="00AA4F0A" w:rsidP="004C15D9">
            <w:pPr>
              <w:pStyle w:val="TABLE-cell"/>
              <w:rPr>
                <w:lang w:val="en-US"/>
              </w:rPr>
            </w:pPr>
            <w:r w:rsidRPr="001C220C">
              <w:rPr>
                <w:lang w:val="en-US"/>
              </w:rPr>
              <w:t>ID</w:t>
            </w:r>
          </w:p>
        </w:tc>
        <w:tc>
          <w:tcPr>
            <w:tcW w:w="2880" w:type="dxa"/>
          </w:tcPr>
          <w:p w14:paraId="6DDA1767" w14:textId="612976AE" w:rsidR="00AA4F0A" w:rsidRPr="001C220C" w:rsidRDefault="00AA4F0A" w:rsidP="004C15D9">
            <w:pPr>
              <w:pStyle w:val="TABLE-cell"/>
              <w:rPr>
                <w:lang w:val="en-US"/>
              </w:rPr>
            </w:pPr>
            <w:r w:rsidRPr="001C220C">
              <w:rPr>
                <w:lang w:val="en-US"/>
              </w:rPr>
              <w:t xml:space="preserve">A unique identification of a specific </w:t>
            </w:r>
            <w:r w:rsidRPr="001C220C">
              <w:rPr>
                <w:i/>
                <w:lang w:val="en-US"/>
              </w:rPr>
              <w:t>material class</w:t>
            </w:r>
            <w:r w:rsidRPr="001C220C">
              <w:rPr>
                <w:lang w:val="en-US"/>
              </w:rPr>
              <w:t>, within the scope of the information exchanged (</w:t>
            </w:r>
            <w:del w:id="5838" w:author="Charles Gifford" w:date="2017-03-15T12:32:00Z">
              <w:r w:rsidRPr="001C220C" w:rsidDel="0077548E">
                <w:rPr>
                  <w:i/>
                  <w:lang w:val="en-US"/>
                </w:rPr>
                <w:delText>production</w:delText>
              </w:r>
            </w:del>
            <w:ins w:id="5839" w:author="Charles Gifford" w:date="2017-03-15T12:32:00Z">
              <w:r w:rsidR="0077548E">
                <w:rPr>
                  <w:i/>
                  <w:lang w:val="en-US"/>
                </w:rPr>
                <w:t>operations</w:t>
              </w:r>
            </w:ins>
            <w:r w:rsidRPr="001C220C">
              <w:rPr>
                <w:i/>
                <w:lang w:val="en-US"/>
              </w:rPr>
              <w:t xml:space="preserve"> capability</w:t>
            </w:r>
            <w:r w:rsidRPr="001C220C">
              <w:rPr>
                <w:lang w:val="en-US"/>
              </w:rPr>
              <w:t xml:space="preserve">, </w:t>
            </w:r>
            <w:del w:id="5840" w:author="Charles Gifford" w:date="2017-03-15T12:32:00Z">
              <w:r w:rsidRPr="001C220C" w:rsidDel="0077548E">
                <w:rPr>
                  <w:i/>
                  <w:lang w:val="en-US"/>
                </w:rPr>
                <w:delText>production</w:delText>
              </w:r>
            </w:del>
            <w:ins w:id="5841" w:author="Charles Gifford" w:date="2017-03-15T12:32:00Z">
              <w:r w:rsidR="0077548E">
                <w:rPr>
                  <w:i/>
                  <w:lang w:val="en-US"/>
                </w:rPr>
                <w:t>operations</w:t>
              </w:r>
            </w:ins>
            <w:r w:rsidRPr="001C220C">
              <w:rPr>
                <w:i/>
                <w:lang w:val="en-US"/>
              </w:rPr>
              <w:t xml:space="preserve"> schedule</w:t>
            </w:r>
            <w:r w:rsidRPr="001C220C">
              <w:rPr>
                <w:lang w:val="en-US"/>
              </w:rPr>
              <w:t xml:space="preserve">, </w:t>
            </w:r>
            <w:del w:id="5842" w:author="Charles Gifford" w:date="2017-03-15T12:32:00Z">
              <w:r w:rsidRPr="001C220C" w:rsidDel="0077548E">
                <w:rPr>
                  <w:i/>
                  <w:lang w:val="en-US"/>
                </w:rPr>
                <w:delText>production</w:delText>
              </w:r>
            </w:del>
            <w:ins w:id="5843" w:author="Charles Gifford" w:date="2017-03-15T12:32:00Z">
              <w:r w:rsidR="0077548E">
                <w:rPr>
                  <w:i/>
                  <w:lang w:val="en-US"/>
                </w:rPr>
                <w:t>operations</w:t>
              </w:r>
            </w:ins>
            <w:r w:rsidRPr="001C220C">
              <w:rPr>
                <w:i/>
                <w:lang w:val="en-US"/>
              </w:rPr>
              <w:t xml:space="preserve"> performance</w:t>
            </w:r>
            <w:r w:rsidRPr="001C220C">
              <w:rPr>
                <w:lang w:val="en-US"/>
              </w:rPr>
              <w:t>, …)</w:t>
            </w:r>
          </w:p>
          <w:p w14:paraId="62C0BEEE" w14:textId="3B0C82F6" w:rsidR="00AA4F0A" w:rsidRPr="001C220C" w:rsidRDefault="00AA4F0A" w:rsidP="004C15D9">
            <w:pPr>
              <w:pStyle w:val="TABLE-cell"/>
              <w:rPr>
                <w:lang w:val="en-US"/>
              </w:rPr>
            </w:pPr>
            <w:r w:rsidRPr="001C220C">
              <w:rPr>
                <w:lang w:val="en-US"/>
              </w:rPr>
              <w:t xml:space="preserve">The ID shall be used in other parts of the model when the </w:t>
            </w:r>
            <w:r w:rsidRPr="001C220C">
              <w:rPr>
                <w:i/>
                <w:lang w:val="en-US"/>
              </w:rPr>
              <w:t xml:space="preserve">material class </w:t>
            </w:r>
            <w:r w:rsidRPr="001C220C">
              <w:rPr>
                <w:lang w:val="en-US"/>
              </w:rPr>
              <w:t xml:space="preserve">needs to be identified, such as the </w:t>
            </w:r>
            <w:del w:id="5844" w:author="Charles Gifford" w:date="2017-03-15T12:32:00Z">
              <w:r w:rsidRPr="001C220C" w:rsidDel="0077548E">
                <w:rPr>
                  <w:i/>
                  <w:lang w:val="en-US"/>
                </w:rPr>
                <w:delText>production</w:delText>
              </w:r>
            </w:del>
            <w:ins w:id="5845" w:author="Charles Gifford" w:date="2017-03-15T12:32:00Z">
              <w:r w:rsidR="0077548E">
                <w:rPr>
                  <w:i/>
                  <w:lang w:val="en-US"/>
                </w:rPr>
                <w:t>operations</w:t>
              </w:r>
            </w:ins>
            <w:r w:rsidRPr="001C220C">
              <w:rPr>
                <w:i/>
                <w:lang w:val="en-US"/>
              </w:rPr>
              <w:t xml:space="preserve"> capability</w:t>
            </w:r>
            <w:r w:rsidRPr="001C220C">
              <w:rPr>
                <w:lang w:val="en-US"/>
              </w:rPr>
              <w:t xml:space="preserve"> for this </w:t>
            </w:r>
            <w:r w:rsidRPr="001C220C">
              <w:rPr>
                <w:i/>
                <w:lang w:val="en-US"/>
              </w:rPr>
              <w:t>material class</w:t>
            </w:r>
            <w:r w:rsidRPr="001C220C">
              <w:rPr>
                <w:lang w:val="en-US"/>
              </w:rPr>
              <w:t xml:space="preserve">, or a </w:t>
            </w:r>
            <w:del w:id="5846" w:author="Charles Gifford" w:date="2017-03-15T12:32:00Z">
              <w:r w:rsidRPr="001C220C" w:rsidDel="0077548E">
                <w:rPr>
                  <w:i/>
                  <w:lang w:val="en-US"/>
                </w:rPr>
                <w:delText>production</w:delText>
              </w:r>
            </w:del>
            <w:ins w:id="5847" w:author="Charles Gifford" w:date="2017-03-15T12:32:00Z">
              <w:r w:rsidR="0077548E">
                <w:rPr>
                  <w:i/>
                  <w:lang w:val="en-US"/>
                </w:rPr>
                <w:t>operations</w:t>
              </w:r>
            </w:ins>
            <w:r w:rsidRPr="001C220C">
              <w:rPr>
                <w:i/>
                <w:lang w:val="en-US"/>
              </w:rPr>
              <w:t xml:space="preserve"> response</w:t>
            </w:r>
            <w:r w:rsidRPr="001C220C">
              <w:rPr>
                <w:lang w:val="en-US"/>
              </w:rPr>
              <w:t xml:space="preserve"> identifying the </w:t>
            </w:r>
            <w:r w:rsidRPr="001C220C">
              <w:rPr>
                <w:i/>
                <w:lang w:val="en-US"/>
              </w:rPr>
              <w:t xml:space="preserve">material class </w:t>
            </w:r>
            <w:r w:rsidRPr="001C220C">
              <w:rPr>
                <w:lang w:val="en-US"/>
              </w:rPr>
              <w:t>used.</w:t>
            </w:r>
          </w:p>
        </w:tc>
        <w:tc>
          <w:tcPr>
            <w:tcW w:w="1440" w:type="dxa"/>
          </w:tcPr>
          <w:p w14:paraId="17699BB0" w14:textId="77777777" w:rsidR="00AA4F0A" w:rsidRPr="001C220C" w:rsidRDefault="00AA4F0A" w:rsidP="004C15D9">
            <w:pPr>
              <w:pStyle w:val="TABLE-cell"/>
              <w:rPr>
                <w:lang w:val="en-US"/>
              </w:rPr>
            </w:pPr>
            <w:r w:rsidRPr="001C220C">
              <w:rPr>
                <w:lang w:val="en-US"/>
              </w:rPr>
              <w:t xml:space="preserve">Polymer sheet stock </w:t>
            </w:r>
            <w:smartTag w:uri="urn:schemas-microsoft-com:office:smarttags" w:element="chmetcnv">
              <w:smartTagPr>
                <w:attr w:name="UnitName" w:val="a"/>
                <w:attr w:name="SourceValue" w:val="1001"/>
                <w:attr w:name="HasSpace" w:val="False"/>
                <w:attr w:name="Negative" w:val="False"/>
                <w:attr w:name="NumberType" w:val="1"/>
                <w:attr w:name="TCSC" w:val="0"/>
              </w:smartTagPr>
              <w:r w:rsidRPr="001C220C">
                <w:rPr>
                  <w:lang w:val="en-US"/>
                </w:rPr>
                <w:t>1001A</w:t>
              </w:r>
            </w:smartTag>
          </w:p>
          <w:p w14:paraId="49865FA4" w14:textId="77777777" w:rsidR="00AA4F0A" w:rsidRPr="001C220C" w:rsidRDefault="00AA4F0A" w:rsidP="004C15D9">
            <w:pPr>
              <w:pStyle w:val="TABLE-cell"/>
              <w:rPr>
                <w:lang w:val="en-US"/>
              </w:rPr>
            </w:pPr>
          </w:p>
        </w:tc>
        <w:tc>
          <w:tcPr>
            <w:tcW w:w="1297" w:type="dxa"/>
          </w:tcPr>
          <w:p w14:paraId="430FF2F7" w14:textId="77777777" w:rsidR="00AA4F0A" w:rsidRPr="001C220C" w:rsidRDefault="00AA4F0A" w:rsidP="004C15D9">
            <w:pPr>
              <w:pStyle w:val="TABLE-cell"/>
              <w:rPr>
                <w:lang w:val="en-US"/>
              </w:rPr>
            </w:pPr>
            <w:r w:rsidRPr="001C220C">
              <w:rPr>
                <w:lang w:val="en-US"/>
              </w:rPr>
              <w:t>200 cP Oil</w:t>
            </w:r>
          </w:p>
          <w:p w14:paraId="55E8C625" w14:textId="77777777" w:rsidR="00AA4F0A" w:rsidRPr="001C220C" w:rsidRDefault="00AA4F0A" w:rsidP="004C15D9">
            <w:pPr>
              <w:pStyle w:val="TABLE-cell"/>
              <w:rPr>
                <w:lang w:val="en-US"/>
              </w:rPr>
            </w:pPr>
            <w:r w:rsidRPr="001C220C">
              <w:rPr>
                <w:lang w:val="en-US"/>
              </w:rPr>
              <w:t>(SAE 90)</w:t>
            </w:r>
          </w:p>
        </w:tc>
        <w:tc>
          <w:tcPr>
            <w:tcW w:w="1080" w:type="dxa"/>
          </w:tcPr>
          <w:p w14:paraId="5E06602B" w14:textId="77777777" w:rsidR="00AA4F0A" w:rsidRPr="001C220C" w:rsidRDefault="00AA4F0A" w:rsidP="004C15D9">
            <w:pPr>
              <w:pStyle w:val="TABLE-cell"/>
              <w:rPr>
                <w:lang w:val="en-US"/>
              </w:rPr>
            </w:pPr>
            <w:r w:rsidRPr="001C220C">
              <w:rPr>
                <w:lang w:val="en-US"/>
              </w:rPr>
              <w:t>RH5510</w:t>
            </w:r>
          </w:p>
        </w:tc>
        <w:tc>
          <w:tcPr>
            <w:tcW w:w="1080" w:type="dxa"/>
          </w:tcPr>
          <w:p w14:paraId="35A42C96" w14:textId="77777777" w:rsidR="00AA4F0A" w:rsidRPr="001C220C" w:rsidRDefault="00AA4F0A" w:rsidP="004C15D9">
            <w:pPr>
              <w:pStyle w:val="TABLE-cell"/>
              <w:rPr>
                <w:lang w:val="en-US"/>
              </w:rPr>
            </w:pPr>
            <w:r w:rsidRPr="001C220C">
              <w:rPr>
                <w:lang w:val="en-US"/>
              </w:rPr>
              <w:t>20 mil Wrap</w:t>
            </w:r>
          </w:p>
        </w:tc>
      </w:tr>
      <w:tr w:rsidR="00AA4F0A" w:rsidRPr="001C220C" w14:paraId="026D209B" w14:textId="77777777">
        <w:trPr>
          <w:cantSplit/>
          <w:jc w:val="center"/>
        </w:trPr>
        <w:tc>
          <w:tcPr>
            <w:tcW w:w="1269" w:type="dxa"/>
          </w:tcPr>
          <w:p w14:paraId="58FAFEE2" w14:textId="77777777" w:rsidR="00AA4F0A" w:rsidRPr="001C220C" w:rsidRDefault="00AA4F0A" w:rsidP="004C15D9">
            <w:pPr>
              <w:pStyle w:val="TABLE-cell"/>
              <w:rPr>
                <w:lang w:val="en-US"/>
              </w:rPr>
            </w:pPr>
            <w:r w:rsidRPr="001C220C">
              <w:rPr>
                <w:lang w:val="en-US"/>
              </w:rPr>
              <w:t>Description</w:t>
            </w:r>
          </w:p>
        </w:tc>
        <w:tc>
          <w:tcPr>
            <w:tcW w:w="2880" w:type="dxa"/>
          </w:tcPr>
          <w:p w14:paraId="3010F7F3" w14:textId="77777777" w:rsidR="00AA4F0A" w:rsidRPr="001C220C" w:rsidRDefault="00AA4F0A" w:rsidP="004C15D9">
            <w:pPr>
              <w:pStyle w:val="TABLE-cell"/>
              <w:rPr>
                <w:lang w:val="en-US"/>
              </w:rPr>
            </w:pPr>
            <w:r w:rsidRPr="001C220C">
              <w:rPr>
                <w:lang w:val="en-US"/>
              </w:rPr>
              <w:t xml:space="preserve">Additional information about the </w:t>
            </w:r>
            <w:r w:rsidRPr="001C220C">
              <w:rPr>
                <w:i/>
                <w:lang w:val="en-US"/>
              </w:rPr>
              <w:t>material class</w:t>
            </w:r>
            <w:r w:rsidRPr="001C220C">
              <w:rPr>
                <w:lang w:val="en-US"/>
              </w:rPr>
              <w:t>.</w:t>
            </w:r>
          </w:p>
        </w:tc>
        <w:tc>
          <w:tcPr>
            <w:tcW w:w="1440" w:type="dxa"/>
          </w:tcPr>
          <w:p w14:paraId="1604E292" w14:textId="77777777" w:rsidR="00AA4F0A" w:rsidRPr="001C220C" w:rsidRDefault="00AA4F0A" w:rsidP="004C15D9">
            <w:pPr>
              <w:pStyle w:val="TABLE-cell"/>
              <w:rPr>
                <w:lang w:val="en-US"/>
              </w:rPr>
            </w:pPr>
            <w:r w:rsidRPr="001C220C">
              <w:rPr>
                <w:lang w:val="en-US"/>
              </w:rPr>
              <w:t>Solid polymer resin</w:t>
            </w:r>
          </w:p>
        </w:tc>
        <w:tc>
          <w:tcPr>
            <w:tcW w:w="1297" w:type="dxa"/>
          </w:tcPr>
          <w:p w14:paraId="5474C4D8" w14:textId="77777777" w:rsidR="00AA4F0A" w:rsidRPr="001C220C" w:rsidRDefault="00AA4F0A" w:rsidP="004C15D9">
            <w:pPr>
              <w:pStyle w:val="TABLE-cell"/>
              <w:rPr>
                <w:lang w:val="en-US"/>
              </w:rPr>
            </w:pPr>
            <w:r w:rsidRPr="001C220C">
              <w:rPr>
                <w:lang w:val="en-US"/>
              </w:rPr>
              <w:t>Very High Viscosity Lubricating Oil</w:t>
            </w:r>
          </w:p>
        </w:tc>
        <w:tc>
          <w:tcPr>
            <w:tcW w:w="1080" w:type="dxa"/>
          </w:tcPr>
          <w:p w14:paraId="1EB06917" w14:textId="77777777" w:rsidR="00AA4F0A" w:rsidRPr="001C220C" w:rsidRDefault="00AA4F0A" w:rsidP="004C15D9">
            <w:pPr>
              <w:pStyle w:val="TABLE-cell"/>
              <w:rPr>
                <w:lang w:val="en-US"/>
              </w:rPr>
            </w:pPr>
            <w:r w:rsidRPr="001C220C">
              <w:rPr>
                <w:lang w:val="en-US"/>
              </w:rPr>
              <w:t>Oxidizing Agent</w:t>
            </w:r>
          </w:p>
        </w:tc>
        <w:tc>
          <w:tcPr>
            <w:tcW w:w="1080" w:type="dxa"/>
          </w:tcPr>
          <w:p w14:paraId="70BC49EE" w14:textId="77777777" w:rsidR="00AA4F0A" w:rsidRPr="001C220C" w:rsidRDefault="00AA4F0A" w:rsidP="004C15D9">
            <w:pPr>
              <w:pStyle w:val="TABLE-cell"/>
              <w:rPr>
                <w:lang w:val="en-US"/>
              </w:rPr>
            </w:pPr>
            <w:r w:rsidRPr="001C220C">
              <w:rPr>
                <w:lang w:val="en-US"/>
              </w:rPr>
              <w:t>Wrap used to wrap pallets</w:t>
            </w:r>
          </w:p>
        </w:tc>
      </w:tr>
      <w:tr w:rsidR="00242B6D" w:rsidRPr="001C220C" w14:paraId="04D8571A" w14:textId="77777777">
        <w:trPr>
          <w:cantSplit/>
          <w:jc w:val="center"/>
        </w:trPr>
        <w:tc>
          <w:tcPr>
            <w:tcW w:w="1269" w:type="dxa"/>
          </w:tcPr>
          <w:p w14:paraId="2F889893" w14:textId="77777777" w:rsidR="00242B6D" w:rsidRPr="001C220C" w:rsidRDefault="00242B6D" w:rsidP="004C15D9">
            <w:pPr>
              <w:pStyle w:val="TABLE-cell"/>
              <w:rPr>
                <w:lang w:val="en-US"/>
              </w:rPr>
            </w:pPr>
            <w:ins w:id="5848" w:author="Dennis Brandl" w:date="2015-08-17T10:51:00Z">
              <w:r>
                <w:rPr>
                  <w:lang w:val="en-US"/>
                </w:rPr>
                <w:t xml:space="preserve">Hierarchy </w:t>
              </w:r>
            </w:ins>
            <w:r w:rsidR="00155222">
              <w:rPr>
                <w:lang w:val="en-US"/>
              </w:rPr>
              <w:t>s</w:t>
            </w:r>
            <w:ins w:id="5849" w:author="Dennis Brandl" w:date="2015-08-17T10:51:00Z">
              <w:r>
                <w:rPr>
                  <w:lang w:val="en-US"/>
                </w:rPr>
                <w:t>cope</w:t>
              </w:r>
            </w:ins>
          </w:p>
        </w:tc>
        <w:tc>
          <w:tcPr>
            <w:tcW w:w="2880" w:type="dxa"/>
          </w:tcPr>
          <w:p w14:paraId="26521713" w14:textId="77777777" w:rsidR="00242B6D" w:rsidRPr="001C220C" w:rsidRDefault="00242B6D" w:rsidP="004C15D9">
            <w:pPr>
              <w:pStyle w:val="TABLE-cell"/>
              <w:rPr>
                <w:ins w:id="5850" w:author="Dennis Brandl" w:date="2015-08-17T10:51:00Z"/>
                <w:lang w:val="en-US"/>
              </w:rPr>
            </w:pPr>
            <w:ins w:id="5851" w:author="Dennis Brandl" w:date="2015-08-17T10:51:00Z">
              <w:r w:rsidRPr="001C220C">
                <w:rPr>
                  <w:lang w:val="en-US"/>
                </w:rPr>
                <w:t xml:space="preserve">Identifies where the exchanged information fits within the role based equipment hierarchy. </w:t>
              </w:r>
            </w:ins>
          </w:p>
          <w:p w14:paraId="364BEBF3" w14:textId="77777777" w:rsidR="00242B6D" w:rsidRDefault="00242B6D" w:rsidP="004C15D9">
            <w:pPr>
              <w:pStyle w:val="TABLE-cell"/>
              <w:rPr>
                <w:lang w:val="en-US"/>
              </w:rPr>
            </w:pPr>
            <w:ins w:id="5852" w:author="Dennis Brandl" w:date="2015-08-17T10:51:00Z">
              <w:r w:rsidRPr="001C220C">
                <w:rPr>
                  <w:lang w:val="en-US"/>
                </w:rPr>
                <w:t xml:space="preserve">Optionally defines the scope of the </w:t>
              </w:r>
              <w:r w:rsidRPr="009F0825">
                <w:rPr>
                  <w:i/>
                  <w:lang w:val="en-US"/>
                </w:rPr>
                <w:t>material class</w:t>
              </w:r>
              <w:r w:rsidRPr="001C220C">
                <w:rPr>
                  <w:lang w:val="en-US"/>
                </w:rPr>
                <w:t>, such as the site or area it is defined for.</w:t>
              </w:r>
            </w:ins>
          </w:p>
        </w:tc>
        <w:tc>
          <w:tcPr>
            <w:tcW w:w="1440" w:type="dxa"/>
          </w:tcPr>
          <w:p w14:paraId="19A79E06" w14:textId="77777777" w:rsidR="00242B6D" w:rsidRPr="001C220C" w:rsidRDefault="00242B6D" w:rsidP="004C15D9">
            <w:pPr>
              <w:pStyle w:val="TABLE-cell"/>
              <w:rPr>
                <w:lang w:val="en-US"/>
              </w:rPr>
            </w:pPr>
            <w:ins w:id="5853" w:author="Dennis Brandl" w:date="2015-08-17T10:51:00Z">
              <w:r w:rsidRPr="001C220C">
                <w:rPr>
                  <w:lang w:val="en-US"/>
                </w:rPr>
                <w:t>South Shore (Site) / Work Line (Area)</w:t>
              </w:r>
            </w:ins>
          </w:p>
        </w:tc>
        <w:tc>
          <w:tcPr>
            <w:tcW w:w="1297" w:type="dxa"/>
          </w:tcPr>
          <w:p w14:paraId="4E66105D" w14:textId="77777777" w:rsidR="00242B6D" w:rsidRPr="001C220C" w:rsidRDefault="00242B6D" w:rsidP="004C15D9">
            <w:pPr>
              <w:pStyle w:val="TABLE-cell"/>
              <w:rPr>
                <w:lang w:val="en-US"/>
              </w:rPr>
            </w:pPr>
            <w:ins w:id="5854" w:author="Dennis Brandl" w:date="2015-08-17T10:51:00Z">
              <w:r w:rsidRPr="001C220C">
                <w:rPr>
                  <w:lang w:val="en-US"/>
                </w:rPr>
                <w:t>South Shore (SITE) / Packaging (Area)</w:t>
              </w:r>
            </w:ins>
          </w:p>
        </w:tc>
        <w:tc>
          <w:tcPr>
            <w:tcW w:w="1080" w:type="dxa"/>
          </w:tcPr>
          <w:p w14:paraId="3C8EA4DD" w14:textId="77777777" w:rsidR="00242B6D" w:rsidRPr="001C220C" w:rsidRDefault="00242B6D" w:rsidP="004C15D9">
            <w:pPr>
              <w:pStyle w:val="TABLE-cell"/>
              <w:rPr>
                <w:lang w:val="en-US"/>
              </w:rPr>
            </w:pPr>
            <w:ins w:id="5855" w:author="Dennis Brandl" w:date="2015-08-17T10:51:00Z">
              <w:r w:rsidRPr="001C220C">
                <w:rPr>
                  <w:lang w:val="en-US"/>
                </w:rPr>
                <w:t>Mixer Sample Port (Work Unit)</w:t>
              </w:r>
            </w:ins>
          </w:p>
        </w:tc>
        <w:tc>
          <w:tcPr>
            <w:tcW w:w="1080" w:type="dxa"/>
          </w:tcPr>
          <w:p w14:paraId="47578D66" w14:textId="77777777" w:rsidR="00242B6D" w:rsidRPr="001C220C" w:rsidRDefault="00242B6D" w:rsidP="004C15D9">
            <w:pPr>
              <w:pStyle w:val="TABLE-cell"/>
              <w:rPr>
                <w:lang w:val="en-US"/>
              </w:rPr>
            </w:pPr>
            <w:ins w:id="5856" w:author="Dennis Brandl" w:date="2015-08-17T10:51:00Z">
              <w:r w:rsidRPr="001C220C">
                <w:rPr>
                  <w:lang w:val="en-US"/>
                </w:rPr>
                <w:t>Receiving dock (Work Center)</w:t>
              </w:r>
            </w:ins>
          </w:p>
        </w:tc>
      </w:tr>
      <w:tr w:rsidR="00242B6D" w:rsidRPr="001C220C" w14:paraId="620BCD38" w14:textId="77777777">
        <w:trPr>
          <w:cantSplit/>
          <w:jc w:val="center"/>
        </w:trPr>
        <w:tc>
          <w:tcPr>
            <w:tcW w:w="1269" w:type="dxa"/>
          </w:tcPr>
          <w:p w14:paraId="7A923A23" w14:textId="77777777" w:rsidR="00242B6D" w:rsidRPr="001C220C" w:rsidRDefault="00242B6D" w:rsidP="004C15D9">
            <w:pPr>
              <w:pStyle w:val="TABLE-cell"/>
              <w:rPr>
                <w:lang w:val="en-US"/>
              </w:rPr>
            </w:pPr>
            <w:r w:rsidRPr="001C220C">
              <w:rPr>
                <w:lang w:val="en-US"/>
              </w:rPr>
              <w:t xml:space="preserve">Assembly </w:t>
            </w:r>
            <w:r w:rsidR="009F0825">
              <w:rPr>
                <w:lang w:val="en-US"/>
              </w:rPr>
              <w:t>t</w:t>
            </w:r>
            <w:r w:rsidRPr="001C220C">
              <w:rPr>
                <w:lang w:val="en-US"/>
              </w:rPr>
              <w:t>ype</w:t>
            </w:r>
          </w:p>
        </w:tc>
        <w:tc>
          <w:tcPr>
            <w:tcW w:w="2880" w:type="dxa"/>
          </w:tcPr>
          <w:p w14:paraId="56CD4BAC" w14:textId="77777777" w:rsidR="00242B6D" w:rsidRPr="001C220C" w:rsidRDefault="00242B6D" w:rsidP="004C15D9">
            <w:pPr>
              <w:pStyle w:val="TABLE-cell"/>
              <w:rPr>
                <w:lang w:val="en-US"/>
              </w:rPr>
            </w:pPr>
            <w:r>
              <w:rPr>
                <w:lang w:val="en-US"/>
              </w:rPr>
              <w:t xml:space="preserve">Optional: </w:t>
            </w:r>
            <w:r w:rsidRPr="001C220C">
              <w:rPr>
                <w:lang w:val="en-US"/>
              </w:rPr>
              <w:t>Defines the type of the assembly. The defined types are:</w:t>
            </w:r>
          </w:p>
          <w:p w14:paraId="1CDCE22C" w14:textId="77777777" w:rsidR="00242B6D" w:rsidRPr="001C220C" w:rsidRDefault="00242B6D" w:rsidP="004C15D9">
            <w:pPr>
              <w:pStyle w:val="TABLE-cell"/>
              <w:rPr>
                <w:lang w:val="en-US"/>
              </w:rPr>
            </w:pPr>
            <w:r w:rsidRPr="001C220C">
              <w:rPr>
                <w:lang w:val="en-US"/>
              </w:rPr>
              <w:t xml:space="preserve">Physical – The components of the assembly are physically connected or in the same area. </w:t>
            </w:r>
          </w:p>
          <w:p w14:paraId="60DD7FE8" w14:textId="77777777" w:rsidR="00242B6D" w:rsidRPr="001C220C" w:rsidRDefault="00242B6D" w:rsidP="004C15D9">
            <w:pPr>
              <w:pStyle w:val="TABLE-cell"/>
              <w:rPr>
                <w:lang w:val="en-US"/>
              </w:rPr>
            </w:pPr>
            <w:r w:rsidRPr="001C220C">
              <w:rPr>
                <w:lang w:val="en-US"/>
              </w:rPr>
              <w:t xml:space="preserve">Logical – The components of the assembly are not necessarily physically connected or in the same area. </w:t>
            </w:r>
          </w:p>
        </w:tc>
        <w:tc>
          <w:tcPr>
            <w:tcW w:w="1440" w:type="dxa"/>
          </w:tcPr>
          <w:p w14:paraId="2C80E3E3" w14:textId="77777777" w:rsidR="00242B6D" w:rsidRPr="001C220C" w:rsidRDefault="00242B6D" w:rsidP="004C15D9">
            <w:pPr>
              <w:pStyle w:val="TABLE-cell"/>
              <w:rPr>
                <w:lang w:val="en-US"/>
              </w:rPr>
            </w:pPr>
            <w:r w:rsidRPr="001C220C">
              <w:rPr>
                <w:lang w:val="en-US"/>
              </w:rPr>
              <w:t>Physical</w:t>
            </w:r>
          </w:p>
        </w:tc>
        <w:tc>
          <w:tcPr>
            <w:tcW w:w="1297" w:type="dxa"/>
          </w:tcPr>
          <w:p w14:paraId="67B357ED" w14:textId="77777777" w:rsidR="00242B6D" w:rsidRPr="001C220C" w:rsidRDefault="00242B6D" w:rsidP="004C15D9">
            <w:pPr>
              <w:pStyle w:val="TABLE-cell"/>
              <w:rPr>
                <w:lang w:val="en-US"/>
              </w:rPr>
            </w:pPr>
            <w:r w:rsidRPr="001C220C">
              <w:rPr>
                <w:lang w:val="en-US"/>
              </w:rPr>
              <w:t>Physical</w:t>
            </w:r>
          </w:p>
        </w:tc>
        <w:tc>
          <w:tcPr>
            <w:tcW w:w="1080" w:type="dxa"/>
          </w:tcPr>
          <w:p w14:paraId="6640FE7B" w14:textId="77777777" w:rsidR="00242B6D" w:rsidRPr="001C220C" w:rsidRDefault="00242B6D" w:rsidP="004C15D9">
            <w:pPr>
              <w:pStyle w:val="TABLE-cell"/>
              <w:rPr>
                <w:lang w:val="en-US"/>
              </w:rPr>
            </w:pPr>
            <w:r w:rsidRPr="001C220C">
              <w:rPr>
                <w:lang w:val="en-US"/>
              </w:rPr>
              <w:t>Logical</w:t>
            </w:r>
          </w:p>
        </w:tc>
        <w:tc>
          <w:tcPr>
            <w:tcW w:w="1080" w:type="dxa"/>
          </w:tcPr>
          <w:p w14:paraId="666F974A" w14:textId="77777777" w:rsidR="00242B6D" w:rsidRPr="001C220C" w:rsidRDefault="00242B6D" w:rsidP="004C15D9">
            <w:pPr>
              <w:pStyle w:val="TABLE-cell"/>
              <w:rPr>
                <w:lang w:val="en-US"/>
              </w:rPr>
            </w:pPr>
            <w:r w:rsidRPr="001C220C">
              <w:rPr>
                <w:lang w:val="en-US"/>
              </w:rPr>
              <w:t>Physical</w:t>
            </w:r>
          </w:p>
        </w:tc>
      </w:tr>
      <w:tr w:rsidR="00242B6D" w:rsidRPr="001C220C" w14:paraId="13CA5FAC" w14:textId="77777777">
        <w:trPr>
          <w:cantSplit/>
          <w:jc w:val="center"/>
        </w:trPr>
        <w:tc>
          <w:tcPr>
            <w:tcW w:w="1269" w:type="dxa"/>
          </w:tcPr>
          <w:p w14:paraId="79CCC74A" w14:textId="77777777" w:rsidR="00242B6D" w:rsidRPr="001C220C" w:rsidRDefault="00242B6D" w:rsidP="004C15D9">
            <w:pPr>
              <w:pStyle w:val="TABLE-cell"/>
              <w:rPr>
                <w:lang w:val="en-US"/>
              </w:rPr>
            </w:pPr>
            <w:r w:rsidRPr="001C220C">
              <w:rPr>
                <w:lang w:val="en-US"/>
              </w:rPr>
              <w:t xml:space="preserve">Assembly </w:t>
            </w:r>
            <w:r w:rsidR="009F0825">
              <w:rPr>
                <w:lang w:val="en-US"/>
              </w:rPr>
              <w:t>r</w:t>
            </w:r>
            <w:r w:rsidRPr="001C220C">
              <w:rPr>
                <w:lang w:val="en-US"/>
              </w:rPr>
              <w:t>elationship</w:t>
            </w:r>
          </w:p>
        </w:tc>
        <w:tc>
          <w:tcPr>
            <w:tcW w:w="2880" w:type="dxa"/>
          </w:tcPr>
          <w:p w14:paraId="40065BF1" w14:textId="77777777" w:rsidR="00242B6D" w:rsidRPr="001C220C" w:rsidRDefault="00242B6D" w:rsidP="004C15D9">
            <w:pPr>
              <w:pStyle w:val="TABLE-cell"/>
              <w:rPr>
                <w:lang w:val="en-US"/>
              </w:rPr>
            </w:pPr>
            <w:r>
              <w:rPr>
                <w:lang w:val="en-US"/>
              </w:rPr>
              <w:t xml:space="preserve">Optional: </w:t>
            </w:r>
            <w:r w:rsidRPr="001C220C">
              <w:rPr>
                <w:lang w:val="en-US"/>
              </w:rPr>
              <w:t>Defines the type of the relationships. The defined types are:</w:t>
            </w:r>
          </w:p>
          <w:p w14:paraId="4F020258" w14:textId="77777777" w:rsidR="00242B6D" w:rsidRPr="001C220C" w:rsidRDefault="00242B6D" w:rsidP="004C15D9">
            <w:pPr>
              <w:pStyle w:val="TABLE-cell"/>
              <w:rPr>
                <w:lang w:val="en-US"/>
              </w:rPr>
            </w:pPr>
            <w:r w:rsidRPr="001C220C">
              <w:rPr>
                <w:lang w:val="en-US"/>
              </w:rPr>
              <w:t xml:space="preserve">Permanent – An assembly that is not intended to be split during the production process. </w:t>
            </w:r>
          </w:p>
          <w:p w14:paraId="1B20C2FC" w14:textId="77777777" w:rsidR="00242B6D" w:rsidRPr="001C220C" w:rsidRDefault="00242B6D" w:rsidP="004C15D9">
            <w:pPr>
              <w:pStyle w:val="TABLE-cell"/>
              <w:rPr>
                <w:lang w:val="en-US"/>
              </w:rPr>
            </w:pPr>
            <w:r w:rsidRPr="001C220C">
              <w:rPr>
                <w:lang w:val="en-US"/>
              </w:rPr>
              <w:t>Transient – A temporary assembly using during production, such as a pallet of diff</w:t>
            </w:r>
            <w:r>
              <w:rPr>
                <w:lang w:val="en-US"/>
              </w:rPr>
              <w:t>erent materials or a batch kit.</w:t>
            </w:r>
          </w:p>
        </w:tc>
        <w:tc>
          <w:tcPr>
            <w:tcW w:w="1440" w:type="dxa"/>
          </w:tcPr>
          <w:p w14:paraId="52E50F4B" w14:textId="77777777" w:rsidR="00242B6D" w:rsidRPr="001C220C" w:rsidRDefault="00242B6D" w:rsidP="004C15D9">
            <w:pPr>
              <w:pStyle w:val="TABLE-cell"/>
              <w:rPr>
                <w:lang w:val="en-US"/>
              </w:rPr>
            </w:pPr>
            <w:r w:rsidRPr="001C220C">
              <w:rPr>
                <w:lang w:val="en-US"/>
              </w:rPr>
              <w:t>Permanent</w:t>
            </w:r>
          </w:p>
        </w:tc>
        <w:tc>
          <w:tcPr>
            <w:tcW w:w="1297" w:type="dxa"/>
          </w:tcPr>
          <w:p w14:paraId="3888909B" w14:textId="77777777" w:rsidR="00242B6D" w:rsidRPr="001C220C" w:rsidRDefault="00242B6D" w:rsidP="004C15D9">
            <w:pPr>
              <w:pStyle w:val="TABLE-cell"/>
              <w:rPr>
                <w:lang w:val="en-US"/>
              </w:rPr>
            </w:pPr>
            <w:r w:rsidRPr="001C220C">
              <w:rPr>
                <w:lang w:val="en-US"/>
              </w:rPr>
              <w:t>Transient</w:t>
            </w:r>
          </w:p>
        </w:tc>
        <w:tc>
          <w:tcPr>
            <w:tcW w:w="1080" w:type="dxa"/>
          </w:tcPr>
          <w:p w14:paraId="6A205469" w14:textId="77777777" w:rsidR="00242B6D" w:rsidRPr="001C220C" w:rsidRDefault="00242B6D" w:rsidP="004C15D9">
            <w:pPr>
              <w:pStyle w:val="TABLE-cell"/>
              <w:rPr>
                <w:lang w:val="en-US"/>
              </w:rPr>
            </w:pPr>
            <w:r w:rsidRPr="001C220C">
              <w:rPr>
                <w:lang w:val="en-US"/>
              </w:rPr>
              <w:t>Permanent</w:t>
            </w:r>
          </w:p>
        </w:tc>
        <w:tc>
          <w:tcPr>
            <w:tcW w:w="1080" w:type="dxa"/>
          </w:tcPr>
          <w:p w14:paraId="755332A2" w14:textId="77777777" w:rsidR="00242B6D" w:rsidRPr="001C220C" w:rsidRDefault="00242B6D" w:rsidP="004C15D9">
            <w:pPr>
              <w:pStyle w:val="TABLE-cell"/>
              <w:rPr>
                <w:lang w:val="en-US"/>
              </w:rPr>
            </w:pPr>
            <w:r w:rsidRPr="001C220C">
              <w:rPr>
                <w:lang w:val="en-US"/>
              </w:rPr>
              <w:t>Transient</w:t>
            </w:r>
          </w:p>
        </w:tc>
      </w:tr>
    </w:tbl>
    <w:p w14:paraId="55C515D6" w14:textId="77777777" w:rsidR="000C081A" w:rsidRPr="001C220C" w:rsidRDefault="00735A79" w:rsidP="00F00AEF">
      <w:pPr>
        <w:pStyle w:val="PARAGRAPH"/>
        <w:spacing w:before="300"/>
        <w:rPr>
          <w:lang w:val="en-US"/>
        </w:rPr>
      </w:pPr>
      <w:r>
        <w:rPr>
          <w:lang w:val="en-US"/>
        </w:rPr>
        <w:t xml:space="preserve">A </w:t>
      </w:r>
      <w:r w:rsidR="003C1B3D" w:rsidRPr="003C1B3D">
        <w:rPr>
          <w:i/>
          <w:lang w:val="en-US"/>
        </w:rPr>
        <w:t>material class</w:t>
      </w:r>
      <w:r w:rsidR="003C1B3D">
        <w:rPr>
          <w:lang w:val="en-US"/>
        </w:rPr>
        <w:t xml:space="preserve"> </w:t>
      </w:r>
      <w:r>
        <w:rPr>
          <w:lang w:val="en-US"/>
        </w:rPr>
        <w:t xml:space="preserve">may be defined as containing an assembly of </w:t>
      </w:r>
      <w:r w:rsidR="003C1B3D" w:rsidRPr="003C1B3D">
        <w:rPr>
          <w:i/>
          <w:lang w:val="en-US"/>
        </w:rPr>
        <w:t>material classes</w:t>
      </w:r>
      <w:r w:rsidR="003C1B3D">
        <w:rPr>
          <w:lang w:val="en-US"/>
        </w:rPr>
        <w:t xml:space="preserve"> </w:t>
      </w:r>
      <w:r>
        <w:rPr>
          <w:lang w:val="en-US"/>
        </w:rPr>
        <w:t xml:space="preserve">and as part of an assembly of </w:t>
      </w:r>
      <w:r w:rsidR="003C1B3D" w:rsidRPr="003C1B3D">
        <w:rPr>
          <w:i/>
          <w:lang w:val="en-US"/>
        </w:rPr>
        <w:t>material classes</w:t>
      </w:r>
      <w:r>
        <w:rPr>
          <w:lang w:val="en-US"/>
        </w:rPr>
        <w:t>:</w:t>
      </w:r>
      <w:r w:rsidR="000C081A" w:rsidRPr="001C220C">
        <w:rPr>
          <w:lang w:val="en-US"/>
        </w:rPr>
        <w:t xml:space="preserve"> </w:t>
      </w:r>
    </w:p>
    <w:p w14:paraId="04E3901B" w14:textId="77777777" w:rsidR="000C081A" w:rsidRPr="001C220C" w:rsidRDefault="000C081A" w:rsidP="00D40B7B">
      <w:pPr>
        <w:pStyle w:val="List2"/>
        <w:numPr>
          <w:ilvl w:val="1"/>
          <w:numId w:val="43"/>
        </w:numPr>
        <w:tabs>
          <w:tab w:val="clear" w:pos="680"/>
        </w:tabs>
        <w:ind w:left="360"/>
        <w:rPr>
          <w:lang w:val="en-US"/>
        </w:rPr>
      </w:pPr>
      <w:r w:rsidRPr="001C220C">
        <w:rPr>
          <w:lang w:val="en-US"/>
        </w:rPr>
        <w:t xml:space="preserve">A </w:t>
      </w:r>
      <w:r w:rsidR="003C1B3D" w:rsidRPr="003C1B3D">
        <w:rPr>
          <w:i/>
          <w:lang w:val="en-US"/>
        </w:rPr>
        <w:t>material class</w:t>
      </w:r>
      <w:r w:rsidR="003C1B3D" w:rsidRPr="001C220C">
        <w:rPr>
          <w:lang w:val="en-US"/>
        </w:rPr>
        <w:t xml:space="preserve"> may </w:t>
      </w:r>
      <w:r w:rsidR="003C1B3D">
        <w:rPr>
          <w:lang w:val="en-US"/>
        </w:rPr>
        <w:t xml:space="preserve">define an assembly of </w:t>
      </w:r>
      <w:r w:rsidR="003C1B3D" w:rsidRPr="001C220C">
        <w:rPr>
          <w:lang w:val="en-US"/>
        </w:rPr>
        <w:t xml:space="preserve">zero or </w:t>
      </w:r>
      <w:r w:rsidR="003C1B3D">
        <w:rPr>
          <w:lang w:val="en-US"/>
        </w:rPr>
        <w:t>more</w:t>
      </w:r>
      <w:r w:rsidR="003C1B3D" w:rsidRPr="001C220C">
        <w:rPr>
          <w:lang w:val="en-US"/>
        </w:rPr>
        <w:t xml:space="preserve"> </w:t>
      </w:r>
      <w:r w:rsidR="003C1B3D" w:rsidRPr="003C1B3D">
        <w:rPr>
          <w:i/>
          <w:lang w:val="en-US"/>
        </w:rPr>
        <w:t>material classes</w:t>
      </w:r>
      <w:r w:rsidR="008558A5">
        <w:rPr>
          <w:lang w:val="en-US"/>
        </w:rPr>
        <w:t xml:space="preserve">. </w:t>
      </w:r>
    </w:p>
    <w:p w14:paraId="291C1BB9" w14:textId="77777777" w:rsidR="000C081A" w:rsidRPr="001C220C" w:rsidRDefault="000C081A" w:rsidP="00D40B7B">
      <w:pPr>
        <w:pStyle w:val="List2"/>
        <w:numPr>
          <w:ilvl w:val="1"/>
          <w:numId w:val="43"/>
        </w:numPr>
        <w:tabs>
          <w:tab w:val="clear" w:pos="680"/>
        </w:tabs>
        <w:ind w:left="360"/>
        <w:rPr>
          <w:lang w:val="en-US"/>
        </w:rPr>
      </w:pPr>
      <w:r w:rsidRPr="001C220C">
        <w:rPr>
          <w:lang w:val="en-US"/>
        </w:rPr>
        <w:t xml:space="preserve">A </w:t>
      </w:r>
      <w:r w:rsidR="003C1B3D" w:rsidRPr="003C1B3D">
        <w:rPr>
          <w:i/>
          <w:lang w:val="en-US"/>
        </w:rPr>
        <w:t>material class</w:t>
      </w:r>
      <w:r w:rsidR="003C1B3D" w:rsidRPr="001C220C">
        <w:rPr>
          <w:lang w:val="en-US"/>
        </w:rPr>
        <w:t xml:space="preserve"> may be </w:t>
      </w:r>
      <w:r w:rsidR="003C1B3D">
        <w:rPr>
          <w:lang w:val="en-US"/>
        </w:rPr>
        <w:t>an assembly element of zero or more</w:t>
      </w:r>
      <w:r w:rsidR="003C1B3D" w:rsidRPr="001C220C">
        <w:rPr>
          <w:lang w:val="en-US"/>
        </w:rPr>
        <w:t xml:space="preserve"> </w:t>
      </w:r>
      <w:r w:rsidR="003C1B3D" w:rsidRPr="003C1B3D">
        <w:rPr>
          <w:i/>
          <w:lang w:val="en-US"/>
        </w:rPr>
        <w:t>material classes</w:t>
      </w:r>
      <w:r w:rsidR="003C1B3D">
        <w:rPr>
          <w:lang w:val="en-US"/>
        </w:rPr>
        <w:t xml:space="preserve">. </w:t>
      </w:r>
    </w:p>
    <w:p w14:paraId="36605FB9" w14:textId="77777777" w:rsidR="00735A79" w:rsidRDefault="00172DE3" w:rsidP="00D40B7B">
      <w:pPr>
        <w:pStyle w:val="List2"/>
        <w:numPr>
          <w:ilvl w:val="1"/>
          <w:numId w:val="43"/>
        </w:numPr>
        <w:tabs>
          <w:tab w:val="clear" w:pos="680"/>
        </w:tabs>
        <w:ind w:left="360"/>
        <w:rPr>
          <w:lang w:val="en-US"/>
        </w:rPr>
      </w:pPr>
      <w:r>
        <w:rPr>
          <w:lang w:val="en-US"/>
        </w:rPr>
        <w:t>An assembly</w:t>
      </w:r>
      <w:r w:rsidR="000C081A" w:rsidRPr="001C220C">
        <w:rPr>
          <w:lang w:val="en-US"/>
        </w:rPr>
        <w:t xml:space="preserve"> may </w:t>
      </w:r>
      <w:r w:rsidR="00735A79">
        <w:rPr>
          <w:lang w:val="en-US"/>
        </w:rPr>
        <w:t xml:space="preserve">be </w:t>
      </w:r>
      <w:r w:rsidR="000C081A" w:rsidRPr="001C220C">
        <w:rPr>
          <w:lang w:val="en-US"/>
        </w:rPr>
        <w:t>define</w:t>
      </w:r>
      <w:r w:rsidR="00735A79">
        <w:rPr>
          <w:lang w:val="en-US"/>
        </w:rPr>
        <w:t>d</w:t>
      </w:r>
      <w:r w:rsidR="000C081A" w:rsidRPr="001C220C">
        <w:rPr>
          <w:lang w:val="en-US"/>
        </w:rPr>
        <w:t xml:space="preserve"> a</w:t>
      </w:r>
      <w:r w:rsidR="00735A79">
        <w:rPr>
          <w:lang w:val="en-US"/>
        </w:rPr>
        <w:t>s a</w:t>
      </w:r>
      <w:r w:rsidR="000C081A" w:rsidRPr="001C220C">
        <w:rPr>
          <w:lang w:val="en-US"/>
        </w:rPr>
        <w:t xml:space="preserve"> permanent or transient assembly of </w:t>
      </w:r>
      <w:r w:rsidR="000C081A" w:rsidRPr="003C1B3D">
        <w:rPr>
          <w:i/>
          <w:lang w:val="en-US"/>
        </w:rPr>
        <w:t>material classes</w:t>
      </w:r>
      <w:r w:rsidR="000C081A" w:rsidRPr="001C220C">
        <w:rPr>
          <w:lang w:val="en-US"/>
        </w:rPr>
        <w:t xml:space="preserve">. </w:t>
      </w:r>
    </w:p>
    <w:p w14:paraId="2A451C0B" w14:textId="77777777" w:rsidR="00735A79" w:rsidRDefault="00735A79" w:rsidP="00D40B7B">
      <w:pPr>
        <w:pStyle w:val="List2"/>
        <w:numPr>
          <w:ilvl w:val="1"/>
          <w:numId w:val="43"/>
        </w:numPr>
        <w:tabs>
          <w:tab w:val="clear" w:pos="680"/>
        </w:tabs>
        <w:ind w:left="360"/>
        <w:rPr>
          <w:lang w:val="en-US"/>
        </w:rPr>
      </w:pPr>
      <w:r>
        <w:rPr>
          <w:lang w:val="en-US"/>
        </w:rPr>
        <w:t xml:space="preserve">An assembly </w:t>
      </w:r>
      <w:r w:rsidR="000C081A" w:rsidRPr="001C220C">
        <w:rPr>
          <w:lang w:val="en-US"/>
        </w:rPr>
        <w:t xml:space="preserve">may </w:t>
      </w:r>
      <w:r>
        <w:rPr>
          <w:lang w:val="en-US"/>
        </w:rPr>
        <w:t xml:space="preserve">be </w:t>
      </w:r>
      <w:r w:rsidR="000C081A" w:rsidRPr="001C220C">
        <w:rPr>
          <w:lang w:val="en-US"/>
        </w:rPr>
        <w:t>define</w:t>
      </w:r>
      <w:r>
        <w:rPr>
          <w:lang w:val="en-US"/>
        </w:rPr>
        <w:t>d</w:t>
      </w:r>
      <w:r w:rsidR="000C081A" w:rsidRPr="001C220C">
        <w:rPr>
          <w:lang w:val="en-US"/>
        </w:rPr>
        <w:t xml:space="preserve"> a</w:t>
      </w:r>
      <w:r>
        <w:rPr>
          <w:lang w:val="en-US"/>
        </w:rPr>
        <w:t>s</w:t>
      </w:r>
      <w:r w:rsidR="000C081A" w:rsidRPr="001C220C">
        <w:rPr>
          <w:lang w:val="en-US"/>
        </w:rPr>
        <w:t xml:space="preserve"> physical or a logical assembly of </w:t>
      </w:r>
      <w:r w:rsidR="000C081A" w:rsidRPr="003C1B3D">
        <w:rPr>
          <w:i/>
          <w:lang w:val="en-US"/>
        </w:rPr>
        <w:t>material classes</w:t>
      </w:r>
      <w:r w:rsidR="000C081A" w:rsidRPr="001C220C">
        <w:rPr>
          <w:lang w:val="en-US"/>
        </w:rPr>
        <w:t xml:space="preserve">. </w:t>
      </w:r>
    </w:p>
    <w:p w14:paraId="385191B0" w14:textId="77777777" w:rsidR="00CB7EC0" w:rsidRPr="001C220C" w:rsidRDefault="00CB7EC0" w:rsidP="003E1075">
      <w:pPr>
        <w:pStyle w:val="Heading3"/>
      </w:pPr>
      <w:bookmarkStart w:id="5857" w:name="_Toc516130341"/>
      <w:bookmarkStart w:id="5858" w:name="_Toc320176922"/>
      <w:r w:rsidRPr="001C220C">
        <w:t>Material class property</w:t>
      </w:r>
      <w:bookmarkEnd w:id="5857"/>
      <w:bookmarkEnd w:id="5858"/>
    </w:p>
    <w:p w14:paraId="2C4ECF8D" w14:textId="77777777" w:rsidR="00E675A3" w:rsidRDefault="009A0FC3" w:rsidP="00AE642B">
      <w:pPr>
        <w:pStyle w:val="PARAGRAPH"/>
        <w:rPr>
          <w:lang w:val="en-US"/>
        </w:rPr>
      </w:pPr>
      <w:r w:rsidRPr="001C220C">
        <w:rPr>
          <w:lang w:val="en-US"/>
        </w:rPr>
        <w:t xml:space="preserve">Properties of a </w:t>
      </w:r>
      <w:r w:rsidRPr="00500BDB">
        <w:rPr>
          <w:i/>
          <w:lang w:val="en-US"/>
        </w:rPr>
        <w:t>material class</w:t>
      </w:r>
      <w:r w:rsidRPr="001C220C">
        <w:rPr>
          <w:i/>
          <w:lang w:val="en-US"/>
        </w:rPr>
        <w:t xml:space="preserve"> </w:t>
      </w:r>
      <w:r w:rsidRPr="001C220C">
        <w:rPr>
          <w:lang w:val="en-US"/>
        </w:rPr>
        <w:t xml:space="preserve">shall be presented as </w:t>
      </w:r>
      <w:r w:rsidRPr="003C1B3D">
        <w:rPr>
          <w:i/>
          <w:lang w:val="en-US"/>
        </w:rPr>
        <w:t>material class properties</w:t>
      </w:r>
      <w:r w:rsidRPr="001C220C">
        <w:rPr>
          <w:i/>
          <w:lang w:val="en-US"/>
        </w:rPr>
        <w:t xml:space="preserve">. </w:t>
      </w:r>
      <w:r w:rsidRPr="001C220C">
        <w:rPr>
          <w:lang w:val="en-US"/>
        </w:rPr>
        <w:t xml:space="preserve">A </w:t>
      </w:r>
      <w:r w:rsidRPr="003C1B3D">
        <w:rPr>
          <w:i/>
          <w:lang w:val="en-US"/>
        </w:rPr>
        <w:t>material class</w:t>
      </w:r>
      <w:r w:rsidRPr="001C220C">
        <w:rPr>
          <w:lang w:val="en-US"/>
        </w:rPr>
        <w:t xml:space="preserve"> </w:t>
      </w:r>
      <w:r w:rsidR="00E675A3">
        <w:rPr>
          <w:lang w:val="en-US"/>
        </w:rPr>
        <w:t>may define</w:t>
      </w:r>
      <w:r w:rsidRPr="001C220C">
        <w:rPr>
          <w:lang w:val="en-US"/>
        </w:rPr>
        <w:t xml:space="preserve"> zero or more </w:t>
      </w:r>
      <w:r w:rsidRPr="003C1B3D">
        <w:rPr>
          <w:i/>
          <w:lang w:val="en-US"/>
        </w:rPr>
        <w:t>material class properties</w:t>
      </w:r>
      <w:r w:rsidRPr="001C220C">
        <w:rPr>
          <w:lang w:val="en-US"/>
        </w:rPr>
        <w:t xml:space="preserve">. </w:t>
      </w:r>
    </w:p>
    <w:p w14:paraId="4779E347" w14:textId="396DA651" w:rsidR="006658E6" w:rsidRDefault="006658E6" w:rsidP="00E675A3">
      <w:pPr>
        <w:pStyle w:val="PARAGRAPH"/>
        <w:rPr>
          <w:ins w:id="5859" w:author="Charles Gifford" w:date="2017-03-19T09:58:00Z"/>
          <w:lang w:val="en-US"/>
        </w:rPr>
      </w:pPr>
      <w:ins w:id="5860" w:author="Charles Gifford" w:date="2017-03-19T09:58:00Z">
        <w:r w:rsidRPr="006658E6">
          <w:rPr>
            <w:lang w:val="en-US"/>
          </w:rPr>
          <w:t xml:space="preserve">A </w:t>
        </w:r>
        <w:r w:rsidRPr="00DC1084">
          <w:rPr>
            <w:i/>
            <w:lang w:val="en-US"/>
          </w:rPr>
          <w:t>material class property</w:t>
        </w:r>
        <w:r w:rsidRPr="006658E6">
          <w:rPr>
            <w:lang w:val="en-US"/>
          </w:rPr>
          <w:t xml:space="preserve"> may be tested by the evaluation of a </w:t>
        </w:r>
        <w:r w:rsidRPr="00DC1084">
          <w:rPr>
            <w:i/>
            <w:lang w:val="en-US"/>
          </w:rPr>
          <w:t>test specification</w:t>
        </w:r>
        <w:r w:rsidRPr="006658E6">
          <w:rPr>
            <w:lang w:val="en-US"/>
          </w:rPr>
          <w:t>.</w:t>
        </w:r>
      </w:ins>
    </w:p>
    <w:p w14:paraId="667D1A0E" w14:textId="4A6CB573" w:rsidR="00E675A3" w:rsidDel="006658E6" w:rsidRDefault="00E675A3" w:rsidP="00E675A3">
      <w:pPr>
        <w:pStyle w:val="PARAGRAPH"/>
        <w:rPr>
          <w:del w:id="5861" w:author="Charles Gifford" w:date="2017-03-19T09:58:00Z"/>
          <w:lang w:val="en-US"/>
        </w:rPr>
      </w:pPr>
      <w:del w:id="5862" w:author="Charles Gifford" w:date="2017-03-19T09:58:00Z">
        <w:r w:rsidRPr="001C220C" w:rsidDel="006658E6">
          <w:rPr>
            <w:lang w:val="en-US"/>
          </w:rPr>
          <w:delText xml:space="preserve">A </w:delText>
        </w:r>
        <w:r w:rsidRPr="003C1B3D" w:rsidDel="006658E6">
          <w:rPr>
            <w:i/>
            <w:lang w:val="en-US"/>
          </w:rPr>
          <w:delText>material class property</w:delText>
        </w:r>
        <w:r w:rsidRPr="001C220C" w:rsidDel="006658E6">
          <w:rPr>
            <w:lang w:val="en-US"/>
          </w:rPr>
          <w:delText xml:space="preserve"> may be tested by the execution of a </w:delText>
        </w:r>
        <w:r w:rsidRPr="003C1B3D" w:rsidDel="006658E6">
          <w:rPr>
            <w:i/>
            <w:lang w:val="en-US"/>
          </w:rPr>
          <w:delText>material test specification</w:delText>
        </w:r>
        <w:r w:rsidRPr="001C220C" w:rsidDel="006658E6">
          <w:rPr>
            <w:lang w:val="en-US"/>
          </w:rPr>
          <w:delText>.</w:delText>
        </w:r>
        <w:r w:rsidRPr="00AE642B" w:rsidDel="006658E6">
          <w:rPr>
            <w:lang w:val="en-US"/>
          </w:rPr>
          <w:delText xml:space="preserve"> </w:delText>
        </w:r>
      </w:del>
    </w:p>
    <w:p w14:paraId="685D7003" w14:textId="77777777" w:rsidR="00E675A3" w:rsidRPr="001C220C" w:rsidRDefault="00E675A3" w:rsidP="00E675A3">
      <w:pPr>
        <w:pStyle w:val="PARAGRAPH"/>
        <w:rPr>
          <w:lang w:val="en-US"/>
        </w:rPr>
      </w:pPr>
      <w:r w:rsidRPr="003C1B3D">
        <w:rPr>
          <w:i/>
          <w:lang w:val="en-US"/>
        </w:rPr>
        <w:t>Material class properties</w:t>
      </w:r>
      <w:r>
        <w:rPr>
          <w:lang w:val="en-US"/>
        </w:rPr>
        <w:t xml:space="preserve"> may contain nested </w:t>
      </w:r>
      <w:r w:rsidRPr="003C1B3D">
        <w:rPr>
          <w:i/>
          <w:lang w:val="en-US"/>
        </w:rPr>
        <w:t>material class properties</w:t>
      </w:r>
      <w:r>
        <w:rPr>
          <w:lang w:val="en-US"/>
        </w:rPr>
        <w:t>.</w:t>
      </w:r>
    </w:p>
    <w:p w14:paraId="639F16A1" w14:textId="47221811" w:rsidR="00E675A3" w:rsidRPr="001C220C" w:rsidRDefault="00A92B4A" w:rsidP="00E675A3">
      <w:pPr>
        <w:pStyle w:val="NOTE0"/>
        <w:rPr>
          <w:lang w:val="en-US"/>
        </w:rPr>
      </w:pPr>
      <w:r>
        <w:rPr>
          <w:lang w:val="en-US"/>
        </w:rPr>
        <w:t>EXAMPLE</w:t>
      </w:r>
      <w:r>
        <w:rPr>
          <w:lang w:val="en-US"/>
        </w:rPr>
        <w:tab/>
        <w:t>M</w:t>
      </w:r>
      <w:r w:rsidR="00E675A3" w:rsidRPr="003C1B3D">
        <w:rPr>
          <w:i/>
          <w:lang w:val="en-US"/>
        </w:rPr>
        <w:t>aterial class properties</w:t>
      </w:r>
      <w:r w:rsidR="00E675A3" w:rsidRPr="001C220C">
        <w:rPr>
          <w:lang w:val="en-US"/>
        </w:rPr>
        <w:t xml:space="preserve"> include density, pH factor, and material strength. </w:t>
      </w:r>
    </w:p>
    <w:p w14:paraId="6933FBC6" w14:textId="77777777" w:rsidR="00E675A3" w:rsidRPr="001C220C" w:rsidRDefault="00E675A3" w:rsidP="00E675A3">
      <w:pPr>
        <w:pStyle w:val="PARAGRAPH"/>
        <w:rPr>
          <w:lang w:val="en-US"/>
        </w:rPr>
      </w:pPr>
      <w:r w:rsidRPr="001C220C">
        <w:rPr>
          <w:lang w:val="en-US"/>
        </w:rPr>
        <w:t xml:space="preserve">The </w:t>
      </w:r>
      <w:r w:rsidRPr="003C1B3D">
        <w:rPr>
          <w:i/>
          <w:lang w:val="en-US"/>
        </w:rPr>
        <w:t>material class properties</w:t>
      </w:r>
      <w:r w:rsidRPr="001C220C">
        <w:rPr>
          <w:lang w:val="en-US"/>
        </w:rPr>
        <w:t xml:space="preserve"> often list the nominal, or standard, values for the material. A </w:t>
      </w:r>
      <w:r w:rsidRPr="003C1B3D">
        <w:rPr>
          <w:i/>
          <w:lang w:val="en-US"/>
        </w:rPr>
        <w:t>material property</w:t>
      </w:r>
      <w:r w:rsidRPr="001C220C">
        <w:rPr>
          <w:lang w:val="en-US"/>
        </w:rPr>
        <w:t xml:space="preserve"> does not have to match a </w:t>
      </w:r>
      <w:r w:rsidRPr="003C1B3D">
        <w:rPr>
          <w:i/>
          <w:lang w:val="en-US"/>
        </w:rPr>
        <w:t>material class property</w:t>
      </w:r>
      <w:r w:rsidRPr="001C220C">
        <w:rPr>
          <w:lang w:val="en-US"/>
        </w:rPr>
        <w:t>.</w:t>
      </w:r>
    </w:p>
    <w:p w14:paraId="0A4EBA3E" w14:textId="00255909" w:rsidR="00783765" w:rsidRDefault="00524A3E" w:rsidP="00783765">
      <w:pPr>
        <w:pStyle w:val="PARAGRAPH"/>
        <w:rPr>
          <w:lang w:val="en-US"/>
        </w:rPr>
      </w:pPr>
      <w:r>
        <w:rPr>
          <w:lang w:val="en-US"/>
        </w:rPr>
        <w:fldChar w:fldCharType="begin"/>
      </w:r>
      <w:r>
        <w:rPr>
          <w:lang w:val="en-US"/>
        </w:rPr>
        <w:instrText xml:space="preserve"> REF _Ref477956372 \h </w:instrText>
      </w:r>
      <w:r>
        <w:rPr>
          <w:lang w:val="en-US"/>
        </w:rPr>
      </w:r>
      <w:r>
        <w:rPr>
          <w:lang w:val="en-US"/>
        </w:rPr>
        <w:fldChar w:fldCharType="separate"/>
      </w:r>
      <w:r>
        <w:t xml:space="preserve">Table </w:t>
      </w:r>
      <w:r>
        <w:rPr>
          <w:noProof/>
        </w:rPr>
        <w:t>59</w:t>
      </w:r>
      <w:r>
        <w:rPr>
          <w:lang w:val="en-US"/>
        </w:rPr>
        <w:fldChar w:fldCharType="end"/>
      </w:r>
      <w:r w:rsidR="00A63114">
        <w:rPr>
          <w:lang w:val="en-US"/>
        </w:rPr>
        <w:t xml:space="preserve"> </w:t>
      </w:r>
      <w:r w:rsidR="00BB3B94" w:rsidRPr="001C220C">
        <w:rPr>
          <w:lang w:val="en-US"/>
        </w:rPr>
        <w:t xml:space="preserve">lists the </w:t>
      </w:r>
      <w:r w:rsidR="00783765">
        <w:rPr>
          <w:lang w:val="en-US"/>
        </w:rPr>
        <w:t>relationship</w:t>
      </w:r>
      <w:r w:rsidR="00A63114">
        <w:rPr>
          <w:lang w:val="en-US"/>
        </w:rPr>
        <w:t xml:space="preserve"> role</w:t>
      </w:r>
      <w:r w:rsidR="00783765">
        <w:rPr>
          <w:lang w:val="en-US"/>
        </w:rPr>
        <w:t>s</w:t>
      </w:r>
      <w:r w:rsidR="00BB3B94" w:rsidRPr="001C220C">
        <w:rPr>
          <w:lang w:val="en-US"/>
        </w:rPr>
        <w:t xml:space="preserve"> of </w:t>
      </w:r>
      <w:r w:rsidR="00A92B4A">
        <w:rPr>
          <w:lang w:val="en-US"/>
        </w:rPr>
        <w:t xml:space="preserve">a </w:t>
      </w:r>
      <w:r w:rsidR="00BB3B94" w:rsidRPr="003C1B3D">
        <w:rPr>
          <w:i/>
          <w:lang w:val="en-US"/>
        </w:rPr>
        <w:t>material class property</w:t>
      </w:r>
      <w:r w:rsidR="00A92B4A">
        <w:rPr>
          <w:i/>
          <w:lang w:val="en-US"/>
        </w:rPr>
        <w:t xml:space="preserve"> </w:t>
      </w:r>
      <w:r w:rsidR="00202BED">
        <w:rPr>
          <w:lang w:val="en-US"/>
        </w:rPr>
        <w:t>object</w:t>
      </w:r>
      <w:r w:rsidR="00BB3B94" w:rsidRPr="001C220C">
        <w:rPr>
          <w:lang w:val="en-US"/>
        </w:rPr>
        <w:t>.</w:t>
      </w:r>
      <w:r w:rsidR="004077CF" w:rsidRPr="001C220C">
        <w:rPr>
          <w:lang w:val="en-US"/>
        </w:rPr>
        <w:t xml:space="preserve"> </w:t>
      </w:r>
      <w:r w:rsidR="00783765">
        <w:rPr>
          <w:lang w:val="en-US"/>
        </w:rPr>
        <w:fldChar w:fldCharType="begin"/>
      </w:r>
      <w:r w:rsidR="00783765">
        <w:rPr>
          <w:lang w:val="en-US"/>
        </w:rPr>
        <w:instrText xml:space="preserve"> REF _Ref495471742 \h </w:instrText>
      </w:r>
      <w:r w:rsidR="00783765">
        <w:rPr>
          <w:lang w:val="en-US"/>
        </w:rPr>
      </w:r>
      <w:r w:rsidR="00783765">
        <w:rPr>
          <w:lang w:val="en-US"/>
        </w:rPr>
        <w:fldChar w:fldCharType="separate"/>
      </w:r>
      <w:r>
        <w:rPr>
          <w:lang w:val="en-US"/>
        </w:rPr>
        <w:t xml:space="preserve">Table </w:t>
      </w:r>
      <w:r>
        <w:rPr>
          <w:noProof/>
          <w:lang w:val="en-US"/>
        </w:rPr>
        <w:t>60</w:t>
      </w:r>
      <w:r w:rsidR="00783765">
        <w:rPr>
          <w:lang w:val="en-US"/>
        </w:rPr>
        <w:fldChar w:fldCharType="end"/>
      </w:r>
      <w:r w:rsidR="00783765" w:rsidRPr="001C220C">
        <w:rPr>
          <w:lang w:val="en-US"/>
        </w:rPr>
        <w:t xml:space="preserve"> lists the attributes of</w:t>
      </w:r>
      <w:r w:rsidR="00202BED">
        <w:rPr>
          <w:lang w:val="en-US"/>
        </w:rPr>
        <w:t xml:space="preserve"> a</w:t>
      </w:r>
      <w:r w:rsidR="00783765" w:rsidRPr="001C220C">
        <w:rPr>
          <w:lang w:val="en-US"/>
        </w:rPr>
        <w:t xml:space="preserve"> </w:t>
      </w:r>
      <w:r w:rsidR="00783765" w:rsidRPr="003C1B3D">
        <w:rPr>
          <w:i/>
          <w:lang w:val="en-US"/>
        </w:rPr>
        <w:t>material class property</w:t>
      </w:r>
      <w:r w:rsidR="00202BED">
        <w:rPr>
          <w:i/>
          <w:lang w:val="en-US"/>
        </w:rPr>
        <w:t xml:space="preserve"> </w:t>
      </w:r>
      <w:r w:rsidR="00202BED">
        <w:rPr>
          <w:lang w:val="en-US"/>
        </w:rPr>
        <w:t>object</w:t>
      </w:r>
      <w:r w:rsidR="00783765" w:rsidRPr="001C220C">
        <w:rPr>
          <w:lang w:val="en-US"/>
        </w:rPr>
        <w:t xml:space="preserve">. </w:t>
      </w:r>
    </w:p>
    <w:p w14:paraId="094B91CD" w14:textId="7B5F7508" w:rsidR="00783765" w:rsidRDefault="007C5CFA" w:rsidP="00E05180">
      <w:pPr>
        <w:pStyle w:val="TABLE-title"/>
        <w:rPr>
          <w:ins w:id="5863" w:author="Charles Gifford" w:date="2017-03-19T09:54:00Z"/>
          <w:lang w:val="en-US"/>
        </w:rPr>
      </w:pPr>
      <w:bookmarkStart w:id="5864" w:name="_Ref477956372"/>
      <w:bookmarkStart w:id="5865" w:name="_Ref465500116"/>
      <w:bookmarkStart w:id="5866" w:name="_Toc478492360"/>
      <w:r>
        <w:t xml:space="preserve">Table </w:t>
      </w:r>
      <w:r w:rsidR="00FD29D6">
        <w:fldChar w:fldCharType="begin"/>
      </w:r>
      <w:r w:rsidR="00FD29D6">
        <w:instrText xml:space="preserve"> SEQ Table \* ARABIC </w:instrText>
      </w:r>
      <w:r w:rsidR="00FD29D6">
        <w:fldChar w:fldCharType="separate"/>
      </w:r>
      <w:r w:rsidR="00524A3E">
        <w:rPr>
          <w:noProof/>
        </w:rPr>
        <w:t>59</w:t>
      </w:r>
      <w:r w:rsidR="00FD29D6">
        <w:fldChar w:fldCharType="end"/>
      </w:r>
      <w:bookmarkEnd w:id="5864"/>
      <w:r>
        <w:rPr>
          <w:lang w:val="en-US"/>
        </w:rPr>
        <w:t xml:space="preserve"> </w:t>
      </w:r>
      <w:r w:rsidR="00783765">
        <w:rPr>
          <w:lang w:val="en-US"/>
        </w:rPr>
        <w:t>–</w:t>
      </w:r>
      <w:r w:rsidR="00783765" w:rsidRPr="001C220C">
        <w:rPr>
          <w:lang w:val="en-US"/>
        </w:rPr>
        <w:t xml:space="preserve"> </w:t>
      </w:r>
      <w:r w:rsidR="00A36834">
        <w:rPr>
          <w:noProof/>
          <w:lang w:val="en-US"/>
        </w:rPr>
        <w:t>Ma</w:t>
      </w:r>
      <w:r w:rsidR="00783765" w:rsidRPr="001C220C">
        <w:rPr>
          <w:lang w:val="en-US"/>
        </w:rPr>
        <w:t xml:space="preserve">terial class property </w:t>
      </w:r>
      <w:r w:rsidR="00783765">
        <w:rPr>
          <w:lang w:val="en-US"/>
        </w:rPr>
        <w:t>relationship</w:t>
      </w:r>
      <w:r w:rsidR="00A63114">
        <w:rPr>
          <w:lang w:val="en-US"/>
        </w:rPr>
        <w:t xml:space="preserve"> role</w:t>
      </w:r>
      <w:r w:rsidR="00783765">
        <w:rPr>
          <w:lang w:val="en-US"/>
        </w:rPr>
        <w:t>s</w:t>
      </w:r>
      <w:bookmarkEnd w:id="5865"/>
      <w:bookmarkEnd w:id="5866"/>
    </w:p>
    <w:tbl>
      <w:tblPr>
        <w:tblpPr w:leftFromText="180" w:rightFromText="180" w:vertAnchor="text" w:horzAnchor="page" w:tblpX="1470" w:tblpY="3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160"/>
        <w:gridCol w:w="1080"/>
        <w:gridCol w:w="3600"/>
      </w:tblGrid>
      <w:tr w:rsidR="00A63114" w:rsidRPr="00B1055B" w14:paraId="215F8957" w14:textId="77777777" w:rsidTr="00351C51">
        <w:trPr>
          <w:trHeight w:val="128"/>
          <w:tblHeader/>
          <w:ins w:id="5867" w:author="Charles Gifford" w:date="2017-03-19T09:54:00Z"/>
        </w:trPr>
        <w:tc>
          <w:tcPr>
            <w:tcW w:w="2155" w:type="dxa"/>
            <w:shd w:val="clear" w:color="auto" w:fill="auto"/>
          </w:tcPr>
          <w:p w14:paraId="40AC4532" w14:textId="77777777" w:rsidR="00A63114" w:rsidRPr="00B1055B" w:rsidRDefault="00A63114" w:rsidP="00351C51">
            <w:pPr>
              <w:pStyle w:val="TABLE-col-heading"/>
              <w:rPr>
                <w:ins w:id="5868" w:author="Charles Gifford" w:date="2017-03-19T09:54:00Z"/>
                <w:lang w:val="en-US"/>
              </w:rPr>
            </w:pPr>
            <w:ins w:id="5869" w:author="Charles Gifford" w:date="2017-03-19T09:54:00Z">
              <w:r>
                <w:rPr>
                  <w:lang w:val="en-US"/>
                </w:rPr>
                <w:t>Related Object</w:t>
              </w:r>
            </w:ins>
          </w:p>
        </w:tc>
        <w:tc>
          <w:tcPr>
            <w:tcW w:w="2160" w:type="dxa"/>
            <w:shd w:val="clear" w:color="auto" w:fill="auto"/>
          </w:tcPr>
          <w:p w14:paraId="2BE76C3A" w14:textId="77777777" w:rsidR="00A63114" w:rsidRPr="00B1055B" w:rsidRDefault="00A63114" w:rsidP="00351C51">
            <w:pPr>
              <w:pStyle w:val="TABLE-col-heading"/>
              <w:rPr>
                <w:ins w:id="5870" w:author="Charles Gifford" w:date="2017-03-19T09:54:00Z"/>
                <w:lang w:val="en-US"/>
              </w:rPr>
            </w:pPr>
            <w:ins w:id="5871" w:author="Charles Gifford" w:date="2017-03-19T09:54:00Z">
              <w:r w:rsidRPr="009F3D92">
                <w:rPr>
                  <w:lang w:val="en-US"/>
                </w:rPr>
                <w:t>Role</w:t>
              </w:r>
            </w:ins>
          </w:p>
        </w:tc>
        <w:tc>
          <w:tcPr>
            <w:tcW w:w="1080" w:type="dxa"/>
            <w:shd w:val="clear" w:color="auto" w:fill="auto"/>
          </w:tcPr>
          <w:p w14:paraId="682FB779" w14:textId="77777777" w:rsidR="00A63114" w:rsidRPr="00B1055B" w:rsidRDefault="00A63114" w:rsidP="00351C51">
            <w:pPr>
              <w:pStyle w:val="TABLE-col-heading"/>
              <w:rPr>
                <w:ins w:id="5872" w:author="Charles Gifford" w:date="2017-03-19T09:54:00Z"/>
                <w:lang w:val="en-US"/>
              </w:rPr>
            </w:pPr>
            <w:ins w:id="5873" w:author="Charles Gifford" w:date="2017-03-19T09:54:00Z">
              <w:r w:rsidRPr="00B1055B">
                <w:rPr>
                  <w:lang w:val="en-US"/>
                </w:rPr>
                <w:t>Multiplicity</w:t>
              </w:r>
            </w:ins>
          </w:p>
        </w:tc>
        <w:tc>
          <w:tcPr>
            <w:tcW w:w="3600" w:type="dxa"/>
            <w:shd w:val="clear" w:color="auto" w:fill="auto"/>
          </w:tcPr>
          <w:p w14:paraId="099E84F6" w14:textId="77777777" w:rsidR="00A63114" w:rsidRPr="00B1055B" w:rsidRDefault="00A63114" w:rsidP="00351C51">
            <w:pPr>
              <w:pStyle w:val="TABLE-col-heading"/>
              <w:rPr>
                <w:ins w:id="5874" w:author="Charles Gifford" w:date="2017-03-19T09:54:00Z"/>
                <w:lang w:val="en-US"/>
              </w:rPr>
            </w:pPr>
            <w:ins w:id="5875" w:author="Charles Gifford" w:date="2017-03-19T09:54:00Z">
              <w:r>
                <w:rPr>
                  <w:lang w:val="en-US"/>
                </w:rPr>
                <w:t>Descriptions</w:t>
              </w:r>
            </w:ins>
          </w:p>
        </w:tc>
      </w:tr>
      <w:tr w:rsidR="00A63114" w:rsidRPr="00B1055B" w14:paraId="03203F5D" w14:textId="77777777" w:rsidTr="00351C51">
        <w:trPr>
          <w:trHeight w:val="398"/>
          <w:ins w:id="5876" w:author="Charles Gifford" w:date="2017-03-19T09:54:00Z"/>
        </w:trPr>
        <w:tc>
          <w:tcPr>
            <w:tcW w:w="2155" w:type="dxa"/>
            <w:shd w:val="clear" w:color="auto" w:fill="auto"/>
          </w:tcPr>
          <w:p w14:paraId="69249C61" w14:textId="28B323D1" w:rsidR="00A63114" w:rsidRPr="00B1055B" w:rsidRDefault="006658E6" w:rsidP="00351C51">
            <w:pPr>
              <w:pStyle w:val="TABLE-cell"/>
              <w:rPr>
                <w:ins w:id="5877" w:author="Charles Gifford" w:date="2017-03-19T09:54:00Z"/>
                <w:szCs w:val="20"/>
                <w:lang w:val="en-US"/>
              </w:rPr>
            </w:pPr>
            <w:ins w:id="5878" w:author="Charles Gifford" w:date="2017-03-19T10:00:00Z">
              <w:r>
                <w:rPr>
                  <w:szCs w:val="20"/>
                  <w:lang w:val="en-US"/>
                </w:rPr>
                <w:t xml:space="preserve">Material </w:t>
              </w:r>
            </w:ins>
            <w:ins w:id="5879" w:author="Charles Gifford" w:date="2017-03-19T09:54:00Z">
              <w:r w:rsidR="00A63114">
                <w:rPr>
                  <w:szCs w:val="20"/>
                  <w:lang w:val="en-US"/>
                </w:rPr>
                <w:t>c</w:t>
              </w:r>
              <w:r w:rsidR="00A63114" w:rsidRPr="00B1055B">
                <w:rPr>
                  <w:szCs w:val="20"/>
                  <w:lang w:val="en-US"/>
                </w:rPr>
                <w:t>lass</w:t>
              </w:r>
            </w:ins>
          </w:p>
        </w:tc>
        <w:tc>
          <w:tcPr>
            <w:tcW w:w="2160" w:type="dxa"/>
            <w:shd w:val="clear" w:color="auto" w:fill="auto"/>
          </w:tcPr>
          <w:p w14:paraId="3C9023E8" w14:textId="77777777" w:rsidR="00A63114" w:rsidRPr="00B1055B" w:rsidRDefault="00A63114" w:rsidP="00351C51">
            <w:pPr>
              <w:pStyle w:val="TABLE-cell"/>
              <w:rPr>
                <w:ins w:id="5880" w:author="Charles Gifford" w:date="2017-03-19T09:54:00Z"/>
                <w:szCs w:val="20"/>
                <w:lang w:val="en-US"/>
              </w:rPr>
            </w:pPr>
            <w:ins w:id="5881" w:author="Charles Gifford" w:date="2017-03-19T09:54:00Z">
              <w:r>
                <w:rPr>
                  <w:szCs w:val="20"/>
                  <w:lang w:val="en-US"/>
                </w:rPr>
                <w:t>NA</w:t>
              </w:r>
            </w:ins>
          </w:p>
        </w:tc>
        <w:tc>
          <w:tcPr>
            <w:tcW w:w="1080" w:type="dxa"/>
            <w:shd w:val="clear" w:color="auto" w:fill="auto"/>
          </w:tcPr>
          <w:p w14:paraId="00BE5FFD" w14:textId="77777777" w:rsidR="00A63114" w:rsidRPr="00B1055B" w:rsidRDefault="00A63114" w:rsidP="00351C51">
            <w:pPr>
              <w:pStyle w:val="TABLE-cell"/>
              <w:rPr>
                <w:ins w:id="5882" w:author="Charles Gifford" w:date="2017-03-19T09:54:00Z"/>
                <w:szCs w:val="20"/>
                <w:lang w:val="en-US"/>
              </w:rPr>
            </w:pPr>
            <w:ins w:id="5883" w:author="Charles Gifford" w:date="2017-03-19T09:54:00Z">
              <w:r w:rsidRPr="00B1055B">
                <w:rPr>
                  <w:szCs w:val="20"/>
                  <w:lang w:val="en-US"/>
                </w:rPr>
                <w:t>1</w:t>
              </w:r>
            </w:ins>
          </w:p>
        </w:tc>
        <w:tc>
          <w:tcPr>
            <w:tcW w:w="3600" w:type="dxa"/>
            <w:shd w:val="clear" w:color="auto" w:fill="auto"/>
          </w:tcPr>
          <w:p w14:paraId="2275252F" w14:textId="09AD35F8" w:rsidR="00A63114" w:rsidRPr="00B1055B" w:rsidRDefault="00A63114" w:rsidP="00351C51">
            <w:pPr>
              <w:pStyle w:val="TABLE-cell"/>
              <w:rPr>
                <w:ins w:id="5884" w:author="Charles Gifford" w:date="2017-03-19T09:54:00Z"/>
                <w:szCs w:val="20"/>
                <w:lang w:val="en-US"/>
              </w:rPr>
            </w:pPr>
            <w:ins w:id="5885" w:author="Charles Gifford" w:date="2017-03-19T09:54:00Z">
              <w:r w:rsidRPr="008A468B">
                <w:t xml:space="preserve">The </w:t>
              </w:r>
            </w:ins>
            <w:ins w:id="5886" w:author="Charles Gifford" w:date="2017-03-19T10:00:00Z">
              <w:r w:rsidR="006658E6">
                <w:rPr>
                  <w:i/>
                  <w:szCs w:val="20"/>
                  <w:lang w:val="en-US"/>
                </w:rPr>
                <w:t>material</w:t>
              </w:r>
            </w:ins>
            <w:ins w:id="5887" w:author="Charles Gifford" w:date="2017-03-19T09:54:00Z">
              <w:r w:rsidRPr="00A53554">
                <w:rPr>
                  <w:i/>
                </w:rPr>
                <w:t xml:space="preserve"> class</w:t>
              </w:r>
              <w:r w:rsidRPr="008A468B">
                <w:t xml:space="preserve"> defined in part by this </w:t>
              </w:r>
            </w:ins>
            <w:ins w:id="5888" w:author="Charles Gifford" w:date="2017-03-19T10:00:00Z">
              <w:r w:rsidR="006658E6">
                <w:rPr>
                  <w:i/>
                  <w:szCs w:val="20"/>
                  <w:lang w:val="en-US"/>
                </w:rPr>
                <w:t>material</w:t>
              </w:r>
            </w:ins>
            <w:ins w:id="5889" w:author="Charles Gifford" w:date="2017-03-19T09:54:00Z">
              <w:r w:rsidRPr="00A53554">
                <w:rPr>
                  <w:i/>
                </w:rPr>
                <w:t xml:space="preserve"> class property.</w:t>
              </w:r>
            </w:ins>
          </w:p>
        </w:tc>
      </w:tr>
      <w:tr w:rsidR="00A63114" w:rsidRPr="00B1055B" w14:paraId="5A4C5A1F" w14:textId="77777777" w:rsidTr="00351C51">
        <w:trPr>
          <w:trHeight w:val="479"/>
          <w:ins w:id="5890" w:author="Charles Gifford" w:date="2017-03-19T09:54:00Z"/>
        </w:trPr>
        <w:tc>
          <w:tcPr>
            <w:tcW w:w="2155" w:type="dxa"/>
            <w:shd w:val="clear" w:color="auto" w:fill="auto"/>
          </w:tcPr>
          <w:p w14:paraId="072B961D" w14:textId="57C41262" w:rsidR="00A63114" w:rsidRPr="00B1055B" w:rsidRDefault="006658E6" w:rsidP="00351C51">
            <w:pPr>
              <w:pStyle w:val="TABLE-cell"/>
              <w:rPr>
                <w:ins w:id="5891" w:author="Charles Gifford" w:date="2017-03-19T09:54:00Z"/>
                <w:szCs w:val="20"/>
                <w:lang w:val="en-US"/>
              </w:rPr>
            </w:pPr>
            <w:ins w:id="5892" w:author="Charles Gifford" w:date="2017-03-19T10:00:00Z">
              <w:r>
                <w:rPr>
                  <w:szCs w:val="20"/>
                  <w:lang w:val="en-US"/>
                </w:rPr>
                <w:t>Material</w:t>
              </w:r>
            </w:ins>
            <w:ins w:id="5893" w:author="Charles Gifford" w:date="2017-03-19T09:54:00Z">
              <w:r w:rsidR="00A63114" w:rsidRPr="002B1DB2">
                <w:rPr>
                  <w:szCs w:val="20"/>
                  <w:lang w:val="en-US"/>
                </w:rPr>
                <w:t xml:space="preserve"> class </w:t>
              </w:r>
              <w:r w:rsidR="00A63114">
                <w:rPr>
                  <w:szCs w:val="20"/>
                  <w:lang w:val="en-US"/>
                </w:rPr>
                <w:t>p</w:t>
              </w:r>
              <w:r w:rsidR="00A63114" w:rsidRPr="00091763">
                <w:rPr>
                  <w:szCs w:val="20"/>
                  <w:lang w:val="en-US"/>
                </w:rPr>
                <w:t>roperty</w:t>
              </w:r>
            </w:ins>
          </w:p>
        </w:tc>
        <w:tc>
          <w:tcPr>
            <w:tcW w:w="2160" w:type="dxa"/>
            <w:shd w:val="clear" w:color="auto" w:fill="auto"/>
          </w:tcPr>
          <w:p w14:paraId="2E2A7EAA" w14:textId="5C4E05FE" w:rsidR="00A63114" w:rsidRDefault="006658E6" w:rsidP="00351C51">
            <w:pPr>
              <w:pStyle w:val="TABLE-cell"/>
              <w:rPr>
                <w:ins w:id="5894" w:author="Charles Gifford" w:date="2017-03-19T09:54:00Z"/>
                <w:szCs w:val="20"/>
                <w:lang w:val="en-US"/>
              </w:rPr>
            </w:pPr>
            <w:ins w:id="5895" w:author="Charles Gifford" w:date="2017-03-19T10:00:00Z">
              <w:r>
                <w:rPr>
                  <w:szCs w:val="20"/>
                  <w:lang w:val="en-US"/>
                </w:rPr>
                <w:t>Material</w:t>
              </w:r>
            </w:ins>
            <w:ins w:id="5896" w:author="Charles Gifford" w:date="2017-03-19T09:54:00Z">
              <w:r w:rsidR="00A63114" w:rsidRPr="00017B9F">
                <w:rPr>
                  <w:szCs w:val="20"/>
                  <w:lang w:val="en-US"/>
                </w:rPr>
                <w:t xml:space="preserve"> </w:t>
              </w:r>
              <w:r w:rsidR="00A63114" w:rsidRPr="002B1DB2">
                <w:rPr>
                  <w:szCs w:val="20"/>
                  <w:lang w:val="en-US"/>
                </w:rPr>
                <w:t xml:space="preserve">class </w:t>
              </w:r>
              <w:r w:rsidR="00A63114">
                <w:rPr>
                  <w:szCs w:val="20"/>
                  <w:lang w:val="en-US"/>
                </w:rPr>
                <w:t>p</w:t>
              </w:r>
              <w:r w:rsidR="00A63114" w:rsidRPr="00091763">
                <w:rPr>
                  <w:szCs w:val="20"/>
                  <w:lang w:val="en-US"/>
                </w:rPr>
                <w:t>roperty</w:t>
              </w:r>
            </w:ins>
          </w:p>
        </w:tc>
        <w:tc>
          <w:tcPr>
            <w:tcW w:w="1080" w:type="dxa"/>
            <w:shd w:val="clear" w:color="auto" w:fill="auto"/>
          </w:tcPr>
          <w:p w14:paraId="2F4A0159" w14:textId="77777777" w:rsidR="00A63114" w:rsidRDefault="00A63114" w:rsidP="00351C51">
            <w:pPr>
              <w:pStyle w:val="TABLE-cell"/>
              <w:rPr>
                <w:ins w:id="5897" w:author="Charles Gifford" w:date="2017-03-19T09:54:00Z"/>
                <w:szCs w:val="20"/>
                <w:lang w:val="en-US"/>
              </w:rPr>
            </w:pPr>
            <w:ins w:id="5898" w:author="Charles Gifford" w:date="2017-03-19T09:54:00Z">
              <w:r w:rsidRPr="00BE4602">
                <w:rPr>
                  <w:szCs w:val="20"/>
                  <w:lang w:val="en-US"/>
                </w:rPr>
                <w:t>0..*</w:t>
              </w:r>
            </w:ins>
          </w:p>
        </w:tc>
        <w:tc>
          <w:tcPr>
            <w:tcW w:w="3600" w:type="dxa"/>
            <w:shd w:val="clear" w:color="auto" w:fill="auto"/>
          </w:tcPr>
          <w:p w14:paraId="4522921E" w14:textId="5EB79E04" w:rsidR="00A63114" w:rsidRDefault="00A63114" w:rsidP="00351C51">
            <w:pPr>
              <w:pStyle w:val="TABLE-cell"/>
              <w:rPr>
                <w:ins w:id="5899" w:author="Charles Gifford" w:date="2017-03-19T09:54:00Z"/>
                <w:lang w:val="en-US"/>
              </w:rPr>
            </w:pPr>
            <w:ins w:id="5900" w:author="Charles Gifford" w:date="2017-03-19T09:54:00Z">
              <w:r w:rsidRPr="00091763">
                <w:rPr>
                  <w:lang w:val="en-US"/>
                </w:rPr>
                <w:t xml:space="preserve">The nested </w:t>
              </w:r>
            </w:ins>
            <w:ins w:id="5901" w:author="Charles Gifford" w:date="2017-03-19T10:00:00Z">
              <w:r w:rsidR="006658E6">
                <w:rPr>
                  <w:i/>
                  <w:szCs w:val="20"/>
                  <w:lang w:val="en-US"/>
                </w:rPr>
                <w:t>material</w:t>
              </w:r>
            </w:ins>
            <w:ins w:id="5902" w:author="Charles Gifford" w:date="2017-03-19T09:54:00Z">
              <w:r w:rsidRPr="00A27713">
                <w:rPr>
                  <w:i/>
                </w:rPr>
                <w:t xml:space="preserve"> </w:t>
              </w:r>
              <w:r w:rsidRPr="00A53554">
                <w:rPr>
                  <w:i/>
                </w:rPr>
                <w:t xml:space="preserve">class </w:t>
              </w:r>
              <w:r w:rsidRPr="00091763">
                <w:rPr>
                  <w:i/>
                  <w:lang w:val="en-US"/>
                </w:rPr>
                <w:t>propert</w:t>
              </w:r>
              <w:r>
                <w:rPr>
                  <w:i/>
                  <w:lang w:val="en-US"/>
                </w:rPr>
                <w:t>y(s)</w:t>
              </w:r>
              <w:r>
                <w:rPr>
                  <w:lang w:val="en-US"/>
                </w:rPr>
                <w:t xml:space="preserve"> makes up part of this</w:t>
              </w:r>
              <w:r w:rsidRPr="00B32104">
                <w:rPr>
                  <w:i/>
                  <w:szCs w:val="20"/>
                  <w:lang w:val="en-US"/>
                </w:rPr>
                <w:t xml:space="preserve"> </w:t>
              </w:r>
            </w:ins>
            <w:ins w:id="5903" w:author="Charles Gifford" w:date="2017-03-19T10:00:00Z">
              <w:r w:rsidR="006658E6">
                <w:rPr>
                  <w:i/>
                  <w:szCs w:val="20"/>
                  <w:lang w:val="en-US"/>
                </w:rPr>
                <w:t>material</w:t>
              </w:r>
            </w:ins>
            <w:ins w:id="5904" w:author="Charles Gifford" w:date="2017-03-19T09:54:00Z">
              <w:r w:rsidRPr="00A53554">
                <w:rPr>
                  <w:i/>
                </w:rPr>
                <w:t xml:space="preserve"> class </w:t>
              </w:r>
              <w:r w:rsidRPr="00091763">
                <w:rPr>
                  <w:i/>
                  <w:lang w:val="en-US"/>
                </w:rPr>
                <w:t>property</w:t>
              </w:r>
              <w:r>
                <w:rPr>
                  <w:i/>
                  <w:lang w:val="en-US"/>
                </w:rPr>
                <w:t xml:space="preserve"> </w:t>
              </w:r>
              <w:r w:rsidRPr="00056506">
                <w:rPr>
                  <w:lang w:val="en-US"/>
                </w:rPr>
                <w:t>as the whole</w:t>
              </w:r>
              <w:r w:rsidRPr="002B1DB2">
                <w:rPr>
                  <w:lang w:val="en-US"/>
                </w:rPr>
                <w:t>.</w:t>
              </w:r>
            </w:ins>
          </w:p>
        </w:tc>
      </w:tr>
      <w:tr w:rsidR="00A63114" w:rsidRPr="00B1055B" w14:paraId="19A754D5" w14:textId="77777777" w:rsidTr="00351C51">
        <w:trPr>
          <w:trHeight w:val="441"/>
          <w:ins w:id="5905" w:author="Charles Gifford" w:date="2017-03-19T09:54:00Z"/>
        </w:trPr>
        <w:tc>
          <w:tcPr>
            <w:tcW w:w="2155" w:type="dxa"/>
            <w:shd w:val="clear" w:color="auto" w:fill="auto"/>
          </w:tcPr>
          <w:p w14:paraId="3E2A2D34" w14:textId="4B899C04" w:rsidR="00A63114" w:rsidRPr="00B1055B" w:rsidRDefault="006658E6" w:rsidP="00351C51">
            <w:pPr>
              <w:pStyle w:val="TABLE-cell"/>
              <w:rPr>
                <w:ins w:id="5906" w:author="Charles Gifford" w:date="2017-03-19T09:54:00Z"/>
                <w:szCs w:val="20"/>
                <w:lang w:val="en-US"/>
              </w:rPr>
            </w:pPr>
            <w:ins w:id="5907" w:author="Charles Gifford" w:date="2017-03-19T10:00:00Z">
              <w:r>
                <w:rPr>
                  <w:szCs w:val="20"/>
                  <w:lang w:val="en-US"/>
                </w:rPr>
                <w:t>Material</w:t>
              </w:r>
            </w:ins>
            <w:ins w:id="5908" w:author="Charles Gifford" w:date="2017-03-19T09:54:00Z">
              <w:r w:rsidR="00A63114">
                <w:rPr>
                  <w:szCs w:val="20"/>
                  <w:lang w:val="en-US"/>
                </w:rPr>
                <w:t xml:space="preserve"> </w:t>
              </w:r>
            </w:ins>
            <w:ins w:id="5909" w:author="Charles Gifford" w:date="2017-03-19T10:01:00Z">
              <w:r>
                <w:rPr>
                  <w:szCs w:val="20"/>
                  <w:lang w:val="en-US"/>
                </w:rPr>
                <w:t xml:space="preserve">definition </w:t>
              </w:r>
            </w:ins>
            <w:ins w:id="5910" w:author="Charles Gifford" w:date="2017-03-19T09:54:00Z">
              <w:r w:rsidR="00A63114">
                <w:rPr>
                  <w:szCs w:val="20"/>
                  <w:lang w:val="en-US"/>
                </w:rPr>
                <w:t>p</w:t>
              </w:r>
              <w:r w:rsidR="00A63114" w:rsidRPr="00091763">
                <w:rPr>
                  <w:szCs w:val="20"/>
                  <w:lang w:val="en-US"/>
                </w:rPr>
                <w:t>roperty</w:t>
              </w:r>
            </w:ins>
          </w:p>
        </w:tc>
        <w:tc>
          <w:tcPr>
            <w:tcW w:w="2160" w:type="dxa"/>
            <w:shd w:val="clear" w:color="auto" w:fill="auto"/>
          </w:tcPr>
          <w:p w14:paraId="73150AD7" w14:textId="77777777" w:rsidR="00A63114" w:rsidRDefault="00A63114" w:rsidP="00351C51">
            <w:pPr>
              <w:pStyle w:val="TABLE-cell"/>
              <w:rPr>
                <w:ins w:id="5911" w:author="Charles Gifford" w:date="2017-03-19T09:54:00Z"/>
                <w:szCs w:val="20"/>
                <w:lang w:val="en-US"/>
              </w:rPr>
            </w:pPr>
            <w:ins w:id="5912" w:author="Charles Gifford" w:date="2017-03-19T09:54:00Z">
              <w:r>
                <w:rPr>
                  <w:szCs w:val="20"/>
                  <w:lang w:val="en-US"/>
                </w:rPr>
                <w:t>NA</w:t>
              </w:r>
            </w:ins>
          </w:p>
        </w:tc>
        <w:tc>
          <w:tcPr>
            <w:tcW w:w="1080" w:type="dxa"/>
            <w:shd w:val="clear" w:color="auto" w:fill="auto"/>
          </w:tcPr>
          <w:p w14:paraId="094DC9FA" w14:textId="77777777" w:rsidR="00A63114" w:rsidRDefault="00A63114" w:rsidP="00351C51">
            <w:pPr>
              <w:pStyle w:val="TABLE-cell"/>
              <w:rPr>
                <w:ins w:id="5913" w:author="Charles Gifford" w:date="2017-03-19T09:54:00Z"/>
                <w:szCs w:val="20"/>
                <w:lang w:val="en-US"/>
              </w:rPr>
            </w:pPr>
            <w:ins w:id="5914" w:author="Charles Gifford" w:date="2017-03-19T09:54:00Z">
              <w:r w:rsidRPr="00BE4602">
                <w:rPr>
                  <w:szCs w:val="20"/>
                  <w:lang w:val="en-US"/>
                </w:rPr>
                <w:t>0..*</w:t>
              </w:r>
            </w:ins>
          </w:p>
        </w:tc>
        <w:tc>
          <w:tcPr>
            <w:tcW w:w="3600" w:type="dxa"/>
            <w:shd w:val="clear" w:color="auto" w:fill="auto"/>
          </w:tcPr>
          <w:p w14:paraId="084A36A5" w14:textId="378EA87F" w:rsidR="00A63114" w:rsidRDefault="00A63114" w:rsidP="00351C51">
            <w:pPr>
              <w:pStyle w:val="TABLE-cell"/>
              <w:rPr>
                <w:ins w:id="5915" w:author="Charles Gifford" w:date="2017-03-19T09:54:00Z"/>
              </w:rPr>
            </w:pPr>
            <w:ins w:id="5916" w:author="Charles Gifford" w:date="2017-03-19T09:54:00Z">
              <w:r>
                <w:t>If the parent</w:t>
              </w:r>
              <w:r w:rsidRPr="00B32104">
                <w:rPr>
                  <w:i/>
                  <w:szCs w:val="20"/>
                  <w:lang w:val="en-US"/>
                </w:rPr>
                <w:t xml:space="preserve"> </w:t>
              </w:r>
            </w:ins>
            <w:ins w:id="5917" w:author="Charles Gifford" w:date="2017-03-19T10:00:00Z">
              <w:r w:rsidR="006658E6">
                <w:rPr>
                  <w:i/>
                  <w:szCs w:val="20"/>
                  <w:lang w:val="en-US"/>
                </w:rPr>
                <w:t>material</w:t>
              </w:r>
            </w:ins>
            <w:ins w:id="5918" w:author="Charles Gifford" w:date="2017-03-19T09:54:00Z">
              <w:r>
                <w:t xml:space="preserve"> </w:t>
              </w:r>
            </w:ins>
            <w:ins w:id="5919" w:author="Charles Gifford" w:date="2017-03-19T10:03:00Z">
              <w:r w:rsidR="006658E6">
                <w:rPr>
                  <w:i/>
                </w:rPr>
                <w:t xml:space="preserve">definition </w:t>
              </w:r>
            </w:ins>
            <w:ins w:id="5920" w:author="Charles Gifford" w:date="2017-03-19T09:54:00Z">
              <w:r>
                <w:t>supports a</w:t>
              </w:r>
              <w:r w:rsidRPr="00B32104">
                <w:rPr>
                  <w:i/>
                  <w:szCs w:val="20"/>
                  <w:lang w:val="en-US"/>
                </w:rPr>
                <w:t xml:space="preserve"> </w:t>
              </w:r>
            </w:ins>
            <w:ins w:id="5921" w:author="Charles Gifford" w:date="2017-03-19T10:00:00Z">
              <w:r w:rsidR="006658E6">
                <w:rPr>
                  <w:i/>
                  <w:szCs w:val="20"/>
                  <w:lang w:val="en-US"/>
                </w:rPr>
                <w:t>material</w:t>
              </w:r>
            </w:ins>
            <w:ins w:id="5922" w:author="Charles Gifford" w:date="2017-03-19T09:54:00Z">
              <w:r w:rsidRPr="00B32104">
                <w:rPr>
                  <w:i/>
                </w:rPr>
                <w:t xml:space="preserve"> class,</w:t>
              </w:r>
              <w:r>
                <w:t xml:space="preserve"> this</w:t>
              </w:r>
              <w:r w:rsidRPr="00B32104">
                <w:rPr>
                  <w:i/>
                  <w:szCs w:val="20"/>
                  <w:lang w:val="en-US"/>
                </w:rPr>
                <w:t xml:space="preserve"> </w:t>
              </w:r>
            </w:ins>
            <w:ins w:id="5923" w:author="Charles Gifford" w:date="2017-03-19T10:00:00Z">
              <w:r w:rsidR="006658E6">
                <w:rPr>
                  <w:i/>
                  <w:szCs w:val="20"/>
                  <w:lang w:val="en-US"/>
                </w:rPr>
                <w:t>material</w:t>
              </w:r>
            </w:ins>
            <w:ins w:id="5924" w:author="Charles Gifford" w:date="2017-03-19T09:54:00Z">
              <w:r>
                <w:rPr>
                  <w:i/>
                  <w:szCs w:val="20"/>
                  <w:lang w:val="en-US"/>
                </w:rPr>
                <w:t xml:space="preserve"> </w:t>
              </w:r>
              <w:r w:rsidRPr="00B32104">
                <w:rPr>
                  <w:i/>
                </w:rPr>
                <w:t xml:space="preserve">class property(s) </w:t>
              </w:r>
              <w:r>
                <w:t>is applied in the</w:t>
              </w:r>
              <w:r w:rsidRPr="00B32104">
                <w:rPr>
                  <w:i/>
                  <w:szCs w:val="20"/>
                  <w:lang w:val="en-US"/>
                </w:rPr>
                <w:t xml:space="preserve"> </w:t>
              </w:r>
            </w:ins>
            <w:ins w:id="5925" w:author="Charles Gifford" w:date="2017-03-19T10:01:00Z">
              <w:r w:rsidR="006658E6">
                <w:rPr>
                  <w:i/>
                  <w:szCs w:val="20"/>
                  <w:lang w:val="en-US"/>
                </w:rPr>
                <w:t>material</w:t>
              </w:r>
            </w:ins>
            <w:ins w:id="5926" w:author="Charles Gifford" w:date="2017-03-19T09:54:00Z">
              <w:r w:rsidRPr="00B32104">
                <w:rPr>
                  <w:i/>
                </w:rPr>
                <w:t xml:space="preserve"> </w:t>
              </w:r>
            </w:ins>
            <w:ins w:id="5927" w:author="Charles Gifford" w:date="2017-03-19T10:04:00Z">
              <w:r w:rsidR="006658E6">
                <w:rPr>
                  <w:i/>
                </w:rPr>
                <w:t xml:space="preserve">definition </w:t>
              </w:r>
            </w:ins>
            <w:ins w:id="5928" w:author="Charles Gifford" w:date="2017-03-19T09:54:00Z">
              <w:r w:rsidRPr="00B32104">
                <w:rPr>
                  <w:i/>
                </w:rPr>
                <w:t>property(s)</w:t>
              </w:r>
              <w:r>
                <w:t xml:space="preserve">. </w:t>
              </w:r>
            </w:ins>
          </w:p>
          <w:p w14:paraId="221EFB9C" w14:textId="68326C6D" w:rsidR="00A63114" w:rsidRPr="00B32104" w:rsidRDefault="00A63114" w:rsidP="00351C51">
            <w:pPr>
              <w:pStyle w:val="TABLE-cell"/>
              <w:rPr>
                <w:ins w:id="5929" w:author="Charles Gifford" w:date="2017-03-19T09:54:00Z"/>
                <w:lang w:val="en-US"/>
              </w:rPr>
            </w:pPr>
            <w:ins w:id="5930" w:author="Charles Gifford" w:date="2017-03-19T09:54:00Z">
              <w:r>
                <w:t>The</w:t>
              </w:r>
              <w:r w:rsidRPr="00B32104">
                <w:rPr>
                  <w:i/>
                  <w:szCs w:val="20"/>
                  <w:lang w:val="en-US"/>
                </w:rPr>
                <w:t xml:space="preserve"> </w:t>
              </w:r>
            </w:ins>
            <w:ins w:id="5931" w:author="Charles Gifford" w:date="2017-03-19T10:01:00Z">
              <w:r w:rsidR="006658E6">
                <w:rPr>
                  <w:i/>
                  <w:szCs w:val="20"/>
                  <w:lang w:val="en-US"/>
                </w:rPr>
                <w:t>material</w:t>
              </w:r>
            </w:ins>
            <w:ins w:id="5932" w:author="Charles Gifford" w:date="2017-03-19T09:54:00Z">
              <w:r w:rsidRPr="00B32104">
                <w:rPr>
                  <w:i/>
                </w:rPr>
                <w:t xml:space="preserve"> </w:t>
              </w:r>
            </w:ins>
            <w:ins w:id="5933" w:author="Charles Gifford" w:date="2017-03-19T10:04:00Z">
              <w:r w:rsidR="006658E6">
                <w:rPr>
                  <w:i/>
                </w:rPr>
                <w:t xml:space="preserve">definition </w:t>
              </w:r>
            </w:ins>
            <w:ins w:id="5934" w:author="Charles Gifford" w:date="2017-03-19T09:54:00Z">
              <w:r w:rsidRPr="00B32104">
                <w:rPr>
                  <w:i/>
                </w:rPr>
                <w:t xml:space="preserve">property </w:t>
              </w:r>
              <w:r>
                <w:t>maps to this corresponding</w:t>
              </w:r>
              <w:r w:rsidRPr="00B32104">
                <w:rPr>
                  <w:i/>
                  <w:szCs w:val="20"/>
                  <w:lang w:val="en-US"/>
                </w:rPr>
                <w:t xml:space="preserve"> </w:t>
              </w:r>
            </w:ins>
            <w:ins w:id="5935" w:author="Charles Gifford" w:date="2017-03-19T10:01:00Z">
              <w:r w:rsidR="006658E6">
                <w:rPr>
                  <w:i/>
                  <w:szCs w:val="20"/>
                  <w:lang w:val="en-US"/>
                </w:rPr>
                <w:t>material</w:t>
              </w:r>
            </w:ins>
            <w:ins w:id="5936" w:author="Charles Gifford" w:date="2017-03-19T09:54:00Z">
              <w:r w:rsidRPr="00B32104">
                <w:rPr>
                  <w:i/>
                </w:rPr>
                <w:t xml:space="preserve"> class property.</w:t>
              </w:r>
            </w:ins>
          </w:p>
        </w:tc>
      </w:tr>
    </w:tbl>
    <w:p w14:paraId="2CDD4055" w14:textId="79790552" w:rsidR="00CB7EC0" w:rsidRPr="001C220C" w:rsidRDefault="00C17398" w:rsidP="006941DF">
      <w:pPr>
        <w:pStyle w:val="TABLE-title"/>
        <w:rPr>
          <w:lang w:val="en-US"/>
        </w:rPr>
      </w:pPr>
      <w:bookmarkStart w:id="5937" w:name="_Ref495471742"/>
      <w:bookmarkStart w:id="5938" w:name="_Toc306621033"/>
      <w:bookmarkStart w:id="5939" w:name="_Toc320178429"/>
      <w:bookmarkStart w:id="5940" w:name="_Toc516130478"/>
      <w:bookmarkStart w:id="5941" w:name="_Toc7250407"/>
      <w:bookmarkStart w:id="5942" w:name="_Toc478492361"/>
      <w:r>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24A3E">
        <w:rPr>
          <w:noProof/>
          <w:lang w:val="en-US"/>
        </w:rPr>
        <w:t>60</w:t>
      </w:r>
      <w:r w:rsidR="00FD29D6">
        <w:rPr>
          <w:lang w:val="en-US"/>
        </w:rPr>
        <w:fldChar w:fldCharType="end"/>
      </w:r>
      <w:bookmarkEnd w:id="5937"/>
      <w:r w:rsidR="00F00AEF">
        <w:rPr>
          <w:lang w:val="en-US"/>
        </w:rPr>
        <w:t xml:space="preserve"> –</w:t>
      </w:r>
      <w:r w:rsidR="00CB7EC0" w:rsidRPr="001C220C">
        <w:rPr>
          <w:lang w:val="en-US"/>
        </w:rPr>
        <w:t xml:space="preserve"> </w:t>
      </w:r>
      <w:r w:rsidR="006F45EC">
        <w:rPr>
          <w:noProof/>
          <w:lang w:val="en-US"/>
        </w:rPr>
        <w:t>M</w:t>
      </w:r>
      <w:r w:rsidR="00CB7EC0" w:rsidRPr="001C220C">
        <w:rPr>
          <w:lang w:val="en-US"/>
        </w:rPr>
        <w:t>aterial class property</w:t>
      </w:r>
      <w:bookmarkEnd w:id="5938"/>
      <w:bookmarkEnd w:id="5939"/>
      <w:r w:rsidR="00CB7EC0" w:rsidRPr="001C220C">
        <w:rPr>
          <w:lang w:val="en-US"/>
        </w:rPr>
        <w:t xml:space="preserve"> </w:t>
      </w:r>
      <w:bookmarkEnd w:id="5940"/>
      <w:bookmarkEnd w:id="5941"/>
      <w:r w:rsidR="006F45EC">
        <w:rPr>
          <w:lang w:val="en-US"/>
        </w:rPr>
        <w:t>attributes</w:t>
      </w:r>
      <w:bookmarkEnd w:id="5942"/>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9A505D" w:rsidRPr="001C220C" w14:paraId="2DA33A67" w14:textId="77777777" w:rsidTr="006941DF">
        <w:trPr>
          <w:trHeight w:val="377"/>
          <w:tblHeader/>
          <w:jc w:val="center"/>
        </w:trPr>
        <w:tc>
          <w:tcPr>
            <w:tcW w:w="1269" w:type="dxa"/>
          </w:tcPr>
          <w:p w14:paraId="3EF9B4DA" w14:textId="77777777" w:rsidR="009A505D" w:rsidRPr="001C220C" w:rsidRDefault="009A505D" w:rsidP="009A505D">
            <w:pPr>
              <w:pStyle w:val="NormalTableHeader"/>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0C9BDCF9" w14:textId="77777777" w:rsidR="009A505D" w:rsidRPr="001C220C" w:rsidRDefault="009A505D" w:rsidP="009A505D">
            <w:pPr>
              <w:pStyle w:val="NormalTableHeader"/>
              <w:spacing w:before="40"/>
              <w:rPr>
                <w:lang w:val="en-US"/>
              </w:rPr>
            </w:pPr>
            <w:r w:rsidRPr="001C220C">
              <w:rPr>
                <w:lang w:val="en-US"/>
              </w:rPr>
              <w:t>Description</w:t>
            </w:r>
          </w:p>
        </w:tc>
        <w:tc>
          <w:tcPr>
            <w:tcW w:w="1440" w:type="dxa"/>
          </w:tcPr>
          <w:p w14:paraId="527904C3" w14:textId="77777777" w:rsidR="009A505D" w:rsidRPr="001C220C" w:rsidRDefault="00AE4770" w:rsidP="009A505D">
            <w:pPr>
              <w:pStyle w:val="NormalTableHeader"/>
              <w:spacing w:before="40"/>
              <w:rPr>
                <w:lang w:val="en-US"/>
              </w:rPr>
            </w:pPr>
            <w:r>
              <w:rPr>
                <w:lang w:val="en-US"/>
              </w:rPr>
              <w:t>Production example</w:t>
            </w:r>
            <w:r w:rsidR="009A505D" w:rsidRPr="001C220C">
              <w:rPr>
                <w:lang w:val="en-US"/>
              </w:rPr>
              <w:t>s</w:t>
            </w:r>
          </w:p>
        </w:tc>
        <w:tc>
          <w:tcPr>
            <w:tcW w:w="1297" w:type="dxa"/>
          </w:tcPr>
          <w:p w14:paraId="07B8918C" w14:textId="77777777" w:rsidR="009A505D" w:rsidRPr="001C220C" w:rsidRDefault="00AE4770" w:rsidP="009A505D">
            <w:pPr>
              <w:pStyle w:val="NormalTableHeader"/>
              <w:spacing w:before="40"/>
              <w:rPr>
                <w:lang w:val="en-US"/>
              </w:rPr>
            </w:pPr>
            <w:r>
              <w:rPr>
                <w:lang w:val="en-US"/>
              </w:rPr>
              <w:t>Maintenance example</w:t>
            </w:r>
            <w:r w:rsidR="009A505D" w:rsidRPr="001C220C">
              <w:rPr>
                <w:lang w:val="en-US"/>
              </w:rPr>
              <w:t>s</w:t>
            </w:r>
          </w:p>
        </w:tc>
        <w:tc>
          <w:tcPr>
            <w:tcW w:w="1080" w:type="dxa"/>
          </w:tcPr>
          <w:p w14:paraId="4EB46021" w14:textId="77777777" w:rsidR="009A505D" w:rsidRPr="001C220C" w:rsidRDefault="00AE4770" w:rsidP="009A505D">
            <w:pPr>
              <w:pStyle w:val="NormalTableHeader"/>
              <w:spacing w:before="40"/>
              <w:rPr>
                <w:lang w:val="en-US"/>
              </w:rPr>
            </w:pPr>
            <w:r>
              <w:rPr>
                <w:lang w:val="en-US"/>
              </w:rPr>
              <w:t>Quality example</w:t>
            </w:r>
            <w:r w:rsidR="009A505D" w:rsidRPr="001C220C">
              <w:rPr>
                <w:lang w:val="en-US"/>
              </w:rPr>
              <w:t>s</w:t>
            </w:r>
          </w:p>
        </w:tc>
        <w:tc>
          <w:tcPr>
            <w:tcW w:w="1080" w:type="dxa"/>
          </w:tcPr>
          <w:p w14:paraId="78D8BBA2" w14:textId="77777777" w:rsidR="009A505D" w:rsidRPr="001C220C" w:rsidRDefault="00AE4770" w:rsidP="009A505D">
            <w:pPr>
              <w:pStyle w:val="NormalTableHeader"/>
              <w:spacing w:before="40"/>
              <w:rPr>
                <w:lang w:val="en-US"/>
              </w:rPr>
            </w:pPr>
            <w:r>
              <w:rPr>
                <w:lang w:val="en-US"/>
              </w:rPr>
              <w:t>Inventory example</w:t>
            </w:r>
            <w:r w:rsidR="009A505D" w:rsidRPr="001C220C">
              <w:rPr>
                <w:lang w:val="en-US"/>
              </w:rPr>
              <w:t>s</w:t>
            </w:r>
          </w:p>
        </w:tc>
      </w:tr>
      <w:tr w:rsidR="009A505D" w:rsidRPr="001C220C" w14:paraId="37A3DC40" w14:textId="77777777" w:rsidTr="006941DF">
        <w:trPr>
          <w:tblHeader/>
          <w:jc w:val="center"/>
        </w:trPr>
        <w:tc>
          <w:tcPr>
            <w:tcW w:w="1269" w:type="dxa"/>
          </w:tcPr>
          <w:p w14:paraId="6A044154" w14:textId="77777777" w:rsidR="009A505D" w:rsidRPr="001C220C" w:rsidRDefault="009A505D" w:rsidP="009A505D">
            <w:pPr>
              <w:pStyle w:val="TableNormal1"/>
              <w:spacing w:before="40"/>
              <w:rPr>
                <w:lang w:val="en-US"/>
              </w:rPr>
            </w:pPr>
            <w:r w:rsidRPr="001C220C">
              <w:rPr>
                <w:lang w:val="en-US"/>
              </w:rPr>
              <w:t>ID</w:t>
            </w:r>
          </w:p>
        </w:tc>
        <w:tc>
          <w:tcPr>
            <w:tcW w:w="2880" w:type="dxa"/>
          </w:tcPr>
          <w:p w14:paraId="404B3165" w14:textId="77777777" w:rsidR="009A505D" w:rsidRPr="001C220C" w:rsidRDefault="009A505D" w:rsidP="009A505D">
            <w:pPr>
              <w:pStyle w:val="TableNormal1"/>
              <w:spacing w:before="40"/>
              <w:rPr>
                <w:lang w:val="en-US"/>
              </w:rPr>
            </w:pPr>
            <w:r w:rsidRPr="001C220C">
              <w:rPr>
                <w:lang w:val="en-US"/>
              </w:rPr>
              <w:t xml:space="preserve">An identification of a specific </w:t>
            </w:r>
            <w:r w:rsidRPr="001C220C">
              <w:rPr>
                <w:i/>
                <w:lang w:val="en-US"/>
              </w:rPr>
              <w:t>material class property</w:t>
            </w:r>
            <w:r w:rsidRPr="001C220C">
              <w:rPr>
                <w:lang w:val="en-US"/>
              </w:rPr>
              <w:t>.</w:t>
            </w:r>
          </w:p>
        </w:tc>
        <w:tc>
          <w:tcPr>
            <w:tcW w:w="1440" w:type="dxa"/>
          </w:tcPr>
          <w:p w14:paraId="1FB2CF87" w14:textId="77777777" w:rsidR="009A505D" w:rsidRPr="001C220C" w:rsidRDefault="009A505D" w:rsidP="009A505D">
            <w:pPr>
              <w:pStyle w:val="TableNormal1"/>
              <w:spacing w:before="40"/>
              <w:rPr>
                <w:lang w:val="en-US"/>
              </w:rPr>
            </w:pPr>
            <w:r w:rsidRPr="001C220C">
              <w:rPr>
                <w:lang w:val="en-US"/>
              </w:rPr>
              <w:t>Polyethylene sheet</w:t>
            </w:r>
            <w:r w:rsidR="00AA4F0A" w:rsidRPr="001C220C">
              <w:rPr>
                <w:lang w:val="en-US"/>
              </w:rPr>
              <w:t xml:space="preserve"> thickness</w:t>
            </w:r>
          </w:p>
        </w:tc>
        <w:tc>
          <w:tcPr>
            <w:tcW w:w="1297" w:type="dxa"/>
          </w:tcPr>
          <w:p w14:paraId="29D02DBC" w14:textId="77777777" w:rsidR="009A505D" w:rsidRPr="001C220C" w:rsidRDefault="00AA4F0A" w:rsidP="009A505D">
            <w:pPr>
              <w:pStyle w:val="TableNormal1"/>
              <w:spacing w:before="40"/>
              <w:rPr>
                <w:lang w:val="en-US"/>
              </w:rPr>
            </w:pPr>
            <w:r w:rsidRPr="001C220C">
              <w:rPr>
                <w:lang w:val="en-US"/>
              </w:rPr>
              <w:t>Oil Viscosity</w:t>
            </w:r>
          </w:p>
        </w:tc>
        <w:tc>
          <w:tcPr>
            <w:tcW w:w="1080" w:type="dxa"/>
          </w:tcPr>
          <w:p w14:paraId="327747E9" w14:textId="77777777" w:rsidR="009A505D" w:rsidRPr="001C220C" w:rsidRDefault="00AA4F0A" w:rsidP="009A505D">
            <w:pPr>
              <w:pStyle w:val="TableNormal1"/>
              <w:spacing w:before="40"/>
              <w:rPr>
                <w:lang w:val="en-US"/>
              </w:rPr>
            </w:pPr>
            <w:r w:rsidRPr="001C220C">
              <w:rPr>
                <w:lang w:val="en-US"/>
              </w:rPr>
              <w:t>pH</w:t>
            </w:r>
          </w:p>
        </w:tc>
        <w:tc>
          <w:tcPr>
            <w:tcW w:w="1080" w:type="dxa"/>
          </w:tcPr>
          <w:p w14:paraId="250E7B7B" w14:textId="77777777" w:rsidR="009A505D" w:rsidRPr="001C220C" w:rsidRDefault="00AA4F0A" w:rsidP="009A505D">
            <w:pPr>
              <w:pStyle w:val="TableNormal1"/>
              <w:spacing w:before="40"/>
              <w:rPr>
                <w:lang w:val="en-US"/>
              </w:rPr>
            </w:pPr>
            <w:r w:rsidRPr="001C220C">
              <w:rPr>
                <w:lang w:val="en-US"/>
              </w:rPr>
              <w:t>Weight</w:t>
            </w:r>
          </w:p>
        </w:tc>
      </w:tr>
      <w:tr w:rsidR="009A505D" w:rsidRPr="001C220C" w14:paraId="027BF564" w14:textId="77777777" w:rsidTr="006941DF">
        <w:trPr>
          <w:tblHeader/>
          <w:jc w:val="center"/>
        </w:trPr>
        <w:tc>
          <w:tcPr>
            <w:tcW w:w="1269" w:type="dxa"/>
          </w:tcPr>
          <w:p w14:paraId="2445506E" w14:textId="77777777" w:rsidR="009A505D" w:rsidRPr="001C220C" w:rsidRDefault="009A505D" w:rsidP="009A505D">
            <w:pPr>
              <w:pStyle w:val="TableNormal1"/>
              <w:spacing w:before="40"/>
              <w:rPr>
                <w:lang w:val="en-US"/>
              </w:rPr>
            </w:pPr>
            <w:r w:rsidRPr="001C220C">
              <w:rPr>
                <w:lang w:val="en-US"/>
              </w:rPr>
              <w:t>Description</w:t>
            </w:r>
          </w:p>
        </w:tc>
        <w:tc>
          <w:tcPr>
            <w:tcW w:w="2880" w:type="dxa"/>
          </w:tcPr>
          <w:p w14:paraId="122B42E3" w14:textId="77777777" w:rsidR="009A505D" w:rsidRPr="001C220C" w:rsidRDefault="009A505D" w:rsidP="009A505D">
            <w:pPr>
              <w:pStyle w:val="TableNormal1"/>
              <w:spacing w:before="40"/>
              <w:rPr>
                <w:lang w:val="en-US"/>
              </w:rPr>
            </w:pPr>
            <w:r w:rsidRPr="001C220C">
              <w:rPr>
                <w:lang w:val="en-US"/>
              </w:rPr>
              <w:t xml:space="preserve">Additional information about the </w:t>
            </w:r>
            <w:r w:rsidRPr="001C220C">
              <w:rPr>
                <w:i/>
                <w:lang w:val="en-US"/>
              </w:rPr>
              <w:t>material class property</w:t>
            </w:r>
            <w:r w:rsidRPr="001C220C">
              <w:rPr>
                <w:lang w:val="en-US"/>
              </w:rPr>
              <w:t>.</w:t>
            </w:r>
          </w:p>
        </w:tc>
        <w:tc>
          <w:tcPr>
            <w:tcW w:w="1440" w:type="dxa"/>
          </w:tcPr>
          <w:p w14:paraId="20B1B76A" w14:textId="77777777" w:rsidR="009A505D" w:rsidRPr="001C220C" w:rsidRDefault="009A505D" w:rsidP="009A505D">
            <w:pPr>
              <w:pStyle w:val="TableNormal1"/>
              <w:spacing w:before="40"/>
              <w:rPr>
                <w:lang w:val="en-US"/>
              </w:rPr>
            </w:pPr>
            <w:r w:rsidRPr="001C220C">
              <w:rPr>
                <w:lang w:val="en-US"/>
              </w:rPr>
              <w:t>Sheet Thickness</w:t>
            </w:r>
          </w:p>
        </w:tc>
        <w:tc>
          <w:tcPr>
            <w:tcW w:w="1297" w:type="dxa"/>
          </w:tcPr>
          <w:p w14:paraId="5CD612C8" w14:textId="77777777" w:rsidR="009A505D" w:rsidRPr="001C220C" w:rsidRDefault="00AA4F0A" w:rsidP="009A505D">
            <w:pPr>
              <w:pStyle w:val="TableNormal1"/>
              <w:spacing w:before="40"/>
              <w:rPr>
                <w:lang w:val="en-US"/>
              </w:rPr>
            </w:pPr>
            <w:r w:rsidRPr="001C220C">
              <w:rPr>
                <w:lang w:val="en-US"/>
              </w:rPr>
              <w:t>Coefficient of viscosity</w:t>
            </w:r>
          </w:p>
        </w:tc>
        <w:tc>
          <w:tcPr>
            <w:tcW w:w="1080" w:type="dxa"/>
          </w:tcPr>
          <w:p w14:paraId="1B9B621E" w14:textId="77777777" w:rsidR="009A505D" w:rsidRPr="001C220C" w:rsidRDefault="00AA4F0A" w:rsidP="009A505D">
            <w:pPr>
              <w:pStyle w:val="TableNormal1"/>
              <w:spacing w:before="40"/>
              <w:rPr>
                <w:lang w:val="en-US"/>
              </w:rPr>
            </w:pPr>
            <w:r w:rsidRPr="001C220C">
              <w:rPr>
                <w:lang w:val="en-US"/>
              </w:rPr>
              <w:t>Acidity</w:t>
            </w:r>
          </w:p>
        </w:tc>
        <w:tc>
          <w:tcPr>
            <w:tcW w:w="1080" w:type="dxa"/>
          </w:tcPr>
          <w:p w14:paraId="330FDC1C" w14:textId="77777777" w:rsidR="009A505D" w:rsidRPr="001C220C" w:rsidRDefault="00AA4F0A" w:rsidP="009A505D">
            <w:pPr>
              <w:pStyle w:val="TableNormal1"/>
              <w:spacing w:before="40"/>
              <w:rPr>
                <w:lang w:val="en-US"/>
              </w:rPr>
            </w:pPr>
            <w:r w:rsidRPr="001C220C">
              <w:rPr>
                <w:lang w:val="en-US"/>
              </w:rPr>
              <w:t>Weight to be added to shipping label</w:t>
            </w:r>
          </w:p>
        </w:tc>
      </w:tr>
      <w:tr w:rsidR="009A505D" w:rsidRPr="001C220C" w14:paraId="7BE7D45D" w14:textId="77777777" w:rsidTr="006941DF">
        <w:trPr>
          <w:tblHeader/>
          <w:jc w:val="center"/>
        </w:trPr>
        <w:tc>
          <w:tcPr>
            <w:tcW w:w="1269" w:type="dxa"/>
          </w:tcPr>
          <w:p w14:paraId="6881C149" w14:textId="77777777" w:rsidR="009A505D" w:rsidRPr="001C220C" w:rsidRDefault="009A505D" w:rsidP="009A505D">
            <w:pPr>
              <w:pStyle w:val="TableNormal1"/>
              <w:spacing w:before="40"/>
              <w:rPr>
                <w:lang w:val="en-US"/>
              </w:rPr>
            </w:pPr>
            <w:r w:rsidRPr="001C220C">
              <w:rPr>
                <w:lang w:val="en-US"/>
              </w:rPr>
              <w:t>Value</w:t>
            </w:r>
          </w:p>
        </w:tc>
        <w:tc>
          <w:tcPr>
            <w:tcW w:w="2880" w:type="dxa"/>
          </w:tcPr>
          <w:p w14:paraId="54E1040F" w14:textId="77777777" w:rsidR="009A505D" w:rsidRPr="001C220C" w:rsidRDefault="009A505D" w:rsidP="009A505D">
            <w:pPr>
              <w:pStyle w:val="TableNormal1"/>
              <w:spacing w:before="40"/>
              <w:rPr>
                <w:lang w:val="en-US"/>
              </w:rPr>
            </w:pPr>
            <w:r w:rsidRPr="001C220C">
              <w:rPr>
                <w:lang w:val="en-US"/>
              </w:rPr>
              <w:t>The value, set of values, or range of the property.</w:t>
            </w:r>
          </w:p>
        </w:tc>
        <w:tc>
          <w:tcPr>
            <w:tcW w:w="1440" w:type="dxa"/>
          </w:tcPr>
          <w:p w14:paraId="57658B90" w14:textId="77777777" w:rsidR="009A505D" w:rsidRPr="001C220C" w:rsidRDefault="009A505D" w:rsidP="009A505D">
            <w:pPr>
              <w:pStyle w:val="TableNormal1"/>
              <w:spacing w:before="40"/>
              <w:rPr>
                <w:lang w:val="en-US"/>
              </w:rPr>
            </w:pPr>
            <w:r w:rsidRPr="001C220C">
              <w:rPr>
                <w:lang w:val="en-US"/>
              </w:rPr>
              <w:t>{5, 10, 25}</w:t>
            </w:r>
          </w:p>
        </w:tc>
        <w:tc>
          <w:tcPr>
            <w:tcW w:w="1297" w:type="dxa"/>
          </w:tcPr>
          <w:p w14:paraId="6DA80487" w14:textId="77777777" w:rsidR="009A505D" w:rsidRPr="001C220C" w:rsidRDefault="00C21049" w:rsidP="009A505D">
            <w:pPr>
              <w:pStyle w:val="TableNormal1"/>
              <w:spacing w:before="40"/>
              <w:rPr>
                <w:lang w:val="en-US"/>
              </w:rPr>
            </w:pPr>
            <w:r>
              <w:rPr>
                <w:lang w:val="en-US"/>
              </w:rPr>
              <w:t>(not applicable)</w:t>
            </w:r>
          </w:p>
        </w:tc>
        <w:tc>
          <w:tcPr>
            <w:tcW w:w="1080" w:type="dxa"/>
          </w:tcPr>
          <w:p w14:paraId="61C29A7D" w14:textId="77777777" w:rsidR="009A505D" w:rsidRPr="001C220C" w:rsidRDefault="00C21049" w:rsidP="009A505D">
            <w:pPr>
              <w:pStyle w:val="TableNormal1"/>
              <w:spacing w:before="40"/>
              <w:rPr>
                <w:lang w:val="en-US"/>
              </w:rPr>
            </w:pPr>
            <w:r>
              <w:rPr>
                <w:lang w:val="en-US"/>
              </w:rPr>
              <w:t>{</w:t>
            </w:r>
            <w:r w:rsidR="00AA4F0A" w:rsidRPr="001C220C">
              <w:rPr>
                <w:lang w:val="en-US"/>
              </w:rPr>
              <w:t>0..7</w:t>
            </w:r>
            <w:r>
              <w:rPr>
                <w:lang w:val="en-US"/>
              </w:rPr>
              <w:t>}</w:t>
            </w:r>
          </w:p>
        </w:tc>
        <w:tc>
          <w:tcPr>
            <w:tcW w:w="1080" w:type="dxa"/>
          </w:tcPr>
          <w:p w14:paraId="01AD9989" w14:textId="77777777" w:rsidR="009A505D" w:rsidRPr="001C220C" w:rsidRDefault="00C21049" w:rsidP="009A505D">
            <w:pPr>
              <w:pStyle w:val="TableNormal1"/>
              <w:spacing w:before="40"/>
              <w:rPr>
                <w:lang w:val="en-US"/>
              </w:rPr>
            </w:pPr>
            <w:r>
              <w:rPr>
                <w:lang w:val="en-US"/>
              </w:rPr>
              <w:t>(not applicable)</w:t>
            </w:r>
          </w:p>
        </w:tc>
      </w:tr>
      <w:tr w:rsidR="009A505D" w:rsidRPr="001C220C" w14:paraId="36B8169F" w14:textId="77777777" w:rsidTr="006941DF">
        <w:trPr>
          <w:tblHeader/>
          <w:jc w:val="center"/>
        </w:trPr>
        <w:tc>
          <w:tcPr>
            <w:tcW w:w="1269" w:type="dxa"/>
          </w:tcPr>
          <w:p w14:paraId="07CAEB74" w14:textId="77777777" w:rsidR="009A505D" w:rsidRPr="001C220C" w:rsidRDefault="009A505D" w:rsidP="009A505D">
            <w:pPr>
              <w:pStyle w:val="TableNormal1"/>
              <w:spacing w:before="40"/>
              <w:rPr>
                <w:lang w:val="en-US"/>
              </w:rPr>
            </w:pPr>
            <w:r w:rsidRPr="001C220C">
              <w:rPr>
                <w:lang w:val="en-US"/>
              </w:rPr>
              <w:t xml:space="preserve">Value </w:t>
            </w:r>
            <w:r w:rsidR="009F0825">
              <w:rPr>
                <w:lang w:val="en-US"/>
              </w:rPr>
              <w:t>u</w:t>
            </w:r>
            <w:r w:rsidRPr="001C220C">
              <w:rPr>
                <w:lang w:val="en-US"/>
              </w:rPr>
              <w:t xml:space="preserve">nit of </w:t>
            </w:r>
            <w:r w:rsidR="009F0825">
              <w:rPr>
                <w:lang w:val="en-US"/>
              </w:rPr>
              <w:t>m</w:t>
            </w:r>
            <w:r w:rsidRPr="001C220C">
              <w:rPr>
                <w:lang w:val="en-US"/>
              </w:rPr>
              <w:t>easure</w:t>
            </w:r>
          </w:p>
        </w:tc>
        <w:tc>
          <w:tcPr>
            <w:tcW w:w="2880" w:type="dxa"/>
          </w:tcPr>
          <w:p w14:paraId="0EB76855" w14:textId="77777777" w:rsidR="009A505D" w:rsidRPr="001C220C" w:rsidRDefault="009A505D" w:rsidP="009A505D">
            <w:pPr>
              <w:pStyle w:val="TableNormal1"/>
              <w:spacing w:before="40"/>
              <w:rPr>
                <w:lang w:val="en-US"/>
              </w:rPr>
            </w:pPr>
            <w:r w:rsidRPr="001C220C">
              <w:rPr>
                <w:lang w:val="en-US"/>
              </w:rPr>
              <w:t>The unit of measure of the associated property value, if applicable.</w:t>
            </w:r>
          </w:p>
        </w:tc>
        <w:tc>
          <w:tcPr>
            <w:tcW w:w="1440" w:type="dxa"/>
          </w:tcPr>
          <w:p w14:paraId="2D2A3848" w14:textId="77777777" w:rsidR="009A505D" w:rsidRPr="001C220C" w:rsidRDefault="009A505D" w:rsidP="009A505D">
            <w:pPr>
              <w:pStyle w:val="TableNormal1"/>
              <w:spacing w:before="40"/>
              <w:rPr>
                <w:lang w:val="en-US"/>
              </w:rPr>
            </w:pPr>
            <w:r w:rsidRPr="001C220C">
              <w:rPr>
                <w:lang w:val="en-US"/>
              </w:rPr>
              <w:t>mm</w:t>
            </w:r>
          </w:p>
        </w:tc>
        <w:tc>
          <w:tcPr>
            <w:tcW w:w="1297" w:type="dxa"/>
          </w:tcPr>
          <w:p w14:paraId="47BDECDC" w14:textId="77777777" w:rsidR="009A505D" w:rsidRPr="001C220C" w:rsidRDefault="00AA4F0A" w:rsidP="009A505D">
            <w:pPr>
              <w:pStyle w:val="TableNormal1"/>
              <w:spacing w:before="40"/>
              <w:rPr>
                <w:lang w:val="en-US"/>
              </w:rPr>
            </w:pPr>
            <w:r w:rsidRPr="001C220C">
              <w:rPr>
                <w:lang w:val="en-US"/>
              </w:rPr>
              <w:t>Pa-s</w:t>
            </w:r>
          </w:p>
        </w:tc>
        <w:tc>
          <w:tcPr>
            <w:tcW w:w="1080" w:type="dxa"/>
          </w:tcPr>
          <w:p w14:paraId="5C34916E" w14:textId="77777777" w:rsidR="009A505D" w:rsidRPr="001C220C" w:rsidRDefault="00AA4F0A" w:rsidP="009A505D">
            <w:pPr>
              <w:pStyle w:val="TableNormal1"/>
              <w:spacing w:before="40"/>
              <w:rPr>
                <w:lang w:val="en-US"/>
              </w:rPr>
            </w:pPr>
            <w:r w:rsidRPr="001C220C">
              <w:rPr>
                <w:lang w:val="en-US"/>
              </w:rPr>
              <w:t>pH</w:t>
            </w:r>
          </w:p>
        </w:tc>
        <w:tc>
          <w:tcPr>
            <w:tcW w:w="1080" w:type="dxa"/>
          </w:tcPr>
          <w:p w14:paraId="67BC1D2C" w14:textId="77777777" w:rsidR="009A505D" w:rsidRPr="001C220C" w:rsidRDefault="00AA4F0A" w:rsidP="009A505D">
            <w:pPr>
              <w:pStyle w:val="TableNormal1"/>
              <w:spacing w:before="40"/>
              <w:rPr>
                <w:lang w:val="en-US"/>
              </w:rPr>
            </w:pPr>
            <w:r w:rsidRPr="001C220C">
              <w:rPr>
                <w:lang w:val="en-US"/>
              </w:rPr>
              <w:t>g / m</w:t>
            </w:r>
            <w:r w:rsidRPr="001C220C">
              <w:rPr>
                <w:vertAlign w:val="superscript"/>
                <w:lang w:val="en-US"/>
              </w:rPr>
              <w:t>2</w:t>
            </w:r>
            <w:r w:rsidRPr="001C220C">
              <w:rPr>
                <w:lang w:val="en-US"/>
              </w:rPr>
              <w:t xml:space="preserve"> </w:t>
            </w:r>
          </w:p>
        </w:tc>
      </w:tr>
    </w:tbl>
    <w:p w14:paraId="4F48B258" w14:textId="77777777" w:rsidR="009A505D" w:rsidRPr="001C220C" w:rsidRDefault="009A505D" w:rsidP="009A505D">
      <w:pPr>
        <w:rPr>
          <w:lang w:val="en-US"/>
        </w:rPr>
      </w:pPr>
    </w:p>
    <w:p w14:paraId="32EEB8FB" w14:textId="77777777" w:rsidR="00CB7EC0" w:rsidRPr="001C220C" w:rsidRDefault="00CB7EC0" w:rsidP="003E1075">
      <w:pPr>
        <w:pStyle w:val="Heading3"/>
      </w:pPr>
      <w:bookmarkStart w:id="5943" w:name="_Toc320176923"/>
      <w:r w:rsidRPr="001C220C">
        <w:t>Material definition</w:t>
      </w:r>
      <w:bookmarkEnd w:id="5943"/>
      <w:r w:rsidRPr="001C220C">
        <w:t xml:space="preserve"> </w:t>
      </w:r>
    </w:p>
    <w:p w14:paraId="0B3B34F3" w14:textId="77777777" w:rsidR="00E675A3" w:rsidRDefault="00823DCC" w:rsidP="0029062D">
      <w:pPr>
        <w:pStyle w:val="PARAGRAPH"/>
        <w:rPr>
          <w:lang w:val="en-US"/>
        </w:rPr>
      </w:pPr>
      <w:r w:rsidRPr="001C220C">
        <w:rPr>
          <w:lang w:val="en-US"/>
        </w:rPr>
        <w:t xml:space="preserve">A representation of goods with similar name characteristics for the purpose of manufacturing operations definition, scheduling, capability and performance </w:t>
      </w:r>
      <w:r w:rsidR="006135DB">
        <w:rPr>
          <w:lang w:val="en-US"/>
        </w:rPr>
        <w:t>shall be presented as</w:t>
      </w:r>
      <w:r w:rsidRPr="001C220C">
        <w:rPr>
          <w:lang w:val="en-US"/>
        </w:rPr>
        <w:t xml:space="preserve"> a</w:t>
      </w:r>
      <w:r w:rsidRPr="001C220C">
        <w:rPr>
          <w:i/>
          <w:lang w:val="en-US"/>
        </w:rPr>
        <w:t xml:space="preserve"> </w:t>
      </w:r>
      <w:r w:rsidRPr="003C1B3D">
        <w:rPr>
          <w:i/>
          <w:lang w:val="en-US"/>
        </w:rPr>
        <w:t>material definition</w:t>
      </w:r>
      <w:r w:rsidRPr="001C220C">
        <w:rPr>
          <w:lang w:val="en-US"/>
        </w:rPr>
        <w:t xml:space="preserve">. </w:t>
      </w:r>
    </w:p>
    <w:p w14:paraId="5260955D" w14:textId="0796CCDA" w:rsidR="009947F4" w:rsidRDefault="009947F4" w:rsidP="00E675A3">
      <w:pPr>
        <w:pStyle w:val="PARAGRAPH"/>
        <w:rPr>
          <w:ins w:id="5944" w:author="Charles Gifford" w:date="2017-03-19T10:08:00Z"/>
          <w:lang w:val="en-US"/>
        </w:rPr>
      </w:pPr>
      <w:ins w:id="5945" w:author="Charles Gifford" w:date="2017-03-19T10:08:00Z">
        <w:r w:rsidRPr="009947F4">
          <w:rPr>
            <w:lang w:val="en-US"/>
          </w:rPr>
          <w:t xml:space="preserve">A </w:t>
        </w:r>
        <w:r w:rsidRPr="00DC1084">
          <w:rPr>
            <w:i/>
            <w:lang w:val="en-US"/>
          </w:rPr>
          <w:t xml:space="preserve">material definition </w:t>
        </w:r>
        <w:r w:rsidRPr="009947F4">
          <w:rPr>
            <w:lang w:val="en-US"/>
          </w:rPr>
          <w:t xml:space="preserve">may be tested by the evaluation of a </w:t>
        </w:r>
        <w:r w:rsidRPr="00DC1084">
          <w:rPr>
            <w:i/>
            <w:lang w:val="en-US"/>
          </w:rPr>
          <w:t>test specification</w:t>
        </w:r>
        <w:r w:rsidRPr="009947F4">
          <w:rPr>
            <w:lang w:val="en-US"/>
          </w:rPr>
          <w:t>.</w:t>
        </w:r>
      </w:ins>
    </w:p>
    <w:p w14:paraId="796B17DB" w14:textId="6C2B40C4" w:rsidR="00E675A3" w:rsidRPr="001C220C" w:rsidDel="009947F4" w:rsidRDefault="00E675A3" w:rsidP="00E675A3">
      <w:pPr>
        <w:pStyle w:val="PARAGRAPH"/>
        <w:rPr>
          <w:del w:id="5946" w:author="Charles Gifford" w:date="2017-03-19T10:08:00Z"/>
          <w:lang w:val="en-US"/>
        </w:rPr>
      </w:pPr>
      <w:del w:id="5947" w:author="Charles Gifford" w:date="2017-03-19T10:08:00Z">
        <w:r w:rsidRPr="001C220C" w:rsidDel="009947F4">
          <w:rPr>
            <w:lang w:val="en-US"/>
          </w:rPr>
          <w:delText xml:space="preserve">A </w:delText>
        </w:r>
        <w:r w:rsidRPr="003C1B3D" w:rsidDel="009947F4">
          <w:rPr>
            <w:i/>
            <w:lang w:val="en-US"/>
          </w:rPr>
          <w:delText>material definition</w:delText>
        </w:r>
        <w:r w:rsidRPr="001C220C" w:rsidDel="009947F4">
          <w:rPr>
            <w:lang w:val="en-US"/>
          </w:rPr>
          <w:delText xml:space="preserve"> may be tested by the execution of a </w:delText>
        </w:r>
        <w:r w:rsidRPr="003C1B3D" w:rsidDel="009947F4">
          <w:rPr>
            <w:i/>
            <w:lang w:val="en-US"/>
          </w:rPr>
          <w:delText>material test specification</w:delText>
        </w:r>
        <w:r w:rsidRPr="001C220C" w:rsidDel="009947F4">
          <w:rPr>
            <w:lang w:val="en-US"/>
          </w:rPr>
          <w:delText>.</w:delText>
        </w:r>
      </w:del>
    </w:p>
    <w:p w14:paraId="1C7F14A3" w14:textId="62802D0A" w:rsidR="00E675A3" w:rsidRPr="001C220C" w:rsidRDefault="00202BED" w:rsidP="00E675A3">
      <w:pPr>
        <w:pStyle w:val="NOTE0"/>
        <w:rPr>
          <w:lang w:val="en-US"/>
        </w:rPr>
      </w:pPr>
      <w:r>
        <w:rPr>
          <w:lang w:val="en-US"/>
        </w:rPr>
        <w:t>EXAMPLE</w:t>
      </w:r>
      <w:r>
        <w:rPr>
          <w:lang w:val="en-US"/>
        </w:rPr>
        <w:tab/>
        <w:t>M</w:t>
      </w:r>
      <w:r w:rsidR="00E675A3" w:rsidRPr="003C1B3D">
        <w:rPr>
          <w:i/>
          <w:lang w:val="en-US"/>
        </w:rPr>
        <w:t>aterial definitions</w:t>
      </w:r>
      <w:r w:rsidR="00E675A3" w:rsidRPr="001C220C">
        <w:rPr>
          <w:lang w:val="en-US"/>
        </w:rPr>
        <w:t xml:space="preserve"> </w:t>
      </w:r>
      <w:r w:rsidR="00E675A3">
        <w:rPr>
          <w:lang w:val="en-US"/>
        </w:rPr>
        <w:t>are</w:t>
      </w:r>
      <w:r w:rsidR="00E675A3" w:rsidRPr="001C220C">
        <w:rPr>
          <w:lang w:val="en-US"/>
        </w:rPr>
        <w:t xml:space="preserve"> city water, hydrochloric acid </w:t>
      </w:r>
      <w:r w:rsidR="00E675A3">
        <w:rPr>
          <w:lang w:val="en-US"/>
        </w:rPr>
        <w:t xml:space="preserve">from Vendor A, </w:t>
      </w:r>
      <w:r w:rsidR="00E675A3" w:rsidRPr="001C220C">
        <w:rPr>
          <w:lang w:val="en-US"/>
        </w:rPr>
        <w:t xml:space="preserve">and grade B aluminum. </w:t>
      </w:r>
    </w:p>
    <w:p w14:paraId="5247703B" w14:textId="77777777" w:rsidR="00E675A3" w:rsidRPr="001C220C" w:rsidRDefault="00E675A3" w:rsidP="00E675A3">
      <w:pPr>
        <w:pStyle w:val="PARAGRAPH"/>
        <w:rPr>
          <w:lang w:val="en-US"/>
        </w:rPr>
      </w:pPr>
      <w:r w:rsidRPr="001C220C">
        <w:rPr>
          <w:lang w:val="en-US"/>
        </w:rPr>
        <w:t xml:space="preserve">Any </w:t>
      </w:r>
      <w:r w:rsidRPr="003C1B3D">
        <w:rPr>
          <w:i/>
          <w:lang w:val="en-US"/>
        </w:rPr>
        <w:t>material lot</w:t>
      </w:r>
      <w:r w:rsidRPr="001C220C">
        <w:rPr>
          <w:lang w:val="en-US"/>
        </w:rPr>
        <w:t xml:space="preserve"> shall be associated with one </w:t>
      </w:r>
      <w:r w:rsidRPr="003C1B3D">
        <w:rPr>
          <w:i/>
          <w:lang w:val="en-US"/>
        </w:rPr>
        <w:t>material definition</w:t>
      </w:r>
      <w:r w:rsidRPr="001C220C">
        <w:rPr>
          <w:lang w:val="en-US"/>
        </w:rPr>
        <w:t>.</w:t>
      </w:r>
    </w:p>
    <w:p w14:paraId="19A9580F" w14:textId="36F9191F" w:rsidR="00783765" w:rsidRPr="00FE1733" w:rsidRDefault="008F1CEF" w:rsidP="004C15D9">
      <w:pPr>
        <w:pStyle w:val="PARAGRAPH"/>
        <w:rPr>
          <w:ins w:id="5948" w:author="Charles Gifford" w:date="2016-04-19T21:47:00Z"/>
        </w:rPr>
      </w:pPr>
      <w:r>
        <w:rPr>
          <w:lang w:val="en-US"/>
        </w:rPr>
        <w:fldChar w:fldCharType="begin"/>
      </w:r>
      <w:r>
        <w:rPr>
          <w:lang w:val="en-US"/>
        </w:rPr>
        <w:instrText xml:space="preserve"> REF _Ref477956893 \h </w:instrText>
      </w:r>
      <w:r>
        <w:rPr>
          <w:lang w:val="en-US"/>
        </w:rPr>
      </w:r>
      <w:r>
        <w:rPr>
          <w:lang w:val="en-US"/>
        </w:rPr>
        <w:fldChar w:fldCharType="separate"/>
      </w:r>
      <w:r>
        <w:t xml:space="preserve">Table </w:t>
      </w:r>
      <w:r>
        <w:rPr>
          <w:noProof/>
        </w:rPr>
        <w:t>61</w:t>
      </w:r>
      <w:r>
        <w:rPr>
          <w:lang w:val="en-US"/>
        </w:rPr>
        <w:fldChar w:fldCharType="end"/>
      </w:r>
      <w:r>
        <w:rPr>
          <w:lang w:val="en-US"/>
        </w:rPr>
        <w:t xml:space="preserve"> </w:t>
      </w:r>
      <w:r w:rsidR="00BB3B94" w:rsidRPr="001C220C">
        <w:rPr>
          <w:lang w:val="en-US"/>
        </w:rPr>
        <w:t>lists the</w:t>
      </w:r>
      <w:r w:rsidR="00783765">
        <w:rPr>
          <w:lang w:val="en-US"/>
        </w:rPr>
        <w:t xml:space="preserve"> relationship</w:t>
      </w:r>
      <w:r w:rsidR="009947F4">
        <w:rPr>
          <w:lang w:val="en-US"/>
        </w:rPr>
        <w:t xml:space="preserve"> role</w:t>
      </w:r>
      <w:r w:rsidR="00BB3B94" w:rsidRPr="001C220C">
        <w:rPr>
          <w:lang w:val="en-US"/>
        </w:rPr>
        <w:t xml:space="preserve">s of </w:t>
      </w:r>
      <w:r w:rsidR="00202BED">
        <w:rPr>
          <w:lang w:val="en-US"/>
        </w:rPr>
        <w:t xml:space="preserve">a </w:t>
      </w:r>
      <w:r w:rsidR="00BB3B94" w:rsidRPr="001C220C">
        <w:rPr>
          <w:i/>
          <w:lang w:val="en-US"/>
        </w:rPr>
        <w:t>material definition.</w:t>
      </w:r>
      <w:r w:rsidR="004077CF" w:rsidRPr="001C220C">
        <w:rPr>
          <w:i/>
          <w:lang w:val="en-US"/>
        </w:rPr>
        <w:t xml:space="preserve"> </w:t>
      </w:r>
      <w:ins w:id="5949" w:author="Charles Gifford" w:date="2017-03-22T14:39:00Z">
        <w:r>
          <w:rPr>
            <w:lang w:val="en-US"/>
          </w:rPr>
          <w:fldChar w:fldCharType="begin"/>
        </w:r>
        <w:r>
          <w:rPr>
            <w:i/>
            <w:lang w:val="en-US"/>
          </w:rPr>
          <w:instrText xml:space="preserve"> REF _Ref495471771 \h </w:instrText>
        </w:r>
      </w:ins>
      <w:r>
        <w:rPr>
          <w:lang w:val="en-US"/>
        </w:rPr>
      </w:r>
      <w:r>
        <w:rPr>
          <w:lang w:val="en-US"/>
        </w:rPr>
        <w:fldChar w:fldCharType="separate"/>
      </w:r>
      <w:ins w:id="5950" w:author="Charles Gifford" w:date="2017-03-22T14:39:00Z">
        <w:r w:rsidRPr="00212C8F">
          <w:t xml:space="preserve">Table </w:t>
        </w:r>
        <w:r>
          <w:rPr>
            <w:noProof/>
          </w:rPr>
          <w:t>62</w:t>
        </w:r>
        <w:r>
          <w:rPr>
            <w:lang w:val="en-US"/>
          </w:rPr>
          <w:fldChar w:fldCharType="end"/>
        </w:r>
      </w:ins>
      <w:ins w:id="5951" w:author="Charles Gifford" w:date="2017-03-22T14:40:00Z">
        <w:r>
          <w:rPr>
            <w:lang w:val="en-US"/>
          </w:rPr>
          <w:t xml:space="preserve"> </w:t>
        </w:r>
      </w:ins>
      <w:ins w:id="5952" w:author="Charles Gifford" w:date="2016-04-19T21:47:00Z">
        <w:r w:rsidR="00783765" w:rsidRPr="001C220C">
          <w:rPr>
            <w:lang w:val="en-US"/>
          </w:rPr>
          <w:t xml:space="preserve">lists the attributes of </w:t>
        </w:r>
      </w:ins>
      <w:ins w:id="5953" w:author="Charles Gifford" w:date="2016-10-24T01:03:00Z">
        <w:r w:rsidR="00202BED">
          <w:rPr>
            <w:lang w:val="en-US"/>
          </w:rPr>
          <w:t xml:space="preserve">a </w:t>
        </w:r>
      </w:ins>
      <w:ins w:id="5954" w:author="Charles Gifford" w:date="2016-04-19T21:47:00Z">
        <w:r w:rsidR="00783765" w:rsidRPr="001C220C">
          <w:rPr>
            <w:i/>
            <w:lang w:val="en-US"/>
          </w:rPr>
          <w:t>material</w:t>
        </w:r>
        <w:r w:rsidR="00783765" w:rsidRPr="00202BED">
          <w:rPr>
            <w:i/>
            <w:lang w:val="en-US"/>
          </w:rPr>
          <w:t xml:space="preserve"> </w:t>
        </w:r>
        <w:r w:rsidR="00783765" w:rsidRPr="00500BDB">
          <w:rPr>
            <w:i/>
          </w:rPr>
          <w:t>definition</w:t>
        </w:r>
        <w:r w:rsidR="00783765" w:rsidRPr="001C220C">
          <w:rPr>
            <w:i/>
            <w:lang w:val="en-US"/>
          </w:rPr>
          <w:t xml:space="preserve">. </w:t>
        </w:r>
      </w:ins>
    </w:p>
    <w:p w14:paraId="10A3FC03" w14:textId="5A533310" w:rsidR="006B1183" w:rsidRDefault="008F1CEF" w:rsidP="00E05180">
      <w:pPr>
        <w:pStyle w:val="TABLE-title"/>
        <w:rPr>
          <w:ins w:id="5955" w:author="Charles Gifford" w:date="2017-03-19T10:05:00Z"/>
          <w:lang w:val="en-US"/>
        </w:rPr>
      </w:pPr>
      <w:bookmarkStart w:id="5956" w:name="_Ref477956893"/>
      <w:bookmarkStart w:id="5957" w:name="_Ref465500245"/>
      <w:bookmarkStart w:id="5958" w:name="_Toc478492362"/>
      <w:ins w:id="5959" w:author="Charles Gifford" w:date="2017-03-22T14:37:00Z">
        <w:r>
          <w:t xml:space="preserve">Table </w:t>
        </w:r>
        <w:r>
          <w:fldChar w:fldCharType="begin"/>
        </w:r>
        <w:r>
          <w:instrText xml:space="preserve"> SEQ Table \* ARABIC </w:instrText>
        </w:r>
      </w:ins>
      <w:r>
        <w:fldChar w:fldCharType="separate"/>
      </w:r>
      <w:ins w:id="5960" w:author="Charles Gifford" w:date="2017-03-22T14:37:00Z">
        <w:r>
          <w:rPr>
            <w:noProof/>
          </w:rPr>
          <w:t>61</w:t>
        </w:r>
        <w:r>
          <w:fldChar w:fldCharType="end"/>
        </w:r>
      </w:ins>
      <w:bookmarkEnd w:id="5956"/>
      <w:ins w:id="5961" w:author="Charles Gifford" w:date="2016-04-19T21:47:00Z">
        <w:r w:rsidR="00783765">
          <w:rPr>
            <w:lang w:val="en-US"/>
          </w:rPr>
          <w:t>–</w:t>
        </w:r>
        <w:r w:rsidR="00783765" w:rsidRPr="001C220C">
          <w:rPr>
            <w:lang w:val="en-US"/>
          </w:rPr>
          <w:t xml:space="preserve"> </w:t>
        </w:r>
        <w:r w:rsidR="00783765">
          <w:rPr>
            <w:noProof/>
            <w:lang w:val="en-US"/>
          </w:rPr>
          <w:t>M</w:t>
        </w:r>
        <w:r w:rsidR="00783765" w:rsidRPr="001C220C">
          <w:rPr>
            <w:lang w:val="en-US"/>
          </w:rPr>
          <w:t>aterial definition</w:t>
        </w:r>
        <w:r w:rsidR="00783765" w:rsidRPr="00AC2193">
          <w:rPr>
            <w:lang w:val="en-US"/>
          </w:rPr>
          <w:t xml:space="preserve"> </w:t>
        </w:r>
      </w:ins>
      <w:ins w:id="5962" w:author="Charles Gifford" w:date="2016-04-19T21:48:00Z">
        <w:r w:rsidR="00783765">
          <w:rPr>
            <w:lang w:val="en-US"/>
          </w:rPr>
          <w:t>relationship</w:t>
        </w:r>
      </w:ins>
      <w:ins w:id="5963" w:author="Charles Gifford" w:date="2017-03-19T10:09:00Z">
        <w:r w:rsidR="009947F4">
          <w:rPr>
            <w:lang w:val="en-US"/>
          </w:rPr>
          <w:t xml:space="preserve"> roles</w:t>
        </w:r>
      </w:ins>
      <w:bookmarkEnd w:id="5957"/>
      <w:bookmarkEnd w:id="5958"/>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6658E6" w:rsidRPr="009432BC" w14:paraId="40139749" w14:textId="77777777" w:rsidTr="00351C51">
        <w:trPr>
          <w:trHeight w:val="197"/>
          <w:tblHeader/>
          <w:ins w:id="5964" w:author="Charles Gifford" w:date="2017-03-19T10:05:00Z"/>
        </w:trPr>
        <w:tc>
          <w:tcPr>
            <w:tcW w:w="2155" w:type="dxa"/>
            <w:shd w:val="clear" w:color="auto" w:fill="auto"/>
          </w:tcPr>
          <w:p w14:paraId="36995943" w14:textId="77777777" w:rsidR="006658E6" w:rsidRPr="009432BC" w:rsidRDefault="006658E6" w:rsidP="00351C51">
            <w:pPr>
              <w:pStyle w:val="TABLE-col-heading"/>
              <w:rPr>
                <w:ins w:id="5965" w:author="Charles Gifford" w:date="2017-03-19T10:05:00Z"/>
              </w:rPr>
            </w:pPr>
            <w:ins w:id="5966" w:author="Charles Gifford" w:date="2017-03-19T10:05:00Z">
              <w:r w:rsidRPr="009432BC">
                <w:t>Related Object</w:t>
              </w:r>
            </w:ins>
          </w:p>
        </w:tc>
        <w:tc>
          <w:tcPr>
            <w:tcW w:w="2070" w:type="dxa"/>
            <w:shd w:val="clear" w:color="auto" w:fill="auto"/>
          </w:tcPr>
          <w:p w14:paraId="34023E46" w14:textId="77777777" w:rsidR="006658E6" w:rsidRPr="009432BC" w:rsidRDefault="006658E6" w:rsidP="00351C51">
            <w:pPr>
              <w:pStyle w:val="TABLE-col-heading"/>
              <w:rPr>
                <w:ins w:id="5967" w:author="Charles Gifford" w:date="2017-03-19T10:05:00Z"/>
              </w:rPr>
            </w:pPr>
            <w:ins w:id="5968" w:author="Charles Gifford" w:date="2017-03-19T10:05:00Z">
              <w:r w:rsidRPr="009432BC">
                <w:t>Role</w:t>
              </w:r>
            </w:ins>
          </w:p>
        </w:tc>
        <w:tc>
          <w:tcPr>
            <w:tcW w:w="1080" w:type="dxa"/>
            <w:shd w:val="clear" w:color="auto" w:fill="auto"/>
          </w:tcPr>
          <w:p w14:paraId="551BE296" w14:textId="77777777" w:rsidR="006658E6" w:rsidRPr="009432BC" w:rsidRDefault="006658E6" w:rsidP="00351C51">
            <w:pPr>
              <w:pStyle w:val="TABLE-col-heading"/>
              <w:rPr>
                <w:ins w:id="5969" w:author="Charles Gifford" w:date="2017-03-19T10:05:00Z"/>
              </w:rPr>
            </w:pPr>
            <w:ins w:id="5970" w:author="Charles Gifford" w:date="2017-03-19T10:05:00Z">
              <w:r w:rsidRPr="009432BC">
                <w:t>Multiplicity</w:t>
              </w:r>
            </w:ins>
          </w:p>
        </w:tc>
        <w:tc>
          <w:tcPr>
            <w:tcW w:w="3780" w:type="dxa"/>
            <w:shd w:val="clear" w:color="auto" w:fill="auto"/>
          </w:tcPr>
          <w:p w14:paraId="29D0888F" w14:textId="77777777" w:rsidR="006658E6" w:rsidRPr="009432BC" w:rsidRDefault="006658E6" w:rsidP="00351C51">
            <w:pPr>
              <w:pStyle w:val="TABLE-col-heading"/>
              <w:rPr>
                <w:ins w:id="5971" w:author="Charles Gifford" w:date="2017-03-19T10:05:00Z"/>
              </w:rPr>
            </w:pPr>
            <w:ins w:id="5972" w:author="Charles Gifford" w:date="2017-03-19T10:05:00Z">
              <w:r w:rsidRPr="009432BC">
                <w:t>Description</w:t>
              </w:r>
            </w:ins>
          </w:p>
        </w:tc>
      </w:tr>
      <w:tr w:rsidR="006658E6" w:rsidRPr="009432BC" w14:paraId="27FC639D" w14:textId="77777777" w:rsidTr="00351C51">
        <w:trPr>
          <w:trHeight w:val="332"/>
          <w:ins w:id="5973" w:author="Charles Gifford" w:date="2017-03-19T10:05:00Z"/>
        </w:trPr>
        <w:tc>
          <w:tcPr>
            <w:tcW w:w="2155" w:type="dxa"/>
            <w:shd w:val="clear" w:color="auto" w:fill="auto"/>
          </w:tcPr>
          <w:p w14:paraId="69CECF5E" w14:textId="45428858" w:rsidR="006658E6" w:rsidRDefault="009947F4" w:rsidP="00351C51">
            <w:pPr>
              <w:pStyle w:val="TABLE-cell"/>
              <w:rPr>
                <w:ins w:id="5974" w:author="Charles Gifford" w:date="2017-03-19T10:05:00Z"/>
              </w:rPr>
            </w:pPr>
            <w:ins w:id="5975" w:author="Charles Gifford" w:date="2017-03-19T10:05:00Z">
              <w:r>
                <w:rPr>
                  <w:szCs w:val="20"/>
                  <w:lang w:val="en-US"/>
                </w:rPr>
                <w:t>Material defi</w:t>
              </w:r>
            </w:ins>
            <w:ins w:id="5976" w:author="Charles Gifford" w:date="2017-03-19T10:09:00Z">
              <w:r>
                <w:rPr>
                  <w:szCs w:val="20"/>
                  <w:lang w:val="en-US"/>
                </w:rPr>
                <w:t>nition</w:t>
              </w:r>
            </w:ins>
          </w:p>
        </w:tc>
        <w:tc>
          <w:tcPr>
            <w:tcW w:w="2070" w:type="dxa"/>
            <w:shd w:val="clear" w:color="auto" w:fill="auto"/>
          </w:tcPr>
          <w:p w14:paraId="3DF6351F" w14:textId="5B068E79" w:rsidR="006658E6" w:rsidRPr="00F06814" w:rsidRDefault="006658E6" w:rsidP="00351C51">
            <w:pPr>
              <w:pStyle w:val="TABLE-cell"/>
              <w:rPr>
                <w:ins w:id="5977" w:author="Charles Gifford" w:date="2017-03-19T10:05:00Z"/>
              </w:rPr>
            </w:pPr>
            <w:ins w:id="5978" w:author="Charles Gifford" w:date="2017-03-19T10:05:00Z">
              <w:r>
                <w:rPr>
                  <w:szCs w:val="20"/>
                  <w:lang w:val="en-US"/>
                </w:rPr>
                <w:t xml:space="preserve">Material </w:t>
              </w:r>
            </w:ins>
            <w:ins w:id="5979" w:author="Charles Gifford" w:date="2017-03-19T10:10:00Z">
              <w:r w:rsidR="009947F4" w:rsidRPr="009947F4">
                <w:rPr>
                  <w:szCs w:val="20"/>
                  <w:lang w:val="en-US"/>
                </w:rPr>
                <w:t>definition</w:t>
              </w:r>
            </w:ins>
          </w:p>
        </w:tc>
        <w:tc>
          <w:tcPr>
            <w:tcW w:w="1080" w:type="dxa"/>
            <w:shd w:val="clear" w:color="auto" w:fill="auto"/>
          </w:tcPr>
          <w:p w14:paraId="2960B649" w14:textId="77777777" w:rsidR="006658E6" w:rsidRPr="00D04D26" w:rsidRDefault="006658E6" w:rsidP="00351C51">
            <w:pPr>
              <w:pStyle w:val="TABLE-cell"/>
              <w:rPr>
                <w:ins w:id="5980" w:author="Charles Gifford" w:date="2017-03-19T10:05:00Z"/>
                <w:lang w:val="en-US"/>
              </w:rPr>
            </w:pPr>
            <w:ins w:id="5981" w:author="Charles Gifford" w:date="2017-03-19T10:05:00Z">
              <w:r w:rsidRPr="004D4D05">
                <w:rPr>
                  <w:szCs w:val="20"/>
                  <w:lang w:val="en-US"/>
                </w:rPr>
                <w:t>0..*</w:t>
              </w:r>
            </w:ins>
          </w:p>
        </w:tc>
        <w:tc>
          <w:tcPr>
            <w:tcW w:w="3780" w:type="dxa"/>
            <w:shd w:val="clear" w:color="auto" w:fill="auto"/>
          </w:tcPr>
          <w:p w14:paraId="7E3DE80E" w14:textId="07523618" w:rsidR="006658E6" w:rsidRPr="00D04D26" w:rsidRDefault="006658E6" w:rsidP="00351C51">
            <w:pPr>
              <w:pStyle w:val="TABLE-cell"/>
              <w:rPr>
                <w:ins w:id="5982" w:author="Charles Gifford" w:date="2017-03-19T10:05:00Z"/>
                <w:lang w:val="en-US"/>
              </w:rPr>
            </w:pPr>
            <w:ins w:id="5983" w:author="Charles Gifford" w:date="2017-03-19T10:05:00Z">
              <w:r w:rsidRPr="00692556">
                <w:rPr>
                  <w:lang w:val="en-US"/>
                </w:rPr>
                <w:t xml:space="preserve">This </w:t>
              </w:r>
              <w:r w:rsidRPr="00A63114">
                <w:rPr>
                  <w:i/>
                  <w:lang w:val="en-US"/>
                </w:rPr>
                <w:t xml:space="preserve">material </w:t>
              </w:r>
            </w:ins>
            <w:ins w:id="5984" w:author="Charles Gifford" w:date="2017-03-19T10:10:00Z">
              <w:r w:rsidR="009947F4" w:rsidRPr="009947F4">
                <w:rPr>
                  <w:i/>
                  <w:lang w:val="en-US"/>
                </w:rPr>
                <w:t>definition</w:t>
              </w:r>
            </w:ins>
            <w:ins w:id="5985" w:author="Charles Gifford" w:date="2017-03-19T10:05:00Z">
              <w:r w:rsidRPr="00692556">
                <w:rPr>
                  <w:lang w:val="en-US"/>
                </w:rPr>
                <w:t xml:space="preserve"> is part of the related object as the whole.</w:t>
              </w:r>
            </w:ins>
          </w:p>
        </w:tc>
      </w:tr>
      <w:tr w:rsidR="006658E6" w:rsidRPr="009432BC" w14:paraId="75670738" w14:textId="77777777" w:rsidTr="00351C51">
        <w:trPr>
          <w:trHeight w:val="314"/>
          <w:ins w:id="5986" w:author="Charles Gifford" w:date="2017-03-19T10:05:00Z"/>
        </w:trPr>
        <w:tc>
          <w:tcPr>
            <w:tcW w:w="2155" w:type="dxa"/>
            <w:shd w:val="clear" w:color="auto" w:fill="auto"/>
          </w:tcPr>
          <w:p w14:paraId="188641B3" w14:textId="4AB5551F" w:rsidR="006658E6" w:rsidRPr="009432BC" w:rsidRDefault="006658E6" w:rsidP="00351C51">
            <w:pPr>
              <w:pStyle w:val="TABLE-cell"/>
              <w:rPr>
                <w:ins w:id="5987" w:author="Charles Gifford" w:date="2017-03-19T10:05:00Z"/>
              </w:rPr>
            </w:pPr>
            <w:ins w:id="5988" w:author="Charles Gifford" w:date="2017-03-19T10:05:00Z">
              <w:r>
                <w:rPr>
                  <w:lang w:val="en-US"/>
                </w:rPr>
                <w:t>Material</w:t>
              </w:r>
              <w:r w:rsidRPr="00A729EC">
                <w:rPr>
                  <w:lang w:val="en-US"/>
                </w:rPr>
                <w:t xml:space="preserve"> </w:t>
              </w:r>
            </w:ins>
            <w:ins w:id="5989" w:author="Charles Gifford" w:date="2017-03-19T10:10:00Z">
              <w:r w:rsidR="009947F4" w:rsidRPr="009947F4">
                <w:rPr>
                  <w:lang w:val="en-US"/>
                </w:rPr>
                <w:t xml:space="preserve">definition </w:t>
              </w:r>
            </w:ins>
            <w:ins w:id="5990" w:author="Charles Gifford" w:date="2017-03-19T10:05:00Z">
              <w:r w:rsidRPr="00E32145">
                <w:rPr>
                  <w:lang w:val="en-US"/>
                </w:rPr>
                <w:t>property</w:t>
              </w:r>
            </w:ins>
          </w:p>
        </w:tc>
        <w:tc>
          <w:tcPr>
            <w:tcW w:w="2070" w:type="dxa"/>
            <w:shd w:val="clear" w:color="auto" w:fill="auto"/>
          </w:tcPr>
          <w:p w14:paraId="71932453" w14:textId="67C44EBC" w:rsidR="006658E6" w:rsidRPr="009432BC" w:rsidRDefault="006658E6" w:rsidP="00351C51">
            <w:pPr>
              <w:pStyle w:val="TABLE-cell"/>
              <w:rPr>
                <w:ins w:id="5991" w:author="Charles Gifford" w:date="2017-03-19T10:05:00Z"/>
              </w:rPr>
            </w:pPr>
            <w:ins w:id="5992" w:author="Charles Gifford" w:date="2017-03-19T10:05:00Z">
              <w:r>
                <w:rPr>
                  <w:lang w:val="en-US"/>
                </w:rPr>
                <w:t>Material</w:t>
              </w:r>
              <w:r w:rsidRPr="00A729EC">
                <w:rPr>
                  <w:lang w:val="en-US"/>
                </w:rPr>
                <w:t xml:space="preserve"> </w:t>
              </w:r>
            </w:ins>
            <w:ins w:id="5993" w:author="Charles Gifford" w:date="2017-03-19T10:10:00Z">
              <w:r w:rsidR="009947F4" w:rsidRPr="009947F4">
                <w:rPr>
                  <w:lang w:val="en-US"/>
                </w:rPr>
                <w:t>definition</w:t>
              </w:r>
            </w:ins>
            <w:ins w:id="5994" w:author="Charles Gifford" w:date="2017-03-19T10:05:00Z">
              <w:r w:rsidRPr="00E32145">
                <w:rPr>
                  <w:lang w:val="en-US"/>
                </w:rPr>
                <w:t xml:space="preserve"> property</w:t>
              </w:r>
            </w:ins>
          </w:p>
        </w:tc>
        <w:tc>
          <w:tcPr>
            <w:tcW w:w="1080" w:type="dxa"/>
            <w:shd w:val="clear" w:color="auto" w:fill="auto"/>
          </w:tcPr>
          <w:p w14:paraId="34E57C1D" w14:textId="77777777" w:rsidR="006658E6" w:rsidRPr="009432BC" w:rsidRDefault="006658E6" w:rsidP="00351C51">
            <w:pPr>
              <w:pStyle w:val="TABLE-cell"/>
              <w:rPr>
                <w:ins w:id="5995" w:author="Charles Gifford" w:date="2017-03-19T10:05:00Z"/>
              </w:rPr>
            </w:pPr>
            <w:ins w:id="5996" w:author="Charles Gifford" w:date="2017-03-19T10:05:00Z">
              <w:r w:rsidRPr="00E32145">
                <w:rPr>
                  <w:lang w:val="en-US"/>
                </w:rPr>
                <w:t>0..</w:t>
              </w:r>
              <w:r>
                <w:rPr>
                  <w:lang w:val="en-US"/>
                </w:rPr>
                <w:t>*</w:t>
              </w:r>
            </w:ins>
          </w:p>
        </w:tc>
        <w:tc>
          <w:tcPr>
            <w:tcW w:w="3780" w:type="dxa"/>
            <w:shd w:val="clear" w:color="auto" w:fill="auto"/>
          </w:tcPr>
          <w:p w14:paraId="62D73708" w14:textId="596D380A" w:rsidR="006658E6" w:rsidRPr="009432BC" w:rsidRDefault="006658E6" w:rsidP="00351C51">
            <w:pPr>
              <w:pStyle w:val="TABLE-cell"/>
              <w:rPr>
                <w:ins w:id="5997" w:author="Charles Gifford" w:date="2017-03-19T10:05:00Z"/>
              </w:rPr>
            </w:pPr>
            <w:ins w:id="5998" w:author="Charles Gifford" w:date="2017-03-19T10:05:00Z">
              <w:r w:rsidRPr="00E32145">
                <w:rPr>
                  <w:lang w:val="en-US"/>
                </w:rPr>
                <w:t xml:space="preserve">The </w:t>
              </w:r>
              <w:r>
                <w:rPr>
                  <w:i/>
                  <w:lang w:val="en-US"/>
                </w:rPr>
                <w:t>material</w:t>
              </w:r>
              <w:r w:rsidRPr="000933AD">
                <w:rPr>
                  <w:i/>
                  <w:lang w:val="en-US"/>
                </w:rPr>
                <w:t xml:space="preserve"> </w:t>
              </w:r>
            </w:ins>
            <w:ins w:id="5999" w:author="Charles Gifford" w:date="2017-03-19T10:10:00Z">
              <w:r w:rsidR="009947F4" w:rsidRPr="009947F4">
                <w:rPr>
                  <w:i/>
                  <w:lang w:val="en-US"/>
                </w:rPr>
                <w:t xml:space="preserve">definition </w:t>
              </w:r>
            </w:ins>
            <w:ins w:id="6000" w:author="Charles Gifford" w:date="2017-03-19T10:05:00Z">
              <w:r w:rsidRPr="00E32145">
                <w:rPr>
                  <w:i/>
                  <w:lang w:val="en-US"/>
                </w:rPr>
                <w:t>properties</w:t>
              </w:r>
              <w:r w:rsidRPr="00E32145">
                <w:rPr>
                  <w:lang w:val="en-US"/>
                </w:rPr>
                <w:t xml:space="preserve"> of this </w:t>
              </w:r>
              <w:r>
                <w:rPr>
                  <w:i/>
                  <w:lang w:val="en-US"/>
                </w:rPr>
                <w:t>material</w:t>
              </w:r>
              <w:r w:rsidRPr="000933AD">
                <w:rPr>
                  <w:i/>
                  <w:lang w:val="en-US"/>
                </w:rPr>
                <w:t xml:space="preserve"> </w:t>
              </w:r>
            </w:ins>
            <w:ins w:id="6001" w:author="Charles Gifford" w:date="2017-03-19T10:10:00Z">
              <w:r w:rsidR="009947F4" w:rsidRPr="009947F4">
                <w:rPr>
                  <w:i/>
                  <w:lang w:val="en-US"/>
                </w:rPr>
                <w:t>definition</w:t>
              </w:r>
            </w:ins>
            <w:ins w:id="6002" w:author="Charles Gifford" w:date="2017-03-19T10:05:00Z">
              <w:r w:rsidRPr="00E32145">
                <w:rPr>
                  <w:lang w:val="en-US"/>
                </w:rPr>
                <w:t>.</w:t>
              </w:r>
            </w:ins>
          </w:p>
        </w:tc>
      </w:tr>
      <w:tr w:rsidR="009947F4" w:rsidRPr="009432BC" w14:paraId="6C5F22E5" w14:textId="77777777" w:rsidTr="00351C51">
        <w:trPr>
          <w:trHeight w:val="314"/>
          <w:ins w:id="6003" w:author="Charles Gifford" w:date="2017-03-19T10:10:00Z"/>
        </w:trPr>
        <w:tc>
          <w:tcPr>
            <w:tcW w:w="2155" w:type="dxa"/>
            <w:shd w:val="clear" w:color="auto" w:fill="auto"/>
          </w:tcPr>
          <w:p w14:paraId="5F585CF5" w14:textId="3EAC7E99" w:rsidR="009947F4" w:rsidRDefault="009947F4" w:rsidP="009947F4">
            <w:pPr>
              <w:pStyle w:val="TABLE-cell"/>
              <w:rPr>
                <w:ins w:id="6004" w:author="Charles Gifford" w:date="2017-03-19T10:10:00Z"/>
                <w:lang w:val="en-US"/>
              </w:rPr>
            </w:pPr>
            <w:ins w:id="6005" w:author="Charles Gifford" w:date="2017-03-19T10:11:00Z">
              <w:r>
                <w:rPr>
                  <w:szCs w:val="20"/>
                  <w:lang w:val="en-US"/>
                </w:rPr>
                <w:t>Material class</w:t>
              </w:r>
            </w:ins>
          </w:p>
        </w:tc>
        <w:tc>
          <w:tcPr>
            <w:tcW w:w="2070" w:type="dxa"/>
            <w:shd w:val="clear" w:color="auto" w:fill="auto"/>
          </w:tcPr>
          <w:p w14:paraId="5BF2F98B" w14:textId="7626394B" w:rsidR="009947F4" w:rsidRDefault="009947F4" w:rsidP="009947F4">
            <w:pPr>
              <w:pStyle w:val="TABLE-cell"/>
              <w:rPr>
                <w:ins w:id="6006" w:author="Charles Gifford" w:date="2017-03-19T10:10:00Z"/>
                <w:lang w:val="en-US"/>
              </w:rPr>
            </w:pPr>
            <w:ins w:id="6007" w:author="Charles Gifford" w:date="2017-03-19T10:11:00Z">
              <w:r>
                <w:rPr>
                  <w:szCs w:val="20"/>
                  <w:lang w:val="en-US"/>
                </w:rPr>
                <w:t>Material class</w:t>
              </w:r>
            </w:ins>
          </w:p>
        </w:tc>
        <w:tc>
          <w:tcPr>
            <w:tcW w:w="1080" w:type="dxa"/>
            <w:shd w:val="clear" w:color="auto" w:fill="auto"/>
          </w:tcPr>
          <w:p w14:paraId="135C41D5" w14:textId="49CD983A" w:rsidR="009947F4" w:rsidRPr="00E32145" w:rsidRDefault="009947F4" w:rsidP="009947F4">
            <w:pPr>
              <w:pStyle w:val="TABLE-cell"/>
              <w:rPr>
                <w:ins w:id="6008" w:author="Charles Gifford" w:date="2017-03-19T10:10:00Z"/>
                <w:lang w:val="en-US"/>
              </w:rPr>
            </w:pPr>
            <w:ins w:id="6009" w:author="Charles Gifford" w:date="2017-03-19T10:11:00Z">
              <w:r>
                <w:rPr>
                  <w:szCs w:val="20"/>
                  <w:lang w:val="en-US"/>
                </w:rPr>
                <w:t>0..*</w:t>
              </w:r>
            </w:ins>
          </w:p>
        </w:tc>
        <w:tc>
          <w:tcPr>
            <w:tcW w:w="3780" w:type="dxa"/>
            <w:shd w:val="clear" w:color="auto" w:fill="auto"/>
          </w:tcPr>
          <w:p w14:paraId="6F55BE90" w14:textId="344E517D" w:rsidR="009947F4" w:rsidRPr="00C37A90" w:rsidRDefault="009947F4" w:rsidP="009947F4">
            <w:pPr>
              <w:pStyle w:val="TABLE-cell"/>
              <w:rPr>
                <w:ins w:id="6010" w:author="Charles Gifford" w:date="2017-03-19T10:11:00Z"/>
                <w:i/>
                <w:lang w:val="en-US"/>
              </w:rPr>
            </w:pPr>
            <w:ins w:id="6011" w:author="Charles Gifford" w:date="2017-03-19T10:11:00Z">
              <w:r>
                <w:rPr>
                  <w:lang w:val="en-US"/>
                </w:rPr>
                <w:t>This</w:t>
              </w:r>
              <w:r w:rsidRPr="00A729EC">
                <w:rPr>
                  <w:lang w:val="en-US"/>
                </w:rPr>
                <w:t xml:space="preserve"> </w:t>
              </w:r>
              <w:r>
                <w:rPr>
                  <w:i/>
                  <w:lang w:val="en-US"/>
                </w:rPr>
                <w:t>material</w:t>
              </w:r>
              <w:r w:rsidRPr="00C37A90">
                <w:rPr>
                  <w:i/>
                  <w:lang w:val="en-US"/>
                </w:rPr>
                <w:t xml:space="preserve"> </w:t>
              </w:r>
            </w:ins>
            <w:ins w:id="6012" w:author="Charles Gifford" w:date="2017-03-19T10:12:00Z">
              <w:r>
                <w:rPr>
                  <w:i/>
                  <w:lang w:val="en-US"/>
                </w:rPr>
                <w:t xml:space="preserve">definition </w:t>
              </w:r>
            </w:ins>
            <w:ins w:id="6013" w:author="Charles Gifford" w:date="2017-03-19T10:11:00Z">
              <w:r w:rsidRPr="00A729EC">
                <w:rPr>
                  <w:lang w:val="en-US"/>
                </w:rPr>
                <w:t xml:space="preserve">objects support this </w:t>
              </w:r>
              <w:r>
                <w:rPr>
                  <w:i/>
                  <w:lang w:val="en-US"/>
                </w:rPr>
                <w:t>material</w:t>
              </w:r>
              <w:r w:rsidRPr="00C37A90">
                <w:rPr>
                  <w:i/>
                  <w:lang w:val="en-US"/>
                </w:rPr>
                <w:t xml:space="preserve"> class. </w:t>
              </w:r>
            </w:ins>
          </w:p>
          <w:p w14:paraId="55565747" w14:textId="74A0F1BB" w:rsidR="009947F4" w:rsidRPr="00E32145" w:rsidRDefault="009947F4" w:rsidP="009947F4">
            <w:pPr>
              <w:pStyle w:val="TABLE-cell"/>
              <w:rPr>
                <w:ins w:id="6014" w:author="Charles Gifford" w:date="2017-03-19T10:10:00Z"/>
                <w:lang w:val="en-US"/>
              </w:rPr>
            </w:pPr>
            <w:ins w:id="6015" w:author="Charles Gifford" w:date="2017-03-19T10:11:00Z">
              <w:r>
                <w:rPr>
                  <w:lang w:val="en-US"/>
                </w:rPr>
                <w:t>This</w:t>
              </w:r>
              <w:r w:rsidRPr="00A729EC">
                <w:rPr>
                  <w:lang w:val="en-US"/>
                </w:rPr>
                <w:t xml:space="preserve"> </w:t>
              </w:r>
              <w:r>
                <w:rPr>
                  <w:i/>
                  <w:lang w:val="en-US"/>
                </w:rPr>
                <w:t>material</w:t>
              </w:r>
              <w:r w:rsidRPr="00C37A90">
                <w:rPr>
                  <w:i/>
                  <w:lang w:val="en-US"/>
                </w:rPr>
                <w:t xml:space="preserve"> </w:t>
              </w:r>
            </w:ins>
            <w:ins w:id="6016" w:author="Charles Gifford" w:date="2017-03-19T10:12:00Z">
              <w:r>
                <w:rPr>
                  <w:i/>
                  <w:lang w:val="en-US"/>
                </w:rPr>
                <w:t xml:space="preserve">definition </w:t>
              </w:r>
            </w:ins>
            <w:ins w:id="6017" w:author="Charles Gifford" w:date="2017-03-19T10:11:00Z">
              <w:r w:rsidRPr="00A729EC">
                <w:rPr>
                  <w:lang w:val="en-US"/>
                </w:rPr>
                <w:t xml:space="preserve">objects support the </w:t>
              </w:r>
              <w:r>
                <w:rPr>
                  <w:i/>
                  <w:lang w:val="en-US"/>
                </w:rPr>
                <w:t>material</w:t>
              </w:r>
              <w:r w:rsidRPr="00C37A90">
                <w:rPr>
                  <w:i/>
                  <w:lang w:val="en-US"/>
                </w:rPr>
                <w:t xml:space="preserve"> class property(s)</w:t>
              </w:r>
              <w:r>
                <w:rPr>
                  <w:lang w:val="en-US"/>
                </w:rPr>
                <w:t xml:space="preserve"> associated with the</w:t>
              </w:r>
              <w:r w:rsidRPr="00A729EC">
                <w:rPr>
                  <w:lang w:val="en-US"/>
                </w:rPr>
                <w:t xml:space="preserve"> </w:t>
              </w:r>
              <w:r>
                <w:rPr>
                  <w:i/>
                  <w:lang w:val="en-US"/>
                </w:rPr>
                <w:t>material</w:t>
              </w:r>
              <w:r w:rsidRPr="00C37A90">
                <w:rPr>
                  <w:i/>
                  <w:lang w:val="en-US"/>
                </w:rPr>
                <w:t xml:space="preserve"> class</w:t>
              </w:r>
              <w:r w:rsidRPr="00A729EC">
                <w:rPr>
                  <w:lang w:val="en-US"/>
                </w:rPr>
                <w:t>.</w:t>
              </w:r>
            </w:ins>
          </w:p>
        </w:tc>
      </w:tr>
      <w:tr w:rsidR="006658E6" w:rsidRPr="009432BC" w14:paraId="3C789030" w14:textId="77777777" w:rsidTr="00351C51">
        <w:trPr>
          <w:trHeight w:val="440"/>
          <w:ins w:id="6018" w:author="Charles Gifford" w:date="2017-03-19T10:05:00Z"/>
        </w:trPr>
        <w:tc>
          <w:tcPr>
            <w:tcW w:w="2155" w:type="dxa"/>
            <w:shd w:val="clear" w:color="auto" w:fill="auto"/>
          </w:tcPr>
          <w:p w14:paraId="0C8CDCF8" w14:textId="6717C99C" w:rsidR="006658E6" w:rsidRDefault="006658E6" w:rsidP="00351C51">
            <w:pPr>
              <w:pStyle w:val="TABLE-cell"/>
              <w:rPr>
                <w:ins w:id="6019" w:author="Charles Gifford" w:date="2017-03-19T10:05:00Z"/>
                <w:lang w:val="en-US"/>
              </w:rPr>
            </w:pPr>
            <w:ins w:id="6020" w:author="Charles Gifford" w:date="2017-03-19T10:05:00Z">
              <w:r>
                <w:rPr>
                  <w:szCs w:val="20"/>
                  <w:lang w:val="en-US"/>
                </w:rPr>
                <w:t>Material</w:t>
              </w:r>
              <w:r w:rsidR="009947F4">
                <w:rPr>
                  <w:szCs w:val="20"/>
                  <w:lang w:val="en-US"/>
                </w:rPr>
                <w:t xml:space="preserve"> lot</w:t>
              </w:r>
            </w:ins>
          </w:p>
        </w:tc>
        <w:tc>
          <w:tcPr>
            <w:tcW w:w="2070" w:type="dxa"/>
            <w:shd w:val="clear" w:color="auto" w:fill="auto"/>
          </w:tcPr>
          <w:p w14:paraId="1305BFAF" w14:textId="77777777" w:rsidR="006658E6" w:rsidRDefault="006658E6" w:rsidP="00351C51">
            <w:pPr>
              <w:pStyle w:val="TABLE-cell"/>
              <w:rPr>
                <w:ins w:id="6021" w:author="Charles Gifford" w:date="2017-03-19T10:05:00Z"/>
                <w:lang w:val="en-US"/>
              </w:rPr>
            </w:pPr>
            <w:ins w:id="6022" w:author="Charles Gifford" w:date="2017-03-19T10:05:00Z">
              <w:r>
                <w:rPr>
                  <w:szCs w:val="20"/>
                  <w:lang w:val="en-US"/>
                </w:rPr>
                <w:t>NA</w:t>
              </w:r>
            </w:ins>
          </w:p>
        </w:tc>
        <w:tc>
          <w:tcPr>
            <w:tcW w:w="1080" w:type="dxa"/>
            <w:shd w:val="clear" w:color="auto" w:fill="auto"/>
          </w:tcPr>
          <w:p w14:paraId="5E9748C8" w14:textId="77777777" w:rsidR="006658E6" w:rsidRPr="00E32145" w:rsidRDefault="006658E6" w:rsidP="00351C51">
            <w:pPr>
              <w:pStyle w:val="TABLE-cell"/>
              <w:rPr>
                <w:ins w:id="6023" w:author="Charles Gifford" w:date="2017-03-19T10:05:00Z"/>
                <w:lang w:val="en-US"/>
              </w:rPr>
            </w:pPr>
            <w:ins w:id="6024" w:author="Charles Gifford" w:date="2017-03-19T10:05:00Z">
              <w:r>
                <w:rPr>
                  <w:szCs w:val="20"/>
                  <w:lang w:val="en-US"/>
                </w:rPr>
                <w:t>0..*</w:t>
              </w:r>
            </w:ins>
          </w:p>
        </w:tc>
        <w:tc>
          <w:tcPr>
            <w:tcW w:w="3780" w:type="dxa"/>
            <w:shd w:val="clear" w:color="auto" w:fill="auto"/>
          </w:tcPr>
          <w:p w14:paraId="02C0E0B1" w14:textId="1E4F6515" w:rsidR="009947F4" w:rsidRPr="00E32145" w:rsidRDefault="009947F4" w:rsidP="00351C51">
            <w:pPr>
              <w:pStyle w:val="TABLE-cell"/>
              <w:rPr>
                <w:ins w:id="6025" w:author="Charles Gifford" w:date="2017-03-19T10:05:00Z"/>
                <w:lang w:val="en-US"/>
              </w:rPr>
            </w:pPr>
            <w:ins w:id="6026" w:author="Charles Gifford" w:date="2017-03-19T10:14:00Z">
              <w:r w:rsidRPr="00B96621">
                <w:rPr>
                  <w:szCs w:val="20"/>
                  <w:lang w:val="en-US"/>
                </w:rPr>
                <w:t xml:space="preserve">The </w:t>
              </w:r>
              <w:r w:rsidRPr="006A3330">
                <w:rPr>
                  <w:i/>
                  <w:szCs w:val="20"/>
                  <w:lang w:val="en-US"/>
                </w:rPr>
                <w:t xml:space="preserve">material lot </w:t>
              </w:r>
              <w:r w:rsidRPr="006A3330">
                <w:rPr>
                  <w:szCs w:val="20"/>
                  <w:lang w:val="en-US"/>
                </w:rPr>
                <w:t>occurrences th</w:t>
              </w:r>
              <w:r>
                <w:rPr>
                  <w:szCs w:val="20"/>
                  <w:lang w:val="en-US"/>
                </w:rPr>
                <w:t xml:space="preserve">at are constructed based on this </w:t>
              </w:r>
              <w:r w:rsidRPr="00300D0E">
                <w:rPr>
                  <w:i/>
                  <w:szCs w:val="20"/>
                  <w:lang w:val="en-US"/>
                </w:rPr>
                <w:t>material definition</w:t>
              </w:r>
              <w:r w:rsidRPr="006A3330">
                <w:rPr>
                  <w:szCs w:val="20"/>
                  <w:lang w:val="en-US"/>
                </w:rPr>
                <w:t xml:space="preserve">. The </w:t>
              </w:r>
              <w:r w:rsidRPr="00346BFF">
                <w:rPr>
                  <w:i/>
                  <w:szCs w:val="20"/>
                  <w:lang w:val="en-US"/>
                </w:rPr>
                <w:t>material lot properties</w:t>
              </w:r>
              <w:r w:rsidRPr="00346BFF">
                <w:rPr>
                  <w:szCs w:val="20"/>
                  <w:lang w:val="en-US"/>
                </w:rPr>
                <w:t xml:space="preserve"> </w:t>
              </w:r>
              <w:r w:rsidRPr="007C5C4B">
                <w:rPr>
                  <w:szCs w:val="20"/>
                  <w:lang w:val="en-US"/>
                </w:rPr>
                <w:t xml:space="preserve">map to a corresponding </w:t>
              </w:r>
              <w:r w:rsidRPr="007C5C4B">
                <w:rPr>
                  <w:i/>
                  <w:szCs w:val="20"/>
                  <w:lang w:val="en-US"/>
                </w:rPr>
                <w:t>material definition property</w:t>
              </w:r>
              <w:r w:rsidRPr="007C5C4B">
                <w:rPr>
                  <w:szCs w:val="20"/>
                  <w:lang w:val="en-US"/>
                </w:rPr>
                <w:t>.</w:t>
              </w:r>
            </w:ins>
          </w:p>
        </w:tc>
      </w:tr>
    </w:tbl>
    <w:p w14:paraId="059A06B4" w14:textId="77777777" w:rsidR="006658E6" w:rsidRPr="006658E6" w:rsidRDefault="006658E6" w:rsidP="00DC1084">
      <w:pPr>
        <w:rPr>
          <w:ins w:id="6027" w:author="Charles Gifford" w:date="2016-04-20T02:08:00Z"/>
          <w:lang w:val="en-US"/>
        </w:rPr>
      </w:pPr>
    </w:p>
    <w:p w14:paraId="69A298A5" w14:textId="7D9351D1" w:rsidR="00CB7EC0" w:rsidRDefault="00665B55" w:rsidP="00B60488">
      <w:pPr>
        <w:pStyle w:val="TABLE-title"/>
      </w:pPr>
      <w:bookmarkStart w:id="6028" w:name="_Ref495471771"/>
      <w:bookmarkStart w:id="6029" w:name="_Toc306621034"/>
      <w:bookmarkStart w:id="6030" w:name="_Toc320178430"/>
      <w:bookmarkStart w:id="6031" w:name="_Toc478492363"/>
      <w:bookmarkStart w:id="6032" w:name="_Toc516130479"/>
      <w:bookmarkStart w:id="6033" w:name="_Toc7250408"/>
      <w:r w:rsidRPr="00212C8F">
        <w:t xml:space="preserve">Table </w:t>
      </w:r>
      <w:r w:rsidR="00FD29D6">
        <w:fldChar w:fldCharType="begin"/>
      </w:r>
      <w:r w:rsidR="00FD29D6">
        <w:instrText xml:space="preserve"> SEQ Table \* ARABIC </w:instrText>
      </w:r>
      <w:r w:rsidR="00FD29D6">
        <w:fldChar w:fldCharType="separate"/>
      </w:r>
      <w:r w:rsidR="008F1CEF">
        <w:rPr>
          <w:noProof/>
        </w:rPr>
        <w:t>62</w:t>
      </w:r>
      <w:r w:rsidR="00FD29D6">
        <w:fldChar w:fldCharType="end"/>
      </w:r>
      <w:bookmarkEnd w:id="6028"/>
      <w:r w:rsidR="00F00AEF" w:rsidRPr="00212C8F">
        <w:t xml:space="preserve"> –</w:t>
      </w:r>
      <w:r w:rsidR="00CB7EC0" w:rsidRPr="00212C8F">
        <w:t xml:space="preserve"> </w:t>
      </w:r>
      <w:r w:rsidR="006F45EC" w:rsidRPr="00212C8F">
        <w:t>M</w:t>
      </w:r>
      <w:r w:rsidR="00CB7EC0" w:rsidRPr="00212C8F">
        <w:t>aterial definition</w:t>
      </w:r>
      <w:bookmarkEnd w:id="6029"/>
      <w:bookmarkEnd w:id="6030"/>
      <w:r w:rsidR="006F45EC" w:rsidRPr="00212C8F">
        <w:t xml:space="preserve"> attributes</w:t>
      </w:r>
      <w:bookmarkEnd w:id="6031"/>
      <w:r w:rsidR="00CB7EC0" w:rsidRPr="00212C8F">
        <w:t xml:space="preserve"> </w:t>
      </w:r>
      <w:bookmarkEnd w:id="6032"/>
      <w:bookmarkEnd w:id="6033"/>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148"/>
        <w:gridCol w:w="1350"/>
        <w:gridCol w:w="1080"/>
        <w:gridCol w:w="1319"/>
      </w:tblGrid>
      <w:tr w:rsidR="00212C8F" w:rsidRPr="001C220C" w14:paraId="23CC4A3C" w14:textId="77777777" w:rsidTr="00B60488">
        <w:trPr>
          <w:cantSplit/>
          <w:tblHeader/>
          <w:jc w:val="center"/>
        </w:trPr>
        <w:tc>
          <w:tcPr>
            <w:tcW w:w="1269" w:type="dxa"/>
          </w:tcPr>
          <w:p w14:paraId="1DC6DBF8" w14:textId="77777777" w:rsidR="00212C8F" w:rsidRPr="001C220C" w:rsidRDefault="00212C8F" w:rsidP="00DC1084">
            <w:pPr>
              <w:pStyle w:val="TABLE-col-heading"/>
              <w:rPr>
                <w:lang w:val="en-US"/>
              </w:rPr>
            </w:pPr>
            <w:r w:rsidRPr="001C220C">
              <w:rPr>
                <w:lang w:val="en-US"/>
              </w:rPr>
              <w:t xml:space="preserve">Attribute </w:t>
            </w:r>
            <w:r>
              <w:rPr>
                <w:lang w:val="en-US"/>
              </w:rPr>
              <w:t>n</w:t>
            </w:r>
            <w:r w:rsidRPr="001C220C">
              <w:rPr>
                <w:lang w:val="en-US"/>
              </w:rPr>
              <w:t>ame</w:t>
            </w:r>
          </w:p>
        </w:tc>
        <w:tc>
          <w:tcPr>
            <w:tcW w:w="2880" w:type="dxa"/>
          </w:tcPr>
          <w:p w14:paraId="70F16D64" w14:textId="77777777" w:rsidR="00212C8F" w:rsidRPr="001C220C" w:rsidRDefault="00212C8F" w:rsidP="00DC1084">
            <w:pPr>
              <w:pStyle w:val="TABLE-col-heading"/>
              <w:rPr>
                <w:lang w:val="en-US"/>
              </w:rPr>
            </w:pPr>
            <w:r w:rsidRPr="001C220C">
              <w:rPr>
                <w:lang w:val="en-US"/>
              </w:rPr>
              <w:t>Description</w:t>
            </w:r>
          </w:p>
        </w:tc>
        <w:tc>
          <w:tcPr>
            <w:tcW w:w="1148" w:type="dxa"/>
          </w:tcPr>
          <w:p w14:paraId="78FE8D49" w14:textId="77777777" w:rsidR="00212C8F" w:rsidRPr="001C220C" w:rsidRDefault="00212C8F" w:rsidP="00DC1084">
            <w:pPr>
              <w:pStyle w:val="TABLE-col-heading"/>
              <w:rPr>
                <w:lang w:val="en-US"/>
              </w:rPr>
            </w:pPr>
            <w:r>
              <w:rPr>
                <w:lang w:val="en-US"/>
              </w:rPr>
              <w:t>Production example</w:t>
            </w:r>
            <w:r w:rsidRPr="001C220C">
              <w:rPr>
                <w:lang w:val="en-US"/>
              </w:rPr>
              <w:t>s</w:t>
            </w:r>
          </w:p>
        </w:tc>
        <w:tc>
          <w:tcPr>
            <w:tcW w:w="1350" w:type="dxa"/>
          </w:tcPr>
          <w:p w14:paraId="587F2261" w14:textId="77777777" w:rsidR="00212C8F" w:rsidRPr="001C220C" w:rsidRDefault="00212C8F" w:rsidP="00DC1084">
            <w:pPr>
              <w:pStyle w:val="TABLE-col-heading"/>
              <w:rPr>
                <w:lang w:val="en-US"/>
              </w:rPr>
            </w:pPr>
            <w:r>
              <w:rPr>
                <w:lang w:val="en-US"/>
              </w:rPr>
              <w:t>Maintenance example</w:t>
            </w:r>
            <w:r w:rsidRPr="001C220C">
              <w:rPr>
                <w:lang w:val="en-US"/>
              </w:rPr>
              <w:t>s</w:t>
            </w:r>
          </w:p>
        </w:tc>
        <w:tc>
          <w:tcPr>
            <w:tcW w:w="1080" w:type="dxa"/>
          </w:tcPr>
          <w:p w14:paraId="2056BCA1" w14:textId="77777777" w:rsidR="00212C8F" w:rsidRPr="001C220C" w:rsidRDefault="00212C8F" w:rsidP="00DC1084">
            <w:pPr>
              <w:pStyle w:val="TABLE-col-heading"/>
              <w:rPr>
                <w:lang w:val="en-US"/>
              </w:rPr>
            </w:pPr>
            <w:r>
              <w:rPr>
                <w:lang w:val="en-US"/>
              </w:rPr>
              <w:t>Quality example</w:t>
            </w:r>
            <w:r w:rsidRPr="001C220C">
              <w:rPr>
                <w:lang w:val="en-US"/>
              </w:rPr>
              <w:t>s</w:t>
            </w:r>
          </w:p>
        </w:tc>
        <w:tc>
          <w:tcPr>
            <w:tcW w:w="1319" w:type="dxa"/>
          </w:tcPr>
          <w:p w14:paraId="3A8F3AB7" w14:textId="77777777" w:rsidR="00212C8F" w:rsidRPr="001C220C" w:rsidRDefault="00212C8F" w:rsidP="00DC1084">
            <w:pPr>
              <w:pStyle w:val="TABLE-col-heading"/>
              <w:rPr>
                <w:lang w:val="en-US"/>
              </w:rPr>
            </w:pPr>
            <w:r>
              <w:rPr>
                <w:lang w:val="en-US"/>
              </w:rPr>
              <w:t>Inventory example</w:t>
            </w:r>
            <w:r w:rsidRPr="001C220C">
              <w:rPr>
                <w:lang w:val="en-US"/>
              </w:rPr>
              <w:t>s</w:t>
            </w:r>
          </w:p>
        </w:tc>
      </w:tr>
      <w:tr w:rsidR="00212C8F" w:rsidRPr="001C220C" w14:paraId="6E06BB7D" w14:textId="77777777" w:rsidTr="00B60488">
        <w:trPr>
          <w:cantSplit/>
          <w:jc w:val="center"/>
        </w:trPr>
        <w:tc>
          <w:tcPr>
            <w:tcW w:w="1269" w:type="dxa"/>
          </w:tcPr>
          <w:p w14:paraId="6F48ABC6" w14:textId="77777777" w:rsidR="00212C8F" w:rsidRPr="001C220C" w:rsidRDefault="00212C8F" w:rsidP="00DC1084">
            <w:pPr>
              <w:pStyle w:val="TABLE-cell"/>
              <w:rPr>
                <w:lang w:val="en-US"/>
              </w:rPr>
            </w:pPr>
            <w:r w:rsidRPr="001C220C">
              <w:rPr>
                <w:lang w:val="en-US"/>
              </w:rPr>
              <w:t>ID</w:t>
            </w:r>
          </w:p>
        </w:tc>
        <w:tc>
          <w:tcPr>
            <w:tcW w:w="2880" w:type="dxa"/>
          </w:tcPr>
          <w:p w14:paraId="51F2ABD0" w14:textId="77777777" w:rsidR="00212C8F" w:rsidRPr="001C220C" w:rsidRDefault="00212C8F" w:rsidP="00DC1084">
            <w:pPr>
              <w:pStyle w:val="TABLE-cell"/>
              <w:rPr>
                <w:lang w:val="en-US"/>
              </w:rPr>
            </w:pPr>
            <w:r w:rsidRPr="001C220C">
              <w:rPr>
                <w:lang w:val="en-US"/>
              </w:rPr>
              <w:t xml:space="preserve">A unique identification of a specific </w:t>
            </w:r>
            <w:r w:rsidRPr="001C220C">
              <w:rPr>
                <w:i/>
                <w:lang w:val="en-US"/>
              </w:rPr>
              <w:t>material definition</w:t>
            </w:r>
            <w:r w:rsidRPr="001C220C">
              <w:rPr>
                <w:lang w:val="en-US"/>
              </w:rPr>
              <w:t>, within the scope of the information exchanged (</w:t>
            </w:r>
            <w:r>
              <w:rPr>
                <w:i/>
                <w:lang w:val="en-US"/>
              </w:rPr>
              <w:t>operations</w:t>
            </w:r>
            <w:r w:rsidRPr="001C220C">
              <w:rPr>
                <w:i/>
                <w:lang w:val="en-US"/>
              </w:rPr>
              <w:t xml:space="preserve"> capability</w:t>
            </w:r>
            <w:r w:rsidRPr="001C220C">
              <w:rPr>
                <w:lang w:val="en-US"/>
              </w:rPr>
              <w:t xml:space="preserve">, </w:t>
            </w:r>
            <w:r>
              <w:rPr>
                <w:i/>
                <w:lang w:val="en-US"/>
              </w:rPr>
              <w:t xml:space="preserve">operations </w:t>
            </w:r>
            <w:r w:rsidRPr="001C220C">
              <w:rPr>
                <w:i/>
                <w:lang w:val="en-US"/>
              </w:rPr>
              <w:t>schedule</w:t>
            </w:r>
            <w:r w:rsidRPr="001C220C">
              <w:rPr>
                <w:lang w:val="en-US"/>
              </w:rPr>
              <w:t xml:space="preserve">, </w:t>
            </w:r>
            <w:r>
              <w:rPr>
                <w:i/>
                <w:lang w:val="en-US"/>
              </w:rPr>
              <w:t xml:space="preserve">operations </w:t>
            </w:r>
            <w:r w:rsidRPr="001C220C">
              <w:rPr>
                <w:i/>
                <w:lang w:val="en-US"/>
              </w:rPr>
              <w:t>performance</w:t>
            </w:r>
            <w:r w:rsidRPr="001C220C">
              <w:rPr>
                <w:lang w:val="en-US"/>
              </w:rPr>
              <w:t>, …)</w:t>
            </w:r>
          </w:p>
          <w:p w14:paraId="65B61F28" w14:textId="27030476" w:rsidR="00212C8F" w:rsidRPr="001C220C" w:rsidRDefault="00212C8F" w:rsidP="00DC1084">
            <w:pPr>
              <w:pStyle w:val="TABLE-cell"/>
              <w:rPr>
                <w:lang w:val="en-US"/>
              </w:rPr>
            </w:pPr>
            <w:r w:rsidRPr="001C220C">
              <w:rPr>
                <w:lang w:val="en-US"/>
              </w:rPr>
              <w:t xml:space="preserve">The ID shall be used in other parts of the model when the </w:t>
            </w:r>
            <w:r w:rsidRPr="001C220C">
              <w:rPr>
                <w:i/>
                <w:lang w:val="en-US"/>
              </w:rPr>
              <w:t xml:space="preserve">material definition </w:t>
            </w:r>
            <w:r w:rsidRPr="001C220C">
              <w:rPr>
                <w:lang w:val="en-US"/>
              </w:rPr>
              <w:t xml:space="preserve">needs to be identified, such as the </w:t>
            </w:r>
            <w:r>
              <w:rPr>
                <w:i/>
                <w:lang w:val="en-US"/>
              </w:rPr>
              <w:t xml:space="preserve">operations </w:t>
            </w:r>
            <w:r w:rsidRPr="001C220C">
              <w:rPr>
                <w:i/>
                <w:lang w:val="en-US"/>
              </w:rPr>
              <w:t>capability</w:t>
            </w:r>
            <w:r w:rsidRPr="001C220C">
              <w:rPr>
                <w:lang w:val="en-US"/>
              </w:rPr>
              <w:t xml:space="preserve"> for this </w:t>
            </w:r>
            <w:r w:rsidRPr="001C220C">
              <w:rPr>
                <w:i/>
                <w:lang w:val="en-US"/>
              </w:rPr>
              <w:t>material definition</w:t>
            </w:r>
            <w:r w:rsidRPr="001C220C">
              <w:rPr>
                <w:lang w:val="en-US"/>
              </w:rPr>
              <w:t xml:space="preserve">, or a </w:t>
            </w:r>
            <w:del w:id="6034" w:author="Charles Gifford" w:date="2017-03-15T12:32:00Z">
              <w:r w:rsidRPr="001C220C" w:rsidDel="0077548E">
                <w:rPr>
                  <w:i/>
                  <w:lang w:val="en-US"/>
                </w:rPr>
                <w:delText>production</w:delText>
              </w:r>
            </w:del>
            <w:ins w:id="6035" w:author="Charles Gifford" w:date="2017-03-15T12:32:00Z">
              <w:r w:rsidR="0077548E">
                <w:rPr>
                  <w:i/>
                  <w:lang w:val="en-US"/>
                </w:rPr>
                <w:t>operations</w:t>
              </w:r>
            </w:ins>
            <w:r w:rsidRPr="001C220C">
              <w:rPr>
                <w:i/>
                <w:lang w:val="en-US"/>
              </w:rPr>
              <w:t xml:space="preserve"> response</w:t>
            </w:r>
            <w:r w:rsidRPr="001C220C">
              <w:rPr>
                <w:lang w:val="en-US"/>
              </w:rPr>
              <w:t xml:space="preserve"> identifying the </w:t>
            </w:r>
            <w:r w:rsidRPr="001C220C">
              <w:rPr>
                <w:i/>
                <w:lang w:val="en-US"/>
              </w:rPr>
              <w:t>material definition</w:t>
            </w:r>
            <w:r w:rsidRPr="001C220C">
              <w:rPr>
                <w:lang w:val="en-US"/>
              </w:rPr>
              <w:t xml:space="preserve"> used.</w:t>
            </w:r>
          </w:p>
        </w:tc>
        <w:tc>
          <w:tcPr>
            <w:tcW w:w="1148" w:type="dxa"/>
          </w:tcPr>
          <w:p w14:paraId="16D61E25" w14:textId="77777777" w:rsidR="00212C8F" w:rsidRPr="001C220C" w:rsidRDefault="00212C8F" w:rsidP="00DC1084">
            <w:pPr>
              <w:pStyle w:val="TABLE-cell"/>
              <w:rPr>
                <w:lang w:val="en-US"/>
              </w:rPr>
            </w:pPr>
            <w:r w:rsidRPr="001C220C">
              <w:rPr>
                <w:lang w:val="en-US"/>
              </w:rPr>
              <w:t xml:space="preserve">Sheet stock </w:t>
            </w:r>
            <w:smartTag w:uri="urn:schemas-microsoft-com:office:smarttags" w:element="chmetcnv">
              <w:smartTagPr>
                <w:attr w:name="UnitName" w:val="a"/>
                <w:attr w:name="SourceValue" w:val="1443"/>
                <w:attr w:name="HasSpace" w:val="False"/>
                <w:attr w:name="Negative" w:val="False"/>
                <w:attr w:name="NumberType" w:val="1"/>
                <w:attr w:name="TCSC" w:val="0"/>
              </w:smartTagPr>
              <w:r w:rsidRPr="001C220C">
                <w:rPr>
                  <w:lang w:val="en-US"/>
                </w:rPr>
                <w:t>1443a</w:t>
              </w:r>
            </w:smartTag>
          </w:p>
          <w:p w14:paraId="2F4F3866" w14:textId="77777777" w:rsidR="00212C8F" w:rsidRPr="001C220C" w:rsidRDefault="00212C8F" w:rsidP="00DC1084">
            <w:pPr>
              <w:pStyle w:val="TABLE-cell"/>
              <w:rPr>
                <w:lang w:val="en-US"/>
              </w:rPr>
            </w:pPr>
          </w:p>
        </w:tc>
        <w:tc>
          <w:tcPr>
            <w:tcW w:w="1350" w:type="dxa"/>
          </w:tcPr>
          <w:p w14:paraId="0D337B6C" w14:textId="77777777" w:rsidR="00212C8F" w:rsidRPr="001C220C" w:rsidRDefault="00212C8F" w:rsidP="00DC1084">
            <w:pPr>
              <w:pStyle w:val="TABLE-cell"/>
              <w:rPr>
                <w:lang w:val="en-US"/>
              </w:rPr>
            </w:pPr>
            <w:r w:rsidRPr="001C220C">
              <w:rPr>
                <w:lang w:val="en-US"/>
              </w:rPr>
              <w:t>DO200cpO</w:t>
            </w:r>
          </w:p>
        </w:tc>
        <w:tc>
          <w:tcPr>
            <w:tcW w:w="1080" w:type="dxa"/>
          </w:tcPr>
          <w:p w14:paraId="0B1293F6" w14:textId="77777777" w:rsidR="00212C8F" w:rsidRPr="001C220C" w:rsidRDefault="00212C8F" w:rsidP="00DC1084">
            <w:pPr>
              <w:pStyle w:val="TABLE-cell"/>
              <w:rPr>
                <w:lang w:val="en-US"/>
              </w:rPr>
            </w:pPr>
            <w:r w:rsidRPr="001C220C">
              <w:rPr>
                <w:lang w:val="en-US"/>
              </w:rPr>
              <w:t>OA9929</w:t>
            </w:r>
          </w:p>
        </w:tc>
        <w:tc>
          <w:tcPr>
            <w:tcW w:w="1319" w:type="dxa"/>
          </w:tcPr>
          <w:p w14:paraId="62C300E8" w14:textId="77777777" w:rsidR="00212C8F" w:rsidRPr="001C220C" w:rsidRDefault="00212C8F" w:rsidP="00DC1084">
            <w:pPr>
              <w:pStyle w:val="TABLE-cell"/>
              <w:rPr>
                <w:lang w:val="en-US"/>
              </w:rPr>
            </w:pPr>
            <w:r w:rsidRPr="001C220C">
              <w:rPr>
                <w:lang w:val="en-US"/>
              </w:rPr>
              <w:t>PW882929</w:t>
            </w:r>
          </w:p>
        </w:tc>
      </w:tr>
      <w:tr w:rsidR="00212C8F" w:rsidRPr="001C220C" w14:paraId="60DA7082" w14:textId="77777777" w:rsidTr="00B60488">
        <w:trPr>
          <w:cantSplit/>
          <w:jc w:val="center"/>
        </w:trPr>
        <w:tc>
          <w:tcPr>
            <w:tcW w:w="1269" w:type="dxa"/>
          </w:tcPr>
          <w:p w14:paraId="1353AA3E" w14:textId="77777777" w:rsidR="00212C8F" w:rsidRPr="001C220C" w:rsidRDefault="00212C8F" w:rsidP="00DC1084">
            <w:pPr>
              <w:pStyle w:val="TABLE-cell"/>
              <w:rPr>
                <w:lang w:val="en-US"/>
              </w:rPr>
            </w:pPr>
            <w:r w:rsidRPr="001C220C">
              <w:rPr>
                <w:lang w:val="en-US"/>
              </w:rPr>
              <w:t>Description</w:t>
            </w:r>
          </w:p>
        </w:tc>
        <w:tc>
          <w:tcPr>
            <w:tcW w:w="2880" w:type="dxa"/>
          </w:tcPr>
          <w:p w14:paraId="0BB6BB82" w14:textId="77777777" w:rsidR="00212C8F" w:rsidRPr="001C220C" w:rsidRDefault="00212C8F" w:rsidP="00DC1084">
            <w:pPr>
              <w:pStyle w:val="TABLE-cell"/>
              <w:rPr>
                <w:lang w:val="en-US"/>
              </w:rPr>
            </w:pPr>
            <w:r w:rsidRPr="001C220C">
              <w:rPr>
                <w:lang w:val="en-US"/>
              </w:rPr>
              <w:t xml:space="preserve">Additional information about the </w:t>
            </w:r>
            <w:r w:rsidRPr="001C220C">
              <w:rPr>
                <w:i/>
                <w:lang w:val="en-US"/>
              </w:rPr>
              <w:t>material definition</w:t>
            </w:r>
            <w:r w:rsidRPr="001C220C">
              <w:rPr>
                <w:lang w:val="en-US"/>
              </w:rPr>
              <w:t>.</w:t>
            </w:r>
          </w:p>
        </w:tc>
        <w:tc>
          <w:tcPr>
            <w:tcW w:w="1148" w:type="dxa"/>
          </w:tcPr>
          <w:p w14:paraId="7C44196E" w14:textId="77777777" w:rsidR="00212C8F" w:rsidRPr="001C220C" w:rsidRDefault="00212C8F" w:rsidP="00DC1084">
            <w:pPr>
              <w:pStyle w:val="TABLE-cell"/>
              <w:rPr>
                <w:lang w:val="en-US"/>
              </w:rPr>
            </w:pPr>
            <w:r w:rsidRPr="001C220C">
              <w:rPr>
                <w:lang w:val="en-US"/>
              </w:rPr>
              <w:t>General purpose sheet stock</w:t>
            </w:r>
          </w:p>
        </w:tc>
        <w:tc>
          <w:tcPr>
            <w:tcW w:w="1350" w:type="dxa"/>
          </w:tcPr>
          <w:p w14:paraId="5B907B6F" w14:textId="77777777" w:rsidR="00212C8F" w:rsidRPr="001C220C" w:rsidRDefault="00212C8F" w:rsidP="00DC1084">
            <w:pPr>
              <w:pStyle w:val="TABLE-cell"/>
              <w:rPr>
                <w:lang w:val="en-US"/>
              </w:rPr>
            </w:pPr>
            <w:r w:rsidRPr="001C220C">
              <w:rPr>
                <w:lang w:val="en-US"/>
              </w:rPr>
              <w:t>200 cP Oil from Dino Oil</w:t>
            </w:r>
          </w:p>
        </w:tc>
        <w:tc>
          <w:tcPr>
            <w:tcW w:w="1080" w:type="dxa"/>
          </w:tcPr>
          <w:p w14:paraId="50DC2F82" w14:textId="77777777" w:rsidR="00212C8F" w:rsidRPr="001C220C" w:rsidRDefault="00212C8F" w:rsidP="00DC1084">
            <w:pPr>
              <w:pStyle w:val="TABLE-cell"/>
              <w:rPr>
                <w:lang w:val="en-US"/>
              </w:rPr>
            </w:pPr>
            <w:r w:rsidRPr="001C220C">
              <w:rPr>
                <w:lang w:val="en-US"/>
              </w:rPr>
              <w:t>Oxidizing Agent from RustItAll</w:t>
            </w:r>
          </w:p>
        </w:tc>
        <w:tc>
          <w:tcPr>
            <w:tcW w:w="1319" w:type="dxa"/>
          </w:tcPr>
          <w:p w14:paraId="2A17746E" w14:textId="77777777" w:rsidR="00212C8F" w:rsidRPr="001C220C" w:rsidRDefault="00212C8F" w:rsidP="00DC1084">
            <w:pPr>
              <w:pStyle w:val="TABLE-cell"/>
              <w:rPr>
                <w:lang w:val="en-US"/>
              </w:rPr>
            </w:pPr>
            <w:r w:rsidRPr="001C220C">
              <w:rPr>
                <w:lang w:val="en-US"/>
              </w:rPr>
              <w:t>General purpose 20 mil wrap</w:t>
            </w:r>
          </w:p>
        </w:tc>
      </w:tr>
      <w:tr w:rsidR="00212C8F" w:rsidRPr="001C220C" w14:paraId="0C7C076C" w14:textId="77777777" w:rsidTr="00B60488">
        <w:trPr>
          <w:cantSplit/>
          <w:jc w:val="center"/>
        </w:trPr>
        <w:tc>
          <w:tcPr>
            <w:tcW w:w="1269" w:type="dxa"/>
          </w:tcPr>
          <w:p w14:paraId="371B0F2F" w14:textId="77777777" w:rsidR="00212C8F" w:rsidRPr="001C220C" w:rsidRDefault="00212C8F" w:rsidP="00DC1084">
            <w:pPr>
              <w:pStyle w:val="TABLE-cell"/>
              <w:rPr>
                <w:lang w:val="en-US"/>
              </w:rPr>
            </w:pPr>
            <w:ins w:id="6036" w:author="Dennis Brandl" w:date="2015-08-17T10:51:00Z">
              <w:r>
                <w:rPr>
                  <w:lang w:val="en-US"/>
                </w:rPr>
                <w:t xml:space="preserve">Hierarchy </w:t>
              </w:r>
            </w:ins>
            <w:r>
              <w:rPr>
                <w:lang w:val="en-US"/>
              </w:rPr>
              <w:t>s</w:t>
            </w:r>
            <w:ins w:id="6037" w:author="Dennis Brandl" w:date="2015-08-17T10:51:00Z">
              <w:r>
                <w:rPr>
                  <w:lang w:val="en-US"/>
                </w:rPr>
                <w:t>cope</w:t>
              </w:r>
            </w:ins>
          </w:p>
        </w:tc>
        <w:tc>
          <w:tcPr>
            <w:tcW w:w="2880" w:type="dxa"/>
          </w:tcPr>
          <w:p w14:paraId="24223D64" w14:textId="77777777" w:rsidR="00212C8F" w:rsidRPr="001C220C" w:rsidRDefault="00212C8F" w:rsidP="00DC1084">
            <w:pPr>
              <w:pStyle w:val="TABLE-cell"/>
              <w:rPr>
                <w:ins w:id="6038" w:author="Dennis Brandl" w:date="2015-08-17T10:51:00Z"/>
                <w:lang w:val="en-US"/>
              </w:rPr>
            </w:pPr>
            <w:ins w:id="6039" w:author="Dennis Brandl" w:date="2015-08-17T10:51:00Z">
              <w:r w:rsidRPr="001C220C">
                <w:rPr>
                  <w:lang w:val="en-US"/>
                </w:rPr>
                <w:t xml:space="preserve">Identifies where the exchanged information fits within the role based equipment hierarchy. </w:t>
              </w:r>
            </w:ins>
          </w:p>
          <w:p w14:paraId="5099EB76" w14:textId="77777777" w:rsidR="00212C8F" w:rsidRDefault="00212C8F" w:rsidP="00DC1084">
            <w:pPr>
              <w:pStyle w:val="TABLE-cell"/>
              <w:rPr>
                <w:lang w:val="en-US"/>
              </w:rPr>
            </w:pPr>
            <w:ins w:id="6040" w:author="Dennis Brandl" w:date="2015-08-17T10:51:00Z">
              <w:r w:rsidRPr="001C220C">
                <w:rPr>
                  <w:lang w:val="en-US"/>
                </w:rPr>
                <w:t xml:space="preserve">Optionally defines the scope of the </w:t>
              </w:r>
              <w:r w:rsidRPr="009F0825">
                <w:rPr>
                  <w:i/>
                  <w:lang w:val="en-US"/>
                </w:rPr>
                <w:t>material definition</w:t>
              </w:r>
              <w:r w:rsidRPr="001C220C">
                <w:rPr>
                  <w:lang w:val="en-US"/>
                </w:rPr>
                <w:t>, such as the site or area it is defined for.</w:t>
              </w:r>
            </w:ins>
          </w:p>
        </w:tc>
        <w:tc>
          <w:tcPr>
            <w:tcW w:w="1148" w:type="dxa"/>
          </w:tcPr>
          <w:p w14:paraId="3BEAE84E" w14:textId="77777777" w:rsidR="00212C8F" w:rsidRPr="001C220C" w:rsidRDefault="00212C8F" w:rsidP="00DC1084">
            <w:pPr>
              <w:pStyle w:val="TABLE-cell"/>
              <w:rPr>
                <w:lang w:val="en-US"/>
              </w:rPr>
            </w:pPr>
            <w:ins w:id="6041" w:author="Dennis Brandl" w:date="2015-08-17T10:51:00Z">
              <w:r w:rsidRPr="001C220C">
                <w:rPr>
                  <w:lang w:val="en-US"/>
                </w:rPr>
                <w:t>South Shore (Site) / Work Line (Area)</w:t>
              </w:r>
            </w:ins>
          </w:p>
        </w:tc>
        <w:tc>
          <w:tcPr>
            <w:tcW w:w="1350" w:type="dxa"/>
          </w:tcPr>
          <w:p w14:paraId="3DDEDB64" w14:textId="77777777" w:rsidR="00212C8F" w:rsidRPr="001C220C" w:rsidRDefault="00212C8F" w:rsidP="00DC1084">
            <w:pPr>
              <w:pStyle w:val="TABLE-cell"/>
              <w:rPr>
                <w:lang w:val="en-US"/>
              </w:rPr>
            </w:pPr>
            <w:ins w:id="6042" w:author="Dennis Brandl" w:date="2015-08-17T10:51:00Z">
              <w:r w:rsidRPr="001C220C">
                <w:rPr>
                  <w:lang w:val="en-US"/>
                </w:rPr>
                <w:t>South Shore (SITE) / Packaging (Area)</w:t>
              </w:r>
            </w:ins>
          </w:p>
        </w:tc>
        <w:tc>
          <w:tcPr>
            <w:tcW w:w="1080" w:type="dxa"/>
          </w:tcPr>
          <w:p w14:paraId="29936A1D" w14:textId="77777777" w:rsidR="00212C8F" w:rsidRPr="001C220C" w:rsidRDefault="00212C8F" w:rsidP="00DC1084">
            <w:pPr>
              <w:pStyle w:val="TABLE-cell"/>
              <w:rPr>
                <w:lang w:val="en-US"/>
              </w:rPr>
            </w:pPr>
            <w:ins w:id="6043" w:author="Dennis Brandl" w:date="2015-08-17T10:51:00Z">
              <w:r w:rsidRPr="001C220C">
                <w:rPr>
                  <w:lang w:val="en-US"/>
                </w:rPr>
                <w:t>Mixer Sample Port (Work Unit)</w:t>
              </w:r>
            </w:ins>
          </w:p>
        </w:tc>
        <w:tc>
          <w:tcPr>
            <w:tcW w:w="1319" w:type="dxa"/>
          </w:tcPr>
          <w:p w14:paraId="175AABC3" w14:textId="77777777" w:rsidR="00212C8F" w:rsidRPr="001C220C" w:rsidRDefault="00212C8F" w:rsidP="00DC1084">
            <w:pPr>
              <w:pStyle w:val="TABLE-cell"/>
              <w:rPr>
                <w:lang w:val="en-US"/>
              </w:rPr>
            </w:pPr>
            <w:ins w:id="6044" w:author="Dennis Brandl" w:date="2015-08-17T10:51:00Z">
              <w:r w:rsidRPr="001C220C">
                <w:rPr>
                  <w:lang w:val="en-US"/>
                </w:rPr>
                <w:t>Receiving dock (Work Center)</w:t>
              </w:r>
            </w:ins>
          </w:p>
        </w:tc>
      </w:tr>
      <w:tr w:rsidR="00BA69EE" w:rsidRPr="009042FD" w14:paraId="4030DD15" w14:textId="77777777" w:rsidTr="00600813">
        <w:trPr>
          <w:cantSplit/>
          <w:jc w:val="center"/>
          <w:ins w:id="6045" w:author="Charles Gifford" w:date="2016-01-11T12:40:00Z"/>
        </w:trPr>
        <w:tc>
          <w:tcPr>
            <w:tcW w:w="1269" w:type="dxa"/>
            <w:tcBorders>
              <w:top w:val="single" w:sz="4" w:space="0" w:color="000000"/>
              <w:left w:val="single" w:sz="4" w:space="0" w:color="000000"/>
              <w:bottom w:val="single" w:sz="4" w:space="0" w:color="000000"/>
              <w:right w:val="single" w:sz="4" w:space="0" w:color="000000"/>
            </w:tcBorders>
          </w:tcPr>
          <w:p w14:paraId="0D357AD3" w14:textId="01F1707E" w:rsidR="00BA69EE" w:rsidRPr="009042FD" w:rsidRDefault="00BA69EE" w:rsidP="00DC1084">
            <w:pPr>
              <w:pStyle w:val="TABLE-cell"/>
              <w:rPr>
                <w:ins w:id="6046" w:author="Charles Gifford" w:date="2016-01-11T12:40:00Z"/>
              </w:rPr>
            </w:pPr>
            <w:ins w:id="6047" w:author="Charles Gifford" w:date="2017-03-17T19:31:00Z">
              <w:r>
                <w:t>Spatial definition</w:t>
              </w:r>
            </w:ins>
          </w:p>
          <w:p w14:paraId="57B5BA28" w14:textId="77777777" w:rsidR="00BA69EE" w:rsidRPr="009042FD" w:rsidRDefault="00BA69EE" w:rsidP="00DC1084">
            <w:pPr>
              <w:pStyle w:val="TABLE-cell"/>
              <w:rPr>
                <w:ins w:id="6048" w:author="Charles Gifford" w:date="2016-01-11T12:40:00Z"/>
                <w:lang w:val="en-US"/>
              </w:rPr>
            </w:pPr>
          </w:p>
        </w:tc>
        <w:tc>
          <w:tcPr>
            <w:tcW w:w="2880" w:type="dxa"/>
            <w:tcBorders>
              <w:top w:val="single" w:sz="4" w:space="0" w:color="000000"/>
              <w:left w:val="single" w:sz="4" w:space="0" w:color="000000"/>
              <w:bottom w:val="single" w:sz="4" w:space="0" w:color="000000"/>
              <w:right w:val="single" w:sz="4" w:space="0" w:color="000000"/>
            </w:tcBorders>
          </w:tcPr>
          <w:p w14:paraId="71B371A3" w14:textId="0E8A968D" w:rsidR="00BA69EE" w:rsidRPr="009042FD" w:rsidRDefault="00BA69EE" w:rsidP="00DC1084">
            <w:pPr>
              <w:pStyle w:val="TABLE-cell"/>
              <w:rPr>
                <w:ins w:id="6049" w:author="Charles Gifford" w:date="2016-01-11T12:40:00Z"/>
                <w:lang w:val="en-US"/>
              </w:rPr>
            </w:pPr>
            <w:ins w:id="6050" w:author="Charles Gifford" w:date="2017-03-17T20:06:00Z">
              <w:r>
                <w:t>Spatially defines the</w:t>
              </w:r>
            </w:ins>
            <w:ins w:id="6051" w:author="Charles Gifford" w:date="2017-03-17T20:10:00Z">
              <w:r>
                <w:t xml:space="preserve"> </w:t>
              </w:r>
              <w:r w:rsidRPr="00600813">
                <w:rPr>
                  <w:i/>
                </w:rPr>
                <w:t>material definition</w:t>
              </w:r>
            </w:ins>
            <w:ins w:id="6052" w:author="Charles Gifford" w:date="2017-03-17T20:06:00Z">
              <w:r w:rsidRPr="00600813">
                <w:rPr>
                  <w:i/>
                </w:rPr>
                <w:t xml:space="preserve"> </w:t>
              </w:r>
              <w:r w:rsidRPr="00816C32">
                <w:t>as a 0-dimensional point, 1-dimensional line, or 2-dimensional shape or 3-dimensional solid,</w:t>
              </w:r>
            </w:ins>
          </w:p>
        </w:tc>
        <w:tc>
          <w:tcPr>
            <w:tcW w:w="1148" w:type="dxa"/>
          </w:tcPr>
          <w:p w14:paraId="0C1B63A4" w14:textId="2567052D" w:rsidR="00BA69EE" w:rsidRPr="009042FD" w:rsidRDefault="00BA69EE" w:rsidP="00DC1084">
            <w:pPr>
              <w:pStyle w:val="TABLE-cell"/>
              <w:rPr>
                <w:ins w:id="6053" w:author="Charles Gifford" w:date="2016-01-11T12:40:00Z"/>
                <w:lang w:val="en-US"/>
              </w:rPr>
            </w:pPr>
            <w:ins w:id="6054" w:author="Charles Gifford" w:date="2017-03-17T21:07:00Z">
              <w:r>
                <w:rPr>
                  <w:lang w:val="en-US"/>
                </w:rPr>
                <w:t xml:space="preserve"> </w:t>
              </w:r>
              <w:r w:rsidRPr="00E32145">
                <w:rPr>
                  <w:lang w:val="en-US"/>
                </w:rPr>
                <w:t xml:space="preserve"> / / WKT / POLYGON ( ( -646.99 676.18, -645.14 683.09, -646.99 676.18 ) )</w:t>
              </w:r>
            </w:ins>
          </w:p>
        </w:tc>
        <w:tc>
          <w:tcPr>
            <w:tcW w:w="1350" w:type="dxa"/>
          </w:tcPr>
          <w:p w14:paraId="11CA53F0" w14:textId="0D745613" w:rsidR="00BA69EE" w:rsidRPr="009042FD" w:rsidRDefault="00BA69EE" w:rsidP="00DC1084">
            <w:pPr>
              <w:pStyle w:val="TABLE-cell"/>
              <w:rPr>
                <w:ins w:id="6055" w:author="Charles Gifford" w:date="2016-01-11T12:40:00Z"/>
                <w:lang w:val="en-US"/>
              </w:rPr>
            </w:pPr>
            <w:ins w:id="6056" w:author="Charles Gifford" w:date="2017-03-17T21:07:00Z">
              <w:r>
                <w:rPr>
                  <w:lang w:val="en-US"/>
                </w:rPr>
                <w:t xml:space="preserve"> </w:t>
              </w:r>
              <w:r w:rsidRPr="00E32145">
                <w:rPr>
                  <w:lang w:val="en-US"/>
                </w:rPr>
                <w:t xml:space="preserve"> / / WKT / POLYGON ( ( -646.99 676.18, -645.14 683.09, -646.99 676.18 ) )</w:t>
              </w:r>
            </w:ins>
          </w:p>
        </w:tc>
        <w:tc>
          <w:tcPr>
            <w:tcW w:w="1080" w:type="dxa"/>
          </w:tcPr>
          <w:p w14:paraId="1A02CAFF" w14:textId="5F8F182E" w:rsidR="00BA69EE" w:rsidRPr="009042FD" w:rsidRDefault="00BA69EE" w:rsidP="00DC1084">
            <w:pPr>
              <w:pStyle w:val="TABLE-cell"/>
              <w:rPr>
                <w:ins w:id="6057" w:author="Charles Gifford" w:date="2016-01-11T12:40:00Z"/>
                <w:lang w:val="en-US"/>
              </w:rPr>
            </w:pPr>
            <w:ins w:id="6058" w:author="Charles Gifford" w:date="2017-03-17T21:07:00Z">
              <w:r>
                <w:rPr>
                  <w:lang w:val="en-US"/>
                </w:rPr>
                <w:t xml:space="preserve"> </w:t>
              </w:r>
              <w:r w:rsidRPr="00E32145">
                <w:rPr>
                  <w:lang w:val="en-US"/>
                </w:rPr>
                <w:t xml:space="preserve"> / / WKT / POLYGON ( ( -646.99 676.18, -645.14 683.09, -646.99 676.18 ) )</w:t>
              </w:r>
            </w:ins>
          </w:p>
        </w:tc>
        <w:tc>
          <w:tcPr>
            <w:tcW w:w="1319" w:type="dxa"/>
          </w:tcPr>
          <w:p w14:paraId="783263F0" w14:textId="4A99EF8D" w:rsidR="00BA69EE" w:rsidRPr="009042FD" w:rsidRDefault="00BA69EE" w:rsidP="00DC1084">
            <w:pPr>
              <w:pStyle w:val="TABLE-cell"/>
              <w:rPr>
                <w:ins w:id="6059" w:author="Charles Gifford" w:date="2016-01-11T12:40:00Z"/>
                <w:lang w:val="en-US"/>
              </w:rPr>
            </w:pPr>
            <w:ins w:id="6060" w:author="Charles Gifford" w:date="2017-03-17T21:07:00Z">
              <w:r>
                <w:rPr>
                  <w:lang w:val="en-US"/>
                </w:rPr>
                <w:t xml:space="preserve"> </w:t>
              </w:r>
              <w:r w:rsidRPr="00E32145">
                <w:rPr>
                  <w:lang w:val="en-US"/>
                </w:rPr>
                <w:t xml:space="preserve"> / / WKT / POLYGON ( ( -646.99 676.18, -645.14 683.09, -646.99 676.18 ) )</w:t>
              </w:r>
            </w:ins>
          </w:p>
        </w:tc>
      </w:tr>
      <w:tr w:rsidR="00212C8F" w:rsidRPr="001C220C" w14:paraId="058499B0" w14:textId="77777777" w:rsidTr="00B60488">
        <w:trPr>
          <w:cantSplit/>
          <w:jc w:val="center"/>
        </w:trPr>
        <w:tc>
          <w:tcPr>
            <w:tcW w:w="1269" w:type="dxa"/>
          </w:tcPr>
          <w:p w14:paraId="2D9E41E0" w14:textId="77777777" w:rsidR="00212C8F" w:rsidRPr="001C220C" w:rsidRDefault="00212C8F" w:rsidP="00DC1084">
            <w:pPr>
              <w:pStyle w:val="TABLE-cell"/>
              <w:rPr>
                <w:lang w:val="en-US"/>
              </w:rPr>
            </w:pPr>
            <w:r w:rsidRPr="001C220C">
              <w:rPr>
                <w:lang w:val="en-US"/>
              </w:rPr>
              <w:t xml:space="preserve">Assembly </w:t>
            </w:r>
            <w:r>
              <w:rPr>
                <w:lang w:val="en-US"/>
              </w:rPr>
              <w:t>t</w:t>
            </w:r>
            <w:r w:rsidRPr="001C220C">
              <w:rPr>
                <w:lang w:val="en-US"/>
              </w:rPr>
              <w:t>ype</w:t>
            </w:r>
          </w:p>
        </w:tc>
        <w:tc>
          <w:tcPr>
            <w:tcW w:w="2880" w:type="dxa"/>
          </w:tcPr>
          <w:p w14:paraId="2B5200A6" w14:textId="77777777" w:rsidR="00212C8F" w:rsidRPr="001C220C" w:rsidRDefault="00212C8F" w:rsidP="00DC1084">
            <w:pPr>
              <w:pStyle w:val="TABLE-cell"/>
              <w:rPr>
                <w:lang w:val="en-US"/>
              </w:rPr>
            </w:pPr>
            <w:r>
              <w:rPr>
                <w:lang w:val="en-US"/>
              </w:rPr>
              <w:t xml:space="preserve">Optional: </w:t>
            </w:r>
            <w:r w:rsidRPr="001C220C">
              <w:rPr>
                <w:lang w:val="en-US"/>
              </w:rPr>
              <w:t>Defines the type of the assembly. The defined types are:</w:t>
            </w:r>
          </w:p>
          <w:p w14:paraId="03EFA4B8" w14:textId="77777777" w:rsidR="00212C8F" w:rsidRPr="001C220C" w:rsidRDefault="00212C8F" w:rsidP="00DC1084">
            <w:pPr>
              <w:pStyle w:val="TABLE-cell"/>
              <w:rPr>
                <w:lang w:val="en-US"/>
              </w:rPr>
            </w:pPr>
            <w:r w:rsidRPr="001C220C">
              <w:rPr>
                <w:lang w:val="en-US"/>
              </w:rPr>
              <w:t xml:space="preserve">Physical – The components of the assembly are physically connected or in the same area. </w:t>
            </w:r>
          </w:p>
          <w:p w14:paraId="1B8ED41A" w14:textId="77777777" w:rsidR="00212C8F" w:rsidRPr="001C220C" w:rsidRDefault="00212C8F" w:rsidP="00DC1084">
            <w:pPr>
              <w:pStyle w:val="TABLE-cell"/>
              <w:rPr>
                <w:lang w:val="en-US"/>
              </w:rPr>
            </w:pPr>
            <w:r w:rsidRPr="001C220C">
              <w:rPr>
                <w:lang w:val="en-US"/>
              </w:rPr>
              <w:t xml:space="preserve">Logical – The components of the assembly are not necessarily physically connected or in the same area. </w:t>
            </w:r>
          </w:p>
        </w:tc>
        <w:tc>
          <w:tcPr>
            <w:tcW w:w="1148" w:type="dxa"/>
          </w:tcPr>
          <w:p w14:paraId="516BB832" w14:textId="77777777" w:rsidR="00212C8F" w:rsidRPr="001C220C" w:rsidRDefault="00212C8F" w:rsidP="00DC1084">
            <w:pPr>
              <w:pStyle w:val="TABLE-cell"/>
              <w:rPr>
                <w:lang w:val="en-US"/>
              </w:rPr>
            </w:pPr>
            <w:r w:rsidRPr="001C220C">
              <w:rPr>
                <w:lang w:val="en-US"/>
              </w:rPr>
              <w:t>Physical</w:t>
            </w:r>
          </w:p>
        </w:tc>
        <w:tc>
          <w:tcPr>
            <w:tcW w:w="1350" w:type="dxa"/>
          </w:tcPr>
          <w:p w14:paraId="2C862C55" w14:textId="77777777" w:rsidR="00212C8F" w:rsidRPr="001C220C" w:rsidRDefault="00212C8F" w:rsidP="00DC1084">
            <w:pPr>
              <w:pStyle w:val="TABLE-cell"/>
              <w:rPr>
                <w:lang w:val="en-US"/>
              </w:rPr>
            </w:pPr>
            <w:r w:rsidRPr="001C220C">
              <w:rPr>
                <w:lang w:val="en-US"/>
              </w:rPr>
              <w:t>Physical</w:t>
            </w:r>
          </w:p>
        </w:tc>
        <w:tc>
          <w:tcPr>
            <w:tcW w:w="1080" w:type="dxa"/>
          </w:tcPr>
          <w:p w14:paraId="325F8E60" w14:textId="77777777" w:rsidR="00212C8F" w:rsidRPr="001C220C" w:rsidRDefault="00212C8F" w:rsidP="00DC1084">
            <w:pPr>
              <w:pStyle w:val="TABLE-cell"/>
              <w:rPr>
                <w:lang w:val="en-US"/>
              </w:rPr>
            </w:pPr>
            <w:r w:rsidRPr="001C220C">
              <w:rPr>
                <w:lang w:val="en-US"/>
              </w:rPr>
              <w:t>Logical</w:t>
            </w:r>
          </w:p>
        </w:tc>
        <w:tc>
          <w:tcPr>
            <w:tcW w:w="1319" w:type="dxa"/>
          </w:tcPr>
          <w:p w14:paraId="16E5B605" w14:textId="77777777" w:rsidR="00212C8F" w:rsidRPr="001C220C" w:rsidRDefault="00212C8F" w:rsidP="00DC1084">
            <w:pPr>
              <w:pStyle w:val="TABLE-cell"/>
              <w:rPr>
                <w:lang w:val="en-US"/>
              </w:rPr>
            </w:pPr>
            <w:r w:rsidRPr="001C220C">
              <w:rPr>
                <w:lang w:val="en-US"/>
              </w:rPr>
              <w:t>Physical</w:t>
            </w:r>
          </w:p>
        </w:tc>
      </w:tr>
      <w:tr w:rsidR="00212C8F" w:rsidRPr="001C220C" w14:paraId="2FC0438B" w14:textId="77777777" w:rsidTr="00B60488">
        <w:trPr>
          <w:cantSplit/>
          <w:jc w:val="center"/>
        </w:trPr>
        <w:tc>
          <w:tcPr>
            <w:tcW w:w="1269" w:type="dxa"/>
          </w:tcPr>
          <w:p w14:paraId="4B08AD6F" w14:textId="77777777" w:rsidR="00212C8F" w:rsidRPr="001C220C" w:rsidRDefault="00212C8F" w:rsidP="00DC1084">
            <w:pPr>
              <w:pStyle w:val="TABLE-cell"/>
              <w:rPr>
                <w:lang w:val="en-US"/>
              </w:rPr>
            </w:pPr>
            <w:r w:rsidRPr="001C220C">
              <w:rPr>
                <w:lang w:val="en-US"/>
              </w:rPr>
              <w:t xml:space="preserve">Assembly </w:t>
            </w:r>
            <w:r>
              <w:rPr>
                <w:lang w:val="en-US"/>
              </w:rPr>
              <w:t>r</w:t>
            </w:r>
            <w:r w:rsidRPr="001C220C">
              <w:rPr>
                <w:lang w:val="en-US"/>
              </w:rPr>
              <w:t>elationship</w:t>
            </w:r>
          </w:p>
        </w:tc>
        <w:tc>
          <w:tcPr>
            <w:tcW w:w="2880" w:type="dxa"/>
          </w:tcPr>
          <w:p w14:paraId="26F25384" w14:textId="77777777" w:rsidR="00212C8F" w:rsidRPr="001C220C" w:rsidRDefault="00212C8F" w:rsidP="00DC1084">
            <w:pPr>
              <w:pStyle w:val="TABLE-cell"/>
              <w:rPr>
                <w:lang w:val="en-US"/>
              </w:rPr>
            </w:pPr>
            <w:r>
              <w:rPr>
                <w:lang w:val="en-US"/>
              </w:rPr>
              <w:t xml:space="preserve">Optional: </w:t>
            </w:r>
            <w:r w:rsidRPr="001C220C">
              <w:rPr>
                <w:lang w:val="en-US"/>
              </w:rPr>
              <w:t>Defines the type of the relationships. The defined types are:</w:t>
            </w:r>
          </w:p>
          <w:p w14:paraId="397AC0C7" w14:textId="77777777" w:rsidR="00212C8F" w:rsidRPr="001C220C" w:rsidRDefault="00212C8F" w:rsidP="00DC1084">
            <w:pPr>
              <w:pStyle w:val="TABLE-cell"/>
              <w:rPr>
                <w:lang w:val="en-US"/>
              </w:rPr>
            </w:pPr>
            <w:r w:rsidRPr="001C220C">
              <w:rPr>
                <w:lang w:val="en-US"/>
              </w:rPr>
              <w:t xml:space="preserve">Permanent – An assembly that is not intended to be split during the production process. </w:t>
            </w:r>
          </w:p>
          <w:p w14:paraId="35425342" w14:textId="77777777" w:rsidR="00212C8F" w:rsidRPr="001C220C" w:rsidRDefault="00212C8F" w:rsidP="00DC1084">
            <w:pPr>
              <w:pStyle w:val="TABLE-cell"/>
              <w:rPr>
                <w:lang w:val="en-US"/>
              </w:rPr>
            </w:pPr>
            <w:r w:rsidRPr="001C220C">
              <w:rPr>
                <w:lang w:val="en-US"/>
              </w:rPr>
              <w:t>Transient – A temporary assembly using during production, such as a pallet of diff</w:t>
            </w:r>
            <w:r>
              <w:rPr>
                <w:lang w:val="en-US"/>
              </w:rPr>
              <w:t>erent materials or a batch kit.</w:t>
            </w:r>
          </w:p>
        </w:tc>
        <w:tc>
          <w:tcPr>
            <w:tcW w:w="1148" w:type="dxa"/>
          </w:tcPr>
          <w:p w14:paraId="4C80D0F6" w14:textId="77777777" w:rsidR="00212C8F" w:rsidRPr="001C220C" w:rsidRDefault="00212C8F" w:rsidP="00DC1084">
            <w:pPr>
              <w:pStyle w:val="TABLE-cell"/>
              <w:rPr>
                <w:lang w:val="en-US"/>
              </w:rPr>
            </w:pPr>
            <w:r w:rsidRPr="001C220C">
              <w:rPr>
                <w:lang w:val="en-US"/>
              </w:rPr>
              <w:t>Permanent</w:t>
            </w:r>
          </w:p>
        </w:tc>
        <w:tc>
          <w:tcPr>
            <w:tcW w:w="1350" w:type="dxa"/>
          </w:tcPr>
          <w:p w14:paraId="04DD39DF" w14:textId="77777777" w:rsidR="00212C8F" w:rsidRPr="001C220C" w:rsidRDefault="00212C8F" w:rsidP="00DC1084">
            <w:pPr>
              <w:pStyle w:val="TABLE-cell"/>
              <w:rPr>
                <w:lang w:val="en-US"/>
              </w:rPr>
            </w:pPr>
            <w:r w:rsidRPr="001C220C">
              <w:rPr>
                <w:lang w:val="en-US"/>
              </w:rPr>
              <w:t>Transient</w:t>
            </w:r>
          </w:p>
        </w:tc>
        <w:tc>
          <w:tcPr>
            <w:tcW w:w="1080" w:type="dxa"/>
          </w:tcPr>
          <w:p w14:paraId="3601E4F2" w14:textId="77777777" w:rsidR="00212C8F" w:rsidRPr="001C220C" w:rsidRDefault="00212C8F" w:rsidP="00DC1084">
            <w:pPr>
              <w:pStyle w:val="TABLE-cell"/>
              <w:rPr>
                <w:lang w:val="en-US"/>
              </w:rPr>
            </w:pPr>
            <w:r w:rsidRPr="001C220C">
              <w:rPr>
                <w:lang w:val="en-US"/>
              </w:rPr>
              <w:t>Permanent</w:t>
            </w:r>
          </w:p>
        </w:tc>
        <w:tc>
          <w:tcPr>
            <w:tcW w:w="1319" w:type="dxa"/>
          </w:tcPr>
          <w:p w14:paraId="01B8F5F4" w14:textId="77777777" w:rsidR="00212C8F" w:rsidRPr="001C220C" w:rsidRDefault="00212C8F" w:rsidP="00DC1084">
            <w:pPr>
              <w:pStyle w:val="TABLE-cell"/>
              <w:rPr>
                <w:lang w:val="en-US"/>
              </w:rPr>
            </w:pPr>
            <w:r w:rsidRPr="001C220C">
              <w:rPr>
                <w:lang w:val="en-US"/>
              </w:rPr>
              <w:t>Transient</w:t>
            </w:r>
          </w:p>
        </w:tc>
      </w:tr>
    </w:tbl>
    <w:p w14:paraId="7DEC0449" w14:textId="77777777" w:rsidR="00212C8F" w:rsidRPr="00212C8F" w:rsidRDefault="00212C8F" w:rsidP="00212C8F"/>
    <w:p w14:paraId="626D5EBA" w14:textId="77777777" w:rsidR="00735A79" w:rsidRPr="001C220C" w:rsidRDefault="00735A79" w:rsidP="00F00AEF">
      <w:pPr>
        <w:pStyle w:val="PARAGRAPH"/>
        <w:rPr>
          <w:lang w:val="en-US"/>
        </w:rPr>
      </w:pPr>
      <w:r>
        <w:rPr>
          <w:lang w:val="en-US"/>
        </w:rPr>
        <w:t xml:space="preserve">A </w:t>
      </w:r>
      <w:r w:rsidR="003C1B3D" w:rsidRPr="003C1B3D">
        <w:rPr>
          <w:i/>
          <w:lang w:val="en-US"/>
        </w:rPr>
        <w:t>material definition</w:t>
      </w:r>
      <w:r w:rsidR="003C1B3D">
        <w:rPr>
          <w:lang w:val="en-US"/>
        </w:rPr>
        <w:t xml:space="preserve"> may be defined as containing an assembly of </w:t>
      </w:r>
      <w:r w:rsidR="003C1B3D" w:rsidRPr="003C1B3D">
        <w:rPr>
          <w:i/>
          <w:lang w:val="en-US"/>
        </w:rPr>
        <w:t>material definitions</w:t>
      </w:r>
      <w:r w:rsidR="003C1B3D">
        <w:rPr>
          <w:lang w:val="en-US"/>
        </w:rPr>
        <w:t xml:space="preserve"> and as part of an assembly of </w:t>
      </w:r>
      <w:r w:rsidR="003C1B3D" w:rsidRPr="003C1B3D">
        <w:rPr>
          <w:i/>
          <w:lang w:val="en-US"/>
        </w:rPr>
        <w:t>material definitions:</w:t>
      </w:r>
      <w:r w:rsidRPr="001C220C">
        <w:rPr>
          <w:lang w:val="en-US"/>
        </w:rPr>
        <w:t xml:space="preserve"> </w:t>
      </w:r>
    </w:p>
    <w:p w14:paraId="18D7E94D" w14:textId="77777777" w:rsidR="00735A79" w:rsidRPr="001C220C" w:rsidRDefault="003C1B3D" w:rsidP="001F24E9">
      <w:pPr>
        <w:numPr>
          <w:ilvl w:val="0"/>
          <w:numId w:val="22"/>
        </w:numPr>
        <w:tabs>
          <w:tab w:val="clear" w:pos="720"/>
        </w:tabs>
        <w:spacing w:before="60" w:after="60"/>
        <w:ind w:left="360"/>
        <w:jc w:val="left"/>
        <w:rPr>
          <w:lang w:val="en-US"/>
        </w:rPr>
      </w:pPr>
      <w:r>
        <w:rPr>
          <w:lang w:val="en-US"/>
        </w:rPr>
        <w:t>A</w:t>
      </w:r>
      <w:r w:rsidRPr="001C220C">
        <w:rPr>
          <w:lang w:val="en-US"/>
        </w:rPr>
        <w:t xml:space="preserve"> </w:t>
      </w:r>
      <w:r w:rsidRPr="003C1B3D">
        <w:rPr>
          <w:i/>
          <w:lang w:val="en-US"/>
        </w:rPr>
        <w:t>material definition</w:t>
      </w:r>
      <w:r w:rsidRPr="001C220C">
        <w:rPr>
          <w:lang w:val="en-US"/>
        </w:rPr>
        <w:t xml:space="preserve"> may </w:t>
      </w:r>
      <w:r>
        <w:rPr>
          <w:lang w:val="en-US"/>
        </w:rPr>
        <w:t xml:space="preserve">define an assembly of </w:t>
      </w:r>
      <w:r w:rsidRPr="001C220C">
        <w:rPr>
          <w:lang w:val="en-US"/>
        </w:rPr>
        <w:t xml:space="preserve">zero or </w:t>
      </w:r>
      <w:r>
        <w:rPr>
          <w:lang w:val="en-US"/>
        </w:rPr>
        <w:t>more</w:t>
      </w:r>
      <w:r w:rsidRPr="001C220C">
        <w:rPr>
          <w:lang w:val="en-US"/>
        </w:rPr>
        <w:t xml:space="preserve"> </w:t>
      </w:r>
      <w:r w:rsidRPr="003C1B3D">
        <w:rPr>
          <w:i/>
          <w:lang w:val="en-US"/>
        </w:rPr>
        <w:t>material definitions</w:t>
      </w:r>
      <w:r>
        <w:rPr>
          <w:lang w:val="en-US"/>
        </w:rPr>
        <w:t xml:space="preserve">. </w:t>
      </w:r>
    </w:p>
    <w:p w14:paraId="2E1DFFBF" w14:textId="77777777" w:rsidR="00735A79" w:rsidRPr="001C220C" w:rsidRDefault="003C1B3D" w:rsidP="001F24E9">
      <w:pPr>
        <w:numPr>
          <w:ilvl w:val="0"/>
          <w:numId w:val="22"/>
        </w:numPr>
        <w:tabs>
          <w:tab w:val="clear" w:pos="720"/>
        </w:tabs>
        <w:spacing w:before="60" w:after="60"/>
        <w:ind w:left="360"/>
        <w:jc w:val="left"/>
        <w:rPr>
          <w:lang w:val="en-US"/>
        </w:rPr>
      </w:pPr>
      <w:r>
        <w:rPr>
          <w:lang w:val="en-US"/>
        </w:rPr>
        <w:t>A</w:t>
      </w:r>
      <w:r w:rsidRPr="001C220C">
        <w:rPr>
          <w:lang w:val="en-US"/>
        </w:rPr>
        <w:t xml:space="preserve"> </w:t>
      </w:r>
      <w:r w:rsidRPr="003C1B3D">
        <w:rPr>
          <w:i/>
          <w:lang w:val="en-US"/>
        </w:rPr>
        <w:t>material definition</w:t>
      </w:r>
      <w:r w:rsidRPr="001C220C">
        <w:rPr>
          <w:lang w:val="en-US"/>
        </w:rPr>
        <w:t xml:space="preserve"> may be </w:t>
      </w:r>
      <w:r>
        <w:rPr>
          <w:lang w:val="en-US"/>
        </w:rPr>
        <w:t>an assembly element of zero or more</w:t>
      </w:r>
      <w:r w:rsidRPr="001C220C">
        <w:rPr>
          <w:lang w:val="en-US"/>
        </w:rPr>
        <w:t xml:space="preserve"> </w:t>
      </w:r>
      <w:r w:rsidRPr="003C1B3D">
        <w:rPr>
          <w:i/>
          <w:lang w:val="en-US"/>
        </w:rPr>
        <w:t>material definitions</w:t>
      </w:r>
      <w:r>
        <w:rPr>
          <w:lang w:val="en-US"/>
        </w:rPr>
        <w:t xml:space="preserve">. </w:t>
      </w:r>
    </w:p>
    <w:p w14:paraId="4FE914E2" w14:textId="77777777" w:rsidR="00735A79" w:rsidRDefault="003C1B3D" w:rsidP="001F24E9">
      <w:pPr>
        <w:numPr>
          <w:ilvl w:val="0"/>
          <w:numId w:val="22"/>
        </w:numPr>
        <w:tabs>
          <w:tab w:val="clear" w:pos="720"/>
        </w:tabs>
        <w:ind w:left="360"/>
        <w:rPr>
          <w:lang w:val="en-US"/>
        </w:rPr>
      </w:pPr>
      <w:r>
        <w:rPr>
          <w:lang w:val="en-US"/>
        </w:rPr>
        <w:t>An assembly</w:t>
      </w:r>
      <w:r w:rsidRPr="001C220C">
        <w:rPr>
          <w:lang w:val="en-US"/>
        </w:rPr>
        <w:t xml:space="preserve"> may </w:t>
      </w:r>
      <w:r>
        <w:rPr>
          <w:lang w:val="en-US"/>
        </w:rPr>
        <w:t xml:space="preserve">be </w:t>
      </w:r>
      <w:r w:rsidRPr="001C220C">
        <w:rPr>
          <w:lang w:val="en-US"/>
        </w:rPr>
        <w:t>define</w:t>
      </w:r>
      <w:r>
        <w:rPr>
          <w:lang w:val="en-US"/>
        </w:rPr>
        <w:t>d</w:t>
      </w:r>
      <w:r w:rsidRPr="001C220C">
        <w:rPr>
          <w:lang w:val="en-US"/>
        </w:rPr>
        <w:t xml:space="preserve"> a</w:t>
      </w:r>
      <w:r>
        <w:rPr>
          <w:lang w:val="en-US"/>
        </w:rPr>
        <w:t>s a</w:t>
      </w:r>
      <w:r w:rsidRPr="001C220C">
        <w:rPr>
          <w:lang w:val="en-US"/>
        </w:rPr>
        <w:t xml:space="preserve"> permanent or transient assembly of </w:t>
      </w:r>
      <w:r w:rsidRPr="003C1B3D">
        <w:rPr>
          <w:i/>
          <w:lang w:val="en-US"/>
        </w:rPr>
        <w:t>material definitions</w:t>
      </w:r>
      <w:r w:rsidRPr="001C220C">
        <w:rPr>
          <w:lang w:val="en-US"/>
        </w:rPr>
        <w:t xml:space="preserve">. </w:t>
      </w:r>
    </w:p>
    <w:p w14:paraId="3BD2FB6B" w14:textId="77777777" w:rsidR="000C081A" w:rsidRPr="001C220C" w:rsidRDefault="003C1B3D" w:rsidP="001F24E9">
      <w:pPr>
        <w:numPr>
          <w:ilvl w:val="0"/>
          <w:numId w:val="22"/>
        </w:numPr>
        <w:tabs>
          <w:tab w:val="clear" w:pos="720"/>
        </w:tabs>
        <w:spacing w:before="60" w:after="60"/>
        <w:ind w:left="360"/>
        <w:jc w:val="left"/>
        <w:rPr>
          <w:lang w:val="en-US"/>
        </w:rPr>
      </w:pPr>
      <w:r>
        <w:rPr>
          <w:lang w:val="en-US"/>
        </w:rPr>
        <w:t xml:space="preserve">An assembly </w:t>
      </w:r>
      <w:r w:rsidRPr="001C220C">
        <w:rPr>
          <w:lang w:val="en-US"/>
        </w:rPr>
        <w:t xml:space="preserve">may </w:t>
      </w:r>
      <w:r>
        <w:rPr>
          <w:lang w:val="en-US"/>
        </w:rPr>
        <w:t xml:space="preserve">be </w:t>
      </w:r>
      <w:r w:rsidRPr="001C220C">
        <w:rPr>
          <w:lang w:val="en-US"/>
        </w:rPr>
        <w:t>define</w:t>
      </w:r>
      <w:r>
        <w:rPr>
          <w:lang w:val="en-US"/>
        </w:rPr>
        <w:t>d</w:t>
      </w:r>
      <w:r w:rsidRPr="001C220C">
        <w:rPr>
          <w:lang w:val="en-US"/>
        </w:rPr>
        <w:t xml:space="preserve"> a</w:t>
      </w:r>
      <w:r>
        <w:rPr>
          <w:lang w:val="en-US"/>
        </w:rPr>
        <w:t>s</w:t>
      </w:r>
      <w:r w:rsidRPr="001C220C">
        <w:rPr>
          <w:lang w:val="en-US"/>
        </w:rPr>
        <w:t xml:space="preserve"> physical or a logical assembly of </w:t>
      </w:r>
      <w:r w:rsidRPr="003C1B3D">
        <w:rPr>
          <w:i/>
          <w:lang w:val="en-US"/>
        </w:rPr>
        <w:t>material definitions</w:t>
      </w:r>
      <w:r>
        <w:rPr>
          <w:lang w:val="en-US"/>
        </w:rPr>
        <w:t xml:space="preserve">. </w:t>
      </w:r>
    </w:p>
    <w:p w14:paraId="2803FF21" w14:textId="77777777" w:rsidR="00CB7EC0" w:rsidRPr="001C220C" w:rsidRDefault="00CB7EC0" w:rsidP="003E1075">
      <w:pPr>
        <w:pStyle w:val="Heading3"/>
      </w:pPr>
      <w:bookmarkStart w:id="6061" w:name="_Toc516130343"/>
      <w:bookmarkStart w:id="6062" w:name="_Toc320176924"/>
      <w:r w:rsidRPr="001C220C">
        <w:t>Material definition property</w:t>
      </w:r>
      <w:bookmarkEnd w:id="6061"/>
      <w:bookmarkEnd w:id="6062"/>
    </w:p>
    <w:p w14:paraId="3C5F64DD" w14:textId="77777777" w:rsidR="00E675A3" w:rsidRDefault="009A0FC3">
      <w:pPr>
        <w:pStyle w:val="PARAGRAPH"/>
        <w:rPr>
          <w:lang w:val="en-US"/>
        </w:rPr>
      </w:pPr>
      <w:r w:rsidRPr="001C220C">
        <w:rPr>
          <w:lang w:val="en-US"/>
        </w:rPr>
        <w:t xml:space="preserve">Properties of a </w:t>
      </w:r>
      <w:r w:rsidRPr="00E675A3">
        <w:rPr>
          <w:i/>
          <w:lang w:val="en-US"/>
        </w:rPr>
        <w:t>material definition</w:t>
      </w:r>
      <w:r w:rsidRPr="001C220C">
        <w:rPr>
          <w:lang w:val="en-US"/>
        </w:rPr>
        <w:t xml:space="preserve"> </w:t>
      </w:r>
      <w:r w:rsidR="005D0E97">
        <w:rPr>
          <w:lang w:val="en-US"/>
        </w:rPr>
        <w:t>shall be presented</w:t>
      </w:r>
      <w:r w:rsidRPr="001C220C">
        <w:rPr>
          <w:lang w:val="en-US"/>
        </w:rPr>
        <w:t xml:space="preserve"> as </w:t>
      </w:r>
      <w:r w:rsidRPr="003C1B3D">
        <w:rPr>
          <w:i/>
          <w:lang w:val="en-US"/>
        </w:rPr>
        <w:t>material definition properties</w:t>
      </w:r>
      <w:r w:rsidRPr="001C220C">
        <w:rPr>
          <w:lang w:val="en-US"/>
        </w:rPr>
        <w:t xml:space="preserve">. A </w:t>
      </w:r>
      <w:r w:rsidRPr="003C1B3D">
        <w:rPr>
          <w:i/>
          <w:lang w:val="en-US"/>
        </w:rPr>
        <w:t>material definition</w:t>
      </w:r>
      <w:r w:rsidRPr="001C220C">
        <w:rPr>
          <w:lang w:val="en-US"/>
        </w:rPr>
        <w:t xml:space="preserve"> </w:t>
      </w:r>
      <w:r w:rsidR="00E675A3">
        <w:rPr>
          <w:lang w:val="en-US"/>
        </w:rPr>
        <w:t>may define</w:t>
      </w:r>
      <w:r w:rsidRPr="001C220C">
        <w:rPr>
          <w:lang w:val="en-US"/>
        </w:rPr>
        <w:t xml:space="preserve"> zero or more </w:t>
      </w:r>
      <w:r w:rsidRPr="003C1B3D">
        <w:rPr>
          <w:i/>
          <w:lang w:val="en-US"/>
        </w:rPr>
        <w:t>material definition properties</w:t>
      </w:r>
      <w:r w:rsidRPr="001C220C">
        <w:rPr>
          <w:lang w:val="en-US"/>
        </w:rPr>
        <w:t xml:space="preserve">. </w:t>
      </w:r>
    </w:p>
    <w:p w14:paraId="12F3BA56" w14:textId="7247211E" w:rsidR="00276425" w:rsidRDefault="00276425">
      <w:pPr>
        <w:pStyle w:val="PARAGRAPH"/>
        <w:rPr>
          <w:ins w:id="6063" w:author="Charles Gifford" w:date="2017-03-19T10:34:00Z"/>
          <w:lang w:val="en-US"/>
        </w:rPr>
      </w:pPr>
      <w:ins w:id="6064" w:author="Charles Gifford" w:date="2017-03-19T10:34:00Z">
        <w:r w:rsidRPr="00276425">
          <w:rPr>
            <w:lang w:val="en-US"/>
          </w:rPr>
          <w:t xml:space="preserve">A </w:t>
        </w:r>
        <w:r w:rsidRPr="00276425">
          <w:rPr>
            <w:i/>
            <w:lang w:val="en-US"/>
          </w:rPr>
          <w:t xml:space="preserve">material definition property </w:t>
        </w:r>
        <w:r w:rsidRPr="00276425">
          <w:rPr>
            <w:lang w:val="en-US"/>
          </w:rPr>
          <w:t xml:space="preserve">may be tested by the evaluation of a </w:t>
        </w:r>
        <w:r w:rsidRPr="00276425">
          <w:rPr>
            <w:i/>
            <w:lang w:val="en-US"/>
          </w:rPr>
          <w:t>test specification</w:t>
        </w:r>
        <w:r w:rsidRPr="00276425">
          <w:rPr>
            <w:lang w:val="en-US"/>
          </w:rPr>
          <w:t>.</w:t>
        </w:r>
      </w:ins>
    </w:p>
    <w:p w14:paraId="32AD3DE4" w14:textId="76EE9891" w:rsidR="00E675A3" w:rsidDel="00067614" w:rsidRDefault="00E675A3">
      <w:pPr>
        <w:pStyle w:val="PARAGRAPH"/>
        <w:rPr>
          <w:del w:id="6065" w:author="Charles Gifford" w:date="2017-03-23T12:56:00Z"/>
          <w:lang w:val="en-US"/>
        </w:rPr>
      </w:pPr>
      <w:del w:id="6066" w:author="Charles Gifford" w:date="2017-03-19T10:34:00Z">
        <w:r w:rsidRPr="001C220C" w:rsidDel="00276425">
          <w:rPr>
            <w:lang w:val="en-US"/>
          </w:rPr>
          <w:delText xml:space="preserve">A </w:delText>
        </w:r>
        <w:r w:rsidRPr="003C1B3D" w:rsidDel="00276425">
          <w:rPr>
            <w:lang w:val="en-US"/>
          </w:rPr>
          <w:delText>material definition property</w:delText>
        </w:r>
        <w:r w:rsidRPr="001C220C" w:rsidDel="00276425">
          <w:rPr>
            <w:lang w:val="en-US"/>
          </w:rPr>
          <w:delText xml:space="preserve"> may be tested by the execution of a </w:delText>
        </w:r>
        <w:r w:rsidRPr="003C1B3D" w:rsidDel="00276425">
          <w:rPr>
            <w:lang w:val="en-US"/>
          </w:rPr>
          <w:delText>material test specification</w:delText>
        </w:r>
      </w:del>
      <w:del w:id="6067" w:author="Charles Gifford" w:date="2017-03-23T12:56:00Z">
        <w:r w:rsidRPr="001C220C" w:rsidDel="00067614">
          <w:rPr>
            <w:lang w:val="en-US"/>
          </w:rPr>
          <w:delText>.</w:delText>
        </w:r>
        <w:r w:rsidRPr="00AE642B" w:rsidDel="00067614">
          <w:rPr>
            <w:lang w:val="en-US"/>
          </w:rPr>
          <w:delText xml:space="preserve"> </w:delText>
        </w:r>
      </w:del>
    </w:p>
    <w:p w14:paraId="3B2C11DF" w14:textId="77777777" w:rsidR="00E675A3" w:rsidRPr="001C220C" w:rsidRDefault="00E675A3">
      <w:pPr>
        <w:pStyle w:val="PARAGRAPH"/>
        <w:rPr>
          <w:lang w:val="en-US"/>
        </w:rPr>
      </w:pPr>
      <w:r w:rsidRPr="003C1B3D">
        <w:rPr>
          <w:i/>
          <w:lang w:val="en-US"/>
        </w:rPr>
        <w:t>Material definition properties</w:t>
      </w:r>
      <w:r>
        <w:rPr>
          <w:lang w:val="en-US"/>
        </w:rPr>
        <w:t xml:space="preserve"> may contain nested </w:t>
      </w:r>
      <w:r w:rsidRPr="003C1B3D">
        <w:rPr>
          <w:i/>
          <w:lang w:val="en-US"/>
        </w:rPr>
        <w:t>material definition properties</w:t>
      </w:r>
      <w:r>
        <w:rPr>
          <w:lang w:val="en-US"/>
        </w:rPr>
        <w:t>.</w:t>
      </w:r>
    </w:p>
    <w:p w14:paraId="24B65AC6" w14:textId="0A5F0ACB" w:rsidR="00E675A3" w:rsidRPr="001C220C" w:rsidRDefault="00202BED" w:rsidP="00A20072">
      <w:pPr>
        <w:pStyle w:val="EXAMPLE0"/>
        <w:rPr>
          <w:lang w:val="en-US"/>
        </w:rPr>
      </w:pPr>
      <w:r>
        <w:rPr>
          <w:lang w:val="en-US"/>
        </w:rPr>
        <w:t>EXAMPLE</w:t>
      </w:r>
      <w:r>
        <w:rPr>
          <w:lang w:val="en-US"/>
        </w:rPr>
        <w:tab/>
        <w:t>M</w:t>
      </w:r>
      <w:r w:rsidR="00E675A3" w:rsidRPr="003C1B3D">
        <w:rPr>
          <w:i/>
          <w:lang w:val="en-US"/>
        </w:rPr>
        <w:t>aterial definition property</w:t>
      </w:r>
      <w:r w:rsidR="00E675A3" w:rsidRPr="001C220C">
        <w:rPr>
          <w:lang w:val="en-US"/>
        </w:rPr>
        <w:t xml:space="preserve"> include density, pH factor, or material strength. </w:t>
      </w:r>
    </w:p>
    <w:p w14:paraId="02C531B4" w14:textId="77777777" w:rsidR="00E675A3" w:rsidRPr="001C220C" w:rsidRDefault="00E675A3" w:rsidP="00E675A3">
      <w:pPr>
        <w:pStyle w:val="PARAGRAPH"/>
        <w:rPr>
          <w:lang w:val="en-US"/>
        </w:rPr>
      </w:pPr>
      <w:r w:rsidRPr="001C220C">
        <w:rPr>
          <w:lang w:val="en-US"/>
        </w:rPr>
        <w:t xml:space="preserve">Properties may present the nominal or standard values for the material. </w:t>
      </w:r>
    </w:p>
    <w:p w14:paraId="62107CB6" w14:textId="73503AA5" w:rsidR="00C16922" w:rsidRPr="00FE1733" w:rsidRDefault="008F1CEF" w:rsidP="00C16922">
      <w:pPr>
        <w:pStyle w:val="PARAGRAPH"/>
        <w:rPr>
          <w:ins w:id="6068" w:author="Charles Gifford" w:date="2016-04-19T21:49:00Z"/>
          <w:lang w:val="en-US"/>
        </w:rPr>
      </w:pPr>
      <w:r>
        <w:rPr>
          <w:lang w:val="en-US"/>
        </w:rPr>
        <w:fldChar w:fldCharType="begin"/>
      </w:r>
      <w:r>
        <w:rPr>
          <w:lang w:val="en-US"/>
        </w:rPr>
        <w:instrText xml:space="preserve"> REF _Ref477957118 \h </w:instrText>
      </w:r>
      <w:r>
        <w:rPr>
          <w:lang w:val="en-US"/>
        </w:rPr>
      </w:r>
      <w:r>
        <w:rPr>
          <w:lang w:val="en-US"/>
        </w:rPr>
        <w:fldChar w:fldCharType="separate"/>
      </w:r>
      <w:r>
        <w:t xml:space="preserve">Table </w:t>
      </w:r>
      <w:r>
        <w:rPr>
          <w:noProof/>
        </w:rPr>
        <w:t>63</w:t>
      </w:r>
      <w:r>
        <w:rPr>
          <w:lang w:val="en-US"/>
        </w:rPr>
        <w:fldChar w:fldCharType="end"/>
      </w:r>
      <w:r>
        <w:t xml:space="preserve"> </w:t>
      </w:r>
      <w:r w:rsidR="00BB3B94" w:rsidRPr="001C220C">
        <w:rPr>
          <w:lang w:val="en-US"/>
        </w:rPr>
        <w:t xml:space="preserve">lists the </w:t>
      </w:r>
      <w:r w:rsidR="00C16922">
        <w:rPr>
          <w:lang w:val="en-US"/>
        </w:rPr>
        <w:t>relationship</w:t>
      </w:r>
      <w:r w:rsidR="00A36834">
        <w:rPr>
          <w:lang w:val="en-US"/>
        </w:rPr>
        <w:t xml:space="preserve"> role</w:t>
      </w:r>
      <w:r w:rsidR="00C16922">
        <w:rPr>
          <w:lang w:val="en-US"/>
        </w:rPr>
        <w:t>s</w:t>
      </w:r>
      <w:r w:rsidR="00BB3B94" w:rsidRPr="001C220C">
        <w:rPr>
          <w:lang w:val="en-US"/>
        </w:rPr>
        <w:t xml:space="preserve"> of </w:t>
      </w:r>
      <w:r w:rsidR="00202BED">
        <w:rPr>
          <w:lang w:val="en-US"/>
        </w:rPr>
        <w:t xml:space="preserve">a </w:t>
      </w:r>
      <w:r w:rsidR="00BB3B94" w:rsidRPr="001C220C">
        <w:rPr>
          <w:i/>
          <w:lang w:val="en-US"/>
        </w:rPr>
        <w:t>material definition property</w:t>
      </w:r>
      <w:r w:rsidR="00202BED">
        <w:rPr>
          <w:i/>
          <w:lang w:val="en-US"/>
        </w:rPr>
        <w:t xml:space="preserve"> </w:t>
      </w:r>
      <w:r w:rsidR="00202BED">
        <w:rPr>
          <w:lang w:val="en-US"/>
        </w:rPr>
        <w:t>object</w:t>
      </w:r>
      <w:r w:rsidR="00BB3B94" w:rsidRPr="001C220C">
        <w:rPr>
          <w:i/>
          <w:lang w:val="en-US"/>
        </w:rPr>
        <w:t>.</w:t>
      </w:r>
      <w:r w:rsidR="004077CF" w:rsidRPr="001C220C">
        <w:rPr>
          <w:i/>
          <w:lang w:val="en-US"/>
        </w:rPr>
        <w:t xml:space="preserve"> </w:t>
      </w:r>
      <w:ins w:id="6069" w:author="Charles Gifford" w:date="2017-03-22T14:42:00Z">
        <w:r>
          <w:rPr>
            <w:lang w:val="en-US"/>
          </w:rPr>
          <w:fldChar w:fldCharType="begin"/>
        </w:r>
        <w:r>
          <w:rPr>
            <w:i/>
            <w:lang w:val="en-US"/>
          </w:rPr>
          <w:instrText xml:space="preserve"> REF _Ref477957039 \h </w:instrText>
        </w:r>
      </w:ins>
      <w:r>
        <w:rPr>
          <w:lang w:val="en-US"/>
        </w:rPr>
      </w:r>
      <w:r>
        <w:rPr>
          <w:lang w:val="en-US"/>
        </w:rPr>
        <w:fldChar w:fldCharType="separate"/>
      </w:r>
      <w:ins w:id="6070" w:author="Charles Gifford" w:date="2017-03-22T14:42:00Z">
        <w:r>
          <w:rPr>
            <w:lang w:val="en-US"/>
          </w:rPr>
          <w:t xml:space="preserve">Table </w:t>
        </w:r>
        <w:r>
          <w:rPr>
            <w:noProof/>
            <w:lang w:val="en-US"/>
          </w:rPr>
          <w:t>64</w:t>
        </w:r>
        <w:r>
          <w:rPr>
            <w:lang w:val="en-US"/>
          </w:rPr>
          <w:fldChar w:fldCharType="end"/>
        </w:r>
        <w:r>
          <w:rPr>
            <w:lang w:val="en-US"/>
          </w:rPr>
          <w:t xml:space="preserve"> </w:t>
        </w:r>
      </w:ins>
      <w:ins w:id="6071" w:author="Charles Gifford" w:date="2016-04-19T21:49:00Z">
        <w:r w:rsidR="00C16922" w:rsidRPr="001C220C">
          <w:rPr>
            <w:lang w:val="en-US"/>
          </w:rPr>
          <w:t xml:space="preserve">lists the attributes of </w:t>
        </w:r>
      </w:ins>
      <w:ins w:id="6072" w:author="Charles Gifford" w:date="2016-10-24T01:05:00Z">
        <w:r w:rsidR="00202BED">
          <w:rPr>
            <w:lang w:val="en-US"/>
          </w:rPr>
          <w:t xml:space="preserve">a </w:t>
        </w:r>
      </w:ins>
      <w:ins w:id="6073" w:author="Charles Gifford" w:date="2016-04-19T21:49:00Z">
        <w:r w:rsidR="00C16922" w:rsidRPr="001C220C">
          <w:rPr>
            <w:i/>
            <w:lang w:val="en-US"/>
          </w:rPr>
          <w:t>material definition property</w:t>
        </w:r>
      </w:ins>
      <w:ins w:id="6074" w:author="Charles Gifford" w:date="2016-10-24T01:06:00Z">
        <w:r w:rsidR="00202BED">
          <w:rPr>
            <w:i/>
            <w:lang w:val="en-US"/>
          </w:rPr>
          <w:t xml:space="preserve"> </w:t>
        </w:r>
        <w:r w:rsidR="00202BED">
          <w:rPr>
            <w:lang w:val="en-US"/>
          </w:rPr>
          <w:t>object</w:t>
        </w:r>
      </w:ins>
      <w:ins w:id="6075" w:author="Charles Gifford" w:date="2016-04-19T21:49:00Z">
        <w:r w:rsidR="00C16922" w:rsidRPr="001C220C">
          <w:rPr>
            <w:i/>
            <w:lang w:val="en-US"/>
          </w:rPr>
          <w:t>.</w:t>
        </w:r>
      </w:ins>
    </w:p>
    <w:p w14:paraId="2D8D4669" w14:textId="5D7EB45B" w:rsidR="00C16922" w:rsidRDefault="008F1CEF" w:rsidP="00E05180">
      <w:pPr>
        <w:pStyle w:val="TABLE-title"/>
        <w:rPr>
          <w:ins w:id="6076" w:author="Charles Gifford" w:date="2017-03-19T10:20:00Z"/>
          <w:lang w:val="en-US"/>
        </w:rPr>
      </w:pPr>
      <w:bookmarkStart w:id="6077" w:name="_Ref477957118"/>
      <w:bookmarkStart w:id="6078" w:name="_Toc478492364"/>
      <w:ins w:id="6079" w:author="Charles Gifford" w:date="2017-03-22T14:40:00Z">
        <w:r>
          <w:t xml:space="preserve">Table </w:t>
        </w:r>
        <w:r>
          <w:fldChar w:fldCharType="begin"/>
        </w:r>
        <w:r>
          <w:instrText xml:space="preserve"> SEQ Table \* ARABIC </w:instrText>
        </w:r>
      </w:ins>
      <w:r>
        <w:fldChar w:fldCharType="separate"/>
      </w:r>
      <w:ins w:id="6080" w:author="Charles Gifford" w:date="2017-03-22T14:40:00Z">
        <w:r>
          <w:rPr>
            <w:noProof/>
          </w:rPr>
          <w:t>63</w:t>
        </w:r>
        <w:r>
          <w:fldChar w:fldCharType="end"/>
        </w:r>
      </w:ins>
      <w:bookmarkEnd w:id="6077"/>
      <w:ins w:id="6081" w:author="Charles Gifford" w:date="2017-03-22T14:43:00Z">
        <w:r>
          <w:t xml:space="preserve"> </w:t>
        </w:r>
      </w:ins>
      <w:ins w:id="6082" w:author="Charles Gifford" w:date="2016-04-19T21:49:00Z">
        <w:r w:rsidR="00C16922">
          <w:rPr>
            <w:lang w:val="en-US"/>
          </w:rPr>
          <w:t>–</w:t>
        </w:r>
        <w:r w:rsidR="00C16922" w:rsidRPr="001C220C">
          <w:rPr>
            <w:lang w:val="en-US"/>
          </w:rPr>
          <w:t xml:space="preserve"> </w:t>
        </w:r>
        <w:r w:rsidR="00C16922">
          <w:rPr>
            <w:noProof/>
            <w:lang w:val="en-US"/>
          </w:rPr>
          <w:t>M</w:t>
        </w:r>
        <w:r w:rsidR="00C16922" w:rsidRPr="001C220C">
          <w:rPr>
            <w:lang w:val="en-US"/>
          </w:rPr>
          <w:t xml:space="preserve">aterial definition property </w:t>
        </w:r>
        <w:r w:rsidR="00C16922">
          <w:rPr>
            <w:lang w:val="en-US"/>
          </w:rPr>
          <w:t>relationship</w:t>
        </w:r>
      </w:ins>
      <w:ins w:id="6083" w:author="Charles Gifford" w:date="2017-03-19T10:20:00Z">
        <w:r w:rsidR="00A36834">
          <w:rPr>
            <w:lang w:val="en-US"/>
          </w:rPr>
          <w:t xml:space="preserve"> role</w:t>
        </w:r>
      </w:ins>
      <w:ins w:id="6084" w:author="Charles Gifford" w:date="2016-04-19T21:49:00Z">
        <w:r w:rsidR="00C16922">
          <w:rPr>
            <w:lang w:val="en-US"/>
          </w:rPr>
          <w:t>s</w:t>
        </w:r>
      </w:ins>
      <w:bookmarkEnd w:id="6078"/>
    </w:p>
    <w:tbl>
      <w:tblPr>
        <w:tblpPr w:leftFromText="180" w:rightFromText="180" w:vertAnchor="text" w:horzAnchor="page" w:tblpX="1470" w:tblpY="3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160"/>
        <w:gridCol w:w="1080"/>
        <w:gridCol w:w="3600"/>
      </w:tblGrid>
      <w:tr w:rsidR="00A36834" w:rsidRPr="00B1055B" w14:paraId="17C1B4C2" w14:textId="77777777" w:rsidTr="00351C51">
        <w:trPr>
          <w:trHeight w:val="128"/>
          <w:tblHeader/>
          <w:ins w:id="6085" w:author="Charles Gifford" w:date="2017-03-19T10:21:00Z"/>
        </w:trPr>
        <w:tc>
          <w:tcPr>
            <w:tcW w:w="2155" w:type="dxa"/>
            <w:shd w:val="clear" w:color="auto" w:fill="auto"/>
          </w:tcPr>
          <w:p w14:paraId="1A47DDB9" w14:textId="77777777" w:rsidR="00A36834" w:rsidRPr="00B1055B" w:rsidRDefault="00A36834" w:rsidP="00A36834">
            <w:pPr>
              <w:pStyle w:val="TABLE-col-heading"/>
              <w:rPr>
                <w:ins w:id="6086" w:author="Charles Gifford" w:date="2017-03-19T10:21:00Z"/>
                <w:lang w:val="en-US"/>
              </w:rPr>
            </w:pPr>
            <w:ins w:id="6087" w:author="Charles Gifford" w:date="2017-03-19T10:21:00Z">
              <w:r>
                <w:rPr>
                  <w:lang w:val="en-US"/>
                </w:rPr>
                <w:t>Related Object</w:t>
              </w:r>
            </w:ins>
          </w:p>
        </w:tc>
        <w:tc>
          <w:tcPr>
            <w:tcW w:w="2160" w:type="dxa"/>
            <w:shd w:val="clear" w:color="auto" w:fill="auto"/>
          </w:tcPr>
          <w:p w14:paraId="5211CF15" w14:textId="77777777" w:rsidR="00A36834" w:rsidRPr="00B1055B" w:rsidRDefault="00A36834" w:rsidP="00802C07">
            <w:pPr>
              <w:pStyle w:val="TABLE-col-heading"/>
              <w:rPr>
                <w:ins w:id="6088" w:author="Charles Gifford" w:date="2017-03-19T10:21:00Z"/>
                <w:lang w:val="en-US"/>
              </w:rPr>
            </w:pPr>
            <w:ins w:id="6089" w:author="Charles Gifford" w:date="2017-03-19T10:21:00Z">
              <w:r w:rsidRPr="009F3D92">
                <w:rPr>
                  <w:lang w:val="en-US"/>
                </w:rPr>
                <w:t>Role</w:t>
              </w:r>
            </w:ins>
          </w:p>
        </w:tc>
        <w:tc>
          <w:tcPr>
            <w:tcW w:w="1080" w:type="dxa"/>
            <w:shd w:val="clear" w:color="auto" w:fill="auto"/>
          </w:tcPr>
          <w:p w14:paraId="10424068" w14:textId="77777777" w:rsidR="00A36834" w:rsidRPr="00B1055B" w:rsidRDefault="00A36834" w:rsidP="00B04627">
            <w:pPr>
              <w:pStyle w:val="TABLE-col-heading"/>
              <w:rPr>
                <w:ins w:id="6090" w:author="Charles Gifford" w:date="2017-03-19T10:21:00Z"/>
                <w:lang w:val="en-US"/>
              </w:rPr>
            </w:pPr>
            <w:ins w:id="6091" w:author="Charles Gifford" w:date="2017-03-19T10:21:00Z">
              <w:r w:rsidRPr="00B1055B">
                <w:rPr>
                  <w:lang w:val="en-US"/>
                </w:rPr>
                <w:t>Multiplicity</w:t>
              </w:r>
            </w:ins>
          </w:p>
        </w:tc>
        <w:tc>
          <w:tcPr>
            <w:tcW w:w="3600" w:type="dxa"/>
            <w:shd w:val="clear" w:color="auto" w:fill="auto"/>
          </w:tcPr>
          <w:p w14:paraId="58AD9F36" w14:textId="77777777" w:rsidR="00A36834" w:rsidRPr="00B1055B" w:rsidRDefault="00A36834" w:rsidP="0081717F">
            <w:pPr>
              <w:pStyle w:val="TABLE-col-heading"/>
              <w:rPr>
                <w:ins w:id="6092" w:author="Charles Gifford" w:date="2017-03-19T10:21:00Z"/>
                <w:lang w:val="en-US"/>
              </w:rPr>
            </w:pPr>
            <w:ins w:id="6093" w:author="Charles Gifford" w:date="2017-03-19T10:21:00Z">
              <w:r>
                <w:rPr>
                  <w:lang w:val="en-US"/>
                </w:rPr>
                <w:t>Descriptions</w:t>
              </w:r>
            </w:ins>
          </w:p>
        </w:tc>
      </w:tr>
      <w:tr w:rsidR="00A36834" w:rsidRPr="00B1055B" w14:paraId="089B66D7" w14:textId="77777777" w:rsidTr="00351C51">
        <w:trPr>
          <w:trHeight w:val="398"/>
          <w:ins w:id="6094" w:author="Charles Gifford" w:date="2017-03-19T10:21:00Z"/>
        </w:trPr>
        <w:tc>
          <w:tcPr>
            <w:tcW w:w="2155" w:type="dxa"/>
            <w:shd w:val="clear" w:color="auto" w:fill="auto"/>
          </w:tcPr>
          <w:p w14:paraId="7D403DA8" w14:textId="72209F36" w:rsidR="00A36834" w:rsidRPr="00B1055B" w:rsidRDefault="00A36834" w:rsidP="00A36834">
            <w:pPr>
              <w:pStyle w:val="TABLE-cell"/>
              <w:rPr>
                <w:ins w:id="6095" w:author="Charles Gifford" w:date="2017-03-19T10:21:00Z"/>
                <w:szCs w:val="20"/>
                <w:lang w:val="en-US"/>
              </w:rPr>
            </w:pPr>
            <w:ins w:id="6096" w:author="Charles Gifford" w:date="2017-03-19T10:21:00Z">
              <w:r>
                <w:rPr>
                  <w:szCs w:val="20"/>
                  <w:lang w:val="en-US"/>
                </w:rPr>
                <w:t>Material definition</w:t>
              </w:r>
            </w:ins>
          </w:p>
        </w:tc>
        <w:tc>
          <w:tcPr>
            <w:tcW w:w="2160" w:type="dxa"/>
            <w:shd w:val="clear" w:color="auto" w:fill="auto"/>
          </w:tcPr>
          <w:p w14:paraId="248A454D" w14:textId="77777777" w:rsidR="00A36834" w:rsidRPr="00B1055B" w:rsidRDefault="00A36834" w:rsidP="00802C07">
            <w:pPr>
              <w:pStyle w:val="TABLE-cell"/>
              <w:rPr>
                <w:ins w:id="6097" w:author="Charles Gifford" w:date="2017-03-19T10:21:00Z"/>
                <w:szCs w:val="20"/>
                <w:lang w:val="en-US"/>
              </w:rPr>
            </w:pPr>
            <w:ins w:id="6098" w:author="Charles Gifford" w:date="2017-03-19T10:21:00Z">
              <w:r>
                <w:rPr>
                  <w:szCs w:val="20"/>
                  <w:lang w:val="en-US"/>
                </w:rPr>
                <w:t>NA</w:t>
              </w:r>
            </w:ins>
          </w:p>
        </w:tc>
        <w:tc>
          <w:tcPr>
            <w:tcW w:w="1080" w:type="dxa"/>
            <w:shd w:val="clear" w:color="auto" w:fill="auto"/>
          </w:tcPr>
          <w:p w14:paraId="67916AC5" w14:textId="77777777" w:rsidR="00A36834" w:rsidRPr="00B1055B" w:rsidRDefault="00A36834" w:rsidP="00B04627">
            <w:pPr>
              <w:pStyle w:val="TABLE-cell"/>
              <w:rPr>
                <w:ins w:id="6099" w:author="Charles Gifford" w:date="2017-03-19T10:21:00Z"/>
                <w:szCs w:val="20"/>
                <w:lang w:val="en-US"/>
              </w:rPr>
            </w:pPr>
            <w:ins w:id="6100" w:author="Charles Gifford" w:date="2017-03-19T10:21:00Z">
              <w:r w:rsidRPr="00B1055B">
                <w:rPr>
                  <w:szCs w:val="20"/>
                  <w:lang w:val="en-US"/>
                </w:rPr>
                <w:t>1</w:t>
              </w:r>
            </w:ins>
          </w:p>
        </w:tc>
        <w:tc>
          <w:tcPr>
            <w:tcW w:w="3600" w:type="dxa"/>
            <w:shd w:val="clear" w:color="auto" w:fill="auto"/>
          </w:tcPr>
          <w:p w14:paraId="50B9F290" w14:textId="69E57060" w:rsidR="00A36834" w:rsidRPr="00B1055B" w:rsidRDefault="00A36834" w:rsidP="0081717F">
            <w:pPr>
              <w:pStyle w:val="TABLE-cell"/>
              <w:rPr>
                <w:ins w:id="6101" w:author="Charles Gifford" w:date="2017-03-19T10:21:00Z"/>
                <w:szCs w:val="20"/>
                <w:lang w:val="en-US"/>
              </w:rPr>
            </w:pPr>
            <w:ins w:id="6102" w:author="Charles Gifford" w:date="2017-03-19T10:21:00Z">
              <w:r w:rsidRPr="008A468B">
                <w:t xml:space="preserve">The </w:t>
              </w:r>
              <w:r>
                <w:rPr>
                  <w:i/>
                  <w:szCs w:val="20"/>
                  <w:lang w:val="en-US"/>
                </w:rPr>
                <w:t>material</w:t>
              </w:r>
              <w:r w:rsidRPr="00A53554">
                <w:rPr>
                  <w:i/>
                </w:rPr>
                <w:t xml:space="preserve"> </w:t>
              </w:r>
              <w:r w:rsidRPr="00A36834">
                <w:rPr>
                  <w:i/>
                </w:rPr>
                <w:t xml:space="preserve">definition </w:t>
              </w:r>
              <w:r w:rsidRPr="008A468B">
                <w:t xml:space="preserve">defined in part by this </w:t>
              </w:r>
              <w:r>
                <w:rPr>
                  <w:i/>
                  <w:szCs w:val="20"/>
                  <w:lang w:val="en-US"/>
                </w:rPr>
                <w:t>material</w:t>
              </w:r>
              <w:r w:rsidRPr="00A53554">
                <w:rPr>
                  <w:i/>
                </w:rPr>
                <w:t xml:space="preserve"> </w:t>
              </w:r>
            </w:ins>
            <w:ins w:id="6103" w:author="Charles Gifford" w:date="2017-03-19T10:22:00Z">
              <w:r w:rsidRPr="00A36834">
                <w:rPr>
                  <w:i/>
                </w:rPr>
                <w:t xml:space="preserve">definition </w:t>
              </w:r>
            </w:ins>
            <w:ins w:id="6104" w:author="Charles Gifford" w:date="2017-03-19T10:21:00Z">
              <w:r w:rsidRPr="00A53554">
                <w:rPr>
                  <w:i/>
                </w:rPr>
                <w:t>property.</w:t>
              </w:r>
            </w:ins>
          </w:p>
        </w:tc>
      </w:tr>
      <w:tr w:rsidR="00A36834" w:rsidRPr="00B1055B" w14:paraId="29B66EC6" w14:textId="77777777" w:rsidTr="00351C51">
        <w:trPr>
          <w:trHeight w:val="479"/>
          <w:ins w:id="6105" w:author="Charles Gifford" w:date="2017-03-19T10:21:00Z"/>
        </w:trPr>
        <w:tc>
          <w:tcPr>
            <w:tcW w:w="2155" w:type="dxa"/>
            <w:shd w:val="clear" w:color="auto" w:fill="auto"/>
          </w:tcPr>
          <w:p w14:paraId="4CC5087E" w14:textId="3E881B4A" w:rsidR="00A36834" w:rsidRPr="00B1055B" w:rsidRDefault="00A36834" w:rsidP="00A36834">
            <w:pPr>
              <w:pStyle w:val="TABLE-cell"/>
              <w:rPr>
                <w:ins w:id="6106" w:author="Charles Gifford" w:date="2017-03-19T10:21:00Z"/>
                <w:szCs w:val="20"/>
                <w:lang w:val="en-US"/>
              </w:rPr>
            </w:pPr>
            <w:ins w:id="6107" w:author="Charles Gifford" w:date="2017-03-19T10:21:00Z">
              <w:r>
                <w:rPr>
                  <w:szCs w:val="20"/>
                  <w:lang w:val="en-US"/>
                </w:rPr>
                <w:t>Material</w:t>
              </w:r>
              <w:r w:rsidRPr="002B1DB2">
                <w:rPr>
                  <w:szCs w:val="20"/>
                  <w:lang w:val="en-US"/>
                </w:rPr>
                <w:t xml:space="preserve"> </w:t>
              </w:r>
            </w:ins>
            <w:ins w:id="6108" w:author="Charles Gifford" w:date="2017-03-19T10:22:00Z">
              <w:r w:rsidRPr="00A36834">
                <w:rPr>
                  <w:szCs w:val="20"/>
                  <w:lang w:val="en-US"/>
                </w:rPr>
                <w:t xml:space="preserve">definition </w:t>
              </w:r>
            </w:ins>
            <w:ins w:id="6109" w:author="Charles Gifford" w:date="2017-03-19T10:21:00Z">
              <w:r>
                <w:rPr>
                  <w:szCs w:val="20"/>
                  <w:lang w:val="en-US"/>
                </w:rPr>
                <w:t>p</w:t>
              </w:r>
              <w:r w:rsidRPr="00091763">
                <w:rPr>
                  <w:szCs w:val="20"/>
                  <w:lang w:val="en-US"/>
                </w:rPr>
                <w:t>roperty</w:t>
              </w:r>
            </w:ins>
          </w:p>
        </w:tc>
        <w:tc>
          <w:tcPr>
            <w:tcW w:w="2160" w:type="dxa"/>
            <w:shd w:val="clear" w:color="auto" w:fill="auto"/>
          </w:tcPr>
          <w:p w14:paraId="3DE3A111" w14:textId="6038FA74" w:rsidR="00A36834" w:rsidRDefault="00A36834" w:rsidP="00A36834">
            <w:pPr>
              <w:pStyle w:val="TABLE-cell"/>
              <w:rPr>
                <w:ins w:id="6110" w:author="Charles Gifford" w:date="2017-03-19T10:21:00Z"/>
                <w:szCs w:val="20"/>
                <w:lang w:val="en-US"/>
              </w:rPr>
            </w:pPr>
            <w:ins w:id="6111" w:author="Charles Gifford" w:date="2017-03-19T10:21:00Z">
              <w:r>
                <w:rPr>
                  <w:szCs w:val="20"/>
                  <w:lang w:val="en-US"/>
                </w:rPr>
                <w:t>Material</w:t>
              </w:r>
              <w:r w:rsidRPr="00017B9F">
                <w:rPr>
                  <w:szCs w:val="20"/>
                  <w:lang w:val="en-US"/>
                </w:rPr>
                <w:t xml:space="preserve"> </w:t>
              </w:r>
            </w:ins>
            <w:ins w:id="6112" w:author="Charles Gifford" w:date="2017-03-19T10:22:00Z">
              <w:r w:rsidRPr="00A36834">
                <w:rPr>
                  <w:szCs w:val="20"/>
                  <w:lang w:val="en-US"/>
                </w:rPr>
                <w:t xml:space="preserve">definition </w:t>
              </w:r>
            </w:ins>
            <w:ins w:id="6113" w:author="Charles Gifford" w:date="2017-03-19T10:21:00Z">
              <w:r>
                <w:rPr>
                  <w:szCs w:val="20"/>
                  <w:lang w:val="en-US"/>
                </w:rPr>
                <w:t>p</w:t>
              </w:r>
              <w:r w:rsidRPr="00091763">
                <w:rPr>
                  <w:szCs w:val="20"/>
                  <w:lang w:val="en-US"/>
                </w:rPr>
                <w:t>roperty</w:t>
              </w:r>
            </w:ins>
          </w:p>
        </w:tc>
        <w:tc>
          <w:tcPr>
            <w:tcW w:w="1080" w:type="dxa"/>
            <w:shd w:val="clear" w:color="auto" w:fill="auto"/>
          </w:tcPr>
          <w:p w14:paraId="60A6D41A" w14:textId="77777777" w:rsidR="00A36834" w:rsidRDefault="00A36834" w:rsidP="00802C07">
            <w:pPr>
              <w:pStyle w:val="TABLE-cell"/>
              <w:rPr>
                <w:ins w:id="6114" w:author="Charles Gifford" w:date="2017-03-19T10:21:00Z"/>
                <w:szCs w:val="20"/>
                <w:lang w:val="en-US"/>
              </w:rPr>
            </w:pPr>
            <w:ins w:id="6115" w:author="Charles Gifford" w:date="2017-03-19T10:21:00Z">
              <w:r w:rsidRPr="00BE4602">
                <w:rPr>
                  <w:szCs w:val="20"/>
                  <w:lang w:val="en-US"/>
                </w:rPr>
                <w:t>0..*</w:t>
              </w:r>
            </w:ins>
          </w:p>
        </w:tc>
        <w:tc>
          <w:tcPr>
            <w:tcW w:w="3600" w:type="dxa"/>
            <w:shd w:val="clear" w:color="auto" w:fill="auto"/>
          </w:tcPr>
          <w:p w14:paraId="7B23DBDC" w14:textId="0A0BE05D" w:rsidR="00A36834" w:rsidRDefault="00A36834" w:rsidP="00B04627">
            <w:pPr>
              <w:pStyle w:val="TABLE-cell"/>
              <w:rPr>
                <w:ins w:id="6116" w:author="Charles Gifford" w:date="2017-03-19T10:21:00Z"/>
                <w:lang w:val="en-US"/>
              </w:rPr>
            </w:pPr>
            <w:ins w:id="6117" w:author="Charles Gifford" w:date="2017-03-19T10:21:00Z">
              <w:r w:rsidRPr="00091763">
                <w:rPr>
                  <w:lang w:val="en-US"/>
                </w:rPr>
                <w:t xml:space="preserve">The nested </w:t>
              </w:r>
              <w:r>
                <w:rPr>
                  <w:i/>
                  <w:szCs w:val="20"/>
                  <w:lang w:val="en-US"/>
                </w:rPr>
                <w:t>material</w:t>
              </w:r>
              <w:r w:rsidRPr="00A27713">
                <w:rPr>
                  <w:i/>
                </w:rPr>
                <w:t xml:space="preserve"> </w:t>
              </w:r>
            </w:ins>
            <w:ins w:id="6118" w:author="Charles Gifford" w:date="2017-03-19T10:22:00Z">
              <w:r w:rsidRPr="00A36834">
                <w:rPr>
                  <w:i/>
                </w:rPr>
                <w:t xml:space="preserve">definition </w:t>
              </w:r>
            </w:ins>
            <w:ins w:id="6119" w:author="Charles Gifford" w:date="2017-03-19T10:21:00Z">
              <w:r w:rsidRPr="00091763">
                <w:rPr>
                  <w:i/>
                  <w:lang w:val="en-US"/>
                </w:rPr>
                <w:t>propert</w:t>
              </w:r>
              <w:r>
                <w:rPr>
                  <w:i/>
                  <w:lang w:val="en-US"/>
                </w:rPr>
                <w:t>y(s)</w:t>
              </w:r>
              <w:r>
                <w:rPr>
                  <w:lang w:val="en-US"/>
                </w:rPr>
                <w:t xml:space="preserve"> makes up part of this</w:t>
              </w:r>
              <w:r w:rsidRPr="00B32104">
                <w:rPr>
                  <w:i/>
                  <w:szCs w:val="20"/>
                  <w:lang w:val="en-US"/>
                </w:rPr>
                <w:t xml:space="preserve"> </w:t>
              </w:r>
              <w:r>
                <w:rPr>
                  <w:i/>
                  <w:szCs w:val="20"/>
                  <w:lang w:val="en-US"/>
                </w:rPr>
                <w:t>material</w:t>
              </w:r>
            </w:ins>
            <w:ins w:id="6120" w:author="Charles Gifford" w:date="2017-03-19T10:22:00Z">
              <w:r>
                <w:t xml:space="preserve"> </w:t>
              </w:r>
              <w:r w:rsidRPr="00A36834">
                <w:rPr>
                  <w:i/>
                </w:rPr>
                <w:t>definition</w:t>
              </w:r>
            </w:ins>
            <w:ins w:id="6121" w:author="Charles Gifford" w:date="2017-03-19T10:21:00Z">
              <w:r w:rsidRPr="00A53554">
                <w:rPr>
                  <w:i/>
                </w:rPr>
                <w:t xml:space="preserve"> </w:t>
              </w:r>
              <w:r w:rsidRPr="00091763">
                <w:rPr>
                  <w:i/>
                  <w:lang w:val="en-US"/>
                </w:rPr>
                <w:t>property</w:t>
              </w:r>
              <w:r>
                <w:rPr>
                  <w:i/>
                  <w:lang w:val="en-US"/>
                </w:rPr>
                <w:t xml:space="preserve"> </w:t>
              </w:r>
              <w:r w:rsidRPr="00056506">
                <w:rPr>
                  <w:lang w:val="en-US"/>
                </w:rPr>
                <w:t>as the whole</w:t>
              </w:r>
              <w:r w:rsidRPr="002B1DB2">
                <w:rPr>
                  <w:lang w:val="en-US"/>
                </w:rPr>
                <w:t>.</w:t>
              </w:r>
            </w:ins>
          </w:p>
        </w:tc>
      </w:tr>
      <w:tr w:rsidR="00A36834" w:rsidRPr="00B1055B" w14:paraId="7F4CDF4F" w14:textId="77777777" w:rsidTr="00351C51">
        <w:trPr>
          <w:trHeight w:val="479"/>
          <w:ins w:id="6122" w:author="Charles Gifford" w:date="2017-03-19T10:26:00Z"/>
        </w:trPr>
        <w:tc>
          <w:tcPr>
            <w:tcW w:w="2155" w:type="dxa"/>
            <w:shd w:val="clear" w:color="auto" w:fill="auto"/>
          </w:tcPr>
          <w:p w14:paraId="7DBEFEFE" w14:textId="7A4C40E7" w:rsidR="00A36834" w:rsidRDefault="00A36834" w:rsidP="00A36834">
            <w:pPr>
              <w:pStyle w:val="TABLE-cell"/>
              <w:rPr>
                <w:ins w:id="6123" w:author="Charles Gifford" w:date="2017-03-19T10:26:00Z"/>
                <w:szCs w:val="20"/>
                <w:lang w:val="en-US"/>
              </w:rPr>
            </w:pPr>
            <w:ins w:id="6124" w:author="Charles Gifford" w:date="2017-03-19T10:26:00Z">
              <w:r>
                <w:rPr>
                  <w:szCs w:val="20"/>
                  <w:lang w:val="en-US"/>
                </w:rPr>
                <w:t>Material class p</w:t>
              </w:r>
              <w:r w:rsidRPr="00091763">
                <w:rPr>
                  <w:szCs w:val="20"/>
                  <w:lang w:val="en-US"/>
                </w:rPr>
                <w:t>roperty</w:t>
              </w:r>
            </w:ins>
          </w:p>
        </w:tc>
        <w:tc>
          <w:tcPr>
            <w:tcW w:w="2160" w:type="dxa"/>
            <w:shd w:val="clear" w:color="auto" w:fill="auto"/>
          </w:tcPr>
          <w:p w14:paraId="23495907" w14:textId="0486EA17" w:rsidR="00A36834" w:rsidRDefault="00A36834" w:rsidP="00A36834">
            <w:pPr>
              <w:pStyle w:val="TABLE-cell"/>
              <w:rPr>
                <w:ins w:id="6125" w:author="Charles Gifford" w:date="2017-03-19T10:26:00Z"/>
                <w:szCs w:val="20"/>
                <w:lang w:val="en-US"/>
              </w:rPr>
            </w:pPr>
            <w:ins w:id="6126" w:author="Charles Gifford" w:date="2017-03-19T10:27:00Z">
              <w:r w:rsidRPr="00A36834">
                <w:rPr>
                  <w:szCs w:val="20"/>
                  <w:lang w:val="en-US"/>
                </w:rPr>
                <w:t>Material class property</w:t>
              </w:r>
            </w:ins>
          </w:p>
        </w:tc>
        <w:tc>
          <w:tcPr>
            <w:tcW w:w="1080" w:type="dxa"/>
            <w:shd w:val="clear" w:color="auto" w:fill="auto"/>
          </w:tcPr>
          <w:p w14:paraId="4FE92A99" w14:textId="50A8ADFF" w:rsidR="00A36834" w:rsidRPr="00BE4602" w:rsidRDefault="00A36834" w:rsidP="00A36834">
            <w:pPr>
              <w:pStyle w:val="TABLE-cell"/>
              <w:rPr>
                <w:ins w:id="6127" w:author="Charles Gifford" w:date="2017-03-19T10:26:00Z"/>
                <w:szCs w:val="20"/>
                <w:lang w:val="en-US"/>
              </w:rPr>
            </w:pPr>
            <w:ins w:id="6128" w:author="Charles Gifford" w:date="2017-03-19T10:26:00Z">
              <w:r>
                <w:rPr>
                  <w:szCs w:val="20"/>
                  <w:lang w:val="en-US"/>
                </w:rPr>
                <w:t>0..1</w:t>
              </w:r>
            </w:ins>
          </w:p>
        </w:tc>
        <w:tc>
          <w:tcPr>
            <w:tcW w:w="3600" w:type="dxa"/>
            <w:shd w:val="clear" w:color="auto" w:fill="auto"/>
          </w:tcPr>
          <w:p w14:paraId="2975FB59" w14:textId="6519C5BA" w:rsidR="00A36834" w:rsidRDefault="00A36834" w:rsidP="00A36834">
            <w:pPr>
              <w:pStyle w:val="TABLE-cell"/>
              <w:rPr>
                <w:ins w:id="6129" w:author="Charles Gifford" w:date="2017-03-19T10:26:00Z"/>
              </w:rPr>
            </w:pPr>
            <w:ins w:id="6130" w:author="Charles Gifford" w:date="2017-03-19T10:26:00Z">
              <w:r>
                <w:t>If the parent</w:t>
              </w:r>
              <w:r w:rsidRPr="00B32104">
                <w:rPr>
                  <w:i/>
                  <w:szCs w:val="20"/>
                  <w:lang w:val="en-US"/>
                </w:rPr>
                <w:t xml:space="preserve"> </w:t>
              </w:r>
              <w:r>
                <w:rPr>
                  <w:i/>
                  <w:szCs w:val="20"/>
                  <w:lang w:val="en-US"/>
                </w:rPr>
                <w:t>material</w:t>
              </w:r>
              <w:r>
                <w:t xml:space="preserve"> </w:t>
              </w:r>
            </w:ins>
            <w:ins w:id="6131" w:author="Charles Gifford" w:date="2017-03-19T10:28:00Z">
              <w:r w:rsidR="00276425" w:rsidRPr="00276425">
                <w:rPr>
                  <w:i/>
                </w:rPr>
                <w:t xml:space="preserve">definition </w:t>
              </w:r>
            </w:ins>
            <w:ins w:id="6132" w:author="Charles Gifford" w:date="2017-03-19T10:26:00Z">
              <w:r>
                <w:t>supports a</w:t>
              </w:r>
              <w:r w:rsidRPr="00B32104">
                <w:rPr>
                  <w:i/>
                  <w:szCs w:val="20"/>
                  <w:lang w:val="en-US"/>
                </w:rPr>
                <w:t xml:space="preserve"> </w:t>
              </w:r>
              <w:r>
                <w:rPr>
                  <w:i/>
                  <w:szCs w:val="20"/>
                  <w:lang w:val="en-US"/>
                </w:rPr>
                <w:t>material</w:t>
              </w:r>
              <w:r>
                <w:rPr>
                  <w:i/>
                </w:rPr>
                <w:t xml:space="preserve"> </w:t>
              </w:r>
              <w:r w:rsidR="00276425">
                <w:rPr>
                  <w:i/>
                </w:rPr>
                <w:t>class</w:t>
              </w:r>
              <w:r w:rsidRPr="00B32104">
                <w:rPr>
                  <w:i/>
                </w:rPr>
                <w:t>,</w:t>
              </w:r>
              <w:r w:rsidR="00276425">
                <w:t xml:space="preserve"> the</w:t>
              </w:r>
              <w:r w:rsidRPr="00B32104">
                <w:rPr>
                  <w:i/>
                  <w:szCs w:val="20"/>
                  <w:lang w:val="en-US"/>
                </w:rPr>
                <w:t xml:space="preserve"> </w:t>
              </w:r>
              <w:r>
                <w:rPr>
                  <w:i/>
                  <w:szCs w:val="20"/>
                  <w:lang w:val="en-US"/>
                </w:rPr>
                <w:t xml:space="preserve">material </w:t>
              </w:r>
            </w:ins>
            <w:ins w:id="6133" w:author="Charles Gifford" w:date="2017-03-19T10:29:00Z">
              <w:r w:rsidR="00276425">
                <w:rPr>
                  <w:i/>
                  <w:szCs w:val="20"/>
                  <w:lang w:val="en-US"/>
                </w:rPr>
                <w:t>class</w:t>
              </w:r>
            </w:ins>
            <w:ins w:id="6134" w:author="Charles Gifford" w:date="2017-03-19T10:26:00Z">
              <w:r w:rsidRPr="00B32104">
                <w:rPr>
                  <w:i/>
                </w:rPr>
                <w:t xml:space="preserve"> property(s) </w:t>
              </w:r>
              <w:r>
                <w:t>is applied in the</w:t>
              </w:r>
              <w:r w:rsidRPr="00B32104">
                <w:rPr>
                  <w:i/>
                  <w:szCs w:val="20"/>
                  <w:lang w:val="en-US"/>
                </w:rPr>
                <w:t xml:space="preserve"> </w:t>
              </w:r>
              <w:r>
                <w:rPr>
                  <w:i/>
                  <w:szCs w:val="20"/>
                  <w:lang w:val="en-US"/>
                </w:rPr>
                <w:t>material</w:t>
              </w:r>
              <w:r w:rsidRPr="00B32104">
                <w:rPr>
                  <w:i/>
                </w:rPr>
                <w:t xml:space="preserve"> </w:t>
              </w:r>
              <w:r w:rsidR="00276425">
                <w:rPr>
                  <w:i/>
                </w:rPr>
                <w:t>defini</w:t>
              </w:r>
            </w:ins>
            <w:ins w:id="6135" w:author="Charles Gifford" w:date="2017-03-19T10:29:00Z">
              <w:r w:rsidR="00276425">
                <w:rPr>
                  <w:i/>
                </w:rPr>
                <w:t>tion</w:t>
              </w:r>
            </w:ins>
            <w:ins w:id="6136" w:author="Charles Gifford" w:date="2017-03-19T10:26:00Z">
              <w:r>
                <w:rPr>
                  <w:i/>
                </w:rPr>
                <w:t xml:space="preserve"> </w:t>
              </w:r>
              <w:r w:rsidRPr="00B32104">
                <w:rPr>
                  <w:i/>
                </w:rPr>
                <w:t>property(s)</w:t>
              </w:r>
              <w:r>
                <w:t xml:space="preserve">. </w:t>
              </w:r>
            </w:ins>
          </w:p>
          <w:p w14:paraId="3F140D3E" w14:textId="40BB824A" w:rsidR="00A36834" w:rsidRPr="00091763" w:rsidRDefault="00276425" w:rsidP="00A36834">
            <w:pPr>
              <w:pStyle w:val="TABLE-cell"/>
              <w:rPr>
                <w:ins w:id="6137" w:author="Charles Gifford" w:date="2017-03-19T10:26:00Z"/>
                <w:lang w:val="en-US"/>
              </w:rPr>
            </w:pPr>
            <w:ins w:id="6138" w:author="Charles Gifford" w:date="2017-03-19T10:26:00Z">
              <w:r>
                <w:t>Th</w:t>
              </w:r>
            </w:ins>
            <w:ins w:id="6139" w:author="Charles Gifford" w:date="2017-03-19T10:30:00Z">
              <w:r>
                <w:t>is</w:t>
              </w:r>
            </w:ins>
            <w:ins w:id="6140" w:author="Charles Gifford" w:date="2017-03-19T10:26:00Z">
              <w:r w:rsidR="00A36834" w:rsidRPr="00B32104">
                <w:rPr>
                  <w:i/>
                  <w:szCs w:val="20"/>
                  <w:lang w:val="en-US"/>
                </w:rPr>
                <w:t xml:space="preserve"> </w:t>
              </w:r>
              <w:r w:rsidR="00A36834">
                <w:rPr>
                  <w:i/>
                  <w:szCs w:val="20"/>
                  <w:lang w:val="en-US"/>
                </w:rPr>
                <w:t>material</w:t>
              </w:r>
              <w:r w:rsidR="00A36834" w:rsidRPr="00B32104">
                <w:rPr>
                  <w:i/>
                </w:rPr>
                <w:t xml:space="preserve"> </w:t>
              </w:r>
            </w:ins>
            <w:ins w:id="6141" w:author="Charles Gifford" w:date="2017-03-19T10:30:00Z">
              <w:r>
                <w:rPr>
                  <w:i/>
                </w:rPr>
                <w:t>definition</w:t>
              </w:r>
            </w:ins>
            <w:ins w:id="6142" w:author="Charles Gifford" w:date="2017-03-19T10:26:00Z">
              <w:r w:rsidR="00A36834">
                <w:rPr>
                  <w:i/>
                </w:rPr>
                <w:t xml:space="preserve"> </w:t>
              </w:r>
              <w:r w:rsidR="00A36834" w:rsidRPr="00B32104">
                <w:rPr>
                  <w:i/>
                </w:rPr>
                <w:t xml:space="preserve">property </w:t>
              </w:r>
              <w:r>
                <w:t>maps to the</w:t>
              </w:r>
              <w:r w:rsidR="00A36834">
                <w:t xml:space="preserve"> corresponding</w:t>
              </w:r>
              <w:r w:rsidR="00A36834" w:rsidRPr="00B32104">
                <w:rPr>
                  <w:i/>
                  <w:szCs w:val="20"/>
                  <w:lang w:val="en-US"/>
                </w:rPr>
                <w:t xml:space="preserve"> </w:t>
              </w:r>
              <w:r w:rsidR="00A36834">
                <w:rPr>
                  <w:i/>
                  <w:szCs w:val="20"/>
                  <w:lang w:val="en-US"/>
                </w:rPr>
                <w:t>material</w:t>
              </w:r>
              <w:r>
                <w:rPr>
                  <w:i/>
                </w:rPr>
                <w:t xml:space="preserve"> cl</w:t>
              </w:r>
            </w:ins>
            <w:ins w:id="6143" w:author="Charles Gifford" w:date="2017-03-19T10:30:00Z">
              <w:r>
                <w:rPr>
                  <w:i/>
                </w:rPr>
                <w:t>ass</w:t>
              </w:r>
            </w:ins>
            <w:ins w:id="6144" w:author="Charles Gifford" w:date="2017-03-19T10:26:00Z">
              <w:r w:rsidR="00A36834" w:rsidRPr="00B32104">
                <w:rPr>
                  <w:i/>
                </w:rPr>
                <w:t xml:space="preserve"> property.</w:t>
              </w:r>
            </w:ins>
          </w:p>
        </w:tc>
      </w:tr>
      <w:tr w:rsidR="00A36834" w:rsidRPr="00B1055B" w14:paraId="0F84CDFD" w14:textId="77777777" w:rsidTr="00351C51">
        <w:trPr>
          <w:trHeight w:val="441"/>
          <w:ins w:id="6145" w:author="Charles Gifford" w:date="2017-03-19T10:21:00Z"/>
        </w:trPr>
        <w:tc>
          <w:tcPr>
            <w:tcW w:w="2155" w:type="dxa"/>
            <w:shd w:val="clear" w:color="auto" w:fill="auto"/>
          </w:tcPr>
          <w:p w14:paraId="56C4727A" w14:textId="7F82465E" w:rsidR="00A36834" w:rsidRPr="00B1055B" w:rsidRDefault="00A36834" w:rsidP="00A36834">
            <w:pPr>
              <w:pStyle w:val="TABLE-cell"/>
              <w:rPr>
                <w:ins w:id="6146" w:author="Charles Gifford" w:date="2017-03-19T10:21:00Z"/>
                <w:szCs w:val="20"/>
                <w:lang w:val="en-US"/>
              </w:rPr>
            </w:pPr>
            <w:ins w:id="6147" w:author="Charles Gifford" w:date="2017-03-19T10:21:00Z">
              <w:r>
                <w:rPr>
                  <w:szCs w:val="20"/>
                  <w:lang w:val="en-US"/>
                </w:rPr>
                <w:t xml:space="preserve">Material </w:t>
              </w:r>
            </w:ins>
            <w:ins w:id="6148" w:author="Charles Gifford" w:date="2017-03-19T10:23:00Z">
              <w:r>
                <w:rPr>
                  <w:szCs w:val="20"/>
                  <w:lang w:val="en-US"/>
                </w:rPr>
                <w:t xml:space="preserve">lot </w:t>
              </w:r>
            </w:ins>
            <w:ins w:id="6149" w:author="Charles Gifford" w:date="2017-03-19T10:21:00Z">
              <w:r>
                <w:rPr>
                  <w:szCs w:val="20"/>
                  <w:lang w:val="en-US"/>
                </w:rPr>
                <w:t>p</w:t>
              </w:r>
              <w:r w:rsidRPr="00091763">
                <w:rPr>
                  <w:szCs w:val="20"/>
                  <w:lang w:val="en-US"/>
                </w:rPr>
                <w:t>roperty</w:t>
              </w:r>
            </w:ins>
          </w:p>
        </w:tc>
        <w:tc>
          <w:tcPr>
            <w:tcW w:w="2160" w:type="dxa"/>
            <w:shd w:val="clear" w:color="auto" w:fill="auto"/>
          </w:tcPr>
          <w:p w14:paraId="49689646" w14:textId="77777777" w:rsidR="00A36834" w:rsidRDefault="00A36834" w:rsidP="00802C07">
            <w:pPr>
              <w:pStyle w:val="TABLE-cell"/>
              <w:rPr>
                <w:ins w:id="6150" w:author="Charles Gifford" w:date="2017-03-19T10:21:00Z"/>
                <w:szCs w:val="20"/>
                <w:lang w:val="en-US"/>
              </w:rPr>
            </w:pPr>
            <w:ins w:id="6151" w:author="Charles Gifford" w:date="2017-03-19T10:21:00Z">
              <w:r>
                <w:rPr>
                  <w:szCs w:val="20"/>
                  <w:lang w:val="en-US"/>
                </w:rPr>
                <w:t>NA</w:t>
              </w:r>
            </w:ins>
          </w:p>
        </w:tc>
        <w:tc>
          <w:tcPr>
            <w:tcW w:w="1080" w:type="dxa"/>
            <w:shd w:val="clear" w:color="auto" w:fill="auto"/>
          </w:tcPr>
          <w:p w14:paraId="4C59E11B" w14:textId="77777777" w:rsidR="00A36834" w:rsidRDefault="00A36834" w:rsidP="00B04627">
            <w:pPr>
              <w:pStyle w:val="TABLE-cell"/>
              <w:rPr>
                <w:ins w:id="6152" w:author="Charles Gifford" w:date="2017-03-19T10:21:00Z"/>
                <w:szCs w:val="20"/>
                <w:lang w:val="en-US"/>
              </w:rPr>
            </w:pPr>
            <w:ins w:id="6153" w:author="Charles Gifford" w:date="2017-03-19T10:21:00Z">
              <w:r w:rsidRPr="00BE4602">
                <w:rPr>
                  <w:szCs w:val="20"/>
                  <w:lang w:val="en-US"/>
                </w:rPr>
                <w:t>0..*</w:t>
              </w:r>
            </w:ins>
          </w:p>
        </w:tc>
        <w:tc>
          <w:tcPr>
            <w:tcW w:w="3600" w:type="dxa"/>
            <w:shd w:val="clear" w:color="auto" w:fill="auto"/>
          </w:tcPr>
          <w:p w14:paraId="2F1DB54E" w14:textId="13DB56B0" w:rsidR="00A36834" w:rsidRDefault="00A36834" w:rsidP="0081717F">
            <w:pPr>
              <w:pStyle w:val="TABLE-cell"/>
              <w:rPr>
                <w:ins w:id="6154" w:author="Charles Gifford" w:date="2017-03-19T10:21:00Z"/>
              </w:rPr>
            </w:pPr>
            <w:ins w:id="6155" w:author="Charles Gifford" w:date="2017-03-19T10:21:00Z">
              <w:r>
                <w:t>If the parent</w:t>
              </w:r>
              <w:r w:rsidRPr="00B32104">
                <w:rPr>
                  <w:i/>
                  <w:szCs w:val="20"/>
                  <w:lang w:val="en-US"/>
                </w:rPr>
                <w:t xml:space="preserve"> </w:t>
              </w:r>
              <w:r>
                <w:rPr>
                  <w:i/>
                  <w:szCs w:val="20"/>
                  <w:lang w:val="en-US"/>
                </w:rPr>
                <w:t>material</w:t>
              </w:r>
              <w:r>
                <w:t xml:space="preserve"> </w:t>
              </w:r>
              <w:r>
                <w:rPr>
                  <w:i/>
                </w:rPr>
                <w:t xml:space="preserve">lot </w:t>
              </w:r>
              <w:r w:rsidR="00276425">
                <w:t xml:space="preserve">supports </w:t>
              </w:r>
            </w:ins>
            <w:ins w:id="6156" w:author="Charles Gifford" w:date="2017-03-19T10:31:00Z">
              <w:r w:rsidR="00276425">
                <w:t>a</w:t>
              </w:r>
            </w:ins>
            <w:ins w:id="6157" w:author="Charles Gifford" w:date="2017-03-19T10:21:00Z">
              <w:r w:rsidRPr="00B32104">
                <w:rPr>
                  <w:i/>
                  <w:szCs w:val="20"/>
                  <w:lang w:val="en-US"/>
                </w:rPr>
                <w:t xml:space="preserve"> </w:t>
              </w:r>
              <w:r>
                <w:rPr>
                  <w:i/>
                  <w:szCs w:val="20"/>
                  <w:lang w:val="en-US"/>
                </w:rPr>
                <w:t>material</w:t>
              </w:r>
              <w:r>
                <w:rPr>
                  <w:i/>
                </w:rPr>
                <w:t xml:space="preserve"> d</w:t>
              </w:r>
            </w:ins>
            <w:ins w:id="6158" w:author="Charles Gifford" w:date="2017-03-19T10:24:00Z">
              <w:r>
                <w:rPr>
                  <w:i/>
                </w:rPr>
                <w:t>efinition</w:t>
              </w:r>
            </w:ins>
            <w:ins w:id="6159" w:author="Charles Gifford" w:date="2017-03-19T10:21:00Z">
              <w:r w:rsidRPr="00B32104">
                <w:rPr>
                  <w:i/>
                </w:rPr>
                <w:t>,</w:t>
              </w:r>
              <w:r>
                <w:t xml:space="preserve"> this</w:t>
              </w:r>
              <w:r w:rsidRPr="00B32104">
                <w:rPr>
                  <w:i/>
                  <w:szCs w:val="20"/>
                  <w:lang w:val="en-US"/>
                </w:rPr>
                <w:t xml:space="preserve"> </w:t>
              </w:r>
              <w:r>
                <w:rPr>
                  <w:i/>
                  <w:szCs w:val="20"/>
                  <w:lang w:val="en-US"/>
                </w:rPr>
                <w:t>material</w:t>
              </w:r>
            </w:ins>
            <w:ins w:id="6160" w:author="Charles Gifford" w:date="2017-03-19T10:24:00Z">
              <w:r>
                <w:rPr>
                  <w:i/>
                  <w:szCs w:val="20"/>
                  <w:lang w:val="en-US"/>
                </w:rPr>
                <w:t xml:space="preserve"> definition</w:t>
              </w:r>
            </w:ins>
            <w:ins w:id="6161" w:author="Charles Gifford" w:date="2017-03-19T10:21:00Z">
              <w:r w:rsidRPr="00B32104">
                <w:rPr>
                  <w:i/>
                </w:rPr>
                <w:t xml:space="preserve"> property(s) </w:t>
              </w:r>
              <w:r>
                <w:t>is applied in the</w:t>
              </w:r>
              <w:r w:rsidRPr="00B32104">
                <w:rPr>
                  <w:i/>
                  <w:szCs w:val="20"/>
                  <w:lang w:val="en-US"/>
                </w:rPr>
                <w:t xml:space="preserve"> </w:t>
              </w:r>
              <w:r>
                <w:rPr>
                  <w:i/>
                  <w:szCs w:val="20"/>
                  <w:lang w:val="en-US"/>
                </w:rPr>
                <w:t>material</w:t>
              </w:r>
              <w:r w:rsidRPr="00B32104">
                <w:rPr>
                  <w:i/>
                </w:rPr>
                <w:t xml:space="preserve"> </w:t>
              </w:r>
              <w:r>
                <w:rPr>
                  <w:i/>
                </w:rPr>
                <w:t xml:space="preserve">lot </w:t>
              </w:r>
              <w:r w:rsidRPr="00B32104">
                <w:rPr>
                  <w:i/>
                </w:rPr>
                <w:t>property(s)</w:t>
              </w:r>
              <w:r>
                <w:t xml:space="preserve">. </w:t>
              </w:r>
            </w:ins>
          </w:p>
          <w:p w14:paraId="21C14BC7" w14:textId="6F0BF096" w:rsidR="00A36834" w:rsidRPr="00B32104" w:rsidRDefault="00A36834" w:rsidP="00B13543">
            <w:pPr>
              <w:pStyle w:val="TABLE-cell"/>
              <w:rPr>
                <w:ins w:id="6162" w:author="Charles Gifford" w:date="2017-03-19T10:21:00Z"/>
                <w:lang w:val="en-US"/>
              </w:rPr>
            </w:pPr>
            <w:ins w:id="6163" w:author="Charles Gifford" w:date="2017-03-19T10:21:00Z">
              <w:r>
                <w:t>The</w:t>
              </w:r>
              <w:r w:rsidRPr="00B32104">
                <w:rPr>
                  <w:i/>
                  <w:szCs w:val="20"/>
                  <w:lang w:val="en-US"/>
                </w:rPr>
                <w:t xml:space="preserve"> </w:t>
              </w:r>
              <w:r>
                <w:rPr>
                  <w:i/>
                  <w:szCs w:val="20"/>
                  <w:lang w:val="en-US"/>
                </w:rPr>
                <w:t>material</w:t>
              </w:r>
              <w:r w:rsidRPr="00B32104">
                <w:rPr>
                  <w:i/>
                </w:rPr>
                <w:t xml:space="preserve"> </w:t>
              </w:r>
              <w:r>
                <w:rPr>
                  <w:i/>
                </w:rPr>
                <w:t xml:space="preserve">lot </w:t>
              </w:r>
              <w:r w:rsidRPr="00B32104">
                <w:rPr>
                  <w:i/>
                </w:rPr>
                <w:t xml:space="preserve">property </w:t>
              </w:r>
              <w:r>
                <w:t>maps to this corresponding</w:t>
              </w:r>
              <w:r w:rsidRPr="00B32104">
                <w:rPr>
                  <w:i/>
                  <w:szCs w:val="20"/>
                  <w:lang w:val="en-US"/>
                </w:rPr>
                <w:t xml:space="preserve"> </w:t>
              </w:r>
              <w:r>
                <w:rPr>
                  <w:i/>
                  <w:szCs w:val="20"/>
                  <w:lang w:val="en-US"/>
                </w:rPr>
                <w:t>material</w:t>
              </w:r>
              <w:r>
                <w:rPr>
                  <w:i/>
                </w:rPr>
                <w:t xml:space="preserve"> definition</w:t>
              </w:r>
              <w:r w:rsidRPr="00B32104">
                <w:rPr>
                  <w:i/>
                </w:rPr>
                <w:t xml:space="preserve"> property.</w:t>
              </w:r>
            </w:ins>
          </w:p>
        </w:tc>
      </w:tr>
    </w:tbl>
    <w:p w14:paraId="6F221FCC" w14:textId="0847AC70" w:rsidR="00CB7EC0" w:rsidRPr="001C220C" w:rsidRDefault="00665B55" w:rsidP="00665B55">
      <w:pPr>
        <w:pStyle w:val="TABLE-title"/>
        <w:rPr>
          <w:lang w:val="en-US"/>
        </w:rPr>
      </w:pPr>
      <w:bookmarkStart w:id="6164" w:name="_Ref477957039"/>
      <w:bookmarkStart w:id="6165" w:name="_Ref495471807"/>
      <w:bookmarkStart w:id="6166" w:name="_Toc306621035"/>
      <w:bookmarkStart w:id="6167" w:name="_Toc320178431"/>
      <w:bookmarkStart w:id="6168" w:name="_Toc516130480"/>
      <w:bookmarkStart w:id="6169" w:name="_Toc7250409"/>
      <w:bookmarkStart w:id="6170" w:name="_Toc478492365"/>
      <w:r>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8F1CEF">
        <w:rPr>
          <w:noProof/>
          <w:lang w:val="en-US"/>
        </w:rPr>
        <w:t>64</w:t>
      </w:r>
      <w:r w:rsidR="00FD29D6">
        <w:rPr>
          <w:lang w:val="en-US"/>
        </w:rPr>
        <w:fldChar w:fldCharType="end"/>
      </w:r>
      <w:bookmarkEnd w:id="6164"/>
      <w:del w:id="6171" w:author="Charles Gifford" w:date="2017-03-22T09:53:00Z">
        <w:r w:rsidR="006D59F1" w:rsidDel="00FD29D6">
          <w:rPr>
            <w:lang w:val="en-US"/>
          </w:rPr>
          <w:fldChar w:fldCharType="begin"/>
        </w:r>
        <w:r w:rsidR="006D59F1" w:rsidDel="00FD29D6">
          <w:rPr>
            <w:lang w:val="en-US"/>
          </w:rPr>
          <w:delInstrText xml:space="preserve"> SEQ Table \* ARABIC </w:delInstrText>
        </w:r>
        <w:r w:rsidR="006D59F1" w:rsidDel="00FD29D6">
          <w:rPr>
            <w:lang w:val="en-US"/>
          </w:rPr>
          <w:fldChar w:fldCharType="end"/>
        </w:r>
      </w:del>
      <w:bookmarkEnd w:id="6165"/>
      <w:r w:rsidR="00F00AEF">
        <w:rPr>
          <w:lang w:val="en-US"/>
        </w:rPr>
        <w:t xml:space="preserve"> –</w:t>
      </w:r>
      <w:r w:rsidR="00CB7EC0" w:rsidRPr="001C220C">
        <w:rPr>
          <w:lang w:val="en-US"/>
        </w:rPr>
        <w:t xml:space="preserve"> </w:t>
      </w:r>
      <w:r w:rsidR="006F45EC">
        <w:rPr>
          <w:noProof/>
          <w:lang w:val="en-US"/>
        </w:rPr>
        <w:t>M</w:t>
      </w:r>
      <w:r w:rsidR="00CB7EC0" w:rsidRPr="001C220C">
        <w:rPr>
          <w:lang w:val="en-US"/>
        </w:rPr>
        <w:t>aterial definition property</w:t>
      </w:r>
      <w:bookmarkEnd w:id="6166"/>
      <w:bookmarkEnd w:id="6167"/>
      <w:r w:rsidR="00CB7EC0" w:rsidRPr="001C220C">
        <w:rPr>
          <w:lang w:val="en-US"/>
        </w:rPr>
        <w:t xml:space="preserve"> </w:t>
      </w:r>
      <w:bookmarkEnd w:id="6168"/>
      <w:bookmarkEnd w:id="6169"/>
      <w:r w:rsidR="006F45EC">
        <w:rPr>
          <w:lang w:val="en-US"/>
        </w:rPr>
        <w:t>attributes</w:t>
      </w:r>
      <w:bookmarkEnd w:id="6170"/>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B64E91" w:rsidRPr="001C220C" w14:paraId="697102F0" w14:textId="77777777">
        <w:trPr>
          <w:tblHeader/>
          <w:jc w:val="center"/>
        </w:trPr>
        <w:tc>
          <w:tcPr>
            <w:tcW w:w="1269" w:type="dxa"/>
          </w:tcPr>
          <w:p w14:paraId="0B2AB924" w14:textId="77777777" w:rsidR="00B64E91" w:rsidRPr="001C220C" w:rsidRDefault="00B64E91" w:rsidP="008D7B92">
            <w:pPr>
              <w:pStyle w:val="NormalTableHeader"/>
              <w:keepNext w:val="0"/>
              <w:keepLines w:val="0"/>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010D6071" w14:textId="77777777" w:rsidR="00B64E91" w:rsidRPr="001C220C" w:rsidRDefault="00B64E91" w:rsidP="008D7B92">
            <w:pPr>
              <w:pStyle w:val="NormalTableHeader"/>
              <w:keepNext w:val="0"/>
              <w:keepLines w:val="0"/>
              <w:spacing w:before="40"/>
              <w:rPr>
                <w:lang w:val="en-US"/>
              </w:rPr>
            </w:pPr>
            <w:r w:rsidRPr="001C220C">
              <w:rPr>
                <w:lang w:val="en-US"/>
              </w:rPr>
              <w:t>Description</w:t>
            </w:r>
          </w:p>
        </w:tc>
        <w:tc>
          <w:tcPr>
            <w:tcW w:w="1440" w:type="dxa"/>
          </w:tcPr>
          <w:p w14:paraId="793971AA" w14:textId="77777777" w:rsidR="00B64E91" w:rsidRPr="001C220C" w:rsidRDefault="00AE4770" w:rsidP="008D7B92">
            <w:pPr>
              <w:pStyle w:val="NormalTableHeader"/>
              <w:keepNext w:val="0"/>
              <w:keepLines w:val="0"/>
              <w:spacing w:before="40"/>
              <w:rPr>
                <w:lang w:val="en-US"/>
              </w:rPr>
            </w:pPr>
            <w:r>
              <w:rPr>
                <w:lang w:val="en-US"/>
              </w:rPr>
              <w:t>Production example</w:t>
            </w:r>
            <w:r w:rsidR="00B64E91" w:rsidRPr="001C220C">
              <w:rPr>
                <w:lang w:val="en-US"/>
              </w:rPr>
              <w:t>s</w:t>
            </w:r>
          </w:p>
        </w:tc>
        <w:tc>
          <w:tcPr>
            <w:tcW w:w="1297" w:type="dxa"/>
          </w:tcPr>
          <w:p w14:paraId="2BCA83D1" w14:textId="77777777" w:rsidR="00B64E91" w:rsidRPr="001C220C" w:rsidRDefault="00AE4770" w:rsidP="008D7B92">
            <w:pPr>
              <w:pStyle w:val="NormalTableHeader"/>
              <w:keepNext w:val="0"/>
              <w:keepLines w:val="0"/>
              <w:spacing w:before="40"/>
              <w:rPr>
                <w:lang w:val="en-US"/>
              </w:rPr>
            </w:pPr>
            <w:r>
              <w:rPr>
                <w:lang w:val="en-US"/>
              </w:rPr>
              <w:t>Maintenance example</w:t>
            </w:r>
            <w:r w:rsidR="00B64E91" w:rsidRPr="001C220C">
              <w:rPr>
                <w:lang w:val="en-US"/>
              </w:rPr>
              <w:t>s</w:t>
            </w:r>
          </w:p>
        </w:tc>
        <w:tc>
          <w:tcPr>
            <w:tcW w:w="1080" w:type="dxa"/>
          </w:tcPr>
          <w:p w14:paraId="132FAE16" w14:textId="77777777" w:rsidR="00B64E91" w:rsidRPr="001C220C" w:rsidRDefault="00AE4770" w:rsidP="008D7B92">
            <w:pPr>
              <w:pStyle w:val="NormalTableHeader"/>
              <w:keepNext w:val="0"/>
              <w:keepLines w:val="0"/>
              <w:spacing w:before="40"/>
              <w:rPr>
                <w:lang w:val="en-US"/>
              </w:rPr>
            </w:pPr>
            <w:r>
              <w:rPr>
                <w:lang w:val="en-US"/>
              </w:rPr>
              <w:t>Quality example</w:t>
            </w:r>
            <w:r w:rsidR="00B64E91" w:rsidRPr="001C220C">
              <w:rPr>
                <w:lang w:val="en-US"/>
              </w:rPr>
              <w:t>s</w:t>
            </w:r>
          </w:p>
        </w:tc>
        <w:tc>
          <w:tcPr>
            <w:tcW w:w="1080" w:type="dxa"/>
          </w:tcPr>
          <w:p w14:paraId="27364E92" w14:textId="77777777" w:rsidR="00B64E91" w:rsidRPr="001C220C" w:rsidRDefault="00AE4770" w:rsidP="008D7B92">
            <w:pPr>
              <w:pStyle w:val="NormalTableHeader"/>
              <w:keepNext w:val="0"/>
              <w:keepLines w:val="0"/>
              <w:spacing w:before="40"/>
              <w:rPr>
                <w:lang w:val="en-US"/>
              </w:rPr>
            </w:pPr>
            <w:r>
              <w:rPr>
                <w:lang w:val="en-US"/>
              </w:rPr>
              <w:t>Inventory example</w:t>
            </w:r>
            <w:r w:rsidR="00B64E91" w:rsidRPr="001C220C">
              <w:rPr>
                <w:lang w:val="en-US"/>
              </w:rPr>
              <w:t>s</w:t>
            </w:r>
          </w:p>
        </w:tc>
      </w:tr>
      <w:tr w:rsidR="00AA4F0A" w:rsidRPr="001C220C" w14:paraId="5B20FB92" w14:textId="77777777">
        <w:trPr>
          <w:cantSplit/>
          <w:jc w:val="center"/>
        </w:trPr>
        <w:tc>
          <w:tcPr>
            <w:tcW w:w="1269" w:type="dxa"/>
          </w:tcPr>
          <w:p w14:paraId="2F8AB177" w14:textId="77777777" w:rsidR="00AA4F0A" w:rsidRPr="001C220C" w:rsidRDefault="00AA4F0A" w:rsidP="008D7B92">
            <w:pPr>
              <w:pStyle w:val="TableNormal1"/>
              <w:keepNext w:val="0"/>
              <w:keepLines w:val="0"/>
              <w:spacing w:before="40"/>
              <w:rPr>
                <w:lang w:val="en-US"/>
              </w:rPr>
            </w:pPr>
            <w:r w:rsidRPr="001C220C">
              <w:rPr>
                <w:lang w:val="en-US"/>
              </w:rPr>
              <w:t>ID</w:t>
            </w:r>
          </w:p>
        </w:tc>
        <w:tc>
          <w:tcPr>
            <w:tcW w:w="2880" w:type="dxa"/>
          </w:tcPr>
          <w:p w14:paraId="76C6FADE" w14:textId="77777777" w:rsidR="00AA4F0A" w:rsidRPr="001C220C" w:rsidRDefault="00AA4F0A" w:rsidP="008D7B92">
            <w:pPr>
              <w:pStyle w:val="TableNormal1"/>
              <w:keepNext w:val="0"/>
              <w:keepLines w:val="0"/>
              <w:spacing w:before="40"/>
              <w:rPr>
                <w:lang w:val="en-US"/>
              </w:rPr>
            </w:pPr>
            <w:r w:rsidRPr="001C220C">
              <w:rPr>
                <w:lang w:val="en-US"/>
              </w:rPr>
              <w:t xml:space="preserve">An identification of the specific </w:t>
            </w:r>
            <w:r w:rsidRPr="009F0825">
              <w:rPr>
                <w:i/>
                <w:lang w:val="en-US"/>
              </w:rPr>
              <w:t>material definition property</w:t>
            </w:r>
            <w:r w:rsidRPr="001C220C">
              <w:rPr>
                <w:lang w:val="en-US"/>
              </w:rPr>
              <w:t>.</w:t>
            </w:r>
          </w:p>
        </w:tc>
        <w:tc>
          <w:tcPr>
            <w:tcW w:w="1440" w:type="dxa"/>
          </w:tcPr>
          <w:p w14:paraId="4A931248" w14:textId="77777777" w:rsidR="00AA4F0A" w:rsidRPr="001C220C" w:rsidRDefault="00AA4F0A" w:rsidP="008D7B92">
            <w:pPr>
              <w:pStyle w:val="TableNormal1"/>
              <w:keepNext w:val="0"/>
              <w:keepLines w:val="0"/>
              <w:spacing w:before="40"/>
              <w:rPr>
                <w:lang w:val="en-US"/>
              </w:rPr>
            </w:pPr>
            <w:smartTag w:uri="urn:schemas-microsoft-com:office:smarttags" w:element="chmetcnv">
              <w:smartTagPr>
                <w:attr w:name="UnitName" w:val="a"/>
                <w:attr w:name="SourceValue" w:val="1443"/>
                <w:attr w:name="HasSpace" w:val="False"/>
                <w:attr w:name="Negative" w:val="False"/>
                <w:attr w:name="NumberType" w:val="1"/>
                <w:attr w:name="TCSC" w:val="0"/>
              </w:smartTagPr>
              <w:r w:rsidRPr="001C220C">
                <w:rPr>
                  <w:lang w:val="en-US"/>
                </w:rPr>
                <w:t>1443a</w:t>
              </w:r>
            </w:smartTag>
            <w:smartTag w:uri="urn:schemas-microsoft-com:office:smarttags" w:element="chmetcnv">
              <w:smartTagPr>
                <w:attr w:name="UnitName" w:val="mm"/>
                <w:attr w:name="SourceValue" w:val="5"/>
                <w:attr w:name="HasSpace" w:val="False"/>
                <w:attr w:name="Negative" w:val="False"/>
                <w:attr w:name="NumberType" w:val="1"/>
                <w:attr w:name="TCSC" w:val="0"/>
              </w:smartTagPr>
              <w:r w:rsidRPr="001C220C">
                <w:rPr>
                  <w:lang w:val="en-US"/>
                </w:rPr>
                <w:t>5mm</w:t>
              </w:r>
            </w:smartTag>
          </w:p>
        </w:tc>
        <w:tc>
          <w:tcPr>
            <w:tcW w:w="1297" w:type="dxa"/>
          </w:tcPr>
          <w:p w14:paraId="073122E9" w14:textId="77777777" w:rsidR="00AA4F0A" w:rsidRPr="001C220C" w:rsidRDefault="00AA4F0A" w:rsidP="008D7B92">
            <w:pPr>
              <w:pStyle w:val="TableNormal1"/>
              <w:keepNext w:val="0"/>
              <w:keepLines w:val="0"/>
              <w:spacing w:before="40"/>
              <w:rPr>
                <w:lang w:val="en-US"/>
              </w:rPr>
            </w:pPr>
            <w:r w:rsidRPr="001C220C">
              <w:rPr>
                <w:lang w:val="en-US"/>
              </w:rPr>
              <w:t xml:space="preserve">Oil </w:t>
            </w:r>
            <w:r w:rsidR="00A03A54">
              <w:rPr>
                <w:lang w:val="en-US"/>
              </w:rPr>
              <w:t>v</w:t>
            </w:r>
            <w:r w:rsidRPr="001C220C">
              <w:rPr>
                <w:lang w:val="en-US"/>
              </w:rPr>
              <w:t>iscosity</w:t>
            </w:r>
          </w:p>
        </w:tc>
        <w:tc>
          <w:tcPr>
            <w:tcW w:w="1080" w:type="dxa"/>
          </w:tcPr>
          <w:p w14:paraId="0314F474" w14:textId="77777777" w:rsidR="00AA4F0A" w:rsidRPr="001C220C" w:rsidRDefault="00AA4F0A" w:rsidP="008D7B92">
            <w:pPr>
              <w:pStyle w:val="TableNormal1"/>
              <w:keepNext w:val="0"/>
              <w:keepLines w:val="0"/>
              <w:spacing w:before="40"/>
              <w:rPr>
                <w:lang w:val="en-US"/>
              </w:rPr>
            </w:pPr>
            <w:r w:rsidRPr="001C220C">
              <w:rPr>
                <w:lang w:val="en-US"/>
              </w:rPr>
              <w:t>pH</w:t>
            </w:r>
          </w:p>
        </w:tc>
        <w:tc>
          <w:tcPr>
            <w:tcW w:w="1080" w:type="dxa"/>
          </w:tcPr>
          <w:p w14:paraId="55F2B545" w14:textId="77777777" w:rsidR="00AA4F0A" w:rsidRPr="001C220C" w:rsidRDefault="00AA4F0A" w:rsidP="008D7B92">
            <w:pPr>
              <w:pStyle w:val="TableNormal1"/>
              <w:keepNext w:val="0"/>
              <w:keepLines w:val="0"/>
              <w:spacing w:before="40"/>
              <w:rPr>
                <w:lang w:val="en-US"/>
              </w:rPr>
            </w:pPr>
            <w:r w:rsidRPr="001C220C">
              <w:rPr>
                <w:lang w:val="en-US"/>
              </w:rPr>
              <w:t>Weight</w:t>
            </w:r>
          </w:p>
        </w:tc>
      </w:tr>
      <w:tr w:rsidR="00AA4F0A" w:rsidRPr="001C220C" w14:paraId="07132FF1" w14:textId="77777777">
        <w:trPr>
          <w:cantSplit/>
          <w:jc w:val="center"/>
        </w:trPr>
        <w:tc>
          <w:tcPr>
            <w:tcW w:w="1269" w:type="dxa"/>
          </w:tcPr>
          <w:p w14:paraId="1B600947" w14:textId="77777777" w:rsidR="00AA4F0A" w:rsidRPr="001C220C" w:rsidRDefault="00AA4F0A" w:rsidP="008D7B92">
            <w:pPr>
              <w:pStyle w:val="TableNormal1"/>
              <w:keepNext w:val="0"/>
              <w:keepLines w:val="0"/>
              <w:spacing w:before="40"/>
              <w:rPr>
                <w:lang w:val="en-US"/>
              </w:rPr>
            </w:pPr>
            <w:r w:rsidRPr="001C220C">
              <w:rPr>
                <w:lang w:val="en-US"/>
              </w:rPr>
              <w:t>Description</w:t>
            </w:r>
          </w:p>
        </w:tc>
        <w:tc>
          <w:tcPr>
            <w:tcW w:w="2880" w:type="dxa"/>
          </w:tcPr>
          <w:p w14:paraId="4E509839" w14:textId="77777777" w:rsidR="00AA4F0A" w:rsidRPr="001C220C" w:rsidRDefault="00AA4F0A" w:rsidP="008D7B92">
            <w:pPr>
              <w:pStyle w:val="TableNormal1"/>
              <w:keepNext w:val="0"/>
              <w:keepLines w:val="0"/>
              <w:spacing w:before="40"/>
              <w:rPr>
                <w:lang w:val="en-US"/>
              </w:rPr>
            </w:pPr>
            <w:r w:rsidRPr="001C220C">
              <w:rPr>
                <w:lang w:val="en-US"/>
              </w:rPr>
              <w:t xml:space="preserve">Additional information about the </w:t>
            </w:r>
            <w:r w:rsidRPr="001C220C">
              <w:rPr>
                <w:i/>
                <w:lang w:val="en-US"/>
              </w:rPr>
              <w:t>material definition property</w:t>
            </w:r>
            <w:r w:rsidRPr="001C220C">
              <w:rPr>
                <w:lang w:val="en-US"/>
              </w:rPr>
              <w:t>.</w:t>
            </w:r>
          </w:p>
        </w:tc>
        <w:tc>
          <w:tcPr>
            <w:tcW w:w="1440" w:type="dxa"/>
          </w:tcPr>
          <w:p w14:paraId="04EC9BBA" w14:textId="77777777" w:rsidR="00AA4F0A" w:rsidRPr="001C220C" w:rsidRDefault="00AA4F0A" w:rsidP="008D7B92">
            <w:pPr>
              <w:pStyle w:val="TableNormal1"/>
              <w:keepNext w:val="0"/>
              <w:keepLines w:val="0"/>
              <w:spacing w:before="40"/>
              <w:rPr>
                <w:lang w:val="en-US"/>
              </w:rPr>
            </w:pPr>
            <w:r w:rsidRPr="001C220C">
              <w:rPr>
                <w:lang w:val="en-US"/>
              </w:rPr>
              <w:t>5 m</w:t>
            </w:r>
            <w:r w:rsidR="00B42BBF">
              <w:rPr>
                <w:lang w:val="en-US"/>
              </w:rPr>
              <w:t>m</w:t>
            </w:r>
            <w:r w:rsidRPr="001C220C">
              <w:rPr>
                <w:lang w:val="en-US"/>
              </w:rPr>
              <w:t xml:space="preserve"> sheet</w:t>
            </w:r>
          </w:p>
        </w:tc>
        <w:tc>
          <w:tcPr>
            <w:tcW w:w="1297" w:type="dxa"/>
          </w:tcPr>
          <w:p w14:paraId="041ED9F5" w14:textId="77777777" w:rsidR="00AA4F0A" w:rsidRPr="001C220C" w:rsidRDefault="00AA4F0A" w:rsidP="008D7B92">
            <w:pPr>
              <w:pStyle w:val="TableNormal1"/>
              <w:keepNext w:val="0"/>
              <w:keepLines w:val="0"/>
              <w:spacing w:before="40"/>
              <w:rPr>
                <w:lang w:val="en-US"/>
              </w:rPr>
            </w:pPr>
            <w:r w:rsidRPr="001C220C">
              <w:rPr>
                <w:lang w:val="en-US"/>
              </w:rPr>
              <w:t>Coefficient of viscosity</w:t>
            </w:r>
          </w:p>
        </w:tc>
        <w:tc>
          <w:tcPr>
            <w:tcW w:w="1080" w:type="dxa"/>
          </w:tcPr>
          <w:p w14:paraId="2E9C4600" w14:textId="77777777" w:rsidR="00AA4F0A" w:rsidRPr="001C220C" w:rsidRDefault="00AA4F0A" w:rsidP="008D7B92">
            <w:pPr>
              <w:pStyle w:val="TableNormal1"/>
              <w:keepNext w:val="0"/>
              <w:keepLines w:val="0"/>
              <w:spacing w:before="40"/>
              <w:rPr>
                <w:lang w:val="en-US"/>
              </w:rPr>
            </w:pPr>
            <w:r w:rsidRPr="001C220C">
              <w:rPr>
                <w:lang w:val="en-US"/>
              </w:rPr>
              <w:t>Acidity</w:t>
            </w:r>
          </w:p>
        </w:tc>
        <w:tc>
          <w:tcPr>
            <w:tcW w:w="1080" w:type="dxa"/>
          </w:tcPr>
          <w:p w14:paraId="3C36381B" w14:textId="77777777" w:rsidR="00AA4F0A" w:rsidRPr="001C220C" w:rsidRDefault="00AA4F0A" w:rsidP="008D7B92">
            <w:pPr>
              <w:pStyle w:val="TableNormal1"/>
              <w:keepNext w:val="0"/>
              <w:keepLines w:val="0"/>
              <w:spacing w:before="40"/>
              <w:rPr>
                <w:lang w:val="en-US"/>
              </w:rPr>
            </w:pPr>
            <w:r w:rsidRPr="001C220C">
              <w:rPr>
                <w:lang w:val="en-US"/>
              </w:rPr>
              <w:t>Weight to be added to shipping label</w:t>
            </w:r>
          </w:p>
        </w:tc>
      </w:tr>
      <w:tr w:rsidR="00AA4F0A" w:rsidRPr="001C220C" w14:paraId="076B225F" w14:textId="77777777">
        <w:trPr>
          <w:cantSplit/>
          <w:jc w:val="center"/>
        </w:trPr>
        <w:tc>
          <w:tcPr>
            <w:tcW w:w="1269" w:type="dxa"/>
          </w:tcPr>
          <w:p w14:paraId="0622D2A6" w14:textId="77777777" w:rsidR="00AA4F0A" w:rsidRPr="001C220C" w:rsidRDefault="00AA4F0A" w:rsidP="008D7B92">
            <w:pPr>
              <w:pStyle w:val="TableNormal1"/>
              <w:keepNext w:val="0"/>
              <w:keepLines w:val="0"/>
              <w:spacing w:before="40"/>
              <w:rPr>
                <w:lang w:val="en-US"/>
              </w:rPr>
            </w:pPr>
            <w:r w:rsidRPr="001C220C">
              <w:rPr>
                <w:lang w:val="en-US"/>
              </w:rPr>
              <w:t>Value</w:t>
            </w:r>
          </w:p>
        </w:tc>
        <w:tc>
          <w:tcPr>
            <w:tcW w:w="2880" w:type="dxa"/>
          </w:tcPr>
          <w:p w14:paraId="00F7D039" w14:textId="77777777" w:rsidR="00AA4F0A" w:rsidRPr="001C220C" w:rsidRDefault="00AA4F0A" w:rsidP="008D7B92">
            <w:pPr>
              <w:pStyle w:val="TableNormal1"/>
              <w:keepNext w:val="0"/>
              <w:keepLines w:val="0"/>
              <w:spacing w:before="40"/>
              <w:rPr>
                <w:lang w:val="en-US"/>
              </w:rPr>
            </w:pPr>
            <w:r w:rsidRPr="001C220C">
              <w:rPr>
                <w:lang w:val="en-US"/>
              </w:rPr>
              <w:t>The value, set of values, or range of the property.</w:t>
            </w:r>
          </w:p>
        </w:tc>
        <w:tc>
          <w:tcPr>
            <w:tcW w:w="1440" w:type="dxa"/>
          </w:tcPr>
          <w:p w14:paraId="3DFBCABD" w14:textId="77777777" w:rsidR="00AA4F0A" w:rsidRPr="001C220C" w:rsidRDefault="00C21049" w:rsidP="008D7B92">
            <w:pPr>
              <w:pStyle w:val="TableNormal1"/>
              <w:keepNext w:val="0"/>
              <w:keepLines w:val="0"/>
              <w:spacing w:before="40"/>
              <w:rPr>
                <w:lang w:val="en-US"/>
              </w:rPr>
            </w:pPr>
            <w:r>
              <w:rPr>
                <w:lang w:val="en-US"/>
              </w:rPr>
              <w:t>{</w:t>
            </w:r>
            <w:r w:rsidR="008E3D42" w:rsidRPr="001C220C">
              <w:rPr>
                <w:lang w:val="en-US"/>
              </w:rPr>
              <w:t>4</w:t>
            </w:r>
            <w:r w:rsidR="00B42BBF">
              <w:rPr>
                <w:lang w:val="en-US"/>
              </w:rPr>
              <w:t>,</w:t>
            </w:r>
            <w:r w:rsidR="008E3D42" w:rsidRPr="001C220C">
              <w:rPr>
                <w:lang w:val="en-US"/>
              </w:rPr>
              <w:t>85 .. 5</w:t>
            </w:r>
            <w:r w:rsidR="00B42BBF">
              <w:rPr>
                <w:lang w:val="en-US"/>
              </w:rPr>
              <w:t>,</w:t>
            </w:r>
            <w:r w:rsidR="008E3D42" w:rsidRPr="001C220C">
              <w:rPr>
                <w:lang w:val="en-US"/>
              </w:rPr>
              <w:t>15</w:t>
            </w:r>
            <w:r>
              <w:rPr>
                <w:lang w:val="en-US"/>
              </w:rPr>
              <w:t>}</w:t>
            </w:r>
          </w:p>
        </w:tc>
        <w:tc>
          <w:tcPr>
            <w:tcW w:w="1297" w:type="dxa"/>
          </w:tcPr>
          <w:p w14:paraId="7F9D78B1" w14:textId="77777777" w:rsidR="00AA4F0A" w:rsidRPr="001C220C" w:rsidRDefault="00C21049" w:rsidP="008D7B92">
            <w:pPr>
              <w:pStyle w:val="TableNormal1"/>
              <w:keepNext w:val="0"/>
              <w:keepLines w:val="0"/>
              <w:spacing w:before="40"/>
              <w:rPr>
                <w:lang w:val="en-US"/>
              </w:rPr>
            </w:pPr>
            <w:r>
              <w:rPr>
                <w:lang w:val="en-US"/>
              </w:rPr>
              <w:t>{</w:t>
            </w:r>
            <w:r w:rsidR="00AA4F0A" w:rsidRPr="001C220C">
              <w:rPr>
                <w:lang w:val="en-US"/>
              </w:rPr>
              <w:t xml:space="preserve">250 </w:t>
            </w:r>
            <w:r w:rsidR="00F00AEF">
              <w:rPr>
                <w:lang w:val="en-US"/>
              </w:rPr>
              <w:sym w:font="Symbol" w:char="F0B4"/>
            </w:r>
            <w:r w:rsidR="00AA4F0A" w:rsidRPr="001C220C">
              <w:rPr>
                <w:lang w:val="en-US"/>
              </w:rPr>
              <w:t xml:space="preserve"> 10</w:t>
            </w:r>
            <w:r w:rsidR="00AA4F0A" w:rsidRPr="00F00AEF">
              <w:rPr>
                <w:rStyle w:val="SUPerscript"/>
                <w:sz w:val="12"/>
                <w:szCs w:val="12"/>
              </w:rPr>
              <w:t>-3</w:t>
            </w:r>
            <w:r w:rsidR="00AA4F0A" w:rsidRPr="001C220C">
              <w:rPr>
                <w:lang w:val="en-US"/>
              </w:rPr>
              <w:t xml:space="preserve"> </w:t>
            </w:r>
            <w:r w:rsidR="008E3D42" w:rsidRPr="001C220C">
              <w:rPr>
                <w:lang w:val="en-US"/>
              </w:rPr>
              <w:t xml:space="preserve">.. 255 </w:t>
            </w:r>
            <w:r w:rsidR="00F00AEF">
              <w:rPr>
                <w:lang w:val="en-US"/>
              </w:rPr>
              <w:sym w:font="Symbol" w:char="F0B4"/>
            </w:r>
            <w:r w:rsidR="008E3D42" w:rsidRPr="001C220C">
              <w:rPr>
                <w:lang w:val="en-US"/>
              </w:rPr>
              <w:t xml:space="preserve"> 10</w:t>
            </w:r>
            <w:r w:rsidR="008E3D42" w:rsidRPr="00F00AEF">
              <w:rPr>
                <w:rStyle w:val="SUPerscript"/>
                <w:sz w:val="12"/>
                <w:szCs w:val="12"/>
              </w:rPr>
              <w:t>-3</w:t>
            </w:r>
            <w:r>
              <w:rPr>
                <w:lang w:val="en-US"/>
              </w:rPr>
              <w:t>}</w:t>
            </w:r>
          </w:p>
        </w:tc>
        <w:tc>
          <w:tcPr>
            <w:tcW w:w="1080" w:type="dxa"/>
          </w:tcPr>
          <w:p w14:paraId="572C2745" w14:textId="77777777" w:rsidR="00AA4F0A" w:rsidRPr="001C220C" w:rsidRDefault="00C21049" w:rsidP="008D7B92">
            <w:pPr>
              <w:pStyle w:val="TableNormal1"/>
              <w:keepNext w:val="0"/>
              <w:keepLines w:val="0"/>
              <w:spacing w:before="40"/>
              <w:rPr>
                <w:lang w:val="en-US"/>
              </w:rPr>
            </w:pPr>
            <w:r>
              <w:rPr>
                <w:lang w:val="en-US"/>
              </w:rPr>
              <w:t>{</w:t>
            </w:r>
            <w:r w:rsidR="008E3D42" w:rsidRPr="001C220C">
              <w:rPr>
                <w:lang w:val="en-US"/>
              </w:rPr>
              <w:t xml:space="preserve">3.99 .. </w:t>
            </w:r>
            <w:r w:rsidR="00AA4F0A" w:rsidRPr="001C220C">
              <w:rPr>
                <w:lang w:val="en-US"/>
              </w:rPr>
              <w:t>4.0</w:t>
            </w:r>
            <w:r w:rsidR="008E3D42" w:rsidRPr="001C220C">
              <w:rPr>
                <w:lang w:val="en-US"/>
              </w:rPr>
              <w:t>1</w:t>
            </w:r>
            <w:r>
              <w:rPr>
                <w:lang w:val="en-US"/>
              </w:rPr>
              <w:t>}</w:t>
            </w:r>
          </w:p>
        </w:tc>
        <w:tc>
          <w:tcPr>
            <w:tcW w:w="1080" w:type="dxa"/>
          </w:tcPr>
          <w:p w14:paraId="53EB5D67" w14:textId="77777777" w:rsidR="00AA4F0A" w:rsidRPr="001C220C" w:rsidRDefault="00AA4F0A" w:rsidP="008D7B92">
            <w:pPr>
              <w:pStyle w:val="TableNormal1"/>
              <w:keepNext w:val="0"/>
              <w:keepLines w:val="0"/>
              <w:spacing w:before="40"/>
              <w:rPr>
                <w:lang w:val="en-US"/>
              </w:rPr>
            </w:pPr>
            <w:r w:rsidRPr="001C220C">
              <w:rPr>
                <w:lang w:val="en-US"/>
              </w:rPr>
              <w:t>20</w:t>
            </w:r>
            <w:r w:rsidR="008E3D42" w:rsidRPr="001C220C">
              <w:rPr>
                <w:lang w:val="en-US"/>
              </w:rPr>
              <w:t xml:space="preserve"> .. 21</w:t>
            </w:r>
          </w:p>
        </w:tc>
      </w:tr>
      <w:tr w:rsidR="00AA4F0A" w:rsidRPr="001C220C" w14:paraId="3D882529" w14:textId="77777777">
        <w:trPr>
          <w:cantSplit/>
          <w:jc w:val="center"/>
        </w:trPr>
        <w:tc>
          <w:tcPr>
            <w:tcW w:w="1269" w:type="dxa"/>
          </w:tcPr>
          <w:p w14:paraId="341243D8" w14:textId="77777777" w:rsidR="00AA4F0A" w:rsidRPr="001C220C" w:rsidRDefault="00AA4F0A" w:rsidP="008D7B92">
            <w:pPr>
              <w:pStyle w:val="TableNormal1"/>
              <w:keepNext w:val="0"/>
              <w:keepLines w:val="0"/>
              <w:spacing w:before="40"/>
              <w:rPr>
                <w:lang w:val="en-US"/>
              </w:rPr>
            </w:pPr>
            <w:r w:rsidRPr="001C220C">
              <w:rPr>
                <w:lang w:val="en-US"/>
              </w:rPr>
              <w:t xml:space="preserve">Value </w:t>
            </w:r>
            <w:r w:rsidR="009F0825">
              <w:rPr>
                <w:lang w:val="en-US"/>
              </w:rPr>
              <w:t>u</w:t>
            </w:r>
            <w:r w:rsidRPr="001C220C">
              <w:rPr>
                <w:lang w:val="en-US"/>
              </w:rPr>
              <w:t xml:space="preserve">nit of </w:t>
            </w:r>
            <w:r w:rsidR="009F0825">
              <w:rPr>
                <w:lang w:val="en-US"/>
              </w:rPr>
              <w:t>m</w:t>
            </w:r>
            <w:r w:rsidRPr="001C220C">
              <w:rPr>
                <w:lang w:val="en-US"/>
              </w:rPr>
              <w:t>easure</w:t>
            </w:r>
          </w:p>
        </w:tc>
        <w:tc>
          <w:tcPr>
            <w:tcW w:w="2880" w:type="dxa"/>
          </w:tcPr>
          <w:p w14:paraId="3BC18B30" w14:textId="77777777" w:rsidR="00AA4F0A" w:rsidRPr="001C220C" w:rsidRDefault="00AA4F0A" w:rsidP="008D7B92">
            <w:pPr>
              <w:pStyle w:val="TableNormal1"/>
              <w:keepNext w:val="0"/>
              <w:keepLines w:val="0"/>
              <w:spacing w:before="40"/>
              <w:rPr>
                <w:lang w:val="en-US"/>
              </w:rPr>
            </w:pPr>
            <w:r w:rsidRPr="001C220C">
              <w:rPr>
                <w:lang w:val="en-US"/>
              </w:rPr>
              <w:t>The unit of measure of the associated property value, if applicable.</w:t>
            </w:r>
          </w:p>
        </w:tc>
        <w:tc>
          <w:tcPr>
            <w:tcW w:w="1440" w:type="dxa"/>
          </w:tcPr>
          <w:p w14:paraId="0B05827D" w14:textId="77777777" w:rsidR="00AA4F0A" w:rsidRPr="001C220C" w:rsidRDefault="00C16922" w:rsidP="008D7B92">
            <w:pPr>
              <w:pStyle w:val="TableNormal1"/>
              <w:keepNext w:val="0"/>
              <w:keepLines w:val="0"/>
              <w:spacing w:before="40"/>
              <w:rPr>
                <w:lang w:val="en-US"/>
              </w:rPr>
            </w:pPr>
            <w:r w:rsidRPr="001C220C">
              <w:rPr>
                <w:lang w:val="en-US"/>
              </w:rPr>
              <w:t>M</w:t>
            </w:r>
            <w:r w:rsidR="00AA4F0A" w:rsidRPr="001C220C">
              <w:rPr>
                <w:lang w:val="en-US"/>
              </w:rPr>
              <w:t>m</w:t>
            </w:r>
          </w:p>
        </w:tc>
        <w:tc>
          <w:tcPr>
            <w:tcW w:w="1297" w:type="dxa"/>
          </w:tcPr>
          <w:p w14:paraId="6D6BA4EA" w14:textId="77777777" w:rsidR="00AA4F0A" w:rsidRPr="001C220C" w:rsidRDefault="00AA4F0A" w:rsidP="008D7B92">
            <w:pPr>
              <w:pStyle w:val="TableNormal1"/>
              <w:keepNext w:val="0"/>
              <w:keepLines w:val="0"/>
              <w:spacing w:before="40"/>
              <w:rPr>
                <w:lang w:val="en-US"/>
              </w:rPr>
            </w:pPr>
            <w:r w:rsidRPr="001C220C">
              <w:rPr>
                <w:lang w:val="en-US"/>
              </w:rPr>
              <w:t>Pa-s</w:t>
            </w:r>
          </w:p>
        </w:tc>
        <w:tc>
          <w:tcPr>
            <w:tcW w:w="1080" w:type="dxa"/>
          </w:tcPr>
          <w:p w14:paraId="55A284FD" w14:textId="77777777" w:rsidR="00AA4F0A" w:rsidRPr="001C220C" w:rsidRDefault="00AA4F0A" w:rsidP="008D7B92">
            <w:pPr>
              <w:pStyle w:val="TableNormal1"/>
              <w:keepNext w:val="0"/>
              <w:keepLines w:val="0"/>
              <w:spacing w:before="40"/>
              <w:rPr>
                <w:lang w:val="en-US"/>
              </w:rPr>
            </w:pPr>
            <w:r w:rsidRPr="001C220C">
              <w:rPr>
                <w:lang w:val="en-US"/>
              </w:rPr>
              <w:t>pH</w:t>
            </w:r>
          </w:p>
        </w:tc>
        <w:tc>
          <w:tcPr>
            <w:tcW w:w="1080" w:type="dxa"/>
          </w:tcPr>
          <w:p w14:paraId="56D4D1F9" w14:textId="77777777" w:rsidR="00AA4F0A" w:rsidRPr="001C220C" w:rsidRDefault="00AA4F0A" w:rsidP="008D7B92">
            <w:pPr>
              <w:pStyle w:val="TableNormal1"/>
              <w:keepNext w:val="0"/>
              <w:keepLines w:val="0"/>
              <w:spacing w:before="40"/>
              <w:rPr>
                <w:lang w:val="en-US"/>
              </w:rPr>
            </w:pPr>
            <w:r w:rsidRPr="001C220C">
              <w:rPr>
                <w:lang w:val="en-US"/>
              </w:rPr>
              <w:t>g / m</w:t>
            </w:r>
            <w:r w:rsidRPr="001C220C">
              <w:rPr>
                <w:vertAlign w:val="superscript"/>
                <w:lang w:val="en-US"/>
              </w:rPr>
              <w:t>2</w:t>
            </w:r>
            <w:r w:rsidRPr="001C220C">
              <w:rPr>
                <w:lang w:val="en-US"/>
              </w:rPr>
              <w:t xml:space="preserve"> </w:t>
            </w:r>
          </w:p>
        </w:tc>
      </w:tr>
    </w:tbl>
    <w:p w14:paraId="2B06585C" w14:textId="77777777" w:rsidR="00B64E91" w:rsidRPr="001C220C" w:rsidRDefault="00B64E91" w:rsidP="00B64E91">
      <w:pPr>
        <w:rPr>
          <w:lang w:val="en-US"/>
        </w:rPr>
      </w:pPr>
    </w:p>
    <w:p w14:paraId="2D787952" w14:textId="77777777" w:rsidR="00CB7EC0" w:rsidRPr="001C220C" w:rsidRDefault="00CB7EC0" w:rsidP="003E1075">
      <w:pPr>
        <w:pStyle w:val="Heading3"/>
      </w:pPr>
      <w:bookmarkStart w:id="6172" w:name="_Toc516130344"/>
      <w:bookmarkStart w:id="6173" w:name="_Toc320176925"/>
      <w:r w:rsidRPr="001C220C">
        <w:t>Material lot</w:t>
      </w:r>
      <w:bookmarkEnd w:id="6172"/>
      <w:bookmarkEnd w:id="6173"/>
    </w:p>
    <w:p w14:paraId="01D3059A" w14:textId="77777777" w:rsidR="00E675A3" w:rsidRDefault="009A0FC3" w:rsidP="0029062D">
      <w:pPr>
        <w:pStyle w:val="PARAGRAPH"/>
        <w:rPr>
          <w:lang w:val="en-US"/>
        </w:rPr>
      </w:pPr>
      <w:r w:rsidRPr="001C220C">
        <w:rPr>
          <w:lang w:val="en-US"/>
        </w:rPr>
        <w:t xml:space="preserve">A uniquely identified specific amount of </w:t>
      </w:r>
      <w:r w:rsidRPr="00500BDB">
        <w:rPr>
          <w:i/>
          <w:lang w:val="en-US"/>
        </w:rPr>
        <w:t>material</w:t>
      </w:r>
      <w:r w:rsidRPr="001C220C">
        <w:rPr>
          <w:lang w:val="en-US"/>
        </w:rPr>
        <w:t xml:space="preserve">, either countable or weighable shall be </w:t>
      </w:r>
      <w:r w:rsidR="00E675A3">
        <w:rPr>
          <w:lang w:val="en-US"/>
        </w:rPr>
        <w:t>presented</w:t>
      </w:r>
      <w:r w:rsidRPr="001C220C">
        <w:rPr>
          <w:lang w:val="en-US"/>
        </w:rPr>
        <w:t xml:space="preserve"> as a</w:t>
      </w:r>
      <w:r w:rsidRPr="001C220C">
        <w:rPr>
          <w:i/>
          <w:lang w:val="en-US"/>
        </w:rPr>
        <w:t xml:space="preserve"> </w:t>
      </w:r>
      <w:r w:rsidRPr="003C1B3D">
        <w:rPr>
          <w:i/>
          <w:lang w:val="en-US"/>
        </w:rPr>
        <w:t>material lot</w:t>
      </w:r>
      <w:r w:rsidRPr="001C220C">
        <w:rPr>
          <w:lang w:val="en-US"/>
        </w:rPr>
        <w:t xml:space="preserve">. A </w:t>
      </w:r>
      <w:r w:rsidRPr="003C1B3D">
        <w:rPr>
          <w:i/>
          <w:lang w:val="en-US"/>
        </w:rPr>
        <w:t>material lot</w:t>
      </w:r>
      <w:r w:rsidRPr="001C220C">
        <w:rPr>
          <w:i/>
          <w:lang w:val="en-US"/>
        </w:rPr>
        <w:t xml:space="preserve"> </w:t>
      </w:r>
      <w:r w:rsidRPr="001C220C">
        <w:rPr>
          <w:lang w:val="en-US"/>
        </w:rPr>
        <w:t xml:space="preserve">describes the </w:t>
      </w:r>
      <w:r w:rsidR="00823DCC" w:rsidRPr="001C220C">
        <w:rPr>
          <w:lang w:val="en-US"/>
        </w:rPr>
        <w:t xml:space="preserve">planned or </w:t>
      </w:r>
      <w:r w:rsidRPr="001C220C">
        <w:rPr>
          <w:lang w:val="en-US"/>
        </w:rPr>
        <w:t xml:space="preserve">actual total quantity or amount of material available, its current state, and its specific property values. </w:t>
      </w:r>
    </w:p>
    <w:p w14:paraId="6730ADB5" w14:textId="68965B7C" w:rsidR="00351C51" w:rsidRDefault="00351C51" w:rsidP="00E675A3">
      <w:pPr>
        <w:pStyle w:val="PARAGRAPH"/>
        <w:rPr>
          <w:ins w:id="6174" w:author="Charles Gifford" w:date="2017-03-19T10:56:00Z"/>
          <w:lang w:val="en-US"/>
        </w:rPr>
      </w:pPr>
      <w:ins w:id="6175" w:author="Charles Gifford" w:date="2017-03-19T10:56:00Z">
        <w:r w:rsidRPr="00351C51">
          <w:rPr>
            <w:lang w:val="en-US"/>
          </w:rPr>
          <w:t xml:space="preserve">A </w:t>
        </w:r>
        <w:r w:rsidRPr="00DC1084">
          <w:rPr>
            <w:i/>
            <w:lang w:val="en-US"/>
          </w:rPr>
          <w:t xml:space="preserve">material lot </w:t>
        </w:r>
        <w:r w:rsidRPr="00351C51">
          <w:rPr>
            <w:lang w:val="en-US"/>
          </w:rPr>
          <w:t xml:space="preserve">may be tested by the evaluation of a </w:t>
        </w:r>
        <w:r w:rsidRPr="00DC1084">
          <w:rPr>
            <w:i/>
            <w:lang w:val="en-US"/>
          </w:rPr>
          <w:t>test specification</w:t>
        </w:r>
        <w:r w:rsidRPr="00351C51">
          <w:rPr>
            <w:lang w:val="en-US"/>
          </w:rPr>
          <w:t>.</w:t>
        </w:r>
      </w:ins>
    </w:p>
    <w:p w14:paraId="178A8B03" w14:textId="1F1AEE32" w:rsidR="00E675A3" w:rsidRPr="001C220C" w:rsidDel="00351C51" w:rsidRDefault="00E675A3" w:rsidP="00E675A3">
      <w:pPr>
        <w:pStyle w:val="PARAGRAPH"/>
        <w:rPr>
          <w:del w:id="6176" w:author="Charles Gifford" w:date="2017-03-19T10:56:00Z"/>
          <w:lang w:val="en-US"/>
        </w:rPr>
      </w:pPr>
      <w:del w:id="6177" w:author="Charles Gifford" w:date="2017-03-19T10:56:00Z">
        <w:r w:rsidRPr="001C220C" w:rsidDel="00351C51">
          <w:rPr>
            <w:lang w:val="en-US"/>
          </w:rPr>
          <w:delText xml:space="preserve">A </w:delText>
        </w:r>
        <w:r w:rsidRPr="003C1B3D" w:rsidDel="00351C51">
          <w:rPr>
            <w:i/>
            <w:lang w:val="en-US"/>
          </w:rPr>
          <w:delText>material lot</w:delText>
        </w:r>
        <w:r w:rsidRPr="001C220C" w:rsidDel="00351C51">
          <w:rPr>
            <w:lang w:val="en-US"/>
          </w:rPr>
          <w:delText xml:space="preserve"> may be tested by the execution of a </w:delText>
        </w:r>
        <w:r w:rsidRPr="003C1B3D" w:rsidDel="00351C51">
          <w:rPr>
            <w:i/>
            <w:lang w:val="en-US"/>
          </w:rPr>
          <w:delText>material test specification</w:delText>
        </w:r>
        <w:r w:rsidRPr="001C220C" w:rsidDel="00351C51">
          <w:rPr>
            <w:lang w:val="en-US"/>
          </w:rPr>
          <w:delText>.</w:delText>
        </w:r>
      </w:del>
    </w:p>
    <w:p w14:paraId="3903B00F" w14:textId="77777777" w:rsidR="00E675A3" w:rsidRPr="001C220C" w:rsidRDefault="00E675A3" w:rsidP="00E675A3">
      <w:pPr>
        <w:pStyle w:val="PARAGRAPH"/>
        <w:rPr>
          <w:lang w:val="en-US"/>
        </w:rPr>
      </w:pPr>
      <w:r w:rsidRPr="001C220C">
        <w:rPr>
          <w:lang w:val="en-US"/>
        </w:rPr>
        <w:t xml:space="preserve">A </w:t>
      </w:r>
      <w:r w:rsidRPr="003C1B3D">
        <w:rPr>
          <w:i/>
          <w:lang w:val="en-US"/>
        </w:rPr>
        <w:t>material lot</w:t>
      </w:r>
      <w:r w:rsidRPr="001C220C">
        <w:rPr>
          <w:i/>
          <w:lang w:val="en-US"/>
        </w:rPr>
        <w:t xml:space="preserve"> </w:t>
      </w:r>
      <w:r w:rsidRPr="001C220C">
        <w:rPr>
          <w:lang w:val="en-US"/>
        </w:rPr>
        <w:t>shall include</w:t>
      </w:r>
      <w:r>
        <w:rPr>
          <w:lang w:val="en-US"/>
        </w:rPr>
        <w:t>:</w:t>
      </w:r>
    </w:p>
    <w:p w14:paraId="5D86023E" w14:textId="77777777" w:rsidR="00E675A3" w:rsidRPr="001C220C" w:rsidRDefault="00E675A3" w:rsidP="00A70CDA">
      <w:pPr>
        <w:pStyle w:val="ListNumber"/>
        <w:numPr>
          <w:ilvl w:val="0"/>
          <w:numId w:val="70"/>
        </w:numPr>
        <w:ind w:left="360"/>
        <w:rPr>
          <w:lang w:val="en-US"/>
        </w:rPr>
      </w:pPr>
      <w:r>
        <w:rPr>
          <w:lang w:val="en-US"/>
        </w:rPr>
        <w:t>the</w:t>
      </w:r>
      <w:r w:rsidRPr="001C220C">
        <w:rPr>
          <w:lang w:val="en-US"/>
        </w:rPr>
        <w:t xml:space="preserve"> unique identification of the lot;</w:t>
      </w:r>
    </w:p>
    <w:p w14:paraId="7910F9B5" w14:textId="77777777" w:rsidR="00E675A3" w:rsidRPr="001C220C" w:rsidRDefault="00E675A3" w:rsidP="00A70CDA">
      <w:pPr>
        <w:pStyle w:val="ListNumber"/>
        <w:numPr>
          <w:ilvl w:val="0"/>
          <w:numId w:val="70"/>
        </w:numPr>
        <w:ind w:left="360"/>
        <w:rPr>
          <w:lang w:val="en-US"/>
        </w:rPr>
      </w:pPr>
      <w:r w:rsidRPr="001C220C">
        <w:rPr>
          <w:lang w:val="en-US"/>
        </w:rPr>
        <w:t xml:space="preserve">the amount of </w:t>
      </w:r>
      <w:r w:rsidRPr="00500BDB">
        <w:rPr>
          <w:i/>
          <w:lang w:val="en-US"/>
        </w:rPr>
        <w:t>material</w:t>
      </w:r>
      <w:r w:rsidRPr="001C220C">
        <w:rPr>
          <w:lang w:val="en-US"/>
        </w:rPr>
        <w:t xml:space="preserve"> (count, volume, weight);</w:t>
      </w:r>
    </w:p>
    <w:p w14:paraId="1B489841" w14:textId="6BE2F51A" w:rsidR="00E675A3" w:rsidRPr="001C220C" w:rsidRDefault="00E675A3" w:rsidP="00A70CDA">
      <w:pPr>
        <w:pStyle w:val="ListNumber"/>
        <w:numPr>
          <w:ilvl w:val="0"/>
          <w:numId w:val="70"/>
        </w:numPr>
        <w:ind w:left="360"/>
        <w:rPr>
          <w:lang w:val="en-US"/>
        </w:rPr>
      </w:pPr>
      <w:r w:rsidRPr="001C220C">
        <w:rPr>
          <w:lang w:val="en-US"/>
        </w:rPr>
        <w:t xml:space="preserve">the unit of measure of the </w:t>
      </w:r>
      <w:r w:rsidRPr="00500BDB">
        <w:rPr>
          <w:i/>
          <w:lang w:val="en-US"/>
        </w:rPr>
        <w:t xml:space="preserve">material </w:t>
      </w:r>
      <w:r w:rsidRPr="001C220C">
        <w:rPr>
          <w:lang w:val="en-US"/>
        </w:rPr>
        <w:t>(for example, parts, liters,</w:t>
      </w:r>
      <w:r>
        <w:rPr>
          <w:lang w:val="en-US"/>
        </w:rPr>
        <w:t xml:space="preserve"> kg</w:t>
      </w:r>
      <w:r w:rsidRPr="001C220C">
        <w:rPr>
          <w:lang w:val="en-US"/>
        </w:rPr>
        <w:t>);</w:t>
      </w:r>
    </w:p>
    <w:p w14:paraId="4B05C70F" w14:textId="77777777" w:rsidR="00E675A3" w:rsidRPr="001C220C" w:rsidRDefault="00E675A3" w:rsidP="00A70CDA">
      <w:pPr>
        <w:pStyle w:val="ListNumber"/>
        <w:numPr>
          <w:ilvl w:val="0"/>
          <w:numId w:val="70"/>
        </w:numPr>
        <w:ind w:left="360"/>
        <w:rPr>
          <w:lang w:val="en-US"/>
        </w:rPr>
      </w:pPr>
      <w:r>
        <w:rPr>
          <w:lang w:val="en-US"/>
        </w:rPr>
        <w:t>the</w:t>
      </w:r>
      <w:r w:rsidRPr="001C220C">
        <w:rPr>
          <w:lang w:val="en-US"/>
        </w:rPr>
        <w:t xml:space="preserve"> </w:t>
      </w:r>
      <w:r>
        <w:rPr>
          <w:lang w:val="en-US"/>
        </w:rPr>
        <w:t xml:space="preserve">storage </w:t>
      </w:r>
      <w:r w:rsidRPr="001C220C">
        <w:rPr>
          <w:lang w:val="en-US"/>
        </w:rPr>
        <w:t xml:space="preserve">location for the </w:t>
      </w:r>
      <w:r w:rsidRPr="00500BDB">
        <w:rPr>
          <w:i/>
          <w:lang w:val="en-US"/>
        </w:rPr>
        <w:t>material</w:t>
      </w:r>
      <w:r w:rsidRPr="001C220C">
        <w:rPr>
          <w:lang w:val="en-US"/>
        </w:rPr>
        <w:t>;</w:t>
      </w:r>
    </w:p>
    <w:p w14:paraId="37B2754C" w14:textId="77777777" w:rsidR="00E675A3" w:rsidRPr="001C220C" w:rsidRDefault="00E675A3" w:rsidP="00A70CDA">
      <w:pPr>
        <w:pStyle w:val="ListNumber"/>
        <w:numPr>
          <w:ilvl w:val="0"/>
          <w:numId w:val="70"/>
        </w:numPr>
        <w:ind w:left="360"/>
        <w:rPr>
          <w:lang w:val="en-US"/>
        </w:rPr>
      </w:pPr>
      <w:r w:rsidRPr="001C220C">
        <w:rPr>
          <w:lang w:val="en-US"/>
        </w:rPr>
        <w:t>any status of the lot.</w:t>
      </w:r>
    </w:p>
    <w:p w14:paraId="544ABF32" w14:textId="77777777" w:rsidR="004A1BB8" w:rsidRDefault="00E675A3" w:rsidP="004A1BB8">
      <w:pPr>
        <w:pStyle w:val="PARAGRAPH"/>
        <w:rPr>
          <w:lang w:val="en-US"/>
        </w:rPr>
      </w:pPr>
      <w:r w:rsidRPr="001C220C">
        <w:rPr>
          <w:lang w:val="en-US"/>
        </w:rPr>
        <w:t xml:space="preserve">A </w:t>
      </w:r>
      <w:r w:rsidRPr="003C1B3D">
        <w:rPr>
          <w:i/>
          <w:lang w:val="en-US"/>
        </w:rPr>
        <w:t>material lot</w:t>
      </w:r>
      <w:r w:rsidRPr="001C220C">
        <w:rPr>
          <w:i/>
          <w:lang w:val="en-US"/>
        </w:rPr>
        <w:t xml:space="preserve"> </w:t>
      </w:r>
      <w:r w:rsidRPr="001C220C">
        <w:rPr>
          <w:lang w:val="en-US"/>
        </w:rPr>
        <w:t xml:space="preserve">may be made up of </w:t>
      </w:r>
      <w:r w:rsidRPr="003C1B3D">
        <w:rPr>
          <w:i/>
          <w:lang w:val="en-US"/>
        </w:rPr>
        <w:t>material sublots</w:t>
      </w:r>
      <w:r w:rsidRPr="001C220C">
        <w:rPr>
          <w:lang w:val="en-US"/>
        </w:rPr>
        <w:t xml:space="preserve">. </w:t>
      </w:r>
      <w:r w:rsidRPr="003C1B3D">
        <w:rPr>
          <w:i/>
          <w:lang w:val="en-US"/>
        </w:rPr>
        <w:t>Material lots</w:t>
      </w:r>
      <w:r w:rsidRPr="001C220C">
        <w:rPr>
          <w:lang w:val="en-US"/>
        </w:rPr>
        <w:t xml:space="preserve"> and </w:t>
      </w:r>
      <w:r w:rsidRPr="003C1B3D">
        <w:rPr>
          <w:i/>
          <w:lang w:val="en-US"/>
        </w:rPr>
        <w:t>material sublots</w:t>
      </w:r>
      <w:r w:rsidRPr="001C220C">
        <w:rPr>
          <w:i/>
          <w:lang w:val="en-US"/>
        </w:rPr>
        <w:t xml:space="preserve"> </w:t>
      </w:r>
      <w:r w:rsidRPr="001C220C">
        <w:rPr>
          <w:lang w:val="en-US"/>
        </w:rPr>
        <w:t xml:space="preserve">may be used for traceability when they </w:t>
      </w:r>
      <w:r w:rsidR="004A1BB8">
        <w:rPr>
          <w:lang w:val="en-US"/>
        </w:rPr>
        <w:t>contain unique identifications.</w:t>
      </w:r>
    </w:p>
    <w:p w14:paraId="5295D228" w14:textId="0BD790AE" w:rsidR="00776DCD" w:rsidRDefault="00C977E1" w:rsidP="004A1BB8">
      <w:pPr>
        <w:pStyle w:val="PARAGRAPH"/>
        <w:rPr>
          <w:lang w:val="en-US"/>
        </w:rPr>
      </w:pPr>
      <w:r>
        <w:rPr>
          <w:lang w:val="en-US"/>
        </w:rPr>
        <w:fldChar w:fldCharType="begin"/>
      </w:r>
      <w:r>
        <w:rPr>
          <w:lang w:val="en-US"/>
        </w:rPr>
        <w:instrText xml:space="preserve"> REF _Ref465501157 \h </w:instrText>
      </w:r>
      <w:r>
        <w:rPr>
          <w:lang w:val="en-US"/>
        </w:rPr>
      </w:r>
      <w:r>
        <w:rPr>
          <w:lang w:val="en-US"/>
        </w:rPr>
        <w:fldChar w:fldCharType="separate"/>
      </w:r>
      <w:r w:rsidR="0073041D">
        <w:t xml:space="preserve">Table </w:t>
      </w:r>
      <w:r w:rsidR="0073041D">
        <w:rPr>
          <w:noProof/>
        </w:rPr>
        <w:t>65</w:t>
      </w:r>
      <w:r>
        <w:rPr>
          <w:lang w:val="en-US"/>
        </w:rPr>
        <w:fldChar w:fldCharType="end"/>
      </w:r>
      <w:r>
        <w:rPr>
          <w:lang w:val="en-US"/>
        </w:rPr>
        <w:t xml:space="preserve"> </w:t>
      </w:r>
      <w:r w:rsidR="004A1BB8">
        <w:rPr>
          <w:lang w:val="en-US"/>
        </w:rPr>
        <w:fldChar w:fldCharType="begin"/>
      </w:r>
      <w:r w:rsidR="004A1BB8">
        <w:rPr>
          <w:lang w:val="en-US"/>
        </w:rPr>
        <w:instrText xml:space="preserve"> REF _Ref449086853 \h </w:instrText>
      </w:r>
      <w:r w:rsidR="004A1BB8">
        <w:rPr>
          <w:lang w:val="en-US"/>
        </w:rPr>
      </w:r>
      <w:r w:rsidR="004A1BB8">
        <w:rPr>
          <w:lang w:val="en-US"/>
        </w:rPr>
        <w:fldChar w:fldCharType="end"/>
      </w:r>
      <w:r w:rsidR="00BB3B94" w:rsidRPr="001C220C">
        <w:rPr>
          <w:lang w:val="en-US"/>
        </w:rPr>
        <w:t xml:space="preserve">lists the </w:t>
      </w:r>
      <w:r w:rsidR="00C16922">
        <w:rPr>
          <w:lang w:val="en-US"/>
        </w:rPr>
        <w:t>relationship</w:t>
      </w:r>
      <w:r w:rsidR="00351C51">
        <w:rPr>
          <w:lang w:val="en-US"/>
        </w:rPr>
        <w:t xml:space="preserve"> role</w:t>
      </w:r>
      <w:r w:rsidR="00BB3B94" w:rsidRPr="001C220C">
        <w:rPr>
          <w:lang w:val="en-US"/>
        </w:rPr>
        <w:t xml:space="preserve">s of </w:t>
      </w:r>
      <w:r w:rsidR="00202BED">
        <w:rPr>
          <w:lang w:val="en-US"/>
        </w:rPr>
        <w:t xml:space="preserve">a </w:t>
      </w:r>
      <w:r w:rsidR="00BB3B94" w:rsidRPr="001C220C">
        <w:rPr>
          <w:i/>
          <w:lang w:val="en-US"/>
        </w:rPr>
        <w:t>material lot.</w:t>
      </w:r>
      <w:r w:rsidR="00FE1733">
        <w:rPr>
          <w:i/>
          <w:lang w:val="en-US"/>
        </w:rPr>
        <w:t xml:space="preserve"> </w:t>
      </w:r>
      <w:r w:rsidR="00FE1733">
        <w:rPr>
          <w:i/>
          <w:lang w:val="en-US"/>
        </w:rPr>
        <w:fldChar w:fldCharType="begin"/>
      </w:r>
      <w:r w:rsidR="00FE1733">
        <w:rPr>
          <w:i/>
          <w:lang w:val="en-US"/>
        </w:rPr>
        <w:instrText xml:space="preserve"> REF _Ref458273340 \h </w:instrText>
      </w:r>
      <w:r w:rsidR="00FE1733">
        <w:rPr>
          <w:i/>
          <w:lang w:val="en-US"/>
        </w:rPr>
      </w:r>
      <w:r w:rsidR="00FE1733">
        <w:rPr>
          <w:i/>
          <w:lang w:val="en-US"/>
        </w:rPr>
        <w:fldChar w:fldCharType="separate"/>
      </w:r>
      <w:r w:rsidR="0073041D">
        <w:rPr>
          <w:lang w:val="en-US"/>
        </w:rPr>
        <w:t xml:space="preserve">Table </w:t>
      </w:r>
      <w:r w:rsidR="0073041D">
        <w:rPr>
          <w:noProof/>
          <w:lang w:val="en-US"/>
        </w:rPr>
        <w:t>66</w:t>
      </w:r>
      <w:r w:rsidR="00FE1733">
        <w:rPr>
          <w:i/>
          <w:lang w:val="en-US"/>
        </w:rPr>
        <w:fldChar w:fldCharType="end"/>
      </w:r>
      <w:r w:rsidR="004A1BB8">
        <w:rPr>
          <w:lang w:val="en-US"/>
        </w:rPr>
        <w:t xml:space="preserve"> </w:t>
      </w:r>
      <w:r w:rsidR="00C16922" w:rsidRPr="001C220C">
        <w:rPr>
          <w:lang w:val="en-US"/>
        </w:rPr>
        <w:t>lists the attributes of</w:t>
      </w:r>
      <w:r w:rsidR="00202BED">
        <w:rPr>
          <w:lang w:val="en-US"/>
        </w:rPr>
        <w:t xml:space="preserve"> the</w:t>
      </w:r>
      <w:r w:rsidR="00C16922" w:rsidRPr="001C220C">
        <w:rPr>
          <w:lang w:val="en-US"/>
        </w:rPr>
        <w:t xml:space="preserve"> </w:t>
      </w:r>
      <w:r w:rsidR="00C16922" w:rsidRPr="001C220C">
        <w:rPr>
          <w:i/>
          <w:lang w:val="en-US"/>
        </w:rPr>
        <w:t>material lot.</w:t>
      </w:r>
      <w:bookmarkStart w:id="6178" w:name="_Ref495471836"/>
      <w:bookmarkStart w:id="6179" w:name="_Toc306621036"/>
      <w:bookmarkStart w:id="6180" w:name="_Toc320178432"/>
      <w:bookmarkStart w:id="6181" w:name="_Toc516130481"/>
      <w:bookmarkStart w:id="6182" w:name="_Toc7250410"/>
      <w:r w:rsidR="00776DCD">
        <w:rPr>
          <w:lang w:val="en-US"/>
        </w:rPr>
        <w:t xml:space="preserve"> </w:t>
      </w:r>
    </w:p>
    <w:p w14:paraId="58AC1F12" w14:textId="1D747F09" w:rsidR="003D7F39" w:rsidRDefault="00C977E1" w:rsidP="00E05180">
      <w:pPr>
        <w:pStyle w:val="TABLE-title"/>
        <w:rPr>
          <w:ins w:id="6183" w:author="Charles Gifford" w:date="2017-03-19T10:37:00Z"/>
          <w:lang w:val="en-US"/>
        </w:rPr>
      </w:pPr>
      <w:bookmarkStart w:id="6184" w:name="_Ref465501157"/>
      <w:bookmarkStart w:id="6185" w:name="_Ref449086853"/>
      <w:bookmarkStart w:id="6186" w:name="_Toc478492366"/>
      <w:r>
        <w:t xml:space="preserve">Table </w:t>
      </w:r>
      <w:r w:rsidR="00FD29D6">
        <w:fldChar w:fldCharType="begin"/>
      </w:r>
      <w:r w:rsidR="00FD29D6">
        <w:instrText xml:space="preserve"> SEQ Table \* ARABIC </w:instrText>
      </w:r>
      <w:r w:rsidR="00FD29D6">
        <w:fldChar w:fldCharType="separate"/>
      </w:r>
      <w:r w:rsidR="0073041D">
        <w:rPr>
          <w:noProof/>
        </w:rPr>
        <w:t>65</w:t>
      </w:r>
      <w:r w:rsidR="00FD29D6">
        <w:fldChar w:fldCharType="end"/>
      </w:r>
      <w:bookmarkEnd w:id="6184"/>
      <w:r>
        <w:t xml:space="preserve"> </w:t>
      </w:r>
      <w:r w:rsidR="003D7F39">
        <w:t xml:space="preserve"> </w:t>
      </w:r>
      <w:r w:rsidR="003D7F39">
        <w:rPr>
          <w:lang w:val="en-US"/>
        </w:rPr>
        <w:t>–</w:t>
      </w:r>
      <w:r w:rsidR="003D7F39" w:rsidRPr="001C220C">
        <w:rPr>
          <w:lang w:val="en-US"/>
        </w:rPr>
        <w:t xml:space="preserve"> </w:t>
      </w:r>
      <w:r w:rsidR="003D7F39">
        <w:rPr>
          <w:lang w:val="en-US"/>
        </w:rPr>
        <w:t>Material lot relationship</w:t>
      </w:r>
      <w:r w:rsidR="00351C51">
        <w:rPr>
          <w:lang w:val="en-US"/>
        </w:rPr>
        <w:t xml:space="preserve"> role</w:t>
      </w:r>
      <w:r w:rsidR="003D7F39">
        <w:rPr>
          <w:lang w:val="en-US"/>
        </w:rPr>
        <w:t>s</w:t>
      </w:r>
      <w:bookmarkEnd w:id="6185"/>
      <w:bookmarkEnd w:id="6186"/>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276425" w:rsidRPr="009432BC" w14:paraId="29C71E8E" w14:textId="77777777" w:rsidTr="00351C51">
        <w:trPr>
          <w:trHeight w:val="197"/>
          <w:tblHeader/>
          <w:ins w:id="6187" w:author="Charles Gifford" w:date="2017-03-19T10:37:00Z"/>
        </w:trPr>
        <w:tc>
          <w:tcPr>
            <w:tcW w:w="2155" w:type="dxa"/>
            <w:shd w:val="clear" w:color="auto" w:fill="auto"/>
          </w:tcPr>
          <w:p w14:paraId="279A0963" w14:textId="77777777" w:rsidR="00276425" w:rsidRPr="009432BC" w:rsidRDefault="00276425" w:rsidP="00276425">
            <w:pPr>
              <w:pStyle w:val="TABLE-col-heading"/>
              <w:rPr>
                <w:ins w:id="6188" w:author="Charles Gifford" w:date="2017-03-19T10:37:00Z"/>
              </w:rPr>
            </w:pPr>
            <w:ins w:id="6189" w:author="Charles Gifford" w:date="2017-03-19T10:37:00Z">
              <w:r w:rsidRPr="009432BC">
                <w:t>Related Object</w:t>
              </w:r>
            </w:ins>
          </w:p>
        </w:tc>
        <w:tc>
          <w:tcPr>
            <w:tcW w:w="2070" w:type="dxa"/>
            <w:shd w:val="clear" w:color="auto" w:fill="auto"/>
          </w:tcPr>
          <w:p w14:paraId="5B66F2EE" w14:textId="77777777" w:rsidR="00276425" w:rsidRPr="009432BC" w:rsidRDefault="00276425" w:rsidP="00802C07">
            <w:pPr>
              <w:pStyle w:val="TABLE-col-heading"/>
              <w:rPr>
                <w:ins w:id="6190" w:author="Charles Gifford" w:date="2017-03-19T10:37:00Z"/>
              </w:rPr>
            </w:pPr>
            <w:ins w:id="6191" w:author="Charles Gifford" w:date="2017-03-19T10:37:00Z">
              <w:r w:rsidRPr="009432BC">
                <w:t>Role</w:t>
              </w:r>
            </w:ins>
          </w:p>
        </w:tc>
        <w:tc>
          <w:tcPr>
            <w:tcW w:w="1080" w:type="dxa"/>
            <w:shd w:val="clear" w:color="auto" w:fill="auto"/>
          </w:tcPr>
          <w:p w14:paraId="178277BE" w14:textId="77777777" w:rsidR="00276425" w:rsidRPr="009432BC" w:rsidRDefault="00276425" w:rsidP="00B04627">
            <w:pPr>
              <w:pStyle w:val="TABLE-col-heading"/>
              <w:rPr>
                <w:ins w:id="6192" w:author="Charles Gifford" w:date="2017-03-19T10:37:00Z"/>
              </w:rPr>
            </w:pPr>
            <w:ins w:id="6193" w:author="Charles Gifford" w:date="2017-03-19T10:37:00Z">
              <w:r w:rsidRPr="009432BC">
                <w:t>Multiplicity</w:t>
              </w:r>
            </w:ins>
          </w:p>
        </w:tc>
        <w:tc>
          <w:tcPr>
            <w:tcW w:w="3780" w:type="dxa"/>
            <w:shd w:val="clear" w:color="auto" w:fill="auto"/>
          </w:tcPr>
          <w:p w14:paraId="0338815A" w14:textId="77777777" w:rsidR="00276425" w:rsidRPr="009432BC" w:rsidRDefault="00276425" w:rsidP="0081717F">
            <w:pPr>
              <w:pStyle w:val="TABLE-col-heading"/>
              <w:rPr>
                <w:ins w:id="6194" w:author="Charles Gifford" w:date="2017-03-19T10:37:00Z"/>
              </w:rPr>
            </w:pPr>
            <w:ins w:id="6195" w:author="Charles Gifford" w:date="2017-03-19T10:37:00Z">
              <w:r w:rsidRPr="009432BC">
                <w:t>Description</w:t>
              </w:r>
            </w:ins>
          </w:p>
        </w:tc>
      </w:tr>
      <w:tr w:rsidR="00276425" w:rsidRPr="009432BC" w14:paraId="69684748" w14:textId="77777777" w:rsidTr="00351C51">
        <w:trPr>
          <w:trHeight w:val="332"/>
          <w:ins w:id="6196" w:author="Charles Gifford" w:date="2017-03-19T10:37:00Z"/>
        </w:trPr>
        <w:tc>
          <w:tcPr>
            <w:tcW w:w="2155" w:type="dxa"/>
            <w:shd w:val="clear" w:color="auto" w:fill="auto"/>
          </w:tcPr>
          <w:p w14:paraId="56EC04A7" w14:textId="355AADF1" w:rsidR="00276425" w:rsidRDefault="00276425" w:rsidP="00276425">
            <w:pPr>
              <w:pStyle w:val="TABLE-cell"/>
              <w:rPr>
                <w:ins w:id="6197" w:author="Charles Gifford" w:date="2017-03-19T10:37:00Z"/>
              </w:rPr>
            </w:pPr>
            <w:ins w:id="6198" w:author="Charles Gifford" w:date="2017-03-19T10:37:00Z">
              <w:r>
                <w:rPr>
                  <w:szCs w:val="20"/>
                  <w:lang w:val="en-US"/>
                </w:rPr>
                <w:t xml:space="preserve">Material </w:t>
              </w:r>
            </w:ins>
            <w:ins w:id="6199" w:author="Charles Gifford" w:date="2017-03-19T10:38:00Z">
              <w:r w:rsidR="00265B75">
                <w:rPr>
                  <w:szCs w:val="20"/>
                  <w:lang w:val="en-US"/>
                </w:rPr>
                <w:t>lot</w:t>
              </w:r>
            </w:ins>
          </w:p>
        </w:tc>
        <w:tc>
          <w:tcPr>
            <w:tcW w:w="2070" w:type="dxa"/>
            <w:shd w:val="clear" w:color="auto" w:fill="auto"/>
          </w:tcPr>
          <w:p w14:paraId="377B6E0F" w14:textId="065B3158" w:rsidR="00276425" w:rsidRPr="00F06814" w:rsidRDefault="00276425" w:rsidP="00265B75">
            <w:pPr>
              <w:pStyle w:val="TABLE-cell"/>
              <w:rPr>
                <w:ins w:id="6200" w:author="Charles Gifford" w:date="2017-03-19T10:37:00Z"/>
              </w:rPr>
            </w:pPr>
            <w:ins w:id="6201" w:author="Charles Gifford" w:date="2017-03-19T10:37:00Z">
              <w:r>
                <w:rPr>
                  <w:szCs w:val="20"/>
                  <w:lang w:val="en-US"/>
                </w:rPr>
                <w:t xml:space="preserve">Material </w:t>
              </w:r>
            </w:ins>
            <w:ins w:id="6202" w:author="Charles Gifford" w:date="2017-03-19T10:38:00Z">
              <w:r w:rsidR="00265B75">
                <w:rPr>
                  <w:szCs w:val="20"/>
                  <w:lang w:val="en-US"/>
                </w:rPr>
                <w:t>lot</w:t>
              </w:r>
            </w:ins>
          </w:p>
        </w:tc>
        <w:tc>
          <w:tcPr>
            <w:tcW w:w="1080" w:type="dxa"/>
            <w:shd w:val="clear" w:color="auto" w:fill="auto"/>
          </w:tcPr>
          <w:p w14:paraId="153A04CD" w14:textId="77777777" w:rsidR="00276425" w:rsidRPr="00D04D26" w:rsidRDefault="00276425" w:rsidP="00802C07">
            <w:pPr>
              <w:pStyle w:val="TABLE-cell"/>
              <w:rPr>
                <w:ins w:id="6203" w:author="Charles Gifford" w:date="2017-03-19T10:37:00Z"/>
                <w:lang w:val="en-US"/>
              </w:rPr>
            </w:pPr>
            <w:ins w:id="6204" w:author="Charles Gifford" w:date="2017-03-19T10:37:00Z">
              <w:r w:rsidRPr="004D4D05">
                <w:rPr>
                  <w:szCs w:val="20"/>
                  <w:lang w:val="en-US"/>
                </w:rPr>
                <w:t>0..*</w:t>
              </w:r>
            </w:ins>
          </w:p>
        </w:tc>
        <w:tc>
          <w:tcPr>
            <w:tcW w:w="3780" w:type="dxa"/>
            <w:shd w:val="clear" w:color="auto" w:fill="auto"/>
          </w:tcPr>
          <w:p w14:paraId="6DD6EDA8" w14:textId="5996D82B" w:rsidR="00276425" w:rsidRPr="00D04D26" w:rsidRDefault="00276425" w:rsidP="00B04627">
            <w:pPr>
              <w:pStyle w:val="TABLE-cell"/>
              <w:rPr>
                <w:ins w:id="6205" w:author="Charles Gifford" w:date="2017-03-19T10:37:00Z"/>
                <w:lang w:val="en-US"/>
              </w:rPr>
            </w:pPr>
            <w:ins w:id="6206" w:author="Charles Gifford" w:date="2017-03-19T10:37:00Z">
              <w:r w:rsidRPr="00692556">
                <w:rPr>
                  <w:lang w:val="en-US"/>
                </w:rPr>
                <w:t xml:space="preserve">This </w:t>
              </w:r>
              <w:r w:rsidRPr="00A63114">
                <w:rPr>
                  <w:i/>
                  <w:lang w:val="en-US"/>
                </w:rPr>
                <w:t xml:space="preserve">material </w:t>
              </w:r>
            </w:ins>
            <w:ins w:id="6207" w:author="Charles Gifford" w:date="2017-03-19T10:38:00Z">
              <w:r w:rsidR="00265B75">
                <w:rPr>
                  <w:i/>
                  <w:lang w:val="en-US"/>
                </w:rPr>
                <w:t>lot</w:t>
              </w:r>
            </w:ins>
            <w:ins w:id="6208" w:author="Charles Gifford" w:date="2017-03-19T10:37:00Z">
              <w:r w:rsidRPr="00692556">
                <w:rPr>
                  <w:lang w:val="en-US"/>
                </w:rPr>
                <w:t xml:space="preserve"> is part of the related object as the whole.</w:t>
              </w:r>
            </w:ins>
          </w:p>
        </w:tc>
      </w:tr>
      <w:tr w:rsidR="00276425" w:rsidRPr="009432BC" w14:paraId="7B798A9B" w14:textId="77777777" w:rsidTr="00351C51">
        <w:trPr>
          <w:trHeight w:val="314"/>
          <w:ins w:id="6209" w:author="Charles Gifford" w:date="2017-03-19T10:37:00Z"/>
        </w:trPr>
        <w:tc>
          <w:tcPr>
            <w:tcW w:w="2155" w:type="dxa"/>
            <w:shd w:val="clear" w:color="auto" w:fill="auto"/>
          </w:tcPr>
          <w:p w14:paraId="60837BBB" w14:textId="32CDB68A" w:rsidR="00276425" w:rsidRPr="009432BC" w:rsidRDefault="00276425" w:rsidP="00276425">
            <w:pPr>
              <w:pStyle w:val="TABLE-cell"/>
              <w:rPr>
                <w:ins w:id="6210" w:author="Charles Gifford" w:date="2017-03-19T10:37:00Z"/>
              </w:rPr>
            </w:pPr>
            <w:ins w:id="6211" w:author="Charles Gifford" w:date="2017-03-19T10:37:00Z">
              <w:r>
                <w:rPr>
                  <w:lang w:val="en-US"/>
                </w:rPr>
                <w:t>Material</w:t>
              </w:r>
              <w:r w:rsidRPr="00A729EC">
                <w:rPr>
                  <w:lang w:val="en-US"/>
                </w:rPr>
                <w:t xml:space="preserve"> </w:t>
              </w:r>
            </w:ins>
            <w:ins w:id="6212" w:author="Charles Gifford" w:date="2017-03-19T10:38:00Z">
              <w:r w:rsidR="00265B75">
                <w:rPr>
                  <w:lang w:val="en-US"/>
                </w:rPr>
                <w:t>lot</w:t>
              </w:r>
            </w:ins>
            <w:ins w:id="6213" w:author="Charles Gifford" w:date="2017-03-19T10:37:00Z">
              <w:r w:rsidRPr="009947F4">
                <w:rPr>
                  <w:lang w:val="en-US"/>
                </w:rPr>
                <w:t xml:space="preserve"> </w:t>
              </w:r>
              <w:r w:rsidRPr="00E32145">
                <w:rPr>
                  <w:lang w:val="en-US"/>
                </w:rPr>
                <w:t>property</w:t>
              </w:r>
            </w:ins>
          </w:p>
        </w:tc>
        <w:tc>
          <w:tcPr>
            <w:tcW w:w="2070" w:type="dxa"/>
            <w:shd w:val="clear" w:color="auto" w:fill="auto"/>
          </w:tcPr>
          <w:p w14:paraId="2F2EA853" w14:textId="78FD81B0" w:rsidR="00276425" w:rsidRPr="009432BC" w:rsidRDefault="00276425" w:rsidP="00265B75">
            <w:pPr>
              <w:pStyle w:val="TABLE-cell"/>
              <w:rPr>
                <w:ins w:id="6214" w:author="Charles Gifford" w:date="2017-03-19T10:37:00Z"/>
              </w:rPr>
            </w:pPr>
            <w:ins w:id="6215" w:author="Charles Gifford" w:date="2017-03-19T10:37:00Z">
              <w:r>
                <w:rPr>
                  <w:lang w:val="en-US"/>
                </w:rPr>
                <w:t>Material</w:t>
              </w:r>
              <w:r w:rsidRPr="00A729EC">
                <w:rPr>
                  <w:lang w:val="en-US"/>
                </w:rPr>
                <w:t xml:space="preserve"> </w:t>
              </w:r>
            </w:ins>
            <w:ins w:id="6216" w:author="Charles Gifford" w:date="2017-03-19T10:38:00Z">
              <w:r w:rsidR="00265B75">
                <w:rPr>
                  <w:lang w:val="en-US"/>
                </w:rPr>
                <w:t>lot</w:t>
              </w:r>
            </w:ins>
            <w:ins w:id="6217" w:author="Charles Gifford" w:date="2017-03-19T10:37:00Z">
              <w:r w:rsidRPr="00E32145">
                <w:rPr>
                  <w:lang w:val="en-US"/>
                </w:rPr>
                <w:t xml:space="preserve"> property</w:t>
              </w:r>
            </w:ins>
          </w:p>
        </w:tc>
        <w:tc>
          <w:tcPr>
            <w:tcW w:w="1080" w:type="dxa"/>
            <w:shd w:val="clear" w:color="auto" w:fill="auto"/>
          </w:tcPr>
          <w:p w14:paraId="2BFC4781" w14:textId="77777777" w:rsidR="00276425" w:rsidRPr="009432BC" w:rsidRDefault="00276425" w:rsidP="00802C07">
            <w:pPr>
              <w:pStyle w:val="TABLE-cell"/>
              <w:rPr>
                <w:ins w:id="6218" w:author="Charles Gifford" w:date="2017-03-19T10:37:00Z"/>
              </w:rPr>
            </w:pPr>
            <w:ins w:id="6219" w:author="Charles Gifford" w:date="2017-03-19T10:37:00Z">
              <w:r w:rsidRPr="00E32145">
                <w:rPr>
                  <w:lang w:val="en-US"/>
                </w:rPr>
                <w:t>0..</w:t>
              </w:r>
              <w:r>
                <w:rPr>
                  <w:lang w:val="en-US"/>
                </w:rPr>
                <w:t>*</w:t>
              </w:r>
            </w:ins>
          </w:p>
        </w:tc>
        <w:tc>
          <w:tcPr>
            <w:tcW w:w="3780" w:type="dxa"/>
            <w:shd w:val="clear" w:color="auto" w:fill="auto"/>
          </w:tcPr>
          <w:p w14:paraId="084FE10E" w14:textId="1E66164E" w:rsidR="00276425" w:rsidRPr="009432BC" w:rsidRDefault="00276425" w:rsidP="00B04627">
            <w:pPr>
              <w:pStyle w:val="TABLE-cell"/>
              <w:rPr>
                <w:ins w:id="6220" w:author="Charles Gifford" w:date="2017-03-19T10:37:00Z"/>
              </w:rPr>
            </w:pPr>
            <w:ins w:id="6221" w:author="Charles Gifford" w:date="2017-03-19T10:37:00Z">
              <w:r w:rsidRPr="00E32145">
                <w:rPr>
                  <w:lang w:val="en-US"/>
                </w:rPr>
                <w:t xml:space="preserve">The </w:t>
              </w:r>
              <w:r>
                <w:rPr>
                  <w:i/>
                  <w:lang w:val="en-US"/>
                </w:rPr>
                <w:t>material</w:t>
              </w:r>
              <w:r w:rsidRPr="000933AD">
                <w:rPr>
                  <w:i/>
                  <w:lang w:val="en-US"/>
                </w:rPr>
                <w:t xml:space="preserve"> </w:t>
              </w:r>
            </w:ins>
            <w:ins w:id="6222" w:author="Charles Gifford" w:date="2017-03-19T10:38:00Z">
              <w:r w:rsidR="00265B75">
                <w:rPr>
                  <w:i/>
                  <w:lang w:val="en-US"/>
                </w:rPr>
                <w:t>lot</w:t>
              </w:r>
            </w:ins>
            <w:ins w:id="6223" w:author="Charles Gifford" w:date="2017-03-19T10:37:00Z">
              <w:r w:rsidRPr="009947F4">
                <w:rPr>
                  <w:i/>
                  <w:lang w:val="en-US"/>
                </w:rPr>
                <w:t xml:space="preserve"> </w:t>
              </w:r>
              <w:r w:rsidRPr="00E32145">
                <w:rPr>
                  <w:i/>
                  <w:lang w:val="en-US"/>
                </w:rPr>
                <w:t>properties</w:t>
              </w:r>
              <w:r w:rsidRPr="00E32145">
                <w:rPr>
                  <w:lang w:val="en-US"/>
                </w:rPr>
                <w:t xml:space="preserve"> of this </w:t>
              </w:r>
              <w:r>
                <w:rPr>
                  <w:i/>
                  <w:lang w:val="en-US"/>
                </w:rPr>
                <w:t>material</w:t>
              </w:r>
              <w:r w:rsidRPr="000933AD">
                <w:rPr>
                  <w:i/>
                  <w:lang w:val="en-US"/>
                </w:rPr>
                <w:t xml:space="preserve"> </w:t>
              </w:r>
            </w:ins>
            <w:ins w:id="6224" w:author="Charles Gifford" w:date="2017-03-19T10:38:00Z">
              <w:r w:rsidR="00265B75">
                <w:rPr>
                  <w:i/>
                  <w:lang w:val="en-US"/>
                </w:rPr>
                <w:t>lot</w:t>
              </w:r>
            </w:ins>
            <w:ins w:id="6225" w:author="Charles Gifford" w:date="2017-03-19T10:37:00Z">
              <w:r w:rsidRPr="00E32145">
                <w:rPr>
                  <w:lang w:val="en-US"/>
                </w:rPr>
                <w:t>.</w:t>
              </w:r>
            </w:ins>
          </w:p>
        </w:tc>
      </w:tr>
      <w:tr w:rsidR="00276425" w:rsidRPr="009432BC" w14:paraId="43C4C3A3" w14:textId="77777777" w:rsidTr="00351C51">
        <w:trPr>
          <w:trHeight w:val="314"/>
          <w:ins w:id="6226" w:author="Charles Gifford" w:date="2017-03-19T10:37:00Z"/>
        </w:trPr>
        <w:tc>
          <w:tcPr>
            <w:tcW w:w="2155" w:type="dxa"/>
            <w:shd w:val="clear" w:color="auto" w:fill="auto"/>
          </w:tcPr>
          <w:p w14:paraId="00C7692E" w14:textId="1B50DF17" w:rsidR="00276425" w:rsidRDefault="00276425" w:rsidP="00276425">
            <w:pPr>
              <w:pStyle w:val="TABLE-cell"/>
              <w:rPr>
                <w:ins w:id="6227" w:author="Charles Gifford" w:date="2017-03-19T10:37:00Z"/>
                <w:lang w:val="en-US"/>
              </w:rPr>
            </w:pPr>
            <w:ins w:id="6228" w:author="Charles Gifford" w:date="2017-03-19T10:37:00Z">
              <w:r>
                <w:rPr>
                  <w:szCs w:val="20"/>
                  <w:lang w:val="en-US"/>
                </w:rPr>
                <w:t>Material</w:t>
              </w:r>
              <w:r w:rsidR="00265B75">
                <w:rPr>
                  <w:szCs w:val="20"/>
                  <w:lang w:val="en-US"/>
                </w:rPr>
                <w:t xml:space="preserve"> </w:t>
              </w:r>
            </w:ins>
            <w:ins w:id="6229" w:author="Charles Gifford" w:date="2017-03-19T10:40:00Z">
              <w:r w:rsidR="00265B75">
                <w:rPr>
                  <w:szCs w:val="20"/>
                  <w:lang w:val="en-US"/>
                </w:rPr>
                <w:t>definition</w:t>
              </w:r>
            </w:ins>
          </w:p>
        </w:tc>
        <w:tc>
          <w:tcPr>
            <w:tcW w:w="2070" w:type="dxa"/>
            <w:shd w:val="clear" w:color="auto" w:fill="auto"/>
          </w:tcPr>
          <w:p w14:paraId="7D1AA967" w14:textId="7973848D" w:rsidR="00276425" w:rsidRDefault="00276425" w:rsidP="00265B75">
            <w:pPr>
              <w:pStyle w:val="TABLE-cell"/>
              <w:rPr>
                <w:ins w:id="6230" w:author="Charles Gifford" w:date="2017-03-19T10:37:00Z"/>
                <w:lang w:val="en-US"/>
              </w:rPr>
            </w:pPr>
            <w:ins w:id="6231" w:author="Charles Gifford" w:date="2017-03-19T10:37:00Z">
              <w:r>
                <w:rPr>
                  <w:szCs w:val="20"/>
                  <w:lang w:val="en-US"/>
                </w:rPr>
                <w:t xml:space="preserve">Material </w:t>
              </w:r>
            </w:ins>
            <w:ins w:id="6232" w:author="Charles Gifford" w:date="2017-03-19T10:40:00Z">
              <w:r w:rsidR="00265B75" w:rsidRPr="00265B75">
                <w:rPr>
                  <w:szCs w:val="20"/>
                  <w:lang w:val="en-US"/>
                </w:rPr>
                <w:t>definition</w:t>
              </w:r>
            </w:ins>
          </w:p>
        </w:tc>
        <w:tc>
          <w:tcPr>
            <w:tcW w:w="1080" w:type="dxa"/>
            <w:shd w:val="clear" w:color="auto" w:fill="auto"/>
          </w:tcPr>
          <w:p w14:paraId="02E1CE42" w14:textId="4E6ECB1C" w:rsidR="00276425" w:rsidRPr="00E32145" w:rsidRDefault="00265B75" w:rsidP="00265B75">
            <w:pPr>
              <w:pStyle w:val="TABLE-cell"/>
              <w:rPr>
                <w:ins w:id="6233" w:author="Charles Gifford" w:date="2017-03-19T10:37:00Z"/>
                <w:lang w:val="en-US"/>
              </w:rPr>
            </w:pPr>
            <w:ins w:id="6234" w:author="Charles Gifford" w:date="2017-03-19T10:37:00Z">
              <w:r>
                <w:rPr>
                  <w:szCs w:val="20"/>
                  <w:lang w:val="en-US"/>
                </w:rPr>
                <w:t>1</w:t>
              </w:r>
            </w:ins>
          </w:p>
        </w:tc>
        <w:tc>
          <w:tcPr>
            <w:tcW w:w="3780" w:type="dxa"/>
            <w:shd w:val="clear" w:color="auto" w:fill="auto"/>
          </w:tcPr>
          <w:p w14:paraId="77DB31E4" w14:textId="77777777" w:rsidR="00265B75" w:rsidRDefault="00265B75" w:rsidP="00265B75">
            <w:pPr>
              <w:pStyle w:val="TABLE-cell"/>
              <w:rPr>
                <w:ins w:id="6235" w:author="Charles Gifford" w:date="2017-03-19T10:44:00Z"/>
                <w:szCs w:val="20"/>
                <w:lang w:val="en-US"/>
              </w:rPr>
            </w:pPr>
            <w:ins w:id="6236" w:author="Charles Gifford" w:date="2017-03-19T10:44:00Z">
              <w:r w:rsidRPr="001C55BF">
                <w:rPr>
                  <w:szCs w:val="20"/>
                  <w:lang w:val="en-US"/>
                </w:rPr>
                <w:t xml:space="preserve">The </w:t>
              </w:r>
              <w:r w:rsidRPr="001C55BF">
                <w:rPr>
                  <w:i/>
                  <w:szCs w:val="20"/>
                  <w:lang w:val="en-US"/>
                </w:rPr>
                <w:t>material definition</w:t>
              </w:r>
              <w:r w:rsidRPr="001C55BF">
                <w:rPr>
                  <w:szCs w:val="20"/>
                  <w:lang w:val="en-US"/>
                </w:rPr>
                <w:t xml:space="preserve"> that defines this </w:t>
              </w:r>
              <w:r w:rsidRPr="0079043C">
                <w:rPr>
                  <w:i/>
                  <w:szCs w:val="20"/>
                  <w:lang w:val="en-US"/>
                </w:rPr>
                <w:t xml:space="preserve">material </w:t>
              </w:r>
              <w:r w:rsidRPr="001C55BF">
                <w:rPr>
                  <w:i/>
                  <w:szCs w:val="20"/>
                  <w:lang w:val="en-US"/>
                </w:rPr>
                <w:t>lot</w:t>
              </w:r>
              <w:r w:rsidRPr="001C55BF">
                <w:rPr>
                  <w:szCs w:val="20"/>
                  <w:lang w:val="en-US"/>
                </w:rPr>
                <w:t xml:space="preserve">. </w:t>
              </w:r>
            </w:ins>
          </w:p>
          <w:p w14:paraId="31BFE5E2" w14:textId="77777777" w:rsidR="00276425" w:rsidRDefault="00276425" w:rsidP="00265B75">
            <w:pPr>
              <w:pStyle w:val="TABLE-cell"/>
              <w:rPr>
                <w:ins w:id="6237" w:author="Charles Gifford" w:date="2017-03-19T10:43:00Z"/>
                <w:lang w:val="en-US"/>
              </w:rPr>
            </w:pPr>
            <w:ins w:id="6238" w:author="Charles Gifford" w:date="2017-03-19T10:37:00Z">
              <w:r>
                <w:rPr>
                  <w:lang w:val="en-US"/>
                </w:rPr>
                <w:t>This</w:t>
              </w:r>
              <w:r w:rsidRPr="00A729EC">
                <w:rPr>
                  <w:lang w:val="en-US"/>
                </w:rPr>
                <w:t xml:space="preserve"> </w:t>
              </w:r>
              <w:r>
                <w:rPr>
                  <w:i/>
                  <w:lang w:val="en-US"/>
                </w:rPr>
                <w:t>material</w:t>
              </w:r>
              <w:r w:rsidRPr="00C37A90">
                <w:rPr>
                  <w:i/>
                  <w:lang w:val="en-US"/>
                </w:rPr>
                <w:t xml:space="preserve"> </w:t>
              </w:r>
            </w:ins>
            <w:ins w:id="6239" w:author="Charles Gifford" w:date="2017-03-19T10:39:00Z">
              <w:r w:rsidR="00265B75">
                <w:rPr>
                  <w:i/>
                  <w:lang w:val="en-US"/>
                </w:rPr>
                <w:t>lot</w:t>
              </w:r>
            </w:ins>
            <w:ins w:id="6240" w:author="Charles Gifford" w:date="2017-03-19T10:37:00Z">
              <w:r>
                <w:rPr>
                  <w:i/>
                  <w:lang w:val="en-US"/>
                </w:rPr>
                <w:t xml:space="preserve"> </w:t>
              </w:r>
              <w:r w:rsidRPr="00A729EC">
                <w:rPr>
                  <w:lang w:val="en-US"/>
                </w:rPr>
                <w:t xml:space="preserve">objects support the </w:t>
              </w:r>
              <w:r>
                <w:rPr>
                  <w:i/>
                  <w:lang w:val="en-US"/>
                </w:rPr>
                <w:t>material</w:t>
              </w:r>
              <w:r w:rsidR="00265B75">
                <w:rPr>
                  <w:i/>
                  <w:lang w:val="en-US"/>
                </w:rPr>
                <w:t xml:space="preserve"> definition</w:t>
              </w:r>
              <w:r w:rsidRPr="00C37A90">
                <w:rPr>
                  <w:i/>
                  <w:lang w:val="en-US"/>
                </w:rPr>
                <w:t xml:space="preserve"> property(s)</w:t>
              </w:r>
              <w:r>
                <w:rPr>
                  <w:lang w:val="en-US"/>
                </w:rPr>
                <w:t xml:space="preserve"> associated with the</w:t>
              </w:r>
              <w:r w:rsidRPr="00A729EC">
                <w:rPr>
                  <w:lang w:val="en-US"/>
                </w:rPr>
                <w:t xml:space="preserve"> </w:t>
              </w:r>
              <w:r>
                <w:rPr>
                  <w:i/>
                  <w:lang w:val="en-US"/>
                </w:rPr>
                <w:t>material</w:t>
              </w:r>
              <w:r w:rsidR="00265B75">
                <w:rPr>
                  <w:i/>
                  <w:lang w:val="en-US"/>
                </w:rPr>
                <w:t xml:space="preserve"> </w:t>
              </w:r>
            </w:ins>
            <w:ins w:id="6241" w:author="Charles Gifford" w:date="2017-03-19T10:41:00Z">
              <w:r w:rsidR="00265B75">
                <w:rPr>
                  <w:i/>
                  <w:lang w:val="en-US"/>
                </w:rPr>
                <w:t>definition</w:t>
              </w:r>
            </w:ins>
            <w:ins w:id="6242" w:author="Charles Gifford" w:date="2017-03-19T10:37:00Z">
              <w:r w:rsidRPr="00A729EC">
                <w:rPr>
                  <w:lang w:val="en-US"/>
                </w:rPr>
                <w:t>.</w:t>
              </w:r>
            </w:ins>
          </w:p>
          <w:p w14:paraId="75186417" w14:textId="3E73851B" w:rsidR="00265B75" w:rsidRPr="00E32145" w:rsidRDefault="00265B75" w:rsidP="00265B75">
            <w:pPr>
              <w:pStyle w:val="TABLE-cell"/>
              <w:rPr>
                <w:ins w:id="6243" w:author="Charles Gifford" w:date="2017-03-19T10:37:00Z"/>
                <w:lang w:val="en-US"/>
              </w:rPr>
            </w:pPr>
            <w:ins w:id="6244" w:author="Charles Gifford" w:date="2017-03-19T10:43:00Z">
              <w:r>
                <w:rPr>
                  <w:szCs w:val="20"/>
                  <w:lang w:val="en-US"/>
                </w:rPr>
                <w:t xml:space="preserve">NOTE   </w:t>
              </w:r>
              <w:r w:rsidRPr="001C55BF">
                <w:rPr>
                  <w:szCs w:val="20"/>
                  <w:lang w:val="en-US"/>
                </w:rPr>
                <w:t xml:space="preserve">The </w:t>
              </w:r>
              <w:r w:rsidRPr="001C55BF">
                <w:rPr>
                  <w:i/>
                  <w:szCs w:val="20"/>
                  <w:lang w:val="en-US"/>
                </w:rPr>
                <w:t>material lot</w:t>
              </w:r>
              <w:r w:rsidRPr="001C55BF">
                <w:rPr>
                  <w:szCs w:val="20"/>
                  <w:lang w:val="en-US"/>
                </w:rPr>
                <w:t xml:space="preserve"> may act as a container for other objects in which case it will not have </w:t>
              </w:r>
              <w:r w:rsidRPr="00E911F5">
                <w:rPr>
                  <w:i/>
                  <w:szCs w:val="20"/>
                  <w:lang w:val="en-US"/>
                </w:rPr>
                <w:t>material definition</w:t>
              </w:r>
              <w:r w:rsidRPr="001C55BF">
                <w:rPr>
                  <w:szCs w:val="20"/>
                  <w:lang w:val="en-US"/>
                </w:rPr>
                <w:t xml:space="preserve"> association.</w:t>
              </w:r>
            </w:ins>
          </w:p>
        </w:tc>
      </w:tr>
      <w:tr w:rsidR="00276425" w:rsidRPr="009432BC" w14:paraId="35864DB1" w14:textId="77777777" w:rsidTr="00351C51">
        <w:trPr>
          <w:trHeight w:val="440"/>
          <w:ins w:id="6245" w:author="Charles Gifford" w:date="2017-03-19T10:37:00Z"/>
        </w:trPr>
        <w:tc>
          <w:tcPr>
            <w:tcW w:w="2155" w:type="dxa"/>
            <w:shd w:val="clear" w:color="auto" w:fill="auto"/>
          </w:tcPr>
          <w:p w14:paraId="6E9212AA" w14:textId="6E2D37C8" w:rsidR="00276425" w:rsidRDefault="00276425" w:rsidP="00276425">
            <w:pPr>
              <w:pStyle w:val="TABLE-cell"/>
              <w:rPr>
                <w:ins w:id="6246" w:author="Charles Gifford" w:date="2017-03-19T10:37:00Z"/>
                <w:lang w:val="en-US"/>
              </w:rPr>
            </w:pPr>
            <w:ins w:id="6247" w:author="Charles Gifford" w:date="2017-03-19T10:37:00Z">
              <w:r>
                <w:rPr>
                  <w:szCs w:val="20"/>
                  <w:lang w:val="en-US"/>
                </w:rPr>
                <w:t xml:space="preserve">Material </w:t>
              </w:r>
            </w:ins>
            <w:ins w:id="6248" w:author="Charles Gifford" w:date="2017-03-19T10:41:00Z">
              <w:r w:rsidR="00265B75">
                <w:rPr>
                  <w:szCs w:val="20"/>
                  <w:lang w:val="en-US"/>
                </w:rPr>
                <w:t>sub</w:t>
              </w:r>
            </w:ins>
            <w:ins w:id="6249" w:author="Charles Gifford" w:date="2017-03-19T10:37:00Z">
              <w:r>
                <w:rPr>
                  <w:szCs w:val="20"/>
                  <w:lang w:val="en-US"/>
                </w:rPr>
                <w:t>lot</w:t>
              </w:r>
            </w:ins>
          </w:p>
        </w:tc>
        <w:tc>
          <w:tcPr>
            <w:tcW w:w="2070" w:type="dxa"/>
            <w:shd w:val="clear" w:color="auto" w:fill="auto"/>
          </w:tcPr>
          <w:p w14:paraId="74E2E46A" w14:textId="445DF911" w:rsidR="00276425" w:rsidRDefault="00265B75" w:rsidP="00265B75">
            <w:pPr>
              <w:pStyle w:val="TABLE-cell"/>
              <w:rPr>
                <w:ins w:id="6250" w:author="Charles Gifford" w:date="2017-03-19T10:37:00Z"/>
                <w:lang w:val="en-US"/>
              </w:rPr>
            </w:pPr>
            <w:ins w:id="6251" w:author="Charles Gifford" w:date="2017-03-19T10:42:00Z">
              <w:r>
                <w:rPr>
                  <w:szCs w:val="20"/>
                  <w:lang w:val="en-US"/>
                </w:rPr>
                <w:t>Material sublot</w:t>
              </w:r>
            </w:ins>
          </w:p>
        </w:tc>
        <w:tc>
          <w:tcPr>
            <w:tcW w:w="1080" w:type="dxa"/>
            <w:shd w:val="clear" w:color="auto" w:fill="auto"/>
          </w:tcPr>
          <w:p w14:paraId="3F619CA3" w14:textId="6ACBE543" w:rsidR="00276425" w:rsidRPr="00E32145" w:rsidRDefault="00E220C6" w:rsidP="00802C07">
            <w:pPr>
              <w:pStyle w:val="TABLE-cell"/>
              <w:rPr>
                <w:ins w:id="6252" w:author="Charles Gifford" w:date="2017-03-19T10:37:00Z"/>
                <w:lang w:val="en-US"/>
              </w:rPr>
            </w:pPr>
            <w:ins w:id="6253" w:author="Charles Gifford" w:date="2017-03-19T10:37:00Z">
              <w:r>
                <w:rPr>
                  <w:szCs w:val="20"/>
                  <w:lang w:val="en-US"/>
                </w:rPr>
                <w:t>0..1</w:t>
              </w:r>
            </w:ins>
          </w:p>
        </w:tc>
        <w:tc>
          <w:tcPr>
            <w:tcW w:w="3780" w:type="dxa"/>
            <w:shd w:val="clear" w:color="auto" w:fill="auto"/>
          </w:tcPr>
          <w:p w14:paraId="1EC2E2DF" w14:textId="72ABCC2E" w:rsidR="00276425" w:rsidRPr="00E32145" w:rsidRDefault="00276425" w:rsidP="00B04627">
            <w:pPr>
              <w:pStyle w:val="TABLE-cell"/>
              <w:rPr>
                <w:ins w:id="6254" w:author="Charles Gifford" w:date="2017-03-19T10:37:00Z"/>
                <w:lang w:val="en-US"/>
              </w:rPr>
            </w:pPr>
            <w:ins w:id="6255" w:author="Charles Gifford" w:date="2017-03-19T10:37:00Z">
              <w:r w:rsidRPr="00B96621">
                <w:rPr>
                  <w:szCs w:val="20"/>
                  <w:lang w:val="en-US"/>
                </w:rPr>
                <w:t xml:space="preserve">The </w:t>
              </w:r>
              <w:r w:rsidRPr="006A3330">
                <w:rPr>
                  <w:i/>
                  <w:szCs w:val="20"/>
                  <w:lang w:val="en-US"/>
                </w:rPr>
                <w:t xml:space="preserve">material </w:t>
              </w:r>
            </w:ins>
            <w:ins w:id="6256" w:author="Charles Gifford" w:date="2017-03-19T10:42:00Z">
              <w:r w:rsidR="00265B75">
                <w:rPr>
                  <w:i/>
                  <w:szCs w:val="20"/>
                  <w:lang w:val="en-US"/>
                </w:rPr>
                <w:t>sub</w:t>
              </w:r>
            </w:ins>
            <w:ins w:id="6257" w:author="Charles Gifford" w:date="2017-03-19T10:37:00Z">
              <w:r w:rsidRPr="006A3330">
                <w:rPr>
                  <w:i/>
                  <w:szCs w:val="20"/>
                  <w:lang w:val="en-US"/>
                </w:rPr>
                <w:t xml:space="preserve">lot </w:t>
              </w:r>
              <w:r w:rsidRPr="006A3330">
                <w:rPr>
                  <w:szCs w:val="20"/>
                  <w:lang w:val="en-US"/>
                </w:rPr>
                <w:t>occurrences th</w:t>
              </w:r>
              <w:r>
                <w:rPr>
                  <w:szCs w:val="20"/>
                  <w:lang w:val="en-US"/>
                </w:rPr>
                <w:t xml:space="preserve">at are constructed based on this </w:t>
              </w:r>
              <w:r w:rsidRPr="00300D0E">
                <w:rPr>
                  <w:i/>
                  <w:szCs w:val="20"/>
                  <w:lang w:val="en-US"/>
                </w:rPr>
                <w:t xml:space="preserve">material </w:t>
              </w:r>
            </w:ins>
            <w:ins w:id="6258" w:author="Charles Gifford" w:date="2017-03-19T10:39:00Z">
              <w:r w:rsidR="00265B75">
                <w:rPr>
                  <w:i/>
                  <w:szCs w:val="20"/>
                  <w:lang w:val="en-US"/>
                </w:rPr>
                <w:t>lot</w:t>
              </w:r>
            </w:ins>
            <w:ins w:id="6259" w:author="Charles Gifford" w:date="2017-03-19T10:37:00Z">
              <w:r w:rsidRPr="006A3330">
                <w:rPr>
                  <w:szCs w:val="20"/>
                  <w:lang w:val="en-US"/>
                </w:rPr>
                <w:t xml:space="preserve">. The </w:t>
              </w:r>
              <w:r w:rsidRPr="00346BFF">
                <w:rPr>
                  <w:i/>
                  <w:szCs w:val="20"/>
                  <w:lang w:val="en-US"/>
                </w:rPr>
                <w:t xml:space="preserve">material </w:t>
              </w:r>
            </w:ins>
            <w:ins w:id="6260" w:author="Charles Gifford" w:date="2017-03-19T10:42:00Z">
              <w:r w:rsidR="00265B75">
                <w:rPr>
                  <w:i/>
                  <w:szCs w:val="20"/>
                  <w:lang w:val="en-US"/>
                </w:rPr>
                <w:t>sub</w:t>
              </w:r>
            </w:ins>
            <w:ins w:id="6261" w:author="Charles Gifford" w:date="2017-03-19T10:37:00Z">
              <w:r w:rsidRPr="00346BFF">
                <w:rPr>
                  <w:i/>
                  <w:szCs w:val="20"/>
                  <w:lang w:val="en-US"/>
                </w:rPr>
                <w:t>lot properties</w:t>
              </w:r>
              <w:r w:rsidRPr="00346BFF">
                <w:rPr>
                  <w:szCs w:val="20"/>
                  <w:lang w:val="en-US"/>
                </w:rPr>
                <w:t xml:space="preserve"> </w:t>
              </w:r>
              <w:r w:rsidRPr="007C5C4B">
                <w:rPr>
                  <w:szCs w:val="20"/>
                  <w:lang w:val="en-US"/>
                </w:rPr>
                <w:t xml:space="preserve">map to a corresponding </w:t>
              </w:r>
              <w:r w:rsidRPr="007C5C4B">
                <w:rPr>
                  <w:i/>
                  <w:szCs w:val="20"/>
                  <w:lang w:val="en-US"/>
                </w:rPr>
                <w:t xml:space="preserve">material </w:t>
              </w:r>
            </w:ins>
            <w:ins w:id="6262" w:author="Charles Gifford" w:date="2017-03-19T10:39:00Z">
              <w:r w:rsidR="00265B75">
                <w:rPr>
                  <w:i/>
                  <w:szCs w:val="20"/>
                  <w:lang w:val="en-US"/>
                </w:rPr>
                <w:t>lot</w:t>
              </w:r>
            </w:ins>
            <w:ins w:id="6263" w:author="Charles Gifford" w:date="2017-03-19T10:37:00Z">
              <w:r w:rsidRPr="007C5C4B">
                <w:rPr>
                  <w:i/>
                  <w:szCs w:val="20"/>
                  <w:lang w:val="en-US"/>
                </w:rPr>
                <w:t xml:space="preserve"> property</w:t>
              </w:r>
              <w:r w:rsidRPr="007C5C4B">
                <w:rPr>
                  <w:szCs w:val="20"/>
                  <w:lang w:val="en-US"/>
                </w:rPr>
                <w:t>.</w:t>
              </w:r>
            </w:ins>
          </w:p>
        </w:tc>
      </w:tr>
      <w:tr w:rsidR="00265B75" w:rsidRPr="009432BC" w14:paraId="434FFB48" w14:textId="77777777" w:rsidTr="00351C51">
        <w:trPr>
          <w:trHeight w:val="440"/>
          <w:ins w:id="6264" w:author="Charles Gifford" w:date="2017-03-19T10:45:00Z"/>
        </w:trPr>
        <w:tc>
          <w:tcPr>
            <w:tcW w:w="2155" w:type="dxa"/>
            <w:shd w:val="clear" w:color="auto" w:fill="auto"/>
          </w:tcPr>
          <w:p w14:paraId="2CF59A68" w14:textId="25ABB9F7" w:rsidR="00265B75" w:rsidRDefault="00265B75" w:rsidP="00265B75">
            <w:pPr>
              <w:pStyle w:val="TABLE-cell"/>
              <w:rPr>
                <w:ins w:id="6265" w:author="Charles Gifford" w:date="2017-03-19T10:45:00Z"/>
                <w:szCs w:val="20"/>
                <w:lang w:val="en-US"/>
              </w:rPr>
            </w:pPr>
            <w:ins w:id="6266" w:author="Charles Gifford" w:date="2017-03-19T10:46:00Z">
              <w:r>
                <w:rPr>
                  <w:szCs w:val="20"/>
                  <w:lang w:val="en-US"/>
                </w:rPr>
                <w:t>Material sublot</w:t>
              </w:r>
            </w:ins>
          </w:p>
        </w:tc>
        <w:tc>
          <w:tcPr>
            <w:tcW w:w="2070" w:type="dxa"/>
            <w:shd w:val="clear" w:color="auto" w:fill="auto"/>
          </w:tcPr>
          <w:p w14:paraId="65315B8D" w14:textId="5A34B513" w:rsidR="00265B75" w:rsidRDefault="00265B75" w:rsidP="00265B75">
            <w:pPr>
              <w:pStyle w:val="TABLE-cell"/>
              <w:rPr>
                <w:ins w:id="6267" w:author="Charles Gifford" w:date="2017-03-19T10:45:00Z"/>
                <w:szCs w:val="20"/>
                <w:lang w:val="en-US"/>
              </w:rPr>
            </w:pPr>
            <w:ins w:id="6268" w:author="Charles Gifford" w:date="2017-03-19T10:46:00Z">
              <w:r>
                <w:rPr>
                  <w:szCs w:val="20"/>
                  <w:lang w:val="en-US"/>
                </w:rPr>
                <w:t>Material sublot</w:t>
              </w:r>
            </w:ins>
          </w:p>
        </w:tc>
        <w:tc>
          <w:tcPr>
            <w:tcW w:w="1080" w:type="dxa"/>
            <w:shd w:val="clear" w:color="auto" w:fill="auto"/>
          </w:tcPr>
          <w:p w14:paraId="31920CE9" w14:textId="3FCB9E05" w:rsidR="00265B75" w:rsidRDefault="00265B75" w:rsidP="00265B75">
            <w:pPr>
              <w:pStyle w:val="TABLE-cell"/>
              <w:rPr>
                <w:ins w:id="6269" w:author="Charles Gifford" w:date="2017-03-19T10:45:00Z"/>
                <w:szCs w:val="20"/>
                <w:lang w:val="en-US"/>
              </w:rPr>
            </w:pPr>
            <w:ins w:id="6270" w:author="Charles Gifford" w:date="2017-03-19T10:46:00Z">
              <w:r w:rsidRPr="004D4D05">
                <w:rPr>
                  <w:szCs w:val="20"/>
                  <w:lang w:val="en-US"/>
                </w:rPr>
                <w:t>0..*</w:t>
              </w:r>
            </w:ins>
          </w:p>
        </w:tc>
        <w:tc>
          <w:tcPr>
            <w:tcW w:w="3780" w:type="dxa"/>
            <w:shd w:val="clear" w:color="auto" w:fill="auto"/>
          </w:tcPr>
          <w:p w14:paraId="4B061492" w14:textId="318AF168" w:rsidR="00265B75" w:rsidRPr="00B96621" w:rsidRDefault="00265B75" w:rsidP="00265B75">
            <w:pPr>
              <w:pStyle w:val="TABLE-cell"/>
              <w:rPr>
                <w:ins w:id="6271" w:author="Charles Gifford" w:date="2017-03-19T10:45:00Z"/>
                <w:szCs w:val="20"/>
                <w:lang w:val="en-US"/>
              </w:rPr>
            </w:pPr>
            <w:ins w:id="6272" w:author="Charles Gifford" w:date="2017-03-19T10:48:00Z">
              <w:r>
                <w:rPr>
                  <w:lang w:val="en-US"/>
                </w:rPr>
                <w:t xml:space="preserve">This </w:t>
              </w:r>
              <w:r>
                <w:rPr>
                  <w:i/>
                  <w:lang w:val="en-US"/>
                </w:rPr>
                <w:t>material lot</w:t>
              </w:r>
              <w:r w:rsidRPr="0084676C">
                <w:rPr>
                  <w:i/>
                  <w:lang w:val="en-US"/>
                </w:rPr>
                <w:t xml:space="preserve"> </w:t>
              </w:r>
              <w:r>
                <w:rPr>
                  <w:lang w:val="en-US"/>
                </w:rPr>
                <w:t>is part of the related object as the whole.</w:t>
              </w:r>
            </w:ins>
          </w:p>
        </w:tc>
      </w:tr>
      <w:tr w:rsidR="00265B75" w:rsidRPr="009432BC" w14:paraId="691497ED" w14:textId="77777777" w:rsidTr="00351C51">
        <w:trPr>
          <w:trHeight w:val="440"/>
          <w:ins w:id="6273" w:author="Charles Gifford" w:date="2017-03-19T10:47:00Z"/>
        </w:trPr>
        <w:tc>
          <w:tcPr>
            <w:tcW w:w="2155" w:type="dxa"/>
            <w:shd w:val="clear" w:color="auto" w:fill="auto"/>
          </w:tcPr>
          <w:p w14:paraId="138B4877" w14:textId="27B5C56E" w:rsidR="00265B75" w:rsidRDefault="00265B75" w:rsidP="00265B75">
            <w:pPr>
              <w:pStyle w:val="TABLE-cell"/>
              <w:rPr>
                <w:ins w:id="6274" w:author="Charles Gifford" w:date="2017-03-19T10:47:00Z"/>
                <w:szCs w:val="20"/>
                <w:lang w:val="en-US"/>
              </w:rPr>
            </w:pPr>
            <w:ins w:id="6275" w:author="Charles Gifford" w:date="2017-03-19T10:47:00Z">
              <w:r>
                <w:rPr>
                  <w:szCs w:val="20"/>
                  <w:lang w:val="en-US"/>
                </w:rPr>
                <w:t>Material sublot</w:t>
              </w:r>
            </w:ins>
          </w:p>
        </w:tc>
        <w:tc>
          <w:tcPr>
            <w:tcW w:w="2070" w:type="dxa"/>
            <w:shd w:val="clear" w:color="auto" w:fill="auto"/>
          </w:tcPr>
          <w:p w14:paraId="6167AB16" w14:textId="0363E801" w:rsidR="00265B75" w:rsidRDefault="00265B75" w:rsidP="00265B75">
            <w:pPr>
              <w:pStyle w:val="TABLE-cell"/>
              <w:rPr>
                <w:ins w:id="6276" w:author="Charles Gifford" w:date="2017-03-19T10:47:00Z"/>
                <w:szCs w:val="20"/>
                <w:lang w:val="en-US"/>
              </w:rPr>
            </w:pPr>
            <w:ins w:id="6277" w:author="Charles Gifford" w:date="2017-03-19T10:47:00Z">
              <w:r>
                <w:rPr>
                  <w:szCs w:val="20"/>
                  <w:lang w:val="en-US"/>
                </w:rPr>
                <w:t>Material sublot</w:t>
              </w:r>
            </w:ins>
          </w:p>
        </w:tc>
        <w:tc>
          <w:tcPr>
            <w:tcW w:w="1080" w:type="dxa"/>
            <w:shd w:val="clear" w:color="auto" w:fill="auto"/>
          </w:tcPr>
          <w:p w14:paraId="611B4B20" w14:textId="7810326F" w:rsidR="00265B75" w:rsidRPr="004D4D05" w:rsidRDefault="00C765D1" w:rsidP="00265B75">
            <w:pPr>
              <w:pStyle w:val="TABLE-cell"/>
              <w:rPr>
                <w:ins w:id="6278" w:author="Charles Gifford" w:date="2017-03-19T10:47:00Z"/>
                <w:szCs w:val="20"/>
                <w:lang w:val="en-US"/>
              </w:rPr>
            </w:pPr>
            <w:ins w:id="6279" w:author="Charles Gifford" w:date="2017-03-19T10:47:00Z">
              <w:r>
                <w:rPr>
                  <w:szCs w:val="20"/>
                  <w:lang w:val="en-US"/>
                </w:rPr>
                <w:t>0..</w:t>
              </w:r>
            </w:ins>
            <w:ins w:id="6280" w:author="Charles Gifford" w:date="2017-03-19T11:57:00Z">
              <w:r w:rsidR="00546627">
                <w:rPr>
                  <w:szCs w:val="20"/>
                  <w:lang w:val="en-US"/>
                </w:rPr>
                <w:t>*</w:t>
              </w:r>
            </w:ins>
          </w:p>
        </w:tc>
        <w:tc>
          <w:tcPr>
            <w:tcW w:w="3780" w:type="dxa"/>
            <w:shd w:val="clear" w:color="auto" w:fill="auto"/>
          </w:tcPr>
          <w:p w14:paraId="6F1DE62F" w14:textId="3A5BF32E" w:rsidR="00265B75" w:rsidRPr="00B96621" w:rsidRDefault="00265B75" w:rsidP="00265B75">
            <w:pPr>
              <w:pStyle w:val="TABLE-cell"/>
              <w:rPr>
                <w:ins w:id="6281" w:author="Charles Gifford" w:date="2017-03-19T10:47:00Z"/>
                <w:szCs w:val="20"/>
                <w:lang w:val="en-US"/>
              </w:rPr>
            </w:pPr>
            <w:ins w:id="6282" w:author="Charles Gifford" w:date="2017-03-19T10:48:00Z">
              <w:r>
                <w:rPr>
                  <w:i/>
                  <w:szCs w:val="20"/>
                  <w:lang w:val="en-US"/>
                </w:rPr>
                <w:t>The related object</w:t>
              </w:r>
              <w:r w:rsidRPr="001166EC">
                <w:rPr>
                  <w:i/>
                  <w:szCs w:val="20"/>
                  <w:lang w:val="en-US"/>
                </w:rPr>
                <w:t>(s)</w:t>
              </w:r>
              <w:r w:rsidRPr="00BD7B1C">
                <w:rPr>
                  <w:szCs w:val="20"/>
                  <w:lang w:val="en-US"/>
                </w:rPr>
                <w:t xml:space="preserve"> makes up part of this </w:t>
              </w:r>
              <w:r>
                <w:rPr>
                  <w:i/>
                  <w:szCs w:val="20"/>
                  <w:lang w:val="en-US"/>
                </w:rPr>
                <w:t>material lot</w:t>
              </w:r>
              <w:r w:rsidRPr="002D2EDC">
                <w:rPr>
                  <w:i/>
                  <w:szCs w:val="20"/>
                  <w:lang w:val="en-US"/>
                </w:rPr>
                <w:t xml:space="preserve"> </w:t>
              </w:r>
              <w:r w:rsidRPr="00BD7B1C">
                <w:rPr>
                  <w:szCs w:val="20"/>
                  <w:lang w:val="en-US"/>
                </w:rPr>
                <w:t>as the whole.</w:t>
              </w:r>
            </w:ins>
          </w:p>
        </w:tc>
      </w:tr>
    </w:tbl>
    <w:p w14:paraId="14C338B2" w14:textId="73633402" w:rsidR="00CB7EC0" w:rsidRPr="001C220C" w:rsidRDefault="00665B55" w:rsidP="00776DCD">
      <w:pPr>
        <w:pStyle w:val="TABLE-title"/>
        <w:rPr>
          <w:lang w:val="en-US"/>
        </w:rPr>
      </w:pPr>
      <w:bookmarkStart w:id="6283" w:name="_Ref458273340"/>
      <w:bookmarkStart w:id="6284" w:name="_Ref449086895"/>
      <w:bookmarkStart w:id="6285" w:name="_Toc478492367"/>
      <w:r>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73041D">
        <w:rPr>
          <w:noProof/>
          <w:lang w:val="en-US"/>
        </w:rPr>
        <w:t>66</w:t>
      </w:r>
      <w:r w:rsidR="00FD29D6">
        <w:rPr>
          <w:lang w:val="en-US"/>
        </w:rPr>
        <w:fldChar w:fldCharType="end"/>
      </w:r>
      <w:bookmarkEnd w:id="6178"/>
      <w:bookmarkEnd w:id="6283"/>
      <w:r w:rsidR="0040730A">
        <w:rPr>
          <w:lang w:val="en-US"/>
        </w:rPr>
        <w:t xml:space="preserve"> –</w:t>
      </w:r>
      <w:r w:rsidR="00CB7EC0" w:rsidRPr="001C220C">
        <w:rPr>
          <w:lang w:val="en-US"/>
        </w:rPr>
        <w:t xml:space="preserve"> </w:t>
      </w:r>
      <w:r w:rsidR="006F45EC">
        <w:rPr>
          <w:noProof/>
          <w:lang w:val="en-US"/>
        </w:rPr>
        <w:t>M</w:t>
      </w:r>
      <w:r w:rsidR="00CB7EC0" w:rsidRPr="001C220C">
        <w:rPr>
          <w:lang w:val="en-US"/>
        </w:rPr>
        <w:t>aterial lot</w:t>
      </w:r>
      <w:bookmarkEnd w:id="6179"/>
      <w:bookmarkEnd w:id="6180"/>
      <w:r w:rsidR="00CB7EC0" w:rsidRPr="001C220C">
        <w:rPr>
          <w:lang w:val="en-US"/>
        </w:rPr>
        <w:t xml:space="preserve"> </w:t>
      </w:r>
      <w:bookmarkEnd w:id="6181"/>
      <w:bookmarkEnd w:id="6182"/>
      <w:r w:rsidR="006F45EC">
        <w:rPr>
          <w:lang w:val="en-US"/>
        </w:rPr>
        <w:t>attributes</w:t>
      </w:r>
      <w:bookmarkEnd w:id="6284"/>
      <w:bookmarkEnd w:id="6285"/>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269"/>
        <w:gridCol w:w="2714"/>
        <w:gridCol w:w="1224"/>
        <w:gridCol w:w="1350"/>
        <w:gridCol w:w="1080"/>
        <w:gridCol w:w="1409"/>
      </w:tblGrid>
      <w:tr w:rsidR="00B64E91" w:rsidRPr="001C220C" w14:paraId="6B3D17AF" w14:textId="77777777" w:rsidTr="00DC1084">
        <w:trPr>
          <w:jc w:val="center"/>
        </w:trPr>
        <w:tc>
          <w:tcPr>
            <w:tcW w:w="1269" w:type="dxa"/>
          </w:tcPr>
          <w:p w14:paraId="2062C1CF" w14:textId="77777777" w:rsidR="00B64E91" w:rsidRPr="001C220C" w:rsidRDefault="00B64E91" w:rsidP="00DC1084">
            <w:pPr>
              <w:pStyle w:val="TABLE-col-heading"/>
              <w:rPr>
                <w:lang w:val="en-US"/>
              </w:rPr>
            </w:pPr>
            <w:r w:rsidRPr="001C220C">
              <w:rPr>
                <w:lang w:val="en-US"/>
              </w:rPr>
              <w:t xml:space="preserve">Attribute </w:t>
            </w:r>
            <w:r w:rsidR="006618D3">
              <w:rPr>
                <w:lang w:val="en-US"/>
              </w:rPr>
              <w:t>n</w:t>
            </w:r>
            <w:r w:rsidRPr="001C220C">
              <w:rPr>
                <w:lang w:val="en-US"/>
              </w:rPr>
              <w:t>ame</w:t>
            </w:r>
          </w:p>
        </w:tc>
        <w:tc>
          <w:tcPr>
            <w:tcW w:w="2714" w:type="dxa"/>
          </w:tcPr>
          <w:p w14:paraId="07B1DE12" w14:textId="77777777" w:rsidR="00B64E91" w:rsidRPr="001C220C" w:rsidRDefault="00B64E91" w:rsidP="00DC1084">
            <w:pPr>
              <w:pStyle w:val="TABLE-col-heading"/>
              <w:rPr>
                <w:lang w:val="en-US"/>
              </w:rPr>
            </w:pPr>
            <w:r w:rsidRPr="001C220C">
              <w:rPr>
                <w:lang w:val="en-US"/>
              </w:rPr>
              <w:t>Description</w:t>
            </w:r>
          </w:p>
        </w:tc>
        <w:tc>
          <w:tcPr>
            <w:tcW w:w="1224" w:type="dxa"/>
          </w:tcPr>
          <w:p w14:paraId="4DA11109" w14:textId="77777777" w:rsidR="00B64E91" w:rsidRPr="001C220C" w:rsidRDefault="00AE4770" w:rsidP="00DC1084">
            <w:pPr>
              <w:pStyle w:val="TABLE-col-heading"/>
              <w:rPr>
                <w:lang w:val="en-US"/>
              </w:rPr>
            </w:pPr>
            <w:r>
              <w:rPr>
                <w:lang w:val="en-US"/>
              </w:rPr>
              <w:t>Production example</w:t>
            </w:r>
            <w:r w:rsidR="00B64E91" w:rsidRPr="001C220C">
              <w:rPr>
                <w:lang w:val="en-US"/>
              </w:rPr>
              <w:t>s</w:t>
            </w:r>
          </w:p>
        </w:tc>
        <w:tc>
          <w:tcPr>
            <w:tcW w:w="1350" w:type="dxa"/>
          </w:tcPr>
          <w:p w14:paraId="37175E76" w14:textId="77777777" w:rsidR="00B64E91" w:rsidRPr="001C220C" w:rsidRDefault="00AE4770" w:rsidP="00DC1084">
            <w:pPr>
              <w:pStyle w:val="TABLE-col-heading"/>
              <w:rPr>
                <w:lang w:val="en-US"/>
              </w:rPr>
            </w:pPr>
            <w:r>
              <w:rPr>
                <w:lang w:val="en-US"/>
              </w:rPr>
              <w:t>Maintenance example</w:t>
            </w:r>
            <w:r w:rsidR="00B64E91" w:rsidRPr="001C220C">
              <w:rPr>
                <w:lang w:val="en-US"/>
              </w:rPr>
              <w:t>s</w:t>
            </w:r>
          </w:p>
        </w:tc>
        <w:tc>
          <w:tcPr>
            <w:tcW w:w="1080" w:type="dxa"/>
          </w:tcPr>
          <w:p w14:paraId="168FA6B1" w14:textId="77777777" w:rsidR="00B64E91" w:rsidRPr="001C220C" w:rsidRDefault="00AE4770" w:rsidP="00DC1084">
            <w:pPr>
              <w:pStyle w:val="TABLE-col-heading"/>
              <w:rPr>
                <w:lang w:val="en-US"/>
              </w:rPr>
            </w:pPr>
            <w:r>
              <w:rPr>
                <w:lang w:val="en-US"/>
              </w:rPr>
              <w:t>Quality example</w:t>
            </w:r>
            <w:r w:rsidR="00B64E91" w:rsidRPr="001C220C">
              <w:rPr>
                <w:lang w:val="en-US"/>
              </w:rPr>
              <w:t>s</w:t>
            </w:r>
          </w:p>
        </w:tc>
        <w:tc>
          <w:tcPr>
            <w:tcW w:w="1409" w:type="dxa"/>
          </w:tcPr>
          <w:p w14:paraId="1FFA9544" w14:textId="77777777" w:rsidR="00B64E91" w:rsidRPr="001C220C" w:rsidRDefault="00AE4770" w:rsidP="00DC1084">
            <w:pPr>
              <w:pStyle w:val="TABLE-col-heading"/>
              <w:rPr>
                <w:lang w:val="en-US"/>
              </w:rPr>
            </w:pPr>
            <w:r>
              <w:rPr>
                <w:lang w:val="en-US"/>
              </w:rPr>
              <w:t>Inventory example</w:t>
            </w:r>
            <w:r w:rsidR="00B64E91" w:rsidRPr="001C220C">
              <w:rPr>
                <w:lang w:val="en-US"/>
              </w:rPr>
              <w:t>s</w:t>
            </w:r>
          </w:p>
        </w:tc>
      </w:tr>
      <w:tr w:rsidR="00B64E91" w:rsidRPr="001C220C" w14:paraId="0399227E" w14:textId="77777777" w:rsidTr="00DC1084">
        <w:trPr>
          <w:jc w:val="center"/>
        </w:trPr>
        <w:tc>
          <w:tcPr>
            <w:tcW w:w="1269" w:type="dxa"/>
          </w:tcPr>
          <w:p w14:paraId="21C28771" w14:textId="77777777" w:rsidR="00B64E91" w:rsidRPr="001C220C" w:rsidRDefault="00B64E91" w:rsidP="00DC1084">
            <w:pPr>
              <w:pStyle w:val="TABLE-cell"/>
              <w:rPr>
                <w:lang w:val="en-US"/>
              </w:rPr>
            </w:pPr>
            <w:r w:rsidRPr="001C220C">
              <w:rPr>
                <w:lang w:val="en-US"/>
              </w:rPr>
              <w:t>ID</w:t>
            </w:r>
          </w:p>
        </w:tc>
        <w:tc>
          <w:tcPr>
            <w:tcW w:w="2714" w:type="dxa"/>
          </w:tcPr>
          <w:p w14:paraId="3ED2BF0F" w14:textId="77777777" w:rsidR="00B64E91" w:rsidRPr="001C220C" w:rsidRDefault="00B64E91" w:rsidP="00DC1084">
            <w:pPr>
              <w:pStyle w:val="TABLE-cell"/>
              <w:rPr>
                <w:lang w:val="en-US"/>
              </w:rPr>
            </w:pPr>
            <w:r w:rsidRPr="001C220C">
              <w:rPr>
                <w:lang w:val="en-US"/>
              </w:rPr>
              <w:t xml:space="preserve">A unique identification of a specific </w:t>
            </w:r>
            <w:r w:rsidRPr="001C220C">
              <w:rPr>
                <w:i/>
                <w:lang w:val="en-US"/>
              </w:rPr>
              <w:t>material lot</w:t>
            </w:r>
            <w:r w:rsidRPr="001C220C">
              <w:rPr>
                <w:lang w:val="en-US"/>
              </w:rPr>
              <w:t>, within the scope of the information exchanged (</w:t>
            </w:r>
            <w:r w:rsidR="003C1B3D">
              <w:rPr>
                <w:i/>
                <w:lang w:val="en-US"/>
              </w:rPr>
              <w:t>operations</w:t>
            </w:r>
            <w:r w:rsidRPr="001C220C">
              <w:rPr>
                <w:i/>
                <w:lang w:val="en-US"/>
              </w:rPr>
              <w:t xml:space="preserve"> capability</w:t>
            </w:r>
            <w:r w:rsidRPr="001C220C">
              <w:rPr>
                <w:lang w:val="en-US"/>
              </w:rPr>
              <w:t xml:space="preserve">, </w:t>
            </w:r>
            <w:r w:rsidR="003C1B3D">
              <w:rPr>
                <w:i/>
                <w:lang w:val="en-US"/>
              </w:rPr>
              <w:t xml:space="preserve">operations </w:t>
            </w:r>
            <w:r w:rsidRPr="001C220C">
              <w:rPr>
                <w:i/>
                <w:lang w:val="en-US"/>
              </w:rPr>
              <w:t>schedule</w:t>
            </w:r>
            <w:r w:rsidRPr="001C220C">
              <w:rPr>
                <w:lang w:val="en-US"/>
              </w:rPr>
              <w:t xml:space="preserve">, </w:t>
            </w:r>
            <w:r w:rsidR="00092181">
              <w:rPr>
                <w:i/>
                <w:lang w:val="en-US"/>
              </w:rPr>
              <w:t>operations</w:t>
            </w:r>
            <w:r w:rsidRPr="001C220C">
              <w:rPr>
                <w:i/>
                <w:lang w:val="en-US"/>
              </w:rPr>
              <w:t xml:space="preserve"> performance</w:t>
            </w:r>
            <w:r w:rsidRPr="001C220C">
              <w:rPr>
                <w:lang w:val="en-US"/>
              </w:rPr>
              <w:t>, …)</w:t>
            </w:r>
          </w:p>
          <w:p w14:paraId="35F88774" w14:textId="77777777" w:rsidR="00B64E91" w:rsidRPr="001C220C" w:rsidRDefault="00B64E91" w:rsidP="00DC1084">
            <w:pPr>
              <w:pStyle w:val="TABLE-cell"/>
              <w:rPr>
                <w:lang w:val="en-US"/>
              </w:rPr>
            </w:pPr>
            <w:r w:rsidRPr="001C220C">
              <w:rPr>
                <w:lang w:val="en-US"/>
              </w:rPr>
              <w:t xml:space="preserve">The ID shall be used in other parts of the model when the </w:t>
            </w:r>
            <w:r w:rsidRPr="001C220C">
              <w:rPr>
                <w:i/>
                <w:lang w:val="en-US"/>
              </w:rPr>
              <w:t xml:space="preserve">material lot </w:t>
            </w:r>
            <w:r w:rsidRPr="001C220C">
              <w:rPr>
                <w:lang w:val="en-US"/>
              </w:rPr>
              <w:t xml:space="preserve">needs to be identified, such as the </w:t>
            </w:r>
            <w:r w:rsidR="00246F8B">
              <w:rPr>
                <w:i/>
                <w:lang w:val="en-US"/>
              </w:rPr>
              <w:t>operations</w:t>
            </w:r>
            <w:r w:rsidRPr="001C220C">
              <w:rPr>
                <w:i/>
                <w:lang w:val="en-US"/>
              </w:rPr>
              <w:t xml:space="preserve"> capability</w:t>
            </w:r>
            <w:r w:rsidRPr="001C220C">
              <w:rPr>
                <w:lang w:val="en-US"/>
              </w:rPr>
              <w:t xml:space="preserve"> for this </w:t>
            </w:r>
            <w:r w:rsidRPr="001C220C">
              <w:rPr>
                <w:i/>
                <w:lang w:val="en-US"/>
              </w:rPr>
              <w:t>material lot</w:t>
            </w:r>
            <w:r w:rsidRPr="001C220C">
              <w:rPr>
                <w:lang w:val="en-US"/>
              </w:rPr>
              <w:t>, or a</w:t>
            </w:r>
            <w:r w:rsidR="00092181">
              <w:rPr>
                <w:lang w:val="en-US"/>
              </w:rPr>
              <w:t>n</w:t>
            </w:r>
            <w:r w:rsidRPr="001C220C">
              <w:rPr>
                <w:lang w:val="en-US"/>
              </w:rPr>
              <w:t xml:space="preserve"> </w:t>
            </w:r>
            <w:r w:rsidR="00246F8B">
              <w:rPr>
                <w:i/>
                <w:lang w:val="en-US"/>
              </w:rPr>
              <w:t>operations</w:t>
            </w:r>
            <w:r w:rsidRPr="001C220C">
              <w:rPr>
                <w:i/>
                <w:lang w:val="en-US"/>
              </w:rPr>
              <w:t xml:space="preserve"> response</w:t>
            </w:r>
            <w:r w:rsidRPr="001C220C">
              <w:rPr>
                <w:lang w:val="en-US"/>
              </w:rPr>
              <w:t xml:space="preserve"> identifying the </w:t>
            </w:r>
            <w:r w:rsidRPr="001C220C">
              <w:rPr>
                <w:i/>
                <w:lang w:val="en-US"/>
              </w:rPr>
              <w:t>material lot</w:t>
            </w:r>
            <w:r w:rsidRPr="001C220C">
              <w:rPr>
                <w:lang w:val="en-US"/>
              </w:rPr>
              <w:t xml:space="preserve"> used.</w:t>
            </w:r>
          </w:p>
        </w:tc>
        <w:tc>
          <w:tcPr>
            <w:tcW w:w="1224" w:type="dxa"/>
          </w:tcPr>
          <w:p w14:paraId="1A71414A" w14:textId="77777777" w:rsidR="00B64E91" w:rsidRPr="001C220C" w:rsidRDefault="00B64E91" w:rsidP="00DC1084">
            <w:pPr>
              <w:pStyle w:val="TABLE-cell"/>
              <w:rPr>
                <w:lang w:val="en-US"/>
              </w:rPr>
            </w:pPr>
            <w:r w:rsidRPr="001C220C">
              <w:rPr>
                <w:lang w:val="en-US"/>
              </w:rPr>
              <w:t>L66738-99</w:t>
            </w:r>
          </w:p>
          <w:p w14:paraId="05E266B0" w14:textId="77777777" w:rsidR="00B64E91" w:rsidRPr="001C220C" w:rsidRDefault="00B64E91" w:rsidP="00DC1084">
            <w:pPr>
              <w:pStyle w:val="TABLE-cell"/>
              <w:rPr>
                <w:lang w:val="en-US"/>
              </w:rPr>
            </w:pPr>
          </w:p>
        </w:tc>
        <w:tc>
          <w:tcPr>
            <w:tcW w:w="1350" w:type="dxa"/>
          </w:tcPr>
          <w:p w14:paraId="598A2742" w14:textId="77777777" w:rsidR="00B64E91" w:rsidRPr="001C220C" w:rsidRDefault="00AA4F0A" w:rsidP="00DC1084">
            <w:pPr>
              <w:pStyle w:val="TABLE-cell"/>
              <w:rPr>
                <w:lang w:val="en-US"/>
              </w:rPr>
            </w:pPr>
            <w:r w:rsidRPr="001C220C">
              <w:rPr>
                <w:lang w:val="en-US"/>
              </w:rPr>
              <w:t>L8828-81</w:t>
            </w:r>
          </w:p>
        </w:tc>
        <w:tc>
          <w:tcPr>
            <w:tcW w:w="1080" w:type="dxa"/>
          </w:tcPr>
          <w:p w14:paraId="2410E718" w14:textId="77777777" w:rsidR="00B64E91" w:rsidRPr="001C220C" w:rsidRDefault="00AA4F0A" w:rsidP="00DC1084">
            <w:pPr>
              <w:pStyle w:val="TABLE-cell"/>
              <w:rPr>
                <w:lang w:val="en-US"/>
              </w:rPr>
            </w:pPr>
            <w:r w:rsidRPr="001C220C">
              <w:rPr>
                <w:lang w:val="en-US"/>
              </w:rPr>
              <w:t>L53920-02</w:t>
            </w:r>
          </w:p>
        </w:tc>
        <w:tc>
          <w:tcPr>
            <w:tcW w:w="1409" w:type="dxa"/>
          </w:tcPr>
          <w:p w14:paraId="377E4E93" w14:textId="77777777" w:rsidR="00B64E91" w:rsidRPr="001C220C" w:rsidRDefault="00AA4F0A" w:rsidP="00DC1084">
            <w:pPr>
              <w:pStyle w:val="TABLE-cell"/>
              <w:rPr>
                <w:lang w:val="en-US"/>
              </w:rPr>
            </w:pPr>
            <w:r w:rsidRPr="001C220C">
              <w:rPr>
                <w:lang w:val="en-US"/>
              </w:rPr>
              <w:t>L8626-33</w:t>
            </w:r>
          </w:p>
        </w:tc>
      </w:tr>
      <w:tr w:rsidR="00B64E91" w:rsidRPr="001C220C" w14:paraId="1F248F93" w14:textId="77777777" w:rsidTr="00DC1084">
        <w:trPr>
          <w:jc w:val="center"/>
        </w:trPr>
        <w:tc>
          <w:tcPr>
            <w:tcW w:w="1269" w:type="dxa"/>
          </w:tcPr>
          <w:p w14:paraId="24CCDB05" w14:textId="77777777" w:rsidR="00B64E91" w:rsidRPr="001C220C" w:rsidRDefault="00B64E91" w:rsidP="00DC1084">
            <w:pPr>
              <w:pStyle w:val="TABLE-cell"/>
              <w:rPr>
                <w:lang w:val="en-US"/>
              </w:rPr>
            </w:pPr>
            <w:r w:rsidRPr="001C220C">
              <w:rPr>
                <w:lang w:val="en-US"/>
              </w:rPr>
              <w:t>Description</w:t>
            </w:r>
          </w:p>
        </w:tc>
        <w:tc>
          <w:tcPr>
            <w:tcW w:w="2714" w:type="dxa"/>
          </w:tcPr>
          <w:p w14:paraId="61FB1ED7" w14:textId="77777777" w:rsidR="00B64E91" w:rsidRPr="001C220C" w:rsidRDefault="00B64E91" w:rsidP="00DC1084">
            <w:pPr>
              <w:pStyle w:val="TABLE-cell"/>
              <w:rPr>
                <w:lang w:val="en-US"/>
              </w:rPr>
            </w:pPr>
            <w:r w:rsidRPr="001C220C">
              <w:rPr>
                <w:lang w:val="en-US"/>
              </w:rPr>
              <w:t>Additional information about the material lot.</w:t>
            </w:r>
          </w:p>
        </w:tc>
        <w:tc>
          <w:tcPr>
            <w:tcW w:w="1224" w:type="dxa"/>
          </w:tcPr>
          <w:p w14:paraId="79DAF7A4" w14:textId="77777777" w:rsidR="00B64E91" w:rsidRPr="001C220C" w:rsidRDefault="00B64E91" w:rsidP="00DC1084">
            <w:pPr>
              <w:pStyle w:val="TABLE-cell"/>
              <w:rPr>
                <w:lang w:val="en-US"/>
              </w:rPr>
            </w:pPr>
            <w:r w:rsidRPr="001C220C">
              <w:rPr>
                <w:lang w:val="en-US"/>
              </w:rPr>
              <w:t>PlastiFab 10/31 shipment</w:t>
            </w:r>
          </w:p>
        </w:tc>
        <w:tc>
          <w:tcPr>
            <w:tcW w:w="1350" w:type="dxa"/>
          </w:tcPr>
          <w:p w14:paraId="605B511A" w14:textId="77777777" w:rsidR="00B64E91" w:rsidRPr="001C220C" w:rsidRDefault="00135547" w:rsidP="00DC1084">
            <w:pPr>
              <w:pStyle w:val="TABLE-cell"/>
              <w:rPr>
                <w:lang w:val="en-US"/>
              </w:rPr>
            </w:pPr>
            <w:r w:rsidRPr="001C220C">
              <w:rPr>
                <w:lang w:val="en-US"/>
              </w:rPr>
              <w:t>Oil</w:t>
            </w:r>
          </w:p>
        </w:tc>
        <w:tc>
          <w:tcPr>
            <w:tcW w:w="1080" w:type="dxa"/>
          </w:tcPr>
          <w:p w14:paraId="2A433C78" w14:textId="77777777" w:rsidR="00B64E91" w:rsidRPr="001C220C" w:rsidRDefault="00135547" w:rsidP="00DC1084">
            <w:pPr>
              <w:pStyle w:val="TABLE-cell"/>
              <w:rPr>
                <w:lang w:val="en-US"/>
              </w:rPr>
            </w:pPr>
            <w:r w:rsidRPr="001C220C">
              <w:rPr>
                <w:lang w:val="en-US"/>
              </w:rPr>
              <w:t>Reagent</w:t>
            </w:r>
          </w:p>
        </w:tc>
        <w:tc>
          <w:tcPr>
            <w:tcW w:w="1409" w:type="dxa"/>
          </w:tcPr>
          <w:p w14:paraId="7073A241" w14:textId="77777777" w:rsidR="00B64E91" w:rsidRPr="001C220C" w:rsidRDefault="00135547" w:rsidP="00DC1084">
            <w:pPr>
              <w:pStyle w:val="TABLE-cell"/>
              <w:rPr>
                <w:lang w:val="en-US"/>
              </w:rPr>
            </w:pPr>
            <w:r w:rsidRPr="001C220C">
              <w:rPr>
                <w:lang w:val="en-US"/>
              </w:rPr>
              <w:t>Wrapping material</w:t>
            </w:r>
          </w:p>
        </w:tc>
      </w:tr>
      <w:tr w:rsidR="00F67980" w:rsidRPr="001C220C" w14:paraId="42D39053" w14:textId="77777777" w:rsidTr="00DC1084">
        <w:trPr>
          <w:jc w:val="center"/>
        </w:trPr>
        <w:tc>
          <w:tcPr>
            <w:tcW w:w="1269" w:type="dxa"/>
          </w:tcPr>
          <w:p w14:paraId="58A4CCE6" w14:textId="77777777" w:rsidR="00F67980" w:rsidRPr="001C220C" w:rsidRDefault="00F67980" w:rsidP="00DC1084">
            <w:pPr>
              <w:pStyle w:val="TABLE-cell"/>
              <w:rPr>
                <w:lang w:val="en-US"/>
              </w:rPr>
            </w:pPr>
            <w:ins w:id="6286" w:author="Dennis Brandl" w:date="2015-08-17T10:52:00Z">
              <w:r>
                <w:rPr>
                  <w:lang w:val="en-US"/>
                </w:rPr>
                <w:t xml:space="preserve">Hierarchy </w:t>
              </w:r>
            </w:ins>
            <w:r w:rsidR="009F0825">
              <w:rPr>
                <w:lang w:val="en-US"/>
              </w:rPr>
              <w:t>s</w:t>
            </w:r>
            <w:ins w:id="6287" w:author="Dennis Brandl" w:date="2015-08-17T10:52:00Z">
              <w:r>
                <w:rPr>
                  <w:lang w:val="en-US"/>
                </w:rPr>
                <w:t>cope</w:t>
              </w:r>
            </w:ins>
          </w:p>
        </w:tc>
        <w:tc>
          <w:tcPr>
            <w:tcW w:w="2714" w:type="dxa"/>
          </w:tcPr>
          <w:p w14:paraId="45556CDF" w14:textId="77777777" w:rsidR="00F67980" w:rsidRPr="001C220C" w:rsidRDefault="00F67980" w:rsidP="00DC1084">
            <w:pPr>
              <w:pStyle w:val="TABLE-cell"/>
              <w:rPr>
                <w:ins w:id="6288" w:author="Dennis Brandl" w:date="2015-08-17T10:52:00Z"/>
                <w:lang w:val="en-US"/>
              </w:rPr>
            </w:pPr>
            <w:ins w:id="6289" w:author="Dennis Brandl" w:date="2015-08-17T10:52:00Z">
              <w:r w:rsidRPr="001C220C">
                <w:rPr>
                  <w:lang w:val="en-US"/>
                </w:rPr>
                <w:t xml:space="preserve">Identifies where the exchanged information fits within the role based equipment hierarchy. </w:t>
              </w:r>
            </w:ins>
          </w:p>
          <w:p w14:paraId="793E6E44" w14:textId="77777777" w:rsidR="00F67980" w:rsidRPr="001C220C" w:rsidRDefault="00F67980" w:rsidP="00DC1084">
            <w:pPr>
              <w:pStyle w:val="TABLE-cell"/>
              <w:rPr>
                <w:lang w:val="en-US"/>
              </w:rPr>
            </w:pPr>
            <w:ins w:id="6290" w:author="Dennis Brandl" w:date="2015-08-17T10:52:00Z">
              <w:r w:rsidRPr="001C220C">
                <w:rPr>
                  <w:lang w:val="en-US"/>
                </w:rPr>
                <w:t xml:space="preserve">Optionally defines the scope of the </w:t>
              </w:r>
              <w:r w:rsidRPr="009F0825">
                <w:rPr>
                  <w:i/>
                  <w:lang w:val="en-US"/>
                </w:rPr>
                <w:t>material lot</w:t>
              </w:r>
              <w:r w:rsidRPr="001C220C">
                <w:rPr>
                  <w:lang w:val="en-US"/>
                </w:rPr>
                <w:t>, such as the site or area it is defined for.</w:t>
              </w:r>
            </w:ins>
          </w:p>
        </w:tc>
        <w:tc>
          <w:tcPr>
            <w:tcW w:w="1224" w:type="dxa"/>
          </w:tcPr>
          <w:p w14:paraId="6B191CF0" w14:textId="77777777" w:rsidR="00F67980" w:rsidRPr="001C220C" w:rsidRDefault="00F67980" w:rsidP="00DC1084">
            <w:pPr>
              <w:pStyle w:val="TABLE-cell"/>
              <w:rPr>
                <w:lang w:val="en-US"/>
              </w:rPr>
            </w:pPr>
            <w:ins w:id="6291" w:author="Dennis Brandl" w:date="2015-08-17T10:52:00Z">
              <w:r w:rsidRPr="001C220C">
                <w:rPr>
                  <w:lang w:val="en-US"/>
                </w:rPr>
                <w:t>South Shore (Site) / Work Line (Area)</w:t>
              </w:r>
            </w:ins>
          </w:p>
        </w:tc>
        <w:tc>
          <w:tcPr>
            <w:tcW w:w="1350" w:type="dxa"/>
          </w:tcPr>
          <w:p w14:paraId="3D78154E" w14:textId="77777777" w:rsidR="00F67980" w:rsidRPr="001C220C" w:rsidRDefault="00F67980" w:rsidP="00DC1084">
            <w:pPr>
              <w:pStyle w:val="TABLE-cell"/>
              <w:rPr>
                <w:lang w:val="en-US"/>
              </w:rPr>
            </w:pPr>
            <w:ins w:id="6292" w:author="Dennis Brandl" w:date="2015-08-17T10:52:00Z">
              <w:r w:rsidRPr="001C220C">
                <w:rPr>
                  <w:lang w:val="en-US"/>
                </w:rPr>
                <w:t>South Shore (SITE) / Packaging (Area)</w:t>
              </w:r>
            </w:ins>
          </w:p>
        </w:tc>
        <w:tc>
          <w:tcPr>
            <w:tcW w:w="1080" w:type="dxa"/>
          </w:tcPr>
          <w:p w14:paraId="42D61D63" w14:textId="77777777" w:rsidR="00F67980" w:rsidRPr="001C220C" w:rsidRDefault="00F67980" w:rsidP="00DC1084">
            <w:pPr>
              <w:pStyle w:val="TABLE-cell"/>
              <w:rPr>
                <w:lang w:val="en-US"/>
              </w:rPr>
            </w:pPr>
            <w:ins w:id="6293" w:author="Dennis Brandl" w:date="2015-08-17T10:52:00Z">
              <w:r w:rsidRPr="001C220C">
                <w:rPr>
                  <w:lang w:val="en-US"/>
                </w:rPr>
                <w:t>Mixer Sample Port (Work Unit)</w:t>
              </w:r>
            </w:ins>
          </w:p>
        </w:tc>
        <w:tc>
          <w:tcPr>
            <w:tcW w:w="1409" w:type="dxa"/>
          </w:tcPr>
          <w:p w14:paraId="2B3246D1" w14:textId="77777777" w:rsidR="00F67980" w:rsidRPr="001C220C" w:rsidRDefault="00F67980" w:rsidP="00DC1084">
            <w:pPr>
              <w:pStyle w:val="TABLE-cell"/>
              <w:rPr>
                <w:lang w:val="en-US"/>
              </w:rPr>
            </w:pPr>
            <w:ins w:id="6294" w:author="Dennis Brandl" w:date="2015-08-17T10:52:00Z">
              <w:r w:rsidRPr="001C220C">
                <w:rPr>
                  <w:lang w:val="en-US"/>
                </w:rPr>
                <w:t>Receiving dock (Work Center)</w:t>
              </w:r>
            </w:ins>
          </w:p>
        </w:tc>
      </w:tr>
      <w:tr w:rsidR="00BA69EE" w:rsidRPr="00A756AC" w14:paraId="3246BE2A" w14:textId="77777777" w:rsidTr="00DC1084">
        <w:trPr>
          <w:jc w:val="center"/>
          <w:ins w:id="6295" w:author="Charles Gifford" w:date="2016-01-11T12:43:00Z"/>
        </w:trPr>
        <w:tc>
          <w:tcPr>
            <w:tcW w:w="1269" w:type="dxa"/>
          </w:tcPr>
          <w:p w14:paraId="773706F8" w14:textId="77777777" w:rsidR="00BA69EE" w:rsidRPr="00E32145" w:rsidRDefault="00BA69EE" w:rsidP="00DC1084">
            <w:pPr>
              <w:pStyle w:val="TABLE-cell"/>
              <w:rPr>
                <w:ins w:id="6296" w:author="Charles Gifford" w:date="2017-03-17T21:14:00Z"/>
                <w:lang w:val="en-US"/>
              </w:rPr>
            </w:pPr>
            <w:ins w:id="6297" w:author="Charles Gifford" w:date="2017-03-17T21:14:00Z">
              <w:r>
                <w:rPr>
                  <w:lang w:val="en-US"/>
                </w:rPr>
                <w:t>Spatial definition</w:t>
              </w:r>
            </w:ins>
          </w:p>
          <w:p w14:paraId="4D11DD8A" w14:textId="77777777" w:rsidR="00BA69EE" w:rsidRPr="009042FD" w:rsidRDefault="00BA69EE" w:rsidP="00DC1084">
            <w:pPr>
              <w:pStyle w:val="TABLE-cell"/>
              <w:rPr>
                <w:ins w:id="6298" w:author="Charles Gifford" w:date="2016-01-11T12:43:00Z"/>
                <w:lang w:val="en-US"/>
              </w:rPr>
            </w:pPr>
          </w:p>
        </w:tc>
        <w:tc>
          <w:tcPr>
            <w:tcW w:w="2714" w:type="dxa"/>
          </w:tcPr>
          <w:p w14:paraId="416CE2E1" w14:textId="25083893" w:rsidR="00BA69EE" w:rsidRPr="009042FD" w:rsidRDefault="00BA69EE" w:rsidP="00DC1084">
            <w:pPr>
              <w:pStyle w:val="TABLE-cell"/>
              <w:rPr>
                <w:ins w:id="6299" w:author="Charles Gifford" w:date="2016-01-11T12:43:00Z"/>
                <w:lang w:val="en-US"/>
              </w:rPr>
            </w:pPr>
            <w:ins w:id="6300" w:author="Charles Gifford" w:date="2017-03-17T21:14:00Z">
              <w:r>
                <w:rPr>
                  <w:lang w:val="en-US"/>
                </w:rPr>
                <w:t>S</w:t>
              </w:r>
              <w:r w:rsidRPr="00E32145">
                <w:rPr>
                  <w:lang w:val="en-US"/>
                </w:rPr>
                <w:t xml:space="preserve">patially defines the </w:t>
              </w:r>
              <w:r>
                <w:rPr>
                  <w:i/>
                  <w:lang w:val="en-US"/>
                </w:rPr>
                <w:t>material lot</w:t>
              </w:r>
              <w:r w:rsidRPr="00E32145">
                <w:rPr>
                  <w:lang w:val="en-US"/>
                </w:rPr>
                <w:t xml:space="preserve"> as a </w:t>
              </w:r>
              <w:r w:rsidRPr="00C30F13">
                <w:rPr>
                  <w:lang w:val="en-US"/>
                </w:rPr>
                <w:t>0-dimensional point, 1-dimensional line, or 2-dimensional shape or 3-dimensional solid</w:t>
              </w:r>
              <w:r w:rsidRPr="00E32145">
                <w:rPr>
                  <w:lang w:val="en-US"/>
                </w:rPr>
                <w:t>.</w:t>
              </w:r>
            </w:ins>
          </w:p>
        </w:tc>
        <w:tc>
          <w:tcPr>
            <w:tcW w:w="1224" w:type="dxa"/>
          </w:tcPr>
          <w:p w14:paraId="0948B339" w14:textId="225D93BC" w:rsidR="00BA69EE" w:rsidRPr="009042FD" w:rsidRDefault="00BA69EE" w:rsidP="00DC1084">
            <w:pPr>
              <w:pStyle w:val="TABLE-cell"/>
              <w:rPr>
                <w:ins w:id="6301" w:author="Charles Gifford" w:date="2016-01-11T12:43:00Z"/>
                <w:lang w:val="en-US"/>
              </w:rPr>
            </w:pPr>
            <w:ins w:id="6302" w:author="Charles Gifford" w:date="2017-03-17T21:14:00Z">
              <w:r w:rsidRPr="00E32145">
                <w:rPr>
                  <w:lang w:val="en-US"/>
                </w:rPr>
                <w:t>4326 / EPSG / GPX / lat="45.35" lon="24.15"</w:t>
              </w:r>
            </w:ins>
          </w:p>
        </w:tc>
        <w:tc>
          <w:tcPr>
            <w:tcW w:w="1350" w:type="dxa"/>
          </w:tcPr>
          <w:p w14:paraId="4510513F" w14:textId="5ED21350" w:rsidR="00BA69EE" w:rsidRPr="009042FD" w:rsidRDefault="00BA69EE" w:rsidP="00DC1084">
            <w:pPr>
              <w:pStyle w:val="TABLE-cell"/>
              <w:rPr>
                <w:ins w:id="6303" w:author="Charles Gifford" w:date="2016-01-11T12:43:00Z"/>
                <w:lang w:val="en-US"/>
              </w:rPr>
            </w:pPr>
            <w:ins w:id="6304" w:author="Charles Gifford" w:date="2017-03-17T21:14:00Z">
              <w:r w:rsidRPr="00E32145">
                <w:rPr>
                  <w:lang w:val="en-US"/>
                </w:rPr>
                <w:t>5800 / EPSG / WKT / POINT ( -1000 463 )</w:t>
              </w:r>
            </w:ins>
          </w:p>
        </w:tc>
        <w:tc>
          <w:tcPr>
            <w:tcW w:w="1080" w:type="dxa"/>
          </w:tcPr>
          <w:p w14:paraId="1E09B8ED" w14:textId="202F9A89" w:rsidR="00BA69EE" w:rsidRPr="009042FD" w:rsidRDefault="00BA69EE" w:rsidP="00DC1084">
            <w:pPr>
              <w:pStyle w:val="TABLE-cell"/>
              <w:rPr>
                <w:ins w:id="6305" w:author="Charles Gifford" w:date="2016-01-11T12:43:00Z"/>
                <w:lang w:val="en-US"/>
              </w:rPr>
            </w:pPr>
            <w:ins w:id="6306" w:author="Charles Gifford" w:date="2017-03-17T21:14:00Z">
              <w:r w:rsidRPr="00E32145">
                <w:rPr>
                  <w:lang w:val="en-US"/>
                </w:rPr>
                <w:t>4269 / EPSG / WKT / POINT ( 3848472 96789 )</w:t>
              </w:r>
            </w:ins>
          </w:p>
        </w:tc>
        <w:tc>
          <w:tcPr>
            <w:tcW w:w="1409" w:type="dxa"/>
          </w:tcPr>
          <w:p w14:paraId="76082A2C" w14:textId="20CEEEC7" w:rsidR="00BA69EE" w:rsidRPr="009042FD" w:rsidRDefault="00BA69EE" w:rsidP="00DC1084">
            <w:pPr>
              <w:pStyle w:val="TABLE-cell"/>
              <w:rPr>
                <w:ins w:id="6307" w:author="Charles Gifford" w:date="2016-01-11T12:43:00Z"/>
                <w:lang w:val="en-US"/>
              </w:rPr>
            </w:pPr>
            <w:ins w:id="6308" w:author="Charles Gifford" w:date="2017-03-17T21:14:00Z">
              <w:r w:rsidRPr="00E32145">
                <w:rPr>
                  <w:lang w:val="en-US"/>
                </w:rPr>
                <w:t>6283 / EPSG / WKT / POLYGON ( ( -646.99 676.18, -645.14 683.09, -646.99 676.18 ) )</w:t>
              </w:r>
            </w:ins>
          </w:p>
        </w:tc>
      </w:tr>
      <w:tr w:rsidR="00B8346C" w:rsidRPr="00A756AC" w14:paraId="7316B2B5" w14:textId="77777777" w:rsidTr="00DC1084">
        <w:trPr>
          <w:jc w:val="center"/>
          <w:ins w:id="6309" w:author="Charles Gifford" w:date="2017-03-17T21:14:00Z"/>
        </w:trPr>
        <w:tc>
          <w:tcPr>
            <w:tcW w:w="1269" w:type="dxa"/>
          </w:tcPr>
          <w:p w14:paraId="7B14A36B" w14:textId="3DAB1505" w:rsidR="00B8346C" w:rsidRDefault="00B8346C" w:rsidP="00DC1084">
            <w:pPr>
              <w:pStyle w:val="TABLE-cell"/>
              <w:rPr>
                <w:ins w:id="6310" w:author="Charles Gifford" w:date="2017-03-17T21:14:00Z"/>
                <w:lang w:val="en-US"/>
              </w:rPr>
            </w:pPr>
            <w:ins w:id="6311" w:author="Charles Gifford" w:date="2017-03-17T21:14:00Z">
              <w:r>
                <w:rPr>
                  <w:lang w:val="en-US"/>
                </w:rPr>
                <w:t>Storage location</w:t>
              </w:r>
            </w:ins>
          </w:p>
        </w:tc>
        <w:tc>
          <w:tcPr>
            <w:tcW w:w="2714" w:type="dxa"/>
          </w:tcPr>
          <w:p w14:paraId="61CE2758" w14:textId="67523AA7" w:rsidR="00B8346C" w:rsidRPr="00816C32" w:rsidRDefault="00B8346C" w:rsidP="00DC1084">
            <w:pPr>
              <w:pStyle w:val="TABLE-cell"/>
              <w:rPr>
                <w:ins w:id="6312" w:author="Charles Gifford" w:date="2017-03-17T21:14:00Z"/>
                <w:lang w:val="en-US"/>
              </w:rPr>
            </w:pPr>
            <w:ins w:id="6313" w:author="Charles Gifford" w:date="2017-03-17T21:14:00Z">
              <w:r>
                <w:rPr>
                  <w:lang w:val="en-US"/>
                </w:rPr>
                <w:t xml:space="preserve">Identifies the storage location of the </w:t>
              </w:r>
              <w:r>
                <w:rPr>
                  <w:i/>
                  <w:lang w:val="en-US"/>
                </w:rPr>
                <w:t>material lot</w:t>
              </w:r>
              <w:r>
                <w:rPr>
                  <w:lang w:val="en-US"/>
                </w:rPr>
                <w:t>.</w:t>
              </w:r>
            </w:ins>
          </w:p>
        </w:tc>
        <w:tc>
          <w:tcPr>
            <w:tcW w:w="1224" w:type="dxa"/>
          </w:tcPr>
          <w:p w14:paraId="3CC85554" w14:textId="797E468B" w:rsidR="00B8346C" w:rsidRDefault="00B8346C" w:rsidP="00DC1084">
            <w:pPr>
              <w:pStyle w:val="TABLE-cell"/>
              <w:rPr>
                <w:ins w:id="6314" w:author="Charles Gifford" w:date="2017-03-17T21:14:00Z"/>
                <w:lang w:val="en-US"/>
              </w:rPr>
            </w:pPr>
            <w:ins w:id="6315" w:author="Charles Gifford" w:date="2017-03-17T21:22:00Z">
              <w:r w:rsidRPr="00E32145">
                <w:rPr>
                  <w:lang w:val="en-US"/>
                </w:rPr>
                <w:t>Work Center 1</w:t>
              </w:r>
            </w:ins>
          </w:p>
        </w:tc>
        <w:tc>
          <w:tcPr>
            <w:tcW w:w="1350" w:type="dxa"/>
          </w:tcPr>
          <w:p w14:paraId="6C7E42BE" w14:textId="50A34278" w:rsidR="00B8346C" w:rsidRDefault="00B8346C" w:rsidP="00DC1084">
            <w:pPr>
              <w:pStyle w:val="TABLE-cell"/>
              <w:rPr>
                <w:ins w:id="6316" w:author="Charles Gifford" w:date="2017-03-17T21:14:00Z"/>
                <w:lang w:val="en-US"/>
              </w:rPr>
            </w:pPr>
            <w:ins w:id="6317" w:author="Charles Gifford" w:date="2017-03-17T21:22:00Z">
              <w:r w:rsidRPr="00E32145">
                <w:rPr>
                  <w:lang w:val="en-US"/>
                </w:rPr>
                <w:t>Maintenance Shed 4S</w:t>
              </w:r>
            </w:ins>
          </w:p>
        </w:tc>
        <w:tc>
          <w:tcPr>
            <w:tcW w:w="1080" w:type="dxa"/>
          </w:tcPr>
          <w:p w14:paraId="42D35AF3" w14:textId="1DCF32E5" w:rsidR="00B8346C" w:rsidRDefault="00B8346C" w:rsidP="00DC1084">
            <w:pPr>
              <w:pStyle w:val="TABLE-cell"/>
              <w:rPr>
                <w:ins w:id="6318" w:author="Charles Gifford" w:date="2017-03-17T21:14:00Z"/>
                <w:lang w:val="en-US"/>
              </w:rPr>
            </w:pPr>
            <w:ins w:id="6319" w:author="Charles Gifford" w:date="2017-03-17T21:22:00Z">
              <w:r w:rsidRPr="00E32145">
                <w:rPr>
                  <w:lang w:val="en-US"/>
                </w:rPr>
                <w:t>Work Bench 10, Top Shelf</w:t>
              </w:r>
            </w:ins>
          </w:p>
        </w:tc>
        <w:tc>
          <w:tcPr>
            <w:tcW w:w="1409" w:type="dxa"/>
          </w:tcPr>
          <w:p w14:paraId="4154F3B8" w14:textId="286D2E1E" w:rsidR="00B8346C" w:rsidRDefault="00B8346C" w:rsidP="00DC1084">
            <w:pPr>
              <w:pStyle w:val="TABLE-cell"/>
              <w:rPr>
                <w:ins w:id="6320" w:author="Charles Gifford" w:date="2017-03-17T21:14:00Z"/>
                <w:lang w:val="en-US"/>
              </w:rPr>
            </w:pPr>
            <w:ins w:id="6321" w:author="Charles Gifford" w:date="2017-03-17T21:22:00Z">
              <w:r w:rsidRPr="00E32145">
                <w:rPr>
                  <w:lang w:val="en-US"/>
                </w:rPr>
                <w:t>Rake 23842A</w:t>
              </w:r>
            </w:ins>
          </w:p>
        </w:tc>
      </w:tr>
      <w:tr w:rsidR="00BA69EE" w:rsidRPr="00A756AC" w14:paraId="121C8A5F" w14:textId="77777777" w:rsidTr="00DC1084">
        <w:trPr>
          <w:jc w:val="center"/>
          <w:ins w:id="6322" w:author="Charles Gifford" w:date="2017-03-17T21:14:00Z"/>
        </w:trPr>
        <w:tc>
          <w:tcPr>
            <w:tcW w:w="1269" w:type="dxa"/>
          </w:tcPr>
          <w:p w14:paraId="6BA3189E" w14:textId="6DBFA289" w:rsidR="00BA69EE" w:rsidRDefault="00BA69EE" w:rsidP="00DC1084">
            <w:pPr>
              <w:pStyle w:val="TABLE-cell"/>
              <w:rPr>
                <w:ins w:id="6323" w:author="Charles Gifford" w:date="2017-03-17T21:14:00Z"/>
                <w:lang w:val="en-US"/>
              </w:rPr>
            </w:pPr>
            <w:ins w:id="6324" w:author="Charles Gifford" w:date="2017-03-17T21:14:00Z">
              <w:r>
                <w:rPr>
                  <w:lang w:val="en-US"/>
                </w:rPr>
                <w:t>Storage location type</w:t>
              </w:r>
            </w:ins>
          </w:p>
        </w:tc>
        <w:tc>
          <w:tcPr>
            <w:tcW w:w="2714" w:type="dxa"/>
          </w:tcPr>
          <w:p w14:paraId="6BCB42CD" w14:textId="77777777" w:rsidR="00BA69EE" w:rsidRPr="00812059" w:rsidRDefault="00BA69EE" w:rsidP="00DC1084">
            <w:pPr>
              <w:pStyle w:val="TABLE-cell"/>
              <w:rPr>
                <w:ins w:id="6325" w:author="Charles Gifford" w:date="2017-03-17T21:14:00Z"/>
              </w:rPr>
            </w:pPr>
            <w:ins w:id="6326" w:author="Charles Gifford" w:date="2017-03-17T21:14:00Z">
              <w:r w:rsidRPr="00812059">
                <w:t>Indicates whether the storage location attribute refers to a</w:t>
              </w:r>
              <w:r>
                <w:t>n</w:t>
              </w:r>
              <w:r w:rsidRPr="00812059">
                <w:t xml:space="preserve"> </w:t>
              </w:r>
              <w:r>
                <w:rPr>
                  <w:i/>
                </w:rPr>
                <w:t>operational l</w:t>
              </w:r>
              <w:r w:rsidRPr="00812059">
                <w:rPr>
                  <w:i/>
                </w:rPr>
                <w:t>ocation</w:t>
              </w:r>
              <w:r w:rsidRPr="00812059">
                <w:t xml:space="preserve">, </w:t>
              </w:r>
              <w:r w:rsidRPr="00812059">
                <w:rPr>
                  <w:i/>
                </w:rPr>
                <w:t>equipment</w:t>
              </w:r>
              <w:r w:rsidRPr="00812059">
                <w:t xml:space="preserve"> or </w:t>
              </w:r>
              <w:r w:rsidRPr="00812059">
                <w:rPr>
                  <w:i/>
                </w:rPr>
                <w:t>physical asset</w:t>
              </w:r>
              <w:r w:rsidRPr="00812059">
                <w:t xml:space="preserve"> object, or contains a description of the storage location.</w:t>
              </w:r>
            </w:ins>
          </w:p>
          <w:p w14:paraId="6FCE9500" w14:textId="77777777" w:rsidR="00BA69EE" w:rsidRPr="00812059" w:rsidRDefault="00BA69EE" w:rsidP="00DC1084">
            <w:pPr>
              <w:pStyle w:val="TABLE-cell"/>
              <w:rPr>
                <w:ins w:id="6327" w:author="Charles Gifford" w:date="2017-03-17T21:14:00Z"/>
              </w:rPr>
            </w:pPr>
            <w:ins w:id="6328" w:author="Charles Gifford" w:date="2017-03-17T21:14:00Z">
              <w:r w:rsidRPr="00812059">
                <w:t>Mandatory where a storage location is specified.  Defined values are:</w:t>
              </w:r>
            </w:ins>
          </w:p>
          <w:p w14:paraId="63371BCE" w14:textId="77777777" w:rsidR="00BA69EE" w:rsidRPr="00812059" w:rsidRDefault="00BA69EE" w:rsidP="00DC1084">
            <w:pPr>
              <w:pStyle w:val="TABLE-cell"/>
              <w:rPr>
                <w:ins w:id="6329" w:author="Charles Gifford" w:date="2017-03-17T21:14:00Z"/>
              </w:rPr>
            </w:pPr>
            <w:ins w:id="6330" w:author="Charles Gifford" w:date="2017-03-17T21:14:00Z">
              <w:r>
                <w:t xml:space="preserve">Operational </w:t>
              </w:r>
              <w:r w:rsidRPr="00812059">
                <w:t>Location – Storage location attribute references a</w:t>
              </w:r>
              <w:r>
                <w:t>n</w:t>
              </w:r>
              <w:r w:rsidRPr="00812059">
                <w:t xml:space="preserve"> </w:t>
              </w:r>
              <w:r>
                <w:rPr>
                  <w:i/>
                </w:rPr>
                <w:t xml:space="preserve">operational </w:t>
              </w:r>
              <w:r w:rsidRPr="00812059">
                <w:rPr>
                  <w:i/>
                </w:rPr>
                <w:t>location</w:t>
              </w:r>
              <w:r w:rsidRPr="00812059">
                <w:t>.</w:t>
              </w:r>
            </w:ins>
          </w:p>
          <w:p w14:paraId="5432A2F3" w14:textId="77777777" w:rsidR="00BA69EE" w:rsidRPr="00812059" w:rsidRDefault="00BA69EE" w:rsidP="00DC1084">
            <w:pPr>
              <w:pStyle w:val="TABLE-cell"/>
              <w:rPr>
                <w:ins w:id="6331" w:author="Charles Gifford" w:date="2017-03-17T21:14:00Z"/>
              </w:rPr>
            </w:pPr>
            <w:ins w:id="6332" w:author="Charles Gifford" w:date="2017-03-17T21:14:00Z">
              <w:r w:rsidRPr="00812059">
                <w:t xml:space="preserve">Equipment – Storage location attribute references an </w:t>
              </w:r>
              <w:r w:rsidRPr="00812059">
                <w:rPr>
                  <w:i/>
                </w:rPr>
                <w:t>equipment</w:t>
              </w:r>
              <w:r w:rsidRPr="00812059">
                <w:t xml:space="preserve"> object.</w:t>
              </w:r>
            </w:ins>
          </w:p>
          <w:p w14:paraId="35A21A72" w14:textId="77777777" w:rsidR="00BA69EE" w:rsidRPr="00812059" w:rsidRDefault="00BA69EE" w:rsidP="00DC1084">
            <w:pPr>
              <w:pStyle w:val="TABLE-cell"/>
              <w:rPr>
                <w:ins w:id="6333" w:author="Charles Gifford" w:date="2017-03-17T21:14:00Z"/>
              </w:rPr>
            </w:pPr>
            <w:ins w:id="6334" w:author="Charles Gifford" w:date="2017-03-17T21:14:00Z">
              <w:r w:rsidRPr="00812059">
                <w:t xml:space="preserve">Physical Asset – Storage location attribute references a </w:t>
              </w:r>
              <w:r w:rsidRPr="00812059">
                <w:rPr>
                  <w:i/>
                </w:rPr>
                <w:t>physical asset</w:t>
              </w:r>
              <w:r w:rsidRPr="00812059">
                <w:t>.</w:t>
              </w:r>
            </w:ins>
          </w:p>
          <w:p w14:paraId="6AF45A36" w14:textId="26DD5CE9" w:rsidR="00BA69EE" w:rsidRPr="00816C32" w:rsidRDefault="00BA69EE" w:rsidP="00DC1084">
            <w:pPr>
              <w:pStyle w:val="TABLE-cell"/>
              <w:rPr>
                <w:ins w:id="6335" w:author="Charles Gifford" w:date="2017-03-17T21:14:00Z"/>
                <w:lang w:val="en-US"/>
              </w:rPr>
            </w:pPr>
            <w:ins w:id="6336" w:author="Charles Gifford" w:date="2017-03-17T21:14:00Z">
              <w:r w:rsidRPr="00812059">
                <w:rPr>
                  <w:lang w:val="en-US"/>
                </w:rPr>
                <w:t>Description – Storage location attribute contains a description of the storage location, such as a street address.</w:t>
              </w:r>
            </w:ins>
          </w:p>
        </w:tc>
        <w:tc>
          <w:tcPr>
            <w:tcW w:w="1224" w:type="dxa"/>
          </w:tcPr>
          <w:p w14:paraId="3B35AA5A" w14:textId="154213CA" w:rsidR="00BA69EE" w:rsidRDefault="00BA69EE" w:rsidP="00DC1084">
            <w:pPr>
              <w:pStyle w:val="TABLE-cell"/>
              <w:rPr>
                <w:ins w:id="6337" w:author="Charles Gifford" w:date="2017-03-17T21:14:00Z"/>
                <w:lang w:val="en-US"/>
              </w:rPr>
            </w:pPr>
            <w:ins w:id="6338" w:author="Charles Gifford" w:date="2017-03-17T21:14:00Z">
              <w:r>
                <w:rPr>
                  <w:lang w:val="en-US"/>
                </w:rPr>
                <w:t>Equipment</w:t>
              </w:r>
            </w:ins>
          </w:p>
        </w:tc>
        <w:tc>
          <w:tcPr>
            <w:tcW w:w="1350" w:type="dxa"/>
          </w:tcPr>
          <w:p w14:paraId="14D5055B" w14:textId="22FDE841" w:rsidR="00BA69EE" w:rsidRDefault="00BA69EE" w:rsidP="00DC1084">
            <w:pPr>
              <w:pStyle w:val="TABLE-cell"/>
              <w:rPr>
                <w:ins w:id="6339" w:author="Charles Gifford" w:date="2017-03-17T21:14:00Z"/>
                <w:lang w:val="en-US"/>
              </w:rPr>
            </w:pPr>
            <w:ins w:id="6340" w:author="Charles Gifford" w:date="2017-03-17T21:14:00Z">
              <w:r>
                <w:rPr>
                  <w:lang w:val="en-US"/>
                </w:rPr>
                <w:t>Physical Asset</w:t>
              </w:r>
            </w:ins>
          </w:p>
        </w:tc>
        <w:tc>
          <w:tcPr>
            <w:tcW w:w="1080" w:type="dxa"/>
          </w:tcPr>
          <w:p w14:paraId="4B3B328C" w14:textId="01C3BE1D" w:rsidR="00BA69EE" w:rsidRDefault="00BA69EE" w:rsidP="00DC1084">
            <w:pPr>
              <w:pStyle w:val="TABLE-cell"/>
              <w:rPr>
                <w:ins w:id="6341" w:author="Charles Gifford" w:date="2017-03-17T21:14:00Z"/>
                <w:lang w:val="en-US"/>
              </w:rPr>
            </w:pPr>
            <w:ins w:id="6342" w:author="Charles Gifford" w:date="2017-03-17T21:14:00Z">
              <w:r>
                <w:rPr>
                  <w:lang w:val="en-US"/>
                </w:rPr>
                <w:t>Operational Location</w:t>
              </w:r>
            </w:ins>
          </w:p>
        </w:tc>
        <w:tc>
          <w:tcPr>
            <w:tcW w:w="1409" w:type="dxa"/>
          </w:tcPr>
          <w:p w14:paraId="390F116E" w14:textId="4D61105D" w:rsidR="00BA69EE" w:rsidRDefault="00BA69EE" w:rsidP="00DC1084">
            <w:pPr>
              <w:pStyle w:val="TABLE-cell"/>
              <w:rPr>
                <w:ins w:id="6343" w:author="Charles Gifford" w:date="2017-03-17T21:14:00Z"/>
                <w:lang w:val="en-US"/>
              </w:rPr>
            </w:pPr>
            <w:ins w:id="6344" w:author="Charles Gifford" w:date="2017-03-17T21:14:00Z">
              <w:r>
                <w:rPr>
                  <w:lang w:val="en-US"/>
                </w:rPr>
                <w:t>Description</w:t>
              </w:r>
            </w:ins>
          </w:p>
        </w:tc>
      </w:tr>
      <w:tr w:rsidR="00F67980" w:rsidRPr="001C220C" w14:paraId="35938A42" w14:textId="77777777" w:rsidTr="00DC1084">
        <w:trPr>
          <w:jc w:val="center"/>
        </w:trPr>
        <w:tc>
          <w:tcPr>
            <w:tcW w:w="1269" w:type="dxa"/>
          </w:tcPr>
          <w:p w14:paraId="5EFA258D" w14:textId="77777777" w:rsidR="00F67980" w:rsidRPr="001C220C" w:rsidRDefault="00F67980" w:rsidP="00DC1084">
            <w:pPr>
              <w:pStyle w:val="TABLE-cell"/>
              <w:rPr>
                <w:lang w:val="en-US"/>
              </w:rPr>
            </w:pPr>
            <w:r w:rsidRPr="001C220C">
              <w:rPr>
                <w:lang w:val="en-US"/>
              </w:rPr>
              <w:t xml:space="preserve">Assembly </w:t>
            </w:r>
            <w:r w:rsidR="009F0825">
              <w:rPr>
                <w:lang w:val="en-US"/>
              </w:rPr>
              <w:t>t</w:t>
            </w:r>
            <w:r w:rsidRPr="001C220C">
              <w:rPr>
                <w:lang w:val="en-US"/>
              </w:rPr>
              <w:t>ype</w:t>
            </w:r>
          </w:p>
        </w:tc>
        <w:tc>
          <w:tcPr>
            <w:tcW w:w="2714" w:type="dxa"/>
          </w:tcPr>
          <w:p w14:paraId="3D7F7953" w14:textId="77777777" w:rsidR="00F67980" w:rsidRPr="001C220C" w:rsidRDefault="00F67980" w:rsidP="00DC1084">
            <w:pPr>
              <w:pStyle w:val="TABLE-cell"/>
              <w:rPr>
                <w:lang w:val="en-US"/>
              </w:rPr>
            </w:pPr>
            <w:r>
              <w:rPr>
                <w:lang w:val="en-US"/>
              </w:rPr>
              <w:t xml:space="preserve">Optional: </w:t>
            </w:r>
            <w:r w:rsidRPr="001C220C">
              <w:rPr>
                <w:lang w:val="en-US"/>
              </w:rPr>
              <w:t>Defines the type of the assembly. The defined types are:</w:t>
            </w:r>
          </w:p>
          <w:p w14:paraId="5E5E3C98" w14:textId="77777777" w:rsidR="00F67980" w:rsidRPr="001C220C" w:rsidRDefault="00F67980" w:rsidP="00DC1084">
            <w:pPr>
              <w:pStyle w:val="TABLE-cell"/>
              <w:rPr>
                <w:lang w:val="en-US"/>
              </w:rPr>
            </w:pPr>
            <w:r w:rsidRPr="001C220C">
              <w:rPr>
                <w:lang w:val="en-US"/>
              </w:rPr>
              <w:t xml:space="preserve">Physical – The components of the assembly are physically connected or in the same area. </w:t>
            </w:r>
          </w:p>
          <w:p w14:paraId="60476C15" w14:textId="77777777" w:rsidR="00F67980" w:rsidRPr="001C220C" w:rsidRDefault="00F67980" w:rsidP="00DC1084">
            <w:pPr>
              <w:pStyle w:val="TABLE-cell"/>
              <w:rPr>
                <w:lang w:val="en-US"/>
              </w:rPr>
            </w:pPr>
            <w:r w:rsidRPr="001C220C">
              <w:rPr>
                <w:lang w:val="en-US"/>
              </w:rPr>
              <w:t xml:space="preserve">Logical – The components of the assembly are not necessarily physically connected or in the same area. </w:t>
            </w:r>
          </w:p>
        </w:tc>
        <w:tc>
          <w:tcPr>
            <w:tcW w:w="1224" w:type="dxa"/>
          </w:tcPr>
          <w:p w14:paraId="2F0A4BCE" w14:textId="77777777" w:rsidR="00F67980" w:rsidRPr="001C220C" w:rsidRDefault="00F67980" w:rsidP="00DC1084">
            <w:pPr>
              <w:pStyle w:val="TABLE-cell"/>
              <w:rPr>
                <w:lang w:val="en-US"/>
              </w:rPr>
            </w:pPr>
            <w:r w:rsidRPr="001C220C">
              <w:rPr>
                <w:lang w:val="en-US"/>
              </w:rPr>
              <w:t>Physical</w:t>
            </w:r>
          </w:p>
        </w:tc>
        <w:tc>
          <w:tcPr>
            <w:tcW w:w="1350" w:type="dxa"/>
          </w:tcPr>
          <w:p w14:paraId="390AE013" w14:textId="77777777" w:rsidR="00F67980" w:rsidRPr="001C220C" w:rsidRDefault="00F67980" w:rsidP="00DC1084">
            <w:pPr>
              <w:pStyle w:val="TABLE-cell"/>
              <w:rPr>
                <w:lang w:val="en-US"/>
              </w:rPr>
            </w:pPr>
            <w:r w:rsidRPr="001C220C">
              <w:rPr>
                <w:lang w:val="en-US"/>
              </w:rPr>
              <w:t>Physical</w:t>
            </w:r>
          </w:p>
        </w:tc>
        <w:tc>
          <w:tcPr>
            <w:tcW w:w="1080" w:type="dxa"/>
          </w:tcPr>
          <w:p w14:paraId="71430241" w14:textId="77777777" w:rsidR="00F67980" w:rsidRPr="001C220C" w:rsidRDefault="00F67980" w:rsidP="00DC1084">
            <w:pPr>
              <w:pStyle w:val="TABLE-cell"/>
              <w:rPr>
                <w:lang w:val="en-US"/>
              </w:rPr>
            </w:pPr>
            <w:r w:rsidRPr="001C220C">
              <w:rPr>
                <w:lang w:val="en-US"/>
              </w:rPr>
              <w:t>Logical</w:t>
            </w:r>
          </w:p>
        </w:tc>
        <w:tc>
          <w:tcPr>
            <w:tcW w:w="1409" w:type="dxa"/>
          </w:tcPr>
          <w:p w14:paraId="32BA7126" w14:textId="77777777" w:rsidR="00F67980" w:rsidRPr="001C220C" w:rsidRDefault="00F67980" w:rsidP="00DC1084">
            <w:pPr>
              <w:pStyle w:val="TABLE-cell"/>
              <w:rPr>
                <w:lang w:val="en-US"/>
              </w:rPr>
            </w:pPr>
            <w:r w:rsidRPr="001C220C">
              <w:rPr>
                <w:lang w:val="en-US"/>
              </w:rPr>
              <w:t>Physical</w:t>
            </w:r>
          </w:p>
        </w:tc>
      </w:tr>
      <w:tr w:rsidR="00F67980" w:rsidRPr="001C220C" w14:paraId="69967141" w14:textId="77777777" w:rsidTr="00DC1084">
        <w:trPr>
          <w:jc w:val="center"/>
        </w:trPr>
        <w:tc>
          <w:tcPr>
            <w:tcW w:w="1269" w:type="dxa"/>
          </w:tcPr>
          <w:p w14:paraId="782BDC71" w14:textId="77777777" w:rsidR="00F67980" w:rsidRPr="001C220C" w:rsidRDefault="00F67980" w:rsidP="00DC1084">
            <w:pPr>
              <w:pStyle w:val="TABLE-cell"/>
              <w:rPr>
                <w:lang w:val="en-US"/>
              </w:rPr>
            </w:pPr>
            <w:r w:rsidRPr="001C220C">
              <w:rPr>
                <w:lang w:val="en-US"/>
              </w:rPr>
              <w:t xml:space="preserve">Assembly </w:t>
            </w:r>
            <w:r w:rsidR="009F0825">
              <w:rPr>
                <w:lang w:val="en-US"/>
              </w:rPr>
              <w:t>r</w:t>
            </w:r>
            <w:r w:rsidRPr="001C220C">
              <w:rPr>
                <w:lang w:val="en-US"/>
              </w:rPr>
              <w:t>elationship</w:t>
            </w:r>
          </w:p>
        </w:tc>
        <w:tc>
          <w:tcPr>
            <w:tcW w:w="2714" w:type="dxa"/>
          </w:tcPr>
          <w:p w14:paraId="45B4CC6B" w14:textId="77777777" w:rsidR="00F67980" w:rsidRPr="001C220C" w:rsidRDefault="00F67980" w:rsidP="00DC1084">
            <w:pPr>
              <w:pStyle w:val="TABLE-cell"/>
              <w:rPr>
                <w:lang w:val="en-US"/>
              </w:rPr>
            </w:pPr>
            <w:r>
              <w:rPr>
                <w:lang w:val="en-US"/>
              </w:rPr>
              <w:t xml:space="preserve">Optional: </w:t>
            </w:r>
            <w:r w:rsidRPr="001C220C">
              <w:rPr>
                <w:lang w:val="en-US"/>
              </w:rPr>
              <w:t>Defines the type of the relationships. The defined types are:</w:t>
            </w:r>
          </w:p>
          <w:p w14:paraId="4412F7F7" w14:textId="77777777" w:rsidR="00F67980" w:rsidRPr="001C220C" w:rsidRDefault="00F67980" w:rsidP="00DC1084">
            <w:pPr>
              <w:pStyle w:val="TABLE-cell"/>
              <w:rPr>
                <w:lang w:val="en-US"/>
              </w:rPr>
            </w:pPr>
            <w:r w:rsidRPr="001C220C">
              <w:rPr>
                <w:lang w:val="en-US"/>
              </w:rPr>
              <w:t xml:space="preserve">Permanent – An assembly that is not intended to be split during the production process. </w:t>
            </w:r>
          </w:p>
          <w:p w14:paraId="26BFA96E" w14:textId="77777777" w:rsidR="00F67980" w:rsidRPr="001C220C" w:rsidRDefault="00F67980" w:rsidP="00DC1084">
            <w:pPr>
              <w:pStyle w:val="TABLE-cell"/>
              <w:rPr>
                <w:lang w:val="en-US"/>
              </w:rPr>
            </w:pPr>
            <w:r w:rsidRPr="001C220C">
              <w:rPr>
                <w:lang w:val="en-US"/>
              </w:rPr>
              <w:t>Transient – A temporary assembly using during production, such as a pallet of different materials or a batch kit.</w:t>
            </w:r>
          </w:p>
          <w:p w14:paraId="21D3AD9D" w14:textId="77777777" w:rsidR="00F67980" w:rsidRPr="001C220C" w:rsidRDefault="00F67980" w:rsidP="00DC1084">
            <w:pPr>
              <w:pStyle w:val="TABLE-cell"/>
              <w:rPr>
                <w:lang w:val="en-US"/>
              </w:rPr>
            </w:pPr>
            <w:r w:rsidRPr="000766F8">
              <w:rPr>
                <w:sz w:val="14"/>
                <w:szCs w:val="14"/>
                <w:lang w:val="en-US"/>
              </w:rPr>
              <w:t>N</w:t>
            </w:r>
            <w:r>
              <w:rPr>
                <w:sz w:val="14"/>
                <w:szCs w:val="14"/>
                <w:lang w:val="en-US"/>
              </w:rPr>
              <w:t>OTE</w:t>
            </w:r>
            <w:r>
              <w:rPr>
                <w:sz w:val="14"/>
                <w:szCs w:val="14"/>
                <w:lang w:val="en-US"/>
              </w:rPr>
              <w:t> </w:t>
            </w:r>
            <w:r w:rsidRPr="009F0825">
              <w:rPr>
                <w:i/>
                <w:sz w:val="14"/>
                <w:szCs w:val="14"/>
                <w:lang w:val="en-US"/>
              </w:rPr>
              <w:t>If material lots</w:t>
            </w:r>
            <w:r w:rsidRPr="000766F8">
              <w:rPr>
                <w:sz w:val="14"/>
                <w:szCs w:val="14"/>
                <w:lang w:val="en-US"/>
              </w:rPr>
              <w:t xml:space="preserve"> (or </w:t>
            </w:r>
            <w:r w:rsidRPr="009F0825">
              <w:rPr>
                <w:i/>
                <w:sz w:val="14"/>
                <w:szCs w:val="14"/>
                <w:lang w:val="en-US"/>
              </w:rPr>
              <w:t>sublots</w:t>
            </w:r>
            <w:r w:rsidRPr="000766F8">
              <w:rPr>
                <w:sz w:val="14"/>
                <w:szCs w:val="14"/>
                <w:lang w:val="en-US"/>
              </w:rPr>
              <w:t xml:space="preserve">) are merged or absorbed (e.g. blended), </w:t>
            </w:r>
            <w:r>
              <w:rPr>
                <w:sz w:val="14"/>
                <w:szCs w:val="14"/>
                <w:lang w:val="en-US"/>
              </w:rPr>
              <w:t xml:space="preserve">then this is a new </w:t>
            </w:r>
            <w:r w:rsidRPr="009F0825">
              <w:rPr>
                <w:i/>
                <w:sz w:val="14"/>
                <w:szCs w:val="14"/>
                <w:lang w:val="en-US"/>
              </w:rPr>
              <w:t>material lot</w:t>
            </w:r>
            <w:r>
              <w:rPr>
                <w:sz w:val="14"/>
                <w:szCs w:val="14"/>
                <w:lang w:val="en-US"/>
              </w:rPr>
              <w:t>.</w:t>
            </w:r>
          </w:p>
        </w:tc>
        <w:tc>
          <w:tcPr>
            <w:tcW w:w="1224" w:type="dxa"/>
          </w:tcPr>
          <w:p w14:paraId="50B832E8" w14:textId="77777777" w:rsidR="00F67980" w:rsidRPr="001C220C" w:rsidRDefault="00F67980" w:rsidP="00DC1084">
            <w:pPr>
              <w:pStyle w:val="TABLE-cell"/>
              <w:rPr>
                <w:lang w:val="en-US"/>
              </w:rPr>
            </w:pPr>
            <w:r w:rsidRPr="001C220C">
              <w:rPr>
                <w:lang w:val="en-US"/>
              </w:rPr>
              <w:t>Permanent</w:t>
            </w:r>
          </w:p>
        </w:tc>
        <w:tc>
          <w:tcPr>
            <w:tcW w:w="1350" w:type="dxa"/>
          </w:tcPr>
          <w:p w14:paraId="4585C413" w14:textId="77777777" w:rsidR="00F67980" w:rsidRPr="001C220C" w:rsidRDefault="00F67980" w:rsidP="00DC1084">
            <w:pPr>
              <w:pStyle w:val="TABLE-cell"/>
              <w:rPr>
                <w:lang w:val="en-US"/>
              </w:rPr>
            </w:pPr>
            <w:r w:rsidRPr="001C220C">
              <w:rPr>
                <w:lang w:val="en-US"/>
              </w:rPr>
              <w:t>Transient</w:t>
            </w:r>
          </w:p>
        </w:tc>
        <w:tc>
          <w:tcPr>
            <w:tcW w:w="1080" w:type="dxa"/>
          </w:tcPr>
          <w:p w14:paraId="37BFE5EB" w14:textId="77777777" w:rsidR="00F67980" w:rsidRPr="001C220C" w:rsidRDefault="00F67980" w:rsidP="00DC1084">
            <w:pPr>
              <w:pStyle w:val="TABLE-cell"/>
              <w:rPr>
                <w:lang w:val="en-US"/>
              </w:rPr>
            </w:pPr>
            <w:r w:rsidRPr="001C220C">
              <w:rPr>
                <w:lang w:val="en-US"/>
              </w:rPr>
              <w:t>Permanent</w:t>
            </w:r>
          </w:p>
        </w:tc>
        <w:tc>
          <w:tcPr>
            <w:tcW w:w="1409" w:type="dxa"/>
          </w:tcPr>
          <w:p w14:paraId="57E43A1E" w14:textId="77777777" w:rsidR="00F67980" w:rsidRPr="001C220C" w:rsidRDefault="00F67980" w:rsidP="00DC1084">
            <w:pPr>
              <w:pStyle w:val="TABLE-cell"/>
              <w:rPr>
                <w:lang w:val="en-US"/>
              </w:rPr>
            </w:pPr>
            <w:r w:rsidRPr="001C220C">
              <w:rPr>
                <w:lang w:val="en-US"/>
              </w:rPr>
              <w:t>Transient</w:t>
            </w:r>
          </w:p>
        </w:tc>
      </w:tr>
      <w:tr w:rsidR="007074F4" w:rsidRPr="007074F4" w14:paraId="05FA75B4" w14:textId="77777777" w:rsidTr="00DC1084">
        <w:trPr>
          <w:jc w:val="center"/>
        </w:trPr>
        <w:tc>
          <w:tcPr>
            <w:tcW w:w="1269" w:type="dxa"/>
          </w:tcPr>
          <w:p w14:paraId="4B83BB15" w14:textId="77777777" w:rsidR="007074F4" w:rsidRPr="007074F4" w:rsidRDefault="007074F4" w:rsidP="00DC1084">
            <w:pPr>
              <w:pStyle w:val="TABLE-cell"/>
              <w:rPr>
                <w:lang w:val="en-US"/>
              </w:rPr>
            </w:pPr>
            <w:r w:rsidRPr="007074F4">
              <w:rPr>
                <w:lang w:val="en-US"/>
              </w:rPr>
              <w:t>Status</w:t>
            </w:r>
          </w:p>
        </w:tc>
        <w:tc>
          <w:tcPr>
            <w:tcW w:w="2714" w:type="dxa"/>
          </w:tcPr>
          <w:p w14:paraId="74F764C7" w14:textId="77777777" w:rsidR="00500BDB" w:rsidRDefault="007074F4" w:rsidP="00DC1084">
            <w:pPr>
              <w:pStyle w:val="TABLE-cell"/>
              <w:rPr>
                <w:lang w:val="en-US"/>
              </w:rPr>
            </w:pPr>
            <w:r w:rsidRPr="007074F4">
              <w:rPr>
                <w:lang w:val="en-US"/>
              </w:rPr>
              <w:t xml:space="preserve">Status of the </w:t>
            </w:r>
            <w:r w:rsidRPr="007074F4">
              <w:rPr>
                <w:i/>
                <w:lang w:val="en-US"/>
              </w:rPr>
              <w:t>material lot</w:t>
            </w:r>
            <w:r w:rsidRPr="007074F4">
              <w:rPr>
                <w:lang w:val="en-US"/>
              </w:rPr>
              <w:t xml:space="preserve">. </w:t>
            </w:r>
          </w:p>
          <w:p w14:paraId="17ACE0C2" w14:textId="543C4810" w:rsidR="008F0F42" w:rsidRDefault="00500BDB" w:rsidP="00DC1084">
            <w:pPr>
              <w:pStyle w:val="TABLE-cell"/>
              <w:rPr>
                <w:lang w:val="en-US"/>
              </w:rPr>
            </w:pPr>
            <w:r>
              <w:rPr>
                <w:lang w:val="en-US"/>
              </w:rPr>
              <w:t>EXAMPLE</w:t>
            </w:r>
            <w:r w:rsidR="007074F4" w:rsidRPr="00A36900">
              <w:rPr>
                <w:lang w:val="en-US"/>
              </w:rPr>
              <w:t xml:space="preserve"> </w:t>
            </w:r>
          </w:p>
          <w:p w14:paraId="5E373AEE" w14:textId="77777777" w:rsidR="007074F4" w:rsidRPr="00A36900" w:rsidRDefault="007074F4" w:rsidP="00DC1084">
            <w:pPr>
              <w:pStyle w:val="TABLE-cell"/>
              <w:rPr>
                <w:lang w:val="en-US"/>
              </w:rPr>
            </w:pPr>
            <w:r w:rsidRPr="00A36900">
              <w:rPr>
                <w:lang w:val="en-US"/>
              </w:rPr>
              <w:t>released, approved, blocked, in process, in quality check.</w:t>
            </w:r>
          </w:p>
        </w:tc>
        <w:tc>
          <w:tcPr>
            <w:tcW w:w="1224" w:type="dxa"/>
          </w:tcPr>
          <w:p w14:paraId="07DCAF1B" w14:textId="77777777" w:rsidR="007074F4" w:rsidRPr="007074F4" w:rsidRDefault="007074F4" w:rsidP="00DC1084">
            <w:pPr>
              <w:pStyle w:val="TABLE-cell"/>
              <w:rPr>
                <w:lang w:val="en-US"/>
              </w:rPr>
            </w:pPr>
            <w:r w:rsidRPr="007074F4">
              <w:rPr>
                <w:lang w:val="en-US"/>
              </w:rPr>
              <w:t>In process</w:t>
            </w:r>
          </w:p>
        </w:tc>
        <w:tc>
          <w:tcPr>
            <w:tcW w:w="1350" w:type="dxa"/>
          </w:tcPr>
          <w:p w14:paraId="38364ED7" w14:textId="77777777" w:rsidR="007074F4" w:rsidRPr="007074F4" w:rsidRDefault="007074F4" w:rsidP="00DC1084">
            <w:pPr>
              <w:pStyle w:val="TABLE-cell"/>
              <w:rPr>
                <w:lang w:val="en-US"/>
              </w:rPr>
            </w:pPr>
            <w:r w:rsidRPr="007074F4">
              <w:rPr>
                <w:lang w:val="en-US"/>
              </w:rPr>
              <w:t>approved</w:t>
            </w:r>
          </w:p>
        </w:tc>
        <w:tc>
          <w:tcPr>
            <w:tcW w:w="1080" w:type="dxa"/>
          </w:tcPr>
          <w:p w14:paraId="167B5225" w14:textId="77777777" w:rsidR="007074F4" w:rsidRPr="007074F4" w:rsidRDefault="007074F4" w:rsidP="00DC1084">
            <w:pPr>
              <w:pStyle w:val="TABLE-cell"/>
              <w:rPr>
                <w:lang w:val="en-US"/>
              </w:rPr>
            </w:pPr>
            <w:r w:rsidRPr="007074F4">
              <w:rPr>
                <w:lang w:val="en-US"/>
              </w:rPr>
              <w:t>blocked</w:t>
            </w:r>
          </w:p>
        </w:tc>
        <w:tc>
          <w:tcPr>
            <w:tcW w:w="1409" w:type="dxa"/>
          </w:tcPr>
          <w:p w14:paraId="140B0639" w14:textId="77777777" w:rsidR="007074F4" w:rsidRPr="007074F4" w:rsidRDefault="007074F4" w:rsidP="00DC1084">
            <w:pPr>
              <w:pStyle w:val="TABLE-cell"/>
              <w:rPr>
                <w:lang w:val="en-US"/>
              </w:rPr>
            </w:pPr>
            <w:r w:rsidRPr="007074F4">
              <w:rPr>
                <w:lang w:val="en-US"/>
              </w:rPr>
              <w:t>approved</w:t>
            </w:r>
          </w:p>
        </w:tc>
      </w:tr>
      <w:tr w:rsidR="009F0825" w:rsidRPr="00CF5A23" w14:paraId="4076180D" w14:textId="77777777" w:rsidTr="00DC1084">
        <w:trPr>
          <w:jc w:val="center"/>
          <w:ins w:id="6345" w:author="Charles Gifford" w:date="2016-01-14T17:24:00Z"/>
        </w:trPr>
        <w:tc>
          <w:tcPr>
            <w:tcW w:w="1269" w:type="dxa"/>
          </w:tcPr>
          <w:p w14:paraId="74822852" w14:textId="77777777" w:rsidR="009F0825" w:rsidRPr="007074F4" w:rsidRDefault="009F0825" w:rsidP="00DC1084">
            <w:pPr>
              <w:pStyle w:val="TABLE-cell"/>
              <w:rPr>
                <w:ins w:id="6346" w:author="Charles Gifford" w:date="2016-01-14T17:24:00Z"/>
                <w:lang w:val="en-US"/>
              </w:rPr>
            </w:pPr>
            <w:ins w:id="6347" w:author="Charles Gifford" w:date="2016-01-14T17:25:00Z">
              <w:r>
                <w:rPr>
                  <w:lang w:val="en-US"/>
                </w:rPr>
                <w:t>Disposition</w:t>
              </w:r>
            </w:ins>
          </w:p>
        </w:tc>
        <w:tc>
          <w:tcPr>
            <w:tcW w:w="2714" w:type="dxa"/>
          </w:tcPr>
          <w:p w14:paraId="4051B8E4" w14:textId="77777777" w:rsidR="009F0825" w:rsidRPr="0029135F" w:rsidRDefault="009F0825" w:rsidP="00DC1084">
            <w:pPr>
              <w:pStyle w:val="TABLE-cell"/>
              <w:rPr>
                <w:ins w:id="6348" w:author="Charles Gifford" w:date="2016-01-14T17:24:00Z"/>
              </w:rPr>
            </w:pPr>
            <w:ins w:id="6349" w:author="Charles Gifford" w:date="2016-01-14T17:24:00Z">
              <w:r w:rsidRPr="00093338">
                <w:t xml:space="preserve">Defines </w:t>
              </w:r>
            </w:ins>
            <w:ins w:id="6350" w:author="Charles Gifford" w:date="2016-02-02T14:05:00Z">
              <w:r w:rsidR="00D42EEA">
                <w:t xml:space="preserve">an enumerated list of </w:t>
              </w:r>
            </w:ins>
            <w:ins w:id="6351" w:author="Charles Gifford" w:date="2016-01-14T17:24:00Z">
              <w:r w:rsidRPr="009F0825">
                <w:rPr>
                  <w:i/>
                </w:rPr>
                <w:t xml:space="preserve">material lot </w:t>
              </w:r>
            </w:ins>
            <w:ins w:id="6352" w:author="Charles Gifford" w:date="2016-02-02T14:05:00Z">
              <w:r w:rsidR="00D42EEA">
                <w:rPr>
                  <w:i/>
                </w:rPr>
                <w:t>statuses</w:t>
              </w:r>
            </w:ins>
            <w:ins w:id="6353" w:author="Charles Gifford" w:date="2016-01-14T17:24:00Z">
              <w:r w:rsidRPr="00093338">
                <w:t xml:space="preserve"> of a </w:t>
              </w:r>
              <w:r w:rsidRPr="009F0825">
                <w:rPr>
                  <w:i/>
                </w:rPr>
                <w:t>material lot</w:t>
              </w:r>
              <w:r w:rsidRPr="00093338">
                <w:t xml:space="preserve"> or assembly of </w:t>
              </w:r>
              <w:r w:rsidRPr="009F0825">
                <w:rPr>
                  <w:i/>
                </w:rPr>
                <w:t>material lots</w:t>
              </w:r>
              <w:r w:rsidR="0029135F">
                <w:t>.</w:t>
              </w:r>
            </w:ins>
            <w:ins w:id="6354" w:author="Charles Gifford" w:date="2016-01-16T11:47:00Z">
              <w:r w:rsidR="0029135F">
                <w:t xml:space="preserve"> </w:t>
              </w:r>
            </w:ins>
            <w:ins w:id="6355" w:author="Charles Gifford" w:date="2016-01-14T17:24:00Z">
              <w:r w:rsidRPr="00093338">
                <w:t xml:space="preserve">The defined </w:t>
              </w:r>
            </w:ins>
            <w:ins w:id="6356" w:author="Charles Gifford" w:date="2016-01-14T17:32:00Z">
              <w:r>
                <w:t>values</w:t>
              </w:r>
            </w:ins>
            <w:ins w:id="6357" w:author="Charles Gifford" w:date="2016-01-14T17:24:00Z">
              <w:r w:rsidRPr="00093338">
                <w:t xml:space="preserve"> for the </w:t>
              </w:r>
            </w:ins>
            <w:ins w:id="6358" w:author="Charles Gifford" w:date="2016-01-14T17:50:00Z">
              <w:r w:rsidRPr="009F0825">
                <w:rPr>
                  <w:i/>
                </w:rPr>
                <w:t>disposition</w:t>
              </w:r>
              <w:r>
                <w:t xml:space="preserve"> of a </w:t>
              </w:r>
            </w:ins>
            <w:ins w:id="6359" w:author="Charles Gifford" w:date="2016-01-14T17:24:00Z">
              <w:r w:rsidRPr="00093338">
                <w:rPr>
                  <w:i/>
                </w:rPr>
                <w:t>material lot</w:t>
              </w:r>
            </w:ins>
            <w:ins w:id="6360" w:author="Charles Gifford" w:date="2016-01-14T17:31:00Z">
              <w:r>
                <w:rPr>
                  <w:i/>
                </w:rPr>
                <w:t xml:space="preserve"> are</w:t>
              </w:r>
            </w:ins>
            <w:ins w:id="6361" w:author="Charles Gifford" w:date="2016-01-14T17:24:00Z">
              <w:r w:rsidRPr="00093338">
                <w:rPr>
                  <w:i/>
                </w:rPr>
                <w:t>:</w:t>
              </w:r>
            </w:ins>
          </w:p>
          <w:p w14:paraId="1A2EDA46" w14:textId="77777777" w:rsidR="009F0825" w:rsidRPr="009F0825" w:rsidRDefault="0029135F" w:rsidP="00DC1084">
            <w:pPr>
              <w:pStyle w:val="TABLE-cell"/>
              <w:rPr>
                <w:ins w:id="6362" w:author="Charles Gifford" w:date="2016-01-14T17:24:00Z"/>
              </w:rPr>
            </w:pPr>
            <w:ins w:id="6363" w:author="Charles Gifford" w:date="2016-01-14T17:24:00Z">
              <w:r>
                <w:t>Planned</w:t>
              </w:r>
            </w:ins>
            <w:ins w:id="6364" w:author="Charles Gifford" w:date="2016-01-16T11:47:00Z">
              <w:r w:rsidR="00440654">
                <w:t>,</w:t>
              </w:r>
            </w:ins>
            <w:ins w:id="6365" w:author="Charles Gifford" w:date="2016-01-14T17:24:00Z">
              <w:r>
                <w:t xml:space="preserve"> in process, restricted, unrestricted, c</w:t>
              </w:r>
              <w:r w:rsidR="009F0825" w:rsidRPr="009F0825">
                <w:t>losed</w:t>
              </w:r>
            </w:ins>
          </w:p>
          <w:p w14:paraId="127861EF" w14:textId="77777777" w:rsidR="009F0825" w:rsidRPr="00093338" w:rsidRDefault="0029135F" w:rsidP="00DC1084">
            <w:pPr>
              <w:pStyle w:val="TABLE-cell"/>
              <w:rPr>
                <w:ins w:id="6366" w:author="Charles Gifford" w:date="2016-01-14T17:24:00Z"/>
                <w:u w:val="single"/>
              </w:rPr>
            </w:pPr>
            <w:ins w:id="6367" w:author="Charles Gifford" w:date="2016-01-14T17:24:00Z">
              <w:r>
                <w:rPr>
                  <w:u w:val="single"/>
                </w:rPr>
                <w:t>Planned</w:t>
              </w:r>
            </w:ins>
            <w:ins w:id="6368" w:author="Charles Gifford" w:date="2016-01-16T11:48:00Z">
              <w:r>
                <w:rPr>
                  <w:u w:val="single"/>
                </w:rPr>
                <w:t xml:space="preserve"> </w:t>
              </w:r>
              <w:r w:rsidRPr="001C220C">
                <w:rPr>
                  <w:lang w:val="en-US"/>
                </w:rPr>
                <w:t xml:space="preserve">– </w:t>
              </w:r>
            </w:ins>
            <w:ins w:id="6369" w:author="Charles Gifford" w:date="2016-01-14T17:24:00Z">
              <w:r w:rsidR="009F0825">
                <w:t xml:space="preserve">A </w:t>
              </w:r>
              <w:r w:rsidR="009F0825" w:rsidRPr="009F0825">
                <w:rPr>
                  <w:i/>
                </w:rPr>
                <w:t>material lot</w:t>
              </w:r>
              <w:r w:rsidR="009F0825" w:rsidRPr="00093338">
                <w:t xml:space="preserve"> that does not yet physically exist, is assigned to an </w:t>
              </w:r>
              <w:r w:rsidR="009F0825" w:rsidRPr="009F0825">
                <w:rPr>
                  <w:i/>
                </w:rPr>
                <w:t>operations request</w:t>
              </w:r>
              <w:r w:rsidR="009F0825" w:rsidRPr="00093338">
                <w:t xml:space="preserve"> (</w:t>
              </w:r>
              <w:r w:rsidR="009F0825" w:rsidRPr="009F0825">
                <w:rPr>
                  <w:i/>
                </w:rPr>
                <w:t>segment requirement</w:t>
              </w:r>
              <w:r w:rsidR="009F0825" w:rsidRPr="00093338">
                <w:t xml:space="preserve">) or </w:t>
              </w:r>
              <w:r w:rsidR="009F0825" w:rsidRPr="009F0825">
                <w:rPr>
                  <w:i/>
                </w:rPr>
                <w:t>work request</w:t>
              </w:r>
              <w:r w:rsidR="009F0825" w:rsidRPr="00093338">
                <w:t xml:space="preserve"> </w:t>
              </w:r>
              <w:r w:rsidR="009F0825" w:rsidRPr="009F0825">
                <w:rPr>
                  <w:i/>
                </w:rPr>
                <w:t>(job order</w:t>
              </w:r>
              <w:r w:rsidR="009F0825" w:rsidRPr="00093338">
                <w:t xml:space="preserve">). </w:t>
              </w:r>
            </w:ins>
          </w:p>
          <w:p w14:paraId="2F51D1A3" w14:textId="77777777" w:rsidR="009F0825" w:rsidRPr="00093338" w:rsidRDefault="0029135F" w:rsidP="00DC1084">
            <w:pPr>
              <w:pStyle w:val="TABLE-cell"/>
              <w:rPr>
                <w:ins w:id="6370" w:author="Charles Gifford" w:date="2016-01-14T17:24:00Z"/>
                <w:u w:val="single"/>
              </w:rPr>
            </w:pPr>
            <w:ins w:id="6371" w:author="Charles Gifford" w:date="2016-01-14T17:24:00Z">
              <w:r>
                <w:rPr>
                  <w:u w:val="single"/>
                </w:rPr>
                <w:t xml:space="preserve">In Process </w:t>
              </w:r>
            </w:ins>
            <w:ins w:id="6372" w:author="Charles Gifford" w:date="2016-01-16T11:48:00Z">
              <w:r>
                <w:rPr>
                  <w:lang w:val="en-US"/>
                </w:rPr>
                <w:t>–</w:t>
              </w:r>
            </w:ins>
            <w:ins w:id="6373" w:author="Charles Gifford" w:date="2016-01-14T17:24:00Z">
              <w:r w:rsidR="009F0825" w:rsidRPr="00093338">
                <w:t xml:space="preserve"> The </w:t>
              </w:r>
              <w:r w:rsidR="009F0825" w:rsidRPr="009F0825">
                <w:rPr>
                  <w:i/>
                </w:rPr>
                <w:t>material lot</w:t>
              </w:r>
              <w:r w:rsidR="009F0825" w:rsidRPr="00093338">
                <w:t xml:space="preserve"> is in the process of being worked on.</w:t>
              </w:r>
            </w:ins>
          </w:p>
          <w:p w14:paraId="70E41C73" w14:textId="77777777" w:rsidR="009F0825" w:rsidRPr="00093338" w:rsidRDefault="0029135F" w:rsidP="00DC1084">
            <w:pPr>
              <w:pStyle w:val="TABLE-cell"/>
              <w:rPr>
                <w:ins w:id="6374" w:author="Charles Gifford" w:date="2016-01-14T17:24:00Z"/>
              </w:rPr>
            </w:pPr>
            <w:ins w:id="6375" w:author="Charles Gifford" w:date="2016-01-14T17:24:00Z">
              <w:r>
                <w:rPr>
                  <w:u w:val="single"/>
                </w:rPr>
                <w:t xml:space="preserve">Restricted </w:t>
              </w:r>
            </w:ins>
            <w:ins w:id="6376" w:author="Charles Gifford" w:date="2016-01-16T11:48:00Z">
              <w:r>
                <w:rPr>
                  <w:lang w:val="en-US"/>
                </w:rPr>
                <w:t>–</w:t>
              </w:r>
            </w:ins>
            <w:ins w:id="6377" w:author="Charles Gifford" w:date="2016-01-14T17:24:00Z">
              <w:r w:rsidR="009F0825" w:rsidRPr="00093338">
                <w:t xml:space="preserve"> A </w:t>
              </w:r>
              <w:r w:rsidR="009F0825" w:rsidRPr="009F0825">
                <w:rPr>
                  <w:i/>
                </w:rPr>
                <w:t>material lot</w:t>
              </w:r>
              <w:r w:rsidR="009F0825" w:rsidRPr="00093338">
                <w:t xml:space="preserve"> is not permitted for normal use due to a restriction condition. For example, a </w:t>
              </w:r>
              <w:r w:rsidR="009F0825" w:rsidRPr="009F0825">
                <w:rPr>
                  <w:i/>
                </w:rPr>
                <w:t>material lot</w:t>
              </w:r>
              <w:r w:rsidR="009F0825" w:rsidRPr="00093338">
                <w:t xml:space="preserve"> may be awaiting a quality decision or a </w:t>
              </w:r>
              <w:r w:rsidR="009F0825" w:rsidRPr="009F0825">
                <w:rPr>
                  <w:i/>
                </w:rPr>
                <w:t>material lot</w:t>
              </w:r>
              <w:r w:rsidR="009F0825" w:rsidRPr="00093338">
                <w:t xml:space="preserve"> may be physically inaccessible.</w:t>
              </w:r>
            </w:ins>
          </w:p>
          <w:p w14:paraId="7A24577E" w14:textId="77777777" w:rsidR="009F0825" w:rsidRPr="00093338" w:rsidRDefault="0029135F" w:rsidP="00DC1084">
            <w:pPr>
              <w:pStyle w:val="TABLE-cell"/>
              <w:rPr>
                <w:ins w:id="6378" w:author="Charles Gifford" w:date="2016-01-14T17:24:00Z"/>
              </w:rPr>
            </w:pPr>
            <w:ins w:id="6379" w:author="Charles Gifford" w:date="2016-01-14T17:24:00Z">
              <w:r>
                <w:rPr>
                  <w:u w:val="single"/>
                </w:rPr>
                <w:t>Unrestricted</w:t>
              </w:r>
            </w:ins>
            <w:ins w:id="6380" w:author="Charles Gifford" w:date="2016-01-16T11:48:00Z">
              <w:r>
                <w:rPr>
                  <w:u w:val="single"/>
                </w:rPr>
                <w:t xml:space="preserve"> </w:t>
              </w:r>
              <w:r w:rsidRPr="001C220C">
                <w:rPr>
                  <w:lang w:val="en-US"/>
                </w:rPr>
                <w:t xml:space="preserve">– </w:t>
              </w:r>
            </w:ins>
            <w:ins w:id="6381" w:author="Charles Gifford" w:date="2016-01-14T17:24:00Z">
              <w:r w:rsidR="009F0825" w:rsidRPr="00093338">
                <w:t xml:space="preserve">A </w:t>
              </w:r>
              <w:r w:rsidR="009F0825" w:rsidRPr="009F0825">
                <w:rPr>
                  <w:i/>
                </w:rPr>
                <w:t>material lot</w:t>
              </w:r>
              <w:r w:rsidR="009F0825" w:rsidRPr="00093338">
                <w:t xml:space="preserve"> is permitted for normal use without restriction.</w:t>
              </w:r>
            </w:ins>
          </w:p>
          <w:p w14:paraId="5F3D7661" w14:textId="77777777" w:rsidR="009F0825" w:rsidRPr="00A36900" w:rsidRDefault="0029135F" w:rsidP="00DC1084">
            <w:pPr>
              <w:pStyle w:val="TABLE-cell"/>
              <w:rPr>
                <w:ins w:id="6382" w:author="Charles Gifford" w:date="2016-01-14T17:24:00Z"/>
                <w:lang w:val="en-US"/>
              </w:rPr>
            </w:pPr>
            <w:ins w:id="6383" w:author="Charles Gifford" w:date="2016-01-14T17:24:00Z">
              <w:r>
                <w:rPr>
                  <w:u w:val="single"/>
                </w:rPr>
                <w:t xml:space="preserve">Closed </w:t>
              </w:r>
            </w:ins>
            <w:ins w:id="6384" w:author="Charles Gifford" w:date="2016-01-16T11:48:00Z">
              <w:r w:rsidRPr="001C220C">
                <w:rPr>
                  <w:lang w:val="en-US"/>
                </w:rPr>
                <w:t xml:space="preserve">– </w:t>
              </w:r>
            </w:ins>
            <w:ins w:id="6385" w:author="Charles Gifford" w:date="2016-01-14T17:24:00Z">
              <w:r w:rsidR="009F0825" w:rsidRPr="00093338">
                <w:t xml:space="preserve">A </w:t>
              </w:r>
              <w:r w:rsidR="009F0825" w:rsidRPr="009F0825">
                <w:rPr>
                  <w:i/>
                </w:rPr>
                <w:t xml:space="preserve">material lot </w:t>
              </w:r>
              <w:r w:rsidR="009F0825" w:rsidRPr="00093338">
                <w:t xml:space="preserve">has been reconciled as completely consumed, sold or disposed of.  </w:t>
              </w:r>
            </w:ins>
          </w:p>
        </w:tc>
        <w:tc>
          <w:tcPr>
            <w:tcW w:w="1224" w:type="dxa"/>
          </w:tcPr>
          <w:p w14:paraId="53F35FF2" w14:textId="77777777" w:rsidR="009F0825" w:rsidRPr="007074F4" w:rsidRDefault="009F0825" w:rsidP="00DC1084">
            <w:pPr>
              <w:pStyle w:val="TABLE-cell"/>
              <w:rPr>
                <w:ins w:id="6386" w:author="Charles Gifford" w:date="2016-01-14T17:24:00Z"/>
                <w:lang w:val="en-US"/>
              </w:rPr>
            </w:pPr>
            <w:ins w:id="6387" w:author="Charles Gifford" w:date="2016-01-14T17:24:00Z">
              <w:r w:rsidRPr="00093338">
                <w:t>Planned</w:t>
              </w:r>
            </w:ins>
          </w:p>
        </w:tc>
        <w:tc>
          <w:tcPr>
            <w:tcW w:w="1350" w:type="dxa"/>
          </w:tcPr>
          <w:p w14:paraId="3AB4B8A8" w14:textId="77777777" w:rsidR="009F0825" w:rsidRPr="007074F4" w:rsidRDefault="009F0825" w:rsidP="00DC1084">
            <w:pPr>
              <w:pStyle w:val="TABLE-cell"/>
              <w:rPr>
                <w:ins w:id="6388" w:author="Charles Gifford" w:date="2016-01-14T17:24:00Z"/>
                <w:lang w:val="en-US"/>
              </w:rPr>
            </w:pPr>
            <w:ins w:id="6389" w:author="Charles Gifford" w:date="2016-01-14T17:24:00Z">
              <w:r w:rsidRPr="00093338">
                <w:t>Unrestricted</w:t>
              </w:r>
            </w:ins>
          </w:p>
        </w:tc>
        <w:tc>
          <w:tcPr>
            <w:tcW w:w="1080" w:type="dxa"/>
          </w:tcPr>
          <w:p w14:paraId="421CD488" w14:textId="77777777" w:rsidR="009F0825" w:rsidRPr="007074F4" w:rsidRDefault="009F0825" w:rsidP="00DC1084">
            <w:pPr>
              <w:pStyle w:val="TABLE-cell"/>
              <w:rPr>
                <w:ins w:id="6390" w:author="Charles Gifford" w:date="2016-01-14T17:24:00Z"/>
                <w:lang w:val="en-US"/>
              </w:rPr>
            </w:pPr>
            <w:ins w:id="6391" w:author="Charles Gifford" w:date="2016-01-14T17:24:00Z">
              <w:r w:rsidRPr="00093338">
                <w:t>Restricted</w:t>
              </w:r>
            </w:ins>
          </w:p>
        </w:tc>
        <w:tc>
          <w:tcPr>
            <w:tcW w:w="1409" w:type="dxa"/>
          </w:tcPr>
          <w:p w14:paraId="67123487" w14:textId="77777777" w:rsidR="009F0825" w:rsidRPr="007074F4" w:rsidRDefault="009F0825" w:rsidP="00DC1084">
            <w:pPr>
              <w:pStyle w:val="TABLE-cell"/>
              <w:rPr>
                <w:ins w:id="6392" w:author="Charles Gifford" w:date="2016-01-14T17:24:00Z"/>
                <w:lang w:val="en-US"/>
              </w:rPr>
            </w:pPr>
            <w:ins w:id="6393" w:author="Charles Gifford" w:date="2016-01-14T17:24:00Z">
              <w:r w:rsidRPr="00093338">
                <w:t>Closed</w:t>
              </w:r>
            </w:ins>
          </w:p>
        </w:tc>
      </w:tr>
      <w:tr w:rsidR="00F67980" w:rsidRPr="001C220C" w14:paraId="27E455F5" w14:textId="77777777" w:rsidTr="00DC1084">
        <w:trPr>
          <w:jc w:val="center"/>
        </w:trPr>
        <w:tc>
          <w:tcPr>
            <w:tcW w:w="1269" w:type="dxa"/>
          </w:tcPr>
          <w:p w14:paraId="0D8591FA" w14:textId="06EF7DA9" w:rsidR="00F67980" w:rsidRPr="001C220C" w:rsidRDefault="00F67980" w:rsidP="00DC1084">
            <w:pPr>
              <w:pStyle w:val="TABLE-cell"/>
              <w:rPr>
                <w:lang w:val="en-US"/>
              </w:rPr>
            </w:pPr>
            <w:del w:id="6394" w:author="Charles Gifford" w:date="2017-03-17T21:23:00Z">
              <w:r w:rsidRPr="001C220C" w:rsidDel="00B8346C">
                <w:rPr>
                  <w:lang w:val="en-US"/>
                </w:rPr>
                <w:delText xml:space="preserve">Storage </w:delText>
              </w:r>
              <w:r w:rsidR="009F0825" w:rsidDel="00B8346C">
                <w:rPr>
                  <w:lang w:val="en-US"/>
                </w:rPr>
                <w:delText>l</w:delText>
              </w:r>
              <w:r w:rsidRPr="001C220C" w:rsidDel="00B8346C">
                <w:rPr>
                  <w:lang w:val="en-US"/>
                </w:rPr>
                <w:delText>ocation</w:delText>
              </w:r>
            </w:del>
          </w:p>
        </w:tc>
        <w:tc>
          <w:tcPr>
            <w:tcW w:w="2714" w:type="dxa"/>
          </w:tcPr>
          <w:p w14:paraId="583DE2D5" w14:textId="2D858A8E" w:rsidR="00F67980" w:rsidRPr="001C220C" w:rsidRDefault="00F67980" w:rsidP="00DC1084">
            <w:pPr>
              <w:pStyle w:val="TABLE-cell"/>
              <w:rPr>
                <w:lang w:val="en-US"/>
              </w:rPr>
            </w:pPr>
            <w:del w:id="6395" w:author="Charles Gifford" w:date="2017-03-17T21:23:00Z">
              <w:r w:rsidRPr="001C220C" w:rsidDel="00B8346C">
                <w:rPr>
                  <w:lang w:val="en-US"/>
                </w:rPr>
                <w:delText xml:space="preserve">An identification of the storage location or a physical location of the </w:delText>
              </w:r>
              <w:r w:rsidRPr="001C220C" w:rsidDel="00B8346C">
                <w:rPr>
                  <w:i/>
                  <w:lang w:val="en-US"/>
                </w:rPr>
                <w:delText>material lot</w:delText>
              </w:r>
              <w:r w:rsidRPr="001C220C" w:rsidDel="00B8346C">
                <w:rPr>
                  <w:lang w:val="en-US"/>
                </w:rPr>
                <w:delText>.</w:delText>
              </w:r>
            </w:del>
          </w:p>
        </w:tc>
        <w:tc>
          <w:tcPr>
            <w:tcW w:w="1224" w:type="dxa"/>
          </w:tcPr>
          <w:p w14:paraId="5933FC5D" w14:textId="47E689CB" w:rsidR="00F67980" w:rsidRPr="001C220C" w:rsidRDefault="00F67980" w:rsidP="00DC1084">
            <w:pPr>
              <w:pStyle w:val="TABLE-cell"/>
              <w:rPr>
                <w:lang w:val="en-US"/>
              </w:rPr>
            </w:pPr>
            <w:del w:id="6396" w:author="Charles Gifford" w:date="2017-03-17T21:23:00Z">
              <w:r w:rsidRPr="001C220C" w:rsidDel="00B8346C">
                <w:rPr>
                  <w:lang w:val="en-US"/>
                </w:rPr>
                <w:delText>Work Center 1</w:delText>
              </w:r>
            </w:del>
          </w:p>
        </w:tc>
        <w:tc>
          <w:tcPr>
            <w:tcW w:w="1350" w:type="dxa"/>
          </w:tcPr>
          <w:p w14:paraId="3A6566B5" w14:textId="14CE42D4" w:rsidR="00F67980" w:rsidRPr="001C220C" w:rsidRDefault="00F67980" w:rsidP="00DC1084">
            <w:pPr>
              <w:pStyle w:val="TABLE-cell"/>
              <w:rPr>
                <w:lang w:val="en-US"/>
              </w:rPr>
            </w:pPr>
            <w:del w:id="6397" w:author="Charles Gifford" w:date="2017-03-17T21:23:00Z">
              <w:r w:rsidRPr="001C220C" w:rsidDel="00B8346C">
                <w:rPr>
                  <w:lang w:val="en-US"/>
                </w:rPr>
                <w:delText>Maintenance Shed 4S</w:delText>
              </w:r>
            </w:del>
          </w:p>
        </w:tc>
        <w:tc>
          <w:tcPr>
            <w:tcW w:w="1080" w:type="dxa"/>
          </w:tcPr>
          <w:p w14:paraId="5F220F4F" w14:textId="28064D3F" w:rsidR="00F67980" w:rsidRPr="001C220C" w:rsidRDefault="00F67980" w:rsidP="00DC1084">
            <w:pPr>
              <w:pStyle w:val="TABLE-cell"/>
              <w:rPr>
                <w:lang w:val="en-US"/>
              </w:rPr>
            </w:pPr>
            <w:del w:id="6398" w:author="Charles Gifford" w:date="2017-03-17T21:23:00Z">
              <w:r w:rsidRPr="001C220C" w:rsidDel="00B8346C">
                <w:rPr>
                  <w:lang w:val="en-US"/>
                </w:rPr>
                <w:delText>Work Bench 10, Top Shelf</w:delText>
              </w:r>
            </w:del>
          </w:p>
        </w:tc>
        <w:tc>
          <w:tcPr>
            <w:tcW w:w="1409" w:type="dxa"/>
          </w:tcPr>
          <w:p w14:paraId="38B23692" w14:textId="7654A336" w:rsidR="00F67980" w:rsidRPr="001C220C" w:rsidRDefault="00F67980" w:rsidP="00DC1084">
            <w:pPr>
              <w:pStyle w:val="TABLE-cell"/>
              <w:rPr>
                <w:lang w:val="en-US"/>
              </w:rPr>
            </w:pPr>
            <w:del w:id="6399" w:author="Charles Gifford" w:date="2017-03-17T21:23:00Z">
              <w:r w:rsidRPr="001C220C" w:rsidDel="00B8346C">
                <w:rPr>
                  <w:lang w:val="en-US"/>
                </w:rPr>
                <w:delText>Warehouse 1</w:delText>
              </w:r>
            </w:del>
          </w:p>
        </w:tc>
      </w:tr>
      <w:tr w:rsidR="00F67980" w:rsidRPr="001C220C" w14:paraId="2E773D9A" w14:textId="77777777" w:rsidTr="00DC1084">
        <w:trPr>
          <w:jc w:val="center"/>
        </w:trPr>
        <w:tc>
          <w:tcPr>
            <w:tcW w:w="1269" w:type="dxa"/>
          </w:tcPr>
          <w:p w14:paraId="7DC26673" w14:textId="77777777" w:rsidR="00F67980" w:rsidRPr="001C220C" w:rsidRDefault="00F67980" w:rsidP="00DC1084">
            <w:pPr>
              <w:pStyle w:val="TABLE-cell"/>
              <w:rPr>
                <w:lang w:val="en-US"/>
              </w:rPr>
            </w:pPr>
            <w:r w:rsidRPr="001C220C">
              <w:rPr>
                <w:lang w:val="en-US"/>
              </w:rPr>
              <w:t>Quantity</w:t>
            </w:r>
          </w:p>
        </w:tc>
        <w:tc>
          <w:tcPr>
            <w:tcW w:w="2714" w:type="dxa"/>
          </w:tcPr>
          <w:p w14:paraId="25E150CD" w14:textId="77777777" w:rsidR="00F67980" w:rsidRPr="001C220C" w:rsidRDefault="00F67980" w:rsidP="00DC1084">
            <w:pPr>
              <w:pStyle w:val="TABLE-cell"/>
              <w:rPr>
                <w:lang w:val="en-US"/>
              </w:rPr>
            </w:pPr>
            <w:r w:rsidRPr="001C220C">
              <w:rPr>
                <w:lang w:val="en-US"/>
              </w:rPr>
              <w:t xml:space="preserve">The quantity of the </w:t>
            </w:r>
            <w:r w:rsidRPr="001C220C">
              <w:rPr>
                <w:i/>
                <w:lang w:val="en-US"/>
              </w:rPr>
              <w:t>material lot.</w:t>
            </w:r>
          </w:p>
        </w:tc>
        <w:tc>
          <w:tcPr>
            <w:tcW w:w="1224" w:type="dxa"/>
          </w:tcPr>
          <w:p w14:paraId="4FE5883C" w14:textId="77777777" w:rsidR="00F67980" w:rsidRPr="001C220C" w:rsidRDefault="00F67980" w:rsidP="00DC1084">
            <w:pPr>
              <w:pStyle w:val="TABLE-cell"/>
              <w:rPr>
                <w:lang w:val="en-US"/>
              </w:rPr>
            </w:pPr>
            <w:r w:rsidRPr="001C220C">
              <w:rPr>
                <w:lang w:val="en-US"/>
              </w:rPr>
              <w:t>1</w:t>
            </w:r>
            <w:r>
              <w:rPr>
                <w:lang w:val="en-US"/>
              </w:rPr>
              <w:t xml:space="preserve"> </w:t>
            </w:r>
            <w:r w:rsidRPr="001C220C">
              <w:rPr>
                <w:lang w:val="en-US"/>
              </w:rPr>
              <w:t>200</w:t>
            </w:r>
          </w:p>
        </w:tc>
        <w:tc>
          <w:tcPr>
            <w:tcW w:w="1350" w:type="dxa"/>
          </w:tcPr>
          <w:p w14:paraId="33A855BE" w14:textId="77777777" w:rsidR="00F67980" w:rsidRPr="001C220C" w:rsidRDefault="00F67980" w:rsidP="00DC1084">
            <w:pPr>
              <w:pStyle w:val="TABLE-cell"/>
              <w:rPr>
                <w:lang w:val="en-US"/>
              </w:rPr>
            </w:pPr>
            <w:r w:rsidRPr="001C220C">
              <w:rPr>
                <w:lang w:val="en-US"/>
              </w:rPr>
              <w:t>20</w:t>
            </w:r>
          </w:p>
        </w:tc>
        <w:tc>
          <w:tcPr>
            <w:tcW w:w="1080" w:type="dxa"/>
          </w:tcPr>
          <w:p w14:paraId="5BEE1BBC" w14:textId="77777777" w:rsidR="00F67980" w:rsidRPr="001C220C" w:rsidRDefault="00F67980" w:rsidP="00DC1084">
            <w:pPr>
              <w:pStyle w:val="TABLE-cell"/>
              <w:rPr>
                <w:lang w:val="en-US"/>
              </w:rPr>
            </w:pPr>
            <w:r w:rsidRPr="001C220C">
              <w:rPr>
                <w:lang w:val="en-US"/>
              </w:rPr>
              <w:t>1</w:t>
            </w:r>
          </w:p>
        </w:tc>
        <w:tc>
          <w:tcPr>
            <w:tcW w:w="1409" w:type="dxa"/>
          </w:tcPr>
          <w:p w14:paraId="58AAE099" w14:textId="77777777" w:rsidR="00F67980" w:rsidRPr="001C220C" w:rsidRDefault="00F67980" w:rsidP="00DC1084">
            <w:pPr>
              <w:pStyle w:val="TABLE-cell"/>
              <w:rPr>
                <w:lang w:val="en-US"/>
              </w:rPr>
            </w:pPr>
            <w:r w:rsidRPr="001C220C">
              <w:rPr>
                <w:lang w:val="en-US"/>
              </w:rPr>
              <w:t>41</w:t>
            </w:r>
          </w:p>
        </w:tc>
      </w:tr>
      <w:tr w:rsidR="00F67980" w:rsidRPr="001C220C" w14:paraId="3B066E3F" w14:textId="77777777" w:rsidTr="00DC1084">
        <w:trPr>
          <w:jc w:val="center"/>
        </w:trPr>
        <w:tc>
          <w:tcPr>
            <w:tcW w:w="1269" w:type="dxa"/>
          </w:tcPr>
          <w:p w14:paraId="2F8305A1" w14:textId="77777777" w:rsidR="00F67980" w:rsidRPr="001C220C" w:rsidRDefault="00F67980" w:rsidP="00DC1084">
            <w:pPr>
              <w:pStyle w:val="TABLE-cell"/>
              <w:rPr>
                <w:lang w:val="en-US"/>
              </w:rPr>
            </w:pPr>
            <w:r w:rsidRPr="001C220C">
              <w:rPr>
                <w:lang w:val="en-US"/>
              </w:rPr>
              <w:t xml:space="preserve">Quantity </w:t>
            </w:r>
            <w:r w:rsidR="009F0825">
              <w:rPr>
                <w:lang w:val="en-US"/>
              </w:rPr>
              <w:t>u</w:t>
            </w:r>
            <w:r w:rsidRPr="001C220C">
              <w:rPr>
                <w:lang w:val="en-US"/>
              </w:rPr>
              <w:t xml:space="preserve">nit of </w:t>
            </w:r>
            <w:r w:rsidR="009F0825">
              <w:rPr>
                <w:lang w:val="en-US"/>
              </w:rPr>
              <w:t>m</w:t>
            </w:r>
            <w:r w:rsidRPr="001C220C">
              <w:rPr>
                <w:lang w:val="en-US"/>
              </w:rPr>
              <w:t>easure</w:t>
            </w:r>
          </w:p>
        </w:tc>
        <w:tc>
          <w:tcPr>
            <w:tcW w:w="2714" w:type="dxa"/>
          </w:tcPr>
          <w:p w14:paraId="507BAC4E" w14:textId="77777777" w:rsidR="00F67980" w:rsidRPr="001C220C" w:rsidRDefault="00F67980" w:rsidP="00DC1084">
            <w:pPr>
              <w:pStyle w:val="TABLE-cell"/>
              <w:rPr>
                <w:lang w:val="en-US"/>
              </w:rPr>
            </w:pPr>
            <w:r w:rsidRPr="001C220C">
              <w:rPr>
                <w:lang w:val="en-US"/>
              </w:rPr>
              <w:t>The unit of measure of the associated quantity, if applicable.</w:t>
            </w:r>
          </w:p>
        </w:tc>
        <w:tc>
          <w:tcPr>
            <w:tcW w:w="1224" w:type="dxa"/>
          </w:tcPr>
          <w:p w14:paraId="338E1CBB" w14:textId="77777777" w:rsidR="00F67980" w:rsidRPr="001C220C" w:rsidRDefault="00F67980" w:rsidP="00DC1084">
            <w:pPr>
              <w:pStyle w:val="TABLE-cell"/>
              <w:rPr>
                <w:lang w:val="en-US"/>
              </w:rPr>
            </w:pPr>
            <w:r w:rsidRPr="001C220C">
              <w:rPr>
                <w:lang w:val="en-US"/>
              </w:rPr>
              <w:t>sheets</w:t>
            </w:r>
          </w:p>
        </w:tc>
        <w:tc>
          <w:tcPr>
            <w:tcW w:w="1350" w:type="dxa"/>
          </w:tcPr>
          <w:p w14:paraId="6DF0F717" w14:textId="77777777" w:rsidR="00F67980" w:rsidRPr="001C220C" w:rsidRDefault="00F67980" w:rsidP="00DC1084">
            <w:pPr>
              <w:pStyle w:val="TABLE-cell"/>
              <w:rPr>
                <w:lang w:val="en-US"/>
              </w:rPr>
            </w:pPr>
            <w:r w:rsidRPr="001C220C">
              <w:rPr>
                <w:lang w:val="en-US"/>
              </w:rPr>
              <w:t>Cans</w:t>
            </w:r>
          </w:p>
        </w:tc>
        <w:tc>
          <w:tcPr>
            <w:tcW w:w="1080" w:type="dxa"/>
          </w:tcPr>
          <w:p w14:paraId="5044204B" w14:textId="77777777" w:rsidR="00F67980" w:rsidRPr="001C220C" w:rsidRDefault="00F67980" w:rsidP="00DC1084">
            <w:pPr>
              <w:pStyle w:val="TABLE-cell"/>
              <w:rPr>
                <w:lang w:val="en-US"/>
              </w:rPr>
            </w:pPr>
            <w:r w:rsidRPr="001C220C">
              <w:rPr>
                <w:lang w:val="en-US"/>
              </w:rPr>
              <w:t>Liter</w:t>
            </w:r>
          </w:p>
        </w:tc>
        <w:tc>
          <w:tcPr>
            <w:tcW w:w="1409" w:type="dxa"/>
          </w:tcPr>
          <w:p w14:paraId="6097CFA9" w14:textId="77777777" w:rsidR="00F67980" w:rsidRPr="001C220C" w:rsidRDefault="00F67980" w:rsidP="00DC1084">
            <w:pPr>
              <w:pStyle w:val="TABLE-cell"/>
              <w:rPr>
                <w:lang w:val="en-US"/>
              </w:rPr>
            </w:pPr>
            <w:r w:rsidRPr="001C220C">
              <w:rPr>
                <w:lang w:val="en-US"/>
              </w:rPr>
              <w:t>Rolls</w:t>
            </w:r>
          </w:p>
        </w:tc>
      </w:tr>
    </w:tbl>
    <w:p w14:paraId="42154975" w14:textId="347C5784" w:rsidR="00B8346C" w:rsidRPr="00B8346C" w:rsidRDefault="00B8346C" w:rsidP="00B8346C">
      <w:pPr>
        <w:pStyle w:val="NOTE0"/>
        <w:rPr>
          <w:lang w:val="en-US"/>
        </w:rPr>
      </w:pPr>
      <w:r w:rsidRPr="00B8346C">
        <w:rPr>
          <w:lang w:val="en-US"/>
        </w:rPr>
        <w:t xml:space="preserve">NOTE 1 Representation of non-lot controlled items (for example, consumable materials or bulk materials), can be represented in the material lot model through the use of a unique IDs for each different material definition. For example, this could be the material definition ID or a system assigned ID,   </w:t>
      </w:r>
    </w:p>
    <w:p w14:paraId="79A358D5" w14:textId="10B39E23" w:rsidR="00B8346C" w:rsidRDefault="00B8346C" w:rsidP="00B8346C">
      <w:pPr>
        <w:pStyle w:val="NOTE0"/>
        <w:rPr>
          <w:lang w:val="en-US"/>
        </w:rPr>
      </w:pPr>
      <w:r>
        <w:rPr>
          <w:lang w:val="en-US"/>
        </w:rPr>
        <w:t>NOTE 2</w:t>
      </w:r>
      <w:r>
        <w:rPr>
          <w:lang w:val="en-US"/>
        </w:rPr>
        <w:tab/>
      </w:r>
      <w:r w:rsidRPr="00B8346C">
        <w:rPr>
          <w:lang w:val="en-US"/>
        </w:rPr>
        <w:t>If non-lot controlled items are maintained in multiple locations then the information can be represented in the material sublot model through the use of unique sublot IDs for each different l</w:t>
      </w:r>
      <w:r>
        <w:rPr>
          <w:lang w:val="en-US"/>
        </w:rPr>
        <w:t>ocation and material definition.</w:t>
      </w:r>
    </w:p>
    <w:p w14:paraId="341C148F" w14:textId="5A3A61D2" w:rsidR="00B8346C" w:rsidRDefault="00B8346C" w:rsidP="00B8346C">
      <w:pPr>
        <w:pStyle w:val="NOTE0"/>
        <w:rPr>
          <w:lang w:val="en-US"/>
        </w:rPr>
      </w:pPr>
      <w:r w:rsidRPr="00B8346C">
        <w:rPr>
          <w:lang w:val="en-US"/>
        </w:rPr>
        <w:t>NOTE</w:t>
      </w:r>
      <w:r>
        <w:rPr>
          <w:lang w:val="en-US"/>
        </w:rPr>
        <w:t xml:space="preserve"> 3</w:t>
      </w:r>
      <w:r>
        <w:rPr>
          <w:lang w:val="en-US"/>
        </w:rPr>
        <w:tab/>
      </w:r>
      <w:r w:rsidRPr="00B8346C">
        <w:rPr>
          <w:lang w:val="en-US"/>
        </w:rPr>
        <w:t>A material lot may specify a spatial definition in addition to a storage location where it is necessary to specify the spatial definition of the material lot within the given storage location.</w:t>
      </w:r>
    </w:p>
    <w:p w14:paraId="7E3E6125" w14:textId="72E77262" w:rsidR="00735A79" w:rsidRPr="001C220C" w:rsidRDefault="00735A79" w:rsidP="0040730A">
      <w:pPr>
        <w:pStyle w:val="PARAGRAPH"/>
        <w:rPr>
          <w:lang w:val="en-US"/>
        </w:rPr>
      </w:pPr>
      <w:r>
        <w:rPr>
          <w:lang w:val="en-US"/>
        </w:rPr>
        <w:t xml:space="preserve">A </w:t>
      </w:r>
      <w:r w:rsidR="003C1B3D" w:rsidRPr="003C1B3D">
        <w:rPr>
          <w:i/>
          <w:lang w:val="en-US"/>
        </w:rPr>
        <w:t>material lot</w:t>
      </w:r>
      <w:r w:rsidR="003C1B3D">
        <w:rPr>
          <w:lang w:val="en-US"/>
        </w:rPr>
        <w:t xml:space="preserve"> or a </w:t>
      </w:r>
      <w:r w:rsidR="003C1B3D" w:rsidRPr="003C1B3D">
        <w:rPr>
          <w:i/>
          <w:lang w:val="en-US"/>
        </w:rPr>
        <w:t>material sublot</w:t>
      </w:r>
      <w:r w:rsidR="003C1B3D">
        <w:rPr>
          <w:lang w:val="en-US"/>
        </w:rPr>
        <w:t xml:space="preserve"> </w:t>
      </w:r>
      <w:r>
        <w:rPr>
          <w:lang w:val="en-US"/>
        </w:rPr>
        <w:t xml:space="preserve">may be defined as containing an assembly of </w:t>
      </w:r>
      <w:r w:rsidR="003C1B3D" w:rsidRPr="003C1B3D">
        <w:rPr>
          <w:i/>
          <w:lang w:val="en-US"/>
        </w:rPr>
        <w:t>material lots</w:t>
      </w:r>
      <w:r w:rsidR="003C1B3D">
        <w:rPr>
          <w:lang w:val="en-US"/>
        </w:rPr>
        <w:t xml:space="preserve"> or </w:t>
      </w:r>
      <w:r w:rsidR="003C1B3D" w:rsidRPr="003C1B3D">
        <w:rPr>
          <w:i/>
          <w:lang w:val="en-US"/>
        </w:rPr>
        <w:t>material sublots</w:t>
      </w:r>
      <w:r w:rsidR="003C1B3D">
        <w:rPr>
          <w:lang w:val="en-US"/>
        </w:rPr>
        <w:t xml:space="preserve"> and as part of an assembly of </w:t>
      </w:r>
      <w:r w:rsidR="003C1B3D" w:rsidRPr="003C1B3D">
        <w:rPr>
          <w:i/>
          <w:lang w:val="en-US"/>
        </w:rPr>
        <w:t>material lots</w:t>
      </w:r>
      <w:r w:rsidR="003C1B3D">
        <w:rPr>
          <w:lang w:val="en-US"/>
        </w:rPr>
        <w:t xml:space="preserve"> or </w:t>
      </w:r>
      <w:r w:rsidR="003C1B3D" w:rsidRPr="003C1B3D">
        <w:rPr>
          <w:i/>
          <w:lang w:val="en-US"/>
        </w:rPr>
        <w:t>material sublots</w:t>
      </w:r>
      <w:r>
        <w:rPr>
          <w:lang w:val="en-US"/>
        </w:rPr>
        <w:t>:</w:t>
      </w:r>
      <w:r w:rsidRPr="001C220C">
        <w:rPr>
          <w:lang w:val="en-US"/>
        </w:rPr>
        <w:t xml:space="preserve"> </w:t>
      </w:r>
    </w:p>
    <w:p w14:paraId="3A21C846" w14:textId="77777777" w:rsidR="00735A79" w:rsidRPr="001F24E9" w:rsidRDefault="00735A79" w:rsidP="00B8346C">
      <w:pPr>
        <w:pStyle w:val="ListParagraph"/>
        <w:numPr>
          <w:ilvl w:val="0"/>
          <w:numId w:val="92"/>
        </w:numPr>
        <w:spacing w:before="60" w:after="60"/>
        <w:ind w:left="360"/>
        <w:jc w:val="left"/>
        <w:rPr>
          <w:lang w:val="en-US"/>
        </w:rPr>
      </w:pPr>
      <w:r w:rsidRPr="001F24E9">
        <w:rPr>
          <w:lang w:val="en-US"/>
        </w:rPr>
        <w:t xml:space="preserve">A </w:t>
      </w:r>
      <w:r w:rsidR="007D6C2A" w:rsidRPr="001F24E9">
        <w:rPr>
          <w:i/>
          <w:lang w:val="en-US"/>
        </w:rPr>
        <w:t>material lot</w:t>
      </w:r>
      <w:r w:rsidR="007D6C2A" w:rsidRPr="001F24E9">
        <w:rPr>
          <w:lang w:val="en-US"/>
        </w:rPr>
        <w:t xml:space="preserve"> or a </w:t>
      </w:r>
      <w:r w:rsidR="007D6C2A" w:rsidRPr="001F24E9">
        <w:rPr>
          <w:i/>
          <w:lang w:val="en-US"/>
        </w:rPr>
        <w:t>material sublot</w:t>
      </w:r>
      <w:r w:rsidR="007D6C2A" w:rsidRPr="001F24E9">
        <w:rPr>
          <w:lang w:val="en-US"/>
        </w:rPr>
        <w:t xml:space="preserve"> may define an assembly of zero or more </w:t>
      </w:r>
      <w:r w:rsidR="007D6C2A" w:rsidRPr="001F24E9">
        <w:rPr>
          <w:i/>
          <w:lang w:val="en-US"/>
        </w:rPr>
        <w:t>material lots</w:t>
      </w:r>
      <w:r w:rsidR="007D6C2A" w:rsidRPr="001F24E9">
        <w:rPr>
          <w:lang w:val="en-US"/>
        </w:rPr>
        <w:t xml:space="preserve"> or </w:t>
      </w:r>
      <w:r w:rsidR="007D6C2A" w:rsidRPr="001F24E9">
        <w:rPr>
          <w:i/>
          <w:lang w:val="en-US"/>
        </w:rPr>
        <w:t>material sublots</w:t>
      </w:r>
      <w:r w:rsidR="008558A5" w:rsidRPr="001F24E9">
        <w:rPr>
          <w:lang w:val="en-US"/>
        </w:rPr>
        <w:t xml:space="preserve">. </w:t>
      </w:r>
    </w:p>
    <w:p w14:paraId="3D0CEB57" w14:textId="77777777" w:rsidR="00735A79" w:rsidRPr="001F24E9" w:rsidRDefault="00735A79" w:rsidP="00B8346C">
      <w:pPr>
        <w:pStyle w:val="ListParagraph"/>
        <w:numPr>
          <w:ilvl w:val="0"/>
          <w:numId w:val="92"/>
        </w:numPr>
        <w:spacing w:before="60" w:after="60"/>
        <w:ind w:left="360"/>
        <w:jc w:val="left"/>
        <w:rPr>
          <w:lang w:val="en-US"/>
        </w:rPr>
      </w:pPr>
      <w:r w:rsidRPr="001F24E9">
        <w:rPr>
          <w:lang w:val="en-US"/>
        </w:rPr>
        <w:t xml:space="preserve">A </w:t>
      </w:r>
      <w:r w:rsidR="007D6C2A" w:rsidRPr="001F24E9">
        <w:rPr>
          <w:i/>
          <w:lang w:val="en-US"/>
        </w:rPr>
        <w:t>material lot</w:t>
      </w:r>
      <w:r w:rsidR="007D6C2A" w:rsidRPr="001F24E9">
        <w:rPr>
          <w:lang w:val="en-US"/>
        </w:rPr>
        <w:t xml:space="preserve"> or a </w:t>
      </w:r>
      <w:r w:rsidR="007D6C2A" w:rsidRPr="001F24E9">
        <w:rPr>
          <w:i/>
          <w:lang w:val="en-US"/>
        </w:rPr>
        <w:t>material sublot</w:t>
      </w:r>
      <w:r w:rsidR="007D6C2A" w:rsidRPr="001F24E9">
        <w:rPr>
          <w:lang w:val="en-US"/>
        </w:rPr>
        <w:t xml:space="preserve"> may be an assembly element of zero or more </w:t>
      </w:r>
      <w:r w:rsidR="007D6C2A" w:rsidRPr="001F24E9">
        <w:rPr>
          <w:i/>
          <w:lang w:val="en-US"/>
        </w:rPr>
        <w:t>material lots</w:t>
      </w:r>
      <w:r w:rsidR="007D6C2A" w:rsidRPr="001F24E9">
        <w:rPr>
          <w:lang w:val="en-US"/>
        </w:rPr>
        <w:t xml:space="preserve"> or a </w:t>
      </w:r>
      <w:r w:rsidR="007D6C2A" w:rsidRPr="001F24E9">
        <w:rPr>
          <w:i/>
          <w:lang w:val="en-US"/>
        </w:rPr>
        <w:t>material sublots</w:t>
      </w:r>
      <w:r w:rsidR="008558A5" w:rsidRPr="001F24E9">
        <w:rPr>
          <w:lang w:val="en-US"/>
        </w:rPr>
        <w:t xml:space="preserve">. </w:t>
      </w:r>
    </w:p>
    <w:p w14:paraId="33AD2E24" w14:textId="77777777" w:rsidR="00735A79" w:rsidRPr="001F24E9" w:rsidRDefault="00735A79" w:rsidP="00B8346C">
      <w:pPr>
        <w:pStyle w:val="ListParagraph"/>
        <w:numPr>
          <w:ilvl w:val="0"/>
          <w:numId w:val="92"/>
        </w:numPr>
        <w:spacing w:after="120"/>
        <w:ind w:left="360"/>
        <w:rPr>
          <w:lang w:val="en-US"/>
        </w:rPr>
      </w:pPr>
      <w:r w:rsidRPr="001F24E9">
        <w:rPr>
          <w:lang w:val="en-US"/>
        </w:rPr>
        <w:t xml:space="preserve">An assembly may </w:t>
      </w:r>
      <w:r w:rsidRPr="00366BFD">
        <w:rPr>
          <w:lang w:val="en-US"/>
        </w:rPr>
        <w:t>be defined as a</w:t>
      </w:r>
      <w:r w:rsidRPr="00091B26">
        <w:rPr>
          <w:lang w:val="en-US"/>
        </w:rPr>
        <w:t xml:space="preserve"> permanent or transient assembly of </w:t>
      </w:r>
      <w:r w:rsidRPr="001F24E9">
        <w:rPr>
          <w:i/>
          <w:lang w:val="en-US"/>
        </w:rPr>
        <w:t>material lots</w:t>
      </w:r>
      <w:r w:rsidRPr="001F24E9">
        <w:rPr>
          <w:lang w:val="en-US"/>
        </w:rPr>
        <w:t xml:space="preserve"> or </w:t>
      </w:r>
      <w:r w:rsidR="007D6C2A" w:rsidRPr="001F24E9">
        <w:rPr>
          <w:i/>
          <w:lang w:val="en-US"/>
        </w:rPr>
        <w:t xml:space="preserve">material </w:t>
      </w:r>
      <w:r w:rsidRPr="001F24E9">
        <w:rPr>
          <w:i/>
          <w:lang w:val="en-US"/>
        </w:rPr>
        <w:t>sublots</w:t>
      </w:r>
      <w:r w:rsidRPr="001F24E9">
        <w:rPr>
          <w:lang w:val="en-US"/>
        </w:rPr>
        <w:t xml:space="preserve">. </w:t>
      </w:r>
    </w:p>
    <w:p w14:paraId="15CFE423" w14:textId="77777777" w:rsidR="00735A79" w:rsidRPr="001C220C" w:rsidRDefault="00735A79" w:rsidP="00E5444E">
      <w:pPr>
        <w:pStyle w:val="Note"/>
        <w:ind w:left="360" w:firstLine="0"/>
        <w:rPr>
          <w:lang w:val="en-US"/>
        </w:rPr>
      </w:pPr>
      <w:r w:rsidRPr="001C220C">
        <w:rPr>
          <w:lang w:val="en-US"/>
        </w:rPr>
        <w:t xml:space="preserve">EXAMPLE </w:t>
      </w:r>
      <w:smartTag w:uri="urn:schemas-microsoft-com:office:smarttags" w:element="chmetcnv">
        <w:smartTagPr>
          <w:attr w:name="UnitName" w:val="a"/>
          <w:attr w:name="SourceValue" w:val="1"/>
          <w:attr w:name="HasSpace" w:val="False"/>
          <w:attr w:name="Negative" w:val="False"/>
          <w:attr w:name="NumberType" w:val="1"/>
          <w:attr w:name="TCSC" w:val="0"/>
        </w:smartTagPr>
        <w:r w:rsidRPr="001C220C">
          <w:rPr>
            <w:lang w:val="en-US"/>
          </w:rPr>
          <w:t xml:space="preserve">1 </w:t>
        </w:r>
      </w:smartTag>
      <w:r w:rsidRPr="001C220C">
        <w:rPr>
          <w:lang w:val="en-US"/>
        </w:rPr>
        <w:tab/>
        <w:t xml:space="preserve">A transient assembly could be a temporary collection of material maintained as a batch kit on a pallet, the batch kit is identified with a unique identification and </w:t>
      </w:r>
      <w:r w:rsidR="00DE2E9A">
        <w:rPr>
          <w:lang w:val="en-US"/>
        </w:rPr>
        <w:t xml:space="preserve">can </w:t>
      </w:r>
      <w:r w:rsidRPr="001C220C">
        <w:rPr>
          <w:lang w:val="en-US"/>
        </w:rPr>
        <w:t>contain specific properties, such as a pallet identification, location, and related batch ID</w:t>
      </w:r>
      <w:r w:rsidR="008558A5">
        <w:rPr>
          <w:lang w:val="en-US"/>
        </w:rPr>
        <w:t xml:space="preserve">. </w:t>
      </w:r>
    </w:p>
    <w:p w14:paraId="636FCA03" w14:textId="77777777" w:rsidR="00735A79" w:rsidRPr="001C220C" w:rsidRDefault="00735A79" w:rsidP="00696D70">
      <w:pPr>
        <w:pStyle w:val="Note"/>
        <w:ind w:left="360" w:firstLine="0"/>
        <w:rPr>
          <w:lang w:val="en-US"/>
        </w:rPr>
      </w:pPr>
      <w:r w:rsidRPr="001C220C">
        <w:rPr>
          <w:lang w:val="en-US"/>
        </w:rPr>
        <w:t xml:space="preserve">EXAMPLE </w:t>
      </w:r>
      <w:smartTag w:uri="urn:schemas-microsoft-com:office:smarttags" w:element="chmetcnv">
        <w:smartTagPr>
          <w:attr w:name="UnitName" w:val="a"/>
          <w:attr w:name="SourceValue" w:val="2"/>
          <w:attr w:name="HasSpace" w:val="False"/>
          <w:attr w:name="Negative" w:val="False"/>
          <w:attr w:name="NumberType" w:val="1"/>
          <w:attr w:name="TCSC" w:val="0"/>
        </w:smartTagPr>
        <w:r w:rsidRPr="001C220C">
          <w:rPr>
            <w:lang w:val="en-US"/>
          </w:rPr>
          <w:t xml:space="preserve">2 </w:t>
        </w:r>
      </w:smartTag>
      <w:r w:rsidRPr="001C220C">
        <w:rPr>
          <w:lang w:val="en-US"/>
        </w:rPr>
        <w:tab/>
        <w:t xml:space="preserve">A permanent assembly of material </w:t>
      </w:r>
      <w:r w:rsidR="00DE2E9A">
        <w:rPr>
          <w:lang w:val="en-US"/>
        </w:rPr>
        <w:t xml:space="preserve">can </w:t>
      </w:r>
      <w:r w:rsidRPr="001C220C">
        <w:rPr>
          <w:lang w:val="en-US"/>
        </w:rPr>
        <w:t xml:space="preserve">be an automobile. The automobile has a unique vehicle identification number (VIN) and other properties. The automobile </w:t>
      </w:r>
      <w:r w:rsidR="00DE2E9A">
        <w:rPr>
          <w:lang w:val="en-US"/>
        </w:rPr>
        <w:t xml:space="preserve">can </w:t>
      </w:r>
      <w:r w:rsidRPr="001C220C">
        <w:rPr>
          <w:lang w:val="en-US"/>
        </w:rPr>
        <w:t xml:space="preserve">contain </w:t>
      </w:r>
      <w:r w:rsidR="008B754E" w:rsidRPr="008B754E">
        <w:rPr>
          <w:lang w:val="en-US"/>
        </w:rPr>
        <w:t xml:space="preserve">an assembly of an engine, transmission, chassis, and wheels, </w:t>
      </w:r>
      <w:r w:rsidRPr="001C220C">
        <w:rPr>
          <w:lang w:val="en-US"/>
        </w:rPr>
        <w:t xml:space="preserve">each with their own unique identification and properties. </w:t>
      </w:r>
    </w:p>
    <w:p w14:paraId="52A5B0E0" w14:textId="77777777" w:rsidR="00735A79" w:rsidRPr="001F24E9" w:rsidRDefault="00735A79" w:rsidP="00A70CDA">
      <w:pPr>
        <w:pStyle w:val="ListParagraph"/>
        <w:numPr>
          <w:ilvl w:val="0"/>
          <w:numId w:val="92"/>
        </w:numPr>
        <w:ind w:left="360"/>
        <w:rPr>
          <w:lang w:val="en-US"/>
        </w:rPr>
      </w:pPr>
      <w:r w:rsidRPr="001F24E9">
        <w:rPr>
          <w:lang w:val="en-US"/>
        </w:rPr>
        <w:t xml:space="preserve">An assembly may be defined as physical or a logical assembly of </w:t>
      </w:r>
      <w:r w:rsidRPr="001F24E9">
        <w:rPr>
          <w:i/>
          <w:lang w:val="en-US"/>
        </w:rPr>
        <w:t xml:space="preserve">material </w:t>
      </w:r>
      <w:r w:rsidR="007D6C2A" w:rsidRPr="001F24E9">
        <w:rPr>
          <w:i/>
          <w:lang w:val="en-US"/>
        </w:rPr>
        <w:t>lots</w:t>
      </w:r>
      <w:r w:rsidR="007D6C2A" w:rsidRPr="001F24E9">
        <w:rPr>
          <w:lang w:val="en-US"/>
        </w:rPr>
        <w:t xml:space="preserve"> </w:t>
      </w:r>
      <w:r w:rsidRPr="001F24E9">
        <w:rPr>
          <w:lang w:val="en-US"/>
        </w:rPr>
        <w:t xml:space="preserve">or </w:t>
      </w:r>
      <w:r w:rsidR="007D6C2A" w:rsidRPr="001F24E9">
        <w:rPr>
          <w:i/>
          <w:lang w:val="en-US"/>
        </w:rPr>
        <w:t xml:space="preserve">material </w:t>
      </w:r>
      <w:r w:rsidRPr="001F24E9">
        <w:rPr>
          <w:i/>
          <w:lang w:val="en-US"/>
        </w:rPr>
        <w:t>sublots</w:t>
      </w:r>
      <w:r w:rsidRPr="001F24E9">
        <w:rPr>
          <w:lang w:val="en-US"/>
        </w:rPr>
        <w:t xml:space="preserve">. Assemblies of </w:t>
      </w:r>
      <w:r w:rsidRPr="00767A6B">
        <w:rPr>
          <w:i/>
          <w:lang w:val="en-US"/>
        </w:rPr>
        <w:t>materials</w:t>
      </w:r>
      <w:r w:rsidRPr="001F24E9">
        <w:rPr>
          <w:lang w:val="en-US"/>
        </w:rPr>
        <w:t xml:space="preserve"> do not imply a manufacturing status.</w:t>
      </w:r>
    </w:p>
    <w:p w14:paraId="397F6EC5" w14:textId="77777777" w:rsidR="00E5444E" w:rsidRDefault="00E5444E" w:rsidP="00E5444E">
      <w:pPr>
        <w:ind w:left="360"/>
        <w:rPr>
          <w:lang w:val="en-US"/>
        </w:rPr>
      </w:pPr>
    </w:p>
    <w:p w14:paraId="68C95CE5" w14:textId="77777777" w:rsidR="00735A79" w:rsidRPr="001C220C" w:rsidRDefault="00735A79" w:rsidP="00E5444E">
      <w:pPr>
        <w:pStyle w:val="Note"/>
        <w:ind w:left="360" w:firstLine="0"/>
        <w:rPr>
          <w:lang w:val="en-US"/>
        </w:rPr>
      </w:pPr>
      <w:r w:rsidRPr="001C220C">
        <w:rPr>
          <w:lang w:val="en-US"/>
        </w:rPr>
        <w:t xml:space="preserve">EXAMPLE </w:t>
      </w:r>
      <w:smartTag w:uri="urn:schemas-microsoft-com:office:smarttags" w:element="chmetcnv">
        <w:smartTagPr>
          <w:attr w:name="UnitName" w:val="a"/>
          <w:attr w:name="SourceValue" w:val="3"/>
          <w:attr w:name="HasSpace" w:val="False"/>
          <w:attr w:name="Negative" w:val="False"/>
          <w:attr w:name="NumberType" w:val="1"/>
          <w:attr w:name="TCSC" w:val="0"/>
        </w:smartTagPr>
        <w:r w:rsidRPr="001C220C">
          <w:rPr>
            <w:lang w:val="en-US"/>
          </w:rPr>
          <w:t xml:space="preserve">3 </w:t>
        </w:r>
      </w:smartTag>
      <w:r w:rsidRPr="001C220C">
        <w:rPr>
          <w:lang w:val="en-US"/>
        </w:rPr>
        <w:tab/>
        <w:t xml:space="preserve">A finished </w:t>
      </w:r>
      <w:r w:rsidR="008B754E">
        <w:rPr>
          <w:lang w:val="en-US"/>
        </w:rPr>
        <w:t>tractor</w:t>
      </w:r>
      <w:r w:rsidRPr="001C220C">
        <w:rPr>
          <w:lang w:val="en-US"/>
        </w:rPr>
        <w:t xml:space="preserve"> is a physical assembly of materials.</w:t>
      </w:r>
    </w:p>
    <w:p w14:paraId="0FFDBB86" w14:textId="77777777" w:rsidR="000C081A" w:rsidRPr="001C220C" w:rsidRDefault="00735A79" w:rsidP="00E5444E">
      <w:pPr>
        <w:pStyle w:val="Note"/>
        <w:ind w:left="360" w:firstLine="0"/>
        <w:rPr>
          <w:lang w:val="en-US"/>
        </w:rPr>
      </w:pPr>
      <w:r w:rsidRPr="001C220C">
        <w:rPr>
          <w:lang w:val="en-US"/>
        </w:rPr>
        <w:t xml:space="preserve">EXAMPLE 4 </w:t>
      </w:r>
      <w:r w:rsidRPr="001C220C">
        <w:rPr>
          <w:lang w:val="en-US"/>
        </w:rPr>
        <w:tab/>
        <w:t xml:space="preserve">An unassembled collection of </w:t>
      </w:r>
      <w:r w:rsidR="008B754E">
        <w:rPr>
          <w:lang w:val="en-US"/>
        </w:rPr>
        <w:t>tractor</w:t>
      </w:r>
      <w:r w:rsidRPr="001C220C">
        <w:rPr>
          <w:lang w:val="en-US"/>
        </w:rPr>
        <w:t xml:space="preserve"> components that are separately shipped is a logical assembly of materials</w:t>
      </w:r>
      <w:r w:rsidR="008558A5">
        <w:rPr>
          <w:lang w:val="en-US"/>
        </w:rPr>
        <w:t xml:space="preserve">. </w:t>
      </w:r>
    </w:p>
    <w:p w14:paraId="140FC099" w14:textId="77777777" w:rsidR="00CB7EC0" w:rsidRPr="001C220C" w:rsidRDefault="00CB7EC0" w:rsidP="003E1075">
      <w:pPr>
        <w:pStyle w:val="Heading3"/>
      </w:pPr>
      <w:bookmarkStart w:id="6400" w:name="_Toc516130345"/>
      <w:bookmarkStart w:id="6401" w:name="_Toc320176926"/>
      <w:r w:rsidRPr="001C220C">
        <w:t>Material lot property</w:t>
      </w:r>
      <w:bookmarkEnd w:id="6400"/>
      <w:bookmarkEnd w:id="6401"/>
    </w:p>
    <w:p w14:paraId="3B5C7AE9" w14:textId="77777777" w:rsidR="00ED0076" w:rsidRDefault="00E675A3" w:rsidP="00AE642B">
      <w:pPr>
        <w:pStyle w:val="PARAGRAPH"/>
        <w:rPr>
          <w:lang w:val="en-US"/>
        </w:rPr>
      </w:pPr>
      <w:r w:rsidRPr="001C220C">
        <w:rPr>
          <w:lang w:val="en-US"/>
        </w:rPr>
        <w:t xml:space="preserve">Properties of a </w:t>
      </w:r>
      <w:r w:rsidRPr="00E675A3">
        <w:rPr>
          <w:i/>
          <w:lang w:val="en-US"/>
        </w:rPr>
        <w:t>material lot</w:t>
      </w:r>
      <w:r w:rsidRPr="001C220C">
        <w:rPr>
          <w:lang w:val="en-US"/>
        </w:rPr>
        <w:t xml:space="preserve"> </w:t>
      </w:r>
      <w:r>
        <w:rPr>
          <w:lang w:val="en-US"/>
        </w:rPr>
        <w:t>shall be presented</w:t>
      </w:r>
      <w:r w:rsidRPr="001C220C">
        <w:rPr>
          <w:lang w:val="en-US"/>
        </w:rPr>
        <w:t xml:space="preserve"> as </w:t>
      </w:r>
      <w:r w:rsidRPr="003C1B3D">
        <w:rPr>
          <w:i/>
          <w:lang w:val="en-US"/>
        </w:rPr>
        <w:t xml:space="preserve">material </w:t>
      </w:r>
      <w:r>
        <w:rPr>
          <w:i/>
          <w:lang w:val="en-US"/>
        </w:rPr>
        <w:t>lot</w:t>
      </w:r>
      <w:r w:rsidRPr="003C1B3D">
        <w:rPr>
          <w:i/>
          <w:lang w:val="en-US"/>
        </w:rPr>
        <w:t xml:space="preserve"> properties</w:t>
      </w:r>
      <w:r w:rsidRPr="001C220C">
        <w:rPr>
          <w:lang w:val="en-US"/>
        </w:rPr>
        <w:t xml:space="preserve">. </w:t>
      </w:r>
      <w:r w:rsidR="009A0FC3" w:rsidRPr="001C220C">
        <w:rPr>
          <w:lang w:val="en-US"/>
        </w:rPr>
        <w:t xml:space="preserve">Each material can have unique values for zero or more </w:t>
      </w:r>
      <w:r w:rsidR="009A0FC3" w:rsidRPr="00246F8B">
        <w:rPr>
          <w:i/>
          <w:lang w:val="en-US"/>
        </w:rPr>
        <w:t>material lot properties</w:t>
      </w:r>
      <w:r w:rsidR="009A0FC3" w:rsidRPr="001C220C">
        <w:rPr>
          <w:lang w:val="en-US"/>
        </w:rPr>
        <w:t xml:space="preserve">, such as a specific pH value for the specific </w:t>
      </w:r>
      <w:r w:rsidR="009A0FC3" w:rsidRPr="00246F8B">
        <w:rPr>
          <w:i/>
          <w:lang w:val="en-US"/>
        </w:rPr>
        <w:t>material</w:t>
      </w:r>
      <w:r w:rsidR="00246F8B" w:rsidRPr="00246F8B">
        <w:rPr>
          <w:i/>
          <w:lang w:val="en-US"/>
        </w:rPr>
        <w:t xml:space="preserve"> lot</w:t>
      </w:r>
      <w:r w:rsidR="009A0FC3" w:rsidRPr="001C220C">
        <w:rPr>
          <w:lang w:val="en-US"/>
        </w:rPr>
        <w:t xml:space="preserve">, or a specific density for the </w:t>
      </w:r>
      <w:r w:rsidR="009A0FC3" w:rsidRPr="00246F8B">
        <w:rPr>
          <w:i/>
          <w:lang w:val="en-US"/>
        </w:rPr>
        <w:t>material</w:t>
      </w:r>
      <w:r w:rsidR="00246F8B" w:rsidRPr="00246F8B">
        <w:rPr>
          <w:i/>
          <w:lang w:val="en-US"/>
        </w:rPr>
        <w:t xml:space="preserve"> lot</w:t>
      </w:r>
      <w:r w:rsidR="009A0FC3" w:rsidRPr="001C220C">
        <w:rPr>
          <w:lang w:val="en-US"/>
        </w:rPr>
        <w:t xml:space="preserve">. </w:t>
      </w:r>
    </w:p>
    <w:p w14:paraId="6E04372C" w14:textId="4A78ECAE" w:rsidR="0081717F" w:rsidRDefault="0081717F" w:rsidP="0081717F">
      <w:pPr>
        <w:pStyle w:val="PARAGRAPH"/>
        <w:rPr>
          <w:ins w:id="6402" w:author="Charles Gifford" w:date="2017-03-19T11:28:00Z"/>
          <w:lang w:val="en-US"/>
        </w:rPr>
      </w:pPr>
      <w:ins w:id="6403" w:author="Charles Gifford" w:date="2017-03-19T11:28:00Z">
        <w:r w:rsidRPr="001C220C">
          <w:rPr>
            <w:lang w:val="en-US"/>
          </w:rPr>
          <w:t xml:space="preserve">A </w:t>
        </w:r>
        <w:r w:rsidRPr="00246F8B">
          <w:rPr>
            <w:i/>
            <w:lang w:val="en-US"/>
          </w:rPr>
          <w:t>material lot property</w:t>
        </w:r>
        <w:r w:rsidRPr="001C220C">
          <w:rPr>
            <w:lang w:val="en-US"/>
          </w:rPr>
          <w:t xml:space="preserve"> may be tested by the </w:t>
        </w:r>
        <w:r>
          <w:rPr>
            <w:lang w:val="en-US"/>
          </w:rPr>
          <w:t>evaluation</w:t>
        </w:r>
        <w:r w:rsidRPr="001C220C">
          <w:rPr>
            <w:lang w:val="en-US"/>
          </w:rPr>
          <w:t xml:space="preserve"> of a </w:t>
        </w:r>
        <w:r w:rsidRPr="00246F8B">
          <w:rPr>
            <w:i/>
            <w:lang w:val="en-US"/>
          </w:rPr>
          <w:t>test specification</w:t>
        </w:r>
        <w:r w:rsidRPr="001C220C">
          <w:rPr>
            <w:lang w:val="en-US"/>
          </w:rPr>
          <w:t xml:space="preserve"> with results exchanged in a </w:t>
        </w:r>
        <w:r w:rsidRPr="00246F8B">
          <w:rPr>
            <w:i/>
            <w:lang w:val="en-US"/>
          </w:rPr>
          <w:t>test result</w:t>
        </w:r>
        <w:r w:rsidRPr="001C220C">
          <w:rPr>
            <w:lang w:val="en-US"/>
          </w:rPr>
          <w:t>.</w:t>
        </w:r>
        <w:r w:rsidRPr="00AE642B">
          <w:rPr>
            <w:lang w:val="en-US"/>
          </w:rPr>
          <w:t xml:space="preserve"> </w:t>
        </w:r>
      </w:ins>
    </w:p>
    <w:p w14:paraId="65E40180" w14:textId="2339732C" w:rsidR="00AE642B" w:rsidDel="0081717F" w:rsidRDefault="004077CF" w:rsidP="00AE642B">
      <w:pPr>
        <w:pStyle w:val="PARAGRAPH"/>
        <w:rPr>
          <w:del w:id="6404" w:author="Charles Gifford" w:date="2017-03-19T11:28:00Z"/>
          <w:lang w:val="en-US"/>
        </w:rPr>
      </w:pPr>
      <w:del w:id="6405" w:author="Charles Gifford" w:date="2017-03-19T11:28:00Z">
        <w:r w:rsidRPr="001C220C" w:rsidDel="0081717F">
          <w:rPr>
            <w:lang w:val="en-US"/>
          </w:rPr>
          <w:delText xml:space="preserve">A </w:delText>
        </w:r>
        <w:r w:rsidRPr="00246F8B" w:rsidDel="0081717F">
          <w:rPr>
            <w:i/>
            <w:lang w:val="en-US"/>
          </w:rPr>
          <w:delText>material lot property</w:delText>
        </w:r>
        <w:r w:rsidRPr="001C220C" w:rsidDel="0081717F">
          <w:rPr>
            <w:lang w:val="en-US"/>
          </w:rPr>
          <w:delText xml:space="preserve"> may be tested by the execution of a </w:delText>
        </w:r>
        <w:r w:rsidRPr="00246F8B" w:rsidDel="0081717F">
          <w:rPr>
            <w:i/>
            <w:lang w:val="en-US"/>
          </w:rPr>
          <w:delText>material test specification</w:delText>
        </w:r>
        <w:r w:rsidRPr="001C220C" w:rsidDel="0081717F">
          <w:rPr>
            <w:lang w:val="en-US"/>
          </w:rPr>
          <w:delText xml:space="preserve"> with results exchanged in a </w:delText>
        </w:r>
        <w:r w:rsidR="00246F8B" w:rsidDel="0081717F">
          <w:rPr>
            <w:lang w:val="en-US"/>
          </w:rPr>
          <w:delText>m</w:delText>
        </w:r>
        <w:r w:rsidR="00246F8B" w:rsidDel="0081717F">
          <w:rPr>
            <w:i/>
            <w:lang w:val="en-US"/>
          </w:rPr>
          <w:delText>aterial</w:delText>
        </w:r>
        <w:r w:rsidRPr="00246F8B" w:rsidDel="0081717F">
          <w:rPr>
            <w:i/>
            <w:lang w:val="en-US"/>
          </w:rPr>
          <w:delText xml:space="preserve"> test specification result</w:delText>
        </w:r>
        <w:r w:rsidRPr="001C220C" w:rsidDel="0081717F">
          <w:rPr>
            <w:lang w:val="en-US"/>
          </w:rPr>
          <w:delText>.</w:delText>
        </w:r>
        <w:r w:rsidR="00AE642B" w:rsidRPr="00AE642B" w:rsidDel="0081717F">
          <w:rPr>
            <w:lang w:val="en-US"/>
          </w:rPr>
          <w:delText xml:space="preserve"> </w:delText>
        </w:r>
      </w:del>
    </w:p>
    <w:p w14:paraId="771A88ED" w14:textId="77777777" w:rsidR="009A0FC3" w:rsidRPr="001C220C" w:rsidRDefault="00AE642B" w:rsidP="00AE642B">
      <w:pPr>
        <w:pStyle w:val="PARAGRAPH"/>
        <w:rPr>
          <w:lang w:val="en-US"/>
        </w:rPr>
      </w:pPr>
      <w:r w:rsidRPr="00246F8B">
        <w:rPr>
          <w:i/>
          <w:lang w:val="en-US"/>
        </w:rPr>
        <w:t>Material lot properties</w:t>
      </w:r>
      <w:r>
        <w:rPr>
          <w:lang w:val="en-US"/>
        </w:rPr>
        <w:t xml:space="preserve"> may contain nested </w:t>
      </w:r>
      <w:r w:rsidRPr="00246F8B">
        <w:rPr>
          <w:i/>
          <w:lang w:val="en-US"/>
        </w:rPr>
        <w:t>material lot properties</w:t>
      </w:r>
      <w:r>
        <w:rPr>
          <w:lang w:val="en-US"/>
        </w:rPr>
        <w:t>.</w:t>
      </w:r>
    </w:p>
    <w:p w14:paraId="5003EED9" w14:textId="77777777" w:rsidR="00324B6C" w:rsidRPr="001C220C" w:rsidRDefault="00324B6C" w:rsidP="0029062D">
      <w:pPr>
        <w:pStyle w:val="PARAGRAPH"/>
        <w:rPr>
          <w:lang w:val="en-US"/>
        </w:rPr>
      </w:pPr>
      <w:r w:rsidRPr="001C220C">
        <w:rPr>
          <w:lang w:val="en-US"/>
        </w:rPr>
        <w:t xml:space="preserve">A </w:t>
      </w:r>
      <w:r w:rsidRPr="00246F8B">
        <w:rPr>
          <w:i/>
          <w:lang w:val="en-US"/>
        </w:rPr>
        <w:t>material lot property</w:t>
      </w:r>
      <w:r w:rsidRPr="001C220C">
        <w:rPr>
          <w:lang w:val="en-US"/>
        </w:rPr>
        <w:t xml:space="preserve"> is associated with either a </w:t>
      </w:r>
      <w:r w:rsidRPr="00246F8B">
        <w:rPr>
          <w:i/>
          <w:lang w:val="en-US"/>
        </w:rPr>
        <w:t>material lot</w:t>
      </w:r>
      <w:r w:rsidRPr="001C220C">
        <w:rPr>
          <w:lang w:val="en-US"/>
        </w:rPr>
        <w:t xml:space="preserve"> or a </w:t>
      </w:r>
      <w:r w:rsidRPr="00246F8B">
        <w:rPr>
          <w:i/>
          <w:lang w:val="en-US"/>
        </w:rPr>
        <w:t>material sublot</w:t>
      </w:r>
      <w:r w:rsidR="008558A5">
        <w:rPr>
          <w:lang w:val="en-US"/>
        </w:rPr>
        <w:t xml:space="preserve">. </w:t>
      </w:r>
      <w:r w:rsidRPr="001C220C">
        <w:rPr>
          <w:lang w:val="en-US"/>
        </w:rPr>
        <w:t xml:space="preserve">When associated with a </w:t>
      </w:r>
      <w:r w:rsidRPr="00246F8B">
        <w:rPr>
          <w:i/>
          <w:lang w:val="en-US"/>
        </w:rPr>
        <w:t>material lot</w:t>
      </w:r>
      <w:r w:rsidRPr="001C220C">
        <w:rPr>
          <w:lang w:val="en-US"/>
        </w:rPr>
        <w:t xml:space="preserve"> it specifies a property </w:t>
      </w:r>
      <w:r w:rsidR="007F05A1" w:rsidRPr="001C220C">
        <w:rPr>
          <w:lang w:val="en-US"/>
        </w:rPr>
        <w:t xml:space="preserve">value </w:t>
      </w:r>
      <w:r w:rsidRPr="001C220C">
        <w:rPr>
          <w:lang w:val="en-US"/>
        </w:rPr>
        <w:t xml:space="preserve">for all </w:t>
      </w:r>
      <w:r w:rsidR="00246F8B" w:rsidRPr="00246F8B">
        <w:rPr>
          <w:i/>
          <w:lang w:val="en-US"/>
        </w:rPr>
        <w:t xml:space="preserve">material </w:t>
      </w:r>
      <w:r w:rsidRPr="00246F8B">
        <w:rPr>
          <w:i/>
          <w:lang w:val="en-US"/>
        </w:rPr>
        <w:t>sublots</w:t>
      </w:r>
      <w:r w:rsidRPr="001C220C">
        <w:rPr>
          <w:lang w:val="en-US"/>
        </w:rPr>
        <w:t xml:space="preserve">, when associated with a </w:t>
      </w:r>
      <w:r w:rsidRPr="00246F8B">
        <w:rPr>
          <w:i/>
          <w:lang w:val="en-US"/>
        </w:rPr>
        <w:t>material sublot</w:t>
      </w:r>
      <w:r w:rsidRPr="001C220C">
        <w:rPr>
          <w:lang w:val="en-US"/>
        </w:rPr>
        <w:t xml:space="preserve"> it specifies a property </w:t>
      </w:r>
      <w:r w:rsidR="007F05A1" w:rsidRPr="001C220C">
        <w:rPr>
          <w:lang w:val="en-US"/>
        </w:rPr>
        <w:t xml:space="preserve">value </w:t>
      </w:r>
      <w:r w:rsidRPr="001C220C">
        <w:rPr>
          <w:lang w:val="en-US"/>
        </w:rPr>
        <w:t>for a single sublot.</w:t>
      </w:r>
    </w:p>
    <w:p w14:paraId="41EED353" w14:textId="6437AB1E" w:rsidR="00C16922" w:rsidRPr="001C220C" w:rsidRDefault="0073041D" w:rsidP="00C16922">
      <w:pPr>
        <w:pStyle w:val="PARAGRAPH"/>
        <w:rPr>
          <w:ins w:id="6406" w:author="Charles Gifford" w:date="2016-04-19T21:52:00Z"/>
          <w:lang w:val="en-US"/>
        </w:rPr>
      </w:pPr>
      <w:r>
        <w:rPr>
          <w:lang w:val="en-US"/>
        </w:rPr>
        <w:fldChar w:fldCharType="begin"/>
      </w:r>
      <w:r>
        <w:rPr>
          <w:lang w:val="en-US"/>
        </w:rPr>
        <w:instrText xml:space="preserve"> REF _Ref477957587 \h </w:instrText>
      </w:r>
      <w:r>
        <w:rPr>
          <w:lang w:val="en-US"/>
        </w:rPr>
      </w:r>
      <w:r>
        <w:rPr>
          <w:lang w:val="en-US"/>
        </w:rPr>
        <w:fldChar w:fldCharType="separate"/>
      </w:r>
      <w:r>
        <w:t xml:space="preserve">Table </w:t>
      </w:r>
      <w:r>
        <w:rPr>
          <w:noProof/>
        </w:rPr>
        <w:t>67</w:t>
      </w:r>
      <w:r>
        <w:rPr>
          <w:lang w:val="en-US"/>
        </w:rPr>
        <w:fldChar w:fldCharType="end"/>
      </w:r>
      <w:r>
        <w:rPr>
          <w:lang w:val="en-US"/>
        </w:rPr>
        <w:t xml:space="preserve"> </w:t>
      </w:r>
      <w:r w:rsidR="00DB40F5">
        <w:rPr>
          <w:lang w:val="en-US"/>
        </w:rPr>
        <w:fldChar w:fldCharType="begin"/>
      </w:r>
      <w:r w:rsidR="00DB40F5">
        <w:rPr>
          <w:lang w:val="en-US"/>
        </w:rPr>
        <w:instrText xml:space="preserve"> REF _Ref449087177 \h </w:instrText>
      </w:r>
      <w:r w:rsidR="00DB40F5">
        <w:rPr>
          <w:lang w:val="en-US"/>
        </w:rPr>
      </w:r>
      <w:r w:rsidR="00DB40F5">
        <w:rPr>
          <w:lang w:val="en-US"/>
        </w:rPr>
        <w:fldChar w:fldCharType="end"/>
      </w:r>
      <w:r w:rsidR="00CB7EC0" w:rsidRPr="001C220C">
        <w:rPr>
          <w:lang w:val="en-US"/>
        </w:rPr>
        <w:t xml:space="preserve">lists the </w:t>
      </w:r>
      <w:r w:rsidR="00C16922">
        <w:rPr>
          <w:lang w:val="en-US"/>
        </w:rPr>
        <w:t>relationship</w:t>
      </w:r>
      <w:r w:rsidR="00351C51">
        <w:rPr>
          <w:lang w:val="en-US"/>
        </w:rPr>
        <w:t xml:space="preserve"> role</w:t>
      </w:r>
      <w:r w:rsidR="00CB7EC0" w:rsidRPr="001C220C">
        <w:rPr>
          <w:lang w:val="en-US"/>
        </w:rPr>
        <w:t>s of</w:t>
      </w:r>
      <w:r w:rsidR="004B7B3C">
        <w:rPr>
          <w:lang w:val="en-US"/>
        </w:rPr>
        <w:t xml:space="preserve"> a</w:t>
      </w:r>
      <w:r w:rsidR="00CB7EC0" w:rsidRPr="001C220C">
        <w:rPr>
          <w:lang w:val="en-US"/>
        </w:rPr>
        <w:t xml:space="preserve"> </w:t>
      </w:r>
      <w:r w:rsidR="00CB7EC0" w:rsidRPr="001C220C">
        <w:rPr>
          <w:i/>
          <w:lang w:val="en-US"/>
        </w:rPr>
        <w:t>material lot property.</w:t>
      </w:r>
      <w:ins w:id="6407" w:author="Charles Gifford" w:date="2016-04-19T21:51:00Z">
        <w:r w:rsidR="00C16922">
          <w:rPr>
            <w:lang w:val="en-US"/>
          </w:rPr>
          <w:t xml:space="preserve"> </w:t>
        </w:r>
      </w:ins>
      <w:ins w:id="6408" w:author="Charles Gifford" w:date="2017-03-22T14:50:00Z">
        <w:r>
          <w:rPr>
            <w:lang w:val="en-US"/>
          </w:rPr>
          <w:fldChar w:fldCharType="begin"/>
        </w:r>
        <w:r>
          <w:rPr>
            <w:lang w:val="en-US"/>
          </w:rPr>
          <w:instrText xml:space="preserve"> REF _Ref495471867 \h </w:instrText>
        </w:r>
      </w:ins>
      <w:r>
        <w:rPr>
          <w:lang w:val="en-US"/>
        </w:rPr>
      </w:r>
      <w:r>
        <w:rPr>
          <w:lang w:val="en-US"/>
        </w:rPr>
        <w:fldChar w:fldCharType="separate"/>
      </w:r>
      <w:ins w:id="6409" w:author="Charles Gifford" w:date="2017-03-22T14:50:00Z">
        <w:r>
          <w:rPr>
            <w:lang w:val="en-US"/>
          </w:rPr>
          <w:t xml:space="preserve">Table </w:t>
        </w:r>
        <w:r>
          <w:rPr>
            <w:noProof/>
            <w:lang w:val="en-US"/>
          </w:rPr>
          <w:t>68</w:t>
        </w:r>
        <w:r>
          <w:rPr>
            <w:lang w:val="en-US"/>
          </w:rPr>
          <w:fldChar w:fldCharType="end"/>
        </w:r>
        <w:r>
          <w:rPr>
            <w:lang w:val="en-US"/>
          </w:rPr>
          <w:t xml:space="preserve"> </w:t>
        </w:r>
      </w:ins>
      <w:ins w:id="6410" w:author="Charles Gifford" w:date="2016-04-19T21:52:00Z">
        <w:r w:rsidR="00C16922" w:rsidRPr="001C220C">
          <w:rPr>
            <w:lang w:val="en-US"/>
          </w:rPr>
          <w:t xml:space="preserve">lists the attributes of </w:t>
        </w:r>
        <w:r w:rsidR="00C16922" w:rsidRPr="001C220C">
          <w:rPr>
            <w:i/>
            <w:lang w:val="en-US"/>
          </w:rPr>
          <w:t>material lot property.</w:t>
        </w:r>
      </w:ins>
    </w:p>
    <w:p w14:paraId="022DDE7D" w14:textId="0097EDF7" w:rsidR="00C16922" w:rsidRDefault="0073041D" w:rsidP="00E05180">
      <w:pPr>
        <w:pStyle w:val="TABLE-title"/>
        <w:rPr>
          <w:ins w:id="6411" w:author="Charles Gifford" w:date="2017-03-19T10:58:00Z"/>
          <w:lang w:val="en-US"/>
        </w:rPr>
      </w:pPr>
      <w:bookmarkStart w:id="6412" w:name="_Ref477957587"/>
      <w:bookmarkStart w:id="6413" w:name="_Ref449087177"/>
      <w:bookmarkStart w:id="6414" w:name="_Toc478492368"/>
      <w:ins w:id="6415" w:author="Charles Gifford" w:date="2017-03-22T14:49:00Z">
        <w:r>
          <w:t xml:space="preserve">Table </w:t>
        </w:r>
        <w:r>
          <w:fldChar w:fldCharType="begin"/>
        </w:r>
        <w:r>
          <w:instrText xml:space="preserve"> SEQ Table \* ARABIC </w:instrText>
        </w:r>
      </w:ins>
      <w:r>
        <w:fldChar w:fldCharType="separate"/>
      </w:r>
      <w:ins w:id="6416" w:author="Charles Gifford" w:date="2017-03-22T14:49:00Z">
        <w:r>
          <w:rPr>
            <w:noProof/>
          </w:rPr>
          <w:t>67</w:t>
        </w:r>
        <w:r>
          <w:fldChar w:fldCharType="end"/>
        </w:r>
      </w:ins>
      <w:bookmarkEnd w:id="6412"/>
      <w:ins w:id="6417" w:author="Charles Gifford" w:date="2016-04-19T21:52:00Z">
        <w:r w:rsidR="00C16922">
          <w:rPr>
            <w:lang w:val="en-US"/>
          </w:rPr>
          <w:t xml:space="preserve"> –</w:t>
        </w:r>
        <w:r w:rsidR="00C16922" w:rsidRPr="001C220C">
          <w:rPr>
            <w:lang w:val="en-US"/>
          </w:rPr>
          <w:t xml:space="preserve"> </w:t>
        </w:r>
        <w:r w:rsidR="00351C51">
          <w:rPr>
            <w:noProof/>
            <w:lang w:val="en-US"/>
          </w:rPr>
          <w:t>Ma</w:t>
        </w:r>
        <w:r w:rsidR="00C16922">
          <w:rPr>
            <w:lang w:val="en-US"/>
          </w:rPr>
          <w:t>terial</w:t>
        </w:r>
        <w:r w:rsidR="00C16922" w:rsidRPr="001C220C">
          <w:rPr>
            <w:lang w:val="en-US"/>
          </w:rPr>
          <w:t xml:space="preserve"> lot property </w:t>
        </w:r>
      </w:ins>
      <w:ins w:id="6418" w:author="Charles Gifford" w:date="2016-04-19T21:53:00Z">
        <w:r w:rsidR="00C16922">
          <w:rPr>
            <w:lang w:val="en-US"/>
          </w:rPr>
          <w:t>relationship</w:t>
        </w:r>
      </w:ins>
      <w:ins w:id="6419" w:author="Charles Gifford" w:date="2017-03-19T10:59:00Z">
        <w:r w:rsidR="00351C51">
          <w:rPr>
            <w:lang w:val="en-US"/>
          </w:rPr>
          <w:t xml:space="preserve"> role</w:t>
        </w:r>
      </w:ins>
      <w:ins w:id="6420" w:author="Charles Gifford" w:date="2016-04-19T21:52:00Z">
        <w:r w:rsidR="00C16922">
          <w:rPr>
            <w:lang w:val="en-US"/>
          </w:rPr>
          <w:t>s</w:t>
        </w:r>
      </w:ins>
      <w:bookmarkEnd w:id="6413"/>
      <w:bookmarkEnd w:id="6414"/>
    </w:p>
    <w:tbl>
      <w:tblPr>
        <w:tblpPr w:leftFromText="180" w:rightFromText="180" w:vertAnchor="text" w:horzAnchor="page" w:tblpX="1470" w:tblpY="3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160"/>
        <w:gridCol w:w="1080"/>
        <w:gridCol w:w="3600"/>
      </w:tblGrid>
      <w:tr w:rsidR="00351C51" w:rsidRPr="00B1055B" w14:paraId="538701AE" w14:textId="77777777" w:rsidTr="00351C51">
        <w:trPr>
          <w:trHeight w:val="128"/>
          <w:tblHeader/>
          <w:ins w:id="6421" w:author="Charles Gifford" w:date="2017-03-19T10:58:00Z"/>
        </w:trPr>
        <w:tc>
          <w:tcPr>
            <w:tcW w:w="2155" w:type="dxa"/>
            <w:shd w:val="clear" w:color="auto" w:fill="auto"/>
          </w:tcPr>
          <w:p w14:paraId="32328E52" w14:textId="77777777" w:rsidR="00351C51" w:rsidRPr="00B1055B" w:rsidRDefault="00351C51" w:rsidP="00351C51">
            <w:pPr>
              <w:pStyle w:val="TABLE-col-heading"/>
              <w:rPr>
                <w:ins w:id="6422" w:author="Charles Gifford" w:date="2017-03-19T10:58:00Z"/>
                <w:lang w:val="en-US"/>
              </w:rPr>
            </w:pPr>
            <w:ins w:id="6423" w:author="Charles Gifford" w:date="2017-03-19T10:58:00Z">
              <w:r>
                <w:rPr>
                  <w:lang w:val="en-US"/>
                </w:rPr>
                <w:t>Related Object</w:t>
              </w:r>
            </w:ins>
          </w:p>
        </w:tc>
        <w:tc>
          <w:tcPr>
            <w:tcW w:w="2160" w:type="dxa"/>
            <w:shd w:val="clear" w:color="auto" w:fill="auto"/>
          </w:tcPr>
          <w:p w14:paraId="588AAD0A" w14:textId="77777777" w:rsidR="00351C51" w:rsidRPr="00B1055B" w:rsidRDefault="00351C51" w:rsidP="00351C51">
            <w:pPr>
              <w:pStyle w:val="TABLE-col-heading"/>
              <w:rPr>
                <w:ins w:id="6424" w:author="Charles Gifford" w:date="2017-03-19T10:58:00Z"/>
                <w:lang w:val="en-US"/>
              </w:rPr>
            </w:pPr>
            <w:ins w:id="6425" w:author="Charles Gifford" w:date="2017-03-19T10:58:00Z">
              <w:r w:rsidRPr="009F3D92">
                <w:rPr>
                  <w:lang w:val="en-US"/>
                </w:rPr>
                <w:t>Role</w:t>
              </w:r>
            </w:ins>
          </w:p>
        </w:tc>
        <w:tc>
          <w:tcPr>
            <w:tcW w:w="1080" w:type="dxa"/>
            <w:shd w:val="clear" w:color="auto" w:fill="auto"/>
          </w:tcPr>
          <w:p w14:paraId="5B1D3CE3" w14:textId="77777777" w:rsidR="00351C51" w:rsidRPr="00B1055B" w:rsidRDefault="00351C51" w:rsidP="00351C51">
            <w:pPr>
              <w:pStyle w:val="TABLE-col-heading"/>
              <w:rPr>
                <w:ins w:id="6426" w:author="Charles Gifford" w:date="2017-03-19T10:58:00Z"/>
                <w:lang w:val="en-US"/>
              </w:rPr>
            </w:pPr>
            <w:ins w:id="6427" w:author="Charles Gifford" w:date="2017-03-19T10:58:00Z">
              <w:r w:rsidRPr="00B1055B">
                <w:rPr>
                  <w:lang w:val="en-US"/>
                </w:rPr>
                <w:t>Multiplicity</w:t>
              </w:r>
            </w:ins>
          </w:p>
        </w:tc>
        <w:tc>
          <w:tcPr>
            <w:tcW w:w="3600" w:type="dxa"/>
            <w:shd w:val="clear" w:color="auto" w:fill="auto"/>
          </w:tcPr>
          <w:p w14:paraId="0BB5ABA8" w14:textId="77777777" w:rsidR="00351C51" w:rsidRPr="00B1055B" w:rsidRDefault="00351C51" w:rsidP="00351C51">
            <w:pPr>
              <w:pStyle w:val="TABLE-col-heading"/>
              <w:rPr>
                <w:ins w:id="6428" w:author="Charles Gifford" w:date="2017-03-19T10:58:00Z"/>
                <w:lang w:val="en-US"/>
              </w:rPr>
            </w:pPr>
            <w:ins w:id="6429" w:author="Charles Gifford" w:date="2017-03-19T10:58:00Z">
              <w:r>
                <w:rPr>
                  <w:lang w:val="en-US"/>
                </w:rPr>
                <w:t>Descriptions</w:t>
              </w:r>
            </w:ins>
          </w:p>
        </w:tc>
      </w:tr>
      <w:tr w:rsidR="00351C51" w:rsidRPr="00B1055B" w14:paraId="11786094" w14:textId="77777777" w:rsidTr="00351C51">
        <w:trPr>
          <w:trHeight w:val="398"/>
          <w:ins w:id="6430" w:author="Charles Gifford" w:date="2017-03-19T10:58:00Z"/>
        </w:trPr>
        <w:tc>
          <w:tcPr>
            <w:tcW w:w="2155" w:type="dxa"/>
            <w:shd w:val="clear" w:color="auto" w:fill="auto"/>
          </w:tcPr>
          <w:p w14:paraId="7D584C25" w14:textId="35BD78C1" w:rsidR="00351C51" w:rsidRPr="00B1055B" w:rsidRDefault="00802C07" w:rsidP="00351C51">
            <w:pPr>
              <w:pStyle w:val="TABLE-cell"/>
              <w:rPr>
                <w:ins w:id="6431" w:author="Charles Gifford" w:date="2017-03-19T10:58:00Z"/>
                <w:szCs w:val="20"/>
                <w:lang w:val="en-US"/>
              </w:rPr>
            </w:pPr>
            <w:ins w:id="6432" w:author="Charles Gifford" w:date="2017-03-19T10:58:00Z">
              <w:r>
                <w:rPr>
                  <w:szCs w:val="20"/>
                  <w:lang w:val="en-US"/>
                </w:rPr>
                <w:t>Material lot</w:t>
              </w:r>
            </w:ins>
          </w:p>
        </w:tc>
        <w:tc>
          <w:tcPr>
            <w:tcW w:w="2160" w:type="dxa"/>
            <w:shd w:val="clear" w:color="auto" w:fill="auto"/>
          </w:tcPr>
          <w:p w14:paraId="3F6E22C6" w14:textId="77777777" w:rsidR="00351C51" w:rsidRPr="00B1055B" w:rsidRDefault="00351C51" w:rsidP="00351C51">
            <w:pPr>
              <w:pStyle w:val="TABLE-cell"/>
              <w:rPr>
                <w:ins w:id="6433" w:author="Charles Gifford" w:date="2017-03-19T10:58:00Z"/>
                <w:szCs w:val="20"/>
                <w:lang w:val="en-US"/>
              </w:rPr>
            </w:pPr>
            <w:ins w:id="6434" w:author="Charles Gifford" w:date="2017-03-19T10:58:00Z">
              <w:r>
                <w:rPr>
                  <w:szCs w:val="20"/>
                  <w:lang w:val="en-US"/>
                </w:rPr>
                <w:t>NA</w:t>
              </w:r>
            </w:ins>
          </w:p>
        </w:tc>
        <w:tc>
          <w:tcPr>
            <w:tcW w:w="1080" w:type="dxa"/>
            <w:shd w:val="clear" w:color="auto" w:fill="auto"/>
          </w:tcPr>
          <w:p w14:paraId="7F38DF2A" w14:textId="77777777" w:rsidR="00351C51" w:rsidRPr="00B1055B" w:rsidRDefault="00351C51" w:rsidP="00351C51">
            <w:pPr>
              <w:pStyle w:val="TABLE-cell"/>
              <w:rPr>
                <w:ins w:id="6435" w:author="Charles Gifford" w:date="2017-03-19T10:58:00Z"/>
                <w:szCs w:val="20"/>
                <w:lang w:val="en-US"/>
              </w:rPr>
            </w:pPr>
            <w:ins w:id="6436" w:author="Charles Gifford" w:date="2017-03-19T10:58:00Z">
              <w:r w:rsidRPr="00B1055B">
                <w:rPr>
                  <w:szCs w:val="20"/>
                  <w:lang w:val="en-US"/>
                </w:rPr>
                <w:t>1</w:t>
              </w:r>
            </w:ins>
          </w:p>
        </w:tc>
        <w:tc>
          <w:tcPr>
            <w:tcW w:w="3600" w:type="dxa"/>
            <w:shd w:val="clear" w:color="auto" w:fill="auto"/>
          </w:tcPr>
          <w:p w14:paraId="43D65B46" w14:textId="7FC55C2D" w:rsidR="00351C51" w:rsidRPr="00B1055B" w:rsidRDefault="00351C51" w:rsidP="00351C51">
            <w:pPr>
              <w:pStyle w:val="TABLE-cell"/>
              <w:rPr>
                <w:ins w:id="6437" w:author="Charles Gifford" w:date="2017-03-19T10:58:00Z"/>
                <w:szCs w:val="20"/>
                <w:lang w:val="en-US"/>
              </w:rPr>
            </w:pPr>
            <w:ins w:id="6438" w:author="Charles Gifford" w:date="2017-03-19T10:58:00Z">
              <w:r w:rsidRPr="008A468B">
                <w:t xml:space="preserve">The </w:t>
              </w:r>
              <w:r>
                <w:rPr>
                  <w:i/>
                  <w:szCs w:val="20"/>
                  <w:lang w:val="en-US"/>
                </w:rPr>
                <w:t>material</w:t>
              </w:r>
              <w:r w:rsidRPr="00A53554">
                <w:rPr>
                  <w:i/>
                </w:rPr>
                <w:t xml:space="preserve"> </w:t>
              </w:r>
            </w:ins>
            <w:ins w:id="6439" w:author="Charles Gifford" w:date="2017-03-19T11:00:00Z">
              <w:r w:rsidR="00802C07">
                <w:rPr>
                  <w:i/>
                </w:rPr>
                <w:t>lot</w:t>
              </w:r>
            </w:ins>
            <w:ins w:id="6440" w:author="Charles Gifford" w:date="2017-03-19T10:58:00Z">
              <w:r w:rsidRPr="00A36834">
                <w:rPr>
                  <w:i/>
                </w:rPr>
                <w:t xml:space="preserve"> </w:t>
              </w:r>
              <w:r w:rsidRPr="008A468B">
                <w:t xml:space="preserve">defined in part by this </w:t>
              </w:r>
              <w:r>
                <w:rPr>
                  <w:i/>
                  <w:szCs w:val="20"/>
                  <w:lang w:val="en-US"/>
                </w:rPr>
                <w:t>material</w:t>
              </w:r>
              <w:r w:rsidRPr="00A53554">
                <w:rPr>
                  <w:i/>
                </w:rPr>
                <w:t xml:space="preserve"> </w:t>
              </w:r>
            </w:ins>
            <w:ins w:id="6441" w:author="Charles Gifford" w:date="2017-03-19T11:00:00Z">
              <w:r w:rsidR="00802C07">
                <w:rPr>
                  <w:i/>
                </w:rPr>
                <w:t>lot</w:t>
              </w:r>
            </w:ins>
            <w:ins w:id="6442" w:author="Charles Gifford" w:date="2017-03-19T10:58:00Z">
              <w:r w:rsidRPr="00A36834">
                <w:rPr>
                  <w:i/>
                </w:rPr>
                <w:t xml:space="preserve"> </w:t>
              </w:r>
              <w:r w:rsidRPr="00A53554">
                <w:rPr>
                  <w:i/>
                </w:rPr>
                <w:t>property.</w:t>
              </w:r>
            </w:ins>
          </w:p>
        </w:tc>
      </w:tr>
      <w:tr w:rsidR="0081717F" w:rsidRPr="00B1055B" w14:paraId="63E04D1A" w14:textId="77777777" w:rsidTr="00351C51">
        <w:trPr>
          <w:trHeight w:val="398"/>
          <w:ins w:id="6443" w:author="Charles Gifford" w:date="2017-03-19T11:24:00Z"/>
        </w:trPr>
        <w:tc>
          <w:tcPr>
            <w:tcW w:w="2155" w:type="dxa"/>
            <w:shd w:val="clear" w:color="auto" w:fill="auto"/>
          </w:tcPr>
          <w:p w14:paraId="770598F6" w14:textId="72859F8C" w:rsidR="0081717F" w:rsidRDefault="0081717F" w:rsidP="0081717F">
            <w:pPr>
              <w:pStyle w:val="TABLE-cell"/>
              <w:rPr>
                <w:ins w:id="6444" w:author="Charles Gifford" w:date="2017-03-19T11:24:00Z"/>
                <w:szCs w:val="20"/>
                <w:lang w:val="en-US"/>
              </w:rPr>
            </w:pPr>
            <w:ins w:id="6445" w:author="Charles Gifford" w:date="2017-03-19T11:25:00Z">
              <w:r>
                <w:rPr>
                  <w:szCs w:val="20"/>
                  <w:lang w:val="en-US"/>
                </w:rPr>
                <w:t>Material sublot</w:t>
              </w:r>
            </w:ins>
          </w:p>
        </w:tc>
        <w:tc>
          <w:tcPr>
            <w:tcW w:w="2160" w:type="dxa"/>
            <w:shd w:val="clear" w:color="auto" w:fill="auto"/>
          </w:tcPr>
          <w:p w14:paraId="2CCA19EB" w14:textId="4B855D76" w:rsidR="0081717F" w:rsidRDefault="0081717F" w:rsidP="0081717F">
            <w:pPr>
              <w:pStyle w:val="TABLE-cell"/>
              <w:rPr>
                <w:ins w:id="6446" w:author="Charles Gifford" w:date="2017-03-19T11:24:00Z"/>
                <w:szCs w:val="20"/>
                <w:lang w:val="en-US"/>
              </w:rPr>
            </w:pPr>
            <w:ins w:id="6447" w:author="Charles Gifford" w:date="2017-03-19T11:25:00Z">
              <w:r>
                <w:rPr>
                  <w:szCs w:val="20"/>
                  <w:lang w:val="en-US"/>
                </w:rPr>
                <w:t>NA</w:t>
              </w:r>
            </w:ins>
          </w:p>
        </w:tc>
        <w:tc>
          <w:tcPr>
            <w:tcW w:w="1080" w:type="dxa"/>
            <w:shd w:val="clear" w:color="auto" w:fill="auto"/>
          </w:tcPr>
          <w:p w14:paraId="60510C49" w14:textId="565F48F0" w:rsidR="0081717F" w:rsidRPr="00B1055B" w:rsidRDefault="0081717F" w:rsidP="0081717F">
            <w:pPr>
              <w:pStyle w:val="TABLE-cell"/>
              <w:rPr>
                <w:ins w:id="6448" w:author="Charles Gifford" w:date="2017-03-19T11:24:00Z"/>
                <w:szCs w:val="20"/>
                <w:lang w:val="en-US"/>
              </w:rPr>
            </w:pPr>
            <w:ins w:id="6449" w:author="Charles Gifford" w:date="2017-03-19T11:25:00Z">
              <w:r w:rsidRPr="00B1055B">
                <w:rPr>
                  <w:szCs w:val="20"/>
                  <w:lang w:val="en-US"/>
                </w:rPr>
                <w:t>1</w:t>
              </w:r>
            </w:ins>
          </w:p>
        </w:tc>
        <w:tc>
          <w:tcPr>
            <w:tcW w:w="3600" w:type="dxa"/>
            <w:shd w:val="clear" w:color="auto" w:fill="auto"/>
          </w:tcPr>
          <w:p w14:paraId="46EECE3E" w14:textId="77777777" w:rsidR="0081717F" w:rsidRDefault="0081717F" w:rsidP="0081717F">
            <w:pPr>
              <w:pStyle w:val="TABLE-cell"/>
              <w:rPr>
                <w:ins w:id="6450" w:author="Charles Gifford" w:date="2017-03-19T11:26:00Z"/>
                <w:i/>
              </w:rPr>
            </w:pPr>
            <w:ins w:id="6451" w:author="Charles Gifford" w:date="2017-03-19T11:25:00Z">
              <w:r w:rsidRPr="008A468B">
                <w:t xml:space="preserve">The </w:t>
              </w:r>
              <w:r>
                <w:rPr>
                  <w:i/>
                  <w:szCs w:val="20"/>
                  <w:lang w:val="en-US"/>
                </w:rPr>
                <w:t>material</w:t>
              </w:r>
              <w:r w:rsidRPr="00A53554">
                <w:rPr>
                  <w:i/>
                </w:rPr>
                <w:t xml:space="preserve"> </w:t>
              </w:r>
              <w:r>
                <w:rPr>
                  <w:i/>
                </w:rPr>
                <w:t>sublot</w:t>
              </w:r>
              <w:r w:rsidRPr="00A36834">
                <w:rPr>
                  <w:i/>
                </w:rPr>
                <w:t xml:space="preserve"> </w:t>
              </w:r>
              <w:r w:rsidRPr="008A468B">
                <w:t xml:space="preserve">defined in part by this </w:t>
              </w:r>
              <w:r>
                <w:rPr>
                  <w:i/>
                  <w:szCs w:val="20"/>
                  <w:lang w:val="en-US"/>
                </w:rPr>
                <w:t>material</w:t>
              </w:r>
              <w:r w:rsidRPr="00A53554">
                <w:rPr>
                  <w:i/>
                </w:rPr>
                <w:t xml:space="preserve"> </w:t>
              </w:r>
              <w:r>
                <w:rPr>
                  <w:i/>
                </w:rPr>
                <w:t>lot</w:t>
              </w:r>
              <w:r w:rsidRPr="00A36834">
                <w:rPr>
                  <w:i/>
                </w:rPr>
                <w:t xml:space="preserve"> </w:t>
              </w:r>
              <w:r w:rsidRPr="00A53554">
                <w:rPr>
                  <w:i/>
                </w:rPr>
                <w:t>property.</w:t>
              </w:r>
            </w:ins>
          </w:p>
          <w:p w14:paraId="2051240A" w14:textId="7241CD87" w:rsidR="0081717F" w:rsidRPr="008A468B" w:rsidRDefault="0081717F" w:rsidP="0081717F">
            <w:pPr>
              <w:pStyle w:val="TABLE-cell"/>
              <w:rPr>
                <w:ins w:id="6452" w:author="Charles Gifford" w:date="2017-03-19T11:24:00Z"/>
              </w:rPr>
            </w:pPr>
            <w:ins w:id="6453" w:author="Charles Gifford" w:date="2017-03-19T11:26:00Z">
              <w:r w:rsidRPr="004D3D92">
                <w:rPr>
                  <w:szCs w:val="20"/>
                  <w:lang w:val="en-US"/>
                </w:rPr>
                <w:t xml:space="preserve">If </w:t>
              </w:r>
              <w:r>
                <w:rPr>
                  <w:i/>
                  <w:szCs w:val="20"/>
                  <w:lang w:val="en-US"/>
                </w:rPr>
                <w:t>this</w:t>
              </w:r>
              <w:r w:rsidRPr="006B1183">
                <w:rPr>
                  <w:i/>
                  <w:szCs w:val="20"/>
                  <w:lang w:val="en-US"/>
                </w:rPr>
                <w:t xml:space="preserve"> material lot property</w:t>
              </w:r>
              <w:r w:rsidRPr="004D3D92">
                <w:rPr>
                  <w:szCs w:val="20"/>
                  <w:lang w:val="en-US"/>
                </w:rPr>
                <w:t xml:space="preserve"> is part of a</w:t>
              </w:r>
              <w:r>
                <w:rPr>
                  <w:i/>
                  <w:szCs w:val="20"/>
                  <w:lang w:val="en-US"/>
                </w:rPr>
                <w:t xml:space="preserve"> material lot, </w:t>
              </w:r>
              <w:r w:rsidRPr="004D3D92">
                <w:rPr>
                  <w:szCs w:val="20"/>
                  <w:lang w:val="en-US"/>
                </w:rPr>
                <w:t>this value is not used.</w:t>
              </w:r>
            </w:ins>
          </w:p>
        </w:tc>
      </w:tr>
      <w:tr w:rsidR="00351C51" w:rsidRPr="00B1055B" w14:paraId="7E7771FE" w14:textId="77777777" w:rsidTr="00351C51">
        <w:trPr>
          <w:trHeight w:val="479"/>
          <w:ins w:id="6454" w:author="Charles Gifford" w:date="2017-03-19T10:58:00Z"/>
        </w:trPr>
        <w:tc>
          <w:tcPr>
            <w:tcW w:w="2155" w:type="dxa"/>
            <w:shd w:val="clear" w:color="auto" w:fill="auto"/>
          </w:tcPr>
          <w:p w14:paraId="521DC091" w14:textId="0F3A6C5C" w:rsidR="00351C51" w:rsidRPr="00B1055B" w:rsidRDefault="00351C51" w:rsidP="00351C51">
            <w:pPr>
              <w:pStyle w:val="TABLE-cell"/>
              <w:rPr>
                <w:ins w:id="6455" w:author="Charles Gifford" w:date="2017-03-19T10:58:00Z"/>
                <w:szCs w:val="20"/>
                <w:lang w:val="en-US"/>
              </w:rPr>
            </w:pPr>
            <w:ins w:id="6456" w:author="Charles Gifford" w:date="2017-03-19T10:58:00Z">
              <w:r>
                <w:rPr>
                  <w:szCs w:val="20"/>
                  <w:lang w:val="en-US"/>
                </w:rPr>
                <w:t>Material</w:t>
              </w:r>
              <w:r w:rsidRPr="002B1DB2">
                <w:rPr>
                  <w:szCs w:val="20"/>
                  <w:lang w:val="en-US"/>
                </w:rPr>
                <w:t xml:space="preserve"> </w:t>
              </w:r>
            </w:ins>
            <w:ins w:id="6457" w:author="Charles Gifford" w:date="2017-03-19T11:00:00Z">
              <w:r w:rsidR="00802C07">
                <w:rPr>
                  <w:szCs w:val="20"/>
                  <w:lang w:val="en-US"/>
                </w:rPr>
                <w:t>lot</w:t>
              </w:r>
            </w:ins>
            <w:ins w:id="6458" w:author="Charles Gifford" w:date="2017-03-19T10:58:00Z">
              <w:r w:rsidRPr="00A36834">
                <w:rPr>
                  <w:szCs w:val="20"/>
                  <w:lang w:val="en-US"/>
                </w:rPr>
                <w:t xml:space="preserve"> </w:t>
              </w:r>
              <w:r>
                <w:rPr>
                  <w:szCs w:val="20"/>
                  <w:lang w:val="en-US"/>
                </w:rPr>
                <w:t>p</w:t>
              </w:r>
              <w:r w:rsidRPr="00091763">
                <w:rPr>
                  <w:szCs w:val="20"/>
                  <w:lang w:val="en-US"/>
                </w:rPr>
                <w:t>roperty</w:t>
              </w:r>
            </w:ins>
          </w:p>
        </w:tc>
        <w:tc>
          <w:tcPr>
            <w:tcW w:w="2160" w:type="dxa"/>
            <w:shd w:val="clear" w:color="auto" w:fill="auto"/>
          </w:tcPr>
          <w:p w14:paraId="5A715A5C" w14:textId="5C2B7879" w:rsidR="00351C51" w:rsidRDefault="00351C51" w:rsidP="00351C51">
            <w:pPr>
              <w:pStyle w:val="TABLE-cell"/>
              <w:rPr>
                <w:ins w:id="6459" w:author="Charles Gifford" w:date="2017-03-19T10:58:00Z"/>
                <w:szCs w:val="20"/>
                <w:lang w:val="en-US"/>
              </w:rPr>
            </w:pPr>
            <w:ins w:id="6460" w:author="Charles Gifford" w:date="2017-03-19T10:58:00Z">
              <w:r>
                <w:rPr>
                  <w:szCs w:val="20"/>
                  <w:lang w:val="en-US"/>
                </w:rPr>
                <w:t>Material</w:t>
              </w:r>
              <w:r w:rsidRPr="00017B9F">
                <w:rPr>
                  <w:szCs w:val="20"/>
                  <w:lang w:val="en-US"/>
                </w:rPr>
                <w:t xml:space="preserve"> </w:t>
              </w:r>
            </w:ins>
            <w:ins w:id="6461" w:author="Charles Gifford" w:date="2017-03-19T11:00:00Z">
              <w:r w:rsidR="00802C07">
                <w:rPr>
                  <w:szCs w:val="20"/>
                  <w:lang w:val="en-US"/>
                </w:rPr>
                <w:t>lot</w:t>
              </w:r>
            </w:ins>
            <w:ins w:id="6462" w:author="Charles Gifford" w:date="2017-03-19T10:58:00Z">
              <w:r w:rsidRPr="00A36834">
                <w:rPr>
                  <w:szCs w:val="20"/>
                  <w:lang w:val="en-US"/>
                </w:rPr>
                <w:t xml:space="preserve"> </w:t>
              </w:r>
              <w:r>
                <w:rPr>
                  <w:szCs w:val="20"/>
                  <w:lang w:val="en-US"/>
                </w:rPr>
                <w:t>p</w:t>
              </w:r>
              <w:r w:rsidRPr="00091763">
                <w:rPr>
                  <w:szCs w:val="20"/>
                  <w:lang w:val="en-US"/>
                </w:rPr>
                <w:t>roperty</w:t>
              </w:r>
            </w:ins>
          </w:p>
        </w:tc>
        <w:tc>
          <w:tcPr>
            <w:tcW w:w="1080" w:type="dxa"/>
            <w:shd w:val="clear" w:color="auto" w:fill="auto"/>
          </w:tcPr>
          <w:p w14:paraId="49A4538A" w14:textId="77777777" w:rsidR="00351C51" w:rsidRDefault="00351C51" w:rsidP="00351C51">
            <w:pPr>
              <w:pStyle w:val="TABLE-cell"/>
              <w:rPr>
                <w:ins w:id="6463" w:author="Charles Gifford" w:date="2017-03-19T10:58:00Z"/>
                <w:szCs w:val="20"/>
                <w:lang w:val="en-US"/>
              </w:rPr>
            </w:pPr>
            <w:ins w:id="6464" w:author="Charles Gifford" w:date="2017-03-19T10:58:00Z">
              <w:r w:rsidRPr="00BE4602">
                <w:rPr>
                  <w:szCs w:val="20"/>
                  <w:lang w:val="en-US"/>
                </w:rPr>
                <w:t>0..*</w:t>
              </w:r>
            </w:ins>
          </w:p>
        </w:tc>
        <w:tc>
          <w:tcPr>
            <w:tcW w:w="3600" w:type="dxa"/>
            <w:shd w:val="clear" w:color="auto" w:fill="auto"/>
          </w:tcPr>
          <w:p w14:paraId="40259FFD" w14:textId="12FE16C3" w:rsidR="00351C51" w:rsidRDefault="00351C51" w:rsidP="00351C51">
            <w:pPr>
              <w:pStyle w:val="TABLE-cell"/>
              <w:rPr>
                <w:ins w:id="6465" w:author="Charles Gifford" w:date="2017-03-19T10:58:00Z"/>
                <w:lang w:val="en-US"/>
              </w:rPr>
            </w:pPr>
            <w:ins w:id="6466" w:author="Charles Gifford" w:date="2017-03-19T10:58:00Z">
              <w:r w:rsidRPr="00091763">
                <w:rPr>
                  <w:lang w:val="en-US"/>
                </w:rPr>
                <w:t xml:space="preserve">The nested </w:t>
              </w:r>
              <w:r>
                <w:rPr>
                  <w:i/>
                  <w:szCs w:val="20"/>
                  <w:lang w:val="en-US"/>
                </w:rPr>
                <w:t>material</w:t>
              </w:r>
              <w:r w:rsidRPr="00A27713">
                <w:rPr>
                  <w:i/>
                </w:rPr>
                <w:t xml:space="preserve"> </w:t>
              </w:r>
            </w:ins>
            <w:ins w:id="6467" w:author="Charles Gifford" w:date="2017-03-19T11:00:00Z">
              <w:r w:rsidR="00802C07">
                <w:rPr>
                  <w:i/>
                </w:rPr>
                <w:t>lot</w:t>
              </w:r>
            </w:ins>
            <w:ins w:id="6468" w:author="Charles Gifford" w:date="2017-03-19T10:58:00Z">
              <w:r w:rsidRPr="00A36834">
                <w:rPr>
                  <w:i/>
                </w:rPr>
                <w:t xml:space="preserve"> </w:t>
              </w:r>
              <w:r w:rsidRPr="00091763">
                <w:rPr>
                  <w:i/>
                  <w:lang w:val="en-US"/>
                </w:rPr>
                <w:t>propert</w:t>
              </w:r>
              <w:r>
                <w:rPr>
                  <w:i/>
                  <w:lang w:val="en-US"/>
                </w:rPr>
                <w:t>y(s)</w:t>
              </w:r>
              <w:r>
                <w:rPr>
                  <w:lang w:val="en-US"/>
                </w:rPr>
                <w:t xml:space="preserve"> makes up part of this</w:t>
              </w:r>
              <w:r w:rsidRPr="00B32104">
                <w:rPr>
                  <w:i/>
                  <w:szCs w:val="20"/>
                  <w:lang w:val="en-US"/>
                </w:rPr>
                <w:t xml:space="preserve"> </w:t>
              </w:r>
              <w:r>
                <w:rPr>
                  <w:i/>
                  <w:szCs w:val="20"/>
                  <w:lang w:val="en-US"/>
                </w:rPr>
                <w:t>material</w:t>
              </w:r>
              <w:r>
                <w:t xml:space="preserve"> </w:t>
              </w:r>
            </w:ins>
            <w:ins w:id="6469" w:author="Charles Gifford" w:date="2017-03-19T11:00:00Z">
              <w:r w:rsidR="00802C07">
                <w:rPr>
                  <w:i/>
                </w:rPr>
                <w:t>lot</w:t>
              </w:r>
            </w:ins>
            <w:ins w:id="6470" w:author="Charles Gifford" w:date="2017-03-19T10:58:00Z">
              <w:r w:rsidRPr="00A53554">
                <w:rPr>
                  <w:i/>
                </w:rPr>
                <w:t xml:space="preserve"> </w:t>
              </w:r>
              <w:r w:rsidRPr="00091763">
                <w:rPr>
                  <w:i/>
                  <w:lang w:val="en-US"/>
                </w:rPr>
                <w:t>property</w:t>
              </w:r>
              <w:r>
                <w:rPr>
                  <w:i/>
                  <w:lang w:val="en-US"/>
                </w:rPr>
                <w:t xml:space="preserve"> </w:t>
              </w:r>
              <w:r w:rsidRPr="00056506">
                <w:rPr>
                  <w:lang w:val="en-US"/>
                </w:rPr>
                <w:t>as the whole</w:t>
              </w:r>
              <w:r w:rsidRPr="002B1DB2">
                <w:rPr>
                  <w:lang w:val="en-US"/>
                </w:rPr>
                <w:t>.</w:t>
              </w:r>
            </w:ins>
          </w:p>
        </w:tc>
      </w:tr>
      <w:tr w:rsidR="00351C51" w:rsidRPr="00B1055B" w14:paraId="7DE81DBA" w14:textId="77777777" w:rsidTr="00351C51">
        <w:trPr>
          <w:trHeight w:val="479"/>
          <w:ins w:id="6471" w:author="Charles Gifford" w:date="2017-03-19T10:58:00Z"/>
        </w:trPr>
        <w:tc>
          <w:tcPr>
            <w:tcW w:w="2155" w:type="dxa"/>
            <w:shd w:val="clear" w:color="auto" w:fill="auto"/>
          </w:tcPr>
          <w:p w14:paraId="475D093F" w14:textId="77777777" w:rsidR="00351C51" w:rsidRDefault="00351C51" w:rsidP="00351C51">
            <w:pPr>
              <w:pStyle w:val="TABLE-cell"/>
              <w:rPr>
                <w:ins w:id="6472" w:author="Charles Gifford" w:date="2017-03-19T10:58:00Z"/>
                <w:szCs w:val="20"/>
                <w:lang w:val="en-US"/>
              </w:rPr>
            </w:pPr>
            <w:ins w:id="6473" w:author="Charles Gifford" w:date="2017-03-19T10:58:00Z">
              <w:r>
                <w:rPr>
                  <w:szCs w:val="20"/>
                  <w:lang w:val="en-US"/>
                </w:rPr>
                <w:t>Material class p</w:t>
              </w:r>
              <w:r w:rsidRPr="00091763">
                <w:rPr>
                  <w:szCs w:val="20"/>
                  <w:lang w:val="en-US"/>
                </w:rPr>
                <w:t>roperty</w:t>
              </w:r>
            </w:ins>
          </w:p>
        </w:tc>
        <w:tc>
          <w:tcPr>
            <w:tcW w:w="2160" w:type="dxa"/>
            <w:shd w:val="clear" w:color="auto" w:fill="auto"/>
          </w:tcPr>
          <w:p w14:paraId="573885FC" w14:textId="77777777" w:rsidR="00351C51" w:rsidRDefault="00351C51" w:rsidP="00351C51">
            <w:pPr>
              <w:pStyle w:val="TABLE-cell"/>
              <w:rPr>
                <w:ins w:id="6474" w:author="Charles Gifford" w:date="2017-03-19T10:58:00Z"/>
                <w:szCs w:val="20"/>
                <w:lang w:val="en-US"/>
              </w:rPr>
            </w:pPr>
            <w:ins w:id="6475" w:author="Charles Gifford" w:date="2017-03-19T10:58:00Z">
              <w:r w:rsidRPr="00A36834">
                <w:rPr>
                  <w:szCs w:val="20"/>
                  <w:lang w:val="en-US"/>
                </w:rPr>
                <w:t>Material class property</w:t>
              </w:r>
            </w:ins>
          </w:p>
        </w:tc>
        <w:tc>
          <w:tcPr>
            <w:tcW w:w="1080" w:type="dxa"/>
            <w:shd w:val="clear" w:color="auto" w:fill="auto"/>
          </w:tcPr>
          <w:p w14:paraId="2E78F50E" w14:textId="77777777" w:rsidR="00351C51" w:rsidRPr="00BE4602" w:rsidRDefault="00351C51" w:rsidP="00351C51">
            <w:pPr>
              <w:pStyle w:val="TABLE-cell"/>
              <w:rPr>
                <w:ins w:id="6476" w:author="Charles Gifford" w:date="2017-03-19T10:58:00Z"/>
                <w:szCs w:val="20"/>
                <w:lang w:val="en-US"/>
              </w:rPr>
            </w:pPr>
            <w:ins w:id="6477" w:author="Charles Gifford" w:date="2017-03-19T10:58:00Z">
              <w:r>
                <w:rPr>
                  <w:szCs w:val="20"/>
                  <w:lang w:val="en-US"/>
                </w:rPr>
                <w:t>0..1</w:t>
              </w:r>
            </w:ins>
          </w:p>
        </w:tc>
        <w:tc>
          <w:tcPr>
            <w:tcW w:w="3600" w:type="dxa"/>
            <w:shd w:val="clear" w:color="auto" w:fill="auto"/>
          </w:tcPr>
          <w:p w14:paraId="715DF220" w14:textId="331F8BAC" w:rsidR="00351C51" w:rsidRDefault="00351C51" w:rsidP="00351C51">
            <w:pPr>
              <w:pStyle w:val="TABLE-cell"/>
              <w:rPr>
                <w:ins w:id="6478" w:author="Charles Gifford" w:date="2017-03-19T10:58:00Z"/>
              </w:rPr>
            </w:pPr>
            <w:ins w:id="6479" w:author="Charles Gifford" w:date="2017-03-19T10:58:00Z">
              <w:r>
                <w:t>If the parent</w:t>
              </w:r>
              <w:r w:rsidRPr="00B32104">
                <w:rPr>
                  <w:i/>
                  <w:szCs w:val="20"/>
                  <w:lang w:val="en-US"/>
                </w:rPr>
                <w:t xml:space="preserve"> </w:t>
              </w:r>
              <w:r>
                <w:rPr>
                  <w:i/>
                  <w:szCs w:val="20"/>
                  <w:lang w:val="en-US"/>
                </w:rPr>
                <w:t>material</w:t>
              </w:r>
              <w:r>
                <w:t xml:space="preserve"> </w:t>
              </w:r>
            </w:ins>
            <w:ins w:id="6480" w:author="Charles Gifford" w:date="2017-03-19T11:00:00Z">
              <w:r w:rsidR="00802C07">
                <w:rPr>
                  <w:i/>
                </w:rPr>
                <w:t>lot</w:t>
              </w:r>
            </w:ins>
            <w:ins w:id="6481" w:author="Charles Gifford" w:date="2017-03-19T10:58:00Z">
              <w:r w:rsidRPr="00276425">
                <w:rPr>
                  <w:i/>
                </w:rPr>
                <w:t xml:space="preserve"> </w:t>
              </w:r>
              <w:r>
                <w:t>supports a</w:t>
              </w:r>
              <w:r w:rsidRPr="00B32104">
                <w:rPr>
                  <w:i/>
                  <w:szCs w:val="20"/>
                  <w:lang w:val="en-US"/>
                </w:rPr>
                <w:t xml:space="preserve"> </w:t>
              </w:r>
              <w:r>
                <w:rPr>
                  <w:i/>
                  <w:szCs w:val="20"/>
                  <w:lang w:val="en-US"/>
                </w:rPr>
                <w:t>material</w:t>
              </w:r>
              <w:r>
                <w:rPr>
                  <w:i/>
                </w:rPr>
                <w:t xml:space="preserve"> class</w:t>
              </w:r>
              <w:r w:rsidRPr="00B32104">
                <w:rPr>
                  <w:i/>
                </w:rPr>
                <w:t>,</w:t>
              </w:r>
              <w:r>
                <w:t xml:space="preserve"> the</w:t>
              </w:r>
              <w:r w:rsidRPr="00B32104">
                <w:rPr>
                  <w:i/>
                  <w:szCs w:val="20"/>
                  <w:lang w:val="en-US"/>
                </w:rPr>
                <w:t xml:space="preserve"> </w:t>
              </w:r>
              <w:r>
                <w:rPr>
                  <w:i/>
                  <w:szCs w:val="20"/>
                  <w:lang w:val="en-US"/>
                </w:rPr>
                <w:t>material class</w:t>
              </w:r>
              <w:r w:rsidRPr="00B32104">
                <w:rPr>
                  <w:i/>
                </w:rPr>
                <w:t xml:space="preserve"> property(s) </w:t>
              </w:r>
              <w:r>
                <w:t>is applied in the</w:t>
              </w:r>
              <w:r w:rsidRPr="00B32104">
                <w:rPr>
                  <w:i/>
                  <w:szCs w:val="20"/>
                  <w:lang w:val="en-US"/>
                </w:rPr>
                <w:t xml:space="preserve"> </w:t>
              </w:r>
              <w:r>
                <w:rPr>
                  <w:i/>
                  <w:szCs w:val="20"/>
                  <w:lang w:val="en-US"/>
                </w:rPr>
                <w:t>material</w:t>
              </w:r>
              <w:r w:rsidRPr="00B32104">
                <w:rPr>
                  <w:i/>
                </w:rPr>
                <w:t xml:space="preserve"> </w:t>
              </w:r>
            </w:ins>
            <w:ins w:id="6482" w:author="Charles Gifford" w:date="2017-03-19T11:00:00Z">
              <w:r w:rsidR="00802C07">
                <w:rPr>
                  <w:i/>
                </w:rPr>
                <w:t>lot</w:t>
              </w:r>
            </w:ins>
            <w:ins w:id="6483" w:author="Charles Gifford" w:date="2017-03-19T10:58:00Z">
              <w:r>
                <w:rPr>
                  <w:i/>
                </w:rPr>
                <w:t xml:space="preserve"> </w:t>
              </w:r>
              <w:r w:rsidRPr="00B32104">
                <w:rPr>
                  <w:i/>
                </w:rPr>
                <w:t>property(s)</w:t>
              </w:r>
              <w:r>
                <w:t xml:space="preserve">. </w:t>
              </w:r>
            </w:ins>
          </w:p>
          <w:p w14:paraId="3C1E9FE0" w14:textId="20E7FB7D" w:rsidR="00351C51" w:rsidRPr="00091763" w:rsidRDefault="00351C51" w:rsidP="00351C51">
            <w:pPr>
              <w:pStyle w:val="TABLE-cell"/>
              <w:rPr>
                <w:ins w:id="6484" w:author="Charles Gifford" w:date="2017-03-19T10:58:00Z"/>
                <w:lang w:val="en-US"/>
              </w:rPr>
            </w:pPr>
            <w:ins w:id="6485" w:author="Charles Gifford" w:date="2017-03-19T10:58:00Z">
              <w:r>
                <w:t>This</w:t>
              </w:r>
              <w:r w:rsidRPr="00B32104">
                <w:rPr>
                  <w:i/>
                  <w:szCs w:val="20"/>
                  <w:lang w:val="en-US"/>
                </w:rPr>
                <w:t xml:space="preserve"> </w:t>
              </w:r>
              <w:r>
                <w:rPr>
                  <w:i/>
                  <w:szCs w:val="20"/>
                  <w:lang w:val="en-US"/>
                </w:rPr>
                <w:t>material</w:t>
              </w:r>
              <w:r w:rsidRPr="00B32104">
                <w:rPr>
                  <w:i/>
                </w:rPr>
                <w:t xml:space="preserve"> </w:t>
              </w:r>
            </w:ins>
            <w:ins w:id="6486" w:author="Charles Gifford" w:date="2017-03-19T11:00:00Z">
              <w:r w:rsidR="00802C07">
                <w:rPr>
                  <w:i/>
                </w:rPr>
                <w:t>lot</w:t>
              </w:r>
            </w:ins>
            <w:ins w:id="6487" w:author="Charles Gifford" w:date="2017-03-19T10:58:00Z">
              <w:r>
                <w:rPr>
                  <w:i/>
                </w:rPr>
                <w:t xml:space="preserve"> </w:t>
              </w:r>
              <w:r w:rsidRPr="00B32104">
                <w:rPr>
                  <w:i/>
                </w:rPr>
                <w:t xml:space="preserve">property </w:t>
              </w:r>
              <w:r>
                <w:t>maps to the corresponding</w:t>
              </w:r>
              <w:r w:rsidRPr="00B32104">
                <w:rPr>
                  <w:i/>
                  <w:szCs w:val="20"/>
                  <w:lang w:val="en-US"/>
                </w:rPr>
                <w:t xml:space="preserve"> </w:t>
              </w:r>
              <w:r>
                <w:rPr>
                  <w:i/>
                  <w:szCs w:val="20"/>
                  <w:lang w:val="en-US"/>
                </w:rPr>
                <w:t>material</w:t>
              </w:r>
              <w:r>
                <w:rPr>
                  <w:i/>
                </w:rPr>
                <w:t xml:space="preserve"> class</w:t>
              </w:r>
              <w:r w:rsidRPr="00B32104">
                <w:rPr>
                  <w:i/>
                </w:rPr>
                <w:t xml:space="preserve"> property.</w:t>
              </w:r>
            </w:ins>
          </w:p>
        </w:tc>
      </w:tr>
    </w:tbl>
    <w:p w14:paraId="7BF83D61" w14:textId="2434DD5E" w:rsidR="00CB7EC0" w:rsidRPr="001C220C" w:rsidRDefault="00665B55" w:rsidP="00665B55">
      <w:pPr>
        <w:pStyle w:val="TABLE-title"/>
        <w:rPr>
          <w:lang w:val="en-US"/>
        </w:rPr>
      </w:pPr>
      <w:bookmarkStart w:id="6488" w:name="_Ref495471867"/>
      <w:bookmarkStart w:id="6489" w:name="_Toc306621037"/>
      <w:bookmarkStart w:id="6490" w:name="_Toc320178433"/>
      <w:bookmarkStart w:id="6491" w:name="_Toc516130482"/>
      <w:bookmarkStart w:id="6492" w:name="_Toc7250411"/>
      <w:bookmarkStart w:id="6493" w:name="_Toc478492369"/>
      <w:r>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73041D">
        <w:rPr>
          <w:noProof/>
          <w:lang w:val="en-US"/>
        </w:rPr>
        <w:t>68</w:t>
      </w:r>
      <w:r w:rsidR="00FD29D6">
        <w:rPr>
          <w:lang w:val="en-US"/>
        </w:rPr>
        <w:fldChar w:fldCharType="end"/>
      </w:r>
      <w:bookmarkStart w:id="6494" w:name="_Toc266864152"/>
      <w:bookmarkEnd w:id="6488"/>
      <w:r w:rsidR="0040730A">
        <w:rPr>
          <w:lang w:val="en-US"/>
        </w:rPr>
        <w:t xml:space="preserve"> –</w:t>
      </w:r>
      <w:r w:rsidR="00CB7EC0" w:rsidRPr="001C220C">
        <w:rPr>
          <w:lang w:val="en-US"/>
        </w:rPr>
        <w:t xml:space="preserve"> </w:t>
      </w:r>
      <w:r w:rsidR="0081717F">
        <w:rPr>
          <w:noProof/>
          <w:lang w:val="en-US"/>
        </w:rPr>
        <w:t>M</w:t>
      </w:r>
      <w:r w:rsidR="00CB7EC0" w:rsidRPr="001C220C">
        <w:rPr>
          <w:lang w:val="en-US"/>
        </w:rPr>
        <w:t>aterial lot property</w:t>
      </w:r>
      <w:bookmarkEnd w:id="6489"/>
      <w:bookmarkEnd w:id="6490"/>
      <w:bookmarkEnd w:id="6494"/>
      <w:r w:rsidR="00CB7EC0" w:rsidRPr="001C220C">
        <w:rPr>
          <w:lang w:val="en-US"/>
        </w:rPr>
        <w:t xml:space="preserve"> </w:t>
      </w:r>
      <w:bookmarkEnd w:id="6491"/>
      <w:bookmarkEnd w:id="6492"/>
      <w:r w:rsidR="006F45EC">
        <w:rPr>
          <w:lang w:val="en-US"/>
        </w:rPr>
        <w:t>attributes</w:t>
      </w:r>
      <w:bookmarkEnd w:id="6493"/>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B64E91" w:rsidRPr="001C220C" w14:paraId="60D32618" w14:textId="77777777">
        <w:trPr>
          <w:tblHeader/>
          <w:jc w:val="center"/>
        </w:trPr>
        <w:tc>
          <w:tcPr>
            <w:tcW w:w="1269" w:type="dxa"/>
          </w:tcPr>
          <w:p w14:paraId="7D57A626" w14:textId="77777777" w:rsidR="00B64E91" w:rsidRPr="001C220C" w:rsidRDefault="00B64E91" w:rsidP="00F3761C">
            <w:pPr>
              <w:pStyle w:val="NormalTableHeader"/>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268E0002" w14:textId="77777777" w:rsidR="00B64E91" w:rsidRPr="001C220C" w:rsidRDefault="00B64E91" w:rsidP="00F3761C">
            <w:pPr>
              <w:pStyle w:val="NormalTableHeader"/>
              <w:spacing w:before="40"/>
              <w:rPr>
                <w:lang w:val="en-US"/>
              </w:rPr>
            </w:pPr>
            <w:r w:rsidRPr="001C220C">
              <w:rPr>
                <w:lang w:val="en-US"/>
              </w:rPr>
              <w:t>Description</w:t>
            </w:r>
          </w:p>
        </w:tc>
        <w:tc>
          <w:tcPr>
            <w:tcW w:w="1440" w:type="dxa"/>
          </w:tcPr>
          <w:p w14:paraId="30A31E79" w14:textId="77777777" w:rsidR="00B64E91" w:rsidRPr="001C220C" w:rsidRDefault="00AE4770" w:rsidP="00F3761C">
            <w:pPr>
              <w:pStyle w:val="NormalTableHeader"/>
              <w:spacing w:before="40"/>
              <w:rPr>
                <w:lang w:val="en-US"/>
              </w:rPr>
            </w:pPr>
            <w:r>
              <w:rPr>
                <w:lang w:val="en-US"/>
              </w:rPr>
              <w:t>Production example</w:t>
            </w:r>
            <w:r w:rsidR="00B64E91" w:rsidRPr="001C220C">
              <w:rPr>
                <w:lang w:val="en-US"/>
              </w:rPr>
              <w:t>s</w:t>
            </w:r>
          </w:p>
        </w:tc>
        <w:tc>
          <w:tcPr>
            <w:tcW w:w="1297" w:type="dxa"/>
          </w:tcPr>
          <w:p w14:paraId="7CD4E850" w14:textId="77777777" w:rsidR="00B64E91" w:rsidRPr="001C220C" w:rsidRDefault="00AE4770" w:rsidP="00F3761C">
            <w:pPr>
              <w:pStyle w:val="NormalTableHeader"/>
              <w:spacing w:before="40"/>
              <w:rPr>
                <w:lang w:val="en-US"/>
              </w:rPr>
            </w:pPr>
            <w:r>
              <w:rPr>
                <w:lang w:val="en-US"/>
              </w:rPr>
              <w:t>Maintenance example</w:t>
            </w:r>
            <w:r w:rsidR="00B64E91" w:rsidRPr="001C220C">
              <w:rPr>
                <w:lang w:val="en-US"/>
              </w:rPr>
              <w:t>s</w:t>
            </w:r>
          </w:p>
        </w:tc>
        <w:tc>
          <w:tcPr>
            <w:tcW w:w="1080" w:type="dxa"/>
          </w:tcPr>
          <w:p w14:paraId="0EE13588" w14:textId="77777777" w:rsidR="00B64E91" w:rsidRPr="001C220C" w:rsidRDefault="00AE4770" w:rsidP="00F3761C">
            <w:pPr>
              <w:pStyle w:val="NormalTableHeader"/>
              <w:spacing w:before="40"/>
              <w:rPr>
                <w:lang w:val="en-US"/>
              </w:rPr>
            </w:pPr>
            <w:r>
              <w:rPr>
                <w:lang w:val="en-US"/>
              </w:rPr>
              <w:t>Quality example</w:t>
            </w:r>
            <w:r w:rsidR="00B64E91" w:rsidRPr="001C220C">
              <w:rPr>
                <w:lang w:val="en-US"/>
              </w:rPr>
              <w:t>s</w:t>
            </w:r>
          </w:p>
        </w:tc>
        <w:tc>
          <w:tcPr>
            <w:tcW w:w="1080" w:type="dxa"/>
          </w:tcPr>
          <w:p w14:paraId="70CF6E9B" w14:textId="77777777" w:rsidR="00B64E91" w:rsidRPr="001C220C" w:rsidRDefault="00AE4770" w:rsidP="00F3761C">
            <w:pPr>
              <w:pStyle w:val="NormalTableHeader"/>
              <w:spacing w:before="40"/>
              <w:rPr>
                <w:lang w:val="en-US"/>
              </w:rPr>
            </w:pPr>
            <w:r>
              <w:rPr>
                <w:lang w:val="en-US"/>
              </w:rPr>
              <w:t>Inventory example</w:t>
            </w:r>
            <w:r w:rsidR="00B64E91" w:rsidRPr="001C220C">
              <w:rPr>
                <w:lang w:val="en-US"/>
              </w:rPr>
              <w:t>s</w:t>
            </w:r>
          </w:p>
        </w:tc>
      </w:tr>
      <w:tr w:rsidR="008E3D42" w:rsidRPr="001C220C" w14:paraId="7238B0D6" w14:textId="77777777">
        <w:trPr>
          <w:cantSplit/>
          <w:jc w:val="center"/>
        </w:trPr>
        <w:tc>
          <w:tcPr>
            <w:tcW w:w="1269" w:type="dxa"/>
          </w:tcPr>
          <w:p w14:paraId="1F69553E" w14:textId="77777777" w:rsidR="008E3D42" w:rsidRPr="001C220C" w:rsidRDefault="008E3D42" w:rsidP="00F3761C">
            <w:pPr>
              <w:pStyle w:val="TableNormal1"/>
              <w:spacing w:before="40"/>
              <w:rPr>
                <w:lang w:val="en-US"/>
              </w:rPr>
            </w:pPr>
            <w:r w:rsidRPr="001C220C">
              <w:rPr>
                <w:lang w:val="en-US"/>
              </w:rPr>
              <w:t>ID</w:t>
            </w:r>
          </w:p>
        </w:tc>
        <w:tc>
          <w:tcPr>
            <w:tcW w:w="2880" w:type="dxa"/>
          </w:tcPr>
          <w:p w14:paraId="26F7DBEE" w14:textId="77777777" w:rsidR="008E3D42" w:rsidRPr="001C220C" w:rsidRDefault="008E3D42" w:rsidP="00F3761C">
            <w:pPr>
              <w:pStyle w:val="TableNormal1"/>
              <w:spacing w:before="40"/>
              <w:rPr>
                <w:lang w:val="en-US"/>
              </w:rPr>
            </w:pPr>
            <w:r w:rsidRPr="001C220C">
              <w:rPr>
                <w:lang w:val="en-US"/>
              </w:rPr>
              <w:t xml:space="preserve">An identification of the specific </w:t>
            </w:r>
            <w:r w:rsidRPr="001C220C">
              <w:rPr>
                <w:i/>
                <w:lang w:val="en-US"/>
              </w:rPr>
              <w:t>material lot property</w:t>
            </w:r>
            <w:r w:rsidRPr="001C220C">
              <w:rPr>
                <w:lang w:val="en-US"/>
              </w:rPr>
              <w:t>.</w:t>
            </w:r>
          </w:p>
        </w:tc>
        <w:tc>
          <w:tcPr>
            <w:tcW w:w="1440" w:type="dxa"/>
          </w:tcPr>
          <w:p w14:paraId="0DBCF9FA" w14:textId="77777777" w:rsidR="008E3D42" w:rsidRPr="001C220C" w:rsidRDefault="008E3D42" w:rsidP="00F3761C">
            <w:pPr>
              <w:pStyle w:val="TableNormal1"/>
              <w:spacing w:before="40"/>
              <w:rPr>
                <w:lang w:val="en-US"/>
              </w:rPr>
            </w:pPr>
            <w:r w:rsidRPr="001C220C">
              <w:rPr>
                <w:lang w:val="en-US"/>
              </w:rPr>
              <w:t>Average sheet thickness</w:t>
            </w:r>
          </w:p>
        </w:tc>
        <w:tc>
          <w:tcPr>
            <w:tcW w:w="1297" w:type="dxa"/>
          </w:tcPr>
          <w:p w14:paraId="25CEAE5C" w14:textId="77777777" w:rsidR="008E3D42" w:rsidRPr="001C220C" w:rsidRDefault="008E3D42" w:rsidP="00F3761C">
            <w:pPr>
              <w:pStyle w:val="TableNormal1"/>
              <w:spacing w:before="40"/>
              <w:rPr>
                <w:lang w:val="en-US"/>
              </w:rPr>
            </w:pPr>
            <w:r w:rsidRPr="001C220C">
              <w:rPr>
                <w:lang w:val="en-US"/>
              </w:rPr>
              <w:t>Oil Viscosity</w:t>
            </w:r>
          </w:p>
        </w:tc>
        <w:tc>
          <w:tcPr>
            <w:tcW w:w="1080" w:type="dxa"/>
          </w:tcPr>
          <w:p w14:paraId="0503BE4A" w14:textId="77777777" w:rsidR="008E3D42" w:rsidRPr="001C220C" w:rsidRDefault="008E3D42" w:rsidP="00F3761C">
            <w:pPr>
              <w:pStyle w:val="TableNormal1"/>
              <w:spacing w:before="40"/>
              <w:rPr>
                <w:lang w:val="en-US"/>
              </w:rPr>
            </w:pPr>
            <w:r w:rsidRPr="001C220C">
              <w:rPr>
                <w:lang w:val="en-US"/>
              </w:rPr>
              <w:t>pH</w:t>
            </w:r>
          </w:p>
        </w:tc>
        <w:tc>
          <w:tcPr>
            <w:tcW w:w="1080" w:type="dxa"/>
          </w:tcPr>
          <w:p w14:paraId="7BA7DF91" w14:textId="77777777" w:rsidR="008E3D42" w:rsidRPr="001C220C" w:rsidRDefault="008E3D42" w:rsidP="00F3761C">
            <w:pPr>
              <w:pStyle w:val="TableNormal1"/>
              <w:spacing w:before="40"/>
              <w:rPr>
                <w:lang w:val="en-US"/>
              </w:rPr>
            </w:pPr>
            <w:r w:rsidRPr="001C220C">
              <w:rPr>
                <w:lang w:val="en-US"/>
              </w:rPr>
              <w:t>Weight</w:t>
            </w:r>
          </w:p>
        </w:tc>
      </w:tr>
      <w:tr w:rsidR="008E3D42" w:rsidRPr="001C220C" w14:paraId="7383AA4D" w14:textId="77777777">
        <w:trPr>
          <w:cantSplit/>
          <w:jc w:val="center"/>
        </w:trPr>
        <w:tc>
          <w:tcPr>
            <w:tcW w:w="1269" w:type="dxa"/>
          </w:tcPr>
          <w:p w14:paraId="03E508FE" w14:textId="77777777" w:rsidR="008E3D42" w:rsidRPr="001C220C" w:rsidRDefault="008E3D42" w:rsidP="00F3761C">
            <w:pPr>
              <w:pStyle w:val="TableNormal1"/>
              <w:spacing w:before="40"/>
              <w:rPr>
                <w:lang w:val="en-US"/>
              </w:rPr>
            </w:pPr>
            <w:r w:rsidRPr="001C220C">
              <w:rPr>
                <w:lang w:val="en-US"/>
              </w:rPr>
              <w:t>Description</w:t>
            </w:r>
          </w:p>
        </w:tc>
        <w:tc>
          <w:tcPr>
            <w:tcW w:w="2880" w:type="dxa"/>
          </w:tcPr>
          <w:p w14:paraId="0496A682" w14:textId="77777777" w:rsidR="008E3D42" w:rsidRPr="001C220C" w:rsidRDefault="008E3D42" w:rsidP="00F3761C">
            <w:pPr>
              <w:pStyle w:val="TableNormal1"/>
              <w:spacing w:before="40"/>
              <w:rPr>
                <w:lang w:val="en-US"/>
              </w:rPr>
            </w:pPr>
            <w:r w:rsidRPr="001C220C">
              <w:rPr>
                <w:lang w:val="en-US"/>
              </w:rPr>
              <w:t xml:space="preserve">Additional information about the </w:t>
            </w:r>
            <w:r w:rsidRPr="001C220C">
              <w:rPr>
                <w:i/>
                <w:lang w:val="en-US"/>
              </w:rPr>
              <w:t>material lot property</w:t>
            </w:r>
            <w:r w:rsidRPr="001C220C">
              <w:rPr>
                <w:lang w:val="en-US"/>
              </w:rPr>
              <w:t>.</w:t>
            </w:r>
          </w:p>
        </w:tc>
        <w:tc>
          <w:tcPr>
            <w:tcW w:w="1440" w:type="dxa"/>
          </w:tcPr>
          <w:p w14:paraId="227E7F7A" w14:textId="77777777" w:rsidR="008E3D42" w:rsidRPr="001C220C" w:rsidRDefault="008E3D42" w:rsidP="00F3761C">
            <w:pPr>
              <w:pStyle w:val="TableNormal1"/>
              <w:spacing w:before="40"/>
              <w:rPr>
                <w:lang w:val="en-US"/>
              </w:rPr>
            </w:pPr>
            <w:r w:rsidRPr="001C220C">
              <w:rPr>
                <w:lang w:val="en-US"/>
              </w:rPr>
              <w:t>Measured thickness</w:t>
            </w:r>
          </w:p>
        </w:tc>
        <w:tc>
          <w:tcPr>
            <w:tcW w:w="1297" w:type="dxa"/>
          </w:tcPr>
          <w:p w14:paraId="69ED3246" w14:textId="77777777" w:rsidR="008E3D42" w:rsidRPr="001C220C" w:rsidRDefault="008E3D42" w:rsidP="00F3761C">
            <w:pPr>
              <w:pStyle w:val="TableNormal1"/>
              <w:spacing w:before="40"/>
              <w:rPr>
                <w:lang w:val="en-US"/>
              </w:rPr>
            </w:pPr>
            <w:r w:rsidRPr="001C220C">
              <w:rPr>
                <w:lang w:val="en-US"/>
              </w:rPr>
              <w:t>Coefficient of viscosity</w:t>
            </w:r>
          </w:p>
        </w:tc>
        <w:tc>
          <w:tcPr>
            <w:tcW w:w="1080" w:type="dxa"/>
          </w:tcPr>
          <w:p w14:paraId="4BAEA828" w14:textId="77777777" w:rsidR="008E3D42" w:rsidRPr="001C220C" w:rsidRDefault="008E3D42" w:rsidP="00F3761C">
            <w:pPr>
              <w:pStyle w:val="TableNormal1"/>
              <w:spacing w:before="40"/>
              <w:rPr>
                <w:lang w:val="en-US"/>
              </w:rPr>
            </w:pPr>
            <w:r w:rsidRPr="001C220C">
              <w:rPr>
                <w:lang w:val="en-US"/>
              </w:rPr>
              <w:t>Acidity</w:t>
            </w:r>
          </w:p>
        </w:tc>
        <w:tc>
          <w:tcPr>
            <w:tcW w:w="1080" w:type="dxa"/>
          </w:tcPr>
          <w:p w14:paraId="0675E29F" w14:textId="77777777" w:rsidR="008E3D42" w:rsidRPr="001C220C" w:rsidRDefault="008E3D42" w:rsidP="00F3761C">
            <w:pPr>
              <w:pStyle w:val="TableNormal1"/>
              <w:spacing w:before="40"/>
              <w:rPr>
                <w:lang w:val="en-US"/>
              </w:rPr>
            </w:pPr>
            <w:r w:rsidRPr="001C220C">
              <w:rPr>
                <w:lang w:val="en-US"/>
              </w:rPr>
              <w:t>Weight to be added to shipping label</w:t>
            </w:r>
          </w:p>
        </w:tc>
      </w:tr>
      <w:tr w:rsidR="008E3D42" w:rsidRPr="001C220C" w14:paraId="18CD3904" w14:textId="77777777">
        <w:trPr>
          <w:cantSplit/>
          <w:jc w:val="center"/>
        </w:trPr>
        <w:tc>
          <w:tcPr>
            <w:tcW w:w="1269" w:type="dxa"/>
          </w:tcPr>
          <w:p w14:paraId="1D294330" w14:textId="77777777" w:rsidR="008E3D42" w:rsidRPr="001C220C" w:rsidRDefault="008E3D42" w:rsidP="00F3761C">
            <w:pPr>
              <w:pStyle w:val="TableNormal1"/>
              <w:spacing w:before="40"/>
              <w:rPr>
                <w:lang w:val="en-US"/>
              </w:rPr>
            </w:pPr>
            <w:r w:rsidRPr="001C220C">
              <w:rPr>
                <w:lang w:val="en-US"/>
              </w:rPr>
              <w:t>Value</w:t>
            </w:r>
          </w:p>
        </w:tc>
        <w:tc>
          <w:tcPr>
            <w:tcW w:w="2880" w:type="dxa"/>
          </w:tcPr>
          <w:p w14:paraId="53033B9D" w14:textId="77777777" w:rsidR="008E3D42" w:rsidRPr="001C220C" w:rsidRDefault="008E3D42" w:rsidP="00F3761C">
            <w:pPr>
              <w:pStyle w:val="TableNormal1"/>
              <w:spacing w:before="40"/>
              <w:rPr>
                <w:lang w:val="en-US"/>
              </w:rPr>
            </w:pPr>
            <w:r w:rsidRPr="001C220C">
              <w:rPr>
                <w:lang w:val="en-US"/>
              </w:rPr>
              <w:t>The value, set of values, or range of the property.</w:t>
            </w:r>
          </w:p>
        </w:tc>
        <w:tc>
          <w:tcPr>
            <w:tcW w:w="1440" w:type="dxa"/>
          </w:tcPr>
          <w:p w14:paraId="3E12D233" w14:textId="77777777" w:rsidR="008E3D42" w:rsidRPr="001C220C" w:rsidRDefault="008E3D42" w:rsidP="00C730DA">
            <w:pPr>
              <w:pStyle w:val="TableNormal1"/>
              <w:spacing w:before="40"/>
              <w:rPr>
                <w:lang w:val="en-US"/>
              </w:rPr>
            </w:pPr>
            <w:r w:rsidRPr="001C220C">
              <w:rPr>
                <w:lang w:val="en-US"/>
              </w:rPr>
              <w:t>5</w:t>
            </w:r>
            <w:r w:rsidR="00C730DA">
              <w:rPr>
                <w:lang w:val="en-US"/>
              </w:rPr>
              <w:t>,</w:t>
            </w:r>
            <w:r w:rsidRPr="001C220C">
              <w:rPr>
                <w:lang w:val="en-US"/>
              </w:rPr>
              <w:t>002</w:t>
            </w:r>
          </w:p>
        </w:tc>
        <w:tc>
          <w:tcPr>
            <w:tcW w:w="1297" w:type="dxa"/>
          </w:tcPr>
          <w:p w14:paraId="7316B209" w14:textId="77777777" w:rsidR="008E3D42" w:rsidRPr="001C220C" w:rsidRDefault="008E3D42" w:rsidP="00351F14">
            <w:pPr>
              <w:pStyle w:val="TableNormal1"/>
              <w:spacing w:before="40"/>
              <w:rPr>
                <w:lang w:val="en-US"/>
              </w:rPr>
            </w:pPr>
            <w:r w:rsidRPr="001C220C">
              <w:rPr>
                <w:lang w:val="en-US"/>
              </w:rPr>
              <w:t xml:space="preserve">250 </w:t>
            </w:r>
            <w:r w:rsidR="00351F14">
              <w:rPr>
                <w:lang w:val="en-US"/>
              </w:rPr>
              <w:sym w:font="Symbol" w:char="F0B4"/>
            </w:r>
            <w:r w:rsidRPr="001C220C">
              <w:rPr>
                <w:lang w:val="en-US"/>
              </w:rPr>
              <w:t xml:space="preserve"> 10</w:t>
            </w:r>
            <w:r w:rsidRPr="00351F14">
              <w:rPr>
                <w:rStyle w:val="SUPerscript"/>
                <w:sz w:val="12"/>
                <w:szCs w:val="12"/>
              </w:rPr>
              <w:t>-3</w:t>
            </w:r>
            <w:r w:rsidRPr="001C220C">
              <w:rPr>
                <w:lang w:val="en-US"/>
              </w:rPr>
              <w:t xml:space="preserve"> </w:t>
            </w:r>
          </w:p>
        </w:tc>
        <w:tc>
          <w:tcPr>
            <w:tcW w:w="1080" w:type="dxa"/>
          </w:tcPr>
          <w:p w14:paraId="48B8F65C" w14:textId="77777777" w:rsidR="008E3D42" w:rsidRPr="001C220C" w:rsidRDefault="008E3D42" w:rsidP="00C730DA">
            <w:pPr>
              <w:pStyle w:val="TableNormal1"/>
              <w:spacing w:before="40"/>
              <w:rPr>
                <w:lang w:val="en-US"/>
              </w:rPr>
            </w:pPr>
            <w:r w:rsidRPr="001C220C">
              <w:rPr>
                <w:lang w:val="en-US"/>
              </w:rPr>
              <w:t>4</w:t>
            </w:r>
            <w:r w:rsidR="00C730DA">
              <w:rPr>
                <w:lang w:val="en-US"/>
              </w:rPr>
              <w:t>,</w:t>
            </w:r>
            <w:r w:rsidRPr="001C220C">
              <w:rPr>
                <w:lang w:val="en-US"/>
              </w:rPr>
              <w:t>01</w:t>
            </w:r>
          </w:p>
        </w:tc>
        <w:tc>
          <w:tcPr>
            <w:tcW w:w="1080" w:type="dxa"/>
          </w:tcPr>
          <w:p w14:paraId="7AD00142" w14:textId="77777777" w:rsidR="008E3D42" w:rsidRPr="001C220C" w:rsidRDefault="008E3D42" w:rsidP="00C730DA">
            <w:pPr>
              <w:pStyle w:val="TableNormal1"/>
              <w:spacing w:before="40"/>
              <w:rPr>
                <w:lang w:val="en-US"/>
              </w:rPr>
            </w:pPr>
            <w:r w:rsidRPr="001C220C">
              <w:rPr>
                <w:lang w:val="en-US"/>
              </w:rPr>
              <w:t>20</w:t>
            </w:r>
            <w:r w:rsidR="00C730DA">
              <w:rPr>
                <w:lang w:val="en-US"/>
              </w:rPr>
              <w:t>,</w:t>
            </w:r>
            <w:r w:rsidRPr="001C220C">
              <w:rPr>
                <w:lang w:val="en-US"/>
              </w:rPr>
              <w:t>3</w:t>
            </w:r>
          </w:p>
        </w:tc>
      </w:tr>
      <w:tr w:rsidR="008E3D42" w:rsidRPr="001C220C" w14:paraId="361F605F" w14:textId="77777777">
        <w:trPr>
          <w:cantSplit/>
          <w:jc w:val="center"/>
        </w:trPr>
        <w:tc>
          <w:tcPr>
            <w:tcW w:w="1269" w:type="dxa"/>
          </w:tcPr>
          <w:p w14:paraId="141101A2" w14:textId="77777777" w:rsidR="008E3D42" w:rsidRPr="001C220C" w:rsidRDefault="008E3D42" w:rsidP="00F3761C">
            <w:pPr>
              <w:pStyle w:val="TableNormal1"/>
              <w:spacing w:before="40"/>
              <w:rPr>
                <w:lang w:val="en-US"/>
              </w:rPr>
            </w:pPr>
            <w:r w:rsidRPr="001C220C">
              <w:rPr>
                <w:lang w:val="en-US"/>
              </w:rPr>
              <w:t xml:space="preserve">Value </w:t>
            </w:r>
            <w:r w:rsidR="009F0825">
              <w:rPr>
                <w:lang w:val="en-US"/>
              </w:rPr>
              <w:t>u</w:t>
            </w:r>
            <w:r w:rsidRPr="001C220C">
              <w:rPr>
                <w:lang w:val="en-US"/>
              </w:rPr>
              <w:t xml:space="preserve">nit of </w:t>
            </w:r>
            <w:r w:rsidR="009F0825">
              <w:rPr>
                <w:lang w:val="en-US"/>
              </w:rPr>
              <w:t>m</w:t>
            </w:r>
            <w:r w:rsidRPr="001C220C">
              <w:rPr>
                <w:lang w:val="en-US"/>
              </w:rPr>
              <w:t>easure</w:t>
            </w:r>
          </w:p>
        </w:tc>
        <w:tc>
          <w:tcPr>
            <w:tcW w:w="2880" w:type="dxa"/>
          </w:tcPr>
          <w:p w14:paraId="6B7859A6" w14:textId="77777777" w:rsidR="008E3D42" w:rsidRPr="001C220C" w:rsidRDefault="008E3D42" w:rsidP="00F3761C">
            <w:pPr>
              <w:pStyle w:val="TableNormal1"/>
              <w:spacing w:before="40"/>
              <w:rPr>
                <w:lang w:val="en-US"/>
              </w:rPr>
            </w:pPr>
            <w:r w:rsidRPr="001C220C">
              <w:rPr>
                <w:lang w:val="en-US"/>
              </w:rPr>
              <w:t>The unit of measure of the associated property value, if applicable.</w:t>
            </w:r>
          </w:p>
        </w:tc>
        <w:tc>
          <w:tcPr>
            <w:tcW w:w="1440" w:type="dxa"/>
          </w:tcPr>
          <w:p w14:paraId="03141F2F" w14:textId="77777777" w:rsidR="008E3D42" w:rsidRPr="001C220C" w:rsidRDefault="008E3D42" w:rsidP="00F3761C">
            <w:pPr>
              <w:pStyle w:val="TableNormal1"/>
              <w:spacing w:before="40"/>
              <w:rPr>
                <w:lang w:val="en-US"/>
              </w:rPr>
            </w:pPr>
            <w:r w:rsidRPr="001C220C">
              <w:rPr>
                <w:lang w:val="en-US"/>
              </w:rPr>
              <w:t>mm</w:t>
            </w:r>
          </w:p>
        </w:tc>
        <w:tc>
          <w:tcPr>
            <w:tcW w:w="1297" w:type="dxa"/>
          </w:tcPr>
          <w:p w14:paraId="35FCF483" w14:textId="77777777" w:rsidR="008E3D42" w:rsidRPr="001C220C" w:rsidRDefault="008E3D42" w:rsidP="00F3761C">
            <w:pPr>
              <w:pStyle w:val="TableNormal1"/>
              <w:spacing w:before="40"/>
              <w:rPr>
                <w:lang w:val="en-US"/>
              </w:rPr>
            </w:pPr>
            <w:r w:rsidRPr="001C220C">
              <w:rPr>
                <w:lang w:val="en-US"/>
              </w:rPr>
              <w:t>Pa-s</w:t>
            </w:r>
          </w:p>
        </w:tc>
        <w:tc>
          <w:tcPr>
            <w:tcW w:w="1080" w:type="dxa"/>
          </w:tcPr>
          <w:p w14:paraId="443D2666" w14:textId="77777777" w:rsidR="008E3D42" w:rsidRPr="001C220C" w:rsidRDefault="008E3D42" w:rsidP="00F3761C">
            <w:pPr>
              <w:pStyle w:val="TableNormal1"/>
              <w:spacing w:before="40"/>
              <w:rPr>
                <w:lang w:val="en-US"/>
              </w:rPr>
            </w:pPr>
            <w:r w:rsidRPr="001C220C">
              <w:rPr>
                <w:lang w:val="en-US"/>
              </w:rPr>
              <w:t>pH</w:t>
            </w:r>
          </w:p>
        </w:tc>
        <w:tc>
          <w:tcPr>
            <w:tcW w:w="1080" w:type="dxa"/>
          </w:tcPr>
          <w:p w14:paraId="78F6FB9B" w14:textId="77777777" w:rsidR="008E3D42" w:rsidRPr="001C220C" w:rsidRDefault="008E3D42" w:rsidP="00F3761C">
            <w:pPr>
              <w:pStyle w:val="TableNormal1"/>
              <w:spacing w:before="40"/>
              <w:rPr>
                <w:lang w:val="en-US"/>
              </w:rPr>
            </w:pPr>
            <w:r w:rsidRPr="001C220C">
              <w:rPr>
                <w:lang w:val="en-US"/>
              </w:rPr>
              <w:t>g / m</w:t>
            </w:r>
            <w:r w:rsidRPr="00351F14">
              <w:rPr>
                <w:rStyle w:val="SUPerscript"/>
                <w:sz w:val="12"/>
                <w:szCs w:val="12"/>
              </w:rPr>
              <w:t>2</w:t>
            </w:r>
            <w:r w:rsidRPr="001C220C">
              <w:rPr>
                <w:lang w:val="en-US"/>
              </w:rPr>
              <w:t xml:space="preserve"> </w:t>
            </w:r>
          </w:p>
        </w:tc>
      </w:tr>
    </w:tbl>
    <w:p w14:paraId="6CC0E81D" w14:textId="77777777" w:rsidR="00B64E91" w:rsidRPr="001C220C" w:rsidRDefault="00B64E91" w:rsidP="00B64E91">
      <w:pPr>
        <w:rPr>
          <w:lang w:val="en-US"/>
        </w:rPr>
      </w:pPr>
    </w:p>
    <w:p w14:paraId="3F9584F0" w14:textId="77777777" w:rsidR="00CB7EC0" w:rsidRPr="001C220C" w:rsidRDefault="00CB7EC0" w:rsidP="003E1075">
      <w:pPr>
        <w:pStyle w:val="Heading3"/>
      </w:pPr>
      <w:bookmarkStart w:id="6495" w:name="_Toc516130346"/>
      <w:bookmarkStart w:id="6496" w:name="_Toc320176927"/>
      <w:r w:rsidRPr="001C220C">
        <w:t>Material sublot</w:t>
      </w:r>
      <w:bookmarkEnd w:id="6495"/>
      <w:bookmarkEnd w:id="6496"/>
    </w:p>
    <w:p w14:paraId="6619D44F" w14:textId="77777777" w:rsidR="00ED0076" w:rsidRDefault="00ED0076" w:rsidP="00AE642B">
      <w:pPr>
        <w:pStyle w:val="PARAGRAPH"/>
        <w:rPr>
          <w:lang w:val="en-US"/>
        </w:rPr>
      </w:pPr>
      <w:r w:rsidRPr="001C220C">
        <w:rPr>
          <w:lang w:val="en-US"/>
        </w:rPr>
        <w:t xml:space="preserve">Each separately identifiable quantity of the same </w:t>
      </w:r>
      <w:r w:rsidRPr="00246F8B">
        <w:rPr>
          <w:i/>
          <w:lang w:val="en-US"/>
        </w:rPr>
        <w:t>material lot</w:t>
      </w:r>
      <w:r w:rsidRPr="001C220C">
        <w:rPr>
          <w:i/>
          <w:lang w:val="en-US"/>
        </w:rPr>
        <w:t xml:space="preserve"> </w:t>
      </w:r>
      <w:r w:rsidRPr="001C220C">
        <w:rPr>
          <w:lang w:val="en-US"/>
        </w:rPr>
        <w:t xml:space="preserve">shall be presented as a </w:t>
      </w:r>
      <w:r w:rsidRPr="00246F8B">
        <w:rPr>
          <w:i/>
          <w:lang w:val="en-US"/>
        </w:rPr>
        <w:t>material sublot</w:t>
      </w:r>
      <w:r w:rsidRPr="001C220C">
        <w:rPr>
          <w:lang w:val="en-US"/>
        </w:rPr>
        <w:t xml:space="preserve">. </w:t>
      </w:r>
      <w:r w:rsidR="009A0FC3" w:rsidRPr="001C220C">
        <w:rPr>
          <w:lang w:val="en-US"/>
        </w:rPr>
        <w:t xml:space="preserve">A </w:t>
      </w:r>
      <w:r w:rsidR="009A0FC3" w:rsidRPr="00246F8B">
        <w:rPr>
          <w:i/>
          <w:lang w:val="en-US"/>
        </w:rPr>
        <w:t>material lot</w:t>
      </w:r>
      <w:r w:rsidR="009A0FC3" w:rsidRPr="001C220C">
        <w:rPr>
          <w:lang w:val="en-US"/>
        </w:rPr>
        <w:t xml:space="preserve"> may be stored in separately identifiable quantities. All </w:t>
      </w:r>
      <w:r w:rsidR="009A0FC3" w:rsidRPr="00246F8B">
        <w:rPr>
          <w:i/>
          <w:lang w:val="en-US"/>
        </w:rPr>
        <w:t>material sublots</w:t>
      </w:r>
      <w:r w:rsidR="009A0FC3" w:rsidRPr="001C220C">
        <w:rPr>
          <w:lang w:val="en-US"/>
        </w:rPr>
        <w:t> </w:t>
      </w:r>
      <w:r w:rsidR="00E0461C" w:rsidRPr="001C220C">
        <w:rPr>
          <w:lang w:val="en-US"/>
        </w:rPr>
        <w:t xml:space="preserve">are part of </w:t>
      </w:r>
      <w:r w:rsidR="009A0FC3" w:rsidRPr="001C220C">
        <w:rPr>
          <w:lang w:val="en-US"/>
        </w:rPr>
        <w:t xml:space="preserve">the same </w:t>
      </w:r>
      <w:r w:rsidR="009A0FC3" w:rsidRPr="00246F8B">
        <w:rPr>
          <w:i/>
          <w:lang w:val="en-US"/>
        </w:rPr>
        <w:t>material lot</w:t>
      </w:r>
      <w:r w:rsidR="009A0FC3" w:rsidRPr="001C220C">
        <w:rPr>
          <w:lang w:val="en-US"/>
        </w:rPr>
        <w:t xml:space="preserve">, so they </w:t>
      </w:r>
      <w:r w:rsidR="00E0461C" w:rsidRPr="001C220C">
        <w:rPr>
          <w:lang w:val="en-US"/>
        </w:rPr>
        <w:t xml:space="preserve">have </w:t>
      </w:r>
      <w:r w:rsidR="009A0FC3" w:rsidRPr="001C220C">
        <w:rPr>
          <w:lang w:val="en-US"/>
        </w:rPr>
        <w:t xml:space="preserve">the </w:t>
      </w:r>
      <w:r w:rsidR="009A0FC3" w:rsidRPr="00246F8B">
        <w:rPr>
          <w:i/>
          <w:lang w:val="en-US"/>
        </w:rPr>
        <w:t>material lot</w:t>
      </w:r>
      <w:r w:rsidR="00E0461C" w:rsidRPr="00246F8B">
        <w:rPr>
          <w:i/>
          <w:lang w:val="en-US"/>
        </w:rPr>
        <w:t>’s</w:t>
      </w:r>
      <w:r w:rsidR="009A0FC3" w:rsidRPr="001C220C">
        <w:rPr>
          <w:lang w:val="en-US"/>
        </w:rPr>
        <w:t xml:space="preserve"> property values. A </w:t>
      </w:r>
      <w:r w:rsidR="009A0FC3" w:rsidRPr="00246F8B">
        <w:rPr>
          <w:i/>
          <w:lang w:val="en-US"/>
        </w:rPr>
        <w:t>material sublot</w:t>
      </w:r>
      <w:r w:rsidR="009A0FC3" w:rsidRPr="001C220C">
        <w:rPr>
          <w:lang w:val="en-US"/>
        </w:rPr>
        <w:t xml:space="preserve"> may be just a single item. </w:t>
      </w:r>
    </w:p>
    <w:p w14:paraId="6384BD7D" w14:textId="686C9E78" w:rsidR="00546627" w:rsidRDefault="00ED0076" w:rsidP="00546627">
      <w:pPr>
        <w:pStyle w:val="PARAGRAPH"/>
        <w:rPr>
          <w:ins w:id="6497" w:author="Charles Gifford" w:date="2017-03-19T12:00:00Z"/>
          <w:lang w:val="en-US"/>
        </w:rPr>
      </w:pPr>
      <w:r w:rsidRPr="00246F8B">
        <w:rPr>
          <w:i/>
          <w:lang w:val="en-US"/>
        </w:rPr>
        <w:t>Material sublots</w:t>
      </w:r>
      <w:r w:rsidRPr="001C220C">
        <w:rPr>
          <w:lang w:val="en-US"/>
        </w:rPr>
        <w:t xml:space="preserve"> may have sublot specific properties.</w:t>
      </w:r>
      <w:r w:rsidRPr="00AE642B">
        <w:rPr>
          <w:lang w:val="en-US"/>
        </w:rPr>
        <w:t xml:space="preserve"> </w:t>
      </w:r>
      <w:ins w:id="6498" w:author="Charles Gifford" w:date="2017-03-19T12:00:00Z">
        <w:r w:rsidR="00546627" w:rsidRPr="00351C51">
          <w:rPr>
            <w:lang w:val="en-US"/>
          </w:rPr>
          <w:t xml:space="preserve">A </w:t>
        </w:r>
        <w:r w:rsidR="00546627" w:rsidRPr="000000F8">
          <w:rPr>
            <w:i/>
            <w:lang w:val="en-US"/>
          </w:rPr>
          <w:t xml:space="preserve">material </w:t>
        </w:r>
        <w:r w:rsidR="00546627">
          <w:rPr>
            <w:i/>
            <w:lang w:val="en-US"/>
          </w:rPr>
          <w:t>sub</w:t>
        </w:r>
        <w:r w:rsidR="00546627" w:rsidRPr="000000F8">
          <w:rPr>
            <w:i/>
            <w:lang w:val="en-US"/>
          </w:rPr>
          <w:t xml:space="preserve">lot </w:t>
        </w:r>
        <w:r w:rsidR="00546627" w:rsidRPr="00351C51">
          <w:rPr>
            <w:lang w:val="en-US"/>
          </w:rPr>
          <w:t xml:space="preserve">may be tested by the evaluation of a </w:t>
        </w:r>
        <w:r w:rsidR="00546627" w:rsidRPr="000000F8">
          <w:rPr>
            <w:i/>
            <w:lang w:val="en-US"/>
          </w:rPr>
          <w:t>test specification</w:t>
        </w:r>
        <w:r w:rsidR="00546627" w:rsidRPr="00351C51">
          <w:rPr>
            <w:lang w:val="en-US"/>
          </w:rPr>
          <w:t>.</w:t>
        </w:r>
      </w:ins>
    </w:p>
    <w:p w14:paraId="09DBCC12" w14:textId="77777777" w:rsidR="00ED0076" w:rsidRPr="001C220C" w:rsidRDefault="00ED0076" w:rsidP="00ED0076">
      <w:pPr>
        <w:pStyle w:val="PARAGRAPH"/>
        <w:rPr>
          <w:lang w:val="en-US"/>
        </w:rPr>
      </w:pPr>
      <w:r w:rsidRPr="00246F8B">
        <w:rPr>
          <w:i/>
          <w:lang w:val="en-US"/>
        </w:rPr>
        <w:t>Material sublot properties</w:t>
      </w:r>
      <w:r>
        <w:rPr>
          <w:lang w:val="en-US"/>
        </w:rPr>
        <w:t xml:space="preserve"> may contain nested </w:t>
      </w:r>
      <w:r w:rsidRPr="00246F8B">
        <w:rPr>
          <w:i/>
          <w:lang w:val="en-US"/>
        </w:rPr>
        <w:t>material sublot properties</w:t>
      </w:r>
      <w:r>
        <w:rPr>
          <w:lang w:val="en-US"/>
        </w:rPr>
        <w:t>.</w:t>
      </w:r>
    </w:p>
    <w:p w14:paraId="5030761A" w14:textId="77777777" w:rsidR="00ED0076" w:rsidRPr="001C220C" w:rsidRDefault="00ED0076" w:rsidP="00ED0076">
      <w:pPr>
        <w:pStyle w:val="NOTE0"/>
        <w:rPr>
          <w:lang w:val="en-US"/>
        </w:rPr>
      </w:pPr>
      <w:r w:rsidRPr="001C220C">
        <w:rPr>
          <w:lang w:val="en-US"/>
        </w:rPr>
        <w:t>EXAMPLE</w:t>
      </w:r>
      <w:r w:rsidRPr="001C220C">
        <w:rPr>
          <w:lang w:val="en-US"/>
        </w:rPr>
        <w:tab/>
      </w:r>
      <w:r w:rsidRPr="00246F8B">
        <w:rPr>
          <w:i/>
          <w:lang w:val="en-US"/>
        </w:rPr>
        <w:t>Material sublot properties</w:t>
      </w:r>
      <w:r w:rsidRPr="001C220C">
        <w:rPr>
          <w:lang w:val="en-US"/>
        </w:rPr>
        <w:t xml:space="preserve"> </w:t>
      </w:r>
      <w:r>
        <w:rPr>
          <w:lang w:val="en-US"/>
        </w:rPr>
        <w:t xml:space="preserve">can </w:t>
      </w:r>
      <w:r w:rsidRPr="001C220C">
        <w:rPr>
          <w:lang w:val="en-US"/>
        </w:rPr>
        <w:t xml:space="preserve">be RFID tag IDs or other identification properties, such that each </w:t>
      </w:r>
      <w:r w:rsidRPr="00246F8B">
        <w:rPr>
          <w:i/>
          <w:lang w:val="en-US"/>
        </w:rPr>
        <w:t>material sublot</w:t>
      </w:r>
      <w:r w:rsidRPr="001C220C">
        <w:rPr>
          <w:lang w:val="en-US"/>
        </w:rPr>
        <w:t xml:space="preserve"> has a different property value.</w:t>
      </w:r>
    </w:p>
    <w:p w14:paraId="6E2F99AF" w14:textId="77777777" w:rsidR="00ED0076" w:rsidRPr="001C220C" w:rsidRDefault="00ED0076" w:rsidP="00ED0076">
      <w:pPr>
        <w:pStyle w:val="PARAGRAPH"/>
        <w:rPr>
          <w:lang w:val="en-US"/>
        </w:rPr>
      </w:pPr>
      <w:r w:rsidRPr="001C220C">
        <w:rPr>
          <w:lang w:val="en-US"/>
        </w:rPr>
        <w:t xml:space="preserve">Each </w:t>
      </w:r>
      <w:r w:rsidRPr="00246F8B">
        <w:rPr>
          <w:i/>
          <w:lang w:val="en-US"/>
        </w:rPr>
        <w:t>material sublot</w:t>
      </w:r>
      <w:r w:rsidRPr="001C220C">
        <w:rPr>
          <w:i/>
          <w:lang w:val="en-US"/>
        </w:rPr>
        <w:t xml:space="preserve"> </w:t>
      </w:r>
      <w:r w:rsidRPr="001C220C">
        <w:rPr>
          <w:lang w:val="en-US"/>
        </w:rPr>
        <w:t xml:space="preserve">shall contain the location of the </w:t>
      </w:r>
      <w:r w:rsidRPr="00246F8B">
        <w:rPr>
          <w:i/>
          <w:lang w:val="en-US"/>
        </w:rPr>
        <w:t>material sublot</w:t>
      </w:r>
      <w:r w:rsidRPr="001C220C">
        <w:rPr>
          <w:lang w:val="en-US"/>
        </w:rPr>
        <w:t xml:space="preserve"> and the quantity or amount of material available in the </w:t>
      </w:r>
      <w:r w:rsidRPr="00246F8B">
        <w:rPr>
          <w:i/>
          <w:lang w:val="en-US"/>
        </w:rPr>
        <w:t>material sublot</w:t>
      </w:r>
      <w:r w:rsidRPr="001C220C">
        <w:rPr>
          <w:lang w:val="en-US"/>
        </w:rPr>
        <w:t xml:space="preserve">. </w:t>
      </w:r>
    </w:p>
    <w:p w14:paraId="3327D166" w14:textId="77777777" w:rsidR="00ED0076" w:rsidRPr="001C220C" w:rsidRDefault="00ED0076" w:rsidP="00ED0076">
      <w:pPr>
        <w:pStyle w:val="PARAGRAPH"/>
        <w:rPr>
          <w:lang w:val="en-US"/>
        </w:rPr>
      </w:pPr>
      <w:r w:rsidRPr="00246F8B">
        <w:rPr>
          <w:i/>
          <w:lang w:val="en-US"/>
        </w:rPr>
        <w:t>Material sublots</w:t>
      </w:r>
      <w:r w:rsidRPr="001C220C">
        <w:rPr>
          <w:lang w:val="en-US"/>
        </w:rPr>
        <w:t xml:space="preserve"> may contain other </w:t>
      </w:r>
      <w:r w:rsidRPr="00246F8B">
        <w:rPr>
          <w:i/>
          <w:lang w:val="en-US"/>
        </w:rPr>
        <w:t>material sublots</w:t>
      </w:r>
      <w:r w:rsidRPr="001C220C">
        <w:rPr>
          <w:lang w:val="en-US"/>
        </w:rPr>
        <w:t xml:space="preserve">. </w:t>
      </w:r>
    </w:p>
    <w:p w14:paraId="19991597" w14:textId="46E18225" w:rsidR="00ED0076" w:rsidRPr="001C220C" w:rsidRDefault="004B7B3C" w:rsidP="00ED0076">
      <w:pPr>
        <w:pStyle w:val="NOTE0"/>
        <w:rPr>
          <w:lang w:val="en-US"/>
        </w:rPr>
      </w:pPr>
      <w:r>
        <w:rPr>
          <w:lang w:val="en-US"/>
        </w:rPr>
        <w:t>EXAMPLE</w:t>
      </w:r>
      <w:r>
        <w:rPr>
          <w:lang w:val="en-US"/>
        </w:rPr>
        <w:tab/>
        <w:t>A</w:t>
      </w:r>
      <w:r w:rsidR="00A70CDA">
        <w:rPr>
          <w:lang w:val="en-US"/>
        </w:rPr>
        <w:t xml:space="preserve"> </w:t>
      </w:r>
      <w:r w:rsidR="00ED0076" w:rsidRPr="00246F8B">
        <w:rPr>
          <w:i/>
          <w:lang w:val="en-US"/>
        </w:rPr>
        <w:t>material sublot</w:t>
      </w:r>
      <w:r w:rsidR="00ED0076" w:rsidRPr="001C220C">
        <w:rPr>
          <w:lang w:val="en-US"/>
        </w:rPr>
        <w:t xml:space="preserve"> </w:t>
      </w:r>
      <w:r w:rsidR="00ED0076">
        <w:rPr>
          <w:lang w:val="en-US"/>
        </w:rPr>
        <w:t xml:space="preserve">can </w:t>
      </w:r>
      <w:r w:rsidR="00ED0076" w:rsidRPr="001C220C">
        <w:rPr>
          <w:lang w:val="en-US"/>
        </w:rPr>
        <w:t xml:space="preserve">be a pallet, each box on the pallet </w:t>
      </w:r>
      <w:r w:rsidR="00ED0076">
        <w:rPr>
          <w:lang w:val="en-US"/>
        </w:rPr>
        <w:t xml:space="preserve">can </w:t>
      </w:r>
      <w:r w:rsidR="00ED0076" w:rsidRPr="001C220C">
        <w:rPr>
          <w:lang w:val="en-US"/>
        </w:rPr>
        <w:t xml:space="preserve">also be a sublot, and each material blister pack in the box </w:t>
      </w:r>
      <w:r w:rsidR="00ED0076">
        <w:rPr>
          <w:lang w:val="en-US"/>
        </w:rPr>
        <w:t xml:space="preserve">can </w:t>
      </w:r>
      <w:r w:rsidR="00ED0076" w:rsidRPr="001C220C">
        <w:rPr>
          <w:lang w:val="en-US"/>
        </w:rPr>
        <w:t xml:space="preserve">also be a sublot. </w:t>
      </w:r>
    </w:p>
    <w:p w14:paraId="20DE0C09" w14:textId="77777777" w:rsidR="00ED0076" w:rsidRPr="001C220C" w:rsidRDefault="00ED0076" w:rsidP="00ED0076">
      <w:pPr>
        <w:pStyle w:val="PARAGRAPH"/>
        <w:rPr>
          <w:lang w:val="en-US"/>
        </w:rPr>
      </w:pPr>
      <w:r w:rsidRPr="001C220C">
        <w:rPr>
          <w:lang w:val="en-US"/>
        </w:rPr>
        <w:t xml:space="preserve">A </w:t>
      </w:r>
      <w:r w:rsidRPr="00246F8B">
        <w:rPr>
          <w:i/>
          <w:lang w:val="en-US"/>
        </w:rPr>
        <w:t>material sublot</w:t>
      </w:r>
      <w:r w:rsidRPr="001C220C">
        <w:rPr>
          <w:i/>
          <w:lang w:val="en-US"/>
        </w:rPr>
        <w:t xml:space="preserve"> </w:t>
      </w:r>
      <w:r w:rsidRPr="001C220C">
        <w:rPr>
          <w:lang w:val="en-US"/>
        </w:rPr>
        <w:t>shall include</w:t>
      </w:r>
      <w:r>
        <w:rPr>
          <w:lang w:val="en-US"/>
        </w:rPr>
        <w:t>:</w:t>
      </w:r>
    </w:p>
    <w:p w14:paraId="1653CF7D" w14:textId="363C961D" w:rsidR="00920DB4" w:rsidRPr="00920DB4" w:rsidRDefault="00ED0076" w:rsidP="00A70CDA">
      <w:pPr>
        <w:pStyle w:val="ListNumber"/>
        <w:numPr>
          <w:ilvl w:val="0"/>
          <w:numId w:val="71"/>
        </w:numPr>
        <w:ind w:left="360"/>
        <w:rPr>
          <w:lang w:val="en-US"/>
        </w:rPr>
      </w:pPr>
      <w:r w:rsidRPr="001C220C">
        <w:rPr>
          <w:lang w:val="en-US"/>
        </w:rPr>
        <w:t>a unique identification of the sublot;</w:t>
      </w:r>
      <w:r w:rsidR="00477AF5">
        <w:rPr>
          <w:lang w:val="en-US"/>
        </w:rPr>
        <w:t xml:space="preserve"> </w:t>
      </w:r>
      <w:r w:rsidRPr="00920DB4">
        <w:rPr>
          <w:lang w:val="en-US"/>
        </w:rPr>
        <w:t>the storage location of the sublot;</w:t>
      </w:r>
    </w:p>
    <w:p w14:paraId="7A8F5BB2" w14:textId="677BE7F5" w:rsidR="00ED0076" w:rsidRDefault="00ED0076" w:rsidP="00A70CDA">
      <w:pPr>
        <w:pStyle w:val="ListNumber"/>
        <w:numPr>
          <w:ilvl w:val="0"/>
          <w:numId w:val="71"/>
        </w:numPr>
        <w:ind w:left="360"/>
        <w:rPr>
          <w:lang w:val="en-US"/>
        </w:rPr>
      </w:pPr>
      <w:r w:rsidRPr="00920DB4">
        <w:rPr>
          <w:lang w:val="en-US"/>
        </w:rPr>
        <w:t xml:space="preserve">the unit of measure of the </w:t>
      </w:r>
      <w:r w:rsidRPr="00500BDB">
        <w:rPr>
          <w:i/>
          <w:lang w:val="en-US"/>
        </w:rPr>
        <w:t xml:space="preserve">material </w:t>
      </w:r>
      <w:r w:rsidRPr="00920DB4">
        <w:rPr>
          <w:lang w:val="en-US"/>
        </w:rPr>
        <w:t>(for example, parts, kg, tons);</w:t>
      </w:r>
    </w:p>
    <w:p w14:paraId="68BDC05C" w14:textId="77777777" w:rsidR="00ED0076" w:rsidRPr="00920DB4" w:rsidRDefault="00ED0076" w:rsidP="00A70CDA">
      <w:pPr>
        <w:pStyle w:val="ListNumber"/>
        <w:numPr>
          <w:ilvl w:val="0"/>
          <w:numId w:val="71"/>
        </w:numPr>
        <w:ind w:left="360"/>
        <w:rPr>
          <w:lang w:val="en-US"/>
        </w:rPr>
      </w:pPr>
      <w:r w:rsidRPr="00920DB4">
        <w:rPr>
          <w:lang w:val="en-US"/>
        </w:rPr>
        <w:t>any status of the sublot.</w:t>
      </w:r>
    </w:p>
    <w:p w14:paraId="52897DA3" w14:textId="3DDDAD14" w:rsidR="00C16922" w:rsidRDefault="0073041D" w:rsidP="00C16922">
      <w:pPr>
        <w:pStyle w:val="PARAGRAPH"/>
        <w:rPr>
          <w:lang w:val="en-US"/>
        </w:rPr>
      </w:pPr>
      <w:r>
        <w:rPr>
          <w:lang w:val="en-US"/>
        </w:rPr>
        <w:fldChar w:fldCharType="begin"/>
      </w:r>
      <w:r>
        <w:rPr>
          <w:lang w:val="en-US"/>
        </w:rPr>
        <w:instrText xml:space="preserve"> REF _Ref477957749 \h </w:instrText>
      </w:r>
      <w:r>
        <w:rPr>
          <w:lang w:val="en-US"/>
        </w:rPr>
      </w:r>
      <w:r>
        <w:rPr>
          <w:lang w:val="en-US"/>
        </w:rPr>
        <w:fldChar w:fldCharType="separate"/>
      </w:r>
      <w:r>
        <w:t xml:space="preserve">Table </w:t>
      </w:r>
      <w:r>
        <w:rPr>
          <w:noProof/>
        </w:rPr>
        <w:t>69</w:t>
      </w:r>
      <w:r>
        <w:rPr>
          <w:lang w:val="en-US"/>
        </w:rPr>
        <w:fldChar w:fldCharType="end"/>
      </w:r>
      <w:r>
        <w:rPr>
          <w:lang w:val="en-US"/>
        </w:rPr>
        <w:t xml:space="preserve"> </w:t>
      </w:r>
      <w:r w:rsidR="00BB3B94" w:rsidRPr="001C220C">
        <w:rPr>
          <w:lang w:val="en-US"/>
        </w:rPr>
        <w:t xml:space="preserve">lists the </w:t>
      </w:r>
      <w:r w:rsidR="00C16922">
        <w:rPr>
          <w:lang w:val="en-US"/>
        </w:rPr>
        <w:t>relationship</w:t>
      </w:r>
      <w:r w:rsidR="0081717F">
        <w:rPr>
          <w:lang w:val="en-US"/>
        </w:rPr>
        <w:t xml:space="preserve"> role</w:t>
      </w:r>
      <w:r w:rsidR="00C16922">
        <w:rPr>
          <w:lang w:val="en-US"/>
        </w:rPr>
        <w:t>s</w:t>
      </w:r>
      <w:r w:rsidR="00BB3B94" w:rsidRPr="001C220C">
        <w:rPr>
          <w:lang w:val="en-US"/>
        </w:rPr>
        <w:t xml:space="preserve"> of</w:t>
      </w:r>
      <w:r w:rsidR="004B7B3C">
        <w:rPr>
          <w:lang w:val="en-US"/>
        </w:rPr>
        <w:t xml:space="preserve"> </w:t>
      </w:r>
      <w:r w:rsidR="002E1808">
        <w:rPr>
          <w:lang w:val="en-US"/>
        </w:rPr>
        <w:t>the</w:t>
      </w:r>
      <w:r w:rsidR="00BB3B94" w:rsidRPr="001C220C">
        <w:rPr>
          <w:lang w:val="en-US"/>
        </w:rPr>
        <w:t xml:space="preserve"> </w:t>
      </w:r>
      <w:r w:rsidR="00BB3B94" w:rsidRPr="001C220C">
        <w:rPr>
          <w:i/>
          <w:lang w:val="en-US"/>
        </w:rPr>
        <w:t>material sublot</w:t>
      </w:r>
      <w:r w:rsidR="008558A5">
        <w:rPr>
          <w:lang w:val="en-US"/>
        </w:rPr>
        <w:t xml:space="preserve">. </w:t>
      </w:r>
      <w:r w:rsidR="00C16922">
        <w:rPr>
          <w:lang w:val="en-US"/>
        </w:rPr>
        <w:fldChar w:fldCharType="begin"/>
      </w:r>
      <w:r w:rsidR="00C16922">
        <w:rPr>
          <w:lang w:val="en-US"/>
        </w:rPr>
        <w:instrText xml:space="preserve"> REF _Ref495471909 \h </w:instrText>
      </w:r>
      <w:r w:rsidR="00C16922">
        <w:rPr>
          <w:lang w:val="en-US"/>
        </w:rPr>
      </w:r>
      <w:r w:rsidR="00C16922">
        <w:rPr>
          <w:lang w:val="en-US"/>
        </w:rPr>
        <w:fldChar w:fldCharType="separate"/>
      </w:r>
      <w:r>
        <w:rPr>
          <w:lang w:val="en-US"/>
        </w:rPr>
        <w:t xml:space="preserve">Table </w:t>
      </w:r>
      <w:r>
        <w:rPr>
          <w:noProof/>
          <w:lang w:val="en-US"/>
        </w:rPr>
        <w:t>70</w:t>
      </w:r>
      <w:r w:rsidR="00C16922">
        <w:rPr>
          <w:lang w:val="en-US"/>
        </w:rPr>
        <w:fldChar w:fldCharType="end"/>
      </w:r>
      <w:r w:rsidR="00C16922" w:rsidRPr="001C220C">
        <w:rPr>
          <w:lang w:val="en-US"/>
        </w:rPr>
        <w:t xml:space="preserve"> lists the attributes of</w:t>
      </w:r>
      <w:r w:rsidR="004B7B3C">
        <w:rPr>
          <w:lang w:val="en-US"/>
        </w:rPr>
        <w:t xml:space="preserve"> a</w:t>
      </w:r>
      <w:r w:rsidR="00C16922" w:rsidRPr="001C220C">
        <w:rPr>
          <w:lang w:val="en-US"/>
        </w:rPr>
        <w:t xml:space="preserve"> </w:t>
      </w:r>
      <w:r w:rsidR="00C16922" w:rsidRPr="001C220C">
        <w:rPr>
          <w:i/>
          <w:lang w:val="en-US"/>
        </w:rPr>
        <w:t>material sublot</w:t>
      </w:r>
      <w:r w:rsidR="00C16922">
        <w:rPr>
          <w:lang w:val="en-US"/>
        </w:rPr>
        <w:t xml:space="preserve">. </w:t>
      </w:r>
    </w:p>
    <w:p w14:paraId="7FA5A57C" w14:textId="7AA30C5E" w:rsidR="000801B9" w:rsidRDefault="0073041D" w:rsidP="00E05180">
      <w:pPr>
        <w:pStyle w:val="TABLE-title"/>
        <w:rPr>
          <w:ins w:id="6499" w:author="Charles Gifford" w:date="2017-03-19T11:30:00Z"/>
          <w:lang w:val="en-US"/>
        </w:rPr>
      </w:pPr>
      <w:bookmarkStart w:id="6500" w:name="_Ref477957749"/>
      <w:bookmarkStart w:id="6501" w:name="_Toc478492370"/>
      <w:ins w:id="6502" w:author="Charles Gifford" w:date="2017-03-22T14:52:00Z">
        <w:r>
          <w:t xml:space="preserve">Table </w:t>
        </w:r>
        <w:r>
          <w:fldChar w:fldCharType="begin"/>
        </w:r>
        <w:r>
          <w:instrText xml:space="preserve"> SEQ Table \* ARABIC </w:instrText>
        </w:r>
      </w:ins>
      <w:r>
        <w:fldChar w:fldCharType="separate"/>
      </w:r>
      <w:ins w:id="6503" w:author="Charles Gifford" w:date="2017-03-22T14:52:00Z">
        <w:r>
          <w:rPr>
            <w:noProof/>
          </w:rPr>
          <w:t>69</w:t>
        </w:r>
        <w:r>
          <w:fldChar w:fldCharType="end"/>
        </w:r>
        <w:bookmarkEnd w:id="6500"/>
        <w:r>
          <w:t xml:space="preserve"> </w:t>
        </w:r>
      </w:ins>
      <w:ins w:id="6504" w:author="Charles Gifford" w:date="2016-04-19T21:53:00Z">
        <w:r w:rsidR="00C16922">
          <w:rPr>
            <w:lang w:val="en-US"/>
          </w:rPr>
          <w:t>–</w:t>
        </w:r>
        <w:r w:rsidR="00C16922" w:rsidRPr="001C220C">
          <w:rPr>
            <w:lang w:val="en-US"/>
          </w:rPr>
          <w:t xml:space="preserve"> </w:t>
        </w:r>
      </w:ins>
      <w:ins w:id="6505" w:author="Charles Gifford" w:date="2017-03-19T11:32:00Z">
        <w:r w:rsidR="0081717F">
          <w:rPr>
            <w:noProof/>
            <w:lang w:val="en-US"/>
          </w:rPr>
          <w:t>M</w:t>
        </w:r>
      </w:ins>
      <w:ins w:id="6506" w:author="Charles Gifford" w:date="2016-04-19T21:53:00Z">
        <w:r w:rsidR="00C16922" w:rsidRPr="001C220C">
          <w:rPr>
            <w:lang w:val="en-US"/>
          </w:rPr>
          <w:t xml:space="preserve">aterial sublot </w:t>
        </w:r>
      </w:ins>
      <w:ins w:id="6507" w:author="Charles Gifford" w:date="2016-04-19T22:53:00Z">
        <w:r w:rsidR="00614CB5">
          <w:rPr>
            <w:lang w:val="en-US"/>
          </w:rPr>
          <w:t>relationship</w:t>
        </w:r>
      </w:ins>
      <w:ins w:id="6508" w:author="Charles Gifford" w:date="2017-03-19T11:31:00Z">
        <w:r w:rsidR="0081717F">
          <w:rPr>
            <w:lang w:val="en-US"/>
          </w:rPr>
          <w:t xml:space="preserve"> role</w:t>
        </w:r>
      </w:ins>
      <w:ins w:id="6509" w:author="Charles Gifford" w:date="2016-04-19T22:53:00Z">
        <w:r w:rsidR="00614CB5">
          <w:rPr>
            <w:lang w:val="en-US"/>
          </w:rPr>
          <w:t>s</w:t>
        </w:r>
      </w:ins>
      <w:bookmarkEnd w:id="6501"/>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81717F" w:rsidRPr="009432BC" w14:paraId="0E5AA0F8" w14:textId="77777777" w:rsidTr="00B13543">
        <w:trPr>
          <w:trHeight w:val="197"/>
          <w:tblHeader/>
          <w:ins w:id="6510" w:author="Charles Gifford" w:date="2017-03-19T11:33:00Z"/>
        </w:trPr>
        <w:tc>
          <w:tcPr>
            <w:tcW w:w="2155" w:type="dxa"/>
            <w:shd w:val="clear" w:color="auto" w:fill="auto"/>
          </w:tcPr>
          <w:p w14:paraId="0E0783A0" w14:textId="77777777" w:rsidR="0081717F" w:rsidRPr="009432BC" w:rsidRDefault="0081717F" w:rsidP="0081717F">
            <w:pPr>
              <w:pStyle w:val="TABLE-col-heading"/>
              <w:rPr>
                <w:ins w:id="6511" w:author="Charles Gifford" w:date="2017-03-19T11:33:00Z"/>
              </w:rPr>
            </w:pPr>
            <w:ins w:id="6512" w:author="Charles Gifford" w:date="2017-03-19T11:33:00Z">
              <w:r w:rsidRPr="009432BC">
                <w:t>Related Object</w:t>
              </w:r>
            </w:ins>
          </w:p>
        </w:tc>
        <w:tc>
          <w:tcPr>
            <w:tcW w:w="2070" w:type="dxa"/>
            <w:shd w:val="clear" w:color="auto" w:fill="auto"/>
          </w:tcPr>
          <w:p w14:paraId="51513E15" w14:textId="77777777" w:rsidR="0081717F" w:rsidRPr="009432BC" w:rsidRDefault="0081717F" w:rsidP="00B13543">
            <w:pPr>
              <w:pStyle w:val="TABLE-col-heading"/>
              <w:rPr>
                <w:ins w:id="6513" w:author="Charles Gifford" w:date="2017-03-19T11:33:00Z"/>
              </w:rPr>
            </w:pPr>
            <w:ins w:id="6514" w:author="Charles Gifford" w:date="2017-03-19T11:33:00Z">
              <w:r w:rsidRPr="009432BC">
                <w:t>Role</w:t>
              </w:r>
            </w:ins>
          </w:p>
        </w:tc>
        <w:tc>
          <w:tcPr>
            <w:tcW w:w="1080" w:type="dxa"/>
            <w:shd w:val="clear" w:color="auto" w:fill="auto"/>
          </w:tcPr>
          <w:p w14:paraId="34C784DF" w14:textId="77777777" w:rsidR="0081717F" w:rsidRPr="009432BC" w:rsidRDefault="0081717F" w:rsidP="0041278B">
            <w:pPr>
              <w:pStyle w:val="TABLE-col-heading"/>
              <w:rPr>
                <w:ins w:id="6515" w:author="Charles Gifford" w:date="2017-03-19T11:33:00Z"/>
              </w:rPr>
            </w:pPr>
            <w:ins w:id="6516" w:author="Charles Gifford" w:date="2017-03-19T11:33:00Z">
              <w:r w:rsidRPr="009432BC">
                <w:t>Multiplicity</w:t>
              </w:r>
            </w:ins>
          </w:p>
        </w:tc>
        <w:tc>
          <w:tcPr>
            <w:tcW w:w="3780" w:type="dxa"/>
            <w:shd w:val="clear" w:color="auto" w:fill="auto"/>
          </w:tcPr>
          <w:p w14:paraId="65411F4C" w14:textId="77777777" w:rsidR="0081717F" w:rsidRPr="009432BC" w:rsidRDefault="0081717F" w:rsidP="0041278B">
            <w:pPr>
              <w:pStyle w:val="TABLE-col-heading"/>
              <w:rPr>
                <w:ins w:id="6517" w:author="Charles Gifford" w:date="2017-03-19T11:33:00Z"/>
              </w:rPr>
            </w:pPr>
            <w:ins w:id="6518" w:author="Charles Gifford" w:date="2017-03-19T11:33:00Z">
              <w:r w:rsidRPr="009432BC">
                <w:t>Description</w:t>
              </w:r>
            </w:ins>
          </w:p>
        </w:tc>
      </w:tr>
      <w:tr w:rsidR="0081717F" w:rsidRPr="009432BC" w14:paraId="5C06809B" w14:textId="77777777" w:rsidTr="00B13543">
        <w:trPr>
          <w:trHeight w:val="332"/>
          <w:ins w:id="6519" w:author="Charles Gifford" w:date="2017-03-19T11:33:00Z"/>
        </w:trPr>
        <w:tc>
          <w:tcPr>
            <w:tcW w:w="2155" w:type="dxa"/>
            <w:shd w:val="clear" w:color="auto" w:fill="auto"/>
          </w:tcPr>
          <w:p w14:paraId="45DE1552" w14:textId="5CE2F547" w:rsidR="0081717F" w:rsidRDefault="0081717F" w:rsidP="0081717F">
            <w:pPr>
              <w:pStyle w:val="TABLE-cell"/>
              <w:rPr>
                <w:ins w:id="6520" w:author="Charles Gifford" w:date="2017-03-19T11:33:00Z"/>
              </w:rPr>
            </w:pPr>
            <w:ins w:id="6521" w:author="Charles Gifford" w:date="2017-03-19T11:33:00Z">
              <w:r>
                <w:rPr>
                  <w:szCs w:val="20"/>
                  <w:lang w:val="en-US"/>
                </w:rPr>
                <w:t xml:space="preserve">Material </w:t>
              </w:r>
            </w:ins>
            <w:ins w:id="6522" w:author="Charles Gifford" w:date="2017-03-19T11:35:00Z">
              <w:r>
                <w:rPr>
                  <w:szCs w:val="20"/>
                  <w:lang w:val="en-US"/>
                </w:rPr>
                <w:t>sub</w:t>
              </w:r>
            </w:ins>
            <w:ins w:id="6523" w:author="Charles Gifford" w:date="2017-03-19T11:33:00Z">
              <w:r>
                <w:rPr>
                  <w:szCs w:val="20"/>
                  <w:lang w:val="en-US"/>
                </w:rPr>
                <w:t>lot</w:t>
              </w:r>
            </w:ins>
          </w:p>
        </w:tc>
        <w:tc>
          <w:tcPr>
            <w:tcW w:w="2070" w:type="dxa"/>
            <w:shd w:val="clear" w:color="auto" w:fill="auto"/>
          </w:tcPr>
          <w:p w14:paraId="73E4D2B6" w14:textId="1B5E49C5" w:rsidR="0081717F" w:rsidRPr="00F06814" w:rsidRDefault="0081717F" w:rsidP="0081717F">
            <w:pPr>
              <w:pStyle w:val="TABLE-cell"/>
              <w:rPr>
                <w:ins w:id="6524" w:author="Charles Gifford" w:date="2017-03-19T11:33:00Z"/>
              </w:rPr>
            </w:pPr>
            <w:ins w:id="6525" w:author="Charles Gifford" w:date="2017-03-19T11:33:00Z">
              <w:r>
                <w:rPr>
                  <w:szCs w:val="20"/>
                  <w:lang w:val="en-US"/>
                </w:rPr>
                <w:t xml:space="preserve">Material </w:t>
              </w:r>
            </w:ins>
            <w:ins w:id="6526" w:author="Charles Gifford" w:date="2017-03-19T11:35:00Z">
              <w:r>
                <w:rPr>
                  <w:szCs w:val="20"/>
                  <w:lang w:val="en-US"/>
                </w:rPr>
                <w:t>sub</w:t>
              </w:r>
            </w:ins>
            <w:ins w:id="6527" w:author="Charles Gifford" w:date="2017-03-19T11:33:00Z">
              <w:r>
                <w:rPr>
                  <w:szCs w:val="20"/>
                  <w:lang w:val="en-US"/>
                </w:rPr>
                <w:t>lot</w:t>
              </w:r>
            </w:ins>
          </w:p>
        </w:tc>
        <w:tc>
          <w:tcPr>
            <w:tcW w:w="1080" w:type="dxa"/>
            <w:shd w:val="clear" w:color="auto" w:fill="auto"/>
          </w:tcPr>
          <w:p w14:paraId="2C748DD9" w14:textId="77777777" w:rsidR="0081717F" w:rsidRPr="00D04D26" w:rsidRDefault="0081717F" w:rsidP="00B13543">
            <w:pPr>
              <w:pStyle w:val="TABLE-cell"/>
              <w:rPr>
                <w:ins w:id="6528" w:author="Charles Gifford" w:date="2017-03-19T11:33:00Z"/>
                <w:lang w:val="en-US"/>
              </w:rPr>
            </w:pPr>
            <w:ins w:id="6529" w:author="Charles Gifford" w:date="2017-03-19T11:33:00Z">
              <w:r w:rsidRPr="004D4D05">
                <w:rPr>
                  <w:szCs w:val="20"/>
                  <w:lang w:val="en-US"/>
                </w:rPr>
                <w:t>0..*</w:t>
              </w:r>
            </w:ins>
          </w:p>
        </w:tc>
        <w:tc>
          <w:tcPr>
            <w:tcW w:w="3780" w:type="dxa"/>
            <w:shd w:val="clear" w:color="auto" w:fill="auto"/>
          </w:tcPr>
          <w:p w14:paraId="0E728FE2" w14:textId="3CA765B8" w:rsidR="0081717F" w:rsidRPr="00D04D26" w:rsidRDefault="0081717F" w:rsidP="0041278B">
            <w:pPr>
              <w:pStyle w:val="TABLE-cell"/>
              <w:rPr>
                <w:ins w:id="6530" w:author="Charles Gifford" w:date="2017-03-19T11:33:00Z"/>
                <w:lang w:val="en-US"/>
              </w:rPr>
            </w:pPr>
            <w:ins w:id="6531" w:author="Charles Gifford" w:date="2017-03-19T11:33:00Z">
              <w:r w:rsidRPr="00692556">
                <w:rPr>
                  <w:lang w:val="en-US"/>
                </w:rPr>
                <w:t xml:space="preserve">This </w:t>
              </w:r>
              <w:r w:rsidRPr="00A63114">
                <w:rPr>
                  <w:i/>
                  <w:lang w:val="en-US"/>
                </w:rPr>
                <w:t xml:space="preserve">material </w:t>
              </w:r>
            </w:ins>
            <w:ins w:id="6532" w:author="Charles Gifford" w:date="2017-03-19T11:35:00Z">
              <w:r>
                <w:rPr>
                  <w:i/>
                  <w:lang w:val="en-US"/>
                </w:rPr>
                <w:t>sub</w:t>
              </w:r>
            </w:ins>
            <w:ins w:id="6533" w:author="Charles Gifford" w:date="2017-03-19T11:33:00Z">
              <w:r>
                <w:rPr>
                  <w:i/>
                  <w:lang w:val="en-US"/>
                </w:rPr>
                <w:t>lot</w:t>
              </w:r>
              <w:r w:rsidRPr="00692556">
                <w:rPr>
                  <w:lang w:val="en-US"/>
                </w:rPr>
                <w:t xml:space="preserve"> is part of the related object as the whole.</w:t>
              </w:r>
            </w:ins>
          </w:p>
        </w:tc>
      </w:tr>
      <w:tr w:rsidR="0081717F" w:rsidRPr="009432BC" w14:paraId="0DE55432" w14:textId="77777777" w:rsidTr="00B13543">
        <w:trPr>
          <w:trHeight w:val="314"/>
          <w:ins w:id="6534" w:author="Charles Gifford" w:date="2017-03-19T11:33:00Z"/>
        </w:trPr>
        <w:tc>
          <w:tcPr>
            <w:tcW w:w="2155" w:type="dxa"/>
            <w:shd w:val="clear" w:color="auto" w:fill="auto"/>
          </w:tcPr>
          <w:p w14:paraId="00809A4C" w14:textId="77777777" w:rsidR="0081717F" w:rsidRPr="009432BC" w:rsidRDefault="0081717F" w:rsidP="0081717F">
            <w:pPr>
              <w:pStyle w:val="TABLE-cell"/>
              <w:rPr>
                <w:ins w:id="6535" w:author="Charles Gifford" w:date="2017-03-19T11:33:00Z"/>
              </w:rPr>
            </w:pPr>
            <w:ins w:id="6536" w:author="Charles Gifford" w:date="2017-03-19T11:33:00Z">
              <w:r>
                <w:rPr>
                  <w:lang w:val="en-US"/>
                </w:rPr>
                <w:t>Material</w:t>
              </w:r>
              <w:r w:rsidRPr="00A729EC">
                <w:rPr>
                  <w:lang w:val="en-US"/>
                </w:rPr>
                <w:t xml:space="preserve"> </w:t>
              </w:r>
              <w:r>
                <w:rPr>
                  <w:lang w:val="en-US"/>
                </w:rPr>
                <w:t>lot</w:t>
              </w:r>
              <w:r w:rsidRPr="009947F4">
                <w:rPr>
                  <w:lang w:val="en-US"/>
                </w:rPr>
                <w:t xml:space="preserve"> </w:t>
              </w:r>
              <w:r w:rsidRPr="00E32145">
                <w:rPr>
                  <w:lang w:val="en-US"/>
                </w:rPr>
                <w:t>property</w:t>
              </w:r>
            </w:ins>
          </w:p>
        </w:tc>
        <w:tc>
          <w:tcPr>
            <w:tcW w:w="2070" w:type="dxa"/>
            <w:shd w:val="clear" w:color="auto" w:fill="auto"/>
          </w:tcPr>
          <w:p w14:paraId="60ABFCDF" w14:textId="77777777" w:rsidR="0081717F" w:rsidRPr="009432BC" w:rsidRDefault="0081717F" w:rsidP="00B13543">
            <w:pPr>
              <w:pStyle w:val="TABLE-cell"/>
              <w:rPr>
                <w:ins w:id="6537" w:author="Charles Gifford" w:date="2017-03-19T11:33:00Z"/>
              </w:rPr>
            </w:pPr>
            <w:ins w:id="6538" w:author="Charles Gifford" w:date="2017-03-19T11:33:00Z">
              <w:r>
                <w:rPr>
                  <w:lang w:val="en-US"/>
                </w:rPr>
                <w:t>Material</w:t>
              </w:r>
              <w:r w:rsidRPr="00A729EC">
                <w:rPr>
                  <w:lang w:val="en-US"/>
                </w:rPr>
                <w:t xml:space="preserve"> </w:t>
              </w:r>
              <w:r>
                <w:rPr>
                  <w:lang w:val="en-US"/>
                </w:rPr>
                <w:t>lot</w:t>
              </w:r>
              <w:r w:rsidRPr="00E32145">
                <w:rPr>
                  <w:lang w:val="en-US"/>
                </w:rPr>
                <w:t xml:space="preserve"> property</w:t>
              </w:r>
            </w:ins>
          </w:p>
        </w:tc>
        <w:tc>
          <w:tcPr>
            <w:tcW w:w="1080" w:type="dxa"/>
            <w:shd w:val="clear" w:color="auto" w:fill="auto"/>
          </w:tcPr>
          <w:p w14:paraId="4110D7BF" w14:textId="77777777" w:rsidR="0081717F" w:rsidRPr="009432BC" w:rsidRDefault="0081717F" w:rsidP="0041278B">
            <w:pPr>
              <w:pStyle w:val="TABLE-cell"/>
              <w:rPr>
                <w:ins w:id="6539" w:author="Charles Gifford" w:date="2017-03-19T11:33:00Z"/>
              </w:rPr>
            </w:pPr>
            <w:ins w:id="6540" w:author="Charles Gifford" w:date="2017-03-19T11:33:00Z">
              <w:r w:rsidRPr="00E32145">
                <w:rPr>
                  <w:lang w:val="en-US"/>
                </w:rPr>
                <w:t>0..</w:t>
              </w:r>
              <w:r>
                <w:rPr>
                  <w:lang w:val="en-US"/>
                </w:rPr>
                <w:t>*</w:t>
              </w:r>
            </w:ins>
          </w:p>
        </w:tc>
        <w:tc>
          <w:tcPr>
            <w:tcW w:w="3780" w:type="dxa"/>
            <w:shd w:val="clear" w:color="auto" w:fill="auto"/>
          </w:tcPr>
          <w:p w14:paraId="3E318C6F" w14:textId="19AA0D00" w:rsidR="0081717F" w:rsidRPr="009432BC" w:rsidRDefault="0081717F" w:rsidP="0041278B">
            <w:pPr>
              <w:pStyle w:val="TABLE-cell"/>
              <w:rPr>
                <w:ins w:id="6541" w:author="Charles Gifford" w:date="2017-03-19T11:33:00Z"/>
              </w:rPr>
            </w:pPr>
            <w:ins w:id="6542" w:author="Charles Gifford" w:date="2017-03-19T11:33:00Z">
              <w:r w:rsidRPr="00E32145">
                <w:rPr>
                  <w:lang w:val="en-US"/>
                </w:rPr>
                <w:t xml:space="preserve">The </w:t>
              </w:r>
              <w:r>
                <w:rPr>
                  <w:i/>
                  <w:lang w:val="en-US"/>
                </w:rPr>
                <w:t>material</w:t>
              </w:r>
              <w:r w:rsidRPr="000933AD">
                <w:rPr>
                  <w:i/>
                  <w:lang w:val="en-US"/>
                </w:rPr>
                <w:t xml:space="preserve"> </w:t>
              </w:r>
              <w:r>
                <w:rPr>
                  <w:i/>
                  <w:lang w:val="en-US"/>
                </w:rPr>
                <w:t>lot</w:t>
              </w:r>
              <w:r w:rsidRPr="009947F4">
                <w:rPr>
                  <w:i/>
                  <w:lang w:val="en-US"/>
                </w:rPr>
                <w:t xml:space="preserve"> </w:t>
              </w:r>
              <w:r w:rsidRPr="00E32145">
                <w:rPr>
                  <w:i/>
                  <w:lang w:val="en-US"/>
                </w:rPr>
                <w:t>properties</w:t>
              </w:r>
              <w:r w:rsidRPr="00E32145">
                <w:rPr>
                  <w:lang w:val="en-US"/>
                </w:rPr>
                <w:t xml:space="preserve"> of this </w:t>
              </w:r>
              <w:r>
                <w:rPr>
                  <w:i/>
                  <w:lang w:val="en-US"/>
                </w:rPr>
                <w:t>material</w:t>
              </w:r>
              <w:r w:rsidRPr="000933AD">
                <w:rPr>
                  <w:i/>
                  <w:lang w:val="en-US"/>
                </w:rPr>
                <w:t xml:space="preserve"> </w:t>
              </w:r>
            </w:ins>
            <w:ins w:id="6543" w:author="Charles Gifford" w:date="2017-03-19T11:35:00Z">
              <w:r w:rsidR="00C765D1">
                <w:rPr>
                  <w:i/>
                  <w:lang w:val="en-US"/>
                </w:rPr>
                <w:t>sub</w:t>
              </w:r>
            </w:ins>
            <w:ins w:id="6544" w:author="Charles Gifford" w:date="2017-03-19T11:33:00Z">
              <w:r>
                <w:rPr>
                  <w:i/>
                  <w:lang w:val="en-US"/>
                </w:rPr>
                <w:t>lot</w:t>
              </w:r>
              <w:r w:rsidRPr="00E32145">
                <w:rPr>
                  <w:lang w:val="en-US"/>
                </w:rPr>
                <w:t>.</w:t>
              </w:r>
            </w:ins>
          </w:p>
        </w:tc>
      </w:tr>
      <w:tr w:rsidR="0081717F" w:rsidRPr="009432BC" w14:paraId="2A5D8C12" w14:textId="77777777" w:rsidTr="00B13543">
        <w:trPr>
          <w:trHeight w:val="440"/>
          <w:ins w:id="6545" w:author="Charles Gifford" w:date="2017-03-19T11:33:00Z"/>
        </w:trPr>
        <w:tc>
          <w:tcPr>
            <w:tcW w:w="2155" w:type="dxa"/>
            <w:shd w:val="clear" w:color="auto" w:fill="auto"/>
          </w:tcPr>
          <w:p w14:paraId="5F09138D" w14:textId="77777777" w:rsidR="0081717F" w:rsidRDefault="0081717F" w:rsidP="0081717F">
            <w:pPr>
              <w:pStyle w:val="TABLE-cell"/>
              <w:rPr>
                <w:ins w:id="6546" w:author="Charles Gifford" w:date="2017-03-19T11:33:00Z"/>
                <w:lang w:val="en-US"/>
              </w:rPr>
            </w:pPr>
            <w:ins w:id="6547" w:author="Charles Gifford" w:date="2017-03-19T11:33:00Z">
              <w:r>
                <w:rPr>
                  <w:szCs w:val="20"/>
                  <w:lang w:val="en-US"/>
                </w:rPr>
                <w:t>Material sublot</w:t>
              </w:r>
            </w:ins>
          </w:p>
        </w:tc>
        <w:tc>
          <w:tcPr>
            <w:tcW w:w="2070" w:type="dxa"/>
            <w:shd w:val="clear" w:color="auto" w:fill="auto"/>
          </w:tcPr>
          <w:p w14:paraId="7A3FFBFC" w14:textId="77777777" w:rsidR="0081717F" w:rsidRDefault="0081717F" w:rsidP="00B13543">
            <w:pPr>
              <w:pStyle w:val="TABLE-cell"/>
              <w:rPr>
                <w:ins w:id="6548" w:author="Charles Gifford" w:date="2017-03-19T11:33:00Z"/>
                <w:lang w:val="en-US"/>
              </w:rPr>
            </w:pPr>
            <w:ins w:id="6549" w:author="Charles Gifford" w:date="2017-03-19T11:33:00Z">
              <w:r>
                <w:rPr>
                  <w:szCs w:val="20"/>
                  <w:lang w:val="en-US"/>
                </w:rPr>
                <w:t>Material sublot</w:t>
              </w:r>
            </w:ins>
          </w:p>
        </w:tc>
        <w:tc>
          <w:tcPr>
            <w:tcW w:w="1080" w:type="dxa"/>
            <w:shd w:val="clear" w:color="auto" w:fill="auto"/>
          </w:tcPr>
          <w:p w14:paraId="03B2E4BE" w14:textId="77777777" w:rsidR="0081717F" w:rsidRPr="00E32145" w:rsidRDefault="0081717F" w:rsidP="0041278B">
            <w:pPr>
              <w:pStyle w:val="TABLE-cell"/>
              <w:rPr>
                <w:ins w:id="6550" w:author="Charles Gifford" w:date="2017-03-19T11:33:00Z"/>
                <w:lang w:val="en-US"/>
              </w:rPr>
            </w:pPr>
            <w:ins w:id="6551" w:author="Charles Gifford" w:date="2017-03-19T11:33:00Z">
              <w:r>
                <w:rPr>
                  <w:szCs w:val="20"/>
                  <w:lang w:val="en-US"/>
                </w:rPr>
                <w:t>0..*</w:t>
              </w:r>
            </w:ins>
          </w:p>
        </w:tc>
        <w:tc>
          <w:tcPr>
            <w:tcW w:w="3780" w:type="dxa"/>
            <w:shd w:val="clear" w:color="auto" w:fill="auto"/>
          </w:tcPr>
          <w:p w14:paraId="00FDF99C" w14:textId="49DA81A9" w:rsidR="0081717F" w:rsidRPr="00E32145" w:rsidRDefault="0081717F" w:rsidP="0041278B">
            <w:pPr>
              <w:pStyle w:val="TABLE-cell"/>
              <w:rPr>
                <w:ins w:id="6552" w:author="Charles Gifford" w:date="2017-03-19T11:33:00Z"/>
                <w:lang w:val="en-US"/>
              </w:rPr>
            </w:pPr>
            <w:ins w:id="6553" w:author="Charles Gifford" w:date="2017-03-19T11:33:00Z">
              <w:r w:rsidRPr="00B96621">
                <w:rPr>
                  <w:szCs w:val="20"/>
                  <w:lang w:val="en-US"/>
                </w:rPr>
                <w:t xml:space="preserve">The </w:t>
              </w:r>
              <w:r w:rsidRPr="006A3330">
                <w:rPr>
                  <w:i/>
                  <w:szCs w:val="20"/>
                  <w:lang w:val="en-US"/>
                </w:rPr>
                <w:t xml:space="preserve">material </w:t>
              </w:r>
              <w:r>
                <w:rPr>
                  <w:i/>
                  <w:szCs w:val="20"/>
                  <w:lang w:val="en-US"/>
                </w:rPr>
                <w:t>sub</w:t>
              </w:r>
              <w:r w:rsidRPr="006A3330">
                <w:rPr>
                  <w:i/>
                  <w:szCs w:val="20"/>
                  <w:lang w:val="en-US"/>
                </w:rPr>
                <w:t xml:space="preserve">lot </w:t>
              </w:r>
              <w:r w:rsidRPr="006A3330">
                <w:rPr>
                  <w:szCs w:val="20"/>
                  <w:lang w:val="en-US"/>
                </w:rPr>
                <w:t>occurrences th</w:t>
              </w:r>
              <w:r>
                <w:rPr>
                  <w:szCs w:val="20"/>
                  <w:lang w:val="en-US"/>
                </w:rPr>
                <w:t xml:space="preserve">at are constructed based on this </w:t>
              </w:r>
              <w:r w:rsidRPr="00300D0E">
                <w:rPr>
                  <w:i/>
                  <w:szCs w:val="20"/>
                  <w:lang w:val="en-US"/>
                </w:rPr>
                <w:t>material</w:t>
              </w:r>
            </w:ins>
            <w:ins w:id="6554" w:author="Charles Gifford" w:date="2017-03-19T11:37:00Z">
              <w:r w:rsidR="00C765D1">
                <w:rPr>
                  <w:i/>
                  <w:szCs w:val="20"/>
                  <w:lang w:val="en-US"/>
                </w:rPr>
                <w:t xml:space="preserve"> sub</w:t>
              </w:r>
            </w:ins>
            <w:ins w:id="6555" w:author="Charles Gifford" w:date="2017-03-19T11:33:00Z">
              <w:r>
                <w:rPr>
                  <w:i/>
                  <w:szCs w:val="20"/>
                  <w:lang w:val="en-US"/>
                </w:rPr>
                <w:t>lot</w:t>
              </w:r>
              <w:r w:rsidRPr="006A3330">
                <w:rPr>
                  <w:szCs w:val="20"/>
                  <w:lang w:val="en-US"/>
                </w:rPr>
                <w:t xml:space="preserve">. The </w:t>
              </w:r>
              <w:r w:rsidRPr="00346BFF">
                <w:rPr>
                  <w:i/>
                  <w:szCs w:val="20"/>
                  <w:lang w:val="en-US"/>
                </w:rPr>
                <w:t xml:space="preserve">material </w:t>
              </w:r>
              <w:r>
                <w:rPr>
                  <w:i/>
                  <w:szCs w:val="20"/>
                  <w:lang w:val="en-US"/>
                </w:rPr>
                <w:t>sub</w:t>
              </w:r>
              <w:r w:rsidRPr="00346BFF">
                <w:rPr>
                  <w:i/>
                  <w:szCs w:val="20"/>
                  <w:lang w:val="en-US"/>
                </w:rPr>
                <w:t>lot properties</w:t>
              </w:r>
              <w:r w:rsidRPr="00346BFF">
                <w:rPr>
                  <w:szCs w:val="20"/>
                  <w:lang w:val="en-US"/>
                </w:rPr>
                <w:t xml:space="preserve"> </w:t>
              </w:r>
              <w:r w:rsidRPr="007C5C4B">
                <w:rPr>
                  <w:szCs w:val="20"/>
                  <w:lang w:val="en-US"/>
                </w:rPr>
                <w:t xml:space="preserve">map to a corresponding </w:t>
              </w:r>
              <w:r w:rsidRPr="007C5C4B">
                <w:rPr>
                  <w:i/>
                  <w:szCs w:val="20"/>
                  <w:lang w:val="en-US"/>
                </w:rPr>
                <w:t xml:space="preserve">material </w:t>
              </w:r>
              <w:r>
                <w:rPr>
                  <w:i/>
                  <w:szCs w:val="20"/>
                  <w:lang w:val="en-US"/>
                </w:rPr>
                <w:t>lot</w:t>
              </w:r>
              <w:r w:rsidRPr="007C5C4B">
                <w:rPr>
                  <w:i/>
                  <w:szCs w:val="20"/>
                  <w:lang w:val="en-US"/>
                </w:rPr>
                <w:t xml:space="preserve"> property</w:t>
              </w:r>
              <w:r w:rsidRPr="007C5C4B">
                <w:rPr>
                  <w:szCs w:val="20"/>
                  <w:lang w:val="en-US"/>
                </w:rPr>
                <w:t>.</w:t>
              </w:r>
            </w:ins>
          </w:p>
        </w:tc>
      </w:tr>
      <w:tr w:rsidR="0081717F" w:rsidRPr="009432BC" w14:paraId="2F32E8B7" w14:textId="77777777" w:rsidTr="00B13543">
        <w:trPr>
          <w:trHeight w:val="440"/>
          <w:ins w:id="6556" w:author="Charles Gifford" w:date="2017-03-19T11:33:00Z"/>
        </w:trPr>
        <w:tc>
          <w:tcPr>
            <w:tcW w:w="2155" w:type="dxa"/>
            <w:shd w:val="clear" w:color="auto" w:fill="auto"/>
          </w:tcPr>
          <w:p w14:paraId="61D3636F" w14:textId="38CC9341" w:rsidR="0081717F" w:rsidRDefault="00C765D1" w:rsidP="0081717F">
            <w:pPr>
              <w:pStyle w:val="TABLE-cell"/>
              <w:rPr>
                <w:ins w:id="6557" w:author="Charles Gifford" w:date="2017-03-19T11:33:00Z"/>
                <w:szCs w:val="20"/>
                <w:lang w:val="en-US"/>
              </w:rPr>
            </w:pPr>
            <w:ins w:id="6558" w:author="Charles Gifford" w:date="2017-03-19T11:33:00Z">
              <w:r>
                <w:rPr>
                  <w:szCs w:val="20"/>
                  <w:lang w:val="en-US"/>
                </w:rPr>
                <w:t xml:space="preserve">Material </w:t>
              </w:r>
              <w:r w:rsidR="0081717F">
                <w:rPr>
                  <w:szCs w:val="20"/>
                  <w:lang w:val="en-US"/>
                </w:rPr>
                <w:t>lot</w:t>
              </w:r>
            </w:ins>
          </w:p>
        </w:tc>
        <w:tc>
          <w:tcPr>
            <w:tcW w:w="2070" w:type="dxa"/>
            <w:shd w:val="clear" w:color="auto" w:fill="auto"/>
          </w:tcPr>
          <w:p w14:paraId="059A76F3" w14:textId="3FF4F7B1" w:rsidR="0081717F" w:rsidRDefault="00C765D1" w:rsidP="00C765D1">
            <w:pPr>
              <w:pStyle w:val="TABLE-cell"/>
              <w:rPr>
                <w:ins w:id="6559" w:author="Charles Gifford" w:date="2017-03-19T11:33:00Z"/>
                <w:szCs w:val="20"/>
                <w:lang w:val="en-US"/>
              </w:rPr>
            </w:pPr>
            <w:ins w:id="6560" w:author="Charles Gifford" w:date="2017-03-19T11:33:00Z">
              <w:r>
                <w:rPr>
                  <w:szCs w:val="20"/>
                  <w:lang w:val="en-US"/>
                </w:rPr>
                <w:t xml:space="preserve">Material </w:t>
              </w:r>
              <w:r w:rsidR="0081717F">
                <w:rPr>
                  <w:szCs w:val="20"/>
                  <w:lang w:val="en-US"/>
                </w:rPr>
                <w:t>lot</w:t>
              </w:r>
            </w:ins>
          </w:p>
        </w:tc>
        <w:tc>
          <w:tcPr>
            <w:tcW w:w="1080" w:type="dxa"/>
            <w:shd w:val="clear" w:color="auto" w:fill="auto"/>
          </w:tcPr>
          <w:p w14:paraId="11D20D5D" w14:textId="6D1A309D" w:rsidR="0081717F" w:rsidRDefault="00C765D1" w:rsidP="00C765D1">
            <w:pPr>
              <w:pStyle w:val="TABLE-cell"/>
              <w:rPr>
                <w:ins w:id="6561" w:author="Charles Gifford" w:date="2017-03-19T11:33:00Z"/>
                <w:szCs w:val="20"/>
                <w:lang w:val="en-US"/>
              </w:rPr>
            </w:pPr>
            <w:ins w:id="6562" w:author="Charles Gifford" w:date="2017-03-19T11:33:00Z">
              <w:r>
                <w:rPr>
                  <w:szCs w:val="20"/>
                  <w:lang w:val="en-US"/>
                </w:rPr>
                <w:t>0..</w:t>
              </w:r>
            </w:ins>
            <w:ins w:id="6563" w:author="Charles Gifford" w:date="2017-03-19T11:39:00Z">
              <w:r>
                <w:rPr>
                  <w:szCs w:val="20"/>
                  <w:lang w:val="en-US"/>
                </w:rPr>
                <w:t>1</w:t>
              </w:r>
            </w:ins>
          </w:p>
        </w:tc>
        <w:tc>
          <w:tcPr>
            <w:tcW w:w="3780" w:type="dxa"/>
            <w:shd w:val="clear" w:color="auto" w:fill="auto"/>
          </w:tcPr>
          <w:p w14:paraId="42576E65" w14:textId="77777777" w:rsidR="0081717F" w:rsidRPr="00B96621" w:rsidRDefault="0081717F" w:rsidP="00B13543">
            <w:pPr>
              <w:pStyle w:val="TABLE-cell"/>
              <w:rPr>
                <w:ins w:id="6564" w:author="Charles Gifford" w:date="2017-03-19T11:33:00Z"/>
                <w:szCs w:val="20"/>
                <w:lang w:val="en-US"/>
              </w:rPr>
            </w:pPr>
            <w:ins w:id="6565" w:author="Charles Gifford" w:date="2017-03-19T11:33:00Z">
              <w:r>
                <w:rPr>
                  <w:lang w:val="en-US"/>
                </w:rPr>
                <w:t xml:space="preserve">This </w:t>
              </w:r>
              <w:r>
                <w:rPr>
                  <w:i/>
                  <w:lang w:val="en-US"/>
                </w:rPr>
                <w:t>material lot</w:t>
              </w:r>
              <w:r w:rsidRPr="0084676C">
                <w:rPr>
                  <w:i/>
                  <w:lang w:val="en-US"/>
                </w:rPr>
                <w:t xml:space="preserve"> </w:t>
              </w:r>
              <w:r>
                <w:rPr>
                  <w:lang w:val="en-US"/>
                </w:rPr>
                <w:t>is part of the related object as the whole.</w:t>
              </w:r>
            </w:ins>
          </w:p>
        </w:tc>
      </w:tr>
      <w:tr w:rsidR="0081717F" w:rsidRPr="009432BC" w14:paraId="4DBE202B" w14:textId="77777777" w:rsidTr="00B13543">
        <w:trPr>
          <w:trHeight w:val="440"/>
          <w:ins w:id="6566" w:author="Charles Gifford" w:date="2017-03-19T11:33:00Z"/>
        </w:trPr>
        <w:tc>
          <w:tcPr>
            <w:tcW w:w="2155" w:type="dxa"/>
            <w:shd w:val="clear" w:color="auto" w:fill="auto"/>
          </w:tcPr>
          <w:p w14:paraId="4F168E05" w14:textId="2EF44001" w:rsidR="0081717F" w:rsidRDefault="00C765D1" w:rsidP="0081717F">
            <w:pPr>
              <w:pStyle w:val="TABLE-cell"/>
              <w:rPr>
                <w:ins w:id="6567" w:author="Charles Gifford" w:date="2017-03-19T11:33:00Z"/>
                <w:szCs w:val="20"/>
                <w:lang w:val="en-US"/>
              </w:rPr>
            </w:pPr>
            <w:ins w:id="6568" w:author="Charles Gifford" w:date="2017-03-19T11:33:00Z">
              <w:r>
                <w:rPr>
                  <w:szCs w:val="20"/>
                  <w:lang w:val="en-US"/>
                </w:rPr>
                <w:t xml:space="preserve">Material </w:t>
              </w:r>
              <w:r w:rsidR="0081717F">
                <w:rPr>
                  <w:szCs w:val="20"/>
                  <w:lang w:val="en-US"/>
                </w:rPr>
                <w:t>lot</w:t>
              </w:r>
            </w:ins>
          </w:p>
        </w:tc>
        <w:tc>
          <w:tcPr>
            <w:tcW w:w="2070" w:type="dxa"/>
            <w:shd w:val="clear" w:color="auto" w:fill="auto"/>
          </w:tcPr>
          <w:p w14:paraId="2F5331FB" w14:textId="7184AA5E" w:rsidR="0081717F" w:rsidRDefault="00C765D1" w:rsidP="00C765D1">
            <w:pPr>
              <w:pStyle w:val="TABLE-cell"/>
              <w:rPr>
                <w:ins w:id="6569" w:author="Charles Gifford" w:date="2017-03-19T11:33:00Z"/>
                <w:szCs w:val="20"/>
                <w:lang w:val="en-US"/>
              </w:rPr>
            </w:pPr>
            <w:ins w:id="6570" w:author="Charles Gifford" w:date="2017-03-19T11:33:00Z">
              <w:r>
                <w:rPr>
                  <w:szCs w:val="20"/>
                  <w:lang w:val="en-US"/>
                </w:rPr>
                <w:t xml:space="preserve">Material </w:t>
              </w:r>
              <w:r w:rsidR="0081717F">
                <w:rPr>
                  <w:szCs w:val="20"/>
                  <w:lang w:val="en-US"/>
                </w:rPr>
                <w:t>lot</w:t>
              </w:r>
            </w:ins>
          </w:p>
        </w:tc>
        <w:tc>
          <w:tcPr>
            <w:tcW w:w="1080" w:type="dxa"/>
            <w:shd w:val="clear" w:color="auto" w:fill="auto"/>
          </w:tcPr>
          <w:p w14:paraId="25B12DB2" w14:textId="77777777" w:rsidR="0081717F" w:rsidRPr="004D4D05" w:rsidRDefault="0081717F" w:rsidP="00B13543">
            <w:pPr>
              <w:pStyle w:val="TABLE-cell"/>
              <w:rPr>
                <w:ins w:id="6571" w:author="Charles Gifford" w:date="2017-03-19T11:33:00Z"/>
                <w:szCs w:val="20"/>
                <w:lang w:val="en-US"/>
              </w:rPr>
            </w:pPr>
            <w:ins w:id="6572" w:author="Charles Gifford" w:date="2017-03-19T11:33:00Z">
              <w:r w:rsidRPr="004D4D05">
                <w:rPr>
                  <w:szCs w:val="20"/>
                  <w:lang w:val="en-US"/>
                </w:rPr>
                <w:t>0..*</w:t>
              </w:r>
            </w:ins>
          </w:p>
        </w:tc>
        <w:tc>
          <w:tcPr>
            <w:tcW w:w="3780" w:type="dxa"/>
            <w:shd w:val="clear" w:color="auto" w:fill="auto"/>
          </w:tcPr>
          <w:p w14:paraId="1932D265" w14:textId="2EEF6055" w:rsidR="0081717F" w:rsidRPr="00B96621" w:rsidRDefault="0081717F" w:rsidP="0041278B">
            <w:pPr>
              <w:pStyle w:val="TABLE-cell"/>
              <w:rPr>
                <w:ins w:id="6573" w:author="Charles Gifford" w:date="2017-03-19T11:33:00Z"/>
                <w:szCs w:val="20"/>
                <w:lang w:val="en-US"/>
              </w:rPr>
            </w:pPr>
            <w:ins w:id="6574" w:author="Charles Gifford" w:date="2017-03-19T11:33:00Z">
              <w:r>
                <w:rPr>
                  <w:i/>
                  <w:szCs w:val="20"/>
                  <w:lang w:val="en-US"/>
                </w:rPr>
                <w:t>The related object</w:t>
              </w:r>
              <w:r w:rsidRPr="001166EC">
                <w:rPr>
                  <w:i/>
                  <w:szCs w:val="20"/>
                  <w:lang w:val="en-US"/>
                </w:rPr>
                <w:t>(s)</w:t>
              </w:r>
              <w:r w:rsidRPr="00BD7B1C">
                <w:rPr>
                  <w:szCs w:val="20"/>
                  <w:lang w:val="en-US"/>
                </w:rPr>
                <w:t xml:space="preserve"> makes up part of this </w:t>
              </w:r>
              <w:r>
                <w:rPr>
                  <w:i/>
                  <w:szCs w:val="20"/>
                  <w:lang w:val="en-US"/>
                </w:rPr>
                <w:t xml:space="preserve">material </w:t>
              </w:r>
            </w:ins>
            <w:ins w:id="6575" w:author="Charles Gifford" w:date="2017-03-19T11:38:00Z">
              <w:r w:rsidR="00C765D1">
                <w:rPr>
                  <w:i/>
                  <w:szCs w:val="20"/>
                  <w:lang w:val="en-US"/>
                </w:rPr>
                <w:t>sub</w:t>
              </w:r>
            </w:ins>
            <w:ins w:id="6576" w:author="Charles Gifford" w:date="2017-03-19T11:33:00Z">
              <w:r>
                <w:rPr>
                  <w:i/>
                  <w:szCs w:val="20"/>
                  <w:lang w:val="en-US"/>
                </w:rPr>
                <w:t>lot</w:t>
              </w:r>
              <w:r w:rsidRPr="002D2EDC">
                <w:rPr>
                  <w:i/>
                  <w:szCs w:val="20"/>
                  <w:lang w:val="en-US"/>
                </w:rPr>
                <w:t xml:space="preserve"> </w:t>
              </w:r>
              <w:r w:rsidRPr="00BD7B1C">
                <w:rPr>
                  <w:szCs w:val="20"/>
                  <w:lang w:val="en-US"/>
                </w:rPr>
                <w:t>as the whole.</w:t>
              </w:r>
            </w:ins>
          </w:p>
        </w:tc>
      </w:tr>
    </w:tbl>
    <w:p w14:paraId="0C9DDC68" w14:textId="05D98C63" w:rsidR="00CB7EC0" w:rsidRPr="001C220C" w:rsidRDefault="00665B55" w:rsidP="00351F14">
      <w:pPr>
        <w:pStyle w:val="TABLE-title"/>
        <w:rPr>
          <w:lang w:val="en-US"/>
        </w:rPr>
      </w:pPr>
      <w:bookmarkStart w:id="6577" w:name="_Ref495471909"/>
      <w:bookmarkStart w:id="6578" w:name="_Toc306621038"/>
      <w:bookmarkStart w:id="6579" w:name="_Toc320178434"/>
      <w:bookmarkStart w:id="6580" w:name="_Toc516130483"/>
      <w:bookmarkStart w:id="6581" w:name="_Toc7250412"/>
      <w:bookmarkStart w:id="6582" w:name="_Toc478492371"/>
      <w:r>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73041D">
        <w:rPr>
          <w:noProof/>
          <w:lang w:val="en-US"/>
        </w:rPr>
        <w:t>70</w:t>
      </w:r>
      <w:r w:rsidR="00FD29D6">
        <w:rPr>
          <w:lang w:val="en-US"/>
        </w:rPr>
        <w:fldChar w:fldCharType="end"/>
      </w:r>
      <w:bookmarkEnd w:id="6577"/>
      <w:r w:rsidR="0040730A">
        <w:rPr>
          <w:lang w:val="en-US"/>
        </w:rPr>
        <w:t xml:space="preserve"> –</w:t>
      </w:r>
      <w:r w:rsidR="00CB7EC0" w:rsidRPr="001C220C">
        <w:rPr>
          <w:lang w:val="en-US"/>
        </w:rPr>
        <w:t xml:space="preserve"> </w:t>
      </w:r>
      <w:r w:rsidR="006F45EC">
        <w:rPr>
          <w:noProof/>
          <w:lang w:val="en-US"/>
        </w:rPr>
        <w:t>M</w:t>
      </w:r>
      <w:r w:rsidR="00CB7EC0" w:rsidRPr="001C220C">
        <w:rPr>
          <w:lang w:val="en-US"/>
        </w:rPr>
        <w:t>aterial sublot</w:t>
      </w:r>
      <w:bookmarkEnd w:id="6578"/>
      <w:bookmarkEnd w:id="6579"/>
      <w:r w:rsidR="00CB7EC0" w:rsidRPr="001C220C">
        <w:rPr>
          <w:lang w:val="en-US"/>
        </w:rPr>
        <w:t xml:space="preserve"> </w:t>
      </w:r>
      <w:bookmarkEnd w:id="6580"/>
      <w:bookmarkEnd w:id="6581"/>
      <w:r w:rsidR="006F45EC">
        <w:rPr>
          <w:lang w:val="en-US"/>
        </w:rPr>
        <w:t>attributes</w:t>
      </w:r>
      <w:bookmarkEnd w:id="6582"/>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714"/>
        <w:gridCol w:w="1224"/>
        <w:gridCol w:w="1350"/>
        <w:gridCol w:w="1080"/>
        <w:gridCol w:w="1409"/>
      </w:tblGrid>
      <w:tr w:rsidR="00B64E91" w:rsidRPr="001C220C" w14:paraId="56AB9A9C" w14:textId="77777777" w:rsidTr="0060346A">
        <w:trPr>
          <w:tblHeader/>
          <w:jc w:val="center"/>
        </w:trPr>
        <w:tc>
          <w:tcPr>
            <w:tcW w:w="1269" w:type="dxa"/>
          </w:tcPr>
          <w:p w14:paraId="1F1D34BC" w14:textId="77777777" w:rsidR="00B64E91" w:rsidRPr="001C220C" w:rsidRDefault="00B64E91" w:rsidP="0060346A">
            <w:pPr>
              <w:pStyle w:val="TABLE-col-heading"/>
              <w:rPr>
                <w:lang w:val="en-US"/>
              </w:rPr>
            </w:pPr>
            <w:r w:rsidRPr="001C220C">
              <w:rPr>
                <w:lang w:val="en-US"/>
              </w:rPr>
              <w:t xml:space="preserve">Attribute </w:t>
            </w:r>
            <w:r w:rsidR="006618D3">
              <w:rPr>
                <w:lang w:val="en-US"/>
              </w:rPr>
              <w:t>n</w:t>
            </w:r>
            <w:r w:rsidRPr="001C220C">
              <w:rPr>
                <w:lang w:val="en-US"/>
              </w:rPr>
              <w:t>ame</w:t>
            </w:r>
          </w:p>
        </w:tc>
        <w:tc>
          <w:tcPr>
            <w:tcW w:w="2714" w:type="dxa"/>
          </w:tcPr>
          <w:p w14:paraId="3E7CD78E" w14:textId="77777777" w:rsidR="00B64E91" w:rsidRPr="001C220C" w:rsidRDefault="00B64E91" w:rsidP="0060346A">
            <w:pPr>
              <w:pStyle w:val="TABLE-col-heading"/>
              <w:rPr>
                <w:lang w:val="en-US"/>
              </w:rPr>
            </w:pPr>
            <w:r w:rsidRPr="001C220C">
              <w:rPr>
                <w:lang w:val="en-US"/>
              </w:rPr>
              <w:t>Description</w:t>
            </w:r>
          </w:p>
        </w:tc>
        <w:tc>
          <w:tcPr>
            <w:tcW w:w="1224" w:type="dxa"/>
          </w:tcPr>
          <w:p w14:paraId="56663275" w14:textId="77777777" w:rsidR="00B64E91" w:rsidRPr="001C220C" w:rsidRDefault="00AE4770" w:rsidP="0060346A">
            <w:pPr>
              <w:pStyle w:val="TABLE-col-heading"/>
              <w:rPr>
                <w:lang w:val="en-US"/>
              </w:rPr>
            </w:pPr>
            <w:r>
              <w:rPr>
                <w:lang w:val="en-US"/>
              </w:rPr>
              <w:t>Production example</w:t>
            </w:r>
            <w:r w:rsidR="00B64E91" w:rsidRPr="001C220C">
              <w:rPr>
                <w:lang w:val="en-US"/>
              </w:rPr>
              <w:t>s</w:t>
            </w:r>
          </w:p>
        </w:tc>
        <w:tc>
          <w:tcPr>
            <w:tcW w:w="1350" w:type="dxa"/>
          </w:tcPr>
          <w:p w14:paraId="29AAA479" w14:textId="77777777" w:rsidR="00B64E91" w:rsidRPr="001C220C" w:rsidRDefault="00AE4770" w:rsidP="0060346A">
            <w:pPr>
              <w:pStyle w:val="TABLE-col-heading"/>
              <w:rPr>
                <w:lang w:val="en-US"/>
              </w:rPr>
            </w:pPr>
            <w:r>
              <w:rPr>
                <w:lang w:val="en-US"/>
              </w:rPr>
              <w:t>Maintenance example</w:t>
            </w:r>
            <w:r w:rsidR="00B64E91" w:rsidRPr="001C220C">
              <w:rPr>
                <w:lang w:val="en-US"/>
              </w:rPr>
              <w:t>s</w:t>
            </w:r>
          </w:p>
        </w:tc>
        <w:tc>
          <w:tcPr>
            <w:tcW w:w="1080" w:type="dxa"/>
          </w:tcPr>
          <w:p w14:paraId="12747400" w14:textId="77777777" w:rsidR="00B64E91" w:rsidRPr="001C220C" w:rsidRDefault="00AE4770" w:rsidP="0060346A">
            <w:pPr>
              <w:pStyle w:val="TABLE-col-heading"/>
              <w:rPr>
                <w:lang w:val="en-US"/>
              </w:rPr>
            </w:pPr>
            <w:r>
              <w:rPr>
                <w:lang w:val="en-US"/>
              </w:rPr>
              <w:t>Quality example</w:t>
            </w:r>
            <w:r w:rsidR="00B64E91" w:rsidRPr="001C220C">
              <w:rPr>
                <w:lang w:val="en-US"/>
              </w:rPr>
              <w:t>s</w:t>
            </w:r>
          </w:p>
        </w:tc>
        <w:tc>
          <w:tcPr>
            <w:tcW w:w="1409" w:type="dxa"/>
          </w:tcPr>
          <w:p w14:paraId="1892E6C4" w14:textId="77777777" w:rsidR="00B64E91" w:rsidRPr="001C220C" w:rsidRDefault="00AE4770" w:rsidP="0060346A">
            <w:pPr>
              <w:pStyle w:val="TABLE-col-heading"/>
              <w:rPr>
                <w:lang w:val="en-US"/>
              </w:rPr>
            </w:pPr>
            <w:r>
              <w:rPr>
                <w:lang w:val="en-US"/>
              </w:rPr>
              <w:t>Inventory example</w:t>
            </w:r>
            <w:r w:rsidR="00B64E91" w:rsidRPr="001C220C">
              <w:rPr>
                <w:lang w:val="en-US"/>
              </w:rPr>
              <w:t>s</w:t>
            </w:r>
          </w:p>
        </w:tc>
      </w:tr>
      <w:tr w:rsidR="008E3D42" w:rsidRPr="001C220C" w14:paraId="7F47C398" w14:textId="77777777" w:rsidTr="0060346A">
        <w:trPr>
          <w:jc w:val="center"/>
        </w:trPr>
        <w:tc>
          <w:tcPr>
            <w:tcW w:w="1269" w:type="dxa"/>
          </w:tcPr>
          <w:p w14:paraId="10572F5D" w14:textId="77777777" w:rsidR="008E3D42" w:rsidRPr="001C220C" w:rsidRDefault="008E3D42" w:rsidP="0060346A">
            <w:pPr>
              <w:pStyle w:val="TABLE-cell"/>
              <w:rPr>
                <w:lang w:val="en-US"/>
              </w:rPr>
            </w:pPr>
            <w:r w:rsidRPr="001C220C">
              <w:rPr>
                <w:lang w:val="en-US"/>
              </w:rPr>
              <w:t>ID</w:t>
            </w:r>
          </w:p>
        </w:tc>
        <w:tc>
          <w:tcPr>
            <w:tcW w:w="2714" w:type="dxa"/>
          </w:tcPr>
          <w:p w14:paraId="7BC0AA58" w14:textId="5FDF9719" w:rsidR="008E3D42" w:rsidRPr="001C220C" w:rsidRDefault="008E3D42" w:rsidP="0060346A">
            <w:pPr>
              <w:pStyle w:val="TABLE-cell"/>
              <w:rPr>
                <w:lang w:val="en-US"/>
              </w:rPr>
            </w:pPr>
            <w:r w:rsidRPr="001C220C">
              <w:rPr>
                <w:lang w:val="en-US"/>
              </w:rPr>
              <w:t xml:space="preserve">A unique identification of a specific </w:t>
            </w:r>
            <w:r w:rsidRPr="001C220C">
              <w:rPr>
                <w:i/>
                <w:lang w:val="en-US"/>
              </w:rPr>
              <w:t>material sublot,</w:t>
            </w:r>
            <w:r w:rsidRPr="001C220C">
              <w:rPr>
                <w:lang w:val="en-US"/>
              </w:rPr>
              <w:t xml:space="preserve"> within the scope of the information exchanged (</w:t>
            </w:r>
            <w:del w:id="6583" w:author="Charles Gifford" w:date="2017-03-15T12:32:00Z">
              <w:r w:rsidRPr="001C220C" w:rsidDel="0077548E">
                <w:rPr>
                  <w:i/>
                  <w:lang w:val="en-US"/>
                </w:rPr>
                <w:delText>production</w:delText>
              </w:r>
            </w:del>
            <w:ins w:id="6584" w:author="Charles Gifford" w:date="2017-03-15T12:32:00Z">
              <w:r w:rsidR="0077548E">
                <w:rPr>
                  <w:i/>
                  <w:lang w:val="en-US"/>
                </w:rPr>
                <w:t>operations</w:t>
              </w:r>
            </w:ins>
            <w:r w:rsidRPr="001C220C">
              <w:rPr>
                <w:i/>
                <w:lang w:val="en-US"/>
              </w:rPr>
              <w:t xml:space="preserve"> capability</w:t>
            </w:r>
            <w:r w:rsidRPr="001C220C">
              <w:rPr>
                <w:lang w:val="en-US"/>
              </w:rPr>
              <w:t xml:space="preserve">, </w:t>
            </w:r>
            <w:del w:id="6585" w:author="Charles Gifford" w:date="2017-03-15T12:32:00Z">
              <w:r w:rsidRPr="001C220C" w:rsidDel="0077548E">
                <w:rPr>
                  <w:i/>
                  <w:lang w:val="en-US"/>
                </w:rPr>
                <w:delText>production</w:delText>
              </w:r>
            </w:del>
            <w:ins w:id="6586" w:author="Charles Gifford" w:date="2017-03-15T12:32:00Z">
              <w:r w:rsidR="0077548E">
                <w:rPr>
                  <w:i/>
                  <w:lang w:val="en-US"/>
                </w:rPr>
                <w:t>operations</w:t>
              </w:r>
            </w:ins>
            <w:r w:rsidRPr="001C220C">
              <w:rPr>
                <w:i/>
                <w:lang w:val="en-US"/>
              </w:rPr>
              <w:t xml:space="preserve"> schedule</w:t>
            </w:r>
            <w:r w:rsidRPr="001C220C">
              <w:rPr>
                <w:lang w:val="en-US"/>
              </w:rPr>
              <w:t xml:space="preserve">, </w:t>
            </w:r>
            <w:del w:id="6587" w:author="Charles Gifford" w:date="2017-03-15T12:32:00Z">
              <w:r w:rsidRPr="001C220C" w:rsidDel="0077548E">
                <w:rPr>
                  <w:i/>
                  <w:lang w:val="en-US"/>
                </w:rPr>
                <w:delText>production</w:delText>
              </w:r>
            </w:del>
            <w:ins w:id="6588" w:author="Charles Gifford" w:date="2017-03-15T12:32:00Z">
              <w:r w:rsidR="0077548E">
                <w:rPr>
                  <w:i/>
                  <w:lang w:val="en-US"/>
                </w:rPr>
                <w:t>operations</w:t>
              </w:r>
            </w:ins>
            <w:r w:rsidRPr="001C220C">
              <w:rPr>
                <w:i/>
                <w:lang w:val="en-US"/>
              </w:rPr>
              <w:t xml:space="preserve"> performance</w:t>
            </w:r>
            <w:r w:rsidRPr="001C220C">
              <w:rPr>
                <w:lang w:val="en-US"/>
              </w:rPr>
              <w:t xml:space="preserve"> …)</w:t>
            </w:r>
          </w:p>
          <w:p w14:paraId="2953EE94" w14:textId="25BF9079" w:rsidR="008E3D42" w:rsidRPr="001C220C" w:rsidRDefault="008E3D42" w:rsidP="0060346A">
            <w:pPr>
              <w:pStyle w:val="TABLE-cell"/>
              <w:rPr>
                <w:lang w:val="en-US"/>
              </w:rPr>
            </w:pPr>
            <w:r w:rsidRPr="001C220C">
              <w:rPr>
                <w:lang w:val="en-US"/>
              </w:rPr>
              <w:t xml:space="preserve">The ID shall be used in other parts of the model when the </w:t>
            </w:r>
            <w:r w:rsidRPr="001C220C">
              <w:rPr>
                <w:i/>
                <w:lang w:val="en-US"/>
              </w:rPr>
              <w:t xml:space="preserve">material sublot </w:t>
            </w:r>
            <w:r w:rsidRPr="001C220C">
              <w:rPr>
                <w:lang w:val="en-US"/>
              </w:rPr>
              <w:t xml:space="preserve">needs to be identified, such as the </w:t>
            </w:r>
            <w:del w:id="6589" w:author="Charles Gifford" w:date="2017-03-15T12:32:00Z">
              <w:r w:rsidRPr="001C220C" w:rsidDel="0077548E">
                <w:rPr>
                  <w:i/>
                  <w:lang w:val="en-US"/>
                </w:rPr>
                <w:delText>production</w:delText>
              </w:r>
            </w:del>
            <w:ins w:id="6590" w:author="Charles Gifford" w:date="2017-03-15T12:32:00Z">
              <w:r w:rsidR="0077548E">
                <w:rPr>
                  <w:i/>
                  <w:lang w:val="en-US"/>
                </w:rPr>
                <w:t>operations</w:t>
              </w:r>
            </w:ins>
            <w:r w:rsidRPr="001C220C">
              <w:rPr>
                <w:i/>
                <w:lang w:val="en-US"/>
              </w:rPr>
              <w:t xml:space="preserve"> capability</w:t>
            </w:r>
            <w:r w:rsidRPr="001C220C">
              <w:rPr>
                <w:lang w:val="en-US"/>
              </w:rPr>
              <w:t xml:space="preserve"> for this </w:t>
            </w:r>
            <w:r w:rsidRPr="001C220C">
              <w:rPr>
                <w:i/>
                <w:lang w:val="en-US"/>
              </w:rPr>
              <w:t>material sublot</w:t>
            </w:r>
            <w:r w:rsidRPr="001C220C">
              <w:rPr>
                <w:lang w:val="en-US"/>
              </w:rPr>
              <w:t xml:space="preserve">, or a </w:t>
            </w:r>
            <w:del w:id="6591" w:author="Charles Gifford" w:date="2017-03-15T12:32:00Z">
              <w:r w:rsidRPr="001C220C" w:rsidDel="0077548E">
                <w:rPr>
                  <w:i/>
                  <w:lang w:val="en-US"/>
                </w:rPr>
                <w:delText>production</w:delText>
              </w:r>
            </w:del>
            <w:ins w:id="6592" w:author="Charles Gifford" w:date="2017-03-15T12:32:00Z">
              <w:r w:rsidR="0077548E">
                <w:rPr>
                  <w:i/>
                  <w:lang w:val="en-US"/>
                </w:rPr>
                <w:t>operations</w:t>
              </w:r>
            </w:ins>
            <w:r w:rsidRPr="001C220C">
              <w:rPr>
                <w:i/>
                <w:lang w:val="en-US"/>
              </w:rPr>
              <w:t xml:space="preserve"> response</w:t>
            </w:r>
            <w:r w:rsidRPr="001C220C">
              <w:rPr>
                <w:lang w:val="en-US"/>
              </w:rPr>
              <w:t xml:space="preserve"> identifying the </w:t>
            </w:r>
            <w:r w:rsidRPr="001C220C">
              <w:rPr>
                <w:i/>
                <w:lang w:val="en-US"/>
              </w:rPr>
              <w:t>material sublot</w:t>
            </w:r>
            <w:r w:rsidRPr="001C220C">
              <w:rPr>
                <w:lang w:val="en-US"/>
              </w:rPr>
              <w:t xml:space="preserve"> used.</w:t>
            </w:r>
          </w:p>
        </w:tc>
        <w:tc>
          <w:tcPr>
            <w:tcW w:w="1224" w:type="dxa"/>
          </w:tcPr>
          <w:p w14:paraId="13F459F1" w14:textId="77777777" w:rsidR="008E3D42" w:rsidRPr="001C220C" w:rsidRDefault="008E3D42" w:rsidP="0060346A">
            <w:pPr>
              <w:pStyle w:val="TABLE-cell"/>
              <w:rPr>
                <w:lang w:val="en-US"/>
              </w:rPr>
            </w:pPr>
            <w:smartTag w:uri="urn:schemas-microsoft-com:office:smarttags" w:element="chsdate">
              <w:smartTagPr>
                <w:attr w:name="IsROCDate" w:val="False"/>
                <w:attr w:name="IsLunarDate" w:val="False"/>
                <w:attr w:name="Day" w:val="27"/>
                <w:attr w:name="Month" w:val="10"/>
                <w:attr w:name="Year" w:val="1999"/>
              </w:smartTagPr>
              <w:r w:rsidRPr="001C220C">
                <w:rPr>
                  <w:lang w:val="en-US"/>
                </w:rPr>
                <w:t>1999-10-27</w:t>
              </w:r>
            </w:smartTag>
            <w:r w:rsidRPr="001C220C">
              <w:rPr>
                <w:lang w:val="en-US"/>
              </w:rPr>
              <w:t>-a67-B6653</w:t>
            </w:r>
          </w:p>
        </w:tc>
        <w:tc>
          <w:tcPr>
            <w:tcW w:w="1350" w:type="dxa"/>
          </w:tcPr>
          <w:p w14:paraId="202B328B" w14:textId="77777777" w:rsidR="008E3D42" w:rsidRPr="001C220C" w:rsidRDefault="008E3D42" w:rsidP="0060346A">
            <w:pPr>
              <w:pStyle w:val="TABLE-cell"/>
              <w:rPr>
                <w:lang w:val="en-US"/>
              </w:rPr>
            </w:pPr>
            <w:r w:rsidRPr="001C220C">
              <w:rPr>
                <w:lang w:val="en-US"/>
              </w:rPr>
              <w:t>L8828-81-S1</w:t>
            </w:r>
          </w:p>
        </w:tc>
        <w:tc>
          <w:tcPr>
            <w:tcW w:w="1080" w:type="dxa"/>
          </w:tcPr>
          <w:p w14:paraId="343EB69E" w14:textId="77777777" w:rsidR="008E3D42" w:rsidRPr="001C220C" w:rsidRDefault="008E3D42" w:rsidP="0060346A">
            <w:pPr>
              <w:pStyle w:val="TABLE-cell"/>
              <w:rPr>
                <w:lang w:val="en-US"/>
              </w:rPr>
            </w:pPr>
            <w:r w:rsidRPr="001C220C">
              <w:rPr>
                <w:lang w:val="en-US"/>
              </w:rPr>
              <w:t>L53920-02-A554</w:t>
            </w:r>
          </w:p>
        </w:tc>
        <w:tc>
          <w:tcPr>
            <w:tcW w:w="1409" w:type="dxa"/>
          </w:tcPr>
          <w:p w14:paraId="64F0A71C" w14:textId="77777777" w:rsidR="008E3D42" w:rsidRPr="001C220C" w:rsidRDefault="008E3D42" w:rsidP="0060346A">
            <w:pPr>
              <w:pStyle w:val="TABLE-cell"/>
              <w:rPr>
                <w:lang w:val="en-US"/>
              </w:rPr>
            </w:pPr>
            <w:r w:rsidRPr="001C220C">
              <w:rPr>
                <w:lang w:val="en-US"/>
              </w:rPr>
              <w:t>L8626-33-2</w:t>
            </w:r>
          </w:p>
        </w:tc>
      </w:tr>
      <w:tr w:rsidR="008E3D42" w:rsidRPr="001C220C" w14:paraId="1F0FC9D9" w14:textId="77777777" w:rsidTr="0060346A">
        <w:trPr>
          <w:jc w:val="center"/>
        </w:trPr>
        <w:tc>
          <w:tcPr>
            <w:tcW w:w="1269" w:type="dxa"/>
          </w:tcPr>
          <w:p w14:paraId="7F27AA08" w14:textId="77777777" w:rsidR="008E3D42" w:rsidRPr="001C220C" w:rsidRDefault="008E3D42" w:rsidP="0060346A">
            <w:pPr>
              <w:pStyle w:val="TABLE-cell"/>
              <w:rPr>
                <w:lang w:val="en-US"/>
              </w:rPr>
            </w:pPr>
            <w:r w:rsidRPr="001C220C">
              <w:rPr>
                <w:lang w:val="en-US"/>
              </w:rPr>
              <w:t>Description</w:t>
            </w:r>
          </w:p>
        </w:tc>
        <w:tc>
          <w:tcPr>
            <w:tcW w:w="2714" w:type="dxa"/>
          </w:tcPr>
          <w:p w14:paraId="2FB2F303" w14:textId="77777777" w:rsidR="008E3D42" w:rsidRPr="001C220C" w:rsidRDefault="008E3D42" w:rsidP="0060346A">
            <w:pPr>
              <w:pStyle w:val="TABLE-cell"/>
              <w:rPr>
                <w:lang w:val="en-US"/>
              </w:rPr>
            </w:pPr>
            <w:r w:rsidRPr="001C220C">
              <w:rPr>
                <w:lang w:val="en-US"/>
              </w:rPr>
              <w:t xml:space="preserve">Additional information about the </w:t>
            </w:r>
            <w:r w:rsidRPr="001C220C">
              <w:rPr>
                <w:i/>
                <w:lang w:val="en-US"/>
              </w:rPr>
              <w:t>material sublot</w:t>
            </w:r>
            <w:r w:rsidRPr="001C220C">
              <w:rPr>
                <w:lang w:val="en-US"/>
              </w:rPr>
              <w:t>.</w:t>
            </w:r>
          </w:p>
        </w:tc>
        <w:tc>
          <w:tcPr>
            <w:tcW w:w="1224" w:type="dxa"/>
          </w:tcPr>
          <w:p w14:paraId="7F218889" w14:textId="77777777" w:rsidR="008E3D42" w:rsidRPr="001C220C" w:rsidRDefault="008E3D42" w:rsidP="0060346A">
            <w:pPr>
              <w:pStyle w:val="TABLE-cell"/>
              <w:rPr>
                <w:lang w:val="en-US"/>
              </w:rPr>
            </w:pPr>
            <w:r w:rsidRPr="001C220C">
              <w:rPr>
                <w:lang w:val="en-US"/>
              </w:rPr>
              <w:t>Pallet 2 of 6</w:t>
            </w:r>
          </w:p>
        </w:tc>
        <w:tc>
          <w:tcPr>
            <w:tcW w:w="1350" w:type="dxa"/>
          </w:tcPr>
          <w:p w14:paraId="447FF6CA" w14:textId="77777777" w:rsidR="008E3D42" w:rsidRPr="001C220C" w:rsidRDefault="008E3D42" w:rsidP="0060346A">
            <w:pPr>
              <w:pStyle w:val="TABLE-cell"/>
              <w:rPr>
                <w:lang w:val="en-US"/>
              </w:rPr>
            </w:pPr>
            <w:r w:rsidRPr="001C220C">
              <w:rPr>
                <w:lang w:val="en-US"/>
              </w:rPr>
              <w:t>Oil</w:t>
            </w:r>
          </w:p>
        </w:tc>
        <w:tc>
          <w:tcPr>
            <w:tcW w:w="1080" w:type="dxa"/>
          </w:tcPr>
          <w:p w14:paraId="7C2B8982" w14:textId="77777777" w:rsidR="008E3D42" w:rsidRPr="001C220C" w:rsidRDefault="008E3D42" w:rsidP="0060346A">
            <w:pPr>
              <w:pStyle w:val="TABLE-cell"/>
              <w:rPr>
                <w:lang w:val="en-US"/>
              </w:rPr>
            </w:pPr>
            <w:r w:rsidRPr="001C220C">
              <w:rPr>
                <w:lang w:val="en-US"/>
              </w:rPr>
              <w:t>Reagent</w:t>
            </w:r>
          </w:p>
        </w:tc>
        <w:tc>
          <w:tcPr>
            <w:tcW w:w="1409" w:type="dxa"/>
          </w:tcPr>
          <w:p w14:paraId="2D47302C" w14:textId="77777777" w:rsidR="008E3D42" w:rsidRPr="001C220C" w:rsidRDefault="008E3D42" w:rsidP="0060346A">
            <w:pPr>
              <w:pStyle w:val="TABLE-cell"/>
              <w:rPr>
                <w:lang w:val="en-US"/>
              </w:rPr>
            </w:pPr>
            <w:r w:rsidRPr="001C220C">
              <w:rPr>
                <w:lang w:val="en-US"/>
              </w:rPr>
              <w:t>Wrapping material</w:t>
            </w:r>
          </w:p>
        </w:tc>
      </w:tr>
      <w:tr w:rsidR="00F67980" w:rsidRPr="001C220C" w14:paraId="7C400B1D" w14:textId="77777777" w:rsidTr="0060346A">
        <w:trPr>
          <w:jc w:val="center"/>
        </w:trPr>
        <w:tc>
          <w:tcPr>
            <w:tcW w:w="1269" w:type="dxa"/>
          </w:tcPr>
          <w:p w14:paraId="3BBF56B6" w14:textId="77777777" w:rsidR="00F67980" w:rsidRPr="001C220C" w:rsidRDefault="00F67980" w:rsidP="0060346A">
            <w:pPr>
              <w:pStyle w:val="TABLE-cell"/>
              <w:rPr>
                <w:lang w:val="en-US"/>
              </w:rPr>
            </w:pPr>
            <w:ins w:id="6593" w:author="Dennis Brandl" w:date="2015-08-17T10:52:00Z">
              <w:r>
                <w:rPr>
                  <w:lang w:val="en-US"/>
                </w:rPr>
                <w:t xml:space="preserve">Hierarchy </w:t>
              </w:r>
            </w:ins>
            <w:r w:rsidR="009F0825">
              <w:rPr>
                <w:lang w:val="en-US"/>
              </w:rPr>
              <w:t>s</w:t>
            </w:r>
            <w:ins w:id="6594" w:author="Dennis Brandl" w:date="2015-08-17T10:52:00Z">
              <w:r>
                <w:rPr>
                  <w:lang w:val="en-US"/>
                </w:rPr>
                <w:t>cope</w:t>
              </w:r>
            </w:ins>
          </w:p>
        </w:tc>
        <w:tc>
          <w:tcPr>
            <w:tcW w:w="2714" w:type="dxa"/>
          </w:tcPr>
          <w:p w14:paraId="366E4588" w14:textId="77777777" w:rsidR="00F67980" w:rsidRPr="001C220C" w:rsidRDefault="00F67980" w:rsidP="0060346A">
            <w:pPr>
              <w:pStyle w:val="TABLE-cell"/>
              <w:rPr>
                <w:ins w:id="6595" w:author="Dennis Brandl" w:date="2015-08-17T10:52:00Z"/>
                <w:lang w:val="en-US"/>
              </w:rPr>
            </w:pPr>
            <w:ins w:id="6596" w:author="Dennis Brandl" w:date="2015-08-17T10:52:00Z">
              <w:r w:rsidRPr="001C220C">
                <w:rPr>
                  <w:lang w:val="en-US"/>
                </w:rPr>
                <w:t xml:space="preserve">Identifies where the exchanged information fits within the role based equipment hierarchy. </w:t>
              </w:r>
            </w:ins>
          </w:p>
          <w:p w14:paraId="3F6E3BD6" w14:textId="77777777" w:rsidR="00F67980" w:rsidRPr="001C220C" w:rsidRDefault="00F67980" w:rsidP="0060346A">
            <w:pPr>
              <w:pStyle w:val="TABLE-cell"/>
              <w:rPr>
                <w:lang w:val="en-US"/>
              </w:rPr>
            </w:pPr>
            <w:ins w:id="6597" w:author="Dennis Brandl" w:date="2015-08-17T10:52:00Z">
              <w:r w:rsidRPr="001C220C">
                <w:rPr>
                  <w:lang w:val="en-US"/>
                </w:rPr>
                <w:t xml:space="preserve">Optionally defines the scope of the </w:t>
              </w:r>
              <w:r w:rsidRPr="009F0825">
                <w:rPr>
                  <w:i/>
                  <w:lang w:val="en-US"/>
                </w:rPr>
                <w:t>material sublot</w:t>
              </w:r>
              <w:r w:rsidRPr="001C220C">
                <w:rPr>
                  <w:lang w:val="en-US"/>
                </w:rPr>
                <w:t>, such as the site or area it is defined for.</w:t>
              </w:r>
            </w:ins>
          </w:p>
        </w:tc>
        <w:tc>
          <w:tcPr>
            <w:tcW w:w="1224" w:type="dxa"/>
          </w:tcPr>
          <w:p w14:paraId="02FA5AE3" w14:textId="77777777" w:rsidR="00F67980" w:rsidRPr="001C220C" w:rsidRDefault="00F67980" w:rsidP="0060346A">
            <w:pPr>
              <w:pStyle w:val="TABLE-cell"/>
              <w:rPr>
                <w:lang w:val="en-US"/>
              </w:rPr>
            </w:pPr>
            <w:ins w:id="6598" w:author="Dennis Brandl" w:date="2015-08-17T10:52:00Z">
              <w:r w:rsidRPr="001C220C">
                <w:rPr>
                  <w:lang w:val="en-US"/>
                </w:rPr>
                <w:t>South Shore (Site) / Work Line (Area)</w:t>
              </w:r>
            </w:ins>
          </w:p>
        </w:tc>
        <w:tc>
          <w:tcPr>
            <w:tcW w:w="1350" w:type="dxa"/>
          </w:tcPr>
          <w:p w14:paraId="597D5748" w14:textId="77777777" w:rsidR="00F67980" w:rsidRPr="001C220C" w:rsidRDefault="00F67980" w:rsidP="0060346A">
            <w:pPr>
              <w:pStyle w:val="TABLE-cell"/>
              <w:rPr>
                <w:lang w:val="en-US"/>
              </w:rPr>
            </w:pPr>
            <w:ins w:id="6599" w:author="Dennis Brandl" w:date="2015-08-17T10:52:00Z">
              <w:r w:rsidRPr="001C220C">
                <w:rPr>
                  <w:lang w:val="en-US"/>
                </w:rPr>
                <w:t>South Shore (SITE) / Packaging (Area)</w:t>
              </w:r>
            </w:ins>
          </w:p>
        </w:tc>
        <w:tc>
          <w:tcPr>
            <w:tcW w:w="1080" w:type="dxa"/>
          </w:tcPr>
          <w:p w14:paraId="388A546E" w14:textId="77777777" w:rsidR="00F67980" w:rsidRPr="001C220C" w:rsidRDefault="00F67980" w:rsidP="0060346A">
            <w:pPr>
              <w:pStyle w:val="TABLE-cell"/>
              <w:rPr>
                <w:lang w:val="en-US"/>
              </w:rPr>
            </w:pPr>
            <w:ins w:id="6600" w:author="Dennis Brandl" w:date="2015-08-17T10:52:00Z">
              <w:r w:rsidRPr="001C220C">
                <w:rPr>
                  <w:lang w:val="en-US"/>
                </w:rPr>
                <w:t>Mixer Sample Port (Work Unit)</w:t>
              </w:r>
            </w:ins>
          </w:p>
        </w:tc>
        <w:tc>
          <w:tcPr>
            <w:tcW w:w="1409" w:type="dxa"/>
          </w:tcPr>
          <w:p w14:paraId="2DD5C053" w14:textId="77777777" w:rsidR="00F67980" w:rsidRPr="001C220C" w:rsidRDefault="00F67980" w:rsidP="0060346A">
            <w:pPr>
              <w:pStyle w:val="TABLE-cell"/>
              <w:rPr>
                <w:lang w:val="en-US"/>
              </w:rPr>
            </w:pPr>
            <w:ins w:id="6601" w:author="Dennis Brandl" w:date="2015-08-17T10:52:00Z">
              <w:r w:rsidRPr="001C220C">
                <w:rPr>
                  <w:lang w:val="en-US"/>
                </w:rPr>
                <w:t>Receiving dock (Work Center)</w:t>
              </w:r>
            </w:ins>
          </w:p>
        </w:tc>
      </w:tr>
      <w:tr w:rsidR="00B8346C" w:rsidRPr="00A756AC" w14:paraId="3E967429" w14:textId="77777777" w:rsidTr="00600813">
        <w:trPr>
          <w:jc w:val="center"/>
          <w:ins w:id="6602" w:author="Charles Gifford" w:date="2016-01-11T12:46:00Z"/>
        </w:trPr>
        <w:tc>
          <w:tcPr>
            <w:tcW w:w="1269" w:type="dxa"/>
          </w:tcPr>
          <w:p w14:paraId="74EDB9F2" w14:textId="77777777" w:rsidR="00B8346C" w:rsidRPr="00E32145" w:rsidRDefault="00B8346C" w:rsidP="00B8346C">
            <w:pPr>
              <w:pStyle w:val="TABLE-cell"/>
              <w:rPr>
                <w:ins w:id="6603" w:author="Charles Gifford" w:date="2017-03-17T21:18:00Z"/>
                <w:lang w:val="en-US"/>
              </w:rPr>
            </w:pPr>
            <w:ins w:id="6604" w:author="Charles Gifford" w:date="2017-03-17T21:18:00Z">
              <w:r>
                <w:rPr>
                  <w:lang w:val="en-US"/>
                </w:rPr>
                <w:t>Spatial definition</w:t>
              </w:r>
            </w:ins>
          </w:p>
          <w:p w14:paraId="0C1F1FBE" w14:textId="77777777" w:rsidR="00B8346C" w:rsidRPr="009042FD" w:rsidRDefault="00B8346C" w:rsidP="00B8346C">
            <w:pPr>
              <w:pStyle w:val="TABLE-cell"/>
              <w:rPr>
                <w:ins w:id="6605" w:author="Charles Gifford" w:date="2016-01-11T12:46:00Z"/>
                <w:lang w:val="en-US"/>
              </w:rPr>
            </w:pPr>
          </w:p>
        </w:tc>
        <w:tc>
          <w:tcPr>
            <w:tcW w:w="2714" w:type="dxa"/>
          </w:tcPr>
          <w:p w14:paraId="2111707A" w14:textId="65F95522" w:rsidR="00B8346C" w:rsidRPr="009042FD" w:rsidRDefault="00B8346C" w:rsidP="00B8346C">
            <w:pPr>
              <w:pStyle w:val="TABLE-cell"/>
              <w:rPr>
                <w:ins w:id="6606" w:author="Charles Gifford" w:date="2016-01-11T12:46:00Z"/>
                <w:lang w:val="en-US"/>
              </w:rPr>
            </w:pPr>
            <w:ins w:id="6607" w:author="Charles Gifford" w:date="2017-03-17T21:18:00Z">
              <w:r>
                <w:rPr>
                  <w:lang w:val="en-US"/>
                </w:rPr>
                <w:t>S</w:t>
              </w:r>
              <w:r w:rsidRPr="00E32145">
                <w:rPr>
                  <w:lang w:val="en-US"/>
                </w:rPr>
                <w:t xml:space="preserve">patially defines the </w:t>
              </w:r>
              <w:r>
                <w:rPr>
                  <w:i/>
                  <w:lang w:val="en-US"/>
                </w:rPr>
                <w:t>material sublot</w:t>
              </w:r>
              <w:r w:rsidRPr="00E32145">
                <w:rPr>
                  <w:lang w:val="en-US"/>
                </w:rPr>
                <w:t xml:space="preserve"> as a </w:t>
              </w:r>
              <w:r w:rsidRPr="00C30F13">
                <w:rPr>
                  <w:lang w:val="en-US"/>
                </w:rPr>
                <w:t>0-dimensional point, 1-dimensional line, or 2-dimensional shape or 3-dimensional solid</w:t>
              </w:r>
              <w:r w:rsidRPr="00E32145">
                <w:rPr>
                  <w:lang w:val="en-US"/>
                </w:rPr>
                <w:t>.</w:t>
              </w:r>
              <w:r>
                <w:rPr>
                  <w:lang w:val="en-US"/>
                </w:rPr>
                <w:t xml:space="preserve"> </w:t>
              </w:r>
              <w:r w:rsidRPr="005F45C1">
                <w:rPr>
                  <w:vertAlign w:val="superscript"/>
                  <w:lang w:val="en-US"/>
                </w:rPr>
                <w:t>1</w:t>
              </w:r>
            </w:ins>
          </w:p>
        </w:tc>
        <w:tc>
          <w:tcPr>
            <w:tcW w:w="1224" w:type="dxa"/>
          </w:tcPr>
          <w:p w14:paraId="3514B17E" w14:textId="52EDF8A4" w:rsidR="00B8346C" w:rsidRPr="009042FD" w:rsidRDefault="00B8346C" w:rsidP="00B8346C">
            <w:pPr>
              <w:pStyle w:val="TABLE-cell"/>
              <w:rPr>
                <w:ins w:id="6608" w:author="Charles Gifford" w:date="2016-01-11T12:46:00Z"/>
                <w:lang w:val="en-US"/>
              </w:rPr>
            </w:pPr>
            <w:ins w:id="6609" w:author="Charles Gifford" w:date="2017-03-17T21:18:00Z">
              <w:r w:rsidRPr="00E32145">
                <w:rPr>
                  <w:lang w:val="en-US"/>
                </w:rPr>
                <w:t>4326 / EPSG / GPX / lat="45.35" lon="24.15"</w:t>
              </w:r>
            </w:ins>
          </w:p>
        </w:tc>
        <w:tc>
          <w:tcPr>
            <w:tcW w:w="1350" w:type="dxa"/>
          </w:tcPr>
          <w:p w14:paraId="75E9F8F3" w14:textId="79F4FA3F" w:rsidR="00B8346C" w:rsidRPr="009042FD" w:rsidRDefault="00B8346C" w:rsidP="00B8346C">
            <w:pPr>
              <w:pStyle w:val="TABLE-cell"/>
              <w:rPr>
                <w:ins w:id="6610" w:author="Charles Gifford" w:date="2016-01-11T12:46:00Z"/>
                <w:lang w:val="en-US"/>
              </w:rPr>
            </w:pPr>
            <w:ins w:id="6611" w:author="Charles Gifford" w:date="2017-03-17T21:18:00Z">
              <w:r w:rsidRPr="00E32145">
                <w:rPr>
                  <w:lang w:val="en-US"/>
                </w:rPr>
                <w:t>5800 / EPSG / WKT / POINT ( -1000 463 )</w:t>
              </w:r>
            </w:ins>
          </w:p>
        </w:tc>
        <w:tc>
          <w:tcPr>
            <w:tcW w:w="1080" w:type="dxa"/>
          </w:tcPr>
          <w:p w14:paraId="2C007BBD" w14:textId="7EB3B5C9" w:rsidR="00B8346C" w:rsidRPr="009042FD" w:rsidRDefault="00B8346C" w:rsidP="00B8346C">
            <w:pPr>
              <w:pStyle w:val="TABLE-cell"/>
              <w:rPr>
                <w:ins w:id="6612" w:author="Charles Gifford" w:date="2016-01-11T12:46:00Z"/>
                <w:lang w:val="en-US"/>
              </w:rPr>
            </w:pPr>
            <w:ins w:id="6613" w:author="Charles Gifford" w:date="2017-03-17T21:18:00Z">
              <w:r w:rsidRPr="00E32145">
                <w:rPr>
                  <w:lang w:val="en-US"/>
                </w:rPr>
                <w:t>4269 / EPSG / WKT / POINT ( 3848472 96789 )</w:t>
              </w:r>
            </w:ins>
          </w:p>
        </w:tc>
        <w:tc>
          <w:tcPr>
            <w:tcW w:w="1409" w:type="dxa"/>
          </w:tcPr>
          <w:p w14:paraId="2997C612" w14:textId="3E725E63" w:rsidR="00B8346C" w:rsidRPr="009042FD" w:rsidRDefault="00B8346C" w:rsidP="00B8346C">
            <w:pPr>
              <w:pStyle w:val="TABLE-cell"/>
              <w:rPr>
                <w:ins w:id="6614" w:author="Charles Gifford" w:date="2016-01-11T12:46:00Z"/>
                <w:lang w:val="en-US"/>
              </w:rPr>
            </w:pPr>
            <w:ins w:id="6615" w:author="Charles Gifford" w:date="2017-03-17T21:18:00Z">
              <w:r w:rsidRPr="00E32145">
                <w:rPr>
                  <w:lang w:val="en-US"/>
                </w:rPr>
                <w:t>6283 / EPSG / WKT / POLYGON ( ( -646.99 676.18, -645.14 683.09, -646.99 676.18 ) )</w:t>
              </w:r>
            </w:ins>
          </w:p>
        </w:tc>
      </w:tr>
      <w:tr w:rsidR="00B8346C" w:rsidRPr="00A756AC" w14:paraId="1EDF599C" w14:textId="77777777" w:rsidTr="00600813">
        <w:trPr>
          <w:jc w:val="center"/>
          <w:ins w:id="6616" w:author="Charles Gifford" w:date="2017-03-17T21:18:00Z"/>
        </w:trPr>
        <w:tc>
          <w:tcPr>
            <w:tcW w:w="1269" w:type="dxa"/>
          </w:tcPr>
          <w:p w14:paraId="43103B8D" w14:textId="449BCC5D" w:rsidR="00B8346C" w:rsidRDefault="00B8346C" w:rsidP="00B8346C">
            <w:pPr>
              <w:pStyle w:val="TABLE-cell"/>
              <w:rPr>
                <w:ins w:id="6617" w:author="Charles Gifford" w:date="2017-03-17T21:18:00Z"/>
                <w:lang w:val="en-US"/>
              </w:rPr>
            </w:pPr>
            <w:ins w:id="6618" w:author="Charles Gifford" w:date="2017-03-17T21:18:00Z">
              <w:r>
                <w:rPr>
                  <w:lang w:val="en-US"/>
                </w:rPr>
                <w:t>Storage location</w:t>
              </w:r>
            </w:ins>
          </w:p>
        </w:tc>
        <w:tc>
          <w:tcPr>
            <w:tcW w:w="2714" w:type="dxa"/>
          </w:tcPr>
          <w:p w14:paraId="60C97A3F" w14:textId="27FBE1CE" w:rsidR="00B8346C" w:rsidRPr="00816C32" w:rsidRDefault="00B8346C" w:rsidP="00B8346C">
            <w:pPr>
              <w:pStyle w:val="TABLE-cell"/>
              <w:rPr>
                <w:ins w:id="6619" w:author="Charles Gifford" w:date="2017-03-17T21:18:00Z"/>
                <w:lang w:val="en-US"/>
              </w:rPr>
            </w:pPr>
            <w:ins w:id="6620" w:author="Charles Gifford" w:date="2017-03-17T21:18:00Z">
              <w:r>
                <w:rPr>
                  <w:lang w:val="en-US"/>
                </w:rPr>
                <w:t xml:space="preserve">Identifies the storage location of the </w:t>
              </w:r>
              <w:r>
                <w:rPr>
                  <w:i/>
                  <w:lang w:val="en-US"/>
                </w:rPr>
                <w:t>material sublot</w:t>
              </w:r>
              <w:r>
                <w:rPr>
                  <w:lang w:val="en-US"/>
                </w:rPr>
                <w:t>.</w:t>
              </w:r>
            </w:ins>
          </w:p>
        </w:tc>
        <w:tc>
          <w:tcPr>
            <w:tcW w:w="1224" w:type="dxa"/>
          </w:tcPr>
          <w:p w14:paraId="2C639D8D" w14:textId="5525DC6E" w:rsidR="00B8346C" w:rsidRDefault="00B8346C" w:rsidP="00B8346C">
            <w:pPr>
              <w:pStyle w:val="TABLE-cell"/>
              <w:rPr>
                <w:ins w:id="6621" w:author="Charles Gifford" w:date="2017-03-17T21:18:00Z"/>
                <w:lang w:val="en-US"/>
              </w:rPr>
            </w:pPr>
            <w:ins w:id="6622" w:author="Charles Gifford" w:date="2017-03-17T21:21:00Z">
              <w:r w:rsidRPr="001C220C">
                <w:rPr>
                  <w:lang w:val="en-US"/>
                </w:rPr>
                <w:t>Stainless Steel Tote #57</w:t>
              </w:r>
            </w:ins>
          </w:p>
        </w:tc>
        <w:tc>
          <w:tcPr>
            <w:tcW w:w="1350" w:type="dxa"/>
          </w:tcPr>
          <w:p w14:paraId="049FFBD3" w14:textId="288649AB" w:rsidR="00B8346C" w:rsidRDefault="00B8346C" w:rsidP="00B8346C">
            <w:pPr>
              <w:pStyle w:val="TABLE-cell"/>
              <w:rPr>
                <w:ins w:id="6623" w:author="Charles Gifford" w:date="2017-03-17T21:18:00Z"/>
                <w:lang w:val="en-US"/>
              </w:rPr>
            </w:pPr>
            <w:ins w:id="6624" w:author="Charles Gifford" w:date="2017-03-17T21:21:00Z">
              <w:r w:rsidRPr="001C220C">
                <w:rPr>
                  <w:lang w:val="en-US"/>
                </w:rPr>
                <w:t>Maintenance Shed 4S, Top Shelf</w:t>
              </w:r>
            </w:ins>
          </w:p>
        </w:tc>
        <w:tc>
          <w:tcPr>
            <w:tcW w:w="1080" w:type="dxa"/>
          </w:tcPr>
          <w:p w14:paraId="088C79B7" w14:textId="42C4F991" w:rsidR="00B8346C" w:rsidRDefault="00B8346C" w:rsidP="00B8346C">
            <w:pPr>
              <w:pStyle w:val="TABLE-cell"/>
              <w:rPr>
                <w:ins w:id="6625" w:author="Charles Gifford" w:date="2017-03-17T21:18:00Z"/>
                <w:lang w:val="en-US"/>
              </w:rPr>
            </w:pPr>
            <w:ins w:id="6626" w:author="Charles Gifford" w:date="2017-03-17T21:21:00Z">
              <w:r w:rsidRPr="001C220C">
                <w:rPr>
                  <w:lang w:val="en-US"/>
                </w:rPr>
                <w:t>Work Bench 10, Top Shelf</w:t>
              </w:r>
            </w:ins>
          </w:p>
        </w:tc>
        <w:tc>
          <w:tcPr>
            <w:tcW w:w="1409" w:type="dxa"/>
          </w:tcPr>
          <w:p w14:paraId="10260D77" w14:textId="19A6FE5A" w:rsidR="00B8346C" w:rsidRDefault="00B8346C" w:rsidP="00B8346C">
            <w:pPr>
              <w:pStyle w:val="TABLE-cell"/>
              <w:rPr>
                <w:ins w:id="6627" w:author="Charles Gifford" w:date="2017-03-17T21:18:00Z"/>
                <w:lang w:val="en-US"/>
              </w:rPr>
            </w:pPr>
            <w:ins w:id="6628" w:author="Charles Gifford" w:date="2017-03-17T21:21:00Z">
              <w:r w:rsidRPr="001C220C">
                <w:rPr>
                  <w:lang w:val="en-US"/>
                </w:rPr>
                <w:t>Warehouse 1</w:t>
              </w:r>
            </w:ins>
          </w:p>
        </w:tc>
      </w:tr>
      <w:tr w:rsidR="00B8346C" w:rsidRPr="00A756AC" w14:paraId="18CE105F" w14:textId="77777777" w:rsidTr="00600813">
        <w:trPr>
          <w:jc w:val="center"/>
          <w:ins w:id="6629" w:author="Charles Gifford" w:date="2017-03-17T21:18:00Z"/>
        </w:trPr>
        <w:tc>
          <w:tcPr>
            <w:tcW w:w="1269" w:type="dxa"/>
          </w:tcPr>
          <w:p w14:paraId="438219AB" w14:textId="2491B5E7" w:rsidR="00B8346C" w:rsidRDefault="00B8346C" w:rsidP="00B8346C">
            <w:pPr>
              <w:pStyle w:val="TABLE-cell"/>
              <w:rPr>
                <w:ins w:id="6630" w:author="Charles Gifford" w:date="2017-03-17T21:18:00Z"/>
                <w:lang w:val="en-US"/>
              </w:rPr>
            </w:pPr>
            <w:ins w:id="6631" w:author="Charles Gifford" w:date="2017-03-17T21:18:00Z">
              <w:r>
                <w:rPr>
                  <w:lang w:val="en-US"/>
                </w:rPr>
                <w:t>Storage location type</w:t>
              </w:r>
            </w:ins>
          </w:p>
        </w:tc>
        <w:tc>
          <w:tcPr>
            <w:tcW w:w="2714" w:type="dxa"/>
          </w:tcPr>
          <w:p w14:paraId="04FC2CFF" w14:textId="77777777" w:rsidR="00B8346C" w:rsidRPr="00812059" w:rsidRDefault="00B8346C" w:rsidP="00B8346C">
            <w:pPr>
              <w:pStyle w:val="TableNormal1"/>
              <w:rPr>
                <w:ins w:id="6632" w:author="Charles Gifford" w:date="2017-03-17T21:18:00Z"/>
              </w:rPr>
            </w:pPr>
            <w:ins w:id="6633" w:author="Charles Gifford" w:date="2017-03-17T21:18:00Z">
              <w:r w:rsidRPr="00812059">
                <w:t>Indicates whether the storage location attribute refers to a</w:t>
              </w:r>
              <w:r>
                <w:t>n</w:t>
              </w:r>
              <w:r w:rsidRPr="00812059">
                <w:t xml:space="preserve"> </w:t>
              </w:r>
              <w:r>
                <w:rPr>
                  <w:i/>
                </w:rPr>
                <w:t>operational l</w:t>
              </w:r>
              <w:r w:rsidRPr="00812059">
                <w:rPr>
                  <w:i/>
                </w:rPr>
                <w:t>ocation</w:t>
              </w:r>
              <w:r w:rsidRPr="00812059">
                <w:t xml:space="preserve">, </w:t>
              </w:r>
              <w:r w:rsidRPr="00812059">
                <w:rPr>
                  <w:i/>
                </w:rPr>
                <w:t>equipment</w:t>
              </w:r>
              <w:r w:rsidRPr="00812059">
                <w:t xml:space="preserve"> or </w:t>
              </w:r>
              <w:r w:rsidRPr="00812059">
                <w:rPr>
                  <w:i/>
                </w:rPr>
                <w:t>physical asset</w:t>
              </w:r>
              <w:r w:rsidRPr="00812059">
                <w:t xml:space="preserve"> object, or contains a description of the storage location.</w:t>
              </w:r>
            </w:ins>
          </w:p>
          <w:p w14:paraId="5956F074" w14:textId="77777777" w:rsidR="00B8346C" w:rsidRPr="00812059" w:rsidRDefault="00B8346C" w:rsidP="00B8346C">
            <w:pPr>
              <w:pStyle w:val="TableNormal1"/>
              <w:rPr>
                <w:ins w:id="6634" w:author="Charles Gifford" w:date="2017-03-17T21:18:00Z"/>
              </w:rPr>
            </w:pPr>
            <w:ins w:id="6635" w:author="Charles Gifford" w:date="2017-03-17T21:18:00Z">
              <w:r w:rsidRPr="00812059">
                <w:t>Mandatory where a storage location is specified.  Defined values are:</w:t>
              </w:r>
            </w:ins>
          </w:p>
          <w:p w14:paraId="7753665B" w14:textId="77777777" w:rsidR="00B8346C" w:rsidRPr="00812059" w:rsidRDefault="00B8346C" w:rsidP="00B8346C">
            <w:pPr>
              <w:pStyle w:val="TableNormal1"/>
              <w:rPr>
                <w:ins w:id="6636" w:author="Charles Gifford" w:date="2017-03-17T21:18:00Z"/>
              </w:rPr>
            </w:pPr>
            <w:ins w:id="6637" w:author="Charles Gifford" w:date="2017-03-17T21:18:00Z">
              <w:r>
                <w:t xml:space="preserve">Operational </w:t>
              </w:r>
              <w:r w:rsidRPr="00812059">
                <w:t>Location – Storage location attribute references a</w:t>
              </w:r>
              <w:r>
                <w:t>n</w:t>
              </w:r>
              <w:r w:rsidRPr="00812059">
                <w:t xml:space="preserve"> </w:t>
              </w:r>
              <w:r>
                <w:rPr>
                  <w:i/>
                </w:rPr>
                <w:t xml:space="preserve">operational </w:t>
              </w:r>
              <w:r w:rsidRPr="00812059">
                <w:rPr>
                  <w:i/>
                </w:rPr>
                <w:t>location</w:t>
              </w:r>
              <w:r w:rsidRPr="00812059">
                <w:t>.</w:t>
              </w:r>
            </w:ins>
          </w:p>
          <w:p w14:paraId="558AB78E" w14:textId="77777777" w:rsidR="00B8346C" w:rsidRPr="00812059" w:rsidRDefault="00B8346C" w:rsidP="00B8346C">
            <w:pPr>
              <w:pStyle w:val="TableNormal1"/>
              <w:rPr>
                <w:ins w:id="6638" w:author="Charles Gifford" w:date="2017-03-17T21:18:00Z"/>
              </w:rPr>
            </w:pPr>
            <w:ins w:id="6639" w:author="Charles Gifford" w:date="2017-03-17T21:18:00Z">
              <w:r w:rsidRPr="00812059">
                <w:t xml:space="preserve">Equipment – Storage location attribute references an </w:t>
              </w:r>
              <w:r w:rsidRPr="00812059">
                <w:rPr>
                  <w:i/>
                </w:rPr>
                <w:t>equipment</w:t>
              </w:r>
              <w:r w:rsidRPr="00812059">
                <w:t xml:space="preserve"> object.</w:t>
              </w:r>
            </w:ins>
          </w:p>
          <w:p w14:paraId="45B09E39" w14:textId="77777777" w:rsidR="00B8346C" w:rsidRPr="00812059" w:rsidRDefault="00B8346C" w:rsidP="00B8346C">
            <w:pPr>
              <w:pStyle w:val="TableNormal1"/>
              <w:rPr>
                <w:ins w:id="6640" w:author="Charles Gifford" w:date="2017-03-17T21:18:00Z"/>
              </w:rPr>
            </w:pPr>
            <w:ins w:id="6641" w:author="Charles Gifford" w:date="2017-03-17T21:18:00Z">
              <w:r w:rsidRPr="00812059">
                <w:t xml:space="preserve">Physical Asset – Storage location attribute references a </w:t>
              </w:r>
              <w:r w:rsidRPr="00812059">
                <w:rPr>
                  <w:i/>
                </w:rPr>
                <w:t>physical asset</w:t>
              </w:r>
              <w:r w:rsidRPr="00812059">
                <w:t>.</w:t>
              </w:r>
            </w:ins>
          </w:p>
          <w:p w14:paraId="711F7B67" w14:textId="23B2D02B" w:rsidR="00B8346C" w:rsidRPr="00816C32" w:rsidRDefault="00B8346C" w:rsidP="00B8346C">
            <w:pPr>
              <w:pStyle w:val="TABLE-cell"/>
              <w:rPr>
                <w:ins w:id="6642" w:author="Charles Gifford" w:date="2017-03-17T21:18:00Z"/>
                <w:lang w:val="en-US"/>
              </w:rPr>
            </w:pPr>
            <w:ins w:id="6643" w:author="Charles Gifford" w:date="2017-03-17T21:18:00Z">
              <w:r w:rsidRPr="00812059">
                <w:rPr>
                  <w:lang w:val="en-US"/>
                </w:rPr>
                <w:t>Description – Storage location attribute contains a description of the storage location, such as a street address.</w:t>
              </w:r>
            </w:ins>
          </w:p>
        </w:tc>
        <w:tc>
          <w:tcPr>
            <w:tcW w:w="1224" w:type="dxa"/>
          </w:tcPr>
          <w:p w14:paraId="5FCE06CB" w14:textId="1DE8C4D6" w:rsidR="00B8346C" w:rsidRDefault="00B8346C" w:rsidP="00B8346C">
            <w:pPr>
              <w:pStyle w:val="TABLE-cell"/>
              <w:rPr>
                <w:ins w:id="6644" w:author="Charles Gifford" w:date="2017-03-17T21:18:00Z"/>
                <w:lang w:val="en-US"/>
              </w:rPr>
            </w:pPr>
            <w:ins w:id="6645" w:author="Charles Gifford" w:date="2017-03-17T21:18:00Z">
              <w:r>
                <w:rPr>
                  <w:lang w:val="en-US"/>
                </w:rPr>
                <w:t>Equipment</w:t>
              </w:r>
            </w:ins>
          </w:p>
        </w:tc>
        <w:tc>
          <w:tcPr>
            <w:tcW w:w="1350" w:type="dxa"/>
          </w:tcPr>
          <w:p w14:paraId="7DE774A1" w14:textId="05D3F699" w:rsidR="00B8346C" w:rsidRDefault="00B8346C" w:rsidP="00B8346C">
            <w:pPr>
              <w:pStyle w:val="TABLE-cell"/>
              <w:rPr>
                <w:ins w:id="6646" w:author="Charles Gifford" w:date="2017-03-17T21:18:00Z"/>
                <w:lang w:val="en-US"/>
              </w:rPr>
            </w:pPr>
            <w:ins w:id="6647" w:author="Charles Gifford" w:date="2017-03-17T21:18:00Z">
              <w:r>
                <w:rPr>
                  <w:lang w:val="en-US"/>
                </w:rPr>
                <w:t>Physical Asset</w:t>
              </w:r>
            </w:ins>
          </w:p>
        </w:tc>
        <w:tc>
          <w:tcPr>
            <w:tcW w:w="1080" w:type="dxa"/>
          </w:tcPr>
          <w:p w14:paraId="3372515B" w14:textId="2FA80F8B" w:rsidR="00B8346C" w:rsidRDefault="00B8346C" w:rsidP="00B8346C">
            <w:pPr>
              <w:pStyle w:val="TABLE-cell"/>
              <w:rPr>
                <w:ins w:id="6648" w:author="Charles Gifford" w:date="2017-03-17T21:18:00Z"/>
                <w:lang w:val="en-US"/>
              </w:rPr>
            </w:pPr>
            <w:ins w:id="6649" w:author="Charles Gifford" w:date="2017-03-17T21:18:00Z">
              <w:r>
                <w:rPr>
                  <w:lang w:val="en-US"/>
                </w:rPr>
                <w:t>Operational Location</w:t>
              </w:r>
            </w:ins>
          </w:p>
        </w:tc>
        <w:tc>
          <w:tcPr>
            <w:tcW w:w="1409" w:type="dxa"/>
          </w:tcPr>
          <w:p w14:paraId="43A7D61E" w14:textId="5D6917AB" w:rsidR="00B8346C" w:rsidRDefault="00B8346C" w:rsidP="00B8346C">
            <w:pPr>
              <w:pStyle w:val="TABLE-cell"/>
              <w:rPr>
                <w:ins w:id="6650" w:author="Charles Gifford" w:date="2017-03-17T21:18:00Z"/>
                <w:lang w:val="en-US"/>
              </w:rPr>
            </w:pPr>
            <w:ins w:id="6651" w:author="Charles Gifford" w:date="2017-03-17T21:18:00Z">
              <w:r>
                <w:rPr>
                  <w:lang w:val="en-US"/>
                </w:rPr>
                <w:t>Description</w:t>
              </w:r>
            </w:ins>
          </w:p>
        </w:tc>
      </w:tr>
      <w:tr w:rsidR="00F67980" w:rsidRPr="001C220C" w14:paraId="19E96295" w14:textId="77777777" w:rsidTr="0060346A">
        <w:trPr>
          <w:jc w:val="center"/>
        </w:trPr>
        <w:tc>
          <w:tcPr>
            <w:tcW w:w="1269" w:type="dxa"/>
          </w:tcPr>
          <w:p w14:paraId="2CF317A5" w14:textId="77777777" w:rsidR="00F67980" w:rsidRPr="001C220C" w:rsidRDefault="00F67980" w:rsidP="0060346A">
            <w:pPr>
              <w:pStyle w:val="TABLE-cell"/>
              <w:rPr>
                <w:lang w:val="en-US"/>
              </w:rPr>
            </w:pPr>
            <w:r w:rsidRPr="001C220C">
              <w:rPr>
                <w:lang w:val="en-US"/>
              </w:rPr>
              <w:t xml:space="preserve">Assembly </w:t>
            </w:r>
            <w:r w:rsidR="009F0825">
              <w:rPr>
                <w:lang w:val="en-US"/>
              </w:rPr>
              <w:t>t</w:t>
            </w:r>
            <w:r w:rsidRPr="001C220C">
              <w:rPr>
                <w:lang w:val="en-US"/>
              </w:rPr>
              <w:t>ype</w:t>
            </w:r>
          </w:p>
        </w:tc>
        <w:tc>
          <w:tcPr>
            <w:tcW w:w="2714" w:type="dxa"/>
          </w:tcPr>
          <w:p w14:paraId="04DEEB1D" w14:textId="77777777" w:rsidR="00F67980" w:rsidRPr="001C220C" w:rsidRDefault="00F67980" w:rsidP="0060346A">
            <w:pPr>
              <w:pStyle w:val="TABLE-cell"/>
              <w:rPr>
                <w:lang w:val="en-US"/>
              </w:rPr>
            </w:pPr>
            <w:r>
              <w:rPr>
                <w:lang w:val="en-US"/>
              </w:rPr>
              <w:t xml:space="preserve">Optional </w:t>
            </w:r>
            <w:r w:rsidRPr="001C220C">
              <w:rPr>
                <w:lang w:val="en-US"/>
              </w:rPr>
              <w:t>Defines the type of the assembly. The defined types are:</w:t>
            </w:r>
          </w:p>
          <w:p w14:paraId="76EE66A9" w14:textId="77777777" w:rsidR="00F67980" w:rsidRPr="001C220C" w:rsidRDefault="00F67980" w:rsidP="0060346A">
            <w:pPr>
              <w:pStyle w:val="TABLE-cell"/>
              <w:rPr>
                <w:lang w:val="en-US"/>
              </w:rPr>
            </w:pPr>
            <w:r w:rsidRPr="001C220C">
              <w:rPr>
                <w:lang w:val="en-US"/>
              </w:rPr>
              <w:t xml:space="preserve">Physical – The components of the assembly are physically connected or in the same area. </w:t>
            </w:r>
          </w:p>
          <w:p w14:paraId="32E56B44" w14:textId="77777777" w:rsidR="00F67980" w:rsidRPr="001C220C" w:rsidRDefault="00F67980" w:rsidP="0060346A">
            <w:pPr>
              <w:pStyle w:val="TABLE-cell"/>
              <w:rPr>
                <w:lang w:val="en-US"/>
              </w:rPr>
            </w:pPr>
            <w:r w:rsidRPr="001C220C">
              <w:rPr>
                <w:lang w:val="en-US"/>
              </w:rPr>
              <w:t xml:space="preserve">Logical – The components of the assembly are not necessarily physically connected or in the same area. </w:t>
            </w:r>
          </w:p>
        </w:tc>
        <w:tc>
          <w:tcPr>
            <w:tcW w:w="1224" w:type="dxa"/>
          </w:tcPr>
          <w:p w14:paraId="2650CB93" w14:textId="77777777" w:rsidR="00F67980" w:rsidRPr="001C220C" w:rsidRDefault="00F67980" w:rsidP="0060346A">
            <w:pPr>
              <w:pStyle w:val="TABLE-cell"/>
              <w:rPr>
                <w:lang w:val="en-US"/>
              </w:rPr>
            </w:pPr>
            <w:r w:rsidRPr="001C220C">
              <w:rPr>
                <w:lang w:val="en-US"/>
              </w:rPr>
              <w:t>Physical</w:t>
            </w:r>
          </w:p>
        </w:tc>
        <w:tc>
          <w:tcPr>
            <w:tcW w:w="1350" w:type="dxa"/>
          </w:tcPr>
          <w:p w14:paraId="049E7EE7" w14:textId="77777777" w:rsidR="00F67980" w:rsidRPr="001C220C" w:rsidRDefault="00F67980" w:rsidP="0060346A">
            <w:pPr>
              <w:pStyle w:val="TABLE-cell"/>
              <w:rPr>
                <w:lang w:val="en-US"/>
              </w:rPr>
            </w:pPr>
            <w:r w:rsidRPr="001C220C">
              <w:rPr>
                <w:lang w:val="en-US"/>
              </w:rPr>
              <w:t>Physical</w:t>
            </w:r>
          </w:p>
        </w:tc>
        <w:tc>
          <w:tcPr>
            <w:tcW w:w="1080" w:type="dxa"/>
          </w:tcPr>
          <w:p w14:paraId="4F7715BF" w14:textId="77777777" w:rsidR="00F67980" w:rsidRPr="001C220C" w:rsidRDefault="00F67980" w:rsidP="0060346A">
            <w:pPr>
              <w:pStyle w:val="TABLE-cell"/>
              <w:rPr>
                <w:lang w:val="en-US"/>
              </w:rPr>
            </w:pPr>
            <w:r w:rsidRPr="001C220C">
              <w:rPr>
                <w:lang w:val="en-US"/>
              </w:rPr>
              <w:t>Logical</w:t>
            </w:r>
          </w:p>
        </w:tc>
        <w:tc>
          <w:tcPr>
            <w:tcW w:w="1409" w:type="dxa"/>
          </w:tcPr>
          <w:p w14:paraId="268A1236" w14:textId="77777777" w:rsidR="00F67980" w:rsidRPr="001C220C" w:rsidRDefault="00F67980" w:rsidP="0060346A">
            <w:pPr>
              <w:pStyle w:val="TABLE-cell"/>
              <w:rPr>
                <w:lang w:val="en-US"/>
              </w:rPr>
            </w:pPr>
            <w:r w:rsidRPr="001C220C">
              <w:rPr>
                <w:lang w:val="en-US"/>
              </w:rPr>
              <w:t>Physical</w:t>
            </w:r>
          </w:p>
        </w:tc>
      </w:tr>
      <w:tr w:rsidR="00F67980" w:rsidRPr="001C220C" w14:paraId="37778EC9" w14:textId="77777777" w:rsidTr="0060346A">
        <w:trPr>
          <w:jc w:val="center"/>
        </w:trPr>
        <w:tc>
          <w:tcPr>
            <w:tcW w:w="1269" w:type="dxa"/>
          </w:tcPr>
          <w:p w14:paraId="2977B41D" w14:textId="77777777" w:rsidR="00F67980" w:rsidRPr="001C220C" w:rsidRDefault="00F67980" w:rsidP="0060346A">
            <w:pPr>
              <w:pStyle w:val="TABLE-cell"/>
              <w:rPr>
                <w:lang w:val="en-US"/>
              </w:rPr>
            </w:pPr>
            <w:r w:rsidRPr="001C220C">
              <w:rPr>
                <w:lang w:val="en-US"/>
              </w:rPr>
              <w:t xml:space="preserve">Assembly </w:t>
            </w:r>
            <w:r w:rsidR="009F0825">
              <w:rPr>
                <w:lang w:val="en-US"/>
              </w:rPr>
              <w:t>r</w:t>
            </w:r>
            <w:r w:rsidRPr="001C220C">
              <w:rPr>
                <w:lang w:val="en-US"/>
              </w:rPr>
              <w:t>elationship</w:t>
            </w:r>
          </w:p>
        </w:tc>
        <w:tc>
          <w:tcPr>
            <w:tcW w:w="2714" w:type="dxa"/>
          </w:tcPr>
          <w:p w14:paraId="70458909" w14:textId="77777777" w:rsidR="00F67980" w:rsidRPr="001C220C" w:rsidRDefault="00F67980" w:rsidP="0060346A">
            <w:pPr>
              <w:pStyle w:val="TABLE-cell"/>
              <w:rPr>
                <w:lang w:val="en-US"/>
              </w:rPr>
            </w:pPr>
            <w:r>
              <w:rPr>
                <w:lang w:val="en-US"/>
              </w:rPr>
              <w:t xml:space="preserve">Optional: </w:t>
            </w:r>
            <w:r w:rsidRPr="001C220C">
              <w:rPr>
                <w:lang w:val="en-US"/>
              </w:rPr>
              <w:t>Defines the type of the relationships. The defined types are:</w:t>
            </w:r>
          </w:p>
          <w:p w14:paraId="36A70991" w14:textId="77777777" w:rsidR="00F67980" w:rsidRPr="001C220C" w:rsidRDefault="00F67980" w:rsidP="0060346A">
            <w:pPr>
              <w:pStyle w:val="TABLE-cell"/>
              <w:rPr>
                <w:lang w:val="en-US"/>
              </w:rPr>
            </w:pPr>
            <w:r w:rsidRPr="001C220C">
              <w:rPr>
                <w:lang w:val="en-US"/>
              </w:rPr>
              <w:t xml:space="preserve">Permanent – An assembly that is not intended to be split during the production process. </w:t>
            </w:r>
          </w:p>
          <w:p w14:paraId="4126DDB6" w14:textId="77777777" w:rsidR="00F67980" w:rsidRPr="001C220C" w:rsidRDefault="00F67980" w:rsidP="0060346A">
            <w:pPr>
              <w:pStyle w:val="TABLE-cell"/>
              <w:rPr>
                <w:lang w:val="en-US"/>
              </w:rPr>
            </w:pPr>
            <w:r w:rsidRPr="001C220C">
              <w:rPr>
                <w:lang w:val="en-US"/>
              </w:rPr>
              <w:t>Transient – A temporary assembly using during production, such as a pallet of different materials or a batch kit.</w:t>
            </w:r>
          </w:p>
          <w:p w14:paraId="0B146763" w14:textId="77777777" w:rsidR="00F67980" w:rsidRPr="001C220C" w:rsidRDefault="00F67980" w:rsidP="0060346A">
            <w:pPr>
              <w:pStyle w:val="TABLE-cell"/>
              <w:rPr>
                <w:lang w:val="en-US"/>
              </w:rPr>
            </w:pPr>
            <w:r>
              <w:rPr>
                <w:sz w:val="14"/>
                <w:szCs w:val="14"/>
                <w:lang w:val="en-US"/>
              </w:rPr>
              <w:t>NOTE</w:t>
            </w:r>
            <w:r w:rsidR="008F0F42">
              <w:rPr>
                <w:sz w:val="14"/>
                <w:szCs w:val="14"/>
                <w:lang w:val="en-US"/>
              </w:rPr>
              <w:t xml:space="preserve"> </w:t>
            </w:r>
            <w:r w:rsidRPr="001C220C">
              <w:rPr>
                <w:sz w:val="14"/>
                <w:szCs w:val="14"/>
                <w:lang w:val="en-US"/>
              </w:rPr>
              <w:t xml:space="preserve">  If material lots (or sublots) are merged or absorbed (e.g. blended), then this is a new material lot. </w:t>
            </w:r>
          </w:p>
        </w:tc>
        <w:tc>
          <w:tcPr>
            <w:tcW w:w="1224" w:type="dxa"/>
          </w:tcPr>
          <w:p w14:paraId="28CEF365" w14:textId="77777777" w:rsidR="00F67980" w:rsidRPr="001C220C" w:rsidRDefault="00F67980" w:rsidP="0060346A">
            <w:pPr>
              <w:pStyle w:val="TABLE-cell"/>
              <w:rPr>
                <w:lang w:val="en-US"/>
              </w:rPr>
            </w:pPr>
            <w:r w:rsidRPr="001C220C">
              <w:rPr>
                <w:lang w:val="en-US"/>
              </w:rPr>
              <w:t>Permanent</w:t>
            </w:r>
          </w:p>
        </w:tc>
        <w:tc>
          <w:tcPr>
            <w:tcW w:w="1350" w:type="dxa"/>
          </w:tcPr>
          <w:p w14:paraId="265C2689" w14:textId="77777777" w:rsidR="00F67980" w:rsidRPr="001C220C" w:rsidRDefault="00F67980" w:rsidP="0060346A">
            <w:pPr>
              <w:pStyle w:val="TABLE-cell"/>
              <w:rPr>
                <w:lang w:val="en-US"/>
              </w:rPr>
            </w:pPr>
            <w:r w:rsidRPr="001C220C">
              <w:rPr>
                <w:lang w:val="en-US"/>
              </w:rPr>
              <w:t>Transient</w:t>
            </w:r>
          </w:p>
        </w:tc>
        <w:tc>
          <w:tcPr>
            <w:tcW w:w="1080" w:type="dxa"/>
          </w:tcPr>
          <w:p w14:paraId="383F1C21" w14:textId="77777777" w:rsidR="00F67980" w:rsidRPr="001C220C" w:rsidRDefault="00F67980" w:rsidP="0060346A">
            <w:pPr>
              <w:pStyle w:val="TABLE-cell"/>
              <w:rPr>
                <w:lang w:val="en-US"/>
              </w:rPr>
            </w:pPr>
            <w:r w:rsidRPr="001C220C">
              <w:rPr>
                <w:lang w:val="en-US"/>
              </w:rPr>
              <w:t>Permanent</w:t>
            </w:r>
          </w:p>
        </w:tc>
        <w:tc>
          <w:tcPr>
            <w:tcW w:w="1409" w:type="dxa"/>
          </w:tcPr>
          <w:p w14:paraId="6826E6F7" w14:textId="77777777" w:rsidR="00F67980" w:rsidRPr="001C220C" w:rsidRDefault="00F67980" w:rsidP="0060346A">
            <w:pPr>
              <w:pStyle w:val="TABLE-cell"/>
              <w:rPr>
                <w:lang w:val="en-US"/>
              </w:rPr>
            </w:pPr>
            <w:r w:rsidRPr="001C220C">
              <w:rPr>
                <w:lang w:val="en-US"/>
              </w:rPr>
              <w:t>Transient</w:t>
            </w:r>
          </w:p>
        </w:tc>
      </w:tr>
      <w:tr w:rsidR="007074F4" w:rsidRPr="007074F4" w14:paraId="1C4FCB9E" w14:textId="77777777" w:rsidTr="0060346A">
        <w:trPr>
          <w:jc w:val="center"/>
        </w:trPr>
        <w:tc>
          <w:tcPr>
            <w:tcW w:w="1269" w:type="dxa"/>
          </w:tcPr>
          <w:p w14:paraId="00AD94EF" w14:textId="77777777" w:rsidR="007074F4" w:rsidRPr="00A36900" w:rsidRDefault="007074F4" w:rsidP="0060346A">
            <w:pPr>
              <w:pStyle w:val="TABLE-cell"/>
              <w:rPr>
                <w:lang w:val="en-US"/>
              </w:rPr>
            </w:pPr>
            <w:r w:rsidRPr="00A36900">
              <w:rPr>
                <w:lang w:val="en-US"/>
              </w:rPr>
              <w:t>Status</w:t>
            </w:r>
          </w:p>
        </w:tc>
        <w:tc>
          <w:tcPr>
            <w:tcW w:w="2714" w:type="dxa"/>
          </w:tcPr>
          <w:p w14:paraId="1E37351F" w14:textId="77777777" w:rsidR="008F0F42" w:rsidRDefault="007074F4" w:rsidP="0060346A">
            <w:pPr>
              <w:pStyle w:val="TABLE-cell"/>
              <w:rPr>
                <w:lang w:val="en-US"/>
              </w:rPr>
            </w:pPr>
            <w:r w:rsidRPr="007074F4">
              <w:rPr>
                <w:lang w:val="en-US"/>
              </w:rPr>
              <w:t xml:space="preserve">Status of the current </w:t>
            </w:r>
            <w:r w:rsidRPr="007074F4">
              <w:rPr>
                <w:i/>
                <w:lang w:val="en-US"/>
              </w:rPr>
              <w:t>material sublot</w:t>
            </w:r>
            <w:r w:rsidRPr="00A36900">
              <w:rPr>
                <w:lang w:val="en-US"/>
              </w:rPr>
              <w:t xml:space="preserve">. For example, </w:t>
            </w:r>
          </w:p>
          <w:p w14:paraId="46FDA4C1" w14:textId="1B65573B" w:rsidR="007074F4" w:rsidRPr="00A36900" w:rsidRDefault="000801B9" w:rsidP="0060346A">
            <w:pPr>
              <w:pStyle w:val="TABLE-cell"/>
              <w:rPr>
                <w:lang w:val="en-US"/>
              </w:rPr>
            </w:pPr>
            <w:r>
              <w:rPr>
                <w:lang w:val="en-US"/>
              </w:rPr>
              <w:t>R</w:t>
            </w:r>
            <w:r w:rsidR="007074F4" w:rsidRPr="00A36900">
              <w:rPr>
                <w:lang w:val="en-US"/>
              </w:rPr>
              <w:t>eleased, approved, blocked, in process, in quality check.</w:t>
            </w:r>
          </w:p>
        </w:tc>
        <w:tc>
          <w:tcPr>
            <w:tcW w:w="1224" w:type="dxa"/>
          </w:tcPr>
          <w:p w14:paraId="0BA651D3" w14:textId="77777777" w:rsidR="007074F4" w:rsidRPr="00A36900" w:rsidRDefault="007074F4" w:rsidP="0060346A">
            <w:pPr>
              <w:pStyle w:val="TABLE-cell"/>
              <w:rPr>
                <w:lang w:val="en-US"/>
              </w:rPr>
            </w:pPr>
            <w:r w:rsidRPr="007074F4">
              <w:rPr>
                <w:lang w:val="en-US"/>
              </w:rPr>
              <w:t>Released</w:t>
            </w:r>
          </w:p>
        </w:tc>
        <w:tc>
          <w:tcPr>
            <w:tcW w:w="1350" w:type="dxa"/>
          </w:tcPr>
          <w:p w14:paraId="069DD563" w14:textId="77777777" w:rsidR="007074F4" w:rsidRPr="00A36900" w:rsidRDefault="007074F4" w:rsidP="0060346A">
            <w:pPr>
              <w:pStyle w:val="TABLE-cell"/>
              <w:rPr>
                <w:lang w:val="en-US"/>
              </w:rPr>
            </w:pPr>
            <w:r w:rsidRPr="007074F4">
              <w:rPr>
                <w:lang w:val="en-US"/>
              </w:rPr>
              <w:t>appro</w:t>
            </w:r>
            <w:r w:rsidRPr="00A36900">
              <w:rPr>
                <w:lang w:val="en-US"/>
              </w:rPr>
              <w:t>ved</w:t>
            </w:r>
          </w:p>
        </w:tc>
        <w:tc>
          <w:tcPr>
            <w:tcW w:w="1080" w:type="dxa"/>
          </w:tcPr>
          <w:p w14:paraId="700FE03F" w14:textId="77777777" w:rsidR="007074F4" w:rsidRPr="007074F4" w:rsidRDefault="007074F4" w:rsidP="0060346A">
            <w:pPr>
              <w:pStyle w:val="TABLE-cell"/>
              <w:rPr>
                <w:lang w:val="en-US"/>
              </w:rPr>
            </w:pPr>
            <w:r w:rsidRPr="007074F4">
              <w:rPr>
                <w:lang w:val="en-US"/>
              </w:rPr>
              <w:t>blocked</w:t>
            </w:r>
          </w:p>
        </w:tc>
        <w:tc>
          <w:tcPr>
            <w:tcW w:w="1409" w:type="dxa"/>
          </w:tcPr>
          <w:p w14:paraId="2C1AD450" w14:textId="77777777" w:rsidR="007074F4" w:rsidRPr="00A36900" w:rsidRDefault="007074F4" w:rsidP="0060346A">
            <w:pPr>
              <w:pStyle w:val="TABLE-cell"/>
              <w:rPr>
                <w:lang w:val="en-US"/>
              </w:rPr>
            </w:pPr>
            <w:r w:rsidRPr="007074F4">
              <w:rPr>
                <w:lang w:val="en-US"/>
              </w:rPr>
              <w:t>Approved</w:t>
            </w:r>
          </w:p>
        </w:tc>
      </w:tr>
      <w:tr w:rsidR="009F0825" w:rsidRPr="00CF5A23" w14:paraId="07E33DA1" w14:textId="77777777" w:rsidTr="0060346A">
        <w:trPr>
          <w:jc w:val="center"/>
          <w:ins w:id="6652" w:author="Charles Gifford" w:date="2016-01-14T17:44:00Z"/>
        </w:trPr>
        <w:tc>
          <w:tcPr>
            <w:tcW w:w="1269" w:type="dxa"/>
          </w:tcPr>
          <w:p w14:paraId="3C433BF9" w14:textId="77777777" w:rsidR="009F0825" w:rsidRPr="00A36900" w:rsidRDefault="009F0825" w:rsidP="0060346A">
            <w:pPr>
              <w:pStyle w:val="TABLE-cell"/>
              <w:rPr>
                <w:ins w:id="6653" w:author="Charles Gifford" w:date="2016-01-14T17:44:00Z"/>
                <w:lang w:val="en-US"/>
              </w:rPr>
            </w:pPr>
            <w:ins w:id="6654" w:author="Charles Gifford" w:date="2016-01-14T17:49:00Z">
              <w:r>
                <w:rPr>
                  <w:lang w:val="en-US"/>
                </w:rPr>
                <w:t>Disposition</w:t>
              </w:r>
            </w:ins>
          </w:p>
        </w:tc>
        <w:tc>
          <w:tcPr>
            <w:tcW w:w="2714" w:type="dxa"/>
          </w:tcPr>
          <w:p w14:paraId="7A60958C" w14:textId="77777777" w:rsidR="009F0825" w:rsidRPr="00427B64" w:rsidRDefault="009F0825" w:rsidP="0060346A">
            <w:pPr>
              <w:pStyle w:val="TABLE-cell"/>
              <w:rPr>
                <w:ins w:id="6655" w:author="Charles Gifford" w:date="2016-01-14T17:44:00Z"/>
              </w:rPr>
            </w:pPr>
            <w:ins w:id="6656" w:author="Charles Gifford" w:date="2016-01-14T17:44:00Z">
              <w:r w:rsidRPr="001874E1">
                <w:t xml:space="preserve">Defines the </w:t>
              </w:r>
              <w:r w:rsidRPr="009F0825">
                <w:rPr>
                  <w:i/>
                </w:rPr>
                <w:t>material sublot</w:t>
              </w:r>
              <w:r w:rsidRPr="001874E1">
                <w:t xml:space="preserve"> </w:t>
              </w:r>
              <w:r>
                <w:t>d</w:t>
              </w:r>
              <w:r w:rsidRPr="009F0825">
                <w:rPr>
                  <w:i/>
                </w:rPr>
                <w:t>isposition</w:t>
              </w:r>
              <w:r w:rsidRPr="001874E1">
                <w:t xml:space="preserve"> types of a </w:t>
              </w:r>
              <w:r w:rsidRPr="009F0825">
                <w:rPr>
                  <w:i/>
                </w:rPr>
                <w:t>material sublot</w:t>
              </w:r>
              <w:r w:rsidRPr="001874E1">
                <w:t xml:space="preserve"> or assembly of </w:t>
              </w:r>
              <w:r w:rsidRPr="009F0825">
                <w:rPr>
                  <w:i/>
                </w:rPr>
                <w:t>material sublots</w:t>
              </w:r>
              <w:r w:rsidR="0029135F">
                <w:t>.</w:t>
              </w:r>
            </w:ins>
            <w:ins w:id="6657" w:author="Charles Gifford" w:date="2016-01-16T11:51:00Z">
              <w:r w:rsidR="0029135F">
                <w:t xml:space="preserve"> </w:t>
              </w:r>
            </w:ins>
            <w:ins w:id="6658" w:author="Charles Gifford" w:date="2016-01-14T17:44:00Z">
              <w:r w:rsidRPr="00427B64">
                <w:t xml:space="preserve">The defined </w:t>
              </w:r>
            </w:ins>
            <w:ins w:id="6659" w:author="Charles Gifford" w:date="2016-01-14T17:45:00Z">
              <w:r>
                <w:t>values</w:t>
              </w:r>
            </w:ins>
            <w:ins w:id="6660" w:author="Charles Gifford" w:date="2016-01-14T17:44:00Z">
              <w:r w:rsidRPr="00427B64">
                <w:t xml:space="preserve"> for the </w:t>
              </w:r>
            </w:ins>
            <w:ins w:id="6661" w:author="Charles Gifford" w:date="2016-01-14T17:45:00Z">
              <w:r w:rsidRPr="009F0825">
                <w:rPr>
                  <w:i/>
                </w:rPr>
                <w:t>disposition</w:t>
              </w:r>
            </w:ins>
            <w:ins w:id="6662" w:author="Charles Gifford" w:date="2016-01-14T17:44:00Z">
              <w:r w:rsidRPr="00427B64">
                <w:t xml:space="preserve"> of a </w:t>
              </w:r>
              <w:r w:rsidRPr="009F0825">
                <w:rPr>
                  <w:i/>
                </w:rPr>
                <w:t>material sublot</w:t>
              </w:r>
              <w:r w:rsidRPr="00427B64">
                <w:t>:</w:t>
              </w:r>
            </w:ins>
          </w:p>
          <w:p w14:paraId="665610BF" w14:textId="77777777" w:rsidR="009F0825" w:rsidRPr="001874E1" w:rsidRDefault="0029135F" w:rsidP="0060346A">
            <w:pPr>
              <w:pStyle w:val="TABLE-cell"/>
              <w:rPr>
                <w:ins w:id="6663" w:author="Charles Gifford" w:date="2016-01-14T17:44:00Z"/>
              </w:rPr>
            </w:pPr>
            <w:ins w:id="6664" w:author="Charles Gifford" w:date="2016-01-14T17:44:00Z">
              <w:r>
                <w:t>Planned, i</w:t>
              </w:r>
              <w:r w:rsidR="009F0825">
                <w:t xml:space="preserve">n </w:t>
              </w:r>
              <w:r>
                <w:t>p</w:t>
              </w:r>
              <w:r w:rsidR="009F0825" w:rsidRPr="00427B64">
                <w:t>roce</w:t>
              </w:r>
              <w:r>
                <w:t>ss, restricted, unrestricted, c</w:t>
              </w:r>
              <w:r w:rsidR="009F0825" w:rsidRPr="00427B64">
                <w:t>losed</w:t>
              </w:r>
            </w:ins>
          </w:p>
          <w:p w14:paraId="0ECD5704" w14:textId="77777777" w:rsidR="009F0825" w:rsidRPr="001874E1" w:rsidRDefault="0029135F" w:rsidP="0060346A">
            <w:pPr>
              <w:pStyle w:val="TABLE-cell"/>
              <w:rPr>
                <w:ins w:id="6665" w:author="Charles Gifford" w:date="2016-01-14T17:44:00Z"/>
                <w:u w:val="single"/>
              </w:rPr>
            </w:pPr>
            <w:ins w:id="6666" w:author="Charles Gifford" w:date="2016-01-14T17:44:00Z">
              <w:r>
                <w:rPr>
                  <w:u w:val="single"/>
                </w:rPr>
                <w:t>Planned</w:t>
              </w:r>
            </w:ins>
            <w:ins w:id="6667" w:author="Charles Gifford" w:date="2016-01-16T11:51:00Z">
              <w:r>
                <w:rPr>
                  <w:lang w:val="en-US"/>
                </w:rPr>
                <w:t xml:space="preserve"> –</w:t>
              </w:r>
            </w:ins>
            <w:ins w:id="6668" w:author="Charles Gifford" w:date="2016-01-14T17:44:00Z">
              <w:r w:rsidR="009F0825" w:rsidRPr="001874E1">
                <w:t xml:space="preserve"> A </w:t>
              </w:r>
              <w:r w:rsidR="009F0825" w:rsidRPr="009F0825">
                <w:rPr>
                  <w:i/>
                </w:rPr>
                <w:t>material sublot</w:t>
              </w:r>
              <w:r w:rsidR="009F0825" w:rsidRPr="001874E1">
                <w:t xml:space="preserve"> that does not yet physically exist, is assigned to an </w:t>
              </w:r>
              <w:r w:rsidR="009F0825" w:rsidRPr="009F0825">
                <w:rPr>
                  <w:i/>
                </w:rPr>
                <w:t>operations request</w:t>
              </w:r>
              <w:r w:rsidR="009F0825" w:rsidRPr="001874E1">
                <w:t xml:space="preserve"> </w:t>
              </w:r>
              <w:r w:rsidR="009F0825" w:rsidRPr="009F0825">
                <w:rPr>
                  <w:i/>
                </w:rPr>
                <w:t>(segment requirement</w:t>
              </w:r>
              <w:r w:rsidR="009F0825" w:rsidRPr="001874E1">
                <w:t xml:space="preserve">) or </w:t>
              </w:r>
              <w:r w:rsidR="009F0825" w:rsidRPr="009F0825">
                <w:rPr>
                  <w:i/>
                </w:rPr>
                <w:t>work request</w:t>
              </w:r>
              <w:r w:rsidR="009F0825" w:rsidRPr="001874E1">
                <w:t xml:space="preserve"> </w:t>
              </w:r>
              <w:r w:rsidR="009F0825" w:rsidRPr="009F0825">
                <w:rPr>
                  <w:i/>
                </w:rPr>
                <w:t>(job order</w:t>
              </w:r>
              <w:r w:rsidR="009F0825" w:rsidRPr="001874E1">
                <w:t xml:space="preserve">). </w:t>
              </w:r>
            </w:ins>
          </w:p>
          <w:p w14:paraId="768FEFF1" w14:textId="77777777" w:rsidR="009F0825" w:rsidRPr="001874E1" w:rsidRDefault="0029135F" w:rsidP="0060346A">
            <w:pPr>
              <w:pStyle w:val="TABLE-cell"/>
              <w:rPr>
                <w:ins w:id="6669" w:author="Charles Gifford" w:date="2016-01-14T17:44:00Z"/>
                <w:u w:val="single"/>
              </w:rPr>
            </w:pPr>
            <w:ins w:id="6670" w:author="Charles Gifford" w:date="2016-01-14T17:44:00Z">
              <w:r>
                <w:rPr>
                  <w:u w:val="single"/>
                </w:rPr>
                <w:t>In Process</w:t>
              </w:r>
            </w:ins>
            <w:ins w:id="6671" w:author="Charles Gifford" w:date="2016-01-16T11:51:00Z">
              <w:r w:rsidRPr="001C220C">
                <w:rPr>
                  <w:lang w:val="en-US"/>
                </w:rPr>
                <w:t xml:space="preserve"> – </w:t>
              </w:r>
            </w:ins>
            <w:ins w:id="6672" w:author="Charles Gifford" w:date="2016-01-14T17:44:00Z">
              <w:r w:rsidR="009F0825" w:rsidRPr="001874E1">
                <w:t xml:space="preserve">The </w:t>
              </w:r>
              <w:r w:rsidR="009F0825" w:rsidRPr="009F0825">
                <w:rPr>
                  <w:i/>
                </w:rPr>
                <w:t>material sublot</w:t>
              </w:r>
              <w:r w:rsidR="009F0825" w:rsidRPr="001874E1">
                <w:t xml:space="preserve"> is in the process of being worked on.</w:t>
              </w:r>
            </w:ins>
          </w:p>
          <w:p w14:paraId="0AF4F94C" w14:textId="77777777" w:rsidR="009F0825" w:rsidRPr="001874E1" w:rsidRDefault="0029135F" w:rsidP="0060346A">
            <w:pPr>
              <w:pStyle w:val="TABLE-cell"/>
              <w:rPr>
                <w:ins w:id="6673" w:author="Charles Gifford" w:date="2016-01-14T17:44:00Z"/>
              </w:rPr>
            </w:pPr>
            <w:ins w:id="6674" w:author="Charles Gifford" w:date="2016-01-14T17:44:00Z">
              <w:r>
                <w:rPr>
                  <w:u w:val="single"/>
                </w:rPr>
                <w:t>Restricted</w:t>
              </w:r>
            </w:ins>
            <w:ins w:id="6675" w:author="Charles Gifford" w:date="2016-01-16T11:51:00Z">
              <w:r w:rsidRPr="001C220C">
                <w:rPr>
                  <w:lang w:val="en-US"/>
                </w:rPr>
                <w:t xml:space="preserve"> – </w:t>
              </w:r>
            </w:ins>
            <w:ins w:id="6676" w:author="Charles Gifford" w:date="2016-01-14T17:44:00Z">
              <w:r w:rsidR="009F0825" w:rsidRPr="001874E1">
                <w:t xml:space="preserve">A </w:t>
              </w:r>
              <w:r w:rsidR="009F0825" w:rsidRPr="009F0825">
                <w:rPr>
                  <w:i/>
                </w:rPr>
                <w:t>material sublot</w:t>
              </w:r>
              <w:r w:rsidR="009F0825" w:rsidRPr="001874E1">
                <w:t xml:space="preserve"> is not permitted for normal use due to a restriction condition. For example, a </w:t>
              </w:r>
              <w:r w:rsidR="009F0825" w:rsidRPr="009F0825">
                <w:rPr>
                  <w:i/>
                </w:rPr>
                <w:t>material sublot</w:t>
              </w:r>
              <w:r w:rsidR="009F0825" w:rsidRPr="001874E1">
                <w:t xml:space="preserve"> may be awaiting a quality decision or a </w:t>
              </w:r>
              <w:r w:rsidR="009F0825" w:rsidRPr="009F0825">
                <w:rPr>
                  <w:i/>
                </w:rPr>
                <w:t>material sublot</w:t>
              </w:r>
              <w:r w:rsidR="009F0825" w:rsidRPr="001874E1">
                <w:t xml:space="preserve"> may be physically inaccessible.</w:t>
              </w:r>
            </w:ins>
          </w:p>
          <w:p w14:paraId="730C9F1D" w14:textId="77777777" w:rsidR="009F0825" w:rsidRPr="001874E1" w:rsidRDefault="0029135F" w:rsidP="0060346A">
            <w:pPr>
              <w:pStyle w:val="TABLE-cell"/>
              <w:rPr>
                <w:ins w:id="6677" w:author="Charles Gifford" w:date="2016-01-14T17:44:00Z"/>
              </w:rPr>
            </w:pPr>
            <w:ins w:id="6678" w:author="Charles Gifford" w:date="2016-01-14T17:44:00Z">
              <w:r>
                <w:rPr>
                  <w:u w:val="single"/>
                </w:rPr>
                <w:t>Unrestricted</w:t>
              </w:r>
            </w:ins>
            <w:ins w:id="6679" w:author="Charles Gifford" w:date="2016-01-16T11:52:00Z">
              <w:r w:rsidRPr="001C220C">
                <w:rPr>
                  <w:lang w:val="en-US"/>
                </w:rPr>
                <w:t xml:space="preserve"> – </w:t>
              </w:r>
            </w:ins>
            <w:ins w:id="6680" w:author="Charles Gifford" w:date="2016-01-14T17:44:00Z">
              <w:r w:rsidR="009F0825" w:rsidRPr="001874E1">
                <w:t xml:space="preserve">A </w:t>
              </w:r>
              <w:r w:rsidR="009F0825" w:rsidRPr="009F0825">
                <w:rPr>
                  <w:i/>
                </w:rPr>
                <w:t xml:space="preserve">material sublot </w:t>
              </w:r>
              <w:r w:rsidR="009F0825" w:rsidRPr="001874E1">
                <w:t>is permitted for normal use without restriction.</w:t>
              </w:r>
            </w:ins>
          </w:p>
          <w:p w14:paraId="464118D1" w14:textId="77777777" w:rsidR="009F0825" w:rsidRPr="00A36900" w:rsidRDefault="0029135F" w:rsidP="0060346A">
            <w:pPr>
              <w:pStyle w:val="TABLE-cell"/>
              <w:rPr>
                <w:ins w:id="6681" w:author="Charles Gifford" w:date="2016-01-14T17:44:00Z"/>
                <w:lang w:val="en-US"/>
              </w:rPr>
            </w:pPr>
            <w:ins w:id="6682" w:author="Charles Gifford" w:date="2016-01-14T17:44:00Z">
              <w:r>
                <w:rPr>
                  <w:u w:val="single"/>
                </w:rPr>
                <w:t>Closed</w:t>
              </w:r>
            </w:ins>
            <w:ins w:id="6683" w:author="Charles Gifford" w:date="2016-01-16T11:52:00Z">
              <w:r w:rsidRPr="001C220C">
                <w:rPr>
                  <w:lang w:val="en-US"/>
                </w:rPr>
                <w:t xml:space="preserve"> – </w:t>
              </w:r>
            </w:ins>
            <w:ins w:id="6684" w:author="Charles Gifford" w:date="2016-01-14T17:44:00Z">
              <w:r w:rsidR="009F0825" w:rsidRPr="001874E1">
                <w:t xml:space="preserve">A </w:t>
              </w:r>
              <w:r w:rsidR="009F0825" w:rsidRPr="009F0825">
                <w:rPr>
                  <w:i/>
                </w:rPr>
                <w:t>material sublot</w:t>
              </w:r>
              <w:r w:rsidR="009F0825" w:rsidRPr="001874E1">
                <w:t xml:space="preserve"> has been reconciled as completely consumed, sold or disposed of.  </w:t>
              </w:r>
            </w:ins>
          </w:p>
        </w:tc>
        <w:tc>
          <w:tcPr>
            <w:tcW w:w="1224" w:type="dxa"/>
          </w:tcPr>
          <w:p w14:paraId="4A61D860" w14:textId="77777777" w:rsidR="009F0825" w:rsidRPr="00A36900" w:rsidRDefault="009F0825" w:rsidP="0060346A">
            <w:pPr>
              <w:pStyle w:val="TABLE-cell"/>
              <w:rPr>
                <w:ins w:id="6685" w:author="Charles Gifford" w:date="2016-01-14T17:44:00Z"/>
                <w:lang w:val="en-US"/>
              </w:rPr>
            </w:pPr>
            <w:ins w:id="6686" w:author="Charles Gifford" w:date="2016-01-14T17:44:00Z">
              <w:r w:rsidRPr="001874E1">
                <w:t>Planned</w:t>
              </w:r>
            </w:ins>
          </w:p>
        </w:tc>
        <w:tc>
          <w:tcPr>
            <w:tcW w:w="1350" w:type="dxa"/>
          </w:tcPr>
          <w:p w14:paraId="26B6BB89" w14:textId="77777777" w:rsidR="009F0825" w:rsidRPr="00A36900" w:rsidRDefault="009F0825" w:rsidP="0060346A">
            <w:pPr>
              <w:pStyle w:val="TABLE-cell"/>
              <w:rPr>
                <w:ins w:id="6687" w:author="Charles Gifford" w:date="2016-01-14T17:44:00Z"/>
                <w:lang w:val="en-US"/>
              </w:rPr>
            </w:pPr>
            <w:ins w:id="6688" w:author="Charles Gifford" w:date="2016-01-14T17:44:00Z">
              <w:r w:rsidRPr="001874E1">
                <w:t>Unrestricted</w:t>
              </w:r>
            </w:ins>
          </w:p>
        </w:tc>
        <w:tc>
          <w:tcPr>
            <w:tcW w:w="1080" w:type="dxa"/>
          </w:tcPr>
          <w:p w14:paraId="4B453662" w14:textId="77777777" w:rsidR="009F0825" w:rsidRPr="007074F4" w:rsidRDefault="009F0825" w:rsidP="0060346A">
            <w:pPr>
              <w:pStyle w:val="TABLE-cell"/>
              <w:rPr>
                <w:ins w:id="6689" w:author="Charles Gifford" w:date="2016-01-14T17:44:00Z"/>
                <w:lang w:val="en-US"/>
              </w:rPr>
            </w:pPr>
            <w:ins w:id="6690" w:author="Charles Gifford" w:date="2016-01-14T17:44:00Z">
              <w:r w:rsidRPr="00093338">
                <w:t>Restricted</w:t>
              </w:r>
            </w:ins>
          </w:p>
        </w:tc>
        <w:tc>
          <w:tcPr>
            <w:tcW w:w="1409" w:type="dxa"/>
          </w:tcPr>
          <w:p w14:paraId="39442F9C" w14:textId="77777777" w:rsidR="009F0825" w:rsidRPr="00A36900" w:rsidRDefault="009F0825" w:rsidP="0060346A">
            <w:pPr>
              <w:pStyle w:val="TABLE-cell"/>
              <w:rPr>
                <w:ins w:id="6691" w:author="Charles Gifford" w:date="2016-01-14T17:44:00Z"/>
                <w:lang w:val="en-US"/>
              </w:rPr>
            </w:pPr>
            <w:ins w:id="6692" w:author="Charles Gifford" w:date="2016-01-14T17:44:00Z">
              <w:r w:rsidRPr="00093338">
                <w:t>Closed</w:t>
              </w:r>
            </w:ins>
          </w:p>
        </w:tc>
      </w:tr>
      <w:tr w:rsidR="00F67980" w:rsidRPr="001C220C" w:rsidDel="00067614" w14:paraId="3805C274" w14:textId="0B7195F1" w:rsidTr="0060346A">
        <w:trPr>
          <w:jc w:val="center"/>
          <w:del w:id="6693" w:author="Charles Gifford" w:date="2017-03-23T12:57:00Z"/>
        </w:trPr>
        <w:tc>
          <w:tcPr>
            <w:tcW w:w="1269" w:type="dxa"/>
          </w:tcPr>
          <w:p w14:paraId="33C007AE" w14:textId="35F85060" w:rsidR="00F67980" w:rsidRPr="001C220C" w:rsidDel="00067614" w:rsidRDefault="00F67980" w:rsidP="0060346A">
            <w:pPr>
              <w:pStyle w:val="TABLE-cell"/>
              <w:rPr>
                <w:del w:id="6694" w:author="Charles Gifford" w:date="2017-03-23T12:57:00Z"/>
                <w:lang w:val="en-US"/>
              </w:rPr>
            </w:pPr>
            <w:del w:id="6695" w:author="Charles Gifford" w:date="2017-03-17T21:20:00Z">
              <w:r w:rsidRPr="001C220C" w:rsidDel="00B8346C">
                <w:rPr>
                  <w:lang w:val="en-US"/>
                </w:rPr>
                <w:delText xml:space="preserve">Storage </w:delText>
              </w:r>
              <w:r w:rsidR="009F0825" w:rsidDel="00B8346C">
                <w:rPr>
                  <w:lang w:val="en-US"/>
                </w:rPr>
                <w:delText>l</w:delText>
              </w:r>
              <w:r w:rsidRPr="001C220C" w:rsidDel="00B8346C">
                <w:rPr>
                  <w:lang w:val="en-US"/>
                </w:rPr>
                <w:delText>ocation</w:delText>
              </w:r>
            </w:del>
          </w:p>
        </w:tc>
        <w:tc>
          <w:tcPr>
            <w:tcW w:w="2714" w:type="dxa"/>
          </w:tcPr>
          <w:p w14:paraId="68F36EE8" w14:textId="123045E6" w:rsidR="00F67980" w:rsidRPr="001C220C" w:rsidDel="00067614" w:rsidRDefault="00F67980" w:rsidP="0060346A">
            <w:pPr>
              <w:pStyle w:val="TABLE-cell"/>
              <w:rPr>
                <w:del w:id="6696" w:author="Charles Gifford" w:date="2017-03-23T12:57:00Z"/>
                <w:lang w:val="en-US"/>
              </w:rPr>
            </w:pPr>
            <w:del w:id="6697" w:author="Charles Gifford" w:date="2017-03-17T21:20:00Z">
              <w:r w:rsidRPr="001C220C" w:rsidDel="00B8346C">
                <w:rPr>
                  <w:lang w:val="en-US"/>
                </w:rPr>
                <w:delText xml:space="preserve">An identification of the storage location or a physical location of the </w:delText>
              </w:r>
              <w:r w:rsidRPr="001C220C" w:rsidDel="00B8346C">
                <w:rPr>
                  <w:i/>
                  <w:lang w:val="en-US"/>
                </w:rPr>
                <w:delText>material sublot</w:delText>
              </w:r>
              <w:r w:rsidRPr="001C220C" w:rsidDel="00B8346C">
                <w:rPr>
                  <w:lang w:val="en-US"/>
                </w:rPr>
                <w:delText>.</w:delText>
              </w:r>
            </w:del>
          </w:p>
        </w:tc>
        <w:tc>
          <w:tcPr>
            <w:tcW w:w="1224" w:type="dxa"/>
          </w:tcPr>
          <w:p w14:paraId="5DF2AC2C" w14:textId="60F645EB" w:rsidR="00F67980" w:rsidRPr="001C220C" w:rsidDel="00067614" w:rsidRDefault="00F67980" w:rsidP="0060346A">
            <w:pPr>
              <w:pStyle w:val="TABLE-cell"/>
              <w:rPr>
                <w:del w:id="6698" w:author="Charles Gifford" w:date="2017-03-23T12:57:00Z"/>
                <w:lang w:val="en-US"/>
              </w:rPr>
            </w:pPr>
            <w:del w:id="6699" w:author="Charles Gifford" w:date="2017-03-17T21:22:00Z">
              <w:r w:rsidRPr="001C220C" w:rsidDel="00B8346C">
                <w:rPr>
                  <w:lang w:val="en-US"/>
                </w:rPr>
                <w:delText>Stainless Steel Tote #57</w:delText>
              </w:r>
            </w:del>
          </w:p>
        </w:tc>
        <w:tc>
          <w:tcPr>
            <w:tcW w:w="1350" w:type="dxa"/>
          </w:tcPr>
          <w:p w14:paraId="41C3F16C" w14:textId="62E53F81" w:rsidR="00F67980" w:rsidRPr="001C220C" w:rsidDel="00067614" w:rsidRDefault="00F67980" w:rsidP="0060346A">
            <w:pPr>
              <w:pStyle w:val="TABLE-cell"/>
              <w:rPr>
                <w:del w:id="6700" w:author="Charles Gifford" w:date="2017-03-23T12:57:00Z"/>
                <w:lang w:val="en-US"/>
              </w:rPr>
            </w:pPr>
            <w:del w:id="6701" w:author="Charles Gifford" w:date="2017-03-17T21:22:00Z">
              <w:r w:rsidRPr="001C220C" w:rsidDel="00B8346C">
                <w:rPr>
                  <w:lang w:val="en-US"/>
                </w:rPr>
                <w:delText>Maintenance Shed 4S, Top Shelf</w:delText>
              </w:r>
            </w:del>
          </w:p>
        </w:tc>
        <w:tc>
          <w:tcPr>
            <w:tcW w:w="1080" w:type="dxa"/>
          </w:tcPr>
          <w:p w14:paraId="1511831F" w14:textId="0FC230BA" w:rsidR="00F67980" w:rsidRPr="001C220C" w:rsidDel="00067614" w:rsidRDefault="00F67980" w:rsidP="0060346A">
            <w:pPr>
              <w:pStyle w:val="TABLE-cell"/>
              <w:rPr>
                <w:del w:id="6702" w:author="Charles Gifford" w:date="2017-03-23T12:57:00Z"/>
                <w:lang w:val="en-US"/>
              </w:rPr>
            </w:pPr>
            <w:del w:id="6703" w:author="Charles Gifford" w:date="2017-03-17T21:22:00Z">
              <w:r w:rsidRPr="001C220C" w:rsidDel="00B8346C">
                <w:rPr>
                  <w:lang w:val="en-US"/>
                </w:rPr>
                <w:delText>Work Bench 10, Top Shelf</w:delText>
              </w:r>
            </w:del>
          </w:p>
        </w:tc>
        <w:tc>
          <w:tcPr>
            <w:tcW w:w="1409" w:type="dxa"/>
          </w:tcPr>
          <w:p w14:paraId="5BDFE94B" w14:textId="27D40286" w:rsidR="00F67980" w:rsidRPr="001C220C" w:rsidDel="00067614" w:rsidRDefault="00F67980" w:rsidP="0060346A">
            <w:pPr>
              <w:pStyle w:val="TABLE-cell"/>
              <w:rPr>
                <w:del w:id="6704" w:author="Charles Gifford" w:date="2017-03-23T12:57:00Z"/>
                <w:lang w:val="en-US"/>
              </w:rPr>
            </w:pPr>
            <w:del w:id="6705" w:author="Charles Gifford" w:date="2017-03-17T21:22:00Z">
              <w:r w:rsidRPr="001C220C" w:rsidDel="00B8346C">
                <w:rPr>
                  <w:lang w:val="en-US"/>
                </w:rPr>
                <w:delText>Warehouse 1</w:delText>
              </w:r>
            </w:del>
          </w:p>
        </w:tc>
      </w:tr>
      <w:tr w:rsidR="00F67980" w:rsidRPr="001C220C" w14:paraId="37F41FE1" w14:textId="77777777" w:rsidTr="0060346A">
        <w:trPr>
          <w:jc w:val="center"/>
        </w:trPr>
        <w:tc>
          <w:tcPr>
            <w:tcW w:w="1269" w:type="dxa"/>
          </w:tcPr>
          <w:p w14:paraId="5001BEAC" w14:textId="77777777" w:rsidR="00F67980" w:rsidRPr="001C220C" w:rsidRDefault="00F67980" w:rsidP="0060346A">
            <w:pPr>
              <w:pStyle w:val="TABLE-cell"/>
              <w:rPr>
                <w:lang w:val="en-US"/>
              </w:rPr>
            </w:pPr>
            <w:r w:rsidRPr="001C220C">
              <w:rPr>
                <w:lang w:val="en-US"/>
              </w:rPr>
              <w:t>Quantity</w:t>
            </w:r>
          </w:p>
        </w:tc>
        <w:tc>
          <w:tcPr>
            <w:tcW w:w="2714" w:type="dxa"/>
          </w:tcPr>
          <w:p w14:paraId="6DFCA0DA" w14:textId="77777777" w:rsidR="00F67980" w:rsidRPr="001C220C" w:rsidRDefault="00F67980" w:rsidP="0060346A">
            <w:pPr>
              <w:pStyle w:val="TABLE-cell"/>
              <w:rPr>
                <w:lang w:val="en-US"/>
              </w:rPr>
            </w:pPr>
            <w:r w:rsidRPr="001C220C">
              <w:rPr>
                <w:lang w:val="en-US"/>
              </w:rPr>
              <w:t xml:space="preserve">The quantity of the </w:t>
            </w:r>
            <w:r w:rsidRPr="001C220C">
              <w:rPr>
                <w:i/>
                <w:lang w:val="en-US"/>
              </w:rPr>
              <w:t>material sublot.</w:t>
            </w:r>
          </w:p>
        </w:tc>
        <w:tc>
          <w:tcPr>
            <w:tcW w:w="1224" w:type="dxa"/>
          </w:tcPr>
          <w:p w14:paraId="0FB3B945" w14:textId="77777777" w:rsidR="00F67980" w:rsidRPr="001C220C" w:rsidRDefault="00F67980" w:rsidP="0060346A">
            <w:pPr>
              <w:pStyle w:val="TABLE-cell"/>
              <w:rPr>
                <w:lang w:val="en-US"/>
              </w:rPr>
            </w:pPr>
            <w:r w:rsidRPr="001C220C">
              <w:rPr>
                <w:lang w:val="en-US"/>
              </w:rPr>
              <w:t>40</w:t>
            </w:r>
          </w:p>
        </w:tc>
        <w:tc>
          <w:tcPr>
            <w:tcW w:w="1350" w:type="dxa"/>
          </w:tcPr>
          <w:p w14:paraId="7CD73918" w14:textId="77777777" w:rsidR="00F67980" w:rsidRPr="001C220C" w:rsidRDefault="00F67980" w:rsidP="0060346A">
            <w:pPr>
              <w:pStyle w:val="TABLE-cell"/>
              <w:rPr>
                <w:lang w:val="en-US"/>
              </w:rPr>
            </w:pPr>
            <w:r w:rsidRPr="001C220C">
              <w:rPr>
                <w:lang w:val="en-US"/>
              </w:rPr>
              <w:t>10</w:t>
            </w:r>
          </w:p>
        </w:tc>
        <w:tc>
          <w:tcPr>
            <w:tcW w:w="1080" w:type="dxa"/>
          </w:tcPr>
          <w:p w14:paraId="67B6544A" w14:textId="77777777" w:rsidR="00F67980" w:rsidRPr="001C220C" w:rsidRDefault="00F67980" w:rsidP="0060346A">
            <w:pPr>
              <w:pStyle w:val="TABLE-cell"/>
              <w:rPr>
                <w:lang w:val="en-US"/>
              </w:rPr>
            </w:pPr>
            <w:r w:rsidRPr="001C220C">
              <w:rPr>
                <w:lang w:val="en-US"/>
              </w:rPr>
              <w:t>1</w:t>
            </w:r>
          </w:p>
        </w:tc>
        <w:tc>
          <w:tcPr>
            <w:tcW w:w="1409" w:type="dxa"/>
          </w:tcPr>
          <w:p w14:paraId="58CC7D6A" w14:textId="77777777" w:rsidR="00F67980" w:rsidRPr="001C220C" w:rsidRDefault="00F67980" w:rsidP="0060346A">
            <w:pPr>
              <w:pStyle w:val="TABLE-cell"/>
              <w:rPr>
                <w:lang w:val="en-US"/>
              </w:rPr>
            </w:pPr>
            <w:r w:rsidRPr="001C220C">
              <w:rPr>
                <w:lang w:val="en-US"/>
              </w:rPr>
              <w:t>41</w:t>
            </w:r>
          </w:p>
        </w:tc>
      </w:tr>
      <w:tr w:rsidR="00F67980" w:rsidRPr="001C220C" w14:paraId="4E856552" w14:textId="77777777" w:rsidTr="0060346A">
        <w:trPr>
          <w:jc w:val="center"/>
        </w:trPr>
        <w:tc>
          <w:tcPr>
            <w:tcW w:w="1269" w:type="dxa"/>
          </w:tcPr>
          <w:p w14:paraId="2B77C272" w14:textId="77777777" w:rsidR="00F67980" w:rsidRPr="001C220C" w:rsidRDefault="00F67980" w:rsidP="0060346A">
            <w:pPr>
              <w:pStyle w:val="TABLE-cell"/>
              <w:rPr>
                <w:lang w:val="en-US"/>
              </w:rPr>
            </w:pPr>
            <w:r w:rsidRPr="001C220C">
              <w:rPr>
                <w:lang w:val="en-US"/>
              </w:rPr>
              <w:t xml:space="preserve">Quantity </w:t>
            </w:r>
            <w:r w:rsidR="009F0825">
              <w:rPr>
                <w:lang w:val="en-US"/>
              </w:rPr>
              <w:t>u</w:t>
            </w:r>
            <w:r w:rsidRPr="001C220C">
              <w:rPr>
                <w:lang w:val="en-US"/>
              </w:rPr>
              <w:t xml:space="preserve">nit of </w:t>
            </w:r>
            <w:r w:rsidR="009F0825">
              <w:rPr>
                <w:lang w:val="en-US"/>
              </w:rPr>
              <w:t>m</w:t>
            </w:r>
            <w:r w:rsidRPr="001C220C">
              <w:rPr>
                <w:lang w:val="en-US"/>
              </w:rPr>
              <w:t>easure</w:t>
            </w:r>
          </w:p>
        </w:tc>
        <w:tc>
          <w:tcPr>
            <w:tcW w:w="2714" w:type="dxa"/>
          </w:tcPr>
          <w:p w14:paraId="2C6B62BC" w14:textId="77777777" w:rsidR="00F67980" w:rsidRPr="001C220C" w:rsidRDefault="00F67980" w:rsidP="0060346A">
            <w:pPr>
              <w:pStyle w:val="TABLE-cell"/>
              <w:rPr>
                <w:lang w:val="en-US"/>
              </w:rPr>
            </w:pPr>
            <w:r w:rsidRPr="001C220C">
              <w:rPr>
                <w:lang w:val="en-US"/>
              </w:rPr>
              <w:t>The unit of measure of the associated quantity, if applicable.</w:t>
            </w:r>
          </w:p>
        </w:tc>
        <w:tc>
          <w:tcPr>
            <w:tcW w:w="1224" w:type="dxa"/>
          </w:tcPr>
          <w:p w14:paraId="2EB79F8A" w14:textId="77777777" w:rsidR="00F67980" w:rsidRPr="001C220C" w:rsidRDefault="00F67980" w:rsidP="0060346A">
            <w:pPr>
              <w:pStyle w:val="TABLE-cell"/>
              <w:rPr>
                <w:lang w:val="en-US"/>
              </w:rPr>
            </w:pPr>
            <w:r w:rsidRPr="001C220C">
              <w:rPr>
                <w:lang w:val="en-US"/>
              </w:rPr>
              <w:t>sheets</w:t>
            </w:r>
          </w:p>
        </w:tc>
        <w:tc>
          <w:tcPr>
            <w:tcW w:w="1350" w:type="dxa"/>
          </w:tcPr>
          <w:p w14:paraId="5570316C" w14:textId="77777777" w:rsidR="00F67980" w:rsidRPr="001C220C" w:rsidRDefault="00F67980" w:rsidP="0060346A">
            <w:pPr>
              <w:pStyle w:val="TABLE-cell"/>
              <w:rPr>
                <w:lang w:val="en-US"/>
              </w:rPr>
            </w:pPr>
            <w:r w:rsidRPr="001C220C">
              <w:rPr>
                <w:lang w:val="en-US"/>
              </w:rPr>
              <w:t>Cans</w:t>
            </w:r>
          </w:p>
        </w:tc>
        <w:tc>
          <w:tcPr>
            <w:tcW w:w="1080" w:type="dxa"/>
          </w:tcPr>
          <w:p w14:paraId="4C24D03B" w14:textId="77777777" w:rsidR="00F67980" w:rsidRPr="001C220C" w:rsidRDefault="00F67980" w:rsidP="0060346A">
            <w:pPr>
              <w:pStyle w:val="TABLE-cell"/>
              <w:rPr>
                <w:lang w:val="en-US"/>
              </w:rPr>
            </w:pPr>
            <w:r w:rsidRPr="001C220C">
              <w:rPr>
                <w:lang w:val="en-US"/>
              </w:rPr>
              <w:t>Liter</w:t>
            </w:r>
          </w:p>
        </w:tc>
        <w:tc>
          <w:tcPr>
            <w:tcW w:w="1409" w:type="dxa"/>
          </w:tcPr>
          <w:p w14:paraId="3B5532AA" w14:textId="77777777" w:rsidR="00F67980" w:rsidRPr="001C220C" w:rsidRDefault="00F67980" w:rsidP="0060346A">
            <w:pPr>
              <w:pStyle w:val="TABLE-cell"/>
              <w:rPr>
                <w:lang w:val="en-US"/>
              </w:rPr>
            </w:pPr>
            <w:r w:rsidRPr="001C220C">
              <w:rPr>
                <w:lang w:val="en-US"/>
              </w:rPr>
              <w:t>Rolls</w:t>
            </w:r>
          </w:p>
        </w:tc>
      </w:tr>
    </w:tbl>
    <w:p w14:paraId="141A6538" w14:textId="78AA90F6" w:rsidR="00B8346C" w:rsidRDefault="00B8346C" w:rsidP="00600813">
      <w:pPr>
        <w:pStyle w:val="NOTE0"/>
        <w:rPr>
          <w:ins w:id="6706" w:author="Charles Gifford" w:date="2017-03-17T21:19:00Z"/>
        </w:rPr>
      </w:pPr>
      <w:bookmarkStart w:id="6707" w:name="_Toc320176928"/>
      <w:ins w:id="6708" w:author="Charles Gifford" w:date="2017-03-17T21:19:00Z">
        <w:r w:rsidRPr="00B8346C">
          <w:t>NOTE</w:t>
        </w:r>
        <w:r w:rsidRPr="00B8346C">
          <w:tab/>
          <w:t>A material sublot may specify a spatial definition in addition to a storage location where it is necessary to specify the spatial definition of the material sublot within the given storage location.</w:t>
        </w:r>
      </w:ins>
    </w:p>
    <w:p w14:paraId="2B671A6E" w14:textId="4B1492C4" w:rsidR="00CB7EC0" w:rsidRPr="001C220C" w:rsidDel="00546627" w:rsidRDefault="0029062D" w:rsidP="003E1075">
      <w:pPr>
        <w:pStyle w:val="Heading3"/>
        <w:rPr>
          <w:del w:id="6709" w:author="Charles Gifford" w:date="2017-03-19T12:01:00Z"/>
        </w:rPr>
      </w:pPr>
      <w:del w:id="6710" w:author="Charles Gifford" w:date="2017-03-19T12:01:00Z">
        <w:r w:rsidRPr="001C220C" w:rsidDel="00546627">
          <w:delText>Material</w:delText>
        </w:r>
        <w:r w:rsidR="00CB7EC0" w:rsidRPr="001C220C" w:rsidDel="00546627">
          <w:delText xml:space="preserve"> test specification</w:delText>
        </w:r>
        <w:bookmarkEnd w:id="6707"/>
      </w:del>
    </w:p>
    <w:p w14:paraId="2D6DB5F8" w14:textId="79695B57" w:rsidR="00ED0076" w:rsidDel="00546627" w:rsidRDefault="009A0FC3" w:rsidP="0029062D">
      <w:pPr>
        <w:pStyle w:val="PARAGRAPH"/>
        <w:rPr>
          <w:del w:id="6711" w:author="Charles Gifford" w:date="2017-03-19T12:01:00Z"/>
          <w:lang w:val="en-US"/>
        </w:rPr>
      </w:pPr>
      <w:del w:id="6712" w:author="Charles Gifford" w:date="2017-03-19T12:01:00Z">
        <w:r w:rsidRPr="001C220C" w:rsidDel="00546627">
          <w:rPr>
            <w:lang w:val="en-US"/>
          </w:rPr>
          <w:delText xml:space="preserve">A representation of a </w:delText>
        </w:r>
        <w:r w:rsidR="0029062D" w:rsidRPr="001C220C" w:rsidDel="00546627">
          <w:rPr>
            <w:lang w:val="en-US"/>
          </w:rPr>
          <w:delText>material</w:delText>
        </w:r>
        <w:r w:rsidRPr="001C220C" w:rsidDel="00546627">
          <w:rPr>
            <w:lang w:val="en-US"/>
          </w:rPr>
          <w:delText xml:space="preserve"> test </w:delText>
        </w:r>
        <w:r w:rsidR="006135DB" w:rsidDel="00546627">
          <w:rPr>
            <w:lang w:val="en-US"/>
          </w:rPr>
          <w:delText>shall be presented as</w:delText>
        </w:r>
        <w:r w:rsidRPr="001C220C" w:rsidDel="00546627">
          <w:rPr>
            <w:lang w:val="en-US"/>
          </w:rPr>
          <w:delText xml:space="preserve"> a</w:delText>
        </w:r>
        <w:r w:rsidRPr="001C220C" w:rsidDel="00546627">
          <w:rPr>
            <w:i/>
            <w:lang w:val="en-US"/>
          </w:rPr>
          <w:delText xml:space="preserve"> </w:delText>
        </w:r>
        <w:r w:rsidR="0029062D" w:rsidRPr="00D85861" w:rsidDel="00546627">
          <w:rPr>
            <w:i/>
            <w:lang w:val="en-US"/>
          </w:rPr>
          <w:delText xml:space="preserve">material </w:delText>
        </w:r>
        <w:r w:rsidRPr="00D85861" w:rsidDel="00546627">
          <w:rPr>
            <w:i/>
            <w:lang w:val="en-US"/>
          </w:rPr>
          <w:delText>test specification</w:delText>
        </w:r>
        <w:r w:rsidRPr="001C220C" w:rsidDel="00546627">
          <w:rPr>
            <w:i/>
            <w:lang w:val="en-US"/>
          </w:rPr>
          <w:delText xml:space="preserve">. </w:delText>
        </w:r>
        <w:r w:rsidRPr="001C220C" w:rsidDel="00546627">
          <w:rPr>
            <w:lang w:val="en-US"/>
          </w:rPr>
          <w:delText xml:space="preserve">A </w:delText>
        </w:r>
        <w:r w:rsidR="0029062D" w:rsidRPr="00D85861" w:rsidDel="00546627">
          <w:rPr>
            <w:i/>
            <w:lang w:val="en-US"/>
          </w:rPr>
          <w:delText xml:space="preserve">material </w:delText>
        </w:r>
        <w:r w:rsidRPr="00D85861" w:rsidDel="00546627">
          <w:rPr>
            <w:i/>
            <w:lang w:val="en-US"/>
          </w:rPr>
          <w:delText>test specification</w:delText>
        </w:r>
        <w:r w:rsidRPr="001C220C" w:rsidDel="00546627">
          <w:rPr>
            <w:lang w:val="en-US"/>
          </w:rPr>
          <w:delText xml:space="preserve"> shall be associated </w:delText>
        </w:r>
        <w:r w:rsidR="006C33B5" w:rsidRPr="006C33B5" w:rsidDel="00546627">
          <w:rPr>
            <w:lang w:val="en-US"/>
          </w:rPr>
          <w:delText xml:space="preserve">with a </w:delText>
        </w:r>
        <w:r w:rsidR="006C33B5" w:rsidRPr="00500BDB" w:rsidDel="00546627">
          <w:rPr>
            <w:i/>
            <w:lang w:val="en-US"/>
          </w:rPr>
          <w:delText>material class, material definition</w:delText>
        </w:r>
        <w:r w:rsidR="006C33B5" w:rsidRPr="006C33B5" w:rsidDel="00546627">
          <w:rPr>
            <w:lang w:val="en-US"/>
          </w:rPr>
          <w:delText xml:space="preserve"> and/or </w:delText>
        </w:r>
        <w:r w:rsidR="006C33B5" w:rsidRPr="00500BDB" w:rsidDel="00546627">
          <w:rPr>
            <w:i/>
            <w:lang w:val="en-US"/>
          </w:rPr>
          <w:delText>material lot</w:delText>
        </w:r>
        <w:r w:rsidR="006C33B5" w:rsidRPr="006C33B5" w:rsidDel="00546627">
          <w:rPr>
            <w:lang w:val="en-US"/>
          </w:rPr>
          <w:delText xml:space="preserve"> and zero or more </w:delText>
        </w:r>
        <w:r w:rsidR="006C33B5" w:rsidRPr="00500BDB" w:rsidDel="00546627">
          <w:rPr>
            <w:i/>
            <w:lang w:val="en-US"/>
          </w:rPr>
          <w:delText>material class properties</w:delText>
        </w:r>
        <w:r w:rsidR="006C33B5" w:rsidRPr="006C33B5" w:rsidDel="00546627">
          <w:rPr>
            <w:lang w:val="en-US"/>
          </w:rPr>
          <w:delText xml:space="preserve">, </w:delText>
        </w:r>
        <w:r w:rsidRPr="001C220C" w:rsidDel="00546627">
          <w:rPr>
            <w:lang w:val="en-US"/>
          </w:rPr>
          <w:delText xml:space="preserve">This is typically used where a test is required to ensure that the </w:delText>
        </w:r>
        <w:r w:rsidRPr="00500BDB" w:rsidDel="00546627">
          <w:rPr>
            <w:i/>
            <w:lang w:val="en-US"/>
          </w:rPr>
          <w:delText>material</w:delText>
        </w:r>
        <w:r w:rsidRPr="001C220C" w:rsidDel="00546627">
          <w:rPr>
            <w:lang w:val="en-US"/>
          </w:rPr>
          <w:delText xml:space="preserve"> has the required property value. A </w:delText>
        </w:r>
        <w:r w:rsidR="0029062D" w:rsidRPr="00D85861" w:rsidDel="00546627">
          <w:rPr>
            <w:i/>
            <w:lang w:val="en-US"/>
          </w:rPr>
          <w:delText xml:space="preserve">material </w:delText>
        </w:r>
        <w:r w:rsidRPr="00D85861" w:rsidDel="00546627">
          <w:rPr>
            <w:i/>
            <w:lang w:val="en-US"/>
          </w:rPr>
          <w:delText>test specification</w:delText>
        </w:r>
        <w:r w:rsidRPr="001C220C" w:rsidDel="00546627">
          <w:rPr>
            <w:lang w:val="en-US"/>
          </w:rPr>
          <w:delText xml:space="preserve"> may identify a test for one or more </w:delText>
        </w:r>
        <w:r w:rsidRPr="00D85861" w:rsidDel="00546627">
          <w:rPr>
            <w:i/>
            <w:lang w:val="en-US"/>
          </w:rPr>
          <w:delText>material definition properties</w:delText>
        </w:r>
        <w:r w:rsidRPr="001C220C" w:rsidDel="00546627">
          <w:rPr>
            <w:lang w:val="en-US"/>
          </w:rPr>
          <w:delText xml:space="preserve">. Not all properties need to have a defined </w:delText>
        </w:r>
        <w:r w:rsidR="0029062D" w:rsidRPr="00D85861" w:rsidDel="00546627">
          <w:rPr>
            <w:i/>
            <w:lang w:val="en-US"/>
          </w:rPr>
          <w:delText xml:space="preserve">material </w:delText>
        </w:r>
        <w:r w:rsidRPr="00D85861" w:rsidDel="00546627">
          <w:rPr>
            <w:i/>
            <w:lang w:val="en-US"/>
          </w:rPr>
          <w:delText>test specification</w:delText>
        </w:r>
        <w:r w:rsidRPr="001C220C" w:rsidDel="00546627">
          <w:rPr>
            <w:lang w:val="en-US"/>
          </w:rPr>
          <w:delText>.</w:delText>
        </w:r>
        <w:r w:rsidR="00BB3B94" w:rsidRPr="001C220C" w:rsidDel="00546627">
          <w:rPr>
            <w:lang w:val="en-US"/>
          </w:rPr>
          <w:delText xml:space="preserve"> </w:delText>
        </w:r>
      </w:del>
    </w:p>
    <w:p w14:paraId="64EAB3EC" w14:textId="42A85046" w:rsidR="00ED0076" w:rsidRPr="001C220C" w:rsidDel="00546627" w:rsidRDefault="00ED0076" w:rsidP="00ED0076">
      <w:pPr>
        <w:pStyle w:val="PARAGRAPH"/>
        <w:rPr>
          <w:del w:id="6713" w:author="Charles Gifford" w:date="2017-03-19T12:01:00Z"/>
          <w:lang w:val="en-US"/>
        </w:rPr>
      </w:pPr>
      <w:del w:id="6714" w:author="Charles Gifford" w:date="2017-03-19T12:01:00Z">
        <w:r w:rsidRPr="00D85861" w:rsidDel="00546627">
          <w:rPr>
            <w:i/>
            <w:lang w:val="en-US"/>
          </w:rPr>
          <w:delText>Material test specifications</w:delText>
        </w:r>
        <w:r w:rsidRPr="001C220C" w:rsidDel="00546627">
          <w:rPr>
            <w:i/>
            <w:lang w:val="en-US"/>
          </w:rPr>
          <w:delText xml:space="preserve"> </w:delText>
        </w:r>
        <w:r w:rsidRPr="001C220C" w:rsidDel="00546627">
          <w:rPr>
            <w:lang w:val="en-US"/>
          </w:rPr>
          <w:delText>may also be related to</w:delText>
        </w:r>
      </w:del>
      <w:del w:id="6715" w:author="Charles Gifford" w:date="2016-10-07T22:23:00Z">
        <w:r w:rsidRPr="001C220C" w:rsidDel="006C33B5">
          <w:rPr>
            <w:lang w:val="en-US"/>
          </w:rPr>
          <w:delText xml:space="preserve"> </w:delText>
        </w:r>
        <w:r w:rsidDel="006C33B5">
          <w:rPr>
            <w:lang w:val="en-US"/>
          </w:rPr>
          <w:delText xml:space="preserve">an operations </w:delText>
        </w:r>
        <w:r w:rsidRPr="001C220C" w:rsidDel="006C33B5">
          <w:rPr>
            <w:lang w:val="en-US"/>
          </w:rPr>
          <w:delText>request</w:delText>
        </w:r>
      </w:del>
      <w:del w:id="6716" w:author="Charles Gifford" w:date="2017-03-19T12:01:00Z">
        <w:r w:rsidRPr="001C220C" w:rsidDel="00546627">
          <w:rPr>
            <w:lang w:val="en-US"/>
          </w:rPr>
          <w:delText xml:space="preserve">. The same material may have different specifications for different </w:delText>
        </w:r>
        <w:r w:rsidRPr="00500BDB" w:rsidDel="00546627">
          <w:rPr>
            <w:i/>
            <w:lang w:val="en-US"/>
          </w:rPr>
          <w:delText>requests</w:delText>
        </w:r>
        <w:r w:rsidRPr="001C220C" w:rsidDel="00546627">
          <w:rPr>
            <w:lang w:val="en-US"/>
          </w:rPr>
          <w:delText xml:space="preserve">, depending on specific customer requirements. </w:delText>
        </w:r>
      </w:del>
    </w:p>
    <w:p w14:paraId="1B0553DB" w14:textId="6A2B91AB" w:rsidR="00ED0076" w:rsidRPr="001C220C" w:rsidDel="00546627" w:rsidRDefault="00ED0076" w:rsidP="00ED0076">
      <w:pPr>
        <w:pStyle w:val="PARAGRAPH"/>
        <w:rPr>
          <w:del w:id="6717" w:author="Charles Gifford" w:date="2017-03-19T12:01:00Z"/>
          <w:lang w:val="en-US"/>
        </w:rPr>
      </w:pPr>
      <w:del w:id="6718" w:author="Charles Gifford" w:date="2017-03-19T12:01:00Z">
        <w:r w:rsidRPr="001C220C" w:rsidDel="00546627">
          <w:rPr>
            <w:lang w:val="en-US"/>
          </w:rPr>
          <w:delText xml:space="preserve">A </w:delText>
        </w:r>
        <w:r w:rsidRPr="00D85861" w:rsidDel="00546627">
          <w:rPr>
            <w:i/>
            <w:lang w:val="en-US"/>
          </w:rPr>
          <w:delText>material test specification</w:delText>
        </w:r>
        <w:r w:rsidRPr="001C220C" w:rsidDel="00546627">
          <w:rPr>
            <w:lang w:val="en-US"/>
          </w:rPr>
          <w:delText xml:space="preserve"> shall include</w:delText>
        </w:r>
      </w:del>
    </w:p>
    <w:p w14:paraId="366EBA59" w14:textId="2480375F" w:rsidR="00ED0076" w:rsidRPr="001C220C" w:rsidDel="00546627" w:rsidRDefault="00ED0076" w:rsidP="00A70CDA">
      <w:pPr>
        <w:pStyle w:val="ListNumber"/>
        <w:numPr>
          <w:ilvl w:val="0"/>
          <w:numId w:val="72"/>
        </w:numPr>
        <w:ind w:left="360"/>
        <w:rPr>
          <w:del w:id="6719" w:author="Charles Gifford" w:date="2017-03-19T12:01:00Z"/>
          <w:lang w:val="en-US"/>
        </w:rPr>
      </w:pPr>
      <w:del w:id="6720" w:author="Charles Gifford" w:date="2017-03-19T12:01:00Z">
        <w:r w:rsidRPr="001C220C" w:rsidDel="00546627">
          <w:rPr>
            <w:lang w:val="en-US"/>
          </w:rPr>
          <w:delText>an identification of the test;</w:delText>
        </w:r>
      </w:del>
    </w:p>
    <w:p w14:paraId="50EFAE3D" w14:textId="65D900B7" w:rsidR="00ED0076" w:rsidRPr="001C220C" w:rsidDel="00546627" w:rsidRDefault="00ED0076" w:rsidP="00A70CDA">
      <w:pPr>
        <w:pStyle w:val="ListNumber"/>
        <w:numPr>
          <w:ilvl w:val="0"/>
          <w:numId w:val="72"/>
        </w:numPr>
        <w:ind w:left="360"/>
        <w:rPr>
          <w:del w:id="6721" w:author="Charles Gifford" w:date="2017-03-19T12:01:00Z"/>
          <w:lang w:val="en-US"/>
        </w:rPr>
      </w:pPr>
      <w:del w:id="6722" w:author="Charles Gifford" w:date="2017-03-19T12:01:00Z">
        <w:r w:rsidRPr="001C220C" w:rsidDel="00546627">
          <w:rPr>
            <w:lang w:val="en-US"/>
          </w:rPr>
          <w:delText>a version of the test;</w:delText>
        </w:r>
      </w:del>
    </w:p>
    <w:p w14:paraId="15FC460F" w14:textId="50FD5814" w:rsidR="00ED0076" w:rsidRPr="001C220C" w:rsidDel="00546627" w:rsidRDefault="00ED0076" w:rsidP="00A70CDA">
      <w:pPr>
        <w:pStyle w:val="ListNumber"/>
        <w:numPr>
          <w:ilvl w:val="0"/>
          <w:numId w:val="72"/>
        </w:numPr>
        <w:ind w:left="360"/>
        <w:rPr>
          <w:del w:id="6723" w:author="Charles Gifford" w:date="2017-03-19T12:01:00Z"/>
          <w:lang w:val="en-US"/>
        </w:rPr>
      </w:pPr>
      <w:del w:id="6724" w:author="Charles Gifford" w:date="2017-03-19T12:01:00Z">
        <w:r w:rsidRPr="001C220C" w:rsidDel="00546627">
          <w:rPr>
            <w:lang w:val="en-US"/>
          </w:rPr>
          <w:delText>a description of the test.</w:delText>
        </w:r>
      </w:del>
    </w:p>
    <w:p w14:paraId="0A187682" w14:textId="1A8BBBEB" w:rsidR="00C16922" w:rsidRPr="001C220C" w:rsidDel="00546627" w:rsidRDefault="000801B9" w:rsidP="00C16922">
      <w:pPr>
        <w:pStyle w:val="PARAGRAPH"/>
        <w:rPr>
          <w:del w:id="6725" w:author="Charles Gifford" w:date="2017-03-19T12:01:00Z"/>
          <w:lang w:val="en-US"/>
        </w:rPr>
      </w:pPr>
      <w:del w:id="6726" w:author="Charles Gifford" w:date="2017-03-19T12:01:00Z">
        <w:r w:rsidDel="00546627">
          <w:rPr>
            <w:lang w:val="en-US"/>
          </w:rPr>
          <w:fldChar w:fldCharType="begin"/>
        </w:r>
        <w:r w:rsidDel="00546627">
          <w:rPr>
            <w:lang w:val="en-US"/>
          </w:rPr>
          <w:delInstrText xml:space="preserve"> REF _Ref449088678 \h </w:delInstrText>
        </w:r>
        <w:r w:rsidDel="00546627">
          <w:rPr>
            <w:lang w:val="en-US"/>
          </w:rPr>
        </w:r>
        <w:r w:rsidDel="00546627">
          <w:rPr>
            <w:lang w:val="en-US"/>
          </w:rPr>
          <w:fldChar w:fldCharType="separate"/>
        </w:r>
        <w:r w:rsidR="002E1808" w:rsidDel="00546627">
          <w:rPr>
            <w:lang w:val="en-US"/>
          </w:rPr>
          <w:delText xml:space="preserve">Table </w:delText>
        </w:r>
        <w:r w:rsidR="002E1808" w:rsidDel="00546627">
          <w:rPr>
            <w:noProof/>
            <w:lang w:val="en-US"/>
          </w:rPr>
          <w:delText>64</w:delText>
        </w:r>
        <w:r w:rsidDel="00546627">
          <w:rPr>
            <w:lang w:val="en-US"/>
          </w:rPr>
          <w:fldChar w:fldCharType="end"/>
        </w:r>
        <w:r w:rsidDel="00546627">
          <w:rPr>
            <w:lang w:val="en-US"/>
          </w:rPr>
          <w:delText xml:space="preserve"> </w:delText>
        </w:r>
        <w:r w:rsidR="00BB3B94" w:rsidRPr="001C220C" w:rsidDel="00546627">
          <w:rPr>
            <w:lang w:val="en-US"/>
          </w:rPr>
          <w:delText xml:space="preserve">lists the </w:delText>
        </w:r>
        <w:r w:rsidR="00C16922" w:rsidDel="00546627">
          <w:rPr>
            <w:lang w:val="en-US"/>
          </w:rPr>
          <w:delText>relationship</w:delText>
        </w:r>
        <w:r w:rsidR="00BB3B94" w:rsidRPr="001C220C" w:rsidDel="00546627">
          <w:rPr>
            <w:lang w:val="en-US"/>
          </w:rPr>
          <w:delText xml:space="preserve">s of </w:delText>
        </w:r>
        <w:r w:rsidR="004B7B3C" w:rsidDel="00546627">
          <w:rPr>
            <w:lang w:val="en-US"/>
          </w:rPr>
          <w:delText xml:space="preserve">a </w:delText>
        </w:r>
        <w:r w:rsidR="00246F8B" w:rsidDel="00546627">
          <w:rPr>
            <w:i/>
            <w:lang w:val="en-US"/>
          </w:rPr>
          <w:delText>m</w:delText>
        </w:r>
        <w:r w:rsidR="0029062D" w:rsidRPr="001C220C" w:rsidDel="00546627">
          <w:rPr>
            <w:i/>
            <w:lang w:val="en-US"/>
          </w:rPr>
          <w:delText xml:space="preserve">aterial </w:delText>
        </w:r>
        <w:r w:rsidR="00BB3B94" w:rsidRPr="001C220C" w:rsidDel="00546627">
          <w:rPr>
            <w:i/>
            <w:lang w:val="en-US"/>
          </w:rPr>
          <w:delText>test specification.</w:delText>
        </w:r>
        <w:r w:rsidR="00C16922" w:rsidDel="00546627">
          <w:rPr>
            <w:lang w:val="en-US"/>
          </w:rPr>
          <w:delText xml:space="preserve"> </w:delText>
        </w:r>
      </w:del>
    </w:p>
    <w:p w14:paraId="38A6F448" w14:textId="50502E63" w:rsidR="00765E73" w:rsidRPr="001C220C" w:rsidDel="00546627" w:rsidRDefault="00C16922" w:rsidP="00C16922">
      <w:pPr>
        <w:pStyle w:val="TABLE-title"/>
        <w:rPr>
          <w:del w:id="6727" w:author="Charles Gifford" w:date="2017-03-19T12:01:00Z"/>
          <w:lang w:val="en-US"/>
        </w:rPr>
      </w:pPr>
      <w:bookmarkStart w:id="6728" w:name="_Ref449088678"/>
      <w:del w:id="6729" w:author="Charles Gifford" w:date="2017-03-19T12:01:00Z">
        <w:r w:rsidDel="00546627">
          <w:rPr>
            <w:lang w:val="en-US"/>
          </w:rPr>
          <w:delText xml:space="preserve">Table </w:delText>
        </w:r>
        <w:r w:rsidR="006D59F1" w:rsidDel="00546627">
          <w:rPr>
            <w:b w:val="0"/>
            <w:bCs w:val="0"/>
            <w:lang w:val="en-US"/>
          </w:rPr>
          <w:fldChar w:fldCharType="begin"/>
        </w:r>
        <w:r w:rsidR="006D59F1" w:rsidDel="00546627">
          <w:rPr>
            <w:lang w:val="en-US"/>
          </w:rPr>
          <w:delInstrText xml:space="preserve"> SEQ Table \* ARABIC </w:delInstrText>
        </w:r>
        <w:r w:rsidR="006D59F1" w:rsidDel="00546627">
          <w:rPr>
            <w:b w:val="0"/>
            <w:bCs w:val="0"/>
            <w:lang w:val="en-US"/>
          </w:rPr>
          <w:fldChar w:fldCharType="separate"/>
        </w:r>
        <w:r w:rsidR="002E1808" w:rsidDel="00546627">
          <w:rPr>
            <w:noProof/>
            <w:lang w:val="en-US"/>
          </w:rPr>
          <w:delText>64</w:delText>
        </w:r>
        <w:r w:rsidR="006D59F1" w:rsidDel="00546627">
          <w:rPr>
            <w:b w:val="0"/>
            <w:bCs w:val="0"/>
            <w:lang w:val="en-US"/>
          </w:rPr>
          <w:fldChar w:fldCharType="end"/>
        </w:r>
        <w:bookmarkEnd w:id="6728"/>
        <w:r w:rsidDel="00546627">
          <w:rPr>
            <w:lang w:val="en-US"/>
          </w:rPr>
          <w:delText xml:space="preserve"> –</w:delText>
        </w:r>
        <w:r w:rsidRPr="001C220C" w:rsidDel="00546627">
          <w:rPr>
            <w:lang w:val="en-US"/>
          </w:rPr>
          <w:delText xml:space="preserve"> </w:delText>
        </w:r>
        <w:r w:rsidDel="00546627">
          <w:rPr>
            <w:noProof/>
            <w:lang w:val="en-US"/>
          </w:rPr>
          <w:delText>M</w:delText>
        </w:r>
        <w:r w:rsidRPr="001C220C" w:rsidDel="00546627">
          <w:rPr>
            <w:lang w:val="en-US"/>
          </w:rPr>
          <w:delText xml:space="preserve">aterial test specification </w:delText>
        </w:r>
        <w:r w:rsidDel="00546627">
          <w:rPr>
            <w:lang w:val="en-US"/>
          </w:rPr>
          <w:delText>relationships</w:delText>
        </w:r>
      </w:del>
    </w:p>
    <w:p w14:paraId="468CC988" w14:textId="436FF1AA" w:rsidR="00CB7EC0" w:rsidRPr="001C220C" w:rsidDel="006C33B5" w:rsidRDefault="00665B55" w:rsidP="00665B55">
      <w:pPr>
        <w:pStyle w:val="TABLE-title"/>
        <w:rPr>
          <w:del w:id="6730" w:author="Charles Gifford" w:date="2016-10-07T22:24:00Z"/>
          <w:lang w:val="en-US"/>
        </w:rPr>
      </w:pPr>
      <w:bookmarkStart w:id="6731" w:name="_Ref495471933"/>
      <w:bookmarkStart w:id="6732" w:name="_Toc306621039"/>
      <w:bookmarkStart w:id="6733" w:name="_Toc320178435"/>
      <w:bookmarkStart w:id="6734" w:name="_Toc516130484"/>
      <w:bookmarkStart w:id="6735" w:name="_Toc7250413"/>
      <w:del w:id="6736" w:author="Charles Gifford" w:date="2016-10-07T22:24:00Z">
        <w:r w:rsidDel="006C33B5">
          <w:rPr>
            <w:lang w:val="en-US"/>
          </w:rPr>
          <w:delText xml:space="preserve">Table </w:delText>
        </w:r>
        <w:r w:rsidR="006D59F1" w:rsidDel="006C33B5">
          <w:rPr>
            <w:b w:val="0"/>
            <w:bCs w:val="0"/>
            <w:lang w:val="en-US"/>
          </w:rPr>
          <w:fldChar w:fldCharType="begin"/>
        </w:r>
        <w:r w:rsidR="006D59F1" w:rsidDel="006C33B5">
          <w:rPr>
            <w:lang w:val="en-US"/>
          </w:rPr>
          <w:delInstrText xml:space="preserve"> SEQ Table \* ARABIC </w:delInstrText>
        </w:r>
        <w:r w:rsidR="006D59F1" w:rsidDel="006C33B5">
          <w:rPr>
            <w:b w:val="0"/>
            <w:bCs w:val="0"/>
            <w:lang w:val="en-US"/>
          </w:rPr>
          <w:fldChar w:fldCharType="separate"/>
        </w:r>
        <w:r w:rsidR="008D633D" w:rsidDel="006C33B5">
          <w:rPr>
            <w:noProof/>
            <w:lang w:val="en-US"/>
          </w:rPr>
          <w:delText>64</w:delText>
        </w:r>
        <w:r w:rsidR="006D59F1" w:rsidDel="006C33B5">
          <w:rPr>
            <w:b w:val="0"/>
            <w:bCs w:val="0"/>
            <w:lang w:val="en-US"/>
          </w:rPr>
          <w:fldChar w:fldCharType="end"/>
        </w:r>
        <w:bookmarkEnd w:id="6731"/>
        <w:r w:rsidR="0040730A" w:rsidDel="006C33B5">
          <w:rPr>
            <w:lang w:val="en-US"/>
          </w:rPr>
          <w:delText xml:space="preserve"> –</w:delText>
        </w:r>
        <w:r w:rsidR="00CB7EC0" w:rsidRPr="001C220C" w:rsidDel="006C33B5">
          <w:rPr>
            <w:lang w:val="en-US"/>
          </w:rPr>
          <w:delText xml:space="preserve"> </w:delText>
        </w:r>
        <w:r w:rsidR="006F45EC" w:rsidDel="006C33B5">
          <w:rPr>
            <w:noProof/>
            <w:lang w:val="en-US"/>
          </w:rPr>
          <w:delText>M</w:delText>
        </w:r>
        <w:r w:rsidR="0029062D" w:rsidRPr="001C220C" w:rsidDel="006C33B5">
          <w:rPr>
            <w:lang w:val="en-US"/>
          </w:rPr>
          <w:delText xml:space="preserve">aterial </w:delText>
        </w:r>
        <w:r w:rsidR="00CB7EC0" w:rsidRPr="001C220C" w:rsidDel="006C33B5">
          <w:rPr>
            <w:lang w:val="en-US"/>
          </w:rPr>
          <w:delText>test specification</w:delText>
        </w:r>
        <w:bookmarkEnd w:id="6732"/>
        <w:bookmarkEnd w:id="6733"/>
        <w:r w:rsidR="00CB7EC0" w:rsidRPr="001C220C" w:rsidDel="006C33B5">
          <w:rPr>
            <w:lang w:val="en-US"/>
          </w:rPr>
          <w:delText xml:space="preserve"> </w:delText>
        </w:r>
        <w:bookmarkEnd w:id="6734"/>
        <w:bookmarkEnd w:id="6735"/>
        <w:r w:rsidR="006F45EC" w:rsidDel="006C33B5">
          <w:rPr>
            <w:lang w:val="en-US"/>
          </w:rPr>
          <w:delText>attributes</w:delText>
        </w:r>
      </w:del>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175"/>
        <w:gridCol w:w="1350"/>
        <w:gridCol w:w="1080"/>
        <w:gridCol w:w="1292"/>
      </w:tblGrid>
      <w:tr w:rsidR="00B64E91" w:rsidRPr="001C220C" w:rsidDel="006C33B5" w14:paraId="7EB83A6E" w14:textId="2B6F02F7" w:rsidTr="0060346A">
        <w:trPr>
          <w:tblHeader/>
          <w:jc w:val="center"/>
          <w:del w:id="6737" w:author="Charles Gifford" w:date="2016-10-07T22:24:00Z"/>
        </w:trPr>
        <w:tc>
          <w:tcPr>
            <w:tcW w:w="1269" w:type="dxa"/>
          </w:tcPr>
          <w:p w14:paraId="221C2EDD" w14:textId="159D41A1" w:rsidR="00B64E91" w:rsidRPr="001C220C" w:rsidDel="006C33B5" w:rsidRDefault="00B64E91" w:rsidP="0060346A">
            <w:pPr>
              <w:pStyle w:val="NormalTableHeader"/>
              <w:keepNext w:val="0"/>
              <w:keepLines w:val="0"/>
              <w:widowControl w:val="0"/>
              <w:spacing w:before="40"/>
              <w:rPr>
                <w:del w:id="6738" w:author="Charles Gifford" w:date="2016-10-07T22:24:00Z"/>
                <w:lang w:val="en-US"/>
              </w:rPr>
            </w:pPr>
            <w:del w:id="6739" w:author="Charles Gifford" w:date="2016-10-07T22:24:00Z">
              <w:r w:rsidRPr="001C220C" w:rsidDel="006C33B5">
                <w:rPr>
                  <w:lang w:val="en-US"/>
                </w:rPr>
                <w:delText xml:space="preserve">Attribute </w:delText>
              </w:r>
              <w:r w:rsidR="006618D3" w:rsidDel="006C33B5">
                <w:rPr>
                  <w:lang w:val="en-US"/>
                </w:rPr>
                <w:delText>n</w:delText>
              </w:r>
              <w:r w:rsidRPr="001C220C" w:rsidDel="006C33B5">
                <w:rPr>
                  <w:lang w:val="en-US"/>
                </w:rPr>
                <w:delText>ame</w:delText>
              </w:r>
            </w:del>
          </w:p>
        </w:tc>
        <w:tc>
          <w:tcPr>
            <w:tcW w:w="2880" w:type="dxa"/>
          </w:tcPr>
          <w:p w14:paraId="2E3EA090" w14:textId="4CEB7FB9" w:rsidR="00B64E91" w:rsidRPr="001C220C" w:rsidDel="006C33B5" w:rsidRDefault="00B64E91" w:rsidP="0060346A">
            <w:pPr>
              <w:pStyle w:val="NormalTableHeader"/>
              <w:keepNext w:val="0"/>
              <w:keepLines w:val="0"/>
              <w:widowControl w:val="0"/>
              <w:spacing w:before="40"/>
              <w:rPr>
                <w:del w:id="6740" w:author="Charles Gifford" w:date="2016-10-07T22:24:00Z"/>
                <w:lang w:val="en-US"/>
              </w:rPr>
            </w:pPr>
            <w:del w:id="6741" w:author="Charles Gifford" w:date="2016-10-07T22:24:00Z">
              <w:r w:rsidRPr="001C220C" w:rsidDel="006C33B5">
                <w:rPr>
                  <w:lang w:val="en-US"/>
                </w:rPr>
                <w:delText>Description</w:delText>
              </w:r>
            </w:del>
          </w:p>
        </w:tc>
        <w:tc>
          <w:tcPr>
            <w:tcW w:w="1175" w:type="dxa"/>
          </w:tcPr>
          <w:p w14:paraId="33A28AB5" w14:textId="048F1646" w:rsidR="00B64E91" w:rsidRPr="001C220C" w:rsidDel="006C33B5" w:rsidRDefault="00AE4770" w:rsidP="0060346A">
            <w:pPr>
              <w:pStyle w:val="NormalTableHeader"/>
              <w:keepNext w:val="0"/>
              <w:keepLines w:val="0"/>
              <w:widowControl w:val="0"/>
              <w:spacing w:before="40"/>
              <w:rPr>
                <w:del w:id="6742" w:author="Charles Gifford" w:date="2016-10-07T22:24:00Z"/>
                <w:lang w:val="en-US"/>
              </w:rPr>
            </w:pPr>
            <w:del w:id="6743" w:author="Charles Gifford" w:date="2016-10-07T22:24:00Z">
              <w:r w:rsidDel="006C33B5">
                <w:rPr>
                  <w:lang w:val="en-US"/>
                </w:rPr>
                <w:delText>Production example</w:delText>
              </w:r>
              <w:r w:rsidR="00B64E91" w:rsidRPr="001C220C" w:rsidDel="006C33B5">
                <w:rPr>
                  <w:lang w:val="en-US"/>
                </w:rPr>
                <w:delText>s</w:delText>
              </w:r>
            </w:del>
          </w:p>
        </w:tc>
        <w:tc>
          <w:tcPr>
            <w:tcW w:w="1350" w:type="dxa"/>
          </w:tcPr>
          <w:p w14:paraId="7DB005C9" w14:textId="0324B08B" w:rsidR="00B64E91" w:rsidRPr="001C220C" w:rsidDel="006C33B5" w:rsidRDefault="00AE4770" w:rsidP="0060346A">
            <w:pPr>
              <w:pStyle w:val="NormalTableHeader"/>
              <w:keepNext w:val="0"/>
              <w:keepLines w:val="0"/>
              <w:widowControl w:val="0"/>
              <w:spacing w:before="40"/>
              <w:rPr>
                <w:del w:id="6744" w:author="Charles Gifford" w:date="2016-10-07T22:24:00Z"/>
                <w:lang w:val="en-US"/>
              </w:rPr>
            </w:pPr>
            <w:del w:id="6745" w:author="Charles Gifford" w:date="2016-10-07T22:24:00Z">
              <w:r w:rsidDel="006C33B5">
                <w:rPr>
                  <w:lang w:val="en-US"/>
                </w:rPr>
                <w:delText>Maintenance example</w:delText>
              </w:r>
              <w:r w:rsidR="00B64E91" w:rsidRPr="001C220C" w:rsidDel="006C33B5">
                <w:rPr>
                  <w:lang w:val="en-US"/>
                </w:rPr>
                <w:delText>s</w:delText>
              </w:r>
            </w:del>
          </w:p>
        </w:tc>
        <w:tc>
          <w:tcPr>
            <w:tcW w:w="1080" w:type="dxa"/>
          </w:tcPr>
          <w:p w14:paraId="64DAED86" w14:textId="4E38C4C4" w:rsidR="00B64E91" w:rsidRPr="001C220C" w:rsidDel="006C33B5" w:rsidRDefault="00AE4770" w:rsidP="0060346A">
            <w:pPr>
              <w:pStyle w:val="NormalTableHeader"/>
              <w:keepNext w:val="0"/>
              <w:keepLines w:val="0"/>
              <w:widowControl w:val="0"/>
              <w:spacing w:before="40"/>
              <w:rPr>
                <w:del w:id="6746" w:author="Charles Gifford" w:date="2016-10-07T22:24:00Z"/>
                <w:lang w:val="en-US"/>
              </w:rPr>
            </w:pPr>
            <w:del w:id="6747" w:author="Charles Gifford" w:date="2016-10-07T22:24:00Z">
              <w:r w:rsidDel="006C33B5">
                <w:rPr>
                  <w:lang w:val="en-US"/>
                </w:rPr>
                <w:delText>Quality example</w:delText>
              </w:r>
              <w:r w:rsidR="00B64E91" w:rsidRPr="001C220C" w:rsidDel="006C33B5">
                <w:rPr>
                  <w:lang w:val="en-US"/>
                </w:rPr>
                <w:delText>s</w:delText>
              </w:r>
            </w:del>
          </w:p>
        </w:tc>
        <w:tc>
          <w:tcPr>
            <w:tcW w:w="1292" w:type="dxa"/>
          </w:tcPr>
          <w:p w14:paraId="3DD7111C" w14:textId="50641B10" w:rsidR="00B64E91" w:rsidRPr="001C220C" w:rsidDel="006C33B5" w:rsidRDefault="00AE4770" w:rsidP="0060346A">
            <w:pPr>
              <w:pStyle w:val="NormalTableHeader"/>
              <w:keepNext w:val="0"/>
              <w:keepLines w:val="0"/>
              <w:widowControl w:val="0"/>
              <w:spacing w:before="40"/>
              <w:rPr>
                <w:del w:id="6748" w:author="Charles Gifford" w:date="2016-10-07T22:24:00Z"/>
                <w:lang w:val="en-US"/>
              </w:rPr>
            </w:pPr>
            <w:del w:id="6749" w:author="Charles Gifford" w:date="2016-10-07T22:24:00Z">
              <w:r w:rsidDel="006C33B5">
                <w:rPr>
                  <w:lang w:val="en-US"/>
                </w:rPr>
                <w:delText>Inventory example</w:delText>
              </w:r>
              <w:r w:rsidR="00B64E91" w:rsidRPr="001C220C" w:rsidDel="006C33B5">
                <w:rPr>
                  <w:lang w:val="en-US"/>
                </w:rPr>
                <w:delText>s</w:delText>
              </w:r>
            </w:del>
          </w:p>
        </w:tc>
      </w:tr>
      <w:tr w:rsidR="0013512B" w:rsidRPr="001C220C" w:rsidDel="006C33B5" w14:paraId="516C3888" w14:textId="68B5FA23" w:rsidTr="0060346A">
        <w:trPr>
          <w:jc w:val="center"/>
          <w:del w:id="6750" w:author="Charles Gifford" w:date="2016-10-07T22:24:00Z"/>
        </w:trPr>
        <w:tc>
          <w:tcPr>
            <w:tcW w:w="1269" w:type="dxa"/>
          </w:tcPr>
          <w:p w14:paraId="7CA6974D" w14:textId="6C88D20D" w:rsidR="0013512B" w:rsidRPr="001C220C" w:rsidDel="006C33B5" w:rsidRDefault="00F81EE0" w:rsidP="0060346A">
            <w:pPr>
              <w:pStyle w:val="TableNormal1"/>
              <w:keepNext w:val="0"/>
              <w:keepLines w:val="0"/>
              <w:widowControl w:val="0"/>
              <w:spacing w:before="40"/>
              <w:rPr>
                <w:del w:id="6751" w:author="Charles Gifford" w:date="2016-10-07T22:24:00Z"/>
                <w:lang w:val="en-US"/>
              </w:rPr>
            </w:pPr>
            <w:del w:id="6752" w:author="Charles Gifford" w:date="2016-10-07T22:24:00Z">
              <w:r w:rsidRPr="001C220C" w:rsidDel="006C33B5">
                <w:rPr>
                  <w:lang w:val="en-US"/>
                </w:rPr>
                <w:delText>ID</w:delText>
              </w:r>
            </w:del>
          </w:p>
        </w:tc>
        <w:tc>
          <w:tcPr>
            <w:tcW w:w="2880" w:type="dxa"/>
          </w:tcPr>
          <w:p w14:paraId="1E07633B" w14:textId="55B10E75" w:rsidR="0013512B" w:rsidRPr="001C220C" w:rsidDel="006C33B5" w:rsidRDefault="0013512B" w:rsidP="0060346A">
            <w:pPr>
              <w:pStyle w:val="TableNormal1"/>
              <w:keepNext w:val="0"/>
              <w:keepLines w:val="0"/>
              <w:widowControl w:val="0"/>
              <w:spacing w:before="40"/>
              <w:rPr>
                <w:del w:id="6753" w:author="Charles Gifford" w:date="2016-10-07T22:24:00Z"/>
                <w:lang w:val="en-US"/>
              </w:rPr>
            </w:pPr>
            <w:del w:id="6754" w:author="Charles Gifford" w:date="2016-10-07T22:24:00Z">
              <w:r w:rsidRPr="001C220C" w:rsidDel="006C33B5">
                <w:rPr>
                  <w:lang w:val="en-US"/>
                </w:rPr>
                <w:delText xml:space="preserve">An identification of a test for certifying one or more values for one or more </w:delText>
              </w:r>
              <w:r w:rsidRPr="001C220C" w:rsidDel="006C33B5">
                <w:rPr>
                  <w:i/>
                  <w:lang w:val="en-US"/>
                </w:rPr>
                <w:delText>equipment properties</w:delText>
              </w:r>
              <w:r w:rsidRPr="001C220C" w:rsidDel="006C33B5">
                <w:rPr>
                  <w:lang w:val="en-US"/>
                </w:rPr>
                <w:delText>.</w:delText>
              </w:r>
            </w:del>
          </w:p>
          <w:p w14:paraId="1C768476" w14:textId="47880A0E" w:rsidR="0013512B" w:rsidRPr="001C220C" w:rsidDel="006C33B5" w:rsidRDefault="0013512B" w:rsidP="0060346A">
            <w:pPr>
              <w:pStyle w:val="TableNormal1"/>
              <w:keepNext w:val="0"/>
              <w:keepLines w:val="0"/>
              <w:widowControl w:val="0"/>
              <w:spacing w:before="40"/>
              <w:rPr>
                <w:del w:id="6755" w:author="Charles Gifford" w:date="2016-10-07T22:24:00Z"/>
                <w:lang w:val="en-US"/>
              </w:rPr>
            </w:pPr>
            <w:del w:id="6756" w:author="Charles Gifford" w:date="2016-10-07T22:24:00Z">
              <w:r w:rsidRPr="001C220C" w:rsidDel="006C33B5">
                <w:rPr>
                  <w:lang w:val="en-US"/>
                </w:rPr>
                <w:delText xml:space="preserve">For example, this </w:delText>
              </w:r>
              <w:r w:rsidR="00DE2E9A" w:rsidDel="006C33B5">
                <w:rPr>
                  <w:lang w:val="en-US"/>
                </w:rPr>
                <w:delText xml:space="preserve">can </w:delText>
              </w:r>
              <w:r w:rsidRPr="001C220C" w:rsidDel="006C33B5">
                <w:rPr>
                  <w:lang w:val="en-US"/>
                </w:rPr>
                <w:delText>be the name of a document that describes or lists the capability test.</w:delText>
              </w:r>
            </w:del>
          </w:p>
        </w:tc>
        <w:tc>
          <w:tcPr>
            <w:tcW w:w="1175" w:type="dxa"/>
          </w:tcPr>
          <w:p w14:paraId="09C454EC" w14:textId="48F69586" w:rsidR="0013512B" w:rsidRPr="001C220C" w:rsidDel="006C33B5" w:rsidRDefault="0013512B" w:rsidP="0060346A">
            <w:pPr>
              <w:pStyle w:val="TableNormal1"/>
              <w:keepNext w:val="0"/>
              <w:keepLines w:val="0"/>
              <w:widowControl w:val="0"/>
              <w:spacing w:before="40"/>
              <w:rPr>
                <w:del w:id="6757" w:author="Charles Gifford" w:date="2016-10-07T22:24:00Z"/>
                <w:lang w:val="en-US"/>
              </w:rPr>
            </w:pPr>
            <w:del w:id="6758" w:author="Charles Gifford" w:date="2016-10-07T22:24:00Z">
              <w:r w:rsidRPr="001C220C" w:rsidDel="006C33B5">
                <w:rPr>
                  <w:lang w:val="en-US"/>
                </w:rPr>
                <w:delText>STMT-101</w:delText>
              </w:r>
            </w:del>
          </w:p>
        </w:tc>
        <w:tc>
          <w:tcPr>
            <w:tcW w:w="1350" w:type="dxa"/>
          </w:tcPr>
          <w:p w14:paraId="4BFAA219" w14:textId="36D318BC" w:rsidR="0013512B" w:rsidRPr="001C220C" w:rsidDel="006C33B5" w:rsidRDefault="0013512B" w:rsidP="0060346A">
            <w:pPr>
              <w:pStyle w:val="TableNormal1"/>
              <w:keepNext w:val="0"/>
              <w:keepLines w:val="0"/>
              <w:widowControl w:val="0"/>
              <w:spacing w:before="40"/>
              <w:rPr>
                <w:del w:id="6759" w:author="Charles Gifford" w:date="2016-10-07T22:24:00Z"/>
                <w:lang w:val="en-US"/>
              </w:rPr>
            </w:pPr>
            <w:del w:id="6760" w:author="Charles Gifford" w:date="2016-10-07T22:24:00Z">
              <w:r w:rsidRPr="001C220C" w:rsidDel="006C33B5">
                <w:rPr>
                  <w:lang w:val="en-US"/>
                </w:rPr>
                <w:delText>MI330</w:delText>
              </w:r>
            </w:del>
          </w:p>
        </w:tc>
        <w:tc>
          <w:tcPr>
            <w:tcW w:w="1080" w:type="dxa"/>
          </w:tcPr>
          <w:p w14:paraId="6929740B" w14:textId="5B68C314" w:rsidR="0013512B" w:rsidRPr="001C220C" w:rsidDel="006C33B5" w:rsidRDefault="0013512B" w:rsidP="0060346A">
            <w:pPr>
              <w:pStyle w:val="TableNormal1"/>
              <w:keepNext w:val="0"/>
              <w:keepLines w:val="0"/>
              <w:widowControl w:val="0"/>
              <w:spacing w:before="40"/>
              <w:rPr>
                <w:del w:id="6761" w:author="Charles Gifford" w:date="2016-10-07T22:24:00Z"/>
                <w:lang w:val="en-US"/>
              </w:rPr>
            </w:pPr>
            <w:del w:id="6762" w:author="Charles Gifford" w:date="2016-10-07T22:24:00Z">
              <w:r w:rsidRPr="001C220C" w:rsidDel="006C33B5">
                <w:rPr>
                  <w:lang w:val="en-US"/>
                </w:rPr>
                <w:delText>QA8899</w:delText>
              </w:r>
            </w:del>
          </w:p>
        </w:tc>
        <w:tc>
          <w:tcPr>
            <w:tcW w:w="1292" w:type="dxa"/>
          </w:tcPr>
          <w:p w14:paraId="7655B777" w14:textId="5D10CDDA" w:rsidR="0013512B" w:rsidRPr="001C220C" w:rsidDel="006C33B5" w:rsidRDefault="0013512B" w:rsidP="0060346A">
            <w:pPr>
              <w:pStyle w:val="TableNormal1"/>
              <w:keepNext w:val="0"/>
              <w:keepLines w:val="0"/>
              <w:widowControl w:val="0"/>
              <w:spacing w:before="40"/>
              <w:rPr>
                <w:del w:id="6763" w:author="Charles Gifford" w:date="2016-10-07T22:24:00Z"/>
                <w:lang w:val="en-US"/>
              </w:rPr>
            </w:pPr>
            <w:del w:id="6764" w:author="Charles Gifford" w:date="2016-10-07T22:24:00Z">
              <w:r w:rsidRPr="001C220C" w:rsidDel="006C33B5">
                <w:rPr>
                  <w:lang w:val="en-US"/>
                </w:rPr>
                <w:delText>67</w:delText>
              </w:r>
            </w:del>
          </w:p>
        </w:tc>
      </w:tr>
      <w:tr w:rsidR="0013512B" w:rsidRPr="001C220C" w:rsidDel="006C33B5" w14:paraId="5C2F4722" w14:textId="7166D575" w:rsidTr="0060346A">
        <w:trPr>
          <w:jc w:val="center"/>
          <w:del w:id="6765" w:author="Charles Gifford" w:date="2016-10-07T22:24:00Z"/>
        </w:trPr>
        <w:tc>
          <w:tcPr>
            <w:tcW w:w="1269" w:type="dxa"/>
          </w:tcPr>
          <w:p w14:paraId="3FC18D40" w14:textId="2849F7AB" w:rsidR="0013512B" w:rsidRPr="001C220C" w:rsidDel="006C33B5" w:rsidRDefault="0013512B" w:rsidP="0060346A">
            <w:pPr>
              <w:pStyle w:val="TableNormal1"/>
              <w:keepNext w:val="0"/>
              <w:keepLines w:val="0"/>
              <w:widowControl w:val="0"/>
              <w:spacing w:before="40"/>
              <w:rPr>
                <w:del w:id="6766" w:author="Charles Gifford" w:date="2016-10-07T22:24:00Z"/>
                <w:lang w:val="en-US"/>
              </w:rPr>
            </w:pPr>
            <w:del w:id="6767" w:author="Charles Gifford" w:date="2016-10-07T22:24:00Z">
              <w:r w:rsidRPr="001C220C" w:rsidDel="006C33B5">
                <w:rPr>
                  <w:lang w:val="en-US"/>
                </w:rPr>
                <w:delText>Description</w:delText>
              </w:r>
            </w:del>
          </w:p>
        </w:tc>
        <w:tc>
          <w:tcPr>
            <w:tcW w:w="2880" w:type="dxa"/>
          </w:tcPr>
          <w:p w14:paraId="7F54B3E7" w14:textId="074E2E5A" w:rsidR="0013512B" w:rsidRPr="001C220C" w:rsidDel="006C33B5" w:rsidRDefault="0013512B" w:rsidP="0060346A">
            <w:pPr>
              <w:pStyle w:val="TableNormal1"/>
              <w:keepNext w:val="0"/>
              <w:keepLines w:val="0"/>
              <w:widowControl w:val="0"/>
              <w:spacing w:before="40"/>
              <w:rPr>
                <w:del w:id="6768" w:author="Charles Gifford" w:date="2016-10-07T22:24:00Z"/>
                <w:lang w:val="en-US"/>
              </w:rPr>
            </w:pPr>
            <w:del w:id="6769" w:author="Charles Gifford" w:date="2016-10-07T22:24:00Z">
              <w:r w:rsidRPr="001C220C" w:rsidDel="006C33B5">
                <w:rPr>
                  <w:lang w:val="en-US"/>
                </w:rPr>
                <w:delText xml:space="preserve">Additional information about the </w:delText>
              </w:r>
              <w:r w:rsidR="003357D0" w:rsidDel="006C33B5">
                <w:rPr>
                  <w:i/>
                  <w:lang w:val="en-US"/>
                </w:rPr>
                <w:delText>m</w:delText>
              </w:r>
              <w:r w:rsidRPr="001C220C" w:rsidDel="006C33B5">
                <w:rPr>
                  <w:i/>
                  <w:lang w:val="en-US"/>
                </w:rPr>
                <w:delText xml:space="preserve">aterial </w:delText>
              </w:r>
              <w:r w:rsidR="003357D0" w:rsidDel="006C33B5">
                <w:rPr>
                  <w:i/>
                  <w:lang w:val="en-US"/>
                </w:rPr>
                <w:delText>t</w:delText>
              </w:r>
              <w:r w:rsidRPr="001C220C" w:rsidDel="006C33B5">
                <w:rPr>
                  <w:i/>
                  <w:lang w:val="en-US"/>
                </w:rPr>
                <w:delText xml:space="preserve">est </w:delText>
              </w:r>
              <w:r w:rsidR="003357D0" w:rsidDel="006C33B5">
                <w:rPr>
                  <w:i/>
                  <w:lang w:val="en-US"/>
                </w:rPr>
                <w:delText>s</w:delText>
              </w:r>
              <w:r w:rsidRPr="001C220C" w:rsidDel="006C33B5">
                <w:rPr>
                  <w:i/>
                  <w:lang w:val="en-US"/>
                </w:rPr>
                <w:delText>pecification</w:delText>
              </w:r>
              <w:r w:rsidRPr="001C220C" w:rsidDel="006C33B5">
                <w:rPr>
                  <w:lang w:val="en-US"/>
                </w:rPr>
                <w:delText>.</w:delText>
              </w:r>
            </w:del>
          </w:p>
        </w:tc>
        <w:tc>
          <w:tcPr>
            <w:tcW w:w="1175" w:type="dxa"/>
          </w:tcPr>
          <w:p w14:paraId="6F869515" w14:textId="1F032128" w:rsidR="0013512B" w:rsidRPr="001C220C" w:rsidDel="006C33B5" w:rsidRDefault="0013512B" w:rsidP="0060346A">
            <w:pPr>
              <w:pStyle w:val="TableNormal1"/>
              <w:keepNext w:val="0"/>
              <w:keepLines w:val="0"/>
              <w:widowControl w:val="0"/>
              <w:spacing w:before="40"/>
              <w:rPr>
                <w:del w:id="6770" w:author="Charles Gifford" w:date="2016-10-07T22:24:00Z"/>
                <w:lang w:val="en-US"/>
              </w:rPr>
            </w:pPr>
            <w:del w:id="6771" w:author="Charles Gifford" w:date="2016-10-07T22:24:00Z">
              <w:r w:rsidRPr="001C220C" w:rsidDel="006C33B5">
                <w:rPr>
                  <w:lang w:val="en-US"/>
                </w:rPr>
                <w:delText>Sheet thickness measurement test – returns the average sheet thickness based on a sample plan and technique for a specific lot</w:delText>
              </w:r>
            </w:del>
          </w:p>
        </w:tc>
        <w:tc>
          <w:tcPr>
            <w:tcW w:w="1350" w:type="dxa"/>
          </w:tcPr>
          <w:p w14:paraId="191243B0" w14:textId="561BBA65" w:rsidR="0013512B" w:rsidRPr="001C220C" w:rsidDel="006C33B5" w:rsidRDefault="0013512B" w:rsidP="0060346A">
            <w:pPr>
              <w:pStyle w:val="TableNormal1"/>
              <w:keepNext w:val="0"/>
              <w:keepLines w:val="0"/>
              <w:widowControl w:val="0"/>
              <w:spacing w:before="40"/>
              <w:rPr>
                <w:del w:id="6772" w:author="Charles Gifford" w:date="2016-10-07T22:24:00Z"/>
                <w:lang w:val="en-US"/>
              </w:rPr>
            </w:pPr>
            <w:del w:id="6773" w:author="Charles Gifford" w:date="2016-10-07T22:24:00Z">
              <w:r w:rsidRPr="001C220C" w:rsidDel="006C33B5">
                <w:rPr>
                  <w:lang w:val="en-US"/>
                </w:rPr>
                <w:delText>Test of water content in an oil</w:delText>
              </w:r>
            </w:del>
          </w:p>
        </w:tc>
        <w:tc>
          <w:tcPr>
            <w:tcW w:w="1080" w:type="dxa"/>
          </w:tcPr>
          <w:p w14:paraId="6CBB708E" w14:textId="00CA9DBF" w:rsidR="0013512B" w:rsidRPr="001C220C" w:rsidDel="006C33B5" w:rsidRDefault="0013512B" w:rsidP="0060346A">
            <w:pPr>
              <w:pStyle w:val="TableNormal1"/>
              <w:keepNext w:val="0"/>
              <w:keepLines w:val="0"/>
              <w:widowControl w:val="0"/>
              <w:spacing w:before="40"/>
              <w:rPr>
                <w:del w:id="6774" w:author="Charles Gifford" w:date="2016-10-07T22:24:00Z"/>
                <w:lang w:val="en-US"/>
              </w:rPr>
            </w:pPr>
            <w:del w:id="6775" w:author="Charles Gifford" w:date="2016-10-07T22:24:00Z">
              <w:r w:rsidRPr="001C220C" w:rsidDel="006C33B5">
                <w:rPr>
                  <w:lang w:val="en-US"/>
                </w:rPr>
                <w:delText>Check of vendor’s COA on pH.</w:delText>
              </w:r>
            </w:del>
          </w:p>
        </w:tc>
        <w:tc>
          <w:tcPr>
            <w:tcW w:w="1292" w:type="dxa"/>
          </w:tcPr>
          <w:p w14:paraId="6DD9EB93" w14:textId="78124ED2" w:rsidR="0013512B" w:rsidRPr="001C220C" w:rsidDel="006C33B5" w:rsidRDefault="0013512B" w:rsidP="0060346A">
            <w:pPr>
              <w:pStyle w:val="TableNormal1"/>
              <w:keepNext w:val="0"/>
              <w:keepLines w:val="0"/>
              <w:widowControl w:val="0"/>
              <w:spacing w:before="40"/>
              <w:rPr>
                <w:del w:id="6776" w:author="Charles Gifford" w:date="2016-10-07T22:24:00Z"/>
                <w:lang w:val="en-US"/>
              </w:rPr>
            </w:pPr>
            <w:del w:id="6777" w:author="Charles Gifford" w:date="2016-10-07T22:24:00Z">
              <w:r w:rsidRPr="001C220C" w:rsidDel="006C33B5">
                <w:rPr>
                  <w:lang w:val="en-US"/>
                </w:rPr>
                <w:delText>Check of vendor’s COA for weight or wrapping material</w:delText>
              </w:r>
            </w:del>
          </w:p>
        </w:tc>
      </w:tr>
      <w:tr w:rsidR="00F67980" w:rsidRPr="001C220C" w:rsidDel="006C33B5" w14:paraId="4BAB0D02" w14:textId="4714D70C" w:rsidTr="0060346A">
        <w:trPr>
          <w:jc w:val="center"/>
          <w:del w:id="6778" w:author="Charles Gifford" w:date="2016-10-07T22:24:00Z"/>
        </w:trPr>
        <w:tc>
          <w:tcPr>
            <w:tcW w:w="1269" w:type="dxa"/>
          </w:tcPr>
          <w:p w14:paraId="602CC32F" w14:textId="32C9ED02" w:rsidR="00F67980" w:rsidRPr="001C220C" w:rsidDel="006C33B5" w:rsidRDefault="00F67980" w:rsidP="0060346A">
            <w:pPr>
              <w:pStyle w:val="TableNormal1"/>
              <w:keepNext w:val="0"/>
              <w:keepLines w:val="0"/>
              <w:widowControl w:val="0"/>
              <w:spacing w:before="40"/>
              <w:rPr>
                <w:del w:id="6779" w:author="Charles Gifford" w:date="2016-10-07T22:24:00Z"/>
                <w:lang w:val="en-US"/>
              </w:rPr>
            </w:pPr>
            <w:del w:id="6780" w:author="Charles Gifford" w:date="2016-10-07T22:24:00Z">
              <w:r w:rsidRPr="001C220C" w:rsidDel="006C33B5">
                <w:rPr>
                  <w:lang w:val="en-US"/>
                </w:rPr>
                <w:delText>Version</w:delText>
              </w:r>
            </w:del>
          </w:p>
        </w:tc>
        <w:tc>
          <w:tcPr>
            <w:tcW w:w="2880" w:type="dxa"/>
          </w:tcPr>
          <w:p w14:paraId="3048C608" w14:textId="0832BC6B" w:rsidR="00F67980" w:rsidRPr="001C220C" w:rsidDel="006C33B5" w:rsidRDefault="00F67980" w:rsidP="0060346A">
            <w:pPr>
              <w:pStyle w:val="TableNormal1"/>
              <w:keepNext w:val="0"/>
              <w:keepLines w:val="0"/>
              <w:widowControl w:val="0"/>
              <w:spacing w:before="40"/>
              <w:rPr>
                <w:del w:id="6781" w:author="Charles Gifford" w:date="2016-10-07T22:24:00Z"/>
                <w:lang w:val="en-US"/>
              </w:rPr>
            </w:pPr>
            <w:del w:id="6782" w:author="Charles Gifford" w:date="2016-10-07T22:24:00Z">
              <w:r w:rsidRPr="001C220C" w:rsidDel="006C33B5">
                <w:rPr>
                  <w:lang w:val="en-US"/>
                </w:rPr>
                <w:delText xml:space="preserve">An identification of the version of the </w:delText>
              </w:r>
              <w:r w:rsidR="003357D0" w:rsidDel="006C33B5">
                <w:rPr>
                  <w:i/>
                  <w:lang w:val="en-US"/>
                </w:rPr>
                <w:delText>m</w:delText>
              </w:r>
              <w:r w:rsidRPr="001C220C" w:rsidDel="006C33B5">
                <w:rPr>
                  <w:i/>
                  <w:lang w:val="en-US"/>
                </w:rPr>
                <w:delText xml:space="preserve">aterial </w:delText>
              </w:r>
              <w:r w:rsidR="003357D0" w:rsidDel="006C33B5">
                <w:rPr>
                  <w:i/>
                  <w:lang w:val="en-US"/>
                </w:rPr>
                <w:delText>t</w:delText>
              </w:r>
              <w:r w:rsidRPr="001C220C" w:rsidDel="006C33B5">
                <w:rPr>
                  <w:i/>
                  <w:lang w:val="en-US"/>
                </w:rPr>
                <w:delText xml:space="preserve">est </w:delText>
              </w:r>
              <w:r w:rsidR="003357D0" w:rsidDel="006C33B5">
                <w:rPr>
                  <w:i/>
                  <w:lang w:val="en-US"/>
                </w:rPr>
                <w:delText>s</w:delText>
              </w:r>
              <w:r w:rsidRPr="001C220C" w:rsidDel="006C33B5">
                <w:rPr>
                  <w:i/>
                  <w:lang w:val="en-US"/>
                </w:rPr>
                <w:delText>pecification</w:delText>
              </w:r>
              <w:r w:rsidRPr="001C220C" w:rsidDel="006C33B5">
                <w:rPr>
                  <w:lang w:val="en-US"/>
                </w:rPr>
                <w:delText>.</w:delText>
              </w:r>
            </w:del>
          </w:p>
        </w:tc>
        <w:tc>
          <w:tcPr>
            <w:tcW w:w="1175" w:type="dxa"/>
          </w:tcPr>
          <w:p w14:paraId="72E1E038" w14:textId="562741D6" w:rsidR="00F67980" w:rsidRPr="001C220C" w:rsidDel="006C33B5" w:rsidRDefault="00F67980" w:rsidP="0060346A">
            <w:pPr>
              <w:pStyle w:val="TableNormal1"/>
              <w:keepNext w:val="0"/>
              <w:keepLines w:val="0"/>
              <w:widowControl w:val="0"/>
              <w:spacing w:before="40"/>
              <w:rPr>
                <w:del w:id="6783" w:author="Charles Gifford" w:date="2016-10-07T22:24:00Z"/>
                <w:lang w:val="en-US"/>
              </w:rPr>
            </w:pPr>
            <w:del w:id="6784" w:author="Charles Gifford" w:date="2016-10-07T22:24:00Z">
              <w:r w:rsidRPr="001C220C" w:rsidDel="006C33B5">
                <w:rPr>
                  <w:lang w:val="en-US"/>
                </w:rPr>
                <w:delText>1</w:delText>
              </w:r>
              <w:r w:rsidDel="006C33B5">
                <w:rPr>
                  <w:lang w:val="en-US"/>
                </w:rPr>
                <w:delText>,</w:delText>
              </w:r>
              <w:r w:rsidRPr="001C220C" w:rsidDel="006C33B5">
                <w:rPr>
                  <w:lang w:val="en-US"/>
                </w:rPr>
                <w:delText>0</w:delText>
              </w:r>
            </w:del>
          </w:p>
        </w:tc>
        <w:tc>
          <w:tcPr>
            <w:tcW w:w="1350" w:type="dxa"/>
          </w:tcPr>
          <w:p w14:paraId="5E63B0D7" w14:textId="3FC9404C" w:rsidR="00F67980" w:rsidRPr="001C220C" w:rsidDel="006C33B5" w:rsidRDefault="00F67980" w:rsidP="0060346A">
            <w:pPr>
              <w:pStyle w:val="TableNormal1"/>
              <w:keepNext w:val="0"/>
              <w:keepLines w:val="0"/>
              <w:widowControl w:val="0"/>
              <w:spacing w:before="40"/>
              <w:rPr>
                <w:del w:id="6785" w:author="Charles Gifford" w:date="2016-10-07T22:24:00Z"/>
                <w:lang w:val="en-US"/>
              </w:rPr>
            </w:pPr>
            <w:del w:id="6786" w:author="Charles Gifford" w:date="2016-10-07T22:24:00Z">
              <w:r w:rsidRPr="001C220C" w:rsidDel="006C33B5">
                <w:rPr>
                  <w:lang w:val="en-US"/>
                </w:rPr>
                <w:delText>1</w:delText>
              </w:r>
              <w:r w:rsidDel="006C33B5">
                <w:rPr>
                  <w:lang w:val="en-US"/>
                </w:rPr>
                <w:delText>,</w:delText>
              </w:r>
              <w:r w:rsidRPr="001C220C" w:rsidDel="006C33B5">
                <w:rPr>
                  <w:lang w:val="en-US"/>
                </w:rPr>
                <w:delText>0</w:delText>
              </w:r>
            </w:del>
          </w:p>
        </w:tc>
        <w:tc>
          <w:tcPr>
            <w:tcW w:w="1080" w:type="dxa"/>
          </w:tcPr>
          <w:p w14:paraId="3184028C" w14:textId="7711C93C" w:rsidR="00F67980" w:rsidRPr="001C220C" w:rsidDel="006C33B5" w:rsidRDefault="00F67980" w:rsidP="0060346A">
            <w:pPr>
              <w:pStyle w:val="TableNormal1"/>
              <w:keepNext w:val="0"/>
              <w:keepLines w:val="0"/>
              <w:widowControl w:val="0"/>
              <w:spacing w:before="40"/>
              <w:rPr>
                <w:del w:id="6787" w:author="Charles Gifford" w:date="2016-10-07T22:24:00Z"/>
                <w:lang w:val="en-US"/>
              </w:rPr>
            </w:pPr>
            <w:del w:id="6788" w:author="Charles Gifford" w:date="2016-10-07T22:24:00Z">
              <w:r w:rsidRPr="001C220C" w:rsidDel="006C33B5">
                <w:rPr>
                  <w:lang w:val="en-US"/>
                </w:rPr>
                <w:delText>2</w:delText>
              </w:r>
              <w:r w:rsidDel="006C33B5">
                <w:rPr>
                  <w:lang w:val="en-US"/>
                </w:rPr>
                <w:delText>,</w:delText>
              </w:r>
              <w:r w:rsidRPr="001C220C" w:rsidDel="006C33B5">
                <w:rPr>
                  <w:lang w:val="en-US"/>
                </w:rPr>
                <w:delText>1</w:delText>
              </w:r>
            </w:del>
          </w:p>
        </w:tc>
        <w:tc>
          <w:tcPr>
            <w:tcW w:w="1292" w:type="dxa"/>
          </w:tcPr>
          <w:p w14:paraId="3062718D" w14:textId="0061E82E" w:rsidR="00F67980" w:rsidRPr="001C220C" w:rsidDel="006C33B5" w:rsidRDefault="00F67980" w:rsidP="0060346A">
            <w:pPr>
              <w:pStyle w:val="TableNormal1"/>
              <w:keepNext w:val="0"/>
              <w:keepLines w:val="0"/>
              <w:widowControl w:val="0"/>
              <w:spacing w:before="40"/>
              <w:rPr>
                <w:del w:id="6789" w:author="Charles Gifford" w:date="2016-10-07T22:24:00Z"/>
                <w:lang w:val="en-US"/>
              </w:rPr>
            </w:pPr>
            <w:del w:id="6790" w:author="Charles Gifford" w:date="2016-10-07T22:24:00Z">
              <w:r w:rsidRPr="001C220C" w:rsidDel="006C33B5">
                <w:rPr>
                  <w:lang w:val="en-US"/>
                </w:rPr>
                <w:delText>A.1</w:delText>
              </w:r>
            </w:del>
          </w:p>
        </w:tc>
      </w:tr>
    </w:tbl>
    <w:p w14:paraId="7C1ED6F2" w14:textId="14CE154B" w:rsidR="00B64E91" w:rsidRPr="001C220C" w:rsidDel="00546627" w:rsidRDefault="00B64E91" w:rsidP="00B64E91">
      <w:pPr>
        <w:rPr>
          <w:del w:id="6791" w:author="Charles Gifford" w:date="2017-03-19T12:01:00Z"/>
          <w:lang w:val="en-US"/>
        </w:rPr>
      </w:pPr>
    </w:p>
    <w:p w14:paraId="4628FE38" w14:textId="39C15BCD" w:rsidR="00CB7EC0" w:rsidRPr="001C220C" w:rsidDel="00546627" w:rsidRDefault="0029062D" w:rsidP="003E1075">
      <w:pPr>
        <w:pStyle w:val="Heading3"/>
        <w:rPr>
          <w:del w:id="6792" w:author="Charles Gifford" w:date="2017-03-19T12:01:00Z"/>
        </w:rPr>
      </w:pPr>
      <w:bookmarkStart w:id="6793" w:name="_Toc516130348"/>
      <w:bookmarkStart w:id="6794" w:name="_Toc320176929"/>
      <w:del w:id="6795" w:author="Charles Gifford" w:date="2017-03-19T12:01:00Z">
        <w:r w:rsidRPr="001C220C" w:rsidDel="00546627">
          <w:delText xml:space="preserve">Material </w:delText>
        </w:r>
        <w:r w:rsidR="00CB7EC0" w:rsidRPr="001C220C" w:rsidDel="00546627">
          <w:delText>test result</w:delText>
        </w:r>
        <w:bookmarkEnd w:id="6793"/>
        <w:bookmarkEnd w:id="6794"/>
      </w:del>
    </w:p>
    <w:p w14:paraId="2DAD915F" w14:textId="05D20F45" w:rsidR="00ED0076" w:rsidDel="00546627" w:rsidRDefault="009A0FC3" w:rsidP="0040730A">
      <w:pPr>
        <w:pStyle w:val="PARAGRAPH"/>
        <w:rPr>
          <w:del w:id="6796" w:author="Charles Gifford" w:date="2017-03-19T12:01:00Z"/>
          <w:i/>
          <w:lang w:val="en-US"/>
        </w:rPr>
      </w:pPr>
      <w:del w:id="6797" w:author="Charles Gifford" w:date="2017-03-19T12:01:00Z">
        <w:r w:rsidRPr="001C220C" w:rsidDel="00546627">
          <w:rPr>
            <w:lang w:val="en-US"/>
          </w:rPr>
          <w:delText xml:space="preserve">A representation of the results from the execution of a quality assurance test shall be presented as a </w:delText>
        </w:r>
        <w:r w:rsidR="0029062D" w:rsidRPr="00D85861" w:rsidDel="00546627">
          <w:rPr>
            <w:i/>
            <w:lang w:val="en-US"/>
          </w:rPr>
          <w:delText xml:space="preserve">material </w:delText>
        </w:r>
        <w:r w:rsidRPr="00D85861" w:rsidDel="00546627">
          <w:rPr>
            <w:i/>
            <w:lang w:val="en-US"/>
          </w:rPr>
          <w:delText>test result</w:delText>
        </w:r>
        <w:r w:rsidRPr="001C220C" w:rsidDel="00546627">
          <w:rPr>
            <w:i/>
            <w:lang w:val="en-US"/>
          </w:rPr>
          <w:delText xml:space="preserve">. </w:delText>
        </w:r>
        <w:r w:rsidRPr="001C220C" w:rsidDel="00546627">
          <w:rPr>
            <w:lang w:val="en-US"/>
          </w:rPr>
          <w:delText xml:space="preserve">A </w:delText>
        </w:r>
        <w:r w:rsidR="0029062D" w:rsidRPr="00D85861" w:rsidDel="00546627">
          <w:rPr>
            <w:i/>
            <w:lang w:val="en-US"/>
          </w:rPr>
          <w:delText xml:space="preserve">material </w:delText>
        </w:r>
        <w:r w:rsidRPr="00D85861" w:rsidDel="00546627">
          <w:rPr>
            <w:i/>
            <w:lang w:val="en-US"/>
          </w:rPr>
          <w:delText>test result</w:delText>
        </w:r>
        <w:r w:rsidRPr="001C220C" w:rsidDel="00546627">
          <w:rPr>
            <w:lang w:val="en-US"/>
          </w:rPr>
          <w:delText xml:space="preserve"> records the results from a </w:delText>
        </w:r>
        <w:r w:rsidR="0029062D" w:rsidRPr="001C220C" w:rsidDel="00546627">
          <w:rPr>
            <w:lang w:val="en-US"/>
          </w:rPr>
          <w:delText xml:space="preserve">material </w:delText>
        </w:r>
        <w:r w:rsidRPr="001C220C" w:rsidDel="00546627">
          <w:rPr>
            <w:lang w:val="en-US"/>
          </w:rPr>
          <w:delText xml:space="preserve">test for a specific </w:delText>
        </w:r>
        <w:r w:rsidRPr="00D85861" w:rsidDel="00546627">
          <w:rPr>
            <w:i/>
            <w:lang w:val="en-US"/>
          </w:rPr>
          <w:delText>material lot</w:delText>
        </w:r>
        <w:r w:rsidR="00CD33F5" w:rsidRPr="001C220C" w:rsidDel="00546627">
          <w:rPr>
            <w:lang w:val="en-US"/>
          </w:rPr>
          <w:delText xml:space="preserve"> or </w:delText>
        </w:r>
        <w:r w:rsidR="00CD33F5" w:rsidRPr="00D85861" w:rsidDel="00546627">
          <w:rPr>
            <w:i/>
            <w:lang w:val="en-US"/>
          </w:rPr>
          <w:delText>material sublot</w:delText>
        </w:r>
        <w:r w:rsidRPr="001C220C" w:rsidDel="00546627">
          <w:rPr>
            <w:i/>
            <w:lang w:val="en-US"/>
          </w:rPr>
          <w:delText xml:space="preserve">. </w:delText>
        </w:r>
      </w:del>
    </w:p>
    <w:p w14:paraId="76AEB9FB" w14:textId="4EFD9CDB" w:rsidR="00ED0076" w:rsidDel="00546627" w:rsidRDefault="009A0FC3" w:rsidP="0040730A">
      <w:pPr>
        <w:pStyle w:val="PARAGRAPH"/>
        <w:rPr>
          <w:del w:id="6798" w:author="Charles Gifford" w:date="2017-03-19T12:01:00Z"/>
          <w:lang w:val="en-US"/>
        </w:rPr>
      </w:pPr>
      <w:del w:id="6799" w:author="Charles Gifford" w:date="2017-03-19T12:01:00Z">
        <w:r w:rsidRPr="001C220C" w:rsidDel="00546627">
          <w:rPr>
            <w:lang w:val="en-US"/>
          </w:rPr>
          <w:delText>The following are</w:delText>
        </w:r>
        <w:r w:rsidRPr="001C220C" w:rsidDel="00546627">
          <w:rPr>
            <w:i/>
            <w:lang w:val="en-US"/>
          </w:rPr>
          <w:delText xml:space="preserve"> </w:delText>
        </w:r>
        <w:r w:rsidRPr="001C220C" w:rsidDel="00546627">
          <w:rPr>
            <w:lang w:val="en-US"/>
          </w:rPr>
          <w:delText xml:space="preserve">some characteristics of </w:delText>
        </w:r>
        <w:r w:rsidR="0029062D" w:rsidRPr="00D85861" w:rsidDel="00546627">
          <w:rPr>
            <w:i/>
            <w:lang w:val="en-US"/>
          </w:rPr>
          <w:delText xml:space="preserve">material </w:delText>
        </w:r>
        <w:r w:rsidRPr="00D85861" w:rsidDel="00546627">
          <w:rPr>
            <w:i/>
            <w:lang w:val="en-US"/>
          </w:rPr>
          <w:delText>test results</w:delText>
        </w:r>
        <w:r w:rsidRPr="001C220C" w:rsidDel="00546627">
          <w:rPr>
            <w:lang w:val="en-US"/>
          </w:rPr>
          <w:delText xml:space="preserve">. </w:delText>
        </w:r>
      </w:del>
    </w:p>
    <w:p w14:paraId="2821D589" w14:textId="3AC6DB55" w:rsidR="00ED0076" w:rsidRPr="00262AC6" w:rsidDel="00546627" w:rsidRDefault="00ED0076" w:rsidP="00A70CDA">
      <w:pPr>
        <w:pStyle w:val="ListNumber"/>
        <w:numPr>
          <w:ilvl w:val="0"/>
          <w:numId w:val="58"/>
        </w:numPr>
        <w:ind w:left="360"/>
        <w:rPr>
          <w:del w:id="6800" w:author="Charles Gifford" w:date="2017-03-19T12:01:00Z"/>
          <w:lang w:val="en-US"/>
        </w:rPr>
      </w:pPr>
      <w:del w:id="6801" w:author="Charles Gifford" w:date="2017-03-19T12:01:00Z">
        <w:r w:rsidRPr="00262AC6" w:rsidDel="00546627">
          <w:rPr>
            <w:lang w:val="en-US"/>
          </w:rPr>
          <w:delText xml:space="preserve">They shall be related to a </w:delText>
        </w:r>
        <w:r w:rsidRPr="00262AC6" w:rsidDel="00546627">
          <w:rPr>
            <w:i/>
            <w:lang w:val="en-US"/>
          </w:rPr>
          <w:delText>material lot</w:delText>
        </w:r>
        <w:r w:rsidRPr="00262AC6" w:rsidDel="00546627">
          <w:rPr>
            <w:lang w:val="en-US"/>
          </w:rPr>
          <w:delText xml:space="preserve"> or </w:delText>
        </w:r>
        <w:r w:rsidRPr="00262AC6" w:rsidDel="00546627">
          <w:rPr>
            <w:i/>
            <w:lang w:val="en-US"/>
          </w:rPr>
          <w:delText>material sublot</w:delText>
        </w:r>
        <w:r w:rsidRPr="00262AC6" w:rsidDel="00546627">
          <w:rPr>
            <w:lang w:val="en-US"/>
          </w:rPr>
          <w:delText xml:space="preserve">. </w:delText>
        </w:r>
      </w:del>
    </w:p>
    <w:p w14:paraId="3509AC48" w14:textId="47B26367" w:rsidR="00ED0076" w:rsidRPr="001C220C" w:rsidDel="00546627" w:rsidRDefault="00ED0076" w:rsidP="00A70CDA">
      <w:pPr>
        <w:pStyle w:val="ListNumber"/>
        <w:numPr>
          <w:ilvl w:val="0"/>
          <w:numId w:val="58"/>
        </w:numPr>
        <w:ind w:left="360"/>
        <w:rPr>
          <w:del w:id="6802" w:author="Charles Gifford" w:date="2017-03-19T12:01:00Z"/>
          <w:lang w:val="en-US"/>
        </w:rPr>
      </w:pPr>
      <w:del w:id="6803" w:author="Charles Gifford" w:date="2017-03-19T12:01:00Z">
        <w:r w:rsidDel="00546627">
          <w:rPr>
            <w:lang w:val="en-US"/>
          </w:rPr>
          <w:delText xml:space="preserve">They may be related to an </w:delText>
        </w:r>
        <w:r w:rsidRPr="00D85861" w:rsidDel="00546627">
          <w:rPr>
            <w:i/>
            <w:lang w:val="en-US"/>
          </w:rPr>
          <w:delText>operations request</w:delText>
        </w:r>
        <w:r w:rsidRPr="001C220C" w:rsidDel="00546627">
          <w:rPr>
            <w:i/>
            <w:lang w:val="en-US"/>
          </w:rPr>
          <w:delText>.</w:delText>
        </w:r>
      </w:del>
    </w:p>
    <w:p w14:paraId="4F2312E2" w14:textId="10EB34AE" w:rsidR="00ED0076" w:rsidRPr="001C220C" w:rsidDel="00546627" w:rsidRDefault="00ED0076" w:rsidP="00A70CDA">
      <w:pPr>
        <w:pStyle w:val="ListNumber"/>
        <w:numPr>
          <w:ilvl w:val="0"/>
          <w:numId w:val="58"/>
        </w:numPr>
        <w:ind w:left="360"/>
        <w:rPr>
          <w:del w:id="6804" w:author="Charles Gifford" w:date="2017-03-19T12:01:00Z"/>
          <w:lang w:val="en-US"/>
        </w:rPr>
      </w:pPr>
      <w:del w:id="6805" w:author="Charles Gifford" w:date="2017-03-19T12:01:00Z">
        <w:r w:rsidRPr="001C220C" w:rsidDel="00546627">
          <w:rPr>
            <w:lang w:val="en-US"/>
          </w:rPr>
          <w:delText>They</w:delText>
        </w:r>
        <w:r w:rsidRPr="001C220C" w:rsidDel="00546627">
          <w:rPr>
            <w:i/>
            <w:lang w:val="en-US"/>
          </w:rPr>
          <w:delText xml:space="preserve"> </w:delText>
        </w:r>
        <w:r w:rsidRPr="001C220C" w:rsidDel="00546627">
          <w:rPr>
            <w:lang w:val="en-US"/>
          </w:rPr>
          <w:delText xml:space="preserve">may be associated with a specific </w:delText>
        </w:r>
        <w:r w:rsidRPr="00D85861" w:rsidDel="00546627">
          <w:rPr>
            <w:i/>
            <w:lang w:val="en-US"/>
          </w:rPr>
          <w:delText>operations response</w:delText>
        </w:r>
        <w:r w:rsidRPr="001C220C" w:rsidDel="00546627">
          <w:rPr>
            <w:i/>
            <w:lang w:val="en-US"/>
          </w:rPr>
          <w:delText>.</w:delText>
        </w:r>
      </w:del>
    </w:p>
    <w:p w14:paraId="0F9841F2" w14:textId="42E68296" w:rsidR="00ED0076" w:rsidRPr="001C220C" w:rsidDel="00546627" w:rsidRDefault="00ED0076" w:rsidP="00A70CDA">
      <w:pPr>
        <w:pStyle w:val="ListNumber"/>
        <w:numPr>
          <w:ilvl w:val="0"/>
          <w:numId w:val="58"/>
        </w:numPr>
        <w:ind w:left="360"/>
        <w:rPr>
          <w:del w:id="6806" w:author="Charles Gifford" w:date="2017-03-19T12:01:00Z"/>
          <w:lang w:val="en-US"/>
        </w:rPr>
      </w:pPr>
      <w:del w:id="6807" w:author="Charles Gifford" w:date="2017-03-19T12:01:00Z">
        <w:r w:rsidRPr="001C220C" w:rsidDel="00546627">
          <w:rPr>
            <w:lang w:val="en-US"/>
          </w:rPr>
          <w:delText xml:space="preserve">They may be related to a specific </w:delText>
        </w:r>
        <w:r w:rsidRPr="00D85861" w:rsidDel="00546627">
          <w:rPr>
            <w:i/>
            <w:lang w:val="en-US"/>
          </w:rPr>
          <w:delText>process segment</w:delText>
        </w:r>
        <w:r w:rsidRPr="001C220C" w:rsidDel="00546627">
          <w:rPr>
            <w:i/>
            <w:lang w:val="en-US"/>
          </w:rPr>
          <w:delText>.</w:delText>
        </w:r>
      </w:del>
    </w:p>
    <w:p w14:paraId="5F268C39" w14:textId="202C9E4B" w:rsidR="00ED0076" w:rsidRPr="001C220C" w:rsidDel="00546627" w:rsidRDefault="00ED0076" w:rsidP="00A70CDA">
      <w:pPr>
        <w:pStyle w:val="ListNumber"/>
        <w:numPr>
          <w:ilvl w:val="0"/>
          <w:numId w:val="58"/>
        </w:numPr>
        <w:ind w:left="360"/>
        <w:rPr>
          <w:del w:id="6808" w:author="Charles Gifford" w:date="2017-03-19T12:01:00Z"/>
          <w:lang w:val="en-US"/>
        </w:rPr>
      </w:pPr>
      <w:del w:id="6809" w:author="Charles Gifford" w:date="2017-03-19T12:01:00Z">
        <w:r w:rsidRPr="001C220C" w:rsidDel="00546627">
          <w:rPr>
            <w:lang w:val="en-US"/>
          </w:rPr>
          <w:delText>They may include a pass/fail status of the test.</w:delText>
        </w:r>
      </w:del>
    </w:p>
    <w:p w14:paraId="64DE4018" w14:textId="1A9DF58A" w:rsidR="00ED0076" w:rsidRPr="001C220C" w:rsidDel="00546627" w:rsidRDefault="00ED0076" w:rsidP="00A70CDA">
      <w:pPr>
        <w:pStyle w:val="ListNumber"/>
        <w:numPr>
          <w:ilvl w:val="0"/>
          <w:numId w:val="58"/>
        </w:numPr>
        <w:ind w:left="360"/>
        <w:rPr>
          <w:del w:id="6810" w:author="Charles Gifford" w:date="2017-03-19T12:01:00Z"/>
          <w:lang w:val="en-US"/>
        </w:rPr>
      </w:pPr>
      <w:del w:id="6811" w:author="Charles Gifford" w:date="2017-03-19T12:01:00Z">
        <w:r w:rsidRPr="001C220C" w:rsidDel="00546627">
          <w:rPr>
            <w:lang w:val="en-US"/>
          </w:rPr>
          <w:delText>They may include quantitative information of the tests.</w:delText>
        </w:r>
      </w:del>
    </w:p>
    <w:p w14:paraId="3D4DCD4F" w14:textId="38E16FB9" w:rsidR="00ED0076" w:rsidRPr="001C220C" w:rsidDel="00546627" w:rsidRDefault="00ED0076" w:rsidP="00A70CDA">
      <w:pPr>
        <w:pStyle w:val="ListNumber"/>
        <w:numPr>
          <w:ilvl w:val="0"/>
          <w:numId w:val="58"/>
        </w:numPr>
        <w:ind w:left="360"/>
        <w:rPr>
          <w:del w:id="6812" w:author="Charles Gifford" w:date="2017-03-19T12:01:00Z"/>
          <w:lang w:val="en-US"/>
        </w:rPr>
      </w:pPr>
      <w:del w:id="6813" w:author="Charles Gifford" w:date="2017-03-19T12:01:00Z">
        <w:r w:rsidRPr="001C220C" w:rsidDel="00546627">
          <w:rPr>
            <w:lang w:val="en-US"/>
          </w:rPr>
          <w:delText>They may include the granting or refusing of an in-process or finished goods waiver request.</w:delText>
        </w:r>
      </w:del>
    </w:p>
    <w:p w14:paraId="6CCA1B73" w14:textId="3B87D5B6" w:rsidR="00ED0076" w:rsidRPr="001C220C" w:rsidDel="00546627" w:rsidRDefault="00ED0076" w:rsidP="00A70CDA">
      <w:pPr>
        <w:pStyle w:val="ListNumber"/>
        <w:numPr>
          <w:ilvl w:val="0"/>
          <w:numId w:val="58"/>
        </w:numPr>
        <w:ind w:left="360"/>
        <w:rPr>
          <w:del w:id="6814" w:author="Charles Gifford" w:date="2017-03-19T12:01:00Z"/>
          <w:lang w:val="en-US"/>
        </w:rPr>
      </w:pPr>
      <w:del w:id="6815" w:author="Charles Gifford" w:date="2017-03-19T12:01:00Z">
        <w:r w:rsidRPr="001C220C" w:rsidDel="00546627">
          <w:rPr>
            <w:lang w:val="en-US"/>
          </w:rPr>
          <w:delText>They may be related to a product characteristic.</w:delText>
        </w:r>
      </w:del>
    </w:p>
    <w:p w14:paraId="208BFD1F" w14:textId="082FC483" w:rsidR="00ED0076" w:rsidRPr="001C220C" w:rsidDel="00546627" w:rsidRDefault="00ED0076" w:rsidP="00ED0076">
      <w:pPr>
        <w:pStyle w:val="PARAGRAPH"/>
        <w:rPr>
          <w:del w:id="6816" w:author="Charles Gifford" w:date="2017-03-19T12:01:00Z"/>
          <w:lang w:val="en-US"/>
        </w:rPr>
      </w:pPr>
      <w:del w:id="6817" w:author="Charles Gifford" w:date="2017-03-19T12:01:00Z">
        <w:r w:rsidRPr="00ED0076" w:rsidDel="00546627">
          <w:rPr>
            <w:i/>
            <w:lang w:val="en-US"/>
          </w:rPr>
          <w:delText>Material test results</w:delText>
        </w:r>
        <w:r w:rsidRPr="001C220C" w:rsidDel="00546627">
          <w:rPr>
            <w:lang w:val="en-US"/>
          </w:rPr>
          <w:delText xml:space="preserve"> may be associated with a specific </w:delText>
        </w:r>
        <w:r w:rsidRPr="00ED0076" w:rsidDel="00546627">
          <w:rPr>
            <w:i/>
            <w:lang w:val="en-US"/>
          </w:rPr>
          <w:delText>operations response</w:delText>
        </w:r>
        <w:r w:rsidRPr="001C220C" w:rsidDel="00546627">
          <w:rPr>
            <w:lang w:val="en-US"/>
          </w:rPr>
          <w:delText xml:space="preserve">. </w:delText>
        </w:r>
      </w:del>
    </w:p>
    <w:p w14:paraId="357A48EE" w14:textId="00F93C07" w:rsidR="00C16922" w:rsidRPr="001C220C" w:rsidDel="00546627" w:rsidRDefault="000B4920" w:rsidP="00C16922">
      <w:pPr>
        <w:pStyle w:val="PARAGRAPH"/>
        <w:rPr>
          <w:del w:id="6818" w:author="Charles Gifford" w:date="2017-03-19T12:01:00Z"/>
          <w:lang w:val="en-US"/>
        </w:rPr>
      </w:pPr>
      <w:del w:id="6819" w:author="Charles Gifford" w:date="2017-03-19T12:01:00Z">
        <w:r w:rsidDel="00546627">
          <w:rPr>
            <w:lang w:val="en-US"/>
          </w:rPr>
          <w:fldChar w:fldCharType="begin"/>
        </w:r>
        <w:r w:rsidDel="00546627">
          <w:rPr>
            <w:lang w:val="en-US"/>
          </w:rPr>
          <w:delInstrText xml:space="preserve"> REF _Ref449093102 \h </w:delInstrText>
        </w:r>
        <w:r w:rsidDel="00546627">
          <w:rPr>
            <w:lang w:val="en-US"/>
          </w:rPr>
        </w:r>
        <w:r w:rsidDel="00546627">
          <w:rPr>
            <w:lang w:val="en-US"/>
          </w:rPr>
          <w:fldChar w:fldCharType="separate"/>
        </w:r>
        <w:r w:rsidR="008D633D" w:rsidDel="00546627">
          <w:rPr>
            <w:lang w:val="en-US"/>
          </w:rPr>
          <w:delText xml:space="preserve">Table </w:delText>
        </w:r>
        <w:r w:rsidR="008D633D" w:rsidDel="00546627">
          <w:rPr>
            <w:noProof/>
            <w:lang w:val="en-US"/>
          </w:rPr>
          <w:delText>65</w:delText>
        </w:r>
        <w:r w:rsidDel="00546627">
          <w:rPr>
            <w:lang w:val="en-US"/>
          </w:rPr>
          <w:fldChar w:fldCharType="end"/>
        </w:r>
        <w:r w:rsidDel="00546627">
          <w:rPr>
            <w:lang w:val="en-US"/>
          </w:rPr>
          <w:delText xml:space="preserve"> </w:delText>
        </w:r>
        <w:r w:rsidR="0029062D" w:rsidRPr="001C220C" w:rsidDel="00546627">
          <w:rPr>
            <w:lang w:val="en-US"/>
          </w:rPr>
          <w:delText xml:space="preserve">lists the </w:delText>
        </w:r>
        <w:r w:rsidR="00C16922" w:rsidDel="00546627">
          <w:rPr>
            <w:lang w:val="en-US"/>
          </w:rPr>
          <w:delText>relationship</w:delText>
        </w:r>
        <w:r w:rsidR="0029062D" w:rsidRPr="001C220C" w:rsidDel="00546627">
          <w:rPr>
            <w:lang w:val="en-US"/>
          </w:rPr>
          <w:delText>s of</w:delText>
        </w:r>
        <w:r w:rsidR="004B7B3C" w:rsidDel="00546627">
          <w:rPr>
            <w:lang w:val="en-US"/>
          </w:rPr>
          <w:delText xml:space="preserve"> a</w:delText>
        </w:r>
        <w:r w:rsidR="0029062D" w:rsidRPr="001C220C" w:rsidDel="00546627">
          <w:rPr>
            <w:lang w:val="en-US"/>
          </w:rPr>
          <w:delText xml:space="preserve"> </w:delText>
        </w:r>
        <w:r w:rsidR="0029062D" w:rsidRPr="001C220C" w:rsidDel="00546627">
          <w:rPr>
            <w:i/>
            <w:lang w:val="en-US"/>
          </w:rPr>
          <w:delText>material test result.</w:delText>
        </w:r>
        <w:r w:rsidR="00C16922" w:rsidDel="00546627">
          <w:rPr>
            <w:i/>
            <w:lang w:val="en-US"/>
          </w:rPr>
          <w:delText xml:space="preserve"> </w:delText>
        </w:r>
        <w:r w:rsidR="00C16922" w:rsidDel="00546627">
          <w:rPr>
            <w:lang w:val="en-US"/>
          </w:rPr>
          <w:fldChar w:fldCharType="begin"/>
        </w:r>
        <w:r w:rsidR="00C16922" w:rsidDel="00546627">
          <w:rPr>
            <w:lang w:val="en-US"/>
          </w:rPr>
          <w:delInstrText xml:space="preserve"> REF _Ref495471962 \h </w:delInstrText>
        </w:r>
        <w:r w:rsidR="00C16922" w:rsidDel="00546627">
          <w:rPr>
            <w:lang w:val="en-US"/>
          </w:rPr>
        </w:r>
        <w:r w:rsidR="00C16922" w:rsidDel="00546627">
          <w:rPr>
            <w:lang w:val="en-US"/>
          </w:rPr>
          <w:fldChar w:fldCharType="separate"/>
        </w:r>
        <w:r w:rsidR="008D633D" w:rsidDel="00546627">
          <w:rPr>
            <w:lang w:val="en-US"/>
          </w:rPr>
          <w:delText xml:space="preserve">Table </w:delText>
        </w:r>
        <w:r w:rsidR="008D633D" w:rsidDel="00546627">
          <w:rPr>
            <w:noProof/>
            <w:lang w:val="en-US"/>
          </w:rPr>
          <w:delText>66</w:delText>
        </w:r>
        <w:r w:rsidR="00C16922" w:rsidDel="00546627">
          <w:rPr>
            <w:lang w:val="en-US"/>
          </w:rPr>
          <w:fldChar w:fldCharType="end"/>
        </w:r>
        <w:r w:rsidR="00C16922" w:rsidRPr="001C220C" w:rsidDel="00546627">
          <w:rPr>
            <w:lang w:val="en-US"/>
          </w:rPr>
          <w:delText xml:space="preserve"> lists the attributes of</w:delText>
        </w:r>
        <w:r w:rsidR="004B7B3C" w:rsidDel="00546627">
          <w:rPr>
            <w:lang w:val="en-US"/>
          </w:rPr>
          <w:delText xml:space="preserve"> a</w:delText>
        </w:r>
        <w:r w:rsidR="00C16922" w:rsidRPr="001C220C" w:rsidDel="00546627">
          <w:rPr>
            <w:lang w:val="en-US"/>
          </w:rPr>
          <w:delText xml:space="preserve"> </w:delText>
        </w:r>
        <w:r w:rsidR="00C16922" w:rsidRPr="001C220C" w:rsidDel="00546627">
          <w:rPr>
            <w:i/>
            <w:lang w:val="en-US"/>
          </w:rPr>
          <w:delText>material test</w:delText>
        </w:r>
        <w:r w:rsidR="00C16922" w:rsidRPr="004B7B3C" w:rsidDel="00546627">
          <w:rPr>
            <w:i/>
            <w:lang w:val="en-US"/>
          </w:rPr>
          <w:delText xml:space="preserve"> result</w:delText>
        </w:r>
        <w:r w:rsidR="00C16922" w:rsidRPr="001C220C" w:rsidDel="00546627">
          <w:rPr>
            <w:i/>
            <w:lang w:val="en-US"/>
          </w:rPr>
          <w:delText>.</w:delText>
        </w:r>
      </w:del>
    </w:p>
    <w:p w14:paraId="29D23D5D" w14:textId="33242BFA" w:rsidR="009A0FC3" w:rsidRPr="00C16922" w:rsidDel="00546627" w:rsidRDefault="00C16922">
      <w:pPr>
        <w:pStyle w:val="PARAGRAPH"/>
        <w:rPr>
          <w:del w:id="6820" w:author="Charles Gifford" w:date="2017-03-19T12:01:00Z"/>
          <w:lang w:val="en-US"/>
        </w:rPr>
      </w:pPr>
      <w:bookmarkStart w:id="6821" w:name="_Ref449093102"/>
      <w:del w:id="6822" w:author="Charles Gifford" w:date="2017-03-19T12:01:00Z">
        <w:r w:rsidDel="00546627">
          <w:rPr>
            <w:lang w:val="en-US"/>
          </w:rPr>
          <w:delText xml:space="preserve">Table </w:delText>
        </w:r>
        <w:r w:rsidR="006D59F1" w:rsidDel="00546627">
          <w:rPr>
            <w:lang w:val="en-US"/>
          </w:rPr>
          <w:fldChar w:fldCharType="begin"/>
        </w:r>
        <w:r w:rsidR="006D59F1" w:rsidDel="00546627">
          <w:rPr>
            <w:lang w:val="en-US"/>
          </w:rPr>
          <w:delInstrText xml:space="preserve"> SEQ Table \* ARABIC </w:delInstrText>
        </w:r>
        <w:r w:rsidR="006D59F1" w:rsidDel="00546627">
          <w:rPr>
            <w:lang w:val="en-US"/>
          </w:rPr>
          <w:fldChar w:fldCharType="separate"/>
        </w:r>
        <w:r w:rsidR="002E1808" w:rsidDel="00546627">
          <w:rPr>
            <w:noProof/>
            <w:lang w:val="en-US"/>
          </w:rPr>
          <w:delText>65</w:delText>
        </w:r>
        <w:r w:rsidR="006D59F1" w:rsidDel="00546627">
          <w:rPr>
            <w:lang w:val="en-US"/>
          </w:rPr>
          <w:fldChar w:fldCharType="end"/>
        </w:r>
        <w:bookmarkEnd w:id="6821"/>
      </w:del>
    </w:p>
    <w:p w14:paraId="0188D70E" w14:textId="10DC4F19" w:rsidR="00CB7EC0" w:rsidRPr="001C220C" w:rsidDel="00546627" w:rsidRDefault="00665B55">
      <w:pPr>
        <w:pStyle w:val="TABLE-title"/>
        <w:rPr>
          <w:del w:id="6823" w:author="Charles Gifford" w:date="2017-03-19T12:01:00Z"/>
          <w:lang w:val="en-US"/>
        </w:rPr>
      </w:pPr>
      <w:bookmarkStart w:id="6824" w:name="_Ref495471962"/>
      <w:bookmarkStart w:id="6825" w:name="_Toc516130485"/>
      <w:bookmarkStart w:id="6826" w:name="_Toc7250414"/>
      <w:bookmarkStart w:id="6827" w:name="_Toc306621040"/>
      <w:bookmarkStart w:id="6828" w:name="_Toc320178436"/>
      <w:del w:id="6829" w:author="Charles Gifford" w:date="2017-03-19T12:01:00Z">
        <w:r w:rsidDel="00546627">
          <w:rPr>
            <w:lang w:val="en-US"/>
          </w:rPr>
          <w:delText xml:space="preserve">Table </w:delText>
        </w:r>
        <w:r w:rsidR="006D59F1" w:rsidDel="00546627">
          <w:rPr>
            <w:b w:val="0"/>
            <w:bCs w:val="0"/>
            <w:lang w:val="en-US"/>
          </w:rPr>
          <w:fldChar w:fldCharType="begin"/>
        </w:r>
        <w:r w:rsidR="006D59F1" w:rsidDel="00546627">
          <w:rPr>
            <w:lang w:val="en-US"/>
          </w:rPr>
          <w:delInstrText xml:space="preserve"> SEQ Table \* ARABIC </w:delInstrText>
        </w:r>
        <w:r w:rsidR="006D59F1" w:rsidDel="00546627">
          <w:rPr>
            <w:b w:val="0"/>
            <w:bCs w:val="0"/>
            <w:lang w:val="en-US"/>
          </w:rPr>
          <w:fldChar w:fldCharType="separate"/>
        </w:r>
        <w:r w:rsidR="008D633D" w:rsidDel="00546627">
          <w:rPr>
            <w:noProof/>
            <w:lang w:val="en-US"/>
          </w:rPr>
          <w:delText>66</w:delText>
        </w:r>
        <w:r w:rsidR="006D59F1" w:rsidDel="00546627">
          <w:rPr>
            <w:b w:val="0"/>
            <w:bCs w:val="0"/>
            <w:lang w:val="en-US"/>
          </w:rPr>
          <w:fldChar w:fldCharType="end"/>
        </w:r>
        <w:bookmarkEnd w:id="6824"/>
        <w:r w:rsidR="0040730A" w:rsidDel="00546627">
          <w:rPr>
            <w:lang w:val="en-US"/>
          </w:rPr>
          <w:delText xml:space="preserve"> –</w:delText>
        </w:r>
        <w:r w:rsidR="00CB7EC0" w:rsidRPr="001C220C" w:rsidDel="00546627">
          <w:rPr>
            <w:lang w:val="en-US"/>
          </w:rPr>
          <w:delText xml:space="preserve"> </w:delText>
        </w:r>
        <w:r w:rsidR="006F45EC" w:rsidDel="00546627">
          <w:rPr>
            <w:noProof/>
            <w:lang w:val="en-US"/>
          </w:rPr>
          <w:delText>M</w:delText>
        </w:r>
        <w:r w:rsidR="0029062D" w:rsidRPr="001C220C" w:rsidDel="00546627">
          <w:rPr>
            <w:lang w:val="en-US"/>
          </w:rPr>
          <w:delText xml:space="preserve">aterial </w:delText>
        </w:r>
        <w:r w:rsidR="00CB7EC0" w:rsidRPr="001C220C" w:rsidDel="00546627">
          <w:rPr>
            <w:lang w:val="en-US"/>
          </w:rPr>
          <w:delText>test result</w:delText>
        </w:r>
        <w:bookmarkEnd w:id="6825"/>
        <w:bookmarkEnd w:id="6826"/>
        <w:bookmarkEnd w:id="6827"/>
        <w:bookmarkEnd w:id="6828"/>
        <w:r w:rsidR="006F45EC" w:rsidRPr="00AC2193" w:rsidDel="00546627">
          <w:rPr>
            <w:lang w:val="en-US"/>
          </w:rPr>
          <w:delText xml:space="preserve"> </w:delText>
        </w:r>
        <w:r w:rsidR="006F45EC" w:rsidDel="00546627">
          <w:rPr>
            <w:lang w:val="en-US"/>
          </w:rPr>
          <w:delText>attributes</w:delText>
        </w:r>
      </w:del>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B64E91" w:rsidRPr="001C220C" w:rsidDel="00546627" w14:paraId="49E54706" w14:textId="7830D173" w:rsidTr="0060346A">
        <w:trPr>
          <w:tblHeader/>
          <w:jc w:val="center"/>
          <w:del w:id="6830" w:author="Charles Gifford" w:date="2017-03-19T12:01:00Z"/>
        </w:trPr>
        <w:tc>
          <w:tcPr>
            <w:tcW w:w="1269" w:type="dxa"/>
          </w:tcPr>
          <w:p w14:paraId="79AEE563" w14:textId="14A42D8F" w:rsidR="00B64E91" w:rsidRPr="001C220C" w:rsidDel="00546627" w:rsidRDefault="00B64E91" w:rsidP="0060346A">
            <w:pPr>
              <w:pStyle w:val="NormalTableHeader"/>
              <w:keepNext w:val="0"/>
              <w:keepLines w:val="0"/>
              <w:spacing w:before="40"/>
              <w:rPr>
                <w:del w:id="6831" w:author="Charles Gifford" w:date="2017-03-19T12:01:00Z"/>
                <w:lang w:val="en-US"/>
              </w:rPr>
            </w:pPr>
            <w:del w:id="6832" w:author="Charles Gifford" w:date="2017-03-19T12:01:00Z">
              <w:r w:rsidRPr="001C220C" w:rsidDel="00546627">
                <w:rPr>
                  <w:lang w:val="en-US"/>
                </w:rPr>
                <w:delText xml:space="preserve">Attribute </w:delText>
              </w:r>
              <w:r w:rsidR="006618D3" w:rsidDel="00546627">
                <w:rPr>
                  <w:lang w:val="en-US"/>
                </w:rPr>
                <w:delText>n</w:delText>
              </w:r>
              <w:r w:rsidRPr="001C220C" w:rsidDel="00546627">
                <w:rPr>
                  <w:lang w:val="en-US"/>
                </w:rPr>
                <w:delText>ame</w:delText>
              </w:r>
            </w:del>
          </w:p>
        </w:tc>
        <w:tc>
          <w:tcPr>
            <w:tcW w:w="2880" w:type="dxa"/>
          </w:tcPr>
          <w:p w14:paraId="45A2F4BC" w14:textId="79748C54" w:rsidR="00B64E91" w:rsidRPr="001C220C" w:rsidDel="00546627" w:rsidRDefault="00B64E91" w:rsidP="0060346A">
            <w:pPr>
              <w:pStyle w:val="NormalTableHeader"/>
              <w:keepNext w:val="0"/>
              <w:keepLines w:val="0"/>
              <w:spacing w:before="40"/>
              <w:rPr>
                <w:del w:id="6833" w:author="Charles Gifford" w:date="2017-03-19T12:01:00Z"/>
                <w:lang w:val="en-US"/>
              </w:rPr>
            </w:pPr>
            <w:del w:id="6834" w:author="Charles Gifford" w:date="2017-03-19T12:01:00Z">
              <w:r w:rsidRPr="001C220C" w:rsidDel="00546627">
                <w:rPr>
                  <w:lang w:val="en-US"/>
                </w:rPr>
                <w:delText>Description</w:delText>
              </w:r>
            </w:del>
          </w:p>
        </w:tc>
        <w:tc>
          <w:tcPr>
            <w:tcW w:w="1440" w:type="dxa"/>
          </w:tcPr>
          <w:p w14:paraId="1793B9B9" w14:textId="1CBB0167" w:rsidR="00B64E91" w:rsidRPr="001C220C" w:rsidDel="00546627" w:rsidRDefault="00AE4770" w:rsidP="0060346A">
            <w:pPr>
              <w:pStyle w:val="NormalTableHeader"/>
              <w:keepNext w:val="0"/>
              <w:keepLines w:val="0"/>
              <w:spacing w:before="40"/>
              <w:rPr>
                <w:del w:id="6835" w:author="Charles Gifford" w:date="2017-03-19T12:01:00Z"/>
                <w:lang w:val="en-US"/>
              </w:rPr>
            </w:pPr>
            <w:del w:id="6836" w:author="Charles Gifford" w:date="2017-03-19T12:01:00Z">
              <w:r w:rsidDel="00546627">
                <w:rPr>
                  <w:lang w:val="en-US"/>
                </w:rPr>
                <w:delText>Production example</w:delText>
              </w:r>
              <w:r w:rsidR="00B64E91" w:rsidRPr="001C220C" w:rsidDel="00546627">
                <w:rPr>
                  <w:lang w:val="en-US"/>
                </w:rPr>
                <w:delText>s</w:delText>
              </w:r>
            </w:del>
          </w:p>
        </w:tc>
        <w:tc>
          <w:tcPr>
            <w:tcW w:w="1297" w:type="dxa"/>
          </w:tcPr>
          <w:p w14:paraId="1948B77D" w14:textId="003D97C5" w:rsidR="00B64E91" w:rsidRPr="001C220C" w:rsidDel="00546627" w:rsidRDefault="00AE4770" w:rsidP="0060346A">
            <w:pPr>
              <w:pStyle w:val="NormalTableHeader"/>
              <w:keepNext w:val="0"/>
              <w:keepLines w:val="0"/>
              <w:spacing w:before="40"/>
              <w:rPr>
                <w:del w:id="6837" w:author="Charles Gifford" w:date="2017-03-19T12:01:00Z"/>
                <w:lang w:val="en-US"/>
              </w:rPr>
            </w:pPr>
            <w:del w:id="6838" w:author="Charles Gifford" w:date="2017-03-19T12:01:00Z">
              <w:r w:rsidDel="00546627">
                <w:rPr>
                  <w:lang w:val="en-US"/>
                </w:rPr>
                <w:delText>Maintenance example</w:delText>
              </w:r>
              <w:r w:rsidR="00B64E91" w:rsidRPr="001C220C" w:rsidDel="00546627">
                <w:rPr>
                  <w:lang w:val="en-US"/>
                </w:rPr>
                <w:delText>s</w:delText>
              </w:r>
            </w:del>
          </w:p>
        </w:tc>
        <w:tc>
          <w:tcPr>
            <w:tcW w:w="1080" w:type="dxa"/>
          </w:tcPr>
          <w:p w14:paraId="15B4029D" w14:textId="114CC92E" w:rsidR="00B64E91" w:rsidRPr="001C220C" w:rsidDel="00546627" w:rsidRDefault="00AE4770" w:rsidP="0060346A">
            <w:pPr>
              <w:pStyle w:val="NormalTableHeader"/>
              <w:keepNext w:val="0"/>
              <w:keepLines w:val="0"/>
              <w:spacing w:before="40"/>
              <w:rPr>
                <w:del w:id="6839" w:author="Charles Gifford" w:date="2017-03-19T12:01:00Z"/>
                <w:lang w:val="en-US"/>
              </w:rPr>
            </w:pPr>
            <w:del w:id="6840" w:author="Charles Gifford" w:date="2017-03-19T12:01:00Z">
              <w:r w:rsidDel="00546627">
                <w:rPr>
                  <w:lang w:val="en-US"/>
                </w:rPr>
                <w:delText>Quality example</w:delText>
              </w:r>
              <w:r w:rsidR="00B64E91" w:rsidRPr="001C220C" w:rsidDel="00546627">
                <w:rPr>
                  <w:lang w:val="en-US"/>
                </w:rPr>
                <w:delText>s</w:delText>
              </w:r>
            </w:del>
          </w:p>
        </w:tc>
        <w:tc>
          <w:tcPr>
            <w:tcW w:w="1080" w:type="dxa"/>
          </w:tcPr>
          <w:p w14:paraId="35D51076" w14:textId="1673EBFC" w:rsidR="00B64E91" w:rsidRPr="001C220C" w:rsidDel="00546627" w:rsidRDefault="00AE4770" w:rsidP="0060346A">
            <w:pPr>
              <w:pStyle w:val="NormalTableHeader"/>
              <w:keepNext w:val="0"/>
              <w:keepLines w:val="0"/>
              <w:spacing w:before="40"/>
              <w:rPr>
                <w:del w:id="6841" w:author="Charles Gifford" w:date="2017-03-19T12:01:00Z"/>
                <w:lang w:val="en-US"/>
              </w:rPr>
            </w:pPr>
            <w:del w:id="6842" w:author="Charles Gifford" w:date="2017-03-19T12:01:00Z">
              <w:r w:rsidDel="00546627">
                <w:rPr>
                  <w:lang w:val="en-US"/>
                </w:rPr>
                <w:delText>Inventory example</w:delText>
              </w:r>
              <w:r w:rsidR="00B64E91" w:rsidRPr="001C220C" w:rsidDel="00546627">
                <w:rPr>
                  <w:lang w:val="en-US"/>
                </w:rPr>
                <w:delText>s</w:delText>
              </w:r>
            </w:del>
          </w:p>
        </w:tc>
      </w:tr>
      <w:tr w:rsidR="00B64E91" w:rsidRPr="001C220C" w:rsidDel="00546627" w14:paraId="5BCDBCC5" w14:textId="39A9F534" w:rsidTr="0060346A">
        <w:trPr>
          <w:jc w:val="center"/>
          <w:del w:id="6843" w:author="Charles Gifford" w:date="2017-03-19T12:01:00Z"/>
        </w:trPr>
        <w:tc>
          <w:tcPr>
            <w:tcW w:w="1269" w:type="dxa"/>
          </w:tcPr>
          <w:p w14:paraId="7BE287F1" w14:textId="03E01DBF" w:rsidR="00B64E91" w:rsidRPr="001C220C" w:rsidDel="00546627" w:rsidRDefault="00B64E91" w:rsidP="0060346A">
            <w:pPr>
              <w:pStyle w:val="TableNormal1"/>
              <w:keepNext w:val="0"/>
              <w:keepLines w:val="0"/>
              <w:spacing w:before="40"/>
              <w:rPr>
                <w:del w:id="6844" w:author="Charles Gifford" w:date="2017-03-19T12:01:00Z"/>
                <w:lang w:val="en-US"/>
              </w:rPr>
            </w:pPr>
            <w:del w:id="6845" w:author="Charles Gifford" w:date="2017-03-19T12:01:00Z">
              <w:r w:rsidRPr="001C220C" w:rsidDel="00546627">
                <w:rPr>
                  <w:lang w:val="en-US"/>
                </w:rPr>
                <w:delText>ID</w:delText>
              </w:r>
            </w:del>
          </w:p>
        </w:tc>
        <w:tc>
          <w:tcPr>
            <w:tcW w:w="2880" w:type="dxa"/>
          </w:tcPr>
          <w:p w14:paraId="3C8635CB" w14:textId="297C5988" w:rsidR="00B64E91" w:rsidRPr="001C220C" w:rsidDel="00546627" w:rsidRDefault="00B64E91" w:rsidP="0060346A">
            <w:pPr>
              <w:pStyle w:val="TableNormal1"/>
              <w:keepNext w:val="0"/>
              <w:keepLines w:val="0"/>
              <w:spacing w:before="40"/>
              <w:rPr>
                <w:del w:id="6846" w:author="Charles Gifford" w:date="2017-03-19T12:01:00Z"/>
                <w:lang w:val="en-US"/>
              </w:rPr>
            </w:pPr>
            <w:del w:id="6847" w:author="Charles Gifford" w:date="2017-03-19T12:01:00Z">
              <w:r w:rsidRPr="001C220C" w:rsidDel="00546627">
                <w:rPr>
                  <w:lang w:val="en-US"/>
                </w:rPr>
                <w:delText xml:space="preserve">A unique instance identification that records the results from the execution of a test identified in a </w:delText>
              </w:r>
              <w:r w:rsidRPr="001C220C" w:rsidDel="00546627">
                <w:rPr>
                  <w:i/>
                  <w:lang w:val="en-US"/>
                </w:rPr>
                <w:delText>material test specification</w:delText>
              </w:r>
              <w:r w:rsidRPr="001C220C" w:rsidDel="00546627">
                <w:rPr>
                  <w:lang w:val="en-US"/>
                </w:rPr>
                <w:delText xml:space="preserve"> for a lot or sublot</w:delText>
              </w:r>
              <w:r w:rsidR="008558A5" w:rsidDel="00546627">
                <w:rPr>
                  <w:lang w:val="en-US"/>
                </w:rPr>
                <w:delText xml:space="preserve">. </w:delText>
              </w:r>
              <w:r w:rsidRPr="001C220C" w:rsidDel="00546627">
                <w:rPr>
                  <w:lang w:val="en-US"/>
                </w:rPr>
                <w:delText xml:space="preserve">(For example, this </w:delText>
              </w:r>
              <w:r w:rsidR="00DE2E9A" w:rsidDel="00546627">
                <w:rPr>
                  <w:lang w:val="en-US"/>
                </w:rPr>
                <w:delText xml:space="preserve">can </w:delText>
              </w:r>
              <w:r w:rsidRPr="001C220C" w:rsidDel="00546627">
                <w:rPr>
                  <w:lang w:val="en-US"/>
                </w:rPr>
                <w:delText>just be a number assigned by the testing authority.)</w:delText>
              </w:r>
            </w:del>
          </w:p>
        </w:tc>
        <w:tc>
          <w:tcPr>
            <w:tcW w:w="1440" w:type="dxa"/>
          </w:tcPr>
          <w:p w14:paraId="03CA6F5D" w14:textId="228375B9" w:rsidR="00B64E91" w:rsidRPr="001C220C" w:rsidDel="00546627" w:rsidRDefault="00B64E91" w:rsidP="0060346A">
            <w:pPr>
              <w:pStyle w:val="TableNormal1"/>
              <w:keepNext w:val="0"/>
              <w:keepLines w:val="0"/>
              <w:spacing w:before="40"/>
              <w:rPr>
                <w:del w:id="6848" w:author="Charles Gifford" w:date="2017-03-19T12:01:00Z"/>
                <w:lang w:val="en-US"/>
              </w:rPr>
            </w:pPr>
            <w:del w:id="6849" w:author="Charles Gifford" w:date="2017-03-19T12:01:00Z">
              <w:r w:rsidRPr="001C220C" w:rsidDel="00546627">
                <w:rPr>
                  <w:lang w:val="en-US"/>
                </w:rPr>
                <w:delText>THK101/</w:delText>
              </w:r>
              <w:smartTag w:uri="urn:schemas-microsoft-com:office:smarttags" w:element="chsdate">
                <w:smartTagPr>
                  <w:attr w:name="Year" w:val="2000"/>
                  <w:attr w:name="Month" w:val="1"/>
                  <w:attr w:name="Day" w:val="10"/>
                  <w:attr w:name="IsLunarDate" w:val="False"/>
                  <w:attr w:name="IsROCDate" w:val="False"/>
                </w:smartTagPr>
                <w:r w:rsidRPr="001C220C" w:rsidDel="00546627">
                  <w:rPr>
                    <w:lang w:val="en-US"/>
                  </w:rPr>
                  <w:delText>01-10-2000</w:delText>
                </w:r>
              </w:smartTag>
            </w:del>
          </w:p>
        </w:tc>
        <w:tc>
          <w:tcPr>
            <w:tcW w:w="1297" w:type="dxa"/>
          </w:tcPr>
          <w:p w14:paraId="081EE242" w14:textId="6D41E40B" w:rsidR="00B64E91" w:rsidRPr="001C220C" w:rsidDel="00546627" w:rsidRDefault="0021223F" w:rsidP="0060346A">
            <w:pPr>
              <w:pStyle w:val="TableNormal1"/>
              <w:keepNext w:val="0"/>
              <w:keepLines w:val="0"/>
              <w:spacing w:before="40"/>
              <w:rPr>
                <w:del w:id="6850" w:author="Charles Gifford" w:date="2017-03-19T12:01:00Z"/>
                <w:lang w:val="en-US"/>
              </w:rPr>
            </w:pPr>
            <w:del w:id="6851" w:author="Charles Gifford" w:date="2017-03-19T12:01:00Z">
              <w:r w:rsidRPr="001C220C" w:rsidDel="00546627">
                <w:rPr>
                  <w:lang w:val="en-US"/>
                </w:rPr>
                <w:delText>MO998</w:delText>
              </w:r>
            </w:del>
          </w:p>
        </w:tc>
        <w:tc>
          <w:tcPr>
            <w:tcW w:w="1080" w:type="dxa"/>
          </w:tcPr>
          <w:p w14:paraId="23DABC8B" w14:textId="21BC9AA9" w:rsidR="00B64E91" w:rsidRPr="001C220C" w:rsidDel="00546627" w:rsidRDefault="0021223F" w:rsidP="0060346A">
            <w:pPr>
              <w:pStyle w:val="TableNormal1"/>
              <w:keepNext w:val="0"/>
              <w:keepLines w:val="0"/>
              <w:spacing w:before="40"/>
              <w:rPr>
                <w:del w:id="6852" w:author="Charles Gifford" w:date="2017-03-19T12:01:00Z"/>
                <w:lang w:val="en-US"/>
              </w:rPr>
            </w:pPr>
            <w:del w:id="6853" w:author="Charles Gifford" w:date="2017-03-19T12:01:00Z">
              <w:r w:rsidRPr="001C220C" w:rsidDel="00546627">
                <w:rPr>
                  <w:lang w:val="en-US"/>
                </w:rPr>
                <w:delText>7763</w:delText>
              </w:r>
            </w:del>
          </w:p>
        </w:tc>
        <w:tc>
          <w:tcPr>
            <w:tcW w:w="1080" w:type="dxa"/>
          </w:tcPr>
          <w:p w14:paraId="197FEDAD" w14:textId="3E756B80" w:rsidR="00B64E91" w:rsidRPr="001C220C" w:rsidDel="00546627" w:rsidRDefault="0021223F" w:rsidP="0060346A">
            <w:pPr>
              <w:pStyle w:val="TableNormal1"/>
              <w:keepNext w:val="0"/>
              <w:keepLines w:val="0"/>
              <w:spacing w:before="40"/>
              <w:rPr>
                <w:del w:id="6854" w:author="Charles Gifford" w:date="2017-03-19T12:01:00Z"/>
                <w:lang w:val="en-US"/>
              </w:rPr>
            </w:pPr>
            <w:del w:id="6855" w:author="Charles Gifford" w:date="2017-03-19T12:01:00Z">
              <w:r w:rsidRPr="001C220C" w:rsidDel="00546627">
                <w:rPr>
                  <w:lang w:val="en-US"/>
                </w:rPr>
                <w:delText>u7373</w:delText>
              </w:r>
            </w:del>
          </w:p>
        </w:tc>
      </w:tr>
      <w:tr w:rsidR="00B64E91" w:rsidRPr="001C220C" w:rsidDel="00546627" w14:paraId="752B6639" w14:textId="3890C397" w:rsidTr="0060346A">
        <w:trPr>
          <w:jc w:val="center"/>
          <w:del w:id="6856" w:author="Charles Gifford" w:date="2017-03-19T12:01:00Z"/>
        </w:trPr>
        <w:tc>
          <w:tcPr>
            <w:tcW w:w="1269" w:type="dxa"/>
          </w:tcPr>
          <w:p w14:paraId="7ECFB0DF" w14:textId="48308E5A" w:rsidR="00B64E91" w:rsidRPr="001C220C" w:rsidDel="00546627" w:rsidRDefault="00B64E91" w:rsidP="0060346A">
            <w:pPr>
              <w:pStyle w:val="TableNormal1"/>
              <w:keepNext w:val="0"/>
              <w:keepLines w:val="0"/>
              <w:spacing w:before="40"/>
              <w:rPr>
                <w:del w:id="6857" w:author="Charles Gifford" w:date="2017-03-19T12:01:00Z"/>
                <w:lang w:val="en-US"/>
              </w:rPr>
            </w:pPr>
            <w:del w:id="6858" w:author="Charles Gifford" w:date="2017-03-19T12:01:00Z">
              <w:r w:rsidRPr="001C220C" w:rsidDel="00546627">
                <w:rPr>
                  <w:lang w:val="en-US"/>
                </w:rPr>
                <w:delText>Description</w:delText>
              </w:r>
            </w:del>
          </w:p>
        </w:tc>
        <w:tc>
          <w:tcPr>
            <w:tcW w:w="2880" w:type="dxa"/>
          </w:tcPr>
          <w:p w14:paraId="00C15D04" w14:textId="2AAE14A8" w:rsidR="00B64E91" w:rsidRPr="001C220C" w:rsidDel="00546627" w:rsidRDefault="00B64E91" w:rsidP="0060346A">
            <w:pPr>
              <w:pStyle w:val="TableNormal1"/>
              <w:keepNext w:val="0"/>
              <w:keepLines w:val="0"/>
              <w:spacing w:before="40"/>
              <w:rPr>
                <w:del w:id="6859" w:author="Charles Gifford" w:date="2017-03-19T12:01:00Z"/>
                <w:lang w:val="en-US"/>
              </w:rPr>
            </w:pPr>
            <w:del w:id="6860" w:author="Charles Gifford" w:date="2017-03-19T12:01:00Z">
              <w:r w:rsidRPr="001C220C" w:rsidDel="00546627">
                <w:rPr>
                  <w:lang w:val="en-US"/>
                </w:rPr>
                <w:delText xml:space="preserve">Additional information about the </w:delText>
              </w:r>
              <w:r w:rsidR="003357D0" w:rsidDel="00546627">
                <w:rPr>
                  <w:i/>
                  <w:lang w:val="en-US"/>
                </w:rPr>
                <w:delText>m</w:delText>
              </w:r>
              <w:r w:rsidRPr="001C220C" w:rsidDel="00546627">
                <w:rPr>
                  <w:i/>
                  <w:lang w:val="en-US"/>
                </w:rPr>
                <w:delText xml:space="preserve">aterial </w:delText>
              </w:r>
              <w:r w:rsidR="003357D0" w:rsidDel="00546627">
                <w:rPr>
                  <w:i/>
                  <w:lang w:val="en-US"/>
                </w:rPr>
                <w:delText>t</w:delText>
              </w:r>
              <w:r w:rsidRPr="001C220C" w:rsidDel="00546627">
                <w:rPr>
                  <w:i/>
                  <w:lang w:val="en-US"/>
                </w:rPr>
                <w:delText xml:space="preserve">est </w:delText>
              </w:r>
              <w:r w:rsidR="003357D0" w:rsidDel="00546627">
                <w:rPr>
                  <w:i/>
                  <w:lang w:val="en-US"/>
                </w:rPr>
                <w:delText>r</w:delText>
              </w:r>
              <w:r w:rsidRPr="001C220C" w:rsidDel="00546627">
                <w:rPr>
                  <w:i/>
                  <w:lang w:val="en-US"/>
                </w:rPr>
                <w:delText>esult</w:delText>
              </w:r>
              <w:r w:rsidRPr="001C220C" w:rsidDel="00546627">
                <w:rPr>
                  <w:lang w:val="en-US"/>
                </w:rPr>
                <w:delText>.</w:delText>
              </w:r>
            </w:del>
          </w:p>
        </w:tc>
        <w:tc>
          <w:tcPr>
            <w:tcW w:w="1440" w:type="dxa"/>
          </w:tcPr>
          <w:p w14:paraId="151A1BA0" w14:textId="735B4BC4" w:rsidR="00B64E91" w:rsidRPr="001C220C" w:rsidDel="00546627" w:rsidRDefault="00B64E91" w:rsidP="0060346A">
            <w:pPr>
              <w:pStyle w:val="TableNormal1"/>
              <w:keepNext w:val="0"/>
              <w:keepLines w:val="0"/>
              <w:spacing w:before="40"/>
              <w:rPr>
                <w:del w:id="6861" w:author="Charles Gifford" w:date="2017-03-19T12:01:00Z"/>
                <w:lang w:val="en-US"/>
              </w:rPr>
            </w:pPr>
            <w:del w:id="6862" w:author="Charles Gifford" w:date="2017-03-19T12:01:00Z">
              <w:r w:rsidRPr="001C220C" w:rsidDel="00546627">
                <w:rPr>
                  <w:lang w:val="en-US"/>
                </w:rPr>
                <w:delText xml:space="preserve">Results from thickness test for PlastiFab lot on </w:delText>
              </w:r>
              <w:smartTag w:uri="urn:schemas-microsoft-com:office:smarttags" w:element="chsdate">
                <w:smartTagPr>
                  <w:attr w:name="Year" w:val="1999"/>
                  <w:attr w:name="Month" w:val="10"/>
                  <w:attr w:name="Day" w:val="25"/>
                  <w:attr w:name="IsLunarDate" w:val="False"/>
                  <w:attr w:name="IsROCDate" w:val="False"/>
                </w:smartTagPr>
                <w:r w:rsidRPr="001C220C" w:rsidDel="00546627">
                  <w:rPr>
                    <w:lang w:val="en-US"/>
                  </w:rPr>
                  <w:delText>1999-10-25</w:delText>
                </w:r>
              </w:smartTag>
            </w:del>
          </w:p>
        </w:tc>
        <w:tc>
          <w:tcPr>
            <w:tcW w:w="1297" w:type="dxa"/>
          </w:tcPr>
          <w:p w14:paraId="25A2934F" w14:textId="3176EFCD" w:rsidR="00B64E91" w:rsidRPr="001C220C" w:rsidDel="00546627" w:rsidRDefault="0021223F" w:rsidP="0060346A">
            <w:pPr>
              <w:pStyle w:val="TableNormal1"/>
              <w:keepNext w:val="0"/>
              <w:keepLines w:val="0"/>
              <w:spacing w:before="40"/>
              <w:rPr>
                <w:del w:id="6863" w:author="Charles Gifford" w:date="2017-03-19T12:01:00Z"/>
                <w:lang w:val="en-US"/>
              </w:rPr>
            </w:pPr>
            <w:del w:id="6864" w:author="Charles Gifford" w:date="2017-03-19T12:01:00Z">
              <w:r w:rsidRPr="001C220C" w:rsidDel="00546627">
                <w:rPr>
                  <w:lang w:val="en-US"/>
                </w:rPr>
                <w:delText>Test of metal content in oil</w:delText>
              </w:r>
            </w:del>
          </w:p>
        </w:tc>
        <w:tc>
          <w:tcPr>
            <w:tcW w:w="1080" w:type="dxa"/>
          </w:tcPr>
          <w:p w14:paraId="68F9F5EE" w14:textId="687313F7" w:rsidR="00B64E91" w:rsidRPr="001C220C" w:rsidDel="00546627" w:rsidRDefault="0021223F" w:rsidP="0060346A">
            <w:pPr>
              <w:pStyle w:val="TableNormal1"/>
              <w:keepNext w:val="0"/>
              <w:keepLines w:val="0"/>
              <w:spacing w:before="40"/>
              <w:rPr>
                <w:del w:id="6865" w:author="Charles Gifford" w:date="2017-03-19T12:01:00Z"/>
                <w:lang w:val="en-US"/>
              </w:rPr>
            </w:pPr>
            <w:del w:id="6866" w:author="Charles Gifford" w:date="2017-03-19T12:01:00Z">
              <w:r w:rsidRPr="001C220C" w:rsidDel="00546627">
                <w:rPr>
                  <w:lang w:val="en-US"/>
                </w:rPr>
                <w:delText>Test of water pH</w:delText>
              </w:r>
            </w:del>
          </w:p>
        </w:tc>
        <w:tc>
          <w:tcPr>
            <w:tcW w:w="1080" w:type="dxa"/>
          </w:tcPr>
          <w:p w14:paraId="585CA4CE" w14:textId="08A8389E" w:rsidR="00B64E91" w:rsidRPr="001C220C" w:rsidDel="00546627" w:rsidRDefault="0021223F" w:rsidP="0060346A">
            <w:pPr>
              <w:pStyle w:val="TableNormal1"/>
              <w:keepNext w:val="0"/>
              <w:keepLines w:val="0"/>
              <w:spacing w:before="40"/>
              <w:rPr>
                <w:del w:id="6867" w:author="Charles Gifford" w:date="2017-03-19T12:01:00Z"/>
                <w:lang w:val="en-US"/>
              </w:rPr>
            </w:pPr>
            <w:del w:id="6868" w:author="Charles Gifford" w:date="2017-03-19T12:01:00Z">
              <w:r w:rsidRPr="001C220C" w:rsidDel="00546627">
                <w:rPr>
                  <w:lang w:val="en-US"/>
                </w:rPr>
                <w:delText>Check of expiration date</w:delText>
              </w:r>
            </w:del>
          </w:p>
        </w:tc>
      </w:tr>
      <w:tr w:rsidR="00F67980" w:rsidRPr="001C220C" w:rsidDel="00546627" w14:paraId="30EFCE97" w14:textId="196D7ACB" w:rsidTr="0060346A">
        <w:trPr>
          <w:jc w:val="center"/>
          <w:del w:id="6869" w:author="Charles Gifford" w:date="2017-03-19T12:01:00Z"/>
        </w:trPr>
        <w:tc>
          <w:tcPr>
            <w:tcW w:w="1269" w:type="dxa"/>
          </w:tcPr>
          <w:p w14:paraId="1CFD8E6C" w14:textId="24AC488E" w:rsidR="00F67980" w:rsidRPr="001C220C" w:rsidDel="00546627" w:rsidRDefault="00F67980" w:rsidP="0060346A">
            <w:pPr>
              <w:pStyle w:val="TableNormal1"/>
              <w:keepNext w:val="0"/>
              <w:keepLines w:val="0"/>
              <w:spacing w:before="40"/>
              <w:rPr>
                <w:del w:id="6870" w:author="Charles Gifford" w:date="2017-03-19T12:01:00Z"/>
                <w:lang w:val="en-US"/>
              </w:rPr>
            </w:pPr>
            <w:ins w:id="6871" w:author="Dennis Brandl" w:date="2015-08-17T10:53:00Z">
              <w:del w:id="6872" w:author="Charles Gifford" w:date="2017-03-16T13:06:00Z">
                <w:r w:rsidDel="00830111">
                  <w:rPr>
                    <w:lang w:val="en-US"/>
                  </w:rPr>
                  <w:delText xml:space="preserve">Hierarchy </w:delText>
                </w:r>
              </w:del>
            </w:ins>
            <w:del w:id="6873" w:author="Charles Gifford" w:date="2017-03-16T13:06:00Z">
              <w:r w:rsidR="00447D93" w:rsidDel="00830111">
                <w:rPr>
                  <w:lang w:val="en-US"/>
                </w:rPr>
                <w:delText>s</w:delText>
              </w:r>
            </w:del>
            <w:ins w:id="6874" w:author="Dennis Brandl" w:date="2015-08-17T10:53:00Z">
              <w:del w:id="6875" w:author="Charles Gifford" w:date="2017-03-16T13:06:00Z">
                <w:r w:rsidDel="00830111">
                  <w:rPr>
                    <w:lang w:val="en-US"/>
                  </w:rPr>
                  <w:delText>cope</w:delText>
                </w:r>
              </w:del>
            </w:ins>
          </w:p>
        </w:tc>
        <w:tc>
          <w:tcPr>
            <w:tcW w:w="2880" w:type="dxa"/>
          </w:tcPr>
          <w:p w14:paraId="464D867F" w14:textId="027AB5E1" w:rsidR="00F67980" w:rsidRPr="001C220C" w:rsidDel="00830111" w:rsidRDefault="00F67980" w:rsidP="0060346A">
            <w:pPr>
              <w:pStyle w:val="TableNormal1"/>
              <w:keepNext w:val="0"/>
              <w:keepLines w:val="0"/>
              <w:rPr>
                <w:ins w:id="6876" w:author="Dennis Brandl" w:date="2015-08-17T10:53:00Z"/>
                <w:del w:id="6877" w:author="Charles Gifford" w:date="2017-03-16T13:06:00Z"/>
                <w:lang w:val="en-US"/>
              </w:rPr>
            </w:pPr>
            <w:ins w:id="6878" w:author="Dennis Brandl" w:date="2015-08-17T10:53:00Z">
              <w:del w:id="6879" w:author="Charles Gifford" w:date="2017-03-16T13:06:00Z">
                <w:r w:rsidRPr="001C220C" w:rsidDel="00830111">
                  <w:rPr>
                    <w:lang w:val="en-US"/>
                  </w:rPr>
                  <w:delText xml:space="preserve">Identifies where the exchanged information fits within the role based equipment hierarchy. </w:delText>
                </w:r>
              </w:del>
            </w:ins>
          </w:p>
          <w:p w14:paraId="272D97FF" w14:textId="00683B1E" w:rsidR="00F67980" w:rsidRPr="001C220C" w:rsidDel="00546627" w:rsidRDefault="00F67980" w:rsidP="0060346A">
            <w:pPr>
              <w:pStyle w:val="TableNormal1"/>
              <w:keepNext w:val="0"/>
              <w:keepLines w:val="0"/>
              <w:spacing w:before="40"/>
              <w:rPr>
                <w:del w:id="6880" w:author="Charles Gifford" w:date="2017-03-19T12:01:00Z"/>
                <w:lang w:val="en-US"/>
              </w:rPr>
            </w:pPr>
            <w:ins w:id="6881" w:author="Dennis Brandl" w:date="2015-08-17T10:53:00Z">
              <w:del w:id="6882" w:author="Charles Gifford" w:date="2017-03-16T13:06:00Z">
                <w:r w:rsidRPr="001C220C" w:rsidDel="00830111">
                  <w:rPr>
                    <w:lang w:val="en-US"/>
                  </w:rPr>
                  <w:delText xml:space="preserve">Optionally defines the scope of the </w:delText>
                </w:r>
                <w:r w:rsidRPr="00447D93" w:rsidDel="00830111">
                  <w:rPr>
                    <w:i/>
                    <w:lang w:val="en-US"/>
                  </w:rPr>
                  <w:delText>material test result</w:delText>
                </w:r>
                <w:r w:rsidRPr="001C220C" w:rsidDel="00830111">
                  <w:rPr>
                    <w:lang w:val="en-US"/>
                  </w:rPr>
                  <w:delText>, such as the site or area it is defined for.</w:delText>
                </w:r>
              </w:del>
            </w:ins>
          </w:p>
        </w:tc>
        <w:tc>
          <w:tcPr>
            <w:tcW w:w="1440" w:type="dxa"/>
          </w:tcPr>
          <w:p w14:paraId="1B2CCDA8" w14:textId="39B0A4F9" w:rsidR="00F67980" w:rsidRPr="001C220C" w:rsidDel="00546627" w:rsidRDefault="00F67980" w:rsidP="0060346A">
            <w:pPr>
              <w:pStyle w:val="TableNormal1"/>
              <w:keepNext w:val="0"/>
              <w:keepLines w:val="0"/>
              <w:spacing w:before="40"/>
              <w:rPr>
                <w:del w:id="6883" w:author="Charles Gifford" w:date="2017-03-19T12:01:00Z"/>
                <w:lang w:val="en-US"/>
              </w:rPr>
            </w:pPr>
            <w:ins w:id="6884" w:author="Dennis Brandl" w:date="2015-08-17T10:53:00Z">
              <w:del w:id="6885" w:author="Charles Gifford" w:date="2017-03-16T13:06:00Z">
                <w:r w:rsidRPr="001C220C" w:rsidDel="00830111">
                  <w:rPr>
                    <w:lang w:val="en-US"/>
                  </w:rPr>
                  <w:delText>South Shore (Site) / Work Line (Area)</w:delText>
                </w:r>
              </w:del>
            </w:ins>
          </w:p>
        </w:tc>
        <w:tc>
          <w:tcPr>
            <w:tcW w:w="1297" w:type="dxa"/>
          </w:tcPr>
          <w:p w14:paraId="20DA6C77" w14:textId="48B5AB57" w:rsidR="00F67980" w:rsidRPr="001C220C" w:rsidDel="00546627" w:rsidRDefault="00F67980" w:rsidP="0060346A">
            <w:pPr>
              <w:pStyle w:val="TableNormal1"/>
              <w:keepNext w:val="0"/>
              <w:keepLines w:val="0"/>
              <w:spacing w:before="40"/>
              <w:rPr>
                <w:del w:id="6886" w:author="Charles Gifford" w:date="2017-03-19T12:01:00Z"/>
                <w:lang w:val="en-US"/>
              </w:rPr>
            </w:pPr>
            <w:ins w:id="6887" w:author="Dennis Brandl" w:date="2015-08-17T10:53:00Z">
              <w:del w:id="6888" w:author="Charles Gifford" w:date="2017-03-16T13:06:00Z">
                <w:r w:rsidRPr="001C220C" w:rsidDel="00830111">
                  <w:rPr>
                    <w:lang w:val="en-US"/>
                  </w:rPr>
                  <w:delText>South Shore (SITE) / Packaging (Area)</w:delText>
                </w:r>
              </w:del>
            </w:ins>
          </w:p>
        </w:tc>
        <w:tc>
          <w:tcPr>
            <w:tcW w:w="1080" w:type="dxa"/>
          </w:tcPr>
          <w:p w14:paraId="767FE12D" w14:textId="7C7B0A62" w:rsidR="00F67980" w:rsidDel="00546627" w:rsidRDefault="00F67980" w:rsidP="0060346A">
            <w:pPr>
              <w:pStyle w:val="TableNormal1"/>
              <w:keepNext w:val="0"/>
              <w:keepLines w:val="0"/>
              <w:spacing w:before="40"/>
              <w:rPr>
                <w:del w:id="6889" w:author="Charles Gifford" w:date="2017-03-19T12:01:00Z"/>
                <w:lang w:val="en-US"/>
              </w:rPr>
            </w:pPr>
            <w:ins w:id="6890" w:author="Dennis Brandl" w:date="2015-08-17T10:53:00Z">
              <w:del w:id="6891" w:author="Charles Gifford" w:date="2017-03-16T13:06:00Z">
                <w:r w:rsidRPr="001C220C" w:rsidDel="00830111">
                  <w:rPr>
                    <w:lang w:val="en-US"/>
                  </w:rPr>
                  <w:delText>Mixer Sample Port (Work Unit)</w:delText>
                </w:r>
              </w:del>
            </w:ins>
          </w:p>
        </w:tc>
        <w:tc>
          <w:tcPr>
            <w:tcW w:w="1080" w:type="dxa"/>
          </w:tcPr>
          <w:p w14:paraId="22EE7449" w14:textId="174A5361" w:rsidR="00F67980" w:rsidDel="00546627" w:rsidRDefault="00F67980" w:rsidP="0060346A">
            <w:pPr>
              <w:pStyle w:val="TableNormal1"/>
              <w:keepNext w:val="0"/>
              <w:keepLines w:val="0"/>
              <w:spacing w:before="40"/>
              <w:rPr>
                <w:del w:id="6892" w:author="Charles Gifford" w:date="2017-03-19T12:01:00Z"/>
                <w:lang w:val="en-US"/>
              </w:rPr>
            </w:pPr>
            <w:ins w:id="6893" w:author="Dennis Brandl" w:date="2015-08-17T10:53:00Z">
              <w:del w:id="6894" w:author="Charles Gifford" w:date="2017-03-16T13:06:00Z">
                <w:r w:rsidRPr="001C220C" w:rsidDel="00830111">
                  <w:rPr>
                    <w:lang w:val="en-US"/>
                  </w:rPr>
                  <w:delText>Receiving dock (Work Center)</w:delText>
                </w:r>
              </w:del>
            </w:ins>
          </w:p>
        </w:tc>
      </w:tr>
      <w:tr w:rsidR="00F67980" w:rsidRPr="001C220C" w:rsidDel="00546627" w14:paraId="06D78EEE" w14:textId="2B0AE0BC" w:rsidTr="008D633D">
        <w:trPr>
          <w:trHeight w:val="287"/>
          <w:jc w:val="center"/>
          <w:del w:id="6895" w:author="Charles Gifford" w:date="2017-03-19T12:01:00Z"/>
        </w:trPr>
        <w:tc>
          <w:tcPr>
            <w:tcW w:w="1269" w:type="dxa"/>
          </w:tcPr>
          <w:p w14:paraId="7AD547ED" w14:textId="180C8D53" w:rsidR="00F67980" w:rsidRPr="001C220C" w:rsidDel="00546627" w:rsidRDefault="00F67980" w:rsidP="0060346A">
            <w:pPr>
              <w:pStyle w:val="TableNormal1"/>
              <w:keepNext w:val="0"/>
              <w:keepLines w:val="0"/>
              <w:spacing w:before="40"/>
              <w:rPr>
                <w:del w:id="6896" w:author="Charles Gifford" w:date="2017-03-19T12:01:00Z"/>
                <w:lang w:val="en-US"/>
              </w:rPr>
            </w:pPr>
            <w:del w:id="6897" w:author="Charles Gifford" w:date="2017-03-19T12:01:00Z">
              <w:r w:rsidRPr="001C220C" w:rsidDel="00546627">
                <w:rPr>
                  <w:lang w:val="en-US"/>
                </w:rPr>
                <w:delText>Date</w:delText>
              </w:r>
            </w:del>
          </w:p>
        </w:tc>
        <w:tc>
          <w:tcPr>
            <w:tcW w:w="2880" w:type="dxa"/>
          </w:tcPr>
          <w:p w14:paraId="63353D77" w14:textId="349658E2" w:rsidR="00F67980" w:rsidRPr="001C220C" w:rsidDel="00546627" w:rsidRDefault="00F67980" w:rsidP="0060346A">
            <w:pPr>
              <w:pStyle w:val="TableNormal1"/>
              <w:keepNext w:val="0"/>
              <w:keepLines w:val="0"/>
              <w:spacing w:before="40"/>
              <w:rPr>
                <w:del w:id="6898" w:author="Charles Gifford" w:date="2017-03-19T12:01:00Z"/>
                <w:lang w:val="en-US"/>
              </w:rPr>
            </w:pPr>
            <w:del w:id="6899" w:author="Charles Gifford" w:date="2017-03-19T12:01:00Z">
              <w:r w:rsidRPr="001C220C" w:rsidDel="00546627">
                <w:rPr>
                  <w:lang w:val="en-US"/>
                </w:rPr>
                <w:delText>The date of the material test.</w:delText>
              </w:r>
            </w:del>
          </w:p>
        </w:tc>
        <w:tc>
          <w:tcPr>
            <w:tcW w:w="1440" w:type="dxa"/>
          </w:tcPr>
          <w:p w14:paraId="0C83ED81" w14:textId="06DCA4A1" w:rsidR="00F67980" w:rsidRPr="001C220C" w:rsidDel="00546627" w:rsidRDefault="00F67980" w:rsidP="0060346A">
            <w:pPr>
              <w:pStyle w:val="TableNormal1"/>
              <w:keepNext w:val="0"/>
              <w:keepLines w:val="0"/>
              <w:spacing w:before="40"/>
              <w:rPr>
                <w:del w:id="6900" w:author="Charles Gifford" w:date="2017-03-19T12:01:00Z"/>
                <w:lang w:val="en-US"/>
              </w:rPr>
            </w:pPr>
            <w:del w:id="6901" w:author="Charles Gifford" w:date="2017-03-19T12:01:00Z">
              <w:r w:rsidRPr="001C220C" w:rsidDel="00546627">
                <w:rPr>
                  <w:lang w:val="en-US"/>
                </w:rPr>
                <w:delText>1999-10-25 11:30</w:delText>
              </w:r>
            </w:del>
          </w:p>
        </w:tc>
        <w:tc>
          <w:tcPr>
            <w:tcW w:w="1297" w:type="dxa"/>
          </w:tcPr>
          <w:p w14:paraId="3C3B1739" w14:textId="59A475C0" w:rsidR="00F67980" w:rsidRPr="001C220C" w:rsidDel="00546627" w:rsidRDefault="00F67980" w:rsidP="0060346A">
            <w:pPr>
              <w:pStyle w:val="TableNormal1"/>
              <w:keepNext w:val="0"/>
              <w:keepLines w:val="0"/>
              <w:spacing w:before="40"/>
              <w:rPr>
                <w:del w:id="6902" w:author="Charles Gifford" w:date="2017-03-19T12:01:00Z"/>
                <w:lang w:val="en-US"/>
              </w:rPr>
            </w:pPr>
            <w:smartTag w:uri="urn:schemas-microsoft-com:office:smarttags" w:element="chsdate">
              <w:smartTagPr>
                <w:attr w:name="IsROCDate" w:val="False"/>
                <w:attr w:name="IsLunarDate" w:val="False"/>
                <w:attr w:name="Day" w:val="23"/>
                <w:attr w:name="Month" w:val="1"/>
                <w:attr w:name="Year" w:val="2008"/>
              </w:smartTagPr>
              <w:del w:id="6903" w:author="Charles Gifford" w:date="2017-03-19T12:01:00Z">
                <w:r w:rsidRPr="001C220C" w:rsidDel="00546627">
                  <w:rPr>
                    <w:lang w:val="en-US"/>
                  </w:rPr>
                  <w:delText>2008-01-23</w:delText>
                </w:r>
              </w:del>
            </w:smartTag>
          </w:p>
        </w:tc>
        <w:tc>
          <w:tcPr>
            <w:tcW w:w="1080" w:type="dxa"/>
          </w:tcPr>
          <w:p w14:paraId="41F6C9BD" w14:textId="1546289C" w:rsidR="00F67980" w:rsidRPr="001C220C" w:rsidDel="00546627" w:rsidRDefault="00F67980" w:rsidP="0060346A">
            <w:pPr>
              <w:pStyle w:val="TableNormal1"/>
              <w:keepNext w:val="0"/>
              <w:keepLines w:val="0"/>
              <w:spacing w:before="40"/>
              <w:rPr>
                <w:del w:id="6904" w:author="Charles Gifford" w:date="2017-03-19T12:01:00Z"/>
                <w:lang w:val="en-US"/>
              </w:rPr>
            </w:pPr>
            <w:smartTag w:uri="urn:schemas-microsoft-com:office:smarttags" w:element="chsdate">
              <w:smartTagPr>
                <w:attr w:name="IsROCDate" w:val="False"/>
                <w:attr w:name="IsLunarDate" w:val="False"/>
                <w:attr w:name="Day" w:val="20"/>
                <w:attr w:name="Month" w:val="1"/>
                <w:attr w:name="Year" w:val="2008"/>
              </w:smartTagPr>
              <w:del w:id="6905" w:author="Charles Gifford" w:date="2017-03-19T12:01:00Z">
                <w:r w:rsidRPr="001C220C" w:rsidDel="00546627">
                  <w:rPr>
                    <w:lang w:val="en-US"/>
                  </w:rPr>
                  <w:delText>2008-01-20</w:delText>
                </w:r>
              </w:del>
            </w:smartTag>
          </w:p>
        </w:tc>
        <w:tc>
          <w:tcPr>
            <w:tcW w:w="1080" w:type="dxa"/>
          </w:tcPr>
          <w:p w14:paraId="33A61DF2" w14:textId="3F90A4B1" w:rsidR="00F67980" w:rsidRPr="001C220C" w:rsidDel="00546627" w:rsidRDefault="00F67980" w:rsidP="0060346A">
            <w:pPr>
              <w:pStyle w:val="TableNormal1"/>
              <w:keepNext w:val="0"/>
              <w:keepLines w:val="0"/>
              <w:spacing w:before="40"/>
              <w:rPr>
                <w:del w:id="6906" w:author="Charles Gifford" w:date="2017-03-19T12:01:00Z"/>
                <w:lang w:val="en-US"/>
              </w:rPr>
            </w:pPr>
            <w:smartTag w:uri="urn:schemas-microsoft-com:office:smarttags" w:element="chsdate">
              <w:smartTagPr>
                <w:attr w:name="IsROCDate" w:val="False"/>
                <w:attr w:name="IsLunarDate" w:val="False"/>
                <w:attr w:name="Day" w:val="23"/>
                <w:attr w:name="Month" w:val="1"/>
                <w:attr w:name="Year" w:val="2008"/>
              </w:smartTagPr>
              <w:del w:id="6907" w:author="Charles Gifford" w:date="2017-03-19T12:01:00Z">
                <w:r w:rsidRPr="001C220C" w:rsidDel="00546627">
                  <w:rPr>
                    <w:lang w:val="en-US"/>
                  </w:rPr>
                  <w:delText>2008-01-23</w:delText>
                </w:r>
              </w:del>
            </w:smartTag>
          </w:p>
        </w:tc>
      </w:tr>
      <w:tr w:rsidR="00F67980" w:rsidRPr="001C220C" w:rsidDel="00546627" w14:paraId="4513E7F7" w14:textId="39804AA3" w:rsidTr="0060346A">
        <w:trPr>
          <w:jc w:val="center"/>
          <w:del w:id="6908" w:author="Charles Gifford" w:date="2017-03-19T12:01:00Z"/>
        </w:trPr>
        <w:tc>
          <w:tcPr>
            <w:tcW w:w="1269" w:type="dxa"/>
          </w:tcPr>
          <w:p w14:paraId="1692F4EA" w14:textId="5B5C5C3E" w:rsidR="00F67980" w:rsidRPr="001C220C" w:rsidDel="00546627" w:rsidRDefault="00F67980" w:rsidP="0060346A">
            <w:pPr>
              <w:pStyle w:val="TableNormal1"/>
              <w:keepNext w:val="0"/>
              <w:keepLines w:val="0"/>
              <w:spacing w:before="40"/>
              <w:rPr>
                <w:del w:id="6909" w:author="Charles Gifford" w:date="2017-03-19T12:01:00Z"/>
                <w:lang w:val="en-US"/>
              </w:rPr>
            </w:pPr>
            <w:del w:id="6910" w:author="Charles Gifford" w:date="2017-03-19T12:01:00Z">
              <w:r w:rsidRPr="001C220C" w:rsidDel="00546627">
                <w:rPr>
                  <w:lang w:val="en-US"/>
                </w:rPr>
                <w:delText>Result</w:delText>
              </w:r>
            </w:del>
          </w:p>
        </w:tc>
        <w:tc>
          <w:tcPr>
            <w:tcW w:w="2880" w:type="dxa"/>
          </w:tcPr>
          <w:p w14:paraId="1ECA6E2E" w14:textId="6E463784" w:rsidR="00447D93" w:rsidDel="00546627" w:rsidRDefault="00F67980" w:rsidP="0060346A">
            <w:pPr>
              <w:pStyle w:val="TableNormal1"/>
              <w:keepNext w:val="0"/>
              <w:keepLines w:val="0"/>
              <w:spacing w:before="40"/>
              <w:rPr>
                <w:del w:id="6911" w:author="Charles Gifford" w:date="2017-03-19T12:01:00Z"/>
                <w:lang w:val="en-US"/>
              </w:rPr>
            </w:pPr>
            <w:del w:id="6912" w:author="Charles Gifford" w:date="2017-03-19T12:01:00Z">
              <w:r w:rsidRPr="001C220C" w:rsidDel="00546627">
                <w:rPr>
                  <w:lang w:val="en-US"/>
                </w:rPr>
                <w:delText>The value or list of values returned from the performance of the material test</w:delText>
              </w:r>
              <w:r w:rsidDel="00546627">
                <w:rPr>
                  <w:lang w:val="en-US"/>
                </w:rPr>
                <w:delText xml:space="preserve">. </w:delText>
              </w:r>
            </w:del>
          </w:p>
          <w:p w14:paraId="56F1A4E4" w14:textId="16CCC508" w:rsidR="00F67980" w:rsidRPr="001C220C" w:rsidDel="00546627" w:rsidRDefault="00F67980" w:rsidP="0060346A">
            <w:pPr>
              <w:pStyle w:val="TableNormal1"/>
              <w:keepNext w:val="0"/>
              <w:keepLines w:val="0"/>
              <w:spacing w:before="40"/>
              <w:rPr>
                <w:del w:id="6913" w:author="Charles Gifford" w:date="2017-03-19T12:01:00Z"/>
                <w:lang w:val="en-US"/>
              </w:rPr>
            </w:pPr>
            <w:del w:id="6914" w:author="Charles Gifford" w:date="2017-03-19T12:01:00Z">
              <w:r w:rsidRPr="001C220C" w:rsidDel="00546627">
                <w:rPr>
                  <w:lang w:val="en-US"/>
                </w:rPr>
                <w:delText>For example: Pass, Fail, 95, Red, Green.</w:delText>
              </w:r>
            </w:del>
          </w:p>
        </w:tc>
        <w:tc>
          <w:tcPr>
            <w:tcW w:w="1440" w:type="dxa"/>
          </w:tcPr>
          <w:p w14:paraId="0F4F91ED" w14:textId="48AF83F8" w:rsidR="00F67980" w:rsidRPr="001C220C" w:rsidDel="00546627" w:rsidRDefault="00F67980" w:rsidP="0060346A">
            <w:pPr>
              <w:pStyle w:val="TableNormal1"/>
              <w:keepNext w:val="0"/>
              <w:keepLines w:val="0"/>
              <w:spacing w:before="40"/>
              <w:rPr>
                <w:del w:id="6915" w:author="Charles Gifford" w:date="2017-03-19T12:01:00Z"/>
                <w:lang w:val="en-US"/>
              </w:rPr>
            </w:pPr>
            <w:del w:id="6916" w:author="Charles Gifford" w:date="2017-03-19T12:01:00Z">
              <w:r w:rsidRPr="001C220C" w:rsidDel="00546627">
                <w:rPr>
                  <w:lang w:val="en-US"/>
                </w:rPr>
                <w:delText>Pass</w:delText>
              </w:r>
            </w:del>
          </w:p>
        </w:tc>
        <w:tc>
          <w:tcPr>
            <w:tcW w:w="1297" w:type="dxa"/>
          </w:tcPr>
          <w:p w14:paraId="7A9DF56E" w14:textId="1066A68D" w:rsidR="00F67980" w:rsidRPr="001C220C" w:rsidDel="00546627" w:rsidRDefault="00F67980" w:rsidP="0060346A">
            <w:pPr>
              <w:pStyle w:val="TableNormal1"/>
              <w:keepNext w:val="0"/>
              <w:keepLines w:val="0"/>
              <w:spacing w:before="40"/>
              <w:rPr>
                <w:del w:id="6917" w:author="Charles Gifford" w:date="2017-03-19T12:01:00Z"/>
                <w:lang w:val="en-US"/>
              </w:rPr>
            </w:pPr>
            <w:del w:id="6918" w:author="Charles Gifford" w:date="2017-03-19T12:01:00Z">
              <w:r w:rsidRPr="001C220C" w:rsidDel="00546627">
                <w:rPr>
                  <w:lang w:val="en-US"/>
                </w:rPr>
                <w:delText>20</w:delText>
              </w:r>
            </w:del>
          </w:p>
        </w:tc>
        <w:tc>
          <w:tcPr>
            <w:tcW w:w="1080" w:type="dxa"/>
          </w:tcPr>
          <w:p w14:paraId="18DD6FFB" w14:textId="376A89B3" w:rsidR="00F67980" w:rsidRPr="001C220C" w:rsidDel="00546627" w:rsidRDefault="00F67980" w:rsidP="0060346A">
            <w:pPr>
              <w:pStyle w:val="TableNormal1"/>
              <w:keepNext w:val="0"/>
              <w:keepLines w:val="0"/>
              <w:spacing w:before="40"/>
              <w:rPr>
                <w:del w:id="6919" w:author="Charles Gifford" w:date="2017-03-19T12:01:00Z"/>
                <w:lang w:val="en-US"/>
              </w:rPr>
            </w:pPr>
            <w:del w:id="6920" w:author="Charles Gifford" w:date="2017-03-19T12:01:00Z">
              <w:r w:rsidRPr="001C220C" w:rsidDel="00546627">
                <w:rPr>
                  <w:lang w:val="en-US"/>
                </w:rPr>
                <w:delText>6</w:delText>
              </w:r>
              <w:r w:rsidDel="00546627">
                <w:rPr>
                  <w:lang w:val="en-US"/>
                </w:rPr>
                <w:delText>,</w:delText>
              </w:r>
              <w:r w:rsidRPr="001C220C" w:rsidDel="00546627">
                <w:rPr>
                  <w:lang w:val="en-US"/>
                </w:rPr>
                <w:delText>9</w:delText>
              </w:r>
            </w:del>
          </w:p>
        </w:tc>
        <w:tc>
          <w:tcPr>
            <w:tcW w:w="1080" w:type="dxa"/>
          </w:tcPr>
          <w:p w14:paraId="021D9CC5" w14:textId="0D315B17" w:rsidR="00F67980" w:rsidRPr="001C220C" w:rsidDel="00546627" w:rsidRDefault="00F67980" w:rsidP="0060346A">
            <w:pPr>
              <w:pStyle w:val="TableNormal1"/>
              <w:keepNext w:val="0"/>
              <w:keepLines w:val="0"/>
              <w:spacing w:before="40"/>
              <w:rPr>
                <w:del w:id="6921" w:author="Charles Gifford" w:date="2017-03-19T12:01:00Z"/>
                <w:lang w:val="en-US"/>
              </w:rPr>
            </w:pPr>
            <w:del w:id="6922" w:author="Charles Gifford" w:date="2017-03-19T12:01:00Z">
              <w:r w:rsidRPr="001C220C" w:rsidDel="00546627">
                <w:rPr>
                  <w:lang w:val="en-US"/>
                </w:rPr>
                <w:delText>Pass</w:delText>
              </w:r>
            </w:del>
          </w:p>
        </w:tc>
      </w:tr>
      <w:tr w:rsidR="00F67980" w:rsidRPr="001C220C" w:rsidDel="00546627" w14:paraId="32C5F096" w14:textId="7CF8F450" w:rsidTr="0060346A">
        <w:trPr>
          <w:jc w:val="center"/>
          <w:del w:id="6923" w:author="Charles Gifford" w:date="2017-03-19T12:01:00Z"/>
        </w:trPr>
        <w:tc>
          <w:tcPr>
            <w:tcW w:w="1269" w:type="dxa"/>
          </w:tcPr>
          <w:p w14:paraId="27B6C3A1" w14:textId="0B84ADFF" w:rsidR="00F67980" w:rsidRPr="001C220C" w:rsidDel="00546627" w:rsidRDefault="00F67980" w:rsidP="0060346A">
            <w:pPr>
              <w:pStyle w:val="TableNormal1"/>
              <w:keepNext w:val="0"/>
              <w:keepLines w:val="0"/>
              <w:spacing w:before="40"/>
              <w:rPr>
                <w:del w:id="6924" w:author="Charles Gifford" w:date="2017-03-19T12:01:00Z"/>
                <w:lang w:val="en-US"/>
              </w:rPr>
            </w:pPr>
            <w:del w:id="6925" w:author="Charles Gifford" w:date="2017-03-19T12:01:00Z">
              <w:r w:rsidRPr="001C220C" w:rsidDel="00546627">
                <w:rPr>
                  <w:lang w:val="en-US"/>
                </w:rPr>
                <w:delText xml:space="preserve">Result </w:delText>
              </w:r>
              <w:r w:rsidR="00447D93" w:rsidDel="00546627">
                <w:rPr>
                  <w:lang w:val="en-US"/>
                </w:rPr>
                <w:delText>u</w:delText>
              </w:r>
              <w:r w:rsidRPr="001C220C" w:rsidDel="00546627">
                <w:rPr>
                  <w:lang w:val="en-US"/>
                </w:rPr>
                <w:delText xml:space="preserve">nit of </w:delText>
              </w:r>
              <w:r w:rsidR="00447D93" w:rsidDel="00546627">
                <w:rPr>
                  <w:lang w:val="en-US"/>
                </w:rPr>
                <w:delText>m</w:delText>
              </w:r>
              <w:r w:rsidRPr="001C220C" w:rsidDel="00546627">
                <w:rPr>
                  <w:lang w:val="en-US"/>
                </w:rPr>
                <w:delText>easure</w:delText>
              </w:r>
            </w:del>
          </w:p>
        </w:tc>
        <w:tc>
          <w:tcPr>
            <w:tcW w:w="2880" w:type="dxa"/>
          </w:tcPr>
          <w:p w14:paraId="297BBA40" w14:textId="7C13CE80" w:rsidR="00F67980" w:rsidRPr="001C220C" w:rsidDel="00546627" w:rsidRDefault="00F67980" w:rsidP="0060346A">
            <w:pPr>
              <w:pStyle w:val="TableNormal1"/>
              <w:keepNext w:val="0"/>
              <w:keepLines w:val="0"/>
              <w:spacing w:before="40"/>
              <w:rPr>
                <w:del w:id="6926" w:author="Charles Gifford" w:date="2017-03-19T12:01:00Z"/>
                <w:lang w:val="en-US"/>
              </w:rPr>
            </w:pPr>
            <w:del w:id="6927" w:author="Charles Gifford" w:date="2017-03-19T12:01:00Z">
              <w:r w:rsidRPr="001C220C" w:rsidDel="00546627">
                <w:rPr>
                  <w:lang w:val="en-US"/>
                </w:rPr>
                <w:delText>The unit of measure of the associated test result, if applicable.</w:delText>
              </w:r>
            </w:del>
          </w:p>
        </w:tc>
        <w:tc>
          <w:tcPr>
            <w:tcW w:w="1440" w:type="dxa"/>
          </w:tcPr>
          <w:p w14:paraId="0AA4FD06" w14:textId="75D7072C" w:rsidR="00F67980" w:rsidRPr="001C220C" w:rsidDel="00546627" w:rsidRDefault="00F67980" w:rsidP="0060346A">
            <w:pPr>
              <w:pStyle w:val="TableNormal1"/>
              <w:keepNext w:val="0"/>
              <w:keepLines w:val="0"/>
              <w:spacing w:before="40"/>
              <w:rPr>
                <w:del w:id="6928" w:author="Charles Gifford" w:date="2017-03-19T12:01:00Z"/>
                <w:lang w:val="en-US"/>
              </w:rPr>
            </w:pPr>
            <w:del w:id="6929" w:author="Charles Gifford" w:date="2017-03-19T12:01:00Z">
              <w:r w:rsidDel="00546627">
                <w:rPr>
                  <w:lang w:val="en-US"/>
                </w:rPr>
                <w:delText>&lt;Pass, Fail&gt;</w:delText>
              </w:r>
            </w:del>
          </w:p>
        </w:tc>
        <w:tc>
          <w:tcPr>
            <w:tcW w:w="1297" w:type="dxa"/>
          </w:tcPr>
          <w:p w14:paraId="768B8580" w14:textId="553B11BA" w:rsidR="00F67980" w:rsidRPr="001C220C" w:rsidDel="00546627" w:rsidRDefault="00F67980" w:rsidP="0060346A">
            <w:pPr>
              <w:pStyle w:val="TableNormal1"/>
              <w:keepNext w:val="0"/>
              <w:keepLines w:val="0"/>
              <w:spacing w:before="40"/>
              <w:rPr>
                <w:del w:id="6930" w:author="Charles Gifford" w:date="2017-03-19T12:01:00Z"/>
                <w:lang w:val="en-US"/>
              </w:rPr>
            </w:pPr>
            <w:del w:id="6931" w:author="Charles Gifford" w:date="2017-03-19T12:01:00Z">
              <w:r w:rsidRPr="001C220C" w:rsidDel="00546627">
                <w:rPr>
                  <w:lang w:val="en-US"/>
                </w:rPr>
                <w:delText>ppm</w:delText>
              </w:r>
            </w:del>
          </w:p>
        </w:tc>
        <w:tc>
          <w:tcPr>
            <w:tcW w:w="1080" w:type="dxa"/>
          </w:tcPr>
          <w:p w14:paraId="618D73C9" w14:textId="5623F864" w:rsidR="00F67980" w:rsidRPr="001C220C" w:rsidDel="00546627" w:rsidRDefault="00F67980" w:rsidP="0060346A">
            <w:pPr>
              <w:pStyle w:val="TableNormal1"/>
              <w:keepNext w:val="0"/>
              <w:keepLines w:val="0"/>
              <w:spacing w:before="40"/>
              <w:rPr>
                <w:del w:id="6932" w:author="Charles Gifford" w:date="2017-03-19T12:01:00Z"/>
                <w:lang w:val="en-US"/>
              </w:rPr>
            </w:pPr>
            <w:del w:id="6933" w:author="Charles Gifford" w:date="2017-03-19T12:01:00Z">
              <w:r w:rsidRPr="001C220C" w:rsidDel="00546627">
                <w:rPr>
                  <w:lang w:val="en-US"/>
                </w:rPr>
                <w:delText>pH</w:delText>
              </w:r>
            </w:del>
          </w:p>
        </w:tc>
        <w:tc>
          <w:tcPr>
            <w:tcW w:w="1080" w:type="dxa"/>
          </w:tcPr>
          <w:p w14:paraId="0A9FE2A1" w14:textId="507A4013" w:rsidR="00F67980" w:rsidRPr="001C220C" w:rsidDel="00546627" w:rsidRDefault="00F67980" w:rsidP="0060346A">
            <w:pPr>
              <w:pStyle w:val="TableNormal1"/>
              <w:keepNext w:val="0"/>
              <w:keepLines w:val="0"/>
              <w:spacing w:before="40"/>
              <w:rPr>
                <w:del w:id="6934" w:author="Charles Gifford" w:date="2017-03-19T12:01:00Z"/>
                <w:lang w:val="en-US"/>
              </w:rPr>
            </w:pPr>
            <w:del w:id="6935" w:author="Charles Gifford" w:date="2017-03-19T12:01:00Z">
              <w:r w:rsidDel="00546627">
                <w:rPr>
                  <w:lang w:val="en-US"/>
                </w:rPr>
                <w:delText>&lt;Pass, Fail&gt;</w:delText>
              </w:r>
            </w:del>
          </w:p>
        </w:tc>
      </w:tr>
      <w:tr w:rsidR="00F67980" w:rsidRPr="001C220C" w:rsidDel="00546627" w14:paraId="66409B7A" w14:textId="05A3DE84" w:rsidTr="0060346A">
        <w:trPr>
          <w:jc w:val="center"/>
          <w:del w:id="6936" w:author="Charles Gifford" w:date="2017-03-19T12:01:00Z"/>
        </w:trPr>
        <w:tc>
          <w:tcPr>
            <w:tcW w:w="1269" w:type="dxa"/>
          </w:tcPr>
          <w:p w14:paraId="6EAB89E0" w14:textId="75C191FA" w:rsidR="00F67980" w:rsidRPr="001C220C" w:rsidDel="00546627" w:rsidRDefault="00F67980" w:rsidP="0060346A">
            <w:pPr>
              <w:pStyle w:val="TableNormal1"/>
              <w:keepNext w:val="0"/>
              <w:keepLines w:val="0"/>
              <w:spacing w:before="40"/>
              <w:rPr>
                <w:del w:id="6937" w:author="Charles Gifford" w:date="2017-03-19T12:01:00Z"/>
                <w:lang w:val="en-US"/>
              </w:rPr>
            </w:pPr>
            <w:del w:id="6938" w:author="Charles Gifford" w:date="2017-03-19T12:01:00Z">
              <w:r w:rsidRPr="001C220C" w:rsidDel="00546627">
                <w:rPr>
                  <w:lang w:val="en-US"/>
                </w:rPr>
                <w:delText>Expiration</w:delText>
              </w:r>
            </w:del>
          </w:p>
        </w:tc>
        <w:tc>
          <w:tcPr>
            <w:tcW w:w="2880" w:type="dxa"/>
          </w:tcPr>
          <w:p w14:paraId="45D538FB" w14:textId="1E0A19D6" w:rsidR="00F67980" w:rsidRPr="001C220C" w:rsidDel="00546627" w:rsidRDefault="00F67980" w:rsidP="0060346A">
            <w:pPr>
              <w:pStyle w:val="TableNormal1"/>
              <w:keepNext w:val="0"/>
              <w:keepLines w:val="0"/>
              <w:spacing w:before="40"/>
              <w:rPr>
                <w:del w:id="6939" w:author="Charles Gifford" w:date="2017-03-19T12:01:00Z"/>
                <w:lang w:val="en-US"/>
              </w:rPr>
            </w:pPr>
            <w:del w:id="6940" w:author="Charles Gifford" w:date="2017-03-19T12:01:00Z">
              <w:r w:rsidRPr="001C220C" w:rsidDel="00546627">
                <w:rPr>
                  <w:lang w:val="en-US"/>
                </w:rPr>
                <w:delText>The date of the expiration of the test results.</w:delText>
              </w:r>
            </w:del>
          </w:p>
        </w:tc>
        <w:tc>
          <w:tcPr>
            <w:tcW w:w="1440" w:type="dxa"/>
          </w:tcPr>
          <w:p w14:paraId="1FF7D086" w14:textId="048DDD85" w:rsidR="00F67980" w:rsidRPr="001C220C" w:rsidDel="00546627" w:rsidRDefault="00F67980" w:rsidP="0060346A">
            <w:pPr>
              <w:pStyle w:val="TableNormal1"/>
              <w:keepNext w:val="0"/>
              <w:keepLines w:val="0"/>
              <w:spacing w:before="40"/>
              <w:rPr>
                <w:del w:id="6941" w:author="Charles Gifford" w:date="2017-03-19T12:01:00Z"/>
                <w:lang w:val="en-US"/>
              </w:rPr>
            </w:pPr>
            <w:del w:id="6942" w:author="Charles Gifford" w:date="2017-03-19T12:01:00Z">
              <w:r w:rsidRPr="001C220C" w:rsidDel="00546627">
                <w:rPr>
                  <w:lang w:val="en-US"/>
                </w:rPr>
                <w:delText>2000-10-25 13:30</w:delText>
              </w:r>
            </w:del>
          </w:p>
        </w:tc>
        <w:tc>
          <w:tcPr>
            <w:tcW w:w="1297" w:type="dxa"/>
          </w:tcPr>
          <w:p w14:paraId="01076845" w14:textId="5177E253" w:rsidR="00F67980" w:rsidRPr="001C220C" w:rsidDel="00546627" w:rsidRDefault="00F67980" w:rsidP="0060346A">
            <w:pPr>
              <w:pStyle w:val="TableNormal1"/>
              <w:keepNext w:val="0"/>
              <w:keepLines w:val="0"/>
              <w:spacing w:before="40"/>
              <w:rPr>
                <w:del w:id="6943" w:author="Charles Gifford" w:date="2017-03-19T12:01:00Z"/>
                <w:lang w:val="en-US"/>
              </w:rPr>
            </w:pPr>
            <w:smartTag w:uri="urn:schemas-microsoft-com:office:smarttags" w:element="chsdate">
              <w:smartTagPr>
                <w:attr w:name="Year" w:val="2008"/>
                <w:attr w:name="Month" w:val="2"/>
                <w:attr w:name="Day" w:val="23"/>
                <w:attr w:name="IsLunarDate" w:val="False"/>
                <w:attr w:name="IsROCDate" w:val="False"/>
              </w:smartTagPr>
              <w:del w:id="6944" w:author="Charles Gifford" w:date="2017-03-19T12:01:00Z">
                <w:r w:rsidRPr="001C220C" w:rsidDel="00546627">
                  <w:rPr>
                    <w:lang w:val="en-US"/>
                  </w:rPr>
                  <w:delText>2008-02-23</w:delText>
                </w:r>
              </w:del>
            </w:smartTag>
          </w:p>
        </w:tc>
        <w:tc>
          <w:tcPr>
            <w:tcW w:w="1080" w:type="dxa"/>
          </w:tcPr>
          <w:p w14:paraId="1437CC67" w14:textId="4CB4079D" w:rsidR="00F67980" w:rsidRPr="001C220C" w:rsidDel="00546627" w:rsidRDefault="00F67980" w:rsidP="0060346A">
            <w:pPr>
              <w:pStyle w:val="TableNormal1"/>
              <w:keepNext w:val="0"/>
              <w:keepLines w:val="0"/>
              <w:spacing w:before="40"/>
              <w:rPr>
                <w:del w:id="6945" w:author="Charles Gifford" w:date="2017-03-19T12:01:00Z"/>
                <w:lang w:val="en-US"/>
              </w:rPr>
            </w:pPr>
            <w:del w:id="6946" w:author="Charles Gifford" w:date="2017-03-19T12:01:00Z">
              <w:r w:rsidDel="00546627">
                <w:rPr>
                  <w:lang w:val="en-US"/>
                </w:rPr>
                <w:delText>(not applicable)</w:delText>
              </w:r>
            </w:del>
          </w:p>
        </w:tc>
        <w:tc>
          <w:tcPr>
            <w:tcW w:w="1080" w:type="dxa"/>
          </w:tcPr>
          <w:p w14:paraId="3BA93AC6" w14:textId="3C939ABB" w:rsidR="00F67980" w:rsidRPr="001C220C" w:rsidDel="00546627" w:rsidRDefault="00F67980" w:rsidP="0060346A">
            <w:pPr>
              <w:pStyle w:val="TableNormal1"/>
              <w:keepNext w:val="0"/>
              <w:keepLines w:val="0"/>
              <w:spacing w:before="40"/>
              <w:rPr>
                <w:del w:id="6947" w:author="Charles Gifford" w:date="2017-03-19T12:01:00Z"/>
                <w:lang w:val="en-US"/>
              </w:rPr>
            </w:pPr>
            <w:del w:id="6948" w:author="Charles Gifford" w:date="2017-03-19T12:01:00Z">
              <w:r w:rsidDel="00546627">
                <w:rPr>
                  <w:lang w:val="en-US"/>
                </w:rPr>
                <w:delText>(not applicable)</w:delText>
              </w:r>
            </w:del>
          </w:p>
        </w:tc>
      </w:tr>
    </w:tbl>
    <w:p w14:paraId="57997BDF" w14:textId="77777777" w:rsidR="00B64E91" w:rsidRPr="001C220C" w:rsidRDefault="00B64E91" w:rsidP="00B64E91">
      <w:pPr>
        <w:rPr>
          <w:lang w:val="en-US"/>
        </w:rPr>
      </w:pPr>
    </w:p>
    <w:p w14:paraId="36321113" w14:textId="77777777" w:rsidR="00341FFB" w:rsidRPr="001C220C" w:rsidRDefault="00341FFB" w:rsidP="003E1075">
      <w:pPr>
        <w:pStyle w:val="Heading3"/>
      </w:pPr>
      <w:bookmarkStart w:id="6949" w:name="_Toc320176930"/>
      <w:r w:rsidRPr="001C220C">
        <w:t>Assemblies</w:t>
      </w:r>
      <w:bookmarkEnd w:id="6949"/>
    </w:p>
    <w:p w14:paraId="39C5D16E" w14:textId="77777777" w:rsidR="00341FFB" w:rsidRPr="001C220C" w:rsidRDefault="00C21049" w:rsidP="00341FFB">
      <w:pPr>
        <w:pStyle w:val="PARAGRAPH"/>
        <w:rPr>
          <w:lang w:val="en-US"/>
        </w:rPr>
      </w:pPr>
      <w:r>
        <w:rPr>
          <w:lang w:val="en-US"/>
        </w:rPr>
        <w:t xml:space="preserve">Assemblies are </w:t>
      </w:r>
      <w:r w:rsidR="00341FFB" w:rsidRPr="001C220C">
        <w:rPr>
          <w:lang w:val="en-US"/>
        </w:rPr>
        <w:t>collection</w:t>
      </w:r>
      <w:r>
        <w:rPr>
          <w:lang w:val="en-US"/>
        </w:rPr>
        <w:t>s</w:t>
      </w:r>
      <w:r w:rsidR="00341FFB" w:rsidRPr="001C220C">
        <w:rPr>
          <w:lang w:val="en-US"/>
        </w:rPr>
        <w:t xml:space="preserve"> or set</w:t>
      </w:r>
      <w:r>
        <w:rPr>
          <w:lang w:val="en-US"/>
        </w:rPr>
        <w:t>s</w:t>
      </w:r>
      <w:r w:rsidR="00341FFB" w:rsidRPr="001C220C">
        <w:rPr>
          <w:lang w:val="en-US"/>
        </w:rPr>
        <w:t xml:space="preserve"> of related elements</w:t>
      </w:r>
      <w:r w:rsidR="008558A5">
        <w:rPr>
          <w:lang w:val="en-US"/>
        </w:rPr>
        <w:t xml:space="preserve">. </w:t>
      </w:r>
      <w:r>
        <w:rPr>
          <w:lang w:val="en-US"/>
        </w:rPr>
        <w:t xml:space="preserve">Assemblies are represented as relationships between elements and attributes of the elements. Each </w:t>
      </w:r>
      <w:r w:rsidR="00341FFB" w:rsidRPr="001C220C">
        <w:rPr>
          <w:lang w:val="en-US"/>
        </w:rPr>
        <w:t xml:space="preserve">assembly element has its own identity and properties, such as a </w:t>
      </w:r>
      <w:r w:rsidR="00D85861" w:rsidRPr="00D85861">
        <w:rPr>
          <w:i/>
          <w:lang w:val="en-US"/>
        </w:rPr>
        <w:t>material lot</w:t>
      </w:r>
      <w:r w:rsidR="00D85861" w:rsidRPr="001C220C">
        <w:rPr>
          <w:lang w:val="en-US"/>
        </w:rPr>
        <w:t xml:space="preserve"> </w:t>
      </w:r>
      <w:r w:rsidR="00341FFB" w:rsidRPr="001C220C">
        <w:rPr>
          <w:lang w:val="en-US"/>
        </w:rPr>
        <w:t>which has its own identity and properties</w:t>
      </w:r>
      <w:r w:rsidR="008558A5">
        <w:rPr>
          <w:lang w:val="en-US"/>
        </w:rPr>
        <w:t xml:space="preserve">. </w:t>
      </w:r>
      <w:r w:rsidR="00341FFB" w:rsidRPr="001C220C">
        <w:rPr>
          <w:lang w:val="en-US"/>
        </w:rPr>
        <w:t xml:space="preserve">An object </w:t>
      </w:r>
      <w:r>
        <w:rPr>
          <w:lang w:val="en-US"/>
        </w:rPr>
        <w:t xml:space="preserve">with an assembly </w:t>
      </w:r>
      <w:r w:rsidR="00341FFB" w:rsidRPr="001C220C">
        <w:rPr>
          <w:lang w:val="en-US"/>
        </w:rPr>
        <w:t>(</w:t>
      </w:r>
      <w:r w:rsidR="00D85861" w:rsidRPr="001C220C">
        <w:rPr>
          <w:i/>
          <w:lang w:val="en-US"/>
        </w:rPr>
        <w:t>material</w:t>
      </w:r>
      <w:r w:rsidR="00D85861">
        <w:rPr>
          <w:i/>
          <w:lang w:val="en-US"/>
        </w:rPr>
        <w:t xml:space="preserve"> lot, material sublot</w:t>
      </w:r>
      <w:r w:rsidR="00D85861" w:rsidRPr="001C220C">
        <w:rPr>
          <w:lang w:val="en-US"/>
        </w:rPr>
        <w:t xml:space="preserve">, </w:t>
      </w:r>
      <w:r w:rsidR="00D85861" w:rsidRPr="001C220C">
        <w:rPr>
          <w:i/>
          <w:lang w:val="en-US"/>
        </w:rPr>
        <w:t>material class</w:t>
      </w:r>
      <w:r w:rsidR="00341FFB" w:rsidRPr="001C220C">
        <w:rPr>
          <w:lang w:val="en-US"/>
        </w:rPr>
        <w:t xml:space="preserve">, and </w:t>
      </w:r>
      <w:r w:rsidR="00D85861" w:rsidRPr="001C220C">
        <w:rPr>
          <w:i/>
          <w:lang w:val="en-US"/>
        </w:rPr>
        <w:t>material definition</w:t>
      </w:r>
      <w:r w:rsidR="00341FFB" w:rsidRPr="001C220C">
        <w:rPr>
          <w:lang w:val="en-US"/>
        </w:rPr>
        <w:t xml:space="preserve">) </w:t>
      </w:r>
      <w:r w:rsidR="002F7849">
        <w:rPr>
          <w:lang w:val="en-US"/>
        </w:rPr>
        <w:t xml:space="preserve">shall </w:t>
      </w:r>
      <w:r w:rsidR="00341FFB" w:rsidRPr="001C220C">
        <w:rPr>
          <w:lang w:val="en-US"/>
        </w:rPr>
        <w:t>contain the list of other elements that make up the assembly</w:t>
      </w:r>
      <w:r w:rsidR="008558A5">
        <w:rPr>
          <w:lang w:val="en-US"/>
        </w:rPr>
        <w:t xml:space="preserve">. </w:t>
      </w:r>
    </w:p>
    <w:p w14:paraId="75004665" w14:textId="77777777" w:rsidR="008B4A6F" w:rsidRDefault="0029062D" w:rsidP="00351F14">
      <w:pPr>
        <w:pStyle w:val="NOTE0"/>
        <w:rPr>
          <w:lang w:val="en-US"/>
        </w:rPr>
      </w:pPr>
      <w:r w:rsidRPr="001C220C">
        <w:rPr>
          <w:lang w:val="en-US"/>
        </w:rPr>
        <w:t>NOTE</w:t>
      </w:r>
      <w:r w:rsidR="009E6331" w:rsidRPr="001C220C">
        <w:rPr>
          <w:lang w:val="en-US"/>
        </w:rPr>
        <w:t xml:space="preserve"> 1</w:t>
      </w:r>
      <w:r w:rsidR="00351F14">
        <w:rPr>
          <w:lang w:val="en-US"/>
        </w:rPr>
        <w:t> </w:t>
      </w:r>
      <w:r w:rsidR="008F0F42">
        <w:rPr>
          <w:lang w:val="en-US"/>
        </w:rPr>
        <w:t xml:space="preserve"> </w:t>
      </w:r>
      <w:r w:rsidR="008B4A6F" w:rsidRPr="001C220C">
        <w:rPr>
          <w:lang w:val="en-US"/>
        </w:rPr>
        <w:t>Many assembly type industries, such as automobile manufacturing, airplane assembly, and furniture manufacturing use the concept of assemblies</w:t>
      </w:r>
      <w:r w:rsidR="008558A5">
        <w:rPr>
          <w:lang w:val="en-US"/>
        </w:rPr>
        <w:t xml:space="preserve">. </w:t>
      </w:r>
      <w:r w:rsidR="008B4A6F" w:rsidRPr="001C220C">
        <w:rPr>
          <w:lang w:val="en-US"/>
        </w:rPr>
        <w:t xml:space="preserve">A produced </w:t>
      </w:r>
      <w:r w:rsidR="008B4A6F" w:rsidRPr="00FD3453">
        <w:rPr>
          <w:i/>
          <w:lang w:val="en-US"/>
        </w:rPr>
        <w:t>material</w:t>
      </w:r>
      <w:r w:rsidR="008B4A6F" w:rsidRPr="001C220C">
        <w:rPr>
          <w:lang w:val="en-US"/>
        </w:rPr>
        <w:t xml:space="preserve">, with a unique identification and properties, is made up of other </w:t>
      </w:r>
      <w:r w:rsidR="008B4A6F" w:rsidRPr="00FD3453">
        <w:rPr>
          <w:i/>
          <w:lang w:val="en-US"/>
        </w:rPr>
        <w:t>materials</w:t>
      </w:r>
      <w:r w:rsidR="008B4A6F" w:rsidRPr="001C220C">
        <w:rPr>
          <w:lang w:val="en-US"/>
        </w:rPr>
        <w:t xml:space="preserve"> with their own unique identification and properties</w:t>
      </w:r>
      <w:r w:rsidR="008558A5">
        <w:rPr>
          <w:lang w:val="en-US"/>
        </w:rPr>
        <w:t xml:space="preserve">. </w:t>
      </w:r>
    </w:p>
    <w:p w14:paraId="26997DF0" w14:textId="77777777" w:rsidR="002F7849" w:rsidRDefault="002F7849" w:rsidP="00351F14">
      <w:pPr>
        <w:pStyle w:val="NOTE0"/>
        <w:rPr>
          <w:lang w:val="en-US"/>
        </w:rPr>
      </w:pPr>
      <w:r w:rsidRPr="002F7849">
        <w:rPr>
          <w:lang w:val="en-US"/>
        </w:rPr>
        <w:t>NOTE 2</w:t>
      </w:r>
      <w:r w:rsidR="008F0F42">
        <w:rPr>
          <w:lang w:val="en-US"/>
        </w:rPr>
        <w:t xml:space="preserve">   </w:t>
      </w:r>
      <w:ins w:id="6950" w:author="Dennis Brandl" w:date="2015-12-06T16:56:00Z">
        <w:r w:rsidRPr="002F7849">
          <w:rPr>
            <w:lang w:val="en-US"/>
          </w:rPr>
          <w:t xml:space="preserve">In applying </w:t>
        </w:r>
        <w:r>
          <w:rPr>
            <w:lang w:val="en-US"/>
          </w:rPr>
          <w:t>assemblies</w:t>
        </w:r>
        <w:r w:rsidRPr="002F7849">
          <w:rPr>
            <w:lang w:val="en-US"/>
          </w:rPr>
          <w:t xml:space="preserve"> to resource objects, the associated child objects are </w:t>
        </w:r>
      </w:ins>
      <w:ins w:id="6951" w:author="Dennis Brandl" w:date="2015-12-06T16:57:00Z">
        <w:r>
          <w:rPr>
            <w:lang w:val="en-US"/>
          </w:rPr>
          <w:t>identified</w:t>
        </w:r>
      </w:ins>
      <w:ins w:id="6952" w:author="Dennis Brandl" w:date="2015-12-06T16:56:00Z">
        <w:r w:rsidRPr="002F7849">
          <w:rPr>
            <w:lang w:val="en-US"/>
          </w:rPr>
          <w:t xml:space="preserve"> as </w:t>
        </w:r>
      </w:ins>
      <w:ins w:id="6953" w:author="Dennis Brandl" w:date="2015-12-06T16:57:00Z">
        <w:r>
          <w:rPr>
            <w:lang w:val="en-US"/>
          </w:rPr>
          <w:t xml:space="preserve">the values of </w:t>
        </w:r>
      </w:ins>
      <w:ins w:id="6954" w:author="Dennis Brandl" w:date="2015-12-06T16:56:00Z">
        <w:r w:rsidRPr="002F7849">
          <w:rPr>
            <w:lang w:val="en-US"/>
          </w:rPr>
          <w:t>attribute</w:t>
        </w:r>
      </w:ins>
      <w:ins w:id="6955" w:author="Dennis Brandl" w:date="2015-12-06T16:57:00Z">
        <w:r>
          <w:rPr>
            <w:lang w:val="en-US"/>
          </w:rPr>
          <w:t>s</w:t>
        </w:r>
      </w:ins>
      <w:ins w:id="6956" w:author="Dennis Brandl" w:date="2015-12-06T16:56:00Z">
        <w:r w:rsidRPr="002F7849">
          <w:rPr>
            <w:lang w:val="en-US"/>
          </w:rPr>
          <w:t xml:space="preserve"> under the parent resource object.  </w:t>
        </w:r>
      </w:ins>
      <w:r w:rsidR="005D1E73">
        <w:rPr>
          <w:i/>
          <w:lang w:val="en-US"/>
        </w:rPr>
        <w:t>A</w:t>
      </w:r>
      <w:r w:rsidRPr="00447D93">
        <w:rPr>
          <w:i/>
          <w:lang w:val="en-US"/>
        </w:rPr>
        <w:t xml:space="preserve">ssembly </w:t>
      </w:r>
      <w:r w:rsidR="00447D93">
        <w:rPr>
          <w:i/>
          <w:lang w:val="en-US"/>
        </w:rPr>
        <w:t>r</w:t>
      </w:r>
      <w:ins w:id="6957" w:author="Dennis Brandl" w:date="2015-12-06T16:56:00Z">
        <w:r w:rsidRPr="00447D93">
          <w:rPr>
            <w:i/>
            <w:lang w:val="en-US"/>
          </w:rPr>
          <w:t>elationship</w:t>
        </w:r>
        <w:r w:rsidRPr="002F7849">
          <w:rPr>
            <w:lang w:val="en-US"/>
          </w:rPr>
          <w:t xml:space="preserve"> appl</w:t>
        </w:r>
      </w:ins>
      <w:r w:rsidR="00447D93">
        <w:rPr>
          <w:lang w:val="en-US"/>
        </w:rPr>
        <w:t>ies</w:t>
      </w:r>
      <w:ins w:id="6958" w:author="Dennis Brandl" w:date="2015-12-06T16:56:00Z">
        <w:r w:rsidRPr="002F7849">
          <w:rPr>
            <w:lang w:val="en-US"/>
          </w:rPr>
          <w:t xml:space="preserve"> to the following resource objects: </w:t>
        </w:r>
      </w:ins>
      <w:r w:rsidR="00447D93">
        <w:rPr>
          <w:i/>
          <w:lang w:val="en-US"/>
        </w:rPr>
        <w:t>m</w:t>
      </w:r>
      <w:ins w:id="6959" w:author="Dennis Brandl" w:date="2015-12-06T16:56:00Z">
        <w:r w:rsidRPr="00447D93">
          <w:rPr>
            <w:i/>
            <w:lang w:val="en-US"/>
          </w:rPr>
          <w:t xml:space="preserve">aterial </w:t>
        </w:r>
      </w:ins>
      <w:r w:rsidR="00447D93">
        <w:rPr>
          <w:i/>
          <w:lang w:val="en-US"/>
        </w:rPr>
        <w:t>l</w:t>
      </w:r>
      <w:ins w:id="6960" w:author="Dennis Brandl" w:date="2015-12-06T16:56:00Z">
        <w:r w:rsidRPr="00447D93">
          <w:rPr>
            <w:i/>
            <w:lang w:val="en-US"/>
          </w:rPr>
          <w:t xml:space="preserve">ot, </w:t>
        </w:r>
      </w:ins>
      <w:r w:rsidR="00447D93">
        <w:rPr>
          <w:i/>
          <w:lang w:val="en-US"/>
        </w:rPr>
        <w:t>m</w:t>
      </w:r>
      <w:ins w:id="6961" w:author="Dennis Brandl" w:date="2015-12-06T16:56:00Z">
        <w:r w:rsidRPr="00447D93">
          <w:rPr>
            <w:i/>
            <w:lang w:val="en-US"/>
          </w:rPr>
          <w:t xml:space="preserve">aterial </w:t>
        </w:r>
      </w:ins>
      <w:r w:rsidR="00447D93">
        <w:rPr>
          <w:i/>
          <w:lang w:val="en-US"/>
        </w:rPr>
        <w:t>s</w:t>
      </w:r>
      <w:ins w:id="6962" w:author="Dennis Brandl" w:date="2015-12-06T16:56:00Z">
        <w:r w:rsidRPr="00447D93">
          <w:rPr>
            <w:i/>
            <w:lang w:val="en-US"/>
          </w:rPr>
          <w:t xml:space="preserve">ublot, </w:t>
        </w:r>
      </w:ins>
      <w:r w:rsidR="00447D93">
        <w:rPr>
          <w:i/>
          <w:lang w:val="en-US"/>
        </w:rPr>
        <w:t>m</w:t>
      </w:r>
      <w:ins w:id="6963" w:author="Dennis Brandl" w:date="2015-12-06T16:56:00Z">
        <w:r w:rsidRPr="00447D93">
          <w:rPr>
            <w:i/>
            <w:lang w:val="en-US"/>
          </w:rPr>
          <w:t xml:space="preserve">aterial </w:t>
        </w:r>
      </w:ins>
      <w:r w:rsidR="00447D93">
        <w:rPr>
          <w:i/>
          <w:lang w:val="en-US"/>
        </w:rPr>
        <w:t>d</w:t>
      </w:r>
      <w:ins w:id="6964" w:author="Dennis Brandl" w:date="2015-12-06T16:56:00Z">
        <w:r w:rsidRPr="00447D93">
          <w:rPr>
            <w:i/>
            <w:lang w:val="en-US"/>
          </w:rPr>
          <w:t xml:space="preserve">efinition, </w:t>
        </w:r>
      </w:ins>
      <w:r w:rsidR="00447D93">
        <w:rPr>
          <w:i/>
          <w:lang w:val="en-US"/>
        </w:rPr>
        <w:t>m</w:t>
      </w:r>
      <w:ins w:id="6965" w:author="Dennis Brandl" w:date="2015-12-06T16:56:00Z">
        <w:r w:rsidRPr="00447D93">
          <w:rPr>
            <w:i/>
            <w:lang w:val="en-US"/>
          </w:rPr>
          <w:t xml:space="preserve">aterial </w:t>
        </w:r>
      </w:ins>
      <w:r w:rsidR="00447D93">
        <w:rPr>
          <w:i/>
          <w:lang w:val="en-US"/>
        </w:rPr>
        <w:t>c</w:t>
      </w:r>
      <w:ins w:id="6966" w:author="Dennis Brandl" w:date="2015-12-06T16:56:00Z">
        <w:r w:rsidRPr="00447D93">
          <w:rPr>
            <w:i/>
            <w:lang w:val="en-US"/>
          </w:rPr>
          <w:t xml:space="preserve">lass, </w:t>
        </w:r>
      </w:ins>
      <w:r w:rsidR="00447D93">
        <w:rPr>
          <w:i/>
          <w:lang w:val="en-US"/>
        </w:rPr>
        <w:t>m</w:t>
      </w:r>
      <w:ins w:id="6967" w:author="Dennis Brandl" w:date="2015-12-06T16:56:00Z">
        <w:r w:rsidRPr="00447D93">
          <w:rPr>
            <w:i/>
            <w:lang w:val="en-US"/>
          </w:rPr>
          <w:t xml:space="preserve">aterial </w:t>
        </w:r>
      </w:ins>
      <w:r w:rsidR="00447D93">
        <w:rPr>
          <w:i/>
          <w:lang w:val="en-US"/>
        </w:rPr>
        <w:t>r</w:t>
      </w:r>
      <w:ins w:id="6968" w:author="Dennis Brandl" w:date="2015-12-06T16:56:00Z">
        <w:r w:rsidRPr="00447D93">
          <w:rPr>
            <w:i/>
            <w:lang w:val="en-US"/>
          </w:rPr>
          <w:t xml:space="preserve">equirement, </w:t>
        </w:r>
      </w:ins>
      <w:r w:rsidR="00447D93">
        <w:rPr>
          <w:i/>
          <w:lang w:val="en-US"/>
        </w:rPr>
        <w:t>m</w:t>
      </w:r>
      <w:ins w:id="6969" w:author="Dennis Brandl" w:date="2015-12-06T16:56:00Z">
        <w:r w:rsidRPr="00447D93">
          <w:rPr>
            <w:i/>
            <w:lang w:val="en-US"/>
          </w:rPr>
          <w:t xml:space="preserve">aterial </w:t>
        </w:r>
      </w:ins>
      <w:r w:rsidR="00447D93">
        <w:rPr>
          <w:i/>
          <w:lang w:val="en-US"/>
        </w:rPr>
        <w:t>a</w:t>
      </w:r>
      <w:ins w:id="6970" w:author="Dennis Brandl" w:date="2015-12-06T16:56:00Z">
        <w:r w:rsidRPr="00447D93">
          <w:rPr>
            <w:i/>
            <w:lang w:val="en-US"/>
          </w:rPr>
          <w:t xml:space="preserve">ctual, </w:t>
        </w:r>
      </w:ins>
      <w:r w:rsidR="00447D93">
        <w:rPr>
          <w:i/>
          <w:lang w:val="en-US"/>
        </w:rPr>
        <w:t>m</w:t>
      </w:r>
      <w:ins w:id="6971" w:author="Dennis Brandl" w:date="2015-12-06T16:56:00Z">
        <w:r w:rsidRPr="00447D93">
          <w:rPr>
            <w:i/>
            <w:lang w:val="en-US"/>
          </w:rPr>
          <w:t xml:space="preserve">aterial </w:t>
        </w:r>
      </w:ins>
      <w:r w:rsidR="00447D93">
        <w:rPr>
          <w:i/>
          <w:lang w:val="en-US"/>
        </w:rPr>
        <w:t>s</w:t>
      </w:r>
      <w:ins w:id="6972" w:author="Dennis Brandl" w:date="2015-12-06T16:56:00Z">
        <w:r w:rsidRPr="00447D93">
          <w:rPr>
            <w:i/>
            <w:lang w:val="en-US"/>
          </w:rPr>
          <w:t xml:space="preserve">egment </w:t>
        </w:r>
      </w:ins>
      <w:r w:rsidR="00447D93">
        <w:rPr>
          <w:i/>
          <w:lang w:val="en-US"/>
        </w:rPr>
        <w:t>s</w:t>
      </w:r>
      <w:ins w:id="6973" w:author="Dennis Brandl" w:date="2015-12-06T16:56:00Z">
        <w:r w:rsidRPr="00447D93">
          <w:rPr>
            <w:i/>
            <w:lang w:val="en-US"/>
          </w:rPr>
          <w:t xml:space="preserve">pecification, </w:t>
        </w:r>
      </w:ins>
      <w:r w:rsidR="00447D93">
        <w:rPr>
          <w:i/>
          <w:lang w:val="en-US"/>
        </w:rPr>
        <w:t>o</w:t>
      </w:r>
      <w:ins w:id="6974" w:author="Dennis Brandl" w:date="2015-12-06T16:56:00Z">
        <w:r w:rsidRPr="00447D93">
          <w:rPr>
            <w:i/>
            <w:lang w:val="en-US"/>
          </w:rPr>
          <w:t xml:space="preserve">perations </w:t>
        </w:r>
      </w:ins>
      <w:r w:rsidR="00447D93">
        <w:rPr>
          <w:i/>
          <w:lang w:val="en-US"/>
        </w:rPr>
        <w:t>m</w:t>
      </w:r>
      <w:ins w:id="6975" w:author="Dennis Brandl" w:date="2015-12-06T16:56:00Z">
        <w:r w:rsidRPr="00447D93">
          <w:rPr>
            <w:i/>
            <w:lang w:val="en-US"/>
          </w:rPr>
          <w:t xml:space="preserve">aterial </w:t>
        </w:r>
      </w:ins>
      <w:r w:rsidR="00447D93">
        <w:rPr>
          <w:i/>
          <w:lang w:val="en-US"/>
        </w:rPr>
        <w:t>b</w:t>
      </w:r>
      <w:ins w:id="6976" w:author="Dennis Brandl" w:date="2015-12-06T16:56:00Z">
        <w:r w:rsidRPr="00447D93">
          <w:rPr>
            <w:i/>
            <w:lang w:val="en-US"/>
          </w:rPr>
          <w:t xml:space="preserve">ill </w:t>
        </w:r>
      </w:ins>
      <w:ins w:id="6977" w:author="Charles Gifford" w:date="2016-01-14T19:04:00Z">
        <w:r w:rsidR="00447D93">
          <w:rPr>
            <w:i/>
            <w:lang w:val="en-US"/>
          </w:rPr>
          <w:t>i</w:t>
        </w:r>
      </w:ins>
      <w:ins w:id="6978" w:author="Dennis Brandl" w:date="2015-12-06T16:56:00Z">
        <w:del w:id="6979" w:author="Charles Gifford" w:date="2016-01-14T19:04:00Z">
          <w:r w:rsidRPr="00447D93" w:rsidDel="00447D93">
            <w:rPr>
              <w:i/>
              <w:lang w:val="en-US"/>
            </w:rPr>
            <w:delText>I</w:delText>
          </w:r>
        </w:del>
        <w:r w:rsidRPr="00447D93">
          <w:rPr>
            <w:i/>
            <w:lang w:val="en-US"/>
          </w:rPr>
          <w:t>tem,</w:t>
        </w:r>
        <w:r w:rsidRPr="002F7849">
          <w:rPr>
            <w:lang w:val="en-US"/>
          </w:rPr>
          <w:t xml:space="preserve"> and </w:t>
        </w:r>
      </w:ins>
      <w:r w:rsidR="00447D93">
        <w:rPr>
          <w:i/>
          <w:lang w:val="en-US"/>
        </w:rPr>
        <w:t>m</w:t>
      </w:r>
      <w:ins w:id="6980" w:author="Dennis Brandl" w:date="2015-12-06T16:56:00Z">
        <w:r w:rsidRPr="00447D93">
          <w:rPr>
            <w:i/>
            <w:lang w:val="en-US"/>
          </w:rPr>
          <w:t xml:space="preserve">aterial </w:t>
        </w:r>
      </w:ins>
      <w:r w:rsidR="00447D93">
        <w:rPr>
          <w:i/>
          <w:lang w:val="en-US"/>
        </w:rPr>
        <w:t>c</w:t>
      </w:r>
      <w:r w:rsidRPr="00447D93">
        <w:rPr>
          <w:i/>
          <w:lang w:val="en-US"/>
        </w:rPr>
        <w:t>apability</w:t>
      </w:r>
      <w:r w:rsidRPr="002F7849">
        <w:rPr>
          <w:lang w:val="en-US"/>
        </w:rPr>
        <w:t>.</w:t>
      </w:r>
    </w:p>
    <w:p w14:paraId="698133BB" w14:textId="77777777" w:rsidR="002F7849" w:rsidRPr="001C220C" w:rsidRDefault="002F7849" w:rsidP="00351F14">
      <w:pPr>
        <w:pStyle w:val="NOTE0"/>
        <w:rPr>
          <w:lang w:val="en-US"/>
        </w:rPr>
      </w:pPr>
      <w:r w:rsidRPr="002F7849">
        <w:rPr>
          <w:lang w:val="en-US"/>
        </w:rPr>
        <w:t>NOTE 3</w:t>
      </w:r>
      <w:r w:rsidR="008F0F42">
        <w:rPr>
          <w:lang w:val="en-US"/>
        </w:rPr>
        <w:t xml:space="preserve">   </w:t>
      </w:r>
      <w:ins w:id="6981" w:author="Dennis Brandl" w:date="2015-12-06T16:59:00Z">
        <w:r w:rsidRPr="002F7849">
          <w:rPr>
            <w:lang w:val="en-US"/>
          </w:rPr>
          <w:t xml:space="preserve">In applying </w:t>
        </w:r>
        <w:r>
          <w:rPr>
            <w:lang w:val="en-US"/>
          </w:rPr>
          <w:t>assemblies to</w:t>
        </w:r>
        <w:r w:rsidRPr="002F7849">
          <w:rPr>
            <w:lang w:val="en-US"/>
          </w:rPr>
          <w:t xml:space="preserve"> resource objects, the assembly type and </w:t>
        </w:r>
      </w:ins>
      <w:ins w:id="6982" w:author="Charles Gifford" w:date="2016-01-14T18:59:00Z">
        <w:r w:rsidR="00447D93">
          <w:rPr>
            <w:lang w:val="en-US"/>
          </w:rPr>
          <w:t>th</w:t>
        </w:r>
        <w:r w:rsidR="00447D93" w:rsidRPr="007B63BD">
          <w:rPr>
            <w:lang w:val="en-US"/>
          </w:rPr>
          <w:t xml:space="preserve">e </w:t>
        </w:r>
      </w:ins>
      <w:ins w:id="6983" w:author="Dennis Brandl" w:date="2015-12-06T16:59:00Z">
        <w:r w:rsidRPr="005403B2">
          <w:rPr>
            <w:lang w:val="en-US"/>
          </w:rPr>
          <w:t>assembly relationship</w:t>
        </w:r>
        <w:r w:rsidRPr="007B63BD">
          <w:rPr>
            <w:lang w:val="en-US"/>
          </w:rPr>
          <w:t xml:space="preserve"> a</w:t>
        </w:r>
        <w:r w:rsidRPr="002F7849">
          <w:rPr>
            <w:lang w:val="en-US"/>
          </w:rPr>
          <w:t>ttribute</w:t>
        </w:r>
        <w:del w:id="6984" w:author="Charles Gifford" w:date="2016-01-14T18:59:00Z">
          <w:r w:rsidRPr="002F7849" w:rsidDel="00447D93">
            <w:rPr>
              <w:lang w:val="en-US"/>
            </w:rPr>
            <w:delText>s</w:delText>
          </w:r>
        </w:del>
        <w:r w:rsidRPr="002F7849">
          <w:rPr>
            <w:lang w:val="en-US"/>
          </w:rPr>
          <w:t xml:space="preserve"> for the associated parent resource object apply to the parent object and its specified set of children resource objects at the time of the data exchange</w:t>
        </w:r>
      </w:ins>
      <w:ins w:id="6985" w:author="Dennis Brandl" w:date="2015-12-06T17:00:00Z">
        <w:r>
          <w:rPr>
            <w:lang w:val="en-US"/>
          </w:rPr>
          <w:t>.</w:t>
        </w:r>
      </w:ins>
    </w:p>
    <w:p w14:paraId="1CAA7B15" w14:textId="77777777" w:rsidR="008B4A6F" w:rsidRPr="001C220C" w:rsidRDefault="0029062D" w:rsidP="00696D70">
      <w:pPr>
        <w:pStyle w:val="Note"/>
        <w:ind w:left="0" w:firstLine="0"/>
        <w:rPr>
          <w:lang w:val="en-US"/>
        </w:rPr>
      </w:pPr>
      <w:r w:rsidRPr="001C220C">
        <w:rPr>
          <w:lang w:val="en-US"/>
        </w:rPr>
        <w:t>EXAMPLE</w:t>
      </w:r>
      <w:r w:rsidR="00341FFB" w:rsidRPr="001C220C">
        <w:rPr>
          <w:lang w:val="en-US"/>
        </w:rPr>
        <w:t xml:space="preserve"> 1</w:t>
      </w:r>
      <w:r w:rsidR="008B4A6F" w:rsidRPr="001C220C">
        <w:rPr>
          <w:lang w:val="en-US"/>
        </w:rPr>
        <w:t xml:space="preserve"> </w:t>
      </w:r>
      <w:r w:rsidR="008B4A6F" w:rsidRPr="001C220C">
        <w:rPr>
          <w:lang w:val="en-US"/>
        </w:rPr>
        <w:tab/>
        <w:t xml:space="preserve">An “automobile” is a </w:t>
      </w:r>
      <w:r w:rsidR="008B4A6F" w:rsidRPr="00447D93">
        <w:rPr>
          <w:i/>
          <w:lang w:val="en-US"/>
        </w:rPr>
        <w:t>material lot</w:t>
      </w:r>
      <w:r w:rsidR="008B4A6F" w:rsidRPr="001C220C">
        <w:rPr>
          <w:lang w:val="en-US"/>
        </w:rPr>
        <w:t xml:space="preserve">, with specific properties (color, VIN #, make, </w:t>
      </w:r>
      <w:r w:rsidR="008F0F42" w:rsidRPr="001C220C">
        <w:rPr>
          <w:lang w:val="en-US"/>
        </w:rPr>
        <w:t>model …)</w:t>
      </w:r>
      <w:r w:rsidR="008B4A6F" w:rsidRPr="001C220C">
        <w:rPr>
          <w:lang w:val="en-US"/>
        </w:rPr>
        <w:t xml:space="preserve"> while it also contains other </w:t>
      </w:r>
      <w:r w:rsidR="008B754E">
        <w:rPr>
          <w:lang w:val="en-US"/>
        </w:rPr>
        <w:t>chassis parts</w:t>
      </w:r>
      <w:r w:rsidR="008B754E" w:rsidRPr="001C220C">
        <w:rPr>
          <w:lang w:val="en-US"/>
        </w:rPr>
        <w:t xml:space="preserve"> </w:t>
      </w:r>
      <w:r w:rsidR="008B4A6F" w:rsidRPr="001C220C">
        <w:rPr>
          <w:lang w:val="en-US"/>
        </w:rPr>
        <w:t xml:space="preserve">(engine, transmission, </w:t>
      </w:r>
      <w:r w:rsidR="008B754E">
        <w:rPr>
          <w:lang w:val="en-US"/>
        </w:rPr>
        <w:t>axles</w:t>
      </w:r>
      <w:r w:rsidR="008B754E" w:rsidRPr="001C220C">
        <w:rPr>
          <w:lang w:val="en-US"/>
        </w:rPr>
        <w:t xml:space="preserve"> </w:t>
      </w:r>
      <w:r w:rsidR="008B4A6F" w:rsidRPr="001C220C">
        <w:rPr>
          <w:lang w:val="en-US"/>
        </w:rPr>
        <w:t xml:space="preserve">…) that also have their own unique identification and properties. </w:t>
      </w:r>
    </w:p>
    <w:p w14:paraId="5340888E" w14:textId="74439606" w:rsidR="008B4A6F" w:rsidRPr="001C220C" w:rsidRDefault="0029062D" w:rsidP="00696D70">
      <w:pPr>
        <w:pStyle w:val="Note"/>
        <w:ind w:left="0" w:firstLine="0"/>
        <w:rPr>
          <w:lang w:val="en-US"/>
        </w:rPr>
      </w:pPr>
      <w:r w:rsidRPr="001C220C">
        <w:rPr>
          <w:lang w:val="en-US"/>
        </w:rPr>
        <w:t>EXAMPLE</w:t>
      </w:r>
      <w:r w:rsidR="00341FFB" w:rsidRPr="001C220C">
        <w:rPr>
          <w:lang w:val="en-US"/>
        </w:rPr>
        <w:t xml:space="preserve"> 2</w:t>
      </w:r>
      <w:r w:rsidR="008B4A6F" w:rsidRPr="001C220C">
        <w:rPr>
          <w:lang w:val="en-US"/>
        </w:rPr>
        <w:t xml:space="preserve"> </w:t>
      </w:r>
      <w:r w:rsidR="00696D70">
        <w:rPr>
          <w:lang w:val="en-US"/>
        </w:rPr>
        <w:t xml:space="preserve">  </w:t>
      </w:r>
      <w:r w:rsidR="008B4A6F" w:rsidRPr="001C220C">
        <w:rPr>
          <w:lang w:val="en-US"/>
        </w:rPr>
        <w:t xml:space="preserve">A transaxle in an automobile has its own identification </w:t>
      </w:r>
      <w:r w:rsidR="00CA22DD" w:rsidRPr="001C220C">
        <w:rPr>
          <w:lang w:val="en-US"/>
        </w:rPr>
        <w:t>and</w:t>
      </w:r>
      <w:r w:rsidR="008B4A6F" w:rsidRPr="001C220C">
        <w:rPr>
          <w:lang w:val="en-US"/>
        </w:rPr>
        <w:t xml:space="preserve"> is an assembly of subcomponents, including </w:t>
      </w:r>
      <w:r w:rsidR="009E6331" w:rsidRPr="001C220C">
        <w:rPr>
          <w:lang w:val="en-US"/>
        </w:rPr>
        <w:t xml:space="preserve">seals, bearing, axle shaft, </w:t>
      </w:r>
      <w:r w:rsidR="00447D93" w:rsidRPr="001C220C">
        <w:rPr>
          <w:lang w:val="en-US"/>
        </w:rPr>
        <w:t>etc.</w:t>
      </w:r>
      <w:r w:rsidR="009E6331" w:rsidRPr="001C220C">
        <w:rPr>
          <w:lang w:val="en-US"/>
        </w:rPr>
        <w:t xml:space="preserve">, as shown in </w:t>
      </w:r>
      <w:r w:rsidR="0040730A">
        <w:rPr>
          <w:lang w:val="en-US"/>
        </w:rPr>
        <w:fldChar w:fldCharType="begin"/>
      </w:r>
      <w:r w:rsidR="0040730A">
        <w:rPr>
          <w:lang w:val="en-US"/>
        </w:rPr>
        <w:instrText xml:space="preserve"> REF _Ref162264433 \h </w:instrText>
      </w:r>
      <w:r w:rsidR="0040730A">
        <w:rPr>
          <w:lang w:val="en-US"/>
        </w:rPr>
      </w:r>
      <w:r w:rsidR="0040730A">
        <w:rPr>
          <w:lang w:val="en-US"/>
        </w:rPr>
        <w:fldChar w:fldCharType="separate"/>
      </w:r>
      <w:r w:rsidR="00FF7694" w:rsidRPr="001C220C">
        <w:rPr>
          <w:lang w:val="en-US"/>
        </w:rPr>
        <w:t xml:space="preserve">Figure </w:t>
      </w:r>
      <w:r w:rsidR="00FF7694">
        <w:rPr>
          <w:noProof/>
          <w:lang w:val="en-US"/>
        </w:rPr>
        <w:t>13</w:t>
      </w:r>
      <w:r w:rsidR="0040730A">
        <w:rPr>
          <w:lang w:val="en-US"/>
        </w:rPr>
        <w:fldChar w:fldCharType="end"/>
      </w:r>
      <w:r w:rsidR="008558A5">
        <w:rPr>
          <w:lang w:val="en-US"/>
        </w:rPr>
        <w:t xml:space="preserve">. </w:t>
      </w:r>
      <w:r w:rsidR="00341FFB" w:rsidRPr="001C220C">
        <w:rPr>
          <w:lang w:val="en-US"/>
        </w:rPr>
        <w:t xml:space="preserve">There </w:t>
      </w:r>
      <w:r w:rsidR="00DE2E9A">
        <w:rPr>
          <w:lang w:val="en-US"/>
        </w:rPr>
        <w:t xml:space="preserve">can </w:t>
      </w:r>
      <w:r w:rsidR="00341FFB" w:rsidRPr="001C220C">
        <w:rPr>
          <w:lang w:val="en-US"/>
        </w:rPr>
        <w:t xml:space="preserve">be an assembly which defines a specific model of transmission described in </w:t>
      </w:r>
      <w:r w:rsidR="00EF28E6" w:rsidRPr="001C220C">
        <w:rPr>
          <w:lang w:val="en-US"/>
        </w:rPr>
        <w:t>a</w:t>
      </w:r>
      <w:r w:rsidR="00341FFB" w:rsidRPr="001C220C">
        <w:rPr>
          <w:lang w:val="en-US"/>
        </w:rPr>
        <w:t xml:space="preserve"> </w:t>
      </w:r>
      <w:r w:rsidR="00447D93">
        <w:rPr>
          <w:i/>
          <w:lang w:val="en-US"/>
        </w:rPr>
        <w:t>m</w:t>
      </w:r>
      <w:r w:rsidR="00341FFB" w:rsidRPr="001C220C">
        <w:rPr>
          <w:i/>
          <w:lang w:val="en-US"/>
        </w:rPr>
        <w:t xml:space="preserve">aterial </w:t>
      </w:r>
      <w:r w:rsidR="00447D93">
        <w:rPr>
          <w:i/>
          <w:lang w:val="en-US"/>
        </w:rPr>
        <w:t>d</w:t>
      </w:r>
      <w:r w:rsidR="00341FFB" w:rsidRPr="001C220C">
        <w:rPr>
          <w:i/>
          <w:lang w:val="en-US"/>
        </w:rPr>
        <w:t xml:space="preserve">efinition </w:t>
      </w:r>
      <w:r w:rsidR="005D1E73">
        <w:rPr>
          <w:i/>
          <w:lang w:val="en-US"/>
        </w:rPr>
        <w:t>a</w:t>
      </w:r>
      <w:r w:rsidR="00341FFB" w:rsidRPr="001C220C">
        <w:rPr>
          <w:i/>
          <w:lang w:val="en-US"/>
        </w:rPr>
        <w:t>ssembly</w:t>
      </w:r>
      <w:r w:rsidR="00341FFB" w:rsidRPr="001C220C">
        <w:rPr>
          <w:lang w:val="en-US"/>
        </w:rPr>
        <w:t xml:space="preserve">, and there </w:t>
      </w:r>
      <w:r w:rsidR="00DE2E9A">
        <w:rPr>
          <w:lang w:val="en-US"/>
        </w:rPr>
        <w:t xml:space="preserve">can </w:t>
      </w:r>
      <w:r w:rsidR="00341FFB" w:rsidRPr="001C220C">
        <w:rPr>
          <w:lang w:val="en-US"/>
        </w:rPr>
        <w:t xml:space="preserve">be an assembly that defines a specific transmission described in a </w:t>
      </w:r>
      <w:r w:rsidR="00447D93">
        <w:rPr>
          <w:i/>
          <w:lang w:val="en-US"/>
        </w:rPr>
        <w:t>m</w:t>
      </w:r>
      <w:r w:rsidR="00341FFB" w:rsidRPr="001C220C">
        <w:rPr>
          <w:i/>
          <w:lang w:val="en-US"/>
        </w:rPr>
        <w:t xml:space="preserve">aterial </w:t>
      </w:r>
      <w:r w:rsidR="00447D93">
        <w:rPr>
          <w:i/>
          <w:lang w:val="en-US"/>
        </w:rPr>
        <w:t>a</w:t>
      </w:r>
      <w:r w:rsidR="00341FFB" w:rsidRPr="001C220C">
        <w:rPr>
          <w:i/>
          <w:lang w:val="en-US"/>
        </w:rPr>
        <w:t>ssembly</w:t>
      </w:r>
      <w:r w:rsidR="00341FFB" w:rsidRPr="001C220C">
        <w:rPr>
          <w:lang w:val="en-US"/>
        </w:rPr>
        <w:t xml:space="preserve">. </w:t>
      </w:r>
    </w:p>
    <w:p w14:paraId="6DC384B4" w14:textId="77777777" w:rsidR="008B4A6F" w:rsidRDefault="0029062D" w:rsidP="00696D70">
      <w:pPr>
        <w:pStyle w:val="Note"/>
        <w:ind w:left="0" w:firstLine="0"/>
        <w:rPr>
          <w:ins w:id="6986" w:author="Dennis Brandl" w:date="2015-12-06T17:00:00Z"/>
          <w:lang w:val="en-US"/>
        </w:rPr>
      </w:pPr>
      <w:r w:rsidRPr="001C220C">
        <w:rPr>
          <w:lang w:val="en-US"/>
        </w:rPr>
        <w:t>EXAMPLE</w:t>
      </w:r>
      <w:r w:rsidR="00341FFB" w:rsidRPr="001C220C">
        <w:rPr>
          <w:lang w:val="en-US"/>
        </w:rPr>
        <w:t xml:space="preserve"> </w:t>
      </w:r>
      <w:smartTag w:uri="urn:schemas-microsoft-com:office:smarttags" w:element="chmetcnv">
        <w:smartTagPr>
          <w:attr w:name="UnitName" w:val="a"/>
          <w:attr w:name="SourceValue" w:val="3"/>
          <w:attr w:name="HasSpace" w:val="False"/>
          <w:attr w:name="Negative" w:val="False"/>
          <w:attr w:name="NumberType" w:val="1"/>
          <w:attr w:name="TCSC" w:val="0"/>
        </w:smartTagPr>
        <w:r w:rsidR="00341FFB" w:rsidRPr="001C220C">
          <w:rPr>
            <w:lang w:val="en-US"/>
          </w:rPr>
          <w:t>3</w:t>
        </w:r>
        <w:r w:rsidR="008B4A6F" w:rsidRPr="001C220C">
          <w:rPr>
            <w:lang w:val="en-US"/>
          </w:rPr>
          <w:tab/>
        </w:r>
      </w:smartTag>
      <w:r w:rsidR="008B4A6F" w:rsidRPr="001C220C">
        <w:rPr>
          <w:lang w:val="en-US"/>
        </w:rPr>
        <w:t xml:space="preserve">A “batch kit” is an assembly that contains a collection of different materials that would be used in the production of a batch, for example a batch kit for a soup </w:t>
      </w:r>
      <w:r w:rsidR="00DE2E9A">
        <w:rPr>
          <w:lang w:val="en-US"/>
        </w:rPr>
        <w:t xml:space="preserve">can </w:t>
      </w:r>
      <w:r w:rsidR="008B4A6F" w:rsidRPr="001C220C">
        <w:rPr>
          <w:lang w:val="en-US"/>
        </w:rPr>
        <w:t>contain the seasonings that are used in production of a single batch</w:t>
      </w:r>
      <w:r w:rsidR="008558A5">
        <w:rPr>
          <w:lang w:val="en-US"/>
        </w:rPr>
        <w:t xml:space="preserve">. </w:t>
      </w:r>
      <w:r w:rsidR="00EF28E6" w:rsidRPr="001C220C">
        <w:rPr>
          <w:lang w:val="en-US"/>
        </w:rPr>
        <w:t xml:space="preserve">There </w:t>
      </w:r>
      <w:r w:rsidR="00DE2E9A">
        <w:rPr>
          <w:lang w:val="en-US"/>
        </w:rPr>
        <w:t xml:space="preserve">can </w:t>
      </w:r>
      <w:r w:rsidR="00EF28E6" w:rsidRPr="001C220C">
        <w:rPr>
          <w:lang w:val="en-US"/>
        </w:rPr>
        <w:t xml:space="preserve">be an assembly which defines the class of materials used in a batch kit described in a </w:t>
      </w:r>
      <w:r w:rsidR="00447D93">
        <w:rPr>
          <w:i/>
          <w:lang w:val="en-US"/>
        </w:rPr>
        <w:t>m</w:t>
      </w:r>
      <w:r w:rsidR="00EF28E6" w:rsidRPr="001C220C">
        <w:rPr>
          <w:i/>
          <w:lang w:val="en-US"/>
        </w:rPr>
        <w:t xml:space="preserve">aterial </w:t>
      </w:r>
      <w:r w:rsidR="00447D93">
        <w:rPr>
          <w:i/>
          <w:lang w:val="en-US"/>
        </w:rPr>
        <w:t>c</w:t>
      </w:r>
      <w:r w:rsidR="00EF28E6" w:rsidRPr="001C220C">
        <w:rPr>
          <w:i/>
          <w:lang w:val="en-US"/>
        </w:rPr>
        <w:t xml:space="preserve">lass </w:t>
      </w:r>
      <w:r w:rsidR="00447D93">
        <w:rPr>
          <w:i/>
          <w:lang w:val="en-US"/>
        </w:rPr>
        <w:t>a</w:t>
      </w:r>
      <w:r w:rsidR="00EF28E6" w:rsidRPr="001C220C">
        <w:rPr>
          <w:i/>
          <w:lang w:val="en-US"/>
        </w:rPr>
        <w:t>ssembly</w:t>
      </w:r>
      <w:r w:rsidR="00EF28E6" w:rsidRPr="001C220C">
        <w:rPr>
          <w:lang w:val="en-US"/>
        </w:rPr>
        <w:t xml:space="preserve">, and there </w:t>
      </w:r>
      <w:r w:rsidR="00DE2E9A">
        <w:rPr>
          <w:lang w:val="en-US"/>
        </w:rPr>
        <w:t xml:space="preserve">can </w:t>
      </w:r>
      <w:r w:rsidR="00EF28E6" w:rsidRPr="001C220C">
        <w:rPr>
          <w:lang w:val="en-US"/>
        </w:rPr>
        <w:t xml:space="preserve">be a batch specific assembly which defines specific </w:t>
      </w:r>
      <w:r w:rsidR="00EF28E6" w:rsidRPr="00447D93">
        <w:rPr>
          <w:i/>
          <w:lang w:val="en-US"/>
        </w:rPr>
        <w:t>material lots</w:t>
      </w:r>
      <w:r w:rsidR="00EF28E6" w:rsidRPr="001C220C">
        <w:rPr>
          <w:lang w:val="en-US"/>
        </w:rPr>
        <w:t xml:space="preserve"> or </w:t>
      </w:r>
      <w:r w:rsidR="00447D93" w:rsidRPr="00447D93">
        <w:rPr>
          <w:i/>
          <w:lang w:val="en-US"/>
        </w:rPr>
        <w:t xml:space="preserve">material </w:t>
      </w:r>
      <w:r w:rsidR="00EF28E6" w:rsidRPr="00447D93">
        <w:rPr>
          <w:i/>
          <w:lang w:val="en-US"/>
        </w:rPr>
        <w:t>sublots</w:t>
      </w:r>
      <w:r w:rsidR="00EF28E6" w:rsidRPr="001C220C">
        <w:rPr>
          <w:lang w:val="en-US"/>
        </w:rPr>
        <w:t xml:space="preserve"> described in a </w:t>
      </w:r>
      <w:r w:rsidR="00447D93">
        <w:rPr>
          <w:i/>
          <w:lang w:val="en-US"/>
        </w:rPr>
        <w:t>m</w:t>
      </w:r>
      <w:r w:rsidR="00EF28E6" w:rsidRPr="001C220C">
        <w:rPr>
          <w:i/>
          <w:lang w:val="en-US"/>
        </w:rPr>
        <w:t xml:space="preserve">aterial </w:t>
      </w:r>
      <w:r w:rsidR="00447D93">
        <w:rPr>
          <w:i/>
          <w:lang w:val="en-US"/>
        </w:rPr>
        <w:t>a</w:t>
      </w:r>
      <w:r w:rsidR="00EF28E6" w:rsidRPr="001C220C">
        <w:rPr>
          <w:i/>
          <w:lang w:val="en-US"/>
        </w:rPr>
        <w:t>ssembly</w:t>
      </w:r>
      <w:r w:rsidR="00EF28E6" w:rsidRPr="001C220C">
        <w:rPr>
          <w:lang w:val="en-US"/>
        </w:rPr>
        <w:t xml:space="preserve">. </w:t>
      </w:r>
    </w:p>
    <w:p w14:paraId="00C6D46C" w14:textId="77777777" w:rsidR="002F7849" w:rsidRPr="002F7849" w:rsidRDefault="002F7849" w:rsidP="002F7849">
      <w:pPr>
        <w:pStyle w:val="NOTE0"/>
        <w:rPr>
          <w:ins w:id="6987" w:author="Dennis Brandl" w:date="2015-12-06T17:00:00Z"/>
          <w:lang w:val="en-US"/>
        </w:rPr>
      </w:pPr>
      <w:ins w:id="6988" w:author="Dennis Brandl" w:date="2015-12-06T17:00:00Z">
        <w:r w:rsidRPr="002F7849">
          <w:rPr>
            <w:lang w:val="en-US"/>
          </w:rPr>
          <w:t>EXAMPLE 4</w:t>
        </w:r>
      </w:ins>
      <w:ins w:id="6989" w:author="Dennis Brandl" w:date="2015-12-06T17:01:00Z">
        <w:r>
          <w:rPr>
            <w:lang w:val="en-US"/>
          </w:rPr>
          <w:tab/>
        </w:r>
      </w:ins>
      <w:ins w:id="6990" w:author="Dennis Brandl" w:date="2015-12-06T17:00:00Z">
        <w:r w:rsidRPr="002F7849">
          <w:rPr>
            <w:lang w:val="en-US"/>
          </w:rPr>
          <w:t xml:space="preserve">Where production creates a </w:t>
        </w:r>
        <w:r w:rsidRPr="00447D93">
          <w:rPr>
            <w:i/>
            <w:lang w:val="en-US"/>
          </w:rPr>
          <w:t>material lot</w:t>
        </w:r>
        <w:r w:rsidRPr="002F7849">
          <w:rPr>
            <w:lang w:val="en-US"/>
          </w:rPr>
          <w:t xml:space="preserve"> that is an assembly of two other </w:t>
        </w:r>
        <w:r w:rsidRPr="00447D93">
          <w:rPr>
            <w:i/>
            <w:lang w:val="en-US"/>
          </w:rPr>
          <w:t>material lots</w:t>
        </w:r>
        <w:r w:rsidRPr="002F7849">
          <w:rPr>
            <w:lang w:val="en-US"/>
          </w:rPr>
          <w:t xml:space="preserve">, the </w:t>
        </w:r>
        <w:r w:rsidRPr="00447D93">
          <w:rPr>
            <w:i/>
            <w:lang w:val="en-US"/>
          </w:rPr>
          <w:t>material actuals</w:t>
        </w:r>
        <w:r w:rsidRPr="002F7849">
          <w:rPr>
            <w:lang w:val="en-US"/>
          </w:rPr>
          <w:t xml:space="preserve"> for the produced </w:t>
        </w:r>
        <w:r w:rsidRPr="00447D93">
          <w:rPr>
            <w:i/>
            <w:lang w:val="en-US"/>
          </w:rPr>
          <w:t>material lot</w:t>
        </w:r>
        <w:r w:rsidRPr="002F7849">
          <w:rPr>
            <w:lang w:val="en-US"/>
          </w:rPr>
          <w:t xml:space="preserve"> are reported as an assembly of </w:t>
        </w:r>
        <w:r w:rsidRPr="00447D93">
          <w:rPr>
            <w:i/>
            <w:lang w:val="en-US"/>
          </w:rPr>
          <w:t>material lot</w:t>
        </w:r>
        <w:r w:rsidRPr="002F7849">
          <w:rPr>
            <w:lang w:val="en-US"/>
          </w:rPr>
          <w:t xml:space="preserve">s. The </w:t>
        </w:r>
        <w:r w:rsidRPr="00447D93">
          <w:rPr>
            <w:i/>
            <w:lang w:val="en-US"/>
          </w:rPr>
          <w:t>segment response</w:t>
        </w:r>
        <w:r w:rsidRPr="002F7849">
          <w:rPr>
            <w:lang w:val="en-US"/>
          </w:rPr>
          <w:t xml:space="preserve"> in the </w:t>
        </w:r>
        <w:r w:rsidRPr="00447D93">
          <w:rPr>
            <w:i/>
            <w:lang w:val="en-US"/>
          </w:rPr>
          <w:t>operations response</w:t>
        </w:r>
        <w:r w:rsidRPr="002F7849">
          <w:rPr>
            <w:lang w:val="en-US"/>
          </w:rPr>
          <w:t xml:space="preserve"> message contains three </w:t>
        </w:r>
        <w:r w:rsidRPr="00447D93">
          <w:rPr>
            <w:i/>
            <w:lang w:val="en-US"/>
          </w:rPr>
          <w:t>material actuals</w:t>
        </w:r>
        <w:r w:rsidRPr="002F7849">
          <w:rPr>
            <w:lang w:val="en-US"/>
          </w:rPr>
          <w:t>:</w:t>
        </w:r>
      </w:ins>
    </w:p>
    <w:p w14:paraId="683FEEE5" w14:textId="7C4294C5" w:rsidR="00366BFD" w:rsidRPr="00366BFD" w:rsidRDefault="002F7849" w:rsidP="00A70CDA">
      <w:pPr>
        <w:pStyle w:val="NOTE0"/>
        <w:numPr>
          <w:ilvl w:val="0"/>
          <w:numId w:val="93"/>
        </w:numPr>
        <w:ind w:left="360"/>
      </w:pPr>
      <w:r w:rsidRPr="00366BFD">
        <w:t xml:space="preserve">Produced </w:t>
      </w:r>
      <w:r w:rsidR="00447D93" w:rsidRPr="00366BFD">
        <w:t>m</w:t>
      </w:r>
      <w:r w:rsidRPr="00366BFD">
        <w:t xml:space="preserve">aterial </w:t>
      </w:r>
      <w:r w:rsidR="00447D93" w:rsidRPr="00366BFD">
        <w:t>l</w:t>
      </w:r>
      <w:r w:rsidRPr="00366BFD">
        <w:t xml:space="preserve">ot with quantity produced </w:t>
      </w:r>
    </w:p>
    <w:p w14:paraId="5213D0CB" w14:textId="31D82CD8" w:rsidR="008B4A6F" w:rsidRPr="00366BFD" w:rsidRDefault="002F7849" w:rsidP="00A70CDA">
      <w:pPr>
        <w:pStyle w:val="NOTE0"/>
        <w:numPr>
          <w:ilvl w:val="0"/>
          <w:numId w:val="93"/>
        </w:numPr>
        <w:ind w:left="360"/>
        <w:rPr>
          <w:sz w:val="18"/>
          <w:lang w:val="en-US"/>
        </w:rPr>
      </w:pPr>
      <w:r w:rsidRPr="00366BFD">
        <w:t xml:space="preserve">One each of the two </w:t>
      </w:r>
      <w:r w:rsidRPr="00FD3453">
        <w:rPr>
          <w:i/>
        </w:rPr>
        <w:t>material lots</w:t>
      </w:r>
      <w:r w:rsidRPr="00366BFD">
        <w:t xml:space="preserve"> consumed with quantity consumed from each lot</w:t>
      </w:r>
    </w:p>
    <w:p w14:paraId="5D3DE039" w14:textId="77777777" w:rsidR="008B4A6F" w:rsidRPr="001C220C" w:rsidRDefault="00D81887" w:rsidP="008B4A6F">
      <w:pPr>
        <w:jc w:val="center"/>
        <w:rPr>
          <w:lang w:val="en-US"/>
        </w:rPr>
      </w:pPr>
      <w:r w:rsidRPr="001C220C">
        <w:rPr>
          <w:noProof/>
          <w:lang w:val="en-US" w:eastAsia="en-US"/>
        </w:rPr>
        <w:drawing>
          <wp:inline distT="0" distB="0" distL="0" distR="0" wp14:anchorId="36405759" wp14:editId="2D128943">
            <wp:extent cx="3906772" cy="3359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907169" cy="3359491"/>
                    </a:xfrm>
                    <a:prstGeom prst="rect">
                      <a:avLst/>
                    </a:prstGeom>
                    <a:noFill/>
                    <a:ln>
                      <a:noFill/>
                    </a:ln>
                  </pic:spPr>
                </pic:pic>
              </a:graphicData>
            </a:graphic>
          </wp:inline>
        </w:drawing>
      </w:r>
    </w:p>
    <w:p w14:paraId="29CFDACD" w14:textId="4EDDC13D" w:rsidR="009E6331" w:rsidRPr="001C220C" w:rsidRDefault="009E6331" w:rsidP="0040730A">
      <w:pPr>
        <w:pStyle w:val="FIGURE-title"/>
        <w:rPr>
          <w:sz w:val="18"/>
          <w:lang w:val="en-US"/>
        </w:rPr>
      </w:pPr>
      <w:bookmarkStart w:id="6991" w:name="_Ref162264433"/>
      <w:bookmarkStart w:id="6992" w:name="_Toc237687657"/>
      <w:bookmarkStart w:id="6993" w:name="_Toc306620200"/>
      <w:bookmarkStart w:id="6994" w:name="_Toc320178065"/>
      <w:bookmarkStart w:id="6995" w:name="_Toc478492562"/>
      <w:r w:rsidRPr="001C220C">
        <w:rPr>
          <w:lang w:val="en-US"/>
        </w:rPr>
        <w:t xml:space="preserve">Figure </w:t>
      </w:r>
      <w:r w:rsidRPr="001C220C">
        <w:rPr>
          <w:lang w:val="en-US"/>
        </w:rPr>
        <w:fldChar w:fldCharType="begin"/>
      </w:r>
      <w:r w:rsidRPr="001C220C">
        <w:rPr>
          <w:lang w:val="en-US"/>
        </w:rPr>
        <w:instrText xml:space="preserve"> SEQ Figure \* ARABIC </w:instrText>
      </w:r>
      <w:r w:rsidRPr="001C220C">
        <w:rPr>
          <w:lang w:val="en-US"/>
        </w:rPr>
        <w:fldChar w:fldCharType="separate"/>
      </w:r>
      <w:r w:rsidR="00FF7694">
        <w:rPr>
          <w:noProof/>
          <w:lang w:val="en-US"/>
        </w:rPr>
        <w:t>13</w:t>
      </w:r>
      <w:r w:rsidRPr="001C220C">
        <w:rPr>
          <w:lang w:val="en-US"/>
        </w:rPr>
        <w:fldChar w:fldCharType="end"/>
      </w:r>
      <w:bookmarkEnd w:id="6991"/>
      <w:r w:rsidRPr="001C220C">
        <w:rPr>
          <w:lang w:val="en-US"/>
        </w:rPr>
        <w:t xml:space="preserve"> </w:t>
      </w:r>
      <w:r w:rsidR="0040730A">
        <w:rPr>
          <w:lang w:val="en-US"/>
        </w:rPr>
        <w:t>–</w:t>
      </w:r>
      <w:r w:rsidRPr="001C220C">
        <w:rPr>
          <w:lang w:val="en-US"/>
        </w:rPr>
        <w:t xml:space="preserve"> Example of a material with an assembly</w:t>
      </w:r>
      <w:bookmarkEnd w:id="6992"/>
      <w:bookmarkEnd w:id="6993"/>
      <w:bookmarkEnd w:id="6994"/>
      <w:bookmarkEnd w:id="6995"/>
    </w:p>
    <w:p w14:paraId="2609BA20" w14:textId="77777777" w:rsidR="009A0FC3" w:rsidRPr="001C220C" w:rsidRDefault="00DD078A" w:rsidP="009E6331">
      <w:pPr>
        <w:pStyle w:val="Heading2"/>
        <w:rPr>
          <w:lang w:val="en-US"/>
        </w:rPr>
      </w:pPr>
      <w:bookmarkStart w:id="6996" w:name="_Toc306620081"/>
      <w:bookmarkStart w:id="6997" w:name="_Toc320176931"/>
      <w:bookmarkStart w:id="6998" w:name="_Toc478492223"/>
      <w:bookmarkStart w:id="6999" w:name="_Toc516130349"/>
      <w:r w:rsidRPr="001C220C">
        <w:rPr>
          <w:lang w:val="en-US"/>
        </w:rPr>
        <w:t>Process</w:t>
      </w:r>
      <w:r w:rsidR="006A5B9A" w:rsidRPr="001C220C">
        <w:rPr>
          <w:lang w:val="en-US"/>
        </w:rPr>
        <w:t xml:space="preserve"> segment</w:t>
      </w:r>
      <w:r w:rsidR="002B3EEA" w:rsidRPr="001C220C">
        <w:rPr>
          <w:lang w:val="en-US"/>
        </w:rPr>
        <w:t xml:space="preserve"> information</w:t>
      </w:r>
      <w:bookmarkEnd w:id="6996"/>
      <w:bookmarkEnd w:id="6997"/>
      <w:bookmarkEnd w:id="6998"/>
    </w:p>
    <w:p w14:paraId="5E361452" w14:textId="77777777" w:rsidR="00F663EA" w:rsidRPr="001C220C" w:rsidRDefault="00DD078A" w:rsidP="003E1075">
      <w:pPr>
        <w:pStyle w:val="Heading3"/>
      </w:pPr>
      <w:bookmarkStart w:id="7000" w:name="_Toc320176932"/>
      <w:r w:rsidRPr="001C220C">
        <w:t>Process</w:t>
      </w:r>
      <w:r w:rsidR="006A5B9A" w:rsidRPr="001C220C">
        <w:t xml:space="preserve"> segment</w:t>
      </w:r>
      <w:r w:rsidR="00F663EA" w:rsidRPr="001C220C">
        <w:t xml:space="preserve"> </w:t>
      </w:r>
      <w:r w:rsidR="00B30BFA" w:rsidRPr="001C220C">
        <w:t>m</w:t>
      </w:r>
      <w:r w:rsidR="00F663EA" w:rsidRPr="001C220C">
        <w:t>odel</w:t>
      </w:r>
      <w:bookmarkEnd w:id="7000"/>
    </w:p>
    <w:p w14:paraId="5BB67E8E" w14:textId="77777777" w:rsidR="009E6331" w:rsidRPr="001C220C" w:rsidRDefault="00DD078A" w:rsidP="0040730A">
      <w:pPr>
        <w:pStyle w:val="PARAGRAPH"/>
        <w:rPr>
          <w:lang w:val="en-US"/>
        </w:rPr>
      </w:pPr>
      <w:r w:rsidRPr="00D85861">
        <w:rPr>
          <w:i/>
          <w:lang w:val="en-US"/>
        </w:rPr>
        <w:t>Process</w:t>
      </w:r>
      <w:r w:rsidR="006A5B9A" w:rsidRPr="00D85861">
        <w:rPr>
          <w:i/>
          <w:lang w:val="en-US"/>
        </w:rPr>
        <w:t xml:space="preserve"> segment</w:t>
      </w:r>
      <w:r w:rsidR="009E6331" w:rsidRPr="00D85861">
        <w:rPr>
          <w:i/>
          <w:lang w:val="en-US"/>
        </w:rPr>
        <w:t>s</w:t>
      </w:r>
      <w:r w:rsidR="009E6331" w:rsidRPr="001C220C">
        <w:rPr>
          <w:lang w:val="en-US"/>
        </w:rPr>
        <w:t xml:space="preserve"> are the smallest elements of manufacturing activities that are visible to </w:t>
      </w:r>
      <w:r w:rsidR="006A765E" w:rsidRPr="001C220C">
        <w:rPr>
          <w:lang w:val="en-US"/>
        </w:rPr>
        <w:t xml:space="preserve">business </w:t>
      </w:r>
      <w:r w:rsidR="009E6331" w:rsidRPr="001C220C">
        <w:rPr>
          <w:lang w:val="en-US"/>
        </w:rPr>
        <w:t>processes</w:t>
      </w:r>
      <w:r w:rsidR="008558A5">
        <w:rPr>
          <w:lang w:val="en-US"/>
        </w:rPr>
        <w:t xml:space="preserve">. </w:t>
      </w:r>
      <w:r w:rsidR="009E6331" w:rsidRPr="001C220C">
        <w:rPr>
          <w:lang w:val="en-US"/>
        </w:rPr>
        <w:t xml:space="preserve">The </w:t>
      </w:r>
      <w:r w:rsidR="00BF69FC" w:rsidRPr="00D85861">
        <w:rPr>
          <w:lang w:val="en-US"/>
        </w:rPr>
        <w:t>process segment</w:t>
      </w:r>
      <w:r w:rsidR="009E6331" w:rsidRPr="001C220C">
        <w:rPr>
          <w:lang w:val="en-US"/>
        </w:rPr>
        <w:t xml:space="preserve"> model is a hierarchical model, in which multiple levels of abstraction of manufacturing processes may be defined because there </w:t>
      </w:r>
      <w:r w:rsidR="00DE2E9A">
        <w:rPr>
          <w:lang w:val="en-US"/>
        </w:rPr>
        <w:t xml:space="preserve">can </w:t>
      </w:r>
      <w:r w:rsidR="009E6331" w:rsidRPr="001C220C">
        <w:rPr>
          <w:lang w:val="en-US"/>
        </w:rPr>
        <w:t xml:space="preserve">be multiple business processes requiring </w:t>
      </w:r>
      <w:r w:rsidR="00B30BFA" w:rsidRPr="001C220C">
        <w:rPr>
          <w:lang w:val="en-US"/>
        </w:rPr>
        <w:t xml:space="preserve">visibility </w:t>
      </w:r>
      <w:r w:rsidR="009E6331" w:rsidRPr="001C220C">
        <w:rPr>
          <w:lang w:val="en-US"/>
        </w:rPr>
        <w:t xml:space="preserve">to manufacturing activities. </w:t>
      </w:r>
    </w:p>
    <w:p w14:paraId="0321F597" w14:textId="77777777" w:rsidR="006A765E" w:rsidRPr="001C220C" w:rsidRDefault="0040730A" w:rsidP="006A765E">
      <w:pPr>
        <w:pStyle w:val="NOTE0"/>
        <w:rPr>
          <w:lang w:val="en-US"/>
        </w:rPr>
      </w:pPr>
      <w:r>
        <w:rPr>
          <w:lang w:val="en-US"/>
        </w:rPr>
        <w:t>NOTE</w:t>
      </w:r>
      <w:r>
        <w:rPr>
          <w:lang w:val="en-US"/>
        </w:rPr>
        <w:t> </w:t>
      </w:r>
      <w:r w:rsidR="00823DCC" w:rsidRPr="001C220C">
        <w:rPr>
          <w:lang w:val="en-US"/>
        </w:rPr>
        <w:t>The</w:t>
      </w:r>
      <w:r w:rsidR="00B30BFA" w:rsidRPr="001C220C">
        <w:rPr>
          <w:lang w:val="en-US"/>
        </w:rPr>
        <w:t xml:space="preserve"> term</w:t>
      </w:r>
      <w:r w:rsidR="00823DCC" w:rsidRPr="001C220C">
        <w:rPr>
          <w:lang w:val="en-US"/>
        </w:rPr>
        <w:t xml:space="preserve"> </w:t>
      </w:r>
      <w:r w:rsidR="00823DCC" w:rsidRPr="001C220C">
        <w:rPr>
          <w:i/>
          <w:lang w:val="en-US"/>
        </w:rPr>
        <w:t>business process segment</w:t>
      </w:r>
      <w:r w:rsidR="00823DCC" w:rsidRPr="001C220C">
        <w:rPr>
          <w:lang w:val="en-US"/>
        </w:rPr>
        <w:t xml:space="preserve"> is a synonym </w:t>
      </w:r>
      <w:r w:rsidR="008B754E" w:rsidRPr="001C220C">
        <w:rPr>
          <w:lang w:val="en-US"/>
        </w:rPr>
        <w:t xml:space="preserve">for </w:t>
      </w:r>
      <w:r w:rsidR="008B754E" w:rsidRPr="008B754E">
        <w:rPr>
          <w:i/>
          <w:lang w:val="en-US"/>
        </w:rPr>
        <w:t>process</w:t>
      </w:r>
      <w:r w:rsidR="00823DCC" w:rsidRPr="001C220C">
        <w:rPr>
          <w:i/>
          <w:lang w:val="en-US"/>
        </w:rPr>
        <w:t xml:space="preserve"> segment</w:t>
      </w:r>
      <w:r w:rsidR="00823DCC" w:rsidRPr="001C220C">
        <w:rPr>
          <w:lang w:val="en-US"/>
        </w:rPr>
        <w:t xml:space="preserve"> and is used to reflect the business </w:t>
      </w:r>
      <w:r w:rsidR="00B30BFA" w:rsidRPr="001C220C">
        <w:rPr>
          <w:lang w:val="en-US"/>
        </w:rPr>
        <w:t xml:space="preserve">process aspect </w:t>
      </w:r>
      <w:r w:rsidR="00823DCC" w:rsidRPr="001C220C">
        <w:rPr>
          <w:lang w:val="en-US"/>
        </w:rPr>
        <w:t xml:space="preserve">of the </w:t>
      </w:r>
      <w:r w:rsidR="00823DCC" w:rsidRPr="003357D0">
        <w:rPr>
          <w:i/>
          <w:lang w:val="en-US"/>
        </w:rPr>
        <w:t>process segment</w:t>
      </w:r>
      <w:r w:rsidR="006A765E" w:rsidRPr="003357D0">
        <w:rPr>
          <w:i/>
          <w:lang w:val="en-US"/>
        </w:rPr>
        <w:t>.</w:t>
      </w:r>
      <w:r w:rsidR="006A765E" w:rsidRPr="001C220C">
        <w:rPr>
          <w:lang w:val="en-US"/>
        </w:rPr>
        <w:t xml:space="preserve"> </w:t>
      </w:r>
    </w:p>
    <w:p w14:paraId="48D759D4" w14:textId="77777777" w:rsidR="009E6331" w:rsidRPr="001C220C" w:rsidRDefault="00BF69FC" w:rsidP="0040730A">
      <w:pPr>
        <w:pStyle w:val="PARAGRAPH"/>
        <w:rPr>
          <w:lang w:val="en-US"/>
        </w:rPr>
      </w:pPr>
      <w:r w:rsidRPr="00D85861">
        <w:rPr>
          <w:i/>
          <w:lang w:val="en-US"/>
        </w:rPr>
        <w:t>Process</w:t>
      </w:r>
      <w:r w:rsidR="006A5B9A" w:rsidRPr="00D85861">
        <w:rPr>
          <w:i/>
          <w:lang w:val="en-US"/>
        </w:rPr>
        <w:t xml:space="preserve"> segment</w:t>
      </w:r>
      <w:r w:rsidR="009E6331" w:rsidRPr="00D85861">
        <w:rPr>
          <w:i/>
          <w:lang w:val="en-US"/>
        </w:rPr>
        <w:t>s</w:t>
      </w:r>
      <w:r w:rsidR="009E6331" w:rsidRPr="001C220C">
        <w:rPr>
          <w:lang w:val="en-US"/>
        </w:rPr>
        <w:t xml:space="preserve"> are also logical grouping of personnel resources, equipment resources, </w:t>
      </w:r>
      <w:r w:rsidR="00C17398">
        <w:rPr>
          <w:lang w:val="en-US"/>
        </w:rPr>
        <w:t xml:space="preserve">physical asset resource </w:t>
      </w:r>
      <w:r w:rsidR="009E6331" w:rsidRPr="001C220C">
        <w:rPr>
          <w:lang w:val="en-US"/>
        </w:rPr>
        <w:t xml:space="preserve">and material required to </w:t>
      </w:r>
      <w:r w:rsidR="009B528E">
        <w:rPr>
          <w:lang w:val="en-US"/>
        </w:rPr>
        <w:t>perform</w:t>
      </w:r>
      <w:r w:rsidR="009E6331" w:rsidRPr="001C220C">
        <w:rPr>
          <w:lang w:val="en-US"/>
        </w:rPr>
        <w:t xml:space="preserve"> a manufacturing operations step</w:t>
      </w:r>
      <w:r w:rsidR="008558A5">
        <w:rPr>
          <w:lang w:val="en-US"/>
        </w:rPr>
        <w:t xml:space="preserve">. </w:t>
      </w:r>
      <w:r w:rsidR="009E6331" w:rsidRPr="001C220C">
        <w:rPr>
          <w:lang w:val="en-US"/>
        </w:rPr>
        <w:t xml:space="preserve">A </w:t>
      </w:r>
      <w:r w:rsidRPr="00D85861">
        <w:rPr>
          <w:i/>
          <w:lang w:val="en-US"/>
        </w:rPr>
        <w:t>process segment</w:t>
      </w:r>
      <w:r w:rsidR="009E6331" w:rsidRPr="001C220C">
        <w:rPr>
          <w:lang w:val="en-US"/>
        </w:rPr>
        <w:t xml:space="preserve"> defines the needed classes of </w:t>
      </w:r>
      <w:r w:rsidR="009E6331" w:rsidRPr="005D1E73">
        <w:rPr>
          <w:i/>
          <w:lang w:val="en-US"/>
        </w:rPr>
        <w:t xml:space="preserve">personnel, equipment, </w:t>
      </w:r>
      <w:r w:rsidR="00C17398" w:rsidRPr="005D1E73">
        <w:rPr>
          <w:i/>
          <w:lang w:val="en-US"/>
        </w:rPr>
        <w:t>physical assets</w:t>
      </w:r>
      <w:r w:rsidR="00C17398">
        <w:rPr>
          <w:lang w:val="en-US"/>
        </w:rPr>
        <w:t xml:space="preserve">, </w:t>
      </w:r>
      <w:r w:rsidR="009E6331" w:rsidRPr="001C220C">
        <w:rPr>
          <w:lang w:val="en-US"/>
        </w:rPr>
        <w:t xml:space="preserve">and </w:t>
      </w:r>
      <w:r w:rsidR="009E6331" w:rsidRPr="005D1E73">
        <w:rPr>
          <w:i/>
          <w:lang w:val="en-US"/>
        </w:rPr>
        <w:t>material</w:t>
      </w:r>
      <w:r w:rsidR="009E6331" w:rsidRPr="001C220C">
        <w:rPr>
          <w:lang w:val="en-US"/>
        </w:rPr>
        <w:t xml:space="preserve">, and/or it may define specific resources, such as specific equipment needed. A </w:t>
      </w:r>
      <w:r w:rsidRPr="003357D0">
        <w:rPr>
          <w:i/>
          <w:lang w:val="en-US"/>
        </w:rPr>
        <w:t>process segment</w:t>
      </w:r>
      <w:r w:rsidR="009E6331" w:rsidRPr="001C220C">
        <w:rPr>
          <w:lang w:val="en-US"/>
        </w:rPr>
        <w:t xml:space="preserve"> may define the quantity of the resource needed</w:t>
      </w:r>
      <w:r w:rsidR="008558A5">
        <w:rPr>
          <w:lang w:val="en-US"/>
        </w:rPr>
        <w:t xml:space="preserve">. </w:t>
      </w:r>
    </w:p>
    <w:p w14:paraId="2CD2360E" w14:textId="58D6ACC9" w:rsidR="00F663EA" w:rsidRPr="001C220C" w:rsidDel="00640552" w:rsidRDefault="009E6331" w:rsidP="00936BA9">
      <w:pPr>
        <w:pStyle w:val="FIGURE"/>
        <w:rPr>
          <w:del w:id="7001" w:author="Charles Gifford" w:date="2017-03-15T20:11:00Z"/>
          <w:lang w:val="en-US"/>
        </w:rPr>
      </w:pPr>
      <w:r w:rsidRPr="001C220C">
        <w:rPr>
          <w:lang w:val="en-US"/>
        </w:rPr>
        <w:t xml:space="preserve">The manufacturing operations step may be a production operations step, inventory operations step, maintenance operations step, and quality operations step. </w:t>
      </w:r>
      <w:r w:rsidR="0040730A">
        <w:rPr>
          <w:lang w:val="en-US"/>
        </w:rPr>
        <w:fldChar w:fldCharType="begin"/>
      </w:r>
      <w:r w:rsidR="0040730A">
        <w:rPr>
          <w:lang w:val="en-US"/>
        </w:rPr>
        <w:instrText xml:space="preserve"> REF _Ref161719932 \h </w:instrText>
      </w:r>
      <w:r w:rsidR="0040730A">
        <w:rPr>
          <w:lang w:val="en-US"/>
        </w:rPr>
      </w:r>
      <w:r w:rsidR="0040730A">
        <w:rPr>
          <w:lang w:val="en-US"/>
        </w:rPr>
        <w:fldChar w:fldCharType="separate"/>
      </w:r>
      <w:r w:rsidR="0084517E" w:rsidRPr="001C220C">
        <w:rPr>
          <w:lang w:val="en-US"/>
        </w:rPr>
        <w:t xml:space="preserve">Figure </w:t>
      </w:r>
      <w:r w:rsidR="0084517E">
        <w:rPr>
          <w:noProof/>
          <w:lang w:val="en-US"/>
        </w:rPr>
        <w:t>14</w:t>
      </w:r>
      <w:r w:rsidR="0040730A">
        <w:rPr>
          <w:lang w:val="en-US"/>
        </w:rPr>
        <w:fldChar w:fldCharType="end"/>
      </w:r>
      <w:r w:rsidR="00F663EA" w:rsidRPr="001C220C">
        <w:rPr>
          <w:lang w:val="en-US"/>
        </w:rPr>
        <w:t xml:space="preserve"> is the </w:t>
      </w:r>
      <w:r w:rsidR="00BF69FC" w:rsidRPr="003357D0">
        <w:rPr>
          <w:i/>
          <w:lang w:val="en-US"/>
        </w:rPr>
        <w:t>process segment</w:t>
      </w:r>
      <w:r w:rsidR="00F663EA" w:rsidRPr="001C220C">
        <w:rPr>
          <w:lang w:val="en-US"/>
        </w:rPr>
        <w:t xml:space="preserve"> model.</w:t>
      </w:r>
      <w:r w:rsidR="0041278B">
        <w:rPr>
          <w:lang w:val="en-US"/>
        </w:rPr>
        <w:t xml:space="preserve"> </w:t>
      </w:r>
      <w:r w:rsidR="0084517E">
        <w:rPr>
          <w:lang w:val="en-US"/>
        </w:rPr>
        <w:fldChar w:fldCharType="begin"/>
      </w:r>
      <w:r w:rsidR="0084517E">
        <w:rPr>
          <w:lang w:val="en-US"/>
        </w:rPr>
        <w:instrText xml:space="preserve"> REF _Ref477957952 \h </w:instrText>
      </w:r>
      <w:r w:rsidR="0084517E">
        <w:rPr>
          <w:lang w:val="en-US"/>
        </w:rPr>
      </w:r>
      <w:r w:rsidR="0084517E">
        <w:rPr>
          <w:lang w:val="en-US"/>
        </w:rPr>
        <w:fldChar w:fldCharType="separate"/>
      </w:r>
      <w:r w:rsidR="0084517E">
        <w:t xml:space="preserve">Table </w:t>
      </w:r>
      <w:r w:rsidR="0084517E">
        <w:rPr>
          <w:noProof/>
        </w:rPr>
        <w:t>71</w:t>
      </w:r>
      <w:r w:rsidR="0084517E">
        <w:rPr>
          <w:lang w:val="en-US"/>
        </w:rPr>
        <w:fldChar w:fldCharType="end"/>
      </w:r>
      <w:r w:rsidR="0084517E">
        <w:rPr>
          <w:lang w:val="en-US"/>
        </w:rPr>
        <w:t xml:space="preserve"> </w:t>
      </w:r>
      <w:r w:rsidR="0041278B" w:rsidRPr="0041278B">
        <w:rPr>
          <w:lang w:val="en-US"/>
        </w:rPr>
        <w:t xml:space="preserve">lists the relationships of the objects in the </w:t>
      </w:r>
      <w:r w:rsidR="0041278B">
        <w:rPr>
          <w:lang w:val="en-US"/>
        </w:rPr>
        <w:t>process segment</w:t>
      </w:r>
      <w:r w:rsidR="0041278B" w:rsidRPr="0041278B">
        <w:rPr>
          <w:lang w:val="en-US"/>
        </w:rPr>
        <w:t xml:space="preserve"> model.</w:t>
      </w:r>
    </w:p>
    <w:p w14:paraId="177092BA" w14:textId="34B29509" w:rsidR="00F663EA" w:rsidRDefault="00D81887" w:rsidP="00936BA9">
      <w:pPr>
        <w:pStyle w:val="FIGURE"/>
        <w:rPr>
          <w:ins w:id="7002" w:author="Charles Gifford" w:date="2017-03-15T19:49:00Z"/>
          <w:lang w:val="en-US"/>
        </w:rPr>
      </w:pPr>
      <w:del w:id="7003" w:author="Charles Gifford" w:date="2017-03-15T19:49:00Z">
        <w:r w:rsidRPr="000B39AE" w:rsidDel="00680006">
          <w:rPr>
            <w:noProof/>
            <w:lang w:val="en-US" w:eastAsia="en-US"/>
          </w:rPr>
          <w:drawing>
            <wp:inline distT="0" distB="0" distL="0" distR="0" wp14:anchorId="573FB69F" wp14:editId="5A6D5C20">
              <wp:extent cx="5575300" cy="367695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6304" cy="3677620"/>
                      </a:xfrm>
                      <a:prstGeom prst="rect">
                        <a:avLst/>
                      </a:prstGeom>
                      <a:noFill/>
                      <a:ln>
                        <a:noFill/>
                      </a:ln>
                    </pic:spPr>
                  </pic:pic>
                </a:graphicData>
              </a:graphic>
            </wp:inline>
          </w:drawing>
        </w:r>
      </w:del>
    </w:p>
    <w:p w14:paraId="420C5528" w14:textId="61896CA2" w:rsidR="00680006" w:rsidDel="00841972" w:rsidRDefault="003F7078" w:rsidP="00936BA9">
      <w:pPr>
        <w:pStyle w:val="FIGURE"/>
        <w:rPr>
          <w:del w:id="7004" w:author="Charles Gifford" w:date="2017-03-19T13:44:00Z"/>
          <w:lang w:val="en-US"/>
        </w:rPr>
      </w:pPr>
      <w:ins w:id="7005" w:author="Charles Gifford" w:date="2017-03-22T15:08:00Z">
        <w:r>
          <w:rPr>
            <w:b/>
            <w:bCs/>
            <w:noProof/>
            <w:lang w:val="en-US" w:eastAsia="en-US"/>
          </w:rPr>
          <w:drawing>
            <wp:inline distT="0" distB="0" distL="0" distR="0" wp14:anchorId="5D0671B2" wp14:editId="0D2254E9">
              <wp:extent cx="5911850" cy="5096807"/>
              <wp:effectExtent l="0" t="0" r="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12754" cy="5097586"/>
                      </a:xfrm>
                      <a:prstGeom prst="rect">
                        <a:avLst/>
                      </a:prstGeom>
                      <a:noFill/>
                    </pic:spPr>
                  </pic:pic>
                </a:graphicData>
              </a:graphic>
            </wp:inline>
          </w:drawing>
        </w:r>
      </w:ins>
    </w:p>
    <w:p w14:paraId="4FD016D5" w14:textId="43E75FBC" w:rsidR="00703702" w:rsidRDefault="00F663EA" w:rsidP="0040730A">
      <w:pPr>
        <w:pStyle w:val="FIGURE-title"/>
        <w:rPr>
          <w:ins w:id="7006" w:author="Charles Gifford" w:date="2017-03-20T00:43:00Z"/>
          <w:lang w:val="en-US"/>
        </w:rPr>
      </w:pPr>
      <w:bookmarkStart w:id="7007" w:name="_Ref161719932"/>
      <w:bookmarkStart w:id="7008" w:name="_Toc157224386"/>
      <w:bookmarkStart w:id="7009" w:name="_Toc237687658"/>
      <w:bookmarkStart w:id="7010" w:name="_Toc306620201"/>
      <w:bookmarkStart w:id="7011" w:name="_Toc320178066"/>
      <w:bookmarkStart w:id="7012" w:name="_Toc478492563"/>
      <w:r w:rsidRPr="001C220C">
        <w:rPr>
          <w:lang w:val="en-US"/>
        </w:rPr>
        <w:t xml:space="preserve">Figure </w:t>
      </w:r>
      <w:r w:rsidRPr="001C220C">
        <w:rPr>
          <w:lang w:val="en-US"/>
        </w:rPr>
        <w:fldChar w:fldCharType="begin"/>
      </w:r>
      <w:r w:rsidRPr="001C220C">
        <w:rPr>
          <w:lang w:val="en-US"/>
        </w:rPr>
        <w:instrText xml:space="preserve"> SEQ Figure \* ARABIC </w:instrText>
      </w:r>
      <w:r w:rsidRPr="001C220C">
        <w:rPr>
          <w:lang w:val="en-US"/>
        </w:rPr>
        <w:fldChar w:fldCharType="separate"/>
      </w:r>
      <w:r w:rsidR="0084517E">
        <w:rPr>
          <w:noProof/>
          <w:lang w:val="en-US"/>
        </w:rPr>
        <w:t>14</w:t>
      </w:r>
      <w:r w:rsidRPr="001C220C">
        <w:rPr>
          <w:lang w:val="en-US"/>
        </w:rPr>
        <w:fldChar w:fldCharType="end"/>
      </w:r>
      <w:bookmarkEnd w:id="7007"/>
      <w:r w:rsidRPr="001C220C">
        <w:rPr>
          <w:lang w:val="en-US"/>
        </w:rPr>
        <w:t xml:space="preserve"> </w:t>
      </w:r>
      <w:r w:rsidR="0040730A">
        <w:rPr>
          <w:lang w:val="en-US"/>
        </w:rPr>
        <w:t>–</w:t>
      </w:r>
      <w:r w:rsidRPr="001C220C">
        <w:rPr>
          <w:lang w:val="en-US"/>
        </w:rPr>
        <w:t xml:space="preserve"> </w:t>
      </w:r>
      <w:r w:rsidR="00BF69FC" w:rsidRPr="001C220C">
        <w:rPr>
          <w:lang w:val="en-US"/>
        </w:rPr>
        <w:t>Process segment</w:t>
      </w:r>
      <w:r w:rsidRPr="001C220C">
        <w:rPr>
          <w:lang w:val="en-US"/>
        </w:rPr>
        <w:t xml:space="preserve"> model</w:t>
      </w:r>
      <w:bookmarkEnd w:id="7008"/>
      <w:bookmarkEnd w:id="7009"/>
      <w:bookmarkEnd w:id="7010"/>
      <w:bookmarkEnd w:id="7011"/>
      <w:bookmarkEnd w:id="7012"/>
      <w:ins w:id="7013" w:author="Charles Gifford" w:date="2017-03-19T14:38:00Z">
        <w:r w:rsidR="0041278B">
          <w:rPr>
            <w:lang w:val="en-US"/>
          </w:rPr>
          <w:t xml:space="preserve"> </w:t>
        </w:r>
      </w:ins>
    </w:p>
    <w:p w14:paraId="54B9A2AA" w14:textId="68AB177E" w:rsidR="00F663EA" w:rsidRDefault="0084517E" w:rsidP="00E05180">
      <w:pPr>
        <w:pStyle w:val="TABLE-title"/>
        <w:rPr>
          <w:ins w:id="7014" w:author="Charles Gifford" w:date="2017-03-19T14:28:00Z"/>
          <w:lang w:val="en-US"/>
        </w:rPr>
      </w:pPr>
      <w:bookmarkStart w:id="7015" w:name="_Ref477957952"/>
      <w:bookmarkStart w:id="7016" w:name="_Toc478492372"/>
      <w:ins w:id="7017" w:author="Charles Gifford" w:date="2017-03-22T14:56:00Z">
        <w:r>
          <w:t xml:space="preserve">Table </w:t>
        </w:r>
        <w:r>
          <w:fldChar w:fldCharType="begin"/>
        </w:r>
        <w:r>
          <w:instrText xml:space="preserve"> SEQ Table \* ARABIC </w:instrText>
        </w:r>
      </w:ins>
      <w:r>
        <w:fldChar w:fldCharType="separate"/>
      </w:r>
      <w:ins w:id="7018" w:author="Charles Gifford" w:date="2017-03-22T14:56:00Z">
        <w:r>
          <w:rPr>
            <w:noProof/>
          </w:rPr>
          <w:t>71</w:t>
        </w:r>
        <w:r>
          <w:fldChar w:fldCharType="end"/>
        </w:r>
        <w:bookmarkEnd w:id="7015"/>
        <w:r>
          <w:t xml:space="preserve"> </w:t>
        </w:r>
      </w:ins>
      <w:ins w:id="7019" w:author="Charles Gifford" w:date="2017-03-20T00:43:00Z">
        <w:r w:rsidR="00703702">
          <w:rPr>
            <w:lang w:val="en-US"/>
          </w:rPr>
          <w:t>–</w:t>
        </w:r>
        <w:r w:rsidR="00703702" w:rsidRPr="001C220C">
          <w:rPr>
            <w:lang w:val="en-US"/>
          </w:rPr>
          <w:t xml:space="preserve"> Process segment model</w:t>
        </w:r>
        <w:r w:rsidR="00703702">
          <w:rPr>
            <w:lang w:val="en-US"/>
          </w:rPr>
          <w:t xml:space="preserve"> </w:t>
        </w:r>
      </w:ins>
      <w:ins w:id="7020" w:author="Charles Gifford" w:date="2017-03-19T14:38:00Z">
        <w:r w:rsidR="0041278B">
          <w:rPr>
            <w:lang w:val="en-US"/>
          </w:rPr>
          <w:t>relationships</w:t>
        </w:r>
      </w:ins>
      <w:bookmarkEnd w:id="7016"/>
    </w:p>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322"/>
        <w:gridCol w:w="2328"/>
        <w:gridCol w:w="2059"/>
        <w:gridCol w:w="2507"/>
      </w:tblGrid>
      <w:tr w:rsidR="00B13543" w:rsidRPr="000265B9" w14:paraId="6E16B777" w14:textId="77777777" w:rsidTr="00386ED8">
        <w:trPr>
          <w:trHeight w:val="98"/>
          <w:tblHeader/>
          <w:ins w:id="7021" w:author="Charles Gifford" w:date="2017-03-19T14:29:00Z"/>
        </w:trPr>
        <w:tc>
          <w:tcPr>
            <w:tcW w:w="2335" w:type="dxa"/>
            <w:shd w:val="clear" w:color="auto" w:fill="auto"/>
          </w:tcPr>
          <w:p w14:paraId="294433FA" w14:textId="77777777" w:rsidR="00B13543" w:rsidRPr="000265B9" w:rsidRDefault="00B13543" w:rsidP="00B13543">
            <w:pPr>
              <w:pStyle w:val="TABLE-col-heading"/>
              <w:rPr>
                <w:ins w:id="7022" w:author="Charles Gifford" w:date="2017-03-19T14:29:00Z"/>
              </w:rPr>
            </w:pPr>
            <w:ins w:id="7023" w:author="Charles Gifford" w:date="2017-03-19T14:29:00Z">
              <w:r w:rsidRPr="000265B9">
                <w:t>From</w:t>
              </w:r>
            </w:ins>
          </w:p>
        </w:tc>
        <w:tc>
          <w:tcPr>
            <w:tcW w:w="2340" w:type="dxa"/>
            <w:shd w:val="clear" w:color="auto" w:fill="auto"/>
          </w:tcPr>
          <w:p w14:paraId="388AD6C3" w14:textId="77777777" w:rsidR="00B13543" w:rsidRPr="000265B9" w:rsidRDefault="00B13543" w:rsidP="00B13543">
            <w:pPr>
              <w:pStyle w:val="TABLE-col-heading"/>
              <w:rPr>
                <w:ins w:id="7024" w:author="Charles Gifford" w:date="2017-03-19T14:29:00Z"/>
              </w:rPr>
            </w:pPr>
            <w:ins w:id="7025" w:author="Charles Gifford" w:date="2017-03-19T14:29:00Z">
              <w:r w:rsidRPr="000265B9">
                <w:t>To</w:t>
              </w:r>
            </w:ins>
          </w:p>
        </w:tc>
        <w:tc>
          <w:tcPr>
            <w:tcW w:w="2070" w:type="dxa"/>
            <w:shd w:val="clear" w:color="auto" w:fill="auto"/>
          </w:tcPr>
          <w:p w14:paraId="415DC19E" w14:textId="77777777" w:rsidR="00B13543" w:rsidRPr="000265B9" w:rsidRDefault="00B13543" w:rsidP="00B13543">
            <w:pPr>
              <w:pStyle w:val="TABLE-col-heading"/>
              <w:rPr>
                <w:ins w:id="7026" w:author="Charles Gifford" w:date="2017-03-19T14:29:00Z"/>
              </w:rPr>
            </w:pPr>
            <w:ins w:id="7027" w:author="Charles Gifford" w:date="2017-03-19T14:29:00Z">
              <w:r w:rsidRPr="000265B9">
                <w:t>Type</w:t>
              </w:r>
            </w:ins>
          </w:p>
        </w:tc>
        <w:tc>
          <w:tcPr>
            <w:tcW w:w="2520" w:type="dxa"/>
            <w:shd w:val="clear" w:color="auto" w:fill="auto"/>
          </w:tcPr>
          <w:p w14:paraId="44D9AEE1" w14:textId="77777777" w:rsidR="00B13543" w:rsidRPr="000265B9" w:rsidRDefault="00B13543" w:rsidP="00B13543">
            <w:pPr>
              <w:pStyle w:val="TABLE-col-heading"/>
              <w:rPr>
                <w:ins w:id="7028" w:author="Charles Gifford" w:date="2017-03-19T14:29:00Z"/>
              </w:rPr>
            </w:pPr>
            <w:ins w:id="7029" w:author="Charles Gifford" w:date="2017-03-19T14:29:00Z">
              <w:r w:rsidRPr="000265B9">
                <w:t>Relationship Name</w:t>
              </w:r>
            </w:ins>
          </w:p>
        </w:tc>
      </w:tr>
      <w:tr w:rsidR="00B13543" w:rsidRPr="008F275A" w14:paraId="614BF261" w14:textId="77777777" w:rsidTr="00386ED8">
        <w:trPr>
          <w:trHeight w:val="176"/>
          <w:ins w:id="7030" w:author="Charles Gifford" w:date="2017-03-19T14:29:00Z"/>
        </w:trPr>
        <w:tc>
          <w:tcPr>
            <w:tcW w:w="2335" w:type="dxa"/>
            <w:shd w:val="clear" w:color="auto" w:fill="auto"/>
          </w:tcPr>
          <w:p w14:paraId="7889463D" w14:textId="77777777" w:rsidR="00B13543" w:rsidRPr="008F275A" w:rsidRDefault="00B13543" w:rsidP="00B13543">
            <w:pPr>
              <w:pStyle w:val="TABLE-cell"/>
              <w:rPr>
                <w:ins w:id="7031" w:author="Charles Gifford" w:date="2017-03-19T14:29:00Z"/>
              </w:rPr>
            </w:pPr>
            <w:ins w:id="7032" w:author="Charles Gifford" w:date="2017-03-19T14:29:00Z">
              <w:r w:rsidRPr="008F275A">
                <w:t xml:space="preserve">Process segment </w:t>
              </w:r>
            </w:ins>
          </w:p>
        </w:tc>
        <w:tc>
          <w:tcPr>
            <w:tcW w:w="2340" w:type="dxa"/>
            <w:shd w:val="clear" w:color="auto" w:fill="auto"/>
          </w:tcPr>
          <w:p w14:paraId="455895A9" w14:textId="77777777" w:rsidR="00B13543" w:rsidRPr="008F275A" w:rsidRDefault="00B13543" w:rsidP="00B13543">
            <w:pPr>
              <w:pStyle w:val="TABLE-cell"/>
              <w:rPr>
                <w:ins w:id="7033" w:author="Charles Gifford" w:date="2017-03-19T14:29:00Z"/>
              </w:rPr>
            </w:pPr>
            <w:ins w:id="7034" w:author="Charles Gifford" w:date="2017-03-19T14:29:00Z">
              <w:r w:rsidRPr="008F275A">
                <w:t>Process segment</w:t>
              </w:r>
            </w:ins>
          </w:p>
        </w:tc>
        <w:tc>
          <w:tcPr>
            <w:tcW w:w="2070" w:type="dxa"/>
            <w:shd w:val="clear" w:color="auto" w:fill="auto"/>
          </w:tcPr>
          <w:p w14:paraId="727245D7" w14:textId="77777777" w:rsidR="00B13543" w:rsidRPr="008F275A" w:rsidRDefault="00B13543" w:rsidP="00B13543">
            <w:pPr>
              <w:pStyle w:val="TABLE-cell"/>
              <w:rPr>
                <w:ins w:id="7035" w:author="Charles Gifford" w:date="2017-03-19T14:29:00Z"/>
              </w:rPr>
            </w:pPr>
            <w:ins w:id="7036" w:author="Charles Gifford" w:date="2017-03-19T14:29:00Z">
              <w:r w:rsidRPr="008F275A">
                <w:t>Aggregation hierarchy</w:t>
              </w:r>
            </w:ins>
          </w:p>
        </w:tc>
        <w:tc>
          <w:tcPr>
            <w:tcW w:w="2520" w:type="dxa"/>
            <w:shd w:val="clear" w:color="auto" w:fill="auto"/>
          </w:tcPr>
          <w:p w14:paraId="24EE33F5" w14:textId="77777777" w:rsidR="00B13543" w:rsidRPr="008F275A" w:rsidRDefault="00B13543" w:rsidP="00B13543">
            <w:pPr>
              <w:pStyle w:val="TABLE-cell"/>
              <w:rPr>
                <w:ins w:id="7037" w:author="Charles Gifford" w:date="2017-03-19T14:29:00Z"/>
              </w:rPr>
            </w:pPr>
            <w:ins w:id="7038" w:author="Charles Gifford" w:date="2017-03-19T14:29:00Z">
              <w:r>
                <w:t>Is made up</w:t>
              </w:r>
              <w:r w:rsidRPr="008F275A">
                <w:t xml:space="preserve"> of &gt;</w:t>
              </w:r>
            </w:ins>
          </w:p>
        </w:tc>
      </w:tr>
      <w:tr w:rsidR="00B13543" w:rsidRPr="008F275A" w14:paraId="7765FAC0" w14:textId="77777777" w:rsidTr="00386ED8">
        <w:trPr>
          <w:trHeight w:val="176"/>
          <w:ins w:id="7039" w:author="Charles Gifford" w:date="2017-03-19T14:29:00Z"/>
        </w:trPr>
        <w:tc>
          <w:tcPr>
            <w:tcW w:w="2335" w:type="dxa"/>
            <w:shd w:val="clear" w:color="auto" w:fill="auto"/>
          </w:tcPr>
          <w:p w14:paraId="399E4BCE" w14:textId="77777777" w:rsidR="00B13543" w:rsidRPr="008F275A" w:rsidRDefault="00B13543" w:rsidP="00B13543">
            <w:pPr>
              <w:pStyle w:val="TABLE-cell"/>
              <w:rPr>
                <w:ins w:id="7040" w:author="Charles Gifford" w:date="2017-03-19T14:29:00Z"/>
              </w:rPr>
            </w:pPr>
            <w:ins w:id="7041" w:author="Charles Gifford" w:date="2017-03-19T14:29:00Z">
              <w:r w:rsidRPr="008F275A">
                <w:t xml:space="preserve">Process segment </w:t>
              </w:r>
            </w:ins>
          </w:p>
        </w:tc>
        <w:tc>
          <w:tcPr>
            <w:tcW w:w="2340" w:type="dxa"/>
            <w:shd w:val="clear" w:color="auto" w:fill="auto"/>
          </w:tcPr>
          <w:p w14:paraId="08CEEC24" w14:textId="77777777" w:rsidR="00B13543" w:rsidRPr="008F275A" w:rsidRDefault="00B13543" w:rsidP="00B13543">
            <w:pPr>
              <w:pStyle w:val="TABLE-cell"/>
              <w:rPr>
                <w:ins w:id="7042" w:author="Charles Gifford" w:date="2017-03-19T14:29:00Z"/>
              </w:rPr>
            </w:pPr>
            <w:ins w:id="7043" w:author="Charles Gifford" w:date="2017-03-19T14:29:00Z">
              <w:r w:rsidRPr="008F275A">
                <w:t>Process segment</w:t>
              </w:r>
            </w:ins>
          </w:p>
        </w:tc>
        <w:tc>
          <w:tcPr>
            <w:tcW w:w="2070" w:type="dxa"/>
            <w:shd w:val="clear" w:color="auto" w:fill="auto"/>
          </w:tcPr>
          <w:p w14:paraId="0545CD71" w14:textId="77777777" w:rsidR="00B13543" w:rsidRPr="008F275A" w:rsidRDefault="00B13543" w:rsidP="00B13543">
            <w:pPr>
              <w:pStyle w:val="TABLE-cell"/>
              <w:rPr>
                <w:ins w:id="7044" w:author="Charles Gifford" w:date="2017-03-19T14:29:00Z"/>
              </w:rPr>
            </w:pPr>
            <w:ins w:id="7045" w:author="Charles Gifford" w:date="2017-03-19T14:29:00Z">
              <w:r>
                <w:t>Association</w:t>
              </w:r>
            </w:ins>
          </w:p>
        </w:tc>
        <w:tc>
          <w:tcPr>
            <w:tcW w:w="2520" w:type="dxa"/>
            <w:shd w:val="clear" w:color="auto" w:fill="auto"/>
          </w:tcPr>
          <w:p w14:paraId="61E7098B" w14:textId="77777777" w:rsidR="00B13543" w:rsidRDefault="00B13543" w:rsidP="00B13543">
            <w:pPr>
              <w:pStyle w:val="TABLE-cell"/>
              <w:rPr>
                <w:ins w:id="7046" w:author="Charles Gifford" w:date="2017-03-19T14:29:00Z"/>
              </w:rPr>
            </w:pPr>
            <w:ins w:id="7047" w:author="Charles Gifford" w:date="2017-03-19T14:29:00Z">
              <w:r>
                <w:t xml:space="preserve">Is a specialization </w:t>
              </w:r>
              <w:r w:rsidRPr="008F275A">
                <w:t>of &gt;</w:t>
              </w:r>
            </w:ins>
          </w:p>
        </w:tc>
      </w:tr>
      <w:tr w:rsidR="00B13543" w:rsidRPr="008F275A" w14:paraId="02BD9391" w14:textId="77777777" w:rsidTr="00386ED8">
        <w:trPr>
          <w:trHeight w:val="176"/>
          <w:ins w:id="7048" w:author="Charles Gifford" w:date="2017-03-19T14:29:00Z"/>
        </w:trPr>
        <w:tc>
          <w:tcPr>
            <w:tcW w:w="2335" w:type="dxa"/>
            <w:shd w:val="clear" w:color="auto" w:fill="auto"/>
          </w:tcPr>
          <w:p w14:paraId="1E518F1D" w14:textId="77777777" w:rsidR="00B13543" w:rsidRPr="008F275A" w:rsidRDefault="00B13543" w:rsidP="00B13543">
            <w:pPr>
              <w:pStyle w:val="TABLE-cell"/>
              <w:rPr>
                <w:ins w:id="7049" w:author="Charles Gifford" w:date="2017-03-19T14:29:00Z"/>
              </w:rPr>
            </w:pPr>
            <w:ins w:id="7050" w:author="Charles Gifford" w:date="2017-03-19T14:29:00Z">
              <w:r>
                <w:t>Process segment</w:t>
              </w:r>
            </w:ins>
          </w:p>
        </w:tc>
        <w:tc>
          <w:tcPr>
            <w:tcW w:w="2340" w:type="dxa"/>
            <w:shd w:val="clear" w:color="auto" w:fill="auto"/>
          </w:tcPr>
          <w:p w14:paraId="39EC0CA6" w14:textId="77777777" w:rsidR="00B13543" w:rsidRPr="008F275A" w:rsidRDefault="00B13543" w:rsidP="00B13543">
            <w:pPr>
              <w:pStyle w:val="TABLE-cell"/>
              <w:rPr>
                <w:ins w:id="7051" w:author="Charles Gifford" w:date="2017-03-19T14:29:00Z"/>
              </w:rPr>
            </w:pPr>
            <w:ins w:id="7052" w:author="Charles Gifford" w:date="2017-03-19T14:29:00Z">
              <w:r>
                <w:t>Work master</w:t>
              </w:r>
            </w:ins>
          </w:p>
        </w:tc>
        <w:tc>
          <w:tcPr>
            <w:tcW w:w="2070" w:type="dxa"/>
            <w:shd w:val="clear" w:color="auto" w:fill="auto"/>
          </w:tcPr>
          <w:p w14:paraId="2FAE103A" w14:textId="77777777" w:rsidR="00B13543" w:rsidRDefault="00B13543" w:rsidP="00B13543">
            <w:pPr>
              <w:pStyle w:val="TABLE-cell"/>
              <w:rPr>
                <w:ins w:id="7053" w:author="Charles Gifford" w:date="2017-03-19T14:29:00Z"/>
              </w:rPr>
            </w:pPr>
            <w:ins w:id="7054" w:author="Charles Gifford" w:date="2017-03-19T14:29:00Z">
              <w:r>
                <w:t>Association</w:t>
              </w:r>
            </w:ins>
          </w:p>
        </w:tc>
        <w:tc>
          <w:tcPr>
            <w:tcW w:w="2520" w:type="dxa"/>
            <w:shd w:val="clear" w:color="auto" w:fill="auto"/>
          </w:tcPr>
          <w:p w14:paraId="43B14555" w14:textId="77777777" w:rsidR="00B13543" w:rsidRDefault="00B13543" w:rsidP="00B13543">
            <w:pPr>
              <w:pStyle w:val="TABLE-cell"/>
              <w:rPr>
                <w:ins w:id="7055" w:author="Charles Gifford" w:date="2017-03-19T14:29:00Z"/>
              </w:rPr>
            </w:pPr>
            <w:ins w:id="7056" w:author="Charles Gifford" w:date="2017-03-19T14:29:00Z">
              <w:r>
                <w:t>Corresponds to &gt;</w:t>
              </w:r>
            </w:ins>
          </w:p>
        </w:tc>
      </w:tr>
      <w:tr w:rsidR="00B13543" w:rsidRPr="008F275A" w14:paraId="10280907" w14:textId="77777777" w:rsidTr="00386ED8">
        <w:trPr>
          <w:trHeight w:val="176"/>
          <w:ins w:id="7057" w:author="Charles Gifford" w:date="2017-03-19T14:29:00Z"/>
        </w:trPr>
        <w:tc>
          <w:tcPr>
            <w:tcW w:w="2335" w:type="dxa"/>
            <w:shd w:val="clear" w:color="auto" w:fill="auto"/>
          </w:tcPr>
          <w:p w14:paraId="3DD2D24E" w14:textId="77777777" w:rsidR="00B13543" w:rsidRPr="008F275A" w:rsidRDefault="00B13543" w:rsidP="00B13543">
            <w:pPr>
              <w:pStyle w:val="TABLE-cell"/>
              <w:rPr>
                <w:ins w:id="7058" w:author="Charles Gifford" w:date="2017-03-19T14:29:00Z"/>
              </w:rPr>
            </w:pPr>
            <w:ins w:id="7059" w:author="Charles Gifford" w:date="2017-03-19T14:29:00Z">
              <w:r w:rsidRPr="008F275A">
                <w:t>Process segment</w:t>
              </w:r>
            </w:ins>
          </w:p>
        </w:tc>
        <w:tc>
          <w:tcPr>
            <w:tcW w:w="2340" w:type="dxa"/>
            <w:shd w:val="clear" w:color="auto" w:fill="auto"/>
          </w:tcPr>
          <w:p w14:paraId="5BDACFC1" w14:textId="77777777" w:rsidR="00B13543" w:rsidRPr="008F275A" w:rsidRDefault="00B13543" w:rsidP="00B13543">
            <w:pPr>
              <w:pStyle w:val="TABLE-cell"/>
              <w:rPr>
                <w:ins w:id="7060" w:author="Charles Gifford" w:date="2017-03-19T14:29:00Z"/>
              </w:rPr>
            </w:pPr>
            <w:ins w:id="7061" w:author="Charles Gifford" w:date="2017-03-19T14:29:00Z">
              <w:r>
                <w:t>S</w:t>
              </w:r>
              <w:r w:rsidRPr="008F275A">
                <w:t>egment dependency</w:t>
              </w:r>
            </w:ins>
          </w:p>
        </w:tc>
        <w:tc>
          <w:tcPr>
            <w:tcW w:w="2070" w:type="dxa"/>
            <w:shd w:val="clear" w:color="auto" w:fill="auto"/>
          </w:tcPr>
          <w:p w14:paraId="746112A6" w14:textId="77777777" w:rsidR="00B13543" w:rsidRPr="008F275A" w:rsidRDefault="00B13543" w:rsidP="00B13543">
            <w:pPr>
              <w:pStyle w:val="TABLE-cell"/>
              <w:rPr>
                <w:ins w:id="7062" w:author="Charles Gifford" w:date="2017-03-19T14:29:00Z"/>
              </w:rPr>
            </w:pPr>
            <w:ins w:id="7063" w:author="Charles Gifford" w:date="2017-03-19T14:29:00Z">
              <w:r w:rsidRPr="008F275A">
                <w:t>Aggregation class hierarchy</w:t>
              </w:r>
            </w:ins>
          </w:p>
        </w:tc>
        <w:tc>
          <w:tcPr>
            <w:tcW w:w="2520" w:type="dxa"/>
            <w:shd w:val="clear" w:color="auto" w:fill="auto"/>
          </w:tcPr>
          <w:p w14:paraId="4B156DF4" w14:textId="77777777" w:rsidR="00B13543" w:rsidRPr="008F275A" w:rsidRDefault="00B13543" w:rsidP="00B13543">
            <w:pPr>
              <w:pStyle w:val="TABLE-cell"/>
              <w:rPr>
                <w:ins w:id="7064" w:author="Charles Gifford" w:date="2017-03-19T14:29:00Z"/>
              </w:rPr>
            </w:pPr>
            <w:ins w:id="7065" w:author="Charles Gifford" w:date="2017-03-19T14:29:00Z">
              <w:r w:rsidRPr="008F275A">
                <w:t>Has an execution dependency on &gt;</w:t>
              </w:r>
            </w:ins>
          </w:p>
        </w:tc>
      </w:tr>
      <w:tr w:rsidR="00B13543" w:rsidRPr="008F275A" w14:paraId="296822B8" w14:textId="77777777" w:rsidTr="00386ED8">
        <w:trPr>
          <w:trHeight w:val="176"/>
          <w:ins w:id="7066" w:author="Charles Gifford" w:date="2017-03-19T14:29:00Z"/>
        </w:trPr>
        <w:tc>
          <w:tcPr>
            <w:tcW w:w="2335" w:type="dxa"/>
            <w:shd w:val="clear" w:color="auto" w:fill="auto"/>
          </w:tcPr>
          <w:p w14:paraId="6AEF0DC8" w14:textId="77777777" w:rsidR="00B13543" w:rsidRPr="008F275A" w:rsidRDefault="00B13543" w:rsidP="00B13543">
            <w:pPr>
              <w:pStyle w:val="TABLE-cell"/>
              <w:rPr>
                <w:ins w:id="7067" w:author="Charles Gifford" w:date="2017-03-19T14:29:00Z"/>
              </w:rPr>
            </w:pPr>
            <w:ins w:id="7068" w:author="Charles Gifford" w:date="2017-03-19T14:29:00Z">
              <w:r w:rsidRPr="008F275A">
                <w:t>Process segment</w:t>
              </w:r>
            </w:ins>
          </w:p>
        </w:tc>
        <w:tc>
          <w:tcPr>
            <w:tcW w:w="2340" w:type="dxa"/>
            <w:shd w:val="clear" w:color="auto" w:fill="auto"/>
          </w:tcPr>
          <w:p w14:paraId="6FF0B35B" w14:textId="77777777" w:rsidR="00B13543" w:rsidRPr="008F275A" w:rsidRDefault="00B13543" w:rsidP="00B13543">
            <w:pPr>
              <w:pStyle w:val="TABLE-cell"/>
              <w:rPr>
                <w:ins w:id="7069" w:author="Charles Gifford" w:date="2017-03-19T14:29:00Z"/>
              </w:rPr>
            </w:pPr>
            <w:ins w:id="7070" w:author="Charles Gifford" w:date="2017-03-19T14:29:00Z">
              <w:r w:rsidRPr="008F275A">
                <w:t>Process segment</w:t>
              </w:r>
            </w:ins>
          </w:p>
        </w:tc>
        <w:tc>
          <w:tcPr>
            <w:tcW w:w="2070" w:type="dxa"/>
            <w:shd w:val="clear" w:color="auto" w:fill="auto"/>
          </w:tcPr>
          <w:p w14:paraId="001D9416" w14:textId="77777777" w:rsidR="00B13543" w:rsidRPr="008F275A" w:rsidRDefault="00B13543" w:rsidP="00B13543">
            <w:pPr>
              <w:pStyle w:val="TABLE-cell"/>
              <w:rPr>
                <w:ins w:id="7071" w:author="Charles Gifford" w:date="2017-03-19T14:29:00Z"/>
              </w:rPr>
            </w:pPr>
            <w:ins w:id="7072" w:author="Charles Gifford" w:date="2017-03-19T14:29:00Z">
              <w:r w:rsidRPr="008F275A">
                <w:t>Aggregation class hierarchy</w:t>
              </w:r>
            </w:ins>
          </w:p>
        </w:tc>
        <w:tc>
          <w:tcPr>
            <w:tcW w:w="2520" w:type="dxa"/>
            <w:shd w:val="clear" w:color="auto" w:fill="auto"/>
          </w:tcPr>
          <w:p w14:paraId="09C6C45F" w14:textId="77777777" w:rsidR="00B13543" w:rsidRPr="008F275A" w:rsidRDefault="00B13543" w:rsidP="00B13543">
            <w:pPr>
              <w:pStyle w:val="TABLE-cell"/>
              <w:rPr>
                <w:ins w:id="7073" w:author="Charles Gifford" w:date="2017-03-19T14:29:00Z"/>
              </w:rPr>
            </w:pPr>
            <w:ins w:id="7074" w:author="Charles Gifford" w:date="2017-03-19T14:29:00Z">
              <w:r w:rsidRPr="008F275A">
                <w:t>Has an execution dependency on &gt;</w:t>
              </w:r>
            </w:ins>
          </w:p>
        </w:tc>
      </w:tr>
      <w:tr w:rsidR="00B13543" w:rsidRPr="008F275A" w14:paraId="799426FB" w14:textId="77777777" w:rsidTr="00386ED8">
        <w:trPr>
          <w:trHeight w:val="176"/>
          <w:ins w:id="7075" w:author="Charles Gifford" w:date="2017-03-19T14:29:00Z"/>
        </w:trPr>
        <w:tc>
          <w:tcPr>
            <w:tcW w:w="2335" w:type="dxa"/>
            <w:shd w:val="clear" w:color="auto" w:fill="auto"/>
          </w:tcPr>
          <w:p w14:paraId="1B08A329" w14:textId="77777777" w:rsidR="00B13543" w:rsidRPr="008F275A" w:rsidRDefault="00B13543" w:rsidP="00B13543">
            <w:pPr>
              <w:pStyle w:val="TABLE-cell"/>
              <w:rPr>
                <w:ins w:id="7076" w:author="Charles Gifford" w:date="2017-03-19T14:29:00Z"/>
              </w:rPr>
            </w:pPr>
            <w:ins w:id="7077" w:author="Charles Gifford" w:date="2017-03-19T14:29:00Z">
              <w:r w:rsidRPr="008F275A">
                <w:t>Process segment</w:t>
              </w:r>
            </w:ins>
          </w:p>
        </w:tc>
        <w:tc>
          <w:tcPr>
            <w:tcW w:w="2340" w:type="dxa"/>
            <w:shd w:val="clear" w:color="auto" w:fill="auto"/>
          </w:tcPr>
          <w:p w14:paraId="35681A93" w14:textId="77777777" w:rsidR="00B13543" w:rsidRPr="008F275A" w:rsidRDefault="00B13543" w:rsidP="00B13543">
            <w:pPr>
              <w:pStyle w:val="TABLE-cell"/>
              <w:rPr>
                <w:ins w:id="7078" w:author="Charles Gifford" w:date="2017-03-19T14:29:00Z"/>
              </w:rPr>
            </w:pPr>
            <w:ins w:id="7079" w:author="Charles Gifford" w:date="2017-03-19T14:29:00Z">
              <w:r w:rsidRPr="008F275A">
                <w:t>Process segment parameter</w:t>
              </w:r>
            </w:ins>
          </w:p>
        </w:tc>
        <w:tc>
          <w:tcPr>
            <w:tcW w:w="2070" w:type="dxa"/>
            <w:shd w:val="clear" w:color="auto" w:fill="auto"/>
          </w:tcPr>
          <w:p w14:paraId="75D03DD9" w14:textId="77777777" w:rsidR="00B13543" w:rsidRPr="008F275A" w:rsidRDefault="00B13543" w:rsidP="00B13543">
            <w:pPr>
              <w:pStyle w:val="TABLE-cell"/>
              <w:rPr>
                <w:ins w:id="7080" w:author="Charles Gifford" w:date="2017-03-19T14:29:00Z"/>
              </w:rPr>
            </w:pPr>
            <w:ins w:id="7081" w:author="Charles Gifford" w:date="2017-03-19T14:29:00Z">
              <w:r w:rsidRPr="005A6C93">
                <w:rPr>
                  <w:szCs w:val="20"/>
                </w:rPr>
                <w:t>Composition whole</w:t>
              </w:r>
            </w:ins>
          </w:p>
        </w:tc>
        <w:tc>
          <w:tcPr>
            <w:tcW w:w="2520" w:type="dxa"/>
            <w:shd w:val="clear" w:color="auto" w:fill="auto"/>
          </w:tcPr>
          <w:p w14:paraId="50E19814" w14:textId="77777777" w:rsidR="00B13543" w:rsidRPr="008F275A" w:rsidRDefault="00B13543" w:rsidP="00B13543">
            <w:pPr>
              <w:pStyle w:val="TABLE-cell"/>
              <w:rPr>
                <w:ins w:id="7082" w:author="Charles Gifford" w:date="2017-03-19T14:29:00Z"/>
              </w:rPr>
            </w:pPr>
            <w:ins w:id="7083" w:author="Charles Gifford" w:date="2017-03-19T14:29:00Z">
              <w:r>
                <w:rPr>
                  <w:szCs w:val="20"/>
                </w:rPr>
                <w:t xml:space="preserve">Contains </w:t>
              </w:r>
              <w:r w:rsidRPr="00B41C7C">
                <w:rPr>
                  <w:szCs w:val="20"/>
                </w:rPr>
                <w:t>&gt;</w:t>
              </w:r>
            </w:ins>
          </w:p>
        </w:tc>
      </w:tr>
      <w:tr w:rsidR="00B13543" w:rsidRPr="008F275A" w14:paraId="3E969016" w14:textId="77777777" w:rsidTr="00386ED8">
        <w:trPr>
          <w:trHeight w:val="176"/>
          <w:ins w:id="7084" w:author="Charles Gifford" w:date="2017-03-19T14:29:00Z"/>
        </w:trPr>
        <w:tc>
          <w:tcPr>
            <w:tcW w:w="2335" w:type="dxa"/>
            <w:shd w:val="clear" w:color="auto" w:fill="auto"/>
          </w:tcPr>
          <w:p w14:paraId="43A864B8" w14:textId="77777777" w:rsidR="00B13543" w:rsidRPr="008F275A" w:rsidRDefault="00B13543" w:rsidP="00B13543">
            <w:pPr>
              <w:pStyle w:val="TABLE-cell"/>
              <w:rPr>
                <w:ins w:id="7085" w:author="Charles Gifford" w:date="2017-03-19T14:29:00Z"/>
              </w:rPr>
            </w:pPr>
            <w:ins w:id="7086" w:author="Charles Gifford" w:date="2017-03-19T14:29:00Z">
              <w:r w:rsidRPr="008F275A">
                <w:t>Process segment</w:t>
              </w:r>
            </w:ins>
          </w:p>
        </w:tc>
        <w:tc>
          <w:tcPr>
            <w:tcW w:w="2340" w:type="dxa"/>
          </w:tcPr>
          <w:p w14:paraId="2E2CB24C" w14:textId="77777777" w:rsidR="00B13543" w:rsidRPr="008F275A" w:rsidRDefault="00B13543" w:rsidP="00B13543">
            <w:pPr>
              <w:pStyle w:val="TABLE-cell"/>
              <w:rPr>
                <w:ins w:id="7087" w:author="Charles Gifford" w:date="2017-03-19T14:29:00Z"/>
              </w:rPr>
            </w:pPr>
            <w:ins w:id="7088" w:author="Charles Gifford" w:date="2017-03-19T14:29:00Z">
              <w:r w:rsidRPr="0030452A">
                <w:rPr>
                  <w:szCs w:val="20"/>
                </w:rPr>
                <w:t>Personnel segment specification</w:t>
              </w:r>
            </w:ins>
          </w:p>
        </w:tc>
        <w:tc>
          <w:tcPr>
            <w:tcW w:w="2070" w:type="dxa"/>
            <w:shd w:val="clear" w:color="auto" w:fill="auto"/>
          </w:tcPr>
          <w:p w14:paraId="03C0E415" w14:textId="77777777" w:rsidR="00B13543" w:rsidRPr="008F275A" w:rsidRDefault="00B13543" w:rsidP="00B13543">
            <w:pPr>
              <w:pStyle w:val="TABLE-cell"/>
              <w:rPr>
                <w:ins w:id="7089" w:author="Charles Gifford" w:date="2017-03-19T14:29:00Z"/>
              </w:rPr>
            </w:pPr>
            <w:ins w:id="7090" w:author="Charles Gifford" w:date="2017-03-19T14:29:00Z">
              <w:r w:rsidRPr="005A6C93">
                <w:rPr>
                  <w:szCs w:val="20"/>
                </w:rPr>
                <w:t>Composition whole</w:t>
              </w:r>
            </w:ins>
          </w:p>
        </w:tc>
        <w:tc>
          <w:tcPr>
            <w:tcW w:w="2520" w:type="dxa"/>
            <w:shd w:val="clear" w:color="auto" w:fill="auto"/>
          </w:tcPr>
          <w:p w14:paraId="19FA9E46" w14:textId="77777777" w:rsidR="00B13543" w:rsidRPr="008F275A" w:rsidRDefault="00B13543" w:rsidP="00B13543">
            <w:pPr>
              <w:pStyle w:val="TABLE-cell"/>
              <w:rPr>
                <w:ins w:id="7091" w:author="Charles Gifford" w:date="2017-03-19T14:29:00Z"/>
              </w:rPr>
            </w:pPr>
            <w:ins w:id="7092" w:author="Charles Gifford" w:date="2017-03-19T14:29:00Z">
              <w:r w:rsidRPr="009423FC">
                <w:rPr>
                  <w:szCs w:val="20"/>
                </w:rPr>
                <w:t>Contains &gt;</w:t>
              </w:r>
            </w:ins>
          </w:p>
        </w:tc>
      </w:tr>
      <w:tr w:rsidR="00B13543" w:rsidRPr="008F275A" w14:paraId="22EE414D" w14:textId="77777777" w:rsidTr="00386ED8">
        <w:trPr>
          <w:trHeight w:val="176"/>
          <w:ins w:id="7093" w:author="Charles Gifford" w:date="2017-03-19T14:29:00Z"/>
        </w:trPr>
        <w:tc>
          <w:tcPr>
            <w:tcW w:w="2335" w:type="dxa"/>
            <w:shd w:val="clear" w:color="auto" w:fill="auto"/>
          </w:tcPr>
          <w:p w14:paraId="31227FB9" w14:textId="77777777" w:rsidR="00B13543" w:rsidRPr="008F275A" w:rsidRDefault="00B13543" w:rsidP="00B13543">
            <w:pPr>
              <w:pStyle w:val="TABLE-cell"/>
              <w:rPr>
                <w:ins w:id="7094" w:author="Charles Gifford" w:date="2017-03-19T14:29:00Z"/>
              </w:rPr>
            </w:pPr>
            <w:ins w:id="7095" w:author="Charles Gifford" w:date="2017-03-19T14:29:00Z">
              <w:r w:rsidRPr="008F275A">
                <w:t>Process segment</w:t>
              </w:r>
            </w:ins>
          </w:p>
        </w:tc>
        <w:tc>
          <w:tcPr>
            <w:tcW w:w="2340" w:type="dxa"/>
          </w:tcPr>
          <w:p w14:paraId="138AACFC" w14:textId="77777777" w:rsidR="00B13543" w:rsidRPr="008F275A" w:rsidRDefault="00B13543" w:rsidP="00B13543">
            <w:pPr>
              <w:pStyle w:val="TABLE-cell"/>
              <w:rPr>
                <w:ins w:id="7096" w:author="Charles Gifford" w:date="2017-03-19T14:29:00Z"/>
              </w:rPr>
            </w:pPr>
            <w:ins w:id="7097" w:author="Charles Gifford" w:date="2017-03-19T14:29:00Z">
              <w:r w:rsidRPr="0030452A">
                <w:rPr>
                  <w:szCs w:val="20"/>
                </w:rPr>
                <w:t>Equipment segment specification</w:t>
              </w:r>
            </w:ins>
          </w:p>
        </w:tc>
        <w:tc>
          <w:tcPr>
            <w:tcW w:w="2070" w:type="dxa"/>
            <w:shd w:val="clear" w:color="auto" w:fill="auto"/>
          </w:tcPr>
          <w:p w14:paraId="4A1AEBAE" w14:textId="77777777" w:rsidR="00B13543" w:rsidRPr="008F275A" w:rsidRDefault="00B13543" w:rsidP="00B13543">
            <w:pPr>
              <w:pStyle w:val="TABLE-cell"/>
              <w:rPr>
                <w:ins w:id="7098" w:author="Charles Gifford" w:date="2017-03-19T14:29:00Z"/>
              </w:rPr>
            </w:pPr>
            <w:ins w:id="7099" w:author="Charles Gifford" w:date="2017-03-19T14:29:00Z">
              <w:r w:rsidRPr="005A6C93">
                <w:rPr>
                  <w:szCs w:val="20"/>
                </w:rPr>
                <w:t>Composition whole</w:t>
              </w:r>
            </w:ins>
          </w:p>
        </w:tc>
        <w:tc>
          <w:tcPr>
            <w:tcW w:w="2520" w:type="dxa"/>
            <w:shd w:val="clear" w:color="auto" w:fill="auto"/>
          </w:tcPr>
          <w:p w14:paraId="05D04B88" w14:textId="77777777" w:rsidR="00B13543" w:rsidRPr="008F275A" w:rsidRDefault="00B13543" w:rsidP="00B13543">
            <w:pPr>
              <w:pStyle w:val="TABLE-cell"/>
              <w:rPr>
                <w:ins w:id="7100" w:author="Charles Gifford" w:date="2017-03-19T14:29:00Z"/>
              </w:rPr>
            </w:pPr>
            <w:ins w:id="7101" w:author="Charles Gifford" w:date="2017-03-19T14:29:00Z">
              <w:r w:rsidRPr="009423FC">
                <w:rPr>
                  <w:szCs w:val="20"/>
                </w:rPr>
                <w:t>Contains &gt;</w:t>
              </w:r>
            </w:ins>
          </w:p>
        </w:tc>
      </w:tr>
      <w:tr w:rsidR="00B13543" w:rsidRPr="008F275A" w14:paraId="7C24C46E" w14:textId="77777777" w:rsidTr="00386ED8">
        <w:trPr>
          <w:trHeight w:val="176"/>
          <w:ins w:id="7102" w:author="Charles Gifford" w:date="2017-03-19T14:29:00Z"/>
        </w:trPr>
        <w:tc>
          <w:tcPr>
            <w:tcW w:w="2335" w:type="dxa"/>
            <w:shd w:val="clear" w:color="auto" w:fill="auto"/>
          </w:tcPr>
          <w:p w14:paraId="294BF6D9" w14:textId="77777777" w:rsidR="00B13543" w:rsidRPr="008F275A" w:rsidRDefault="00B13543" w:rsidP="00B13543">
            <w:pPr>
              <w:pStyle w:val="TABLE-cell"/>
              <w:rPr>
                <w:ins w:id="7103" w:author="Charles Gifford" w:date="2017-03-19T14:29:00Z"/>
              </w:rPr>
            </w:pPr>
            <w:ins w:id="7104" w:author="Charles Gifford" w:date="2017-03-19T14:29:00Z">
              <w:r w:rsidRPr="008F275A">
                <w:t>Process segment</w:t>
              </w:r>
            </w:ins>
          </w:p>
        </w:tc>
        <w:tc>
          <w:tcPr>
            <w:tcW w:w="2340" w:type="dxa"/>
          </w:tcPr>
          <w:p w14:paraId="6249AE6F" w14:textId="77777777" w:rsidR="00B13543" w:rsidRPr="008F275A" w:rsidRDefault="00B13543" w:rsidP="00B13543">
            <w:pPr>
              <w:pStyle w:val="TABLE-cell"/>
              <w:rPr>
                <w:ins w:id="7105" w:author="Charles Gifford" w:date="2017-03-19T14:29:00Z"/>
              </w:rPr>
            </w:pPr>
            <w:ins w:id="7106" w:author="Charles Gifford" w:date="2017-03-19T14:29:00Z">
              <w:r w:rsidRPr="0030452A">
                <w:rPr>
                  <w:szCs w:val="20"/>
                </w:rPr>
                <w:t>Physical asset segment specification</w:t>
              </w:r>
            </w:ins>
          </w:p>
        </w:tc>
        <w:tc>
          <w:tcPr>
            <w:tcW w:w="2070" w:type="dxa"/>
            <w:shd w:val="clear" w:color="auto" w:fill="auto"/>
          </w:tcPr>
          <w:p w14:paraId="3FB5BCBA" w14:textId="77777777" w:rsidR="00B13543" w:rsidRPr="008F275A" w:rsidRDefault="00B13543" w:rsidP="00B13543">
            <w:pPr>
              <w:pStyle w:val="TABLE-cell"/>
              <w:rPr>
                <w:ins w:id="7107" w:author="Charles Gifford" w:date="2017-03-19T14:29:00Z"/>
              </w:rPr>
            </w:pPr>
            <w:ins w:id="7108" w:author="Charles Gifford" w:date="2017-03-19T14:29:00Z">
              <w:r w:rsidRPr="005A6C93">
                <w:rPr>
                  <w:szCs w:val="20"/>
                </w:rPr>
                <w:t>Composition whole</w:t>
              </w:r>
            </w:ins>
          </w:p>
        </w:tc>
        <w:tc>
          <w:tcPr>
            <w:tcW w:w="2520" w:type="dxa"/>
            <w:shd w:val="clear" w:color="auto" w:fill="auto"/>
          </w:tcPr>
          <w:p w14:paraId="3A1614B2" w14:textId="77777777" w:rsidR="00B13543" w:rsidRPr="008F275A" w:rsidRDefault="00B13543" w:rsidP="00B13543">
            <w:pPr>
              <w:pStyle w:val="TABLE-cell"/>
              <w:rPr>
                <w:ins w:id="7109" w:author="Charles Gifford" w:date="2017-03-19T14:29:00Z"/>
              </w:rPr>
            </w:pPr>
            <w:ins w:id="7110" w:author="Charles Gifford" w:date="2017-03-19T14:29:00Z">
              <w:r w:rsidRPr="009423FC">
                <w:rPr>
                  <w:szCs w:val="20"/>
                </w:rPr>
                <w:t>Contains &gt;</w:t>
              </w:r>
            </w:ins>
          </w:p>
        </w:tc>
      </w:tr>
      <w:tr w:rsidR="00B13543" w:rsidRPr="008F275A" w14:paraId="4FC14F36" w14:textId="77777777" w:rsidTr="00386ED8">
        <w:trPr>
          <w:trHeight w:val="176"/>
          <w:ins w:id="7111" w:author="Charles Gifford" w:date="2017-03-19T14:29:00Z"/>
        </w:trPr>
        <w:tc>
          <w:tcPr>
            <w:tcW w:w="2335" w:type="dxa"/>
            <w:shd w:val="clear" w:color="auto" w:fill="auto"/>
          </w:tcPr>
          <w:p w14:paraId="2990B303" w14:textId="77777777" w:rsidR="00B13543" w:rsidRPr="008F275A" w:rsidRDefault="00B13543" w:rsidP="00B13543">
            <w:pPr>
              <w:pStyle w:val="TABLE-cell"/>
              <w:rPr>
                <w:ins w:id="7112" w:author="Charles Gifford" w:date="2017-03-19T14:29:00Z"/>
              </w:rPr>
            </w:pPr>
            <w:ins w:id="7113" w:author="Charles Gifford" w:date="2017-03-19T14:29:00Z">
              <w:r w:rsidRPr="008F275A">
                <w:t>Process segment</w:t>
              </w:r>
            </w:ins>
          </w:p>
        </w:tc>
        <w:tc>
          <w:tcPr>
            <w:tcW w:w="2340" w:type="dxa"/>
          </w:tcPr>
          <w:p w14:paraId="2F304817" w14:textId="77777777" w:rsidR="00B13543" w:rsidRPr="008F275A" w:rsidRDefault="00B13543" w:rsidP="00B13543">
            <w:pPr>
              <w:pStyle w:val="TABLE-cell"/>
              <w:rPr>
                <w:ins w:id="7114" w:author="Charles Gifford" w:date="2017-03-19T14:29:00Z"/>
              </w:rPr>
            </w:pPr>
            <w:ins w:id="7115" w:author="Charles Gifford" w:date="2017-03-19T14:29:00Z">
              <w:r w:rsidRPr="0030452A">
                <w:rPr>
                  <w:szCs w:val="20"/>
                </w:rPr>
                <w:t>Material segment specification</w:t>
              </w:r>
            </w:ins>
          </w:p>
        </w:tc>
        <w:tc>
          <w:tcPr>
            <w:tcW w:w="2070" w:type="dxa"/>
            <w:shd w:val="clear" w:color="auto" w:fill="auto"/>
          </w:tcPr>
          <w:p w14:paraId="6A4A7790" w14:textId="77777777" w:rsidR="00B13543" w:rsidRPr="008F275A" w:rsidRDefault="00B13543" w:rsidP="00B13543">
            <w:pPr>
              <w:pStyle w:val="TABLE-cell"/>
              <w:rPr>
                <w:ins w:id="7116" w:author="Charles Gifford" w:date="2017-03-19T14:29:00Z"/>
              </w:rPr>
            </w:pPr>
            <w:ins w:id="7117" w:author="Charles Gifford" w:date="2017-03-19T14:29:00Z">
              <w:r w:rsidRPr="005A6C93">
                <w:rPr>
                  <w:szCs w:val="20"/>
                </w:rPr>
                <w:t>Composition whole</w:t>
              </w:r>
            </w:ins>
          </w:p>
        </w:tc>
        <w:tc>
          <w:tcPr>
            <w:tcW w:w="2520" w:type="dxa"/>
            <w:shd w:val="clear" w:color="auto" w:fill="auto"/>
          </w:tcPr>
          <w:p w14:paraId="45D9CE04" w14:textId="77777777" w:rsidR="00B13543" w:rsidRPr="008F275A" w:rsidRDefault="00B13543" w:rsidP="00B13543">
            <w:pPr>
              <w:pStyle w:val="TABLE-cell"/>
              <w:rPr>
                <w:ins w:id="7118" w:author="Charles Gifford" w:date="2017-03-19T14:29:00Z"/>
              </w:rPr>
            </w:pPr>
            <w:ins w:id="7119" w:author="Charles Gifford" w:date="2017-03-19T14:29:00Z">
              <w:r w:rsidRPr="009423FC">
                <w:rPr>
                  <w:szCs w:val="20"/>
                </w:rPr>
                <w:t>Contains &gt;</w:t>
              </w:r>
            </w:ins>
          </w:p>
        </w:tc>
      </w:tr>
      <w:tr w:rsidR="00B13543" w:rsidRPr="008F275A" w14:paraId="58A8890C" w14:textId="77777777" w:rsidTr="00386ED8">
        <w:trPr>
          <w:trHeight w:val="176"/>
          <w:ins w:id="7120" w:author="Charles Gifford" w:date="2017-03-19T14:29:00Z"/>
        </w:trPr>
        <w:tc>
          <w:tcPr>
            <w:tcW w:w="2335" w:type="dxa"/>
            <w:shd w:val="clear" w:color="auto" w:fill="auto"/>
          </w:tcPr>
          <w:p w14:paraId="4608A9B3" w14:textId="77777777" w:rsidR="00B13543" w:rsidRPr="008F275A" w:rsidRDefault="00B13543" w:rsidP="00B13543">
            <w:pPr>
              <w:pStyle w:val="TABLE-cell"/>
              <w:rPr>
                <w:ins w:id="7121" w:author="Charles Gifford" w:date="2017-03-19T14:29:00Z"/>
              </w:rPr>
            </w:pPr>
            <w:ins w:id="7122" w:author="Charles Gifford" w:date="2017-03-19T14:29:00Z">
              <w:r w:rsidRPr="00BB055C">
                <w:t>Process segment</w:t>
              </w:r>
              <w:r>
                <w:t xml:space="preserve"> parameter</w:t>
              </w:r>
            </w:ins>
          </w:p>
        </w:tc>
        <w:tc>
          <w:tcPr>
            <w:tcW w:w="2340" w:type="dxa"/>
            <w:shd w:val="clear" w:color="auto" w:fill="auto"/>
          </w:tcPr>
          <w:p w14:paraId="5563251F" w14:textId="77777777" w:rsidR="00B13543" w:rsidRPr="008F275A" w:rsidRDefault="00B13543" w:rsidP="00B13543">
            <w:pPr>
              <w:pStyle w:val="TABLE-cell"/>
              <w:rPr>
                <w:ins w:id="7123" w:author="Charles Gifford" w:date="2017-03-19T14:29:00Z"/>
              </w:rPr>
            </w:pPr>
            <w:ins w:id="7124" w:author="Charles Gifford" w:date="2017-03-19T14:29:00Z">
              <w:r w:rsidRPr="00BB055C">
                <w:t>Process segment</w:t>
              </w:r>
              <w:r>
                <w:t xml:space="preserve"> parameter</w:t>
              </w:r>
            </w:ins>
          </w:p>
        </w:tc>
        <w:tc>
          <w:tcPr>
            <w:tcW w:w="2070" w:type="dxa"/>
            <w:shd w:val="clear" w:color="auto" w:fill="auto"/>
          </w:tcPr>
          <w:p w14:paraId="57940215" w14:textId="77777777" w:rsidR="00B13543" w:rsidRPr="005A6C93" w:rsidRDefault="00B13543" w:rsidP="00B13543">
            <w:pPr>
              <w:pStyle w:val="TABLE-cell"/>
              <w:rPr>
                <w:ins w:id="7125" w:author="Charles Gifford" w:date="2017-03-19T14:29:00Z"/>
                <w:szCs w:val="20"/>
              </w:rPr>
            </w:pPr>
            <w:ins w:id="7126" w:author="Charles Gifford" w:date="2017-03-19T14:29:00Z">
              <w:r w:rsidRPr="00BB055C">
                <w:t>Composition hierarchy</w:t>
              </w:r>
            </w:ins>
          </w:p>
        </w:tc>
        <w:tc>
          <w:tcPr>
            <w:tcW w:w="2520" w:type="dxa"/>
            <w:shd w:val="clear" w:color="auto" w:fill="auto"/>
          </w:tcPr>
          <w:p w14:paraId="6420C814" w14:textId="77777777" w:rsidR="00B13543" w:rsidRPr="00B41C7C" w:rsidRDefault="00B13543" w:rsidP="00B13543">
            <w:pPr>
              <w:pStyle w:val="TABLE-cell"/>
              <w:rPr>
                <w:ins w:id="7127" w:author="Charles Gifford" w:date="2017-03-19T14:29:00Z"/>
                <w:szCs w:val="20"/>
              </w:rPr>
            </w:pPr>
            <w:ins w:id="7128" w:author="Charles Gifford" w:date="2017-03-19T14:29:00Z">
              <w:r>
                <w:rPr>
                  <w:szCs w:val="20"/>
                </w:rPr>
                <w:t xml:space="preserve">Contains </w:t>
              </w:r>
              <w:r w:rsidRPr="00B41C7C">
                <w:rPr>
                  <w:szCs w:val="20"/>
                </w:rPr>
                <w:t>&gt;</w:t>
              </w:r>
            </w:ins>
          </w:p>
        </w:tc>
      </w:tr>
      <w:tr w:rsidR="00B13543" w:rsidRPr="008F275A" w14:paraId="45DD0315" w14:textId="77777777" w:rsidTr="00386ED8">
        <w:trPr>
          <w:trHeight w:val="176"/>
          <w:ins w:id="7129" w:author="Charles Gifford" w:date="2017-03-19T14:29:00Z"/>
        </w:trPr>
        <w:tc>
          <w:tcPr>
            <w:tcW w:w="2335" w:type="dxa"/>
            <w:shd w:val="clear" w:color="auto" w:fill="auto"/>
          </w:tcPr>
          <w:p w14:paraId="549E6CC5" w14:textId="77777777" w:rsidR="00B13543" w:rsidRPr="00BA207E" w:rsidRDefault="00B13543" w:rsidP="00B13543">
            <w:pPr>
              <w:pStyle w:val="TABLE-cell"/>
              <w:rPr>
                <w:ins w:id="7130" w:author="Charles Gifford" w:date="2017-03-19T14:29:00Z"/>
              </w:rPr>
            </w:pPr>
            <w:ins w:id="7131" w:author="Charles Gifford" w:date="2017-03-19T14:29:00Z">
              <w:r w:rsidRPr="00BA207E">
                <w:t>Personnel segment specification</w:t>
              </w:r>
            </w:ins>
          </w:p>
        </w:tc>
        <w:tc>
          <w:tcPr>
            <w:tcW w:w="2340" w:type="dxa"/>
          </w:tcPr>
          <w:p w14:paraId="5CBFB27B" w14:textId="77777777" w:rsidR="00B13543" w:rsidRPr="00BA207E" w:rsidRDefault="00B13543" w:rsidP="00B13543">
            <w:pPr>
              <w:pStyle w:val="TABLE-cell"/>
              <w:rPr>
                <w:ins w:id="7132" w:author="Charles Gifford" w:date="2017-03-19T14:29:00Z"/>
              </w:rPr>
            </w:pPr>
            <w:ins w:id="7133" w:author="Charles Gifford" w:date="2017-03-19T14:29:00Z">
              <w:r w:rsidRPr="00BA207E">
                <w:t>Personnel segment specification property</w:t>
              </w:r>
            </w:ins>
          </w:p>
        </w:tc>
        <w:tc>
          <w:tcPr>
            <w:tcW w:w="2070" w:type="dxa"/>
            <w:shd w:val="clear" w:color="auto" w:fill="auto"/>
          </w:tcPr>
          <w:p w14:paraId="412F0E9F" w14:textId="77777777" w:rsidR="00B13543" w:rsidRPr="00BA207E" w:rsidRDefault="00B13543" w:rsidP="00B13543">
            <w:pPr>
              <w:pStyle w:val="TABLE-cell"/>
              <w:rPr>
                <w:ins w:id="7134" w:author="Charles Gifford" w:date="2017-03-19T14:29:00Z"/>
              </w:rPr>
            </w:pPr>
            <w:ins w:id="7135" w:author="Charles Gifford" w:date="2017-03-19T14:29:00Z">
              <w:r w:rsidRPr="00BA207E">
                <w:t>Composition whole</w:t>
              </w:r>
            </w:ins>
          </w:p>
        </w:tc>
        <w:tc>
          <w:tcPr>
            <w:tcW w:w="2520" w:type="dxa"/>
            <w:shd w:val="clear" w:color="auto" w:fill="auto"/>
          </w:tcPr>
          <w:p w14:paraId="4550BFDB" w14:textId="77777777" w:rsidR="00B13543" w:rsidRPr="00BA207E" w:rsidRDefault="00B13543" w:rsidP="00B13543">
            <w:pPr>
              <w:pStyle w:val="TABLE-cell"/>
              <w:rPr>
                <w:ins w:id="7136" w:author="Charles Gifford" w:date="2017-03-19T14:29:00Z"/>
              </w:rPr>
            </w:pPr>
            <w:ins w:id="7137" w:author="Charles Gifford" w:date="2017-03-19T14:29:00Z">
              <w:r w:rsidRPr="00BA207E">
                <w:t>Has properties of &gt;</w:t>
              </w:r>
            </w:ins>
          </w:p>
        </w:tc>
      </w:tr>
      <w:tr w:rsidR="00B13543" w:rsidRPr="008F275A" w14:paraId="5C97BA8F" w14:textId="77777777" w:rsidTr="00386ED8">
        <w:trPr>
          <w:trHeight w:val="176"/>
          <w:ins w:id="7138" w:author="Charles Gifford" w:date="2017-03-19T14:29:00Z"/>
        </w:trPr>
        <w:tc>
          <w:tcPr>
            <w:tcW w:w="2335" w:type="dxa"/>
            <w:shd w:val="clear" w:color="auto" w:fill="auto"/>
          </w:tcPr>
          <w:p w14:paraId="4ACC2441" w14:textId="77777777" w:rsidR="00B13543" w:rsidRPr="00BA207E" w:rsidRDefault="00B13543" w:rsidP="00B13543">
            <w:pPr>
              <w:pStyle w:val="TABLE-cell"/>
              <w:rPr>
                <w:ins w:id="7139" w:author="Charles Gifford" w:date="2017-03-19T14:29:00Z"/>
              </w:rPr>
            </w:pPr>
            <w:ins w:id="7140" w:author="Charles Gifford" w:date="2017-03-19T14:29:00Z">
              <w:r w:rsidRPr="00BA207E">
                <w:t>Personnel segment specification property</w:t>
              </w:r>
            </w:ins>
          </w:p>
        </w:tc>
        <w:tc>
          <w:tcPr>
            <w:tcW w:w="2340" w:type="dxa"/>
          </w:tcPr>
          <w:p w14:paraId="1497B379" w14:textId="77777777" w:rsidR="00B13543" w:rsidRPr="00BA207E" w:rsidRDefault="00B13543" w:rsidP="00B13543">
            <w:pPr>
              <w:pStyle w:val="TABLE-cell"/>
              <w:rPr>
                <w:ins w:id="7141" w:author="Charles Gifford" w:date="2017-03-19T14:29:00Z"/>
              </w:rPr>
            </w:pPr>
            <w:ins w:id="7142" w:author="Charles Gifford" w:date="2017-03-19T14:29:00Z">
              <w:r w:rsidRPr="00BA207E">
                <w:t>Personnel segment specification property</w:t>
              </w:r>
            </w:ins>
          </w:p>
        </w:tc>
        <w:tc>
          <w:tcPr>
            <w:tcW w:w="2070" w:type="dxa"/>
            <w:shd w:val="clear" w:color="auto" w:fill="auto"/>
          </w:tcPr>
          <w:p w14:paraId="1ACCE4FA" w14:textId="77777777" w:rsidR="00B13543" w:rsidRPr="00BA207E" w:rsidRDefault="00B13543" w:rsidP="00B13543">
            <w:pPr>
              <w:pStyle w:val="TABLE-cell"/>
              <w:rPr>
                <w:ins w:id="7143" w:author="Charles Gifford" w:date="2017-03-19T14:29:00Z"/>
              </w:rPr>
            </w:pPr>
            <w:ins w:id="7144" w:author="Charles Gifford" w:date="2017-03-19T14:29:00Z">
              <w:r w:rsidRPr="00BA207E">
                <w:t>Composition hierarchy</w:t>
              </w:r>
            </w:ins>
          </w:p>
        </w:tc>
        <w:tc>
          <w:tcPr>
            <w:tcW w:w="2520" w:type="dxa"/>
            <w:shd w:val="clear" w:color="auto" w:fill="auto"/>
          </w:tcPr>
          <w:p w14:paraId="41791141" w14:textId="77777777" w:rsidR="00B13543" w:rsidRPr="00BA207E" w:rsidRDefault="00B13543" w:rsidP="00B13543">
            <w:pPr>
              <w:pStyle w:val="TABLE-cell"/>
              <w:rPr>
                <w:ins w:id="7145" w:author="Charles Gifford" w:date="2017-03-19T14:29:00Z"/>
              </w:rPr>
            </w:pPr>
            <w:ins w:id="7146" w:author="Charles Gifford" w:date="2017-03-19T14:29:00Z">
              <w:r>
                <w:rPr>
                  <w:szCs w:val="20"/>
                </w:rPr>
                <w:t xml:space="preserve">Contains </w:t>
              </w:r>
              <w:r w:rsidRPr="00B41C7C">
                <w:rPr>
                  <w:szCs w:val="20"/>
                </w:rPr>
                <w:t>&gt;</w:t>
              </w:r>
            </w:ins>
          </w:p>
        </w:tc>
      </w:tr>
      <w:tr w:rsidR="00B13543" w:rsidRPr="008F275A" w14:paraId="303F84BF" w14:textId="77777777" w:rsidTr="00386ED8">
        <w:trPr>
          <w:trHeight w:val="350"/>
          <w:ins w:id="7147" w:author="Charles Gifford" w:date="2017-03-19T14:29:00Z"/>
        </w:trPr>
        <w:tc>
          <w:tcPr>
            <w:tcW w:w="2335" w:type="dxa"/>
            <w:shd w:val="clear" w:color="auto" w:fill="auto"/>
          </w:tcPr>
          <w:p w14:paraId="43DCF8E2" w14:textId="77777777" w:rsidR="00B13543" w:rsidRPr="00BA207E" w:rsidRDefault="00B13543" w:rsidP="00B13543">
            <w:pPr>
              <w:pStyle w:val="TABLE-cell"/>
              <w:rPr>
                <w:ins w:id="7148" w:author="Charles Gifford" w:date="2017-03-19T14:29:00Z"/>
              </w:rPr>
            </w:pPr>
            <w:ins w:id="7149" w:author="Charles Gifford" w:date="2017-03-19T14:29:00Z">
              <w:r w:rsidRPr="00BA207E">
                <w:t>Personnel segment specification</w:t>
              </w:r>
            </w:ins>
          </w:p>
        </w:tc>
        <w:tc>
          <w:tcPr>
            <w:tcW w:w="2340" w:type="dxa"/>
            <w:shd w:val="clear" w:color="auto" w:fill="auto"/>
          </w:tcPr>
          <w:p w14:paraId="0F44D663" w14:textId="77777777" w:rsidR="00B13543" w:rsidRPr="00BA207E" w:rsidRDefault="00B13543" w:rsidP="00B13543">
            <w:pPr>
              <w:pStyle w:val="TABLE-cell"/>
              <w:rPr>
                <w:ins w:id="7150" w:author="Charles Gifford" w:date="2017-03-19T14:29:00Z"/>
              </w:rPr>
            </w:pPr>
            <w:ins w:id="7151" w:author="Charles Gifford" w:date="2017-03-19T14:29:00Z">
              <w:r w:rsidRPr="00BA207E">
                <w:t>Personnel class</w:t>
              </w:r>
            </w:ins>
          </w:p>
        </w:tc>
        <w:tc>
          <w:tcPr>
            <w:tcW w:w="2070" w:type="dxa"/>
            <w:shd w:val="clear" w:color="auto" w:fill="auto"/>
          </w:tcPr>
          <w:p w14:paraId="5EE15719" w14:textId="77777777" w:rsidR="00B13543" w:rsidRPr="00BA207E" w:rsidRDefault="00B13543" w:rsidP="00B13543">
            <w:pPr>
              <w:pStyle w:val="TABLE-cell"/>
              <w:rPr>
                <w:ins w:id="7152" w:author="Charles Gifford" w:date="2017-03-19T14:29:00Z"/>
              </w:rPr>
            </w:pPr>
            <w:ins w:id="7153" w:author="Charles Gifford" w:date="2017-03-19T14:29:00Z">
              <w:r w:rsidRPr="00BA207E">
                <w:t>Association (A)</w:t>
              </w:r>
            </w:ins>
          </w:p>
        </w:tc>
        <w:tc>
          <w:tcPr>
            <w:tcW w:w="2520" w:type="dxa"/>
            <w:shd w:val="clear" w:color="auto" w:fill="auto"/>
          </w:tcPr>
          <w:p w14:paraId="05D750B3" w14:textId="77777777" w:rsidR="00B13543" w:rsidRPr="00BA207E" w:rsidRDefault="00B13543" w:rsidP="00B13543">
            <w:pPr>
              <w:pStyle w:val="TABLE-cell"/>
              <w:rPr>
                <w:ins w:id="7154" w:author="Charles Gifford" w:date="2017-03-19T14:29:00Z"/>
              </w:rPr>
            </w:pPr>
            <w:ins w:id="7155" w:author="Charles Gifford" w:date="2017-03-19T14:29:00Z">
              <w:r w:rsidRPr="00BA207E">
                <w:t>Corresponds to &gt;</w:t>
              </w:r>
            </w:ins>
          </w:p>
        </w:tc>
      </w:tr>
      <w:tr w:rsidR="00B13543" w:rsidRPr="008F275A" w14:paraId="40C315C1" w14:textId="77777777" w:rsidTr="00386ED8">
        <w:trPr>
          <w:trHeight w:val="176"/>
          <w:ins w:id="7156" w:author="Charles Gifford" w:date="2017-03-19T14:29:00Z"/>
        </w:trPr>
        <w:tc>
          <w:tcPr>
            <w:tcW w:w="2335" w:type="dxa"/>
            <w:shd w:val="clear" w:color="auto" w:fill="auto"/>
          </w:tcPr>
          <w:p w14:paraId="0FD46330" w14:textId="77777777" w:rsidR="00B13543" w:rsidRPr="00BA207E" w:rsidRDefault="00B13543" w:rsidP="00B13543">
            <w:pPr>
              <w:pStyle w:val="TABLE-cell"/>
              <w:rPr>
                <w:ins w:id="7157" w:author="Charles Gifford" w:date="2017-03-19T14:29:00Z"/>
              </w:rPr>
            </w:pPr>
            <w:ins w:id="7158" w:author="Charles Gifford" w:date="2017-03-19T14:29:00Z">
              <w:r w:rsidRPr="00BA207E">
                <w:t>Personnel segment specification</w:t>
              </w:r>
            </w:ins>
          </w:p>
        </w:tc>
        <w:tc>
          <w:tcPr>
            <w:tcW w:w="2340" w:type="dxa"/>
            <w:shd w:val="clear" w:color="auto" w:fill="auto"/>
          </w:tcPr>
          <w:p w14:paraId="61EDED12" w14:textId="77777777" w:rsidR="00B13543" w:rsidRPr="00BA207E" w:rsidRDefault="00B13543" w:rsidP="00B13543">
            <w:pPr>
              <w:pStyle w:val="TABLE-cell"/>
              <w:rPr>
                <w:ins w:id="7159" w:author="Charles Gifford" w:date="2017-03-19T14:29:00Z"/>
              </w:rPr>
            </w:pPr>
            <w:ins w:id="7160" w:author="Charles Gifford" w:date="2017-03-19T14:29:00Z">
              <w:r w:rsidRPr="00BA207E">
                <w:t>Person</w:t>
              </w:r>
            </w:ins>
          </w:p>
        </w:tc>
        <w:tc>
          <w:tcPr>
            <w:tcW w:w="2070" w:type="dxa"/>
            <w:shd w:val="clear" w:color="auto" w:fill="auto"/>
          </w:tcPr>
          <w:p w14:paraId="7FACB40F" w14:textId="77777777" w:rsidR="00B13543" w:rsidRPr="00BA207E" w:rsidRDefault="00B13543" w:rsidP="00B13543">
            <w:pPr>
              <w:pStyle w:val="TABLE-cell"/>
              <w:rPr>
                <w:ins w:id="7161" w:author="Charles Gifford" w:date="2017-03-19T14:29:00Z"/>
              </w:rPr>
            </w:pPr>
            <w:ins w:id="7162" w:author="Charles Gifford" w:date="2017-03-19T14:29:00Z">
              <w:r w:rsidRPr="00BA207E">
                <w:t>Association (C)</w:t>
              </w:r>
            </w:ins>
          </w:p>
        </w:tc>
        <w:tc>
          <w:tcPr>
            <w:tcW w:w="2520" w:type="dxa"/>
            <w:shd w:val="clear" w:color="auto" w:fill="auto"/>
          </w:tcPr>
          <w:p w14:paraId="1F84B291" w14:textId="77777777" w:rsidR="00B13543" w:rsidRPr="00BA207E" w:rsidRDefault="00B13543" w:rsidP="00B13543">
            <w:pPr>
              <w:pStyle w:val="TABLE-cell"/>
              <w:rPr>
                <w:ins w:id="7163" w:author="Charles Gifford" w:date="2017-03-19T14:29:00Z"/>
              </w:rPr>
            </w:pPr>
            <w:ins w:id="7164" w:author="Charles Gifford" w:date="2017-03-19T14:29:00Z">
              <w:r w:rsidRPr="00BA207E">
                <w:t>Corresponds to &gt;</w:t>
              </w:r>
            </w:ins>
          </w:p>
        </w:tc>
      </w:tr>
      <w:tr w:rsidR="00B13543" w:rsidRPr="008F275A" w14:paraId="5C6F981A" w14:textId="77777777" w:rsidTr="00386ED8">
        <w:trPr>
          <w:trHeight w:val="176"/>
          <w:ins w:id="7165" w:author="Charles Gifford" w:date="2017-03-19T14:29:00Z"/>
        </w:trPr>
        <w:tc>
          <w:tcPr>
            <w:tcW w:w="2335" w:type="dxa"/>
            <w:shd w:val="clear" w:color="auto" w:fill="auto"/>
          </w:tcPr>
          <w:p w14:paraId="172665FB" w14:textId="77777777" w:rsidR="00B13543" w:rsidRPr="00BA207E" w:rsidRDefault="00B13543" w:rsidP="00B13543">
            <w:pPr>
              <w:pStyle w:val="TABLE-cell"/>
              <w:rPr>
                <w:ins w:id="7166" w:author="Charles Gifford" w:date="2017-03-19T14:29:00Z"/>
              </w:rPr>
            </w:pPr>
            <w:ins w:id="7167" w:author="Charles Gifford" w:date="2017-03-19T14:29:00Z">
              <w:r w:rsidRPr="00BA207E">
                <w:t>Personnel segment specification property</w:t>
              </w:r>
            </w:ins>
          </w:p>
        </w:tc>
        <w:tc>
          <w:tcPr>
            <w:tcW w:w="2340" w:type="dxa"/>
            <w:shd w:val="clear" w:color="auto" w:fill="auto"/>
          </w:tcPr>
          <w:p w14:paraId="372311FF" w14:textId="77777777" w:rsidR="00B13543" w:rsidRPr="00BA207E" w:rsidRDefault="00B13543" w:rsidP="00B13543">
            <w:pPr>
              <w:pStyle w:val="TABLE-cell"/>
              <w:rPr>
                <w:ins w:id="7168" w:author="Charles Gifford" w:date="2017-03-19T14:29:00Z"/>
              </w:rPr>
            </w:pPr>
            <w:ins w:id="7169" w:author="Charles Gifford" w:date="2017-03-19T14:29:00Z">
              <w:r w:rsidRPr="00BA207E">
                <w:t>Personnel class property</w:t>
              </w:r>
            </w:ins>
          </w:p>
        </w:tc>
        <w:tc>
          <w:tcPr>
            <w:tcW w:w="2070" w:type="dxa"/>
            <w:shd w:val="clear" w:color="auto" w:fill="auto"/>
          </w:tcPr>
          <w:p w14:paraId="577625DF" w14:textId="77777777" w:rsidR="00B13543" w:rsidRPr="00BA207E" w:rsidRDefault="00B13543" w:rsidP="00B13543">
            <w:pPr>
              <w:pStyle w:val="TABLE-cell"/>
              <w:rPr>
                <w:ins w:id="7170" w:author="Charles Gifford" w:date="2017-03-19T14:29:00Z"/>
              </w:rPr>
            </w:pPr>
            <w:ins w:id="7171" w:author="Charles Gifford" w:date="2017-03-19T14:29:00Z">
              <w:r w:rsidRPr="00BA207E">
                <w:t>Dependency (B)</w:t>
              </w:r>
            </w:ins>
          </w:p>
        </w:tc>
        <w:tc>
          <w:tcPr>
            <w:tcW w:w="2520" w:type="dxa"/>
            <w:shd w:val="clear" w:color="auto" w:fill="auto"/>
          </w:tcPr>
          <w:p w14:paraId="6A97CBBA" w14:textId="77777777" w:rsidR="00B13543" w:rsidRPr="00BA207E" w:rsidRDefault="00B13543" w:rsidP="00B13543">
            <w:pPr>
              <w:pStyle w:val="TABLE-cell"/>
              <w:rPr>
                <w:ins w:id="7172" w:author="Charles Gifford" w:date="2017-03-19T14:29:00Z"/>
              </w:rPr>
            </w:pPr>
            <w:ins w:id="7173" w:author="Charles Gifford" w:date="2017-03-19T14:29:00Z">
              <w:r w:rsidRPr="00BA207E">
                <w:t>Maps to &gt;</w:t>
              </w:r>
            </w:ins>
          </w:p>
        </w:tc>
      </w:tr>
      <w:tr w:rsidR="00B13543" w:rsidRPr="008F275A" w14:paraId="6E5217A2" w14:textId="77777777" w:rsidTr="00386ED8">
        <w:trPr>
          <w:trHeight w:val="176"/>
          <w:ins w:id="7174" w:author="Charles Gifford" w:date="2017-03-19T14:29:00Z"/>
        </w:trPr>
        <w:tc>
          <w:tcPr>
            <w:tcW w:w="2335" w:type="dxa"/>
            <w:shd w:val="clear" w:color="auto" w:fill="auto"/>
          </w:tcPr>
          <w:p w14:paraId="402B0F1D" w14:textId="77777777" w:rsidR="00B13543" w:rsidRPr="00BA207E" w:rsidRDefault="00B13543" w:rsidP="00B13543">
            <w:pPr>
              <w:pStyle w:val="TABLE-cell"/>
              <w:rPr>
                <w:ins w:id="7175" w:author="Charles Gifford" w:date="2017-03-19T14:29:00Z"/>
              </w:rPr>
            </w:pPr>
            <w:ins w:id="7176" w:author="Charles Gifford" w:date="2017-03-19T14:29:00Z">
              <w:r w:rsidRPr="00BA207E">
                <w:t>Personnel segment specification property</w:t>
              </w:r>
            </w:ins>
          </w:p>
        </w:tc>
        <w:tc>
          <w:tcPr>
            <w:tcW w:w="2340" w:type="dxa"/>
            <w:shd w:val="clear" w:color="auto" w:fill="auto"/>
          </w:tcPr>
          <w:p w14:paraId="4EEF9411" w14:textId="77777777" w:rsidR="00B13543" w:rsidRPr="00BA207E" w:rsidRDefault="00B13543" w:rsidP="00B13543">
            <w:pPr>
              <w:pStyle w:val="TABLE-cell"/>
              <w:rPr>
                <w:ins w:id="7177" w:author="Charles Gifford" w:date="2017-03-19T14:29:00Z"/>
              </w:rPr>
            </w:pPr>
            <w:ins w:id="7178" w:author="Charles Gifford" w:date="2017-03-19T14:29:00Z">
              <w:r w:rsidRPr="00BA207E">
                <w:t>Person property</w:t>
              </w:r>
            </w:ins>
          </w:p>
        </w:tc>
        <w:tc>
          <w:tcPr>
            <w:tcW w:w="2070" w:type="dxa"/>
            <w:shd w:val="clear" w:color="auto" w:fill="auto"/>
          </w:tcPr>
          <w:p w14:paraId="5810236C" w14:textId="77777777" w:rsidR="00B13543" w:rsidRPr="00BA207E" w:rsidRDefault="00B13543" w:rsidP="00B13543">
            <w:pPr>
              <w:pStyle w:val="TABLE-cell"/>
              <w:rPr>
                <w:ins w:id="7179" w:author="Charles Gifford" w:date="2017-03-19T14:29:00Z"/>
              </w:rPr>
            </w:pPr>
            <w:ins w:id="7180" w:author="Charles Gifford" w:date="2017-03-19T14:29:00Z">
              <w:r w:rsidRPr="00BA207E">
                <w:t>Dependency (D)</w:t>
              </w:r>
            </w:ins>
          </w:p>
        </w:tc>
        <w:tc>
          <w:tcPr>
            <w:tcW w:w="2520" w:type="dxa"/>
            <w:shd w:val="clear" w:color="auto" w:fill="auto"/>
          </w:tcPr>
          <w:p w14:paraId="7E2BB881" w14:textId="77777777" w:rsidR="00B13543" w:rsidRPr="00BA207E" w:rsidRDefault="00B13543" w:rsidP="00B13543">
            <w:pPr>
              <w:pStyle w:val="TABLE-cell"/>
              <w:rPr>
                <w:ins w:id="7181" w:author="Charles Gifford" w:date="2017-03-19T14:29:00Z"/>
              </w:rPr>
            </w:pPr>
            <w:ins w:id="7182" w:author="Charles Gifford" w:date="2017-03-19T14:29:00Z">
              <w:r w:rsidRPr="00BA207E">
                <w:t>Maps to &gt;</w:t>
              </w:r>
            </w:ins>
          </w:p>
        </w:tc>
      </w:tr>
      <w:tr w:rsidR="00B13543" w:rsidRPr="008F275A" w14:paraId="72C49212" w14:textId="77777777" w:rsidTr="00386ED8">
        <w:trPr>
          <w:trHeight w:val="176"/>
          <w:ins w:id="7183" w:author="Charles Gifford" w:date="2017-03-19T14:29:00Z"/>
        </w:trPr>
        <w:tc>
          <w:tcPr>
            <w:tcW w:w="2335" w:type="dxa"/>
            <w:shd w:val="clear" w:color="auto" w:fill="auto"/>
          </w:tcPr>
          <w:p w14:paraId="5E619BE9" w14:textId="77777777" w:rsidR="00B13543" w:rsidRPr="00BA207E" w:rsidRDefault="00B13543" w:rsidP="00B13543">
            <w:pPr>
              <w:pStyle w:val="TABLE-cell"/>
              <w:rPr>
                <w:ins w:id="7184" w:author="Charles Gifford" w:date="2017-03-19T14:29:00Z"/>
              </w:rPr>
            </w:pPr>
            <w:ins w:id="7185" w:author="Charles Gifford" w:date="2017-03-19T14:29:00Z">
              <w:r>
                <w:t>Equipment</w:t>
              </w:r>
              <w:r w:rsidRPr="00BA207E">
                <w:t xml:space="preserve"> segment specification</w:t>
              </w:r>
            </w:ins>
          </w:p>
        </w:tc>
        <w:tc>
          <w:tcPr>
            <w:tcW w:w="2340" w:type="dxa"/>
          </w:tcPr>
          <w:p w14:paraId="61A70F70" w14:textId="77777777" w:rsidR="00B13543" w:rsidRPr="00BA207E" w:rsidRDefault="00B13543" w:rsidP="00B13543">
            <w:pPr>
              <w:pStyle w:val="TABLE-cell"/>
              <w:rPr>
                <w:ins w:id="7186" w:author="Charles Gifford" w:date="2017-03-19T14:29:00Z"/>
              </w:rPr>
            </w:pPr>
            <w:ins w:id="7187" w:author="Charles Gifford" w:date="2017-03-19T14:29:00Z">
              <w:r w:rsidRPr="00BA207E">
                <w:t>Equipment segment specification property</w:t>
              </w:r>
            </w:ins>
          </w:p>
        </w:tc>
        <w:tc>
          <w:tcPr>
            <w:tcW w:w="2070" w:type="dxa"/>
            <w:shd w:val="clear" w:color="auto" w:fill="auto"/>
          </w:tcPr>
          <w:p w14:paraId="610814B3" w14:textId="77777777" w:rsidR="00B13543" w:rsidRPr="00BA207E" w:rsidRDefault="00B13543" w:rsidP="00B13543">
            <w:pPr>
              <w:pStyle w:val="TABLE-cell"/>
              <w:rPr>
                <w:ins w:id="7188" w:author="Charles Gifford" w:date="2017-03-19T14:29:00Z"/>
              </w:rPr>
            </w:pPr>
            <w:ins w:id="7189" w:author="Charles Gifford" w:date="2017-03-19T14:29:00Z">
              <w:r w:rsidRPr="00921C55">
                <w:t xml:space="preserve">Composition </w:t>
              </w:r>
              <w:r w:rsidRPr="00BA207E">
                <w:t>whole</w:t>
              </w:r>
            </w:ins>
          </w:p>
        </w:tc>
        <w:tc>
          <w:tcPr>
            <w:tcW w:w="2520" w:type="dxa"/>
            <w:shd w:val="clear" w:color="auto" w:fill="auto"/>
          </w:tcPr>
          <w:p w14:paraId="0E0F0F24" w14:textId="77777777" w:rsidR="00B13543" w:rsidRPr="00BA207E" w:rsidRDefault="00B13543" w:rsidP="00B13543">
            <w:pPr>
              <w:pStyle w:val="TABLE-cell"/>
              <w:rPr>
                <w:ins w:id="7190" w:author="Charles Gifford" w:date="2017-03-19T14:29:00Z"/>
              </w:rPr>
            </w:pPr>
            <w:ins w:id="7191" w:author="Charles Gifford" w:date="2017-03-19T14:29:00Z">
              <w:r w:rsidRPr="00BA207E">
                <w:t>Has properties of &gt;</w:t>
              </w:r>
            </w:ins>
          </w:p>
        </w:tc>
      </w:tr>
      <w:tr w:rsidR="00B13543" w:rsidRPr="008F275A" w14:paraId="68A7C65D" w14:textId="77777777" w:rsidTr="00386ED8">
        <w:trPr>
          <w:trHeight w:val="176"/>
          <w:ins w:id="7192" w:author="Charles Gifford" w:date="2017-03-19T14:29:00Z"/>
        </w:trPr>
        <w:tc>
          <w:tcPr>
            <w:tcW w:w="2335" w:type="dxa"/>
            <w:shd w:val="clear" w:color="auto" w:fill="auto"/>
          </w:tcPr>
          <w:p w14:paraId="7A24AD01" w14:textId="77777777" w:rsidR="00B13543" w:rsidRPr="00BA207E" w:rsidRDefault="00B13543" w:rsidP="00B13543">
            <w:pPr>
              <w:pStyle w:val="TABLE-cell"/>
              <w:rPr>
                <w:ins w:id="7193" w:author="Charles Gifford" w:date="2017-03-19T14:29:00Z"/>
              </w:rPr>
            </w:pPr>
            <w:ins w:id="7194" w:author="Charles Gifford" w:date="2017-03-19T14:29:00Z">
              <w:r w:rsidRPr="00BA207E">
                <w:t>Equipment segment specification property</w:t>
              </w:r>
            </w:ins>
          </w:p>
        </w:tc>
        <w:tc>
          <w:tcPr>
            <w:tcW w:w="2340" w:type="dxa"/>
          </w:tcPr>
          <w:p w14:paraId="6C0DF1ED" w14:textId="77777777" w:rsidR="00B13543" w:rsidRPr="00BA207E" w:rsidRDefault="00B13543" w:rsidP="00B13543">
            <w:pPr>
              <w:pStyle w:val="TABLE-cell"/>
              <w:rPr>
                <w:ins w:id="7195" w:author="Charles Gifford" w:date="2017-03-19T14:29:00Z"/>
              </w:rPr>
            </w:pPr>
            <w:ins w:id="7196" w:author="Charles Gifford" w:date="2017-03-19T14:29:00Z">
              <w:r w:rsidRPr="00BA207E">
                <w:t>Equipment segment specification property</w:t>
              </w:r>
            </w:ins>
          </w:p>
        </w:tc>
        <w:tc>
          <w:tcPr>
            <w:tcW w:w="2070" w:type="dxa"/>
            <w:shd w:val="clear" w:color="auto" w:fill="auto"/>
          </w:tcPr>
          <w:p w14:paraId="6E0706F5" w14:textId="77777777" w:rsidR="00B13543" w:rsidRPr="00921C55" w:rsidRDefault="00B13543" w:rsidP="00B13543">
            <w:pPr>
              <w:pStyle w:val="TABLE-cell"/>
              <w:rPr>
                <w:ins w:id="7197" w:author="Charles Gifford" w:date="2017-03-19T14:29:00Z"/>
              </w:rPr>
            </w:pPr>
            <w:ins w:id="7198" w:author="Charles Gifford" w:date="2017-03-19T14:29:00Z">
              <w:r w:rsidRPr="00921C55">
                <w:t>Composition hierarchy</w:t>
              </w:r>
            </w:ins>
          </w:p>
        </w:tc>
        <w:tc>
          <w:tcPr>
            <w:tcW w:w="2520" w:type="dxa"/>
            <w:shd w:val="clear" w:color="auto" w:fill="auto"/>
          </w:tcPr>
          <w:p w14:paraId="1EA2DA92" w14:textId="77777777" w:rsidR="00B13543" w:rsidRPr="00BA207E" w:rsidRDefault="00B13543" w:rsidP="00B13543">
            <w:pPr>
              <w:pStyle w:val="TABLE-cell"/>
              <w:rPr>
                <w:ins w:id="7199" w:author="Charles Gifford" w:date="2017-03-19T14:29:00Z"/>
              </w:rPr>
            </w:pPr>
            <w:ins w:id="7200" w:author="Charles Gifford" w:date="2017-03-19T14:29:00Z">
              <w:r>
                <w:rPr>
                  <w:szCs w:val="20"/>
                </w:rPr>
                <w:t xml:space="preserve">Contains </w:t>
              </w:r>
              <w:r w:rsidRPr="00B41C7C">
                <w:rPr>
                  <w:szCs w:val="20"/>
                </w:rPr>
                <w:t>&gt;</w:t>
              </w:r>
            </w:ins>
          </w:p>
        </w:tc>
      </w:tr>
      <w:tr w:rsidR="00B13543" w:rsidRPr="008F275A" w14:paraId="57632765" w14:textId="77777777" w:rsidTr="00386ED8">
        <w:trPr>
          <w:trHeight w:val="176"/>
          <w:ins w:id="7201" w:author="Charles Gifford" w:date="2017-03-19T14:29:00Z"/>
        </w:trPr>
        <w:tc>
          <w:tcPr>
            <w:tcW w:w="2335" w:type="dxa"/>
            <w:shd w:val="clear" w:color="auto" w:fill="auto"/>
          </w:tcPr>
          <w:p w14:paraId="0771C7E3" w14:textId="77777777" w:rsidR="00B13543" w:rsidRPr="00BA207E" w:rsidRDefault="00B13543" w:rsidP="00B13543">
            <w:pPr>
              <w:pStyle w:val="TABLE-cell"/>
              <w:rPr>
                <w:ins w:id="7202" w:author="Charles Gifford" w:date="2017-03-19T14:29:00Z"/>
              </w:rPr>
            </w:pPr>
            <w:ins w:id="7203" w:author="Charles Gifford" w:date="2017-03-19T14:29:00Z">
              <w:r w:rsidRPr="00BA207E">
                <w:t>Equipment segment specification</w:t>
              </w:r>
            </w:ins>
          </w:p>
        </w:tc>
        <w:tc>
          <w:tcPr>
            <w:tcW w:w="2340" w:type="dxa"/>
            <w:shd w:val="clear" w:color="auto" w:fill="auto"/>
          </w:tcPr>
          <w:p w14:paraId="330E0ABC" w14:textId="77777777" w:rsidR="00B13543" w:rsidRPr="00BA207E" w:rsidRDefault="00B13543" w:rsidP="00B13543">
            <w:pPr>
              <w:pStyle w:val="TABLE-cell"/>
              <w:rPr>
                <w:ins w:id="7204" w:author="Charles Gifford" w:date="2017-03-19T14:29:00Z"/>
              </w:rPr>
            </w:pPr>
            <w:ins w:id="7205" w:author="Charles Gifford" w:date="2017-03-19T14:29:00Z">
              <w:r w:rsidRPr="00BA207E">
                <w:t>Equipment class</w:t>
              </w:r>
            </w:ins>
          </w:p>
        </w:tc>
        <w:tc>
          <w:tcPr>
            <w:tcW w:w="2070" w:type="dxa"/>
            <w:shd w:val="clear" w:color="auto" w:fill="auto"/>
          </w:tcPr>
          <w:p w14:paraId="3CBE9BC6" w14:textId="77777777" w:rsidR="00B13543" w:rsidRPr="00BA207E" w:rsidRDefault="00B13543" w:rsidP="00B13543">
            <w:pPr>
              <w:pStyle w:val="TABLE-cell"/>
              <w:rPr>
                <w:ins w:id="7206" w:author="Charles Gifford" w:date="2017-03-19T14:29:00Z"/>
              </w:rPr>
            </w:pPr>
            <w:ins w:id="7207" w:author="Charles Gifford" w:date="2017-03-19T14:29:00Z">
              <w:r w:rsidRPr="00BA207E">
                <w:t>Association (A)</w:t>
              </w:r>
            </w:ins>
          </w:p>
        </w:tc>
        <w:tc>
          <w:tcPr>
            <w:tcW w:w="2520" w:type="dxa"/>
            <w:shd w:val="clear" w:color="auto" w:fill="auto"/>
          </w:tcPr>
          <w:p w14:paraId="776ACDB9" w14:textId="77777777" w:rsidR="00B13543" w:rsidRPr="00BA207E" w:rsidRDefault="00B13543" w:rsidP="00B13543">
            <w:pPr>
              <w:pStyle w:val="TABLE-cell"/>
              <w:rPr>
                <w:ins w:id="7208" w:author="Charles Gifford" w:date="2017-03-19T14:29:00Z"/>
              </w:rPr>
            </w:pPr>
            <w:ins w:id="7209" w:author="Charles Gifford" w:date="2017-03-19T14:29:00Z">
              <w:r w:rsidRPr="00BA207E">
                <w:t>Corresponds to &gt;</w:t>
              </w:r>
            </w:ins>
          </w:p>
        </w:tc>
      </w:tr>
      <w:tr w:rsidR="00B13543" w:rsidRPr="008F275A" w14:paraId="76DC50F6" w14:textId="77777777" w:rsidTr="00386ED8">
        <w:trPr>
          <w:trHeight w:val="176"/>
          <w:ins w:id="7210" w:author="Charles Gifford" w:date="2017-03-19T14:29:00Z"/>
        </w:trPr>
        <w:tc>
          <w:tcPr>
            <w:tcW w:w="2335" w:type="dxa"/>
            <w:shd w:val="clear" w:color="auto" w:fill="auto"/>
          </w:tcPr>
          <w:p w14:paraId="11EB2AD5" w14:textId="77777777" w:rsidR="00B13543" w:rsidRPr="00BA207E" w:rsidRDefault="00B13543" w:rsidP="00B13543">
            <w:pPr>
              <w:pStyle w:val="TABLE-cell"/>
              <w:rPr>
                <w:ins w:id="7211" w:author="Charles Gifford" w:date="2017-03-19T14:29:00Z"/>
              </w:rPr>
            </w:pPr>
            <w:ins w:id="7212" w:author="Charles Gifford" w:date="2017-03-19T14:29:00Z">
              <w:r w:rsidRPr="00BA207E">
                <w:t>Equipment segment specification</w:t>
              </w:r>
            </w:ins>
          </w:p>
        </w:tc>
        <w:tc>
          <w:tcPr>
            <w:tcW w:w="2340" w:type="dxa"/>
            <w:shd w:val="clear" w:color="auto" w:fill="auto"/>
          </w:tcPr>
          <w:p w14:paraId="05D6D864" w14:textId="77777777" w:rsidR="00B13543" w:rsidRPr="00BA207E" w:rsidRDefault="00B13543" w:rsidP="00B13543">
            <w:pPr>
              <w:pStyle w:val="TABLE-cell"/>
              <w:rPr>
                <w:ins w:id="7213" w:author="Charles Gifford" w:date="2017-03-19T14:29:00Z"/>
              </w:rPr>
            </w:pPr>
            <w:ins w:id="7214" w:author="Charles Gifford" w:date="2017-03-19T14:29:00Z">
              <w:r w:rsidRPr="00BA207E">
                <w:t>Equipment</w:t>
              </w:r>
            </w:ins>
          </w:p>
        </w:tc>
        <w:tc>
          <w:tcPr>
            <w:tcW w:w="2070" w:type="dxa"/>
            <w:shd w:val="clear" w:color="auto" w:fill="auto"/>
          </w:tcPr>
          <w:p w14:paraId="1E3831D9" w14:textId="77777777" w:rsidR="00B13543" w:rsidRPr="00BA207E" w:rsidRDefault="00B13543" w:rsidP="00B13543">
            <w:pPr>
              <w:pStyle w:val="TABLE-cell"/>
              <w:rPr>
                <w:ins w:id="7215" w:author="Charles Gifford" w:date="2017-03-19T14:29:00Z"/>
              </w:rPr>
            </w:pPr>
            <w:ins w:id="7216" w:author="Charles Gifford" w:date="2017-03-19T14:29:00Z">
              <w:r w:rsidRPr="00BA207E">
                <w:t>Association (C)</w:t>
              </w:r>
            </w:ins>
          </w:p>
        </w:tc>
        <w:tc>
          <w:tcPr>
            <w:tcW w:w="2520" w:type="dxa"/>
            <w:shd w:val="clear" w:color="auto" w:fill="auto"/>
          </w:tcPr>
          <w:p w14:paraId="6CDD0A2D" w14:textId="77777777" w:rsidR="00B13543" w:rsidRPr="00BA207E" w:rsidRDefault="00B13543" w:rsidP="00B13543">
            <w:pPr>
              <w:pStyle w:val="TABLE-cell"/>
              <w:rPr>
                <w:ins w:id="7217" w:author="Charles Gifford" w:date="2017-03-19T14:29:00Z"/>
              </w:rPr>
            </w:pPr>
            <w:ins w:id="7218" w:author="Charles Gifford" w:date="2017-03-19T14:29:00Z">
              <w:r w:rsidRPr="00BA207E">
                <w:t>Corresponds to &gt;</w:t>
              </w:r>
            </w:ins>
          </w:p>
        </w:tc>
      </w:tr>
      <w:tr w:rsidR="00B13543" w:rsidRPr="008F275A" w14:paraId="503C1876" w14:textId="77777777" w:rsidTr="00386ED8">
        <w:trPr>
          <w:trHeight w:val="176"/>
          <w:ins w:id="7219" w:author="Charles Gifford" w:date="2017-03-19T14:29:00Z"/>
        </w:trPr>
        <w:tc>
          <w:tcPr>
            <w:tcW w:w="2335" w:type="dxa"/>
            <w:shd w:val="clear" w:color="auto" w:fill="auto"/>
          </w:tcPr>
          <w:p w14:paraId="7D1AEDDE" w14:textId="77777777" w:rsidR="00B13543" w:rsidRPr="00BA207E" w:rsidRDefault="00B13543" w:rsidP="00B13543">
            <w:pPr>
              <w:pStyle w:val="TABLE-cell"/>
              <w:rPr>
                <w:ins w:id="7220" w:author="Charles Gifford" w:date="2017-03-19T14:29:00Z"/>
              </w:rPr>
            </w:pPr>
            <w:ins w:id="7221" w:author="Charles Gifford" w:date="2017-03-19T14:29:00Z">
              <w:r w:rsidRPr="00BA207E">
                <w:t>Equipment segment specification property</w:t>
              </w:r>
            </w:ins>
          </w:p>
        </w:tc>
        <w:tc>
          <w:tcPr>
            <w:tcW w:w="2340" w:type="dxa"/>
            <w:shd w:val="clear" w:color="auto" w:fill="auto"/>
          </w:tcPr>
          <w:p w14:paraId="0D244B46" w14:textId="77777777" w:rsidR="00B13543" w:rsidRPr="00BA207E" w:rsidRDefault="00B13543" w:rsidP="00B13543">
            <w:pPr>
              <w:pStyle w:val="TABLE-cell"/>
              <w:rPr>
                <w:ins w:id="7222" w:author="Charles Gifford" w:date="2017-03-19T14:29:00Z"/>
              </w:rPr>
            </w:pPr>
            <w:ins w:id="7223" w:author="Charles Gifford" w:date="2017-03-19T14:29:00Z">
              <w:r w:rsidRPr="00BA207E">
                <w:t>Equipment class property</w:t>
              </w:r>
            </w:ins>
          </w:p>
        </w:tc>
        <w:tc>
          <w:tcPr>
            <w:tcW w:w="2070" w:type="dxa"/>
            <w:shd w:val="clear" w:color="auto" w:fill="auto"/>
          </w:tcPr>
          <w:p w14:paraId="44686604" w14:textId="77777777" w:rsidR="00B13543" w:rsidRPr="00BA207E" w:rsidRDefault="00B13543" w:rsidP="00B13543">
            <w:pPr>
              <w:pStyle w:val="TABLE-cell"/>
              <w:rPr>
                <w:ins w:id="7224" w:author="Charles Gifford" w:date="2017-03-19T14:29:00Z"/>
              </w:rPr>
            </w:pPr>
            <w:ins w:id="7225" w:author="Charles Gifford" w:date="2017-03-19T14:29:00Z">
              <w:r w:rsidRPr="00BA207E">
                <w:t>Dependency (B)</w:t>
              </w:r>
            </w:ins>
          </w:p>
        </w:tc>
        <w:tc>
          <w:tcPr>
            <w:tcW w:w="2520" w:type="dxa"/>
            <w:shd w:val="clear" w:color="auto" w:fill="auto"/>
          </w:tcPr>
          <w:p w14:paraId="741E7A05" w14:textId="77777777" w:rsidR="00B13543" w:rsidRPr="00BA207E" w:rsidRDefault="00B13543" w:rsidP="00B13543">
            <w:pPr>
              <w:pStyle w:val="TABLE-cell"/>
              <w:rPr>
                <w:ins w:id="7226" w:author="Charles Gifford" w:date="2017-03-19T14:29:00Z"/>
              </w:rPr>
            </w:pPr>
            <w:ins w:id="7227" w:author="Charles Gifford" w:date="2017-03-19T14:29:00Z">
              <w:r w:rsidRPr="00BA207E">
                <w:t>Maps to &gt;</w:t>
              </w:r>
            </w:ins>
          </w:p>
        </w:tc>
      </w:tr>
      <w:tr w:rsidR="00B13543" w:rsidRPr="008F275A" w14:paraId="1F95A11C" w14:textId="77777777" w:rsidTr="00386ED8">
        <w:trPr>
          <w:trHeight w:val="176"/>
          <w:ins w:id="7228" w:author="Charles Gifford" w:date="2017-03-19T14:29:00Z"/>
        </w:trPr>
        <w:tc>
          <w:tcPr>
            <w:tcW w:w="2335" w:type="dxa"/>
            <w:shd w:val="clear" w:color="auto" w:fill="auto"/>
          </w:tcPr>
          <w:p w14:paraId="2C835071" w14:textId="77777777" w:rsidR="00B13543" w:rsidRPr="00BA207E" w:rsidRDefault="00B13543" w:rsidP="00B13543">
            <w:pPr>
              <w:pStyle w:val="TABLE-cell"/>
              <w:rPr>
                <w:ins w:id="7229" w:author="Charles Gifford" w:date="2017-03-19T14:29:00Z"/>
              </w:rPr>
            </w:pPr>
            <w:ins w:id="7230" w:author="Charles Gifford" w:date="2017-03-19T14:29:00Z">
              <w:r w:rsidRPr="00BA207E">
                <w:t>Equipment segment specification property</w:t>
              </w:r>
            </w:ins>
          </w:p>
        </w:tc>
        <w:tc>
          <w:tcPr>
            <w:tcW w:w="2340" w:type="dxa"/>
            <w:shd w:val="clear" w:color="auto" w:fill="auto"/>
          </w:tcPr>
          <w:p w14:paraId="44B1D644" w14:textId="77777777" w:rsidR="00B13543" w:rsidRPr="00BA207E" w:rsidRDefault="00B13543" w:rsidP="00B13543">
            <w:pPr>
              <w:pStyle w:val="TABLE-cell"/>
              <w:rPr>
                <w:ins w:id="7231" w:author="Charles Gifford" w:date="2017-03-19T14:29:00Z"/>
              </w:rPr>
            </w:pPr>
            <w:ins w:id="7232" w:author="Charles Gifford" w:date="2017-03-19T14:29:00Z">
              <w:r w:rsidRPr="00BA207E">
                <w:t>Equipment property</w:t>
              </w:r>
            </w:ins>
          </w:p>
        </w:tc>
        <w:tc>
          <w:tcPr>
            <w:tcW w:w="2070" w:type="dxa"/>
            <w:shd w:val="clear" w:color="auto" w:fill="auto"/>
          </w:tcPr>
          <w:p w14:paraId="7575D906" w14:textId="77777777" w:rsidR="00B13543" w:rsidRPr="00BA207E" w:rsidRDefault="00B13543" w:rsidP="00B13543">
            <w:pPr>
              <w:pStyle w:val="TABLE-cell"/>
              <w:rPr>
                <w:ins w:id="7233" w:author="Charles Gifford" w:date="2017-03-19T14:29:00Z"/>
              </w:rPr>
            </w:pPr>
            <w:ins w:id="7234" w:author="Charles Gifford" w:date="2017-03-19T14:29:00Z">
              <w:r w:rsidRPr="00BA207E">
                <w:t>Dependency (D)</w:t>
              </w:r>
            </w:ins>
          </w:p>
        </w:tc>
        <w:tc>
          <w:tcPr>
            <w:tcW w:w="2520" w:type="dxa"/>
            <w:shd w:val="clear" w:color="auto" w:fill="auto"/>
          </w:tcPr>
          <w:p w14:paraId="4513B1B7" w14:textId="77777777" w:rsidR="00B13543" w:rsidRPr="00BA207E" w:rsidRDefault="00B13543" w:rsidP="00B13543">
            <w:pPr>
              <w:pStyle w:val="TABLE-cell"/>
              <w:rPr>
                <w:ins w:id="7235" w:author="Charles Gifford" w:date="2017-03-19T14:29:00Z"/>
              </w:rPr>
            </w:pPr>
            <w:ins w:id="7236" w:author="Charles Gifford" w:date="2017-03-19T14:29:00Z">
              <w:r w:rsidRPr="00BA207E">
                <w:t>Maps to &gt;</w:t>
              </w:r>
            </w:ins>
          </w:p>
        </w:tc>
      </w:tr>
      <w:tr w:rsidR="00B13543" w:rsidRPr="008F275A" w14:paraId="7041A6C7" w14:textId="77777777" w:rsidTr="00386ED8">
        <w:trPr>
          <w:trHeight w:val="176"/>
          <w:ins w:id="7237" w:author="Charles Gifford" w:date="2017-03-19T14:29:00Z"/>
        </w:trPr>
        <w:tc>
          <w:tcPr>
            <w:tcW w:w="2335" w:type="dxa"/>
            <w:shd w:val="clear" w:color="auto" w:fill="auto"/>
          </w:tcPr>
          <w:p w14:paraId="4A526AAA" w14:textId="77777777" w:rsidR="00B13543" w:rsidRPr="00BA207E" w:rsidRDefault="00B13543" w:rsidP="00B13543">
            <w:pPr>
              <w:pStyle w:val="TABLE-cell"/>
              <w:rPr>
                <w:ins w:id="7238" w:author="Charles Gifford" w:date="2017-03-19T14:29:00Z"/>
              </w:rPr>
            </w:pPr>
            <w:ins w:id="7239" w:author="Charles Gifford" w:date="2017-03-19T14:29:00Z">
              <w:r>
                <w:t>Physical asset</w:t>
              </w:r>
              <w:r w:rsidRPr="00BA207E">
                <w:t xml:space="preserve"> segment specification</w:t>
              </w:r>
            </w:ins>
          </w:p>
        </w:tc>
        <w:tc>
          <w:tcPr>
            <w:tcW w:w="2340" w:type="dxa"/>
          </w:tcPr>
          <w:p w14:paraId="56D2DE23" w14:textId="77777777" w:rsidR="00B13543" w:rsidRPr="00BA207E" w:rsidRDefault="00B13543" w:rsidP="00B13543">
            <w:pPr>
              <w:pStyle w:val="TABLE-cell"/>
              <w:rPr>
                <w:ins w:id="7240" w:author="Charles Gifford" w:date="2017-03-19T14:29:00Z"/>
              </w:rPr>
            </w:pPr>
            <w:ins w:id="7241" w:author="Charles Gifford" w:date="2017-03-19T14:29:00Z">
              <w:r w:rsidRPr="00600EB9">
                <w:t xml:space="preserve">Physical asset </w:t>
              </w:r>
              <w:r w:rsidRPr="00BA207E">
                <w:t>segment specification property</w:t>
              </w:r>
            </w:ins>
          </w:p>
        </w:tc>
        <w:tc>
          <w:tcPr>
            <w:tcW w:w="2070" w:type="dxa"/>
            <w:shd w:val="clear" w:color="auto" w:fill="auto"/>
          </w:tcPr>
          <w:p w14:paraId="72A0D182" w14:textId="77777777" w:rsidR="00B13543" w:rsidRPr="00BA207E" w:rsidRDefault="00B13543" w:rsidP="00B13543">
            <w:pPr>
              <w:pStyle w:val="TABLE-cell"/>
              <w:rPr>
                <w:ins w:id="7242" w:author="Charles Gifford" w:date="2017-03-19T14:29:00Z"/>
              </w:rPr>
            </w:pPr>
            <w:ins w:id="7243" w:author="Charles Gifford" w:date="2017-03-19T14:29:00Z">
              <w:r w:rsidRPr="00BA207E">
                <w:t>Composition whole</w:t>
              </w:r>
            </w:ins>
          </w:p>
        </w:tc>
        <w:tc>
          <w:tcPr>
            <w:tcW w:w="2520" w:type="dxa"/>
            <w:shd w:val="clear" w:color="auto" w:fill="auto"/>
          </w:tcPr>
          <w:p w14:paraId="1E925E8A" w14:textId="77777777" w:rsidR="00B13543" w:rsidRPr="00BA207E" w:rsidRDefault="00B13543" w:rsidP="00B13543">
            <w:pPr>
              <w:pStyle w:val="TABLE-cell"/>
              <w:rPr>
                <w:ins w:id="7244" w:author="Charles Gifford" w:date="2017-03-19T14:29:00Z"/>
              </w:rPr>
            </w:pPr>
            <w:ins w:id="7245" w:author="Charles Gifford" w:date="2017-03-19T14:29:00Z">
              <w:r w:rsidRPr="00BA207E">
                <w:t>Has properties of &gt;</w:t>
              </w:r>
            </w:ins>
          </w:p>
        </w:tc>
      </w:tr>
      <w:tr w:rsidR="00B13543" w:rsidRPr="008F275A" w14:paraId="5E6A69E9" w14:textId="77777777" w:rsidTr="00386ED8">
        <w:trPr>
          <w:trHeight w:val="176"/>
          <w:ins w:id="7246" w:author="Charles Gifford" w:date="2017-03-19T14:29:00Z"/>
        </w:trPr>
        <w:tc>
          <w:tcPr>
            <w:tcW w:w="2335" w:type="dxa"/>
            <w:shd w:val="clear" w:color="auto" w:fill="auto"/>
          </w:tcPr>
          <w:p w14:paraId="21A8078C" w14:textId="77777777" w:rsidR="00B13543" w:rsidRPr="00BA207E" w:rsidRDefault="00B13543" w:rsidP="00B13543">
            <w:pPr>
              <w:pStyle w:val="TABLE-cell"/>
              <w:rPr>
                <w:ins w:id="7247" w:author="Charles Gifford" w:date="2017-03-19T14:29:00Z"/>
              </w:rPr>
            </w:pPr>
            <w:ins w:id="7248" w:author="Charles Gifford" w:date="2017-03-19T14:29:00Z">
              <w:r w:rsidRPr="00600EB9">
                <w:t xml:space="preserve">Physical asset </w:t>
              </w:r>
              <w:r w:rsidRPr="00BA207E">
                <w:t>segment specification property</w:t>
              </w:r>
            </w:ins>
          </w:p>
        </w:tc>
        <w:tc>
          <w:tcPr>
            <w:tcW w:w="2340" w:type="dxa"/>
          </w:tcPr>
          <w:p w14:paraId="46364506" w14:textId="77777777" w:rsidR="00B13543" w:rsidRPr="00BA207E" w:rsidRDefault="00B13543" w:rsidP="00B13543">
            <w:pPr>
              <w:pStyle w:val="TABLE-cell"/>
              <w:rPr>
                <w:ins w:id="7249" w:author="Charles Gifford" w:date="2017-03-19T14:29:00Z"/>
              </w:rPr>
            </w:pPr>
            <w:ins w:id="7250" w:author="Charles Gifford" w:date="2017-03-19T14:29:00Z">
              <w:r w:rsidRPr="00600EB9">
                <w:t xml:space="preserve">Physical asset </w:t>
              </w:r>
              <w:r w:rsidRPr="00BA207E">
                <w:t>segment specification property</w:t>
              </w:r>
            </w:ins>
          </w:p>
        </w:tc>
        <w:tc>
          <w:tcPr>
            <w:tcW w:w="2070" w:type="dxa"/>
            <w:shd w:val="clear" w:color="auto" w:fill="auto"/>
          </w:tcPr>
          <w:p w14:paraId="2B02D5BE" w14:textId="77777777" w:rsidR="00B13543" w:rsidRPr="00BA207E" w:rsidRDefault="00B13543" w:rsidP="00B13543">
            <w:pPr>
              <w:pStyle w:val="TABLE-cell"/>
              <w:rPr>
                <w:ins w:id="7251" w:author="Charles Gifford" w:date="2017-03-19T14:29:00Z"/>
              </w:rPr>
            </w:pPr>
            <w:ins w:id="7252" w:author="Charles Gifford" w:date="2017-03-19T14:29:00Z">
              <w:r w:rsidRPr="00BA207E">
                <w:t>Composition hierarchy</w:t>
              </w:r>
            </w:ins>
          </w:p>
        </w:tc>
        <w:tc>
          <w:tcPr>
            <w:tcW w:w="2520" w:type="dxa"/>
            <w:shd w:val="clear" w:color="auto" w:fill="auto"/>
          </w:tcPr>
          <w:p w14:paraId="26CE9658" w14:textId="77777777" w:rsidR="00B13543" w:rsidRPr="00BA207E" w:rsidRDefault="00B13543" w:rsidP="00B13543">
            <w:pPr>
              <w:pStyle w:val="TABLE-cell"/>
              <w:rPr>
                <w:ins w:id="7253" w:author="Charles Gifford" w:date="2017-03-19T14:29:00Z"/>
              </w:rPr>
            </w:pPr>
            <w:ins w:id="7254" w:author="Charles Gifford" w:date="2017-03-19T14:29:00Z">
              <w:r>
                <w:rPr>
                  <w:szCs w:val="20"/>
                </w:rPr>
                <w:t xml:space="preserve">Contains </w:t>
              </w:r>
              <w:r w:rsidRPr="00B41C7C">
                <w:rPr>
                  <w:szCs w:val="20"/>
                </w:rPr>
                <w:t>&gt;</w:t>
              </w:r>
            </w:ins>
          </w:p>
        </w:tc>
      </w:tr>
      <w:tr w:rsidR="00B13543" w:rsidRPr="008F275A" w14:paraId="08076BFA" w14:textId="77777777" w:rsidTr="00386ED8">
        <w:trPr>
          <w:trHeight w:val="176"/>
          <w:ins w:id="7255" w:author="Charles Gifford" w:date="2017-03-19T14:29:00Z"/>
        </w:trPr>
        <w:tc>
          <w:tcPr>
            <w:tcW w:w="2335" w:type="dxa"/>
            <w:shd w:val="clear" w:color="auto" w:fill="auto"/>
          </w:tcPr>
          <w:p w14:paraId="336DF579" w14:textId="77777777" w:rsidR="00B13543" w:rsidRPr="00BA207E" w:rsidRDefault="00B13543" w:rsidP="00B13543">
            <w:pPr>
              <w:pStyle w:val="TABLE-cell"/>
              <w:rPr>
                <w:ins w:id="7256" w:author="Charles Gifford" w:date="2017-03-19T14:29:00Z"/>
              </w:rPr>
            </w:pPr>
            <w:ins w:id="7257" w:author="Charles Gifford" w:date="2017-03-19T14:29:00Z">
              <w:r w:rsidRPr="00600EB9">
                <w:t xml:space="preserve">Physical asset </w:t>
              </w:r>
              <w:r w:rsidRPr="00BA207E">
                <w:t>segment specification</w:t>
              </w:r>
            </w:ins>
          </w:p>
        </w:tc>
        <w:tc>
          <w:tcPr>
            <w:tcW w:w="2340" w:type="dxa"/>
            <w:shd w:val="clear" w:color="auto" w:fill="auto"/>
          </w:tcPr>
          <w:p w14:paraId="1C6EF707" w14:textId="77777777" w:rsidR="00B13543" w:rsidRPr="00BA207E" w:rsidRDefault="00B13543" w:rsidP="00B13543">
            <w:pPr>
              <w:pStyle w:val="TABLE-cell"/>
              <w:rPr>
                <w:ins w:id="7258" w:author="Charles Gifford" w:date="2017-03-19T14:29:00Z"/>
              </w:rPr>
            </w:pPr>
            <w:ins w:id="7259" w:author="Charles Gifford" w:date="2017-03-19T14:29:00Z">
              <w:r w:rsidRPr="00600EB9">
                <w:t xml:space="preserve">Physical asset </w:t>
              </w:r>
              <w:r w:rsidRPr="00BA207E">
                <w:t>class</w:t>
              </w:r>
            </w:ins>
          </w:p>
        </w:tc>
        <w:tc>
          <w:tcPr>
            <w:tcW w:w="2070" w:type="dxa"/>
            <w:shd w:val="clear" w:color="auto" w:fill="auto"/>
          </w:tcPr>
          <w:p w14:paraId="680799BD" w14:textId="77777777" w:rsidR="00B13543" w:rsidRPr="00BA207E" w:rsidRDefault="00B13543" w:rsidP="00B13543">
            <w:pPr>
              <w:pStyle w:val="TABLE-cell"/>
              <w:rPr>
                <w:ins w:id="7260" w:author="Charles Gifford" w:date="2017-03-19T14:29:00Z"/>
              </w:rPr>
            </w:pPr>
            <w:ins w:id="7261" w:author="Charles Gifford" w:date="2017-03-19T14:29:00Z">
              <w:r w:rsidRPr="00BA207E">
                <w:t>Association (A)</w:t>
              </w:r>
            </w:ins>
          </w:p>
        </w:tc>
        <w:tc>
          <w:tcPr>
            <w:tcW w:w="2520" w:type="dxa"/>
            <w:shd w:val="clear" w:color="auto" w:fill="auto"/>
          </w:tcPr>
          <w:p w14:paraId="06A1CB78" w14:textId="77777777" w:rsidR="00B13543" w:rsidRPr="00BA207E" w:rsidRDefault="00B13543" w:rsidP="00B13543">
            <w:pPr>
              <w:pStyle w:val="TABLE-cell"/>
              <w:rPr>
                <w:ins w:id="7262" w:author="Charles Gifford" w:date="2017-03-19T14:29:00Z"/>
              </w:rPr>
            </w:pPr>
            <w:ins w:id="7263" w:author="Charles Gifford" w:date="2017-03-19T14:29:00Z">
              <w:r w:rsidRPr="00BA207E">
                <w:t>Corresponds to &gt;</w:t>
              </w:r>
            </w:ins>
          </w:p>
        </w:tc>
      </w:tr>
      <w:tr w:rsidR="00B13543" w:rsidRPr="008F275A" w14:paraId="381EC24A" w14:textId="77777777" w:rsidTr="00386ED8">
        <w:trPr>
          <w:trHeight w:val="176"/>
          <w:ins w:id="7264" w:author="Charles Gifford" w:date="2017-03-19T14:29:00Z"/>
        </w:trPr>
        <w:tc>
          <w:tcPr>
            <w:tcW w:w="2335" w:type="dxa"/>
            <w:shd w:val="clear" w:color="auto" w:fill="auto"/>
          </w:tcPr>
          <w:p w14:paraId="1FC5FDD6" w14:textId="77777777" w:rsidR="00B13543" w:rsidRPr="00BA207E" w:rsidRDefault="00B13543" w:rsidP="00B13543">
            <w:pPr>
              <w:pStyle w:val="TABLE-cell"/>
              <w:rPr>
                <w:ins w:id="7265" w:author="Charles Gifford" w:date="2017-03-19T14:29:00Z"/>
              </w:rPr>
            </w:pPr>
            <w:ins w:id="7266" w:author="Charles Gifford" w:date="2017-03-19T14:29:00Z">
              <w:r w:rsidRPr="00600EB9">
                <w:t xml:space="preserve">Physical asset </w:t>
              </w:r>
              <w:r w:rsidRPr="00BA207E">
                <w:t>segment specification</w:t>
              </w:r>
            </w:ins>
          </w:p>
        </w:tc>
        <w:tc>
          <w:tcPr>
            <w:tcW w:w="2340" w:type="dxa"/>
            <w:shd w:val="clear" w:color="auto" w:fill="auto"/>
          </w:tcPr>
          <w:p w14:paraId="09A7AE12" w14:textId="77777777" w:rsidR="00B13543" w:rsidRPr="00BA207E" w:rsidRDefault="00B13543" w:rsidP="00B13543">
            <w:pPr>
              <w:pStyle w:val="TABLE-cell"/>
              <w:rPr>
                <w:ins w:id="7267" w:author="Charles Gifford" w:date="2017-03-19T14:29:00Z"/>
              </w:rPr>
            </w:pPr>
            <w:ins w:id="7268" w:author="Charles Gifford" w:date="2017-03-19T14:29:00Z">
              <w:r w:rsidRPr="00600EB9">
                <w:t>Physical asset</w:t>
              </w:r>
            </w:ins>
          </w:p>
        </w:tc>
        <w:tc>
          <w:tcPr>
            <w:tcW w:w="2070" w:type="dxa"/>
            <w:shd w:val="clear" w:color="auto" w:fill="auto"/>
          </w:tcPr>
          <w:p w14:paraId="00CDAC47" w14:textId="77777777" w:rsidR="00B13543" w:rsidRPr="00BA207E" w:rsidRDefault="00B13543" w:rsidP="00B13543">
            <w:pPr>
              <w:pStyle w:val="TABLE-cell"/>
              <w:rPr>
                <w:ins w:id="7269" w:author="Charles Gifford" w:date="2017-03-19T14:29:00Z"/>
              </w:rPr>
            </w:pPr>
            <w:ins w:id="7270" w:author="Charles Gifford" w:date="2017-03-19T14:29:00Z">
              <w:r w:rsidRPr="00BA207E">
                <w:t>Association (C)</w:t>
              </w:r>
            </w:ins>
          </w:p>
        </w:tc>
        <w:tc>
          <w:tcPr>
            <w:tcW w:w="2520" w:type="dxa"/>
            <w:shd w:val="clear" w:color="auto" w:fill="auto"/>
          </w:tcPr>
          <w:p w14:paraId="6D56DB0F" w14:textId="77777777" w:rsidR="00B13543" w:rsidRPr="00BA207E" w:rsidRDefault="00B13543" w:rsidP="00B13543">
            <w:pPr>
              <w:pStyle w:val="TABLE-cell"/>
              <w:rPr>
                <w:ins w:id="7271" w:author="Charles Gifford" w:date="2017-03-19T14:29:00Z"/>
              </w:rPr>
            </w:pPr>
            <w:ins w:id="7272" w:author="Charles Gifford" w:date="2017-03-19T14:29:00Z">
              <w:r w:rsidRPr="00BA207E">
                <w:t>Corresponds to &gt;</w:t>
              </w:r>
            </w:ins>
          </w:p>
        </w:tc>
      </w:tr>
      <w:tr w:rsidR="00B13543" w:rsidRPr="008F275A" w14:paraId="20FE58E0" w14:textId="77777777" w:rsidTr="00386ED8">
        <w:trPr>
          <w:trHeight w:val="176"/>
          <w:ins w:id="7273" w:author="Charles Gifford" w:date="2017-03-19T14:29:00Z"/>
        </w:trPr>
        <w:tc>
          <w:tcPr>
            <w:tcW w:w="2335" w:type="dxa"/>
            <w:shd w:val="clear" w:color="auto" w:fill="auto"/>
          </w:tcPr>
          <w:p w14:paraId="0F106F39" w14:textId="77777777" w:rsidR="00B13543" w:rsidRPr="00BA207E" w:rsidRDefault="00B13543" w:rsidP="00B13543">
            <w:pPr>
              <w:pStyle w:val="TABLE-cell"/>
              <w:rPr>
                <w:ins w:id="7274" w:author="Charles Gifford" w:date="2017-03-19T14:29:00Z"/>
              </w:rPr>
            </w:pPr>
            <w:ins w:id="7275" w:author="Charles Gifford" w:date="2017-03-19T14:29:00Z">
              <w:r w:rsidRPr="00600EB9">
                <w:t xml:space="preserve">Physical asset </w:t>
              </w:r>
              <w:r w:rsidRPr="00BA207E">
                <w:t>segment specification property</w:t>
              </w:r>
            </w:ins>
          </w:p>
        </w:tc>
        <w:tc>
          <w:tcPr>
            <w:tcW w:w="2340" w:type="dxa"/>
            <w:shd w:val="clear" w:color="auto" w:fill="auto"/>
          </w:tcPr>
          <w:p w14:paraId="04878520" w14:textId="77777777" w:rsidR="00B13543" w:rsidRPr="00BA207E" w:rsidRDefault="00B13543" w:rsidP="00B13543">
            <w:pPr>
              <w:pStyle w:val="TABLE-cell"/>
              <w:rPr>
                <w:ins w:id="7276" w:author="Charles Gifford" w:date="2017-03-19T14:29:00Z"/>
              </w:rPr>
            </w:pPr>
            <w:ins w:id="7277" w:author="Charles Gifford" w:date="2017-03-19T14:29:00Z">
              <w:r w:rsidRPr="00600EB9">
                <w:t xml:space="preserve">Physical asset </w:t>
              </w:r>
              <w:r w:rsidRPr="00BA207E">
                <w:t>class property</w:t>
              </w:r>
            </w:ins>
          </w:p>
        </w:tc>
        <w:tc>
          <w:tcPr>
            <w:tcW w:w="2070" w:type="dxa"/>
            <w:shd w:val="clear" w:color="auto" w:fill="auto"/>
          </w:tcPr>
          <w:p w14:paraId="5E0ABE91" w14:textId="77777777" w:rsidR="00B13543" w:rsidRPr="00BA207E" w:rsidRDefault="00B13543" w:rsidP="00B13543">
            <w:pPr>
              <w:pStyle w:val="TABLE-cell"/>
              <w:rPr>
                <w:ins w:id="7278" w:author="Charles Gifford" w:date="2017-03-19T14:29:00Z"/>
              </w:rPr>
            </w:pPr>
            <w:ins w:id="7279" w:author="Charles Gifford" w:date="2017-03-19T14:29:00Z">
              <w:r w:rsidRPr="00BA207E">
                <w:t>Dependency (B)</w:t>
              </w:r>
            </w:ins>
          </w:p>
        </w:tc>
        <w:tc>
          <w:tcPr>
            <w:tcW w:w="2520" w:type="dxa"/>
            <w:shd w:val="clear" w:color="auto" w:fill="auto"/>
          </w:tcPr>
          <w:p w14:paraId="5D3DA561" w14:textId="77777777" w:rsidR="00B13543" w:rsidRPr="00BA207E" w:rsidRDefault="00B13543" w:rsidP="00B13543">
            <w:pPr>
              <w:pStyle w:val="TABLE-cell"/>
              <w:rPr>
                <w:ins w:id="7280" w:author="Charles Gifford" w:date="2017-03-19T14:29:00Z"/>
              </w:rPr>
            </w:pPr>
            <w:ins w:id="7281" w:author="Charles Gifford" w:date="2017-03-19T14:29:00Z">
              <w:r w:rsidRPr="00BA207E">
                <w:t>Maps to &gt;</w:t>
              </w:r>
            </w:ins>
          </w:p>
        </w:tc>
      </w:tr>
      <w:tr w:rsidR="00B13543" w:rsidRPr="008F275A" w14:paraId="01B73589" w14:textId="77777777" w:rsidTr="00386ED8">
        <w:trPr>
          <w:trHeight w:val="176"/>
          <w:ins w:id="7282" w:author="Charles Gifford" w:date="2017-03-19T14:29:00Z"/>
        </w:trPr>
        <w:tc>
          <w:tcPr>
            <w:tcW w:w="2335" w:type="dxa"/>
            <w:shd w:val="clear" w:color="auto" w:fill="auto"/>
          </w:tcPr>
          <w:p w14:paraId="58A44CA9" w14:textId="77777777" w:rsidR="00B13543" w:rsidRPr="00BA207E" w:rsidRDefault="00B13543" w:rsidP="00B13543">
            <w:pPr>
              <w:pStyle w:val="TABLE-cell"/>
              <w:rPr>
                <w:ins w:id="7283" w:author="Charles Gifford" w:date="2017-03-19T14:29:00Z"/>
              </w:rPr>
            </w:pPr>
            <w:ins w:id="7284" w:author="Charles Gifford" w:date="2017-03-19T14:29:00Z">
              <w:r w:rsidRPr="00600EB9">
                <w:t xml:space="preserve">Physical asset </w:t>
              </w:r>
              <w:r w:rsidRPr="00BA207E">
                <w:t>segment specification property</w:t>
              </w:r>
            </w:ins>
          </w:p>
        </w:tc>
        <w:tc>
          <w:tcPr>
            <w:tcW w:w="2340" w:type="dxa"/>
            <w:shd w:val="clear" w:color="auto" w:fill="auto"/>
          </w:tcPr>
          <w:p w14:paraId="321DCD95" w14:textId="77777777" w:rsidR="00B13543" w:rsidRPr="00BA207E" w:rsidRDefault="00B13543" w:rsidP="00B13543">
            <w:pPr>
              <w:pStyle w:val="TABLE-cell"/>
              <w:rPr>
                <w:ins w:id="7285" w:author="Charles Gifford" w:date="2017-03-19T14:29:00Z"/>
              </w:rPr>
            </w:pPr>
            <w:ins w:id="7286" w:author="Charles Gifford" w:date="2017-03-19T14:29:00Z">
              <w:r w:rsidRPr="00600EB9">
                <w:t xml:space="preserve">Physical asset </w:t>
              </w:r>
              <w:r w:rsidRPr="00BA207E">
                <w:t>property</w:t>
              </w:r>
            </w:ins>
          </w:p>
        </w:tc>
        <w:tc>
          <w:tcPr>
            <w:tcW w:w="2070" w:type="dxa"/>
            <w:shd w:val="clear" w:color="auto" w:fill="auto"/>
          </w:tcPr>
          <w:p w14:paraId="3C648CF8" w14:textId="77777777" w:rsidR="00B13543" w:rsidRPr="00BA207E" w:rsidRDefault="00B13543" w:rsidP="00B13543">
            <w:pPr>
              <w:pStyle w:val="TABLE-cell"/>
              <w:rPr>
                <w:ins w:id="7287" w:author="Charles Gifford" w:date="2017-03-19T14:29:00Z"/>
              </w:rPr>
            </w:pPr>
            <w:ins w:id="7288" w:author="Charles Gifford" w:date="2017-03-19T14:29:00Z">
              <w:r w:rsidRPr="00BA207E">
                <w:t>Dependency (D)</w:t>
              </w:r>
            </w:ins>
          </w:p>
        </w:tc>
        <w:tc>
          <w:tcPr>
            <w:tcW w:w="2520" w:type="dxa"/>
            <w:shd w:val="clear" w:color="auto" w:fill="auto"/>
          </w:tcPr>
          <w:p w14:paraId="7880D6A3" w14:textId="77777777" w:rsidR="00B13543" w:rsidRPr="00BA207E" w:rsidRDefault="00B13543" w:rsidP="00B13543">
            <w:pPr>
              <w:pStyle w:val="TABLE-cell"/>
              <w:rPr>
                <w:ins w:id="7289" w:author="Charles Gifford" w:date="2017-03-19T14:29:00Z"/>
              </w:rPr>
            </w:pPr>
            <w:ins w:id="7290" w:author="Charles Gifford" w:date="2017-03-19T14:29:00Z">
              <w:r w:rsidRPr="00BA207E">
                <w:t>Maps to &gt;</w:t>
              </w:r>
            </w:ins>
          </w:p>
        </w:tc>
      </w:tr>
      <w:tr w:rsidR="00B13543" w:rsidRPr="008F275A" w14:paraId="0D721880" w14:textId="77777777" w:rsidTr="00386ED8">
        <w:trPr>
          <w:trHeight w:val="176"/>
          <w:ins w:id="7291" w:author="Charles Gifford" w:date="2017-03-19T14:29:00Z"/>
        </w:trPr>
        <w:tc>
          <w:tcPr>
            <w:tcW w:w="2335" w:type="dxa"/>
            <w:shd w:val="clear" w:color="auto" w:fill="auto"/>
          </w:tcPr>
          <w:p w14:paraId="6C8D883B" w14:textId="77777777" w:rsidR="00B13543" w:rsidRPr="00065ED2" w:rsidRDefault="00B13543" w:rsidP="00B13543">
            <w:pPr>
              <w:pStyle w:val="TABLE-cell"/>
              <w:rPr>
                <w:ins w:id="7292" w:author="Charles Gifford" w:date="2017-03-19T14:29:00Z"/>
              </w:rPr>
            </w:pPr>
            <w:ins w:id="7293" w:author="Charles Gifford" w:date="2017-03-19T14:29:00Z">
              <w:r>
                <w:t xml:space="preserve">Material </w:t>
              </w:r>
              <w:r w:rsidRPr="00BA207E">
                <w:t>segment specification</w:t>
              </w:r>
            </w:ins>
          </w:p>
        </w:tc>
        <w:tc>
          <w:tcPr>
            <w:tcW w:w="2340" w:type="dxa"/>
          </w:tcPr>
          <w:p w14:paraId="0CB039DF" w14:textId="77777777" w:rsidR="00B13543" w:rsidRDefault="00B13543" w:rsidP="00B13543">
            <w:pPr>
              <w:pStyle w:val="TABLE-cell"/>
              <w:rPr>
                <w:ins w:id="7294" w:author="Charles Gifford" w:date="2017-03-19T14:29:00Z"/>
              </w:rPr>
            </w:pPr>
            <w:ins w:id="7295" w:author="Charles Gifford" w:date="2017-03-19T14:29:00Z">
              <w:r w:rsidRPr="00600EB9">
                <w:t xml:space="preserve">Material </w:t>
              </w:r>
              <w:r w:rsidRPr="00BA207E">
                <w:t>segment specification property</w:t>
              </w:r>
            </w:ins>
          </w:p>
        </w:tc>
        <w:tc>
          <w:tcPr>
            <w:tcW w:w="2070" w:type="dxa"/>
            <w:shd w:val="clear" w:color="auto" w:fill="auto"/>
          </w:tcPr>
          <w:p w14:paraId="5FA8E2EC" w14:textId="77777777" w:rsidR="00B13543" w:rsidRPr="001312FB" w:rsidRDefault="00B13543" w:rsidP="00B13543">
            <w:pPr>
              <w:pStyle w:val="TABLE-cell"/>
              <w:rPr>
                <w:ins w:id="7296" w:author="Charles Gifford" w:date="2017-03-19T14:29:00Z"/>
              </w:rPr>
            </w:pPr>
            <w:ins w:id="7297" w:author="Charles Gifford" w:date="2017-03-19T14:29:00Z">
              <w:r w:rsidRPr="00BA207E">
                <w:t>Composition whole</w:t>
              </w:r>
            </w:ins>
          </w:p>
        </w:tc>
        <w:tc>
          <w:tcPr>
            <w:tcW w:w="2520" w:type="dxa"/>
            <w:shd w:val="clear" w:color="auto" w:fill="auto"/>
          </w:tcPr>
          <w:p w14:paraId="6D165970" w14:textId="77777777" w:rsidR="00B13543" w:rsidRPr="001312FB" w:rsidRDefault="00B13543" w:rsidP="00B13543">
            <w:pPr>
              <w:pStyle w:val="TABLE-cell"/>
              <w:rPr>
                <w:ins w:id="7298" w:author="Charles Gifford" w:date="2017-03-19T14:29:00Z"/>
              </w:rPr>
            </w:pPr>
            <w:ins w:id="7299" w:author="Charles Gifford" w:date="2017-03-19T14:29:00Z">
              <w:r w:rsidRPr="00BA207E">
                <w:t>Has properties of &gt;</w:t>
              </w:r>
            </w:ins>
          </w:p>
        </w:tc>
      </w:tr>
      <w:tr w:rsidR="00B13543" w:rsidRPr="008F275A" w14:paraId="5957EAF8" w14:textId="77777777" w:rsidTr="00386ED8">
        <w:trPr>
          <w:trHeight w:val="176"/>
          <w:ins w:id="7300" w:author="Charles Gifford" w:date="2017-03-19T14:29:00Z"/>
        </w:trPr>
        <w:tc>
          <w:tcPr>
            <w:tcW w:w="2335" w:type="dxa"/>
            <w:shd w:val="clear" w:color="auto" w:fill="auto"/>
          </w:tcPr>
          <w:p w14:paraId="6D228EE2" w14:textId="77777777" w:rsidR="00B13543" w:rsidRPr="00BA207E" w:rsidRDefault="00B13543" w:rsidP="00B13543">
            <w:pPr>
              <w:pStyle w:val="TABLE-cell"/>
              <w:rPr>
                <w:ins w:id="7301" w:author="Charles Gifford" w:date="2017-03-19T14:29:00Z"/>
              </w:rPr>
            </w:pPr>
            <w:ins w:id="7302" w:author="Charles Gifford" w:date="2017-03-19T14:29:00Z">
              <w:r>
                <w:t>Material</w:t>
              </w:r>
              <w:r w:rsidRPr="00600EB9">
                <w:t xml:space="preserve"> </w:t>
              </w:r>
              <w:r w:rsidRPr="00BA207E">
                <w:t>segment specification property</w:t>
              </w:r>
            </w:ins>
          </w:p>
        </w:tc>
        <w:tc>
          <w:tcPr>
            <w:tcW w:w="2340" w:type="dxa"/>
          </w:tcPr>
          <w:p w14:paraId="61D070A1" w14:textId="77777777" w:rsidR="00B13543" w:rsidRPr="00BA207E" w:rsidRDefault="00B13543" w:rsidP="00B13543">
            <w:pPr>
              <w:pStyle w:val="TABLE-cell"/>
              <w:rPr>
                <w:ins w:id="7303" w:author="Charles Gifford" w:date="2017-03-19T14:29:00Z"/>
              </w:rPr>
            </w:pPr>
            <w:ins w:id="7304" w:author="Charles Gifford" w:date="2017-03-19T14:29:00Z">
              <w:r w:rsidRPr="00600EB9">
                <w:t xml:space="preserve">Material </w:t>
              </w:r>
              <w:r w:rsidRPr="00BA207E">
                <w:t>segment specification property</w:t>
              </w:r>
            </w:ins>
          </w:p>
        </w:tc>
        <w:tc>
          <w:tcPr>
            <w:tcW w:w="2070" w:type="dxa"/>
            <w:shd w:val="clear" w:color="auto" w:fill="auto"/>
          </w:tcPr>
          <w:p w14:paraId="147DCC7F" w14:textId="77777777" w:rsidR="00B13543" w:rsidRPr="00BA207E" w:rsidRDefault="00B13543" w:rsidP="00B13543">
            <w:pPr>
              <w:pStyle w:val="TABLE-cell"/>
              <w:rPr>
                <w:ins w:id="7305" w:author="Charles Gifford" w:date="2017-03-19T14:29:00Z"/>
              </w:rPr>
            </w:pPr>
            <w:ins w:id="7306" w:author="Charles Gifford" w:date="2017-03-19T14:29:00Z">
              <w:r w:rsidRPr="00BA207E">
                <w:t>Composition hierarchy</w:t>
              </w:r>
            </w:ins>
          </w:p>
        </w:tc>
        <w:tc>
          <w:tcPr>
            <w:tcW w:w="2520" w:type="dxa"/>
            <w:shd w:val="clear" w:color="auto" w:fill="auto"/>
          </w:tcPr>
          <w:p w14:paraId="391AEF37" w14:textId="77777777" w:rsidR="00B13543" w:rsidRPr="00BA207E" w:rsidRDefault="00B13543" w:rsidP="00B13543">
            <w:pPr>
              <w:pStyle w:val="TABLE-cell"/>
              <w:rPr>
                <w:ins w:id="7307" w:author="Charles Gifford" w:date="2017-03-19T14:29:00Z"/>
              </w:rPr>
            </w:pPr>
            <w:ins w:id="7308" w:author="Charles Gifford" w:date="2017-03-19T14:29:00Z">
              <w:r>
                <w:rPr>
                  <w:szCs w:val="20"/>
                </w:rPr>
                <w:t xml:space="preserve">Contains </w:t>
              </w:r>
              <w:r w:rsidRPr="00B41C7C">
                <w:rPr>
                  <w:szCs w:val="20"/>
                </w:rPr>
                <w:t>&gt;</w:t>
              </w:r>
            </w:ins>
          </w:p>
        </w:tc>
      </w:tr>
      <w:tr w:rsidR="00B13543" w:rsidRPr="008F275A" w14:paraId="21BB173C" w14:textId="77777777" w:rsidTr="00386ED8">
        <w:trPr>
          <w:trHeight w:val="176"/>
          <w:ins w:id="7309" w:author="Charles Gifford" w:date="2017-03-19T14:29:00Z"/>
        </w:trPr>
        <w:tc>
          <w:tcPr>
            <w:tcW w:w="2335" w:type="dxa"/>
            <w:shd w:val="clear" w:color="auto" w:fill="auto"/>
          </w:tcPr>
          <w:p w14:paraId="1CDE0BB4" w14:textId="77777777" w:rsidR="00B13543" w:rsidRPr="00BA207E" w:rsidRDefault="00B13543" w:rsidP="00B13543">
            <w:pPr>
              <w:pStyle w:val="TABLE-cell"/>
              <w:rPr>
                <w:ins w:id="7310" w:author="Charles Gifford" w:date="2017-03-19T14:29:00Z"/>
              </w:rPr>
            </w:pPr>
            <w:ins w:id="7311" w:author="Charles Gifford" w:date="2017-03-19T14:29:00Z">
              <w:r w:rsidRPr="00600EB9">
                <w:t xml:space="preserve">Material </w:t>
              </w:r>
              <w:r w:rsidRPr="00BA207E">
                <w:t>segment specification</w:t>
              </w:r>
            </w:ins>
          </w:p>
        </w:tc>
        <w:tc>
          <w:tcPr>
            <w:tcW w:w="2340" w:type="dxa"/>
            <w:shd w:val="clear" w:color="auto" w:fill="auto"/>
          </w:tcPr>
          <w:p w14:paraId="0D73C98B" w14:textId="77777777" w:rsidR="00B13543" w:rsidRPr="00BA207E" w:rsidRDefault="00B13543" w:rsidP="00B13543">
            <w:pPr>
              <w:pStyle w:val="TABLE-cell"/>
              <w:rPr>
                <w:ins w:id="7312" w:author="Charles Gifford" w:date="2017-03-19T14:29:00Z"/>
              </w:rPr>
            </w:pPr>
            <w:ins w:id="7313" w:author="Charles Gifford" w:date="2017-03-19T14:29:00Z">
              <w:r w:rsidRPr="00600EB9">
                <w:t xml:space="preserve">Material </w:t>
              </w:r>
              <w:r w:rsidRPr="00BA207E">
                <w:t>class</w:t>
              </w:r>
            </w:ins>
          </w:p>
        </w:tc>
        <w:tc>
          <w:tcPr>
            <w:tcW w:w="2070" w:type="dxa"/>
            <w:shd w:val="clear" w:color="auto" w:fill="auto"/>
          </w:tcPr>
          <w:p w14:paraId="2E07821C" w14:textId="77777777" w:rsidR="00B13543" w:rsidRPr="00BA207E" w:rsidRDefault="00B13543" w:rsidP="00B13543">
            <w:pPr>
              <w:pStyle w:val="TABLE-cell"/>
              <w:rPr>
                <w:ins w:id="7314" w:author="Charles Gifford" w:date="2017-03-19T14:29:00Z"/>
              </w:rPr>
            </w:pPr>
            <w:ins w:id="7315" w:author="Charles Gifford" w:date="2017-03-19T14:29:00Z">
              <w:r w:rsidRPr="00BA207E">
                <w:t>Association (A)</w:t>
              </w:r>
            </w:ins>
          </w:p>
        </w:tc>
        <w:tc>
          <w:tcPr>
            <w:tcW w:w="2520" w:type="dxa"/>
            <w:shd w:val="clear" w:color="auto" w:fill="auto"/>
          </w:tcPr>
          <w:p w14:paraId="711730E1" w14:textId="77777777" w:rsidR="00B13543" w:rsidRPr="00BA207E" w:rsidRDefault="00B13543" w:rsidP="00B13543">
            <w:pPr>
              <w:pStyle w:val="TABLE-cell"/>
              <w:rPr>
                <w:ins w:id="7316" w:author="Charles Gifford" w:date="2017-03-19T14:29:00Z"/>
              </w:rPr>
            </w:pPr>
            <w:ins w:id="7317" w:author="Charles Gifford" w:date="2017-03-19T14:29:00Z">
              <w:r w:rsidRPr="00BA207E">
                <w:t>Corresponds to &gt;</w:t>
              </w:r>
            </w:ins>
          </w:p>
        </w:tc>
      </w:tr>
      <w:tr w:rsidR="00B13543" w:rsidRPr="008F275A" w14:paraId="4EB182DA" w14:textId="77777777" w:rsidTr="00386ED8">
        <w:trPr>
          <w:trHeight w:val="176"/>
          <w:ins w:id="7318" w:author="Charles Gifford" w:date="2017-03-19T14:29:00Z"/>
        </w:trPr>
        <w:tc>
          <w:tcPr>
            <w:tcW w:w="2335" w:type="dxa"/>
            <w:shd w:val="clear" w:color="auto" w:fill="auto"/>
          </w:tcPr>
          <w:p w14:paraId="21771711" w14:textId="77777777" w:rsidR="00B13543" w:rsidRPr="00600EB9" w:rsidRDefault="00B13543" w:rsidP="00B13543">
            <w:pPr>
              <w:pStyle w:val="TABLE-cell"/>
              <w:rPr>
                <w:ins w:id="7319" w:author="Charles Gifford" w:date="2017-03-19T14:29:00Z"/>
              </w:rPr>
            </w:pPr>
            <w:ins w:id="7320" w:author="Charles Gifford" w:date="2017-03-19T14:29:00Z">
              <w:r w:rsidRPr="00600EB9">
                <w:t xml:space="preserve">Material </w:t>
              </w:r>
              <w:r w:rsidRPr="00BA207E">
                <w:t>segment specification</w:t>
              </w:r>
            </w:ins>
          </w:p>
        </w:tc>
        <w:tc>
          <w:tcPr>
            <w:tcW w:w="2340" w:type="dxa"/>
            <w:shd w:val="clear" w:color="auto" w:fill="auto"/>
          </w:tcPr>
          <w:p w14:paraId="70BC987A" w14:textId="77777777" w:rsidR="00B13543" w:rsidRPr="00600EB9" w:rsidRDefault="00B13543" w:rsidP="00B13543">
            <w:pPr>
              <w:pStyle w:val="TABLE-cell"/>
              <w:rPr>
                <w:ins w:id="7321" w:author="Charles Gifford" w:date="2017-03-19T14:29:00Z"/>
              </w:rPr>
            </w:pPr>
            <w:ins w:id="7322" w:author="Charles Gifford" w:date="2017-03-19T14:29:00Z">
              <w:r w:rsidRPr="00600EB9">
                <w:t xml:space="preserve">Material </w:t>
              </w:r>
              <w:r>
                <w:t>definition</w:t>
              </w:r>
            </w:ins>
          </w:p>
        </w:tc>
        <w:tc>
          <w:tcPr>
            <w:tcW w:w="2070" w:type="dxa"/>
            <w:shd w:val="clear" w:color="auto" w:fill="auto"/>
          </w:tcPr>
          <w:p w14:paraId="0E326E18" w14:textId="77777777" w:rsidR="00B13543" w:rsidRPr="00BA207E" w:rsidRDefault="00B13543" w:rsidP="00B13543">
            <w:pPr>
              <w:pStyle w:val="TABLE-cell"/>
              <w:rPr>
                <w:ins w:id="7323" w:author="Charles Gifford" w:date="2017-03-19T14:29:00Z"/>
              </w:rPr>
            </w:pPr>
            <w:ins w:id="7324" w:author="Charles Gifford" w:date="2017-03-19T14:29:00Z">
              <w:r w:rsidRPr="00BA207E">
                <w:t>Association (A)</w:t>
              </w:r>
            </w:ins>
          </w:p>
        </w:tc>
        <w:tc>
          <w:tcPr>
            <w:tcW w:w="2520" w:type="dxa"/>
            <w:shd w:val="clear" w:color="auto" w:fill="auto"/>
          </w:tcPr>
          <w:p w14:paraId="3FB6463E" w14:textId="77777777" w:rsidR="00B13543" w:rsidRPr="00BA207E" w:rsidRDefault="00B13543" w:rsidP="00B13543">
            <w:pPr>
              <w:pStyle w:val="TABLE-cell"/>
              <w:rPr>
                <w:ins w:id="7325" w:author="Charles Gifford" w:date="2017-03-19T14:29:00Z"/>
              </w:rPr>
            </w:pPr>
            <w:ins w:id="7326" w:author="Charles Gifford" w:date="2017-03-19T14:29:00Z">
              <w:r w:rsidRPr="00BA207E">
                <w:t>Corresponds to &gt;</w:t>
              </w:r>
            </w:ins>
          </w:p>
        </w:tc>
      </w:tr>
      <w:tr w:rsidR="00B13543" w:rsidRPr="008F275A" w14:paraId="2CC2A778" w14:textId="77777777" w:rsidTr="00386ED8">
        <w:trPr>
          <w:trHeight w:val="176"/>
          <w:ins w:id="7327" w:author="Charles Gifford" w:date="2017-03-19T14:29:00Z"/>
        </w:trPr>
        <w:tc>
          <w:tcPr>
            <w:tcW w:w="2335" w:type="dxa"/>
            <w:shd w:val="clear" w:color="auto" w:fill="auto"/>
          </w:tcPr>
          <w:p w14:paraId="0AF5C63B" w14:textId="77777777" w:rsidR="00B13543" w:rsidRPr="00BA207E" w:rsidRDefault="00B13543" w:rsidP="00B13543">
            <w:pPr>
              <w:pStyle w:val="TABLE-cell"/>
              <w:rPr>
                <w:ins w:id="7328" w:author="Charles Gifford" w:date="2017-03-19T14:29:00Z"/>
              </w:rPr>
            </w:pPr>
            <w:ins w:id="7329" w:author="Charles Gifford" w:date="2017-03-19T14:29:00Z">
              <w:r w:rsidRPr="00600EB9">
                <w:t xml:space="preserve">Material </w:t>
              </w:r>
              <w:r w:rsidRPr="00BA207E">
                <w:t>segment specification</w:t>
              </w:r>
            </w:ins>
          </w:p>
        </w:tc>
        <w:tc>
          <w:tcPr>
            <w:tcW w:w="2340" w:type="dxa"/>
            <w:shd w:val="clear" w:color="auto" w:fill="auto"/>
          </w:tcPr>
          <w:p w14:paraId="11C28187" w14:textId="77777777" w:rsidR="00B13543" w:rsidRPr="00BA207E" w:rsidRDefault="00B13543" w:rsidP="00B13543">
            <w:pPr>
              <w:pStyle w:val="TABLE-cell"/>
              <w:rPr>
                <w:ins w:id="7330" w:author="Charles Gifford" w:date="2017-03-19T14:29:00Z"/>
              </w:rPr>
            </w:pPr>
            <w:ins w:id="7331" w:author="Charles Gifford" w:date="2017-03-19T14:29:00Z">
              <w:r>
                <w:t>Material lot</w:t>
              </w:r>
            </w:ins>
          </w:p>
        </w:tc>
        <w:tc>
          <w:tcPr>
            <w:tcW w:w="2070" w:type="dxa"/>
            <w:shd w:val="clear" w:color="auto" w:fill="auto"/>
          </w:tcPr>
          <w:p w14:paraId="6DEFE571" w14:textId="77777777" w:rsidR="00B13543" w:rsidRPr="00BA207E" w:rsidRDefault="00B13543" w:rsidP="00B13543">
            <w:pPr>
              <w:pStyle w:val="TABLE-cell"/>
              <w:rPr>
                <w:ins w:id="7332" w:author="Charles Gifford" w:date="2017-03-19T14:29:00Z"/>
              </w:rPr>
            </w:pPr>
            <w:ins w:id="7333" w:author="Charles Gifford" w:date="2017-03-19T14:29:00Z">
              <w:r w:rsidRPr="00BA207E">
                <w:t>Association (C)</w:t>
              </w:r>
            </w:ins>
          </w:p>
        </w:tc>
        <w:tc>
          <w:tcPr>
            <w:tcW w:w="2520" w:type="dxa"/>
            <w:shd w:val="clear" w:color="auto" w:fill="auto"/>
          </w:tcPr>
          <w:p w14:paraId="2742123E" w14:textId="77777777" w:rsidR="00B13543" w:rsidRPr="00BA207E" w:rsidRDefault="00B13543" w:rsidP="00B13543">
            <w:pPr>
              <w:pStyle w:val="TABLE-cell"/>
              <w:rPr>
                <w:ins w:id="7334" w:author="Charles Gifford" w:date="2017-03-19T14:29:00Z"/>
              </w:rPr>
            </w:pPr>
            <w:ins w:id="7335" w:author="Charles Gifford" w:date="2017-03-19T14:29:00Z">
              <w:r w:rsidRPr="00BA207E">
                <w:t>Corresponds to &gt;</w:t>
              </w:r>
            </w:ins>
          </w:p>
        </w:tc>
      </w:tr>
      <w:tr w:rsidR="00B13543" w:rsidRPr="008F275A" w14:paraId="6119A1B5" w14:textId="77777777" w:rsidTr="00386ED8">
        <w:trPr>
          <w:trHeight w:val="176"/>
          <w:ins w:id="7336" w:author="Charles Gifford" w:date="2017-03-19T14:29:00Z"/>
        </w:trPr>
        <w:tc>
          <w:tcPr>
            <w:tcW w:w="2335" w:type="dxa"/>
            <w:shd w:val="clear" w:color="auto" w:fill="auto"/>
          </w:tcPr>
          <w:p w14:paraId="429F835B" w14:textId="77777777" w:rsidR="00B13543" w:rsidRPr="00600EB9" w:rsidRDefault="00B13543" w:rsidP="00B13543">
            <w:pPr>
              <w:pStyle w:val="TABLE-cell"/>
              <w:rPr>
                <w:ins w:id="7337" w:author="Charles Gifford" w:date="2017-03-19T14:29:00Z"/>
              </w:rPr>
            </w:pPr>
            <w:ins w:id="7338" w:author="Charles Gifford" w:date="2017-03-19T14:29:00Z">
              <w:r w:rsidRPr="00600EB9">
                <w:t xml:space="preserve">Material </w:t>
              </w:r>
              <w:r w:rsidRPr="00BA207E">
                <w:t>segment specification</w:t>
              </w:r>
            </w:ins>
          </w:p>
        </w:tc>
        <w:tc>
          <w:tcPr>
            <w:tcW w:w="2340" w:type="dxa"/>
            <w:shd w:val="clear" w:color="auto" w:fill="auto"/>
          </w:tcPr>
          <w:p w14:paraId="7C7F0EF3" w14:textId="77777777" w:rsidR="00B13543" w:rsidRDefault="00B13543" w:rsidP="00B13543">
            <w:pPr>
              <w:pStyle w:val="TABLE-cell"/>
              <w:rPr>
                <w:ins w:id="7339" w:author="Charles Gifford" w:date="2017-03-19T14:29:00Z"/>
              </w:rPr>
            </w:pPr>
            <w:ins w:id="7340" w:author="Charles Gifford" w:date="2017-03-19T14:29:00Z">
              <w:r>
                <w:t>Material sublot</w:t>
              </w:r>
            </w:ins>
          </w:p>
        </w:tc>
        <w:tc>
          <w:tcPr>
            <w:tcW w:w="2070" w:type="dxa"/>
            <w:shd w:val="clear" w:color="auto" w:fill="auto"/>
          </w:tcPr>
          <w:p w14:paraId="316D78C3" w14:textId="77777777" w:rsidR="00B13543" w:rsidRPr="00BA207E" w:rsidRDefault="00B13543" w:rsidP="00B13543">
            <w:pPr>
              <w:pStyle w:val="TABLE-cell"/>
              <w:rPr>
                <w:ins w:id="7341" w:author="Charles Gifford" w:date="2017-03-19T14:29:00Z"/>
              </w:rPr>
            </w:pPr>
            <w:ins w:id="7342" w:author="Charles Gifford" w:date="2017-03-19T14:29:00Z">
              <w:r w:rsidRPr="00BA207E">
                <w:t>Association (C)</w:t>
              </w:r>
            </w:ins>
          </w:p>
        </w:tc>
        <w:tc>
          <w:tcPr>
            <w:tcW w:w="2520" w:type="dxa"/>
            <w:shd w:val="clear" w:color="auto" w:fill="auto"/>
          </w:tcPr>
          <w:p w14:paraId="4FBEADAD" w14:textId="77777777" w:rsidR="00B13543" w:rsidRPr="00BA207E" w:rsidRDefault="00B13543" w:rsidP="00B13543">
            <w:pPr>
              <w:pStyle w:val="TABLE-cell"/>
              <w:rPr>
                <w:ins w:id="7343" w:author="Charles Gifford" w:date="2017-03-19T14:29:00Z"/>
              </w:rPr>
            </w:pPr>
            <w:ins w:id="7344" w:author="Charles Gifford" w:date="2017-03-19T14:29:00Z">
              <w:r w:rsidRPr="00BA207E">
                <w:t>Corresponds to &gt;</w:t>
              </w:r>
            </w:ins>
          </w:p>
        </w:tc>
      </w:tr>
      <w:tr w:rsidR="00B13543" w:rsidRPr="008F275A" w14:paraId="6FC31990" w14:textId="77777777" w:rsidTr="00386ED8">
        <w:trPr>
          <w:trHeight w:val="176"/>
          <w:ins w:id="7345" w:author="Charles Gifford" w:date="2017-03-19T14:29:00Z"/>
        </w:trPr>
        <w:tc>
          <w:tcPr>
            <w:tcW w:w="2335" w:type="dxa"/>
            <w:shd w:val="clear" w:color="auto" w:fill="auto"/>
          </w:tcPr>
          <w:p w14:paraId="2F5D911E" w14:textId="77777777" w:rsidR="00B13543" w:rsidRPr="00BA207E" w:rsidRDefault="00B13543" w:rsidP="00B13543">
            <w:pPr>
              <w:pStyle w:val="TABLE-cell"/>
              <w:rPr>
                <w:ins w:id="7346" w:author="Charles Gifford" w:date="2017-03-19T14:29:00Z"/>
              </w:rPr>
            </w:pPr>
            <w:ins w:id="7347" w:author="Charles Gifford" w:date="2017-03-19T14:29:00Z">
              <w:r w:rsidRPr="00600EB9">
                <w:t xml:space="preserve">Material </w:t>
              </w:r>
              <w:r w:rsidRPr="00BA207E">
                <w:t>segment specification property</w:t>
              </w:r>
            </w:ins>
          </w:p>
        </w:tc>
        <w:tc>
          <w:tcPr>
            <w:tcW w:w="2340" w:type="dxa"/>
            <w:shd w:val="clear" w:color="auto" w:fill="auto"/>
          </w:tcPr>
          <w:p w14:paraId="3395091C" w14:textId="77777777" w:rsidR="00B13543" w:rsidRPr="00BA207E" w:rsidRDefault="00B13543" w:rsidP="00B13543">
            <w:pPr>
              <w:pStyle w:val="TABLE-cell"/>
              <w:rPr>
                <w:ins w:id="7348" w:author="Charles Gifford" w:date="2017-03-19T14:29:00Z"/>
              </w:rPr>
            </w:pPr>
            <w:ins w:id="7349" w:author="Charles Gifford" w:date="2017-03-19T14:29:00Z">
              <w:r w:rsidRPr="00600EB9">
                <w:t xml:space="preserve">Material </w:t>
              </w:r>
              <w:r w:rsidRPr="00BA207E">
                <w:t>class property</w:t>
              </w:r>
            </w:ins>
          </w:p>
        </w:tc>
        <w:tc>
          <w:tcPr>
            <w:tcW w:w="2070" w:type="dxa"/>
            <w:shd w:val="clear" w:color="auto" w:fill="auto"/>
          </w:tcPr>
          <w:p w14:paraId="778B4F82" w14:textId="77777777" w:rsidR="00B13543" w:rsidRPr="00BA207E" w:rsidRDefault="00B13543" w:rsidP="00B13543">
            <w:pPr>
              <w:pStyle w:val="TABLE-cell"/>
              <w:rPr>
                <w:ins w:id="7350" w:author="Charles Gifford" w:date="2017-03-19T14:29:00Z"/>
              </w:rPr>
            </w:pPr>
            <w:ins w:id="7351" w:author="Charles Gifford" w:date="2017-03-19T14:29:00Z">
              <w:r w:rsidRPr="00BA207E">
                <w:t>Dependency (B)</w:t>
              </w:r>
            </w:ins>
          </w:p>
        </w:tc>
        <w:tc>
          <w:tcPr>
            <w:tcW w:w="2520" w:type="dxa"/>
            <w:shd w:val="clear" w:color="auto" w:fill="auto"/>
          </w:tcPr>
          <w:p w14:paraId="36763459" w14:textId="77777777" w:rsidR="00B13543" w:rsidRPr="00BA207E" w:rsidRDefault="00B13543" w:rsidP="00B13543">
            <w:pPr>
              <w:pStyle w:val="TABLE-cell"/>
              <w:rPr>
                <w:ins w:id="7352" w:author="Charles Gifford" w:date="2017-03-19T14:29:00Z"/>
              </w:rPr>
            </w:pPr>
            <w:ins w:id="7353" w:author="Charles Gifford" w:date="2017-03-19T14:29:00Z">
              <w:r w:rsidRPr="00BA207E">
                <w:t>Maps to &gt;</w:t>
              </w:r>
            </w:ins>
          </w:p>
        </w:tc>
      </w:tr>
      <w:tr w:rsidR="00B13543" w:rsidRPr="008F275A" w14:paraId="5D096368" w14:textId="77777777" w:rsidTr="00386ED8">
        <w:trPr>
          <w:trHeight w:val="176"/>
          <w:ins w:id="7354" w:author="Charles Gifford" w:date="2017-03-19T14:29:00Z"/>
        </w:trPr>
        <w:tc>
          <w:tcPr>
            <w:tcW w:w="2335" w:type="dxa"/>
            <w:shd w:val="clear" w:color="auto" w:fill="auto"/>
          </w:tcPr>
          <w:p w14:paraId="2AB8A459" w14:textId="77777777" w:rsidR="00B13543" w:rsidRPr="00600EB9" w:rsidRDefault="00B13543" w:rsidP="00B13543">
            <w:pPr>
              <w:pStyle w:val="TABLE-cell"/>
              <w:rPr>
                <w:ins w:id="7355" w:author="Charles Gifford" w:date="2017-03-19T14:29:00Z"/>
              </w:rPr>
            </w:pPr>
            <w:ins w:id="7356" w:author="Charles Gifford" w:date="2017-03-19T14:29:00Z">
              <w:r w:rsidRPr="00600EB9">
                <w:t xml:space="preserve">Material </w:t>
              </w:r>
              <w:r w:rsidRPr="00BA207E">
                <w:t>segment specification property</w:t>
              </w:r>
            </w:ins>
          </w:p>
        </w:tc>
        <w:tc>
          <w:tcPr>
            <w:tcW w:w="2340" w:type="dxa"/>
            <w:shd w:val="clear" w:color="auto" w:fill="auto"/>
          </w:tcPr>
          <w:p w14:paraId="0885A7B4" w14:textId="77777777" w:rsidR="00B13543" w:rsidRPr="00600EB9" w:rsidRDefault="00B13543" w:rsidP="00B13543">
            <w:pPr>
              <w:pStyle w:val="TABLE-cell"/>
              <w:rPr>
                <w:ins w:id="7357" w:author="Charles Gifford" w:date="2017-03-19T14:29:00Z"/>
              </w:rPr>
            </w:pPr>
            <w:ins w:id="7358" w:author="Charles Gifford" w:date="2017-03-19T14:29:00Z">
              <w:r w:rsidRPr="00600EB9">
                <w:t xml:space="preserve">Material </w:t>
              </w:r>
              <w:r>
                <w:t>definition</w:t>
              </w:r>
              <w:r w:rsidRPr="00BA207E">
                <w:t xml:space="preserve"> property</w:t>
              </w:r>
            </w:ins>
          </w:p>
        </w:tc>
        <w:tc>
          <w:tcPr>
            <w:tcW w:w="2070" w:type="dxa"/>
            <w:shd w:val="clear" w:color="auto" w:fill="auto"/>
          </w:tcPr>
          <w:p w14:paraId="0A7F4ECE" w14:textId="77777777" w:rsidR="00B13543" w:rsidRPr="00BA207E" w:rsidRDefault="00B13543" w:rsidP="00B13543">
            <w:pPr>
              <w:pStyle w:val="TABLE-cell"/>
              <w:rPr>
                <w:ins w:id="7359" w:author="Charles Gifford" w:date="2017-03-19T14:29:00Z"/>
              </w:rPr>
            </w:pPr>
            <w:ins w:id="7360" w:author="Charles Gifford" w:date="2017-03-19T14:29:00Z">
              <w:r w:rsidRPr="00BA207E">
                <w:t>Dependency (B)</w:t>
              </w:r>
            </w:ins>
          </w:p>
        </w:tc>
        <w:tc>
          <w:tcPr>
            <w:tcW w:w="2520" w:type="dxa"/>
            <w:shd w:val="clear" w:color="auto" w:fill="auto"/>
          </w:tcPr>
          <w:p w14:paraId="50FEE0F8" w14:textId="77777777" w:rsidR="00B13543" w:rsidRPr="00BA207E" w:rsidRDefault="00B13543" w:rsidP="00B13543">
            <w:pPr>
              <w:pStyle w:val="TABLE-cell"/>
              <w:rPr>
                <w:ins w:id="7361" w:author="Charles Gifford" w:date="2017-03-19T14:29:00Z"/>
              </w:rPr>
            </w:pPr>
            <w:ins w:id="7362" w:author="Charles Gifford" w:date="2017-03-19T14:29:00Z">
              <w:r w:rsidRPr="00BA207E">
                <w:t>Maps to &gt;</w:t>
              </w:r>
            </w:ins>
          </w:p>
        </w:tc>
      </w:tr>
      <w:tr w:rsidR="00B13543" w:rsidRPr="008F275A" w14:paraId="051728ED" w14:textId="77777777" w:rsidTr="00386ED8">
        <w:trPr>
          <w:trHeight w:val="176"/>
          <w:ins w:id="7363" w:author="Charles Gifford" w:date="2017-03-19T14:29:00Z"/>
        </w:trPr>
        <w:tc>
          <w:tcPr>
            <w:tcW w:w="2335" w:type="dxa"/>
            <w:shd w:val="clear" w:color="auto" w:fill="auto"/>
          </w:tcPr>
          <w:p w14:paraId="4C377A67" w14:textId="77777777" w:rsidR="00B13543" w:rsidRPr="00BA207E" w:rsidRDefault="00B13543" w:rsidP="00B13543">
            <w:pPr>
              <w:pStyle w:val="TABLE-cell"/>
              <w:rPr>
                <w:ins w:id="7364" w:author="Charles Gifford" w:date="2017-03-19T14:29:00Z"/>
              </w:rPr>
            </w:pPr>
            <w:ins w:id="7365" w:author="Charles Gifford" w:date="2017-03-19T14:29:00Z">
              <w:r w:rsidRPr="00600EB9">
                <w:t xml:space="preserve">Material </w:t>
              </w:r>
              <w:r w:rsidRPr="00BA207E">
                <w:t>segment specification property</w:t>
              </w:r>
            </w:ins>
          </w:p>
        </w:tc>
        <w:tc>
          <w:tcPr>
            <w:tcW w:w="2340" w:type="dxa"/>
            <w:shd w:val="clear" w:color="auto" w:fill="auto"/>
          </w:tcPr>
          <w:p w14:paraId="075F914C" w14:textId="77777777" w:rsidR="00B13543" w:rsidRPr="00BA207E" w:rsidRDefault="00B13543" w:rsidP="00B13543">
            <w:pPr>
              <w:pStyle w:val="TABLE-cell"/>
              <w:rPr>
                <w:ins w:id="7366" w:author="Charles Gifford" w:date="2017-03-19T14:29:00Z"/>
              </w:rPr>
            </w:pPr>
            <w:ins w:id="7367" w:author="Charles Gifford" w:date="2017-03-19T14:29:00Z">
              <w:r w:rsidRPr="00600EB9">
                <w:t xml:space="preserve">Material </w:t>
              </w:r>
              <w:r>
                <w:t xml:space="preserve">lot </w:t>
              </w:r>
              <w:r w:rsidRPr="00BA207E">
                <w:t>property</w:t>
              </w:r>
            </w:ins>
          </w:p>
        </w:tc>
        <w:tc>
          <w:tcPr>
            <w:tcW w:w="2070" w:type="dxa"/>
            <w:shd w:val="clear" w:color="auto" w:fill="auto"/>
          </w:tcPr>
          <w:p w14:paraId="7855B5D8" w14:textId="77777777" w:rsidR="00B13543" w:rsidRPr="00BA207E" w:rsidRDefault="00B13543" w:rsidP="00B13543">
            <w:pPr>
              <w:pStyle w:val="TABLE-cell"/>
              <w:rPr>
                <w:ins w:id="7368" w:author="Charles Gifford" w:date="2017-03-19T14:29:00Z"/>
              </w:rPr>
            </w:pPr>
            <w:ins w:id="7369" w:author="Charles Gifford" w:date="2017-03-19T14:29:00Z">
              <w:r w:rsidRPr="00BA207E">
                <w:t>Dependency (D)</w:t>
              </w:r>
            </w:ins>
          </w:p>
        </w:tc>
        <w:tc>
          <w:tcPr>
            <w:tcW w:w="2520" w:type="dxa"/>
            <w:shd w:val="clear" w:color="auto" w:fill="auto"/>
          </w:tcPr>
          <w:p w14:paraId="0B2E2A3D" w14:textId="77777777" w:rsidR="00B13543" w:rsidRPr="00BA207E" w:rsidRDefault="00B13543" w:rsidP="00B13543">
            <w:pPr>
              <w:pStyle w:val="TABLE-cell"/>
              <w:rPr>
                <w:ins w:id="7370" w:author="Charles Gifford" w:date="2017-03-19T14:29:00Z"/>
              </w:rPr>
            </w:pPr>
            <w:ins w:id="7371" w:author="Charles Gifford" w:date="2017-03-19T14:29:00Z">
              <w:r w:rsidRPr="00BA207E">
                <w:t>Maps to &gt;</w:t>
              </w:r>
            </w:ins>
          </w:p>
        </w:tc>
      </w:tr>
      <w:tr w:rsidR="00B13543" w:rsidRPr="008F275A" w14:paraId="0BD9B5D3" w14:textId="77777777" w:rsidTr="00386ED8">
        <w:trPr>
          <w:trHeight w:val="176"/>
          <w:ins w:id="7372" w:author="Charles Gifford" w:date="2017-03-19T14:29:00Z"/>
        </w:trPr>
        <w:tc>
          <w:tcPr>
            <w:tcW w:w="2335" w:type="dxa"/>
            <w:shd w:val="clear" w:color="auto" w:fill="auto"/>
          </w:tcPr>
          <w:p w14:paraId="6489B981" w14:textId="77777777" w:rsidR="00B13543" w:rsidRPr="00600EB9" w:rsidRDefault="00B13543" w:rsidP="00B13543">
            <w:pPr>
              <w:pStyle w:val="TABLE-cell"/>
              <w:rPr>
                <w:ins w:id="7373" w:author="Charles Gifford" w:date="2017-03-19T14:29:00Z"/>
              </w:rPr>
            </w:pPr>
            <w:ins w:id="7374" w:author="Charles Gifford" w:date="2017-03-19T14:29:00Z">
              <w:r w:rsidRPr="00600EB9">
                <w:t xml:space="preserve">Material </w:t>
              </w:r>
              <w:r w:rsidRPr="00BA207E">
                <w:t>segment specification property</w:t>
              </w:r>
            </w:ins>
          </w:p>
        </w:tc>
        <w:tc>
          <w:tcPr>
            <w:tcW w:w="2340" w:type="dxa"/>
            <w:shd w:val="clear" w:color="auto" w:fill="auto"/>
          </w:tcPr>
          <w:p w14:paraId="129E668D" w14:textId="77777777" w:rsidR="00B13543" w:rsidRPr="00600EB9" w:rsidRDefault="00B13543" w:rsidP="00B13543">
            <w:pPr>
              <w:pStyle w:val="TABLE-cell"/>
              <w:rPr>
                <w:ins w:id="7375" w:author="Charles Gifford" w:date="2017-03-19T14:29:00Z"/>
              </w:rPr>
            </w:pPr>
            <w:ins w:id="7376" w:author="Charles Gifford" w:date="2017-03-19T14:29:00Z">
              <w:r w:rsidRPr="00600EB9">
                <w:t xml:space="preserve">Material </w:t>
              </w:r>
              <w:r>
                <w:t xml:space="preserve">sublot </w:t>
              </w:r>
              <w:r w:rsidRPr="00BA207E">
                <w:t>property</w:t>
              </w:r>
            </w:ins>
          </w:p>
        </w:tc>
        <w:tc>
          <w:tcPr>
            <w:tcW w:w="2070" w:type="dxa"/>
            <w:shd w:val="clear" w:color="auto" w:fill="auto"/>
          </w:tcPr>
          <w:p w14:paraId="61D0FD25" w14:textId="77777777" w:rsidR="00B13543" w:rsidRPr="00BA207E" w:rsidRDefault="00B13543" w:rsidP="00B13543">
            <w:pPr>
              <w:pStyle w:val="TABLE-cell"/>
              <w:rPr>
                <w:ins w:id="7377" w:author="Charles Gifford" w:date="2017-03-19T14:29:00Z"/>
              </w:rPr>
            </w:pPr>
            <w:ins w:id="7378" w:author="Charles Gifford" w:date="2017-03-19T14:29:00Z">
              <w:r w:rsidRPr="00BA207E">
                <w:t>Dependency (D)</w:t>
              </w:r>
            </w:ins>
          </w:p>
        </w:tc>
        <w:tc>
          <w:tcPr>
            <w:tcW w:w="2520" w:type="dxa"/>
            <w:shd w:val="clear" w:color="auto" w:fill="auto"/>
          </w:tcPr>
          <w:p w14:paraId="298C710D" w14:textId="77777777" w:rsidR="00B13543" w:rsidRPr="00BA207E" w:rsidRDefault="00B13543" w:rsidP="00B13543">
            <w:pPr>
              <w:pStyle w:val="TABLE-cell"/>
              <w:rPr>
                <w:ins w:id="7379" w:author="Charles Gifford" w:date="2017-03-19T14:29:00Z"/>
              </w:rPr>
            </w:pPr>
            <w:ins w:id="7380" w:author="Charles Gifford" w:date="2017-03-19T14:29:00Z">
              <w:r w:rsidRPr="00BA207E">
                <w:t>Maps to &gt;</w:t>
              </w:r>
            </w:ins>
          </w:p>
        </w:tc>
      </w:tr>
      <w:tr w:rsidR="00B13543" w:rsidRPr="008F275A" w14:paraId="5B2574F2" w14:textId="77777777" w:rsidTr="00386ED8">
        <w:trPr>
          <w:trHeight w:val="176"/>
          <w:ins w:id="7381" w:author="Charles Gifford" w:date="2017-03-19T14:29:00Z"/>
        </w:trPr>
        <w:tc>
          <w:tcPr>
            <w:tcW w:w="2335" w:type="dxa"/>
            <w:shd w:val="clear" w:color="auto" w:fill="auto"/>
          </w:tcPr>
          <w:p w14:paraId="3A2118AC" w14:textId="77777777" w:rsidR="00B13543" w:rsidRDefault="00B13543" w:rsidP="00B13543">
            <w:pPr>
              <w:pStyle w:val="TABLE-cell"/>
              <w:rPr>
                <w:ins w:id="7382" w:author="Charles Gifford" w:date="2017-03-19T14:29:00Z"/>
              </w:rPr>
            </w:pPr>
            <w:ins w:id="7383" w:author="Charles Gifford" w:date="2017-03-19T14:29:00Z">
              <w:r>
                <w:t>Material segment specification</w:t>
              </w:r>
            </w:ins>
          </w:p>
        </w:tc>
        <w:tc>
          <w:tcPr>
            <w:tcW w:w="2340" w:type="dxa"/>
          </w:tcPr>
          <w:p w14:paraId="22BC6118" w14:textId="77777777" w:rsidR="00B13543" w:rsidRPr="00600EB9" w:rsidRDefault="00B13543" w:rsidP="00B13543">
            <w:pPr>
              <w:pStyle w:val="TABLE-cell"/>
              <w:rPr>
                <w:ins w:id="7384" w:author="Charles Gifford" w:date="2017-03-19T14:29:00Z"/>
              </w:rPr>
            </w:pPr>
            <w:ins w:id="7385" w:author="Charles Gifford" w:date="2017-03-19T14:29:00Z">
              <w:r>
                <w:t>Material segment specification</w:t>
              </w:r>
            </w:ins>
          </w:p>
        </w:tc>
        <w:tc>
          <w:tcPr>
            <w:tcW w:w="2070" w:type="dxa"/>
            <w:shd w:val="clear" w:color="auto" w:fill="auto"/>
          </w:tcPr>
          <w:p w14:paraId="2FE58AB2" w14:textId="77777777" w:rsidR="00B13543" w:rsidRPr="00BA207E" w:rsidRDefault="00B13543" w:rsidP="00B13543">
            <w:pPr>
              <w:pStyle w:val="TABLE-cell"/>
              <w:rPr>
                <w:ins w:id="7386" w:author="Charles Gifford" w:date="2017-03-19T14:29:00Z"/>
              </w:rPr>
            </w:pPr>
            <w:ins w:id="7387" w:author="Charles Gifford" w:date="2017-03-19T14:29:00Z">
              <w:r w:rsidRPr="009432BC">
                <w:t>Aggregation hierarchy</w:t>
              </w:r>
            </w:ins>
          </w:p>
        </w:tc>
        <w:tc>
          <w:tcPr>
            <w:tcW w:w="2520" w:type="dxa"/>
            <w:shd w:val="clear" w:color="auto" w:fill="auto"/>
          </w:tcPr>
          <w:p w14:paraId="14069241" w14:textId="77777777" w:rsidR="00B13543" w:rsidRPr="00BA207E" w:rsidRDefault="00B13543" w:rsidP="00B13543">
            <w:pPr>
              <w:pStyle w:val="TABLE-cell"/>
              <w:rPr>
                <w:ins w:id="7388" w:author="Charles Gifford" w:date="2017-03-19T14:29:00Z"/>
              </w:rPr>
            </w:pPr>
            <w:ins w:id="7389" w:author="Charles Gifford" w:date="2017-03-19T14:29:00Z">
              <w:r>
                <w:t>Is assembled from &gt;</w:t>
              </w:r>
            </w:ins>
          </w:p>
        </w:tc>
      </w:tr>
      <w:tr w:rsidR="00A054E2" w:rsidRPr="008F275A" w14:paraId="557C0B81" w14:textId="77777777" w:rsidTr="00386ED8">
        <w:trPr>
          <w:trHeight w:val="176"/>
          <w:ins w:id="7390" w:author="Charles Gifford" w:date="2017-03-20T11:41:00Z"/>
        </w:trPr>
        <w:tc>
          <w:tcPr>
            <w:tcW w:w="2335" w:type="dxa"/>
            <w:shd w:val="clear" w:color="auto" w:fill="auto"/>
          </w:tcPr>
          <w:p w14:paraId="477FBDBD" w14:textId="77777777" w:rsidR="00A054E2" w:rsidRDefault="00A054E2" w:rsidP="00BA06AC">
            <w:pPr>
              <w:pStyle w:val="TABLE-cell"/>
              <w:rPr>
                <w:ins w:id="7391" w:author="Charles Gifford" w:date="2017-03-20T11:41:00Z"/>
              </w:rPr>
            </w:pPr>
            <w:ins w:id="7392" w:author="Charles Gifford" w:date="2017-03-20T11:41:00Z">
              <w:r>
                <w:t>Material requirement</w:t>
              </w:r>
            </w:ins>
          </w:p>
        </w:tc>
        <w:tc>
          <w:tcPr>
            <w:tcW w:w="2340" w:type="dxa"/>
          </w:tcPr>
          <w:p w14:paraId="0A9EC565" w14:textId="77777777" w:rsidR="00A054E2" w:rsidRDefault="00A054E2" w:rsidP="00BA06AC">
            <w:pPr>
              <w:pStyle w:val="TABLE-cell"/>
              <w:rPr>
                <w:ins w:id="7393" w:author="Charles Gifford" w:date="2017-03-20T11:41:00Z"/>
              </w:rPr>
            </w:pPr>
            <w:ins w:id="7394" w:author="Charles Gifford" w:date="2017-03-20T11:41:00Z">
              <w:r>
                <w:t>Test specification</w:t>
              </w:r>
            </w:ins>
          </w:p>
        </w:tc>
        <w:tc>
          <w:tcPr>
            <w:tcW w:w="2070" w:type="dxa"/>
            <w:shd w:val="clear" w:color="auto" w:fill="auto"/>
          </w:tcPr>
          <w:p w14:paraId="08075CFB" w14:textId="77777777" w:rsidR="00A054E2" w:rsidRPr="009432BC" w:rsidRDefault="00A054E2" w:rsidP="00BA06AC">
            <w:pPr>
              <w:pStyle w:val="TABLE-cell"/>
              <w:rPr>
                <w:ins w:id="7395" w:author="Charles Gifford" w:date="2017-03-20T11:41:00Z"/>
              </w:rPr>
            </w:pPr>
            <w:ins w:id="7396" w:author="Charles Gifford" w:date="2017-03-20T11:41:00Z">
              <w:r>
                <w:t>Association</w:t>
              </w:r>
            </w:ins>
          </w:p>
        </w:tc>
        <w:tc>
          <w:tcPr>
            <w:tcW w:w="2520" w:type="dxa"/>
            <w:shd w:val="clear" w:color="auto" w:fill="auto"/>
          </w:tcPr>
          <w:p w14:paraId="1D86BFE2" w14:textId="77777777" w:rsidR="00A054E2" w:rsidRDefault="00A054E2" w:rsidP="00BA06AC">
            <w:pPr>
              <w:pStyle w:val="TABLE-cell"/>
              <w:rPr>
                <w:ins w:id="7397" w:author="Charles Gifford" w:date="2017-03-20T11:41:00Z"/>
              </w:rPr>
            </w:pPr>
            <w:ins w:id="7398" w:author="Charles Gifford" w:date="2017-03-20T11:41:00Z">
              <w:r>
                <w:t>Specifics &gt;</w:t>
              </w:r>
            </w:ins>
          </w:p>
        </w:tc>
      </w:tr>
    </w:tbl>
    <w:p w14:paraId="70A23D54" w14:textId="77777777" w:rsidR="008B4A6F" w:rsidRPr="001C220C" w:rsidRDefault="00BF69FC" w:rsidP="003E1075">
      <w:pPr>
        <w:pStyle w:val="Heading3"/>
      </w:pPr>
      <w:bookmarkStart w:id="7399" w:name="_Toc320176933"/>
      <w:r w:rsidRPr="001C220C">
        <w:t>Process segment</w:t>
      </w:r>
      <w:r w:rsidR="008B4A6F" w:rsidRPr="001C220C">
        <w:t xml:space="preserve"> </w:t>
      </w:r>
      <w:bookmarkEnd w:id="7399"/>
    </w:p>
    <w:p w14:paraId="1B17BD19" w14:textId="3D492E40" w:rsidR="00527430" w:rsidRPr="001C220C" w:rsidRDefault="00527430" w:rsidP="0050157D">
      <w:pPr>
        <w:pStyle w:val="PARAGRAPH"/>
        <w:jc w:val="left"/>
        <w:rPr>
          <w:lang w:val="en-US"/>
        </w:rPr>
      </w:pPr>
      <w:r w:rsidRPr="001C220C">
        <w:rPr>
          <w:lang w:val="en-US"/>
        </w:rPr>
        <w:t xml:space="preserve">A </w:t>
      </w:r>
      <w:r w:rsidR="00BF69FC" w:rsidRPr="00D85861">
        <w:rPr>
          <w:i/>
          <w:lang w:val="en-US"/>
        </w:rPr>
        <w:t>process segment</w:t>
      </w:r>
      <w:r w:rsidRPr="001C220C">
        <w:rPr>
          <w:i/>
          <w:lang w:val="en-US"/>
        </w:rPr>
        <w:t xml:space="preserve"> </w:t>
      </w:r>
      <w:r w:rsidRPr="001C220C">
        <w:rPr>
          <w:lang w:val="en-US"/>
        </w:rPr>
        <w:t xml:space="preserve">lists the classes of </w:t>
      </w:r>
      <w:r w:rsidRPr="005D1E73">
        <w:rPr>
          <w:i/>
          <w:lang w:val="en-US"/>
        </w:rPr>
        <w:t xml:space="preserve">personnel, equipment, </w:t>
      </w:r>
      <w:r w:rsidR="00CD33F5" w:rsidRPr="005D1E73">
        <w:rPr>
          <w:i/>
          <w:lang w:val="en-US"/>
        </w:rPr>
        <w:t>physical assets</w:t>
      </w:r>
      <w:r w:rsidR="00CD33F5" w:rsidRPr="001C220C">
        <w:rPr>
          <w:lang w:val="en-US"/>
        </w:rPr>
        <w:t xml:space="preserve">, </w:t>
      </w:r>
      <w:r w:rsidRPr="001C220C">
        <w:rPr>
          <w:lang w:val="en-US"/>
        </w:rPr>
        <w:t xml:space="preserve">and </w:t>
      </w:r>
      <w:r w:rsidRPr="005D1E73">
        <w:rPr>
          <w:i/>
          <w:lang w:val="en-US"/>
        </w:rPr>
        <w:t>material needed</w:t>
      </w:r>
      <w:r w:rsidRPr="001C220C">
        <w:rPr>
          <w:lang w:val="en-US"/>
        </w:rPr>
        <w:t xml:space="preserve">, and/or it may present specific resources, such as specific equipment needed for the </w:t>
      </w:r>
      <w:r w:rsidR="00BF69FC" w:rsidRPr="003357D0">
        <w:rPr>
          <w:i/>
          <w:lang w:val="en-US"/>
        </w:rPr>
        <w:t>process segment</w:t>
      </w:r>
      <w:r w:rsidRPr="001C220C">
        <w:rPr>
          <w:lang w:val="en-US"/>
        </w:rPr>
        <w:t xml:space="preserve">. A </w:t>
      </w:r>
      <w:r w:rsidR="00BF69FC" w:rsidRPr="00D85861">
        <w:rPr>
          <w:i/>
          <w:lang w:val="en-US"/>
        </w:rPr>
        <w:t>process segment</w:t>
      </w:r>
      <w:r w:rsidRPr="001C220C">
        <w:rPr>
          <w:i/>
          <w:lang w:val="en-US"/>
        </w:rPr>
        <w:t xml:space="preserve"> </w:t>
      </w:r>
      <w:r w:rsidRPr="001C220C">
        <w:rPr>
          <w:lang w:val="en-US"/>
        </w:rPr>
        <w:t>may list the quantity of the resource needed.</w:t>
      </w:r>
    </w:p>
    <w:p w14:paraId="78BE2C0A" w14:textId="77777777" w:rsidR="00527430" w:rsidRPr="001C220C" w:rsidRDefault="00527430" w:rsidP="00527430">
      <w:pPr>
        <w:pStyle w:val="PARAGRAPH"/>
        <w:rPr>
          <w:lang w:val="en-US"/>
        </w:rPr>
      </w:pPr>
      <w:r w:rsidRPr="001C220C">
        <w:rPr>
          <w:lang w:val="en-US"/>
        </w:rPr>
        <w:t xml:space="preserve">A </w:t>
      </w:r>
      <w:r w:rsidR="00BF69FC" w:rsidRPr="00D85861">
        <w:rPr>
          <w:i/>
          <w:lang w:val="en-US"/>
        </w:rPr>
        <w:t>process segment</w:t>
      </w:r>
      <w:r w:rsidRPr="001C220C">
        <w:rPr>
          <w:i/>
          <w:lang w:val="en-US"/>
        </w:rPr>
        <w:t xml:space="preserve"> </w:t>
      </w:r>
      <w:r w:rsidRPr="001C220C">
        <w:rPr>
          <w:lang w:val="en-US"/>
        </w:rPr>
        <w:t xml:space="preserve">is </w:t>
      </w:r>
      <w:r w:rsidR="00695CED" w:rsidRPr="001C220C">
        <w:rPr>
          <w:lang w:val="en-US"/>
        </w:rPr>
        <w:t>something that</w:t>
      </w:r>
      <w:r w:rsidRPr="001C220C">
        <w:rPr>
          <w:lang w:val="en-US"/>
        </w:rPr>
        <w:t xml:space="preserve"> </w:t>
      </w:r>
      <w:r w:rsidR="00695CED" w:rsidRPr="001C220C">
        <w:rPr>
          <w:lang w:val="en-US"/>
        </w:rPr>
        <w:t xml:space="preserve">occurs or </w:t>
      </w:r>
      <w:r w:rsidRPr="001C220C">
        <w:rPr>
          <w:lang w:val="en-US"/>
        </w:rPr>
        <w:t xml:space="preserve">can occur during manufacturing operations. </w:t>
      </w:r>
    </w:p>
    <w:p w14:paraId="32AC722C" w14:textId="77777777" w:rsidR="00527430" w:rsidRPr="001C220C" w:rsidRDefault="00BF69FC" w:rsidP="00527430">
      <w:pPr>
        <w:pStyle w:val="PARAGRAPH"/>
        <w:rPr>
          <w:lang w:val="en-US"/>
        </w:rPr>
      </w:pPr>
      <w:r w:rsidRPr="00D85861">
        <w:rPr>
          <w:i/>
          <w:lang w:val="en-US"/>
        </w:rPr>
        <w:t>Process segment</w:t>
      </w:r>
      <w:r w:rsidR="00527430" w:rsidRPr="001C220C">
        <w:rPr>
          <w:lang w:val="en-US"/>
        </w:rPr>
        <w:t xml:space="preserve"> may identify</w:t>
      </w:r>
    </w:p>
    <w:p w14:paraId="1CA4C340" w14:textId="77777777" w:rsidR="00527430" w:rsidRPr="001C220C" w:rsidRDefault="00527430" w:rsidP="00A70CDA">
      <w:pPr>
        <w:pStyle w:val="ListNumber"/>
        <w:numPr>
          <w:ilvl w:val="0"/>
          <w:numId w:val="59"/>
        </w:numPr>
        <w:ind w:left="360"/>
        <w:rPr>
          <w:lang w:val="en-US"/>
        </w:rPr>
      </w:pPr>
      <w:r w:rsidRPr="001C220C">
        <w:rPr>
          <w:lang w:val="en-US"/>
        </w:rPr>
        <w:t>the time duration associated with the resource;</w:t>
      </w:r>
    </w:p>
    <w:p w14:paraId="77E329BD" w14:textId="465F623E" w:rsidR="00527430" w:rsidRPr="0040730A" w:rsidRDefault="00CA22DD" w:rsidP="004B5352">
      <w:pPr>
        <w:pStyle w:val="List2"/>
        <w:ind w:left="360"/>
        <w:rPr>
          <w:sz w:val="16"/>
          <w:szCs w:val="16"/>
          <w:lang w:val="en-US"/>
        </w:rPr>
      </w:pPr>
      <w:r>
        <w:rPr>
          <w:sz w:val="16"/>
          <w:szCs w:val="16"/>
          <w:lang w:val="en-US"/>
        </w:rPr>
        <w:t>EXAMPLE</w:t>
      </w:r>
      <w:r w:rsidR="00527430" w:rsidRPr="00BD32B9">
        <w:rPr>
          <w:sz w:val="16"/>
          <w:szCs w:val="16"/>
          <w:lang w:val="en-US"/>
        </w:rPr>
        <w:t> </w:t>
      </w:r>
      <w:r w:rsidR="00527430" w:rsidRPr="00BD32B9">
        <w:rPr>
          <w:sz w:val="16"/>
          <w:szCs w:val="16"/>
          <w:lang w:val="en-US"/>
        </w:rPr>
        <w:t xml:space="preserve">Five hours or 5 </w:t>
      </w:r>
      <w:r w:rsidR="00BD32B9" w:rsidRPr="00BD32B9">
        <w:rPr>
          <w:sz w:val="16"/>
          <w:szCs w:val="16"/>
          <w:lang w:val="en-US"/>
        </w:rPr>
        <w:t>h</w:t>
      </w:r>
      <w:r w:rsidR="00527430" w:rsidRPr="00BD32B9">
        <w:rPr>
          <w:sz w:val="16"/>
          <w:szCs w:val="16"/>
          <w:lang w:val="en-US"/>
        </w:rPr>
        <w:t>/100</w:t>
      </w:r>
      <w:r w:rsidR="00E50B98" w:rsidRPr="00BD32B9">
        <w:rPr>
          <w:sz w:val="16"/>
          <w:szCs w:val="16"/>
          <w:lang w:val="en-US"/>
        </w:rPr>
        <w:t xml:space="preserve"> kg</w:t>
      </w:r>
      <w:r w:rsidR="00527430" w:rsidRPr="0040730A">
        <w:rPr>
          <w:sz w:val="16"/>
          <w:szCs w:val="16"/>
          <w:lang w:val="en-US"/>
        </w:rPr>
        <w:t>.</w:t>
      </w:r>
    </w:p>
    <w:p w14:paraId="60C54067" w14:textId="77777777" w:rsidR="00527430" w:rsidRPr="001C220C" w:rsidRDefault="00527430" w:rsidP="00A70CDA">
      <w:pPr>
        <w:pStyle w:val="ListNumber"/>
        <w:numPr>
          <w:ilvl w:val="0"/>
          <w:numId w:val="59"/>
        </w:numPr>
        <w:ind w:left="360"/>
        <w:rPr>
          <w:lang w:val="en-US"/>
        </w:rPr>
      </w:pPr>
      <w:r w:rsidRPr="001C220C">
        <w:rPr>
          <w:lang w:val="en-US"/>
        </w:rPr>
        <w:t>constraint rules associated with ordering or sequencing of segments.</w:t>
      </w:r>
    </w:p>
    <w:p w14:paraId="0A449C4B" w14:textId="77777777" w:rsidR="00527430" w:rsidRPr="001C220C" w:rsidRDefault="00527430" w:rsidP="00A70CDA">
      <w:pPr>
        <w:pStyle w:val="PARAGRAPH"/>
        <w:numPr>
          <w:ilvl w:val="0"/>
          <w:numId w:val="59"/>
        </w:numPr>
        <w:ind w:left="360"/>
        <w:rPr>
          <w:lang w:val="en-US"/>
        </w:rPr>
      </w:pPr>
      <w:r w:rsidRPr="001C220C">
        <w:rPr>
          <w:lang w:val="en-US"/>
        </w:rPr>
        <w:t xml:space="preserve">A </w:t>
      </w:r>
      <w:r w:rsidR="00BF69FC" w:rsidRPr="003357D0">
        <w:rPr>
          <w:i/>
          <w:lang w:val="en-US"/>
        </w:rPr>
        <w:t>process segment</w:t>
      </w:r>
      <w:r w:rsidRPr="001C220C">
        <w:rPr>
          <w:i/>
          <w:lang w:val="en-US"/>
        </w:rPr>
        <w:t xml:space="preserve"> </w:t>
      </w:r>
      <w:r w:rsidRPr="001C220C">
        <w:rPr>
          <w:lang w:val="en-US"/>
        </w:rPr>
        <w:t xml:space="preserve">may be made up of other </w:t>
      </w:r>
      <w:r w:rsidR="00BF69FC" w:rsidRPr="003357D0">
        <w:rPr>
          <w:i/>
          <w:lang w:val="en-US"/>
        </w:rPr>
        <w:t>process segment</w:t>
      </w:r>
      <w:r w:rsidRPr="003357D0">
        <w:rPr>
          <w:i/>
          <w:lang w:val="en-US"/>
        </w:rPr>
        <w:t>s</w:t>
      </w:r>
      <w:r w:rsidRPr="001C220C">
        <w:rPr>
          <w:lang w:val="en-US"/>
        </w:rPr>
        <w:t xml:space="preserve">, in a hierarchy of definitions. </w:t>
      </w:r>
    </w:p>
    <w:p w14:paraId="052C99CE" w14:textId="5F507D90" w:rsidR="00527430" w:rsidRDefault="00BF69FC" w:rsidP="00527430">
      <w:pPr>
        <w:pStyle w:val="PARAGRAPH"/>
        <w:rPr>
          <w:ins w:id="7400" w:author="Charles Gifford" w:date="2017-03-15T21:47:00Z"/>
          <w:lang w:val="en-US"/>
        </w:rPr>
      </w:pPr>
      <w:r w:rsidRPr="00D85861">
        <w:rPr>
          <w:i/>
          <w:lang w:val="en-US"/>
        </w:rPr>
        <w:t>Process segment</w:t>
      </w:r>
      <w:r w:rsidR="00527430" w:rsidRPr="00D85861">
        <w:rPr>
          <w:i/>
          <w:lang w:val="en-US"/>
        </w:rPr>
        <w:t>s</w:t>
      </w:r>
      <w:r w:rsidR="00527430" w:rsidRPr="001C220C">
        <w:rPr>
          <w:i/>
          <w:lang w:val="en-US"/>
        </w:rPr>
        <w:t xml:space="preserve"> </w:t>
      </w:r>
      <w:r w:rsidR="00527430" w:rsidRPr="001C220C">
        <w:rPr>
          <w:lang w:val="en-US"/>
        </w:rPr>
        <w:t xml:space="preserve">may contain specifications of specific resources required by the </w:t>
      </w:r>
      <w:r w:rsidR="00D85861" w:rsidRPr="00D85861">
        <w:rPr>
          <w:i/>
          <w:lang w:val="en-US"/>
        </w:rPr>
        <w:t>p</w:t>
      </w:r>
      <w:r w:rsidRPr="00D85861">
        <w:rPr>
          <w:i/>
          <w:lang w:val="en-US"/>
        </w:rPr>
        <w:t>rocess segment</w:t>
      </w:r>
      <w:r w:rsidR="00527430" w:rsidRPr="001C220C">
        <w:rPr>
          <w:lang w:val="en-US"/>
        </w:rPr>
        <w:t xml:space="preserve">. </w:t>
      </w:r>
      <w:r w:rsidRPr="00D85861">
        <w:rPr>
          <w:i/>
          <w:lang w:val="en-US"/>
        </w:rPr>
        <w:t>Process segment</w:t>
      </w:r>
      <w:r w:rsidR="00527430" w:rsidRPr="00D85861">
        <w:rPr>
          <w:i/>
          <w:lang w:val="en-US"/>
        </w:rPr>
        <w:t>s</w:t>
      </w:r>
      <w:r w:rsidR="00527430" w:rsidRPr="001C220C">
        <w:rPr>
          <w:lang w:val="en-US"/>
        </w:rPr>
        <w:t xml:space="preserve"> may contain parameters that can be listed in specific </w:t>
      </w:r>
      <w:r w:rsidR="006A5B9A" w:rsidRPr="00D85861">
        <w:rPr>
          <w:i/>
          <w:lang w:val="en-US"/>
        </w:rPr>
        <w:t>operations requests</w:t>
      </w:r>
      <w:r w:rsidR="00527430" w:rsidRPr="001C220C">
        <w:rPr>
          <w:lang w:val="en-US"/>
        </w:rPr>
        <w:t>.</w:t>
      </w:r>
    </w:p>
    <w:p w14:paraId="3D95A97F" w14:textId="77777777" w:rsidR="00CE3928" w:rsidRPr="00CE3928" w:rsidRDefault="00CE3928" w:rsidP="00600813">
      <w:pPr>
        <w:pStyle w:val="PARAGRAPH"/>
        <w:rPr>
          <w:ins w:id="7401" w:author="Charles Gifford" w:date="2017-03-15T21:48:00Z"/>
          <w:lang w:val="en-US" w:eastAsia="en-US"/>
        </w:rPr>
      </w:pPr>
      <w:ins w:id="7402" w:author="Charles Gifford" w:date="2017-03-15T21:48:00Z">
        <w:r w:rsidRPr="00CE3928">
          <w:rPr>
            <w:lang w:val="en-US" w:eastAsia="en-US"/>
          </w:rPr>
          <w:t xml:space="preserve">A </w:t>
        </w:r>
        <w:r w:rsidRPr="00CE3928">
          <w:rPr>
            <w:i/>
            <w:lang w:val="en-US" w:eastAsia="en-US"/>
          </w:rPr>
          <w:t>process segment</w:t>
        </w:r>
        <w:r w:rsidRPr="00CE3928">
          <w:rPr>
            <w:lang w:val="en-US" w:eastAsia="en-US"/>
          </w:rPr>
          <w:t xml:space="preserve"> may be a specialization of another </w:t>
        </w:r>
        <w:r w:rsidRPr="00CE3928">
          <w:rPr>
            <w:i/>
            <w:lang w:val="en-US" w:eastAsia="en-US"/>
          </w:rPr>
          <w:t>process segment</w:t>
        </w:r>
        <w:r w:rsidRPr="00CE3928">
          <w:rPr>
            <w:lang w:val="en-US" w:eastAsia="en-US"/>
          </w:rPr>
          <w:t xml:space="preserve">.  A </w:t>
        </w:r>
        <w:r w:rsidRPr="00CE3928">
          <w:rPr>
            <w:i/>
            <w:lang w:val="en-US" w:eastAsia="en-US"/>
          </w:rPr>
          <w:t>process segment</w:t>
        </w:r>
        <w:r w:rsidRPr="00CE3928">
          <w:rPr>
            <w:lang w:val="en-US" w:eastAsia="en-US"/>
          </w:rPr>
          <w:t xml:space="preserve"> shall be defined as abstract or concrete.  An abstract </w:t>
        </w:r>
        <w:r w:rsidRPr="00CE3928">
          <w:rPr>
            <w:i/>
            <w:lang w:val="en-US" w:eastAsia="en-US"/>
          </w:rPr>
          <w:t>process segment</w:t>
        </w:r>
        <w:r w:rsidRPr="00CE3928">
          <w:rPr>
            <w:lang w:val="en-US" w:eastAsia="en-US"/>
          </w:rPr>
          <w:t xml:space="preserve"> defines a ‘template’, upon which other abstract or concrete </w:t>
        </w:r>
        <w:r w:rsidRPr="00CE3928">
          <w:rPr>
            <w:i/>
            <w:lang w:val="en-US" w:eastAsia="en-US"/>
          </w:rPr>
          <w:t>process segments</w:t>
        </w:r>
        <w:r w:rsidRPr="00CE3928">
          <w:rPr>
            <w:lang w:val="en-US" w:eastAsia="en-US"/>
          </w:rPr>
          <w:t xml:space="preserve"> may be based.  Unlike concrete </w:t>
        </w:r>
        <w:r w:rsidRPr="00CE3928">
          <w:rPr>
            <w:i/>
            <w:lang w:val="en-US" w:eastAsia="en-US"/>
          </w:rPr>
          <w:t>process segments</w:t>
        </w:r>
        <w:r w:rsidRPr="00CE3928">
          <w:rPr>
            <w:lang w:val="en-US" w:eastAsia="en-US"/>
          </w:rPr>
          <w:t xml:space="preserve">, abstract </w:t>
        </w:r>
        <w:r w:rsidRPr="00CE3928">
          <w:rPr>
            <w:i/>
            <w:lang w:val="en-US" w:eastAsia="en-US"/>
          </w:rPr>
          <w:t>process segments</w:t>
        </w:r>
        <w:r w:rsidRPr="00CE3928">
          <w:rPr>
            <w:lang w:val="en-US" w:eastAsia="en-US"/>
          </w:rPr>
          <w:t xml:space="preserve"> shall not be directly scheduled or tracked.  Therefore, </w:t>
        </w:r>
        <w:r w:rsidRPr="00CE3928">
          <w:rPr>
            <w:i/>
            <w:lang w:val="en-US" w:eastAsia="en-US"/>
          </w:rPr>
          <w:t>segment requirements</w:t>
        </w:r>
        <w:r w:rsidRPr="00CE3928">
          <w:rPr>
            <w:lang w:val="en-US" w:eastAsia="en-US"/>
          </w:rPr>
          <w:t xml:space="preserve">, </w:t>
        </w:r>
        <w:r w:rsidRPr="00CE3928">
          <w:rPr>
            <w:i/>
            <w:lang w:val="en-US" w:eastAsia="en-US"/>
          </w:rPr>
          <w:t>segment responses</w:t>
        </w:r>
        <w:r w:rsidRPr="00CE3928">
          <w:rPr>
            <w:lang w:val="en-US" w:eastAsia="en-US"/>
          </w:rPr>
          <w:t xml:space="preserve"> and </w:t>
        </w:r>
        <w:r w:rsidRPr="00CE3928">
          <w:rPr>
            <w:i/>
            <w:lang w:val="en-US" w:eastAsia="en-US"/>
          </w:rPr>
          <w:t>process segment capabilities</w:t>
        </w:r>
        <w:r w:rsidRPr="00CE3928">
          <w:rPr>
            <w:lang w:val="en-US" w:eastAsia="en-US"/>
          </w:rPr>
          <w:t xml:space="preserve"> shall not reference abstract </w:t>
        </w:r>
        <w:r w:rsidRPr="00CE3928">
          <w:rPr>
            <w:i/>
            <w:lang w:val="en-US" w:eastAsia="en-US"/>
          </w:rPr>
          <w:t>process segments</w:t>
        </w:r>
        <w:r w:rsidRPr="00CE3928">
          <w:rPr>
            <w:lang w:val="en-US" w:eastAsia="en-US"/>
          </w:rPr>
          <w:t>.</w:t>
        </w:r>
      </w:ins>
    </w:p>
    <w:p w14:paraId="319446D4" w14:textId="77777777" w:rsidR="00CE3928" w:rsidRPr="00CE3928" w:rsidRDefault="00CE3928" w:rsidP="00600813">
      <w:pPr>
        <w:pStyle w:val="PARAGRAPH"/>
        <w:rPr>
          <w:ins w:id="7403" w:author="Charles Gifford" w:date="2017-03-15T21:48:00Z"/>
          <w:lang w:val="en-US" w:eastAsia="en-US"/>
        </w:rPr>
      </w:pPr>
      <w:ins w:id="7404" w:author="Charles Gifford" w:date="2017-03-15T21:48:00Z">
        <w:r w:rsidRPr="00CE3928">
          <w:rPr>
            <w:lang w:val="en-US" w:eastAsia="en-US"/>
          </w:rPr>
          <w:t xml:space="preserve">Where a </w:t>
        </w:r>
        <w:r w:rsidRPr="00CE3928">
          <w:rPr>
            <w:i/>
            <w:lang w:val="en-US" w:eastAsia="en-US"/>
          </w:rPr>
          <w:t>process segment</w:t>
        </w:r>
        <w:r w:rsidRPr="00CE3928">
          <w:rPr>
            <w:lang w:val="en-US" w:eastAsia="en-US"/>
          </w:rPr>
          <w:t xml:space="preserve"> references a </w:t>
        </w:r>
        <w:r w:rsidRPr="00CE3928">
          <w:rPr>
            <w:i/>
            <w:lang w:val="en-US" w:eastAsia="en-US"/>
          </w:rPr>
          <w:t>work master</w:t>
        </w:r>
        <w:r w:rsidRPr="00CE3928">
          <w:rPr>
            <w:lang w:val="en-US" w:eastAsia="en-US"/>
          </w:rPr>
          <w:t xml:space="preserve">, the definition type (abstract or concrete) of the referenced </w:t>
        </w:r>
        <w:r w:rsidRPr="00CE3928">
          <w:rPr>
            <w:i/>
            <w:lang w:val="en-US" w:eastAsia="en-US"/>
          </w:rPr>
          <w:t>work master</w:t>
        </w:r>
        <w:r w:rsidRPr="00CE3928">
          <w:rPr>
            <w:lang w:val="en-US" w:eastAsia="en-US"/>
          </w:rPr>
          <w:t xml:space="preserve"> shall have the same value as that of the </w:t>
        </w:r>
        <w:r w:rsidRPr="00CE3928">
          <w:rPr>
            <w:i/>
            <w:lang w:val="en-US" w:eastAsia="en-US"/>
          </w:rPr>
          <w:t>process segment</w:t>
        </w:r>
        <w:r w:rsidRPr="00CE3928">
          <w:rPr>
            <w:lang w:val="en-US" w:eastAsia="en-US"/>
          </w:rPr>
          <w:t xml:space="preserve">.  </w:t>
        </w:r>
      </w:ins>
    </w:p>
    <w:p w14:paraId="206DF6C1" w14:textId="77777777" w:rsidR="00CE3928" w:rsidRPr="00CE3928" w:rsidRDefault="00CE3928" w:rsidP="00600813">
      <w:pPr>
        <w:pStyle w:val="PARAGRAPH"/>
        <w:rPr>
          <w:ins w:id="7405" w:author="Charles Gifford" w:date="2017-03-15T21:48:00Z"/>
          <w:lang w:val="en-US" w:eastAsia="en-US"/>
        </w:rPr>
      </w:pPr>
      <w:ins w:id="7406" w:author="Charles Gifford" w:date="2017-03-15T21:48:00Z">
        <w:r w:rsidRPr="00CE3928">
          <w:rPr>
            <w:lang w:val="en-US" w:eastAsia="en-US"/>
          </w:rPr>
          <w:t xml:space="preserve">The parameter, personnel, equipment, physical asset and material specifications of a </w:t>
        </w:r>
        <w:r w:rsidRPr="00CE3928">
          <w:rPr>
            <w:i/>
            <w:lang w:val="en-US" w:eastAsia="en-US"/>
          </w:rPr>
          <w:t>process segment</w:t>
        </w:r>
        <w:r w:rsidRPr="00CE3928">
          <w:rPr>
            <w:lang w:val="en-US" w:eastAsia="en-US"/>
          </w:rPr>
          <w:t xml:space="preserve"> may map to those of any abstract </w:t>
        </w:r>
        <w:r w:rsidRPr="00CE3928">
          <w:rPr>
            <w:i/>
            <w:lang w:val="en-US" w:eastAsia="en-US"/>
          </w:rPr>
          <w:t>process segment</w:t>
        </w:r>
        <w:r w:rsidRPr="00CE3928">
          <w:rPr>
            <w:lang w:val="en-US" w:eastAsia="en-US"/>
          </w:rPr>
          <w:t xml:space="preserve"> upon which the </w:t>
        </w:r>
        <w:r w:rsidRPr="00CE3928">
          <w:rPr>
            <w:i/>
            <w:lang w:val="en-US" w:eastAsia="en-US"/>
          </w:rPr>
          <w:t>process segment</w:t>
        </w:r>
        <w:r w:rsidRPr="00CE3928">
          <w:rPr>
            <w:lang w:val="en-US" w:eastAsia="en-US"/>
          </w:rPr>
          <w:t xml:space="preserve"> is based.</w:t>
        </w:r>
      </w:ins>
    </w:p>
    <w:p w14:paraId="35A00562" w14:textId="77777777" w:rsidR="00CE3928" w:rsidRPr="00CE3928" w:rsidRDefault="00CE3928" w:rsidP="00600813">
      <w:pPr>
        <w:pStyle w:val="EXAMPLE0"/>
        <w:rPr>
          <w:ins w:id="7407" w:author="Charles Gifford" w:date="2017-03-15T21:48:00Z"/>
          <w:lang w:val="en-US"/>
        </w:rPr>
      </w:pPr>
      <w:ins w:id="7408" w:author="Charles Gifford" w:date="2017-03-15T21:48:00Z">
        <w:r w:rsidRPr="00CE3928">
          <w:rPr>
            <w:lang w:val="en-US"/>
          </w:rPr>
          <w:t>EXAMPLE</w:t>
        </w:r>
        <w:r w:rsidRPr="00CE3928">
          <w:rPr>
            <w:lang w:val="en-US"/>
          </w:rPr>
          <w:t> </w:t>
        </w:r>
        <w:r w:rsidRPr="00CE3928">
          <w:rPr>
            <w:lang w:val="en-US"/>
          </w:rPr>
          <w:t>An abstract process segment may contain material segment specifications that reference material classes, while a concrete process segment based on this abstract process segment may contain material segment specifications that reference material definitions belonging to the material classes.</w:t>
        </w:r>
      </w:ins>
    </w:p>
    <w:p w14:paraId="56FB4E14" w14:textId="77777777" w:rsidR="00CE3928" w:rsidRPr="00CE3928" w:rsidRDefault="00CE3928" w:rsidP="00600813">
      <w:pPr>
        <w:pStyle w:val="EXAMPLE0"/>
        <w:rPr>
          <w:ins w:id="7409" w:author="Charles Gifford" w:date="2017-03-15T21:48:00Z"/>
          <w:lang w:val="en-US"/>
        </w:rPr>
      </w:pPr>
      <w:ins w:id="7410" w:author="Charles Gifford" w:date="2017-03-15T21:48:00Z">
        <w:r w:rsidRPr="00CE3928">
          <w:rPr>
            <w:lang w:val="en-US"/>
          </w:rPr>
          <w:t>EXAMPLE</w:t>
        </w:r>
        <w:r w:rsidRPr="00CE3928">
          <w:rPr>
            <w:lang w:val="en-US"/>
          </w:rPr>
          <w:t> </w:t>
        </w:r>
        <w:r w:rsidRPr="00CE3928">
          <w:rPr>
            <w:lang w:val="en-US"/>
          </w:rPr>
          <w:t xml:space="preserve">A mining organization could define the following abstract and concrete </w:t>
        </w:r>
        <w:r w:rsidRPr="00CE3928">
          <w:rPr>
            <w:i/>
            <w:lang w:val="en-US"/>
          </w:rPr>
          <w:t>process segments</w:t>
        </w:r>
        <w:r w:rsidRPr="00CE3928">
          <w:rPr>
            <w:lang w:val="en-US"/>
          </w:rPr>
          <w:t>.</w:t>
        </w:r>
      </w:ins>
    </w:p>
    <w:p w14:paraId="01EF2811" w14:textId="77777777" w:rsidR="00CE3928" w:rsidRPr="00CE3928" w:rsidRDefault="00CE3928" w:rsidP="00600813">
      <w:pPr>
        <w:pStyle w:val="EXAMPLE0"/>
        <w:rPr>
          <w:ins w:id="7411" w:author="Charles Gifford" w:date="2017-03-15T21:48:00Z"/>
          <w:lang w:val="en-US"/>
        </w:rPr>
      </w:pPr>
      <w:ins w:id="7412" w:author="Charles Gifford" w:date="2017-03-15T21:48:00Z">
        <w:r w:rsidRPr="00CE3928">
          <w:rPr>
            <w:lang w:val="en-US"/>
          </w:rPr>
          <w:t>Extraction (abstract)</w:t>
        </w:r>
      </w:ins>
    </w:p>
    <w:p w14:paraId="4EE0BCA3" w14:textId="77777777" w:rsidR="00CE3928" w:rsidRPr="00CE3928" w:rsidRDefault="00CE3928" w:rsidP="00600813">
      <w:pPr>
        <w:pStyle w:val="EXAMPLE0"/>
        <w:numPr>
          <w:ilvl w:val="0"/>
          <w:numId w:val="171"/>
        </w:numPr>
        <w:ind w:left="360"/>
        <w:rPr>
          <w:ins w:id="7413" w:author="Charles Gifford" w:date="2017-03-15T21:48:00Z"/>
          <w:lang w:val="en-US"/>
        </w:rPr>
      </w:pPr>
      <w:ins w:id="7414" w:author="Charles Gifford" w:date="2017-03-15T21:48:00Z">
        <w:r w:rsidRPr="00CE3928">
          <w:rPr>
            <w:lang w:val="en-US"/>
          </w:rPr>
          <w:t>Open Cut Extraction (abstract), specialization of Extraction (abstract)</w:t>
        </w:r>
      </w:ins>
    </w:p>
    <w:p w14:paraId="1EB1965B" w14:textId="77777777" w:rsidR="00CE3928" w:rsidRPr="00CE3928" w:rsidRDefault="00CE3928" w:rsidP="00600813">
      <w:pPr>
        <w:pStyle w:val="EXAMPLE0"/>
        <w:numPr>
          <w:ilvl w:val="0"/>
          <w:numId w:val="171"/>
        </w:numPr>
        <w:ind w:left="360"/>
        <w:rPr>
          <w:ins w:id="7415" w:author="Charles Gifford" w:date="2017-03-15T21:48:00Z"/>
          <w:lang w:val="en-US"/>
        </w:rPr>
      </w:pPr>
      <w:ins w:id="7416" w:author="Charles Gifford" w:date="2017-03-15T21:48:00Z">
        <w:r w:rsidRPr="00CE3928">
          <w:rPr>
            <w:lang w:val="en-US"/>
          </w:rPr>
          <w:t>Underground Extraction (abstract), specialization of Extraction (abstract)</w:t>
        </w:r>
      </w:ins>
    </w:p>
    <w:p w14:paraId="1DE1E313" w14:textId="77777777" w:rsidR="00CE3928" w:rsidRPr="00CE3928" w:rsidRDefault="00CE3928" w:rsidP="00600813">
      <w:pPr>
        <w:pStyle w:val="EXAMPLE0"/>
        <w:numPr>
          <w:ilvl w:val="0"/>
          <w:numId w:val="171"/>
        </w:numPr>
        <w:ind w:left="360"/>
        <w:rPr>
          <w:ins w:id="7417" w:author="Charles Gifford" w:date="2017-03-15T21:48:00Z"/>
          <w:lang w:val="en-US"/>
        </w:rPr>
      </w:pPr>
      <w:ins w:id="7418" w:author="Charles Gifford" w:date="2017-03-15T21:48:00Z">
        <w:r w:rsidRPr="00CE3928">
          <w:rPr>
            <w:lang w:val="en-US"/>
          </w:rPr>
          <w:t>Site S</w:t>
        </w:r>
        <w:r w:rsidRPr="00CE3928">
          <w:rPr>
            <w:vertAlign w:val="subscript"/>
            <w:lang w:val="en-US"/>
          </w:rPr>
          <w:t>1</w:t>
        </w:r>
        <w:r w:rsidRPr="00CE3928">
          <w:rPr>
            <w:lang w:val="en-US"/>
          </w:rPr>
          <w:t xml:space="preserve"> Open Cut Extraction (concrete), specialization of Open Cut Extraction (abstract)</w:t>
        </w:r>
      </w:ins>
    </w:p>
    <w:p w14:paraId="7DD10459" w14:textId="77777777" w:rsidR="00CE3928" w:rsidRPr="00CE3928" w:rsidRDefault="00CE3928" w:rsidP="00600813">
      <w:pPr>
        <w:pStyle w:val="EXAMPLE0"/>
        <w:numPr>
          <w:ilvl w:val="0"/>
          <w:numId w:val="171"/>
        </w:numPr>
        <w:ind w:left="360"/>
        <w:rPr>
          <w:ins w:id="7419" w:author="Charles Gifford" w:date="2017-03-15T21:48:00Z"/>
          <w:lang w:val="en-US"/>
        </w:rPr>
      </w:pPr>
      <w:ins w:id="7420" w:author="Charles Gifford" w:date="2017-03-15T21:48:00Z">
        <w:r w:rsidRPr="00CE3928">
          <w:rPr>
            <w:lang w:val="en-US"/>
          </w:rPr>
          <w:t>Site S</w:t>
        </w:r>
        <w:r w:rsidRPr="00CE3928">
          <w:rPr>
            <w:vertAlign w:val="subscript"/>
            <w:lang w:val="en-US"/>
          </w:rPr>
          <w:t>2</w:t>
        </w:r>
        <w:r w:rsidRPr="00CE3928">
          <w:rPr>
            <w:lang w:val="en-US"/>
          </w:rPr>
          <w:t xml:space="preserve"> Underground Extraction (concrete), specialization of Underground Extraction (abstract)</w:t>
        </w:r>
      </w:ins>
    </w:p>
    <w:p w14:paraId="2DEDEEAE" w14:textId="57FB5FA4" w:rsidR="00CE3928" w:rsidRPr="001C220C" w:rsidRDefault="00CE3928" w:rsidP="00600813">
      <w:pPr>
        <w:pStyle w:val="NOTE0"/>
        <w:rPr>
          <w:lang w:val="en-US"/>
        </w:rPr>
      </w:pPr>
      <w:ins w:id="7421" w:author="Charles Gifford" w:date="2017-03-15T21:48:00Z">
        <w:r w:rsidRPr="00CE3928">
          <w:rPr>
            <w:lang w:val="en-US"/>
          </w:rPr>
          <w:t>NOTE</w:t>
        </w:r>
        <w:r w:rsidRPr="00CE3928">
          <w:rPr>
            <w:lang w:val="en-US"/>
          </w:rPr>
          <w:t> </w:t>
        </w:r>
        <w:r w:rsidRPr="00CE3928">
          <w:rPr>
            <w:lang w:val="en-US"/>
          </w:rPr>
          <w:t xml:space="preserve">Abstract </w:t>
        </w:r>
        <w:r w:rsidRPr="00CE3928">
          <w:rPr>
            <w:i/>
            <w:lang w:val="en-US"/>
          </w:rPr>
          <w:t>process segments</w:t>
        </w:r>
        <w:r w:rsidRPr="00CE3928">
          <w:rPr>
            <w:lang w:val="en-US"/>
          </w:rPr>
          <w:t xml:space="preserve"> provide a basis for standardization and reuse of abstract </w:t>
        </w:r>
        <w:r w:rsidRPr="00CE3928">
          <w:rPr>
            <w:i/>
            <w:lang w:val="en-US"/>
          </w:rPr>
          <w:t>process segments</w:t>
        </w:r>
        <w:r w:rsidRPr="00CE3928">
          <w:rPr>
            <w:lang w:val="en-US"/>
          </w:rPr>
          <w:t xml:space="preserve"> across many concrete </w:t>
        </w:r>
        <w:r w:rsidRPr="00CE3928">
          <w:rPr>
            <w:i/>
            <w:lang w:val="en-US"/>
          </w:rPr>
          <w:t>process segments</w:t>
        </w:r>
        <w:r w:rsidRPr="00CE3928">
          <w:rPr>
            <w:lang w:val="en-US"/>
          </w:rPr>
          <w:t xml:space="preserve"> across and between plants.</w:t>
        </w:r>
      </w:ins>
    </w:p>
    <w:p w14:paraId="13DD0D65" w14:textId="3D1CA376" w:rsidR="006B034A" w:rsidRDefault="0084151C" w:rsidP="006B034A">
      <w:pPr>
        <w:rPr>
          <w:lang w:val="en-US"/>
        </w:rPr>
      </w:pPr>
      <w:r>
        <w:rPr>
          <w:lang w:val="en-US"/>
        </w:rPr>
        <w:fldChar w:fldCharType="begin"/>
      </w:r>
      <w:r>
        <w:rPr>
          <w:lang w:val="en-US"/>
        </w:rPr>
        <w:instrText xml:space="preserve"> REF _Ref449097073 \h </w:instrText>
      </w:r>
      <w:r>
        <w:rPr>
          <w:lang w:val="en-US"/>
        </w:rPr>
      </w:r>
      <w:r>
        <w:rPr>
          <w:lang w:val="en-US"/>
        </w:rPr>
        <w:fldChar w:fldCharType="separate"/>
      </w:r>
      <w:r w:rsidR="00EE42EE" w:rsidRPr="001C220C">
        <w:rPr>
          <w:lang w:val="en-US"/>
        </w:rPr>
        <w:t xml:space="preserve">Table </w:t>
      </w:r>
      <w:r w:rsidR="00EE42EE">
        <w:rPr>
          <w:noProof/>
          <w:lang w:val="en-US"/>
        </w:rPr>
        <w:t>72</w:t>
      </w:r>
      <w:r>
        <w:rPr>
          <w:lang w:val="en-US"/>
        </w:rPr>
        <w:fldChar w:fldCharType="end"/>
      </w:r>
      <w:r w:rsidR="003C7B3C">
        <w:rPr>
          <w:lang w:val="en-US"/>
        </w:rPr>
        <w:t xml:space="preserve"> </w:t>
      </w:r>
      <w:r w:rsidR="008B4A6F" w:rsidRPr="001C220C">
        <w:rPr>
          <w:lang w:val="en-US"/>
        </w:rPr>
        <w:t xml:space="preserve">defines the </w:t>
      </w:r>
      <w:r w:rsidR="006B034A">
        <w:rPr>
          <w:lang w:val="en-US"/>
        </w:rPr>
        <w:t>relationship</w:t>
      </w:r>
      <w:r w:rsidR="00C07D7E">
        <w:rPr>
          <w:lang w:val="en-US"/>
        </w:rPr>
        <w:t xml:space="preserve"> role</w:t>
      </w:r>
      <w:r w:rsidR="006B034A">
        <w:rPr>
          <w:lang w:val="en-US"/>
        </w:rPr>
        <w:t>s</w:t>
      </w:r>
      <w:r w:rsidR="008B4A6F" w:rsidRPr="001C220C">
        <w:rPr>
          <w:lang w:val="en-US"/>
        </w:rPr>
        <w:t xml:space="preserve"> for </w:t>
      </w:r>
      <w:r w:rsidR="00893ECD">
        <w:rPr>
          <w:lang w:val="en-US"/>
        </w:rPr>
        <w:t xml:space="preserve">the </w:t>
      </w:r>
      <w:r w:rsidR="00BF69FC" w:rsidRPr="001C220C">
        <w:rPr>
          <w:i/>
          <w:lang w:val="en-US"/>
        </w:rPr>
        <w:t>process segment</w:t>
      </w:r>
      <w:r w:rsidR="008B4A6F" w:rsidRPr="001C220C">
        <w:rPr>
          <w:lang w:val="en-US"/>
        </w:rPr>
        <w:t xml:space="preserve">. </w:t>
      </w:r>
      <w:r w:rsidR="006B034A">
        <w:rPr>
          <w:lang w:val="en-US"/>
        </w:rPr>
        <w:t xml:space="preserve"> </w:t>
      </w:r>
      <w:r w:rsidR="006B034A">
        <w:rPr>
          <w:lang w:val="en-US"/>
        </w:rPr>
        <w:fldChar w:fldCharType="begin"/>
      </w:r>
      <w:r w:rsidR="006B034A">
        <w:rPr>
          <w:lang w:val="en-US"/>
        </w:rPr>
        <w:instrText xml:space="preserve"> REF _Ref161720010 \h </w:instrText>
      </w:r>
      <w:r w:rsidR="006B034A">
        <w:rPr>
          <w:lang w:val="en-US"/>
        </w:rPr>
      </w:r>
      <w:r w:rsidR="006B034A">
        <w:rPr>
          <w:lang w:val="en-US"/>
        </w:rPr>
        <w:fldChar w:fldCharType="separate"/>
      </w:r>
      <w:r w:rsidR="00EE42EE" w:rsidRPr="001C220C">
        <w:rPr>
          <w:lang w:val="en-US"/>
        </w:rPr>
        <w:t xml:space="preserve">Table </w:t>
      </w:r>
      <w:r w:rsidR="00EE42EE">
        <w:rPr>
          <w:noProof/>
          <w:lang w:val="en-US"/>
        </w:rPr>
        <w:t>73</w:t>
      </w:r>
      <w:r w:rsidR="006B034A">
        <w:rPr>
          <w:lang w:val="en-US"/>
        </w:rPr>
        <w:fldChar w:fldCharType="end"/>
      </w:r>
      <w:r w:rsidR="006B034A" w:rsidRPr="001C220C">
        <w:rPr>
          <w:lang w:val="en-US"/>
        </w:rPr>
        <w:t xml:space="preserve"> defines the attributes for </w:t>
      </w:r>
      <w:r w:rsidR="00893ECD">
        <w:rPr>
          <w:lang w:val="en-US"/>
        </w:rPr>
        <w:t xml:space="preserve">the </w:t>
      </w:r>
      <w:r w:rsidR="006B034A" w:rsidRPr="001C220C">
        <w:rPr>
          <w:i/>
          <w:lang w:val="en-US"/>
        </w:rPr>
        <w:t>process segment</w:t>
      </w:r>
      <w:r w:rsidR="006B034A" w:rsidRPr="001C220C">
        <w:rPr>
          <w:lang w:val="en-US"/>
        </w:rPr>
        <w:t xml:space="preserve">. </w:t>
      </w:r>
      <w:r w:rsidR="006B034A">
        <w:rPr>
          <w:lang w:val="en-US"/>
        </w:rPr>
        <w:t xml:space="preserve"> </w:t>
      </w:r>
    </w:p>
    <w:p w14:paraId="366CD702" w14:textId="452C7E6E" w:rsidR="00C07D7E" w:rsidRDefault="006B034A" w:rsidP="00C07D7E">
      <w:pPr>
        <w:pStyle w:val="TABLE-title"/>
        <w:rPr>
          <w:ins w:id="7422" w:author="Charles Gifford" w:date="2017-03-19T14:28:00Z"/>
          <w:lang w:val="en-US"/>
        </w:rPr>
      </w:pPr>
      <w:bookmarkStart w:id="7423" w:name="_Ref449097073"/>
      <w:bookmarkStart w:id="7424" w:name="_Toc478492373"/>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EE42EE">
        <w:rPr>
          <w:noProof/>
          <w:lang w:val="en-US"/>
        </w:rPr>
        <w:t>72</w:t>
      </w:r>
      <w:r w:rsidR="00FD29D6">
        <w:rPr>
          <w:lang w:val="en-US"/>
        </w:rPr>
        <w:fldChar w:fldCharType="end"/>
      </w:r>
      <w:bookmarkEnd w:id="7423"/>
      <w:r w:rsidRPr="001C220C">
        <w:rPr>
          <w:lang w:val="en-US"/>
        </w:rPr>
        <w:t xml:space="preserve"> – </w:t>
      </w:r>
      <w:r>
        <w:rPr>
          <w:lang w:val="en-US"/>
        </w:rPr>
        <w:t>P</w:t>
      </w:r>
      <w:r w:rsidRPr="001C220C">
        <w:rPr>
          <w:lang w:val="en-US"/>
        </w:rPr>
        <w:t xml:space="preserve">rocess segment </w:t>
      </w:r>
      <w:r>
        <w:rPr>
          <w:lang w:val="en-US"/>
        </w:rPr>
        <w:t>relationship</w:t>
      </w:r>
      <w:r w:rsidR="00C07D7E">
        <w:rPr>
          <w:lang w:val="en-US"/>
        </w:rPr>
        <w:t xml:space="preserve"> role</w:t>
      </w:r>
      <w:r>
        <w:rPr>
          <w:lang w:val="en-US"/>
        </w:rPr>
        <w:t>s</w:t>
      </w:r>
      <w:bookmarkEnd w:id="7424"/>
    </w:p>
    <w:tbl>
      <w:tblPr>
        <w:tblW w:w="90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662"/>
        <w:gridCol w:w="4140"/>
      </w:tblGrid>
      <w:tr w:rsidR="0041278B" w:rsidRPr="009432BC" w14:paraId="512EC801" w14:textId="77777777" w:rsidTr="00AE0ACD">
        <w:trPr>
          <w:trHeight w:val="197"/>
          <w:tblHeader/>
          <w:ins w:id="7425" w:author="Charles Gifford" w:date="2017-03-19T14:41:00Z"/>
        </w:trPr>
        <w:tc>
          <w:tcPr>
            <w:tcW w:w="2155" w:type="dxa"/>
            <w:shd w:val="clear" w:color="auto" w:fill="auto"/>
          </w:tcPr>
          <w:p w14:paraId="0CEA63B2" w14:textId="77777777" w:rsidR="0041278B" w:rsidRPr="009432BC" w:rsidRDefault="0041278B" w:rsidP="003653BF">
            <w:pPr>
              <w:pStyle w:val="TABLE-col-heading"/>
              <w:rPr>
                <w:ins w:id="7426" w:author="Charles Gifford" w:date="2017-03-19T14:41:00Z"/>
              </w:rPr>
            </w:pPr>
            <w:bookmarkStart w:id="7427" w:name="_Hlk477774614"/>
            <w:ins w:id="7428" w:author="Charles Gifford" w:date="2017-03-19T14:41:00Z">
              <w:r w:rsidRPr="009432BC">
                <w:t>Related Object</w:t>
              </w:r>
            </w:ins>
          </w:p>
        </w:tc>
        <w:tc>
          <w:tcPr>
            <w:tcW w:w="2070" w:type="dxa"/>
            <w:shd w:val="clear" w:color="auto" w:fill="auto"/>
          </w:tcPr>
          <w:p w14:paraId="16FF5472" w14:textId="77777777" w:rsidR="0041278B" w:rsidRPr="009432BC" w:rsidRDefault="0041278B" w:rsidP="003653BF">
            <w:pPr>
              <w:pStyle w:val="TABLE-col-heading"/>
              <w:rPr>
                <w:ins w:id="7429" w:author="Charles Gifford" w:date="2017-03-19T14:41:00Z"/>
              </w:rPr>
            </w:pPr>
            <w:ins w:id="7430" w:author="Charles Gifford" w:date="2017-03-19T14:41:00Z">
              <w:r w:rsidRPr="009432BC">
                <w:t>Role</w:t>
              </w:r>
            </w:ins>
          </w:p>
        </w:tc>
        <w:tc>
          <w:tcPr>
            <w:tcW w:w="662" w:type="dxa"/>
            <w:shd w:val="clear" w:color="auto" w:fill="auto"/>
          </w:tcPr>
          <w:p w14:paraId="5C575667" w14:textId="77777777" w:rsidR="0041278B" w:rsidRPr="009432BC" w:rsidRDefault="0041278B" w:rsidP="003653BF">
            <w:pPr>
              <w:pStyle w:val="TABLE-col-heading"/>
              <w:rPr>
                <w:ins w:id="7431" w:author="Charles Gifford" w:date="2017-03-19T14:41:00Z"/>
              </w:rPr>
            </w:pPr>
            <w:ins w:id="7432" w:author="Charles Gifford" w:date="2017-03-19T14:41:00Z">
              <w:r w:rsidRPr="009432BC">
                <w:t>Multiplicity</w:t>
              </w:r>
            </w:ins>
          </w:p>
        </w:tc>
        <w:tc>
          <w:tcPr>
            <w:tcW w:w="4140" w:type="dxa"/>
            <w:shd w:val="clear" w:color="auto" w:fill="auto"/>
          </w:tcPr>
          <w:p w14:paraId="1D9AA814" w14:textId="77777777" w:rsidR="0041278B" w:rsidRPr="009432BC" w:rsidRDefault="0041278B" w:rsidP="00216429">
            <w:pPr>
              <w:pStyle w:val="TABLE-col-heading"/>
              <w:rPr>
                <w:ins w:id="7433" w:author="Charles Gifford" w:date="2017-03-19T14:41:00Z"/>
              </w:rPr>
            </w:pPr>
            <w:ins w:id="7434" w:author="Charles Gifford" w:date="2017-03-19T14:41:00Z">
              <w:r w:rsidRPr="009432BC">
                <w:t>Description</w:t>
              </w:r>
            </w:ins>
          </w:p>
        </w:tc>
      </w:tr>
      <w:tr w:rsidR="0041278B" w:rsidRPr="009432BC" w14:paraId="109AA159" w14:textId="77777777" w:rsidTr="00AE0ACD">
        <w:trPr>
          <w:trHeight w:val="332"/>
          <w:ins w:id="7435" w:author="Charles Gifford" w:date="2017-03-19T14:41:00Z"/>
        </w:trPr>
        <w:tc>
          <w:tcPr>
            <w:tcW w:w="2155" w:type="dxa"/>
            <w:shd w:val="clear" w:color="auto" w:fill="auto"/>
          </w:tcPr>
          <w:p w14:paraId="0ABBA5CF" w14:textId="77777777" w:rsidR="0041278B" w:rsidRPr="009432BC" w:rsidRDefault="0041278B" w:rsidP="003653BF">
            <w:pPr>
              <w:pStyle w:val="TABLE-cell"/>
              <w:rPr>
                <w:ins w:id="7436" w:author="Charles Gifford" w:date="2017-03-19T14:41:00Z"/>
              </w:rPr>
            </w:pPr>
            <w:ins w:id="7437" w:author="Charles Gifford" w:date="2017-03-19T14:41:00Z">
              <w:r>
                <w:t>Process segment</w:t>
              </w:r>
            </w:ins>
          </w:p>
        </w:tc>
        <w:tc>
          <w:tcPr>
            <w:tcW w:w="2070" w:type="dxa"/>
            <w:shd w:val="clear" w:color="auto" w:fill="auto"/>
          </w:tcPr>
          <w:p w14:paraId="5BD4A8B3" w14:textId="77777777" w:rsidR="0041278B" w:rsidRPr="009432BC" w:rsidRDefault="0041278B" w:rsidP="003653BF">
            <w:pPr>
              <w:pStyle w:val="TABLE-cell"/>
              <w:rPr>
                <w:ins w:id="7438" w:author="Charles Gifford" w:date="2017-03-19T14:41:00Z"/>
              </w:rPr>
            </w:pPr>
            <w:ins w:id="7439" w:author="Charles Gifford" w:date="2017-03-19T14:41:00Z">
              <w:r>
                <w:t>Process segment</w:t>
              </w:r>
            </w:ins>
          </w:p>
        </w:tc>
        <w:tc>
          <w:tcPr>
            <w:tcW w:w="662" w:type="dxa"/>
            <w:shd w:val="clear" w:color="auto" w:fill="auto"/>
          </w:tcPr>
          <w:p w14:paraId="0858C534" w14:textId="77777777" w:rsidR="0041278B" w:rsidRPr="009432BC" w:rsidRDefault="0041278B" w:rsidP="003653BF">
            <w:pPr>
              <w:pStyle w:val="TABLE-cell"/>
              <w:rPr>
                <w:ins w:id="7440" w:author="Charles Gifford" w:date="2017-03-19T14:41:00Z"/>
              </w:rPr>
            </w:pPr>
            <w:ins w:id="7441" w:author="Charles Gifford" w:date="2017-03-19T14:41:00Z">
              <w:r w:rsidRPr="009432BC">
                <w:t>0..*</w:t>
              </w:r>
            </w:ins>
          </w:p>
        </w:tc>
        <w:tc>
          <w:tcPr>
            <w:tcW w:w="4140" w:type="dxa"/>
            <w:shd w:val="clear" w:color="auto" w:fill="auto"/>
          </w:tcPr>
          <w:p w14:paraId="50921E20" w14:textId="77777777" w:rsidR="0041278B" w:rsidRPr="009432BC" w:rsidRDefault="0041278B" w:rsidP="0041278B">
            <w:pPr>
              <w:pStyle w:val="TABLE-cell"/>
              <w:rPr>
                <w:ins w:id="7442" w:author="Charles Gifford" w:date="2017-03-19T14:41:00Z"/>
              </w:rPr>
            </w:pPr>
            <w:ins w:id="7443" w:author="Charles Gifford" w:date="2017-03-19T14:41:00Z">
              <w:r w:rsidRPr="0030452A">
                <w:rPr>
                  <w:i/>
                </w:rPr>
                <w:t>The related object(s)</w:t>
              </w:r>
              <w:r w:rsidRPr="0030452A">
                <w:t xml:space="preserve"> makes up part of this </w:t>
              </w:r>
              <w:r w:rsidRPr="0030452A">
                <w:rPr>
                  <w:i/>
                </w:rPr>
                <w:t xml:space="preserve">process segment </w:t>
              </w:r>
              <w:r w:rsidRPr="0030452A">
                <w:t>as the whole.</w:t>
              </w:r>
            </w:ins>
          </w:p>
        </w:tc>
      </w:tr>
      <w:tr w:rsidR="001A449D" w:rsidRPr="009432BC" w14:paraId="1609F7C0" w14:textId="77777777" w:rsidTr="00AE0ACD">
        <w:trPr>
          <w:trHeight w:val="332"/>
          <w:ins w:id="7444" w:author="Charles Gifford" w:date="2017-03-19T15:08:00Z"/>
        </w:trPr>
        <w:tc>
          <w:tcPr>
            <w:tcW w:w="2155" w:type="dxa"/>
            <w:shd w:val="clear" w:color="auto" w:fill="auto"/>
          </w:tcPr>
          <w:p w14:paraId="0E244488" w14:textId="65B5F09B" w:rsidR="001A449D" w:rsidRDefault="001A449D" w:rsidP="001A449D">
            <w:pPr>
              <w:pStyle w:val="TABLE-cell"/>
              <w:rPr>
                <w:ins w:id="7445" w:author="Charles Gifford" w:date="2017-03-19T15:08:00Z"/>
              </w:rPr>
            </w:pPr>
            <w:ins w:id="7446" w:author="Charles Gifford" w:date="2017-03-19T15:23:00Z">
              <w:r w:rsidRPr="00C864FB">
                <w:t>Process segment</w:t>
              </w:r>
            </w:ins>
          </w:p>
        </w:tc>
        <w:tc>
          <w:tcPr>
            <w:tcW w:w="2070" w:type="dxa"/>
            <w:shd w:val="clear" w:color="auto" w:fill="auto"/>
          </w:tcPr>
          <w:p w14:paraId="2065C42B" w14:textId="15DE5F03" w:rsidR="001A449D" w:rsidRDefault="001A449D" w:rsidP="001A449D">
            <w:pPr>
              <w:pStyle w:val="TABLE-cell"/>
              <w:rPr>
                <w:ins w:id="7447" w:author="Charles Gifford" w:date="2017-03-19T15:08:00Z"/>
              </w:rPr>
            </w:pPr>
            <w:ins w:id="7448" w:author="Charles Gifford" w:date="2017-03-19T15:23:00Z">
              <w:r w:rsidRPr="00C864FB">
                <w:t>Abstract process segment</w:t>
              </w:r>
            </w:ins>
          </w:p>
        </w:tc>
        <w:tc>
          <w:tcPr>
            <w:tcW w:w="662" w:type="dxa"/>
            <w:shd w:val="clear" w:color="auto" w:fill="auto"/>
          </w:tcPr>
          <w:p w14:paraId="7B2356EC" w14:textId="1F8D4035" w:rsidR="001A449D" w:rsidRPr="009432BC" w:rsidRDefault="001A449D" w:rsidP="001A449D">
            <w:pPr>
              <w:pStyle w:val="TABLE-cell"/>
              <w:rPr>
                <w:ins w:id="7449" w:author="Charles Gifford" w:date="2017-03-19T15:08:00Z"/>
              </w:rPr>
            </w:pPr>
            <w:ins w:id="7450" w:author="Charles Gifford" w:date="2017-03-19T15:23:00Z">
              <w:r w:rsidRPr="00C864FB">
                <w:t>0..1</w:t>
              </w:r>
            </w:ins>
          </w:p>
        </w:tc>
        <w:tc>
          <w:tcPr>
            <w:tcW w:w="4140" w:type="dxa"/>
            <w:shd w:val="clear" w:color="auto" w:fill="auto"/>
          </w:tcPr>
          <w:p w14:paraId="15CA8982" w14:textId="1B03A052" w:rsidR="001A449D" w:rsidRPr="0030452A" w:rsidRDefault="001A449D" w:rsidP="001A449D">
            <w:pPr>
              <w:pStyle w:val="TABLE-cell"/>
              <w:rPr>
                <w:ins w:id="7451" w:author="Charles Gifford" w:date="2017-03-19T15:08:00Z"/>
                <w:i/>
              </w:rPr>
            </w:pPr>
            <w:ins w:id="7452" w:author="Charles Gifford" w:date="2017-03-19T15:24:00Z">
              <w:r w:rsidRPr="001A449D">
                <w:rPr>
                  <w:lang w:val="en-US"/>
                </w:rPr>
                <w:t xml:space="preserve">The abstract </w:t>
              </w:r>
              <w:r w:rsidRPr="00AB7F1D">
                <w:rPr>
                  <w:i/>
                  <w:lang w:val="en-US"/>
                </w:rPr>
                <w:t xml:space="preserve">process segment </w:t>
              </w:r>
              <w:r w:rsidRPr="001A449D">
                <w:rPr>
                  <w:lang w:val="en-US"/>
                </w:rPr>
                <w:t xml:space="preserve">upon which this </w:t>
              </w:r>
              <w:r w:rsidRPr="00AB7F1D">
                <w:rPr>
                  <w:i/>
                  <w:lang w:val="en-US"/>
                </w:rPr>
                <w:t>process segment</w:t>
              </w:r>
              <w:r w:rsidRPr="001A449D">
                <w:rPr>
                  <w:lang w:val="en-US"/>
                </w:rPr>
                <w:t xml:space="preserve"> is based.</w:t>
              </w:r>
              <w:r>
                <w:rPr>
                  <w:lang w:val="en-US"/>
                </w:rPr>
                <w:t xml:space="preserve"> </w:t>
              </w:r>
            </w:ins>
            <w:ins w:id="7453" w:author="Charles Gifford" w:date="2017-03-19T15:08:00Z">
              <w:r w:rsidRPr="00E32145">
                <w:rPr>
                  <w:lang w:val="en-US"/>
                </w:rPr>
                <w:t xml:space="preserve">The </w:t>
              </w:r>
            </w:ins>
            <w:ins w:id="7454" w:author="Charles Gifford" w:date="2017-03-19T15:25:00Z">
              <w:r w:rsidRPr="00FF7E0A">
                <w:rPr>
                  <w:i/>
                  <w:lang w:val="en-US"/>
                </w:rPr>
                <w:t>process segment</w:t>
              </w:r>
            </w:ins>
            <w:ins w:id="7455" w:author="Charles Gifford" w:date="2017-03-19T15:08:00Z">
              <w:r w:rsidRPr="00E32145">
                <w:rPr>
                  <w:lang w:val="en-US"/>
                </w:rPr>
                <w:t xml:space="preserve"> of which this </w:t>
              </w:r>
            </w:ins>
            <w:ins w:id="7456" w:author="Charles Gifford" w:date="2017-03-19T15:25:00Z">
              <w:r w:rsidRPr="00FF7E0A">
                <w:rPr>
                  <w:i/>
                  <w:lang w:val="en-US"/>
                </w:rPr>
                <w:t>process segment</w:t>
              </w:r>
              <w:r w:rsidRPr="00E32145">
                <w:rPr>
                  <w:lang w:val="en-US"/>
                </w:rPr>
                <w:t xml:space="preserve"> </w:t>
              </w:r>
            </w:ins>
            <w:ins w:id="7457" w:author="Charles Gifford" w:date="2017-03-19T15:08:00Z">
              <w:r w:rsidRPr="00E32145">
                <w:rPr>
                  <w:lang w:val="en-US"/>
                </w:rPr>
                <w:t>is a specialization</w:t>
              </w:r>
              <w:r w:rsidRPr="00E32145">
                <w:rPr>
                  <w:i/>
                  <w:lang w:val="en-US"/>
                </w:rPr>
                <w:t>.</w:t>
              </w:r>
            </w:ins>
          </w:p>
        </w:tc>
      </w:tr>
      <w:tr w:rsidR="003653BF" w:rsidRPr="009432BC" w14:paraId="7A94A05A" w14:textId="77777777" w:rsidTr="00AE0ACD">
        <w:trPr>
          <w:trHeight w:val="332"/>
          <w:ins w:id="7458" w:author="Charles Gifford" w:date="2017-03-19T15:08:00Z"/>
        </w:trPr>
        <w:tc>
          <w:tcPr>
            <w:tcW w:w="2155" w:type="dxa"/>
            <w:shd w:val="clear" w:color="auto" w:fill="auto"/>
          </w:tcPr>
          <w:p w14:paraId="43C8D622" w14:textId="7B6EA6BF" w:rsidR="003653BF" w:rsidRDefault="001A449D" w:rsidP="003653BF">
            <w:pPr>
              <w:pStyle w:val="TABLE-cell"/>
              <w:rPr>
                <w:ins w:id="7459" w:author="Charles Gifford" w:date="2017-03-19T15:08:00Z"/>
              </w:rPr>
            </w:pPr>
            <w:ins w:id="7460" w:author="Charles Gifford" w:date="2017-03-19T15:26:00Z">
              <w:r w:rsidRPr="001A449D">
                <w:t>Process segment</w:t>
              </w:r>
            </w:ins>
          </w:p>
        </w:tc>
        <w:tc>
          <w:tcPr>
            <w:tcW w:w="2070" w:type="dxa"/>
            <w:shd w:val="clear" w:color="auto" w:fill="auto"/>
          </w:tcPr>
          <w:p w14:paraId="0ACBC061" w14:textId="6284FCE2" w:rsidR="003653BF" w:rsidRDefault="003653BF" w:rsidP="003653BF">
            <w:pPr>
              <w:pStyle w:val="TABLE-cell"/>
              <w:rPr>
                <w:ins w:id="7461" w:author="Charles Gifford" w:date="2017-03-19T15:08:00Z"/>
              </w:rPr>
            </w:pPr>
            <w:ins w:id="7462" w:author="Charles Gifford" w:date="2017-03-19T15:08:00Z">
              <w:r w:rsidRPr="00F06814">
                <w:t xml:space="preserve">Contained </w:t>
              </w:r>
            </w:ins>
            <w:ins w:id="7463" w:author="Charles Gifford" w:date="2017-03-19T15:26:00Z">
              <w:r w:rsidR="001A449D">
                <w:t>p</w:t>
              </w:r>
              <w:r w:rsidR="001A449D" w:rsidRPr="001A449D">
                <w:t>rocess segment</w:t>
              </w:r>
            </w:ins>
          </w:p>
        </w:tc>
        <w:tc>
          <w:tcPr>
            <w:tcW w:w="662" w:type="dxa"/>
            <w:shd w:val="clear" w:color="auto" w:fill="auto"/>
          </w:tcPr>
          <w:p w14:paraId="459FFD8A" w14:textId="34157551" w:rsidR="003653BF" w:rsidRPr="009432BC" w:rsidRDefault="003653BF" w:rsidP="003653BF">
            <w:pPr>
              <w:pStyle w:val="TABLE-cell"/>
              <w:rPr>
                <w:ins w:id="7464" w:author="Charles Gifford" w:date="2017-03-19T15:08:00Z"/>
              </w:rPr>
            </w:pPr>
            <w:ins w:id="7465" w:author="Charles Gifford" w:date="2017-03-19T15:08:00Z">
              <w:r w:rsidRPr="00D04D26">
                <w:rPr>
                  <w:lang w:val="en-US"/>
                </w:rPr>
                <w:t>0..*</w:t>
              </w:r>
            </w:ins>
          </w:p>
        </w:tc>
        <w:tc>
          <w:tcPr>
            <w:tcW w:w="4140" w:type="dxa"/>
            <w:shd w:val="clear" w:color="auto" w:fill="auto"/>
          </w:tcPr>
          <w:p w14:paraId="25CE68BB" w14:textId="0D339322" w:rsidR="003653BF" w:rsidRPr="0030452A" w:rsidRDefault="003653BF" w:rsidP="003653BF">
            <w:pPr>
              <w:pStyle w:val="TABLE-cell"/>
              <w:rPr>
                <w:ins w:id="7466" w:author="Charles Gifford" w:date="2017-03-19T15:08:00Z"/>
                <w:i/>
              </w:rPr>
            </w:pPr>
            <w:ins w:id="7467" w:author="Charles Gifford" w:date="2017-03-19T15:08:00Z">
              <w:r w:rsidRPr="00E11C49">
                <w:rPr>
                  <w:lang w:val="en-US"/>
                </w:rPr>
                <w:t xml:space="preserve">The child </w:t>
              </w:r>
            </w:ins>
            <w:ins w:id="7468" w:author="Charles Gifford" w:date="2017-03-19T15:26:00Z">
              <w:r w:rsidR="001A449D">
                <w:rPr>
                  <w:i/>
                  <w:lang w:val="en-US"/>
                </w:rPr>
                <w:t>p</w:t>
              </w:r>
              <w:r w:rsidR="001A449D" w:rsidRPr="001A449D">
                <w:rPr>
                  <w:i/>
                  <w:lang w:val="en-US"/>
                </w:rPr>
                <w:t>rocess segment</w:t>
              </w:r>
            </w:ins>
            <w:ins w:id="7469" w:author="Charles Gifford" w:date="2017-03-19T15:27:00Z">
              <w:r w:rsidR="001A449D">
                <w:rPr>
                  <w:i/>
                  <w:lang w:val="en-US"/>
                </w:rPr>
                <w:t>s</w:t>
              </w:r>
            </w:ins>
            <w:ins w:id="7470" w:author="Charles Gifford" w:date="2017-03-19T15:08:00Z">
              <w:r w:rsidRPr="00A63114">
                <w:rPr>
                  <w:i/>
                  <w:lang w:val="en-US"/>
                </w:rPr>
                <w:t xml:space="preserve"> </w:t>
              </w:r>
              <w:r w:rsidRPr="00E11C49">
                <w:rPr>
                  <w:lang w:val="en-US"/>
                </w:rPr>
                <w:t xml:space="preserve">contained within this </w:t>
              </w:r>
            </w:ins>
            <w:ins w:id="7471" w:author="Charles Gifford" w:date="2017-03-19T15:27:00Z">
              <w:r w:rsidR="001A449D">
                <w:rPr>
                  <w:i/>
                  <w:lang w:val="en-US"/>
                </w:rPr>
                <w:t>p</w:t>
              </w:r>
              <w:r w:rsidR="001A449D" w:rsidRPr="001A449D">
                <w:rPr>
                  <w:i/>
                  <w:lang w:val="en-US"/>
                </w:rPr>
                <w:t>rocess segment</w:t>
              </w:r>
            </w:ins>
            <w:ins w:id="7472" w:author="Charles Gifford" w:date="2017-03-19T15:08:00Z">
              <w:r w:rsidRPr="00E11C49">
                <w:rPr>
                  <w:lang w:val="en-US"/>
                </w:rPr>
                <w:t>.</w:t>
              </w:r>
            </w:ins>
          </w:p>
        </w:tc>
      </w:tr>
      <w:tr w:rsidR="001A449D" w:rsidRPr="009432BC" w14:paraId="58310942" w14:textId="77777777" w:rsidTr="00AE0ACD">
        <w:trPr>
          <w:trHeight w:val="332"/>
          <w:ins w:id="7473" w:author="Charles Gifford" w:date="2017-03-19T15:21:00Z"/>
        </w:trPr>
        <w:tc>
          <w:tcPr>
            <w:tcW w:w="2155" w:type="dxa"/>
            <w:shd w:val="clear" w:color="auto" w:fill="auto"/>
          </w:tcPr>
          <w:p w14:paraId="7E679FFB" w14:textId="622E1551" w:rsidR="001A449D" w:rsidRDefault="00AB7F1D" w:rsidP="003653BF">
            <w:pPr>
              <w:pStyle w:val="TABLE-cell"/>
              <w:rPr>
                <w:ins w:id="7474" w:author="Charles Gifford" w:date="2017-03-19T15:21:00Z"/>
              </w:rPr>
            </w:pPr>
            <w:ins w:id="7475" w:author="Charles Gifford" w:date="2017-03-19T15:30:00Z">
              <w:r>
                <w:t>Work Master</w:t>
              </w:r>
            </w:ins>
            <w:ins w:id="7476" w:author="Charles Gifford" w:date="2017-03-19T15:35:00Z">
              <w:r>
                <w:t xml:space="preserve"> (Part 4)</w:t>
              </w:r>
            </w:ins>
          </w:p>
        </w:tc>
        <w:tc>
          <w:tcPr>
            <w:tcW w:w="2070" w:type="dxa"/>
            <w:shd w:val="clear" w:color="auto" w:fill="auto"/>
          </w:tcPr>
          <w:p w14:paraId="68714EA0" w14:textId="4446120A" w:rsidR="001A449D" w:rsidRPr="00F06814" w:rsidRDefault="00AB7F1D" w:rsidP="003653BF">
            <w:pPr>
              <w:pStyle w:val="TABLE-cell"/>
              <w:rPr>
                <w:ins w:id="7477" w:author="Charles Gifford" w:date="2017-03-19T15:21:00Z"/>
              </w:rPr>
            </w:pPr>
            <w:ins w:id="7478" w:author="Charles Gifford" w:date="2017-03-19T15:30:00Z">
              <w:r>
                <w:t>Work master</w:t>
              </w:r>
            </w:ins>
          </w:p>
        </w:tc>
        <w:tc>
          <w:tcPr>
            <w:tcW w:w="662" w:type="dxa"/>
            <w:shd w:val="clear" w:color="auto" w:fill="auto"/>
          </w:tcPr>
          <w:p w14:paraId="5DE2466F" w14:textId="20AC1BAA" w:rsidR="001A449D" w:rsidRPr="00D04D26" w:rsidRDefault="00AB7F1D" w:rsidP="003653BF">
            <w:pPr>
              <w:pStyle w:val="TABLE-cell"/>
              <w:rPr>
                <w:ins w:id="7479" w:author="Charles Gifford" w:date="2017-03-19T15:21:00Z"/>
                <w:lang w:val="en-US"/>
              </w:rPr>
            </w:pPr>
            <w:ins w:id="7480" w:author="Charles Gifford" w:date="2017-03-19T15:30:00Z">
              <w:r w:rsidRPr="00AB7F1D">
                <w:rPr>
                  <w:lang w:val="en-US"/>
                </w:rPr>
                <w:t>0..*</w:t>
              </w:r>
            </w:ins>
          </w:p>
        </w:tc>
        <w:tc>
          <w:tcPr>
            <w:tcW w:w="4140" w:type="dxa"/>
            <w:shd w:val="clear" w:color="auto" w:fill="auto"/>
          </w:tcPr>
          <w:p w14:paraId="4CB50942" w14:textId="10E8CEE4" w:rsidR="001A449D" w:rsidRPr="00E11C49" w:rsidRDefault="00AB7F1D" w:rsidP="003653BF">
            <w:pPr>
              <w:pStyle w:val="TABLE-cell"/>
              <w:rPr>
                <w:ins w:id="7481" w:author="Charles Gifford" w:date="2017-03-19T15:21:00Z"/>
                <w:lang w:val="en-US"/>
              </w:rPr>
            </w:pPr>
            <w:ins w:id="7482" w:author="Charles Gifford" w:date="2017-03-19T15:35:00Z">
              <w:r>
                <w:rPr>
                  <w:lang w:val="en-US"/>
                </w:rPr>
                <w:t>This process segment</w:t>
              </w:r>
            </w:ins>
            <w:ins w:id="7483" w:author="Charles Gifford" w:date="2017-03-19T15:36:00Z">
              <w:r>
                <w:rPr>
                  <w:lang w:val="en-US"/>
                </w:rPr>
                <w:t>(s) is applied in zero to many work masters.</w:t>
              </w:r>
            </w:ins>
          </w:p>
        </w:tc>
      </w:tr>
      <w:tr w:rsidR="0041278B" w:rsidRPr="009432BC" w14:paraId="5160C6DA" w14:textId="77777777" w:rsidTr="00AE0ACD">
        <w:trPr>
          <w:trHeight w:val="494"/>
          <w:ins w:id="7484" w:author="Charles Gifford" w:date="2017-03-19T14:41:00Z"/>
        </w:trPr>
        <w:tc>
          <w:tcPr>
            <w:tcW w:w="2155" w:type="dxa"/>
          </w:tcPr>
          <w:p w14:paraId="172C8024" w14:textId="4183AA93" w:rsidR="0041278B" w:rsidRPr="009432BC" w:rsidRDefault="003653BF" w:rsidP="003653BF">
            <w:pPr>
              <w:pStyle w:val="TABLE-cell"/>
              <w:rPr>
                <w:ins w:id="7485" w:author="Charles Gifford" w:date="2017-03-19T14:41:00Z"/>
              </w:rPr>
            </w:pPr>
            <w:ins w:id="7486" w:author="Charles Gifford" w:date="2017-03-19T14:41:00Z">
              <w:r>
                <w:t>S</w:t>
              </w:r>
              <w:r w:rsidR="0041278B" w:rsidRPr="0030452A">
                <w:t>egment dependency</w:t>
              </w:r>
            </w:ins>
          </w:p>
        </w:tc>
        <w:tc>
          <w:tcPr>
            <w:tcW w:w="2070" w:type="dxa"/>
          </w:tcPr>
          <w:p w14:paraId="213CB062" w14:textId="189A80F7" w:rsidR="0041278B" w:rsidRPr="009432BC" w:rsidRDefault="003653BF" w:rsidP="003653BF">
            <w:pPr>
              <w:pStyle w:val="TABLE-cell"/>
              <w:rPr>
                <w:ins w:id="7487" w:author="Charles Gifford" w:date="2017-03-19T14:41:00Z"/>
              </w:rPr>
            </w:pPr>
            <w:ins w:id="7488" w:author="Charles Gifford" w:date="2017-03-19T15:12:00Z">
              <w:r>
                <w:t>S</w:t>
              </w:r>
            </w:ins>
            <w:ins w:id="7489" w:author="Charles Gifford" w:date="2017-03-19T14:41:00Z">
              <w:r w:rsidR="0041278B" w:rsidRPr="0030452A">
                <w:t>egment dependency</w:t>
              </w:r>
            </w:ins>
          </w:p>
        </w:tc>
        <w:tc>
          <w:tcPr>
            <w:tcW w:w="662" w:type="dxa"/>
            <w:shd w:val="clear" w:color="auto" w:fill="auto"/>
          </w:tcPr>
          <w:p w14:paraId="30476822" w14:textId="77777777" w:rsidR="0041278B" w:rsidRPr="009432BC" w:rsidRDefault="0041278B" w:rsidP="003653BF">
            <w:pPr>
              <w:pStyle w:val="TABLE-cell"/>
              <w:rPr>
                <w:ins w:id="7490" w:author="Charles Gifford" w:date="2017-03-19T14:41:00Z"/>
              </w:rPr>
            </w:pPr>
            <w:ins w:id="7491" w:author="Charles Gifford" w:date="2017-03-19T14:41:00Z">
              <w:r w:rsidRPr="009432BC">
                <w:t>0..*</w:t>
              </w:r>
            </w:ins>
          </w:p>
        </w:tc>
        <w:tc>
          <w:tcPr>
            <w:tcW w:w="4140" w:type="dxa"/>
            <w:shd w:val="clear" w:color="auto" w:fill="auto"/>
          </w:tcPr>
          <w:p w14:paraId="3E72B399" w14:textId="77777777" w:rsidR="0041278B" w:rsidRPr="009432BC" w:rsidRDefault="0041278B" w:rsidP="003653BF">
            <w:pPr>
              <w:pStyle w:val="TABLE-cell"/>
              <w:rPr>
                <w:ins w:id="7492" w:author="Charles Gifford" w:date="2017-03-19T14:41:00Z"/>
              </w:rPr>
            </w:pPr>
            <w:ins w:id="7493" w:author="Charles Gifford" w:date="2017-03-19T14:41:00Z">
              <w:r w:rsidRPr="00ED1C59">
                <w:t>The ordering / sequencing rules related to the process segment execution.</w:t>
              </w:r>
            </w:ins>
          </w:p>
        </w:tc>
      </w:tr>
      <w:tr w:rsidR="0041278B" w:rsidRPr="009432BC" w14:paraId="74A1F996" w14:textId="77777777" w:rsidTr="00AE0ACD">
        <w:trPr>
          <w:trHeight w:val="440"/>
          <w:ins w:id="7494" w:author="Charles Gifford" w:date="2017-03-19T14:41:00Z"/>
        </w:trPr>
        <w:tc>
          <w:tcPr>
            <w:tcW w:w="2155" w:type="dxa"/>
          </w:tcPr>
          <w:p w14:paraId="08B983F9" w14:textId="77777777" w:rsidR="0041278B" w:rsidRPr="009432BC" w:rsidRDefault="0041278B" w:rsidP="003653BF">
            <w:pPr>
              <w:pStyle w:val="TABLE-cell"/>
              <w:rPr>
                <w:ins w:id="7495" w:author="Charles Gifford" w:date="2017-03-19T14:41:00Z"/>
              </w:rPr>
            </w:pPr>
            <w:ins w:id="7496" w:author="Charles Gifford" w:date="2017-03-19T14:41:00Z">
              <w:r w:rsidRPr="0030452A">
                <w:t>Process segment parameter</w:t>
              </w:r>
            </w:ins>
          </w:p>
        </w:tc>
        <w:tc>
          <w:tcPr>
            <w:tcW w:w="2070" w:type="dxa"/>
          </w:tcPr>
          <w:p w14:paraId="500894B7" w14:textId="77777777" w:rsidR="0041278B" w:rsidRPr="009432BC" w:rsidRDefault="0041278B" w:rsidP="003653BF">
            <w:pPr>
              <w:pStyle w:val="TABLE-cell"/>
              <w:rPr>
                <w:ins w:id="7497" w:author="Charles Gifford" w:date="2017-03-19T14:41:00Z"/>
              </w:rPr>
            </w:pPr>
            <w:ins w:id="7498" w:author="Charles Gifford" w:date="2017-03-19T14:41:00Z">
              <w:r w:rsidRPr="0030452A">
                <w:t>Process segment parameter</w:t>
              </w:r>
            </w:ins>
          </w:p>
        </w:tc>
        <w:tc>
          <w:tcPr>
            <w:tcW w:w="662" w:type="dxa"/>
          </w:tcPr>
          <w:p w14:paraId="743DFF3A" w14:textId="77777777" w:rsidR="0041278B" w:rsidRPr="009432BC" w:rsidRDefault="0041278B" w:rsidP="003653BF">
            <w:pPr>
              <w:pStyle w:val="TABLE-cell"/>
              <w:rPr>
                <w:ins w:id="7499" w:author="Charles Gifford" w:date="2017-03-19T14:41:00Z"/>
              </w:rPr>
            </w:pPr>
            <w:ins w:id="7500" w:author="Charles Gifford" w:date="2017-03-19T14:41:00Z">
              <w:r w:rsidRPr="0030452A">
                <w:t>0..*</w:t>
              </w:r>
            </w:ins>
          </w:p>
        </w:tc>
        <w:tc>
          <w:tcPr>
            <w:tcW w:w="4140" w:type="dxa"/>
            <w:shd w:val="clear" w:color="auto" w:fill="auto"/>
          </w:tcPr>
          <w:p w14:paraId="0975509B" w14:textId="77777777" w:rsidR="0041278B" w:rsidRPr="009432BC" w:rsidRDefault="0041278B" w:rsidP="003653BF">
            <w:pPr>
              <w:pStyle w:val="TABLE-cell"/>
              <w:rPr>
                <w:ins w:id="7501" w:author="Charles Gifford" w:date="2017-03-19T14:41:00Z"/>
              </w:rPr>
            </w:pPr>
            <w:ins w:id="7502" w:author="Charles Gifford" w:date="2017-03-19T14:41:00Z">
              <w:r w:rsidRPr="0030452A">
                <w:t xml:space="preserve">The </w:t>
              </w:r>
              <w:r w:rsidRPr="0030452A">
                <w:rPr>
                  <w:i/>
                </w:rPr>
                <w:t>parameter specifications</w:t>
              </w:r>
              <w:r w:rsidRPr="0030452A">
                <w:t xml:space="preserve"> related to this</w:t>
              </w:r>
              <w:r w:rsidRPr="0030452A">
                <w:rPr>
                  <w:i/>
                </w:rPr>
                <w:t xml:space="preserve"> process segment.</w:t>
              </w:r>
            </w:ins>
          </w:p>
        </w:tc>
      </w:tr>
      <w:tr w:rsidR="0041278B" w:rsidRPr="009432BC" w14:paraId="058B81BC" w14:textId="77777777" w:rsidTr="00AE0ACD">
        <w:trPr>
          <w:trHeight w:val="440"/>
          <w:ins w:id="7503" w:author="Charles Gifford" w:date="2017-03-19T14:41:00Z"/>
        </w:trPr>
        <w:tc>
          <w:tcPr>
            <w:tcW w:w="2155" w:type="dxa"/>
          </w:tcPr>
          <w:p w14:paraId="04F0E0F0" w14:textId="77777777" w:rsidR="0041278B" w:rsidRPr="009432BC" w:rsidRDefault="0041278B" w:rsidP="003653BF">
            <w:pPr>
              <w:pStyle w:val="TABLE-cell"/>
              <w:rPr>
                <w:ins w:id="7504" w:author="Charles Gifford" w:date="2017-03-19T14:41:00Z"/>
              </w:rPr>
            </w:pPr>
            <w:ins w:id="7505" w:author="Charles Gifford" w:date="2017-03-19T14:41:00Z">
              <w:r w:rsidRPr="0030452A">
                <w:t>Personnel segment specification</w:t>
              </w:r>
            </w:ins>
          </w:p>
        </w:tc>
        <w:tc>
          <w:tcPr>
            <w:tcW w:w="2070" w:type="dxa"/>
          </w:tcPr>
          <w:p w14:paraId="27F20AF7" w14:textId="77777777" w:rsidR="0041278B" w:rsidRPr="009432BC" w:rsidRDefault="0041278B" w:rsidP="003653BF">
            <w:pPr>
              <w:pStyle w:val="TABLE-cell"/>
              <w:rPr>
                <w:ins w:id="7506" w:author="Charles Gifford" w:date="2017-03-19T14:41:00Z"/>
              </w:rPr>
            </w:pPr>
            <w:ins w:id="7507" w:author="Charles Gifford" w:date="2017-03-19T14:41:00Z">
              <w:r w:rsidRPr="0030452A">
                <w:t>Personnel segment specification</w:t>
              </w:r>
            </w:ins>
          </w:p>
        </w:tc>
        <w:tc>
          <w:tcPr>
            <w:tcW w:w="662" w:type="dxa"/>
          </w:tcPr>
          <w:p w14:paraId="0B9B6CEA" w14:textId="77777777" w:rsidR="0041278B" w:rsidRPr="009432BC" w:rsidRDefault="0041278B" w:rsidP="003653BF">
            <w:pPr>
              <w:pStyle w:val="TABLE-cell"/>
              <w:rPr>
                <w:ins w:id="7508" w:author="Charles Gifford" w:date="2017-03-19T14:41:00Z"/>
              </w:rPr>
            </w:pPr>
            <w:ins w:id="7509" w:author="Charles Gifford" w:date="2017-03-19T14:41:00Z">
              <w:r w:rsidRPr="0030452A">
                <w:t>0..*</w:t>
              </w:r>
            </w:ins>
          </w:p>
        </w:tc>
        <w:tc>
          <w:tcPr>
            <w:tcW w:w="4140" w:type="dxa"/>
          </w:tcPr>
          <w:p w14:paraId="64AE15E9" w14:textId="77777777" w:rsidR="0041278B" w:rsidRPr="009432BC" w:rsidRDefault="0041278B" w:rsidP="003653BF">
            <w:pPr>
              <w:pStyle w:val="TABLE-cell"/>
              <w:rPr>
                <w:ins w:id="7510" w:author="Charles Gifford" w:date="2017-03-19T14:41:00Z"/>
              </w:rPr>
            </w:pPr>
            <w:ins w:id="7511" w:author="Charles Gifford" w:date="2017-03-19T14:41:00Z">
              <w:r w:rsidRPr="0030452A">
                <w:t xml:space="preserve">The </w:t>
              </w:r>
              <w:r w:rsidRPr="0030452A">
                <w:rPr>
                  <w:i/>
                </w:rPr>
                <w:t>personnel specifications</w:t>
              </w:r>
              <w:r w:rsidRPr="0030452A">
                <w:t xml:space="preserve"> defining part of this</w:t>
              </w:r>
              <w:r w:rsidRPr="0030452A">
                <w:rPr>
                  <w:i/>
                </w:rPr>
                <w:t xml:space="preserve"> process segment.</w:t>
              </w:r>
            </w:ins>
          </w:p>
        </w:tc>
      </w:tr>
      <w:tr w:rsidR="0041278B" w:rsidRPr="009432BC" w14:paraId="72D08087" w14:textId="77777777" w:rsidTr="00AE0ACD">
        <w:trPr>
          <w:trHeight w:val="440"/>
          <w:ins w:id="7512" w:author="Charles Gifford" w:date="2017-03-19T14:41:00Z"/>
        </w:trPr>
        <w:tc>
          <w:tcPr>
            <w:tcW w:w="2155" w:type="dxa"/>
          </w:tcPr>
          <w:p w14:paraId="53FCC6F6" w14:textId="77777777" w:rsidR="0041278B" w:rsidRPr="009432BC" w:rsidRDefault="0041278B" w:rsidP="003653BF">
            <w:pPr>
              <w:pStyle w:val="TABLE-cell"/>
              <w:rPr>
                <w:ins w:id="7513" w:author="Charles Gifford" w:date="2017-03-19T14:41:00Z"/>
              </w:rPr>
            </w:pPr>
            <w:ins w:id="7514" w:author="Charles Gifford" w:date="2017-03-19T14:41:00Z">
              <w:r w:rsidRPr="0030452A">
                <w:t>Equipment segment specification</w:t>
              </w:r>
            </w:ins>
          </w:p>
        </w:tc>
        <w:tc>
          <w:tcPr>
            <w:tcW w:w="2070" w:type="dxa"/>
          </w:tcPr>
          <w:p w14:paraId="2369B804" w14:textId="77777777" w:rsidR="0041278B" w:rsidRPr="009432BC" w:rsidRDefault="0041278B" w:rsidP="003653BF">
            <w:pPr>
              <w:pStyle w:val="TABLE-cell"/>
              <w:rPr>
                <w:ins w:id="7515" w:author="Charles Gifford" w:date="2017-03-19T14:41:00Z"/>
              </w:rPr>
            </w:pPr>
            <w:ins w:id="7516" w:author="Charles Gifford" w:date="2017-03-19T14:41:00Z">
              <w:r w:rsidRPr="0030452A">
                <w:t>Equipment segment specification</w:t>
              </w:r>
            </w:ins>
          </w:p>
        </w:tc>
        <w:tc>
          <w:tcPr>
            <w:tcW w:w="662" w:type="dxa"/>
          </w:tcPr>
          <w:p w14:paraId="29C53377" w14:textId="77777777" w:rsidR="0041278B" w:rsidRPr="009432BC" w:rsidRDefault="0041278B" w:rsidP="003653BF">
            <w:pPr>
              <w:pStyle w:val="TABLE-cell"/>
              <w:rPr>
                <w:ins w:id="7517" w:author="Charles Gifford" w:date="2017-03-19T14:41:00Z"/>
              </w:rPr>
            </w:pPr>
            <w:ins w:id="7518" w:author="Charles Gifford" w:date="2017-03-19T14:41:00Z">
              <w:r w:rsidRPr="0030452A">
                <w:t>0..*</w:t>
              </w:r>
            </w:ins>
          </w:p>
        </w:tc>
        <w:tc>
          <w:tcPr>
            <w:tcW w:w="4140" w:type="dxa"/>
          </w:tcPr>
          <w:p w14:paraId="0D54370C" w14:textId="77777777" w:rsidR="0041278B" w:rsidRPr="009432BC" w:rsidRDefault="0041278B" w:rsidP="003653BF">
            <w:pPr>
              <w:pStyle w:val="TABLE-cell"/>
              <w:rPr>
                <w:ins w:id="7519" w:author="Charles Gifford" w:date="2017-03-19T14:41:00Z"/>
              </w:rPr>
            </w:pPr>
            <w:ins w:id="7520" w:author="Charles Gifford" w:date="2017-03-19T14:41:00Z">
              <w:r w:rsidRPr="0030452A">
                <w:t xml:space="preserve">The </w:t>
              </w:r>
              <w:r w:rsidRPr="0030452A">
                <w:rPr>
                  <w:i/>
                </w:rPr>
                <w:t>equipment specifications</w:t>
              </w:r>
              <w:r w:rsidRPr="0030452A">
                <w:t xml:space="preserve"> defining part of this</w:t>
              </w:r>
              <w:r w:rsidRPr="0030452A">
                <w:rPr>
                  <w:i/>
                </w:rPr>
                <w:t xml:space="preserve"> process segment.</w:t>
              </w:r>
            </w:ins>
          </w:p>
        </w:tc>
      </w:tr>
      <w:tr w:rsidR="0041278B" w:rsidRPr="009432BC" w14:paraId="1B011229" w14:textId="77777777" w:rsidTr="00AE0ACD">
        <w:trPr>
          <w:trHeight w:val="440"/>
          <w:ins w:id="7521" w:author="Charles Gifford" w:date="2017-03-19T14:41:00Z"/>
        </w:trPr>
        <w:tc>
          <w:tcPr>
            <w:tcW w:w="2155" w:type="dxa"/>
          </w:tcPr>
          <w:p w14:paraId="43DFAB96" w14:textId="77777777" w:rsidR="0041278B" w:rsidRPr="009432BC" w:rsidRDefault="0041278B" w:rsidP="003653BF">
            <w:pPr>
              <w:pStyle w:val="TABLE-cell"/>
              <w:rPr>
                <w:ins w:id="7522" w:author="Charles Gifford" w:date="2017-03-19T14:41:00Z"/>
              </w:rPr>
            </w:pPr>
            <w:ins w:id="7523" w:author="Charles Gifford" w:date="2017-03-19T14:41:00Z">
              <w:r w:rsidRPr="0030452A">
                <w:t>Physical asset segment specification</w:t>
              </w:r>
            </w:ins>
          </w:p>
        </w:tc>
        <w:tc>
          <w:tcPr>
            <w:tcW w:w="2070" w:type="dxa"/>
          </w:tcPr>
          <w:p w14:paraId="76C66CBC" w14:textId="77777777" w:rsidR="0041278B" w:rsidRPr="009432BC" w:rsidRDefault="0041278B" w:rsidP="003653BF">
            <w:pPr>
              <w:pStyle w:val="TABLE-cell"/>
              <w:rPr>
                <w:ins w:id="7524" w:author="Charles Gifford" w:date="2017-03-19T14:41:00Z"/>
              </w:rPr>
            </w:pPr>
            <w:ins w:id="7525" w:author="Charles Gifford" w:date="2017-03-19T14:41:00Z">
              <w:r w:rsidRPr="0030452A">
                <w:t>Physical asset segment specification</w:t>
              </w:r>
            </w:ins>
          </w:p>
        </w:tc>
        <w:tc>
          <w:tcPr>
            <w:tcW w:w="662" w:type="dxa"/>
          </w:tcPr>
          <w:p w14:paraId="354660EF" w14:textId="77777777" w:rsidR="0041278B" w:rsidRPr="009432BC" w:rsidRDefault="0041278B" w:rsidP="003653BF">
            <w:pPr>
              <w:pStyle w:val="TABLE-cell"/>
              <w:rPr>
                <w:ins w:id="7526" w:author="Charles Gifford" w:date="2017-03-19T14:41:00Z"/>
              </w:rPr>
            </w:pPr>
            <w:ins w:id="7527" w:author="Charles Gifford" w:date="2017-03-19T14:41:00Z">
              <w:r w:rsidRPr="0030452A">
                <w:t>0..*</w:t>
              </w:r>
            </w:ins>
          </w:p>
        </w:tc>
        <w:tc>
          <w:tcPr>
            <w:tcW w:w="4140" w:type="dxa"/>
          </w:tcPr>
          <w:p w14:paraId="68017562" w14:textId="77777777" w:rsidR="0041278B" w:rsidRPr="009432BC" w:rsidRDefault="0041278B" w:rsidP="003653BF">
            <w:pPr>
              <w:pStyle w:val="TABLE-cell"/>
              <w:rPr>
                <w:ins w:id="7528" w:author="Charles Gifford" w:date="2017-03-19T14:41:00Z"/>
              </w:rPr>
            </w:pPr>
            <w:ins w:id="7529" w:author="Charles Gifford" w:date="2017-03-19T14:41:00Z">
              <w:r w:rsidRPr="0030452A">
                <w:t xml:space="preserve">The </w:t>
              </w:r>
              <w:r w:rsidRPr="0030452A">
                <w:rPr>
                  <w:i/>
                </w:rPr>
                <w:t>physical asset specifications</w:t>
              </w:r>
              <w:r w:rsidRPr="0030452A">
                <w:t xml:space="preserve"> defining part of this</w:t>
              </w:r>
              <w:r w:rsidRPr="0030452A">
                <w:rPr>
                  <w:i/>
                </w:rPr>
                <w:t xml:space="preserve"> process segment.</w:t>
              </w:r>
            </w:ins>
          </w:p>
        </w:tc>
      </w:tr>
      <w:tr w:rsidR="0041278B" w:rsidRPr="009432BC" w14:paraId="0BF086FC" w14:textId="77777777" w:rsidTr="00AE0ACD">
        <w:trPr>
          <w:trHeight w:val="440"/>
          <w:ins w:id="7530" w:author="Charles Gifford" w:date="2017-03-19T14:41:00Z"/>
        </w:trPr>
        <w:tc>
          <w:tcPr>
            <w:tcW w:w="2155" w:type="dxa"/>
          </w:tcPr>
          <w:p w14:paraId="13227568" w14:textId="77777777" w:rsidR="0041278B" w:rsidRPr="009432BC" w:rsidRDefault="0041278B" w:rsidP="003653BF">
            <w:pPr>
              <w:pStyle w:val="TABLE-cell"/>
              <w:rPr>
                <w:ins w:id="7531" w:author="Charles Gifford" w:date="2017-03-19T14:41:00Z"/>
              </w:rPr>
            </w:pPr>
            <w:ins w:id="7532" w:author="Charles Gifford" w:date="2017-03-19T14:41:00Z">
              <w:r w:rsidRPr="0030452A">
                <w:t>Material segment specification</w:t>
              </w:r>
            </w:ins>
          </w:p>
        </w:tc>
        <w:tc>
          <w:tcPr>
            <w:tcW w:w="2070" w:type="dxa"/>
          </w:tcPr>
          <w:p w14:paraId="2BFEC756" w14:textId="77777777" w:rsidR="0041278B" w:rsidRPr="009432BC" w:rsidRDefault="0041278B" w:rsidP="003653BF">
            <w:pPr>
              <w:pStyle w:val="TABLE-cell"/>
              <w:rPr>
                <w:ins w:id="7533" w:author="Charles Gifford" w:date="2017-03-19T14:41:00Z"/>
              </w:rPr>
            </w:pPr>
            <w:ins w:id="7534" w:author="Charles Gifford" w:date="2017-03-19T14:41:00Z">
              <w:r w:rsidRPr="0030452A">
                <w:t>Material segment specification</w:t>
              </w:r>
            </w:ins>
          </w:p>
        </w:tc>
        <w:tc>
          <w:tcPr>
            <w:tcW w:w="662" w:type="dxa"/>
          </w:tcPr>
          <w:p w14:paraId="6831FCB1" w14:textId="77777777" w:rsidR="0041278B" w:rsidRPr="009432BC" w:rsidRDefault="0041278B" w:rsidP="003653BF">
            <w:pPr>
              <w:pStyle w:val="TABLE-cell"/>
              <w:rPr>
                <w:ins w:id="7535" w:author="Charles Gifford" w:date="2017-03-19T14:41:00Z"/>
              </w:rPr>
            </w:pPr>
            <w:ins w:id="7536" w:author="Charles Gifford" w:date="2017-03-19T14:41:00Z">
              <w:r w:rsidRPr="0030452A">
                <w:t>0..*</w:t>
              </w:r>
            </w:ins>
          </w:p>
        </w:tc>
        <w:tc>
          <w:tcPr>
            <w:tcW w:w="4140" w:type="dxa"/>
          </w:tcPr>
          <w:p w14:paraId="60B7F2F5" w14:textId="77777777" w:rsidR="0041278B" w:rsidRPr="009432BC" w:rsidRDefault="0041278B" w:rsidP="003653BF">
            <w:pPr>
              <w:pStyle w:val="TABLE-cell"/>
              <w:rPr>
                <w:ins w:id="7537" w:author="Charles Gifford" w:date="2017-03-19T14:41:00Z"/>
              </w:rPr>
            </w:pPr>
            <w:ins w:id="7538" w:author="Charles Gifford" w:date="2017-03-19T14:41:00Z">
              <w:r w:rsidRPr="0030452A">
                <w:t xml:space="preserve">The </w:t>
              </w:r>
              <w:r w:rsidRPr="0030452A">
                <w:rPr>
                  <w:i/>
                </w:rPr>
                <w:t>material specifications</w:t>
              </w:r>
              <w:r w:rsidRPr="0030452A">
                <w:t xml:space="preserve"> defining part of this </w:t>
              </w:r>
              <w:r w:rsidRPr="0030452A">
                <w:rPr>
                  <w:i/>
                </w:rPr>
                <w:t>process segment.</w:t>
              </w:r>
            </w:ins>
          </w:p>
        </w:tc>
      </w:tr>
    </w:tbl>
    <w:p w14:paraId="2D3484B0" w14:textId="1DA5515B" w:rsidR="008B4A6F" w:rsidRPr="001C220C" w:rsidRDefault="008B4A6F">
      <w:pPr>
        <w:pStyle w:val="TABLE-title"/>
        <w:rPr>
          <w:lang w:val="en-US"/>
        </w:rPr>
      </w:pPr>
      <w:bookmarkStart w:id="7539" w:name="_Ref161720010"/>
      <w:bookmarkStart w:id="7540" w:name="_Toc266864153"/>
      <w:bookmarkStart w:id="7541" w:name="_Toc306621041"/>
      <w:bookmarkStart w:id="7542" w:name="_Toc320178437"/>
      <w:bookmarkStart w:id="7543" w:name="_Toc161631631"/>
      <w:bookmarkStart w:id="7544" w:name="_Toc478492374"/>
      <w:bookmarkEnd w:id="7427"/>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EE42EE">
        <w:rPr>
          <w:noProof/>
          <w:lang w:val="en-US"/>
        </w:rPr>
        <w:t>73</w:t>
      </w:r>
      <w:r w:rsidR="00FD29D6">
        <w:rPr>
          <w:lang w:val="en-US"/>
        </w:rPr>
        <w:fldChar w:fldCharType="end"/>
      </w:r>
      <w:bookmarkEnd w:id="7539"/>
      <w:r w:rsidRPr="001C220C">
        <w:rPr>
          <w:lang w:val="en-US"/>
        </w:rPr>
        <w:t xml:space="preserve"> </w:t>
      </w:r>
      <w:r w:rsidR="004F69E5" w:rsidRPr="001C220C">
        <w:rPr>
          <w:lang w:val="en-US"/>
        </w:rPr>
        <w:t xml:space="preserve">– </w:t>
      </w:r>
      <w:r w:rsidR="006F45EC">
        <w:rPr>
          <w:lang w:val="en-US"/>
        </w:rPr>
        <w:t>P</w:t>
      </w:r>
      <w:r w:rsidR="00BF69FC" w:rsidRPr="001C220C">
        <w:rPr>
          <w:lang w:val="en-US"/>
        </w:rPr>
        <w:t>rocess segment</w:t>
      </w:r>
      <w:bookmarkEnd w:id="7540"/>
      <w:bookmarkEnd w:id="7541"/>
      <w:bookmarkEnd w:id="7542"/>
      <w:r w:rsidRPr="001C220C">
        <w:rPr>
          <w:lang w:val="en-US"/>
        </w:rPr>
        <w:t xml:space="preserve"> </w:t>
      </w:r>
      <w:bookmarkEnd w:id="7543"/>
      <w:r w:rsidR="006F45EC">
        <w:rPr>
          <w:lang w:val="en-US"/>
        </w:rPr>
        <w:t>attributes</w:t>
      </w:r>
      <w:bookmarkEnd w:id="7544"/>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B64E91" w:rsidRPr="001C220C" w14:paraId="29C2A0ED" w14:textId="77777777">
        <w:trPr>
          <w:tblHeader/>
          <w:jc w:val="center"/>
        </w:trPr>
        <w:tc>
          <w:tcPr>
            <w:tcW w:w="1269" w:type="dxa"/>
          </w:tcPr>
          <w:p w14:paraId="52D32622" w14:textId="77777777" w:rsidR="00B64E91" w:rsidRPr="001C220C" w:rsidRDefault="00B64E91" w:rsidP="0060346A">
            <w:pPr>
              <w:pStyle w:val="NormalTableHeader"/>
              <w:keepNext w:val="0"/>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096ACA29" w14:textId="77777777" w:rsidR="00B64E91" w:rsidRPr="001C220C" w:rsidRDefault="00B64E91" w:rsidP="0060346A">
            <w:pPr>
              <w:pStyle w:val="NormalTableHeader"/>
              <w:keepNext w:val="0"/>
              <w:spacing w:before="40"/>
              <w:rPr>
                <w:lang w:val="en-US"/>
              </w:rPr>
            </w:pPr>
            <w:r w:rsidRPr="001C220C">
              <w:rPr>
                <w:lang w:val="en-US"/>
              </w:rPr>
              <w:t>Description</w:t>
            </w:r>
          </w:p>
        </w:tc>
        <w:tc>
          <w:tcPr>
            <w:tcW w:w="1440" w:type="dxa"/>
          </w:tcPr>
          <w:p w14:paraId="60DA3845" w14:textId="77777777" w:rsidR="00B64E91" w:rsidRPr="001C220C" w:rsidRDefault="00AE4770" w:rsidP="0060346A">
            <w:pPr>
              <w:pStyle w:val="NormalTableHeader"/>
              <w:keepNext w:val="0"/>
              <w:spacing w:before="40"/>
              <w:rPr>
                <w:lang w:val="en-US"/>
              </w:rPr>
            </w:pPr>
            <w:r>
              <w:rPr>
                <w:lang w:val="en-US"/>
              </w:rPr>
              <w:t>Production example</w:t>
            </w:r>
            <w:r w:rsidR="00B64E91" w:rsidRPr="001C220C">
              <w:rPr>
                <w:lang w:val="en-US"/>
              </w:rPr>
              <w:t>s</w:t>
            </w:r>
          </w:p>
        </w:tc>
        <w:tc>
          <w:tcPr>
            <w:tcW w:w="1297" w:type="dxa"/>
          </w:tcPr>
          <w:p w14:paraId="2EADA3CE" w14:textId="77777777" w:rsidR="00B64E91" w:rsidRPr="001C220C" w:rsidRDefault="00AE4770" w:rsidP="0060346A">
            <w:pPr>
              <w:pStyle w:val="NormalTableHeader"/>
              <w:keepNext w:val="0"/>
              <w:spacing w:before="40"/>
              <w:rPr>
                <w:lang w:val="en-US"/>
              </w:rPr>
            </w:pPr>
            <w:r>
              <w:rPr>
                <w:lang w:val="en-US"/>
              </w:rPr>
              <w:t>Maintenance example</w:t>
            </w:r>
            <w:r w:rsidR="00B64E91" w:rsidRPr="001C220C">
              <w:rPr>
                <w:lang w:val="en-US"/>
              </w:rPr>
              <w:t>s</w:t>
            </w:r>
          </w:p>
        </w:tc>
        <w:tc>
          <w:tcPr>
            <w:tcW w:w="1080" w:type="dxa"/>
          </w:tcPr>
          <w:p w14:paraId="5671EF86" w14:textId="77777777" w:rsidR="00B64E91" w:rsidRPr="001C220C" w:rsidRDefault="00AE4770" w:rsidP="0060346A">
            <w:pPr>
              <w:pStyle w:val="NormalTableHeader"/>
              <w:keepNext w:val="0"/>
              <w:spacing w:before="40"/>
              <w:rPr>
                <w:lang w:val="en-US"/>
              </w:rPr>
            </w:pPr>
            <w:r>
              <w:rPr>
                <w:lang w:val="en-US"/>
              </w:rPr>
              <w:t>Quality example</w:t>
            </w:r>
            <w:r w:rsidR="00B64E91" w:rsidRPr="001C220C">
              <w:rPr>
                <w:lang w:val="en-US"/>
              </w:rPr>
              <w:t>s</w:t>
            </w:r>
          </w:p>
        </w:tc>
        <w:tc>
          <w:tcPr>
            <w:tcW w:w="1080" w:type="dxa"/>
          </w:tcPr>
          <w:p w14:paraId="6BFED1C7" w14:textId="77777777" w:rsidR="00B64E91" w:rsidRPr="001C220C" w:rsidRDefault="00AE4770" w:rsidP="0060346A">
            <w:pPr>
              <w:pStyle w:val="NormalTableHeader"/>
              <w:keepNext w:val="0"/>
              <w:spacing w:before="40"/>
              <w:rPr>
                <w:lang w:val="en-US"/>
              </w:rPr>
            </w:pPr>
            <w:r>
              <w:rPr>
                <w:lang w:val="en-US"/>
              </w:rPr>
              <w:t>Inventory example</w:t>
            </w:r>
            <w:r w:rsidR="00B64E91" w:rsidRPr="001C220C">
              <w:rPr>
                <w:lang w:val="en-US"/>
              </w:rPr>
              <w:t>s</w:t>
            </w:r>
          </w:p>
        </w:tc>
      </w:tr>
      <w:tr w:rsidR="00F663EA" w:rsidRPr="001C220C" w14:paraId="44D55195" w14:textId="77777777">
        <w:trPr>
          <w:cantSplit/>
          <w:jc w:val="center"/>
        </w:trPr>
        <w:tc>
          <w:tcPr>
            <w:tcW w:w="1269" w:type="dxa"/>
          </w:tcPr>
          <w:p w14:paraId="2AA471A6" w14:textId="77777777" w:rsidR="00F663EA" w:rsidRPr="001C220C" w:rsidRDefault="00F663EA" w:rsidP="0060346A">
            <w:pPr>
              <w:pStyle w:val="TableNormal1"/>
              <w:keepNext w:val="0"/>
              <w:rPr>
                <w:lang w:val="en-US"/>
              </w:rPr>
            </w:pPr>
            <w:r w:rsidRPr="001C220C">
              <w:rPr>
                <w:lang w:val="en-US"/>
              </w:rPr>
              <w:t>ID</w:t>
            </w:r>
          </w:p>
        </w:tc>
        <w:tc>
          <w:tcPr>
            <w:tcW w:w="2880" w:type="dxa"/>
          </w:tcPr>
          <w:p w14:paraId="01A8C713" w14:textId="77777777" w:rsidR="00F663EA" w:rsidRPr="001C220C" w:rsidRDefault="00F663EA" w:rsidP="0060346A">
            <w:pPr>
              <w:pStyle w:val="TableNormal1"/>
              <w:keepNext w:val="0"/>
              <w:rPr>
                <w:lang w:val="en-US"/>
              </w:rPr>
            </w:pPr>
            <w:r w:rsidRPr="001C220C">
              <w:rPr>
                <w:lang w:val="en-US"/>
              </w:rPr>
              <w:t xml:space="preserve">A unique identification of a </w:t>
            </w:r>
            <w:r w:rsidR="00BF69FC" w:rsidRPr="001C220C">
              <w:rPr>
                <w:i/>
                <w:lang w:val="en-US"/>
              </w:rPr>
              <w:t>process segment</w:t>
            </w:r>
            <w:r w:rsidRPr="001C220C">
              <w:rPr>
                <w:lang w:val="en-US"/>
              </w:rPr>
              <w:t>, within the scope of the information exchanged (</w:t>
            </w:r>
            <w:r w:rsidR="006A5B9A" w:rsidRPr="001C220C">
              <w:rPr>
                <w:i/>
                <w:lang w:val="en-US"/>
              </w:rPr>
              <w:t>operations capability</w:t>
            </w:r>
            <w:r w:rsidRPr="001C220C">
              <w:rPr>
                <w:lang w:val="en-US"/>
              </w:rPr>
              <w:t xml:space="preserve">, </w:t>
            </w:r>
            <w:r w:rsidR="006A5B9A" w:rsidRPr="001C220C">
              <w:rPr>
                <w:i/>
                <w:lang w:val="en-US"/>
              </w:rPr>
              <w:t>operations schedule</w:t>
            </w:r>
            <w:r w:rsidRPr="001C220C">
              <w:rPr>
                <w:lang w:val="en-US"/>
              </w:rPr>
              <w:t xml:space="preserve">, </w:t>
            </w:r>
            <w:r w:rsidR="006A5B9A" w:rsidRPr="001C220C">
              <w:rPr>
                <w:i/>
                <w:lang w:val="en-US"/>
              </w:rPr>
              <w:t>operations performance</w:t>
            </w:r>
            <w:r w:rsidRPr="001C220C">
              <w:rPr>
                <w:lang w:val="en-US"/>
              </w:rPr>
              <w:t xml:space="preserve"> …)</w:t>
            </w:r>
          </w:p>
          <w:p w14:paraId="42E9C83E" w14:textId="77777777" w:rsidR="00F663EA" w:rsidRPr="001C220C" w:rsidRDefault="00F663EA" w:rsidP="0060346A">
            <w:pPr>
              <w:pStyle w:val="TableNormal1"/>
              <w:keepNext w:val="0"/>
              <w:rPr>
                <w:lang w:val="en-US"/>
              </w:rPr>
            </w:pPr>
            <w:r w:rsidRPr="001C220C">
              <w:rPr>
                <w:lang w:val="en-US"/>
              </w:rPr>
              <w:t xml:space="preserve">The ID shall be used in other parts of the model when the </w:t>
            </w:r>
            <w:r w:rsidR="00BF69FC" w:rsidRPr="001C220C">
              <w:rPr>
                <w:i/>
                <w:lang w:val="en-US"/>
              </w:rPr>
              <w:t>process segment</w:t>
            </w:r>
            <w:r w:rsidRPr="001C220C">
              <w:rPr>
                <w:i/>
                <w:lang w:val="en-US"/>
              </w:rPr>
              <w:t xml:space="preserve"> </w:t>
            </w:r>
            <w:r w:rsidRPr="001C220C">
              <w:rPr>
                <w:lang w:val="en-US"/>
              </w:rPr>
              <w:t xml:space="preserve">needs to be identified, such as the </w:t>
            </w:r>
            <w:r w:rsidR="006A5B9A" w:rsidRPr="001C220C">
              <w:rPr>
                <w:i/>
                <w:lang w:val="en-US"/>
              </w:rPr>
              <w:t>operations capability</w:t>
            </w:r>
            <w:r w:rsidRPr="001C220C">
              <w:rPr>
                <w:lang w:val="en-US"/>
              </w:rPr>
              <w:t xml:space="preserve"> for this segment, or </w:t>
            </w:r>
            <w:r w:rsidR="00BF69FC" w:rsidRPr="001C220C">
              <w:rPr>
                <w:lang w:val="en-US"/>
              </w:rPr>
              <w:t>an operation</w:t>
            </w:r>
            <w:r w:rsidR="006A5B9A" w:rsidRPr="001C220C">
              <w:rPr>
                <w:i/>
                <w:lang w:val="en-US"/>
              </w:rPr>
              <w:t>s response</w:t>
            </w:r>
            <w:r w:rsidRPr="001C220C">
              <w:rPr>
                <w:lang w:val="en-US"/>
              </w:rPr>
              <w:t xml:space="preserve"> identifying the segment.</w:t>
            </w:r>
          </w:p>
        </w:tc>
        <w:tc>
          <w:tcPr>
            <w:tcW w:w="1440" w:type="dxa"/>
          </w:tcPr>
          <w:p w14:paraId="1DB3D00A" w14:textId="77777777" w:rsidR="00F663EA" w:rsidRPr="001C220C" w:rsidRDefault="00F663EA" w:rsidP="0060346A">
            <w:pPr>
              <w:pStyle w:val="TableNormal1"/>
              <w:keepNext w:val="0"/>
              <w:rPr>
                <w:lang w:val="en-US"/>
              </w:rPr>
            </w:pPr>
            <w:r w:rsidRPr="001C220C">
              <w:rPr>
                <w:lang w:val="en-US"/>
              </w:rPr>
              <w:t>Widget Frame Milling</w:t>
            </w:r>
          </w:p>
          <w:p w14:paraId="1640C296" w14:textId="77777777" w:rsidR="00F663EA" w:rsidRPr="001C220C" w:rsidRDefault="00F663EA" w:rsidP="0060346A">
            <w:pPr>
              <w:pStyle w:val="TableNormal1"/>
              <w:keepNext w:val="0"/>
              <w:spacing w:before="120"/>
              <w:rPr>
                <w:lang w:val="en-US"/>
              </w:rPr>
            </w:pPr>
          </w:p>
        </w:tc>
        <w:tc>
          <w:tcPr>
            <w:tcW w:w="1297" w:type="dxa"/>
          </w:tcPr>
          <w:p w14:paraId="4D75BBC0" w14:textId="77777777" w:rsidR="00CE7DB7" w:rsidRPr="001C220C" w:rsidRDefault="0021223F" w:rsidP="0060346A">
            <w:pPr>
              <w:pStyle w:val="TableNormal1"/>
              <w:keepNext w:val="0"/>
              <w:rPr>
                <w:lang w:val="en-US"/>
              </w:rPr>
            </w:pPr>
            <w:r w:rsidRPr="001C220C">
              <w:rPr>
                <w:lang w:val="en-US"/>
              </w:rPr>
              <w:t>Replace Motor</w:t>
            </w:r>
          </w:p>
        </w:tc>
        <w:tc>
          <w:tcPr>
            <w:tcW w:w="1080" w:type="dxa"/>
          </w:tcPr>
          <w:p w14:paraId="38B084A0" w14:textId="77777777" w:rsidR="00CE7DB7" w:rsidRPr="001C220C" w:rsidRDefault="0071645A" w:rsidP="0060346A">
            <w:pPr>
              <w:pStyle w:val="TableNormal1"/>
              <w:keepNext w:val="0"/>
              <w:spacing w:before="40"/>
              <w:rPr>
                <w:lang w:val="en-US"/>
              </w:rPr>
            </w:pPr>
            <w:r w:rsidRPr="001C220C">
              <w:rPr>
                <w:lang w:val="en-US"/>
              </w:rPr>
              <w:t xml:space="preserve">Pull </w:t>
            </w:r>
            <w:r w:rsidR="00CE7DB7" w:rsidRPr="001C220C">
              <w:rPr>
                <w:lang w:val="en-US"/>
              </w:rPr>
              <w:t>Sample</w:t>
            </w:r>
            <w:r w:rsidR="0021223F" w:rsidRPr="001C220C">
              <w:rPr>
                <w:lang w:val="en-US"/>
              </w:rPr>
              <w:t xml:space="preserve"> and Run Test</w:t>
            </w:r>
          </w:p>
          <w:p w14:paraId="66DCB9BA" w14:textId="77777777" w:rsidR="00CE7DB7" w:rsidRPr="001C220C" w:rsidRDefault="00CE7DB7" w:rsidP="0060346A">
            <w:pPr>
              <w:pStyle w:val="TableNormal1"/>
              <w:keepNext w:val="0"/>
              <w:spacing w:before="40"/>
              <w:rPr>
                <w:lang w:val="en-US"/>
              </w:rPr>
            </w:pPr>
          </w:p>
        </w:tc>
        <w:tc>
          <w:tcPr>
            <w:tcW w:w="1080" w:type="dxa"/>
          </w:tcPr>
          <w:p w14:paraId="3CCDF8FA" w14:textId="77777777" w:rsidR="00CE7DB7" w:rsidRPr="001C220C" w:rsidRDefault="0021223F" w:rsidP="0060346A">
            <w:pPr>
              <w:pStyle w:val="TableNormal1"/>
              <w:keepNext w:val="0"/>
              <w:spacing w:before="40"/>
              <w:rPr>
                <w:lang w:val="en-US"/>
              </w:rPr>
            </w:pPr>
            <w:r w:rsidRPr="001C220C">
              <w:rPr>
                <w:lang w:val="en-US"/>
              </w:rPr>
              <w:t>Transfer</w:t>
            </w:r>
          </w:p>
        </w:tc>
      </w:tr>
      <w:tr w:rsidR="00AC2193" w:rsidRPr="001C220C" w14:paraId="71679DB1" w14:textId="77777777" w:rsidTr="00EC662F">
        <w:trPr>
          <w:cantSplit/>
          <w:trHeight w:val="971"/>
          <w:jc w:val="center"/>
        </w:trPr>
        <w:tc>
          <w:tcPr>
            <w:tcW w:w="1269" w:type="dxa"/>
          </w:tcPr>
          <w:p w14:paraId="46A794E6" w14:textId="77777777" w:rsidR="00AC2193" w:rsidRPr="001C220C" w:rsidRDefault="00AC2193" w:rsidP="0060346A">
            <w:pPr>
              <w:pStyle w:val="TableNormal1"/>
              <w:keepNext w:val="0"/>
              <w:rPr>
                <w:lang w:val="en-US"/>
              </w:rPr>
            </w:pPr>
            <w:r w:rsidRPr="001C220C">
              <w:rPr>
                <w:lang w:val="en-US"/>
              </w:rPr>
              <w:t>Description</w:t>
            </w:r>
          </w:p>
        </w:tc>
        <w:tc>
          <w:tcPr>
            <w:tcW w:w="2880" w:type="dxa"/>
          </w:tcPr>
          <w:p w14:paraId="2608183E" w14:textId="77777777" w:rsidR="00AC2193" w:rsidRPr="001C220C" w:rsidRDefault="00AC2193" w:rsidP="0060346A">
            <w:pPr>
              <w:pStyle w:val="TableNormal1"/>
              <w:keepNext w:val="0"/>
              <w:rPr>
                <w:lang w:val="en-US"/>
              </w:rPr>
            </w:pPr>
            <w:r w:rsidRPr="001C220C">
              <w:rPr>
                <w:lang w:val="en-US"/>
              </w:rPr>
              <w:t xml:space="preserve">Additional information about the </w:t>
            </w:r>
            <w:r w:rsidRPr="001C220C">
              <w:rPr>
                <w:i/>
                <w:lang w:val="en-US"/>
              </w:rPr>
              <w:t>process segment</w:t>
            </w:r>
            <w:r w:rsidRPr="001C220C">
              <w:rPr>
                <w:lang w:val="en-US"/>
              </w:rPr>
              <w:t>.</w:t>
            </w:r>
          </w:p>
        </w:tc>
        <w:tc>
          <w:tcPr>
            <w:tcW w:w="1440" w:type="dxa"/>
          </w:tcPr>
          <w:p w14:paraId="1F96D073" w14:textId="77777777" w:rsidR="00AC2193" w:rsidRPr="001C220C" w:rsidRDefault="00AC2193" w:rsidP="0060346A">
            <w:pPr>
              <w:pStyle w:val="TableNormal1"/>
              <w:keepNext w:val="0"/>
              <w:rPr>
                <w:lang w:val="en-US"/>
              </w:rPr>
            </w:pPr>
            <w:r w:rsidRPr="001C220C">
              <w:rPr>
                <w:lang w:val="en-US"/>
              </w:rPr>
              <w:t>Frame milling operation, separately costed operation</w:t>
            </w:r>
          </w:p>
        </w:tc>
        <w:tc>
          <w:tcPr>
            <w:tcW w:w="1297" w:type="dxa"/>
          </w:tcPr>
          <w:p w14:paraId="77C7A204" w14:textId="77777777" w:rsidR="00AC2193" w:rsidRPr="001C220C" w:rsidRDefault="00AC2193" w:rsidP="0060346A">
            <w:pPr>
              <w:pStyle w:val="TableNormal1"/>
              <w:keepNext w:val="0"/>
              <w:rPr>
                <w:lang w:val="en-US"/>
              </w:rPr>
            </w:pPr>
            <w:r w:rsidRPr="001C220C">
              <w:rPr>
                <w:lang w:val="en-US"/>
              </w:rPr>
              <w:t>Large size motor replacement</w:t>
            </w:r>
          </w:p>
        </w:tc>
        <w:tc>
          <w:tcPr>
            <w:tcW w:w="1080" w:type="dxa"/>
          </w:tcPr>
          <w:p w14:paraId="409F7647" w14:textId="77777777" w:rsidR="00AC2193" w:rsidRPr="001C220C" w:rsidRDefault="00AC2193" w:rsidP="0060346A">
            <w:pPr>
              <w:pStyle w:val="TableNormal1"/>
              <w:keepNext w:val="0"/>
              <w:spacing w:before="40"/>
              <w:rPr>
                <w:lang w:val="en-US"/>
              </w:rPr>
            </w:pPr>
            <w:r w:rsidRPr="001C220C">
              <w:rPr>
                <w:lang w:val="en-US"/>
              </w:rPr>
              <w:t>Check purity and  concentration</w:t>
            </w:r>
          </w:p>
        </w:tc>
        <w:tc>
          <w:tcPr>
            <w:tcW w:w="1080" w:type="dxa"/>
          </w:tcPr>
          <w:p w14:paraId="40896154" w14:textId="77777777" w:rsidR="00AC2193" w:rsidRPr="001C220C" w:rsidRDefault="00AC2193" w:rsidP="0060346A">
            <w:pPr>
              <w:pStyle w:val="TableNormal1"/>
              <w:keepNext w:val="0"/>
              <w:spacing w:before="40"/>
              <w:rPr>
                <w:lang w:val="en-US"/>
              </w:rPr>
            </w:pPr>
            <w:r w:rsidRPr="001C220C">
              <w:rPr>
                <w:lang w:val="en-US"/>
              </w:rPr>
              <w:t>Move pallet from truck to conveyor system</w:t>
            </w:r>
          </w:p>
        </w:tc>
      </w:tr>
      <w:tr w:rsidR="00AC2193" w:rsidRPr="001C220C" w14:paraId="2205DCAB" w14:textId="77777777">
        <w:trPr>
          <w:cantSplit/>
          <w:jc w:val="center"/>
        </w:trPr>
        <w:tc>
          <w:tcPr>
            <w:tcW w:w="1269" w:type="dxa"/>
          </w:tcPr>
          <w:p w14:paraId="2F1988C3" w14:textId="77777777" w:rsidR="00AC2193" w:rsidRPr="001C220C" w:rsidRDefault="00AC2193" w:rsidP="0060346A">
            <w:pPr>
              <w:pStyle w:val="TableNormal1"/>
              <w:keepNext w:val="0"/>
              <w:rPr>
                <w:lang w:val="en-US"/>
              </w:rPr>
            </w:pPr>
            <w:r w:rsidRPr="001C220C">
              <w:rPr>
                <w:lang w:val="en-US"/>
              </w:rPr>
              <w:t>Operations type</w:t>
            </w:r>
          </w:p>
        </w:tc>
        <w:tc>
          <w:tcPr>
            <w:tcW w:w="2880" w:type="dxa"/>
          </w:tcPr>
          <w:p w14:paraId="01A06541" w14:textId="77777777" w:rsidR="0029135F" w:rsidRDefault="00AC2193" w:rsidP="0060346A">
            <w:pPr>
              <w:pStyle w:val="TableNormal1"/>
              <w:keepNext w:val="0"/>
              <w:rPr>
                <w:lang w:val="en-US"/>
              </w:rPr>
            </w:pPr>
            <w:r w:rsidRPr="001C220C">
              <w:rPr>
                <w:lang w:val="en-US"/>
              </w:rPr>
              <w:t>Describes the category of the activity</w:t>
            </w:r>
            <w:r w:rsidR="008F0F42">
              <w:rPr>
                <w:lang w:val="en-US"/>
              </w:rPr>
              <w:t>.</w:t>
            </w:r>
            <w:r w:rsidRPr="001C220C">
              <w:rPr>
                <w:lang w:val="en-US"/>
              </w:rPr>
              <w:t xml:space="preserve"> Required attribute.</w:t>
            </w:r>
            <w:r w:rsidR="0029135F">
              <w:rPr>
                <w:lang w:val="en-US"/>
              </w:rPr>
              <w:t xml:space="preserve"> </w:t>
            </w:r>
            <w:r w:rsidRPr="001C220C">
              <w:rPr>
                <w:lang w:val="en-US"/>
              </w:rPr>
              <w:t xml:space="preserve">Defined values are: </w:t>
            </w:r>
          </w:p>
          <w:p w14:paraId="01591BE0" w14:textId="77777777" w:rsidR="00AC2193" w:rsidRPr="001C220C" w:rsidRDefault="00AC2193" w:rsidP="0060346A">
            <w:pPr>
              <w:pStyle w:val="TableNormal1"/>
              <w:keepNext w:val="0"/>
              <w:rPr>
                <w:lang w:val="en-US"/>
              </w:rPr>
            </w:pPr>
            <w:r w:rsidRPr="001C220C">
              <w:rPr>
                <w:lang w:val="en-US"/>
              </w:rPr>
              <w:t xml:space="preserve">Production, </w:t>
            </w:r>
            <w:r w:rsidR="003C61EC">
              <w:rPr>
                <w:lang w:val="en-US"/>
              </w:rPr>
              <w:t>m</w:t>
            </w:r>
            <w:r w:rsidRPr="001C220C">
              <w:rPr>
                <w:lang w:val="en-US"/>
              </w:rPr>
              <w:t xml:space="preserve">aintenance, </w:t>
            </w:r>
            <w:r w:rsidR="003C61EC">
              <w:rPr>
                <w:lang w:val="en-US"/>
              </w:rPr>
              <w:t>q</w:t>
            </w:r>
            <w:r w:rsidRPr="001C220C">
              <w:rPr>
                <w:lang w:val="en-US"/>
              </w:rPr>
              <w:t xml:space="preserve">uality, </w:t>
            </w:r>
            <w:r w:rsidR="003C61EC">
              <w:rPr>
                <w:lang w:val="en-US"/>
              </w:rPr>
              <w:t>i</w:t>
            </w:r>
            <w:r w:rsidRPr="001C220C">
              <w:rPr>
                <w:lang w:val="en-US"/>
              </w:rPr>
              <w:t xml:space="preserve">nventory, or </w:t>
            </w:r>
            <w:r w:rsidR="003C61EC">
              <w:rPr>
                <w:lang w:val="en-US"/>
              </w:rPr>
              <w:t>m</w:t>
            </w:r>
            <w:r w:rsidRPr="001C220C">
              <w:rPr>
                <w:lang w:val="en-US"/>
              </w:rPr>
              <w:t xml:space="preserve">ixed. </w:t>
            </w:r>
          </w:p>
          <w:p w14:paraId="528F08C3" w14:textId="77777777" w:rsidR="00AC2193" w:rsidRPr="001C220C" w:rsidRDefault="00AC2193" w:rsidP="0060346A">
            <w:pPr>
              <w:pStyle w:val="TableNormal1"/>
              <w:keepNext w:val="0"/>
              <w:rPr>
                <w:lang w:val="en-US"/>
              </w:rPr>
            </w:pPr>
            <w:r w:rsidRPr="001C220C">
              <w:rPr>
                <w:lang w:val="en-US"/>
              </w:rPr>
              <w:t xml:space="preserve">“Mixed” shall be used when the activity contains several categories of </w:t>
            </w:r>
            <w:r w:rsidRPr="003C61EC">
              <w:rPr>
                <w:i/>
                <w:lang w:val="en-US"/>
              </w:rPr>
              <w:t>process segments</w:t>
            </w:r>
            <w:r w:rsidRPr="001C220C">
              <w:rPr>
                <w:lang w:val="en-US"/>
              </w:rPr>
              <w:t>.</w:t>
            </w:r>
          </w:p>
        </w:tc>
        <w:tc>
          <w:tcPr>
            <w:tcW w:w="1440" w:type="dxa"/>
          </w:tcPr>
          <w:p w14:paraId="54500281" w14:textId="77777777" w:rsidR="00AC2193" w:rsidRPr="001C220C" w:rsidRDefault="00AC2193" w:rsidP="0060346A">
            <w:pPr>
              <w:pStyle w:val="TableNormal1"/>
              <w:keepNext w:val="0"/>
              <w:rPr>
                <w:lang w:val="en-US"/>
              </w:rPr>
            </w:pPr>
            <w:r w:rsidRPr="001C220C">
              <w:rPr>
                <w:lang w:val="en-US"/>
              </w:rPr>
              <w:t>Production</w:t>
            </w:r>
          </w:p>
        </w:tc>
        <w:tc>
          <w:tcPr>
            <w:tcW w:w="1297" w:type="dxa"/>
          </w:tcPr>
          <w:p w14:paraId="1C7D0268" w14:textId="77777777" w:rsidR="00AC2193" w:rsidRPr="001C220C" w:rsidRDefault="00AC2193" w:rsidP="0060346A">
            <w:pPr>
              <w:pStyle w:val="TableNormal1"/>
              <w:keepNext w:val="0"/>
              <w:rPr>
                <w:lang w:val="en-US"/>
              </w:rPr>
            </w:pPr>
            <w:r w:rsidRPr="001C220C">
              <w:rPr>
                <w:lang w:val="en-US"/>
              </w:rPr>
              <w:t>Maintenance</w:t>
            </w:r>
          </w:p>
        </w:tc>
        <w:tc>
          <w:tcPr>
            <w:tcW w:w="1080" w:type="dxa"/>
          </w:tcPr>
          <w:p w14:paraId="02D206B5" w14:textId="77777777" w:rsidR="00AC2193" w:rsidRPr="001C220C" w:rsidRDefault="00AC2193" w:rsidP="0060346A">
            <w:pPr>
              <w:pStyle w:val="TableNormal1"/>
              <w:keepNext w:val="0"/>
              <w:rPr>
                <w:lang w:val="en-US"/>
              </w:rPr>
            </w:pPr>
            <w:r w:rsidRPr="001C220C">
              <w:rPr>
                <w:lang w:val="en-US"/>
              </w:rPr>
              <w:t>Quality</w:t>
            </w:r>
          </w:p>
        </w:tc>
        <w:tc>
          <w:tcPr>
            <w:tcW w:w="1080" w:type="dxa"/>
          </w:tcPr>
          <w:p w14:paraId="4E5806B3" w14:textId="77777777" w:rsidR="00AC2193" w:rsidRPr="001C220C" w:rsidRDefault="00AC2193" w:rsidP="0060346A">
            <w:pPr>
              <w:pStyle w:val="TableNormal1"/>
              <w:keepNext w:val="0"/>
              <w:rPr>
                <w:lang w:val="en-US"/>
              </w:rPr>
            </w:pPr>
            <w:r w:rsidRPr="001C220C">
              <w:rPr>
                <w:lang w:val="en-US"/>
              </w:rPr>
              <w:t>Inventory</w:t>
            </w:r>
          </w:p>
        </w:tc>
      </w:tr>
      <w:tr w:rsidR="00AC2193" w:rsidRPr="001C220C" w14:paraId="7EF3AEE0" w14:textId="77777777">
        <w:trPr>
          <w:cantSplit/>
          <w:jc w:val="center"/>
        </w:trPr>
        <w:tc>
          <w:tcPr>
            <w:tcW w:w="1269" w:type="dxa"/>
          </w:tcPr>
          <w:p w14:paraId="55EF5C38" w14:textId="77777777" w:rsidR="00AC2193" w:rsidRPr="001C220C" w:rsidRDefault="00AC2193" w:rsidP="0060346A">
            <w:pPr>
              <w:pStyle w:val="TableNormal1"/>
              <w:keepNext w:val="0"/>
              <w:rPr>
                <w:lang w:val="en-US"/>
              </w:rPr>
            </w:pPr>
            <w:r>
              <w:rPr>
                <w:lang w:val="en-US"/>
              </w:rPr>
              <w:t xml:space="preserve">Hierarchy </w:t>
            </w:r>
            <w:r w:rsidR="003357D0">
              <w:rPr>
                <w:lang w:val="en-US"/>
              </w:rPr>
              <w:t>s</w:t>
            </w:r>
            <w:r>
              <w:rPr>
                <w:lang w:val="en-US"/>
              </w:rPr>
              <w:t>cope</w:t>
            </w:r>
          </w:p>
        </w:tc>
        <w:tc>
          <w:tcPr>
            <w:tcW w:w="2880" w:type="dxa"/>
          </w:tcPr>
          <w:p w14:paraId="5AB1B0DA" w14:textId="77777777" w:rsidR="00AC2193" w:rsidRPr="001C220C" w:rsidRDefault="00AC2193" w:rsidP="0060346A">
            <w:pPr>
              <w:pStyle w:val="TableNormal1"/>
              <w:keepNext w:val="0"/>
              <w:rPr>
                <w:lang w:val="en-US"/>
              </w:rPr>
            </w:pPr>
            <w:r w:rsidRPr="001C220C">
              <w:rPr>
                <w:lang w:val="en-US"/>
              </w:rPr>
              <w:t xml:space="preserve">Identifies where the exchanged information fits within the role based equipment hierarchy. </w:t>
            </w:r>
          </w:p>
          <w:p w14:paraId="6DDA733C" w14:textId="77777777" w:rsidR="00AC2193" w:rsidRPr="001C220C" w:rsidRDefault="00AC2193" w:rsidP="0060346A">
            <w:pPr>
              <w:pStyle w:val="TableNormal1"/>
              <w:keepNext w:val="0"/>
              <w:rPr>
                <w:lang w:val="en-US"/>
              </w:rPr>
            </w:pPr>
            <w:r w:rsidRPr="001C220C">
              <w:rPr>
                <w:lang w:val="en-US"/>
              </w:rPr>
              <w:t xml:space="preserve">Optionally defines the scope of the </w:t>
            </w:r>
            <w:r w:rsidRPr="003357D0">
              <w:rPr>
                <w:i/>
                <w:lang w:val="en-US"/>
              </w:rPr>
              <w:t>process segment</w:t>
            </w:r>
            <w:r w:rsidRPr="001C220C">
              <w:rPr>
                <w:lang w:val="en-US"/>
              </w:rPr>
              <w:t xml:space="preserve"> definition, such as the site or area it is defined for.</w:t>
            </w:r>
          </w:p>
        </w:tc>
        <w:tc>
          <w:tcPr>
            <w:tcW w:w="1440" w:type="dxa"/>
          </w:tcPr>
          <w:p w14:paraId="7083AF0B" w14:textId="77777777" w:rsidR="00AC2193" w:rsidRPr="001C220C" w:rsidRDefault="00AC2193" w:rsidP="0060346A">
            <w:pPr>
              <w:pStyle w:val="TableNormal1"/>
              <w:keepNext w:val="0"/>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(Site) / Work Line (Area)</w:t>
            </w:r>
          </w:p>
        </w:tc>
        <w:tc>
          <w:tcPr>
            <w:tcW w:w="1297" w:type="dxa"/>
          </w:tcPr>
          <w:p w14:paraId="06DF28B8" w14:textId="77777777" w:rsidR="00AC2193" w:rsidRPr="001C220C" w:rsidRDefault="00AC2193" w:rsidP="0060346A">
            <w:pPr>
              <w:pStyle w:val="TableNormal1"/>
              <w:keepNext w:val="0"/>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(SITE) / Packaging (Area)</w:t>
            </w:r>
          </w:p>
        </w:tc>
        <w:tc>
          <w:tcPr>
            <w:tcW w:w="1080" w:type="dxa"/>
          </w:tcPr>
          <w:p w14:paraId="3A29C7BA" w14:textId="77777777" w:rsidR="00AC2193" w:rsidRPr="001C220C" w:rsidRDefault="00AC2193" w:rsidP="0060346A">
            <w:pPr>
              <w:pStyle w:val="TableNormal1"/>
              <w:keepNext w:val="0"/>
              <w:spacing w:before="40"/>
              <w:rPr>
                <w:lang w:val="en-US"/>
              </w:rPr>
            </w:pPr>
            <w:smartTag w:uri="urn:schemas-microsoft-com:office:smarttags" w:element="place">
              <w:smartTag w:uri="urn:schemas-microsoft-com:office:smarttags" w:element="PlaceName">
                <w:r w:rsidRPr="001C220C">
                  <w:rPr>
                    <w:lang w:val="en-US"/>
                  </w:rPr>
                  <w:t>Mixer</w:t>
                </w:r>
              </w:smartTag>
              <w:r w:rsidRPr="001C220C">
                <w:rPr>
                  <w:lang w:val="en-US"/>
                </w:rPr>
                <w:t xml:space="preserve"> </w:t>
              </w:r>
              <w:smartTag w:uri="urn:schemas-microsoft-com:office:smarttags" w:element="PlaceName">
                <w:r w:rsidRPr="001C220C">
                  <w:rPr>
                    <w:lang w:val="en-US"/>
                  </w:rPr>
                  <w:t>Sample</w:t>
                </w:r>
              </w:smartTag>
              <w:r w:rsidRPr="001C220C">
                <w:rPr>
                  <w:lang w:val="en-US"/>
                </w:rPr>
                <w:t xml:space="preserve"> </w:t>
              </w:r>
              <w:smartTag w:uri="urn:schemas-microsoft-com:office:smarttags" w:element="PlaceType">
                <w:r w:rsidRPr="001C220C">
                  <w:rPr>
                    <w:lang w:val="en-US"/>
                  </w:rPr>
                  <w:t>Port</w:t>
                </w:r>
              </w:smartTag>
            </w:smartTag>
            <w:r w:rsidRPr="001C220C">
              <w:rPr>
                <w:lang w:val="en-US"/>
              </w:rPr>
              <w:t xml:space="preserve"> (Work Unit)</w:t>
            </w:r>
          </w:p>
        </w:tc>
        <w:tc>
          <w:tcPr>
            <w:tcW w:w="1080" w:type="dxa"/>
          </w:tcPr>
          <w:p w14:paraId="6FDFFCD7" w14:textId="77777777" w:rsidR="00AC2193" w:rsidRPr="001C220C" w:rsidRDefault="00AC2193" w:rsidP="0060346A">
            <w:pPr>
              <w:pStyle w:val="TableNormal1"/>
              <w:keepNext w:val="0"/>
              <w:spacing w:before="40"/>
              <w:rPr>
                <w:lang w:val="en-US"/>
              </w:rPr>
            </w:pPr>
            <w:r w:rsidRPr="001C220C">
              <w:rPr>
                <w:lang w:val="en-US"/>
              </w:rPr>
              <w:t>Receiving dock (</w:t>
            </w:r>
            <w:smartTag w:uri="urn:schemas-microsoft-com:office:smarttags" w:element="place">
              <w:smartTag w:uri="urn:schemas-microsoft-com:office:smarttags" w:element="PlaceName">
                <w:r w:rsidRPr="001C220C">
                  <w:rPr>
                    <w:lang w:val="en-US"/>
                  </w:rPr>
                  <w:t>Work</w:t>
                </w:r>
              </w:smartTag>
              <w:r w:rsidRPr="001C220C">
                <w:rPr>
                  <w:lang w:val="en-US"/>
                </w:rPr>
                <w:t xml:space="preserve"> </w:t>
              </w:r>
              <w:smartTag w:uri="urn:schemas-microsoft-com:office:smarttags" w:element="PlaceType">
                <w:r w:rsidRPr="001C220C">
                  <w:rPr>
                    <w:lang w:val="en-US"/>
                  </w:rPr>
                  <w:t>Center</w:t>
                </w:r>
              </w:smartTag>
            </w:smartTag>
            <w:r w:rsidRPr="001C220C">
              <w:rPr>
                <w:lang w:val="en-US"/>
              </w:rPr>
              <w:t>)</w:t>
            </w:r>
          </w:p>
        </w:tc>
      </w:tr>
      <w:tr w:rsidR="00F61D3D" w:rsidRPr="001C220C" w14:paraId="5F7FE2EC" w14:textId="77777777">
        <w:trPr>
          <w:cantSplit/>
          <w:jc w:val="center"/>
          <w:ins w:id="7545" w:author="Charles Gifford" w:date="2017-03-15T21:55:00Z"/>
        </w:trPr>
        <w:tc>
          <w:tcPr>
            <w:tcW w:w="1269" w:type="dxa"/>
          </w:tcPr>
          <w:p w14:paraId="68C68834" w14:textId="43D5FB29" w:rsidR="00F61D3D" w:rsidRDefault="00F61D3D" w:rsidP="00F61D3D">
            <w:pPr>
              <w:pStyle w:val="TableNormal1"/>
              <w:keepNext w:val="0"/>
              <w:rPr>
                <w:ins w:id="7546" w:author="Charles Gifford" w:date="2017-03-15T21:55:00Z"/>
                <w:lang w:val="en-US"/>
              </w:rPr>
            </w:pPr>
            <w:ins w:id="7547" w:author="Charles Gifford" w:date="2017-03-15T21:55:00Z">
              <w:r w:rsidRPr="00C864FB">
                <w:rPr>
                  <w:szCs w:val="16"/>
                </w:rPr>
                <w:t>Definition type</w:t>
              </w:r>
            </w:ins>
          </w:p>
        </w:tc>
        <w:tc>
          <w:tcPr>
            <w:tcW w:w="2880" w:type="dxa"/>
          </w:tcPr>
          <w:p w14:paraId="031124E5" w14:textId="77777777" w:rsidR="00F61D3D" w:rsidRPr="00C864FB" w:rsidRDefault="00F61D3D" w:rsidP="00F61D3D">
            <w:pPr>
              <w:snapToGrid w:val="0"/>
              <w:rPr>
                <w:ins w:id="7548" w:author="Charles Gifford" w:date="2017-03-15T21:55:00Z"/>
                <w:sz w:val="16"/>
                <w:szCs w:val="16"/>
              </w:rPr>
            </w:pPr>
            <w:ins w:id="7549" w:author="Charles Gifford" w:date="2017-03-15T21:55:00Z">
              <w:r w:rsidRPr="00C864FB">
                <w:rPr>
                  <w:sz w:val="16"/>
                  <w:szCs w:val="16"/>
                </w:rPr>
                <w:t xml:space="preserve">Defines the type of the </w:t>
              </w:r>
              <w:r w:rsidRPr="00C864FB">
                <w:rPr>
                  <w:i/>
                  <w:sz w:val="16"/>
                  <w:szCs w:val="16"/>
                </w:rPr>
                <w:t>process segment</w:t>
              </w:r>
              <w:r w:rsidRPr="00C864FB">
                <w:rPr>
                  <w:sz w:val="16"/>
                  <w:szCs w:val="16"/>
                </w:rPr>
                <w:t>.  The defined types are</w:t>
              </w:r>
            </w:ins>
          </w:p>
          <w:p w14:paraId="43C1263B" w14:textId="77777777" w:rsidR="00F61D3D" w:rsidRPr="00C864FB" w:rsidRDefault="00F61D3D" w:rsidP="00F61D3D">
            <w:pPr>
              <w:snapToGrid w:val="0"/>
              <w:rPr>
                <w:ins w:id="7550" w:author="Charles Gifford" w:date="2017-03-15T21:55:00Z"/>
                <w:sz w:val="16"/>
                <w:szCs w:val="16"/>
              </w:rPr>
            </w:pPr>
            <w:ins w:id="7551" w:author="Charles Gifford" w:date="2017-03-15T21:55:00Z">
              <w:r w:rsidRPr="00C864FB">
                <w:rPr>
                  <w:sz w:val="16"/>
                  <w:szCs w:val="16"/>
                </w:rPr>
                <w:t xml:space="preserve">Abstract – A </w:t>
              </w:r>
              <w:r w:rsidRPr="00C864FB">
                <w:rPr>
                  <w:i/>
                  <w:sz w:val="16"/>
                  <w:szCs w:val="16"/>
                </w:rPr>
                <w:t>process segment</w:t>
              </w:r>
              <w:r w:rsidRPr="00C864FB">
                <w:rPr>
                  <w:sz w:val="16"/>
                  <w:szCs w:val="16"/>
                </w:rPr>
                <w:t xml:space="preserve"> used as a template for other </w:t>
              </w:r>
              <w:r w:rsidRPr="00C864FB">
                <w:rPr>
                  <w:i/>
                  <w:sz w:val="16"/>
                  <w:szCs w:val="16"/>
                </w:rPr>
                <w:t>process segments</w:t>
              </w:r>
              <w:r w:rsidRPr="00C864FB">
                <w:rPr>
                  <w:sz w:val="16"/>
                  <w:szCs w:val="16"/>
                </w:rPr>
                <w:t>.</w:t>
              </w:r>
            </w:ins>
          </w:p>
          <w:p w14:paraId="23641F50" w14:textId="63E47263" w:rsidR="00F61D3D" w:rsidRPr="001C220C" w:rsidRDefault="00F61D3D" w:rsidP="00F61D3D">
            <w:pPr>
              <w:pStyle w:val="TableNormal1"/>
              <w:keepNext w:val="0"/>
              <w:rPr>
                <w:ins w:id="7552" w:author="Charles Gifford" w:date="2017-03-15T21:55:00Z"/>
                <w:lang w:val="en-US"/>
              </w:rPr>
            </w:pPr>
            <w:ins w:id="7553" w:author="Charles Gifford" w:date="2017-03-15T21:55:00Z">
              <w:r w:rsidRPr="00C864FB">
                <w:rPr>
                  <w:szCs w:val="16"/>
                </w:rPr>
                <w:t xml:space="preserve">Concrete – A </w:t>
              </w:r>
              <w:r w:rsidRPr="00C864FB">
                <w:rPr>
                  <w:i/>
                  <w:szCs w:val="16"/>
                </w:rPr>
                <w:t>process segment</w:t>
              </w:r>
              <w:r w:rsidRPr="00C864FB">
                <w:rPr>
                  <w:szCs w:val="16"/>
                </w:rPr>
                <w:t xml:space="preserve"> that may be directly scheduled and tracked.</w:t>
              </w:r>
            </w:ins>
          </w:p>
        </w:tc>
        <w:tc>
          <w:tcPr>
            <w:tcW w:w="1440" w:type="dxa"/>
          </w:tcPr>
          <w:p w14:paraId="53121388" w14:textId="4E051F59" w:rsidR="00F61D3D" w:rsidRPr="001C220C" w:rsidRDefault="00F61D3D" w:rsidP="00F61D3D">
            <w:pPr>
              <w:pStyle w:val="TableNormal1"/>
              <w:keepNext w:val="0"/>
              <w:rPr>
                <w:ins w:id="7554" w:author="Charles Gifford" w:date="2017-03-15T21:55:00Z"/>
                <w:lang w:val="en-US"/>
              </w:rPr>
            </w:pPr>
            <w:ins w:id="7555" w:author="Charles Gifford" w:date="2017-03-15T21:55:00Z">
              <w:r w:rsidRPr="00C864FB">
                <w:rPr>
                  <w:szCs w:val="16"/>
                </w:rPr>
                <w:t>Abstract</w:t>
              </w:r>
            </w:ins>
          </w:p>
        </w:tc>
        <w:tc>
          <w:tcPr>
            <w:tcW w:w="1297" w:type="dxa"/>
          </w:tcPr>
          <w:p w14:paraId="77842F94" w14:textId="35907BF0" w:rsidR="00F61D3D" w:rsidRPr="001C220C" w:rsidRDefault="00F61D3D" w:rsidP="00F61D3D">
            <w:pPr>
              <w:pStyle w:val="TableNormal1"/>
              <w:keepNext w:val="0"/>
              <w:rPr>
                <w:ins w:id="7556" w:author="Charles Gifford" w:date="2017-03-15T21:55:00Z"/>
                <w:lang w:val="en-US"/>
              </w:rPr>
            </w:pPr>
            <w:ins w:id="7557" w:author="Charles Gifford" w:date="2017-03-15T21:55:00Z">
              <w:r w:rsidRPr="00C864FB">
                <w:rPr>
                  <w:szCs w:val="16"/>
                </w:rPr>
                <w:t>Concrete</w:t>
              </w:r>
            </w:ins>
          </w:p>
        </w:tc>
        <w:tc>
          <w:tcPr>
            <w:tcW w:w="1080" w:type="dxa"/>
          </w:tcPr>
          <w:p w14:paraId="2522458A" w14:textId="02EF8187" w:rsidR="00F61D3D" w:rsidRPr="001C220C" w:rsidRDefault="00F61D3D" w:rsidP="00F61D3D">
            <w:pPr>
              <w:pStyle w:val="TableNormal1"/>
              <w:keepNext w:val="0"/>
              <w:spacing w:before="40"/>
              <w:rPr>
                <w:ins w:id="7558" w:author="Charles Gifford" w:date="2017-03-15T21:55:00Z"/>
                <w:lang w:val="en-US"/>
              </w:rPr>
            </w:pPr>
            <w:ins w:id="7559" w:author="Charles Gifford" w:date="2017-03-15T21:55:00Z">
              <w:r w:rsidRPr="00C864FB">
                <w:rPr>
                  <w:szCs w:val="16"/>
                </w:rPr>
                <w:t>Concrete</w:t>
              </w:r>
            </w:ins>
          </w:p>
        </w:tc>
        <w:tc>
          <w:tcPr>
            <w:tcW w:w="1080" w:type="dxa"/>
          </w:tcPr>
          <w:p w14:paraId="2ED293E1" w14:textId="3948DBA1" w:rsidR="00F61D3D" w:rsidRPr="001C220C" w:rsidRDefault="00F61D3D" w:rsidP="00F61D3D">
            <w:pPr>
              <w:pStyle w:val="TableNormal1"/>
              <w:keepNext w:val="0"/>
              <w:spacing w:before="40"/>
              <w:rPr>
                <w:ins w:id="7560" w:author="Charles Gifford" w:date="2017-03-15T21:55:00Z"/>
                <w:lang w:val="en-US"/>
              </w:rPr>
            </w:pPr>
            <w:ins w:id="7561" w:author="Charles Gifford" w:date="2017-03-15T21:55:00Z">
              <w:r w:rsidRPr="00C864FB">
                <w:rPr>
                  <w:szCs w:val="16"/>
                </w:rPr>
                <w:t>Abstract</w:t>
              </w:r>
            </w:ins>
          </w:p>
        </w:tc>
      </w:tr>
      <w:tr w:rsidR="00AC2193" w:rsidRPr="001C220C" w14:paraId="3770D41C" w14:textId="77777777">
        <w:trPr>
          <w:cantSplit/>
          <w:jc w:val="center"/>
        </w:trPr>
        <w:tc>
          <w:tcPr>
            <w:tcW w:w="1269" w:type="dxa"/>
          </w:tcPr>
          <w:p w14:paraId="6588C16E" w14:textId="77777777" w:rsidR="00AC2193" w:rsidRPr="001C220C" w:rsidRDefault="00AC2193" w:rsidP="0060346A">
            <w:pPr>
              <w:pStyle w:val="TableNormal1"/>
              <w:keepNext w:val="0"/>
              <w:rPr>
                <w:lang w:val="en-US"/>
              </w:rPr>
            </w:pPr>
            <w:r w:rsidRPr="001C220C">
              <w:rPr>
                <w:lang w:val="en-US"/>
              </w:rPr>
              <w:t>Duration</w:t>
            </w:r>
          </w:p>
        </w:tc>
        <w:tc>
          <w:tcPr>
            <w:tcW w:w="2880" w:type="dxa"/>
          </w:tcPr>
          <w:p w14:paraId="4A71951E" w14:textId="77777777" w:rsidR="00AC2193" w:rsidRPr="001C220C" w:rsidRDefault="00AC2193" w:rsidP="0060346A">
            <w:pPr>
              <w:pStyle w:val="TableNormal1"/>
              <w:keepNext w:val="0"/>
              <w:rPr>
                <w:lang w:val="en-US"/>
              </w:rPr>
            </w:pPr>
            <w:r w:rsidRPr="001C220C">
              <w:rPr>
                <w:lang w:val="en-US"/>
              </w:rPr>
              <w:t xml:space="preserve">Duration of </w:t>
            </w:r>
            <w:r w:rsidRPr="003357D0">
              <w:rPr>
                <w:i/>
                <w:lang w:val="en-US"/>
              </w:rPr>
              <w:t>process segment</w:t>
            </w:r>
            <w:r w:rsidRPr="001C220C">
              <w:rPr>
                <w:lang w:val="en-US"/>
              </w:rPr>
              <w:t>, if known.</w:t>
            </w:r>
          </w:p>
        </w:tc>
        <w:tc>
          <w:tcPr>
            <w:tcW w:w="1440" w:type="dxa"/>
          </w:tcPr>
          <w:p w14:paraId="027278EB" w14:textId="77777777" w:rsidR="00AC2193" w:rsidRPr="001C220C" w:rsidRDefault="00AC2193" w:rsidP="0060346A">
            <w:pPr>
              <w:pStyle w:val="TableNormal1"/>
              <w:keepNext w:val="0"/>
              <w:rPr>
                <w:lang w:val="en-US"/>
              </w:rPr>
            </w:pPr>
            <w:r w:rsidRPr="001C220C">
              <w:rPr>
                <w:lang w:val="en-US"/>
              </w:rPr>
              <w:t xml:space="preserve">25 </w:t>
            </w:r>
          </w:p>
        </w:tc>
        <w:tc>
          <w:tcPr>
            <w:tcW w:w="1297" w:type="dxa"/>
          </w:tcPr>
          <w:p w14:paraId="7C957AC0" w14:textId="77777777" w:rsidR="00AC2193" w:rsidRPr="001C220C" w:rsidRDefault="00AC2193" w:rsidP="0060346A">
            <w:pPr>
              <w:pStyle w:val="TableNormal1"/>
              <w:keepNext w:val="0"/>
              <w:spacing w:before="40"/>
              <w:rPr>
                <w:lang w:val="en-US"/>
              </w:rPr>
            </w:pPr>
            <w:r>
              <w:rPr>
                <w:lang w:val="en-US"/>
              </w:rPr>
              <w:t>(not applicable)</w:t>
            </w:r>
          </w:p>
        </w:tc>
        <w:tc>
          <w:tcPr>
            <w:tcW w:w="1080" w:type="dxa"/>
          </w:tcPr>
          <w:p w14:paraId="0D931E7A" w14:textId="77777777" w:rsidR="00AC2193" w:rsidRPr="001C220C" w:rsidRDefault="00AC2193" w:rsidP="0060346A">
            <w:pPr>
              <w:pStyle w:val="TableNormal1"/>
              <w:keepNext w:val="0"/>
              <w:spacing w:before="40"/>
              <w:rPr>
                <w:lang w:val="en-US"/>
              </w:rPr>
            </w:pPr>
            <w:r w:rsidRPr="001C220C">
              <w:rPr>
                <w:lang w:val="en-US"/>
              </w:rPr>
              <w:t>20</w:t>
            </w:r>
          </w:p>
        </w:tc>
        <w:tc>
          <w:tcPr>
            <w:tcW w:w="1080" w:type="dxa"/>
          </w:tcPr>
          <w:p w14:paraId="6004E923" w14:textId="77777777" w:rsidR="00AC2193" w:rsidRPr="001C220C" w:rsidRDefault="00AC2193" w:rsidP="0060346A">
            <w:pPr>
              <w:pStyle w:val="TableNormal1"/>
              <w:keepNext w:val="0"/>
              <w:spacing w:before="40"/>
              <w:rPr>
                <w:lang w:val="en-US"/>
              </w:rPr>
            </w:pPr>
            <w:r w:rsidRPr="001C220C">
              <w:rPr>
                <w:lang w:val="en-US"/>
              </w:rPr>
              <w:t>5</w:t>
            </w:r>
          </w:p>
        </w:tc>
      </w:tr>
      <w:tr w:rsidR="00AC2193" w:rsidRPr="001C220C" w14:paraId="07AADCDA" w14:textId="77777777">
        <w:trPr>
          <w:cantSplit/>
          <w:jc w:val="center"/>
        </w:trPr>
        <w:tc>
          <w:tcPr>
            <w:tcW w:w="1269" w:type="dxa"/>
          </w:tcPr>
          <w:p w14:paraId="7E85FB54" w14:textId="77777777" w:rsidR="00AC2193" w:rsidRPr="001C220C" w:rsidRDefault="00AC2193" w:rsidP="0060346A">
            <w:pPr>
              <w:pStyle w:val="TableNormal1"/>
              <w:keepNext w:val="0"/>
              <w:rPr>
                <w:lang w:val="en-US"/>
              </w:rPr>
            </w:pPr>
            <w:r w:rsidRPr="001C220C">
              <w:rPr>
                <w:lang w:val="en-US"/>
              </w:rPr>
              <w:t xml:space="preserve">Duration </w:t>
            </w:r>
            <w:r w:rsidR="003357D0">
              <w:rPr>
                <w:lang w:val="en-US"/>
              </w:rPr>
              <w:t>u</w:t>
            </w:r>
            <w:r w:rsidRPr="001C220C">
              <w:rPr>
                <w:lang w:val="en-US"/>
              </w:rPr>
              <w:t xml:space="preserve">nit of </w:t>
            </w:r>
            <w:r w:rsidR="003357D0">
              <w:rPr>
                <w:lang w:val="en-US"/>
              </w:rPr>
              <w:t>m</w:t>
            </w:r>
            <w:r w:rsidRPr="001C220C">
              <w:rPr>
                <w:lang w:val="en-US"/>
              </w:rPr>
              <w:t>easure</w:t>
            </w:r>
          </w:p>
        </w:tc>
        <w:tc>
          <w:tcPr>
            <w:tcW w:w="2880" w:type="dxa"/>
          </w:tcPr>
          <w:p w14:paraId="7507B874" w14:textId="77777777" w:rsidR="00AC2193" w:rsidRPr="001C220C" w:rsidRDefault="00AC2193" w:rsidP="0060346A">
            <w:pPr>
              <w:pStyle w:val="TableNormal1"/>
              <w:keepNext w:val="0"/>
              <w:rPr>
                <w:lang w:val="en-US"/>
              </w:rPr>
            </w:pPr>
            <w:r w:rsidRPr="001C220C">
              <w:rPr>
                <w:lang w:val="en-US"/>
              </w:rPr>
              <w:t>The units of measure of the duration, if defined.</w:t>
            </w:r>
          </w:p>
        </w:tc>
        <w:tc>
          <w:tcPr>
            <w:tcW w:w="1440" w:type="dxa"/>
          </w:tcPr>
          <w:p w14:paraId="443C2C8E" w14:textId="77777777" w:rsidR="00AC2193" w:rsidRPr="001C220C" w:rsidRDefault="00AC2193" w:rsidP="0060346A">
            <w:pPr>
              <w:pStyle w:val="TableNormal1"/>
              <w:keepNext w:val="0"/>
              <w:rPr>
                <w:lang w:val="en-US"/>
              </w:rPr>
            </w:pPr>
            <w:r w:rsidRPr="001C220C">
              <w:rPr>
                <w:lang w:val="en-US"/>
              </w:rPr>
              <w:t>Minutes</w:t>
            </w:r>
          </w:p>
        </w:tc>
        <w:tc>
          <w:tcPr>
            <w:tcW w:w="1297" w:type="dxa"/>
          </w:tcPr>
          <w:p w14:paraId="53862B83" w14:textId="77777777" w:rsidR="00AC2193" w:rsidRPr="001C220C" w:rsidRDefault="00AC2193" w:rsidP="0060346A">
            <w:pPr>
              <w:pStyle w:val="TableNormal1"/>
              <w:keepNext w:val="0"/>
              <w:spacing w:before="40"/>
              <w:rPr>
                <w:lang w:val="en-US"/>
              </w:rPr>
            </w:pPr>
            <w:r>
              <w:rPr>
                <w:lang w:val="en-US"/>
              </w:rPr>
              <w:t>(not applicable)</w:t>
            </w:r>
          </w:p>
        </w:tc>
        <w:tc>
          <w:tcPr>
            <w:tcW w:w="1080" w:type="dxa"/>
          </w:tcPr>
          <w:p w14:paraId="5D4017F4" w14:textId="77777777" w:rsidR="00AC2193" w:rsidRPr="001C220C" w:rsidRDefault="00AC2193" w:rsidP="0060346A">
            <w:pPr>
              <w:pStyle w:val="TableNormal1"/>
              <w:keepNext w:val="0"/>
              <w:spacing w:before="40"/>
              <w:rPr>
                <w:lang w:val="en-US"/>
              </w:rPr>
            </w:pPr>
            <w:r w:rsidRPr="001C220C">
              <w:rPr>
                <w:lang w:val="en-US"/>
              </w:rPr>
              <w:t>minutes</w:t>
            </w:r>
          </w:p>
        </w:tc>
        <w:tc>
          <w:tcPr>
            <w:tcW w:w="1080" w:type="dxa"/>
          </w:tcPr>
          <w:p w14:paraId="7EE3E3E6" w14:textId="77777777" w:rsidR="00AC2193" w:rsidRPr="001C220C" w:rsidRDefault="00AC2193" w:rsidP="0060346A">
            <w:pPr>
              <w:pStyle w:val="TableNormal1"/>
              <w:keepNext w:val="0"/>
              <w:spacing w:before="40"/>
              <w:rPr>
                <w:lang w:val="en-US"/>
              </w:rPr>
            </w:pPr>
            <w:r w:rsidRPr="001C220C">
              <w:rPr>
                <w:lang w:val="en-US"/>
              </w:rPr>
              <w:t>minutes</w:t>
            </w:r>
          </w:p>
        </w:tc>
      </w:tr>
    </w:tbl>
    <w:p w14:paraId="40E7590F" w14:textId="77777777" w:rsidR="00B64E91" w:rsidRPr="001C220C" w:rsidRDefault="00B64E91" w:rsidP="00B64E91">
      <w:pPr>
        <w:rPr>
          <w:lang w:val="en-US"/>
        </w:rPr>
      </w:pPr>
    </w:p>
    <w:p w14:paraId="06506154" w14:textId="77777777" w:rsidR="008B4A6F" w:rsidRPr="001C220C" w:rsidRDefault="008B4A6F" w:rsidP="003E1075">
      <w:pPr>
        <w:pStyle w:val="Heading3"/>
      </w:pPr>
      <w:bookmarkStart w:id="7562" w:name="_Toc161566432"/>
      <w:bookmarkStart w:id="7563" w:name="_Toc320176934"/>
      <w:r w:rsidRPr="001C220C">
        <w:t xml:space="preserve">Personnel </w:t>
      </w:r>
      <w:r w:rsidR="007208F6" w:rsidRPr="001C220C">
        <w:t xml:space="preserve">segment </w:t>
      </w:r>
      <w:r w:rsidRPr="001C220C">
        <w:t>specification</w:t>
      </w:r>
      <w:bookmarkEnd w:id="7562"/>
      <w:bookmarkEnd w:id="7563"/>
    </w:p>
    <w:p w14:paraId="54B294ED" w14:textId="77777777" w:rsidR="00527430" w:rsidRPr="001C220C" w:rsidRDefault="00527430" w:rsidP="00D3451A">
      <w:pPr>
        <w:pStyle w:val="PARAGRAPH"/>
        <w:rPr>
          <w:lang w:val="en-US"/>
        </w:rPr>
      </w:pPr>
      <w:r w:rsidRPr="001C220C">
        <w:rPr>
          <w:lang w:val="en-US"/>
        </w:rPr>
        <w:t xml:space="preserve">Personnel resources that are required for a </w:t>
      </w:r>
      <w:r w:rsidR="00BF69FC" w:rsidRPr="000C7AD0">
        <w:rPr>
          <w:i/>
          <w:lang w:val="en-US"/>
        </w:rPr>
        <w:t>process segment</w:t>
      </w:r>
      <w:r w:rsidRPr="001C220C">
        <w:rPr>
          <w:lang w:val="en-US"/>
        </w:rPr>
        <w:t xml:space="preserve"> shall be presented as </w:t>
      </w:r>
      <w:r w:rsidRPr="00D85861">
        <w:rPr>
          <w:i/>
          <w:lang w:val="en-US"/>
        </w:rPr>
        <w:t xml:space="preserve">personnel </w:t>
      </w:r>
      <w:r w:rsidR="007208F6" w:rsidRPr="00D85861">
        <w:rPr>
          <w:i/>
          <w:lang w:val="en-US"/>
        </w:rPr>
        <w:t xml:space="preserve">segment </w:t>
      </w:r>
      <w:r w:rsidRPr="00D85861">
        <w:rPr>
          <w:i/>
          <w:lang w:val="en-US"/>
        </w:rPr>
        <w:t>specifications</w:t>
      </w:r>
      <w:r w:rsidRPr="001C220C">
        <w:rPr>
          <w:lang w:val="en-US"/>
        </w:rPr>
        <w:t xml:space="preserve">. </w:t>
      </w:r>
    </w:p>
    <w:p w14:paraId="620837E4" w14:textId="0278B5B1" w:rsidR="006B034A" w:rsidRPr="001C220C" w:rsidRDefault="0084151C" w:rsidP="006B034A">
      <w:pPr>
        <w:rPr>
          <w:lang w:val="en-US"/>
        </w:rPr>
      </w:pPr>
      <w:r>
        <w:rPr>
          <w:lang w:val="en-US"/>
        </w:rPr>
        <w:fldChar w:fldCharType="begin"/>
      </w:r>
      <w:r>
        <w:rPr>
          <w:lang w:val="en-US"/>
        </w:rPr>
        <w:instrText xml:space="preserve"> REF _Ref449097451 \h </w:instrText>
      </w:r>
      <w:r>
        <w:rPr>
          <w:lang w:val="en-US"/>
        </w:rPr>
      </w:r>
      <w:r>
        <w:rPr>
          <w:lang w:val="en-US"/>
        </w:rPr>
        <w:fldChar w:fldCharType="separate"/>
      </w:r>
      <w:r w:rsidR="00EE42EE" w:rsidRPr="001C220C">
        <w:rPr>
          <w:lang w:val="en-US"/>
        </w:rPr>
        <w:t xml:space="preserve">Table </w:t>
      </w:r>
      <w:r w:rsidR="00EE42EE">
        <w:rPr>
          <w:noProof/>
          <w:lang w:val="en-US"/>
        </w:rPr>
        <w:t>74</w:t>
      </w:r>
      <w:r>
        <w:rPr>
          <w:lang w:val="en-US"/>
        </w:rPr>
        <w:fldChar w:fldCharType="end"/>
      </w:r>
      <w:r>
        <w:rPr>
          <w:lang w:val="en-US"/>
        </w:rPr>
        <w:t xml:space="preserve"> </w:t>
      </w:r>
      <w:r w:rsidR="008B4A6F" w:rsidRPr="001C220C">
        <w:rPr>
          <w:lang w:val="en-US"/>
        </w:rPr>
        <w:t xml:space="preserve">defines the </w:t>
      </w:r>
      <w:r w:rsidR="006B034A">
        <w:rPr>
          <w:lang w:val="en-US"/>
        </w:rPr>
        <w:t>relationship</w:t>
      </w:r>
      <w:r w:rsidR="00AE0ACD">
        <w:rPr>
          <w:lang w:val="en-US"/>
        </w:rPr>
        <w:t xml:space="preserve"> role</w:t>
      </w:r>
      <w:r w:rsidR="008B4A6F" w:rsidRPr="001C220C">
        <w:rPr>
          <w:lang w:val="en-US"/>
        </w:rPr>
        <w:t>s for</w:t>
      </w:r>
      <w:r w:rsidR="00CA22DD">
        <w:rPr>
          <w:lang w:val="en-US"/>
        </w:rPr>
        <w:t xml:space="preserve"> a</w:t>
      </w:r>
      <w:r w:rsidR="008B4A6F" w:rsidRPr="001C220C">
        <w:rPr>
          <w:lang w:val="en-US"/>
        </w:rPr>
        <w:t xml:space="preserve"> </w:t>
      </w:r>
      <w:r w:rsidR="008B4A6F" w:rsidRPr="001C220C">
        <w:rPr>
          <w:i/>
          <w:lang w:val="en-US"/>
        </w:rPr>
        <w:t xml:space="preserve">personnel </w:t>
      </w:r>
      <w:r w:rsidR="007208F6" w:rsidRPr="001C220C">
        <w:rPr>
          <w:i/>
          <w:lang w:val="en-US"/>
        </w:rPr>
        <w:t xml:space="preserve">segment </w:t>
      </w:r>
      <w:r w:rsidR="008B4A6F" w:rsidRPr="001C220C">
        <w:rPr>
          <w:i/>
          <w:lang w:val="en-US"/>
        </w:rPr>
        <w:t>specification</w:t>
      </w:r>
      <w:r w:rsidR="008B4A6F" w:rsidRPr="001C220C">
        <w:rPr>
          <w:lang w:val="en-US"/>
        </w:rPr>
        <w:t xml:space="preserve">. </w:t>
      </w:r>
      <w:r w:rsidR="006B034A">
        <w:rPr>
          <w:lang w:val="en-US"/>
        </w:rPr>
        <w:t xml:space="preserve"> </w:t>
      </w:r>
      <w:r w:rsidR="006B034A">
        <w:rPr>
          <w:lang w:val="en-US"/>
        </w:rPr>
        <w:fldChar w:fldCharType="begin"/>
      </w:r>
      <w:r w:rsidR="006B034A">
        <w:rPr>
          <w:lang w:val="en-US"/>
        </w:rPr>
        <w:instrText xml:space="preserve"> REF _Ref161732035 \h </w:instrText>
      </w:r>
      <w:r w:rsidR="006B034A">
        <w:rPr>
          <w:lang w:val="en-US"/>
        </w:rPr>
      </w:r>
      <w:r w:rsidR="006B034A">
        <w:rPr>
          <w:lang w:val="en-US"/>
        </w:rPr>
        <w:fldChar w:fldCharType="separate"/>
      </w:r>
      <w:r w:rsidR="00EE42EE" w:rsidRPr="001C220C">
        <w:rPr>
          <w:lang w:val="en-US"/>
        </w:rPr>
        <w:t xml:space="preserve">Table </w:t>
      </w:r>
      <w:r w:rsidR="00EE42EE">
        <w:rPr>
          <w:noProof/>
          <w:lang w:val="en-US"/>
        </w:rPr>
        <w:t>75</w:t>
      </w:r>
      <w:r w:rsidR="006B034A">
        <w:rPr>
          <w:lang w:val="en-US"/>
        </w:rPr>
        <w:fldChar w:fldCharType="end"/>
      </w:r>
      <w:r w:rsidR="006B034A" w:rsidRPr="001C220C">
        <w:rPr>
          <w:lang w:val="en-US"/>
        </w:rPr>
        <w:t xml:space="preserve"> defines the attributes for</w:t>
      </w:r>
      <w:r w:rsidR="00CA22DD">
        <w:rPr>
          <w:lang w:val="en-US"/>
        </w:rPr>
        <w:t xml:space="preserve"> a</w:t>
      </w:r>
      <w:r w:rsidR="006B034A" w:rsidRPr="001C220C">
        <w:rPr>
          <w:lang w:val="en-US"/>
        </w:rPr>
        <w:t xml:space="preserve"> </w:t>
      </w:r>
      <w:r w:rsidR="006B034A" w:rsidRPr="001C220C">
        <w:rPr>
          <w:i/>
          <w:lang w:val="en-US"/>
        </w:rPr>
        <w:t>personnel segment specification</w:t>
      </w:r>
      <w:r w:rsidR="006B034A" w:rsidRPr="001C220C">
        <w:rPr>
          <w:lang w:val="en-US"/>
        </w:rPr>
        <w:t xml:space="preserve">. </w:t>
      </w:r>
    </w:p>
    <w:p w14:paraId="7054FFF7" w14:textId="4AE98C40" w:rsidR="008B4A6F" w:rsidRDefault="006B034A" w:rsidP="00A85346">
      <w:pPr>
        <w:pStyle w:val="TABLE-title"/>
        <w:rPr>
          <w:ins w:id="7564" w:author="Charles Gifford" w:date="2017-03-19T14:27:00Z"/>
          <w:lang w:val="en-US"/>
        </w:rPr>
      </w:pPr>
      <w:bookmarkStart w:id="7565" w:name="_Ref449097451"/>
      <w:bookmarkStart w:id="7566" w:name="_Toc478492375"/>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EE42EE">
        <w:rPr>
          <w:noProof/>
          <w:lang w:val="en-US"/>
        </w:rPr>
        <w:t>74</w:t>
      </w:r>
      <w:r w:rsidR="00FD29D6">
        <w:rPr>
          <w:lang w:val="en-US"/>
        </w:rPr>
        <w:fldChar w:fldCharType="end"/>
      </w:r>
      <w:bookmarkEnd w:id="7565"/>
      <w:r w:rsidRPr="001C220C">
        <w:rPr>
          <w:lang w:val="en-US"/>
        </w:rPr>
        <w:t xml:space="preserve"> </w:t>
      </w:r>
      <w:r>
        <w:rPr>
          <w:lang w:val="en-US"/>
        </w:rPr>
        <w:t>–</w:t>
      </w:r>
      <w:r w:rsidRPr="001C220C">
        <w:rPr>
          <w:lang w:val="en-US"/>
        </w:rPr>
        <w:t xml:space="preserve"> </w:t>
      </w:r>
      <w:r>
        <w:rPr>
          <w:lang w:val="en-US"/>
        </w:rPr>
        <w:t>P</w:t>
      </w:r>
      <w:r w:rsidRPr="001C220C">
        <w:rPr>
          <w:lang w:val="en-US"/>
        </w:rPr>
        <w:t xml:space="preserve">ersonnel segment specification </w:t>
      </w:r>
      <w:r>
        <w:rPr>
          <w:lang w:val="en-US"/>
        </w:rPr>
        <w:t>relationship</w:t>
      </w:r>
      <w:r w:rsidR="00AE0ACD">
        <w:rPr>
          <w:lang w:val="en-US"/>
        </w:rPr>
        <w:t xml:space="preserve"> role</w:t>
      </w:r>
      <w:r>
        <w:rPr>
          <w:lang w:val="en-US"/>
        </w:rPr>
        <w:t>s</w:t>
      </w:r>
      <w:bookmarkEnd w:id="7566"/>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AE0ACD" w:rsidRPr="009432BC" w14:paraId="19327550" w14:textId="77777777" w:rsidTr="00AE0ACD">
        <w:trPr>
          <w:trHeight w:val="197"/>
          <w:tblHeader/>
          <w:ins w:id="7567" w:author="Charles Gifford" w:date="2017-03-19T15:43:00Z"/>
        </w:trPr>
        <w:tc>
          <w:tcPr>
            <w:tcW w:w="2155" w:type="dxa"/>
            <w:shd w:val="clear" w:color="auto" w:fill="auto"/>
          </w:tcPr>
          <w:p w14:paraId="2630EF97" w14:textId="77777777" w:rsidR="00AE0ACD" w:rsidRPr="009432BC" w:rsidRDefault="00AE0ACD" w:rsidP="00AE0ACD">
            <w:pPr>
              <w:pStyle w:val="TABLE-col-heading"/>
              <w:rPr>
                <w:ins w:id="7568" w:author="Charles Gifford" w:date="2017-03-19T15:43:00Z"/>
              </w:rPr>
            </w:pPr>
            <w:ins w:id="7569" w:author="Charles Gifford" w:date="2017-03-19T15:43:00Z">
              <w:r w:rsidRPr="009432BC">
                <w:t>Related Object</w:t>
              </w:r>
            </w:ins>
          </w:p>
        </w:tc>
        <w:tc>
          <w:tcPr>
            <w:tcW w:w="2070" w:type="dxa"/>
            <w:shd w:val="clear" w:color="auto" w:fill="auto"/>
          </w:tcPr>
          <w:p w14:paraId="3E6443CE" w14:textId="77777777" w:rsidR="00AE0ACD" w:rsidRPr="009432BC" w:rsidRDefault="00AE0ACD" w:rsidP="00AE0ACD">
            <w:pPr>
              <w:pStyle w:val="TABLE-col-heading"/>
              <w:rPr>
                <w:ins w:id="7570" w:author="Charles Gifford" w:date="2017-03-19T15:43:00Z"/>
              </w:rPr>
            </w:pPr>
            <w:ins w:id="7571" w:author="Charles Gifford" w:date="2017-03-19T15:43:00Z">
              <w:r w:rsidRPr="009432BC">
                <w:t>Role</w:t>
              </w:r>
            </w:ins>
          </w:p>
        </w:tc>
        <w:tc>
          <w:tcPr>
            <w:tcW w:w="1080" w:type="dxa"/>
            <w:shd w:val="clear" w:color="auto" w:fill="auto"/>
          </w:tcPr>
          <w:p w14:paraId="278A0869" w14:textId="77777777" w:rsidR="00AE0ACD" w:rsidRPr="009432BC" w:rsidRDefault="00AE0ACD" w:rsidP="00AE0ACD">
            <w:pPr>
              <w:pStyle w:val="TABLE-col-heading"/>
              <w:rPr>
                <w:ins w:id="7572" w:author="Charles Gifford" w:date="2017-03-19T15:43:00Z"/>
              </w:rPr>
            </w:pPr>
            <w:ins w:id="7573" w:author="Charles Gifford" w:date="2017-03-19T15:43:00Z">
              <w:r w:rsidRPr="009432BC">
                <w:t>Multiplicity</w:t>
              </w:r>
            </w:ins>
          </w:p>
        </w:tc>
        <w:tc>
          <w:tcPr>
            <w:tcW w:w="3780" w:type="dxa"/>
            <w:shd w:val="clear" w:color="auto" w:fill="auto"/>
          </w:tcPr>
          <w:p w14:paraId="75715E10" w14:textId="77777777" w:rsidR="00AE0ACD" w:rsidRPr="009432BC" w:rsidRDefault="00AE0ACD" w:rsidP="00AE0ACD">
            <w:pPr>
              <w:pStyle w:val="TABLE-col-heading"/>
              <w:rPr>
                <w:ins w:id="7574" w:author="Charles Gifford" w:date="2017-03-19T15:43:00Z"/>
              </w:rPr>
            </w:pPr>
            <w:ins w:id="7575" w:author="Charles Gifford" w:date="2017-03-19T15:43:00Z">
              <w:r w:rsidRPr="009432BC">
                <w:t>Description</w:t>
              </w:r>
            </w:ins>
          </w:p>
        </w:tc>
      </w:tr>
      <w:tr w:rsidR="00AE0ACD" w:rsidRPr="009432BC" w14:paraId="4DAC33ED" w14:textId="77777777" w:rsidTr="00AE0ACD">
        <w:trPr>
          <w:trHeight w:val="332"/>
          <w:ins w:id="7576" w:author="Charles Gifford" w:date="2017-03-19T15:43:00Z"/>
        </w:trPr>
        <w:tc>
          <w:tcPr>
            <w:tcW w:w="2155" w:type="dxa"/>
          </w:tcPr>
          <w:p w14:paraId="3FCB4E50" w14:textId="77777777" w:rsidR="00AE0ACD" w:rsidRPr="009432BC" w:rsidRDefault="00AE0ACD" w:rsidP="00AE0ACD">
            <w:pPr>
              <w:pStyle w:val="TABLE-cell"/>
              <w:rPr>
                <w:ins w:id="7577" w:author="Charles Gifford" w:date="2017-03-19T15:43:00Z"/>
              </w:rPr>
            </w:pPr>
            <w:ins w:id="7578" w:author="Charles Gifford" w:date="2017-03-19T15:43:00Z">
              <w:r w:rsidRPr="0030452A">
                <w:t>Process segment</w:t>
              </w:r>
            </w:ins>
          </w:p>
        </w:tc>
        <w:tc>
          <w:tcPr>
            <w:tcW w:w="2070" w:type="dxa"/>
          </w:tcPr>
          <w:p w14:paraId="75881B24" w14:textId="77777777" w:rsidR="00AE0ACD" w:rsidRPr="009432BC" w:rsidRDefault="00AE0ACD" w:rsidP="00AE0ACD">
            <w:pPr>
              <w:pStyle w:val="TABLE-cell"/>
              <w:rPr>
                <w:ins w:id="7579" w:author="Charles Gifford" w:date="2017-03-19T15:43:00Z"/>
              </w:rPr>
            </w:pPr>
            <w:ins w:id="7580" w:author="Charles Gifford" w:date="2017-03-19T15:43:00Z">
              <w:r>
                <w:t>NA</w:t>
              </w:r>
            </w:ins>
          </w:p>
        </w:tc>
        <w:tc>
          <w:tcPr>
            <w:tcW w:w="1080" w:type="dxa"/>
          </w:tcPr>
          <w:p w14:paraId="01862A3F" w14:textId="77777777" w:rsidR="00AE0ACD" w:rsidRPr="009432BC" w:rsidRDefault="00AE0ACD" w:rsidP="00AE0ACD">
            <w:pPr>
              <w:pStyle w:val="TABLE-cell"/>
              <w:rPr>
                <w:ins w:id="7581" w:author="Charles Gifford" w:date="2017-03-19T15:43:00Z"/>
              </w:rPr>
            </w:pPr>
            <w:ins w:id="7582" w:author="Charles Gifford" w:date="2017-03-19T15:43:00Z">
              <w:r w:rsidRPr="0030452A">
                <w:t>1</w:t>
              </w:r>
            </w:ins>
          </w:p>
        </w:tc>
        <w:tc>
          <w:tcPr>
            <w:tcW w:w="3780" w:type="dxa"/>
          </w:tcPr>
          <w:p w14:paraId="130F513C" w14:textId="77777777" w:rsidR="00AE0ACD" w:rsidRPr="009432BC" w:rsidRDefault="00AE0ACD" w:rsidP="00AE0ACD">
            <w:pPr>
              <w:pStyle w:val="TABLE-cell"/>
              <w:rPr>
                <w:ins w:id="7583" w:author="Charles Gifford" w:date="2017-03-19T15:43:00Z"/>
              </w:rPr>
            </w:pPr>
            <w:ins w:id="7584" w:author="Charles Gifford" w:date="2017-03-19T15:43:00Z">
              <w:r w:rsidRPr="0030452A">
                <w:t xml:space="preserve">The </w:t>
              </w:r>
              <w:r w:rsidRPr="0030452A">
                <w:rPr>
                  <w:i/>
                </w:rPr>
                <w:t>process segment</w:t>
              </w:r>
              <w:r w:rsidRPr="0030452A">
                <w:t xml:space="preserve"> defined in part by this </w:t>
              </w:r>
              <w:r w:rsidRPr="0030452A">
                <w:rPr>
                  <w:i/>
                </w:rPr>
                <w:t>personnel</w:t>
              </w:r>
              <w:r w:rsidRPr="0030452A">
                <w:t xml:space="preserve"> </w:t>
              </w:r>
              <w:r w:rsidRPr="0030452A">
                <w:rPr>
                  <w:i/>
                </w:rPr>
                <w:t>segment</w:t>
              </w:r>
              <w:r w:rsidRPr="0030452A">
                <w:t xml:space="preserve"> </w:t>
              </w:r>
              <w:r w:rsidRPr="0030452A">
                <w:rPr>
                  <w:i/>
                </w:rPr>
                <w:t>specification</w:t>
              </w:r>
              <w:r w:rsidRPr="0030452A">
                <w:t>.</w:t>
              </w:r>
            </w:ins>
          </w:p>
        </w:tc>
      </w:tr>
      <w:tr w:rsidR="00AE0ACD" w:rsidRPr="009432BC" w14:paraId="7C0C3702" w14:textId="77777777" w:rsidTr="00AE0ACD">
        <w:trPr>
          <w:trHeight w:val="494"/>
          <w:ins w:id="7585" w:author="Charles Gifford" w:date="2017-03-19T15:43:00Z"/>
        </w:trPr>
        <w:tc>
          <w:tcPr>
            <w:tcW w:w="2155" w:type="dxa"/>
          </w:tcPr>
          <w:p w14:paraId="6250FB3A" w14:textId="77777777" w:rsidR="00AE0ACD" w:rsidRPr="009432BC" w:rsidRDefault="00AE0ACD" w:rsidP="00AE0ACD">
            <w:pPr>
              <w:pStyle w:val="TABLE-cell"/>
              <w:rPr>
                <w:ins w:id="7586" w:author="Charles Gifford" w:date="2017-03-19T15:43:00Z"/>
              </w:rPr>
            </w:pPr>
            <w:ins w:id="7587" w:author="Charles Gifford" w:date="2017-03-19T15:43:00Z">
              <w:r w:rsidRPr="0030452A">
                <w:t>Personnel segment specification property</w:t>
              </w:r>
            </w:ins>
          </w:p>
        </w:tc>
        <w:tc>
          <w:tcPr>
            <w:tcW w:w="2070" w:type="dxa"/>
          </w:tcPr>
          <w:p w14:paraId="57C2C66C" w14:textId="77777777" w:rsidR="00AE0ACD" w:rsidRPr="009432BC" w:rsidRDefault="00AE0ACD" w:rsidP="00AE0ACD">
            <w:pPr>
              <w:pStyle w:val="TABLE-cell"/>
              <w:rPr>
                <w:ins w:id="7588" w:author="Charles Gifford" w:date="2017-03-19T15:43:00Z"/>
              </w:rPr>
            </w:pPr>
            <w:ins w:id="7589" w:author="Charles Gifford" w:date="2017-03-19T15:43:00Z">
              <w:r w:rsidRPr="0030452A">
                <w:t>Personnel segment specification property</w:t>
              </w:r>
            </w:ins>
          </w:p>
        </w:tc>
        <w:tc>
          <w:tcPr>
            <w:tcW w:w="1080" w:type="dxa"/>
          </w:tcPr>
          <w:p w14:paraId="6642FBB8" w14:textId="77777777" w:rsidR="00AE0ACD" w:rsidRPr="009432BC" w:rsidRDefault="00AE0ACD" w:rsidP="00AE0ACD">
            <w:pPr>
              <w:pStyle w:val="TABLE-cell"/>
              <w:rPr>
                <w:ins w:id="7590" w:author="Charles Gifford" w:date="2017-03-19T15:43:00Z"/>
              </w:rPr>
            </w:pPr>
            <w:ins w:id="7591" w:author="Charles Gifford" w:date="2017-03-19T15:43:00Z">
              <w:r w:rsidRPr="0030452A">
                <w:t>0..*</w:t>
              </w:r>
            </w:ins>
          </w:p>
        </w:tc>
        <w:tc>
          <w:tcPr>
            <w:tcW w:w="3780" w:type="dxa"/>
          </w:tcPr>
          <w:p w14:paraId="32BF9D8F" w14:textId="77777777" w:rsidR="00AE0ACD" w:rsidRPr="009432BC" w:rsidRDefault="00AE0ACD" w:rsidP="00AE0ACD">
            <w:pPr>
              <w:pStyle w:val="TABLE-cell"/>
              <w:rPr>
                <w:ins w:id="7592" w:author="Charles Gifford" w:date="2017-03-19T15:43:00Z"/>
              </w:rPr>
            </w:pPr>
            <w:ins w:id="7593" w:author="Charles Gifford" w:date="2017-03-19T15:43:00Z">
              <w:r w:rsidRPr="0030452A">
                <w:t xml:space="preserve">The </w:t>
              </w:r>
              <w:r w:rsidRPr="0030452A">
                <w:rPr>
                  <w:i/>
                </w:rPr>
                <w:t>personnel segment specification property(s)</w:t>
              </w:r>
              <w:r w:rsidRPr="0030452A">
                <w:t xml:space="preserve"> of this </w:t>
              </w:r>
              <w:r w:rsidRPr="0030452A">
                <w:rPr>
                  <w:i/>
                </w:rPr>
                <w:t>personnel</w:t>
              </w:r>
              <w:r w:rsidRPr="0030452A">
                <w:t xml:space="preserve"> </w:t>
              </w:r>
              <w:r w:rsidRPr="0030452A">
                <w:rPr>
                  <w:i/>
                </w:rPr>
                <w:t>segment specification</w:t>
              </w:r>
              <w:r w:rsidRPr="0030452A">
                <w:t>.</w:t>
              </w:r>
            </w:ins>
          </w:p>
        </w:tc>
      </w:tr>
      <w:tr w:rsidR="00AE0ACD" w:rsidRPr="009432BC" w14:paraId="1ED83A7F" w14:textId="77777777" w:rsidTr="00AE0ACD">
        <w:trPr>
          <w:trHeight w:val="494"/>
          <w:ins w:id="7594" w:author="Charles Gifford" w:date="2017-03-19T15:43:00Z"/>
        </w:trPr>
        <w:tc>
          <w:tcPr>
            <w:tcW w:w="2155" w:type="dxa"/>
            <w:shd w:val="clear" w:color="auto" w:fill="auto"/>
          </w:tcPr>
          <w:p w14:paraId="7BA7538A" w14:textId="77777777" w:rsidR="00AE0ACD" w:rsidRPr="0030452A" w:rsidRDefault="00AE0ACD" w:rsidP="00AE0ACD">
            <w:pPr>
              <w:pStyle w:val="TABLE-cell"/>
              <w:rPr>
                <w:ins w:id="7595" w:author="Charles Gifford" w:date="2017-03-19T15:43:00Z"/>
              </w:rPr>
            </w:pPr>
            <w:ins w:id="7596" w:author="Charles Gifford" w:date="2017-03-19T15:43:00Z">
              <w:r w:rsidRPr="00BA207E">
                <w:t>Personnel class</w:t>
              </w:r>
            </w:ins>
          </w:p>
        </w:tc>
        <w:tc>
          <w:tcPr>
            <w:tcW w:w="2070" w:type="dxa"/>
            <w:shd w:val="clear" w:color="auto" w:fill="auto"/>
          </w:tcPr>
          <w:p w14:paraId="5D3CD33C" w14:textId="77777777" w:rsidR="00AE0ACD" w:rsidRPr="0030452A" w:rsidRDefault="00AE0ACD" w:rsidP="00AE0ACD">
            <w:pPr>
              <w:pStyle w:val="TABLE-cell"/>
              <w:rPr>
                <w:ins w:id="7597" w:author="Charles Gifford" w:date="2017-03-19T15:43:00Z"/>
              </w:rPr>
            </w:pPr>
            <w:ins w:id="7598" w:author="Charles Gifford" w:date="2017-03-19T15:43:00Z">
              <w:r w:rsidRPr="00BA207E">
                <w:t>Personnel class</w:t>
              </w:r>
            </w:ins>
          </w:p>
        </w:tc>
        <w:tc>
          <w:tcPr>
            <w:tcW w:w="1080" w:type="dxa"/>
          </w:tcPr>
          <w:p w14:paraId="0180999D" w14:textId="77777777" w:rsidR="00AE0ACD" w:rsidRPr="0030452A" w:rsidRDefault="00AE0ACD" w:rsidP="00AE0ACD">
            <w:pPr>
              <w:pStyle w:val="TABLE-cell"/>
              <w:rPr>
                <w:ins w:id="7599" w:author="Charles Gifford" w:date="2017-03-19T15:43:00Z"/>
              </w:rPr>
            </w:pPr>
            <w:ins w:id="7600" w:author="Charles Gifford" w:date="2017-03-19T15:43:00Z">
              <w:r w:rsidRPr="0030452A">
                <w:t>0..*</w:t>
              </w:r>
            </w:ins>
          </w:p>
        </w:tc>
        <w:tc>
          <w:tcPr>
            <w:tcW w:w="3780" w:type="dxa"/>
          </w:tcPr>
          <w:p w14:paraId="3D91D654" w14:textId="77777777" w:rsidR="00AE0ACD" w:rsidRPr="0030452A" w:rsidRDefault="00AE0ACD" w:rsidP="00AE0ACD">
            <w:pPr>
              <w:pStyle w:val="TABLE-cell"/>
              <w:rPr>
                <w:ins w:id="7601" w:author="Charles Gifford" w:date="2017-03-19T15:43:00Z"/>
              </w:rPr>
            </w:pPr>
            <w:ins w:id="7602" w:author="Charles Gifford" w:date="2017-03-19T15:43:00Z">
              <w:r>
                <w:t>A cross-model association to</w:t>
              </w:r>
              <w:r w:rsidRPr="00FD719C">
                <w:t xml:space="preserve"> element in the </w:t>
              </w:r>
              <w:r>
                <w:t xml:space="preserve">personnel </w:t>
              </w:r>
              <w:r w:rsidRPr="00FD719C">
                <w:t>model</w:t>
              </w:r>
              <w:r>
                <w:t xml:space="preserve"> as explained in clause 4.6.4</w:t>
              </w:r>
              <w:r w:rsidRPr="00FD719C">
                <w:t>.</w:t>
              </w:r>
            </w:ins>
          </w:p>
        </w:tc>
      </w:tr>
      <w:tr w:rsidR="00AE0ACD" w:rsidRPr="009432BC" w14:paraId="113AC18E" w14:textId="77777777" w:rsidTr="00AE0ACD">
        <w:trPr>
          <w:trHeight w:val="440"/>
          <w:ins w:id="7603" w:author="Charles Gifford" w:date="2017-03-19T15:43:00Z"/>
        </w:trPr>
        <w:tc>
          <w:tcPr>
            <w:tcW w:w="2155" w:type="dxa"/>
            <w:shd w:val="clear" w:color="auto" w:fill="auto"/>
          </w:tcPr>
          <w:p w14:paraId="6848E13E" w14:textId="77777777" w:rsidR="00AE0ACD" w:rsidRPr="009432BC" w:rsidRDefault="00AE0ACD" w:rsidP="00AE0ACD">
            <w:pPr>
              <w:pStyle w:val="TABLE-cell"/>
              <w:rPr>
                <w:ins w:id="7604" w:author="Charles Gifford" w:date="2017-03-19T15:43:00Z"/>
              </w:rPr>
            </w:pPr>
            <w:ins w:id="7605" w:author="Charles Gifford" w:date="2017-03-19T15:43:00Z">
              <w:r w:rsidRPr="00BA207E">
                <w:t>Person</w:t>
              </w:r>
            </w:ins>
          </w:p>
        </w:tc>
        <w:tc>
          <w:tcPr>
            <w:tcW w:w="2070" w:type="dxa"/>
            <w:shd w:val="clear" w:color="auto" w:fill="auto"/>
          </w:tcPr>
          <w:p w14:paraId="4EF5EFD3" w14:textId="77777777" w:rsidR="00AE0ACD" w:rsidRPr="009432BC" w:rsidRDefault="00AE0ACD" w:rsidP="00AE0ACD">
            <w:pPr>
              <w:pStyle w:val="TABLE-cell"/>
              <w:rPr>
                <w:ins w:id="7606" w:author="Charles Gifford" w:date="2017-03-19T15:43:00Z"/>
              </w:rPr>
            </w:pPr>
            <w:ins w:id="7607" w:author="Charles Gifford" w:date="2017-03-19T15:43:00Z">
              <w:r w:rsidRPr="00BA207E">
                <w:t>Person</w:t>
              </w:r>
            </w:ins>
          </w:p>
        </w:tc>
        <w:tc>
          <w:tcPr>
            <w:tcW w:w="1080" w:type="dxa"/>
          </w:tcPr>
          <w:p w14:paraId="4BFE457F" w14:textId="77777777" w:rsidR="00AE0ACD" w:rsidRPr="009432BC" w:rsidRDefault="00AE0ACD" w:rsidP="00AE0ACD">
            <w:pPr>
              <w:pStyle w:val="TABLE-cell"/>
              <w:rPr>
                <w:ins w:id="7608" w:author="Charles Gifford" w:date="2017-03-19T15:43:00Z"/>
              </w:rPr>
            </w:pPr>
            <w:ins w:id="7609" w:author="Charles Gifford" w:date="2017-03-19T15:43:00Z">
              <w:r w:rsidRPr="0030452A">
                <w:t>0..*</w:t>
              </w:r>
            </w:ins>
          </w:p>
        </w:tc>
        <w:tc>
          <w:tcPr>
            <w:tcW w:w="3780" w:type="dxa"/>
            <w:shd w:val="clear" w:color="auto" w:fill="auto"/>
          </w:tcPr>
          <w:p w14:paraId="74BCFCCA" w14:textId="77777777" w:rsidR="00AE0ACD" w:rsidRPr="009432BC" w:rsidRDefault="00AE0ACD" w:rsidP="00AE0ACD">
            <w:pPr>
              <w:pStyle w:val="TABLE-cell"/>
              <w:rPr>
                <w:ins w:id="7610" w:author="Charles Gifford" w:date="2017-03-19T15:43:00Z"/>
              </w:rPr>
            </w:pPr>
            <w:ins w:id="7611" w:author="Charles Gifford" w:date="2017-03-19T15:43:00Z">
              <w:r w:rsidRPr="002C3CDB">
                <w:t>A cross-model association to element in the personnel model as explained in clause 4.6.4.</w:t>
              </w:r>
            </w:ins>
          </w:p>
        </w:tc>
      </w:tr>
    </w:tbl>
    <w:p w14:paraId="35377902" w14:textId="6EF562C1" w:rsidR="008B4A6F" w:rsidRPr="001C220C" w:rsidRDefault="008B4A6F" w:rsidP="00665B55">
      <w:pPr>
        <w:pStyle w:val="TABLE-title"/>
        <w:rPr>
          <w:lang w:val="en-US"/>
        </w:rPr>
      </w:pPr>
      <w:bookmarkStart w:id="7612" w:name="_Ref161732035"/>
      <w:bookmarkStart w:id="7613" w:name="_Toc266864154"/>
      <w:bookmarkStart w:id="7614" w:name="_Toc306621042"/>
      <w:bookmarkStart w:id="7615" w:name="_Toc320178438"/>
      <w:bookmarkStart w:id="7616" w:name="_Toc161631632"/>
      <w:bookmarkStart w:id="7617" w:name="_Toc478492376"/>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EE42EE">
        <w:rPr>
          <w:noProof/>
          <w:lang w:val="en-US"/>
        </w:rPr>
        <w:t>75</w:t>
      </w:r>
      <w:r w:rsidR="00FD29D6">
        <w:rPr>
          <w:lang w:val="en-US"/>
        </w:rPr>
        <w:fldChar w:fldCharType="end"/>
      </w:r>
      <w:bookmarkEnd w:id="7612"/>
      <w:r w:rsidRPr="001C220C">
        <w:rPr>
          <w:lang w:val="en-US"/>
        </w:rPr>
        <w:t xml:space="preserve"> </w:t>
      </w:r>
      <w:r w:rsidR="00D3451A">
        <w:rPr>
          <w:lang w:val="en-US"/>
        </w:rPr>
        <w:t>–</w:t>
      </w:r>
      <w:r w:rsidRPr="001C220C">
        <w:rPr>
          <w:lang w:val="en-US"/>
        </w:rPr>
        <w:t xml:space="preserve"> </w:t>
      </w:r>
      <w:r w:rsidR="006F45EC">
        <w:rPr>
          <w:lang w:val="en-US"/>
        </w:rPr>
        <w:t>P</w:t>
      </w:r>
      <w:r w:rsidRPr="001C220C">
        <w:rPr>
          <w:lang w:val="en-US"/>
        </w:rPr>
        <w:t xml:space="preserve">ersonnel </w:t>
      </w:r>
      <w:r w:rsidR="007208F6" w:rsidRPr="001C220C">
        <w:rPr>
          <w:lang w:val="en-US"/>
        </w:rPr>
        <w:t xml:space="preserve">segment </w:t>
      </w:r>
      <w:r w:rsidRPr="001C220C">
        <w:rPr>
          <w:lang w:val="en-US"/>
        </w:rPr>
        <w:t>specification</w:t>
      </w:r>
      <w:bookmarkEnd w:id="7613"/>
      <w:bookmarkEnd w:id="7614"/>
      <w:bookmarkEnd w:id="7615"/>
      <w:r w:rsidRPr="001C220C">
        <w:rPr>
          <w:lang w:val="en-US"/>
        </w:rPr>
        <w:t xml:space="preserve"> </w:t>
      </w:r>
      <w:bookmarkEnd w:id="7616"/>
      <w:r w:rsidR="006F45EC">
        <w:rPr>
          <w:lang w:val="en-US"/>
        </w:rPr>
        <w:t>attributes</w:t>
      </w:r>
      <w:bookmarkEnd w:id="7617"/>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F663EA" w:rsidRPr="001C220C" w14:paraId="15E85560" w14:textId="77777777" w:rsidTr="00600813">
        <w:trPr>
          <w:tblHeader/>
          <w:jc w:val="center"/>
        </w:trPr>
        <w:tc>
          <w:tcPr>
            <w:tcW w:w="1269" w:type="dxa"/>
          </w:tcPr>
          <w:p w14:paraId="2C2A2156" w14:textId="77777777" w:rsidR="00F663EA" w:rsidRPr="001C220C" w:rsidRDefault="00F663EA" w:rsidP="001137EC">
            <w:pPr>
              <w:pStyle w:val="NormalTableHeader"/>
              <w:keepNext w:val="0"/>
              <w:spacing w:before="40"/>
              <w:rPr>
                <w:lang w:val="en-US"/>
              </w:rPr>
            </w:pPr>
            <w:r w:rsidRPr="001C220C">
              <w:rPr>
                <w:lang w:val="en-US"/>
              </w:rPr>
              <w:t>Attribute Name</w:t>
            </w:r>
          </w:p>
        </w:tc>
        <w:tc>
          <w:tcPr>
            <w:tcW w:w="2880" w:type="dxa"/>
          </w:tcPr>
          <w:p w14:paraId="674DB163" w14:textId="77777777" w:rsidR="00F663EA" w:rsidRPr="001C220C" w:rsidRDefault="00F663EA" w:rsidP="001137EC">
            <w:pPr>
              <w:pStyle w:val="NormalTableHeader"/>
              <w:keepNext w:val="0"/>
              <w:spacing w:before="40"/>
              <w:rPr>
                <w:lang w:val="en-US"/>
              </w:rPr>
            </w:pPr>
            <w:r w:rsidRPr="001C220C">
              <w:rPr>
                <w:lang w:val="en-US"/>
              </w:rPr>
              <w:t>Description</w:t>
            </w:r>
          </w:p>
        </w:tc>
        <w:tc>
          <w:tcPr>
            <w:tcW w:w="1440" w:type="dxa"/>
          </w:tcPr>
          <w:p w14:paraId="2A9B184E" w14:textId="77777777" w:rsidR="00F663EA" w:rsidRPr="001C220C" w:rsidRDefault="00AE4770" w:rsidP="001137EC">
            <w:pPr>
              <w:pStyle w:val="NormalTableHeader"/>
              <w:keepNext w:val="0"/>
              <w:spacing w:before="40"/>
              <w:rPr>
                <w:lang w:val="en-US"/>
              </w:rPr>
            </w:pPr>
            <w:r>
              <w:rPr>
                <w:lang w:val="en-US"/>
              </w:rPr>
              <w:t>Production example</w:t>
            </w:r>
            <w:r w:rsidR="00F663EA" w:rsidRPr="001C220C">
              <w:rPr>
                <w:lang w:val="en-US"/>
              </w:rPr>
              <w:t>s</w:t>
            </w:r>
          </w:p>
        </w:tc>
        <w:tc>
          <w:tcPr>
            <w:tcW w:w="1297" w:type="dxa"/>
          </w:tcPr>
          <w:p w14:paraId="1B002D0C" w14:textId="77777777" w:rsidR="00F663EA" w:rsidRPr="001C220C" w:rsidRDefault="00AE4770" w:rsidP="001137EC">
            <w:pPr>
              <w:pStyle w:val="NormalTableHeader"/>
              <w:keepNext w:val="0"/>
              <w:spacing w:before="40"/>
              <w:rPr>
                <w:lang w:val="en-US"/>
              </w:rPr>
            </w:pPr>
            <w:r>
              <w:rPr>
                <w:lang w:val="en-US"/>
              </w:rPr>
              <w:t>Maintenance example</w:t>
            </w:r>
            <w:r w:rsidR="00F663EA" w:rsidRPr="001C220C">
              <w:rPr>
                <w:lang w:val="en-US"/>
              </w:rPr>
              <w:t>s</w:t>
            </w:r>
          </w:p>
        </w:tc>
        <w:tc>
          <w:tcPr>
            <w:tcW w:w="1080" w:type="dxa"/>
          </w:tcPr>
          <w:p w14:paraId="70CCEE7D" w14:textId="77777777" w:rsidR="00F663EA" w:rsidRPr="001C220C" w:rsidRDefault="00AE4770" w:rsidP="001137EC">
            <w:pPr>
              <w:pStyle w:val="NormalTableHeader"/>
              <w:keepNext w:val="0"/>
              <w:spacing w:before="40"/>
              <w:rPr>
                <w:lang w:val="en-US"/>
              </w:rPr>
            </w:pPr>
            <w:r>
              <w:rPr>
                <w:lang w:val="en-US"/>
              </w:rPr>
              <w:t>Quality example</w:t>
            </w:r>
            <w:r w:rsidR="00F663EA" w:rsidRPr="001C220C">
              <w:rPr>
                <w:lang w:val="en-US"/>
              </w:rPr>
              <w:t>s</w:t>
            </w:r>
          </w:p>
        </w:tc>
        <w:tc>
          <w:tcPr>
            <w:tcW w:w="1080" w:type="dxa"/>
          </w:tcPr>
          <w:p w14:paraId="00E6160B" w14:textId="77777777" w:rsidR="00F663EA" w:rsidRPr="001C220C" w:rsidRDefault="00AE4770" w:rsidP="001137EC">
            <w:pPr>
              <w:pStyle w:val="NormalTableHeader"/>
              <w:keepNext w:val="0"/>
              <w:spacing w:before="40"/>
              <w:rPr>
                <w:lang w:val="en-US"/>
              </w:rPr>
            </w:pPr>
            <w:r>
              <w:rPr>
                <w:lang w:val="en-US"/>
              </w:rPr>
              <w:t>Inventory example</w:t>
            </w:r>
            <w:r w:rsidR="00F663EA" w:rsidRPr="001C220C">
              <w:rPr>
                <w:lang w:val="en-US"/>
              </w:rPr>
              <w:t>s</w:t>
            </w:r>
          </w:p>
        </w:tc>
      </w:tr>
      <w:tr w:rsidR="0061778F" w:rsidRPr="0061778F" w14:paraId="1132307E" w14:textId="77777777" w:rsidTr="00600813">
        <w:trPr>
          <w:jc w:val="center"/>
          <w:ins w:id="7618" w:author="Charles Gifford" w:date="2017-03-15T18:44:00Z"/>
        </w:trPr>
        <w:tc>
          <w:tcPr>
            <w:tcW w:w="1269" w:type="dxa"/>
          </w:tcPr>
          <w:p w14:paraId="74F2821A" w14:textId="518C89CB" w:rsidR="0061778F" w:rsidRPr="0061778F" w:rsidRDefault="0061778F" w:rsidP="00600813">
            <w:pPr>
              <w:pStyle w:val="NormalTableHeader"/>
              <w:keepNext w:val="0"/>
              <w:keepLines w:val="0"/>
              <w:spacing w:before="40"/>
              <w:jc w:val="left"/>
              <w:rPr>
                <w:ins w:id="7619" w:author="Charles Gifford" w:date="2017-03-15T18:44:00Z"/>
                <w:b w:val="0"/>
                <w:lang w:val="en-US"/>
              </w:rPr>
            </w:pPr>
            <w:bookmarkStart w:id="7620" w:name="_Hlk477366985"/>
            <w:ins w:id="7621" w:author="Charles Gifford" w:date="2017-03-15T18:45:00Z">
              <w:r w:rsidRPr="0061778F">
                <w:rPr>
                  <w:b w:val="0"/>
                  <w:szCs w:val="16"/>
                </w:rPr>
                <w:t>ID</w:t>
              </w:r>
            </w:ins>
          </w:p>
        </w:tc>
        <w:tc>
          <w:tcPr>
            <w:tcW w:w="2880" w:type="dxa"/>
          </w:tcPr>
          <w:p w14:paraId="16760679" w14:textId="178F1933" w:rsidR="0061778F" w:rsidRPr="0061778F" w:rsidRDefault="0061778F" w:rsidP="00600813">
            <w:pPr>
              <w:pStyle w:val="NormalTableHeader"/>
              <w:keepNext w:val="0"/>
              <w:keepLines w:val="0"/>
              <w:spacing w:before="40"/>
              <w:jc w:val="left"/>
              <w:rPr>
                <w:ins w:id="7622" w:author="Charles Gifford" w:date="2017-03-15T18:44:00Z"/>
                <w:b w:val="0"/>
                <w:lang w:val="en-US"/>
              </w:rPr>
            </w:pPr>
            <w:ins w:id="7623" w:author="Charles Gifford" w:date="2017-03-15T18:45:00Z">
              <w:r w:rsidRPr="0061778F">
                <w:rPr>
                  <w:b w:val="0"/>
                  <w:szCs w:val="16"/>
                </w:rPr>
                <w:t xml:space="preserve">A unique identification of a specific </w:t>
              </w:r>
              <w:r w:rsidRPr="0061778F">
                <w:rPr>
                  <w:b w:val="0"/>
                  <w:i/>
                  <w:szCs w:val="16"/>
                </w:rPr>
                <w:t xml:space="preserve">personnel segment specification. </w:t>
              </w:r>
            </w:ins>
          </w:p>
        </w:tc>
        <w:tc>
          <w:tcPr>
            <w:tcW w:w="1440" w:type="dxa"/>
          </w:tcPr>
          <w:p w14:paraId="48E32081" w14:textId="67C674F2" w:rsidR="0061778F" w:rsidRPr="0061778F" w:rsidRDefault="0061778F" w:rsidP="00600813">
            <w:pPr>
              <w:pStyle w:val="NormalTableHeader"/>
              <w:keepNext w:val="0"/>
              <w:keepLines w:val="0"/>
              <w:spacing w:before="40"/>
              <w:jc w:val="left"/>
              <w:rPr>
                <w:ins w:id="7624" w:author="Charles Gifford" w:date="2017-03-15T18:44:00Z"/>
                <w:b w:val="0"/>
                <w:lang w:val="en-US"/>
              </w:rPr>
            </w:pPr>
            <w:ins w:id="7625" w:author="Charles Gifford" w:date="2017-03-15T18:45:00Z">
              <w:r w:rsidRPr="0061778F">
                <w:rPr>
                  <w:b w:val="0"/>
                  <w:szCs w:val="16"/>
                </w:rPr>
                <w:t xml:space="preserve">PS1-Employee 23 </w:t>
              </w:r>
            </w:ins>
          </w:p>
        </w:tc>
        <w:tc>
          <w:tcPr>
            <w:tcW w:w="1297" w:type="dxa"/>
          </w:tcPr>
          <w:p w14:paraId="4C62D8D1" w14:textId="43814354" w:rsidR="0061778F" w:rsidRPr="0061778F" w:rsidRDefault="0061778F" w:rsidP="00600813">
            <w:pPr>
              <w:pStyle w:val="NormalTableHeader"/>
              <w:keepNext w:val="0"/>
              <w:keepLines w:val="0"/>
              <w:spacing w:before="40"/>
              <w:jc w:val="left"/>
              <w:rPr>
                <w:ins w:id="7626" w:author="Charles Gifford" w:date="2017-03-15T18:44:00Z"/>
                <w:b w:val="0"/>
                <w:lang w:val="en-US"/>
              </w:rPr>
            </w:pPr>
            <w:ins w:id="7627" w:author="Charles Gifford" w:date="2017-03-15T18:45:00Z">
              <w:r w:rsidRPr="0061778F">
                <w:rPr>
                  <w:b w:val="0"/>
                  <w:szCs w:val="16"/>
                </w:rPr>
                <w:t>PS1-22828</w:t>
              </w:r>
            </w:ins>
          </w:p>
        </w:tc>
        <w:tc>
          <w:tcPr>
            <w:tcW w:w="1080" w:type="dxa"/>
          </w:tcPr>
          <w:p w14:paraId="0724AF9B" w14:textId="5100B812" w:rsidR="0061778F" w:rsidRPr="0061778F" w:rsidRDefault="0061778F" w:rsidP="00600813">
            <w:pPr>
              <w:pStyle w:val="NormalTableHeader"/>
              <w:keepNext w:val="0"/>
              <w:keepLines w:val="0"/>
              <w:spacing w:before="40"/>
              <w:jc w:val="left"/>
              <w:rPr>
                <w:ins w:id="7628" w:author="Charles Gifford" w:date="2017-03-15T18:44:00Z"/>
                <w:b w:val="0"/>
                <w:lang w:val="en-US"/>
              </w:rPr>
            </w:pPr>
            <w:ins w:id="7629" w:author="Charles Gifford" w:date="2017-03-15T18:45:00Z">
              <w:r w:rsidRPr="0061778F">
                <w:rPr>
                  <w:b w:val="0"/>
                  <w:szCs w:val="16"/>
                </w:rPr>
                <w:t>PS1-999-123-4567</w:t>
              </w:r>
            </w:ins>
          </w:p>
        </w:tc>
        <w:tc>
          <w:tcPr>
            <w:tcW w:w="1080" w:type="dxa"/>
          </w:tcPr>
          <w:p w14:paraId="25719372" w14:textId="23A25A1D" w:rsidR="0061778F" w:rsidRPr="0061778F" w:rsidRDefault="0061778F" w:rsidP="00600813">
            <w:pPr>
              <w:pStyle w:val="NormalTableHeader"/>
              <w:keepNext w:val="0"/>
              <w:keepLines w:val="0"/>
              <w:spacing w:before="40"/>
              <w:jc w:val="left"/>
              <w:rPr>
                <w:ins w:id="7630" w:author="Charles Gifford" w:date="2017-03-15T18:44:00Z"/>
                <w:b w:val="0"/>
                <w:lang w:val="en-US"/>
              </w:rPr>
            </w:pPr>
            <w:ins w:id="7631" w:author="Charles Gifford" w:date="2017-03-15T18:45:00Z">
              <w:r w:rsidRPr="0061778F">
                <w:rPr>
                  <w:b w:val="0"/>
                  <w:szCs w:val="16"/>
                </w:rPr>
                <w:t>PS1-007</w:t>
              </w:r>
            </w:ins>
          </w:p>
        </w:tc>
      </w:tr>
      <w:bookmarkEnd w:id="7620"/>
      <w:tr w:rsidR="00F663EA" w:rsidRPr="001C220C" w14:paraId="2A1675B1" w14:textId="77777777" w:rsidTr="0060346A">
        <w:trPr>
          <w:trHeight w:val="278"/>
          <w:jc w:val="center"/>
        </w:trPr>
        <w:tc>
          <w:tcPr>
            <w:tcW w:w="1269" w:type="dxa"/>
          </w:tcPr>
          <w:p w14:paraId="0D201241" w14:textId="77777777" w:rsidR="00F663EA" w:rsidRPr="001C220C" w:rsidRDefault="00F663EA" w:rsidP="0060346A">
            <w:pPr>
              <w:pStyle w:val="TableNormal1"/>
              <w:keepNext w:val="0"/>
              <w:rPr>
                <w:lang w:val="en-US"/>
              </w:rPr>
            </w:pPr>
            <w:r w:rsidRPr="001C220C">
              <w:rPr>
                <w:lang w:val="en-US"/>
              </w:rPr>
              <w:t xml:space="preserve">Personnel </w:t>
            </w:r>
            <w:r w:rsidR="003357D0">
              <w:rPr>
                <w:lang w:val="en-US"/>
              </w:rPr>
              <w:t>c</w:t>
            </w:r>
            <w:r w:rsidRPr="001C220C">
              <w:rPr>
                <w:lang w:val="en-US"/>
              </w:rPr>
              <w:t>lass</w:t>
            </w:r>
          </w:p>
        </w:tc>
        <w:tc>
          <w:tcPr>
            <w:tcW w:w="2880" w:type="dxa"/>
          </w:tcPr>
          <w:p w14:paraId="22690671" w14:textId="77777777" w:rsidR="00F663EA" w:rsidRPr="001C220C" w:rsidRDefault="00F663EA" w:rsidP="0060346A">
            <w:pPr>
              <w:pStyle w:val="TableNormal1"/>
              <w:keepNext w:val="0"/>
              <w:rPr>
                <w:lang w:val="en-US"/>
              </w:rPr>
            </w:pPr>
            <w:r w:rsidRPr="001C220C">
              <w:rPr>
                <w:lang w:val="en-US"/>
              </w:rPr>
              <w:t xml:space="preserve">Identifies the associated </w:t>
            </w:r>
            <w:r w:rsidRPr="001C220C">
              <w:rPr>
                <w:i/>
                <w:lang w:val="en-US"/>
              </w:rPr>
              <w:t>personnel class</w:t>
            </w:r>
            <w:r w:rsidRPr="001C220C">
              <w:rPr>
                <w:lang w:val="en-US"/>
              </w:rPr>
              <w:t xml:space="preserve"> or set of </w:t>
            </w:r>
            <w:r w:rsidRPr="001C220C">
              <w:rPr>
                <w:i/>
                <w:lang w:val="en-US"/>
              </w:rPr>
              <w:t>personnel classes</w:t>
            </w:r>
            <w:r w:rsidRPr="001C220C">
              <w:rPr>
                <w:lang w:val="en-US"/>
              </w:rPr>
              <w:t xml:space="preserve"> </w:t>
            </w:r>
            <w:r w:rsidR="004221A0" w:rsidRPr="001C220C">
              <w:rPr>
                <w:lang w:val="en-US"/>
              </w:rPr>
              <w:t>specified</w:t>
            </w:r>
            <w:r w:rsidRPr="001C220C">
              <w:rPr>
                <w:lang w:val="en-US"/>
              </w:rPr>
              <w:t xml:space="preserve"> </w:t>
            </w:r>
          </w:p>
        </w:tc>
        <w:tc>
          <w:tcPr>
            <w:tcW w:w="1440" w:type="dxa"/>
          </w:tcPr>
          <w:p w14:paraId="3228EF70" w14:textId="77777777" w:rsidR="00F663EA" w:rsidRPr="001C220C" w:rsidRDefault="00F663EA" w:rsidP="0060346A">
            <w:pPr>
              <w:pStyle w:val="TableNormal1"/>
              <w:keepNext w:val="0"/>
              <w:rPr>
                <w:lang w:val="en-US"/>
              </w:rPr>
            </w:pPr>
            <w:r w:rsidRPr="001C220C">
              <w:rPr>
                <w:lang w:val="en-US"/>
              </w:rPr>
              <w:t>Milling Machine Operator</w:t>
            </w:r>
          </w:p>
        </w:tc>
        <w:tc>
          <w:tcPr>
            <w:tcW w:w="1297" w:type="dxa"/>
          </w:tcPr>
          <w:p w14:paraId="6776575E" w14:textId="77777777" w:rsidR="00F663EA" w:rsidRPr="001C220C" w:rsidRDefault="0021223F" w:rsidP="0060346A">
            <w:pPr>
              <w:pStyle w:val="TableNormal1"/>
              <w:keepNext w:val="0"/>
              <w:spacing w:before="40"/>
              <w:rPr>
                <w:lang w:val="en-US"/>
              </w:rPr>
            </w:pPr>
            <w:r w:rsidRPr="001C220C">
              <w:rPr>
                <w:lang w:val="en-US"/>
              </w:rPr>
              <w:t>Type 2 Mechanic</w:t>
            </w:r>
          </w:p>
        </w:tc>
        <w:tc>
          <w:tcPr>
            <w:tcW w:w="1080" w:type="dxa"/>
          </w:tcPr>
          <w:p w14:paraId="420291C5" w14:textId="77777777" w:rsidR="00F663EA" w:rsidRPr="001C220C" w:rsidRDefault="0021223F" w:rsidP="0060346A">
            <w:pPr>
              <w:pStyle w:val="TableNormal1"/>
              <w:keepNext w:val="0"/>
              <w:spacing w:before="40"/>
              <w:rPr>
                <w:lang w:val="en-US"/>
              </w:rPr>
            </w:pPr>
            <w:r w:rsidRPr="001C220C">
              <w:rPr>
                <w:lang w:val="en-US"/>
              </w:rPr>
              <w:t>Lab Tech A</w:t>
            </w:r>
          </w:p>
        </w:tc>
        <w:tc>
          <w:tcPr>
            <w:tcW w:w="1080" w:type="dxa"/>
          </w:tcPr>
          <w:p w14:paraId="779F01D6" w14:textId="77777777" w:rsidR="00F663EA" w:rsidRPr="001C220C" w:rsidRDefault="0021223F" w:rsidP="0060346A">
            <w:pPr>
              <w:pStyle w:val="TableNormal1"/>
              <w:keepNext w:val="0"/>
              <w:spacing w:before="40"/>
              <w:rPr>
                <w:lang w:val="en-US"/>
              </w:rPr>
            </w:pPr>
            <w:r w:rsidRPr="001C220C">
              <w:rPr>
                <w:lang w:val="en-US"/>
              </w:rPr>
              <w:t>Lift truck operator</w:t>
            </w:r>
          </w:p>
        </w:tc>
      </w:tr>
      <w:tr w:rsidR="0021223F" w:rsidRPr="001C220C" w14:paraId="539B807E" w14:textId="77777777" w:rsidTr="0060346A">
        <w:trPr>
          <w:jc w:val="center"/>
        </w:trPr>
        <w:tc>
          <w:tcPr>
            <w:tcW w:w="1269" w:type="dxa"/>
          </w:tcPr>
          <w:p w14:paraId="3AADC006" w14:textId="77777777" w:rsidR="0021223F" w:rsidRPr="001C220C" w:rsidRDefault="0021223F" w:rsidP="0060346A">
            <w:pPr>
              <w:pStyle w:val="TableNormal1"/>
              <w:keepNext w:val="0"/>
              <w:rPr>
                <w:lang w:val="en-US"/>
              </w:rPr>
            </w:pPr>
            <w:r w:rsidRPr="001C220C">
              <w:rPr>
                <w:lang w:val="en-US"/>
              </w:rPr>
              <w:t>Person *</w:t>
            </w:r>
          </w:p>
        </w:tc>
        <w:tc>
          <w:tcPr>
            <w:tcW w:w="2880" w:type="dxa"/>
          </w:tcPr>
          <w:p w14:paraId="36AC6CEA" w14:textId="77777777" w:rsidR="0021223F" w:rsidRPr="001C220C" w:rsidRDefault="0021223F" w:rsidP="0060346A">
            <w:pPr>
              <w:pStyle w:val="TableNormal1"/>
              <w:keepNext w:val="0"/>
              <w:rPr>
                <w:lang w:val="en-US"/>
              </w:rPr>
            </w:pPr>
            <w:r w:rsidRPr="001C220C">
              <w:rPr>
                <w:lang w:val="en-US"/>
              </w:rPr>
              <w:t xml:space="preserve">Identifies the associated </w:t>
            </w:r>
            <w:r w:rsidRPr="001C220C">
              <w:rPr>
                <w:i/>
                <w:lang w:val="en-US"/>
              </w:rPr>
              <w:t>person</w:t>
            </w:r>
            <w:r w:rsidRPr="001C220C">
              <w:rPr>
                <w:lang w:val="en-US"/>
              </w:rPr>
              <w:t xml:space="preserve"> or set of </w:t>
            </w:r>
            <w:r w:rsidRPr="001C220C">
              <w:rPr>
                <w:i/>
                <w:lang w:val="en-US"/>
              </w:rPr>
              <w:t>persons</w:t>
            </w:r>
            <w:r w:rsidRPr="001C220C">
              <w:rPr>
                <w:lang w:val="en-US"/>
              </w:rPr>
              <w:t xml:space="preserve"> </w:t>
            </w:r>
            <w:r w:rsidR="004221A0" w:rsidRPr="001C220C">
              <w:rPr>
                <w:lang w:val="en-US"/>
              </w:rPr>
              <w:t>specified</w:t>
            </w:r>
          </w:p>
        </w:tc>
        <w:tc>
          <w:tcPr>
            <w:tcW w:w="1440" w:type="dxa"/>
          </w:tcPr>
          <w:p w14:paraId="0FDB1278" w14:textId="77777777" w:rsidR="0021223F" w:rsidRPr="001C220C" w:rsidRDefault="0021223F" w:rsidP="0060346A">
            <w:pPr>
              <w:pStyle w:val="TableNormal1"/>
              <w:keepNext w:val="0"/>
              <w:rPr>
                <w:lang w:val="en-US"/>
              </w:rPr>
            </w:pPr>
            <w:r w:rsidRPr="001C220C">
              <w:rPr>
                <w:lang w:val="en-US"/>
              </w:rPr>
              <w:t>&lt;n/a&gt;</w:t>
            </w:r>
          </w:p>
        </w:tc>
        <w:tc>
          <w:tcPr>
            <w:tcW w:w="1297" w:type="dxa"/>
          </w:tcPr>
          <w:p w14:paraId="626047AE" w14:textId="77777777" w:rsidR="0021223F" w:rsidRPr="001C220C" w:rsidRDefault="0021223F" w:rsidP="0060346A">
            <w:pPr>
              <w:pStyle w:val="TableNormal1"/>
              <w:keepNext w:val="0"/>
              <w:spacing w:before="40"/>
              <w:rPr>
                <w:lang w:val="en-US"/>
              </w:rPr>
            </w:pPr>
            <w:r w:rsidRPr="001C220C">
              <w:rPr>
                <w:lang w:val="en-US"/>
              </w:rPr>
              <w:t>&lt;n/a&gt;</w:t>
            </w:r>
          </w:p>
        </w:tc>
        <w:tc>
          <w:tcPr>
            <w:tcW w:w="1080" w:type="dxa"/>
          </w:tcPr>
          <w:p w14:paraId="22AABFFF" w14:textId="77777777" w:rsidR="0021223F" w:rsidRPr="001C220C" w:rsidRDefault="0021223F" w:rsidP="0060346A">
            <w:pPr>
              <w:pStyle w:val="TableNormal1"/>
              <w:keepNext w:val="0"/>
              <w:spacing w:before="40"/>
              <w:rPr>
                <w:lang w:val="en-US"/>
              </w:rPr>
            </w:pPr>
            <w:r w:rsidRPr="001C220C">
              <w:rPr>
                <w:lang w:val="en-US"/>
              </w:rPr>
              <w:t>&lt;n/a&gt;</w:t>
            </w:r>
          </w:p>
        </w:tc>
        <w:tc>
          <w:tcPr>
            <w:tcW w:w="1080" w:type="dxa"/>
          </w:tcPr>
          <w:p w14:paraId="0B944EB1" w14:textId="77777777" w:rsidR="0021223F" w:rsidRPr="001C220C" w:rsidRDefault="0021223F" w:rsidP="0060346A">
            <w:pPr>
              <w:pStyle w:val="TableNormal1"/>
              <w:keepNext w:val="0"/>
              <w:spacing w:before="40"/>
              <w:rPr>
                <w:lang w:val="en-US"/>
              </w:rPr>
            </w:pPr>
            <w:r w:rsidRPr="001C220C">
              <w:rPr>
                <w:lang w:val="en-US"/>
              </w:rPr>
              <w:t>&lt;n/a&gt;</w:t>
            </w:r>
          </w:p>
        </w:tc>
      </w:tr>
      <w:tr w:rsidR="0021223F" w:rsidRPr="001C220C" w14:paraId="2913956B" w14:textId="77777777" w:rsidTr="0060346A">
        <w:trPr>
          <w:jc w:val="center"/>
        </w:trPr>
        <w:tc>
          <w:tcPr>
            <w:tcW w:w="1269" w:type="dxa"/>
          </w:tcPr>
          <w:p w14:paraId="0F9D315A" w14:textId="77777777" w:rsidR="0021223F" w:rsidRPr="001C220C" w:rsidRDefault="0021223F" w:rsidP="0060346A">
            <w:pPr>
              <w:pStyle w:val="TableNormal1"/>
              <w:keepNext w:val="0"/>
              <w:rPr>
                <w:lang w:val="en-US"/>
              </w:rPr>
            </w:pPr>
            <w:r w:rsidRPr="001C220C">
              <w:rPr>
                <w:lang w:val="en-US"/>
              </w:rPr>
              <w:t>Description</w:t>
            </w:r>
          </w:p>
        </w:tc>
        <w:tc>
          <w:tcPr>
            <w:tcW w:w="2880" w:type="dxa"/>
          </w:tcPr>
          <w:p w14:paraId="1C7AF96D" w14:textId="77777777" w:rsidR="0021223F" w:rsidRPr="001C220C" w:rsidRDefault="0021223F" w:rsidP="0060346A">
            <w:pPr>
              <w:pStyle w:val="TableNormal1"/>
              <w:keepNext w:val="0"/>
              <w:rPr>
                <w:lang w:val="en-US"/>
              </w:rPr>
            </w:pPr>
            <w:r w:rsidRPr="001C220C">
              <w:rPr>
                <w:lang w:val="en-US"/>
              </w:rPr>
              <w:t xml:space="preserve">Contains additional information and descriptions of the </w:t>
            </w:r>
            <w:r w:rsidRPr="001C220C">
              <w:rPr>
                <w:i/>
                <w:lang w:val="en-US"/>
              </w:rPr>
              <w:t>personnel segment specification</w:t>
            </w:r>
            <w:r w:rsidRPr="001C220C">
              <w:rPr>
                <w:lang w:val="en-US"/>
              </w:rPr>
              <w:t xml:space="preserve"> definition.</w:t>
            </w:r>
          </w:p>
        </w:tc>
        <w:tc>
          <w:tcPr>
            <w:tcW w:w="1440" w:type="dxa"/>
          </w:tcPr>
          <w:p w14:paraId="34BF9920" w14:textId="77777777" w:rsidR="0021223F" w:rsidRPr="001C220C" w:rsidRDefault="0021223F" w:rsidP="0060346A">
            <w:pPr>
              <w:pStyle w:val="TableNormal1"/>
              <w:keepNext w:val="0"/>
              <w:rPr>
                <w:lang w:val="en-US"/>
              </w:rPr>
            </w:pPr>
            <w:r w:rsidRPr="001C220C">
              <w:rPr>
                <w:lang w:val="en-US"/>
              </w:rPr>
              <w:t>Defines the time for journeyman milling machine operators for each widget frame milling process segment.</w:t>
            </w:r>
          </w:p>
        </w:tc>
        <w:tc>
          <w:tcPr>
            <w:tcW w:w="1297" w:type="dxa"/>
          </w:tcPr>
          <w:p w14:paraId="356221E3" w14:textId="77777777" w:rsidR="0021223F" w:rsidRPr="001C220C" w:rsidRDefault="0021223F" w:rsidP="0060346A">
            <w:pPr>
              <w:pStyle w:val="TableNormal1"/>
              <w:keepNext w:val="0"/>
              <w:spacing w:before="40"/>
              <w:rPr>
                <w:lang w:val="en-US"/>
              </w:rPr>
            </w:pPr>
            <w:r w:rsidRPr="001C220C">
              <w:rPr>
                <w:lang w:val="en-US"/>
              </w:rPr>
              <w:t>Qualified to replace motor type NEMA 4.</w:t>
            </w:r>
          </w:p>
        </w:tc>
        <w:tc>
          <w:tcPr>
            <w:tcW w:w="1080" w:type="dxa"/>
          </w:tcPr>
          <w:p w14:paraId="10BAE353" w14:textId="77777777" w:rsidR="0021223F" w:rsidRPr="001C220C" w:rsidRDefault="0021223F" w:rsidP="0060346A">
            <w:pPr>
              <w:pStyle w:val="TableNormal1"/>
              <w:keepNext w:val="0"/>
              <w:spacing w:before="40"/>
              <w:rPr>
                <w:lang w:val="en-US"/>
              </w:rPr>
            </w:pPr>
            <w:r w:rsidRPr="001C220C">
              <w:rPr>
                <w:lang w:val="en-US"/>
              </w:rPr>
              <w:t xml:space="preserve">Qualified to operation of </w:t>
            </w:r>
            <w:r w:rsidR="00CF3E6B" w:rsidRPr="001C220C">
              <w:rPr>
                <w:lang w:val="en-US"/>
              </w:rPr>
              <w:t>reflectome</w:t>
            </w:r>
            <w:r w:rsidR="00CF3E6B">
              <w:rPr>
                <w:lang w:val="en-US"/>
              </w:rPr>
              <w:t>t</w:t>
            </w:r>
            <w:r w:rsidR="00CF3E6B" w:rsidRPr="001C220C">
              <w:rPr>
                <w:lang w:val="en-US"/>
              </w:rPr>
              <w:t>er</w:t>
            </w:r>
          </w:p>
        </w:tc>
        <w:tc>
          <w:tcPr>
            <w:tcW w:w="1080" w:type="dxa"/>
          </w:tcPr>
          <w:p w14:paraId="6CAFA32B" w14:textId="77777777" w:rsidR="0021223F" w:rsidRPr="001C220C" w:rsidRDefault="0021223F" w:rsidP="0060346A">
            <w:pPr>
              <w:pStyle w:val="TableNormal1"/>
              <w:keepNext w:val="0"/>
              <w:spacing w:before="40"/>
              <w:rPr>
                <w:lang w:val="en-US"/>
              </w:rPr>
            </w:pPr>
            <w:r w:rsidRPr="001C220C">
              <w:rPr>
                <w:lang w:val="en-US"/>
              </w:rPr>
              <w:t>Certified lift truck operator</w:t>
            </w:r>
          </w:p>
        </w:tc>
      </w:tr>
      <w:tr w:rsidR="00F67980" w:rsidRPr="001C220C" w14:paraId="0305014E" w14:textId="77777777" w:rsidTr="0060346A">
        <w:trPr>
          <w:jc w:val="center"/>
        </w:trPr>
        <w:tc>
          <w:tcPr>
            <w:tcW w:w="1269" w:type="dxa"/>
          </w:tcPr>
          <w:p w14:paraId="6F57F9D1" w14:textId="77777777" w:rsidR="00F67980" w:rsidRPr="001C220C" w:rsidRDefault="00F67980" w:rsidP="0060346A">
            <w:pPr>
              <w:pStyle w:val="TableNormal1"/>
              <w:keepNext w:val="0"/>
              <w:rPr>
                <w:lang w:val="en-US"/>
              </w:rPr>
            </w:pPr>
            <w:r>
              <w:rPr>
                <w:lang w:val="en-US"/>
              </w:rPr>
              <w:t xml:space="preserve">Hierarchy </w:t>
            </w:r>
            <w:r w:rsidR="003357D0">
              <w:rPr>
                <w:lang w:val="en-US"/>
              </w:rPr>
              <w:t>s</w:t>
            </w:r>
            <w:r>
              <w:rPr>
                <w:lang w:val="en-US"/>
              </w:rPr>
              <w:t>cope</w:t>
            </w:r>
          </w:p>
        </w:tc>
        <w:tc>
          <w:tcPr>
            <w:tcW w:w="2880" w:type="dxa"/>
          </w:tcPr>
          <w:p w14:paraId="1D17BFDD" w14:textId="77777777" w:rsidR="00F67980" w:rsidRPr="001C220C" w:rsidRDefault="00F67980" w:rsidP="0060346A">
            <w:pPr>
              <w:pStyle w:val="TableNormal1"/>
              <w:keepNext w:val="0"/>
              <w:rPr>
                <w:ins w:id="7632" w:author="Dennis Brandl" w:date="2015-08-17T10:53:00Z"/>
                <w:lang w:val="en-US"/>
              </w:rPr>
            </w:pPr>
            <w:ins w:id="7633" w:author="Dennis Brandl" w:date="2015-08-17T10:53:00Z">
              <w:r w:rsidRPr="001C220C">
                <w:rPr>
                  <w:lang w:val="en-US"/>
                </w:rPr>
                <w:t xml:space="preserve">Identifies where the exchanged information fits within the role based equipment hierarchy. </w:t>
              </w:r>
            </w:ins>
          </w:p>
          <w:p w14:paraId="33283B5B" w14:textId="77777777" w:rsidR="00F67980" w:rsidRPr="001C220C" w:rsidRDefault="00F67980" w:rsidP="0060346A">
            <w:pPr>
              <w:pStyle w:val="TableNormal1"/>
              <w:keepNext w:val="0"/>
              <w:rPr>
                <w:lang w:val="en-US"/>
              </w:rPr>
            </w:pPr>
            <w:ins w:id="7634" w:author="Dennis Brandl" w:date="2015-08-17T10:53:00Z">
              <w:r w:rsidRPr="001C220C">
                <w:rPr>
                  <w:lang w:val="en-US"/>
                </w:rPr>
                <w:t xml:space="preserve">Optionally defines the scope of the </w:t>
              </w:r>
            </w:ins>
            <w:ins w:id="7635" w:author="Dennis Brandl" w:date="2015-08-17T10:54:00Z">
              <w:r w:rsidRPr="003357D0">
                <w:rPr>
                  <w:i/>
                  <w:lang w:val="en-US"/>
                </w:rPr>
                <w:t>personnel segment specification</w:t>
              </w:r>
            </w:ins>
            <w:ins w:id="7636" w:author="Dennis Brandl" w:date="2015-08-17T10:53:00Z">
              <w:r w:rsidRPr="001C220C">
                <w:rPr>
                  <w:lang w:val="en-US"/>
                </w:rPr>
                <w:t>, such as the site or area it is defined for.</w:t>
              </w:r>
            </w:ins>
          </w:p>
        </w:tc>
        <w:tc>
          <w:tcPr>
            <w:tcW w:w="1440" w:type="dxa"/>
          </w:tcPr>
          <w:p w14:paraId="2979E322" w14:textId="77777777" w:rsidR="00F67980" w:rsidRPr="001C220C" w:rsidRDefault="00F67980" w:rsidP="0060346A">
            <w:pPr>
              <w:pStyle w:val="TableNormal1"/>
              <w:keepNext w:val="0"/>
              <w:rPr>
                <w:lang w:val="en-US"/>
              </w:rPr>
            </w:pPr>
            <w:smartTag w:uri="urn:schemas-microsoft-com:office:smarttags" w:element="place">
              <w:smartTag w:uri="urn:schemas-microsoft-com:office:smarttags" w:element="PlaceName">
                <w:ins w:id="7637" w:author="Dennis Brandl" w:date="2015-08-17T10:53:00Z">
                  <w:r w:rsidRPr="001C220C">
                    <w:rPr>
                      <w:lang w:val="en-US"/>
                    </w:rPr>
                    <w:t>South</w:t>
                  </w:r>
                </w:ins>
              </w:smartTag>
              <w:ins w:id="7638" w:author="Dennis Brandl" w:date="2015-08-17T10:53:00Z">
                <w:r w:rsidRPr="001C220C">
                  <w:rPr>
                    <w:lang w:val="en-US"/>
                  </w:rPr>
                  <w:t xml:space="preserve"> </w:t>
                </w:r>
                <w:smartTag w:uri="urn:schemas-microsoft-com:office:smarttags" w:element="PlaceType">
                  <w:r w:rsidRPr="001C220C">
                    <w:rPr>
                      <w:lang w:val="en-US"/>
                    </w:rPr>
                    <w:t>Shore</w:t>
                  </w:r>
                </w:smartTag>
              </w:ins>
            </w:smartTag>
            <w:ins w:id="7639" w:author="Dennis Brandl" w:date="2015-08-17T10:53:00Z">
              <w:r w:rsidRPr="001C220C">
                <w:rPr>
                  <w:lang w:val="en-US"/>
                </w:rPr>
                <w:t xml:space="preserve"> (Site) / Work Line (Area)</w:t>
              </w:r>
            </w:ins>
          </w:p>
        </w:tc>
        <w:tc>
          <w:tcPr>
            <w:tcW w:w="1297" w:type="dxa"/>
          </w:tcPr>
          <w:p w14:paraId="440B575C" w14:textId="77777777" w:rsidR="00F67980" w:rsidRPr="001C220C" w:rsidRDefault="00F67980" w:rsidP="0060346A">
            <w:pPr>
              <w:pStyle w:val="TableNormal1"/>
              <w:keepNext w:val="0"/>
              <w:spacing w:before="40"/>
              <w:rPr>
                <w:lang w:val="en-US"/>
              </w:rPr>
            </w:pPr>
            <w:smartTag w:uri="urn:schemas-microsoft-com:office:smarttags" w:element="place">
              <w:smartTag w:uri="urn:schemas-microsoft-com:office:smarttags" w:element="PlaceName">
                <w:ins w:id="7640" w:author="Dennis Brandl" w:date="2015-08-17T10:53:00Z">
                  <w:r w:rsidRPr="001C220C">
                    <w:rPr>
                      <w:lang w:val="en-US"/>
                    </w:rPr>
                    <w:t>South</w:t>
                  </w:r>
                </w:ins>
              </w:smartTag>
              <w:ins w:id="7641" w:author="Dennis Brandl" w:date="2015-08-17T10:53:00Z">
                <w:r w:rsidRPr="001C220C">
                  <w:rPr>
                    <w:lang w:val="en-US"/>
                  </w:rPr>
                  <w:t xml:space="preserve"> </w:t>
                </w:r>
                <w:smartTag w:uri="urn:schemas-microsoft-com:office:smarttags" w:element="PlaceType">
                  <w:r w:rsidRPr="001C220C">
                    <w:rPr>
                      <w:lang w:val="en-US"/>
                    </w:rPr>
                    <w:t>Shore</w:t>
                  </w:r>
                </w:smartTag>
              </w:ins>
            </w:smartTag>
            <w:ins w:id="7642" w:author="Dennis Brandl" w:date="2015-08-17T10:53:00Z">
              <w:r w:rsidRPr="001C220C">
                <w:rPr>
                  <w:lang w:val="en-US"/>
                </w:rPr>
                <w:t xml:space="preserve"> (SITE) / Packaging (Area)</w:t>
              </w:r>
            </w:ins>
          </w:p>
        </w:tc>
        <w:tc>
          <w:tcPr>
            <w:tcW w:w="1080" w:type="dxa"/>
          </w:tcPr>
          <w:p w14:paraId="02232D42" w14:textId="77777777" w:rsidR="00F67980" w:rsidRPr="001C220C" w:rsidRDefault="00F67980" w:rsidP="0060346A">
            <w:pPr>
              <w:pStyle w:val="TableNormal1"/>
              <w:keepNext w:val="0"/>
              <w:spacing w:before="40"/>
              <w:rPr>
                <w:lang w:val="en-US"/>
              </w:rPr>
            </w:pPr>
            <w:smartTag w:uri="urn:schemas-microsoft-com:office:smarttags" w:element="place">
              <w:smartTag w:uri="urn:schemas-microsoft-com:office:smarttags" w:element="PlaceName">
                <w:ins w:id="7643" w:author="Dennis Brandl" w:date="2015-08-17T10:53:00Z">
                  <w:r w:rsidRPr="001C220C">
                    <w:rPr>
                      <w:lang w:val="en-US"/>
                    </w:rPr>
                    <w:t>Mixer</w:t>
                  </w:r>
                </w:ins>
              </w:smartTag>
              <w:ins w:id="7644" w:author="Dennis Brandl" w:date="2015-08-17T10:53:00Z">
                <w:r w:rsidRPr="001C220C">
                  <w:rPr>
                    <w:lang w:val="en-US"/>
                  </w:rPr>
                  <w:t xml:space="preserve"> </w:t>
                </w:r>
                <w:smartTag w:uri="urn:schemas-microsoft-com:office:smarttags" w:element="PlaceName">
                  <w:r w:rsidRPr="001C220C">
                    <w:rPr>
                      <w:lang w:val="en-US"/>
                    </w:rPr>
                    <w:t>Sample</w:t>
                  </w:r>
                </w:smartTag>
                <w:r w:rsidRPr="001C220C">
                  <w:rPr>
                    <w:lang w:val="en-US"/>
                  </w:rPr>
                  <w:t xml:space="preserve"> </w:t>
                </w:r>
                <w:smartTag w:uri="urn:schemas-microsoft-com:office:smarttags" w:element="PlaceType">
                  <w:r w:rsidRPr="001C220C">
                    <w:rPr>
                      <w:lang w:val="en-US"/>
                    </w:rPr>
                    <w:t>Port</w:t>
                  </w:r>
                </w:smartTag>
              </w:ins>
            </w:smartTag>
            <w:ins w:id="7645" w:author="Dennis Brandl" w:date="2015-08-17T10:53:00Z">
              <w:r w:rsidRPr="001C220C">
                <w:rPr>
                  <w:lang w:val="en-US"/>
                </w:rPr>
                <w:t xml:space="preserve"> (Work Unit)</w:t>
              </w:r>
            </w:ins>
          </w:p>
        </w:tc>
        <w:tc>
          <w:tcPr>
            <w:tcW w:w="1080" w:type="dxa"/>
          </w:tcPr>
          <w:p w14:paraId="1A8BDF5F" w14:textId="77777777" w:rsidR="00F67980" w:rsidRPr="001C220C" w:rsidRDefault="00F67980" w:rsidP="0060346A">
            <w:pPr>
              <w:pStyle w:val="TableNormal1"/>
              <w:keepNext w:val="0"/>
              <w:spacing w:before="40"/>
              <w:rPr>
                <w:lang w:val="en-US"/>
              </w:rPr>
            </w:pPr>
            <w:ins w:id="7646" w:author="Dennis Brandl" w:date="2015-08-17T10:53:00Z">
              <w:r w:rsidRPr="001C220C">
                <w:rPr>
                  <w:lang w:val="en-US"/>
                </w:rPr>
                <w:t>Receiving dock (</w:t>
              </w:r>
              <w:smartTag w:uri="urn:schemas-microsoft-com:office:smarttags" w:element="place">
                <w:smartTag w:uri="urn:schemas-microsoft-com:office:smarttags" w:element="PlaceName">
                  <w:r w:rsidRPr="001C220C">
                    <w:rPr>
                      <w:lang w:val="en-US"/>
                    </w:rPr>
                    <w:t>Work</w:t>
                  </w:r>
                </w:smartTag>
                <w:r w:rsidRPr="001C220C">
                  <w:rPr>
                    <w:lang w:val="en-US"/>
                  </w:rPr>
                  <w:t xml:space="preserve"> </w:t>
                </w:r>
                <w:smartTag w:uri="urn:schemas-microsoft-com:office:smarttags" w:element="PlaceType">
                  <w:r w:rsidRPr="001C220C">
                    <w:rPr>
                      <w:lang w:val="en-US"/>
                    </w:rPr>
                    <w:t>Center</w:t>
                  </w:r>
                </w:smartTag>
              </w:smartTag>
              <w:r w:rsidRPr="001C220C">
                <w:rPr>
                  <w:lang w:val="en-US"/>
                </w:rPr>
                <w:t>)</w:t>
              </w:r>
            </w:ins>
          </w:p>
        </w:tc>
      </w:tr>
      <w:tr w:rsidR="001137EC" w:rsidRPr="001C220C" w14:paraId="7DFE4BD4" w14:textId="77777777" w:rsidTr="0060346A">
        <w:trPr>
          <w:jc w:val="center"/>
          <w:ins w:id="7647" w:author="Charles Gifford" w:date="2017-03-17T21:27:00Z"/>
        </w:trPr>
        <w:tc>
          <w:tcPr>
            <w:tcW w:w="1269" w:type="dxa"/>
          </w:tcPr>
          <w:p w14:paraId="1C77F4E1" w14:textId="77777777" w:rsidR="001137EC" w:rsidRPr="00E32145" w:rsidRDefault="001137EC" w:rsidP="001137EC">
            <w:pPr>
              <w:pStyle w:val="TABLE-cell"/>
              <w:rPr>
                <w:ins w:id="7648" w:author="Charles Gifford" w:date="2017-03-17T21:27:00Z"/>
                <w:lang w:val="en-US"/>
              </w:rPr>
            </w:pPr>
            <w:ins w:id="7649" w:author="Charles Gifford" w:date="2017-03-17T21:27:00Z">
              <w:r>
                <w:rPr>
                  <w:lang w:val="en-US"/>
                </w:rPr>
                <w:t>Spatial definition</w:t>
              </w:r>
            </w:ins>
          </w:p>
          <w:p w14:paraId="4521B00F" w14:textId="77777777" w:rsidR="001137EC" w:rsidRDefault="001137EC" w:rsidP="001137EC">
            <w:pPr>
              <w:pStyle w:val="TableNormal1"/>
              <w:keepNext w:val="0"/>
              <w:rPr>
                <w:ins w:id="7650" w:author="Charles Gifford" w:date="2017-03-17T21:27:00Z"/>
                <w:lang w:val="en-US"/>
              </w:rPr>
            </w:pPr>
          </w:p>
        </w:tc>
        <w:tc>
          <w:tcPr>
            <w:tcW w:w="2880" w:type="dxa"/>
          </w:tcPr>
          <w:p w14:paraId="386C1773" w14:textId="40FA2518" w:rsidR="001137EC" w:rsidRPr="001C220C" w:rsidRDefault="001137EC" w:rsidP="001137EC">
            <w:pPr>
              <w:pStyle w:val="TableNormal1"/>
              <w:keepNext w:val="0"/>
              <w:rPr>
                <w:ins w:id="7651" w:author="Charles Gifford" w:date="2017-03-17T21:27:00Z"/>
                <w:lang w:val="en-US"/>
              </w:rPr>
            </w:pPr>
            <w:ins w:id="7652" w:author="Charles Gifford" w:date="2017-03-17T21:27:00Z">
              <w:r>
                <w:rPr>
                  <w:lang w:val="en-US"/>
                </w:rPr>
                <w:t>S</w:t>
              </w:r>
              <w:r w:rsidRPr="00E32145">
                <w:rPr>
                  <w:lang w:val="en-US"/>
                </w:rPr>
                <w:t xml:space="preserve">patially defines the </w:t>
              </w:r>
              <w:r>
                <w:rPr>
                  <w:lang w:val="en-US"/>
                </w:rPr>
                <w:t>personnel resource(s)</w:t>
              </w:r>
              <w:r>
                <w:rPr>
                  <w:i/>
                  <w:lang w:val="en-US"/>
                </w:rPr>
                <w:t xml:space="preserve"> </w:t>
              </w:r>
              <w:r>
                <w:rPr>
                  <w:lang w:val="en-US"/>
                </w:rPr>
                <w:t xml:space="preserve">specified by this </w:t>
              </w:r>
              <w:r>
                <w:rPr>
                  <w:i/>
                  <w:lang w:val="en-US"/>
                </w:rPr>
                <w:t>personnel segment specification</w:t>
              </w:r>
              <w:r w:rsidRPr="00E32145">
                <w:rPr>
                  <w:lang w:val="en-US"/>
                </w:rPr>
                <w:t xml:space="preserve"> as a </w:t>
              </w:r>
              <w:r w:rsidRPr="00C30F13">
                <w:rPr>
                  <w:lang w:val="en-US"/>
                </w:rPr>
                <w:t>0-dimensional point, 1-dimensional line, or 2-dimensional shape or 3-dimensional solid</w:t>
              </w:r>
              <w:r w:rsidRPr="00E32145">
                <w:rPr>
                  <w:lang w:val="en-US"/>
                </w:rPr>
                <w:t>.</w:t>
              </w:r>
            </w:ins>
          </w:p>
        </w:tc>
        <w:tc>
          <w:tcPr>
            <w:tcW w:w="1440" w:type="dxa"/>
          </w:tcPr>
          <w:p w14:paraId="25CC751D" w14:textId="576DDCE3" w:rsidR="001137EC" w:rsidRPr="001C220C" w:rsidRDefault="001137EC" w:rsidP="001137EC">
            <w:pPr>
              <w:pStyle w:val="TableNormal1"/>
              <w:keepNext w:val="0"/>
              <w:rPr>
                <w:ins w:id="7653" w:author="Charles Gifford" w:date="2017-03-17T21:27:00Z"/>
                <w:lang w:val="en-US"/>
              </w:rPr>
            </w:pPr>
            <w:ins w:id="7654" w:author="Charles Gifford" w:date="2017-03-17T21:27:00Z">
              <w:r w:rsidRPr="00E32145">
                <w:rPr>
                  <w:lang w:val="en-US"/>
                </w:rPr>
                <w:t>4326 / EPSG / GPX / lat="45.35" lon="24.15"</w:t>
              </w:r>
            </w:ins>
          </w:p>
        </w:tc>
        <w:tc>
          <w:tcPr>
            <w:tcW w:w="1297" w:type="dxa"/>
          </w:tcPr>
          <w:p w14:paraId="2FB5A750" w14:textId="2CBFE222" w:rsidR="001137EC" w:rsidRPr="001C220C" w:rsidRDefault="001137EC" w:rsidP="001137EC">
            <w:pPr>
              <w:pStyle w:val="TableNormal1"/>
              <w:keepNext w:val="0"/>
              <w:spacing w:before="40"/>
              <w:rPr>
                <w:ins w:id="7655" w:author="Charles Gifford" w:date="2017-03-17T21:27:00Z"/>
                <w:lang w:val="en-US"/>
              </w:rPr>
            </w:pPr>
            <w:ins w:id="7656" w:author="Charles Gifford" w:date="2017-03-17T21:27:00Z">
              <w:r w:rsidRPr="00E32145">
                <w:rPr>
                  <w:lang w:val="en-US"/>
                </w:rPr>
                <w:t>5800 / EPSG / WKT / POINT ( -1000 463 )</w:t>
              </w:r>
            </w:ins>
          </w:p>
        </w:tc>
        <w:tc>
          <w:tcPr>
            <w:tcW w:w="1080" w:type="dxa"/>
          </w:tcPr>
          <w:p w14:paraId="66E0705E" w14:textId="5852FAE2" w:rsidR="001137EC" w:rsidRPr="001C220C" w:rsidRDefault="001137EC" w:rsidP="001137EC">
            <w:pPr>
              <w:pStyle w:val="TableNormal1"/>
              <w:keepNext w:val="0"/>
              <w:spacing w:before="40"/>
              <w:rPr>
                <w:ins w:id="7657" w:author="Charles Gifford" w:date="2017-03-17T21:27:00Z"/>
                <w:lang w:val="en-US"/>
              </w:rPr>
            </w:pPr>
            <w:ins w:id="7658" w:author="Charles Gifford" w:date="2017-03-17T21:27:00Z">
              <w:r w:rsidRPr="00E32145">
                <w:rPr>
                  <w:lang w:val="en-US"/>
                </w:rPr>
                <w:t>4269 / EPSG / WKT / POINT ( 3848472 96789 )</w:t>
              </w:r>
            </w:ins>
          </w:p>
        </w:tc>
        <w:tc>
          <w:tcPr>
            <w:tcW w:w="1080" w:type="dxa"/>
          </w:tcPr>
          <w:p w14:paraId="4B43AADA" w14:textId="026F835A" w:rsidR="001137EC" w:rsidRPr="001C220C" w:rsidRDefault="001137EC" w:rsidP="001137EC">
            <w:pPr>
              <w:pStyle w:val="TableNormal1"/>
              <w:keepNext w:val="0"/>
              <w:spacing w:before="40"/>
              <w:rPr>
                <w:ins w:id="7659" w:author="Charles Gifford" w:date="2017-03-17T21:27:00Z"/>
                <w:lang w:val="en-US"/>
              </w:rPr>
            </w:pPr>
            <w:ins w:id="7660" w:author="Charles Gifford" w:date="2017-03-17T21:27:00Z">
              <w:r w:rsidRPr="00E32145">
                <w:rPr>
                  <w:lang w:val="en-US"/>
                </w:rPr>
                <w:t>6283 / EPSG / WKT / POLYGON ( ( -646.99 676.18, -645.14 683.09, -646.99 676.18 ) )</w:t>
              </w:r>
            </w:ins>
          </w:p>
        </w:tc>
      </w:tr>
      <w:tr w:rsidR="001137EC" w:rsidRPr="001C220C" w14:paraId="016816BE" w14:textId="77777777" w:rsidTr="0060346A">
        <w:trPr>
          <w:jc w:val="center"/>
          <w:ins w:id="7661" w:author="Charles Gifford" w:date="2017-03-17T21:27:00Z"/>
        </w:trPr>
        <w:tc>
          <w:tcPr>
            <w:tcW w:w="1269" w:type="dxa"/>
          </w:tcPr>
          <w:p w14:paraId="1956A874" w14:textId="0B0EBF9B" w:rsidR="001137EC" w:rsidRDefault="001137EC" w:rsidP="001137EC">
            <w:pPr>
              <w:pStyle w:val="TableNormal1"/>
              <w:keepNext w:val="0"/>
              <w:rPr>
                <w:ins w:id="7662" w:author="Charles Gifford" w:date="2017-03-17T21:27:00Z"/>
                <w:lang w:val="en-US"/>
              </w:rPr>
            </w:pPr>
            <w:ins w:id="7663" w:author="Charles Gifford" w:date="2017-03-17T21:27:00Z">
              <w:r>
                <w:rPr>
                  <w:lang w:val="en-US"/>
                </w:rPr>
                <w:t>Operational location</w:t>
              </w:r>
            </w:ins>
          </w:p>
        </w:tc>
        <w:tc>
          <w:tcPr>
            <w:tcW w:w="2880" w:type="dxa"/>
          </w:tcPr>
          <w:p w14:paraId="2C89221D" w14:textId="4FD961B8" w:rsidR="001137EC" w:rsidRPr="001C220C" w:rsidRDefault="001137EC" w:rsidP="001137EC">
            <w:pPr>
              <w:pStyle w:val="TableNormal1"/>
              <w:keepNext w:val="0"/>
              <w:rPr>
                <w:ins w:id="7664" w:author="Charles Gifford" w:date="2017-03-17T21:27:00Z"/>
                <w:lang w:val="en-US"/>
              </w:rPr>
            </w:pPr>
            <w:ins w:id="7665" w:author="Charles Gifford" w:date="2017-03-17T21:27:00Z">
              <w:r w:rsidRPr="00E32145">
                <w:rPr>
                  <w:lang w:val="en-US"/>
                </w:rPr>
                <w:t xml:space="preserve">Identifies the </w:t>
              </w:r>
              <w:r w:rsidRPr="00A35CF4">
                <w:rPr>
                  <w:lang w:val="en-US"/>
                </w:rPr>
                <w:t>operational location</w:t>
              </w:r>
              <w:r w:rsidRPr="00E32145">
                <w:rPr>
                  <w:lang w:val="en-US"/>
                </w:rPr>
                <w:t xml:space="preserve"> of the personnel resource(s) specified by this </w:t>
              </w:r>
              <w:r w:rsidRPr="00E32145">
                <w:rPr>
                  <w:i/>
                  <w:lang w:val="en-US"/>
                </w:rPr>
                <w:t>personnel segment specification</w:t>
              </w:r>
              <w:r>
                <w:rPr>
                  <w:i/>
                  <w:lang w:val="en-US"/>
                </w:rPr>
                <w:t>.</w:t>
              </w:r>
            </w:ins>
          </w:p>
        </w:tc>
        <w:tc>
          <w:tcPr>
            <w:tcW w:w="1440" w:type="dxa"/>
          </w:tcPr>
          <w:p w14:paraId="23EE8050" w14:textId="6186BA75" w:rsidR="001137EC" w:rsidRPr="001C220C" w:rsidRDefault="001137EC" w:rsidP="001137EC">
            <w:pPr>
              <w:pStyle w:val="TableNormal1"/>
              <w:keepNext w:val="0"/>
              <w:rPr>
                <w:ins w:id="7666" w:author="Charles Gifford" w:date="2017-03-17T21:27:00Z"/>
                <w:lang w:val="en-US"/>
              </w:rPr>
            </w:pPr>
            <w:ins w:id="7667" w:author="Charles Gifford" w:date="2017-03-17T21:27:00Z">
              <w:r>
                <w:rPr>
                  <w:lang w:val="en-US"/>
                </w:rPr>
                <w:t>SST57</w:t>
              </w:r>
            </w:ins>
          </w:p>
        </w:tc>
        <w:tc>
          <w:tcPr>
            <w:tcW w:w="1297" w:type="dxa"/>
          </w:tcPr>
          <w:p w14:paraId="0FBD455F" w14:textId="08ABF745" w:rsidR="001137EC" w:rsidRPr="001C220C" w:rsidRDefault="001137EC" w:rsidP="001137EC">
            <w:pPr>
              <w:pStyle w:val="TableNormal1"/>
              <w:keepNext w:val="0"/>
              <w:spacing w:before="40"/>
              <w:rPr>
                <w:ins w:id="7668" w:author="Charles Gifford" w:date="2017-03-17T21:27:00Z"/>
                <w:lang w:val="en-US"/>
              </w:rPr>
            </w:pPr>
            <w:ins w:id="7669" w:author="Charles Gifford" w:date="2017-03-17T21:27:00Z">
              <w:r w:rsidRPr="00E32145">
                <w:rPr>
                  <w:lang w:val="en-US"/>
                </w:rPr>
                <w:t>Maintenance Shed 4S</w:t>
              </w:r>
            </w:ins>
          </w:p>
        </w:tc>
        <w:tc>
          <w:tcPr>
            <w:tcW w:w="1080" w:type="dxa"/>
          </w:tcPr>
          <w:p w14:paraId="6B1B0BDA" w14:textId="4839C099" w:rsidR="001137EC" w:rsidRPr="001C220C" w:rsidRDefault="001137EC" w:rsidP="001137EC">
            <w:pPr>
              <w:pStyle w:val="TableNormal1"/>
              <w:keepNext w:val="0"/>
              <w:spacing w:before="40"/>
              <w:rPr>
                <w:ins w:id="7670" w:author="Charles Gifford" w:date="2017-03-17T21:27:00Z"/>
                <w:lang w:val="en-US"/>
              </w:rPr>
            </w:pPr>
            <w:ins w:id="7671" w:author="Charles Gifford" w:date="2017-03-17T21:27:00Z">
              <w:r>
                <w:rPr>
                  <w:lang w:val="en-US"/>
                </w:rPr>
                <w:t>Sample Pickup 3</w:t>
              </w:r>
            </w:ins>
          </w:p>
        </w:tc>
        <w:tc>
          <w:tcPr>
            <w:tcW w:w="1080" w:type="dxa"/>
          </w:tcPr>
          <w:p w14:paraId="07A288D5" w14:textId="6A9E7FB3" w:rsidR="001137EC" w:rsidRPr="001C220C" w:rsidRDefault="001137EC" w:rsidP="001137EC">
            <w:pPr>
              <w:pStyle w:val="TableNormal1"/>
              <w:keepNext w:val="0"/>
              <w:spacing w:before="40"/>
              <w:rPr>
                <w:ins w:id="7672" w:author="Charles Gifford" w:date="2017-03-17T21:27:00Z"/>
                <w:lang w:val="en-US"/>
              </w:rPr>
            </w:pPr>
            <w:ins w:id="7673" w:author="Charles Gifford" w:date="2017-03-17T21:27:00Z">
              <w:r>
                <w:rPr>
                  <w:lang w:val="en-US"/>
                </w:rPr>
                <w:t>Waypoint 7</w:t>
              </w:r>
            </w:ins>
          </w:p>
        </w:tc>
      </w:tr>
      <w:tr w:rsidR="001137EC" w:rsidRPr="001C220C" w14:paraId="60694976" w14:textId="77777777" w:rsidTr="0060346A">
        <w:trPr>
          <w:jc w:val="center"/>
          <w:ins w:id="7674" w:author="Charles Gifford" w:date="2017-03-17T21:27:00Z"/>
        </w:trPr>
        <w:tc>
          <w:tcPr>
            <w:tcW w:w="1269" w:type="dxa"/>
          </w:tcPr>
          <w:p w14:paraId="458B1157" w14:textId="5D95F93A" w:rsidR="001137EC" w:rsidRDefault="001137EC" w:rsidP="001137EC">
            <w:pPr>
              <w:pStyle w:val="TableNormal1"/>
              <w:keepNext w:val="0"/>
              <w:rPr>
                <w:ins w:id="7675" w:author="Charles Gifford" w:date="2017-03-17T21:27:00Z"/>
                <w:lang w:val="en-US"/>
              </w:rPr>
            </w:pPr>
            <w:ins w:id="7676" w:author="Charles Gifford" w:date="2017-03-17T21:27:00Z">
              <w:r>
                <w:rPr>
                  <w:lang w:val="en-US"/>
                </w:rPr>
                <w:t>Operational location type</w:t>
              </w:r>
            </w:ins>
          </w:p>
        </w:tc>
        <w:tc>
          <w:tcPr>
            <w:tcW w:w="2880" w:type="dxa"/>
          </w:tcPr>
          <w:p w14:paraId="5D8701EE" w14:textId="77777777" w:rsidR="001137EC" w:rsidRPr="00EF1162" w:rsidRDefault="001137EC" w:rsidP="001137EC">
            <w:pPr>
              <w:pStyle w:val="TableNormal1"/>
              <w:rPr>
                <w:ins w:id="7677" w:author="Charles Gifford" w:date="2017-03-17T21:27:00Z"/>
              </w:rPr>
            </w:pPr>
            <w:ins w:id="7678" w:author="Charles Gifford" w:date="2017-03-17T21:27:00Z">
              <w:r w:rsidRPr="00EF1162">
                <w:t xml:space="preserve">Indicates whether the </w:t>
              </w:r>
              <w:r>
                <w:t xml:space="preserve">operational </w:t>
              </w:r>
              <w:r w:rsidRPr="00EF1162">
                <w:t>location attribute refers to a</w:t>
              </w:r>
              <w:r>
                <w:t>n</w:t>
              </w:r>
              <w:r w:rsidRPr="00EF1162">
                <w:t xml:space="preserve"> </w:t>
              </w:r>
              <w:r w:rsidRPr="00EF1162">
                <w:rPr>
                  <w:i/>
                </w:rPr>
                <w:t>operational</w:t>
              </w:r>
              <w:r>
                <w:t xml:space="preserve"> </w:t>
              </w:r>
              <w:r w:rsidRPr="00EF1162">
                <w:rPr>
                  <w:i/>
                </w:rPr>
                <w:t>location</w:t>
              </w:r>
              <w:r w:rsidRPr="00EF1162">
                <w:t xml:space="preserve"> object, or contains a description of the </w:t>
              </w:r>
              <w:r>
                <w:t xml:space="preserve">operational </w:t>
              </w:r>
              <w:r w:rsidRPr="00EF1162">
                <w:t>location.</w:t>
              </w:r>
            </w:ins>
          </w:p>
          <w:p w14:paraId="1F61FBD4" w14:textId="77777777" w:rsidR="001137EC" w:rsidRPr="00EF1162" w:rsidRDefault="001137EC" w:rsidP="001137EC">
            <w:pPr>
              <w:pStyle w:val="TableNormal1"/>
              <w:rPr>
                <w:ins w:id="7679" w:author="Charles Gifford" w:date="2017-03-17T21:27:00Z"/>
              </w:rPr>
            </w:pPr>
            <w:ins w:id="7680" w:author="Charles Gifford" w:date="2017-03-17T21:27:00Z">
              <w:r w:rsidRPr="00EF1162">
                <w:t>Mandatory where a</w:t>
              </w:r>
              <w:r>
                <w:t>n operational</w:t>
              </w:r>
              <w:r w:rsidRPr="00EF1162">
                <w:t xml:space="preserve"> location </w:t>
              </w:r>
              <w:r>
                <w:t xml:space="preserve">attribute </w:t>
              </w:r>
              <w:r w:rsidRPr="00EF1162">
                <w:t>is specified.  Defined values are:</w:t>
              </w:r>
            </w:ins>
          </w:p>
          <w:p w14:paraId="0D06AADE" w14:textId="77777777" w:rsidR="001137EC" w:rsidRPr="00EF1162" w:rsidRDefault="001137EC" w:rsidP="001137EC">
            <w:pPr>
              <w:pStyle w:val="TableNormal1"/>
              <w:rPr>
                <w:ins w:id="7681" w:author="Charles Gifford" w:date="2017-03-17T21:27:00Z"/>
              </w:rPr>
            </w:pPr>
            <w:ins w:id="7682" w:author="Charles Gifford" w:date="2017-03-17T21:27:00Z">
              <w:r>
                <w:t xml:space="preserve">Operational </w:t>
              </w:r>
              <w:r w:rsidRPr="00EF1162">
                <w:t xml:space="preserve">Location – </w:t>
              </w:r>
              <w:r>
                <w:t>Operational l</w:t>
              </w:r>
              <w:r w:rsidRPr="00EF1162">
                <w:t>ocation attribute references a</w:t>
              </w:r>
              <w:r>
                <w:t>n</w:t>
              </w:r>
              <w:r w:rsidRPr="00EF1162">
                <w:t xml:space="preserve"> </w:t>
              </w:r>
              <w:r w:rsidRPr="00EF1162">
                <w:rPr>
                  <w:i/>
                </w:rPr>
                <w:t>operational</w:t>
              </w:r>
              <w:r>
                <w:t xml:space="preserve"> </w:t>
              </w:r>
              <w:r w:rsidRPr="00EF1162">
                <w:rPr>
                  <w:i/>
                </w:rPr>
                <w:t>location</w:t>
              </w:r>
              <w:r w:rsidRPr="00EF1162">
                <w:t>.</w:t>
              </w:r>
            </w:ins>
          </w:p>
          <w:p w14:paraId="0324FDA4" w14:textId="53D5B8A0" w:rsidR="001137EC" w:rsidRPr="001C220C" w:rsidRDefault="001137EC" w:rsidP="001137EC">
            <w:pPr>
              <w:pStyle w:val="TableNormal1"/>
              <w:keepNext w:val="0"/>
              <w:rPr>
                <w:ins w:id="7683" w:author="Charles Gifford" w:date="2017-03-17T21:27:00Z"/>
                <w:lang w:val="en-US"/>
              </w:rPr>
            </w:pPr>
            <w:ins w:id="7684" w:author="Charles Gifford" w:date="2017-03-17T21:27:00Z">
              <w:r>
                <w:rPr>
                  <w:lang w:val="en-US"/>
                </w:rPr>
                <w:t>Description – Operational l</w:t>
              </w:r>
              <w:r w:rsidRPr="00EF1162">
                <w:rPr>
                  <w:lang w:val="en-US"/>
                </w:rPr>
                <w:t xml:space="preserve">ocation attribute contains a description of the </w:t>
              </w:r>
              <w:r>
                <w:rPr>
                  <w:lang w:val="en-US"/>
                </w:rPr>
                <w:t xml:space="preserve">operational </w:t>
              </w:r>
              <w:r w:rsidRPr="00EF1162">
                <w:rPr>
                  <w:lang w:val="en-US"/>
                </w:rPr>
                <w:t>location, such as a street address.</w:t>
              </w:r>
            </w:ins>
          </w:p>
        </w:tc>
        <w:tc>
          <w:tcPr>
            <w:tcW w:w="1440" w:type="dxa"/>
          </w:tcPr>
          <w:p w14:paraId="3D23378C" w14:textId="4918B1E2" w:rsidR="001137EC" w:rsidRPr="001C220C" w:rsidRDefault="001137EC" w:rsidP="001137EC">
            <w:pPr>
              <w:pStyle w:val="TableNormal1"/>
              <w:keepNext w:val="0"/>
              <w:rPr>
                <w:ins w:id="7685" w:author="Charles Gifford" w:date="2017-03-17T21:27:00Z"/>
                <w:lang w:val="en-US"/>
              </w:rPr>
            </w:pPr>
            <w:ins w:id="7686" w:author="Charles Gifford" w:date="2017-03-17T21:27:00Z">
              <w:r>
                <w:rPr>
                  <w:lang w:val="en-US"/>
                </w:rPr>
                <w:t>Operational location</w:t>
              </w:r>
            </w:ins>
          </w:p>
        </w:tc>
        <w:tc>
          <w:tcPr>
            <w:tcW w:w="1297" w:type="dxa"/>
          </w:tcPr>
          <w:p w14:paraId="0B16CDD5" w14:textId="536D0A2F" w:rsidR="001137EC" w:rsidRPr="001C220C" w:rsidRDefault="001137EC" w:rsidP="001137EC">
            <w:pPr>
              <w:pStyle w:val="TableNormal1"/>
              <w:keepNext w:val="0"/>
              <w:spacing w:before="40"/>
              <w:rPr>
                <w:ins w:id="7687" w:author="Charles Gifford" w:date="2017-03-17T21:27:00Z"/>
                <w:lang w:val="en-US"/>
              </w:rPr>
            </w:pPr>
            <w:ins w:id="7688" w:author="Charles Gifford" w:date="2017-03-17T21:27:00Z">
              <w:r>
                <w:rPr>
                  <w:lang w:val="en-US"/>
                </w:rPr>
                <w:t>Description</w:t>
              </w:r>
            </w:ins>
          </w:p>
        </w:tc>
        <w:tc>
          <w:tcPr>
            <w:tcW w:w="1080" w:type="dxa"/>
          </w:tcPr>
          <w:p w14:paraId="04E311F0" w14:textId="192C9A2C" w:rsidR="001137EC" w:rsidRPr="001C220C" w:rsidRDefault="001137EC" w:rsidP="001137EC">
            <w:pPr>
              <w:pStyle w:val="TableNormal1"/>
              <w:keepNext w:val="0"/>
              <w:spacing w:before="40"/>
              <w:rPr>
                <w:ins w:id="7689" w:author="Charles Gifford" w:date="2017-03-17T21:27:00Z"/>
                <w:lang w:val="en-US"/>
              </w:rPr>
            </w:pPr>
            <w:ins w:id="7690" w:author="Charles Gifford" w:date="2017-03-17T21:27:00Z">
              <w:r>
                <w:rPr>
                  <w:lang w:val="en-US"/>
                </w:rPr>
                <w:t>Operational Location</w:t>
              </w:r>
            </w:ins>
          </w:p>
        </w:tc>
        <w:tc>
          <w:tcPr>
            <w:tcW w:w="1080" w:type="dxa"/>
          </w:tcPr>
          <w:p w14:paraId="1633E873" w14:textId="5F234F71" w:rsidR="001137EC" w:rsidRPr="001C220C" w:rsidRDefault="001137EC" w:rsidP="001137EC">
            <w:pPr>
              <w:pStyle w:val="TableNormal1"/>
              <w:keepNext w:val="0"/>
              <w:spacing w:before="40"/>
              <w:rPr>
                <w:ins w:id="7691" w:author="Charles Gifford" w:date="2017-03-17T21:27:00Z"/>
                <w:lang w:val="en-US"/>
              </w:rPr>
            </w:pPr>
            <w:ins w:id="7692" w:author="Charles Gifford" w:date="2017-03-17T21:27:00Z">
              <w:r>
                <w:rPr>
                  <w:lang w:val="en-US"/>
                </w:rPr>
                <w:t>Operational Location</w:t>
              </w:r>
            </w:ins>
          </w:p>
        </w:tc>
      </w:tr>
      <w:tr w:rsidR="00F67980" w:rsidRPr="001C220C" w14:paraId="314AE92C" w14:textId="77777777" w:rsidTr="0060346A">
        <w:trPr>
          <w:jc w:val="center"/>
        </w:trPr>
        <w:tc>
          <w:tcPr>
            <w:tcW w:w="1269" w:type="dxa"/>
          </w:tcPr>
          <w:p w14:paraId="720FC3E2" w14:textId="77777777" w:rsidR="00F67980" w:rsidRPr="001C220C" w:rsidRDefault="00F67980" w:rsidP="0060346A">
            <w:pPr>
              <w:pStyle w:val="TableNormal1"/>
              <w:keepNext w:val="0"/>
              <w:rPr>
                <w:lang w:val="en-US"/>
              </w:rPr>
            </w:pPr>
            <w:r w:rsidRPr="001C220C">
              <w:rPr>
                <w:lang w:val="en-US"/>
              </w:rPr>
              <w:t xml:space="preserve">Personnel </w:t>
            </w:r>
            <w:r w:rsidR="003357D0">
              <w:rPr>
                <w:lang w:val="en-US"/>
              </w:rPr>
              <w:t>u</w:t>
            </w:r>
            <w:r w:rsidRPr="001C220C">
              <w:rPr>
                <w:lang w:val="en-US"/>
              </w:rPr>
              <w:t xml:space="preserve">se </w:t>
            </w:r>
          </w:p>
        </w:tc>
        <w:tc>
          <w:tcPr>
            <w:tcW w:w="2880" w:type="dxa"/>
          </w:tcPr>
          <w:p w14:paraId="61DA97EF" w14:textId="77777777" w:rsidR="00F67980" w:rsidRPr="001C220C" w:rsidRDefault="00F67980" w:rsidP="0060346A">
            <w:pPr>
              <w:pStyle w:val="TableNormal1"/>
              <w:keepNext w:val="0"/>
              <w:rPr>
                <w:lang w:val="en-US"/>
              </w:rPr>
            </w:pPr>
            <w:r w:rsidRPr="001C220C">
              <w:rPr>
                <w:lang w:val="en-US"/>
              </w:rPr>
              <w:t xml:space="preserve">Defines the expected use of the </w:t>
            </w:r>
            <w:r w:rsidRPr="003357D0">
              <w:rPr>
                <w:i/>
                <w:lang w:val="en-US"/>
              </w:rPr>
              <w:t>personnel class</w:t>
            </w:r>
            <w:r w:rsidRPr="001C220C">
              <w:rPr>
                <w:lang w:val="en-US"/>
              </w:rPr>
              <w:t xml:space="preserve"> or </w:t>
            </w:r>
            <w:r w:rsidRPr="003357D0">
              <w:rPr>
                <w:i/>
                <w:lang w:val="en-US"/>
              </w:rPr>
              <w:t>person</w:t>
            </w:r>
            <w:r w:rsidRPr="001C220C">
              <w:rPr>
                <w:lang w:val="en-US"/>
              </w:rPr>
              <w:t>.</w:t>
            </w:r>
          </w:p>
        </w:tc>
        <w:tc>
          <w:tcPr>
            <w:tcW w:w="1440" w:type="dxa"/>
          </w:tcPr>
          <w:p w14:paraId="1A038CB6" w14:textId="77777777" w:rsidR="00F67980" w:rsidRPr="001C220C" w:rsidRDefault="00F67980" w:rsidP="0060346A">
            <w:pPr>
              <w:pStyle w:val="TableNormal1"/>
              <w:keepNext w:val="0"/>
              <w:rPr>
                <w:lang w:val="en-US"/>
              </w:rPr>
            </w:pPr>
            <w:r w:rsidRPr="001C220C">
              <w:rPr>
                <w:lang w:val="en-US"/>
              </w:rPr>
              <w:t>Allocated</w:t>
            </w:r>
          </w:p>
        </w:tc>
        <w:tc>
          <w:tcPr>
            <w:tcW w:w="1297" w:type="dxa"/>
          </w:tcPr>
          <w:p w14:paraId="1539D047" w14:textId="77777777" w:rsidR="00F67980" w:rsidRPr="001C220C" w:rsidRDefault="00F67980" w:rsidP="0060346A">
            <w:pPr>
              <w:pStyle w:val="TableNormal1"/>
              <w:keepNext w:val="0"/>
              <w:spacing w:before="40"/>
              <w:rPr>
                <w:lang w:val="en-US"/>
              </w:rPr>
            </w:pPr>
            <w:r w:rsidRPr="001C220C">
              <w:rPr>
                <w:lang w:val="en-US"/>
              </w:rPr>
              <w:t>Certified</w:t>
            </w:r>
          </w:p>
        </w:tc>
        <w:tc>
          <w:tcPr>
            <w:tcW w:w="1080" w:type="dxa"/>
          </w:tcPr>
          <w:p w14:paraId="65F7E312" w14:textId="77777777" w:rsidR="00F67980" w:rsidRPr="001C220C" w:rsidRDefault="00F67980" w:rsidP="0060346A">
            <w:pPr>
              <w:pStyle w:val="TableNormal1"/>
              <w:keepNext w:val="0"/>
              <w:spacing w:before="40"/>
              <w:rPr>
                <w:lang w:val="en-US"/>
              </w:rPr>
            </w:pPr>
            <w:r w:rsidRPr="001C220C">
              <w:rPr>
                <w:lang w:val="en-US"/>
              </w:rPr>
              <w:t>Certified</w:t>
            </w:r>
          </w:p>
        </w:tc>
        <w:tc>
          <w:tcPr>
            <w:tcW w:w="1080" w:type="dxa"/>
          </w:tcPr>
          <w:p w14:paraId="71CF1AFA" w14:textId="77777777" w:rsidR="00F67980" w:rsidRPr="001C220C" w:rsidRDefault="00F67980" w:rsidP="0060346A">
            <w:pPr>
              <w:pStyle w:val="TableNormal1"/>
              <w:keepNext w:val="0"/>
              <w:spacing w:before="40"/>
              <w:rPr>
                <w:lang w:val="en-US"/>
              </w:rPr>
            </w:pPr>
            <w:r w:rsidRPr="001C220C">
              <w:rPr>
                <w:lang w:val="en-US"/>
              </w:rPr>
              <w:t>Allocated</w:t>
            </w:r>
          </w:p>
        </w:tc>
      </w:tr>
      <w:tr w:rsidR="00F67980" w:rsidRPr="001C220C" w14:paraId="0D323EE8" w14:textId="77777777" w:rsidTr="0060346A">
        <w:trPr>
          <w:jc w:val="center"/>
        </w:trPr>
        <w:tc>
          <w:tcPr>
            <w:tcW w:w="1269" w:type="dxa"/>
          </w:tcPr>
          <w:p w14:paraId="21E01CAC" w14:textId="77777777" w:rsidR="00F67980" w:rsidRPr="001C220C" w:rsidRDefault="00F67980" w:rsidP="0060346A">
            <w:pPr>
              <w:pStyle w:val="TableNormal1"/>
              <w:keepNext w:val="0"/>
              <w:rPr>
                <w:lang w:val="en-US"/>
              </w:rPr>
            </w:pPr>
            <w:r w:rsidRPr="001C220C">
              <w:rPr>
                <w:lang w:val="en-US"/>
              </w:rPr>
              <w:t>Quantity</w:t>
            </w:r>
          </w:p>
        </w:tc>
        <w:tc>
          <w:tcPr>
            <w:tcW w:w="2880" w:type="dxa"/>
          </w:tcPr>
          <w:p w14:paraId="2DB8A43D" w14:textId="77777777" w:rsidR="00F67980" w:rsidRPr="001C220C" w:rsidRDefault="00F67980" w:rsidP="0060346A">
            <w:pPr>
              <w:pStyle w:val="TableNormal1"/>
              <w:keepNext w:val="0"/>
              <w:rPr>
                <w:lang w:val="en-US"/>
              </w:rPr>
            </w:pPr>
            <w:r w:rsidRPr="001C220C">
              <w:rPr>
                <w:lang w:val="en-US"/>
              </w:rPr>
              <w:t xml:space="preserve">Specifies the </w:t>
            </w:r>
            <w:r w:rsidRPr="00F80077">
              <w:rPr>
                <w:i/>
                <w:lang w:val="en-US"/>
              </w:rPr>
              <w:t xml:space="preserve">personnel </w:t>
            </w:r>
            <w:r w:rsidRPr="001C220C">
              <w:rPr>
                <w:lang w:val="en-US"/>
              </w:rPr>
              <w:t xml:space="preserve">resource required for the parent </w:t>
            </w:r>
            <w:r w:rsidRPr="001C220C">
              <w:rPr>
                <w:i/>
                <w:lang w:val="en-US"/>
              </w:rPr>
              <w:t>process segment</w:t>
            </w:r>
            <w:r w:rsidRPr="001C220C">
              <w:rPr>
                <w:lang w:val="en-US"/>
              </w:rPr>
              <w:t>, if applicable.</w:t>
            </w:r>
          </w:p>
        </w:tc>
        <w:tc>
          <w:tcPr>
            <w:tcW w:w="1440" w:type="dxa"/>
          </w:tcPr>
          <w:p w14:paraId="1F818304" w14:textId="77777777" w:rsidR="00F67980" w:rsidRPr="001C220C" w:rsidRDefault="00F67980" w:rsidP="0060346A">
            <w:pPr>
              <w:pStyle w:val="TableNormal1"/>
              <w:keepNext w:val="0"/>
              <w:rPr>
                <w:lang w:val="en-US"/>
              </w:rPr>
            </w:pPr>
            <w:r w:rsidRPr="001C220C">
              <w:rPr>
                <w:lang w:val="en-US"/>
              </w:rPr>
              <w:t>1</w:t>
            </w:r>
            <w:r>
              <w:rPr>
                <w:lang w:val="en-US"/>
              </w:rPr>
              <w:t>,</w:t>
            </w:r>
            <w:r w:rsidRPr="001C220C">
              <w:rPr>
                <w:lang w:val="en-US"/>
              </w:rPr>
              <w:t>3</w:t>
            </w:r>
          </w:p>
        </w:tc>
        <w:tc>
          <w:tcPr>
            <w:tcW w:w="1297" w:type="dxa"/>
          </w:tcPr>
          <w:p w14:paraId="468BF589" w14:textId="77777777" w:rsidR="00F67980" w:rsidRPr="001C220C" w:rsidRDefault="00F67980" w:rsidP="0060346A">
            <w:pPr>
              <w:pStyle w:val="TableNormal1"/>
              <w:keepNext w:val="0"/>
              <w:spacing w:before="40"/>
              <w:rPr>
                <w:lang w:val="en-US"/>
              </w:rPr>
            </w:pPr>
            <w:r w:rsidRPr="001C220C">
              <w:rPr>
                <w:lang w:val="en-US"/>
              </w:rPr>
              <w:t>2</w:t>
            </w:r>
          </w:p>
        </w:tc>
        <w:tc>
          <w:tcPr>
            <w:tcW w:w="1080" w:type="dxa"/>
          </w:tcPr>
          <w:p w14:paraId="025774BF" w14:textId="77777777" w:rsidR="00F67980" w:rsidRPr="001C220C" w:rsidRDefault="00F67980" w:rsidP="0060346A">
            <w:pPr>
              <w:pStyle w:val="TableNormal1"/>
              <w:keepNext w:val="0"/>
              <w:spacing w:before="40"/>
              <w:rPr>
                <w:lang w:val="en-US"/>
              </w:rPr>
            </w:pPr>
            <w:r>
              <w:rPr>
                <w:lang w:val="en-US"/>
              </w:rPr>
              <w:t>0,</w:t>
            </w:r>
            <w:r w:rsidRPr="001C220C">
              <w:rPr>
                <w:lang w:val="en-US"/>
              </w:rPr>
              <w:t>5</w:t>
            </w:r>
          </w:p>
        </w:tc>
        <w:tc>
          <w:tcPr>
            <w:tcW w:w="1080" w:type="dxa"/>
          </w:tcPr>
          <w:p w14:paraId="70266D0B" w14:textId="77777777" w:rsidR="00F67980" w:rsidRPr="001C220C" w:rsidRDefault="00F67980" w:rsidP="0060346A">
            <w:pPr>
              <w:pStyle w:val="TableNormal1"/>
              <w:keepNext w:val="0"/>
              <w:spacing w:before="40"/>
              <w:rPr>
                <w:lang w:val="en-US"/>
              </w:rPr>
            </w:pPr>
            <w:r w:rsidRPr="001C220C">
              <w:rPr>
                <w:lang w:val="en-US"/>
              </w:rPr>
              <w:t>5</w:t>
            </w:r>
          </w:p>
        </w:tc>
      </w:tr>
      <w:tr w:rsidR="00F67980" w:rsidRPr="001C220C" w14:paraId="22B3D551" w14:textId="77777777" w:rsidTr="0060346A">
        <w:trPr>
          <w:jc w:val="center"/>
        </w:trPr>
        <w:tc>
          <w:tcPr>
            <w:tcW w:w="1269" w:type="dxa"/>
          </w:tcPr>
          <w:p w14:paraId="5BA3F0B8" w14:textId="77777777" w:rsidR="00F67980" w:rsidRPr="001C220C" w:rsidRDefault="00F67980" w:rsidP="0060346A">
            <w:pPr>
              <w:pStyle w:val="TableNormal1"/>
              <w:keepNext w:val="0"/>
              <w:rPr>
                <w:lang w:val="en-US"/>
              </w:rPr>
            </w:pPr>
            <w:r w:rsidRPr="001C220C">
              <w:rPr>
                <w:lang w:val="en-US"/>
              </w:rPr>
              <w:t xml:space="preserve">Quantity </w:t>
            </w:r>
            <w:r w:rsidR="003357D0">
              <w:rPr>
                <w:lang w:val="en-US"/>
              </w:rPr>
              <w:t>u</w:t>
            </w:r>
            <w:r w:rsidRPr="001C220C">
              <w:rPr>
                <w:lang w:val="en-US"/>
              </w:rPr>
              <w:t xml:space="preserve">nit of </w:t>
            </w:r>
            <w:r w:rsidR="003357D0">
              <w:rPr>
                <w:lang w:val="en-US"/>
              </w:rPr>
              <w:t>m</w:t>
            </w:r>
            <w:r w:rsidRPr="001C220C">
              <w:rPr>
                <w:lang w:val="en-US"/>
              </w:rPr>
              <w:t>easure</w:t>
            </w:r>
          </w:p>
        </w:tc>
        <w:tc>
          <w:tcPr>
            <w:tcW w:w="2880" w:type="dxa"/>
          </w:tcPr>
          <w:p w14:paraId="3B56A3A7" w14:textId="77777777" w:rsidR="00F67980" w:rsidRPr="001C220C" w:rsidRDefault="00F67980" w:rsidP="0060346A">
            <w:pPr>
              <w:pStyle w:val="TableNormal1"/>
              <w:keepNext w:val="0"/>
              <w:rPr>
                <w:lang w:val="en-US"/>
              </w:rPr>
            </w:pPr>
            <w:r w:rsidRPr="001C220C">
              <w:rPr>
                <w:lang w:val="en-US"/>
              </w:rPr>
              <w:t>The unit of measure of the associated quantity, if applicable.</w:t>
            </w:r>
          </w:p>
        </w:tc>
        <w:tc>
          <w:tcPr>
            <w:tcW w:w="1440" w:type="dxa"/>
          </w:tcPr>
          <w:p w14:paraId="05D10B39" w14:textId="77777777" w:rsidR="00F67980" w:rsidRPr="001C220C" w:rsidRDefault="00F67980" w:rsidP="0060346A">
            <w:pPr>
              <w:pStyle w:val="TableNormal1"/>
              <w:keepNext w:val="0"/>
              <w:rPr>
                <w:lang w:val="en-US"/>
              </w:rPr>
            </w:pPr>
            <w:r w:rsidRPr="001C220C">
              <w:rPr>
                <w:lang w:val="en-US"/>
              </w:rPr>
              <w:t>Hours / piece</w:t>
            </w:r>
          </w:p>
        </w:tc>
        <w:tc>
          <w:tcPr>
            <w:tcW w:w="1297" w:type="dxa"/>
          </w:tcPr>
          <w:p w14:paraId="3FA83D1C" w14:textId="77777777" w:rsidR="00F67980" w:rsidRPr="001C220C" w:rsidRDefault="00F67980" w:rsidP="0060346A">
            <w:pPr>
              <w:pStyle w:val="TableNormal1"/>
              <w:keepNext w:val="0"/>
              <w:spacing w:before="40"/>
              <w:rPr>
                <w:lang w:val="en-US"/>
              </w:rPr>
            </w:pPr>
            <w:r w:rsidRPr="001C220C">
              <w:rPr>
                <w:lang w:val="en-US"/>
              </w:rPr>
              <w:t>Hours / motor</w:t>
            </w:r>
          </w:p>
        </w:tc>
        <w:tc>
          <w:tcPr>
            <w:tcW w:w="1080" w:type="dxa"/>
          </w:tcPr>
          <w:p w14:paraId="343D25E0" w14:textId="77777777" w:rsidR="00F67980" w:rsidRPr="001C220C" w:rsidRDefault="00F67980" w:rsidP="0060346A">
            <w:pPr>
              <w:pStyle w:val="TableNormal1"/>
              <w:keepNext w:val="0"/>
              <w:spacing w:before="40"/>
              <w:rPr>
                <w:lang w:val="en-US"/>
              </w:rPr>
            </w:pPr>
            <w:r w:rsidRPr="001C220C">
              <w:rPr>
                <w:lang w:val="en-US"/>
              </w:rPr>
              <w:t>Hours / sample</w:t>
            </w:r>
          </w:p>
        </w:tc>
        <w:tc>
          <w:tcPr>
            <w:tcW w:w="1080" w:type="dxa"/>
          </w:tcPr>
          <w:p w14:paraId="28E2DFE3" w14:textId="77777777" w:rsidR="00F67980" w:rsidRPr="001C220C" w:rsidRDefault="00F67980" w:rsidP="0060346A">
            <w:pPr>
              <w:pStyle w:val="TableNormal1"/>
              <w:keepNext w:val="0"/>
              <w:spacing w:before="40"/>
              <w:rPr>
                <w:lang w:val="en-US"/>
              </w:rPr>
            </w:pPr>
            <w:r w:rsidRPr="001C220C">
              <w:rPr>
                <w:lang w:val="en-US"/>
              </w:rPr>
              <w:t>minutes / transfer</w:t>
            </w:r>
          </w:p>
        </w:tc>
      </w:tr>
      <w:tr w:rsidR="00F67980" w:rsidRPr="001C220C" w14:paraId="1596DA9D" w14:textId="77777777" w:rsidTr="0060346A">
        <w:trPr>
          <w:jc w:val="center"/>
        </w:trPr>
        <w:tc>
          <w:tcPr>
            <w:tcW w:w="9046" w:type="dxa"/>
            <w:gridSpan w:val="6"/>
          </w:tcPr>
          <w:p w14:paraId="680B53B3" w14:textId="77777777" w:rsidR="00F67980" w:rsidRPr="001C220C" w:rsidRDefault="00F67980" w:rsidP="0060346A">
            <w:pPr>
              <w:pStyle w:val="TableNormal1"/>
              <w:keepNext w:val="0"/>
              <w:spacing w:before="40"/>
              <w:rPr>
                <w:lang w:val="en-US"/>
              </w:rPr>
            </w:pPr>
            <w:r w:rsidRPr="001C220C">
              <w:rPr>
                <w:lang w:val="en-US"/>
              </w:rPr>
              <w:t xml:space="preserve">* Typically only </w:t>
            </w:r>
            <w:r w:rsidRPr="001C220C">
              <w:rPr>
                <w:i/>
                <w:lang w:val="en-US"/>
              </w:rPr>
              <w:t>personnel class</w:t>
            </w:r>
            <w:r w:rsidRPr="001C220C">
              <w:rPr>
                <w:lang w:val="en-US"/>
              </w:rPr>
              <w:t xml:space="preserve"> is defined.</w:t>
            </w:r>
          </w:p>
        </w:tc>
      </w:tr>
    </w:tbl>
    <w:p w14:paraId="574D71AE" w14:textId="7F3A2FC0" w:rsidR="008B4A6F" w:rsidRPr="00600813" w:rsidRDefault="001137EC" w:rsidP="001137EC">
      <w:pPr>
        <w:pStyle w:val="NOTE0"/>
      </w:pPr>
      <w:ins w:id="7693" w:author="Charles Gifford" w:date="2017-03-17T21:31:00Z">
        <w:r w:rsidRPr="001137EC">
          <w:rPr>
            <w:lang w:val="en-US"/>
          </w:rPr>
          <w:t>NOTE</w:t>
        </w:r>
        <w:r w:rsidRPr="001137EC">
          <w:rPr>
            <w:lang w:val="en-US"/>
          </w:rPr>
          <w:tab/>
          <w:t>A personnel segment specification may specify both a spatial definition and an operational location where it is necessary to specify the spatial definition of the specified personnel resource(s) within a given operational location.</w:t>
        </w:r>
      </w:ins>
    </w:p>
    <w:p w14:paraId="510F0656" w14:textId="77777777" w:rsidR="008B4A6F" w:rsidRPr="001C220C" w:rsidRDefault="008B4A6F" w:rsidP="003E1075">
      <w:pPr>
        <w:pStyle w:val="Heading3"/>
      </w:pPr>
      <w:bookmarkStart w:id="7694" w:name="_Toc161566433"/>
      <w:bookmarkStart w:id="7695" w:name="_Toc320176935"/>
      <w:r w:rsidRPr="001C220C">
        <w:t xml:space="preserve">Personnel </w:t>
      </w:r>
      <w:r w:rsidR="007208F6" w:rsidRPr="001C220C">
        <w:t xml:space="preserve">segment </w:t>
      </w:r>
      <w:r w:rsidRPr="001C220C">
        <w:t>specification property</w:t>
      </w:r>
      <w:bookmarkEnd w:id="7694"/>
      <w:bookmarkEnd w:id="7695"/>
    </w:p>
    <w:p w14:paraId="4873012F" w14:textId="77777777" w:rsidR="00AE642B" w:rsidRDefault="00527430" w:rsidP="00D3451A">
      <w:pPr>
        <w:pStyle w:val="PARAGRAPH"/>
        <w:rPr>
          <w:lang w:val="en-US"/>
        </w:rPr>
      </w:pPr>
      <w:r w:rsidRPr="001C220C">
        <w:rPr>
          <w:lang w:val="en-US"/>
        </w:rPr>
        <w:t xml:space="preserve">Specific properties that are required </w:t>
      </w:r>
      <w:r w:rsidR="000C7AD0">
        <w:rPr>
          <w:lang w:val="en-US"/>
        </w:rPr>
        <w:t xml:space="preserve">for </w:t>
      </w:r>
      <w:r w:rsidR="000C7AD0" w:rsidRPr="000C7AD0">
        <w:rPr>
          <w:i/>
          <w:lang w:val="en-US"/>
        </w:rPr>
        <w:t>personnel segment specifications</w:t>
      </w:r>
      <w:r w:rsidR="000C7AD0">
        <w:rPr>
          <w:lang w:val="en-US"/>
        </w:rPr>
        <w:t xml:space="preserve"> </w:t>
      </w:r>
      <w:r w:rsidR="000C7AD0" w:rsidRPr="001C220C">
        <w:rPr>
          <w:lang w:val="en-US"/>
        </w:rPr>
        <w:t>shall be presented as</w:t>
      </w:r>
      <w:r w:rsidRPr="001C220C">
        <w:rPr>
          <w:lang w:val="en-US"/>
        </w:rPr>
        <w:t xml:space="preserve"> </w:t>
      </w:r>
      <w:r w:rsidRPr="000C7AD0">
        <w:rPr>
          <w:i/>
          <w:lang w:val="en-US"/>
        </w:rPr>
        <w:t xml:space="preserve">personnel </w:t>
      </w:r>
      <w:r w:rsidR="007208F6" w:rsidRPr="000C7AD0">
        <w:rPr>
          <w:i/>
          <w:lang w:val="en-US"/>
        </w:rPr>
        <w:t xml:space="preserve">segment </w:t>
      </w:r>
      <w:r w:rsidRPr="000C7AD0">
        <w:rPr>
          <w:i/>
          <w:lang w:val="en-US"/>
        </w:rPr>
        <w:t>specification properties</w:t>
      </w:r>
      <w:r w:rsidRPr="001C220C">
        <w:rPr>
          <w:lang w:val="en-US"/>
        </w:rPr>
        <w:t>.</w:t>
      </w:r>
      <w:r w:rsidR="00AE642B" w:rsidRPr="00AE642B">
        <w:rPr>
          <w:lang w:val="en-US"/>
        </w:rPr>
        <w:t xml:space="preserve"> </w:t>
      </w:r>
    </w:p>
    <w:p w14:paraId="7F015025" w14:textId="77777777" w:rsidR="00527430" w:rsidRPr="001C220C" w:rsidRDefault="00AE642B" w:rsidP="00D3451A">
      <w:pPr>
        <w:pStyle w:val="PARAGRAPH"/>
        <w:rPr>
          <w:lang w:val="en-US"/>
        </w:rPr>
      </w:pPr>
      <w:r w:rsidRPr="000C7AD0">
        <w:rPr>
          <w:i/>
          <w:lang w:val="en-US"/>
        </w:rPr>
        <w:t>Personnel segment specification properties</w:t>
      </w:r>
      <w:r>
        <w:rPr>
          <w:lang w:val="en-US"/>
        </w:rPr>
        <w:t xml:space="preserve"> may contain nested </w:t>
      </w:r>
      <w:r w:rsidRPr="000C7AD0">
        <w:rPr>
          <w:i/>
          <w:lang w:val="en-US"/>
        </w:rPr>
        <w:t>personnel segment specification properties</w:t>
      </w:r>
      <w:r>
        <w:rPr>
          <w:lang w:val="en-US"/>
        </w:rPr>
        <w:t>.</w:t>
      </w:r>
    </w:p>
    <w:p w14:paraId="706CA71B" w14:textId="1D3A4FA8" w:rsidR="006B034A" w:rsidRPr="001C220C" w:rsidRDefault="007F4060" w:rsidP="006B034A">
      <w:pPr>
        <w:pStyle w:val="PARAGRAPH"/>
        <w:rPr>
          <w:lang w:val="en-US"/>
        </w:rPr>
      </w:pPr>
      <w:r>
        <w:rPr>
          <w:lang w:val="en-US"/>
        </w:rPr>
        <w:fldChar w:fldCharType="begin"/>
      </w:r>
      <w:r>
        <w:rPr>
          <w:lang w:val="en-US"/>
        </w:rPr>
        <w:instrText xml:space="preserve"> REF _Ref449097724 \h </w:instrText>
      </w:r>
      <w:r>
        <w:rPr>
          <w:lang w:val="en-US"/>
        </w:rPr>
      </w:r>
      <w:r>
        <w:rPr>
          <w:lang w:val="en-US"/>
        </w:rPr>
        <w:fldChar w:fldCharType="separate"/>
      </w:r>
      <w:r w:rsidR="00EE42EE" w:rsidRPr="001C220C">
        <w:rPr>
          <w:lang w:val="en-US"/>
        </w:rPr>
        <w:t xml:space="preserve">Table </w:t>
      </w:r>
      <w:r w:rsidR="00EE42EE">
        <w:rPr>
          <w:noProof/>
          <w:lang w:val="en-US"/>
        </w:rPr>
        <w:t>76</w:t>
      </w:r>
      <w:r>
        <w:rPr>
          <w:lang w:val="en-US"/>
        </w:rPr>
        <w:fldChar w:fldCharType="end"/>
      </w:r>
      <w:r>
        <w:rPr>
          <w:lang w:val="en-US"/>
        </w:rPr>
        <w:t xml:space="preserve"> </w:t>
      </w:r>
      <w:r w:rsidR="008B4A6F" w:rsidRPr="001C220C">
        <w:rPr>
          <w:lang w:val="en-US"/>
        </w:rPr>
        <w:t xml:space="preserve">defines the </w:t>
      </w:r>
      <w:r w:rsidR="006B034A">
        <w:rPr>
          <w:lang w:val="en-US"/>
        </w:rPr>
        <w:t>relationship</w:t>
      </w:r>
      <w:r w:rsidR="00446A1E">
        <w:rPr>
          <w:lang w:val="en-US"/>
        </w:rPr>
        <w:t xml:space="preserve"> role</w:t>
      </w:r>
      <w:r w:rsidR="008B4A6F" w:rsidRPr="001C220C">
        <w:rPr>
          <w:lang w:val="en-US"/>
        </w:rPr>
        <w:t>s for</w:t>
      </w:r>
      <w:r w:rsidR="00CA22DD">
        <w:rPr>
          <w:lang w:val="en-US"/>
        </w:rPr>
        <w:t xml:space="preserve"> </w:t>
      </w:r>
      <w:r w:rsidR="00DF0BF4">
        <w:rPr>
          <w:lang w:val="en-US"/>
        </w:rPr>
        <w:t>the</w:t>
      </w:r>
      <w:r w:rsidR="008B4A6F" w:rsidRPr="001C220C">
        <w:rPr>
          <w:lang w:val="en-US"/>
        </w:rPr>
        <w:t xml:space="preserve"> </w:t>
      </w:r>
      <w:r w:rsidR="008B4A6F" w:rsidRPr="001C220C">
        <w:rPr>
          <w:i/>
          <w:lang w:val="en-US"/>
        </w:rPr>
        <w:t xml:space="preserve">personnel </w:t>
      </w:r>
      <w:r w:rsidR="007208F6" w:rsidRPr="001C220C">
        <w:rPr>
          <w:i/>
          <w:lang w:val="en-US"/>
        </w:rPr>
        <w:t xml:space="preserve">segment </w:t>
      </w:r>
      <w:r w:rsidR="008B4A6F" w:rsidRPr="001C220C">
        <w:rPr>
          <w:i/>
          <w:lang w:val="en-US"/>
        </w:rPr>
        <w:t>specification property</w:t>
      </w:r>
      <w:r w:rsidR="000A0CF7">
        <w:rPr>
          <w:lang w:val="en-US"/>
        </w:rPr>
        <w:t>.</w:t>
      </w:r>
      <w:r w:rsidR="006B034A">
        <w:rPr>
          <w:lang w:val="en-US"/>
        </w:rPr>
        <w:t xml:space="preserve"> </w:t>
      </w:r>
      <w:r w:rsidR="006B034A">
        <w:rPr>
          <w:lang w:val="en-US"/>
        </w:rPr>
        <w:fldChar w:fldCharType="begin"/>
      </w:r>
      <w:r w:rsidR="006B034A">
        <w:rPr>
          <w:lang w:val="en-US"/>
        </w:rPr>
        <w:instrText xml:space="preserve"> REF _Ref161732087 \h </w:instrText>
      </w:r>
      <w:r w:rsidR="006B034A">
        <w:rPr>
          <w:lang w:val="en-US"/>
        </w:rPr>
      </w:r>
      <w:r w:rsidR="006B034A">
        <w:rPr>
          <w:lang w:val="en-US"/>
        </w:rPr>
        <w:fldChar w:fldCharType="separate"/>
      </w:r>
      <w:r w:rsidR="00EE42EE" w:rsidRPr="001C220C">
        <w:rPr>
          <w:lang w:val="en-US"/>
        </w:rPr>
        <w:t xml:space="preserve">Table </w:t>
      </w:r>
      <w:r w:rsidR="00EE42EE">
        <w:rPr>
          <w:noProof/>
          <w:lang w:val="en-US"/>
        </w:rPr>
        <w:t>77</w:t>
      </w:r>
      <w:r w:rsidR="006B034A">
        <w:rPr>
          <w:lang w:val="en-US"/>
        </w:rPr>
        <w:fldChar w:fldCharType="end"/>
      </w:r>
      <w:r w:rsidR="006B034A" w:rsidRPr="001C220C">
        <w:rPr>
          <w:lang w:val="en-US"/>
        </w:rPr>
        <w:t xml:space="preserve"> defines the attributes for</w:t>
      </w:r>
      <w:r w:rsidR="00CA22DD">
        <w:rPr>
          <w:lang w:val="en-US"/>
        </w:rPr>
        <w:t xml:space="preserve"> </w:t>
      </w:r>
      <w:r w:rsidR="00DF0BF4">
        <w:rPr>
          <w:lang w:val="en-US"/>
        </w:rPr>
        <w:t>the</w:t>
      </w:r>
      <w:r w:rsidR="006B034A" w:rsidRPr="001C220C">
        <w:rPr>
          <w:lang w:val="en-US"/>
        </w:rPr>
        <w:t xml:space="preserve"> </w:t>
      </w:r>
      <w:r w:rsidR="006B034A" w:rsidRPr="001C220C">
        <w:rPr>
          <w:i/>
          <w:lang w:val="en-US"/>
        </w:rPr>
        <w:t>personnel segment specification property</w:t>
      </w:r>
      <w:r w:rsidR="006B034A">
        <w:rPr>
          <w:lang w:val="en-US"/>
        </w:rPr>
        <w:t>.</w:t>
      </w:r>
    </w:p>
    <w:p w14:paraId="1353A6D4" w14:textId="61857AC2" w:rsidR="006B034A" w:rsidRDefault="006B034A" w:rsidP="006B034A">
      <w:pPr>
        <w:pStyle w:val="TABLE-title"/>
        <w:rPr>
          <w:ins w:id="7696" w:author="Charles Gifford" w:date="2017-03-19T15:49:00Z"/>
          <w:lang w:val="en-US"/>
        </w:rPr>
      </w:pPr>
      <w:bookmarkStart w:id="7697" w:name="_Ref449097724"/>
      <w:bookmarkStart w:id="7698" w:name="_Toc478492377"/>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EE42EE">
        <w:rPr>
          <w:noProof/>
          <w:lang w:val="en-US"/>
        </w:rPr>
        <w:t>76</w:t>
      </w:r>
      <w:r w:rsidR="00FD29D6">
        <w:rPr>
          <w:lang w:val="en-US"/>
        </w:rPr>
        <w:fldChar w:fldCharType="end"/>
      </w:r>
      <w:bookmarkEnd w:id="7697"/>
      <w:r w:rsidRPr="001C220C">
        <w:rPr>
          <w:lang w:val="en-US"/>
        </w:rPr>
        <w:t xml:space="preserve"> </w:t>
      </w:r>
      <w:r>
        <w:rPr>
          <w:lang w:val="en-US"/>
        </w:rPr>
        <w:t>–</w:t>
      </w:r>
      <w:r w:rsidRPr="001C220C">
        <w:rPr>
          <w:lang w:val="en-US"/>
        </w:rPr>
        <w:t xml:space="preserve"> </w:t>
      </w:r>
      <w:r>
        <w:rPr>
          <w:lang w:val="en-US"/>
        </w:rPr>
        <w:t>P</w:t>
      </w:r>
      <w:r w:rsidRPr="001C220C">
        <w:rPr>
          <w:lang w:val="en-US"/>
        </w:rPr>
        <w:t xml:space="preserve">ersonnel segment specification property </w:t>
      </w:r>
      <w:r>
        <w:rPr>
          <w:lang w:val="en-US"/>
        </w:rPr>
        <w:t>relationship</w:t>
      </w:r>
      <w:r w:rsidR="00446A1E">
        <w:rPr>
          <w:lang w:val="en-US"/>
        </w:rPr>
        <w:t xml:space="preserve"> role</w:t>
      </w:r>
      <w:r>
        <w:rPr>
          <w:lang w:val="en-US"/>
        </w:rPr>
        <w:t>s</w:t>
      </w:r>
      <w:bookmarkEnd w:id="7698"/>
    </w:p>
    <w:tbl>
      <w:tblPr>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870"/>
      </w:tblGrid>
      <w:tr w:rsidR="00446A1E" w:rsidRPr="009432BC" w14:paraId="24A73D7C" w14:textId="77777777" w:rsidTr="00446A1E">
        <w:trPr>
          <w:trHeight w:val="197"/>
          <w:tblHeader/>
          <w:ins w:id="7699" w:author="Charles Gifford" w:date="2017-03-19T15:49:00Z"/>
        </w:trPr>
        <w:tc>
          <w:tcPr>
            <w:tcW w:w="2155" w:type="dxa"/>
            <w:shd w:val="clear" w:color="auto" w:fill="auto"/>
          </w:tcPr>
          <w:p w14:paraId="474FC2BB" w14:textId="77777777" w:rsidR="00446A1E" w:rsidRPr="009432BC" w:rsidRDefault="00446A1E" w:rsidP="00446A1E">
            <w:pPr>
              <w:pStyle w:val="TABLE-col-heading"/>
              <w:rPr>
                <w:ins w:id="7700" w:author="Charles Gifford" w:date="2017-03-19T15:49:00Z"/>
              </w:rPr>
            </w:pPr>
            <w:ins w:id="7701" w:author="Charles Gifford" w:date="2017-03-19T15:49:00Z">
              <w:r w:rsidRPr="009432BC">
                <w:t>Related Object</w:t>
              </w:r>
            </w:ins>
          </w:p>
        </w:tc>
        <w:tc>
          <w:tcPr>
            <w:tcW w:w="2070" w:type="dxa"/>
            <w:shd w:val="clear" w:color="auto" w:fill="auto"/>
          </w:tcPr>
          <w:p w14:paraId="59EE5A25" w14:textId="77777777" w:rsidR="00446A1E" w:rsidRPr="009432BC" w:rsidRDefault="00446A1E" w:rsidP="00446A1E">
            <w:pPr>
              <w:pStyle w:val="TABLE-col-heading"/>
              <w:rPr>
                <w:ins w:id="7702" w:author="Charles Gifford" w:date="2017-03-19T15:49:00Z"/>
              </w:rPr>
            </w:pPr>
            <w:ins w:id="7703" w:author="Charles Gifford" w:date="2017-03-19T15:49:00Z">
              <w:r w:rsidRPr="009432BC">
                <w:t>Role</w:t>
              </w:r>
            </w:ins>
          </w:p>
        </w:tc>
        <w:tc>
          <w:tcPr>
            <w:tcW w:w="1080" w:type="dxa"/>
            <w:shd w:val="clear" w:color="auto" w:fill="auto"/>
          </w:tcPr>
          <w:p w14:paraId="280531F5" w14:textId="77777777" w:rsidR="00446A1E" w:rsidRPr="009432BC" w:rsidRDefault="00446A1E" w:rsidP="00446A1E">
            <w:pPr>
              <w:pStyle w:val="TABLE-col-heading"/>
              <w:rPr>
                <w:ins w:id="7704" w:author="Charles Gifford" w:date="2017-03-19T15:49:00Z"/>
              </w:rPr>
            </w:pPr>
            <w:ins w:id="7705" w:author="Charles Gifford" w:date="2017-03-19T15:49:00Z">
              <w:r w:rsidRPr="009432BC">
                <w:t>Multiplicity</w:t>
              </w:r>
            </w:ins>
          </w:p>
        </w:tc>
        <w:tc>
          <w:tcPr>
            <w:tcW w:w="3870" w:type="dxa"/>
            <w:shd w:val="clear" w:color="auto" w:fill="auto"/>
          </w:tcPr>
          <w:p w14:paraId="6A5A48C9" w14:textId="77777777" w:rsidR="00446A1E" w:rsidRPr="009432BC" w:rsidRDefault="00446A1E" w:rsidP="00446A1E">
            <w:pPr>
              <w:pStyle w:val="TABLE-col-heading"/>
              <w:rPr>
                <w:ins w:id="7706" w:author="Charles Gifford" w:date="2017-03-19T15:49:00Z"/>
              </w:rPr>
            </w:pPr>
            <w:ins w:id="7707" w:author="Charles Gifford" w:date="2017-03-19T15:49:00Z">
              <w:r w:rsidRPr="009432BC">
                <w:t>Description</w:t>
              </w:r>
            </w:ins>
          </w:p>
        </w:tc>
      </w:tr>
      <w:tr w:rsidR="00446A1E" w:rsidRPr="009432BC" w14:paraId="4256C703" w14:textId="77777777" w:rsidTr="00446A1E">
        <w:trPr>
          <w:trHeight w:val="494"/>
          <w:ins w:id="7708" w:author="Charles Gifford" w:date="2017-03-19T15:49:00Z"/>
        </w:trPr>
        <w:tc>
          <w:tcPr>
            <w:tcW w:w="2155" w:type="dxa"/>
          </w:tcPr>
          <w:p w14:paraId="3EEE7831" w14:textId="77777777" w:rsidR="00446A1E" w:rsidRPr="009432BC" w:rsidRDefault="00446A1E" w:rsidP="00446A1E">
            <w:pPr>
              <w:pStyle w:val="TABLE-cell"/>
              <w:rPr>
                <w:ins w:id="7709" w:author="Charles Gifford" w:date="2017-03-19T15:49:00Z"/>
              </w:rPr>
            </w:pPr>
            <w:ins w:id="7710" w:author="Charles Gifford" w:date="2017-03-19T15:49:00Z">
              <w:r w:rsidRPr="0030452A">
                <w:t>Personnel segment specification property</w:t>
              </w:r>
            </w:ins>
          </w:p>
        </w:tc>
        <w:tc>
          <w:tcPr>
            <w:tcW w:w="2070" w:type="dxa"/>
          </w:tcPr>
          <w:p w14:paraId="5D85C7D7" w14:textId="5E49BA54" w:rsidR="00446A1E" w:rsidRPr="009432BC" w:rsidRDefault="00446A1E" w:rsidP="00446A1E">
            <w:pPr>
              <w:pStyle w:val="TABLE-cell"/>
              <w:rPr>
                <w:ins w:id="7711" w:author="Charles Gifford" w:date="2017-03-19T15:49:00Z"/>
              </w:rPr>
            </w:pPr>
            <w:ins w:id="7712" w:author="Charles Gifford" w:date="2017-03-19T15:49:00Z">
              <w:r w:rsidRPr="0030452A">
                <w:t>Personnel segment specification property</w:t>
              </w:r>
            </w:ins>
            <w:ins w:id="7713" w:author="Charles Gifford" w:date="2017-03-27T23:07:00Z">
              <w:r w:rsidR="00967293">
                <w:t xml:space="preserve"> ch</w:t>
              </w:r>
            </w:ins>
            <w:ins w:id="7714" w:author="Charles Gifford" w:date="2017-03-27T23:08:00Z">
              <w:r w:rsidR="00967293">
                <w:t>ild</w:t>
              </w:r>
            </w:ins>
          </w:p>
        </w:tc>
        <w:tc>
          <w:tcPr>
            <w:tcW w:w="1080" w:type="dxa"/>
          </w:tcPr>
          <w:p w14:paraId="70506D5A" w14:textId="77777777" w:rsidR="00446A1E" w:rsidRPr="009432BC" w:rsidRDefault="00446A1E" w:rsidP="00446A1E">
            <w:pPr>
              <w:pStyle w:val="TABLE-cell"/>
              <w:rPr>
                <w:ins w:id="7715" w:author="Charles Gifford" w:date="2017-03-19T15:49:00Z"/>
              </w:rPr>
            </w:pPr>
            <w:ins w:id="7716" w:author="Charles Gifford" w:date="2017-03-19T15:49:00Z">
              <w:r w:rsidRPr="0030452A">
                <w:t>0..*</w:t>
              </w:r>
            </w:ins>
          </w:p>
        </w:tc>
        <w:tc>
          <w:tcPr>
            <w:tcW w:w="3870" w:type="dxa"/>
          </w:tcPr>
          <w:p w14:paraId="58800543" w14:textId="77777777" w:rsidR="00446A1E" w:rsidRPr="009432BC" w:rsidRDefault="00446A1E" w:rsidP="00446A1E">
            <w:pPr>
              <w:pStyle w:val="TABLE-cell"/>
              <w:rPr>
                <w:ins w:id="7717" w:author="Charles Gifford" w:date="2017-03-19T15:49:00Z"/>
              </w:rPr>
            </w:pPr>
            <w:ins w:id="7718" w:author="Charles Gifford" w:date="2017-03-19T15:49:00Z">
              <w:r w:rsidRPr="0030452A">
                <w:t xml:space="preserve">The </w:t>
              </w:r>
              <w:r w:rsidRPr="0030452A">
                <w:rPr>
                  <w:i/>
                </w:rPr>
                <w:t>personnel segment specification property(s)</w:t>
              </w:r>
              <w:r w:rsidRPr="0030452A">
                <w:t xml:space="preserve"> of this </w:t>
              </w:r>
              <w:r w:rsidRPr="0030452A">
                <w:rPr>
                  <w:i/>
                </w:rPr>
                <w:t>personnel</w:t>
              </w:r>
              <w:r w:rsidRPr="0030452A">
                <w:t xml:space="preserve"> </w:t>
              </w:r>
              <w:r w:rsidRPr="0030452A">
                <w:rPr>
                  <w:i/>
                </w:rPr>
                <w:t>segment specification</w:t>
              </w:r>
              <w:r>
                <w:rPr>
                  <w:i/>
                </w:rPr>
                <w:t xml:space="preserve"> property</w:t>
              </w:r>
              <w:r w:rsidRPr="0030452A">
                <w:t>.</w:t>
              </w:r>
            </w:ins>
          </w:p>
        </w:tc>
      </w:tr>
      <w:tr w:rsidR="00446A1E" w:rsidRPr="009432BC" w14:paraId="1705AC67" w14:textId="77777777" w:rsidTr="00446A1E">
        <w:trPr>
          <w:trHeight w:val="494"/>
          <w:ins w:id="7719" w:author="Charles Gifford" w:date="2017-03-19T15:49:00Z"/>
        </w:trPr>
        <w:tc>
          <w:tcPr>
            <w:tcW w:w="2155" w:type="dxa"/>
          </w:tcPr>
          <w:p w14:paraId="161D989B" w14:textId="77777777" w:rsidR="00446A1E" w:rsidRPr="009432BC" w:rsidRDefault="00446A1E" w:rsidP="00446A1E">
            <w:pPr>
              <w:pStyle w:val="TABLE-cell"/>
              <w:rPr>
                <w:ins w:id="7720" w:author="Charles Gifford" w:date="2017-03-19T15:49:00Z"/>
              </w:rPr>
            </w:pPr>
            <w:ins w:id="7721" w:author="Charles Gifford" w:date="2017-03-19T15:49:00Z">
              <w:r w:rsidRPr="0030452A">
                <w:t>Pe</w:t>
              </w:r>
              <w:r>
                <w:t>rsonnel segment specification</w:t>
              </w:r>
            </w:ins>
          </w:p>
        </w:tc>
        <w:tc>
          <w:tcPr>
            <w:tcW w:w="2070" w:type="dxa"/>
          </w:tcPr>
          <w:p w14:paraId="087435F9" w14:textId="77777777" w:rsidR="00446A1E" w:rsidRPr="009432BC" w:rsidRDefault="00446A1E" w:rsidP="00446A1E">
            <w:pPr>
              <w:pStyle w:val="TABLE-cell"/>
              <w:rPr>
                <w:ins w:id="7722" w:author="Charles Gifford" w:date="2017-03-19T15:49:00Z"/>
              </w:rPr>
            </w:pPr>
            <w:ins w:id="7723" w:author="Charles Gifford" w:date="2017-03-19T15:49:00Z">
              <w:r>
                <w:t>NA</w:t>
              </w:r>
            </w:ins>
          </w:p>
        </w:tc>
        <w:tc>
          <w:tcPr>
            <w:tcW w:w="1080" w:type="dxa"/>
          </w:tcPr>
          <w:p w14:paraId="6D4745C1" w14:textId="77777777" w:rsidR="00446A1E" w:rsidRPr="009432BC" w:rsidRDefault="00446A1E" w:rsidP="00446A1E">
            <w:pPr>
              <w:pStyle w:val="TABLE-cell"/>
              <w:rPr>
                <w:ins w:id="7724" w:author="Charles Gifford" w:date="2017-03-19T15:49:00Z"/>
              </w:rPr>
            </w:pPr>
            <w:ins w:id="7725" w:author="Charles Gifford" w:date="2017-03-19T15:49:00Z">
              <w:r>
                <w:t>1</w:t>
              </w:r>
            </w:ins>
          </w:p>
        </w:tc>
        <w:tc>
          <w:tcPr>
            <w:tcW w:w="3870" w:type="dxa"/>
          </w:tcPr>
          <w:p w14:paraId="624BF512" w14:textId="77777777" w:rsidR="00446A1E" w:rsidRPr="009432BC" w:rsidRDefault="00446A1E" w:rsidP="00446A1E">
            <w:pPr>
              <w:pStyle w:val="TABLE-cell"/>
              <w:rPr>
                <w:ins w:id="7726" w:author="Charles Gifford" w:date="2017-03-19T15:49:00Z"/>
              </w:rPr>
            </w:pPr>
            <w:ins w:id="7727" w:author="Charles Gifford" w:date="2017-03-19T15:49:00Z">
              <w:r w:rsidRPr="0030452A">
                <w:t xml:space="preserve">The </w:t>
              </w:r>
              <w:r w:rsidRPr="0030452A">
                <w:rPr>
                  <w:i/>
                </w:rPr>
                <w:t>personnel segment specification property(s)</w:t>
              </w:r>
              <w:r w:rsidRPr="0030452A">
                <w:t xml:space="preserve"> of this </w:t>
              </w:r>
              <w:r w:rsidRPr="0030452A">
                <w:rPr>
                  <w:i/>
                </w:rPr>
                <w:t>personnel</w:t>
              </w:r>
              <w:r w:rsidRPr="0030452A">
                <w:t xml:space="preserve"> </w:t>
              </w:r>
              <w:r w:rsidRPr="0030452A">
                <w:rPr>
                  <w:i/>
                </w:rPr>
                <w:t>segment specification</w:t>
              </w:r>
              <w:r>
                <w:rPr>
                  <w:i/>
                </w:rPr>
                <w:t xml:space="preserve"> property</w:t>
              </w:r>
              <w:r w:rsidRPr="0030452A">
                <w:t>.</w:t>
              </w:r>
            </w:ins>
          </w:p>
        </w:tc>
      </w:tr>
      <w:tr w:rsidR="00446A1E" w:rsidRPr="009432BC" w14:paraId="0FA14713" w14:textId="77777777" w:rsidTr="00446A1E">
        <w:trPr>
          <w:trHeight w:val="494"/>
          <w:ins w:id="7728" w:author="Charles Gifford" w:date="2017-03-19T15:49:00Z"/>
        </w:trPr>
        <w:tc>
          <w:tcPr>
            <w:tcW w:w="2155" w:type="dxa"/>
            <w:shd w:val="clear" w:color="auto" w:fill="auto"/>
          </w:tcPr>
          <w:p w14:paraId="4FB39E5E" w14:textId="77777777" w:rsidR="00446A1E" w:rsidRPr="0030452A" w:rsidRDefault="00446A1E" w:rsidP="00446A1E">
            <w:pPr>
              <w:pStyle w:val="TABLE-cell"/>
              <w:rPr>
                <w:ins w:id="7729" w:author="Charles Gifford" w:date="2017-03-19T15:49:00Z"/>
              </w:rPr>
            </w:pPr>
            <w:ins w:id="7730" w:author="Charles Gifford" w:date="2017-03-19T15:49:00Z">
              <w:r w:rsidRPr="00BA207E">
                <w:t>Personnel class</w:t>
              </w:r>
              <w:r>
                <w:t xml:space="preserve"> property</w:t>
              </w:r>
            </w:ins>
          </w:p>
        </w:tc>
        <w:tc>
          <w:tcPr>
            <w:tcW w:w="2070" w:type="dxa"/>
            <w:shd w:val="clear" w:color="auto" w:fill="auto"/>
          </w:tcPr>
          <w:p w14:paraId="38CF69C5" w14:textId="77777777" w:rsidR="00446A1E" w:rsidRPr="0030452A" w:rsidRDefault="00446A1E" w:rsidP="00446A1E">
            <w:pPr>
              <w:pStyle w:val="TABLE-cell"/>
              <w:rPr>
                <w:ins w:id="7731" w:author="Charles Gifford" w:date="2017-03-19T15:49:00Z"/>
              </w:rPr>
            </w:pPr>
            <w:ins w:id="7732" w:author="Charles Gifford" w:date="2017-03-19T15:49:00Z">
              <w:r w:rsidRPr="00BA207E">
                <w:t>Personnel class</w:t>
              </w:r>
              <w:r>
                <w:t xml:space="preserve"> property</w:t>
              </w:r>
            </w:ins>
          </w:p>
        </w:tc>
        <w:tc>
          <w:tcPr>
            <w:tcW w:w="1080" w:type="dxa"/>
          </w:tcPr>
          <w:p w14:paraId="08197A72" w14:textId="77777777" w:rsidR="00446A1E" w:rsidRPr="0030452A" w:rsidRDefault="00446A1E" w:rsidP="00446A1E">
            <w:pPr>
              <w:pStyle w:val="TABLE-cell"/>
              <w:rPr>
                <w:ins w:id="7733" w:author="Charles Gifford" w:date="2017-03-19T15:49:00Z"/>
              </w:rPr>
            </w:pPr>
            <w:ins w:id="7734" w:author="Charles Gifford" w:date="2017-03-19T15:49:00Z">
              <w:r w:rsidRPr="0030452A">
                <w:t>0..*</w:t>
              </w:r>
            </w:ins>
          </w:p>
        </w:tc>
        <w:tc>
          <w:tcPr>
            <w:tcW w:w="3870" w:type="dxa"/>
          </w:tcPr>
          <w:p w14:paraId="547B0CA7" w14:textId="77777777" w:rsidR="00446A1E" w:rsidRPr="0030452A" w:rsidRDefault="00446A1E" w:rsidP="00446A1E">
            <w:pPr>
              <w:pStyle w:val="TABLE-cell"/>
              <w:rPr>
                <w:ins w:id="7735" w:author="Charles Gifford" w:date="2017-03-19T15:49:00Z"/>
              </w:rPr>
            </w:pPr>
            <w:ins w:id="7736" w:author="Charles Gifford" w:date="2017-03-19T15:49:00Z">
              <w:r>
                <w:t>A cross-model dependency to</w:t>
              </w:r>
              <w:r w:rsidRPr="00FD719C">
                <w:t xml:space="preserve"> element in the </w:t>
              </w:r>
              <w:r>
                <w:t xml:space="preserve">personnel </w:t>
              </w:r>
              <w:r w:rsidRPr="00FD719C">
                <w:t>model</w:t>
              </w:r>
              <w:r>
                <w:t xml:space="preserve"> as explained in clause 4.6.4</w:t>
              </w:r>
              <w:r w:rsidRPr="00FD719C">
                <w:t>.</w:t>
              </w:r>
            </w:ins>
          </w:p>
        </w:tc>
      </w:tr>
      <w:tr w:rsidR="00446A1E" w:rsidRPr="009432BC" w14:paraId="40BF4B2A" w14:textId="77777777" w:rsidTr="00446A1E">
        <w:trPr>
          <w:trHeight w:val="440"/>
          <w:ins w:id="7737" w:author="Charles Gifford" w:date="2017-03-19T15:49:00Z"/>
        </w:trPr>
        <w:tc>
          <w:tcPr>
            <w:tcW w:w="2155" w:type="dxa"/>
            <w:shd w:val="clear" w:color="auto" w:fill="auto"/>
          </w:tcPr>
          <w:p w14:paraId="393066AA" w14:textId="77777777" w:rsidR="00446A1E" w:rsidRPr="009432BC" w:rsidRDefault="00446A1E" w:rsidP="00446A1E">
            <w:pPr>
              <w:pStyle w:val="TABLE-cell"/>
              <w:rPr>
                <w:ins w:id="7738" w:author="Charles Gifford" w:date="2017-03-19T15:49:00Z"/>
              </w:rPr>
            </w:pPr>
            <w:ins w:id="7739" w:author="Charles Gifford" w:date="2017-03-19T15:49:00Z">
              <w:r w:rsidRPr="00BA207E">
                <w:t>Person</w:t>
              </w:r>
              <w:r>
                <w:t xml:space="preserve"> property</w:t>
              </w:r>
            </w:ins>
          </w:p>
        </w:tc>
        <w:tc>
          <w:tcPr>
            <w:tcW w:w="2070" w:type="dxa"/>
            <w:shd w:val="clear" w:color="auto" w:fill="auto"/>
          </w:tcPr>
          <w:p w14:paraId="10DF5B88" w14:textId="77777777" w:rsidR="00446A1E" w:rsidRPr="009432BC" w:rsidRDefault="00446A1E" w:rsidP="00446A1E">
            <w:pPr>
              <w:pStyle w:val="TABLE-cell"/>
              <w:rPr>
                <w:ins w:id="7740" w:author="Charles Gifford" w:date="2017-03-19T15:49:00Z"/>
              </w:rPr>
            </w:pPr>
            <w:ins w:id="7741" w:author="Charles Gifford" w:date="2017-03-19T15:49:00Z">
              <w:r w:rsidRPr="00BA207E">
                <w:t>Person</w:t>
              </w:r>
              <w:r>
                <w:t xml:space="preserve"> property</w:t>
              </w:r>
            </w:ins>
          </w:p>
        </w:tc>
        <w:tc>
          <w:tcPr>
            <w:tcW w:w="1080" w:type="dxa"/>
          </w:tcPr>
          <w:p w14:paraId="63C726BA" w14:textId="77777777" w:rsidR="00446A1E" w:rsidRPr="009432BC" w:rsidRDefault="00446A1E" w:rsidP="00446A1E">
            <w:pPr>
              <w:pStyle w:val="TABLE-cell"/>
              <w:rPr>
                <w:ins w:id="7742" w:author="Charles Gifford" w:date="2017-03-19T15:49:00Z"/>
              </w:rPr>
            </w:pPr>
            <w:ins w:id="7743" w:author="Charles Gifford" w:date="2017-03-19T15:49:00Z">
              <w:r w:rsidRPr="0030452A">
                <w:t>0..*</w:t>
              </w:r>
            </w:ins>
          </w:p>
        </w:tc>
        <w:tc>
          <w:tcPr>
            <w:tcW w:w="3870" w:type="dxa"/>
            <w:shd w:val="clear" w:color="auto" w:fill="auto"/>
          </w:tcPr>
          <w:p w14:paraId="6A25A1DB" w14:textId="77777777" w:rsidR="00446A1E" w:rsidRPr="009432BC" w:rsidRDefault="00446A1E" w:rsidP="00446A1E">
            <w:pPr>
              <w:pStyle w:val="TABLE-cell"/>
              <w:rPr>
                <w:ins w:id="7744" w:author="Charles Gifford" w:date="2017-03-19T15:49:00Z"/>
              </w:rPr>
            </w:pPr>
            <w:ins w:id="7745" w:author="Charles Gifford" w:date="2017-03-19T15:49:00Z">
              <w:r>
                <w:t>A cross-model dependency</w:t>
              </w:r>
              <w:r w:rsidRPr="002C3CDB">
                <w:t xml:space="preserve"> to element in the personnel model as explained in clause 4.6.4.</w:t>
              </w:r>
            </w:ins>
          </w:p>
        </w:tc>
      </w:tr>
    </w:tbl>
    <w:p w14:paraId="4B3C4855" w14:textId="2DF393AE" w:rsidR="008B4A6F" w:rsidRPr="001C220C" w:rsidRDefault="008B4A6F" w:rsidP="00665B55">
      <w:pPr>
        <w:pStyle w:val="TABLE-title"/>
        <w:rPr>
          <w:lang w:val="en-US"/>
        </w:rPr>
      </w:pPr>
      <w:bookmarkStart w:id="7746" w:name="_Ref161732087"/>
      <w:bookmarkStart w:id="7747" w:name="_Toc266864155"/>
      <w:bookmarkStart w:id="7748" w:name="_Toc306621043"/>
      <w:bookmarkStart w:id="7749" w:name="_Toc320178439"/>
      <w:bookmarkStart w:id="7750" w:name="_Toc161631633"/>
      <w:bookmarkStart w:id="7751" w:name="_Toc478492378"/>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EE42EE">
        <w:rPr>
          <w:noProof/>
          <w:lang w:val="en-US"/>
        </w:rPr>
        <w:t>77</w:t>
      </w:r>
      <w:r w:rsidR="00FD29D6">
        <w:rPr>
          <w:lang w:val="en-US"/>
        </w:rPr>
        <w:fldChar w:fldCharType="end"/>
      </w:r>
      <w:bookmarkEnd w:id="7746"/>
      <w:r w:rsidRPr="001C220C">
        <w:rPr>
          <w:lang w:val="en-US"/>
        </w:rPr>
        <w:t xml:space="preserve"> </w:t>
      </w:r>
      <w:r w:rsidR="00D3451A">
        <w:rPr>
          <w:lang w:val="en-US"/>
        </w:rPr>
        <w:t>–</w:t>
      </w:r>
      <w:r w:rsidRPr="001C220C">
        <w:rPr>
          <w:lang w:val="en-US"/>
        </w:rPr>
        <w:t xml:space="preserve"> </w:t>
      </w:r>
      <w:r w:rsidR="006F45EC">
        <w:rPr>
          <w:lang w:val="en-US"/>
        </w:rPr>
        <w:t>P</w:t>
      </w:r>
      <w:r w:rsidRPr="001C220C">
        <w:rPr>
          <w:lang w:val="en-US"/>
        </w:rPr>
        <w:t xml:space="preserve">ersonnel </w:t>
      </w:r>
      <w:r w:rsidR="007208F6" w:rsidRPr="001C220C">
        <w:rPr>
          <w:lang w:val="en-US"/>
        </w:rPr>
        <w:t xml:space="preserve">segment </w:t>
      </w:r>
      <w:r w:rsidRPr="001C220C">
        <w:rPr>
          <w:lang w:val="en-US"/>
        </w:rPr>
        <w:t>specification property</w:t>
      </w:r>
      <w:bookmarkEnd w:id="7747"/>
      <w:bookmarkEnd w:id="7748"/>
      <w:bookmarkEnd w:id="7749"/>
      <w:r w:rsidRPr="001C220C">
        <w:rPr>
          <w:lang w:val="en-US"/>
        </w:rPr>
        <w:t xml:space="preserve"> </w:t>
      </w:r>
      <w:bookmarkEnd w:id="7750"/>
      <w:r w:rsidR="006F45EC">
        <w:rPr>
          <w:lang w:val="en-US"/>
        </w:rPr>
        <w:t>attributes</w:t>
      </w:r>
      <w:bookmarkEnd w:id="7751"/>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F663EA" w:rsidRPr="001C220C" w14:paraId="4C76E4A1" w14:textId="77777777">
        <w:trPr>
          <w:tblHeader/>
          <w:jc w:val="center"/>
        </w:trPr>
        <w:tc>
          <w:tcPr>
            <w:tcW w:w="1269" w:type="dxa"/>
          </w:tcPr>
          <w:p w14:paraId="62AFBC8B" w14:textId="77777777" w:rsidR="00F663EA" w:rsidRPr="001C220C" w:rsidRDefault="00F663EA" w:rsidP="0060346A">
            <w:pPr>
              <w:pStyle w:val="NormalTableHeader"/>
              <w:keepNext w:val="0"/>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0AE10E45" w14:textId="77777777" w:rsidR="00F663EA" w:rsidRPr="001C220C" w:rsidRDefault="00F663EA" w:rsidP="0060346A">
            <w:pPr>
              <w:pStyle w:val="NormalTableHeader"/>
              <w:keepNext w:val="0"/>
              <w:spacing w:before="40"/>
              <w:rPr>
                <w:lang w:val="en-US"/>
              </w:rPr>
            </w:pPr>
            <w:r w:rsidRPr="001C220C">
              <w:rPr>
                <w:lang w:val="en-US"/>
              </w:rPr>
              <w:t>Description</w:t>
            </w:r>
          </w:p>
        </w:tc>
        <w:tc>
          <w:tcPr>
            <w:tcW w:w="1440" w:type="dxa"/>
          </w:tcPr>
          <w:p w14:paraId="76ED2483" w14:textId="77777777" w:rsidR="00F663EA" w:rsidRPr="001C220C" w:rsidRDefault="00AE4770" w:rsidP="0060346A">
            <w:pPr>
              <w:pStyle w:val="NormalTableHeader"/>
              <w:keepNext w:val="0"/>
              <w:spacing w:before="40"/>
              <w:rPr>
                <w:lang w:val="en-US"/>
              </w:rPr>
            </w:pPr>
            <w:r>
              <w:rPr>
                <w:lang w:val="en-US"/>
              </w:rPr>
              <w:t>Production example</w:t>
            </w:r>
            <w:r w:rsidR="00F663EA" w:rsidRPr="001C220C">
              <w:rPr>
                <w:lang w:val="en-US"/>
              </w:rPr>
              <w:t>s</w:t>
            </w:r>
          </w:p>
        </w:tc>
        <w:tc>
          <w:tcPr>
            <w:tcW w:w="1297" w:type="dxa"/>
          </w:tcPr>
          <w:p w14:paraId="029E9F51" w14:textId="77777777" w:rsidR="00F663EA" w:rsidRPr="001C220C" w:rsidRDefault="00AE4770" w:rsidP="0060346A">
            <w:pPr>
              <w:pStyle w:val="NormalTableHeader"/>
              <w:keepNext w:val="0"/>
              <w:spacing w:before="40"/>
              <w:rPr>
                <w:lang w:val="en-US"/>
              </w:rPr>
            </w:pPr>
            <w:r>
              <w:rPr>
                <w:lang w:val="en-US"/>
              </w:rPr>
              <w:t>Maintenance example</w:t>
            </w:r>
            <w:r w:rsidR="00F663EA" w:rsidRPr="001C220C">
              <w:rPr>
                <w:lang w:val="en-US"/>
              </w:rPr>
              <w:t>s</w:t>
            </w:r>
          </w:p>
        </w:tc>
        <w:tc>
          <w:tcPr>
            <w:tcW w:w="1080" w:type="dxa"/>
          </w:tcPr>
          <w:p w14:paraId="1A52A54B" w14:textId="77777777" w:rsidR="00F663EA" w:rsidRPr="001C220C" w:rsidRDefault="00AE4770" w:rsidP="0060346A">
            <w:pPr>
              <w:pStyle w:val="NormalTableHeader"/>
              <w:keepNext w:val="0"/>
              <w:spacing w:before="40"/>
              <w:rPr>
                <w:lang w:val="en-US"/>
              </w:rPr>
            </w:pPr>
            <w:r>
              <w:rPr>
                <w:lang w:val="en-US"/>
              </w:rPr>
              <w:t>Quality example</w:t>
            </w:r>
            <w:r w:rsidR="00F663EA" w:rsidRPr="001C220C">
              <w:rPr>
                <w:lang w:val="en-US"/>
              </w:rPr>
              <w:t>s</w:t>
            </w:r>
          </w:p>
        </w:tc>
        <w:tc>
          <w:tcPr>
            <w:tcW w:w="1080" w:type="dxa"/>
          </w:tcPr>
          <w:p w14:paraId="6F9BF0EF" w14:textId="77777777" w:rsidR="00F663EA" w:rsidRPr="001C220C" w:rsidRDefault="00AE4770" w:rsidP="0060346A">
            <w:pPr>
              <w:pStyle w:val="NormalTableHeader"/>
              <w:keepNext w:val="0"/>
              <w:spacing w:before="40"/>
              <w:rPr>
                <w:lang w:val="en-US"/>
              </w:rPr>
            </w:pPr>
            <w:r>
              <w:rPr>
                <w:lang w:val="en-US"/>
              </w:rPr>
              <w:t>Inventory example</w:t>
            </w:r>
            <w:r w:rsidR="00F663EA" w:rsidRPr="001C220C">
              <w:rPr>
                <w:lang w:val="en-US"/>
              </w:rPr>
              <w:t>s</w:t>
            </w:r>
          </w:p>
        </w:tc>
      </w:tr>
      <w:tr w:rsidR="00F663EA" w:rsidRPr="001C220C" w14:paraId="5B5249FE" w14:textId="77777777">
        <w:trPr>
          <w:cantSplit/>
          <w:jc w:val="center"/>
        </w:trPr>
        <w:tc>
          <w:tcPr>
            <w:tcW w:w="1269" w:type="dxa"/>
          </w:tcPr>
          <w:p w14:paraId="082DCC3C" w14:textId="77777777" w:rsidR="00F663EA" w:rsidRPr="001C220C" w:rsidRDefault="00F81EE0" w:rsidP="0060346A">
            <w:pPr>
              <w:pStyle w:val="TableNormal1"/>
              <w:keepNext w:val="0"/>
              <w:rPr>
                <w:lang w:val="en-US"/>
              </w:rPr>
            </w:pPr>
            <w:r w:rsidRPr="001C220C">
              <w:rPr>
                <w:lang w:val="en-US"/>
              </w:rPr>
              <w:t>ID</w:t>
            </w:r>
          </w:p>
        </w:tc>
        <w:tc>
          <w:tcPr>
            <w:tcW w:w="2880" w:type="dxa"/>
          </w:tcPr>
          <w:p w14:paraId="6000C1CF" w14:textId="77777777" w:rsidR="00F663EA" w:rsidRPr="001C220C" w:rsidRDefault="00F663EA" w:rsidP="0060346A">
            <w:pPr>
              <w:pStyle w:val="TableNormal1"/>
              <w:keepNext w:val="0"/>
              <w:rPr>
                <w:lang w:val="en-US"/>
              </w:rPr>
            </w:pPr>
            <w:r w:rsidRPr="001C220C">
              <w:rPr>
                <w:lang w:val="en-US"/>
              </w:rPr>
              <w:t xml:space="preserve">An identification of a property of the associated </w:t>
            </w:r>
            <w:r w:rsidRPr="001C220C">
              <w:rPr>
                <w:i/>
                <w:lang w:val="en-US"/>
              </w:rPr>
              <w:t>person property</w:t>
            </w:r>
            <w:r w:rsidRPr="001C220C">
              <w:rPr>
                <w:lang w:val="en-US"/>
              </w:rPr>
              <w:t xml:space="preserve"> or </w:t>
            </w:r>
            <w:r w:rsidRPr="001C220C">
              <w:rPr>
                <w:i/>
                <w:lang w:val="en-US"/>
              </w:rPr>
              <w:t>personnel class property</w:t>
            </w:r>
            <w:r w:rsidR="00BE16F5" w:rsidRPr="001C220C">
              <w:rPr>
                <w:lang w:val="en-US"/>
              </w:rPr>
              <w:t>.</w:t>
            </w:r>
          </w:p>
        </w:tc>
        <w:tc>
          <w:tcPr>
            <w:tcW w:w="1440" w:type="dxa"/>
          </w:tcPr>
          <w:p w14:paraId="1817FBE4" w14:textId="77777777" w:rsidR="00F663EA" w:rsidRPr="001C220C" w:rsidRDefault="00F663EA" w:rsidP="0060346A">
            <w:pPr>
              <w:pStyle w:val="TableNormal1"/>
              <w:keepNext w:val="0"/>
              <w:rPr>
                <w:lang w:val="en-US"/>
              </w:rPr>
            </w:pPr>
            <w:r w:rsidRPr="001C220C">
              <w:rPr>
                <w:lang w:val="en-US"/>
              </w:rPr>
              <w:t>Height</w:t>
            </w:r>
          </w:p>
        </w:tc>
        <w:tc>
          <w:tcPr>
            <w:tcW w:w="1297" w:type="dxa"/>
          </w:tcPr>
          <w:p w14:paraId="6B271D90" w14:textId="77777777" w:rsidR="00F663EA" w:rsidRPr="001C220C" w:rsidRDefault="001E5F83" w:rsidP="0060346A">
            <w:pPr>
              <w:pStyle w:val="TableNormal1"/>
              <w:keepNext w:val="0"/>
              <w:spacing w:before="40"/>
              <w:rPr>
                <w:lang w:val="en-US"/>
              </w:rPr>
            </w:pPr>
            <w:r w:rsidRPr="001C220C">
              <w:rPr>
                <w:lang w:val="en-US"/>
              </w:rPr>
              <w:t>Scuba Trained</w:t>
            </w:r>
          </w:p>
        </w:tc>
        <w:tc>
          <w:tcPr>
            <w:tcW w:w="1080" w:type="dxa"/>
          </w:tcPr>
          <w:p w14:paraId="56A5FEF1" w14:textId="77777777" w:rsidR="00F663EA" w:rsidRPr="001C220C" w:rsidRDefault="001E5F83" w:rsidP="0060346A">
            <w:pPr>
              <w:pStyle w:val="TableNormal1"/>
              <w:keepNext w:val="0"/>
              <w:spacing w:before="40"/>
              <w:rPr>
                <w:lang w:val="en-US"/>
              </w:rPr>
            </w:pPr>
            <w:r w:rsidRPr="001C220C">
              <w:rPr>
                <w:lang w:val="en-US"/>
              </w:rPr>
              <w:t>Color Vision</w:t>
            </w:r>
          </w:p>
        </w:tc>
        <w:tc>
          <w:tcPr>
            <w:tcW w:w="1080" w:type="dxa"/>
          </w:tcPr>
          <w:p w14:paraId="39325777" w14:textId="77777777" w:rsidR="00F663EA" w:rsidRPr="001C220C" w:rsidRDefault="001E5F83" w:rsidP="0060346A">
            <w:pPr>
              <w:pStyle w:val="TableNormal1"/>
              <w:keepNext w:val="0"/>
              <w:spacing w:before="40"/>
              <w:rPr>
                <w:lang w:val="en-US"/>
              </w:rPr>
            </w:pPr>
            <w:r w:rsidRPr="001C220C">
              <w:rPr>
                <w:lang w:val="en-US"/>
              </w:rPr>
              <w:t>2</w:t>
            </w:r>
            <w:r w:rsidRPr="001C220C">
              <w:rPr>
                <w:vertAlign w:val="superscript"/>
                <w:lang w:val="en-US"/>
              </w:rPr>
              <w:t>nd</w:t>
            </w:r>
            <w:r w:rsidRPr="001C220C">
              <w:rPr>
                <w:lang w:val="en-US"/>
              </w:rPr>
              <w:t xml:space="preserve"> Shift</w:t>
            </w:r>
          </w:p>
        </w:tc>
      </w:tr>
      <w:tr w:rsidR="00F663EA" w:rsidRPr="001C220C" w14:paraId="5FC8723C" w14:textId="77777777">
        <w:trPr>
          <w:cantSplit/>
          <w:jc w:val="center"/>
        </w:trPr>
        <w:tc>
          <w:tcPr>
            <w:tcW w:w="1269" w:type="dxa"/>
          </w:tcPr>
          <w:p w14:paraId="7EED8656" w14:textId="77777777" w:rsidR="00F663EA" w:rsidRPr="001C220C" w:rsidRDefault="00F663EA" w:rsidP="0060346A">
            <w:pPr>
              <w:pStyle w:val="TableNormal1"/>
              <w:keepNext w:val="0"/>
              <w:rPr>
                <w:lang w:val="en-US"/>
              </w:rPr>
            </w:pPr>
            <w:r w:rsidRPr="001C220C">
              <w:rPr>
                <w:lang w:val="en-US"/>
              </w:rPr>
              <w:t>Description</w:t>
            </w:r>
          </w:p>
        </w:tc>
        <w:tc>
          <w:tcPr>
            <w:tcW w:w="2880" w:type="dxa"/>
          </w:tcPr>
          <w:p w14:paraId="7947951D" w14:textId="77777777" w:rsidR="00F663EA" w:rsidRPr="001C220C" w:rsidRDefault="00F663EA" w:rsidP="0060346A">
            <w:pPr>
              <w:pStyle w:val="TableNormal1"/>
              <w:keepNext w:val="0"/>
              <w:rPr>
                <w:lang w:val="en-US"/>
              </w:rPr>
            </w:pPr>
            <w:r w:rsidRPr="001C220C">
              <w:rPr>
                <w:lang w:val="en-US"/>
              </w:rPr>
              <w:t xml:space="preserve">Contains additional information and descriptions of the </w:t>
            </w:r>
            <w:r w:rsidR="007208F6" w:rsidRPr="001C220C">
              <w:rPr>
                <w:lang w:val="en-US"/>
              </w:rPr>
              <w:t>property</w:t>
            </w:r>
            <w:r w:rsidRPr="001C220C">
              <w:rPr>
                <w:lang w:val="en-US"/>
              </w:rPr>
              <w:t>.</w:t>
            </w:r>
          </w:p>
        </w:tc>
        <w:tc>
          <w:tcPr>
            <w:tcW w:w="1440" w:type="dxa"/>
          </w:tcPr>
          <w:p w14:paraId="4A306DC0" w14:textId="77777777" w:rsidR="00F663EA" w:rsidRPr="001C220C" w:rsidRDefault="00F663EA" w:rsidP="0060346A">
            <w:pPr>
              <w:pStyle w:val="TableNormal1"/>
              <w:keepNext w:val="0"/>
              <w:rPr>
                <w:lang w:val="en-US"/>
              </w:rPr>
            </w:pPr>
            <w:r w:rsidRPr="001C220C">
              <w:rPr>
                <w:lang w:val="en-US"/>
              </w:rPr>
              <w:t>Defines the required minimum height of a milling machine operator.</w:t>
            </w:r>
          </w:p>
        </w:tc>
        <w:tc>
          <w:tcPr>
            <w:tcW w:w="1297" w:type="dxa"/>
          </w:tcPr>
          <w:p w14:paraId="3EEF2E19" w14:textId="77777777" w:rsidR="00F663EA" w:rsidRPr="001C220C" w:rsidRDefault="001E5F83" w:rsidP="0060346A">
            <w:pPr>
              <w:pStyle w:val="TableNormal1"/>
              <w:keepNext w:val="0"/>
              <w:spacing w:before="40"/>
              <w:rPr>
                <w:lang w:val="en-US"/>
              </w:rPr>
            </w:pPr>
            <w:r w:rsidRPr="001C220C">
              <w:rPr>
                <w:lang w:val="en-US"/>
              </w:rPr>
              <w:t>Class 4 work requires use of scuba underwater</w:t>
            </w:r>
          </w:p>
        </w:tc>
        <w:tc>
          <w:tcPr>
            <w:tcW w:w="1080" w:type="dxa"/>
          </w:tcPr>
          <w:p w14:paraId="78C85CA1" w14:textId="77777777" w:rsidR="00F663EA" w:rsidRPr="001C220C" w:rsidRDefault="003641D0" w:rsidP="0060346A">
            <w:pPr>
              <w:pStyle w:val="TableNormal1"/>
              <w:keepNext w:val="0"/>
              <w:spacing w:before="40"/>
              <w:rPr>
                <w:lang w:val="en-US"/>
              </w:rPr>
            </w:pPr>
            <w:r>
              <w:rPr>
                <w:lang w:val="en-US"/>
              </w:rPr>
              <w:t xml:space="preserve">Be able to </w:t>
            </w:r>
            <w:r w:rsidR="001E5F83" w:rsidRPr="001C220C">
              <w:rPr>
                <w:lang w:val="en-US"/>
              </w:rPr>
              <w:t>distinguish red and green</w:t>
            </w:r>
          </w:p>
        </w:tc>
        <w:tc>
          <w:tcPr>
            <w:tcW w:w="1080" w:type="dxa"/>
          </w:tcPr>
          <w:p w14:paraId="39968DBE" w14:textId="77777777" w:rsidR="00F663EA" w:rsidRPr="001C220C" w:rsidRDefault="003641D0" w:rsidP="0060346A">
            <w:pPr>
              <w:pStyle w:val="TableNormal1"/>
              <w:keepNext w:val="0"/>
              <w:spacing w:before="40"/>
              <w:rPr>
                <w:lang w:val="en-US"/>
              </w:rPr>
            </w:pPr>
            <w:r>
              <w:rPr>
                <w:lang w:val="en-US"/>
              </w:rPr>
              <w:t>Be able to</w:t>
            </w:r>
            <w:r w:rsidR="00104F3A" w:rsidRPr="001C220C">
              <w:rPr>
                <w:lang w:val="en-US"/>
              </w:rPr>
              <w:t xml:space="preserve"> </w:t>
            </w:r>
            <w:r w:rsidR="001E5F83" w:rsidRPr="001C220C">
              <w:rPr>
                <w:lang w:val="en-US"/>
              </w:rPr>
              <w:t>be able to operate 2</w:t>
            </w:r>
            <w:r w:rsidR="001E5F83" w:rsidRPr="001C220C">
              <w:rPr>
                <w:vertAlign w:val="superscript"/>
                <w:lang w:val="en-US"/>
              </w:rPr>
              <w:t>nd</w:t>
            </w:r>
            <w:r w:rsidR="001E5F83" w:rsidRPr="001C220C">
              <w:rPr>
                <w:lang w:val="en-US"/>
              </w:rPr>
              <w:t xml:space="preserve"> shift</w:t>
            </w:r>
          </w:p>
        </w:tc>
      </w:tr>
      <w:tr w:rsidR="001E5F83" w:rsidRPr="001C220C" w14:paraId="2BB4763E" w14:textId="77777777">
        <w:trPr>
          <w:cantSplit/>
          <w:jc w:val="center"/>
        </w:trPr>
        <w:tc>
          <w:tcPr>
            <w:tcW w:w="1269" w:type="dxa"/>
          </w:tcPr>
          <w:p w14:paraId="27D35B30" w14:textId="77777777" w:rsidR="001E5F83" w:rsidRPr="001C220C" w:rsidRDefault="001E5F83" w:rsidP="0060346A">
            <w:pPr>
              <w:pStyle w:val="TableNormal1"/>
              <w:keepNext w:val="0"/>
              <w:rPr>
                <w:lang w:val="en-US"/>
              </w:rPr>
            </w:pPr>
            <w:r w:rsidRPr="001C220C">
              <w:rPr>
                <w:lang w:val="en-US"/>
              </w:rPr>
              <w:t>Value</w:t>
            </w:r>
          </w:p>
        </w:tc>
        <w:tc>
          <w:tcPr>
            <w:tcW w:w="2880" w:type="dxa"/>
          </w:tcPr>
          <w:p w14:paraId="725E0FC9" w14:textId="77777777" w:rsidR="001E5F83" w:rsidRPr="001C220C" w:rsidRDefault="001E5F83" w:rsidP="0060346A">
            <w:pPr>
              <w:pStyle w:val="TableNormal1"/>
              <w:keepNext w:val="0"/>
              <w:rPr>
                <w:lang w:val="en-US"/>
              </w:rPr>
            </w:pPr>
            <w:r w:rsidRPr="001C220C">
              <w:rPr>
                <w:lang w:val="en-US"/>
              </w:rPr>
              <w:t>The value, set of values, or range of the property.</w:t>
            </w:r>
          </w:p>
        </w:tc>
        <w:tc>
          <w:tcPr>
            <w:tcW w:w="1440" w:type="dxa"/>
          </w:tcPr>
          <w:p w14:paraId="1D907993" w14:textId="77777777" w:rsidR="001E5F83" w:rsidRPr="001C220C" w:rsidRDefault="001E5F83" w:rsidP="0060346A">
            <w:pPr>
              <w:pStyle w:val="TableNormal1"/>
              <w:keepNext w:val="0"/>
              <w:rPr>
                <w:lang w:val="en-US"/>
              </w:rPr>
            </w:pPr>
            <w:r w:rsidRPr="001C220C">
              <w:rPr>
                <w:lang w:val="en-US"/>
              </w:rPr>
              <w:t>150</w:t>
            </w:r>
          </w:p>
        </w:tc>
        <w:tc>
          <w:tcPr>
            <w:tcW w:w="1297" w:type="dxa"/>
          </w:tcPr>
          <w:p w14:paraId="4A94B114" w14:textId="77777777" w:rsidR="001E5F83" w:rsidRPr="001C220C" w:rsidRDefault="001E5F83" w:rsidP="0060346A">
            <w:pPr>
              <w:pStyle w:val="TableNormal1"/>
              <w:keepNext w:val="0"/>
              <w:spacing w:before="40"/>
              <w:rPr>
                <w:lang w:val="en-US"/>
              </w:rPr>
            </w:pPr>
            <w:r w:rsidRPr="001C220C">
              <w:rPr>
                <w:lang w:val="en-US"/>
              </w:rPr>
              <w:t>TRUE</w:t>
            </w:r>
          </w:p>
        </w:tc>
        <w:tc>
          <w:tcPr>
            <w:tcW w:w="1080" w:type="dxa"/>
          </w:tcPr>
          <w:p w14:paraId="455A1A57" w14:textId="77777777" w:rsidR="001E5F83" w:rsidRPr="001C220C" w:rsidRDefault="001E5F83" w:rsidP="0060346A">
            <w:pPr>
              <w:pStyle w:val="TableNormal1"/>
              <w:keepNext w:val="0"/>
              <w:spacing w:before="40"/>
              <w:rPr>
                <w:lang w:val="en-US"/>
              </w:rPr>
            </w:pPr>
            <w:r w:rsidRPr="001C220C">
              <w:rPr>
                <w:lang w:val="en-US"/>
              </w:rPr>
              <w:t>TRUE</w:t>
            </w:r>
          </w:p>
        </w:tc>
        <w:tc>
          <w:tcPr>
            <w:tcW w:w="1080" w:type="dxa"/>
          </w:tcPr>
          <w:p w14:paraId="2CB15FC9" w14:textId="77777777" w:rsidR="001E5F83" w:rsidRPr="001C220C" w:rsidRDefault="001E5F83" w:rsidP="0060346A">
            <w:pPr>
              <w:pStyle w:val="TableNormal1"/>
              <w:keepNext w:val="0"/>
              <w:spacing w:before="40"/>
              <w:rPr>
                <w:lang w:val="en-US"/>
              </w:rPr>
            </w:pPr>
            <w:r w:rsidRPr="001C220C">
              <w:rPr>
                <w:lang w:val="en-US"/>
              </w:rPr>
              <w:t>TRUE</w:t>
            </w:r>
          </w:p>
        </w:tc>
      </w:tr>
      <w:tr w:rsidR="001E5F83" w:rsidRPr="001C220C" w14:paraId="4E5F9138" w14:textId="77777777">
        <w:trPr>
          <w:cantSplit/>
          <w:jc w:val="center"/>
        </w:trPr>
        <w:tc>
          <w:tcPr>
            <w:tcW w:w="1269" w:type="dxa"/>
          </w:tcPr>
          <w:p w14:paraId="4528E24B" w14:textId="77777777" w:rsidR="001E5F83" w:rsidRPr="001C220C" w:rsidRDefault="001E5F83" w:rsidP="0060346A">
            <w:pPr>
              <w:pStyle w:val="TableNormal1"/>
              <w:keepNext w:val="0"/>
              <w:rPr>
                <w:lang w:val="en-US"/>
              </w:rPr>
            </w:pPr>
            <w:r w:rsidRPr="001C220C">
              <w:rPr>
                <w:lang w:val="en-US"/>
              </w:rPr>
              <w:t xml:space="preserve">Value </w:t>
            </w:r>
            <w:r w:rsidR="003357D0">
              <w:rPr>
                <w:lang w:val="en-US"/>
              </w:rPr>
              <w:t>u</w:t>
            </w:r>
            <w:r w:rsidRPr="001C220C">
              <w:rPr>
                <w:lang w:val="en-US"/>
              </w:rPr>
              <w:t xml:space="preserve">nit of </w:t>
            </w:r>
            <w:r w:rsidR="003357D0">
              <w:rPr>
                <w:lang w:val="en-US"/>
              </w:rPr>
              <w:t>m</w:t>
            </w:r>
            <w:r w:rsidRPr="001C220C">
              <w:rPr>
                <w:lang w:val="en-US"/>
              </w:rPr>
              <w:t>easure</w:t>
            </w:r>
          </w:p>
        </w:tc>
        <w:tc>
          <w:tcPr>
            <w:tcW w:w="2880" w:type="dxa"/>
          </w:tcPr>
          <w:p w14:paraId="4C7E32CF" w14:textId="77777777" w:rsidR="001E5F83" w:rsidRPr="001C220C" w:rsidRDefault="001E5F83" w:rsidP="0060346A">
            <w:pPr>
              <w:pStyle w:val="TableNormal1"/>
              <w:keepNext w:val="0"/>
              <w:rPr>
                <w:lang w:val="en-US"/>
              </w:rPr>
            </w:pPr>
            <w:r w:rsidRPr="001C220C">
              <w:rPr>
                <w:lang w:val="en-US"/>
              </w:rPr>
              <w:t>The unit of measure of the associated property value, if applicable.</w:t>
            </w:r>
          </w:p>
        </w:tc>
        <w:tc>
          <w:tcPr>
            <w:tcW w:w="1440" w:type="dxa"/>
          </w:tcPr>
          <w:p w14:paraId="207007B1" w14:textId="77777777" w:rsidR="001E5F83" w:rsidRPr="001C220C" w:rsidRDefault="001E5F83" w:rsidP="0060346A">
            <w:pPr>
              <w:pStyle w:val="TableNormal1"/>
              <w:keepNext w:val="0"/>
              <w:rPr>
                <w:lang w:val="en-US"/>
              </w:rPr>
            </w:pPr>
            <w:r w:rsidRPr="001C220C">
              <w:rPr>
                <w:lang w:val="en-US"/>
              </w:rPr>
              <w:t>cm</w:t>
            </w:r>
          </w:p>
        </w:tc>
        <w:tc>
          <w:tcPr>
            <w:tcW w:w="1297" w:type="dxa"/>
          </w:tcPr>
          <w:p w14:paraId="04E3D8A3" w14:textId="77777777" w:rsidR="001E5F83" w:rsidRPr="001C220C" w:rsidRDefault="00C21049" w:rsidP="0060346A">
            <w:pPr>
              <w:pStyle w:val="TableNormal1"/>
              <w:keepNext w:val="0"/>
              <w:spacing w:before="40"/>
              <w:rPr>
                <w:lang w:val="en-US"/>
              </w:rPr>
            </w:pPr>
            <w:r>
              <w:rPr>
                <w:lang w:val="en-US"/>
              </w:rPr>
              <w:t>&lt;True, False&gt;</w:t>
            </w:r>
          </w:p>
        </w:tc>
        <w:tc>
          <w:tcPr>
            <w:tcW w:w="1080" w:type="dxa"/>
          </w:tcPr>
          <w:p w14:paraId="33FA95B2" w14:textId="77777777" w:rsidR="001E5F83" w:rsidRPr="001C220C" w:rsidRDefault="00C21049" w:rsidP="0060346A">
            <w:pPr>
              <w:pStyle w:val="TableNormal1"/>
              <w:keepNext w:val="0"/>
              <w:spacing w:before="40"/>
              <w:rPr>
                <w:lang w:val="en-US"/>
              </w:rPr>
            </w:pPr>
            <w:r>
              <w:rPr>
                <w:lang w:val="en-US"/>
              </w:rPr>
              <w:t>&lt;True, False&gt;</w:t>
            </w:r>
          </w:p>
        </w:tc>
        <w:tc>
          <w:tcPr>
            <w:tcW w:w="1080" w:type="dxa"/>
          </w:tcPr>
          <w:p w14:paraId="2F4D9526" w14:textId="77777777" w:rsidR="001E5F83" w:rsidRPr="001C220C" w:rsidRDefault="00C21049" w:rsidP="0060346A">
            <w:pPr>
              <w:pStyle w:val="TableNormal1"/>
              <w:keepNext w:val="0"/>
              <w:spacing w:before="40"/>
              <w:rPr>
                <w:lang w:val="en-US"/>
              </w:rPr>
            </w:pPr>
            <w:r>
              <w:rPr>
                <w:lang w:val="en-US"/>
              </w:rPr>
              <w:t>&lt;True, False&gt;</w:t>
            </w:r>
          </w:p>
        </w:tc>
      </w:tr>
      <w:tr w:rsidR="001E5F83" w:rsidRPr="001C220C" w14:paraId="2B6D7F9D" w14:textId="77777777">
        <w:trPr>
          <w:cantSplit/>
          <w:jc w:val="center"/>
        </w:trPr>
        <w:tc>
          <w:tcPr>
            <w:tcW w:w="1269" w:type="dxa"/>
          </w:tcPr>
          <w:p w14:paraId="4352F6F2" w14:textId="77777777" w:rsidR="001E5F83" w:rsidRPr="001C220C" w:rsidRDefault="001E5F83" w:rsidP="0060346A">
            <w:pPr>
              <w:pStyle w:val="TableNormal1"/>
              <w:keepNext w:val="0"/>
              <w:rPr>
                <w:lang w:val="en-US"/>
              </w:rPr>
            </w:pPr>
            <w:r w:rsidRPr="001C220C">
              <w:rPr>
                <w:lang w:val="en-US"/>
              </w:rPr>
              <w:t>Quantity</w:t>
            </w:r>
          </w:p>
        </w:tc>
        <w:tc>
          <w:tcPr>
            <w:tcW w:w="2880" w:type="dxa"/>
          </w:tcPr>
          <w:p w14:paraId="60D88771" w14:textId="77777777" w:rsidR="001E5F83" w:rsidRPr="001C220C" w:rsidRDefault="001E5F83" w:rsidP="0060346A">
            <w:pPr>
              <w:pStyle w:val="TableNormal1"/>
              <w:keepNext w:val="0"/>
              <w:rPr>
                <w:lang w:val="en-US"/>
              </w:rPr>
            </w:pPr>
            <w:r w:rsidRPr="001C220C">
              <w:rPr>
                <w:lang w:val="en-US"/>
              </w:rPr>
              <w:t>Specifies the personnel resource required, if applicable.</w:t>
            </w:r>
          </w:p>
        </w:tc>
        <w:tc>
          <w:tcPr>
            <w:tcW w:w="1440" w:type="dxa"/>
          </w:tcPr>
          <w:p w14:paraId="6DD0D89C" w14:textId="77777777" w:rsidR="001E5F83" w:rsidRPr="001C220C" w:rsidRDefault="001E5F83" w:rsidP="0060346A">
            <w:pPr>
              <w:pStyle w:val="TableNormal1"/>
              <w:keepNext w:val="0"/>
              <w:rPr>
                <w:lang w:val="en-US"/>
              </w:rPr>
            </w:pPr>
            <w:r w:rsidRPr="001C220C">
              <w:rPr>
                <w:lang w:val="en-US"/>
              </w:rPr>
              <w:t>1</w:t>
            </w:r>
            <w:r w:rsidR="00B9446E">
              <w:rPr>
                <w:lang w:val="en-US"/>
              </w:rPr>
              <w:t>,</w:t>
            </w:r>
            <w:r w:rsidRPr="001C220C">
              <w:rPr>
                <w:lang w:val="en-US"/>
              </w:rPr>
              <w:t>3</w:t>
            </w:r>
          </w:p>
        </w:tc>
        <w:tc>
          <w:tcPr>
            <w:tcW w:w="1297" w:type="dxa"/>
          </w:tcPr>
          <w:p w14:paraId="0012BB5B" w14:textId="77777777" w:rsidR="001E5F83" w:rsidRPr="001C220C" w:rsidRDefault="00C21049" w:rsidP="0060346A">
            <w:pPr>
              <w:pStyle w:val="TableNormal1"/>
              <w:keepNext w:val="0"/>
              <w:spacing w:before="40"/>
              <w:rPr>
                <w:lang w:val="en-US"/>
              </w:rPr>
            </w:pPr>
            <w:r>
              <w:rPr>
                <w:lang w:val="en-US"/>
              </w:rPr>
              <w:t>(not applicable)</w:t>
            </w:r>
          </w:p>
        </w:tc>
        <w:tc>
          <w:tcPr>
            <w:tcW w:w="1080" w:type="dxa"/>
          </w:tcPr>
          <w:p w14:paraId="69AA4E13" w14:textId="77777777" w:rsidR="001E5F83" w:rsidRPr="001C220C" w:rsidRDefault="00C21049" w:rsidP="0060346A">
            <w:pPr>
              <w:pStyle w:val="TableNormal1"/>
              <w:keepNext w:val="0"/>
              <w:spacing w:before="40"/>
              <w:rPr>
                <w:lang w:val="en-US"/>
              </w:rPr>
            </w:pPr>
            <w:r>
              <w:rPr>
                <w:lang w:val="en-US"/>
              </w:rPr>
              <w:t>(not applicable)</w:t>
            </w:r>
          </w:p>
        </w:tc>
        <w:tc>
          <w:tcPr>
            <w:tcW w:w="1080" w:type="dxa"/>
          </w:tcPr>
          <w:p w14:paraId="45821BB3" w14:textId="77777777" w:rsidR="001E5F83" w:rsidRPr="001C220C" w:rsidRDefault="00C21049" w:rsidP="0060346A">
            <w:pPr>
              <w:pStyle w:val="TableNormal1"/>
              <w:keepNext w:val="0"/>
              <w:spacing w:before="40"/>
              <w:rPr>
                <w:lang w:val="en-US"/>
              </w:rPr>
            </w:pPr>
            <w:r>
              <w:rPr>
                <w:lang w:val="en-US"/>
              </w:rPr>
              <w:t>(not applicable)</w:t>
            </w:r>
          </w:p>
        </w:tc>
      </w:tr>
      <w:tr w:rsidR="001E5F83" w:rsidRPr="001C220C" w14:paraId="59349EC5" w14:textId="77777777">
        <w:trPr>
          <w:cantSplit/>
          <w:jc w:val="center"/>
        </w:trPr>
        <w:tc>
          <w:tcPr>
            <w:tcW w:w="1269" w:type="dxa"/>
          </w:tcPr>
          <w:p w14:paraId="22C57EDB" w14:textId="77777777" w:rsidR="001E5F83" w:rsidRPr="001C220C" w:rsidRDefault="001E5F83" w:rsidP="0060346A">
            <w:pPr>
              <w:pStyle w:val="TableNormal1"/>
              <w:keepNext w:val="0"/>
              <w:rPr>
                <w:lang w:val="en-US"/>
              </w:rPr>
            </w:pPr>
            <w:r w:rsidRPr="001C220C">
              <w:rPr>
                <w:lang w:val="en-US"/>
              </w:rPr>
              <w:t xml:space="preserve">Quantity </w:t>
            </w:r>
            <w:r w:rsidR="003357D0">
              <w:rPr>
                <w:lang w:val="en-US"/>
              </w:rPr>
              <w:t>u</w:t>
            </w:r>
            <w:r w:rsidRPr="001C220C">
              <w:rPr>
                <w:lang w:val="en-US"/>
              </w:rPr>
              <w:t xml:space="preserve">nit of </w:t>
            </w:r>
            <w:r w:rsidR="003357D0">
              <w:rPr>
                <w:lang w:val="en-US"/>
              </w:rPr>
              <w:t>m</w:t>
            </w:r>
            <w:r w:rsidRPr="001C220C">
              <w:rPr>
                <w:lang w:val="en-US"/>
              </w:rPr>
              <w:t>easure</w:t>
            </w:r>
          </w:p>
        </w:tc>
        <w:tc>
          <w:tcPr>
            <w:tcW w:w="2880" w:type="dxa"/>
          </w:tcPr>
          <w:p w14:paraId="0DA062B7" w14:textId="77777777" w:rsidR="001E5F83" w:rsidRPr="001C220C" w:rsidRDefault="001E5F83" w:rsidP="0060346A">
            <w:pPr>
              <w:pStyle w:val="TableNormal1"/>
              <w:keepNext w:val="0"/>
              <w:rPr>
                <w:lang w:val="en-US"/>
              </w:rPr>
            </w:pPr>
            <w:r w:rsidRPr="001C220C">
              <w:rPr>
                <w:lang w:val="en-US"/>
              </w:rPr>
              <w:t>The unit of measure of the associated quantity, if applicable.</w:t>
            </w:r>
          </w:p>
        </w:tc>
        <w:tc>
          <w:tcPr>
            <w:tcW w:w="1440" w:type="dxa"/>
          </w:tcPr>
          <w:p w14:paraId="5CF7C113" w14:textId="77777777" w:rsidR="001E5F83" w:rsidRPr="001C220C" w:rsidRDefault="001E5F83" w:rsidP="0060346A">
            <w:pPr>
              <w:pStyle w:val="TableNormal1"/>
              <w:keepNext w:val="0"/>
              <w:rPr>
                <w:lang w:val="en-US"/>
              </w:rPr>
            </w:pPr>
            <w:r w:rsidRPr="001C220C">
              <w:rPr>
                <w:lang w:val="en-US"/>
              </w:rPr>
              <w:t>Hours / piece</w:t>
            </w:r>
          </w:p>
        </w:tc>
        <w:tc>
          <w:tcPr>
            <w:tcW w:w="1297" w:type="dxa"/>
          </w:tcPr>
          <w:p w14:paraId="27B6D164" w14:textId="77777777" w:rsidR="001E5F83" w:rsidRPr="001C220C" w:rsidRDefault="00C21049" w:rsidP="0060346A">
            <w:pPr>
              <w:pStyle w:val="TableNormal1"/>
              <w:keepNext w:val="0"/>
              <w:spacing w:before="40"/>
              <w:rPr>
                <w:lang w:val="en-US"/>
              </w:rPr>
            </w:pPr>
            <w:r>
              <w:rPr>
                <w:lang w:val="en-US"/>
              </w:rPr>
              <w:t>(not applicable)</w:t>
            </w:r>
          </w:p>
        </w:tc>
        <w:tc>
          <w:tcPr>
            <w:tcW w:w="1080" w:type="dxa"/>
          </w:tcPr>
          <w:p w14:paraId="2B8BBADA" w14:textId="77777777" w:rsidR="001E5F83" w:rsidRPr="001C220C" w:rsidRDefault="00C21049" w:rsidP="0060346A">
            <w:pPr>
              <w:pStyle w:val="TableNormal1"/>
              <w:keepNext w:val="0"/>
              <w:spacing w:before="40"/>
              <w:rPr>
                <w:lang w:val="en-US"/>
              </w:rPr>
            </w:pPr>
            <w:r>
              <w:rPr>
                <w:lang w:val="en-US"/>
              </w:rPr>
              <w:t>(not applicable)</w:t>
            </w:r>
          </w:p>
        </w:tc>
        <w:tc>
          <w:tcPr>
            <w:tcW w:w="1080" w:type="dxa"/>
          </w:tcPr>
          <w:p w14:paraId="2A8C08A6" w14:textId="77777777" w:rsidR="001E5F83" w:rsidRPr="001C220C" w:rsidRDefault="00C21049" w:rsidP="0060346A">
            <w:pPr>
              <w:pStyle w:val="TableNormal1"/>
              <w:keepNext w:val="0"/>
              <w:spacing w:before="40"/>
              <w:rPr>
                <w:lang w:val="en-US"/>
              </w:rPr>
            </w:pPr>
            <w:r>
              <w:rPr>
                <w:lang w:val="en-US"/>
              </w:rPr>
              <w:t>(not applicable)</w:t>
            </w:r>
          </w:p>
        </w:tc>
      </w:tr>
    </w:tbl>
    <w:p w14:paraId="52BBDCEF" w14:textId="77777777" w:rsidR="008B4A6F" w:rsidRPr="001C220C" w:rsidRDefault="008B4A6F" w:rsidP="008B4A6F">
      <w:pPr>
        <w:rPr>
          <w:lang w:val="en-US"/>
        </w:rPr>
      </w:pPr>
    </w:p>
    <w:p w14:paraId="0C178FD9" w14:textId="77777777" w:rsidR="008B4A6F" w:rsidRPr="001C220C" w:rsidRDefault="008B4A6F" w:rsidP="003E1075">
      <w:pPr>
        <w:pStyle w:val="Heading3"/>
      </w:pPr>
      <w:bookmarkStart w:id="7752" w:name="_Toc161566434"/>
      <w:bookmarkStart w:id="7753" w:name="_Toc320176936"/>
      <w:r w:rsidRPr="001C220C">
        <w:t xml:space="preserve">Equipment </w:t>
      </w:r>
      <w:r w:rsidR="007208F6" w:rsidRPr="001C220C">
        <w:t xml:space="preserve">segment </w:t>
      </w:r>
      <w:r w:rsidRPr="001C220C">
        <w:t>specification</w:t>
      </w:r>
      <w:bookmarkEnd w:id="7752"/>
      <w:bookmarkEnd w:id="7753"/>
    </w:p>
    <w:p w14:paraId="7EF63532" w14:textId="77777777" w:rsidR="00527430" w:rsidRPr="001C220C" w:rsidRDefault="00527430" w:rsidP="00D3451A">
      <w:pPr>
        <w:pStyle w:val="PARAGRAPH"/>
        <w:rPr>
          <w:lang w:val="en-US"/>
        </w:rPr>
      </w:pPr>
      <w:r w:rsidRPr="001C220C">
        <w:rPr>
          <w:lang w:val="en-US"/>
        </w:rPr>
        <w:t xml:space="preserve">Equipment resources that are required for a </w:t>
      </w:r>
      <w:r w:rsidR="00BF69FC" w:rsidRPr="000C7AD0">
        <w:rPr>
          <w:i/>
          <w:lang w:val="en-US"/>
        </w:rPr>
        <w:t>process segment</w:t>
      </w:r>
      <w:r w:rsidRPr="001C220C">
        <w:rPr>
          <w:lang w:val="en-US"/>
        </w:rPr>
        <w:t xml:space="preserve"> shall be presented as</w:t>
      </w:r>
      <w:r w:rsidRPr="001C220C">
        <w:rPr>
          <w:i/>
          <w:lang w:val="en-US"/>
        </w:rPr>
        <w:t xml:space="preserve"> </w:t>
      </w:r>
      <w:r w:rsidRPr="000C7AD0">
        <w:rPr>
          <w:i/>
          <w:lang w:val="en-US"/>
        </w:rPr>
        <w:t xml:space="preserve">equipment </w:t>
      </w:r>
      <w:r w:rsidR="007208F6" w:rsidRPr="000C7AD0">
        <w:rPr>
          <w:i/>
          <w:lang w:val="en-US"/>
        </w:rPr>
        <w:t xml:space="preserve">segment </w:t>
      </w:r>
      <w:r w:rsidRPr="000C7AD0">
        <w:rPr>
          <w:i/>
          <w:lang w:val="en-US"/>
        </w:rPr>
        <w:t>specifications</w:t>
      </w:r>
      <w:r w:rsidRPr="001C220C">
        <w:rPr>
          <w:lang w:val="en-US"/>
        </w:rPr>
        <w:t xml:space="preserve">. </w:t>
      </w:r>
    </w:p>
    <w:p w14:paraId="4663B64D" w14:textId="3C6283A9" w:rsidR="006B034A" w:rsidRPr="001C220C" w:rsidRDefault="007F4060" w:rsidP="006B034A">
      <w:pPr>
        <w:pStyle w:val="PARAGRAPH"/>
        <w:rPr>
          <w:lang w:val="en-US"/>
        </w:rPr>
      </w:pPr>
      <w:r>
        <w:rPr>
          <w:lang w:val="en-US"/>
        </w:rPr>
        <w:fldChar w:fldCharType="begin"/>
      </w:r>
      <w:r>
        <w:rPr>
          <w:lang w:val="en-US"/>
        </w:rPr>
        <w:instrText xml:space="preserve"> REF _Ref449097988 \h </w:instrText>
      </w:r>
      <w:r>
        <w:rPr>
          <w:lang w:val="en-US"/>
        </w:rPr>
      </w:r>
      <w:r>
        <w:rPr>
          <w:lang w:val="en-US"/>
        </w:rPr>
        <w:fldChar w:fldCharType="separate"/>
      </w:r>
      <w:r w:rsidR="00EE42EE" w:rsidRPr="001C220C">
        <w:rPr>
          <w:lang w:val="en-US"/>
        </w:rPr>
        <w:t xml:space="preserve">Table </w:t>
      </w:r>
      <w:r w:rsidR="00EE42EE">
        <w:rPr>
          <w:noProof/>
          <w:lang w:val="en-US"/>
        </w:rPr>
        <w:t>78</w:t>
      </w:r>
      <w:r>
        <w:rPr>
          <w:lang w:val="en-US"/>
        </w:rPr>
        <w:fldChar w:fldCharType="end"/>
      </w:r>
      <w:r>
        <w:rPr>
          <w:lang w:val="en-US"/>
        </w:rPr>
        <w:t xml:space="preserve"> </w:t>
      </w:r>
      <w:r w:rsidR="008B4A6F" w:rsidRPr="001C220C">
        <w:rPr>
          <w:lang w:val="en-US"/>
        </w:rPr>
        <w:t xml:space="preserve">defines the </w:t>
      </w:r>
      <w:r w:rsidR="006B034A">
        <w:rPr>
          <w:lang w:val="en-US"/>
        </w:rPr>
        <w:t>relationship</w:t>
      </w:r>
      <w:r w:rsidR="00446A1E">
        <w:rPr>
          <w:lang w:val="en-US"/>
        </w:rPr>
        <w:t xml:space="preserve"> role</w:t>
      </w:r>
      <w:r w:rsidR="006B034A">
        <w:rPr>
          <w:lang w:val="en-US"/>
        </w:rPr>
        <w:t>s</w:t>
      </w:r>
      <w:r w:rsidR="008B4A6F" w:rsidRPr="001C220C">
        <w:rPr>
          <w:lang w:val="en-US"/>
        </w:rPr>
        <w:t xml:space="preserve"> for</w:t>
      </w:r>
      <w:r w:rsidR="00CA22DD">
        <w:rPr>
          <w:lang w:val="en-US"/>
        </w:rPr>
        <w:t xml:space="preserve"> </w:t>
      </w:r>
      <w:r w:rsidR="00DF0BF4">
        <w:rPr>
          <w:lang w:val="en-US"/>
        </w:rPr>
        <w:t>the</w:t>
      </w:r>
      <w:r w:rsidR="008B4A6F" w:rsidRPr="001C220C">
        <w:rPr>
          <w:lang w:val="en-US"/>
        </w:rPr>
        <w:t xml:space="preserve"> </w:t>
      </w:r>
      <w:r w:rsidR="008B4A6F" w:rsidRPr="001C220C">
        <w:rPr>
          <w:i/>
          <w:lang w:val="en-US"/>
        </w:rPr>
        <w:t xml:space="preserve">equipment </w:t>
      </w:r>
      <w:r w:rsidR="007208F6" w:rsidRPr="001C220C">
        <w:rPr>
          <w:i/>
          <w:lang w:val="en-US"/>
        </w:rPr>
        <w:t xml:space="preserve">segment </w:t>
      </w:r>
      <w:r w:rsidR="008B4A6F" w:rsidRPr="001C220C">
        <w:rPr>
          <w:i/>
          <w:lang w:val="en-US"/>
        </w:rPr>
        <w:t>specification</w:t>
      </w:r>
      <w:r w:rsidR="008B4A6F" w:rsidRPr="001C220C">
        <w:rPr>
          <w:lang w:val="en-US"/>
        </w:rPr>
        <w:t xml:space="preserve">. </w:t>
      </w:r>
      <w:r w:rsidR="006B034A">
        <w:rPr>
          <w:lang w:val="en-US"/>
        </w:rPr>
        <w:t xml:space="preserve"> </w:t>
      </w:r>
      <w:r w:rsidR="006B034A">
        <w:rPr>
          <w:lang w:val="en-US"/>
        </w:rPr>
        <w:fldChar w:fldCharType="begin"/>
      </w:r>
      <w:r w:rsidR="006B034A">
        <w:rPr>
          <w:lang w:val="en-US"/>
        </w:rPr>
        <w:instrText xml:space="preserve"> REF _Ref161732129 \h </w:instrText>
      </w:r>
      <w:r w:rsidR="006B034A">
        <w:rPr>
          <w:lang w:val="en-US"/>
        </w:rPr>
      </w:r>
      <w:r w:rsidR="006B034A">
        <w:rPr>
          <w:lang w:val="en-US"/>
        </w:rPr>
        <w:fldChar w:fldCharType="separate"/>
      </w:r>
      <w:r w:rsidR="00EE42EE" w:rsidRPr="001C220C">
        <w:rPr>
          <w:lang w:val="en-US"/>
        </w:rPr>
        <w:t xml:space="preserve">Table </w:t>
      </w:r>
      <w:r w:rsidR="00EE42EE">
        <w:rPr>
          <w:noProof/>
          <w:lang w:val="en-US"/>
        </w:rPr>
        <w:t>79</w:t>
      </w:r>
      <w:r w:rsidR="006B034A">
        <w:rPr>
          <w:lang w:val="en-US"/>
        </w:rPr>
        <w:fldChar w:fldCharType="end"/>
      </w:r>
      <w:r w:rsidR="006B034A" w:rsidRPr="001C220C">
        <w:rPr>
          <w:lang w:val="en-US"/>
        </w:rPr>
        <w:t xml:space="preserve"> defines the attributes for</w:t>
      </w:r>
      <w:r w:rsidR="00CA22DD">
        <w:rPr>
          <w:lang w:val="en-US"/>
        </w:rPr>
        <w:t xml:space="preserve"> </w:t>
      </w:r>
      <w:r w:rsidR="00DF0BF4">
        <w:rPr>
          <w:lang w:val="en-US"/>
        </w:rPr>
        <w:t>the</w:t>
      </w:r>
      <w:r w:rsidR="006B034A" w:rsidRPr="001C220C">
        <w:rPr>
          <w:lang w:val="en-US"/>
        </w:rPr>
        <w:t xml:space="preserve"> </w:t>
      </w:r>
      <w:r w:rsidR="006B034A" w:rsidRPr="001C220C">
        <w:rPr>
          <w:i/>
          <w:lang w:val="en-US"/>
        </w:rPr>
        <w:t>equipment segment specification</w:t>
      </w:r>
      <w:r w:rsidR="006B034A" w:rsidRPr="001C220C">
        <w:rPr>
          <w:lang w:val="en-US"/>
        </w:rPr>
        <w:t xml:space="preserve">. </w:t>
      </w:r>
    </w:p>
    <w:p w14:paraId="7A557A9E" w14:textId="00DAABD2" w:rsidR="006B034A" w:rsidRDefault="006B034A" w:rsidP="006B034A">
      <w:pPr>
        <w:pStyle w:val="TABLE-title"/>
        <w:rPr>
          <w:ins w:id="7754" w:author="Charles Gifford" w:date="2017-03-19T15:52:00Z"/>
          <w:lang w:val="en-US"/>
        </w:rPr>
      </w:pPr>
      <w:bookmarkStart w:id="7755" w:name="_Ref449097988"/>
      <w:bookmarkStart w:id="7756" w:name="_Toc478492379"/>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EE42EE">
        <w:rPr>
          <w:noProof/>
          <w:lang w:val="en-US"/>
        </w:rPr>
        <w:t>78</w:t>
      </w:r>
      <w:r w:rsidR="00FD29D6">
        <w:rPr>
          <w:lang w:val="en-US"/>
        </w:rPr>
        <w:fldChar w:fldCharType="end"/>
      </w:r>
      <w:bookmarkEnd w:id="7755"/>
      <w:r w:rsidRPr="001C220C">
        <w:rPr>
          <w:lang w:val="en-US"/>
        </w:rPr>
        <w:t xml:space="preserve"> </w:t>
      </w:r>
      <w:r>
        <w:rPr>
          <w:lang w:val="en-US"/>
        </w:rPr>
        <w:t>–</w:t>
      </w:r>
      <w:r w:rsidRPr="001C220C">
        <w:rPr>
          <w:lang w:val="en-US"/>
        </w:rPr>
        <w:t xml:space="preserve"> </w:t>
      </w:r>
      <w:r>
        <w:rPr>
          <w:lang w:val="en-US"/>
        </w:rPr>
        <w:t>E</w:t>
      </w:r>
      <w:r w:rsidRPr="001C220C">
        <w:rPr>
          <w:lang w:val="en-US"/>
        </w:rPr>
        <w:t>quipment segment specification</w:t>
      </w:r>
      <w:r w:rsidRPr="00AC2193">
        <w:rPr>
          <w:lang w:val="en-US"/>
        </w:rPr>
        <w:t xml:space="preserve"> </w:t>
      </w:r>
      <w:r>
        <w:rPr>
          <w:lang w:val="en-US"/>
        </w:rPr>
        <w:t>relationship</w:t>
      </w:r>
      <w:r w:rsidR="00446A1E">
        <w:rPr>
          <w:lang w:val="en-US"/>
        </w:rPr>
        <w:t xml:space="preserve"> role</w:t>
      </w:r>
      <w:r>
        <w:rPr>
          <w:lang w:val="en-US"/>
        </w:rPr>
        <w:t>s</w:t>
      </w:r>
      <w:bookmarkEnd w:id="7756"/>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446A1E" w:rsidRPr="009432BC" w14:paraId="25AC106B" w14:textId="77777777" w:rsidTr="00832288">
        <w:trPr>
          <w:trHeight w:val="197"/>
          <w:tblHeader/>
          <w:ins w:id="7757" w:author="Charles Gifford" w:date="2017-03-19T15:53:00Z"/>
        </w:trPr>
        <w:tc>
          <w:tcPr>
            <w:tcW w:w="2155" w:type="dxa"/>
            <w:shd w:val="clear" w:color="auto" w:fill="auto"/>
          </w:tcPr>
          <w:p w14:paraId="2D14C0E6" w14:textId="77777777" w:rsidR="00446A1E" w:rsidRPr="009432BC" w:rsidRDefault="00446A1E" w:rsidP="00832288">
            <w:pPr>
              <w:pStyle w:val="TABLE-col-heading"/>
              <w:rPr>
                <w:ins w:id="7758" w:author="Charles Gifford" w:date="2017-03-19T15:53:00Z"/>
              </w:rPr>
            </w:pPr>
            <w:ins w:id="7759" w:author="Charles Gifford" w:date="2017-03-19T15:53:00Z">
              <w:r w:rsidRPr="009432BC">
                <w:t>Related Object</w:t>
              </w:r>
            </w:ins>
          </w:p>
        </w:tc>
        <w:tc>
          <w:tcPr>
            <w:tcW w:w="2070" w:type="dxa"/>
            <w:shd w:val="clear" w:color="auto" w:fill="auto"/>
          </w:tcPr>
          <w:p w14:paraId="103907BB" w14:textId="77777777" w:rsidR="00446A1E" w:rsidRPr="009432BC" w:rsidRDefault="00446A1E" w:rsidP="00832288">
            <w:pPr>
              <w:pStyle w:val="TABLE-col-heading"/>
              <w:rPr>
                <w:ins w:id="7760" w:author="Charles Gifford" w:date="2017-03-19T15:53:00Z"/>
              </w:rPr>
            </w:pPr>
            <w:ins w:id="7761" w:author="Charles Gifford" w:date="2017-03-19T15:53:00Z">
              <w:r w:rsidRPr="009432BC">
                <w:t>Role</w:t>
              </w:r>
            </w:ins>
          </w:p>
        </w:tc>
        <w:tc>
          <w:tcPr>
            <w:tcW w:w="1080" w:type="dxa"/>
            <w:shd w:val="clear" w:color="auto" w:fill="auto"/>
          </w:tcPr>
          <w:p w14:paraId="76EA520B" w14:textId="77777777" w:rsidR="00446A1E" w:rsidRPr="009432BC" w:rsidRDefault="00446A1E" w:rsidP="00832288">
            <w:pPr>
              <w:pStyle w:val="TABLE-col-heading"/>
              <w:rPr>
                <w:ins w:id="7762" w:author="Charles Gifford" w:date="2017-03-19T15:53:00Z"/>
              </w:rPr>
            </w:pPr>
            <w:ins w:id="7763" w:author="Charles Gifford" w:date="2017-03-19T15:53:00Z">
              <w:r w:rsidRPr="009432BC">
                <w:t>Multiplicity</w:t>
              </w:r>
            </w:ins>
          </w:p>
        </w:tc>
        <w:tc>
          <w:tcPr>
            <w:tcW w:w="3780" w:type="dxa"/>
            <w:shd w:val="clear" w:color="auto" w:fill="auto"/>
          </w:tcPr>
          <w:p w14:paraId="165A6A48" w14:textId="77777777" w:rsidR="00446A1E" w:rsidRPr="009432BC" w:rsidRDefault="00446A1E" w:rsidP="00832288">
            <w:pPr>
              <w:pStyle w:val="TABLE-col-heading"/>
              <w:rPr>
                <w:ins w:id="7764" w:author="Charles Gifford" w:date="2017-03-19T15:53:00Z"/>
              </w:rPr>
            </w:pPr>
            <w:ins w:id="7765" w:author="Charles Gifford" w:date="2017-03-19T15:53:00Z">
              <w:r w:rsidRPr="009432BC">
                <w:t>Description</w:t>
              </w:r>
            </w:ins>
          </w:p>
        </w:tc>
      </w:tr>
      <w:tr w:rsidR="00446A1E" w:rsidRPr="009432BC" w14:paraId="48E92106" w14:textId="77777777" w:rsidTr="00832288">
        <w:trPr>
          <w:trHeight w:val="332"/>
          <w:ins w:id="7766" w:author="Charles Gifford" w:date="2017-03-19T15:53:00Z"/>
        </w:trPr>
        <w:tc>
          <w:tcPr>
            <w:tcW w:w="2155" w:type="dxa"/>
          </w:tcPr>
          <w:p w14:paraId="54FE9E8E" w14:textId="77777777" w:rsidR="00446A1E" w:rsidRPr="009432BC" w:rsidRDefault="00446A1E" w:rsidP="00832288">
            <w:pPr>
              <w:pStyle w:val="TABLE-cell"/>
              <w:rPr>
                <w:ins w:id="7767" w:author="Charles Gifford" w:date="2017-03-19T15:53:00Z"/>
              </w:rPr>
            </w:pPr>
            <w:ins w:id="7768" w:author="Charles Gifford" w:date="2017-03-19T15:53:00Z">
              <w:r w:rsidRPr="0030452A">
                <w:t>Process segment</w:t>
              </w:r>
            </w:ins>
          </w:p>
        </w:tc>
        <w:tc>
          <w:tcPr>
            <w:tcW w:w="2070" w:type="dxa"/>
          </w:tcPr>
          <w:p w14:paraId="47158494" w14:textId="77777777" w:rsidR="00446A1E" w:rsidRPr="009432BC" w:rsidRDefault="00446A1E" w:rsidP="00832288">
            <w:pPr>
              <w:pStyle w:val="TABLE-cell"/>
              <w:rPr>
                <w:ins w:id="7769" w:author="Charles Gifford" w:date="2017-03-19T15:53:00Z"/>
              </w:rPr>
            </w:pPr>
            <w:ins w:id="7770" w:author="Charles Gifford" w:date="2017-03-19T15:53:00Z">
              <w:r>
                <w:t>NA</w:t>
              </w:r>
            </w:ins>
          </w:p>
        </w:tc>
        <w:tc>
          <w:tcPr>
            <w:tcW w:w="1080" w:type="dxa"/>
          </w:tcPr>
          <w:p w14:paraId="1F8BF730" w14:textId="77777777" w:rsidR="00446A1E" w:rsidRPr="009432BC" w:rsidRDefault="00446A1E" w:rsidP="00832288">
            <w:pPr>
              <w:pStyle w:val="TABLE-cell"/>
              <w:rPr>
                <w:ins w:id="7771" w:author="Charles Gifford" w:date="2017-03-19T15:53:00Z"/>
              </w:rPr>
            </w:pPr>
            <w:ins w:id="7772" w:author="Charles Gifford" w:date="2017-03-19T15:53:00Z">
              <w:r w:rsidRPr="0030452A">
                <w:t>1</w:t>
              </w:r>
            </w:ins>
          </w:p>
        </w:tc>
        <w:tc>
          <w:tcPr>
            <w:tcW w:w="3780" w:type="dxa"/>
          </w:tcPr>
          <w:p w14:paraId="5796A29C" w14:textId="680E9409" w:rsidR="00446A1E" w:rsidRPr="009432BC" w:rsidRDefault="00446A1E" w:rsidP="00832288">
            <w:pPr>
              <w:pStyle w:val="TABLE-cell"/>
              <w:rPr>
                <w:ins w:id="7773" w:author="Charles Gifford" w:date="2017-03-19T15:53:00Z"/>
              </w:rPr>
            </w:pPr>
            <w:ins w:id="7774" w:author="Charles Gifford" w:date="2017-03-19T15:53:00Z">
              <w:r w:rsidRPr="0030452A">
                <w:t xml:space="preserve">The </w:t>
              </w:r>
              <w:r w:rsidRPr="0030452A">
                <w:rPr>
                  <w:i/>
                </w:rPr>
                <w:t>process segment</w:t>
              </w:r>
              <w:r w:rsidRPr="0030452A">
                <w:t xml:space="preserve"> defined in part by this </w:t>
              </w:r>
            </w:ins>
            <w:ins w:id="7775" w:author="Charles Gifford" w:date="2017-03-19T15:55:00Z">
              <w:r>
                <w:rPr>
                  <w:i/>
                </w:rPr>
                <w:t>e</w:t>
              </w:r>
              <w:r w:rsidRPr="00446A1E">
                <w:rPr>
                  <w:i/>
                </w:rPr>
                <w:t xml:space="preserve">quipment </w:t>
              </w:r>
            </w:ins>
            <w:ins w:id="7776" w:author="Charles Gifford" w:date="2017-03-19T15:53:00Z">
              <w:r w:rsidRPr="0030452A">
                <w:rPr>
                  <w:i/>
                </w:rPr>
                <w:t>segment</w:t>
              </w:r>
              <w:r w:rsidRPr="0030452A">
                <w:t xml:space="preserve"> </w:t>
              </w:r>
              <w:r w:rsidRPr="0030452A">
                <w:rPr>
                  <w:i/>
                </w:rPr>
                <w:t>specification</w:t>
              </w:r>
              <w:r w:rsidRPr="0030452A">
                <w:t>.</w:t>
              </w:r>
            </w:ins>
          </w:p>
        </w:tc>
      </w:tr>
      <w:tr w:rsidR="00446A1E" w:rsidRPr="009432BC" w14:paraId="76F6AB86" w14:textId="77777777" w:rsidTr="00832288">
        <w:trPr>
          <w:trHeight w:val="494"/>
          <w:ins w:id="7777" w:author="Charles Gifford" w:date="2017-03-19T15:53:00Z"/>
        </w:trPr>
        <w:tc>
          <w:tcPr>
            <w:tcW w:w="2155" w:type="dxa"/>
          </w:tcPr>
          <w:p w14:paraId="32A4C1AA" w14:textId="17814B04" w:rsidR="00446A1E" w:rsidRPr="009432BC" w:rsidRDefault="00446A1E" w:rsidP="00832288">
            <w:pPr>
              <w:pStyle w:val="TABLE-cell"/>
              <w:rPr>
                <w:ins w:id="7778" w:author="Charles Gifford" w:date="2017-03-19T15:53:00Z"/>
              </w:rPr>
            </w:pPr>
            <w:ins w:id="7779" w:author="Charles Gifford" w:date="2017-03-19T15:53:00Z">
              <w:r>
                <w:t>Equipm</w:t>
              </w:r>
            </w:ins>
            <w:ins w:id="7780" w:author="Charles Gifford" w:date="2017-03-19T15:55:00Z">
              <w:r>
                <w:t>ent</w:t>
              </w:r>
            </w:ins>
            <w:ins w:id="7781" w:author="Charles Gifford" w:date="2017-03-19T15:53:00Z">
              <w:r w:rsidRPr="0030452A">
                <w:t xml:space="preserve"> segment specification property</w:t>
              </w:r>
            </w:ins>
          </w:p>
        </w:tc>
        <w:tc>
          <w:tcPr>
            <w:tcW w:w="2070" w:type="dxa"/>
          </w:tcPr>
          <w:p w14:paraId="75A67278" w14:textId="63E11B20" w:rsidR="00446A1E" w:rsidRPr="009432BC" w:rsidRDefault="00446A1E" w:rsidP="00832288">
            <w:pPr>
              <w:pStyle w:val="TABLE-cell"/>
              <w:rPr>
                <w:ins w:id="7782" w:author="Charles Gifford" w:date="2017-03-19T15:53:00Z"/>
              </w:rPr>
            </w:pPr>
            <w:ins w:id="7783" w:author="Charles Gifford" w:date="2017-03-19T15:55:00Z">
              <w:r w:rsidRPr="00446A1E">
                <w:t>Equipment</w:t>
              </w:r>
            </w:ins>
            <w:ins w:id="7784" w:author="Charles Gifford" w:date="2017-03-19T15:53:00Z">
              <w:r w:rsidRPr="0030452A">
                <w:t xml:space="preserve"> segment specification property</w:t>
              </w:r>
            </w:ins>
          </w:p>
        </w:tc>
        <w:tc>
          <w:tcPr>
            <w:tcW w:w="1080" w:type="dxa"/>
          </w:tcPr>
          <w:p w14:paraId="0D824C06" w14:textId="77777777" w:rsidR="00446A1E" w:rsidRPr="009432BC" w:rsidRDefault="00446A1E" w:rsidP="00832288">
            <w:pPr>
              <w:pStyle w:val="TABLE-cell"/>
              <w:rPr>
                <w:ins w:id="7785" w:author="Charles Gifford" w:date="2017-03-19T15:53:00Z"/>
              </w:rPr>
            </w:pPr>
            <w:ins w:id="7786" w:author="Charles Gifford" w:date="2017-03-19T15:53:00Z">
              <w:r w:rsidRPr="0030452A">
                <w:t>0..*</w:t>
              </w:r>
            </w:ins>
          </w:p>
        </w:tc>
        <w:tc>
          <w:tcPr>
            <w:tcW w:w="3780" w:type="dxa"/>
          </w:tcPr>
          <w:p w14:paraId="5AAB4158" w14:textId="780527E8" w:rsidR="00446A1E" w:rsidRPr="009432BC" w:rsidRDefault="00446A1E" w:rsidP="00832288">
            <w:pPr>
              <w:pStyle w:val="TABLE-cell"/>
              <w:rPr>
                <w:ins w:id="7787" w:author="Charles Gifford" w:date="2017-03-19T15:53:00Z"/>
              </w:rPr>
            </w:pPr>
            <w:ins w:id="7788" w:author="Charles Gifford" w:date="2017-03-19T15:53:00Z">
              <w:r w:rsidRPr="0030452A">
                <w:t xml:space="preserve">The </w:t>
              </w:r>
            </w:ins>
            <w:ins w:id="7789" w:author="Charles Gifford" w:date="2017-03-19T15:55:00Z">
              <w:r w:rsidRPr="00446A1E">
                <w:rPr>
                  <w:i/>
                </w:rPr>
                <w:t>equipment</w:t>
              </w:r>
            </w:ins>
            <w:ins w:id="7790" w:author="Charles Gifford" w:date="2017-03-19T15:53:00Z">
              <w:r w:rsidRPr="0030452A">
                <w:rPr>
                  <w:i/>
                </w:rPr>
                <w:t xml:space="preserve"> segment specification property(s)</w:t>
              </w:r>
              <w:r w:rsidRPr="0030452A">
                <w:t xml:space="preserve"> of this </w:t>
              </w:r>
            </w:ins>
            <w:ins w:id="7791" w:author="Charles Gifford" w:date="2017-03-19T15:55:00Z">
              <w:r w:rsidRPr="00446A1E">
                <w:rPr>
                  <w:i/>
                </w:rPr>
                <w:t xml:space="preserve">equipment </w:t>
              </w:r>
            </w:ins>
            <w:ins w:id="7792" w:author="Charles Gifford" w:date="2017-03-19T15:53:00Z">
              <w:r w:rsidRPr="0030452A">
                <w:rPr>
                  <w:i/>
                </w:rPr>
                <w:t>segment specification</w:t>
              </w:r>
              <w:r w:rsidRPr="0030452A">
                <w:t>.</w:t>
              </w:r>
            </w:ins>
          </w:p>
        </w:tc>
      </w:tr>
      <w:tr w:rsidR="00446A1E" w:rsidRPr="009432BC" w14:paraId="54A677B6" w14:textId="77777777" w:rsidTr="00832288">
        <w:trPr>
          <w:trHeight w:val="494"/>
          <w:ins w:id="7793" w:author="Charles Gifford" w:date="2017-03-19T15:53:00Z"/>
        </w:trPr>
        <w:tc>
          <w:tcPr>
            <w:tcW w:w="2155" w:type="dxa"/>
            <w:shd w:val="clear" w:color="auto" w:fill="auto"/>
          </w:tcPr>
          <w:p w14:paraId="701F3CB9" w14:textId="433C671E" w:rsidR="00446A1E" w:rsidRPr="0030452A" w:rsidRDefault="00446A1E" w:rsidP="00832288">
            <w:pPr>
              <w:pStyle w:val="TABLE-cell"/>
              <w:rPr>
                <w:ins w:id="7794" w:author="Charles Gifford" w:date="2017-03-19T15:53:00Z"/>
              </w:rPr>
            </w:pPr>
            <w:ins w:id="7795" w:author="Charles Gifford" w:date="2017-03-19T15:56:00Z">
              <w:r>
                <w:t>E</w:t>
              </w:r>
              <w:r w:rsidRPr="00446A1E">
                <w:t>quipment</w:t>
              </w:r>
            </w:ins>
            <w:ins w:id="7796" w:author="Charles Gifford" w:date="2017-03-19T15:53:00Z">
              <w:r w:rsidRPr="00BA207E">
                <w:t xml:space="preserve"> class</w:t>
              </w:r>
            </w:ins>
          </w:p>
        </w:tc>
        <w:tc>
          <w:tcPr>
            <w:tcW w:w="2070" w:type="dxa"/>
            <w:shd w:val="clear" w:color="auto" w:fill="auto"/>
          </w:tcPr>
          <w:p w14:paraId="79696796" w14:textId="49B712FB" w:rsidR="00446A1E" w:rsidRPr="0030452A" w:rsidRDefault="00446A1E" w:rsidP="00832288">
            <w:pPr>
              <w:pStyle w:val="TABLE-cell"/>
              <w:rPr>
                <w:ins w:id="7797" w:author="Charles Gifford" w:date="2017-03-19T15:53:00Z"/>
              </w:rPr>
            </w:pPr>
            <w:ins w:id="7798" w:author="Charles Gifford" w:date="2017-03-19T15:56:00Z">
              <w:r>
                <w:t>E</w:t>
              </w:r>
              <w:r w:rsidRPr="00446A1E">
                <w:t xml:space="preserve">quipment </w:t>
              </w:r>
            </w:ins>
            <w:ins w:id="7799" w:author="Charles Gifford" w:date="2017-03-19T15:53:00Z">
              <w:r w:rsidRPr="00BA207E">
                <w:t>class</w:t>
              </w:r>
            </w:ins>
          </w:p>
        </w:tc>
        <w:tc>
          <w:tcPr>
            <w:tcW w:w="1080" w:type="dxa"/>
          </w:tcPr>
          <w:p w14:paraId="5BB7D25D" w14:textId="77777777" w:rsidR="00446A1E" w:rsidRPr="0030452A" w:rsidRDefault="00446A1E" w:rsidP="00832288">
            <w:pPr>
              <w:pStyle w:val="TABLE-cell"/>
              <w:rPr>
                <w:ins w:id="7800" w:author="Charles Gifford" w:date="2017-03-19T15:53:00Z"/>
              </w:rPr>
            </w:pPr>
            <w:ins w:id="7801" w:author="Charles Gifford" w:date="2017-03-19T15:53:00Z">
              <w:r w:rsidRPr="0030452A">
                <w:t>0..*</w:t>
              </w:r>
            </w:ins>
          </w:p>
        </w:tc>
        <w:tc>
          <w:tcPr>
            <w:tcW w:w="3780" w:type="dxa"/>
          </w:tcPr>
          <w:p w14:paraId="360E10C7" w14:textId="02A36376" w:rsidR="00446A1E" w:rsidRPr="0030452A" w:rsidRDefault="00446A1E" w:rsidP="00832288">
            <w:pPr>
              <w:pStyle w:val="TABLE-cell"/>
              <w:rPr>
                <w:ins w:id="7802" w:author="Charles Gifford" w:date="2017-03-19T15:53:00Z"/>
              </w:rPr>
            </w:pPr>
            <w:ins w:id="7803" w:author="Charles Gifford" w:date="2017-03-19T15:53:00Z">
              <w:r>
                <w:t>A cross-model association to</w:t>
              </w:r>
              <w:r w:rsidRPr="00FD719C">
                <w:t xml:space="preserve"> element in the </w:t>
              </w:r>
            </w:ins>
            <w:ins w:id="7804" w:author="Charles Gifford" w:date="2017-03-19T15:56:00Z">
              <w:r w:rsidRPr="00446A1E">
                <w:t xml:space="preserve">equipment </w:t>
              </w:r>
            </w:ins>
            <w:ins w:id="7805" w:author="Charles Gifford" w:date="2017-03-19T15:53:00Z">
              <w:r w:rsidRPr="00FD719C">
                <w:t>model</w:t>
              </w:r>
              <w:r>
                <w:t xml:space="preserve"> as explained in clause 4.6.4</w:t>
              </w:r>
              <w:r w:rsidRPr="00FD719C">
                <w:t>.</w:t>
              </w:r>
            </w:ins>
          </w:p>
        </w:tc>
      </w:tr>
      <w:tr w:rsidR="00446A1E" w:rsidRPr="009432BC" w14:paraId="50306D00" w14:textId="77777777" w:rsidTr="00832288">
        <w:trPr>
          <w:trHeight w:val="440"/>
          <w:ins w:id="7806" w:author="Charles Gifford" w:date="2017-03-19T15:53:00Z"/>
        </w:trPr>
        <w:tc>
          <w:tcPr>
            <w:tcW w:w="2155" w:type="dxa"/>
            <w:shd w:val="clear" w:color="auto" w:fill="auto"/>
          </w:tcPr>
          <w:p w14:paraId="114B5DA8" w14:textId="75A0C977" w:rsidR="00446A1E" w:rsidRPr="009432BC" w:rsidRDefault="00446A1E" w:rsidP="00832288">
            <w:pPr>
              <w:pStyle w:val="TABLE-cell"/>
              <w:rPr>
                <w:ins w:id="7807" w:author="Charles Gifford" w:date="2017-03-19T15:53:00Z"/>
              </w:rPr>
            </w:pPr>
            <w:ins w:id="7808" w:author="Charles Gifford" w:date="2017-03-19T15:56:00Z">
              <w:r>
                <w:t>E</w:t>
              </w:r>
              <w:r w:rsidRPr="00446A1E">
                <w:t>quipment</w:t>
              </w:r>
            </w:ins>
          </w:p>
        </w:tc>
        <w:tc>
          <w:tcPr>
            <w:tcW w:w="2070" w:type="dxa"/>
            <w:shd w:val="clear" w:color="auto" w:fill="auto"/>
          </w:tcPr>
          <w:p w14:paraId="1354B606" w14:textId="4736EAD6" w:rsidR="00446A1E" w:rsidRPr="009432BC" w:rsidRDefault="00446A1E" w:rsidP="00832288">
            <w:pPr>
              <w:pStyle w:val="TABLE-cell"/>
              <w:rPr>
                <w:ins w:id="7809" w:author="Charles Gifford" w:date="2017-03-19T15:53:00Z"/>
              </w:rPr>
            </w:pPr>
            <w:ins w:id="7810" w:author="Charles Gifford" w:date="2017-03-19T15:56:00Z">
              <w:r>
                <w:t>E</w:t>
              </w:r>
              <w:r w:rsidRPr="00446A1E">
                <w:t>quipment</w:t>
              </w:r>
            </w:ins>
          </w:p>
        </w:tc>
        <w:tc>
          <w:tcPr>
            <w:tcW w:w="1080" w:type="dxa"/>
          </w:tcPr>
          <w:p w14:paraId="33D7BC4D" w14:textId="77777777" w:rsidR="00446A1E" w:rsidRPr="009432BC" w:rsidRDefault="00446A1E" w:rsidP="00832288">
            <w:pPr>
              <w:pStyle w:val="TABLE-cell"/>
              <w:rPr>
                <w:ins w:id="7811" w:author="Charles Gifford" w:date="2017-03-19T15:53:00Z"/>
              </w:rPr>
            </w:pPr>
            <w:ins w:id="7812" w:author="Charles Gifford" w:date="2017-03-19T15:53:00Z">
              <w:r w:rsidRPr="0030452A">
                <w:t>0..*</w:t>
              </w:r>
            </w:ins>
          </w:p>
        </w:tc>
        <w:tc>
          <w:tcPr>
            <w:tcW w:w="3780" w:type="dxa"/>
            <w:shd w:val="clear" w:color="auto" w:fill="auto"/>
          </w:tcPr>
          <w:p w14:paraId="765FB1AF" w14:textId="080332A1" w:rsidR="00446A1E" w:rsidRPr="009432BC" w:rsidRDefault="00446A1E" w:rsidP="00832288">
            <w:pPr>
              <w:pStyle w:val="TABLE-cell"/>
              <w:rPr>
                <w:ins w:id="7813" w:author="Charles Gifford" w:date="2017-03-19T15:53:00Z"/>
              </w:rPr>
            </w:pPr>
            <w:ins w:id="7814" w:author="Charles Gifford" w:date="2017-03-19T15:53:00Z">
              <w:r w:rsidRPr="002C3CDB">
                <w:t xml:space="preserve">A cross-model association to element in the </w:t>
              </w:r>
            </w:ins>
            <w:ins w:id="7815" w:author="Charles Gifford" w:date="2017-03-19T15:56:00Z">
              <w:r w:rsidRPr="00446A1E">
                <w:t xml:space="preserve">equipment </w:t>
              </w:r>
            </w:ins>
            <w:ins w:id="7816" w:author="Charles Gifford" w:date="2017-03-19T15:53:00Z">
              <w:r w:rsidRPr="002C3CDB">
                <w:t>model as explained in clause 4.6.4.</w:t>
              </w:r>
            </w:ins>
          </w:p>
        </w:tc>
      </w:tr>
    </w:tbl>
    <w:p w14:paraId="73B4C874" w14:textId="05FFB8C9" w:rsidR="008B4A6F" w:rsidRPr="001C220C" w:rsidRDefault="008B4A6F" w:rsidP="00D3451A">
      <w:pPr>
        <w:pStyle w:val="TABLE-title"/>
        <w:rPr>
          <w:lang w:val="en-US"/>
        </w:rPr>
      </w:pPr>
      <w:bookmarkStart w:id="7817" w:name="_Ref161732129"/>
      <w:bookmarkStart w:id="7818" w:name="_Toc161631634"/>
      <w:bookmarkStart w:id="7819" w:name="_Toc266864156"/>
      <w:bookmarkStart w:id="7820" w:name="_Toc306621044"/>
      <w:bookmarkStart w:id="7821" w:name="_Toc320178440"/>
      <w:bookmarkStart w:id="7822" w:name="_Toc478492380"/>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EE42EE">
        <w:rPr>
          <w:noProof/>
          <w:lang w:val="en-US"/>
        </w:rPr>
        <w:t>79</w:t>
      </w:r>
      <w:r w:rsidR="00FD29D6">
        <w:rPr>
          <w:lang w:val="en-US"/>
        </w:rPr>
        <w:fldChar w:fldCharType="end"/>
      </w:r>
      <w:bookmarkEnd w:id="7817"/>
      <w:r w:rsidRPr="001C220C">
        <w:rPr>
          <w:lang w:val="en-US"/>
        </w:rPr>
        <w:t xml:space="preserve"> </w:t>
      </w:r>
      <w:r w:rsidR="00D3451A">
        <w:rPr>
          <w:lang w:val="en-US"/>
        </w:rPr>
        <w:t>–</w:t>
      </w:r>
      <w:r w:rsidRPr="001C220C">
        <w:rPr>
          <w:lang w:val="en-US"/>
        </w:rPr>
        <w:t xml:space="preserve"> </w:t>
      </w:r>
      <w:r w:rsidR="006F45EC">
        <w:rPr>
          <w:lang w:val="en-US"/>
        </w:rPr>
        <w:t>E</w:t>
      </w:r>
      <w:r w:rsidRPr="001C220C">
        <w:rPr>
          <w:lang w:val="en-US"/>
        </w:rPr>
        <w:t xml:space="preserve">quipment </w:t>
      </w:r>
      <w:r w:rsidR="007208F6" w:rsidRPr="001C220C">
        <w:rPr>
          <w:lang w:val="en-US"/>
        </w:rPr>
        <w:t xml:space="preserve">segment </w:t>
      </w:r>
      <w:r w:rsidRPr="001C220C">
        <w:rPr>
          <w:lang w:val="en-US"/>
        </w:rPr>
        <w:t>specification</w:t>
      </w:r>
      <w:bookmarkEnd w:id="7818"/>
      <w:bookmarkEnd w:id="7819"/>
      <w:bookmarkEnd w:id="7820"/>
      <w:bookmarkEnd w:id="7821"/>
      <w:r w:rsidR="006F45EC" w:rsidRPr="00AC2193">
        <w:rPr>
          <w:lang w:val="en-US"/>
        </w:rPr>
        <w:t xml:space="preserve"> </w:t>
      </w:r>
      <w:r w:rsidR="006F45EC">
        <w:rPr>
          <w:lang w:val="en-US"/>
        </w:rPr>
        <w:t>attributes</w:t>
      </w:r>
      <w:bookmarkEnd w:id="7822"/>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238"/>
        <w:gridCol w:w="1350"/>
        <w:gridCol w:w="1080"/>
        <w:gridCol w:w="1229"/>
      </w:tblGrid>
      <w:tr w:rsidR="00F663EA" w:rsidRPr="001C220C" w14:paraId="0E70192B" w14:textId="77777777" w:rsidTr="00806D30">
        <w:trPr>
          <w:tblHeader/>
          <w:jc w:val="center"/>
        </w:trPr>
        <w:tc>
          <w:tcPr>
            <w:tcW w:w="1269" w:type="dxa"/>
          </w:tcPr>
          <w:p w14:paraId="797B0E9C" w14:textId="77777777" w:rsidR="00F663EA" w:rsidRPr="001C220C" w:rsidRDefault="00F663EA" w:rsidP="0060346A">
            <w:pPr>
              <w:pStyle w:val="NormalTableHeader"/>
              <w:keepNext w:val="0"/>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00EC7C46" w14:textId="77777777" w:rsidR="00F663EA" w:rsidRPr="001C220C" w:rsidRDefault="00F663EA" w:rsidP="0060346A">
            <w:pPr>
              <w:pStyle w:val="NormalTableHeader"/>
              <w:keepNext w:val="0"/>
              <w:spacing w:before="40"/>
              <w:rPr>
                <w:lang w:val="en-US"/>
              </w:rPr>
            </w:pPr>
            <w:r w:rsidRPr="001C220C">
              <w:rPr>
                <w:lang w:val="en-US"/>
              </w:rPr>
              <w:t>Description</w:t>
            </w:r>
          </w:p>
        </w:tc>
        <w:tc>
          <w:tcPr>
            <w:tcW w:w="1238" w:type="dxa"/>
          </w:tcPr>
          <w:p w14:paraId="0B6837D0" w14:textId="77777777" w:rsidR="00F663EA" w:rsidRPr="001C220C" w:rsidRDefault="00AE4770" w:rsidP="0060346A">
            <w:pPr>
              <w:pStyle w:val="NormalTableHeader"/>
              <w:keepNext w:val="0"/>
              <w:spacing w:before="40"/>
              <w:rPr>
                <w:lang w:val="en-US"/>
              </w:rPr>
            </w:pPr>
            <w:r>
              <w:rPr>
                <w:lang w:val="en-US"/>
              </w:rPr>
              <w:t>Production example</w:t>
            </w:r>
            <w:r w:rsidR="00F663EA" w:rsidRPr="001C220C">
              <w:rPr>
                <w:lang w:val="en-US"/>
              </w:rPr>
              <w:t>s</w:t>
            </w:r>
          </w:p>
        </w:tc>
        <w:tc>
          <w:tcPr>
            <w:tcW w:w="1350" w:type="dxa"/>
          </w:tcPr>
          <w:p w14:paraId="3831EAC0" w14:textId="77777777" w:rsidR="00F663EA" w:rsidRPr="001C220C" w:rsidRDefault="00AE4770" w:rsidP="0060346A">
            <w:pPr>
              <w:pStyle w:val="NormalTableHeader"/>
              <w:keepNext w:val="0"/>
              <w:spacing w:before="40"/>
              <w:rPr>
                <w:lang w:val="en-US"/>
              </w:rPr>
            </w:pPr>
            <w:r>
              <w:rPr>
                <w:lang w:val="en-US"/>
              </w:rPr>
              <w:t>Maintenance example</w:t>
            </w:r>
            <w:r w:rsidR="00F663EA" w:rsidRPr="001C220C">
              <w:rPr>
                <w:lang w:val="en-US"/>
              </w:rPr>
              <w:t>s</w:t>
            </w:r>
          </w:p>
        </w:tc>
        <w:tc>
          <w:tcPr>
            <w:tcW w:w="1080" w:type="dxa"/>
          </w:tcPr>
          <w:p w14:paraId="6E0791F7" w14:textId="77777777" w:rsidR="00F663EA" w:rsidRPr="001C220C" w:rsidRDefault="00AE4770" w:rsidP="0060346A">
            <w:pPr>
              <w:pStyle w:val="NormalTableHeader"/>
              <w:keepNext w:val="0"/>
              <w:spacing w:before="40"/>
              <w:rPr>
                <w:lang w:val="en-US"/>
              </w:rPr>
            </w:pPr>
            <w:r>
              <w:rPr>
                <w:lang w:val="en-US"/>
              </w:rPr>
              <w:t>Quality example</w:t>
            </w:r>
            <w:r w:rsidR="00F663EA" w:rsidRPr="001C220C">
              <w:rPr>
                <w:lang w:val="en-US"/>
              </w:rPr>
              <w:t>s</w:t>
            </w:r>
          </w:p>
        </w:tc>
        <w:tc>
          <w:tcPr>
            <w:tcW w:w="1229" w:type="dxa"/>
          </w:tcPr>
          <w:p w14:paraId="33779A88" w14:textId="77777777" w:rsidR="00F663EA" w:rsidRPr="001C220C" w:rsidRDefault="00AE4770" w:rsidP="0060346A">
            <w:pPr>
              <w:pStyle w:val="NormalTableHeader"/>
              <w:keepNext w:val="0"/>
              <w:spacing w:before="40"/>
              <w:rPr>
                <w:lang w:val="en-US"/>
              </w:rPr>
            </w:pPr>
            <w:r>
              <w:rPr>
                <w:lang w:val="en-US"/>
              </w:rPr>
              <w:t>Inventory example</w:t>
            </w:r>
            <w:r w:rsidR="00F663EA" w:rsidRPr="001C220C">
              <w:rPr>
                <w:lang w:val="en-US"/>
              </w:rPr>
              <w:t>s</w:t>
            </w:r>
          </w:p>
        </w:tc>
      </w:tr>
      <w:tr w:rsidR="0061778F" w:rsidRPr="001C220C" w14:paraId="39EC64E0" w14:textId="77777777" w:rsidTr="00806D30">
        <w:trPr>
          <w:tblHeader/>
          <w:jc w:val="center"/>
          <w:ins w:id="7823" w:author="Charles Gifford" w:date="2017-03-15T18:46:00Z"/>
        </w:trPr>
        <w:tc>
          <w:tcPr>
            <w:tcW w:w="1269" w:type="dxa"/>
          </w:tcPr>
          <w:p w14:paraId="03066F7A" w14:textId="68FA9E18" w:rsidR="0061778F" w:rsidRPr="001C220C" w:rsidRDefault="0061778F" w:rsidP="0061778F">
            <w:pPr>
              <w:pStyle w:val="NormalTableHeader"/>
              <w:keepNext w:val="0"/>
              <w:spacing w:before="40"/>
              <w:jc w:val="left"/>
              <w:rPr>
                <w:ins w:id="7824" w:author="Charles Gifford" w:date="2017-03-15T18:46:00Z"/>
                <w:lang w:val="en-US"/>
              </w:rPr>
            </w:pPr>
            <w:ins w:id="7825" w:author="Charles Gifford" w:date="2017-03-15T18:46:00Z">
              <w:r w:rsidRPr="0061778F">
                <w:rPr>
                  <w:b w:val="0"/>
                  <w:szCs w:val="16"/>
                </w:rPr>
                <w:t>ID</w:t>
              </w:r>
            </w:ins>
          </w:p>
        </w:tc>
        <w:tc>
          <w:tcPr>
            <w:tcW w:w="2880" w:type="dxa"/>
          </w:tcPr>
          <w:p w14:paraId="28EF407D" w14:textId="0093FF10" w:rsidR="0061778F" w:rsidRPr="001C220C" w:rsidRDefault="0061778F" w:rsidP="0061778F">
            <w:pPr>
              <w:pStyle w:val="NormalTableHeader"/>
              <w:keepNext w:val="0"/>
              <w:spacing w:before="40"/>
              <w:jc w:val="left"/>
              <w:rPr>
                <w:ins w:id="7826" w:author="Charles Gifford" w:date="2017-03-15T18:46:00Z"/>
                <w:lang w:val="en-US"/>
              </w:rPr>
            </w:pPr>
            <w:ins w:id="7827" w:author="Charles Gifford" w:date="2017-03-15T18:46:00Z">
              <w:r w:rsidRPr="0061778F">
                <w:rPr>
                  <w:b w:val="0"/>
                  <w:szCs w:val="16"/>
                </w:rPr>
                <w:t xml:space="preserve">A unique identification of a specific </w:t>
              </w:r>
            </w:ins>
            <w:ins w:id="7828" w:author="Charles Gifford" w:date="2017-03-15T18:56:00Z">
              <w:r w:rsidR="004C7DD4" w:rsidRPr="004C7DD4">
                <w:rPr>
                  <w:b w:val="0"/>
                  <w:i/>
                  <w:szCs w:val="16"/>
                </w:rPr>
                <w:t>equipment</w:t>
              </w:r>
            </w:ins>
            <w:ins w:id="7829" w:author="Charles Gifford" w:date="2017-03-15T18:46:00Z">
              <w:r w:rsidRPr="0061778F">
                <w:rPr>
                  <w:b w:val="0"/>
                  <w:i/>
                  <w:szCs w:val="16"/>
                </w:rPr>
                <w:t xml:space="preserve"> segment specification. </w:t>
              </w:r>
            </w:ins>
          </w:p>
        </w:tc>
        <w:tc>
          <w:tcPr>
            <w:tcW w:w="1238" w:type="dxa"/>
          </w:tcPr>
          <w:p w14:paraId="7D89B27B" w14:textId="3A730995" w:rsidR="0061778F" w:rsidRDefault="0061778F" w:rsidP="0061778F">
            <w:pPr>
              <w:pStyle w:val="NormalTableHeader"/>
              <w:keepNext w:val="0"/>
              <w:spacing w:before="40"/>
              <w:jc w:val="left"/>
              <w:rPr>
                <w:ins w:id="7830" w:author="Charles Gifford" w:date="2017-03-15T18:46:00Z"/>
                <w:lang w:val="en-US"/>
              </w:rPr>
            </w:pPr>
            <w:ins w:id="7831" w:author="Charles Gifford" w:date="2017-03-15T18:46:00Z">
              <w:r w:rsidRPr="0061778F">
                <w:rPr>
                  <w:b w:val="0"/>
                  <w:szCs w:val="16"/>
                </w:rPr>
                <w:t xml:space="preserve">PS1-Employee 23 </w:t>
              </w:r>
            </w:ins>
          </w:p>
        </w:tc>
        <w:tc>
          <w:tcPr>
            <w:tcW w:w="1350" w:type="dxa"/>
          </w:tcPr>
          <w:p w14:paraId="26911CEF" w14:textId="6A436960" w:rsidR="0061778F" w:rsidRDefault="0061778F" w:rsidP="0061778F">
            <w:pPr>
              <w:pStyle w:val="NormalTableHeader"/>
              <w:keepNext w:val="0"/>
              <w:spacing w:before="40"/>
              <w:jc w:val="left"/>
              <w:rPr>
                <w:ins w:id="7832" w:author="Charles Gifford" w:date="2017-03-15T18:46:00Z"/>
                <w:lang w:val="en-US"/>
              </w:rPr>
            </w:pPr>
            <w:ins w:id="7833" w:author="Charles Gifford" w:date="2017-03-15T18:46:00Z">
              <w:r w:rsidRPr="0061778F">
                <w:rPr>
                  <w:b w:val="0"/>
                  <w:szCs w:val="16"/>
                </w:rPr>
                <w:t>PS1-22828</w:t>
              </w:r>
            </w:ins>
          </w:p>
        </w:tc>
        <w:tc>
          <w:tcPr>
            <w:tcW w:w="1080" w:type="dxa"/>
          </w:tcPr>
          <w:p w14:paraId="280FC73B" w14:textId="372E7652" w:rsidR="0061778F" w:rsidRDefault="0061778F" w:rsidP="0061778F">
            <w:pPr>
              <w:pStyle w:val="NormalTableHeader"/>
              <w:keepNext w:val="0"/>
              <w:spacing w:before="40"/>
              <w:jc w:val="left"/>
              <w:rPr>
                <w:ins w:id="7834" w:author="Charles Gifford" w:date="2017-03-15T18:46:00Z"/>
                <w:lang w:val="en-US"/>
              </w:rPr>
            </w:pPr>
            <w:ins w:id="7835" w:author="Charles Gifford" w:date="2017-03-15T18:46:00Z">
              <w:r w:rsidRPr="0061778F">
                <w:rPr>
                  <w:b w:val="0"/>
                  <w:szCs w:val="16"/>
                </w:rPr>
                <w:t>PS1-999-123-4567</w:t>
              </w:r>
            </w:ins>
          </w:p>
        </w:tc>
        <w:tc>
          <w:tcPr>
            <w:tcW w:w="1229" w:type="dxa"/>
          </w:tcPr>
          <w:p w14:paraId="005AE413" w14:textId="0C7DF797" w:rsidR="0061778F" w:rsidRDefault="0061778F" w:rsidP="0061778F">
            <w:pPr>
              <w:pStyle w:val="NormalTableHeader"/>
              <w:keepNext w:val="0"/>
              <w:spacing w:before="40"/>
              <w:jc w:val="left"/>
              <w:rPr>
                <w:ins w:id="7836" w:author="Charles Gifford" w:date="2017-03-15T18:46:00Z"/>
                <w:lang w:val="en-US"/>
              </w:rPr>
            </w:pPr>
            <w:ins w:id="7837" w:author="Charles Gifford" w:date="2017-03-15T18:46:00Z">
              <w:r w:rsidRPr="0061778F">
                <w:rPr>
                  <w:b w:val="0"/>
                  <w:szCs w:val="16"/>
                </w:rPr>
                <w:t>PS1-007</w:t>
              </w:r>
            </w:ins>
          </w:p>
        </w:tc>
      </w:tr>
      <w:tr w:rsidR="00F663EA" w:rsidRPr="001C220C" w14:paraId="4FD224B3" w14:textId="77777777" w:rsidTr="00806D30">
        <w:trPr>
          <w:cantSplit/>
          <w:jc w:val="center"/>
        </w:trPr>
        <w:tc>
          <w:tcPr>
            <w:tcW w:w="1269" w:type="dxa"/>
          </w:tcPr>
          <w:p w14:paraId="7D823E37" w14:textId="77777777" w:rsidR="00F663EA" w:rsidRPr="001C220C" w:rsidRDefault="00F663EA" w:rsidP="0060346A">
            <w:pPr>
              <w:pStyle w:val="TableNormal1"/>
              <w:keepNext w:val="0"/>
              <w:rPr>
                <w:lang w:val="en-US"/>
              </w:rPr>
            </w:pPr>
            <w:r w:rsidRPr="001C220C">
              <w:rPr>
                <w:lang w:val="en-US"/>
              </w:rPr>
              <w:t xml:space="preserve">Equipment </w:t>
            </w:r>
            <w:r w:rsidR="003357D0">
              <w:rPr>
                <w:lang w:val="en-US"/>
              </w:rPr>
              <w:t>c</w:t>
            </w:r>
            <w:r w:rsidRPr="001C220C">
              <w:rPr>
                <w:lang w:val="en-US"/>
              </w:rPr>
              <w:t>lass</w:t>
            </w:r>
          </w:p>
        </w:tc>
        <w:tc>
          <w:tcPr>
            <w:tcW w:w="2880" w:type="dxa"/>
          </w:tcPr>
          <w:p w14:paraId="0899BBA5" w14:textId="77777777" w:rsidR="00F663EA" w:rsidRPr="001C220C" w:rsidRDefault="00F663EA" w:rsidP="0060346A">
            <w:pPr>
              <w:pStyle w:val="TableNormal1"/>
              <w:keepNext w:val="0"/>
              <w:rPr>
                <w:lang w:val="en-US"/>
              </w:rPr>
            </w:pPr>
            <w:r w:rsidRPr="001C220C">
              <w:rPr>
                <w:lang w:val="en-US"/>
              </w:rPr>
              <w:t xml:space="preserve">Identifies the associated </w:t>
            </w:r>
            <w:r w:rsidRPr="001C220C">
              <w:rPr>
                <w:i/>
                <w:lang w:val="en-US"/>
              </w:rPr>
              <w:t>equipment class</w:t>
            </w:r>
            <w:r w:rsidRPr="001C220C">
              <w:rPr>
                <w:lang w:val="en-US"/>
              </w:rPr>
              <w:t xml:space="preserve"> or set of </w:t>
            </w:r>
            <w:r w:rsidRPr="001C220C">
              <w:rPr>
                <w:i/>
                <w:lang w:val="en-US"/>
              </w:rPr>
              <w:t>equipment classes</w:t>
            </w:r>
            <w:r w:rsidRPr="001C220C">
              <w:rPr>
                <w:lang w:val="en-US"/>
              </w:rPr>
              <w:t xml:space="preserve"> of the capability</w:t>
            </w:r>
            <w:r w:rsidR="008558A5">
              <w:rPr>
                <w:lang w:val="en-US"/>
              </w:rPr>
              <w:t xml:space="preserve">. </w:t>
            </w:r>
          </w:p>
        </w:tc>
        <w:tc>
          <w:tcPr>
            <w:tcW w:w="1238" w:type="dxa"/>
          </w:tcPr>
          <w:p w14:paraId="0CC05F91" w14:textId="77777777" w:rsidR="00F663EA" w:rsidRPr="001C220C" w:rsidRDefault="00C21049" w:rsidP="0060346A">
            <w:pPr>
              <w:pStyle w:val="TableNormal1"/>
              <w:keepNext w:val="0"/>
              <w:rPr>
                <w:lang w:val="en-US"/>
              </w:rPr>
            </w:pPr>
            <w:r>
              <w:rPr>
                <w:lang w:val="en-US"/>
              </w:rPr>
              <w:t>(not applicable)</w:t>
            </w:r>
          </w:p>
        </w:tc>
        <w:tc>
          <w:tcPr>
            <w:tcW w:w="1350" w:type="dxa"/>
          </w:tcPr>
          <w:p w14:paraId="4B1F011C" w14:textId="77777777" w:rsidR="00F663EA" w:rsidRPr="001C220C" w:rsidRDefault="00EC4F87" w:rsidP="0060346A">
            <w:pPr>
              <w:pStyle w:val="TableNormal1"/>
              <w:keepNext w:val="0"/>
              <w:spacing w:before="40"/>
              <w:rPr>
                <w:lang w:val="en-US"/>
              </w:rPr>
            </w:pPr>
            <w:r w:rsidRPr="001C220C">
              <w:rPr>
                <w:lang w:val="en-US"/>
              </w:rPr>
              <w:t>10 Ton Crane</w:t>
            </w:r>
          </w:p>
        </w:tc>
        <w:tc>
          <w:tcPr>
            <w:tcW w:w="1080" w:type="dxa"/>
          </w:tcPr>
          <w:p w14:paraId="7F7A7B4A" w14:textId="77777777" w:rsidR="00F663EA" w:rsidRPr="001C220C" w:rsidRDefault="00EC4F87" w:rsidP="0060346A">
            <w:pPr>
              <w:pStyle w:val="TableNormal1"/>
              <w:keepNext w:val="0"/>
              <w:spacing w:before="40"/>
              <w:rPr>
                <w:lang w:val="en-US"/>
              </w:rPr>
            </w:pPr>
            <w:r w:rsidRPr="001C220C">
              <w:rPr>
                <w:lang w:val="en-US"/>
              </w:rPr>
              <w:t>Reflecto</w:t>
            </w:r>
            <w:r w:rsidR="000E520E">
              <w:rPr>
                <w:lang w:val="en-US"/>
              </w:rPr>
              <w:t>-</w:t>
            </w:r>
            <w:r w:rsidRPr="001C220C">
              <w:rPr>
                <w:lang w:val="en-US"/>
              </w:rPr>
              <w:t>meter</w:t>
            </w:r>
          </w:p>
        </w:tc>
        <w:tc>
          <w:tcPr>
            <w:tcW w:w="1229" w:type="dxa"/>
          </w:tcPr>
          <w:p w14:paraId="18D8CA35" w14:textId="77777777" w:rsidR="00F663EA" w:rsidRPr="001C220C" w:rsidRDefault="00EC4F87" w:rsidP="0060346A">
            <w:pPr>
              <w:pStyle w:val="TableNormal1"/>
              <w:keepNext w:val="0"/>
              <w:spacing w:before="40"/>
              <w:rPr>
                <w:lang w:val="en-US"/>
              </w:rPr>
            </w:pPr>
            <w:r w:rsidRPr="001C220C">
              <w:rPr>
                <w:lang w:val="en-US"/>
              </w:rPr>
              <w:t xml:space="preserve">800 </w:t>
            </w:r>
            <w:r w:rsidR="00E50B98">
              <w:rPr>
                <w:lang w:val="en-US"/>
              </w:rPr>
              <w:t xml:space="preserve"> kg</w:t>
            </w:r>
            <w:r w:rsidRPr="001C220C">
              <w:rPr>
                <w:lang w:val="en-US"/>
              </w:rPr>
              <w:t xml:space="preserve"> Fork Truck</w:t>
            </w:r>
          </w:p>
        </w:tc>
      </w:tr>
      <w:tr w:rsidR="00F663EA" w:rsidRPr="001C220C" w14:paraId="3D830AE1" w14:textId="77777777" w:rsidTr="00806D30">
        <w:trPr>
          <w:cantSplit/>
          <w:jc w:val="center"/>
        </w:trPr>
        <w:tc>
          <w:tcPr>
            <w:tcW w:w="1269" w:type="dxa"/>
          </w:tcPr>
          <w:p w14:paraId="4BD6D1E0" w14:textId="77777777" w:rsidR="00F663EA" w:rsidRPr="001C220C" w:rsidRDefault="00F663EA" w:rsidP="0060346A">
            <w:pPr>
              <w:pStyle w:val="TableNormal1"/>
              <w:keepNext w:val="0"/>
              <w:rPr>
                <w:lang w:val="en-US"/>
              </w:rPr>
            </w:pPr>
            <w:r w:rsidRPr="001C220C">
              <w:rPr>
                <w:lang w:val="en-US"/>
              </w:rPr>
              <w:t>Equipment</w:t>
            </w:r>
            <w:r w:rsidR="00EC4F87" w:rsidRPr="001C220C">
              <w:rPr>
                <w:lang w:val="en-US"/>
              </w:rPr>
              <w:t>*</w:t>
            </w:r>
          </w:p>
        </w:tc>
        <w:tc>
          <w:tcPr>
            <w:tcW w:w="2880" w:type="dxa"/>
          </w:tcPr>
          <w:p w14:paraId="0B3E58F8" w14:textId="77777777" w:rsidR="00F663EA" w:rsidRPr="001C220C" w:rsidRDefault="00F663EA" w:rsidP="0060346A">
            <w:pPr>
              <w:pStyle w:val="TableNormal1"/>
              <w:keepNext w:val="0"/>
              <w:rPr>
                <w:lang w:val="en-US"/>
              </w:rPr>
            </w:pPr>
            <w:r w:rsidRPr="001C220C">
              <w:rPr>
                <w:lang w:val="en-US"/>
              </w:rPr>
              <w:t xml:space="preserve">Identifies the associated </w:t>
            </w:r>
            <w:r w:rsidRPr="001C220C">
              <w:rPr>
                <w:i/>
                <w:lang w:val="en-US"/>
              </w:rPr>
              <w:t xml:space="preserve">equipment </w:t>
            </w:r>
            <w:r w:rsidRPr="001C220C">
              <w:rPr>
                <w:lang w:val="en-US"/>
              </w:rPr>
              <w:t xml:space="preserve">or set of </w:t>
            </w:r>
            <w:r w:rsidRPr="001C220C">
              <w:rPr>
                <w:i/>
                <w:lang w:val="en-US"/>
              </w:rPr>
              <w:t xml:space="preserve">equipment </w:t>
            </w:r>
            <w:r w:rsidRPr="001C220C">
              <w:rPr>
                <w:lang w:val="en-US"/>
              </w:rPr>
              <w:t>of the capability.</w:t>
            </w:r>
          </w:p>
        </w:tc>
        <w:tc>
          <w:tcPr>
            <w:tcW w:w="1238" w:type="dxa"/>
          </w:tcPr>
          <w:p w14:paraId="71E7C65B" w14:textId="77777777" w:rsidR="00F663EA" w:rsidRPr="001C220C" w:rsidRDefault="00506979" w:rsidP="0060346A">
            <w:pPr>
              <w:pStyle w:val="TableNormal1"/>
              <w:keepNext w:val="0"/>
              <w:rPr>
                <w:lang w:val="en-US"/>
              </w:rPr>
            </w:pPr>
            <w:r w:rsidRPr="001C220C">
              <w:rPr>
                <w:lang w:val="en-US"/>
              </w:rPr>
              <w:t>Milling Machine</w:t>
            </w:r>
            <w:r w:rsidRPr="001C220C" w:rsidDel="00D378F9">
              <w:rPr>
                <w:lang w:val="en-US"/>
              </w:rPr>
              <w:t xml:space="preserve"> </w:t>
            </w:r>
            <w:r w:rsidRPr="001C220C">
              <w:rPr>
                <w:lang w:val="en-US"/>
              </w:rPr>
              <w:t>001</w:t>
            </w:r>
          </w:p>
        </w:tc>
        <w:tc>
          <w:tcPr>
            <w:tcW w:w="1350" w:type="dxa"/>
          </w:tcPr>
          <w:p w14:paraId="63B18DF6" w14:textId="77777777" w:rsidR="00F663EA" w:rsidRPr="001C220C" w:rsidRDefault="00C21049" w:rsidP="0060346A">
            <w:pPr>
              <w:pStyle w:val="TableNormal1"/>
              <w:keepNext w:val="0"/>
              <w:spacing w:before="40"/>
              <w:rPr>
                <w:lang w:val="en-US"/>
              </w:rPr>
            </w:pPr>
            <w:r>
              <w:rPr>
                <w:lang w:val="en-US"/>
              </w:rPr>
              <w:t>(not applicable)</w:t>
            </w:r>
          </w:p>
        </w:tc>
        <w:tc>
          <w:tcPr>
            <w:tcW w:w="1080" w:type="dxa"/>
          </w:tcPr>
          <w:p w14:paraId="2DA00EC7" w14:textId="77777777" w:rsidR="00F663EA" w:rsidRPr="001C220C" w:rsidRDefault="00C21049" w:rsidP="0060346A">
            <w:pPr>
              <w:pStyle w:val="TableNormal1"/>
              <w:keepNext w:val="0"/>
              <w:spacing w:before="40"/>
              <w:rPr>
                <w:lang w:val="en-US"/>
              </w:rPr>
            </w:pPr>
            <w:r>
              <w:rPr>
                <w:lang w:val="en-US"/>
              </w:rPr>
              <w:t>(not applicable)</w:t>
            </w:r>
          </w:p>
        </w:tc>
        <w:tc>
          <w:tcPr>
            <w:tcW w:w="1229" w:type="dxa"/>
          </w:tcPr>
          <w:p w14:paraId="7063BE28" w14:textId="77777777" w:rsidR="00F663EA" w:rsidRPr="001C220C" w:rsidRDefault="00C21049" w:rsidP="0060346A">
            <w:pPr>
              <w:pStyle w:val="TableNormal1"/>
              <w:keepNext w:val="0"/>
              <w:spacing w:before="40"/>
              <w:rPr>
                <w:lang w:val="en-US"/>
              </w:rPr>
            </w:pPr>
            <w:r>
              <w:rPr>
                <w:lang w:val="en-US"/>
              </w:rPr>
              <w:t>(not applicable)</w:t>
            </w:r>
          </w:p>
        </w:tc>
      </w:tr>
      <w:tr w:rsidR="00F663EA" w:rsidRPr="001C220C" w14:paraId="543FB8AD" w14:textId="77777777" w:rsidTr="00806D30">
        <w:trPr>
          <w:cantSplit/>
          <w:jc w:val="center"/>
        </w:trPr>
        <w:tc>
          <w:tcPr>
            <w:tcW w:w="1269" w:type="dxa"/>
          </w:tcPr>
          <w:p w14:paraId="67452770" w14:textId="77777777" w:rsidR="00F663EA" w:rsidRPr="001C220C" w:rsidRDefault="00F663EA" w:rsidP="0060346A">
            <w:pPr>
              <w:pStyle w:val="TableNormal1"/>
              <w:keepNext w:val="0"/>
              <w:rPr>
                <w:lang w:val="en-US"/>
              </w:rPr>
            </w:pPr>
            <w:r w:rsidRPr="001C220C">
              <w:rPr>
                <w:lang w:val="en-US"/>
              </w:rPr>
              <w:t>Description</w:t>
            </w:r>
          </w:p>
        </w:tc>
        <w:tc>
          <w:tcPr>
            <w:tcW w:w="2880" w:type="dxa"/>
          </w:tcPr>
          <w:p w14:paraId="6306DB63" w14:textId="77777777" w:rsidR="00F663EA" w:rsidRPr="001C220C" w:rsidRDefault="00F663EA" w:rsidP="0060346A">
            <w:pPr>
              <w:pStyle w:val="TableNormal1"/>
              <w:keepNext w:val="0"/>
              <w:rPr>
                <w:lang w:val="en-US"/>
              </w:rPr>
            </w:pPr>
            <w:r w:rsidRPr="001C220C">
              <w:rPr>
                <w:lang w:val="en-US"/>
              </w:rPr>
              <w:t>Contains additional information and descriptions.</w:t>
            </w:r>
          </w:p>
        </w:tc>
        <w:tc>
          <w:tcPr>
            <w:tcW w:w="1238" w:type="dxa"/>
          </w:tcPr>
          <w:p w14:paraId="191B4DCB" w14:textId="77777777" w:rsidR="00F663EA" w:rsidRPr="001C220C" w:rsidRDefault="00F663EA" w:rsidP="0060346A">
            <w:pPr>
              <w:pStyle w:val="TableNormal1"/>
              <w:keepNext w:val="0"/>
              <w:rPr>
                <w:lang w:val="en-US"/>
              </w:rPr>
            </w:pPr>
            <w:r w:rsidRPr="001C220C">
              <w:rPr>
                <w:lang w:val="en-US"/>
              </w:rPr>
              <w:t>Equipment needed for widget milling process segment</w:t>
            </w:r>
          </w:p>
        </w:tc>
        <w:tc>
          <w:tcPr>
            <w:tcW w:w="1350" w:type="dxa"/>
          </w:tcPr>
          <w:p w14:paraId="47841CA4" w14:textId="77777777" w:rsidR="00F663EA" w:rsidRPr="001C220C" w:rsidRDefault="00EC4F87" w:rsidP="0060346A">
            <w:pPr>
              <w:pStyle w:val="TableNormal1"/>
              <w:keepNext w:val="0"/>
              <w:spacing w:before="40"/>
              <w:rPr>
                <w:lang w:val="en-US"/>
              </w:rPr>
            </w:pPr>
            <w:r w:rsidRPr="001C220C">
              <w:rPr>
                <w:lang w:val="en-US"/>
              </w:rPr>
              <w:t>Crane required to remove motor</w:t>
            </w:r>
          </w:p>
        </w:tc>
        <w:tc>
          <w:tcPr>
            <w:tcW w:w="1080" w:type="dxa"/>
          </w:tcPr>
          <w:p w14:paraId="324BACC0" w14:textId="77777777" w:rsidR="00F663EA" w:rsidRPr="001C220C" w:rsidRDefault="00506979" w:rsidP="0060346A">
            <w:pPr>
              <w:pStyle w:val="TableNormal1"/>
              <w:keepNext w:val="0"/>
              <w:spacing w:before="40"/>
              <w:rPr>
                <w:lang w:val="en-US"/>
              </w:rPr>
            </w:pPr>
            <w:r w:rsidRPr="001C220C">
              <w:rPr>
                <w:lang w:val="en-US"/>
              </w:rPr>
              <w:t>Measures substrate thickness of wafer</w:t>
            </w:r>
          </w:p>
        </w:tc>
        <w:tc>
          <w:tcPr>
            <w:tcW w:w="1229" w:type="dxa"/>
          </w:tcPr>
          <w:p w14:paraId="1C2F0E2E" w14:textId="77777777" w:rsidR="00F663EA" w:rsidRPr="001C220C" w:rsidRDefault="00EC4F87" w:rsidP="0060346A">
            <w:pPr>
              <w:pStyle w:val="TableNormal1"/>
              <w:keepNext w:val="0"/>
              <w:spacing w:before="40"/>
              <w:rPr>
                <w:lang w:val="en-US"/>
              </w:rPr>
            </w:pPr>
            <w:r w:rsidRPr="001C220C">
              <w:rPr>
                <w:lang w:val="en-US"/>
              </w:rPr>
              <w:t>Able to lift two standard pallets</w:t>
            </w:r>
          </w:p>
        </w:tc>
      </w:tr>
      <w:tr w:rsidR="00F67980" w:rsidRPr="001C220C" w14:paraId="568D7C4F" w14:textId="77777777" w:rsidTr="00806D30">
        <w:trPr>
          <w:cantSplit/>
          <w:jc w:val="center"/>
        </w:trPr>
        <w:tc>
          <w:tcPr>
            <w:tcW w:w="1269" w:type="dxa"/>
          </w:tcPr>
          <w:p w14:paraId="2B9CA701" w14:textId="77777777" w:rsidR="00F67980" w:rsidRPr="001C220C" w:rsidRDefault="00F67980" w:rsidP="0060346A">
            <w:pPr>
              <w:pStyle w:val="TableNormal1"/>
              <w:keepNext w:val="0"/>
              <w:rPr>
                <w:lang w:val="en-US"/>
              </w:rPr>
            </w:pPr>
            <w:ins w:id="7838" w:author="Dennis Brandl" w:date="2015-08-17T10:54:00Z">
              <w:r>
                <w:rPr>
                  <w:lang w:val="en-US"/>
                </w:rPr>
                <w:t xml:space="preserve">Hierarchy </w:t>
              </w:r>
            </w:ins>
            <w:r w:rsidR="003357D0">
              <w:rPr>
                <w:lang w:val="en-US"/>
              </w:rPr>
              <w:t>s</w:t>
            </w:r>
            <w:ins w:id="7839" w:author="Dennis Brandl" w:date="2015-08-17T10:54:00Z">
              <w:r>
                <w:rPr>
                  <w:lang w:val="en-US"/>
                </w:rPr>
                <w:t>cope</w:t>
              </w:r>
            </w:ins>
          </w:p>
        </w:tc>
        <w:tc>
          <w:tcPr>
            <w:tcW w:w="2880" w:type="dxa"/>
          </w:tcPr>
          <w:p w14:paraId="33BFA941" w14:textId="77777777" w:rsidR="00F67980" w:rsidRPr="001C220C" w:rsidRDefault="00F67980" w:rsidP="0060346A">
            <w:pPr>
              <w:pStyle w:val="TableNormal1"/>
              <w:keepNext w:val="0"/>
              <w:rPr>
                <w:ins w:id="7840" w:author="Dennis Brandl" w:date="2015-08-17T10:54:00Z"/>
                <w:lang w:val="en-US"/>
              </w:rPr>
            </w:pPr>
            <w:ins w:id="7841" w:author="Dennis Brandl" w:date="2015-08-17T10:54:00Z">
              <w:r w:rsidRPr="001C220C">
                <w:rPr>
                  <w:lang w:val="en-US"/>
                </w:rPr>
                <w:t xml:space="preserve">Identifies where the exchanged information fits within the role based equipment hierarchy. </w:t>
              </w:r>
            </w:ins>
          </w:p>
          <w:p w14:paraId="5ACCFEEC" w14:textId="77777777" w:rsidR="00F67980" w:rsidRPr="001C220C" w:rsidRDefault="00F67980" w:rsidP="0060346A">
            <w:pPr>
              <w:pStyle w:val="TableNormal1"/>
              <w:keepNext w:val="0"/>
              <w:rPr>
                <w:lang w:val="en-US"/>
              </w:rPr>
            </w:pPr>
            <w:ins w:id="7842" w:author="Dennis Brandl" w:date="2015-08-17T10:54:00Z">
              <w:r w:rsidRPr="001C220C">
                <w:rPr>
                  <w:lang w:val="en-US"/>
                </w:rPr>
                <w:t xml:space="preserve">Optionally defines the scope of the </w:t>
              </w:r>
              <w:r w:rsidRPr="003357D0">
                <w:rPr>
                  <w:i/>
                  <w:lang w:val="en-US"/>
                </w:rPr>
                <w:t>equipment segment specification</w:t>
              </w:r>
              <w:r w:rsidRPr="001C220C">
                <w:rPr>
                  <w:lang w:val="en-US"/>
                </w:rPr>
                <w:t>, such as the site or area it is defined for.</w:t>
              </w:r>
            </w:ins>
          </w:p>
        </w:tc>
        <w:tc>
          <w:tcPr>
            <w:tcW w:w="1238" w:type="dxa"/>
          </w:tcPr>
          <w:p w14:paraId="055C9B8C" w14:textId="77777777" w:rsidR="00F67980" w:rsidRPr="001C220C" w:rsidRDefault="00F67980" w:rsidP="0060346A">
            <w:pPr>
              <w:pStyle w:val="TableNormal1"/>
              <w:keepNext w:val="0"/>
              <w:rPr>
                <w:lang w:val="en-US"/>
              </w:rPr>
            </w:pPr>
            <w:smartTag w:uri="urn:schemas-microsoft-com:office:smarttags" w:element="place">
              <w:smartTag w:uri="urn:schemas-microsoft-com:office:smarttags" w:element="PlaceName">
                <w:ins w:id="7843" w:author="Dennis Brandl" w:date="2015-08-17T10:54:00Z">
                  <w:r w:rsidRPr="001C220C">
                    <w:rPr>
                      <w:lang w:val="en-US"/>
                    </w:rPr>
                    <w:t>South</w:t>
                  </w:r>
                </w:ins>
              </w:smartTag>
              <w:ins w:id="7844" w:author="Dennis Brandl" w:date="2015-08-17T10:54:00Z">
                <w:r w:rsidRPr="001C220C">
                  <w:rPr>
                    <w:lang w:val="en-US"/>
                  </w:rPr>
                  <w:t xml:space="preserve"> </w:t>
                </w:r>
                <w:smartTag w:uri="urn:schemas-microsoft-com:office:smarttags" w:element="PlaceType">
                  <w:r w:rsidRPr="001C220C">
                    <w:rPr>
                      <w:lang w:val="en-US"/>
                    </w:rPr>
                    <w:t>Shore</w:t>
                  </w:r>
                </w:smartTag>
              </w:ins>
            </w:smartTag>
            <w:ins w:id="7845" w:author="Dennis Brandl" w:date="2015-08-17T10:54:00Z">
              <w:r w:rsidRPr="001C220C">
                <w:rPr>
                  <w:lang w:val="en-US"/>
                </w:rPr>
                <w:t xml:space="preserve"> (Site) / Work Line (Area)</w:t>
              </w:r>
            </w:ins>
          </w:p>
        </w:tc>
        <w:tc>
          <w:tcPr>
            <w:tcW w:w="1350" w:type="dxa"/>
          </w:tcPr>
          <w:p w14:paraId="4CC80E58" w14:textId="77777777" w:rsidR="00F67980" w:rsidRPr="001C220C" w:rsidRDefault="00F67980" w:rsidP="0060346A">
            <w:pPr>
              <w:pStyle w:val="TableNormal1"/>
              <w:keepNext w:val="0"/>
              <w:spacing w:before="40"/>
              <w:rPr>
                <w:lang w:val="en-US"/>
              </w:rPr>
            </w:pPr>
            <w:smartTag w:uri="urn:schemas-microsoft-com:office:smarttags" w:element="place">
              <w:smartTag w:uri="urn:schemas-microsoft-com:office:smarttags" w:element="PlaceName">
                <w:ins w:id="7846" w:author="Dennis Brandl" w:date="2015-08-17T10:54:00Z">
                  <w:r w:rsidRPr="001C220C">
                    <w:rPr>
                      <w:lang w:val="en-US"/>
                    </w:rPr>
                    <w:t>South</w:t>
                  </w:r>
                </w:ins>
              </w:smartTag>
              <w:ins w:id="7847" w:author="Dennis Brandl" w:date="2015-08-17T10:54:00Z">
                <w:r w:rsidRPr="001C220C">
                  <w:rPr>
                    <w:lang w:val="en-US"/>
                  </w:rPr>
                  <w:t xml:space="preserve"> </w:t>
                </w:r>
                <w:smartTag w:uri="urn:schemas-microsoft-com:office:smarttags" w:element="PlaceType">
                  <w:r w:rsidRPr="001C220C">
                    <w:rPr>
                      <w:lang w:val="en-US"/>
                    </w:rPr>
                    <w:t>Shore</w:t>
                  </w:r>
                </w:smartTag>
              </w:ins>
            </w:smartTag>
            <w:ins w:id="7848" w:author="Dennis Brandl" w:date="2015-08-17T10:54:00Z">
              <w:r w:rsidRPr="001C220C">
                <w:rPr>
                  <w:lang w:val="en-US"/>
                </w:rPr>
                <w:t xml:space="preserve"> (SITE) / Packaging (Area)</w:t>
              </w:r>
            </w:ins>
          </w:p>
        </w:tc>
        <w:tc>
          <w:tcPr>
            <w:tcW w:w="1080" w:type="dxa"/>
          </w:tcPr>
          <w:p w14:paraId="31DB208F" w14:textId="77777777" w:rsidR="00F67980" w:rsidRPr="001C220C" w:rsidRDefault="00F67980" w:rsidP="0060346A">
            <w:pPr>
              <w:pStyle w:val="TableNormal1"/>
              <w:keepNext w:val="0"/>
              <w:spacing w:before="40"/>
              <w:rPr>
                <w:lang w:val="en-US"/>
              </w:rPr>
            </w:pPr>
            <w:smartTag w:uri="urn:schemas-microsoft-com:office:smarttags" w:element="place">
              <w:smartTag w:uri="urn:schemas-microsoft-com:office:smarttags" w:element="PlaceName">
                <w:ins w:id="7849" w:author="Dennis Brandl" w:date="2015-08-17T10:54:00Z">
                  <w:r w:rsidRPr="001C220C">
                    <w:rPr>
                      <w:lang w:val="en-US"/>
                    </w:rPr>
                    <w:t>Mixer</w:t>
                  </w:r>
                </w:ins>
              </w:smartTag>
              <w:ins w:id="7850" w:author="Dennis Brandl" w:date="2015-08-17T10:54:00Z">
                <w:r w:rsidRPr="001C220C">
                  <w:rPr>
                    <w:lang w:val="en-US"/>
                  </w:rPr>
                  <w:t xml:space="preserve"> </w:t>
                </w:r>
                <w:smartTag w:uri="urn:schemas-microsoft-com:office:smarttags" w:element="PlaceName">
                  <w:r w:rsidRPr="001C220C">
                    <w:rPr>
                      <w:lang w:val="en-US"/>
                    </w:rPr>
                    <w:t>Sample</w:t>
                  </w:r>
                </w:smartTag>
                <w:r w:rsidRPr="001C220C">
                  <w:rPr>
                    <w:lang w:val="en-US"/>
                  </w:rPr>
                  <w:t xml:space="preserve"> </w:t>
                </w:r>
                <w:smartTag w:uri="urn:schemas-microsoft-com:office:smarttags" w:element="PlaceType">
                  <w:r w:rsidRPr="001C220C">
                    <w:rPr>
                      <w:lang w:val="en-US"/>
                    </w:rPr>
                    <w:t>Port</w:t>
                  </w:r>
                </w:smartTag>
              </w:ins>
            </w:smartTag>
            <w:ins w:id="7851" w:author="Dennis Brandl" w:date="2015-08-17T10:54:00Z">
              <w:r w:rsidRPr="001C220C">
                <w:rPr>
                  <w:lang w:val="en-US"/>
                </w:rPr>
                <w:t xml:space="preserve"> (Work Unit)</w:t>
              </w:r>
            </w:ins>
          </w:p>
        </w:tc>
        <w:tc>
          <w:tcPr>
            <w:tcW w:w="1229" w:type="dxa"/>
          </w:tcPr>
          <w:p w14:paraId="3E7CD894" w14:textId="77777777" w:rsidR="00F67980" w:rsidRPr="001C220C" w:rsidRDefault="00F67980" w:rsidP="0060346A">
            <w:pPr>
              <w:pStyle w:val="TableNormal1"/>
              <w:keepNext w:val="0"/>
              <w:spacing w:before="40"/>
              <w:rPr>
                <w:lang w:val="en-US"/>
              </w:rPr>
            </w:pPr>
            <w:ins w:id="7852" w:author="Dennis Brandl" w:date="2015-08-17T10:54:00Z">
              <w:r w:rsidRPr="001C220C">
                <w:rPr>
                  <w:lang w:val="en-US"/>
                </w:rPr>
                <w:t>Receiving dock (</w:t>
              </w:r>
              <w:smartTag w:uri="urn:schemas-microsoft-com:office:smarttags" w:element="place">
                <w:smartTag w:uri="urn:schemas-microsoft-com:office:smarttags" w:element="PlaceName">
                  <w:r w:rsidRPr="001C220C">
                    <w:rPr>
                      <w:lang w:val="en-US"/>
                    </w:rPr>
                    <w:t>Work</w:t>
                  </w:r>
                </w:smartTag>
                <w:r w:rsidRPr="001C220C">
                  <w:rPr>
                    <w:lang w:val="en-US"/>
                  </w:rPr>
                  <w:t xml:space="preserve"> </w:t>
                </w:r>
                <w:smartTag w:uri="urn:schemas-microsoft-com:office:smarttags" w:element="PlaceType">
                  <w:r w:rsidRPr="001C220C">
                    <w:rPr>
                      <w:lang w:val="en-US"/>
                    </w:rPr>
                    <w:t>Center</w:t>
                  </w:r>
                </w:smartTag>
              </w:smartTag>
              <w:r w:rsidRPr="001C220C">
                <w:rPr>
                  <w:lang w:val="en-US"/>
                </w:rPr>
                <w:t>)</w:t>
              </w:r>
            </w:ins>
          </w:p>
        </w:tc>
      </w:tr>
      <w:tr w:rsidR="001137EC" w:rsidRPr="001C220C" w14:paraId="6EA0506D" w14:textId="77777777" w:rsidTr="00806D30">
        <w:trPr>
          <w:cantSplit/>
          <w:jc w:val="center"/>
          <w:ins w:id="7853" w:author="Charles Gifford" w:date="2017-03-17T21:32:00Z"/>
        </w:trPr>
        <w:tc>
          <w:tcPr>
            <w:tcW w:w="1269" w:type="dxa"/>
          </w:tcPr>
          <w:p w14:paraId="77DC82B6" w14:textId="77777777" w:rsidR="001137EC" w:rsidRPr="00E32145" w:rsidRDefault="001137EC" w:rsidP="001137EC">
            <w:pPr>
              <w:pStyle w:val="TABLE-cell"/>
              <w:rPr>
                <w:ins w:id="7854" w:author="Charles Gifford" w:date="2017-03-17T21:32:00Z"/>
                <w:lang w:val="en-US"/>
              </w:rPr>
            </w:pPr>
            <w:ins w:id="7855" w:author="Charles Gifford" w:date="2017-03-17T21:32:00Z">
              <w:r>
                <w:rPr>
                  <w:lang w:val="en-US"/>
                </w:rPr>
                <w:t>Spatial definition</w:t>
              </w:r>
            </w:ins>
          </w:p>
          <w:p w14:paraId="7EB32F8D" w14:textId="77777777" w:rsidR="001137EC" w:rsidRDefault="001137EC" w:rsidP="001137EC">
            <w:pPr>
              <w:pStyle w:val="TableNormal1"/>
              <w:keepNext w:val="0"/>
              <w:rPr>
                <w:ins w:id="7856" w:author="Charles Gifford" w:date="2017-03-17T21:32:00Z"/>
                <w:lang w:val="en-US"/>
              </w:rPr>
            </w:pPr>
          </w:p>
        </w:tc>
        <w:tc>
          <w:tcPr>
            <w:tcW w:w="2880" w:type="dxa"/>
          </w:tcPr>
          <w:p w14:paraId="3B34237E" w14:textId="618F7BF9" w:rsidR="001137EC" w:rsidRPr="001C220C" w:rsidRDefault="001137EC" w:rsidP="001137EC">
            <w:pPr>
              <w:pStyle w:val="TableNormal1"/>
              <w:keepNext w:val="0"/>
              <w:rPr>
                <w:ins w:id="7857" w:author="Charles Gifford" w:date="2017-03-17T21:32:00Z"/>
                <w:lang w:val="en-US"/>
              </w:rPr>
            </w:pPr>
            <w:ins w:id="7858" w:author="Charles Gifford" w:date="2017-03-17T21:32:00Z">
              <w:r>
                <w:rPr>
                  <w:lang w:val="en-US"/>
                </w:rPr>
                <w:t>S</w:t>
              </w:r>
              <w:r w:rsidRPr="00E32145">
                <w:rPr>
                  <w:lang w:val="en-US"/>
                </w:rPr>
                <w:t xml:space="preserve">patially defines the </w:t>
              </w:r>
              <w:r w:rsidRPr="00D21A98">
                <w:rPr>
                  <w:i/>
                  <w:lang w:val="en-US"/>
                </w:rPr>
                <w:t>equipment</w:t>
              </w:r>
              <w:r>
                <w:rPr>
                  <w:i/>
                  <w:lang w:val="en-US"/>
                </w:rPr>
                <w:t xml:space="preserve"> </w:t>
              </w:r>
              <w:r>
                <w:rPr>
                  <w:lang w:val="en-US"/>
                </w:rPr>
                <w:t xml:space="preserve">specified by this </w:t>
              </w:r>
              <w:r>
                <w:rPr>
                  <w:i/>
                  <w:lang w:val="en-US"/>
                </w:rPr>
                <w:t>equipment segment specification</w:t>
              </w:r>
              <w:r w:rsidRPr="00E32145">
                <w:rPr>
                  <w:lang w:val="en-US"/>
                </w:rPr>
                <w:t xml:space="preserve"> as</w:t>
              </w:r>
              <w:r>
                <w:rPr>
                  <w:lang w:val="en-US"/>
                </w:rPr>
                <w:t xml:space="preserve"> a</w:t>
              </w:r>
              <w:r w:rsidRPr="00E32145">
                <w:rPr>
                  <w:lang w:val="en-US"/>
                </w:rPr>
                <w:t xml:space="preserve"> </w:t>
              </w:r>
              <w:r w:rsidRPr="00C30F13">
                <w:rPr>
                  <w:lang w:val="en-US"/>
                </w:rPr>
                <w:t>0-dimensional point, 1-dimensional line, or 2-dimensional shape or 3-dimensional solid</w:t>
              </w:r>
              <w:r w:rsidRPr="00E32145">
                <w:rPr>
                  <w:lang w:val="en-US"/>
                </w:rPr>
                <w:t>.</w:t>
              </w:r>
            </w:ins>
          </w:p>
        </w:tc>
        <w:tc>
          <w:tcPr>
            <w:tcW w:w="1238" w:type="dxa"/>
          </w:tcPr>
          <w:p w14:paraId="5A426892" w14:textId="5893E309" w:rsidR="001137EC" w:rsidRPr="001C220C" w:rsidRDefault="001137EC" w:rsidP="001137EC">
            <w:pPr>
              <w:pStyle w:val="TableNormal1"/>
              <w:keepNext w:val="0"/>
              <w:rPr>
                <w:ins w:id="7859" w:author="Charles Gifford" w:date="2017-03-17T21:32:00Z"/>
                <w:lang w:val="en-US"/>
              </w:rPr>
            </w:pPr>
            <w:ins w:id="7860" w:author="Charles Gifford" w:date="2017-03-17T21:32:00Z">
              <w:r w:rsidRPr="00E32145">
                <w:rPr>
                  <w:lang w:val="en-US"/>
                </w:rPr>
                <w:t>4326 / EPSG / GPX / lat="45.35" lon="24.15"</w:t>
              </w:r>
            </w:ins>
          </w:p>
        </w:tc>
        <w:tc>
          <w:tcPr>
            <w:tcW w:w="1350" w:type="dxa"/>
          </w:tcPr>
          <w:p w14:paraId="40B29409" w14:textId="3C79B978" w:rsidR="001137EC" w:rsidRPr="001C220C" w:rsidRDefault="001137EC" w:rsidP="001137EC">
            <w:pPr>
              <w:pStyle w:val="TableNormal1"/>
              <w:keepNext w:val="0"/>
              <w:spacing w:before="40"/>
              <w:rPr>
                <w:ins w:id="7861" w:author="Charles Gifford" w:date="2017-03-17T21:32:00Z"/>
                <w:lang w:val="en-US"/>
              </w:rPr>
            </w:pPr>
            <w:ins w:id="7862" w:author="Charles Gifford" w:date="2017-03-17T21:32:00Z">
              <w:r w:rsidRPr="00E32145">
                <w:rPr>
                  <w:lang w:val="en-US"/>
                </w:rPr>
                <w:t>5800 / EPSG / WKT / POINT ( -1000 463 )</w:t>
              </w:r>
            </w:ins>
          </w:p>
        </w:tc>
        <w:tc>
          <w:tcPr>
            <w:tcW w:w="1080" w:type="dxa"/>
          </w:tcPr>
          <w:p w14:paraId="1DE605CC" w14:textId="24CD0B55" w:rsidR="001137EC" w:rsidRPr="001C220C" w:rsidRDefault="001137EC" w:rsidP="001137EC">
            <w:pPr>
              <w:pStyle w:val="TableNormal1"/>
              <w:keepNext w:val="0"/>
              <w:spacing w:before="40"/>
              <w:rPr>
                <w:ins w:id="7863" w:author="Charles Gifford" w:date="2017-03-17T21:32:00Z"/>
                <w:lang w:val="en-US"/>
              </w:rPr>
            </w:pPr>
            <w:ins w:id="7864" w:author="Charles Gifford" w:date="2017-03-17T21:32:00Z">
              <w:r w:rsidRPr="00E32145">
                <w:rPr>
                  <w:lang w:val="en-US"/>
                </w:rPr>
                <w:t>4269 / EPSG / WKT / POINT ( 3848472 96789 )</w:t>
              </w:r>
            </w:ins>
          </w:p>
        </w:tc>
        <w:tc>
          <w:tcPr>
            <w:tcW w:w="1229" w:type="dxa"/>
          </w:tcPr>
          <w:p w14:paraId="1C792580" w14:textId="69389471" w:rsidR="001137EC" w:rsidRPr="001C220C" w:rsidRDefault="001137EC" w:rsidP="001137EC">
            <w:pPr>
              <w:pStyle w:val="TableNormal1"/>
              <w:keepNext w:val="0"/>
              <w:spacing w:before="40"/>
              <w:rPr>
                <w:ins w:id="7865" w:author="Charles Gifford" w:date="2017-03-17T21:32:00Z"/>
                <w:lang w:val="en-US"/>
              </w:rPr>
            </w:pPr>
            <w:ins w:id="7866" w:author="Charles Gifford" w:date="2017-03-17T21:32:00Z">
              <w:r w:rsidRPr="00E32145">
                <w:rPr>
                  <w:lang w:val="en-US"/>
                </w:rPr>
                <w:t>6283 / EPSG / WKT / POLYGON ( ( -646.99 676.18, -645.14 683.09, -646.99 676.18 ) )</w:t>
              </w:r>
            </w:ins>
          </w:p>
        </w:tc>
      </w:tr>
      <w:tr w:rsidR="001137EC" w:rsidRPr="001C220C" w14:paraId="54AFC00A" w14:textId="77777777" w:rsidTr="00806D30">
        <w:trPr>
          <w:cantSplit/>
          <w:jc w:val="center"/>
          <w:ins w:id="7867" w:author="Charles Gifford" w:date="2017-03-17T21:32:00Z"/>
        </w:trPr>
        <w:tc>
          <w:tcPr>
            <w:tcW w:w="1269" w:type="dxa"/>
          </w:tcPr>
          <w:p w14:paraId="2B7D5405" w14:textId="3AA3A7B7" w:rsidR="001137EC" w:rsidRDefault="001137EC" w:rsidP="001137EC">
            <w:pPr>
              <w:pStyle w:val="TableNormal1"/>
              <w:keepNext w:val="0"/>
              <w:rPr>
                <w:ins w:id="7868" w:author="Charles Gifford" w:date="2017-03-17T21:32:00Z"/>
                <w:lang w:val="en-US"/>
              </w:rPr>
            </w:pPr>
            <w:ins w:id="7869" w:author="Charles Gifford" w:date="2017-03-17T21:32:00Z">
              <w:r>
                <w:rPr>
                  <w:lang w:val="en-US"/>
                </w:rPr>
                <w:t>Operational location</w:t>
              </w:r>
            </w:ins>
          </w:p>
        </w:tc>
        <w:tc>
          <w:tcPr>
            <w:tcW w:w="2880" w:type="dxa"/>
          </w:tcPr>
          <w:p w14:paraId="020D20CE" w14:textId="3365EA34" w:rsidR="001137EC" w:rsidRPr="001C220C" w:rsidRDefault="001137EC" w:rsidP="001137EC">
            <w:pPr>
              <w:pStyle w:val="TableNormal1"/>
              <w:keepNext w:val="0"/>
              <w:rPr>
                <w:ins w:id="7870" w:author="Charles Gifford" w:date="2017-03-17T21:32:00Z"/>
                <w:lang w:val="en-US"/>
              </w:rPr>
            </w:pPr>
            <w:ins w:id="7871" w:author="Charles Gifford" w:date="2017-03-17T21:32:00Z">
              <w:r w:rsidRPr="00E32145">
                <w:rPr>
                  <w:lang w:val="en-US"/>
                </w:rPr>
                <w:t xml:space="preserve">Identifies the </w:t>
              </w:r>
              <w:r w:rsidRPr="00B47BDF">
                <w:rPr>
                  <w:lang w:val="en-US"/>
                </w:rPr>
                <w:t>operational location</w:t>
              </w:r>
              <w:r w:rsidRPr="00E32145">
                <w:rPr>
                  <w:lang w:val="en-US"/>
                </w:rPr>
                <w:t xml:space="preserve"> of the </w:t>
              </w:r>
              <w:r w:rsidRPr="00D21A98">
                <w:rPr>
                  <w:i/>
                  <w:lang w:val="en-US"/>
                </w:rPr>
                <w:t>equipment</w:t>
              </w:r>
              <w:r w:rsidRPr="00E32145">
                <w:rPr>
                  <w:lang w:val="en-US"/>
                </w:rPr>
                <w:t xml:space="preserve"> specified by this </w:t>
              </w:r>
              <w:r>
                <w:rPr>
                  <w:i/>
                  <w:lang w:val="en-US"/>
                </w:rPr>
                <w:t>equipment</w:t>
              </w:r>
              <w:r w:rsidRPr="00E32145">
                <w:rPr>
                  <w:i/>
                  <w:lang w:val="en-US"/>
                </w:rPr>
                <w:t xml:space="preserve"> segment specification</w:t>
              </w:r>
              <w:r>
                <w:rPr>
                  <w:i/>
                  <w:lang w:val="en-US"/>
                </w:rPr>
                <w:t>.</w:t>
              </w:r>
            </w:ins>
          </w:p>
        </w:tc>
        <w:tc>
          <w:tcPr>
            <w:tcW w:w="1238" w:type="dxa"/>
          </w:tcPr>
          <w:p w14:paraId="4CB04245" w14:textId="67D694BF" w:rsidR="001137EC" w:rsidRPr="001C220C" w:rsidRDefault="001137EC" w:rsidP="001137EC">
            <w:pPr>
              <w:pStyle w:val="TableNormal1"/>
              <w:keepNext w:val="0"/>
              <w:rPr>
                <w:ins w:id="7872" w:author="Charles Gifford" w:date="2017-03-17T21:32:00Z"/>
                <w:lang w:val="en-US"/>
              </w:rPr>
            </w:pPr>
            <w:ins w:id="7873" w:author="Charles Gifford" w:date="2017-03-17T21:32:00Z">
              <w:r>
                <w:rPr>
                  <w:lang w:val="en-US"/>
                </w:rPr>
                <w:t>SST57</w:t>
              </w:r>
            </w:ins>
          </w:p>
        </w:tc>
        <w:tc>
          <w:tcPr>
            <w:tcW w:w="1350" w:type="dxa"/>
          </w:tcPr>
          <w:p w14:paraId="20EB3D31" w14:textId="2E1544A5" w:rsidR="001137EC" w:rsidRPr="001C220C" w:rsidRDefault="001137EC" w:rsidP="001137EC">
            <w:pPr>
              <w:pStyle w:val="TableNormal1"/>
              <w:keepNext w:val="0"/>
              <w:spacing w:before="40"/>
              <w:rPr>
                <w:ins w:id="7874" w:author="Charles Gifford" w:date="2017-03-17T21:32:00Z"/>
                <w:lang w:val="en-US"/>
              </w:rPr>
            </w:pPr>
            <w:ins w:id="7875" w:author="Charles Gifford" w:date="2017-03-17T21:32:00Z">
              <w:r>
                <w:rPr>
                  <w:lang w:val="en-US"/>
                </w:rPr>
                <w:t>Shed4S-8</w:t>
              </w:r>
            </w:ins>
          </w:p>
        </w:tc>
        <w:tc>
          <w:tcPr>
            <w:tcW w:w="1080" w:type="dxa"/>
          </w:tcPr>
          <w:p w14:paraId="7B974F66" w14:textId="00F73EF1" w:rsidR="001137EC" w:rsidRPr="001C220C" w:rsidRDefault="001137EC" w:rsidP="001137EC">
            <w:pPr>
              <w:pStyle w:val="TableNormal1"/>
              <w:keepNext w:val="0"/>
              <w:spacing w:before="40"/>
              <w:rPr>
                <w:ins w:id="7876" w:author="Charles Gifford" w:date="2017-03-17T21:32:00Z"/>
                <w:lang w:val="en-US"/>
              </w:rPr>
            </w:pPr>
            <w:ins w:id="7877" w:author="Charles Gifford" w:date="2017-03-17T21:32:00Z">
              <w:r>
                <w:rPr>
                  <w:lang w:val="en-US"/>
                </w:rPr>
                <w:t>3822</w:t>
              </w:r>
            </w:ins>
          </w:p>
        </w:tc>
        <w:tc>
          <w:tcPr>
            <w:tcW w:w="1229" w:type="dxa"/>
          </w:tcPr>
          <w:p w14:paraId="76CDEAA5" w14:textId="28366497" w:rsidR="001137EC" w:rsidRPr="001C220C" w:rsidRDefault="001137EC" w:rsidP="001137EC">
            <w:pPr>
              <w:pStyle w:val="TableNormal1"/>
              <w:keepNext w:val="0"/>
              <w:spacing w:before="40"/>
              <w:rPr>
                <w:ins w:id="7878" w:author="Charles Gifford" w:date="2017-03-17T21:32:00Z"/>
                <w:lang w:val="en-US"/>
              </w:rPr>
            </w:pPr>
            <w:ins w:id="7879" w:author="Charles Gifford" w:date="2017-03-17T21:32:00Z">
              <w:r>
                <w:rPr>
                  <w:lang w:val="en-US"/>
                </w:rPr>
                <w:t>WH1</w:t>
              </w:r>
            </w:ins>
          </w:p>
        </w:tc>
      </w:tr>
      <w:tr w:rsidR="001137EC" w:rsidRPr="00A756AC" w14:paraId="35EA9E01" w14:textId="77777777" w:rsidTr="00600813">
        <w:trPr>
          <w:cantSplit/>
          <w:jc w:val="center"/>
          <w:ins w:id="7880" w:author="Charles Gifford" w:date="2016-01-11T12:51:00Z"/>
        </w:trPr>
        <w:tc>
          <w:tcPr>
            <w:tcW w:w="1269" w:type="dxa"/>
          </w:tcPr>
          <w:p w14:paraId="09ADF963" w14:textId="0FC0F616" w:rsidR="001137EC" w:rsidRPr="009042FD" w:rsidRDefault="001137EC" w:rsidP="001137EC">
            <w:pPr>
              <w:pStyle w:val="TableNormal1"/>
              <w:keepNext w:val="0"/>
              <w:rPr>
                <w:ins w:id="7881" w:author="Charles Gifford" w:date="2016-01-11T12:51:00Z"/>
                <w:lang w:val="en-US"/>
              </w:rPr>
            </w:pPr>
            <w:ins w:id="7882" w:author="Charles Gifford" w:date="2017-03-17T21:32:00Z">
              <w:r>
                <w:rPr>
                  <w:lang w:val="en-US"/>
                </w:rPr>
                <w:t>Operational location type</w:t>
              </w:r>
            </w:ins>
          </w:p>
        </w:tc>
        <w:tc>
          <w:tcPr>
            <w:tcW w:w="2880" w:type="dxa"/>
          </w:tcPr>
          <w:p w14:paraId="47F3EECC" w14:textId="77777777" w:rsidR="001137EC" w:rsidRPr="00EF1162" w:rsidRDefault="001137EC" w:rsidP="001137EC">
            <w:pPr>
              <w:pStyle w:val="TableNormal1"/>
              <w:rPr>
                <w:ins w:id="7883" w:author="Charles Gifford" w:date="2017-03-17T21:32:00Z"/>
              </w:rPr>
            </w:pPr>
            <w:ins w:id="7884" w:author="Charles Gifford" w:date="2017-03-17T21:32:00Z">
              <w:r w:rsidRPr="00EF1162">
                <w:t xml:space="preserve">Indicates whether the </w:t>
              </w:r>
              <w:r>
                <w:t xml:space="preserve">operational </w:t>
              </w:r>
              <w:r w:rsidRPr="00EF1162">
                <w:t>location attribute refers to a</w:t>
              </w:r>
              <w:r>
                <w:t>n</w:t>
              </w:r>
              <w:r w:rsidRPr="00EF1162">
                <w:t xml:space="preserve"> </w:t>
              </w:r>
              <w:r w:rsidRPr="00EF1162">
                <w:rPr>
                  <w:i/>
                </w:rPr>
                <w:t>operational</w:t>
              </w:r>
              <w:r>
                <w:t xml:space="preserve"> </w:t>
              </w:r>
              <w:r w:rsidRPr="00EF1162">
                <w:rPr>
                  <w:i/>
                </w:rPr>
                <w:t>location</w:t>
              </w:r>
              <w:r w:rsidRPr="00EF1162">
                <w:t xml:space="preserve"> object, or contains a description of the </w:t>
              </w:r>
              <w:r w:rsidRPr="006967C6">
                <w:t>operational location</w:t>
              </w:r>
              <w:r w:rsidRPr="00EF1162">
                <w:t>.</w:t>
              </w:r>
            </w:ins>
          </w:p>
          <w:p w14:paraId="741CD967" w14:textId="77777777" w:rsidR="001137EC" w:rsidRPr="00EF1162" w:rsidRDefault="001137EC" w:rsidP="001137EC">
            <w:pPr>
              <w:pStyle w:val="TableNormal1"/>
              <w:rPr>
                <w:ins w:id="7885" w:author="Charles Gifford" w:date="2017-03-17T21:32:00Z"/>
              </w:rPr>
            </w:pPr>
            <w:ins w:id="7886" w:author="Charles Gifford" w:date="2017-03-17T21:32:00Z">
              <w:r w:rsidRPr="00EF1162">
                <w:t>Mandatory where a</w:t>
              </w:r>
              <w:r>
                <w:t>n operational</w:t>
              </w:r>
              <w:r w:rsidRPr="00EF1162">
                <w:t xml:space="preserve"> location </w:t>
              </w:r>
              <w:r>
                <w:t xml:space="preserve">attribute </w:t>
              </w:r>
              <w:r w:rsidRPr="00EF1162">
                <w:t>is specified.  Defined values are:</w:t>
              </w:r>
            </w:ins>
          </w:p>
          <w:p w14:paraId="11CD47B2" w14:textId="420F237D" w:rsidR="001137EC" w:rsidRPr="00EF1162" w:rsidRDefault="001137EC" w:rsidP="001137EC">
            <w:pPr>
              <w:pStyle w:val="TableNormal1"/>
              <w:rPr>
                <w:ins w:id="7887" w:author="Charles Gifford" w:date="2017-03-17T21:32:00Z"/>
              </w:rPr>
            </w:pPr>
            <w:ins w:id="7888" w:author="Charles Gifford" w:date="2017-03-17T21:32:00Z">
              <w:r w:rsidRPr="006967C6">
                <w:t xml:space="preserve">Operational </w:t>
              </w:r>
              <w:r w:rsidR="006967C6" w:rsidRPr="006967C6">
                <w:t>l</w:t>
              </w:r>
              <w:r w:rsidRPr="006967C6">
                <w:t>ocation</w:t>
              </w:r>
              <w:r w:rsidRPr="00FF7694">
                <w:rPr>
                  <w:i/>
                </w:rPr>
                <w:t xml:space="preserve"> </w:t>
              </w:r>
              <w:r w:rsidRPr="00EF1162">
                <w:t xml:space="preserve">– </w:t>
              </w:r>
              <w:r>
                <w:t>Operational l</w:t>
              </w:r>
              <w:r w:rsidRPr="00EF1162">
                <w:t>ocation attribute references a</w:t>
              </w:r>
              <w:r>
                <w:t>n</w:t>
              </w:r>
              <w:r w:rsidRPr="00EF1162">
                <w:t xml:space="preserve"> </w:t>
              </w:r>
              <w:r w:rsidRPr="00EF1162">
                <w:rPr>
                  <w:i/>
                </w:rPr>
                <w:t>operational</w:t>
              </w:r>
              <w:r>
                <w:t xml:space="preserve"> </w:t>
              </w:r>
              <w:r w:rsidRPr="00EF1162">
                <w:rPr>
                  <w:i/>
                </w:rPr>
                <w:t>location</w:t>
              </w:r>
              <w:r w:rsidRPr="00EF1162">
                <w:t>.</w:t>
              </w:r>
            </w:ins>
          </w:p>
          <w:p w14:paraId="724508B4" w14:textId="0B443422" w:rsidR="001137EC" w:rsidRPr="009042FD" w:rsidRDefault="001137EC" w:rsidP="001137EC">
            <w:pPr>
              <w:pStyle w:val="TableNormal1"/>
              <w:keepNext w:val="0"/>
              <w:rPr>
                <w:ins w:id="7889" w:author="Charles Gifford" w:date="2016-01-11T12:51:00Z"/>
                <w:lang w:val="en-US"/>
              </w:rPr>
            </w:pPr>
            <w:ins w:id="7890" w:author="Charles Gifford" w:date="2017-03-17T21:32:00Z">
              <w:r>
                <w:rPr>
                  <w:lang w:val="en-US"/>
                </w:rPr>
                <w:t>Description – Operational l</w:t>
              </w:r>
              <w:r w:rsidRPr="00EF1162">
                <w:rPr>
                  <w:lang w:val="en-US"/>
                </w:rPr>
                <w:t xml:space="preserve">ocation attribute contains a description of the </w:t>
              </w:r>
              <w:r>
                <w:rPr>
                  <w:lang w:val="en-US"/>
                </w:rPr>
                <w:t xml:space="preserve">operational </w:t>
              </w:r>
              <w:r w:rsidRPr="00EF1162">
                <w:rPr>
                  <w:lang w:val="en-US"/>
                </w:rPr>
                <w:t>location, such as a street address.</w:t>
              </w:r>
            </w:ins>
          </w:p>
        </w:tc>
        <w:tc>
          <w:tcPr>
            <w:tcW w:w="1238" w:type="dxa"/>
          </w:tcPr>
          <w:p w14:paraId="5D6BD501" w14:textId="1AA7CBA3" w:rsidR="001137EC" w:rsidRPr="009042FD" w:rsidRDefault="001137EC" w:rsidP="001137EC">
            <w:pPr>
              <w:pStyle w:val="TableNormal1"/>
              <w:keepNext w:val="0"/>
              <w:rPr>
                <w:ins w:id="7891" w:author="Charles Gifford" w:date="2016-01-11T12:51:00Z"/>
                <w:lang w:val="en-US"/>
              </w:rPr>
            </w:pPr>
            <w:ins w:id="7892" w:author="Charles Gifford" w:date="2017-03-17T21:32:00Z">
              <w:r>
                <w:rPr>
                  <w:lang w:val="en-US"/>
                </w:rPr>
                <w:t>Operational Location</w:t>
              </w:r>
            </w:ins>
          </w:p>
        </w:tc>
        <w:tc>
          <w:tcPr>
            <w:tcW w:w="1350" w:type="dxa"/>
          </w:tcPr>
          <w:p w14:paraId="0CD76BB2" w14:textId="73F6914B" w:rsidR="001137EC" w:rsidRPr="009042FD" w:rsidRDefault="001137EC" w:rsidP="001137EC">
            <w:pPr>
              <w:pStyle w:val="TableNormal1"/>
              <w:keepNext w:val="0"/>
              <w:spacing w:before="40"/>
              <w:rPr>
                <w:ins w:id="7893" w:author="Charles Gifford" w:date="2016-01-11T12:51:00Z"/>
                <w:lang w:val="en-US"/>
              </w:rPr>
            </w:pPr>
            <w:ins w:id="7894" w:author="Charles Gifford" w:date="2017-03-17T21:32:00Z">
              <w:r>
                <w:rPr>
                  <w:lang w:val="en-US"/>
                </w:rPr>
                <w:t>Description</w:t>
              </w:r>
            </w:ins>
          </w:p>
        </w:tc>
        <w:tc>
          <w:tcPr>
            <w:tcW w:w="1080" w:type="dxa"/>
          </w:tcPr>
          <w:p w14:paraId="3F4B4775" w14:textId="69FDE156" w:rsidR="001137EC" w:rsidRPr="009042FD" w:rsidRDefault="001137EC" w:rsidP="001137EC">
            <w:pPr>
              <w:pStyle w:val="TableNormal1"/>
              <w:keepNext w:val="0"/>
              <w:spacing w:before="40"/>
              <w:rPr>
                <w:ins w:id="7895" w:author="Charles Gifford" w:date="2016-01-11T12:51:00Z"/>
                <w:lang w:val="en-US"/>
              </w:rPr>
            </w:pPr>
            <w:ins w:id="7896" w:author="Charles Gifford" w:date="2017-03-17T21:32:00Z">
              <w:r>
                <w:rPr>
                  <w:lang w:val="en-US"/>
                </w:rPr>
                <w:t>Operational Location</w:t>
              </w:r>
            </w:ins>
          </w:p>
        </w:tc>
        <w:tc>
          <w:tcPr>
            <w:tcW w:w="1229" w:type="dxa"/>
          </w:tcPr>
          <w:p w14:paraId="46012B65" w14:textId="4FD70C55" w:rsidR="001137EC" w:rsidRPr="009042FD" w:rsidRDefault="001137EC" w:rsidP="001137EC">
            <w:pPr>
              <w:pStyle w:val="TableNormal1"/>
              <w:keepNext w:val="0"/>
              <w:spacing w:before="40"/>
              <w:rPr>
                <w:ins w:id="7897" w:author="Charles Gifford" w:date="2016-01-11T12:51:00Z"/>
                <w:lang w:val="en-US"/>
              </w:rPr>
            </w:pPr>
            <w:ins w:id="7898" w:author="Charles Gifford" w:date="2017-03-17T21:32:00Z">
              <w:r>
                <w:rPr>
                  <w:lang w:val="en-US"/>
                </w:rPr>
                <w:t>Operational Location</w:t>
              </w:r>
            </w:ins>
          </w:p>
        </w:tc>
      </w:tr>
      <w:tr w:rsidR="00F67980" w:rsidRPr="001C220C" w14:paraId="65333206" w14:textId="77777777" w:rsidTr="00806D30">
        <w:trPr>
          <w:cantSplit/>
          <w:jc w:val="center"/>
        </w:trPr>
        <w:tc>
          <w:tcPr>
            <w:tcW w:w="1269" w:type="dxa"/>
          </w:tcPr>
          <w:p w14:paraId="04BC5DD0" w14:textId="77777777" w:rsidR="00F67980" w:rsidRPr="001C220C" w:rsidRDefault="00F67980" w:rsidP="0060346A">
            <w:pPr>
              <w:pStyle w:val="TableNormal1"/>
              <w:keepNext w:val="0"/>
              <w:rPr>
                <w:lang w:val="en-US"/>
              </w:rPr>
            </w:pPr>
            <w:r w:rsidRPr="001C220C">
              <w:rPr>
                <w:lang w:val="en-US"/>
              </w:rPr>
              <w:t xml:space="preserve">Equipment </w:t>
            </w:r>
            <w:r w:rsidR="003357D0">
              <w:rPr>
                <w:lang w:val="en-US"/>
              </w:rPr>
              <w:t>u</w:t>
            </w:r>
            <w:r w:rsidRPr="001C220C">
              <w:rPr>
                <w:lang w:val="en-US"/>
              </w:rPr>
              <w:t>se</w:t>
            </w:r>
          </w:p>
        </w:tc>
        <w:tc>
          <w:tcPr>
            <w:tcW w:w="2880" w:type="dxa"/>
          </w:tcPr>
          <w:p w14:paraId="4967B90C" w14:textId="77777777" w:rsidR="00F67980" w:rsidRPr="001C220C" w:rsidRDefault="00F67980" w:rsidP="0060346A">
            <w:pPr>
              <w:pStyle w:val="TableNormal1"/>
              <w:keepNext w:val="0"/>
              <w:rPr>
                <w:lang w:val="en-US"/>
              </w:rPr>
            </w:pPr>
            <w:r w:rsidRPr="001C220C">
              <w:rPr>
                <w:lang w:val="en-US"/>
              </w:rPr>
              <w:t xml:space="preserve">Defines the expected use of the </w:t>
            </w:r>
            <w:r w:rsidRPr="003357D0">
              <w:rPr>
                <w:i/>
                <w:lang w:val="en-US"/>
              </w:rPr>
              <w:t>equipment class</w:t>
            </w:r>
            <w:r w:rsidRPr="001C220C">
              <w:rPr>
                <w:lang w:val="en-US"/>
              </w:rPr>
              <w:t xml:space="preserve"> or </w:t>
            </w:r>
            <w:r w:rsidRPr="003357D0">
              <w:rPr>
                <w:i/>
                <w:lang w:val="en-US"/>
              </w:rPr>
              <w:t>equipment</w:t>
            </w:r>
            <w:r w:rsidRPr="001C220C">
              <w:rPr>
                <w:lang w:val="en-US"/>
              </w:rPr>
              <w:t xml:space="preserve"> in the context of the </w:t>
            </w:r>
            <w:r w:rsidRPr="003357D0">
              <w:rPr>
                <w:i/>
                <w:lang w:val="en-US"/>
              </w:rPr>
              <w:t>process segment</w:t>
            </w:r>
            <w:r w:rsidRPr="001C220C">
              <w:rPr>
                <w:lang w:val="en-US"/>
              </w:rPr>
              <w:t xml:space="preserve">. </w:t>
            </w:r>
          </w:p>
        </w:tc>
        <w:tc>
          <w:tcPr>
            <w:tcW w:w="1238" w:type="dxa"/>
          </w:tcPr>
          <w:p w14:paraId="2B32DBF3" w14:textId="77777777" w:rsidR="00F67980" w:rsidRPr="001C220C" w:rsidRDefault="00F67980" w:rsidP="0060346A">
            <w:pPr>
              <w:pStyle w:val="TableNormal1"/>
              <w:keepNext w:val="0"/>
              <w:rPr>
                <w:lang w:val="en-US"/>
              </w:rPr>
            </w:pPr>
            <w:r w:rsidRPr="001C220C">
              <w:rPr>
                <w:lang w:val="en-US"/>
              </w:rPr>
              <w:t>Part Milling</w:t>
            </w:r>
          </w:p>
        </w:tc>
        <w:tc>
          <w:tcPr>
            <w:tcW w:w="1350" w:type="dxa"/>
          </w:tcPr>
          <w:p w14:paraId="592CC3E8" w14:textId="77777777" w:rsidR="00F67980" w:rsidRPr="001C220C" w:rsidRDefault="00F67980" w:rsidP="0060346A">
            <w:pPr>
              <w:pStyle w:val="TableNormal1"/>
              <w:keepNext w:val="0"/>
              <w:spacing w:before="40"/>
              <w:rPr>
                <w:lang w:val="en-US"/>
              </w:rPr>
            </w:pPr>
            <w:r w:rsidRPr="001C220C">
              <w:rPr>
                <w:lang w:val="en-US"/>
              </w:rPr>
              <w:t>Remove and Replace Motor</w:t>
            </w:r>
          </w:p>
        </w:tc>
        <w:tc>
          <w:tcPr>
            <w:tcW w:w="1080" w:type="dxa"/>
          </w:tcPr>
          <w:p w14:paraId="256471D3" w14:textId="77777777" w:rsidR="00F67980" w:rsidRPr="001C220C" w:rsidRDefault="00F67980" w:rsidP="0060346A">
            <w:pPr>
              <w:pStyle w:val="TableNormal1"/>
              <w:keepNext w:val="0"/>
              <w:spacing w:before="40"/>
              <w:rPr>
                <w:lang w:val="en-US"/>
              </w:rPr>
            </w:pPr>
            <w:r w:rsidRPr="001C220C">
              <w:rPr>
                <w:lang w:val="en-US"/>
              </w:rPr>
              <w:t>Run Test</w:t>
            </w:r>
          </w:p>
        </w:tc>
        <w:tc>
          <w:tcPr>
            <w:tcW w:w="1229" w:type="dxa"/>
          </w:tcPr>
          <w:p w14:paraId="196F7DA0" w14:textId="77777777" w:rsidR="00F67980" w:rsidRPr="001C220C" w:rsidRDefault="00F67980" w:rsidP="0060346A">
            <w:pPr>
              <w:pStyle w:val="TableNormal1"/>
              <w:keepNext w:val="0"/>
              <w:spacing w:before="40"/>
              <w:rPr>
                <w:lang w:val="en-US"/>
              </w:rPr>
            </w:pPr>
            <w:r w:rsidRPr="001C220C">
              <w:rPr>
                <w:lang w:val="en-US"/>
              </w:rPr>
              <w:t>Material Movement</w:t>
            </w:r>
          </w:p>
        </w:tc>
      </w:tr>
      <w:tr w:rsidR="00F67980" w:rsidRPr="001C220C" w14:paraId="39249F44" w14:textId="77777777" w:rsidTr="00806D30">
        <w:trPr>
          <w:cantSplit/>
          <w:jc w:val="center"/>
        </w:trPr>
        <w:tc>
          <w:tcPr>
            <w:tcW w:w="1269" w:type="dxa"/>
          </w:tcPr>
          <w:p w14:paraId="7812F448" w14:textId="77777777" w:rsidR="00F67980" w:rsidRPr="001C220C" w:rsidRDefault="00F67980" w:rsidP="0060346A">
            <w:pPr>
              <w:pStyle w:val="TableNormal1"/>
              <w:keepNext w:val="0"/>
              <w:rPr>
                <w:lang w:val="en-US"/>
              </w:rPr>
            </w:pPr>
            <w:r w:rsidRPr="001C220C">
              <w:rPr>
                <w:lang w:val="en-US"/>
              </w:rPr>
              <w:t>Quantity</w:t>
            </w:r>
          </w:p>
        </w:tc>
        <w:tc>
          <w:tcPr>
            <w:tcW w:w="2880" w:type="dxa"/>
          </w:tcPr>
          <w:p w14:paraId="0A3261C6" w14:textId="77777777" w:rsidR="00F67980" w:rsidRPr="001C220C" w:rsidRDefault="00F67980" w:rsidP="0060346A">
            <w:pPr>
              <w:pStyle w:val="TableNormal1"/>
              <w:keepNext w:val="0"/>
              <w:rPr>
                <w:lang w:val="en-US"/>
              </w:rPr>
            </w:pPr>
            <w:r w:rsidRPr="001C220C">
              <w:rPr>
                <w:lang w:val="en-US"/>
              </w:rPr>
              <w:t>Specifies the amount of resources required, if applicable.</w:t>
            </w:r>
          </w:p>
        </w:tc>
        <w:tc>
          <w:tcPr>
            <w:tcW w:w="1238" w:type="dxa"/>
          </w:tcPr>
          <w:p w14:paraId="49DDA6E5" w14:textId="77777777" w:rsidR="00F67980" w:rsidRPr="001C220C" w:rsidRDefault="00F67980" w:rsidP="0060346A">
            <w:pPr>
              <w:pStyle w:val="TableNormal1"/>
              <w:keepNext w:val="0"/>
              <w:rPr>
                <w:lang w:val="en-US"/>
              </w:rPr>
            </w:pPr>
            <w:r w:rsidRPr="001C220C">
              <w:rPr>
                <w:lang w:val="en-US"/>
              </w:rPr>
              <w:t>1</w:t>
            </w:r>
            <w:r>
              <w:rPr>
                <w:lang w:val="en-US"/>
              </w:rPr>
              <w:t>,</w:t>
            </w:r>
            <w:r w:rsidRPr="001C220C">
              <w:rPr>
                <w:lang w:val="en-US"/>
              </w:rPr>
              <w:t>3</w:t>
            </w:r>
          </w:p>
        </w:tc>
        <w:tc>
          <w:tcPr>
            <w:tcW w:w="1350" w:type="dxa"/>
          </w:tcPr>
          <w:p w14:paraId="57588159" w14:textId="77777777" w:rsidR="00F67980" w:rsidRPr="001C220C" w:rsidRDefault="00F67980" w:rsidP="0060346A">
            <w:pPr>
              <w:pStyle w:val="TableNormal1"/>
              <w:keepNext w:val="0"/>
              <w:spacing w:before="40"/>
              <w:rPr>
                <w:lang w:val="en-US"/>
              </w:rPr>
            </w:pPr>
            <w:r w:rsidRPr="001C220C">
              <w:rPr>
                <w:lang w:val="en-US"/>
              </w:rPr>
              <w:t>1</w:t>
            </w:r>
          </w:p>
        </w:tc>
        <w:tc>
          <w:tcPr>
            <w:tcW w:w="1080" w:type="dxa"/>
          </w:tcPr>
          <w:p w14:paraId="79670B38" w14:textId="77777777" w:rsidR="00F67980" w:rsidRPr="001C220C" w:rsidRDefault="00F67980" w:rsidP="0060346A">
            <w:pPr>
              <w:pStyle w:val="TableNormal1"/>
              <w:keepNext w:val="0"/>
              <w:spacing w:before="40"/>
              <w:rPr>
                <w:lang w:val="en-US"/>
              </w:rPr>
            </w:pPr>
            <w:r w:rsidRPr="001C220C">
              <w:rPr>
                <w:lang w:val="en-US"/>
              </w:rPr>
              <w:t>1</w:t>
            </w:r>
          </w:p>
        </w:tc>
        <w:tc>
          <w:tcPr>
            <w:tcW w:w="1229" w:type="dxa"/>
          </w:tcPr>
          <w:p w14:paraId="01266606" w14:textId="77777777" w:rsidR="00F67980" w:rsidRPr="001C220C" w:rsidRDefault="00F67980" w:rsidP="0060346A">
            <w:pPr>
              <w:pStyle w:val="TableNormal1"/>
              <w:keepNext w:val="0"/>
              <w:spacing w:before="40"/>
              <w:rPr>
                <w:lang w:val="en-US"/>
              </w:rPr>
            </w:pPr>
            <w:r w:rsidRPr="001C220C">
              <w:rPr>
                <w:lang w:val="en-US"/>
              </w:rPr>
              <w:t>1</w:t>
            </w:r>
          </w:p>
        </w:tc>
      </w:tr>
      <w:tr w:rsidR="00F67980" w:rsidRPr="001C220C" w14:paraId="03F11B7D" w14:textId="77777777" w:rsidTr="00806D30">
        <w:trPr>
          <w:cantSplit/>
          <w:jc w:val="center"/>
        </w:trPr>
        <w:tc>
          <w:tcPr>
            <w:tcW w:w="1269" w:type="dxa"/>
          </w:tcPr>
          <w:p w14:paraId="4CFEB830" w14:textId="77777777" w:rsidR="00F67980" w:rsidRPr="001C220C" w:rsidRDefault="00F67980" w:rsidP="0060346A">
            <w:pPr>
              <w:pStyle w:val="TableNormal1"/>
              <w:keepNext w:val="0"/>
              <w:rPr>
                <w:lang w:val="en-US"/>
              </w:rPr>
            </w:pPr>
            <w:r w:rsidRPr="001C220C">
              <w:rPr>
                <w:lang w:val="en-US"/>
              </w:rPr>
              <w:t xml:space="preserve">Quantity </w:t>
            </w:r>
            <w:r w:rsidR="003357D0">
              <w:rPr>
                <w:lang w:val="en-US"/>
              </w:rPr>
              <w:t>u</w:t>
            </w:r>
            <w:r w:rsidRPr="001C220C">
              <w:rPr>
                <w:lang w:val="en-US"/>
              </w:rPr>
              <w:t xml:space="preserve">nit of </w:t>
            </w:r>
            <w:r w:rsidR="003357D0">
              <w:rPr>
                <w:lang w:val="en-US"/>
              </w:rPr>
              <w:t>m</w:t>
            </w:r>
            <w:r w:rsidRPr="001C220C">
              <w:rPr>
                <w:lang w:val="en-US"/>
              </w:rPr>
              <w:t>easure</w:t>
            </w:r>
          </w:p>
        </w:tc>
        <w:tc>
          <w:tcPr>
            <w:tcW w:w="2880" w:type="dxa"/>
          </w:tcPr>
          <w:p w14:paraId="62ECEF7D" w14:textId="77777777" w:rsidR="00F67980" w:rsidRPr="001C220C" w:rsidRDefault="00F67980" w:rsidP="0060346A">
            <w:pPr>
              <w:pStyle w:val="TableNormal1"/>
              <w:keepNext w:val="0"/>
              <w:rPr>
                <w:lang w:val="en-US"/>
              </w:rPr>
            </w:pPr>
            <w:r w:rsidRPr="001C220C">
              <w:rPr>
                <w:lang w:val="en-US"/>
              </w:rPr>
              <w:t>The unit of measure of the associated quantity, if applicable.</w:t>
            </w:r>
          </w:p>
        </w:tc>
        <w:tc>
          <w:tcPr>
            <w:tcW w:w="1238" w:type="dxa"/>
          </w:tcPr>
          <w:p w14:paraId="36AC7763" w14:textId="77777777" w:rsidR="00F67980" w:rsidRPr="001C220C" w:rsidRDefault="00F67980" w:rsidP="0060346A">
            <w:pPr>
              <w:pStyle w:val="TableNormal1"/>
              <w:keepNext w:val="0"/>
              <w:rPr>
                <w:lang w:val="en-US"/>
              </w:rPr>
            </w:pPr>
            <w:r w:rsidRPr="001C220C">
              <w:rPr>
                <w:lang w:val="en-US"/>
              </w:rPr>
              <w:t>Machine Hours / piece</w:t>
            </w:r>
          </w:p>
        </w:tc>
        <w:tc>
          <w:tcPr>
            <w:tcW w:w="1350" w:type="dxa"/>
          </w:tcPr>
          <w:p w14:paraId="116CD6CD" w14:textId="77777777" w:rsidR="00F67980" w:rsidRPr="001C220C" w:rsidRDefault="00F67980" w:rsidP="0060346A">
            <w:pPr>
              <w:pStyle w:val="TableNormal1"/>
              <w:keepNext w:val="0"/>
              <w:spacing w:before="40"/>
              <w:rPr>
                <w:lang w:val="en-US"/>
              </w:rPr>
            </w:pPr>
            <w:r w:rsidRPr="001C220C">
              <w:rPr>
                <w:lang w:val="en-US"/>
              </w:rPr>
              <w:t>Day</w:t>
            </w:r>
          </w:p>
        </w:tc>
        <w:tc>
          <w:tcPr>
            <w:tcW w:w="1080" w:type="dxa"/>
          </w:tcPr>
          <w:p w14:paraId="1779350A" w14:textId="77777777" w:rsidR="00F67980" w:rsidRPr="001C220C" w:rsidRDefault="00F67980" w:rsidP="0060346A">
            <w:pPr>
              <w:pStyle w:val="TableNormal1"/>
              <w:keepNext w:val="0"/>
              <w:spacing w:before="40"/>
              <w:rPr>
                <w:lang w:val="en-US"/>
              </w:rPr>
            </w:pPr>
            <w:r w:rsidRPr="001C220C">
              <w:rPr>
                <w:lang w:val="en-US"/>
              </w:rPr>
              <w:t>Test</w:t>
            </w:r>
          </w:p>
        </w:tc>
        <w:tc>
          <w:tcPr>
            <w:tcW w:w="1229" w:type="dxa"/>
          </w:tcPr>
          <w:p w14:paraId="1FF48DD0" w14:textId="77777777" w:rsidR="00F67980" w:rsidRPr="001C220C" w:rsidRDefault="00F67980" w:rsidP="0060346A">
            <w:pPr>
              <w:pStyle w:val="TableNormal1"/>
              <w:keepNext w:val="0"/>
              <w:spacing w:before="40"/>
              <w:rPr>
                <w:lang w:val="en-US"/>
              </w:rPr>
            </w:pPr>
            <w:r w:rsidRPr="001C220C">
              <w:rPr>
                <w:lang w:val="en-US"/>
              </w:rPr>
              <w:t>Move</w:t>
            </w:r>
          </w:p>
        </w:tc>
      </w:tr>
      <w:tr w:rsidR="00F67980" w:rsidRPr="001C220C" w14:paraId="5EFCD5B2" w14:textId="77777777" w:rsidTr="006835A6">
        <w:trPr>
          <w:cantSplit/>
          <w:jc w:val="center"/>
        </w:trPr>
        <w:tc>
          <w:tcPr>
            <w:tcW w:w="9046" w:type="dxa"/>
            <w:gridSpan w:val="6"/>
          </w:tcPr>
          <w:p w14:paraId="53B8435B" w14:textId="77777777" w:rsidR="00F67980" w:rsidRPr="001C220C" w:rsidRDefault="00F67980" w:rsidP="0060346A">
            <w:pPr>
              <w:pStyle w:val="TableNormal1"/>
              <w:keepNext w:val="0"/>
              <w:spacing w:before="40"/>
              <w:rPr>
                <w:lang w:val="en-US"/>
              </w:rPr>
            </w:pPr>
            <w:r>
              <w:rPr>
                <w:lang w:val="en-US"/>
              </w:rPr>
              <w:t> </w:t>
            </w:r>
            <w:r w:rsidRPr="001C220C">
              <w:rPr>
                <w:lang w:val="en-US"/>
              </w:rPr>
              <w:t xml:space="preserve">* Typically either </w:t>
            </w:r>
            <w:r w:rsidRPr="001C220C">
              <w:rPr>
                <w:i/>
                <w:lang w:val="en-US"/>
              </w:rPr>
              <w:t>equipment class or equipment</w:t>
            </w:r>
            <w:r w:rsidRPr="001C220C">
              <w:rPr>
                <w:lang w:val="en-US"/>
              </w:rPr>
              <w:t xml:space="preserve"> is defined.</w:t>
            </w:r>
          </w:p>
        </w:tc>
      </w:tr>
    </w:tbl>
    <w:p w14:paraId="249EED20" w14:textId="3722E332" w:rsidR="00F663EA" w:rsidRPr="001C220C" w:rsidRDefault="009F2B95" w:rsidP="00600813">
      <w:pPr>
        <w:pStyle w:val="NOTE0"/>
        <w:rPr>
          <w:lang w:val="en-US"/>
        </w:rPr>
      </w:pPr>
      <w:ins w:id="7899" w:author="Charles Gifford" w:date="2017-03-17T21:37:00Z">
        <w:r w:rsidRPr="009F2B95">
          <w:rPr>
            <w:lang w:val="en-US"/>
          </w:rPr>
          <w:t>NOTE</w:t>
        </w:r>
        <w:r w:rsidRPr="009F2B95">
          <w:rPr>
            <w:lang w:val="en-US"/>
          </w:rPr>
          <w:tab/>
          <w:t>An equipment segment specification may specify both a spatial definition and an operational location where it is necessary to specify the spatial definition of the specified equipment within a given operational location.</w:t>
        </w:r>
      </w:ins>
    </w:p>
    <w:p w14:paraId="7FFBA7D5" w14:textId="77777777" w:rsidR="008B4A6F" w:rsidRPr="001C220C" w:rsidRDefault="008B4A6F" w:rsidP="003E1075">
      <w:pPr>
        <w:pStyle w:val="Heading3"/>
      </w:pPr>
      <w:bookmarkStart w:id="7900" w:name="_Toc161566435"/>
      <w:bookmarkStart w:id="7901" w:name="_Toc320176937"/>
      <w:r w:rsidRPr="001C220C">
        <w:t xml:space="preserve">Equipment </w:t>
      </w:r>
      <w:r w:rsidR="007208F6" w:rsidRPr="001C220C">
        <w:t xml:space="preserve">segment </w:t>
      </w:r>
      <w:r w:rsidRPr="001C220C">
        <w:t>specification property</w:t>
      </w:r>
      <w:bookmarkEnd w:id="7900"/>
      <w:bookmarkEnd w:id="7901"/>
    </w:p>
    <w:p w14:paraId="746293F5" w14:textId="77777777" w:rsidR="00AE642B" w:rsidRDefault="00527430" w:rsidP="00D3451A">
      <w:pPr>
        <w:pStyle w:val="PARAGRAPH"/>
        <w:rPr>
          <w:lang w:val="en-US"/>
        </w:rPr>
      </w:pPr>
      <w:r w:rsidRPr="001C220C">
        <w:rPr>
          <w:lang w:val="en-US"/>
        </w:rPr>
        <w:t xml:space="preserve">Specific properties that are required </w:t>
      </w:r>
      <w:r w:rsidR="000C7AD0">
        <w:rPr>
          <w:lang w:val="en-US"/>
        </w:rPr>
        <w:t xml:space="preserve">for </w:t>
      </w:r>
      <w:r w:rsidR="000C7AD0" w:rsidRPr="000C7AD0">
        <w:rPr>
          <w:i/>
          <w:lang w:val="en-US"/>
        </w:rPr>
        <w:t>equipment segment specifications</w:t>
      </w:r>
      <w:r w:rsidR="000C7AD0">
        <w:rPr>
          <w:lang w:val="en-US"/>
        </w:rPr>
        <w:t xml:space="preserve"> shall be </w:t>
      </w:r>
      <w:r w:rsidR="000C7AD0" w:rsidRPr="001C220C">
        <w:rPr>
          <w:lang w:val="en-US"/>
        </w:rPr>
        <w:t xml:space="preserve">presented </w:t>
      </w:r>
      <w:r w:rsidR="000C7AD0">
        <w:rPr>
          <w:lang w:val="en-US"/>
        </w:rPr>
        <w:t>as</w:t>
      </w:r>
      <w:r w:rsidRPr="001C220C">
        <w:rPr>
          <w:lang w:val="en-US"/>
        </w:rPr>
        <w:t xml:space="preserve"> </w:t>
      </w:r>
      <w:r w:rsidRPr="000C7AD0">
        <w:rPr>
          <w:i/>
          <w:lang w:val="en-US"/>
        </w:rPr>
        <w:t xml:space="preserve">equipment </w:t>
      </w:r>
      <w:r w:rsidR="007208F6" w:rsidRPr="000C7AD0">
        <w:rPr>
          <w:i/>
          <w:lang w:val="en-US"/>
        </w:rPr>
        <w:t xml:space="preserve">segment </w:t>
      </w:r>
      <w:r w:rsidRPr="000C7AD0">
        <w:rPr>
          <w:i/>
          <w:lang w:val="en-US"/>
        </w:rPr>
        <w:t>specification properties</w:t>
      </w:r>
      <w:r w:rsidRPr="001C220C">
        <w:rPr>
          <w:lang w:val="en-US"/>
        </w:rPr>
        <w:t>.</w:t>
      </w:r>
      <w:r w:rsidR="00AE642B" w:rsidRPr="00AE642B">
        <w:rPr>
          <w:lang w:val="en-US"/>
        </w:rPr>
        <w:t xml:space="preserve"> </w:t>
      </w:r>
    </w:p>
    <w:p w14:paraId="04D30855" w14:textId="77777777" w:rsidR="00527430" w:rsidRPr="001C220C" w:rsidRDefault="00AE642B" w:rsidP="00D3451A">
      <w:pPr>
        <w:pStyle w:val="PARAGRAPH"/>
        <w:rPr>
          <w:lang w:val="en-US"/>
        </w:rPr>
      </w:pPr>
      <w:r w:rsidRPr="000C7AD0">
        <w:rPr>
          <w:i/>
          <w:lang w:val="en-US"/>
        </w:rPr>
        <w:t>Equipment segment specification properties</w:t>
      </w:r>
      <w:r>
        <w:rPr>
          <w:lang w:val="en-US"/>
        </w:rPr>
        <w:t xml:space="preserve"> may contain nested </w:t>
      </w:r>
      <w:r w:rsidRPr="000C7AD0">
        <w:rPr>
          <w:i/>
          <w:lang w:val="en-US"/>
        </w:rPr>
        <w:t>equipment segment specification properties</w:t>
      </w:r>
      <w:r>
        <w:rPr>
          <w:lang w:val="en-US"/>
        </w:rPr>
        <w:t>.</w:t>
      </w:r>
    </w:p>
    <w:p w14:paraId="2EF34EC4" w14:textId="0DD6C0A5" w:rsidR="009832E7" w:rsidRPr="001C220C" w:rsidRDefault="006967C6" w:rsidP="009832E7">
      <w:pPr>
        <w:pStyle w:val="PARAGRAPH"/>
        <w:rPr>
          <w:ins w:id="7902" w:author="Charles Gifford" w:date="2016-04-20T09:34:00Z"/>
          <w:lang w:val="en-US"/>
        </w:rPr>
      </w:pPr>
      <w:r>
        <w:rPr>
          <w:lang w:val="en-US"/>
        </w:rPr>
        <w:fldChar w:fldCharType="begin"/>
      </w:r>
      <w:r>
        <w:rPr>
          <w:lang w:val="en-US"/>
        </w:rPr>
        <w:instrText xml:space="preserve"> REF _Ref477959459 \h </w:instrText>
      </w:r>
      <w:r>
        <w:rPr>
          <w:lang w:val="en-US"/>
        </w:rPr>
      </w:r>
      <w:r>
        <w:rPr>
          <w:lang w:val="en-US"/>
        </w:rPr>
        <w:fldChar w:fldCharType="separate"/>
      </w:r>
      <w:r>
        <w:t xml:space="preserve">Table </w:t>
      </w:r>
      <w:r>
        <w:rPr>
          <w:noProof/>
        </w:rPr>
        <w:t>80</w:t>
      </w:r>
      <w:r>
        <w:rPr>
          <w:lang w:val="en-US"/>
        </w:rPr>
        <w:fldChar w:fldCharType="end"/>
      </w:r>
      <w:r>
        <w:rPr>
          <w:lang w:val="en-US"/>
        </w:rPr>
        <w:t xml:space="preserve"> </w:t>
      </w:r>
      <w:r w:rsidR="008B4A6F" w:rsidRPr="001C220C">
        <w:rPr>
          <w:lang w:val="en-US"/>
        </w:rPr>
        <w:t xml:space="preserve">defines the </w:t>
      </w:r>
      <w:r w:rsidR="006B034A">
        <w:rPr>
          <w:lang w:val="en-US"/>
        </w:rPr>
        <w:t>relationship</w:t>
      </w:r>
      <w:r w:rsidR="007F407A">
        <w:rPr>
          <w:lang w:val="en-US"/>
        </w:rPr>
        <w:t xml:space="preserve"> role</w:t>
      </w:r>
      <w:r w:rsidR="006B034A">
        <w:rPr>
          <w:lang w:val="en-US"/>
        </w:rPr>
        <w:t>s</w:t>
      </w:r>
      <w:r w:rsidR="008B4A6F" w:rsidRPr="001C220C">
        <w:rPr>
          <w:lang w:val="en-US"/>
        </w:rPr>
        <w:t xml:space="preserve"> </w:t>
      </w:r>
      <w:r w:rsidR="00CA22DD">
        <w:rPr>
          <w:lang w:val="en-US"/>
        </w:rPr>
        <w:t>for</w:t>
      </w:r>
      <w:r w:rsidR="00DF0BF4">
        <w:rPr>
          <w:lang w:val="en-US"/>
        </w:rPr>
        <w:t xml:space="preserve"> the</w:t>
      </w:r>
      <w:r w:rsidR="00FD3453">
        <w:rPr>
          <w:lang w:val="en-US"/>
        </w:rPr>
        <w:t xml:space="preserve"> </w:t>
      </w:r>
      <w:r w:rsidR="008B4A6F" w:rsidRPr="001C220C">
        <w:rPr>
          <w:i/>
          <w:lang w:val="en-US"/>
        </w:rPr>
        <w:t xml:space="preserve">equipment </w:t>
      </w:r>
      <w:r w:rsidR="007208F6" w:rsidRPr="001C220C">
        <w:rPr>
          <w:i/>
          <w:lang w:val="en-US"/>
        </w:rPr>
        <w:t xml:space="preserve">segment </w:t>
      </w:r>
      <w:r w:rsidR="008B4A6F" w:rsidRPr="001C220C">
        <w:rPr>
          <w:i/>
          <w:lang w:val="en-US"/>
        </w:rPr>
        <w:t>specification property</w:t>
      </w:r>
      <w:r w:rsidR="008B4A6F" w:rsidRPr="001C220C">
        <w:rPr>
          <w:lang w:val="en-US"/>
        </w:rPr>
        <w:t xml:space="preserve">. </w:t>
      </w:r>
      <w:ins w:id="7903" w:author="Charles Gifford" w:date="2016-04-20T09:34:00Z">
        <w:r w:rsidR="009832E7">
          <w:rPr>
            <w:lang w:val="en-US"/>
          </w:rPr>
          <w:t xml:space="preserve"> </w:t>
        </w:r>
      </w:ins>
      <w:ins w:id="7904" w:author="Charles Gifford" w:date="2017-03-22T15:22:00Z">
        <w:r>
          <w:rPr>
            <w:lang w:val="en-US"/>
          </w:rPr>
          <w:fldChar w:fldCharType="begin"/>
        </w:r>
        <w:r>
          <w:rPr>
            <w:lang w:val="en-US"/>
          </w:rPr>
          <w:instrText xml:space="preserve"> REF _Ref161732180 \h </w:instrText>
        </w:r>
      </w:ins>
      <w:r>
        <w:rPr>
          <w:lang w:val="en-US"/>
        </w:rPr>
      </w:r>
      <w:r>
        <w:rPr>
          <w:lang w:val="en-US"/>
        </w:rPr>
        <w:fldChar w:fldCharType="separate"/>
      </w:r>
      <w:ins w:id="7905" w:author="Charles Gifford" w:date="2017-03-22T15:22:00Z">
        <w:r w:rsidRPr="001C220C">
          <w:rPr>
            <w:lang w:val="en-US"/>
          </w:rPr>
          <w:t xml:space="preserve">Table </w:t>
        </w:r>
        <w:r>
          <w:rPr>
            <w:noProof/>
            <w:lang w:val="en-US"/>
          </w:rPr>
          <w:t>81</w:t>
        </w:r>
        <w:r>
          <w:rPr>
            <w:lang w:val="en-US"/>
          </w:rPr>
          <w:fldChar w:fldCharType="end"/>
        </w:r>
      </w:ins>
      <w:ins w:id="7906" w:author="Charles Gifford" w:date="2016-04-20T09:34:00Z">
        <w:r w:rsidR="009832E7" w:rsidRPr="001C220C">
          <w:rPr>
            <w:lang w:val="en-US"/>
          </w:rPr>
          <w:t xml:space="preserve"> defines the attributes for</w:t>
        </w:r>
      </w:ins>
      <w:ins w:id="7907" w:author="Charles Gifford" w:date="2016-10-24T01:29:00Z">
        <w:r w:rsidR="00DF0BF4">
          <w:rPr>
            <w:lang w:val="en-US"/>
          </w:rPr>
          <w:t xml:space="preserve"> the</w:t>
        </w:r>
      </w:ins>
      <w:ins w:id="7908" w:author="Charles Gifford" w:date="2016-04-20T09:34:00Z">
        <w:r w:rsidR="009832E7" w:rsidRPr="001C220C">
          <w:rPr>
            <w:lang w:val="en-US"/>
          </w:rPr>
          <w:t xml:space="preserve"> </w:t>
        </w:r>
        <w:r w:rsidR="009832E7" w:rsidRPr="001C220C">
          <w:rPr>
            <w:i/>
            <w:lang w:val="en-US"/>
          </w:rPr>
          <w:t>equipment segment specification property</w:t>
        </w:r>
        <w:r w:rsidR="009832E7" w:rsidRPr="001C220C">
          <w:rPr>
            <w:lang w:val="en-US"/>
          </w:rPr>
          <w:t xml:space="preserve">. </w:t>
        </w:r>
      </w:ins>
    </w:p>
    <w:p w14:paraId="47217D49" w14:textId="79254FD4" w:rsidR="008B4A6F" w:rsidRDefault="006967C6" w:rsidP="00E05180">
      <w:pPr>
        <w:pStyle w:val="TABLE-title"/>
        <w:rPr>
          <w:ins w:id="7909" w:author="Charles Gifford" w:date="2017-03-19T15:57:00Z"/>
          <w:lang w:val="en-US"/>
        </w:rPr>
      </w:pPr>
      <w:bookmarkStart w:id="7910" w:name="_Toc478492381"/>
      <w:ins w:id="7911" w:author="Charles Gifford" w:date="2017-03-22T15:20:00Z">
        <w:r>
          <w:t xml:space="preserve">Table </w:t>
        </w:r>
        <w:r>
          <w:fldChar w:fldCharType="begin"/>
        </w:r>
        <w:r>
          <w:instrText xml:space="preserve"> SEQ Table \* ARABIC </w:instrText>
        </w:r>
      </w:ins>
      <w:r>
        <w:fldChar w:fldCharType="separate"/>
      </w:r>
      <w:ins w:id="7912" w:author="Charles Gifford" w:date="2017-03-22T15:20:00Z">
        <w:r>
          <w:rPr>
            <w:noProof/>
          </w:rPr>
          <w:t>80</w:t>
        </w:r>
        <w:r>
          <w:fldChar w:fldCharType="end"/>
        </w:r>
        <w:r>
          <w:t xml:space="preserve"> </w:t>
        </w:r>
      </w:ins>
      <w:ins w:id="7913" w:author="Charles Gifford" w:date="2016-04-20T09:34:00Z">
        <w:r w:rsidR="009832E7">
          <w:rPr>
            <w:lang w:val="en-US"/>
          </w:rPr>
          <w:t>–</w:t>
        </w:r>
        <w:r w:rsidR="009832E7" w:rsidRPr="001C220C">
          <w:rPr>
            <w:lang w:val="en-US"/>
          </w:rPr>
          <w:t xml:space="preserve"> </w:t>
        </w:r>
        <w:r w:rsidR="009832E7">
          <w:rPr>
            <w:lang w:val="en-US"/>
          </w:rPr>
          <w:t>E</w:t>
        </w:r>
        <w:r w:rsidR="009832E7" w:rsidRPr="001C220C">
          <w:rPr>
            <w:lang w:val="en-US"/>
          </w:rPr>
          <w:t>quipment segment specification property</w:t>
        </w:r>
        <w:r w:rsidR="009832E7" w:rsidRPr="00AC2193">
          <w:rPr>
            <w:lang w:val="en-US"/>
          </w:rPr>
          <w:t xml:space="preserve"> </w:t>
        </w:r>
        <w:r w:rsidR="009832E7">
          <w:rPr>
            <w:lang w:val="en-US"/>
          </w:rPr>
          <w:t>relationship</w:t>
        </w:r>
      </w:ins>
      <w:ins w:id="7914" w:author="Charles Gifford" w:date="2017-03-19T15:58:00Z">
        <w:r w:rsidR="007F407A">
          <w:rPr>
            <w:lang w:val="en-US"/>
          </w:rPr>
          <w:t xml:space="preserve"> role</w:t>
        </w:r>
      </w:ins>
      <w:ins w:id="7915" w:author="Charles Gifford" w:date="2016-04-20T09:34:00Z">
        <w:r w:rsidR="009832E7">
          <w:rPr>
            <w:lang w:val="en-US"/>
          </w:rPr>
          <w:t>s</w:t>
        </w:r>
      </w:ins>
      <w:bookmarkEnd w:id="7910"/>
    </w:p>
    <w:tbl>
      <w:tblPr>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870"/>
      </w:tblGrid>
      <w:tr w:rsidR="007F407A" w:rsidRPr="009432BC" w14:paraId="715E3039" w14:textId="77777777" w:rsidTr="00832288">
        <w:trPr>
          <w:trHeight w:val="197"/>
          <w:tblHeader/>
          <w:ins w:id="7916" w:author="Charles Gifford" w:date="2017-03-19T15:58:00Z"/>
        </w:trPr>
        <w:tc>
          <w:tcPr>
            <w:tcW w:w="2155" w:type="dxa"/>
            <w:shd w:val="clear" w:color="auto" w:fill="auto"/>
          </w:tcPr>
          <w:p w14:paraId="39548B7F" w14:textId="77777777" w:rsidR="007F407A" w:rsidRPr="009432BC" w:rsidRDefault="007F407A" w:rsidP="00832288">
            <w:pPr>
              <w:pStyle w:val="TABLE-col-heading"/>
              <w:rPr>
                <w:ins w:id="7917" w:author="Charles Gifford" w:date="2017-03-19T15:58:00Z"/>
              </w:rPr>
            </w:pPr>
            <w:ins w:id="7918" w:author="Charles Gifford" w:date="2017-03-19T15:58:00Z">
              <w:r w:rsidRPr="009432BC">
                <w:t>Related Object</w:t>
              </w:r>
            </w:ins>
          </w:p>
        </w:tc>
        <w:tc>
          <w:tcPr>
            <w:tcW w:w="2070" w:type="dxa"/>
            <w:shd w:val="clear" w:color="auto" w:fill="auto"/>
          </w:tcPr>
          <w:p w14:paraId="7B7860F9" w14:textId="77777777" w:rsidR="007F407A" w:rsidRPr="009432BC" w:rsidRDefault="007F407A" w:rsidP="00832288">
            <w:pPr>
              <w:pStyle w:val="TABLE-col-heading"/>
              <w:rPr>
                <w:ins w:id="7919" w:author="Charles Gifford" w:date="2017-03-19T15:58:00Z"/>
              </w:rPr>
            </w:pPr>
            <w:ins w:id="7920" w:author="Charles Gifford" w:date="2017-03-19T15:58:00Z">
              <w:r w:rsidRPr="009432BC">
                <w:t>Role</w:t>
              </w:r>
            </w:ins>
          </w:p>
        </w:tc>
        <w:tc>
          <w:tcPr>
            <w:tcW w:w="1080" w:type="dxa"/>
            <w:shd w:val="clear" w:color="auto" w:fill="auto"/>
          </w:tcPr>
          <w:p w14:paraId="542D287E" w14:textId="77777777" w:rsidR="007F407A" w:rsidRPr="009432BC" w:rsidRDefault="007F407A" w:rsidP="00832288">
            <w:pPr>
              <w:pStyle w:val="TABLE-col-heading"/>
              <w:rPr>
                <w:ins w:id="7921" w:author="Charles Gifford" w:date="2017-03-19T15:58:00Z"/>
              </w:rPr>
            </w:pPr>
            <w:ins w:id="7922" w:author="Charles Gifford" w:date="2017-03-19T15:58:00Z">
              <w:r w:rsidRPr="009432BC">
                <w:t>Multiplicity</w:t>
              </w:r>
            </w:ins>
          </w:p>
        </w:tc>
        <w:tc>
          <w:tcPr>
            <w:tcW w:w="3870" w:type="dxa"/>
            <w:shd w:val="clear" w:color="auto" w:fill="auto"/>
          </w:tcPr>
          <w:p w14:paraId="63774350" w14:textId="77777777" w:rsidR="007F407A" w:rsidRPr="009432BC" w:rsidRDefault="007F407A" w:rsidP="00832288">
            <w:pPr>
              <w:pStyle w:val="TABLE-col-heading"/>
              <w:rPr>
                <w:ins w:id="7923" w:author="Charles Gifford" w:date="2017-03-19T15:58:00Z"/>
              </w:rPr>
            </w:pPr>
            <w:ins w:id="7924" w:author="Charles Gifford" w:date="2017-03-19T15:58:00Z">
              <w:r w:rsidRPr="009432BC">
                <w:t>Description</w:t>
              </w:r>
            </w:ins>
          </w:p>
        </w:tc>
      </w:tr>
      <w:tr w:rsidR="007F407A" w:rsidRPr="009432BC" w14:paraId="1CF2822A" w14:textId="77777777" w:rsidTr="00832288">
        <w:trPr>
          <w:trHeight w:val="494"/>
          <w:ins w:id="7925" w:author="Charles Gifford" w:date="2017-03-19T15:58:00Z"/>
        </w:trPr>
        <w:tc>
          <w:tcPr>
            <w:tcW w:w="2155" w:type="dxa"/>
          </w:tcPr>
          <w:p w14:paraId="456CE495" w14:textId="6E2583AF" w:rsidR="007F407A" w:rsidRPr="009432BC" w:rsidRDefault="007F407A" w:rsidP="00832288">
            <w:pPr>
              <w:pStyle w:val="TABLE-cell"/>
              <w:rPr>
                <w:ins w:id="7926" w:author="Charles Gifford" w:date="2017-03-19T15:58:00Z"/>
              </w:rPr>
            </w:pPr>
            <w:ins w:id="7927" w:author="Charles Gifford" w:date="2017-03-19T15:59:00Z">
              <w:r>
                <w:t>Equipment</w:t>
              </w:r>
            </w:ins>
            <w:ins w:id="7928" w:author="Charles Gifford" w:date="2017-03-19T15:58:00Z">
              <w:r w:rsidRPr="0030452A">
                <w:t xml:space="preserve"> segment specification property</w:t>
              </w:r>
            </w:ins>
          </w:p>
        </w:tc>
        <w:tc>
          <w:tcPr>
            <w:tcW w:w="2070" w:type="dxa"/>
          </w:tcPr>
          <w:p w14:paraId="7D89F4ED" w14:textId="5F162DCE" w:rsidR="007F407A" w:rsidRPr="009432BC" w:rsidRDefault="007F407A" w:rsidP="00832288">
            <w:pPr>
              <w:pStyle w:val="TABLE-cell"/>
              <w:rPr>
                <w:ins w:id="7929" w:author="Charles Gifford" w:date="2017-03-19T15:58:00Z"/>
              </w:rPr>
            </w:pPr>
            <w:ins w:id="7930" w:author="Charles Gifford" w:date="2017-03-19T15:59:00Z">
              <w:r>
                <w:t>Equipment</w:t>
              </w:r>
            </w:ins>
            <w:ins w:id="7931" w:author="Charles Gifford" w:date="2017-03-19T15:58:00Z">
              <w:r w:rsidRPr="0030452A">
                <w:t xml:space="preserve"> segment specification property</w:t>
              </w:r>
            </w:ins>
            <w:ins w:id="7932" w:author="Charles Gifford" w:date="2017-03-27T23:08:00Z">
              <w:r w:rsidR="00967293">
                <w:t xml:space="preserve"> child</w:t>
              </w:r>
            </w:ins>
          </w:p>
        </w:tc>
        <w:tc>
          <w:tcPr>
            <w:tcW w:w="1080" w:type="dxa"/>
          </w:tcPr>
          <w:p w14:paraId="30862F45" w14:textId="77777777" w:rsidR="007F407A" w:rsidRPr="009432BC" w:rsidRDefault="007F407A" w:rsidP="00832288">
            <w:pPr>
              <w:pStyle w:val="TABLE-cell"/>
              <w:rPr>
                <w:ins w:id="7933" w:author="Charles Gifford" w:date="2017-03-19T15:58:00Z"/>
              </w:rPr>
            </w:pPr>
            <w:ins w:id="7934" w:author="Charles Gifford" w:date="2017-03-19T15:58:00Z">
              <w:r w:rsidRPr="0030452A">
                <w:t>0..*</w:t>
              </w:r>
            </w:ins>
          </w:p>
        </w:tc>
        <w:tc>
          <w:tcPr>
            <w:tcW w:w="3870" w:type="dxa"/>
          </w:tcPr>
          <w:p w14:paraId="26D0379E" w14:textId="179AAF16" w:rsidR="007F407A" w:rsidRPr="009432BC" w:rsidRDefault="007F407A" w:rsidP="00832288">
            <w:pPr>
              <w:pStyle w:val="TABLE-cell"/>
              <w:rPr>
                <w:ins w:id="7935" w:author="Charles Gifford" w:date="2017-03-19T15:58:00Z"/>
              </w:rPr>
            </w:pPr>
            <w:ins w:id="7936" w:author="Charles Gifford" w:date="2017-03-19T15:58:00Z">
              <w:r w:rsidRPr="0030452A">
                <w:t xml:space="preserve">The </w:t>
              </w:r>
            </w:ins>
            <w:ins w:id="7937" w:author="Charles Gifford" w:date="2017-03-19T15:59:00Z">
              <w:r>
                <w:rPr>
                  <w:i/>
                </w:rPr>
                <w:t>equipment</w:t>
              </w:r>
            </w:ins>
            <w:ins w:id="7938" w:author="Charles Gifford" w:date="2017-03-19T15:58:00Z">
              <w:r w:rsidRPr="0030452A">
                <w:rPr>
                  <w:i/>
                </w:rPr>
                <w:t xml:space="preserve"> segment specification property(s)</w:t>
              </w:r>
              <w:r w:rsidRPr="0030452A">
                <w:t xml:space="preserve"> of this </w:t>
              </w:r>
            </w:ins>
            <w:ins w:id="7939" w:author="Charles Gifford" w:date="2017-03-19T15:59:00Z">
              <w:r>
                <w:rPr>
                  <w:i/>
                </w:rPr>
                <w:t>equipment</w:t>
              </w:r>
            </w:ins>
            <w:ins w:id="7940" w:author="Charles Gifford" w:date="2017-03-19T15:58:00Z">
              <w:r w:rsidRPr="0030452A">
                <w:t xml:space="preserve"> </w:t>
              </w:r>
              <w:r w:rsidRPr="0030452A">
                <w:rPr>
                  <w:i/>
                </w:rPr>
                <w:t>segment specification</w:t>
              </w:r>
              <w:r>
                <w:rPr>
                  <w:i/>
                </w:rPr>
                <w:t xml:space="preserve"> property</w:t>
              </w:r>
              <w:r w:rsidRPr="0030452A">
                <w:t>.</w:t>
              </w:r>
            </w:ins>
          </w:p>
        </w:tc>
      </w:tr>
      <w:tr w:rsidR="007F407A" w:rsidRPr="009432BC" w14:paraId="7B931091" w14:textId="77777777" w:rsidTr="00832288">
        <w:trPr>
          <w:trHeight w:val="494"/>
          <w:ins w:id="7941" w:author="Charles Gifford" w:date="2017-03-19T15:58:00Z"/>
        </w:trPr>
        <w:tc>
          <w:tcPr>
            <w:tcW w:w="2155" w:type="dxa"/>
          </w:tcPr>
          <w:p w14:paraId="1E784FF7" w14:textId="61A498D2" w:rsidR="007F407A" w:rsidRPr="009432BC" w:rsidRDefault="007F407A" w:rsidP="00832288">
            <w:pPr>
              <w:pStyle w:val="TABLE-cell"/>
              <w:rPr>
                <w:ins w:id="7942" w:author="Charles Gifford" w:date="2017-03-19T15:58:00Z"/>
              </w:rPr>
            </w:pPr>
            <w:ins w:id="7943" w:author="Charles Gifford" w:date="2017-03-19T15:59:00Z">
              <w:r>
                <w:t>Equipment</w:t>
              </w:r>
            </w:ins>
            <w:ins w:id="7944" w:author="Charles Gifford" w:date="2017-03-19T15:58:00Z">
              <w:r>
                <w:t xml:space="preserve"> segment specification</w:t>
              </w:r>
            </w:ins>
          </w:p>
        </w:tc>
        <w:tc>
          <w:tcPr>
            <w:tcW w:w="2070" w:type="dxa"/>
          </w:tcPr>
          <w:p w14:paraId="08A06DE2" w14:textId="77777777" w:rsidR="007F407A" w:rsidRPr="009432BC" w:rsidRDefault="007F407A" w:rsidP="00832288">
            <w:pPr>
              <w:pStyle w:val="TABLE-cell"/>
              <w:rPr>
                <w:ins w:id="7945" w:author="Charles Gifford" w:date="2017-03-19T15:58:00Z"/>
              </w:rPr>
            </w:pPr>
            <w:ins w:id="7946" w:author="Charles Gifford" w:date="2017-03-19T15:58:00Z">
              <w:r>
                <w:t>NA</w:t>
              </w:r>
            </w:ins>
          </w:p>
        </w:tc>
        <w:tc>
          <w:tcPr>
            <w:tcW w:w="1080" w:type="dxa"/>
          </w:tcPr>
          <w:p w14:paraId="0DA41E98" w14:textId="77777777" w:rsidR="007F407A" w:rsidRPr="009432BC" w:rsidRDefault="007F407A" w:rsidP="00832288">
            <w:pPr>
              <w:pStyle w:val="TABLE-cell"/>
              <w:rPr>
                <w:ins w:id="7947" w:author="Charles Gifford" w:date="2017-03-19T15:58:00Z"/>
              </w:rPr>
            </w:pPr>
            <w:ins w:id="7948" w:author="Charles Gifford" w:date="2017-03-19T15:58:00Z">
              <w:r>
                <w:t>1</w:t>
              </w:r>
            </w:ins>
          </w:p>
        </w:tc>
        <w:tc>
          <w:tcPr>
            <w:tcW w:w="3870" w:type="dxa"/>
          </w:tcPr>
          <w:p w14:paraId="6C365621" w14:textId="2BAD90F9" w:rsidR="007F407A" w:rsidRPr="009432BC" w:rsidRDefault="007F407A" w:rsidP="00832288">
            <w:pPr>
              <w:pStyle w:val="TABLE-cell"/>
              <w:rPr>
                <w:ins w:id="7949" w:author="Charles Gifford" w:date="2017-03-19T15:58:00Z"/>
              </w:rPr>
            </w:pPr>
            <w:ins w:id="7950" w:author="Charles Gifford" w:date="2017-03-19T15:58:00Z">
              <w:r w:rsidRPr="0030452A">
                <w:t xml:space="preserve">The </w:t>
              </w:r>
            </w:ins>
            <w:ins w:id="7951" w:author="Charles Gifford" w:date="2017-03-19T16:00:00Z">
              <w:r>
                <w:rPr>
                  <w:i/>
                </w:rPr>
                <w:t>e</w:t>
              </w:r>
            </w:ins>
            <w:ins w:id="7952" w:author="Charles Gifford" w:date="2017-03-19T15:59:00Z">
              <w:r>
                <w:rPr>
                  <w:i/>
                </w:rPr>
                <w:t>quipment</w:t>
              </w:r>
            </w:ins>
            <w:ins w:id="7953" w:author="Charles Gifford" w:date="2017-03-19T15:58:00Z">
              <w:r w:rsidRPr="0030452A">
                <w:rPr>
                  <w:i/>
                </w:rPr>
                <w:t xml:space="preserve"> segment specification property(s)</w:t>
              </w:r>
              <w:r w:rsidRPr="0030452A">
                <w:t xml:space="preserve"> of this </w:t>
              </w:r>
            </w:ins>
            <w:ins w:id="7954" w:author="Charles Gifford" w:date="2017-03-19T15:59:00Z">
              <w:r>
                <w:rPr>
                  <w:i/>
                </w:rPr>
                <w:t>equipment</w:t>
              </w:r>
            </w:ins>
            <w:ins w:id="7955" w:author="Charles Gifford" w:date="2017-03-19T15:58:00Z">
              <w:r w:rsidRPr="0030452A">
                <w:t xml:space="preserve"> </w:t>
              </w:r>
              <w:r w:rsidRPr="0030452A">
                <w:rPr>
                  <w:i/>
                </w:rPr>
                <w:t>segment specification</w:t>
              </w:r>
              <w:r>
                <w:rPr>
                  <w:i/>
                </w:rPr>
                <w:t xml:space="preserve"> property</w:t>
              </w:r>
              <w:r w:rsidRPr="0030452A">
                <w:t>.</w:t>
              </w:r>
            </w:ins>
          </w:p>
        </w:tc>
      </w:tr>
      <w:tr w:rsidR="007F407A" w:rsidRPr="009432BC" w14:paraId="3FAC6B6C" w14:textId="77777777" w:rsidTr="00832288">
        <w:trPr>
          <w:trHeight w:val="494"/>
          <w:ins w:id="7956" w:author="Charles Gifford" w:date="2017-03-19T15:58:00Z"/>
        </w:trPr>
        <w:tc>
          <w:tcPr>
            <w:tcW w:w="2155" w:type="dxa"/>
            <w:shd w:val="clear" w:color="auto" w:fill="auto"/>
          </w:tcPr>
          <w:p w14:paraId="53EF901F" w14:textId="1DD6252E" w:rsidR="007F407A" w:rsidRPr="0030452A" w:rsidRDefault="007F407A" w:rsidP="00832288">
            <w:pPr>
              <w:pStyle w:val="TABLE-cell"/>
              <w:rPr>
                <w:ins w:id="7957" w:author="Charles Gifford" w:date="2017-03-19T15:58:00Z"/>
              </w:rPr>
            </w:pPr>
            <w:ins w:id="7958" w:author="Charles Gifford" w:date="2017-03-19T15:59:00Z">
              <w:r>
                <w:t>Equipment</w:t>
              </w:r>
            </w:ins>
            <w:ins w:id="7959" w:author="Charles Gifford" w:date="2017-03-19T15:58:00Z">
              <w:r w:rsidRPr="00BA207E">
                <w:t xml:space="preserve"> class</w:t>
              </w:r>
              <w:r>
                <w:t xml:space="preserve"> property</w:t>
              </w:r>
            </w:ins>
          </w:p>
        </w:tc>
        <w:tc>
          <w:tcPr>
            <w:tcW w:w="2070" w:type="dxa"/>
            <w:shd w:val="clear" w:color="auto" w:fill="auto"/>
          </w:tcPr>
          <w:p w14:paraId="2878E26F" w14:textId="3C98EB87" w:rsidR="007F407A" w:rsidRPr="0030452A" w:rsidRDefault="007F407A" w:rsidP="00832288">
            <w:pPr>
              <w:pStyle w:val="TABLE-cell"/>
              <w:rPr>
                <w:ins w:id="7960" w:author="Charles Gifford" w:date="2017-03-19T15:58:00Z"/>
              </w:rPr>
            </w:pPr>
            <w:ins w:id="7961" w:author="Charles Gifford" w:date="2017-03-19T15:59:00Z">
              <w:r>
                <w:t>Equipment</w:t>
              </w:r>
            </w:ins>
            <w:ins w:id="7962" w:author="Charles Gifford" w:date="2017-03-19T15:58:00Z">
              <w:r w:rsidRPr="00BA207E">
                <w:t xml:space="preserve"> class</w:t>
              </w:r>
              <w:r>
                <w:t xml:space="preserve"> property</w:t>
              </w:r>
            </w:ins>
          </w:p>
        </w:tc>
        <w:tc>
          <w:tcPr>
            <w:tcW w:w="1080" w:type="dxa"/>
          </w:tcPr>
          <w:p w14:paraId="409388C0" w14:textId="77777777" w:rsidR="007F407A" w:rsidRPr="0030452A" w:rsidRDefault="007F407A" w:rsidP="00832288">
            <w:pPr>
              <w:pStyle w:val="TABLE-cell"/>
              <w:rPr>
                <w:ins w:id="7963" w:author="Charles Gifford" w:date="2017-03-19T15:58:00Z"/>
              </w:rPr>
            </w:pPr>
            <w:ins w:id="7964" w:author="Charles Gifford" w:date="2017-03-19T15:58:00Z">
              <w:r w:rsidRPr="0030452A">
                <w:t>0..*</w:t>
              </w:r>
            </w:ins>
          </w:p>
        </w:tc>
        <w:tc>
          <w:tcPr>
            <w:tcW w:w="3870" w:type="dxa"/>
          </w:tcPr>
          <w:p w14:paraId="76F21213" w14:textId="6B4784B0" w:rsidR="007F407A" w:rsidRPr="0030452A" w:rsidRDefault="007F407A" w:rsidP="00832288">
            <w:pPr>
              <w:pStyle w:val="TABLE-cell"/>
              <w:rPr>
                <w:ins w:id="7965" w:author="Charles Gifford" w:date="2017-03-19T15:58:00Z"/>
              </w:rPr>
            </w:pPr>
            <w:ins w:id="7966" w:author="Charles Gifford" w:date="2017-03-19T15:58:00Z">
              <w:r>
                <w:t>A cross-model dependency to</w:t>
              </w:r>
              <w:r w:rsidRPr="00FD719C">
                <w:t xml:space="preserve"> element in the </w:t>
              </w:r>
            </w:ins>
            <w:ins w:id="7967" w:author="Charles Gifford" w:date="2017-03-19T15:59:00Z">
              <w:r>
                <w:t>equipment</w:t>
              </w:r>
            </w:ins>
            <w:ins w:id="7968" w:author="Charles Gifford" w:date="2017-03-19T15:58:00Z">
              <w:r>
                <w:t xml:space="preserve"> </w:t>
              </w:r>
              <w:r w:rsidRPr="00FD719C">
                <w:t>model</w:t>
              </w:r>
              <w:r>
                <w:t xml:space="preserve"> as explained in clause 4.6.4</w:t>
              </w:r>
              <w:r w:rsidRPr="00FD719C">
                <w:t>.</w:t>
              </w:r>
            </w:ins>
          </w:p>
        </w:tc>
      </w:tr>
      <w:tr w:rsidR="007F407A" w:rsidRPr="009432BC" w14:paraId="11AE3A5B" w14:textId="77777777" w:rsidTr="00832288">
        <w:trPr>
          <w:trHeight w:val="440"/>
          <w:ins w:id="7969" w:author="Charles Gifford" w:date="2017-03-19T15:58:00Z"/>
        </w:trPr>
        <w:tc>
          <w:tcPr>
            <w:tcW w:w="2155" w:type="dxa"/>
            <w:shd w:val="clear" w:color="auto" w:fill="auto"/>
          </w:tcPr>
          <w:p w14:paraId="54A1E646" w14:textId="285A2880" w:rsidR="007F407A" w:rsidRPr="009432BC" w:rsidRDefault="007F407A" w:rsidP="00832288">
            <w:pPr>
              <w:pStyle w:val="TABLE-cell"/>
              <w:rPr>
                <w:ins w:id="7970" w:author="Charles Gifford" w:date="2017-03-19T15:58:00Z"/>
              </w:rPr>
            </w:pPr>
            <w:ins w:id="7971" w:author="Charles Gifford" w:date="2017-03-19T15:58:00Z">
              <w:r>
                <w:t>E</w:t>
              </w:r>
            </w:ins>
            <w:ins w:id="7972" w:author="Charles Gifford" w:date="2017-03-19T16:00:00Z">
              <w:r>
                <w:t xml:space="preserve">quipment </w:t>
              </w:r>
            </w:ins>
            <w:ins w:id="7973" w:author="Charles Gifford" w:date="2017-03-19T15:58:00Z">
              <w:r>
                <w:t>property</w:t>
              </w:r>
            </w:ins>
          </w:p>
        </w:tc>
        <w:tc>
          <w:tcPr>
            <w:tcW w:w="2070" w:type="dxa"/>
            <w:shd w:val="clear" w:color="auto" w:fill="auto"/>
          </w:tcPr>
          <w:p w14:paraId="620BF5AD" w14:textId="36158A0D" w:rsidR="007F407A" w:rsidRPr="009432BC" w:rsidRDefault="007F407A" w:rsidP="00832288">
            <w:pPr>
              <w:pStyle w:val="TABLE-cell"/>
              <w:rPr>
                <w:ins w:id="7974" w:author="Charles Gifford" w:date="2017-03-19T15:58:00Z"/>
              </w:rPr>
            </w:pPr>
            <w:ins w:id="7975" w:author="Charles Gifford" w:date="2017-03-19T15:58:00Z">
              <w:r>
                <w:t>Equipment property</w:t>
              </w:r>
            </w:ins>
          </w:p>
        </w:tc>
        <w:tc>
          <w:tcPr>
            <w:tcW w:w="1080" w:type="dxa"/>
          </w:tcPr>
          <w:p w14:paraId="7FDCDD6A" w14:textId="77777777" w:rsidR="007F407A" w:rsidRPr="009432BC" w:rsidRDefault="007F407A" w:rsidP="00832288">
            <w:pPr>
              <w:pStyle w:val="TABLE-cell"/>
              <w:rPr>
                <w:ins w:id="7976" w:author="Charles Gifford" w:date="2017-03-19T15:58:00Z"/>
              </w:rPr>
            </w:pPr>
            <w:ins w:id="7977" w:author="Charles Gifford" w:date="2017-03-19T15:58:00Z">
              <w:r w:rsidRPr="0030452A">
                <w:t>0..*</w:t>
              </w:r>
            </w:ins>
          </w:p>
        </w:tc>
        <w:tc>
          <w:tcPr>
            <w:tcW w:w="3870" w:type="dxa"/>
            <w:shd w:val="clear" w:color="auto" w:fill="auto"/>
          </w:tcPr>
          <w:p w14:paraId="5727171B" w14:textId="6E1B0F2B" w:rsidR="007F407A" w:rsidRPr="009432BC" w:rsidRDefault="007F407A" w:rsidP="00832288">
            <w:pPr>
              <w:pStyle w:val="TABLE-cell"/>
              <w:rPr>
                <w:ins w:id="7978" w:author="Charles Gifford" w:date="2017-03-19T15:58:00Z"/>
              </w:rPr>
            </w:pPr>
            <w:ins w:id="7979" w:author="Charles Gifford" w:date="2017-03-19T15:58:00Z">
              <w:r>
                <w:t>A cross-model dependency</w:t>
              </w:r>
              <w:r w:rsidRPr="002C3CDB">
                <w:t xml:space="preserve"> to element in the </w:t>
              </w:r>
            </w:ins>
            <w:ins w:id="7980" w:author="Charles Gifford" w:date="2017-03-19T15:59:00Z">
              <w:r>
                <w:t>equipment</w:t>
              </w:r>
            </w:ins>
            <w:ins w:id="7981" w:author="Charles Gifford" w:date="2017-03-19T15:58:00Z">
              <w:r w:rsidRPr="002C3CDB">
                <w:t xml:space="preserve"> model as explained in clause 4.6.4.</w:t>
              </w:r>
            </w:ins>
          </w:p>
        </w:tc>
      </w:tr>
    </w:tbl>
    <w:p w14:paraId="01F0FC8F" w14:textId="7C41FACD" w:rsidR="008B4A6F" w:rsidRPr="001C220C" w:rsidRDefault="008B4A6F" w:rsidP="00D3451A">
      <w:pPr>
        <w:pStyle w:val="TABLE-title"/>
        <w:rPr>
          <w:lang w:val="en-US"/>
        </w:rPr>
      </w:pPr>
      <w:bookmarkStart w:id="7982" w:name="_Ref161732180"/>
      <w:bookmarkStart w:id="7983" w:name="_Toc161631635"/>
      <w:bookmarkStart w:id="7984" w:name="_Toc266864157"/>
      <w:bookmarkStart w:id="7985" w:name="_Toc306621045"/>
      <w:bookmarkStart w:id="7986" w:name="_Toc320178441"/>
      <w:bookmarkStart w:id="7987" w:name="_Toc478492382"/>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6967C6">
        <w:rPr>
          <w:noProof/>
          <w:lang w:val="en-US"/>
        </w:rPr>
        <w:t>81</w:t>
      </w:r>
      <w:r w:rsidR="00FD29D6">
        <w:rPr>
          <w:lang w:val="en-US"/>
        </w:rPr>
        <w:fldChar w:fldCharType="end"/>
      </w:r>
      <w:bookmarkEnd w:id="7982"/>
      <w:r w:rsidRPr="001C220C">
        <w:rPr>
          <w:lang w:val="en-US"/>
        </w:rPr>
        <w:t xml:space="preserve"> </w:t>
      </w:r>
      <w:r w:rsidR="00D3451A">
        <w:rPr>
          <w:lang w:val="en-US"/>
        </w:rPr>
        <w:t>–</w:t>
      </w:r>
      <w:r w:rsidRPr="001C220C">
        <w:rPr>
          <w:lang w:val="en-US"/>
        </w:rPr>
        <w:t xml:space="preserve"> </w:t>
      </w:r>
      <w:r w:rsidR="006F45EC">
        <w:rPr>
          <w:lang w:val="en-US"/>
        </w:rPr>
        <w:t>E</w:t>
      </w:r>
      <w:r w:rsidRPr="001C220C">
        <w:rPr>
          <w:lang w:val="en-US"/>
        </w:rPr>
        <w:t xml:space="preserve">quipment </w:t>
      </w:r>
      <w:r w:rsidR="007208F6" w:rsidRPr="001C220C">
        <w:rPr>
          <w:lang w:val="en-US"/>
        </w:rPr>
        <w:t xml:space="preserve">segment </w:t>
      </w:r>
      <w:r w:rsidRPr="001C220C">
        <w:rPr>
          <w:lang w:val="en-US"/>
        </w:rPr>
        <w:t>specification property</w:t>
      </w:r>
      <w:bookmarkEnd w:id="7983"/>
      <w:bookmarkEnd w:id="7984"/>
      <w:bookmarkEnd w:id="7985"/>
      <w:bookmarkEnd w:id="7986"/>
      <w:r w:rsidR="006F45EC" w:rsidRPr="00AC2193">
        <w:rPr>
          <w:lang w:val="en-US"/>
        </w:rPr>
        <w:t xml:space="preserve"> </w:t>
      </w:r>
      <w:r w:rsidR="006F45EC">
        <w:rPr>
          <w:lang w:val="en-US"/>
        </w:rPr>
        <w:t>attributes</w:t>
      </w:r>
      <w:bookmarkEnd w:id="7987"/>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F663EA" w:rsidRPr="001C220C" w14:paraId="6617DD4B" w14:textId="77777777">
        <w:trPr>
          <w:tblHeader/>
          <w:jc w:val="center"/>
        </w:trPr>
        <w:tc>
          <w:tcPr>
            <w:tcW w:w="1269" w:type="dxa"/>
          </w:tcPr>
          <w:p w14:paraId="1515ACE7" w14:textId="77777777" w:rsidR="00F663EA" w:rsidRPr="001C220C" w:rsidRDefault="00F663EA" w:rsidP="007F407A">
            <w:pPr>
              <w:pStyle w:val="TABLE-col-heading"/>
              <w:rPr>
                <w:lang w:val="en-US"/>
              </w:rPr>
            </w:pPr>
            <w:r w:rsidRPr="001C220C">
              <w:rPr>
                <w:lang w:val="en-US"/>
              </w:rPr>
              <w:t xml:space="preserve">Attribute </w:t>
            </w:r>
            <w:r w:rsidR="006618D3">
              <w:rPr>
                <w:lang w:val="en-US"/>
              </w:rPr>
              <w:t>n</w:t>
            </w:r>
            <w:r w:rsidRPr="001C220C">
              <w:rPr>
                <w:lang w:val="en-US"/>
              </w:rPr>
              <w:t>ame</w:t>
            </w:r>
          </w:p>
        </w:tc>
        <w:tc>
          <w:tcPr>
            <w:tcW w:w="2880" w:type="dxa"/>
          </w:tcPr>
          <w:p w14:paraId="7B96E12C" w14:textId="77777777" w:rsidR="00F663EA" w:rsidRPr="001C220C" w:rsidRDefault="00F663EA" w:rsidP="007F407A">
            <w:pPr>
              <w:pStyle w:val="TABLE-col-heading"/>
              <w:rPr>
                <w:lang w:val="en-US"/>
              </w:rPr>
            </w:pPr>
            <w:r w:rsidRPr="001C220C">
              <w:rPr>
                <w:lang w:val="en-US"/>
              </w:rPr>
              <w:t>Description</w:t>
            </w:r>
          </w:p>
        </w:tc>
        <w:tc>
          <w:tcPr>
            <w:tcW w:w="1440" w:type="dxa"/>
          </w:tcPr>
          <w:p w14:paraId="66496239" w14:textId="77777777" w:rsidR="00F663EA" w:rsidRPr="001C220C" w:rsidRDefault="00AE4770" w:rsidP="007F407A">
            <w:pPr>
              <w:pStyle w:val="TABLE-col-heading"/>
              <w:rPr>
                <w:lang w:val="en-US"/>
              </w:rPr>
            </w:pPr>
            <w:r>
              <w:rPr>
                <w:lang w:val="en-US"/>
              </w:rPr>
              <w:t>Production example</w:t>
            </w:r>
            <w:r w:rsidR="00F663EA" w:rsidRPr="001C220C">
              <w:rPr>
                <w:lang w:val="en-US"/>
              </w:rPr>
              <w:t>s</w:t>
            </w:r>
          </w:p>
        </w:tc>
        <w:tc>
          <w:tcPr>
            <w:tcW w:w="1297" w:type="dxa"/>
          </w:tcPr>
          <w:p w14:paraId="284A0DAF" w14:textId="77777777" w:rsidR="00F663EA" w:rsidRPr="001C220C" w:rsidRDefault="00AE4770" w:rsidP="007F407A">
            <w:pPr>
              <w:pStyle w:val="TABLE-col-heading"/>
              <w:rPr>
                <w:lang w:val="en-US"/>
              </w:rPr>
            </w:pPr>
            <w:r>
              <w:rPr>
                <w:lang w:val="en-US"/>
              </w:rPr>
              <w:t>Maintenance example</w:t>
            </w:r>
            <w:r w:rsidR="00F663EA" w:rsidRPr="001C220C">
              <w:rPr>
                <w:lang w:val="en-US"/>
              </w:rPr>
              <w:t>s</w:t>
            </w:r>
          </w:p>
        </w:tc>
        <w:tc>
          <w:tcPr>
            <w:tcW w:w="1080" w:type="dxa"/>
          </w:tcPr>
          <w:p w14:paraId="3BFBB868" w14:textId="77777777" w:rsidR="00F663EA" w:rsidRPr="001C220C" w:rsidRDefault="00AE4770" w:rsidP="007F407A">
            <w:pPr>
              <w:pStyle w:val="TABLE-col-heading"/>
              <w:rPr>
                <w:lang w:val="en-US"/>
              </w:rPr>
            </w:pPr>
            <w:r>
              <w:rPr>
                <w:lang w:val="en-US"/>
              </w:rPr>
              <w:t>Quality example</w:t>
            </w:r>
            <w:r w:rsidR="00F663EA" w:rsidRPr="001C220C">
              <w:rPr>
                <w:lang w:val="en-US"/>
              </w:rPr>
              <w:t>s</w:t>
            </w:r>
          </w:p>
        </w:tc>
        <w:tc>
          <w:tcPr>
            <w:tcW w:w="1080" w:type="dxa"/>
          </w:tcPr>
          <w:p w14:paraId="42DE52B6" w14:textId="77777777" w:rsidR="00F663EA" w:rsidRPr="001C220C" w:rsidRDefault="00AE4770" w:rsidP="007F407A">
            <w:pPr>
              <w:pStyle w:val="TABLE-col-heading"/>
              <w:rPr>
                <w:lang w:val="en-US"/>
              </w:rPr>
            </w:pPr>
            <w:r>
              <w:rPr>
                <w:lang w:val="en-US"/>
              </w:rPr>
              <w:t>Inventory example</w:t>
            </w:r>
            <w:r w:rsidR="00F663EA" w:rsidRPr="001C220C">
              <w:rPr>
                <w:lang w:val="en-US"/>
              </w:rPr>
              <w:t>s</w:t>
            </w:r>
          </w:p>
        </w:tc>
      </w:tr>
      <w:tr w:rsidR="00F663EA" w:rsidRPr="001C220C" w14:paraId="453FD180" w14:textId="77777777">
        <w:trPr>
          <w:cantSplit/>
          <w:jc w:val="center"/>
        </w:trPr>
        <w:tc>
          <w:tcPr>
            <w:tcW w:w="1269" w:type="dxa"/>
          </w:tcPr>
          <w:p w14:paraId="3C916388" w14:textId="77777777" w:rsidR="00F663EA" w:rsidRPr="001C220C" w:rsidRDefault="00F81EE0" w:rsidP="007F407A">
            <w:pPr>
              <w:pStyle w:val="TABLE-cell"/>
              <w:rPr>
                <w:lang w:val="en-US"/>
              </w:rPr>
            </w:pPr>
            <w:r w:rsidRPr="001C220C">
              <w:rPr>
                <w:lang w:val="en-US"/>
              </w:rPr>
              <w:t>ID</w:t>
            </w:r>
          </w:p>
        </w:tc>
        <w:tc>
          <w:tcPr>
            <w:tcW w:w="2880" w:type="dxa"/>
          </w:tcPr>
          <w:p w14:paraId="30A437B7" w14:textId="77777777" w:rsidR="00F663EA" w:rsidRPr="001C220C" w:rsidRDefault="00F663EA" w:rsidP="007F407A">
            <w:pPr>
              <w:pStyle w:val="TABLE-cell"/>
              <w:rPr>
                <w:lang w:val="en-US"/>
              </w:rPr>
            </w:pPr>
            <w:r w:rsidRPr="001C220C">
              <w:rPr>
                <w:lang w:val="en-US"/>
              </w:rPr>
              <w:t xml:space="preserve">An identification of a property of the associated </w:t>
            </w:r>
            <w:r w:rsidRPr="001C220C">
              <w:rPr>
                <w:i/>
                <w:lang w:val="en-US"/>
              </w:rPr>
              <w:t>equipment property</w:t>
            </w:r>
            <w:r w:rsidRPr="001C220C">
              <w:rPr>
                <w:lang w:val="en-US"/>
              </w:rPr>
              <w:t xml:space="preserve"> or </w:t>
            </w:r>
            <w:r w:rsidRPr="001C220C">
              <w:rPr>
                <w:i/>
                <w:lang w:val="en-US"/>
              </w:rPr>
              <w:t>equipment class property</w:t>
            </w:r>
            <w:r w:rsidRPr="001C220C">
              <w:rPr>
                <w:lang w:val="en-US"/>
              </w:rPr>
              <w:t>.</w:t>
            </w:r>
          </w:p>
        </w:tc>
        <w:tc>
          <w:tcPr>
            <w:tcW w:w="1440" w:type="dxa"/>
          </w:tcPr>
          <w:p w14:paraId="26FA431F" w14:textId="77777777" w:rsidR="00F663EA" w:rsidRPr="001C220C" w:rsidRDefault="00F663EA" w:rsidP="007F407A">
            <w:pPr>
              <w:pStyle w:val="TABLE-cell"/>
              <w:rPr>
                <w:lang w:val="en-US"/>
              </w:rPr>
            </w:pPr>
            <w:r w:rsidRPr="001C220C">
              <w:rPr>
                <w:lang w:val="en-US"/>
              </w:rPr>
              <w:t>Milling Direction</w:t>
            </w:r>
          </w:p>
        </w:tc>
        <w:tc>
          <w:tcPr>
            <w:tcW w:w="1297" w:type="dxa"/>
          </w:tcPr>
          <w:p w14:paraId="69EDB55B" w14:textId="77777777" w:rsidR="00F663EA" w:rsidRPr="001C220C" w:rsidRDefault="00EC4F87" w:rsidP="007F407A">
            <w:pPr>
              <w:pStyle w:val="TABLE-cell"/>
              <w:rPr>
                <w:lang w:val="en-US"/>
              </w:rPr>
            </w:pPr>
            <w:r w:rsidRPr="001C220C">
              <w:rPr>
                <w:lang w:val="en-US"/>
              </w:rPr>
              <w:t>Mobile</w:t>
            </w:r>
          </w:p>
        </w:tc>
        <w:tc>
          <w:tcPr>
            <w:tcW w:w="1080" w:type="dxa"/>
          </w:tcPr>
          <w:p w14:paraId="5F534DA2" w14:textId="77777777" w:rsidR="00F663EA" w:rsidRPr="001C220C" w:rsidRDefault="00EC4F87" w:rsidP="007F407A">
            <w:pPr>
              <w:pStyle w:val="TABLE-cell"/>
              <w:rPr>
                <w:lang w:val="en-US"/>
              </w:rPr>
            </w:pPr>
            <w:r w:rsidRPr="001C220C">
              <w:rPr>
                <w:lang w:val="en-US"/>
              </w:rPr>
              <w:t>Calibrated</w:t>
            </w:r>
          </w:p>
        </w:tc>
        <w:tc>
          <w:tcPr>
            <w:tcW w:w="1080" w:type="dxa"/>
          </w:tcPr>
          <w:p w14:paraId="19D61712" w14:textId="77777777" w:rsidR="00F663EA" w:rsidRPr="001C220C" w:rsidRDefault="00EC4F87" w:rsidP="007F407A">
            <w:pPr>
              <w:pStyle w:val="TABLE-cell"/>
              <w:rPr>
                <w:lang w:val="en-US"/>
              </w:rPr>
            </w:pPr>
            <w:r w:rsidRPr="001C220C">
              <w:rPr>
                <w:lang w:val="en-US"/>
              </w:rPr>
              <w:t>Power</w:t>
            </w:r>
          </w:p>
        </w:tc>
      </w:tr>
      <w:tr w:rsidR="00F663EA" w:rsidRPr="001C220C" w14:paraId="5C33D9D1" w14:textId="77777777">
        <w:trPr>
          <w:cantSplit/>
          <w:jc w:val="center"/>
        </w:trPr>
        <w:tc>
          <w:tcPr>
            <w:tcW w:w="1269" w:type="dxa"/>
          </w:tcPr>
          <w:p w14:paraId="3C54EBAC" w14:textId="77777777" w:rsidR="00F663EA" w:rsidRPr="001C220C" w:rsidRDefault="00F663EA" w:rsidP="007F407A">
            <w:pPr>
              <w:pStyle w:val="TABLE-cell"/>
              <w:rPr>
                <w:lang w:val="en-US"/>
              </w:rPr>
            </w:pPr>
            <w:r w:rsidRPr="001C220C">
              <w:rPr>
                <w:lang w:val="en-US"/>
              </w:rPr>
              <w:t>Description</w:t>
            </w:r>
          </w:p>
        </w:tc>
        <w:tc>
          <w:tcPr>
            <w:tcW w:w="2880" w:type="dxa"/>
          </w:tcPr>
          <w:p w14:paraId="20E20CF6" w14:textId="77777777" w:rsidR="00F663EA" w:rsidRPr="001C220C" w:rsidRDefault="00F663EA" w:rsidP="007F407A">
            <w:pPr>
              <w:pStyle w:val="TABLE-cell"/>
              <w:rPr>
                <w:lang w:val="en-US"/>
              </w:rPr>
            </w:pPr>
            <w:r w:rsidRPr="001C220C">
              <w:rPr>
                <w:lang w:val="en-US"/>
              </w:rPr>
              <w:t>Contains additional information and descriptions.</w:t>
            </w:r>
          </w:p>
        </w:tc>
        <w:tc>
          <w:tcPr>
            <w:tcW w:w="1440" w:type="dxa"/>
          </w:tcPr>
          <w:p w14:paraId="1B180D4A" w14:textId="77777777" w:rsidR="00F663EA" w:rsidRPr="001C220C" w:rsidRDefault="00F663EA" w:rsidP="007F407A">
            <w:pPr>
              <w:pStyle w:val="TABLE-cell"/>
              <w:rPr>
                <w:lang w:val="en-US"/>
              </w:rPr>
            </w:pPr>
            <w:r w:rsidRPr="001C220C">
              <w:rPr>
                <w:lang w:val="en-US"/>
              </w:rPr>
              <w:t>Only vertical milling machines are suitable for widget milling.</w:t>
            </w:r>
          </w:p>
        </w:tc>
        <w:tc>
          <w:tcPr>
            <w:tcW w:w="1297" w:type="dxa"/>
          </w:tcPr>
          <w:p w14:paraId="04C29425" w14:textId="77777777" w:rsidR="00F663EA" w:rsidRPr="001C220C" w:rsidRDefault="00EC4F87" w:rsidP="007F407A">
            <w:pPr>
              <w:pStyle w:val="TABLE-cell"/>
              <w:rPr>
                <w:lang w:val="en-US"/>
              </w:rPr>
            </w:pPr>
            <w:r w:rsidRPr="001C220C">
              <w:rPr>
                <w:lang w:val="en-US"/>
              </w:rPr>
              <w:t>Mobile crane</w:t>
            </w:r>
          </w:p>
        </w:tc>
        <w:tc>
          <w:tcPr>
            <w:tcW w:w="1080" w:type="dxa"/>
          </w:tcPr>
          <w:p w14:paraId="37BA1520" w14:textId="77777777" w:rsidR="00F663EA" w:rsidRPr="001C220C" w:rsidRDefault="00EC4F87" w:rsidP="007F407A">
            <w:pPr>
              <w:pStyle w:val="TABLE-cell"/>
              <w:rPr>
                <w:lang w:val="en-US"/>
              </w:rPr>
            </w:pPr>
            <w:r w:rsidRPr="001C220C">
              <w:rPr>
                <w:lang w:val="en-US"/>
              </w:rPr>
              <w:t>Within calibrated date</w:t>
            </w:r>
          </w:p>
        </w:tc>
        <w:tc>
          <w:tcPr>
            <w:tcW w:w="1080" w:type="dxa"/>
          </w:tcPr>
          <w:p w14:paraId="78C9439D" w14:textId="77777777" w:rsidR="00F663EA" w:rsidRPr="001C220C" w:rsidRDefault="00EC4F87" w:rsidP="007F407A">
            <w:pPr>
              <w:pStyle w:val="TABLE-cell"/>
              <w:rPr>
                <w:lang w:val="en-US"/>
              </w:rPr>
            </w:pPr>
            <w:r w:rsidRPr="001C220C">
              <w:rPr>
                <w:lang w:val="en-US"/>
              </w:rPr>
              <w:t>Type of power</w:t>
            </w:r>
          </w:p>
        </w:tc>
      </w:tr>
      <w:tr w:rsidR="0039337E" w:rsidRPr="001C220C" w14:paraId="02A960F3" w14:textId="77777777">
        <w:trPr>
          <w:cantSplit/>
          <w:jc w:val="center"/>
        </w:trPr>
        <w:tc>
          <w:tcPr>
            <w:tcW w:w="1269" w:type="dxa"/>
          </w:tcPr>
          <w:p w14:paraId="4C380376" w14:textId="77777777" w:rsidR="0039337E" w:rsidRPr="001C220C" w:rsidRDefault="0039337E" w:rsidP="007F407A">
            <w:pPr>
              <w:pStyle w:val="TABLE-cell"/>
              <w:rPr>
                <w:lang w:val="en-US"/>
              </w:rPr>
            </w:pPr>
            <w:r w:rsidRPr="001C220C">
              <w:rPr>
                <w:lang w:val="en-US"/>
              </w:rPr>
              <w:t>Value</w:t>
            </w:r>
          </w:p>
        </w:tc>
        <w:tc>
          <w:tcPr>
            <w:tcW w:w="2880" w:type="dxa"/>
          </w:tcPr>
          <w:p w14:paraId="1BE9AC39" w14:textId="77777777" w:rsidR="0039337E" w:rsidRPr="001C220C" w:rsidRDefault="0039337E" w:rsidP="007F407A">
            <w:pPr>
              <w:pStyle w:val="TABLE-cell"/>
              <w:rPr>
                <w:lang w:val="en-US"/>
              </w:rPr>
            </w:pPr>
            <w:r w:rsidRPr="001C220C">
              <w:rPr>
                <w:lang w:val="en-US"/>
              </w:rPr>
              <w:t>The value, set of values, or range of the property</w:t>
            </w:r>
            <w:r w:rsidR="008558A5">
              <w:rPr>
                <w:lang w:val="en-US"/>
              </w:rPr>
              <w:t xml:space="preserve">. </w:t>
            </w:r>
            <w:r w:rsidRPr="001C220C">
              <w:rPr>
                <w:lang w:val="en-US"/>
              </w:rPr>
              <w:t xml:space="preserve">For example: </w:t>
            </w:r>
            <w:r w:rsidR="003D1119">
              <w:rPr>
                <w:lang w:val="en-US"/>
              </w:rPr>
              <w:t>v</w:t>
            </w:r>
            <w:r w:rsidRPr="001C220C">
              <w:rPr>
                <w:lang w:val="en-US"/>
              </w:rPr>
              <w:t xml:space="preserve">ertical, </w:t>
            </w:r>
            <w:r w:rsidR="003D1119">
              <w:rPr>
                <w:lang w:val="en-US"/>
              </w:rPr>
              <w:t>h</w:t>
            </w:r>
            <w:r w:rsidRPr="001C220C">
              <w:rPr>
                <w:lang w:val="en-US"/>
              </w:rPr>
              <w:t>orizontal</w:t>
            </w:r>
          </w:p>
        </w:tc>
        <w:tc>
          <w:tcPr>
            <w:tcW w:w="1440" w:type="dxa"/>
          </w:tcPr>
          <w:p w14:paraId="6E80BED3" w14:textId="77777777" w:rsidR="0039337E" w:rsidRPr="001C220C" w:rsidRDefault="0039337E" w:rsidP="007F407A">
            <w:pPr>
              <w:pStyle w:val="TABLE-cell"/>
              <w:rPr>
                <w:lang w:val="en-US"/>
              </w:rPr>
            </w:pPr>
            <w:r w:rsidRPr="001C220C">
              <w:rPr>
                <w:lang w:val="en-US"/>
              </w:rPr>
              <w:t>Vertical</w:t>
            </w:r>
          </w:p>
        </w:tc>
        <w:tc>
          <w:tcPr>
            <w:tcW w:w="1297" w:type="dxa"/>
          </w:tcPr>
          <w:p w14:paraId="5C25A6BA" w14:textId="77777777" w:rsidR="0039337E" w:rsidRPr="001C220C" w:rsidRDefault="0039337E" w:rsidP="007F407A">
            <w:pPr>
              <w:pStyle w:val="TABLE-cell"/>
              <w:rPr>
                <w:lang w:val="en-US"/>
              </w:rPr>
            </w:pPr>
            <w:r w:rsidRPr="001C220C">
              <w:rPr>
                <w:lang w:val="en-US"/>
              </w:rPr>
              <w:t>TRUE</w:t>
            </w:r>
          </w:p>
        </w:tc>
        <w:tc>
          <w:tcPr>
            <w:tcW w:w="1080" w:type="dxa"/>
          </w:tcPr>
          <w:p w14:paraId="2B7A1400" w14:textId="77777777" w:rsidR="0039337E" w:rsidRPr="001C220C" w:rsidRDefault="0039337E" w:rsidP="007F407A">
            <w:pPr>
              <w:pStyle w:val="TABLE-cell"/>
              <w:rPr>
                <w:lang w:val="en-US"/>
              </w:rPr>
            </w:pPr>
            <w:r w:rsidRPr="001C220C">
              <w:rPr>
                <w:lang w:val="en-US"/>
              </w:rPr>
              <w:t>TRUE</w:t>
            </w:r>
          </w:p>
        </w:tc>
        <w:tc>
          <w:tcPr>
            <w:tcW w:w="1080" w:type="dxa"/>
          </w:tcPr>
          <w:p w14:paraId="055E0318" w14:textId="77777777" w:rsidR="0039337E" w:rsidRPr="001C220C" w:rsidRDefault="0039337E" w:rsidP="007F407A">
            <w:pPr>
              <w:pStyle w:val="TABLE-cell"/>
              <w:rPr>
                <w:lang w:val="en-US"/>
              </w:rPr>
            </w:pPr>
            <w:r w:rsidRPr="001C220C">
              <w:rPr>
                <w:lang w:val="en-US"/>
              </w:rPr>
              <w:t>Electric</w:t>
            </w:r>
          </w:p>
        </w:tc>
      </w:tr>
      <w:tr w:rsidR="0039337E" w:rsidRPr="001C220C" w14:paraId="197DC119" w14:textId="77777777">
        <w:trPr>
          <w:cantSplit/>
          <w:jc w:val="center"/>
        </w:trPr>
        <w:tc>
          <w:tcPr>
            <w:tcW w:w="1269" w:type="dxa"/>
          </w:tcPr>
          <w:p w14:paraId="36F90AB7" w14:textId="77777777" w:rsidR="0039337E" w:rsidRPr="001C220C" w:rsidRDefault="0039337E" w:rsidP="007F407A">
            <w:pPr>
              <w:pStyle w:val="TABLE-cell"/>
              <w:rPr>
                <w:lang w:val="en-US"/>
              </w:rPr>
            </w:pPr>
            <w:r w:rsidRPr="001C220C">
              <w:rPr>
                <w:lang w:val="en-US"/>
              </w:rPr>
              <w:t xml:space="preserve">Value </w:t>
            </w:r>
            <w:r w:rsidR="007F2A21">
              <w:rPr>
                <w:lang w:val="en-US"/>
              </w:rPr>
              <w:t>u</w:t>
            </w:r>
            <w:r w:rsidRPr="001C220C">
              <w:rPr>
                <w:lang w:val="en-US"/>
              </w:rPr>
              <w:t xml:space="preserve">nit of </w:t>
            </w:r>
            <w:r w:rsidR="007F2A21">
              <w:rPr>
                <w:lang w:val="en-US"/>
              </w:rPr>
              <w:t>m</w:t>
            </w:r>
            <w:r w:rsidRPr="001C220C">
              <w:rPr>
                <w:lang w:val="en-US"/>
              </w:rPr>
              <w:t>easure</w:t>
            </w:r>
          </w:p>
        </w:tc>
        <w:tc>
          <w:tcPr>
            <w:tcW w:w="2880" w:type="dxa"/>
          </w:tcPr>
          <w:p w14:paraId="0B1CF06B" w14:textId="77777777" w:rsidR="0039337E" w:rsidRPr="001C220C" w:rsidRDefault="0039337E" w:rsidP="007F407A">
            <w:pPr>
              <w:pStyle w:val="TABLE-cell"/>
              <w:rPr>
                <w:lang w:val="en-US"/>
              </w:rPr>
            </w:pPr>
            <w:r w:rsidRPr="001C220C">
              <w:rPr>
                <w:lang w:val="en-US"/>
              </w:rPr>
              <w:t>The unit of measure of the associated property value, if applicable.</w:t>
            </w:r>
          </w:p>
        </w:tc>
        <w:tc>
          <w:tcPr>
            <w:tcW w:w="1440" w:type="dxa"/>
          </w:tcPr>
          <w:p w14:paraId="703FEC7E" w14:textId="77777777" w:rsidR="0039337E" w:rsidRPr="001C220C" w:rsidRDefault="00C21049" w:rsidP="007F407A">
            <w:pPr>
              <w:pStyle w:val="TABLE-cell"/>
              <w:rPr>
                <w:lang w:val="en-US"/>
              </w:rPr>
            </w:pPr>
            <w:r>
              <w:rPr>
                <w:lang w:val="en-US"/>
              </w:rPr>
              <w:t>(not applicable)</w:t>
            </w:r>
          </w:p>
        </w:tc>
        <w:tc>
          <w:tcPr>
            <w:tcW w:w="1297" w:type="dxa"/>
          </w:tcPr>
          <w:p w14:paraId="5F60A3BE" w14:textId="77777777" w:rsidR="0039337E" w:rsidRPr="001C220C" w:rsidRDefault="00C21049" w:rsidP="007F407A">
            <w:pPr>
              <w:pStyle w:val="TABLE-cell"/>
              <w:rPr>
                <w:lang w:val="en-US"/>
              </w:rPr>
            </w:pPr>
            <w:r>
              <w:rPr>
                <w:lang w:val="en-US"/>
              </w:rPr>
              <w:t>&lt;True, False&gt;</w:t>
            </w:r>
          </w:p>
        </w:tc>
        <w:tc>
          <w:tcPr>
            <w:tcW w:w="1080" w:type="dxa"/>
          </w:tcPr>
          <w:p w14:paraId="1976A789" w14:textId="77777777" w:rsidR="0039337E" w:rsidRPr="001C220C" w:rsidRDefault="00C21049" w:rsidP="007F407A">
            <w:pPr>
              <w:pStyle w:val="TABLE-cell"/>
              <w:rPr>
                <w:lang w:val="en-US"/>
              </w:rPr>
            </w:pPr>
            <w:r>
              <w:rPr>
                <w:lang w:val="en-US"/>
              </w:rPr>
              <w:t>&lt;True, False&gt;</w:t>
            </w:r>
          </w:p>
        </w:tc>
        <w:tc>
          <w:tcPr>
            <w:tcW w:w="1080" w:type="dxa"/>
          </w:tcPr>
          <w:p w14:paraId="780601BE" w14:textId="77777777" w:rsidR="0039337E" w:rsidRPr="001C220C" w:rsidRDefault="0039337E" w:rsidP="007F407A">
            <w:pPr>
              <w:pStyle w:val="TABLE-cell"/>
              <w:rPr>
                <w:lang w:val="en-US"/>
              </w:rPr>
            </w:pPr>
            <w:r w:rsidRPr="001C220C">
              <w:rPr>
                <w:lang w:val="en-US"/>
              </w:rPr>
              <w:t>{Electric, Gas, LP}</w:t>
            </w:r>
          </w:p>
        </w:tc>
      </w:tr>
      <w:tr w:rsidR="0039337E" w:rsidRPr="001C220C" w14:paraId="792EEA00" w14:textId="77777777">
        <w:trPr>
          <w:cantSplit/>
          <w:jc w:val="center"/>
        </w:trPr>
        <w:tc>
          <w:tcPr>
            <w:tcW w:w="1269" w:type="dxa"/>
          </w:tcPr>
          <w:p w14:paraId="0865A54A" w14:textId="77777777" w:rsidR="0039337E" w:rsidRPr="001C220C" w:rsidRDefault="0039337E" w:rsidP="007F407A">
            <w:pPr>
              <w:pStyle w:val="TABLE-cell"/>
              <w:rPr>
                <w:lang w:val="en-US"/>
              </w:rPr>
            </w:pPr>
            <w:r w:rsidRPr="001C220C">
              <w:rPr>
                <w:lang w:val="en-US"/>
              </w:rPr>
              <w:t>Quantity</w:t>
            </w:r>
          </w:p>
        </w:tc>
        <w:tc>
          <w:tcPr>
            <w:tcW w:w="2880" w:type="dxa"/>
          </w:tcPr>
          <w:p w14:paraId="3E82CD1E" w14:textId="77777777" w:rsidR="0039337E" w:rsidRPr="001C220C" w:rsidRDefault="0039337E" w:rsidP="007F407A">
            <w:pPr>
              <w:pStyle w:val="TABLE-cell"/>
              <w:rPr>
                <w:lang w:val="en-US"/>
              </w:rPr>
            </w:pPr>
            <w:r w:rsidRPr="001C220C">
              <w:rPr>
                <w:lang w:val="en-US"/>
              </w:rPr>
              <w:t>Specifies the amount of resources required.</w:t>
            </w:r>
          </w:p>
        </w:tc>
        <w:tc>
          <w:tcPr>
            <w:tcW w:w="1440" w:type="dxa"/>
          </w:tcPr>
          <w:p w14:paraId="3B03CB72" w14:textId="77777777" w:rsidR="0039337E" w:rsidRPr="001C220C" w:rsidRDefault="0039337E" w:rsidP="007F407A">
            <w:pPr>
              <w:pStyle w:val="TABLE-cell"/>
              <w:rPr>
                <w:lang w:val="en-US"/>
              </w:rPr>
            </w:pPr>
            <w:r w:rsidRPr="001C220C">
              <w:rPr>
                <w:lang w:val="en-US"/>
              </w:rPr>
              <w:t>1</w:t>
            </w:r>
            <w:r w:rsidR="000E520E">
              <w:rPr>
                <w:lang w:val="en-US"/>
              </w:rPr>
              <w:t>,</w:t>
            </w:r>
            <w:r w:rsidRPr="001C220C">
              <w:rPr>
                <w:lang w:val="en-US"/>
              </w:rPr>
              <w:t>0</w:t>
            </w:r>
          </w:p>
        </w:tc>
        <w:tc>
          <w:tcPr>
            <w:tcW w:w="1297" w:type="dxa"/>
          </w:tcPr>
          <w:p w14:paraId="1BA09C33" w14:textId="77777777" w:rsidR="0039337E" w:rsidRPr="001C220C" w:rsidRDefault="00C21049" w:rsidP="007F407A">
            <w:pPr>
              <w:pStyle w:val="TABLE-cell"/>
              <w:rPr>
                <w:lang w:val="en-US"/>
              </w:rPr>
            </w:pPr>
            <w:r>
              <w:rPr>
                <w:lang w:val="en-US"/>
              </w:rPr>
              <w:t>(not applicable)</w:t>
            </w:r>
          </w:p>
        </w:tc>
        <w:tc>
          <w:tcPr>
            <w:tcW w:w="1080" w:type="dxa"/>
          </w:tcPr>
          <w:p w14:paraId="7B950473" w14:textId="77777777" w:rsidR="0039337E" w:rsidRPr="001C220C" w:rsidRDefault="00C21049" w:rsidP="007F407A">
            <w:pPr>
              <w:pStyle w:val="TABLE-cell"/>
              <w:rPr>
                <w:lang w:val="en-US"/>
              </w:rPr>
            </w:pPr>
            <w:r>
              <w:rPr>
                <w:lang w:val="en-US"/>
              </w:rPr>
              <w:t>(not applicable)</w:t>
            </w:r>
          </w:p>
        </w:tc>
        <w:tc>
          <w:tcPr>
            <w:tcW w:w="1080" w:type="dxa"/>
          </w:tcPr>
          <w:p w14:paraId="1ED8AB43" w14:textId="77777777" w:rsidR="0039337E" w:rsidRPr="001C220C" w:rsidRDefault="00C21049" w:rsidP="007F407A">
            <w:pPr>
              <w:pStyle w:val="TABLE-cell"/>
              <w:rPr>
                <w:lang w:val="en-US"/>
              </w:rPr>
            </w:pPr>
            <w:r>
              <w:rPr>
                <w:lang w:val="en-US"/>
              </w:rPr>
              <w:t>(not applicable)</w:t>
            </w:r>
          </w:p>
        </w:tc>
      </w:tr>
      <w:tr w:rsidR="0039337E" w:rsidRPr="001C220C" w14:paraId="4E0031E7" w14:textId="77777777">
        <w:trPr>
          <w:cantSplit/>
          <w:jc w:val="center"/>
        </w:trPr>
        <w:tc>
          <w:tcPr>
            <w:tcW w:w="1269" w:type="dxa"/>
          </w:tcPr>
          <w:p w14:paraId="17D3F8D7" w14:textId="77777777" w:rsidR="0039337E" w:rsidRPr="001C220C" w:rsidRDefault="0039337E" w:rsidP="007F407A">
            <w:pPr>
              <w:pStyle w:val="TABLE-cell"/>
              <w:rPr>
                <w:lang w:val="en-US"/>
              </w:rPr>
            </w:pPr>
            <w:r w:rsidRPr="001C220C">
              <w:rPr>
                <w:lang w:val="en-US"/>
              </w:rPr>
              <w:t xml:space="preserve">Quantity </w:t>
            </w:r>
            <w:r w:rsidR="007F2A21">
              <w:rPr>
                <w:lang w:val="en-US"/>
              </w:rPr>
              <w:t>u</w:t>
            </w:r>
            <w:r w:rsidRPr="001C220C">
              <w:rPr>
                <w:lang w:val="en-US"/>
              </w:rPr>
              <w:t xml:space="preserve">nit of </w:t>
            </w:r>
            <w:r w:rsidR="007F2A21">
              <w:rPr>
                <w:lang w:val="en-US"/>
              </w:rPr>
              <w:t>m</w:t>
            </w:r>
            <w:r w:rsidRPr="001C220C">
              <w:rPr>
                <w:lang w:val="en-US"/>
              </w:rPr>
              <w:t>easure</w:t>
            </w:r>
          </w:p>
        </w:tc>
        <w:tc>
          <w:tcPr>
            <w:tcW w:w="2880" w:type="dxa"/>
          </w:tcPr>
          <w:p w14:paraId="39FE06E1" w14:textId="77777777" w:rsidR="0039337E" w:rsidRPr="001C220C" w:rsidRDefault="0039337E" w:rsidP="007F407A">
            <w:pPr>
              <w:pStyle w:val="TABLE-cell"/>
              <w:rPr>
                <w:lang w:val="en-US"/>
              </w:rPr>
            </w:pPr>
            <w:r w:rsidRPr="001C220C">
              <w:rPr>
                <w:lang w:val="en-US"/>
              </w:rPr>
              <w:t>The unit of measure of the associated quantity, if applicable.</w:t>
            </w:r>
          </w:p>
        </w:tc>
        <w:tc>
          <w:tcPr>
            <w:tcW w:w="1440" w:type="dxa"/>
          </w:tcPr>
          <w:p w14:paraId="615AB71C" w14:textId="77777777" w:rsidR="0039337E" w:rsidRPr="001C220C" w:rsidRDefault="0039337E" w:rsidP="007F407A">
            <w:pPr>
              <w:pStyle w:val="TABLE-cell"/>
              <w:rPr>
                <w:lang w:val="en-US"/>
              </w:rPr>
            </w:pPr>
            <w:r w:rsidRPr="001C220C">
              <w:rPr>
                <w:lang w:val="en-US"/>
              </w:rPr>
              <w:t>Machine Hours / piece</w:t>
            </w:r>
          </w:p>
        </w:tc>
        <w:tc>
          <w:tcPr>
            <w:tcW w:w="1297" w:type="dxa"/>
          </w:tcPr>
          <w:p w14:paraId="702F910C" w14:textId="77777777" w:rsidR="0039337E" w:rsidRPr="001C220C" w:rsidRDefault="00C21049" w:rsidP="007F407A">
            <w:pPr>
              <w:pStyle w:val="TABLE-cell"/>
              <w:rPr>
                <w:lang w:val="en-US"/>
              </w:rPr>
            </w:pPr>
            <w:r>
              <w:rPr>
                <w:lang w:val="en-US"/>
              </w:rPr>
              <w:t>(not applicable)</w:t>
            </w:r>
          </w:p>
        </w:tc>
        <w:tc>
          <w:tcPr>
            <w:tcW w:w="1080" w:type="dxa"/>
          </w:tcPr>
          <w:p w14:paraId="6BDC7E6E" w14:textId="77777777" w:rsidR="0039337E" w:rsidRPr="001C220C" w:rsidRDefault="00C21049" w:rsidP="007F407A">
            <w:pPr>
              <w:pStyle w:val="TABLE-cell"/>
              <w:rPr>
                <w:lang w:val="en-US"/>
              </w:rPr>
            </w:pPr>
            <w:r>
              <w:rPr>
                <w:lang w:val="en-US"/>
              </w:rPr>
              <w:t>(not applicable)</w:t>
            </w:r>
          </w:p>
        </w:tc>
        <w:tc>
          <w:tcPr>
            <w:tcW w:w="1080" w:type="dxa"/>
          </w:tcPr>
          <w:p w14:paraId="04EB3295" w14:textId="77777777" w:rsidR="0039337E" w:rsidRPr="001C220C" w:rsidRDefault="00C21049" w:rsidP="007F407A">
            <w:pPr>
              <w:pStyle w:val="TABLE-cell"/>
              <w:rPr>
                <w:lang w:val="en-US"/>
              </w:rPr>
            </w:pPr>
            <w:r>
              <w:rPr>
                <w:lang w:val="en-US"/>
              </w:rPr>
              <w:t>(not applicable)</w:t>
            </w:r>
          </w:p>
        </w:tc>
      </w:tr>
    </w:tbl>
    <w:p w14:paraId="78875876" w14:textId="77777777" w:rsidR="00F663EA" w:rsidRPr="001C220C" w:rsidRDefault="00F663EA" w:rsidP="00F663EA">
      <w:pPr>
        <w:rPr>
          <w:lang w:val="en-US"/>
        </w:rPr>
      </w:pPr>
    </w:p>
    <w:p w14:paraId="7B599622" w14:textId="5D58EF9D" w:rsidR="008B4A6F" w:rsidRPr="001C220C" w:rsidDel="007617E4" w:rsidRDefault="008B4A6F" w:rsidP="003E1075">
      <w:pPr>
        <w:pStyle w:val="Heading3"/>
        <w:rPr>
          <w:del w:id="7988" w:author="Charles Gifford" w:date="2017-03-20T16:14:00Z"/>
        </w:rPr>
      </w:pPr>
      <w:bookmarkStart w:id="7989" w:name="_Toc161566436"/>
      <w:bookmarkStart w:id="7990" w:name="_Toc320176938"/>
      <w:del w:id="7991" w:author="Charles Gifford" w:date="2017-03-20T16:14:00Z">
        <w:r w:rsidRPr="001C220C" w:rsidDel="007617E4">
          <w:delText xml:space="preserve">Material </w:delText>
        </w:r>
        <w:r w:rsidR="007208F6" w:rsidRPr="001C220C" w:rsidDel="007617E4">
          <w:delText xml:space="preserve">segment </w:delText>
        </w:r>
        <w:r w:rsidRPr="001C220C" w:rsidDel="007617E4">
          <w:delText>specification</w:delText>
        </w:r>
        <w:bookmarkEnd w:id="7989"/>
        <w:bookmarkEnd w:id="7990"/>
      </w:del>
    </w:p>
    <w:p w14:paraId="36E18C84" w14:textId="1D715772" w:rsidR="00527430" w:rsidRPr="001C220C" w:rsidDel="007617E4" w:rsidRDefault="00527430" w:rsidP="00527430">
      <w:pPr>
        <w:pStyle w:val="PARAGRAPH"/>
        <w:rPr>
          <w:del w:id="7992" w:author="Charles Gifford" w:date="2017-03-20T16:14:00Z"/>
          <w:lang w:val="en-US"/>
        </w:rPr>
      </w:pPr>
      <w:del w:id="7993" w:author="Charles Gifford" w:date="2017-03-20T16:14:00Z">
        <w:r w:rsidRPr="001C220C" w:rsidDel="007617E4">
          <w:rPr>
            <w:lang w:val="en-US"/>
          </w:rPr>
          <w:delText xml:space="preserve">Material resources that are required for a </w:delText>
        </w:r>
        <w:r w:rsidR="00BF69FC" w:rsidRPr="000C7AD0" w:rsidDel="007617E4">
          <w:rPr>
            <w:i/>
            <w:lang w:val="en-US"/>
          </w:rPr>
          <w:delText>process segment</w:delText>
        </w:r>
        <w:r w:rsidRPr="001C220C" w:rsidDel="007617E4">
          <w:rPr>
            <w:lang w:val="en-US"/>
          </w:rPr>
          <w:delText xml:space="preserve"> shall be </w:delText>
        </w:r>
        <w:r w:rsidR="000C7AD0" w:rsidRPr="001C220C" w:rsidDel="007617E4">
          <w:rPr>
            <w:lang w:val="en-US"/>
          </w:rPr>
          <w:delText xml:space="preserve">presented </w:delText>
        </w:r>
        <w:r w:rsidRPr="001C220C" w:rsidDel="007617E4">
          <w:rPr>
            <w:lang w:val="en-US"/>
          </w:rPr>
          <w:delText>as</w:delText>
        </w:r>
        <w:r w:rsidRPr="001C220C" w:rsidDel="007617E4">
          <w:rPr>
            <w:i/>
            <w:lang w:val="en-US"/>
          </w:rPr>
          <w:delText xml:space="preserve"> </w:delText>
        </w:r>
        <w:r w:rsidRPr="000C7AD0" w:rsidDel="007617E4">
          <w:rPr>
            <w:i/>
            <w:lang w:val="en-US"/>
          </w:rPr>
          <w:delText xml:space="preserve">material </w:delText>
        </w:r>
        <w:r w:rsidR="007208F6" w:rsidRPr="000C7AD0" w:rsidDel="007617E4">
          <w:rPr>
            <w:i/>
            <w:lang w:val="en-US"/>
          </w:rPr>
          <w:delText xml:space="preserve">segment </w:delText>
        </w:r>
        <w:r w:rsidRPr="000C7AD0" w:rsidDel="007617E4">
          <w:rPr>
            <w:i/>
            <w:lang w:val="en-US"/>
          </w:rPr>
          <w:delText>specifications</w:delText>
        </w:r>
        <w:r w:rsidRPr="001C220C" w:rsidDel="007617E4">
          <w:rPr>
            <w:lang w:val="en-US"/>
          </w:rPr>
          <w:delText xml:space="preserve">. </w:delText>
        </w:r>
      </w:del>
    </w:p>
    <w:p w14:paraId="27F2BE8C" w14:textId="3ADE3E01" w:rsidR="008B4A6F" w:rsidRPr="001C220C" w:rsidDel="007617E4" w:rsidRDefault="007473E4" w:rsidP="001E69AF">
      <w:pPr>
        <w:pStyle w:val="TABLE-title"/>
        <w:rPr>
          <w:del w:id="7994" w:author="Charles Gifford" w:date="2017-03-20T16:14:00Z"/>
          <w:noProof/>
          <w:lang w:val="en-US"/>
        </w:rPr>
      </w:pPr>
      <w:del w:id="7995" w:author="Charles Gifford" w:date="2017-03-20T16:14:00Z">
        <w:r w:rsidDel="007617E4">
          <w:rPr>
            <w:b w:val="0"/>
            <w:bCs w:val="0"/>
            <w:lang w:val="en-US"/>
          </w:rPr>
          <w:fldChar w:fldCharType="begin"/>
        </w:r>
        <w:r w:rsidDel="007617E4">
          <w:rPr>
            <w:lang w:val="en-US"/>
          </w:rPr>
          <w:delInstrText xml:space="preserve"> REF _Ref449123904 \h </w:delInstrText>
        </w:r>
        <w:r w:rsidDel="007617E4">
          <w:rPr>
            <w:b w:val="0"/>
            <w:bCs w:val="0"/>
            <w:lang w:val="en-US"/>
          </w:rPr>
        </w:r>
        <w:r w:rsidDel="007617E4">
          <w:rPr>
            <w:b w:val="0"/>
            <w:bCs w:val="0"/>
            <w:lang w:val="en-US"/>
          </w:rPr>
          <w:fldChar w:fldCharType="separate"/>
        </w:r>
        <w:r w:rsidR="004B5352" w:rsidRPr="001C220C" w:rsidDel="007617E4">
          <w:rPr>
            <w:lang w:val="en-US"/>
          </w:rPr>
          <w:delText xml:space="preserve">Table </w:delText>
        </w:r>
        <w:r w:rsidR="004B5352" w:rsidDel="007617E4">
          <w:rPr>
            <w:noProof/>
            <w:lang w:val="en-US"/>
          </w:rPr>
          <w:delText>77</w:delText>
        </w:r>
        <w:r w:rsidDel="007617E4">
          <w:rPr>
            <w:b w:val="0"/>
            <w:bCs w:val="0"/>
            <w:lang w:val="en-US"/>
          </w:rPr>
          <w:fldChar w:fldCharType="end"/>
        </w:r>
        <w:r w:rsidDel="007617E4">
          <w:rPr>
            <w:lang w:val="en-US"/>
          </w:rPr>
          <w:delText xml:space="preserve"> </w:delText>
        </w:r>
        <w:r w:rsidR="008B4A6F" w:rsidRPr="001C220C" w:rsidDel="007617E4">
          <w:rPr>
            <w:lang w:val="en-US"/>
          </w:rPr>
          <w:delText xml:space="preserve">defines the </w:delText>
        </w:r>
        <w:r w:rsidR="009832E7" w:rsidDel="007617E4">
          <w:rPr>
            <w:lang w:val="en-US"/>
          </w:rPr>
          <w:delText>relationship</w:delText>
        </w:r>
        <w:r w:rsidR="007F407A" w:rsidDel="007617E4">
          <w:rPr>
            <w:lang w:val="en-US"/>
          </w:rPr>
          <w:delText xml:space="preserve"> role</w:delText>
        </w:r>
        <w:r w:rsidR="009832E7" w:rsidDel="007617E4">
          <w:rPr>
            <w:lang w:val="en-US"/>
          </w:rPr>
          <w:delText>s</w:delText>
        </w:r>
        <w:r w:rsidR="008B4A6F" w:rsidRPr="001C220C" w:rsidDel="007617E4">
          <w:rPr>
            <w:lang w:val="en-US"/>
          </w:rPr>
          <w:delText xml:space="preserve"> for </w:delText>
        </w:r>
        <w:r w:rsidR="008B4A6F" w:rsidRPr="001C220C" w:rsidDel="007617E4">
          <w:rPr>
            <w:i/>
            <w:lang w:val="en-US"/>
          </w:rPr>
          <w:delText xml:space="preserve">material </w:delText>
        </w:r>
        <w:r w:rsidR="007208F6" w:rsidRPr="001C220C" w:rsidDel="007617E4">
          <w:rPr>
            <w:i/>
            <w:lang w:val="en-US"/>
          </w:rPr>
          <w:delText xml:space="preserve">segment </w:delText>
        </w:r>
        <w:r w:rsidR="008B4A6F" w:rsidRPr="001C220C" w:rsidDel="007617E4">
          <w:rPr>
            <w:i/>
            <w:lang w:val="en-US"/>
          </w:rPr>
          <w:delText>specification</w:delText>
        </w:r>
        <w:r w:rsidR="008B4A6F" w:rsidRPr="001C220C" w:rsidDel="007617E4">
          <w:rPr>
            <w:lang w:val="en-US"/>
          </w:rPr>
          <w:delText xml:space="preserve">. </w:delText>
        </w:r>
        <w:bookmarkStart w:id="7996" w:name="_Ref161732219"/>
        <w:bookmarkStart w:id="7997" w:name="_Toc161631636"/>
        <w:bookmarkStart w:id="7998" w:name="_Toc266864158"/>
        <w:bookmarkStart w:id="7999" w:name="_Toc306621046"/>
        <w:bookmarkStart w:id="8000" w:name="_Toc320178442"/>
        <w:r w:rsidR="008B4A6F" w:rsidRPr="001C220C" w:rsidDel="007617E4">
          <w:rPr>
            <w:lang w:val="en-US"/>
          </w:rPr>
          <w:delText xml:space="preserve">Table </w:delText>
        </w:r>
        <w:r w:rsidR="006D59F1" w:rsidDel="007617E4">
          <w:rPr>
            <w:b w:val="0"/>
            <w:bCs w:val="0"/>
            <w:lang w:val="en-US"/>
          </w:rPr>
          <w:fldChar w:fldCharType="begin"/>
        </w:r>
        <w:r w:rsidR="006D59F1" w:rsidDel="007617E4">
          <w:rPr>
            <w:lang w:val="en-US"/>
          </w:rPr>
          <w:delInstrText xml:space="preserve"> SEQ Table \* ARABIC </w:delInstrText>
        </w:r>
        <w:r w:rsidR="006D59F1" w:rsidDel="007617E4">
          <w:rPr>
            <w:b w:val="0"/>
            <w:bCs w:val="0"/>
            <w:lang w:val="en-US"/>
          </w:rPr>
          <w:fldChar w:fldCharType="separate"/>
        </w:r>
        <w:r w:rsidR="008D633D" w:rsidDel="007617E4">
          <w:rPr>
            <w:noProof/>
            <w:lang w:val="en-US"/>
          </w:rPr>
          <w:delText>78</w:delText>
        </w:r>
        <w:r w:rsidR="006D59F1" w:rsidDel="007617E4">
          <w:rPr>
            <w:b w:val="0"/>
            <w:bCs w:val="0"/>
            <w:lang w:val="en-US"/>
          </w:rPr>
          <w:fldChar w:fldCharType="end"/>
        </w:r>
        <w:bookmarkEnd w:id="7996"/>
        <w:r w:rsidR="008B4A6F" w:rsidRPr="001C220C" w:rsidDel="007617E4">
          <w:rPr>
            <w:noProof/>
            <w:lang w:val="en-US"/>
          </w:rPr>
          <w:delText xml:space="preserve"> </w:delText>
        </w:r>
        <w:r w:rsidR="00D3451A" w:rsidDel="007617E4">
          <w:rPr>
            <w:lang w:val="en-US"/>
          </w:rPr>
          <w:delText>–</w:delText>
        </w:r>
        <w:r w:rsidR="008B4A6F" w:rsidRPr="001C220C" w:rsidDel="007617E4">
          <w:rPr>
            <w:noProof/>
            <w:lang w:val="en-US"/>
          </w:rPr>
          <w:delText xml:space="preserve"> </w:delText>
        </w:r>
        <w:r w:rsidR="006F45EC" w:rsidDel="007617E4">
          <w:rPr>
            <w:noProof/>
            <w:lang w:val="en-US"/>
          </w:rPr>
          <w:delText>M</w:delText>
        </w:r>
        <w:r w:rsidR="008B4A6F" w:rsidRPr="001C220C" w:rsidDel="007617E4">
          <w:rPr>
            <w:noProof/>
            <w:lang w:val="en-US"/>
          </w:rPr>
          <w:delText xml:space="preserve">aterial </w:delText>
        </w:r>
        <w:r w:rsidR="007208F6" w:rsidRPr="001C220C" w:rsidDel="007617E4">
          <w:rPr>
            <w:noProof/>
            <w:lang w:val="en-US"/>
          </w:rPr>
          <w:delText xml:space="preserve">segment </w:delText>
        </w:r>
        <w:r w:rsidR="008B4A6F" w:rsidRPr="001C220C" w:rsidDel="007617E4">
          <w:rPr>
            <w:noProof/>
            <w:lang w:val="en-US"/>
          </w:rPr>
          <w:delText>specification</w:delText>
        </w:r>
        <w:bookmarkEnd w:id="7997"/>
        <w:bookmarkEnd w:id="7998"/>
        <w:bookmarkEnd w:id="7999"/>
        <w:bookmarkEnd w:id="8000"/>
        <w:r w:rsidR="006F45EC" w:rsidRPr="00AC2193" w:rsidDel="007617E4">
          <w:rPr>
            <w:lang w:val="en-US"/>
          </w:rPr>
          <w:delText xml:space="preserve"> </w:delText>
        </w:r>
        <w:r w:rsidR="006F45EC" w:rsidDel="007617E4">
          <w:rPr>
            <w:lang w:val="en-US"/>
          </w:rPr>
          <w:delText>attributes</w:delText>
        </w:r>
      </w:del>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238"/>
        <w:gridCol w:w="1350"/>
        <w:gridCol w:w="1080"/>
        <w:gridCol w:w="1229"/>
      </w:tblGrid>
      <w:tr w:rsidR="00F663EA" w:rsidRPr="001C220C" w:rsidDel="007617E4" w14:paraId="3F9A9E98" w14:textId="2207F031" w:rsidTr="000563C9">
        <w:trPr>
          <w:cantSplit/>
          <w:tblHeader/>
          <w:jc w:val="center"/>
          <w:del w:id="8001" w:author="Charles Gifford" w:date="2017-03-20T16:14:00Z"/>
        </w:trPr>
        <w:tc>
          <w:tcPr>
            <w:tcW w:w="1269" w:type="dxa"/>
          </w:tcPr>
          <w:p w14:paraId="2684C0ED" w14:textId="3690E855" w:rsidR="00F663EA" w:rsidRPr="001C220C" w:rsidDel="007617E4" w:rsidRDefault="00F663EA" w:rsidP="000563C9">
            <w:pPr>
              <w:pStyle w:val="NormalTableHeader"/>
              <w:keepNext w:val="0"/>
              <w:keepLines w:val="0"/>
              <w:spacing w:before="40"/>
              <w:rPr>
                <w:del w:id="8002" w:author="Charles Gifford" w:date="2017-03-20T16:14:00Z"/>
                <w:lang w:val="en-US"/>
              </w:rPr>
            </w:pPr>
            <w:del w:id="8003" w:author="Charles Gifford" w:date="2017-03-20T16:14:00Z">
              <w:r w:rsidRPr="001C220C" w:rsidDel="007617E4">
                <w:rPr>
                  <w:lang w:val="en-US"/>
                </w:rPr>
                <w:delText xml:space="preserve">Attribute </w:delText>
              </w:r>
              <w:r w:rsidR="006618D3" w:rsidDel="007617E4">
                <w:rPr>
                  <w:lang w:val="en-US"/>
                </w:rPr>
                <w:delText>n</w:delText>
              </w:r>
              <w:r w:rsidRPr="001C220C" w:rsidDel="007617E4">
                <w:rPr>
                  <w:lang w:val="en-US"/>
                </w:rPr>
                <w:delText>ame</w:delText>
              </w:r>
            </w:del>
          </w:p>
        </w:tc>
        <w:tc>
          <w:tcPr>
            <w:tcW w:w="2880" w:type="dxa"/>
          </w:tcPr>
          <w:p w14:paraId="4DEA0330" w14:textId="702DD3ED" w:rsidR="00F663EA" w:rsidRPr="001C220C" w:rsidDel="007617E4" w:rsidRDefault="00F663EA" w:rsidP="000563C9">
            <w:pPr>
              <w:pStyle w:val="NormalTableHeader"/>
              <w:keepNext w:val="0"/>
              <w:keepLines w:val="0"/>
              <w:spacing w:before="40"/>
              <w:rPr>
                <w:del w:id="8004" w:author="Charles Gifford" w:date="2017-03-20T16:14:00Z"/>
                <w:lang w:val="en-US"/>
              </w:rPr>
            </w:pPr>
            <w:del w:id="8005" w:author="Charles Gifford" w:date="2017-03-20T16:14:00Z">
              <w:r w:rsidRPr="001C220C" w:rsidDel="007617E4">
                <w:rPr>
                  <w:lang w:val="en-US"/>
                </w:rPr>
                <w:delText>Description</w:delText>
              </w:r>
            </w:del>
          </w:p>
        </w:tc>
        <w:tc>
          <w:tcPr>
            <w:tcW w:w="1238" w:type="dxa"/>
          </w:tcPr>
          <w:p w14:paraId="25892008" w14:textId="02F2B33E" w:rsidR="00F663EA" w:rsidRPr="001C220C" w:rsidDel="007617E4" w:rsidRDefault="00AE4770" w:rsidP="000563C9">
            <w:pPr>
              <w:pStyle w:val="NormalTableHeader"/>
              <w:keepNext w:val="0"/>
              <w:keepLines w:val="0"/>
              <w:spacing w:before="40"/>
              <w:rPr>
                <w:del w:id="8006" w:author="Charles Gifford" w:date="2017-03-20T16:14:00Z"/>
                <w:lang w:val="en-US"/>
              </w:rPr>
            </w:pPr>
            <w:del w:id="8007" w:author="Charles Gifford" w:date="2017-03-20T16:14:00Z">
              <w:r w:rsidDel="007617E4">
                <w:rPr>
                  <w:lang w:val="en-US"/>
                </w:rPr>
                <w:delText>Production example</w:delText>
              </w:r>
              <w:r w:rsidR="00F663EA" w:rsidRPr="001C220C" w:rsidDel="007617E4">
                <w:rPr>
                  <w:lang w:val="en-US"/>
                </w:rPr>
                <w:delText>s</w:delText>
              </w:r>
            </w:del>
          </w:p>
        </w:tc>
        <w:tc>
          <w:tcPr>
            <w:tcW w:w="1350" w:type="dxa"/>
          </w:tcPr>
          <w:p w14:paraId="189E9359" w14:textId="3F76D991" w:rsidR="00F663EA" w:rsidRPr="001C220C" w:rsidDel="007617E4" w:rsidRDefault="00AE4770" w:rsidP="000563C9">
            <w:pPr>
              <w:pStyle w:val="NormalTableHeader"/>
              <w:keepNext w:val="0"/>
              <w:keepLines w:val="0"/>
              <w:spacing w:before="40"/>
              <w:rPr>
                <w:del w:id="8008" w:author="Charles Gifford" w:date="2017-03-20T16:14:00Z"/>
                <w:lang w:val="en-US"/>
              </w:rPr>
            </w:pPr>
            <w:del w:id="8009" w:author="Charles Gifford" w:date="2017-03-20T16:14:00Z">
              <w:r w:rsidDel="007617E4">
                <w:rPr>
                  <w:lang w:val="en-US"/>
                </w:rPr>
                <w:delText>Maintenance example</w:delText>
              </w:r>
              <w:r w:rsidR="00F663EA" w:rsidRPr="001C220C" w:rsidDel="007617E4">
                <w:rPr>
                  <w:lang w:val="en-US"/>
                </w:rPr>
                <w:delText>s</w:delText>
              </w:r>
            </w:del>
          </w:p>
        </w:tc>
        <w:tc>
          <w:tcPr>
            <w:tcW w:w="1080" w:type="dxa"/>
          </w:tcPr>
          <w:p w14:paraId="168778E7" w14:textId="0FE35903" w:rsidR="00F663EA" w:rsidRPr="001C220C" w:rsidDel="007617E4" w:rsidRDefault="00AE4770" w:rsidP="000563C9">
            <w:pPr>
              <w:pStyle w:val="NormalTableHeader"/>
              <w:keepNext w:val="0"/>
              <w:keepLines w:val="0"/>
              <w:spacing w:before="40"/>
              <w:rPr>
                <w:del w:id="8010" w:author="Charles Gifford" w:date="2017-03-20T16:14:00Z"/>
                <w:lang w:val="en-US"/>
              </w:rPr>
            </w:pPr>
            <w:del w:id="8011" w:author="Charles Gifford" w:date="2017-03-20T16:14:00Z">
              <w:r w:rsidDel="007617E4">
                <w:rPr>
                  <w:lang w:val="en-US"/>
                </w:rPr>
                <w:delText>Quality example</w:delText>
              </w:r>
              <w:r w:rsidR="00F663EA" w:rsidRPr="001C220C" w:rsidDel="007617E4">
                <w:rPr>
                  <w:lang w:val="en-US"/>
                </w:rPr>
                <w:delText>s</w:delText>
              </w:r>
            </w:del>
          </w:p>
        </w:tc>
        <w:tc>
          <w:tcPr>
            <w:tcW w:w="1229" w:type="dxa"/>
          </w:tcPr>
          <w:p w14:paraId="6635F8E7" w14:textId="1B3381D1" w:rsidR="00F663EA" w:rsidRPr="001C220C" w:rsidDel="007617E4" w:rsidRDefault="00AE4770" w:rsidP="000563C9">
            <w:pPr>
              <w:pStyle w:val="NormalTableHeader"/>
              <w:keepNext w:val="0"/>
              <w:keepLines w:val="0"/>
              <w:spacing w:before="40"/>
              <w:rPr>
                <w:del w:id="8012" w:author="Charles Gifford" w:date="2017-03-20T16:14:00Z"/>
                <w:lang w:val="en-US"/>
              </w:rPr>
            </w:pPr>
            <w:del w:id="8013" w:author="Charles Gifford" w:date="2017-03-20T16:14:00Z">
              <w:r w:rsidDel="007617E4">
                <w:rPr>
                  <w:lang w:val="en-US"/>
                </w:rPr>
                <w:delText>Inventory example</w:delText>
              </w:r>
              <w:r w:rsidR="00F663EA" w:rsidRPr="001C220C" w:rsidDel="007617E4">
                <w:rPr>
                  <w:lang w:val="en-US"/>
                </w:rPr>
                <w:delText>s</w:delText>
              </w:r>
            </w:del>
          </w:p>
        </w:tc>
      </w:tr>
      <w:tr w:rsidR="00F663EA" w:rsidRPr="001C220C" w:rsidDel="007617E4" w14:paraId="3360FEFC" w14:textId="63601053" w:rsidTr="000563C9">
        <w:trPr>
          <w:cantSplit/>
          <w:jc w:val="center"/>
          <w:del w:id="8014" w:author="Charles Gifford" w:date="2017-03-20T16:14:00Z"/>
        </w:trPr>
        <w:tc>
          <w:tcPr>
            <w:tcW w:w="1269" w:type="dxa"/>
          </w:tcPr>
          <w:p w14:paraId="29C2FD8B" w14:textId="2859AB3A" w:rsidR="00F663EA" w:rsidRPr="001C220C" w:rsidDel="007617E4" w:rsidRDefault="00F663EA" w:rsidP="000563C9">
            <w:pPr>
              <w:pStyle w:val="TableNormal1"/>
              <w:keepNext w:val="0"/>
              <w:keepLines w:val="0"/>
              <w:rPr>
                <w:del w:id="8015" w:author="Charles Gifford" w:date="2017-03-20T16:14:00Z"/>
                <w:lang w:val="en-US"/>
              </w:rPr>
            </w:pPr>
            <w:del w:id="8016" w:author="Charles Gifford" w:date="2017-03-20T16:14:00Z">
              <w:r w:rsidRPr="001C220C" w:rsidDel="007617E4">
                <w:rPr>
                  <w:lang w:val="en-US"/>
                </w:rPr>
                <w:delText xml:space="preserve">Material </w:delText>
              </w:r>
              <w:r w:rsidR="003357D0" w:rsidDel="007617E4">
                <w:rPr>
                  <w:lang w:val="en-US"/>
                </w:rPr>
                <w:delText>c</w:delText>
              </w:r>
              <w:r w:rsidRPr="001C220C" w:rsidDel="007617E4">
                <w:rPr>
                  <w:lang w:val="en-US"/>
                </w:rPr>
                <w:delText>lass</w:delText>
              </w:r>
            </w:del>
          </w:p>
        </w:tc>
        <w:tc>
          <w:tcPr>
            <w:tcW w:w="2880" w:type="dxa"/>
          </w:tcPr>
          <w:p w14:paraId="38858C8C" w14:textId="3478239E" w:rsidR="00F663EA" w:rsidRPr="001C220C" w:rsidDel="007617E4" w:rsidRDefault="00F663EA" w:rsidP="000563C9">
            <w:pPr>
              <w:pStyle w:val="TableNormal1"/>
              <w:keepNext w:val="0"/>
              <w:keepLines w:val="0"/>
              <w:rPr>
                <w:del w:id="8017" w:author="Charles Gifford" w:date="2017-03-20T16:14:00Z"/>
                <w:lang w:val="en-US"/>
              </w:rPr>
            </w:pPr>
            <w:del w:id="8018" w:author="Charles Gifford" w:date="2017-03-20T16:14:00Z">
              <w:r w:rsidRPr="001C220C" w:rsidDel="007617E4">
                <w:rPr>
                  <w:lang w:val="en-US"/>
                </w:rPr>
                <w:delText xml:space="preserve">Identifies the associated </w:delText>
              </w:r>
              <w:r w:rsidRPr="001C220C" w:rsidDel="007617E4">
                <w:rPr>
                  <w:i/>
                  <w:lang w:val="en-US"/>
                </w:rPr>
                <w:delText xml:space="preserve">material class </w:delText>
              </w:r>
              <w:r w:rsidRPr="001C220C" w:rsidDel="007617E4">
                <w:rPr>
                  <w:lang w:val="en-US"/>
                </w:rPr>
                <w:delText xml:space="preserve">or set of </w:delText>
              </w:r>
              <w:r w:rsidRPr="001C220C" w:rsidDel="007617E4">
                <w:rPr>
                  <w:i/>
                  <w:lang w:val="en-US"/>
                </w:rPr>
                <w:delText>material classes</w:delText>
              </w:r>
              <w:r w:rsidRPr="001C220C" w:rsidDel="007617E4">
                <w:rPr>
                  <w:lang w:val="en-US"/>
                </w:rPr>
                <w:delText xml:space="preserve"> of the capability.* </w:delText>
              </w:r>
            </w:del>
          </w:p>
        </w:tc>
        <w:tc>
          <w:tcPr>
            <w:tcW w:w="1238" w:type="dxa"/>
          </w:tcPr>
          <w:p w14:paraId="766DA289" w14:textId="7FFB2FB3" w:rsidR="00F663EA" w:rsidRPr="001C220C" w:rsidDel="007617E4" w:rsidRDefault="00F663EA" w:rsidP="000563C9">
            <w:pPr>
              <w:pStyle w:val="TableNormal1"/>
              <w:keepNext w:val="0"/>
              <w:keepLines w:val="0"/>
              <w:rPr>
                <w:del w:id="8019" w:author="Charles Gifford" w:date="2017-03-20T16:14:00Z"/>
                <w:lang w:val="en-US"/>
              </w:rPr>
            </w:pPr>
            <w:del w:id="8020" w:author="Charles Gifford" w:date="2017-03-20T16:14:00Z">
              <w:r w:rsidRPr="001C220C" w:rsidDel="007617E4">
                <w:rPr>
                  <w:lang w:val="en-US"/>
                </w:rPr>
                <w:delText xml:space="preserve">Polymer sheet stock </w:delText>
              </w:r>
              <w:smartTag w:uri="urn:schemas-microsoft-com:office:smarttags" w:element="chmetcnv">
                <w:smartTagPr>
                  <w:attr w:name="TCSC" w:val="0"/>
                  <w:attr w:name="NumberType" w:val="1"/>
                  <w:attr w:name="Negative" w:val="False"/>
                  <w:attr w:name="HasSpace" w:val="False"/>
                  <w:attr w:name="SourceValue" w:val="1001"/>
                  <w:attr w:name="UnitName" w:val="a"/>
                </w:smartTagPr>
                <w:r w:rsidRPr="001C220C" w:rsidDel="007617E4">
                  <w:rPr>
                    <w:lang w:val="en-US"/>
                  </w:rPr>
                  <w:delText>1001A</w:delText>
                </w:r>
              </w:smartTag>
            </w:del>
          </w:p>
        </w:tc>
        <w:tc>
          <w:tcPr>
            <w:tcW w:w="1350" w:type="dxa"/>
          </w:tcPr>
          <w:p w14:paraId="67014D24" w14:textId="5E3234FA" w:rsidR="00F663EA" w:rsidRPr="001C220C" w:rsidDel="007617E4" w:rsidRDefault="00EE2F8C" w:rsidP="000563C9">
            <w:pPr>
              <w:pStyle w:val="TableNormal1"/>
              <w:keepNext w:val="0"/>
              <w:keepLines w:val="0"/>
              <w:spacing w:before="40"/>
              <w:rPr>
                <w:del w:id="8021" w:author="Charles Gifford" w:date="2017-03-20T16:14:00Z"/>
                <w:lang w:val="en-US"/>
              </w:rPr>
            </w:pPr>
            <w:del w:id="8022" w:author="Charles Gifford" w:date="2017-03-20T16:14:00Z">
              <w:r w:rsidRPr="001C220C" w:rsidDel="007617E4">
                <w:rPr>
                  <w:lang w:val="en-US"/>
                </w:rPr>
                <w:delText>Motor Brushes</w:delText>
              </w:r>
            </w:del>
          </w:p>
        </w:tc>
        <w:tc>
          <w:tcPr>
            <w:tcW w:w="1080" w:type="dxa"/>
          </w:tcPr>
          <w:p w14:paraId="37F94328" w14:textId="4AB973EA" w:rsidR="00F663EA" w:rsidRPr="001C220C" w:rsidDel="007617E4" w:rsidRDefault="00EE2F8C" w:rsidP="000563C9">
            <w:pPr>
              <w:pStyle w:val="TableNormal1"/>
              <w:keepNext w:val="0"/>
              <w:keepLines w:val="0"/>
              <w:spacing w:before="40"/>
              <w:rPr>
                <w:del w:id="8023" w:author="Charles Gifford" w:date="2017-03-20T16:14:00Z"/>
                <w:lang w:val="en-US"/>
              </w:rPr>
            </w:pPr>
            <w:del w:id="8024" w:author="Charles Gifford" w:date="2017-03-20T16:14:00Z">
              <w:r w:rsidRPr="001C220C" w:rsidDel="007617E4">
                <w:rPr>
                  <w:lang w:val="en-US"/>
                </w:rPr>
                <w:delText>Sample Holder</w:delText>
              </w:r>
            </w:del>
          </w:p>
        </w:tc>
        <w:tc>
          <w:tcPr>
            <w:tcW w:w="1229" w:type="dxa"/>
          </w:tcPr>
          <w:p w14:paraId="709230A4" w14:textId="79E50E3C" w:rsidR="00F663EA" w:rsidRPr="001C220C" w:rsidDel="007617E4" w:rsidRDefault="00F82862" w:rsidP="000563C9">
            <w:pPr>
              <w:pStyle w:val="TableNormal1"/>
              <w:keepNext w:val="0"/>
              <w:keepLines w:val="0"/>
              <w:spacing w:before="40"/>
              <w:rPr>
                <w:del w:id="8025" w:author="Charles Gifford" w:date="2017-03-20T16:14:00Z"/>
                <w:lang w:val="en-US"/>
              </w:rPr>
            </w:pPr>
            <w:del w:id="8026" w:author="Charles Gifford" w:date="2017-03-20T16:14:00Z">
              <w:r w:rsidRPr="001C220C" w:rsidDel="007617E4">
                <w:rPr>
                  <w:lang w:val="en-US"/>
                </w:rPr>
                <w:delText>Pallet</w:delText>
              </w:r>
            </w:del>
          </w:p>
        </w:tc>
      </w:tr>
      <w:tr w:rsidR="00F663EA" w:rsidRPr="001C220C" w:rsidDel="007617E4" w14:paraId="27860A2B" w14:textId="3ED1EAC5" w:rsidTr="000563C9">
        <w:trPr>
          <w:cantSplit/>
          <w:jc w:val="center"/>
          <w:del w:id="8027" w:author="Charles Gifford" w:date="2017-03-20T16:14:00Z"/>
        </w:trPr>
        <w:tc>
          <w:tcPr>
            <w:tcW w:w="1269" w:type="dxa"/>
          </w:tcPr>
          <w:p w14:paraId="2B22E9AE" w14:textId="0D9F1999" w:rsidR="00F663EA" w:rsidRPr="001C220C" w:rsidDel="007617E4" w:rsidRDefault="00F663EA" w:rsidP="000563C9">
            <w:pPr>
              <w:pStyle w:val="TableNormal1"/>
              <w:keepNext w:val="0"/>
              <w:keepLines w:val="0"/>
              <w:rPr>
                <w:del w:id="8028" w:author="Charles Gifford" w:date="2017-03-20T16:14:00Z"/>
                <w:lang w:val="en-US"/>
              </w:rPr>
            </w:pPr>
            <w:del w:id="8029" w:author="Charles Gifford" w:date="2017-03-20T16:14:00Z">
              <w:r w:rsidRPr="001C220C" w:rsidDel="007617E4">
                <w:rPr>
                  <w:lang w:val="en-US"/>
                </w:rPr>
                <w:delText xml:space="preserve">Material </w:delText>
              </w:r>
              <w:r w:rsidR="003357D0" w:rsidDel="007617E4">
                <w:rPr>
                  <w:lang w:val="en-US"/>
                </w:rPr>
                <w:delText>d</w:delText>
              </w:r>
              <w:r w:rsidRPr="001C220C" w:rsidDel="007617E4">
                <w:rPr>
                  <w:lang w:val="en-US"/>
                </w:rPr>
                <w:delText>efinition</w:delText>
              </w:r>
            </w:del>
          </w:p>
        </w:tc>
        <w:tc>
          <w:tcPr>
            <w:tcW w:w="2880" w:type="dxa"/>
          </w:tcPr>
          <w:p w14:paraId="756B93C5" w14:textId="6F7B3BFD" w:rsidR="00F663EA" w:rsidRPr="001C220C" w:rsidDel="007617E4" w:rsidRDefault="00F663EA" w:rsidP="000563C9">
            <w:pPr>
              <w:pStyle w:val="TableNormal1"/>
              <w:keepNext w:val="0"/>
              <w:keepLines w:val="0"/>
              <w:rPr>
                <w:del w:id="8030" w:author="Charles Gifford" w:date="2017-03-20T16:14:00Z"/>
                <w:lang w:val="en-US"/>
              </w:rPr>
            </w:pPr>
            <w:del w:id="8031" w:author="Charles Gifford" w:date="2017-03-20T16:14:00Z">
              <w:r w:rsidRPr="001C220C" w:rsidDel="007617E4">
                <w:rPr>
                  <w:lang w:val="en-US"/>
                </w:rPr>
                <w:delText xml:space="preserve">Identifies the associated </w:delText>
              </w:r>
              <w:r w:rsidRPr="007F2A21" w:rsidDel="007617E4">
                <w:rPr>
                  <w:i/>
                  <w:lang w:val="en-US"/>
                </w:rPr>
                <w:delText>material definition</w:delText>
              </w:r>
              <w:r w:rsidRPr="001C220C" w:rsidDel="007617E4">
                <w:rPr>
                  <w:lang w:val="en-US"/>
                </w:rPr>
                <w:delText xml:space="preserve"> or set of </w:delText>
              </w:r>
              <w:r w:rsidRPr="001C220C" w:rsidDel="007617E4">
                <w:rPr>
                  <w:i/>
                  <w:lang w:val="en-US"/>
                </w:rPr>
                <w:delText>material definitions</w:delText>
              </w:r>
              <w:r w:rsidRPr="001C220C" w:rsidDel="007617E4">
                <w:rPr>
                  <w:lang w:val="en-US"/>
                </w:rPr>
                <w:delText xml:space="preserve"> of the capability. * </w:delText>
              </w:r>
            </w:del>
          </w:p>
        </w:tc>
        <w:tc>
          <w:tcPr>
            <w:tcW w:w="1238" w:type="dxa"/>
          </w:tcPr>
          <w:p w14:paraId="3B10EB6C" w14:textId="0F0A6869" w:rsidR="00F663EA" w:rsidRPr="001C220C" w:rsidDel="007617E4" w:rsidRDefault="00F663EA" w:rsidP="000563C9">
            <w:pPr>
              <w:pStyle w:val="TableNormal1"/>
              <w:keepNext w:val="0"/>
              <w:keepLines w:val="0"/>
              <w:rPr>
                <w:del w:id="8032" w:author="Charles Gifford" w:date="2017-03-20T16:14:00Z"/>
                <w:lang w:val="en-US"/>
              </w:rPr>
            </w:pPr>
            <w:del w:id="8033" w:author="Charles Gifford" w:date="2017-03-20T16:14:00Z">
              <w:r w:rsidRPr="001C220C" w:rsidDel="007617E4">
                <w:rPr>
                  <w:lang w:val="en-US"/>
                </w:rPr>
                <w:delText xml:space="preserve">Sheet stock </w:delText>
              </w:r>
              <w:smartTag w:uri="urn:schemas-microsoft-com:office:smarttags" w:element="chmetcnv">
                <w:smartTagPr>
                  <w:attr w:name="TCSC" w:val="0"/>
                  <w:attr w:name="NumberType" w:val="1"/>
                  <w:attr w:name="Negative" w:val="False"/>
                  <w:attr w:name="HasSpace" w:val="False"/>
                  <w:attr w:name="SourceValue" w:val="1443"/>
                  <w:attr w:name="UnitName" w:val="a"/>
                </w:smartTagPr>
                <w:r w:rsidRPr="001C220C" w:rsidDel="007617E4">
                  <w:rPr>
                    <w:lang w:val="en-US"/>
                  </w:rPr>
                  <w:delText>1443a</w:delText>
                </w:r>
              </w:smartTag>
              <w:r w:rsidRPr="001C220C" w:rsidDel="007617E4">
                <w:rPr>
                  <w:lang w:val="en-US"/>
                </w:rPr>
                <w:delText> </w:delText>
              </w:r>
            </w:del>
          </w:p>
        </w:tc>
        <w:tc>
          <w:tcPr>
            <w:tcW w:w="1350" w:type="dxa"/>
          </w:tcPr>
          <w:p w14:paraId="132455A5" w14:textId="44CC6A94" w:rsidR="00F663EA" w:rsidRPr="001C220C" w:rsidDel="007617E4" w:rsidRDefault="00EE2F8C" w:rsidP="000563C9">
            <w:pPr>
              <w:pStyle w:val="TableNormal1"/>
              <w:keepNext w:val="0"/>
              <w:keepLines w:val="0"/>
              <w:spacing w:before="40"/>
              <w:rPr>
                <w:del w:id="8034" w:author="Charles Gifford" w:date="2017-03-20T16:14:00Z"/>
                <w:lang w:val="en-US"/>
              </w:rPr>
            </w:pPr>
            <w:del w:id="8035" w:author="Charles Gifford" w:date="2017-03-20T16:14:00Z">
              <w:r w:rsidRPr="001C220C" w:rsidDel="007617E4">
                <w:rPr>
                  <w:lang w:val="en-US"/>
                </w:rPr>
                <w:delText>#9949</w:delText>
              </w:r>
            </w:del>
          </w:p>
        </w:tc>
        <w:tc>
          <w:tcPr>
            <w:tcW w:w="1080" w:type="dxa"/>
          </w:tcPr>
          <w:p w14:paraId="73F65263" w14:textId="2DB47BF9" w:rsidR="00F663EA" w:rsidRPr="001C220C" w:rsidDel="007617E4" w:rsidRDefault="00EE2F8C" w:rsidP="000563C9">
            <w:pPr>
              <w:pStyle w:val="TableNormal1"/>
              <w:keepNext w:val="0"/>
              <w:keepLines w:val="0"/>
              <w:spacing w:before="40"/>
              <w:rPr>
                <w:del w:id="8036" w:author="Charles Gifford" w:date="2017-03-20T16:14:00Z"/>
                <w:lang w:val="en-US"/>
              </w:rPr>
            </w:pPr>
            <w:del w:id="8037" w:author="Charles Gifford" w:date="2017-03-20T16:14:00Z">
              <w:r w:rsidRPr="001C220C" w:rsidDel="007617E4">
                <w:rPr>
                  <w:lang w:val="en-US"/>
                </w:rPr>
                <w:delText>Polyurethane sample holder</w:delText>
              </w:r>
            </w:del>
          </w:p>
        </w:tc>
        <w:tc>
          <w:tcPr>
            <w:tcW w:w="1229" w:type="dxa"/>
          </w:tcPr>
          <w:p w14:paraId="4BC389B0" w14:textId="55C34243" w:rsidR="00F663EA" w:rsidRPr="001C220C" w:rsidDel="007617E4" w:rsidRDefault="00F82862" w:rsidP="000563C9">
            <w:pPr>
              <w:pStyle w:val="TableNormal1"/>
              <w:keepNext w:val="0"/>
              <w:keepLines w:val="0"/>
              <w:spacing w:before="40"/>
              <w:rPr>
                <w:del w:id="8038" w:author="Charles Gifford" w:date="2017-03-20T16:14:00Z"/>
                <w:lang w:val="en-US"/>
              </w:rPr>
            </w:pPr>
            <w:del w:id="8039" w:author="Charles Gifford" w:date="2017-03-20T16:14:00Z">
              <w:r w:rsidRPr="001C220C" w:rsidDel="007617E4">
                <w:rPr>
                  <w:lang w:val="en-US"/>
                </w:rPr>
                <w:delText xml:space="preserve">Plastic Pallet </w:delText>
              </w:r>
            </w:del>
          </w:p>
        </w:tc>
      </w:tr>
      <w:tr w:rsidR="00F663EA" w:rsidRPr="001C220C" w:rsidDel="007617E4" w14:paraId="455C290B" w14:textId="53B89471" w:rsidTr="000563C9">
        <w:trPr>
          <w:cantSplit/>
          <w:jc w:val="center"/>
          <w:del w:id="8040" w:author="Charles Gifford" w:date="2017-03-20T16:14:00Z"/>
        </w:trPr>
        <w:tc>
          <w:tcPr>
            <w:tcW w:w="1269" w:type="dxa"/>
          </w:tcPr>
          <w:p w14:paraId="5C40D64E" w14:textId="16285485" w:rsidR="00F663EA" w:rsidRPr="001C220C" w:rsidDel="007617E4" w:rsidRDefault="00F663EA" w:rsidP="000563C9">
            <w:pPr>
              <w:pStyle w:val="TableNormal1"/>
              <w:keepNext w:val="0"/>
              <w:keepLines w:val="0"/>
              <w:rPr>
                <w:del w:id="8041" w:author="Charles Gifford" w:date="2017-03-20T16:14:00Z"/>
                <w:lang w:val="en-US"/>
              </w:rPr>
            </w:pPr>
            <w:del w:id="8042" w:author="Charles Gifford" w:date="2017-03-20T16:14:00Z">
              <w:r w:rsidRPr="001C220C" w:rsidDel="007617E4">
                <w:rPr>
                  <w:lang w:val="en-US"/>
                </w:rPr>
                <w:delText>Description</w:delText>
              </w:r>
            </w:del>
          </w:p>
        </w:tc>
        <w:tc>
          <w:tcPr>
            <w:tcW w:w="2880" w:type="dxa"/>
          </w:tcPr>
          <w:p w14:paraId="3E6A6180" w14:textId="243F3AB3" w:rsidR="00F663EA" w:rsidRPr="001C220C" w:rsidDel="007617E4" w:rsidRDefault="00F663EA" w:rsidP="000563C9">
            <w:pPr>
              <w:pStyle w:val="TableNormal1"/>
              <w:keepNext w:val="0"/>
              <w:keepLines w:val="0"/>
              <w:rPr>
                <w:del w:id="8043" w:author="Charles Gifford" w:date="2017-03-20T16:14:00Z"/>
                <w:lang w:val="en-US"/>
              </w:rPr>
            </w:pPr>
            <w:del w:id="8044" w:author="Charles Gifford" w:date="2017-03-20T16:14:00Z">
              <w:r w:rsidRPr="001C220C" w:rsidDel="007617E4">
                <w:rPr>
                  <w:lang w:val="en-US"/>
                </w:rPr>
                <w:delText>Contains additional information and descriptions.</w:delText>
              </w:r>
            </w:del>
          </w:p>
        </w:tc>
        <w:tc>
          <w:tcPr>
            <w:tcW w:w="1238" w:type="dxa"/>
          </w:tcPr>
          <w:p w14:paraId="122B4C4F" w14:textId="28BBAA56" w:rsidR="00F663EA" w:rsidRPr="001C220C" w:rsidDel="007617E4" w:rsidRDefault="00F663EA" w:rsidP="000563C9">
            <w:pPr>
              <w:pStyle w:val="TableNormal1"/>
              <w:keepNext w:val="0"/>
              <w:keepLines w:val="0"/>
              <w:rPr>
                <w:del w:id="8045" w:author="Charles Gifford" w:date="2017-03-20T16:14:00Z"/>
                <w:lang w:val="en-US"/>
              </w:rPr>
            </w:pPr>
            <w:del w:id="8046" w:author="Charles Gifford" w:date="2017-03-20T16:14:00Z">
              <w:r w:rsidRPr="001C220C" w:rsidDel="007617E4">
                <w:rPr>
                  <w:lang w:val="en-US"/>
                </w:rPr>
                <w:delText>Defines the polymer required for a widget milling process segment.</w:delText>
              </w:r>
            </w:del>
          </w:p>
        </w:tc>
        <w:tc>
          <w:tcPr>
            <w:tcW w:w="1350" w:type="dxa"/>
          </w:tcPr>
          <w:p w14:paraId="221B4041" w14:textId="236BF924" w:rsidR="00F663EA" w:rsidRPr="001C220C" w:rsidDel="007617E4" w:rsidRDefault="00EE2F8C" w:rsidP="000563C9">
            <w:pPr>
              <w:pStyle w:val="TableNormal1"/>
              <w:keepNext w:val="0"/>
              <w:keepLines w:val="0"/>
              <w:spacing w:before="40"/>
              <w:rPr>
                <w:del w:id="8047" w:author="Charles Gifford" w:date="2017-03-20T16:14:00Z"/>
                <w:lang w:val="en-US"/>
              </w:rPr>
            </w:pPr>
            <w:del w:id="8048" w:author="Charles Gifford" w:date="2017-03-20T16:14:00Z">
              <w:r w:rsidRPr="001C220C" w:rsidDel="007617E4">
                <w:rPr>
                  <w:lang w:val="en-US"/>
                </w:rPr>
                <w:delText>Brushes required during motor maintenance</w:delText>
              </w:r>
            </w:del>
          </w:p>
        </w:tc>
        <w:tc>
          <w:tcPr>
            <w:tcW w:w="1080" w:type="dxa"/>
          </w:tcPr>
          <w:p w14:paraId="0A7CB105" w14:textId="0EC7142B" w:rsidR="00F663EA" w:rsidRPr="001C220C" w:rsidDel="007617E4" w:rsidRDefault="00EE2F8C" w:rsidP="000563C9">
            <w:pPr>
              <w:pStyle w:val="TableNormal1"/>
              <w:keepNext w:val="0"/>
              <w:keepLines w:val="0"/>
              <w:spacing w:before="40"/>
              <w:rPr>
                <w:del w:id="8049" w:author="Charles Gifford" w:date="2017-03-20T16:14:00Z"/>
                <w:lang w:val="en-US"/>
              </w:rPr>
            </w:pPr>
            <w:del w:id="8050" w:author="Charles Gifford" w:date="2017-03-20T16:14:00Z">
              <w:r w:rsidRPr="001C220C" w:rsidDel="007617E4">
                <w:rPr>
                  <w:lang w:val="en-US"/>
                </w:rPr>
                <w:delText>Disposable sample holder</w:delText>
              </w:r>
            </w:del>
          </w:p>
        </w:tc>
        <w:tc>
          <w:tcPr>
            <w:tcW w:w="1229" w:type="dxa"/>
          </w:tcPr>
          <w:p w14:paraId="6C9FB127" w14:textId="499E29DB" w:rsidR="00F663EA" w:rsidRPr="001C220C" w:rsidDel="007617E4" w:rsidRDefault="00F82862" w:rsidP="000563C9">
            <w:pPr>
              <w:pStyle w:val="TableNormal1"/>
              <w:keepNext w:val="0"/>
              <w:keepLines w:val="0"/>
              <w:spacing w:before="40"/>
              <w:rPr>
                <w:del w:id="8051" w:author="Charles Gifford" w:date="2017-03-20T16:14:00Z"/>
                <w:lang w:val="en-US"/>
              </w:rPr>
            </w:pPr>
            <w:del w:id="8052" w:author="Charles Gifford" w:date="2017-03-20T16:14:00Z">
              <w:r w:rsidRPr="001C220C" w:rsidDel="007617E4">
                <w:rPr>
                  <w:lang w:val="en-US"/>
                </w:rPr>
                <w:delText>Pallet used for storage</w:delText>
              </w:r>
            </w:del>
          </w:p>
        </w:tc>
      </w:tr>
      <w:tr w:rsidR="00F67980" w:rsidRPr="001C220C" w:rsidDel="007617E4" w14:paraId="0621EF15" w14:textId="0A0C89BA" w:rsidTr="000563C9">
        <w:trPr>
          <w:cantSplit/>
          <w:jc w:val="center"/>
          <w:del w:id="8053" w:author="Charles Gifford" w:date="2017-03-20T16:14:00Z"/>
        </w:trPr>
        <w:tc>
          <w:tcPr>
            <w:tcW w:w="1269" w:type="dxa"/>
          </w:tcPr>
          <w:p w14:paraId="7B9F58D8" w14:textId="71CB89C4" w:rsidR="00F67980" w:rsidRPr="001C220C" w:rsidDel="007617E4" w:rsidRDefault="00F67980" w:rsidP="000563C9">
            <w:pPr>
              <w:pStyle w:val="TableNormal1"/>
              <w:keepNext w:val="0"/>
              <w:keepLines w:val="0"/>
              <w:rPr>
                <w:del w:id="8054" w:author="Charles Gifford" w:date="2017-03-20T16:14:00Z"/>
                <w:lang w:val="en-US"/>
              </w:rPr>
            </w:pPr>
            <w:ins w:id="8055" w:author="Dennis Brandl" w:date="2015-08-17T10:54:00Z">
              <w:del w:id="8056" w:author="Charles Gifford" w:date="2017-03-20T16:14:00Z">
                <w:r w:rsidDel="007617E4">
                  <w:rPr>
                    <w:lang w:val="en-US"/>
                  </w:rPr>
                  <w:delText xml:space="preserve">Hierarchy </w:delText>
                </w:r>
              </w:del>
            </w:ins>
            <w:del w:id="8057" w:author="Charles Gifford" w:date="2017-03-20T16:14:00Z">
              <w:r w:rsidR="003357D0" w:rsidDel="007617E4">
                <w:rPr>
                  <w:lang w:val="en-US"/>
                </w:rPr>
                <w:delText>s</w:delText>
              </w:r>
            </w:del>
            <w:ins w:id="8058" w:author="Dennis Brandl" w:date="2015-08-17T10:54:00Z">
              <w:del w:id="8059" w:author="Charles Gifford" w:date="2017-03-20T16:14:00Z">
                <w:r w:rsidDel="007617E4">
                  <w:rPr>
                    <w:lang w:val="en-US"/>
                  </w:rPr>
                  <w:delText>cope</w:delText>
                </w:r>
              </w:del>
            </w:ins>
          </w:p>
        </w:tc>
        <w:tc>
          <w:tcPr>
            <w:tcW w:w="2880" w:type="dxa"/>
          </w:tcPr>
          <w:p w14:paraId="2B204C1C" w14:textId="28711246" w:rsidR="00F67980" w:rsidRPr="001C220C" w:rsidDel="007617E4" w:rsidRDefault="00F67980" w:rsidP="000563C9">
            <w:pPr>
              <w:pStyle w:val="TableNormal1"/>
              <w:keepNext w:val="0"/>
              <w:keepLines w:val="0"/>
              <w:rPr>
                <w:ins w:id="8060" w:author="Dennis Brandl" w:date="2015-08-17T10:54:00Z"/>
                <w:del w:id="8061" w:author="Charles Gifford" w:date="2017-03-20T16:14:00Z"/>
                <w:lang w:val="en-US"/>
              </w:rPr>
            </w:pPr>
            <w:ins w:id="8062" w:author="Dennis Brandl" w:date="2015-08-17T10:54:00Z">
              <w:del w:id="8063" w:author="Charles Gifford" w:date="2017-03-20T16:14:00Z">
                <w:r w:rsidRPr="001C220C" w:rsidDel="007617E4">
                  <w:rPr>
                    <w:lang w:val="en-US"/>
                  </w:rPr>
                  <w:delText xml:space="preserve">Identifies where the exchanged information fits within the role based equipment hierarchy. </w:delText>
                </w:r>
              </w:del>
            </w:ins>
          </w:p>
          <w:p w14:paraId="1114888B" w14:textId="217CA14C" w:rsidR="00F67980" w:rsidRPr="001C220C" w:rsidDel="007617E4" w:rsidRDefault="00F67980" w:rsidP="000563C9">
            <w:pPr>
              <w:pStyle w:val="TableNormal1"/>
              <w:keepNext w:val="0"/>
              <w:keepLines w:val="0"/>
              <w:rPr>
                <w:del w:id="8064" w:author="Charles Gifford" w:date="2017-03-20T16:14:00Z"/>
                <w:lang w:val="en-US"/>
              </w:rPr>
            </w:pPr>
            <w:ins w:id="8065" w:author="Dennis Brandl" w:date="2015-08-17T10:54:00Z">
              <w:del w:id="8066" w:author="Charles Gifford" w:date="2017-03-20T16:14:00Z">
                <w:r w:rsidRPr="001C220C" w:rsidDel="007617E4">
                  <w:rPr>
                    <w:lang w:val="en-US"/>
                  </w:rPr>
                  <w:delText xml:space="preserve">Optionally defines the scope of the </w:delText>
                </w:r>
              </w:del>
            </w:ins>
            <w:del w:id="8067" w:author="Charles Gifford" w:date="2017-03-20T16:14:00Z">
              <w:r w:rsidR="000A5301" w:rsidDel="007617E4">
                <w:rPr>
                  <w:lang w:val="en-US"/>
                </w:rPr>
                <w:delText>object</w:delText>
              </w:r>
              <w:r w:rsidRPr="001C220C" w:rsidDel="007617E4">
                <w:rPr>
                  <w:lang w:val="en-US"/>
                </w:rPr>
                <w:delText>, such as the site or area</w:delText>
              </w:r>
              <w:r w:rsidR="000A5301" w:rsidDel="007617E4">
                <w:rPr>
                  <w:lang w:val="en-US"/>
                </w:rPr>
                <w:delText>.</w:delText>
              </w:r>
              <w:r w:rsidRPr="001C220C" w:rsidDel="007617E4">
                <w:rPr>
                  <w:lang w:val="en-US"/>
                </w:rPr>
                <w:delText>.</w:delText>
              </w:r>
            </w:del>
          </w:p>
        </w:tc>
        <w:tc>
          <w:tcPr>
            <w:tcW w:w="1238" w:type="dxa"/>
          </w:tcPr>
          <w:p w14:paraId="5BC70314" w14:textId="77B78AB3" w:rsidR="00F67980" w:rsidRPr="001C220C" w:rsidDel="007617E4" w:rsidRDefault="00F67980" w:rsidP="000563C9">
            <w:pPr>
              <w:pStyle w:val="TableNormal1"/>
              <w:keepNext w:val="0"/>
              <w:keepLines w:val="0"/>
              <w:rPr>
                <w:del w:id="8068" w:author="Charles Gifford" w:date="2017-03-20T16:14:00Z"/>
                <w:lang w:val="en-US"/>
              </w:rPr>
            </w:pPr>
            <w:ins w:id="8069" w:author="Dennis Brandl" w:date="2015-08-17T10:54:00Z">
              <w:del w:id="8070" w:author="Charles Gifford" w:date="2017-03-20T16:14:00Z">
                <w:r w:rsidRPr="001C220C" w:rsidDel="007617E4">
                  <w:rPr>
                    <w:lang w:val="en-US"/>
                  </w:rPr>
                  <w:delText>South Shore (Site) / Work Line (Area)</w:delText>
                </w:r>
              </w:del>
            </w:ins>
          </w:p>
        </w:tc>
        <w:tc>
          <w:tcPr>
            <w:tcW w:w="1350" w:type="dxa"/>
          </w:tcPr>
          <w:p w14:paraId="7CCDF426" w14:textId="63B15A39" w:rsidR="00F67980" w:rsidRPr="001C220C" w:rsidDel="007617E4" w:rsidRDefault="00F67980" w:rsidP="000563C9">
            <w:pPr>
              <w:pStyle w:val="TableNormal1"/>
              <w:keepNext w:val="0"/>
              <w:keepLines w:val="0"/>
              <w:spacing w:before="40"/>
              <w:rPr>
                <w:del w:id="8071" w:author="Charles Gifford" w:date="2017-03-20T16:14:00Z"/>
                <w:lang w:val="en-US"/>
              </w:rPr>
            </w:pPr>
            <w:ins w:id="8072" w:author="Dennis Brandl" w:date="2015-08-17T10:54:00Z">
              <w:del w:id="8073" w:author="Charles Gifford" w:date="2017-03-20T16:14:00Z">
                <w:r w:rsidRPr="001C220C" w:rsidDel="007617E4">
                  <w:rPr>
                    <w:lang w:val="en-US"/>
                  </w:rPr>
                  <w:delText>South Shore (SITE) / Packaging (Area)</w:delText>
                </w:r>
              </w:del>
            </w:ins>
          </w:p>
        </w:tc>
        <w:tc>
          <w:tcPr>
            <w:tcW w:w="1080" w:type="dxa"/>
          </w:tcPr>
          <w:p w14:paraId="041C4680" w14:textId="7B510071" w:rsidR="00F67980" w:rsidRPr="001C220C" w:rsidDel="007617E4" w:rsidRDefault="00F67980" w:rsidP="000563C9">
            <w:pPr>
              <w:pStyle w:val="TableNormal1"/>
              <w:keepNext w:val="0"/>
              <w:keepLines w:val="0"/>
              <w:spacing w:before="40"/>
              <w:rPr>
                <w:del w:id="8074" w:author="Charles Gifford" w:date="2017-03-20T16:14:00Z"/>
                <w:lang w:val="en-US"/>
              </w:rPr>
            </w:pPr>
            <w:ins w:id="8075" w:author="Dennis Brandl" w:date="2015-08-17T10:54:00Z">
              <w:del w:id="8076" w:author="Charles Gifford" w:date="2017-03-20T16:14:00Z">
                <w:r w:rsidRPr="001C220C" w:rsidDel="007617E4">
                  <w:rPr>
                    <w:lang w:val="en-US"/>
                  </w:rPr>
                  <w:delText>Mixer Sample Port (Work Unit)</w:delText>
                </w:r>
              </w:del>
            </w:ins>
          </w:p>
        </w:tc>
        <w:tc>
          <w:tcPr>
            <w:tcW w:w="1229" w:type="dxa"/>
          </w:tcPr>
          <w:p w14:paraId="4BC9572B" w14:textId="03CA7C3B" w:rsidR="00F67980" w:rsidDel="007617E4" w:rsidRDefault="00F67980" w:rsidP="000563C9">
            <w:pPr>
              <w:pStyle w:val="TableNormal1"/>
              <w:keepNext w:val="0"/>
              <w:keepLines w:val="0"/>
              <w:spacing w:before="40"/>
              <w:rPr>
                <w:del w:id="8077" w:author="Charles Gifford" w:date="2017-03-20T16:14:00Z"/>
                <w:lang w:val="en-US"/>
              </w:rPr>
            </w:pPr>
            <w:ins w:id="8078" w:author="Dennis Brandl" w:date="2015-08-17T10:54:00Z">
              <w:del w:id="8079" w:author="Charles Gifford" w:date="2017-03-20T16:14:00Z">
                <w:r w:rsidRPr="001C220C" w:rsidDel="007617E4">
                  <w:rPr>
                    <w:lang w:val="en-US"/>
                  </w:rPr>
                  <w:delText>Receiving dock (Work Center)</w:delText>
                </w:r>
              </w:del>
            </w:ins>
          </w:p>
        </w:tc>
      </w:tr>
      <w:tr w:rsidR="00F67980" w:rsidRPr="001C220C" w:rsidDel="007617E4" w14:paraId="03790AE9" w14:textId="24A5F10E" w:rsidTr="000563C9">
        <w:trPr>
          <w:cantSplit/>
          <w:jc w:val="center"/>
          <w:del w:id="8080" w:author="Charles Gifford" w:date="2017-03-20T16:14:00Z"/>
        </w:trPr>
        <w:tc>
          <w:tcPr>
            <w:tcW w:w="1269" w:type="dxa"/>
          </w:tcPr>
          <w:p w14:paraId="373709DF" w14:textId="4FA6B4D6" w:rsidR="00F67980" w:rsidRPr="001C220C" w:rsidDel="007617E4" w:rsidRDefault="00F67980" w:rsidP="000563C9">
            <w:pPr>
              <w:pStyle w:val="TableNormal1"/>
              <w:keepNext w:val="0"/>
              <w:keepLines w:val="0"/>
              <w:rPr>
                <w:del w:id="8081" w:author="Charles Gifford" w:date="2017-03-20T16:14:00Z"/>
                <w:lang w:val="en-US"/>
              </w:rPr>
            </w:pPr>
            <w:del w:id="8082" w:author="Charles Gifford" w:date="2017-03-20T16:14:00Z">
              <w:r w:rsidRPr="001C220C" w:rsidDel="007617E4">
                <w:rPr>
                  <w:lang w:val="en-US"/>
                </w:rPr>
                <w:delText xml:space="preserve">Assembly </w:delText>
              </w:r>
              <w:r w:rsidR="003357D0" w:rsidDel="007617E4">
                <w:rPr>
                  <w:lang w:val="en-US"/>
                </w:rPr>
                <w:delText>t</w:delText>
              </w:r>
              <w:r w:rsidRPr="001C220C" w:rsidDel="007617E4">
                <w:rPr>
                  <w:lang w:val="en-US"/>
                </w:rPr>
                <w:delText>ype</w:delText>
              </w:r>
            </w:del>
          </w:p>
        </w:tc>
        <w:tc>
          <w:tcPr>
            <w:tcW w:w="2880" w:type="dxa"/>
          </w:tcPr>
          <w:p w14:paraId="55828F18" w14:textId="0D602157" w:rsidR="00F67980" w:rsidRPr="001C220C" w:rsidDel="007617E4" w:rsidRDefault="00F67980" w:rsidP="000563C9">
            <w:pPr>
              <w:pStyle w:val="TableNormal1"/>
              <w:keepNext w:val="0"/>
              <w:keepLines w:val="0"/>
              <w:spacing w:before="40"/>
              <w:rPr>
                <w:del w:id="8083" w:author="Charles Gifford" w:date="2017-03-20T16:14:00Z"/>
                <w:lang w:val="en-US"/>
              </w:rPr>
            </w:pPr>
            <w:del w:id="8084" w:author="Charles Gifford" w:date="2017-03-20T16:14:00Z">
              <w:r w:rsidDel="007617E4">
                <w:rPr>
                  <w:lang w:val="en-US"/>
                </w:rPr>
                <w:delText xml:space="preserve">Optional: </w:delText>
              </w:r>
              <w:r w:rsidRPr="001C220C" w:rsidDel="007617E4">
                <w:rPr>
                  <w:lang w:val="en-US"/>
                </w:rPr>
                <w:delText>Defines the type of the assembly. The defined types are:</w:delText>
              </w:r>
            </w:del>
          </w:p>
          <w:p w14:paraId="0CB878D1" w14:textId="3BEBBD14" w:rsidR="00F67980" w:rsidRPr="001C220C" w:rsidDel="007617E4" w:rsidRDefault="00F67980" w:rsidP="000563C9">
            <w:pPr>
              <w:pStyle w:val="TableNormal1"/>
              <w:keepNext w:val="0"/>
              <w:keepLines w:val="0"/>
              <w:spacing w:before="40"/>
              <w:rPr>
                <w:del w:id="8085" w:author="Charles Gifford" w:date="2017-03-20T16:14:00Z"/>
                <w:lang w:val="en-US"/>
              </w:rPr>
            </w:pPr>
            <w:del w:id="8086" w:author="Charles Gifford" w:date="2017-03-20T16:14:00Z">
              <w:r w:rsidRPr="001C220C" w:rsidDel="007617E4">
                <w:rPr>
                  <w:lang w:val="en-US"/>
                </w:rPr>
                <w:delText xml:space="preserve">Physical – The components of the assembly are physically connected or in the same area. </w:delText>
              </w:r>
            </w:del>
          </w:p>
          <w:p w14:paraId="1BFFAF63" w14:textId="63F6B3FD" w:rsidR="00F67980" w:rsidRPr="001C220C" w:rsidDel="007617E4" w:rsidRDefault="00F67980" w:rsidP="000563C9">
            <w:pPr>
              <w:pStyle w:val="TableNormal1"/>
              <w:keepNext w:val="0"/>
              <w:keepLines w:val="0"/>
              <w:rPr>
                <w:del w:id="8087" w:author="Charles Gifford" w:date="2017-03-20T16:14:00Z"/>
                <w:lang w:val="en-US"/>
              </w:rPr>
            </w:pPr>
            <w:del w:id="8088" w:author="Charles Gifford" w:date="2017-03-20T16:14:00Z">
              <w:r w:rsidRPr="001C220C" w:rsidDel="007617E4">
                <w:rPr>
                  <w:lang w:val="en-US"/>
                </w:rPr>
                <w:delText xml:space="preserve">Logical – The components of the assembly are not necessarily physically connected or in the same area. </w:delText>
              </w:r>
            </w:del>
          </w:p>
        </w:tc>
        <w:tc>
          <w:tcPr>
            <w:tcW w:w="1238" w:type="dxa"/>
          </w:tcPr>
          <w:p w14:paraId="3AF82B0D" w14:textId="0A63CE20" w:rsidR="00F67980" w:rsidRPr="001C220C" w:rsidDel="007617E4" w:rsidRDefault="00F67980" w:rsidP="000563C9">
            <w:pPr>
              <w:pStyle w:val="TableNormal1"/>
              <w:keepNext w:val="0"/>
              <w:keepLines w:val="0"/>
              <w:rPr>
                <w:del w:id="8089" w:author="Charles Gifford" w:date="2017-03-20T16:14:00Z"/>
                <w:lang w:val="en-US"/>
              </w:rPr>
            </w:pPr>
            <w:del w:id="8090" w:author="Charles Gifford" w:date="2017-03-20T16:14:00Z">
              <w:r w:rsidRPr="001C220C" w:rsidDel="007617E4">
                <w:rPr>
                  <w:lang w:val="en-US"/>
                </w:rPr>
                <w:delText>Physical</w:delText>
              </w:r>
            </w:del>
          </w:p>
        </w:tc>
        <w:tc>
          <w:tcPr>
            <w:tcW w:w="1350" w:type="dxa"/>
          </w:tcPr>
          <w:p w14:paraId="5D987381" w14:textId="31E7539A" w:rsidR="00F67980" w:rsidRPr="001C220C" w:rsidDel="007617E4" w:rsidRDefault="00F67980" w:rsidP="000563C9">
            <w:pPr>
              <w:pStyle w:val="TableNormal1"/>
              <w:keepNext w:val="0"/>
              <w:keepLines w:val="0"/>
              <w:spacing w:before="40"/>
              <w:rPr>
                <w:del w:id="8091" w:author="Charles Gifford" w:date="2017-03-20T16:14:00Z"/>
                <w:lang w:val="en-US"/>
              </w:rPr>
            </w:pPr>
            <w:del w:id="8092" w:author="Charles Gifford" w:date="2017-03-20T16:14:00Z">
              <w:r w:rsidRPr="001C220C" w:rsidDel="007617E4">
                <w:rPr>
                  <w:lang w:val="en-US"/>
                </w:rPr>
                <w:delText>Physical</w:delText>
              </w:r>
            </w:del>
          </w:p>
        </w:tc>
        <w:tc>
          <w:tcPr>
            <w:tcW w:w="1080" w:type="dxa"/>
          </w:tcPr>
          <w:p w14:paraId="3C93F747" w14:textId="127F1AB5" w:rsidR="00F67980" w:rsidRPr="001C220C" w:rsidDel="007617E4" w:rsidRDefault="00F67980" w:rsidP="000563C9">
            <w:pPr>
              <w:pStyle w:val="TableNormal1"/>
              <w:keepNext w:val="0"/>
              <w:keepLines w:val="0"/>
              <w:spacing w:before="40"/>
              <w:rPr>
                <w:del w:id="8093" w:author="Charles Gifford" w:date="2017-03-20T16:14:00Z"/>
                <w:lang w:val="en-US"/>
              </w:rPr>
            </w:pPr>
            <w:del w:id="8094" w:author="Charles Gifford" w:date="2017-03-20T16:14:00Z">
              <w:r w:rsidRPr="001C220C" w:rsidDel="007617E4">
                <w:rPr>
                  <w:lang w:val="en-US"/>
                </w:rPr>
                <w:delText>Logical</w:delText>
              </w:r>
            </w:del>
          </w:p>
        </w:tc>
        <w:tc>
          <w:tcPr>
            <w:tcW w:w="1229" w:type="dxa"/>
          </w:tcPr>
          <w:p w14:paraId="1382295A" w14:textId="31304A7A" w:rsidR="00F67980" w:rsidRPr="001C220C" w:rsidDel="007617E4" w:rsidRDefault="00F67980" w:rsidP="000563C9">
            <w:pPr>
              <w:pStyle w:val="TableNormal1"/>
              <w:keepNext w:val="0"/>
              <w:keepLines w:val="0"/>
              <w:spacing w:before="40"/>
              <w:rPr>
                <w:del w:id="8095" w:author="Charles Gifford" w:date="2017-03-20T16:14:00Z"/>
                <w:lang w:val="en-US"/>
              </w:rPr>
            </w:pPr>
            <w:del w:id="8096" w:author="Charles Gifford" w:date="2017-03-20T16:14:00Z">
              <w:r w:rsidRPr="001C220C" w:rsidDel="007617E4">
                <w:rPr>
                  <w:lang w:val="en-US"/>
                </w:rPr>
                <w:delText>Physical</w:delText>
              </w:r>
            </w:del>
          </w:p>
        </w:tc>
      </w:tr>
      <w:tr w:rsidR="00F67980" w:rsidRPr="001C220C" w:rsidDel="007617E4" w14:paraId="2D5FAE4F" w14:textId="26A7F3A6" w:rsidTr="000563C9">
        <w:trPr>
          <w:cantSplit/>
          <w:jc w:val="center"/>
          <w:del w:id="8097" w:author="Charles Gifford" w:date="2017-03-20T16:14:00Z"/>
        </w:trPr>
        <w:tc>
          <w:tcPr>
            <w:tcW w:w="1269" w:type="dxa"/>
          </w:tcPr>
          <w:p w14:paraId="55A43C5F" w14:textId="517274B2" w:rsidR="00F67980" w:rsidRPr="001C220C" w:rsidDel="007617E4" w:rsidRDefault="00F67980" w:rsidP="000563C9">
            <w:pPr>
              <w:pStyle w:val="TableNormal1"/>
              <w:keepNext w:val="0"/>
              <w:keepLines w:val="0"/>
              <w:rPr>
                <w:del w:id="8098" w:author="Charles Gifford" w:date="2017-03-20T16:14:00Z"/>
                <w:lang w:val="en-US"/>
              </w:rPr>
            </w:pPr>
            <w:del w:id="8099" w:author="Charles Gifford" w:date="2017-03-20T16:14:00Z">
              <w:r w:rsidRPr="001C220C" w:rsidDel="007617E4">
                <w:rPr>
                  <w:lang w:val="en-US"/>
                </w:rPr>
                <w:delText xml:space="preserve">Assembly </w:delText>
              </w:r>
              <w:r w:rsidR="003357D0" w:rsidDel="007617E4">
                <w:rPr>
                  <w:lang w:val="en-US"/>
                </w:rPr>
                <w:delText>r</w:delText>
              </w:r>
              <w:r w:rsidRPr="001C220C" w:rsidDel="007617E4">
                <w:rPr>
                  <w:lang w:val="en-US"/>
                </w:rPr>
                <w:delText>elationship</w:delText>
              </w:r>
            </w:del>
          </w:p>
        </w:tc>
        <w:tc>
          <w:tcPr>
            <w:tcW w:w="2880" w:type="dxa"/>
          </w:tcPr>
          <w:p w14:paraId="18ACFD67" w14:textId="551D45D1" w:rsidR="00F67980" w:rsidRPr="001C220C" w:rsidDel="007617E4" w:rsidRDefault="00F67980" w:rsidP="000563C9">
            <w:pPr>
              <w:pStyle w:val="TableNormal1"/>
              <w:keepNext w:val="0"/>
              <w:keepLines w:val="0"/>
              <w:spacing w:before="40"/>
              <w:rPr>
                <w:del w:id="8100" w:author="Charles Gifford" w:date="2017-03-20T16:14:00Z"/>
                <w:lang w:val="en-US"/>
              </w:rPr>
            </w:pPr>
            <w:del w:id="8101" w:author="Charles Gifford" w:date="2017-03-20T16:14:00Z">
              <w:r w:rsidDel="007617E4">
                <w:rPr>
                  <w:lang w:val="en-US"/>
                </w:rPr>
                <w:delText xml:space="preserve">Optional: </w:delText>
              </w:r>
              <w:r w:rsidRPr="001C220C" w:rsidDel="007617E4">
                <w:rPr>
                  <w:lang w:val="en-US"/>
                </w:rPr>
                <w:delText>Defines the type of the relationships. The defined types are:</w:delText>
              </w:r>
            </w:del>
          </w:p>
          <w:p w14:paraId="3F8219AE" w14:textId="77B9EC60" w:rsidR="00F67980" w:rsidRPr="001C220C" w:rsidDel="007617E4" w:rsidRDefault="00F67980" w:rsidP="000563C9">
            <w:pPr>
              <w:pStyle w:val="TableNormal1"/>
              <w:keepNext w:val="0"/>
              <w:keepLines w:val="0"/>
              <w:spacing w:before="40"/>
              <w:rPr>
                <w:del w:id="8102" w:author="Charles Gifford" w:date="2017-03-20T16:14:00Z"/>
                <w:lang w:val="en-US"/>
              </w:rPr>
            </w:pPr>
            <w:del w:id="8103" w:author="Charles Gifford" w:date="2017-03-20T16:14:00Z">
              <w:r w:rsidRPr="001C220C" w:rsidDel="007617E4">
                <w:rPr>
                  <w:lang w:val="en-US"/>
                </w:rPr>
                <w:delText xml:space="preserve">Permanent – An assembly that is not intended to be split during the production process. </w:delText>
              </w:r>
            </w:del>
          </w:p>
          <w:p w14:paraId="7D200A10" w14:textId="32AE13C4" w:rsidR="00F67980" w:rsidRPr="001C220C" w:rsidDel="007617E4" w:rsidRDefault="00F67980" w:rsidP="000563C9">
            <w:pPr>
              <w:pStyle w:val="TableNormal1"/>
              <w:keepNext w:val="0"/>
              <w:keepLines w:val="0"/>
              <w:spacing w:before="40"/>
              <w:rPr>
                <w:del w:id="8104" w:author="Charles Gifford" w:date="2017-03-20T16:14:00Z"/>
                <w:lang w:val="en-US"/>
              </w:rPr>
            </w:pPr>
            <w:del w:id="8105" w:author="Charles Gifford" w:date="2017-03-20T16:14:00Z">
              <w:r w:rsidRPr="001C220C" w:rsidDel="007617E4">
                <w:rPr>
                  <w:lang w:val="en-US"/>
                </w:rPr>
                <w:delText>Transient – A temporary assembly using during production, such as a pallet of different materials or a batch kit.</w:delText>
              </w:r>
            </w:del>
          </w:p>
        </w:tc>
        <w:tc>
          <w:tcPr>
            <w:tcW w:w="1238" w:type="dxa"/>
          </w:tcPr>
          <w:p w14:paraId="512F108E" w14:textId="5B390777" w:rsidR="00F67980" w:rsidRPr="001C220C" w:rsidDel="007617E4" w:rsidRDefault="00F67980" w:rsidP="000563C9">
            <w:pPr>
              <w:pStyle w:val="TableNormal1"/>
              <w:keepNext w:val="0"/>
              <w:keepLines w:val="0"/>
              <w:rPr>
                <w:del w:id="8106" w:author="Charles Gifford" w:date="2017-03-20T16:14:00Z"/>
                <w:lang w:val="en-US"/>
              </w:rPr>
            </w:pPr>
            <w:del w:id="8107" w:author="Charles Gifford" w:date="2017-03-20T16:14:00Z">
              <w:r w:rsidRPr="001C220C" w:rsidDel="007617E4">
                <w:rPr>
                  <w:lang w:val="en-US"/>
                </w:rPr>
                <w:delText>Permanent</w:delText>
              </w:r>
            </w:del>
          </w:p>
        </w:tc>
        <w:tc>
          <w:tcPr>
            <w:tcW w:w="1350" w:type="dxa"/>
          </w:tcPr>
          <w:p w14:paraId="159B0476" w14:textId="35E04216" w:rsidR="00F67980" w:rsidRPr="001C220C" w:rsidDel="007617E4" w:rsidRDefault="00F67980" w:rsidP="000563C9">
            <w:pPr>
              <w:pStyle w:val="TableNormal1"/>
              <w:keepNext w:val="0"/>
              <w:keepLines w:val="0"/>
              <w:spacing w:before="40"/>
              <w:rPr>
                <w:del w:id="8108" w:author="Charles Gifford" w:date="2017-03-20T16:14:00Z"/>
                <w:lang w:val="en-US"/>
              </w:rPr>
            </w:pPr>
            <w:del w:id="8109" w:author="Charles Gifford" w:date="2017-03-20T16:14:00Z">
              <w:r w:rsidRPr="001C220C" w:rsidDel="007617E4">
                <w:rPr>
                  <w:lang w:val="en-US"/>
                </w:rPr>
                <w:delText>Transient</w:delText>
              </w:r>
            </w:del>
          </w:p>
        </w:tc>
        <w:tc>
          <w:tcPr>
            <w:tcW w:w="1080" w:type="dxa"/>
          </w:tcPr>
          <w:p w14:paraId="7706D36B" w14:textId="7754285F" w:rsidR="00F67980" w:rsidRPr="001C220C" w:rsidDel="007617E4" w:rsidRDefault="00F67980" w:rsidP="000563C9">
            <w:pPr>
              <w:pStyle w:val="TableNormal1"/>
              <w:keepNext w:val="0"/>
              <w:keepLines w:val="0"/>
              <w:spacing w:before="40"/>
              <w:rPr>
                <w:del w:id="8110" w:author="Charles Gifford" w:date="2017-03-20T16:14:00Z"/>
                <w:lang w:val="en-US"/>
              </w:rPr>
            </w:pPr>
            <w:del w:id="8111" w:author="Charles Gifford" w:date="2017-03-20T16:14:00Z">
              <w:r w:rsidRPr="001C220C" w:rsidDel="007617E4">
                <w:rPr>
                  <w:lang w:val="en-US"/>
                </w:rPr>
                <w:delText>Permanent</w:delText>
              </w:r>
            </w:del>
          </w:p>
        </w:tc>
        <w:tc>
          <w:tcPr>
            <w:tcW w:w="1229" w:type="dxa"/>
          </w:tcPr>
          <w:p w14:paraId="5BE9A4AF" w14:textId="729DB14E" w:rsidR="00F67980" w:rsidRPr="001C220C" w:rsidDel="007617E4" w:rsidRDefault="00F67980" w:rsidP="000563C9">
            <w:pPr>
              <w:pStyle w:val="TableNormal1"/>
              <w:keepNext w:val="0"/>
              <w:keepLines w:val="0"/>
              <w:spacing w:before="40"/>
              <w:rPr>
                <w:del w:id="8112" w:author="Charles Gifford" w:date="2017-03-20T16:14:00Z"/>
                <w:lang w:val="en-US"/>
              </w:rPr>
            </w:pPr>
            <w:del w:id="8113" w:author="Charles Gifford" w:date="2017-03-20T16:14:00Z">
              <w:r w:rsidRPr="001C220C" w:rsidDel="007617E4">
                <w:rPr>
                  <w:lang w:val="en-US"/>
                </w:rPr>
                <w:delText>Transient</w:delText>
              </w:r>
            </w:del>
          </w:p>
        </w:tc>
      </w:tr>
      <w:tr w:rsidR="00F67980" w:rsidRPr="001C220C" w:rsidDel="007617E4" w14:paraId="4CC5F655" w14:textId="2AA7F7E4" w:rsidTr="000563C9">
        <w:trPr>
          <w:cantSplit/>
          <w:jc w:val="center"/>
          <w:del w:id="8114" w:author="Charles Gifford" w:date="2017-03-20T16:14:00Z"/>
        </w:trPr>
        <w:tc>
          <w:tcPr>
            <w:tcW w:w="1269" w:type="dxa"/>
          </w:tcPr>
          <w:p w14:paraId="4AAED348" w14:textId="01340E6D" w:rsidR="00F67980" w:rsidRPr="001C220C" w:rsidDel="007617E4" w:rsidRDefault="00F67980" w:rsidP="000563C9">
            <w:pPr>
              <w:pStyle w:val="TableNormal1"/>
              <w:keepNext w:val="0"/>
              <w:keepLines w:val="0"/>
              <w:rPr>
                <w:del w:id="8115" w:author="Charles Gifford" w:date="2017-03-20T16:14:00Z"/>
                <w:lang w:val="en-US"/>
              </w:rPr>
            </w:pPr>
            <w:del w:id="8116" w:author="Charles Gifford" w:date="2017-03-20T16:14:00Z">
              <w:r w:rsidRPr="001C220C" w:rsidDel="007617E4">
                <w:rPr>
                  <w:lang w:val="en-US"/>
                </w:rPr>
                <w:delText xml:space="preserve">Material </w:delText>
              </w:r>
              <w:r w:rsidR="003357D0" w:rsidDel="007617E4">
                <w:rPr>
                  <w:lang w:val="en-US"/>
                </w:rPr>
                <w:delText>u</w:delText>
              </w:r>
              <w:r w:rsidRPr="001C220C" w:rsidDel="007617E4">
                <w:rPr>
                  <w:lang w:val="en-US"/>
                </w:rPr>
                <w:delText>se</w:delText>
              </w:r>
            </w:del>
          </w:p>
        </w:tc>
        <w:tc>
          <w:tcPr>
            <w:tcW w:w="2880" w:type="dxa"/>
          </w:tcPr>
          <w:p w14:paraId="2FEC4F0B" w14:textId="451A15DB" w:rsidR="00F67980" w:rsidRPr="001C220C" w:rsidDel="007617E4" w:rsidRDefault="00F67980" w:rsidP="000563C9">
            <w:pPr>
              <w:pStyle w:val="TableNormal1"/>
              <w:keepNext w:val="0"/>
              <w:keepLines w:val="0"/>
              <w:rPr>
                <w:del w:id="8117" w:author="Charles Gifford" w:date="2017-03-20T16:14:00Z"/>
                <w:lang w:val="en-US"/>
              </w:rPr>
            </w:pPr>
            <w:del w:id="8118" w:author="Charles Gifford" w:date="2017-03-20T16:14:00Z">
              <w:r w:rsidRPr="001C220C" w:rsidDel="007617E4">
                <w:rPr>
                  <w:lang w:val="en-US"/>
                </w:rPr>
                <w:delText xml:space="preserve">Defines the material use. </w:delText>
              </w:r>
            </w:del>
          </w:p>
          <w:p w14:paraId="17A12354" w14:textId="645FDE41" w:rsidR="003D1119" w:rsidDel="007617E4" w:rsidRDefault="003E34F8" w:rsidP="000563C9">
            <w:pPr>
              <w:pStyle w:val="TableNormal1"/>
              <w:keepNext w:val="0"/>
              <w:keepLines w:val="0"/>
              <w:rPr>
                <w:del w:id="8119" w:author="Charles Gifford" w:date="2017-03-20T16:14:00Z"/>
                <w:lang w:val="en-US"/>
              </w:rPr>
            </w:pPr>
            <w:del w:id="8120" w:author="Charles Gifford" w:date="2017-03-20T16:14:00Z">
              <w:r w:rsidDel="007617E4">
                <w:rPr>
                  <w:lang w:val="en-US"/>
                </w:rPr>
                <w:delText>Defined values f</w:delText>
              </w:r>
              <w:r w:rsidR="00F67980" w:rsidRPr="001C220C" w:rsidDel="007617E4">
                <w:rPr>
                  <w:lang w:val="en-US"/>
                </w:rPr>
                <w:delText xml:space="preserve">or production </w:delText>
              </w:r>
              <w:r w:rsidR="00263B33" w:rsidDel="007617E4">
                <w:rPr>
                  <w:lang w:val="en-US"/>
                </w:rPr>
                <w:delText>operations</w:delText>
              </w:r>
              <w:r w:rsidR="00F67980" w:rsidRPr="001C220C" w:rsidDel="007617E4">
                <w:rPr>
                  <w:lang w:val="en-US"/>
                </w:rPr>
                <w:delText xml:space="preserve"> are: </w:delText>
              </w:r>
              <w:r w:rsidR="00263B33" w:rsidDel="007617E4">
                <w:rPr>
                  <w:lang w:val="en-US"/>
                </w:rPr>
                <w:delText xml:space="preserve"> </w:delText>
              </w:r>
            </w:del>
          </w:p>
          <w:p w14:paraId="082C9008" w14:textId="3997C186" w:rsidR="00610230" w:rsidRPr="001C220C" w:rsidDel="007617E4" w:rsidRDefault="00F67980" w:rsidP="000563C9">
            <w:pPr>
              <w:pStyle w:val="TableNormal1"/>
              <w:keepNext w:val="0"/>
              <w:keepLines w:val="0"/>
              <w:rPr>
                <w:del w:id="8121" w:author="Charles Gifford" w:date="2017-03-20T16:14:00Z"/>
                <w:lang w:val="en-US"/>
              </w:rPr>
            </w:pPr>
            <w:del w:id="8122" w:author="Charles Gifford" w:date="2017-03-20T16:14:00Z">
              <w:r w:rsidRPr="001C220C" w:rsidDel="007617E4">
                <w:rPr>
                  <w:lang w:val="en-US"/>
                </w:rPr>
                <w:delText xml:space="preserve">Consumable, </w:delText>
              </w:r>
              <w:r w:rsidR="004536BA" w:rsidDel="007617E4">
                <w:rPr>
                  <w:lang w:val="en-US"/>
                </w:rPr>
                <w:delText>m</w:delText>
              </w:r>
              <w:r w:rsidRPr="001C220C" w:rsidDel="007617E4">
                <w:rPr>
                  <w:lang w:val="en-US"/>
                </w:rPr>
                <w:delText xml:space="preserve">aterial </w:delText>
              </w:r>
              <w:r w:rsidR="004536BA" w:rsidDel="007617E4">
                <w:rPr>
                  <w:lang w:val="en-US"/>
                </w:rPr>
                <w:delText>c</w:delText>
              </w:r>
              <w:r w:rsidRPr="001C220C" w:rsidDel="007617E4">
                <w:rPr>
                  <w:lang w:val="en-US"/>
                </w:rPr>
                <w:delText xml:space="preserve">onsumed, </w:delText>
              </w:r>
              <w:r w:rsidR="004536BA" w:rsidDel="007617E4">
                <w:rPr>
                  <w:lang w:val="en-US"/>
                </w:rPr>
                <w:delText>m</w:delText>
              </w:r>
              <w:r w:rsidRPr="001C220C" w:rsidDel="007617E4">
                <w:rPr>
                  <w:lang w:val="en-US"/>
                </w:rPr>
                <w:delText xml:space="preserve">aterial </w:delText>
              </w:r>
              <w:r w:rsidR="004536BA" w:rsidDel="007617E4">
                <w:rPr>
                  <w:lang w:val="en-US"/>
                </w:rPr>
                <w:delText>p</w:delText>
              </w:r>
              <w:r w:rsidRPr="001C220C" w:rsidDel="007617E4">
                <w:rPr>
                  <w:lang w:val="en-US"/>
                </w:rPr>
                <w:delText>roduced</w:delText>
              </w:r>
              <w:r w:rsidDel="007617E4">
                <w:rPr>
                  <w:lang w:val="en-US"/>
                </w:rPr>
                <w:delText xml:space="preserve">, </w:delText>
              </w:r>
              <w:r w:rsidR="004536BA" w:rsidDel="007617E4">
                <w:rPr>
                  <w:lang w:val="en-US"/>
                </w:rPr>
                <w:delText>b</w:delText>
              </w:r>
            </w:del>
            <w:ins w:id="8123" w:author="Dennis Brandl" w:date="2015-09-05T16:29:00Z">
              <w:del w:id="8124" w:author="Charles Gifford" w:date="2017-03-20T16:14:00Z">
                <w:r w:rsidDel="007617E4">
                  <w:rPr>
                    <w:lang w:val="en-US"/>
                  </w:rPr>
                  <w:delText xml:space="preserve">y-product produced, </w:delText>
                </w:r>
              </w:del>
            </w:ins>
            <w:del w:id="8125" w:author="Charles Gifford" w:date="2017-03-20T16:14:00Z">
              <w:r w:rsidR="004536BA" w:rsidDel="007617E4">
                <w:rPr>
                  <w:lang w:val="en-US"/>
                </w:rPr>
                <w:delText>c</w:delText>
              </w:r>
            </w:del>
            <w:ins w:id="8126" w:author="Dennis Brandl" w:date="2015-09-05T16:29:00Z">
              <w:del w:id="8127" w:author="Charles Gifford" w:date="2017-03-20T16:14:00Z">
                <w:r w:rsidDel="007617E4">
                  <w:rPr>
                    <w:lang w:val="en-US"/>
                  </w:rPr>
                  <w:delText>o-product produced</w:delText>
                </w:r>
              </w:del>
            </w:ins>
          </w:p>
        </w:tc>
        <w:tc>
          <w:tcPr>
            <w:tcW w:w="1238" w:type="dxa"/>
          </w:tcPr>
          <w:p w14:paraId="309E3C9A" w14:textId="1793EFB9" w:rsidR="00F67980" w:rsidRPr="001C220C" w:rsidDel="007617E4" w:rsidRDefault="00F67980" w:rsidP="000563C9">
            <w:pPr>
              <w:pStyle w:val="TableNormal1"/>
              <w:keepNext w:val="0"/>
              <w:keepLines w:val="0"/>
              <w:rPr>
                <w:del w:id="8128" w:author="Charles Gifford" w:date="2017-03-20T16:14:00Z"/>
                <w:lang w:val="en-US"/>
              </w:rPr>
            </w:pPr>
            <w:del w:id="8129" w:author="Charles Gifford" w:date="2017-03-20T16:14:00Z">
              <w:r w:rsidRPr="001C220C" w:rsidDel="007617E4">
                <w:rPr>
                  <w:lang w:val="en-US"/>
                </w:rPr>
                <w:delText xml:space="preserve">Material </w:delText>
              </w:r>
              <w:r w:rsidR="00EC662F" w:rsidDel="007617E4">
                <w:rPr>
                  <w:lang w:val="en-US"/>
                </w:rPr>
                <w:delText>c</w:delText>
              </w:r>
              <w:r w:rsidRPr="001C220C" w:rsidDel="007617E4">
                <w:rPr>
                  <w:lang w:val="en-US"/>
                </w:rPr>
                <w:delText>onsumed</w:delText>
              </w:r>
            </w:del>
          </w:p>
        </w:tc>
        <w:tc>
          <w:tcPr>
            <w:tcW w:w="1350" w:type="dxa"/>
          </w:tcPr>
          <w:p w14:paraId="4187B48A" w14:textId="78482B56" w:rsidR="00F67980" w:rsidRPr="001C220C" w:rsidDel="007617E4" w:rsidRDefault="00F67980" w:rsidP="000563C9">
            <w:pPr>
              <w:pStyle w:val="TableNormal1"/>
              <w:keepNext w:val="0"/>
              <w:keepLines w:val="0"/>
              <w:spacing w:before="40"/>
              <w:rPr>
                <w:del w:id="8130" w:author="Charles Gifford" w:date="2017-03-20T16:14:00Z"/>
                <w:lang w:val="en-US"/>
              </w:rPr>
            </w:pPr>
            <w:del w:id="8131" w:author="Charles Gifford" w:date="2017-03-20T16:14:00Z">
              <w:r w:rsidRPr="001C220C" w:rsidDel="007617E4">
                <w:rPr>
                  <w:lang w:val="en-US"/>
                </w:rPr>
                <w:delText xml:space="preserve">Material </w:delText>
              </w:r>
              <w:r w:rsidR="00EC662F" w:rsidDel="007617E4">
                <w:rPr>
                  <w:lang w:val="en-US"/>
                </w:rPr>
                <w:delText>c</w:delText>
              </w:r>
              <w:r w:rsidRPr="001C220C" w:rsidDel="007617E4">
                <w:rPr>
                  <w:lang w:val="en-US"/>
                </w:rPr>
                <w:delText>onsumed</w:delText>
              </w:r>
            </w:del>
          </w:p>
        </w:tc>
        <w:tc>
          <w:tcPr>
            <w:tcW w:w="1080" w:type="dxa"/>
          </w:tcPr>
          <w:p w14:paraId="0E25EEBF" w14:textId="3EFE1CA3" w:rsidR="00F67980" w:rsidRPr="001C220C" w:rsidDel="007617E4" w:rsidRDefault="00F67980" w:rsidP="000563C9">
            <w:pPr>
              <w:pStyle w:val="TableNormal1"/>
              <w:keepNext w:val="0"/>
              <w:keepLines w:val="0"/>
              <w:spacing w:before="40"/>
              <w:rPr>
                <w:del w:id="8132" w:author="Charles Gifford" w:date="2017-03-20T16:14:00Z"/>
                <w:lang w:val="en-US"/>
              </w:rPr>
            </w:pPr>
            <w:del w:id="8133" w:author="Charles Gifford" w:date="2017-03-20T16:14:00Z">
              <w:r w:rsidRPr="001C220C" w:rsidDel="007617E4">
                <w:rPr>
                  <w:lang w:val="en-US"/>
                </w:rPr>
                <w:delText xml:space="preserve">Material </w:delText>
              </w:r>
              <w:r w:rsidR="00EC662F" w:rsidDel="007617E4">
                <w:rPr>
                  <w:lang w:val="en-US"/>
                </w:rPr>
                <w:delText>c</w:delText>
              </w:r>
              <w:r w:rsidRPr="001C220C" w:rsidDel="007617E4">
                <w:rPr>
                  <w:lang w:val="en-US"/>
                </w:rPr>
                <w:delText>onsumed</w:delText>
              </w:r>
            </w:del>
          </w:p>
        </w:tc>
        <w:tc>
          <w:tcPr>
            <w:tcW w:w="1229" w:type="dxa"/>
          </w:tcPr>
          <w:p w14:paraId="6044DC58" w14:textId="4BFC5725" w:rsidR="00F67980" w:rsidRPr="001C220C" w:rsidDel="007617E4" w:rsidRDefault="00F67980" w:rsidP="000563C9">
            <w:pPr>
              <w:pStyle w:val="TableNormal1"/>
              <w:keepNext w:val="0"/>
              <w:keepLines w:val="0"/>
              <w:spacing w:before="40"/>
              <w:rPr>
                <w:del w:id="8134" w:author="Charles Gifford" w:date="2017-03-20T16:14:00Z"/>
                <w:lang w:val="en-US"/>
              </w:rPr>
            </w:pPr>
            <w:del w:id="8135" w:author="Charles Gifford" w:date="2017-03-20T16:14:00Z">
              <w:r w:rsidRPr="001C220C" w:rsidDel="007617E4">
                <w:rPr>
                  <w:lang w:val="en-US"/>
                </w:rPr>
                <w:delText xml:space="preserve">Material </w:delText>
              </w:r>
              <w:r w:rsidR="00EC662F" w:rsidDel="007617E4">
                <w:rPr>
                  <w:lang w:val="en-US"/>
                </w:rPr>
                <w:delText>c</w:delText>
              </w:r>
              <w:r w:rsidRPr="001C220C" w:rsidDel="007617E4">
                <w:rPr>
                  <w:lang w:val="en-US"/>
                </w:rPr>
                <w:delText>onsumed</w:delText>
              </w:r>
            </w:del>
          </w:p>
        </w:tc>
      </w:tr>
      <w:tr w:rsidR="00F67980" w:rsidRPr="001C220C" w:rsidDel="007617E4" w14:paraId="58F5F2D9" w14:textId="138CAD72" w:rsidTr="000563C9">
        <w:trPr>
          <w:cantSplit/>
          <w:jc w:val="center"/>
          <w:del w:id="8136" w:author="Charles Gifford" w:date="2017-03-20T16:14:00Z"/>
        </w:trPr>
        <w:tc>
          <w:tcPr>
            <w:tcW w:w="1269" w:type="dxa"/>
          </w:tcPr>
          <w:p w14:paraId="6187F6F7" w14:textId="08DDAA51" w:rsidR="00F67980" w:rsidRPr="001C220C" w:rsidDel="007617E4" w:rsidRDefault="00F67980" w:rsidP="000563C9">
            <w:pPr>
              <w:pStyle w:val="TableNormal1"/>
              <w:keepNext w:val="0"/>
              <w:keepLines w:val="0"/>
              <w:rPr>
                <w:del w:id="8137" w:author="Charles Gifford" w:date="2017-03-20T16:14:00Z"/>
                <w:lang w:val="en-US"/>
              </w:rPr>
            </w:pPr>
            <w:del w:id="8138" w:author="Charles Gifford" w:date="2017-03-20T16:14:00Z">
              <w:r w:rsidRPr="001C220C" w:rsidDel="007617E4">
                <w:rPr>
                  <w:lang w:val="en-US"/>
                </w:rPr>
                <w:delText>Quantity</w:delText>
              </w:r>
            </w:del>
          </w:p>
        </w:tc>
        <w:tc>
          <w:tcPr>
            <w:tcW w:w="2880" w:type="dxa"/>
          </w:tcPr>
          <w:p w14:paraId="381A44A3" w14:textId="15A2664D" w:rsidR="00F67980" w:rsidRPr="001C220C" w:rsidDel="007617E4" w:rsidRDefault="00F67980" w:rsidP="000563C9">
            <w:pPr>
              <w:pStyle w:val="TableNormal1"/>
              <w:keepNext w:val="0"/>
              <w:keepLines w:val="0"/>
              <w:rPr>
                <w:del w:id="8139" w:author="Charles Gifford" w:date="2017-03-20T16:14:00Z"/>
                <w:lang w:val="en-US"/>
              </w:rPr>
            </w:pPr>
            <w:del w:id="8140" w:author="Charles Gifford" w:date="2017-03-20T16:14:00Z">
              <w:r w:rsidRPr="001C220C" w:rsidDel="007617E4">
                <w:rPr>
                  <w:lang w:val="en-US"/>
                </w:rPr>
                <w:delText>Specifies the amount of resources required.</w:delText>
              </w:r>
            </w:del>
          </w:p>
        </w:tc>
        <w:tc>
          <w:tcPr>
            <w:tcW w:w="1238" w:type="dxa"/>
          </w:tcPr>
          <w:p w14:paraId="62C7F210" w14:textId="02C97DFB" w:rsidR="00F67980" w:rsidRPr="001C220C" w:rsidDel="007617E4" w:rsidRDefault="00F67980" w:rsidP="000563C9">
            <w:pPr>
              <w:pStyle w:val="TableNormal1"/>
              <w:keepNext w:val="0"/>
              <w:keepLines w:val="0"/>
              <w:rPr>
                <w:del w:id="8141" w:author="Charles Gifford" w:date="2017-03-20T16:14:00Z"/>
                <w:lang w:val="en-US"/>
              </w:rPr>
            </w:pPr>
            <w:del w:id="8142" w:author="Charles Gifford" w:date="2017-03-20T16:14:00Z">
              <w:r w:rsidRPr="001C220C" w:rsidDel="007617E4">
                <w:rPr>
                  <w:lang w:val="en-US"/>
                </w:rPr>
                <w:delText>0</w:delText>
              </w:r>
              <w:r w:rsidDel="007617E4">
                <w:rPr>
                  <w:lang w:val="en-US"/>
                </w:rPr>
                <w:delText>,</w:delText>
              </w:r>
              <w:r w:rsidRPr="001C220C" w:rsidDel="007617E4">
                <w:rPr>
                  <w:lang w:val="en-US"/>
                </w:rPr>
                <w:delText>35</w:delText>
              </w:r>
            </w:del>
          </w:p>
        </w:tc>
        <w:tc>
          <w:tcPr>
            <w:tcW w:w="1350" w:type="dxa"/>
          </w:tcPr>
          <w:p w14:paraId="2B9E2947" w14:textId="06F2C3EE" w:rsidR="00F67980" w:rsidRPr="001C220C" w:rsidDel="007617E4" w:rsidRDefault="00F67980" w:rsidP="000563C9">
            <w:pPr>
              <w:pStyle w:val="TableNormal1"/>
              <w:keepNext w:val="0"/>
              <w:keepLines w:val="0"/>
              <w:spacing w:before="40"/>
              <w:rPr>
                <w:del w:id="8143" w:author="Charles Gifford" w:date="2017-03-20T16:14:00Z"/>
                <w:lang w:val="en-US"/>
              </w:rPr>
            </w:pPr>
            <w:del w:id="8144" w:author="Charles Gifford" w:date="2017-03-20T16:14:00Z">
              <w:r w:rsidRPr="001C220C" w:rsidDel="007617E4">
                <w:rPr>
                  <w:lang w:val="en-US"/>
                </w:rPr>
                <w:delText>6</w:delText>
              </w:r>
            </w:del>
          </w:p>
        </w:tc>
        <w:tc>
          <w:tcPr>
            <w:tcW w:w="1080" w:type="dxa"/>
          </w:tcPr>
          <w:p w14:paraId="6DA25DFC" w14:textId="2A53285A" w:rsidR="00F67980" w:rsidRPr="001C220C" w:rsidDel="007617E4" w:rsidRDefault="00F67980" w:rsidP="000563C9">
            <w:pPr>
              <w:pStyle w:val="TableNormal1"/>
              <w:keepNext w:val="0"/>
              <w:keepLines w:val="0"/>
              <w:spacing w:before="40"/>
              <w:rPr>
                <w:del w:id="8145" w:author="Charles Gifford" w:date="2017-03-20T16:14:00Z"/>
                <w:lang w:val="en-US"/>
              </w:rPr>
            </w:pPr>
            <w:del w:id="8146" w:author="Charles Gifford" w:date="2017-03-20T16:14:00Z">
              <w:r w:rsidRPr="001C220C" w:rsidDel="007617E4">
                <w:rPr>
                  <w:lang w:val="en-US"/>
                </w:rPr>
                <w:delText>1</w:delText>
              </w:r>
            </w:del>
          </w:p>
        </w:tc>
        <w:tc>
          <w:tcPr>
            <w:tcW w:w="1229" w:type="dxa"/>
          </w:tcPr>
          <w:p w14:paraId="08FC7A8C" w14:textId="538AEC00" w:rsidR="00F67980" w:rsidRPr="001C220C" w:rsidDel="007617E4" w:rsidRDefault="00F67980" w:rsidP="000563C9">
            <w:pPr>
              <w:pStyle w:val="TableNormal1"/>
              <w:keepNext w:val="0"/>
              <w:keepLines w:val="0"/>
              <w:spacing w:before="40"/>
              <w:rPr>
                <w:del w:id="8147" w:author="Charles Gifford" w:date="2017-03-20T16:14:00Z"/>
                <w:lang w:val="en-US"/>
              </w:rPr>
            </w:pPr>
            <w:del w:id="8148" w:author="Charles Gifford" w:date="2017-03-20T16:14:00Z">
              <w:r w:rsidDel="007617E4">
                <w:rPr>
                  <w:lang w:val="en-US"/>
                </w:rPr>
                <w:delText>(not applicable)</w:delText>
              </w:r>
            </w:del>
          </w:p>
        </w:tc>
      </w:tr>
      <w:tr w:rsidR="00F67980" w:rsidRPr="001C220C" w:rsidDel="007617E4" w14:paraId="40D3FFD2" w14:textId="1D84E751" w:rsidTr="000563C9">
        <w:trPr>
          <w:cantSplit/>
          <w:jc w:val="center"/>
          <w:del w:id="8149" w:author="Charles Gifford" w:date="2017-03-20T16:14:00Z"/>
        </w:trPr>
        <w:tc>
          <w:tcPr>
            <w:tcW w:w="1269" w:type="dxa"/>
          </w:tcPr>
          <w:p w14:paraId="6E724C31" w14:textId="3982E494" w:rsidR="00F67980" w:rsidRPr="001C220C" w:rsidDel="007617E4" w:rsidRDefault="00F67980" w:rsidP="000563C9">
            <w:pPr>
              <w:pStyle w:val="TableNormal1"/>
              <w:keepNext w:val="0"/>
              <w:keepLines w:val="0"/>
              <w:rPr>
                <w:del w:id="8150" w:author="Charles Gifford" w:date="2017-03-20T16:14:00Z"/>
                <w:lang w:val="en-US"/>
              </w:rPr>
            </w:pPr>
            <w:del w:id="8151" w:author="Charles Gifford" w:date="2017-03-20T16:14:00Z">
              <w:r w:rsidRPr="001C220C" w:rsidDel="007617E4">
                <w:rPr>
                  <w:lang w:val="en-US"/>
                </w:rPr>
                <w:delText xml:space="preserve">Quantity </w:delText>
              </w:r>
              <w:r w:rsidR="004536BA" w:rsidDel="007617E4">
                <w:rPr>
                  <w:lang w:val="en-US"/>
                </w:rPr>
                <w:delText>u</w:delText>
              </w:r>
              <w:r w:rsidRPr="001C220C" w:rsidDel="007617E4">
                <w:rPr>
                  <w:lang w:val="en-US"/>
                </w:rPr>
                <w:delText xml:space="preserve">nit of </w:delText>
              </w:r>
              <w:r w:rsidR="004536BA" w:rsidDel="007617E4">
                <w:rPr>
                  <w:lang w:val="en-US"/>
                </w:rPr>
                <w:delText>m</w:delText>
              </w:r>
              <w:r w:rsidRPr="001C220C" w:rsidDel="007617E4">
                <w:rPr>
                  <w:lang w:val="en-US"/>
                </w:rPr>
                <w:delText>easure</w:delText>
              </w:r>
            </w:del>
          </w:p>
        </w:tc>
        <w:tc>
          <w:tcPr>
            <w:tcW w:w="2880" w:type="dxa"/>
          </w:tcPr>
          <w:p w14:paraId="31E1DA14" w14:textId="6D87CAE5" w:rsidR="00F67980" w:rsidRPr="001C220C" w:rsidDel="007617E4" w:rsidRDefault="00F67980" w:rsidP="000563C9">
            <w:pPr>
              <w:pStyle w:val="TableNormal1"/>
              <w:keepNext w:val="0"/>
              <w:keepLines w:val="0"/>
              <w:rPr>
                <w:del w:id="8152" w:author="Charles Gifford" w:date="2017-03-20T16:14:00Z"/>
                <w:lang w:val="en-US"/>
              </w:rPr>
            </w:pPr>
            <w:del w:id="8153" w:author="Charles Gifford" w:date="2017-03-20T16:14:00Z">
              <w:r w:rsidRPr="001C220C" w:rsidDel="007617E4">
                <w:rPr>
                  <w:lang w:val="en-US"/>
                </w:rPr>
                <w:delText>The unit of measure of the associated property value, if applicable.</w:delText>
              </w:r>
            </w:del>
          </w:p>
        </w:tc>
        <w:tc>
          <w:tcPr>
            <w:tcW w:w="1238" w:type="dxa"/>
          </w:tcPr>
          <w:p w14:paraId="407808DB" w14:textId="02AFA049" w:rsidR="00F67980" w:rsidRPr="001C220C" w:rsidDel="007617E4" w:rsidRDefault="00F67980" w:rsidP="000563C9">
            <w:pPr>
              <w:pStyle w:val="TableNormal1"/>
              <w:keepNext w:val="0"/>
              <w:keepLines w:val="0"/>
              <w:rPr>
                <w:del w:id="8154" w:author="Charles Gifford" w:date="2017-03-20T16:14:00Z"/>
                <w:lang w:val="en-US"/>
              </w:rPr>
            </w:pPr>
            <w:del w:id="8155" w:author="Charles Gifford" w:date="2017-03-20T16:14:00Z">
              <w:r w:rsidRPr="001C220C" w:rsidDel="007617E4">
                <w:rPr>
                  <w:lang w:val="en-US"/>
                </w:rPr>
                <w:delText xml:space="preserve">Sheets </w:delText>
              </w:r>
              <w:r w:rsidRPr="001C220C" w:rsidDel="007617E4">
                <w:rPr>
                  <w:sz w:val="14"/>
                  <w:lang w:val="en-US"/>
                </w:rPr>
                <w:delText>/ piece</w:delText>
              </w:r>
            </w:del>
          </w:p>
        </w:tc>
        <w:tc>
          <w:tcPr>
            <w:tcW w:w="1350" w:type="dxa"/>
          </w:tcPr>
          <w:p w14:paraId="57F8A05C" w14:textId="26A4C3FF" w:rsidR="00F67980" w:rsidRPr="001C220C" w:rsidDel="007617E4" w:rsidRDefault="00F67980" w:rsidP="000563C9">
            <w:pPr>
              <w:pStyle w:val="TableNormal1"/>
              <w:keepNext w:val="0"/>
              <w:keepLines w:val="0"/>
              <w:spacing w:before="40"/>
              <w:rPr>
                <w:del w:id="8156" w:author="Charles Gifford" w:date="2017-03-20T16:14:00Z"/>
                <w:lang w:val="en-US"/>
              </w:rPr>
            </w:pPr>
            <w:del w:id="8157" w:author="Charles Gifford" w:date="2017-03-20T16:14:00Z">
              <w:r w:rsidRPr="001C220C" w:rsidDel="007617E4">
                <w:rPr>
                  <w:lang w:val="en-US"/>
                </w:rPr>
                <w:delText>Units</w:delText>
              </w:r>
            </w:del>
          </w:p>
        </w:tc>
        <w:tc>
          <w:tcPr>
            <w:tcW w:w="1080" w:type="dxa"/>
          </w:tcPr>
          <w:p w14:paraId="782CCB5A" w14:textId="19FFDF50" w:rsidR="00F67980" w:rsidRPr="001C220C" w:rsidDel="007617E4" w:rsidRDefault="00F67980" w:rsidP="000563C9">
            <w:pPr>
              <w:pStyle w:val="TableNormal1"/>
              <w:keepNext w:val="0"/>
              <w:keepLines w:val="0"/>
              <w:spacing w:before="40"/>
              <w:rPr>
                <w:del w:id="8158" w:author="Charles Gifford" w:date="2017-03-20T16:14:00Z"/>
                <w:lang w:val="en-US"/>
              </w:rPr>
            </w:pPr>
            <w:del w:id="8159" w:author="Charles Gifford" w:date="2017-03-20T16:14:00Z">
              <w:r w:rsidRPr="001C220C" w:rsidDel="007617E4">
                <w:rPr>
                  <w:lang w:val="en-US"/>
                </w:rPr>
                <w:delText>Units</w:delText>
              </w:r>
            </w:del>
          </w:p>
        </w:tc>
        <w:tc>
          <w:tcPr>
            <w:tcW w:w="1229" w:type="dxa"/>
          </w:tcPr>
          <w:p w14:paraId="6982250B" w14:textId="5323BFE0" w:rsidR="00F67980" w:rsidRPr="001C220C" w:rsidDel="007617E4" w:rsidRDefault="00F67980" w:rsidP="000563C9">
            <w:pPr>
              <w:pStyle w:val="TableNormal1"/>
              <w:keepNext w:val="0"/>
              <w:keepLines w:val="0"/>
              <w:spacing w:before="40"/>
              <w:rPr>
                <w:del w:id="8160" w:author="Charles Gifford" w:date="2017-03-20T16:14:00Z"/>
                <w:lang w:val="en-US"/>
              </w:rPr>
            </w:pPr>
            <w:del w:id="8161" w:author="Charles Gifford" w:date="2017-03-20T16:14:00Z">
              <w:r w:rsidDel="007617E4">
                <w:rPr>
                  <w:lang w:val="en-US"/>
                </w:rPr>
                <w:delText>(not applicable)</w:delText>
              </w:r>
            </w:del>
          </w:p>
        </w:tc>
      </w:tr>
      <w:tr w:rsidR="00F67980" w:rsidRPr="001C220C" w:rsidDel="007617E4" w14:paraId="39B75D08" w14:textId="483E935D" w:rsidTr="000563C9">
        <w:trPr>
          <w:cantSplit/>
          <w:jc w:val="center"/>
          <w:del w:id="8162" w:author="Charles Gifford" w:date="2017-03-20T16:14:00Z"/>
        </w:trPr>
        <w:tc>
          <w:tcPr>
            <w:tcW w:w="9046" w:type="dxa"/>
            <w:gridSpan w:val="6"/>
          </w:tcPr>
          <w:p w14:paraId="2009F98D" w14:textId="657B5A28" w:rsidR="00F67980" w:rsidDel="007617E4" w:rsidRDefault="00F67980" w:rsidP="000563C9">
            <w:pPr>
              <w:pStyle w:val="TableNormal1"/>
              <w:keepNext w:val="0"/>
              <w:keepLines w:val="0"/>
              <w:spacing w:before="40"/>
              <w:rPr>
                <w:del w:id="8163" w:author="Charles Gifford" w:date="2017-03-20T16:14:00Z"/>
                <w:lang w:val="en-US"/>
              </w:rPr>
            </w:pPr>
            <w:del w:id="8164" w:author="Charles Gifford" w:date="2017-03-20T16:14:00Z">
              <w:r w:rsidDel="007617E4">
                <w:rPr>
                  <w:lang w:val="en-US"/>
                </w:rPr>
                <w:delText> </w:delText>
              </w:r>
              <w:r w:rsidRPr="001C220C" w:rsidDel="007617E4">
                <w:rPr>
                  <w:lang w:val="en-US"/>
                </w:rPr>
                <w:delText xml:space="preserve">* Typically either a </w:delText>
              </w:r>
              <w:r w:rsidRPr="001C220C" w:rsidDel="007617E4">
                <w:rPr>
                  <w:i/>
                  <w:lang w:val="en-US"/>
                </w:rPr>
                <w:delText>material class</w:delText>
              </w:r>
              <w:r w:rsidRPr="001C220C" w:rsidDel="007617E4">
                <w:rPr>
                  <w:lang w:val="en-US"/>
                </w:rPr>
                <w:delText xml:space="preserve"> or</w:delText>
              </w:r>
              <w:r w:rsidRPr="001C220C" w:rsidDel="007617E4">
                <w:rPr>
                  <w:i/>
                  <w:lang w:val="en-US"/>
                </w:rPr>
                <w:delText xml:space="preserve"> material definition </w:delText>
              </w:r>
              <w:r w:rsidRPr="001C220C" w:rsidDel="007617E4">
                <w:rPr>
                  <w:lang w:val="en-US"/>
                </w:rPr>
                <w:delText>is specified.</w:delText>
              </w:r>
            </w:del>
          </w:p>
        </w:tc>
      </w:tr>
    </w:tbl>
    <w:p w14:paraId="16AA4936" w14:textId="6415A0B5" w:rsidR="00735A79" w:rsidRPr="001C220C" w:rsidDel="007617E4" w:rsidRDefault="00735A79" w:rsidP="00D3451A">
      <w:pPr>
        <w:pStyle w:val="PARAGRAPH"/>
        <w:rPr>
          <w:del w:id="8165" w:author="Charles Gifford" w:date="2017-03-20T16:14:00Z"/>
          <w:lang w:val="en-US"/>
        </w:rPr>
      </w:pPr>
      <w:del w:id="8166" w:author="Charles Gifford" w:date="2017-03-20T16:14:00Z">
        <w:r w:rsidDel="007617E4">
          <w:rPr>
            <w:lang w:val="en-US"/>
          </w:rPr>
          <w:delText xml:space="preserve">A </w:delText>
        </w:r>
        <w:r w:rsidR="000C7AD0" w:rsidRPr="000C7AD0" w:rsidDel="007617E4">
          <w:rPr>
            <w:i/>
            <w:lang w:val="en-US"/>
          </w:rPr>
          <w:delText>material segment specification</w:delText>
        </w:r>
        <w:r w:rsidR="000C7AD0" w:rsidDel="007617E4">
          <w:rPr>
            <w:lang w:val="en-US"/>
          </w:rPr>
          <w:delText xml:space="preserve"> </w:delText>
        </w:r>
        <w:r w:rsidDel="007617E4">
          <w:rPr>
            <w:lang w:val="en-US"/>
          </w:rPr>
          <w:delText xml:space="preserve">may be defined as containing an assembly of </w:delText>
        </w:r>
        <w:r w:rsidR="000C7AD0" w:rsidRPr="000C7AD0" w:rsidDel="007617E4">
          <w:rPr>
            <w:i/>
            <w:lang w:val="en-US"/>
          </w:rPr>
          <w:delText>material segment specifications</w:delText>
        </w:r>
        <w:r w:rsidDel="007617E4">
          <w:rPr>
            <w:lang w:val="en-US"/>
          </w:rPr>
          <w:delText xml:space="preserve"> and as part of an assembly of </w:delText>
        </w:r>
        <w:r w:rsidR="000C7AD0" w:rsidRPr="000C7AD0" w:rsidDel="007617E4">
          <w:rPr>
            <w:i/>
            <w:lang w:val="en-US"/>
          </w:rPr>
          <w:delText>material segment specifications</w:delText>
        </w:r>
        <w:r w:rsidDel="007617E4">
          <w:rPr>
            <w:lang w:val="en-US"/>
          </w:rPr>
          <w:delText>:</w:delText>
        </w:r>
        <w:r w:rsidRPr="001C220C" w:rsidDel="007617E4">
          <w:rPr>
            <w:lang w:val="en-US"/>
          </w:rPr>
          <w:delText xml:space="preserve"> </w:delText>
        </w:r>
      </w:del>
    </w:p>
    <w:p w14:paraId="1DC7586A" w14:textId="7C8BADA9" w:rsidR="00735A79" w:rsidRPr="001C220C" w:rsidDel="007617E4" w:rsidRDefault="00735A79" w:rsidP="00D40B7B">
      <w:pPr>
        <w:numPr>
          <w:ilvl w:val="0"/>
          <w:numId w:val="28"/>
        </w:numPr>
        <w:tabs>
          <w:tab w:val="clear" w:pos="720"/>
        </w:tabs>
        <w:spacing w:before="60" w:after="60"/>
        <w:ind w:left="360"/>
        <w:jc w:val="left"/>
        <w:rPr>
          <w:del w:id="8167" w:author="Charles Gifford" w:date="2017-03-20T16:14:00Z"/>
          <w:lang w:val="en-US"/>
        </w:rPr>
      </w:pPr>
      <w:del w:id="8168" w:author="Charles Gifford" w:date="2017-03-20T16:14:00Z">
        <w:r w:rsidRPr="001C220C" w:rsidDel="007617E4">
          <w:rPr>
            <w:lang w:val="en-US"/>
          </w:rPr>
          <w:delText xml:space="preserve">A </w:delText>
        </w:r>
        <w:r w:rsidR="000C7AD0" w:rsidRPr="000C7AD0" w:rsidDel="007617E4">
          <w:rPr>
            <w:i/>
            <w:lang w:val="en-US"/>
          </w:rPr>
          <w:delText>material segment specification</w:delText>
        </w:r>
        <w:r w:rsidR="000C7AD0" w:rsidDel="007617E4">
          <w:rPr>
            <w:lang w:val="en-US"/>
          </w:rPr>
          <w:delText xml:space="preserve"> </w:delText>
        </w:r>
        <w:r w:rsidR="000C7AD0" w:rsidRPr="001C220C" w:rsidDel="007617E4">
          <w:rPr>
            <w:lang w:val="en-US"/>
          </w:rPr>
          <w:delText xml:space="preserve">may </w:delText>
        </w:r>
        <w:r w:rsidR="000C7AD0" w:rsidDel="007617E4">
          <w:rPr>
            <w:lang w:val="en-US"/>
          </w:rPr>
          <w:delText xml:space="preserve">define an assembly of </w:delText>
        </w:r>
        <w:r w:rsidR="000C7AD0" w:rsidRPr="001C220C" w:rsidDel="007617E4">
          <w:rPr>
            <w:lang w:val="en-US"/>
          </w:rPr>
          <w:delText xml:space="preserve">zero or </w:delText>
        </w:r>
        <w:r w:rsidR="000C7AD0" w:rsidDel="007617E4">
          <w:rPr>
            <w:lang w:val="en-US"/>
          </w:rPr>
          <w:delText>more</w:delText>
        </w:r>
        <w:r w:rsidR="000C7AD0" w:rsidRPr="001C220C" w:rsidDel="007617E4">
          <w:rPr>
            <w:lang w:val="en-US"/>
          </w:rPr>
          <w:delText xml:space="preserve"> </w:delText>
        </w:r>
        <w:r w:rsidR="000C7AD0" w:rsidRPr="000C7AD0" w:rsidDel="007617E4">
          <w:rPr>
            <w:i/>
            <w:lang w:val="en-US"/>
          </w:rPr>
          <w:delText>material segment specifications</w:delText>
        </w:r>
        <w:r w:rsidR="000C7AD0" w:rsidDel="007617E4">
          <w:rPr>
            <w:lang w:val="en-US"/>
          </w:rPr>
          <w:delText>.</w:delText>
        </w:r>
        <w:r w:rsidR="008558A5" w:rsidDel="007617E4">
          <w:rPr>
            <w:lang w:val="en-US"/>
          </w:rPr>
          <w:delText xml:space="preserve"> </w:delText>
        </w:r>
      </w:del>
    </w:p>
    <w:p w14:paraId="03978C0A" w14:textId="41B0C193" w:rsidR="00735A79" w:rsidRPr="001C220C" w:rsidDel="007617E4" w:rsidRDefault="00735A79" w:rsidP="00D40B7B">
      <w:pPr>
        <w:numPr>
          <w:ilvl w:val="0"/>
          <w:numId w:val="28"/>
        </w:numPr>
        <w:tabs>
          <w:tab w:val="clear" w:pos="720"/>
        </w:tabs>
        <w:spacing w:before="60" w:after="60"/>
        <w:ind w:left="360"/>
        <w:jc w:val="left"/>
        <w:rPr>
          <w:del w:id="8169" w:author="Charles Gifford" w:date="2017-03-20T16:14:00Z"/>
          <w:lang w:val="en-US"/>
        </w:rPr>
      </w:pPr>
      <w:del w:id="8170" w:author="Charles Gifford" w:date="2017-03-20T16:14:00Z">
        <w:r w:rsidRPr="001C220C" w:rsidDel="007617E4">
          <w:rPr>
            <w:lang w:val="en-US"/>
          </w:rPr>
          <w:delText xml:space="preserve">A </w:delText>
        </w:r>
        <w:r w:rsidR="000C7AD0" w:rsidRPr="000C7AD0" w:rsidDel="007617E4">
          <w:rPr>
            <w:i/>
            <w:lang w:val="en-US"/>
          </w:rPr>
          <w:delText>material segment specification</w:delText>
        </w:r>
        <w:r w:rsidR="000C7AD0" w:rsidDel="007617E4">
          <w:rPr>
            <w:lang w:val="en-US"/>
          </w:rPr>
          <w:delText xml:space="preserve"> </w:delText>
        </w:r>
        <w:r w:rsidR="000C7AD0" w:rsidRPr="001C220C" w:rsidDel="007617E4">
          <w:rPr>
            <w:lang w:val="en-US"/>
          </w:rPr>
          <w:delText xml:space="preserve">may be </w:delText>
        </w:r>
        <w:r w:rsidR="000C7AD0" w:rsidDel="007617E4">
          <w:rPr>
            <w:lang w:val="en-US"/>
          </w:rPr>
          <w:delText>an assembly element of zero or more</w:delText>
        </w:r>
        <w:r w:rsidR="000C7AD0" w:rsidRPr="001C220C" w:rsidDel="007617E4">
          <w:rPr>
            <w:lang w:val="en-US"/>
          </w:rPr>
          <w:delText xml:space="preserve"> </w:delText>
        </w:r>
        <w:r w:rsidR="000C7AD0" w:rsidRPr="000C7AD0" w:rsidDel="007617E4">
          <w:rPr>
            <w:i/>
            <w:lang w:val="en-US"/>
          </w:rPr>
          <w:delText>material segment specifications</w:delText>
        </w:r>
        <w:r w:rsidR="008558A5" w:rsidDel="007617E4">
          <w:rPr>
            <w:lang w:val="en-US"/>
          </w:rPr>
          <w:delText xml:space="preserve">. </w:delText>
        </w:r>
      </w:del>
    </w:p>
    <w:p w14:paraId="67E41194" w14:textId="45199D6A" w:rsidR="00735A79" w:rsidDel="007617E4" w:rsidRDefault="00735A79" w:rsidP="00D40B7B">
      <w:pPr>
        <w:numPr>
          <w:ilvl w:val="0"/>
          <w:numId w:val="28"/>
        </w:numPr>
        <w:tabs>
          <w:tab w:val="clear" w:pos="720"/>
        </w:tabs>
        <w:ind w:left="360"/>
        <w:rPr>
          <w:del w:id="8171" w:author="Charles Gifford" w:date="2017-03-20T16:14:00Z"/>
          <w:lang w:val="en-US"/>
        </w:rPr>
      </w:pPr>
      <w:del w:id="8172" w:author="Charles Gifford" w:date="2017-03-20T16:14:00Z">
        <w:r w:rsidDel="007617E4">
          <w:rPr>
            <w:lang w:val="en-US"/>
          </w:rPr>
          <w:delText>An assembly</w:delText>
        </w:r>
        <w:r w:rsidRPr="001C220C" w:rsidDel="007617E4">
          <w:rPr>
            <w:lang w:val="en-US"/>
          </w:rPr>
          <w:delText xml:space="preserve"> may </w:delText>
        </w:r>
        <w:r w:rsidDel="007617E4">
          <w:rPr>
            <w:lang w:val="en-US"/>
          </w:rPr>
          <w:delText xml:space="preserve">be </w:delText>
        </w:r>
        <w:r w:rsidR="000C7AD0" w:rsidRPr="001C220C" w:rsidDel="007617E4">
          <w:rPr>
            <w:lang w:val="en-US"/>
          </w:rPr>
          <w:delText>define</w:delText>
        </w:r>
        <w:r w:rsidR="000C7AD0" w:rsidDel="007617E4">
          <w:rPr>
            <w:lang w:val="en-US"/>
          </w:rPr>
          <w:delText>d</w:delText>
        </w:r>
        <w:r w:rsidR="000C7AD0" w:rsidRPr="001C220C" w:rsidDel="007617E4">
          <w:rPr>
            <w:lang w:val="en-US"/>
          </w:rPr>
          <w:delText xml:space="preserve"> a</w:delText>
        </w:r>
        <w:r w:rsidR="000C7AD0" w:rsidDel="007617E4">
          <w:rPr>
            <w:lang w:val="en-US"/>
          </w:rPr>
          <w:delText>s a</w:delText>
        </w:r>
        <w:r w:rsidR="000C7AD0" w:rsidRPr="001C220C" w:rsidDel="007617E4">
          <w:rPr>
            <w:lang w:val="en-US"/>
          </w:rPr>
          <w:delText xml:space="preserve"> permanent or transient assembly of </w:delText>
        </w:r>
        <w:r w:rsidR="000C7AD0" w:rsidRPr="000C7AD0" w:rsidDel="007617E4">
          <w:rPr>
            <w:i/>
            <w:lang w:val="en-US"/>
          </w:rPr>
          <w:delText>material segment specifications</w:delText>
        </w:r>
        <w:r w:rsidRPr="001C220C" w:rsidDel="007617E4">
          <w:rPr>
            <w:lang w:val="en-US"/>
          </w:rPr>
          <w:delText xml:space="preserve">. </w:delText>
        </w:r>
      </w:del>
    </w:p>
    <w:p w14:paraId="33835294" w14:textId="1E626BA0" w:rsidR="00CC40E0" w:rsidRPr="001C220C" w:rsidDel="007617E4" w:rsidRDefault="00735A79" w:rsidP="00D40B7B">
      <w:pPr>
        <w:numPr>
          <w:ilvl w:val="0"/>
          <w:numId w:val="28"/>
        </w:numPr>
        <w:tabs>
          <w:tab w:val="clear" w:pos="720"/>
        </w:tabs>
        <w:ind w:left="360"/>
        <w:rPr>
          <w:del w:id="8173" w:author="Charles Gifford" w:date="2017-03-20T16:14:00Z"/>
          <w:lang w:val="en-US"/>
        </w:rPr>
      </w:pPr>
      <w:del w:id="8174" w:author="Charles Gifford" w:date="2017-03-20T16:14:00Z">
        <w:r w:rsidDel="007617E4">
          <w:rPr>
            <w:lang w:val="en-US"/>
          </w:rPr>
          <w:delText xml:space="preserve">An </w:delText>
        </w:r>
        <w:r w:rsidR="000C7AD0" w:rsidDel="007617E4">
          <w:rPr>
            <w:lang w:val="en-US"/>
          </w:rPr>
          <w:delText xml:space="preserve">assembly </w:delText>
        </w:r>
        <w:r w:rsidR="000C7AD0" w:rsidRPr="001C220C" w:rsidDel="007617E4">
          <w:rPr>
            <w:lang w:val="en-US"/>
          </w:rPr>
          <w:delText xml:space="preserve">may </w:delText>
        </w:r>
        <w:r w:rsidR="000C7AD0" w:rsidDel="007617E4">
          <w:rPr>
            <w:lang w:val="en-US"/>
          </w:rPr>
          <w:delText xml:space="preserve">be </w:delText>
        </w:r>
        <w:r w:rsidR="000C7AD0" w:rsidRPr="001C220C" w:rsidDel="007617E4">
          <w:rPr>
            <w:lang w:val="en-US"/>
          </w:rPr>
          <w:delText>define</w:delText>
        </w:r>
        <w:r w:rsidR="000C7AD0" w:rsidDel="007617E4">
          <w:rPr>
            <w:lang w:val="en-US"/>
          </w:rPr>
          <w:delText>d</w:delText>
        </w:r>
        <w:r w:rsidR="000C7AD0" w:rsidRPr="001C220C" w:rsidDel="007617E4">
          <w:rPr>
            <w:lang w:val="en-US"/>
          </w:rPr>
          <w:delText xml:space="preserve"> a</w:delText>
        </w:r>
        <w:r w:rsidR="000C7AD0" w:rsidDel="007617E4">
          <w:rPr>
            <w:lang w:val="en-US"/>
          </w:rPr>
          <w:delText>s</w:delText>
        </w:r>
        <w:r w:rsidR="000C7AD0" w:rsidRPr="001C220C" w:rsidDel="007617E4">
          <w:rPr>
            <w:lang w:val="en-US"/>
          </w:rPr>
          <w:delText xml:space="preserve"> physical or a logical assembly of </w:delText>
        </w:r>
        <w:r w:rsidR="000C7AD0" w:rsidRPr="000C7AD0" w:rsidDel="007617E4">
          <w:rPr>
            <w:i/>
            <w:lang w:val="en-US"/>
          </w:rPr>
          <w:delText>material segment specifications</w:delText>
        </w:r>
        <w:r w:rsidRPr="001C220C" w:rsidDel="007617E4">
          <w:rPr>
            <w:lang w:val="en-US"/>
          </w:rPr>
          <w:delText xml:space="preserve">. </w:delText>
        </w:r>
      </w:del>
    </w:p>
    <w:p w14:paraId="5003BC40" w14:textId="40C79D03" w:rsidR="00610230" w:rsidDel="007617E4" w:rsidRDefault="00610230" w:rsidP="00610230">
      <w:pPr>
        <w:rPr>
          <w:del w:id="8175" w:author="Charles Gifford" w:date="2017-03-20T16:14:00Z"/>
          <w:color w:val="FF0000"/>
        </w:rPr>
      </w:pPr>
    </w:p>
    <w:p w14:paraId="3A59BDD7" w14:textId="7B81743B" w:rsidR="00610230" w:rsidRPr="000A6F2E" w:rsidDel="007617E4" w:rsidRDefault="004536BA" w:rsidP="00DA07D1">
      <w:pPr>
        <w:keepNext/>
        <w:rPr>
          <w:del w:id="8176" w:author="Charles Gifford" w:date="2017-03-20T16:14:00Z"/>
          <w:color w:val="FF0000"/>
        </w:rPr>
      </w:pPr>
      <w:del w:id="8177" w:author="Charles Gifford" w:date="2017-03-20T16:14:00Z">
        <w:r w:rsidDel="007617E4">
          <w:rPr>
            <w:color w:val="FF0000"/>
          </w:rPr>
          <w:delText>Defined values for the</w:delText>
        </w:r>
        <w:r w:rsidRPr="007B63BD" w:rsidDel="007617E4">
          <w:rPr>
            <w:color w:val="FF0000"/>
          </w:rPr>
          <w:delText xml:space="preserve"> </w:delText>
        </w:r>
        <w:r w:rsidRPr="005403B2" w:rsidDel="007617E4">
          <w:rPr>
            <w:color w:val="FF0000"/>
          </w:rPr>
          <w:delText>material u</w:delText>
        </w:r>
        <w:r w:rsidR="00610230" w:rsidRPr="005403B2" w:rsidDel="007617E4">
          <w:rPr>
            <w:color w:val="FF0000"/>
          </w:rPr>
          <w:delText>se</w:delText>
        </w:r>
        <w:r w:rsidR="00610230" w:rsidRPr="000A6F2E" w:rsidDel="007617E4">
          <w:rPr>
            <w:color w:val="FF0000"/>
          </w:rPr>
          <w:delText xml:space="preserve"> attribute for production operations are:</w:delText>
        </w:r>
      </w:del>
    </w:p>
    <w:p w14:paraId="1FD4ABBD" w14:textId="324E4DDE" w:rsidR="00610230" w:rsidRPr="000A6F2E" w:rsidDel="007617E4" w:rsidRDefault="004536BA" w:rsidP="00610230">
      <w:pPr>
        <w:rPr>
          <w:del w:id="8178" w:author="Charles Gifford" w:date="2017-03-20T16:14:00Z"/>
          <w:color w:val="FF0000"/>
        </w:rPr>
      </w:pPr>
      <w:del w:id="8179" w:author="Charles Gifford" w:date="2017-03-20T16:14:00Z">
        <w:r w:rsidDel="007617E4">
          <w:rPr>
            <w:color w:val="FF0000"/>
          </w:rPr>
          <w:delText>Consumable, material consumed, material produced, co-product produced, by-product produced, yield p</w:delText>
        </w:r>
        <w:r w:rsidR="00610230" w:rsidRPr="000A6F2E" w:rsidDel="007617E4">
          <w:rPr>
            <w:color w:val="FF0000"/>
          </w:rPr>
          <w:delText>roduced</w:delText>
        </w:r>
        <w:r w:rsidR="003D1119" w:rsidDel="007617E4">
          <w:rPr>
            <w:color w:val="FF0000"/>
          </w:rPr>
          <w:delText>.</w:delText>
        </w:r>
        <w:r w:rsidR="00610230" w:rsidRPr="000A6F2E" w:rsidDel="007617E4">
          <w:rPr>
            <w:color w:val="FF0000"/>
          </w:rPr>
          <w:delText xml:space="preserve"> </w:delText>
        </w:r>
      </w:del>
    </w:p>
    <w:p w14:paraId="3CCD21D7" w14:textId="216DF7D9" w:rsidR="00610230" w:rsidRPr="00F93ED8" w:rsidDel="007617E4" w:rsidRDefault="00610230" w:rsidP="00D40B7B">
      <w:pPr>
        <w:pStyle w:val="ListParagraph"/>
        <w:numPr>
          <w:ilvl w:val="0"/>
          <w:numId w:val="33"/>
        </w:numPr>
        <w:ind w:left="360"/>
        <w:contextualSpacing/>
        <w:jc w:val="left"/>
        <w:rPr>
          <w:del w:id="8180" w:author="Charles Gifford" w:date="2017-03-20T16:14:00Z"/>
          <w:color w:val="FF0000"/>
        </w:rPr>
      </w:pPr>
      <w:del w:id="8181" w:author="Charles Gifford" w:date="2017-03-20T16:14:00Z">
        <w:r w:rsidRPr="000A6F2E" w:rsidDel="007617E4">
          <w:rPr>
            <w:color w:val="FF0000"/>
          </w:rPr>
          <w:delText>Consumable</w:delText>
        </w:r>
        <w:r w:rsidR="00696D70" w:rsidRPr="001C220C" w:rsidDel="007617E4">
          <w:rPr>
            <w:lang w:val="en-US"/>
          </w:rPr>
          <w:delText xml:space="preserve"> –</w:delText>
        </w:r>
        <w:r w:rsidRPr="00F93ED8" w:rsidDel="007617E4">
          <w:delText xml:space="preserve"> </w:delText>
        </w:r>
        <w:r w:rsidR="004536BA" w:rsidDel="007617E4">
          <w:rPr>
            <w:color w:val="FF0000"/>
          </w:rPr>
          <w:delText>R</w:delText>
        </w:r>
        <w:r w:rsidRPr="00F93ED8" w:rsidDel="007617E4">
          <w:rPr>
            <w:color w:val="FF0000"/>
          </w:rPr>
          <w:delText>esources that are not normally included in bills of material or are not individually accounted for</w:delText>
        </w:r>
        <w:r w:rsidDel="007617E4">
          <w:rPr>
            <w:color w:val="FF0000"/>
          </w:rPr>
          <w:delText xml:space="preserve"> </w:delText>
        </w:r>
        <w:r w:rsidRPr="00F93ED8" w:rsidDel="007617E4">
          <w:rPr>
            <w:color w:val="FF0000"/>
          </w:rPr>
          <w:delText xml:space="preserve">in specific </w:delText>
        </w:r>
      </w:del>
      <w:del w:id="8182" w:author="Charles Gifford" w:date="2017-03-15T12:33:00Z">
        <w:r w:rsidRPr="00F93ED8" w:rsidDel="0077548E">
          <w:rPr>
            <w:color w:val="FF0000"/>
          </w:rPr>
          <w:delText>production</w:delText>
        </w:r>
      </w:del>
      <w:del w:id="8183" w:author="Charles Gifford" w:date="2017-03-20T16:14:00Z">
        <w:r w:rsidRPr="00F93ED8" w:rsidDel="007617E4">
          <w:rPr>
            <w:color w:val="FF0000"/>
          </w:rPr>
          <w:delText xml:space="preserve"> requests or are not lot tracked</w:delText>
        </w:r>
        <w:r w:rsidRPr="00F93ED8" w:rsidDel="007617E4">
          <w:rPr>
            <w:i/>
            <w:color w:val="FF0000"/>
          </w:rPr>
          <w:delText xml:space="preserve"> (</w:delText>
        </w:r>
        <w:r w:rsidDel="007617E4">
          <w:rPr>
            <w:i/>
            <w:color w:val="FF0000"/>
          </w:rPr>
          <w:delText>Part 1 Definition)</w:delText>
        </w:r>
      </w:del>
    </w:p>
    <w:p w14:paraId="24980714" w14:textId="252BA313" w:rsidR="00610230" w:rsidRPr="00F93ED8" w:rsidDel="007617E4" w:rsidRDefault="004536BA" w:rsidP="00D40B7B">
      <w:pPr>
        <w:pStyle w:val="ListParagraph"/>
        <w:numPr>
          <w:ilvl w:val="0"/>
          <w:numId w:val="33"/>
        </w:numPr>
        <w:ind w:left="360"/>
        <w:contextualSpacing/>
        <w:jc w:val="left"/>
        <w:rPr>
          <w:del w:id="8184" w:author="Charles Gifford" w:date="2017-03-20T16:14:00Z"/>
          <w:color w:val="FF0000"/>
        </w:rPr>
      </w:pPr>
      <w:del w:id="8185" w:author="Charles Gifford" w:date="2017-03-20T16:14:00Z">
        <w:r w:rsidDel="007617E4">
          <w:rPr>
            <w:color w:val="FF0000"/>
          </w:rPr>
          <w:delText>Material c</w:delText>
        </w:r>
        <w:r w:rsidR="00610230" w:rsidRPr="000A6F2E" w:rsidDel="007617E4">
          <w:rPr>
            <w:color w:val="FF0000"/>
          </w:rPr>
          <w:delText>onsumed</w:delText>
        </w:r>
        <w:r w:rsidR="00696D70" w:rsidRPr="001C220C" w:rsidDel="007617E4">
          <w:rPr>
            <w:lang w:val="en-US"/>
          </w:rPr>
          <w:delText xml:space="preserve"> –</w:delText>
        </w:r>
        <w:r w:rsidR="00610230" w:rsidRPr="000A6F2E" w:rsidDel="007617E4">
          <w:rPr>
            <w:color w:val="FF0000"/>
          </w:rPr>
          <w:delText xml:space="preserve"> </w:delText>
        </w:r>
        <w:r w:rsidDel="007617E4">
          <w:rPr>
            <w:i/>
            <w:color w:val="FF0000"/>
          </w:rPr>
          <w:delText>(To be d</w:delText>
        </w:r>
        <w:r w:rsidR="00610230" w:rsidRPr="000A6F2E" w:rsidDel="007617E4">
          <w:rPr>
            <w:i/>
            <w:color w:val="FF0000"/>
          </w:rPr>
          <w:delText xml:space="preserve">efined by </w:delText>
        </w:r>
        <w:r w:rsidR="00366BFD" w:rsidDel="007617E4">
          <w:rPr>
            <w:i/>
            <w:color w:val="FF0000"/>
          </w:rPr>
          <w:delText>Dec</w:delText>
        </w:r>
        <w:r w:rsidR="00610230" w:rsidRPr="000A6F2E" w:rsidDel="007617E4">
          <w:rPr>
            <w:i/>
            <w:color w:val="FF0000"/>
          </w:rPr>
          <w:delText xml:space="preserve"> 2016)</w:delText>
        </w:r>
      </w:del>
    </w:p>
    <w:p w14:paraId="77545929" w14:textId="2519EA1E" w:rsidR="00610230" w:rsidRPr="00F93ED8" w:rsidDel="007617E4" w:rsidRDefault="004536BA" w:rsidP="00D40B7B">
      <w:pPr>
        <w:pStyle w:val="ListParagraph"/>
        <w:numPr>
          <w:ilvl w:val="0"/>
          <w:numId w:val="33"/>
        </w:numPr>
        <w:ind w:left="360"/>
        <w:contextualSpacing/>
        <w:jc w:val="left"/>
        <w:rPr>
          <w:del w:id="8186" w:author="Charles Gifford" w:date="2017-03-20T16:14:00Z"/>
          <w:color w:val="FF0000"/>
        </w:rPr>
      </w:pPr>
      <w:del w:id="8187" w:author="Charles Gifford" w:date="2017-03-20T16:14:00Z">
        <w:r w:rsidDel="007617E4">
          <w:rPr>
            <w:color w:val="FF0000"/>
          </w:rPr>
          <w:delText>Material p</w:delText>
        </w:r>
        <w:r w:rsidR="00610230" w:rsidRPr="000A6F2E" w:rsidDel="007617E4">
          <w:rPr>
            <w:color w:val="FF0000"/>
          </w:rPr>
          <w:delText>roduced</w:delText>
        </w:r>
        <w:r w:rsidR="00696D70" w:rsidRPr="001C220C" w:rsidDel="007617E4">
          <w:rPr>
            <w:lang w:val="en-US"/>
          </w:rPr>
          <w:delText xml:space="preserve"> –</w:delText>
        </w:r>
        <w:r w:rsidR="00610230" w:rsidRPr="000A6F2E" w:rsidDel="007617E4">
          <w:rPr>
            <w:color w:val="FF0000"/>
          </w:rPr>
          <w:delText xml:space="preserve"> </w:delText>
        </w:r>
        <w:r w:rsidDel="007617E4">
          <w:rPr>
            <w:i/>
            <w:color w:val="FF0000"/>
          </w:rPr>
          <w:delText>(To be d</w:delText>
        </w:r>
        <w:r w:rsidR="00610230" w:rsidRPr="000A6F2E" w:rsidDel="007617E4">
          <w:rPr>
            <w:i/>
            <w:color w:val="FF0000"/>
          </w:rPr>
          <w:delText xml:space="preserve">efined by </w:delText>
        </w:r>
        <w:r w:rsidR="00366BFD" w:rsidDel="007617E4">
          <w:rPr>
            <w:i/>
            <w:color w:val="FF0000"/>
          </w:rPr>
          <w:delText>Dec 20</w:delText>
        </w:r>
        <w:r w:rsidR="00610230" w:rsidRPr="000A6F2E" w:rsidDel="007617E4">
          <w:rPr>
            <w:i/>
            <w:color w:val="FF0000"/>
          </w:rPr>
          <w:delText>16)</w:delText>
        </w:r>
      </w:del>
    </w:p>
    <w:p w14:paraId="79ED845C" w14:textId="5C225954" w:rsidR="00610230" w:rsidRPr="00F93ED8" w:rsidDel="007617E4" w:rsidRDefault="004536BA" w:rsidP="00D40B7B">
      <w:pPr>
        <w:pStyle w:val="ListParagraph"/>
        <w:numPr>
          <w:ilvl w:val="0"/>
          <w:numId w:val="33"/>
        </w:numPr>
        <w:ind w:left="360"/>
        <w:contextualSpacing/>
        <w:jc w:val="left"/>
        <w:rPr>
          <w:del w:id="8188" w:author="Charles Gifford" w:date="2017-03-20T16:14:00Z"/>
          <w:color w:val="FF0000"/>
        </w:rPr>
      </w:pPr>
      <w:del w:id="8189" w:author="Charles Gifford" w:date="2017-03-20T16:14:00Z">
        <w:r w:rsidDel="007617E4">
          <w:rPr>
            <w:color w:val="FF0000"/>
          </w:rPr>
          <w:delText>Co-product p</w:delText>
        </w:r>
        <w:r w:rsidR="00610230" w:rsidRPr="000A6F2E" w:rsidDel="007617E4">
          <w:rPr>
            <w:color w:val="FF0000"/>
          </w:rPr>
          <w:delText>roduced: A planned product typically produced in conjunction with a main planned product per the material master.  A product that is usually manufactured together or sequentially because of product or process similarities.</w:delText>
        </w:r>
      </w:del>
    </w:p>
    <w:p w14:paraId="27FBB10A" w14:textId="2BC9A818" w:rsidR="00610230" w:rsidRPr="00F93ED8" w:rsidDel="007617E4" w:rsidRDefault="004536BA" w:rsidP="00D40B7B">
      <w:pPr>
        <w:pStyle w:val="ListParagraph"/>
        <w:numPr>
          <w:ilvl w:val="0"/>
          <w:numId w:val="33"/>
        </w:numPr>
        <w:ind w:left="360"/>
        <w:contextualSpacing/>
        <w:jc w:val="left"/>
        <w:rPr>
          <w:del w:id="8190" w:author="Charles Gifford" w:date="2017-03-20T16:14:00Z"/>
          <w:color w:val="FF0000"/>
        </w:rPr>
      </w:pPr>
      <w:del w:id="8191" w:author="Charles Gifford" w:date="2017-03-20T16:14:00Z">
        <w:r w:rsidDel="007617E4">
          <w:rPr>
            <w:color w:val="FF0000"/>
          </w:rPr>
          <w:delText>By-product p</w:delText>
        </w:r>
        <w:r w:rsidR="00610230" w:rsidRPr="000A6F2E" w:rsidDel="007617E4">
          <w:rPr>
            <w:color w:val="FF0000"/>
          </w:rPr>
          <w:delText>roduced</w:delText>
        </w:r>
        <w:r w:rsidR="00696D70" w:rsidRPr="001C220C" w:rsidDel="007617E4">
          <w:rPr>
            <w:lang w:val="en-US"/>
          </w:rPr>
          <w:delText xml:space="preserve"> –</w:delText>
        </w:r>
        <w:r w:rsidR="00610230" w:rsidRPr="000A6F2E" w:rsidDel="007617E4">
          <w:rPr>
            <w:color w:val="FF0000"/>
          </w:rPr>
          <w:delText xml:space="preserve"> Tracked waste, undesirable materials, material of value produced as a residual of or incidental to the production process. The ratio of by-product to primary product is usually predictable. By-products may be recycled, sold as-is, or used for other purposes.</w:delText>
        </w:r>
      </w:del>
    </w:p>
    <w:p w14:paraId="7DC38A98" w14:textId="30C9DFB1" w:rsidR="00610230" w:rsidRPr="000A6F2E" w:rsidDel="007617E4" w:rsidRDefault="004536BA" w:rsidP="00D40B7B">
      <w:pPr>
        <w:pStyle w:val="ListParagraph"/>
        <w:numPr>
          <w:ilvl w:val="0"/>
          <w:numId w:val="33"/>
        </w:numPr>
        <w:ind w:left="360"/>
        <w:contextualSpacing/>
        <w:jc w:val="left"/>
        <w:rPr>
          <w:del w:id="8192" w:author="Charles Gifford" w:date="2017-03-20T16:14:00Z"/>
          <w:color w:val="FF0000"/>
        </w:rPr>
      </w:pPr>
      <w:del w:id="8193" w:author="Charles Gifford" w:date="2017-03-20T16:14:00Z">
        <w:r w:rsidDel="007617E4">
          <w:rPr>
            <w:color w:val="FF0000"/>
          </w:rPr>
          <w:delText>Yield p</w:delText>
        </w:r>
        <w:r w:rsidR="00610230" w:rsidRPr="000A6F2E" w:rsidDel="007617E4">
          <w:rPr>
            <w:color w:val="FF0000"/>
          </w:rPr>
          <w:delText>roduce</w:delText>
        </w:r>
        <w:r w:rsidDel="007617E4">
          <w:rPr>
            <w:color w:val="FF0000"/>
          </w:rPr>
          <w:delText>d</w:delText>
        </w:r>
        <w:r w:rsidR="00696D70" w:rsidRPr="001C220C" w:rsidDel="007617E4">
          <w:rPr>
            <w:lang w:val="en-US"/>
          </w:rPr>
          <w:delText xml:space="preserve"> –</w:delText>
        </w:r>
        <w:r w:rsidDel="007617E4">
          <w:rPr>
            <w:color w:val="FF0000"/>
          </w:rPr>
          <w:delText xml:space="preserve"> A work-in-progress measured </w:delText>
        </w:r>
        <w:r w:rsidRPr="007F2A21" w:rsidDel="007617E4">
          <w:rPr>
            <w:i/>
            <w:color w:val="FF0000"/>
          </w:rPr>
          <w:delText>material a</w:delText>
        </w:r>
        <w:r w:rsidR="00610230" w:rsidRPr="007F2A21" w:rsidDel="007617E4">
          <w:rPr>
            <w:i/>
            <w:color w:val="FF0000"/>
          </w:rPr>
          <w:delText>ctual</w:delText>
        </w:r>
        <w:r w:rsidR="00610230" w:rsidRPr="000A6F2E" w:rsidDel="007617E4">
          <w:rPr>
            <w:color w:val="FF0000"/>
          </w:rPr>
          <w:delText xml:space="preserve"> quantity that is tracked continuously across a long </w:delText>
        </w:r>
        <w:r w:rsidDel="007617E4">
          <w:rPr>
            <w:color w:val="FF0000"/>
          </w:rPr>
          <w:delText>production run or batch. Yield p</w:delText>
        </w:r>
        <w:r w:rsidR="00610230" w:rsidRPr="000A6F2E" w:rsidDel="007617E4">
          <w:rPr>
            <w:color w:val="FF0000"/>
          </w:rPr>
          <w:delText xml:space="preserve">roduced is tracked against the amount of planned good or acceptable material during and at the </w:delText>
        </w:r>
        <w:r w:rsidDel="007617E4">
          <w:rPr>
            <w:color w:val="FF0000"/>
          </w:rPr>
          <w:delText>completion of a process. Yield p</w:delText>
        </w:r>
        <w:r w:rsidR="00610230" w:rsidRPr="000A6F2E" w:rsidDel="007617E4">
          <w:rPr>
            <w:color w:val="FF0000"/>
          </w:rPr>
          <w:delText>roduced is typically used to compute a y</w:delText>
        </w:r>
        <w:r w:rsidDel="007617E4">
          <w:rPr>
            <w:color w:val="FF0000"/>
          </w:rPr>
          <w:delText>ield value where the amount of y</w:delText>
        </w:r>
        <w:r w:rsidR="00610230" w:rsidRPr="000A6F2E" w:rsidDel="007617E4">
          <w:rPr>
            <w:color w:val="FF0000"/>
          </w:rPr>
          <w:delText>ie</w:delText>
        </w:r>
        <w:r w:rsidDel="007617E4">
          <w:rPr>
            <w:color w:val="FF0000"/>
          </w:rPr>
          <w:delText>ld p</w:delText>
        </w:r>
        <w:r w:rsidR="00610230" w:rsidRPr="000A6F2E" w:rsidDel="007617E4">
          <w:rPr>
            <w:color w:val="FF0000"/>
          </w:rPr>
          <w:delText>rodu</w:delText>
        </w:r>
        <w:r w:rsidDel="007617E4">
          <w:rPr>
            <w:color w:val="FF0000"/>
          </w:rPr>
          <w:delText>ced is divided by the measured m</w:delText>
        </w:r>
        <w:r w:rsidR="00610230" w:rsidRPr="000A6F2E" w:rsidDel="007617E4">
          <w:rPr>
            <w:color w:val="FF0000"/>
          </w:rPr>
          <w:delText xml:space="preserve">aterial consumables or inputs per the operations bill of materials and expressed as a decimal or percentage. </w:delText>
        </w:r>
      </w:del>
    </w:p>
    <w:p w14:paraId="51A8F1BD" w14:textId="329E2FB1" w:rsidR="00610230" w:rsidRPr="000A6F2E" w:rsidDel="007617E4" w:rsidRDefault="00610230" w:rsidP="008F0F42">
      <w:pPr>
        <w:ind w:left="360"/>
        <w:rPr>
          <w:del w:id="8194" w:author="Charles Gifford" w:date="2017-03-20T16:14:00Z"/>
          <w:color w:val="FF0000"/>
        </w:rPr>
      </w:pPr>
      <w:del w:id="8195" w:author="Charles Gifford" w:date="2017-03-20T16:14:00Z">
        <w:r w:rsidRPr="000A6F2E" w:rsidDel="007617E4">
          <w:rPr>
            <w:color w:val="FF0000"/>
          </w:rPr>
          <w:delText xml:space="preserve">In manufacturing planning and control systems, yield value is usually related to a specific process or routing step to determine the required scheduled amount to produce a specific number of finished goods. For example, if 50 units of a product are required by a customer and a yield of 70 percent is expected then 72 units (computed as 50 units divided by </w:delText>
        </w:r>
        <w:r w:rsidR="002C25C7" w:rsidDel="007617E4">
          <w:rPr>
            <w:color w:val="FF0000"/>
          </w:rPr>
          <w:delText>,</w:delText>
        </w:r>
        <w:r w:rsidRPr="000A6F2E" w:rsidDel="007617E4">
          <w:rPr>
            <w:color w:val="FF0000"/>
          </w:rPr>
          <w:delText>7) should be started in the manufacturing process.”</w:delText>
        </w:r>
      </w:del>
    </w:p>
    <w:p w14:paraId="594EB7B3" w14:textId="799864C0" w:rsidR="00610230" w:rsidRPr="000A6F2E" w:rsidDel="007617E4" w:rsidRDefault="00610230" w:rsidP="00610230">
      <w:pPr>
        <w:rPr>
          <w:del w:id="8196" w:author="Charles Gifford" w:date="2017-03-20T16:14:00Z"/>
          <w:color w:val="FF0000"/>
        </w:rPr>
      </w:pPr>
    </w:p>
    <w:p w14:paraId="3BEA3847" w14:textId="684DD9B2" w:rsidR="00610230" w:rsidRPr="000A6F2E" w:rsidDel="007617E4" w:rsidRDefault="004536BA" w:rsidP="00610230">
      <w:pPr>
        <w:rPr>
          <w:del w:id="8197" w:author="Charles Gifford" w:date="2017-03-20T16:14:00Z"/>
          <w:color w:val="FF0000"/>
        </w:rPr>
      </w:pPr>
      <w:del w:id="8198" w:author="Charles Gifford" w:date="2017-03-20T16:14:00Z">
        <w:r w:rsidDel="007617E4">
          <w:rPr>
            <w:color w:val="FF0000"/>
          </w:rPr>
          <w:delText>Defined values for the</w:delText>
        </w:r>
        <w:r w:rsidRPr="007B63BD" w:rsidDel="007617E4">
          <w:rPr>
            <w:color w:val="FF0000"/>
          </w:rPr>
          <w:delText xml:space="preserve"> </w:delText>
        </w:r>
        <w:r w:rsidRPr="005403B2" w:rsidDel="007617E4">
          <w:rPr>
            <w:color w:val="FF0000"/>
          </w:rPr>
          <w:delText>material u</w:delText>
        </w:r>
        <w:r w:rsidR="00610230" w:rsidRPr="005403B2" w:rsidDel="007617E4">
          <w:rPr>
            <w:color w:val="FF0000"/>
          </w:rPr>
          <w:delText>se</w:delText>
        </w:r>
        <w:r w:rsidR="00610230" w:rsidRPr="007B63BD" w:rsidDel="007617E4">
          <w:rPr>
            <w:color w:val="FF0000"/>
          </w:rPr>
          <w:delText xml:space="preserve"> </w:delText>
        </w:r>
        <w:r w:rsidR="00610230" w:rsidRPr="000A6F2E" w:rsidDel="007617E4">
          <w:rPr>
            <w:color w:val="FF0000"/>
          </w:rPr>
          <w:delText xml:space="preserve">attribute for maintenance operations are: </w:delText>
        </w:r>
      </w:del>
    </w:p>
    <w:p w14:paraId="237DC500" w14:textId="1EAB1365" w:rsidR="00610230" w:rsidRPr="000A6F2E" w:rsidDel="007617E4" w:rsidRDefault="004536BA" w:rsidP="00610230">
      <w:pPr>
        <w:rPr>
          <w:del w:id="8199" w:author="Charles Gifford" w:date="2017-03-20T16:14:00Z"/>
          <w:color w:val="FF0000"/>
        </w:rPr>
      </w:pPr>
      <w:del w:id="8200" w:author="Charles Gifford" w:date="2017-03-20T16:14:00Z">
        <w:r w:rsidDel="007617E4">
          <w:rPr>
            <w:color w:val="FF0000"/>
          </w:rPr>
          <w:delText>Consumable, replaced asset, replacement a</w:delText>
        </w:r>
        <w:r w:rsidR="00610230" w:rsidRPr="000A6F2E" w:rsidDel="007617E4">
          <w:rPr>
            <w:color w:val="FF0000"/>
          </w:rPr>
          <w:delText>sset</w:delText>
        </w:r>
      </w:del>
    </w:p>
    <w:p w14:paraId="2AFB563C" w14:textId="0AC766BC" w:rsidR="00610230" w:rsidRPr="00F93ED8" w:rsidDel="007617E4" w:rsidRDefault="00610230" w:rsidP="00D40B7B">
      <w:pPr>
        <w:pStyle w:val="ListParagraph"/>
        <w:numPr>
          <w:ilvl w:val="0"/>
          <w:numId w:val="34"/>
        </w:numPr>
        <w:ind w:left="360"/>
        <w:contextualSpacing/>
        <w:jc w:val="left"/>
        <w:rPr>
          <w:del w:id="8201" w:author="Charles Gifford" w:date="2017-03-20T16:14:00Z"/>
          <w:color w:val="FF0000"/>
        </w:rPr>
      </w:pPr>
      <w:del w:id="8202" w:author="Charles Gifford" w:date="2017-03-20T16:14:00Z">
        <w:r w:rsidRPr="000A6F2E" w:rsidDel="007617E4">
          <w:rPr>
            <w:color w:val="FF0000"/>
          </w:rPr>
          <w:delText>Consumable</w:delText>
        </w:r>
        <w:r w:rsidR="002C25C7" w:rsidRPr="001C220C" w:rsidDel="007617E4">
          <w:rPr>
            <w:lang w:val="en-US"/>
          </w:rPr>
          <w:delText xml:space="preserve"> –</w:delText>
        </w:r>
        <w:r w:rsidRPr="000A6F2E" w:rsidDel="007617E4">
          <w:rPr>
            <w:color w:val="FF0000"/>
          </w:rPr>
          <w:delText xml:space="preserve"> ibid </w:delText>
        </w:r>
      </w:del>
    </w:p>
    <w:p w14:paraId="07280F59" w14:textId="5702F948" w:rsidR="00610230" w:rsidRPr="00F93ED8" w:rsidDel="007617E4" w:rsidRDefault="004536BA" w:rsidP="00D40B7B">
      <w:pPr>
        <w:pStyle w:val="ListParagraph"/>
        <w:numPr>
          <w:ilvl w:val="0"/>
          <w:numId w:val="34"/>
        </w:numPr>
        <w:ind w:left="360"/>
        <w:contextualSpacing/>
        <w:jc w:val="left"/>
        <w:rPr>
          <w:del w:id="8203" w:author="Charles Gifford" w:date="2017-03-20T16:14:00Z"/>
          <w:color w:val="FF0000"/>
        </w:rPr>
      </w:pPr>
      <w:del w:id="8204" w:author="Charles Gifford" w:date="2017-03-20T16:14:00Z">
        <w:r w:rsidDel="007617E4">
          <w:rPr>
            <w:color w:val="FF0000"/>
          </w:rPr>
          <w:delText>Replaced a</w:delText>
        </w:r>
        <w:r w:rsidR="00610230" w:rsidRPr="000A6F2E" w:rsidDel="007617E4">
          <w:rPr>
            <w:color w:val="FF0000"/>
          </w:rPr>
          <w:delText>sset</w:delText>
        </w:r>
        <w:r w:rsidR="002C25C7" w:rsidRPr="001C220C" w:rsidDel="007617E4">
          <w:rPr>
            <w:lang w:val="en-US"/>
          </w:rPr>
          <w:delText xml:space="preserve"> –</w:delText>
        </w:r>
        <w:r w:rsidR="00610230" w:rsidRPr="000A6F2E" w:rsidDel="007617E4">
          <w:rPr>
            <w:color w:val="FF0000"/>
          </w:rPr>
          <w:delText xml:space="preserve"> </w:delText>
        </w:r>
        <w:r w:rsidDel="007617E4">
          <w:rPr>
            <w:i/>
            <w:color w:val="FF0000"/>
          </w:rPr>
          <w:delText>(To be d</w:delText>
        </w:r>
        <w:r w:rsidR="00610230" w:rsidRPr="000A6F2E" w:rsidDel="007617E4">
          <w:rPr>
            <w:i/>
            <w:color w:val="FF0000"/>
          </w:rPr>
          <w:delText xml:space="preserve">efined by </w:delText>
        </w:r>
        <w:r w:rsidR="00D91762" w:rsidDel="007617E4">
          <w:rPr>
            <w:i/>
            <w:color w:val="FF0000"/>
          </w:rPr>
          <w:delText>December</w:delText>
        </w:r>
        <w:r w:rsidR="00610230" w:rsidRPr="000A6F2E" w:rsidDel="007617E4">
          <w:rPr>
            <w:i/>
            <w:color w:val="FF0000"/>
          </w:rPr>
          <w:delText xml:space="preserve"> 201</w:delText>
        </w:r>
        <w:r w:rsidR="008D7B92" w:rsidDel="007617E4">
          <w:rPr>
            <w:i/>
            <w:color w:val="FF0000"/>
          </w:rPr>
          <w:delText>7</w:delText>
        </w:r>
        <w:r w:rsidR="00610230" w:rsidRPr="000A6F2E" w:rsidDel="007617E4">
          <w:rPr>
            <w:i/>
            <w:color w:val="FF0000"/>
          </w:rPr>
          <w:delText>)</w:delText>
        </w:r>
      </w:del>
    </w:p>
    <w:p w14:paraId="26E16AC0" w14:textId="34DAD743" w:rsidR="00610230" w:rsidRPr="000A6F2E" w:rsidDel="007617E4" w:rsidRDefault="004536BA" w:rsidP="00D40B7B">
      <w:pPr>
        <w:pStyle w:val="ListParagraph"/>
        <w:numPr>
          <w:ilvl w:val="0"/>
          <w:numId w:val="34"/>
        </w:numPr>
        <w:ind w:left="360"/>
        <w:contextualSpacing/>
        <w:jc w:val="left"/>
        <w:rPr>
          <w:del w:id="8205" w:author="Charles Gifford" w:date="2017-03-20T16:14:00Z"/>
          <w:color w:val="FF0000"/>
        </w:rPr>
      </w:pPr>
      <w:del w:id="8206" w:author="Charles Gifford" w:date="2017-03-20T16:14:00Z">
        <w:r w:rsidDel="007617E4">
          <w:rPr>
            <w:color w:val="FF0000"/>
          </w:rPr>
          <w:delText>Replacement a</w:delText>
        </w:r>
        <w:r w:rsidR="00610230" w:rsidRPr="000A6F2E" w:rsidDel="007617E4">
          <w:rPr>
            <w:color w:val="FF0000"/>
          </w:rPr>
          <w:delText>sset</w:delText>
        </w:r>
        <w:r w:rsidR="002C25C7" w:rsidRPr="001C220C" w:rsidDel="007617E4">
          <w:rPr>
            <w:lang w:val="en-US"/>
          </w:rPr>
          <w:delText xml:space="preserve"> –</w:delText>
        </w:r>
        <w:r w:rsidR="00610230" w:rsidRPr="000A6F2E" w:rsidDel="007617E4">
          <w:rPr>
            <w:color w:val="FF0000"/>
          </w:rPr>
          <w:delText xml:space="preserve"> </w:delText>
        </w:r>
        <w:r w:rsidDel="007617E4">
          <w:rPr>
            <w:i/>
            <w:color w:val="FF0000"/>
          </w:rPr>
          <w:delText>(To be d</w:delText>
        </w:r>
        <w:r w:rsidR="00610230" w:rsidRPr="000A6F2E" w:rsidDel="007617E4">
          <w:rPr>
            <w:i/>
            <w:color w:val="FF0000"/>
          </w:rPr>
          <w:delText>efined by</w:delText>
        </w:r>
        <w:r w:rsidR="00D91762" w:rsidDel="007617E4">
          <w:rPr>
            <w:i/>
            <w:color w:val="FF0000"/>
          </w:rPr>
          <w:delText xml:space="preserve"> December</w:delText>
        </w:r>
        <w:r w:rsidR="00610230" w:rsidRPr="000A6F2E" w:rsidDel="007617E4">
          <w:rPr>
            <w:i/>
            <w:color w:val="FF0000"/>
          </w:rPr>
          <w:delText xml:space="preserve"> 201</w:delText>
        </w:r>
        <w:r w:rsidR="008D7B92" w:rsidDel="007617E4">
          <w:rPr>
            <w:i/>
            <w:color w:val="FF0000"/>
          </w:rPr>
          <w:delText>7</w:delText>
        </w:r>
        <w:r w:rsidR="00610230" w:rsidRPr="000A6F2E" w:rsidDel="007617E4">
          <w:rPr>
            <w:i/>
            <w:color w:val="FF0000"/>
          </w:rPr>
          <w:delText>)</w:delText>
        </w:r>
      </w:del>
    </w:p>
    <w:p w14:paraId="30C9220A" w14:textId="4A80EA6C" w:rsidR="00610230" w:rsidRPr="000A6F2E" w:rsidDel="007617E4" w:rsidRDefault="00610230" w:rsidP="00610230">
      <w:pPr>
        <w:rPr>
          <w:del w:id="8207" w:author="Charles Gifford" w:date="2017-03-20T16:14:00Z"/>
          <w:color w:val="FF0000"/>
        </w:rPr>
      </w:pPr>
    </w:p>
    <w:p w14:paraId="2F2BAEC1" w14:textId="4F3928C5" w:rsidR="00610230" w:rsidRPr="000A6F2E" w:rsidDel="007617E4" w:rsidRDefault="004536BA" w:rsidP="00610230">
      <w:pPr>
        <w:rPr>
          <w:del w:id="8208" w:author="Charles Gifford" w:date="2017-03-20T16:14:00Z"/>
          <w:color w:val="FF0000"/>
        </w:rPr>
      </w:pPr>
      <w:del w:id="8209" w:author="Charles Gifford" w:date="2017-03-20T16:14:00Z">
        <w:r w:rsidDel="007617E4">
          <w:rPr>
            <w:color w:val="FF0000"/>
          </w:rPr>
          <w:delText xml:space="preserve">Defined values for the </w:delText>
        </w:r>
        <w:r w:rsidRPr="005403B2" w:rsidDel="007617E4">
          <w:rPr>
            <w:color w:val="FF0000"/>
          </w:rPr>
          <w:delText>material u</w:delText>
        </w:r>
        <w:r w:rsidR="00610230" w:rsidRPr="005403B2" w:rsidDel="007617E4">
          <w:rPr>
            <w:color w:val="FF0000"/>
          </w:rPr>
          <w:delText>se</w:delText>
        </w:r>
        <w:r w:rsidR="00610230" w:rsidRPr="007B63BD" w:rsidDel="007617E4">
          <w:rPr>
            <w:color w:val="FF0000"/>
          </w:rPr>
          <w:delText xml:space="preserve"> </w:delText>
        </w:r>
        <w:r w:rsidR="00610230" w:rsidRPr="000A6F2E" w:rsidDel="007617E4">
          <w:rPr>
            <w:color w:val="FF0000"/>
          </w:rPr>
          <w:delText xml:space="preserve">attribute for quality operations are: </w:delText>
        </w:r>
      </w:del>
    </w:p>
    <w:p w14:paraId="39DBE2C7" w14:textId="01D274A8" w:rsidR="00610230" w:rsidRPr="000A6F2E" w:rsidDel="007617E4" w:rsidRDefault="004536BA" w:rsidP="00610230">
      <w:pPr>
        <w:rPr>
          <w:del w:id="8210" w:author="Charles Gifford" w:date="2017-03-20T16:14:00Z"/>
          <w:color w:val="FF0000"/>
        </w:rPr>
      </w:pPr>
      <w:del w:id="8211" w:author="Charles Gifford" w:date="2017-03-20T16:14:00Z">
        <w:r w:rsidDel="007617E4">
          <w:rPr>
            <w:color w:val="FF0000"/>
          </w:rPr>
          <w:delText>Consumable, sample, returned s</w:delText>
        </w:r>
        <w:r w:rsidR="00610230" w:rsidRPr="000A6F2E" w:rsidDel="007617E4">
          <w:rPr>
            <w:color w:val="FF0000"/>
          </w:rPr>
          <w:delText>ample</w:delText>
        </w:r>
      </w:del>
    </w:p>
    <w:p w14:paraId="4397BCC4" w14:textId="0C13693F" w:rsidR="00610230" w:rsidRPr="00F93ED8" w:rsidDel="007617E4" w:rsidRDefault="00610230" w:rsidP="00D40B7B">
      <w:pPr>
        <w:pStyle w:val="ListParagraph"/>
        <w:numPr>
          <w:ilvl w:val="0"/>
          <w:numId w:val="35"/>
        </w:numPr>
        <w:ind w:left="360"/>
        <w:contextualSpacing/>
        <w:jc w:val="left"/>
        <w:rPr>
          <w:del w:id="8212" w:author="Charles Gifford" w:date="2017-03-20T16:14:00Z"/>
          <w:color w:val="FF0000"/>
        </w:rPr>
      </w:pPr>
      <w:del w:id="8213" w:author="Charles Gifford" w:date="2017-03-20T16:14:00Z">
        <w:r w:rsidRPr="000A6F2E" w:rsidDel="007617E4">
          <w:rPr>
            <w:color w:val="FF0000"/>
          </w:rPr>
          <w:delText>Consumable</w:delText>
        </w:r>
        <w:r w:rsidR="002C25C7" w:rsidRPr="001C220C" w:rsidDel="007617E4">
          <w:rPr>
            <w:lang w:val="en-US"/>
          </w:rPr>
          <w:delText xml:space="preserve"> –</w:delText>
        </w:r>
        <w:r w:rsidRPr="000A6F2E" w:rsidDel="007617E4">
          <w:rPr>
            <w:color w:val="FF0000"/>
          </w:rPr>
          <w:delText xml:space="preserve"> ibid </w:delText>
        </w:r>
      </w:del>
    </w:p>
    <w:p w14:paraId="2F318831" w14:textId="78081697" w:rsidR="00610230" w:rsidRPr="00F93ED8" w:rsidDel="007617E4" w:rsidRDefault="00610230" w:rsidP="00D40B7B">
      <w:pPr>
        <w:pStyle w:val="ListParagraph"/>
        <w:numPr>
          <w:ilvl w:val="0"/>
          <w:numId w:val="35"/>
        </w:numPr>
        <w:ind w:left="360"/>
        <w:contextualSpacing/>
        <w:jc w:val="left"/>
        <w:rPr>
          <w:del w:id="8214" w:author="Charles Gifford" w:date="2017-03-20T16:14:00Z"/>
          <w:color w:val="FF0000"/>
        </w:rPr>
      </w:pPr>
      <w:del w:id="8215" w:author="Charles Gifford" w:date="2017-03-20T16:14:00Z">
        <w:r w:rsidRPr="000A6F2E" w:rsidDel="007617E4">
          <w:rPr>
            <w:color w:val="FF0000"/>
          </w:rPr>
          <w:delText>Sample</w:delText>
        </w:r>
        <w:r w:rsidR="002C25C7" w:rsidRPr="001C220C" w:rsidDel="007617E4">
          <w:rPr>
            <w:lang w:val="en-US"/>
          </w:rPr>
          <w:delText xml:space="preserve"> –</w:delText>
        </w:r>
        <w:r w:rsidRPr="000A6F2E" w:rsidDel="007617E4">
          <w:rPr>
            <w:color w:val="FF0000"/>
          </w:rPr>
          <w:delText xml:space="preserve"> </w:delText>
        </w:r>
        <w:r w:rsidR="004536BA" w:rsidDel="007617E4">
          <w:rPr>
            <w:i/>
            <w:color w:val="FF0000"/>
          </w:rPr>
          <w:delText>(To be d</w:delText>
        </w:r>
        <w:r w:rsidRPr="000A6F2E" w:rsidDel="007617E4">
          <w:rPr>
            <w:i/>
            <w:color w:val="FF0000"/>
          </w:rPr>
          <w:delText xml:space="preserve">efined by </w:delText>
        </w:r>
        <w:r w:rsidR="00D91762" w:rsidDel="007617E4">
          <w:rPr>
            <w:i/>
            <w:color w:val="FF0000"/>
          </w:rPr>
          <w:delText>December</w:delText>
        </w:r>
        <w:r w:rsidRPr="000A6F2E" w:rsidDel="007617E4">
          <w:rPr>
            <w:i/>
            <w:color w:val="FF0000"/>
          </w:rPr>
          <w:delText xml:space="preserve"> 201</w:delText>
        </w:r>
        <w:r w:rsidR="004B5352" w:rsidDel="007617E4">
          <w:rPr>
            <w:i/>
            <w:color w:val="FF0000"/>
          </w:rPr>
          <w:delText>7</w:delText>
        </w:r>
        <w:r w:rsidRPr="000A6F2E" w:rsidDel="007617E4">
          <w:rPr>
            <w:i/>
            <w:color w:val="FF0000"/>
          </w:rPr>
          <w:delText>)</w:delText>
        </w:r>
      </w:del>
    </w:p>
    <w:p w14:paraId="1A42833D" w14:textId="485D13FD" w:rsidR="00610230" w:rsidRPr="000A6F2E" w:rsidDel="007617E4" w:rsidRDefault="004536BA" w:rsidP="00D40B7B">
      <w:pPr>
        <w:pStyle w:val="ListParagraph"/>
        <w:numPr>
          <w:ilvl w:val="0"/>
          <w:numId w:val="35"/>
        </w:numPr>
        <w:ind w:left="360"/>
        <w:contextualSpacing/>
        <w:jc w:val="left"/>
        <w:rPr>
          <w:del w:id="8216" w:author="Charles Gifford" w:date="2017-03-20T16:14:00Z"/>
          <w:color w:val="FF0000"/>
        </w:rPr>
      </w:pPr>
      <w:del w:id="8217" w:author="Charles Gifford" w:date="2017-03-20T16:14:00Z">
        <w:r w:rsidDel="007617E4">
          <w:rPr>
            <w:color w:val="FF0000"/>
          </w:rPr>
          <w:delText>Returned s</w:delText>
        </w:r>
        <w:r w:rsidR="00610230" w:rsidRPr="000A6F2E" w:rsidDel="007617E4">
          <w:rPr>
            <w:color w:val="FF0000"/>
          </w:rPr>
          <w:delText>ample</w:delText>
        </w:r>
        <w:r w:rsidR="002C25C7" w:rsidRPr="001C220C" w:rsidDel="007617E4">
          <w:rPr>
            <w:lang w:val="en-US"/>
          </w:rPr>
          <w:delText xml:space="preserve"> –</w:delText>
        </w:r>
        <w:r w:rsidR="00610230" w:rsidRPr="000A6F2E" w:rsidDel="007617E4">
          <w:rPr>
            <w:color w:val="FF0000"/>
          </w:rPr>
          <w:delText xml:space="preserve"> </w:delText>
        </w:r>
        <w:r w:rsidDel="007617E4">
          <w:rPr>
            <w:i/>
            <w:color w:val="FF0000"/>
          </w:rPr>
          <w:delText>(To be d</w:delText>
        </w:r>
        <w:r w:rsidR="00610230" w:rsidRPr="000A6F2E" w:rsidDel="007617E4">
          <w:rPr>
            <w:i/>
            <w:color w:val="FF0000"/>
          </w:rPr>
          <w:delText xml:space="preserve">efined by </w:delText>
        </w:r>
        <w:r w:rsidR="00D91762" w:rsidDel="007617E4">
          <w:rPr>
            <w:i/>
            <w:color w:val="FF0000"/>
          </w:rPr>
          <w:delText>December</w:delText>
        </w:r>
        <w:r w:rsidR="00610230" w:rsidRPr="000A6F2E" w:rsidDel="007617E4">
          <w:rPr>
            <w:i/>
            <w:color w:val="FF0000"/>
          </w:rPr>
          <w:delText xml:space="preserve"> 201</w:delText>
        </w:r>
        <w:r w:rsidR="004B5352" w:rsidDel="007617E4">
          <w:rPr>
            <w:i/>
            <w:color w:val="FF0000"/>
          </w:rPr>
          <w:delText>7</w:delText>
        </w:r>
        <w:r w:rsidR="00610230" w:rsidRPr="000A6F2E" w:rsidDel="007617E4">
          <w:rPr>
            <w:i/>
            <w:color w:val="FF0000"/>
          </w:rPr>
          <w:delText>)</w:delText>
        </w:r>
      </w:del>
    </w:p>
    <w:p w14:paraId="04B180EC" w14:textId="35D4AAAD" w:rsidR="00610230" w:rsidRPr="000A6F2E" w:rsidDel="007617E4" w:rsidRDefault="00610230" w:rsidP="00610230">
      <w:pPr>
        <w:rPr>
          <w:del w:id="8218" w:author="Charles Gifford" w:date="2017-03-20T16:14:00Z"/>
          <w:color w:val="FF0000"/>
        </w:rPr>
      </w:pPr>
    </w:p>
    <w:p w14:paraId="28AB9555" w14:textId="3A03C23C" w:rsidR="00610230" w:rsidRPr="000A6F2E" w:rsidDel="007617E4" w:rsidRDefault="00610230" w:rsidP="00610230">
      <w:pPr>
        <w:rPr>
          <w:del w:id="8219" w:author="Charles Gifford" w:date="2017-03-20T16:14:00Z"/>
          <w:color w:val="FF0000"/>
        </w:rPr>
      </w:pPr>
      <w:del w:id="8220" w:author="Charles Gifford" w:date="2017-03-20T16:14:00Z">
        <w:r w:rsidRPr="000A6F2E" w:rsidDel="007617E4">
          <w:rPr>
            <w:color w:val="FF0000"/>
          </w:rPr>
          <w:delText>Defined value</w:delText>
        </w:r>
        <w:r w:rsidR="004536BA" w:rsidDel="007617E4">
          <w:rPr>
            <w:color w:val="FF0000"/>
          </w:rPr>
          <w:delText>s for the</w:delText>
        </w:r>
        <w:r w:rsidR="004536BA" w:rsidRPr="007B63BD" w:rsidDel="007617E4">
          <w:rPr>
            <w:color w:val="FF0000"/>
          </w:rPr>
          <w:delText xml:space="preserve"> </w:delText>
        </w:r>
        <w:r w:rsidR="004536BA" w:rsidRPr="005403B2" w:rsidDel="007617E4">
          <w:rPr>
            <w:color w:val="FF0000"/>
          </w:rPr>
          <w:delText>material u</w:delText>
        </w:r>
        <w:r w:rsidRPr="005403B2" w:rsidDel="007617E4">
          <w:rPr>
            <w:color w:val="FF0000"/>
          </w:rPr>
          <w:delText>se</w:delText>
        </w:r>
        <w:r w:rsidRPr="007B63BD" w:rsidDel="007617E4">
          <w:rPr>
            <w:color w:val="FF0000"/>
          </w:rPr>
          <w:delText xml:space="preserve"> a</w:delText>
        </w:r>
        <w:r w:rsidRPr="000A6F2E" w:rsidDel="007617E4">
          <w:rPr>
            <w:color w:val="FF0000"/>
          </w:rPr>
          <w:delText xml:space="preserve">ttribute for inventory operations are: </w:delText>
        </w:r>
      </w:del>
    </w:p>
    <w:p w14:paraId="598CAF2D" w14:textId="3804A479" w:rsidR="00610230" w:rsidRPr="000A6F2E" w:rsidDel="007617E4" w:rsidRDefault="004536BA" w:rsidP="00610230">
      <w:pPr>
        <w:rPr>
          <w:del w:id="8221" w:author="Charles Gifford" w:date="2017-03-20T16:14:00Z"/>
          <w:color w:val="FF0000"/>
        </w:rPr>
      </w:pPr>
      <w:del w:id="8222" w:author="Charles Gifford" w:date="2017-03-20T16:14:00Z">
        <w:r w:rsidDel="007617E4">
          <w:rPr>
            <w:color w:val="FF0000"/>
          </w:rPr>
          <w:delText>Consumable, carrier, returned carrier, i</w:delText>
        </w:r>
        <w:r w:rsidR="00610230" w:rsidRPr="000A6F2E" w:rsidDel="007617E4">
          <w:rPr>
            <w:color w:val="FF0000"/>
          </w:rPr>
          <w:delText>nventoried</w:delText>
        </w:r>
      </w:del>
    </w:p>
    <w:p w14:paraId="05292E43" w14:textId="0D834FCE" w:rsidR="00610230" w:rsidRPr="00F93ED8" w:rsidDel="007617E4" w:rsidRDefault="00610230" w:rsidP="00A70CDA">
      <w:pPr>
        <w:pStyle w:val="ListParagraph"/>
        <w:numPr>
          <w:ilvl w:val="0"/>
          <w:numId w:val="60"/>
        </w:numPr>
        <w:ind w:left="360"/>
        <w:contextualSpacing/>
        <w:jc w:val="left"/>
        <w:rPr>
          <w:del w:id="8223" w:author="Charles Gifford" w:date="2017-03-20T16:14:00Z"/>
          <w:color w:val="FF0000"/>
        </w:rPr>
      </w:pPr>
      <w:del w:id="8224" w:author="Charles Gifford" w:date="2017-03-20T16:14:00Z">
        <w:r w:rsidRPr="000A6F2E" w:rsidDel="007617E4">
          <w:rPr>
            <w:color w:val="FF0000"/>
          </w:rPr>
          <w:delText>Consumable</w:delText>
        </w:r>
        <w:r w:rsidR="002C25C7" w:rsidRPr="001C220C" w:rsidDel="007617E4">
          <w:rPr>
            <w:lang w:val="en-US"/>
          </w:rPr>
          <w:delText xml:space="preserve"> –</w:delText>
        </w:r>
        <w:r w:rsidRPr="000A6F2E" w:rsidDel="007617E4">
          <w:rPr>
            <w:color w:val="FF0000"/>
          </w:rPr>
          <w:delText xml:space="preserve"> ibid. </w:delText>
        </w:r>
      </w:del>
    </w:p>
    <w:p w14:paraId="17E07CCF" w14:textId="1E78FD07" w:rsidR="00610230" w:rsidRPr="00F93ED8" w:rsidDel="007617E4" w:rsidRDefault="00610230" w:rsidP="00A70CDA">
      <w:pPr>
        <w:pStyle w:val="ListParagraph"/>
        <w:numPr>
          <w:ilvl w:val="0"/>
          <w:numId w:val="60"/>
        </w:numPr>
        <w:ind w:left="360"/>
        <w:contextualSpacing/>
        <w:jc w:val="left"/>
        <w:rPr>
          <w:del w:id="8225" w:author="Charles Gifford" w:date="2017-03-20T16:14:00Z"/>
          <w:color w:val="FF0000"/>
        </w:rPr>
      </w:pPr>
      <w:del w:id="8226" w:author="Charles Gifford" w:date="2017-03-20T16:14:00Z">
        <w:r w:rsidRPr="000A6F2E" w:rsidDel="007617E4">
          <w:rPr>
            <w:color w:val="FF0000"/>
          </w:rPr>
          <w:delText>Carrier</w:delText>
        </w:r>
        <w:r w:rsidR="002C25C7" w:rsidRPr="001C220C" w:rsidDel="007617E4">
          <w:rPr>
            <w:lang w:val="en-US"/>
          </w:rPr>
          <w:delText xml:space="preserve"> –</w:delText>
        </w:r>
        <w:r w:rsidRPr="000A6F2E" w:rsidDel="007617E4">
          <w:rPr>
            <w:color w:val="FF0000"/>
          </w:rPr>
          <w:delText xml:space="preserve"> </w:delText>
        </w:r>
        <w:r w:rsidR="004536BA" w:rsidDel="007617E4">
          <w:rPr>
            <w:i/>
            <w:color w:val="FF0000"/>
          </w:rPr>
          <w:delText>(To be d</w:delText>
        </w:r>
        <w:r w:rsidRPr="000A6F2E" w:rsidDel="007617E4">
          <w:rPr>
            <w:i/>
            <w:color w:val="FF0000"/>
          </w:rPr>
          <w:delText xml:space="preserve">efined by </w:delText>
        </w:r>
        <w:r w:rsidR="00D91762" w:rsidDel="007617E4">
          <w:rPr>
            <w:i/>
            <w:color w:val="FF0000"/>
          </w:rPr>
          <w:delText>December</w:delText>
        </w:r>
        <w:r w:rsidRPr="000A6F2E" w:rsidDel="007617E4">
          <w:rPr>
            <w:i/>
            <w:color w:val="FF0000"/>
          </w:rPr>
          <w:delText xml:space="preserve"> 201</w:delText>
        </w:r>
        <w:r w:rsidR="004B5352" w:rsidDel="007617E4">
          <w:rPr>
            <w:i/>
            <w:color w:val="FF0000"/>
          </w:rPr>
          <w:delText>7</w:delText>
        </w:r>
        <w:r w:rsidRPr="000A6F2E" w:rsidDel="007617E4">
          <w:rPr>
            <w:i/>
            <w:color w:val="FF0000"/>
          </w:rPr>
          <w:delText>)</w:delText>
        </w:r>
      </w:del>
    </w:p>
    <w:p w14:paraId="1A20DB15" w14:textId="5978D961" w:rsidR="00610230" w:rsidRPr="00F93ED8" w:rsidDel="007617E4" w:rsidRDefault="004536BA" w:rsidP="00A70CDA">
      <w:pPr>
        <w:pStyle w:val="ListParagraph"/>
        <w:numPr>
          <w:ilvl w:val="0"/>
          <w:numId w:val="60"/>
        </w:numPr>
        <w:ind w:left="360"/>
        <w:contextualSpacing/>
        <w:jc w:val="left"/>
        <w:rPr>
          <w:del w:id="8227" w:author="Charles Gifford" w:date="2017-03-20T16:14:00Z"/>
          <w:color w:val="FF0000"/>
        </w:rPr>
      </w:pPr>
      <w:del w:id="8228" w:author="Charles Gifford" w:date="2017-03-20T16:14:00Z">
        <w:r w:rsidDel="007617E4">
          <w:rPr>
            <w:color w:val="FF0000"/>
          </w:rPr>
          <w:delText>Returned c</w:delText>
        </w:r>
        <w:r w:rsidR="00610230" w:rsidRPr="000A6F2E" w:rsidDel="007617E4">
          <w:rPr>
            <w:color w:val="FF0000"/>
          </w:rPr>
          <w:delText>arrier</w:delText>
        </w:r>
        <w:r w:rsidR="002C25C7" w:rsidRPr="001C220C" w:rsidDel="007617E4">
          <w:rPr>
            <w:lang w:val="en-US"/>
          </w:rPr>
          <w:delText xml:space="preserve"> –</w:delText>
        </w:r>
        <w:r w:rsidR="00610230" w:rsidRPr="000A6F2E" w:rsidDel="007617E4">
          <w:rPr>
            <w:color w:val="FF0000"/>
          </w:rPr>
          <w:delText xml:space="preserve"> </w:delText>
        </w:r>
        <w:r w:rsidDel="007617E4">
          <w:rPr>
            <w:i/>
            <w:color w:val="FF0000"/>
          </w:rPr>
          <w:delText>(To be d</w:delText>
        </w:r>
        <w:r w:rsidR="00610230" w:rsidRPr="000A6F2E" w:rsidDel="007617E4">
          <w:rPr>
            <w:i/>
            <w:color w:val="FF0000"/>
          </w:rPr>
          <w:delText xml:space="preserve">efined by </w:delText>
        </w:r>
        <w:r w:rsidR="00D91762" w:rsidDel="007617E4">
          <w:rPr>
            <w:i/>
            <w:color w:val="FF0000"/>
          </w:rPr>
          <w:delText>December</w:delText>
        </w:r>
        <w:r w:rsidR="00610230" w:rsidRPr="000A6F2E" w:rsidDel="007617E4">
          <w:rPr>
            <w:i/>
            <w:color w:val="FF0000"/>
          </w:rPr>
          <w:delText xml:space="preserve"> 201</w:delText>
        </w:r>
        <w:r w:rsidR="004B5352" w:rsidDel="007617E4">
          <w:rPr>
            <w:i/>
            <w:color w:val="FF0000"/>
          </w:rPr>
          <w:delText>7</w:delText>
        </w:r>
        <w:r w:rsidR="00610230" w:rsidRPr="000A6F2E" w:rsidDel="007617E4">
          <w:rPr>
            <w:i/>
            <w:color w:val="FF0000"/>
          </w:rPr>
          <w:delText>)</w:delText>
        </w:r>
      </w:del>
    </w:p>
    <w:p w14:paraId="79816BD9" w14:textId="7539F9C3" w:rsidR="00CC40E0" w:rsidRPr="008F0F42" w:rsidDel="007617E4" w:rsidRDefault="004536BA" w:rsidP="00A70CDA">
      <w:pPr>
        <w:pStyle w:val="ListParagraph"/>
        <w:numPr>
          <w:ilvl w:val="0"/>
          <w:numId w:val="60"/>
        </w:numPr>
        <w:ind w:left="360"/>
        <w:contextualSpacing/>
        <w:jc w:val="left"/>
        <w:rPr>
          <w:del w:id="8229" w:author="Charles Gifford" w:date="2017-03-20T16:14:00Z"/>
          <w:color w:val="FF0000"/>
        </w:rPr>
      </w:pPr>
      <w:del w:id="8230" w:author="Charles Gifford" w:date="2017-03-20T16:14:00Z">
        <w:r w:rsidDel="007617E4">
          <w:rPr>
            <w:color w:val="FF0000"/>
          </w:rPr>
          <w:delText>Inventoried</w:delText>
        </w:r>
        <w:r w:rsidR="002C25C7" w:rsidRPr="001C220C" w:rsidDel="007617E4">
          <w:rPr>
            <w:lang w:val="en-US"/>
          </w:rPr>
          <w:delText xml:space="preserve"> –</w:delText>
        </w:r>
        <w:r w:rsidDel="007617E4">
          <w:rPr>
            <w:color w:val="FF0000"/>
          </w:rPr>
          <w:delText xml:space="preserve"> The </w:delText>
        </w:r>
        <w:r w:rsidRPr="007F2A21" w:rsidDel="007617E4">
          <w:rPr>
            <w:i/>
            <w:color w:val="FF0000"/>
          </w:rPr>
          <w:delText>material a</w:delText>
        </w:r>
        <w:r w:rsidR="00610230" w:rsidRPr="007F2A21" w:rsidDel="007617E4">
          <w:rPr>
            <w:i/>
            <w:color w:val="FF0000"/>
          </w:rPr>
          <w:delText>ctual</w:delText>
        </w:r>
        <w:r w:rsidR="00610230" w:rsidRPr="000A6F2E" w:rsidDel="007617E4">
          <w:rPr>
            <w:color w:val="FF0000"/>
          </w:rPr>
          <w:delText xml:space="preserve"> of periodic and/or on-demand inventory cycle coun</w:delText>
        </w:r>
        <w:r w:rsidDel="007617E4">
          <w:rPr>
            <w:color w:val="FF0000"/>
          </w:rPr>
          <w:delText>ts of each inventory providing material c</w:delText>
        </w:r>
        <w:r w:rsidR="00610230" w:rsidRPr="000A6F2E" w:rsidDel="007617E4">
          <w:rPr>
            <w:color w:val="FF0000"/>
          </w:rPr>
          <w:delText>onsumables t</w:delText>
        </w:r>
        <w:r w:rsidDel="007617E4">
          <w:rPr>
            <w:color w:val="FF0000"/>
          </w:rPr>
          <w:delText>o the process and accumulating material produced, co-products produced and by-products p</w:delText>
        </w:r>
        <w:r w:rsidR="00610230" w:rsidRPr="000A6F2E" w:rsidDel="007617E4">
          <w:rPr>
            <w:color w:val="FF0000"/>
          </w:rPr>
          <w:delText xml:space="preserve">roduced.  </w:delText>
        </w:r>
      </w:del>
    </w:p>
    <w:p w14:paraId="75135F03" w14:textId="4C2FABA5" w:rsidR="00610230" w:rsidRPr="001C220C" w:rsidDel="007617E4" w:rsidRDefault="00610230" w:rsidP="00CC40E0">
      <w:pPr>
        <w:rPr>
          <w:del w:id="8231" w:author="Charles Gifford" w:date="2017-03-20T16:14:00Z"/>
          <w:lang w:val="en-US"/>
        </w:rPr>
      </w:pPr>
    </w:p>
    <w:p w14:paraId="0330E79C" w14:textId="322E0A50" w:rsidR="008B4A6F" w:rsidRPr="001C220C" w:rsidDel="007617E4" w:rsidRDefault="008B4A6F" w:rsidP="003E1075">
      <w:pPr>
        <w:pStyle w:val="Heading3"/>
        <w:rPr>
          <w:del w:id="8232" w:author="Charles Gifford" w:date="2017-03-20T16:14:00Z"/>
        </w:rPr>
      </w:pPr>
      <w:bookmarkStart w:id="8233" w:name="_Toc161566437"/>
      <w:bookmarkStart w:id="8234" w:name="_Toc320176939"/>
      <w:del w:id="8235" w:author="Charles Gifford" w:date="2017-03-20T16:14:00Z">
        <w:r w:rsidRPr="001C220C" w:rsidDel="007617E4">
          <w:delText xml:space="preserve">Material </w:delText>
        </w:r>
        <w:r w:rsidR="007208F6" w:rsidRPr="001C220C" w:rsidDel="007617E4">
          <w:delText xml:space="preserve">segment </w:delText>
        </w:r>
        <w:r w:rsidRPr="001C220C" w:rsidDel="007617E4">
          <w:delText>specification property</w:delText>
        </w:r>
        <w:bookmarkEnd w:id="8233"/>
        <w:bookmarkEnd w:id="8234"/>
      </w:del>
    </w:p>
    <w:p w14:paraId="06320658" w14:textId="209575ED" w:rsidR="00AE642B" w:rsidDel="007617E4" w:rsidRDefault="00527430" w:rsidP="00D3451A">
      <w:pPr>
        <w:pStyle w:val="PARAGRAPH"/>
        <w:rPr>
          <w:del w:id="8236" w:author="Charles Gifford" w:date="2017-03-20T16:14:00Z"/>
          <w:lang w:val="en-US"/>
        </w:rPr>
      </w:pPr>
      <w:del w:id="8237" w:author="Charles Gifford" w:date="2017-03-20T16:14:00Z">
        <w:r w:rsidRPr="001C220C" w:rsidDel="007617E4">
          <w:rPr>
            <w:lang w:val="en-US"/>
          </w:rPr>
          <w:delText xml:space="preserve">Specific properties that are required </w:delText>
        </w:r>
        <w:r w:rsidR="000C7AD0" w:rsidDel="007617E4">
          <w:rPr>
            <w:lang w:val="en-US"/>
          </w:rPr>
          <w:delText xml:space="preserve">for </w:delText>
        </w:r>
        <w:r w:rsidR="000C7AD0" w:rsidRPr="000C7AD0" w:rsidDel="007617E4">
          <w:rPr>
            <w:i/>
            <w:lang w:val="en-US"/>
          </w:rPr>
          <w:delText>material segment specifications</w:delText>
        </w:r>
        <w:r w:rsidR="000C7AD0" w:rsidDel="007617E4">
          <w:rPr>
            <w:lang w:val="en-US"/>
          </w:rPr>
          <w:delText xml:space="preserve"> </w:delText>
        </w:r>
        <w:r w:rsidR="000C7AD0" w:rsidRPr="001C220C" w:rsidDel="007617E4">
          <w:rPr>
            <w:lang w:val="en-US"/>
          </w:rPr>
          <w:delText xml:space="preserve">shall be presented </w:delText>
        </w:r>
        <w:r w:rsidR="000C7AD0" w:rsidDel="007617E4">
          <w:rPr>
            <w:lang w:val="en-US"/>
          </w:rPr>
          <w:delText xml:space="preserve">as </w:delText>
        </w:r>
        <w:r w:rsidRPr="000C7AD0" w:rsidDel="007617E4">
          <w:rPr>
            <w:i/>
            <w:lang w:val="en-US"/>
          </w:rPr>
          <w:delText xml:space="preserve">material </w:delText>
        </w:r>
        <w:r w:rsidR="007208F6" w:rsidRPr="000C7AD0" w:rsidDel="007617E4">
          <w:rPr>
            <w:i/>
            <w:lang w:val="en-US"/>
          </w:rPr>
          <w:delText xml:space="preserve">segment </w:delText>
        </w:r>
        <w:r w:rsidRPr="000C7AD0" w:rsidDel="007617E4">
          <w:rPr>
            <w:i/>
            <w:lang w:val="en-US"/>
          </w:rPr>
          <w:delText>specification properties</w:delText>
        </w:r>
        <w:r w:rsidRPr="001C220C" w:rsidDel="007617E4">
          <w:rPr>
            <w:lang w:val="en-US"/>
          </w:rPr>
          <w:delText>.</w:delText>
        </w:r>
        <w:r w:rsidR="00AE642B" w:rsidRPr="00AE642B" w:rsidDel="007617E4">
          <w:rPr>
            <w:lang w:val="en-US"/>
          </w:rPr>
          <w:delText xml:space="preserve"> </w:delText>
        </w:r>
      </w:del>
    </w:p>
    <w:p w14:paraId="482A1A10" w14:textId="228A3565" w:rsidR="00527430" w:rsidRPr="001C220C" w:rsidDel="007617E4" w:rsidRDefault="00AE642B" w:rsidP="00D3451A">
      <w:pPr>
        <w:pStyle w:val="PARAGRAPH"/>
        <w:rPr>
          <w:del w:id="8238" w:author="Charles Gifford" w:date="2017-03-20T16:14:00Z"/>
          <w:lang w:val="en-US"/>
        </w:rPr>
      </w:pPr>
      <w:del w:id="8239" w:author="Charles Gifford" w:date="2017-03-20T16:14:00Z">
        <w:r w:rsidRPr="000C7AD0" w:rsidDel="007617E4">
          <w:rPr>
            <w:i/>
            <w:lang w:val="en-US"/>
          </w:rPr>
          <w:delText>Material segment specification properties</w:delText>
        </w:r>
        <w:r w:rsidDel="007617E4">
          <w:rPr>
            <w:lang w:val="en-US"/>
          </w:rPr>
          <w:delText xml:space="preserve"> may contain nested </w:delText>
        </w:r>
        <w:r w:rsidRPr="000C7AD0" w:rsidDel="007617E4">
          <w:rPr>
            <w:i/>
            <w:lang w:val="en-US"/>
          </w:rPr>
          <w:delText>material segment specification properties</w:delText>
        </w:r>
        <w:r w:rsidDel="007617E4">
          <w:rPr>
            <w:lang w:val="en-US"/>
          </w:rPr>
          <w:delText>.</w:delText>
        </w:r>
      </w:del>
    </w:p>
    <w:p w14:paraId="1236BC36" w14:textId="677117C2" w:rsidR="009832E7" w:rsidRPr="001C220C" w:rsidDel="007617E4" w:rsidRDefault="000563C9" w:rsidP="009832E7">
      <w:pPr>
        <w:pStyle w:val="PARAGRAPH"/>
        <w:rPr>
          <w:del w:id="8240" w:author="Charles Gifford" w:date="2017-03-20T16:14:00Z"/>
          <w:lang w:val="en-US"/>
        </w:rPr>
      </w:pPr>
      <w:del w:id="8241" w:author="Charles Gifford" w:date="2017-03-20T16:14:00Z">
        <w:r w:rsidDel="007617E4">
          <w:rPr>
            <w:lang w:val="en-US"/>
          </w:rPr>
          <w:fldChar w:fldCharType="begin"/>
        </w:r>
        <w:r w:rsidDel="007617E4">
          <w:rPr>
            <w:lang w:val="en-US"/>
          </w:rPr>
          <w:delInstrText xml:space="preserve"> REF _Ref449124264 \h </w:delInstrText>
        </w:r>
        <w:r w:rsidDel="007617E4">
          <w:rPr>
            <w:lang w:val="en-US"/>
          </w:rPr>
        </w:r>
        <w:r w:rsidDel="007617E4">
          <w:rPr>
            <w:lang w:val="en-US"/>
          </w:rPr>
          <w:fldChar w:fldCharType="separate"/>
        </w:r>
        <w:r w:rsidR="004B5352" w:rsidRPr="001C220C" w:rsidDel="007617E4">
          <w:rPr>
            <w:lang w:val="en-US"/>
          </w:rPr>
          <w:delText xml:space="preserve">Table </w:delText>
        </w:r>
        <w:r w:rsidR="004B5352" w:rsidDel="007617E4">
          <w:rPr>
            <w:noProof/>
            <w:lang w:val="en-US"/>
          </w:rPr>
          <w:delText>79</w:delText>
        </w:r>
        <w:r w:rsidDel="007617E4">
          <w:rPr>
            <w:lang w:val="en-US"/>
          </w:rPr>
          <w:fldChar w:fldCharType="end"/>
        </w:r>
        <w:r w:rsidDel="007617E4">
          <w:rPr>
            <w:lang w:val="en-US"/>
          </w:rPr>
          <w:delText xml:space="preserve"> </w:delText>
        </w:r>
        <w:r w:rsidR="008B4A6F" w:rsidRPr="001C220C" w:rsidDel="007617E4">
          <w:rPr>
            <w:lang w:val="en-US"/>
          </w:rPr>
          <w:delText xml:space="preserve">defines the </w:delText>
        </w:r>
        <w:r w:rsidR="009832E7" w:rsidDel="007617E4">
          <w:rPr>
            <w:lang w:val="en-US"/>
          </w:rPr>
          <w:delText>relationships</w:delText>
        </w:r>
        <w:r w:rsidR="008B4A6F" w:rsidRPr="001C220C" w:rsidDel="007617E4">
          <w:rPr>
            <w:lang w:val="en-US"/>
          </w:rPr>
          <w:delText xml:space="preserve"> for </w:delText>
        </w:r>
        <w:r w:rsidR="002D2A49" w:rsidDel="007617E4">
          <w:rPr>
            <w:lang w:val="en-US"/>
          </w:rPr>
          <w:delText xml:space="preserve">the </w:delText>
        </w:r>
        <w:r w:rsidR="008B4A6F" w:rsidRPr="001C220C" w:rsidDel="007617E4">
          <w:rPr>
            <w:i/>
            <w:lang w:val="en-US"/>
          </w:rPr>
          <w:delText xml:space="preserve">material </w:delText>
        </w:r>
        <w:r w:rsidR="007208F6" w:rsidRPr="001C220C" w:rsidDel="007617E4">
          <w:rPr>
            <w:i/>
            <w:lang w:val="en-US"/>
          </w:rPr>
          <w:delText xml:space="preserve">segment </w:delText>
        </w:r>
        <w:r w:rsidR="008B4A6F" w:rsidRPr="001C220C" w:rsidDel="007617E4">
          <w:rPr>
            <w:i/>
            <w:lang w:val="en-US"/>
          </w:rPr>
          <w:delText>specification property</w:delText>
        </w:r>
        <w:r w:rsidR="008B4A6F" w:rsidRPr="001C220C" w:rsidDel="007617E4">
          <w:rPr>
            <w:lang w:val="en-US"/>
          </w:rPr>
          <w:delText xml:space="preserve">. </w:delText>
        </w:r>
        <w:r w:rsidR="009832E7" w:rsidDel="007617E4">
          <w:rPr>
            <w:lang w:val="en-US"/>
          </w:rPr>
          <w:fldChar w:fldCharType="begin"/>
        </w:r>
        <w:r w:rsidR="009832E7" w:rsidDel="007617E4">
          <w:rPr>
            <w:lang w:val="en-US"/>
          </w:rPr>
          <w:delInstrText xml:space="preserve"> REF _Ref161732393 \h </w:delInstrText>
        </w:r>
        <w:r w:rsidR="009832E7" w:rsidDel="007617E4">
          <w:rPr>
            <w:lang w:val="en-US"/>
          </w:rPr>
        </w:r>
        <w:r w:rsidR="009832E7" w:rsidDel="007617E4">
          <w:rPr>
            <w:lang w:val="en-US"/>
          </w:rPr>
          <w:fldChar w:fldCharType="separate"/>
        </w:r>
        <w:r w:rsidR="004B5352" w:rsidRPr="001C220C" w:rsidDel="007617E4">
          <w:rPr>
            <w:lang w:val="en-US"/>
          </w:rPr>
          <w:delText xml:space="preserve">Table </w:delText>
        </w:r>
        <w:r w:rsidR="004B5352" w:rsidDel="007617E4">
          <w:rPr>
            <w:noProof/>
            <w:lang w:val="en-US"/>
          </w:rPr>
          <w:delText>80</w:delText>
        </w:r>
        <w:r w:rsidR="009832E7" w:rsidDel="007617E4">
          <w:rPr>
            <w:lang w:val="en-US"/>
          </w:rPr>
          <w:fldChar w:fldCharType="end"/>
        </w:r>
        <w:r w:rsidR="009832E7" w:rsidRPr="001C220C" w:rsidDel="007617E4">
          <w:rPr>
            <w:lang w:val="en-US"/>
          </w:rPr>
          <w:delText xml:space="preserve"> defines the attributes for </w:delText>
        </w:r>
        <w:r w:rsidR="002D2A49" w:rsidDel="007617E4">
          <w:rPr>
            <w:lang w:val="en-US"/>
          </w:rPr>
          <w:delText xml:space="preserve">the </w:delText>
        </w:r>
        <w:r w:rsidR="009832E7" w:rsidRPr="001C220C" w:rsidDel="007617E4">
          <w:rPr>
            <w:i/>
            <w:lang w:val="en-US"/>
          </w:rPr>
          <w:delText>material segment specification property</w:delText>
        </w:r>
        <w:r w:rsidR="009832E7" w:rsidRPr="001C220C" w:rsidDel="007617E4">
          <w:rPr>
            <w:lang w:val="en-US"/>
          </w:rPr>
          <w:delText xml:space="preserve">. </w:delText>
        </w:r>
      </w:del>
    </w:p>
    <w:p w14:paraId="4D894E90" w14:textId="641ADC0E" w:rsidR="008B4A6F" w:rsidRPr="001C220C" w:rsidDel="007617E4" w:rsidRDefault="009832E7" w:rsidP="001E69AF">
      <w:pPr>
        <w:pStyle w:val="TABLE-title"/>
        <w:rPr>
          <w:del w:id="8242" w:author="Charles Gifford" w:date="2017-03-20T16:14:00Z"/>
          <w:lang w:val="en-US"/>
        </w:rPr>
      </w:pPr>
      <w:bookmarkStart w:id="8243" w:name="_Ref449124264"/>
      <w:del w:id="8244" w:author="Charles Gifford" w:date="2017-03-20T16:14:00Z">
        <w:r w:rsidRPr="001C220C" w:rsidDel="007617E4">
          <w:rPr>
            <w:lang w:val="en-US"/>
          </w:rPr>
          <w:delText xml:space="preserve">Table </w:delText>
        </w:r>
        <w:r w:rsidR="006D59F1" w:rsidDel="007617E4">
          <w:rPr>
            <w:b w:val="0"/>
            <w:bCs w:val="0"/>
            <w:lang w:val="en-US"/>
          </w:rPr>
          <w:fldChar w:fldCharType="begin"/>
        </w:r>
        <w:r w:rsidR="006D59F1" w:rsidDel="007617E4">
          <w:rPr>
            <w:lang w:val="en-US"/>
          </w:rPr>
          <w:delInstrText xml:space="preserve"> SEQ Table \* ARABIC </w:delInstrText>
        </w:r>
        <w:r w:rsidR="006D59F1" w:rsidDel="007617E4">
          <w:rPr>
            <w:b w:val="0"/>
            <w:bCs w:val="0"/>
            <w:lang w:val="en-US"/>
          </w:rPr>
          <w:fldChar w:fldCharType="separate"/>
        </w:r>
        <w:r w:rsidR="008D633D" w:rsidDel="007617E4">
          <w:rPr>
            <w:noProof/>
            <w:lang w:val="en-US"/>
          </w:rPr>
          <w:delText>79</w:delText>
        </w:r>
        <w:r w:rsidR="006D59F1" w:rsidDel="007617E4">
          <w:rPr>
            <w:b w:val="0"/>
            <w:bCs w:val="0"/>
            <w:lang w:val="en-US"/>
          </w:rPr>
          <w:fldChar w:fldCharType="end"/>
        </w:r>
        <w:bookmarkEnd w:id="8243"/>
        <w:r w:rsidRPr="001C220C" w:rsidDel="007617E4">
          <w:rPr>
            <w:lang w:val="en-US"/>
          </w:rPr>
          <w:delText xml:space="preserve"> </w:delText>
        </w:r>
        <w:r w:rsidDel="007617E4">
          <w:rPr>
            <w:lang w:val="en-US"/>
          </w:rPr>
          <w:delText>–</w:delText>
        </w:r>
        <w:r w:rsidRPr="001C220C" w:rsidDel="007617E4">
          <w:rPr>
            <w:lang w:val="en-US"/>
          </w:rPr>
          <w:delText xml:space="preserve"> </w:delText>
        </w:r>
        <w:r w:rsidDel="007617E4">
          <w:rPr>
            <w:lang w:val="en-US"/>
          </w:rPr>
          <w:delText>M</w:delText>
        </w:r>
        <w:r w:rsidRPr="001C220C" w:rsidDel="007617E4">
          <w:rPr>
            <w:lang w:val="en-US"/>
          </w:rPr>
          <w:delText>aterial segment specification property</w:delText>
        </w:r>
        <w:r w:rsidRPr="00AC2193" w:rsidDel="007617E4">
          <w:rPr>
            <w:lang w:val="en-US"/>
          </w:rPr>
          <w:delText xml:space="preserve"> </w:delText>
        </w:r>
        <w:r w:rsidDel="007617E4">
          <w:rPr>
            <w:lang w:val="en-US"/>
          </w:rPr>
          <w:delText>relationships</w:delText>
        </w:r>
        <w:bookmarkStart w:id="8245" w:name="_Ref161732393"/>
        <w:bookmarkStart w:id="8246" w:name="_Toc161631637"/>
        <w:bookmarkStart w:id="8247" w:name="_Toc266864159"/>
        <w:bookmarkStart w:id="8248" w:name="_Toc306621047"/>
        <w:bookmarkStart w:id="8249" w:name="_Toc320178443"/>
        <w:r w:rsidR="008B4A6F" w:rsidRPr="001C220C" w:rsidDel="007617E4">
          <w:rPr>
            <w:lang w:val="en-US"/>
          </w:rPr>
          <w:delText xml:space="preserve">Table </w:delText>
        </w:r>
        <w:r w:rsidR="006D59F1" w:rsidDel="007617E4">
          <w:rPr>
            <w:b w:val="0"/>
            <w:bCs w:val="0"/>
            <w:lang w:val="en-US"/>
          </w:rPr>
          <w:fldChar w:fldCharType="begin"/>
        </w:r>
        <w:r w:rsidR="006D59F1" w:rsidDel="007617E4">
          <w:rPr>
            <w:lang w:val="en-US"/>
          </w:rPr>
          <w:delInstrText xml:space="preserve"> SEQ Table \* ARABIC </w:delInstrText>
        </w:r>
        <w:r w:rsidR="006D59F1" w:rsidDel="007617E4">
          <w:rPr>
            <w:b w:val="0"/>
            <w:bCs w:val="0"/>
            <w:lang w:val="en-US"/>
          </w:rPr>
          <w:fldChar w:fldCharType="separate"/>
        </w:r>
        <w:r w:rsidR="008D633D" w:rsidDel="007617E4">
          <w:rPr>
            <w:noProof/>
            <w:lang w:val="en-US"/>
          </w:rPr>
          <w:delText>80</w:delText>
        </w:r>
        <w:r w:rsidR="006D59F1" w:rsidDel="007617E4">
          <w:rPr>
            <w:b w:val="0"/>
            <w:bCs w:val="0"/>
            <w:lang w:val="en-US"/>
          </w:rPr>
          <w:fldChar w:fldCharType="end"/>
        </w:r>
        <w:bookmarkEnd w:id="8245"/>
        <w:r w:rsidR="008B4A6F" w:rsidRPr="001C220C" w:rsidDel="007617E4">
          <w:rPr>
            <w:lang w:val="en-US"/>
          </w:rPr>
          <w:delText xml:space="preserve"> </w:delText>
        </w:r>
        <w:r w:rsidR="00D3451A" w:rsidDel="007617E4">
          <w:rPr>
            <w:lang w:val="en-US"/>
          </w:rPr>
          <w:delText>–</w:delText>
        </w:r>
        <w:r w:rsidR="008B4A6F" w:rsidRPr="001C220C" w:rsidDel="007617E4">
          <w:rPr>
            <w:lang w:val="en-US"/>
          </w:rPr>
          <w:delText xml:space="preserve"> </w:delText>
        </w:r>
        <w:r w:rsidR="006F45EC" w:rsidDel="007617E4">
          <w:rPr>
            <w:lang w:val="en-US"/>
          </w:rPr>
          <w:delText>M</w:delText>
        </w:r>
        <w:r w:rsidR="008B4A6F" w:rsidRPr="001C220C" w:rsidDel="007617E4">
          <w:rPr>
            <w:lang w:val="en-US"/>
          </w:rPr>
          <w:delText xml:space="preserve">aterial </w:delText>
        </w:r>
        <w:r w:rsidR="007208F6" w:rsidRPr="001C220C" w:rsidDel="007617E4">
          <w:rPr>
            <w:lang w:val="en-US"/>
          </w:rPr>
          <w:delText xml:space="preserve">segment </w:delText>
        </w:r>
        <w:r w:rsidR="008B4A6F" w:rsidRPr="001C220C" w:rsidDel="007617E4">
          <w:rPr>
            <w:lang w:val="en-US"/>
          </w:rPr>
          <w:delText>specification property</w:delText>
        </w:r>
        <w:bookmarkEnd w:id="8246"/>
        <w:bookmarkEnd w:id="8247"/>
        <w:bookmarkEnd w:id="8248"/>
        <w:bookmarkEnd w:id="8249"/>
        <w:r w:rsidR="006F45EC" w:rsidRPr="00AC2193" w:rsidDel="007617E4">
          <w:rPr>
            <w:lang w:val="en-US"/>
          </w:rPr>
          <w:delText xml:space="preserve"> </w:delText>
        </w:r>
        <w:r w:rsidR="006F45EC" w:rsidDel="007617E4">
          <w:rPr>
            <w:lang w:val="en-US"/>
          </w:rPr>
          <w:delText>attributes</w:delText>
        </w:r>
      </w:del>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F663EA" w:rsidRPr="001C220C" w:rsidDel="007617E4" w14:paraId="5624002E" w14:textId="017CAECE">
        <w:trPr>
          <w:tblHeader/>
          <w:jc w:val="center"/>
          <w:del w:id="8250" w:author="Charles Gifford" w:date="2017-03-20T16:14:00Z"/>
        </w:trPr>
        <w:tc>
          <w:tcPr>
            <w:tcW w:w="1269" w:type="dxa"/>
          </w:tcPr>
          <w:p w14:paraId="2797D3BD" w14:textId="187F411F" w:rsidR="00F663EA" w:rsidRPr="001C220C" w:rsidDel="007617E4" w:rsidRDefault="00F663EA" w:rsidP="00F3761C">
            <w:pPr>
              <w:pStyle w:val="NormalTableHeader"/>
              <w:spacing w:before="40"/>
              <w:rPr>
                <w:del w:id="8251" w:author="Charles Gifford" w:date="2017-03-20T16:14:00Z"/>
                <w:lang w:val="en-US"/>
              </w:rPr>
            </w:pPr>
            <w:del w:id="8252" w:author="Charles Gifford" w:date="2017-03-20T16:14:00Z">
              <w:r w:rsidRPr="001C220C" w:rsidDel="007617E4">
                <w:rPr>
                  <w:lang w:val="en-US"/>
                </w:rPr>
                <w:delText xml:space="preserve">Attribute </w:delText>
              </w:r>
              <w:r w:rsidR="006618D3" w:rsidDel="007617E4">
                <w:rPr>
                  <w:lang w:val="en-US"/>
                </w:rPr>
                <w:delText>n</w:delText>
              </w:r>
              <w:r w:rsidRPr="001C220C" w:rsidDel="007617E4">
                <w:rPr>
                  <w:lang w:val="en-US"/>
                </w:rPr>
                <w:delText>ame</w:delText>
              </w:r>
            </w:del>
          </w:p>
        </w:tc>
        <w:tc>
          <w:tcPr>
            <w:tcW w:w="2880" w:type="dxa"/>
          </w:tcPr>
          <w:p w14:paraId="06A2C2F2" w14:textId="64F1FD74" w:rsidR="00F663EA" w:rsidRPr="001C220C" w:rsidDel="007617E4" w:rsidRDefault="00F663EA" w:rsidP="00F3761C">
            <w:pPr>
              <w:pStyle w:val="NormalTableHeader"/>
              <w:spacing w:before="40"/>
              <w:rPr>
                <w:del w:id="8253" w:author="Charles Gifford" w:date="2017-03-20T16:14:00Z"/>
                <w:lang w:val="en-US"/>
              </w:rPr>
            </w:pPr>
            <w:del w:id="8254" w:author="Charles Gifford" w:date="2017-03-20T16:14:00Z">
              <w:r w:rsidRPr="001C220C" w:rsidDel="007617E4">
                <w:rPr>
                  <w:lang w:val="en-US"/>
                </w:rPr>
                <w:delText>Description</w:delText>
              </w:r>
            </w:del>
          </w:p>
        </w:tc>
        <w:tc>
          <w:tcPr>
            <w:tcW w:w="1440" w:type="dxa"/>
          </w:tcPr>
          <w:p w14:paraId="2D1D63C1" w14:textId="2192A202" w:rsidR="00F663EA" w:rsidRPr="001C220C" w:rsidDel="007617E4" w:rsidRDefault="00AE4770" w:rsidP="00F3761C">
            <w:pPr>
              <w:pStyle w:val="NormalTableHeader"/>
              <w:spacing w:before="40"/>
              <w:rPr>
                <w:del w:id="8255" w:author="Charles Gifford" w:date="2017-03-20T16:14:00Z"/>
                <w:lang w:val="en-US"/>
              </w:rPr>
            </w:pPr>
            <w:del w:id="8256" w:author="Charles Gifford" w:date="2017-03-20T16:14:00Z">
              <w:r w:rsidDel="007617E4">
                <w:rPr>
                  <w:lang w:val="en-US"/>
                </w:rPr>
                <w:delText>Production example</w:delText>
              </w:r>
              <w:r w:rsidR="00F663EA" w:rsidRPr="001C220C" w:rsidDel="007617E4">
                <w:rPr>
                  <w:lang w:val="en-US"/>
                </w:rPr>
                <w:delText>s</w:delText>
              </w:r>
            </w:del>
          </w:p>
        </w:tc>
        <w:tc>
          <w:tcPr>
            <w:tcW w:w="1297" w:type="dxa"/>
          </w:tcPr>
          <w:p w14:paraId="5B88B289" w14:textId="5C93A001" w:rsidR="00F663EA" w:rsidRPr="001C220C" w:rsidDel="007617E4" w:rsidRDefault="00AE4770" w:rsidP="00F3761C">
            <w:pPr>
              <w:pStyle w:val="NormalTableHeader"/>
              <w:spacing w:before="40"/>
              <w:rPr>
                <w:del w:id="8257" w:author="Charles Gifford" w:date="2017-03-20T16:14:00Z"/>
                <w:lang w:val="en-US"/>
              </w:rPr>
            </w:pPr>
            <w:del w:id="8258" w:author="Charles Gifford" w:date="2017-03-20T16:14:00Z">
              <w:r w:rsidDel="007617E4">
                <w:rPr>
                  <w:lang w:val="en-US"/>
                </w:rPr>
                <w:delText>Maintenance example</w:delText>
              </w:r>
              <w:r w:rsidR="00F663EA" w:rsidRPr="001C220C" w:rsidDel="007617E4">
                <w:rPr>
                  <w:lang w:val="en-US"/>
                </w:rPr>
                <w:delText>s</w:delText>
              </w:r>
            </w:del>
          </w:p>
        </w:tc>
        <w:tc>
          <w:tcPr>
            <w:tcW w:w="1080" w:type="dxa"/>
          </w:tcPr>
          <w:p w14:paraId="2636204A" w14:textId="6BA7E79C" w:rsidR="00F663EA" w:rsidRPr="001C220C" w:rsidDel="007617E4" w:rsidRDefault="00AE4770" w:rsidP="00F3761C">
            <w:pPr>
              <w:pStyle w:val="NormalTableHeader"/>
              <w:spacing w:before="40"/>
              <w:rPr>
                <w:del w:id="8259" w:author="Charles Gifford" w:date="2017-03-20T16:14:00Z"/>
                <w:lang w:val="en-US"/>
              </w:rPr>
            </w:pPr>
            <w:del w:id="8260" w:author="Charles Gifford" w:date="2017-03-20T16:14:00Z">
              <w:r w:rsidDel="007617E4">
                <w:rPr>
                  <w:lang w:val="en-US"/>
                </w:rPr>
                <w:delText>Quality example</w:delText>
              </w:r>
              <w:r w:rsidR="00F663EA" w:rsidRPr="001C220C" w:rsidDel="007617E4">
                <w:rPr>
                  <w:lang w:val="en-US"/>
                </w:rPr>
                <w:delText>s</w:delText>
              </w:r>
            </w:del>
          </w:p>
        </w:tc>
        <w:tc>
          <w:tcPr>
            <w:tcW w:w="1080" w:type="dxa"/>
          </w:tcPr>
          <w:p w14:paraId="05818DA7" w14:textId="30A33D8A" w:rsidR="00F663EA" w:rsidRPr="001C220C" w:rsidDel="007617E4" w:rsidRDefault="00AE4770" w:rsidP="00F3761C">
            <w:pPr>
              <w:pStyle w:val="NormalTableHeader"/>
              <w:spacing w:before="40"/>
              <w:rPr>
                <w:del w:id="8261" w:author="Charles Gifford" w:date="2017-03-20T16:14:00Z"/>
                <w:lang w:val="en-US"/>
              </w:rPr>
            </w:pPr>
            <w:del w:id="8262" w:author="Charles Gifford" w:date="2017-03-20T16:14:00Z">
              <w:r w:rsidDel="007617E4">
                <w:rPr>
                  <w:lang w:val="en-US"/>
                </w:rPr>
                <w:delText>Inventory example</w:delText>
              </w:r>
              <w:r w:rsidR="00F663EA" w:rsidRPr="001C220C" w:rsidDel="007617E4">
                <w:rPr>
                  <w:lang w:val="en-US"/>
                </w:rPr>
                <w:delText>s</w:delText>
              </w:r>
            </w:del>
          </w:p>
        </w:tc>
      </w:tr>
      <w:tr w:rsidR="00F663EA" w:rsidRPr="001C220C" w:rsidDel="007617E4" w14:paraId="75597CF3" w14:textId="54FE092B">
        <w:trPr>
          <w:cantSplit/>
          <w:jc w:val="center"/>
          <w:del w:id="8263" w:author="Charles Gifford" w:date="2017-03-20T16:14:00Z"/>
        </w:trPr>
        <w:tc>
          <w:tcPr>
            <w:tcW w:w="1269" w:type="dxa"/>
          </w:tcPr>
          <w:p w14:paraId="3E27CD9C" w14:textId="7830568C" w:rsidR="00F663EA" w:rsidRPr="001C220C" w:rsidDel="007617E4" w:rsidRDefault="00F81EE0" w:rsidP="00F3761C">
            <w:pPr>
              <w:pStyle w:val="TableNormal1"/>
              <w:rPr>
                <w:del w:id="8264" w:author="Charles Gifford" w:date="2017-03-20T16:14:00Z"/>
                <w:lang w:val="en-US"/>
              </w:rPr>
            </w:pPr>
            <w:del w:id="8265" w:author="Charles Gifford" w:date="2017-03-20T16:14:00Z">
              <w:r w:rsidRPr="001C220C" w:rsidDel="007617E4">
                <w:rPr>
                  <w:lang w:val="en-US"/>
                </w:rPr>
                <w:delText>ID</w:delText>
              </w:r>
            </w:del>
          </w:p>
        </w:tc>
        <w:tc>
          <w:tcPr>
            <w:tcW w:w="2880" w:type="dxa"/>
          </w:tcPr>
          <w:p w14:paraId="1807BEE7" w14:textId="7D2AF765" w:rsidR="00F663EA" w:rsidRPr="001C220C" w:rsidDel="007617E4" w:rsidRDefault="00F663EA" w:rsidP="00F3761C">
            <w:pPr>
              <w:pStyle w:val="TableNormal1"/>
              <w:rPr>
                <w:del w:id="8266" w:author="Charles Gifford" w:date="2017-03-20T16:14:00Z"/>
                <w:lang w:val="en-US"/>
              </w:rPr>
            </w:pPr>
            <w:del w:id="8267" w:author="Charles Gifford" w:date="2017-03-20T16:14:00Z">
              <w:r w:rsidRPr="001C220C" w:rsidDel="007617E4">
                <w:rPr>
                  <w:lang w:val="en-US"/>
                </w:rPr>
                <w:delText xml:space="preserve">An identification of a property of the associated </w:delText>
              </w:r>
              <w:r w:rsidRPr="001C220C" w:rsidDel="007617E4">
                <w:rPr>
                  <w:i/>
                  <w:lang w:val="en-US"/>
                </w:rPr>
                <w:delText>material property</w:delText>
              </w:r>
              <w:r w:rsidRPr="001C220C" w:rsidDel="007617E4">
                <w:rPr>
                  <w:lang w:val="en-US"/>
                </w:rPr>
                <w:delText xml:space="preserve"> or </w:delText>
              </w:r>
              <w:r w:rsidRPr="001C220C" w:rsidDel="007617E4">
                <w:rPr>
                  <w:i/>
                  <w:lang w:val="en-US"/>
                </w:rPr>
                <w:delText>equipment class property</w:delText>
              </w:r>
              <w:r w:rsidRPr="001C220C" w:rsidDel="007617E4">
                <w:rPr>
                  <w:lang w:val="en-US"/>
                </w:rPr>
                <w:delText>.</w:delText>
              </w:r>
            </w:del>
          </w:p>
        </w:tc>
        <w:tc>
          <w:tcPr>
            <w:tcW w:w="1440" w:type="dxa"/>
          </w:tcPr>
          <w:p w14:paraId="7C33669A" w14:textId="7461D25A" w:rsidR="00F663EA" w:rsidRPr="001C220C" w:rsidDel="007617E4" w:rsidRDefault="00F663EA" w:rsidP="00F3761C">
            <w:pPr>
              <w:pStyle w:val="TableNormal1"/>
              <w:rPr>
                <w:del w:id="8268" w:author="Charles Gifford" w:date="2017-03-20T16:14:00Z"/>
                <w:lang w:val="en-US"/>
              </w:rPr>
            </w:pPr>
            <w:del w:id="8269" w:author="Charles Gifford" w:date="2017-03-20T16:14:00Z">
              <w:r w:rsidRPr="001C220C" w:rsidDel="007617E4">
                <w:rPr>
                  <w:lang w:val="en-US"/>
                </w:rPr>
                <w:delText xml:space="preserve">Average Surface Roughness </w:delText>
              </w:r>
            </w:del>
          </w:p>
        </w:tc>
        <w:tc>
          <w:tcPr>
            <w:tcW w:w="1297" w:type="dxa"/>
          </w:tcPr>
          <w:p w14:paraId="5AF4151C" w14:textId="28000376" w:rsidR="00F663EA" w:rsidRPr="001C220C" w:rsidDel="007617E4" w:rsidRDefault="00F82862" w:rsidP="00F3761C">
            <w:pPr>
              <w:pStyle w:val="TableNormal1"/>
              <w:spacing w:before="40"/>
              <w:rPr>
                <w:del w:id="8270" w:author="Charles Gifford" w:date="2017-03-20T16:14:00Z"/>
                <w:lang w:val="en-US"/>
              </w:rPr>
            </w:pPr>
            <w:del w:id="8271" w:author="Charles Gifford" w:date="2017-03-20T16:14:00Z">
              <w:r w:rsidRPr="001C220C" w:rsidDel="007617E4">
                <w:rPr>
                  <w:lang w:val="en-US"/>
                </w:rPr>
                <w:delText>314 Stainless Steel</w:delText>
              </w:r>
            </w:del>
          </w:p>
        </w:tc>
        <w:tc>
          <w:tcPr>
            <w:tcW w:w="1080" w:type="dxa"/>
          </w:tcPr>
          <w:p w14:paraId="60DAB40D" w14:textId="2072C4ED" w:rsidR="00F663EA" w:rsidRPr="001C220C" w:rsidDel="007617E4" w:rsidRDefault="00F82862" w:rsidP="00F3761C">
            <w:pPr>
              <w:pStyle w:val="TableNormal1"/>
              <w:spacing w:before="40"/>
              <w:rPr>
                <w:del w:id="8272" w:author="Charles Gifford" w:date="2017-03-20T16:14:00Z"/>
                <w:lang w:val="en-US"/>
              </w:rPr>
            </w:pPr>
            <w:del w:id="8273" w:author="Charles Gifford" w:date="2017-03-20T16:14:00Z">
              <w:r w:rsidRPr="001C220C" w:rsidDel="007617E4">
                <w:rPr>
                  <w:lang w:val="en-US"/>
                </w:rPr>
                <w:delText>Sterilized</w:delText>
              </w:r>
            </w:del>
          </w:p>
        </w:tc>
        <w:tc>
          <w:tcPr>
            <w:tcW w:w="1080" w:type="dxa"/>
          </w:tcPr>
          <w:p w14:paraId="413A519B" w14:textId="1630461A" w:rsidR="00F663EA" w:rsidRPr="001C220C" w:rsidDel="007617E4" w:rsidRDefault="00F82862" w:rsidP="00F3761C">
            <w:pPr>
              <w:pStyle w:val="TableNormal1"/>
              <w:spacing w:before="40"/>
              <w:rPr>
                <w:del w:id="8274" w:author="Charles Gifford" w:date="2017-03-20T16:14:00Z"/>
                <w:lang w:val="en-US"/>
              </w:rPr>
            </w:pPr>
            <w:del w:id="8275" w:author="Charles Gifford" w:date="2017-03-20T16:14:00Z">
              <w:r w:rsidRPr="001C220C" w:rsidDel="007617E4">
                <w:rPr>
                  <w:lang w:val="en-US"/>
                </w:rPr>
                <w:delText>RFID</w:delText>
              </w:r>
            </w:del>
          </w:p>
        </w:tc>
      </w:tr>
      <w:tr w:rsidR="00F663EA" w:rsidRPr="001C220C" w:rsidDel="007617E4" w14:paraId="678131A4" w14:textId="02EE3F63">
        <w:trPr>
          <w:cantSplit/>
          <w:jc w:val="center"/>
          <w:del w:id="8276" w:author="Charles Gifford" w:date="2017-03-20T16:14:00Z"/>
        </w:trPr>
        <w:tc>
          <w:tcPr>
            <w:tcW w:w="1269" w:type="dxa"/>
          </w:tcPr>
          <w:p w14:paraId="051B67B9" w14:textId="30B29987" w:rsidR="00F663EA" w:rsidRPr="001C220C" w:rsidDel="007617E4" w:rsidRDefault="00F663EA" w:rsidP="00F3761C">
            <w:pPr>
              <w:pStyle w:val="TableNormal1"/>
              <w:rPr>
                <w:del w:id="8277" w:author="Charles Gifford" w:date="2017-03-20T16:14:00Z"/>
                <w:lang w:val="en-US"/>
              </w:rPr>
            </w:pPr>
            <w:del w:id="8278" w:author="Charles Gifford" w:date="2017-03-20T16:14:00Z">
              <w:r w:rsidRPr="001C220C" w:rsidDel="007617E4">
                <w:rPr>
                  <w:lang w:val="en-US"/>
                </w:rPr>
                <w:delText>Description</w:delText>
              </w:r>
            </w:del>
          </w:p>
        </w:tc>
        <w:tc>
          <w:tcPr>
            <w:tcW w:w="2880" w:type="dxa"/>
          </w:tcPr>
          <w:p w14:paraId="0766D7FC" w14:textId="4EB8A0E4" w:rsidR="00F663EA" w:rsidRPr="001C220C" w:rsidDel="007617E4" w:rsidRDefault="00F663EA" w:rsidP="00F3761C">
            <w:pPr>
              <w:pStyle w:val="TableNormal1"/>
              <w:rPr>
                <w:del w:id="8279" w:author="Charles Gifford" w:date="2017-03-20T16:14:00Z"/>
                <w:lang w:val="en-US"/>
              </w:rPr>
            </w:pPr>
            <w:del w:id="8280" w:author="Charles Gifford" w:date="2017-03-20T16:14:00Z">
              <w:r w:rsidRPr="001C220C" w:rsidDel="007617E4">
                <w:rPr>
                  <w:lang w:val="en-US"/>
                </w:rPr>
                <w:delText>Contains additional information and descriptions.</w:delText>
              </w:r>
            </w:del>
          </w:p>
        </w:tc>
        <w:tc>
          <w:tcPr>
            <w:tcW w:w="1440" w:type="dxa"/>
          </w:tcPr>
          <w:p w14:paraId="0F78A5BB" w14:textId="72DA2670" w:rsidR="00F663EA" w:rsidRPr="001C220C" w:rsidDel="007617E4" w:rsidRDefault="00F663EA" w:rsidP="00F3761C">
            <w:pPr>
              <w:pStyle w:val="TableNormal1"/>
              <w:rPr>
                <w:del w:id="8281" w:author="Charles Gifford" w:date="2017-03-20T16:14:00Z"/>
                <w:lang w:val="en-US"/>
              </w:rPr>
            </w:pPr>
            <w:del w:id="8282" w:author="Charles Gifford" w:date="2017-03-20T16:14:00Z">
              <w:r w:rsidRPr="001C220C" w:rsidDel="007617E4">
                <w:rPr>
                  <w:lang w:val="en-US"/>
                </w:rPr>
                <w:delText>Defines the minimum polyethylene roughness quality.</w:delText>
              </w:r>
            </w:del>
          </w:p>
        </w:tc>
        <w:tc>
          <w:tcPr>
            <w:tcW w:w="1297" w:type="dxa"/>
          </w:tcPr>
          <w:p w14:paraId="227ABFD7" w14:textId="734BF9EC" w:rsidR="00F663EA" w:rsidRPr="001C220C" w:rsidDel="007617E4" w:rsidRDefault="00F82862" w:rsidP="00F3761C">
            <w:pPr>
              <w:pStyle w:val="TableNormal1"/>
              <w:spacing w:before="40"/>
              <w:rPr>
                <w:del w:id="8283" w:author="Charles Gifford" w:date="2017-03-20T16:14:00Z"/>
                <w:lang w:val="en-US"/>
              </w:rPr>
            </w:pPr>
            <w:del w:id="8284" w:author="Charles Gifford" w:date="2017-03-20T16:14:00Z">
              <w:r w:rsidRPr="001C220C" w:rsidDel="007617E4">
                <w:rPr>
                  <w:lang w:val="en-US"/>
                </w:rPr>
                <w:delText>Required alloy</w:delText>
              </w:r>
            </w:del>
          </w:p>
        </w:tc>
        <w:tc>
          <w:tcPr>
            <w:tcW w:w="1080" w:type="dxa"/>
          </w:tcPr>
          <w:p w14:paraId="5A1E6AD4" w14:textId="0E932CEF" w:rsidR="00F663EA" w:rsidRPr="001C220C" w:rsidDel="007617E4" w:rsidRDefault="00F82862" w:rsidP="00F3761C">
            <w:pPr>
              <w:pStyle w:val="TableNormal1"/>
              <w:spacing w:before="40"/>
              <w:rPr>
                <w:del w:id="8285" w:author="Charles Gifford" w:date="2017-03-20T16:14:00Z"/>
                <w:lang w:val="en-US"/>
              </w:rPr>
            </w:pPr>
            <w:del w:id="8286" w:author="Charles Gifford" w:date="2017-03-20T16:14:00Z">
              <w:r w:rsidRPr="001C220C" w:rsidDel="007617E4">
                <w:rPr>
                  <w:lang w:val="en-US"/>
                </w:rPr>
                <w:delText>Sterilized sample holder</w:delText>
              </w:r>
            </w:del>
          </w:p>
        </w:tc>
        <w:tc>
          <w:tcPr>
            <w:tcW w:w="1080" w:type="dxa"/>
          </w:tcPr>
          <w:p w14:paraId="5BF52B0B" w14:textId="1E17679A" w:rsidR="00F663EA" w:rsidRPr="001C220C" w:rsidDel="007617E4" w:rsidRDefault="00F82862" w:rsidP="00F3761C">
            <w:pPr>
              <w:pStyle w:val="TableNormal1"/>
              <w:spacing w:before="40"/>
              <w:rPr>
                <w:del w:id="8287" w:author="Charles Gifford" w:date="2017-03-20T16:14:00Z"/>
                <w:lang w:val="en-US"/>
              </w:rPr>
            </w:pPr>
            <w:del w:id="8288" w:author="Charles Gifford" w:date="2017-03-20T16:14:00Z">
              <w:r w:rsidRPr="001C220C" w:rsidDel="007617E4">
                <w:rPr>
                  <w:lang w:val="en-US"/>
                </w:rPr>
                <w:delText>Pallet contains an active RFID</w:delText>
              </w:r>
            </w:del>
          </w:p>
        </w:tc>
      </w:tr>
      <w:tr w:rsidR="00F82862" w:rsidRPr="001C220C" w:rsidDel="007617E4" w14:paraId="796A4AA8" w14:textId="237C6073">
        <w:trPr>
          <w:cantSplit/>
          <w:jc w:val="center"/>
          <w:del w:id="8289" w:author="Charles Gifford" w:date="2017-03-20T16:14:00Z"/>
        </w:trPr>
        <w:tc>
          <w:tcPr>
            <w:tcW w:w="1269" w:type="dxa"/>
          </w:tcPr>
          <w:p w14:paraId="625A48F4" w14:textId="09027489" w:rsidR="00F82862" w:rsidRPr="001C220C" w:rsidDel="007617E4" w:rsidRDefault="00F82862" w:rsidP="00F3761C">
            <w:pPr>
              <w:pStyle w:val="TableNormal1"/>
              <w:rPr>
                <w:del w:id="8290" w:author="Charles Gifford" w:date="2017-03-20T16:14:00Z"/>
                <w:lang w:val="en-US"/>
              </w:rPr>
            </w:pPr>
            <w:del w:id="8291" w:author="Charles Gifford" w:date="2017-03-20T16:14:00Z">
              <w:r w:rsidRPr="001C220C" w:rsidDel="007617E4">
                <w:rPr>
                  <w:lang w:val="en-US"/>
                </w:rPr>
                <w:delText>Value</w:delText>
              </w:r>
            </w:del>
          </w:p>
        </w:tc>
        <w:tc>
          <w:tcPr>
            <w:tcW w:w="2880" w:type="dxa"/>
          </w:tcPr>
          <w:p w14:paraId="3CAD9374" w14:textId="3E3D6EC2" w:rsidR="00F82862" w:rsidRPr="001C220C" w:rsidDel="007617E4" w:rsidRDefault="00F82862" w:rsidP="00F3761C">
            <w:pPr>
              <w:pStyle w:val="TableNormal1"/>
              <w:rPr>
                <w:del w:id="8292" w:author="Charles Gifford" w:date="2017-03-20T16:14:00Z"/>
                <w:lang w:val="en-US"/>
              </w:rPr>
            </w:pPr>
            <w:del w:id="8293" w:author="Charles Gifford" w:date="2017-03-20T16:14:00Z">
              <w:r w:rsidRPr="001C220C" w:rsidDel="007617E4">
                <w:rPr>
                  <w:lang w:val="en-US"/>
                </w:rPr>
                <w:delText>The value, set of values, or range of the property.</w:delText>
              </w:r>
            </w:del>
          </w:p>
        </w:tc>
        <w:tc>
          <w:tcPr>
            <w:tcW w:w="1440" w:type="dxa"/>
          </w:tcPr>
          <w:p w14:paraId="69FEA8AC" w14:textId="5012450C" w:rsidR="00F82862" w:rsidRPr="001C220C" w:rsidDel="007617E4" w:rsidRDefault="00F82862" w:rsidP="008A2A4C">
            <w:pPr>
              <w:pStyle w:val="TableNormal1"/>
              <w:rPr>
                <w:del w:id="8294" w:author="Charles Gifford" w:date="2017-03-20T16:14:00Z"/>
                <w:lang w:val="en-US"/>
              </w:rPr>
            </w:pPr>
            <w:del w:id="8295" w:author="Charles Gifford" w:date="2017-03-20T16:14:00Z">
              <w:r w:rsidRPr="001C220C" w:rsidDel="007617E4">
                <w:rPr>
                  <w:lang w:val="en-US"/>
                </w:rPr>
                <w:delText>66</w:delText>
              </w:r>
              <w:r w:rsidR="008A2A4C" w:rsidDel="007617E4">
                <w:rPr>
                  <w:lang w:val="en-US"/>
                </w:rPr>
                <w:delText>,</w:delText>
              </w:r>
              <w:r w:rsidRPr="001C220C" w:rsidDel="007617E4">
                <w:rPr>
                  <w:lang w:val="en-US"/>
                </w:rPr>
                <w:delText>748</w:delText>
              </w:r>
            </w:del>
          </w:p>
        </w:tc>
        <w:tc>
          <w:tcPr>
            <w:tcW w:w="1297" w:type="dxa"/>
          </w:tcPr>
          <w:p w14:paraId="6999BF06" w14:textId="67EFCC2D" w:rsidR="00F82862" w:rsidRPr="001C220C" w:rsidDel="007617E4" w:rsidRDefault="00F82862" w:rsidP="00F3761C">
            <w:pPr>
              <w:pStyle w:val="TableNormal1"/>
              <w:spacing w:before="40"/>
              <w:rPr>
                <w:del w:id="8296" w:author="Charles Gifford" w:date="2017-03-20T16:14:00Z"/>
                <w:lang w:val="en-US"/>
              </w:rPr>
            </w:pPr>
            <w:del w:id="8297" w:author="Charles Gifford" w:date="2017-03-20T16:14:00Z">
              <w:r w:rsidRPr="001C220C" w:rsidDel="007617E4">
                <w:rPr>
                  <w:lang w:val="en-US"/>
                </w:rPr>
                <w:delText>TRUE</w:delText>
              </w:r>
            </w:del>
          </w:p>
        </w:tc>
        <w:tc>
          <w:tcPr>
            <w:tcW w:w="1080" w:type="dxa"/>
          </w:tcPr>
          <w:p w14:paraId="4A4242A3" w14:textId="7578CCFC" w:rsidR="00F82862" w:rsidRPr="001C220C" w:rsidDel="007617E4" w:rsidRDefault="00F82862" w:rsidP="00F3761C">
            <w:pPr>
              <w:pStyle w:val="TableNormal1"/>
              <w:spacing w:before="40"/>
              <w:rPr>
                <w:del w:id="8298" w:author="Charles Gifford" w:date="2017-03-20T16:14:00Z"/>
                <w:lang w:val="en-US"/>
              </w:rPr>
            </w:pPr>
            <w:del w:id="8299" w:author="Charles Gifford" w:date="2017-03-20T16:14:00Z">
              <w:r w:rsidRPr="001C220C" w:rsidDel="007617E4">
                <w:rPr>
                  <w:lang w:val="en-US"/>
                </w:rPr>
                <w:delText>TRUE</w:delText>
              </w:r>
            </w:del>
          </w:p>
        </w:tc>
        <w:tc>
          <w:tcPr>
            <w:tcW w:w="1080" w:type="dxa"/>
          </w:tcPr>
          <w:p w14:paraId="6B0351E9" w14:textId="365CDC4E" w:rsidR="00F82862" w:rsidRPr="001C220C" w:rsidDel="007617E4" w:rsidRDefault="00F82862" w:rsidP="00F3761C">
            <w:pPr>
              <w:pStyle w:val="TableNormal1"/>
              <w:spacing w:before="40"/>
              <w:rPr>
                <w:del w:id="8300" w:author="Charles Gifford" w:date="2017-03-20T16:14:00Z"/>
                <w:lang w:val="en-US"/>
              </w:rPr>
            </w:pPr>
            <w:del w:id="8301" w:author="Charles Gifford" w:date="2017-03-20T16:14:00Z">
              <w:r w:rsidRPr="001C220C" w:rsidDel="007617E4">
                <w:rPr>
                  <w:lang w:val="en-US"/>
                </w:rPr>
                <w:delText>Active</w:delText>
              </w:r>
            </w:del>
          </w:p>
        </w:tc>
      </w:tr>
      <w:tr w:rsidR="00F82862" w:rsidRPr="001C220C" w:rsidDel="007617E4" w14:paraId="7D9A512B" w14:textId="35F99471">
        <w:trPr>
          <w:cantSplit/>
          <w:jc w:val="center"/>
          <w:del w:id="8302" w:author="Charles Gifford" w:date="2017-03-20T16:14:00Z"/>
        </w:trPr>
        <w:tc>
          <w:tcPr>
            <w:tcW w:w="1269" w:type="dxa"/>
          </w:tcPr>
          <w:p w14:paraId="7DBF0856" w14:textId="486307B0" w:rsidR="00F82862" w:rsidRPr="001C220C" w:rsidDel="007617E4" w:rsidRDefault="00F82862" w:rsidP="00F3761C">
            <w:pPr>
              <w:pStyle w:val="TableNormal1"/>
              <w:rPr>
                <w:del w:id="8303" w:author="Charles Gifford" w:date="2017-03-20T16:14:00Z"/>
                <w:lang w:val="en-US"/>
              </w:rPr>
            </w:pPr>
            <w:del w:id="8304" w:author="Charles Gifford" w:date="2017-03-20T16:14:00Z">
              <w:r w:rsidRPr="001C220C" w:rsidDel="007617E4">
                <w:rPr>
                  <w:lang w:val="en-US"/>
                </w:rPr>
                <w:delText xml:space="preserve">Value </w:delText>
              </w:r>
              <w:r w:rsidR="007F2A21" w:rsidDel="007617E4">
                <w:rPr>
                  <w:lang w:val="en-US"/>
                </w:rPr>
                <w:delText>u</w:delText>
              </w:r>
              <w:r w:rsidRPr="001C220C" w:rsidDel="007617E4">
                <w:rPr>
                  <w:lang w:val="en-US"/>
                </w:rPr>
                <w:delText xml:space="preserve">nit of </w:delText>
              </w:r>
              <w:r w:rsidR="007F2A21" w:rsidDel="007617E4">
                <w:rPr>
                  <w:lang w:val="en-US"/>
                </w:rPr>
                <w:delText>m</w:delText>
              </w:r>
              <w:r w:rsidRPr="001C220C" w:rsidDel="007617E4">
                <w:rPr>
                  <w:lang w:val="en-US"/>
                </w:rPr>
                <w:delText>easure</w:delText>
              </w:r>
            </w:del>
          </w:p>
        </w:tc>
        <w:tc>
          <w:tcPr>
            <w:tcW w:w="2880" w:type="dxa"/>
          </w:tcPr>
          <w:p w14:paraId="24AFCE72" w14:textId="75FCB5C3" w:rsidR="00F82862" w:rsidRPr="001C220C" w:rsidDel="007617E4" w:rsidRDefault="00F82862" w:rsidP="00F3761C">
            <w:pPr>
              <w:pStyle w:val="TableNormal1"/>
              <w:rPr>
                <w:del w:id="8305" w:author="Charles Gifford" w:date="2017-03-20T16:14:00Z"/>
                <w:lang w:val="en-US"/>
              </w:rPr>
            </w:pPr>
            <w:del w:id="8306" w:author="Charles Gifford" w:date="2017-03-20T16:14:00Z">
              <w:r w:rsidRPr="001C220C" w:rsidDel="007617E4">
                <w:rPr>
                  <w:lang w:val="en-US"/>
                </w:rPr>
                <w:delText>The unit of measure of the associated property value, if applicable.</w:delText>
              </w:r>
            </w:del>
          </w:p>
        </w:tc>
        <w:tc>
          <w:tcPr>
            <w:tcW w:w="1440" w:type="dxa"/>
          </w:tcPr>
          <w:p w14:paraId="078FA0FE" w14:textId="7AD60042" w:rsidR="00F82862" w:rsidRPr="001C220C" w:rsidDel="007617E4" w:rsidRDefault="00F82862" w:rsidP="00F3761C">
            <w:pPr>
              <w:pStyle w:val="TableNormal1"/>
              <w:rPr>
                <w:del w:id="8307" w:author="Charles Gifford" w:date="2017-03-20T16:14:00Z"/>
                <w:lang w:val="en-US"/>
              </w:rPr>
            </w:pPr>
            <w:del w:id="8308" w:author="Charles Gifford" w:date="2017-03-20T16:14:00Z">
              <w:r w:rsidRPr="001C220C" w:rsidDel="007617E4">
                <w:rPr>
                  <w:lang w:val="en-US"/>
                </w:rPr>
                <w:delText>Angstroms</w:delText>
              </w:r>
            </w:del>
          </w:p>
        </w:tc>
        <w:tc>
          <w:tcPr>
            <w:tcW w:w="1297" w:type="dxa"/>
          </w:tcPr>
          <w:p w14:paraId="2C1FDEE1" w14:textId="477F1340" w:rsidR="00F82862" w:rsidRPr="001C220C" w:rsidDel="007617E4" w:rsidRDefault="00C21049" w:rsidP="00F3761C">
            <w:pPr>
              <w:pStyle w:val="TableNormal1"/>
              <w:spacing w:before="40"/>
              <w:rPr>
                <w:del w:id="8309" w:author="Charles Gifford" w:date="2017-03-20T16:14:00Z"/>
                <w:lang w:val="en-US"/>
              </w:rPr>
            </w:pPr>
            <w:del w:id="8310" w:author="Charles Gifford" w:date="2017-03-20T16:14:00Z">
              <w:r w:rsidDel="007617E4">
                <w:rPr>
                  <w:lang w:val="en-US"/>
                </w:rPr>
                <w:delText>&lt;True, False&gt;</w:delText>
              </w:r>
            </w:del>
          </w:p>
        </w:tc>
        <w:tc>
          <w:tcPr>
            <w:tcW w:w="1080" w:type="dxa"/>
          </w:tcPr>
          <w:p w14:paraId="5DB636D4" w14:textId="6A879C78" w:rsidR="00F82862" w:rsidRPr="001C220C" w:rsidDel="007617E4" w:rsidRDefault="00C21049" w:rsidP="00F3761C">
            <w:pPr>
              <w:pStyle w:val="TableNormal1"/>
              <w:spacing w:before="40"/>
              <w:rPr>
                <w:del w:id="8311" w:author="Charles Gifford" w:date="2017-03-20T16:14:00Z"/>
                <w:lang w:val="en-US"/>
              </w:rPr>
            </w:pPr>
            <w:del w:id="8312" w:author="Charles Gifford" w:date="2017-03-20T16:14:00Z">
              <w:r w:rsidDel="007617E4">
                <w:rPr>
                  <w:lang w:val="en-US"/>
                </w:rPr>
                <w:delText>&lt;True, False&gt;</w:delText>
              </w:r>
            </w:del>
          </w:p>
        </w:tc>
        <w:tc>
          <w:tcPr>
            <w:tcW w:w="1080" w:type="dxa"/>
          </w:tcPr>
          <w:p w14:paraId="32623BBB" w14:textId="34121D44" w:rsidR="00F82862" w:rsidRPr="001C220C" w:rsidDel="007617E4" w:rsidRDefault="00C21049" w:rsidP="00F3761C">
            <w:pPr>
              <w:pStyle w:val="TableNormal1"/>
              <w:spacing w:before="40"/>
              <w:rPr>
                <w:del w:id="8313" w:author="Charles Gifford" w:date="2017-03-20T16:14:00Z"/>
                <w:lang w:val="en-US"/>
              </w:rPr>
            </w:pPr>
            <w:del w:id="8314" w:author="Charles Gifford" w:date="2017-03-20T16:14:00Z">
              <w:r w:rsidDel="007617E4">
                <w:rPr>
                  <w:lang w:val="en-US"/>
                </w:rPr>
                <w:delText>&lt;Active, Passive, None&gt;</w:delText>
              </w:r>
            </w:del>
          </w:p>
        </w:tc>
      </w:tr>
      <w:tr w:rsidR="00F82862" w:rsidRPr="001C220C" w:rsidDel="007617E4" w14:paraId="3FF04AE4" w14:textId="0AC735EA">
        <w:trPr>
          <w:cantSplit/>
          <w:jc w:val="center"/>
          <w:del w:id="8315" w:author="Charles Gifford" w:date="2017-03-20T16:14:00Z"/>
        </w:trPr>
        <w:tc>
          <w:tcPr>
            <w:tcW w:w="1269" w:type="dxa"/>
          </w:tcPr>
          <w:p w14:paraId="2428CF77" w14:textId="42C08B9E" w:rsidR="00F82862" w:rsidRPr="001C220C" w:rsidDel="007617E4" w:rsidRDefault="00F82862" w:rsidP="00F3761C">
            <w:pPr>
              <w:pStyle w:val="TableNormal1"/>
              <w:rPr>
                <w:del w:id="8316" w:author="Charles Gifford" w:date="2017-03-20T16:14:00Z"/>
                <w:lang w:val="en-US"/>
              </w:rPr>
            </w:pPr>
            <w:del w:id="8317" w:author="Charles Gifford" w:date="2017-03-20T16:14:00Z">
              <w:r w:rsidRPr="001C220C" w:rsidDel="007617E4">
                <w:rPr>
                  <w:lang w:val="en-US"/>
                </w:rPr>
                <w:delText>Quantity</w:delText>
              </w:r>
            </w:del>
          </w:p>
        </w:tc>
        <w:tc>
          <w:tcPr>
            <w:tcW w:w="2880" w:type="dxa"/>
          </w:tcPr>
          <w:p w14:paraId="4CABD0FC" w14:textId="6FB8FAB2" w:rsidR="00F82862" w:rsidRPr="001C220C" w:rsidDel="007617E4" w:rsidRDefault="00F82862" w:rsidP="00F3761C">
            <w:pPr>
              <w:pStyle w:val="TableNormal1"/>
              <w:rPr>
                <w:del w:id="8318" w:author="Charles Gifford" w:date="2017-03-20T16:14:00Z"/>
                <w:lang w:val="en-US"/>
              </w:rPr>
            </w:pPr>
            <w:del w:id="8319" w:author="Charles Gifford" w:date="2017-03-20T16:14:00Z">
              <w:r w:rsidRPr="001C220C" w:rsidDel="007617E4">
                <w:rPr>
                  <w:lang w:val="en-US"/>
                </w:rPr>
                <w:delText>Specifies the amount of resources required, if applicable.</w:delText>
              </w:r>
            </w:del>
          </w:p>
        </w:tc>
        <w:tc>
          <w:tcPr>
            <w:tcW w:w="1440" w:type="dxa"/>
          </w:tcPr>
          <w:p w14:paraId="767D3BB2" w14:textId="1608C392" w:rsidR="00F82862" w:rsidRPr="001C220C" w:rsidDel="007617E4" w:rsidRDefault="00F82862" w:rsidP="008A2A4C">
            <w:pPr>
              <w:pStyle w:val="TableNormal1"/>
              <w:rPr>
                <w:del w:id="8320" w:author="Charles Gifford" w:date="2017-03-20T16:14:00Z"/>
                <w:lang w:val="en-US"/>
              </w:rPr>
            </w:pPr>
            <w:del w:id="8321" w:author="Charles Gifford" w:date="2017-03-20T16:14:00Z">
              <w:r w:rsidRPr="001C220C" w:rsidDel="007617E4">
                <w:rPr>
                  <w:lang w:val="en-US"/>
                </w:rPr>
                <w:delText>0</w:delText>
              </w:r>
              <w:r w:rsidR="008A2A4C" w:rsidDel="007617E4">
                <w:rPr>
                  <w:lang w:val="en-US"/>
                </w:rPr>
                <w:delText>,</w:delText>
              </w:r>
              <w:r w:rsidRPr="001C220C" w:rsidDel="007617E4">
                <w:rPr>
                  <w:lang w:val="en-US"/>
                </w:rPr>
                <w:delText>10</w:delText>
              </w:r>
            </w:del>
          </w:p>
        </w:tc>
        <w:tc>
          <w:tcPr>
            <w:tcW w:w="1297" w:type="dxa"/>
          </w:tcPr>
          <w:p w14:paraId="3D6807F0" w14:textId="592D47E2" w:rsidR="00F82862" w:rsidRPr="001C220C" w:rsidDel="007617E4" w:rsidRDefault="00C21049" w:rsidP="00F3761C">
            <w:pPr>
              <w:pStyle w:val="TableNormal1"/>
              <w:spacing w:before="40"/>
              <w:rPr>
                <w:del w:id="8322" w:author="Charles Gifford" w:date="2017-03-20T16:14:00Z"/>
                <w:lang w:val="en-US"/>
              </w:rPr>
            </w:pPr>
            <w:del w:id="8323" w:author="Charles Gifford" w:date="2017-03-20T16:14:00Z">
              <w:r w:rsidDel="007617E4">
                <w:rPr>
                  <w:lang w:val="en-US"/>
                </w:rPr>
                <w:delText>(not applicable)</w:delText>
              </w:r>
            </w:del>
          </w:p>
        </w:tc>
        <w:tc>
          <w:tcPr>
            <w:tcW w:w="1080" w:type="dxa"/>
          </w:tcPr>
          <w:p w14:paraId="5B0547CB" w14:textId="591C7D40" w:rsidR="00F82862" w:rsidRPr="001C220C" w:rsidDel="007617E4" w:rsidRDefault="00C21049" w:rsidP="00F3761C">
            <w:pPr>
              <w:pStyle w:val="TableNormal1"/>
              <w:spacing w:before="40"/>
              <w:rPr>
                <w:del w:id="8324" w:author="Charles Gifford" w:date="2017-03-20T16:14:00Z"/>
                <w:lang w:val="en-US"/>
              </w:rPr>
            </w:pPr>
            <w:del w:id="8325" w:author="Charles Gifford" w:date="2017-03-20T16:14:00Z">
              <w:r w:rsidDel="007617E4">
                <w:rPr>
                  <w:lang w:val="en-US"/>
                </w:rPr>
                <w:delText>(not applicable)</w:delText>
              </w:r>
            </w:del>
          </w:p>
        </w:tc>
        <w:tc>
          <w:tcPr>
            <w:tcW w:w="1080" w:type="dxa"/>
          </w:tcPr>
          <w:p w14:paraId="74A02D21" w14:textId="0C509740" w:rsidR="00F82862" w:rsidRPr="001C220C" w:rsidDel="007617E4" w:rsidRDefault="00C21049" w:rsidP="00F3761C">
            <w:pPr>
              <w:pStyle w:val="TableNormal1"/>
              <w:spacing w:before="40"/>
              <w:rPr>
                <w:del w:id="8326" w:author="Charles Gifford" w:date="2017-03-20T16:14:00Z"/>
                <w:lang w:val="en-US"/>
              </w:rPr>
            </w:pPr>
            <w:del w:id="8327" w:author="Charles Gifford" w:date="2017-03-20T16:14:00Z">
              <w:r w:rsidDel="007617E4">
                <w:rPr>
                  <w:lang w:val="en-US"/>
                </w:rPr>
                <w:delText>(not applicable)</w:delText>
              </w:r>
            </w:del>
          </w:p>
        </w:tc>
      </w:tr>
      <w:tr w:rsidR="00F82862" w:rsidRPr="001C220C" w:rsidDel="007617E4" w14:paraId="6712E857" w14:textId="52D2A19B">
        <w:trPr>
          <w:cantSplit/>
          <w:jc w:val="center"/>
          <w:del w:id="8328" w:author="Charles Gifford" w:date="2017-03-20T16:14:00Z"/>
        </w:trPr>
        <w:tc>
          <w:tcPr>
            <w:tcW w:w="1269" w:type="dxa"/>
          </w:tcPr>
          <w:p w14:paraId="0075E912" w14:textId="0C22EDFF" w:rsidR="00F82862" w:rsidRPr="001C220C" w:rsidDel="007617E4" w:rsidRDefault="00F82862" w:rsidP="00F3761C">
            <w:pPr>
              <w:pStyle w:val="TableNormal1"/>
              <w:rPr>
                <w:del w:id="8329" w:author="Charles Gifford" w:date="2017-03-20T16:14:00Z"/>
                <w:lang w:val="en-US"/>
              </w:rPr>
            </w:pPr>
            <w:del w:id="8330" w:author="Charles Gifford" w:date="2017-03-20T16:14:00Z">
              <w:r w:rsidRPr="001C220C" w:rsidDel="007617E4">
                <w:rPr>
                  <w:lang w:val="en-US"/>
                </w:rPr>
                <w:delText xml:space="preserve">Quantity </w:delText>
              </w:r>
              <w:r w:rsidR="007F2A21" w:rsidDel="007617E4">
                <w:rPr>
                  <w:lang w:val="en-US"/>
                </w:rPr>
                <w:delText>u</w:delText>
              </w:r>
              <w:r w:rsidRPr="001C220C" w:rsidDel="007617E4">
                <w:rPr>
                  <w:lang w:val="en-US"/>
                </w:rPr>
                <w:delText xml:space="preserve">nit of </w:delText>
              </w:r>
              <w:r w:rsidR="007F2A21" w:rsidDel="007617E4">
                <w:rPr>
                  <w:lang w:val="en-US"/>
                </w:rPr>
                <w:delText>m</w:delText>
              </w:r>
              <w:r w:rsidRPr="001C220C" w:rsidDel="007617E4">
                <w:rPr>
                  <w:lang w:val="en-US"/>
                </w:rPr>
                <w:delText>easure</w:delText>
              </w:r>
            </w:del>
          </w:p>
        </w:tc>
        <w:tc>
          <w:tcPr>
            <w:tcW w:w="2880" w:type="dxa"/>
          </w:tcPr>
          <w:p w14:paraId="467AFBA8" w14:textId="2D24930E" w:rsidR="00F82862" w:rsidRPr="001C220C" w:rsidDel="007617E4" w:rsidRDefault="00F82862" w:rsidP="00F3761C">
            <w:pPr>
              <w:pStyle w:val="TableNormal1"/>
              <w:rPr>
                <w:del w:id="8331" w:author="Charles Gifford" w:date="2017-03-20T16:14:00Z"/>
                <w:lang w:val="en-US"/>
              </w:rPr>
            </w:pPr>
            <w:del w:id="8332" w:author="Charles Gifford" w:date="2017-03-20T16:14:00Z">
              <w:r w:rsidRPr="001C220C" w:rsidDel="007617E4">
                <w:rPr>
                  <w:lang w:val="en-US"/>
                </w:rPr>
                <w:delText>The unit of measure of the associated property value, if applicable.</w:delText>
              </w:r>
            </w:del>
          </w:p>
        </w:tc>
        <w:tc>
          <w:tcPr>
            <w:tcW w:w="1440" w:type="dxa"/>
          </w:tcPr>
          <w:p w14:paraId="771524A3" w14:textId="40E46B9A" w:rsidR="00F82862" w:rsidRPr="001C220C" w:rsidDel="007617E4" w:rsidRDefault="00F82862" w:rsidP="00F3761C">
            <w:pPr>
              <w:pStyle w:val="TableNormal1"/>
              <w:rPr>
                <w:del w:id="8333" w:author="Charles Gifford" w:date="2017-03-20T16:14:00Z"/>
                <w:lang w:val="en-US"/>
              </w:rPr>
            </w:pPr>
            <w:del w:id="8334" w:author="Charles Gifford" w:date="2017-03-20T16:14:00Z">
              <w:r w:rsidRPr="001C220C" w:rsidDel="007617E4">
                <w:rPr>
                  <w:lang w:val="en-US"/>
                </w:rPr>
                <w:delText xml:space="preserve">Sheets </w:delText>
              </w:r>
              <w:r w:rsidRPr="001C220C" w:rsidDel="007617E4">
                <w:rPr>
                  <w:sz w:val="14"/>
                  <w:lang w:val="en-US"/>
                </w:rPr>
                <w:delText>/ piece</w:delText>
              </w:r>
            </w:del>
          </w:p>
        </w:tc>
        <w:tc>
          <w:tcPr>
            <w:tcW w:w="1297" w:type="dxa"/>
          </w:tcPr>
          <w:p w14:paraId="012B66E6" w14:textId="3872248B" w:rsidR="00F82862" w:rsidRPr="001C220C" w:rsidDel="007617E4" w:rsidRDefault="00C21049" w:rsidP="00F3761C">
            <w:pPr>
              <w:pStyle w:val="TableNormal1"/>
              <w:spacing w:before="40"/>
              <w:rPr>
                <w:del w:id="8335" w:author="Charles Gifford" w:date="2017-03-20T16:14:00Z"/>
                <w:lang w:val="en-US"/>
              </w:rPr>
            </w:pPr>
            <w:del w:id="8336" w:author="Charles Gifford" w:date="2017-03-20T16:14:00Z">
              <w:r w:rsidDel="007617E4">
                <w:rPr>
                  <w:lang w:val="en-US"/>
                </w:rPr>
                <w:delText>(not applicable)</w:delText>
              </w:r>
            </w:del>
          </w:p>
        </w:tc>
        <w:tc>
          <w:tcPr>
            <w:tcW w:w="1080" w:type="dxa"/>
          </w:tcPr>
          <w:p w14:paraId="79172565" w14:textId="69A1004C" w:rsidR="00F82862" w:rsidRPr="001C220C" w:rsidDel="007617E4" w:rsidRDefault="00C21049" w:rsidP="00F3761C">
            <w:pPr>
              <w:pStyle w:val="TableNormal1"/>
              <w:spacing w:before="40"/>
              <w:rPr>
                <w:del w:id="8337" w:author="Charles Gifford" w:date="2017-03-20T16:14:00Z"/>
                <w:lang w:val="en-US"/>
              </w:rPr>
            </w:pPr>
            <w:del w:id="8338" w:author="Charles Gifford" w:date="2017-03-20T16:14:00Z">
              <w:r w:rsidDel="007617E4">
                <w:rPr>
                  <w:lang w:val="en-US"/>
                </w:rPr>
                <w:delText>(not applicable)</w:delText>
              </w:r>
            </w:del>
          </w:p>
        </w:tc>
        <w:tc>
          <w:tcPr>
            <w:tcW w:w="1080" w:type="dxa"/>
          </w:tcPr>
          <w:p w14:paraId="08029B77" w14:textId="5D459E31" w:rsidR="00F82862" w:rsidRPr="001C220C" w:rsidDel="007617E4" w:rsidRDefault="00C21049" w:rsidP="00F3761C">
            <w:pPr>
              <w:pStyle w:val="TableNormal1"/>
              <w:spacing w:before="40"/>
              <w:rPr>
                <w:del w:id="8339" w:author="Charles Gifford" w:date="2017-03-20T16:14:00Z"/>
                <w:lang w:val="en-US"/>
              </w:rPr>
            </w:pPr>
            <w:del w:id="8340" w:author="Charles Gifford" w:date="2017-03-20T16:14:00Z">
              <w:r w:rsidDel="007617E4">
                <w:rPr>
                  <w:lang w:val="en-US"/>
                </w:rPr>
                <w:delText>(not applicable)</w:delText>
              </w:r>
            </w:del>
          </w:p>
        </w:tc>
      </w:tr>
    </w:tbl>
    <w:p w14:paraId="5B682FB7" w14:textId="758E8F0C" w:rsidR="00F663EA" w:rsidRPr="001C220C" w:rsidDel="007617E4" w:rsidRDefault="00F663EA" w:rsidP="00F663EA">
      <w:pPr>
        <w:rPr>
          <w:del w:id="8341" w:author="Charles Gifford" w:date="2017-03-20T16:14:00Z"/>
          <w:lang w:val="en-US"/>
        </w:rPr>
      </w:pPr>
    </w:p>
    <w:p w14:paraId="46FB5EB7" w14:textId="77777777" w:rsidR="00C104BB" w:rsidRPr="001C220C" w:rsidRDefault="00C104BB" w:rsidP="003E1075">
      <w:pPr>
        <w:pStyle w:val="Heading3"/>
      </w:pPr>
      <w:bookmarkStart w:id="8342" w:name="_Toc320176940"/>
      <w:r w:rsidRPr="001C220C">
        <w:t>Physical asset segment specification</w:t>
      </w:r>
      <w:bookmarkEnd w:id="8342"/>
    </w:p>
    <w:p w14:paraId="346D6727" w14:textId="77777777" w:rsidR="000563C9" w:rsidRDefault="00F12240" w:rsidP="009832E7">
      <w:pPr>
        <w:pStyle w:val="PARAGRAPH"/>
        <w:rPr>
          <w:lang w:val="en-US"/>
        </w:rPr>
      </w:pPr>
      <w:r w:rsidRPr="001C220C">
        <w:rPr>
          <w:lang w:val="en-US"/>
        </w:rPr>
        <w:t xml:space="preserve">Physical asset resources that are required for a </w:t>
      </w:r>
      <w:r w:rsidRPr="000C7AD0">
        <w:rPr>
          <w:i/>
          <w:lang w:val="en-US"/>
        </w:rPr>
        <w:t>process segment</w:t>
      </w:r>
      <w:r w:rsidRPr="001C220C">
        <w:rPr>
          <w:lang w:val="en-US"/>
        </w:rPr>
        <w:t xml:space="preserve"> shall be presented as</w:t>
      </w:r>
      <w:r w:rsidRPr="001C220C">
        <w:rPr>
          <w:i/>
          <w:lang w:val="en-US"/>
        </w:rPr>
        <w:t xml:space="preserve"> </w:t>
      </w:r>
      <w:r w:rsidRPr="000C7AD0">
        <w:rPr>
          <w:i/>
          <w:lang w:val="en-US"/>
        </w:rPr>
        <w:t>physical asset segment specifications</w:t>
      </w:r>
      <w:r w:rsidR="000563C9">
        <w:rPr>
          <w:lang w:val="en-US"/>
        </w:rPr>
        <w:t>.</w:t>
      </w:r>
    </w:p>
    <w:p w14:paraId="641B0062" w14:textId="49B01821" w:rsidR="009832E7" w:rsidRPr="001C220C" w:rsidRDefault="00B65983" w:rsidP="009832E7">
      <w:pPr>
        <w:pStyle w:val="PARAGRAPH"/>
        <w:rPr>
          <w:ins w:id="8343" w:author="Charles Gifford" w:date="2016-04-20T09:30:00Z"/>
          <w:lang w:val="en-US"/>
        </w:rPr>
      </w:pPr>
      <w:r>
        <w:rPr>
          <w:lang w:val="en-US"/>
        </w:rPr>
        <w:fldChar w:fldCharType="begin"/>
      </w:r>
      <w:r>
        <w:rPr>
          <w:lang w:val="en-US"/>
        </w:rPr>
        <w:instrText xml:space="preserve"> REF _Ref477960012 \h </w:instrText>
      </w:r>
      <w:r>
        <w:rPr>
          <w:lang w:val="en-US"/>
        </w:rPr>
      </w:r>
      <w:r>
        <w:rPr>
          <w:lang w:val="en-US"/>
        </w:rPr>
        <w:fldChar w:fldCharType="separate"/>
      </w:r>
      <w:r>
        <w:t xml:space="preserve">Table </w:t>
      </w:r>
      <w:r>
        <w:rPr>
          <w:noProof/>
        </w:rPr>
        <w:t>82</w:t>
      </w:r>
      <w:r>
        <w:rPr>
          <w:lang w:val="en-US"/>
        </w:rPr>
        <w:fldChar w:fldCharType="end"/>
      </w:r>
      <w:r>
        <w:rPr>
          <w:lang w:val="en-US"/>
        </w:rPr>
        <w:t xml:space="preserve"> </w:t>
      </w:r>
      <w:r w:rsidR="00F12240" w:rsidRPr="001C220C">
        <w:rPr>
          <w:lang w:val="en-US"/>
        </w:rPr>
        <w:t xml:space="preserve">defines the </w:t>
      </w:r>
      <w:r w:rsidR="009832E7">
        <w:rPr>
          <w:lang w:val="en-US"/>
        </w:rPr>
        <w:t>relationship</w:t>
      </w:r>
      <w:r w:rsidR="00FE5FA2">
        <w:rPr>
          <w:lang w:val="en-US"/>
        </w:rPr>
        <w:t xml:space="preserve"> role</w:t>
      </w:r>
      <w:r w:rsidR="009832E7">
        <w:rPr>
          <w:lang w:val="en-US"/>
        </w:rPr>
        <w:t>s</w:t>
      </w:r>
      <w:r w:rsidR="00F12240" w:rsidRPr="001C220C">
        <w:rPr>
          <w:lang w:val="en-US"/>
        </w:rPr>
        <w:t xml:space="preserve"> for</w:t>
      </w:r>
      <w:r w:rsidR="00713F2E">
        <w:rPr>
          <w:lang w:val="en-US"/>
        </w:rPr>
        <w:t xml:space="preserve"> </w:t>
      </w:r>
      <w:r w:rsidR="003237F9">
        <w:rPr>
          <w:lang w:val="en-US"/>
        </w:rPr>
        <w:t>the</w:t>
      </w:r>
      <w:r w:rsidR="00F12240" w:rsidRPr="001C220C">
        <w:rPr>
          <w:lang w:val="en-US"/>
        </w:rPr>
        <w:t xml:space="preserve"> </w:t>
      </w:r>
      <w:r w:rsidR="00F12240" w:rsidRPr="001C220C">
        <w:rPr>
          <w:i/>
          <w:lang w:val="en-US"/>
        </w:rPr>
        <w:t>physical asset segment specification</w:t>
      </w:r>
      <w:r w:rsidR="00F12240" w:rsidRPr="001C220C">
        <w:rPr>
          <w:lang w:val="en-US"/>
        </w:rPr>
        <w:t xml:space="preserve">. </w:t>
      </w:r>
      <w:ins w:id="8344" w:author="Charles Gifford" w:date="2017-03-22T15:31:00Z">
        <w:r>
          <w:rPr>
            <w:lang w:val="en-US"/>
          </w:rPr>
          <w:fldChar w:fldCharType="begin"/>
        </w:r>
        <w:r>
          <w:rPr>
            <w:lang w:val="en-US"/>
          </w:rPr>
          <w:instrText xml:space="preserve"> REF _Ref200789342 \h </w:instrText>
        </w:r>
      </w:ins>
      <w:r>
        <w:rPr>
          <w:lang w:val="en-US"/>
        </w:rPr>
      </w:r>
      <w:r>
        <w:rPr>
          <w:lang w:val="en-US"/>
        </w:rPr>
        <w:fldChar w:fldCharType="separate"/>
      </w:r>
      <w:ins w:id="8345" w:author="Charles Gifford" w:date="2017-03-22T15:31:00Z">
        <w:r w:rsidRPr="001C220C">
          <w:rPr>
            <w:lang w:val="en-US"/>
          </w:rPr>
          <w:t xml:space="preserve">Table </w:t>
        </w:r>
        <w:r>
          <w:rPr>
            <w:noProof/>
            <w:lang w:val="en-US"/>
          </w:rPr>
          <w:t>83</w:t>
        </w:r>
        <w:r>
          <w:rPr>
            <w:lang w:val="en-US"/>
          </w:rPr>
          <w:fldChar w:fldCharType="end"/>
        </w:r>
        <w:r>
          <w:rPr>
            <w:lang w:val="en-US"/>
          </w:rPr>
          <w:t xml:space="preserve"> </w:t>
        </w:r>
      </w:ins>
      <w:ins w:id="8346" w:author="Charles Gifford" w:date="2016-04-20T09:30:00Z">
        <w:r w:rsidR="009832E7" w:rsidRPr="001C220C">
          <w:rPr>
            <w:lang w:val="en-US"/>
          </w:rPr>
          <w:t>defines the attributes for</w:t>
        </w:r>
      </w:ins>
      <w:ins w:id="8347" w:author="Charles Gifford" w:date="2016-10-24T01:32:00Z">
        <w:r w:rsidR="003237F9">
          <w:rPr>
            <w:lang w:val="en-US"/>
          </w:rPr>
          <w:t xml:space="preserve"> the</w:t>
        </w:r>
      </w:ins>
      <w:ins w:id="8348" w:author="Charles Gifford" w:date="2016-04-20T09:30:00Z">
        <w:r w:rsidR="009832E7" w:rsidRPr="001C220C">
          <w:rPr>
            <w:lang w:val="en-US"/>
          </w:rPr>
          <w:t xml:space="preserve"> </w:t>
        </w:r>
        <w:r w:rsidR="009832E7" w:rsidRPr="001C220C">
          <w:rPr>
            <w:i/>
            <w:lang w:val="en-US"/>
          </w:rPr>
          <w:t>physi</w:t>
        </w:r>
        <w:r w:rsidR="003237F9">
          <w:rPr>
            <w:i/>
            <w:lang w:val="en-US"/>
          </w:rPr>
          <w:t>cal asset segment specification</w:t>
        </w:r>
        <w:r w:rsidR="009832E7" w:rsidRPr="001C220C">
          <w:rPr>
            <w:lang w:val="en-US"/>
          </w:rPr>
          <w:t xml:space="preserve">. </w:t>
        </w:r>
      </w:ins>
    </w:p>
    <w:p w14:paraId="7AEA98CC" w14:textId="2A9ABAEC" w:rsidR="009832E7" w:rsidRDefault="00B65983" w:rsidP="00E05180">
      <w:pPr>
        <w:pStyle w:val="TABLE-title"/>
        <w:rPr>
          <w:ins w:id="8349" w:author="Charles Gifford" w:date="2017-03-19T16:13:00Z"/>
          <w:lang w:val="en-US"/>
        </w:rPr>
      </w:pPr>
      <w:bookmarkStart w:id="8350" w:name="_Ref477960012"/>
      <w:bookmarkStart w:id="8351" w:name="_Toc478492383"/>
      <w:ins w:id="8352" w:author="Charles Gifford" w:date="2017-03-22T15:29:00Z">
        <w:r>
          <w:t xml:space="preserve">Table </w:t>
        </w:r>
        <w:r>
          <w:fldChar w:fldCharType="begin"/>
        </w:r>
        <w:r>
          <w:instrText xml:space="preserve"> SEQ Table \* ARABIC </w:instrText>
        </w:r>
      </w:ins>
      <w:r>
        <w:fldChar w:fldCharType="separate"/>
      </w:r>
      <w:ins w:id="8353" w:author="Charles Gifford" w:date="2017-03-22T15:29:00Z">
        <w:r>
          <w:rPr>
            <w:noProof/>
          </w:rPr>
          <w:t>82</w:t>
        </w:r>
        <w:r>
          <w:fldChar w:fldCharType="end"/>
        </w:r>
      </w:ins>
      <w:bookmarkEnd w:id="8350"/>
      <w:ins w:id="8354" w:author="Charles Gifford" w:date="2016-04-20T09:30:00Z">
        <w:r w:rsidR="009832E7">
          <w:rPr>
            <w:lang w:val="en-US"/>
          </w:rPr>
          <w:t xml:space="preserve"> –</w:t>
        </w:r>
        <w:r w:rsidR="009832E7" w:rsidRPr="001C220C">
          <w:rPr>
            <w:lang w:val="en-US"/>
          </w:rPr>
          <w:t xml:space="preserve"> </w:t>
        </w:r>
        <w:r w:rsidR="009832E7">
          <w:rPr>
            <w:lang w:val="en-US"/>
          </w:rPr>
          <w:t>P</w:t>
        </w:r>
        <w:r w:rsidR="009832E7" w:rsidRPr="001C220C">
          <w:rPr>
            <w:lang w:val="en-US"/>
          </w:rPr>
          <w:t>hysical asset segment specification</w:t>
        </w:r>
        <w:r w:rsidR="009832E7" w:rsidRPr="00AC2193">
          <w:rPr>
            <w:lang w:val="en-US"/>
          </w:rPr>
          <w:t xml:space="preserve"> </w:t>
        </w:r>
      </w:ins>
      <w:ins w:id="8355" w:author="Charles Gifford" w:date="2016-04-20T09:31:00Z">
        <w:r w:rsidR="009832E7">
          <w:rPr>
            <w:lang w:val="en-US"/>
          </w:rPr>
          <w:t>relationship</w:t>
        </w:r>
      </w:ins>
      <w:ins w:id="8356" w:author="Charles Gifford" w:date="2017-03-19T16:14:00Z">
        <w:r w:rsidR="00FE5FA2">
          <w:rPr>
            <w:lang w:val="en-US"/>
          </w:rPr>
          <w:t xml:space="preserve"> role</w:t>
        </w:r>
      </w:ins>
      <w:ins w:id="8357" w:author="Charles Gifford" w:date="2016-04-20T09:31:00Z">
        <w:r w:rsidR="009832E7">
          <w:rPr>
            <w:lang w:val="en-US"/>
          </w:rPr>
          <w:t>s</w:t>
        </w:r>
      </w:ins>
      <w:bookmarkEnd w:id="8351"/>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FE5FA2" w:rsidRPr="009432BC" w14:paraId="0D2A5C75" w14:textId="77777777" w:rsidTr="00832288">
        <w:trPr>
          <w:trHeight w:val="197"/>
          <w:tblHeader/>
          <w:ins w:id="8358" w:author="Charles Gifford" w:date="2017-03-19T16:13:00Z"/>
        </w:trPr>
        <w:tc>
          <w:tcPr>
            <w:tcW w:w="2155" w:type="dxa"/>
            <w:shd w:val="clear" w:color="auto" w:fill="auto"/>
          </w:tcPr>
          <w:p w14:paraId="0CAE262D" w14:textId="77777777" w:rsidR="00FE5FA2" w:rsidRPr="009432BC" w:rsidRDefault="00FE5FA2" w:rsidP="00832288">
            <w:pPr>
              <w:pStyle w:val="TABLE-col-heading"/>
              <w:rPr>
                <w:ins w:id="8359" w:author="Charles Gifford" w:date="2017-03-19T16:13:00Z"/>
              </w:rPr>
            </w:pPr>
            <w:ins w:id="8360" w:author="Charles Gifford" w:date="2017-03-19T16:13:00Z">
              <w:r w:rsidRPr="009432BC">
                <w:t>Related Object</w:t>
              </w:r>
            </w:ins>
          </w:p>
        </w:tc>
        <w:tc>
          <w:tcPr>
            <w:tcW w:w="2070" w:type="dxa"/>
            <w:shd w:val="clear" w:color="auto" w:fill="auto"/>
          </w:tcPr>
          <w:p w14:paraId="0FFB436C" w14:textId="77777777" w:rsidR="00FE5FA2" w:rsidRPr="009432BC" w:rsidRDefault="00FE5FA2" w:rsidP="00832288">
            <w:pPr>
              <w:pStyle w:val="TABLE-col-heading"/>
              <w:rPr>
                <w:ins w:id="8361" w:author="Charles Gifford" w:date="2017-03-19T16:13:00Z"/>
              </w:rPr>
            </w:pPr>
            <w:ins w:id="8362" w:author="Charles Gifford" w:date="2017-03-19T16:13:00Z">
              <w:r w:rsidRPr="009432BC">
                <w:t>Role</w:t>
              </w:r>
            </w:ins>
          </w:p>
        </w:tc>
        <w:tc>
          <w:tcPr>
            <w:tcW w:w="1080" w:type="dxa"/>
            <w:shd w:val="clear" w:color="auto" w:fill="auto"/>
          </w:tcPr>
          <w:p w14:paraId="35564D1E" w14:textId="77777777" w:rsidR="00FE5FA2" w:rsidRPr="009432BC" w:rsidRDefault="00FE5FA2" w:rsidP="00832288">
            <w:pPr>
              <w:pStyle w:val="TABLE-col-heading"/>
              <w:rPr>
                <w:ins w:id="8363" w:author="Charles Gifford" w:date="2017-03-19T16:13:00Z"/>
              </w:rPr>
            </w:pPr>
            <w:ins w:id="8364" w:author="Charles Gifford" w:date="2017-03-19T16:13:00Z">
              <w:r w:rsidRPr="009432BC">
                <w:t>Multiplicity</w:t>
              </w:r>
            </w:ins>
          </w:p>
        </w:tc>
        <w:tc>
          <w:tcPr>
            <w:tcW w:w="3780" w:type="dxa"/>
            <w:shd w:val="clear" w:color="auto" w:fill="auto"/>
          </w:tcPr>
          <w:p w14:paraId="4AD94B4B" w14:textId="77777777" w:rsidR="00FE5FA2" w:rsidRPr="009432BC" w:rsidRDefault="00FE5FA2" w:rsidP="00832288">
            <w:pPr>
              <w:pStyle w:val="TABLE-col-heading"/>
              <w:rPr>
                <w:ins w:id="8365" w:author="Charles Gifford" w:date="2017-03-19T16:13:00Z"/>
              </w:rPr>
            </w:pPr>
            <w:ins w:id="8366" w:author="Charles Gifford" w:date="2017-03-19T16:13:00Z">
              <w:r w:rsidRPr="009432BC">
                <w:t>Description</w:t>
              </w:r>
            </w:ins>
          </w:p>
        </w:tc>
      </w:tr>
      <w:tr w:rsidR="00FE5FA2" w:rsidRPr="009432BC" w14:paraId="47AE066B" w14:textId="77777777" w:rsidTr="00832288">
        <w:trPr>
          <w:trHeight w:val="332"/>
          <w:ins w:id="8367" w:author="Charles Gifford" w:date="2017-03-19T16:13:00Z"/>
        </w:trPr>
        <w:tc>
          <w:tcPr>
            <w:tcW w:w="2155" w:type="dxa"/>
          </w:tcPr>
          <w:p w14:paraId="2D29B0AC" w14:textId="77777777" w:rsidR="00FE5FA2" w:rsidRPr="009432BC" w:rsidRDefault="00FE5FA2" w:rsidP="00832288">
            <w:pPr>
              <w:pStyle w:val="TABLE-cell"/>
              <w:rPr>
                <w:ins w:id="8368" w:author="Charles Gifford" w:date="2017-03-19T16:13:00Z"/>
              </w:rPr>
            </w:pPr>
            <w:ins w:id="8369" w:author="Charles Gifford" w:date="2017-03-19T16:13:00Z">
              <w:r w:rsidRPr="0030452A">
                <w:t>Process segment</w:t>
              </w:r>
            </w:ins>
          </w:p>
        </w:tc>
        <w:tc>
          <w:tcPr>
            <w:tcW w:w="2070" w:type="dxa"/>
          </w:tcPr>
          <w:p w14:paraId="336B8ADB" w14:textId="77777777" w:rsidR="00FE5FA2" w:rsidRPr="009432BC" w:rsidRDefault="00FE5FA2" w:rsidP="00832288">
            <w:pPr>
              <w:pStyle w:val="TABLE-cell"/>
              <w:rPr>
                <w:ins w:id="8370" w:author="Charles Gifford" w:date="2017-03-19T16:13:00Z"/>
              </w:rPr>
            </w:pPr>
            <w:ins w:id="8371" w:author="Charles Gifford" w:date="2017-03-19T16:13:00Z">
              <w:r>
                <w:t>NA</w:t>
              </w:r>
            </w:ins>
          </w:p>
        </w:tc>
        <w:tc>
          <w:tcPr>
            <w:tcW w:w="1080" w:type="dxa"/>
          </w:tcPr>
          <w:p w14:paraId="3FBABB44" w14:textId="77777777" w:rsidR="00FE5FA2" w:rsidRPr="009432BC" w:rsidRDefault="00FE5FA2" w:rsidP="00832288">
            <w:pPr>
              <w:pStyle w:val="TABLE-cell"/>
              <w:rPr>
                <w:ins w:id="8372" w:author="Charles Gifford" w:date="2017-03-19T16:13:00Z"/>
              </w:rPr>
            </w:pPr>
            <w:ins w:id="8373" w:author="Charles Gifford" w:date="2017-03-19T16:13:00Z">
              <w:r w:rsidRPr="0030452A">
                <w:t>1</w:t>
              </w:r>
            </w:ins>
          </w:p>
        </w:tc>
        <w:tc>
          <w:tcPr>
            <w:tcW w:w="3780" w:type="dxa"/>
          </w:tcPr>
          <w:p w14:paraId="79AEF305" w14:textId="5DD760B0" w:rsidR="00FE5FA2" w:rsidRPr="009432BC" w:rsidRDefault="00FE5FA2" w:rsidP="00832288">
            <w:pPr>
              <w:pStyle w:val="TABLE-cell"/>
              <w:rPr>
                <w:ins w:id="8374" w:author="Charles Gifford" w:date="2017-03-19T16:13:00Z"/>
              </w:rPr>
            </w:pPr>
            <w:ins w:id="8375" w:author="Charles Gifford" w:date="2017-03-19T16:13:00Z">
              <w:r w:rsidRPr="0030452A">
                <w:t xml:space="preserve">The </w:t>
              </w:r>
              <w:r w:rsidRPr="0030452A">
                <w:rPr>
                  <w:i/>
                </w:rPr>
                <w:t>process segment</w:t>
              </w:r>
              <w:r w:rsidRPr="0030452A">
                <w:t xml:space="preserve"> defined in part by this </w:t>
              </w:r>
            </w:ins>
            <w:ins w:id="8376" w:author="Charles Gifford" w:date="2017-03-19T16:14:00Z">
              <w:r>
                <w:rPr>
                  <w:i/>
                </w:rPr>
                <w:t>physical asset</w:t>
              </w:r>
            </w:ins>
            <w:ins w:id="8377" w:author="Charles Gifford" w:date="2017-03-19T16:13:00Z">
              <w:r w:rsidRPr="00446A1E">
                <w:rPr>
                  <w:i/>
                </w:rPr>
                <w:t xml:space="preserve"> </w:t>
              </w:r>
              <w:r w:rsidRPr="0030452A">
                <w:rPr>
                  <w:i/>
                </w:rPr>
                <w:t>segment</w:t>
              </w:r>
              <w:r w:rsidRPr="0030452A">
                <w:t xml:space="preserve"> </w:t>
              </w:r>
              <w:r w:rsidRPr="0030452A">
                <w:rPr>
                  <w:i/>
                </w:rPr>
                <w:t>specification</w:t>
              </w:r>
              <w:r w:rsidRPr="0030452A">
                <w:t>.</w:t>
              </w:r>
            </w:ins>
          </w:p>
        </w:tc>
      </w:tr>
      <w:tr w:rsidR="00FE5FA2" w:rsidRPr="009432BC" w14:paraId="31049467" w14:textId="77777777" w:rsidTr="00832288">
        <w:trPr>
          <w:trHeight w:val="494"/>
          <w:ins w:id="8378" w:author="Charles Gifford" w:date="2017-03-19T16:13:00Z"/>
        </w:trPr>
        <w:tc>
          <w:tcPr>
            <w:tcW w:w="2155" w:type="dxa"/>
          </w:tcPr>
          <w:p w14:paraId="7A391D98" w14:textId="282968A9" w:rsidR="00FE5FA2" w:rsidRPr="009432BC" w:rsidRDefault="00FE5FA2" w:rsidP="00832288">
            <w:pPr>
              <w:pStyle w:val="TABLE-cell"/>
              <w:rPr>
                <w:ins w:id="8379" w:author="Charles Gifford" w:date="2017-03-19T16:13:00Z"/>
              </w:rPr>
            </w:pPr>
            <w:ins w:id="8380" w:author="Charles Gifford" w:date="2017-03-19T16:14:00Z">
              <w:r>
                <w:t>Physical asset</w:t>
              </w:r>
            </w:ins>
            <w:ins w:id="8381" w:author="Charles Gifford" w:date="2017-03-19T16:13:00Z">
              <w:r w:rsidRPr="0030452A">
                <w:t xml:space="preserve"> segment specification property</w:t>
              </w:r>
            </w:ins>
          </w:p>
        </w:tc>
        <w:tc>
          <w:tcPr>
            <w:tcW w:w="2070" w:type="dxa"/>
          </w:tcPr>
          <w:p w14:paraId="7C31518B" w14:textId="1191D3CB" w:rsidR="00FE5FA2" w:rsidRPr="009432BC" w:rsidRDefault="00FE5FA2" w:rsidP="00832288">
            <w:pPr>
              <w:pStyle w:val="TABLE-cell"/>
              <w:rPr>
                <w:ins w:id="8382" w:author="Charles Gifford" w:date="2017-03-19T16:13:00Z"/>
              </w:rPr>
            </w:pPr>
            <w:ins w:id="8383" w:author="Charles Gifford" w:date="2017-03-19T16:14:00Z">
              <w:r>
                <w:t>Physical asset</w:t>
              </w:r>
            </w:ins>
            <w:ins w:id="8384" w:author="Charles Gifford" w:date="2017-03-19T16:13:00Z">
              <w:r w:rsidRPr="0030452A">
                <w:t xml:space="preserve"> segment specification property</w:t>
              </w:r>
            </w:ins>
          </w:p>
        </w:tc>
        <w:tc>
          <w:tcPr>
            <w:tcW w:w="1080" w:type="dxa"/>
          </w:tcPr>
          <w:p w14:paraId="0B122F1F" w14:textId="77777777" w:rsidR="00FE5FA2" w:rsidRPr="009432BC" w:rsidRDefault="00FE5FA2" w:rsidP="00832288">
            <w:pPr>
              <w:pStyle w:val="TABLE-cell"/>
              <w:rPr>
                <w:ins w:id="8385" w:author="Charles Gifford" w:date="2017-03-19T16:13:00Z"/>
              </w:rPr>
            </w:pPr>
            <w:ins w:id="8386" w:author="Charles Gifford" w:date="2017-03-19T16:13:00Z">
              <w:r w:rsidRPr="0030452A">
                <w:t>0..*</w:t>
              </w:r>
            </w:ins>
          </w:p>
        </w:tc>
        <w:tc>
          <w:tcPr>
            <w:tcW w:w="3780" w:type="dxa"/>
          </w:tcPr>
          <w:p w14:paraId="53A661D9" w14:textId="1AC10F84" w:rsidR="00FE5FA2" w:rsidRPr="009432BC" w:rsidRDefault="00FE5FA2" w:rsidP="00832288">
            <w:pPr>
              <w:pStyle w:val="TABLE-cell"/>
              <w:rPr>
                <w:ins w:id="8387" w:author="Charles Gifford" w:date="2017-03-19T16:13:00Z"/>
              </w:rPr>
            </w:pPr>
            <w:ins w:id="8388" w:author="Charles Gifford" w:date="2017-03-19T16:13:00Z">
              <w:r w:rsidRPr="0030452A">
                <w:t xml:space="preserve">The </w:t>
              </w:r>
            </w:ins>
            <w:ins w:id="8389" w:author="Charles Gifford" w:date="2017-03-19T16:14:00Z">
              <w:r>
                <w:rPr>
                  <w:i/>
                </w:rPr>
                <w:t>physical asset</w:t>
              </w:r>
            </w:ins>
            <w:ins w:id="8390" w:author="Charles Gifford" w:date="2017-03-19T16:13:00Z">
              <w:r w:rsidRPr="0030452A">
                <w:rPr>
                  <w:i/>
                </w:rPr>
                <w:t xml:space="preserve"> segment specification property(s)</w:t>
              </w:r>
              <w:r w:rsidRPr="0030452A">
                <w:t xml:space="preserve"> of this </w:t>
              </w:r>
            </w:ins>
            <w:ins w:id="8391" w:author="Charles Gifford" w:date="2017-03-19T16:14:00Z">
              <w:r>
                <w:rPr>
                  <w:i/>
                </w:rPr>
                <w:t>physical asset</w:t>
              </w:r>
            </w:ins>
            <w:ins w:id="8392" w:author="Charles Gifford" w:date="2017-03-19T16:13:00Z">
              <w:r w:rsidRPr="00446A1E">
                <w:rPr>
                  <w:i/>
                </w:rPr>
                <w:t xml:space="preserve"> </w:t>
              </w:r>
              <w:r w:rsidRPr="0030452A">
                <w:rPr>
                  <w:i/>
                </w:rPr>
                <w:t>segment specification</w:t>
              </w:r>
              <w:r w:rsidRPr="0030452A">
                <w:t>.</w:t>
              </w:r>
            </w:ins>
          </w:p>
        </w:tc>
      </w:tr>
      <w:tr w:rsidR="00FE5FA2" w:rsidRPr="009432BC" w14:paraId="5A0B6EF1" w14:textId="77777777" w:rsidTr="00832288">
        <w:trPr>
          <w:trHeight w:val="494"/>
          <w:ins w:id="8393" w:author="Charles Gifford" w:date="2017-03-19T16:13:00Z"/>
        </w:trPr>
        <w:tc>
          <w:tcPr>
            <w:tcW w:w="2155" w:type="dxa"/>
            <w:shd w:val="clear" w:color="auto" w:fill="auto"/>
          </w:tcPr>
          <w:p w14:paraId="6F8796F3" w14:textId="1E970DA2" w:rsidR="00FE5FA2" w:rsidRPr="0030452A" w:rsidRDefault="00FE5FA2" w:rsidP="00832288">
            <w:pPr>
              <w:pStyle w:val="TABLE-cell"/>
              <w:rPr>
                <w:ins w:id="8394" w:author="Charles Gifford" w:date="2017-03-19T16:13:00Z"/>
              </w:rPr>
            </w:pPr>
            <w:ins w:id="8395" w:author="Charles Gifford" w:date="2017-03-19T16:14:00Z">
              <w:r>
                <w:t>Physical asset</w:t>
              </w:r>
            </w:ins>
            <w:ins w:id="8396" w:author="Charles Gifford" w:date="2017-03-19T16:13:00Z">
              <w:r w:rsidRPr="00BA207E">
                <w:t xml:space="preserve"> class</w:t>
              </w:r>
            </w:ins>
          </w:p>
        </w:tc>
        <w:tc>
          <w:tcPr>
            <w:tcW w:w="2070" w:type="dxa"/>
            <w:shd w:val="clear" w:color="auto" w:fill="auto"/>
          </w:tcPr>
          <w:p w14:paraId="3FB6D12D" w14:textId="4D1D9507" w:rsidR="00FE5FA2" w:rsidRPr="0030452A" w:rsidRDefault="00FE5FA2" w:rsidP="00832288">
            <w:pPr>
              <w:pStyle w:val="TABLE-cell"/>
              <w:rPr>
                <w:ins w:id="8397" w:author="Charles Gifford" w:date="2017-03-19T16:13:00Z"/>
              </w:rPr>
            </w:pPr>
            <w:ins w:id="8398" w:author="Charles Gifford" w:date="2017-03-19T16:14:00Z">
              <w:r>
                <w:t>Physical asset</w:t>
              </w:r>
            </w:ins>
            <w:ins w:id="8399" w:author="Charles Gifford" w:date="2017-03-19T16:13:00Z">
              <w:r w:rsidRPr="00446A1E">
                <w:t xml:space="preserve"> </w:t>
              </w:r>
              <w:r w:rsidRPr="00BA207E">
                <w:t>class</w:t>
              </w:r>
            </w:ins>
          </w:p>
        </w:tc>
        <w:tc>
          <w:tcPr>
            <w:tcW w:w="1080" w:type="dxa"/>
          </w:tcPr>
          <w:p w14:paraId="63839093" w14:textId="77777777" w:rsidR="00FE5FA2" w:rsidRPr="0030452A" w:rsidRDefault="00FE5FA2" w:rsidP="00832288">
            <w:pPr>
              <w:pStyle w:val="TABLE-cell"/>
              <w:rPr>
                <w:ins w:id="8400" w:author="Charles Gifford" w:date="2017-03-19T16:13:00Z"/>
              </w:rPr>
            </w:pPr>
            <w:ins w:id="8401" w:author="Charles Gifford" w:date="2017-03-19T16:13:00Z">
              <w:r w:rsidRPr="0030452A">
                <w:t>0..*</w:t>
              </w:r>
            </w:ins>
          </w:p>
        </w:tc>
        <w:tc>
          <w:tcPr>
            <w:tcW w:w="3780" w:type="dxa"/>
          </w:tcPr>
          <w:p w14:paraId="494E4074" w14:textId="16FEA55A" w:rsidR="00FE5FA2" w:rsidRPr="0030452A" w:rsidRDefault="00FE5FA2" w:rsidP="00832288">
            <w:pPr>
              <w:pStyle w:val="TABLE-cell"/>
              <w:rPr>
                <w:ins w:id="8402" w:author="Charles Gifford" w:date="2017-03-19T16:13:00Z"/>
              </w:rPr>
            </w:pPr>
            <w:ins w:id="8403" w:author="Charles Gifford" w:date="2017-03-19T16:13:00Z">
              <w:r>
                <w:t>A cross-model association to</w:t>
              </w:r>
              <w:r w:rsidRPr="00FD719C">
                <w:t xml:space="preserve"> element in the </w:t>
              </w:r>
            </w:ins>
            <w:ins w:id="8404" w:author="Charles Gifford" w:date="2017-03-19T16:14:00Z">
              <w:r>
                <w:t>physical asset</w:t>
              </w:r>
            </w:ins>
            <w:ins w:id="8405" w:author="Charles Gifford" w:date="2017-03-19T16:13:00Z">
              <w:r w:rsidRPr="00446A1E">
                <w:t xml:space="preserve"> </w:t>
              </w:r>
              <w:r w:rsidRPr="00FD719C">
                <w:t>model</w:t>
              </w:r>
              <w:r>
                <w:t xml:space="preserve"> as explained in clause 4.6.4</w:t>
              </w:r>
              <w:r w:rsidRPr="00FD719C">
                <w:t>.</w:t>
              </w:r>
            </w:ins>
          </w:p>
        </w:tc>
      </w:tr>
      <w:tr w:rsidR="00FE5FA2" w:rsidRPr="009432BC" w14:paraId="73285665" w14:textId="77777777" w:rsidTr="00832288">
        <w:trPr>
          <w:trHeight w:val="440"/>
          <w:ins w:id="8406" w:author="Charles Gifford" w:date="2017-03-19T16:13:00Z"/>
        </w:trPr>
        <w:tc>
          <w:tcPr>
            <w:tcW w:w="2155" w:type="dxa"/>
            <w:shd w:val="clear" w:color="auto" w:fill="auto"/>
          </w:tcPr>
          <w:p w14:paraId="03ABF45D" w14:textId="1CAF37E8" w:rsidR="00FE5FA2" w:rsidRPr="009432BC" w:rsidRDefault="00FE5FA2" w:rsidP="00832288">
            <w:pPr>
              <w:pStyle w:val="TABLE-cell"/>
              <w:rPr>
                <w:ins w:id="8407" w:author="Charles Gifford" w:date="2017-03-19T16:13:00Z"/>
              </w:rPr>
            </w:pPr>
            <w:ins w:id="8408" w:author="Charles Gifford" w:date="2017-03-19T16:14:00Z">
              <w:r>
                <w:t>Physical asset</w:t>
              </w:r>
            </w:ins>
          </w:p>
        </w:tc>
        <w:tc>
          <w:tcPr>
            <w:tcW w:w="2070" w:type="dxa"/>
            <w:shd w:val="clear" w:color="auto" w:fill="auto"/>
          </w:tcPr>
          <w:p w14:paraId="76CA3AF8" w14:textId="0D9A5A65" w:rsidR="00FE5FA2" w:rsidRPr="009432BC" w:rsidRDefault="00FE5FA2" w:rsidP="00832288">
            <w:pPr>
              <w:pStyle w:val="TABLE-cell"/>
              <w:rPr>
                <w:ins w:id="8409" w:author="Charles Gifford" w:date="2017-03-19T16:13:00Z"/>
              </w:rPr>
            </w:pPr>
            <w:ins w:id="8410" w:author="Charles Gifford" w:date="2017-03-19T16:14:00Z">
              <w:r>
                <w:t>Physical asset</w:t>
              </w:r>
            </w:ins>
          </w:p>
        </w:tc>
        <w:tc>
          <w:tcPr>
            <w:tcW w:w="1080" w:type="dxa"/>
          </w:tcPr>
          <w:p w14:paraId="47453C39" w14:textId="77777777" w:rsidR="00FE5FA2" w:rsidRPr="009432BC" w:rsidRDefault="00FE5FA2" w:rsidP="00832288">
            <w:pPr>
              <w:pStyle w:val="TABLE-cell"/>
              <w:rPr>
                <w:ins w:id="8411" w:author="Charles Gifford" w:date="2017-03-19T16:13:00Z"/>
              </w:rPr>
            </w:pPr>
            <w:ins w:id="8412" w:author="Charles Gifford" w:date="2017-03-19T16:13:00Z">
              <w:r w:rsidRPr="0030452A">
                <w:t>0..*</w:t>
              </w:r>
            </w:ins>
          </w:p>
        </w:tc>
        <w:tc>
          <w:tcPr>
            <w:tcW w:w="3780" w:type="dxa"/>
            <w:shd w:val="clear" w:color="auto" w:fill="auto"/>
          </w:tcPr>
          <w:p w14:paraId="4624218F" w14:textId="67211D1A" w:rsidR="00FE5FA2" w:rsidRPr="009432BC" w:rsidRDefault="00FE5FA2" w:rsidP="00832288">
            <w:pPr>
              <w:pStyle w:val="TABLE-cell"/>
              <w:rPr>
                <w:ins w:id="8413" w:author="Charles Gifford" w:date="2017-03-19T16:13:00Z"/>
              </w:rPr>
            </w:pPr>
            <w:ins w:id="8414" w:author="Charles Gifford" w:date="2017-03-19T16:13:00Z">
              <w:r w:rsidRPr="002C3CDB">
                <w:t xml:space="preserve">A cross-model association to element in the </w:t>
              </w:r>
            </w:ins>
            <w:ins w:id="8415" w:author="Charles Gifford" w:date="2017-03-19T16:14:00Z">
              <w:r>
                <w:t>physical asset</w:t>
              </w:r>
            </w:ins>
            <w:ins w:id="8416" w:author="Charles Gifford" w:date="2017-03-19T16:13:00Z">
              <w:r w:rsidRPr="00446A1E">
                <w:t xml:space="preserve"> </w:t>
              </w:r>
              <w:r w:rsidRPr="002C3CDB">
                <w:t>model as explained in clause 4.6.4.</w:t>
              </w:r>
            </w:ins>
          </w:p>
        </w:tc>
      </w:tr>
    </w:tbl>
    <w:p w14:paraId="6A391E60" w14:textId="67DE5618" w:rsidR="00F12240" w:rsidRPr="001C220C" w:rsidRDefault="00F12240" w:rsidP="000D7FCB">
      <w:pPr>
        <w:pStyle w:val="TABLE-title"/>
        <w:rPr>
          <w:lang w:val="en-US"/>
        </w:rPr>
      </w:pPr>
      <w:bookmarkStart w:id="8417" w:name="_Ref200789342"/>
      <w:bookmarkStart w:id="8418" w:name="_Toc266864160"/>
      <w:bookmarkStart w:id="8419" w:name="_Toc306621048"/>
      <w:bookmarkStart w:id="8420" w:name="_Toc320178444"/>
      <w:bookmarkStart w:id="8421" w:name="_Toc478492384"/>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B65983">
        <w:rPr>
          <w:noProof/>
          <w:lang w:val="en-US"/>
        </w:rPr>
        <w:t>83</w:t>
      </w:r>
      <w:r w:rsidR="00FD29D6">
        <w:rPr>
          <w:lang w:val="en-US"/>
        </w:rPr>
        <w:fldChar w:fldCharType="end"/>
      </w:r>
      <w:bookmarkEnd w:id="8417"/>
      <w:r w:rsidR="000D7FCB">
        <w:rPr>
          <w:lang w:val="en-US"/>
        </w:rPr>
        <w:t xml:space="preserve"> –</w:t>
      </w:r>
      <w:r w:rsidRPr="001C220C">
        <w:rPr>
          <w:lang w:val="en-US"/>
        </w:rPr>
        <w:t xml:space="preserve"> </w:t>
      </w:r>
      <w:r w:rsidR="006F45EC">
        <w:rPr>
          <w:lang w:val="en-US"/>
        </w:rPr>
        <w:t>P</w:t>
      </w:r>
      <w:r w:rsidRPr="001C220C">
        <w:rPr>
          <w:lang w:val="en-US"/>
        </w:rPr>
        <w:t>hysical asset segment specification</w:t>
      </w:r>
      <w:bookmarkEnd w:id="8418"/>
      <w:bookmarkEnd w:id="8419"/>
      <w:bookmarkEnd w:id="8420"/>
      <w:r w:rsidR="006F45EC" w:rsidRPr="00AC2193">
        <w:rPr>
          <w:lang w:val="en-US"/>
        </w:rPr>
        <w:t xml:space="preserve"> </w:t>
      </w:r>
      <w:r w:rsidR="006F45EC">
        <w:rPr>
          <w:lang w:val="en-US"/>
        </w:rPr>
        <w:t>attributes</w:t>
      </w:r>
      <w:bookmarkEnd w:id="8421"/>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238"/>
        <w:gridCol w:w="1350"/>
        <w:gridCol w:w="1080"/>
        <w:gridCol w:w="1229"/>
      </w:tblGrid>
      <w:tr w:rsidR="00F12240" w:rsidRPr="001C220C" w14:paraId="0F278154" w14:textId="77777777" w:rsidTr="00806D30">
        <w:trPr>
          <w:tblHeader/>
          <w:jc w:val="center"/>
        </w:trPr>
        <w:tc>
          <w:tcPr>
            <w:tcW w:w="1269" w:type="dxa"/>
          </w:tcPr>
          <w:p w14:paraId="2C4F2CE8" w14:textId="77777777" w:rsidR="00F12240" w:rsidRPr="001C220C" w:rsidRDefault="00F12240" w:rsidP="00FE5FA2">
            <w:pPr>
              <w:pStyle w:val="TABLE-col-heading"/>
              <w:rPr>
                <w:lang w:val="en-US"/>
              </w:rPr>
            </w:pPr>
            <w:r w:rsidRPr="001C220C">
              <w:rPr>
                <w:lang w:val="en-US"/>
              </w:rPr>
              <w:t xml:space="preserve">Attribute </w:t>
            </w:r>
            <w:r w:rsidR="006618D3">
              <w:rPr>
                <w:lang w:val="en-US"/>
              </w:rPr>
              <w:t>n</w:t>
            </w:r>
            <w:r w:rsidRPr="001C220C">
              <w:rPr>
                <w:lang w:val="en-US"/>
              </w:rPr>
              <w:t>ame</w:t>
            </w:r>
          </w:p>
        </w:tc>
        <w:tc>
          <w:tcPr>
            <w:tcW w:w="2880" w:type="dxa"/>
          </w:tcPr>
          <w:p w14:paraId="747A8690" w14:textId="77777777" w:rsidR="00F12240" w:rsidRPr="001C220C" w:rsidRDefault="00F12240" w:rsidP="00FE5FA2">
            <w:pPr>
              <w:pStyle w:val="TABLE-col-heading"/>
              <w:rPr>
                <w:lang w:val="en-US"/>
              </w:rPr>
            </w:pPr>
            <w:r w:rsidRPr="001C220C">
              <w:rPr>
                <w:lang w:val="en-US"/>
              </w:rPr>
              <w:t>Description</w:t>
            </w:r>
          </w:p>
        </w:tc>
        <w:tc>
          <w:tcPr>
            <w:tcW w:w="1238" w:type="dxa"/>
          </w:tcPr>
          <w:p w14:paraId="1B892AB1" w14:textId="77777777" w:rsidR="00F12240" w:rsidRPr="001C220C" w:rsidRDefault="00AE4770" w:rsidP="00FE5FA2">
            <w:pPr>
              <w:pStyle w:val="TABLE-col-heading"/>
              <w:rPr>
                <w:lang w:val="en-US"/>
              </w:rPr>
            </w:pPr>
            <w:r>
              <w:rPr>
                <w:lang w:val="en-US"/>
              </w:rPr>
              <w:t>Production example</w:t>
            </w:r>
            <w:r w:rsidR="00F12240" w:rsidRPr="001C220C">
              <w:rPr>
                <w:lang w:val="en-US"/>
              </w:rPr>
              <w:t>s</w:t>
            </w:r>
          </w:p>
        </w:tc>
        <w:tc>
          <w:tcPr>
            <w:tcW w:w="1350" w:type="dxa"/>
          </w:tcPr>
          <w:p w14:paraId="78377CD3" w14:textId="77777777" w:rsidR="00F12240" w:rsidRPr="001C220C" w:rsidRDefault="00AE4770" w:rsidP="00FE5FA2">
            <w:pPr>
              <w:pStyle w:val="TABLE-col-heading"/>
              <w:rPr>
                <w:lang w:val="en-US"/>
              </w:rPr>
            </w:pPr>
            <w:r>
              <w:rPr>
                <w:lang w:val="en-US"/>
              </w:rPr>
              <w:t>Maintenance example</w:t>
            </w:r>
            <w:r w:rsidR="00F12240" w:rsidRPr="001C220C">
              <w:rPr>
                <w:lang w:val="en-US"/>
              </w:rPr>
              <w:t>s</w:t>
            </w:r>
          </w:p>
        </w:tc>
        <w:tc>
          <w:tcPr>
            <w:tcW w:w="1080" w:type="dxa"/>
          </w:tcPr>
          <w:p w14:paraId="03BC9129" w14:textId="77777777" w:rsidR="00F12240" w:rsidRPr="001C220C" w:rsidRDefault="00AE4770" w:rsidP="00FE5FA2">
            <w:pPr>
              <w:pStyle w:val="TABLE-col-heading"/>
              <w:rPr>
                <w:lang w:val="en-US"/>
              </w:rPr>
            </w:pPr>
            <w:r>
              <w:rPr>
                <w:lang w:val="en-US"/>
              </w:rPr>
              <w:t>Quality example</w:t>
            </w:r>
            <w:r w:rsidR="00F12240" w:rsidRPr="001C220C">
              <w:rPr>
                <w:lang w:val="en-US"/>
              </w:rPr>
              <w:t>s</w:t>
            </w:r>
          </w:p>
        </w:tc>
        <w:tc>
          <w:tcPr>
            <w:tcW w:w="1229" w:type="dxa"/>
          </w:tcPr>
          <w:p w14:paraId="74197196" w14:textId="77777777" w:rsidR="00F12240" w:rsidRPr="001C220C" w:rsidRDefault="00AE4770" w:rsidP="00FE5FA2">
            <w:pPr>
              <w:pStyle w:val="TABLE-col-heading"/>
              <w:rPr>
                <w:lang w:val="en-US"/>
              </w:rPr>
            </w:pPr>
            <w:r>
              <w:rPr>
                <w:lang w:val="en-US"/>
              </w:rPr>
              <w:t>Inventory example</w:t>
            </w:r>
            <w:r w:rsidR="00F12240" w:rsidRPr="001C220C">
              <w:rPr>
                <w:lang w:val="en-US"/>
              </w:rPr>
              <w:t>s</w:t>
            </w:r>
          </w:p>
        </w:tc>
      </w:tr>
      <w:tr w:rsidR="0061778F" w:rsidRPr="001C220C" w14:paraId="55110139" w14:textId="77777777" w:rsidTr="00806D30">
        <w:trPr>
          <w:cantSplit/>
          <w:jc w:val="center"/>
          <w:ins w:id="8422" w:author="Charles Gifford" w:date="2017-03-15T18:48:00Z"/>
        </w:trPr>
        <w:tc>
          <w:tcPr>
            <w:tcW w:w="1269" w:type="dxa"/>
          </w:tcPr>
          <w:p w14:paraId="46563B3F" w14:textId="7C36143C" w:rsidR="0061778F" w:rsidRPr="001C220C" w:rsidRDefault="0061778F" w:rsidP="00FE5FA2">
            <w:pPr>
              <w:pStyle w:val="TABLE-cell"/>
              <w:rPr>
                <w:ins w:id="8423" w:author="Charles Gifford" w:date="2017-03-15T18:48:00Z"/>
                <w:lang w:val="en-US"/>
              </w:rPr>
            </w:pPr>
            <w:ins w:id="8424" w:author="Charles Gifford" w:date="2017-03-15T18:48:00Z">
              <w:r w:rsidRPr="0061778F">
                <w:t>ID</w:t>
              </w:r>
            </w:ins>
          </w:p>
        </w:tc>
        <w:tc>
          <w:tcPr>
            <w:tcW w:w="2880" w:type="dxa"/>
          </w:tcPr>
          <w:p w14:paraId="752BBA9F" w14:textId="6819417D" w:rsidR="0061778F" w:rsidRPr="001C220C" w:rsidRDefault="0061778F" w:rsidP="00FE5FA2">
            <w:pPr>
              <w:pStyle w:val="TABLE-cell"/>
              <w:rPr>
                <w:ins w:id="8425" w:author="Charles Gifford" w:date="2017-03-15T18:48:00Z"/>
                <w:lang w:val="en-US"/>
              </w:rPr>
            </w:pPr>
            <w:ins w:id="8426" w:author="Charles Gifford" w:date="2017-03-15T18:48:00Z">
              <w:r w:rsidRPr="0061778F">
                <w:t xml:space="preserve">A unique identification of a specific </w:t>
              </w:r>
            </w:ins>
            <w:ins w:id="8427" w:author="Charles Gifford" w:date="2017-03-15T18:55:00Z">
              <w:r w:rsidR="004C7DD4" w:rsidRPr="004C7DD4">
                <w:rPr>
                  <w:i/>
                </w:rPr>
                <w:t>physical asset</w:t>
              </w:r>
            </w:ins>
            <w:ins w:id="8428" w:author="Charles Gifford" w:date="2017-03-15T18:48:00Z">
              <w:r w:rsidRPr="0061778F">
                <w:rPr>
                  <w:i/>
                </w:rPr>
                <w:t xml:space="preserve"> segment specification. </w:t>
              </w:r>
            </w:ins>
          </w:p>
        </w:tc>
        <w:tc>
          <w:tcPr>
            <w:tcW w:w="1238" w:type="dxa"/>
          </w:tcPr>
          <w:p w14:paraId="29A364B1" w14:textId="11A4F208" w:rsidR="0061778F" w:rsidRPr="001C220C" w:rsidRDefault="0061778F" w:rsidP="00FE5FA2">
            <w:pPr>
              <w:pStyle w:val="TABLE-cell"/>
              <w:rPr>
                <w:ins w:id="8429" w:author="Charles Gifford" w:date="2017-03-15T18:48:00Z"/>
                <w:lang w:val="en-US"/>
              </w:rPr>
            </w:pPr>
            <w:ins w:id="8430" w:author="Charles Gifford" w:date="2017-03-15T18:48:00Z">
              <w:r w:rsidRPr="0061778F">
                <w:t xml:space="preserve">PS1-Employee 23 </w:t>
              </w:r>
            </w:ins>
          </w:p>
        </w:tc>
        <w:tc>
          <w:tcPr>
            <w:tcW w:w="1350" w:type="dxa"/>
          </w:tcPr>
          <w:p w14:paraId="7C5AA8BF" w14:textId="7FE5CF1B" w:rsidR="0061778F" w:rsidRPr="001C220C" w:rsidRDefault="0061778F" w:rsidP="00FE5FA2">
            <w:pPr>
              <w:pStyle w:val="TABLE-cell"/>
              <w:rPr>
                <w:ins w:id="8431" w:author="Charles Gifford" w:date="2017-03-15T18:48:00Z"/>
                <w:lang w:val="en-US"/>
              </w:rPr>
            </w:pPr>
            <w:ins w:id="8432" w:author="Charles Gifford" w:date="2017-03-15T18:48:00Z">
              <w:r w:rsidRPr="0061778F">
                <w:t>PS1-22828</w:t>
              </w:r>
            </w:ins>
          </w:p>
        </w:tc>
        <w:tc>
          <w:tcPr>
            <w:tcW w:w="1080" w:type="dxa"/>
          </w:tcPr>
          <w:p w14:paraId="3D08AE68" w14:textId="2E473379" w:rsidR="0061778F" w:rsidRPr="001C220C" w:rsidRDefault="0061778F" w:rsidP="00FE5FA2">
            <w:pPr>
              <w:pStyle w:val="TABLE-cell"/>
              <w:rPr>
                <w:ins w:id="8433" w:author="Charles Gifford" w:date="2017-03-15T18:48:00Z"/>
                <w:lang w:val="en-US"/>
              </w:rPr>
            </w:pPr>
            <w:ins w:id="8434" w:author="Charles Gifford" w:date="2017-03-15T18:48:00Z">
              <w:r w:rsidRPr="0061778F">
                <w:t>PS1-999-123-4567</w:t>
              </w:r>
            </w:ins>
          </w:p>
        </w:tc>
        <w:tc>
          <w:tcPr>
            <w:tcW w:w="1229" w:type="dxa"/>
          </w:tcPr>
          <w:p w14:paraId="1117B1E9" w14:textId="7C8E7BC0" w:rsidR="0061778F" w:rsidRPr="001C220C" w:rsidRDefault="0061778F" w:rsidP="00FE5FA2">
            <w:pPr>
              <w:pStyle w:val="TABLE-cell"/>
              <w:rPr>
                <w:ins w:id="8435" w:author="Charles Gifford" w:date="2017-03-15T18:48:00Z"/>
                <w:lang w:val="en-US"/>
              </w:rPr>
            </w:pPr>
            <w:ins w:id="8436" w:author="Charles Gifford" w:date="2017-03-15T18:48:00Z">
              <w:r w:rsidRPr="0061778F">
                <w:t>PS1-007</w:t>
              </w:r>
            </w:ins>
          </w:p>
        </w:tc>
      </w:tr>
      <w:tr w:rsidR="00506979" w:rsidRPr="001C220C" w14:paraId="19D1D560" w14:textId="77777777" w:rsidTr="00806D30">
        <w:trPr>
          <w:cantSplit/>
          <w:jc w:val="center"/>
        </w:trPr>
        <w:tc>
          <w:tcPr>
            <w:tcW w:w="1269" w:type="dxa"/>
          </w:tcPr>
          <w:p w14:paraId="7999347A" w14:textId="77777777" w:rsidR="00506979" w:rsidRPr="001C220C" w:rsidRDefault="00506979" w:rsidP="00FE5FA2">
            <w:pPr>
              <w:pStyle w:val="TABLE-cell"/>
              <w:rPr>
                <w:lang w:val="en-US"/>
              </w:rPr>
            </w:pPr>
            <w:r w:rsidRPr="001C220C">
              <w:rPr>
                <w:lang w:val="en-US"/>
              </w:rPr>
              <w:t xml:space="preserve">Physical </w:t>
            </w:r>
            <w:r w:rsidR="007F2A21">
              <w:rPr>
                <w:lang w:val="en-US"/>
              </w:rPr>
              <w:t>a</w:t>
            </w:r>
            <w:r w:rsidRPr="001C220C">
              <w:rPr>
                <w:lang w:val="en-US"/>
              </w:rPr>
              <w:t xml:space="preserve">sset </w:t>
            </w:r>
            <w:r w:rsidR="007F2A21">
              <w:rPr>
                <w:lang w:val="en-US"/>
              </w:rPr>
              <w:t>c</w:t>
            </w:r>
            <w:r w:rsidRPr="001C220C">
              <w:rPr>
                <w:lang w:val="en-US"/>
              </w:rPr>
              <w:t>lass</w:t>
            </w:r>
          </w:p>
        </w:tc>
        <w:tc>
          <w:tcPr>
            <w:tcW w:w="2880" w:type="dxa"/>
          </w:tcPr>
          <w:p w14:paraId="057F18AC" w14:textId="77777777" w:rsidR="00506979" w:rsidRPr="001C220C" w:rsidRDefault="00506979" w:rsidP="00FE5FA2">
            <w:pPr>
              <w:pStyle w:val="TABLE-cell"/>
              <w:rPr>
                <w:lang w:val="en-US"/>
              </w:rPr>
            </w:pPr>
            <w:r w:rsidRPr="001C220C">
              <w:rPr>
                <w:lang w:val="en-US"/>
              </w:rPr>
              <w:t xml:space="preserve">Identifies the associated </w:t>
            </w:r>
            <w:r w:rsidRPr="001C220C">
              <w:rPr>
                <w:i/>
                <w:lang w:val="en-US"/>
              </w:rPr>
              <w:t>physical asset class</w:t>
            </w:r>
            <w:r w:rsidRPr="001C220C">
              <w:rPr>
                <w:lang w:val="en-US"/>
              </w:rPr>
              <w:t xml:space="preserve"> or set of </w:t>
            </w:r>
            <w:r w:rsidRPr="001C220C">
              <w:rPr>
                <w:i/>
                <w:lang w:val="en-US"/>
              </w:rPr>
              <w:t>physical asset classes</w:t>
            </w:r>
            <w:r w:rsidRPr="001C220C">
              <w:rPr>
                <w:lang w:val="en-US"/>
              </w:rPr>
              <w:t xml:space="preserve"> of the capability</w:t>
            </w:r>
            <w:r w:rsidR="008558A5">
              <w:rPr>
                <w:lang w:val="en-US"/>
              </w:rPr>
              <w:t xml:space="preserve">. </w:t>
            </w:r>
          </w:p>
        </w:tc>
        <w:tc>
          <w:tcPr>
            <w:tcW w:w="1238" w:type="dxa"/>
          </w:tcPr>
          <w:p w14:paraId="77E224C5" w14:textId="77777777" w:rsidR="00506979" w:rsidRPr="001C220C" w:rsidRDefault="00506979" w:rsidP="00FE5FA2">
            <w:pPr>
              <w:pStyle w:val="TABLE-cell"/>
              <w:rPr>
                <w:lang w:val="en-US"/>
              </w:rPr>
            </w:pPr>
            <w:r w:rsidRPr="001C220C">
              <w:rPr>
                <w:lang w:val="en-US"/>
              </w:rPr>
              <w:t>Acme Super TT10</w:t>
            </w:r>
          </w:p>
        </w:tc>
        <w:tc>
          <w:tcPr>
            <w:tcW w:w="1350" w:type="dxa"/>
          </w:tcPr>
          <w:p w14:paraId="39A992CD" w14:textId="77777777" w:rsidR="00506979" w:rsidRPr="001C220C" w:rsidRDefault="00506979" w:rsidP="00FE5FA2">
            <w:pPr>
              <w:pStyle w:val="TABLE-cell"/>
              <w:rPr>
                <w:lang w:val="en-US"/>
              </w:rPr>
            </w:pPr>
            <w:r w:rsidRPr="001C220C">
              <w:rPr>
                <w:lang w:val="en-US"/>
              </w:rPr>
              <w:t>Easy bake 1969</w:t>
            </w:r>
          </w:p>
        </w:tc>
        <w:tc>
          <w:tcPr>
            <w:tcW w:w="1080" w:type="dxa"/>
          </w:tcPr>
          <w:p w14:paraId="3971986B" w14:textId="77777777" w:rsidR="00506979" w:rsidRPr="001C220C" w:rsidRDefault="00506979" w:rsidP="00FE5FA2">
            <w:pPr>
              <w:pStyle w:val="TABLE-cell"/>
              <w:rPr>
                <w:lang w:val="en-US"/>
              </w:rPr>
            </w:pPr>
            <w:r w:rsidRPr="001C220C">
              <w:rPr>
                <w:lang w:val="en-US"/>
              </w:rPr>
              <w:t>Wafers R Us RF 100</w:t>
            </w:r>
          </w:p>
        </w:tc>
        <w:tc>
          <w:tcPr>
            <w:tcW w:w="1229" w:type="dxa"/>
          </w:tcPr>
          <w:p w14:paraId="55F10175" w14:textId="77777777" w:rsidR="00506979" w:rsidRPr="001C220C" w:rsidRDefault="00506979" w:rsidP="00FE5FA2">
            <w:pPr>
              <w:pStyle w:val="TABLE-cell"/>
              <w:rPr>
                <w:lang w:val="en-US"/>
              </w:rPr>
            </w:pPr>
            <w:r w:rsidRPr="001C220C">
              <w:rPr>
                <w:lang w:val="en-US"/>
              </w:rPr>
              <w:t>SuperTote 2000</w:t>
            </w:r>
          </w:p>
        </w:tc>
      </w:tr>
      <w:tr w:rsidR="00506979" w:rsidRPr="001C220C" w14:paraId="2A319F05" w14:textId="77777777" w:rsidTr="00806D30">
        <w:trPr>
          <w:cantSplit/>
          <w:jc w:val="center"/>
        </w:trPr>
        <w:tc>
          <w:tcPr>
            <w:tcW w:w="1269" w:type="dxa"/>
          </w:tcPr>
          <w:p w14:paraId="21F37E9F" w14:textId="77777777" w:rsidR="00506979" w:rsidRPr="001C220C" w:rsidRDefault="00506979" w:rsidP="00FE5FA2">
            <w:pPr>
              <w:pStyle w:val="TABLE-cell"/>
              <w:rPr>
                <w:lang w:val="en-US"/>
              </w:rPr>
            </w:pPr>
            <w:r w:rsidRPr="001C220C">
              <w:rPr>
                <w:lang w:val="en-US"/>
              </w:rPr>
              <w:t xml:space="preserve">Physical </w:t>
            </w:r>
            <w:r w:rsidR="007F2A21">
              <w:rPr>
                <w:lang w:val="en-US"/>
              </w:rPr>
              <w:t>a</w:t>
            </w:r>
            <w:r w:rsidRPr="001C220C">
              <w:rPr>
                <w:lang w:val="en-US"/>
              </w:rPr>
              <w:t>sset</w:t>
            </w:r>
          </w:p>
        </w:tc>
        <w:tc>
          <w:tcPr>
            <w:tcW w:w="2880" w:type="dxa"/>
          </w:tcPr>
          <w:p w14:paraId="154D5CD3" w14:textId="77777777" w:rsidR="00506979" w:rsidRPr="001C220C" w:rsidRDefault="00506979" w:rsidP="00FE5FA2">
            <w:pPr>
              <w:pStyle w:val="TABLE-cell"/>
              <w:rPr>
                <w:lang w:val="en-US"/>
              </w:rPr>
            </w:pPr>
            <w:r w:rsidRPr="001C220C">
              <w:rPr>
                <w:lang w:val="en-US"/>
              </w:rPr>
              <w:t xml:space="preserve">Identifies the associated </w:t>
            </w:r>
            <w:r w:rsidRPr="001C220C">
              <w:rPr>
                <w:i/>
                <w:lang w:val="en-US"/>
              </w:rPr>
              <w:t xml:space="preserve">physical asset </w:t>
            </w:r>
            <w:r w:rsidRPr="001C220C">
              <w:rPr>
                <w:lang w:val="en-US"/>
              </w:rPr>
              <w:t xml:space="preserve">or set of </w:t>
            </w:r>
            <w:r w:rsidRPr="001C220C">
              <w:rPr>
                <w:i/>
                <w:lang w:val="en-US"/>
              </w:rPr>
              <w:t xml:space="preserve">physical assets </w:t>
            </w:r>
            <w:r w:rsidRPr="001C220C">
              <w:rPr>
                <w:lang w:val="en-US"/>
              </w:rPr>
              <w:t>of the capability.</w:t>
            </w:r>
          </w:p>
        </w:tc>
        <w:tc>
          <w:tcPr>
            <w:tcW w:w="1238" w:type="dxa"/>
          </w:tcPr>
          <w:p w14:paraId="53EED3EE" w14:textId="77777777" w:rsidR="00506979" w:rsidRPr="001C220C" w:rsidRDefault="00506979" w:rsidP="00FE5FA2">
            <w:pPr>
              <w:pStyle w:val="TABLE-cell"/>
              <w:rPr>
                <w:lang w:val="en-US"/>
              </w:rPr>
            </w:pPr>
            <w:r w:rsidRPr="001C220C">
              <w:rPr>
                <w:lang w:val="en-US"/>
              </w:rPr>
              <w:t>TI-101</w:t>
            </w:r>
          </w:p>
        </w:tc>
        <w:tc>
          <w:tcPr>
            <w:tcW w:w="1350" w:type="dxa"/>
          </w:tcPr>
          <w:p w14:paraId="0C454408" w14:textId="77777777" w:rsidR="00506979" w:rsidRPr="001C220C" w:rsidRDefault="00506979" w:rsidP="00FE5FA2">
            <w:pPr>
              <w:pStyle w:val="TABLE-cell"/>
              <w:rPr>
                <w:lang w:val="en-US"/>
              </w:rPr>
            </w:pPr>
            <w:r w:rsidRPr="001C220C">
              <w:rPr>
                <w:lang w:val="en-US"/>
              </w:rPr>
              <w:t>OV-1200</w:t>
            </w:r>
          </w:p>
        </w:tc>
        <w:tc>
          <w:tcPr>
            <w:tcW w:w="1080" w:type="dxa"/>
          </w:tcPr>
          <w:p w14:paraId="584F8FF7" w14:textId="77777777" w:rsidR="00506979" w:rsidRPr="001C220C" w:rsidRDefault="00506979" w:rsidP="00FE5FA2">
            <w:pPr>
              <w:pStyle w:val="TABLE-cell"/>
              <w:rPr>
                <w:lang w:val="en-US"/>
              </w:rPr>
            </w:pPr>
            <w:r w:rsidRPr="001C220C">
              <w:rPr>
                <w:lang w:val="en-US"/>
              </w:rPr>
              <w:t>RF-140</w:t>
            </w:r>
          </w:p>
        </w:tc>
        <w:tc>
          <w:tcPr>
            <w:tcW w:w="1229" w:type="dxa"/>
          </w:tcPr>
          <w:p w14:paraId="7F52E53F" w14:textId="77777777" w:rsidR="00506979" w:rsidRPr="001C220C" w:rsidRDefault="00506979" w:rsidP="00FE5FA2">
            <w:pPr>
              <w:pStyle w:val="TABLE-cell"/>
              <w:rPr>
                <w:lang w:val="en-US"/>
              </w:rPr>
            </w:pPr>
            <w:r w:rsidRPr="001C220C">
              <w:rPr>
                <w:lang w:val="en-US"/>
              </w:rPr>
              <w:t xml:space="preserve">Tote </w:t>
            </w:r>
            <w:smartTag w:uri="urn:schemas-microsoft-com:office:smarttags" w:element="chmetcnv">
              <w:smartTagPr>
                <w:attr w:name="TCSC" w:val="0"/>
                <w:attr w:name="NumberType" w:val="1"/>
                <w:attr w:name="Negative" w:val="False"/>
                <w:attr w:name="HasSpace" w:val="False"/>
                <w:attr w:name="SourceValue" w:val="12"/>
                <w:attr w:name="UnitName" w:val="a"/>
              </w:smartTagPr>
              <w:r w:rsidRPr="001C220C">
                <w:rPr>
                  <w:lang w:val="en-US"/>
                </w:rPr>
                <w:t>12A</w:t>
              </w:r>
            </w:smartTag>
          </w:p>
        </w:tc>
      </w:tr>
      <w:tr w:rsidR="00506979" w:rsidRPr="001C220C" w14:paraId="4C3140A0" w14:textId="77777777" w:rsidTr="00806D30">
        <w:trPr>
          <w:cantSplit/>
          <w:jc w:val="center"/>
        </w:trPr>
        <w:tc>
          <w:tcPr>
            <w:tcW w:w="1269" w:type="dxa"/>
          </w:tcPr>
          <w:p w14:paraId="4CAE437B" w14:textId="77777777" w:rsidR="00506979" w:rsidRPr="001C220C" w:rsidRDefault="00506979" w:rsidP="00FE5FA2">
            <w:pPr>
              <w:pStyle w:val="TABLE-cell"/>
              <w:rPr>
                <w:lang w:val="en-US"/>
              </w:rPr>
            </w:pPr>
            <w:r w:rsidRPr="001C220C">
              <w:rPr>
                <w:lang w:val="en-US"/>
              </w:rPr>
              <w:t>Description</w:t>
            </w:r>
          </w:p>
        </w:tc>
        <w:tc>
          <w:tcPr>
            <w:tcW w:w="2880" w:type="dxa"/>
          </w:tcPr>
          <w:p w14:paraId="545F9628" w14:textId="77777777" w:rsidR="00506979" w:rsidRPr="001C220C" w:rsidRDefault="00506979" w:rsidP="00FE5FA2">
            <w:pPr>
              <w:pStyle w:val="TABLE-cell"/>
              <w:rPr>
                <w:lang w:val="en-US"/>
              </w:rPr>
            </w:pPr>
            <w:r w:rsidRPr="001C220C">
              <w:rPr>
                <w:lang w:val="en-US"/>
              </w:rPr>
              <w:t>Contains additional information and descriptions.</w:t>
            </w:r>
          </w:p>
        </w:tc>
        <w:tc>
          <w:tcPr>
            <w:tcW w:w="1238" w:type="dxa"/>
          </w:tcPr>
          <w:p w14:paraId="72105984" w14:textId="77777777" w:rsidR="00506979" w:rsidRPr="001C220C" w:rsidRDefault="00506979" w:rsidP="00FE5FA2">
            <w:pPr>
              <w:pStyle w:val="TABLE-cell"/>
              <w:rPr>
                <w:lang w:val="en-US"/>
              </w:rPr>
            </w:pPr>
            <w:r w:rsidRPr="001C220C">
              <w:rPr>
                <w:lang w:val="en-US"/>
              </w:rPr>
              <w:t>Transmitter with most recent calibration date</w:t>
            </w:r>
          </w:p>
        </w:tc>
        <w:tc>
          <w:tcPr>
            <w:tcW w:w="1350" w:type="dxa"/>
          </w:tcPr>
          <w:p w14:paraId="784706C0" w14:textId="77777777" w:rsidR="00506979" w:rsidRPr="001C220C" w:rsidRDefault="00506979" w:rsidP="00FE5FA2">
            <w:pPr>
              <w:pStyle w:val="TABLE-cell"/>
              <w:rPr>
                <w:lang w:val="en-US"/>
              </w:rPr>
            </w:pPr>
            <w:r w:rsidRPr="001C220C">
              <w:rPr>
                <w:lang w:val="en-US"/>
              </w:rPr>
              <w:t>Oven with minimum 2000 hours on run clock</w:t>
            </w:r>
          </w:p>
        </w:tc>
        <w:tc>
          <w:tcPr>
            <w:tcW w:w="1080" w:type="dxa"/>
          </w:tcPr>
          <w:p w14:paraId="57DADFDF" w14:textId="77777777" w:rsidR="00506979" w:rsidRPr="001C220C" w:rsidRDefault="00506979" w:rsidP="00FE5FA2">
            <w:pPr>
              <w:pStyle w:val="TABLE-cell"/>
              <w:rPr>
                <w:lang w:val="en-US"/>
              </w:rPr>
            </w:pPr>
            <w:r w:rsidRPr="001C220C">
              <w:rPr>
                <w:lang w:val="en-US"/>
              </w:rPr>
              <w:t>Measures substrate thickness of wafer</w:t>
            </w:r>
          </w:p>
        </w:tc>
        <w:tc>
          <w:tcPr>
            <w:tcW w:w="1229" w:type="dxa"/>
          </w:tcPr>
          <w:p w14:paraId="02CB4C0D" w14:textId="77777777" w:rsidR="00506979" w:rsidRPr="001C220C" w:rsidRDefault="00506979" w:rsidP="00FE5FA2">
            <w:pPr>
              <w:pStyle w:val="TABLE-cell"/>
              <w:rPr>
                <w:lang w:val="en-US"/>
              </w:rPr>
            </w:pPr>
            <w:r w:rsidRPr="001C220C">
              <w:rPr>
                <w:lang w:val="en-US"/>
              </w:rPr>
              <w:t>Able to store 200 vials in 40 x 5 matrix</w:t>
            </w:r>
          </w:p>
        </w:tc>
      </w:tr>
      <w:tr w:rsidR="00F67980" w:rsidRPr="001C220C" w14:paraId="4FA56611" w14:textId="77777777" w:rsidTr="00806D30">
        <w:trPr>
          <w:cantSplit/>
          <w:jc w:val="center"/>
        </w:trPr>
        <w:tc>
          <w:tcPr>
            <w:tcW w:w="1269" w:type="dxa"/>
          </w:tcPr>
          <w:p w14:paraId="188912EC" w14:textId="77777777" w:rsidR="00F67980" w:rsidRPr="001C220C" w:rsidRDefault="00F67980" w:rsidP="00FE5FA2">
            <w:pPr>
              <w:pStyle w:val="TABLE-cell"/>
              <w:rPr>
                <w:lang w:val="en-US"/>
              </w:rPr>
            </w:pPr>
            <w:r>
              <w:rPr>
                <w:lang w:val="en-US"/>
              </w:rPr>
              <w:t xml:space="preserve">Hierarchy </w:t>
            </w:r>
            <w:r w:rsidR="007F2A21">
              <w:rPr>
                <w:lang w:val="en-US"/>
              </w:rPr>
              <w:t>s</w:t>
            </w:r>
            <w:ins w:id="8437" w:author="Dennis Brandl" w:date="2015-08-17T10:55:00Z">
              <w:r>
                <w:rPr>
                  <w:lang w:val="en-US"/>
                </w:rPr>
                <w:t>cope</w:t>
              </w:r>
            </w:ins>
          </w:p>
        </w:tc>
        <w:tc>
          <w:tcPr>
            <w:tcW w:w="2880" w:type="dxa"/>
          </w:tcPr>
          <w:p w14:paraId="5DA79537" w14:textId="77777777" w:rsidR="00F67980" w:rsidRPr="001C220C" w:rsidRDefault="00F67980" w:rsidP="00FE5FA2">
            <w:pPr>
              <w:pStyle w:val="TABLE-cell"/>
              <w:rPr>
                <w:ins w:id="8438" w:author="Dennis Brandl" w:date="2015-08-17T10:55:00Z"/>
                <w:lang w:val="en-US"/>
              </w:rPr>
            </w:pPr>
            <w:ins w:id="8439" w:author="Dennis Brandl" w:date="2015-08-17T10:55:00Z">
              <w:r w:rsidRPr="001C220C">
                <w:rPr>
                  <w:lang w:val="en-US"/>
                </w:rPr>
                <w:t xml:space="preserve">Identifies where the exchanged information fits within the role based equipment hierarchy. </w:t>
              </w:r>
            </w:ins>
          </w:p>
          <w:p w14:paraId="011442A4" w14:textId="77777777" w:rsidR="00F67980" w:rsidRPr="001C220C" w:rsidRDefault="00F67980" w:rsidP="00FE5FA2">
            <w:pPr>
              <w:pStyle w:val="TABLE-cell"/>
              <w:rPr>
                <w:lang w:val="en-US"/>
              </w:rPr>
            </w:pPr>
            <w:ins w:id="8440" w:author="Dennis Brandl" w:date="2015-08-17T10:55:00Z">
              <w:r w:rsidRPr="001C220C">
                <w:rPr>
                  <w:lang w:val="en-US"/>
                </w:rPr>
                <w:t xml:space="preserve">Optionally defines the scope of the </w:t>
              </w:r>
              <w:r w:rsidRPr="007F2A21">
                <w:rPr>
                  <w:i/>
                  <w:lang w:val="en-US"/>
                </w:rPr>
                <w:t>physical asset segment specification</w:t>
              </w:r>
              <w:r w:rsidRPr="001C220C">
                <w:rPr>
                  <w:lang w:val="en-US"/>
                </w:rPr>
                <w:t>, such as the site or area it is defined for.</w:t>
              </w:r>
            </w:ins>
          </w:p>
        </w:tc>
        <w:tc>
          <w:tcPr>
            <w:tcW w:w="1238" w:type="dxa"/>
          </w:tcPr>
          <w:p w14:paraId="014D3106" w14:textId="77777777" w:rsidR="00F67980" w:rsidRPr="001C220C" w:rsidRDefault="00F67980" w:rsidP="00FE5FA2">
            <w:pPr>
              <w:pStyle w:val="TABLE-cell"/>
              <w:rPr>
                <w:vertAlign w:val="superscript"/>
                <w:lang w:val="en-US"/>
              </w:rPr>
            </w:pPr>
            <w:ins w:id="8441" w:author="Dennis Brandl" w:date="2015-08-17T10:55:00Z">
              <w:r w:rsidRPr="001C220C">
                <w:rPr>
                  <w:lang w:val="en-US"/>
                </w:rPr>
                <w:t>South Shore (Site) / Work Line (Area)</w:t>
              </w:r>
            </w:ins>
          </w:p>
        </w:tc>
        <w:tc>
          <w:tcPr>
            <w:tcW w:w="1350" w:type="dxa"/>
          </w:tcPr>
          <w:p w14:paraId="095E6370" w14:textId="77777777" w:rsidR="00F67980" w:rsidRPr="001C220C" w:rsidRDefault="00F67980" w:rsidP="00FE5FA2">
            <w:pPr>
              <w:pStyle w:val="TABLE-cell"/>
              <w:rPr>
                <w:lang w:val="en-US"/>
              </w:rPr>
            </w:pPr>
            <w:ins w:id="8442" w:author="Dennis Brandl" w:date="2015-08-17T10:55:00Z">
              <w:r w:rsidRPr="001C220C">
                <w:rPr>
                  <w:lang w:val="en-US"/>
                </w:rPr>
                <w:t>South Shore (SITE) / Packaging (Area)</w:t>
              </w:r>
            </w:ins>
          </w:p>
        </w:tc>
        <w:tc>
          <w:tcPr>
            <w:tcW w:w="1080" w:type="dxa"/>
          </w:tcPr>
          <w:p w14:paraId="05197DC4" w14:textId="77777777" w:rsidR="00F67980" w:rsidRPr="001C220C" w:rsidRDefault="00F67980" w:rsidP="00FE5FA2">
            <w:pPr>
              <w:pStyle w:val="TABLE-cell"/>
              <w:rPr>
                <w:lang w:val="en-US"/>
              </w:rPr>
            </w:pPr>
            <w:ins w:id="8443" w:author="Dennis Brandl" w:date="2015-08-17T10:55:00Z">
              <w:r w:rsidRPr="001C220C">
                <w:rPr>
                  <w:lang w:val="en-US"/>
                </w:rPr>
                <w:t>Mixer Sample Port (Work Unit)</w:t>
              </w:r>
            </w:ins>
          </w:p>
        </w:tc>
        <w:tc>
          <w:tcPr>
            <w:tcW w:w="1229" w:type="dxa"/>
          </w:tcPr>
          <w:p w14:paraId="3DFA8AA3" w14:textId="77777777" w:rsidR="00F67980" w:rsidRPr="001C220C" w:rsidRDefault="00F67980" w:rsidP="00FE5FA2">
            <w:pPr>
              <w:pStyle w:val="TABLE-cell"/>
              <w:rPr>
                <w:lang w:val="en-US"/>
              </w:rPr>
            </w:pPr>
            <w:ins w:id="8444" w:author="Dennis Brandl" w:date="2015-08-17T10:55:00Z">
              <w:r w:rsidRPr="001C220C">
                <w:rPr>
                  <w:lang w:val="en-US"/>
                </w:rPr>
                <w:t>Receiving dock (Work Center)</w:t>
              </w:r>
            </w:ins>
          </w:p>
        </w:tc>
      </w:tr>
      <w:tr w:rsidR="009F2B95" w:rsidRPr="001C220C" w14:paraId="6E83A67F" w14:textId="77777777" w:rsidTr="00806D30">
        <w:trPr>
          <w:cantSplit/>
          <w:jc w:val="center"/>
          <w:ins w:id="8445" w:author="Charles Gifford" w:date="2017-03-17T21:37:00Z"/>
        </w:trPr>
        <w:tc>
          <w:tcPr>
            <w:tcW w:w="1269" w:type="dxa"/>
          </w:tcPr>
          <w:p w14:paraId="34CA0B74" w14:textId="77777777" w:rsidR="009F2B95" w:rsidRPr="00E32145" w:rsidRDefault="009F2B95" w:rsidP="00FE5FA2">
            <w:pPr>
              <w:pStyle w:val="TABLE-cell"/>
              <w:rPr>
                <w:ins w:id="8446" w:author="Charles Gifford" w:date="2017-03-17T21:37:00Z"/>
                <w:lang w:val="en-US"/>
              </w:rPr>
            </w:pPr>
            <w:ins w:id="8447" w:author="Charles Gifford" w:date="2017-03-17T21:37:00Z">
              <w:r>
                <w:rPr>
                  <w:lang w:val="en-US"/>
                </w:rPr>
                <w:t>Spatial definition</w:t>
              </w:r>
            </w:ins>
          </w:p>
          <w:p w14:paraId="74E7F630" w14:textId="77777777" w:rsidR="009F2B95" w:rsidRDefault="009F2B95" w:rsidP="00FE5FA2">
            <w:pPr>
              <w:pStyle w:val="TABLE-cell"/>
              <w:rPr>
                <w:ins w:id="8448" w:author="Charles Gifford" w:date="2017-03-17T21:37:00Z"/>
                <w:lang w:val="en-US"/>
              </w:rPr>
            </w:pPr>
          </w:p>
        </w:tc>
        <w:tc>
          <w:tcPr>
            <w:tcW w:w="2880" w:type="dxa"/>
          </w:tcPr>
          <w:p w14:paraId="01DC95B7" w14:textId="4626380F" w:rsidR="009F2B95" w:rsidRPr="001C220C" w:rsidRDefault="009F2B95" w:rsidP="00FE5FA2">
            <w:pPr>
              <w:pStyle w:val="TABLE-cell"/>
              <w:rPr>
                <w:ins w:id="8449" w:author="Charles Gifford" w:date="2017-03-17T21:37:00Z"/>
                <w:lang w:val="en-US"/>
              </w:rPr>
            </w:pPr>
            <w:ins w:id="8450" w:author="Charles Gifford" w:date="2017-03-17T21:37:00Z">
              <w:r>
                <w:rPr>
                  <w:lang w:val="en-US"/>
                </w:rPr>
                <w:t>S</w:t>
              </w:r>
              <w:r w:rsidRPr="00E32145">
                <w:rPr>
                  <w:lang w:val="en-US"/>
                </w:rPr>
                <w:t xml:space="preserve">patially defines the </w:t>
              </w:r>
              <w:r>
                <w:rPr>
                  <w:i/>
                  <w:lang w:val="en-US"/>
                </w:rPr>
                <w:t xml:space="preserve">physical asset(s) </w:t>
              </w:r>
              <w:r>
                <w:rPr>
                  <w:lang w:val="en-US"/>
                </w:rPr>
                <w:t xml:space="preserve">specified by this </w:t>
              </w:r>
              <w:r>
                <w:rPr>
                  <w:i/>
                  <w:lang w:val="en-US"/>
                </w:rPr>
                <w:t>physical asset segment specification</w:t>
              </w:r>
              <w:r w:rsidRPr="00E32145">
                <w:rPr>
                  <w:lang w:val="en-US"/>
                </w:rPr>
                <w:t xml:space="preserve"> as a </w:t>
              </w:r>
              <w:r w:rsidRPr="00C30F13">
                <w:rPr>
                  <w:lang w:val="en-US"/>
                </w:rPr>
                <w:t>0-dimensional point, 1-dimensional line, or 2-dimensional shape or 3-dimensional solid</w:t>
              </w:r>
              <w:r w:rsidRPr="00E32145">
                <w:rPr>
                  <w:lang w:val="en-US"/>
                </w:rPr>
                <w:t>.</w:t>
              </w:r>
            </w:ins>
          </w:p>
        </w:tc>
        <w:tc>
          <w:tcPr>
            <w:tcW w:w="1238" w:type="dxa"/>
          </w:tcPr>
          <w:p w14:paraId="06682DC7" w14:textId="434165E6" w:rsidR="009F2B95" w:rsidRPr="001C220C" w:rsidRDefault="009F2B95" w:rsidP="00FE5FA2">
            <w:pPr>
              <w:pStyle w:val="TABLE-cell"/>
              <w:rPr>
                <w:ins w:id="8451" w:author="Charles Gifford" w:date="2017-03-17T21:37:00Z"/>
                <w:lang w:val="en-US"/>
              </w:rPr>
            </w:pPr>
            <w:ins w:id="8452" w:author="Charles Gifford" w:date="2017-03-17T21:37:00Z">
              <w:r w:rsidRPr="00E32145">
                <w:rPr>
                  <w:lang w:val="en-US"/>
                </w:rPr>
                <w:t>4326 / EPSG / GPX / lat="45.35" lon="24.15"</w:t>
              </w:r>
            </w:ins>
          </w:p>
        </w:tc>
        <w:tc>
          <w:tcPr>
            <w:tcW w:w="1350" w:type="dxa"/>
          </w:tcPr>
          <w:p w14:paraId="65B0E9C9" w14:textId="3EEF0936" w:rsidR="009F2B95" w:rsidRPr="001C220C" w:rsidRDefault="009F2B95" w:rsidP="00FE5FA2">
            <w:pPr>
              <w:pStyle w:val="TABLE-cell"/>
              <w:rPr>
                <w:ins w:id="8453" w:author="Charles Gifford" w:date="2017-03-17T21:37:00Z"/>
                <w:lang w:val="en-US"/>
              </w:rPr>
            </w:pPr>
            <w:ins w:id="8454" w:author="Charles Gifford" w:date="2017-03-17T21:37:00Z">
              <w:r w:rsidRPr="00E32145">
                <w:rPr>
                  <w:lang w:val="en-US"/>
                </w:rPr>
                <w:t>5800 / EPSG / WKT / POINT ( -1000 463 )</w:t>
              </w:r>
            </w:ins>
          </w:p>
        </w:tc>
        <w:tc>
          <w:tcPr>
            <w:tcW w:w="1080" w:type="dxa"/>
          </w:tcPr>
          <w:p w14:paraId="4F05A138" w14:textId="73414297" w:rsidR="009F2B95" w:rsidRPr="001C220C" w:rsidRDefault="009F2B95" w:rsidP="00FE5FA2">
            <w:pPr>
              <w:pStyle w:val="TABLE-cell"/>
              <w:rPr>
                <w:ins w:id="8455" w:author="Charles Gifford" w:date="2017-03-17T21:37:00Z"/>
                <w:lang w:val="en-US"/>
              </w:rPr>
            </w:pPr>
            <w:ins w:id="8456" w:author="Charles Gifford" w:date="2017-03-17T21:37:00Z">
              <w:r w:rsidRPr="00E32145">
                <w:rPr>
                  <w:lang w:val="en-US"/>
                </w:rPr>
                <w:t>4269 / EPSG / WKT / POINT ( 3848472 96789 )</w:t>
              </w:r>
            </w:ins>
          </w:p>
        </w:tc>
        <w:tc>
          <w:tcPr>
            <w:tcW w:w="1229" w:type="dxa"/>
          </w:tcPr>
          <w:p w14:paraId="2606D0C4" w14:textId="29A4A33A" w:rsidR="009F2B95" w:rsidRPr="001C220C" w:rsidRDefault="009F2B95" w:rsidP="00FE5FA2">
            <w:pPr>
              <w:pStyle w:val="TABLE-cell"/>
              <w:rPr>
                <w:ins w:id="8457" w:author="Charles Gifford" w:date="2017-03-17T21:37:00Z"/>
                <w:lang w:val="en-US"/>
              </w:rPr>
            </w:pPr>
            <w:ins w:id="8458" w:author="Charles Gifford" w:date="2017-03-17T21:37:00Z">
              <w:r w:rsidRPr="00E32145">
                <w:rPr>
                  <w:lang w:val="en-US"/>
                </w:rPr>
                <w:t>6283 / EPSG / WKT / POLYGON ( ( -646.99 676.18, -645.14 683.09, -646.99 676.18 ) )</w:t>
              </w:r>
            </w:ins>
          </w:p>
        </w:tc>
      </w:tr>
      <w:tr w:rsidR="009F2B95" w:rsidRPr="001C220C" w14:paraId="74D03079" w14:textId="77777777" w:rsidTr="00806D30">
        <w:trPr>
          <w:cantSplit/>
          <w:jc w:val="center"/>
          <w:ins w:id="8459" w:author="Charles Gifford" w:date="2017-03-17T21:37:00Z"/>
        </w:trPr>
        <w:tc>
          <w:tcPr>
            <w:tcW w:w="1269" w:type="dxa"/>
          </w:tcPr>
          <w:p w14:paraId="11C0A242" w14:textId="2C16B207" w:rsidR="009F2B95" w:rsidRDefault="009F2B95" w:rsidP="00FE5FA2">
            <w:pPr>
              <w:pStyle w:val="TABLE-cell"/>
              <w:rPr>
                <w:ins w:id="8460" w:author="Charles Gifford" w:date="2017-03-17T21:37:00Z"/>
                <w:lang w:val="en-US"/>
              </w:rPr>
            </w:pPr>
            <w:ins w:id="8461" w:author="Charles Gifford" w:date="2017-03-17T21:37:00Z">
              <w:r>
                <w:rPr>
                  <w:lang w:val="en-US"/>
                </w:rPr>
                <w:t>Physical location</w:t>
              </w:r>
            </w:ins>
          </w:p>
        </w:tc>
        <w:tc>
          <w:tcPr>
            <w:tcW w:w="2880" w:type="dxa"/>
          </w:tcPr>
          <w:p w14:paraId="261D6C95" w14:textId="7DB874BB" w:rsidR="009F2B95" w:rsidRPr="001C220C" w:rsidRDefault="009F2B95" w:rsidP="00FE5FA2">
            <w:pPr>
              <w:pStyle w:val="TABLE-cell"/>
              <w:rPr>
                <w:ins w:id="8462" w:author="Charles Gifford" w:date="2017-03-17T21:37:00Z"/>
                <w:lang w:val="en-US"/>
              </w:rPr>
            </w:pPr>
            <w:ins w:id="8463" w:author="Charles Gifford" w:date="2017-03-17T21:37:00Z">
              <w:r w:rsidRPr="00E32145">
                <w:rPr>
                  <w:lang w:val="en-US"/>
                </w:rPr>
                <w:t xml:space="preserve">Identifies the </w:t>
              </w:r>
              <w:r>
                <w:rPr>
                  <w:lang w:val="en-US"/>
                </w:rPr>
                <w:t>physical</w:t>
              </w:r>
              <w:r w:rsidRPr="00B47BDF">
                <w:rPr>
                  <w:lang w:val="en-US"/>
                </w:rPr>
                <w:t xml:space="preserve"> location</w:t>
              </w:r>
              <w:r>
                <w:rPr>
                  <w:lang w:val="en-US"/>
                </w:rPr>
                <w:t xml:space="preserve"> of the </w:t>
              </w:r>
              <w:r w:rsidRPr="00B80960">
                <w:rPr>
                  <w:i/>
                  <w:lang w:val="en-US"/>
                </w:rPr>
                <w:t>physical asset</w:t>
              </w:r>
              <w:r>
                <w:rPr>
                  <w:i/>
                  <w:lang w:val="en-US"/>
                </w:rPr>
                <w:t>(</w:t>
              </w:r>
              <w:r w:rsidRPr="00B80960">
                <w:rPr>
                  <w:i/>
                  <w:lang w:val="en-US"/>
                </w:rPr>
                <w:t>s</w:t>
              </w:r>
              <w:r>
                <w:rPr>
                  <w:i/>
                  <w:lang w:val="en-US"/>
                </w:rPr>
                <w:t>)</w:t>
              </w:r>
              <w:r>
                <w:rPr>
                  <w:lang w:val="en-US"/>
                </w:rPr>
                <w:t xml:space="preserve"> </w:t>
              </w:r>
              <w:r w:rsidRPr="00E32145">
                <w:rPr>
                  <w:lang w:val="en-US"/>
                </w:rPr>
                <w:t xml:space="preserve">specified by this </w:t>
              </w:r>
              <w:r>
                <w:rPr>
                  <w:i/>
                  <w:lang w:val="en-US"/>
                </w:rPr>
                <w:t>physical asset</w:t>
              </w:r>
              <w:r w:rsidRPr="00E32145">
                <w:rPr>
                  <w:i/>
                  <w:lang w:val="en-US"/>
                </w:rPr>
                <w:t xml:space="preserve"> segment specification</w:t>
              </w:r>
              <w:r>
                <w:rPr>
                  <w:i/>
                  <w:lang w:val="en-US"/>
                </w:rPr>
                <w:t>.</w:t>
              </w:r>
            </w:ins>
          </w:p>
        </w:tc>
        <w:tc>
          <w:tcPr>
            <w:tcW w:w="1238" w:type="dxa"/>
          </w:tcPr>
          <w:p w14:paraId="51DB6938" w14:textId="286320FF" w:rsidR="009F2B95" w:rsidRPr="001C220C" w:rsidRDefault="009F2B95" w:rsidP="00FE5FA2">
            <w:pPr>
              <w:pStyle w:val="TABLE-cell"/>
              <w:rPr>
                <w:ins w:id="8464" w:author="Charles Gifford" w:date="2017-03-17T21:37:00Z"/>
                <w:lang w:val="en-US"/>
              </w:rPr>
            </w:pPr>
            <w:ins w:id="8465" w:author="Charles Gifford" w:date="2017-03-17T21:37:00Z">
              <w:r>
                <w:rPr>
                  <w:lang w:val="en-US"/>
                </w:rPr>
                <w:t>SST57</w:t>
              </w:r>
            </w:ins>
          </w:p>
        </w:tc>
        <w:tc>
          <w:tcPr>
            <w:tcW w:w="1350" w:type="dxa"/>
          </w:tcPr>
          <w:p w14:paraId="6960620F" w14:textId="7DF5A23C" w:rsidR="009F2B95" w:rsidRPr="001C220C" w:rsidRDefault="009F2B95" w:rsidP="00FE5FA2">
            <w:pPr>
              <w:pStyle w:val="TABLE-cell"/>
              <w:rPr>
                <w:ins w:id="8466" w:author="Charles Gifford" w:date="2017-03-17T21:37:00Z"/>
                <w:lang w:val="en-US"/>
              </w:rPr>
            </w:pPr>
            <w:ins w:id="8467" w:author="Charles Gifford" w:date="2017-03-17T21:37:00Z">
              <w:r>
                <w:rPr>
                  <w:lang w:val="en-US"/>
                </w:rPr>
                <w:t>Shed4S-8</w:t>
              </w:r>
            </w:ins>
          </w:p>
        </w:tc>
        <w:tc>
          <w:tcPr>
            <w:tcW w:w="1080" w:type="dxa"/>
          </w:tcPr>
          <w:p w14:paraId="319EB5B0" w14:textId="535DE290" w:rsidR="009F2B95" w:rsidRPr="001C220C" w:rsidRDefault="009F2B95" w:rsidP="00FE5FA2">
            <w:pPr>
              <w:pStyle w:val="TABLE-cell"/>
              <w:rPr>
                <w:ins w:id="8468" w:author="Charles Gifford" w:date="2017-03-17T21:37:00Z"/>
                <w:lang w:val="en-US"/>
              </w:rPr>
            </w:pPr>
            <w:ins w:id="8469" w:author="Charles Gifford" w:date="2017-03-17T21:37:00Z">
              <w:r>
                <w:rPr>
                  <w:lang w:val="en-US"/>
                </w:rPr>
                <w:t>3822</w:t>
              </w:r>
            </w:ins>
          </w:p>
        </w:tc>
        <w:tc>
          <w:tcPr>
            <w:tcW w:w="1229" w:type="dxa"/>
          </w:tcPr>
          <w:p w14:paraId="30ACEB6B" w14:textId="53C99770" w:rsidR="009F2B95" w:rsidRPr="001C220C" w:rsidRDefault="009F2B95" w:rsidP="00FE5FA2">
            <w:pPr>
              <w:pStyle w:val="TABLE-cell"/>
              <w:rPr>
                <w:ins w:id="8470" w:author="Charles Gifford" w:date="2017-03-17T21:37:00Z"/>
                <w:lang w:val="en-US"/>
              </w:rPr>
            </w:pPr>
            <w:ins w:id="8471" w:author="Charles Gifford" w:date="2017-03-17T21:37:00Z">
              <w:r>
                <w:rPr>
                  <w:lang w:val="en-US"/>
                </w:rPr>
                <w:t>WH1</w:t>
              </w:r>
            </w:ins>
          </w:p>
        </w:tc>
      </w:tr>
      <w:tr w:rsidR="009F2B95" w:rsidRPr="00A756AC" w14:paraId="6ACE0FAA" w14:textId="77777777" w:rsidTr="00600813">
        <w:trPr>
          <w:cantSplit/>
          <w:jc w:val="center"/>
          <w:ins w:id="8472" w:author="Charles Gifford" w:date="2016-01-11T12:53:00Z"/>
        </w:trPr>
        <w:tc>
          <w:tcPr>
            <w:tcW w:w="1269" w:type="dxa"/>
          </w:tcPr>
          <w:p w14:paraId="777EB46D" w14:textId="20CAA031" w:rsidR="009F2B95" w:rsidRPr="009042FD" w:rsidRDefault="009F2B95" w:rsidP="00FE5FA2">
            <w:pPr>
              <w:pStyle w:val="TABLE-cell"/>
              <w:rPr>
                <w:ins w:id="8473" w:author="Charles Gifford" w:date="2016-01-11T12:53:00Z"/>
                <w:lang w:val="en-US"/>
              </w:rPr>
            </w:pPr>
            <w:ins w:id="8474" w:author="Charles Gifford" w:date="2017-03-17T21:37:00Z">
              <w:r>
                <w:rPr>
                  <w:lang w:val="en-US"/>
                </w:rPr>
                <w:t>Physical location type</w:t>
              </w:r>
            </w:ins>
          </w:p>
        </w:tc>
        <w:tc>
          <w:tcPr>
            <w:tcW w:w="2880" w:type="dxa"/>
          </w:tcPr>
          <w:p w14:paraId="013973C5" w14:textId="77777777" w:rsidR="009F2B95" w:rsidRPr="00EF1162" w:rsidRDefault="009F2B95" w:rsidP="00FE5FA2">
            <w:pPr>
              <w:pStyle w:val="TABLE-cell"/>
              <w:rPr>
                <w:ins w:id="8475" w:author="Charles Gifford" w:date="2017-03-17T21:37:00Z"/>
              </w:rPr>
            </w:pPr>
            <w:ins w:id="8476" w:author="Charles Gifford" w:date="2017-03-17T21:37:00Z">
              <w:r w:rsidRPr="00EF1162">
                <w:t xml:space="preserve">Indicates whether the </w:t>
              </w:r>
              <w:r>
                <w:t xml:space="preserve">physical </w:t>
              </w:r>
              <w:r w:rsidRPr="00EF1162">
                <w:t>location attribute refers to a</w:t>
              </w:r>
              <w:r>
                <w:t>n</w:t>
              </w:r>
              <w:r w:rsidRPr="00EF1162">
                <w:t xml:space="preserve"> </w:t>
              </w:r>
              <w:r w:rsidRPr="00EF1162">
                <w:rPr>
                  <w:i/>
                </w:rPr>
                <w:t>operational</w:t>
              </w:r>
              <w:r>
                <w:t xml:space="preserve"> </w:t>
              </w:r>
              <w:r w:rsidRPr="00EF1162">
                <w:rPr>
                  <w:i/>
                </w:rPr>
                <w:t>location</w:t>
              </w:r>
              <w:r w:rsidRPr="00EF1162">
                <w:t xml:space="preserve"> object, or contains a description of the </w:t>
              </w:r>
              <w:r>
                <w:t xml:space="preserve">physical </w:t>
              </w:r>
              <w:r w:rsidRPr="00EF1162">
                <w:t>location.</w:t>
              </w:r>
            </w:ins>
          </w:p>
          <w:p w14:paraId="141B054B" w14:textId="77777777" w:rsidR="009F2B95" w:rsidRPr="00EF1162" w:rsidRDefault="009F2B95" w:rsidP="00FE5FA2">
            <w:pPr>
              <w:pStyle w:val="TABLE-cell"/>
              <w:rPr>
                <w:ins w:id="8477" w:author="Charles Gifford" w:date="2017-03-17T21:37:00Z"/>
              </w:rPr>
            </w:pPr>
            <w:ins w:id="8478" w:author="Charles Gifford" w:date="2017-03-17T21:37:00Z">
              <w:r w:rsidRPr="00EF1162">
                <w:t>Mandatory where a</w:t>
              </w:r>
              <w:r>
                <w:t xml:space="preserve"> physical</w:t>
              </w:r>
              <w:r w:rsidRPr="00EF1162">
                <w:t xml:space="preserve"> location </w:t>
              </w:r>
              <w:r>
                <w:t xml:space="preserve">attribute </w:t>
              </w:r>
              <w:r w:rsidRPr="00EF1162">
                <w:t>is specified.  Defined values are:</w:t>
              </w:r>
            </w:ins>
          </w:p>
          <w:p w14:paraId="6BA6BCFC" w14:textId="77777777" w:rsidR="009F2B95" w:rsidRPr="00EF1162" w:rsidRDefault="009F2B95" w:rsidP="00FE5FA2">
            <w:pPr>
              <w:pStyle w:val="TABLE-cell"/>
              <w:rPr>
                <w:ins w:id="8479" w:author="Charles Gifford" w:date="2017-03-17T21:37:00Z"/>
              </w:rPr>
            </w:pPr>
            <w:ins w:id="8480" w:author="Charles Gifford" w:date="2017-03-17T21:37:00Z">
              <w:r>
                <w:t xml:space="preserve">Operational </w:t>
              </w:r>
              <w:r w:rsidRPr="00EF1162">
                <w:t xml:space="preserve">Location – </w:t>
              </w:r>
              <w:r>
                <w:t>Physical l</w:t>
              </w:r>
              <w:r w:rsidRPr="00EF1162">
                <w:t>ocation attribute references a</w:t>
              </w:r>
              <w:r>
                <w:t>n</w:t>
              </w:r>
              <w:r w:rsidRPr="00EF1162">
                <w:t xml:space="preserve"> </w:t>
              </w:r>
              <w:r w:rsidRPr="00EF1162">
                <w:rPr>
                  <w:i/>
                </w:rPr>
                <w:t>operational</w:t>
              </w:r>
              <w:r>
                <w:t xml:space="preserve"> </w:t>
              </w:r>
              <w:r w:rsidRPr="00EF1162">
                <w:rPr>
                  <w:i/>
                </w:rPr>
                <w:t>location</w:t>
              </w:r>
              <w:r w:rsidRPr="00EF1162">
                <w:t>.</w:t>
              </w:r>
            </w:ins>
          </w:p>
          <w:p w14:paraId="52DCA27F" w14:textId="76AD118B" w:rsidR="009F2B95" w:rsidRPr="009042FD" w:rsidRDefault="009F2B95" w:rsidP="00FE5FA2">
            <w:pPr>
              <w:pStyle w:val="TABLE-cell"/>
              <w:rPr>
                <w:ins w:id="8481" w:author="Charles Gifford" w:date="2016-01-11T12:53:00Z"/>
                <w:lang w:val="en-US"/>
              </w:rPr>
            </w:pPr>
            <w:ins w:id="8482" w:author="Charles Gifford" w:date="2017-03-17T21:37:00Z">
              <w:r>
                <w:rPr>
                  <w:lang w:val="en-US"/>
                </w:rPr>
                <w:t>Description – Physical l</w:t>
              </w:r>
              <w:r w:rsidRPr="00EF1162">
                <w:rPr>
                  <w:lang w:val="en-US"/>
                </w:rPr>
                <w:t xml:space="preserve">ocation attribute contains a description of the </w:t>
              </w:r>
              <w:r>
                <w:rPr>
                  <w:lang w:val="en-US"/>
                </w:rPr>
                <w:t xml:space="preserve">physical </w:t>
              </w:r>
              <w:r w:rsidRPr="00EF1162">
                <w:rPr>
                  <w:lang w:val="en-US"/>
                </w:rPr>
                <w:t>location, such as a street address.</w:t>
              </w:r>
            </w:ins>
          </w:p>
        </w:tc>
        <w:tc>
          <w:tcPr>
            <w:tcW w:w="1238" w:type="dxa"/>
          </w:tcPr>
          <w:p w14:paraId="7552C75D" w14:textId="148D58FB" w:rsidR="009F2B95" w:rsidRPr="009042FD" w:rsidRDefault="009F2B95" w:rsidP="00FE5FA2">
            <w:pPr>
              <w:pStyle w:val="TABLE-cell"/>
              <w:rPr>
                <w:ins w:id="8483" w:author="Charles Gifford" w:date="2016-01-11T12:53:00Z"/>
                <w:lang w:val="en-US"/>
              </w:rPr>
            </w:pPr>
            <w:ins w:id="8484" w:author="Charles Gifford" w:date="2017-03-17T21:37:00Z">
              <w:r>
                <w:rPr>
                  <w:lang w:val="en-US"/>
                </w:rPr>
                <w:t>Operational Location</w:t>
              </w:r>
            </w:ins>
          </w:p>
        </w:tc>
        <w:tc>
          <w:tcPr>
            <w:tcW w:w="1350" w:type="dxa"/>
          </w:tcPr>
          <w:p w14:paraId="03B723D7" w14:textId="673EAFFA" w:rsidR="009F2B95" w:rsidRPr="009042FD" w:rsidRDefault="009F2B95" w:rsidP="00FE5FA2">
            <w:pPr>
              <w:pStyle w:val="TABLE-cell"/>
              <w:rPr>
                <w:ins w:id="8485" w:author="Charles Gifford" w:date="2016-01-11T12:53:00Z"/>
                <w:lang w:val="en-US"/>
              </w:rPr>
            </w:pPr>
            <w:ins w:id="8486" w:author="Charles Gifford" w:date="2017-03-17T21:37:00Z">
              <w:r>
                <w:rPr>
                  <w:lang w:val="en-US"/>
                </w:rPr>
                <w:t>Description</w:t>
              </w:r>
            </w:ins>
          </w:p>
        </w:tc>
        <w:tc>
          <w:tcPr>
            <w:tcW w:w="1080" w:type="dxa"/>
          </w:tcPr>
          <w:p w14:paraId="23E695B2" w14:textId="529DEAE1" w:rsidR="009F2B95" w:rsidRPr="009042FD" w:rsidRDefault="009F2B95" w:rsidP="00FE5FA2">
            <w:pPr>
              <w:pStyle w:val="TABLE-cell"/>
              <w:rPr>
                <w:ins w:id="8487" w:author="Charles Gifford" w:date="2016-01-11T12:53:00Z"/>
                <w:lang w:val="en-US"/>
              </w:rPr>
            </w:pPr>
            <w:ins w:id="8488" w:author="Charles Gifford" w:date="2017-03-17T21:37:00Z">
              <w:r>
                <w:rPr>
                  <w:lang w:val="en-US"/>
                </w:rPr>
                <w:t>Operational Location</w:t>
              </w:r>
            </w:ins>
          </w:p>
        </w:tc>
        <w:tc>
          <w:tcPr>
            <w:tcW w:w="1229" w:type="dxa"/>
          </w:tcPr>
          <w:p w14:paraId="6009960B" w14:textId="1BAEC763" w:rsidR="009F2B95" w:rsidRPr="009042FD" w:rsidRDefault="009F2B95" w:rsidP="00FE5FA2">
            <w:pPr>
              <w:pStyle w:val="TABLE-cell"/>
              <w:rPr>
                <w:ins w:id="8489" w:author="Charles Gifford" w:date="2016-01-11T12:53:00Z"/>
                <w:lang w:val="en-US"/>
              </w:rPr>
            </w:pPr>
            <w:ins w:id="8490" w:author="Charles Gifford" w:date="2017-03-17T21:37:00Z">
              <w:r>
                <w:rPr>
                  <w:lang w:val="en-US"/>
                </w:rPr>
                <w:t>Operational Location</w:t>
              </w:r>
            </w:ins>
          </w:p>
        </w:tc>
      </w:tr>
      <w:tr w:rsidR="00F67980" w:rsidRPr="001C220C" w14:paraId="2E5EA508" w14:textId="77777777" w:rsidTr="00806D30">
        <w:trPr>
          <w:cantSplit/>
          <w:jc w:val="center"/>
        </w:trPr>
        <w:tc>
          <w:tcPr>
            <w:tcW w:w="1269" w:type="dxa"/>
          </w:tcPr>
          <w:p w14:paraId="7E3BEDA2" w14:textId="77777777" w:rsidR="00F67980" w:rsidRPr="001C220C" w:rsidRDefault="00F67980" w:rsidP="00FE5FA2">
            <w:pPr>
              <w:pStyle w:val="TABLE-cell"/>
              <w:rPr>
                <w:lang w:val="en-US"/>
              </w:rPr>
            </w:pPr>
            <w:r w:rsidRPr="001C220C">
              <w:rPr>
                <w:lang w:val="en-US"/>
              </w:rPr>
              <w:t xml:space="preserve">Physical </w:t>
            </w:r>
            <w:r w:rsidR="007F2A21">
              <w:rPr>
                <w:lang w:val="en-US"/>
              </w:rPr>
              <w:t>a</w:t>
            </w:r>
            <w:r w:rsidRPr="001C220C">
              <w:rPr>
                <w:lang w:val="en-US"/>
              </w:rPr>
              <w:t xml:space="preserve">sset </w:t>
            </w:r>
            <w:r w:rsidR="007F2A21">
              <w:rPr>
                <w:lang w:val="en-US"/>
              </w:rPr>
              <w:t>u</w:t>
            </w:r>
            <w:r w:rsidRPr="001C220C">
              <w:rPr>
                <w:lang w:val="en-US"/>
              </w:rPr>
              <w:t>se</w:t>
            </w:r>
          </w:p>
        </w:tc>
        <w:tc>
          <w:tcPr>
            <w:tcW w:w="2880" w:type="dxa"/>
          </w:tcPr>
          <w:p w14:paraId="5C1849E0" w14:textId="77777777" w:rsidR="00F67980" w:rsidRPr="001C220C" w:rsidRDefault="00F67980" w:rsidP="00FE5FA2">
            <w:pPr>
              <w:pStyle w:val="TABLE-cell"/>
              <w:rPr>
                <w:lang w:val="en-US"/>
              </w:rPr>
            </w:pPr>
            <w:r w:rsidRPr="001C220C">
              <w:rPr>
                <w:lang w:val="en-US"/>
              </w:rPr>
              <w:t xml:space="preserve">Defines the expected use of the </w:t>
            </w:r>
            <w:r w:rsidRPr="007F2A21">
              <w:rPr>
                <w:i/>
                <w:lang w:val="en-US"/>
              </w:rPr>
              <w:t>physical asset class</w:t>
            </w:r>
            <w:r w:rsidRPr="001C220C">
              <w:rPr>
                <w:lang w:val="en-US"/>
              </w:rPr>
              <w:t xml:space="preserve"> or </w:t>
            </w:r>
            <w:r w:rsidRPr="007F2A21">
              <w:rPr>
                <w:i/>
                <w:lang w:val="en-US"/>
              </w:rPr>
              <w:t>physical asset</w:t>
            </w:r>
            <w:r w:rsidRPr="001C220C">
              <w:rPr>
                <w:lang w:val="en-US"/>
              </w:rPr>
              <w:t xml:space="preserve"> in the context of the </w:t>
            </w:r>
            <w:r w:rsidRPr="007F2A21">
              <w:rPr>
                <w:i/>
                <w:lang w:val="en-US"/>
              </w:rPr>
              <w:t>process segment</w:t>
            </w:r>
            <w:r w:rsidRPr="001C220C">
              <w:rPr>
                <w:lang w:val="en-US"/>
              </w:rPr>
              <w:t xml:space="preserve">. </w:t>
            </w:r>
          </w:p>
        </w:tc>
        <w:tc>
          <w:tcPr>
            <w:tcW w:w="1238" w:type="dxa"/>
          </w:tcPr>
          <w:p w14:paraId="2AD6F11D" w14:textId="77777777" w:rsidR="00F67980" w:rsidRPr="001C220C" w:rsidRDefault="00F67980" w:rsidP="00FE5FA2">
            <w:pPr>
              <w:pStyle w:val="TABLE-cell"/>
              <w:rPr>
                <w:lang w:val="en-US"/>
              </w:rPr>
            </w:pPr>
            <w:r w:rsidRPr="001C220C">
              <w:rPr>
                <w:lang w:val="en-US"/>
              </w:rPr>
              <w:t>Temperature of granulation process</w:t>
            </w:r>
          </w:p>
        </w:tc>
        <w:tc>
          <w:tcPr>
            <w:tcW w:w="1350" w:type="dxa"/>
          </w:tcPr>
          <w:p w14:paraId="12ECBE1A" w14:textId="77777777" w:rsidR="00F67980" w:rsidRPr="001C220C" w:rsidRDefault="00F67980" w:rsidP="00FE5FA2">
            <w:pPr>
              <w:pStyle w:val="TABLE-cell"/>
              <w:rPr>
                <w:lang w:val="en-US"/>
              </w:rPr>
            </w:pPr>
            <w:r w:rsidRPr="001C220C">
              <w:rPr>
                <w:lang w:val="en-US"/>
              </w:rPr>
              <w:t>Preventive maintenance</w:t>
            </w:r>
          </w:p>
        </w:tc>
        <w:tc>
          <w:tcPr>
            <w:tcW w:w="1080" w:type="dxa"/>
          </w:tcPr>
          <w:p w14:paraId="1F45B9BF" w14:textId="77777777" w:rsidR="00F67980" w:rsidRPr="001C220C" w:rsidRDefault="00F67980" w:rsidP="00FE5FA2">
            <w:pPr>
              <w:pStyle w:val="TABLE-cell"/>
              <w:rPr>
                <w:lang w:val="en-US"/>
              </w:rPr>
            </w:pPr>
            <w:r w:rsidRPr="001C220C">
              <w:rPr>
                <w:lang w:val="en-US"/>
              </w:rPr>
              <w:t>Thickness measure</w:t>
            </w:r>
            <w:r>
              <w:rPr>
                <w:lang w:val="en-US"/>
              </w:rPr>
              <w:t>-</w:t>
            </w:r>
            <w:r w:rsidRPr="001C220C">
              <w:rPr>
                <w:lang w:val="en-US"/>
              </w:rPr>
              <w:t>ment</w:t>
            </w:r>
          </w:p>
        </w:tc>
        <w:tc>
          <w:tcPr>
            <w:tcW w:w="1229" w:type="dxa"/>
          </w:tcPr>
          <w:p w14:paraId="50F3A71B" w14:textId="77777777" w:rsidR="00F67980" w:rsidRPr="001C220C" w:rsidRDefault="00F67980" w:rsidP="00FE5FA2">
            <w:pPr>
              <w:pStyle w:val="TABLE-cell"/>
              <w:rPr>
                <w:lang w:val="en-US"/>
              </w:rPr>
            </w:pPr>
            <w:r w:rsidRPr="001C220C">
              <w:rPr>
                <w:lang w:val="en-US"/>
              </w:rPr>
              <w:t>Storage</w:t>
            </w:r>
          </w:p>
        </w:tc>
      </w:tr>
      <w:tr w:rsidR="00F67980" w:rsidRPr="001C220C" w14:paraId="069DD77B" w14:textId="77777777" w:rsidTr="00806D30">
        <w:trPr>
          <w:cantSplit/>
          <w:jc w:val="center"/>
        </w:trPr>
        <w:tc>
          <w:tcPr>
            <w:tcW w:w="1269" w:type="dxa"/>
          </w:tcPr>
          <w:p w14:paraId="7FEDDECC" w14:textId="77777777" w:rsidR="00F67980" w:rsidRPr="001C220C" w:rsidRDefault="00F67980" w:rsidP="00FE5FA2">
            <w:pPr>
              <w:pStyle w:val="TABLE-cell"/>
              <w:rPr>
                <w:lang w:val="en-US"/>
              </w:rPr>
            </w:pPr>
            <w:r w:rsidRPr="001C220C">
              <w:rPr>
                <w:lang w:val="en-US"/>
              </w:rPr>
              <w:t>Quantity</w:t>
            </w:r>
          </w:p>
        </w:tc>
        <w:tc>
          <w:tcPr>
            <w:tcW w:w="2880" w:type="dxa"/>
          </w:tcPr>
          <w:p w14:paraId="63892F78" w14:textId="77777777" w:rsidR="00F67980" w:rsidRPr="001C220C" w:rsidRDefault="00F67980" w:rsidP="00FE5FA2">
            <w:pPr>
              <w:pStyle w:val="TABLE-cell"/>
              <w:rPr>
                <w:lang w:val="en-US"/>
              </w:rPr>
            </w:pPr>
            <w:r w:rsidRPr="001C220C">
              <w:rPr>
                <w:lang w:val="en-US"/>
              </w:rPr>
              <w:t>Specifies the amount of resources required, if applicable.</w:t>
            </w:r>
          </w:p>
        </w:tc>
        <w:tc>
          <w:tcPr>
            <w:tcW w:w="1238" w:type="dxa"/>
          </w:tcPr>
          <w:p w14:paraId="20EEF612" w14:textId="77777777" w:rsidR="00F67980" w:rsidRPr="001C220C" w:rsidRDefault="00F67980" w:rsidP="00FE5FA2">
            <w:pPr>
              <w:pStyle w:val="TABLE-cell"/>
              <w:rPr>
                <w:lang w:val="en-US"/>
              </w:rPr>
            </w:pPr>
            <w:r w:rsidRPr="001C220C">
              <w:rPr>
                <w:lang w:val="en-US"/>
              </w:rPr>
              <w:t>1</w:t>
            </w:r>
          </w:p>
        </w:tc>
        <w:tc>
          <w:tcPr>
            <w:tcW w:w="1350" w:type="dxa"/>
          </w:tcPr>
          <w:p w14:paraId="0A62E476" w14:textId="77777777" w:rsidR="00F67980" w:rsidRPr="001C220C" w:rsidRDefault="00F67980" w:rsidP="00FE5FA2">
            <w:pPr>
              <w:pStyle w:val="TABLE-cell"/>
              <w:rPr>
                <w:lang w:val="en-US"/>
              </w:rPr>
            </w:pPr>
            <w:r w:rsidRPr="001C220C">
              <w:rPr>
                <w:lang w:val="en-US"/>
              </w:rPr>
              <w:t>1</w:t>
            </w:r>
          </w:p>
        </w:tc>
        <w:tc>
          <w:tcPr>
            <w:tcW w:w="1080" w:type="dxa"/>
          </w:tcPr>
          <w:p w14:paraId="0EE34721" w14:textId="77777777" w:rsidR="00F67980" w:rsidRPr="001C220C" w:rsidRDefault="00F67980" w:rsidP="00FE5FA2">
            <w:pPr>
              <w:pStyle w:val="TABLE-cell"/>
              <w:rPr>
                <w:lang w:val="en-US"/>
              </w:rPr>
            </w:pPr>
            <w:r w:rsidRPr="001C220C">
              <w:rPr>
                <w:lang w:val="en-US"/>
              </w:rPr>
              <w:t>1</w:t>
            </w:r>
          </w:p>
        </w:tc>
        <w:tc>
          <w:tcPr>
            <w:tcW w:w="1229" w:type="dxa"/>
          </w:tcPr>
          <w:p w14:paraId="402C82AC" w14:textId="77777777" w:rsidR="00F67980" w:rsidRPr="001C220C" w:rsidRDefault="00F67980" w:rsidP="00FE5FA2">
            <w:pPr>
              <w:pStyle w:val="TABLE-cell"/>
              <w:rPr>
                <w:lang w:val="en-US"/>
              </w:rPr>
            </w:pPr>
            <w:r w:rsidRPr="001C220C">
              <w:rPr>
                <w:lang w:val="en-US"/>
              </w:rPr>
              <w:t>1</w:t>
            </w:r>
          </w:p>
        </w:tc>
      </w:tr>
      <w:tr w:rsidR="00F67980" w:rsidRPr="001C220C" w14:paraId="720FDF81" w14:textId="77777777" w:rsidTr="00806D30">
        <w:trPr>
          <w:cantSplit/>
          <w:jc w:val="center"/>
        </w:trPr>
        <w:tc>
          <w:tcPr>
            <w:tcW w:w="1269" w:type="dxa"/>
          </w:tcPr>
          <w:p w14:paraId="706038BC" w14:textId="77777777" w:rsidR="00F67980" w:rsidRPr="001C220C" w:rsidRDefault="00F67980" w:rsidP="00FE5FA2">
            <w:pPr>
              <w:pStyle w:val="TABLE-cell"/>
              <w:rPr>
                <w:lang w:val="en-US"/>
              </w:rPr>
            </w:pPr>
            <w:r w:rsidRPr="001C220C">
              <w:rPr>
                <w:lang w:val="en-US"/>
              </w:rPr>
              <w:t xml:space="preserve">Quantity </w:t>
            </w:r>
            <w:r w:rsidR="007F2A21">
              <w:rPr>
                <w:lang w:val="en-US"/>
              </w:rPr>
              <w:t>u</w:t>
            </w:r>
            <w:r w:rsidRPr="001C220C">
              <w:rPr>
                <w:lang w:val="en-US"/>
              </w:rPr>
              <w:t xml:space="preserve">nit of </w:t>
            </w:r>
            <w:r w:rsidR="007F2A21">
              <w:rPr>
                <w:lang w:val="en-US"/>
              </w:rPr>
              <w:t>m</w:t>
            </w:r>
            <w:r w:rsidRPr="001C220C">
              <w:rPr>
                <w:lang w:val="en-US"/>
              </w:rPr>
              <w:t>easure</w:t>
            </w:r>
          </w:p>
        </w:tc>
        <w:tc>
          <w:tcPr>
            <w:tcW w:w="2880" w:type="dxa"/>
          </w:tcPr>
          <w:p w14:paraId="366D8733" w14:textId="77777777" w:rsidR="00F67980" w:rsidRPr="001C220C" w:rsidRDefault="00F67980" w:rsidP="00FE5FA2">
            <w:pPr>
              <w:pStyle w:val="TABLE-cell"/>
              <w:rPr>
                <w:lang w:val="en-US"/>
              </w:rPr>
            </w:pPr>
            <w:r w:rsidRPr="001C220C">
              <w:rPr>
                <w:lang w:val="en-US"/>
              </w:rPr>
              <w:t>The unit of measure of the associated quantity, if applicable.</w:t>
            </w:r>
          </w:p>
        </w:tc>
        <w:tc>
          <w:tcPr>
            <w:tcW w:w="1238" w:type="dxa"/>
          </w:tcPr>
          <w:p w14:paraId="22E86F98" w14:textId="62E36403" w:rsidR="00F67980" w:rsidRPr="001C220C" w:rsidRDefault="00F67980" w:rsidP="00FE5FA2">
            <w:pPr>
              <w:pStyle w:val="TABLE-cell"/>
              <w:rPr>
                <w:lang w:val="en-US"/>
              </w:rPr>
            </w:pPr>
            <w:r w:rsidRPr="001C220C">
              <w:rPr>
                <w:vertAlign w:val="superscript"/>
                <w:lang w:val="en-US"/>
              </w:rPr>
              <w:t>o</w:t>
            </w:r>
            <w:r w:rsidR="00B90410">
              <w:rPr>
                <w:lang w:val="en-US"/>
              </w:rPr>
              <w:t xml:space="preserve">C, </w:t>
            </w:r>
            <w:r w:rsidRPr="001C220C">
              <w:rPr>
                <w:lang w:val="en-US"/>
              </w:rPr>
              <w:t>K</w:t>
            </w:r>
          </w:p>
        </w:tc>
        <w:tc>
          <w:tcPr>
            <w:tcW w:w="1350" w:type="dxa"/>
          </w:tcPr>
          <w:p w14:paraId="4A0DD94F" w14:textId="77777777" w:rsidR="00F67980" w:rsidRPr="001C220C" w:rsidRDefault="00F67980" w:rsidP="00FE5FA2">
            <w:pPr>
              <w:pStyle w:val="TABLE-cell"/>
              <w:rPr>
                <w:lang w:val="en-US"/>
              </w:rPr>
            </w:pPr>
            <w:r w:rsidRPr="001C220C">
              <w:rPr>
                <w:lang w:val="en-US"/>
              </w:rPr>
              <w:t>hours</w:t>
            </w:r>
          </w:p>
        </w:tc>
        <w:tc>
          <w:tcPr>
            <w:tcW w:w="1080" w:type="dxa"/>
          </w:tcPr>
          <w:p w14:paraId="1056834B" w14:textId="77777777" w:rsidR="00F67980" w:rsidRPr="001C220C" w:rsidRDefault="00F67980" w:rsidP="00FE5FA2">
            <w:pPr>
              <w:pStyle w:val="TABLE-cell"/>
              <w:rPr>
                <w:lang w:val="en-US"/>
              </w:rPr>
            </w:pPr>
            <w:r w:rsidRPr="001C220C">
              <w:rPr>
                <w:lang w:val="en-US"/>
              </w:rPr>
              <w:t>micron</w:t>
            </w:r>
          </w:p>
        </w:tc>
        <w:tc>
          <w:tcPr>
            <w:tcW w:w="1229" w:type="dxa"/>
          </w:tcPr>
          <w:p w14:paraId="61F794AF" w14:textId="77777777" w:rsidR="00F67980" w:rsidRPr="001C220C" w:rsidRDefault="00F67980" w:rsidP="00FE5FA2">
            <w:pPr>
              <w:pStyle w:val="TABLE-cell"/>
              <w:rPr>
                <w:lang w:val="en-US"/>
              </w:rPr>
            </w:pPr>
            <w:r w:rsidRPr="001C220C">
              <w:rPr>
                <w:lang w:val="en-US"/>
              </w:rPr>
              <w:t>Cubic feet</w:t>
            </w:r>
          </w:p>
        </w:tc>
      </w:tr>
    </w:tbl>
    <w:p w14:paraId="65FE4136" w14:textId="77777777" w:rsidR="00F12240" w:rsidRPr="001C220C" w:rsidRDefault="00F12240" w:rsidP="00F12240">
      <w:pPr>
        <w:rPr>
          <w:lang w:val="en-US"/>
        </w:rPr>
      </w:pPr>
    </w:p>
    <w:p w14:paraId="0AA7F838" w14:textId="750DBBD8" w:rsidR="009F2B95" w:rsidRDefault="009F2B95" w:rsidP="00600813">
      <w:pPr>
        <w:pStyle w:val="NOTE0"/>
        <w:rPr>
          <w:ins w:id="8491" w:author="Charles Gifford" w:date="2017-03-17T21:38:00Z"/>
        </w:rPr>
      </w:pPr>
      <w:bookmarkStart w:id="8492" w:name="_Toc320176941"/>
      <w:ins w:id="8493" w:author="Charles Gifford" w:date="2017-03-17T21:38:00Z">
        <w:r w:rsidRPr="009F2B95">
          <w:t>NOTE</w:t>
        </w:r>
        <w:r w:rsidRPr="009F2B95">
          <w:tab/>
          <w:t>A physical asset segment specification may specify both a spatial definition and a physical location where it is necessary to specify the spatial definition of the specified physical asset(s) within a given physical location.</w:t>
        </w:r>
      </w:ins>
    </w:p>
    <w:p w14:paraId="66189D71" w14:textId="742D5878" w:rsidR="00C104BB" w:rsidRPr="001C220C" w:rsidRDefault="00C104BB" w:rsidP="003E1075">
      <w:pPr>
        <w:pStyle w:val="Heading3"/>
      </w:pPr>
      <w:r w:rsidRPr="001C220C">
        <w:t>Physical asset segment specification property</w:t>
      </w:r>
      <w:bookmarkEnd w:id="8492"/>
    </w:p>
    <w:p w14:paraId="595CD64F" w14:textId="77777777" w:rsidR="00AE642B" w:rsidRDefault="00F12240" w:rsidP="00AE642B">
      <w:pPr>
        <w:pStyle w:val="PARAGRAPH"/>
        <w:rPr>
          <w:lang w:val="en-US"/>
        </w:rPr>
      </w:pPr>
      <w:r w:rsidRPr="001C220C">
        <w:rPr>
          <w:lang w:val="en-US"/>
        </w:rPr>
        <w:t xml:space="preserve">Specific properties that are required </w:t>
      </w:r>
      <w:r w:rsidR="000C7AD0">
        <w:rPr>
          <w:lang w:val="en-US"/>
        </w:rPr>
        <w:t xml:space="preserve">for </w:t>
      </w:r>
      <w:r w:rsidR="000C7AD0" w:rsidRPr="000C7AD0">
        <w:rPr>
          <w:i/>
          <w:lang w:val="en-US"/>
        </w:rPr>
        <w:t>physical asset segment specifications</w:t>
      </w:r>
      <w:r w:rsidR="000C7AD0">
        <w:rPr>
          <w:lang w:val="en-US"/>
        </w:rPr>
        <w:t xml:space="preserve"> </w:t>
      </w:r>
      <w:r w:rsidR="000C7AD0" w:rsidRPr="001C220C">
        <w:rPr>
          <w:lang w:val="en-US"/>
        </w:rPr>
        <w:t xml:space="preserve">shall be presented </w:t>
      </w:r>
      <w:r w:rsidR="000C7AD0">
        <w:rPr>
          <w:lang w:val="en-US"/>
        </w:rPr>
        <w:t xml:space="preserve">as </w:t>
      </w:r>
      <w:r w:rsidRPr="000C7AD0">
        <w:rPr>
          <w:i/>
          <w:lang w:val="en-US"/>
        </w:rPr>
        <w:t>physical asset segment specification properties</w:t>
      </w:r>
      <w:r w:rsidRPr="001C220C">
        <w:rPr>
          <w:lang w:val="en-US"/>
        </w:rPr>
        <w:t>.</w:t>
      </w:r>
      <w:r w:rsidR="00AE642B" w:rsidRPr="00AE642B">
        <w:rPr>
          <w:lang w:val="en-US"/>
        </w:rPr>
        <w:t xml:space="preserve"> </w:t>
      </w:r>
    </w:p>
    <w:p w14:paraId="599681DE" w14:textId="77777777" w:rsidR="00F12240" w:rsidRPr="001C220C" w:rsidRDefault="00AE642B" w:rsidP="000D7FCB">
      <w:pPr>
        <w:pStyle w:val="PARAGRAPH"/>
        <w:rPr>
          <w:lang w:val="en-US"/>
        </w:rPr>
      </w:pPr>
      <w:r w:rsidRPr="000C7AD0">
        <w:rPr>
          <w:i/>
          <w:lang w:val="en-US"/>
        </w:rPr>
        <w:t>Physical asset segment specification</w:t>
      </w:r>
      <w:r>
        <w:rPr>
          <w:lang w:val="en-US"/>
        </w:rPr>
        <w:t xml:space="preserve"> </w:t>
      </w:r>
      <w:r w:rsidRPr="003D1119">
        <w:rPr>
          <w:i/>
          <w:lang w:val="en-US"/>
        </w:rPr>
        <w:t>properties</w:t>
      </w:r>
      <w:r>
        <w:rPr>
          <w:lang w:val="en-US"/>
        </w:rPr>
        <w:t xml:space="preserve"> may contain nested </w:t>
      </w:r>
      <w:r w:rsidRPr="000C7AD0">
        <w:rPr>
          <w:i/>
          <w:lang w:val="en-US"/>
        </w:rPr>
        <w:t>physical asset segment specification properties</w:t>
      </w:r>
      <w:r>
        <w:rPr>
          <w:lang w:val="en-US"/>
        </w:rPr>
        <w:t>.</w:t>
      </w:r>
    </w:p>
    <w:p w14:paraId="7E01146F" w14:textId="161ED91A" w:rsidR="009832E7" w:rsidRPr="001C220C" w:rsidRDefault="00B65983" w:rsidP="009832E7">
      <w:pPr>
        <w:pStyle w:val="PARAGRAPH"/>
        <w:rPr>
          <w:ins w:id="8494" w:author="Charles Gifford" w:date="2016-04-20T09:29:00Z"/>
          <w:lang w:val="en-US"/>
        </w:rPr>
      </w:pPr>
      <w:r>
        <w:rPr>
          <w:lang w:val="en-US"/>
        </w:rPr>
        <w:fldChar w:fldCharType="begin"/>
      </w:r>
      <w:r>
        <w:rPr>
          <w:lang w:val="en-US"/>
        </w:rPr>
        <w:instrText xml:space="preserve"> REF _Ref476316109 \h </w:instrText>
      </w:r>
      <w:r>
        <w:rPr>
          <w:lang w:val="en-US"/>
        </w:rPr>
      </w:r>
      <w:r>
        <w:rPr>
          <w:lang w:val="en-US"/>
        </w:rPr>
        <w:fldChar w:fldCharType="separate"/>
      </w:r>
      <w:r>
        <w:t xml:space="preserve">Table </w:t>
      </w:r>
      <w:r>
        <w:rPr>
          <w:noProof/>
        </w:rPr>
        <w:t>84</w:t>
      </w:r>
      <w:r>
        <w:rPr>
          <w:lang w:val="en-US"/>
        </w:rPr>
        <w:fldChar w:fldCharType="end"/>
      </w:r>
      <w:r>
        <w:rPr>
          <w:lang w:val="en-US"/>
        </w:rPr>
        <w:t xml:space="preserve"> </w:t>
      </w:r>
      <w:r w:rsidR="00F12240" w:rsidRPr="001C220C">
        <w:rPr>
          <w:lang w:val="en-US"/>
        </w:rPr>
        <w:t xml:space="preserve">defines the </w:t>
      </w:r>
      <w:r w:rsidR="009832E7">
        <w:rPr>
          <w:lang w:val="en-US"/>
        </w:rPr>
        <w:t>relationship</w:t>
      </w:r>
      <w:r w:rsidR="00FE5FA2">
        <w:rPr>
          <w:lang w:val="en-US"/>
        </w:rPr>
        <w:t xml:space="preserve"> role</w:t>
      </w:r>
      <w:r w:rsidR="009832E7">
        <w:rPr>
          <w:lang w:val="en-US"/>
        </w:rPr>
        <w:t xml:space="preserve">s </w:t>
      </w:r>
      <w:r w:rsidR="00F12240" w:rsidRPr="001C220C">
        <w:rPr>
          <w:lang w:val="en-US"/>
        </w:rPr>
        <w:t>for</w:t>
      </w:r>
      <w:r w:rsidR="002D2A49">
        <w:rPr>
          <w:lang w:val="en-US"/>
        </w:rPr>
        <w:t xml:space="preserve"> the</w:t>
      </w:r>
      <w:r w:rsidR="00F12240" w:rsidRPr="001C220C">
        <w:rPr>
          <w:lang w:val="en-US"/>
        </w:rPr>
        <w:t xml:space="preserve"> </w:t>
      </w:r>
      <w:r w:rsidR="00F12240" w:rsidRPr="001C220C">
        <w:rPr>
          <w:i/>
          <w:lang w:val="en-US"/>
        </w:rPr>
        <w:t>physical asset segment specification property</w:t>
      </w:r>
      <w:r w:rsidR="00F12240" w:rsidRPr="001C220C">
        <w:rPr>
          <w:lang w:val="en-US"/>
        </w:rPr>
        <w:t xml:space="preserve">. </w:t>
      </w:r>
      <w:ins w:id="8495" w:author="Charles Gifford" w:date="2017-03-22T15:34:00Z">
        <w:r>
          <w:rPr>
            <w:lang w:val="en-US"/>
          </w:rPr>
          <w:fldChar w:fldCharType="begin"/>
        </w:r>
        <w:r>
          <w:rPr>
            <w:lang w:val="en-US"/>
          </w:rPr>
          <w:instrText xml:space="preserve"> REF _Ref320173200 \h </w:instrText>
        </w:r>
      </w:ins>
      <w:r>
        <w:rPr>
          <w:lang w:val="en-US"/>
        </w:rPr>
      </w:r>
      <w:r>
        <w:rPr>
          <w:lang w:val="en-US"/>
        </w:rPr>
        <w:fldChar w:fldCharType="separate"/>
      </w:r>
      <w:ins w:id="8496" w:author="Charles Gifford" w:date="2017-03-22T15:34:00Z">
        <w:r w:rsidRPr="001C220C">
          <w:rPr>
            <w:lang w:val="en-US"/>
          </w:rPr>
          <w:t xml:space="preserve">Table </w:t>
        </w:r>
        <w:r>
          <w:rPr>
            <w:noProof/>
            <w:lang w:val="en-US"/>
          </w:rPr>
          <w:t>85</w:t>
        </w:r>
        <w:r>
          <w:rPr>
            <w:lang w:val="en-US"/>
          </w:rPr>
          <w:fldChar w:fldCharType="end"/>
        </w:r>
        <w:r>
          <w:rPr>
            <w:lang w:val="en-US"/>
          </w:rPr>
          <w:t xml:space="preserve"> </w:t>
        </w:r>
      </w:ins>
      <w:ins w:id="8497" w:author="Charles Gifford" w:date="2016-04-20T09:29:00Z">
        <w:r w:rsidR="009832E7" w:rsidRPr="001C220C">
          <w:rPr>
            <w:lang w:val="en-US"/>
          </w:rPr>
          <w:t>defines the attributes for</w:t>
        </w:r>
      </w:ins>
      <w:ins w:id="8498" w:author="Charles Gifford" w:date="2016-10-23T23:58:00Z">
        <w:r w:rsidR="002D2A49">
          <w:rPr>
            <w:lang w:val="en-US"/>
          </w:rPr>
          <w:t xml:space="preserve"> the</w:t>
        </w:r>
      </w:ins>
      <w:ins w:id="8499" w:author="Charles Gifford" w:date="2016-04-20T09:29:00Z">
        <w:r w:rsidR="009832E7" w:rsidRPr="001C220C">
          <w:rPr>
            <w:lang w:val="en-US"/>
          </w:rPr>
          <w:t xml:space="preserve"> </w:t>
        </w:r>
        <w:r w:rsidR="009832E7" w:rsidRPr="001C220C">
          <w:rPr>
            <w:i/>
            <w:lang w:val="en-US"/>
          </w:rPr>
          <w:t>physical asset</w:t>
        </w:r>
        <w:r w:rsidR="003237F9">
          <w:rPr>
            <w:i/>
            <w:lang w:val="en-US"/>
          </w:rPr>
          <w:t xml:space="preserve"> segment specification property</w:t>
        </w:r>
        <w:r w:rsidR="009832E7" w:rsidRPr="001C220C">
          <w:rPr>
            <w:lang w:val="en-US"/>
          </w:rPr>
          <w:t xml:space="preserve">. </w:t>
        </w:r>
      </w:ins>
    </w:p>
    <w:p w14:paraId="0A79F105" w14:textId="1A33E8F1" w:rsidR="009832E7" w:rsidRDefault="00B65983" w:rsidP="00E05180">
      <w:pPr>
        <w:pStyle w:val="TABLE-title"/>
        <w:rPr>
          <w:ins w:id="8500" w:author="Charles Gifford" w:date="2017-03-19T16:17:00Z"/>
          <w:lang w:val="en-US"/>
        </w:rPr>
      </w:pPr>
      <w:bookmarkStart w:id="8501" w:name="_Toc478492385"/>
      <w:ins w:id="8502" w:author="Charles Gifford" w:date="2017-03-22T15:32:00Z">
        <w:r>
          <w:t xml:space="preserve">Table </w:t>
        </w:r>
        <w:r>
          <w:fldChar w:fldCharType="begin"/>
        </w:r>
        <w:r>
          <w:instrText xml:space="preserve"> SEQ Table \* ARABIC </w:instrText>
        </w:r>
      </w:ins>
      <w:r>
        <w:fldChar w:fldCharType="separate"/>
      </w:r>
      <w:ins w:id="8503" w:author="Charles Gifford" w:date="2017-03-22T15:32:00Z">
        <w:r>
          <w:rPr>
            <w:noProof/>
          </w:rPr>
          <w:t>84</w:t>
        </w:r>
        <w:r>
          <w:fldChar w:fldCharType="end"/>
        </w:r>
      </w:ins>
      <w:ins w:id="8504" w:author="Charles Gifford" w:date="2016-04-20T09:29:00Z">
        <w:r w:rsidR="009832E7">
          <w:rPr>
            <w:lang w:val="en-US"/>
          </w:rPr>
          <w:t xml:space="preserve"> –</w:t>
        </w:r>
        <w:r w:rsidR="009832E7" w:rsidRPr="001C220C">
          <w:rPr>
            <w:lang w:val="en-US"/>
          </w:rPr>
          <w:t xml:space="preserve"> </w:t>
        </w:r>
        <w:r w:rsidR="009832E7">
          <w:rPr>
            <w:lang w:val="en-US"/>
          </w:rPr>
          <w:t>P</w:t>
        </w:r>
        <w:r w:rsidR="009832E7" w:rsidRPr="001C220C">
          <w:rPr>
            <w:lang w:val="en-US"/>
          </w:rPr>
          <w:t>hysical asset segment specification property</w:t>
        </w:r>
        <w:r w:rsidR="009832E7" w:rsidRPr="00AC2193">
          <w:rPr>
            <w:lang w:val="en-US"/>
          </w:rPr>
          <w:t xml:space="preserve"> </w:t>
        </w:r>
        <w:r w:rsidR="009832E7">
          <w:rPr>
            <w:lang w:val="en-US"/>
          </w:rPr>
          <w:t>relationship</w:t>
        </w:r>
      </w:ins>
      <w:ins w:id="8505" w:author="Charles Gifford" w:date="2017-03-19T16:18:00Z">
        <w:r w:rsidR="00FE5FA2">
          <w:rPr>
            <w:lang w:val="en-US"/>
          </w:rPr>
          <w:t xml:space="preserve"> role</w:t>
        </w:r>
      </w:ins>
      <w:ins w:id="8506" w:author="Charles Gifford" w:date="2016-04-20T09:29:00Z">
        <w:r w:rsidR="009832E7">
          <w:rPr>
            <w:lang w:val="en-US"/>
          </w:rPr>
          <w:t>s</w:t>
        </w:r>
      </w:ins>
      <w:bookmarkEnd w:id="8501"/>
    </w:p>
    <w:tbl>
      <w:tblPr>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870"/>
      </w:tblGrid>
      <w:tr w:rsidR="00FE5FA2" w:rsidRPr="009432BC" w14:paraId="60F55746" w14:textId="77777777" w:rsidTr="00832288">
        <w:trPr>
          <w:trHeight w:val="197"/>
          <w:tblHeader/>
          <w:ins w:id="8507" w:author="Charles Gifford" w:date="2017-03-19T16:17:00Z"/>
        </w:trPr>
        <w:tc>
          <w:tcPr>
            <w:tcW w:w="2155" w:type="dxa"/>
            <w:shd w:val="clear" w:color="auto" w:fill="auto"/>
          </w:tcPr>
          <w:p w14:paraId="110ADB8E" w14:textId="77777777" w:rsidR="00FE5FA2" w:rsidRPr="009432BC" w:rsidRDefault="00FE5FA2" w:rsidP="00832288">
            <w:pPr>
              <w:pStyle w:val="TABLE-col-heading"/>
              <w:rPr>
                <w:ins w:id="8508" w:author="Charles Gifford" w:date="2017-03-19T16:17:00Z"/>
              </w:rPr>
            </w:pPr>
            <w:bookmarkStart w:id="8509" w:name="_Hlk477742415"/>
            <w:ins w:id="8510" w:author="Charles Gifford" w:date="2017-03-19T16:17:00Z">
              <w:r w:rsidRPr="009432BC">
                <w:t>Related Object</w:t>
              </w:r>
            </w:ins>
          </w:p>
        </w:tc>
        <w:tc>
          <w:tcPr>
            <w:tcW w:w="2070" w:type="dxa"/>
            <w:shd w:val="clear" w:color="auto" w:fill="auto"/>
          </w:tcPr>
          <w:p w14:paraId="68959958" w14:textId="77777777" w:rsidR="00FE5FA2" w:rsidRPr="009432BC" w:rsidRDefault="00FE5FA2" w:rsidP="00832288">
            <w:pPr>
              <w:pStyle w:val="TABLE-col-heading"/>
              <w:rPr>
                <w:ins w:id="8511" w:author="Charles Gifford" w:date="2017-03-19T16:17:00Z"/>
              </w:rPr>
            </w:pPr>
            <w:ins w:id="8512" w:author="Charles Gifford" w:date="2017-03-19T16:17:00Z">
              <w:r w:rsidRPr="009432BC">
                <w:t>Role</w:t>
              </w:r>
            </w:ins>
          </w:p>
        </w:tc>
        <w:tc>
          <w:tcPr>
            <w:tcW w:w="1080" w:type="dxa"/>
            <w:shd w:val="clear" w:color="auto" w:fill="auto"/>
          </w:tcPr>
          <w:p w14:paraId="4E28BF1A" w14:textId="77777777" w:rsidR="00FE5FA2" w:rsidRPr="009432BC" w:rsidRDefault="00FE5FA2" w:rsidP="00832288">
            <w:pPr>
              <w:pStyle w:val="TABLE-col-heading"/>
              <w:rPr>
                <w:ins w:id="8513" w:author="Charles Gifford" w:date="2017-03-19T16:17:00Z"/>
              </w:rPr>
            </w:pPr>
            <w:ins w:id="8514" w:author="Charles Gifford" w:date="2017-03-19T16:17:00Z">
              <w:r w:rsidRPr="009432BC">
                <w:t>Multiplicity</w:t>
              </w:r>
            </w:ins>
          </w:p>
        </w:tc>
        <w:tc>
          <w:tcPr>
            <w:tcW w:w="3870" w:type="dxa"/>
            <w:shd w:val="clear" w:color="auto" w:fill="auto"/>
          </w:tcPr>
          <w:p w14:paraId="0C382523" w14:textId="77777777" w:rsidR="00FE5FA2" w:rsidRPr="009432BC" w:rsidRDefault="00FE5FA2" w:rsidP="00832288">
            <w:pPr>
              <w:pStyle w:val="TABLE-col-heading"/>
              <w:rPr>
                <w:ins w:id="8515" w:author="Charles Gifford" w:date="2017-03-19T16:17:00Z"/>
              </w:rPr>
            </w:pPr>
            <w:ins w:id="8516" w:author="Charles Gifford" w:date="2017-03-19T16:17:00Z">
              <w:r w:rsidRPr="009432BC">
                <w:t>Description</w:t>
              </w:r>
            </w:ins>
          </w:p>
        </w:tc>
      </w:tr>
      <w:tr w:rsidR="00FE5FA2" w:rsidRPr="009432BC" w14:paraId="3A2B373F" w14:textId="77777777" w:rsidTr="00832288">
        <w:trPr>
          <w:trHeight w:val="494"/>
          <w:ins w:id="8517" w:author="Charles Gifford" w:date="2017-03-19T16:17:00Z"/>
        </w:trPr>
        <w:tc>
          <w:tcPr>
            <w:tcW w:w="2155" w:type="dxa"/>
          </w:tcPr>
          <w:p w14:paraId="3F221509" w14:textId="583857EA" w:rsidR="00FE5FA2" w:rsidRPr="009432BC" w:rsidRDefault="00FE5FA2" w:rsidP="00832288">
            <w:pPr>
              <w:pStyle w:val="TABLE-cell"/>
              <w:rPr>
                <w:ins w:id="8518" w:author="Charles Gifford" w:date="2017-03-19T16:17:00Z"/>
              </w:rPr>
            </w:pPr>
            <w:ins w:id="8519" w:author="Charles Gifford" w:date="2017-03-19T16:18:00Z">
              <w:r>
                <w:t>Physical asset</w:t>
              </w:r>
            </w:ins>
            <w:ins w:id="8520" w:author="Charles Gifford" w:date="2017-03-19T16:17:00Z">
              <w:r w:rsidRPr="0030452A">
                <w:t xml:space="preserve"> segment specification property</w:t>
              </w:r>
            </w:ins>
          </w:p>
        </w:tc>
        <w:tc>
          <w:tcPr>
            <w:tcW w:w="2070" w:type="dxa"/>
          </w:tcPr>
          <w:p w14:paraId="198DD6BC" w14:textId="7E4F4F12" w:rsidR="00FE5FA2" w:rsidRPr="009432BC" w:rsidRDefault="00FE5FA2" w:rsidP="00832288">
            <w:pPr>
              <w:pStyle w:val="TABLE-cell"/>
              <w:rPr>
                <w:ins w:id="8521" w:author="Charles Gifford" w:date="2017-03-19T16:17:00Z"/>
              </w:rPr>
            </w:pPr>
            <w:ins w:id="8522" w:author="Charles Gifford" w:date="2017-03-19T16:18:00Z">
              <w:r>
                <w:t>Physical asset</w:t>
              </w:r>
            </w:ins>
            <w:ins w:id="8523" w:author="Charles Gifford" w:date="2017-03-19T16:17:00Z">
              <w:r w:rsidRPr="0030452A">
                <w:t xml:space="preserve"> segment specification property</w:t>
              </w:r>
            </w:ins>
            <w:ins w:id="8524" w:author="Charles Gifford" w:date="2017-03-27T23:08:00Z">
              <w:r w:rsidR="00967293">
                <w:t xml:space="preserve"> child</w:t>
              </w:r>
            </w:ins>
          </w:p>
        </w:tc>
        <w:tc>
          <w:tcPr>
            <w:tcW w:w="1080" w:type="dxa"/>
          </w:tcPr>
          <w:p w14:paraId="7173A351" w14:textId="77777777" w:rsidR="00FE5FA2" w:rsidRPr="009432BC" w:rsidRDefault="00FE5FA2" w:rsidP="00832288">
            <w:pPr>
              <w:pStyle w:val="TABLE-cell"/>
              <w:rPr>
                <w:ins w:id="8525" w:author="Charles Gifford" w:date="2017-03-19T16:17:00Z"/>
              </w:rPr>
            </w:pPr>
            <w:ins w:id="8526" w:author="Charles Gifford" w:date="2017-03-19T16:17:00Z">
              <w:r w:rsidRPr="0030452A">
                <w:t>0..*</w:t>
              </w:r>
            </w:ins>
          </w:p>
        </w:tc>
        <w:tc>
          <w:tcPr>
            <w:tcW w:w="3870" w:type="dxa"/>
          </w:tcPr>
          <w:p w14:paraId="7C4D3D07" w14:textId="5611E5E8" w:rsidR="00FE5FA2" w:rsidRPr="009432BC" w:rsidRDefault="00FE5FA2" w:rsidP="00832288">
            <w:pPr>
              <w:pStyle w:val="TABLE-cell"/>
              <w:rPr>
                <w:ins w:id="8527" w:author="Charles Gifford" w:date="2017-03-19T16:17:00Z"/>
              </w:rPr>
            </w:pPr>
            <w:ins w:id="8528" w:author="Charles Gifford" w:date="2017-03-19T16:17:00Z">
              <w:r w:rsidRPr="0030452A">
                <w:t xml:space="preserve">The </w:t>
              </w:r>
            </w:ins>
            <w:ins w:id="8529" w:author="Charles Gifford" w:date="2017-03-19T16:18:00Z">
              <w:r>
                <w:rPr>
                  <w:i/>
                </w:rPr>
                <w:t>physical asset</w:t>
              </w:r>
            </w:ins>
            <w:ins w:id="8530" w:author="Charles Gifford" w:date="2017-03-19T16:17:00Z">
              <w:r w:rsidRPr="0030452A">
                <w:rPr>
                  <w:i/>
                </w:rPr>
                <w:t xml:space="preserve"> segment specification property(s)</w:t>
              </w:r>
              <w:r w:rsidRPr="0030452A">
                <w:t xml:space="preserve"> of this </w:t>
              </w:r>
            </w:ins>
            <w:ins w:id="8531" w:author="Charles Gifford" w:date="2017-03-19T16:18:00Z">
              <w:r>
                <w:rPr>
                  <w:i/>
                </w:rPr>
                <w:t>physical asset</w:t>
              </w:r>
            </w:ins>
            <w:ins w:id="8532" w:author="Charles Gifford" w:date="2017-03-19T16:17:00Z">
              <w:r w:rsidRPr="0030452A">
                <w:t xml:space="preserve"> </w:t>
              </w:r>
              <w:r w:rsidRPr="0030452A">
                <w:rPr>
                  <w:i/>
                </w:rPr>
                <w:t>segment specification</w:t>
              </w:r>
              <w:r>
                <w:rPr>
                  <w:i/>
                </w:rPr>
                <w:t xml:space="preserve"> property</w:t>
              </w:r>
              <w:r w:rsidRPr="0030452A">
                <w:t>.</w:t>
              </w:r>
            </w:ins>
          </w:p>
        </w:tc>
      </w:tr>
      <w:tr w:rsidR="00FE5FA2" w:rsidRPr="009432BC" w14:paraId="28450C54" w14:textId="77777777" w:rsidTr="00832288">
        <w:trPr>
          <w:trHeight w:val="494"/>
          <w:ins w:id="8533" w:author="Charles Gifford" w:date="2017-03-19T16:17:00Z"/>
        </w:trPr>
        <w:tc>
          <w:tcPr>
            <w:tcW w:w="2155" w:type="dxa"/>
          </w:tcPr>
          <w:p w14:paraId="26F32F8C" w14:textId="23C7BE8F" w:rsidR="00FE5FA2" w:rsidRPr="009432BC" w:rsidRDefault="00FE5FA2" w:rsidP="00832288">
            <w:pPr>
              <w:pStyle w:val="TABLE-cell"/>
              <w:rPr>
                <w:ins w:id="8534" w:author="Charles Gifford" w:date="2017-03-19T16:17:00Z"/>
              </w:rPr>
            </w:pPr>
            <w:ins w:id="8535" w:author="Charles Gifford" w:date="2017-03-19T16:18:00Z">
              <w:r>
                <w:t>Physical asset</w:t>
              </w:r>
            </w:ins>
            <w:ins w:id="8536" w:author="Charles Gifford" w:date="2017-03-19T16:17:00Z">
              <w:r>
                <w:t xml:space="preserve"> segment specification</w:t>
              </w:r>
            </w:ins>
          </w:p>
        </w:tc>
        <w:tc>
          <w:tcPr>
            <w:tcW w:w="2070" w:type="dxa"/>
          </w:tcPr>
          <w:p w14:paraId="5A73E885" w14:textId="77777777" w:rsidR="00FE5FA2" w:rsidRPr="009432BC" w:rsidRDefault="00FE5FA2" w:rsidP="00832288">
            <w:pPr>
              <w:pStyle w:val="TABLE-cell"/>
              <w:rPr>
                <w:ins w:id="8537" w:author="Charles Gifford" w:date="2017-03-19T16:17:00Z"/>
              </w:rPr>
            </w:pPr>
            <w:ins w:id="8538" w:author="Charles Gifford" w:date="2017-03-19T16:17:00Z">
              <w:r>
                <w:t>NA</w:t>
              </w:r>
            </w:ins>
          </w:p>
        </w:tc>
        <w:tc>
          <w:tcPr>
            <w:tcW w:w="1080" w:type="dxa"/>
          </w:tcPr>
          <w:p w14:paraId="2BAC2E47" w14:textId="77777777" w:rsidR="00FE5FA2" w:rsidRPr="009432BC" w:rsidRDefault="00FE5FA2" w:rsidP="00832288">
            <w:pPr>
              <w:pStyle w:val="TABLE-cell"/>
              <w:rPr>
                <w:ins w:id="8539" w:author="Charles Gifford" w:date="2017-03-19T16:17:00Z"/>
              </w:rPr>
            </w:pPr>
            <w:ins w:id="8540" w:author="Charles Gifford" w:date="2017-03-19T16:17:00Z">
              <w:r>
                <w:t>1</w:t>
              </w:r>
            </w:ins>
          </w:p>
        </w:tc>
        <w:tc>
          <w:tcPr>
            <w:tcW w:w="3870" w:type="dxa"/>
          </w:tcPr>
          <w:p w14:paraId="07782C38" w14:textId="280A1692" w:rsidR="00FE5FA2" w:rsidRPr="009432BC" w:rsidRDefault="00FE5FA2" w:rsidP="00832288">
            <w:pPr>
              <w:pStyle w:val="TABLE-cell"/>
              <w:rPr>
                <w:ins w:id="8541" w:author="Charles Gifford" w:date="2017-03-19T16:17:00Z"/>
              </w:rPr>
            </w:pPr>
            <w:ins w:id="8542" w:author="Charles Gifford" w:date="2017-03-19T16:17:00Z">
              <w:r w:rsidRPr="0030452A">
                <w:t xml:space="preserve">The </w:t>
              </w:r>
            </w:ins>
            <w:ins w:id="8543" w:author="Charles Gifford" w:date="2017-03-19T16:18:00Z">
              <w:r>
                <w:rPr>
                  <w:i/>
                </w:rPr>
                <w:t>physical asset</w:t>
              </w:r>
            </w:ins>
            <w:ins w:id="8544" w:author="Charles Gifford" w:date="2017-03-19T16:17:00Z">
              <w:r w:rsidRPr="0030452A">
                <w:rPr>
                  <w:i/>
                </w:rPr>
                <w:t xml:space="preserve"> segment specification property(s)</w:t>
              </w:r>
              <w:r w:rsidRPr="0030452A">
                <w:t xml:space="preserve"> of this </w:t>
              </w:r>
            </w:ins>
            <w:ins w:id="8545" w:author="Charles Gifford" w:date="2017-03-19T16:18:00Z">
              <w:r>
                <w:rPr>
                  <w:i/>
                </w:rPr>
                <w:t>physical asset</w:t>
              </w:r>
            </w:ins>
            <w:ins w:id="8546" w:author="Charles Gifford" w:date="2017-03-19T16:17:00Z">
              <w:r w:rsidRPr="0030452A">
                <w:t xml:space="preserve"> </w:t>
              </w:r>
              <w:r w:rsidRPr="0030452A">
                <w:rPr>
                  <w:i/>
                </w:rPr>
                <w:t>segment specification</w:t>
              </w:r>
              <w:r>
                <w:rPr>
                  <w:i/>
                </w:rPr>
                <w:t xml:space="preserve"> property</w:t>
              </w:r>
              <w:r w:rsidRPr="0030452A">
                <w:t>.</w:t>
              </w:r>
            </w:ins>
          </w:p>
        </w:tc>
      </w:tr>
      <w:tr w:rsidR="00FE5FA2" w:rsidRPr="009432BC" w14:paraId="50EDCDAA" w14:textId="77777777" w:rsidTr="00832288">
        <w:trPr>
          <w:trHeight w:val="494"/>
          <w:ins w:id="8547" w:author="Charles Gifford" w:date="2017-03-19T16:17:00Z"/>
        </w:trPr>
        <w:tc>
          <w:tcPr>
            <w:tcW w:w="2155" w:type="dxa"/>
            <w:shd w:val="clear" w:color="auto" w:fill="auto"/>
          </w:tcPr>
          <w:p w14:paraId="7BF6BDE4" w14:textId="686117D6" w:rsidR="00FE5FA2" w:rsidRPr="0030452A" w:rsidRDefault="00FE5FA2" w:rsidP="00832288">
            <w:pPr>
              <w:pStyle w:val="TABLE-cell"/>
              <w:rPr>
                <w:ins w:id="8548" w:author="Charles Gifford" w:date="2017-03-19T16:17:00Z"/>
              </w:rPr>
            </w:pPr>
            <w:ins w:id="8549" w:author="Charles Gifford" w:date="2017-03-19T16:18:00Z">
              <w:r>
                <w:t>Physical asset</w:t>
              </w:r>
            </w:ins>
            <w:ins w:id="8550" w:author="Charles Gifford" w:date="2017-03-19T16:17:00Z">
              <w:r w:rsidRPr="00BA207E">
                <w:t xml:space="preserve"> class</w:t>
              </w:r>
              <w:r>
                <w:t xml:space="preserve"> property</w:t>
              </w:r>
            </w:ins>
          </w:p>
        </w:tc>
        <w:tc>
          <w:tcPr>
            <w:tcW w:w="2070" w:type="dxa"/>
            <w:shd w:val="clear" w:color="auto" w:fill="auto"/>
          </w:tcPr>
          <w:p w14:paraId="43DFC9B1" w14:textId="1AAACED2" w:rsidR="00FE5FA2" w:rsidRPr="0030452A" w:rsidRDefault="00FE5FA2" w:rsidP="00832288">
            <w:pPr>
              <w:pStyle w:val="TABLE-cell"/>
              <w:rPr>
                <w:ins w:id="8551" w:author="Charles Gifford" w:date="2017-03-19T16:17:00Z"/>
              </w:rPr>
            </w:pPr>
            <w:ins w:id="8552" w:author="Charles Gifford" w:date="2017-03-19T16:18:00Z">
              <w:r>
                <w:t>Physical asset</w:t>
              </w:r>
            </w:ins>
            <w:ins w:id="8553" w:author="Charles Gifford" w:date="2017-03-19T16:17:00Z">
              <w:r w:rsidRPr="00BA207E">
                <w:t xml:space="preserve"> class</w:t>
              </w:r>
              <w:r>
                <w:t xml:space="preserve"> property</w:t>
              </w:r>
            </w:ins>
          </w:p>
        </w:tc>
        <w:tc>
          <w:tcPr>
            <w:tcW w:w="1080" w:type="dxa"/>
          </w:tcPr>
          <w:p w14:paraId="7B495A7F" w14:textId="77777777" w:rsidR="00FE5FA2" w:rsidRPr="0030452A" w:rsidRDefault="00FE5FA2" w:rsidP="00832288">
            <w:pPr>
              <w:pStyle w:val="TABLE-cell"/>
              <w:rPr>
                <w:ins w:id="8554" w:author="Charles Gifford" w:date="2017-03-19T16:17:00Z"/>
              </w:rPr>
            </w:pPr>
            <w:ins w:id="8555" w:author="Charles Gifford" w:date="2017-03-19T16:17:00Z">
              <w:r w:rsidRPr="0030452A">
                <w:t>0..*</w:t>
              </w:r>
            </w:ins>
          </w:p>
        </w:tc>
        <w:tc>
          <w:tcPr>
            <w:tcW w:w="3870" w:type="dxa"/>
          </w:tcPr>
          <w:p w14:paraId="4821BA1D" w14:textId="0E572625" w:rsidR="00FE5FA2" w:rsidRPr="0030452A" w:rsidRDefault="00FE5FA2" w:rsidP="00832288">
            <w:pPr>
              <w:pStyle w:val="TABLE-cell"/>
              <w:rPr>
                <w:ins w:id="8556" w:author="Charles Gifford" w:date="2017-03-19T16:17:00Z"/>
              </w:rPr>
            </w:pPr>
            <w:ins w:id="8557" w:author="Charles Gifford" w:date="2017-03-19T16:17:00Z">
              <w:r>
                <w:t>A cross-model dependency to</w:t>
              </w:r>
              <w:r w:rsidRPr="00FD719C">
                <w:t xml:space="preserve"> element in the </w:t>
              </w:r>
            </w:ins>
            <w:ins w:id="8558" w:author="Charles Gifford" w:date="2017-03-19T16:18:00Z">
              <w:r>
                <w:t>physical asset</w:t>
              </w:r>
            </w:ins>
            <w:ins w:id="8559" w:author="Charles Gifford" w:date="2017-03-19T16:17:00Z">
              <w:r>
                <w:t xml:space="preserve"> </w:t>
              </w:r>
              <w:r w:rsidRPr="00FD719C">
                <w:t>model</w:t>
              </w:r>
              <w:r>
                <w:t xml:space="preserve"> as explained in clause 4.6.4</w:t>
              </w:r>
              <w:r w:rsidRPr="00FD719C">
                <w:t>.</w:t>
              </w:r>
            </w:ins>
          </w:p>
        </w:tc>
      </w:tr>
      <w:tr w:rsidR="00FE5FA2" w:rsidRPr="009432BC" w14:paraId="5079AA47" w14:textId="77777777" w:rsidTr="00832288">
        <w:trPr>
          <w:trHeight w:val="440"/>
          <w:ins w:id="8560" w:author="Charles Gifford" w:date="2017-03-19T16:17:00Z"/>
        </w:trPr>
        <w:tc>
          <w:tcPr>
            <w:tcW w:w="2155" w:type="dxa"/>
            <w:shd w:val="clear" w:color="auto" w:fill="auto"/>
          </w:tcPr>
          <w:p w14:paraId="4DF7D883" w14:textId="67E1D6B4" w:rsidR="00FE5FA2" w:rsidRPr="009432BC" w:rsidRDefault="00FE5FA2" w:rsidP="00832288">
            <w:pPr>
              <w:pStyle w:val="TABLE-cell"/>
              <w:rPr>
                <w:ins w:id="8561" w:author="Charles Gifford" w:date="2017-03-19T16:17:00Z"/>
              </w:rPr>
            </w:pPr>
            <w:ins w:id="8562" w:author="Charles Gifford" w:date="2017-03-19T16:18:00Z">
              <w:r>
                <w:t>Physical asset</w:t>
              </w:r>
            </w:ins>
            <w:ins w:id="8563" w:author="Charles Gifford" w:date="2017-03-19T16:17:00Z">
              <w:r>
                <w:t xml:space="preserve"> property</w:t>
              </w:r>
            </w:ins>
          </w:p>
        </w:tc>
        <w:tc>
          <w:tcPr>
            <w:tcW w:w="2070" w:type="dxa"/>
            <w:shd w:val="clear" w:color="auto" w:fill="auto"/>
          </w:tcPr>
          <w:p w14:paraId="3839E6B1" w14:textId="2ACDE18A" w:rsidR="00FE5FA2" w:rsidRPr="009432BC" w:rsidRDefault="00FE5FA2" w:rsidP="00832288">
            <w:pPr>
              <w:pStyle w:val="TABLE-cell"/>
              <w:rPr>
                <w:ins w:id="8564" w:author="Charles Gifford" w:date="2017-03-19T16:17:00Z"/>
              </w:rPr>
            </w:pPr>
            <w:ins w:id="8565" w:author="Charles Gifford" w:date="2017-03-19T16:18:00Z">
              <w:r>
                <w:t>Physical asset</w:t>
              </w:r>
            </w:ins>
            <w:ins w:id="8566" w:author="Charles Gifford" w:date="2017-03-19T16:17:00Z">
              <w:r>
                <w:t xml:space="preserve"> property</w:t>
              </w:r>
            </w:ins>
          </w:p>
        </w:tc>
        <w:tc>
          <w:tcPr>
            <w:tcW w:w="1080" w:type="dxa"/>
          </w:tcPr>
          <w:p w14:paraId="2053EA9F" w14:textId="77777777" w:rsidR="00FE5FA2" w:rsidRPr="009432BC" w:rsidRDefault="00FE5FA2" w:rsidP="00832288">
            <w:pPr>
              <w:pStyle w:val="TABLE-cell"/>
              <w:rPr>
                <w:ins w:id="8567" w:author="Charles Gifford" w:date="2017-03-19T16:17:00Z"/>
              </w:rPr>
            </w:pPr>
            <w:ins w:id="8568" w:author="Charles Gifford" w:date="2017-03-19T16:17:00Z">
              <w:r w:rsidRPr="0030452A">
                <w:t>0..*</w:t>
              </w:r>
            </w:ins>
          </w:p>
        </w:tc>
        <w:tc>
          <w:tcPr>
            <w:tcW w:w="3870" w:type="dxa"/>
            <w:shd w:val="clear" w:color="auto" w:fill="auto"/>
          </w:tcPr>
          <w:p w14:paraId="4E5C92D4" w14:textId="536C0C6A" w:rsidR="00FE5FA2" w:rsidRPr="009432BC" w:rsidRDefault="00FE5FA2" w:rsidP="00832288">
            <w:pPr>
              <w:pStyle w:val="TABLE-cell"/>
              <w:rPr>
                <w:ins w:id="8569" w:author="Charles Gifford" w:date="2017-03-19T16:17:00Z"/>
              </w:rPr>
            </w:pPr>
            <w:ins w:id="8570" w:author="Charles Gifford" w:date="2017-03-19T16:17:00Z">
              <w:r>
                <w:t>A cross-model dependency</w:t>
              </w:r>
              <w:r w:rsidRPr="002C3CDB">
                <w:t xml:space="preserve"> to element in the </w:t>
              </w:r>
            </w:ins>
            <w:ins w:id="8571" w:author="Charles Gifford" w:date="2017-03-19T16:18:00Z">
              <w:r>
                <w:t>physical asset</w:t>
              </w:r>
            </w:ins>
            <w:ins w:id="8572" w:author="Charles Gifford" w:date="2017-03-19T16:17:00Z">
              <w:r w:rsidRPr="002C3CDB">
                <w:t xml:space="preserve"> model as explained in clause 4.6.4.</w:t>
              </w:r>
            </w:ins>
          </w:p>
        </w:tc>
      </w:tr>
    </w:tbl>
    <w:p w14:paraId="4EC10ECA" w14:textId="30015397" w:rsidR="00F12240" w:rsidRPr="001C220C" w:rsidRDefault="00F12240" w:rsidP="000D7FCB">
      <w:pPr>
        <w:pStyle w:val="TABLE-title"/>
        <w:rPr>
          <w:lang w:val="en-US"/>
        </w:rPr>
      </w:pPr>
      <w:bookmarkStart w:id="8573" w:name="_Ref320173200"/>
      <w:bookmarkStart w:id="8574" w:name="_Toc266864161"/>
      <w:bookmarkStart w:id="8575" w:name="_Toc306621049"/>
      <w:bookmarkStart w:id="8576" w:name="_Toc320178445"/>
      <w:bookmarkStart w:id="8577" w:name="_Toc478492386"/>
      <w:bookmarkEnd w:id="8509"/>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B65983">
        <w:rPr>
          <w:noProof/>
          <w:lang w:val="en-US"/>
        </w:rPr>
        <w:t>85</w:t>
      </w:r>
      <w:r w:rsidR="00FD29D6">
        <w:rPr>
          <w:lang w:val="en-US"/>
        </w:rPr>
        <w:fldChar w:fldCharType="end"/>
      </w:r>
      <w:bookmarkEnd w:id="8573"/>
      <w:r w:rsidR="000D7FCB">
        <w:rPr>
          <w:lang w:val="en-US"/>
        </w:rPr>
        <w:t xml:space="preserve"> –</w:t>
      </w:r>
      <w:r w:rsidRPr="001C220C">
        <w:rPr>
          <w:lang w:val="en-US"/>
        </w:rPr>
        <w:t xml:space="preserve"> </w:t>
      </w:r>
      <w:r w:rsidR="006F45EC">
        <w:rPr>
          <w:lang w:val="en-US"/>
        </w:rPr>
        <w:t>P</w:t>
      </w:r>
      <w:r w:rsidRPr="001C220C">
        <w:rPr>
          <w:lang w:val="en-US"/>
        </w:rPr>
        <w:t>hysical asset segment specification property</w:t>
      </w:r>
      <w:bookmarkEnd w:id="8574"/>
      <w:bookmarkEnd w:id="8575"/>
      <w:bookmarkEnd w:id="8576"/>
      <w:r w:rsidR="006F45EC" w:rsidRPr="00AC2193">
        <w:rPr>
          <w:lang w:val="en-US"/>
        </w:rPr>
        <w:t xml:space="preserve"> </w:t>
      </w:r>
      <w:r w:rsidR="006F45EC">
        <w:rPr>
          <w:lang w:val="en-US"/>
        </w:rPr>
        <w:t>attributes</w:t>
      </w:r>
      <w:bookmarkEnd w:id="8577"/>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F12240" w:rsidRPr="001C220C" w14:paraId="63409C1C" w14:textId="77777777">
        <w:trPr>
          <w:tblHeader/>
          <w:jc w:val="center"/>
        </w:trPr>
        <w:tc>
          <w:tcPr>
            <w:tcW w:w="1269" w:type="dxa"/>
          </w:tcPr>
          <w:p w14:paraId="5F613D9D" w14:textId="77777777" w:rsidR="00F12240" w:rsidRPr="001C220C" w:rsidRDefault="00F12240" w:rsidP="00F12240">
            <w:pPr>
              <w:pStyle w:val="NormalTableHeader"/>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30858EE5" w14:textId="77777777" w:rsidR="00F12240" w:rsidRPr="001C220C" w:rsidRDefault="00F12240" w:rsidP="00F12240">
            <w:pPr>
              <w:pStyle w:val="NormalTableHeader"/>
              <w:spacing w:before="40"/>
              <w:rPr>
                <w:lang w:val="en-US"/>
              </w:rPr>
            </w:pPr>
            <w:r w:rsidRPr="001C220C">
              <w:rPr>
                <w:lang w:val="en-US"/>
              </w:rPr>
              <w:t>Description</w:t>
            </w:r>
          </w:p>
        </w:tc>
        <w:tc>
          <w:tcPr>
            <w:tcW w:w="1440" w:type="dxa"/>
          </w:tcPr>
          <w:p w14:paraId="0EC7BF63" w14:textId="77777777" w:rsidR="00F12240" w:rsidRPr="001C220C" w:rsidRDefault="00AE4770" w:rsidP="00F12240">
            <w:pPr>
              <w:pStyle w:val="NormalTableHeader"/>
              <w:spacing w:before="40"/>
              <w:rPr>
                <w:lang w:val="en-US"/>
              </w:rPr>
            </w:pPr>
            <w:r>
              <w:rPr>
                <w:lang w:val="en-US"/>
              </w:rPr>
              <w:t>Production example</w:t>
            </w:r>
            <w:r w:rsidR="00F12240" w:rsidRPr="001C220C">
              <w:rPr>
                <w:lang w:val="en-US"/>
              </w:rPr>
              <w:t>s</w:t>
            </w:r>
          </w:p>
        </w:tc>
        <w:tc>
          <w:tcPr>
            <w:tcW w:w="1297" w:type="dxa"/>
          </w:tcPr>
          <w:p w14:paraId="2005E46D" w14:textId="77777777" w:rsidR="00F12240" w:rsidRPr="001C220C" w:rsidRDefault="00AE4770" w:rsidP="00F12240">
            <w:pPr>
              <w:pStyle w:val="NormalTableHeader"/>
              <w:spacing w:before="40"/>
              <w:rPr>
                <w:lang w:val="en-US"/>
              </w:rPr>
            </w:pPr>
            <w:r>
              <w:rPr>
                <w:lang w:val="en-US"/>
              </w:rPr>
              <w:t>Maintenance example</w:t>
            </w:r>
            <w:r w:rsidR="00F12240" w:rsidRPr="001C220C">
              <w:rPr>
                <w:lang w:val="en-US"/>
              </w:rPr>
              <w:t>s</w:t>
            </w:r>
          </w:p>
        </w:tc>
        <w:tc>
          <w:tcPr>
            <w:tcW w:w="1080" w:type="dxa"/>
          </w:tcPr>
          <w:p w14:paraId="1D18EA90" w14:textId="77777777" w:rsidR="00F12240" w:rsidRPr="001C220C" w:rsidRDefault="00AE4770" w:rsidP="00F12240">
            <w:pPr>
              <w:pStyle w:val="NormalTableHeader"/>
              <w:spacing w:before="40"/>
              <w:rPr>
                <w:lang w:val="en-US"/>
              </w:rPr>
            </w:pPr>
            <w:r>
              <w:rPr>
                <w:lang w:val="en-US"/>
              </w:rPr>
              <w:t>Quality example</w:t>
            </w:r>
            <w:r w:rsidR="00F12240" w:rsidRPr="001C220C">
              <w:rPr>
                <w:lang w:val="en-US"/>
              </w:rPr>
              <w:t>s</w:t>
            </w:r>
          </w:p>
        </w:tc>
        <w:tc>
          <w:tcPr>
            <w:tcW w:w="1080" w:type="dxa"/>
          </w:tcPr>
          <w:p w14:paraId="5FEB5C4B" w14:textId="77777777" w:rsidR="00F12240" w:rsidRPr="001C220C" w:rsidRDefault="00AE4770" w:rsidP="00F12240">
            <w:pPr>
              <w:pStyle w:val="NormalTableHeader"/>
              <w:spacing w:before="40"/>
              <w:rPr>
                <w:lang w:val="en-US"/>
              </w:rPr>
            </w:pPr>
            <w:r>
              <w:rPr>
                <w:lang w:val="en-US"/>
              </w:rPr>
              <w:t>Inventory example</w:t>
            </w:r>
            <w:r w:rsidR="00F12240" w:rsidRPr="001C220C">
              <w:rPr>
                <w:lang w:val="en-US"/>
              </w:rPr>
              <w:t>s</w:t>
            </w:r>
          </w:p>
        </w:tc>
      </w:tr>
      <w:tr w:rsidR="00506979" w:rsidRPr="001C220C" w14:paraId="6CBAF4EE" w14:textId="77777777">
        <w:trPr>
          <w:cantSplit/>
          <w:jc w:val="center"/>
        </w:trPr>
        <w:tc>
          <w:tcPr>
            <w:tcW w:w="1269" w:type="dxa"/>
          </w:tcPr>
          <w:p w14:paraId="40B1C978" w14:textId="77777777" w:rsidR="00506979" w:rsidRPr="001C220C" w:rsidRDefault="00F81EE0" w:rsidP="00F12240">
            <w:pPr>
              <w:pStyle w:val="TableNormal1"/>
              <w:rPr>
                <w:lang w:val="en-US"/>
              </w:rPr>
            </w:pPr>
            <w:r w:rsidRPr="001C220C">
              <w:rPr>
                <w:lang w:val="en-US"/>
              </w:rPr>
              <w:t>ID</w:t>
            </w:r>
          </w:p>
        </w:tc>
        <w:tc>
          <w:tcPr>
            <w:tcW w:w="2880" w:type="dxa"/>
          </w:tcPr>
          <w:p w14:paraId="7F8ADEA0" w14:textId="77777777" w:rsidR="00506979" w:rsidRPr="001C220C" w:rsidRDefault="00506979" w:rsidP="00F12240">
            <w:pPr>
              <w:pStyle w:val="TableNormal1"/>
              <w:rPr>
                <w:lang w:val="en-US"/>
              </w:rPr>
            </w:pPr>
            <w:r w:rsidRPr="001C220C">
              <w:rPr>
                <w:lang w:val="en-US"/>
              </w:rPr>
              <w:t xml:space="preserve">An identification of a property of the associated </w:t>
            </w:r>
            <w:r w:rsidRPr="001C220C">
              <w:rPr>
                <w:i/>
                <w:lang w:val="en-US"/>
              </w:rPr>
              <w:t>physical asset property</w:t>
            </w:r>
            <w:r w:rsidRPr="001C220C">
              <w:rPr>
                <w:lang w:val="en-US"/>
              </w:rPr>
              <w:t xml:space="preserve"> or </w:t>
            </w:r>
            <w:r w:rsidRPr="001C220C">
              <w:rPr>
                <w:i/>
                <w:lang w:val="en-US"/>
              </w:rPr>
              <w:t>physical asset class property</w:t>
            </w:r>
            <w:r w:rsidRPr="001C220C">
              <w:rPr>
                <w:lang w:val="en-US"/>
              </w:rPr>
              <w:t>.</w:t>
            </w:r>
          </w:p>
        </w:tc>
        <w:tc>
          <w:tcPr>
            <w:tcW w:w="1440" w:type="dxa"/>
          </w:tcPr>
          <w:p w14:paraId="0D8B9EC2" w14:textId="77777777" w:rsidR="00506979" w:rsidRPr="001C220C" w:rsidRDefault="00506979" w:rsidP="00F12240">
            <w:pPr>
              <w:pStyle w:val="TableNormal1"/>
              <w:rPr>
                <w:lang w:val="en-US"/>
              </w:rPr>
            </w:pPr>
            <w:r w:rsidRPr="001C220C">
              <w:rPr>
                <w:lang w:val="en-US"/>
              </w:rPr>
              <w:t>Temperature calibration date</w:t>
            </w:r>
          </w:p>
        </w:tc>
        <w:tc>
          <w:tcPr>
            <w:tcW w:w="1297" w:type="dxa"/>
          </w:tcPr>
          <w:p w14:paraId="40562B0E" w14:textId="77777777" w:rsidR="00506979" w:rsidRPr="001C220C" w:rsidRDefault="00506979" w:rsidP="00F12240">
            <w:pPr>
              <w:pStyle w:val="TableNormal1"/>
              <w:spacing w:before="40"/>
              <w:rPr>
                <w:lang w:val="en-US"/>
              </w:rPr>
            </w:pPr>
            <w:r w:rsidRPr="001C220C">
              <w:rPr>
                <w:lang w:val="en-US"/>
              </w:rPr>
              <w:t>Run clock</w:t>
            </w:r>
          </w:p>
        </w:tc>
        <w:tc>
          <w:tcPr>
            <w:tcW w:w="1080" w:type="dxa"/>
          </w:tcPr>
          <w:p w14:paraId="44BE82DD" w14:textId="77777777" w:rsidR="00506979" w:rsidRPr="001C220C" w:rsidRDefault="00506979" w:rsidP="00F12240">
            <w:pPr>
              <w:pStyle w:val="TableNormal1"/>
              <w:spacing w:before="40"/>
              <w:rPr>
                <w:lang w:val="en-US"/>
              </w:rPr>
            </w:pPr>
            <w:r w:rsidRPr="001C220C">
              <w:rPr>
                <w:lang w:val="en-US"/>
              </w:rPr>
              <w:t>Calibrated</w:t>
            </w:r>
          </w:p>
        </w:tc>
        <w:tc>
          <w:tcPr>
            <w:tcW w:w="1080" w:type="dxa"/>
          </w:tcPr>
          <w:p w14:paraId="5BAF3CC3" w14:textId="77777777" w:rsidR="00506979" w:rsidRPr="001C220C" w:rsidRDefault="00506979" w:rsidP="00F12240">
            <w:pPr>
              <w:pStyle w:val="TableNormal1"/>
              <w:spacing w:before="40"/>
              <w:rPr>
                <w:lang w:val="en-US"/>
              </w:rPr>
            </w:pPr>
            <w:r w:rsidRPr="001C220C">
              <w:rPr>
                <w:lang w:val="en-US"/>
              </w:rPr>
              <w:t>Tote Type</w:t>
            </w:r>
          </w:p>
        </w:tc>
      </w:tr>
      <w:tr w:rsidR="00506979" w:rsidRPr="001C220C" w14:paraId="70D86EA3" w14:textId="77777777">
        <w:trPr>
          <w:cantSplit/>
          <w:jc w:val="center"/>
        </w:trPr>
        <w:tc>
          <w:tcPr>
            <w:tcW w:w="1269" w:type="dxa"/>
          </w:tcPr>
          <w:p w14:paraId="5B534479" w14:textId="77777777" w:rsidR="00506979" w:rsidRPr="001C220C" w:rsidRDefault="00506979" w:rsidP="00F12240">
            <w:pPr>
              <w:pStyle w:val="TableNormal1"/>
              <w:rPr>
                <w:lang w:val="en-US"/>
              </w:rPr>
            </w:pPr>
            <w:r w:rsidRPr="001C220C">
              <w:rPr>
                <w:lang w:val="en-US"/>
              </w:rPr>
              <w:t>Description</w:t>
            </w:r>
          </w:p>
        </w:tc>
        <w:tc>
          <w:tcPr>
            <w:tcW w:w="2880" w:type="dxa"/>
          </w:tcPr>
          <w:p w14:paraId="2476B318" w14:textId="77777777" w:rsidR="00506979" w:rsidRPr="001C220C" w:rsidRDefault="00506979" w:rsidP="00F12240">
            <w:pPr>
              <w:pStyle w:val="TableNormal1"/>
              <w:rPr>
                <w:lang w:val="en-US"/>
              </w:rPr>
            </w:pPr>
            <w:r w:rsidRPr="001C220C">
              <w:rPr>
                <w:lang w:val="en-US"/>
              </w:rPr>
              <w:t>Contains additional information and descriptions.</w:t>
            </w:r>
          </w:p>
        </w:tc>
        <w:tc>
          <w:tcPr>
            <w:tcW w:w="1440" w:type="dxa"/>
          </w:tcPr>
          <w:p w14:paraId="78C17116" w14:textId="77777777" w:rsidR="00506979" w:rsidRPr="001C220C" w:rsidRDefault="00506979" w:rsidP="00F12240">
            <w:pPr>
              <w:pStyle w:val="TableNormal1"/>
              <w:rPr>
                <w:lang w:val="en-US"/>
              </w:rPr>
            </w:pPr>
            <w:r w:rsidRPr="001C220C">
              <w:rPr>
                <w:lang w:val="en-US"/>
              </w:rPr>
              <w:t>Calibration date no later than 6 months from use</w:t>
            </w:r>
          </w:p>
        </w:tc>
        <w:tc>
          <w:tcPr>
            <w:tcW w:w="1297" w:type="dxa"/>
          </w:tcPr>
          <w:p w14:paraId="301C633C" w14:textId="77777777" w:rsidR="00506979" w:rsidRPr="001C220C" w:rsidRDefault="00506979" w:rsidP="00F12240">
            <w:pPr>
              <w:pStyle w:val="TableNormal1"/>
              <w:spacing w:before="40"/>
              <w:rPr>
                <w:lang w:val="en-US"/>
              </w:rPr>
            </w:pPr>
            <w:r w:rsidRPr="001C220C">
              <w:rPr>
                <w:lang w:val="en-US"/>
              </w:rPr>
              <w:t>Running time hours from last preventive maintenance</w:t>
            </w:r>
          </w:p>
        </w:tc>
        <w:tc>
          <w:tcPr>
            <w:tcW w:w="1080" w:type="dxa"/>
          </w:tcPr>
          <w:p w14:paraId="4C17D395" w14:textId="77777777" w:rsidR="00506979" w:rsidRPr="001C220C" w:rsidRDefault="00506979" w:rsidP="00F12240">
            <w:pPr>
              <w:pStyle w:val="TableNormal1"/>
              <w:spacing w:before="40"/>
              <w:rPr>
                <w:lang w:val="en-US"/>
              </w:rPr>
            </w:pPr>
            <w:r w:rsidRPr="001C220C">
              <w:rPr>
                <w:lang w:val="en-US"/>
              </w:rPr>
              <w:t>Within calibrated date</w:t>
            </w:r>
          </w:p>
        </w:tc>
        <w:tc>
          <w:tcPr>
            <w:tcW w:w="1080" w:type="dxa"/>
          </w:tcPr>
          <w:p w14:paraId="491CCC5A" w14:textId="77777777" w:rsidR="00506979" w:rsidRPr="001C220C" w:rsidRDefault="00506979" w:rsidP="00F12240">
            <w:pPr>
              <w:pStyle w:val="TableNormal1"/>
              <w:spacing w:before="40"/>
              <w:rPr>
                <w:lang w:val="en-US"/>
              </w:rPr>
            </w:pPr>
            <w:r w:rsidRPr="001C220C">
              <w:rPr>
                <w:lang w:val="en-US"/>
              </w:rPr>
              <w:t>Only plastic totes</w:t>
            </w:r>
          </w:p>
        </w:tc>
      </w:tr>
      <w:tr w:rsidR="00506979" w:rsidRPr="001C220C" w14:paraId="74BFDFDC" w14:textId="77777777">
        <w:trPr>
          <w:cantSplit/>
          <w:jc w:val="center"/>
        </w:trPr>
        <w:tc>
          <w:tcPr>
            <w:tcW w:w="1269" w:type="dxa"/>
          </w:tcPr>
          <w:p w14:paraId="3A194A2B" w14:textId="77777777" w:rsidR="00506979" w:rsidRPr="001C220C" w:rsidRDefault="00506979" w:rsidP="00F12240">
            <w:pPr>
              <w:pStyle w:val="TableNormal1"/>
              <w:rPr>
                <w:lang w:val="en-US"/>
              </w:rPr>
            </w:pPr>
            <w:r w:rsidRPr="001C220C">
              <w:rPr>
                <w:lang w:val="en-US"/>
              </w:rPr>
              <w:t>Value</w:t>
            </w:r>
          </w:p>
        </w:tc>
        <w:tc>
          <w:tcPr>
            <w:tcW w:w="2880" w:type="dxa"/>
          </w:tcPr>
          <w:p w14:paraId="773F1D46" w14:textId="77777777" w:rsidR="00506979" w:rsidRPr="001C220C" w:rsidRDefault="00506979" w:rsidP="00F12240">
            <w:pPr>
              <w:pStyle w:val="TableNormal1"/>
              <w:rPr>
                <w:lang w:val="en-US"/>
              </w:rPr>
            </w:pPr>
            <w:r w:rsidRPr="001C220C">
              <w:rPr>
                <w:lang w:val="en-US"/>
              </w:rPr>
              <w:t>The value, set of values, or range of the property</w:t>
            </w:r>
            <w:r w:rsidR="008558A5">
              <w:rPr>
                <w:lang w:val="en-US"/>
              </w:rPr>
              <w:t xml:space="preserve">. </w:t>
            </w:r>
            <w:r w:rsidRPr="001C220C">
              <w:rPr>
                <w:lang w:val="en-US"/>
              </w:rPr>
              <w:t xml:space="preserve">For example: </w:t>
            </w:r>
            <w:r w:rsidR="007F2A21">
              <w:rPr>
                <w:lang w:val="en-US"/>
              </w:rPr>
              <w:t>v</w:t>
            </w:r>
            <w:r w:rsidRPr="001C220C">
              <w:rPr>
                <w:lang w:val="en-US"/>
              </w:rPr>
              <w:t xml:space="preserve">ertical, </w:t>
            </w:r>
            <w:r w:rsidR="007F2A21">
              <w:rPr>
                <w:lang w:val="en-US"/>
              </w:rPr>
              <w:t>h</w:t>
            </w:r>
            <w:r w:rsidRPr="001C220C">
              <w:rPr>
                <w:lang w:val="en-US"/>
              </w:rPr>
              <w:t>orizontal</w:t>
            </w:r>
            <w:r w:rsidR="00476059">
              <w:rPr>
                <w:lang w:val="en-US"/>
              </w:rPr>
              <w:t>.</w:t>
            </w:r>
          </w:p>
        </w:tc>
        <w:tc>
          <w:tcPr>
            <w:tcW w:w="1440" w:type="dxa"/>
          </w:tcPr>
          <w:p w14:paraId="4B52F579" w14:textId="77777777" w:rsidR="00506979" w:rsidRPr="001C220C" w:rsidRDefault="00506979" w:rsidP="00F12240">
            <w:pPr>
              <w:pStyle w:val="TableNormal1"/>
              <w:rPr>
                <w:lang w:val="en-US"/>
              </w:rPr>
            </w:pPr>
            <w:smartTag w:uri="urn:schemas-microsoft-com:office:smarttags" w:element="chsdate">
              <w:smartTagPr>
                <w:attr w:name="Year" w:val="1999"/>
                <w:attr w:name="Month" w:val="12"/>
                <w:attr w:name="Day" w:val="31"/>
                <w:attr w:name="IsLunarDate" w:val="False"/>
                <w:attr w:name="IsROCDate" w:val="False"/>
              </w:smartTagPr>
              <w:r w:rsidRPr="001C220C">
                <w:rPr>
                  <w:lang w:val="en-US"/>
                </w:rPr>
                <w:t>1999-12-31</w:t>
              </w:r>
            </w:smartTag>
          </w:p>
        </w:tc>
        <w:tc>
          <w:tcPr>
            <w:tcW w:w="1297" w:type="dxa"/>
          </w:tcPr>
          <w:p w14:paraId="48A0044A" w14:textId="77777777" w:rsidR="00506979" w:rsidRPr="001C220C" w:rsidRDefault="00506979" w:rsidP="00F12240">
            <w:pPr>
              <w:pStyle w:val="TableNormal1"/>
              <w:spacing w:before="40"/>
              <w:rPr>
                <w:lang w:val="en-US"/>
              </w:rPr>
            </w:pPr>
            <w:r w:rsidRPr="001C220C">
              <w:rPr>
                <w:lang w:val="en-US"/>
              </w:rPr>
              <w:t>1200</w:t>
            </w:r>
          </w:p>
        </w:tc>
        <w:tc>
          <w:tcPr>
            <w:tcW w:w="1080" w:type="dxa"/>
          </w:tcPr>
          <w:p w14:paraId="3DD162D9" w14:textId="77777777" w:rsidR="00506979" w:rsidRPr="001C220C" w:rsidRDefault="00C21049" w:rsidP="00F12240">
            <w:pPr>
              <w:pStyle w:val="TableNormal1"/>
              <w:spacing w:before="40"/>
              <w:rPr>
                <w:lang w:val="en-US"/>
              </w:rPr>
            </w:pPr>
            <w:r>
              <w:rPr>
                <w:lang w:val="en-US"/>
              </w:rPr>
              <w:t>True</w:t>
            </w:r>
          </w:p>
        </w:tc>
        <w:tc>
          <w:tcPr>
            <w:tcW w:w="1080" w:type="dxa"/>
          </w:tcPr>
          <w:p w14:paraId="24CA021D" w14:textId="77777777" w:rsidR="00506979" w:rsidRPr="001C220C" w:rsidRDefault="00506979" w:rsidP="00F12240">
            <w:pPr>
              <w:pStyle w:val="TableNormal1"/>
              <w:spacing w:before="40"/>
              <w:rPr>
                <w:lang w:val="en-US"/>
              </w:rPr>
            </w:pPr>
            <w:r w:rsidRPr="001C220C">
              <w:rPr>
                <w:lang w:val="en-US"/>
              </w:rPr>
              <w:t>Plastic</w:t>
            </w:r>
          </w:p>
        </w:tc>
      </w:tr>
      <w:tr w:rsidR="00506979" w:rsidRPr="001C220C" w14:paraId="12B9D91B" w14:textId="77777777">
        <w:trPr>
          <w:cantSplit/>
          <w:jc w:val="center"/>
        </w:trPr>
        <w:tc>
          <w:tcPr>
            <w:tcW w:w="1269" w:type="dxa"/>
          </w:tcPr>
          <w:p w14:paraId="7FFBE624" w14:textId="77777777" w:rsidR="00506979" w:rsidRPr="001C220C" w:rsidRDefault="00506979" w:rsidP="00F12240">
            <w:pPr>
              <w:pStyle w:val="TableNormal1"/>
              <w:rPr>
                <w:lang w:val="en-US"/>
              </w:rPr>
            </w:pPr>
            <w:r w:rsidRPr="001C220C">
              <w:rPr>
                <w:lang w:val="en-US"/>
              </w:rPr>
              <w:t xml:space="preserve">Value </w:t>
            </w:r>
            <w:r w:rsidR="007F2A21">
              <w:rPr>
                <w:lang w:val="en-US"/>
              </w:rPr>
              <w:t>u</w:t>
            </w:r>
            <w:r w:rsidRPr="001C220C">
              <w:rPr>
                <w:lang w:val="en-US"/>
              </w:rPr>
              <w:t xml:space="preserve">nit of </w:t>
            </w:r>
            <w:r w:rsidR="007F2A21">
              <w:rPr>
                <w:lang w:val="en-US"/>
              </w:rPr>
              <w:t>m</w:t>
            </w:r>
            <w:r w:rsidRPr="001C220C">
              <w:rPr>
                <w:lang w:val="en-US"/>
              </w:rPr>
              <w:t>easure</w:t>
            </w:r>
          </w:p>
        </w:tc>
        <w:tc>
          <w:tcPr>
            <w:tcW w:w="2880" w:type="dxa"/>
          </w:tcPr>
          <w:p w14:paraId="7DB8F094" w14:textId="77777777" w:rsidR="00506979" w:rsidRPr="001C220C" w:rsidRDefault="00506979" w:rsidP="00F12240">
            <w:pPr>
              <w:pStyle w:val="TableNormal1"/>
              <w:rPr>
                <w:lang w:val="en-US"/>
              </w:rPr>
            </w:pPr>
            <w:r w:rsidRPr="001C220C">
              <w:rPr>
                <w:lang w:val="en-US"/>
              </w:rPr>
              <w:t>The unit of measure of the associated property value, if applicable.</w:t>
            </w:r>
          </w:p>
        </w:tc>
        <w:tc>
          <w:tcPr>
            <w:tcW w:w="1440" w:type="dxa"/>
          </w:tcPr>
          <w:p w14:paraId="3AF2678F" w14:textId="77777777" w:rsidR="00506979" w:rsidRPr="001C220C" w:rsidRDefault="00506979" w:rsidP="00F12240">
            <w:pPr>
              <w:pStyle w:val="TableNormal1"/>
              <w:rPr>
                <w:lang w:val="en-US"/>
              </w:rPr>
            </w:pPr>
            <w:r w:rsidRPr="001C220C">
              <w:rPr>
                <w:lang w:val="en-US"/>
              </w:rPr>
              <w:t>Date</w:t>
            </w:r>
          </w:p>
        </w:tc>
        <w:tc>
          <w:tcPr>
            <w:tcW w:w="1297" w:type="dxa"/>
          </w:tcPr>
          <w:p w14:paraId="007BB44A" w14:textId="77777777" w:rsidR="00506979" w:rsidRPr="001C220C" w:rsidRDefault="00506979" w:rsidP="00F12240">
            <w:pPr>
              <w:pStyle w:val="TableNormal1"/>
              <w:spacing w:before="40"/>
              <w:rPr>
                <w:lang w:val="en-US"/>
              </w:rPr>
            </w:pPr>
            <w:r w:rsidRPr="001C220C">
              <w:rPr>
                <w:lang w:val="en-US"/>
              </w:rPr>
              <w:t>Hours</w:t>
            </w:r>
          </w:p>
        </w:tc>
        <w:tc>
          <w:tcPr>
            <w:tcW w:w="1080" w:type="dxa"/>
          </w:tcPr>
          <w:p w14:paraId="24C03E78" w14:textId="77777777" w:rsidR="00506979" w:rsidRPr="001C220C" w:rsidRDefault="00C21049" w:rsidP="00F12240">
            <w:pPr>
              <w:pStyle w:val="TableNormal1"/>
              <w:spacing w:before="40"/>
              <w:rPr>
                <w:lang w:val="en-US"/>
              </w:rPr>
            </w:pPr>
            <w:r>
              <w:rPr>
                <w:lang w:val="en-US"/>
              </w:rPr>
              <w:t>&lt;True, False&gt;</w:t>
            </w:r>
          </w:p>
        </w:tc>
        <w:tc>
          <w:tcPr>
            <w:tcW w:w="1080" w:type="dxa"/>
          </w:tcPr>
          <w:p w14:paraId="7E295549" w14:textId="77777777" w:rsidR="00506979" w:rsidRPr="001C220C" w:rsidRDefault="00506979" w:rsidP="00F12240">
            <w:pPr>
              <w:pStyle w:val="TableNormal1"/>
              <w:spacing w:before="40"/>
              <w:rPr>
                <w:lang w:val="en-US"/>
              </w:rPr>
            </w:pPr>
            <w:r w:rsidRPr="001C220C">
              <w:rPr>
                <w:lang w:val="en-US"/>
              </w:rPr>
              <w:t>String</w:t>
            </w:r>
          </w:p>
        </w:tc>
      </w:tr>
      <w:tr w:rsidR="00506979" w:rsidRPr="001C220C" w14:paraId="24BA9053" w14:textId="77777777">
        <w:trPr>
          <w:cantSplit/>
          <w:jc w:val="center"/>
        </w:trPr>
        <w:tc>
          <w:tcPr>
            <w:tcW w:w="1269" w:type="dxa"/>
          </w:tcPr>
          <w:p w14:paraId="7ECA9B2D" w14:textId="77777777" w:rsidR="00506979" w:rsidRPr="001C220C" w:rsidRDefault="00506979" w:rsidP="00F12240">
            <w:pPr>
              <w:pStyle w:val="TableNormal1"/>
              <w:rPr>
                <w:lang w:val="en-US"/>
              </w:rPr>
            </w:pPr>
            <w:r w:rsidRPr="001C220C">
              <w:rPr>
                <w:lang w:val="en-US"/>
              </w:rPr>
              <w:t>Quantity</w:t>
            </w:r>
          </w:p>
        </w:tc>
        <w:tc>
          <w:tcPr>
            <w:tcW w:w="2880" w:type="dxa"/>
          </w:tcPr>
          <w:p w14:paraId="3DAFFA4B" w14:textId="77777777" w:rsidR="00506979" w:rsidRPr="001C220C" w:rsidRDefault="00506979" w:rsidP="00F12240">
            <w:pPr>
              <w:pStyle w:val="TableNormal1"/>
              <w:rPr>
                <w:lang w:val="en-US"/>
              </w:rPr>
            </w:pPr>
            <w:r w:rsidRPr="001C220C">
              <w:rPr>
                <w:lang w:val="en-US"/>
              </w:rPr>
              <w:t>Specifies the amount of resources required.</w:t>
            </w:r>
          </w:p>
        </w:tc>
        <w:tc>
          <w:tcPr>
            <w:tcW w:w="1440" w:type="dxa"/>
          </w:tcPr>
          <w:p w14:paraId="2321ED48" w14:textId="77777777" w:rsidR="00506979" w:rsidRPr="001C220C" w:rsidRDefault="00C21049" w:rsidP="00F12240">
            <w:pPr>
              <w:pStyle w:val="TableNormal1"/>
              <w:rPr>
                <w:lang w:val="en-US"/>
              </w:rPr>
            </w:pPr>
            <w:r>
              <w:rPr>
                <w:lang w:val="en-US"/>
              </w:rPr>
              <w:t>(not applicable)</w:t>
            </w:r>
          </w:p>
        </w:tc>
        <w:tc>
          <w:tcPr>
            <w:tcW w:w="1297" w:type="dxa"/>
          </w:tcPr>
          <w:p w14:paraId="6798BB6B" w14:textId="77777777" w:rsidR="00506979" w:rsidRPr="001C220C" w:rsidRDefault="00C21049" w:rsidP="00F12240">
            <w:pPr>
              <w:pStyle w:val="TableNormal1"/>
              <w:spacing w:before="40"/>
              <w:rPr>
                <w:lang w:val="en-US"/>
              </w:rPr>
            </w:pPr>
            <w:r>
              <w:rPr>
                <w:lang w:val="en-US"/>
              </w:rPr>
              <w:t>(not applicable)</w:t>
            </w:r>
          </w:p>
        </w:tc>
        <w:tc>
          <w:tcPr>
            <w:tcW w:w="1080" w:type="dxa"/>
          </w:tcPr>
          <w:p w14:paraId="695AF706" w14:textId="77777777" w:rsidR="00506979" w:rsidRPr="001C220C" w:rsidRDefault="00C21049" w:rsidP="00F12240">
            <w:pPr>
              <w:pStyle w:val="TableNormal1"/>
              <w:spacing w:before="40"/>
              <w:rPr>
                <w:lang w:val="en-US"/>
              </w:rPr>
            </w:pPr>
            <w:r>
              <w:rPr>
                <w:lang w:val="en-US"/>
              </w:rPr>
              <w:t>(not applicable)</w:t>
            </w:r>
          </w:p>
        </w:tc>
        <w:tc>
          <w:tcPr>
            <w:tcW w:w="1080" w:type="dxa"/>
          </w:tcPr>
          <w:p w14:paraId="61C38462" w14:textId="77777777" w:rsidR="00506979" w:rsidRPr="001C220C" w:rsidRDefault="00506979" w:rsidP="00F12240">
            <w:pPr>
              <w:pStyle w:val="TableNormal1"/>
              <w:spacing w:before="40"/>
              <w:rPr>
                <w:lang w:val="en-US"/>
              </w:rPr>
            </w:pPr>
            <w:r w:rsidRPr="001C220C">
              <w:rPr>
                <w:lang w:val="en-US"/>
              </w:rPr>
              <w:t>3</w:t>
            </w:r>
          </w:p>
        </w:tc>
      </w:tr>
      <w:tr w:rsidR="00506979" w:rsidRPr="001C220C" w14:paraId="1EE08F4D" w14:textId="77777777">
        <w:trPr>
          <w:cantSplit/>
          <w:jc w:val="center"/>
        </w:trPr>
        <w:tc>
          <w:tcPr>
            <w:tcW w:w="1269" w:type="dxa"/>
          </w:tcPr>
          <w:p w14:paraId="243F8922" w14:textId="77777777" w:rsidR="00506979" w:rsidRPr="001C220C" w:rsidRDefault="00506979" w:rsidP="00F12240">
            <w:pPr>
              <w:pStyle w:val="TableNormal1"/>
              <w:rPr>
                <w:lang w:val="en-US"/>
              </w:rPr>
            </w:pPr>
            <w:r w:rsidRPr="001C220C">
              <w:rPr>
                <w:lang w:val="en-US"/>
              </w:rPr>
              <w:t xml:space="preserve">Quantity </w:t>
            </w:r>
            <w:r w:rsidR="007F2A21">
              <w:rPr>
                <w:lang w:val="en-US"/>
              </w:rPr>
              <w:t>u</w:t>
            </w:r>
            <w:r w:rsidRPr="001C220C">
              <w:rPr>
                <w:lang w:val="en-US"/>
              </w:rPr>
              <w:t xml:space="preserve">nit of </w:t>
            </w:r>
            <w:r w:rsidR="007F2A21">
              <w:rPr>
                <w:lang w:val="en-US"/>
              </w:rPr>
              <w:t>m</w:t>
            </w:r>
            <w:r w:rsidRPr="001C220C">
              <w:rPr>
                <w:lang w:val="en-US"/>
              </w:rPr>
              <w:t>easure</w:t>
            </w:r>
          </w:p>
        </w:tc>
        <w:tc>
          <w:tcPr>
            <w:tcW w:w="2880" w:type="dxa"/>
          </w:tcPr>
          <w:p w14:paraId="347CB40B" w14:textId="77777777" w:rsidR="00506979" w:rsidRPr="001C220C" w:rsidRDefault="00506979" w:rsidP="00F12240">
            <w:pPr>
              <w:pStyle w:val="TableNormal1"/>
              <w:rPr>
                <w:lang w:val="en-US"/>
              </w:rPr>
            </w:pPr>
            <w:r w:rsidRPr="001C220C">
              <w:rPr>
                <w:lang w:val="en-US"/>
              </w:rPr>
              <w:t>The unit of measure of the associated quantity, if applicable.</w:t>
            </w:r>
          </w:p>
        </w:tc>
        <w:tc>
          <w:tcPr>
            <w:tcW w:w="1440" w:type="dxa"/>
          </w:tcPr>
          <w:p w14:paraId="2F13E9E8" w14:textId="77777777" w:rsidR="00506979" w:rsidRPr="001C220C" w:rsidRDefault="00C21049" w:rsidP="00F12240">
            <w:pPr>
              <w:pStyle w:val="TableNormal1"/>
              <w:rPr>
                <w:lang w:val="en-US"/>
              </w:rPr>
            </w:pPr>
            <w:r>
              <w:rPr>
                <w:lang w:val="en-US"/>
              </w:rPr>
              <w:t>(not applicable)</w:t>
            </w:r>
          </w:p>
        </w:tc>
        <w:tc>
          <w:tcPr>
            <w:tcW w:w="1297" w:type="dxa"/>
          </w:tcPr>
          <w:p w14:paraId="2A012FF1" w14:textId="77777777" w:rsidR="00506979" w:rsidRPr="001C220C" w:rsidRDefault="00C21049" w:rsidP="00F12240">
            <w:pPr>
              <w:pStyle w:val="TableNormal1"/>
              <w:spacing w:before="40"/>
              <w:rPr>
                <w:lang w:val="en-US"/>
              </w:rPr>
            </w:pPr>
            <w:r>
              <w:rPr>
                <w:lang w:val="en-US"/>
              </w:rPr>
              <w:t>(not applicable)</w:t>
            </w:r>
          </w:p>
        </w:tc>
        <w:tc>
          <w:tcPr>
            <w:tcW w:w="1080" w:type="dxa"/>
          </w:tcPr>
          <w:p w14:paraId="0A98EF0B" w14:textId="77777777" w:rsidR="00506979" w:rsidRPr="001C220C" w:rsidRDefault="00C21049" w:rsidP="00F12240">
            <w:pPr>
              <w:pStyle w:val="TableNormal1"/>
              <w:spacing w:before="40"/>
              <w:rPr>
                <w:lang w:val="en-US"/>
              </w:rPr>
            </w:pPr>
            <w:r>
              <w:rPr>
                <w:lang w:val="en-US"/>
              </w:rPr>
              <w:t>(not applicable)</w:t>
            </w:r>
          </w:p>
        </w:tc>
        <w:tc>
          <w:tcPr>
            <w:tcW w:w="1080" w:type="dxa"/>
          </w:tcPr>
          <w:p w14:paraId="28173F35" w14:textId="77777777" w:rsidR="00506979" w:rsidRPr="001C220C" w:rsidRDefault="00506979" w:rsidP="00F12240">
            <w:pPr>
              <w:pStyle w:val="TableNormal1"/>
              <w:spacing w:before="40"/>
              <w:rPr>
                <w:lang w:val="en-US"/>
              </w:rPr>
            </w:pPr>
            <w:r w:rsidRPr="001C220C">
              <w:rPr>
                <w:lang w:val="en-US"/>
              </w:rPr>
              <w:t>Count</w:t>
            </w:r>
          </w:p>
        </w:tc>
      </w:tr>
    </w:tbl>
    <w:p w14:paraId="780C0CE2" w14:textId="77777777" w:rsidR="007617E4" w:rsidRPr="001C220C" w:rsidRDefault="007617E4" w:rsidP="007617E4">
      <w:pPr>
        <w:pStyle w:val="Heading3"/>
        <w:rPr>
          <w:ins w:id="8578" w:author="Charles Gifford" w:date="2017-03-20T16:14:00Z"/>
        </w:rPr>
      </w:pPr>
      <w:bookmarkStart w:id="8579" w:name="_Toc320176942"/>
      <w:ins w:id="8580" w:author="Charles Gifford" w:date="2017-03-20T16:14:00Z">
        <w:r w:rsidRPr="001C220C">
          <w:t>Material segment specification</w:t>
        </w:r>
      </w:ins>
    </w:p>
    <w:p w14:paraId="01573058" w14:textId="77777777" w:rsidR="007617E4" w:rsidRPr="001C220C" w:rsidRDefault="007617E4" w:rsidP="007617E4">
      <w:pPr>
        <w:pStyle w:val="PARAGRAPH"/>
        <w:rPr>
          <w:ins w:id="8581" w:author="Charles Gifford" w:date="2017-03-20T16:14:00Z"/>
          <w:lang w:val="en-US"/>
        </w:rPr>
      </w:pPr>
      <w:ins w:id="8582" w:author="Charles Gifford" w:date="2017-03-20T16:14:00Z">
        <w:r w:rsidRPr="001C220C">
          <w:rPr>
            <w:lang w:val="en-US"/>
          </w:rPr>
          <w:t xml:space="preserve">Material resources that are required for a </w:t>
        </w:r>
        <w:r w:rsidRPr="000C7AD0">
          <w:rPr>
            <w:i/>
            <w:lang w:val="en-US"/>
          </w:rPr>
          <w:t>process segment</w:t>
        </w:r>
        <w:r w:rsidRPr="001C220C">
          <w:rPr>
            <w:lang w:val="en-US"/>
          </w:rPr>
          <w:t xml:space="preserve"> shall be presented as</w:t>
        </w:r>
        <w:r w:rsidRPr="001C220C">
          <w:rPr>
            <w:i/>
            <w:lang w:val="en-US"/>
          </w:rPr>
          <w:t xml:space="preserve"> </w:t>
        </w:r>
        <w:r w:rsidRPr="000C7AD0">
          <w:rPr>
            <w:i/>
            <w:lang w:val="en-US"/>
          </w:rPr>
          <w:t>material segment specifications</w:t>
        </w:r>
        <w:r w:rsidRPr="001C220C">
          <w:rPr>
            <w:lang w:val="en-US"/>
          </w:rPr>
          <w:t xml:space="preserve">. </w:t>
        </w:r>
      </w:ins>
    </w:p>
    <w:p w14:paraId="08E6455D" w14:textId="630F9A75" w:rsidR="007617E4" w:rsidRPr="001C220C" w:rsidRDefault="00B65983" w:rsidP="007617E4">
      <w:pPr>
        <w:pStyle w:val="PARAGRAPH"/>
        <w:rPr>
          <w:ins w:id="8583" w:author="Charles Gifford" w:date="2017-03-20T16:14:00Z"/>
          <w:lang w:val="en-US"/>
        </w:rPr>
      </w:pPr>
      <w:ins w:id="8584" w:author="Charles Gifford" w:date="2017-03-22T15:35:00Z">
        <w:r>
          <w:rPr>
            <w:lang w:val="en-US"/>
          </w:rPr>
          <w:fldChar w:fldCharType="begin"/>
        </w:r>
        <w:r>
          <w:rPr>
            <w:lang w:val="en-US"/>
          </w:rPr>
          <w:instrText xml:space="preserve"> REF _Ref477960277 \h </w:instrText>
        </w:r>
      </w:ins>
      <w:r>
        <w:rPr>
          <w:lang w:val="en-US"/>
        </w:rPr>
      </w:r>
      <w:r>
        <w:rPr>
          <w:lang w:val="en-US"/>
        </w:rPr>
        <w:fldChar w:fldCharType="separate"/>
      </w:r>
      <w:ins w:id="8585" w:author="Charles Gifford" w:date="2017-03-22T15:35:00Z">
        <w:r>
          <w:t xml:space="preserve">Table </w:t>
        </w:r>
        <w:r>
          <w:rPr>
            <w:noProof/>
          </w:rPr>
          <w:t>86</w:t>
        </w:r>
        <w:r>
          <w:rPr>
            <w:lang w:val="en-US"/>
          </w:rPr>
          <w:fldChar w:fldCharType="end"/>
        </w:r>
        <w:r>
          <w:rPr>
            <w:lang w:val="en-US"/>
          </w:rPr>
          <w:t xml:space="preserve"> </w:t>
        </w:r>
      </w:ins>
      <w:ins w:id="8586" w:author="Charles Gifford" w:date="2017-03-20T16:14:00Z">
        <w:r w:rsidR="007617E4" w:rsidRPr="001C220C">
          <w:rPr>
            <w:lang w:val="en-US"/>
          </w:rPr>
          <w:t xml:space="preserve">defines the </w:t>
        </w:r>
        <w:r w:rsidR="007617E4">
          <w:rPr>
            <w:lang w:val="en-US"/>
          </w:rPr>
          <w:t>relationship roles</w:t>
        </w:r>
        <w:r w:rsidR="007617E4" w:rsidRPr="001C220C">
          <w:rPr>
            <w:lang w:val="en-US"/>
          </w:rPr>
          <w:t xml:space="preserve"> for </w:t>
        </w:r>
        <w:r w:rsidR="007617E4" w:rsidRPr="001C220C">
          <w:rPr>
            <w:i/>
            <w:lang w:val="en-US"/>
          </w:rPr>
          <w:t>material segment specification</w:t>
        </w:r>
        <w:r w:rsidR="007617E4" w:rsidRPr="001C220C">
          <w:rPr>
            <w:lang w:val="en-US"/>
          </w:rPr>
          <w:t xml:space="preserve">. </w:t>
        </w:r>
      </w:ins>
      <w:ins w:id="8587" w:author="Charles Gifford" w:date="2017-03-22T15:36:00Z">
        <w:r>
          <w:rPr>
            <w:lang w:val="en-US"/>
          </w:rPr>
          <w:fldChar w:fldCharType="begin"/>
        </w:r>
        <w:r>
          <w:rPr>
            <w:lang w:val="en-US"/>
          </w:rPr>
          <w:instrText xml:space="preserve"> REF _Ref477960326 \h </w:instrText>
        </w:r>
      </w:ins>
      <w:r>
        <w:rPr>
          <w:lang w:val="en-US"/>
        </w:rPr>
      </w:r>
      <w:r>
        <w:rPr>
          <w:lang w:val="en-US"/>
        </w:rPr>
        <w:fldChar w:fldCharType="separate"/>
      </w:r>
      <w:ins w:id="8588" w:author="Charles Gifford" w:date="2017-03-22T15:36:00Z">
        <w:r>
          <w:t xml:space="preserve">Table </w:t>
        </w:r>
        <w:r>
          <w:rPr>
            <w:noProof/>
          </w:rPr>
          <w:t>87</w:t>
        </w:r>
        <w:r>
          <w:rPr>
            <w:lang w:val="en-US"/>
          </w:rPr>
          <w:fldChar w:fldCharType="end"/>
        </w:r>
        <w:r>
          <w:rPr>
            <w:lang w:val="en-US"/>
          </w:rPr>
          <w:t xml:space="preserve"> </w:t>
        </w:r>
      </w:ins>
      <w:ins w:id="8589" w:author="Charles Gifford" w:date="2017-03-20T16:14:00Z">
        <w:r w:rsidR="007617E4" w:rsidRPr="001C220C">
          <w:rPr>
            <w:lang w:val="en-US"/>
          </w:rPr>
          <w:t xml:space="preserve">defines the attributes for </w:t>
        </w:r>
        <w:r w:rsidR="007617E4">
          <w:rPr>
            <w:lang w:val="en-US"/>
          </w:rPr>
          <w:t xml:space="preserve">the </w:t>
        </w:r>
        <w:r w:rsidR="007617E4">
          <w:rPr>
            <w:i/>
            <w:lang w:val="en-US"/>
          </w:rPr>
          <w:t>material segment specification</w:t>
        </w:r>
        <w:r w:rsidR="007617E4" w:rsidRPr="001C220C">
          <w:rPr>
            <w:lang w:val="en-US"/>
          </w:rPr>
          <w:t xml:space="preserve">. </w:t>
        </w:r>
      </w:ins>
    </w:p>
    <w:p w14:paraId="04FFA667" w14:textId="49FAEE8C" w:rsidR="007617E4" w:rsidRDefault="00B65983" w:rsidP="00E05180">
      <w:pPr>
        <w:pStyle w:val="TABLE-title"/>
        <w:rPr>
          <w:ins w:id="8590" w:author="Charles Gifford" w:date="2017-03-20T16:14:00Z"/>
          <w:lang w:val="en-US"/>
        </w:rPr>
      </w:pPr>
      <w:bookmarkStart w:id="8591" w:name="_Ref477960277"/>
      <w:bookmarkStart w:id="8592" w:name="_Ref449123894"/>
      <w:bookmarkStart w:id="8593" w:name="_Toc478492387"/>
      <w:ins w:id="8594" w:author="Charles Gifford" w:date="2017-03-22T15:35:00Z">
        <w:r>
          <w:t xml:space="preserve">Table </w:t>
        </w:r>
        <w:r>
          <w:fldChar w:fldCharType="begin"/>
        </w:r>
        <w:r>
          <w:instrText xml:space="preserve"> SEQ Table \* ARABIC </w:instrText>
        </w:r>
      </w:ins>
      <w:r>
        <w:fldChar w:fldCharType="separate"/>
      </w:r>
      <w:ins w:id="8595" w:author="Charles Gifford" w:date="2017-03-22T15:35:00Z">
        <w:r>
          <w:rPr>
            <w:noProof/>
          </w:rPr>
          <w:t>86</w:t>
        </w:r>
        <w:r>
          <w:fldChar w:fldCharType="end"/>
        </w:r>
        <w:bookmarkEnd w:id="8591"/>
        <w:r>
          <w:t xml:space="preserve"> </w:t>
        </w:r>
      </w:ins>
      <w:ins w:id="8596" w:author="Charles Gifford" w:date="2017-03-20T16:14:00Z">
        <w:r w:rsidR="007617E4">
          <w:rPr>
            <w:lang w:val="en-US"/>
          </w:rPr>
          <w:t>–</w:t>
        </w:r>
        <w:r w:rsidR="007617E4" w:rsidRPr="001C220C">
          <w:rPr>
            <w:noProof/>
            <w:lang w:val="en-US"/>
          </w:rPr>
          <w:t xml:space="preserve"> </w:t>
        </w:r>
        <w:r w:rsidR="007617E4">
          <w:rPr>
            <w:noProof/>
            <w:lang w:val="en-US"/>
          </w:rPr>
          <w:t>M</w:t>
        </w:r>
        <w:r w:rsidR="007617E4" w:rsidRPr="001C220C">
          <w:rPr>
            <w:noProof/>
            <w:lang w:val="en-US"/>
          </w:rPr>
          <w:t>aterial segment specification</w:t>
        </w:r>
        <w:r w:rsidR="007617E4" w:rsidRPr="00AC2193">
          <w:rPr>
            <w:lang w:val="en-US"/>
          </w:rPr>
          <w:t xml:space="preserve"> </w:t>
        </w:r>
        <w:r w:rsidR="007617E4">
          <w:rPr>
            <w:lang w:val="en-US"/>
          </w:rPr>
          <w:t>relationship roles</w:t>
        </w:r>
        <w:bookmarkEnd w:id="8592"/>
        <w:bookmarkEnd w:id="8593"/>
      </w:ins>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7617E4" w:rsidRPr="009432BC" w14:paraId="3F689F89" w14:textId="77777777" w:rsidTr="0020423E">
        <w:trPr>
          <w:trHeight w:val="197"/>
          <w:tblHeader/>
          <w:ins w:id="8597" w:author="Charles Gifford" w:date="2017-03-20T16:14:00Z"/>
        </w:trPr>
        <w:tc>
          <w:tcPr>
            <w:tcW w:w="2155" w:type="dxa"/>
            <w:shd w:val="clear" w:color="auto" w:fill="auto"/>
          </w:tcPr>
          <w:p w14:paraId="5E9F8370" w14:textId="77777777" w:rsidR="007617E4" w:rsidRPr="009432BC" w:rsidRDefault="007617E4" w:rsidP="0020423E">
            <w:pPr>
              <w:pStyle w:val="TABLE-col-heading"/>
              <w:rPr>
                <w:ins w:id="8598" w:author="Charles Gifford" w:date="2017-03-20T16:14:00Z"/>
              </w:rPr>
            </w:pPr>
            <w:ins w:id="8599" w:author="Charles Gifford" w:date="2017-03-20T16:14:00Z">
              <w:r w:rsidRPr="009432BC">
                <w:t>Related Object</w:t>
              </w:r>
            </w:ins>
          </w:p>
        </w:tc>
        <w:tc>
          <w:tcPr>
            <w:tcW w:w="2070" w:type="dxa"/>
            <w:shd w:val="clear" w:color="auto" w:fill="auto"/>
          </w:tcPr>
          <w:p w14:paraId="288242DB" w14:textId="77777777" w:rsidR="007617E4" w:rsidRPr="009432BC" w:rsidRDefault="007617E4" w:rsidP="0020423E">
            <w:pPr>
              <w:pStyle w:val="TABLE-col-heading"/>
              <w:rPr>
                <w:ins w:id="8600" w:author="Charles Gifford" w:date="2017-03-20T16:14:00Z"/>
              </w:rPr>
            </w:pPr>
            <w:ins w:id="8601" w:author="Charles Gifford" w:date="2017-03-20T16:14:00Z">
              <w:r w:rsidRPr="009432BC">
                <w:t>Role</w:t>
              </w:r>
            </w:ins>
          </w:p>
        </w:tc>
        <w:tc>
          <w:tcPr>
            <w:tcW w:w="1080" w:type="dxa"/>
            <w:shd w:val="clear" w:color="auto" w:fill="auto"/>
          </w:tcPr>
          <w:p w14:paraId="284BA194" w14:textId="77777777" w:rsidR="007617E4" w:rsidRPr="009432BC" w:rsidRDefault="007617E4" w:rsidP="0020423E">
            <w:pPr>
              <w:pStyle w:val="TABLE-col-heading"/>
              <w:rPr>
                <w:ins w:id="8602" w:author="Charles Gifford" w:date="2017-03-20T16:14:00Z"/>
              </w:rPr>
            </w:pPr>
            <w:ins w:id="8603" w:author="Charles Gifford" w:date="2017-03-20T16:14:00Z">
              <w:r w:rsidRPr="009432BC">
                <w:t>Multiplicity</w:t>
              </w:r>
            </w:ins>
          </w:p>
        </w:tc>
        <w:tc>
          <w:tcPr>
            <w:tcW w:w="3780" w:type="dxa"/>
            <w:shd w:val="clear" w:color="auto" w:fill="auto"/>
          </w:tcPr>
          <w:p w14:paraId="78827252" w14:textId="77777777" w:rsidR="007617E4" w:rsidRPr="009432BC" w:rsidRDefault="007617E4" w:rsidP="0020423E">
            <w:pPr>
              <w:pStyle w:val="TABLE-col-heading"/>
              <w:rPr>
                <w:ins w:id="8604" w:author="Charles Gifford" w:date="2017-03-20T16:14:00Z"/>
              </w:rPr>
            </w:pPr>
            <w:ins w:id="8605" w:author="Charles Gifford" w:date="2017-03-20T16:14:00Z">
              <w:r w:rsidRPr="009432BC">
                <w:t>Description</w:t>
              </w:r>
            </w:ins>
          </w:p>
        </w:tc>
      </w:tr>
      <w:tr w:rsidR="007617E4" w:rsidRPr="009432BC" w14:paraId="2251746F" w14:textId="77777777" w:rsidTr="0020423E">
        <w:trPr>
          <w:trHeight w:val="332"/>
          <w:ins w:id="8606" w:author="Charles Gifford" w:date="2017-03-20T16:14:00Z"/>
        </w:trPr>
        <w:tc>
          <w:tcPr>
            <w:tcW w:w="2155" w:type="dxa"/>
          </w:tcPr>
          <w:p w14:paraId="2BBD2C67" w14:textId="77777777" w:rsidR="007617E4" w:rsidRPr="009432BC" w:rsidRDefault="007617E4" w:rsidP="0020423E">
            <w:pPr>
              <w:pStyle w:val="TABLE-cell"/>
              <w:rPr>
                <w:ins w:id="8607" w:author="Charles Gifford" w:date="2017-03-20T16:14:00Z"/>
              </w:rPr>
            </w:pPr>
            <w:ins w:id="8608" w:author="Charles Gifford" w:date="2017-03-20T16:14:00Z">
              <w:r w:rsidRPr="0030452A">
                <w:t>Process segment</w:t>
              </w:r>
            </w:ins>
          </w:p>
        </w:tc>
        <w:tc>
          <w:tcPr>
            <w:tcW w:w="2070" w:type="dxa"/>
          </w:tcPr>
          <w:p w14:paraId="135D38E6" w14:textId="77777777" w:rsidR="007617E4" w:rsidRPr="009432BC" w:rsidRDefault="007617E4" w:rsidP="0020423E">
            <w:pPr>
              <w:pStyle w:val="TABLE-cell"/>
              <w:rPr>
                <w:ins w:id="8609" w:author="Charles Gifford" w:date="2017-03-20T16:14:00Z"/>
              </w:rPr>
            </w:pPr>
            <w:ins w:id="8610" w:author="Charles Gifford" w:date="2017-03-20T16:14:00Z">
              <w:r>
                <w:t>NA</w:t>
              </w:r>
            </w:ins>
          </w:p>
        </w:tc>
        <w:tc>
          <w:tcPr>
            <w:tcW w:w="1080" w:type="dxa"/>
          </w:tcPr>
          <w:p w14:paraId="7A5C7BFC" w14:textId="77777777" w:rsidR="007617E4" w:rsidRPr="009432BC" w:rsidRDefault="007617E4" w:rsidP="0020423E">
            <w:pPr>
              <w:pStyle w:val="TABLE-cell"/>
              <w:rPr>
                <w:ins w:id="8611" w:author="Charles Gifford" w:date="2017-03-20T16:14:00Z"/>
              </w:rPr>
            </w:pPr>
            <w:ins w:id="8612" w:author="Charles Gifford" w:date="2017-03-20T16:14:00Z">
              <w:r w:rsidRPr="0030452A">
                <w:t>1</w:t>
              </w:r>
            </w:ins>
          </w:p>
        </w:tc>
        <w:tc>
          <w:tcPr>
            <w:tcW w:w="3780" w:type="dxa"/>
          </w:tcPr>
          <w:p w14:paraId="490D67BC" w14:textId="77777777" w:rsidR="007617E4" w:rsidRPr="009432BC" w:rsidRDefault="007617E4" w:rsidP="0020423E">
            <w:pPr>
              <w:pStyle w:val="TABLE-cell"/>
              <w:rPr>
                <w:ins w:id="8613" w:author="Charles Gifford" w:date="2017-03-20T16:14:00Z"/>
              </w:rPr>
            </w:pPr>
            <w:ins w:id="8614" w:author="Charles Gifford" w:date="2017-03-20T16:14:00Z">
              <w:r w:rsidRPr="0030452A">
                <w:t xml:space="preserve">The </w:t>
              </w:r>
              <w:r w:rsidRPr="0030452A">
                <w:rPr>
                  <w:i/>
                </w:rPr>
                <w:t>process segment</w:t>
              </w:r>
              <w:r w:rsidRPr="0030452A">
                <w:t xml:space="preserve"> defined in part by this </w:t>
              </w:r>
              <w:r>
                <w:rPr>
                  <w:i/>
                </w:rPr>
                <w:t>material</w:t>
              </w:r>
              <w:r w:rsidRPr="00446A1E">
                <w:rPr>
                  <w:i/>
                </w:rPr>
                <w:t xml:space="preserve"> </w:t>
              </w:r>
              <w:r w:rsidRPr="0030452A">
                <w:rPr>
                  <w:i/>
                </w:rPr>
                <w:t>segment</w:t>
              </w:r>
              <w:r w:rsidRPr="0030452A">
                <w:t xml:space="preserve"> </w:t>
              </w:r>
              <w:r w:rsidRPr="0030452A">
                <w:rPr>
                  <w:i/>
                </w:rPr>
                <w:t>specification</w:t>
              </w:r>
              <w:r w:rsidRPr="0030452A">
                <w:t>.</w:t>
              </w:r>
            </w:ins>
          </w:p>
        </w:tc>
      </w:tr>
      <w:tr w:rsidR="007617E4" w:rsidRPr="009432BC" w14:paraId="2C34E64B" w14:textId="77777777" w:rsidTr="0020423E">
        <w:trPr>
          <w:trHeight w:val="494"/>
          <w:ins w:id="8615" w:author="Charles Gifford" w:date="2017-03-20T16:14:00Z"/>
        </w:trPr>
        <w:tc>
          <w:tcPr>
            <w:tcW w:w="2155" w:type="dxa"/>
          </w:tcPr>
          <w:p w14:paraId="29EC97B3" w14:textId="77777777" w:rsidR="007617E4" w:rsidRPr="009432BC" w:rsidRDefault="007617E4" w:rsidP="0020423E">
            <w:pPr>
              <w:pStyle w:val="TABLE-cell"/>
              <w:rPr>
                <w:ins w:id="8616" w:author="Charles Gifford" w:date="2017-03-20T16:14:00Z"/>
              </w:rPr>
            </w:pPr>
            <w:ins w:id="8617" w:author="Charles Gifford" w:date="2017-03-20T16:14:00Z">
              <w:r>
                <w:t>Material</w:t>
              </w:r>
              <w:r w:rsidRPr="0030452A">
                <w:t xml:space="preserve"> segment specification property</w:t>
              </w:r>
            </w:ins>
          </w:p>
        </w:tc>
        <w:tc>
          <w:tcPr>
            <w:tcW w:w="2070" w:type="dxa"/>
          </w:tcPr>
          <w:p w14:paraId="74846B8A" w14:textId="77777777" w:rsidR="007617E4" w:rsidRPr="009432BC" w:rsidRDefault="007617E4" w:rsidP="0020423E">
            <w:pPr>
              <w:pStyle w:val="TABLE-cell"/>
              <w:rPr>
                <w:ins w:id="8618" w:author="Charles Gifford" w:date="2017-03-20T16:14:00Z"/>
              </w:rPr>
            </w:pPr>
            <w:ins w:id="8619" w:author="Charles Gifford" w:date="2017-03-20T16:14:00Z">
              <w:r>
                <w:t>Material</w:t>
              </w:r>
              <w:r w:rsidRPr="0030452A">
                <w:t xml:space="preserve"> segment specification property</w:t>
              </w:r>
            </w:ins>
          </w:p>
        </w:tc>
        <w:tc>
          <w:tcPr>
            <w:tcW w:w="1080" w:type="dxa"/>
          </w:tcPr>
          <w:p w14:paraId="171E9235" w14:textId="77777777" w:rsidR="007617E4" w:rsidRPr="009432BC" w:rsidRDefault="007617E4" w:rsidP="0020423E">
            <w:pPr>
              <w:pStyle w:val="TABLE-cell"/>
              <w:rPr>
                <w:ins w:id="8620" w:author="Charles Gifford" w:date="2017-03-20T16:14:00Z"/>
              </w:rPr>
            </w:pPr>
            <w:ins w:id="8621" w:author="Charles Gifford" w:date="2017-03-20T16:14:00Z">
              <w:r w:rsidRPr="0030452A">
                <w:t>0..*</w:t>
              </w:r>
            </w:ins>
          </w:p>
        </w:tc>
        <w:tc>
          <w:tcPr>
            <w:tcW w:w="3780" w:type="dxa"/>
          </w:tcPr>
          <w:p w14:paraId="0ADBC583" w14:textId="77777777" w:rsidR="007617E4" w:rsidRPr="009432BC" w:rsidRDefault="007617E4" w:rsidP="0020423E">
            <w:pPr>
              <w:pStyle w:val="TABLE-cell"/>
              <w:rPr>
                <w:ins w:id="8622" w:author="Charles Gifford" w:date="2017-03-20T16:14:00Z"/>
              </w:rPr>
            </w:pPr>
            <w:ins w:id="8623" w:author="Charles Gifford" w:date="2017-03-20T16:14:00Z">
              <w:r w:rsidRPr="0030452A">
                <w:t xml:space="preserve">The </w:t>
              </w:r>
              <w:r>
                <w:rPr>
                  <w:i/>
                </w:rPr>
                <w:t>material</w:t>
              </w:r>
              <w:r w:rsidRPr="0030452A">
                <w:rPr>
                  <w:i/>
                </w:rPr>
                <w:t xml:space="preserve"> segment specification property(s)</w:t>
              </w:r>
              <w:r w:rsidRPr="0030452A">
                <w:t xml:space="preserve"> of this </w:t>
              </w:r>
              <w:r>
                <w:rPr>
                  <w:i/>
                </w:rPr>
                <w:t>material</w:t>
              </w:r>
              <w:r w:rsidRPr="00446A1E">
                <w:rPr>
                  <w:i/>
                </w:rPr>
                <w:t xml:space="preserve"> </w:t>
              </w:r>
              <w:r w:rsidRPr="0030452A">
                <w:rPr>
                  <w:i/>
                </w:rPr>
                <w:t>segment specification</w:t>
              </w:r>
              <w:r w:rsidRPr="0030452A">
                <w:t>.</w:t>
              </w:r>
            </w:ins>
          </w:p>
        </w:tc>
      </w:tr>
      <w:tr w:rsidR="007617E4" w:rsidRPr="009432BC" w14:paraId="2D0A379D" w14:textId="77777777" w:rsidTr="0020423E">
        <w:trPr>
          <w:trHeight w:val="494"/>
          <w:ins w:id="8624" w:author="Charles Gifford" w:date="2017-03-20T16:14:00Z"/>
        </w:trPr>
        <w:tc>
          <w:tcPr>
            <w:tcW w:w="2155" w:type="dxa"/>
          </w:tcPr>
          <w:p w14:paraId="04738B77" w14:textId="77777777" w:rsidR="007617E4" w:rsidRDefault="007617E4" w:rsidP="0020423E">
            <w:pPr>
              <w:pStyle w:val="TABLE-cell"/>
              <w:rPr>
                <w:ins w:id="8625" w:author="Charles Gifford" w:date="2017-03-20T16:14:00Z"/>
              </w:rPr>
            </w:pPr>
            <w:ins w:id="8626" w:author="Charles Gifford" w:date="2017-03-20T16:14:00Z">
              <w:r w:rsidRPr="00046ACA">
                <w:rPr>
                  <w:lang w:val="en-US"/>
                </w:rPr>
                <w:t xml:space="preserve">Material </w:t>
              </w:r>
              <w:r w:rsidRPr="00F53D54">
                <w:rPr>
                  <w:lang w:val="en-US"/>
                </w:rPr>
                <w:t>s</w:t>
              </w:r>
              <w:r w:rsidRPr="00791B2D">
                <w:rPr>
                  <w:lang w:val="en-US"/>
                </w:rPr>
                <w:t>egment</w:t>
              </w:r>
              <w:r w:rsidRPr="00C37925">
                <w:rPr>
                  <w:lang w:val="en-US"/>
                </w:rPr>
                <w:t xml:space="preserve"> s</w:t>
              </w:r>
              <w:r w:rsidRPr="00EC04C3">
                <w:rPr>
                  <w:lang w:val="en-US"/>
                </w:rPr>
                <w:t>pecification</w:t>
              </w:r>
            </w:ins>
          </w:p>
        </w:tc>
        <w:tc>
          <w:tcPr>
            <w:tcW w:w="2070" w:type="dxa"/>
            <w:shd w:val="clear" w:color="auto" w:fill="auto"/>
          </w:tcPr>
          <w:p w14:paraId="5FB9FAE4" w14:textId="77777777" w:rsidR="007617E4" w:rsidRDefault="007617E4" w:rsidP="0020423E">
            <w:pPr>
              <w:pStyle w:val="TABLE-cell"/>
              <w:rPr>
                <w:ins w:id="8627" w:author="Charles Gifford" w:date="2017-03-20T16:14:00Z"/>
              </w:rPr>
            </w:pPr>
            <w:ins w:id="8628" w:author="Charles Gifford" w:date="2017-03-20T16:14:00Z">
              <w:r w:rsidRPr="00046ACA">
                <w:t xml:space="preserve">Material </w:t>
              </w:r>
              <w:r>
                <w:t>segment specification child</w:t>
              </w:r>
            </w:ins>
          </w:p>
        </w:tc>
        <w:tc>
          <w:tcPr>
            <w:tcW w:w="1080" w:type="dxa"/>
            <w:shd w:val="clear" w:color="auto" w:fill="auto"/>
          </w:tcPr>
          <w:p w14:paraId="7CDAF289" w14:textId="77777777" w:rsidR="007617E4" w:rsidRPr="0030452A" w:rsidRDefault="007617E4" w:rsidP="0020423E">
            <w:pPr>
              <w:pStyle w:val="TABLE-cell"/>
              <w:rPr>
                <w:ins w:id="8629" w:author="Charles Gifford" w:date="2017-03-20T16:14:00Z"/>
              </w:rPr>
            </w:pPr>
            <w:ins w:id="8630" w:author="Charles Gifford" w:date="2017-03-20T16:14:00Z">
              <w:r w:rsidRPr="00F53D54">
                <w:rPr>
                  <w:lang w:val="en-US"/>
                </w:rPr>
                <w:t>0..*</w:t>
              </w:r>
            </w:ins>
          </w:p>
        </w:tc>
        <w:tc>
          <w:tcPr>
            <w:tcW w:w="3780" w:type="dxa"/>
          </w:tcPr>
          <w:p w14:paraId="76977FAE" w14:textId="77777777" w:rsidR="007617E4" w:rsidRPr="0030452A" w:rsidRDefault="007617E4" w:rsidP="0020423E">
            <w:pPr>
              <w:pStyle w:val="TABLE-cell"/>
              <w:rPr>
                <w:ins w:id="8631" w:author="Charles Gifford" w:date="2017-03-20T16:14:00Z"/>
              </w:rPr>
            </w:pPr>
            <w:ins w:id="8632" w:author="Charles Gifford" w:date="2017-03-20T16:14:00Z">
              <w:r w:rsidRPr="001A70AB">
                <w:rPr>
                  <w:szCs w:val="20"/>
                  <w:lang w:val="en-US"/>
                </w:rPr>
                <w:t>The related object(s)</w:t>
              </w:r>
              <w:r w:rsidRPr="00BD7B1C">
                <w:rPr>
                  <w:szCs w:val="20"/>
                  <w:lang w:val="en-US"/>
                </w:rPr>
                <w:t xml:space="preserve"> makes up part of this </w:t>
              </w:r>
              <w:r>
                <w:rPr>
                  <w:i/>
                  <w:szCs w:val="20"/>
                  <w:lang w:val="en-US"/>
                </w:rPr>
                <w:t>material</w:t>
              </w:r>
              <w:r w:rsidRPr="00046ACA">
                <w:rPr>
                  <w:lang w:val="en-US"/>
                </w:rPr>
                <w:t xml:space="preserve"> </w:t>
              </w:r>
              <w:r w:rsidRPr="001A727E">
                <w:rPr>
                  <w:i/>
                  <w:lang w:val="en-US"/>
                </w:rPr>
                <w:t xml:space="preserve">segment specification </w:t>
              </w:r>
              <w:r w:rsidRPr="00BD7B1C">
                <w:rPr>
                  <w:szCs w:val="20"/>
                  <w:lang w:val="en-US"/>
                </w:rPr>
                <w:t>as the whole.</w:t>
              </w:r>
            </w:ins>
          </w:p>
        </w:tc>
      </w:tr>
      <w:tr w:rsidR="007617E4" w:rsidRPr="009432BC" w14:paraId="5F6406CA" w14:textId="77777777" w:rsidTr="0020423E">
        <w:trPr>
          <w:trHeight w:val="494"/>
          <w:ins w:id="8633" w:author="Charles Gifford" w:date="2017-03-20T16:14:00Z"/>
        </w:trPr>
        <w:tc>
          <w:tcPr>
            <w:tcW w:w="2155" w:type="dxa"/>
            <w:shd w:val="clear" w:color="auto" w:fill="auto"/>
          </w:tcPr>
          <w:p w14:paraId="7C04502F" w14:textId="77777777" w:rsidR="007617E4" w:rsidRPr="0030452A" w:rsidRDefault="007617E4" w:rsidP="0020423E">
            <w:pPr>
              <w:pStyle w:val="TABLE-cell"/>
              <w:rPr>
                <w:ins w:id="8634" w:author="Charles Gifford" w:date="2017-03-20T16:14:00Z"/>
              </w:rPr>
            </w:pPr>
            <w:ins w:id="8635" w:author="Charles Gifford" w:date="2017-03-20T16:14:00Z">
              <w:r>
                <w:t>Material</w:t>
              </w:r>
              <w:r w:rsidRPr="00BA207E">
                <w:t xml:space="preserve"> class</w:t>
              </w:r>
            </w:ins>
          </w:p>
        </w:tc>
        <w:tc>
          <w:tcPr>
            <w:tcW w:w="2070" w:type="dxa"/>
            <w:shd w:val="clear" w:color="auto" w:fill="auto"/>
          </w:tcPr>
          <w:p w14:paraId="4C850639" w14:textId="77777777" w:rsidR="007617E4" w:rsidRPr="0030452A" w:rsidRDefault="007617E4" w:rsidP="0020423E">
            <w:pPr>
              <w:pStyle w:val="TABLE-cell"/>
              <w:rPr>
                <w:ins w:id="8636" w:author="Charles Gifford" w:date="2017-03-20T16:14:00Z"/>
              </w:rPr>
            </w:pPr>
            <w:ins w:id="8637" w:author="Charles Gifford" w:date="2017-03-20T16:14:00Z">
              <w:r>
                <w:t>Material</w:t>
              </w:r>
              <w:r w:rsidRPr="00446A1E">
                <w:t xml:space="preserve"> </w:t>
              </w:r>
              <w:r w:rsidRPr="00BA207E">
                <w:t>class</w:t>
              </w:r>
            </w:ins>
          </w:p>
        </w:tc>
        <w:tc>
          <w:tcPr>
            <w:tcW w:w="1080" w:type="dxa"/>
          </w:tcPr>
          <w:p w14:paraId="264C88F5" w14:textId="77777777" w:rsidR="007617E4" w:rsidRPr="0030452A" w:rsidRDefault="007617E4" w:rsidP="0020423E">
            <w:pPr>
              <w:pStyle w:val="TABLE-cell"/>
              <w:rPr>
                <w:ins w:id="8638" w:author="Charles Gifford" w:date="2017-03-20T16:14:00Z"/>
              </w:rPr>
            </w:pPr>
            <w:ins w:id="8639" w:author="Charles Gifford" w:date="2017-03-20T16:14:00Z">
              <w:r w:rsidRPr="0030452A">
                <w:t>0..*</w:t>
              </w:r>
            </w:ins>
          </w:p>
        </w:tc>
        <w:tc>
          <w:tcPr>
            <w:tcW w:w="3780" w:type="dxa"/>
          </w:tcPr>
          <w:p w14:paraId="612EE715" w14:textId="77777777" w:rsidR="007617E4" w:rsidRPr="0030452A" w:rsidRDefault="007617E4" w:rsidP="0020423E">
            <w:pPr>
              <w:pStyle w:val="TABLE-cell"/>
              <w:rPr>
                <w:ins w:id="8640" w:author="Charles Gifford" w:date="2017-03-20T16:14:00Z"/>
              </w:rPr>
            </w:pPr>
            <w:ins w:id="8641" w:author="Charles Gifford" w:date="2017-03-20T16:14:00Z">
              <w:r>
                <w:t>A cross-model association to</w:t>
              </w:r>
              <w:r w:rsidRPr="00FD719C">
                <w:t xml:space="preserve"> element in the </w:t>
              </w:r>
              <w:r>
                <w:t>material</w:t>
              </w:r>
              <w:r w:rsidRPr="00446A1E">
                <w:t xml:space="preserve"> </w:t>
              </w:r>
              <w:r w:rsidRPr="00FD719C">
                <w:t>model</w:t>
              </w:r>
              <w:r>
                <w:t xml:space="preserve"> as explained in clause 4.6.4</w:t>
              </w:r>
              <w:r w:rsidRPr="00FD719C">
                <w:t>.</w:t>
              </w:r>
            </w:ins>
          </w:p>
        </w:tc>
      </w:tr>
      <w:tr w:rsidR="007617E4" w:rsidRPr="009432BC" w14:paraId="499AF0BC" w14:textId="77777777" w:rsidTr="0020423E">
        <w:trPr>
          <w:trHeight w:val="440"/>
          <w:ins w:id="8642" w:author="Charles Gifford" w:date="2017-03-20T16:14:00Z"/>
        </w:trPr>
        <w:tc>
          <w:tcPr>
            <w:tcW w:w="2155" w:type="dxa"/>
            <w:shd w:val="clear" w:color="auto" w:fill="auto"/>
          </w:tcPr>
          <w:p w14:paraId="1B655E62" w14:textId="77777777" w:rsidR="007617E4" w:rsidRPr="009432BC" w:rsidRDefault="007617E4" w:rsidP="0020423E">
            <w:pPr>
              <w:pStyle w:val="TABLE-cell"/>
              <w:rPr>
                <w:ins w:id="8643" w:author="Charles Gifford" w:date="2017-03-20T16:14:00Z"/>
              </w:rPr>
            </w:pPr>
            <w:ins w:id="8644" w:author="Charles Gifford" w:date="2017-03-20T16:14:00Z">
              <w:r>
                <w:t>Material</w:t>
              </w:r>
            </w:ins>
          </w:p>
        </w:tc>
        <w:tc>
          <w:tcPr>
            <w:tcW w:w="2070" w:type="dxa"/>
            <w:shd w:val="clear" w:color="auto" w:fill="auto"/>
          </w:tcPr>
          <w:p w14:paraId="1AE297C4" w14:textId="77777777" w:rsidR="007617E4" w:rsidRPr="009432BC" w:rsidRDefault="007617E4" w:rsidP="0020423E">
            <w:pPr>
              <w:pStyle w:val="TABLE-cell"/>
              <w:rPr>
                <w:ins w:id="8645" w:author="Charles Gifford" w:date="2017-03-20T16:14:00Z"/>
              </w:rPr>
            </w:pPr>
            <w:ins w:id="8646" w:author="Charles Gifford" w:date="2017-03-20T16:14:00Z">
              <w:r>
                <w:t>Material</w:t>
              </w:r>
            </w:ins>
          </w:p>
        </w:tc>
        <w:tc>
          <w:tcPr>
            <w:tcW w:w="1080" w:type="dxa"/>
          </w:tcPr>
          <w:p w14:paraId="01E4FC98" w14:textId="77777777" w:rsidR="007617E4" w:rsidRPr="009432BC" w:rsidRDefault="007617E4" w:rsidP="0020423E">
            <w:pPr>
              <w:pStyle w:val="TABLE-cell"/>
              <w:rPr>
                <w:ins w:id="8647" w:author="Charles Gifford" w:date="2017-03-20T16:14:00Z"/>
              </w:rPr>
            </w:pPr>
            <w:ins w:id="8648" w:author="Charles Gifford" w:date="2017-03-20T16:14:00Z">
              <w:r w:rsidRPr="0030452A">
                <w:t>0..*</w:t>
              </w:r>
            </w:ins>
          </w:p>
        </w:tc>
        <w:tc>
          <w:tcPr>
            <w:tcW w:w="3780" w:type="dxa"/>
            <w:shd w:val="clear" w:color="auto" w:fill="auto"/>
          </w:tcPr>
          <w:p w14:paraId="48BB0426" w14:textId="77777777" w:rsidR="007617E4" w:rsidRPr="009432BC" w:rsidRDefault="007617E4" w:rsidP="0020423E">
            <w:pPr>
              <w:pStyle w:val="TABLE-cell"/>
              <w:rPr>
                <w:ins w:id="8649" w:author="Charles Gifford" w:date="2017-03-20T16:14:00Z"/>
              </w:rPr>
            </w:pPr>
            <w:ins w:id="8650" w:author="Charles Gifford" w:date="2017-03-20T16:14:00Z">
              <w:r w:rsidRPr="002C3CDB">
                <w:t xml:space="preserve">A cross-model association to element in the </w:t>
              </w:r>
              <w:r>
                <w:t>material</w:t>
              </w:r>
              <w:r w:rsidRPr="00446A1E">
                <w:t xml:space="preserve"> </w:t>
              </w:r>
              <w:r w:rsidRPr="002C3CDB">
                <w:t>model as explained in clause 4.6.4.</w:t>
              </w:r>
            </w:ins>
          </w:p>
        </w:tc>
      </w:tr>
    </w:tbl>
    <w:p w14:paraId="58123F5A" w14:textId="382C989E" w:rsidR="007617E4" w:rsidRPr="001C220C" w:rsidRDefault="00B65983" w:rsidP="00E05180">
      <w:pPr>
        <w:pStyle w:val="TABLE-title"/>
        <w:rPr>
          <w:ins w:id="8651" w:author="Charles Gifford" w:date="2017-03-20T16:14:00Z"/>
          <w:noProof/>
          <w:lang w:val="en-US"/>
        </w:rPr>
      </w:pPr>
      <w:bookmarkStart w:id="8652" w:name="_Ref477960326"/>
      <w:bookmarkStart w:id="8653" w:name="_Toc478492388"/>
      <w:ins w:id="8654" w:author="Charles Gifford" w:date="2017-03-22T15:35:00Z">
        <w:r>
          <w:t xml:space="preserve">Table </w:t>
        </w:r>
        <w:r>
          <w:fldChar w:fldCharType="begin"/>
        </w:r>
        <w:r>
          <w:instrText xml:space="preserve"> SEQ Table \* ARABIC </w:instrText>
        </w:r>
      </w:ins>
      <w:r>
        <w:fldChar w:fldCharType="separate"/>
      </w:r>
      <w:ins w:id="8655" w:author="Charles Gifford" w:date="2017-03-22T15:35:00Z">
        <w:r>
          <w:rPr>
            <w:noProof/>
          </w:rPr>
          <w:t>87</w:t>
        </w:r>
        <w:r>
          <w:fldChar w:fldCharType="end"/>
        </w:r>
        <w:bookmarkEnd w:id="8652"/>
        <w:r>
          <w:t xml:space="preserve"> </w:t>
        </w:r>
      </w:ins>
      <w:ins w:id="8656" w:author="Charles Gifford" w:date="2017-03-20T16:14:00Z">
        <w:r w:rsidR="007617E4">
          <w:rPr>
            <w:lang w:val="en-US"/>
          </w:rPr>
          <w:t>–</w:t>
        </w:r>
        <w:r w:rsidR="007617E4" w:rsidRPr="001C220C">
          <w:rPr>
            <w:noProof/>
            <w:lang w:val="en-US"/>
          </w:rPr>
          <w:t xml:space="preserve"> </w:t>
        </w:r>
        <w:r w:rsidR="007617E4">
          <w:rPr>
            <w:noProof/>
            <w:lang w:val="en-US"/>
          </w:rPr>
          <w:t>M</w:t>
        </w:r>
        <w:r w:rsidR="007617E4" w:rsidRPr="001C220C">
          <w:rPr>
            <w:noProof/>
            <w:lang w:val="en-US"/>
          </w:rPr>
          <w:t>aterial segment specification</w:t>
        </w:r>
        <w:r w:rsidR="007617E4" w:rsidRPr="00AC2193">
          <w:rPr>
            <w:lang w:val="en-US"/>
          </w:rPr>
          <w:t xml:space="preserve"> </w:t>
        </w:r>
        <w:r w:rsidR="007617E4">
          <w:rPr>
            <w:lang w:val="en-US"/>
          </w:rPr>
          <w:t>attributes</w:t>
        </w:r>
        <w:bookmarkEnd w:id="8653"/>
      </w:ins>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238"/>
        <w:gridCol w:w="1350"/>
        <w:gridCol w:w="1080"/>
        <w:gridCol w:w="1229"/>
      </w:tblGrid>
      <w:tr w:rsidR="007617E4" w:rsidRPr="001C220C" w14:paraId="7277D105" w14:textId="77777777" w:rsidTr="0020423E">
        <w:trPr>
          <w:cantSplit/>
          <w:tblHeader/>
          <w:jc w:val="center"/>
          <w:ins w:id="8657" w:author="Charles Gifford" w:date="2017-03-20T16:14:00Z"/>
        </w:trPr>
        <w:tc>
          <w:tcPr>
            <w:tcW w:w="1269" w:type="dxa"/>
          </w:tcPr>
          <w:p w14:paraId="4F153E7B" w14:textId="77777777" w:rsidR="007617E4" w:rsidRPr="001C220C" w:rsidRDefault="007617E4" w:rsidP="0020423E">
            <w:pPr>
              <w:pStyle w:val="NormalTableHeader"/>
              <w:keepNext w:val="0"/>
              <w:keepLines w:val="0"/>
              <w:spacing w:before="40"/>
              <w:rPr>
                <w:ins w:id="8658" w:author="Charles Gifford" w:date="2017-03-20T16:14:00Z"/>
                <w:lang w:val="en-US"/>
              </w:rPr>
            </w:pPr>
            <w:ins w:id="8659" w:author="Charles Gifford" w:date="2017-03-20T16:14:00Z">
              <w:r w:rsidRPr="001C220C">
                <w:rPr>
                  <w:lang w:val="en-US"/>
                </w:rPr>
                <w:t xml:space="preserve">Attribute </w:t>
              </w:r>
              <w:r>
                <w:rPr>
                  <w:lang w:val="en-US"/>
                </w:rPr>
                <w:t>n</w:t>
              </w:r>
              <w:r w:rsidRPr="001C220C">
                <w:rPr>
                  <w:lang w:val="en-US"/>
                </w:rPr>
                <w:t>ame</w:t>
              </w:r>
            </w:ins>
          </w:p>
        </w:tc>
        <w:tc>
          <w:tcPr>
            <w:tcW w:w="2880" w:type="dxa"/>
          </w:tcPr>
          <w:p w14:paraId="7D0AC5E7" w14:textId="77777777" w:rsidR="007617E4" w:rsidRPr="001C220C" w:rsidRDefault="007617E4" w:rsidP="0020423E">
            <w:pPr>
              <w:pStyle w:val="NormalTableHeader"/>
              <w:keepNext w:val="0"/>
              <w:keepLines w:val="0"/>
              <w:spacing w:before="40"/>
              <w:rPr>
                <w:ins w:id="8660" w:author="Charles Gifford" w:date="2017-03-20T16:14:00Z"/>
                <w:lang w:val="en-US"/>
              </w:rPr>
            </w:pPr>
            <w:ins w:id="8661" w:author="Charles Gifford" w:date="2017-03-20T16:14:00Z">
              <w:r w:rsidRPr="001C220C">
                <w:rPr>
                  <w:lang w:val="en-US"/>
                </w:rPr>
                <w:t>Description</w:t>
              </w:r>
            </w:ins>
          </w:p>
        </w:tc>
        <w:tc>
          <w:tcPr>
            <w:tcW w:w="1238" w:type="dxa"/>
          </w:tcPr>
          <w:p w14:paraId="21572B3A" w14:textId="77777777" w:rsidR="007617E4" w:rsidRPr="001C220C" w:rsidRDefault="007617E4" w:rsidP="0020423E">
            <w:pPr>
              <w:pStyle w:val="NormalTableHeader"/>
              <w:keepNext w:val="0"/>
              <w:keepLines w:val="0"/>
              <w:spacing w:before="40"/>
              <w:rPr>
                <w:ins w:id="8662" w:author="Charles Gifford" w:date="2017-03-20T16:14:00Z"/>
                <w:lang w:val="en-US"/>
              </w:rPr>
            </w:pPr>
            <w:ins w:id="8663" w:author="Charles Gifford" w:date="2017-03-20T16:14:00Z">
              <w:r>
                <w:rPr>
                  <w:lang w:val="en-US"/>
                </w:rPr>
                <w:t>Production example</w:t>
              </w:r>
              <w:r w:rsidRPr="001C220C">
                <w:rPr>
                  <w:lang w:val="en-US"/>
                </w:rPr>
                <w:t>s</w:t>
              </w:r>
            </w:ins>
          </w:p>
        </w:tc>
        <w:tc>
          <w:tcPr>
            <w:tcW w:w="1350" w:type="dxa"/>
          </w:tcPr>
          <w:p w14:paraId="282210BC" w14:textId="77777777" w:rsidR="007617E4" w:rsidRPr="001C220C" w:rsidRDefault="007617E4" w:rsidP="0020423E">
            <w:pPr>
              <w:pStyle w:val="NormalTableHeader"/>
              <w:keepNext w:val="0"/>
              <w:keepLines w:val="0"/>
              <w:spacing w:before="40"/>
              <w:rPr>
                <w:ins w:id="8664" w:author="Charles Gifford" w:date="2017-03-20T16:14:00Z"/>
                <w:lang w:val="en-US"/>
              </w:rPr>
            </w:pPr>
            <w:ins w:id="8665" w:author="Charles Gifford" w:date="2017-03-20T16:14:00Z">
              <w:r>
                <w:rPr>
                  <w:lang w:val="en-US"/>
                </w:rPr>
                <w:t>Maintenance example</w:t>
              </w:r>
              <w:r w:rsidRPr="001C220C">
                <w:rPr>
                  <w:lang w:val="en-US"/>
                </w:rPr>
                <w:t>s</w:t>
              </w:r>
            </w:ins>
          </w:p>
        </w:tc>
        <w:tc>
          <w:tcPr>
            <w:tcW w:w="1080" w:type="dxa"/>
          </w:tcPr>
          <w:p w14:paraId="3DE8CCC5" w14:textId="77777777" w:rsidR="007617E4" w:rsidRPr="001C220C" w:rsidRDefault="007617E4" w:rsidP="0020423E">
            <w:pPr>
              <w:pStyle w:val="NormalTableHeader"/>
              <w:keepNext w:val="0"/>
              <w:keepLines w:val="0"/>
              <w:spacing w:before="40"/>
              <w:rPr>
                <w:ins w:id="8666" w:author="Charles Gifford" w:date="2017-03-20T16:14:00Z"/>
                <w:lang w:val="en-US"/>
              </w:rPr>
            </w:pPr>
            <w:ins w:id="8667" w:author="Charles Gifford" w:date="2017-03-20T16:14:00Z">
              <w:r>
                <w:rPr>
                  <w:lang w:val="en-US"/>
                </w:rPr>
                <w:t>Quality example</w:t>
              </w:r>
              <w:r w:rsidRPr="001C220C">
                <w:rPr>
                  <w:lang w:val="en-US"/>
                </w:rPr>
                <w:t>s</w:t>
              </w:r>
            </w:ins>
          </w:p>
        </w:tc>
        <w:tc>
          <w:tcPr>
            <w:tcW w:w="1229" w:type="dxa"/>
          </w:tcPr>
          <w:p w14:paraId="27047E8E" w14:textId="77777777" w:rsidR="007617E4" w:rsidRPr="001C220C" w:rsidRDefault="007617E4" w:rsidP="0020423E">
            <w:pPr>
              <w:pStyle w:val="NormalTableHeader"/>
              <w:keepNext w:val="0"/>
              <w:keepLines w:val="0"/>
              <w:spacing w:before="40"/>
              <w:rPr>
                <w:ins w:id="8668" w:author="Charles Gifford" w:date="2017-03-20T16:14:00Z"/>
                <w:lang w:val="en-US"/>
              </w:rPr>
            </w:pPr>
            <w:ins w:id="8669" w:author="Charles Gifford" w:date="2017-03-20T16:14:00Z">
              <w:r>
                <w:rPr>
                  <w:lang w:val="en-US"/>
                </w:rPr>
                <w:t>Inventory example</w:t>
              </w:r>
              <w:r w:rsidRPr="001C220C">
                <w:rPr>
                  <w:lang w:val="en-US"/>
                </w:rPr>
                <w:t>s</w:t>
              </w:r>
            </w:ins>
          </w:p>
        </w:tc>
      </w:tr>
      <w:tr w:rsidR="007617E4" w:rsidRPr="001C220C" w14:paraId="0D68EE9E" w14:textId="77777777" w:rsidTr="0020423E">
        <w:trPr>
          <w:cantSplit/>
          <w:jc w:val="center"/>
          <w:ins w:id="8670" w:author="Charles Gifford" w:date="2017-03-20T16:14:00Z"/>
        </w:trPr>
        <w:tc>
          <w:tcPr>
            <w:tcW w:w="1269" w:type="dxa"/>
          </w:tcPr>
          <w:p w14:paraId="799A98EF" w14:textId="77777777" w:rsidR="007617E4" w:rsidRPr="001C220C" w:rsidRDefault="007617E4" w:rsidP="0020423E">
            <w:pPr>
              <w:pStyle w:val="TableNormal1"/>
              <w:keepNext w:val="0"/>
              <w:keepLines w:val="0"/>
              <w:rPr>
                <w:ins w:id="8671" w:author="Charles Gifford" w:date="2017-03-20T16:14:00Z"/>
                <w:lang w:val="en-US"/>
              </w:rPr>
            </w:pPr>
            <w:ins w:id="8672" w:author="Charles Gifford" w:date="2017-03-20T16:14:00Z">
              <w:r w:rsidRPr="0061778F">
                <w:rPr>
                  <w:szCs w:val="16"/>
                </w:rPr>
                <w:t>ID</w:t>
              </w:r>
            </w:ins>
          </w:p>
        </w:tc>
        <w:tc>
          <w:tcPr>
            <w:tcW w:w="2880" w:type="dxa"/>
          </w:tcPr>
          <w:p w14:paraId="3AEA0D39" w14:textId="77777777" w:rsidR="007617E4" w:rsidRPr="001C220C" w:rsidRDefault="007617E4" w:rsidP="0020423E">
            <w:pPr>
              <w:pStyle w:val="TableNormal1"/>
              <w:keepNext w:val="0"/>
              <w:keepLines w:val="0"/>
              <w:rPr>
                <w:ins w:id="8673" w:author="Charles Gifford" w:date="2017-03-20T16:14:00Z"/>
                <w:lang w:val="en-US"/>
              </w:rPr>
            </w:pPr>
            <w:ins w:id="8674" w:author="Charles Gifford" w:date="2017-03-20T16:14:00Z">
              <w:r w:rsidRPr="0061778F">
                <w:rPr>
                  <w:szCs w:val="16"/>
                </w:rPr>
                <w:t xml:space="preserve">A unique identification of a specific </w:t>
              </w:r>
              <w:r w:rsidRPr="004C7DD4">
                <w:rPr>
                  <w:i/>
                  <w:szCs w:val="16"/>
                </w:rPr>
                <w:t xml:space="preserve">material </w:t>
              </w:r>
              <w:r w:rsidRPr="0061778F">
                <w:rPr>
                  <w:i/>
                  <w:szCs w:val="16"/>
                </w:rPr>
                <w:t xml:space="preserve">segment specification. </w:t>
              </w:r>
            </w:ins>
          </w:p>
        </w:tc>
        <w:tc>
          <w:tcPr>
            <w:tcW w:w="1238" w:type="dxa"/>
          </w:tcPr>
          <w:p w14:paraId="400A1C0C" w14:textId="77777777" w:rsidR="007617E4" w:rsidRPr="001C220C" w:rsidRDefault="007617E4" w:rsidP="0020423E">
            <w:pPr>
              <w:pStyle w:val="TableNormal1"/>
              <w:keepNext w:val="0"/>
              <w:keepLines w:val="0"/>
              <w:rPr>
                <w:ins w:id="8675" w:author="Charles Gifford" w:date="2017-03-20T16:14:00Z"/>
                <w:lang w:val="en-US"/>
              </w:rPr>
            </w:pPr>
            <w:ins w:id="8676" w:author="Charles Gifford" w:date="2017-03-20T16:14:00Z">
              <w:r w:rsidRPr="0061778F">
                <w:rPr>
                  <w:szCs w:val="16"/>
                </w:rPr>
                <w:t xml:space="preserve">PS1-Employee 23 </w:t>
              </w:r>
            </w:ins>
          </w:p>
        </w:tc>
        <w:tc>
          <w:tcPr>
            <w:tcW w:w="1350" w:type="dxa"/>
          </w:tcPr>
          <w:p w14:paraId="5EE2D81E" w14:textId="77777777" w:rsidR="007617E4" w:rsidRPr="001C220C" w:rsidRDefault="007617E4" w:rsidP="0020423E">
            <w:pPr>
              <w:pStyle w:val="TableNormal1"/>
              <w:keepNext w:val="0"/>
              <w:keepLines w:val="0"/>
              <w:spacing w:before="40"/>
              <w:rPr>
                <w:ins w:id="8677" w:author="Charles Gifford" w:date="2017-03-20T16:14:00Z"/>
                <w:lang w:val="en-US"/>
              </w:rPr>
            </w:pPr>
            <w:ins w:id="8678" w:author="Charles Gifford" w:date="2017-03-20T16:14:00Z">
              <w:r w:rsidRPr="0061778F">
                <w:rPr>
                  <w:szCs w:val="16"/>
                </w:rPr>
                <w:t>PS1-22828</w:t>
              </w:r>
            </w:ins>
          </w:p>
        </w:tc>
        <w:tc>
          <w:tcPr>
            <w:tcW w:w="1080" w:type="dxa"/>
          </w:tcPr>
          <w:p w14:paraId="3F89D5FC" w14:textId="77777777" w:rsidR="007617E4" w:rsidRPr="001C220C" w:rsidRDefault="007617E4" w:rsidP="0020423E">
            <w:pPr>
              <w:pStyle w:val="TableNormal1"/>
              <w:keepNext w:val="0"/>
              <w:keepLines w:val="0"/>
              <w:spacing w:before="40"/>
              <w:rPr>
                <w:ins w:id="8679" w:author="Charles Gifford" w:date="2017-03-20T16:14:00Z"/>
                <w:lang w:val="en-US"/>
              </w:rPr>
            </w:pPr>
            <w:ins w:id="8680" w:author="Charles Gifford" w:date="2017-03-20T16:14:00Z">
              <w:r w:rsidRPr="0061778F">
                <w:rPr>
                  <w:szCs w:val="16"/>
                </w:rPr>
                <w:t>PS1-999-123-4567</w:t>
              </w:r>
            </w:ins>
          </w:p>
        </w:tc>
        <w:tc>
          <w:tcPr>
            <w:tcW w:w="1229" w:type="dxa"/>
          </w:tcPr>
          <w:p w14:paraId="25E2EB48" w14:textId="77777777" w:rsidR="007617E4" w:rsidRPr="001C220C" w:rsidRDefault="007617E4" w:rsidP="0020423E">
            <w:pPr>
              <w:pStyle w:val="TableNormal1"/>
              <w:keepNext w:val="0"/>
              <w:keepLines w:val="0"/>
              <w:spacing w:before="40"/>
              <w:rPr>
                <w:ins w:id="8681" w:author="Charles Gifford" w:date="2017-03-20T16:14:00Z"/>
                <w:lang w:val="en-US"/>
              </w:rPr>
            </w:pPr>
            <w:ins w:id="8682" w:author="Charles Gifford" w:date="2017-03-20T16:14:00Z">
              <w:r w:rsidRPr="0061778F">
                <w:rPr>
                  <w:szCs w:val="16"/>
                </w:rPr>
                <w:t>PS1-007</w:t>
              </w:r>
            </w:ins>
          </w:p>
        </w:tc>
      </w:tr>
      <w:tr w:rsidR="007617E4" w:rsidRPr="001C220C" w14:paraId="7152623D" w14:textId="77777777" w:rsidTr="0020423E">
        <w:trPr>
          <w:cantSplit/>
          <w:jc w:val="center"/>
          <w:ins w:id="8683" w:author="Charles Gifford" w:date="2017-03-20T16:14:00Z"/>
        </w:trPr>
        <w:tc>
          <w:tcPr>
            <w:tcW w:w="1269" w:type="dxa"/>
          </w:tcPr>
          <w:p w14:paraId="0D96E57D" w14:textId="77777777" w:rsidR="007617E4" w:rsidRPr="001C220C" w:rsidRDefault="007617E4" w:rsidP="0020423E">
            <w:pPr>
              <w:pStyle w:val="TableNormal1"/>
              <w:keepNext w:val="0"/>
              <w:keepLines w:val="0"/>
              <w:rPr>
                <w:ins w:id="8684" w:author="Charles Gifford" w:date="2017-03-20T16:14:00Z"/>
                <w:lang w:val="en-US"/>
              </w:rPr>
            </w:pPr>
            <w:ins w:id="8685" w:author="Charles Gifford" w:date="2017-03-20T16:14:00Z">
              <w:r w:rsidRPr="001C220C">
                <w:rPr>
                  <w:lang w:val="en-US"/>
                </w:rPr>
                <w:t xml:space="preserve">Material </w:t>
              </w:r>
              <w:r>
                <w:rPr>
                  <w:lang w:val="en-US"/>
                </w:rPr>
                <w:t>c</w:t>
              </w:r>
              <w:r w:rsidRPr="001C220C">
                <w:rPr>
                  <w:lang w:val="en-US"/>
                </w:rPr>
                <w:t>lass</w:t>
              </w:r>
            </w:ins>
          </w:p>
        </w:tc>
        <w:tc>
          <w:tcPr>
            <w:tcW w:w="2880" w:type="dxa"/>
          </w:tcPr>
          <w:p w14:paraId="70EEA7D3" w14:textId="0A9965C0" w:rsidR="007617E4" w:rsidRPr="001C220C" w:rsidRDefault="007617E4" w:rsidP="0020423E">
            <w:pPr>
              <w:pStyle w:val="TableNormal1"/>
              <w:keepNext w:val="0"/>
              <w:keepLines w:val="0"/>
              <w:rPr>
                <w:ins w:id="8686" w:author="Charles Gifford" w:date="2017-03-20T16:14:00Z"/>
                <w:lang w:val="en-US"/>
              </w:rPr>
            </w:pPr>
            <w:ins w:id="8687" w:author="Charles Gifford" w:date="2017-03-20T16:14:00Z">
              <w:r w:rsidRPr="001C220C">
                <w:rPr>
                  <w:lang w:val="en-US"/>
                </w:rPr>
                <w:t xml:space="preserve">Identifies the associated </w:t>
              </w:r>
              <w:r w:rsidRPr="001C220C">
                <w:rPr>
                  <w:i/>
                  <w:lang w:val="en-US"/>
                </w:rPr>
                <w:t xml:space="preserve">material class </w:t>
              </w:r>
              <w:r w:rsidRPr="001C220C">
                <w:rPr>
                  <w:lang w:val="en-US"/>
                </w:rPr>
                <w:t xml:space="preserve">or set of </w:t>
              </w:r>
              <w:r w:rsidRPr="001C220C">
                <w:rPr>
                  <w:i/>
                  <w:lang w:val="en-US"/>
                </w:rPr>
                <w:t>material classes</w:t>
              </w:r>
              <w:r>
                <w:rPr>
                  <w:lang w:val="en-US"/>
                </w:rPr>
                <w:t xml:space="preserve"> of the capability</w:t>
              </w:r>
              <w:r w:rsidRPr="001C220C">
                <w:rPr>
                  <w:lang w:val="en-US"/>
                </w:rPr>
                <w:t xml:space="preserve">* </w:t>
              </w:r>
            </w:ins>
          </w:p>
        </w:tc>
        <w:tc>
          <w:tcPr>
            <w:tcW w:w="1238" w:type="dxa"/>
          </w:tcPr>
          <w:p w14:paraId="0EA94B6E" w14:textId="77777777" w:rsidR="007617E4" w:rsidRPr="001C220C" w:rsidRDefault="007617E4" w:rsidP="0020423E">
            <w:pPr>
              <w:pStyle w:val="TableNormal1"/>
              <w:keepNext w:val="0"/>
              <w:keepLines w:val="0"/>
              <w:rPr>
                <w:ins w:id="8688" w:author="Charles Gifford" w:date="2017-03-20T16:14:00Z"/>
                <w:lang w:val="en-US"/>
              </w:rPr>
            </w:pPr>
            <w:ins w:id="8689" w:author="Charles Gifford" w:date="2017-03-20T16:14:00Z">
              <w:r w:rsidRPr="001C220C">
                <w:rPr>
                  <w:lang w:val="en-US"/>
                </w:rPr>
                <w:t xml:space="preserve">Polymer sheet stock </w:t>
              </w:r>
              <w:smartTag w:uri="urn:schemas-microsoft-com:office:smarttags" w:element="chmetcnv">
                <w:smartTagPr>
                  <w:attr w:name="TCSC" w:val="0"/>
                  <w:attr w:name="NumberType" w:val="1"/>
                  <w:attr w:name="Negative" w:val="False"/>
                  <w:attr w:name="HasSpace" w:val="False"/>
                  <w:attr w:name="SourceValue" w:val="1001"/>
                  <w:attr w:name="UnitName" w:val="a"/>
                </w:smartTagPr>
                <w:r w:rsidRPr="001C220C">
                  <w:rPr>
                    <w:lang w:val="en-US"/>
                  </w:rPr>
                  <w:t>1001A</w:t>
                </w:r>
              </w:smartTag>
            </w:ins>
          </w:p>
        </w:tc>
        <w:tc>
          <w:tcPr>
            <w:tcW w:w="1350" w:type="dxa"/>
          </w:tcPr>
          <w:p w14:paraId="0FBF8585" w14:textId="77777777" w:rsidR="007617E4" w:rsidRPr="001C220C" w:rsidRDefault="007617E4" w:rsidP="0020423E">
            <w:pPr>
              <w:pStyle w:val="TableNormal1"/>
              <w:keepNext w:val="0"/>
              <w:keepLines w:val="0"/>
              <w:spacing w:before="40"/>
              <w:rPr>
                <w:ins w:id="8690" w:author="Charles Gifford" w:date="2017-03-20T16:14:00Z"/>
                <w:lang w:val="en-US"/>
              </w:rPr>
            </w:pPr>
            <w:ins w:id="8691" w:author="Charles Gifford" w:date="2017-03-20T16:14:00Z">
              <w:r w:rsidRPr="001C220C">
                <w:rPr>
                  <w:lang w:val="en-US"/>
                </w:rPr>
                <w:t>Motor Brushes</w:t>
              </w:r>
            </w:ins>
          </w:p>
        </w:tc>
        <w:tc>
          <w:tcPr>
            <w:tcW w:w="1080" w:type="dxa"/>
          </w:tcPr>
          <w:p w14:paraId="4171E887" w14:textId="77777777" w:rsidR="007617E4" w:rsidRPr="001C220C" w:rsidRDefault="007617E4" w:rsidP="0020423E">
            <w:pPr>
              <w:pStyle w:val="TableNormal1"/>
              <w:keepNext w:val="0"/>
              <w:keepLines w:val="0"/>
              <w:spacing w:before="40"/>
              <w:rPr>
                <w:ins w:id="8692" w:author="Charles Gifford" w:date="2017-03-20T16:14:00Z"/>
                <w:lang w:val="en-US"/>
              </w:rPr>
            </w:pPr>
            <w:ins w:id="8693" w:author="Charles Gifford" w:date="2017-03-20T16:14:00Z">
              <w:r w:rsidRPr="001C220C">
                <w:rPr>
                  <w:lang w:val="en-US"/>
                </w:rPr>
                <w:t>Sample Holder</w:t>
              </w:r>
            </w:ins>
          </w:p>
        </w:tc>
        <w:tc>
          <w:tcPr>
            <w:tcW w:w="1229" w:type="dxa"/>
          </w:tcPr>
          <w:p w14:paraId="49F25923" w14:textId="77777777" w:rsidR="007617E4" w:rsidRPr="001C220C" w:rsidRDefault="007617E4" w:rsidP="0020423E">
            <w:pPr>
              <w:pStyle w:val="TableNormal1"/>
              <w:keepNext w:val="0"/>
              <w:keepLines w:val="0"/>
              <w:spacing w:before="40"/>
              <w:rPr>
                <w:ins w:id="8694" w:author="Charles Gifford" w:date="2017-03-20T16:14:00Z"/>
                <w:lang w:val="en-US"/>
              </w:rPr>
            </w:pPr>
            <w:ins w:id="8695" w:author="Charles Gifford" w:date="2017-03-20T16:14:00Z">
              <w:r w:rsidRPr="001C220C">
                <w:rPr>
                  <w:lang w:val="en-US"/>
                </w:rPr>
                <w:t>Pallet</w:t>
              </w:r>
            </w:ins>
          </w:p>
        </w:tc>
      </w:tr>
      <w:tr w:rsidR="007617E4" w:rsidRPr="001C220C" w14:paraId="7C54F588" w14:textId="77777777" w:rsidTr="0020423E">
        <w:trPr>
          <w:cantSplit/>
          <w:jc w:val="center"/>
          <w:ins w:id="8696" w:author="Charles Gifford" w:date="2017-03-20T16:14:00Z"/>
        </w:trPr>
        <w:tc>
          <w:tcPr>
            <w:tcW w:w="1269" w:type="dxa"/>
          </w:tcPr>
          <w:p w14:paraId="008FA5CA" w14:textId="77777777" w:rsidR="007617E4" w:rsidRPr="001C220C" w:rsidRDefault="007617E4" w:rsidP="0020423E">
            <w:pPr>
              <w:pStyle w:val="TableNormal1"/>
              <w:keepNext w:val="0"/>
              <w:keepLines w:val="0"/>
              <w:rPr>
                <w:ins w:id="8697" w:author="Charles Gifford" w:date="2017-03-20T16:14:00Z"/>
                <w:lang w:val="en-US"/>
              </w:rPr>
            </w:pPr>
            <w:ins w:id="8698" w:author="Charles Gifford" w:date="2017-03-20T16:14:00Z">
              <w:r w:rsidRPr="001C220C">
                <w:rPr>
                  <w:lang w:val="en-US"/>
                </w:rPr>
                <w:t xml:space="preserve">Material </w:t>
              </w:r>
              <w:r>
                <w:rPr>
                  <w:lang w:val="en-US"/>
                </w:rPr>
                <w:t>d</w:t>
              </w:r>
              <w:r w:rsidRPr="001C220C">
                <w:rPr>
                  <w:lang w:val="en-US"/>
                </w:rPr>
                <w:t>efinition</w:t>
              </w:r>
            </w:ins>
          </w:p>
        </w:tc>
        <w:tc>
          <w:tcPr>
            <w:tcW w:w="2880" w:type="dxa"/>
          </w:tcPr>
          <w:p w14:paraId="21D7F1F4" w14:textId="77777777" w:rsidR="007617E4" w:rsidRPr="001C220C" w:rsidRDefault="007617E4" w:rsidP="0020423E">
            <w:pPr>
              <w:pStyle w:val="TableNormal1"/>
              <w:keepNext w:val="0"/>
              <w:keepLines w:val="0"/>
              <w:rPr>
                <w:ins w:id="8699" w:author="Charles Gifford" w:date="2017-03-20T16:14:00Z"/>
                <w:lang w:val="en-US"/>
              </w:rPr>
            </w:pPr>
            <w:ins w:id="8700" w:author="Charles Gifford" w:date="2017-03-20T16:14:00Z">
              <w:r w:rsidRPr="001C220C">
                <w:rPr>
                  <w:lang w:val="en-US"/>
                </w:rPr>
                <w:t xml:space="preserve">Identifies the associated </w:t>
              </w:r>
              <w:r w:rsidRPr="007F2A21">
                <w:rPr>
                  <w:i/>
                  <w:lang w:val="en-US"/>
                </w:rPr>
                <w:t>material definition</w:t>
              </w:r>
              <w:r w:rsidRPr="001C220C">
                <w:rPr>
                  <w:lang w:val="en-US"/>
                </w:rPr>
                <w:t xml:space="preserve"> or set of </w:t>
              </w:r>
              <w:r w:rsidRPr="001C220C">
                <w:rPr>
                  <w:i/>
                  <w:lang w:val="en-US"/>
                </w:rPr>
                <w:t>material definitions</w:t>
              </w:r>
              <w:r w:rsidRPr="001C220C">
                <w:rPr>
                  <w:lang w:val="en-US"/>
                </w:rPr>
                <w:t xml:space="preserve"> of the capability. * </w:t>
              </w:r>
            </w:ins>
          </w:p>
        </w:tc>
        <w:tc>
          <w:tcPr>
            <w:tcW w:w="1238" w:type="dxa"/>
          </w:tcPr>
          <w:p w14:paraId="7469E0A0" w14:textId="77777777" w:rsidR="007617E4" w:rsidRPr="001C220C" w:rsidRDefault="007617E4" w:rsidP="0020423E">
            <w:pPr>
              <w:pStyle w:val="TableNormal1"/>
              <w:keepNext w:val="0"/>
              <w:keepLines w:val="0"/>
              <w:rPr>
                <w:ins w:id="8701" w:author="Charles Gifford" w:date="2017-03-20T16:14:00Z"/>
                <w:lang w:val="en-US"/>
              </w:rPr>
            </w:pPr>
            <w:ins w:id="8702" w:author="Charles Gifford" w:date="2017-03-20T16:14:00Z">
              <w:r w:rsidRPr="001C220C">
                <w:rPr>
                  <w:lang w:val="en-US"/>
                </w:rPr>
                <w:t xml:space="preserve">Sheet stock </w:t>
              </w:r>
              <w:smartTag w:uri="urn:schemas-microsoft-com:office:smarttags" w:element="chmetcnv">
                <w:smartTagPr>
                  <w:attr w:name="TCSC" w:val="0"/>
                  <w:attr w:name="NumberType" w:val="1"/>
                  <w:attr w:name="Negative" w:val="False"/>
                  <w:attr w:name="HasSpace" w:val="False"/>
                  <w:attr w:name="SourceValue" w:val="1443"/>
                  <w:attr w:name="UnitName" w:val="a"/>
                </w:smartTagPr>
                <w:r w:rsidRPr="001C220C">
                  <w:rPr>
                    <w:lang w:val="en-US"/>
                  </w:rPr>
                  <w:t>1443a</w:t>
                </w:r>
              </w:smartTag>
              <w:r w:rsidRPr="001C220C">
                <w:rPr>
                  <w:lang w:val="en-US"/>
                </w:rPr>
                <w:t> </w:t>
              </w:r>
            </w:ins>
          </w:p>
        </w:tc>
        <w:tc>
          <w:tcPr>
            <w:tcW w:w="1350" w:type="dxa"/>
          </w:tcPr>
          <w:p w14:paraId="1CDB4E4E" w14:textId="77777777" w:rsidR="007617E4" w:rsidRPr="001C220C" w:rsidRDefault="007617E4" w:rsidP="0020423E">
            <w:pPr>
              <w:pStyle w:val="TableNormal1"/>
              <w:keepNext w:val="0"/>
              <w:keepLines w:val="0"/>
              <w:spacing w:before="40"/>
              <w:rPr>
                <w:ins w:id="8703" w:author="Charles Gifford" w:date="2017-03-20T16:14:00Z"/>
                <w:lang w:val="en-US"/>
              </w:rPr>
            </w:pPr>
            <w:ins w:id="8704" w:author="Charles Gifford" w:date="2017-03-20T16:14:00Z">
              <w:r w:rsidRPr="001C220C">
                <w:rPr>
                  <w:lang w:val="en-US"/>
                </w:rPr>
                <w:t>#9949</w:t>
              </w:r>
            </w:ins>
          </w:p>
        </w:tc>
        <w:tc>
          <w:tcPr>
            <w:tcW w:w="1080" w:type="dxa"/>
          </w:tcPr>
          <w:p w14:paraId="2457BF0F" w14:textId="77777777" w:rsidR="007617E4" w:rsidRPr="001C220C" w:rsidRDefault="007617E4" w:rsidP="0020423E">
            <w:pPr>
              <w:pStyle w:val="TableNormal1"/>
              <w:keepNext w:val="0"/>
              <w:keepLines w:val="0"/>
              <w:spacing w:before="40"/>
              <w:rPr>
                <w:ins w:id="8705" w:author="Charles Gifford" w:date="2017-03-20T16:14:00Z"/>
                <w:lang w:val="en-US"/>
              </w:rPr>
            </w:pPr>
            <w:ins w:id="8706" w:author="Charles Gifford" w:date="2017-03-20T16:14:00Z">
              <w:r w:rsidRPr="001C220C">
                <w:rPr>
                  <w:lang w:val="en-US"/>
                </w:rPr>
                <w:t>Polyurethane sample holder</w:t>
              </w:r>
            </w:ins>
          </w:p>
        </w:tc>
        <w:tc>
          <w:tcPr>
            <w:tcW w:w="1229" w:type="dxa"/>
          </w:tcPr>
          <w:p w14:paraId="5549692E" w14:textId="77777777" w:rsidR="007617E4" w:rsidRPr="001C220C" w:rsidRDefault="007617E4" w:rsidP="0020423E">
            <w:pPr>
              <w:pStyle w:val="TableNormal1"/>
              <w:keepNext w:val="0"/>
              <w:keepLines w:val="0"/>
              <w:spacing w:before="40"/>
              <w:rPr>
                <w:ins w:id="8707" w:author="Charles Gifford" w:date="2017-03-20T16:14:00Z"/>
                <w:lang w:val="en-US"/>
              </w:rPr>
            </w:pPr>
            <w:ins w:id="8708" w:author="Charles Gifford" w:date="2017-03-20T16:14:00Z">
              <w:r w:rsidRPr="001C220C">
                <w:rPr>
                  <w:lang w:val="en-US"/>
                </w:rPr>
                <w:t xml:space="preserve">Plastic Pallet </w:t>
              </w:r>
            </w:ins>
          </w:p>
        </w:tc>
      </w:tr>
      <w:tr w:rsidR="007617E4" w:rsidRPr="001C220C" w14:paraId="0A1DFE55" w14:textId="77777777" w:rsidTr="0020423E">
        <w:trPr>
          <w:cantSplit/>
          <w:jc w:val="center"/>
          <w:ins w:id="8709" w:author="Charles Gifford" w:date="2017-03-20T16:14:00Z"/>
        </w:trPr>
        <w:tc>
          <w:tcPr>
            <w:tcW w:w="1269" w:type="dxa"/>
          </w:tcPr>
          <w:p w14:paraId="625C4ADB" w14:textId="77777777" w:rsidR="007617E4" w:rsidRPr="001C220C" w:rsidRDefault="007617E4" w:rsidP="0020423E">
            <w:pPr>
              <w:pStyle w:val="TableNormal1"/>
              <w:keepNext w:val="0"/>
              <w:keepLines w:val="0"/>
              <w:rPr>
                <w:ins w:id="8710" w:author="Charles Gifford" w:date="2017-03-20T16:14:00Z"/>
                <w:lang w:val="en-US"/>
              </w:rPr>
            </w:pPr>
            <w:ins w:id="8711" w:author="Charles Gifford" w:date="2017-03-20T16:14:00Z">
              <w:r w:rsidRPr="001C220C">
                <w:rPr>
                  <w:lang w:val="en-US"/>
                </w:rPr>
                <w:t>Description</w:t>
              </w:r>
            </w:ins>
          </w:p>
        </w:tc>
        <w:tc>
          <w:tcPr>
            <w:tcW w:w="2880" w:type="dxa"/>
          </w:tcPr>
          <w:p w14:paraId="09B0957E" w14:textId="77777777" w:rsidR="007617E4" w:rsidRPr="001C220C" w:rsidRDefault="007617E4" w:rsidP="0020423E">
            <w:pPr>
              <w:pStyle w:val="TableNormal1"/>
              <w:keepNext w:val="0"/>
              <w:keepLines w:val="0"/>
              <w:rPr>
                <w:ins w:id="8712" w:author="Charles Gifford" w:date="2017-03-20T16:14:00Z"/>
                <w:lang w:val="en-US"/>
              </w:rPr>
            </w:pPr>
            <w:ins w:id="8713" w:author="Charles Gifford" w:date="2017-03-20T16:14:00Z">
              <w:r w:rsidRPr="001C220C">
                <w:rPr>
                  <w:lang w:val="en-US"/>
                </w:rPr>
                <w:t>Contains additional information and descriptions.</w:t>
              </w:r>
            </w:ins>
          </w:p>
        </w:tc>
        <w:tc>
          <w:tcPr>
            <w:tcW w:w="1238" w:type="dxa"/>
          </w:tcPr>
          <w:p w14:paraId="5663C5C2" w14:textId="77777777" w:rsidR="007617E4" w:rsidRPr="001C220C" w:rsidRDefault="007617E4" w:rsidP="0020423E">
            <w:pPr>
              <w:pStyle w:val="TableNormal1"/>
              <w:keepNext w:val="0"/>
              <w:keepLines w:val="0"/>
              <w:rPr>
                <w:ins w:id="8714" w:author="Charles Gifford" w:date="2017-03-20T16:14:00Z"/>
                <w:lang w:val="en-US"/>
              </w:rPr>
            </w:pPr>
            <w:ins w:id="8715" w:author="Charles Gifford" w:date="2017-03-20T16:14:00Z">
              <w:r w:rsidRPr="001C220C">
                <w:rPr>
                  <w:lang w:val="en-US"/>
                </w:rPr>
                <w:t>Defines the polymer required for a widget milling process segment.</w:t>
              </w:r>
            </w:ins>
          </w:p>
        </w:tc>
        <w:tc>
          <w:tcPr>
            <w:tcW w:w="1350" w:type="dxa"/>
          </w:tcPr>
          <w:p w14:paraId="4CA68C27" w14:textId="77777777" w:rsidR="007617E4" w:rsidRPr="001C220C" w:rsidRDefault="007617E4" w:rsidP="0020423E">
            <w:pPr>
              <w:pStyle w:val="TableNormal1"/>
              <w:keepNext w:val="0"/>
              <w:keepLines w:val="0"/>
              <w:spacing w:before="40"/>
              <w:rPr>
                <w:ins w:id="8716" w:author="Charles Gifford" w:date="2017-03-20T16:14:00Z"/>
                <w:lang w:val="en-US"/>
              </w:rPr>
            </w:pPr>
            <w:ins w:id="8717" w:author="Charles Gifford" w:date="2017-03-20T16:14:00Z">
              <w:r w:rsidRPr="001C220C">
                <w:rPr>
                  <w:lang w:val="en-US"/>
                </w:rPr>
                <w:t>Brushes required during motor maintenance</w:t>
              </w:r>
            </w:ins>
          </w:p>
        </w:tc>
        <w:tc>
          <w:tcPr>
            <w:tcW w:w="1080" w:type="dxa"/>
          </w:tcPr>
          <w:p w14:paraId="2C5B847E" w14:textId="77777777" w:rsidR="007617E4" w:rsidRPr="001C220C" w:rsidRDefault="007617E4" w:rsidP="0020423E">
            <w:pPr>
              <w:pStyle w:val="TableNormal1"/>
              <w:keepNext w:val="0"/>
              <w:keepLines w:val="0"/>
              <w:spacing w:before="40"/>
              <w:rPr>
                <w:ins w:id="8718" w:author="Charles Gifford" w:date="2017-03-20T16:14:00Z"/>
                <w:lang w:val="en-US"/>
              </w:rPr>
            </w:pPr>
            <w:ins w:id="8719" w:author="Charles Gifford" w:date="2017-03-20T16:14:00Z">
              <w:r w:rsidRPr="001C220C">
                <w:rPr>
                  <w:lang w:val="en-US"/>
                </w:rPr>
                <w:t>Disposable sample holder</w:t>
              </w:r>
            </w:ins>
          </w:p>
        </w:tc>
        <w:tc>
          <w:tcPr>
            <w:tcW w:w="1229" w:type="dxa"/>
          </w:tcPr>
          <w:p w14:paraId="4DF6A4D2" w14:textId="77777777" w:rsidR="007617E4" w:rsidRPr="001C220C" w:rsidRDefault="007617E4" w:rsidP="0020423E">
            <w:pPr>
              <w:pStyle w:val="TableNormal1"/>
              <w:keepNext w:val="0"/>
              <w:keepLines w:val="0"/>
              <w:spacing w:before="40"/>
              <w:rPr>
                <w:ins w:id="8720" w:author="Charles Gifford" w:date="2017-03-20T16:14:00Z"/>
                <w:lang w:val="en-US"/>
              </w:rPr>
            </w:pPr>
            <w:ins w:id="8721" w:author="Charles Gifford" w:date="2017-03-20T16:14:00Z">
              <w:r w:rsidRPr="001C220C">
                <w:rPr>
                  <w:lang w:val="en-US"/>
                </w:rPr>
                <w:t>Pallet used for storage</w:t>
              </w:r>
            </w:ins>
          </w:p>
        </w:tc>
      </w:tr>
      <w:tr w:rsidR="007617E4" w:rsidRPr="001C220C" w14:paraId="42B347E1" w14:textId="77777777" w:rsidTr="0020423E">
        <w:trPr>
          <w:cantSplit/>
          <w:jc w:val="center"/>
          <w:ins w:id="8722" w:author="Charles Gifford" w:date="2017-03-20T16:14:00Z"/>
        </w:trPr>
        <w:tc>
          <w:tcPr>
            <w:tcW w:w="1269" w:type="dxa"/>
          </w:tcPr>
          <w:p w14:paraId="3BB2C7E3" w14:textId="77777777" w:rsidR="007617E4" w:rsidRPr="001C220C" w:rsidRDefault="007617E4" w:rsidP="0020423E">
            <w:pPr>
              <w:pStyle w:val="TableNormal1"/>
              <w:keepNext w:val="0"/>
              <w:keepLines w:val="0"/>
              <w:rPr>
                <w:ins w:id="8723" w:author="Charles Gifford" w:date="2017-03-20T16:14:00Z"/>
                <w:lang w:val="en-US"/>
              </w:rPr>
            </w:pPr>
            <w:ins w:id="8724" w:author="Charles Gifford" w:date="2017-03-20T16:14:00Z">
              <w:r>
                <w:rPr>
                  <w:lang w:val="en-US"/>
                </w:rPr>
                <w:t>Hierarchy scope</w:t>
              </w:r>
            </w:ins>
          </w:p>
        </w:tc>
        <w:tc>
          <w:tcPr>
            <w:tcW w:w="2880" w:type="dxa"/>
          </w:tcPr>
          <w:p w14:paraId="54AB3478" w14:textId="77777777" w:rsidR="007617E4" w:rsidRPr="001C220C" w:rsidRDefault="007617E4" w:rsidP="0020423E">
            <w:pPr>
              <w:pStyle w:val="TableNormal1"/>
              <w:keepNext w:val="0"/>
              <w:keepLines w:val="0"/>
              <w:rPr>
                <w:ins w:id="8725" w:author="Charles Gifford" w:date="2017-03-20T16:14:00Z"/>
                <w:lang w:val="en-US"/>
              </w:rPr>
            </w:pPr>
            <w:ins w:id="8726" w:author="Charles Gifford" w:date="2017-03-20T16:14:00Z">
              <w:r w:rsidRPr="001C220C">
                <w:rPr>
                  <w:lang w:val="en-US"/>
                </w:rPr>
                <w:t xml:space="preserve">Identifies where the exchanged information fits within the role based equipment hierarchy. </w:t>
              </w:r>
            </w:ins>
          </w:p>
          <w:p w14:paraId="4708B3BD" w14:textId="47147CB7" w:rsidR="007617E4" w:rsidRPr="001C220C" w:rsidRDefault="007617E4" w:rsidP="0020423E">
            <w:pPr>
              <w:pStyle w:val="TableNormal1"/>
              <w:keepNext w:val="0"/>
              <w:keepLines w:val="0"/>
              <w:rPr>
                <w:ins w:id="8727" w:author="Charles Gifford" w:date="2017-03-20T16:14:00Z"/>
                <w:lang w:val="en-US"/>
              </w:rPr>
            </w:pPr>
            <w:ins w:id="8728" w:author="Charles Gifford" w:date="2017-03-20T16:14:00Z">
              <w:r w:rsidRPr="001C220C">
                <w:rPr>
                  <w:lang w:val="en-US"/>
                </w:rPr>
                <w:t xml:space="preserve">Optionally defines the scope of the </w:t>
              </w:r>
              <w:r>
                <w:rPr>
                  <w:lang w:val="en-US"/>
                </w:rPr>
                <w:t>object</w:t>
              </w:r>
              <w:r w:rsidRPr="001C220C">
                <w:rPr>
                  <w:lang w:val="en-US"/>
                </w:rPr>
                <w:t>, such as the site or area.</w:t>
              </w:r>
            </w:ins>
          </w:p>
        </w:tc>
        <w:tc>
          <w:tcPr>
            <w:tcW w:w="1238" w:type="dxa"/>
          </w:tcPr>
          <w:p w14:paraId="33E432D3" w14:textId="77777777" w:rsidR="007617E4" w:rsidRPr="001C220C" w:rsidRDefault="007617E4" w:rsidP="0020423E">
            <w:pPr>
              <w:pStyle w:val="TableNormal1"/>
              <w:keepNext w:val="0"/>
              <w:keepLines w:val="0"/>
              <w:rPr>
                <w:ins w:id="8729" w:author="Charles Gifford" w:date="2017-03-20T16:14:00Z"/>
                <w:lang w:val="en-US"/>
              </w:rPr>
            </w:pPr>
            <w:smartTag w:uri="urn:schemas-microsoft-com:office:smarttags" w:element="place">
              <w:smartTag w:uri="urn:schemas-microsoft-com:office:smarttags" w:element="PlaceName">
                <w:ins w:id="8730" w:author="Charles Gifford" w:date="2017-03-20T16:14:00Z">
                  <w:r w:rsidRPr="001C220C">
                    <w:rPr>
                      <w:lang w:val="en-US"/>
                    </w:rPr>
                    <w:t>South</w:t>
                  </w:r>
                </w:ins>
              </w:smartTag>
              <w:ins w:id="8731" w:author="Charles Gifford" w:date="2017-03-20T16:14:00Z">
                <w:r w:rsidRPr="001C220C">
                  <w:rPr>
                    <w:lang w:val="en-US"/>
                  </w:rPr>
                  <w:t xml:space="preserve"> </w:t>
                </w:r>
                <w:smartTag w:uri="urn:schemas-microsoft-com:office:smarttags" w:element="PlaceType">
                  <w:r w:rsidRPr="001C220C">
                    <w:rPr>
                      <w:lang w:val="en-US"/>
                    </w:rPr>
                    <w:t>Shore</w:t>
                  </w:r>
                </w:smartTag>
              </w:ins>
            </w:smartTag>
            <w:ins w:id="8732" w:author="Charles Gifford" w:date="2017-03-20T16:14:00Z">
              <w:r w:rsidRPr="001C220C">
                <w:rPr>
                  <w:lang w:val="en-US"/>
                </w:rPr>
                <w:t xml:space="preserve"> (Site) / Work Line (Area)</w:t>
              </w:r>
            </w:ins>
          </w:p>
        </w:tc>
        <w:tc>
          <w:tcPr>
            <w:tcW w:w="1350" w:type="dxa"/>
          </w:tcPr>
          <w:p w14:paraId="547EA856" w14:textId="77777777" w:rsidR="007617E4" w:rsidRPr="001C220C" w:rsidRDefault="007617E4" w:rsidP="0020423E">
            <w:pPr>
              <w:pStyle w:val="TableNormal1"/>
              <w:keepNext w:val="0"/>
              <w:keepLines w:val="0"/>
              <w:spacing w:before="40"/>
              <w:rPr>
                <w:ins w:id="8733" w:author="Charles Gifford" w:date="2017-03-20T16:14:00Z"/>
                <w:lang w:val="en-US"/>
              </w:rPr>
            </w:pPr>
            <w:smartTag w:uri="urn:schemas-microsoft-com:office:smarttags" w:element="place">
              <w:smartTag w:uri="urn:schemas-microsoft-com:office:smarttags" w:element="PlaceName">
                <w:ins w:id="8734" w:author="Charles Gifford" w:date="2017-03-20T16:14:00Z">
                  <w:r w:rsidRPr="001C220C">
                    <w:rPr>
                      <w:lang w:val="en-US"/>
                    </w:rPr>
                    <w:t>South</w:t>
                  </w:r>
                </w:ins>
              </w:smartTag>
              <w:ins w:id="8735" w:author="Charles Gifford" w:date="2017-03-20T16:14:00Z">
                <w:r w:rsidRPr="001C220C">
                  <w:rPr>
                    <w:lang w:val="en-US"/>
                  </w:rPr>
                  <w:t xml:space="preserve"> </w:t>
                </w:r>
                <w:smartTag w:uri="urn:schemas-microsoft-com:office:smarttags" w:element="PlaceType">
                  <w:r w:rsidRPr="001C220C">
                    <w:rPr>
                      <w:lang w:val="en-US"/>
                    </w:rPr>
                    <w:t>Shore</w:t>
                  </w:r>
                </w:smartTag>
              </w:ins>
            </w:smartTag>
            <w:ins w:id="8736" w:author="Charles Gifford" w:date="2017-03-20T16:14:00Z">
              <w:r w:rsidRPr="001C220C">
                <w:rPr>
                  <w:lang w:val="en-US"/>
                </w:rPr>
                <w:t xml:space="preserve"> (SITE) / Packaging (Area)</w:t>
              </w:r>
            </w:ins>
          </w:p>
        </w:tc>
        <w:tc>
          <w:tcPr>
            <w:tcW w:w="1080" w:type="dxa"/>
          </w:tcPr>
          <w:p w14:paraId="1A0CC35C" w14:textId="77777777" w:rsidR="007617E4" w:rsidRPr="001C220C" w:rsidRDefault="007617E4" w:rsidP="0020423E">
            <w:pPr>
              <w:pStyle w:val="TableNormal1"/>
              <w:keepNext w:val="0"/>
              <w:keepLines w:val="0"/>
              <w:spacing w:before="40"/>
              <w:rPr>
                <w:ins w:id="8737" w:author="Charles Gifford" w:date="2017-03-20T16:14:00Z"/>
                <w:lang w:val="en-US"/>
              </w:rPr>
            </w:pPr>
            <w:smartTag w:uri="urn:schemas-microsoft-com:office:smarttags" w:element="place">
              <w:smartTag w:uri="urn:schemas-microsoft-com:office:smarttags" w:element="PlaceName">
                <w:ins w:id="8738" w:author="Charles Gifford" w:date="2017-03-20T16:14:00Z">
                  <w:r w:rsidRPr="001C220C">
                    <w:rPr>
                      <w:lang w:val="en-US"/>
                    </w:rPr>
                    <w:t>Mixer</w:t>
                  </w:r>
                </w:ins>
              </w:smartTag>
              <w:ins w:id="8739" w:author="Charles Gifford" w:date="2017-03-20T16:14:00Z">
                <w:r w:rsidRPr="001C220C">
                  <w:rPr>
                    <w:lang w:val="en-US"/>
                  </w:rPr>
                  <w:t xml:space="preserve"> </w:t>
                </w:r>
                <w:smartTag w:uri="urn:schemas-microsoft-com:office:smarttags" w:element="PlaceName">
                  <w:r w:rsidRPr="001C220C">
                    <w:rPr>
                      <w:lang w:val="en-US"/>
                    </w:rPr>
                    <w:t>Sample</w:t>
                  </w:r>
                </w:smartTag>
                <w:r w:rsidRPr="001C220C">
                  <w:rPr>
                    <w:lang w:val="en-US"/>
                  </w:rPr>
                  <w:t xml:space="preserve"> </w:t>
                </w:r>
                <w:smartTag w:uri="urn:schemas-microsoft-com:office:smarttags" w:element="PlaceType">
                  <w:r w:rsidRPr="001C220C">
                    <w:rPr>
                      <w:lang w:val="en-US"/>
                    </w:rPr>
                    <w:t>Port</w:t>
                  </w:r>
                </w:smartTag>
              </w:ins>
            </w:smartTag>
            <w:ins w:id="8740" w:author="Charles Gifford" w:date="2017-03-20T16:14:00Z">
              <w:r w:rsidRPr="001C220C">
                <w:rPr>
                  <w:lang w:val="en-US"/>
                </w:rPr>
                <w:t xml:space="preserve"> (Work Unit)</w:t>
              </w:r>
            </w:ins>
          </w:p>
        </w:tc>
        <w:tc>
          <w:tcPr>
            <w:tcW w:w="1229" w:type="dxa"/>
          </w:tcPr>
          <w:p w14:paraId="76AF6B46" w14:textId="77777777" w:rsidR="007617E4" w:rsidRDefault="007617E4" w:rsidP="0020423E">
            <w:pPr>
              <w:pStyle w:val="TableNormal1"/>
              <w:keepNext w:val="0"/>
              <w:keepLines w:val="0"/>
              <w:spacing w:before="40"/>
              <w:rPr>
                <w:ins w:id="8741" w:author="Charles Gifford" w:date="2017-03-20T16:14:00Z"/>
                <w:lang w:val="en-US"/>
              </w:rPr>
            </w:pPr>
            <w:ins w:id="8742" w:author="Charles Gifford" w:date="2017-03-20T16:14:00Z">
              <w:r w:rsidRPr="001C220C">
                <w:rPr>
                  <w:lang w:val="en-US"/>
                </w:rPr>
                <w:t>Receiving dock (</w:t>
              </w:r>
              <w:smartTag w:uri="urn:schemas-microsoft-com:office:smarttags" w:element="place">
                <w:smartTag w:uri="urn:schemas-microsoft-com:office:smarttags" w:element="PlaceName">
                  <w:r w:rsidRPr="001C220C">
                    <w:rPr>
                      <w:lang w:val="en-US"/>
                    </w:rPr>
                    <w:t>Work</w:t>
                  </w:r>
                </w:smartTag>
                <w:r w:rsidRPr="001C220C">
                  <w:rPr>
                    <w:lang w:val="en-US"/>
                  </w:rPr>
                  <w:t xml:space="preserve"> </w:t>
                </w:r>
                <w:smartTag w:uri="urn:schemas-microsoft-com:office:smarttags" w:element="PlaceType">
                  <w:r w:rsidRPr="001C220C">
                    <w:rPr>
                      <w:lang w:val="en-US"/>
                    </w:rPr>
                    <w:t>Center</w:t>
                  </w:r>
                </w:smartTag>
              </w:smartTag>
              <w:r w:rsidRPr="001C220C">
                <w:rPr>
                  <w:lang w:val="en-US"/>
                </w:rPr>
                <w:t>)</w:t>
              </w:r>
            </w:ins>
          </w:p>
        </w:tc>
      </w:tr>
      <w:tr w:rsidR="007617E4" w:rsidRPr="001C220C" w14:paraId="72F279AF" w14:textId="77777777" w:rsidTr="0020423E">
        <w:trPr>
          <w:cantSplit/>
          <w:jc w:val="center"/>
          <w:ins w:id="8743" w:author="Charles Gifford" w:date="2017-03-20T16:14:00Z"/>
        </w:trPr>
        <w:tc>
          <w:tcPr>
            <w:tcW w:w="1269" w:type="dxa"/>
          </w:tcPr>
          <w:p w14:paraId="72D9487E" w14:textId="77777777" w:rsidR="007617E4" w:rsidRPr="00E32145" w:rsidRDefault="007617E4" w:rsidP="0020423E">
            <w:pPr>
              <w:pStyle w:val="TABLE-cell"/>
              <w:rPr>
                <w:ins w:id="8744" w:author="Charles Gifford" w:date="2017-03-20T16:14:00Z"/>
                <w:lang w:val="en-US"/>
              </w:rPr>
            </w:pPr>
            <w:ins w:id="8745" w:author="Charles Gifford" w:date="2017-03-20T16:14:00Z">
              <w:r>
                <w:rPr>
                  <w:lang w:val="en-US"/>
                </w:rPr>
                <w:t>Spatial definition</w:t>
              </w:r>
            </w:ins>
          </w:p>
          <w:p w14:paraId="14BF0E1A" w14:textId="77777777" w:rsidR="007617E4" w:rsidRDefault="007617E4" w:rsidP="0020423E">
            <w:pPr>
              <w:pStyle w:val="TableNormal1"/>
              <w:keepNext w:val="0"/>
              <w:keepLines w:val="0"/>
              <w:rPr>
                <w:ins w:id="8746" w:author="Charles Gifford" w:date="2017-03-20T16:14:00Z"/>
                <w:lang w:val="en-US"/>
              </w:rPr>
            </w:pPr>
          </w:p>
        </w:tc>
        <w:tc>
          <w:tcPr>
            <w:tcW w:w="2880" w:type="dxa"/>
          </w:tcPr>
          <w:p w14:paraId="008CA689" w14:textId="77777777" w:rsidR="007617E4" w:rsidRPr="001C220C" w:rsidRDefault="007617E4" w:rsidP="0020423E">
            <w:pPr>
              <w:pStyle w:val="TableNormal1"/>
              <w:keepNext w:val="0"/>
              <w:keepLines w:val="0"/>
              <w:rPr>
                <w:ins w:id="8747" w:author="Charles Gifford" w:date="2017-03-20T16:14:00Z"/>
                <w:lang w:val="en-US"/>
              </w:rPr>
            </w:pPr>
            <w:ins w:id="8748" w:author="Charles Gifford" w:date="2017-03-20T16:14:00Z">
              <w:r>
                <w:rPr>
                  <w:lang w:val="en-US"/>
                </w:rPr>
                <w:t xml:space="preserve">Spatially defines the material resource(s) specified by this </w:t>
              </w:r>
              <w:r>
                <w:rPr>
                  <w:i/>
                  <w:lang w:val="en-US"/>
                </w:rPr>
                <w:t xml:space="preserve">material segment specification </w:t>
              </w:r>
              <w:r w:rsidRPr="00E32145">
                <w:rPr>
                  <w:lang w:val="en-US"/>
                </w:rPr>
                <w:t xml:space="preserve">as a </w:t>
              </w:r>
              <w:r w:rsidRPr="00C30F13">
                <w:rPr>
                  <w:lang w:val="en-US"/>
                </w:rPr>
                <w:t>0-dimensional point, 1-dimensional line, or 2-dimensional shape or 3-dimensional solid</w:t>
              </w:r>
              <w:r w:rsidRPr="00E32145">
                <w:rPr>
                  <w:lang w:val="en-US"/>
                </w:rPr>
                <w:t>.</w:t>
              </w:r>
            </w:ins>
          </w:p>
        </w:tc>
        <w:tc>
          <w:tcPr>
            <w:tcW w:w="1238" w:type="dxa"/>
          </w:tcPr>
          <w:p w14:paraId="2EDD73E4" w14:textId="77777777" w:rsidR="007617E4" w:rsidRPr="001C220C" w:rsidRDefault="007617E4" w:rsidP="0020423E">
            <w:pPr>
              <w:pStyle w:val="TableNormal1"/>
              <w:keepNext w:val="0"/>
              <w:keepLines w:val="0"/>
              <w:rPr>
                <w:ins w:id="8749" w:author="Charles Gifford" w:date="2017-03-20T16:14:00Z"/>
                <w:lang w:val="en-US"/>
              </w:rPr>
            </w:pPr>
            <w:ins w:id="8750" w:author="Charles Gifford" w:date="2017-03-20T16:14:00Z">
              <w:r w:rsidRPr="00E32145">
                <w:rPr>
                  <w:lang w:val="en-US"/>
                </w:rPr>
                <w:t>4326 / EPSG / GPX / lat="45.35" lon="24.15"</w:t>
              </w:r>
            </w:ins>
          </w:p>
        </w:tc>
        <w:tc>
          <w:tcPr>
            <w:tcW w:w="1350" w:type="dxa"/>
          </w:tcPr>
          <w:p w14:paraId="00B3CC6C" w14:textId="77777777" w:rsidR="007617E4" w:rsidRPr="001C220C" w:rsidRDefault="007617E4" w:rsidP="0020423E">
            <w:pPr>
              <w:pStyle w:val="TableNormal1"/>
              <w:keepNext w:val="0"/>
              <w:keepLines w:val="0"/>
              <w:spacing w:before="40"/>
              <w:rPr>
                <w:ins w:id="8751" w:author="Charles Gifford" w:date="2017-03-20T16:14:00Z"/>
                <w:lang w:val="en-US"/>
              </w:rPr>
            </w:pPr>
            <w:ins w:id="8752" w:author="Charles Gifford" w:date="2017-03-20T16:14:00Z">
              <w:r w:rsidRPr="00E32145">
                <w:rPr>
                  <w:lang w:val="en-US"/>
                </w:rPr>
                <w:t>5800 / EPSG / WKT / POINT ( -1000 463 )</w:t>
              </w:r>
            </w:ins>
          </w:p>
        </w:tc>
        <w:tc>
          <w:tcPr>
            <w:tcW w:w="1080" w:type="dxa"/>
          </w:tcPr>
          <w:p w14:paraId="0CB5FB01" w14:textId="77777777" w:rsidR="007617E4" w:rsidRPr="001C220C" w:rsidRDefault="007617E4" w:rsidP="0020423E">
            <w:pPr>
              <w:pStyle w:val="TableNormal1"/>
              <w:keepNext w:val="0"/>
              <w:keepLines w:val="0"/>
              <w:spacing w:before="40"/>
              <w:rPr>
                <w:ins w:id="8753" w:author="Charles Gifford" w:date="2017-03-20T16:14:00Z"/>
                <w:lang w:val="en-US"/>
              </w:rPr>
            </w:pPr>
            <w:ins w:id="8754" w:author="Charles Gifford" w:date="2017-03-20T16:14:00Z">
              <w:r w:rsidRPr="00E32145">
                <w:rPr>
                  <w:lang w:val="en-US"/>
                </w:rPr>
                <w:t>4269 / EPSG / WKT / POINT ( 3848472 96789 )</w:t>
              </w:r>
            </w:ins>
          </w:p>
        </w:tc>
        <w:tc>
          <w:tcPr>
            <w:tcW w:w="1229" w:type="dxa"/>
          </w:tcPr>
          <w:p w14:paraId="3C6B1431" w14:textId="77777777" w:rsidR="007617E4" w:rsidRPr="001C220C" w:rsidRDefault="007617E4" w:rsidP="0020423E">
            <w:pPr>
              <w:pStyle w:val="TableNormal1"/>
              <w:keepNext w:val="0"/>
              <w:keepLines w:val="0"/>
              <w:spacing w:before="40"/>
              <w:rPr>
                <w:ins w:id="8755" w:author="Charles Gifford" w:date="2017-03-20T16:14:00Z"/>
                <w:lang w:val="en-US"/>
              </w:rPr>
            </w:pPr>
            <w:ins w:id="8756" w:author="Charles Gifford" w:date="2017-03-20T16:14:00Z">
              <w:r w:rsidRPr="00E32145">
                <w:rPr>
                  <w:lang w:val="en-US"/>
                </w:rPr>
                <w:t>6283 / EPSG / WKT / POLYGON ( ( -646.99 676.18, -645.14 683.09, -646.99 676.18 ) )</w:t>
              </w:r>
            </w:ins>
          </w:p>
        </w:tc>
      </w:tr>
      <w:tr w:rsidR="007617E4" w:rsidRPr="001C220C" w14:paraId="056FE9B6" w14:textId="77777777" w:rsidTr="0020423E">
        <w:trPr>
          <w:cantSplit/>
          <w:jc w:val="center"/>
          <w:ins w:id="8757" w:author="Charles Gifford" w:date="2017-03-20T16:14:00Z"/>
        </w:trPr>
        <w:tc>
          <w:tcPr>
            <w:tcW w:w="1269" w:type="dxa"/>
          </w:tcPr>
          <w:p w14:paraId="5B331F44" w14:textId="77777777" w:rsidR="007617E4" w:rsidRDefault="007617E4" w:rsidP="0020423E">
            <w:pPr>
              <w:pStyle w:val="TableNormal1"/>
              <w:keepNext w:val="0"/>
              <w:keepLines w:val="0"/>
              <w:rPr>
                <w:ins w:id="8758" w:author="Charles Gifford" w:date="2017-03-20T16:14:00Z"/>
                <w:lang w:val="en-US"/>
              </w:rPr>
            </w:pPr>
            <w:ins w:id="8759" w:author="Charles Gifford" w:date="2017-03-20T16:14:00Z">
              <w:r>
                <w:rPr>
                  <w:lang w:val="en-US"/>
                </w:rPr>
                <w:t>Storage location</w:t>
              </w:r>
            </w:ins>
          </w:p>
        </w:tc>
        <w:tc>
          <w:tcPr>
            <w:tcW w:w="2880" w:type="dxa"/>
          </w:tcPr>
          <w:p w14:paraId="534354BC" w14:textId="77777777" w:rsidR="007617E4" w:rsidRPr="001C220C" w:rsidRDefault="007617E4" w:rsidP="0020423E">
            <w:pPr>
              <w:pStyle w:val="TableNormal1"/>
              <w:keepNext w:val="0"/>
              <w:keepLines w:val="0"/>
              <w:rPr>
                <w:ins w:id="8760" w:author="Charles Gifford" w:date="2017-03-20T16:14:00Z"/>
                <w:lang w:val="en-US"/>
              </w:rPr>
            </w:pPr>
            <w:ins w:id="8761" w:author="Charles Gifford" w:date="2017-03-20T16:14:00Z">
              <w:r w:rsidRPr="00E32145">
                <w:rPr>
                  <w:lang w:val="en-US"/>
                </w:rPr>
                <w:t xml:space="preserve">Identifies the </w:t>
              </w:r>
              <w:r>
                <w:rPr>
                  <w:lang w:val="en-US"/>
                </w:rPr>
                <w:t>storage</w:t>
              </w:r>
              <w:r w:rsidRPr="00B47BDF">
                <w:rPr>
                  <w:lang w:val="en-US"/>
                </w:rPr>
                <w:t xml:space="preserve"> location</w:t>
              </w:r>
              <w:r w:rsidRPr="00E32145">
                <w:rPr>
                  <w:lang w:val="en-US"/>
                </w:rPr>
                <w:t xml:space="preserve"> of the </w:t>
              </w:r>
              <w:r>
                <w:rPr>
                  <w:lang w:val="en-US"/>
                </w:rPr>
                <w:t xml:space="preserve">material resource(s) specified by this </w:t>
              </w:r>
              <w:r>
                <w:rPr>
                  <w:i/>
                  <w:lang w:val="en-US"/>
                </w:rPr>
                <w:t>material segment specification</w:t>
              </w:r>
              <w:r w:rsidRPr="00E32145">
                <w:rPr>
                  <w:lang w:val="en-US"/>
                </w:rPr>
                <w:t>.</w:t>
              </w:r>
            </w:ins>
          </w:p>
        </w:tc>
        <w:tc>
          <w:tcPr>
            <w:tcW w:w="1238" w:type="dxa"/>
          </w:tcPr>
          <w:p w14:paraId="591692C0" w14:textId="77777777" w:rsidR="007617E4" w:rsidRPr="001C220C" w:rsidRDefault="007617E4" w:rsidP="0020423E">
            <w:pPr>
              <w:pStyle w:val="TableNormal1"/>
              <w:keepNext w:val="0"/>
              <w:keepLines w:val="0"/>
              <w:rPr>
                <w:ins w:id="8762" w:author="Charles Gifford" w:date="2017-03-20T16:14:00Z"/>
                <w:lang w:val="en-US"/>
              </w:rPr>
            </w:pPr>
            <w:ins w:id="8763" w:author="Charles Gifford" w:date="2017-03-20T16:14:00Z">
              <w:r>
                <w:rPr>
                  <w:lang w:val="en-US"/>
                </w:rPr>
                <w:t>SST57</w:t>
              </w:r>
            </w:ins>
          </w:p>
        </w:tc>
        <w:tc>
          <w:tcPr>
            <w:tcW w:w="1350" w:type="dxa"/>
          </w:tcPr>
          <w:p w14:paraId="5208C383" w14:textId="77777777" w:rsidR="007617E4" w:rsidRPr="001C220C" w:rsidRDefault="007617E4" w:rsidP="0020423E">
            <w:pPr>
              <w:pStyle w:val="TableNormal1"/>
              <w:keepNext w:val="0"/>
              <w:keepLines w:val="0"/>
              <w:spacing w:before="40"/>
              <w:rPr>
                <w:ins w:id="8764" w:author="Charles Gifford" w:date="2017-03-20T16:14:00Z"/>
                <w:lang w:val="en-US"/>
              </w:rPr>
            </w:pPr>
            <w:ins w:id="8765" w:author="Charles Gifford" w:date="2017-03-20T16:14:00Z">
              <w:r>
                <w:rPr>
                  <w:lang w:val="en-US"/>
                </w:rPr>
                <w:t>Shed4S-8</w:t>
              </w:r>
            </w:ins>
          </w:p>
        </w:tc>
        <w:tc>
          <w:tcPr>
            <w:tcW w:w="1080" w:type="dxa"/>
          </w:tcPr>
          <w:p w14:paraId="35416AC8" w14:textId="77777777" w:rsidR="007617E4" w:rsidRPr="001C220C" w:rsidRDefault="007617E4" w:rsidP="0020423E">
            <w:pPr>
              <w:pStyle w:val="TableNormal1"/>
              <w:keepNext w:val="0"/>
              <w:keepLines w:val="0"/>
              <w:spacing w:before="40"/>
              <w:rPr>
                <w:ins w:id="8766" w:author="Charles Gifford" w:date="2017-03-20T16:14:00Z"/>
                <w:lang w:val="en-US"/>
              </w:rPr>
            </w:pPr>
            <w:ins w:id="8767" w:author="Charles Gifford" w:date="2017-03-20T16:14:00Z">
              <w:r>
                <w:rPr>
                  <w:lang w:val="en-US"/>
                </w:rPr>
                <w:t>3822</w:t>
              </w:r>
            </w:ins>
          </w:p>
        </w:tc>
        <w:tc>
          <w:tcPr>
            <w:tcW w:w="1229" w:type="dxa"/>
          </w:tcPr>
          <w:p w14:paraId="29AA4D9B" w14:textId="77777777" w:rsidR="007617E4" w:rsidRPr="001C220C" w:rsidRDefault="007617E4" w:rsidP="0020423E">
            <w:pPr>
              <w:pStyle w:val="TableNormal1"/>
              <w:keepNext w:val="0"/>
              <w:keepLines w:val="0"/>
              <w:spacing w:before="40"/>
              <w:rPr>
                <w:ins w:id="8768" w:author="Charles Gifford" w:date="2017-03-20T16:14:00Z"/>
                <w:lang w:val="en-US"/>
              </w:rPr>
            </w:pPr>
            <w:ins w:id="8769" w:author="Charles Gifford" w:date="2017-03-20T16:14:00Z">
              <w:r>
                <w:rPr>
                  <w:lang w:val="en-US"/>
                </w:rPr>
                <w:t>WH1</w:t>
              </w:r>
            </w:ins>
          </w:p>
        </w:tc>
      </w:tr>
      <w:tr w:rsidR="007617E4" w:rsidRPr="00A756AC" w14:paraId="4F3DEE7E" w14:textId="77777777" w:rsidTr="0020423E">
        <w:trPr>
          <w:cantSplit/>
          <w:jc w:val="center"/>
          <w:ins w:id="8770" w:author="Charles Gifford" w:date="2017-03-20T16:14:00Z"/>
        </w:trPr>
        <w:tc>
          <w:tcPr>
            <w:tcW w:w="1269" w:type="dxa"/>
          </w:tcPr>
          <w:p w14:paraId="316599A6" w14:textId="77777777" w:rsidR="007617E4" w:rsidRPr="009042FD" w:rsidRDefault="007617E4" w:rsidP="0020423E">
            <w:pPr>
              <w:pStyle w:val="TableNormal1"/>
              <w:keepNext w:val="0"/>
              <w:keepLines w:val="0"/>
              <w:rPr>
                <w:ins w:id="8771" w:author="Charles Gifford" w:date="2017-03-20T16:14:00Z"/>
                <w:lang w:val="en-US"/>
              </w:rPr>
            </w:pPr>
            <w:ins w:id="8772" w:author="Charles Gifford" w:date="2017-03-20T16:14:00Z">
              <w:r>
                <w:rPr>
                  <w:lang w:val="en-US"/>
                </w:rPr>
                <w:t>Storage location type</w:t>
              </w:r>
            </w:ins>
          </w:p>
        </w:tc>
        <w:tc>
          <w:tcPr>
            <w:tcW w:w="2880" w:type="dxa"/>
          </w:tcPr>
          <w:p w14:paraId="21C4476E" w14:textId="77777777" w:rsidR="007617E4" w:rsidRPr="00812059" w:rsidRDefault="007617E4" w:rsidP="0020423E">
            <w:pPr>
              <w:pStyle w:val="TableNormal1"/>
              <w:rPr>
                <w:ins w:id="8773" w:author="Charles Gifford" w:date="2017-03-20T16:14:00Z"/>
              </w:rPr>
            </w:pPr>
            <w:ins w:id="8774" w:author="Charles Gifford" w:date="2017-03-20T16:14:00Z">
              <w:r w:rsidRPr="00812059">
                <w:t>Indicates whether the storage location attribute refers to a</w:t>
              </w:r>
              <w:r>
                <w:t>n</w:t>
              </w:r>
              <w:r w:rsidRPr="00812059">
                <w:t xml:space="preserve"> </w:t>
              </w:r>
              <w:r>
                <w:rPr>
                  <w:i/>
                </w:rPr>
                <w:t>operational l</w:t>
              </w:r>
              <w:r w:rsidRPr="00812059">
                <w:rPr>
                  <w:i/>
                </w:rPr>
                <w:t>ocation</w:t>
              </w:r>
              <w:r w:rsidRPr="00812059">
                <w:t xml:space="preserve">, </w:t>
              </w:r>
              <w:r w:rsidRPr="00812059">
                <w:rPr>
                  <w:i/>
                </w:rPr>
                <w:t>equipment</w:t>
              </w:r>
              <w:r w:rsidRPr="00812059">
                <w:t xml:space="preserve"> or </w:t>
              </w:r>
              <w:r w:rsidRPr="00812059">
                <w:rPr>
                  <w:i/>
                </w:rPr>
                <w:t>physical asset</w:t>
              </w:r>
              <w:r w:rsidRPr="00812059">
                <w:t xml:space="preserve"> object, or contains a description of the storage location.</w:t>
              </w:r>
            </w:ins>
          </w:p>
          <w:p w14:paraId="01F4FD70" w14:textId="77777777" w:rsidR="007617E4" w:rsidRPr="00812059" w:rsidRDefault="007617E4" w:rsidP="0020423E">
            <w:pPr>
              <w:pStyle w:val="TableNormal1"/>
              <w:rPr>
                <w:ins w:id="8775" w:author="Charles Gifford" w:date="2017-03-20T16:14:00Z"/>
              </w:rPr>
            </w:pPr>
            <w:ins w:id="8776" w:author="Charles Gifford" w:date="2017-03-20T16:14:00Z">
              <w:r w:rsidRPr="00812059">
                <w:t>Mandatory where a storage location is specified.  Defined values are:</w:t>
              </w:r>
            </w:ins>
          </w:p>
          <w:p w14:paraId="2EAB6730" w14:textId="77777777" w:rsidR="007617E4" w:rsidRPr="00812059" w:rsidRDefault="007617E4" w:rsidP="0020423E">
            <w:pPr>
              <w:pStyle w:val="TableNormal1"/>
              <w:rPr>
                <w:ins w:id="8777" w:author="Charles Gifford" w:date="2017-03-20T16:14:00Z"/>
              </w:rPr>
            </w:pPr>
            <w:ins w:id="8778" w:author="Charles Gifford" w:date="2017-03-20T16:14:00Z">
              <w:r>
                <w:t xml:space="preserve">Operational </w:t>
              </w:r>
              <w:r w:rsidRPr="00812059">
                <w:t>Location – Storage location attribute references a</w:t>
              </w:r>
              <w:r>
                <w:t>n</w:t>
              </w:r>
              <w:r w:rsidRPr="00812059">
                <w:t xml:space="preserve"> </w:t>
              </w:r>
              <w:r>
                <w:rPr>
                  <w:i/>
                </w:rPr>
                <w:t xml:space="preserve">operational </w:t>
              </w:r>
              <w:r w:rsidRPr="00812059">
                <w:rPr>
                  <w:i/>
                </w:rPr>
                <w:t>location</w:t>
              </w:r>
              <w:r w:rsidRPr="00812059">
                <w:t>.</w:t>
              </w:r>
            </w:ins>
          </w:p>
          <w:p w14:paraId="00A26A72" w14:textId="77777777" w:rsidR="007617E4" w:rsidRPr="00812059" w:rsidRDefault="007617E4" w:rsidP="0020423E">
            <w:pPr>
              <w:pStyle w:val="TableNormal1"/>
              <w:rPr>
                <w:ins w:id="8779" w:author="Charles Gifford" w:date="2017-03-20T16:14:00Z"/>
              </w:rPr>
            </w:pPr>
            <w:ins w:id="8780" w:author="Charles Gifford" w:date="2017-03-20T16:14:00Z">
              <w:r w:rsidRPr="00812059">
                <w:t xml:space="preserve">Equipment – Storage location attribute references an </w:t>
              </w:r>
              <w:r w:rsidRPr="00812059">
                <w:rPr>
                  <w:i/>
                </w:rPr>
                <w:t>equipment</w:t>
              </w:r>
              <w:r w:rsidRPr="00812059">
                <w:t xml:space="preserve"> object.</w:t>
              </w:r>
            </w:ins>
          </w:p>
          <w:p w14:paraId="71DA3EE6" w14:textId="77777777" w:rsidR="007617E4" w:rsidRPr="00812059" w:rsidRDefault="007617E4" w:rsidP="0020423E">
            <w:pPr>
              <w:pStyle w:val="TableNormal1"/>
              <w:rPr>
                <w:ins w:id="8781" w:author="Charles Gifford" w:date="2017-03-20T16:14:00Z"/>
              </w:rPr>
            </w:pPr>
            <w:ins w:id="8782" w:author="Charles Gifford" w:date="2017-03-20T16:14:00Z">
              <w:r w:rsidRPr="00812059">
                <w:t xml:space="preserve">Physical Asset – Storage location attribute references a </w:t>
              </w:r>
              <w:r w:rsidRPr="00812059">
                <w:rPr>
                  <w:i/>
                </w:rPr>
                <w:t>physical asset</w:t>
              </w:r>
              <w:r w:rsidRPr="00812059">
                <w:t>.</w:t>
              </w:r>
            </w:ins>
          </w:p>
          <w:p w14:paraId="5CABF331" w14:textId="77777777" w:rsidR="007617E4" w:rsidRPr="009042FD" w:rsidRDefault="007617E4" w:rsidP="0020423E">
            <w:pPr>
              <w:pStyle w:val="TableNormal1"/>
              <w:keepNext w:val="0"/>
              <w:keepLines w:val="0"/>
              <w:rPr>
                <w:ins w:id="8783" w:author="Charles Gifford" w:date="2017-03-20T16:14:00Z"/>
                <w:lang w:val="en-US"/>
              </w:rPr>
            </w:pPr>
            <w:ins w:id="8784" w:author="Charles Gifford" w:date="2017-03-20T16:14:00Z">
              <w:r w:rsidRPr="00812059">
                <w:rPr>
                  <w:lang w:val="en-US"/>
                </w:rPr>
                <w:t>Description – Storage location attribute contains a description of the storage location, such as a street address.</w:t>
              </w:r>
            </w:ins>
          </w:p>
        </w:tc>
        <w:tc>
          <w:tcPr>
            <w:tcW w:w="1238" w:type="dxa"/>
          </w:tcPr>
          <w:p w14:paraId="4B9D8AEC" w14:textId="77777777" w:rsidR="007617E4" w:rsidRPr="009042FD" w:rsidRDefault="007617E4" w:rsidP="0020423E">
            <w:pPr>
              <w:pStyle w:val="TableNormal1"/>
              <w:keepNext w:val="0"/>
              <w:keepLines w:val="0"/>
              <w:rPr>
                <w:ins w:id="8785" w:author="Charles Gifford" w:date="2017-03-20T16:14:00Z"/>
                <w:lang w:val="en-US"/>
              </w:rPr>
            </w:pPr>
            <w:ins w:id="8786" w:author="Charles Gifford" w:date="2017-03-20T16:14:00Z">
              <w:r>
                <w:rPr>
                  <w:lang w:val="en-US"/>
                </w:rPr>
                <w:t>Equipment</w:t>
              </w:r>
            </w:ins>
          </w:p>
        </w:tc>
        <w:tc>
          <w:tcPr>
            <w:tcW w:w="1350" w:type="dxa"/>
          </w:tcPr>
          <w:p w14:paraId="75E75DB1" w14:textId="77777777" w:rsidR="007617E4" w:rsidRPr="009042FD" w:rsidRDefault="007617E4" w:rsidP="0020423E">
            <w:pPr>
              <w:pStyle w:val="TableNormal1"/>
              <w:keepNext w:val="0"/>
              <w:keepLines w:val="0"/>
              <w:spacing w:before="40"/>
              <w:rPr>
                <w:ins w:id="8787" w:author="Charles Gifford" w:date="2017-03-20T16:14:00Z"/>
                <w:lang w:val="en-US"/>
              </w:rPr>
            </w:pPr>
            <w:ins w:id="8788" w:author="Charles Gifford" w:date="2017-03-20T16:14:00Z">
              <w:r>
                <w:rPr>
                  <w:lang w:val="en-US"/>
                </w:rPr>
                <w:t>Physical Asset</w:t>
              </w:r>
            </w:ins>
          </w:p>
        </w:tc>
        <w:tc>
          <w:tcPr>
            <w:tcW w:w="1080" w:type="dxa"/>
          </w:tcPr>
          <w:p w14:paraId="480246F6" w14:textId="77777777" w:rsidR="007617E4" w:rsidRPr="009042FD" w:rsidRDefault="007617E4" w:rsidP="0020423E">
            <w:pPr>
              <w:pStyle w:val="TableNormal1"/>
              <w:keepNext w:val="0"/>
              <w:keepLines w:val="0"/>
              <w:spacing w:before="40"/>
              <w:rPr>
                <w:ins w:id="8789" w:author="Charles Gifford" w:date="2017-03-20T16:14:00Z"/>
                <w:lang w:val="en-US"/>
              </w:rPr>
            </w:pPr>
            <w:ins w:id="8790" w:author="Charles Gifford" w:date="2017-03-20T16:14:00Z">
              <w:r>
                <w:rPr>
                  <w:lang w:val="en-US"/>
                </w:rPr>
                <w:t>Operational Location</w:t>
              </w:r>
            </w:ins>
          </w:p>
        </w:tc>
        <w:tc>
          <w:tcPr>
            <w:tcW w:w="1229" w:type="dxa"/>
          </w:tcPr>
          <w:p w14:paraId="1A69285B" w14:textId="77777777" w:rsidR="007617E4" w:rsidRPr="009042FD" w:rsidRDefault="007617E4" w:rsidP="0020423E">
            <w:pPr>
              <w:pStyle w:val="TableNormal1"/>
              <w:keepNext w:val="0"/>
              <w:keepLines w:val="0"/>
              <w:spacing w:before="40"/>
              <w:rPr>
                <w:ins w:id="8791" w:author="Charles Gifford" w:date="2017-03-20T16:14:00Z"/>
                <w:lang w:val="en-US"/>
              </w:rPr>
            </w:pPr>
            <w:ins w:id="8792" w:author="Charles Gifford" w:date="2017-03-20T16:14:00Z">
              <w:r>
                <w:rPr>
                  <w:lang w:val="en-US"/>
                </w:rPr>
                <w:t>Description</w:t>
              </w:r>
            </w:ins>
          </w:p>
        </w:tc>
      </w:tr>
      <w:tr w:rsidR="007617E4" w:rsidRPr="001C220C" w14:paraId="45864A9D" w14:textId="77777777" w:rsidTr="0020423E">
        <w:trPr>
          <w:cantSplit/>
          <w:jc w:val="center"/>
          <w:ins w:id="8793" w:author="Charles Gifford" w:date="2017-03-20T16:14:00Z"/>
        </w:trPr>
        <w:tc>
          <w:tcPr>
            <w:tcW w:w="1269" w:type="dxa"/>
          </w:tcPr>
          <w:p w14:paraId="15F343E6" w14:textId="77777777" w:rsidR="007617E4" w:rsidRPr="001C220C" w:rsidRDefault="007617E4" w:rsidP="0020423E">
            <w:pPr>
              <w:pStyle w:val="TableNormal1"/>
              <w:keepNext w:val="0"/>
              <w:keepLines w:val="0"/>
              <w:rPr>
                <w:ins w:id="8794" w:author="Charles Gifford" w:date="2017-03-20T16:14:00Z"/>
                <w:lang w:val="en-US"/>
              </w:rPr>
            </w:pPr>
            <w:ins w:id="8795" w:author="Charles Gifford" w:date="2017-03-20T16:14:00Z">
              <w:r w:rsidRPr="001C220C">
                <w:rPr>
                  <w:lang w:val="en-US"/>
                </w:rPr>
                <w:t xml:space="preserve">Assembly </w:t>
              </w:r>
              <w:r>
                <w:rPr>
                  <w:lang w:val="en-US"/>
                </w:rPr>
                <w:t>t</w:t>
              </w:r>
              <w:r w:rsidRPr="001C220C">
                <w:rPr>
                  <w:lang w:val="en-US"/>
                </w:rPr>
                <w:t>ype</w:t>
              </w:r>
            </w:ins>
          </w:p>
        </w:tc>
        <w:tc>
          <w:tcPr>
            <w:tcW w:w="2880" w:type="dxa"/>
          </w:tcPr>
          <w:p w14:paraId="30808627" w14:textId="77777777" w:rsidR="007617E4" w:rsidRPr="001C220C" w:rsidRDefault="007617E4" w:rsidP="0020423E">
            <w:pPr>
              <w:pStyle w:val="TableNormal1"/>
              <w:keepNext w:val="0"/>
              <w:keepLines w:val="0"/>
              <w:spacing w:before="40"/>
              <w:rPr>
                <w:ins w:id="8796" w:author="Charles Gifford" w:date="2017-03-20T16:14:00Z"/>
                <w:lang w:val="en-US"/>
              </w:rPr>
            </w:pPr>
            <w:ins w:id="8797" w:author="Charles Gifford" w:date="2017-03-20T16:14:00Z">
              <w:r>
                <w:rPr>
                  <w:lang w:val="en-US"/>
                </w:rPr>
                <w:t xml:space="preserve">Optional: </w:t>
              </w:r>
              <w:r w:rsidRPr="001C220C">
                <w:rPr>
                  <w:lang w:val="en-US"/>
                </w:rPr>
                <w:t>Defines the type of the assembly. The defined types are:</w:t>
              </w:r>
            </w:ins>
          </w:p>
          <w:p w14:paraId="4DA75777" w14:textId="77777777" w:rsidR="007617E4" w:rsidRPr="001C220C" w:rsidRDefault="007617E4" w:rsidP="0020423E">
            <w:pPr>
              <w:pStyle w:val="TableNormal1"/>
              <w:keepNext w:val="0"/>
              <w:keepLines w:val="0"/>
              <w:spacing w:before="40"/>
              <w:rPr>
                <w:ins w:id="8798" w:author="Charles Gifford" w:date="2017-03-20T16:14:00Z"/>
                <w:lang w:val="en-US"/>
              </w:rPr>
            </w:pPr>
            <w:ins w:id="8799" w:author="Charles Gifford" w:date="2017-03-20T16:14:00Z">
              <w:r w:rsidRPr="001C220C">
                <w:rPr>
                  <w:lang w:val="en-US"/>
                </w:rPr>
                <w:t xml:space="preserve">Physical – The components of the assembly are physically connected or in the same area. </w:t>
              </w:r>
            </w:ins>
          </w:p>
          <w:p w14:paraId="27D34D25" w14:textId="77777777" w:rsidR="007617E4" w:rsidRPr="001C220C" w:rsidRDefault="007617E4" w:rsidP="0020423E">
            <w:pPr>
              <w:pStyle w:val="TableNormal1"/>
              <w:keepNext w:val="0"/>
              <w:keepLines w:val="0"/>
              <w:rPr>
                <w:ins w:id="8800" w:author="Charles Gifford" w:date="2017-03-20T16:14:00Z"/>
                <w:lang w:val="en-US"/>
              </w:rPr>
            </w:pPr>
            <w:ins w:id="8801" w:author="Charles Gifford" w:date="2017-03-20T16:14:00Z">
              <w:r w:rsidRPr="001C220C">
                <w:rPr>
                  <w:lang w:val="en-US"/>
                </w:rPr>
                <w:t xml:space="preserve">Logical – The components of the assembly are not necessarily physically connected or in the same area. </w:t>
              </w:r>
            </w:ins>
          </w:p>
        </w:tc>
        <w:tc>
          <w:tcPr>
            <w:tcW w:w="1238" w:type="dxa"/>
          </w:tcPr>
          <w:p w14:paraId="704340E8" w14:textId="77777777" w:rsidR="007617E4" w:rsidRPr="001C220C" w:rsidRDefault="007617E4" w:rsidP="0020423E">
            <w:pPr>
              <w:pStyle w:val="TableNormal1"/>
              <w:keepNext w:val="0"/>
              <w:keepLines w:val="0"/>
              <w:rPr>
                <w:ins w:id="8802" w:author="Charles Gifford" w:date="2017-03-20T16:14:00Z"/>
                <w:lang w:val="en-US"/>
              </w:rPr>
            </w:pPr>
            <w:ins w:id="8803" w:author="Charles Gifford" w:date="2017-03-20T16:14:00Z">
              <w:r w:rsidRPr="001C220C">
                <w:rPr>
                  <w:lang w:val="en-US"/>
                </w:rPr>
                <w:t>Physical</w:t>
              </w:r>
            </w:ins>
          </w:p>
        </w:tc>
        <w:tc>
          <w:tcPr>
            <w:tcW w:w="1350" w:type="dxa"/>
          </w:tcPr>
          <w:p w14:paraId="5F1DF486" w14:textId="77777777" w:rsidR="007617E4" w:rsidRPr="001C220C" w:rsidRDefault="007617E4" w:rsidP="0020423E">
            <w:pPr>
              <w:pStyle w:val="TableNormal1"/>
              <w:keepNext w:val="0"/>
              <w:keepLines w:val="0"/>
              <w:spacing w:before="40"/>
              <w:rPr>
                <w:ins w:id="8804" w:author="Charles Gifford" w:date="2017-03-20T16:14:00Z"/>
                <w:lang w:val="en-US"/>
              </w:rPr>
            </w:pPr>
            <w:ins w:id="8805" w:author="Charles Gifford" w:date="2017-03-20T16:14:00Z">
              <w:r w:rsidRPr="001C220C">
                <w:rPr>
                  <w:lang w:val="en-US"/>
                </w:rPr>
                <w:t>Physical</w:t>
              </w:r>
            </w:ins>
          </w:p>
        </w:tc>
        <w:tc>
          <w:tcPr>
            <w:tcW w:w="1080" w:type="dxa"/>
          </w:tcPr>
          <w:p w14:paraId="1B3A966B" w14:textId="77777777" w:rsidR="007617E4" w:rsidRPr="001C220C" w:rsidRDefault="007617E4" w:rsidP="0020423E">
            <w:pPr>
              <w:pStyle w:val="TableNormal1"/>
              <w:keepNext w:val="0"/>
              <w:keepLines w:val="0"/>
              <w:spacing w:before="40"/>
              <w:rPr>
                <w:ins w:id="8806" w:author="Charles Gifford" w:date="2017-03-20T16:14:00Z"/>
                <w:lang w:val="en-US"/>
              </w:rPr>
            </w:pPr>
            <w:ins w:id="8807" w:author="Charles Gifford" w:date="2017-03-20T16:14:00Z">
              <w:r w:rsidRPr="001C220C">
                <w:rPr>
                  <w:lang w:val="en-US"/>
                </w:rPr>
                <w:t>Logical</w:t>
              </w:r>
            </w:ins>
          </w:p>
        </w:tc>
        <w:tc>
          <w:tcPr>
            <w:tcW w:w="1229" w:type="dxa"/>
          </w:tcPr>
          <w:p w14:paraId="31A94344" w14:textId="77777777" w:rsidR="007617E4" w:rsidRPr="001C220C" w:rsidRDefault="007617E4" w:rsidP="0020423E">
            <w:pPr>
              <w:pStyle w:val="TableNormal1"/>
              <w:keepNext w:val="0"/>
              <w:keepLines w:val="0"/>
              <w:spacing w:before="40"/>
              <w:rPr>
                <w:ins w:id="8808" w:author="Charles Gifford" w:date="2017-03-20T16:14:00Z"/>
                <w:lang w:val="en-US"/>
              </w:rPr>
            </w:pPr>
            <w:ins w:id="8809" w:author="Charles Gifford" w:date="2017-03-20T16:14:00Z">
              <w:r w:rsidRPr="001C220C">
                <w:rPr>
                  <w:lang w:val="en-US"/>
                </w:rPr>
                <w:t>Physical</w:t>
              </w:r>
            </w:ins>
          </w:p>
        </w:tc>
      </w:tr>
      <w:tr w:rsidR="007617E4" w:rsidRPr="001C220C" w14:paraId="486E5DD5" w14:textId="77777777" w:rsidTr="0020423E">
        <w:trPr>
          <w:cantSplit/>
          <w:jc w:val="center"/>
          <w:ins w:id="8810" w:author="Charles Gifford" w:date="2017-03-20T16:14:00Z"/>
        </w:trPr>
        <w:tc>
          <w:tcPr>
            <w:tcW w:w="1269" w:type="dxa"/>
          </w:tcPr>
          <w:p w14:paraId="4BE94ABE" w14:textId="77777777" w:rsidR="007617E4" w:rsidRPr="001C220C" w:rsidRDefault="007617E4" w:rsidP="0020423E">
            <w:pPr>
              <w:pStyle w:val="TableNormal1"/>
              <w:keepNext w:val="0"/>
              <w:keepLines w:val="0"/>
              <w:rPr>
                <w:ins w:id="8811" w:author="Charles Gifford" w:date="2017-03-20T16:14:00Z"/>
                <w:lang w:val="en-US"/>
              </w:rPr>
            </w:pPr>
            <w:ins w:id="8812" w:author="Charles Gifford" w:date="2017-03-20T16:14:00Z">
              <w:r w:rsidRPr="001C220C">
                <w:rPr>
                  <w:lang w:val="en-US"/>
                </w:rPr>
                <w:t xml:space="preserve">Assembly </w:t>
              </w:r>
              <w:r>
                <w:rPr>
                  <w:lang w:val="en-US"/>
                </w:rPr>
                <w:t>r</w:t>
              </w:r>
              <w:r w:rsidRPr="001C220C">
                <w:rPr>
                  <w:lang w:val="en-US"/>
                </w:rPr>
                <w:t>elationship</w:t>
              </w:r>
            </w:ins>
          </w:p>
        </w:tc>
        <w:tc>
          <w:tcPr>
            <w:tcW w:w="2880" w:type="dxa"/>
          </w:tcPr>
          <w:p w14:paraId="4FE52F78" w14:textId="77777777" w:rsidR="007617E4" w:rsidRPr="001C220C" w:rsidRDefault="007617E4" w:rsidP="0020423E">
            <w:pPr>
              <w:pStyle w:val="TableNormal1"/>
              <w:keepNext w:val="0"/>
              <w:keepLines w:val="0"/>
              <w:spacing w:before="40"/>
              <w:rPr>
                <w:ins w:id="8813" w:author="Charles Gifford" w:date="2017-03-20T16:14:00Z"/>
                <w:lang w:val="en-US"/>
              </w:rPr>
            </w:pPr>
            <w:ins w:id="8814" w:author="Charles Gifford" w:date="2017-03-20T16:14:00Z">
              <w:r>
                <w:rPr>
                  <w:lang w:val="en-US"/>
                </w:rPr>
                <w:t xml:space="preserve">Optional: </w:t>
              </w:r>
              <w:r w:rsidRPr="001C220C">
                <w:rPr>
                  <w:lang w:val="en-US"/>
                </w:rPr>
                <w:t>Defines the type of the relationships. The defined types are:</w:t>
              </w:r>
            </w:ins>
          </w:p>
          <w:p w14:paraId="265ADD45" w14:textId="77777777" w:rsidR="007617E4" w:rsidRPr="001C220C" w:rsidRDefault="007617E4" w:rsidP="0020423E">
            <w:pPr>
              <w:pStyle w:val="TableNormal1"/>
              <w:keepNext w:val="0"/>
              <w:keepLines w:val="0"/>
              <w:spacing w:before="40"/>
              <w:rPr>
                <w:ins w:id="8815" w:author="Charles Gifford" w:date="2017-03-20T16:14:00Z"/>
                <w:lang w:val="en-US"/>
              </w:rPr>
            </w:pPr>
            <w:ins w:id="8816" w:author="Charles Gifford" w:date="2017-03-20T16:14:00Z">
              <w:r w:rsidRPr="001C220C">
                <w:rPr>
                  <w:lang w:val="en-US"/>
                </w:rPr>
                <w:t xml:space="preserve">Permanent – An assembly that is not intended to be split during the production process. </w:t>
              </w:r>
            </w:ins>
          </w:p>
          <w:p w14:paraId="06E76F45" w14:textId="77777777" w:rsidR="007617E4" w:rsidRPr="001C220C" w:rsidRDefault="007617E4" w:rsidP="0020423E">
            <w:pPr>
              <w:pStyle w:val="TableNormal1"/>
              <w:keepNext w:val="0"/>
              <w:keepLines w:val="0"/>
              <w:spacing w:before="40"/>
              <w:rPr>
                <w:ins w:id="8817" w:author="Charles Gifford" w:date="2017-03-20T16:14:00Z"/>
                <w:lang w:val="en-US"/>
              </w:rPr>
            </w:pPr>
            <w:ins w:id="8818" w:author="Charles Gifford" w:date="2017-03-20T16:14:00Z">
              <w:r w:rsidRPr="001C220C">
                <w:rPr>
                  <w:lang w:val="en-US"/>
                </w:rPr>
                <w:t>Transient – A temporary assembly using during production, such as a pallet of different materials or a batch kit.</w:t>
              </w:r>
            </w:ins>
          </w:p>
        </w:tc>
        <w:tc>
          <w:tcPr>
            <w:tcW w:w="1238" w:type="dxa"/>
          </w:tcPr>
          <w:p w14:paraId="77A45D50" w14:textId="77777777" w:rsidR="007617E4" w:rsidRPr="001C220C" w:rsidRDefault="007617E4" w:rsidP="0020423E">
            <w:pPr>
              <w:pStyle w:val="TableNormal1"/>
              <w:keepNext w:val="0"/>
              <w:keepLines w:val="0"/>
              <w:rPr>
                <w:ins w:id="8819" w:author="Charles Gifford" w:date="2017-03-20T16:14:00Z"/>
                <w:lang w:val="en-US"/>
              </w:rPr>
            </w:pPr>
            <w:ins w:id="8820" w:author="Charles Gifford" w:date="2017-03-20T16:14:00Z">
              <w:r w:rsidRPr="001C220C">
                <w:rPr>
                  <w:lang w:val="en-US"/>
                </w:rPr>
                <w:t>Permanent</w:t>
              </w:r>
            </w:ins>
          </w:p>
        </w:tc>
        <w:tc>
          <w:tcPr>
            <w:tcW w:w="1350" w:type="dxa"/>
          </w:tcPr>
          <w:p w14:paraId="779CCF8E" w14:textId="77777777" w:rsidR="007617E4" w:rsidRPr="001C220C" w:rsidRDefault="007617E4" w:rsidP="0020423E">
            <w:pPr>
              <w:pStyle w:val="TableNormal1"/>
              <w:keepNext w:val="0"/>
              <w:keepLines w:val="0"/>
              <w:spacing w:before="40"/>
              <w:rPr>
                <w:ins w:id="8821" w:author="Charles Gifford" w:date="2017-03-20T16:14:00Z"/>
                <w:lang w:val="en-US"/>
              </w:rPr>
            </w:pPr>
            <w:ins w:id="8822" w:author="Charles Gifford" w:date="2017-03-20T16:14:00Z">
              <w:r w:rsidRPr="001C220C">
                <w:rPr>
                  <w:lang w:val="en-US"/>
                </w:rPr>
                <w:t>Transient</w:t>
              </w:r>
            </w:ins>
          </w:p>
        </w:tc>
        <w:tc>
          <w:tcPr>
            <w:tcW w:w="1080" w:type="dxa"/>
          </w:tcPr>
          <w:p w14:paraId="55D3606A" w14:textId="77777777" w:rsidR="007617E4" w:rsidRPr="001C220C" w:rsidRDefault="007617E4" w:rsidP="0020423E">
            <w:pPr>
              <w:pStyle w:val="TableNormal1"/>
              <w:keepNext w:val="0"/>
              <w:keepLines w:val="0"/>
              <w:spacing w:before="40"/>
              <w:rPr>
                <w:ins w:id="8823" w:author="Charles Gifford" w:date="2017-03-20T16:14:00Z"/>
                <w:lang w:val="en-US"/>
              </w:rPr>
            </w:pPr>
            <w:ins w:id="8824" w:author="Charles Gifford" w:date="2017-03-20T16:14:00Z">
              <w:r w:rsidRPr="001C220C">
                <w:rPr>
                  <w:lang w:val="en-US"/>
                </w:rPr>
                <w:t>Permanent</w:t>
              </w:r>
            </w:ins>
          </w:p>
        </w:tc>
        <w:tc>
          <w:tcPr>
            <w:tcW w:w="1229" w:type="dxa"/>
          </w:tcPr>
          <w:p w14:paraId="292696A7" w14:textId="77777777" w:rsidR="007617E4" w:rsidRPr="001C220C" w:rsidRDefault="007617E4" w:rsidP="0020423E">
            <w:pPr>
              <w:pStyle w:val="TableNormal1"/>
              <w:keepNext w:val="0"/>
              <w:keepLines w:val="0"/>
              <w:spacing w:before="40"/>
              <w:rPr>
                <w:ins w:id="8825" w:author="Charles Gifford" w:date="2017-03-20T16:14:00Z"/>
                <w:lang w:val="en-US"/>
              </w:rPr>
            </w:pPr>
            <w:ins w:id="8826" w:author="Charles Gifford" w:date="2017-03-20T16:14:00Z">
              <w:r w:rsidRPr="001C220C">
                <w:rPr>
                  <w:lang w:val="en-US"/>
                </w:rPr>
                <w:t>Transient</w:t>
              </w:r>
            </w:ins>
          </w:p>
        </w:tc>
      </w:tr>
      <w:tr w:rsidR="007617E4" w:rsidRPr="001C220C" w14:paraId="4AEECBDC" w14:textId="77777777" w:rsidTr="0020423E">
        <w:trPr>
          <w:cantSplit/>
          <w:jc w:val="center"/>
          <w:ins w:id="8827" w:author="Charles Gifford" w:date="2017-03-20T16:14:00Z"/>
        </w:trPr>
        <w:tc>
          <w:tcPr>
            <w:tcW w:w="1269" w:type="dxa"/>
          </w:tcPr>
          <w:p w14:paraId="4D129410" w14:textId="77777777" w:rsidR="007617E4" w:rsidRPr="001C220C" w:rsidRDefault="007617E4" w:rsidP="0020423E">
            <w:pPr>
              <w:pStyle w:val="TableNormal1"/>
              <w:keepNext w:val="0"/>
              <w:keepLines w:val="0"/>
              <w:rPr>
                <w:ins w:id="8828" w:author="Charles Gifford" w:date="2017-03-20T16:14:00Z"/>
                <w:lang w:val="en-US"/>
              </w:rPr>
            </w:pPr>
            <w:ins w:id="8829" w:author="Charles Gifford" w:date="2017-03-20T16:14:00Z">
              <w:r w:rsidRPr="001C220C">
                <w:rPr>
                  <w:lang w:val="en-US"/>
                </w:rPr>
                <w:t xml:space="preserve">Material </w:t>
              </w:r>
              <w:r>
                <w:rPr>
                  <w:lang w:val="en-US"/>
                </w:rPr>
                <w:t>u</w:t>
              </w:r>
              <w:r w:rsidRPr="001C220C">
                <w:rPr>
                  <w:lang w:val="en-US"/>
                </w:rPr>
                <w:t>se</w:t>
              </w:r>
            </w:ins>
          </w:p>
        </w:tc>
        <w:tc>
          <w:tcPr>
            <w:tcW w:w="2880" w:type="dxa"/>
          </w:tcPr>
          <w:p w14:paraId="5CC701ED" w14:textId="77777777" w:rsidR="007617E4" w:rsidRPr="001C220C" w:rsidRDefault="007617E4" w:rsidP="0020423E">
            <w:pPr>
              <w:pStyle w:val="TableNormal1"/>
              <w:keepNext w:val="0"/>
              <w:keepLines w:val="0"/>
              <w:rPr>
                <w:ins w:id="8830" w:author="Charles Gifford" w:date="2017-03-20T16:14:00Z"/>
                <w:lang w:val="en-US"/>
              </w:rPr>
            </w:pPr>
            <w:ins w:id="8831" w:author="Charles Gifford" w:date="2017-03-20T16:14:00Z">
              <w:r w:rsidRPr="001C220C">
                <w:rPr>
                  <w:lang w:val="en-US"/>
                </w:rPr>
                <w:t xml:space="preserve">Defines the material use. </w:t>
              </w:r>
            </w:ins>
          </w:p>
          <w:p w14:paraId="59A1D250" w14:textId="77777777" w:rsidR="007617E4" w:rsidRDefault="007617E4" w:rsidP="0020423E">
            <w:pPr>
              <w:pStyle w:val="TableNormal1"/>
              <w:keepNext w:val="0"/>
              <w:keepLines w:val="0"/>
              <w:rPr>
                <w:ins w:id="8832" w:author="Charles Gifford" w:date="2017-03-20T16:14:00Z"/>
                <w:lang w:val="en-US"/>
              </w:rPr>
            </w:pPr>
            <w:ins w:id="8833" w:author="Charles Gifford" w:date="2017-03-20T16:14:00Z">
              <w:r>
                <w:rPr>
                  <w:lang w:val="en-US"/>
                </w:rPr>
                <w:t>Defined values f</w:t>
              </w:r>
              <w:r w:rsidRPr="001C220C">
                <w:rPr>
                  <w:lang w:val="en-US"/>
                </w:rPr>
                <w:t xml:space="preserve">or production </w:t>
              </w:r>
              <w:r>
                <w:rPr>
                  <w:lang w:val="en-US"/>
                </w:rPr>
                <w:t>operations</w:t>
              </w:r>
              <w:r w:rsidRPr="001C220C">
                <w:rPr>
                  <w:lang w:val="en-US"/>
                </w:rPr>
                <w:t xml:space="preserve"> are: </w:t>
              </w:r>
              <w:r>
                <w:rPr>
                  <w:lang w:val="en-US"/>
                </w:rPr>
                <w:t xml:space="preserve"> </w:t>
              </w:r>
            </w:ins>
          </w:p>
          <w:p w14:paraId="300E3283" w14:textId="77777777" w:rsidR="007617E4" w:rsidRDefault="007617E4" w:rsidP="0020423E">
            <w:pPr>
              <w:pStyle w:val="TableNormal1"/>
              <w:keepNext w:val="0"/>
              <w:keepLines w:val="0"/>
              <w:rPr>
                <w:ins w:id="8834" w:author="Charles Gifford" w:date="2017-03-20T16:14:00Z"/>
                <w:lang w:val="en-US"/>
              </w:rPr>
            </w:pPr>
            <w:ins w:id="8835" w:author="Charles Gifford" w:date="2017-03-20T16:14:00Z">
              <w:r w:rsidRPr="001C220C">
                <w:rPr>
                  <w:lang w:val="en-US"/>
                </w:rPr>
                <w:t xml:space="preserve">Consumable, </w:t>
              </w:r>
              <w:r>
                <w:rPr>
                  <w:lang w:val="en-US"/>
                </w:rPr>
                <w:t>m</w:t>
              </w:r>
              <w:r w:rsidRPr="001C220C">
                <w:rPr>
                  <w:lang w:val="en-US"/>
                </w:rPr>
                <w:t xml:space="preserve">aterial </w:t>
              </w:r>
              <w:r>
                <w:rPr>
                  <w:lang w:val="en-US"/>
                </w:rPr>
                <w:t>c</w:t>
              </w:r>
              <w:r w:rsidRPr="001C220C">
                <w:rPr>
                  <w:lang w:val="en-US"/>
                </w:rPr>
                <w:t xml:space="preserve">onsumed, </w:t>
              </w:r>
              <w:r>
                <w:rPr>
                  <w:lang w:val="en-US"/>
                </w:rPr>
                <w:t>m</w:t>
              </w:r>
              <w:r w:rsidRPr="001C220C">
                <w:rPr>
                  <w:lang w:val="en-US"/>
                </w:rPr>
                <w:t xml:space="preserve">aterial </w:t>
              </w:r>
              <w:r>
                <w:rPr>
                  <w:lang w:val="en-US"/>
                </w:rPr>
                <w:t>p</w:t>
              </w:r>
              <w:r w:rsidRPr="001C220C">
                <w:rPr>
                  <w:lang w:val="en-US"/>
                </w:rPr>
                <w:t>roduced</w:t>
              </w:r>
              <w:r>
                <w:rPr>
                  <w:lang w:val="en-US"/>
                </w:rPr>
                <w:t>, by-product produced, co-product produced, yield produced.</w:t>
              </w:r>
            </w:ins>
          </w:p>
          <w:p w14:paraId="2BB49133" w14:textId="77777777" w:rsidR="007617E4" w:rsidRDefault="007617E4" w:rsidP="0020423E">
            <w:pPr>
              <w:pStyle w:val="TableNormal1"/>
              <w:keepNext w:val="0"/>
              <w:keepLines w:val="0"/>
              <w:rPr>
                <w:ins w:id="8836" w:author="Charles Gifford" w:date="2017-03-20T16:14:00Z"/>
                <w:lang w:val="en-US"/>
              </w:rPr>
            </w:pPr>
            <w:ins w:id="8837" w:author="Charles Gifford" w:date="2017-03-20T16:14:00Z">
              <w:r w:rsidRPr="003E34F8">
                <w:rPr>
                  <w:lang w:val="en-US"/>
                </w:rPr>
                <w:t xml:space="preserve">Defined values for </w:t>
              </w:r>
              <w:r>
                <w:rPr>
                  <w:lang w:val="en-US"/>
                </w:rPr>
                <w:t>m</w:t>
              </w:r>
              <w:r w:rsidRPr="00610230">
                <w:rPr>
                  <w:lang w:val="en-US"/>
                </w:rPr>
                <w:t xml:space="preserve">aintenance operations </w:t>
              </w:r>
              <w:r>
                <w:rPr>
                  <w:lang w:val="en-US"/>
                </w:rPr>
                <w:t xml:space="preserve">are: </w:t>
              </w:r>
            </w:ins>
          </w:p>
          <w:p w14:paraId="4933218D" w14:textId="77777777" w:rsidR="007617E4" w:rsidRPr="00610230" w:rsidRDefault="007617E4" w:rsidP="0020423E">
            <w:pPr>
              <w:pStyle w:val="TableNormal1"/>
              <w:keepNext w:val="0"/>
              <w:keepLines w:val="0"/>
              <w:rPr>
                <w:ins w:id="8838" w:author="Charles Gifford" w:date="2017-03-20T16:14:00Z"/>
                <w:lang w:val="en-US"/>
              </w:rPr>
            </w:pPr>
            <w:ins w:id="8839" w:author="Charles Gifford" w:date="2017-03-20T16:14:00Z">
              <w:r>
                <w:rPr>
                  <w:lang w:val="en-US"/>
                </w:rPr>
                <w:t>Consumable, replaced asset, replacement a</w:t>
              </w:r>
              <w:r w:rsidRPr="00610230">
                <w:rPr>
                  <w:lang w:val="en-US"/>
                </w:rPr>
                <w:t>sset</w:t>
              </w:r>
              <w:r>
                <w:rPr>
                  <w:lang w:val="en-US"/>
                </w:rPr>
                <w:t>.</w:t>
              </w:r>
            </w:ins>
          </w:p>
          <w:p w14:paraId="499AF7C3" w14:textId="77777777" w:rsidR="007617E4" w:rsidRDefault="007617E4" w:rsidP="0020423E">
            <w:pPr>
              <w:pStyle w:val="TableNormal1"/>
              <w:keepNext w:val="0"/>
              <w:keepLines w:val="0"/>
              <w:rPr>
                <w:ins w:id="8840" w:author="Charles Gifford" w:date="2017-03-20T16:14:00Z"/>
                <w:lang w:val="en-US"/>
              </w:rPr>
            </w:pPr>
            <w:ins w:id="8841" w:author="Charles Gifford" w:date="2017-03-20T16:14:00Z">
              <w:r w:rsidRPr="003E34F8">
                <w:rPr>
                  <w:lang w:val="en-US"/>
                </w:rPr>
                <w:t xml:space="preserve">Defined values for </w:t>
              </w:r>
              <w:r>
                <w:rPr>
                  <w:lang w:val="en-US"/>
                </w:rPr>
                <w:t>q</w:t>
              </w:r>
              <w:r w:rsidRPr="00610230">
                <w:rPr>
                  <w:lang w:val="en-US"/>
                </w:rPr>
                <w:t xml:space="preserve">uality operations </w:t>
              </w:r>
              <w:r>
                <w:rPr>
                  <w:lang w:val="en-US"/>
                </w:rPr>
                <w:t xml:space="preserve">are: </w:t>
              </w:r>
            </w:ins>
          </w:p>
          <w:p w14:paraId="591FD000" w14:textId="77777777" w:rsidR="007617E4" w:rsidRPr="00610230" w:rsidRDefault="007617E4" w:rsidP="0020423E">
            <w:pPr>
              <w:pStyle w:val="TableNormal1"/>
              <w:keepNext w:val="0"/>
              <w:keepLines w:val="0"/>
              <w:rPr>
                <w:ins w:id="8842" w:author="Charles Gifford" w:date="2017-03-20T16:14:00Z"/>
                <w:lang w:val="en-US"/>
              </w:rPr>
            </w:pPr>
            <w:ins w:id="8843" w:author="Charles Gifford" w:date="2017-03-20T16:14:00Z">
              <w:r>
                <w:rPr>
                  <w:lang w:val="en-US"/>
                </w:rPr>
                <w:t>Consumable, sample, returned s</w:t>
              </w:r>
              <w:r w:rsidRPr="00610230">
                <w:rPr>
                  <w:lang w:val="en-US"/>
                </w:rPr>
                <w:t>ample</w:t>
              </w:r>
              <w:r>
                <w:rPr>
                  <w:lang w:val="en-US"/>
                </w:rPr>
                <w:t>.</w:t>
              </w:r>
            </w:ins>
          </w:p>
          <w:p w14:paraId="347B79E0" w14:textId="77777777" w:rsidR="007617E4" w:rsidRDefault="007617E4" w:rsidP="0020423E">
            <w:pPr>
              <w:pStyle w:val="TableNormal1"/>
              <w:keepNext w:val="0"/>
              <w:keepLines w:val="0"/>
              <w:rPr>
                <w:ins w:id="8844" w:author="Charles Gifford" w:date="2017-03-20T16:14:00Z"/>
                <w:lang w:val="en-US"/>
              </w:rPr>
            </w:pPr>
            <w:ins w:id="8845" w:author="Charles Gifford" w:date="2017-03-20T16:14:00Z">
              <w:r w:rsidRPr="003E34F8">
                <w:rPr>
                  <w:lang w:val="en-US"/>
                </w:rPr>
                <w:t xml:space="preserve">Defined values for </w:t>
              </w:r>
              <w:r>
                <w:rPr>
                  <w:lang w:val="en-US"/>
                </w:rPr>
                <w:t>I</w:t>
              </w:r>
              <w:r w:rsidRPr="00610230">
                <w:rPr>
                  <w:lang w:val="en-US"/>
                </w:rPr>
                <w:t xml:space="preserve">nventory operations </w:t>
              </w:r>
              <w:r>
                <w:rPr>
                  <w:lang w:val="en-US"/>
                </w:rPr>
                <w:t xml:space="preserve">are:  </w:t>
              </w:r>
            </w:ins>
          </w:p>
          <w:p w14:paraId="7FFF5319" w14:textId="77777777" w:rsidR="007617E4" w:rsidRPr="001C220C" w:rsidRDefault="007617E4" w:rsidP="0020423E">
            <w:pPr>
              <w:pStyle w:val="TableNormal1"/>
              <w:keepNext w:val="0"/>
              <w:keepLines w:val="0"/>
              <w:rPr>
                <w:ins w:id="8846" w:author="Charles Gifford" w:date="2017-03-20T16:14:00Z"/>
                <w:lang w:val="en-US"/>
              </w:rPr>
            </w:pPr>
            <w:ins w:id="8847" w:author="Charles Gifford" w:date="2017-03-20T16:14:00Z">
              <w:r>
                <w:rPr>
                  <w:lang w:val="en-US"/>
                </w:rPr>
                <w:t>Consumable, carrier, returned c</w:t>
              </w:r>
              <w:r w:rsidRPr="00610230">
                <w:rPr>
                  <w:lang w:val="en-US"/>
                </w:rPr>
                <w:t>arr</w:t>
              </w:r>
              <w:r>
                <w:rPr>
                  <w:lang w:val="en-US"/>
                </w:rPr>
                <w:t>ier, i</w:t>
              </w:r>
              <w:r w:rsidRPr="00610230">
                <w:rPr>
                  <w:lang w:val="en-US"/>
                </w:rPr>
                <w:t>nventoried</w:t>
              </w:r>
              <w:r>
                <w:rPr>
                  <w:lang w:val="en-US"/>
                </w:rPr>
                <w:t>.</w:t>
              </w:r>
            </w:ins>
          </w:p>
        </w:tc>
        <w:tc>
          <w:tcPr>
            <w:tcW w:w="1238" w:type="dxa"/>
          </w:tcPr>
          <w:p w14:paraId="0123E64A" w14:textId="77777777" w:rsidR="007617E4" w:rsidRPr="001C220C" w:rsidRDefault="007617E4" w:rsidP="0020423E">
            <w:pPr>
              <w:pStyle w:val="TableNormal1"/>
              <w:keepNext w:val="0"/>
              <w:keepLines w:val="0"/>
              <w:rPr>
                <w:ins w:id="8848" w:author="Charles Gifford" w:date="2017-03-20T16:14:00Z"/>
                <w:lang w:val="en-US"/>
              </w:rPr>
            </w:pPr>
            <w:ins w:id="8849" w:author="Charles Gifford" w:date="2017-03-20T16:14:00Z">
              <w:r w:rsidRPr="001C220C">
                <w:rPr>
                  <w:lang w:val="en-US"/>
                </w:rPr>
                <w:t xml:space="preserve">Material </w:t>
              </w:r>
              <w:r>
                <w:rPr>
                  <w:lang w:val="en-US"/>
                </w:rPr>
                <w:t>c</w:t>
              </w:r>
              <w:r w:rsidRPr="001C220C">
                <w:rPr>
                  <w:lang w:val="en-US"/>
                </w:rPr>
                <w:t>onsumed</w:t>
              </w:r>
            </w:ins>
          </w:p>
        </w:tc>
        <w:tc>
          <w:tcPr>
            <w:tcW w:w="1350" w:type="dxa"/>
          </w:tcPr>
          <w:p w14:paraId="59465044" w14:textId="77777777" w:rsidR="007617E4" w:rsidRPr="001C220C" w:rsidRDefault="007617E4" w:rsidP="0020423E">
            <w:pPr>
              <w:pStyle w:val="TableNormal1"/>
              <w:keepNext w:val="0"/>
              <w:keepLines w:val="0"/>
              <w:spacing w:before="40"/>
              <w:rPr>
                <w:ins w:id="8850" w:author="Charles Gifford" w:date="2017-03-20T16:14:00Z"/>
                <w:lang w:val="en-US"/>
              </w:rPr>
            </w:pPr>
            <w:ins w:id="8851" w:author="Charles Gifford" w:date="2017-03-20T16:14:00Z">
              <w:r w:rsidRPr="001C220C">
                <w:rPr>
                  <w:lang w:val="en-US"/>
                </w:rPr>
                <w:t xml:space="preserve">Material </w:t>
              </w:r>
              <w:r>
                <w:rPr>
                  <w:lang w:val="en-US"/>
                </w:rPr>
                <w:t>c</w:t>
              </w:r>
              <w:r w:rsidRPr="001C220C">
                <w:rPr>
                  <w:lang w:val="en-US"/>
                </w:rPr>
                <w:t>onsumed</w:t>
              </w:r>
            </w:ins>
          </w:p>
        </w:tc>
        <w:tc>
          <w:tcPr>
            <w:tcW w:w="1080" w:type="dxa"/>
          </w:tcPr>
          <w:p w14:paraId="7982210F" w14:textId="77777777" w:rsidR="007617E4" w:rsidRPr="001C220C" w:rsidRDefault="007617E4" w:rsidP="0020423E">
            <w:pPr>
              <w:pStyle w:val="TableNormal1"/>
              <w:keepNext w:val="0"/>
              <w:keepLines w:val="0"/>
              <w:spacing w:before="40"/>
              <w:rPr>
                <w:ins w:id="8852" w:author="Charles Gifford" w:date="2017-03-20T16:14:00Z"/>
                <w:lang w:val="en-US"/>
              </w:rPr>
            </w:pPr>
            <w:ins w:id="8853" w:author="Charles Gifford" w:date="2017-03-20T16:14:00Z">
              <w:r w:rsidRPr="001C220C">
                <w:rPr>
                  <w:lang w:val="en-US"/>
                </w:rPr>
                <w:t xml:space="preserve">Material </w:t>
              </w:r>
              <w:r>
                <w:rPr>
                  <w:lang w:val="en-US"/>
                </w:rPr>
                <w:t>c</w:t>
              </w:r>
              <w:r w:rsidRPr="001C220C">
                <w:rPr>
                  <w:lang w:val="en-US"/>
                </w:rPr>
                <w:t>onsumed</w:t>
              </w:r>
            </w:ins>
          </w:p>
        </w:tc>
        <w:tc>
          <w:tcPr>
            <w:tcW w:w="1229" w:type="dxa"/>
          </w:tcPr>
          <w:p w14:paraId="103B3862" w14:textId="77777777" w:rsidR="007617E4" w:rsidRPr="001C220C" w:rsidRDefault="007617E4" w:rsidP="0020423E">
            <w:pPr>
              <w:pStyle w:val="TableNormal1"/>
              <w:keepNext w:val="0"/>
              <w:keepLines w:val="0"/>
              <w:spacing w:before="40"/>
              <w:rPr>
                <w:ins w:id="8854" w:author="Charles Gifford" w:date="2017-03-20T16:14:00Z"/>
                <w:lang w:val="en-US"/>
              </w:rPr>
            </w:pPr>
            <w:ins w:id="8855" w:author="Charles Gifford" w:date="2017-03-20T16:14:00Z">
              <w:r w:rsidRPr="001C220C">
                <w:rPr>
                  <w:lang w:val="en-US"/>
                </w:rPr>
                <w:t xml:space="preserve">Material </w:t>
              </w:r>
              <w:r>
                <w:rPr>
                  <w:lang w:val="en-US"/>
                </w:rPr>
                <w:t>c</w:t>
              </w:r>
              <w:r w:rsidRPr="001C220C">
                <w:rPr>
                  <w:lang w:val="en-US"/>
                </w:rPr>
                <w:t>onsumed</w:t>
              </w:r>
            </w:ins>
          </w:p>
        </w:tc>
      </w:tr>
      <w:tr w:rsidR="007617E4" w:rsidRPr="001C220C" w14:paraId="16FDC091" w14:textId="77777777" w:rsidTr="0020423E">
        <w:trPr>
          <w:cantSplit/>
          <w:jc w:val="center"/>
          <w:ins w:id="8856" w:author="Charles Gifford" w:date="2017-03-20T16:14:00Z"/>
        </w:trPr>
        <w:tc>
          <w:tcPr>
            <w:tcW w:w="1269" w:type="dxa"/>
          </w:tcPr>
          <w:p w14:paraId="460FA2F8" w14:textId="77777777" w:rsidR="007617E4" w:rsidRPr="001C220C" w:rsidRDefault="007617E4" w:rsidP="0020423E">
            <w:pPr>
              <w:pStyle w:val="TableNormal1"/>
              <w:keepNext w:val="0"/>
              <w:keepLines w:val="0"/>
              <w:rPr>
                <w:ins w:id="8857" w:author="Charles Gifford" w:date="2017-03-20T16:14:00Z"/>
                <w:lang w:val="en-US"/>
              </w:rPr>
            </w:pPr>
            <w:ins w:id="8858" w:author="Charles Gifford" w:date="2017-03-20T16:14:00Z">
              <w:r w:rsidRPr="001C220C">
                <w:rPr>
                  <w:lang w:val="en-US"/>
                </w:rPr>
                <w:t>Quantity</w:t>
              </w:r>
            </w:ins>
          </w:p>
        </w:tc>
        <w:tc>
          <w:tcPr>
            <w:tcW w:w="2880" w:type="dxa"/>
          </w:tcPr>
          <w:p w14:paraId="60EBDB15" w14:textId="77777777" w:rsidR="007617E4" w:rsidRPr="001C220C" w:rsidRDefault="007617E4" w:rsidP="0020423E">
            <w:pPr>
              <w:pStyle w:val="TableNormal1"/>
              <w:keepNext w:val="0"/>
              <w:keepLines w:val="0"/>
              <w:rPr>
                <w:ins w:id="8859" w:author="Charles Gifford" w:date="2017-03-20T16:14:00Z"/>
                <w:lang w:val="en-US"/>
              </w:rPr>
            </w:pPr>
            <w:ins w:id="8860" w:author="Charles Gifford" w:date="2017-03-20T16:14:00Z">
              <w:r w:rsidRPr="001C220C">
                <w:rPr>
                  <w:lang w:val="en-US"/>
                </w:rPr>
                <w:t>Specifies the amount of resources required.</w:t>
              </w:r>
            </w:ins>
          </w:p>
        </w:tc>
        <w:tc>
          <w:tcPr>
            <w:tcW w:w="1238" w:type="dxa"/>
          </w:tcPr>
          <w:p w14:paraId="5340B069" w14:textId="77777777" w:rsidR="007617E4" w:rsidRPr="001C220C" w:rsidRDefault="007617E4" w:rsidP="0020423E">
            <w:pPr>
              <w:pStyle w:val="TableNormal1"/>
              <w:keepNext w:val="0"/>
              <w:keepLines w:val="0"/>
              <w:rPr>
                <w:ins w:id="8861" w:author="Charles Gifford" w:date="2017-03-20T16:14:00Z"/>
                <w:lang w:val="en-US"/>
              </w:rPr>
            </w:pPr>
            <w:ins w:id="8862" w:author="Charles Gifford" w:date="2017-03-20T16:14:00Z">
              <w:r w:rsidRPr="001C220C">
                <w:rPr>
                  <w:lang w:val="en-US"/>
                </w:rPr>
                <w:t>0</w:t>
              </w:r>
              <w:r>
                <w:rPr>
                  <w:lang w:val="en-US"/>
                </w:rPr>
                <w:t>,</w:t>
              </w:r>
              <w:r w:rsidRPr="001C220C">
                <w:rPr>
                  <w:lang w:val="en-US"/>
                </w:rPr>
                <w:t>35</w:t>
              </w:r>
            </w:ins>
          </w:p>
        </w:tc>
        <w:tc>
          <w:tcPr>
            <w:tcW w:w="1350" w:type="dxa"/>
          </w:tcPr>
          <w:p w14:paraId="73BC88AE" w14:textId="77777777" w:rsidR="007617E4" w:rsidRPr="001C220C" w:rsidRDefault="007617E4" w:rsidP="0020423E">
            <w:pPr>
              <w:pStyle w:val="TableNormal1"/>
              <w:keepNext w:val="0"/>
              <w:keepLines w:val="0"/>
              <w:spacing w:before="40"/>
              <w:rPr>
                <w:ins w:id="8863" w:author="Charles Gifford" w:date="2017-03-20T16:14:00Z"/>
                <w:lang w:val="en-US"/>
              </w:rPr>
            </w:pPr>
            <w:ins w:id="8864" w:author="Charles Gifford" w:date="2017-03-20T16:14:00Z">
              <w:r w:rsidRPr="001C220C">
                <w:rPr>
                  <w:lang w:val="en-US"/>
                </w:rPr>
                <w:t>6</w:t>
              </w:r>
            </w:ins>
          </w:p>
        </w:tc>
        <w:tc>
          <w:tcPr>
            <w:tcW w:w="1080" w:type="dxa"/>
          </w:tcPr>
          <w:p w14:paraId="22D46191" w14:textId="77777777" w:rsidR="007617E4" w:rsidRPr="001C220C" w:rsidRDefault="007617E4" w:rsidP="0020423E">
            <w:pPr>
              <w:pStyle w:val="TableNormal1"/>
              <w:keepNext w:val="0"/>
              <w:keepLines w:val="0"/>
              <w:spacing w:before="40"/>
              <w:rPr>
                <w:ins w:id="8865" w:author="Charles Gifford" w:date="2017-03-20T16:14:00Z"/>
                <w:lang w:val="en-US"/>
              </w:rPr>
            </w:pPr>
            <w:ins w:id="8866" w:author="Charles Gifford" w:date="2017-03-20T16:14:00Z">
              <w:r w:rsidRPr="001C220C">
                <w:rPr>
                  <w:lang w:val="en-US"/>
                </w:rPr>
                <w:t>1</w:t>
              </w:r>
            </w:ins>
          </w:p>
        </w:tc>
        <w:tc>
          <w:tcPr>
            <w:tcW w:w="1229" w:type="dxa"/>
          </w:tcPr>
          <w:p w14:paraId="48AFAFF2" w14:textId="77777777" w:rsidR="007617E4" w:rsidRPr="001C220C" w:rsidRDefault="007617E4" w:rsidP="0020423E">
            <w:pPr>
              <w:pStyle w:val="TableNormal1"/>
              <w:keepNext w:val="0"/>
              <w:keepLines w:val="0"/>
              <w:spacing w:before="40"/>
              <w:rPr>
                <w:ins w:id="8867" w:author="Charles Gifford" w:date="2017-03-20T16:14:00Z"/>
                <w:lang w:val="en-US"/>
              </w:rPr>
            </w:pPr>
            <w:ins w:id="8868" w:author="Charles Gifford" w:date="2017-03-20T16:14:00Z">
              <w:r>
                <w:rPr>
                  <w:lang w:val="en-US"/>
                </w:rPr>
                <w:t>(not applicable)</w:t>
              </w:r>
            </w:ins>
          </w:p>
        </w:tc>
      </w:tr>
      <w:tr w:rsidR="007617E4" w:rsidRPr="001C220C" w14:paraId="0A4676AB" w14:textId="77777777" w:rsidTr="0020423E">
        <w:trPr>
          <w:cantSplit/>
          <w:jc w:val="center"/>
          <w:ins w:id="8869" w:author="Charles Gifford" w:date="2017-03-20T16:14:00Z"/>
        </w:trPr>
        <w:tc>
          <w:tcPr>
            <w:tcW w:w="1269" w:type="dxa"/>
          </w:tcPr>
          <w:p w14:paraId="1FD13280" w14:textId="77777777" w:rsidR="007617E4" w:rsidRPr="001C220C" w:rsidRDefault="007617E4" w:rsidP="0020423E">
            <w:pPr>
              <w:pStyle w:val="TableNormal1"/>
              <w:keepNext w:val="0"/>
              <w:keepLines w:val="0"/>
              <w:rPr>
                <w:ins w:id="8870" w:author="Charles Gifford" w:date="2017-03-20T16:14:00Z"/>
                <w:lang w:val="en-US"/>
              </w:rPr>
            </w:pPr>
            <w:ins w:id="8871" w:author="Charles Gifford" w:date="2017-03-20T16:14:00Z">
              <w:r w:rsidRPr="001C220C">
                <w:rPr>
                  <w:lang w:val="en-US"/>
                </w:rPr>
                <w:t xml:space="preserve">Quantity </w:t>
              </w:r>
              <w:r>
                <w:rPr>
                  <w:lang w:val="en-US"/>
                </w:rPr>
                <w:t>u</w:t>
              </w:r>
              <w:r w:rsidRPr="001C220C">
                <w:rPr>
                  <w:lang w:val="en-US"/>
                </w:rPr>
                <w:t xml:space="preserve">nit of </w:t>
              </w:r>
              <w:r>
                <w:rPr>
                  <w:lang w:val="en-US"/>
                </w:rPr>
                <w:t>m</w:t>
              </w:r>
              <w:r w:rsidRPr="001C220C">
                <w:rPr>
                  <w:lang w:val="en-US"/>
                </w:rPr>
                <w:t>easure</w:t>
              </w:r>
            </w:ins>
          </w:p>
        </w:tc>
        <w:tc>
          <w:tcPr>
            <w:tcW w:w="2880" w:type="dxa"/>
          </w:tcPr>
          <w:p w14:paraId="378B1857" w14:textId="77777777" w:rsidR="007617E4" w:rsidRPr="001C220C" w:rsidRDefault="007617E4" w:rsidP="0020423E">
            <w:pPr>
              <w:pStyle w:val="TableNormal1"/>
              <w:keepNext w:val="0"/>
              <w:keepLines w:val="0"/>
              <w:rPr>
                <w:ins w:id="8872" w:author="Charles Gifford" w:date="2017-03-20T16:14:00Z"/>
                <w:lang w:val="en-US"/>
              </w:rPr>
            </w:pPr>
            <w:ins w:id="8873" w:author="Charles Gifford" w:date="2017-03-20T16:14:00Z">
              <w:r w:rsidRPr="001C220C">
                <w:rPr>
                  <w:lang w:val="en-US"/>
                </w:rPr>
                <w:t>The unit of measure of the associated property value, if applicable.</w:t>
              </w:r>
            </w:ins>
          </w:p>
        </w:tc>
        <w:tc>
          <w:tcPr>
            <w:tcW w:w="1238" w:type="dxa"/>
          </w:tcPr>
          <w:p w14:paraId="6E319227" w14:textId="77777777" w:rsidR="007617E4" w:rsidRPr="001C220C" w:rsidRDefault="007617E4" w:rsidP="0020423E">
            <w:pPr>
              <w:pStyle w:val="TableNormal1"/>
              <w:keepNext w:val="0"/>
              <w:keepLines w:val="0"/>
              <w:rPr>
                <w:ins w:id="8874" w:author="Charles Gifford" w:date="2017-03-20T16:14:00Z"/>
                <w:lang w:val="en-US"/>
              </w:rPr>
            </w:pPr>
            <w:ins w:id="8875" w:author="Charles Gifford" w:date="2017-03-20T16:14:00Z">
              <w:r w:rsidRPr="001C220C">
                <w:rPr>
                  <w:lang w:val="en-US"/>
                </w:rPr>
                <w:t xml:space="preserve">Sheets </w:t>
              </w:r>
              <w:r w:rsidRPr="001C220C">
                <w:rPr>
                  <w:sz w:val="14"/>
                  <w:lang w:val="en-US"/>
                </w:rPr>
                <w:t>/ piece</w:t>
              </w:r>
            </w:ins>
          </w:p>
        </w:tc>
        <w:tc>
          <w:tcPr>
            <w:tcW w:w="1350" w:type="dxa"/>
          </w:tcPr>
          <w:p w14:paraId="7EC0C61E" w14:textId="77777777" w:rsidR="007617E4" w:rsidRPr="001C220C" w:rsidRDefault="007617E4" w:rsidP="0020423E">
            <w:pPr>
              <w:pStyle w:val="TableNormal1"/>
              <w:keepNext w:val="0"/>
              <w:keepLines w:val="0"/>
              <w:spacing w:before="40"/>
              <w:rPr>
                <w:ins w:id="8876" w:author="Charles Gifford" w:date="2017-03-20T16:14:00Z"/>
                <w:lang w:val="en-US"/>
              </w:rPr>
            </w:pPr>
            <w:ins w:id="8877" w:author="Charles Gifford" w:date="2017-03-20T16:14:00Z">
              <w:r w:rsidRPr="001C220C">
                <w:rPr>
                  <w:lang w:val="en-US"/>
                </w:rPr>
                <w:t>Units</w:t>
              </w:r>
            </w:ins>
          </w:p>
        </w:tc>
        <w:tc>
          <w:tcPr>
            <w:tcW w:w="1080" w:type="dxa"/>
          </w:tcPr>
          <w:p w14:paraId="447D7917" w14:textId="77777777" w:rsidR="007617E4" w:rsidRPr="001C220C" w:rsidRDefault="007617E4" w:rsidP="0020423E">
            <w:pPr>
              <w:pStyle w:val="TableNormal1"/>
              <w:keepNext w:val="0"/>
              <w:keepLines w:val="0"/>
              <w:spacing w:before="40"/>
              <w:rPr>
                <w:ins w:id="8878" w:author="Charles Gifford" w:date="2017-03-20T16:14:00Z"/>
                <w:lang w:val="en-US"/>
              </w:rPr>
            </w:pPr>
            <w:ins w:id="8879" w:author="Charles Gifford" w:date="2017-03-20T16:14:00Z">
              <w:r w:rsidRPr="001C220C">
                <w:rPr>
                  <w:lang w:val="en-US"/>
                </w:rPr>
                <w:t>Units</w:t>
              </w:r>
            </w:ins>
          </w:p>
        </w:tc>
        <w:tc>
          <w:tcPr>
            <w:tcW w:w="1229" w:type="dxa"/>
          </w:tcPr>
          <w:p w14:paraId="1C9B3B81" w14:textId="77777777" w:rsidR="007617E4" w:rsidRPr="001C220C" w:rsidRDefault="007617E4" w:rsidP="0020423E">
            <w:pPr>
              <w:pStyle w:val="TableNormal1"/>
              <w:keepNext w:val="0"/>
              <w:keepLines w:val="0"/>
              <w:spacing w:before="40"/>
              <w:rPr>
                <w:ins w:id="8880" w:author="Charles Gifford" w:date="2017-03-20T16:14:00Z"/>
                <w:lang w:val="en-US"/>
              </w:rPr>
            </w:pPr>
            <w:ins w:id="8881" w:author="Charles Gifford" w:date="2017-03-20T16:14:00Z">
              <w:r>
                <w:rPr>
                  <w:lang w:val="en-US"/>
                </w:rPr>
                <w:t>(not applicable)</w:t>
              </w:r>
            </w:ins>
          </w:p>
        </w:tc>
      </w:tr>
      <w:tr w:rsidR="007617E4" w:rsidRPr="001C220C" w14:paraId="49B2C22B" w14:textId="77777777" w:rsidTr="0020423E">
        <w:trPr>
          <w:cantSplit/>
          <w:jc w:val="center"/>
          <w:ins w:id="8882" w:author="Charles Gifford" w:date="2017-03-20T16:14:00Z"/>
        </w:trPr>
        <w:tc>
          <w:tcPr>
            <w:tcW w:w="9046" w:type="dxa"/>
            <w:gridSpan w:val="6"/>
          </w:tcPr>
          <w:p w14:paraId="4C433771" w14:textId="4C175B31" w:rsidR="007617E4" w:rsidRDefault="007617E4" w:rsidP="0020423E">
            <w:pPr>
              <w:pStyle w:val="TableNormal1"/>
              <w:keepNext w:val="0"/>
              <w:keepLines w:val="0"/>
              <w:spacing w:before="40"/>
              <w:rPr>
                <w:ins w:id="8883" w:author="Charles Gifford" w:date="2017-03-20T16:14:00Z"/>
                <w:lang w:val="en-US"/>
              </w:rPr>
            </w:pPr>
            <w:ins w:id="8884" w:author="Charles Gifford" w:date="2017-03-20T16:14:00Z">
              <w:r>
                <w:rPr>
                  <w:lang w:val="en-US"/>
                </w:rPr>
                <w:t> </w:t>
              </w:r>
              <w:r w:rsidRPr="001C220C">
                <w:rPr>
                  <w:lang w:val="en-US"/>
                </w:rPr>
                <w:t>* Typically</w:t>
              </w:r>
            </w:ins>
            <w:ins w:id="8885" w:author="Charles Gifford" w:date="2017-03-22T15:37:00Z">
              <w:r w:rsidR="00B65983">
                <w:rPr>
                  <w:lang w:val="en-US"/>
                </w:rPr>
                <w:t>,</w:t>
              </w:r>
            </w:ins>
            <w:ins w:id="8886" w:author="Charles Gifford" w:date="2017-03-20T16:14:00Z">
              <w:r w:rsidRPr="001C220C">
                <w:rPr>
                  <w:lang w:val="en-US"/>
                </w:rPr>
                <w:t xml:space="preserve"> either a </w:t>
              </w:r>
              <w:r w:rsidRPr="001C220C">
                <w:rPr>
                  <w:i/>
                  <w:lang w:val="en-US"/>
                </w:rPr>
                <w:t>material class</w:t>
              </w:r>
              <w:r w:rsidRPr="001C220C">
                <w:rPr>
                  <w:lang w:val="en-US"/>
                </w:rPr>
                <w:t xml:space="preserve"> or</w:t>
              </w:r>
              <w:r w:rsidRPr="001C220C">
                <w:rPr>
                  <w:i/>
                  <w:lang w:val="en-US"/>
                </w:rPr>
                <w:t xml:space="preserve"> material definition </w:t>
              </w:r>
              <w:r w:rsidRPr="001C220C">
                <w:rPr>
                  <w:lang w:val="en-US"/>
                </w:rPr>
                <w:t>is specified.</w:t>
              </w:r>
            </w:ins>
          </w:p>
        </w:tc>
      </w:tr>
    </w:tbl>
    <w:p w14:paraId="69CFB679" w14:textId="77777777" w:rsidR="007617E4" w:rsidRDefault="007617E4" w:rsidP="007617E4">
      <w:pPr>
        <w:pStyle w:val="NOTE0"/>
        <w:rPr>
          <w:ins w:id="8887" w:author="Charles Gifford" w:date="2017-03-20T16:14:00Z"/>
        </w:rPr>
      </w:pPr>
      <w:ins w:id="8888" w:author="Charles Gifford" w:date="2017-03-20T16:14:00Z">
        <w:r>
          <w:t>NOTE</w:t>
        </w:r>
        <w:r>
          <w:tab/>
        </w:r>
        <w:r w:rsidRPr="00B779D4">
          <w:t xml:space="preserve">A </w:t>
        </w:r>
        <w:r w:rsidRPr="00B779D4">
          <w:rPr>
            <w:i/>
          </w:rPr>
          <w:t xml:space="preserve">material </w:t>
        </w:r>
        <w:r>
          <w:rPr>
            <w:i/>
          </w:rPr>
          <w:t>segment specification</w:t>
        </w:r>
        <w:r w:rsidRPr="00B779D4">
          <w:t xml:space="preserve"> may specify a </w:t>
        </w:r>
        <w:r w:rsidRPr="00B47BDF">
          <w:t>spatial definition</w:t>
        </w:r>
        <w:r>
          <w:t xml:space="preserve"> in addition to a</w:t>
        </w:r>
        <w:r w:rsidRPr="00B779D4">
          <w:t xml:space="preserve"> </w:t>
        </w:r>
        <w:r w:rsidRPr="003B2683">
          <w:t>storage location</w:t>
        </w:r>
        <w:r w:rsidRPr="00B779D4">
          <w:t xml:space="preserve"> where it is necessary to specify the </w:t>
        </w:r>
        <w:r w:rsidRPr="00B47BDF">
          <w:t>spatial definition</w:t>
        </w:r>
        <w:r w:rsidRPr="00B779D4">
          <w:t xml:space="preserve"> of the </w:t>
        </w:r>
        <w:r>
          <w:t xml:space="preserve">material resource(s) </w:t>
        </w:r>
        <w:r w:rsidRPr="00B779D4">
          <w:t xml:space="preserve">within the given </w:t>
        </w:r>
        <w:r w:rsidRPr="003B2683">
          <w:t>storage location</w:t>
        </w:r>
        <w:r>
          <w:t>.</w:t>
        </w:r>
      </w:ins>
    </w:p>
    <w:p w14:paraId="60982B67" w14:textId="77777777" w:rsidR="007617E4" w:rsidRPr="001C220C" w:rsidRDefault="007617E4" w:rsidP="007617E4">
      <w:pPr>
        <w:pStyle w:val="PARAGRAPH"/>
        <w:rPr>
          <w:ins w:id="8889" w:author="Charles Gifford" w:date="2017-03-20T16:14:00Z"/>
          <w:lang w:val="en-US"/>
        </w:rPr>
      </w:pPr>
      <w:ins w:id="8890" w:author="Charles Gifford" w:date="2017-03-20T16:14:00Z">
        <w:r>
          <w:rPr>
            <w:lang w:val="en-US"/>
          </w:rPr>
          <w:t xml:space="preserve">A </w:t>
        </w:r>
        <w:r w:rsidRPr="000C7AD0">
          <w:rPr>
            <w:i/>
            <w:lang w:val="en-US"/>
          </w:rPr>
          <w:t>material segment specification</w:t>
        </w:r>
        <w:r>
          <w:rPr>
            <w:lang w:val="en-US"/>
          </w:rPr>
          <w:t xml:space="preserve"> may be defined as containing an assembly of </w:t>
        </w:r>
        <w:r w:rsidRPr="000C7AD0">
          <w:rPr>
            <w:i/>
            <w:lang w:val="en-US"/>
          </w:rPr>
          <w:t>material segment specifications</w:t>
        </w:r>
        <w:r>
          <w:rPr>
            <w:lang w:val="en-US"/>
          </w:rPr>
          <w:t xml:space="preserve"> and as part of an assembly of </w:t>
        </w:r>
        <w:r w:rsidRPr="000C7AD0">
          <w:rPr>
            <w:i/>
            <w:lang w:val="en-US"/>
          </w:rPr>
          <w:t>material segment specifications</w:t>
        </w:r>
        <w:r>
          <w:rPr>
            <w:lang w:val="en-US"/>
          </w:rPr>
          <w:t>:</w:t>
        </w:r>
        <w:r w:rsidRPr="001C220C">
          <w:rPr>
            <w:lang w:val="en-US"/>
          </w:rPr>
          <w:t xml:space="preserve"> </w:t>
        </w:r>
      </w:ins>
    </w:p>
    <w:p w14:paraId="48C5FA64" w14:textId="77777777" w:rsidR="007617E4" w:rsidRPr="001C220C" w:rsidRDefault="007617E4" w:rsidP="007617E4">
      <w:pPr>
        <w:numPr>
          <w:ilvl w:val="0"/>
          <w:numId w:val="28"/>
        </w:numPr>
        <w:tabs>
          <w:tab w:val="clear" w:pos="720"/>
        </w:tabs>
        <w:spacing w:before="60" w:after="60"/>
        <w:ind w:left="360"/>
        <w:jc w:val="left"/>
        <w:rPr>
          <w:ins w:id="8891" w:author="Charles Gifford" w:date="2017-03-20T16:14:00Z"/>
          <w:lang w:val="en-US"/>
        </w:rPr>
      </w:pPr>
      <w:ins w:id="8892" w:author="Charles Gifford" w:date="2017-03-20T16:14:00Z">
        <w:r w:rsidRPr="001C220C">
          <w:rPr>
            <w:lang w:val="en-US"/>
          </w:rPr>
          <w:t xml:space="preserve">A </w:t>
        </w:r>
        <w:r w:rsidRPr="000C7AD0">
          <w:rPr>
            <w:i/>
            <w:lang w:val="en-US"/>
          </w:rPr>
          <w:t>material segment specification</w:t>
        </w:r>
        <w:r>
          <w:rPr>
            <w:lang w:val="en-US"/>
          </w:rPr>
          <w:t xml:space="preserve"> </w:t>
        </w:r>
        <w:r w:rsidRPr="001C220C">
          <w:rPr>
            <w:lang w:val="en-US"/>
          </w:rPr>
          <w:t xml:space="preserve">may </w:t>
        </w:r>
        <w:r>
          <w:rPr>
            <w:lang w:val="en-US"/>
          </w:rPr>
          <w:t xml:space="preserve">define an assembly of </w:t>
        </w:r>
        <w:r w:rsidRPr="001C220C">
          <w:rPr>
            <w:lang w:val="en-US"/>
          </w:rPr>
          <w:t xml:space="preserve">zero or </w:t>
        </w:r>
        <w:r>
          <w:rPr>
            <w:lang w:val="en-US"/>
          </w:rPr>
          <w:t>more</w:t>
        </w:r>
        <w:r w:rsidRPr="001C220C">
          <w:rPr>
            <w:lang w:val="en-US"/>
          </w:rPr>
          <w:t xml:space="preserve"> </w:t>
        </w:r>
        <w:r w:rsidRPr="000C7AD0">
          <w:rPr>
            <w:i/>
            <w:lang w:val="en-US"/>
          </w:rPr>
          <w:t>material segment specifications</w:t>
        </w:r>
        <w:r>
          <w:rPr>
            <w:lang w:val="en-US"/>
          </w:rPr>
          <w:t xml:space="preserve">. </w:t>
        </w:r>
      </w:ins>
    </w:p>
    <w:p w14:paraId="6E239E59" w14:textId="77777777" w:rsidR="007617E4" w:rsidRPr="001C220C" w:rsidRDefault="007617E4" w:rsidP="007617E4">
      <w:pPr>
        <w:numPr>
          <w:ilvl w:val="0"/>
          <w:numId w:val="28"/>
        </w:numPr>
        <w:tabs>
          <w:tab w:val="clear" w:pos="720"/>
        </w:tabs>
        <w:spacing w:before="60" w:after="60"/>
        <w:ind w:left="360"/>
        <w:jc w:val="left"/>
        <w:rPr>
          <w:ins w:id="8893" w:author="Charles Gifford" w:date="2017-03-20T16:14:00Z"/>
          <w:lang w:val="en-US"/>
        </w:rPr>
      </w:pPr>
      <w:ins w:id="8894" w:author="Charles Gifford" w:date="2017-03-20T16:14:00Z">
        <w:r w:rsidRPr="001C220C">
          <w:rPr>
            <w:lang w:val="en-US"/>
          </w:rPr>
          <w:t xml:space="preserve">A </w:t>
        </w:r>
        <w:r w:rsidRPr="000C7AD0">
          <w:rPr>
            <w:i/>
            <w:lang w:val="en-US"/>
          </w:rPr>
          <w:t>material segment specification</w:t>
        </w:r>
        <w:r>
          <w:rPr>
            <w:lang w:val="en-US"/>
          </w:rPr>
          <w:t xml:space="preserve"> </w:t>
        </w:r>
        <w:r w:rsidRPr="001C220C">
          <w:rPr>
            <w:lang w:val="en-US"/>
          </w:rPr>
          <w:t xml:space="preserve">may be </w:t>
        </w:r>
        <w:r>
          <w:rPr>
            <w:lang w:val="en-US"/>
          </w:rPr>
          <w:t>an assembly element of zero or more</w:t>
        </w:r>
        <w:r w:rsidRPr="001C220C">
          <w:rPr>
            <w:lang w:val="en-US"/>
          </w:rPr>
          <w:t xml:space="preserve"> </w:t>
        </w:r>
        <w:r w:rsidRPr="000C7AD0">
          <w:rPr>
            <w:i/>
            <w:lang w:val="en-US"/>
          </w:rPr>
          <w:t>material segment specifications</w:t>
        </w:r>
        <w:r>
          <w:rPr>
            <w:lang w:val="en-US"/>
          </w:rPr>
          <w:t xml:space="preserve">. </w:t>
        </w:r>
      </w:ins>
    </w:p>
    <w:p w14:paraId="677EBC3C" w14:textId="77777777" w:rsidR="007617E4" w:rsidRDefault="007617E4" w:rsidP="007617E4">
      <w:pPr>
        <w:numPr>
          <w:ilvl w:val="0"/>
          <w:numId w:val="28"/>
        </w:numPr>
        <w:tabs>
          <w:tab w:val="clear" w:pos="720"/>
        </w:tabs>
        <w:ind w:left="360"/>
        <w:rPr>
          <w:ins w:id="8895" w:author="Charles Gifford" w:date="2017-03-20T16:14:00Z"/>
          <w:lang w:val="en-US"/>
        </w:rPr>
      </w:pPr>
      <w:ins w:id="8896" w:author="Charles Gifford" w:date="2017-03-20T16:14:00Z">
        <w:r>
          <w:rPr>
            <w:lang w:val="en-US"/>
          </w:rPr>
          <w:t>An assembly</w:t>
        </w:r>
        <w:r w:rsidRPr="001C220C">
          <w:rPr>
            <w:lang w:val="en-US"/>
          </w:rPr>
          <w:t xml:space="preserve"> may </w:t>
        </w:r>
        <w:r>
          <w:rPr>
            <w:lang w:val="en-US"/>
          </w:rPr>
          <w:t xml:space="preserve">be </w:t>
        </w:r>
        <w:r w:rsidRPr="001C220C">
          <w:rPr>
            <w:lang w:val="en-US"/>
          </w:rPr>
          <w:t>define</w:t>
        </w:r>
        <w:r>
          <w:rPr>
            <w:lang w:val="en-US"/>
          </w:rPr>
          <w:t>d</w:t>
        </w:r>
        <w:r w:rsidRPr="001C220C">
          <w:rPr>
            <w:lang w:val="en-US"/>
          </w:rPr>
          <w:t xml:space="preserve"> a</w:t>
        </w:r>
        <w:r>
          <w:rPr>
            <w:lang w:val="en-US"/>
          </w:rPr>
          <w:t>s a</w:t>
        </w:r>
        <w:r w:rsidRPr="001C220C">
          <w:rPr>
            <w:lang w:val="en-US"/>
          </w:rPr>
          <w:t xml:space="preserve"> permanent or transient assembly of </w:t>
        </w:r>
        <w:r w:rsidRPr="000C7AD0">
          <w:rPr>
            <w:i/>
            <w:lang w:val="en-US"/>
          </w:rPr>
          <w:t>material segment specifications</w:t>
        </w:r>
        <w:r w:rsidRPr="001C220C">
          <w:rPr>
            <w:lang w:val="en-US"/>
          </w:rPr>
          <w:t xml:space="preserve">. </w:t>
        </w:r>
      </w:ins>
    </w:p>
    <w:p w14:paraId="0408260A" w14:textId="77777777" w:rsidR="007617E4" w:rsidRPr="001C220C" w:rsidRDefault="007617E4" w:rsidP="007617E4">
      <w:pPr>
        <w:numPr>
          <w:ilvl w:val="0"/>
          <w:numId w:val="28"/>
        </w:numPr>
        <w:tabs>
          <w:tab w:val="clear" w:pos="720"/>
        </w:tabs>
        <w:ind w:left="360"/>
        <w:rPr>
          <w:ins w:id="8897" w:author="Charles Gifford" w:date="2017-03-20T16:14:00Z"/>
          <w:lang w:val="en-US"/>
        </w:rPr>
      </w:pPr>
      <w:ins w:id="8898" w:author="Charles Gifford" w:date="2017-03-20T16:14:00Z">
        <w:r>
          <w:rPr>
            <w:lang w:val="en-US"/>
          </w:rPr>
          <w:t xml:space="preserve">An assembly </w:t>
        </w:r>
        <w:r w:rsidRPr="001C220C">
          <w:rPr>
            <w:lang w:val="en-US"/>
          </w:rPr>
          <w:t xml:space="preserve">may </w:t>
        </w:r>
        <w:r>
          <w:rPr>
            <w:lang w:val="en-US"/>
          </w:rPr>
          <w:t xml:space="preserve">be </w:t>
        </w:r>
        <w:r w:rsidRPr="001C220C">
          <w:rPr>
            <w:lang w:val="en-US"/>
          </w:rPr>
          <w:t>define</w:t>
        </w:r>
        <w:r>
          <w:rPr>
            <w:lang w:val="en-US"/>
          </w:rPr>
          <w:t>d</w:t>
        </w:r>
        <w:r w:rsidRPr="001C220C">
          <w:rPr>
            <w:lang w:val="en-US"/>
          </w:rPr>
          <w:t xml:space="preserve"> a</w:t>
        </w:r>
        <w:r>
          <w:rPr>
            <w:lang w:val="en-US"/>
          </w:rPr>
          <w:t>s</w:t>
        </w:r>
        <w:r w:rsidRPr="001C220C">
          <w:rPr>
            <w:lang w:val="en-US"/>
          </w:rPr>
          <w:t xml:space="preserve"> physical or a logical assembly of </w:t>
        </w:r>
        <w:r w:rsidRPr="000C7AD0">
          <w:rPr>
            <w:i/>
            <w:lang w:val="en-US"/>
          </w:rPr>
          <w:t>material segment specifications</w:t>
        </w:r>
        <w:r w:rsidRPr="001C220C">
          <w:rPr>
            <w:lang w:val="en-US"/>
          </w:rPr>
          <w:t xml:space="preserve">. </w:t>
        </w:r>
      </w:ins>
    </w:p>
    <w:p w14:paraId="47A7F1C0" w14:textId="77777777" w:rsidR="007617E4" w:rsidRDefault="007617E4" w:rsidP="007617E4">
      <w:pPr>
        <w:rPr>
          <w:ins w:id="8899" w:author="Charles Gifford" w:date="2017-03-20T16:14:00Z"/>
          <w:color w:val="FF0000"/>
        </w:rPr>
      </w:pPr>
    </w:p>
    <w:p w14:paraId="10F21B5C" w14:textId="77777777" w:rsidR="007617E4" w:rsidRPr="000A6F2E" w:rsidRDefault="007617E4" w:rsidP="007617E4">
      <w:pPr>
        <w:keepNext/>
        <w:rPr>
          <w:ins w:id="8900" w:author="Charles Gifford" w:date="2017-03-20T16:14:00Z"/>
          <w:color w:val="FF0000"/>
        </w:rPr>
      </w:pPr>
      <w:ins w:id="8901" w:author="Charles Gifford" w:date="2017-03-20T16:14:00Z">
        <w:r>
          <w:rPr>
            <w:color w:val="FF0000"/>
          </w:rPr>
          <w:t>Defined values for the</w:t>
        </w:r>
        <w:r w:rsidRPr="007B63BD">
          <w:rPr>
            <w:color w:val="FF0000"/>
          </w:rPr>
          <w:t xml:space="preserve"> </w:t>
        </w:r>
        <w:r w:rsidRPr="005403B2">
          <w:rPr>
            <w:color w:val="FF0000"/>
          </w:rPr>
          <w:t>material use</w:t>
        </w:r>
        <w:r w:rsidRPr="000A6F2E">
          <w:rPr>
            <w:color w:val="FF0000"/>
          </w:rPr>
          <w:t xml:space="preserve"> attribute for production operations are:</w:t>
        </w:r>
      </w:ins>
    </w:p>
    <w:p w14:paraId="33104C46" w14:textId="77777777" w:rsidR="007617E4" w:rsidRPr="000A6F2E" w:rsidRDefault="007617E4" w:rsidP="007617E4">
      <w:pPr>
        <w:rPr>
          <w:ins w:id="8902" w:author="Charles Gifford" w:date="2017-03-20T16:14:00Z"/>
          <w:color w:val="FF0000"/>
        </w:rPr>
      </w:pPr>
      <w:ins w:id="8903" w:author="Charles Gifford" w:date="2017-03-20T16:14:00Z">
        <w:r>
          <w:rPr>
            <w:color w:val="FF0000"/>
          </w:rPr>
          <w:t>Consumable, material consumed, material produced, co-product produced, by-product produced, yield p</w:t>
        </w:r>
        <w:r w:rsidRPr="000A6F2E">
          <w:rPr>
            <w:color w:val="FF0000"/>
          </w:rPr>
          <w:t>roduced</w:t>
        </w:r>
        <w:r>
          <w:rPr>
            <w:color w:val="FF0000"/>
          </w:rPr>
          <w:t>.</w:t>
        </w:r>
        <w:r w:rsidRPr="000A6F2E">
          <w:rPr>
            <w:color w:val="FF0000"/>
          </w:rPr>
          <w:t xml:space="preserve"> </w:t>
        </w:r>
        <w:r>
          <w:rPr>
            <w:color w:val="FF0000"/>
          </w:rPr>
          <w:t xml:space="preserve"> The definitions of the defined values are:</w:t>
        </w:r>
      </w:ins>
    </w:p>
    <w:p w14:paraId="134AE795" w14:textId="77777777" w:rsidR="007617E4" w:rsidRPr="00F93ED8" w:rsidRDefault="007617E4" w:rsidP="007617E4">
      <w:pPr>
        <w:pStyle w:val="ListParagraph"/>
        <w:numPr>
          <w:ilvl w:val="0"/>
          <w:numId w:val="33"/>
        </w:numPr>
        <w:ind w:left="360"/>
        <w:contextualSpacing/>
        <w:jc w:val="left"/>
        <w:rPr>
          <w:ins w:id="8904" w:author="Charles Gifford" w:date="2017-03-20T16:14:00Z"/>
          <w:color w:val="FF0000"/>
        </w:rPr>
      </w:pPr>
      <w:ins w:id="8905" w:author="Charles Gifford" w:date="2017-03-20T16:14:00Z">
        <w:r w:rsidRPr="000A6F2E">
          <w:rPr>
            <w:color w:val="FF0000"/>
          </w:rPr>
          <w:t>Consumable</w:t>
        </w:r>
        <w:r w:rsidRPr="001C220C">
          <w:rPr>
            <w:lang w:val="en-US"/>
          </w:rPr>
          <w:t xml:space="preserve"> –</w:t>
        </w:r>
        <w:r w:rsidRPr="00F93ED8">
          <w:t xml:space="preserve"> </w:t>
        </w:r>
        <w:r>
          <w:rPr>
            <w:color w:val="FF0000"/>
          </w:rPr>
          <w:t>R</w:t>
        </w:r>
        <w:r w:rsidRPr="00F93ED8">
          <w:rPr>
            <w:color w:val="FF0000"/>
          </w:rPr>
          <w:t>esources that are not normally included in bills of material or are not individually accounted for</w:t>
        </w:r>
        <w:r>
          <w:rPr>
            <w:color w:val="FF0000"/>
          </w:rPr>
          <w:t xml:space="preserve"> </w:t>
        </w:r>
        <w:r w:rsidRPr="00F93ED8">
          <w:rPr>
            <w:color w:val="FF0000"/>
          </w:rPr>
          <w:t xml:space="preserve">in specific </w:t>
        </w:r>
        <w:r>
          <w:rPr>
            <w:color w:val="FF0000"/>
          </w:rPr>
          <w:t>operations</w:t>
        </w:r>
        <w:r w:rsidRPr="00F93ED8">
          <w:rPr>
            <w:color w:val="FF0000"/>
          </w:rPr>
          <w:t xml:space="preserve"> requests or are not lot tracked</w:t>
        </w:r>
        <w:r w:rsidRPr="00F93ED8">
          <w:rPr>
            <w:i/>
            <w:color w:val="FF0000"/>
          </w:rPr>
          <w:t xml:space="preserve"> (</w:t>
        </w:r>
        <w:r>
          <w:rPr>
            <w:i/>
            <w:color w:val="FF0000"/>
          </w:rPr>
          <w:t>Part 1 Definition)</w:t>
        </w:r>
      </w:ins>
    </w:p>
    <w:p w14:paraId="3BA303EA" w14:textId="77777777" w:rsidR="007617E4" w:rsidRPr="00F93ED8" w:rsidRDefault="007617E4" w:rsidP="007617E4">
      <w:pPr>
        <w:pStyle w:val="ListParagraph"/>
        <w:numPr>
          <w:ilvl w:val="0"/>
          <w:numId w:val="33"/>
        </w:numPr>
        <w:ind w:left="360"/>
        <w:contextualSpacing/>
        <w:jc w:val="left"/>
        <w:rPr>
          <w:ins w:id="8906" w:author="Charles Gifford" w:date="2017-03-20T16:14:00Z"/>
          <w:color w:val="FF0000"/>
        </w:rPr>
      </w:pPr>
      <w:ins w:id="8907" w:author="Charles Gifford" w:date="2017-03-20T16:14:00Z">
        <w:r>
          <w:rPr>
            <w:color w:val="FF0000"/>
          </w:rPr>
          <w:t>Material c</w:t>
        </w:r>
        <w:r w:rsidRPr="000A6F2E">
          <w:rPr>
            <w:color w:val="FF0000"/>
          </w:rPr>
          <w:t>onsumed</w:t>
        </w:r>
        <w:r w:rsidRPr="001C220C">
          <w:rPr>
            <w:lang w:val="en-US"/>
          </w:rPr>
          <w:t xml:space="preserve"> –</w:t>
        </w:r>
        <w:r w:rsidRPr="000A6F2E">
          <w:rPr>
            <w:color w:val="FF0000"/>
          </w:rPr>
          <w:t xml:space="preserve"> </w:t>
        </w:r>
        <w:r>
          <w:rPr>
            <w:i/>
            <w:color w:val="FF0000"/>
          </w:rPr>
          <w:t>(To be d</w:t>
        </w:r>
        <w:r w:rsidRPr="000A6F2E">
          <w:rPr>
            <w:i/>
            <w:color w:val="FF0000"/>
          </w:rPr>
          <w:t xml:space="preserve">efined by </w:t>
        </w:r>
        <w:r>
          <w:rPr>
            <w:i/>
            <w:color w:val="FF0000"/>
          </w:rPr>
          <w:t>Dec</w:t>
        </w:r>
        <w:r w:rsidRPr="000A6F2E">
          <w:rPr>
            <w:i/>
            <w:color w:val="FF0000"/>
          </w:rPr>
          <w:t xml:space="preserve"> 2016)</w:t>
        </w:r>
      </w:ins>
    </w:p>
    <w:p w14:paraId="77D9F81A" w14:textId="77777777" w:rsidR="007617E4" w:rsidRPr="00F93ED8" w:rsidRDefault="007617E4" w:rsidP="007617E4">
      <w:pPr>
        <w:pStyle w:val="ListParagraph"/>
        <w:numPr>
          <w:ilvl w:val="0"/>
          <w:numId w:val="33"/>
        </w:numPr>
        <w:ind w:left="360"/>
        <w:contextualSpacing/>
        <w:jc w:val="left"/>
        <w:rPr>
          <w:ins w:id="8908" w:author="Charles Gifford" w:date="2017-03-20T16:14:00Z"/>
          <w:color w:val="FF0000"/>
        </w:rPr>
      </w:pPr>
      <w:ins w:id="8909" w:author="Charles Gifford" w:date="2017-03-20T16:14:00Z">
        <w:r>
          <w:rPr>
            <w:color w:val="FF0000"/>
          </w:rPr>
          <w:t>Material p</w:t>
        </w:r>
        <w:r w:rsidRPr="000A6F2E">
          <w:rPr>
            <w:color w:val="FF0000"/>
          </w:rPr>
          <w:t>roduced</w:t>
        </w:r>
        <w:r w:rsidRPr="001C220C">
          <w:rPr>
            <w:lang w:val="en-US"/>
          </w:rPr>
          <w:t xml:space="preserve"> –</w:t>
        </w:r>
        <w:r w:rsidRPr="000A6F2E">
          <w:rPr>
            <w:color w:val="FF0000"/>
          </w:rPr>
          <w:t xml:space="preserve"> </w:t>
        </w:r>
        <w:r>
          <w:rPr>
            <w:i/>
            <w:color w:val="FF0000"/>
          </w:rPr>
          <w:t>(To be d</w:t>
        </w:r>
        <w:r w:rsidRPr="000A6F2E">
          <w:rPr>
            <w:i/>
            <w:color w:val="FF0000"/>
          </w:rPr>
          <w:t xml:space="preserve">efined by </w:t>
        </w:r>
        <w:r>
          <w:rPr>
            <w:i/>
            <w:color w:val="FF0000"/>
          </w:rPr>
          <w:t>Dec 20</w:t>
        </w:r>
        <w:r w:rsidRPr="000A6F2E">
          <w:rPr>
            <w:i/>
            <w:color w:val="FF0000"/>
          </w:rPr>
          <w:t>16)</w:t>
        </w:r>
      </w:ins>
    </w:p>
    <w:p w14:paraId="00100452" w14:textId="77777777" w:rsidR="007617E4" w:rsidRPr="00F93ED8" w:rsidRDefault="007617E4" w:rsidP="007617E4">
      <w:pPr>
        <w:pStyle w:val="ListParagraph"/>
        <w:numPr>
          <w:ilvl w:val="0"/>
          <w:numId w:val="33"/>
        </w:numPr>
        <w:ind w:left="360"/>
        <w:contextualSpacing/>
        <w:jc w:val="left"/>
        <w:rPr>
          <w:ins w:id="8910" w:author="Charles Gifford" w:date="2017-03-20T16:14:00Z"/>
          <w:color w:val="FF0000"/>
        </w:rPr>
      </w:pPr>
      <w:ins w:id="8911" w:author="Charles Gifford" w:date="2017-03-20T16:14:00Z">
        <w:r>
          <w:rPr>
            <w:color w:val="FF0000"/>
          </w:rPr>
          <w:t>Co-product p</w:t>
        </w:r>
        <w:r w:rsidRPr="000A6F2E">
          <w:rPr>
            <w:color w:val="FF0000"/>
          </w:rPr>
          <w:t>roduced: A planned product typically produced in conjunction with a main planned product per the material master.  A product that is usually manufactured together or sequentially because of product or process similarities.</w:t>
        </w:r>
      </w:ins>
    </w:p>
    <w:p w14:paraId="01826F78" w14:textId="77777777" w:rsidR="007617E4" w:rsidRPr="00F93ED8" w:rsidRDefault="007617E4" w:rsidP="007617E4">
      <w:pPr>
        <w:pStyle w:val="ListParagraph"/>
        <w:numPr>
          <w:ilvl w:val="0"/>
          <w:numId w:val="33"/>
        </w:numPr>
        <w:ind w:left="360"/>
        <w:contextualSpacing/>
        <w:jc w:val="left"/>
        <w:rPr>
          <w:ins w:id="8912" w:author="Charles Gifford" w:date="2017-03-20T16:14:00Z"/>
          <w:color w:val="FF0000"/>
        </w:rPr>
      </w:pPr>
      <w:ins w:id="8913" w:author="Charles Gifford" w:date="2017-03-20T16:14:00Z">
        <w:r>
          <w:rPr>
            <w:color w:val="FF0000"/>
          </w:rPr>
          <w:t>By-product p</w:t>
        </w:r>
        <w:r w:rsidRPr="000A6F2E">
          <w:rPr>
            <w:color w:val="FF0000"/>
          </w:rPr>
          <w:t>roduced</w:t>
        </w:r>
        <w:r w:rsidRPr="001C220C">
          <w:rPr>
            <w:lang w:val="en-US"/>
          </w:rPr>
          <w:t xml:space="preserve"> –</w:t>
        </w:r>
        <w:r w:rsidRPr="000A6F2E">
          <w:rPr>
            <w:color w:val="FF0000"/>
          </w:rPr>
          <w:t xml:space="preserve"> Tracked waste, undesirable materials, material of value produced as a residual of or incidental to the production process. The ratio of by-product to primary product is usually predictable. By-products may be recycled, sold as-is, or used for other purposes.</w:t>
        </w:r>
      </w:ins>
    </w:p>
    <w:p w14:paraId="03FB127C" w14:textId="77777777" w:rsidR="007617E4" w:rsidRPr="000A6F2E" w:rsidRDefault="007617E4" w:rsidP="007617E4">
      <w:pPr>
        <w:pStyle w:val="ListParagraph"/>
        <w:numPr>
          <w:ilvl w:val="0"/>
          <w:numId w:val="33"/>
        </w:numPr>
        <w:ind w:left="360"/>
        <w:contextualSpacing/>
        <w:jc w:val="left"/>
        <w:rPr>
          <w:ins w:id="8914" w:author="Charles Gifford" w:date="2017-03-20T16:14:00Z"/>
          <w:color w:val="FF0000"/>
        </w:rPr>
      </w:pPr>
      <w:ins w:id="8915" w:author="Charles Gifford" w:date="2017-03-20T16:14:00Z">
        <w:r>
          <w:rPr>
            <w:color w:val="FF0000"/>
          </w:rPr>
          <w:t>Yield p</w:t>
        </w:r>
        <w:r w:rsidRPr="000A6F2E">
          <w:rPr>
            <w:color w:val="FF0000"/>
          </w:rPr>
          <w:t>roduce</w:t>
        </w:r>
        <w:r>
          <w:rPr>
            <w:color w:val="FF0000"/>
          </w:rPr>
          <w:t>d</w:t>
        </w:r>
        <w:r w:rsidRPr="001C220C">
          <w:rPr>
            <w:lang w:val="en-US"/>
          </w:rPr>
          <w:t xml:space="preserve"> –</w:t>
        </w:r>
        <w:r>
          <w:rPr>
            <w:color w:val="FF0000"/>
          </w:rPr>
          <w:t xml:space="preserve"> A work-in-progress measured </w:t>
        </w:r>
        <w:r w:rsidRPr="007F2A21">
          <w:rPr>
            <w:i/>
            <w:color w:val="FF0000"/>
          </w:rPr>
          <w:t>material actual</w:t>
        </w:r>
        <w:r w:rsidRPr="000A6F2E">
          <w:rPr>
            <w:color w:val="FF0000"/>
          </w:rPr>
          <w:t xml:space="preserve"> quantity that is tracked continuously across a long </w:t>
        </w:r>
        <w:r>
          <w:rPr>
            <w:color w:val="FF0000"/>
          </w:rPr>
          <w:t>production run or batch. Yield p</w:t>
        </w:r>
        <w:r w:rsidRPr="000A6F2E">
          <w:rPr>
            <w:color w:val="FF0000"/>
          </w:rPr>
          <w:t xml:space="preserve">roduced is tracked against the amount of planned good or acceptable material during and at the </w:t>
        </w:r>
        <w:r>
          <w:rPr>
            <w:color w:val="FF0000"/>
          </w:rPr>
          <w:t>completion of a process. Yield p</w:t>
        </w:r>
        <w:r w:rsidRPr="000A6F2E">
          <w:rPr>
            <w:color w:val="FF0000"/>
          </w:rPr>
          <w:t>roduced is typically used to compute a y</w:t>
        </w:r>
        <w:r>
          <w:rPr>
            <w:color w:val="FF0000"/>
          </w:rPr>
          <w:t>ield value where the amount of y</w:t>
        </w:r>
        <w:r w:rsidRPr="000A6F2E">
          <w:rPr>
            <w:color w:val="FF0000"/>
          </w:rPr>
          <w:t>ie</w:t>
        </w:r>
        <w:r>
          <w:rPr>
            <w:color w:val="FF0000"/>
          </w:rPr>
          <w:t>ld p</w:t>
        </w:r>
        <w:r w:rsidRPr="000A6F2E">
          <w:rPr>
            <w:color w:val="FF0000"/>
          </w:rPr>
          <w:t>rodu</w:t>
        </w:r>
        <w:r>
          <w:rPr>
            <w:color w:val="FF0000"/>
          </w:rPr>
          <w:t>ced is divided by the measured m</w:t>
        </w:r>
        <w:r w:rsidRPr="000A6F2E">
          <w:rPr>
            <w:color w:val="FF0000"/>
          </w:rPr>
          <w:t xml:space="preserve">aterial consumables or inputs per the operations bill of materials and expressed as a decimal or percentage. </w:t>
        </w:r>
      </w:ins>
    </w:p>
    <w:p w14:paraId="5200CF8B" w14:textId="77777777" w:rsidR="007617E4" w:rsidRPr="000A6F2E" w:rsidRDefault="007617E4" w:rsidP="007617E4">
      <w:pPr>
        <w:ind w:left="360"/>
        <w:rPr>
          <w:ins w:id="8916" w:author="Charles Gifford" w:date="2017-03-20T16:14:00Z"/>
          <w:color w:val="FF0000"/>
        </w:rPr>
      </w:pPr>
      <w:ins w:id="8917" w:author="Charles Gifford" w:date="2017-03-20T16:14:00Z">
        <w:r w:rsidRPr="000A6F2E">
          <w:rPr>
            <w:color w:val="FF0000"/>
          </w:rPr>
          <w:t xml:space="preserve">In manufacturing planning and control systems, yield value is usually related to a specific process or routing step to determine the required scheduled amount to produce a specific number of finished goods. For example, if 50 units of a product are required by a customer and a yield of 70 percent is expected then 72 units (computed as 50 units divided by </w:t>
        </w:r>
        <w:r>
          <w:rPr>
            <w:color w:val="FF0000"/>
          </w:rPr>
          <w:t>,</w:t>
        </w:r>
        <w:r w:rsidRPr="000A6F2E">
          <w:rPr>
            <w:color w:val="FF0000"/>
          </w:rPr>
          <w:t>7) should be started in the manufacturing process.”</w:t>
        </w:r>
      </w:ins>
    </w:p>
    <w:p w14:paraId="0426E200" w14:textId="77777777" w:rsidR="007617E4" w:rsidRPr="000A6F2E" w:rsidRDefault="007617E4" w:rsidP="007617E4">
      <w:pPr>
        <w:rPr>
          <w:ins w:id="8918" w:author="Charles Gifford" w:date="2017-03-20T16:14:00Z"/>
          <w:color w:val="FF0000"/>
        </w:rPr>
      </w:pPr>
    </w:p>
    <w:p w14:paraId="62B8C6CE" w14:textId="77777777" w:rsidR="007617E4" w:rsidRPr="000A6F2E" w:rsidRDefault="007617E4" w:rsidP="007617E4">
      <w:pPr>
        <w:rPr>
          <w:ins w:id="8919" w:author="Charles Gifford" w:date="2017-03-20T16:14:00Z"/>
          <w:color w:val="FF0000"/>
        </w:rPr>
      </w:pPr>
      <w:ins w:id="8920" w:author="Charles Gifford" w:date="2017-03-20T16:14:00Z">
        <w:r>
          <w:rPr>
            <w:color w:val="FF0000"/>
          </w:rPr>
          <w:t>Defined values for the</w:t>
        </w:r>
        <w:r w:rsidRPr="007B63BD">
          <w:rPr>
            <w:color w:val="FF0000"/>
          </w:rPr>
          <w:t xml:space="preserve"> </w:t>
        </w:r>
        <w:r w:rsidRPr="005403B2">
          <w:rPr>
            <w:color w:val="FF0000"/>
          </w:rPr>
          <w:t>material use</w:t>
        </w:r>
        <w:r w:rsidRPr="007B63BD">
          <w:rPr>
            <w:color w:val="FF0000"/>
          </w:rPr>
          <w:t xml:space="preserve"> </w:t>
        </w:r>
        <w:r w:rsidRPr="000A6F2E">
          <w:rPr>
            <w:color w:val="FF0000"/>
          </w:rPr>
          <w:t xml:space="preserve">attribute for maintenance operations are: </w:t>
        </w:r>
      </w:ins>
    </w:p>
    <w:p w14:paraId="65AFBE80" w14:textId="77777777" w:rsidR="007617E4" w:rsidRPr="000A6F2E" w:rsidRDefault="007617E4" w:rsidP="007617E4">
      <w:pPr>
        <w:rPr>
          <w:ins w:id="8921" w:author="Charles Gifford" w:date="2017-03-20T16:14:00Z"/>
          <w:color w:val="FF0000"/>
        </w:rPr>
      </w:pPr>
      <w:ins w:id="8922" w:author="Charles Gifford" w:date="2017-03-20T16:14:00Z">
        <w:r>
          <w:rPr>
            <w:color w:val="FF0000"/>
          </w:rPr>
          <w:t>Consumable, replaced asset, replacement a</w:t>
        </w:r>
        <w:r w:rsidRPr="000A6F2E">
          <w:rPr>
            <w:color w:val="FF0000"/>
          </w:rPr>
          <w:t>sset</w:t>
        </w:r>
      </w:ins>
    </w:p>
    <w:p w14:paraId="222C2365" w14:textId="77777777" w:rsidR="007617E4" w:rsidRPr="00F93ED8" w:rsidRDefault="007617E4" w:rsidP="007617E4">
      <w:pPr>
        <w:pStyle w:val="ListParagraph"/>
        <w:numPr>
          <w:ilvl w:val="0"/>
          <w:numId w:val="34"/>
        </w:numPr>
        <w:ind w:left="360"/>
        <w:contextualSpacing/>
        <w:jc w:val="left"/>
        <w:rPr>
          <w:ins w:id="8923" w:author="Charles Gifford" w:date="2017-03-20T16:14:00Z"/>
          <w:color w:val="FF0000"/>
        </w:rPr>
      </w:pPr>
      <w:ins w:id="8924" w:author="Charles Gifford" w:date="2017-03-20T16:14:00Z">
        <w:r w:rsidRPr="000A6F2E">
          <w:rPr>
            <w:color w:val="FF0000"/>
          </w:rPr>
          <w:t>Consumable</w:t>
        </w:r>
        <w:r w:rsidRPr="001C220C">
          <w:rPr>
            <w:lang w:val="en-US"/>
          </w:rPr>
          <w:t xml:space="preserve"> –</w:t>
        </w:r>
        <w:r w:rsidRPr="000A6F2E">
          <w:rPr>
            <w:color w:val="FF0000"/>
          </w:rPr>
          <w:t xml:space="preserve"> ibid </w:t>
        </w:r>
      </w:ins>
    </w:p>
    <w:p w14:paraId="1256ACF1" w14:textId="77777777" w:rsidR="007617E4" w:rsidRPr="00F93ED8" w:rsidRDefault="007617E4" w:rsidP="007617E4">
      <w:pPr>
        <w:pStyle w:val="ListParagraph"/>
        <w:numPr>
          <w:ilvl w:val="0"/>
          <w:numId w:val="34"/>
        </w:numPr>
        <w:ind w:left="360"/>
        <w:contextualSpacing/>
        <w:jc w:val="left"/>
        <w:rPr>
          <w:ins w:id="8925" w:author="Charles Gifford" w:date="2017-03-20T16:14:00Z"/>
          <w:color w:val="FF0000"/>
        </w:rPr>
      </w:pPr>
      <w:ins w:id="8926" w:author="Charles Gifford" w:date="2017-03-20T16:14:00Z">
        <w:r>
          <w:rPr>
            <w:color w:val="FF0000"/>
          </w:rPr>
          <w:t>Replaced a</w:t>
        </w:r>
        <w:r w:rsidRPr="000A6F2E">
          <w:rPr>
            <w:color w:val="FF0000"/>
          </w:rPr>
          <w:t>sset</w:t>
        </w:r>
        <w:r w:rsidRPr="001C220C">
          <w:rPr>
            <w:lang w:val="en-US"/>
          </w:rPr>
          <w:t xml:space="preserve"> –</w:t>
        </w:r>
        <w:r w:rsidRPr="000A6F2E">
          <w:rPr>
            <w:color w:val="FF0000"/>
          </w:rPr>
          <w:t xml:space="preserve"> </w:t>
        </w:r>
        <w:r>
          <w:rPr>
            <w:i/>
            <w:color w:val="FF0000"/>
          </w:rPr>
          <w:t>(To be d</w:t>
        </w:r>
        <w:r w:rsidRPr="000A6F2E">
          <w:rPr>
            <w:i/>
            <w:color w:val="FF0000"/>
          </w:rPr>
          <w:t xml:space="preserve">efined by </w:t>
        </w:r>
        <w:r>
          <w:rPr>
            <w:i/>
            <w:color w:val="FF0000"/>
          </w:rPr>
          <w:t>December</w:t>
        </w:r>
        <w:r w:rsidRPr="000A6F2E">
          <w:rPr>
            <w:i/>
            <w:color w:val="FF0000"/>
          </w:rPr>
          <w:t xml:space="preserve"> 201</w:t>
        </w:r>
        <w:r>
          <w:rPr>
            <w:i/>
            <w:color w:val="FF0000"/>
          </w:rPr>
          <w:t>7</w:t>
        </w:r>
        <w:r w:rsidRPr="000A6F2E">
          <w:rPr>
            <w:i/>
            <w:color w:val="FF0000"/>
          </w:rPr>
          <w:t>)</w:t>
        </w:r>
      </w:ins>
    </w:p>
    <w:p w14:paraId="22354576" w14:textId="77777777" w:rsidR="007617E4" w:rsidRPr="000A6F2E" w:rsidRDefault="007617E4" w:rsidP="007617E4">
      <w:pPr>
        <w:pStyle w:val="ListParagraph"/>
        <w:numPr>
          <w:ilvl w:val="0"/>
          <w:numId w:val="34"/>
        </w:numPr>
        <w:ind w:left="360"/>
        <w:contextualSpacing/>
        <w:jc w:val="left"/>
        <w:rPr>
          <w:ins w:id="8927" w:author="Charles Gifford" w:date="2017-03-20T16:14:00Z"/>
          <w:color w:val="FF0000"/>
        </w:rPr>
      </w:pPr>
      <w:ins w:id="8928" w:author="Charles Gifford" w:date="2017-03-20T16:14:00Z">
        <w:r>
          <w:rPr>
            <w:color w:val="FF0000"/>
          </w:rPr>
          <w:t>Replacement a</w:t>
        </w:r>
        <w:r w:rsidRPr="000A6F2E">
          <w:rPr>
            <w:color w:val="FF0000"/>
          </w:rPr>
          <w:t>sset</w:t>
        </w:r>
        <w:r w:rsidRPr="001C220C">
          <w:rPr>
            <w:lang w:val="en-US"/>
          </w:rPr>
          <w:t xml:space="preserve"> –</w:t>
        </w:r>
        <w:r w:rsidRPr="000A6F2E">
          <w:rPr>
            <w:color w:val="FF0000"/>
          </w:rPr>
          <w:t xml:space="preserve"> </w:t>
        </w:r>
        <w:r>
          <w:rPr>
            <w:i/>
            <w:color w:val="FF0000"/>
          </w:rPr>
          <w:t>(To be d</w:t>
        </w:r>
        <w:r w:rsidRPr="000A6F2E">
          <w:rPr>
            <w:i/>
            <w:color w:val="FF0000"/>
          </w:rPr>
          <w:t>efined by</w:t>
        </w:r>
        <w:r>
          <w:rPr>
            <w:i/>
            <w:color w:val="FF0000"/>
          </w:rPr>
          <w:t xml:space="preserve"> December</w:t>
        </w:r>
        <w:r w:rsidRPr="000A6F2E">
          <w:rPr>
            <w:i/>
            <w:color w:val="FF0000"/>
          </w:rPr>
          <w:t xml:space="preserve"> 201</w:t>
        </w:r>
        <w:r>
          <w:rPr>
            <w:i/>
            <w:color w:val="FF0000"/>
          </w:rPr>
          <w:t>7</w:t>
        </w:r>
        <w:r w:rsidRPr="000A6F2E">
          <w:rPr>
            <w:i/>
            <w:color w:val="FF0000"/>
          </w:rPr>
          <w:t>)</w:t>
        </w:r>
      </w:ins>
    </w:p>
    <w:p w14:paraId="70B68446" w14:textId="77777777" w:rsidR="007617E4" w:rsidRPr="000A6F2E" w:rsidRDefault="007617E4" w:rsidP="007617E4">
      <w:pPr>
        <w:rPr>
          <w:ins w:id="8929" w:author="Charles Gifford" w:date="2017-03-20T16:14:00Z"/>
          <w:color w:val="FF0000"/>
        </w:rPr>
      </w:pPr>
    </w:p>
    <w:p w14:paraId="24FD6B6A" w14:textId="77777777" w:rsidR="007617E4" w:rsidRPr="000A6F2E" w:rsidRDefault="007617E4" w:rsidP="007617E4">
      <w:pPr>
        <w:rPr>
          <w:ins w:id="8930" w:author="Charles Gifford" w:date="2017-03-20T16:14:00Z"/>
          <w:color w:val="FF0000"/>
        </w:rPr>
      </w:pPr>
      <w:ins w:id="8931" w:author="Charles Gifford" w:date="2017-03-20T16:14:00Z">
        <w:r>
          <w:rPr>
            <w:color w:val="FF0000"/>
          </w:rPr>
          <w:t xml:space="preserve">Defined values for the </w:t>
        </w:r>
        <w:r w:rsidRPr="005403B2">
          <w:rPr>
            <w:color w:val="FF0000"/>
          </w:rPr>
          <w:t>material use</w:t>
        </w:r>
        <w:r w:rsidRPr="007B63BD">
          <w:rPr>
            <w:color w:val="FF0000"/>
          </w:rPr>
          <w:t xml:space="preserve"> </w:t>
        </w:r>
        <w:r w:rsidRPr="000A6F2E">
          <w:rPr>
            <w:color w:val="FF0000"/>
          </w:rPr>
          <w:t xml:space="preserve">attribute for quality operations are: </w:t>
        </w:r>
      </w:ins>
    </w:p>
    <w:p w14:paraId="290E9042" w14:textId="77777777" w:rsidR="007617E4" w:rsidRPr="000A6F2E" w:rsidRDefault="007617E4" w:rsidP="007617E4">
      <w:pPr>
        <w:rPr>
          <w:ins w:id="8932" w:author="Charles Gifford" w:date="2017-03-20T16:14:00Z"/>
          <w:color w:val="FF0000"/>
        </w:rPr>
      </w:pPr>
      <w:ins w:id="8933" w:author="Charles Gifford" w:date="2017-03-20T16:14:00Z">
        <w:r>
          <w:rPr>
            <w:color w:val="FF0000"/>
          </w:rPr>
          <w:t>Consumable, sample, returned s</w:t>
        </w:r>
        <w:r w:rsidRPr="000A6F2E">
          <w:rPr>
            <w:color w:val="FF0000"/>
          </w:rPr>
          <w:t>ample</w:t>
        </w:r>
      </w:ins>
    </w:p>
    <w:p w14:paraId="2EC10A25" w14:textId="77777777" w:rsidR="007617E4" w:rsidRPr="00F93ED8" w:rsidRDefault="007617E4" w:rsidP="007617E4">
      <w:pPr>
        <w:pStyle w:val="ListParagraph"/>
        <w:numPr>
          <w:ilvl w:val="0"/>
          <w:numId w:val="35"/>
        </w:numPr>
        <w:ind w:left="360"/>
        <w:contextualSpacing/>
        <w:jc w:val="left"/>
        <w:rPr>
          <w:ins w:id="8934" w:author="Charles Gifford" w:date="2017-03-20T16:14:00Z"/>
          <w:color w:val="FF0000"/>
        </w:rPr>
      </w:pPr>
      <w:ins w:id="8935" w:author="Charles Gifford" w:date="2017-03-20T16:14:00Z">
        <w:r w:rsidRPr="000A6F2E">
          <w:rPr>
            <w:color w:val="FF0000"/>
          </w:rPr>
          <w:t>Consumable</w:t>
        </w:r>
        <w:r w:rsidRPr="001C220C">
          <w:rPr>
            <w:lang w:val="en-US"/>
          </w:rPr>
          <w:t xml:space="preserve"> –</w:t>
        </w:r>
        <w:r w:rsidRPr="000A6F2E">
          <w:rPr>
            <w:color w:val="FF0000"/>
          </w:rPr>
          <w:t xml:space="preserve"> ibid </w:t>
        </w:r>
      </w:ins>
    </w:p>
    <w:p w14:paraId="3EAF02EF" w14:textId="77777777" w:rsidR="007617E4" w:rsidRPr="00F93ED8" w:rsidRDefault="007617E4" w:rsidP="007617E4">
      <w:pPr>
        <w:pStyle w:val="ListParagraph"/>
        <w:numPr>
          <w:ilvl w:val="0"/>
          <w:numId w:val="35"/>
        </w:numPr>
        <w:ind w:left="360"/>
        <w:contextualSpacing/>
        <w:jc w:val="left"/>
        <w:rPr>
          <w:ins w:id="8936" w:author="Charles Gifford" w:date="2017-03-20T16:14:00Z"/>
          <w:color w:val="FF0000"/>
        </w:rPr>
      </w:pPr>
      <w:ins w:id="8937" w:author="Charles Gifford" w:date="2017-03-20T16:14:00Z">
        <w:r w:rsidRPr="000A6F2E">
          <w:rPr>
            <w:color w:val="FF0000"/>
          </w:rPr>
          <w:t>Sample</w:t>
        </w:r>
        <w:r w:rsidRPr="001C220C">
          <w:rPr>
            <w:lang w:val="en-US"/>
          </w:rPr>
          <w:t xml:space="preserve"> –</w:t>
        </w:r>
        <w:r w:rsidRPr="000A6F2E">
          <w:rPr>
            <w:color w:val="FF0000"/>
          </w:rPr>
          <w:t xml:space="preserve"> </w:t>
        </w:r>
        <w:r>
          <w:rPr>
            <w:i/>
            <w:color w:val="FF0000"/>
          </w:rPr>
          <w:t>(To be d</w:t>
        </w:r>
        <w:r w:rsidRPr="000A6F2E">
          <w:rPr>
            <w:i/>
            <w:color w:val="FF0000"/>
          </w:rPr>
          <w:t xml:space="preserve">efined by </w:t>
        </w:r>
        <w:r>
          <w:rPr>
            <w:i/>
            <w:color w:val="FF0000"/>
          </w:rPr>
          <w:t>December</w:t>
        </w:r>
        <w:r w:rsidRPr="000A6F2E">
          <w:rPr>
            <w:i/>
            <w:color w:val="FF0000"/>
          </w:rPr>
          <w:t xml:space="preserve"> 201</w:t>
        </w:r>
        <w:r>
          <w:rPr>
            <w:i/>
            <w:color w:val="FF0000"/>
          </w:rPr>
          <w:t>7</w:t>
        </w:r>
        <w:r w:rsidRPr="000A6F2E">
          <w:rPr>
            <w:i/>
            <w:color w:val="FF0000"/>
          </w:rPr>
          <w:t>)</w:t>
        </w:r>
      </w:ins>
    </w:p>
    <w:p w14:paraId="5B106E54" w14:textId="77777777" w:rsidR="007617E4" w:rsidRPr="000A6F2E" w:rsidRDefault="007617E4" w:rsidP="007617E4">
      <w:pPr>
        <w:pStyle w:val="ListParagraph"/>
        <w:numPr>
          <w:ilvl w:val="0"/>
          <w:numId w:val="35"/>
        </w:numPr>
        <w:ind w:left="360"/>
        <w:contextualSpacing/>
        <w:jc w:val="left"/>
        <w:rPr>
          <w:ins w:id="8938" w:author="Charles Gifford" w:date="2017-03-20T16:14:00Z"/>
          <w:color w:val="FF0000"/>
        </w:rPr>
      </w:pPr>
      <w:ins w:id="8939" w:author="Charles Gifford" w:date="2017-03-20T16:14:00Z">
        <w:r>
          <w:rPr>
            <w:color w:val="FF0000"/>
          </w:rPr>
          <w:t>Returned s</w:t>
        </w:r>
        <w:r w:rsidRPr="000A6F2E">
          <w:rPr>
            <w:color w:val="FF0000"/>
          </w:rPr>
          <w:t>ample</w:t>
        </w:r>
        <w:r w:rsidRPr="001C220C">
          <w:rPr>
            <w:lang w:val="en-US"/>
          </w:rPr>
          <w:t xml:space="preserve"> –</w:t>
        </w:r>
        <w:r w:rsidRPr="000A6F2E">
          <w:rPr>
            <w:color w:val="FF0000"/>
          </w:rPr>
          <w:t xml:space="preserve"> </w:t>
        </w:r>
        <w:r>
          <w:rPr>
            <w:i/>
            <w:color w:val="FF0000"/>
          </w:rPr>
          <w:t>(To be d</w:t>
        </w:r>
        <w:r w:rsidRPr="000A6F2E">
          <w:rPr>
            <w:i/>
            <w:color w:val="FF0000"/>
          </w:rPr>
          <w:t xml:space="preserve">efined by </w:t>
        </w:r>
        <w:r>
          <w:rPr>
            <w:i/>
            <w:color w:val="FF0000"/>
          </w:rPr>
          <w:t>December</w:t>
        </w:r>
        <w:r w:rsidRPr="000A6F2E">
          <w:rPr>
            <w:i/>
            <w:color w:val="FF0000"/>
          </w:rPr>
          <w:t xml:space="preserve"> 201</w:t>
        </w:r>
        <w:r>
          <w:rPr>
            <w:i/>
            <w:color w:val="FF0000"/>
          </w:rPr>
          <w:t>7</w:t>
        </w:r>
        <w:r w:rsidRPr="000A6F2E">
          <w:rPr>
            <w:i/>
            <w:color w:val="FF0000"/>
          </w:rPr>
          <w:t>)</w:t>
        </w:r>
      </w:ins>
    </w:p>
    <w:p w14:paraId="20656EC0" w14:textId="77777777" w:rsidR="007617E4" w:rsidRPr="000A6F2E" w:rsidRDefault="007617E4" w:rsidP="007617E4">
      <w:pPr>
        <w:rPr>
          <w:ins w:id="8940" w:author="Charles Gifford" w:date="2017-03-20T16:14:00Z"/>
          <w:color w:val="FF0000"/>
        </w:rPr>
      </w:pPr>
    </w:p>
    <w:p w14:paraId="6E56743E" w14:textId="77777777" w:rsidR="007617E4" w:rsidRPr="000A6F2E" w:rsidRDefault="007617E4" w:rsidP="007617E4">
      <w:pPr>
        <w:rPr>
          <w:ins w:id="8941" w:author="Charles Gifford" w:date="2017-03-20T16:14:00Z"/>
          <w:color w:val="FF0000"/>
        </w:rPr>
      </w:pPr>
      <w:ins w:id="8942" w:author="Charles Gifford" w:date="2017-03-20T16:14:00Z">
        <w:r w:rsidRPr="000A6F2E">
          <w:rPr>
            <w:color w:val="FF0000"/>
          </w:rPr>
          <w:t>Defined value</w:t>
        </w:r>
        <w:r>
          <w:rPr>
            <w:color w:val="FF0000"/>
          </w:rPr>
          <w:t>s for the</w:t>
        </w:r>
        <w:r w:rsidRPr="007B63BD">
          <w:rPr>
            <w:color w:val="FF0000"/>
          </w:rPr>
          <w:t xml:space="preserve"> </w:t>
        </w:r>
        <w:r w:rsidRPr="005403B2">
          <w:rPr>
            <w:color w:val="FF0000"/>
          </w:rPr>
          <w:t>material use</w:t>
        </w:r>
        <w:r w:rsidRPr="007B63BD">
          <w:rPr>
            <w:color w:val="FF0000"/>
          </w:rPr>
          <w:t xml:space="preserve"> a</w:t>
        </w:r>
        <w:r w:rsidRPr="000A6F2E">
          <w:rPr>
            <w:color w:val="FF0000"/>
          </w:rPr>
          <w:t xml:space="preserve">ttribute for inventory operations are: </w:t>
        </w:r>
      </w:ins>
    </w:p>
    <w:p w14:paraId="05B66D15" w14:textId="77777777" w:rsidR="007617E4" w:rsidRPr="000A6F2E" w:rsidRDefault="007617E4" w:rsidP="007617E4">
      <w:pPr>
        <w:rPr>
          <w:ins w:id="8943" w:author="Charles Gifford" w:date="2017-03-20T16:14:00Z"/>
          <w:color w:val="FF0000"/>
        </w:rPr>
      </w:pPr>
      <w:ins w:id="8944" w:author="Charles Gifford" w:date="2017-03-20T16:14:00Z">
        <w:r>
          <w:rPr>
            <w:color w:val="FF0000"/>
          </w:rPr>
          <w:t>Consumable, carrier, returned carrier, i</w:t>
        </w:r>
        <w:r w:rsidRPr="000A6F2E">
          <w:rPr>
            <w:color w:val="FF0000"/>
          </w:rPr>
          <w:t>nventoried</w:t>
        </w:r>
      </w:ins>
    </w:p>
    <w:p w14:paraId="42836A2A" w14:textId="77777777" w:rsidR="007617E4" w:rsidRPr="00F93ED8" w:rsidRDefault="007617E4" w:rsidP="007617E4">
      <w:pPr>
        <w:pStyle w:val="ListParagraph"/>
        <w:numPr>
          <w:ilvl w:val="0"/>
          <w:numId w:val="60"/>
        </w:numPr>
        <w:ind w:left="360"/>
        <w:contextualSpacing/>
        <w:jc w:val="left"/>
        <w:rPr>
          <w:ins w:id="8945" w:author="Charles Gifford" w:date="2017-03-20T16:14:00Z"/>
          <w:color w:val="FF0000"/>
        </w:rPr>
      </w:pPr>
      <w:ins w:id="8946" w:author="Charles Gifford" w:date="2017-03-20T16:14:00Z">
        <w:r w:rsidRPr="000A6F2E">
          <w:rPr>
            <w:color w:val="FF0000"/>
          </w:rPr>
          <w:t>Consumable</w:t>
        </w:r>
        <w:r w:rsidRPr="001C220C">
          <w:rPr>
            <w:lang w:val="en-US"/>
          </w:rPr>
          <w:t xml:space="preserve"> –</w:t>
        </w:r>
        <w:r w:rsidRPr="000A6F2E">
          <w:rPr>
            <w:color w:val="FF0000"/>
          </w:rPr>
          <w:t xml:space="preserve"> ibid. </w:t>
        </w:r>
      </w:ins>
    </w:p>
    <w:p w14:paraId="468C9530" w14:textId="77777777" w:rsidR="007617E4" w:rsidRPr="00F93ED8" w:rsidRDefault="007617E4" w:rsidP="007617E4">
      <w:pPr>
        <w:pStyle w:val="ListParagraph"/>
        <w:numPr>
          <w:ilvl w:val="0"/>
          <w:numId w:val="60"/>
        </w:numPr>
        <w:ind w:left="360"/>
        <w:contextualSpacing/>
        <w:jc w:val="left"/>
        <w:rPr>
          <w:ins w:id="8947" w:author="Charles Gifford" w:date="2017-03-20T16:14:00Z"/>
          <w:color w:val="FF0000"/>
        </w:rPr>
      </w:pPr>
      <w:ins w:id="8948" w:author="Charles Gifford" w:date="2017-03-20T16:14:00Z">
        <w:r w:rsidRPr="000A6F2E">
          <w:rPr>
            <w:color w:val="FF0000"/>
          </w:rPr>
          <w:t>Carrier</w:t>
        </w:r>
        <w:r w:rsidRPr="001C220C">
          <w:rPr>
            <w:lang w:val="en-US"/>
          </w:rPr>
          <w:t xml:space="preserve"> –</w:t>
        </w:r>
        <w:r w:rsidRPr="000A6F2E">
          <w:rPr>
            <w:color w:val="FF0000"/>
          </w:rPr>
          <w:t xml:space="preserve"> </w:t>
        </w:r>
        <w:r>
          <w:rPr>
            <w:i/>
            <w:color w:val="FF0000"/>
          </w:rPr>
          <w:t>(To be d</w:t>
        </w:r>
        <w:r w:rsidRPr="000A6F2E">
          <w:rPr>
            <w:i/>
            <w:color w:val="FF0000"/>
          </w:rPr>
          <w:t xml:space="preserve">efined by </w:t>
        </w:r>
        <w:r>
          <w:rPr>
            <w:i/>
            <w:color w:val="FF0000"/>
          </w:rPr>
          <w:t>December</w:t>
        </w:r>
        <w:r w:rsidRPr="000A6F2E">
          <w:rPr>
            <w:i/>
            <w:color w:val="FF0000"/>
          </w:rPr>
          <w:t xml:space="preserve"> 201</w:t>
        </w:r>
        <w:r>
          <w:rPr>
            <w:i/>
            <w:color w:val="FF0000"/>
          </w:rPr>
          <w:t>7</w:t>
        </w:r>
        <w:r w:rsidRPr="000A6F2E">
          <w:rPr>
            <w:i/>
            <w:color w:val="FF0000"/>
          </w:rPr>
          <w:t>)</w:t>
        </w:r>
      </w:ins>
    </w:p>
    <w:p w14:paraId="1A443AAA" w14:textId="77777777" w:rsidR="007617E4" w:rsidRPr="00F93ED8" w:rsidRDefault="007617E4" w:rsidP="007617E4">
      <w:pPr>
        <w:pStyle w:val="ListParagraph"/>
        <w:numPr>
          <w:ilvl w:val="0"/>
          <w:numId w:val="60"/>
        </w:numPr>
        <w:ind w:left="360"/>
        <w:contextualSpacing/>
        <w:jc w:val="left"/>
        <w:rPr>
          <w:ins w:id="8949" w:author="Charles Gifford" w:date="2017-03-20T16:14:00Z"/>
          <w:color w:val="FF0000"/>
        </w:rPr>
      </w:pPr>
      <w:ins w:id="8950" w:author="Charles Gifford" w:date="2017-03-20T16:14:00Z">
        <w:r>
          <w:rPr>
            <w:color w:val="FF0000"/>
          </w:rPr>
          <w:t>Returned c</w:t>
        </w:r>
        <w:r w:rsidRPr="000A6F2E">
          <w:rPr>
            <w:color w:val="FF0000"/>
          </w:rPr>
          <w:t>arrier</w:t>
        </w:r>
        <w:r w:rsidRPr="001C220C">
          <w:rPr>
            <w:lang w:val="en-US"/>
          </w:rPr>
          <w:t xml:space="preserve"> –</w:t>
        </w:r>
        <w:r w:rsidRPr="000A6F2E">
          <w:rPr>
            <w:color w:val="FF0000"/>
          </w:rPr>
          <w:t xml:space="preserve"> </w:t>
        </w:r>
        <w:r>
          <w:rPr>
            <w:i/>
            <w:color w:val="FF0000"/>
          </w:rPr>
          <w:t>(To be d</w:t>
        </w:r>
        <w:r w:rsidRPr="000A6F2E">
          <w:rPr>
            <w:i/>
            <w:color w:val="FF0000"/>
          </w:rPr>
          <w:t xml:space="preserve">efined by </w:t>
        </w:r>
        <w:r>
          <w:rPr>
            <w:i/>
            <w:color w:val="FF0000"/>
          </w:rPr>
          <w:t>December</w:t>
        </w:r>
        <w:r w:rsidRPr="000A6F2E">
          <w:rPr>
            <w:i/>
            <w:color w:val="FF0000"/>
          </w:rPr>
          <w:t xml:space="preserve"> 201</w:t>
        </w:r>
        <w:r>
          <w:rPr>
            <w:i/>
            <w:color w:val="FF0000"/>
          </w:rPr>
          <w:t>7</w:t>
        </w:r>
        <w:r w:rsidRPr="000A6F2E">
          <w:rPr>
            <w:i/>
            <w:color w:val="FF0000"/>
          </w:rPr>
          <w:t>)</w:t>
        </w:r>
      </w:ins>
    </w:p>
    <w:p w14:paraId="468B58A2" w14:textId="77777777" w:rsidR="007617E4" w:rsidRPr="008F0F42" w:rsidRDefault="007617E4" w:rsidP="007617E4">
      <w:pPr>
        <w:pStyle w:val="ListParagraph"/>
        <w:numPr>
          <w:ilvl w:val="0"/>
          <w:numId w:val="60"/>
        </w:numPr>
        <w:ind w:left="360"/>
        <w:contextualSpacing/>
        <w:jc w:val="left"/>
        <w:rPr>
          <w:ins w:id="8951" w:author="Charles Gifford" w:date="2017-03-20T16:14:00Z"/>
          <w:color w:val="FF0000"/>
        </w:rPr>
      </w:pPr>
      <w:ins w:id="8952" w:author="Charles Gifford" w:date="2017-03-20T16:14:00Z">
        <w:r>
          <w:rPr>
            <w:color w:val="FF0000"/>
          </w:rPr>
          <w:t>Inventoried</w:t>
        </w:r>
        <w:r w:rsidRPr="001C220C">
          <w:rPr>
            <w:lang w:val="en-US"/>
          </w:rPr>
          <w:t xml:space="preserve"> –</w:t>
        </w:r>
        <w:r>
          <w:rPr>
            <w:color w:val="FF0000"/>
          </w:rPr>
          <w:t xml:space="preserve"> The </w:t>
        </w:r>
        <w:r w:rsidRPr="007F2A21">
          <w:rPr>
            <w:i/>
            <w:color w:val="FF0000"/>
          </w:rPr>
          <w:t>material actual</w:t>
        </w:r>
        <w:r w:rsidRPr="000A6F2E">
          <w:rPr>
            <w:color w:val="FF0000"/>
          </w:rPr>
          <w:t xml:space="preserve"> of periodic and/or on-demand inventory cycle coun</w:t>
        </w:r>
        <w:r>
          <w:rPr>
            <w:color w:val="FF0000"/>
          </w:rPr>
          <w:t>ts of each inventory providing material c</w:t>
        </w:r>
        <w:r w:rsidRPr="000A6F2E">
          <w:rPr>
            <w:color w:val="FF0000"/>
          </w:rPr>
          <w:t>onsumables t</w:t>
        </w:r>
        <w:r>
          <w:rPr>
            <w:color w:val="FF0000"/>
          </w:rPr>
          <w:t>o the process and accumulating material produced, co-products produced and by-products p</w:t>
        </w:r>
        <w:r w:rsidRPr="000A6F2E">
          <w:rPr>
            <w:color w:val="FF0000"/>
          </w:rPr>
          <w:t xml:space="preserve">roduced.  </w:t>
        </w:r>
      </w:ins>
    </w:p>
    <w:p w14:paraId="6AD426A0" w14:textId="77777777" w:rsidR="007617E4" w:rsidRPr="001C220C" w:rsidRDefault="007617E4" w:rsidP="007617E4">
      <w:pPr>
        <w:rPr>
          <w:ins w:id="8953" w:author="Charles Gifford" w:date="2017-03-20T16:14:00Z"/>
          <w:lang w:val="en-US"/>
        </w:rPr>
      </w:pPr>
    </w:p>
    <w:p w14:paraId="67DAB7EA" w14:textId="77777777" w:rsidR="007617E4" w:rsidRPr="001C220C" w:rsidRDefault="007617E4" w:rsidP="007617E4">
      <w:pPr>
        <w:pStyle w:val="Heading3"/>
        <w:rPr>
          <w:ins w:id="8954" w:author="Charles Gifford" w:date="2017-03-20T16:14:00Z"/>
        </w:rPr>
      </w:pPr>
      <w:ins w:id="8955" w:author="Charles Gifford" w:date="2017-03-20T16:14:00Z">
        <w:r w:rsidRPr="001C220C">
          <w:t>Material segment specification property</w:t>
        </w:r>
      </w:ins>
    </w:p>
    <w:p w14:paraId="4CCE8C82" w14:textId="77777777" w:rsidR="007617E4" w:rsidRDefault="007617E4" w:rsidP="007617E4">
      <w:pPr>
        <w:pStyle w:val="PARAGRAPH"/>
        <w:rPr>
          <w:ins w:id="8956" w:author="Charles Gifford" w:date="2017-03-20T16:14:00Z"/>
          <w:lang w:val="en-US"/>
        </w:rPr>
      </w:pPr>
      <w:ins w:id="8957" w:author="Charles Gifford" w:date="2017-03-20T16:14:00Z">
        <w:r w:rsidRPr="001C220C">
          <w:rPr>
            <w:lang w:val="en-US"/>
          </w:rPr>
          <w:t xml:space="preserve">Specific properties that are required </w:t>
        </w:r>
        <w:r>
          <w:rPr>
            <w:lang w:val="en-US"/>
          </w:rPr>
          <w:t xml:space="preserve">for </w:t>
        </w:r>
        <w:r w:rsidRPr="000C7AD0">
          <w:rPr>
            <w:i/>
            <w:lang w:val="en-US"/>
          </w:rPr>
          <w:t>material segment specifications</w:t>
        </w:r>
        <w:r>
          <w:rPr>
            <w:lang w:val="en-US"/>
          </w:rPr>
          <w:t xml:space="preserve"> </w:t>
        </w:r>
        <w:r w:rsidRPr="001C220C">
          <w:rPr>
            <w:lang w:val="en-US"/>
          </w:rPr>
          <w:t xml:space="preserve">shall be presented </w:t>
        </w:r>
        <w:r>
          <w:rPr>
            <w:lang w:val="en-US"/>
          </w:rPr>
          <w:t xml:space="preserve">as </w:t>
        </w:r>
        <w:r w:rsidRPr="000C7AD0">
          <w:rPr>
            <w:i/>
            <w:lang w:val="en-US"/>
          </w:rPr>
          <w:t>material segment specification properties</w:t>
        </w:r>
        <w:r w:rsidRPr="001C220C">
          <w:rPr>
            <w:lang w:val="en-US"/>
          </w:rPr>
          <w:t>.</w:t>
        </w:r>
        <w:r w:rsidRPr="00AE642B">
          <w:rPr>
            <w:lang w:val="en-US"/>
          </w:rPr>
          <w:t xml:space="preserve"> </w:t>
        </w:r>
      </w:ins>
    </w:p>
    <w:p w14:paraId="2AF144C6" w14:textId="77777777" w:rsidR="007617E4" w:rsidRPr="001C220C" w:rsidRDefault="007617E4" w:rsidP="007617E4">
      <w:pPr>
        <w:pStyle w:val="PARAGRAPH"/>
        <w:rPr>
          <w:ins w:id="8958" w:author="Charles Gifford" w:date="2017-03-20T16:14:00Z"/>
          <w:lang w:val="en-US"/>
        </w:rPr>
      </w:pPr>
      <w:ins w:id="8959" w:author="Charles Gifford" w:date="2017-03-20T16:14:00Z">
        <w:r w:rsidRPr="000C7AD0">
          <w:rPr>
            <w:i/>
            <w:lang w:val="en-US"/>
          </w:rPr>
          <w:t>Material segment specification properties</w:t>
        </w:r>
        <w:r>
          <w:rPr>
            <w:lang w:val="en-US"/>
          </w:rPr>
          <w:t xml:space="preserve"> may contain nested </w:t>
        </w:r>
        <w:r w:rsidRPr="000C7AD0">
          <w:rPr>
            <w:i/>
            <w:lang w:val="en-US"/>
          </w:rPr>
          <w:t>material segment specification properties</w:t>
        </w:r>
        <w:r>
          <w:rPr>
            <w:lang w:val="en-US"/>
          </w:rPr>
          <w:t>.</w:t>
        </w:r>
      </w:ins>
    </w:p>
    <w:p w14:paraId="04E828D7" w14:textId="01B70D85" w:rsidR="007617E4" w:rsidRPr="001C220C" w:rsidRDefault="0079628B" w:rsidP="007617E4">
      <w:pPr>
        <w:pStyle w:val="PARAGRAPH"/>
        <w:rPr>
          <w:ins w:id="8960" w:author="Charles Gifford" w:date="2017-03-20T16:14:00Z"/>
          <w:lang w:val="en-US"/>
        </w:rPr>
      </w:pPr>
      <w:ins w:id="8961" w:author="Charles Gifford" w:date="2017-03-22T15:40:00Z">
        <w:r>
          <w:rPr>
            <w:lang w:val="en-US"/>
          </w:rPr>
          <w:fldChar w:fldCharType="begin"/>
        </w:r>
        <w:r>
          <w:rPr>
            <w:lang w:val="en-US"/>
          </w:rPr>
          <w:instrText xml:space="preserve"> REF _Ref477960543 \h </w:instrText>
        </w:r>
      </w:ins>
      <w:r>
        <w:rPr>
          <w:lang w:val="en-US"/>
        </w:rPr>
      </w:r>
      <w:r>
        <w:rPr>
          <w:lang w:val="en-US"/>
        </w:rPr>
        <w:fldChar w:fldCharType="separate"/>
      </w:r>
      <w:ins w:id="8962" w:author="Charles Gifford" w:date="2017-03-22T15:40:00Z">
        <w:r>
          <w:t xml:space="preserve">Table </w:t>
        </w:r>
        <w:r>
          <w:rPr>
            <w:noProof/>
          </w:rPr>
          <w:t>88</w:t>
        </w:r>
        <w:r>
          <w:rPr>
            <w:lang w:val="en-US"/>
          </w:rPr>
          <w:fldChar w:fldCharType="end"/>
        </w:r>
        <w:r>
          <w:rPr>
            <w:lang w:val="en-US"/>
          </w:rPr>
          <w:t xml:space="preserve"> </w:t>
        </w:r>
      </w:ins>
      <w:ins w:id="8963" w:author="Charles Gifford" w:date="2017-03-20T16:14:00Z">
        <w:r w:rsidR="007617E4" w:rsidRPr="001C220C">
          <w:rPr>
            <w:lang w:val="en-US"/>
          </w:rPr>
          <w:t xml:space="preserve">defines the </w:t>
        </w:r>
        <w:r w:rsidR="007617E4">
          <w:rPr>
            <w:lang w:val="en-US"/>
          </w:rPr>
          <w:t>relationships</w:t>
        </w:r>
        <w:r w:rsidR="007617E4" w:rsidRPr="001C220C">
          <w:rPr>
            <w:lang w:val="en-US"/>
          </w:rPr>
          <w:t xml:space="preserve"> for </w:t>
        </w:r>
        <w:r w:rsidR="007617E4">
          <w:rPr>
            <w:lang w:val="en-US"/>
          </w:rPr>
          <w:t xml:space="preserve">the </w:t>
        </w:r>
        <w:r w:rsidR="007617E4" w:rsidRPr="001C220C">
          <w:rPr>
            <w:i/>
            <w:lang w:val="en-US"/>
          </w:rPr>
          <w:t>material segment specification property</w:t>
        </w:r>
        <w:r w:rsidR="007617E4" w:rsidRPr="001C220C">
          <w:rPr>
            <w:lang w:val="en-US"/>
          </w:rPr>
          <w:t xml:space="preserve">. </w:t>
        </w:r>
      </w:ins>
      <w:ins w:id="8964" w:author="Charles Gifford" w:date="2017-03-22T15:40:00Z">
        <w:r>
          <w:rPr>
            <w:lang w:val="en-US"/>
          </w:rPr>
          <w:fldChar w:fldCharType="begin"/>
        </w:r>
        <w:r>
          <w:rPr>
            <w:lang w:val="en-US"/>
          </w:rPr>
          <w:instrText xml:space="preserve"> REF _Ref465600565 \h </w:instrText>
        </w:r>
      </w:ins>
      <w:r>
        <w:rPr>
          <w:lang w:val="en-US"/>
        </w:rPr>
      </w:r>
      <w:r>
        <w:rPr>
          <w:lang w:val="en-US"/>
        </w:rPr>
        <w:fldChar w:fldCharType="separate"/>
      </w:r>
      <w:ins w:id="8965" w:author="Charles Gifford" w:date="2017-03-22T15:40:00Z">
        <w:r>
          <w:t xml:space="preserve">Table </w:t>
        </w:r>
        <w:r>
          <w:rPr>
            <w:noProof/>
          </w:rPr>
          <w:t>89</w:t>
        </w:r>
        <w:r>
          <w:rPr>
            <w:lang w:val="en-US"/>
          </w:rPr>
          <w:fldChar w:fldCharType="end"/>
        </w:r>
        <w:r>
          <w:rPr>
            <w:lang w:val="en-US"/>
          </w:rPr>
          <w:t xml:space="preserve"> </w:t>
        </w:r>
      </w:ins>
      <w:ins w:id="8966" w:author="Charles Gifford" w:date="2017-03-20T16:14:00Z">
        <w:r w:rsidR="007617E4" w:rsidRPr="001C220C">
          <w:rPr>
            <w:lang w:val="en-US"/>
          </w:rPr>
          <w:t xml:space="preserve">defines the attributes for </w:t>
        </w:r>
        <w:r w:rsidR="007617E4">
          <w:rPr>
            <w:lang w:val="en-US"/>
          </w:rPr>
          <w:t xml:space="preserve">the </w:t>
        </w:r>
        <w:r w:rsidR="007617E4" w:rsidRPr="001C220C">
          <w:rPr>
            <w:i/>
            <w:lang w:val="en-US"/>
          </w:rPr>
          <w:t>material segment specification property</w:t>
        </w:r>
        <w:r w:rsidR="007617E4" w:rsidRPr="001C220C">
          <w:rPr>
            <w:lang w:val="en-US"/>
          </w:rPr>
          <w:t xml:space="preserve">. </w:t>
        </w:r>
      </w:ins>
    </w:p>
    <w:p w14:paraId="59736977" w14:textId="5BAEBC4F" w:rsidR="007617E4" w:rsidRDefault="00B65983" w:rsidP="00E05180">
      <w:pPr>
        <w:pStyle w:val="TABLE-title"/>
        <w:rPr>
          <w:ins w:id="8967" w:author="Charles Gifford" w:date="2017-03-20T16:14:00Z"/>
          <w:lang w:val="en-US"/>
        </w:rPr>
      </w:pPr>
      <w:bookmarkStart w:id="8968" w:name="_Ref477960543"/>
      <w:bookmarkStart w:id="8969" w:name="_Toc478492389"/>
      <w:ins w:id="8970" w:author="Charles Gifford" w:date="2017-03-22T15:38:00Z">
        <w:r>
          <w:t xml:space="preserve">Table </w:t>
        </w:r>
        <w:r>
          <w:fldChar w:fldCharType="begin"/>
        </w:r>
        <w:r>
          <w:instrText xml:space="preserve"> SEQ Table \* ARABIC </w:instrText>
        </w:r>
      </w:ins>
      <w:r>
        <w:fldChar w:fldCharType="separate"/>
      </w:r>
      <w:ins w:id="8971" w:author="Charles Gifford" w:date="2017-03-22T15:38:00Z">
        <w:r>
          <w:rPr>
            <w:noProof/>
          </w:rPr>
          <w:t>88</w:t>
        </w:r>
        <w:r>
          <w:fldChar w:fldCharType="end"/>
        </w:r>
        <w:bookmarkEnd w:id="8968"/>
        <w:r>
          <w:rPr>
            <w:lang w:val="en-US"/>
          </w:rPr>
          <w:t xml:space="preserve"> </w:t>
        </w:r>
      </w:ins>
      <w:ins w:id="8972" w:author="Charles Gifford" w:date="2017-03-20T16:14:00Z">
        <w:r w:rsidR="007617E4">
          <w:rPr>
            <w:lang w:val="en-US"/>
          </w:rPr>
          <w:t>–</w:t>
        </w:r>
        <w:r w:rsidR="007617E4" w:rsidRPr="001C220C">
          <w:rPr>
            <w:lang w:val="en-US"/>
          </w:rPr>
          <w:t xml:space="preserve"> </w:t>
        </w:r>
        <w:r w:rsidR="007617E4">
          <w:rPr>
            <w:lang w:val="en-US"/>
          </w:rPr>
          <w:t>M</w:t>
        </w:r>
        <w:r w:rsidR="007617E4" w:rsidRPr="001C220C">
          <w:rPr>
            <w:lang w:val="en-US"/>
          </w:rPr>
          <w:t>aterial segment specification property</w:t>
        </w:r>
        <w:r w:rsidR="007617E4" w:rsidRPr="00AC2193">
          <w:rPr>
            <w:lang w:val="en-US"/>
          </w:rPr>
          <w:t xml:space="preserve"> </w:t>
        </w:r>
        <w:r w:rsidR="007617E4">
          <w:rPr>
            <w:lang w:val="en-US"/>
          </w:rPr>
          <w:t>relationships</w:t>
        </w:r>
        <w:bookmarkEnd w:id="8969"/>
      </w:ins>
    </w:p>
    <w:tbl>
      <w:tblPr>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870"/>
      </w:tblGrid>
      <w:tr w:rsidR="007617E4" w:rsidRPr="009432BC" w14:paraId="2C781994" w14:textId="77777777" w:rsidTr="0020423E">
        <w:trPr>
          <w:trHeight w:val="197"/>
          <w:tblHeader/>
          <w:ins w:id="8973" w:author="Charles Gifford" w:date="2017-03-20T16:14:00Z"/>
        </w:trPr>
        <w:tc>
          <w:tcPr>
            <w:tcW w:w="2155" w:type="dxa"/>
            <w:shd w:val="clear" w:color="auto" w:fill="auto"/>
          </w:tcPr>
          <w:p w14:paraId="3BA1DE43" w14:textId="77777777" w:rsidR="007617E4" w:rsidRPr="009432BC" w:rsidRDefault="007617E4" w:rsidP="0020423E">
            <w:pPr>
              <w:pStyle w:val="TABLE-col-heading"/>
              <w:rPr>
                <w:ins w:id="8974" w:author="Charles Gifford" w:date="2017-03-20T16:14:00Z"/>
              </w:rPr>
            </w:pPr>
            <w:ins w:id="8975" w:author="Charles Gifford" w:date="2017-03-20T16:14:00Z">
              <w:r w:rsidRPr="009432BC">
                <w:t>Related Object</w:t>
              </w:r>
            </w:ins>
          </w:p>
        </w:tc>
        <w:tc>
          <w:tcPr>
            <w:tcW w:w="2070" w:type="dxa"/>
            <w:shd w:val="clear" w:color="auto" w:fill="auto"/>
          </w:tcPr>
          <w:p w14:paraId="4BD8769F" w14:textId="77777777" w:rsidR="007617E4" w:rsidRPr="009432BC" w:rsidRDefault="007617E4" w:rsidP="0020423E">
            <w:pPr>
              <w:pStyle w:val="TABLE-col-heading"/>
              <w:rPr>
                <w:ins w:id="8976" w:author="Charles Gifford" w:date="2017-03-20T16:14:00Z"/>
              </w:rPr>
            </w:pPr>
            <w:ins w:id="8977" w:author="Charles Gifford" w:date="2017-03-20T16:14:00Z">
              <w:r w:rsidRPr="009432BC">
                <w:t>Role</w:t>
              </w:r>
            </w:ins>
          </w:p>
        </w:tc>
        <w:tc>
          <w:tcPr>
            <w:tcW w:w="1080" w:type="dxa"/>
            <w:shd w:val="clear" w:color="auto" w:fill="auto"/>
          </w:tcPr>
          <w:p w14:paraId="4A4B9A23" w14:textId="77777777" w:rsidR="007617E4" w:rsidRPr="009432BC" w:rsidRDefault="007617E4" w:rsidP="0020423E">
            <w:pPr>
              <w:pStyle w:val="TABLE-col-heading"/>
              <w:rPr>
                <w:ins w:id="8978" w:author="Charles Gifford" w:date="2017-03-20T16:14:00Z"/>
              </w:rPr>
            </w:pPr>
            <w:ins w:id="8979" w:author="Charles Gifford" w:date="2017-03-20T16:14:00Z">
              <w:r w:rsidRPr="009432BC">
                <w:t>Multiplicity</w:t>
              </w:r>
            </w:ins>
          </w:p>
        </w:tc>
        <w:tc>
          <w:tcPr>
            <w:tcW w:w="3870" w:type="dxa"/>
            <w:shd w:val="clear" w:color="auto" w:fill="auto"/>
          </w:tcPr>
          <w:p w14:paraId="51650B87" w14:textId="77777777" w:rsidR="007617E4" w:rsidRPr="009432BC" w:rsidRDefault="007617E4" w:rsidP="0020423E">
            <w:pPr>
              <w:pStyle w:val="TABLE-col-heading"/>
              <w:rPr>
                <w:ins w:id="8980" w:author="Charles Gifford" w:date="2017-03-20T16:14:00Z"/>
              </w:rPr>
            </w:pPr>
            <w:ins w:id="8981" w:author="Charles Gifford" w:date="2017-03-20T16:14:00Z">
              <w:r w:rsidRPr="009432BC">
                <w:t>Description</w:t>
              </w:r>
            </w:ins>
          </w:p>
        </w:tc>
      </w:tr>
      <w:tr w:rsidR="007617E4" w:rsidRPr="009432BC" w14:paraId="1B183233" w14:textId="77777777" w:rsidTr="0020423E">
        <w:trPr>
          <w:trHeight w:val="494"/>
          <w:ins w:id="8982" w:author="Charles Gifford" w:date="2017-03-20T16:14:00Z"/>
        </w:trPr>
        <w:tc>
          <w:tcPr>
            <w:tcW w:w="2155" w:type="dxa"/>
          </w:tcPr>
          <w:p w14:paraId="167A0CF3" w14:textId="77777777" w:rsidR="007617E4" w:rsidRPr="009432BC" w:rsidRDefault="007617E4" w:rsidP="0020423E">
            <w:pPr>
              <w:pStyle w:val="TABLE-cell"/>
              <w:rPr>
                <w:ins w:id="8983" w:author="Charles Gifford" w:date="2017-03-20T16:14:00Z"/>
              </w:rPr>
            </w:pPr>
            <w:ins w:id="8984" w:author="Charles Gifford" w:date="2017-03-20T16:14:00Z">
              <w:r>
                <w:t>Material</w:t>
              </w:r>
              <w:r w:rsidRPr="0030452A">
                <w:t xml:space="preserve"> segment specification property</w:t>
              </w:r>
            </w:ins>
          </w:p>
        </w:tc>
        <w:tc>
          <w:tcPr>
            <w:tcW w:w="2070" w:type="dxa"/>
          </w:tcPr>
          <w:p w14:paraId="634F7302" w14:textId="34DE84C5" w:rsidR="007617E4" w:rsidRPr="009432BC" w:rsidRDefault="007617E4" w:rsidP="0020423E">
            <w:pPr>
              <w:pStyle w:val="TABLE-cell"/>
              <w:rPr>
                <w:ins w:id="8985" w:author="Charles Gifford" w:date="2017-03-20T16:14:00Z"/>
              </w:rPr>
            </w:pPr>
            <w:ins w:id="8986" w:author="Charles Gifford" w:date="2017-03-20T16:14:00Z">
              <w:r>
                <w:t>Material</w:t>
              </w:r>
              <w:r w:rsidRPr="0030452A">
                <w:t xml:space="preserve"> segment specification property</w:t>
              </w:r>
            </w:ins>
            <w:ins w:id="8987" w:author="Charles Gifford" w:date="2017-03-27T23:08:00Z">
              <w:r w:rsidR="00967293">
                <w:t xml:space="preserve"> child</w:t>
              </w:r>
            </w:ins>
          </w:p>
        </w:tc>
        <w:tc>
          <w:tcPr>
            <w:tcW w:w="1080" w:type="dxa"/>
          </w:tcPr>
          <w:p w14:paraId="79FBFE6C" w14:textId="77777777" w:rsidR="007617E4" w:rsidRPr="009432BC" w:rsidRDefault="007617E4" w:rsidP="0020423E">
            <w:pPr>
              <w:pStyle w:val="TABLE-cell"/>
              <w:rPr>
                <w:ins w:id="8988" w:author="Charles Gifford" w:date="2017-03-20T16:14:00Z"/>
              </w:rPr>
            </w:pPr>
            <w:ins w:id="8989" w:author="Charles Gifford" w:date="2017-03-20T16:14:00Z">
              <w:r w:rsidRPr="0030452A">
                <w:t>0..*</w:t>
              </w:r>
            </w:ins>
          </w:p>
        </w:tc>
        <w:tc>
          <w:tcPr>
            <w:tcW w:w="3870" w:type="dxa"/>
          </w:tcPr>
          <w:p w14:paraId="535C6840" w14:textId="77777777" w:rsidR="007617E4" w:rsidRPr="009432BC" w:rsidRDefault="007617E4" w:rsidP="0020423E">
            <w:pPr>
              <w:pStyle w:val="TABLE-cell"/>
              <w:rPr>
                <w:ins w:id="8990" w:author="Charles Gifford" w:date="2017-03-20T16:14:00Z"/>
              </w:rPr>
            </w:pPr>
            <w:ins w:id="8991" w:author="Charles Gifford" w:date="2017-03-20T16:14:00Z">
              <w:r w:rsidRPr="0030452A">
                <w:t xml:space="preserve">The </w:t>
              </w:r>
              <w:r>
                <w:rPr>
                  <w:i/>
                </w:rPr>
                <w:t>material</w:t>
              </w:r>
              <w:r w:rsidRPr="0030452A">
                <w:rPr>
                  <w:i/>
                </w:rPr>
                <w:t xml:space="preserve"> segment specification property(s)</w:t>
              </w:r>
              <w:r w:rsidRPr="0030452A">
                <w:t xml:space="preserve"> of this </w:t>
              </w:r>
              <w:r>
                <w:rPr>
                  <w:i/>
                </w:rPr>
                <w:t>material</w:t>
              </w:r>
              <w:r w:rsidRPr="0030452A">
                <w:t xml:space="preserve"> </w:t>
              </w:r>
              <w:r w:rsidRPr="0030452A">
                <w:rPr>
                  <w:i/>
                </w:rPr>
                <w:t>segment specification</w:t>
              </w:r>
              <w:r>
                <w:rPr>
                  <w:i/>
                </w:rPr>
                <w:t xml:space="preserve"> property</w:t>
              </w:r>
              <w:r w:rsidRPr="0030452A">
                <w:t>.</w:t>
              </w:r>
            </w:ins>
          </w:p>
        </w:tc>
      </w:tr>
      <w:tr w:rsidR="007617E4" w:rsidRPr="009432BC" w14:paraId="5C97A7E7" w14:textId="77777777" w:rsidTr="0020423E">
        <w:trPr>
          <w:trHeight w:val="494"/>
          <w:ins w:id="8992" w:author="Charles Gifford" w:date="2017-03-20T16:14:00Z"/>
        </w:trPr>
        <w:tc>
          <w:tcPr>
            <w:tcW w:w="2155" w:type="dxa"/>
          </w:tcPr>
          <w:p w14:paraId="0A4A84EE" w14:textId="77777777" w:rsidR="007617E4" w:rsidRPr="009432BC" w:rsidRDefault="007617E4" w:rsidP="0020423E">
            <w:pPr>
              <w:pStyle w:val="TABLE-cell"/>
              <w:rPr>
                <w:ins w:id="8993" w:author="Charles Gifford" w:date="2017-03-20T16:14:00Z"/>
              </w:rPr>
            </w:pPr>
            <w:ins w:id="8994" w:author="Charles Gifford" w:date="2017-03-20T16:14:00Z">
              <w:r>
                <w:t>Material segment specification</w:t>
              </w:r>
            </w:ins>
          </w:p>
        </w:tc>
        <w:tc>
          <w:tcPr>
            <w:tcW w:w="2070" w:type="dxa"/>
          </w:tcPr>
          <w:p w14:paraId="67DA4CFD" w14:textId="77777777" w:rsidR="007617E4" w:rsidRPr="009432BC" w:rsidRDefault="007617E4" w:rsidP="0020423E">
            <w:pPr>
              <w:pStyle w:val="TABLE-cell"/>
              <w:rPr>
                <w:ins w:id="8995" w:author="Charles Gifford" w:date="2017-03-20T16:14:00Z"/>
              </w:rPr>
            </w:pPr>
            <w:ins w:id="8996" w:author="Charles Gifford" w:date="2017-03-20T16:14:00Z">
              <w:r>
                <w:t>NA</w:t>
              </w:r>
            </w:ins>
          </w:p>
        </w:tc>
        <w:tc>
          <w:tcPr>
            <w:tcW w:w="1080" w:type="dxa"/>
          </w:tcPr>
          <w:p w14:paraId="3CC87E65" w14:textId="77777777" w:rsidR="007617E4" w:rsidRPr="009432BC" w:rsidRDefault="007617E4" w:rsidP="0020423E">
            <w:pPr>
              <w:pStyle w:val="TABLE-cell"/>
              <w:rPr>
                <w:ins w:id="8997" w:author="Charles Gifford" w:date="2017-03-20T16:14:00Z"/>
              </w:rPr>
            </w:pPr>
            <w:ins w:id="8998" w:author="Charles Gifford" w:date="2017-03-20T16:14:00Z">
              <w:r>
                <w:t>1</w:t>
              </w:r>
            </w:ins>
          </w:p>
        </w:tc>
        <w:tc>
          <w:tcPr>
            <w:tcW w:w="3870" w:type="dxa"/>
          </w:tcPr>
          <w:p w14:paraId="72A5C586" w14:textId="77777777" w:rsidR="007617E4" w:rsidRPr="009432BC" w:rsidRDefault="007617E4" w:rsidP="0020423E">
            <w:pPr>
              <w:pStyle w:val="TABLE-cell"/>
              <w:rPr>
                <w:ins w:id="8999" w:author="Charles Gifford" w:date="2017-03-20T16:14:00Z"/>
              </w:rPr>
            </w:pPr>
            <w:ins w:id="9000" w:author="Charles Gifford" w:date="2017-03-20T16:14:00Z">
              <w:r w:rsidRPr="0030452A">
                <w:t xml:space="preserve">The </w:t>
              </w:r>
              <w:r>
                <w:rPr>
                  <w:i/>
                </w:rPr>
                <w:t>material</w:t>
              </w:r>
              <w:r w:rsidRPr="0030452A">
                <w:rPr>
                  <w:i/>
                </w:rPr>
                <w:t xml:space="preserve"> segment specification property(s)</w:t>
              </w:r>
              <w:r w:rsidRPr="0030452A">
                <w:t xml:space="preserve"> of this </w:t>
              </w:r>
              <w:r>
                <w:rPr>
                  <w:i/>
                </w:rPr>
                <w:t>material</w:t>
              </w:r>
              <w:r w:rsidRPr="0030452A">
                <w:t xml:space="preserve"> </w:t>
              </w:r>
              <w:r w:rsidRPr="0030452A">
                <w:rPr>
                  <w:i/>
                </w:rPr>
                <w:t>segment specification</w:t>
              </w:r>
              <w:r>
                <w:rPr>
                  <w:i/>
                </w:rPr>
                <w:t xml:space="preserve"> property</w:t>
              </w:r>
              <w:r w:rsidRPr="0030452A">
                <w:t>.</w:t>
              </w:r>
            </w:ins>
          </w:p>
        </w:tc>
      </w:tr>
      <w:tr w:rsidR="007617E4" w:rsidRPr="009432BC" w14:paraId="45393C71" w14:textId="77777777" w:rsidTr="0020423E">
        <w:trPr>
          <w:trHeight w:val="494"/>
          <w:ins w:id="9001" w:author="Charles Gifford" w:date="2017-03-20T16:14:00Z"/>
        </w:trPr>
        <w:tc>
          <w:tcPr>
            <w:tcW w:w="2155" w:type="dxa"/>
            <w:shd w:val="clear" w:color="auto" w:fill="auto"/>
          </w:tcPr>
          <w:p w14:paraId="41113D6F" w14:textId="77777777" w:rsidR="007617E4" w:rsidRPr="0030452A" w:rsidRDefault="007617E4" w:rsidP="0020423E">
            <w:pPr>
              <w:pStyle w:val="TABLE-cell"/>
              <w:rPr>
                <w:ins w:id="9002" w:author="Charles Gifford" w:date="2017-03-20T16:14:00Z"/>
              </w:rPr>
            </w:pPr>
            <w:ins w:id="9003" w:author="Charles Gifford" w:date="2017-03-20T16:14:00Z">
              <w:r>
                <w:t>Material</w:t>
              </w:r>
              <w:r w:rsidRPr="00BA207E">
                <w:t xml:space="preserve"> class</w:t>
              </w:r>
              <w:r>
                <w:t xml:space="preserve"> property</w:t>
              </w:r>
            </w:ins>
          </w:p>
        </w:tc>
        <w:tc>
          <w:tcPr>
            <w:tcW w:w="2070" w:type="dxa"/>
            <w:shd w:val="clear" w:color="auto" w:fill="auto"/>
          </w:tcPr>
          <w:p w14:paraId="4D6E901C" w14:textId="77777777" w:rsidR="007617E4" w:rsidRPr="0030452A" w:rsidRDefault="007617E4" w:rsidP="0020423E">
            <w:pPr>
              <w:pStyle w:val="TABLE-cell"/>
              <w:rPr>
                <w:ins w:id="9004" w:author="Charles Gifford" w:date="2017-03-20T16:14:00Z"/>
              </w:rPr>
            </w:pPr>
            <w:ins w:id="9005" w:author="Charles Gifford" w:date="2017-03-20T16:14:00Z">
              <w:r>
                <w:t>Material</w:t>
              </w:r>
              <w:r w:rsidRPr="00BA207E">
                <w:t xml:space="preserve"> class</w:t>
              </w:r>
              <w:r>
                <w:t xml:space="preserve"> property</w:t>
              </w:r>
            </w:ins>
          </w:p>
        </w:tc>
        <w:tc>
          <w:tcPr>
            <w:tcW w:w="1080" w:type="dxa"/>
          </w:tcPr>
          <w:p w14:paraId="259B5246" w14:textId="77777777" w:rsidR="007617E4" w:rsidRPr="0030452A" w:rsidRDefault="007617E4" w:rsidP="0020423E">
            <w:pPr>
              <w:pStyle w:val="TABLE-cell"/>
              <w:rPr>
                <w:ins w:id="9006" w:author="Charles Gifford" w:date="2017-03-20T16:14:00Z"/>
              </w:rPr>
            </w:pPr>
            <w:ins w:id="9007" w:author="Charles Gifford" w:date="2017-03-20T16:14:00Z">
              <w:r w:rsidRPr="0030452A">
                <w:t>0..*</w:t>
              </w:r>
            </w:ins>
          </w:p>
        </w:tc>
        <w:tc>
          <w:tcPr>
            <w:tcW w:w="3870" w:type="dxa"/>
          </w:tcPr>
          <w:p w14:paraId="52B00193" w14:textId="77777777" w:rsidR="007617E4" w:rsidRPr="0030452A" w:rsidRDefault="007617E4" w:rsidP="0020423E">
            <w:pPr>
              <w:pStyle w:val="TABLE-cell"/>
              <w:rPr>
                <w:ins w:id="9008" w:author="Charles Gifford" w:date="2017-03-20T16:14:00Z"/>
              </w:rPr>
            </w:pPr>
            <w:ins w:id="9009" w:author="Charles Gifford" w:date="2017-03-20T16:14:00Z">
              <w:r>
                <w:t>A cross-model dependency to</w:t>
              </w:r>
              <w:r w:rsidRPr="00FD719C">
                <w:t xml:space="preserve"> element in the </w:t>
              </w:r>
              <w:r>
                <w:t xml:space="preserve">material </w:t>
              </w:r>
              <w:r w:rsidRPr="00FD719C">
                <w:t>model</w:t>
              </w:r>
              <w:r>
                <w:t xml:space="preserve"> as explained in clause 4.6.4</w:t>
              </w:r>
              <w:r w:rsidRPr="00FD719C">
                <w:t>.</w:t>
              </w:r>
            </w:ins>
          </w:p>
        </w:tc>
      </w:tr>
      <w:tr w:rsidR="007617E4" w:rsidRPr="009432BC" w14:paraId="3F9DD6A6" w14:textId="77777777" w:rsidTr="0020423E">
        <w:trPr>
          <w:trHeight w:val="440"/>
          <w:ins w:id="9010" w:author="Charles Gifford" w:date="2017-03-20T16:14:00Z"/>
        </w:trPr>
        <w:tc>
          <w:tcPr>
            <w:tcW w:w="2155" w:type="dxa"/>
            <w:shd w:val="clear" w:color="auto" w:fill="auto"/>
          </w:tcPr>
          <w:p w14:paraId="3FD0A54D" w14:textId="77777777" w:rsidR="007617E4" w:rsidRPr="009432BC" w:rsidRDefault="007617E4" w:rsidP="0020423E">
            <w:pPr>
              <w:pStyle w:val="TABLE-cell"/>
              <w:rPr>
                <w:ins w:id="9011" w:author="Charles Gifford" w:date="2017-03-20T16:14:00Z"/>
              </w:rPr>
            </w:pPr>
            <w:ins w:id="9012" w:author="Charles Gifford" w:date="2017-03-20T16:14:00Z">
              <w:r>
                <w:t>Material property</w:t>
              </w:r>
            </w:ins>
          </w:p>
        </w:tc>
        <w:tc>
          <w:tcPr>
            <w:tcW w:w="2070" w:type="dxa"/>
            <w:shd w:val="clear" w:color="auto" w:fill="auto"/>
          </w:tcPr>
          <w:p w14:paraId="4262442E" w14:textId="77777777" w:rsidR="007617E4" w:rsidRPr="009432BC" w:rsidRDefault="007617E4" w:rsidP="0020423E">
            <w:pPr>
              <w:pStyle w:val="TABLE-cell"/>
              <w:rPr>
                <w:ins w:id="9013" w:author="Charles Gifford" w:date="2017-03-20T16:14:00Z"/>
              </w:rPr>
            </w:pPr>
            <w:ins w:id="9014" w:author="Charles Gifford" w:date="2017-03-20T16:14:00Z">
              <w:r>
                <w:t>Material property</w:t>
              </w:r>
            </w:ins>
          </w:p>
        </w:tc>
        <w:tc>
          <w:tcPr>
            <w:tcW w:w="1080" w:type="dxa"/>
          </w:tcPr>
          <w:p w14:paraId="4EDE5DF2" w14:textId="77777777" w:rsidR="007617E4" w:rsidRPr="009432BC" w:rsidRDefault="007617E4" w:rsidP="0020423E">
            <w:pPr>
              <w:pStyle w:val="TABLE-cell"/>
              <w:rPr>
                <w:ins w:id="9015" w:author="Charles Gifford" w:date="2017-03-20T16:14:00Z"/>
              </w:rPr>
            </w:pPr>
            <w:ins w:id="9016" w:author="Charles Gifford" w:date="2017-03-20T16:14:00Z">
              <w:r w:rsidRPr="0030452A">
                <w:t>0..*</w:t>
              </w:r>
            </w:ins>
          </w:p>
        </w:tc>
        <w:tc>
          <w:tcPr>
            <w:tcW w:w="3870" w:type="dxa"/>
            <w:shd w:val="clear" w:color="auto" w:fill="auto"/>
          </w:tcPr>
          <w:p w14:paraId="43C6E076" w14:textId="77777777" w:rsidR="007617E4" w:rsidRPr="009432BC" w:rsidRDefault="007617E4" w:rsidP="0020423E">
            <w:pPr>
              <w:pStyle w:val="TABLE-cell"/>
              <w:rPr>
                <w:ins w:id="9017" w:author="Charles Gifford" w:date="2017-03-20T16:14:00Z"/>
              </w:rPr>
            </w:pPr>
            <w:ins w:id="9018" w:author="Charles Gifford" w:date="2017-03-20T16:14:00Z">
              <w:r>
                <w:t>A cross-model dependency</w:t>
              </w:r>
              <w:r w:rsidRPr="002C3CDB">
                <w:t xml:space="preserve"> to element in the </w:t>
              </w:r>
              <w:r>
                <w:t>material</w:t>
              </w:r>
              <w:r w:rsidRPr="002C3CDB">
                <w:t xml:space="preserve"> model as explained in clause 4.6.4.</w:t>
              </w:r>
            </w:ins>
          </w:p>
        </w:tc>
      </w:tr>
    </w:tbl>
    <w:p w14:paraId="25407898" w14:textId="0A6F4C90" w:rsidR="007617E4" w:rsidRPr="001C220C" w:rsidRDefault="0079628B" w:rsidP="00E05180">
      <w:pPr>
        <w:pStyle w:val="TABLE-title"/>
        <w:rPr>
          <w:ins w:id="9019" w:author="Charles Gifford" w:date="2017-03-20T16:14:00Z"/>
          <w:lang w:val="en-US"/>
        </w:rPr>
      </w:pPr>
      <w:bookmarkStart w:id="9020" w:name="_Toc478492390"/>
      <w:ins w:id="9021" w:author="Charles Gifford" w:date="2017-03-22T15:39:00Z">
        <w:r>
          <w:t xml:space="preserve">Table </w:t>
        </w:r>
        <w:r>
          <w:fldChar w:fldCharType="begin"/>
        </w:r>
        <w:r>
          <w:instrText xml:space="preserve"> SEQ Table \* ARABIC </w:instrText>
        </w:r>
      </w:ins>
      <w:r>
        <w:fldChar w:fldCharType="separate"/>
      </w:r>
      <w:ins w:id="9022" w:author="Charles Gifford" w:date="2017-03-22T15:39:00Z">
        <w:r>
          <w:rPr>
            <w:noProof/>
          </w:rPr>
          <w:t>89</w:t>
        </w:r>
        <w:r>
          <w:fldChar w:fldCharType="end"/>
        </w:r>
        <w:r>
          <w:t xml:space="preserve"> </w:t>
        </w:r>
      </w:ins>
      <w:ins w:id="9023" w:author="Charles Gifford" w:date="2017-03-20T16:14:00Z">
        <w:r w:rsidR="007617E4">
          <w:rPr>
            <w:lang w:val="en-US"/>
          </w:rPr>
          <w:t>–</w:t>
        </w:r>
        <w:r w:rsidR="007617E4" w:rsidRPr="001C220C">
          <w:rPr>
            <w:lang w:val="en-US"/>
          </w:rPr>
          <w:t xml:space="preserve"> </w:t>
        </w:r>
        <w:r w:rsidR="007617E4">
          <w:rPr>
            <w:lang w:val="en-US"/>
          </w:rPr>
          <w:t>M</w:t>
        </w:r>
        <w:r w:rsidR="007617E4" w:rsidRPr="001C220C">
          <w:rPr>
            <w:lang w:val="en-US"/>
          </w:rPr>
          <w:t>aterial segment specification property</w:t>
        </w:r>
        <w:r w:rsidR="007617E4" w:rsidRPr="00AC2193">
          <w:rPr>
            <w:lang w:val="en-US"/>
          </w:rPr>
          <w:t xml:space="preserve"> </w:t>
        </w:r>
        <w:r w:rsidR="007617E4">
          <w:rPr>
            <w:lang w:val="en-US"/>
          </w:rPr>
          <w:t>attributes</w:t>
        </w:r>
        <w:bookmarkEnd w:id="9020"/>
      </w:ins>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7617E4" w:rsidRPr="001C220C" w14:paraId="0F2B810F" w14:textId="77777777" w:rsidTr="0020423E">
        <w:trPr>
          <w:tblHeader/>
          <w:jc w:val="center"/>
          <w:ins w:id="9024" w:author="Charles Gifford" w:date="2017-03-20T16:14:00Z"/>
        </w:trPr>
        <w:tc>
          <w:tcPr>
            <w:tcW w:w="1269" w:type="dxa"/>
          </w:tcPr>
          <w:p w14:paraId="355F3457" w14:textId="77777777" w:rsidR="007617E4" w:rsidRPr="001C220C" w:rsidRDefault="007617E4" w:rsidP="0020423E">
            <w:pPr>
              <w:pStyle w:val="NormalTableHeader"/>
              <w:spacing w:before="40"/>
              <w:rPr>
                <w:ins w:id="9025" w:author="Charles Gifford" w:date="2017-03-20T16:14:00Z"/>
                <w:lang w:val="en-US"/>
              </w:rPr>
            </w:pPr>
            <w:ins w:id="9026" w:author="Charles Gifford" w:date="2017-03-20T16:14:00Z">
              <w:r w:rsidRPr="001C220C">
                <w:rPr>
                  <w:lang w:val="en-US"/>
                </w:rPr>
                <w:t xml:space="preserve">Attribute </w:t>
              </w:r>
              <w:r>
                <w:rPr>
                  <w:lang w:val="en-US"/>
                </w:rPr>
                <w:t>n</w:t>
              </w:r>
              <w:r w:rsidRPr="001C220C">
                <w:rPr>
                  <w:lang w:val="en-US"/>
                </w:rPr>
                <w:t>ame</w:t>
              </w:r>
            </w:ins>
          </w:p>
        </w:tc>
        <w:tc>
          <w:tcPr>
            <w:tcW w:w="2880" w:type="dxa"/>
          </w:tcPr>
          <w:p w14:paraId="2067AE45" w14:textId="77777777" w:rsidR="007617E4" w:rsidRPr="001C220C" w:rsidRDefault="007617E4" w:rsidP="0020423E">
            <w:pPr>
              <w:pStyle w:val="NormalTableHeader"/>
              <w:spacing w:before="40"/>
              <w:rPr>
                <w:ins w:id="9027" w:author="Charles Gifford" w:date="2017-03-20T16:14:00Z"/>
                <w:lang w:val="en-US"/>
              </w:rPr>
            </w:pPr>
            <w:ins w:id="9028" w:author="Charles Gifford" w:date="2017-03-20T16:14:00Z">
              <w:r w:rsidRPr="001C220C">
                <w:rPr>
                  <w:lang w:val="en-US"/>
                </w:rPr>
                <w:t>Description</w:t>
              </w:r>
            </w:ins>
          </w:p>
        </w:tc>
        <w:tc>
          <w:tcPr>
            <w:tcW w:w="1440" w:type="dxa"/>
          </w:tcPr>
          <w:p w14:paraId="44955D8A" w14:textId="77777777" w:rsidR="007617E4" w:rsidRPr="001C220C" w:rsidRDefault="007617E4" w:rsidP="0020423E">
            <w:pPr>
              <w:pStyle w:val="NormalTableHeader"/>
              <w:spacing w:before="40"/>
              <w:rPr>
                <w:ins w:id="9029" w:author="Charles Gifford" w:date="2017-03-20T16:14:00Z"/>
                <w:lang w:val="en-US"/>
              </w:rPr>
            </w:pPr>
            <w:ins w:id="9030" w:author="Charles Gifford" w:date="2017-03-20T16:14:00Z">
              <w:r>
                <w:rPr>
                  <w:lang w:val="en-US"/>
                </w:rPr>
                <w:t>Production example</w:t>
              </w:r>
              <w:r w:rsidRPr="001C220C">
                <w:rPr>
                  <w:lang w:val="en-US"/>
                </w:rPr>
                <w:t>s</w:t>
              </w:r>
            </w:ins>
          </w:p>
        </w:tc>
        <w:tc>
          <w:tcPr>
            <w:tcW w:w="1297" w:type="dxa"/>
          </w:tcPr>
          <w:p w14:paraId="3132541F" w14:textId="77777777" w:rsidR="007617E4" w:rsidRPr="001C220C" w:rsidRDefault="007617E4" w:rsidP="0020423E">
            <w:pPr>
              <w:pStyle w:val="NormalTableHeader"/>
              <w:spacing w:before="40"/>
              <w:rPr>
                <w:ins w:id="9031" w:author="Charles Gifford" w:date="2017-03-20T16:14:00Z"/>
                <w:lang w:val="en-US"/>
              </w:rPr>
            </w:pPr>
            <w:ins w:id="9032" w:author="Charles Gifford" w:date="2017-03-20T16:14:00Z">
              <w:r>
                <w:rPr>
                  <w:lang w:val="en-US"/>
                </w:rPr>
                <w:t>Maintenance example</w:t>
              </w:r>
              <w:r w:rsidRPr="001C220C">
                <w:rPr>
                  <w:lang w:val="en-US"/>
                </w:rPr>
                <w:t>s</w:t>
              </w:r>
            </w:ins>
          </w:p>
        </w:tc>
        <w:tc>
          <w:tcPr>
            <w:tcW w:w="1080" w:type="dxa"/>
          </w:tcPr>
          <w:p w14:paraId="72D1ECB2" w14:textId="77777777" w:rsidR="007617E4" w:rsidRPr="001C220C" w:rsidRDefault="007617E4" w:rsidP="0020423E">
            <w:pPr>
              <w:pStyle w:val="NormalTableHeader"/>
              <w:spacing w:before="40"/>
              <w:rPr>
                <w:ins w:id="9033" w:author="Charles Gifford" w:date="2017-03-20T16:14:00Z"/>
                <w:lang w:val="en-US"/>
              </w:rPr>
            </w:pPr>
            <w:ins w:id="9034" w:author="Charles Gifford" w:date="2017-03-20T16:14:00Z">
              <w:r>
                <w:rPr>
                  <w:lang w:val="en-US"/>
                </w:rPr>
                <w:t>Quality example</w:t>
              </w:r>
              <w:r w:rsidRPr="001C220C">
                <w:rPr>
                  <w:lang w:val="en-US"/>
                </w:rPr>
                <w:t>s</w:t>
              </w:r>
            </w:ins>
          </w:p>
        </w:tc>
        <w:tc>
          <w:tcPr>
            <w:tcW w:w="1080" w:type="dxa"/>
          </w:tcPr>
          <w:p w14:paraId="7A7254C8" w14:textId="77777777" w:rsidR="007617E4" w:rsidRPr="001C220C" w:rsidRDefault="007617E4" w:rsidP="0020423E">
            <w:pPr>
              <w:pStyle w:val="NormalTableHeader"/>
              <w:spacing w:before="40"/>
              <w:rPr>
                <w:ins w:id="9035" w:author="Charles Gifford" w:date="2017-03-20T16:14:00Z"/>
                <w:lang w:val="en-US"/>
              </w:rPr>
            </w:pPr>
            <w:ins w:id="9036" w:author="Charles Gifford" w:date="2017-03-20T16:14:00Z">
              <w:r>
                <w:rPr>
                  <w:lang w:val="en-US"/>
                </w:rPr>
                <w:t>Inventory example</w:t>
              </w:r>
              <w:r w:rsidRPr="001C220C">
                <w:rPr>
                  <w:lang w:val="en-US"/>
                </w:rPr>
                <w:t>s</w:t>
              </w:r>
            </w:ins>
          </w:p>
        </w:tc>
      </w:tr>
      <w:tr w:rsidR="007617E4" w:rsidRPr="001C220C" w14:paraId="061E9D66" w14:textId="77777777" w:rsidTr="0020423E">
        <w:trPr>
          <w:cantSplit/>
          <w:jc w:val="center"/>
          <w:ins w:id="9037" w:author="Charles Gifford" w:date="2017-03-20T16:14:00Z"/>
        </w:trPr>
        <w:tc>
          <w:tcPr>
            <w:tcW w:w="1269" w:type="dxa"/>
          </w:tcPr>
          <w:p w14:paraId="1302CE6E" w14:textId="77777777" w:rsidR="007617E4" w:rsidRPr="001C220C" w:rsidRDefault="007617E4" w:rsidP="0020423E">
            <w:pPr>
              <w:pStyle w:val="TableNormal1"/>
              <w:rPr>
                <w:ins w:id="9038" w:author="Charles Gifford" w:date="2017-03-20T16:14:00Z"/>
                <w:lang w:val="en-US"/>
              </w:rPr>
            </w:pPr>
            <w:ins w:id="9039" w:author="Charles Gifford" w:date="2017-03-20T16:14:00Z">
              <w:r w:rsidRPr="001C220C">
                <w:rPr>
                  <w:lang w:val="en-US"/>
                </w:rPr>
                <w:t>ID</w:t>
              </w:r>
            </w:ins>
          </w:p>
        </w:tc>
        <w:tc>
          <w:tcPr>
            <w:tcW w:w="2880" w:type="dxa"/>
          </w:tcPr>
          <w:p w14:paraId="6DB60B5B" w14:textId="77777777" w:rsidR="007617E4" w:rsidRPr="001C220C" w:rsidRDefault="007617E4" w:rsidP="0020423E">
            <w:pPr>
              <w:pStyle w:val="TableNormal1"/>
              <w:rPr>
                <w:ins w:id="9040" w:author="Charles Gifford" w:date="2017-03-20T16:14:00Z"/>
                <w:lang w:val="en-US"/>
              </w:rPr>
            </w:pPr>
            <w:ins w:id="9041" w:author="Charles Gifford" w:date="2017-03-20T16:14:00Z">
              <w:r w:rsidRPr="001C220C">
                <w:rPr>
                  <w:lang w:val="en-US"/>
                </w:rPr>
                <w:t xml:space="preserve">An identification of a property of the associated </w:t>
              </w:r>
              <w:r w:rsidRPr="001C220C">
                <w:rPr>
                  <w:i/>
                  <w:lang w:val="en-US"/>
                </w:rPr>
                <w:t>material property</w:t>
              </w:r>
              <w:r w:rsidRPr="001C220C">
                <w:rPr>
                  <w:lang w:val="en-US"/>
                </w:rPr>
                <w:t xml:space="preserve"> or </w:t>
              </w:r>
              <w:r w:rsidRPr="001C220C">
                <w:rPr>
                  <w:i/>
                  <w:lang w:val="en-US"/>
                </w:rPr>
                <w:t>equipment class property</w:t>
              </w:r>
              <w:r w:rsidRPr="001C220C">
                <w:rPr>
                  <w:lang w:val="en-US"/>
                </w:rPr>
                <w:t>.</w:t>
              </w:r>
            </w:ins>
          </w:p>
        </w:tc>
        <w:tc>
          <w:tcPr>
            <w:tcW w:w="1440" w:type="dxa"/>
          </w:tcPr>
          <w:p w14:paraId="7BDE8124" w14:textId="77777777" w:rsidR="007617E4" w:rsidRPr="001C220C" w:rsidRDefault="007617E4" w:rsidP="0020423E">
            <w:pPr>
              <w:pStyle w:val="TableNormal1"/>
              <w:rPr>
                <w:ins w:id="9042" w:author="Charles Gifford" w:date="2017-03-20T16:14:00Z"/>
                <w:lang w:val="en-US"/>
              </w:rPr>
            </w:pPr>
            <w:ins w:id="9043" w:author="Charles Gifford" w:date="2017-03-20T16:14:00Z">
              <w:r w:rsidRPr="001C220C">
                <w:rPr>
                  <w:lang w:val="en-US"/>
                </w:rPr>
                <w:t xml:space="preserve">Average Surface Roughness </w:t>
              </w:r>
            </w:ins>
          </w:p>
        </w:tc>
        <w:tc>
          <w:tcPr>
            <w:tcW w:w="1297" w:type="dxa"/>
          </w:tcPr>
          <w:p w14:paraId="220D2F40" w14:textId="77777777" w:rsidR="007617E4" w:rsidRPr="001C220C" w:rsidRDefault="007617E4" w:rsidP="0020423E">
            <w:pPr>
              <w:pStyle w:val="TableNormal1"/>
              <w:spacing w:before="40"/>
              <w:rPr>
                <w:ins w:id="9044" w:author="Charles Gifford" w:date="2017-03-20T16:14:00Z"/>
                <w:lang w:val="en-US"/>
              </w:rPr>
            </w:pPr>
            <w:ins w:id="9045" w:author="Charles Gifford" w:date="2017-03-20T16:14:00Z">
              <w:r w:rsidRPr="001C220C">
                <w:rPr>
                  <w:lang w:val="en-US"/>
                </w:rPr>
                <w:t>314 Stainless Steel</w:t>
              </w:r>
            </w:ins>
          </w:p>
        </w:tc>
        <w:tc>
          <w:tcPr>
            <w:tcW w:w="1080" w:type="dxa"/>
          </w:tcPr>
          <w:p w14:paraId="6EDA76C0" w14:textId="77777777" w:rsidR="007617E4" w:rsidRPr="001C220C" w:rsidRDefault="007617E4" w:rsidP="0020423E">
            <w:pPr>
              <w:pStyle w:val="TableNormal1"/>
              <w:spacing w:before="40"/>
              <w:rPr>
                <w:ins w:id="9046" w:author="Charles Gifford" w:date="2017-03-20T16:14:00Z"/>
                <w:lang w:val="en-US"/>
              </w:rPr>
            </w:pPr>
            <w:ins w:id="9047" w:author="Charles Gifford" w:date="2017-03-20T16:14:00Z">
              <w:r w:rsidRPr="001C220C">
                <w:rPr>
                  <w:lang w:val="en-US"/>
                </w:rPr>
                <w:t>Sterilized</w:t>
              </w:r>
            </w:ins>
          </w:p>
        </w:tc>
        <w:tc>
          <w:tcPr>
            <w:tcW w:w="1080" w:type="dxa"/>
          </w:tcPr>
          <w:p w14:paraId="4E0A8F0C" w14:textId="77777777" w:rsidR="007617E4" w:rsidRPr="001C220C" w:rsidRDefault="007617E4" w:rsidP="0020423E">
            <w:pPr>
              <w:pStyle w:val="TableNormal1"/>
              <w:spacing w:before="40"/>
              <w:rPr>
                <w:ins w:id="9048" w:author="Charles Gifford" w:date="2017-03-20T16:14:00Z"/>
                <w:lang w:val="en-US"/>
              </w:rPr>
            </w:pPr>
            <w:ins w:id="9049" w:author="Charles Gifford" w:date="2017-03-20T16:14:00Z">
              <w:r w:rsidRPr="001C220C">
                <w:rPr>
                  <w:lang w:val="en-US"/>
                </w:rPr>
                <w:t>RFID</w:t>
              </w:r>
            </w:ins>
          </w:p>
        </w:tc>
      </w:tr>
      <w:tr w:rsidR="007617E4" w:rsidRPr="001C220C" w14:paraId="7BA74F48" w14:textId="77777777" w:rsidTr="0020423E">
        <w:trPr>
          <w:cantSplit/>
          <w:jc w:val="center"/>
          <w:ins w:id="9050" w:author="Charles Gifford" w:date="2017-03-20T16:14:00Z"/>
        </w:trPr>
        <w:tc>
          <w:tcPr>
            <w:tcW w:w="1269" w:type="dxa"/>
          </w:tcPr>
          <w:p w14:paraId="5F8903F5" w14:textId="77777777" w:rsidR="007617E4" w:rsidRPr="001C220C" w:rsidRDefault="007617E4" w:rsidP="0020423E">
            <w:pPr>
              <w:pStyle w:val="TableNormal1"/>
              <w:rPr>
                <w:ins w:id="9051" w:author="Charles Gifford" w:date="2017-03-20T16:14:00Z"/>
                <w:lang w:val="en-US"/>
              </w:rPr>
            </w:pPr>
            <w:ins w:id="9052" w:author="Charles Gifford" w:date="2017-03-20T16:14:00Z">
              <w:r w:rsidRPr="001C220C">
                <w:rPr>
                  <w:lang w:val="en-US"/>
                </w:rPr>
                <w:t>Description</w:t>
              </w:r>
            </w:ins>
          </w:p>
        </w:tc>
        <w:tc>
          <w:tcPr>
            <w:tcW w:w="2880" w:type="dxa"/>
          </w:tcPr>
          <w:p w14:paraId="2669A6CC" w14:textId="77777777" w:rsidR="007617E4" w:rsidRPr="001C220C" w:rsidRDefault="007617E4" w:rsidP="0020423E">
            <w:pPr>
              <w:pStyle w:val="TableNormal1"/>
              <w:rPr>
                <w:ins w:id="9053" w:author="Charles Gifford" w:date="2017-03-20T16:14:00Z"/>
                <w:lang w:val="en-US"/>
              </w:rPr>
            </w:pPr>
            <w:ins w:id="9054" w:author="Charles Gifford" w:date="2017-03-20T16:14:00Z">
              <w:r w:rsidRPr="001C220C">
                <w:rPr>
                  <w:lang w:val="en-US"/>
                </w:rPr>
                <w:t>Contains additional information and descriptions.</w:t>
              </w:r>
            </w:ins>
          </w:p>
        </w:tc>
        <w:tc>
          <w:tcPr>
            <w:tcW w:w="1440" w:type="dxa"/>
          </w:tcPr>
          <w:p w14:paraId="3E309CF4" w14:textId="77777777" w:rsidR="007617E4" w:rsidRPr="001C220C" w:rsidRDefault="007617E4" w:rsidP="0020423E">
            <w:pPr>
              <w:pStyle w:val="TableNormal1"/>
              <w:rPr>
                <w:ins w:id="9055" w:author="Charles Gifford" w:date="2017-03-20T16:14:00Z"/>
                <w:lang w:val="en-US"/>
              </w:rPr>
            </w:pPr>
            <w:ins w:id="9056" w:author="Charles Gifford" w:date="2017-03-20T16:14:00Z">
              <w:r w:rsidRPr="001C220C">
                <w:rPr>
                  <w:lang w:val="en-US"/>
                </w:rPr>
                <w:t>Defines the minimum polyethylene roughness quality.</w:t>
              </w:r>
            </w:ins>
          </w:p>
        </w:tc>
        <w:tc>
          <w:tcPr>
            <w:tcW w:w="1297" w:type="dxa"/>
          </w:tcPr>
          <w:p w14:paraId="6A0202FF" w14:textId="77777777" w:rsidR="007617E4" w:rsidRPr="001C220C" w:rsidRDefault="007617E4" w:rsidP="0020423E">
            <w:pPr>
              <w:pStyle w:val="TableNormal1"/>
              <w:spacing w:before="40"/>
              <w:rPr>
                <w:ins w:id="9057" w:author="Charles Gifford" w:date="2017-03-20T16:14:00Z"/>
                <w:lang w:val="en-US"/>
              </w:rPr>
            </w:pPr>
            <w:ins w:id="9058" w:author="Charles Gifford" w:date="2017-03-20T16:14:00Z">
              <w:r w:rsidRPr="001C220C">
                <w:rPr>
                  <w:lang w:val="en-US"/>
                </w:rPr>
                <w:t>Required alloy</w:t>
              </w:r>
            </w:ins>
          </w:p>
        </w:tc>
        <w:tc>
          <w:tcPr>
            <w:tcW w:w="1080" w:type="dxa"/>
          </w:tcPr>
          <w:p w14:paraId="6A39DFFA" w14:textId="77777777" w:rsidR="007617E4" w:rsidRPr="001C220C" w:rsidRDefault="007617E4" w:rsidP="0020423E">
            <w:pPr>
              <w:pStyle w:val="TableNormal1"/>
              <w:spacing w:before="40"/>
              <w:rPr>
                <w:ins w:id="9059" w:author="Charles Gifford" w:date="2017-03-20T16:14:00Z"/>
                <w:lang w:val="en-US"/>
              </w:rPr>
            </w:pPr>
            <w:ins w:id="9060" w:author="Charles Gifford" w:date="2017-03-20T16:14:00Z">
              <w:r w:rsidRPr="001C220C">
                <w:rPr>
                  <w:lang w:val="en-US"/>
                </w:rPr>
                <w:t>Sterilized sample holder</w:t>
              </w:r>
            </w:ins>
          </w:p>
        </w:tc>
        <w:tc>
          <w:tcPr>
            <w:tcW w:w="1080" w:type="dxa"/>
          </w:tcPr>
          <w:p w14:paraId="495276E0" w14:textId="77777777" w:rsidR="007617E4" w:rsidRPr="001C220C" w:rsidRDefault="007617E4" w:rsidP="0020423E">
            <w:pPr>
              <w:pStyle w:val="TableNormal1"/>
              <w:spacing w:before="40"/>
              <w:rPr>
                <w:ins w:id="9061" w:author="Charles Gifford" w:date="2017-03-20T16:14:00Z"/>
                <w:lang w:val="en-US"/>
              </w:rPr>
            </w:pPr>
            <w:ins w:id="9062" w:author="Charles Gifford" w:date="2017-03-20T16:14:00Z">
              <w:r w:rsidRPr="001C220C">
                <w:rPr>
                  <w:lang w:val="en-US"/>
                </w:rPr>
                <w:t>Pallet contains an active RFID</w:t>
              </w:r>
            </w:ins>
          </w:p>
        </w:tc>
      </w:tr>
      <w:tr w:rsidR="007617E4" w:rsidRPr="001C220C" w14:paraId="111D2199" w14:textId="77777777" w:rsidTr="0020423E">
        <w:trPr>
          <w:cantSplit/>
          <w:jc w:val="center"/>
          <w:ins w:id="9063" w:author="Charles Gifford" w:date="2017-03-20T16:14:00Z"/>
        </w:trPr>
        <w:tc>
          <w:tcPr>
            <w:tcW w:w="1269" w:type="dxa"/>
          </w:tcPr>
          <w:p w14:paraId="5C996A2D" w14:textId="77777777" w:rsidR="007617E4" w:rsidRPr="001C220C" w:rsidRDefault="007617E4" w:rsidP="0020423E">
            <w:pPr>
              <w:pStyle w:val="TableNormal1"/>
              <w:rPr>
                <w:ins w:id="9064" w:author="Charles Gifford" w:date="2017-03-20T16:14:00Z"/>
                <w:lang w:val="en-US"/>
              </w:rPr>
            </w:pPr>
            <w:ins w:id="9065" w:author="Charles Gifford" w:date="2017-03-20T16:14:00Z">
              <w:r w:rsidRPr="001C220C">
                <w:rPr>
                  <w:lang w:val="en-US"/>
                </w:rPr>
                <w:t>Value</w:t>
              </w:r>
            </w:ins>
          </w:p>
        </w:tc>
        <w:tc>
          <w:tcPr>
            <w:tcW w:w="2880" w:type="dxa"/>
          </w:tcPr>
          <w:p w14:paraId="048B2548" w14:textId="77777777" w:rsidR="007617E4" w:rsidRPr="001C220C" w:rsidRDefault="007617E4" w:rsidP="0020423E">
            <w:pPr>
              <w:pStyle w:val="TableNormal1"/>
              <w:rPr>
                <w:ins w:id="9066" w:author="Charles Gifford" w:date="2017-03-20T16:14:00Z"/>
                <w:lang w:val="en-US"/>
              </w:rPr>
            </w:pPr>
            <w:ins w:id="9067" w:author="Charles Gifford" w:date="2017-03-20T16:14:00Z">
              <w:r w:rsidRPr="001C220C">
                <w:rPr>
                  <w:lang w:val="en-US"/>
                </w:rPr>
                <w:t>The value, set of values, or range of the property.</w:t>
              </w:r>
            </w:ins>
          </w:p>
        </w:tc>
        <w:tc>
          <w:tcPr>
            <w:tcW w:w="1440" w:type="dxa"/>
          </w:tcPr>
          <w:p w14:paraId="6921E1F8" w14:textId="77777777" w:rsidR="007617E4" w:rsidRPr="001C220C" w:rsidRDefault="007617E4" w:rsidP="0020423E">
            <w:pPr>
              <w:pStyle w:val="TableNormal1"/>
              <w:rPr>
                <w:ins w:id="9068" w:author="Charles Gifford" w:date="2017-03-20T16:14:00Z"/>
                <w:lang w:val="en-US"/>
              </w:rPr>
            </w:pPr>
            <w:ins w:id="9069" w:author="Charles Gifford" w:date="2017-03-20T16:14:00Z">
              <w:r w:rsidRPr="001C220C">
                <w:rPr>
                  <w:lang w:val="en-US"/>
                </w:rPr>
                <w:t>66</w:t>
              </w:r>
              <w:r>
                <w:rPr>
                  <w:lang w:val="en-US"/>
                </w:rPr>
                <w:t>,</w:t>
              </w:r>
              <w:r w:rsidRPr="001C220C">
                <w:rPr>
                  <w:lang w:val="en-US"/>
                </w:rPr>
                <w:t>748</w:t>
              </w:r>
            </w:ins>
          </w:p>
        </w:tc>
        <w:tc>
          <w:tcPr>
            <w:tcW w:w="1297" w:type="dxa"/>
          </w:tcPr>
          <w:p w14:paraId="53E6C461" w14:textId="77777777" w:rsidR="007617E4" w:rsidRPr="001C220C" w:rsidRDefault="007617E4" w:rsidP="0020423E">
            <w:pPr>
              <w:pStyle w:val="TableNormal1"/>
              <w:spacing w:before="40"/>
              <w:rPr>
                <w:ins w:id="9070" w:author="Charles Gifford" w:date="2017-03-20T16:14:00Z"/>
                <w:lang w:val="en-US"/>
              </w:rPr>
            </w:pPr>
            <w:ins w:id="9071" w:author="Charles Gifford" w:date="2017-03-20T16:14:00Z">
              <w:r w:rsidRPr="001C220C">
                <w:rPr>
                  <w:lang w:val="en-US"/>
                </w:rPr>
                <w:t>TRUE</w:t>
              </w:r>
            </w:ins>
          </w:p>
        </w:tc>
        <w:tc>
          <w:tcPr>
            <w:tcW w:w="1080" w:type="dxa"/>
          </w:tcPr>
          <w:p w14:paraId="57089C8C" w14:textId="77777777" w:rsidR="007617E4" w:rsidRPr="001C220C" w:rsidRDefault="007617E4" w:rsidP="0020423E">
            <w:pPr>
              <w:pStyle w:val="TableNormal1"/>
              <w:spacing w:before="40"/>
              <w:rPr>
                <w:ins w:id="9072" w:author="Charles Gifford" w:date="2017-03-20T16:14:00Z"/>
                <w:lang w:val="en-US"/>
              </w:rPr>
            </w:pPr>
            <w:ins w:id="9073" w:author="Charles Gifford" w:date="2017-03-20T16:14:00Z">
              <w:r w:rsidRPr="001C220C">
                <w:rPr>
                  <w:lang w:val="en-US"/>
                </w:rPr>
                <w:t>TRUE</w:t>
              </w:r>
            </w:ins>
          </w:p>
        </w:tc>
        <w:tc>
          <w:tcPr>
            <w:tcW w:w="1080" w:type="dxa"/>
          </w:tcPr>
          <w:p w14:paraId="006A8280" w14:textId="77777777" w:rsidR="007617E4" w:rsidRPr="001C220C" w:rsidRDefault="007617E4" w:rsidP="0020423E">
            <w:pPr>
              <w:pStyle w:val="TableNormal1"/>
              <w:spacing w:before="40"/>
              <w:rPr>
                <w:ins w:id="9074" w:author="Charles Gifford" w:date="2017-03-20T16:14:00Z"/>
                <w:lang w:val="en-US"/>
              </w:rPr>
            </w:pPr>
            <w:ins w:id="9075" w:author="Charles Gifford" w:date="2017-03-20T16:14:00Z">
              <w:r w:rsidRPr="001C220C">
                <w:rPr>
                  <w:lang w:val="en-US"/>
                </w:rPr>
                <w:t>Active</w:t>
              </w:r>
            </w:ins>
          </w:p>
        </w:tc>
      </w:tr>
      <w:tr w:rsidR="007617E4" w:rsidRPr="001C220C" w14:paraId="6C848E62" w14:textId="77777777" w:rsidTr="0020423E">
        <w:trPr>
          <w:cantSplit/>
          <w:jc w:val="center"/>
          <w:ins w:id="9076" w:author="Charles Gifford" w:date="2017-03-20T16:14:00Z"/>
        </w:trPr>
        <w:tc>
          <w:tcPr>
            <w:tcW w:w="1269" w:type="dxa"/>
          </w:tcPr>
          <w:p w14:paraId="259EADCC" w14:textId="77777777" w:rsidR="007617E4" w:rsidRPr="001C220C" w:rsidRDefault="007617E4" w:rsidP="0020423E">
            <w:pPr>
              <w:pStyle w:val="TableNormal1"/>
              <w:rPr>
                <w:ins w:id="9077" w:author="Charles Gifford" w:date="2017-03-20T16:14:00Z"/>
                <w:lang w:val="en-US"/>
              </w:rPr>
            </w:pPr>
            <w:ins w:id="9078" w:author="Charles Gifford" w:date="2017-03-20T16:14:00Z">
              <w:r w:rsidRPr="001C220C">
                <w:rPr>
                  <w:lang w:val="en-US"/>
                </w:rPr>
                <w:t xml:space="preserve">Value </w:t>
              </w:r>
              <w:r>
                <w:rPr>
                  <w:lang w:val="en-US"/>
                </w:rPr>
                <w:t>u</w:t>
              </w:r>
              <w:r w:rsidRPr="001C220C">
                <w:rPr>
                  <w:lang w:val="en-US"/>
                </w:rPr>
                <w:t xml:space="preserve">nit of </w:t>
              </w:r>
              <w:r>
                <w:rPr>
                  <w:lang w:val="en-US"/>
                </w:rPr>
                <w:t>m</w:t>
              </w:r>
              <w:r w:rsidRPr="001C220C">
                <w:rPr>
                  <w:lang w:val="en-US"/>
                </w:rPr>
                <w:t>easure</w:t>
              </w:r>
            </w:ins>
          </w:p>
        </w:tc>
        <w:tc>
          <w:tcPr>
            <w:tcW w:w="2880" w:type="dxa"/>
          </w:tcPr>
          <w:p w14:paraId="537E2777" w14:textId="77777777" w:rsidR="007617E4" w:rsidRPr="001C220C" w:rsidRDefault="007617E4" w:rsidP="0020423E">
            <w:pPr>
              <w:pStyle w:val="TableNormal1"/>
              <w:rPr>
                <w:ins w:id="9079" w:author="Charles Gifford" w:date="2017-03-20T16:14:00Z"/>
                <w:lang w:val="en-US"/>
              </w:rPr>
            </w:pPr>
            <w:ins w:id="9080" w:author="Charles Gifford" w:date="2017-03-20T16:14:00Z">
              <w:r w:rsidRPr="001C220C">
                <w:rPr>
                  <w:lang w:val="en-US"/>
                </w:rPr>
                <w:t>The unit of measure of the associated property value, if applicable.</w:t>
              </w:r>
            </w:ins>
          </w:p>
        </w:tc>
        <w:tc>
          <w:tcPr>
            <w:tcW w:w="1440" w:type="dxa"/>
          </w:tcPr>
          <w:p w14:paraId="29BCD2D7" w14:textId="77777777" w:rsidR="007617E4" w:rsidRPr="001C220C" w:rsidRDefault="007617E4" w:rsidP="0020423E">
            <w:pPr>
              <w:pStyle w:val="TableNormal1"/>
              <w:rPr>
                <w:ins w:id="9081" w:author="Charles Gifford" w:date="2017-03-20T16:14:00Z"/>
                <w:lang w:val="en-US"/>
              </w:rPr>
            </w:pPr>
            <w:ins w:id="9082" w:author="Charles Gifford" w:date="2017-03-20T16:14:00Z">
              <w:r w:rsidRPr="001C220C">
                <w:rPr>
                  <w:lang w:val="en-US"/>
                </w:rPr>
                <w:t>Angstroms</w:t>
              </w:r>
            </w:ins>
          </w:p>
        </w:tc>
        <w:tc>
          <w:tcPr>
            <w:tcW w:w="1297" w:type="dxa"/>
          </w:tcPr>
          <w:p w14:paraId="4BF152BA" w14:textId="77777777" w:rsidR="007617E4" w:rsidRPr="001C220C" w:rsidRDefault="007617E4" w:rsidP="0020423E">
            <w:pPr>
              <w:pStyle w:val="TableNormal1"/>
              <w:spacing w:before="40"/>
              <w:rPr>
                <w:ins w:id="9083" w:author="Charles Gifford" w:date="2017-03-20T16:14:00Z"/>
                <w:lang w:val="en-US"/>
              </w:rPr>
            </w:pPr>
            <w:ins w:id="9084" w:author="Charles Gifford" w:date="2017-03-20T16:14:00Z">
              <w:r>
                <w:rPr>
                  <w:lang w:val="en-US"/>
                </w:rPr>
                <w:t>&lt;True, False&gt;</w:t>
              </w:r>
            </w:ins>
          </w:p>
        </w:tc>
        <w:tc>
          <w:tcPr>
            <w:tcW w:w="1080" w:type="dxa"/>
          </w:tcPr>
          <w:p w14:paraId="03FF947F" w14:textId="77777777" w:rsidR="007617E4" w:rsidRPr="001C220C" w:rsidRDefault="007617E4" w:rsidP="0020423E">
            <w:pPr>
              <w:pStyle w:val="TableNormal1"/>
              <w:spacing w:before="40"/>
              <w:rPr>
                <w:ins w:id="9085" w:author="Charles Gifford" w:date="2017-03-20T16:14:00Z"/>
                <w:lang w:val="en-US"/>
              </w:rPr>
            </w:pPr>
            <w:ins w:id="9086" w:author="Charles Gifford" w:date="2017-03-20T16:14:00Z">
              <w:r>
                <w:rPr>
                  <w:lang w:val="en-US"/>
                </w:rPr>
                <w:t>&lt;True, False&gt;</w:t>
              </w:r>
            </w:ins>
          </w:p>
        </w:tc>
        <w:tc>
          <w:tcPr>
            <w:tcW w:w="1080" w:type="dxa"/>
          </w:tcPr>
          <w:p w14:paraId="7EF08754" w14:textId="77777777" w:rsidR="007617E4" w:rsidRPr="001C220C" w:rsidRDefault="007617E4" w:rsidP="0020423E">
            <w:pPr>
              <w:pStyle w:val="TableNormal1"/>
              <w:spacing w:before="40"/>
              <w:rPr>
                <w:ins w:id="9087" w:author="Charles Gifford" w:date="2017-03-20T16:14:00Z"/>
                <w:lang w:val="en-US"/>
              </w:rPr>
            </w:pPr>
            <w:ins w:id="9088" w:author="Charles Gifford" w:date="2017-03-20T16:14:00Z">
              <w:r>
                <w:rPr>
                  <w:lang w:val="en-US"/>
                </w:rPr>
                <w:t>&lt;Active, Passive, None&gt;</w:t>
              </w:r>
            </w:ins>
          </w:p>
        </w:tc>
      </w:tr>
      <w:tr w:rsidR="007617E4" w:rsidRPr="001C220C" w14:paraId="2067F67A" w14:textId="77777777" w:rsidTr="0020423E">
        <w:trPr>
          <w:cantSplit/>
          <w:jc w:val="center"/>
          <w:ins w:id="9089" w:author="Charles Gifford" w:date="2017-03-20T16:14:00Z"/>
        </w:trPr>
        <w:tc>
          <w:tcPr>
            <w:tcW w:w="1269" w:type="dxa"/>
          </w:tcPr>
          <w:p w14:paraId="345742F5" w14:textId="77777777" w:rsidR="007617E4" w:rsidRPr="001C220C" w:rsidRDefault="007617E4" w:rsidP="0020423E">
            <w:pPr>
              <w:pStyle w:val="TableNormal1"/>
              <w:rPr>
                <w:ins w:id="9090" w:author="Charles Gifford" w:date="2017-03-20T16:14:00Z"/>
                <w:lang w:val="en-US"/>
              </w:rPr>
            </w:pPr>
            <w:ins w:id="9091" w:author="Charles Gifford" w:date="2017-03-20T16:14:00Z">
              <w:r w:rsidRPr="001C220C">
                <w:rPr>
                  <w:lang w:val="en-US"/>
                </w:rPr>
                <w:t>Quantity</w:t>
              </w:r>
            </w:ins>
          </w:p>
        </w:tc>
        <w:tc>
          <w:tcPr>
            <w:tcW w:w="2880" w:type="dxa"/>
          </w:tcPr>
          <w:p w14:paraId="12B08680" w14:textId="77777777" w:rsidR="007617E4" w:rsidRPr="001C220C" w:rsidRDefault="007617E4" w:rsidP="0020423E">
            <w:pPr>
              <w:pStyle w:val="TableNormal1"/>
              <w:rPr>
                <w:ins w:id="9092" w:author="Charles Gifford" w:date="2017-03-20T16:14:00Z"/>
                <w:lang w:val="en-US"/>
              </w:rPr>
            </w:pPr>
            <w:ins w:id="9093" w:author="Charles Gifford" w:date="2017-03-20T16:14:00Z">
              <w:r w:rsidRPr="001C220C">
                <w:rPr>
                  <w:lang w:val="en-US"/>
                </w:rPr>
                <w:t>Specifies the amount of resources required, if applicable.</w:t>
              </w:r>
            </w:ins>
          </w:p>
        </w:tc>
        <w:tc>
          <w:tcPr>
            <w:tcW w:w="1440" w:type="dxa"/>
          </w:tcPr>
          <w:p w14:paraId="192499A5" w14:textId="77777777" w:rsidR="007617E4" w:rsidRPr="001C220C" w:rsidRDefault="007617E4" w:rsidP="0020423E">
            <w:pPr>
              <w:pStyle w:val="TableNormal1"/>
              <w:rPr>
                <w:ins w:id="9094" w:author="Charles Gifford" w:date="2017-03-20T16:14:00Z"/>
                <w:lang w:val="en-US"/>
              </w:rPr>
            </w:pPr>
            <w:ins w:id="9095" w:author="Charles Gifford" w:date="2017-03-20T16:14:00Z">
              <w:r w:rsidRPr="001C220C">
                <w:rPr>
                  <w:lang w:val="en-US"/>
                </w:rPr>
                <w:t>0</w:t>
              </w:r>
              <w:r>
                <w:rPr>
                  <w:lang w:val="en-US"/>
                </w:rPr>
                <w:t>,</w:t>
              </w:r>
              <w:r w:rsidRPr="001C220C">
                <w:rPr>
                  <w:lang w:val="en-US"/>
                </w:rPr>
                <w:t>10</w:t>
              </w:r>
            </w:ins>
          </w:p>
        </w:tc>
        <w:tc>
          <w:tcPr>
            <w:tcW w:w="1297" w:type="dxa"/>
          </w:tcPr>
          <w:p w14:paraId="2C270AD0" w14:textId="77777777" w:rsidR="007617E4" w:rsidRPr="001C220C" w:rsidRDefault="007617E4" w:rsidP="0020423E">
            <w:pPr>
              <w:pStyle w:val="TableNormal1"/>
              <w:spacing w:before="40"/>
              <w:rPr>
                <w:ins w:id="9096" w:author="Charles Gifford" w:date="2017-03-20T16:14:00Z"/>
                <w:lang w:val="en-US"/>
              </w:rPr>
            </w:pPr>
            <w:ins w:id="9097" w:author="Charles Gifford" w:date="2017-03-20T16:14:00Z">
              <w:r>
                <w:rPr>
                  <w:lang w:val="en-US"/>
                </w:rPr>
                <w:t>(not applicable)</w:t>
              </w:r>
            </w:ins>
          </w:p>
        </w:tc>
        <w:tc>
          <w:tcPr>
            <w:tcW w:w="1080" w:type="dxa"/>
          </w:tcPr>
          <w:p w14:paraId="70D6860E" w14:textId="77777777" w:rsidR="007617E4" w:rsidRPr="001C220C" w:rsidRDefault="007617E4" w:rsidP="0020423E">
            <w:pPr>
              <w:pStyle w:val="TableNormal1"/>
              <w:spacing w:before="40"/>
              <w:rPr>
                <w:ins w:id="9098" w:author="Charles Gifford" w:date="2017-03-20T16:14:00Z"/>
                <w:lang w:val="en-US"/>
              </w:rPr>
            </w:pPr>
            <w:ins w:id="9099" w:author="Charles Gifford" w:date="2017-03-20T16:14:00Z">
              <w:r>
                <w:rPr>
                  <w:lang w:val="en-US"/>
                </w:rPr>
                <w:t>(not applicable)</w:t>
              </w:r>
            </w:ins>
          </w:p>
        </w:tc>
        <w:tc>
          <w:tcPr>
            <w:tcW w:w="1080" w:type="dxa"/>
          </w:tcPr>
          <w:p w14:paraId="70E1C5A3" w14:textId="77777777" w:rsidR="007617E4" w:rsidRPr="001C220C" w:rsidRDefault="007617E4" w:rsidP="0020423E">
            <w:pPr>
              <w:pStyle w:val="TableNormal1"/>
              <w:spacing w:before="40"/>
              <w:rPr>
                <w:ins w:id="9100" w:author="Charles Gifford" w:date="2017-03-20T16:14:00Z"/>
                <w:lang w:val="en-US"/>
              </w:rPr>
            </w:pPr>
            <w:ins w:id="9101" w:author="Charles Gifford" w:date="2017-03-20T16:14:00Z">
              <w:r>
                <w:rPr>
                  <w:lang w:val="en-US"/>
                </w:rPr>
                <w:t>(not applicable)</w:t>
              </w:r>
            </w:ins>
          </w:p>
        </w:tc>
      </w:tr>
      <w:tr w:rsidR="007617E4" w:rsidRPr="001C220C" w14:paraId="359F0B45" w14:textId="77777777" w:rsidTr="0020423E">
        <w:trPr>
          <w:cantSplit/>
          <w:jc w:val="center"/>
          <w:ins w:id="9102" w:author="Charles Gifford" w:date="2017-03-20T16:14:00Z"/>
        </w:trPr>
        <w:tc>
          <w:tcPr>
            <w:tcW w:w="1269" w:type="dxa"/>
          </w:tcPr>
          <w:p w14:paraId="4F676E53" w14:textId="77777777" w:rsidR="007617E4" w:rsidRPr="001C220C" w:rsidRDefault="007617E4" w:rsidP="0020423E">
            <w:pPr>
              <w:pStyle w:val="TableNormal1"/>
              <w:rPr>
                <w:ins w:id="9103" w:author="Charles Gifford" w:date="2017-03-20T16:14:00Z"/>
                <w:lang w:val="en-US"/>
              </w:rPr>
            </w:pPr>
            <w:ins w:id="9104" w:author="Charles Gifford" w:date="2017-03-20T16:14:00Z">
              <w:r w:rsidRPr="001C220C">
                <w:rPr>
                  <w:lang w:val="en-US"/>
                </w:rPr>
                <w:t xml:space="preserve">Quantity </w:t>
              </w:r>
              <w:r>
                <w:rPr>
                  <w:lang w:val="en-US"/>
                </w:rPr>
                <w:t>u</w:t>
              </w:r>
              <w:r w:rsidRPr="001C220C">
                <w:rPr>
                  <w:lang w:val="en-US"/>
                </w:rPr>
                <w:t xml:space="preserve">nit of </w:t>
              </w:r>
              <w:r>
                <w:rPr>
                  <w:lang w:val="en-US"/>
                </w:rPr>
                <w:t>m</w:t>
              </w:r>
              <w:r w:rsidRPr="001C220C">
                <w:rPr>
                  <w:lang w:val="en-US"/>
                </w:rPr>
                <w:t>easure</w:t>
              </w:r>
            </w:ins>
          </w:p>
        </w:tc>
        <w:tc>
          <w:tcPr>
            <w:tcW w:w="2880" w:type="dxa"/>
          </w:tcPr>
          <w:p w14:paraId="4E005558" w14:textId="77777777" w:rsidR="007617E4" w:rsidRPr="001C220C" w:rsidRDefault="007617E4" w:rsidP="0020423E">
            <w:pPr>
              <w:pStyle w:val="TableNormal1"/>
              <w:rPr>
                <w:ins w:id="9105" w:author="Charles Gifford" w:date="2017-03-20T16:14:00Z"/>
                <w:lang w:val="en-US"/>
              </w:rPr>
            </w:pPr>
            <w:ins w:id="9106" w:author="Charles Gifford" w:date="2017-03-20T16:14:00Z">
              <w:r w:rsidRPr="001C220C">
                <w:rPr>
                  <w:lang w:val="en-US"/>
                </w:rPr>
                <w:t>The unit of measure of the associated property value, if applicable.</w:t>
              </w:r>
            </w:ins>
          </w:p>
        </w:tc>
        <w:tc>
          <w:tcPr>
            <w:tcW w:w="1440" w:type="dxa"/>
          </w:tcPr>
          <w:p w14:paraId="7DD70015" w14:textId="77777777" w:rsidR="007617E4" w:rsidRPr="001C220C" w:rsidRDefault="007617E4" w:rsidP="0020423E">
            <w:pPr>
              <w:pStyle w:val="TableNormal1"/>
              <w:rPr>
                <w:ins w:id="9107" w:author="Charles Gifford" w:date="2017-03-20T16:14:00Z"/>
                <w:lang w:val="en-US"/>
              </w:rPr>
            </w:pPr>
            <w:ins w:id="9108" w:author="Charles Gifford" w:date="2017-03-20T16:14:00Z">
              <w:r w:rsidRPr="001C220C">
                <w:rPr>
                  <w:lang w:val="en-US"/>
                </w:rPr>
                <w:t xml:space="preserve">Sheets </w:t>
              </w:r>
              <w:r w:rsidRPr="001C220C">
                <w:rPr>
                  <w:sz w:val="14"/>
                  <w:lang w:val="en-US"/>
                </w:rPr>
                <w:t>/ piece</w:t>
              </w:r>
            </w:ins>
          </w:p>
        </w:tc>
        <w:tc>
          <w:tcPr>
            <w:tcW w:w="1297" w:type="dxa"/>
          </w:tcPr>
          <w:p w14:paraId="3C2B3425" w14:textId="77777777" w:rsidR="007617E4" w:rsidRPr="001C220C" w:rsidRDefault="007617E4" w:rsidP="0020423E">
            <w:pPr>
              <w:pStyle w:val="TableNormal1"/>
              <w:spacing w:before="40"/>
              <w:rPr>
                <w:ins w:id="9109" w:author="Charles Gifford" w:date="2017-03-20T16:14:00Z"/>
                <w:lang w:val="en-US"/>
              </w:rPr>
            </w:pPr>
            <w:ins w:id="9110" w:author="Charles Gifford" w:date="2017-03-20T16:14:00Z">
              <w:r>
                <w:rPr>
                  <w:lang w:val="en-US"/>
                </w:rPr>
                <w:t>(not applicable)</w:t>
              </w:r>
            </w:ins>
          </w:p>
        </w:tc>
        <w:tc>
          <w:tcPr>
            <w:tcW w:w="1080" w:type="dxa"/>
          </w:tcPr>
          <w:p w14:paraId="607C357F" w14:textId="77777777" w:rsidR="007617E4" w:rsidRPr="001C220C" w:rsidRDefault="007617E4" w:rsidP="0020423E">
            <w:pPr>
              <w:pStyle w:val="TableNormal1"/>
              <w:spacing w:before="40"/>
              <w:rPr>
                <w:ins w:id="9111" w:author="Charles Gifford" w:date="2017-03-20T16:14:00Z"/>
                <w:lang w:val="en-US"/>
              </w:rPr>
            </w:pPr>
            <w:ins w:id="9112" w:author="Charles Gifford" w:date="2017-03-20T16:14:00Z">
              <w:r>
                <w:rPr>
                  <w:lang w:val="en-US"/>
                </w:rPr>
                <w:t>(not applicable)</w:t>
              </w:r>
            </w:ins>
          </w:p>
        </w:tc>
        <w:tc>
          <w:tcPr>
            <w:tcW w:w="1080" w:type="dxa"/>
          </w:tcPr>
          <w:p w14:paraId="181D42F9" w14:textId="77777777" w:rsidR="007617E4" w:rsidRPr="001C220C" w:rsidRDefault="007617E4" w:rsidP="0020423E">
            <w:pPr>
              <w:pStyle w:val="TableNormal1"/>
              <w:spacing w:before="40"/>
              <w:rPr>
                <w:ins w:id="9113" w:author="Charles Gifford" w:date="2017-03-20T16:14:00Z"/>
                <w:lang w:val="en-US"/>
              </w:rPr>
            </w:pPr>
            <w:ins w:id="9114" w:author="Charles Gifford" w:date="2017-03-20T16:14:00Z">
              <w:r>
                <w:rPr>
                  <w:lang w:val="en-US"/>
                </w:rPr>
                <w:t>(not applicable)</w:t>
              </w:r>
            </w:ins>
          </w:p>
        </w:tc>
      </w:tr>
    </w:tbl>
    <w:p w14:paraId="3180347A" w14:textId="77777777" w:rsidR="007617E4" w:rsidRPr="001C220C" w:rsidRDefault="007617E4" w:rsidP="007617E4">
      <w:pPr>
        <w:rPr>
          <w:ins w:id="9115" w:author="Charles Gifford" w:date="2017-03-20T16:14:00Z"/>
          <w:lang w:val="en-US"/>
        </w:rPr>
      </w:pPr>
    </w:p>
    <w:p w14:paraId="45A0F4A8" w14:textId="77912249" w:rsidR="008B4A6F" w:rsidRPr="001C220C" w:rsidRDefault="007208F6" w:rsidP="003E1075">
      <w:pPr>
        <w:pStyle w:val="Heading3"/>
      </w:pPr>
      <w:r w:rsidRPr="001C220C">
        <w:t>Process</w:t>
      </w:r>
      <w:r w:rsidR="00B870DB" w:rsidRPr="001C220C">
        <w:t xml:space="preserve"> </w:t>
      </w:r>
      <w:r w:rsidRPr="001C220C">
        <w:t>segment parameter</w:t>
      </w:r>
      <w:bookmarkEnd w:id="8579"/>
    </w:p>
    <w:p w14:paraId="4AD69EBB" w14:textId="77777777" w:rsidR="00AE642B" w:rsidRDefault="00527430" w:rsidP="00AE642B">
      <w:pPr>
        <w:pStyle w:val="PARAGRAPH"/>
        <w:rPr>
          <w:lang w:val="en-US"/>
        </w:rPr>
      </w:pPr>
      <w:r w:rsidRPr="001C220C">
        <w:rPr>
          <w:lang w:val="en-US"/>
        </w:rPr>
        <w:t xml:space="preserve">Specific parameters required for a </w:t>
      </w:r>
      <w:r w:rsidR="000C7AD0" w:rsidRPr="000C7AD0">
        <w:rPr>
          <w:i/>
          <w:lang w:val="en-US"/>
        </w:rPr>
        <w:t xml:space="preserve">process </w:t>
      </w:r>
      <w:r w:rsidRPr="000C7AD0">
        <w:rPr>
          <w:i/>
          <w:lang w:val="en-US"/>
        </w:rPr>
        <w:t>segment</w:t>
      </w:r>
      <w:r w:rsidRPr="001C220C">
        <w:rPr>
          <w:lang w:val="en-US"/>
        </w:rPr>
        <w:t xml:space="preserve"> shall be </w:t>
      </w:r>
      <w:r w:rsidR="000C7AD0">
        <w:rPr>
          <w:lang w:val="en-US"/>
        </w:rPr>
        <w:t xml:space="preserve">presented </w:t>
      </w:r>
      <w:r w:rsidRPr="001C220C">
        <w:rPr>
          <w:lang w:val="en-US"/>
        </w:rPr>
        <w:t xml:space="preserve">as </w:t>
      </w:r>
      <w:r w:rsidR="00BF69FC" w:rsidRPr="000C7AD0">
        <w:rPr>
          <w:i/>
          <w:lang w:val="en-US"/>
        </w:rPr>
        <w:t>process segment</w:t>
      </w:r>
      <w:r w:rsidRPr="000C7AD0">
        <w:rPr>
          <w:i/>
          <w:lang w:val="en-US"/>
        </w:rPr>
        <w:t xml:space="preserve"> parameters</w:t>
      </w:r>
      <w:r w:rsidR="008558A5">
        <w:rPr>
          <w:lang w:val="en-US"/>
        </w:rPr>
        <w:t xml:space="preserve">. </w:t>
      </w:r>
    </w:p>
    <w:p w14:paraId="269453A3" w14:textId="77777777" w:rsidR="00527430" w:rsidRPr="001C220C" w:rsidRDefault="00AE642B" w:rsidP="00AE642B">
      <w:pPr>
        <w:pStyle w:val="PARAGRAPH"/>
        <w:rPr>
          <w:lang w:val="en-US"/>
        </w:rPr>
      </w:pPr>
      <w:r w:rsidRPr="000C7AD0">
        <w:rPr>
          <w:i/>
          <w:lang w:val="en-US"/>
        </w:rPr>
        <w:t>Process segment parameters</w:t>
      </w:r>
      <w:r>
        <w:rPr>
          <w:lang w:val="en-US"/>
        </w:rPr>
        <w:t xml:space="preserve"> may contain nested </w:t>
      </w:r>
      <w:r w:rsidRPr="000C7AD0">
        <w:rPr>
          <w:i/>
          <w:lang w:val="en-US"/>
        </w:rPr>
        <w:t>process segment parameters</w:t>
      </w:r>
      <w:r>
        <w:rPr>
          <w:lang w:val="en-US"/>
        </w:rPr>
        <w:t>.</w:t>
      </w:r>
    </w:p>
    <w:p w14:paraId="235956AE" w14:textId="3A9256F3" w:rsidR="009832E7" w:rsidRPr="001C220C" w:rsidRDefault="0079628B" w:rsidP="009832E7">
      <w:pPr>
        <w:pStyle w:val="PARAGRAPH"/>
        <w:rPr>
          <w:lang w:val="en-US"/>
        </w:rPr>
      </w:pPr>
      <w:r>
        <w:rPr>
          <w:lang w:val="en-US"/>
        </w:rPr>
        <w:fldChar w:fldCharType="begin"/>
      </w:r>
      <w:r>
        <w:rPr>
          <w:lang w:val="en-US"/>
        </w:rPr>
        <w:instrText xml:space="preserve"> REF _Ref465600607 \h </w:instrText>
      </w:r>
      <w:r>
        <w:rPr>
          <w:lang w:val="en-US"/>
        </w:rPr>
      </w:r>
      <w:r>
        <w:rPr>
          <w:lang w:val="en-US"/>
        </w:rPr>
        <w:fldChar w:fldCharType="separate"/>
      </w:r>
      <w:r>
        <w:t xml:space="preserve">Table </w:t>
      </w:r>
      <w:r>
        <w:rPr>
          <w:noProof/>
        </w:rPr>
        <w:t>90</w:t>
      </w:r>
      <w:r>
        <w:rPr>
          <w:lang w:val="en-US"/>
        </w:rPr>
        <w:fldChar w:fldCharType="end"/>
      </w:r>
      <w:r>
        <w:rPr>
          <w:lang w:val="en-US"/>
        </w:rPr>
        <w:t xml:space="preserve"> </w:t>
      </w:r>
      <w:r w:rsidR="008B4A6F" w:rsidRPr="001C220C">
        <w:rPr>
          <w:lang w:val="en-US"/>
        </w:rPr>
        <w:t xml:space="preserve">defines the </w:t>
      </w:r>
      <w:r w:rsidR="009832E7">
        <w:rPr>
          <w:lang w:val="en-US"/>
        </w:rPr>
        <w:t>relationship</w:t>
      </w:r>
      <w:r w:rsidR="00C16D14">
        <w:rPr>
          <w:lang w:val="en-US"/>
        </w:rPr>
        <w:t xml:space="preserve"> role</w:t>
      </w:r>
      <w:r w:rsidR="009832E7">
        <w:rPr>
          <w:lang w:val="en-US"/>
        </w:rPr>
        <w:t>s</w:t>
      </w:r>
      <w:r w:rsidR="008B4A6F" w:rsidRPr="001C220C">
        <w:rPr>
          <w:lang w:val="en-US"/>
        </w:rPr>
        <w:t xml:space="preserve"> for</w:t>
      </w:r>
      <w:r w:rsidR="00713F2E">
        <w:rPr>
          <w:lang w:val="en-US"/>
        </w:rPr>
        <w:t xml:space="preserve"> </w:t>
      </w:r>
      <w:r w:rsidR="003237F9">
        <w:rPr>
          <w:lang w:val="en-US"/>
        </w:rPr>
        <w:t>the</w:t>
      </w:r>
      <w:r w:rsidR="008B4A6F" w:rsidRPr="001C220C">
        <w:rPr>
          <w:lang w:val="en-US"/>
        </w:rPr>
        <w:t xml:space="preserve"> </w:t>
      </w:r>
      <w:r w:rsidR="00BF69FC" w:rsidRPr="001C220C">
        <w:rPr>
          <w:i/>
          <w:lang w:val="en-US"/>
        </w:rPr>
        <w:t>process segment</w:t>
      </w:r>
      <w:r w:rsidR="008B4A6F" w:rsidRPr="001C220C">
        <w:rPr>
          <w:i/>
          <w:lang w:val="en-US"/>
        </w:rPr>
        <w:t xml:space="preserve"> parameter</w:t>
      </w:r>
      <w:r w:rsidR="008B4A6F" w:rsidRPr="001C220C">
        <w:rPr>
          <w:lang w:val="en-US"/>
        </w:rPr>
        <w:t xml:space="preserve">. </w:t>
      </w:r>
      <w:r>
        <w:rPr>
          <w:lang w:val="en-US"/>
        </w:rPr>
        <w:fldChar w:fldCharType="begin"/>
      </w:r>
      <w:r>
        <w:rPr>
          <w:lang w:val="en-US"/>
        </w:rPr>
        <w:instrText xml:space="preserve"> REF _Ref161732454 \h </w:instrText>
      </w:r>
      <w:r>
        <w:rPr>
          <w:lang w:val="en-US"/>
        </w:rPr>
      </w:r>
      <w:r>
        <w:rPr>
          <w:lang w:val="en-US"/>
        </w:rPr>
        <w:fldChar w:fldCharType="separate"/>
      </w:r>
      <w:r w:rsidRPr="001C220C">
        <w:rPr>
          <w:lang w:val="en-US"/>
        </w:rPr>
        <w:t xml:space="preserve">Table </w:t>
      </w:r>
      <w:r>
        <w:rPr>
          <w:noProof/>
          <w:lang w:val="en-US"/>
        </w:rPr>
        <w:t>91</w:t>
      </w:r>
      <w:r>
        <w:rPr>
          <w:lang w:val="en-US"/>
        </w:rPr>
        <w:fldChar w:fldCharType="end"/>
      </w:r>
      <w:r>
        <w:rPr>
          <w:lang w:val="en-US"/>
        </w:rPr>
        <w:t xml:space="preserve"> </w:t>
      </w:r>
      <w:r w:rsidR="009832E7" w:rsidRPr="001C220C">
        <w:rPr>
          <w:lang w:val="en-US"/>
        </w:rPr>
        <w:t>defines the attributes for</w:t>
      </w:r>
      <w:r w:rsidR="00713F2E">
        <w:rPr>
          <w:lang w:val="en-US"/>
        </w:rPr>
        <w:t xml:space="preserve"> a</w:t>
      </w:r>
      <w:r w:rsidR="009832E7" w:rsidRPr="001C220C">
        <w:rPr>
          <w:lang w:val="en-US"/>
        </w:rPr>
        <w:t xml:space="preserve"> </w:t>
      </w:r>
      <w:r w:rsidR="003237F9">
        <w:rPr>
          <w:i/>
          <w:lang w:val="en-US"/>
        </w:rPr>
        <w:t>process segment parameter</w:t>
      </w:r>
      <w:r w:rsidR="009832E7" w:rsidRPr="001C220C">
        <w:rPr>
          <w:lang w:val="en-US"/>
        </w:rPr>
        <w:t xml:space="preserve">. </w:t>
      </w:r>
    </w:p>
    <w:p w14:paraId="355F091C" w14:textId="1642FE8D" w:rsidR="009832E7" w:rsidRDefault="0079628B" w:rsidP="0079628B">
      <w:pPr>
        <w:pStyle w:val="Caption"/>
        <w:rPr>
          <w:lang w:val="en-US"/>
        </w:rPr>
      </w:pPr>
      <w:r>
        <w:t xml:space="preserve">Table </w:t>
      </w:r>
      <w:r>
        <w:fldChar w:fldCharType="begin"/>
      </w:r>
      <w:r>
        <w:instrText xml:space="preserve"> SEQ Table \* ARABIC </w:instrText>
      </w:r>
      <w:r>
        <w:fldChar w:fldCharType="separate"/>
      </w:r>
      <w:r>
        <w:rPr>
          <w:noProof/>
        </w:rPr>
        <w:t>90</w:t>
      </w:r>
      <w:r>
        <w:fldChar w:fldCharType="end"/>
      </w:r>
      <w:r>
        <w:rPr>
          <w:lang w:val="en-US"/>
        </w:rPr>
        <w:t xml:space="preserve"> </w:t>
      </w:r>
      <w:r w:rsidR="009832E7">
        <w:rPr>
          <w:lang w:val="en-US"/>
        </w:rPr>
        <w:t>–</w:t>
      </w:r>
      <w:r w:rsidR="009832E7" w:rsidRPr="001C220C">
        <w:rPr>
          <w:noProof/>
          <w:lang w:val="en-US"/>
        </w:rPr>
        <w:t xml:space="preserve"> </w:t>
      </w:r>
      <w:r w:rsidR="009832E7">
        <w:rPr>
          <w:noProof/>
          <w:lang w:val="en-US"/>
        </w:rPr>
        <w:t>P</w:t>
      </w:r>
      <w:r w:rsidR="009832E7" w:rsidRPr="001C220C">
        <w:rPr>
          <w:noProof/>
          <w:lang w:val="en-US"/>
        </w:rPr>
        <w:t>rocess segment parameter</w:t>
      </w:r>
      <w:r w:rsidR="009832E7" w:rsidRPr="00AC2193">
        <w:rPr>
          <w:lang w:val="en-US"/>
        </w:rPr>
        <w:t xml:space="preserve"> </w:t>
      </w:r>
      <w:r w:rsidR="009832E7">
        <w:rPr>
          <w:lang w:val="en-US"/>
        </w:rPr>
        <w:t>relationship</w:t>
      </w:r>
      <w:r w:rsidR="00C16D14">
        <w:rPr>
          <w:lang w:val="en-US"/>
        </w:rPr>
        <w:t xml:space="preserve"> role</w:t>
      </w:r>
      <w:r w:rsidR="009832E7">
        <w:rPr>
          <w:lang w:val="en-US"/>
        </w:rPr>
        <w:t>s</w:t>
      </w:r>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C16D14" w:rsidRPr="009432BC" w14:paraId="7AB1E87F" w14:textId="77777777" w:rsidTr="00832288">
        <w:trPr>
          <w:trHeight w:val="197"/>
          <w:tblHeader/>
        </w:trPr>
        <w:tc>
          <w:tcPr>
            <w:tcW w:w="2155" w:type="dxa"/>
            <w:shd w:val="clear" w:color="auto" w:fill="auto"/>
          </w:tcPr>
          <w:p w14:paraId="5DB17EB4" w14:textId="77777777" w:rsidR="00C16D14" w:rsidRPr="009432BC" w:rsidRDefault="00C16D14" w:rsidP="00832288">
            <w:pPr>
              <w:pStyle w:val="TABLE-col-heading"/>
            </w:pPr>
            <w:r w:rsidRPr="009432BC">
              <w:t>Related Object</w:t>
            </w:r>
          </w:p>
        </w:tc>
        <w:tc>
          <w:tcPr>
            <w:tcW w:w="2070" w:type="dxa"/>
            <w:shd w:val="clear" w:color="auto" w:fill="auto"/>
          </w:tcPr>
          <w:p w14:paraId="7D56AD75" w14:textId="77777777" w:rsidR="00C16D14" w:rsidRPr="009432BC" w:rsidRDefault="00C16D14" w:rsidP="00832288">
            <w:pPr>
              <w:pStyle w:val="TABLE-col-heading"/>
            </w:pPr>
            <w:r w:rsidRPr="009432BC">
              <w:t>Role</w:t>
            </w:r>
          </w:p>
        </w:tc>
        <w:tc>
          <w:tcPr>
            <w:tcW w:w="1080" w:type="dxa"/>
            <w:shd w:val="clear" w:color="auto" w:fill="auto"/>
          </w:tcPr>
          <w:p w14:paraId="01495B31" w14:textId="77777777" w:rsidR="00C16D14" w:rsidRPr="009432BC" w:rsidRDefault="00C16D14" w:rsidP="00832288">
            <w:pPr>
              <w:pStyle w:val="TABLE-col-heading"/>
            </w:pPr>
            <w:r w:rsidRPr="009432BC">
              <w:t>Multiplicity</w:t>
            </w:r>
          </w:p>
        </w:tc>
        <w:tc>
          <w:tcPr>
            <w:tcW w:w="3780" w:type="dxa"/>
            <w:shd w:val="clear" w:color="auto" w:fill="auto"/>
          </w:tcPr>
          <w:p w14:paraId="763C19AD" w14:textId="77777777" w:rsidR="00C16D14" w:rsidRPr="009432BC" w:rsidRDefault="00C16D14" w:rsidP="00832288">
            <w:pPr>
              <w:pStyle w:val="TABLE-col-heading"/>
            </w:pPr>
            <w:r w:rsidRPr="009432BC">
              <w:t>Description</w:t>
            </w:r>
          </w:p>
        </w:tc>
      </w:tr>
      <w:tr w:rsidR="00C16D14" w:rsidRPr="009432BC" w14:paraId="6F5BE6B6" w14:textId="77777777" w:rsidTr="00832288">
        <w:trPr>
          <w:trHeight w:val="332"/>
        </w:trPr>
        <w:tc>
          <w:tcPr>
            <w:tcW w:w="2155" w:type="dxa"/>
          </w:tcPr>
          <w:p w14:paraId="16315609" w14:textId="77777777" w:rsidR="00C16D14" w:rsidRPr="009432BC" w:rsidRDefault="00C16D14" w:rsidP="00832288">
            <w:pPr>
              <w:pStyle w:val="TABLE-cell"/>
            </w:pPr>
            <w:r w:rsidRPr="0030452A">
              <w:t>Process segment</w:t>
            </w:r>
          </w:p>
        </w:tc>
        <w:tc>
          <w:tcPr>
            <w:tcW w:w="2070" w:type="dxa"/>
          </w:tcPr>
          <w:p w14:paraId="7DBE6185" w14:textId="77777777" w:rsidR="00C16D14" w:rsidRPr="009432BC" w:rsidRDefault="00C16D14" w:rsidP="00832288">
            <w:pPr>
              <w:pStyle w:val="TABLE-cell"/>
            </w:pPr>
            <w:r>
              <w:t>NA</w:t>
            </w:r>
          </w:p>
        </w:tc>
        <w:tc>
          <w:tcPr>
            <w:tcW w:w="1080" w:type="dxa"/>
          </w:tcPr>
          <w:p w14:paraId="0BB02BBF" w14:textId="77777777" w:rsidR="00C16D14" w:rsidRPr="009432BC" w:rsidRDefault="00C16D14" w:rsidP="00832288">
            <w:pPr>
              <w:pStyle w:val="TABLE-cell"/>
            </w:pPr>
            <w:r w:rsidRPr="0030452A">
              <w:t>1</w:t>
            </w:r>
          </w:p>
        </w:tc>
        <w:tc>
          <w:tcPr>
            <w:tcW w:w="3780" w:type="dxa"/>
          </w:tcPr>
          <w:p w14:paraId="008AFEC1" w14:textId="77777777" w:rsidR="00C16D14" w:rsidRPr="009432BC" w:rsidRDefault="00C16D14" w:rsidP="00832288">
            <w:pPr>
              <w:pStyle w:val="TABLE-cell"/>
            </w:pPr>
            <w:r w:rsidRPr="0030452A">
              <w:t xml:space="preserve">The </w:t>
            </w:r>
            <w:r w:rsidRPr="0030452A">
              <w:rPr>
                <w:i/>
              </w:rPr>
              <w:t>process segment</w:t>
            </w:r>
            <w:r w:rsidRPr="0030452A">
              <w:t xml:space="preserve"> defined in part by this </w:t>
            </w:r>
            <w:r>
              <w:rPr>
                <w:i/>
              </w:rPr>
              <w:t>physical asset</w:t>
            </w:r>
            <w:r w:rsidRPr="00446A1E">
              <w:rPr>
                <w:i/>
              </w:rPr>
              <w:t xml:space="preserve"> </w:t>
            </w:r>
            <w:r w:rsidRPr="0030452A">
              <w:rPr>
                <w:i/>
              </w:rPr>
              <w:t>segment</w:t>
            </w:r>
            <w:r w:rsidRPr="0030452A">
              <w:t xml:space="preserve"> </w:t>
            </w:r>
            <w:r w:rsidRPr="0030452A">
              <w:rPr>
                <w:i/>
              </w:rPr>
              <w:t>specification</w:t>
            </w:r>
            <w:r w:rsidRPr="0030452A">
              <w:t>.</w:t>
            </w:r>
          </w:p>
        </w:tc>
      </w:tr>
      <w:tr w:rsidR="00C16D14" w:rsidRPr="009432BC" w14:paraId="12DEE0D3" w14:textId="77777777" w:rsidTr="00832288">
        <w:trPr>
          <w:trHeight w:val="494"/>
        </w:trPr>
        <w:tc>
          <w:tcPr>
            <w:tcW w:w="2155" w:type="dxa"/>
          </w:tcPr>
          <w:p w14:paraId="33AEC197" w14:textId="13009C53" w:rsidR="00C16D14" w:rsidRPr="009432BC" w:rsidRDefault="00C16D14" w:rsidP="00C16D14">
            <w:pPr>
              <w:pStyle w:val="TABLE-cell"/>
            </w:pPr>
            <w:r w:rsidRPr="00C16D14">
              <w:t>Parameter segment  parameter</w:t>
            </w:r>
          </w:p>
        </w:tc>
        <w:tc>
          <w:tcPr>
            <w:tcW w:w="2070" w:type="dxa"/>
          </w:tcPr>
          <w:p w14:paraId="52458B68" w14:textId="1655C1C9" w:rsidR="00C16D14" w:rsidRPr="009432BC" w:rsidRDefault="00C16D14" w:rsidP="00C16D14">
            <w:pPr>
              <w:pStyle w:val="TABLE-cell"/>
            </w:pPr>
            <w:r w:rsidRPr="00C16D14">
              <w:t>Parameter segment  parameter</w:t>
            </w:r>
            <w:ins w:id="9116" w:author="Charles Gifford" w:date="2017-03-27T23:08:00Z">
              <w:r w:rsidR="00967293">
                <w:t xml:space="preserve"> child</w:t>
              </w:r>
            </w:ins>
          </w:p>
        </w:tc>
        <w:tc>
          <w:tcPr>
            <w:tcW w:w="1080" w:type="dxa"/>
          </w:tcPr>
          <w:p w14:paraId="5101EE8B" w14:textId="77777777" w:rsidR="00C16D14" w:rsidRPr="009432BC" w:rsidRDefault="00C16D14" w:rsidP="00C16D14">
            <w:pPr>
              <w:pStyle w:val="TABLE-cell"/>
            </w:pPr>
            <w:r w:rsidRPr="0030452A">
              <w:t>0..*</w:t>
            </w:r>
          </w:p>
        </w:tc>
        <w:tc>
          <w:tcPr>
            <w:tcW w:w="3780" w:type="dxa"/>
          </w:tcPr>
          <w:p w14:paraId="52293B90" w14:textId="13D0BD99" w:rsidR="00C16D14" w:rsidRPr="009432BC" w:rsidRDefault="00C16D14" w:rsidP="00C16D14">
            <w:pPr>
              <w:pStyle w:val="TABLE-cell"/>
            </w:pPr>
            <w:r w:rsidRPr="00E0514A">
              <w:rPr>
                <w:i/>
                <w:lang w:val="en-US"/>
              </w:rPr>
              <w:t xml:space="preserve">This parameter </w:t>
            </w:r>
            <w:r>
              <w:rPr>
                <w:i/>
                <w:lang w:val="en-US"/>
              </w:rPr>
              <w:t xml:space="preserve">segment </w:t>
            </w:r>
            <w:r w:rsidRPr="005052E8">
              <w:rPr>
                <w:i/>
                <w:lang w:val="en-US"/>
              </w:rPr>
              <w:t>specification</w:t>
            </w:r>
            <w:r w:rsidRPr="005052E8">
              <w:rPr>
                <w:lang w:val="en-US"/>
              </w:rPr>
              <w:t xml:space="preserve"> that is part of the </w:t>
            </w:r>
            <w:r w:rsidRPr="005052E8">
              <w:rPr>
                <w:i/>
                <w:lang w:val="en-US"/>
              </w:rPr>
              <w:t>parameter specification</w:t>
            </w:r>
            <w:r w:rsidRPr="00A353C9">
              <w:rPr>
                <w:i/>
                <w:lang w:val="en-US"/>
              </w:rPr>
              <w:t xml:space="preserve"> as the whole</w:t>
            </w:r>
            <w:r w:rsidRPr="001048B3">
              <w:rPr>
                <w:lang w:val="en-US"/>
              </w:rPr>
              <w:t>.</w:t>
            </w:r>
          </w:p>
        </w:tc>
      </w:tr>
    </w:tbl>
    <w:p w14:paraId="780C99A4" w14:textId="104A98F5" w:rsidR="008B4A6F" w:rsidRPr="001C220C" w:rsidRDefault="008B4A6F" w:rsidP="000D7FCB">
      <w:pPr>
        <w:pStyle w:val="TABLE-title"/>
        <w:rPr>
          <w:noProof/>
          <w:lang w:val="en-US"/>
        </w:rPr>
      </w:pPr>
      <w:bookmarkStart w:id="9117" w:name="_Ref161732454"/>
      <w:bookmarkStart w:id="9118" w:name="_Toc161631638"/>
      <w:bookmarkStart w:id="9119" w:name="_Toc266864162"/>
      <w:bookmarkStart w:id="9120" w:name="_Toc306621050"/>
      <w:bookmarkStart w:id="9121" w:name="_Toc320178446"/>
      <w:bookmarkStart w:id="9122" w:name="_Toc478492391"/>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79628B">
        <w:rPr>
          <w:noProof/>
          <w:lang w:val="en-US"/>
        </w:rPr>
        <w:t>91</w:t>
      </w:r>
      <w:r w:rsidR="00FD29D6">
        <w:rPr>
          <w:lang w:val="en-US"/>
        </w:rPr>
        <w:fldChar w:fldCharType="end"/>
      </w:r>
      <w:bookmarkEnd w:id="9117"/>
      <w:r w:rsidRPr="001C220C">
        <w:rPr>
          <w:noProof/>
          <w:lang w:val="en-US"/>
        </w:rPr>
        <w:t xml:space="preserve"> </w:t>
      </w:r>
      <w:r w:rsidR="000D7FCB">
        <w:rPr>
          <w:lang w:val="en-US"/>
        </w:rPr>
        <w:t>–</w:t>
      </w:r>
      <w:r w:rsidRPr="001C220C">
        <w:rPr>
          <w:noProof/>
          <w:lang w:val="en-US"/>
        </w:rPr>
        <w:t xml:space="preserve"> </w:t>
      </w:r>
      <w:r w:rsidR="003B2776">
        <w:rPr>
          <w:noProof/>
          <w:lang w:val="en-US"/>
        </w:rPr>
        <w:t>P</w:t>
      </w:r>
      <w:r w:rsidR="00BF69FC" w:rsidRPr="001C220C">
        <w:rPr>
          <w:noProof/>
          <w:lang w:val="en-US"/>
        </w:rPr>
        <w:t>rocess segment</w:t>
      </w:r>
      <w:r w:rsidRPr="001C220C">
        <w:rPr>
          <w:noProof/>
          <w:lang w:val="en-US"/>
        </w:rPr>
        <w:t xml:space="preserve"> parameter</w:t>
      </w:r>
      <w:bookmarkEnd w:id="9118"/>
      <w:bookmarkEnd w:id="9119"/>
      <w:bookmarkEnd w:id="9120"/>
      <w:bookmarkEnd w:id="9121"/>
      <w:r w:rsidR="003B2776" w:rsidRPr="00AC2193">
        <w:rPr>
          <w:lang w:val="en-US"/>
        </w:rPr>
        <w:t xml:space="preserve"> </w:t>
      </w:r>
      <w:r w:rsidR="003B2776">
        <w:rPr>
          <w:lang w:val="en-US"/>
        </w:rPr>
        <w:t>attributes</w:t>
      </w:r>
      <w:bookmarkEnd w:id="9122"/>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F663EA" w:rsidRPr="001C220C" w14:paraId="0EFDA23C" w14:textId="77777777">
        <w:trPr>
          <w:tblHeader/>
          <w:jc w:val="center"/>
        </w:trPr>
        <w:tc>
          <w:tcPr>
            <w:tcW w:w="1269" w:type="dxa"/>
          </w:tcPr>
          <w:p w14:paraId="166F171A" w14:textId="77777777" w:rsidR="00F663EA" w:rsidRPr="001C220C" w:rsidRDefault="00F663EA" w:rsidP="00C16D14">
            <w:pPr>
              <w:pStyle w:val="TABLE-col-heading"/>
              <w:rPr>
                <w:lang w:val="en-US"/>
              </w:rPr>
            </w:pPr>
            <w:r w:rsidRPr="001C220C">
              <w:rPr>
                <w:lang w:val="en-US"/>
              </w:rPr>
              <w:t xml:space="preserve">Attribute </w:t>
            </w:r>
            <w:r w:rsidR="006618D3">
              <w:rPr>
                <w:lang w:val="en-US"/>
              </w:rPr>
              <w:t>n</w:t>
            </w:r>
            <w:r w:rsidRPr="001C220C">
              <w:rPr>
                <w:lang w:val="en-US"/>
              </w:rPr>
              <w:t>ame</w:t>
            </w:r>
          </w:p>
        </w:tc>
        <w:tc>
          <w:tcPr>
            <w:tcW w:w="2880" w:type="dxa"/>
          </w:tcPr>
          <w:p w14:paraId="3ED5F0ED" w14:textId="77777777" w:rsidR="00F663EA" w:rsidRPr="001C220C" w:rsidRDefault="00F663EA" w:rsidP="00C16D14">
            <w:pPr>
              <w:pStyle w:val="TABLE-col-heading"/>
              <w:rPr>
                <w:lang w:val="en-US"/>
              </w:rPr>
            </w:pPr>
            <w:r w:rsidRPr="001C220C">
              <w:rPr>
                <w:lang w:val="en-US"/>
              </w:rPr>
              <w:t>Description</w:t>
            </w:r>
          </w:p>
        </w:tc>
        <w:tc>
          <w:tcPr>
            <w:tcW w:w="1440" w:type="dxa"/>
          </w:tcPr>
          <w:p w14:paraId="30887B95" w14:textId="77777777" w:rsidR="00F663EA" w:rsidRPr="001C220C" w:rsidRDefault="00AE4770" w:rsidP="00C16D14">
            <w:pPr>
              <w:pStyle w:val="TABLE-col-heading"/>
              <w:rPr>
                <w:lang w:val="en-US"/>
              </w:rPr>
            </w:pPr>
            <w:r>
              <w:rPr>
                <w:lang w:val="en-US"/>
              </w:rPr>
              <w:t>Production example</w:t>
            </w:r>
            <w:r w:rsidR="00F663EA" w:rsidRPr="001C220C">
              <w:rPr>
                <w:lang w:val="en-US"/>
              </w:rPr>
              <w:t>s</w:t>
            </w:r>
          </w:p>
        </w:tc>
        <w:tc>
          <w:tcPr>
            <w:tcW w:w="1297" w:type="dxa"/>
          </w:tcPr>
          <w:p w14:paraId="7EF9C18A" w14:textId="77777777" w:rsidR="00F663EA" w:rsidRPr="001C220C" w:rsidRDefault="00AE4770" w:rsidP="00C16D14">
            <w:pPr>
              <w:pStyle w:val="TABLE-col-heading"/>
              <w:rPr>
                <w:lang w:val="en-US"/>
              </w:rPr>
            </w:pPr>
            <w:r>
              <w:rPr>
                <w:lang w:val="en-US"/>
              </w:rPr>
              <w:t>Maintenance example</w:t>
            </w:r>
            <w:r w:rsidR="00F663EA" w:rsidRPr="001C220C">
              <w:rPr>
                <w:lang w:val="en-US"/>
              </w:rPr>
              <w:t>s</w:t>
            </w:r>
          </w:p>
        </w:tc>
        <w:tc>
          <w:tcPr>
            <w:tcW w:w="1080" w:type="dxa"/>
          </w:tcPr>
          <w:p w14:paraId="4E82D719" w14:textId="77777777" w:rsidR="00F663EA" w:rsidRPr="001C220C" w:rsidRDefault="00AE4770" w:rsidP="00C16D14">
            <w:pPr>
              <w:pStyle w:val="TABLE-col-heading"/>
              <w:rPr>
                <w:lang w:val="en-US"/>
              </w:rPr>
            </w:pPr>
            <w:r>
              <w:rPr>
                <w:lang w:val="en-US"/>
              </w:rPr>
              <w:t>Quality example</w:t>
            </w:r>
            <w:r w:rsidR="00F663EA" w:rsidRPr="001C220C">
              <w:rPr>
                <w:lang w:val="en-US"/>
              </w:rPr>
              <w:t>s</w:t>
            </w:r>
          </w:p>
        </w:tc>
        <w:tc>
          <w:tcPr>
            <w:tcW w:w="1080" w:type="dxa"/>
          </w:tcPr>
          <w:p w14:paraId="0C82BF9D" w14:textId="77777777" w:rsidR="00F663EA" w:rsidRPr="001C220C" w:rsidRDefault="00AE4770" w:rsidP="00C16D14">
            <w:pPr>
              <w:pStyle w:val="TABLE-col-heading"/>
              <w:rPr>
                <w:lang w:val="en-US"/>
              </w:rPr>
            </w:pPr>
            <w:r>
              <w:rPr>
                <w:lang w:val="en-US"/>
              </w:rPr>
              <w:t>Inventory example</w:t>
            </w:r>
            <w:r w:rsidR="00F663EA" w:rsidRPr="001C220C">
              <w:rPr>
                <w:lang w:val="en-US"/>
              </w:rPr>
              <w:t>s</w:t>
            </w:r>
          </w:p>
        </w:tc>
      </w:tr>
      <w:tr w:rsidR="00F663EA" w:rsidRPr="001C220C" w14:paraId="0DB51450" w14:textId="77777777">
        <w:trPr>
          <w:cantSplit/>
          <w:jc w:val="center"/>
        </w:trPr>
        <w:tc>
          <w:tcPr>
            <w:tcW w:w="1269" w:type="dxa"/>
          </w:tcPr>
          <w:p w14:paraId="3345941E" w14:textId="77777777" w:rsidR="00F663EA" w:rsidRPr="001C220C" w:rsidRDefault="00F81EE0" w:rsidP="00C16D14">
            <w:pPr>
              <w:pStyle w:val="TABLE-cell"/>
              <w:rPr>
                <w:lang w:val="en-US"/>
              </w:rPr>
            </w:pPr>
            <w:r w:rsidRPr="001C220C">
              <w:rPr>
                <w:lang w:val="en-US"/>
              </w:rPr>
              <w:t>ID</w:t>
            </w:r>
          </w:p>
        </w:tc>
        <w:tc>
          <w:tcPr>
            <w:tcW w:w="2880" w:type="dxa"/>
          </w:tcPr>
          <w:p w14:paraId="0F4FFED8" w14:textId="77777777" w:rsidR="00F663EA" w:rsidRPr="001C220C" w:rsidRDefault="00F81EE0" w:rsidP="00C16D14">
            <w:pPr>
              <w:pStyle w:val="TABLE-cell"/>
              <w:rPr>
                <w:lang w:val="en-US"/>
              </w:rPr>
            </w:pPr>
            <w:r w:rsidRPr="001C220C">
              <w:rPr>
                <w:lang w:val="en-US"/>
              </w:rPr>
              <w:t xml:space="preserve">Identification </w:t>
            </w:r>
            <w:r w:rsidR="00F663EA" w:rsidRPr="001C220C">
              <w:rPr>
                <w:lang w:val="en-US"/>
              </w:rPr>
              <w:t xml:space="preserve">of the </w:t>
            </w:r>
            <w:r w:rsidR="00BF69FC" w:rsidRPr="001C220C">
              <w:rPr>
                <w:i/>
                <w:lang w:val="en-US"/>
              </w:rPr>
              <w:t>process segment</w:t>
            </w:r>
            <w:r w:rsidR="00F663EA" w:rsidRPr="001C220C">
              <w:rPr>
                <w:i/>
                <w:lang w:val="en-US"/>
              </w:rPr>
              <w:t xml:space="preserve"> parameter.</w:t>
            </w:r>
          </w:p>
        </w:tc>
        <w:tc>
          <w:tcPr>
            <w:tcW w:w="1440" w:type="dxa"/>
          </w:tcPr>
          <w:p w14:paraId="0AF063F0" w14:textId="77777777" w:rsidR="00F663EA" w:rsidRPr="001C220C" w:rsidRDefault="00F663EA" w:rsidP="00C16D14">
            <w:pPr>
              <w:pStyle w:val="TABLE-cell"/>
              <w:rPr>
                <w:lang w:val="en-US"/>
              </w:rPr>
            </w:pPr>
            <w:r w:rsidRPr="001C220C">
              <w:rPr>
                <w:lang w:val="en-US"/>
              </w:rPr>
              <w:t>Milling Time</w:t>
            </w:r>
          </w:p>
        </w:tc>
        <w:tc>
          <w:tcPr>
            <w:tcW w:w="1297" w:type="dxa"/>
          </w:tcPr>
          <w:p w14:paraId="43369BE5" w14:textId="77777777" w:rsidR="00F663EA" w:rsidRPr="001C220C" w:rsidRDefault="00DC7687" w:rsidP="00C16D14">
            <w:pPr>
              <w:pStyle w:val="TABLE-cell"/>
              <w:rPr>
                <w:lang w:val="en-US"/>
              </w:rPr>
            </w:pPr>
            <w:r w:rsidRPr="001C220C">
              <w:rPr>
                <w:lang w:val="en-US"/>
              </w:rPr>
              <w:t>Crane Lead Time</w:t>
            </w:r>
          </w:p>
        </w:tc>
        <w:tc>
          <w:tcPr>
            <w:tcW w:w="1080" w:type="dxa"/>
          </w:tcPr>
          <w:p w14:paraId="21077264" w14:textId="77777777" w:rsidR="00F663EA" w:rsidRPr="001C220C" w:rsidRDefault="00DC7687" w:rsidP="00C16D14">
            <w:pPr>
              <w:pStyle w:val="TABLE-cell"/>
              <w:rPr>
                <w:lang w:val="en-US"/>
              </w:rPr>
            </w:pPr>
            <w:r w:rsidRPr="001C220C">
              <w:rPr>
                <w:lang w:val="en-US"/>
              </w:rPr>
              <w:t>Sample Size</w:t>
            </w:r>
          </w:p>
        </w:tc>
        <w:tc>
          <w:tcPr>
            <w:tcW w:w="1080" w:type="dxa"/>
          </w:tcPr>
          <w:p w14:paraId="35BC23C5" w14:textId="77777777" w:rsidR="00F663EA" w:rsidRPr="001C220C" w:rsidRDefault="00DC7687" w:rsidP="00C16D14">
            <w:pPr>
              <w:pStyle w:val="TABLE-cell"/>
              <w:rPr>
                <w:lang w:val="en-US"/>
              </w:rPr>
            </w:pPr>
            <w:r w:rsidRPr="001C220C">
              <w:rPr>
                <w:lang w:val="en-US"/>
              </w:rPr>
              <w:t>Number of Pallets</w:t>
            </w:r>
          </w:p>
        </w:tc>
      </w:tr>
      <w:tr w:rsidR="00F663EA" w:rsidRPr="001C220C" w14:paraId="0BEB59AA" w14:textId="77777777">
        <w:trPr>
          <w:cantSplit/>
          <w:jc w:val="center"/>
        </w:trPr>
        <w:tc>
          <w:tcPr>
            <w:tcW w:w="1269" w:type="dxa"/>
          </w:tcPr>
          <w:p w14:paraId="76D8E912" w14:textId="77777777" w:rsidR="00F663EA" w:rsidRPr="001C220C" w:rsidRDefault="00F663EA" w:rsidP="00C16D14">
            <w:pPr>
              <w:pStyle w:val="TABLE-cell"/>
              <w:rPr>
                <w:lang w:val="en-US"/>
              </w:rPr>
            </w:pPr>
            <w:r w:rsidRPr="001C220C">
              <w:rPr>
                <w:lang w:val="en-US"/>
              </w:rPr>
              <w:t>Description</w:t>
            </w:r>
          </w:p>
        </w:tc>
        <w:tc>
          <w:tcPr>
            <w:tcW w:w="2880" w:type="dxa"/>
          </w:tcPr>
          <w:p w14:paraId="7A725797" w14:textId="77777777" w:rsidR="00F663EA" w:rsidRPr="001C220C" w:rsidRDefault="00F663EA" w:rsidP="00C16D14">
            <w:pPr>
              <w:pStyle w:val="TABLE-cell"/>
              <w:rPr>
                <w:lang w:val="en-US"/>
              </w:rPr>
            </w:pPr>
            <w:r w:rsidRPr="001C220C">
              <w:rPr>
                <w:lang w:val="en-US"/>
              </w:rPr>
              <w:t>Contains additional information</w:t>
            </w:r>
            <w:r w:rsidRPr="001C220C">
              <w:rPr>
                <w:i/>
                <w:lang w:val="en-US"/>
              </w:rPr>
              <w:t>.</w:t>
            </w:r>
          </w:p>
        </w:tc>
        <w:tc>
          <w:tcPr>
            <w:tcW w:w="1440" w:type="dxa"/>
          </w:tcPr>
          <w:p w14:paraId="0F972608" w14:textId="77777777" w:rsidR="00F663EA" w:rsidRPr="001C220C" w:rsidRDefault="00F663EA" w:rsidP="00C16D14">
            <w:pPr>
              <w:pStyle w:val="TABLE-cell"/>
              <w:rPr>
                <w:lang w:val="en-US"/>
              </w:rPr>
            </w:pPr>
            <w:r w:rsidRPr="001C220C">
              <w:rPr>
                <w:lang w:val="en-US"/>
              </w:rPr>
              <w:t>Range of acceptable milling times.</w:t>
            </w:r>
          </w:p>
        </w:tc>
        <w:tc>
          <w:tcPr>
            <w:tcW w:w="1297" w:type="dxa"/>
          </w:tcPr>
          <w:p w14:paraId="349AC338" w14:textId="77777777" w:rsidR="00F663EA" w:rsidRPr="001C220C" w:rsidRDefault="00DC7687" w:rsidP="00C16D14">
            <w:pPr>
              <w:pStyle w:val="TABLE-cell"/>
              <w:rPr>
                <w:lang w:val="en-US"/>
              </w:rPr>
            </w:pPr>
            <w:r w:rsidRPr="001C220C">
              <w:rPr>
                <w:lang w:val="en-US"/>
              </w:rPr>
              <w:t>Known lead time to get crane available</w:t>
            </w:r>
          </w:p>
        </w:tc>
        <w:tc>
          <w:tcPr>
            <w:tcW w:w="1080" w:type="dxa"/>
          </w:tcPr>
          <w:p w14:paraId="30400BAB" w14:textId="77777777" w:rsidR="00F663EA" w:rsidRPr="001C220C" w:rsidRDefault="00DC7687" w:rsidP="00C16D14">
            <w:pPr>
              <w:pStyle w:val="TABLE-cell"/>
              <w:rPr>
                <w:lang w:val="en-US"/>
              </w:rPr>
            </w:pPr>
            <w:r w:rsidRPr="001C220C">
              <w:rPr>
                <w:lang w:val="en-US"/>
              </w:rPr>
              <w:t>Size of sample to be pulled</w:t>
            </w:r>
          </w:p>
        </w:tc>
        <w:tc>
          <w:tcPr>
            <w:tcW w:w="1080" w:type="dxa"/>
          </w:tcPr>
          <w:p w14:paraId="240C6E2C" w14:textId="77777777" w:rsidR="00F663EA" w:rsidRPr="001C220C" w:rsidRDefault="00DC7687" w:rsidP="00C16D14">
            <w:pPr>
              <w:pStyle w:val="TABLE-cell"/>
              <w:rPr>
                <w:lang w:val="en-US"/>
              </w:rPr>
            </w:pPr>
            <w:r w:rsidRPr="001C220C">
              <w:rPr>
                <w:lang w:val="en-US"/>
              </w:rPr>
              <w:t>Number of pallets needed for move</w:t>
            </w:r>
          </w:p>
        </w:tc>
      </w:tr>
      <w:tr w:rsidR="00F67980" w:rsidRPr="001C220C" w14:paraId="3A422B7D" w14:textId="77777777">
        <w:trPr>
          <w:cantSplit/>
          <w:jc w:val="center"/>
        </w:trPr>
        <w:tc>
          <w:tcPr>
            <w:tcW w:w="1269" w:type="dxa"/>
          </w:tcPr>
          <w:p w14:paraId="7E8AF0FD" w14:textId="77777777" w:rsidR="00F67980" w:rsidRPr="001C220C" w:rsidRDefault="00F67980" w:rsidP="00C16D14">
            <w:pPr>
              <w:pStyle w:val="TABLE-cell"/>
              <w:rPr>
                <w:lang w:val="en-US"/>
              </w:rPr>
            </w:pPr>
            <w:r w:rsidRPr="001C220C">
              <w:rPr>
                <w:lang w:val="en-US"/>
              </w:rPr>
              <w:t>Value</w:t>
            </w:r>
          </w:p>
        </w:tc>
        <w:tc>
          <w:tcPr>
            <w:tcW w:w="2880" w:type="dxa"/>
          </w:tcPr>
          <w:p w14:paraId="334C09C7" w14:textId="77777777" w:rsidR="00F67980" w:rsidRPr="001C220C" w:rsidRDefault="00F67980" w:rsidP="00C16D14">
            <w:pPr>
              <w:pStyle w:val="TABLE-cell"/>
              <w:rPr>
                <w:lang w:val="en-US"/>
              </w:rPr>
            </w:pPr>
            <w:r w:rsidRPr="001C220C">
              <w:rPr>
                <w:lang w:val="en-US"/>
              </w:rPr>
              <w:t>The value, set of values, or range of acceptable values</w:t>
            </w:r>
          </w:p>
        </w:tc>
        <w:tc>
          <w:tcPr>
            <w:tcW w:w="1440" w:type="dxa"/>
          </w:tcPr>
          <w:p w14:paraId="071FF87B" w14:textId="77777777" w:rsidR="00F67980" w:rsidRPr="001C220C" w:rsidRDefault="00F67980" w:rsidP="00C16D14">
            <w:pPr>
              <w:pStyle w:val="TABLE-cell"/>
              <w:rPr>
                <w:lang w:val="en-US"/>
              </w:rPr>
            </w:pPr>
            <w:r w:rsidRPr="001C220C">
              <w:rPr>
                <w:lang w:val="en-US"/>
              </w:rPr>
              <w:t>{5..10}</w:t>
            </w:r>
          </w:p>
        </w:tc>
        <w:tc>
          <w:tcPr>
            <w:tcW w:w="1297" w:type="dxa"/>
          </w:tcPr>
          <w:p w14:paraId="708C2A59" w14:textId="77777777" w:rsidR="00F67980" w:rsidRPr="001C220C" w:rsidRDefault="00F67980" w:rsidP="00C16D14">
            <w:pPr>
              <w:pStyle w:val="TABLE-cell"/>
              <w:rPr>
                <w:lang w:val="en-US"/>
              </w:rPr>
            </w:pPr>
            <w:r w:rsidRPr="001C220C">
              <w:rPr>
                <w:lang w:val="en-US"/>
              </w:rPr>
              <w:t>{1..20}</w:t>
            </w:r>
          </w:p>
        </w:tc>
        <w:tc>
          <w:tcPr>
            <w:tcW w:w="1080" w:type="dxa"/>
          </w:tcPr>
          <w:p w14:paraId="4C4183DB" w14:textId="77777777" w:rsidR="00F67980" w:rsidRPr="001C220C" w:rsidRDefault="00F67980" w:rsidP="00C16D14">
            <w:pPr>
              <w:pStyle w:val="TABLE-cell"/>
              <w:rPr>
                <w:lang w:val="en-US"/>
              </w:rPr>
            </w:pPr>
            <w:r>
              <w:rPr>
                <w:lang w:val="en-US"/>
              </w:rPr>
              <w:t>{</w:t>
            </w:r>
            <w:r w:rsidRPr="001C220C">
              <w:rPr>
                <w:lang w:val="en-US"/>
              </w:rPr>
              <w:t>5-20</w:t>
            </w:r>
            <w:r>
              <w:rPr>
                <w:lang w:val="en-US"/>
              </w:rPr>
              <w:t>}</w:t>
            </w:r>
          </w:p>
        </w:tc>
        <w:tc>
          <w:tcPr>
            <w:tcW w:w="1080" w:type="dxa"/>
          </w:tcPr>
          <w:p w14:paraId="086C3537" w14:textId="77777777" w:rsidR="00F67980" w:rsidRPr="001C220C" w:rsidRDefault="00F67980" w:rsidP="00C16D14">
            <w:pPr>
              <w:pStyle w:val="TABLE-cell"/>
              <w:rPr>
                <w:lang w:val="en-US"/>
              </w:rPr>
            </w:pPr>
            <w:r>
              <w:rPr>
                <w:lang w:val="en-US"/>
              </w:rPr>
              <w:t>(not applicable)</w:t>
            </w:r>
          </w:p>
        </w:tc>
      </w:tr>
      <w:tr w:rsidR="00F67980" w:rsidRPr="001C220C" w14:paraId="41C17A07" w14:textId="77777777">
        <w:trPr>
          <w:cantSplit/>
          <w:jc w:val="center"/>
        </w:trPr>
        <w:tc>
          <w:tcPr>
            <w:tcW w:w="1269" w:type="dxa"/>
          </w:tcPr>
          <w:p w14:paraId="178B3035" w14:textId="77777777" w:rsidR="00F67980" w:rsidRPr="001C220C" w:rsidRDefault="00F67980" w:rsidP="00C16D14">
            <w:pPr>
              <w:pStyle w:val="TABLE-cell"/>
              <w:rPr>
                <w:lang w:val="en-US"/>
              </w:rPr>
            </w:pPr>
            <w:r w:rsidRPr="001C220C">
              <w:rPr>
                <w:lang w:val="en-US"/>
              </w:rPr>
              <w:t xml:space="preserve">Unit of </w:t>
            </w:r>
            <w:r w:rsidR="007F2A21">
              <w:rPr>
                <w:lang w:val="en-US"/>
              </w:rPr>
              <w:t>m</w:t>
            </w:r>
            <w:r w:rsidRPr="001C220C">
              <w:rPr>
                <w:lang w:val="en-US"/>
              </w:rPr>
              <w:t>easure</w:t>
            </w:r>
          </w:p>
        </w:tc>
        <w:tc>
          <w:tcPr>
            <w:tcW w:w="2880" w:type="dxa"/>
          </w:tcPr>
          <w:p w14:paraId="51C513E8" w14:textId="77777777" w:rsidR="00F67980" w:rsidRPr="001C220C" w:rsidRDefault="00F67980" w:rsidP="00C16D14">
            <w:pPr>
              <w:pStyle w:val="TABLE-cell"/>
              <w:rPr>
                <w:lang w:val="en-US"/>
              </w:rPr>
            </w:pPr>
            <w:r w:rsidRPr="001C220C">
              <w:rPr>
                <w:lang w:val="en-US"/>
              </w:rPr>
              <w:t>Unit of measure of the values, if applicable.</w:t>
            </w:r>
          </w:p>
        </w:tc>
        <w:tc>
          <w:tcPr>
            <w:tcW w:w="1440" w:type="dxa"/>
          </w:tcPr>
          <w:p w14:paraId="10997D08" w14:textId="77777777" w:rsidR="00F67980" w:rsidRPr="001C220C" w:rsidRDefault="00F67980" w:rsidP="00C16D14">
            <w:pPr>
              <w:pStyle w:val="TABLE-cell"/>
              <w:rPr>
                <w:lang w:val="en-US"/>
              </w:rPr>
            </w:pPr>
            <w:r w:rsidRPr="001C220C">
              <w:rPr>
                <w:lang w:val="en-US"/>
              </w:rPr>
              <w:t>Minutes</w:t>
            </w:r>
          </w:p>
        </w:tc>
        <w:tc>
          <w:tcPr>
            <w:tcW w:w="1297" w:type="dxa"/>
          </w:tcPr>
          <w:p w14:paraId="6B5E55E6" w14:textId="77777777" w:rsidR="00F67980" w:rsidRPr="001C220C" w:rsidRDefault="00F67980" w:rsidP="00C16D14">
            <w:pPr>
              <w:pStyle w:val="TABLE-cell"/>
              <w:rPr>
                <w:lang w:val="en-US"/>
              </w:rPr>
            </w:pPr>
            <w:r w:rsidRPr="001C220C">
              <w:rPr>
                <w:lang w:val="en-US"/>
              </w:rPr>
              <w:t>Days</w:t>
            </w:r>
          </w:p>
        </w:tc>
        <w:tc>
          <w:tcPr>
            <w:tcW w:w="1080" w:type="dxa"/>
          </w:tcPr>
          <w:p w14:paraId="1D124906" w14:textId="77777777" w:rsidR="00F67980" w:rsidRPr="001C220C" w:rsidRDefault="00F67980" w:rsidP="00C16D14">
            <w:pPr>
              <w:pStyle w:val="TABLE-cell"/>
              <w:rPr>
                <w:lang w:val="en-US"/>
              </w:rPr>
            </w:pPr>
            <w:r w:rsidRPr="001C220C">
              <w:rPr>
                <w:lang w:val="en-US"/>
              </w:rPr>
              <w:t>mg</w:t>
            </w:r>
          </w:p>
        </w:tc>
        <w:tc>
          <w:tcPr>
            <w:tcW w:w="1080" w:type="dxa"/>
          </w:tcPr>
          <w:p w14:paraId="61883761" w14:textId="77777777" w:rsidR="00F67980" w:rsidRPr="001C220C" w:rsidRDefault="00F67980" w:rsidP="00C16D14">
            <w:pPr>
              <w:pStyle w:val="TABLE-cell"/>
              <w:rPr>
                <w:lang w:val="en-US"/>
              </w:rPr>
            </w:pPr>
            <w:r>
              <w:rPr>
                <w:lang w:val="en-US"/>
              </w:rPr>
              <w:t>(not applicable)</w:t>
            </w:r>
          </w:p>
        </w:tc>
      </w:tr>
    </w:tbl>
    <w:p w14:paraId="367326B3" w14:textId="77777777" w:rsidR="00F663EA" w:rsidRPr="001C220C" w:rsidRDefault="00F663EA" w:rsidP="00F663EA">
      <w:pPr>
        <w:rPr>
          <w:lang w:val="en-US"/>
        </w:rPr>
      </w:pPr>
    </w:p>
    <w:p w14:paraId="7AA077CB" w14:textId="7CA7059B" w:rsidR="008B4A6F" w:rsidRPr="001C220C" w:rsidRDefault="00BF69FC" w:rsidP="003E1075">
      <w:pPr>
        <w:pStyle w:val="Heading3"/>
      </w:pPr>
      <w:bookmarkStart w:id="9123" w:name="_Toc161566439"/>
      <w:bookmarkStart w:id="9124" w:name="_Toc320176943"/>
      <w:del w:id="9125" w:author="Charles Gifford" w:date="2017-03-16T13:10:00Z">
        <w:r w:rsidRPr="001C220C" w:rsidDel="00830111">
          <w:delText>Process s</w:delText>
        </w:r>
      </w:del>
      <w:ins w:id="9126" w:author="Charles Gifford" w:date="2017-03-16T13:11:00Z">
        <w:r w:rsidR="00830111">
          <w:t>S</w:t>
        </w:r>
      </w:ins>
      <w:r w:rsidRPr="001C220C">
        <w:t>egment</w:t>
      </w:r>
      <w:r w:rsidR="008B4A6F" w:rsidRPr="001C220C">
        <w:t xml:space="preserve"> dependency</w:t>
      </w:r>
      <w:bookmarkEnd w:id="9123"/>
      <w:bookmarkEnd w:id="9124"/>
    </w:p>
    <w:p w14:paraId="79208D9F" w14:textId="3A359DB2" w:rsidR="00527430" w:rsidRPr="001C220C" w:rsidRDefault="000C7AD0" w:rsidP="00907215">
      <w:pPr>
        <w:pStyle w:val="PARAGRAPH"/>
        <w:rPr>
          <w:lang w:val="en-US"/>
        </w:rPr>
      </w:pPr>
      <w:r>
        <w:rPr>
          <w:lang w:val="en-US"/>
        </w:rPr>
        <w:t>P</w:t>
      </w:r>
      <w:r w:rsidRPr="001C220C">
        <w:rPr>
          <w:lang w:val="en-US"/>
        </w:rPr>
        <w:t xml:space="preserve">rocess dependencies that are independent of any particular product or operations task shall be presented as </w:t>
      </w:r>
      <w:del w:id="9127" w:author="Charles Gifford" w:date="2017-03-16T13:11:00Z">
        <w:r w:rsidR="00BF69FC" w:rsidRPr="001C220C" w:rsidDel="00830111">
          <w:rPr>
            <w:i/>
            <w:lang w:val="en-US"/>
          </w:rPr>
          <w:delText xml:space="preserve">process </w:delText>
        </w:r>
      </w:del>
      <w:r w:rsidR="00BF69FC" w:rsidRPr="001C220C">
        <w:rPr>
          <w:i/>
          <w:lang w:val="en-US"/>
        </w:rPr>
        <w:t>segment</w:t>
      </w:r>
      <w:r w:rsidR="008B4A6F" w:rsidRPr="001C220C">
        <w:rPr>
          <w:i/>
          <w:lang w:val="en-US"/>
        </w:rPr>
        <w:t xml:space="preserve"> dependencies</w:t>
      </w:r>
      <w:r w:rsidR="008558A5">
        <w:rPr>
          <w:lang w:val="en-US"/>
        </w:rPr>
        <w:t xml:space="preserve">. </w:t>
      </w:r>
    </w:p>
    <w:p w14:paraId="70E5F5BC" w14:textId="03D25914" w:rsidR="00527430" w:rsidRPr="001C220C" w:rsidRDefault="00713F2E" w:rsidP="00907215">
      <w:pPr>
        <w:pStyle w:val="EXAMPLE0"/>
        <w:rPr>
          <w:lang w:val="en-US"/>
        </w:rPr>
      </w:pPr>
      <w:r>
        <w:rPr>
          <w:lang w:val="en-US"/>
        </w:rPr>
        <w:t>EXAMPLE</w:t>
      </w:r>
      <w:r>
        <w:rPr>
          <w:lang w:val="en-US"/>
        </w:rPr>
        <w:tab/>
        <w:t>A</w:t>
      </w:r>
      <w:r w:rsidR="00527430" w:rsidRPr="001C220C">
        <w:rPr>
          <w:lang w:val="en-US"/>
        </w:rPr>
        <w:t xml:space="preserve"> </w:t>
      </w:r>
      <w:del w:id="9128" w:author="Charles Gifford" w:date="2017-03-16T13:11:00Z">
        <w:r w:rsidR="00527430" w:rsidRPr="000C7AD0" w:rsidDel="00830111">
          <w:rPr>
            <w:i/>
            <w:lang w:val="en-US"/>
          </w:rPr>
          <w:delText xml:space="preserve">process </w:delText>
        </w:r>
      </w:del>
      <w:r w:rsidR="00527430" w:rsidRPr="000C7AD0">
        <w:rPr>
          <w:i/>
          <w:lang w:val="en-US"/>
        </w:rPr>
        <w:t>segment dependency</w:t>
      </w:r>
      <w:r w:rsidR="00527430" w:rsidRPr="001C220C">
        <w:rPr>
          <w:lang w:val="en-US"/>
        </w:rPr>
        <w:t xml:space="preserve"> </w:t>
      </w:r>
      <w:r w:rsidR="00DE2E9A">
        <w:rPr>
          <w:lang w:val="en-US"/>
        </w:rPr>
        <w:t xml:space="preserve">can </w:t>
      </w:r>
      <w:r w:rsidR="00527430" w:rsidRPr="001C220C">
        <w:rPr>
          <w:lang w:val="en-US"/>
        </w:rPr>
        <w:t>define that a testing segment</w:t>
      </w:r>
      <w:r w:rsidR="003641D0">
        <w:rPr>
          <w:lang w:val="en-US"/>
        </w:rPr>
        <w:t xml:space="preserve"> is required to</w:t>
      </w:r>
      <w:r w:rsidR="00104F3A" w:rsidRPr="001C220C">
        <w:rPr>
          <w:lang w:val="en-US"/>
        </w:rPr>
        <w:t xml:space="preserve"> </w:t>
      </w:r>
      <w:r w:rsidR="00527430" w:rsidRPr="001C220C">
        <w:rPr>
          <w:lang w:val="en-US"/>
        </w:rPr>
        <w:t>follow an assembly segment.</w:t>
      </w:r>
    </w:p>
    <w:bookmarkStart w:id="9129" w:name="_Ref161733233"/>
    <w:bookmarkStart w:id="9130" w:name="_Toc161631639"/>
    <w:bookmarkStart w:id="9131" w:name="_Toc266864163"/>
    <w:bookmarkStart w:id="9132" w:name="_Toc306621051"/>
    <w:bookmarkStart w:id="9133" w:name="_Toc320178447"/>
    <w:p w14:paraId="41111992" w14:textId="737C81FA" w:rsidR="009832E7" w:rsidRDefault="0079628B" w:rsidP="00907215">
      <w:pPr>
        <w:pStyle w:val="PARAGRAPH"/>
        <w:rPr>
          <w:lang w:val="en-US"/>
        </w:rPr>
      </w:pPr>
      <w:r>
        <w:rPr>
          <w:lang w:val="en-US"/>
        </w:rPr>
        <w:fldChar w:fldCharType="begin"/>
      </w:r>
      <w:r>
        <w:rPr>
          <w:lang w:val="en-US"/>
        </w:rPr>
        <w:instrText xml:space="preserve"> REF _Ref477961027 \h </w:instrText>
      </w:r>
      <w:r w:rsidR="00D86D99">
        <w:rPr>
          <w:lang w:val="en-US"/>
        </w:rPr>
        <w:instrText xml:space="preserve"> \* MERGEFORMAT </w:instrText>
      </w:r>
      <w:r>
        <w:rPr>
          <w:lang w:val="en-US"/>
        </w:rPr>
      </w:r>
      <w:r>
        <w:rPr>
          <w:lang w:val="en-US"/>
        </w:rPr>
        <w:fldChar w:fldCharType="separate"/>
      </w:r>
      <w:r>
        <w:t xml:space="preserve">Table </w:t>
      </w:r>
      <w:r>
        <w:rPr>
          <w:noProof/>
        </w:rPr>
        <w:t>92</w:t>
      </w:r>
      <w:r>
        <w:rPr>
          <w:lang w:val="en-US"/>
        </w:rPr>
        <w:fldChar w:fldCharType="end"/>
      </w:r>
      <w:r>
        <w:rPr>
          <w:lang w:val="en-US"/>
        </w:rPr>
        <w:t xml:space="preserve"> </w:t>
      </w:r>
      <w:r w:rsidR="000C7AD0" w:rsidRPr="001C220C">
        <w:rPr>
          <w:lang w:val="en-US"/>
        </w:rPr>
        <w:t xml:space="preserve">defines the </w:t>
      </w:r>
      <w:r w:rsidR="009832E7">
        <w:rPr>
          <w:lang w:val="en-US"/>
        </w:rPr>
        <w:t>relationship</w:t>
      </w:r>
      <w:r w:rsidR="00C16D14">
        <w:rPr>
          <w:lang w:val="en-US"/>
        </w:rPr>
        <w:t xml:space="preserve"> role</w:t>
      </w:r>
      <w:r w:rsidR="009832E7">
        <w:rPr>
          <w:lang w:val="en-US"/>
        </w:rPr>
        <w:t>s</w:t>
      </w:r>
      <w:r w:rsidR="000C7AD0" w:rsidRPr="001C220C">
        <w:rPr>
          <w:lang w:val="en-US"/>
        </w:rPr>
        <w:t xml:space="preserve"> for</w:t>
      </w:r>
      <w:r w:rsidR="00713F2E">
        <w:rPr>
          <w:lang w:val="en-US"/>
        </w:rPr>
        <w:t xml:space="preserve"> </w:t>
      </w:r>
      <w:r w:rsidR="003237F9">
        <w:rPr>
          <w:lang w:val="en-US"/>
        </w:rPr>
        <w:t>the</w:t>
      </w:r>
      <w:r w:rsidR="000C7AD0" w:rsidRPr="001C220C">
        <w:rPr>
          <w:lang w:val="en-US"/>
        </w:rPr>
        <w:t xml:space="preserve"> </w:t>
      </w:r>
      <w:del w:id="9134" w:author="Charles Gifford" w:date="2017-03-16T13:11:00Z">
        <w:r w:rsidR="000C7AD0" w:rsidRPr="001C220C" w:rsidDel="00830111">
          <w:rPr>
            <w:i/>
            <w:lang w:val="en-US"/>
          </w:rPr>
          <w:delText xml:space="preserve">process </w:delText>
        </w:r>
      </w:del>
      <w:r w:rsidR="000C7AD0" w:rsidRPr="001C220C">
        <w:rPr>
          <w:i/>
          <w:lang w:val="en-US"/>
        </w:rPr>
        <w:t>segment dependency</w:t>
      </w:r>
      <w:r w:rsidR="000C7AD0" w:rsidRPr="001C220C">
        <w:rPr>
          <w:lang w:val="en-US"/>
        </w:rPr>
        <w:t>.</w:t>
      </w:r>
      <w:r w:rsidR="009832E7">
        <w:rPr>
          <w:lang w:val="en-US"/>
        </w:rPr>
        <w:t xml:space="preserve"> </w:t>
      </w:r>
      <w:r w:rsidR="009832E7">
        <w:rPr>
          <w:lang w:val="en-US"/>
        </w:rPr>
        <w:fldChar w:fldCharType="begin"/>
      </w:r>
      <w:r w:rsidR="009832E7">
        <w:rPr>
          <w:lang w:val="en-US"/>
        </w:rPr>
        <w:instrText xml:space="preserve"> REF _Ref337198175 \h </w:instrText>
      </w:r>
      <w:r w:rsidR="009832E7">
        <w:rPr>
          <w:lang w:val="en-US"/>
        </w:rPr>
      </w:r>
      <w:r w:rsidR="009832E7">
        <w:rPr>
          <w:lang w:val="en-US"/>
        </w:rPr>
        <w:fldChar w:fldCharType="separate"/>
      </w:r>
      <w:r w:rsidRPr="001C220C">
        <w:rPr>
          <w:lang w:val="en-US"/>
        </w:rPr>
        <w:t xml:space="preserve">Table </w:t>
      </w:r>
      <w:r>
        <w:rPr>
          <w:noProof/>
          <w:lang w:val="en-US"/>
        </w:rPr>
        <w:t>93</w:t>
      </w:r>
      <w:r w:rsidR="009832E7">
        <w:rPr>
          <w:lang w:val="en-US"/>
        </w:rPr>
        <w:fldChar w:fldCharType="end"/>
      </w:r>
      <w:r w:rsidR="009832E7" w:rsidRPr="001C220C">
        <w:rPr>
          <w:lang w:val="en-US"/>
        </w:rPr>
        <w:t xml:space="preserve"> defines the attributes for</w:t>
      </w:r>
      <w:r w:rsidR="003237F9">
        <w:rPr>
          <w:lang w:val="en-US"/>
        </w:rPr>
        <w:t xml:space="preserve"> the</w:t>
      </w:r>
      <w:r w:rsidR="009832E7" w:rsidRPr="001C220C">
        <w:rPr>
          <w:lang w:val="en-US"/>
        </w:rPr>
        <w:t xml:space="preserve"> </w:t>
      </w:r>
      <w:r w:rsidR="009832E7" w:rsidRPr="001C220C">
        <w:rPr>
          <w:i/>
          <w:lang w:val="en-US"/>
        </w:rPr>
        <w:t>segment dependency</w:t>
      </w:r>
      <w:r w:rsidR="009832E7" w:rsidRPr="001C220C">
        <w:rPr>
          <w:lang w:val="en-US"/>
        </w:rPr>
        <w:t>.</w:t>
      </w:r>
    </w:p>
    <w:p w14:paraId="480EBBA6" w14:textId="6AC5FA1F" w:rsidR="009832E7" w:rsidRDefault="0079628B" w:rsidP="00E05180">
      <w:pPr>
        <w:pStyle w:val="TABLE-title"/>
        <w:rPr>
          <w:lang w:val="en-US"/>
        </w:rPr>
      </w:pPr>
      <w:bookmarkStart w:id="9135" w:name="_Ref477961027"/>
      <w:bookmarkStart w:id="9136" w:name="_Toc478492392"/>
      <w:r>
        <w:t xml:space="preserve">Table </w:t>
      </w:r>
      <w:r>
        <w:fldChar w:fldCharType="begin"/>
      </w:r>
      <w:r>
        <w:instrText xml:space="preserve"> SEQ Table \* ARABIC </w:instrText>
      </w:r>
      <w:r>
        <w:fldChar w:fldCharType="separate"/>
      </w:r>
      <w:r>
        <w:rPr>
          <w:noProof/>
        </w:rPr>
        <w:t>92</w:t>
      </w:r>
      <w:r>
        <w:fldChar w:fldCharType="end"/>
      </w:r>
      <w:bookmarkEnd w:id="9135"/>
      <w:r>
        <w:t xml:space="preserve"> - </w:t>
      </w:r>
      <w:r w:rsidR="009832E7" w:rsidRPr="001C220C">
        <w:rPr>
          <w:noProof/>
          <w:lang w:val="en-US"/>
        </w:rPr>
        <w:t>segment dependency</w:t>
      </w:r>
      <w:r w:rsidR="009832E7" w:rsidRPr="00AC2193">
        <w:rPr>
          <w:lang w:val="en-US"/>
        </w:rPr>
        <w:t xml:space="preserve"> </w:t>
      </w:r>
      <w:r w:rsidR="009832E7">
        <w:rPr>
          <w:lang w:val="en-US"/>
        </w:rPr>
        <w:t>relationship</w:t>
      </w:r>
      <w:r w:rsidR="00C16D14">
        <w:rPr>
          <w:lang w:val="en-US"/>
        </w:rPr>
        <w:t xml:space="preserve"> role</w:t>
      </w:r>
      <w:r w:rsidR="009832E7">
        <w:rPr>
          <w:lang w:val="en-US"/>
        </w:rPr>
        <w:t>s</w:t>
      </w:r>
      <w:bookmarkEnd w:id="9136"/>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C16D14" w:rsidRPr="009432BC" w14:paraId="64C85996" w14:textId="77777777" w:rsidTr="00832288">
        <w:trPr>
          <w:trHeight w:val="197"/>
          <w:tblHeader/>
        </w:trPr>
        <w:tc>
          <w:tcPr>
            <w:tcW w:w="2155" w:type="dxa"/>
            <w:shd w:val="clear" w:color="auto" w:fill="auto"/>
          </w:tcPr>
          <w:p w14:paraId="45C25BF8" w14:textId="77777777" w:rsidR="00C16D14" w:rsidRPr="009432BC" w:rsidRDefault="00C16D14" w:rsidP="00832288">
            <w:pPr>
              <w:pStyle w:val="TABLE-col-heading"/>
            </w:pPr>
            <w:bookmarkStart w:id="9137" w:name="_Hlk477743068"/>
            <w:r w:rsidRPr="009432BC">
              <w:t>Related Object</w:t>
            </w:r>
          </w:p>
        </w:tc>
        <w:tc>
          <w:tcPr>
            <w:tcW w:w="2070" w:type="dxa"/>
            <w:shd w:val="clear" w:color="auto" w:fill="auto"/>
          </w:tcPr>
          <w:p w14:paraId="4C4F1B8D" w14:textId="77777777" w:rsidR="00C16D14" w:rsidRPr="009432BC" w:rsidRDefault="00C16D14" w:rsidP="00832288">
            <w:pPr>
              <w:pStyle w:val="TABLE-col-heading"/>
            </w:pPr>
            <w:r w:rsidRPr="009432BC">
              <w:t>Role</w:t>
            </w:r>
          </w:p>
        </w:tc>
        <w:tc>
          <w:tcPr>
            <w:tcW w:w="1080" w:type="dxa"/>
            <w:shd w:val="clear" w:color="auto" w:fill="auto"/>
          </w:tcPr>
          <w:p w14:paraId="11E0BDA0" w14:textId="77777777" w:rsidR="00C16D14" w:rsidRPr="009432BC" w:rsidRDefault="00C16D14" w:rsidP="00832288">
            <w:pPr>
              <w:pStyle w:val="TABLE-col-heading"/>
            </w:pPr>
            <w:r w:rsidRPr="009432BC">
              <w:t>Multiplicity</w:t>
            </w:r>
          </w:p>
        </w:tc>
        <w:tc>
          <w:tcPr>
            <w:tcW w:w="3780" w:type="dxa"/>
            <w:shd w:val="clear" w:color="auto" w:fill="auto"/>
          </w:tcPr>
          <w:p w14:paraId="75D76EF3" w14:textId="77777777" w:rsidR="00C16D14" w:rsidRPr="009432BC" w:rsidRDefault="00C16D14" w:rsidP="00832288">
            <w:pPr>
              <w:pStyle w:val="TABLE-col-heading"/>
            </w:pPr>
            <w:r w:rsidRPr="009432BC">
              <w:t>Description</w:t>
            </w:r>
          </w:p>
        </w:tc>
      </w:tr>
      <w:tr w:rsidR="00C16D14" w:rsidRPr="009432BC" w14:paraId="7EBF3AA1" w14:textId="77777777" w:rsidTr="00832288">
        <w:trPr>
          <w:trHeight w:val="332"/>
        </w:trPr>
        <w:tc>
          <w:tcPr>
            <w:tcW w:w="2155" w:type="dxa"/>
          </w:tcPr>
          <w:p w14:paraId="7521AC53" w14:textId="657EF05A" w:rsidR="00C16D14" w:rsidRPr="009432BC" w:rsidRDefault="00C16D14" w:rsidP="00C16D14">
            <w:pPr>
              <w:pStyle w:val="TABLE-cell"/>
            </w:pPr>
            <w:r>
              <w:rPr>
                <w:szCs w:val="20"/>
                <w:lang w:val="en-US"/>
              </w:rPr>
              <w:t>Process segment</w:t>
            </w:r>
          </w:p>
        </w:tc>
        <w:tc>
          <w:tcPr>
            <w:tcW w:w="2070" w:type="dxa"/>
          </w:tcPr>
          <w:p w14:paraId="27DCEE61" w14:textId="59057141" w:rsidR="00C16D14" w:rsidRPr="009432BC" w:rsidRDefault="00C16D14" w:rsidP="00C16D14">
            <w:pPr>
              <w:pStyle w:val="TABLE-cell"/>
            </w:pPr>
            <w:r>
              <w:rPr>
                <w:szCs w:val="20"/>
                <w:lang w:val="en-US"/>
              </w:rPr>
              <w:t>Process segment from</w:t>
            </w:r>
          </w:p>
        </w:tc>
        <w:tc>
          <w:tcPr>
            <w:tcW w:w="1080" w:type="dxa"/>
          </w:tcPr>
          <w:p w14:paraId="61B1CD63" w14:textId="0550293D" w:rsidR="00C16D14" w:rsidRPr="009432BC" w:rsidRDefault="00C16D14" w:rsidP="00C16D14">
            <w:pPr>
              <w:pStyle w:val="TABLE-cell"/>
            </w:pPr>
            <w:r>
              <w:rPr>
                <w:szCs w:val="20"/>
                <w:lang w:val="en-US"/>
              </w:rPr>
              <w:t>0..*</w:t>
            </w:r>
          </w:p>
        </w:tc>
        <w:tc>
          <w:tcPr>
            <w:tcW w:w="3780" w:type="dxa"/>
          </w:tcPr>
          <w:p w14:paraId="7D213A1C" w14:textId="42ECCAA6" w:rsidR="00C16D14" w:rsidRPr="009432BC" w:rsidRDefault="00C16D14" w:rsidP="00C16D14">
            <w:pPr>
              <w:pStyle w:val="TABLE-cell"/>
            </w:pPr>
            <w:r>
              <w:rPr>
                <w:lang w:val="en-US"/>
              </w:rPr>
              <w:t xml:space="preserve">The source </w:t>
            </w:r>
            <w:r w:rsidRPr="002F42AC">
              <w:rPr>
                <w:i/>
                <w:lang w:val="en-US"/>
              </w:rPr>
              <w:t>process segment</w:t>
            </w:r>
            <w:r>
              <w:rPr>
                <w:i/>
                <w:lang w:val="en-US"/>
              </w:rPr>
              <w:t>s</w:t>
            </w:r>
            <w:r>
              <w:rPr>
                <w:lang w:val="en-US"/>
              </w:rPr>
              <w:t xml:space="preserve"> that the </w:t>
            </w:r>
            <w:r>
              <w:rPr>
                <w:i/>
                <w:lang w:val="en-US"/>
              </w:rPr>
              <w:t>target process</w:t>
            </w:r>
            <w:r>
              <w:rPr>
                <w:lang w:val="en-US"/>
              </w:rPr>
              <w:t xml:space="preserve"> </w:t>
            </w:r>
            <w:r w:rsidRPr="002F42AC">
              <w:rPr>
                <w:i/>
                <w:lang w:val="en-US"/>
              </w:rPr>
              <w:t>segment</w:t>
            </w:r>
            <w:r>
              <w:rPr>
                <w:i/>
                <w:lang w:val="en-US"/>
              </w:rPr>
              <w:t>s</w:t>
            </w:r>
            <w:r>
              <w:rPr>
                <w:lang w:val="en-US"/>
              </w:rPr>
              <w:t xml:space="preserve"> are dependent.</w:t>
            </w:r>
          </w:p>
        </w:tc>
      </w:tr>
      <w:tr w:rsidR="00C16D14" w:rsidRPr="009432BC" w14:paraId="49E3EF9D" w14:textId="77777777" w:rsidTr="00832288">
        <w:trPr>
          <w:trHeight w:val="494"/>
        </w:trPr>
        <w:tc>
          <w:tcPr>
            <w:tcW w:w="2155" w:type="dxa"/>
          </w:tcPr>
          <w:p w14:paraId="09393970" w14:textId="222D9FA3" w:rsidR="00C16D14" w:rsidRPr="009432BC" w:rsidRDefault="00C16D14" w:rsidP="00C16D14">
            <w:pPr>
              <w:pStyle w:val="TABLE-cell"/>
            </w:pPr>
            <w:r>
              <w:rPr>
                <w:szCs w:val="20"/>
                <w:lang w:val="en-US"/>
              </w:rPr>
              <w:t>Process segment</w:t>
            </w:r>
          </w:p>
        </w:tc>
        <w:tc>
          <w:tcPr>
            <w:tcW w:w="2070" w:type="dxa"/>
          </w:tcPr>
          <w:p w14:paraId="735D3668" w14:textId="234D644C" w:rsidR="00C16D14" w:rsidRPr="009432BC" w:rsidRDefault="00C16D14" w:rsidP="00C16D14">
            <w:pPr>
              <w:pStyle w:val="TABLE-cell"/>
            </w:pPr>
            <w:r>
              <w:rPr>
                <w:szCs w:val="20"/>
                <w:lang w:val="en-US"/>
              </w:rPr>
              <w:t>Process segment to</w:t>
            </w:r>
          </w:p>
        </w:tc>
        <w:tc>
          <w:tcPr>
            <w:tcW w:w="1080" w:type="dxa"/>
          </w:tcPr>
          <w:p w14:paraId="59FD20E0" w14:textId="7FEB58F7" w:rsidR="00C16D14" w:rsidRPr="009432BC" w:rsidRDefault="00C16D14" w:rsidP="00C16D14">
            <w:pPr>
              <w:pStyle w:val="TABLE-cell"/>
            </w:pPr>
            <w:r>
              <w:rPr>
                <w:szCs w:val="20"/>
                <w:lang w:val="en-US"/>
              </w:rPr>
              <w:t>0..*</w:t>
            </w:r>
          </w:p>
        </w:tc>
        <w:tc>
          <w:tcPr>
            <w:tcW w:w="3780" w:type="dxa"/>
          </w:tcPr>
          <w:p w14:paraId="5EE31D32" w14:textId="0292A572" w:rsidR="00C16D14" w:rsidRPr="009432BC" w:rsidRDefault="00C16D14" w:rsidP="00C16D14">
            <w:pPr>
              <w:pStyle w:val="TABLE-cell"/>
            </w:pPr>
            <w:r>
              <w:rPr>
                <w:lang w:val="en-US"/>
              </w:rPr>
              <w:t xml:space="preserve">The target </w:t>
            </w:r>
            <w:r w:rsidRPr="002F42AC">
              <w:rPr>
                <w:i/>
                <w:lang w:val="en-US"/>
              </w:rPr>
              <w:t>process segment</w:t>
            </w:r>
            <w:r>
              <w:rPr>
                <w:i/>
                <w:lang w:val="en-US"/>
              </w:rPr>
              <w:t>s</w:t>
            </w:r>
            <w:r>
              <w:rPr>
                <w:lang w:val="en-US"/>
              </w:rPr>
              <w:t xml:space="preserve"> that are dependent on </w:t>
            </w:r>
            <w:r>
              <w:rPr>
                <w:i/>
                <w:lang w:val="en-US"/>
              </w:rPr>
              <w:t>source process</w:t>
            </w:r>
            <w:r>
              <w:rPr>
                <w:lang w:val="en-US"/>
              </w:rPr>
              <w:t xml:space="preserve"> </w:t>
            </w:r>
            <w:r w:rsidRPr="002F42AC">
              <w:rPr>
                <w:i/>
                <w:lang w:val="en-US"/>
              </w:rPr>
              <w:t>segment</w:t>
            </w:r>
            <w:r>
              <w:rPr>
                <w:i/>
                <w:lang w:val="en-US"/>
              </w:rPr>
              <w:t>s</w:t>
            </w:r>
            <w:r>
              <w:rPr>
                <w:lang w:val="en-US"/>
              </w:rPr>
              <w:t>.</w:t>
            </w:r>
          </w:p>
        </w:tc>
      </w:tr>
    </w:tbl>
    <w:p w14:paraId="2D802BDF" w14:textId="0B1C2814" w:rsidR="008B4A6F" w:rsidRPr="001C220C" w:rsidRDefault="008B4A6F" w:rsidP="008D7B92">
      <w:pPr>
        <w:pStyle w:val="TABLE-title"/>
        <w:rPr>
          <w:lang w:val="en-US"/>
        </w:rPr>
      </w:pPr>
      <w:bookmarkStart w:id="9138" w:name="_Ref337198175"/>
      <w:bookmarkStart w:id="9139" w:name="_Toc478492393"/>
      <w:bookmarkEnd w:id="9137"/>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79628B">
        <w:rPr>
          <w:noProof/>
          <w:lang w:val="en-US"/>
        </w:rPr>
        <w:t>93</w:t>
      </w:r>
      <w:r w:rsidR="00FD29D6">
        <w:rPr>
          <w:lang w:val="en-US"/>
        </w:rPr>
        <w:fldChar w:fldCharType="end"/>
      </w:r>
      <w:bookmarkEnd w:id="9129"/>
      <w:bookmarkEnd w:id="9138"/>
      <w:r w:rsidRPr="001C220C">
        <w:rPr>
          <w:noProof/>
          <w:lang w:val="en-US"/>
        </w:rPr>
        <w:t xml:space="preserve"> </w:t>
      </w:r>
      <w:r w:rsidR="000D7FCB">
        <w:rPr>
          <w:lang w:val="en-US"/>
        </w:rPr>
        <w:t>–</w:t>
      </w:r>
      <w:del w:id="9140" w:author="Charles Gifford" w:date="2017-03-16T13:11:00Z">
        <w:r w:rsidRPr="001C220C" w:rsidDel="00830111">
          <w:rPr>
            <w:noProof/>
            <w:lang w:val="en-US"/>
          </w:rPr>
          <w:delText xml:space="preserve"> </w:delText>
        </w:r>
        <w:r w:rsidR="003B2776" w:rsidDel="00830111">
          <w:rPr>
            <w:noProof/>
            <w:lang w:val="en-US"/>
          </w:rPr>
          <w:delText>P</w:delText>
        </w:r>
        <w:r w:rsidR="00BF69FC" w:rsidRPr="001C220C" w:rsidDel="00830111">
          <w:rPr>
            <w:noProof/>
            <w:lang w:val="en-US"/>
          </w:rPr>
          <w:delText xml:space="preserve">rocess </w:delText>
        </w:r>
      </w:del>
      <w:ins w:id="9141" w:author="Charles Gifford" w:date="2017-03-22T15:47:00Z">
        <w:r w:rsidR="0079628B">
          <w:rPr>
            <w:noProof/>
            <w:lang w:val="en-US"/>
          </w:rPr>
          <w:t>S</w:t>
        </w:r>
      </w:ins>
      <w:del w:id="9142" w:author="Charles Gifford" w:date="2017-03-22T15:47:00Z">
        <w:r w:rsidR="00BF69FC" w:rsidRPr="001C220C" w:rsidDel="0079628B">
          <w:rPr>
            <w:noProof/>
            <w:lang w:val="en-US"/>
          </w:rPr>
          <w:delText>s</w:delText>
        </w:r>
      </w:del>
      <w:r w:rsidR="00BF69FC" w:rsidRPr="001C220C">
        <w:rPr>
          <w:noProof/>
          <w:lang w:val="en-US"/>
        </w:rPr>
        <w:t>egment</w:t>
      </w:r>
      <w:r w:rsidRPr="001C220C">
        <w:rPr>
          <w:noProof/>
          <w:lang w:val="en-US"/>
        </w:rPr>
        <w:t xml:space="preserve"> dependency</w:t>
      </w:r>
      <w:bookmarkEnd w:id="9130"/>
      <w:bookmarkEnd w:id="9131"/>
      <w:bookmarkEnd w:id="9132"/>
      <w:bookmarkEnd w:id="9133"/>
      <w:r w:rsidR="003B2776" w:rsidRPr="00AC2193">
        <w:rPr>
          <w:lang w:val="en-US"/>
        </w:rPr>
        <w:t xml:space="preserve"> </w:t>
      </w:r>
      <w:r w:rsidR="003B2776">
        <w:rPr>
          <w:lang w:val="en-US"/>
        </w:rPr>
        <w:t>attributes</w:t>
      </w:r>
      <w:bookmarkEnd w:id="9139"/>
    </w:p>
    <w:tbl>
      <w:tblPr>
        <w:tblW w:w="918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40"/>
        <w:gridCol w:w="2160"/>
        <w:gridCol w:w="1890"/>
        <w:gridCol w:w="1350"/>
        <w:gridCol w:w="1170"/>
        <w:gridCol w:w="1170"/>
      </w:tblGrid>
      <w:tr w:rsidR="008B4A6F" w:rsidRPr="001C220C" w14:paraId="7F624E1D" w14:textId="77777777" w:rsidTr="008D7B92">
        <w:trPr>
          <w:trHeight w:val="372"/>
          <w:tblHeader/>
        </w:trPr>
        <w:tc>
          <w:tcPr>
            <w:tcW w:w="1440" w:type="dxa"/>
            <w:shd w:val="clear" w:color="auto" w:fill="auto"/>
          </w:tcPr>
          <w:p w14:paraId="291FD6F7" w14:textId="77777777" w:rsidR="008B4A6F" w:rsidRPr="001C220C" w:rsidRDefault="008B4A6F" w:rsidP="00C16D14">
            <w:pPr>
              <w:pStyle w:val="TABLE-col-heading"/>
              <w:rPr>
                <w:lang w:val="en-US"/>
              </w:rPr>
            </w:pPr>
            <w:r w:rsidRPr="001C220C">
              <w:rPr>
                <w:lang w:val="en-US"/>
              </w:rPr>
              <w:t xml:space="preserve">Attribute </w:t>
            </w:r>
            <w:r w:rsidR="006618D3">
              <w:rPr>
                <w:lang w:val="en-US"/>
              </w:rPr>
              <w:t>n</w:t>
            </w:r>
            <w:r w:rsidRPr="001C220C">
              <w:rPr>
                <w:lang w:val="en-US"/>
              </w:rPr>
              <w:t>ame</w:t>
            </w:r>
          </w:p>
        </w:tc>
        <w:tc>
          <w:tcPr>
            <w:tcW w:w="2160" w:type="dxa"/>
            <w:shd w:val="clear" w:color="auto" w:fill="auto"/>
          </w:tcPr>
          <w:p w14:paraId="45868A1C" w14:textId="77777777" w:rsidR="008B4A6F" w:rsidRPr="001C220C" w:rsidRDefault="008B4A6F" w:rsidP="00C16D14">
            <w:pPr>
              <w:pStyle w:val="TABLE-col-heading"/>
              <w:rPr>
                <w:lang w:val="en-US"/>
              </w:rPr>
            </w:pPr>
            <w:r w:rsidRPr="001C220C">
              <w:rPr>
                <w:lang w:val="en-US"/>
              </w:rPr>
              <w:t>Description</w:t>
            </w:r>
          </w:p>
        </w:tc>
        <w:tc>
          <w:tcPr>
            <w:tcW w:w="1890" w:type="dxa"/>
            <w:shd w:val="clear" w:color="auto" w:fill="auto"/>
          </w:tcPr>
          <w:p w14:paraId="556D3FD8" w14:textId="77777777" w:rsidR="008B4A6F" w:rsidRPr="001C220C" w:rsidRDefault="00AE4770" w:rsidP="00C16D14">
            <w:pPr>
              <w:pStyle w:val="TABLE-col-heading"/>
              <w:rPr>
                <w:lang w:val="en-US"/>
              </w:rPr>
            </w:pPr>
            <w:r>
              <w:rPr>
                <w:lang w:val="en-US"/>
              </w:rPr>
              <w:t>Production example</w:t>
            </w:r>
            <w:r w:rsidR="008B4A6F" w:rsidRPr="001C220C">
              <w:rPr>
                <w:lang w:val="en-US"/>
              </w:rPr>
              <w:t>s</w:t>
            </w:r>
          </w:p>
        </w:tc>
        <w:tc>
          <w:tcPr>
            <w:tcW w:w="1350" w:type="dxa"/>
            <w:shd w:val="clear" w:color="auto" w:fill="auto"/>
          </w:tcPr>
          <w:p w14:paraId="5B371BFB" w14:textId="77777777" w:rsidR="008B4A6F" w:rsidRPr="001C220C" w:rsidRDefault="00AE4770" w:rsidP="00C16D14">
            <w:pPr>
              <w:pStyle w:val="TABLE-col-heading"/>
              <w:rPr>
                <w:lang w:val="en-US"/>
              </w:rPr>
            </w:pPr>
            <w:r>
              <w:rPr>
                <w:lang w:val="en-US"/>
              </w:rPr>
              <w:t>Maintenance example</w:t>
            </w:r>
            <w:r w:rsidR="008B4A6F" w:rsidRPr="001C220C">
              <w:rPr>
                <w:lang w:val="en-US"/>
              </w:rPr>
              <w:t>s</w:t>
            </w:r>
          </w:p>
        </w:tc>
        <w:tc>
          <w:tcPr>
            <w:tcW w:w="1170" w:type="dxa"/>
            <w:shd w:val="clear" w:color="auto" w:fill="auto"/>
          </w:tcPr>
          <w:p w14:paraId="6C395634" w14:textId="77777777" w:rsidR="008B4A6F" w:rsidRPr="001C220C" w:rsidRDefault="00AE4770" w:rsidP="00C16D14">
            <w:pPr>
              <w:pStyle w:val="TABLE-col-heading"/>
              <w:rPr>
                <w:lang w:val="en-US"/>
              </w:rPr>
            </w:pPr>
            <w:r>
              <w:rPr>
                <w:lang w:val="en-US"/>
              </w:rPr>
              <w:t>Quality example</w:t>
            </w:r>
            <w:r w:rsidR="008B4A6F" w:rsidRPr="001C220C">
              <w:rPr>
                <w:lang w:val="en-US"/>
              </w:rPr>
              <w:t>s</w:t>
            </w:r>
          </w:p>
        </w:tc>
        <w:tc>
          <w:tcPr>
            <w:tcW w:w="1170" w:type="dxa"/>
            <w:shd w:val="clear" w:color="auto" w:fill="auto"/>
          </w:tcPr>
          <w:p w14:paraId="6EAD09EA" w14:textId="77777777" w:rsidR="008B4A6F" w:rsidRPr="001C220C" w:rsidRDefault="00AE4770" w:rsidP="00C16D14">
            <w:pPr>
              <w:pStyle w:val="TABLE-col-heading"/>
              <w:rPr>
                <w:lang w:val="en-US"/>
              </w:rPr>
            </w:pPr>
            <w:r>
              <w:rPr>
                <w:lang w:val="en-US"/>
              </w:rPr>
              <w:t>Inventory example</w:t>
            </w:r>
            <w:r w:rsidR="008B4A6F" w:rsidRPr="001C220C">
              <w:rPr>
                <w:lang w:val="en-US"/>
              </w:rPr>
              <w:t>s</w:t>
            </w:r>
          </w:p>
        </w:tc>
      </w:tr>
      <w:tr w:rsidR="00AE642B" w:rsidRPr="001C220C" w14:paraId="061AD093" w14:textId="77777777" w:rsidTr="00E5444E">
        <w:tc>
          <w:tcPr>
            <w:tcW w:w="1440" w:type="dxa"/>
          </w:tcPr>
          <w:p w14:paraId="795BB554" w14:textId="77777777" w:rsidR="00AE642B" w:rsidRPr="001C220C" w:rsidRDefault="00AE642B" w:rsidP="00C16D14">
            <w:pPr>
              <w:pStyle w:val="TABLE-cell"/>
              <w:rPr>
                <w:lang w:val="en-US"/>
              </w:rPr>
            </w:pPr>
            <w:r w:rsidRPr="001C220C">
              <w:rPr>
                <w:lang w:val="en-US"/>
              </w:rPr>
              <w:t>ID</w:t>
            </w:r>
          </w:p>
        </w:tc>
        <w:tc>
          <w:tcPr>
            <w:tcW w:w="2160" w:type="dxa"/>
          </w:tcPr>
          <w:p w14:paraId="4E484F07" w14:textId="7AB04A68" w:rsidR="00AE642B" w:rsidRPr="001C220C" w:rsidRDefault="00AE642B" w:rsidP="00C16D14">
            <w:pPr>
              <w:pStyle w:val="TABLE-cell"/>
              <w:rPr>
                <w:lang w:val="en-US"/>
              </w:rPr>
            </w:pPr>
            <w:r w:rsidRPr="001C220C">
              <w:rPr>
                <w:color w:val="000000"/>
                <w:lang w:val="en-US"/>
              </w:rPr>
              <w:t xml:space="preserve">The identification of the </w:t>
            </w:r>
            <w:r w:rsidRPr="00AE642B">
              <w:rPr>
                <w:color w:val="000000"/>
                <w:lang w:val="en-US"/>
              </w:rPr>
              <w:t>unique instance of the</w:t>
            </w:r>
            <w:r>
              <w:rPr>
                <w:i/>
                <w:color w:val="000000"/>
                <w:lang w:val="en-US"/>
              </w:rPr>
              <w:t xml:space="preserve"> </w:t>
            </w:r>
            <w:del w:id="9143" w:author="Charles Gifford" w:date="2017-03-16T13:12:00Z">
              <w:r w:rsidDel="00830111">
                <w:rPr>
                  <w:i/>
                  <w:color w:val="000000"/>
                  <w:lang w:val="en-US"/>
                </w:rPr>
                <w:delText xml:space="preserve">process </w:delText>
              </w:r>
            </w:del>
            <w:r>
              <w:rPr>
                <w:i/>
                <w:color w:val="000000"/>
                <w:lang w:val="en-US"/>
              </w:rPr>
              <w:t>segment dependency</w:t>
            </w:r>
            <w:r w:rsidRPr="001C220C">
              <w:rPr>
                <w:color w:val="000000"/>
                <w:lang w:val="en-US"/>
              </w:rPr>
              <w:t>.</w:t>
            </w:r>
          </w:p>
        </w:tc>
        <w:tc>
          <w:tcPr>
            <w:tcW w:w="1890" w:type="dxa"/>
          </w:tcPr>
          <w:p w14:paraId="470C8E98" w14:textId="77777777" w:rsidR="00AE642B" w:rsidRPr="001C220C" w:rsidRDefault="00AE642B" w:rsidP="00C16D14">
            <w:pPr>
              <w:pStyle w:val="TABLE-cell"/>
              <w:rPr>
                <w:lang w:val="en-US"/>
              </w:rPr>
            </w:pPr>
            <w:r>
              <w:rPr>
                <w:lang w:val="en-US"/>
              </w:rPr>
              <w:t>PSD001</w:t>
            </w:r>
          </w:p>
        </w:tc>
        <w:tc>
          <w:tcPr>
            <w:tcW w:w="1350" w:type="dxa"/>
          </w:tcPr>
          <w:p w14:paraId="47C728E5" w14:textId="77777777" w:rsidR="00AE642B" w:rsidRPr="001C220C" w:rsidRDefault="00AE642B" w:rsidP="00C16D14">
            <w:pPr>
              <w:pStyle w:val="TABLE-cell"/>
              <w:rPr>
                <w:lang w:val="en-US"/>
              </w:rPr>
            </w:pPr>
            <w:r>
              <w:rPr>
                <w:lang w:val="en-US"/>
              </w:rPr>
              <w:t>34</w:t>
            </w:r>
          </w:p>
        </w:tc>
        <w:tc>
          <w:tcPr>
            <w:tcW w:w="1170" w:type="dxa"/>
          </w:tcPr>
          <w:p w14:paraId="3E78C490" w14:textId="77777777" w:rsidR="00AE642B" w:rsidRPr="001C220C" w:rsidRDefault="00AE642B" w:rsidP="00C16D14">
            <w:pPr>
              <w:pStyle w:val="TABLE-cell"/>
              <w:rPr>
                <w:lang w:val="en-US"/>
              </w:rPr>
            </w:pPr>
            <w:r>
              <w:rPr>
                <w:lang w:val="en-US"/>
              </w:rPr>
              <w:t>A35</w:t>
            </w:r>
          </w:p>
        </w:tc>
        <w:tc>
          <w:tcPr>
            <w:tcW w:w="1170" w:type="dxa"/>
          </w:tcPr>
          <w:p w14:paraId="3A19AD51" w14:textId="77777777" w:rsidR="00AE642B" w:rsidRPr="001C220C" w:rsidRDefault="00AE642B" w:rsidP="00C16D14">
            <w:pPr>
              <w:pStyle w:val="TABLE-cell"/>
              <w:rPr>
                <w:lang w:val="en-US"/>
              </w:rPr>
            </w:pPr>
            <w:r>
              <w:rPr>
                <w:lang w:val="en-US"/>
              </w:rPr>
              <w:t>PSA-I-5563</w:t>
            </w:r>
          </w:p>
        </w:tc>
      </w:tr>
      <w:tr w:rsidR="00AE642B" w:rsidRPr="001C220C" w14:paraId="5F9B66D4" w14:textId="77777777" w:rsidTr="00E5444E">
        <w:tc>
          <w:tcPr>
            <w:tcW w:w="1440" w:type="dxa"/>
          </w:tcPr>
          <w:p w14:paraId="4DC04A34" w14:textId="77777777" w:rsidR="00AE642B" w:rsidRPr="001C220C" w:rsidRDefault="00AE642B" w:rsidP="00C16D14">
            <w:pPr>
              <w:pStyle w:val="TABLE-cell"/>
              <w:rPr>
                <w:lang w:val="en-US"/>
              </w:rPr>
            </w:pPr>
            <w:r w:rsidRPr="001C220C">
              <w:rPr>
                <w:lang w:val="en-US"/>
              </w:rPr>
              <w:t>Description</w:t>
            </w:r>
          </w:p>
        </w:tc>
        <w:tc>
          <w:tcPr>
            <w:tcW w:w="2160" w:type="dxa"/>
          </w:tcPr>
          <w:p w14:paraId="64EB8C92" w14:textId="474CF87D" w:rsidR="00AE642B" w:rsidRPr="001C220C" w:rsidRDefault="00AE642B" w:rsidP="00C16D14">
            <w:pPr>
              <w:pStyle w:val="TABLE-cell"/>
              <w:rPr>
                <w:lang w:val="en-US"/>
              </w:rPr>
            </w:pPr>
            <w:r w:rsidRPr="001C220C">
              <w:rPr>
                <w:lang w:val="en-US"/>
              </w:rPr>
              <w:t xml:space="preserve">Contains additional information and descriptions of the </w:t>
            </w:r>
            <w:del w:id="9144" w:author="Charles Gifford" w:date="2017-03-16T13:12:00Z">
              <w:r w:rsidRPr="001C220C" w:rsidDel="00830111">
                <w:rPr>
                  <w:i/>
                  <w:lang w:val="en-US"/>
                </w:rPr>
                <w:delText xml:space="preserve">process </w:delText>
              </w:r>
            </w:del>
            <w:r w:rsidRPr="001C220C">
              <w:rPr>
                <w:i/>
                <w:lang w:val="en-US"/>
              </w:rPr>
              <w:t xml:space="preserve">segment dependency </w:t>
            </w:r>
            <w:r w:rsidRPr="001C220C">
              <w:rPr>
                <w:lang w:val="en-US"/>
              </w:rPr>
              <w:t>definition.</w:t>
            </w:r>
          </w:p>
        </w:tc>
        <w:tc>
          <w:tcPr>
            <w:tcW w:w="1890" w:type="dxa"/>
          </w:tcPr>
          <w:p w14:paraId="3B7CBB85" w14:textId="77777777" w:rsidR="00AE642B" w:rsidRPr="001C220C" w:rsidRDefault="00AE642B" w:rsidP="00C16D14">
            <w:pPr>
              <w:pStyle w:val="TABLE-cell"/>
              <w:rPr>
                <w:lang w:val="en-US"/>
              </w:rPr>
            </w:pPr>
            <w:r w:rsidRPr="001C220C">
              <w:rPr>
                <w:lang w:val="en-US"/>
              </w:rPr>
              <w:t>Defines the ordering of assembly processes the Widget Assembly process segment</w:t>
            </w:r>
          </w:p>
        </w:tc>
        <w:tc>
          <w:tcPr>
            <w:tcW w:w="1350" w:type="dxa"/>
          </w:tcPr>
          <w:p w14:paraId="3B32A82C" w14:textId="77777777" w:rsidR="00AE642B" w:rsidRPr="001C220C" w:rsidRDefault="00AE642B" w:rsidP="00C16D14">
            <w:pPr>
              <w:pStyle w:val="TABLE-cell"/>
              <w:rPr>
                <w:lang w:val="en-US"/>
              </w:rPr>
            </w:pPr>
            <w:r w:rsidRPr="001C220C">
              <w:rPr>
                <w:lang w:val="en-US"/>
              </w:rPr>
              <w:t>Do</w:t>
            </w:r>
            <w:r w:rsidR="008330B8">
              <w:rPr>
                <w:lang w:val="en-US"/>
              </w:rPr>
              <w:t xml:space="preserve"> no</w:t>
            </w:r>
            <w:r w:rsidRPr="001C220C">
              <w:rPr>
                <w:lang w:val="en-US"/>
              </w:rPr>
              <w:t>t start until production is complete</w:t>
            </w:r>
          </w:p>
        </w:tc>
        <w:tc>
          <w:tcPr>
            <w:tcW w:w="1170" w:type="dxa"/>
          </w:tcPr>
          <w:p w14:paraId="216A6512" w14:textId="77777777" w:rsidR="00AE642B" w:rsidRPr="001C220C" w:rsidRDefault="00DE2E9A" w:rsidP="00C16D14">
            <w:pPr>
              <w:pStyle w:val="TABLE-cell"/>
              <w:rPr>
                <w:lang w:val="en-US"/>
              </w:rPr>
            </w:pPr>
            <w:r>
              <w:rPr>
                <w:lang w:val="en-US"/>
              </w:rPr>
              <w:t xml:space="preserve">Can </w:t>
            </w:r>
            <w:r w:rsidR="00AE642B" w:rsidRPr="001C220C">
              <w:rPr>
                <w:lang w:val="en-US"/>
              </w:rPr>
              <w:t>pull samples anytime during production</w:t>
            </w:r>
          </w:p>
        </w:tc>
        <w:tc>
          <w:tcPr>
            <w:tcW w:w="1170" w:type="dxa"/>
          </w:tcPr>
          <w:p w14:paraId="09B42927" w14:textId="77777777" w:rsidR="00AE642B" w:rsidRPr="001C220C" w:rsidRDefault="00AE642B" w:rsidP="00C16D14">
            <w:pPr>
              <w:pStyle w:val="TABLE-cell"/>
              <w:rPr>
                <w:lang w:val="en-US"/>
              </w:rPr>
            </w:pPr>
            <w:r w:rsidRPr="001C220C">
              <w:rPr>
                <w:lang w:val="en-US"/>
              </w:rPr>
              <w:t>Do</w:t>
            </w:r>
            <w:r w:rsidR="008330B8">
              <w:rPr>
                <w:lang w:val="en-US"/>
              </w:rPr>
              <w:t xml:space="preserve"> no</w:t>
            </w:r>
            <w:r w:rsidRPr="001C220C">
              <w:rPr>
                <w:lang w:val="en-US"/>
              </w:rPr>
              <w:t>t move to storage until released by quality</w:t>
            </w:r>
          </w:p>
        </w:tc>
      </w:tr>
      <w:tr w:rsidR="00F67980" w:rsidRPr="001C220C" w14:paraId="694EF3EA" w14:textId="77777777" w:rsidTr="00E5444E">
        <w:tc>
          <w:tcPr>
            <w:tcW w:w="1440" w:type="dxa"/>
          </w:tcPr>
          <w:p w14:paraId="67C4AC8E" w14:textId="12AA1610" w:rsidR="00F67980" w:rsidRPr="001C220C" w:rsidRDefault="00F67980" w:rsidP="00C16D14">
            <w:pPr>
              <w:pStyle w:val="TABLE-cell"/>
              <w:rPr>
                <w:lang w:val="en-US"/>
              </w:rPr>
            </w:pPr>
            <w:del w:id="9145" w:author="Charles Gifford" w:date="2017-03-16T13:11:00Z">
              <w:r w:rsidDel="00830111">
                <w:rPr>
                  <w:lang w:val="en-US"/>
                </w:rPr>
                <w:delText xml:space="preserve">Hierarchy </w:delText>
              </w:r>
              <w:r w:rsidR="007F2A21" w:rsidDel="00830111">
                <w:rPr>
                  <w:lang w:val="en-US"/>
                </w:rPr>
                <w:delText>s</w:delText>
              </w:r>
            </w:del>
            <w:ins w:id="9146" w:author="Dennis Brandl" w:date="2015-08-17T10:56:00Z">
              <w:del w:id="9147" w:author="Charles Gifford" w:date="2017-03-16T13:11:00Z">
                <w:r w:rsidDel="00830111">
                  <w:rPr>
                    <w:lang w:val="en-US"/>
                  </w:rPr>
                  <w:delText>cope</w:delText>
                </w:r>
              </w:del>
            </w:ins>
          </w:p>
        </w:tc>
        <w:tc>
          <w:tcPr>
            <w:tcW w:w="2160" w:type="dxa"/>
          </w:tcPr>
          <w:p w14:paraId="7F1C9FBF" w14:textId="5F0EB717" w:rsidR="00F67980" w:rsidRPr="001C220C" w:rsidDel="00830111" w:rsidRDefault="00F67980" w:rsidP="00C16D14">
            <w:pPr>
              <w:pStyle w:val="TABLE-cell"/>
              <w:rPr>
                <w:ins w:id="9148" w:author="Dennis Brandl" w:date="2015-08-17T10:56:00Z"/>
                <w:del w:id="9149" w:author="Charles Gifford" w:date="2017-03-16T13:11:00Z"/>
                <w:lang w:val="en-US"/>
              </w:rPr>
            </w:pPr>
            <w:ins w:id="9150" w:author="Dennis Brandl" w:date="2015-08-17T10:56:00Z">
              <w:del w:id="9151" w:author="Charles Gifford" w:date="2017-03-16T13:11:00Z">
                <w:r w:rsidRPr="001C220C" w:rsidDel="00830111">
                  <w:rPr>
                    <w:lang w:val="en-US"/>
                  </w:rPr>
                  <w:delText xml:space="preserve">Identifies where the exchanged information fits within the role based equipment hierarchy. </w:delText>
                </w:r>
              </w:del>
            </w:ins>
          </w:p>
          <w:p w14:paraId="08294C44" w14:textId="08A54384" w:rsidR="00F67980" w:rsidRPr="001C220C" w:rsidRDefault="00F67980" w:rsidP="00C16D14">
            <w:pPr>
              <w:pStyle w:val="TABLE-cell"/>
              <w:rPr>
                <w:lang w:val="en-US"/>
              </w:rPr>
            </w:pPr>
            <w:ins w:id="9152" w:author="Dennis Brandl" w:date="2015-08-17T10:56:00Z">
              <w:del w:id="9153" w:author="Charles Gifford" w:date="2017-03-16T13:11:00Z">
                <w:r w:rsidRPr="001C220C" w:rsidDel="00830111">
                  <w:rPr>
                    <w:lang w:val="en-US"/>
                  </w:rPr>
                  <w:delText xml:space="preserve">Optionally defines the scope of the </w:delText>
                </w:r>
                <w:r w:rsidRPr="002A02DC" w:rsidDel="00830111">
                  <w:rPr>
                    <w:i/>
                    <w:lang w:val="en-US"/>
                  </w:rPr>
                  <w:delText>process segment dependency</w:delText>
                </w:r>
                <w:r w:rsidRPr="001C220C" w:rsidDel="00830111">
                  <w:rPr>
                    <w:lang w:val="en-US"/>
                  </w:rPr>
                  <w:delText>, such as the site or area it is defined for.</w:delText>
                </w:r>
              </w:del>
            </w:ins>
          </w:p>
        </w:tc>
        <w:tc>
          <w:tcPr>
            <w:tcW w:w="1890" w:type="dxa"/>
          </w:tcPr>
          <w:p w14:paraId="335F7324" w14:textId="58094CA8" w:rsidR="00F67980" w:rsidRPr="001C220C" w:rsidRDefault="00F67980" w:rsidP="00C16D14">
            <w:pPr>
              <w:pStyle w:val="TABLE-cell"/>
              <w:rPr>
                <w:lang w:val="en-US"/>
              </w:rPr>
            </w:pPr>
            <w:ins w:id="9154" w:author="Dennis Brandl" w:date="2015-08-17T10:56:00Z">
              <w:del w:id="9155" w:author="Charles Gifford" w:date="2017-03-16T13:11:00Z">
                <w:r w:rsidRPr="001C220C" w:rsidDel="00830111">
                  <w:rPr>
                    <w:lang w:val="en-US"/>
                  </w:rPr>
                  <w:delText>South Shore (Site) / Work Line (Area)</w:delText>
                </w:r>
              </w:del>
            </w:ins>
          </w:p>
        </w:tc>
        <w:tc>
          <w:tcPr>
            <w:tcW w:w="1350" w:type="dxa"/>
          </w:tcPr>
          <w:p w14:paraId="6FD10CE2" w14:textId="42F7E126" w:rsidR="00F67980" w:rsidRDefault="00F67980" w:rsidP="00C16D14">
            <w:pPr>
              <w:pStyle w:val="TABLE-cell"/>
              <w:rPr>
                <w:lang w:val="en-US"/>
              </w:rPr>
            </w:pPr>
            <w:ins w:id="9156" w:author="Dennis Brandl" w:date="2015-08-17T10:56:00Z">
              <w:del w:id="9157" w:author="Charles Gifford" w:date="2017-03-16T13:11:00Z">
                <w:r w:rsidRPr="001C220C" w:rsidDel="00830111">
                  <w:rPr>
                    <w:lang w:val="en-US"/>
                  </w:rPr>
                  <w:delText>South Shore (SITE) / Packaging (Area)</w:delText>
                </w:r>
              </w:del>
            </w:ins>
          </w:p>
        </w:tc>
        <w:tc>
          <w:tcPr>
            <w:tcW w:w="1170" w:type="dxa"/>
          </w:tcPr>
          <w:p w14:paraId="41E82E04" w14:textId="062FD655" w:rsidR="00F67980" w:rsidRDefault="00F67980" w:rsidP="00C16D14">
            <w:pPr>
              <w:pStyle w:val="TABLE-cell"/>
              <w:rPr>
                <w:lang w:val="en-US"/>
              </w:rPr>
            </w:pPr>
            <w:ins w:id="9158" w:author="Dennis Brandl" w:date="2015-08-17T10:56:00Z">
              <w:del w:id="9159" w:author="Charles Gifford" w:date="2017-03-16T13:11:00Z">
                <w:r w:rsidRPr="001C220C" w:rsidDel="00830111">
                  <w:rPr>
                    <w:lang w:val="en-US"/>
                  </w:rPr>
                  <w:delText>Mixer Sample Port (Work Unit)</w:delText>
                </w:r>
              </w:del>
            </w:ins>
          </w:p>
        </w:tc>
        <w:tc>
          <w:tcPr>
            <w:tcW w:w="1170" w:type="dxa"/>
          </w:tcPr>
          <w:p w14:paraId="033A294C" w14:textId="25FD6C48" w:rsidR="00F67980" w:rsidRDefault="00F67980" w:rsidP="00C16D14">
            <w:pPr>
              <w:pStyle w:val="TABLE-cell"/>
              <w:rPr>
                <w:lang w:val="en-US"/>
              </w:rPr>
            </w:pPr>
            <w:ins w:id="9160" w:author="Dennis Brandl" w:date="2015-08-17T10:56:00Z">
              <w:del w:id="9161" w:author="Charles Gifford" w:date="2017-03-16T13:11:00Z">
                <w:r w:rsidRPr="001C220C" w:rsidDel="00830111">
                  <w:rPr>
                    <w:lang w:val="en-US"/>
                  </w:rPr>
                  <w:delText>Receiving dock (Work Center)</w:delText>
                </w:r>
              </w:del>
            </w:ins>
          </w:p>
        </w:tc>
      </w:tr>
      <w:tr w:rsidR="00F67980" w:rsidRPr="001C220C" w14:paraId="4B2B40DF" w14:textId="77777777" w:rsidTr="00E5444E">
        <w:tc>
          <w:tcPr>
            <w:tcW w:w="1440" w:type="dxa"/>
          </w:tcPr>
          <w:p w14:paraId="14F057C4" w14:textId="77777777" w:rsidR="00F67980" w:rsidRPr="001C220C" w:rsidRDefault="00F67980" w:rsidP="00C16D14">
            <w:pPr>
              <w:pStyle w:val="TABLE-cell"/>
              <w:rPr>
                <w:lang w:val="en-US"/>
              </w:rPr>
            </w:pPr>
            <w:r w:rsidRPr="001C220C">
              <w:rPr>
                <w:lang w:val="en-US"/>
              </w:rPr>
              <w:t xml:space="preserve">Dependency </w:t>
            </w:r>
            <w:r w:rsidR="007F2A21">
              <w:rPr>
                <w:lang w:val="en-US"/>
              </w:rPr>
              <w:t>t</w:t>
            </w:r>
            <w:r w:rsidRPr="001C220C">
              <w:rPr>
                <w:lang w:val="en-US"/>
              </w:rPr>
              <w:t>ype</w:t>
            </w:r>
          </w:p>
        </w:tc>
        <w:tc>
          <w:tcPr>
            <w:tcW w:w="2160" w:type="dxa"/>
          </w:tcPr>
          <w:p w14:paraId="6363B911" w14:textId="77777777" w:rsidR="00F67980" w:rsidRPr="001C220C" w:rsidRDefault="00F67980" w:rsidP="00C16D14">
            <w:pPr>
              <w:pStyle w:val="TABLE-cell"/>
              <w:rPr>
                <w:lang w:val="en-US"/>
              </w:rPr>
            </w:pPr>
            <w:r w:rsidRPr="001C220C">
              <w:rPr>
                <w:lang w:val="en-US"/>
              </w:rPr>
              <w:t>Defines the execution dependency constraints of one segment by another segment</w:t>
            </w:r>
          </w:p>
        </w:tc>
        <w:tc>
          <w:tcPr>
            <w:tcW w:w="1890" w:type="dxa"/>
          </w:tcPr>
          <w:p w14:paraId="03BFAA3B" w14:textId="77777777" w:rsidR="00F67980" w:rsidRPr="001C220C" w:rsidRDefault="00F67980" w:rsidP="00C16D14">
            <w:pPr>
              <w:pStyle w:val="TABLE-cell"/>
              <w:rPr>
                <w:lang w:val="en-US"/>
              </w:rPr>
            </w:pPr>
            <w:r w:rsidRPr="001C220C">
              <w:rPr>
                <w:lang w:val="en-US"/>
              </w:rPr>
              <w:t xml:space="preserve">Start </w:t>
            </w:r>
            <w:r w:rsidRPr="001C220C">
              <w:rPr>
                <w:i/>
                <w:lang w:val="en-US"/>
              </w:rPr>
              <w:t>Cleanout</w:t>
            </w:r>
            <w:r w:rsidRPr="001C220C">
              <w:rPr>
                <w:lang w:val="en-US"/>
              </w:rPr>
              <w:t xml:space="preserve"> no earlier than T (</w:t>
            </w:r>
            <w:r w:rsidRPr="001C220C">
              <w:rPr>
                <w:i/>
                <w:lang w:val="en-US"/>
              </w:rPr>
              <w:t>Timing Factor</w:t>
            </w:r>
            <w:r w:rsidRPr="001C220C">
              <w:rPr>
                <w:lang w:val="en-US"/>
              </w:rPr>
              <w:t xml:space="preserve">) after </w:t>
            </w:r>
            <w:r w:rsidRPr="001C220C">
              <w:rPr>
                <w:i/>
                <w:lang w:val="en-US"/>
              </w:rPr>
              <w:t xml:space="preserve">Work </w:t>
            </w:r>
            <w:r w:rsidRPr="001C220C">
              <w:rPr>
                <w:lang w:val="en-US"/>
              </w:rPr>
              <w:t>end</w:t>
            </w:r>
          </w:p>
        </w:tc>
        <w:tc>
          <w:tcPr>
            <w:tcW w:w="1350" w:type="dxa"/>
          </w:tcPr>
          <w:p w14:paraId="6AF23FDF" w14:textId="77777777" w:rsidR="00F67980" w:rsidRPr="001C220C" w:rsidRDefault="00F67980" w:rsidP="00C16D14">
            <w:pPr>
              <w:pStyle w:val="TABLE-cell"/>
              <w:rPr>
                <w:lang w:val="en-US"/>
              </w:rPr>
            </w:pPr>
            <w:r w:rsidRPr="001C220C">
              <w:rPr>
                <w:lang w:val="en-US"/>
              </w:rPr>
              <w:t xml:space="preserve">Start </w:t>
            </w:r>
            <w:r w:rsidRPr="001C220C">
              <w:rPr>
                <w:i/>
                <w:lang w:val="en-US"/>
              </w:rPr>
              <w:t>Motor Replacement</w:t>
            </w:r>
            <w:r w:rsidRPr="001C220C">
              <w:rPr>
                <w:lang w:val="en-US"/>
              </w:rPr>
              <w:t xml:space="preserve"> after </w:t>
            </w:r>
            <w:r w:rsidRPr="001C220C">
              <w:rPr>
                <w:i/>
                <w:lang w:val="en-US"/>
              </w:rPr>
              <w:t>Cleanout</w:t>
            </w:r>
            <w:r w:rsidRPr="001C220C">
              <w:rPr>
                <w:lang w:val="en-US"/>
              </w:rPr>
              <w:t xml:space="preserve"> end</w:t>
            </w:r>
          </w:p>
        </w:tc>
        <w:tc>
          <w:tcPr>
            <w:tcW w:w="1170" w:type="dxa"/>
          </w:tcPr>
          <w:p w14:paraId="6A892ED1" w14:textId="77777777" w:rsidR="00F67980" w:rsidRPr="001C220C" w:rsidRDefault="00F67980" w:rsidP="00C16D14">
            <w:pPr>
              <w:pStyle w:val="TABLE-cell"/>
              <w:rPr>
                <w:lang w:val="en-US"/>
              </w:rPr>
            </w:pPr>
            <w:r w:rsidRPr="001C220C">
              <w:rPr>
                <w:i/>
                <w:lang w:val="en-US"/>
              </w:rPr>
              <w:t>Pull Sample</w:t>
            </w:r>
            <w:r w:rsidRPr="001C220C">
              <w:rPr>
                <w:lang w:val="en-US"/>
              </w:rPr>
              <w:t xml:space="preserve"> </w:t>
            </w:r>
            <w:r>
              <w:rPr>
                <w:lang w:val="en-US"/>
              </w:rPr>
              <w:t xml:space="preserve">can </w:t>
            </w:r>
            <w:r w:rsidRPr="001C220C">
              <w:rPr>
                <w:lang w:val="en-US"/>
              </w:rPr>
              <w:t xml:space="preserve">run in parallel with </w:t>
            </w:r>
            <w:r w:rsidRPr="001C220C">
              <w:rPr>
                <w:i/>
                <w:lang w:val="en-US"/>
              </w:rPr>
              <w:t>MIX</w:t>
            </w:r>
            <w:r w:rsidRPr="001C220C">
              <w:rPr>
                <w:lang w:val="en-US"/>
              </w:rPr>
              <w:t xml:space="preserve"> </w:t>
            </w:r>
          </w:p>
        </w:tc>
        <w:tc>
          <w:tcPr>
            <w:tcW w:w="1170" w:type="dxa"/>
          </w:tcPr>
          <w:p w14:paraId="2BD5FBD7" w14:textId="77777777" w:rsidR="00F67980" w:rsidRPr="001C220C" w:rsidRDefault="00F67980" w:rsidP="00C16D14">
            <w:pPr>
              <w:pStyle w:val="TABLE-cell"/>
              <w:rPr>
                <w:lang w:val="en-US"/>
              </w:rPr>
            </w:pPr>
            <w:r w:rsidRPr="001C220C">
              <w:rPr>
                <w:i/>
                <w:lang w:val="en-US"/>
              </w:rPr>
              <w:t>Move Inventory</w:t>
            </w:r>
            <w:r w:rsidRPr="001C220C">
              <w:rPr>
                <w:lang w:val="en-US"/>
              </w:rPr>
              <w:t xml:space="preserve"> after </w:t>
            </w:r>
            <w:r w:rsidRPr="001C220C">
              <w:rPr>
                <w:i/>
                <w:lang w:val="en-US"/>
              </w:rPr>
              <w:t>Quality Release</w:t>
            </w:r>
          </w:p>
        </w:tc>
      </w:tr>
      <w:tr w:rsidR="00F67980" w:rsidRPr="001C220C" w14:paraId="2A04561E" w14:textId="77777777" w:rsidTr="00E5444E">
        <w:tc>
          <w:tcPr>
            <w:tcW w:w="1440" w:type="dxa"/>
          </w:tcPr>
          <w:p w14:paraId="556475B7" w14:textId="77777777" w:rsidR="00F67980" w:rsidRPr="001C220C" w:rsidRDefault="00F67980" w:rsidP="00C16D14">
            <w:pPr>
              <w:pStyle w:val="TABLE-cell"/>
              <w:rPr>
                <w:lang w:val="en-US"/>
              </w:rPr>
            </w:pPr>
            <w:r w:rsidRPr="001C220C">
              <w:rPr>
                <w:lang w:val="en-US"/>
              </w:rPr>
              <w:t xml:space="preserve">Dependency </w:t>
            </w:r>
            <w:r w:rsidR="007F2A21">
              <w:rPr>
                <w:lang w:val="en-US"/>
              </w:rPr>
              <w:t>f</w:t>
            </w:r>
            <w:r w:rsidRPr="001C220C">
              <w:rPr>
                <w:lang w:val="en-US"/>
              </w:rPr>
              <w:t>actor</w:t>
            </w:r>
          </w:p>
        </w:tc>
        <w:tc>
          <w:tcPr>
            <w:tcW w:w="2160" w:type="dxa"/>
          </w:tcPr>
          <w:p w14:paraId="0A04CAFF" w14:textId="77777777" w:rsidR="00F67980" w:rsidRPr="001C220C" w:rsidRDefault="00F67980" w:rsidP="00C16D14">
            <w:pPr>
              <w:pStyle w:val="TABLE-cell"/>
              <w:rPr>
                <w:lang w:val="en-US"/>
              </w:rPr>
            </w:pPr>
            <w:r w:rsidRPr="001C220C">
              <w:rPr>
                <w:lang w:val="en-US"/>
              </w:rPr>
              <w:t>Factor used by dependency</w:t>
            </w:r>
          </w:p>
        </w:tc>
        <w:tc>
          <w:tcPr>
            <w:tcW w:w="1890" w:type="dxa"/>
          </w:tcPr>
          <w:p w14:paraId="74EC401F" w14:textId="77777777" w:rsidR="00F67980" w:rsidRPr="001C220C" w:rsidRDefault="00F67980" w:rsidP="00C16D14">
            <w:pPr>
              <w:pStyle w:val="TABLE-cell"/>
              <w:rPr>
                <w:lang w:val="en-US"/>
              </w:rPr>
            </w:pPr>
            <w:r w:rsidRPr="001C220C">
              <w:rPr>
                <w:lang w:val="en-US"/>
              </w:rPr>
              <w:t xml:space="preserve">25 </w:t>
            </w:r>
          </w:p>
        </w:tc>
        <w:tc>
          <w:tcPr>
            <w:tcW w:w="1350" w:type="dxa"/>
          </w:tcPr>
          <w:p w14:paraId="2664DAE7" w14:textId="77777777" w:rsidR="00F67980" w:rsidRPr="001C220C" w:rsidRDefault="00F67980" w:rsidP="00C16D14">
            <w:pPr>
              <w:pStyle w:val="TABLE-cell"/>
              <w:rPr>
                <w:lang w:val="en-US"/>
              </w:rPr>
            </w:pPr>
            <w:r>
              <w:rPr>
                <w:lang w:val="en-US"/>
              </w:rPr>
              <w:t>(not applicable)</w:t>
            </w:r>
          </w:p>
        </w:tc>
        <w:tc>
          <w:tcPr>
            <w:tcW w:w="1170" w:type="dxa"/>
          </w:tcPr>
          <w:p w14:paraId="062E8A4A" w14:textId="77777777" w:rsidR="00F67980" w:rsidRPr="001C220C" w:rsidRDefault="00F67980" w:rsidP="00C16D14">
            <w:pPr>
              <w:pStyle w:val="TABLE-cell"/>
              <w:rPr>
                <w:lang w:val="en-US"/>
              </w:rPr>
            </w:pPr>
            <w:r>
              <w:rPr>
                <w:lang w:val="en-US"/>
              </w:rPr>
              <w:t>(not applicable)</w:t>
            </w:r>
          </w:p>
        </w:tc>
        <w:tc>
          <w:tcPr>
            <w:tcW w:w="1170" w:type="dxa"/>
          </w:tcPr>
          <w:p w14:paraId="427BFF77" w14:textId="77777777" w:rsidR="00F67980" w:rsidRPr="001C220C" w:rsidRDefault="00F67980" w:rsidP="00C16D14">
            <w:pPr>
              <w:pStyle w:val="TABLE-cell"/>
              <w:rPr>
                <w:lang w:val="en-US"/>
              </w:rPr>
            </w:pPr>
            <w:r>
              <w:rPr>
                <w:lang w:val="en-US"/>
              </w:rPr>
              <w:t>(not applicable)</w:t>
            </w:r>
          </w:p>
        </w:tc>
      </w:tr>
      <w:tr w:rsidR="00F67980" w:rsidRPr="001C220C" w14:paraId="61ECF0BA" w14:textId="77777777" w:rsidTr="002F20D5">
        <w:trPr>
          <w:trHeight w:val="498"/>
        </w:trPr>
        <w:tc>
          <w:tcPr>
            <w:tcW w:w="1440" w:type="dxa"/>
          </w:tcPr>
          <w:p w14:paraId="0368873B" w14:textId="77777777" w:rsidR="00F67980" w:rsidRPr="001C220C" w:rsidRDefault="00F67980" w:rsidP="00C16D14">
            <w:pPr>
              <w:pStyle w:val="TABLE-cell"/>
              <w:rPr>
                <w:lang w:val="en-US"/>
              </w:rPr>
            </w:pPr>
            <w:r w:rsidRPr="001C220C">
              <w:rPr>
                <w:lang w:val="en-US"/>
              </w:rPr>
              <w:t xml:space="preserve">Unit of </w:t>
            </w:r>
            <w:r w:rsidR="007F2A21">
              <w:rPr>
                <w:lang w:val="en-US"/>
              </w:rPr>
              <w:t>m</w:t>
            </w:r>
            <w:r w:rsidRPr="001C220C">
              <w:rPr>
                <w:lang w:val="en-US"/>
              </w:rPr>
              <w:t>easure</w:t>
            </w:r>
          </w:p>
        </w:tc>
        <w:tc>
          <w:tcPr>
            <w:tcW w:w="2160" w:type="dxa"/>
          </w:tcPr>
          <w:p w14:paraId="5C189D1A" w14:textId="77777777" w:rsidR="00F67980" w:rsidRPr="001C220C" w:rsidRDefault="00F67980" w:rsidP="00C16D14">
            <w:pPr>
              <w:pStyle w:val="TABLE-cell"/>
              <w:rPr>
                <w:lang w:val="en-US"/>
              </w:rPr>
            </w:pPr>
            <w:r w:rsidRPr="001C220C">
              <w:rPr>
                <w:lang w:val="en-US"/>
              </w:rPr>
              <w:t>The units of measure of the dependency factor, if defined.</w:t>
            </w:r>
          </w:p>
        </w:tc>
        <w:tc>
          <w:tcPr>
            <w:tcW w:w="1890" w:type="dxa"/>
          </w:tcPr>
          <w:p w14:paraId="374FD0E7" w14:textId="77777777" w:rsidR="00F67980" w:rsidRPr="001C220C" w:rsidRDefault="00F67980" w:rsidP="00C16D14">
            <w:pPr>
              <w:pStyle w:val="TABLE-cell"/>
              <w:rPr>
                <w:lang w:val="en-US"/>
              </w:rPr>
            </w:pPr>
            <w:r w:rsidRPr="001C220C">
              <w:rPr>
                <w:lang w:val="en-US"/>
              </w:rPr>
              <w:t>Minutes</w:t>
            </w:r>
          </w:p>
        </w:tc>
        <w:tc>
          <w:tcPr>
            <w:tcW w:w="1350" w:type="dxa"/>
          </w:tcPr>
          <w:p w14:paraId="0C0DFB53" w14:textId="77777777" w:rsidR="00F67980" w:rsidRPr="001C220C" w:rsidRDefault="00F67980" w:rsidP="00C16D14">
            <w:pPr>
              <w:pStyle w:val="TABLE-cell"/>
              <w:rPr>
                <w:lang w:val="en-US"/>
              </w:rPr>
            </w:pPr>
            <w:r>
              <w:rPr>
                <w:lang w:val="en-US"/>
              </w:rPr>
              <w:t>(not applicable)</w:t>
            </w:r>
          </w:p>
        </w:tc>
        <w:tc>
          <w:tcPr>
            <w:tcW w:w="1170" w:type="dxa"/>
          </w:tcPr>
          <w:p w14:paraId="0F6F449F" w14:textId="77777777" w:rsidR="00F67980" w:rsidRPr="001C220C" w:rsidRDefault="00F67980" w:rsidP="00C16D14">
            <w:pPr>
              <w:pStyle w:val="TABLE-cell"/>
              <w:rPr>
                <w:lang w:val="en-US"/>
              </w:rPr>
            </w:pPr>
            <w:r>
              <w:rPr>
                <w:lang w:val="en-US"/>
              </w:rPr>
              <w:t>(not applicable)</w:t>
            </w:r>
          </w:p>
        </w:tc>
        <w:tc>
          <w:tcPr>
            <w:tcW w:w="1170" w:type="dxa"/>
          </w:tcPr>
          <w:p w14:paraId="3AA83458" w14:textId="77777777" w:rsidR="00F67980" w:rsidRPr="001C220C" w:rsidRDefault="00F67980" w:rsidP="00C16D14">
            <w:pPr>
              <w:pStyle w:val="TABLE-cell"/>
              <w:rPr>
                <w:lang w:val="en-US"/>
              </w:rPr>
            </w:pPr>
            <w:r>
              <w:rPr>
                <w:lang w:val="en-US"/>
              </w:rPr>
              <w:t>(not applicable)</w:t>
            </w:r>
          </w:p>
        </w:tc>
      </w:tr>
    </w:tbl>
    <w:p w14:paraId="69983923" w14:textId="4FE86665" w:rsidR="0073361A" w:rsidRPr="001C220C" w:rsidRDefault="00D866FF" w:rsidP="0073361A">
      <w:pPr>
        <w:pStyle w:val="NOTE0"/>
        <w:rPr>
          <w:lang w:val="en-US"/>
        </w:rPr>
      </w:pPr>
      <w:r w:rsidRPr="001C220C">
        <w:rPr>
          <w:lang w:val="en-US"/>
        </w:rPr>
        <w:t>EXAMPLE</w:t>
      </w:r>
      <w:r w:rsidR="0073361A" w:rsidRPr="001C220C">
        <w:rPr>
          <w:lang w:val="en-US"/>
        </w:rPr>
        <w:tab/>
      </w:r>
      <w:r w:rsidR="00C104BB" w:rsidRPr="001C220C">
        <w:rPr>
          <w:lang w:val="en-US"/>
        </w:rPr>
        <w:t>U</w:t>
      </w:r>
      <w:r w:rsidR="0073361A" w:rsidRPr="001C220C">
        <w:rPr>
          <w:lang w:val="en-US"/>
        </w:rPr>
        <w:t xml:space="preserve">sing </w:t>
      </w:r>
      <w:r w:rsidR="00C104BB" w:rsidRPr="001C220C">
        <w:rPr>
          <w:lang w:val="en-US"/>
        </w:rPr>
        <w:t>‘</w:t>
      </w:r>
      <w:r w:rsidR="0073361A" w:rsidRPr="001C220C">
        <w:rPr>
          <w:lang w:val="en-US"/>
        </w:rPr>
        <w:t>A</w:t>
      </w:r>
      <w:r w:rsidR="00C104BB" w:rsidRPr="001C220C">
        <w:rPr>
          <w:lang w:val="en-US"/>
        </w:rPr>
        <w:t>’</w:t>
      </w:r>
      <w:r w:rsidR="0073361A" w:rsidRPr="001C220C">
        <w:rPr>
          <w:lang w:val="en-US"/>
        </w:rPr>
        <w:t xml:space="preserve"> and </w:t>
      </w:r>
      <w:r w:rsidR="00C104BB" w:rsidRPr="001C220C">
        <w:rPr>
          <w:lang w:val="en-US"/>
        </w:rPr>
        <w:t>‘</w:t>
      </w:r>
      <w:r w:rsidR="0073361A" w:rsidRPr="001C220C">
        <w:rPr>
          <w:lang w:val="en-US"/>
        </w:rPr>
        <w:t>B</w:t>
      </w:r>
      <w:r w:rsidR="00C104BB" w:rsidRPr="001C220C">
        <w:rPr>
          <w:lang w:val="en-US"/>
        </w:rPr>
        <w:t>’</w:t>
      </w:r>
      <w:r w:rsidR="0073361A" w:rsidRPr="001C220C">
        <w:rPr>
          <w:lang w:val="en-US"/>
        </w:rPr>
        <w:t xml:space="preserve"> to identify the </w:t>
      </w:r>
      <w:r w:rsidR="00C104BB" w:rsidRPr="002A02DC">
        <w:rPr>
          <w:i/>
          <w:lang w:val="en-US"/>
        </w:rPr>
        <w:t xml:space="preserve">process </w:t>
      </w:r>
      <w:r w:rsidR="0073361A" w:rsidRPr="002A02DC">
        <w:rPr>
          <w:i/>
          <w:lang w:val="en-US"/>
        </w:rPr>
        <w:t>segments</w:t>
      </w:r>
      <w:r w:rsidR="0073361A" w:rsidRPr="001C220C">
        <w:rPr>
          <w:lang w:val="en-US"/>
        </w:rPr>
        <w:t xml:space="preserve">, or specific resources within the segments, and T to identify the timing factor, </w:t>
      </w:r>
      <w:r w:rsidR="00123088" w:rsidRPr="001C220C">
        <w:rPr>
          <w:lang w:val="en-US"/>
        </w:rPr>
        <w:t xml:space="preserve">as shown in </w:t>
      </w:r>
      <w:r w:rsidR="000D7FCB">
        <w:rPr>
          <w:lang w:val="en-US"/>
        </w:rPr>
        <w:fldChar w:fldCharType="begin"/>
      </w:r>
      <w:r w:rsidR="000D7FCB">
        <w:rPr>
          <w:lang w:val="en-US"/>
        </w:rPr>
        <w:instrText xml:space="preserve"> REF _Ref200859352 \h </w:instrText>
      </w:r>
      <w:r w:rsidR="000D7FCB">
        <w:rPr>
          <w:lang w:val="en-US"/>
        </w:rPr>
      </w:r>
      <w:r w:rsidR="000D7FCB">
        <w:rPr>
          <w:lang w:val="en-US"/>
        </w:rPr>
        <w:fldChar w:fldCharType="separate"/>
      </w:r>
      <w:r w:rsidR="00053460" w:rsidRPr="001C220C">
        <w:rPr>
          <w:lang w:val="en-US"/>
        </w:rPr>
        <w:t xml:space="preserve">Figure </w:t>
      </w:r>
      <w:r w:rsidR="00053460">
        <w:rPr>
          <w:noProof/>
          <w:lang w:val="en-US"/>
        </w:rPr>
        <w:t>15</w:t>
      </w:r>
      <w:r w:rsidR="000D7FCB">
        <w:rPr>
          <w:lang w:val="en-US"/>
        </w:rPr>
        <w:fldChar w:fldCharType="end"/>
      </w:r>
      <w:r w:rsidR="00123088" w:rsidRPr="001C220C">
        <w:rPr>
          <w:lang w:val="en-US"/>
        </w:rPr>
        <w:t xml:space="preserve">, the dependencies </w:t>
      </w:r>
      <w:r w:rsidR="0073361A" w:rsidRPr="001C220C">
        <w:rPr>
          <w:lang w:val="en-US"/>
        </w:rPr>
        <w:t>include:</w:t>
      </w:r>
    </w:p>
    <w:p w14:paraId="0FD4D08E" w14:textId="77777777" w:rsidR="0073361A" w:rsidRPr="00351F14" w:rsidRDefault="0073361A" w:rsidP="00E5444E">
      <w:pPr>
        <w:pStyle w:val="ListDash2"/>
        <w:tabs>
          <w:tab w:val="clear" w:pos="680"/>
        </w:tabs>
        <w:ind w:left="360"/>
        <w:rPr>
          <w:sz w:val="16"/>
          <w:szCs w:val="16"/>
          <w:lang w:val="en-US"/>
        </w:rPr>
      </w:pPr>
      <w:r w:rsidRPr="00351F14">
        <w:rPr>
          <w:sz w:val="16"/>
          <w:szCs w:val="16"/>
          <w:lang w:val="en-US"/>
        </w:rPr>
        <w:t>B cannot follow A</w:t>
      </w:r>
    </w:p>
    <w:p w14:paraId="72518D15" w14:textId="77777777" w:rsidR="0073361A" w:rsidRPr="00351F14" w:rsidRDefault="0073361A" w:rsidP="00E5444E">
      <w:pPr>
        <w:pStyle w:val="ListDash2"/>
        <w:tabs>
          <w:tab w:val="clear" w:pos="680"/>
        </w:tabs>
        <w:ind w:left="360"/>
        <w:rPr>
          <w:sz w:val="16"/>
          <w:szCs w:val="16"/>
          <w:lang w:val="en-US"/>
        </w:rPr>
      </w:pPr>
      <w:r w:rsidRPr="00351F14">
        <w:rPr>
          <w:sz w:val="16"/>
          <w:szCs w:val="16"/>
          <w:lang w:val="en-US"/>
        </w:rPr>
        <w:t xml:space="preserve">B </w:t>
      </w:r>
      <w:r w:rsidR="00DE2E9A" w:rsidRPr="00351F14">
        <w:rPr>
          <w:sz w:val="16"/>
          <w:szCs w:val="16"/>
          <w:lang w:val="en-US"/>
        </w:rPr>
        <w:t xml:space="preserve">can </w:t>
      </w:r>
      <w:r w:rsidRPr="00351F14">
        <w:rPr>
          <w:sz w:val="16"/>
          <w:szCs w:val="16"/>
          <w:lang w:val="en-US"/>
        </w:rPr>
        <w:t>run in parallel to A</w:t>
      </w:r>
    </w:p>
    <w:p w14:paraId="3D9E52FE" w14:textId="77777777" w:rsidR="0073361A" w:rsidRPr="00351F14" w:rsidRDefault="0073361A" w:rsidP="00E5444E">
      <w:pPr>
        <w:pStyle w:val="ListDash2"/>
        <w:tabs>
          <w:tab w:val="clear" w:pos="680"/>
        </w:tabs>
        <w:ind w:left="360"/>
        <w:rPr>
          <w:sz w:val="16"/>
          <w:szCs w:val="16"/>
          <w:lang w:val="en-US"/>
        </w:rPr>
      </w:pPr>
      <w:r w:rsidRPr="00351F14">
        <w:rPr>
          <w:sz w:val="16"/>
          <w:szCs w:val="16"/>
          <w:lang w:val="en-US"/>
        </w:rPr>
        <w:t xml:space="preserve">B </w:t>
      </w:r>
      <w:r w:rsidR="006A31D3" w:rsidRPr="00351F14">
        <w:rPr>
          <w:sz w:val="16"/>
          <w:szCs w:val="16"/>
          <w:lang w:val="en-US"/>
        </w:rPr>
        <w:t>cannot</w:t>
      </w:r>
      <w:r w:rsidRPr="00351F14">
        <w:rPr>
          <w:sz w:val="16"/>
          <w:szCs w:val="16"/>
          <w:lang w:val="en-US"/>
        </w:rPr>
        <w:t xml:space="preserve"> run in parallel to A</w:t>
      </w:r>
    </w:p>
    <w:p w14:paraId="7DE2B78E" w14:textId="77777777" w:rsidR="0073361A" w:rsidRPr="00351F14" w:rsidRDefault="0073361A" w:rsidP="00E5444E">
      <w:pPr>
        <w:pStyle w:val="ListDash2"/>
        <w:tabs>
          <w:tab w:val="clear" w:pos="680"/>
        </w:tabs>
        <w:ind w:left="360"/>
        <w:rPr>
          <w:sz w:val="16"/>
          <w:szCs w:val="16"/>
          <w:lang w:val="en-US"/>
        </w:rPr>
      </w:pPr>
      <w:r w:rsidRPr="00351F14">
        <w:rPr>
          <w:sz w:val="16"/>
          <w:szCs w:val="16"/>
          <w:lang w:val="en-US"/>
        </w:rPr>
        <w:t>Start B at A start</w:t>
      </w:r>
    </w:p>
    <w:p w14:paraId="7DA8C841" w14:textId="77777777" w:rsidR="0073361A" w:rsidRPr="00351F14" w:rsidRDefault="0073361A" w:rsidP="00E5444E">
      <w:pPr>
        <w:pStyle w:val="ListDash2"/>
        <w:tabs>
          <w:tab w:val="clear" w:pos="680"/>
        </w:tabs>
        <w:ind w:left="360"/>
        <w:rPr>
          <w:sz w:val="16"/>
          <w:szCs w:val="16"/>
          <w:lang w:val="en-US"/>
        </w:rPr>
      </w:pPr>
      <w:r w:rsidRPr="00351F14">
        <w:rPr>
          <w:sz w:val="16"/>
          <w:szCs w:val="16"/>
          <w:lang w:val="en-US"/>
        </w:rPr>
        <w:t>Start B after A start</w:t>
      </w:r>
    </w:p>
    <w:p w14:paraId="4F17679D" w14:textId="77777777" w:rsidR="0073361A" w:rsidRPr="00351F14" w:rsidRDefault="0073361A" w:rsidP="00E5444E">
      <w:pPr>
        <w:pStyle w:val="ListDash2"/>
        <w:tabs>
          <w:tab w:val="clear" w:pos="680"/>
        </w:tabs>
        <w:ind w:left="360"/>
        <w:rPr>
          <w:sz w:val="16"/>
          <w:szCs w:val="16"/>
          <w:lang w:val="en-US"/>
        </w:rPr>
      </w:pPr>
      <w:r w:rsidRPr="00351F14">
        <w:rPr>
          <w:sz w:val="16"/>
          <w:szCs w:val="16"/>
          <w:lang w:val="en-US"/>
        </w:rPr>
        <w:t>Start B after A end</w:t>
      </w:r>
    </w:p>
    <w:p w14:paraId="4FEED191" w14:textId="77777777" w:rsidR="0073361A" w:rsidRPr="00351F14" w:rsidRDefault="0073361A" w:rsidP="00E5444E">
      <w:pPr>
        <w:pStyle w:val="ListDash2"/>
        <w:tabs>
          <w:tab w:val="clear" w:pos="680"/>
        </w:tabs>
        <w:ind w:left="360"/>
        <w:rPr>
          <w:sz w:val="16"/>
          <w:szCs w:val="16"/>
          <w:lang w:val="en-US"/>
        </w:rPr>
      </w:pPr>
      <w:r w:rsidRPr="00351F14">
        <w:rPr>
          <w:sz w:val="16"/>
          <w:szCs w:val="16"/>
          <w:lang w:val="en-US"/>
        </w:rPr>
        <w:t>Start B no later than T (</w:t>
      </w:r>
      <w:r w:rsidR="007F2A21" w:rsidRPr="002A02DC">
        <w:rPr>
          <w:i/>
          <w:sz w:val="16"/>
          <w:szCs w:val="16"/>
          <w:lang w:val="en-US"/>
        </w:rPr>
        <w:t>d</w:t>
      </w:r>
      <w:r w:rsidR="00324B6C" w:rsidRPr="002A02DC">
        <w:rPr>
          <w:i/>
          <w:sz w:val="16"/>
          <w:szCs w:val="16"/>
          <w:lang w:val="en-US"/>
        </w:rPr>
        <w:t xml:space="preserve">ependency </w:t>
      </w:r>
      <w:r w:rsidR="007F2A21" w:rsidRPr="002A02DC">
        <w:rPr>
          <w:i/>
          <w:sz w:val="16"/>
          <w:szCs w:val="16"/>
          <w:lang w:val="en-US"/>
        </w:rPr>
        <w:t>f</w:t>
      </w:r>
      <w:r w:rsidRPr="002A02DC">
        <w:rPr>
          <w:i/>
          <w:sz w:val="16"/>
          <w:szCs w:val="16"/>
          <w:lang w:val="en-US"/>
        </w:rPr>
        <w:t>actor</w:t>
      </w:r>
      <w:r w:rsidR="00324B6C" w:rsidRPr="00351F14">
        <w:rPr>
          <w:sz w:val="16"/>
          <w:szCs w:val="16"/>
          <w:lang w:val="en-US"/>
        </w:rPr>
        <w:t xml:space="preserve"> with time T</w:t>
      </w:r>
      <w:r w:rsidRPr="00351F14">
        <w:rPr>
          <w:sz w:val="16"/>
          <w:szCs w:val="16"/>
          <w:lang w:val="en-US"/>
        </w:rPr>
        <w:t>) after A start</w:t>
      </w:r>
    </w:p>
    <w:p w14:paraId="17EA9839" w14:textId="77777777" w:rsidR="0073361A" w:rsidRPr="00351F14" w:rsidRDefault="0073361A" w:rsidP="00E5444E">
      <w:pPr>
        <w:pStyle w:val="ListDash2"/>
        <w:tabs>
          <w:tab w:val="clear" w:pos="680"/>
        </w:tabs>
        <w:ind w:left="360"/>
        <w:rPr>
          <w:sz w:val="16"/>
          <w:szCs w:val="16"/>
          <w:lang w:val="en-US"/>
        </w:rPr>
      </w:pPr>
      <w:r w:rsidRPr="00351F14">
        <w:rPr>
          <w:sz w:val="16"/>
          <w:szCs w:val="16"/>
          <w:lang w:val="en-US"/>
        </w:rPr>
        <w:t>Start B no earlier than T (</w:t>
      </w:r>
      <w:r w:rsidR="007F2A21" w:rsidRPr="002A02DC">
        <w:rPr>
          <w:i/>
          <w:sz w:val="16"/>
          <w:szCs w:val="16"/>
          <w:lang w:val="en-US"/>
        </w:rPr>
        <w:t>d</w:t>
      </w:r>
      <w:r w:rsidR="00324B6C" w:rsidRPr="002A02DC">
        <w:rPr>
          <w:i/>
          <w:sz w:val="16"/>
          <w:szCs w:val="16"/>
          <w:lang w:val="en-US"/>
        </w:rPr>
        <w:t xml:space="preserve">ependency </w:t>
      </w:r>
      <w:r w:rsidR="007F2A21" w:rsidRPr="002A02DC">
        <w:rPr>
          <w:i/>
          <w:sz w:val="16"/>
          <w:szCs w:val="16"/>
          <w:lang w:val="en-US"/>
        </w:rPr>
        <w:t>f</w:t>
      </w:r>
      <w:r w:rsidRPr="002A02DC">
        <w:rPr>
          <w:i/>
          <w:sz w:val="16"/>
          <w:szCs w:val="16"/>
          <w:lang w:val="en-US"/>
        </w:rPr>
        <w:t>actor</w:t>
      </w:r>
      <w:r w:rsidR="00324B6C" w:rsidRPr="00351F14">
        <w:rPr>
          <w:sz w:val="16"/>
          <w:szCs w:val="16"/>
          <w:lang w:val="en-US"/>
        </w:rPr>
        <w:t xml:space="preserve"> with time T</w:t>
      </w:r>
      <w:r w:rsidRPr="00351F14">
        <w:rPr>
          <w:sz w:val="16"/>
          <w:szCs w:val="16"/>
          <w:lang w:val="en-US"/>
        </w:rPr>
        <w:t>) after A start</w:t>
      </w:r>
    </w:p>
    <w:p w14:paraId="1DDE6F71" w14:textId="77777777" w:rsidR="0073361A" w:rsidRPr="00351F14" w:rsidRDefault="0073361A" w:rsidP="00E5444E">
      <w:pPr>
        <w:pStyle w:val="ListDash2"/>
        <w:tabs>
          <w:tab w:val="clear" w:pos="680"/>
        </w:tabs>
        <w:ind w:left="360"/>
        <w:rPr>
          <w:sz w:val="16"/>
          <w:szCs w:val="16"/>
          <w:lang w:val="en-US"/>
        </w:rPr>
      </w:pPr>
      <w:r w:rsidRPr="00351F14">
        <w:rPr>
          <w:sz w:val="16"/>
          <w:szCs w:val="16"/>
          <w:lang w:val="en-US"/>
        </w:rPr>
        <w:t>Start B no later than T (</w:t>
      </w:r>
      <w:r w:rsidR="007F2A21" w:rsidRPr="002A02DC">
        <w:rPr>
          <w:i/>
          <w:sz w:val="16"/>
          <w:szCs w:val="16"/>
          <w:lang w:val="en-US"/>
        </w:rPr>
        <w:t>d</w:t>
      </w:r>
      <w:r w:rsidR="00324B6C" w:rsidRPr="002A02DC">
        <w:rPr>
          <w:i/>
          <w:sz w:val="16"/>
          <w:szCs w:val="16"/>
          <w:lang w:val="en-US"/>
        </w:rPr>
        <w:t xml:space="preserve">ependency </w:t>
      </w:r>
      <w:r w:rsidR="007F2A21" w:rsidRPr="002A02DC">
        <w:rPr>
          <w:i/>
          <w:sz w:val="16"/>
          <w:szCs w:val="16"/>
          <w:lang w:val="en-US"/>
        </w:rPr>
        <w:t>f</w:t>
      </w:r>
      <w:r w:rsidRPr="002A02DC">
        <w:rPr>
          <w:i/>
          <w:sz w:val="16"/>
          <w:szCs w:val="16"/>
          <w:lang w:val="en-US"/>
        </w:rPr>
        <w:t>actor</w:t>
      </w:r>
      <w:r w:rsidR="00324B6C" w:rsidRPr="00351F14">
        <w:rPr>
          <w:sz w:val="16"/>
          <w:szCs w:val="16"/>
          <w:lang w:val="en-US"/>
        </w:rPr>
        <w:t xml:space="preserve"> with time T</w:t>
      </w:r>
      <w:r w:rsidRPr="00351F14">
        <w:rPr>
          <w:sz w:val="16"/>
          <w:szCs w:val="16"/>
          <w:lang w:val="en-US"/>
        </w:rPr>
        <w:t>) after A end</w:t>
      </w:r>
    </w:p>
    <w:p w14:paraId="79660662" w14:textId="77777777" w:rsidR="008B4A6F" w:rsidRPr="00351F14" w:rsidRDefault="0073361A" w:rsidP="00E5444E">
      <w:pPr>
        <w:pStyle w:val="ListDash2"/>
        <w:tabs>
          <w:tab w:val="clear" w:pos="680"/>
        </w:tabs>
        <w:ind w:left="360"/>
        <w:rPr>
          <w:sz w:val="16"/>
          <w:szCs w:val="16"/>
          <w:lang w:val="en-US"/>
        </w:rPr>
      </w:pPr>
      <w:r w:rsidRPr="00351F14">
        <w:rPr>
          <w:sz w:val="16"/>
          <w:szCs w:val="16"/>
          <w:lang w:val="en-US"/>
        </w:rPr>
        <w:t>Start B no earlier than T (</w:t>
      </w:r>
      <w:r w:rsidR="007F2A21" w:rsidRPr="002A02DC">
        <w:rPr>
          <w:i/>
          <w:sz w:val="16"/>
          <w:szCs w:val="16"/>
          <w:lang w:val="en-US"/>
        </w:rPr>
        <w:t>d</w:t>
      </w:r>
      <w:r w:rsidR="00324B6C" w:rsidRPr="002A02DC">
        <w:rPr>
          <w:i/>
          <w:sz w:val="16"/>
          <w:szCs w:val="16"/>
          <w:lang w:val="en-US"/>
        </w:rPr>
        <w:t xml:space="preserve">ependency </w:t>
      </w:r>
      <w:r w:rsidR="007F2A21" w:rsidRPr="002A02DC">
        <w:rPr>
          <w:i/>
          <w:sz w:val="16"/>
          <w:szCs w:val="16"/>
          <w:lang w:val="en-US"/>
        </w:rPr>
        <w:t>f</w:t>
      </w:r>
      <w:r w:rsidRPr="002A02DC">
        <w:rPr>
          <w:i/>
          <w:sz w:val="16"/>
          <w:szCs w:val="16"/>
          <w:lang w:val="en-US"/>
        </w:rPr>
        <w:t>actor</w:t>
      </w:r>
      <w:r w:rsidR="00324B6C" w:rsidRPr="00351F14">
        <w:rPr>
          <w:sz w:val="16"/>
          <w:szCs w:val="16"/>
          <w:lang w:val="en-US"/>
        </w:rPr>
        <w:t xml:space="preserve"> with time T</w:t>
      </w:r>
      <w:r w:rsidRPr="00351F14">
        <w:rPr>
          <w:sz w:val="16"/>
          <w:szCs w:val="16"/>
          <w:lang w:val="en-US"/>
        </w:rPr>
        <w:t>) after A end</w:t>
      </w:r>
    </w:p>
    <w:p w14:paraId="5A0FD09D" w14:textId="77777777" w:rsidR="00C104BB" w:rsidRPr="001C220C" w:rsidRDefault="00D81887" w:rsidP="002F20D5">
      <w:pPr>
        <w:pStyle w:val="PARAGRAPH"/>
        <w:jc w:val="center"/>
        <w:rPr>
          <w:lang w:val="en-US"/>
        </w:rPr>
      </w:pPr>
      <w:r w:rsidRPr="002F20D5">
        <w:rPr>
          <w:noProof/>
          <w:lang w:val="en-US" w:eastAsia="en-US"/>
        </w:rPr>
        <w:drawing>
          <wp:inline distT="0" distB="0" distL="0" distR="0" wp14:anchorId="40ECBD90" wp14:editId="4FFD2C88">
            <wp:extent cx="4396154" cy="1670421"/>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cstate="print">
                      <a:extLst>
                        <a:ext uri="{28A0092B-C50C-407E-A947-70E740481C1C}">
                          <a14:useLocalDpi xmlns:a14="http://schemas.microsoft.com/office/drawing/2010/main" val="0"/>
                        </a:ext>
                      </a:extLst>
                    </a:blip>
                    <a:srcRect t="1691" b="4541"/>
                    <a:stretch>
                      <a:fillRect/>
                    </a:stretch>
                  </pic:blipFill>
                  <pic:spPr bwMode="auto">
                    <a:xfrm>
                      <a:off x="0" y="0"/>
                      <a:ext cx="4417668" cy="1678596"/>
                    </a:xfrm>
                    <a:prstGeom prst="rect">
                      <a:avLst/>
                    </a:prstGeom>
                    <a:noFill/>
                    <a:ln>
                      <a:noFill/>
                    </a:ln>
                  </pic:spPr>
                </pic:pic>
              </a:graphicData>
            </a:graphic>
          </wp:inline>
        </w:drawing>
      </w:r>
    </w:p>
    <w:p w14:paraId="2BC31058" w14:textId="56CF96BF" w:rsidR="00123088" w:rsidRPr="001C220C" w:rsidRDefault="00123088" w:rsidP="000D7FCB">
      <w:pPr>
        <w:pStyle w:val="FIGURE-title"/>
        <w:rPr>
          <w:lang w:val="en-US"/>
        </w:rPr>
      </w:pPr>
      <w:bookmarkStart w:id="9162" w:name="_Ref200859352"/>
      <w:bookmarkStart w:id="9163" w:name="_Toc237687659"/>
      <w:bookmarkStart w:id="9164" w:name="_Toc306620202"/>
      <w:bookmarkStart w:id="9165" w:name="_Toc320178067"/>
      <w:bookmarkStart w:id="9166" w:name="_Toc478492564"/>
      <w:r w:rsidRPr="001C220C">
        <w:rPr>
          <w:lang w:val="en-US"/>
        </w:rPr>
        <w:t xml:space="preserve">Figure </w:t>
      </w:r>
      <w:r w:rsidRPr="001C220C">
        <w:rPr>
          <w:lang w:val="en-US"/>
        </w:rPr>
        <w:fldChar w:fldCharType="begin"/>
      </w:r>
      <w:r w:rsidRPr="001C220C">
        <w:rPr>
          <w:lang w:val="en-US"/>
        </w:rPr>
        <w:instrText xml:space="preserve"> SEQ Figure \* ARABIC </w:instrText>
      </w:r>
      <w:r w:rsidRPr="001C220C">
        <w:rPr>
          <w:lang w:val="en-US"/>
        </w:rPr>
        <w:fldChar w:fldCharType="separate"/>
      </w:r>
      <w:r w:rsidR="00FF7694">
        <w:rPr>
          <w:noProof/>
          <w:lang w:val="en-US"/>
        </w:rPr>
        <w:t>15</w:t>
      </w:r>
      <w:r w:rsidRPr="001C220C">
        <w:rPr>
          <w:lang w:val="en-US"/>
        </w:rPr>
        <w:fldChar w:fldCharType="end"/>
      </w:r>
      <w:bookmarkEnd w:id="9162"/>
      <w:r w:rsidRPr="001C220C">
        <w:rPr>
          <w:lang w:val="en-US"/>
        </w:rPr>
        <w:t xml:space="preserve"> – Segment dependency examples</w:t>
      </w:r>
      <w:bookmarkEnd w:id="9163"/>
      <w:bookmarkEnd w:id="9164"/>
      <w:bookmarkEnd w:id="9165"/>
      <w:bookmarkEnd w:id="9166"/>
    </w:p>
    <w:p w14:paraId="7556DCBA" w14:textId="7DD81AEC" w:rsidR="00F81EE0" w:rsidRDefault="000D7FCB" w:rsidP="00F81EE0">
      <w:pPr>
        <w:pStyle w:val="NOTE0"/>
        <w:rPr>
          <w:lang w:val="en-US"/>
        </w:rPr>
      </w:pPr>
      <w:r>
        <w:rPr>
          <w:lang w:val="en-US"/>
        </w:rPr>
        <w:t>NOTE</w:t>
      </w:r>
      <w:r w:rsidR="003237F9">
        <w:rPr>
          <w:lang w:val="en-US"/>
        </w:rPr>
        <w:tab/>
      </w:r>
      <w:r w:rsidR="00F81EE0" w:rsidRPr="001C220C">
        <w:rPr>
          <w:lang w:val="en-US"/>
        </w:rPr>
        <w:t xml:space="preserve">The associations to the A and B segments are not represented as attributes, as per </w:t>
      </w:r>
      <w:r>
        <w:rPr>
          <w:lang w:val="en-US"/>
        </w:rPr>
        <w:fldChar w:fldCharType="begin"/>
      </w:r>
      <w:r>
        <w:rPr>
          <w:lang w:val="en-US"/>
        </w:rPr>
        <w:instrText xml:space="preserve"> REF _Ref212446388 \r \h </w:instrText>
      </w:r>
      <w:r>
        <w:rPr>
          <w:lang w:val="en-US"/>
        </w:rPr>
      </w:r>
      <w:r>
        <w:rPr>
          <w:lang w:val="en-US"/>
        </w:rPr>
        <w:fldChar w:fldCharType="separate"/>
      </w:r>
      <w:r w:rsidR="003237F9">
        <w:rPr>
          <w:lang w:val="en-US"/>
        </w:rPr>
        <w:t>4.6.5</w:t>
      </w:r>
      <w:r>
        <w:rPr>
          <w:lang w:val="en-US"/>
        </w:rPr>
        <w:fldChar w:fldCharType="end"/>
      </w:r>
      <w:r w:rsidR="00F81EE0" w:rsidRPr="001C220C">
        <w:rPr>
          <w:lang w:val="en-US"/>
        </w:rPr>
        <w:t xml:space="preserve">. </w:t>
      </w:r>
    </w:p>
    <w:p w14:paraId="79423D55" w14:textId="77777777" w:rsidR="00BB48ED" w:rsidRDefault="00BB48ED" w:rsidP="00BB48ED">
      <w:pPr>
        <w:pStyle w:val="Heading2"/>
        <w:tabs>
          <w:tab w:val="clear" w:pos="720"/>
        </w:tabs>
        <w:suppressAutoHyphens w:val="0"/>
        <w:snapToGrid/>
        <w:spacing w:before="240" w:after="60" w:line="360" w:lineRule="auto"/>
        <w:rPr>
          <w:ins w:id="9167" w:author="Charles Gifford" w:date="2017-03-18T14:14:00Z"/>
        </w:rPr>
      </w:pPr>
      <w:bookmarkStart w:id="9168" w:name="_Toc478492224"/>
      <w:bookmarkStart w:id="9169" w:name="_Toc389743360"/>
      <w:bookmarkStart w:id="9170" w:name="_Toc465618200"/>
      <w:bookmarkStart w:id="9171" w:name="_Toc306620082"/>
      <w:bookmarkStart w:id="9172" w:name="_Toc320176944"/>
      <w:ins w:id="9173" w:author="Charles Gifford" w:date="2017-03-18T14:14:00Z">
        <w:r w:rsidRPr="00D47B1F">
          <w:t xml:space="preserve">Test </w:t>
        </w:r>
        <w:r>
          <w:t>information</w:t>
        </w:r>
        <w:bookmarkEnd w:id="9168"/>
      </w:ins>
    </w:p>
    <w:p w14:paraId="7D37D4C5" w14:textId="77777777" w:rsidR="00BB48ED" w:rsidRPr="00FC77D8" w:rsidRDefault="00BB48ED">
      <w:pPr>
        <w:pStyle w:val="PARAGRAPH"/>
        <w:rPr>
          <w:ins w:id="9174" w:author="Charles Gifford" w:date="2017-03-18T14:14:00Z"/>
        </w:rPr>
      </w:pPr>
      <w:ins w:id="9175" w:author="Charles Gifford" w:date="2017-03-18T14:14:00Z">
        <w:r>
          <w:t>Test information is exchanged to communicate criteria that are to be applied to perform tests of personnel, equipment, physical assets and/or materials and to communicate the results of those tests.</w:t>
        </w:r>
      </w:ins>
    </w:p>
    <w:p w14:paraId="61EA832C" w14:textId="77777777" w:rsidR="00BB48ED" w:rsidRDefault="00BB48ED" w:rsidP="00BB48ED">
      <w:pPr>
        <w:pStyle w:val="Heading3"/>
        <w:suppressAutoHyphens w:val="0"/>
        <w:snapToGrid/>
        <w:spacing w:before="240" w:after="60" w:line="360" w:lineRule="auto"/>
        <w:rPr>
          <w:ins w:id="9176" w:author="Charles Gifford" w:date="2017-03-18T14:14:00Z"/>
        </w:rPr>
      </w:pPr>
      <w:ins w:id="9177" w:author="Charles Gifford" w:date="2017-03-18T14:14:00Z">
        <w:r>
          <w:t>Test model</w:t>
        </w:r>
      </w:ins>
    </w:p>
    <w:p w14:paraId="7CB727B1" w14:textId="7DC01BAC" w:rsidR="00BB48ED" w:rsidRDefault="00BB48ED" w:rsidP="00BB48ED">
      <w:pPr>
        <w:pStyle w:val="PARAGRAPH"/>
        <w:rPr>
          <w:ins w:id="9178" w:author="Charles Gifford" w:date="2017-03-18T14:14:00Z"/>
        </w:rPr>
      </w:pPr>
      <w:ins w:id="9179" w:author="Charles Gifford" w:date="2017-03-18T14:14:00Z">
        <w:r>
          <w:t xml:space="preserve">The test model shown in </w:t>
        </w:r>
      </w:ins>
      <w:ins w:id="9180" w:author="Charles Gifford" w:date="2017-03-22T16:12:00Z">
        <w:r w:rsidR="00901FD6">
          <w:fldChar w:fldCharType="begin"/>
        </w:r>
        <w:r w:rsidR="00901FD6">
          <w:instrText xml:space="preserve"> REF _Ref477962466 \h </w:instrText>
        </w:r>
      </w:ins>
      <w:r w:rsidR="00901FD6">
        <w:fldChar w:fldCharType="separate"/>
      </w:r>
      <w:ins w:id="9181" w:author="Charles Gifford" w:date="2017-03-22T16:12:00Z">
        <w:r w:rsidR="00901FD6">
          <w:t xml:space="preserve">Figure </w:t>
        </w:r>
        <w:r w:rsidR="00901FD6">
          <w:rPr>
            <w:noProof/>
          </w:rPr>
          <w:t>16</w:t>
        </w:r>
        <w:r w:rsidR="00901FD6">
          <w:fldChar w:fldCharType="end"/>
        </w:r>
        <w:r w:rsidR="00901FD6">
          <w:t xml:space="preserve"> </w:t>
        </w:r>
      </w:ins>
      <w:ins w:id="9182" w:author="Charles Gifford" w:date="2017-03-18T14:14:00Z">
        <w:r>
          <w:t>defines test specification and test result information and how those two sets of exchanged information are related to:</w:t>
        </w:r>
      </w:ins>
    </w:p>
    <w:p w14:paraId="197AA30B" w14:textId="77777777" w:rsidR="00BB48ED" w:rsidRDefault="00BB48ED" w:rsidP="00BB48ED">
      <w:pPr>
        <w:pStyle w:val="PARAGRAPH"/>
        <w:numPr>
          <w:ilvl w:val="0"/>
          <w:numId w:val="204"/>
        </w:numPr>
        <w:ind w:left="360"/>
        <w:rPr>
          <w:ins w:id="9183" w:author="Charles Gifford" w:date="2017-03-18T14:14:00Z"/>
        </w:rPr>
      </w:pPr>
      <w:ins w:id="9184" w:author="Charles Gifford" w:date="2017-03-18T14:14:00Z">
        <w:r>
          <w:t>personnel, equipment, physical assets and/or materials that are to be, or have been, tested;</w:t>
        </w:r>
      </w:ins>
    </w:p>
    <w:p w14:paraId="10CDACA6" w14:textId="77777777" w:rsidR="00BB48ED" w:rsidRDefault="00BB48ED" w:rsidP="00BB48ED">
      <w:pPr>
        <w:pStyle w:val="PARAGRAPH"/>
        <w:numPr>
          <w:ilvl w:val="0"/>
          <w:numId w:val="204"/>
        </w:numPr>
        <w:ind w:left="360"/>
        <w:rPr>
          <w:ins w:id="9185" w:author="Charles Gifford" w:date="2017-03-18T14:14:00Z"/>
        </w:rPr>
      </w:pPr>
      <w:ins w:id="9186" w:author="Charles Gifford" w:date="2017-03-18T14:14:00Z">
        <w:r>
          <w:t>each other; and</w:t>
        </w:r>
      </w:ins>
    </w:p>
    <w:p w14:paraId="3D651301" w14:textId="77777777" w:rsidR="00BB48ED" w:rsidRDefault="00BB48ED" w:rsidP="00BB48ED">
      <w:pPr>
        <w:pStyle w:val="PARAGRAPH"/>
        <w:numPr>
          <w:ilvl w:val="0"/>
          <w:numId w:val="204"/>
        </w:numPr>
        <w:ind w:left="360"/>
        <w:rPr>
          <w:ins w:id="9187" w:author="Charles Gifford" w:date="2017-03-18T14:14:00Z"/>
        </w:rPr>
      </w:pPr>
      <w:ins w:id="9188" w:author="Charles Gifford" w:date="2017-03-18T14:14:00Z">
        <w:r>
          <w:t>the methods to be, or have been, used to perform the test(s).</w:t>
        </w:r>
      </w:ins>
    </w:p>
    <w:p w14:paraId="16FF0270" w14:textId="1651CAD9" w:rsidR="00BB48ED" w:rsidRDefault="00901FD6" w:rsidP="00BB48ED">
      <w:pPr>
        <w:pStyle w:val="PARAGRAPH"/>
        <w:rPr>
          <w:ins w:id="9189" w:author="Charles Gifford" w:date="2017-03-18T14:16:00Z"/>
        </w:rPr>
      </w:pPr>
      <w:ins w:id="9190" w:author="Charles Gifford" w:date="2017-03-22T16:13:00Z">
        <w:r>
          <w:fldChar w:fldCharType="begin"/>
        </w:r>
        <w:r>
          <w:instrText xml:space="preserve"> REF _Ref477962508 \h </w:instrText>
        </w:r>
      </w:ins>
      <w:r>
        <w:fldChar w:fldCharType="separate"/>
      </w:r>
      <w:ins w:id="9191" w:author="Charles Gifford" w:date="2017-03-22T16:13:00Z">
        <w:r>
          <w:t xml:space="preserve">Table </w:t>
        </w:r>
        <w:r>
          <w:rPr>
            <w:noProof/>
          </w:rPr>
          <w:t>94</w:t>
        </w:r>
        <w:r>
          <w:t xml:space="preserve"> - Test model relationships</w:t>
        </w:r>
        <w:r>
          <w:fldChar w:fldCharType="end"/>
        </w:r>
        <w:r>
          <w:t xml:space="preserve"> </w:t>
        </w:r>
      </w:ins>
      <w:ins w:id="9192" w:author="Charles Gifford" w:date="2017-03-18T14:14:00Z">
        <w:r w:rsidR="00BB48ED">
          <w:t xml:space="preserve">lists the relationships of the objects in the test model. </w:t>
        </w:r>
      </w:ins>
    </w:p>
    <w:p w14:paraId="6996D7C4" w14:textId="1CD27B93" w:rsidR="00BB48ED" w:rsidRDefault="00BB48ED" w:rsidP="00BB48ED">
      <w:pPr>
        <w:pStyle w:val="NOTE0"/>
        <w:rPr>
          <w:ins w:id="9193" w:author="Charles Gifford" w:date="2017-03-18T14:14:00Z"/>
        </w:rPr>
      </w:pPr>
      <w:ins w:id="9194" w:author="Charles Gifford" w:date="2017-03-18T14:16:00Z">
        <w:r>
          <w:t>NOTE</w:t>
        </w:r>
        <w:r>
          <w:tab/>
        </w:r>
      </w:ins>
      <w:ins w:id="9195" w:author="Charles Gifford" w:date="2017-03-18T14:14:00Z">
        <w:r>
          <w:t>The objects</w:t>
        </w:r>
      </w:ins>
      <w:ins w:id="9196" w:author="Charles Gifford" w:date="2017-03-18T14:16:00Z">
        <w:r>
          <w:t xml:space="preserve"> </w:t>
        </w:r>
      </w:ins>
      <w:ins w:id="9197" w:author="Charles Gifford" w:date="2017-03-18T14:14:00Z">
        <w:r>
          <w:t xml:space="preserve">depicted in </w:t>
        </w:r>
      </w:ins>
      <w:ins w:id="9198" w:author="Charles Gifford" w:date="2017-03-22T16:13:00Z">
        <w:r w:rsidR="00901FD6">
          <w:fldChar w:fldCharType="begin"/>
        </w:r>
        <w:r w:rsidR="00901FD6">
          <w:instrText xml:space="preserve"> REF _Ref477962466 \h </w:instrText>
        </w:r>
      </w:ins>
      <w:r w:rsidR="00901FD6">
        <w:fldChar w:fldCharType="separate"/>
      </w:r>
      <w:ins w:id="9199" w:author="Charles Gifford" w:date="2017-03-22T16:13:00Z">
        <w:r w:rsidR="00901FD6">
          <w:t xml:space="preserve">Figure </w:t>
        </w:r>
        <w:r w:rsidR="00901FD6">
          <w:rPr>
            <w:noProof/>
          </w:rPr>
          <w:t>16</w:t>
        </w:r>
        <w:r w:rsidR="00901FD6">
          <w:fldChar w:fldCharType="end"/>
        </w:r>
      </w:ins>
      <w:ins w:id="9200" w:author="Charles Gifford" w:date="2017-03-22T16:14:00Z">
        <w:r w:rsidR="00901FD6">
          <w:t xml:space="preserve"> </w:t>
        </w:r>
      </w:ins>
      <w:ins w:id="9201" w:author="Charles Gifford" w:date="2017-03-18T14:14:00Z">
        <w:r>
          <w:t>with italicised names do not represent actual object names. They are realized through use of other objects defined in this standard.</w:t>
        </w:r>
      </w:ins>
    </w:p>
    <w:p w14:paraId="3D7A8AD5" w14:textId="3BB6EB1D" w:rsidR="0096437D" w:rsidRDefault="00901FD6" w:rsidP="00BB48ED">
      <w:pPr>
        <w:pStyle w:val="Caption"/>
        <w:rPr>
          <w:ins w:id="9202" w:author="Charles Gifford" w:date="2017-03-18T16:33:00Z"/>
        </w:rPr>
      </w:pPr>
      <w:bookmarkStart w:id="9203" w:name="_Ref476304534"/>
      <w:ins w:id="9204" w:author="Charles Gifford" w:date="2017-03-22T16:30:00Z">
        <w:r>
          <w:rPr>
            <w:noProof/>
            <w:lang w:val="en-US" w:eastAsia="en-US"/>
          </w:rPr>
          <w:drawing>
            <wp:inline distT="0" distB="0" distL="0" distR="0" wp14:anchorId="45BAFE19" wp14:editId="74E64566">
              <wp:extent cx="5918200" cy="2930097"/>
              <wp:effectExtent l="0" t="0" r="635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25791" cy="2933855"/>
                      </a:xfrm>
                      <a:prstGeom prst="rect">
                        <a:avLst/>
                      </a:prstGeom>
                      <a:noFill/>
                    </pic:spPr>
                  </pic:pic>
                </a:graphicData>
              </a:graphic>
            </wp:inline>
          </w:drawing>
        </w:r>
      </w:ins>
    </w:p>
    <w:p w14:paraId="6D244339" w14:textId="19F99A11" w:rsidR="00BB48ED" w:rsidRDefault="00901FD6" w:rsidP="00F20360">
      <w:pPr>
        <w:pStyle w:val="FIGURE-title"/>
        <w:rPr>
          <w:ins w:id="9205" w:author="Charles Gifford" w:date="2017-03-18T14:14:00Z"/>
        </w:rPr>
      </w:pPr>
      <w:bookmarkStart w:id="9206" w:name="_Ref477962466"/>
      <w:bookmarkStart w:id="9207" w:name="_Ref477962431"/>
      <w:bookmarkStart w:id="9208" w:name="_Toc478492565"/>
      <w:bookmarkEnd w:id="9203"/>
      <w:ins w:id="9209" w:author="Charles Gifford" w:date="2017-03-22T16:10:00Z">
        <w:r>
          <w:t xml:space="preserve">Figure </w:t>
        </w:r>
        <w:r>
          <w:fldChar w:fldCharType="begin"/>
        </w:r>
        <w:r>
          <w:instrText xml:space="preserve"> SEQ Figure \* ARABIC </w:instrText>
        </w:r>
      </w:ins>
      <w:r>
        <w:fldChar w:fldCharType="separate"/>
      </w:r>
      <w:ins w:id="9210" w:author="Charles Gifford" w:date="2017-03-22T16:10:00Z">
        <w:r>
          <w:rPr>
            <w:noProof/>
          </w:rPr>
          <w:t>16</w:t>
        </w:r>
        <w:r>
          <w:fldChar w:fldCharType="end"/>
        </w:r>
        <w:bookmarkEnd w:id="9206"/>
        <w:r>
          <w:t xml:space="preserve"> </w:t>
        </w:r>
      </w:ins>
      <w:ins w:id="9211" w:author="Charles Gifford" w:date="2017-03-18T14:14:00Z">
        <w:r w:rsidR="00BB48ED">
          <w:t>- Test model</w:t>
        </w:r>
        <w:bookmarkEnd w:id="9207"/>
        <w:bookmarkEnd w:id="9208"/>
      </w:ins>
    </w:p>
    <w:p w14:paraId="169FAE4A" w14:textId="0CFC9BA4" w:rsidR="00BB48ED" w:rsidRDefault="00901FD6" w:rsidP="00E05180">
      <w:pPr>
        <w:pStyle w:val="TABLE-title"/>
        <w:rPr>
          <w:ins w:id="9212" w:author="Charles Gifford" w:date="2017-03-18T14:14:00Z"/>
        </w:rPr>
      </w:pPr>
      <w:bookmarkStart w:id="9213" w:name="_Ref477962508"/>
      <w:bookmarkStart w:id="9214" w:name="_Toc478492394"/>
      <w:ins w:id="9215" w:author="Charles Gifford" w:date="2017-03-22T16:11:00Z">
        <w:r>
          <w:t xml:space="preserve">Table </w:t>
        </w:r>
        <w:r>
          <w:fldChar w:fldCharType="begin"/>
        </w:r>
        <w:r>
          <w:instrText xml:space="preserve"> SEQ Table \* ARABIC </w:instrText>
        </w:r>
      </w:ins>
      <w:r>
        <w:fldChar w:fldCharType="separate"/>
      </w:r>
      <w:ins w:id="9216" w:author="Charles Gifford" w:date="2017-03-22T16:11:00Z">
        <w:r>
          <w:rPr>
            <w:noProof/>
          </w:rPr>
          <w:t>94</w:t>
        </w:r>
        <w:r>
          <w:fldChar w:fldCharType="end"/>
        </w:r>
        <w:r>
          <w:t xml:space="preserve"> </w:t>
        </w:r>
      </w:ins>
      <w:ins w:id="9217" w:author="Charles Gifford" w:date="2017-03-18T14:14:00Z">
        <w:r w:rsidR="00BB48ED">
          <w:t>- Test model relationships</w:t>
        </w:r>
        <w:bookmarkEnd w:id="9213"/>
        <w:bookmarkEnd w:id="9214"/>
      </w:ins>
    </w:p>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3" w:type="dxa"/>
          <w:right w:w="43" w:type="dxa"/>
        </w:tblCellMar>
        <w:tblLook w:val="0000" w:firstRow="0" w:lastRow="0" w:firstColumn="0" w:lastColumn="0" w:noHBand="0" w:noVBand="0"/>
      </w:tblPr>
      <w:tblGrid>
        <w:gridCol w:w="2342"/>
        <w:gridCol w:w="2342"/>
        <w:gridCol w:w="1992"/>
        <w:gridCol w:w="2540"/>
      </w:tblGrid>
      <w:tr w:rsidR="00BB48ED" w:rsidRPr="000265B9" w14:paraId="763E14F1" w14:textId="77777777" w:rsidTr="00201D18">
        <w:trPr>
          <w:trHeight w:val="98"/>
          <w:tblHeader/>
          <w:ins w:id="9218" w:author="Charles Gifford" w:date="2017-03-18T14:14:00Z"/>
        </w:trPr>
        <w:tc>
          <w:tcPr>
            <w:tcW w:w="0" w:type="auto"/>
            <w:shd w:val="clear" w:color="auto" w:fill="auto"/>
          </w:tcPr>
          <w:p w14:paraId="06EE192A" w14:textId="77777777" w:rsidR="00BB48ED" w:rsidRPr="000265B9" w:rsidRDefault="00BB48ED" w:rsidP="00BB48ED">
            <w:pPr>
              <w:keepLines/>
              <w:tabs>
                <w:tab w:val="left" w:pos="0"/>
                <w:tab w:val="left" w:pos="9360"/>
                <w:tab w:val="left" w:pos="10080"/>
              </w:tabs>
              <w:spacing w:before="60" w:after="60"/>
              <w:jc w:val="center"/>
              <w:rPr>
                <w:ins w:id="9219" w:author="Charles Gifford" w:date="2017-03-18T14:14:00Z"/>
                <w:b/>
                <w:sz w:val="16"/>
                <w:szCs w:val="16"/>
              </w:rPr>
            </w:pPr>
            <w:ins w:id="9220" w:author="Charles Gifford" w:date="2017-03-18T14:14:00Z">
              <w:r w:rsidRPr="000265B9">
                <w:rPr>
                  <w:b/>
                  <w:sz w:val="16"/>
                  <w:szCs w:val="16"/>
                </w:rPr>
                <w:t>From</w:t>
              </w:r>
            </w:ins>
          </w:p>
        </w:tc>
        <w:tc>
          <w:tcPr>
            <w:tcW w:w="0" w:type="auto"/>
            <w:shd w:val="clear" w:color="auto" w:fill="auto"/>
          </w:tcPr>
          <w:p w14:paraId="77481049" w14:textId="77777777" w:rsidR="00BB48ED" w:rsidRPr="000265B9" w:rsidRDefault="00BB48ED" w:rsidP="00BB48ED">
            <w:pPr>
              <w:keepLines/>
              <w:tabs>
                <w:tab w:val="left" w:pos="0"/>
                <w:tab w:val="left" w:pos="9360"/>
                <w:tab w:val="left" w:pos="10080"/>
              </w:tabs>
              <w:spacing w:before="60" w:after="60"/>
              <w:jc w:val="center"/>
              <w:rPr>
                <w:ins w:id="9221" w:author="Charles Gifford" w:date="2017-03-18T14:14:00Z"/>
                <w:b/>
                <w:sz w:val="16"/>
                <w:szCs w:val="16"/>
              </w:rPr>
            </w:pPr>
            <w:ins w:id="9222" w:author="Charles Gifford" w:date="2017-03-18T14:14:00Z">
              <w:r w:rsidRPr="000265B9">
                <w:rPr>
                  <w:b/>
                  <w:sz w:val="16"/>
                  <w:szCs w:val="16"/>
                </w:rPr>
                <w:t>To</w:t>
              </w:r>
            </w:ins>
          </w:p>
        </w:tc>
        <w:tc>
          <w:tcPr>
            <w:tcW w:w="0" w:type="auto"/>
            <w:shd w:val="clear" w:color="auto" w:fill="auto"/>
          </w:tcPr>
          <w:p w14:paraId="22A5AAEB" w14:textId="77777777" w:rsidR="00BB48ED" w:rsidRPr="000265B9" w:rsidRDefault="00BB48ED" w:rsidP="00BB48ED">
            <w:pPr>
              <w:keepLines/>
              <w:tabs>
                <w:tab w:val="left" w:pos="0"/>
                <w:tab w:val="left" w:pos="9360"/>
                <w:tab w:val="left" w:pos="10080"/>
              </w:tabs>
              <w:spacing w:before="60" w:after="60"/>
              <w:jc w:val="center"/>
              <w:rPr>
                <w:ins w:id="9223" w:author="Charles Gifford" w:date="2017-03-18T14:14:00Z"/>
                <w:b/>
                <w:sz w:val="16"/>
                <w:szCs w:val="16"/>
              </w:rPr>
            </w:pPr>
            <w:ins w:id="9224" w:author="Charles Gifford" w:date="2017-03-18T14:14:00Z">
              <w:r w:rsidRPr="000265B9">
                <w:rPr>
                  <w:b/>
                  <w:sz w:val="16"/>
                  <w:szCs w:val="16"/>
                </w:rPr>
                <w:t>Type</w:t>
              </w:r>
            </w:ins>
          </w:p>
        </w:tc>
        <w:tc>
          <w:tcPr>
            <w:tcW w:w="0" w:type="auto"/>
            <w:shd w:val="clear" w:color="auto" w:fill="auto"/>
          </w:tcPr>
          <w:p w14:paraId="489AD083" w14:textId="77777777" w:rsidR="00BB48ED" w:rsidRPr="000265B9" w:rsidRDefault="00BB48ED" w:rsidP="00BB48ED">
            <w:pPr>
              <w:keepLines/>
              <w:tabs>
                <w:tab w:val="left" w:pos="0"/>
                <w:tab w:val="left" w:pos="9360"/>
                <w:tab w:val="left" w:pos="10080"/>
              </w:tabs>
              <w:spacing w:before="60" w:after="60"/>
              <w:jc w:val="center"/>
              <w:rPr>
                <w:ins w:id="9225" w:author="Charles Gifford" w:date="2017-03-18T14:14:00Z"/>
                <w:b/>
                <w:sz w:val="16"/>
                <w:szCs w:val="16"/>
              </w:rPr>
            </w:pPr>
            <w:ins w:id="9226" w:author="Charles Gifford" w:date="2017-03-18T14:14:00Z">
              <w:r w:rsidRPr="000265B9">
                <w:rPr>
                  <w:b/>
                  <w:sz w:val="16"/>
                  <w:szCs w:val="16"/>
                </w:rPr>
                <w:t>Relationship Name</w:t>
              </w:r>
            </w:ins>
          </w:p>
        </w:tc>
      </w:tr>
      <w:tr w:rsidR="00BB48ED" w:rsidRPr="008F275A" w14:paraId="05FCD32A" w14:textId="77777777" w:rsidTr="00201D18">
        <w:trPr>
          <w:trHeight w:val="176"/>
          <w:ins w:id="9227" w:author="Charles Gifford" w:date="2017-03-18T14:14:00Z"/>
        </w:trPr>
        <w:tc>
          <w:tcPr>
            <w:tcW w:w="0" w:type="auto"/>
            <w:shd w:val="clear" w:color="auto" w:fill="auto"/>
          </w:tcPr>
          <w:p w14:paraId="46B65C35" w14:textId="77777777" w:rsidR="00BB48ED" w:rsidRDefault="00BB48ED" w:rsidP="00BB48ED">
            <w:pPr>
              <w:keepLines/>
              <w:tabs>
                <w:tab w:val="left" w:pos="0"/>
                <w:tab w:val="left" w:pos="9360"/>
                <w:tab w:val="left" w:pos="10080"/>
              </w:tabs>
              <w:spacing w:before="60" w:after="60"/>
              <w:rPr>
                <w:ins w:id="9228" w:author="Charles Gifford" w:date="2017-03-18T14:14:00Z"/>
                <w:sz w:val="16"/>
                <w:szCs w:val="16"/>
              </w:rPr>
            </w:pPr>
            <w:ins w:id="9229" w:author="Charles Gifford" w:date="2017-03-18T14:14:00Z">
              <w:r>
                <w:rPr>
                  <w:sz w:val="16"/>
                  <w:szCs w:val="16"/>
                </w:rPr>
                <w:t>Test specification</w:t>
              </w:r>
            </w:ins>
          </w:p>
        </w:tc>
        <w:tc>
          <w:tcPr>
            <w:tcW w:w="0" w:type="auto"/>
            <w:shd w:val="clear" w:color="auto" w:fill="auto"/>
          </w:tcPr>
          <w:p w14:paraId="5CFC446E" w14:textId="77777777" w:rsidR="00BB48ED" w:rsidRDefault="00BB48ED" w:rsidP="00BB48ED">
            <w:pPr>
              <w:keepLines/>
              <w:tabs>
                <w:tab w:val="left" w:pos="0"/>
                <w:tab w:val="left" w:pos="9360"/>
                <w:tab w:val="left" w:pos="10080"/>
              </w:tabs>
              <w:spacing w:before="60" w:after="60"/>
              <w:rPr>
                <w:ins w:id="9230" w:author="Charles Gifford" w:date="2017-03-18T14:14:00Z"/>
                <w:sz w:val="16"/>
                <w:szCs w:val="16"/>
              </w:rPr>
            </w:pPr>
            <w:ins w:id="9231" w:author="Charles Gifford" w:date="2017-03-18T14:14:00Z">
              <w:r>
                <w:rPr>
                  <w:sz w:val="16"/>
                  <w:szCs w:val="16"/>
                </w:rPr>
                <w:t>Test specification</w:t>
              </w:r>
            </w:ins>
          </w:p>
        </w:tc>
        <w:tc>
          <w:tcPr>
            <w:tcW w:w="0" w:type="auto"/>
            <w:shd w:val="clear" w:color="auto" w:fill="auto"/>
          </w:tcPr>
          <w:p w14:paraId="54DA0E5F" w14:textId="77777777" w:rsidR="00BB48ED" w:rsidRDefault="00BB48ED" w:rsidP="00BB48ED">
            <w:pPr>
              <w:keepLines/>
              <w:tabs>
                <w:tab w:val="left" w:pos="0"/>
                <w:tab w:val="left" w:pos="9360"/>
                <w:tab w:val="left" w:pos="10080"/>
              </w:tabs>
              <w:spacing w:before="60" w:after="60"/>
              <w:rPr>
                <w:ins w:id="9232" w:author="Charles Gifford" w:date="2017-03-18T14:14:00Z"/>
                <w:sz w:val="16"/>
                <w:szCs w:val="16"/>
              </w:rPr>
            </w:pPr>
            <w:ins w:id="9233" w:author="Charles Gifford" w:date="2017-03-18T14:14:00Z">
              <w:r>
                <w:rPr>
                  <w:sz w:val="16"/>
                  <w:szCs w:val="16"/>
                </w:rPr>
                <w:t>Aggregation hierarchy</w:t>
              </w:r>
            </w:ins>
          </w:p>
        </w:tc>
        <w:tc>
          <w:tcPr>
            <w:tcW w:w="0" w:type="auto"/>
            <w:shd w:val="clear" w:color="auto" w:fill="auto"/>
          </w:tcPr>
          <w:p w14:paraId="4C662741" w14:textId="03196B7D" w:rsidR="00BB48ED" w:rsidRDefault="00FC54DC" w:rsidP="00BB48ED">
            <w:pPr>
              <w:keepLines/>
              <w:tabs>
                <w:tab w:val="left" w:pos="0"/>
                <w:tab w:val="left" w:pos="9360"/>
                <w:tab w:val="left" w:pos="10080"/>
              </w:tabs>
              <w:spacing w:before="60" w:after="60"/>
              <w:rPr>
                <w:ins w:id="9234" w:author="Charles Gifford" w:date="2017-03-18T14:14:00Z"/>
                <w:sz w:val="16"/>
                <w:szCs w:val="16"/>
              </w:rPr>
            </w:pPr>
            <w:ins w:id="9235" w:author="Charles Gifford" w:date="2017-03-18T17:56:00Z">
              <w:r>
                <w:rPr>
                  <w:sz w:val="16"/>
                  <w:szCs w:val="16"/>
                </w:rPr>
                <w:t>Is made up of</w:t>
              </w:r>
            </w:ins>
            <w:ins w:id="9236" w:author="Charles Gifford" w:date="2017-03-18T15:40:00Z">
              <w:r w:rsidR="007E7B2B">
                <w:rPr>
                  <w:sz w:val="16"/>
                  <w:szCs w:val="16"/>
                </w:rPr>
                <w:t xml:space="preserve"> &gt;</w:t>
              </w:r>
            </w:ins>
          </w:p>
        </w:tc>
      </w:tr>
      <w:tr w:rsidR="00BB48ED" w:rsidRPr="008F275A" w14:paraId="37157289" w14:textId="77777777" w:rsidTr="00201D18">
        <w:trPr>
          <w:trHeight w:val="176"/>
          <w:ins w:id="9237" w:author="Charles Gifford" w:date="2017-03-18T14:14:00Z"/>
        </w:trPr>
        <w:tc>
          <w:tcPr>
            <w:tcW w:w="0" w:type="auto"/>
            <w:shd w:val="clear" w:color="auto" w:fill="auto"/>
          </w:tcPr>
          <w:p w14:paraId="4F3DB0F9" w14:textId="77777777" w:rsidR="00BB48ED" w:rsidRDefault="00BB48ED" w:rsidP="00BB48ED">
            <w:pPr>
              <w:keepLines/>
              <w:tabs>
                <w:tab w:val="left" w:pos="0"/>
                <w:tab w:val="left" w:pos="9360"/>
                <w:tab w:val="left" w:pos="10080"/>
              </w:tabs>
              <w:spacing w:before="60" w:after="60"/>
              <w:rPr>
                <w:ins w:id="9238" w:author="Charles Gifford" w:date="2017-03-18T14:14:00Z"/>
                <w:sz w:val="16"/>
                <w:szCs w:val="16"/>
              </w:rPr>
            </w:pPr>
            <w:ins w:id="9239" w:author="Charles Gifford" w:date="2017-03-18T14:14:00Z">
              <w:r>
                <w:rPr>
                  <w:sz w:val="16"/>
                  <w:szCs w:val="16"/>
                </w:rPr>
                <w:t>Test specification</w:t>
              </w:r>
            </w:ins>
          </w:p>
        </w:tc>
        <w:tc>
          <w:tcPr>
            <w:tcW w:w="0" w:type="auto"/>
            <w:shd w:val="clear" w:color="auto" w:fill="auto"/>
          </w:tcPr>
          <w:p w14:paraId="0CBB1B93" w14:textId="77777777" w:rsidR="00BB48ED" w:rsidRDefault="00BB48ED" w:rsidP="00BB48ED">
            <w:pPr>
              <w:keepLines/>
              <w:tabs>
                <w:tab w:val="left" w:pos="0"/>
                <w:tab w:val="left" w:pos="9360"/>
                <w:tab w:val="left" w:pos="10080"/>
              </w:tabs>
              <w:spacing w:before="60" w:after="60"/>
              <w:rPr>
                <w:ins w:id="9240" w:author="Charles Gifford" w:date="2017-03-18T14:14:00Z"/>
                <w:sz w:val="16"/>
                <w:szCs w:val="16"/>
              </w:rPr>
            </w:pPr>
            <w:ins w:id="9241" w:author="Charles Gifford" w:date="2017-03-18T14:14:00Z">
              <w:r>
                <w:rPr>
                  <w:sz w:val="16"/>
                  <w:szCs w:val="16"/>
                </w:rPr>
                <w:t>Test specification property</w:t>
              </w:r>
            </w:ins>
          </w:p>
        </w:tc>
        <w:tc>
          <w:tcPr>
            <w:tcW w:w="0" w:type="auto"/>
            <w:shd w:val="clear" w:color="auto" w:fill="auto"/>
          </w:tcPr>
          <w:p w14:paraId="011D8516" w14:textId="77777777" w:rsidR="00BB48ED" w:rsidRDefault="00BB48ED" w:rsidP="00BB48ED">
            <w:pPr>
              <w:keepLines/>
              <w:tabs>
                <w:tab w:val="left" w:pos="0"/>
                <w:tab w:val="left" w:pos="9360"/>
                <w:tab w:val="left" w:pos="10080"/>
              </w:tabs>
              <w:spacing w:before="60" w:after="60"/>
              <w:rPr>
                <w:ins w:id="9242" w:author="Charles Gifford" w:date="2017-03-18T14:14:00Z"/>
                <w:sz w:val="16"/>
                <w:szCs w:val="16"/>
              </w:rPr>
            </w:pPr>
            <w:ins w:id="9243" w:author="Charles Gifford" w:date="2017-03-18T14:14:00Z">
              <w:r>
                <w:rPr>
                  <w:sz w:val="16"/>
                  <w:szCs w:val="16"/>
                </w:rPr>
                <w:t>Composition whole</w:t>
              </w:r>
            </w:ins>
          </w:p>
        </w:tc>
        <w:tc>
          <w:tcPr>
            <w:tcW w:w="0" w:type="auto"/>
            <w:shd w:val="clear" w:color="auto" w:fill="auto"/>
          </w:tcPr>
          <w:p w14:paraId="648756AF" w14:textId="6CB3F902" w:rsidR="00BB48ED" w:rsidRDefault="00BB48ED" w:rsidP="00BB48ED">
            <w:pPr>
              <w:keepLines/>
              <w:tabs>
                <w:tab w:val="left" w:pos="0"/>
                <w:tab w:val="left" w:pos="9360"/>
                <w:tab w:val="left" w:pos="10080"/>
              </w:tabs>
              <w:spacing w:before="60" w:after="60"/>
              <w:rPr>
                <w:ins w:id="9244" w:author="Charles Gifford" w:date="2017-03-18T14:14:00Z"/>
                <w:sz w:val="16"/>
                <w:szCs w:val="16"/>
              </w:rPr>
            </w:pPr>
            <w:ins w:id="9245" w:author="Charles Gifford" w:date="2017-03-18T14:14:00Z">
              <w:r>
                <w:rPr>
                  <w:sz w:val="16"/>
                  <w:szCs w:val="16"/>
                </w:rPr>
                <w:t>Has values of</w:t>
              </w:r>
            </w:ins>
            <w:ins w:id="9246" w:author="Charles Gifford" w:date="2017-03-18T15:39:00Z">
              <w:r w:rsidR="007E7B2B">
                <w:rPr>
                  <w:sz w:val="16"/>
                  <w:szCs w:val="16"/>
                </w:rPr>
                <w:t xml:space="preserve"> &gt;</w:t>
              </w:r>
            </w:ins>
          </w:p>
        </w:tc>
      </w:tr>
      <w:tr w:rsidR="00BB48ED" w:rsidRPr="008F275A" w14:paraId="3A9E683E" w14:textId="77777777" w:rsidTr="00201D18">
        <w:trPr>
          <w:trHeight w:val="176"/>
          <w:ins w:id="9247" w:author="Charles Gifford" w:date="2017-03-18T14:14:00Z"/>
        </w:trPr>
        <w:tc>
          <w:tcPr>
            <w:tcW w:w="0" w:type="auto"/>
            <w:shd w:val="clear" w:color="auto" w:fill="auto"/>
          </w:tcPr>
          <w:p w14:paraId="4CD7B37B" w14:textId="77777777" w:rsidR="00BB48ED" w:rsidRDefault="00BB48ED" w:rsidP="00BB48ED">
            <w:pPr>
              <w:keepLines/>
              <w:tabs>
                <w:tab w:val="left" w:pos="0"/>
                <w:tab w:val="left" w:pos="9360"/>
                <w:tab w:val="left" w:pos="10080"/>
              </w:tabs>
              <w:spacing w:before="60" w:after="60"/>
              <w:rPr>
                <w:ins w:id="9248" w:author="Charles Gifford" w:date="2017-03-18T14:14:00Z"/>
                <w:sz w:val="16"/>
                <w:szCs w:val="16"/>
              </w:rPr>
            </w:pPr>
            <w:ins w:id="9249" w:author="Charles Gifford" w:date="2017-03-18T14:14:00Z">
              <w:r>
                <w:rPr>
                  <w:sz w:val="16"/>
                  <w:szCs w:val="16"/>
                </w:rPr>
                <w:t>Test specification</w:t>
              </w:r>
            </w:ins>
          </w:p>
        </w:tc>
        <w:tc>
          <w:tcPr>
            <w:tcW w:w="0" w:type="auto"/>
            <w:shd w:val="clear" w:color="auto" w:fill="auto"/>
          </w:tcPr>
          <w:p w14:paraId="0A0D5AFE" w14:textId="77777777" w:rsidR="00BB48ED" w:rsidRDefault="00BB48ED" w:rsidP="00BB48ED">
            <w:pPr>
              <w:keepLines/>
              <w:tabs>
                <w:tab w:val="left" w:pos="0"/>
                <w:tab w:val="left" w:pos="9360"/>
                <w:tab w:val="left" w:pos="10080"/>
              </w:tabs>
              <w:spacing w:before="60" w:after="60"/>
              <w:rPr>
                <w:ins w:id="9250" w:author="Charles Gifford" w:date="2017-03-18T14:14:00Z"/>
                <w:sz w:val="16"/>
                <w:szCs w:val="16"/>
              </w:rPr>
            </w:pPr>
            <w:ins w:id="9251" w:author="Charles Gifford" w:date="2017-03-18T14:14:00Z">
              <w:r>
                <w:rPr>
                  <w:sz w:val="16"/>
                  <w:szCs w:val="16"/>
                </w:rPr>
                <w:t>Test specification criteria</w:t>
              </w:r>
            </w:ins>
          </w:p>
        </w:tc>
        <w:tc>
          <w:tcPr>
            <w:tcW w:w="0" w:type="auto"/>
            <w:shd w:val="clear" w:color="auto" w:fill="auto"/>
          </w:tcPr>
          <w:p w14:paraId="3D686591" w14:textId="77777777" w:rsidR="00BB48ED" w:rsidRDefault="00BB48ED" w:rsidP="00BB48ED">
            <w:pPr>
              <w:keepLines/>
              <w:tabs>
                <w:tab w:val="left" w:pos="0"/>
                <w:tab w:val="left" w:pos="9360"/>
                <w:tab w:val="left" w:pos="10080"/>
              </w:tabs>
              <w:spacing w:before="60" w:after="60"/>
              <w:rPr>
                <w:ins w:id="9252" w:author="Charles Gifford" w:date="2017-03-18T14:14:00Z"/>
                <w:sz w:val="16"/>
                <w:szCs w:val="16"/>
              </w:rPr>
            </w:pPr>
            <w:ins w:id="9253" w:author="Charles Gifford" w:date="2017-03-18T14:14:00Z">
              <w:r>
                <w:rPr>
                  <w:sz w:val="16"/>
                  <w:szCs w:val="16"/>
                </w:rPr>
                <w:t>Composition whole</w:t>
              </w:r>
            </w:ins>
          </w:p>
        </w:tc>
        <w:tc>
          <w:tcPr>
            <w:tcW w:w="0" w:type="auto"/>
            <w:shd w:val="clear" w:color="auto" w:fill="auto"/>
          </w:tcPr>
          <w:p w14:paraId="690D345B" w14:textId="06422635" w:rsidR="00BB48ED" w:rsidRDefault="00FC54DC" w:rsidP="00BB48ED">
            <w:pPr>
              <w:keepLines/>
              <w:tabs>
                <w:tab w:val="left" w:pos="0"/>
                <w:tab w:val="left" w:pos="9360"/>
                <w:tab w:val="left" w:pos="10080"/>
              </w:tabs>
              <w:spacing w:before="60" w:after="60"/>
              <w:rPr>
                <w:ins w:id="9254" w:author="Charles Gifford" w:date="2017-03-18T14:14:00Z"/>
                <w:sz w:val="16"/>
                <w:szCs w:val="16"/>
              </w:rPr>
            </w:pPr>
            <w:ins w:id="9255" w:author="Charles Gifford" w:date="2017-03-18T14:14:00Z">
              <w:r>
                <w:rPr>
                  <w:sz w:val="16"/>
                  <w:szCs w:val="16"/>
                </w:rPr>
                <w:t>Is m</w:t>
              </w:r>
              <w:r w:rsidR="00BB48ED">
                <w:rPr>
                  <w:sz w:val="16"/>
                  <w:szCs w:val="16"/>
                </w:rPr>
                <w:t>ade up of</w:t>
              </w:r>
            </w:ins>
            <w:ins w:id="9256" w:author="Charles Gifford" w:date="2017-03-18T15:39:00Z">
              <w:r w:rsidR="007E7B2B">
                <w:rPr>
                  <w:sz w:val="16"/>
                  <w:szCs w:val="16"/>
                </w:rPr>
                <w:t xml:space="preserve"> &gt;</w:t>
              </w:r>
            </w:ins>
          </w:p>
        </w:tc>
      </w:tr>
      <w:tr w:rsidR="00BB48ED" w:rsidRPr="008F275A" w14:paraId="6A9E2EC3" w14:textId="77777777" w:rsidTr="00201D18">
        <w:trPr>
          <w:trHeight w:val="176"/>
          <w:ins w:id="9257" w:author="Charles Gifford" w:date="2017-03-18T14:14:00Z"/>
        </w:trPr>
        <w:tc>
          <w:tcPr>
            <w:tcW w:w="0" w:type="auto"/>
            <w:shd w:val="clear" w:color="auto" w:fill="auto"/>
          </w:tcPr>
          <w:p w14:paraId="6A11DC8D" w14:textId="77777777" w:rsidR="00BB48ED" w:rsidRDefault="00BB48ED" w:rsidP="00BB48ED">
            <w:pPr>
              <w:keepLines/>
              <w:tabs>
                <w:tab w:val="left" w:pos="0"/>
                <w:tab w:val="left" w:pos="9360"/>
                <w:tab w:val="left" w:pos="10080"/>
              </w:tabs>
              <w:spacing w:before="60" w:after="60"/>
              <w:rPr>
                <w:ins w:id="9258" w:author="Charles Gifford" w:date="2017-03-18T14:14:00Z"/>
                <w:sz w:val="16"/>
                <w:szCs w:val="16"/>
              </w:rPr>
            </w:pPr>
            <w:ins w:id="9259" w:author="Charles Gifford" w:date="2017-03-18T14:14:00Z">
              <w:r>
                <w:rPr>
                  <w:sz w:val="16"/>
                  <w:szCs w:val="16"/>
                </w:rPr>
                <w:t>Test specification</w:t>
              </w:r>
            </w:ins>
          </w:p>
        </w:tc>
        <w:tc>
          <w:tcPr>
            <w:tcW w:w="0" w:type="auto"/>
            <w:shd w:val="clear" w:color="auto" w:fill="auto"/>
          </w:tcPr>
          <w:p w14:paraId="4A46F8BF" w14:textId="77777777" w:rsidR="00BB48ED" w:rsidRDefault="00BB48ED" w:rsidP="00BB48ED">
            <w:pPr>
              <w:keepLines/>
              <w:tabs>
                <w:tab w:val="left" w:pos="0"/>
                <w:tab w:val="left" w:pos="9360"/>
                <w:tab w:val="left" w:pos="10080"/>
              </w:tabs>
              <w:spacing w:before="60" w:after="60"/>
              <w:rPr>
                <w:ins w:id="9260" w:author="Charles Gifford" w:date="2017-03-18T14:14:00Z"/>
                <w:sz w:val="16"/>
                <w:szCs w:val="16"/>
              </w:rPr>
            </w:pPr>
            <w:ins w:id="9261" w:author="Charles Gifford" w:date="2017-03-18T14:14:00Z">
              <w:r>
                <w:rPr>
                  <w:sz w:val="16"/>
                  <w:szCs w:val="16"/>
                </w:rPr>
                <w:t>Evaluated property</w:t>
              </w:r>
            </w:ins>
          </w:p>
        </w:tc>
        <w:tc>
          <w:tcPr>
            <w:tcW w:w="0" w:type="auto"/>
            <w:shd w:val="clear" w:color="auto" w:fill="auto"/>
          </w:tcPr>
          <w:p w14:paraId="1FC183F7" w14:textId="77777777" w:rsidR="00BB48ED" w:rsidRDefault="00BB48ED" w:rsidP="00BB48ED">
            <w:pPr>
              <w:keepLines/>
              <w:tabs>
                <w:tab w:val="left" w:pos="0"/>
                <w:tab w:val="left" w:pos="9360"/>
                <w:tab w:val="left" w:pos="10080"/>
              </w:tabs>
              <w:spacing w:before="60" w:after="60"/>
              <w:rPr>
                <w:ins w:id="9262" w:author="Charles Gifford" w:date="2017-03-18T14:14:00Z"/>
                <w:sz w:val="16"/>
                <w:szCs w:val="16"/>
              </w:rPr>
            </w:pPr>
            <w:ins w:id="9263" w:author="Charles Gifford" w:date="2017-03-18T14:14:00Z">
              <w:r>
                <w:rPr>
                  <w:sz w:val="16"/>
                  <w:szCs w:val="16"/>
                </w:rPr>
                <w:t>Composition whole</w:t>
              </w:r>
            </w:ins>
          </w:p>
        </w:tc>
        <w:tc>
          <w:tcPr>
            <w:tcW w:w="0" w:type="auto"/>
            <w:shd w:val="clear" w:color="auto" w:fill="auto"/>
          </w:tcPr>
          <w:p w14:paraId="5DF066A2" w14:textId="49663A69" w:rsidR="00BB48ED" w:rsidRDefault="00BB48ED" w:rsidP="00BB48ED">
            <w:pPr>
              <w:keepLines/>
              <w:tabs>
                <w:tab w:val="left" w:pos="0"/>
                <w:tab w:val="left" w:pos="9360"/>
                <w:tab w:val="left" w:pos="10080"/>
              </w:tabs>
              <w:spacing w:before="60" w:after="60"/>
              <w:rPr>
                <w:ins w:id="9264" w:author="Charles Gifford" w:date="2017-03-18T14:14:00Z"/>
                <w:sz w:val="16"/>
                <w:szCs w:val="16"/>
              </w:rPr>
            </w:pPr>
            <w:ins w:id="9265" w:author="Charles Gifford" w:date="2017-03-18T14:14:00Z">
              <w:r>
                <w:rPr>
                  <w:sz w:val="16"/>
                  <w:szCs w:val="16"/>
                </w:rPr>
                <w:t>Evaluates</w:t>
              </w:r>
            </w:ins>
            <w:ins w:id="9266" w:author="Charles Gifford" w:date="2017-03-18T15:39:00Z">
              <w:r w:rsidR="007E7B2B">
                <w:rPr>
                  <w:sz w:val="16"/>
                  <w:szCs w:val="16"/>
                </w:rPr>
                <w:t xml:space="preserve"> &gt;</w:t>
              </w:r>
            </w:ins>
          </w:p>
        </w:tc>
      </w:tr>
      <w:tr w:rsidR="00BB48ED" w:rsidRPr="008F275A" w14:paraId="31CB6DC7" w14:textId="77777777" w:rsidTr="00201D18">
        <w:trPr>
          <w:trHeight w:val="176"/>
          <w:ins w:id="9267" w:author="Charles Gifford" w:date="2017-03-18T14:14:00Z"/>
        </w:trPr>
        <w:tc>
          <w:tcPr>
            <w:tcW w:w="0" w:type="auto"/>
            <w:shd w:val="clear" w:color="auto" w:fill="auto"/>
          </w:tcPr>
          <w:p w14:paraId="5174EDD8" w14:textId="77777777" w:rsidR="00BB48ED" w:rsidRDefault="00BB48ED" w:rsidP="00BB48ED">
            <w:pPr>
              <w:keepLines/>
              <w:tabs>
                <w:tab w:val="left" w:pos="0"/>
                <w:tab w:val="left" w:pos="9360"/>
                <w:tab w:val="left" w:pos="10080"/>
              </w:tabs>
              <w:spacing w:before="60" w:after="60"/>
              <w:rPr>
                <w:ins w:id="9268" w:author="Charles Gifford" w:date="2017-03-18T14:14:00Z"/>
                <w:sz w:val="16"/>
                <w:szCs w:val="16"/>
              </w:rPr>
            </w:pPr>
            <w:ins w:id="9269" w:author="Charles Gifford" w:date="2017-03-18T14:14:00Z">
              <w:r>
                <w:rPr>
                  <w:sz w:val="16"/>
                  <w:szCs w:val="16"/>
                </w:rPr>
                <w:t>Test specification</w:t>
              </w:r>
            </w:ins>
          </w:p>
        </w:tc>
        <w:tc>
          <w:tcPr>
            <w:tcW w:w="0" w:type="auto"/>
            <w:shd w:val="clear" w:color="auto" w:fill="auto"/>
          </w:tcPr>
          <w:p w14:paraId="0DD54CBE" w14:textId="77777777" w:rsidR="00BB48ED" w:rsidRDefault="00BB48ED" w:rsidP="00BB48ED">
            <w:pPr>
              <w:keepLines/>
              <w:tabs>
                <w:tab w:val="left" w:pos="0"/>
                <w:tab w:val="left" w:pos="9360"/>
                <w:tab w:val="left" w:pos="10080"/>
              </w:tabs>
              <w:spacing w:before="60" w:after="60"/>
              <w:rPr>
                <w:ins w:id="9270" w:author="Charles Gifford" w:date="2017-03-18T14:14:00Z"/>
                <w:sz w:val="16"/>
                <w:szCs w:val="16"/>
              </w:rPr>
            </w:pPr>
            <w:ins w:id="9271" w:author="Charles Gifford" w:date="2017-03-18T14:14:00Z">
              <w:r>
                <w:rPr>
                  <w:sz w:val="16"/>
                  <w:szCs w:val="16"/>
                </w:rPr>
                <w:t>Testable object</w:t>
              </w:r>
            </w:ins>
          </w:p>
        </w:tc>
        <w:tc>
          <w:tcPr>
            <w:tcW w:w="0" w:type="auto"/>
            <w:shd w:val="clear" w:color="auto" w:fill="auto"/>
          </w:tcPr>
          <w:p w14:paraId="4AEDBD42" w14:textId="77777777" w:rsidR="00BB48ED" w:rsidRDefault="00BB48ED" w:rsidP="00BB48ED">
            <w:pPr>
              <w:keepLines/>
              <w:tabs>
                <w:tab w:val="left" w:pos="0"/>
                <w:tab w:val="left" w:pos="9360"/>
                <w:tab w:val="left" w:pos="10080"/>
              </w:tabs>
              <w:spacing w:before="60" w:after="60"/>
              <w:rPr>
                <w:ins w:id="9272" w:author="Charles Gifford" w:date="2017-03-18T14:14:00Z"/>
                <w:sz w:val="16"/>
                <w:szCs w:val="16"/>
              </w:rPr>
            </w:pPr>
            <w:ins w:id="9273" w:author="Charles Gifford" w:date="2017-03-18T14:14:00Z">
              <w:r>
                <w:rPr>
                  <w:sz w:val="16"/>
                  <w:szCs w:val="16"/>
                </w:rPr>
                <w:t>Association</w:t>
              </w:r>
            </w:ins>
          </w:p>
        </w:tc>
        <w:tc>
          <w:tcPr>
            <w:tcW w:w="0" w:type="auto"/>
            <w:shd w:val="clear" w:color="auto" w:fill="auto"/>
          </w:tcPr>
          <w:p w14:paraId="1D827B93" w14:textId="24DCDF03" w:rsidR="00BB48ED" w:rsidRDefault="00BB48ED" w:rsidP="00BB48ED">
            <w:pPr>
              <w:keepLines/>
              <w:tabs>
                <w:tab w:val="left" w:pos="0"/>
                <w:tab w:val="left" w:pos="9360"/>
                <w:tab w:val="left" w:pos="10080"/>
              </w:tabs>
              <w:spacing w:before="60" w:after="60"/>
              <w:rPr>
                <w:ins w:id="9274" w:author="Charles Gifford" w:date="2017-03-18T14:14:00Z"/>
                <w:sz w:val="16"/>
                <w:szCs w:val="16"/>
              </w:rPr>
            </w:pPr>
            <w:ins w:id="9275" w:author="Charles Gifford" w:date="2017-03-18T14:14:00Z">
              <w:r>
                <w:rPr>
                  <w:sz w:val="16"/>
                  <w:szCs w:val="16"/>
                </w:rPr>
                <w:t>Specifies test for</w:t>
              </w:r>
            </w:ins>
            <w:ins w:id="9276" w:author="Charles Gifford" w:date="2017-03-18T15:42:00Z">
              <w:r w:rsidR="007E7B2B">
                <w:rPr>
                  <w:sz w:val="16"/>
                  <w:szCs w:val="16"/>
                </w:rPr>
                <w:t xml:space="preserve"> &gt;</w:t>
              </w:r>
            </w:ins>
          </w:p>
        </w:tc>
      </w:tr>
      <w:tr w:rsidR="00BB48ED" w:rsidRPr="008F275A" w14:paraId="2521CD71" w14:textId="77777777" w:rsidTr="00201D18">
        <w:trPr>
          <w:trHeight w:val="176"/>
          <w:ins w:id="9277" w:author="Charles Gifford" w:date="2017-03-18T14:14:00Z"/>
        </w:trPr>
        <w:tc>
          <w:tcPr>
            <w:tcW w:w="0" w:type="auto"/>
            <w:shd w:val="clear" w:color="auto" w:fill="auto"/>
          </w:tcPr>
          <w:p w14:paraId="643F27AF" w14:textId="77777777" w:rsidR="00BB48ED" w:rsidRDefault="00BB48ED" w:rsidP="00BB48ED">
            <w:pPr>
              <w:keepLines/>
              <w:tabs>
                <w:tab w:val="left" w:pos="0"/>
                <w:tab w:val="left" w:pos="9360"/>
                <w:tab w:val="left" w:pos="10080"/>
              </w:tabs>
              <w:spacing w:before="60" w:after="60"/>
              <w:rPr>
                <w:ins w:id="9278" w:author="Charles Gifford" w:date="2017-03-18T14:14:00Z"/>
                <w:sz w:val="16"/>
                <w:szCs w:val="16"/>
              </w:rPr>
            </w:pPr>
            <w:ins w:id="9279" w:author="Charles Gifford" w:date="2017-03-18T14:14:00Z">
              <w:r>
                <w:rPr>
                  <w:sz w:val="16"/>
                  <w:szCs w:val="16"/>
                </w:rPr>
                <w:t>Test specification property</w:t>
              </w:r>
            </w:ins>
          </w:p>
        </w:tc>
        <w:tc>
          <w:tcPr>
            <w:tcW w:w="0" w:type="auto"/>
            <w:shd w:val="clear" w:color="auto" w:fill="auto"/>
          </w:tcPr>
          <w:p w14:paraId="65E24DD9" w14:textId="77777777" w:rsidR="00BB48ED" w:rsidRDefault="00BB48ED" w:rsidP="00BB48ED">
            <w:pPr>
              <w:keepLines/>
              <w:tabs>
                <w:tab w:val="left" w:pos="0"/>
                <w:tab w:val="left" w:pos="9360"/>
                <w:tab w:val="left" w:pos="10080"/>
              </w:tabs>
              <w:spacing w:before="60" w:after="60"/>
              <w:rPr>
                <w:ins w:id="9280" w:author="Charles Gifford" w:date="2017-03-18T14:14:00Z"/>
                <w:sz w:val="16"/>
                <w:szCs w:val="16"/>
              </w:rPr>
            </w:pPr>
            <w:ins w:id="9281" w:author="Charles Gifford" w:date="2017-03-18T14:14:00Z">
              <w:r>
                <w:rPr>
                  <w:sz w:val="16"/>
                  <w:szCs w:val="16"/>
                </w:rPr>
                <w:t>Test specification property</w:t>
              </w:r>
            </w:ins>
          </w:p>
        </w:tc>
        <w:tc>
          <w:tcPr>
            <w:tcW w:w="0" w:type="auto"/>
            <w:shd w:val="clear" w:color="auto" w:fill="auto"/>
          </w:tcPr>
          <w:p w14:paraId="35D15F8A" w14:textId="77777777" w:rsidR="00BB48ED" w:rsidRDefault="00BB48ED" w:rsidP="00BB48ED">
            <w:pPr>
              <w:keepLines/>
              <w:tabs>
                <w:tab w:val="left" w:pos="0"/>
                <w:tab w:val="left" w:pos="9360"/>
                <w:tab w:val="left" w:pos="10080"/>
              </w:tabs>
              <w:spacing w:before="60" w:after="60"/>
              <w:rPr>
                <w:ins w:id="9282" w:author="Charles Gifford" w:date="2017-03-18T14:14:00Z"/>
                <w:sz w:val="16"/>
                <w:szCs w:val="16"/>
              </w:rPr>
            </w:pPr>
            <w:ins w:id="9283" w:author="Charles Gifford" w:date="2017-03-18T14:14:00Z">
              <w:r>
                <w:rPr>
                  <w:sz w:val="16"/>
                  <w:szCs w:val="16"/>
                </w:rPr>
                <w:t>Composition hierarchy</w:t>
              </w:r>
            </w:ins>
          </w:p>
        </w:tc>
        <w:tc>
          <w:tcPr>
            <w:tcW w:w="0" w:type="auto"/>
            <w:shd w:val="clear" w:color="auto" w:fill="auto"/>
          </w:tcPr>
          <w:p w14:paraId="3C4B0594" w14:textId="4B6FCDBA" w:rsidR="00BB48ED" w:rsidRDefault="00FC54DC" w:rsidP="00BB48ED">
            <w:pPr>
              <w:keepLines/>
              <w:tabs>
                <w:tab w:val="left" w:pos="0"/>
                <w:tab w:val="left" w:pos="9360"/>
                <w:tab w:val="left" w:pos="10080"/>
              </w:tabs>
              <w:spacing w:before="60" w:after="60"/>
              <w:rPr>
                <w:ins w:id="9284" w:author="Charles Gifford" w:date="2017-03-18T14:14:00Z"/>
                <w:sz w:val="16"/>
                <w:szCs w:val="16"/>
              </w:rPr>
            </w:pPr>
            <w:ins w:id="9285" w:author="Charles Gifford" w:date="2017-03-18T18:00:00Z">
              <w:r>
                <w:rPr>
                  <w:sz w:val="16"/>
                  <w:szCs w:val="16"/>
                </w:rPr>
                <w:t>Contains</w:t>
              </w:r>
            </w:ins>
            <w:ins w:id="9286" w:author="Charles Gifford" w:date="2017-03-18T17:56:00Z">
              <w:r w:rsidRPr="00FC54DC">
                <w:rPr>
                  <w:sz w:val="16"/>
                  <w:szCs w:val="16"/>
                </w:rPr>
                <w:t xml:space="preserve"> </w:t>
              </w:r>
            </w:ins>
            <w:ins w:id="9287" w:author="Charles Gifford" w:date="2017-03-18T15:42:00Z">
              <w:r w:rsidR="007E7B2B">
                <w:rPr>
                  <w:sz w:val="16"/>
                  <w:szCs w:val="16"/>
                </w:rPr>
                <w:t>&gt;</w:t>
              </w:r>
            </w:ins>
          </w:p>
        </w:tc>
      </w:tr>
      <w:tr w:rsidR="00BB48ED" w:rsidRPr="008F275A" w14:paraId="099B3F51" w14:textId="77777777" w:rsidTr="00201D18">
        <w:trPr>
          <w:trHeight w:val="176"/>
          <w:ins w:id="9288" w:author="Charles Gifford" w:date="2017-03-18T14:14:00Z"/>
        </w:trPr>
        <w:tc>
          <w:tcPr>
            <w:tcW w:w="0" w:type="auto"/>
            <w:shd w:val="clear" w:color="auto" w:fill="auto"/>
          </w:tcPr>
          <w:p w14:paraId="1CD33741" w14:textId="77777777" w:rsidR="00BB48ED" w:rsidRDefault="00BB48ED" w:rsidP="00BB48ED">
            <w:pPr>
              <w:keepLines/>
              <w:tabs>
                <w:tab w:val="left" w:pos="0"/>
                <w:tab w:val="left" w:pos="9360"/>
                <w:tab w:val="left" w:pos="10080"/>
              </w:tabs>
              <w:spacing w:before="60" w:after="60"/>
              <w:rPr>
                <w:ins w:id="9289" w:author="Charles Gifford" w:date="2017-03-18T14:14:00Z"/>
                <w:sz w:val="16"/>
                <w:szCs w:val="16"/>
              </w:rPr>
            </w:pPr>
            <w:ins w:id="9290" w:author="Charles Gifford" w:date="2017-03-18T14:14:00Z">
              <w:r>
                <w:rPr>
                  <w:sz w:val="16"/>
                  <w:szCs w:val="16"/>
                </w:rPr>
                <w:t>Evaluated property</w:t>
              </w:r>
            </w:ins>
          </w:p>
        </w:tc>
        <w:tc>
          <w:tcPr>
            <w:tcW w:w="0" w:type="auto"/>
            <w:shd w:val="clear" w:color="auto" w:fill="auto"/>
          </w:tcPr>
          <w:p w14:paraId="6DFB6BDD" w14:textId="77777777" w:rsidR="00BB48ED" w:rsidRDefault="00BB48ED" w:rsidP="00BB48ED">
            <w:pPr>
              <w:keepLines/>
              <w:tabs>
                <w:tab w:val="left" w:pos="0"/>
                <w:tab w:val="left" w:pos="9360"/>
                <w:tab w:val="left" w:pos="10080"/>
              </w:tabs>
              <w:spacing w:before="60" w:after="60"/>
              <w:rPr>
                <w:ins w:id="9291" w:author="Charles Gifford" w:date="2017-03-18T14:14:00Z"/>
                <w:sz w:val="16"/>
                <w:szCs w:val="16"/>
              </w:rPr>
            </w:pPr>
            <w:ins w:id="9292" w:author="Charles Gifford" w:date="2017-03-18T14:14:00Z">
              <w:r>
                <w:rPr>
                  <w:sz w:val="16"/>
                  <w:szCs w:val="16"/>
                </w:rPr>
                <w:t>Testable object property</w:t>
              </w:r>
            </w:ins>
          </w:p>
        </w:tc>
        <w:tc>
          <w:tcPr>
            <w:tcW w:w="0" w:type="auto"/>
            <w:shd w:val="clear" w:color="auto" w:fill="auto"/>
          </w:tcPr>
          <w:p w14:paraId="6165E06A" w14:textId="77777777" w:rsidR="00BB48ED" w:rsidRDefault="00BB48ED" w:rsidP="00BB48ED">
            <w:pPr>
              <w:keepLines/>
              <w:tabs>
                <w:tab w:val="left" w:pos="0"/>
                <w:tab w:val="left" w:pos="9360"/>
                <w:tab w:val="left" w:pos="10080"/>
              </w:tabs>
              <w:spacing w:before="60" w:after="60"/>
              <w:rPr>
                <w:ins w:id="9293" w:author="Charles Gifford" w:date="2017-03-18T14:14:00Z"/>
                <w:sz w:val="16"/>
                <w:szCs w:val="16"/>
              </w:rPr>
            </w:pPr>
            <w:ins w:id="9294" w:author="Charles Gifford" w:date="2017-03-18T14:14:00Z">
              <w:r>
                <w:rPr>
                  <w:sz w:val="16"/>
                  <w:szCs w:val="16"/>
                </w:rPr>
                <w:t>Association</w:t>
              </w:r>
            </w:ins>
          </w:p>
        </w:tc>
        <w:tc>
          <w:tcPr>
            <w:tcW w:w="0" w:type="auto"/>
            <w:shd w:val="clear" w:color="auto" w:fill="auto"/>
          </w:tcPr>
          <w:p w14:paraId="1C5F2856" w14:textId="34D2A5B2" w:rsidR="00BB48ED" w:rsidRDefault="00BB48ED" w:rsidP="00BB48ED">
            <w:pPr>
              <w:keepLines/>
              <w:tabs>
                <w:tab w:val="left" w:pos="0"/>
                <w:tab w:val="left" w:pos="9360"/>
                <w:tab w:val="left" w:pos="10080"/>
              </w:tabs>
              <w:spacing w:before="60" w:after="60"/>
              <w:rPr>
                <w:ins w:id="9295" w:author="Charles Gifford" w:date="2017-03-18T14:14:00Z"/>
                <w:sz w:val="16"/>
                <w:szCs w:val="16"/>
              </w:rPr>
            </w:pPr>
            <w:ins w:id="9296" w:author="Charles Gifford" w:date="2017-03-18T14:14:00Z">
              <w:r>
                <w:rPr>
                  <w:sz w:val="16"/>
                  <w:szCs w:val="16"/>
                </w:rPr>
                <w:t>Corresponds to</w:t>
              </w:r>
            </w:ins>
            <w:ins w:id="9297" w:author="Charles Gifford" w:date="2017-03-18T15:43:00Z">
              <w:r w:rsidR="007E7B2B">
                <w:rPr>
                  <w:sz w:val="16"/>
                  <w:szCs w:val="16"/>
                </w:rPr>
                <w:t xml:space="preserve"> &gt;</w:t>
              </w:r>
            </w:ins>
          </w:p>
        </w:tc>
      </w:tr>
      <w:tr w:rsidR="00BB48ED" w:rsidRPr="008F275A" w14:paraId="4B5A35A6" w14:textId="77777777" w:rsidTr="00201D18">
        <w:trPr>
          <w:trHeight w:val="176"/>
          <w:ins w:id="9298" w:author="Charles Gifford" w:date="2017-03-18T14:14:00Z"/>
        </w:trPr>
        <w:tc>
          <w:tcPr>
            <w:tcW w:w="0" w:type="auto"/>
            <w:shd w:val="clear" w:color="auto" w:fill="auto"/>
          </w:tcPr>
          <w:p w14:paraId="23D8B243" w14:textId="77777777" w:rsidR="00BB48ED" w:rsidRDefault="00BB48ED" w:rsidP="00BB48ED">
            <w:pPr>
              <w:keepLines/>
              <w:tabs>
                <w:tab w:val="left" w:pos="0"/>
                <w:tab w:val="left" w:pos="9360"/>
                <w:tab w:val="left" w:pos="10080"/>
              </w:tabs>
              <w:spacing w:before="60" w:after="60"/>
              <w:rPr>
                <w:ins w:id="9299" w:author="Charles Gifford" w:date="2017-03-18T14:14:00Z"/>
                <w:sz w:val="16"/>
                <w:szCs w:val="16"/>
              </w:rPr>
            </w:pPr>
            <w:ins w:id="9300" w:author="Charles Gifford" w:date="2017-03-18T14:14:00Z">
              <w:r>
                <w:rPr>
                  <w:sz w:val="16"/>
                  <w:szCs w:val="16"/>
                </w:rPr>
                <w:t>Evaluated property</w:t>
              </w:r>
            </w:ins>
          </w:p>
        </w:tc>
        <w:tc>
          <w:tcPr>
            <w:tcW w:w="0" w:type="auto"/>
            <w:shd w:val="clear" w:color="auto" w:fill="auto"/>
          </w:tcPr>
          <w:p w14:paraId="4B3B71C8" w14:textId="77777777" w:rsidR="00BB48ED" w:rsidRDefault="00BB48ED" w:rsidP="00BB48ED">
            <w:pPr>
              <w:keepLines/>
              <w:tabs>
                <w:tab w:val="left" w:pos="0"/>
                <w:tab w:val="left" w:pos="9360"/>
                <w:tab w:val="left" w:pos="10080"/>
              </w:tabs>
              <w:spacing w:before="60" w:after="60"/>
              <w:rPr>
                <w:ins w:id="9301" w:author="Charles Gifford" w:date="2017-03-18T14:14:00Z"/>
                <w:sz w:val="16"/>
                <w:szCs w:val="16"/>
              </w:rPr>
            </w:pPr>
            <w:ins w:id="9302" w:author="Charles Gifford" w:date="2017-03-18T14:14:00Z">
              <w:r>
                <w:rPr>
                  <w:sz w:val="16"/>
                  <w:szCs w:val="16"/>
                </w:rPr>
                <w:t>Test method</w:t>
              </w:r>
            </w:ins>
          </w:p>
        </w:tc>
        <w:tc>
          <w:tcPr>
            <w:tcW w:w="0" w:type="auto"/>
            <w:shd w:val="clear" w:color="auto" w:fill="auto"/>
          </w:tcPr>
          <w:p w14:paraId="4288DD66" w14:textId="77777777" w:rsidR="00BB48ED" w:rsidRDefault="00BB48ED" w:rsidP="00BB48ED">
            <w:pPr>
              <w:keepLines/>
              <w:tabs>
                <w:tab w:val="left" w:pos="0"/>
                <w:tab w:val="left" w:pos="9360"/>
                <w:tab w:val="left" w:pos="10080"/>
              </w:tabs>
              <w:spacing w:before="60" w:after="60"/>
              <w:rPr>
                <w:ins w:id="9303" w:author="Charles Gifford" w:date="2017-03-18T14:14:00Z"/>
                <w:sz w:val="16"/>
                <w:szCs w:val="16"/>
              </w:rPr>
            </w:pPr>
            <w:ins w:id="9304" w:author="Charles Gifford" w:date="2017-03-18T14:14:00Z">
              <w:r>
                <w:rPr>
                  <w:sz w:val="16"/>
                  <w:szCs w:val="16"/>
                </w:rPr>
                <w:t>Association</w:t>
              </w:r>
            </w:ins>
          </w:p>
        </w:tc>
        <w:tc>
          <w:tcPr>
            <w:tcW w:w="0" w:type="auto"/>
            <w:shd w:val="clear" w:color="auto" w:fill="auto"/>
          </w:tcPr>
          <w:p w14:paraId="17A2606F" w14:textId="283D30FC" w:rsidR="00BB48ED" w:rsidRDefault="00BB48ED" w:rsidP="00BB48ED">
            <w:pPr>
              <w:keepLines/>
              <w:tabs>
                <w:tab w:val="left" w:pos="0"/>
                <w:tab w:val="left" w:pos="9360"/>
                <w:tab w:val="left" w:pos="10080"/>
              </w:tabs>
              <w:spacing w:before="60" w:after="60"/>
              <w:rPr>
                <w:ins w:id="9305" w:author="Charles Gifford" w:date="2017-03-18T14:14:00Z"/>
                <w:sz w:val="16"/>
                <w:szCs w:val="16"/>
              </w:rPr>
            </w:pPr>
            <w:ins w:id="9306" w:author="Charles Gifford" w:date="2017-03-18T14:14:00Z">
              <w:r>
                <w:rPr>
                  <w:sz w:val="16"/>
                  <w:szCs w:val="16"/>
                </w:rPr>
                <w:t>Measured using</w:t>
              </w:r>
            </w:ins>
            <w:ins w:id="9307" w:author="Charles Gifford" w:date="2017-03-18T15:43:00Z">
              <w:r w:rsidR="007E7B2B">
                <w:rPr>
                  <w:sz w:val="16"/>
                  <w:szCs w:val="16"/>
                </w:rPr>
                <w:t xml:space="preserve"> &gt;</w:t>
              </w:r>
            </w:ins>
          </w:p>
        </w:tc>
      </w:tr>
      <w:tr w:rsidR="00BB48ED" w:rsidRPr="008F275A" w14:paraId="6CEBC9F9" w14:textId="77777777" w:rsidTr="00201D18">
        <w:trPr>
          <w:trHeight w:val="176"/>
          <w:ins w:id="9308" w:author="Charles Gifford" w:date="2017-03-18T14:14:00Z"/>
        </w:trPr>
        <w:tc>
          <w:tcPr>
            <w:tcW w:w="0" w:type="auto"/>
            <w:shd w:val="clear" w:color="auto" w:fill="auto"/>
          </w:tcPr>
          <w:p w14:paraId="5EC90B67" w14:textId="77777777" w:rsidR="00BB48ED" w:rsidRDefault="00BB48ED" w:rsidP="00BB48ED">
            <w:pPr>
              <w:keepLines/>
              <w:tabs>
                <w:tab w:val="left" w:pos="0"/>
                <w:tab w:val="left" w:pos="9360"/>
                <w:tab w:val="left" w:pos="10080"/>
              </w:tabs>
              <w:spacing w:before="60" w:after="60"/>
              <w:rPr>
                <w:ins w:id="9309" w:author="Charles Gifford" w:date="2017-03-18T14:14:00Z"/>
                <w:sz w:val="16"/>
                <w:szCs w:val="16"/>
              </w:rPr>
            </w:pPr>
            <w:ins w:id="9310" w:author="Charles Gifford" w:date="2017-03-18T14:14:00Z">
              <w:r>
                <w:rPr>
                  <w:sz w:val="16"/>
                  <w:szCs w:val="16"/>
                </w:rPr>
                <w:t>Test result</w:t>
              </w:r>
            </w:ins>
          </w:p>
        </w:tc>
        <w:tc>
          <w:tcPr>
            <w:tcW w:w="0" w:type="auto"/>
            <w:shd w:val="clear" w:color="auto" w:fill="auto"/>
          </w:tcPr>
          <w:p w14:paraId="61C7500C" w14:textId="77777777" w:rsidR="00BB48ED" w:rsidRDefault="00BB48ED" w:rsidP="00BB48ED">
            <w:pPr>
              <w:keepLines/>
              <w:tabs>
                <w:tab w:val="left" w:pos="0"/>
                <w:tab w:val="left" w:pos="9360"/>
                <w:tab w:val="left" w:pos="10080"/>
              </w:tabs>
              <w:spacing w:before="60" w:after="60"/>
              <w:rPr>
                <w:ins w:id="9311" w:author="Charles Gifford" w:date="2017-03-18T14:14:00Z"/>
                <w:sz w:val="16"/>
                <w:szCs w:val="16"/>
              </w:rPr>
            </w:pPr>
            <w:ins w:id="9312" w:author="Charles Gifford" w:date="2017-03-18T14:14:00Z">
              <w:r>
                <w:rPr>
                  <w:sz w:val="16"/>
                  <w:szCs w:val="16"/>
                </w:rPr>
                <w:t>Test result</w:t>
              </w:r>
            </w:ins>
          </w:p>
        </w:tc>
        <w:tc>
          <w:tcPr>
            <w:tcW w:w="0" w:type="auto"/>
            <w:shd w:val="clear" w:color="auto" w:fill="auto"/>
          </w:tcPr>
          <w:p w14:paraId="3656D033" w14:textId="77777777" w:rsidR="00BB48ED" w:rsidRDefault="00BB48ED" w:rsidP="00BB48ED">
            <w:pPr>
              <w:keepLines/>
              <w:tabs>
                <w:tab w:val="left" w:pos="0"/>
                <w:tab w:val="left" w:pos="9360"/>
                <w:tab w:val="left" w:pos="10080"/>
              </w:tabs>
              <w:spacing w:before="60" w:after="60"/>
              <w:rPr>
                <w:ins w:id="9313" w:author="Charles Gifford" w:date="2017-03-18T14:14:00Z"/>
                <w:sz w:val="16"/>
                <w:szCs w:val="16"/>
              </w:rPr>
            </w:pPr>
            <w:ins w:id="9314" w:author="Charles Gifford" w:date="2017-03-18T14:14:00Z">
              <w:r>
                <w:rPr>
                  <w:sz w:val="16"/>
                  <w:szCs w:val="16"/>
                </w:rPr>
                <w:t>Aggregation hierarchy</w:t>
              </w:r>
            </w:ins>
          </w:p>
        </w:tc>
        <w:tc>
          <w:tcPr>
            <w:tcW w:w="0" w:type="auto"/>
            <w:shd w:val="clear" w:color="auto" w:fill="auto"/>
          </w:tcPr>
          <w:p w14:paraId="3B7E0753" w14:textId="43E96123" w:rsidR="00BB48ED" w:rsidRDefault="00FC54DC" w:rsidP="00BB48ED">
            <w:pPr>
              <w:keepLines/>
              <w:tabs>
                <w:tab w:val="left" w:pos="0"/>
                <w:tab w:val="left" w:pos="9360"/>
                <w:tab w:val="left" w:pos="10080"/>
              </w:tabs>
              <w:spacing w:before="60" w:after="60"/>
              <w:rPr>
                <w:ins w:id="9315" w:author="Charles Gifford" w:date="2017-03-18T14:14:00Z"/>
                <w:sz w:val="16"/>
                <w:szCs w:val="16"/>
              </w:rPr>
            </w:pPr>
            <w:ins w:id="9316" w:author="Charles Gifford" w:date="2017-03-18T17:56:00Z">
              <w:r w:rsidRPr="00FC54DC">
                <w:rPr>
                  <w:sz w:val="16"/>
                  <w:szCs w:val="16"/>
                </w:rPr>
                <w:t xml:space="preserve">Is made up of </w:t>
              </w:r>
            </w:ins>
            <w:ins w:id="9317" w:author="Charles Gifford" w:date="2017-03-18T15:43:00Z">
              <w:r w:rsidR="007E7B2B">
                <w:rPr>
                  <w:sz w:val="16"/>
                  <w:szCs w:val="16"/>
                </w:rPr>
                <w:t>&gt;</w:t>
              </w:r>
            </w:ins>
          </w:p>
        </w:tc>
      </w:tr>
      <w:tr w:rsidR="00BB48ED" w:rsidRPr="008F275A" w14:paraId="1752911D" w14:textId="77777777" w:rsidTr="00201D18">
        <w:trPr>
          <w:trHeight w:val="176"/>
          <w:ins w:id="9318" w:author="Charles Gifford" w:date="2017-03-18T14:14:00Z"/>
        </w:trPr>
        <w:tc>
          <w:tcPr>
            <w:tcW w:w="0" w:type="auto"/>
            <w:shd w:val="clear" w:color="auto" w:fill="auto"/>
          </w:tcPr>
          <w:p w14:paraId="2CB058F5" w14:textId="77777777" w:rsidR="00BB48ED" w:rsidRDefault="00BB48ED" w:rsidP="00BB48ED">
            <w:pPr>
              <w:keepLines/>
              <w:tabs>
                <w:tab w:val="left" w:pos="0"/>
                <w:tab w:val="left" w:pos="9360"/>
                <w:tab w:val="left" w:pos="10080"/>
              </w:tabs>
              <w:spacing w:before="60" w:after="60"/>
              <w:rPr>
                <w:ins w:id="9319" w:author="Charles Gifford" w:date="2017-03-18T14:14:00Z"/>
                <w:sz w:val="16"/>
                <w:szCs w:val="16"/>
              </w:rPr>
            </w:pPr>
            <w:ins w:id="9320" w:author="Charles Gifford" w:date="2017-03-18T14:14:00Z">
              <w:r>
                <w:rPr>
                  <w:sz w:val="16"/>
                  <w:szCs w:val="16"/>
                </w:rPr>
                <w:t>Test result</w:t>
              </w:r>
            </w:ins>
          </w:p>
        </w:tc>
        <w:tc>
          <w:tcPr>
            <w:tcW w:w="0" w:type="auto"/>
            <w:shd w:val="clear" w:color="auto" w:fill="auto"/>
          </w:tcPr>
          <w:p w14:paraId="04518074" w14:textId="77777777" w:rsidR="00BB48ED" w:rsidRDefault="00BB48ED" w:rsidP="00BB48ED">
            <w:pPr>
              <w:keepLines/>
              <w:tabs>
                <w:tab w:val="left" w:pos="0"/>
                <w:tab w:val="left" w:pos="9360"/>
                <w:tab w:val="left" w:pos="10080"/>
              </w:tabs>
              <w:spacing w:before="60" w:after="60"/>
              <w:rPr>
                <w:ins w:id="9321" w:author="Charles Gifford" w:date="2017-03-18T14:14:00Z"/>
                <w:sz w:val="16"/>
                <w:szCs w:val="16"/>
              </w:rPr>
            </w:pPr>
            <w:ins w:id="9322" w:author="Charles Gifford" w:date="2017-03-18T14:14:00Z">
              <w:r>
                <w:rPr>
                  <w:sz w:val="16"/>
                  <w:szCs w:val="16"/>
                </w:rPr>
                <w:t>Property measurement</w:t>
              </w:r>
            </w:ins>
          </w:p>
        </w:tc>
        <w:tc>
          <w:tcPr>
            <w:tcW w:w="0" w:type="auto"/>
            <w:shd w:val="clear" w:color="auto" w:fill="auto"/>
          </w:tcPr>
          <w:p w14:paraId="45B9A6A0" w14:textId="77777777" w:rsidR="00BB48ED" w:rsidRDefault="00BB48ED" w:rsidP="00BB48ED">
            <w:pPr>
              <w:keepLines/>
              <w:tabs>
                <w:tab w:val="left" w:pos="0"/>
                <w:tab w:val="left" w:pos="9360"/>
                <w:tab w:val="left" w:pos="10080"/>
              </w:tabs>
              <w:spacing w:before="60" w:after="60"/>
              <w:rPr>
                <w:ins w:id="9323" w:author="Charles Gifford" w:date="2017-03-18T14:14:00Z"/>
                <w:sz w:val="16"/>
                <w:szCs w:val="16"/>
              </w:rPr>
            </w:pPr>
            <w:ins w:id="9324" w:author="Charles Gifford" w:date="2017-03-18T14:14:00Z">
              <w:r>
                <w:rPr>
                  <w:sz w:val="16"/>
                  <w:szCs w:val="16"/>
                </w:rPr>
                <w:t>Composition whole</w:t>
              </w:r>
            </w:ins>
          </w:p>
        </w:tc>
        <w:tc>
          <w:tcPr>
            <w:tcW w:w="0" w:type="auto"/>
            <w:shd w:val="clear" w:color="auto" w:fill="auto"/>
          </w:tcPr>
          <w:p w14:paraId="7E3A22B6" w14:textId="2AD5A1B1" w:rsidR="00BB48ED" w:rsidRDefault="00FC54DC" w:rsidP="00BB48ED">
            <w:pPr>
              <w:keepLines/>
              <w:tabs>
                <w:tab w:val="left" w:pos="0"/>
                <w:tab w:val="left" w:pos="9360"/>
                <w:tab w:val="left" w:pos="10080"/>
              </w:tabs>
              <w:spacing w:before="60" w:after="60"/>
              <w:rPr>
                <w:ins w:id="9325" w:author="Charles Gifford" w:date="2017-03-18T14:14:00Z"/>
                <w:sz w:val="16"/>
                <w:szCs w:val="16"/>
              </w:rPr>
            </w:pPr>
            <w:ins w:id="9326" w:author="Charles Gifford" w:date="2017-03-18T17:58:00Z">
              <w:r>
                <w:rPr>
                  <w:sz w:val="16"/>
                  <w:szCs w:val="16"/>
                </w:rPr>
                <w:t>(External object relationshi</w:t>
              </w:r>
            </w:ins>
            <w:ins w:id="9327" w:author="Charles Gifford" w:date="2017-03-18T17:59:00Z">
              <w:r>
                <w:rPr>
                  <w:sz w:val="16"/>
                  <w:szCs w:val="16"/>
                </w:rPr>
                <w:t>p)</w:t>
              </w:r>
            </w:ins>
          </w:p>
        </w:tc>
      </w:tr>
      <w:tr w:rsidR="00BB48ED" w:rsidRPr="008F275A" w14:paraId="033E6AC9" w14:textId="77777777" w:rsidTr="00201D18">
        <w:trPr>
          <w:trHeight w:val="176"/>
          <w:ins w:id="9328" w:author="Charles Gifford" w:date="2017-03-18T14:14:00Z"/>
        </w:trPr>
        <w:tc>
          <w:tcPr>
            <w:tcW w:w="0" w:type="auto"/>
            <w:shd w:val="clear" w:color="auto" w:fill="auto"/>
          </w:tcPr>
          <w:p w14:paraId="5595B5B7" w14:textId="77777777" w:rsidR="00BB48ED" w:rsidRDefault="00BB48ED" w:rsidP="00BB48ED">
            <w:pPr>
              <w:keepLines/>
              <w:tabs>
                <w:tab w:val="left" w:pos="0"/>
                <w:tab w:val="left" w:pos="9360"/>
                <w:tab w:val="left" w:pos="10080"/>
              </w:tabs>
              <w:spacing w:before="60" w:after="60"/>
              <w:rPr>
                <w:ins w:id="9329" w:author="Charles Gifford" w:date="2017-03-18T14:14:00Z"/>
                <w:sz w:val="16"/>
                <w:szCs w:val="16"/>
              </w:rPr>
            </w:pPr>
            <w:ins w:id="9330" w:author="Charles Gifford" w:date="2017-03-18T14:14:00Z">
              <w:r>
                <w:rPr>
                  <w:sz w:val="16"/>
                  <w:szCs w:val="16"/>
                </w:rPr>
                <w:t>Test result</w:t>
              </w:r>
            </w:ins>
          </w:p>
        </w:tc>
        <w:tc>
          <w:tcPr>
            <w:tcW w:w="0" w:type="auto"/>
            <w:shd w:val="clear" w:color="auto" w:fill="auto"/>
          </w:tcPr>
          <w:p w14:paraId="6B68FF73" w14:textId="77777777" w:rsidR="00BB48ED" w:rsidRDefault="00BB48ED" w:rsidP="00BB48ED">
            <w:pPr>
              <w:keepLines/>
              <w:tabs>
                <w:tab w:val="left" w:pos="0"/>
                <w:tab w:val="left" w:pos="9360"/>
                <w:tab w:val="left" w:pos="10080"/>
              </w:tabs>
              <w:spacing w:before="60" w:after="60"/>
              <w:rPr>
                <w:ins w:id="9331" w:author="Charles Gifford" w:date="2017-03-18T14:14:00Z"/>
                <w:sz w:val="16"/>
                <w:szCs w:val="16"/>
              </w:rPr>
            </w:pPr>
            <w:ins w:id="9332" w:author="Charles Gifford" w:date="2017-03-18T14:14:00Z">
              <w:r>
                <w:rPr>
                  <w:sz w:val="16"/>
                  <w:szCs w:val="16"/>
                </w:rPr>
                <w:t>Testable object</w:t>
              </w:r>
            </w:ins>
          </w:p>
        </w:tc>
        <w:tc>
          <w:tcPr>
            <w:tcW w:w="0" w:type="auto"/>
            <w:shd w:val="clear" w:color="auto" w:fill="auto"/>
          </w:tcPr>
          <w:p w14:paraId="361CD40B" w14:textId="77777777" w:rsidR="00BB48ED" w:rsidRDefault="00BB48ED" w:rsidP="00BB48ED">
            <w:pPr>
              <w:keepLines/>
              <w:tabs>
                <w:tab w:val="left" w:pos="0"/>
                <w:tab w:val="left" w:pos="9360"/>
                <w:tab w:val="left" w:pos="10080"/>
              </w:tabs>
              <w:spacing w:before="60" w:after="60"/>
              <w:rPr>
                <w:ins w:id="9333" w:author="Charles Gifford" w:date="2017-03-18T14:14:00Z"/>
                <w:sz w:val="16"/>
                <w:szCs w:val="16"/>
              </w:rPr>
            </w:pPr>
            <w:ins w:id="9334" w:author="Charles Gifford" w:date="2017-03-18T14:14:00Z">
              <w:r>
                <w:rPr>
                  <w:sz w:val="16"/>
                  <w:szCs w:val="16"/>
                </w:rPr>
                <w:t>Association</w:t>
              </w:r>
            </w:ins>
          </w:p>
        </w:tc>
        <w:tc>
          <w:tcPr>
            <w:tcW w:w="0" w:type="auto"/>
            <w:shd w:val="clear" w:color="auto" w:fill="auto"/>
          </w:tcPr>
          <w:p w14:paraId="0AFF67D1" w14:textId="47FC29FB" w:rsidR="00BB48ED" w:rsidRDefault="007E7B2B" w:rsidP="00BB48ED">
            <w:pPr>
              <w:keepLines/>
              <w:tabs>
                <w:tab w:val="left" w:pos="0"/>
                <w:tab w:val="left" w:pos="9360"/>
                <w:tab w:val="left" w:pos="10080"/>
              </w:tabs>
              <w:spacing w:before="60" w:after="60"/>
              <w:rPr>
                <w:ins w:id="9335" w:author="Charles Gifford" w:date="2017-03-18T14:14:00Z"/>
                <w:sz w:val="16"/>
                <w:szCs w:val="16"/>
              </w:rPr>
            </w:pPr>
            <w:ins w:id="9336" w:author="Charles Gifford" w:date="2017-03-18T15:44:00Z">
              <w:r>
                <w:rPr>
                  <w:sz w:val="16"/>
                  <w:szCs w:val="16"/>
                </w:rPr>
                <w:t xml:space="preserve">&lt; </w:t>
              </w:r>
            </w:ins>
            <w:ins w:id="9337" w:author="Charles Gifford" w:date="2017-03-18T14:14:00Z">
              <w:r w:rsidR="00BB48ED">
                <w:rPr>
                  <w:sz w:val="16"/>
                  <w:szCs w:val="16"/>
                </w:rPr>
                <w:t>Reports result for</w:t>
              </w:r>
            </w:ins>
          </w:p>
        </w:tc>
      </w:tr>
      <w:tr w:rsidR="00BB48ED" w:rsidRPr="008F275A" w14:paraId="406A3D95" w14:textId="77777777" w:rsidTr="00201D18">
        <w:trPr>
          <w:trHeight w:val="176"/>
          <w:ins w:id="9338" w:author="Charles Gifford" w:date="2017-03-18T14:14:00Z"/>
        </w:trPr>
        <w:tc>
          <w:tcPr>
            <w:tcW w:w="0" w:type="auto"/>
            <w:shd w:val="clear" w:color="auto" w:fill="auto"/>
          </w:tcPr>
          <w:p w14:paraId="0C935ACB" w14:textId="77777777" w:rsidR="00BB48ED" w:rsidRDefault="00BB48ED" w:rsidP="00BB48ED">
            <w:pPr>
              <w:keepLines/>
              <w:tabs>
                <w:tab w:val="left" w:pos="0"/>
                <w:tab w:val="left" w:pos="9360"/>
                <w:tab w:val="left" w:pos="10080"/>
              </w:tabs>
              <w:spacing w:before="60" w:after="60"/>
              <w:rPr>
                <w:ins w:id="9339" w:author="Charles Gifford" w:date="2017-03-18T14:14:00Z"/>
                <w:sz w:val="16"/>
                <w:szCs w:val="16"/>
              </w:rPr>
            </w:pPr>
            <w:ins w:id="9340" w:author="Charles Gifford" w:date="2017-03-18T14:14:00Z">
              <w:r>
                <w:rPr>
                  <w:sz w:val="16"/>
                  <w:szCs w:val="16"/>
                </w:rPr>
                <w:t>Test result</w:t>
              </w:r>
            </w:ins>
          </w:p>
        </w:tc>
        <w:tc>
          <w:tcPr>
            <w:tcW w:w="0" w:type="auto"/>
            <w:shd w:val="clear" w:color="auto" w:fill="auto"/>
          </w:tcPr>
          <w:p w14:paraId="0C0ED2F3" w14:textId="77777777" w:rsidR="00BB48ED" w:rsidRDefault="00BB48ED" w:rsidP="00BB48ED">
            <w:pPr>
              <w:keepLines/>
              <w:tabs>
                <w:tab w:val="left" w:pos="0"/>
                <w:tab w:val="left" w:pos="9360"/>
                <w:tab w:val="left" w:pos="10080"/>
              </w:tabs>
              <w:spacing w:before="60" w:after="60"/>
              <w:rPr>
                <w:ins w:id="9341" w:author="Charles Gifford" w:date="2017-03-18T14:14:00Z"/>
                <w:sz w:val="16"/>
                <w:szCs w:val="16"/>
              </w:rPr>
            </w:pPr>
            <w:ins w:id="9342" w:author="Charles Gifford" w:date="2017-03-18T14:14:00Z">
              <w:r>
                <w:rPr>
                  <w:sz w:val="16"/>
                  <w:szCs w:val="16"/>
                </w:rPr>
                <w:t>Test specification</w:t>
              </w:r>
            </w:ins>
          </w:p>
        </w:tc>
        <w:tc>
          <w:tcPr>
            <w:tcW w:w="0" w:type="auto"/>
            <w:shd w:val="clear" w:color="auto" w:fill="auto"/>
          </w:tcPr>
          <w:p w14:paraId="2FBF7D66" w14:textId="77777777" w:rsidR="00BB48ED" w:rsidRDefault="00BB48ED" w:rsidP="00BB48ED">
            <w:pPr>
              <w:keepLines/>
              <w:tabs>
                <w:tab w:val="left" w:pos="0"/>
                <w:tab w:val="left" w:pos="9360"/>
                <w:tab w:val="left" w:pos="10080"/>
              </w:tabs>
              <w:spacing w:before="60" w:after="60"/>
              <w:rPr>
                <w:ins w:id="9343" w:author="Charles Gifford" w:date="2017-03-18T14:14:00Z"/>
                <w:sz w:val="16"/>
                <w:szCs w:val="16"/>
              </w:rPr>
            </w:pPr>
            <w:ins w:id="9344" w:author="Charles Gifford" w:date="2017-03-18T14:14:00Z">
              <w:r>
                <w:rPr>
                  <w:sz w:val="16"/>
                  <w:szCs w:val="16"/>
                </w:rPr>
                <w:t>Association</w:t>
              </w:r>
            </w:ins>
          </w:p>
        </w:tc>
        <w:tc>
          <w:tcPr>
            <w:tcW w:w="0" w:type="auto"/>
            <w:shd w:val="clear" w:color="auto" w:fill="auto"/>
          </w:tcPr>
          <w:p w14:paraId="603A876D" w14:textId="4238E3D6" w:rsidR="00BB48ED" w:rsidRDefault="007E7B2B" w:rsidP="00BB48ED">
            <w:pPr>
              <w:keepLines/>
              <w:tabs>
                <w:tab w:val="left" w:pos="0"/>
                <w:tab w:val="left" w:pos="9360"/>
                <w:tab w:val="left" w:pos="10080"/>
              </w:tabs>
              <w:spacing w:before="60" w:after="60"/>
              <w:rPr>
                <w:ins w:id="9345" w:author="Charles Gifford" w:date="2017-03-18T14:14:00Z"/>
                <w:sz w:val="16"/>
                <w:szCs w:val="16"/>
              </w:rPr>
            </w:pPr>
            <w:ins w:id="9346" w:author="Charles Gifford" w:date="2017-03-18T15:44:00Z">
              <w:r>
                <w:rPr>
                  <w:sz w:val="16"/>
                  <w:szCs w:val="16"/>
                </w:rPr>
                <w:t xml:space="preserve">&lt; </w:t>
              </w:r>
            </w:ins>
            <w:ins w:id="9347" w:author="Charles Gifford" w:date="2017-03-18T14:14:00Z">
              <w:r w:rsidR="00BB48ED">
                <w:rPr>
                  <w:sz w:val="16"/>
                  <w:szCs w:val="16"/>
                </w:rPr>
                <w:t>Reports the test result of</w:t>
              </w:r>
            </w:ins>
          </w:p>
        </w:tc>
      </w:tr>
      <w:tr w:rsidR="00BB48ED" w:rsidRPr="008F275A" w14:paraId="0B8548C4" w14:textId="77777777" w:rsidTr="00201D18">
        <w:trPr>
          <w:trHeight w:val="176"/>
          <w:ins w:id="9348" w:author="Charles Gifford" w:date="2017-03-18T14:14:00Z"/>
        </w:trPr>
        <w:tc>
          <w:tcPr>
            <w:tcW w:w="0" w:type="auto"/>
            <w:shd w:val="clear" w:color="auto" w:fill="auto"/>
          </w:tcPr>
          <w:p w14:paraId="46C966ED" w14:textId="77777777" w:rsidR="00BB48ED" w:rsidRDefault="00BB48ED" w:rsidP="00BB48ED">
            <w:pPr>
              <w:keepLines/>
              <w:tabs>
                <w:tab w:val="left" w:pos="0"/>
                <w:tab w:val="left" w:pos="9360"/>
                <w:tab w:val="left" w:pos="10080"/>
              </w:tabs>
              <w:spacing w:before="60" w:after="60"/>
              <w:rPr>
                <w:ins w:id="9349" w:author="Charles Gifford" w:date="2017-03-18T14:14:00Z"/>
                <w:sz w:val="16"/>
                <w:szCs w:val="16"/>
              </w:rPr>
            </w:pPr>
            <w:ins w:id="9350" w:author="Charles Gifford" w:date="2017-03-18T14:14:00Z">
              <w:r>
                <w:rPr>
                  <w:sz w:val="16"/>
                  <w:szCs w:val="16"/>
                </w:rPr>
                <w:t>Property measurement</w:t>
              </w:r>
            </w:ins>
          </w:p>
        </w:tc>
        <w:tc>
          <w:tcPr>
            <w:tcW w:w="0" w:type="auto"/>
            <w:shd w:val="clear" w:color="auto" w:fill="auto"/>
          </w:tcPr>
          <w:p w14:paraId="377E7E38" w14:textId="77777777" w:rsidR="00BB48ED" w:rsidRDefault="00BB48ED" w:rsidP="00BB48ED">
            <w:pPr>
              <w:keepLines/>
              <w:tabs>
                <w:tab w:val="left" w:pos="0"/>
                <w:tab w:val="left" w:pos="9360"/>
                <w:tab w:val="left" w:pos="10080"/>
              </w:tabs>
              <w:spacing w:before="60" w:after="60"/>
              <w:rPr>
                <w:ins w:id="9351" w:author="Charles Gifford" w:date="2017-03-18T14:14:00Z"/>
                <w:sz w:val="16"/>
                <w:szCs w:val="16"/>
              </w:rPr>
            </w:pPr>
            <w:ins w:id="9352" w:author="Charles Gifford" w:date="2017-03-18T14:14:00Z">
              <w:r>
                <w:rPr>
                  <w:sz w:val="16"/>
                  <w:szCs w:val="16"/>
                </w:rPr>
                <w:t>Testable object property</w:t>
              </w:r>
            </w:ins>
          </w:p>
        </w:tc>
        <w:tc>
          <w:tcPr>
            <w:tcW w:w="0" w:type="auto"/>
            <w:shd w:val="clear" w:color="auto" w:fill="auto"/>
          </w:tcPr>
          <w:p w14:paraId="0ABD084F" w14:textId="77777777" w:rsidR="00BB48ED" w:rsidRDefault="00BB48ED" w:rsidP="00BB48ED">
            <w:pPr>
              <w:keepLines/>
              <w:tabs>
                <w:tab w:val="left" w:pos="0"/>
                <w:tab w:val="left" w:pos="9360"/>
                <w:tab w:val="left" w:pos="10080"/>
              </w:tabs>
              <w:spacing w:before="60" w:after="60"/>
              <w:rPr>
                <w:ins w:id="9353" w:author="Charles Gifford" w:date="2017-03-18T14:14:00Z"/>
                <w:sz w:val="16"/>
                <w:szCs w:val="16"/>
              </w:rPr>
            </w:pPr>
            <w:ins w:id="9354" w:author="Charles Gifford" w:date="2017-03-18T14:14:00Z">
              <w:r>
                <w:rPr>
                  <w:sz w:val="16"/>
                  <w:szCs w:val="16"/>
                </w:rPr>
                <w:t>Association</w:t>
              </w:r>
            </w:ins>
          </w:p>
        </w:tc>
        <w:tc>
          <w:tcPr>
            <w:tcW w:w="0" w:type="auto"/>
            <w:shd w:val="clear" w:color="auto" w:fill="auto"/>
          </w:tcPr>
          <w:p w14:paraId="10F469A3" w14:textId="77777777" w:rsidR="00BB48ED" w:rsidRDefault="00BB48ED" w:rsidP="00BB48ED">
            <w:pPr>
              <w:keepLines/>
              <w:tabs>
                <w:tab w:val="left" w:pos="0"/>
                <w:tab w:val="left" w:pos="9360"/>
                <w:tab w:val="left" w:pos="10080"/>
              </w:tabs>
              <w:spacing w:before="60" w:after="60"/>
              <w:rPr>
                <w:ins w:id="9355" w:author="Charles Gifford" w:date="2017-03-18T14:14:00Z"/>
                <w:sz w:val="16"/>
                <w:szCs w:val="16"/>
              </w:rPr>
            </w:pPr>
            <w:ins w:id="9356" w:author="Charles Gifford" w:date="2017-03-18T14:14:00Z">
              <w:r>
                <w:rPr>
                  <w:sz w:val="16"/>
                  <w:szCs w:val="16"/>
                </w:rPr>
                <w:t>Reports the measurement of</w:t>
              </w:r>
            </w:ins>
          </w:p>
        </w:tc>
      </w:tr>
      <w:tr w:rsidR="00BB48ED" w:rsidRPr="008F275A" w14:paraId="4E9A2D08" w14:textId="77777777" w:rsidTr="00201D18">
        <w:trPr>
          <w:trHeight w:val="176"/>
          <w:ins w:id="9357" w:author="Charles Gifford" w:date="2017-03-18T14:14:00Z"/>
        </w:trPr>
        <w:tc>
          <w:tcPr>
            <w:tcW w:w="0" w:type="auto"/>
            <w:shd w:val="clear" w:color="auto" w:fill="auto"/>
          </w:tcPr>
          <w:p w14:paraId="134543AC" w14:textId="77777777" w:rsidR="00BB48ED" w:rsidRDefault="00BB48ED" w:rsidP="00BB48ED">
            <w:pPr>
              <w:keepLines/>
              <w:tabs>
                <w:tab w:val="left" w:pos="0"/>
                <w:tab w:val="left" w:pos="9360"/>
                <w:tab w:val="left" w:pos="10080"/>
              </w:tabs>
              <w:spacing w:before="60" w:after="60"/>
              <w:rPr>
                <w:ins w:id="9358" w:author="Charles Gifford" w:date="2017-03-18T14:14:00Z"/>
                <w:sz w:val="16"/>
                <w:szCs w:val="16"/>
              </w:rPr>
            </w:pPr>
            <w:ins w:id="9359" w:author="Charles Gifford" w:date="2017-03-18T14:14:00Z">
              <w:r>
                <w:rPr>
                  <w:sz w:val="16"/>
                  <w:szCs w:val="16"/>
                </w:rPr>
                <w:t>Test result</w:t>
              </w:r>
            </w:ins>
          </w:p>
        </w:tc>
        <w:tc>
          <w:tcPr>
            <w:tcW w:w="0" w:type="auto"/>
            <w:shd w:val="clear" w:color="auto" w:fill="auto"/>
          </w:tcPr>
          <w:p w14:paraId="6341E75D" w14:textId="77777777" w:rsidR="00BB48ED" w:rsidRDefault="00BB48ED" w:rsidP="00BB48ED">
            <w:pPr>
              <w:keepLines/>
              <w:tabs>
                <w:tab w:val="left" w:pos="0"/>
                <w:tab w:val="left" w:pos="9360"/>
                <w:tab w:val="left" w:pos="10080"/>
              </w:tabs>
              <w:spacing w:before="60" w:after="60"/>
              <w:rPr>
                <w:ins w:id="9360" w:author="Charles Gifford" w:date="2017-03-18T14:14:00Z"/>
                <w:sz w:val="16"/>
                <w:szCs w:val="16"/>
              </w:rPr>
            </w:pPr>
            <w:ins w:id="9361" w:author="Charles Gifford" w:date="2017-03-18T14:14:00Z">
              <w:r>
                <w:rPr>
                  <w:sz w:val="16"/>
                  <w:szCs w:val="16"/>
                </w:rPr>
                <w:t>Test directive</w:t>
              </w:r>
            </w:ins>
          </w:p>
        </w:tc>
        <w:tc>
          <w:tcPr>
            <w:tcW w:w="0" w:type="auto"/>
            <w:shd w:val="clear" w:color="auto" w:fill="auto"/>
          </w:tcPr>
          <w:p w14:paraId="7255B85E" w14:textId="77777777" w:rsidR="00BB48ED" w:rsidRDefault="00BB48ED" w:rsidP="00BB48ED">
            <w:pPr>
              <w:keepLines/>
              <w:tabs>
                <w:tab w:val="left" w:pos="0"/>
                <w:tab w:val="left" w:pos="9360"/>
                <w:tab w:val="left" w:pos="10080"/>
              </w:tabs>
              <w:spacing w:before="60" w:after="60"/>
              <w:rPr>
                <w:ins w:id="9362" w:author="Charles Gifford" w:date="2017-03-18T14:14:00Z"/>
                <w:sz w:val="16"/>
                <w:szCs w:val="16"/>
              </w:rPr>
            </w:pPr>
            <w:ins w:id="9363" w:author="Charles Gifford" w:date="2017-03-18T14:14:00Z">
              <w:r>
                <w:rPr>
                  <w:sz w:val="16"/>
                  <w:szCs w:val="16"/>
                </w:rPr>
                <w:t>Association</w:t>
              </w:r>
            </w:ins>
          </w:p>
        </w:tc>
        <w:tc>
          <w:tcPr>
            <w:tcW w:w="0" w:type="auto"/>
            <w:shd w:val="clear" w:color="auto" w:fill="auto"/>
          </w:tcPr>
          <w:p w14:paraId="5D8EE954" w14:textId="699BD1D2" w:rsidR="00BB48ED" w:rsidRDefault="007D25FD" w:rsidP="00BB48ED">
            <w:pPr>
              <w:keepLines/>
              <w:tabs>
                <w:tab w:val="left" w:pos="0"/>
                <w:tab w:val="left" w:pos="9360"/>
                <w:tab w:val="left" w:pos="10080"/>
              </w:tabs>
              <w:spacing w:before="60" w:after="60"/>
              <w:rPr>
                <w:ins w:id="9364" w:author="Charles Gifford" w:date="2017-03-18T14:14:00Z"/>
                <w:sz w:val="16"/>
                <w:szCs w:val="16"/>
              </w:rPr>
            </w:pPr>
            <w:ins w:id="9365" w:author="Charles Gifford" w:date="2017-03-18T16:19:00Z">
              <w:r>
                <w:rPr>
                  <w:sz w:val="16"/>
                  <w:szCs w:val="16"/>
                </w:rPr>
                <w:t xml:space="preserve">Is </w:t>
              </w:r>
            </w:ins>
            <w:ins w:id="9366" w:author="Charles Gifford" w:date="2017-03-18T14:14:00Z">
              <w:r>
                <w:rPr>
                  <w:sz w:val="16"/>
                  <w:szCs w:val="16"/>
                </w:rPr>
                <w:t>g</w:t>
              </w:r>
              <w:r w:rsidR="00BB48ED">
                <w:rPr>
                  <w:sz w:val="16"/>
                  <w:szCs w:val="16"/>
                </w:rPr>
                <w:t>enerated by execution of</w:t>
              </w:r>
            </w:ins>
          </w:p>
        </w:tc>
      </w:tr>
      <w:tr w:rsidR="00BB48ED" w:rsidRPr="008F275A" w14:paraId="46C524B0" w14:textId="77777777" w:rsidTr="00201D18">
        <w:trPr>
          <w:trHeight w:val="176"/>
          <w:ins w:id="9367" w:author="Charles Gifford" w:date="2017-03-18T14:14:00Z"/>
        </w:trPr>
        <w:tc>
          <w:tcPr>
            <w:tcW w:w="0" w:type="auto"/>
            <w:shd w:val="clear" w:color="auto" w:fill="auto"/>
          </w:tcPr>
          <w:p w14:paraId="0BBE6CDE" w14:textId="77777777" w:rsidR="00BB48ED" w:rsidRDefault="00BB48ED" w:rsidP="00BB48ED">
            <w:pPr>
              <w:keepLines/>
              <w:tabs>
                <w:tab w:val="left" w:pos="0"/>
                <w:tab w:val="left" w:pos="9360"/>
                <w:tab w:val="left" w:pos="10080"/>
              </w:tabs>
              <w:spacing w:before="60" w:after="60"/>
              <w:rPr>
                <w:ins w:id="9368" w:author="Charles Gifford" w:date="2017-03-18T14:14:00Z"/>
                <w:sz w:val="16"/>
                <w:szCs w:val="16"/>
              </w:rPr>
            </w:pPr>
            <w:ins w:id="9369" w:author="Charles Gifford" w:date="2017-03-18T14:14:00Z">
              <w:r>
                <w:rPr>
                  <w:sz w:val="16"/>
                  <w:szCs w:val="16"/>
                </w:rPr>
                <w:t>Test result</w:t>
              </w:r>
            </w:ins>
          </w:p>
        </w:tc>
        <w:tc>
          <w:tcPr>
            <w:tcW w:w="0" w:type="auto"/>
            <w:shd w:val="clear" w:color="auto" w:fill="auto"/>
          </w:tcPr>
          <w:p w14:paraId="236335C6" w14:textId="77777777" w:rsidR="00BB48ED" w:rsidRDefault="00BB48ED" w:rsidP="00BB48ED">
            <w:pPr>
              <w:keepLines/>
              <w:tabs>
                <w:tab w:val="left" w:pos="0"/>
                <w:tab w:val="left" w:pos="9360"/>
                <w:tab w:val="left" w:pos="10080"/>
              </w:tabs>
              <w:spacing w:before="60" w:after="60"/>
              <w:rPr>
                <w:ins w:id="9370" w:author="Charles Gifford" w:date="2017-03-18T14:14:00Z"/>
                <w:sz w:val="16"/>
                <w:szCs w:val="16"/>
              </w:rPr>
            </w:pPr>
            <w:ins w:id="9371" w:author="Charles Gifford" w:date="2017-03-18T14:14:00Z">
              <w:r>
                <w:rPr>
                  <w:sz w:val="16"/>
                  <w:szCs w:val="16"/>
                </w:rPr>
                <w:t>Test method</w:t>
              </w:r>
            </w:ins>
          </w:p>
        </w:tc>
        <w:tc>
          <w:tcPr>
            <w:tcW w:w="0" w:type="auto"/>
            <w:shd w:val="clear" w:color="auto" w:fill="auto"/>
          </w:tcPr>
          <w:p w14:paraId="3012BE74" w14:textId="77777777" w:rsidR="00BB48ED" w:rsidRDefault="00BB48ED" w:rsidP="00BB48ED">
            <w:pPr>
              <w:keepLines/>
              <w:tabs>
                <w:tab w:val="left" w:pos="0"/>
                <w:tab w:val="left" w:pos="9360"/>
                <w:tab w:val="left" w:pos="10080"/>
              </w:tabs>
              <w:spacing w:before="60" w:after="60"/>
              <w:rPr>
                <w:ins w:id="9372" w:author="Charles Gifford" w:date="2017-03-18T14:14:00Z"/>
                <w:sz w:val="16"/>
                <w:szCs w:val="16"/>
              </w:rPr>
            </w:pPr>
            <w:ins w:id="9373" w:author="Charles Gifford" w:date="2017-03-18T14:14:00Z">
              <w:r>
                <w:rPr>
                  <w:sz w:val="16"/>
                  <w:szCs w:val="16"/>
                </w:rPr>
                <w:t>Association</w:t>
              </w:r>
            </w:ins>
          </w:p>
        </w:tc>
        <w:tc>
          <w:tcPr>
            <w:tcW w:w="0" w:type="auto"/>
            <w:shd w:val="clear" w:color="auto" w:fill="auto"/>
          </w:tcPr>
          <w:p w14:paraId="5A213398" w14:textId="1498273A" w:rsidR="00BB48ED" w:rsidRDefault="00071D20" w:rsidP="00BB48ED">
            <w:pPr>
              <w:keepLines/>
              <w:tabs>
                <w:tab w:val="left" w:pos="0"/>
                <w:tab w:val="left" w:pos="9360"/>
                <w:tab w:val="left" w:pos="10080"/>
              </w:tabs>
              <w:spacing w:before="60" w:after="60"/>
              <w:rPr>
                <w:ins w:id="9374" w:author="Charles Gifford" w:date="2017-03-18T14:14:00Z"/>
                <w:sz w:val="16"/>
                <w:szCs w:val="16"/>
              </w:rPr>
            </w:pPr>
            <w:ins w:id="9375" w:author="Charles Gifford" w:date="2017-03-18T16:20:00Z">
              <w:r>
                <w:rPr>
                  <w:sz w:val="16"/>
                  <w:szCs w:val="16"/>
                </w:rPr>
                <w:t xml:space="preserve">Is </w:t>
              </w:r>
            </w:ins>
            <w:ins w:id="9376" w:author="Charles Gifford" w:date="2017-03-18T14:14:00Z">
              <w:r>
                <w:rPr>
                  <w:sz w:val="16"/>
                  <w:szCs w:val="16"/>
                </w:rPr>
                <w:t>generated from</w:t>
              </w:r>
            </w:ins>
            <w:ins w:id="9377" w:author="Charles Gifford" w:date="2017-03-18T16:21:00Z">
              <w:r>
                <w:rPr>
                  <w:sz w:val="16"/>
                  <w:szCs w:val="16"/>
                </w:rPr>
                <w:t xml:space="preserve"> &gt;</w:t>
              </w:r>
            </w:ins>
          </w:p>
        </w:tc>
      </w:tr>
    </w:tbl>
    <w:p w14:paraId="41047692" w14:textId="77777777" w:rsidR="00BB48ED" w:rsidRDefault="00BB48ED" w:rsidP="00BB48ED">
      <w:pPr>
        <w:pStyle w:val="Heading3"/>
        <w:suppressAutoHyphens w:val="0"/>
        <w:snapToGrid/>
        <w:spacing w:before="240" w:after="60" w:line="360" w:lineRule="auto"/>
        <w:rPr>
          <w:ins w:id="9378" w:author="Charles Gifford" w:date="2017-03-18T14:14:00Z"/>
        </w:rPr>
      </w:pPr>
      <w:ins w:id="9379" w:author="Charles Gifford" w:date="2017-03-18T14:14:00Z">
        <w:r>
          <w:t>Testable object and testable object property</w:t>
        </w:r>
      </w:ins>
    </w:p>
    <w:p w14:paraId="6345A2C4" w14:textId="5647D1AD" w:rsidR="00BB48ED" w:rsidRDefault="00BB48ED" w:rsidP="00BB48ED">
      <w:pPr>
        <w:pStyle w:val="PARAGRAPH"/>
        <w:rPr>
          <w:ins w:id="9380" w:author="Charles Gifford" w:date="2017-03-18T14:14:00Z"/>
        </w:rPr>
      </w:pPr>
      <w:ins w:id="9381" w:author="Charles Gifford" w:date="2017-03-18T14:14:00Z">
        <w:r>
          <w:t xml:space="preserve">The </w:t>
        </w:r>
        <w:r w:rsidRPr="00386ED8">
          <w:rPr>
            <w:i/>
          </w:rPr>
          <w:t xml:space="preserve">testable object </w:t>
        </w:r>
        <w:r>
          <w:t xml:space="preserve">and </w:t>
        </w:r>
        <w:r w:rsidRPr="00386ED8">
          <w:rPr>
            <w:i/>
          </w:rPr>
          <w:t>testable object p</w:t>
        </w:r>
        <w:r w:rsidR="0096437D" w:rsidRPr="00386ED8">
          <w:rPr>
            <w:i/>
          </w:rPr>
          <w:t>roperty</w:t>
        </w:r>
        <w:r w:rsidR="0096437D">
          <w:t xml:space="preserve"> are represented in the </w:t>
        </w:r>
      </w:ins>
      <w:ins w:id="9382" w:author="Charles Gifford" w:date="2017-03-18T16:31:00Z">
        <w:r w:rsidR="0096437D">
          <w:t xml:space="preserve">test </w:t>
        </w:r>
      </w:ins>
      <w:ins w:id="9383" w:author="Charles Gifford" w:date="2017-03-18T14:14:00Z">
        <w:r>
          <w:t xml:space="preserve">model to </w:t>
        </w:r>
        <w:r w:rsidR="0096437D">
          <w:t>simplify the model diagram. The</w:t>
        </w:r>
      </w:ins>
      <w:ins w:id="9384" w:author="Charles Gifford" w:date="2017-03-18T16:31:00Z">
        <w:r w:rsidR="0096437D">
          <w:t xml:space="preserve">se </w:t>
        </w:r>
      </w:ins>
      <w:ins w:id="9385" w:author="Charles Gifford" w:date="2017-03-18T16:32:00Z">
        <w:r w:rsidR="0096437D">
          <w:t>interface objects</w:t>
        </w:r>
      </w:ins>
      <w:ins w:id="9386" w:author="Charles Gifford" w:date="2017-03-18T14:14:00Z">
        <w:r>
          <w:t xml:space="preserve"> represent the objects for which</w:t>
        </w:r>
      </w:ins>
      <w:ins w:id="9387" w:author="Charles Gifford" w:date="2017-03-18T16:32:00Z">
        <w:r w:rsidR="0096437D">
          <w:t xml:space="preserve"> a</w:t>
        </w:r>
      </w:ins>
      <w:ins w:id="9388" w:author="Charles Gifford" w:date="2017-03-18T14:14:00Z">
        <w:r>
          <w:t xml:space="preserve"> </w:t>
        </w:r>
        <w:r>
          <w:rPr>
            <w:i/>
          </w:rPr>
          <w:t xml:space="preserve">test </w:t>
        </w:r>
        <w:r w:rsidRPr="008870BD">
          <w:rPr>
            <w:i/>
          </w:rPr>
          <w:t>specification</w:t>
        </w:r>
      </w:ins>
      <w:ins w:id="9389" w:author="Charles Gifford" w:date="2017-03-18T16:32:00Z">
        <w:r w:rsidR="0096437D">
          <w:rPr>
            <w:i/>
          </w:rPr>
          <w:t>(</w:t>
        </w:r>
      </w:ins>
      <w:ins w:id="9390" w:author="Charles Gifford" w:date="2017-03-18T14:14:00Z">
        <w:r w:rsidRPr="008870BD">
          <w:rPr>
            <w:i/>
          </w:rPr>
          <w:t>s</w:t>
        </w:r>
      </w:ins>
      <w:ins w:id="9391" w:author="Charles Gifford" w:date="2017-03-18T16:32:00Z">
        <w:r w:rsidR="0096437D">
          <w:rPr>
            <w:i/>
          </w:rPr>
          <w:t>)</w:t>
        </w:r>
      </w:ins>
      <w:ins w:id="9392" w:author="Charles Gifford" w:date="2017-03-18T14:14:00Z">
        <w:r>
          <w:t xml:space="preserve"> test and the properties, or characteristics, that those </w:t>
        </w:r>
        <w:r>
          <w:rPr>
            <w:i/>
          </w:rPr>
          <w:t xml:space="preserve">test specifications </w:t>
        </w:r>
        <w:r>
          <w:t xml:space="preserve">shall evaluate. </w:t>
        </w:r>
        <w:r w:rsidRPr="008870BD">
          <w:t>They</w:t>
        </w:r>
        <w:r>
          <w:t xml:space="preserve"> shall be realized by any of the objects listed in</w:t>
        </w:r>
      </w:ins>
      <w:ins w:id="9393" w:author="Charles Gifford" w:date="2017-03-22T16:32:00Z">
        <w:r w:rsidR="00201D18">
          <w:t xml:space="preserve"> </w:t>
        </w:r>
        <w:r w:rsidR="00201D18">
          <w:fldChar w:fldCharType="begin"/>
        </w:r>
        <w:r w:rsidR="00201D18">
          <w:instrText xml:space="preserve"> REF _Ref477963700 \h </w:instrText>
        </w:r>
      </w:ins>
      <w:r w:rsidR="00201D18">
        <w:fldChar w:fldCharType="separate"/>
      </w:r>
      <w:ins w:id="9394" w:author="Charles Gifford" w:date="2017-03-22T16:32:00Z">
        <w:r w:rsidR="00201D18">
          <w:t xml:space="preserve">Table </w:t>
        </w:r>
        <w:r w:rsidR="00201D18">
          <w:rPr>
            <w:noProof/>
          </w:rPr>
          <w:t>95</w:t>
        </w:r>
        <w:r w:rsidR="00201D18">
          <w:fldChar w:fldCharType="end"/>
        </w:r>
      </w:ins>
      <w:ins w:id="9395" w:author="Charles Gifford" w:date="2017-03-18T14:14:00Z">
        <w:r>
          <w:t>.</w:t>
        </w:r>
      </w:ins>
    </w:p>
    <w:p w14:paraId="01823058" w14:textId="1113DC3E" w:rsidR="00BB48ED" w:rsidRDefault="00201D18" w:rsidP="00E05180">
      <w:pPr>
        <w:pStyle w:val="TABLE-title"/>
        <w:rPr>
          <w:ins w:id="9396" w:author="Charles Gifford" w:date="2017-03-18T14:14:00Z"/>
        </w:rPr>
      </w:pPr>
      <w:bookmarkStart w:id="9397" w:name="_Ref477963700"/>
      <w:bookmarkStart w:id="9398" w:name="_Ref477963693"/>
      <w:bookmarkStart w:id="9399" w:name="_Toc478492395"/>
      <w:ins w:id="9400" w:author="Charles Gifford" w:date="2017-03-22T16:32:00Z">
        <w:r>
          <w:t xml:space="preserve">Table </w:t>
        </w:r>
        <w:r>
          <w:fldChar w:fldCharType="begin"/>
        </w:r>
        <w:r>
          <w:instrText xml:space="preserve"> SEQ Table \* ARABIC </w:instrText>
        </w:r>
      </w:ins>
      <w:r>
        <w:fldChar w:fldCharType="separate"/>
      </w:r>
      <w:ins w:id="9401" w:author="Charles Gifford" w:date="2017-03-22T16:32:00Z">
        <w:r>
          <w:rPr>
            <w:noProof/>
          </w:rPr>
          <w:t>95</w:t>
        </w:r>
        <w:r>
          <w:fldChar w:fldCharType="end"/>
        </w:r>
        <w:bookmarkEnd w:id="9397"/>
        <w:r>
          <w:t xml:space="preserve"> </w:t>
        </w:r>
      </w:ins>
      <w:ins w:id="9402" w:author="Charles Gifford" w:date="2017-03-18T14:14:00Z">
        <w:r w:rsidR="00BB48ED">
          <w:t>– Realization of testable object / testable object property pair</w:t>
        </w:r>
        <w:bookmarkEnd w:id="9398"/>
        <w:bookmarkEnd w:id="9399"/>
      </w:ins>
    </w:p>
    <w:tbl>
      <w:tblPr>
        <w:tblStyle w:val="TableGrid"/>
        <w:tblW w:w="0" w:type="auto"/>
        <w:jc w:val="center"/>
        <w:tblLook w:val="04A0" w:firstRow="1" w:lastRow="0" w:firstColumn="1" w:lastColumn="0" w:noHBand="0" w:noVBand="1"/>
      </w:tblPr>
      <w:tblGrid>
        <w:gridCol w:w="1808"/>
        <w:gridCol w:w="2511"/>
      </w:tblGrid>
      <w:tr w:rsidR="00BB48ED" w:rsidRPr="00CF4108" w14:paraId="3C37BDA3" w14:textId="77777777" w:rsidTr="00BB48ED">
        <w:trPr>
          <w:tblHeader/>
          <w:jc w:val="center"/>
          <w:ins w:id="9403" w:author="Charles Gifford" w:date="2017-03-18T14:14:00Z"/>
        </w:trPr>
        <w:tc>
          <w:tcPr>
            <w:tcW w:w="0" w:type="auto"/>
          </w:tcPr>
          <w:p w14:paraId="7A854C19" w14:textId="77777777" w:rsidR="00BB48ED" w:rsidRPr="00CF4108" w:rsidRDefault="00BB48ED" w:rsidP="00BB48ED">
            <w:pPr>
              <w:keepLines/>
              <w:tabs>
                <w:tab w:val="left" w:pos="0"/>
                <w:tab w:val="left" w:pos="9360"/>
                <w:tab w:val="left" w:pos="10080"/>
              </w:tabs>
              <w:spacing w:before="60" w:after="60"/>
              <w:jc w:val="center"/>
              <w:rPr>
                <w:ins w:id="9404" w:author="Charles Gifford" w:date="2017-03-18T14:14:00Z"/>
                <w:b/>
                <w:sz w:val="16"/>
                <w:szCs w:val="16"/>
              </w:rPr>
            </w:pPr>
            <w:ins w:id="9405" w:author="Charles Gifford" w:date="2017-03-18T14:14:00Z">
              <w:r w:rsidRPr="00CF4108">
                <w:rPr>
                  <w:b/>
                  <w:sz w:val="16"/>
                  <w:szCs w:val="16"/>
                </w:rPr>
                <w:t>Test</w:t>
              </w:r>
              <w:r>
                <w:rPr>
                  <w:b/>
                  <w:sz w:val="16"/>
                  <w:szCs w:val="16"/>
                </w:rPr>
                <w:t>able</w:t>
              </w:r>
              <w:r w:rsidRPr="00CF4108">
                <w:rPr>
                  <w:b/>
                  <w:sz w:val="16"/>
                  <w:szCs w:val="16"/>
                </w:rPr>
                <w:t xml:space="preserve"> object</w:t>
              </w:r>
            </w:ins>
          </w:p>
        </w:tc>
        <w:tc>
          <w:tcPr>
            <w:tcW w:w="0" w:type="auto"/>
          </w:tcPr>
          <w:p w14:paraId="66C55AC2" w14:textId="77777777" w:rsidR="00BB48ED" w:rsidRPr="00CF4108" w:rsidRDefault="00BB48ED" w:rsidP="00BB48ED">
            <w:pPr>
              <w:keepLines/>
              <w:tabs>
                <w:tab w:val="left" w:pos="0"/>
                <w:tab w:val="left" w:pos="9360"/>
                <w:tab w:val="left" w:pos="10080"/>
              </w:tabs>
              <w:spacing w:before="60" w:after="60"/>
              <w:jc w:val="center"/>
              <w:rPr>
                <w:ins w:id="9406" w:author="Charles Gifford" w:date="2017-03-18T14:14:00Z"/>
                <w:b/>
                <w:sz w:val="16"/>
                <w:szCs w:val="16"/>
              </w:rPr>
            </w:pPr>
            <w:ins w:id="9407" w:author="Charles Gifford" w:date="2017-03-18T14:14:00Z">
              <w:r w:rsidRPr="00CF4108">
                <w:rPr>
                  <w:b/>
                  <w:sz w:val="16"/>
                  <w:szCs w:val="16"/>
                </w:rPr>
                <w:t>Test</w:t>
              </w:r>
              <w:r>
                <w:rPr>
                  <w:b/>
                  <w:sz w:val="16"/>
                  <w:szCs w:val="16"/>
                </w:rPr>
                <w:t>able</w:t>
              </w:r>
              <w:r w:rsidRPr="00CF4108">
                <w:rPr>
                  <w:b/>
                  <w:sz w:val="16"/>
                  <w:szCs w:val="16"/>
                </w:rPr>
                <w:t xml:space="preserve"> object</w:t>
              </w:r>
              <w:r>
                <w:rPr>
                  <w:b/>
                  <w:sz w:val="16"/>
                  <w:szCs w:val="16"/>
                </w:rPr>
                <w:t xml:space="preserve"> property</w:t>
              </w:r>
            </w:ins>
          </w:p>
        </w:tc>
      </w:tr>
      <w:tr w:rsidR="00BB48ED" w:rsidRPr="00CF4108" w14:paraId="22508FF1" w14:textId="77777777" w:rsidTr="00BB48ED">
        <w:trPr>
          <w:jc w:val="center"/>
          <w:ins w:id="9408" w:author="Charles Gifford" w:date="2017-03-18T14:14:00Z"/>
        </w:trPr>
        <w:tc>
          <w:tcPr>
            <w:tcW w:w="0" w:type="auto"/>
          </w:tcPr>
          <w:p w14:paraId="4172E50A" w14:textId="77777777" w:rsidR="00BB48ED" w:rsidRPr="00CF4108" w:rsidRDefault="00BB48ED" w:rsidP="00BB48ED">
            <w:pPr>
              <w:tabs>
                <w:tab w:val="left" w:pos="0"/>
                <w:tab w:val="left" w:pos="9360"/>
                <w:tab w:val="left" w:pos="10080"/>
              </w:tabs>
              <w:spacing w:before="60" w:after="60"/>
              <w:rPr>
                <w:ins w:id="9409" w:author="Charles Gifford" w:date="2017-03-18T14:14:00Z"/>
                <w:sz w:val="16"/>
                <w:szCs w:val="16"/>
              </w:rPr>
            </w:pPr>
            <w:ins w:id="9410" w:author="Charles Gifford" w:date="2017-03-18T14:14:00Z">
              <w:r>
                <w:rPr>
                  <w:sz w:val="16"/>
                  <w:szCs w:val="16"/>
                </w:rPr>
                <w:t>Personnel class</w:t>
              </w:r>
            </w:ins>
          </w:p>
        </w:tc>
        <w:tc>
          <w:tcPr>
            <w:tcW w:w="0" w:type="auto"/>
          </w:tcPr>
          <w:p w14:paraId="6FC98DC4" w14:textId="77777777" w:rsidR="00BB48ED" w:rsidRPr="00CF4108" w:rsidRDefault="00BB48ED" w:rsidP="00BB48ED">
            <w:pPr>
              <w:tabs>
                <w:tab w:val="left" w:pos="0"/>
                <w:tab w:val="left" w:pos="9360"/>
                <w:tab w:val="left" w:pos="10080"/>
              </w:tabs>
              <w:spacing w:before="60" w:after="60"/>
              <w:rPr>
                <w:ins w:id="9411" w:author="Charles Gifford" w:date="2017-03-18T14:14:00Z"/>
                <w:sz w:val="16"/>
                <w:szCs w:val="16"/>
              </w:rPr>
            </w:pPr>
            <w:ins w:id="9412" w:author="Charles Gifford" w:date="2017-03-18T14:14:00Z">
              <w:r>
                <w:rPr>
                  <w:sz w:val="16"/>
                  <w:szCs w:val="16"/>
                </w:rPr>
                <w:t>Personnel class property</w:t>
              </w:r>
            </w:ins>
          </w:p>
        </w:tc>
      </w:tr>
      <w:tr w:rsidR="00BB48ED" w:rsidRPr="00CF4108" w14:paraId="5E66E280" w14:textId="77777777" w:rsidTr="00BB48ED">
        <w:trPr>
          <w:jc w:val="center"/>
          <w:ins w:id="9413" w:author="Charles Gifford" w:date="2017-03-18T14:14:00Z"/>
        </w:trPr>
        <w:tc>
          <w:tcPr>
            <w:tcW w:w="0" w:type="auto"/>
          </w:tcPr>
          <w:p w14:paraId="07AECE38" w14:textId="77777777" w:rsidR="00BB48ED" w:rsidRPr="00CF4108" w:rsidRDefault="00BB48ED" w:rsidP="00BB48ED">
            <w:pPr>
              <w:tabs>
                <w:tab w:val="left" w:pos="0"/>
                <w:tab w:val="left" w:pos="9360"/>
                <w:tab w:val="left" w:pos="10080"/>
              </w:tabs>
              <w:spacing w:before="60" w:after="60"/>
              <w:rPr>
                <w:ins w:id="9414" w:author="Charles Gifford" w:date="2017-03-18T14:14:00Z"/>
                <w:sz w:val="16"/>
                <w:szCs w:val="16"/>
              </w:rPr>
            </w:pPr>
            <w:ins w:id="9415" w:author="Charles Gifford" w:date="2017-03-18T14:14:00Z">
              <w:r>
                <w:rPr>
                  <w:sz w:val="16"/>
                  <w:szCs w:val="16"/>
                </w:rPr>
                <w:t>Person</w:t>
              </w:r>
            </w:ins>
          </w:p>
        </w:tc>
        <w:tc>
          <w:tcPr>
            <w:tcW w:w="0" w:type="auto"/>
          </w:tcPr>
          <w:p w14:paraId="582A00A0" w14:textId="77777777" w:rsidR="00BB48ED" w:rsidRPr="00CF4108" w:rsidRDefault="00BB48ED" w:rsidP="00BB48ED">
            <w:pPr>
              <w:tabs>
                <w:tab w:val="left" w:pos="0"/>
                <w:tab w:val="left" w:pos="9360"/>
                <w:tab w:val="left" w:pos="10080"/>
              </w:tabs>
              <w:spacing w:before="60" w:after="60"/>
              <w:rPr>
                <w:ins w:id="9416" w:author="Charles Gifford" w:date="2017-03-18T14:14:00Z"/>
                <w:sz w:val="16"/>
                <w:szCs w:val="16"/>
              </w:rPr>
            </w:pPr>
            <w:ins w:id="9417" w:author="Charles Gifford" w:date="2017-03-18T14:14:00Z">
              <w:r>
                <w:rPr>
                  <w:sz w:val="16"/>
                  <w:szCs w:val="16"/>
                </w:rPr>
                <w:t>Person property</w:t>
              </w:r>
            </w:ins>
          </w:p>
        </w:tc>
      </w:tr>
      <w:tr w:rsidR="00BB48ED" w:rsidRPr="00CF4108" w14:paraId="4C321EC3" w14:textId="77777777" w:rsidTr="00BB48ED">
        <w:trPr>
          <w:jc w:val="center"/>
          <w:ins w:id="9418" w:author="Charles Gifford" w:date="2017-03-18T14:14:00Z"/>
        </w:trPr>
        <w:tc>
          <w:tcPr>
            <w:tcW w:w="0" w:type="auto"/>
          </w:tcPr>
          <w:p w14:paraId="2C0C2351" w14:textId="77777777" w:rsidR="00BB48ED" w:rsidRPr="00CF4108" w:rsidRDefault="00BB48ED" w:rsidP="00BB48ED">
            <w:pPr>
              <w:tabs>
                <w:tab w:val="left" w:pos="0"/>
                <w:tab w:val="left" w:pos="9360"/>
                <w:tab w:val="left" w:pos="10080"/>
              </w:tabs>
              <w:spacing w:before="60" w:after="60"/>
              <w:rPr>
                <w:ins w:id="9419" w:author="Charles Gifford" w:date="2017-03-18T14:14:00Z"/>
                <w:sz w:val="16"/>
                <w:szCs w:val="16"/>
              </w:rPr>
            </w:pPr>
            <w:ins w:id="9420" w:author="Charles Gifford" w:date="2017-03-18T14:14:00Z">
              <w:r>
                <w:rPr>
                  <w:sz w:val="16"/>
                  <w:szCs w:val="16"/>
                </w:rPr>
                <w:t>Equipment class</w:t>
              </w:r>
            </w:ins>
          </w:p>
        </w:tc>
        <w:tc>
          <w:tcPr>
            <w:tcW w:w="0" w:type="auto"/>
          </w:tcPr>
          <w:p w14:paraId="68B39398" w14:textId="77777777" w:rsidR="00BB48ED" w:rsidRPr="00CF4108" w:rsidRDefault="00BB48ED" w:rsidP="00BB48ED">
            <w:pPr>
              <w:tabs>
                <w:tab w:val="left" w:pos="0"/>
                <w:tab w:val="left" w:pos="9360"/>
                <w:tab w:val="left" w:pos="10080"/>
              </w:tabs>
              <w:spacing w:before="60" w:after="60"/>
              <w:rPr>
                <w:ins w:id="9421" w:author="Charles Gifford" w:date="2017-03-18T14:14:00Z"/>
                <w:sz w:val="16"/>
                <w:szCs w:val="16"/>
              </w:rPr>
            </w:pPr>
            <w:ins w:id="9422" w:author="Charles Gifford" w:date="2017-03-18T14:14:00Z">
              <w:r>
                <w:rPr>
                  <w:sz w:val="16"/>
                  <w:szCs w:val="16"/>
                </w:rPr>
                <w:t>Equipment class property</w:t>
              </w:r>
            </w:ins>
          </w:p>
        </w:tc>
      </w:tr>
      <w:tr w:rsidR="00BB48ED" w:rsidRPr="00CF4108" w14:paraId="29230955" w14:textId="77777777" w:rsidTr="00BB48ED">
        <w:trPr>
          <w:jc w:val="center"/>
          <w:ins w:id="9423" w:author="Charles Gifford" w:date="2017-03-18T14:14:00Z"/>
        </w:trPr>
        <w:tc>
          <w:tcPr>
            <w:tcW w:w="0" w:type="auto"/>
          </w:tcPr>
          <w:p w14:paraId="39D2F1F0" w14:textId="77777777" w:rsidR="00BB48ED" w:rsidRPr="00CF4108" w:rsidRDefault="00BB48ED" w:rsidP="00BB48ED">
            <w:pPr>
              <w:tabs>
                <w:tab w:val="left" w:pos="0"/>
                <w:tab w:val="left" w:pos="9360"/>
                <w:tab w:val="left" w:pos="10080"/>
              </w:tabs>
              <w:spacing w:before="60" w:after="60"/>
              <w:rPr>
                <w:ins w:id="9424" w:author="Charles Gifford" w:date="2017-03-18T14:14:00Z"/>
                <w:sz w:val="16"/>
                <w:szCs w:val="16"/>
              </w:rPr>
            </w:pPr>
            <w:ins w:id="9425" w:author="Charles Gifford" w:date="2017-03-18T14:14:00Z">
              <w:r>
                <w:rPr>
                  <w:sz w:val="16"/>
                  <w:szCs w:val="16"/>
                </w:rPr>
                <w:t>Equipment</w:t>
              </w:r>
            </w:ins>
          </w:p>
        </w:tc>
        <w:tc>
          <w:tcPr>
            <w:tcW w:w="0" w:type="auto"/>
          </w:tcPr>
          <w:p w14:paraId="6C984885" w14:textId="77777777" w:rsidR="00BB48ED" w:rsidRPr="00CF4108" w:rsidRDefault="00BB48ED" w:rsidP="00BB48ED">
            <w:pPr>
              <w:tabs>
                <w:tab w:val="left" w:pos="0"/>
                <w:tab w:val="left" w:pos="9360"/>
                <w:tab w:val="left" w:pos="10080"/>
              </w:tabs>
              <w:spacing w:before="60" w:after="60"/>
              <w:rPr>
                <w:ins w:id="9426" w:author="Charles Gifford" w:date="2017-03-18T14:14:00Z"/>
                <w:sz w:val="16"/>
                <w:szCs w:val="16"/>
              </w:rPr>
            </w:pPr>
            <w:ins w:id="9427" w:author="Charles Gifford" w:date="2017-03-18T14:14:00Z">
              <w:r>
                <w:rPr>
                  <w:sz w:val="16"/>
                  <w:szCs w:val="16"/>
                </w:rPr>
                <w:t>Equipment property</w:t>
              </w:r>
            </w:ins>
          </w:p>
        </w:tc>
      </w:tr>
      <w:tr w:rsidR="00BB48ED" w:rsidRPr="00CF4108" w14:paraId="02E2DA68" w14:textId="77777777" w:rsidTr="00BB48ED">
        <w:trPr>
          <w:jc w:val="center"/>
          <w:ins w:id="9428" w:author="Charles Gifford" w:date="2017-03-18T14:14:00Z"/>
        </w:trPr>
        <w:tc>
          <w:tcPr>
            <w:tcW w:w="0" w:type="auto"/>
          </w:tcPr>
          <w:p w14:paraId="4029D4D3" w14:textId="77777777" w:rsidR="00BB48ED" w:rsidRPr="00CF4108" w:rsidRDefault="00BB48ED" w:rsidP="00BB48ED">
            <w:pPr>
              <w:tabs>
                <w:tab w:val="left" w:pos="0"/>
                <w:tab w:val="left" w:pos="9360"/>
                <w:tab w:val="left" w:pos="10080"/>
              </w:tabs>
              <w:spacing w:before="60" w:after="60"/>
              <w:rPr>
                <w:ins w:id="9429" w:author="Charles Gifford" w:date="2017-03-18T14:14:00Z"/>
                <w:sz w:val="16"/>
                <w:szCs w:val="16"/>
              </w:rPr>
            </w:pPr>
            <w:ins w:id="9430" w:author="Charles Gifford" w:date="2017-03-18T14:14:00Z">
              <w:r>
                <w:rPr>
                  <w:sz w:val="16"/>
                  <w:szCs w:val="16"/>
                </w:rPr>
                <w:t>Physical asset class</w:t>
              </w:r>
            </w:ins>
          </w:p>
        </w:tc>
        <w:tc>
          <w:tcPr>
            <w:tcW w:w="0" w:type="auto"/>
          </w:tcPr>
          <w:p w14:paraId="1FD67F6A" w14:textId="77777777" w:rsidR="00BB48ED" w:rsidRPr="00CF4108" w:rsidRDefault="00BB48ED" w:rsidP="00BB48ED">
            <w:pPr>
              <w:tabs>
                <w:tab w:val="left" w:pos="0"/>
                <w:tab w:val="left" w:pos="9360"/>
                <w:tab w:val="left" w:pos="10080"/>
              </w:tabs>
              <w:spacing w:before="60" w:after="60"/>
              <w:rPr>
                <w:ins w:id="9431" w:author="Charles Gifford" w:date="2017-03-18T14:14:00Z"/>
                <w:sz w:val="16"/>
                <w:szCs w:val="16"/>
              </w:rPr>
            </w:pPr>
            <w:ins w:id="9432" w:author="Charles Gifford" w:date="2017-03-18T14:14:00Z">
              <w:r>
                <w:rPr>
                  <w:sz w:val="16"/>
                  <w:szCs w:val="16"/>
                </w:rPr>
                <w:t>Physical asset class property</w:t>
              </w:r>
            </w:ins>
          </w:p>
        </w:tc>
      </w:tr>
      <w:tr w:rsidR="00BB48ED" w:rsidRPr="00CF4108" w14:paraId="0BC789F6" w14:textId="77777777" w:rsidTr="00BB48ED">
        <w:trPr>
          <w:jc w:val="center"/>
          <w:ins w:id="9433" w:author="Charles Gifford" w:date="2017-03-18T14:14:00Z"/>
        </w:trPr>
        <w:tc>
          <w:tcPr>
            <w:tcW w:w="0" w:type="auto"/>
          </w:tcPr>
          <w:p w14:paraId="53E1738A" w14:textId="77777777" w:rsidR="00BB48ED" w:rsidRPr="00CF4108" w:rsidRDefault="00BB48ED" w:rsidP="00BB48ED">
            <w:pPr>
              <w:tabs>
                <w:tab w:val="left" w:pos="0"/>
                <w:tab w:val="left" w:pos="9360"/>
                <w:tab w:val="left" w:pos="10080"/>
              </w:tabs>
              <w:spacing w:before="60" w:after="60"/>
              <w:rPr>
                <w:ins w:id="9434" w:author="Charles Gifford" w:date="2017-03-18T14:14:00Z"/>
                <w:sz w:val="16"/>
                <w:szCs w:val="16"/>
              </w:rPr>
            </w:pPr>
            <w:ins w:id="9435" w:author="Charles Gifford" w:date="2017-03-18T14:14:00Z">
              <w:r>
                <w:rPr>
                  <w:sz w:val="16"/>
                  <w:szCs w:val="16"/>
                </w:rPr>
                <w:t>Physical asset</w:t>
              </w:r>
            </w:ins>
          </w:p>
        </w:tc>
        <w:tc>
          <w:tcPr>
            <w:tcW w:w="0" w:type="auto"/>
          </w:tcPr>
          <w:p w14:paraId="0B1A51FA" w14:textId="77777777" w:rsidR="00BB48ED" w:rsidRPr="00CF4108" w:rsidRDefault="00BB48ED" w:rsidP="00BB48ED">
            <w:pPr>
              <w:tabs>
                <w:tab w:val="left" w:pos="0"/>
                <w:tab w:val="left" w:pos="9360"/>
                <w:tab w:val="left" w:pos="10080"/>
              </w:tabs>
              <w:spacing w:before="60" w:after="60"/>
              <w:rPr>
                <w:ins w:id="9436" w:author="Charles Gifford" w:date="2017-03-18T14:14:00Z"/>
                <w:sz w:val="16"/>
                <w:szCs w:val="16"/>
              </w:rPr>
            </w:pPr>
            <w:ins w:id="9437" w:author="Charles Gifford" w:date="2017-03-18T14:14:00Z">
              <w:r>
                <w:rPr>
                  <w:sz w:val="16"/>
                  <w:szCs w:val="16"/>
                </w:rPr>
                <w:t>Physical asset property</w:t>
              </w:r>
            </w:ins>
          </w:p>
        </w:tc>
      </w:tr>
      <w:tr w:rsidR="00BB48ED" w:rsidRPr="00CF4108" w14:paraId="77DACBFD" w14:textId="77777777" w:rsidTr="00BB48ED">
        <w:trPr>
          <w:jc w:val="center"/>
          <w:ins w:id="9438" w:author="Charles Gifford" w:date="2017-03-18T14:14:00Z"/>
        </w:trPr>
        <w:tc>
          <w:tcPr>
            <w:tcW w:w="0" w:type="auto"/>
          </w:tcPr>
          <w:p w14:paraId="0104674E" w14:textId="77777777" w:rsidR="00BB48ED" w:rsidRPr="00CF4108" w:rsidRDefault="00BB48ED" w:rsidP="00BB48ED">
            <w:pPr>
              <w:tabs>
                <w:tab w:val="left" w:pos="0"/>
                <w:tab w:val="left" w:pos="9360"/>
                <w:tab w:val="left" w:pos="10080"/>
              </w:tabs>
              <w:spacing w:before="60" w:after="60"/>
              <w:rPr>
                <w:ins w:id="9439" w:author="Charles Gifford" w:date="2017-03-18T14:14:00Z"/>
                <w:sz w:val="16"/>
                <w:szCs w:val="16"/>
              </w:rPr>
            </w:pPr>
            <w:ins w:id="9440" w:author="Charles Gifford" w:date="2017-03-18T14:14:00Z">
              <w:r>
                <w:rPr>
                  <w:sz w:val="16"/>
                  <w:szCs w:val="16"/>
                </w:rPr>
                <w:t>Material class</w:t>
              </w:r>
            </w:ins>
          </w:p>
        </w:tc>
        <w:tc>
          <w:tcPr>
            <w:tcW w:w="0" w:type="auto"/>
          </w:tcPr>
          <w:p w14:paraId="20FBD303" w14:textId="77777777" w:rsidR="00BB48ED" w:rsidRPr="00CF4108" w:rsidRDefault="00BB48ED" w:rsidP="00BB48ED">
            <w:pPr>
              <w:tabs>
                <w:tab w:val="left" w:pos="0"/>
                <w:tab w:val="left" w:pos="9360"/>
                <w:tab w:val="left" w:pos="10080"/>
              </w:tabs>
              <w:spacing w:before="60" w:after="60"/>
              <w:rPr>
                <w:ins w:id="9441" w:author="Charles Gifford" w:date="2017-03-18T14:14:00Z"/>
                <w:sz w:val="16"/>
                <w:szCs w:val="16"/>
              </w:rPr>
            </w:pPr>
            <w:ins w:id="9442" w:author="Charles Gifford" w:date="2017-03-18T14:14:00Z">
              <w:r>
                <w:rPr>
                  <w:sz w:val="16"/>
                  <w:szCs w:val="16"/>
                </w:rPr>
                <w:t>Material class property</w:t>
              </w:r>
            </w:ins>
          </w:p>
        </w:tc>
      </w:tr>
      <w:tr w:rsidR="00BB48ED" w:rsidRPr="00CF4108" w14:paraId="3289C133" w14:textId="77777777" w:rsidTr="00BB48ED">
        <w:trPr>
          <w:jc w:val="center"/>
          <w:ins w:id="9443" w:author="Charles Gifford" w:date="2017-03-18T14:14:00Z"/>
        </w:trPr>
        <w:tc>
          <w:tcPr>
            <w:tcW w:w="0" w:type="auto"/>
          </w:tcPr>
          <w:p w14:paraId="1FD0B391" w14:textId="77777777" w:rsidR="00BB48ED" w:rsidRPr="00CF4108" w:rsidRDefault="00BB48ED" w:rsidP="00BB48ED">
            <w:pPr>
              <w:tabs>
                <w:tab w:val="left" w:pos="0"/>
                <w:tab w:val="left" w:pos="9360"/>
                <w:tab w:val="left" w:pos="10080"/>
              </w:tabs>
              <w:spacing w:before="60" w:after="60"/>
              <w:rPr>
                <w:ins w:id="9444" w:author="Charles Gifford" w:date="2017-03-18T14:14:00Z"/>
                <w:sz w:val="16"/>
                <w:szCs w:val="16"/>
              </w:rPr>
            </w:pPr>
            <w:ins w:id="9445" w:author="Charles Gifford" w:date="2017-03-18T14:14:00Z">
              <w:r>
                <w:rPr>
                  <w:sz w:val="16"/>
                  <w:szCs w:val="16"/>
                </w:rPr>
                <w:t>Material definition</w:t>
              </w:r>
            </w:ins>
          </w:p>
        </w:tc>
        <w:tc>
          <w:tcPr>
            <w:tcW w:w="0" w:type="auto"/>
          </w:tcPr>
          <w:p w14:paraId="24858D48" w14:textId="77777777" w:rsidR="00BB48ED" w:rsidRPr="00CF4108" w:rsidRDefault="00BB48ED" w:rsidP="00BB48ED">
            <w:pPr>
              <w:tabs>
                <w:tab w:val="left" w:pos="0"/>
                <w:tab w:val="left" w:pos="9360"/>
                <w:tab w:val="left" w:pos="10080"/>
              </w:tabs>
              <w:spacing w:before="60" w:after="60"/>
              <w:rPr>
                <w:ins w:id="9446" w:author="Charles Gifford" w:date="2017-03-18T14:14:00Z"/>
                <w:sz w:val="16"/>
                <w:szCs w:val="16"/>
              </w:rPr>
            </w:pPr>
            <w:ins w:id="9447" w:author="Charles Gifford" w:date="2017-03-18T14:14:00Z">
              <w:r>
                <w:rPr>
                  <w:sz w:val="16"/>
                  <w:szCs w:val="16"/>
                </w:rPr>
                <w:t>Material definition property</w:t>
              </w:r>
            </w:ins>
          </w:p>
        </w:tc>
      </w:tr>
      <w:tr w:rsidR="00BB48ED" w:rsidRPr="00CF4108" w14:paraId="5A1A895A" w14:textId="77777777" w:rsidTr="00BB48ED">
        <w:trPr>
          <w:jc w:val="center"/>
          <w:ins w:id="9448" w:author="Charles Gifford" w:date="2017-03-18T14:14:00Z"/>
        </w:trPr>
        <w:tc>
          <w:tcPr>
            <w:tcW w:w="0" w:type="auto"/>
          </w:tcPr>
          <w:p w14:paraId="69C58449" w14:textId="77777777" w:rsidR="00BB48ED" w:rsidRPr="00CF4108" w:rsidRDefault="00BB48ED" w:rsidP="00BB48ED">
            <w:pPr>
              <w:tabs>
                <w:tab w:val="left" w:pos="0"/>
                <w:tab w:val="left" w:pos="9360"/>
                <w:tab w:val="left" w:pos="10080"/>
              </w:tabs>
              <w:spacing w:before="60" w:after="60"/>
              <w:rPr>
                <w:ins w:id="9449" w:author="Charles Gifford" w:date="2017-03-18T14:14:00Z"/>
                <w:sz w:val="16"/>
                <w:szCs w:val="16"/>
              </w:rPr>
            </w:pPr>
            <w:ins w:id="9450" w:author="Charles Gifford" w:date="2017-03-18T14:14:00Z">
              <w:r>
                <w:rPr>
                  <w:sz w:val="16"/>
                  <w:szCs w:val="16"/>
                </w:rPr>
                <w:t>Material lot</w:t>
              </w:r>
            </w:ins>
          </w:p>
        </w:tc>
        <w:tc>
          <w:tcPr>
            <w:tcW w:w="0" w:type="auto"/>
          </w:tcPr>
          <w:p w14:paraId="5970DEA7" w14:textId="77777777" w:rsidR="00BB48ED" w:rsidRPr="00CF4108" w:rsidRDefault="00BB48ED" w:rsidP="00BB48ED">
            <w:pPr>
              <w:tabs>
                <w:tab w:val="left" w:pos="0"/>
                <w:tab w:val="left" w:pos="9360"/>
                <w:tab w:val="left" w:pos="10080"/>
              </w:tabs>
              <w:spacing w:before="60" w:after="60"/>
              <w:rPr>
                <w:ins w:id="9451" w:author="Charles Gifford" w:date="2017-03-18T14:14:00Z"/>
                <w:sz w:val="16"/>
                <w:szCs w:val="16"/>
              </w:rPr>
            </w:pPr>
            <w:ins w:id="9452" w:author="Charles Gifford" w:date="2017-03-18T14:14:00Z">
              <w:r>
                <w:rPr>
                  <w:sz w:val="16"/>
                  <w:szCs w:val="16"/>
                </w:rPr>
                <w:t>Material lot property</w:t>
              </w:r>
            </w:ins>
          </w:p>
        </w:tc>
      </w:tr>
      <w:tr w:rsidR="00BB48ED" w:rsidRPr="00CF4108" w14:paraId="444153D8" w14:textId="77777777" w:rsidTr="00BB48ED">
        <w:trPr>
          <w:jc w:val="center"/>
          <w:ins w:id="9453" w:author="Charles Gifford" w:date="2017-03-18T14:14:00Z"/>
        </w:trPr>
        <w:tc>
          <w:tcPr>
            <w:tcW w:w="0" w:type="auto"/>
          </w:tcPr>
          <w:p w14:paraId="471435FC" w14:textId="77777777" w:rsidR="00BB48ED" w:rsidRPr="00CF4108" w:rsidRDefault="00BB48ED" w:rsidP="00BB48ED">
            <w:pPr>
              <w:tabs>
                <w:tab w:val="left" w:pos="0"/>
                <w:tab w:val="left" w:pos="9360"/>
                <w:tab w:val="left" w:pos="10080"/>
              </w:tabs>
              <w:spacing w:before="60" w:after="60"/>
              <w:rPr>
                <w:ins w:id="9454" w:author="Charles Gifford" w:date="2017-03-18T14:14:00Z"/>
                <w:sz w:val="16"/>
                <w:szCs w:val="16"/>
              </w:rPr>
            </w:pPr>
            <w:ins w:id="9455" w:author="Charles Gifford" w:date="2017-03-18T14:14:00Z">
              <w:r>
                <w:rPr>
                  <w:sz w:val="16"/>
                  <w:szCs w:val="16"/>
                </w:rPr>
                <w:t>Material sublot</w:t>
              </w:r>
            </w:ins>
          </w:p>
        </w:tc>
        <w:tc>
          <w:tcPr>
            <w:tcW w:w="0" w:type="auto"/>
          </w:tcPr>
          <w:p w14:paraId="6D67DAC9" w14:textId="77777777" w:rsidR="00BB48ED" w:rsidRPr="00CF4108" w:rsidRDefault="00BB48ED" w:rsidP="00BB48ED">
            <w:pPr>
              <w:tabs>
                <w:tab w:val="left" w:pos="0"/>
                <w:tab w:val="left" w:pos="9360"/>
                <w:tab w:val="left" w:pos="10080"/>
              </w:tabs>
              <w:spacing w:before="60" w:after="60"/>
              <w:rPr>
                <w:ins w:id="9456" w:author="Charles Gifford" w:date="2017-03-18T14:14:00Z"/>
                <w:sz w:val="16"/>
                <w:szCs w:val="16"/>
              </w:rPr>
            </w:pPr>
            <w:ins w:id="9457" w:author="Charles Gifford" w:date="2017-03-18T14:14:00Z">
              <w:r>
                <w:rPr>
                  <w:sz w:val="16"/>
                  <w:szCs w:val="16"/>
                </w:rPr>
                <w:t>Material lot property</w:t>
              </w:r>
            </w:ins>
          </w:p>
        </w:tc>
      </w:tr>
    </w:tbl>
    <w:p w14:paraId="7041A18A" w14:textId="77777777" w:rsidR="00BB48ED" w:rsidRDefault="00BB48ED" w:rsidP="00BB48ED">
      <w:pPr>
        <w:pStyle w:val="Heading3"/>
        <w:suppressAutoHyphens w:val="0"/>
        <w:snapToGrid/>
        <w:spacing w:before="240" w:after="60" w:line="360" w:lineRule="auto"/>
        <w:rPr>
          <w:ins w:id="9458" w:author="Charles Gifford" w:date="2017-03-18T14:14:00Z"/>
        </w:rPr>
      </w:pPr>
      <w:ins w:id="9459" w:author="Charles Gifford" w:date="2017-03-18T14:14:00Z">
        <w:r>
          <w:t>Test specification</w:t>
        </w:r>
      </w:ins>
    </w:p>
    <w:p w14:paraId="20DF2498" w14:textId="7E65F301" w:rsidR="00BB48ED" w:rsidRDefault="00BB48ED" w:rsidP="00BB48ED">
      <w:pPr>
        <w:pStyle w:val="PARAGRAPH"/>
        <w:rPr>
          <w:ins w:id="9460" w:author="Charles Gifford" w:date="2017-03-18T14:14:00Z"/>
        </w:rPr>
      </w:pPr>
      <w:ins w:id="9461" w:author="Charles Gifford" w:date="2017-03-18T14:14:00Z">
        <w:r w:rsidRPr="00D47B1F">
          <w:t xml:space="preserve">A </w:t>
        </w:r>
        <w:r w:rsidRPr="00D47B1F">
          <w:rPr>
            <w:i/>
          </w:rPr>
          <w:t>test specification</w:t>
        </w:r>
        <w:r w:rsidRPr="00D47B1F">
          <w:t xml:space="preserve"> may contain other </w:t>
        </w:r>
        <w:r w:rsidRPr="00D47B1F">
          <w:rPr>
            <w:i/>
          </w:rPr>
          <w:t>test specifications</w:t>
        </w:r>
        <w:r w:rsidRPr="00D47B1F">
          <w:t xml:space="preserve"> to form a hierarchy of </w:t>
        </w:r>
        <w:r w:rsidRPr="00D47B1F">
          <w:rPr>
            <w:i/>
          </w:rPr>
          <w:t>test specifications</w:t>
        </w:r>
        <w:r w:rsidRPr="00D47B1F">
          <w:t xml:space="preserve">. When a hierarchy of </w:t>
        </w:r>
        <w:r w:rsidRPr="00D47B1F">
          <w:rPr>
            <w:i/>
          </w:rPr>
          <w:t>test specifications</w:t>
        </w:r>
        <w:r w:rsidRPr="00D47B1F">
          <w:t xml:space="preserve"> are used, the </w:t>
        </w:r>
        <w:r>
          <w:t>result</w:t>
        </w:r>
        <w:r w:rsidRPr="00D47B1F">
          <w:t xml:space="preserve"> of the parent object in the hierarchy shall be the </w:t>
        </w:r>
      </w:ins>
      <w:ins w:id="9462" w:author="Charles Gifford" w:date="2017-03-18T14:16:00Z">
        <w:r w:rsidRPr="00D47B1F">
          <w:t>worst-case</w:t>
        </w:r>
      </w:ins>
      <w:ins w:id="9463" w:author="Charles Gifford" w:date="2017-03-18T14:14:00Z">
        <w:r w:rsidRPr="00D47B1F">
          <w:t xml:space="preserve"> </w:t>
        </w:r>
        <w:r>
          <w:t>result</w:t>
        </w:r>
        <w:r w:rsidRPr="00D47B1F">
          <w:t xml:space="preserve"> of all the respective child object </w:t>
        </w:r>
        <w:r>
          <w:t>results</w:t>
        </w:r>
        <w:r w:rsidRPr="00D47B1F">
          <w:t xml:space="preserve">. </w:t>
        </w:r>
      </w:ins>
    </w:p>
    <w:p w14:paraId="2B8B9FA1" w14:textId="0ACC4FFF" w:rsidR="00BB48ED" w:rsidRDefault="00201D18" w:rsidP="00BB48ED">
      <w:pPr>
        <w:pStyle w:val="PARAGRAPH"/>
        <w:rPr>
          <w:ins w:id="9464" w:author="Charles Gifford" w:date="2017-03-18T14:14:00Z"/>
        </w:rPr>
      </w:pPr>
      <w:ins w:id="9465" w:author="Charles Gifford" w:date="2017-03-22T16:34:00Z">
        <w:r>
          <w:fldChar w:fldCharType="begin"/>
        </w:r>
        <w:r>
          <w:instrText xml:space="preserve"> REF _Ref477963807 \h </w:instrText>
        </w:r>
      </w:ins>
      <w:r>
        <w:fldChar w:fldCharType="separate"/>
      </w:r>
      <w:ins w:id="9466" w:author="Charles Gifford" w:date="2017-03-22T16:34:00Z">
        <w:r>
          <w:t xml:space="preserve">Table </w:t>
        </w:r>
        <w:r>
          <w:rPr>
            <w:noProof/>
          </w:rPr>
          <w:t>96</w:t>
        </w:r>
        <w:r>
          <w:fldChar w:fldCharType="end"/>
        </w:r>
        <w:r>
          <w:t xml:space="preserve"> </w:t>
        </w:r>
      </w:ins>
      <w:ins w:id="9467" w:author="Charles Gifford" w:date="2017-03-18T14:14:00Z">
        <w:r w:rsidR="00BB48ED">
          <w:t>defines</w:t>
        </w:r>
        <w:r w:rsidR="00BB48ED" w:rsidRPr="00D47B1F">
          <w:t xml:space="preserve"> the relationship</w:t>
        </w:r>
        <w:r w:rsidR="00BB48ED">
          <w:t xml:space="preserve"> role</w:t>
        </w:r>
        <w:r w:rsidR="00BB48ED" w:rsidRPr="00D47B1F">
          <w:t>s</w:t>
        </w:r>
        <w:r w:rsidR="00BB48ED" w:rsidRPr="00185A6C">
          <w:t xml:space="preserve"> </w:t>
        </w:r>
        <w:r w:rsidR="00BB48ED">
          <w:t>for</w:t>
        </w:r>
        <w:r w:rsidR="00BB48ED" w:rsidRPr="00185A6C">
          <w:t xml:space="preserve"> the </w:t>
        </w:r>
        <w:r w:rsidR="00BB48ED" w:rsidRPr="00D47B1F">
          <w:rPr>
            <w:i/>
          </w:rPr>
          <w:t>test specification</w:t>
        </w:r>
        <w:r w:rsidR="00BB48ED">
          <w:rPr>
            <w:i/>
          </w:rPr>
          <w:t>.</w:t>
        </w:r>
        <w:r w:rsidR="00BB48ED">
          <w:t xml:space="preserve"> </w:t>
        </w:r>
      </w:ins>
      <w:ins w:id="9468" w:author="Charles Gifford" w:date="2017-03-22T16:35:00Z">
        <w:r>
          <w:fldChar w:fldCharType="begin"/>
        </w:r>
        <w:r>
          <w:instrText xml:space="preserve"> REF _Ref477963830 \h </w:instrText>
        </w:r>
      </w:ins>
      <w:r>
        <w:fldChar w:fldCharType="separate"/>
      </w:r>
      <w:ins w:id="9469" w:author="Charles Gifford" w:date="2017-03-22T16:35:00Z">
        <w:r>
          <w:t xml:space="preserve">Table </w:t>
        </w:r>
        <w:r>
          <w:rPr>
            <w:noProof/>
          </w:rPr>
          <w:t>97</w:t>
        </w:r>
        <w:r>
          <w:fldChar w:fldCharType="end"/>
        </w:r>
        <w:r>
          <w:t xml:space="preserve"> </w:t>
        </w:r>
      </w:ins>
      <w:ins w:id="9470" w:author="Charles Gifford" w:date="2017-03-18T14:14:00Z">
        <w:r w:rsidR="00BB48ED" w:rsidRPr="00D47B1F">
          <w:t xml:space="preserve">lists the attributes of </w:t>
        </w:r>
        <w:r w:rsidR="00BB48ED">
          <w:t xml:space="preserve">the </w:t>
        </w:r>
        <w:r w:rsidR="00BB48ED" w:rsidRPr="00D47B1F">
          <w:rPr>
            <w:i/>
          </w:rPr>
          <w:t>test specification</w:t>
        </w:r>
        <w:r w:rsidR="00BB48ED" w:rsidRPr="00D47B1F">
          <w:t>.</w:t>
        </w:r>
      </w:ins>
    </w:p>
    <w:p w14:paraId="2677B71C" w14:textId="499EF78B" w:rsidR="00BB48ED" w:rsidRDefault="00201D18" w:rsidP="00E05180">
      <w:pPr>
        <w:pStyle w:val="TABLE-title"/>
        <w:rPr>
          <w:ins w:id="9471" w:author="Charles Gifford" w:date="2017-03-18T14:14:00Z"/>
        </w:rPr>
      </w:pPr>
      <w:bookmarkStart w:id="9472" w:name="_Ref477963807"/>
      <w:bookmarkStart w:id="9473" w:name="_Toc478492396"/>
      <w:ins w:id="9474" w:author="Charles Gifford" w:date="2017-03-22T16:33:00Z">
        <w:r>
          <w:t xml:space="preserve">Table </w:t>
        </w:r>
        <w:r>
          <w:fldChar w:fldCharType="begin"/>
        </w:r>
        <w:r>
          <w:instrText xml:space="preserve"> SEQ Table \* ARABIC </w:instrText>
        </w:r>
      </w:ins>
      <w:r>
        <w:fldChar w:fldCharType="separate"/>
      </w:r>
      <w:ins w:id="9475" w:author="Charles Gifford" w:date="2017-03-22T16:33:00Z">
        <w:r>
          <w:rPr>
            <w:noProof/>
          </w:rPr>
          <w:t>96</w:t>
        </w:r>
        <w:r>
          <w:fldChar w:fldCharType="end"/>
        </w:r>
        <w:bookmarkEnd w:id="9472"/>
        <w:r>
          <w:t xml:space="preserve"> </w:t>
        </w:r>
      </w:ins>
      <w:ins w:id="9476" w:author="Charles Gifford" w:date="2017-03-18T14:14:00Z">
        <w:r w:rsidR="00BB48ED">
          <w:t>- Test specification relationship roles</w:t>
        </w:r>
        <w:bookmarkEnd w:id="9473"/>
      </w:ins>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BB48ED" w:rsidRPr="009432BC" w14:paraId="73303A88" w14:textId="77777777" w:rsidTr="00C16D14">
        <w:trPr>
          <w:trHeight w:val="197"/>
          <w:tblHeader/>
          <w:ins w:id="9477" w:author="Charles Gifford" w:date="2017-03-18T14:14:00Z"/>
        </w:trPr>
        <w:tc>
          <w:tcPr>
            <w:tcW w:w="2155" w:type="dxa"/>
            <w:shd w:val="clear" w:color="auto" w:fill="auto"/>
          </w:tcPr>
          <w:p w14:paraId="59B87BEC" w14:textId="77777777" w:rsidR="00BB48ED" w:rsidRPr="009432BC" w:rsidRDefault="00BB48ED" w:rsidP="00C16D14">
            <w:pPr>
              <w:pStyle w:val="TABLE-col-heading"/>
              <w:rPr>
                <w:ins w:id="9478" w:author="Charles Gifford" w:date="2017-03-18T14:14:00Z"/>
              </w:rPr>
            </w:pPr>
            <w:ins w:id="9479" w:author="Charles Gifford" w:date="2017-03-18T14:14:00Z">
              <w:r w:rsidRPr="009432BC">
                <w:t>Related Object</w:t>
              </w:r>
            </w:ins>
          </w:p>
        </w:tc>
        <w:tc>
          <w:tcPr>
            <w:tcW w:w="2070" w:type="dxa"/>
            <w:shd w:val="clear" w:color="auto" w:fill="auto"/>
          </w:tcPr>
          <w:p w14:paraId="1576E2E8" w14:textId="77777777" w:rsidR="00BB48ED" w:rsidRPr="009432BC" w:rsidRDefault="00BB48ED" w:rsidP="00C16D14">
            <w:pPr>
              <w:pStyle w:val="TABLE-col-heading"/>
              <w:rPr>
                <w:ins w:id="9480" w:author="Charles Gifford" w:date="2017-03-18T14:14:00Z"/>
              </w:rPr>
            </w:pPr>
            <w:ins w:id="9481" w:author="Charles Gifford" w:date="2017-03-18T14:14:00Z">
              <w:r w:rsidRPr="009432BC">
                <w:t>Role</w:t>
              </w:r>
            </w:ins>
          </w:p>
        </w:tc>
        <w:tc>
          <w:tcPr>
            <w:tcW w:w="1080" w:type="dxa"/>
            <w:shd w:val="clear" w:color="auto" w:fill="auto"/>
          </w:tcPr>
          <w:p w14:paraId="0CEB8D6A" w14:textId="77777777" w:rsidR="00BB48ED" w:rsidRPr="009432BC" w:rsidRDefault="00BB48ED" w:rsidP="00C16D14">
            <w:pPr>
              <w:pStyle w:val="TABLE-col-heading"/>
              <w:rPr>
                <w:ins w:id="9482" w:author="Charles Gifford" w:date="2017-03-18T14:14:00Z"/>
              </w:rPr>
            </w:pPr>
            <w:ins w:id="9483" w:author="Charles Gifford" w:date="2017-03-18T14:14:00Z">
              <w:r w:rsidRPr="009432BC">
                <w:t>Multiplicity</w:t>
              </w:r>
            </w:ins>
          </w:p>
        </w:tc>
        <w:tc>
          <w:tcPr>
            <w:tcW w:w="3780" w:type="dxa"/>
            <w:shd w:val="clear" w:color="auto" w:fill="auto"/>
          </w:tcPr>
          <w:p w14:paraId="439CD8A6" w14:textId="77777777" w:rsidR="00BB48ED" w:rsidRPr="009432BC" w:rsidRDefault="00BB48ED" w:rsidP="00C16D14">
            <w:pPr>
              <w:pStyle w:val="TABLE-col-heading"/>
              <w:rPr>
                <w:ins w:id="9484" w:author="Charles Gifford" w:date="2017-03-18T14:14:00Z"/>
              </w:rPr>
            </w:pPr>
            <w:ins w:id="9485" w:author="Charles Gifford" w:date="2017-03-18T14:14:00Z">
              <w:r w:rsidRPr="009432BC">
                <w:t>Description</w:t>
              </w:r>
            </w:ins>
          </w:p>
        </w:tc>
      </w:tr>
      <w:tr w:rsidR="00BB48ED" w:rsidRPr="009432BC" w14:paraId="13497330" w14:textId="77777777" w:rsidTr="00C16D14">
        <w:trPr>
          <w:trHeight w:val="332"/>
          <w:ins w:id="9486" w:author="Charles Gifford" w:date="2017-03-18T14:14:00Z"/>
        </w:trPr>
        <w:tc>
          <w:tcPr>
            <w:tcW w:w="2155" w:type="dxa"/>
            <w:shd w:val="clear" w:color="auto" w:fill="auto"/>
          </w:tcPr>
          <w:p w14:paraId="1C4278A2" w14:textId="77777777" w:rsidR="00BB48ED" w:rsidRPr="009432BC" w:rsidRDefault="00BB48ED" w:rsidP="00C16D14">
            <w:pPr>
              <w:pStyle w:val="TABLE-cell"/>
              <w:rPr>
                <w:ins w:id="9487" w:author="Charles Gifford" w:date="2017-03-18T14:14:00Z"/>
              </w:rPr>
            </w:pPr>
            <w:ins w:id="9488" w:author="Charles Gifford" w:date="2017-03-18T14:14:00Z">
              <w:r>
                <w:t>Test specification</w:t>
              </w:r>
            </w:ins>
          </w:p>
        </w:tc>
        <w:tc>
          <w:tcPr>
            <w:tcW w:w="2070" w:type="dxa"/>
            <w:shd w:val="clear" w:color="auto" w:fill="auto"/>
          </w:tcPr>
          <w:p w14:paraId="3D1A90D4" w14:textId="77777777" w:rsidR="00BB48ED" w:rsidRPr="009432BC" w:rsidRDefault="00BB48ED" w:rsidP="00C16D14">
            <w:pPr>
              <w:pStyle w:val="TABLE-cell"/>
              <w:rPr>
                <w:ins w:id="9489" w:author="Charles Gifford" w:date="2017-03-18T14:14:00Z"/>
              </w:rPr>
            </w:pPr>
            <w:ins w:id="9490" w:author="Charles Gifford" w:date="2017-03-18T14:14:00Z">
              <w:r>
                <w:t>Test specification child ID</w:t>
              </w:r>
            </w:ins>
          </w:p>
        </w:tc>
        <w:tc>
          <w:tcPr>
            <w:tcW w:w="1080" w:type="dxa"/>
            <w:shd w:val="clear" w:color="auto" w:fill="auto"/>
          </w:tcPr>
          <w:p w14:paraId="3F32F4C6" w14:textId="372808BB" w:rsidR="00BB48ED" w:rsidRPr="009432BC" w:rsidRDefault="00A729EC" w:rsidP="00C16D14">
            <w:pPr>
              <w:pStyle w:val="TABLE-cell"/>
              <w:rPr>
                <w:ins w:id="9491" w:author="Charles Gifford" w:date="2017-03-18T14:14:00Z"/>
              </w:rPr>
            </w:pPr>
            <w:ins w:id="9492" w:author="Charles Gifford" w:date="2017-03-18T19:22:00Z">
              <w:r>
                <w:t>0..*</w:t>
              </w:r>
            </w:ins>
          </w:p>
        </w:tc>
        <w:tc>
          <w:tcPr>
            <w:tcW w:w="3780" w:type="dxa"/>
            <w:shd w:val="clear" w:color="auto" w:fill="auto"/>
          </w:tcPr>
          <w:p w14:paraId="20E52F04" w14:textId="77777777" w:rsidR="00BB48ED" w:rsidRPr="00F73DFC" w:rsidRDefault="00BB48ED" w:rsidP="00C16D14">
            <w:pPr>
              <w:pStyle w:val="TABLE-cell"/>
              <w:rPr>
                <w:ins w:id="9493" w:author="Charles Gifford" w:date="2017-03-18T14:14:00Z"/>
              </w:rPr>
            </w:pPr>
            <w:ins w:id="9494" w:author="Charles Gifford" w:date="2017-03-18T14:14:00Z">
              <w:r w:rsidRPr="00F73DFC">
                <w:t xml:space="preserve">The child </w:t>
              </w:r>
              <w:r w:rsidRPr="00F73DFC">
                <w:rPr>
                  <w:i/>
                </w:rPr>
                <w:t>test specifications</w:t>
              </w:r>
              <w:r w:rsidRPr="00F73DFC">
                <w:t xml:space="preserve"> of this </w:t>
              </w:r>
              <w:r w:rsidRPr="00F73DFC">
                <w:rPr>
                  <w:i/>
                </w:rPr>
                <w:t>test specification</w:t>
              </w:r>
              <w:r w:rsidRPr="00F73DFC">
                <w:t>.</w:t>
              </w:r>
            </w:ins>
          </w:p>
        </w:tc>
      </w:tr>
      <w:tr w:rsidR="00BB48ED" w:rsidRPr="009432BC" w14:paraId="6B29B74B" w14:textId="77777777" w:rsidTr="00C16D14">
        <w:trPr>
          <w:trHeight w:val="332"/>
          <w:ins w:id="9495" w:author="Charles Gifford" w:date="2017-03-18T14:14:00Z"/>
        </w:trPr>
        <w:tc>
          <w:tcPr>
            <w:tcW w:w="2155" w:type="dxa"/>
            <w:shd w:val="clear" w:color="auto" w:fill="auto"/>
          </w:tcPr>
          <w:p w14:paraId="03D4BDE6" w14:textId="77777777" w:rsidR="00BB48ED" w:rsidRDefault="00BB48ED" w:rsidP="00C16D14">
            <w:pPr>
              <w:pStyle w:val="TABLE-cell"/>
              <w:rPr>
                <w:ins w:id="9496" w:author="Charles Gifford" w:date="2017-03-18T14:14:00Z"/>
              </w:rPr>
            </w:pPr>
            <w:ins w:id="9497" w:author="Charles Gifford" w:date="2017-03-18T14:14:00Z">
              <w:r>
                <w:t>Test specification property</w:t>
              </w:r>
            </w:ins>
          </w:p>
        </w:tc>
        <w:tc>
          <w:tcPr>
            <w:tcW w:w="2070" w:type="dxa"/>
            <w:shd w:val="clear" w:color="auto" w:fill="auto"/>
          </w:tcPr>
          <w:p w14:paraId="1385E2A5" w14:textId="77777777" w:rsidR="00BB48ED" w:rsidRDefault="00BB48ED" w:rsidP="00C16D14">
            <w:pPr>
              <w:pStyle w:val="TABLE-cell"/>
              <w:rPr>
                <w:ins w:id="9498" w:author="Charles Gifford" w:date="2017-03-18T14:14:00Z"/>
              </w:rPr>
            </w:pPr>
            <w:ins w:id="9499" w:author="Charles Gifford" w:date="2017-03-18T14:14:00Z">
              <w:r>
                <w:t>Test specification property</w:t>
              </w:r>
            </w:ins>
          </w:p>
        </w:tc>
        <w:tc>
          <w:tcPr>
            <w:tcW w:w="1080" w:type="dxa"/>
            <w:shd w:val="clear" w:color="auto" w:fill="auto"/>
          </w:tcPr>
          <w:p w14:paraId="12548F5D" w14:textId="5E068D84" w:rsidR="00BB48ED" w:rsidRDefault="00A729EC" w:rsidP="00C16D14">
            <w:pPr>
              <w:pStyle w:val="TABLE-cell"/>
              <w:rPr>
                <w:ins w:id="9500" w:author="Charles Gifford" w:date="2017-03-18T14:14:00Z"/>
              </w:rPr>
            </w:pPr>
            <w:ins w:id="9501" w:author="Charles Gifford" w:date="2017-03-18T19:22:00Z">
              <w:r>
                <w:t>0..*</w:t>
              </w:r>
            </w:ins>
          </w:p>
        </w:tc>
        <w:tc>
          <w:tcPr>
            <w:tcW w:w="3780" w:type="dxa"/>
            <w:shd w:val="clear" w:color="auto" w:fill="auto"/>
          </w:tcPr>
          <w:p w14:paraId="510C97D5" w14:textId="77777777" w:rsidR="00BB48ED" w:rsidRDefault="00BB48ED" w:rsidP="00C16D14">
            <w:pPr>
              <w:pStyle w:val="TABLE-cell"/>
              <w:rPr>
                <w:ins w:id="9502" w:author="Charles Gifford" w:date="2017-03-18T14:14:00Z"/>
              </w:rPr>
            </w:pPr>
            <w:ins w:id="9503" w:author="Charles Gifford" w:date="2017-03-18T14:14:00Z">
              <w:r>
                <w:t xml:space="preserve">The </w:t>
              </w:r>
              <w:r>
                <w:rPr>
                  <w:i/>
                </w:rPr>
                <w:t>test specification property</w:t>
              </w:r>
              <w:r>
                <w:t xml:space="preserve"> values of this </w:t>
              </w:r>
              <w:r>
                <w:rPr>
                  <w:i/>
                </w:rPr>
                <w:t>test specification</w:t>
              </w:r>
              <w:r>
                <w:t>.</w:t>
              </w:r>
            </w:ins>
          </w:p>
        </w:tc>
      </w:tr>
      <w:tr w:rsidR="00BB48ED" w:rsidRPr="009432BC" w14:paraId="643F9F70" w14:textId="77777777" w:rsidTr="00C16D14">
        <w:trPr>
          <w:trHeight w:val="332"/>
          <w:ins w:id="9504" w:author="Charles Gifford" w:date="2017-03-18T14:14:00Z"/>
        </w:trPr>
        <w:tc>
          <w:tcPr>
            <w:tcW w:w="2155" w:type="dxa"/>
            <w:shd w:val="clear" w:color="auto" w:fill="auto"/>
          </w:tcPr>
          <w:p w14:paraId="3A69AE2F" w14:textId="77777777" w:rsidR="00BB48ED" w:rsidRDefault="00BB48ED" w:rsidP="00C16D14">
            <w:pPr>
              <w:pStyle w:val="TABLE-cell"/>
              <w:rPr>
                <w:ins w:id="9505" w:author="Charles Gifford" w:date="2017-03-18T14:14:00Z"/>
              </w:rPr>
            </w:pPr>
            <w:ins w:id="9506" w:author="Charles Gifford" w:date="2017-03-18T14:14:00Z">
              <w:r>
                <w:t>Test specification criteria</w:t>
              </w:r>
            </w:ins>
          </w:p>
        </w:tc>
        <w:tc>
          <w:tcPr>
            <w:tcW w:w="2070" w:type="dxa"/>
            <w:shd w:val="clear" w:color="auto" w:fill="auto"/>
          </w:tcPr>
          <w:p w14:paraId="034C1752" w14:textId="77777777" w:rsidR="00BB48ED" w:rsidRDefault="00BB48ED" w:rsidP="00C16D14">
            <w:pPr>
              <w:pStyle w:val="TABLE-cell"/>
              <w:rPr>
                <w:ins w:id="9507" w:author="Charles Gifford" w:date="2017-03-18T14:14:00Z"/>
              </w:rPr>
            </w:pPr>
            <w:ins w:id="9508" w:author="Charles Gifford" w:date="2017-03-18T14:14:00Z">
              <w:r>
                <w:t>Test specification criteria</w:t>
              </w:r>
            </w:ins>
          </w:p>
        </w:tc>
        <w:tc>
          <w:tcPr>
            <w:tcW w:w="1080" w:type="dxa"/>
            <w:shd w:val="clear" w:color="auto" w:fill="auto"/>
          </w:tcPr>
          <w:p w14:paraId="19275AE4" w14:textId="2A90EAC4" w:rsidR="00BB48ED" w:rsidRPr="009432BC" w:rsidRDefault="00A729EC" w:rsidP="00C16D14">
            <w:pPr>
              <w:pStyle w:val="TABLE-cell"/>
              <w:rPr>
                <w:ins w:id="9509" w:author="Charles Gifford" w:date="2017-03-18T14:14:00Z"/>
              </w:rPr>
            </w:pPr>
            <w:ins w:id="9510" w:author="Charles Gifford" w:date="2017-03-18T19:22:00Z">
              <w:r>
                <w:t>0..*</w:t>
              </w:r>
            </w:ins>
          </w:p>
        </w:tc>
        <w:tc>
          <w:tcPr>
            <w:tcW w:w="3780" w:type="dxa"/>
            <w:shd w:val="clear" w:color="auto" w:fill="auto"/>
          </w:tcPr>
          <w:p w14:paraId="15D695DB" w14:textId="77777777" w:rsidR="00BB48ED" w:rsidRPr="00F73DFC" w:rsidRDefault="00BB48ED" w:rsidP="00C16D14">
            <w:pPr>
              <w:pStyle w:val="TABLE-cell"/>
              <w:rPr>
                <w:ins w:id="9511" w:author="Charles Gifford" w:date="2017-03-18T14:14:00Z"/>
              </w:rPr>
            </w:pPr>
            <w:ins w:id="9512" w:author="Charles Gifford" w:date="2017-03-18T14:14:00Z">
              <w:r>
                <w:t xml:space="preserve">The criteria which is to be applied to determine the test outcome upon evaluation of the </w:t>
              </w:r>
              <w:r>
                <w:rPr>
                  <w:i/>
                </w:rPr>
                <w:t>test specification</w:t>
              </w:r>
              <w:r>
                <w:t>.</w:t>
              </w:r>
            </w:ins>
          </w:p>
        </w:tc>
      </w:tr>
      <w:tr w:rsidR="00BB48ED" w:rsidRPr="009432BC" w14:paraId="1874B177" w14:textId="77777777" w:rsidTr="00C16D14">
        <w:trPr>
          <w:trHeight w:val="332"/>
          <w:ins w:id="9513" w:author="Charles Gifford" w:date="2017-03-18T14:14:00Z"/>
        </w:trPr>
        <w:tc>
          <w:tcPr>
            <w:tcW w:w="2155" w:type="dxa"/>
            <w:shd w:val="clear" w:color="auto" w:fill="auto"/>
          </w:tcPr>
          <w:p w14:paraId="77D48452" w14:textId="77777777" w:rsidR="00BB48ED" w:rsidRDefault="00BB48ED" w:rsidP="00C16D14">
            <w:pPr>
              <w:pStyle w:val="TABLE-cell"/>
              <w:rPr>
                <w:ins w:id="9514" w:author="Charles Gifford" w:date="2017-03-18T14:14:00Z"/>
              </w:rPr>
            </w:pPr>
            <w:ins w:id="9515" w:author="Charles Gifford" w:date="2017-03-18T14:14:00Z">
              <w:r>
                <w:t>Evaluated property</w:t>
              </w:r>
            </w:ins>
          </w:p>
        </w:tc>
        <w:tc>
          <w:tcPr>
            <w:tcW w:w="2070" w:type="dxa"/>
            <w:shd w:val="clear" w:color="auto" w:fill="auto"/>
          </w:tcPr>
          <w:p w14:paraId="2EE52890" w14:textId="77777777" w:rsidR="00BB48ED" w:rsidRDefault="00BB48ED" w:rsidP="00C16D14">
            <w:pPr>
              <w:pStyle w:val="TABLE-cell"/>
              <w:rPr>
                <w:ins w:id="9516" w:author="Charles Gifford" w:date="2017-03-18T14:14:00Z"/>
              </w:rPr>
            </w:pPr>
            <w:ins w:id="9517" w:author="Charles Gifford" w:date="2017-03-18T14:14:00Z">
              <w:r>
                <w:t>Evaluated property</w:t>
              </w:r>
            </w:ins>
          </w:p>
        </w:tc>
        <w:tc>
          <w:tcPr>
            <w:tcW w:w="1080" w:type="dxa"/>
            <w:shd w:val="clear" w:color="auto" w:fill="auto"/>
          </w:tcPr>
          <w:p w14:paraId="2851F002" w14:textId="77777777" w:rsidR="00BB48ED" w:rsidRDefault="00BB48ED" w:rsidP="00C16D14">
            <w:pPr>
              <w:pStyle w:val="TABLE-cell"/>
              <w:rPr>
                <w:ins w:id="9518" w:author="Charles Gifford" w:date="2017-03-18T14:14:00Z"/>
              </w:rPr>
            </w:pPr>
            <w:ins w:id="9519" w:author="Charles Gifford" w:date="2017-03-18T14:14:00Z">
              <w:r>
                <w:t>1..n</w:t>
              </w:r>
            </w:ins>
          </w:p>
        </w:tc>
        <w:tc>
          <w:tcPr>
            <w:tcW w:w="3780" w:type="dxa"/>
            <w:shd w:val="clear" w:color="auto" w:fill="auto"/>
          </w:tcPr>
          <w:p w14:paraId="6A715271" w14:textId="750B0C5B" w:rsidR="00BB48ED" w:rsidRPr="00E812E6" w:rsidRDefault="00BB48ED" w:rsidP="00C16D14">
            <w:pPr>
              <w:pStyle w:val="TABLE-cell"/>
              <w:rPr>
                <w:ins w:id="9520" w:author="Charles Gifford" w:date="2017-03-18T14:14:00Z"/>
              </w:rPr>
            </w:pPr>
            <w:ins w:id="9521" w:author="Charles Gifford" w:date="2017-03-18T14:14:00Z">
              <w:r>
                <w:t xml:space="preserve">The </w:t>
              </w:r>
              <w:r w:rsidR="0096049F">
                <w:t>property</w:t>
              </w:r>
            </w:ins>
            <w:ins w:id="9522" w:author="Charles Gifford" w:date="2017-03-18T16:02:00Z">
              <w:r w:rsidR="0096049F">
                <w:t>(</w:t>
              </w:r>
            </w:ins>
            <w:ins w:id="9523" w:author="Charles Gifford" w:date="2017-03-18T14:14:00Z">
              <w:r w:rsidRPr="00B62C2F">
                <w:t>s</w:t>
              </w:r>
            </w:ins>
            <w:ins w:id="9524" w:author="Charles Gifford" w:date="2017-03-18T16:02:00Z">
              <w:r w:rsidR="0096049F">
                <w:t>)</w:t>
              </w:r>
            </w:ins>
            <w:ins w:id="9525" w:author="Charles Gifford" w:date="2017-03-18T14:14:00Z">
              <w:r w:rsidRPr="00B62C2F">
                <w:t xml:space="preserve"> </w:t>
              </w:r>
              <w:r>
                <w:t xml:space="preserve">measured and evaluated by this </w:t>
              </w:r>
              <w:r>
                <w:rPr>
                  <w:i/>
                </w:rPr>
                <w:t>test specification.</w:t>
              </w:r>
            </w:ins>
          </w:p>
        </w:tc>
      </w:tr>
      <w:tr w:rsidR="00BB48ED" w:rsidRPr="009432BC" w14:paraId="3B1A03E9" w14:textId="77777777" w:rsidTr="00C16D14">
        <w:trPr>
          <w:trHeight w:val="332"/>
          <w:ins w:id="9526" w:author="Charles Gifford" w:date="2017-03-18T14:14:00Z"/>
        </w:trPr>
        <w:tc>
          <w:tcPr>
            <w:tcW w:w="2155" w:type="dxa"/>
            <w:shd w:val="clear" w:color="auto" w:fill="auto"/>
          </w:tcPr>
          <w:p w14:paraId="4FC8D1BC" w14:textId="77777777" w:rsidR="00BB48ED" w:rsidRDefault="00BB48ED" w:rsidP="00C16D14">
            <w:pPr>
              <w:pStyle w:val="TABLE-cell"/>
              <w:rPr>
                <w:ins w:id="9527" w:author="Charles Gifford" w:date="2017-03-18T14:14:00Z"/>
              </w:rPr>
            </w:pPr>
            <w:ins w:id="9528" w:author="Charles Gifford" w:date="2017-03-18T14:14:00Z">
              <w:r>
                <w:t>Testable object</w:t>
              </w:r>
            </w:ins>
          </w:p>
        </w:tc>
        <w:tc>
          <w:tcPr>
            <w:tcW w:w="2070" w:type="dxa"/>
            <w:shd w:val="clear" w:color="auto" w:fill="auto"/>
          </w:tcPr>
          <w:p w14:paraId="6622F947" w14:textId="77777777" w:rsidR="00BB48ED" w:rsidRDefault="00BB48ED" w:rsidP="00C16D14">
            <w:pPr>
              <w:pStyle w:val="TABLE-cell"/>
              <w:rPr>
                <w:ins w:id="9529" w:author="Charles Gifford" w:date="2017-03-18T14:14:00Z"/>
              </w:rPr>
            </w:pPr>
            <w:ins w:id="9530" w:author="Charles Gifford" w:date="2017-03-18T14:14:00Z">
              <w:r>
                <w:t>Testable object ID</w:t>
              </w:r>
            </w:ins>
          </w:p>
        </w:tc>
        <w:tc>
          <w:tcPr>
            <w:tcW w:w="1080" w:type="dxa"/>
            <w:shd w:val="clear" w:color="auto" w:fill="auto"/>
          </w:tcPr>
          <w:p w14:paraId="66C20CC8" w14:textId="375760DE" w:rsidR="00BB48ED" w:rsidRDefault="00A729EC" w:rsidP="00C16D14">
            <w:pPr>
              <w:pStyle w:val="TABLE-cell"/>
              <w:rPr>
                <w:ins w:id="9531" w:author="Charles Gifford" w:date="2017-03-18T14:14:00Z"/>
              </w:rPr>
            </w:pPr>
            <w:ins w:id="9532" w:author="Charles Gifford" w:date="2017-03-18T19:22:00Z">
              <w:r>
                <w:t>0..*</w:t>
              </w:r>
            </w:ins>
          </w:p>
        </w:tc>
        <w:tc>
          <w:tcPr>
            <w:tcW w:w="3780" w:type="dxa"/>
            <w:shd w:val="clear" w:color="auto" w:fill="auto"/>
          </w:tcPr>
          <w:p w14:paraId="3D713564" w14:textId="77777777" w:rsidR="00BB48ED" w:rsidRPr="006874E5" w:rsidRDefault="00BB48ED" w:rsidP="00C16D14">
            <w:pPr>
              <w:pStyle w:val="TABLE-cell"/>
              <w:rPr>
                <w:ins w:id="9533" w:author="Charles Gifford" w:date="2017-03-18T14:14:00Z"/>
                <w:i/>
              </w:rPr>
            </w:pPr>
            <w:ins w:id="9534" w:author="Charles Gifford" w:date="2017-03-18T14:14:00Z">
              <w:r>
                <w:t xml:space="preserve">The ID of the object to be tested by this </w:t>
              </w:r>
              <w:r>
                <w:rPr>
                  <w:i/>
                </w:rPr>
                <w:t>test specification.</w:t>
              </w:r>
            </w:ins>
          </w:p>
        </w:tc>
      </w:tr>
      <w:tr w:rsidR="006822F3" w:rsidRPr="009432BC" w14:paraId="1C35E6A7" w14:textId="77777777" w:rsidTr="007E7B2B">
        <w:trPr>
          <w:trHeight w:val="332"/>
          <w:ins w:id="9535" w:author="Charles Gifford" w:date="2017-03-18T15:50:00Z"/>
        </w:trPr>
        <w:tc>
          <w:tcPr>
            <w:tcW w:w="2155" w:type="dxa"/>
            <w:shd w:val="clear" w:color="auto" w:fill="auto"/>
          </w:tcPr>
          <w:p w14:paraId="68A2B502" w14:textId="73BB9CF3" w:rsidR="006822F3" w:rsidRDefault="006822F3" w:rsidP="007E7B2B">
            <w:pPr>
              <w:pStyle w:val="TABLE-cell"/>
              <w:rPr>
                <w:ins w:id="9536" w:author="Charles Gifford" w:date="2017-03-18T15:50:00Z"/>
              </w:rPr>
            </w:pPr>
            <w:ins w:id="9537" w:author="Charles Gifford" w:date="2017-03-18T15:50:00Z">
              <w:r>
                <w:t>Test Result</w:t>
              </w:r>
            </w:ins>
          </w:p>
        </w:tc>
        <w:tc>
          <w:tcPr>
            <w:tcW w:w="2070" w:type="dxa"/>
            <w:shd w:val="clear" w:color="auto" w:fill="auto"/>
          </w:tcPr>
          <w:p w14:paraId="4506F846" w14:textId="76D2D503" w:rsidR="006822F3" w:rsidRDefault="006822F3" w:rsidP="007E7B2B">
            <w:pPr>
              <w:pStyle w:val="TABLE-cell"/>
              <w:rPr>
                <w:ins w:id="9538" w:author="Charles Gifford" w:date="2017-03-18T15:50:00Z"/>
              </w:rPr>
            </w:pPr>
            <w:ins w:id="9539" w:author="Charles Gifford" w:date="2017-03-18T15:50:00Z">
              <w:r>
                <w:t>NA</w:t>
              </w:r>
            </w:ins>
          </w:p>
        </w:tc>
        <w:tc>
          <w:tcPr>
            <w:tcW w:w="1080" w:type="dxa"/>
            <w:shd w:val="clear" w:color="auto" w:fill="auto"/>
          </w:tcPr>
          <w:p w14:paraId="376F7A82" w14:textId="64F1FF91" w:rsidR="006822F3" w:rsidRDefault="00A729EC" w:rsidP="007E7B2B">
            <w:pPr>
              <w:pStyle w:val="TABLE-cell"/>
              <w:rPr>
                <w:ins w:id="9540" w:author="Charles Gifford" w:date="2017-03-18T15:50:00Z"/>
              </w:rPr>
            </w:pPr>
            <w:ins w:id="9541" w:author="Charles Gifford" w:date="2017-03-18T19:22:00Z">
              <w:r>
                <w:t>0..*</w:t>
              </w:r>
            </w:ins>
          </w:p>
        </w:tc>
        <w:tc>
          <w:tcPr>
            <w:tcW w:w="3780" w:type="dxa"/>
            <w:shd w:val="clear" w:color="auto" w:fill="auto"/>
          </w:tcPr>
          <w:p w14:paraId="4ABBA857" w14:textId="3DDE2DBD" w:rsidR="006822F3" w:rsidRDefault="006822F3" w:rsidP="007E7B2B">
            <w:pPr>
              <w:pStyle w:val="TABLE-cell"/>
              <w:rPr>
                <w:ins w:id="9542" w:author="Charles Gifford" w:date="2017-03-18T15:50:00Z"/>
              </w:rPr>
            </w:pPr>
            <w:ins w:id="9543" w:author="Charles Gifford" w:date="2017-03-18T15:51:00Z">
              <w:r>
                <w:t>This</w:t>
              </w:r>
              <w:r w:rsidRPr="006822F3">
                <w:t xml:space="preserve"> test specific</w:t>
              </w:r>
              <w:r>
                <w:t>ation evaluated to generate the</w:t>
              </w:r>
              <w:r w:rsidRPr="006822F3">
                <w:t xml:space="preserve"> test result.</w:t>
              </w:r>
            </w:ins>
          </w:p>
        </w:tc>
      </w:tr>
    </w:tbl>
    <w:p w14:paraId="6BD02EBC" w14:textId="3DA1F14C" w:rsidR="00BB48ED" w:rsidRDefault="00201D18" w:rsidP="00E05180">
      <w:pPr>
        <w:pStyle w:val="TABLE-title"/>
        <w:rPr>
          <w:ins w:id="9544" w:author="Charles Gifford" w:date="2017-03-18T14:14:00Z"/>
        </w:rPr>
      </w:pPr>
      <w:bookmarkStart w:id="9545" w:name="_Ref477963830"/>
      <w:bookmarkStart w:id="9546" w:name="_Toc478492397"/>
      <w:ins w:id="9547" w:author="Charles Gifford" w:date="2017-03-22T16:34:00Z">
        <w:r>
          <w:t xml:space="preserve">Table </w:t>
        </w:r>
        <w:r>
          <w:fldChar w:fldCharType="begin"/>
        </w:r>
        <w:r>
          <w:instrText xml:space="preserve"> SEQ Table \* ARABIC </w:instrText>
        </w:r>
      </w:ins>
      <w:r>
        <w:fldChar w:fldCharType="separate"/>
      </w:r>
      <w:ins w:id="9548" w:author="Charles Gifford" w:date="2017-03-22T16:34:00Z">
        <w:r>
          <w:rPr>
            <w:noProof/>
          </w:rPr>
          <w:t>97</w:t>
        </w:r>
        <w:r>
          <w:fldChar w:fldCharType="end"/>
        </w:r>
        <w:bookmarkEnd w:id="9545"/>
        <w:r>
          <w:t xml:space="preserve"> </w:t>
        </w:r>
      </w:ins>
      <w:ins w:id="9549" w:author="Charles Gifford" w:date="2017-03-18T14:14:00Z">
        <w:r w:rsidR="00BB48ED">
          <w:t>- Attributes of test specification</w:t>
        </w:r>
        <w:bookmarkEnd w:id="9546"/>
      </w:ins>
    </w:p>
    <w:tbl>
      <w:tblPr>
        <w:tblStyle w:val="TableGrid"/>
        <w:tblW w:w="0" w:type="auto"/>
        <w:tblLook w:val="04A0" w:firstRow="1" w:lastRow="0" w:firstColumn="1" w:lastColumn="0" w:noHBand="0" w:noVBand="1"/>
      </w:tblPr>
      <w:tblGrid>
        <w:gridCol w:w="1232"/>
        <w:gridCol w:w="1943"/>
        <w:gridCol w:w="1573"/>
        <w:gridCol w:w="1460"/>
        <w:gridCol w:w="1341"/>
        <w:gridCol w:w="1513"/>
      </w:tblGrid>
      <w:tr w:rsidR="00BB48ED" w:rsidRPr="00D47B1F" w14:paraId="42742966" w14:textId="77777777" w:rsidTr="00BB48ED">
        <w:trPr>
          <w:cantSplit/>
          <w:tblHeader/>
          <w:ins w:id="9550" w:author="Charles Gifford" w:date="2017-03-18T14:14:00Z"/>
        </w:trPr>
        <w:tc>
          <w:tcPr>
            <w:tcW w:w="0" w:type="auto"/>
          </w:tcPr>
          <w:p w14:paraId="2C9DC355" w14:textId="77777777" w:rsidR="00BB48ED" w:rsidRPr="00D47B1F" w:rsidRDefault="00BB48ED" w:rsidP="00BB48ED">
            <w:pPr>
              <w:pStyle w:val="TABLE-col-heading"/>
              <w:rPr>
                <w:ins w:id="9551" w:author="Charles Gifford" w:date="2017-03-18T14:14:00Z"/>
                <w:lang w:val="en-US"/>
              </w:rPr>
            </w:pPr>
            <w:ins w:id="9552" w:author="Charles Gifford" w:date="2017-03-18T14:14:00Z">
              <w:r>
                <w:rPr>
                  <w:lang w:val="en-US"/>
                </w:rPr>
                <w:t>Attribute n</w:t>
              </w:r>
              <w:r w:rsidRPr="00D47B1F">
                <w:rPr>
                  <w:lang w:val="en-US"/>
                </w:rPr>
                <w:t>ame</w:t>
              </w:r>
            </w:ins>
          </w:p>
        </w:tc>
        <w:tc>
          <w:tcPr>
            <w:tcW w:w="0" w:type="auto"/>
          </w:tcPr>
          <w:p w14:paraId="3B5B500C" w14:textId="77777777" w:rsidR="00BB48ED" w:rsidRPr="00D47B1F" w:rsidRDefault="00BB48ED" w:rsidP="00BB48ED">
            <w:pPr>
              <w:pStyle w:val="TABLE-col-heading"/>
              <w:rPr>
                <w:ins w:id="9553" w:author="Charles Gifford" w:date="2017-03-18T14:14:00Z"/>
                <w:lang w:val="en-US"/>
              </w:rPr>
            </w:pPr>
            <w:ins w:id="9554" w:author="Charles Gifford" w:date="2017-03-18T14:14:00Z">
              <w:r w:rsidRPr="00D47B1F">
                <w:rPr>
                  <w:lang w:val="en-US"/>
                </w:rPr>
                <w:t>Description</w:t>
              </w:r>
            </w:ins>
          </w:p>
        </w:tc>
        <w:tc>
          <w:tcPr>
            <w:tcW w:w="0" w:type="auto"/>
          </w:tcPr>
          <w:p w14:paraId="391AB0BB" w14:textId="77777777" w:rsidR="00BB48ED" w:rsidRPr="00D47B1F" w:rsidRDefault="00BB48ED" w:rsidP="00BB48ED">
            <w:pPr>
              <w:pStyle w:val="TABLE-col-heading"/>
              <w:rPr>
                <w:ins w:id="9555" w:author="Charles Gifford" w:date="2017-03-18T14:14:00Z"/>
                <w:lang w:val="en-US"/>
              </w:rPr>
            </w:pPr>
            <w:ins w:id="9556" w:author="Charles Gifford" w:date="2017-03-18T14:14:00Z">
              <w:r>
                <w:rPr>
                  <w:lang w:val="en-US"/>
                </w:rPr>
                <w:t>Production e</w:t>
              </w:r>
              <w:r w:rsidRPr="00D47B1F">
                <w:rPr>
                  <w:lang w:val="en-US"/>
                </w:rPr>
                <w:t>xamples</w:t>
              </w:r>
            </w:ins>
          </w:p>
        </w:tc>
        <w:tc>
          <w:tcPr>
            <w:tcW w:w="0" w:type="auto"/>
          </w:tcPr>
          <w:p w14:paraId="4FFABDA4" w14:textId="77777777" w:rsidR="00BB48ED" w:rsidRPr="00D47B1F" w:rsidRDefault="00BB48ED" w:rsidP="00BB48ED">
            <w:pPr>
              <w:pStyle w:val="TABLE-col-heading"/>
              <w:rPr>
                <w:ins w:id="9557" w:author="Charles Gifford" w:date="2017-03-18T14:14:00Z"/>
                <w:lang w:val="en-US"/>
              </w:rPr>
            </w:pPr>
            <w:ins w:id="9558" w:author="Charles Gifford" w:date="2017-03-18T14:14:00Z">
              <w:r>
                <w:rPr>
                  <w:lang w:val="en-US"/>
                </w:rPr>
                <w:t>Maintenance e</w:t>
              </w:r>
              <w:r w:rsidRPr="00D47B1F">
                <w:rPr>
                  <w:lang w:val="en-US"/>
                </w:rPr>
                <w:t>xamples</w:t>
              </w:r>
            </w:ins>
          </w:p>
        </w:tc>
        <w:tc>
          <w:tcPr>
            <w:tcW w:w="0" w:type="auto"/>
          </w:tcPr>
          <w:p w14:paraId="614A0FE6" w14:textId="77777777" w:rsidR="00BB48ED" w:rsidRPr="00D47B1F" w:rsidRDefault="00BB48ED" w:rsidP="00BB48ED">
            <w:pPr>
              <w:pStyle w:val="TABLE-col-heading"/>
              <w:rPr>
                <w:ins w:id="9559" w:author="Charles Gifford" w:date="2017-03-18T14:14:00Z"/>
                <w:lang w:val="en-US"/>
              </w:rPr>
            </w:pPr>
            <w:ins w:id="9560" w:author="Charles Gifford" w:date="2017-03-18T14:14:00Z">
              <w:r>
                <w:rPr>
                  <w:lang w:val="en-US"/>
                </w:rPr>
                <w:t>Quality e</w:t>
              </w:r>
              <w:r w:rsidRPr="00D47B1F">
                <w:rPr>
                  <w:lang w:val="en-US"/>
                </w:rPr>
                <w:t>xamples</w:t>
              </w:r>
            </w:ins>
          </w:p>
        </w:tc>
        <w:tc>
          <w:tcPr>
            <w:tcW w:w="0" w:type="auto"/>
          </w:tcPr>
          <w:p w14:paraId="7150C3CB" w14:textId="77777777" w:rsidR="00BB48ED" w:rsidRPr="00D47B1F" w:rsidRDefault="00BB48ED" w:rsidP="00BB48ED">
            <w:pPr>
              <w:pStyle w:val="TABLE-col-heading"/>
              <w:rPr>
                <w:ins w:id="9561" w:author="Charles Gifford" w:date="2017-03-18T14:14:00Z"/>
                <w:lang w:val="en-US"/>
              </w:rPr>
            </w:pPr>
            <w:ins w:id="9562" w:author="Charles Gifford" w:date="2017-03-18T14:14:00Z">
              <w:r>
                <w:rPr>
                  <w:lang w:val="en-US"/>
                </w:rPr>
                <w:t>Inventory e</w:t>
              </w:r>
              <w:r w:rsidRPr="00D47B1F">
                <w:rPr>
                  <w:lang w:val="en-US"/>
                </w:rPr>
                <w:t>xamples</w:t>
              </w:r>
            </w:ins>
          </w:p>
        </w:tc>
      </w:tr>
      <w:tr w:rsidR="00BB48ED" w:rsidRPr="00D47B1F" w14:paraId="1BEA0CA4" w14:textId="77777777" w:rsidTr="00BB48ED">
        <w:trPr>
          <w:cantSplit/>
          <w:ins w:id="9563" w:author="Charles Gifford" w:date="2017-03-18T14:14:00Z"/>
        </w:trPr>
        <w:tc>
          <w:tcPr>
            <w:tcW w:w="0" w:type="auto"/>
          </w:tcPr>
          <w:p w14:paraId="7D650232" w14:textId="77777777" w:rsidR="00BB48ED" w:rsidRPr="00D47B1F" w:rsidRDefault="00BB48ED" w:rsidP="00BB48ED">
            <w:pPr>
              <w:pStyle w:val="TABLE-cell"/>
              <w:rPr>
                <w:ins w:id="9564" w:author="Charles Gifford" w:date="2017-03-18T14:14:00Z"/>
                <w:lang w:val="en-US"/>
              </w:rPr>
            </w:pPr>
            <w:ins w:id="9565" w:author="Charles Gifford" w:date="2017-03-18T14:14:00Z">
              <w:r w:rsidRPr="00D47B1F">
                <w:rPr>
                  <w:lang w:val="en-US"/>
                </w:rPr>
                <w:t>ID</w:t>
              </w:r>
            </w:ins>
          </w:p>
        </w:tc>
        <w:tc>
          <w:tcPr>
            <w:tcW w:w="0" w:type="auto"/>
          </w:tcPr>
          <w:p w14:paraId="271237B2" w14:textId="77777777" w:rsidR="00BB48ED" w:rsidRPr="00D47B1F" w:rsidRDefault="00BB48ED" w:rsidP="00BB48ED">
            <w:pPr>
              <w:pStyle w:val="TABLE-cell"/>
              <w:rPr>
                <w:ins w:id="9566" w:author="Charles Gifford" w:date="2017-03-18T14:14:00Z"/>
                <w:lang w:val="en-US"/>
              </w:rPr>
            </w:pPr>
            <w:ins w:id="9567" w:author="Charles Gifford" w:date="2017-03-18T14:14:00Z">
              <w:r w:rsidRPr="00D47B1F">
                <w:rPr>
                  <w:lang w:val="en-US"/>
                </w:rPr>
                <w:t>An identification of a test for certifying one or more values.</w:t>
              </w:r>
            </w:ins>
          </w:p>
        </w:tc>
        <w:tc>
          <w:tcPr>
            <w:tcW w:w="0" w:type="auto"/>
          </w:tcPr>
          <w:p w14:paraId="00EF6123" w14:textId="77777777" w:rsidR="00BB48ED" w:rsidRPr="00D47B1F" w:rsidRDefault="00BB48ED" w:rsidP="00BB48ED">
            <w:pPr>
              <w:pStyle w:val="TABLE-cell"/>
              <w:rPr>
                <w:ins w:id="9568" w:author="Charles Gifford" w:date="2017-03-18T14:14:00Z"/>
                <w:lang w:val="en-US"/>
              </w:rPr>
            </w:pPr>
            <w:ins w:id="9569" w:author="Charles Gifford" w:date="2017-03-18T14:14:00Z">
              <w:r w:rsidRPr="00D47B1F">
                <w:rPr>
                  <w:lang w:val="en-US"/>
                </w:rPr>
                <w:t>BTOR-101</w:t>
              </w:r>
            </w:ins>
          </w:p>
        </w:tc>
        <w:tc>
          <w:tcPr>
            <w:tcW w:w="0" w:type="auto"/>
          </w:tcPr>
          <w:p w14:paraId="7A6E3B67" w14:textId="77777777" w:rsidR="00BB48ED" w:rsidRPr="00D47B1F" w:rsidRDefault="00BB48ED" w:rsidP="00BB48ED">
            <w:pPr>
              <w:pStyle w:val="TABLE-cell"/>
              <w:rPr>
                <w:ins w:id="9570" w:author="Charles Gifford" w:date="2017-03-18T14:14:00Z"/>
                <w:lang w:val="en-US"/>
              </w:rPr>
            </w:pPr>
            <w:ins w:id="9571" w:author="Charles Gifford" w:date="2017-03-18T14:14:00Z">
              <w:r w:rsidRPr="00D47B1F">
                <w:rPr>
                  <w:lang w:val="en-US"/>
                </w:rPr>
                <w:t>MI336</w:t>
              </w:r>
            </w:ins>
          </w:p>
        </w:tc>
        <w:tc>
          <w:tcPr>
            <w:tcW w:w="0" w:type="auto"/>
          </w:tcPr>
          <w:p w14:paraId="71E9C764" w14:textId="77777777" w:rsidR="00BB48ED" w:rsidRPr="00D47B1F" w:rsidRDefault="00BB48ED" w:rsidP="00BB48ED">
            <w:pPr>
              <w:pStyle w:val="TABLE-cell"/>
              <w:rPr>
                <w:ins w:id="9572" w:author="Charles Gifford" w:date="2017-03-18T14:14:00Z"/>
                <w:lang w:val="en-US"/>
              </w:rPr>
            </w:pPr>
            <w:ins w:id="9573" w:author="Charles Gifford" w:date="2017-03-18T14:14:00Z">
              <w:r w:rsidRPr="00D47B1F">
                <w:rPr>
                  <w:lang w:val="en-US"/>
                </w:rPr>
                <w:t>QA8899</w:t>
              </w:r>
            </w:ins>
          </w:p>
        </w:tc>
        <w:tc>
          <w:tcPr>
            <w:tcW w:w="0" w:type="auto"/>
          </w:tcPr>
          <w:p w14:paraId="30933F24" w14:textId="77777777" w:rsidR="00BB48ED" w:rsidRPr="00D47B1F" w:rsidRDefault="00BB48ED" w:rsidP="00BB48ED">
            <w:pPr>
              <w:pStyle w:val="TABLE-cell"/>
              <w:rPr>
                <w:ins w:id="9574" w:author="Charles Gifford" w:date="2017-03-18T14:14:00Z"/>
                <w:lang w:val="en-US"/>
              </w:rPr>
            </w:pPr>
            <w:ins w:id="9575" w:author="Charles Gifford" w:date="2017-03-18T14:14:00Z">
              <w:r w:rsidRPr="00D47B1F">
                <w:rPr>
                  <w:lang w:val="en-US"/>
                </w:rPr>
                <w:t>63</w:t>
              </w:r>
            </w:ins>
          </w:p>
        </w:tc>
      </w:tr>
      <w:tr w:rsidR="00BB48ED" w:rsidRPr="00D47B1F" w14:paraId="3E5C5BD6" w14:textId="77777777" w:rsidTr="00BB48ED">
        <w:trPr>
          <w:cantSplit/>
          <w:ins w:id="9576" w:author="Charles Gifford" w:date="2017-03-18T14:14:00Z"/>
        </w:trPr>
        <w:tc>
          <w:tcPr>
            <w:tcW w:w="0" w:type="auto"/>
          </w:tcPr>
          <w:p w14:paraId="7CF3AAC5" w14:textId="77777777" w:rsidR="00BB48ED" w:rsidRPr="00D47B1F" w:rsidRDefault="00BB48ED" w:rsidP="00BB48ED">
            <w:pPr>
              <w:pStyle w:val="TABLE-cell"/>
              <w:rPr>
                <w:ins w:id="9577" w:author="Charles Gifford" w:date="2017-03-18T14:14:00Z"/>
                <w:lang w:val="en-US"/>
              </w:rPr>
            </w:pPr>
            <w:ins w:id="9578" w:author="Charles Gifford" w:date="2017-03-18T14:14:00Z">
              <w:r w:rsidRPr="00D47B1F">
                <w:rPr>
                  <w:lang w:val="en-US"/>
                </w:rPr>
                <w:t>Description</w:t>
              </w:r>
            </w:ins>
          </w:p>
        </w:tc>
        <w:tc>
          <w:tcPr>
            <w:tcW w:w="0" w:type="auto"/>
          </w:tcPr>
          <w:p w14:paraId="2AEB3470" w14:textId="77777777" w:rsidR="00BB48ED" w:rsidRPr="00D47B1F" w:rsidRDefault="00BB48ED" w:rsidP="00BB48ED">
            <w:pPr>
              <w:pStyle w:val="TABLE-cell"/>
              <w:rPr>
                <w:ins w:id="9579" w:author="Charles Gifford" w:date="2017-03-18T14:14:00Z"/>
                <w:i/>
                <w:lang w:val="en-US"/>
              </w:rPr>
            </w:pPr>
            <w:ins w:id="9580" w:author="Charles Gifford" w:date="2017-03-18T14:14:00Z">
              <w:r w:rsidRPr="00D47B1F">
                <w:rPr>
                  <w:lang w:val="en-US"/>
                </w:rPr>
                <w:t xml:space="preserve">A description of the </w:t>
              </w:r>
              <w:r w:rsidRPr="00D47B1F">
                <w:rPr>
                  <w:i/>
                  <w:lang w:val="en-US"/>
                </w:rPr>
                <w:t>test specification.</w:t>
              </w:r>
            </w:ins>
          </w:p>
        </w:tc>
        <w:tc>
          <w:tcPr>
            <w:tcW w:w="0" w:type="auto"/>
          </w:tcPr>
          <w:p w14:paraId="1C4783AF" w14:textId="77777777" w:rsidR="00BB48ED" w:rsidRPr="00D47B1F" w:rsidRDefault="00BB48ED" w:rsidP="00BB48ED">
            <w:pPr>
              <w:pStyle w:val="TABLE-cell"/>
              <w:rPr>
                <w:ins w:id="9581" w:author="Charles Gifford" w:date="2017-03-18T14:14:00Z"/>
                <w:lang w:val="en-US"/>
              </w:rPr>
            </w:pPr>
            <w:ins w:id="9582" w:author="Charles Gifford" w:date="2017-03-18T14:14:00Z">
              <w:r>
                <w:rPr>
                  <w:lang w:val="en-US"/>
                </w:rPr>
                <w:t>O</w:t>
              </w:r>
              <w:r w:rsidRPr="00D47B1F">
                <w:rPr>
                  <w:lang w:val="en-US"/>
                </w:rPr>
                <w:t>ven residence time test.</w:t>
              </w:r>
            </w:ins>
          </w:p>
        </w:tc>
        <w:tc>
          <w:tcPr>
            <w:tcW w:w="0" w:type="auto"/>
          </w:tcPr>
          <w:p w14:paraId="7E937FA0" w14:textId="77777777" w:rsidR="00BB48ED" w:rsidRPr="00D47B1F" w:rsidRDefault="00BB48ED" w:rsidP="00BB48ED">
            <w:pPr>
              <w:pStyle w:val="TABLE-cell"/>
              <w:rPr>
                <w:ins w:id="9583" w:author="Charles Gifford" w:date="2017-03-18T14:14:00Z"/>
                <w:lang w:val="en-US"/>
              </w:rPr>
            </w:pPr>
            <w:ins w:id="9584" w:author="Charles Gifford" w:date="2017-03-18T14:14:00Z">
              <w:r w:rsidRPr="00D47B1F">
                <w:rPr>
                  <w:lang w:val="en-US"/>
                </w:rPr>
                <w:t>Test of diesel engine cylinder wear.</w:t>
              </w:r>
            </w:ins>
          </w:p>
        </w:tc>
        <w:tc>
          <w:tcPr>
            <w:tcW w:w="0" w:type="auto"/>
          </w:tcPr>
          <w:p w14:paraId="7B942005" w14:textId="77777777" w:rsidR="00BB48ED" w:rsidRPr="00D47B1F" w:rsidRDefault="00BB48ED" w:rsidP="00BB48ED">
            <w:pPr>
              <w:pStyle w:val="TABLE-cell"/>
              <w:rPr>
                <w:ins w:id="9585" w:author="Charles Gifford" w:date="2017-03-18T14:14:00Z"/>
                <w:lang w:val="en-US"/>
              </w:rPr>
            </w:pPr>
            <w:ins w:id="9586" w:author="Charles Gifford" w:date="2017-03-18T14:14:00Z">
              <w:r w:rsidRPr="00D47B1F">
                <w:rPr>
                  <w:lang w:val="en-US"/>
                </w:rPr>
                <w:t>Check of vendor’s C</w:t>
              </w:r>
              <w:r>
                <w:rPr>
                  <w:lang w:val="en-US"/>
                </w:rPr>
                <w:t>ertificate of Analysis</w:t>
              </w:r>
              <w:r w:rsidRPr="00D47B1F">
                <w:rPr>
                  <w:lang w:val="en-US"/>
                </w:rPr>
                <w:t xml:space="preserve"> on pH.</w:t>
              </w:r>
            </w:ins>
          </w:p>
        </w:tc>
        <w:tc>
          <w:tcPr>
            <w:tcW w:w="0" w:type="auto"/>
          </w:tcPr>
          <w:p w14:paraId="7C9D6C9A" w14:textId="77777777" w:rsidR="00BB48ED" w:rsidRPr="00D47B1F" w:rsidRDefault="00BB48ED" w:rsidP="00BB48ED">
            <w:pPr>
              <w:pStyle w:val="TABLE-cell"/>
              <w:rPr>
                <w:ins w:id="9587" w:author="Charles Gifford" w:date="2017-03-18T14:14:00Z"/>
                <w:lang w:val="en-US"/>
              </w:rPr>
            </w:pPr>
            <w:ins w:id="9588" w:author="Charles Gifford" w:date="2017-03-18T14:14:00Z">
              <w:r w:rsidRPr="00D47B1F">
                <w:rPr>
                  <w:lang w:val="en-US"/>
                </w:rPr>
                <w:t>Check of vendor’s C</w:t>
              </w:r>
              <w:r>
                <w:rPr>
                  <w:lang w:val="en-US"/>
                </w:rPr>
                <w:t>ertificate of Analysis</w:t>
              </w:r>
              <w:r w:rsidRPr="00D47B1F">
                <w:rPr>
                  <w:lang w:val="en-US"/>
                </w:rPr>
                <w:t xml:space="preserve"> for material grade.</w:t>
              </w:r>
            </w:ins>
          </w:p>
        </w:tc>
      </w:tr>
      <w:tr w:rsidR="00BB48ED" w:rsidRPr="00D47B1F" w14:paraId="3FAF1D34" w14:textId="77777777" w:rsidTr="00BB48ED">
        <w:trPr>
          <w:cantSplit/>
          <w:ins w:id="9589" w:author="Charles Gifford" w:date="2017-03-18T14:14:00Z"/>
        </w:trPr>
        <w:tc>
          <w:tcPr>
            <w:tcW w:w="0" w:type="auto"/>
          </w:tcPr>
          <w:p w14:paraId="783BFF60" w14:textId="77777777" w:rsidR="00BB48ED" w:rsidRPr="00D47B1F" w:rsidRDefault="00BB48ED" w:rsidP="00BB48ED">
            <w:pPr>
              <w:pStyle w:val="TABLE-cell"/>
              <w:rPr>
                <w:ins w:id="9590" w:author="Charles Gifford" w:date="2017-03-18T14:14:00Z"/>
                <w:lang w:val="en-US"/>
              </w:rPr>
            </w:pPr>
            <w:ins w:id="9591" w:author="Charles Gifford" w:date="2017-03-18T14:14:00Z">
              <w:r w:rsidRPr="00D47B1F">
                <w:rPr>
                  <w:lang w:val="en-US"/>
                </w:rPr>
                <w:t>Version</w:t>
              </w:r>
            </w:ins>
          </w:p>
        </w:tc>
        <w:tc>
          <w:tcPr>
            <w:tcW w:w="0" w:type="auto"/>
          </w:tcPr>
          <w:p w14:paraId="30C0EF86" w14:textId="77777777" w:rsidR="00BB48ED" w:rsidRPr="00D47B1F" w:rsidRDefault="00BB48ED" w:rsidP="00BB48ED">
            <w:pPr>
              <w:pStyle w:val="TABLE-cell"/>
              <w:rPr>
                <w:ins w:id="9592" w:author="Charles Gifford" w:date="2017-03-18T14:14:00Z"/>
                <w:i/>
                <w:lang w:val="en-US"/>
              </w:rPr>
            </w:pPr>
            <w:ins w:id="9593" w:author="Charles Gifford" w:date="2017-03-18T14:14:00Z">
              <w:r w:rsidRPr="00D47B1F">
                <w:rPr>
                  <w:lang w:val="en-US"/>
                </w:rPr>
                <w:t xml:space="preserve">An identification of the version of the </w:t>
              </w:r>
              <w:r w:rsidRPr="00D47B1F">
                <w:rPr>
                  <w:i/>
                  <w:lang w:val="en-US"/>
                </w:rPr>
                <w:t>test specification.</w:t>
              </w:r>
            </w:ins>
          </w:p>
        </w:tc>
        <w:tc>
          <w:tcPr>
            <w:tcW w:w="0" w:type="auto"/>
          </w:tcPr>
          <w:p w14:paraId="74B1C603" w14:textId="77777777" w:rsidR="00BB48ED" w:rsidRPr="00D47B1F" w:rsidRDefault="00BB48ED" w:rsidP="00BB48ED">
            <w:pPr>
              <w:pStyle w:val="TABLE-cell"/>
              <w:rPr>
                <w:ins w:id="9594" w:author="Charles Gifford" w:date="2017-03-18T14:14:00Z"/>
                <w:lang w:val="en-US"/>
              </w:rPr>
            </w:pPr>
            <w:ins w:id="9595" w:author="Charles Gifford" w:date="2017-03-18T14:14:00Z">
              <w:r w:rsidRPr="00D47B1F">
                <w:rPr>
                  <w:lang w:val="en-US"/>
                </w:rPr>
                <w:t>1.0</w:t>
              </w:r>
            </w:ins>
          </w:p>
        </w:tc>
        <w:tc>
          <w:tcPr>
            <w:tcW w:w="0" w:type="auto"/>
          </w:tcPr>
          <w:p w14:paraId="6306553A" w14:textId="77777777" w:rsidR="00BB48ED" w:rsidRPr="00D47B1F" w:rsidRDefault="00BB48ED" w:rsidP="00BB48ED">
            <w:pPr>
              <w:pStyle w:val="TABLE-cell"/>
              <w:rPr>
                <w:ins w:id="9596" w:author="Charles Gifford" w:date="2017-03-18T14:14:00Z"/>
                <w:lang w:val="en-US"/>
              </w:rPr>
            </w:pPr>
            <w:ins w:id="9597" w:author="Charles Gifford" w:date="2017-03-18T14:14:00Z">
              <w:r w:rsidRPr="00D47B1F">
                <w:rPr>
                  <w:lang w:val="en-US"/>
                </w:rPr>
                <w:t>1.0</w:t>
              </w:r>
            </w:ins>
          </w:p>
        </w:tc>
        <w:tc>
          <w:tcPr>
            <w:tcW w:w="0" w:type="auto"/>
          </w:tcPr>
          <w:p w14:paraId="050080E5" w14:textId="77777777" w:rsidR="00BB48ED" w:rsidRPr="00D47B1F" w:rsidRDefault="00BB48ED" w:rsidP="00BB48ED">
            <w:pPr>
              <w:pStyle w:val="TABLE-cell"/>
              <w:rPr>
                <w:ins w:id="9598" w:author="Charles Gifford" w:date="2017-03-18T14:14:00Z"/>
                <w:lang w:val="en-US"/>
              </w:rPr>
            </w:pPr>
            <w:ins w:id="9599" w:author="Charles Gifford" w:date="2017-03-18T14:14:00Z">
              <w:r w:rsidRPr="00D47B1F">
                <w:rPr>
                  <w:lang w:val="en-US"/>
                </w:rPr>
                <w:t>2.1</w:t>
              </w:r>
            </w:ins>
          </w:p>
        </w:tc>
        <w:tc>
          <w:tcPr>
            <w:tcW w:w="0" w:type="auto"/>
          </w:tcPr>
          <w:p w14:paraId="7F5D771A" w14:textId="77777777" w:rsidR="00BB48ED" w:rsidRPr="00D47B1F" w:rsidRDefault="00BB48ED" w:rsidP="00BB48ED">
            <w:pPr>
              <w:pStyle w:val="TABLE-cell"/>
              <w:rPr>
                <w:ins w:id="9600" w:author="Charles Gifford" w:date="2017-03-18T14:14:00Z"/>
                <w:lang w:val="en-US"/>
              </w:rPr>
            </w:pPr>
            <w:ins w:id="9601" w:author="Charles Gifford" w:date="2017-03-18T14:14:00Z">
              <w:r w:rsidRPr="00D47B1F">
                <w:rPr>
                  <w:lang w:val="en-US"/>
                </w:rPr>
                <w:t>A.1</w:t>
              </w:r>
            </w:ins>
          </w:p>
        </w:tc>
      </w:tr>
      <w:tr w:rsidR="00BB48ED" w:rsidRPr="00D47B1F" w14:paraId="6231967F" w14:textId="77777777" w:rsidTr="00BB48ED">
        <w:trPr>
          <w:cantSplit/>
          <w:ins w:id="9602" w:author="Charles Gifford" w:date="2017-03-18T14:14:00Z"/>
        </w:trPr>
        <w:tc>
          <w:tcPr>
            <w:tcW w:w="0" w:type="auto"/>
          </w:tcPr>
          <w:p w14:paraId="3C001800" w14:textId="77777777" w:rsidR="00BB48ED" w:rsidRPr="00D47B1F" w:rsidRDefault="00BB48ED" w:rsidP="00BB48ED">
            <w:pPr>
              <w:pStyle w:val="TABLE-cell"/>
              <w:rPr>
                <w:ins w:id="9603" w:author="Charles Gifford" w:date="2017-03-18T14:14:00Z"/>
                <w:lang w:val="en-US"/>
              </w:rPr>
            </w:pPr>
            <w:ins w:id="9604" w:author="Charles Gifford" w:date="2017-03-18T14:14:00Z">
              <w:r w:rsidRPr="00D47B1F">
                <w:rPr>
                  <w:lang w:val="en-US"/>
                </w:rPr>
                <w:t>Effective start date</w:t>
              </w:r>
            </w:ins>
          </w:p>
        </w:tc>
        <w:tc>
          <w:tcPr>
            <w:tcW w:w="0" w:type="auto"/>
          </w:tcPr>
          <w:p w14:paraId="6AA5961C" w14:textId="77777777" w:rsidR="00BB48ED" w:rsidRPr="00D47B1F" w:rsidRDefault="00BB48ED" w:rsidP="00BB48ED">
            <w:pPr>
              <w:pStyle w:val="TABLE-cell"/>
              <w:rPr>
                <w:ins w:id="9605" w:author="Charles Gifford" w:date="2017-03-18T14:14:00Z"/>
                <w:lang w:val="en-US"/>
              </w:rPr>
            </w:pPr>
            <w:ins w:id="9606" w:author="Charles Gifford" w:date="2017-03-18T14:14:00Z">
              <w:r w:rsidRPr="00D47B1F">
                <w:rPr>
                  <w:lang w:val="en-US"/>
                </w:rPr>
                <w:t xml:space="preserve">The effective start date and time for use of the </w:t>
              </w:r>
              <w:r w:rsidRPr="00D47B1F">
                <w:rPr>
                  <w:i/>
                  <w:lang w:val="en-US"/>
                </w:rPr>
                <w:t>test specification</w:t>
              </w:r>
              <w:r w:rsidRPr="00D47B1F">
                <w:rPr>
                  <w:lang w:val="en-US"/>
                </w:rPr>
                <w:t xml:space="preserve"> or set of </w:t>
              </w:r>
              <w:r w:rsidRPr="00D47B1F">
                <w:rPr>
                  <w:i/>
                  <w:lang w:val="en-US"/>
                </w:rPr>
                <w:t>test specifications</w:t>
              </w:r>
            </w:ins>
          </w:p>
        </w:tc>
        <w:tc>
          <w:tcPr>
            <w:tcW w:w="0" w:type="auto"/>
          </w:tcPr>
          <w:p w14:paraId="6D7C8F67" w14:textId="77777777" w:rsidR="00BB48ED" w:rsidRPr="00D47B1F" w:rsidRDefault="00BB48ED" w:rsidP="00BB48ED">
            <w:pPr>
              <w:pStyle w:val="TABLE-cell"/>
              <w:rPr>
                <w:ins w:id="9607" w:author="Charles Gifford" w:date="2017-03-18T14:14:00Z"/>
                <w:lang w:val="en-US"/>
              </w:rPr>
            </w:pPr>
            <w:ins w:id="9608" w:author="Charles Gifford" w:date="2017-03-18T14:14:00Z">
              <w:r w:rsidRPr="00D47B1F">
                <w:rPr>
                  <w:lang w:val="en-US"/>
                </w:rPr>
                <w:t>2015-01-01 00:00 UTC</w:t>
              </w:r>
            </w:ins>
          </w:p>
        </w:tc>
        <w:tc>
          <w:tcPr>
            <w:tcW w:w="0" w:type="auto"/>
          </w:tcPr>
          <w:p w14:paraId="5E965D73" w14:textId="77777777" w:rsidR="00BB48ED" w:rsidRPr="00D47B1F" w:rsidRDefault="00BB48ED" w:rsidP="00BB48ED">
            <w:pPr>
              <w:pStyle w:val="TABLE-cell"/>
              <w:rPr>
                <w:ins w:id="9609" w:author="Charles Gifford" w:date="2017-03-18T14:14:00Z"/>
                <w:lang w:val="en-US"/>
              </w:rPr>
            </w:pPr>
            <w:ins w:id="9610" w:author="Charles Gifford" w:date="2017-03-18T14:14:00Z">
              <w:r w:rsidRPr="00D47B1F">
                <w:rPr>
                  <w:lang w:val="en-US"/>
                </w:rPr>
                <w:t>2015-11-01 08:00 UTC</w:t>
              </w:r>
            </w:ins>
          </w:p>
        </w:tc>
        <w:tc>
          <w:tcPr>
            <w:tcW w:w="0" w:type="auto"/>
          </w:tcPr>
          <w:p w14:paraId="498BE882" w14:textId="77777777" w:rsidR="00BB48ED" w:rsidRPr="00D47B1F" w:rsidRDefault="00BB48ED" w:rsidP="00BB48ED">
            <w:pPr>
              <w:pStyle w:val="TABLE-cell"/>
              <w:rPr>
                <w:ins w:id="9611" w:author="Charles Gifford" w:date="2017-03-18T14:14:00Z"/>
                <w:lang w:val="en-US"/>
              </w:rPr>
            </w:pPr>
            <w:ins w:id="9612" w:author="Charles Gifford" w:date="2017-03-18T14:14:00Z">
              <w:r w:rsidRPr="00D47B1F">
                <w:rPr>
                  <w:lang w:val="en-US"/>
                </w:rPr>
                <w:t>2015-01-15 11:00 UTC</w:t>
              </w:r>
            </w:ins>
          </w:p>
        </w:tc>
        <w:tc>
          <w:tcPr>
            <w:tcW w:w="0" w:type="auto"/>
          </w:tcPr>
          <w:p w14:paraId="17639401" w14:textId="77777777" w:rsidR="00BB48ED" w:rsidRPr="00D47B1F" w:rsidRDefault="00BB48ED" w:rsidP="00BB48ED">
            <w:pPr>
              <w:pStyle w:val="TABLE-cell"/>
              <w:rPr>
                <w:ins w:id="9613" w:author="Charles Gifford" w:date="2017-03-18T14:14:00Z"/>
                <w:lang w:val="en-US"/>
              </w:rPr>
            </w:pPr>
            <w:ins w:id="9614" w:author="Charles Gifford" w:date="2017-03-18T14:14:00Z">
              <w:r w:rsidRPr="00D47B1F">
                <w:rPr>
                  <w:lang w:val="en-US"/>
                </w:rPr>
                <w:t>2000-01-22 23:45 UTC</w:t>
              </w:r>
            </w:ins>
          </w:p>
        </w:tc>
      </w:tr>
      <w:tr w:rsidR="00BB48ED" w:rsidRPr="00D47B1F" w14:paraId="447DB078" w14:textId="77777777" w:rsidTr="00BB48ED">
        <w:trPr>
          <w:cantSplit/>
          <w:ins w:id="9615" w:author="Charles Gifford" w:date="2017-03-18T14:14:00Z"/>
        </w:trPr>
        <w:tc>
          <w:tcPr>
            <w:tcW w:w="0" w:type="auto"/>
          </w:tcPr>
          <w:p w14:paraId="23675F74" w14:textId="77777777" w:rsidR="00BB48ED" w:rsidRPr="00D47B1F" w:rsidRDefault="00BB48ED" w:rsidP="00BB48ED">
            <w:pPr>
              <w:pStyle w:val="TABLE-cell"/>
              <w:rPr>
                <w:ins w:id="9616" w:author="Charles Gifford" w:date="2017-03-18T14:14:00Z"/>
                <w:lang w:val="en-US"/>
              </w:rPr>
            </w:pPr>
            <w:ins w:id="9617" w:author="Charles Gifford" w:date="2017-03-18T14:14:00Z">
              <w:r w:rsidRPr="00D47B1F">
                <w:rPr>
                  <w:lang w:val="en-US"/>
                </w:rPr>
                <w:t>Effective end date</w:t>
              </w:r>
            </w:ins>
          </w:p>
        </w:tc>
        <w:tc>
          <w:tcPr>
            <w:tcW w:w="0" w:type="auto"/>
          </w:tcPr>
          <w:p w14:paraId="4FC5AC66" w14:textId="77777777" w:rsidR="00BB48ED" w:rsidRPr="00D47B1F" w:rsidRDefault="00BB48ED" w:rsidP="00BB48ED">
            <w:pPr>
              <w:pStyle w:val="TABLE-cell"/>
              <w:rPr>
                <w:ins w:id="9618" w:author="Charles Gifford" w:date="2017-03-18T14:14:00Z"/>
                <w:lang w:val="en-US"/>
              </w:rPr>
            </w:pPr>
            <w:ins w:id="9619" w:author="Charles Gifford" w:date="2017-03-18T14:14:00Z">
              <w:r w:rsidRPr="00D47B1F">
                <w:rPr>
                  <w:lang w:val="en-US"/>
                </w:rPr>
                <w:t xml:space="preserve">The </w:t>
              </w:r>
              <w:r w:rsidRPr="00D47B1F">
                <w:rPr>
                  <w:i/>
                  <w:lang w:val="en-US"/>
                </w:rPr>
                <w:t>effective end date</w:t>
              </w:r>
              <w:r w:rsidRPr="00D47B1F">
                <w:rPr>
                  <w:lang w:val="en-US"/>
                </w:rPr>
                <w:t xml:space="preserve"> and time for use of the </w:t>
              </w:r>
              <w:r w:rsidRPr="00D47B1F">
                <w:rPr>
                  <w:i/>
                  <w:lang w:val="en-US"/>
                </w:rPr>
                <w:t>test specification</w:t>
              </w:r>
              <w:r w:rsidRPr="00D47B1F">
                <w:rPr>
                  <w:lang w:val="en-US"/>
                </w:rPr>
                <w:t xml:space="preserve"> or set of </w:t>
              </w:r>
              <w:r w:rsidRPr="00D47B1F">
                <w:rPr>
                  <w:i/>
                  <w:lang w:val="en-US"/>
                </w:rPr>
                <w:t>test specifications</w:t>
              </w:r>
            </w:ins>
          </w:p>
        </w:tc>
        <w:tc>
          <w:tcPr>
            <w:tcW w:w="0" w:type="auto"/>
          </w:tcPr>
          <w:p w14:paraId="6D7394ED" w14:textId="77777777" w:rsidR="00BB48ED" w:rsidRPr="00D47B1F" w:rsidRDefault="00BB48ED" w:rsidP="00BB48ED">
            <w:pPr>
              <w:pStyle w:val="TABLE-cell"/>
              <w:rPr>
                <w:ins w:id="9620" w:author="Charles Gifford" w:date="2017-03-18T14:14:00Z"/>
                <w:lang w:val="en-US"/>
              </w:rPr>
            </w:pPr>
            <w:ins w:id="9621" w:author="Charles Gifford" w:date="2017-03-18T14:14:00Z">
              <w:r w:rsidRPr="00D47B1F">
                <w:rPr>
                  <w:lang w:val="en-US"/>
                </w:rPr>
                <w:t>2015-12-31 23:59 UTC</w:t>
              </w:r>
            </w:ins>
          </w:p>
        </w:tc>
        <w:tc>
          <w:tcPr>
            <w:tcW w:w="0" w:type="auto"/>
          </w:tcPr>
          <w:p w14:paraId="06253A11" w14:textId="77777777" w:rsidR="00BB48ED" w:rsidRPr="00D47B1F" w:rsidRDefault="00BB48ED" w:rsidP="00BB48ED">
            <w:pPr>
              <w:pStyle w:val="TABLE-cell"/>
              <w:rPr>
                <w:ins w:id="9622" w:author="Charles Gifford" w:date="2017-03-18T14:14:00Z"/>
                <w:lang w:val="en-US"/>
              </w:rPr>
            </w:pPr>
            <w:ins w:id="9623" w:author="Charles Gifford" w:date="2017-03-18T14:14:00Z">
              <w:r w:rsidRPr="00D47B1F">
                <w:rPr>
                  <w:lang w:val="en-US"/>
                </w:rPr>
                <w:t>2020-11-01 08:00 UTC</w:t>
              </w:r>
            </w:ins>
          </w:p>
        </w:tc>
        <w:tc>
          <w:tcPr>
            <w:tcW w:w="0" w:type="auto"/>
          </w:tcPr>
          <w:p w14:paraId="5D315C4A" w14:textId="77777777" w:rsidR="00BB48ED" w:rsidRPr="00D47B1F" w:rsidRDefault="00BB48ED" w:rsidP="00BB48ED">
            <w:pPr>
              <w:pStyle w:val="TABLE-cell"/>
              <w:rPr>
                <w:ins w:id="9624" w:author="Charles Gifford" w:date="2017-03-18T14:14:00Z"/>
                <w:lang w:val="en-US"/>
              </w:rPr>
            </w:pPr>
            <w:ins w:id="9625" w:author="Charles Gifford" w:date="2017-03-18T14:14:00Z">
              <w:r w:rsidRPr="00D47B1F">
                <w:rPr>
                  <w:lang w:val="en-US"/>
                </w:rPr>
                <w:t>2999-01-01 00:00 UTC</w:t>
              </w:r>
            </w:ins>
          </w:p>
        </w:tc>
        <w:tc>
          <w:tcPr>
            <w:tcW w:w="0" w:type="auto"/>
          </w:tcPr>
          <w:p w14:paraId="49AE72FA" w14:textId="77777777" w:rsidR="00BB48ED" w:rsidRPr="00D47B1F" w:rsidRDefault="00BB48ED" w:rsidP="00BB48ED">
            <w:pPr>
              <w:pStyle w:val="TABLE-cell"/>
              <w:rPr>
                <w:ins w:id="9626" w:author="Charles Gifford" w:date="2017-03-18T14:14:00Z"/>
                <w:lang w:val="en-US"/>
              </w:rPr>
            </w:pPr>
          </w:p>
        </w:tc>
      </w:tr>
      <w:tr w:rsidR="00BB48ED" w:rsidRPr="00D47B1F" w14:paraId="384D30C5" w14:textId="77777777" w:rsidTr="00BB48ED">
        <w:trPr>
          <w:cantSplit/>
          <w:ins w:id="9627" w:author="Charles Gifford" w:date="2017-03-18T14:14:00Z"/>
        </w:trPr>
        <w:tc>
          <w:tcPr>
            <w:tcW w:w="0" w:type="auto"/>
          </w:tcPr>
          <w:p w14:paraId="24E7C8A8" w14:textId="77777777" w:rsidR="00BB48ED" w:rsidRPr="00D47B1F" w:rsidRDefault="00BB48ED" w:rsidP="00BB48ED">
            <w:pPr>
              <w:pStyle w:val="TABLE-cell"/>
              <w:rPr>
                <w:ins w:id="9628" w:author="Charles Gifford" w:date="2017-03-18T14:14:00Z"/>
                <w:lang w:val="en-US"/>
              </w:rPr>
            </w:pPr>
            <w:ins w:id="9629" w:author="Charles Gifford" w:date="2017-03-18T14:14:00Z">
              <w:r w:rsidRPr="00D47B1F">
                <w:rPr>
                  <w:lang w:val="en-US"/>
                </w:rPr>
                <w:t>Published date</w:t>
              </w:r>
            </w:ins>
          </w:p>
        </w:tc>
        <w:tc>
          <w:tcPr>
            <w:tcW w:w="0" w:type="auto"/>
          </w:tcPr>
          <w:p w14:paraId="6B099F6F" w14:textId="77777777" w:rsidR="00BB48ED" w:rsidRPr="00D47B1F" w:rsidRDefault="00BB48ED" w:rsidP="00BB48ED">
            <w:pPr>
              <w:pStyle w:val="TABLE-cell"/>
              <w:rPr>
                <w:ins w:id="9630" w:author="Charles Gifford" w:date="2017-03-18T14:14:00Z"/>
                <w:lang w:val="en-US"/>
              </w:rPr>
            </w:pPr>
            <w:ins w:id="9631" w:author="Charles Gifford" w:date="2017-03-18T14:14:00Z">
              <w:r w:rsidRPr="00D47B1F">
                <w:rPr>
                  <w:lang w:val="en-US"/>
                </w:rPr>
                <w:t xml:space="preserve">The date and time on which the </w:t>
              </w:r>
              <w:r w:rsidRPr="00D47B1F">
                <w:rPr>
                  <w:i/>
                  <w:lang w:val="en-US"/>
                </w:rPr>
                <w:t>test specification</w:t>
              </w:r>
              <w:r w:rsidRPr="00D47B1F">
                <w:rPr>
                  <w:lang w:val="en-US"/>
                </w:rPr>
                <w:t xml:space="preserve"> was published or generated.</w:t>
              </w:r>
            </w:ins>
          </w:p>
        </w:tc>
        <w:tc>
          <w:tcPr>
            <w:tcW w:w="0" w:type="auto"/>
          </w:tcPr>
          <w:p w14:paraId="6B364D53" w14:textId="77777777" w:rsidR="00BB48ED" w:rsidRPr="00D47B1F" w:rsidRDefault="00BB48ED" w:rsidP="00BB48ED">
            <w:pPr>
              <w:pStyle w:val="TABLE-cell"/>
              <w:rPr>
                <w:ins w:id="9632" w:author="Charles Gifford" w:date="2017-03-18T14:14:00Z"/>
                <w:lang w:val="en-US"/>
              </w:rPr>
            </w:pPr>
            <w:ins w:id="9633" w:author="Charles Gifford" w:date="2017-03-18T14:14:00Z">
              <w:r w:rsidRPr="00D47B1F">
                <w:rPr>
                  <w:lang w:val="en-US"/>
                </w:rPr>
                <w:t>2014-09-01 09:34 UTC</w:t>
              </w:r>
            </w:ins>
          </w:p>
        </w:tc>
        <w:tc>
          <w:tcPr>
            <w:tcW w:w="0" w:type="auto"/>
          </w:tcPr>
          <w:p w14:paraId="1D41477D" w14:textId="77777777" w:rsidR="00BB48ED" w:rsidRPr="00D47B1F" w:rsidRDefault="00BB48ED" w:rsidP="00BB48ED">
            <w:pPr>
              <w:pStyle w:val="TABLE-cell"/>
              <w:rPr>
                <w:ins w:id="9634" w:author="Charles Gifford" w:date="2017-03-18T14:14:00Z"/>
                <w:lang w:val="en-US"/>
              </w:rPr>
            </w:pPr>
            <w:ins w:id="9635" w:author="Charles Gifford" w:date="2017-03-18T14:14:00Z">
              <w:r w:rsidRPr="00D47B1F">
                <w:rPr>
                  <w:lang w:val="en-US"/>
                </w:rPr>
                <w:t>2015-10-30 15:45 UTC</w:t>
              </w:r>
            </w:ins>
          </w:p>
        </w:tc>
        <w:tc>
          <w:tcPr>
            <w:tcW w:w="0" w:type="auto"/>
          </w:tcPr>
          <w:p w14:paraId="6C605442" w14:textId="77777777" w:rsidR="00BB48ED" w:rsidRPr="00D47B1F" w:rsidRDefault="00BB48ED" w:rsidP="00BB48ED">
            <w:pPr>
              <w:pStyle w:val="TABLE-cell"/>
              <w:rPr>
                <w:ins w:id="9636" w:author="Charles Gifford" w:date="2017-03-18T14:14:00Z"/>
                <w:lang w:val="en-US"/>
              </w:rPr>
            </w:pPr>
            <w:ins w:id="9637" w:author="Charles Gifford" w:date="2017-03-18T14:14:00Z">
              <w:r w:rsidRPr="00D47B1F">
                <w:rPr>
                  <w:lang w:val="en-US"/>
                </w:rPr>
                <w:t>2013-07-25 14:37 UTC</w:t>
              </w:r>
            </w:ins>
          </w:p>
        </w:tc>
        <w:tc>
          <w:tcPr>
            <w:tcW w:w="0" w:type="auto"/>
          </w:tcPr>
          <w:p w14:paraId="468D5D9D" w14:textId="77777777" w:rsidR="00BB48ED" w:rsidRPr="00D47B1F" w:rsidRDefault="00BB48ED" w:rsidP="00BB48ED">
            <w:pPr>
              <w:pStyle w:val="TABLE-cell"/>
              <w:rPr>
                <w:ins w:id="9638" w:author="Charles Gifford" w:date="2017-03-18T14:14:00Z"/>
                <w:lang w:val="en-US"/>
              </w:rPr>
            </w:pPr>
            <w:ins w:id="9639" w:author="Charles Gifford" w:date="2017-03-18T14:14:00Z">
              <w:r w:rsidRPr="00D47B1F">
                <w:rPr>
                  <w:lang w:val="en-US"/>
                </w:rPr>
                <w:t>1999-04-01 12:00 UTC</w:t>
              </w:r>
            </w:ins>
          </w:p>
        </w:tc>
      </w:tr>
      <w:tr w:rsidR="00BB48ED" w:rsidRPr="00D47B1F" w14:paraId="7E599274" w14:textId="77777777" w:rsidTr="00BB48ED">
        <w:trPr>
          <w:cantSplit/>
          <w:ins w:id="9640" w:author="Charles Gifford" w:date="2017-03-18T14:14:00Z"/>
        </w:trPr>
        <w:tc>
          <w:tcPr>
            <w:tcW w:w="0" w:type="auto"/>
          </w:tcPr>
          <w:p w14:paraId="0454BC27" w14:textId="77777777" w:rsidR="00BB48ED" w:rsidRPr="00D47B1F" w:rsidRDefault="00BB48ED" w:rsidP="00BB48ED">
            <w:pPr>
              <w:pStyle w:val="TABLE-cell"/>
              <w:rPr>
                <w:ins w:id="9641" w:author="Charles Gifford" w:date="2017-03-18T14:14:00Z"/>
                <w:lang w:val="en-US"/>
              </w:rPr>
            </w:pPr>
            <w:ins w:id="9642" w:author="Charles Gifford" w:date="2017-03-18T14:14:00Z">
              <w:r w:rsidRPr="00D47B1F">
                <w:rPr>
                  <w:lang w:val="en-US"/>
                </w:rPr>
                <w:t>Hierarchy scope</w:t>
              </w:r>
            </w:ins>
          </w:p>
        </w:tc>
        <w:tc>
          <w:tcPr>
            <w:tcW w:w="0" w:type="auto"/>
          </w:tcPr>
          <w:p w14:paraId="41C2DBB1" w14:textId="77777777" w:rsidR="00BB48ED" w:rsidRPr="00D47B1F" w:rsidRDefault="00BB48ED" w:rsidP="00BB48ED">
            <w:pPr>
              <w:pStyle w:val="TABLE-cell"/>
              <w:rPr>
                <w:ins w:id="9643" w:author="Charles Gifford" w:date="2017-03-18T14:14:00Z"/>
                <w:lang w:val="en-US"/>
              </w:rPr>
            </w:pPr>
            <w:ins w:id="9644" w:author="Charles Gifford" w:date="2017-03-18T14:14:00Z">
              <w:r w:rsidRPr="00D47B1F">
                <w:rPr>
                  <w:lang w:val="en-US"/>
                </w:rPr>
                <w:t>Identifies where the exchanged information fits within the role based equipment hierarchy.</w:t>
              </w:r>
            </w:ins>
          </w:p>
        </w:tc>
        <w:tc>
          <w:tcPr>
            <w:tcW w:w="0" w:type="auto"/>
          </w:tcPr>
          <w:p w14:paraId="6B72DFA1" w14:textId="77777777" w:rsidR="00BB48ED" w:rsidRPr="00D47B1F" w:rsidRDefault="00BB48ED" w:rsidP="00BB48ED">
            <w:pPr>
              <w:pStyle w:val="TABLE-cell"/>
              <w:rPr>
                <w:ins w:id="9645" w:author="Charles Gifford" w:date="2017-03-18T14:14:00Z"/>
                <w:lang w:val="en-US"/>
              </w:rPr>
            </w:pPr>
            <w:ins w:id="9646" w:author="Charles Gifford" w:date="2017-03-18T14:14:00Z">
              <w:r w:rsidRPr="00D47B1F">
                <w:rPr>
                  <w:lang w:val="en-US"/>
                </w:rPr>
                <w:t xml:space="preserve">East Wing(AREA)/ </w:t>
              </w:r>
              <w:r>
                <w:rPr>
                  <w:lang w:val="en-US"/>
                </w:rPr>
                <w:t>Bread</w:t>
              </w:r>
              <w:r w:rsidRPr="00D47B1F">
                <w:rPr>
                  <w:lang w:val="en-US"/>
                </w:rPr>
                <w:t xml:space="preserve"> Line #2(WORK CENTER)</w:t>
              </w:r>
            </w:ins>
          </w:p>
        </w:tc>
        <w:tc>
          <w:tcPr>
            <w:tcW w:w="0" w:type="auto"/>
          </w:tcPr>
          <w:p w14:paraId="30FA0486" w14:textId="77777777" w:rsidR="00BB48ED" w:rsidRPr="00D47B1F" w:rsidRDefault="00BB48ED" w:rsidP="00BB48ED">
            <w:pPr>
              <w:pStyle w:val="TABLE-cell"/>
              <w:rPr>
                <w:ins w:id="9647" w:author="Charles Gifford" w:date="2017-03-18T14:14:00Z"/>
                <w:lang w:val="en-US"/>
              </w:rPr>
            </w:pPr>
            <w:ins w:id="9648" w:author="Charles Gifford" w:date="2017-03-18T14:14:00Z">
              <w:r w:rsidRPr="00D47B1F">
                <w:rPr>
                  <w:lang w:val="en-US"/>
                </w:rPr>
                <w:t>Mobile Equipment Workshop</w:t>
              </w:r>
            </w:ins>
          </w:p>
        </w:tc>
        <w:tc>
          <w:tcPr>
            <w:tcW w:w="0" w:type="auto"/>
          </w:tcPr>
          <w:p w14:paraId="028C44DA" w14:textId="77777777" w:rsidR="00BB48ED" w:rsidRPr="00D47B1F" w:rsidRDefault="00BB48ED" w:rsidP="00BB48ED">
            <w:pPr>
              <w:pStyle w:val="TABLE-cell"/>
              <w:rPr>
                <w:ins w:id="9649" w:author="Charles Gifford" w:date="2017-03-18T14:14:00Z"/>
                <w:lang w:val="en-US"/>
              </w:rPr>
            </w:pPr>
            <w:ins w:id="9650" w:author="Charles Gifford" w:date="2017-03-18T14:14:00Z">
              <w:r w:rsidRPr="00D47B1F">
                <w:rPr>
                  <w:lang w:val="en-US"/>
                </w:rPr>
                <w:t>Test Cell 4</w:t>
              </w:r>
            </w:ins>
          </w:p>
          <w:p w14:paraId="5A3A0D33" w14:textId="77777777" w:rsidR="00BB48ED" w:rsidRPr="00D47B1F" w:rsidRDefault="00BB48ED" w:rsidP="00BB48ED">
            <w:pPr>
              <w:pStyle w:val="TABLE-cell"/>
              <w:rPr>
                <w:ins w:id="9651" w:author="Charles Gifford" w:date="2017-03-18T14:14:00Z"/>
                <w:lang w:val="en-US"/>
              </w:rPr>
            </w:pPr>
          </w:p>
          <w:p w14:paraId="00194B9B" w14:textId="77777777" w:rsidR="00BB48ED" w:rsidRPr="00D47B1F" w:rsidRDefault="00BB48ED" w:rsidP="00BB48ED">
            <w:pPr>
              <w:pStyle w:val="TABLE-cell"/>
              <w:rPr>
                <w:ins w:id="9652" w:author="Charles Gifford" w:date="2017-03-18T14:14:00Z"/>
                <w:lang w:val="en-US"/>
              </w:rPr>
            </w:pPr>
            <w:ins w:id="9653" w:author="Charles Gifford" w:date="2017-03-18T14:14:00Z">
              <w:r w:rsidRPr="00D47B1F">
                <w:rPr>
                  <w:lang w:val="en-US"/>
                </w:rPr>
                <w:t>Receiving</w:t>
              </w:r>
            </w:ins>
          </w:p>
        </w:tc>
        <w:tc>
          <w:tcPr>
            <w:tcW w:w="0" w:type="auto"/>
          </w:tcPr>
          <w:p w14:paraId="657616E7" w14:textId="77777777" w:rsidR="00BB48ED" w:rsidRPr="00D47B1F" w:rsidRDefault="00BB48ED" w:rsidP="00BB48ED">
            <w:pPr>
              <w:pStyle w:val="TABLE-cell"/>
              <w:rPr>
                <w:ins w:id="9654" w:author="Charles Gifford" w:date="2017-03-18T14:14:00Z"/>
                <w:lang w:val="en-US"/>
              </w:rPr>
            </w:pPr>
            <w:ins w:id="9655" w:author="Charles Gifford" w:date="2017-03-18T14:14:00Z">
              <w:r w:rsidRPr="00D47B1F">
                <w:rPr>
                  <w:lang w:val="en-US"/>
                </w:rPr>
                <w:t>Warehouse B</w:t>
              </w:r>
            </w:ins>
          </w:p>
        </w:tc>
      </w:tr>
      <w:tr w:rsidR="00BB48ED" w:rsidRPr="00D47B1F" w14:paraId="5B3848E3" w14:textId="77777777" w:rsidTr="00BB48ED">
        <w:trPr>
          <w:cantSplit/>
          <w:ins w:id="9656" w:author="Charles Gifford" w:date="2017-03-18T14:14:00Z"/>
        </w:trPr>
        <w:tc>
          <w:tcPr>
            <w:tcW w:w="0" w:type="auto"/>
          </w:tcPr>
          <w:p w14:paraId="4D546141" w14:textId="77777777" w:rsidR="00BB48ED" w:rsidRPr="00D47B1F" w:rsidRDefault="00BB48ED" w:rsidP="00BB48ED">
            <w:pPr>
              <w:pStyle w:val="TABLE-cell"/>
              <w:rPr>
                <w:ins w:id="9657" w:author="Charles Gifford" w:date="2017-03-18T14:14:00Z"/>
                <w:lang w:val="en-US"/>
              </w:rPr>
            </w:pPr>
            <w:ins w:id="9658" w:author="Charles Gifford" w:date="2017-03-18T14:14:00Z">
              <w:r w:rsidRPr="00D47B1F">
                <w:rPr>
                  <w:lang w:val="en-US"/>
                </w:rPr>
                <w:t xml:space="preserve">Test sample </w:t>
              </w:r>
              <w:r>
                <w:rPr>
                  <w:lang w:val="en-US"/>
                </w:rPr>
                <w:t>size</w:t>
              </w:r>
            </w:ins>
          </w:p>
        </w:tc>
        <w:tc>
          <w:tcPr>
            <w:tcW w:w="0" w:type="auto"/>
          </w:tcPr>
          <w:p w14:paraId="3923D0DB" w14:textId="77777777" w:rsidR="00BB48ED" w:rsidRPr="00D47B1F" w:rsidRDefault="00BB48ED" w:rsidP="00BB48ED">
            <w:pPr>
              <w:pStyle w:val="TABLE-cell"/>
              <w:rPr>
                <w:ins w:id="9659" w:author="Charles Gifford" w:date="2017-03-18T14:14:00Z"/>
                <w:lang w:val="en-US"/>
              </w:rPr>
            </w:pPr>
            <w:ins w:id="9660" w:author="Charles Gifford" w:date="2017-03-18T14:14:00Z">
              <w:r>
                <w:rPr>
                  <w:lang w:val="en-US"/>
                </w:rPr>
                <w:t>Sample size required</w:t>
              </w:r>
              <w:r w:rsidRPr="00D47B1F">
                <w:rPr>
                  <w:lang w:val="en-US"/>
                </w:rPr>
                <w:t xml:space="preserve"> to perform the test.</w:t>
              </w:r>
            </w:ins>
          </w:p>
        </w:tc>
        <w:tc>
          <w:tcPr>
            <w:tcW w:w="0" w:type="auto"/>
          </w:tcPr>
          <w:p w14:paraId="2E103E06" w14:textId="77777777" w:rsidR="00BB48ED" w:rsidRPr="00D47B1F" w:rsidRDefault="00BB48ED" w:rsidP="00BB48ED">
            <w:pPr>
              <w:pStyle w:val="TABLE-cell"/>
              <w:rPr>
                <w:ins w:id="9661" w:author="Charles Gifford" w:date="2017-03-18T14:14:00Z"/>
                <w:lang w:val="en-US"/>
              </w:rPr>
            </w:pPr>
          </w:p>
        </w:tc>
        <w:tc>
          <w:tcPr>
            <w:tcW w:w="0" w:type="auto"/>
          </w:tcPr>
          <w:p w14:paraId="40282533" w14:textId="77777777" w:rsidR="00BB48ED" w:rsidRPr="00D47B1F" w:rsidRDefault="00BB48ED" w:rsidP="00BB48ED">
            <w:pPr>
              <w:pStyle w:val="TABLE-cell"/>
              <w:rPr>
                <w:ins w:id="9662" w:author="Charles Gifford" w:date="2017-03-18T14:14:00Z"/>
                <w:lang w:val="en-US"/>
              </w:rPr>
            </w:pPr>
          </w:p>
        </w:tc>
        <w:tc>
          <w:tcPr>
            <w:tcW w:w="0" w:type="auto"/>
          </w:tcPr>
          <w:p w14:paraId="5F27F822" w14:textId="77777777" w:rsidR="00BB48ED" w:rsidRPr="00D47B1F" w:rsidRDefault="00BB48ED" w:rsidP="00BB48ED">
            <w:pPr>
              <w:pStyle w:val="TABLE-cell"/>
              <w:rPr>
                <w:ins w:id="9663" w:author="Charles Gifford" w:date="2017-03-18T14:14:00Z"/>
                <w:lang w:val="en-US"/>
              </w:rPr>
            </w:pPr>
            <w:ins w:id="9664" w:author="Charles Gifford" w:date="2017-03-18T14:14:00Z">
              <w:r w:rsidRPr="00D47B1F">
                <w:rPr>
                  <w:lang w:val="en-US"/>
                </w:rPr>
                <w:t>1 lot</w:t>
              </w:r>
            </w:ins>
          </w:p>
        </w:tc>
        <w:tc>
          <w:tcPr>
            <w:tcW w:w="0" w:type="auto"/>
          </w:tcPr>
          <w:p w14:paraId="1B670BB1" w14:textId="77777777" w:rsidR="00BB48ED" w:rsidRPr="00D47B1F" w:rsidRDefault="00BB48ED" w:rsidP="00BB48ED">
            <w:pPr>
              <w:pStyle w:val="TABLE-cell"/>
              <w:rPr>
                <w:ins w:id="9665" w:author="Charles Gifford" w:date="2017-03-18T14:14:00Z"/>
                <w:lang w:val="en-US"/>
              </w:rPr>
            </w:pPr>
            <w:ins w:id="9666" w:author="Charles Gifford" w:date="2017-03-18T14:14:00Z">
              <w:r>
                <w:rPr>
                  <w:lang w:val="en-US"/>
                </w:rPr>
                <w:t>2</w:t>
              </w:r>
              <w:r w:rsidRPr="00D47B1F">
                <w:rPr>
                  <w:lang w:val="en-US"/>
                </w:rPr>
                <w:t>0 k</w:t>
              </w:r>
              <w:r>
                <w:rPr>
                  <w:lang w:val="en-US"/>
                </w:rPr>
                <w:t>g</w:t>
              </w:r>
            </w:ins>
          </w:p>
        </w:tc>
      </w:tr>
      <w:tr w:rsidR="00BB48ED" w:rsidRPr="00D47B1F" w14:paraId="1D3BEF00" w14:textId="77777777" w:rsidTr="00BB48ED">
        <w:trPr>
          <w:cantSplit/>
          <w:ins w:id="9667" w:author="Charles Gifford" w:date="2017-03-18T14:14:00Z"/>
        </w:trPr>
        <w:tc>
          <w:tcPr>
            <w:tcW w:w="0" w:type="auto"/>
          </w:tcPr>
          <w:p w14:paraId="1951002A" w14:textId="77777777" w:rsidR="00BB48ED" w:rsidRDefault="00BB48ED" w:rsidP="00BB48ED">
            <w:pPr>
              <w:pStyle w:val="TABLE-cell"/>
              <w:rPr>
                <w:ins w:id="9668" w:author="Charles Gifford" w:date="2017-03-18T14:14:00Z"/>
                <w:lang w:val="en-US"/>
              </w:rPr>
            </w:pPr>
            <w:ins w:id="9669" w:author="Charles Gifford" w:date="2017-03-18T14:14:00Z">
              <w:r>
                <w:rPr>
                  <w:lang w:val="en-US"/>
                </w:rPr>
                <w:t>Physical sample</w:t>
              </w:r>
            </w:ins>
          </w:p>
        </w:tc>
        <w:tc>
          <w:tcPr>
            <w:tcW w:w="0" w:type="auto"/>
          </w:tcPr>
          <w:p w14:paraId="537FFA9D" w14:textId="77777777" w:rsidR="00BB48ED" w:rsidRDefault="00BB48ED" w:rsidP="00BB48ED">
            <w:pPr>
              <w:pStyle w:val="TABLE-cell"/>
              <w:rPr>
                <w:ins w:id="9670" w:author="Charles Gifford" w:date="2017-03-18T14:14:00Z"/>
                <w:lang w:val="en-US"/>
              </w:rPr>
            </w:pPr>
            <w:ins w:id="9671" w:author="Charles Gifford" w:date="2017-03-18T14:14:00Z">
              <w:r>
                <w:rPr>
                  <w:lang w:val="en-US"/>
                </w:rPr>
                <w:t>Defines whether physical sampling is required to perform the test. Defined values are:</w:t>
              </w:r>
            </w:ins>
          </w:p>
          <w:p w14:paraId="6FBE2B14" w14:textId="77777777" w:rsidR="00BB48ED" w:rsidRDefault="00BB48ED" w:rsidP="00BB48ED">
            <w:pPr>
              <w:pStyle w:val="TABLE-cell"/>
              <w:rPr>
                <w:ins w:id="9672" w:author="Charles Gifford" w:date="2017-03-18T14:14:00Z"/>
                <w:lang w:val="en-US"/>
              </w:rPr>
            </w:pPr>
            <w:ins w:id="9673" w:author="Charles Gifford" w:date="2017-03-18T14:14:00Z">
              <w:r>
                <w:rPr>
                  <w:u w:val="single"/>
                  <w:lang w:val="en-US"/>
                </w:rPr>
                <w:t>Yes</w:t>
              </w:r>
              <w:r>
                <w:rPr>
                  <w:lang w:val="en-US"/>
                </w:rPr>
                <w:t>: Physical samples are required.</w:t>
              </w:r>
            </w:ins>
          </w:p>
          <w:p w14:paraId="6D879A7F" w14:textId="77777777" w:rsidR="00BB48ED" w:rsidRPr="00357FCC" w:rsidRDefault="00BB48ED" w:rsidP="00BB48ED">
            <w:pPr>
              <w:pStyle w:val="TABLE-cell"/>
              <w:rPr>
                <w:ins w:id="9674" w:author="Charles Gifford" w:date="2017-03-18T14:14:00Z"/>
                <w:lang w:val="en-US"/>
              </w:rPr>
            </w:pPr>
            <w:ins w:id="9675" w:author="Charles Gifford" w:date="2017-03-18T14:14:00Z">
              <w:r>
                <w:rPr>
                  <w:u w:val="single"/>
                  <w:lang w:val="en-US"/>
                </w:rPr>
                <w:t>No</w:t>
              </w:r>
              <w:r>
                <w:rPr>
                  <w:lang w:val="en-US"/>
                </w:rPr>
                <w:t>: Physical samples are not required.</w:t>
              </w:r>
            </w:ins>
          </w:p>
        </w:tc>
        <w:tc>
          <w:tcPr>
            <w:tcW w:w="0" w:type="auto"/>
          </w:tcPr>
          <w:p w14:paraId="063EDA46" w14:textId="77777777" w:rsidR="00BB48ED" w:rsidRDefault="00BB48ED" w:rsidP="00BB48ED">
            <w:pPr>
              <w:pStyle w:val="TABLE-cell"/>
              <w:rPr>
                <w:ins w:id="9676" w:author="Charles Gifford" w:date="2017-03-18T14:14:00Z"/>
                <w:lang w:val="en-US"/>
              </w:rPr>
            </w:pPr>
            <w:ins w:id="9677" w:author="Charles Gifford" w:date="2017-03-18T14:14:00Z">
              <w:r>
                <w:rPr>
                  <w:lang w:val="en-US"/>
                </w:rPr>
                <w:t>No</w:t>
              </w:r>
            </w:ins>
          </w:p>
        </w:tc>
        <w:tc>
          <w:tcPr>
            <w:tcW w:w="0" w:type="auto"/>
          </w:tcPr>
          <w:p w14:paraId="344864B4" w14:textId="77777777" w:rsidR="00BB48ED" w:rsidRPr="00D47B1F" w:rsidRDefault="00BB48ED" w:rsidP="00BB48ED">
            <w:pPr>
              <w:pStyle w:val="TABLE-cell"/>
              <w:rPr>
                <w:ins w:id="9678" w:author="Charles Gifford" w:date="2017-03-18T14:14:00Z"/>
                <w:lang w:val="en-US"/>
              </w:rPr>
            </w:pPr>
            <w:ins w:id="9679" w:author="Charles Gifford" w:date="2017-03-18T14:14:00Z">
              <w:r>
                <w:rPr>
                  <w:lang w:val="en-US"/>
                </w:rPr>
                <w:t>No</w:t>
              </w:r>
            </w:ins>
          </w:p>
        </w:tc>
        <w:tc>
          <w:tcPr>
            <w:tcW w:w="0" w:type="auto"/>
          </w:tcPr>
          <w:p w14:paraId="584C2CD9" w14:textId="77777777" w:rsidR="00BB48ED" w:rsidRPr="00D47B1F" w:rsidRDefault="00BB48ED" w:rsidP="00BB48ED">
            <w:pPr>
              <w:pStyle w:val="TABLE-cell"/>
              <w:rPr>
                <w:ins w:id="9680" w:author="Charles Gifford" w:date="2017-03-18T14:14:00Z"/>
                <w:lang w:val="en-US"/>
              </w:rPr>
            </w:pPr>
            <w:ins w:id="9681" w:author="Charles Gifford" w:date="2017-03-18T14:14:00Z">
              <w:r>
                <w:rPr>
                  <w:lang w:val="en-US"/>
                </w:rPr>
                <w:t>No</w:t>
              </w:r>
            </w:ins>
          </w:p>
        </w:tc>
        <w:tc>
          <w:tcPr>
            <w:tcW w:w="0" w:type="auto"/>
          </w:tcPr>
          <w:p w14:paraId="7D616A67" w14:textId="77777777" w:rsidR="00BB48ED" w:rsidRPr="00D47B1F" w:rsidRDefault="00BB48ED" w:rsidP="00BB48ED">
            <w:pPr>
              <w:pStyle w:val="TABLE-cell"/>
              <w:rPr>
                <w:ins w:id="9682" w:author="Charles Gifford" w:date="2017-03-18T14:14:00Z"/>
                <w:lang w:val="en-US"/>
              </w:rPr>
            </w:pPr>
            <w:ins w:id="9683" w:author="Charles Gifford" w:date="2017-03-18T14:14:00Z">
              <w:r>
                <w:rPr>
                  <w:lang w:val="en-US"/>
                </w:rPr>
                <w:t>Yes</w:t>
              </w:r>
            </w:ins>
          </w:p>
        </w:tc>
      </w:tr>
      <w:tr w:rsidR="00BB48ED" w:rsidRPr="00D47B1F" w14:paraId="42C66C24" w14:textId="77777777" w:rsidTr="00BB48ED">
        <w:trPr>
          <w:cantSplit/>
          <w:ins w:id="9684" w:author="Charles Gifford" w:date="2017-03-18T14:14:00Z"/>
        </w:trPr>
        <w:tc>
          <w:tcPr>
            <w:tcW w:w="0" w:type="auto"/>
          </w:tcPr>
          <w:p w14:paraId="1F4C96F6" w14:textId="77777777" w:rsidR="00BB48ED" w:rsidRDefault="00BB48ED" w:rsidP="00BB48ED">
            <w:pPr>
              <w:pStyle w:val="TABLE-cell"/>
              <w:rPr>
                <w:ins w:id="9685" w:author="Charles Gifford" w:date="2017-03-18T14:14:00Z"/>
                <w:lang w:val="en-US"/>
              </w:rPr>
            </w:pPr>
            <w:ins w:id="9686" w:author="Charles Gifford" w:date="2017-03-18T14:14:00Z">
              <w:r>
                <w:rPr>
                  <w:lang w:val="en-US"/>
                </w:rPr>
                <w:t>Recurrence count</w:t>
              </w:r>
            </w:ins>
          </w:p>
        </w:tc>
        <w:tc>
          <w:tcPr>
            <w:tcW w:w="0" w:type="auto"/>
          </w:tcPr>
          <w:p w14:paraId="58482B8A" w14:textId="77777777" w:rsidR="00BB48ED" w:rsidRPr="00D47B1F" w:rsidRDefault="00BB48ED" w:rsidP="00BB48ED">
            <w:pPr>
              <w:pStyle w:val="TABLE-cell"/>
              <w:rPr>
                <w:ins w:id="9687" w:author="Charles Gifford" w:date="2017-03-18T14:14:00Z"/>
                <w:lang w:val="en-US"/>
              </w:rPr>
            </w:pPr>
            <w:ins w:id="9688" w:author="Charles Gifford" w:date="2017-03-18T14:14:00Z">
              <w:r>
                <w:rPr>
                  <w:lang w:val="en-US"/>
                </w:rPr>
                <w:t>The quantum of operational activity required to be undertaken to obtain a valid sample.</w:t>
              </w:r>
            </w:ins>
          </w:p>
        </w:tc>
        <w:tc>
          <w:tcPr>
            <w:tcW w:w="0" w:type="auto"/>
          </w:tcPr>
          <w:p w14:paraId="63BB349B" w14:textId="77777777" w:rsidR="00BB48ED" w:rsidRDefault="00BB48ED" w:rsidP="00BB48ED">
            <w:pPr>
              <w:pStyle w:val="TABLE-cell"/>
              <w:rPr>
                <w:ins w:id="9689" w:author="Charles Gifford" w:date="2017-03-18T14:14:00Z"/>
                <w:lang w:val="en-US"/>
              </w:rPr>
            </w:pPr>
          </w:p>
        </w:tc>
        <w:tc>
          <w:tcPr>
            <w:tcW w:w="0" w:type="auto"/>
          </w:tcPr>
          <w:p w14:paraId="1FDE1898" w14:textId="77777777" w:rsidR="00BB48ED" w:rsidRPr="00D47B1F" w:rsidRDefault="00BB48ED" w:rsidP="00BB48ED">
            <w:pPr>
              <w:pStyle w:val="TABLE-cell"/>
              <w:rPr>
                <w:ins w:id="9690" w:author="Charles Gifford" w:date="2017-03-18T14:14:00Z"/>
                <w:lang w:val="en-US"/>
              </w:rPr>
            </w:pPr>
          </w:p>
        </w:tc>
        <w:tc>
          <w:tcPr>
            <w:tcW w:w="0" w:type="auto"/>
          </w:tcPr>
          <w:p w14:paraId="2662437B" w14:textId="77777777" w:rsidR="00BB48ED" w:rsidRPr="00D47B1F" w:rsidRDefault="00BB48ED" w:rsidP="00BB48ED">
            <w:pPr>
              <w:pStyle w:val="TABLE-cell"/>
              <w:rPr>
                <w:ins w:id="9691" w:author="Charles Gifford" w:date="2017-03-18T14:14:00Z"/>
                <w:lang w:val="en-US"/>
              </w:rPr>
            </w:pPr>
            <w:ins w:id="9692" w:author="Charles Gifford" w:date="2017-03-18T14:14:00Z">
              <w:r>
                <w:rPr>
                  <w:lang w:val="en-US"/>
                </w:rPr>
                <w:t>1 lot</w:t>
              </w:r>
            </w:ins>
          </w:p>
        </w:tc>
        <w:tc>
          <w:tcPr>
            <w:tcW w:w="0" w:type="auto"/>
          </w:tcPr>
          <w:p w14:paraId="22C38B5E" w14:textId="77777777" w:rsidR="00BB48ED" w:rsidRPr="00D47B1F" w:rsidRDefault="00BB48ED" w:rsidP="00BB48ED">
            <w:pPr>
              <w:pStyle w:val="TABLE-cell"/>
              <w:rPr>
                <w:ins w:id="9693" w:author="Charles Gifford" w:date="2017-03-18T14:14:00Z"/>
                <w:lang w:val="en-US"/>
              </w:rPr>
            </w:pPr>
            <w:ins w:id="9694" w:author="Charles Gifford" w:date="2017-03-18T14:14:00Z">
              <w:r>
                <w:rPr>
                  <w:lang w:val="en-US"/>
                </w:rPr>
                <w:t>15 kt</w:t>
              </w:r>
            </w:ins>
          </w:p>
        </w:tc>
      </w:tr>
      <w:tr w:rsidR="00BB48ED" w:rsidRPr="00D47B1F" w14:paraId="6FA3B014" w14:textId="77777777" w:rsidTr="00BB48ED">
        <w:trPr>
          <w:cantSplit/>
          <w:ins w:id="9695" w:author="Charles Gifford" w:date="2017-03-18T14:14:00Z"/>
        </w:trPr>
        <w:tc>
          <w:tcPr>
            <w:tcW w:w="0" w:type="auto"/>
          </w:tcPr>
          <w:p w14:paraId="512F767F" w14:textId="77777777" w:rsidR="00BB48ED" w:rsidRPr="00D47B1F" w:rsidRDefault="00BB48ED" w:rsidP="00BB48ED">
            <w:pPr>
              <w:pStyle w:val="TABLE-cell"/>
              <w:rPr>
                <w:ins w:id="9696" w:author="Charles Gifford" w:date="2017-03-18T14:14:00Z"/>
                <w:lang w:val="en-US"/>
              </w:rPr>
            </w:pPr>
            <w:ins w:id="9697" w:author="Charles Gifford" w:date="2017-03-18T14:14:00Z">
              <w:r>
                <w:rPr>
                  <w:lang w:val="en-US"/>
                </w:rPr>
                <w:t>Recurrence time interval</w:t>
              </w:r>
            </w:ins>
          </w:p>
        </w:tc>
        <w:tc>
          <w:tcPr>
            <w:tcW w:w="0" w:type="auto"/>
          </w:tcPr>
          <w:p w14:paraId="24E1C2AD" w14:textId="77777777" w:rsidR="00BB48ED" w:rsidRPr="00D47B1F" w:rsidRDefault="00BB48ED" w:rsidP="00BB48ED">
            <w:pPr>
              <w:pStyle w:val="TABLE-cell"/>
              <w:rPr>
                <w:ins w:id="9698" w:author="Charles Gifford" w:date="2017-03-18T14:14:00Z"/>
                <w:lang w:val="en-US"/>
              </w:rPr>
            </w:pPr>
            <w:ins w:id="9699" w:author="Charles Gifford" w:date="2017-03-18T14:14:00Z">
              <w:r>
                <w:rPr>
                  <w:lang w:val="en-US"/>
                </w:rPr>
                <w:t>The duration of operational activity required to trigger evaluation of the test specification.</w:t>
              </w:r>
            </w:ins>
          </w:p>
        </w:tc>
        <w:tc>
          <w:tcPr>
            <w:tcW w:w="0" w:type="auto"/>
          </w:tcPr>
          <w:p w14:paraId="03F626D7" w14:textId="77777777" w:rsidR="00BB48ED" w:rsidRPr="00D47B1F" w:rsidRDefault="00BB48ED" w:rsidP="00BB48ED">
            <w:pPr>
              <w:pStyle w:val="TABLE-cell"/>
              <w:rPr>
                <w:ins w:id="9700" w:author="Charles Gifford" w:date="2017-03-18T14:14:00Z"/>
                <w:lang w:val="en-US"/>
              </w:rPr>
            </w:pPr>
            <w:ins w:id="9701" w:author="Charles Gifford" w:date="2017-03-18T14:14:00Z">
              <w:r>
                <w:rPr>
                  <w:lang w:val="en-US"/>
                </w:rPr>
                <w:t>20 min</w:t>
              </w:r>
            </w:ins>
          </w:p>
        </w:tc>
        <w:tc>
          <w:tcPr>
            <w:tcW w:w="0" w:type="auto"/>
          </w:tcPr>
          <w:p w14:paraId="153CBE3B" w14:textId="77777777" w:rsidR="00BB48ED" w:rsidRPr="00D47B1F" w:rsidRDefault="00BB48ED" w:rsidP="00BB48ED">
            <w:pPr>
              <w:pStyle w:val="TABLE-cell"/>
              <w:rPr>
                <w:ins w:id="9702" w:author="Charles Gifford" w:date="2017-03-18T14:14:00Z"/>
                <w:lang w:val="en-US"/>
              </w:rPr>
            </w:pPr>
            <w:ins w:id="9703" w:author="Charles Gifford" w:date="2017-03-18T14:14:00Z">
              <w:r>
                <w:rPr>
                  <w:lang w:val="en-US"/>
                </w:rPr>
                <w:t>5,000 hours</w:t>
              </w:r>
            </w:ins>
          </w:p>
        </w:tc>
        <w:tc>
          <w:tcPr>
            <w:tcW w:w="0" w:type="auto"/>
          </w:tcPr>
          <w:p w14:paraId="565A92C8" w14:textId="77777777" w:rsidR="00BB48ED" w:rsidRPr="00D47B1F" w:rsidRDefault="00BB48ED" w:rsidP="00BB48ED">
            <w:pPr>
              <w:pStyle w:val="TABLE-cell"/>
              <w:rPr>
                <w:ins w:id="9704" w:author="Charles Gifford" w:date="2017-03-18T14:14:00Z"/>
                <w:lang w:val="en-US"/>
              </w:rPr>
            </w:pPr>
          </w:p>
        </w:tc>
        <w:tc>
          <w:tcPr>
            <w:tcW w:w="0" w:type="auto"/>
          </w:tcPr>
          <w:p w14:paraId="6BBDE915" w14:textId="77777777" w:rsidR="00BB48ED" w:rsidRPr="00D47B1F" w:rsidRDefault="00BB48ED" w:rsidP="00BB48ED">
            <w:pPr>
              <w:pStyle w:val="TABLE-cell"/>
              <w:rPr>
                <w:ins w:id="9705" w:author="Charles Gifford" w:date="2017-03-18T14:14:00Z"/>
                <w:lang w:val="en-US"/>
              </w:rPr>
            </w:pPr>
          </w:p>
        </w:tc>
      </w:tr>
    </w:tbl>
    <w:p w14:paraId="75A6ED5E" w14:textId="77777777" w:rsidR="00BB48ED" w:rsidRPr="00D47B1F" w:rsidRDefault="00BB48ED" w:rsidP="00BB48ED">
      <w:pPr>
        <w:pStyle w:val="EXAMPLE0"/>
        <w:rPr>
          <w:ins w:id="9706" w:author="Charles Gifford" w:date="2017-03-18T14:14:00Z"/>
          <w:lang w:val="en-US"/>
        </w:rPr>
      </w:pPr>
      <w:ins w:id="9707" w:author="Charles Gifford" w:date="2017-03-18T14:14:00Z">
        <w:r>
          <w:rPr>
            <w:lang w:val="en-US"/>
          </w:rPr>
          <w:t>EXAMPLE 1</w:t>
        </w:r>
        <w:r w:rsidRPr="00D47B1F">
          <w:rPr>
            <w:lang w:val="en-US"/>
          </w:rPr>
          <w:tab/>
          <w:t xml:space="preserve">An online test may be specified to be performed for each 20 minutes of production time. In which case the </w:t>
        </w:r>
        <w:r w:rsidRPr="008D317D">
          <w:rPr>
            <w:lang w:val="en-US"/>
          </w:rPr>
          <w:t xml:space="preserve">recurrence time interval </w:t>
        </w:r>
        <w:r w:rsidRPr="00D47B1F">
          <w:rPr>
            <w:lang w:val="en-US"/>
          </w:rPr>
          <w:t>attribute would have a value of 20 min.</w:t>
        </w:r>
      </w:ins>
    </w:p>
    <w:p w14:paraId="1FED23F7" w14:textId="77777777" w:rsidR="00BB48ED" w:rsidRPr="00D47B1F" w:rsidRDefault="00BB48ED" w:rsidP="00BB48ED">
      <w:pPr>
        <w:pStyle w:val="EXAMPLE0"/>
        <w:rPr>
          <w:ins w:id="9708" w:author="Charles Gifford" w:date="2017-03-18T14:14:00Z"/>
          <w:lang w:val="en-US"/>
        </w:rPr>
      </w:pPr>
      <w:ins w:id="9709" w:author="Charles Gifford" w:date="2017-03-18T14:14:00Z">
        <w:r>
          <w:rPr>
            <w:lang w:val="en-US"/>
          </w:rPr>
          <w:t>EXAMPLE 2</w:t>
        </w:r>
        <w:r w:rsidRPr="00D47B1F">
          <w:rPr>
            <w:lang w:val="en-US"/>
          </w:rPr>
          <w:tab/>
          <w:t xml:space="preserve">An online test may be specified to be performed </w:t>
        </w:r>
        <w:r>
          <w:rPr>
            <w:lang w:val="en-US"/>
          </w:rPr>
          <w:t>over every 15</w:t>
        </w:r>
        <w:r w:rsidRPr="00D47B1F">
          <w:rPr>
            <w:lang w:val="en-US"/>
          </w:rPr>
          <w:t xml:space="preserve">,000 metric tons of material produced. In which case the </w:t>
        </w:r>
        <w:r w:rsidRPr="008D317D">
          <w:rPr>
            <w:lang w:val="en-US"/>
          </w:rPr>
          <w:t>recurrence count</w:t>
        </w:r>
        <w:r w:rsidRPr="00D47B1F">
          <w:rPr>
            <w:lang w:val="en-US"/>
          </w:rPr>
          <w:t xml:space="preserve"> at</w:t>
        </w:r>
        <w:r>
          <w:rPr>
            <w:lang w:val="en-US"/>
          </w:rPr>
          <w:t>tribute would have a value of 15 kt</w:t>
        </w:r>
        <w:r w:rsidRPr="00D47B1F">
          <w:rPr>
            <w:lang w:val="en-US"/>
          </w:rPr>
          <w:t>.</w:t>
        </w:r>
      </w:ins>
    </w:p>
    <w:p w14:paraId="67897519" w14:textId="77777777" w:rsidR="00BB48ED" w:rsidRPr="00D47B1F" w:rsidRDefault="00BB48ED" w:rsidP="00BB48ED">
      <w:pPr>
        <w:pStyle w:val="EXAMPLE0"/>
        <w:rPr>
          <w:ins w:id="9710" w:author="Charles Gifford" w:date="2017-03-18T14:14:00Z"/>
          <w:lang w:val="en-US"/>
        </w:rPr>
      </w:pPr>
      <w:ins w:id="9711" w:author="Charles Gifford" w:date="2017-03-18T14:14:00Z">
        <w:r>
          <w:rPr>
            <w:lang w:val="en-US"/>
          </w:rPr>
          <w:t>EXAMPLE 3</w:t>
        </w:r>
        <w:r w:rsidRPr="00D47B1F">
          <w:rPr>
            <w:lang w:val="en-US"/>
          </w:rPr>
          <w:tab/>
          <w:t xml:space="preserve">An offline test for engine oil contamination may require a physical sample of 50 milliliters to be taken for analysis. In which case the </w:t>
        </w:r>
        <w:r w:rsidRPr="008D317D">
          <w:rPr>
            <w:lang w:val="en-US"/>
          </w:rPr>
          <w:t>test sample size</w:t>
        </w:r>
        <w:r>
          <w:rPr>
            <w:lang w:val="en-US"/>
          </w:rPr>
          <w:t xml:space="preserve"> would have a value of 50 mL, and the physical sample attribute would have a value of Yes.</w:t>
        </w:r>
      </w:ins>
    </w:p>
    <w:p w14:paraId="1F5E2D08" w14:textId="77777777" w:rsidR="00BB48ED" w:rsidRPr="003E1075" w:rsidRDefault="00BB48ED" w:rsidP="00BB48ED">
      <w:pPr>
        <w:pStyle w:val="Heading3"/>
        <w:ind w:left="900" w:hanging="900"/>
        <w:rPr>
          <w:ins w:id="9712" w:author="Charles Gifford" w:date="2017-03-18T14:14:00Z"/>
        </w:rPr>
      </w:pPr>
      <w:ins w:id="9713" w:author="Charles Gifford" w:date="2017-03-18T14:14:00Z">
        <w:r w:rsidRPr="003E1075">
          <w:t>Test specification property</w:t>
        </w:r>
      </w:ins>
    </w:p>
    <w:p w14:paraId="7AF2436D" w14:textId="77777777" w:rsidR="00BB48ED" w:rsidRDefault="00BB48ED" w:rsidP="00BB48ED">
      <w:pPr>
        <w:pStyle w:val="PARAGRAPH"/>
        <w:rPr>
          <w:ins w:id="9714" w:author="Charles Gifford" w:date="2017-03-18T14:14:00Z"/>
        </w:rPr>
      </w:pPr>
      <w:ins w:id="9715" w:author="Charles Gifford" w:date="2017-03-18T14:14:00Z">
        <w:r w:rsidRPr="00D47B1F">
          <w:t>The</w:t>
        </w:r>
        <w:r w:rsidRPr="00D47B1F">
          <w:rPr>
            <w:i/>
          </w:rPr>
          <w:t xml:space="preserve"> test specification property</w:t>
        </w:r>
        <w:r w:rsidRPr="00D47B1F">
          <w:t xml:space="preserve"> object defines properties of the </w:t>
        </w:r>
        <w:r w:rsidRPr="00D47B1F">
          <w:rPr>
            <w:i/>
          </w:rPr>
          <w:t>test specification</w:t>
        </w:r>
        <w:r w:rsidRPr="00D47B1F">
          <w:t>. These properties are not th</w:t>
        </w:r>
        <w:r>
          <w:t>e characteristics to be tested.</w:t>
        </w:r>
      </w:ins>
    </w:p>
    <w:bookmarkStart w:id="9716" w:name="_Hlk477615918"/>
    <w:p w14:paraId="3B119D4A" w14:textId="7D62C4DC" w:rsidR="00BB48ED" w:rsidRDefault="00201D18" w:rsidP="00BB48ED">
      <w:pPr>
        <w:pStyle w:val="PARAGRAPH"/>
        <w:rPr>
          <w:ins w:id="9717" w:author="Charles Gifford" w:date="2017-03-18T14:14:00Z"/>
        </w:rPr>
      </w:pPr>
      <w:ins w:id="9718" w:author="Charles Gifford" w:date="2017-03-22T16:39:00Z">
        <w:r>
          <w:fldChar w:fldCharType="begin"/>
        </w:r>
        <w:r>
          <w:instrText xml:space="preserve"> REF _Ref477964108 \h </w:instrText>
        </w:r>
      </w:ins>
      <w:r>
        <w:fldChar w:fldCharType="separate"/>
      </w:r>
      <w:ins w:id="9719" w:author="Charles Gifford" w:date="2017-03-22T16:39:00Z">
        <w:r>
          <w:t xml:space="preserve">Table </w:t>
        </w:r>
        <w:r>
          <w:rPr>
            <w:noProof/>
          </w:rPr>
          <w:t>98</w:t>
        </w:r>
        <w:r>
          <w:fldChar w:fldCharType="end"/>
        </w:r>
        <w:r>
          <w:t xml:space="preserve"> </w:t>
        </w:r>
      </w:ins>
      <w:ins w:id="9720" w:author="Charles Gifford" w:date="2017-03-18T14:14:00Z">
        <w:r w:rsidR="00BB48ED">
          <w:t>defines</w:t>
        </w:r>
        <w:r w:rsidR="00BB48ED" w:rsidRPr="00D47B1F">
          <w:t xml:space="preserve"> the relationship</w:t>
        </w:r>
        <w:r w:rsidR="00BB48ED">
          <w:t xml:space="preserve"> role</w:t>
        </w:r>
        <w:r w:rsidR="00BB48ED" w:rsidRPr="00D47B1F">
          <w:t>s</w:t>
        </w:r>
        <w:r w:rsidR="00BB48ED" w:rsidRPr="00185A6C">
          <w:t xml:space="preserve"> </w:t>
        </w:r>
        <w:r w:rsidR="00BB48ED">
          <w:t>for</w:t>
        </w:r>
        <w:r w:rsidR="00BB48ED" w:rsidRPr="00185A6C">
          <w:t xml:space="preserve"> the </w:t>
        </w:r>
        <w:r w:rsidR="00BB48ED" w:rsidRPr="00D47B1F">
          <w:rPr>
            <w:i/>
          </w:rPr>
          <w:t>test specification</w:t>
        </w:r>
        <w:r w:rsidR="00BB48ED">
          <w:rPr>
            <w:i/>
          </w:rPr>
          <w:t xml:space="preserve"> property.</w:t>
        </w:r>
        <w:r w:rsidR="00BB48ED">
          <w:t xml:space="preserve"> </w:t>
        </w:r>
      </w:ins>
      <w:ins w:id="9721" w:author="Charles Gifford" w:date="2017-03-22T16:40:00Z">
        <w:r>
          <w:fldChar w:fldCharType="begin"/>
        </w:r>
        <w:r>
          <w:instrText xml:space="preserve"> REF _Ref477964136 \h </w:instrText>
        </w:r>
      </w:ins>
      <w:r>
        <w:fldChar w:fldCharType="separate"/>
      </w:r>
      <w:ins w:id="9722" w:author="Charles Gifford" w:date="2017-03-22T16:40:00Z">
        <w:r>
          <w:t xml:space="preserve">Table </w:t>
        </w:r>
        <w:r>
          <w:rPr>
            <w:noProof/>
          </w:rPr>
          <w:t>99</w:t>
        </w:r>
        <w:r>
          <w:fldChar w:fldCharType="end"/>
        </w:r>
        <w:r>
          <w:t xml:space="preserve"> </w:t>
        </w:r>
      </w:ins>
      <w:ins w:id="9723" w:author="Charles Gifford" w:date="2017-03-18T14:14:00Z">
        <w:r w:rsidR="00BB48ED" w:rsidRPr="00D47B1F">
          <w:t xml:space="preserve">lists the attributes of </w:t>
        </w:r>
        <w:r w:rsidR="00BB48ED">
          <w:t xml:space="preserve">the </w:t>
        </w:r>
        <w:r w:rsidR="00BB48ED" w:rsidRPr="00D47B1F">
          <w:rPr>
            <w:i/>
          </w:rPr>
          <w:t>test specification</w:t>
        </w:r>
        <w:r w:rsidR="00BB48ED">
          <w:rPr>
            <w:i/>
          </w:rPr>
          <w:t xml:space="preserve"> property</w:t>
        </w:r>
        <w:r w:rsidR="00BB48ED" w:rsidRPr="00D47B1F">
          <w:t>.</w:t>
        </w:r>
      </w:ins>
    </w:p>
    <w:p w14:paraId="2DCC00EB" w14:textId="0037DE4C" w:rsidR="00BB48ED" w:rsidRDefault="00201D18" w:rsidP="00E05180">
      <w:pPr>
        <w:pStyle w:val="TABLE-title"/>
        <w:rPr>
          <w:ins w:id="9724" w:author="Charles Gifford" w:date="2017-03-18T14:14:00Z"/>
        </w:rPr>
      </w:pPr>
      <w:bookmarkStart w:id="9725" w:name="_Ref477964108"/>
      <w:bookmarkStart w:id="9726" w:name="_Toc478492398"/>
      <w:ins w:id="9727" w:author="Charles Gifford" w:date="2017-03-22T16:37:00Z">
        <w:r>
          <w:t xml:space="preserve">Table </w:t>
        </w:r>
        <w:r>
          <w:fldChar w:fldCharType="begin"/>
        </w:r>
        <w:r>
          <w:instrText xml:space="preserve"> SEQ Table \* ARABIC </w:instrText>
        </w:r>
      </w:ins>
      <w:r>
        <w:fldChar w:fldCharType="separate"/>
      </w:r>
      <w:ins w:id="9728" w:author="Charles Gifford" w:date="2017-03-22T16:37:00Z">
        <w:r>
          <w:rPr>
            <w:noProof/>
          </w:rPr>
          <w:t>98</w:t>
        </w:r>
        <w:r>
          <w:fldChar w:fldCharType="end"/>
        </w:r>
        <w:bookmarkEnd w:id="9725"/>
        <w:r>
          <w:t xml:space="preserve"> </w:t>
        </w:r>
      </w:ins>
      <w:ins w:id="9729" w:author="Charles Gifford" w:date="2017-03-18T14:14:00Z">
        <w:r w:rsidR="00BB48ED">
          <w:t>- Test specification property relationship roles</w:t>
        </w:r>
        <w:bookmarkEnd w:id="9726"/>
      </w:ins>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BB48ED" w:rsidRPr="009432BC" w14:paraId="69AD184A" w14:textId="77777777" w:rsidTr="00C16D14">
        <w:trPr>
          <w:trHeight w:val="197"/>
          <w:tblHeader/>
          <w:ins w:id="9730" w:author="Charles Gifford" w:date="2017-03-18T14:14:00Z"/>
        </w:trPr>
        <w:tc>
          <w:tcPr>
            <w:tcW w:w="2155" w:type="dxa"/>
            <w:shd w:val="clear" w:color="auto" w:fill="auto"/>
          </w:tcPr>
          <w:p w14:paraId="064BF378" w14:textId="77777777" w:rsidR="00BB48ED" w:rsidRPr="009432BC" w:rsidRDefault="00BB48ED" w:rsidP="00C16D14">
            <w:pPr>
              <w:pStyle w:val="TABLE-col-heading"/>
              <w:rPr>
                <w:ins w:id="9731" w:author="Charles Gifford" w:date="2017-03-18T14:14:00Z"/>
              </w:rPr>
            </w:pPr>
            <w:ins w:id="9732" w:author="Charles Gifford" w:date="2017-03-18T14:14:00Z">
              <w:r w:rsidRPr="009432BC">
                <w:t>Related Object</w:t>
              </w:r>
            </w:ins>
          </w:p>
        </w:tc>
        <w:tc>
          <w:tcPr>
            <w:tcW w:w="2070" w:type="dxa"/>
            <w:shd w:val="clear" w:color="auto" w:fill="auto"/>
          </w:tcPr>
          <w:p w14:paraId="2AC7E9A2" w14:textId="77777777" w:rsidR="00BB48ED" w:rsidRPr="009432BC" w:rsidRDefault="00BB48ED" w:rsidP="00C16D14">
            <w:pPr>
              <w:pStyle w:val="TABLE-col-heading"/>
              <w:rPr>
                <w:ins w:id="9733" w:author="Charles Gifford" w:date="2017-03-18T14:14:00Z"/>
              </w:rPr>
            </w:pPr>
            <w:ins w:id="9734" w:author="Charles Gifford" w:date="2017-03-18T14:14:00Z">
              <w:r w:rsidRPr="009432BC">
                <w:t>Role</w:t>
              </w:r>
            </w:ins>
          </w:p>
        </w:tc>
        <w:tc>
          <w:tcPr>
            <w:tcW w:w="1080" w:type="dxa"/>
            <w:shd w:val="clear" w:color="auto" w:fill="auto"/>
          </w:tcPr>
          <w:p w14:paraId="525AB7AE" w14:textId="77777777" w:rsidR="00BB48ED" w:rsidRPr="009432BC" w:rsidRDefault="00BB48ED" w:rsidP="00C16D14">
            <w:pPr>
              <w:pStyle w:val="TABLE-col-heading"/>
              <w:rPr>
                <w:ins w:id="9735" w:author="Charles Gifford" w:date="2017-03-18T14:14:00Z"/>
              </w:rPr>
            </w:pPr>
            <w:ins w:id="9736" w:author="Charles Gifford" w:date="2017-03-18T14:14:00Z">
              <w:r w:rsidRPr="009432BC">
                <w:t>Multiplicity</w:t>
              </w:r>
            </w:ins>
          </w:p>
        </w:tc>
        <w:tc>
          <w:tcPr>
            <w:tcW w:w="3780" w:type="dxa"/>
            <w:shd w:val="clear" w:color="auto" w:fill="auto"/>
          </w:tcPr>
          <w:p w14:paraId="7D456127" w14:textId="77777777" w:rsidR="00BB48ED" w:rsidRPr="009432BC" w:rsidRDefault="00BB48ED" w:rsidP="00C16D14">
            <w:pPr>
              <w:pStyle w:val="TABLE-col-heading"/>
              <w:rPr>
                <w:ins w:id="9737" w:author="Charles Gifford" w:date="2017-03-18T14:14:00Z"/>
              </w:rPr>
            </w:pPr>
            <w:ins w:id="9738" w:author="Charles Gifford" w:date="2017-03-18T14:14:00Z">
              <w:r w:rsidRPr="009432BC">
                <w:t>Description</w:t>
              </w:r>
            </w:ins>
          </w:p>
        </w:tc>
      </w:tr>
      <w:tr w:rsidR="00BB48ED" w:rsidRPr="009432BC" w14:paraId="08B2620C" w14:textId="77777777" w:rsidTr="00C16D14">
        <w:trPr>
          <w:trHeight w:val="332"/>
          <w:ins w:id="9739" w:author="Charles Gifford" w:date="2017-03-18T14:14:00Z"/>
        </w:trPr>
        <w:tc>
          <w:tcPr>
            <w:tcW w:w="2155" w:type="dxa"/>
            <w:shd w:val="clear" w:color="auto" w:fill="auto"/>
          </w:tcPr>
          <w:p w14:paraId="3089CA4A" w14:textId="77777777" w:rsidR="00BB48ED" w:rsidRPr="009432BC" w:rsidRDefault="00BB48ED" w:rsidP="00C16D14">
            <w:pPr>
              <w:pStyle w:val="TABLE-cell"/>
              <w:rPr>
                <w:ins w:id="9740" w:author="Charles Gifford" w:date="2017-03-18T14:14:00Z"/>
              </w:rPr>
            </w:pPr>
            <w:ins w:id="9741" w:author="Charles Gifford" w:date="2017-03-18T14:14:00Z">
              <w:r>
                <w:t>Test specification property</w:t>
              </w:r>
            </w:ins>
          </w:p>
        </w:tc>
        <w:tc>
          <w:tcPr>
            <w:tcW w:w="2070" w:type="dxa"/>
            <w:shd w:val="clear" w:color="auto" w:fill="auto"/>
          </w:tcPr>
          <w:p w14:paraId="312258F1" w14:textId="77777777" w:rsidR="00BB48ED" w:rsidRPr="009432BC" w:rsidRDefault="00BB48ED" w:rsidP="00C16D14">
            <w:pPr>
              <w:pStyle w:val="TABLE-cell"/>
              <w:rPr>
                <w:ins w:id="9742" w:author="Charles Gifford" w:date="2017-03-18T14:14:00Z"/>
              </w:rPr>
            </w:pPr>
            <w:ins w:id="9743" w:author="Charles Gifford" w:date="2017-03-18T14:14:00Z">
              <w:r>
                <w:t>Test specification property child</w:t>
              </w:r>
            </w:ins>
          </w:p>
        </w:tc>
        <w:tc>
          <w:tcPr>
            <w:tcW w:w="1080" w:type="dxa"/>
            <w:shd w:val="clear" w:color="auto" w:fill="auto"/>
          </w:tcPr>
          <w:p w14:paraId="0DBAEA26" w14:textId="63A1F6D0" w:rsidR="00BB48ED" w:rsidRPr="009432BC" w:rsidRDefault="00A729EC" w:rsidP="00C16D14">
            <w:pPr>
              <w:pStyle w:val="TABLE-cell"/>
              <w:rPr>
                <w:ins w:id="9744" w:author="Charles Gifford" w:date="2017-03-18T14:14:00Z"/>
              </w:rPr>
            </w:pPr>
            <w:ins w:id="9745" w:author="Charles Gifford" w:date="2017-03-18T19:22:00Z">
              <w:r>
                <w:t>0..*</w:t>
              </w:r>
            </w:ins>
          </w:p>
        </w:tc>
        <w:tc>
          <w:tcPr>
            <w:tcW w:w="3780" w:type="dxa"/>
            <w:shd w:val="clear" w:color="auto" w:fill="auto"/>
          </w:tcPr>
          <w:p w14:paraId="56B56A0D" w14:textId="77777777" w:rsidR="00BB48ED" w:rsidRPr="00F73DFC" w:rsidRDefault="00BB48ED" w:rsidP="00C16D14">
            <w:pPr>
              <w:pStyle w:val="TABLE-cell"/>
              <w:rPr>
                <w:ins w:id="9746" w:author="Charles Gifford" w:date="2017-03-18T14:14:00Z"/>
              </w:rPr>
            </w:pPr>
            <w:ins w:id="9747" w:author="Charles Gifford" w:date="2017-03-18T14:14:00Z">
              <w:r w:rsidRPr="00F73DFC">
                <w:t xml:space="preserve">The child </w:t>
              </w:r>
              <w:r w:rsidRPr="00F73DFC">
                <w:rPr>
                  <w:i/>
                </w:rPr>
                <w:t>test specification</w:t>
              </w:r>
              <w:r>
                <w:rPr>
                  <w:i/>
                </w:rPr>
                <w:t xml:space="preserve"> property(</w:t>
              </w:r>
              <w:r w:rsidRPr="00F73DFC">
                <w:rPr>
                  <w:i/>
                </w:rPr>
                <w:t>s</w:t>
              </w:r>
              <w:r>
                <w:rPr>
                  <w:i/>
                </w:rPr>
                <w:t>)</w:t>
              </w:r>
              <w:r w:rsidRPr="00F73DFC">
                <w:t xml:space="preserve"> of this </w:t>
              </w:r>
              <w:r w:rsidRPr="00F73DFC">
                <w:rPr>
                  <w:i/>
                </w:rPr>
                <w:t>test specification</w:t>
              </w:r>
              <w:r>
                <w:rPr>
                  <w:i/>
                </w:rPr>
                <w:t xml:space="preserve"> property</w:t>
              </w:r>
              <w:r w:rsidRPr="00F73DFC">
                <w:t>.</w:t>
              </w:r>
            </w:ins>
          </w:p>
        </w:tc>
      </w:tr>
      <w:tr w:rsidR="006822F3" w:rsidRPr="009432BC" w14:paraId="4DCB78AD" w14:textId="77777777" w:rsidTr="006822F3">
        <w:trPr>
          <w:trHeight w:val="332"/>
          <w:ins w:id="9748" w:author="Charles Gifford" w:date="2017-03-18T15:53:00Z"/>
        </w:trPr>
        <w:tc>
          <w:tcPr>
            <w:tcW w:w="2155" w:type="dxa"/>
            <w:shd w:val="clear" w:color="auto" w:fill="auto"/>
          </w:tcPr>
          <w:p w14:paraId="5D17822E" w14:textId="0458BDAF" w:rsidR="006822F3" w:rsidRDefault="006822F3" w:rsidP="006822F3">
            <w:pPr>
              <w:pStyle w:val="TABLE-cell"/>
              <w:rPr>
                <w:ins w:id="9749" w:author="Charles Gifford" w:date="2017-03-18T15:53:00Z"/>
              </w:rPr>
            </w:pPr>
            <w:ins w:id="9750" w:author="Charles Gifford" w:date="2017-03-18T15:53:00Z">
              <w:r>
                <w:t>Test specification</w:t>
              </w:r>
            </w:ins>
          </w:p>
        </w:tc>
        <w:tc>
          <w:tcPr>
            <w:tcW w:w="2070" w:type="dxa"/>
            <w:shd w:val="clear" w:color="auto" w:fill="auto"/>
          </w:tcPr>
          <w:p w14:paraId="69E9F673" w14:textId="13A5D76D" w:rsidR="006822F3" w:rsidRDefault="006822F3" w:rsidP="006822F3">
            <w:pPr>
              <w:pStyle w:val="TABLE-cell"/>
              <w:rPr>
                <w:ins w:id="9751" w:author="Charles Gifford" w:date="2017-03-18T15:53:00Z"/>
              </w:rPr>
            </w:pPr>
            <w:ins w:id="9752" w:author="Charles Gifford" w:date="2017-03-18T15:57:00Z">
              <w:r>
                <w:t>NA</w:t>
              </w:r>
            </w:ins>
          </w:p>
        </w:tc>
        <w:tc>
          <w:tcPr>
            <w:tcW w:w="1080" w:type="dxa"/>
            <w:shd w:val="clear" w:color="auto" w:fill="auto"/>
          </w:tcPr>
          <w:p w14:paraId="4FA08E84" w14:textId="0D17D14A" w:rsidR="006822F3" w:rsidRPr="009432BC" w:rsidRDefault="006822F3" w:rsidP="006822F3">
            <w:pPr>
              <w:pStyle w:val="TABLE-cell"/>
              <w:rPr>
                <w:ins w:id="9753" w:author="Charles Gifford" w:date="2017-03-18T15:53:00Z"/>
              </w:rPr>
            </w:pPr>
            <w:ins w:id="9754" w:author="Charles Gifford" w:date="2017-03-18T15:53:00Z">
              <w:r>
                <w:t>1</w:t>
              </w:r>
            </w:ins>
          </w:p>
        </w:tc>
        <w:tc>
          <w:tcPr>
            <w:tcW w:w="3780" w:type="dxa"/>
            <w:shd w:val="clear" w:color="auto" w:fill="auto"/>
          </w:tcPr>
          <w:p w14:paraId="5D8837A4" w14:textId="313F3E33" w:rsidR="006822F3" w:rsidRPr="00F73DFC" w:rsidRDefault="00201D18" w:rsidP="006822F3">
            <w:pPr>
              <w:pStyle w:val="TABLE-cell"/>
              <w:rPr>
                <w:ins w:id="9755" w:author="Charles Gifford" w:date="2017-03-18T15:53:00Z"/>
              </w:rPr>
            </w:pPr>
            <w:ins w:id="9756" w:author="Charles Gifford" w:date="2017-03-18T15:54:00Z">
              <w:r>
                <w:t>These</w:t>
              </w:r>
              <w:r w:rsidR="006822F3" w:rsidRPr="006822F3">
                <w:t xml:space="preserve"> </w:t>
              </w:r>
              <w:r w:rsidR="006822F3" w:rsidRPr="00201D18">
                <w:rPr>
                  <w:i/>
                </w:rPr>
                <w:t>test specification property</w:t>
              </w:r>
              <w:r w:rsidR="006822F3">
                <w:t xml:space="preserve"> values </w:t>
              </w:r>
            </w:ins>
            <w:ins w:id="9757" w:author="Charles Gifford" w:date="2017-03-22T16:37:00Z">
              <w:r>
                <w:t xml:space="preserve">are </w:t>
              </w:r>
            </w:ins>
            <w:ins w:id="9758" w:author="Charles Gifford" w:date="2017-03-18T15:54:00Z">
              <w:r>
                <w:t>for</w:t>
              </w:r>
              <w:r w:rsidR="006822F3">
                <w:t xml:space="preserve"> the</w:t>
              </w:r>
              <w:r w:rsidR="006822F3" w:rsidRPr="006822F3">
                <w:t xml:space="preserve"> </w:t>
              </w:r>
              <w:r w:rsidR="006822F3" w:rsidRPr="00386ED8">
                <w:rPr>
                  <w:i/>
                </w:rPr>
                <w:t>test specification</w:t>
              </w:r>
              <w:r w:rsidR="006822F3" w:rsidRPr="006822F3">
                <w:t>.</w:t>
              </w:r>
            </w:ins>
          </w:p>
        </w:tc>
      </w:tr>
    </w:tbl>
    <w:p w14:paraId="3AC81782" w14:textId="2007A0E6" w:rsidR="00BB48ED" w:rsidRPr="00D47B1F" w:rsidRDefault="00201D18" w:rsidP="00E05180">
      <w:pPr>
        <w:pStyle w:val="TABLE-title"/>
        <w:rPr>
          <w:ins w:id="9759" w:author="Charles Gifford" w:date="2017-03-18T14:14:00Z"/>
          <w:lang w:val="en-US"/>
        </w:rPr>
      </w:pPr>
      <w:bookmarkStart w:id="9760" w:name="_Ref477964136"/>
      <w:bookmarkStart w:id="9761" w:name="_Toc478492399"/>
      <w:bookmarkEnd w:id="9716"/>
      <w:ins w:id="9762" w:author="Charles Gifford" w:date="2017-03-22T16:37:00Z">
        <w:r>
          <w:t xml:space="preserve">Table </w:t>
        </w:r>
        <w:r>
          <w:fldChar w:fldCharType="begin"/>
        </w:r>
        <w:r>
          <w:instrText xml:space="preserve"> SEQ Table \* ARABIC </w:instrText>
        </w:r>
      </w:ins>
      <w:r>
        <w:fldChar w:fldCharType="separate"/>
      </w:r>
      <w:ins w:id="9763" w:author="Charles Gifford" w:date="2017-03-22T16:37:00Z">
        <w:r>
          <w:rPr>
            <w:noProof/>
          </w:rPr>
          <w:t>99</w:t>
        </w:r>
        <w:r>
          <w:fldChar w:fldCharType="end"/>
        </w:r>
        <w:bookmarkEnd w:id="9760"/>
        <w:r>
          <w:rPr>
            <w:lang w:val="en-US"/>
          </w:rPr>
          <w:t xml:space="preserve"> </w:t>
        </w:r>
      </w:ins>
      <w:ins w:id="9764" w:author="Charles Gifford" w:date="2017-03-18T14:14:00Z">
        <w:r w:rsidR="00BB48ED" w:rsidRPr="00D47B1F">
          <w:rPr>
            <w:lang w:val="en-US"/>
          </w:rPr>
          <w:t>- Attributes of test specification property</w:t>
        </w:r>
        <w:bookmarkEnd w:id="9761"/>
      </w:ins>
    </w:p>
    <w:tbl>
      <w:tblPr>
        <w:tblStyle w:val="TableGrid"/>
        <w:tblW w:w="0" w:type="auto"/>
        <w:tblLook w:val="04A0" w:firstRow="1" w:lastRow="0" w:firstColumn="1" w:lastColumn="0" w:noHBand="0" w:noVBand="1"/>
      </w:tblPr>
      <w:tblGrid>
        <w:gridCol w:w="1210"/>
        <w:gridCol w:w="1766"/>
        <w:gridCol w:w="1401"/>
        <w:gridCol w:w="1676"/>
        <w:gridCol w:w="1708"/>
        <w:gridCol w:w="1301"/>
      </w:tblGrid>
      <w:tr w:rsidR="00BB48ED" w:rsidRPr="00D47B1F" w14:paraId="133FDC99" w14:textId="77777777" w:rsidTr="00BB48ED">
        <w:trPr>
          <w:cantSplit/>
          <w:tblHeader/>
          <w:ins w:id="9765" w:author="Charles Gifford" w:date="2017-03-18T14:14:00Z"/>
        </w:trPr>
        <w:tc>
          <w:tcPr>
            <w:tcW w:w="0" w:type="auto"/>
          </w:tcPr>
          <w:p w14:paraId="293AB922" w14:textId="77777777" w:rsidR="00BB48ED" w:rsidRPr="00D47B1F" w:rsidRDefault="00BB48ED" w:rsidP="00BB48ED">
            <w:pPr>
              <w:pStyle w:val="TABLE-col-heading"/>
              <w:rPr>
                <w:ins w:id="9766" w:author="Charles Gifford" w:date="2017-03-18T14:14:00Z"/>
                <w:lang w:val="en-US"/>
              </w:rPr>
            </w:pPr>
            <w:ins w:id="9767" w:author="Charles Gifford" w:date="2017-03-18T14:14:00Z">
              <w:r w:rsidRPr="00D47B1F">
                <w:rPr>
                  <w:lang w:val="en-US"/>
                </w:rPr>
                <w:t>Attribut</w:t>
              </w:r>
              <w:r>
                <w:rPr>
                  <w:lang w:val="en-US"/>
                </w:rPr>
                <w:t>e n</w:t>
              </w:r>
              <w:r w:rsidRPr="00D47B1F">
                <w:rPr>
                  <w:lang w:val="en-US"/>
                </w:rPr>
                <w:t>ame</w:t>
              </w:r>
            </w:ins>
          </w:p>
        </w:tc>
        <w:tc>
          <w:tcPr>
            <w:tcW w:w="0" w:type="auto"/>
          </w:tcPr>
          <w:p w14:paraId="4CDD1E33" w14:textId="77777777" w:rsidR="00BB48ED" w:rsidRPr="00D47B1F" w:rsidRDefault="00BB48ED" w:rsidP="00BB48ED">
            <w:pPr>
              <w:pStyle w:val="TABLE-col-heading"/>
              <w:rPr>
                <w:ins w:id="9768" w:author="Charles Gifford" w:date="2017-03-18T14:14:00Z"/>
                <w:lang w:val="en-US"/>
              </w:rPr>
            </w:pPr>
            <w:ins w:id="9769" w:author="Charles Gifford" w:date="2017-03-18T14:14:00Z">
              <w:r w:rsidRPr="00D47B1F">
                <w:rPr>
                  <w:lang w:val="en-US"/>
                </w:rPr>
                <w:t>Description</w:t>
              </w:r>
            </w:ins>
          </w:p>
        </w:tc>
        <w:tc>
          <w:tcPr>
            <w:tcW w:w="0" w:type="auto"/>
          </w:tcPr>
          <w:p w14:paraId="59DC63FE" w14:textId="77777777" w:rsidR="00BB48ED" w:rsidRPr="00D47B1F" w:rsidRDefault="00BB48ED" w:rsidP="00BB48ED">
            <w:pPr>
              <w:pStyle w:val="TABLE-col-heading"/>
              <w:rPr>
                <w:ins w:id="9770" w:author="Charles Gifford" w:date="2017-03-18T14:14:00Z"/>
                <w:lang w:val="en-US"/>
              </w:rPr>
            </w:pPr>
            <w:ins w:id="9771" w:author="Charles Gifford" w:date="2017-03-18T14:14:00Z">
              <w:r>
                <w:rPr>
                  <w:lang w:val="en-US"/>
                </w:rPr>
                <w:t>Production e</w:t>
              </w:r>
              <w:r w:rsidRPr="00D47B1F">
                <w:rPr>
                  <w:lang w:val="en-US"/>
                </w:rPr>
                <w:t>xamples</w:t>
              </w:r>
            </w:ins>
          </w:p>
        </w:tc>
        <w:tc>
          <w:tcPr>
            <w:tcW w:w="0" w:type="auto"/>
          </w:tcPr>
          <w:p w14:paraId="76F4DC77" w14:textId="77777777" w:rsidR="00BB48ED" w:rsidRPr="00D47B1F" w:rsidRDefault="00BB48ED" w:rsidP="00BB48ED">
            <w:pPr>
              <w:pStyle w:val="TABLE-col-heading"/>
              <w:rPr>
                <w:ins w:id="9772" w:author="Charles Gifford" w:date="2017-03-18T14:14:00Z"/>
                <w:lang w:val="en-US"/>
              </w:rPr>
            </w:pPr>
            <w:ins w:id="9773" w:author="Charles Gifford" w:date="2017-03-18T14:14:00Z">
              <w:r>
                <w:rPr>
                  <w:lang w:val="en-US"/>
                </w:rPr>
                <w:t>Maintenance e</w:t>
              </w:r>
              <w:r w:rsidRPr="00D47B1F">
                <w:rPr>
                  <w:lang w:val="en-US"/>
                </w:rPr>
                <w:t>xamples</w:t>
              </w:r>
            </w:ins>
          </w:p>
        </w:tc>
        <w:tc>
          <w:tcPr>
            <w:tcW w:w="0" w:type="auto"/>
          </w:tcPr>
          <w:p w14:paraId="2ABAAF3A" w14:textId="77777777" w:rsidR="00BB48ED" w:rsidRPr="00D47B1F" w:rsidRDefault="00BB48ED" w:rsidP="00BB48ED">
            <w:pPr>
              <w:pStyle w:val="TABLE-col-heading"/>
              <w:rPr>
                <w:ins w:id="9774" w:author="Charles Gifford" w:date="2017-03-18T14:14:00Z"/>
                <w:lang w:val="en-US"/>
              </w:rPr>
            </w:pPr>
            <w:ins w:id="9775" w:author="Charles Gifford" w:date="2017-03-18T14:14:00Z">
              <w:r>
                <w:rPr>
                  <w:lang w:val="en-US"/>
                </w:rPr>
                <w:t>Quality e</w:t>
              </w:r>
              <w:r w:rsidRPr="00D47B1F">
                <w:rPr>
                  <w:lang w:val="en-US"/>
                </w:rPr>
                <w:t>xamples</w:t>
              </w:r>
            </w:ins>
          </w:p>
        </w:tc>
        <w:tc>
          <w:tcPr>
            <w:tcW w:w="0" w:type="auto"/>
          </w:tcPr>
          <w:p w14:paraId="56E1106C" w14:textId="77777777" w:rsidR="00BB48ED" w:rsidRPr="00D47B1F" w:rsidRDefault="00BB48ED" w:rsidP="00BB48ED">
            <w:pPr>
              <w:pStyle w:val="TABLE-col-heading"/>
              <w:rPr>
                <w:ins w:id="9776" w:author="Charles Gifford" w:date="2017-03-18T14:14:00Z"/>
                <w:lang w:val="en-US"/>
              </w:rPr>
            </w:pPr>
            <w:ins w:id="9777" w:author="Charles Gifford" w:date="2017-03-18T14:14:00Z">
              <w:r>
                <w:rPr>
                  <w:lang w:val="en-US"/>
                </w:rPr>
                <w:t>Inventory e</w:t>
              </w:r>
              <w:r w:rsidRPr="00D47B1F">
                <w:rPr>
                  <w:lang w:val="en-US"/>
                </w:rPr>
                <w:t>xamples</w:t>
              </w:r>
            </w:ins>
          </w:p>
        </w:tc>
      </w:tr>
      <w:tr w:rsidR="00BB48ED" w:rsidRPr="00D47B1F" w14:paraId="01FD10A7" w14:textId="77777777" w:rsidTr="00BB48ED">
        <w:trPr>
          <w:cantSplit/>
          <w:ins w:id="9778" w:author="Charles Gifford" w:date="2017-03-18T14:14:00Z"/>
        </w:trPr>
        <w:tc>
          <w:tcPr>
            <w:tcW w:w="0" w:type="auto"/>
          </w:tcPr>
          <w:p w14:paraId="13FE9980" w14:textId="77777777" w:rsidR="00BB48ED" w:rsidRPr="00D47B1F" w:rsidRDefault="00BB48ED" w:rsidP="00BB48ED">
            <w:pPr>
              <w:pStyle w:val="TABLE-cell"/>
              <w:rPr>
                <w:ins w:id="9779" w:author="Charles Gifford" w:date="2017-03-18T14:14:00Z"/>
                <w:lang w:val="en-US"/>
              </w:rPr>
            </w:pPr>
            <w:ins w:id="9780" w:author="Charles Gifford" w:date="2017-03-18T14:14:00Z">
              <w:r w:rsidRPr="00D47B1F">
                <w:rPr>
                  <w:lang w:val="en-US"/>
                </w:rPr>
                <w:t>ID</w:t>
              </w:r>
            </w:ins>
          </w:p>
        </w:tc>
        <w:tc>
          <w:tcPr>
            <w:tcW w:w="0" w:type="auto"/>
          </w:tcPr>
          <w:p w14:paraId="295374A8" w14:textId="77777777" w:rsidR="00BB48ED" w:rsidRPr="00D47B1F" w:rsidRDefault="00BB48ED" w:rsidP="00BB48ED">
            <w:pPr>
              <w:pStyle w:val="TABLE-cell"/>
              <w:rPr>
                <w:ins w:id="9781" w:author="Charles Gifford" w:date="2017-03-18T14:14:00Z"/>
                <w:i/>
                <w:lang w:val="en-US"/>
              </w:rPr>
            </w:pPr>
            <w:ins w:id="9782" w:author="Charles Gifford" w:date="2017-03-18T14:14:00Z">
              <w:r w:rsidRPr="00D47B1F">
                <w:rPr>
                  <w:lang w:val="en-US"/>
                </w:rPr>
                <w:t xml:space="preserve">Identification of the </w:t>
              </w:r>
              <w:r w:rsidRPr="00D47B1F">
                <w:rPr>
                  <w:i/>
                  <w:lang w:val="en-US"/>
                </w:rPr>
                <w:t>test specification property</w:t>
              </w:r>
            </w:ins>
          </w:p>
        </w:tc>
        <w:tc>
          <w:tcPr>
            <w:tcW w:w="0" w:type="auto"/>
          </w:tcPr>
          <w:p w14:paraId="01AF0A81" w14:textId="77777777" w:rsidR="00BB48ED" w:rsidRPr="00D47B1F" w:rsidRDefault="00BB48ED" w:rsidP="00BB48ED">
            <w:pPr>
              <w:pStyle w:val="TABLE-cell"/>
              <w:rPr>
                <w:ins w:id="9783" w:author="Charles Gifford" w:date="2017-03-18T14:14:00Z"/>
                <w:lang w:val="en-US"/>
              </w:rPr>
            </w:pPr>
            <w:ins w:id="9784" w:author="Charles Gifford" w:date="2017-03-18T14:14:00Z">
              <w:r w:rsidRPr="00D47B1F">
                <w:rPr>
                  <w:lang w:val="en-US"/>
                </w:rPr>
                <w:t>001</w:t>
              </w:r>
            </w:ins>
          </w:p>
        </w:tc>
        <w:tc>
          <w:tcPr>
            <w:tcW w:w="0" w:type="auto"/>
          </w:tcPr>
          <w:p w14:paraId="3332B68E" w14:textId="77777777" w:rsidR="00BB48ED" w:rsidRPr="00D47B1F" w:rsidRDefault="00BB48ED" w:rsidP="00BB48ED">
            <w:pPr>
              <w:pStyle w:val="TABLE-cell"/>
              <w:rPr>
                <w:ins w:id="9785" w:author="Charles Gifford" w:date="2017-03-18T14:14:00Z"/>
                <w:lang w:val="en-US"/>
              </w:rPr>
            </w:pPr>
            <w:ins w:id="9786" w:author="Charles Gifford" w:date="2017-03-18T14:14:00Z">
              <w:r>
                <w:rPr>
                  <w:lang w:val="en-US"/>
                </w:rPr>
                <w:t>Display Name</w:t>
              </w:r>
            </w:ins>
          </w:p>
        </w:tc>
        <w:tc>
          <w:tcPr>
            <w:tcW w:w="0" w:type="auto"/>
          </w:tcPr>
          <w:p w14:paraId="3B922833" w14:textId="77777777" w:rsidR="00BB48ED" w:rsidRPr="00D47B1F" w:rsidRDefault="00BB48ED" w:rsidP="00BB48ED">
            <w:pPr>
              <w:pStyle w:val="TABLE-cell"/>
              <w:rPr>
                <w:ins w:id="9787" w:author="Charles Gifford" w:date="2017-03-18T14:14:00Z"/>
                <w:lang w:val="en-US"/>
              </w:rPr>
            </w:pPr>
            <w:ins w:id="9788" w:author="Charles Gifford" w:date="2017-03-18T14:14:00Z">
              <w:r>
                <w:rPr>
                  <w:lang w:val="en-US"/>
                </w:rPr>
                <w:t>Test Classification</w:t>
              </w:r>
            </w:ins>
          </w:p>
        </w:tc>
        <w:tc>
          <w:tcPr>
            <w:tcW w:w="0" w:type="auto"/>
          </w:tcPr>
          <w:p w14:paraId="711D095C" w14:textId="77777777" w:rsidR="00BB48ED" w:rsidRPr="00D47B1F" w:rsidRDefault="00BB48ED" w:rsidP="00BB48ED">
            <w:pPr>
              <w:pStyle w:val="TABLE-cell"/>
              <w:rPr>
                <w:ins w:id="9789" w:author="Charles Gifford" w:date="2017-03-18T14:14:00Z"/>
                <w:lang w:val="en-US"/>
              </w:rPr>
            </w:pPr>
            <w:ins w:id="9790" w:author="Charles Gifford" w:date="2017-03-18T14:14:00Z">
              <w:r w:rsidRPr="00D47B1F">
                <w:rPr>
                  <w:lang w:val="en-US"/>
                </w:rPr>
                <w:t>Criticality</w:t>
              </w:r>
            </w:ins>
          </w:p>
        </w:tc>
      </w:tr>
      <w:tr w:rsidR="00BB48ED" w:rsidRPr="00D47B1F" w14:paraId="5EEE83C9" w14:textId="77777777" w:rsidTr="00BB48ED">
        <w:trPr>
          <w:cantSplit/>
          <w:ins w:id="9791" w:author="Charles Gifford" w:date="2017-03-18T14:14:00Z"/>
        </w:trPr>
        <w:tc>
          <w:tcPr>
            <w:tcW w:w="0" w:type="auto"/>
          </w:tcPr>
          <w:p w14:paraId="64747E74" w14:textId="77777777" w:rsidR="00BB48ED" w:rsidRPr="00D47B1F" w:rsidRDefault="00BB48ED" w:rsidP="00BB48ED">
            <w:pPr>
              <w:pStyle w:val="TABLE-cell"/>
              <w:rPr>
                <w:ins w:id="9792" w:author="Charles Gifford" w:date="2017-03-18T14:14:00Z"/>
                <w:lang w:val="en-US"/>
              </w:rPr>
            </w:pPr>
            <w:ins w:id="9793" w:author="Charles Gifford" w:date="2017-03-18T14:14:00Z">
              <w:r w:rsidRPr="00D47B1F">
                <w:rPr>
                  <w:lang w:val="en-US"/>
                </w:rPr>
                <w:t>Description</w:t>
              </w:r>
            </w:ins>
          </w:p>
        </w:tc>
        <w:tc>
          <w:tcPr>
            <w:tcW w:w="0" w:type="auto"/>
          </w:tcPr>
          <w:p w14:paraId="6424134A" w14:textId="77777777" w:rsidR="00BB48ED" w:rsidRPr="00D47B1F" w:rsidRDefault="00BB48ED" w:rsidP="00BB48ED">
            <w:pPr>
              <w:pStyle w:val="TABLE-cell"/>
              <w:rPr>
                <w:ins w:id="9794" w:author="Charles Gifford" w:date="2017-03-18T14:14:00Z"/>
                <w:i/>
                <w:lang w:val="en-US"/>
              </w:rPr>
            </w:pPr>
            <w:ins w:id="9795" w:author="Charles Gifford" w:date="2017-03-18T14:14:00Z">
              <w:r w:rsidRPr="00D47B1F">
                <w:rPr>
                  <w:lang w:val="en-US"/>
                </w:rPr>
                <w:t xml:space="preserve">Description of the </w:t>
              </w:r>
              <w:r w:rsidRPr="00D47B1F">
                <w:rPr>
                  <w:i/>
                  <w:lang w:val="en-US"/>
                </w:rPr>
                <w:t>test specification property</w:t>
              </w:r>
            </w:ins>
          </w:p>
        </w:tc>
        <w:tc>
          <w:tcPr>
            <w:tcW w:w="0" w:type="auto"/>
          </w:tcPr>
          <w:p w14:paraId="5704E4FC" w14:textId="77777777" w:rsidR="00BB48ED" w:rsidRPr="00D47B1F" w:rsidRDefault="00BB48ED" w:rsidP="00BB48ED">
            <w:pPr>
              <w:pStyle w:val="TABLE-cell"/>
              <w:rPr>
                <w:ins w:id="9796" w:author="Charles Gifford" w:date="2017-03-18T14:14:00Z"/>
                <w:lang w:val="en-US"/>
              </w:rPr>
            </w:pPr>
            <w:ins w:id="9797" w:author="Charles Gifford" w:date="2017-03-18T14:14:00Z">
              <w:r>
                <w:rPr>
                  <w:lang w:val="en-US"/>
                </w:rPr>
                <w:t>Approver</w:t>
              </w:r>
              <w:r w:rsidRPr="00D47B1F">
                <w:rPr>
                  <w:lang w:val="en-US"/>
                </w:rPr>
                <w:t xml:space="preserve"> of the test specification</w:t>
              </w:r>
            </w:ins>
          </w:p>
        </w:tc>
        <w:tc>
          <w:tcPr>
            <w:tcW w:w="0" w:type="auto"/>
          </w:tcPr>
          <w:p w14:paraId="71D16EFC" w14:textId="77777777" w:rsidR="00BB48ED" w:rsidRPr="00D47B1F" w:rsidRDefault="00BB48ED" w:rsidP="00BB48ED">
            <w:pPr>
              <w:pStyle w:val="TABLE-cell"/>
              <w:rPr>
                <w:ins w:id="9798" w:author="Charles Gifford" w:date="2017-03-18T14:14:00Z"/>
                <w:lang w:val="en-US"/>
              </w:rPr>
            </w:pPr>
            <w:ins w:id="9799" w:author="Charles Gifford" w:date="2017-03-18T14:14:00Z">
              <w:r>
                <w:rPr>
                  <w:lang w:val="en-US"/>
                </w:rPr>
                <w:t>Short name used to display on a device user interface.</w:t>
              </w:r>
            </w:ins>
          </w:p>
        </w:tc>
        <w:tc>
          <w:tcPr>
            <w:tcW w:w="0" w:type="auto"/>
          </w:tcPr>
          <w:p w14:paraId="0A9BB8C7" w14:textId="77777777" w:rsidR="00BB48ED" w:rsidRPr="00D47B1F" w:rsidRDefault="00BB48ED" w:rsidP="00BB48ED">
            <w:pPr>
              <w:pStyle w:val="TABLE-cell"/>
              <w:rPr>
                <w:ins w:id="9800" w:author="Charles Gifford" w:date="2017-03-18T14:14:00Z"/>
                <w:lang w:val="en-US"/>
              </w:rPr>
            </w:pPr>
            <w:ins w:id="9801" w:author="Charles Gifford" w:date="2017-03-18T14:14:00Z">
              <w:r w:rsidRPr="00D47B1F">
                <w:rPr>
                  <w:lang w:val="en-US"/>
                </w:rPr>
                <w:t>Class</w:t>
              </w:r>
              <w:r>
                <w:rPr>
                  <w:lang w:val="en-US"/>
                </w:rPr>
                <w:t>ification</w:t>
              </w:r>
              <w:r w:rsidRPr="00D47B1F">
                <w:rPr>
                  <w:lang w:val="en-US"/>
                </w:rPr>
                <w:t xml:space="preserve"> of the test</w:t>
              </w:r>
            </w:ins>
          </w:p>
        </w:tc>
        <w:tc>
          <w:tcPr>
            <w:tcW w:w="0" w:type="auto"/>
          </w:tcPr>
          <w:p w14:paraId="130C6E42" w14:textId="77777777" w:rsidR="00BB48ED" w:rsidRPr="00D47B1F" w:rsidRDefault="00BB48ED" w:rsidP="00BB48ED">
            <w:pPr>
              <w:pStyle w:val="TABLE-cell"/>
              <w:rPr>
                <w:ins w:id="9802" w:author="Charles Gifford" w:date="2017-03-18T14:14:00Z"/>
                <w:lang w:val="en-US"/>
              </w:rPr>
            </w:pPr>
            <w:ins w:id="9803" w:author="Charles Gifford" w:date="2017-03-18T14:14:00Z">
              <w:r w:rsidRPr="00D47B1F">
                <w:rPr>
                  <w:lang w:val="en-US"/>
                </w:rPr>
                <w:t>Indicates the safety criticality of the test</w:t>
              </w:r>
            </w:ins>
          </w:p>
        </w:tc>
      </w:tr>
      <w:tr w:rsidR="00BB48ED" w:rsidRPr="00D47B1F" w14:paraId="18CF44A0" w14:textId="77777777" w:rsidTr="00BB48ED">
        <w:trPr>
          <w:cantSplit/>
          <w:ins w:id="9804" w:author="Charles Gifford" w:date="2017-03-18T14:14:00Z"/>
        </w:trPr>
        <w:tc>
          <w:tcPr>
            <w:tcW w:w="0" w:type="auto"/>
          </w:tcPr>
          <w:p w14:paraId="7F429D7E" w14:textId="77777777" w:rsidR="00BB48ED" w:rsidRPr="00D47B1F" w:rsidRDefault="00BB48ED" w:rsidP="00BB48ED">
            <w:pPr>
              <w:pStyle w:val="TABLE-cell"/>
              <w:rPr>
                <w:ins w:id="9805" w:author="Charles Gifford" w:date="2017-03-18T14:14:00Z"/>
                <w:lang w:val="en-US"/>
              </w:rPr>
            </w:pPr>
            <w:ins w:id="9806" w:author="Charles Gifford" w:date="2017-03-18T14:14:00Z">
              <w:r w:rsidRPr="00D47B1F">
                <w:rPr>
                  <w:lang w:val="en-US"/>
                </w:rPr>
                <w:t>Value</w:t>
              </w:r>
            </w:ins>
          </w:p>
        </w:tc>
        <w:tc>
          <w:tcPr>
            <w:tcW w:w="0" w:type="auto"/>
          </w:tcPr>
          <w:p w14:paraId="39A0E50F" w14:textId="77777777" w:rsidR="00BB48ED" w:rsidRPr="00D47B1F" w:rsidRDefault="00BB48ED" w:rsidP="00BB48ED">
            <w:pPr>
              <w:pStyle w:val="TABLE-cell"/>
              <w:rPr>
                <w:ins w:id="9807" w:author="Charles Gifford" w:date="2017-03-18T14:14:00Z"/>
                <w:lang w:val="en-US"/>
              </w:rPr>
            </w:pPr>
            <w:ins w:id="9808" w:author="Charles Gifford" w:date="2017-03-18T14:14:00Z">
              <w:r w:rsidRPr="00D47B1F">
                <w:rPr>
                  <w:lang w:val="en-US"/>
                </w:rPr>
                <w:t>The value, set of values, or range of the property.</w:t>
              </w:r>
            </w:ins>
          </w:p>
        </w:tc>
        <w:tc>
          <w:tcPr>
            <w:tcW w:w="0" w:type="auto"/>
          </w:tcPr>
          <w:p w14:paraId="6C8034B5" w14:textId="77777777" w:rsidR="00BB48ED" w:rsidRPr="00D47B1F" w:rsidRDefault="00BB48ED" w:rsidP="00BB48ED">
            <w:pPr>
              <w:pStyle w:val="TABLE-cell"/>
              <w:rPr>
                <w:ins w:id="9809" w:author="Charles Gifford" w:date="2017-03-18T14:14:00Z"/>
                <w:lang w:val="en-US"/>
              </w:rPr>
            </w:pPr>
            <w:ins w:id="9810" w:author="Charles Gifford" w:date="2017-03-18T14:14:00Z">
              <w:r>
                <w:rPr>
                  <w:lang w:val="en-US"/>
                </w:rPr>
                <w:t>Quality Control Supervisor</w:t>
              </w:r>
            </w:ins>
          </w:p>
        </w:tc>
        <w:tc>
          <w:tcPr>
            <w:tcW w:w="0" w:type="auto"/>
          </w:tcPr>
          <w:p w14:paraId="0D72EFCE" w14:textId="77777777" w:rsidR="00BB48ED" w:rsidRPr="00D47B1F" w:rsidRDefault="00BB48ED" w:rsidP="00BB48ED">
            <w:pPr>
              <w:pStyle w:val="TABLE-cell"/>
              <w:rPr>
                <w:ins w:id="9811" w:author="Charles Gifford" w:date="2017-03-18T14:14:00Z"/>
                <w:lang w:val="en-US"/>
              </w:rPr>
            </w:pPr>
            <w:ins w:id="9812" w:author="Charles Gifford" w:date="2017-03-18T14:14:00Z">
              <w:r>
                <w:rPr>
                  <w:lang w:val="en-US"/>
                </w:rPr>
                <w:t>Cylinder Wear</w:t>
              </w:r>
            </w:ins>
          </w:p>
        </w:tc>
        <w:tc>
          <w:tcPr>
            <w:tcW w:w="0" w:type="auto"/>
          </w:tcPr>
          <w:p w14:paraId="0D66629E" w14:textId="77777777" w:rsidR="00BB48ED" w:rsidRPr="00D47B1F" w:rsidRDefault="00BB48ED" w:rsidP="00BB48ED">
            <w:pPr>
              <w:pStyle w:val="TABLE-cell"/>
              <w:rPr>
                <w:ins w:id="9813" w:author="Charles Gifford" w:date="2017-03-18T14:14:00Z"/>
                <w:lang w:val="en-US"/>
              </w:rPr>
            </w:pPr>
            <w:ins w:id="9814" w:author="Charles Gifford" w:date="2017-03-18T14:14:00Z">
              <w:r w:rsidRPr="00D47B1F">
                <w:rPr>
                  <w:lang w:val="en-US"/>
                </w:rPr>
                <w:t>Microbiological</w:t>
              </w:r>
            </w:ins>
          </w:p>
        </w:tc>
        <w:tc>
          <w:tcPr>
            <w:tcW w:w="0" w:type="auto"/>
          </w:tcPr>
          <w:p w14:paraId="2BE20464" w14:textId="77777777" w:rsidR="00BB48ED" w:rsidRPr="00D47B1F" w:rsidRDefault="00BB48ED" w:rsidP="00BB48ED">
            <w:pPr>
              <w:pStyle w:val="TABLE-cell"/>
              <w:rPr>
                <w:ins w:id="9815" w:author="Charles Gifford" w:date="2017-03-18T14:14:00Z"/>
                <w:lang w:val="en-US"/>
              </w:rPr>
            </w:pPr>
            <w:ins w:id="9816" w:author="Charles Gifford" w:date="2017-03-18T14:14:00Z">
              <w:r w:rsidRPr="00D47B1F">
                <w:rPr>
                  <w:lang w:val="en-US"/>
                </w:rPr>
                <w:t>High</w:t>
              </w:r>
            </w:ins>
          </w:p>
        </w:tc>
      </w:tr>
      <w:tr w:rsidR="00BB48ED" w:rsidRPr="00D47B1F" w14:paraId="0F12F584" w14:textId="77777777" w:rsidTr="00BB48ED">
        <w:trPr>
          <w:cantSplit/>
          <w:ins w:id="9817" w:author="Charles Gifford" w:date="2017-03-18T14:14:00Z"/>
        </w:trPr>
        <w:tc>
          <w:tcPr>
            <w:tcW w:w="0" w:type="auto"/>
          </w:tcPr>
          <w:p w14:paraId="62886EDC" w14:textId="77777777" w:rsidR="00BB48ED" w:rsidRPr="00D47B1F" w:rsidRDefault="00BB48ED" w:rsidP="00BB48ED">
            <w:pPr>
              <w:pStyle w:val="TABLE-cell"/>
              <w:rPr>
                <w:ins w:id="9818" w:author="Charles Gifford" w:date="2017-03-18T14:14:00Z"/>
                <w:lang w:val="en-US"/>
              </w:rPr>
            </w:pPr>
            <w:ins w:id="9819" w:author="Charles Gifford" w:date="2017-03-18T14:14:00Z">
              <w:r w:rsidRPr="00D47B1F">
                <w:rPr>
                  <w:lang w:val="en-US"/>
                </w:rPr>
                <w:t>Value unit of measure</w:t>
              </w:r>
            </w:ins>
          </w:p>
        </w:tc>
        <w:tc>
          <w:tcPr>
            <w:tcW w:w="0" w:type="auto"/>
          </w:tcPr>
          <w:p w14:paraId="2711EBBA" w14:textId="77777777" w:rsidR="00BB48ED" w:rsidRPr="00D47B1F" w:rsidRDefault="00BB48ED" w:rsidP="00BB48ED">
            <w:pPr>
              <w:pStyle w:val="TABLE-cell"/>
              <w:rPr>
                <w:ins w:id="9820" w:author="Charles Gifford" w:date="2017-03-18T14:14:00Z"/>
                <w:lang w:val="en-US"/>
              </w:rPr>
            </w:pPr>
            <w:ins w:id="9821" w:author="Charles Gifford" w:date="2017-03-18T14:14:00Z">
              <w:r w:rsidRPr="00D47B1F">
                <w:rPr>
                  <w:lang w:val="en-US"/>
                </w:rPr>
                <w:t>The unit of measure of the associated property values, if applicable.</w:t>
              </w:r>
            </w:ins>
          </w:p>
        </w:tc>
        <w:tc>
          <w:tcPr>
            <w:tcW w:w="0" w:type="auto"/>
          </w:tcPr>
          <w:p w14:paraId="758D176F" w14:textId="77777777" w:rsidR="00BB48ED" w:rsidRPr="00D47B1F" w:rsidRDefault="00BB48ED" w:rsidP="00BB48ED">
            <w:pPr>
              <w:pStyle w:val="TABLE-cell"/>
              <w:rPr>
                <w:ins w:id="9822" w:author="Charles Gifford" w:date="2017-03-18T14:14:00Z"/>
                <w:lang w:val="en-US"/>
              </w:rPr>
            </w:pPr>
            <w:ins w:id="9823" w:author="Charles Gifford" w:date="2017-03-18T14:14:00Z">
              <w:r w:rsidRPr="00D47B1F">
                <w:rPr>
                  <w:lang w:val="en-US"/>
                </w:rPr>
                <w:t>String</w:t>
              </w:r>
            </w:ins>
          </w:p>
        </w:tc>
        <w:tc>
          <w:tcPr>
            <w:tcW w:w="0" w:type="auto"/>
          </w:tcPr>
          <w:p w14:paraId="40C8E77F" w14:textId="77777777" w:rsidR="00BB48ED" w:rsidRPr="00D47B1F" w:rsidRDefault="00BB48ED" w:rsidP="00BB48ED">
            <w:pPr>
              <w:pStyle w:val="TABLE-cell"/>
              <w:rPr>
                <w:ins w:id="9824" w:author="Charles Gifford" w:date="2017-03-18T14:14:00Z"/>
                <w:lang w:val="en-US"/>
              </w:rPr>
            </w:pPr>
            <w:ins w:id="9825" w:author="Charles Gifford" w:date="2017-03-18T14:14:00Z">
              <w:r>
                <w:rPr>
                  <w:lang w:val="en-US"/>
                </w:rPr>
                <w:t>String</w:t>
              </w:r>
            </w:ins>
          </w:p>
        </w:tc>
        <w:tc>
          <w:tcPr>
            <w:tcW w:w="0" w:type="auto"/>
          </w:tcPr>
          <w:p w14:paraId="7665DBCF" w14:textId="77777777" w:rsidR="00BB48ED" w:rsidRPr="00D47B1F" w:rsidRDefault="00BB48ED" w:rsidP="00BB48ED">
            <w:pPr>
              <w:pStyle w:val="TABLE-cell"/>
              <w:rPr>
                <w:ins w:id="9826" w:author="Charles Gifford" w:date="2017-03-18T14:14:00Z"/>
                <w:lang w:val="en-US"/>
              </w:rPr>
            </w:pPr>
            <w:ins w:id="9827" w:author="Charles Gifford" w:date="2017-03-18T14:14:00Z">
              <w:r w:rsidRPr="00D47B1F">
                <w:rPr>
                  <w:lang w:val="en-US"/>
                </w:rPr>
                <w:t>&lt;Chemical, Physical, Microbiological&gt;</w:t>
              </w:r>
            </w:ins>
          </w:p>
        </w:tc>
        <w:tc>
          <w:tcPr>
            <w:tcW w:w="0" w:type="auto"/>
          </w:tcPr>
          <w:p w14:paraId="3CAE8AE3" w14:textId="77777777" w:rsidR="00BB48ED" w:rsidRPr="00D47B1F" w:rsidRDefault="00BB48ED" w:rsidP="00BB48ED">
            <w:pPr>
              <w:pStyle w:val="TABLE-cell"/>
              <w:rPr>
                <w:ins w:id="9828" w:author="Charles Gifford" w:date="2017-03-18T14:14:00Z"/>
                <w:lang w:val="en-US"/>
              </w:rPr>
            </w:pPr>
            <w:ins w:id="9829" w:author="Charles Gifford" w:date="2017-03-18T14:14:00Z">
              <w:r w:rsidRPr="00D47B1F">
                <w:rPr>
                  <w:lang w:val="en-US"/>
                </w:rPr>
                <w:t>&lt;High, Medium, Low, N/A&gt;</w:t>
              </w:r>
            </w:ins>
          </w:p>
        </w:tc>
      </w:tr>
    </w:tbl>
    <w:p w14:paraId="6B8FCFDC" w14:textId="77777777" w:rsidR="00BB48ED" w:rsidRPr="00D47B1F" w:rsidRDefault="00BB48ED" w:rsidP="00BB48ED">
      <w:pPr>
        <w:pStyle w:val="Heading3"/>
        <w:ind w:left="900" w:hanging="900"/>
        <w:rPr>
          <w:ins w:id="9830" w:author="Charles Gifford" w:date="2017-03-18T14:14:00Z"/>
        </w:rPr>
      </w:pPr>
      <w:ins w:id="9831" w:author="Charles Gifford" w:date="2017-03-18T14:14:00Z">
        <w:r w:rsidRPr="00D47B1F">
          <w:t>Test specification criteria</w:t>
        </w:r>
      </w:ins>
    </w:p>
    <w:p w14:paraId="07260FEE" w14:textId="77777777" w:rsidR="00BB48ED" w:rsidRDefault="00BB48ED" w:rsidP="00BB48ED">
      <w:pPr>
        <w:pStyle w:val="PARAGRAPH"/>
        <w:rPr>
          <w:ins w:id="9832" w:author="Charles Gifford" w:date="2017-03-18T14:14:00Z"/>
          <w:lang w:val="en-US"/>
        </w:rPr>
      </w:pPr>
      <w:ins w:id="9833" w:author="Charles Gifford" w:date="2017-03-18T14:14:00Z">
        <w:r w:rsidRPr="00D47B1F">
          <w:rPr>
            <w:lang w:val="en-US"/>
          </w:rPr>
          <w:t xml:space="preserve">The </w:t>
        </w:r>
        <w:r w:rsidRPr="00D47B1F">
          <w:rPr>
            <w:i/>
            <w:lang w:val="en-US"/>
          </w:rPr>
          <w:t>test specification criteria</w:t>
        </w:r>
        <w:r w:rsidRPr="00D47B1F">
          <w:rPr>
            <w:lang w:val="en-US"/>
          </w:rPr>
          <w:t xml:space="preserve"> object defines the set of criteria to </w:t>
        </w:r>
        <w:r>
          <w:rPr>
            <w:lang w:val="en-US"/>
          </w:rPr>
          <w:t>evaluate</w:t>
        </w:r>
        <w:r w:rsidRPr="00D47B1F">
          <w:rPr>
            <w:lang w:val="en-US"/>
          </w:rPr>
          <w:t xml:space="preserve"> and the test </w:t>
        </w:r>
        <w:r>
          <w:rPr>
            <w:lang w:val="en-US"/>
          </w:rPr>
          <w:t>result</w:t>
        </w:r>
        <w:r w:rsidRPr="00D47B1F">
          <w:rPr>
            <w:lang w:val="en-US"/>
          </w:rPr>
          <w:t xml:space="preserve"> to be reported w</w:t>
        </w:r>
        <w:r>
          <w:rPr>
            <w:lang w:val="en-US"/>
          </w:rPr>
          <w:t>hen a testable object satisfies those criteria</w:t>
        </w:r>
        <w:r w:rsidRPr="00D47B1F">
          <w:rPr>
            <w:lang w:val="en-US"/>
          </w:rPr>
          <w:t xml:space="preserve">. </w:t>
        </w:r>
        <w:r>
          <w:rPr>
            <w:lang w:val="en-US"/>
          </w:rPr>
          <w:fldChar w:fldCharType="begin"/>
        </w:r>
        <w:r>
          <w:rPr>
            <w:lang w:val="en-US"/>
          </w:rPr>
          <w:instrText xml:space="preserve"> REF _Ref459198215 \h </w:instrText>
        </w:r>
      </w:ins>
      <w:r>
        <w:rPr>
          <w:lang w:val="en-US"/>
        </w:rPr>
      </w:r>
      <w:ins w:id="9834" w:author="Charles Gifford" w:date="2017-03-18T14:14:00Z">
        <w:r>
          <w:rPr>
            <w:lang w:val="en-US"/>
          </w:rPr>
          <w:fldChar w:fldCharType="separate"/>
        </w:r>
        <w:r w:rsidRPr="00D47B1F">
          <w:rPr>
            <w:lang w:val="en-US"/>
          </w:rPr>
          <w:t xml:space="preserve">Table </w:t>
        </w:r>
        <w:r>
          <w:rPr>
            <w:noProof/>
            <w:lang w:val="en-US"/>
          </w:rPr>
          <w:t>4</w:t>
        </w:r>
        <w:r>
          <w:rPr>
            <w:lang w:val="en-US"/>
          </w:rPr>
          <w:fldChar w:fldCharType="end"/>
        </w:r>
        <w:r>
          <w:rPr>
            <w:lang w:val="en-US"/>
          </w:rPr>
          <w:t xml:space="preserve"> </w:t>
        </w:r>
        <w:r w:rsidRPr="00D47B1F">
          <w:rPr>
            <w:lang w:val="en-US"/>
          </w:rPr>
          <w:t>lists the attributes of</w:t>
        </w:r>
        <w:r>
          <w:rPr>
            <w:lang w:val="en-US"/>
          </w:rPr>
          <w:t xml:space="preserve"> the</w:t>
        </w:r>
        <w:r w:rsidRPr="00D47B1F">
          <w:rPr>
            <w:lang w:val="en-US"/>
          </w:rPr>
          <w:t xml:space="preserve"> </w:t>
        </w:r>
        <w:r w:rsidRPr="00D47B1F">
          <w:rPr>
            <w:i/>
            <w:lang w:val="en-US"/>
          </w:rPr>
          <w:t>test specification criteria</w:t>
        </w:r>
        <w:r w:rsidRPr="00D47B1F">
          <w:rPr>
            <w:lang w:val="en-US"/>
          </w:rPr>
          <w:t>.</w:t>
        </w:r>
      </w:ins>
    </w:p>
    <w:p w14:paraId="5A3DCB3E" w14:textId="47BAD764" w:rsidR="00BB48ED" w:rsidRDefault="00201D18" w:rsidP="00BB48ED">
      <w:pPr>
        <w:pStyle w:val="PARAGRAPH"/>
        <w:rPr>
          <w:ins w:id="9835" w:author="Charles Gifford" w:date="2017-03-18T15:56:00Z"/>
        </w:rPr>
      </w:pPr>
      <w:ins w:id="9836" w:author="Charles Gifford" w:date="2017-03-22T16:41:00Z">
        <w:r>
          <w:fldChar w:fldCharType="begin"/>
        </w:r>
        <w:r>
          <w:instrText xml:space="preserve"> REF _Ref477964210 \h </w:instrText>
        </w:r>
      </w:ins>
      <w:r>
        <w:fldChar w:fldCharType="separate"/>
      </w:r>
      <w:ins w:id="9837" w:author="Charles Gifford" w:date="2017-03-22T16:41:00Z">
        <w:r>
          <w:t xml:space="preserve">Table </w:t>
        </w:r>
        <w:r>
          <w:rPr>
            <w:noProof/>
          </w:rPr>
          <w:t>100</w:t>
        </w:r>
        <w:r>
          <w:fldChar w:fldCharType="end"/>
        </w:r>
        <w:r>
          <w:t xml:space="preserve"> </w:t>
        </w:r>
      </w:ins>
      <w:ins w:id="9838" w:author="Charles Gifford" w:date="2017-03-18T15:57:00Z">
        <w:r w:rsidR="006822F3">
          <w:t>defines</w:t>
        </w:r>
        <w:r w:rsidR="006822F3" w:rsidRPr="00D47B1F">
          <w:t xml:space="preserve"> the relationship</w:t>
        </w:r>
        <w:r w:rsidR="006822F3">
          <w:t xml:space="preserve"> role</w:t>
        </w:r>
        <w:r w:rsidR="006822F3" w:rsidRPr="00D47B1F">
          <w:t>s</w:t>
        </w:r>
        <w:r w:rsidR="006822F3" w:rsidRPr="00185A6C">
          <w:t xml:space="preserve"> </w:t>
        </w:r>
        <w:r w:rsidR="006822F3">
          <w:t>for</w:t>
        </w:r>
        <w:r w:rsidR="006822F3" w:rsidRPr="00185A6C">
          <w:t xml:space="preserve"> the </w:t>
        </w:r>
        <w:r w:rsidR="006822F3" w:rsidRPr="00D47B1F">
          <w:rPr>
            <w:i/>
          </w:rPr>
          <w:t>test specification</w:t>
        </w:r>
        <w:r w:rsidR="006822F3">
          <w:rPr>
            <w:i/>
          </w:rPr>
          <w:t xml:space="preserve"> criteria. </w:t>
        </w:r>
      </w:ins>
      <w:ins w:id="9839" w:author="Charles Gifford" w:date="2017-03-22T16:41:00Z">
        <w:r>
          <w:fldChar w:fldCharType="begin"/>
        </w:r>
        <w:r>
          <w:rPr>
            <w:i/>
          </w:rPr>
          <w:instrText xml:space="preserve"> REF _Ref477964230 \h </w:instrText>
        </w:r>
      </w:ins>
      <w:r>
        <w:fldChar w:fldCharType="separate"/>
      </w:r>
      <w:ins w:id="9840" w:author="Charles Gifford" w:date="2017-03-22T16:41:00Z">
        <w:r>
          <w:t xml:space="preserve">Table </w:t>
        </w:r>
        <w:r>
          <w:rPr>
            <w:noProof/>
          </w:rPr>
          <w:t>101</w:t>
        </w:r>
        <w:r>
          <w:fldChar w:fldCharType="end"/>
        </w:r>
        <w:r>
          <w:t xml:space="preserve"> </w:t>
        </w:r>
      </w:ins>
      <w:ins w:id="9841" w:author="Charles Gifford" w:date="2017-03-18T14:14:00Z">
        <w:r w:rsidR="00BB48ED" w:rsidRPr="00D47B1F">
          <w:t xml:space="preserve">lists the attributes of </w:t>
        </w:r>
        <w:r w:rsidR="00BB48ED">
          <w:t xml:space="preserve">the </w:t>
        </w:r>
        <w:r w:rsidR="00BB48ED" w:rsidRPr="00D47B1F">
          <w:rPr>
            <w:i/>
          </w:rPr>
          <w:t>test specification</w:t>
        </w:r>
        <w:r w:rsidR="00BB48ED">
          <w:rPr>
            <w:i/>
          </w:rPr>
          <w:t xml:space="preserve"> criteria</w:t>
        </w:r>
        <w:r w:rsidR="00BB48ED" w:rsidRPr="00D47B1F">
          <w:t>.</w:t>
        </w:r>
      </w:ins>
    </w:p>
    <w:p w14:paraId="2A827742" w14:textId="04A14348" w:rsidR="006822F3" w:rsidRDefault="00201D18" w:rsidP="00E05180">
      <w:pPr>
        <w:pStyle w:val="TABLE-title"/>
        <w:rPr>
          <w:ins w:id="9842" w:author="Charles Gifford" w:date="2017-03-18T15:56:00Z"/>
        </w:rPr>
      </w:pPr>
      <w:bookmarkStart w:id="9843" w:name="_Ref477964210"/>
      <w:bookmarkStart w:id="9844" w:name="_Toc478492400"/>
      <w:ins w:id="9845" w:author="Charles Gifford" w:date="2017-03-22T16:40:00Z">
        <w:r>
          <w:t xml:space="preserve">Table </w:t>
        </w:r>
        <w:r>
          <w:fldChar w:fldCharType="begin"/>
        </w:r>
        <w:r>
          <w:instrText xml:space="preserve"> SEQ Table \* ARABIC </w:instrText>
        </w:r>
      </w:ins>
      <w:r>
        <w:fldChar w:fldCharType="separate"/>
      </w:r>
      <w:ins w:id="9846" w:author="Charles Gifford" w:date="2017-03-22T16:40:00Z">
        <w:r>
          <w:rPr>
            <w:noProof/>
          </w:rPr>
          <w:t>100</w:t>
        </w:r>
        <w:r>
          <w:fldChar w:fldCharType="end"/>
        </w:r>
        <w:bookmarkEnd w:id="9843"/>
        <w:r>
          <w:t xml:space="preserve"> </w:t>
        </w:r>
      </w:ins>
      <w:ins w:id="9847" w:author="Charles Gifford" w:date="2017-03-18T15:56:00Z">
        <w:r w:rsidR="006822F3">
          <w:t xml:space="preserve"> - Test specification criteria relationship roles</w:t>
        </w:r>
        <w:bookmarkEnd w:id="9844"/>
      </w:ins>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6822F3" w:rsidRPr="009432BC" w14:paraId="6D58F204" w14:textId="77777777" w:rsidTr="00D04D26">
        <w:trPr>
          <w:trHeight w:val="197"/>
          <w:tblHeader/>
          <w:ins w:id="9848" w:author="Charles Gifford" w:date="2017-03-18T15:56:00Z"/>
        </w:trPr>
        <w:tc>
          <w:tcPr>
            <w:tcW w:w="2155" w:type="dxa"/>
            <w:shd w:val="clear" w:color="auto" w:fill="auto"/>
          </w:tcPr>
          <w:p w14:paraId="6A25F990" w14:textId="77777777" w:rsidR="006822F3" w:rsidRPr="009432BC" w:rsidRDefault="006822F3" w:rsidP="00D04D26">
            <w:pPr>
              <w:pStyle w:val="TABLE-col-heading"/>
              <w:rPr>
                <w:ins w:id="9849" w:author="Charles Gifford" w:date="2017-03-18T15:56:00Z"/>
              </w:rPr>
            </w:pPr>
            <w:ins w:id="9850" w:author="Charles Gifford" w:date="2017-03-18T15:56:00Z">
              <w:r w:rsidRPr="009432BC">
                <w:t>Related Object</w:t>
              </w:r>
            </w:ins>
          </w:p>
        </w:tc>
        <w:tc>
          <w:tcPr>
            <w:tcW w:w="2070" w:type="dxa"/>
            <w:shd w:val="clear" w:color="auto" w:fill="auto"/>
          </w:tcPr>
          <w:p w14:paraId="4DE3FA4E" w14:textId="77777777" w:rsidR="006822F3" w:rsidRPr="009432BC" w:rsidRDefault="006822F3" w:rsidP="00D04D26">
            <w:pPr>
              <w:pStyle w:val="TABLE-col-heading"/>
              <w:rPr>
                <w:ins w:id="9851" w:author="Charles Gifford" w:date="2017-03-18T15:56:00Z"/>
              </w:rPr>
            </w:pPr>
            <w:ins w:id="9852" w:author="Charles Gifford" w:date="2017-03-18T15:56:00Z">
              <w:r w:rsidRPr="009432BC">
                <w:t>Role</w:t>
              </w:r>
            </w:ins>
          </w:p>
        </w:tc>
        <w:tc>
          <w:tcPr>
            <w:tcW w:w="1080" w:type="dxa"/>
            <w:shd w:val="clear" w:color="auto" w:fill="auto"/>
          </w:tcPr>
          <w:p w14:paraId="3E0658E1" w14:textId="77777777" w:rsidR="006822F3" w:rsidRPr="009432BC" w:rsidRDefault="006822F3" w:rsidP="00D04D26">
            <w:pPr>
              <w:pStyle w:val="TABLE-col-heading"/>
              <w:rPr>
                <w:ins w:id="9853" w:author="Charles Gifford" w:date="2017-03-18T15:56:00Z"/>
              </w:rPr>
            </w:pPr>
            <w:ins w:id="9854" w:author="Charles Gifford" w:date="2017-03-18T15:56:00Z">
              <w:r w:rsidRPr="009432BC">
                <w:t>Multiplicity</w:t>
              </w:r>
            </w:ins>
          </w:p>
        </w:tc>
        <w:tc>
          <w:tcPr>
            <w:tcW w:w="3780" w:type="dxa"/>
            <w:shd w:val="clear" w:color="auto" w:fill="auto"/>
          </w:tcPr>
          <w:p w14:paraId="148C81B6" w14:textId="77777777" w:rsidR="006822F3" w:rsidRPr="009432BC" w:rsidRDefault="006822F3" w:rsidP="00D04D26">
            <w:pPr>
              <w:pStyle w:val="TABLE-col-heading"/>
              <w:rPr>
                <w:ins w:id="9855" w:author="Charles Gifford" w:date="2017-03-18T15:56:00Z"/>
              </w:rPr>
            </w:pPr>
            <w:ins w:id="9856" w:author="Charles Gifford" w:date="2017-03-18T15:56:00Z">
              <w:r w:rsidRPr="009432BC">
                <w:t>Description</w:t>
              </w:r>
            </w:ins>
          </w:p>
        </w:tc>
      </w:tr>
      <w:tr w:rsidR="006822F3" w:rsidRPr="009432BC" w14:paraId="00B4CAF3" w14:textId="77777777" w:rsidTr="00D04D26">
        <w:trPr>
          <w:trHeight w:val="332"/>
          <w:ins w:id="9857" w:author="Charles Gifford" w:date="2017-03-18T15:56:00Z"/>
        </w:trPr>
        <w:tc>
          <w:tcPr>
            <w:tcW w:w="2155" w:type="dxa"/>
            <w:shd w:val="clear" w:color="auto" w:fill="auto"/>
          </w:tcPr>
          <w:p w14:paraId="1FF0ADFF" w14:textId="77777777" w:rsidR="006822F3" w:rsidRDefault="006822F3" w:rsidP="00D04D26">
            <w:pPr>
              <w:pStyle w:val="TABLE-cell"/>
              <w:rPr>
                <w:ins w:id="9858" w:author="Charles Gifford" w:date="2017-03-18T15:56:00Z"/>
              </w:rPr>
            </w:pPr>
            <w:ins w:id="9859" w:author="Charles Gifford" w:date="2017-03-18T15:56:00Z">
              <w:r>
                <w:t>Test specification</w:t>
              </w:r>
            </w:ins>
          </w:p>
        </w:tc>
        <w:tc>
          <w:tcPr>
            <w:tcW w:w="2070" w:type="dxa"/>
            <w:shd w:val="clear" w:color="auto" w:fill="auto"/>
          </w:tcPr>
          <w:p w14:paraId="6F4FC608" w14:textId="3B630458" w:rsidR="006822F3" w:rsidRDefault="006822F3" w:rsidP="00D04D26">
            <w:pPr>
              <w:pStyle w:val="TABLE-cell"/>
              <w:rPr>
                <w:ins w:id="9860" w:author="Charles Gifford" w:date="2017-03-18T15:56:00Z"/>
              </w:rPr>
            </w:pPr>
            <w:ins w:id="9861" w:author="Charles Gifford" w:date="2017-03-18T15:58:00Z">
              <w:r>
                <w:t>NA</w:t>
              </w:r>
            </w:ins>
            <w:ins w:id="9862" w:author="Charles Gifford" w:date="2017-03-18T15:56:00Z">
              <w:r>
                <w:t xml:space="preserve"> </w:t>
              </w:r>
            </w:ins>
          </w:p>
        </w:tc>
        <w:tc>
          <w:tcPr>
            <w:tcW w:w="1080" w:type="dxa"/>
            <w:shd w:val="clear" w:color="auto" w:fill="auto"/>
          </w:tcPr>
          <w:p w14:paraId="626D1C29" w14:textId="77777777" w:rsidR="006822F3" w:rsidRPr="009432BC" w:rsidRDefault="006822F3" w:rsidP="00D04D26">
            <w:pPr>
              <w:pStyle w:val="TABLE-cell"/>
              <w:rPr>
                <w:ins w:id="9863" w:author="Charles Gifford" w:date="2017-03-18T15:56:00Z"/>
              </w:rPr>
            </w:pPr>
            <w:ins w:id="9864" w:author="Charles Gifford" w:date="2017-03-18T15:56:00Z">
              <w:r>
                <w:t>1</w:t>
              </w:r>
            </w:ins>
          </w:p>
        </w:tc>
        <w:tc>
          <w:tcPr>
            <w:tcW w:w="3780" w:type="dxa"/>
            <w:shd w:val="clear" w:color="auto" w:fill="auto"/>
          </w:tcPr>
          <w:p w14:paraId="0EDE4975" w14:textId="53B38C5A" w:rsidR="006822F3" w:rsidRPr="00F73DFC" w:rsidRDefault="006822F3" w:rsidP="00D04D26">
            <w:pPr>
              <w:pStyle w:val="TABLE-cell"/>
              <w:rPr>
                <w:ins w:id="9865" w:author="Charles Gifford" w:date="2017-03-18T15:56:00Z"/>
              </w:rPr>
            </w:pPr>
            <w:ins w:id="9866" w:author="Charles Gifford" w:date="2017-03-18T15:58:00Z">
              <w:r>
                <w:t xml:space="preserve">This </w:t>
              </w:r>
              <w:r w:rsidRPr="00386ED8">
                <w:rPr>
                  <w:i/>
                </w:rPr>
                <w:t>test specification criteria</w:t>
              </w:r>
              <w:r w:rsidRPr="006822F3">
                <w:t xml:space="preserve"> determine the test outcome upon evaluation of the </w:t>
              </w:r>
              <w:r w:rsidRPr="00386ED8">
                <w:rPr>
                  <w:i/>
                </w:rPr>
                <w:t>test specification.</w:t>
              </w:r>
            </w:ins>
          </w:p>
        </w:tc>
      </w:tr>
    </w:tbl>
    <w:p w14:paraId="0FAAE2B1" w14:textId="4EC8F835" w:rsidR="00BB48ED" w:rsidRPr="00D47B1F" w:rsidRDefault="00201D18" w:rsidP="00E05180">
      <w:pPr>
        <w:pStyle w:val="TABLE-title"/>
        <w:rPr>
          <w:ins w:id="9867" w:author="Charles Gifford" w:date="2017-03-18T14:14:00Z"/>
          <w:lang w:val="en-US"/>
        </w:rPr>
      </w:pPr>
      <w:bookmarkStart w:id="9868" w:name="_Ref477964230"/>
      <w:bookmarkStart w:id="9869" w:name="_Toc478492401"/>
      <w:ins w:id="9870" w:author="Charles Gifford" w:date="2017-03-22T16:40:00Z">
        <w:r>
          <w:t xml:space="preserve">Table </w:t>
        </w:r>
        <w:r>
          <w:fldChar w:fldCharType="begin"/>
        </w:r>
        <w:r>
          <w:instrText xml:space="preserve"> SEQ Table \* ARABIC </w:instrText>
        </w:r>
      </w:ins>
      <w:r>
        <w:fldChar w:fldCharType="separate"/>
      </w:r>
      <w:ins w:id="9871" w:author="Charles Gifford" w:date="2017-03-22T16:40:00Z">
        <w:r>
          <w:rPr>
            <w:noProof/>
          </w:rPr>
          <w:t>101</w:t>
        </w:r>
        <w:r>
          <w:fldChar w:fldCharType="end"/>
        </w:r>
        <w:bookmarkEnd w:id="9868"/>
        <w:r>
          <w:t xml:space="preserve"> </w:t>
        </w:r>
      </w:ins>
      <w:ins w:id="9872" w:author="Charles Gifford" w:date="2017-03-18T14:14:00Z">
        <w:r w:rsidR="00BB48ED" w:rsidRPr="00D47B1F">
          <w:rPr>
            <w:lang w:val="en-US"/>
          </w:rPr>
          <w:t>- Attributes</w:t>
        </w:r>
        <w:r w:rsidR="00BB48ED">
          <w:rPr>
            <w:lang w:val="en-US"/>
          </w:rPr>
          <w:t xml:space="preserve"> of test specification criteria</w:t>
        </w:r>
        <w:bookmarkEnd w:id="9869"/>
      </w:ins>
    </w:p>
    <w:tbl>
      <w:tblPr>
        <w:tblStyle w:val="TableGrid"/>
        <w:tblW w:w="0" w:type="auto"/>
        <w:tblLook w:val="04A0" w:firstRow="1" w:lastRow="0" w:firstColumn="1" w:lastColumn="0" w:noHBand="0" w:noVBand="1"/>
      </w:tblPr>
      <w:tblGrid>
        <w:gridCol w:w="1147"/>
        <w:gridCol w:w="2738"/>
        <w:gridCol w:w="1461"/>
        <w:gridCol w:w="1449"/>
        <w:gridCol w:w="1098"/>
        <w:gridCol w:w="1169"/>
      </w:tblGrid>
      <w:tr w:rsidR="00BB48ED" w:rsidRPr="00D47B1F" w14:paraId="4F1172BA" w14:textId="77777777" w:rsidTr="00BB48ED">
        <w:trPr>
          <w:cantSplit/>
          <w:tblHeader/>
          <w:ins w:id="9873" w:author="Charles Gifford" w:date="2017-03-18T14:14:00Z"/>
        </w:trPr>
        <w:tc>
          <w:tcPr>
            <w:tcW w:w="0" w:type="auto"/>
          </w:tcPr>
          <w:p w14:paraId="29C7599F" w14:textId="77777777" w:rsidR="00BB48ED" w:rsidRPr="00D47B1F" w:rsidRDefault="00BB48ED" w:rsidP="00BB48ED">
            <w:pPr>
              <w:pStyle w:val="TABLE-col-heading"/>
              <w:rPr>
                <w:ins w:id="9874" w:author="Charles Gifford" w:date="2017-03-18T14:14:00Z"/>
                <w:lang w:val="en-US"/>
              </w:rPr>
            </w:pPr>
            <w:ins w:id="9875" w:author="Charles Gifford" w:date="2017-03-18T14:14:00Z">
              <w:r>
                <w:rPr>
                  <w:lang w:val="en-US"/>
                </w:rPr>
                <w:t>Attribute n</w:t>
              </w:r>
              <w:r w:rsidRPr="00D47B1F">
                <w:rPr>
                  <w:lang w:val="en-US"/>
                </w:rPr>
                <w:t>ame</w:t>
              </w:r>
            </w:ins>
          </w:p>
        </w:tc>
        <w:tc>
          <w:tcPr>
            <w:tcW w:w="0" w:type="auto"/>
          </w:tcPr>
          <w:p w14:paraId="5FC600E0" w14:textId="77777777" w:rsidR="00BB48ED" w:rsidRPr="00D47B1F" w:rsidRDefault="00BB48ED" w:rsidP="00BB48ED">
            <w:pPr>
              <w:pStyle w:val="TABLE-col-heading"/>
              <w:rPr>
                <w:ins w:id="9876" w:author="Charles Gifford" w:date="2017-03-18T14:14:00Z"/>
                <w:lang w:val="en-US"/>
              </w:rPr>
            </w:pPr>
            <w:ins w:id="9877" w:author="Charles Gifford" w:date="2017-03-18T14:14:00Z">
              <w:r w:rsidRPr="00D47B1F">
                <w:rPr>
                  <w:lang w:val="en-US"/>
                </w:rPr>
                <w:t>Description</w:t>
              </w:r>
            </w:ins>
          </w:p>
        </w:tc>
        <w:tc>
          <w:tcPr>
            <w:tcW w:w="0" w:type="auto"/>
          </w:tcPr>
          <w:p w14:paraId="4A1C8297" w14:textId="77777777" w:rsidR="00BB48ED" w:rsidRPr="00D47B1F" w:rsidRDefault="00BB48ED" w:rsidP="00BB48ED">
            <w:pPr>
              <w:pStyle w:val="TABLE-col-heading"/>
              <w:rPr>
                <w:ins w:id="9878" w:author="Charles Gifford" w:date="2017-03-18T14:14:00Z"/>
                <w:lang w:val="en-US"/>
              </w:rPr>
            </w:pPr>
            <w:ins w:id="9879" w:author="Charles Gifford" w:date="2017-03-18T14:14:00Z">
              <w:r>
                <w:rPr>
                  <w:lang w:val="en-US"/>
                </w:rPr>
                <w:t>Production e</w:t>
              </w:r>
              <w:r w:rsidRPr="00D47B1F">
                <w:rPr>
                  <w:lang w:val="en-US"/>
                </w:rPr>
                <w:t>xamples</w:t>
              </w:r>
            </w:ins>
          </w:p>
        </w:tc>
        <w:tc>
          <w:tcPr>
            <w:tcW w:w="0" w:type="auto"/>
          </w:tcPr>
          <w:p w14:paraId="42CAC64E" w14:textId="77777777" w:rsidR="00BB48ED" w:rsidRPr="00D47B1F" w:rsidRDefault="00BB48ED" w:rsidP="00BB48ED">
            <w:pPr>
              <w:pStyle w:val="TABLE-col-heading"/>
              <w:rPr>
                <w:ins w:id="9880" w:author="Charles Gifford" w:date="2017-03-18T14:14:00Z"/>
                <w:lang w:val="en-US"/>
              </w:rPr>
            </w:pPr>
            <w:ins w:id="9881" w:author="Charles Gifford" w:date="2017-03-18T14:14:00Z">
              <w:r>
                <w:rPr>
                  <w:lang w:val="en-US"/>
                </w:rPr>
                <w:t>Maintenance e</w:t>
              </w:r>
              <w:r w:rsidRPr="00D47B1F">
                <w:rPr>
                  <w:lang w:val="en-US"/>
                </w:rPr>
                <w:t>xamples</w:t>
              </w:r>
            </w:ins>
          </w:p>
        </w:tc>
        <w:tc>
          <w:tcPr>
            <w:tcW w:w="0" w:type="auto"/>
          </w:tcPr>
          <w:p w14:paraId="782663F1" w14:textId="77777777" w:rsidR="00BB48ED" w:rsidRPr="00D47B1F" w:rsidRDefault="00BB48ED" w:rsidP="00BB48ED">
            <w:pPr>
              <w:pStyle w:val="TABLE-col-heading"/>
              <w:rPr>
                <w:ins w:id="9882" w:author="Charles Gifford" w:date="2017-03-18T14:14:00Z"/>
                <w:lang w:val="en-US"/>
              </w:rPr>
            </w:pPr>
            <w:ins w:id="9883" w:author="Charles Gifford" w:date="2017-03-18T14:14:00Z">
              <w:r>
                <w:rPr>
                  <w:lang w:val="en-US"/>
                </w:rPr>
                <w:t>Quality e</w:t>
              </w:r>
              <w:r w:rsidRPr="00D47B1F">
                <w:rPr>
                  <w:lang w:val="en-US"/>
                </w:rPr>
                <w:t>xamples</w:t>
              </w:r>
            </w:ins>
          </w:p>
        </w:tc>
        <w:tc>
          <w:tcPr>
            <w:tcW w:w="0" w:type="auto"/>
          </w:tcPr>
          <w:p w14:paraId="73D50AEF" w14:textId="77777777" w:rsidR="00BB48ED" w:rsidRPr="00D47B1F" w:rsidRDefault="00BB48ED" w:rsidP="00BB48ED">
            <w:pPr>
              <w:pStyle w:val="TABLE-col-heading"/>
              <w:rPr>
                <w:ins w:id="9884" w:author="Charles Gifford" w:date="2017-03-18T14:14:00Z"/>
                <w:lang w:val="en-US"/>
              </w:rPr>
            </w:pPr>
            <w:ins w:id="9885" w:author="Charles Gifford" w:date="2017-03-18T14:14:00Z">
              <w:r>
                <w:rPr>
                  <w:lang w:val="en-US"/>
                </w:rPr>
                <w:t>Inventory e</w:t>
              </w:r>
              <w:r w:rsidRPr="00D47B1F">
                <w:rPr>
                  <w:lang w:val="en-US"/>
                </w:rPr>
                <w:t>xamples</w:t>
              </w:r>
            </w:ins>
          </w:p>
        </w:tc>
      </w:tr>
      <w:tr w:rsidR="00BB48ED" w:rsidRPr="00D47B1F" w14:paraId="3775812E" w14:textId="77777777" w:rsidTr="00BB48ED">
        <w:trPr>
          <w:cantSplit/>
          <w:ins w:id="9886" w:author="Charles Gifford" w:date="2017-03-18T14:14:00Z"/>
        </w:trPr>
        <w:tc>
          <w:tcPr>
            <w:tcW w:w="0" w:type="auto"/>
          </w:tcPr>
          <w:p w14:paraId="6B6B25CE" w14:textId="77777777" w:rsidR="00BB48ED" w:rsidRPr="00D47B1F" w:rsidRDefault="00BB48ED" w:rsidP="00BB48ED">
            <w:pPr>
              <w:pStyle w:val="TABLE-cell"/>
              <w:rPr>
                <w:ins w:id="9887" w:author="Charles Gifford" w:date="2017-03-18T14:14:00Z"/>
                <w:lang w:val="en-US"/>
              </w:rPr>
            </w:pPr>
            <w:ins w:id="9888" w:author="Charles Gifford" w:date="2017-03-18T14:14:00Z">
              <w:r w:rsidRPr="00D47B1F">
                <w:rPr>
                  <w:lang w:val="en-US"/>
                </w:rPr>
                <w:t>ID</w:t>
              </w:r>
            </w:ins>
          </w:p>
        </w:tc>
        <w:tc>
          <w:tcPr>
            <w:tcW w:w="0" w:type="auto"/>
          </w:tcPr>
          <w:p w14:paraId="089640AF" w14:textId="77777777" w:rsidR="00BB48ED" w:rsidRPr="00D47B1F" w:rsidRDefault="00BB48ED" w:rsidP="00BB48ED">
            <w:pPr>
              <w:pStyle w:val="TABLE-cell"/>
              <w:rPr>
                <w:ins w:id="9889" w:author="Charles Gifford" w:date="2017-03-18T14:14:00Z"/>
                <w:i/>
                <w:lang w:val="en-US"/>
              </w:rPr>
            </w:pPr>
            <w:ins w:id="9890" w:author="Charles Gifford" w:date="2017-03-18T14:14:00Z">
              <w:r w:rsidRPr="00D47B1F">
                <w:rPr>
                  <w:lang w:val="en-US"/>
                </w:rPr>
                <w:t xml:space="preserve">Identification of the </w:t>
              </w:r>
              <w:r w:rsidRPr="00D47B1F">
                <w:rPr>
                  <w:i/>
                  <w:lang w:val="en-US"/>
                </w:rPr>
                <w:t>test specification criteria</w:t>
              </w:r>
            </w:ins>
          </w:p>
        </w:tc>
        <w:tc>
          <w:tcPr>
            <w:tcW w:w="0" w:type="auto"/>
          </w:tcPr>
          <w:p w14:paraId="073C1BF8" w14:textId="77777777" w:rsidR="00BB48ED" w:rsidRPr="00D47B1F" w:rsidRDefault="00BB48ED" w:rsidP="00BB48ED">
            <w:pPr>
              <w:pStyle w:val="TABLE-cell"/>
              <w:rPr>
                <w:ins w:id="9891" w:author="Charles Gifford" w:date="2017-03-18T14:14:00Z"/>
                <w:lang w:val="en-US"/>
              </w:rPr>
            </w:pPr>
            <w:ins w:id="9892" w:author="Charles Gifford" w:date="2017-03-18T14:14:00Z">
              <w:r w:rsidRPr="00D47B1F">
                <w:rPr>
                  <w:lang w:val="en-US"/>
                </w:rPr>
                <w:t>001</w:t>
              </w:r>
            </w:ins>
          </w:p>
        </w:tc>
        <w:tc>
          <w:tcPr>
            <w:tcW w:w="0" w:type="auto"/>
          </w:tcPr>
          <w:p w14:paraId="2809BAE2" w14:textId="77777777" w:rsidR="00BB48ED" w:rsidRPr="00D47B1F" w:rsidRDefault="00BB48ED" w:rsidP="00BB48ED">
            <w:pPr>
              <w:pStyle w:val="TABLE-cell"/>
              <w:rPr>
                <w:ins w:id="9893" w:author="Charles Gifford" w:date="2017-03-18T14:14:00Z"/>
                <w:lang w:val="en-US"/>
              </w:rPr>
            </w:pPr>
            <w:ins w:id="9894" w:author="Charles Gifford" w:date="2017-03-18T14:14:00Z">
              <w:r w:rsidRPr="00D47B1F">
                <w:rPr>
                  <w:lang w:val="en-US"/>
                </w:rPr>
                <w:t>cyl_worn</w:t>
              </w:r>
            </w:ins>
          </w:p>
        </w:tc>
        <w:tc>
          <w:tcPr>
            <w:tcW w:w="0" w:type="auto"/>
          </w:tcPr>
          <w:p w14:paraId="18533603" w14:textId="77777777" w:rsidR="00BB48ED" w:rsidRPr="00D47B1F" w:rsidRDefault="00BB48ED" w:rsidP="00BB48ED">
            <w:pPr>
              <w:pStyle w:val="TABLE-cell"/>
              <w:rPr>
                <w:ins w:id="9895" w:author="Charles Gifford" w:date="2017-03-18T14:14:00Z"/>
                <w:lang w:val="en-US"/>
              </w:rPr>
            </w:pPr>
            <w:ins w:id="9896" w:author="Charles Gifford" w:date="2017-03-18T14:14:00Z">
              <w:r w:rsidRPr="00D47B1F">
                <w:rPr>
                  <w:lang w:val="en-US"/>
                </w:rPr>
                <w:t>035</w:t>
              </w:r>
            </w:ins>
          </w:p>
        </w:tc>
        <w:tc>
          <w:tcPr>
            <w:tcW w:w="0" w:type="auto"/>
          </w:tcPr>
          <w:p w14:paraId="4B4BD69F" w14:textId="77777777" w:rsidR="00BB48ED" w:rsidRPr="00D47B1F" w:rsidRDefault="00BB48ED" w:rsidP="00BB48ED">
            <w:pPr>
              <w:pStyle w:val="TABLE-cell"/>
              <w:rPr>
                <w:ins w:id="9897" w:author="Charles Gifford" w:date="2017-03-18T14:14:00Z"/>
                <w:lang w:val="en-US"/>
              </w:rPr>
            </w:pPr>
            <w:ins w:id="9898" w:author="Charles Gifford" w:date="2017-03-18T14:14:00Z">
              <w:r w:rsidRPr="00D47B1F">
                <w:rPr>
                  <w:lang w:val="en-US"/>
                </w:rPr>
                <w:t>Fe_warn</w:t>
              </w:r>
            </w:ins>
          </w:p>
        </w:tc>
      </w:tr>
      <w:tr w:rsidR="00BB48ED" w:rsidRPr="00D47B1F" w14:paraId="0B6910E5" w14:textId="77777777" w:rsidTr="00BB48ED">
        <w:trPr>
          <w:cantSplit/>
          <w:ins w:id="9899" w:author="Charles Gifford" w:date="2017-03-18T14:14:00Z"/>
        </w:trPr>
        <w:tc>
          <w:tcPr>
            <w:tcW w:w="0" w:type="auto"/>
          </w:tcPr>
          <w:p w14:paraId="31E99F5F" w14:textId="77777777" w:rsidR="00BB48ED" w:rsidRPr="00D47B1F" w:rsidRDefault="00BB48ED" w:rsidP="00BB48ED">
            <w:pPr>
              <w:pStyle w:val="TABLE-cell"/>
              <w:rPr>
                <w:ins w:id="9900" w:author="Charles Gifford" w:date="2017-03-18T14:14:00Z"/>
                <w:lang w:val="en-US"/>
              </w:rPr>
            </w:pPr>
            <w:ins w:id="9901" w:author="Charles Gifford" w:date="2017-03-18T14:14:00Z">
              <w:r w:rsidRPr="00D47B1F">
                <w:rPr>
                  <w:lang w:val="en-US"/>
                </w:rPr>
                <w:t>Description</w:t>
              </w:r>
            </w:ins>
          </w:p>
        </w:tc>
        <w:tc>
          <w:tcPr>
            <w:tcW w:w="0" w:type="auto"/>
          </w:tcPr>
          <w:p w14:paraId="6A93DB4C" w14:textId="77777777" w:rsidR="00BB48ED" w:rsidRPr="00D47B1F" w:rsidRDefault="00BB48ED" w:rsidP="00BB48ED">
            <w:pPr>
              <w:pStyle w:val="TABLE-cell"/>
              <w:rPr>
                <w:ins w:id="9902" w:author="Charles Gifford" w:date="2017-03-18T14:14:00Z"/>
                <w:i/>
                <w:lang w:val="en-US"/>
              </w:rPr>
            </w:pPr>
            <w:ins w:id="9903" w:author="Charles Gifford" w:date="2017-03-18T14:14:00Z">
              <w:r w:rsidRPr="00D47B1F">
                <w:rPr>
                  <w:lang w:val="en-US"/>
                </w:rPr>
                <w:t xml:space="preserve">Description of the </w:t>
              </w:r>
              <w:r w:rsidRPr="00D47B1F">
                <w:rPr>
                  <w:i/>
                  <w:lang w:val="en-US"/>
                </w:rPr>
                <w:t>test specification criteria</w:t>
              </w:r>
            </w:ins>
          </w:p>
        </w:tc>
        <w:tc>
          <w:tcPr>
            <w:tcW w:w="0" w:type="auto"/>
          </w:tcPr>
          <w:p w14:paraId="4550E001" w14:textId="77777777" w:rsidR="00BB48ED" w:rsidRPr="00D47B1F" w:rsidRDefault="00BB48ED" w:rsidP="00BB48ED">
            <w:pPr>
              <w:pStyle w:val="TABLE-cell"/>
              <w:rPr>
                <w:ins w:id="9904" w:author="Charles Gifford" w:date="2017-03-18T14:14:00Z"/>
                <w:lang w:val="en-US"/>
              </w:rPr>
            </w:pPr>
            <w:ins w:id="9905" w:author="Charles Gifford" w:date="2017-03-18T14:14:00Z">
              <w:r w:rsidRPr="00D47B1F">
                <w:rPr>
                  <w:lang w:val="en-US"/>
                </w:rPr>
                <w:t>Baking time OK</w:t>
              </w:r>
            </w:ins>
          </w:p>
        </w:tc>
        <w:tc>
          <w:tcPr>
            <w:tcW w:w="0" w:type="auto"/>
          </w:tcPr>
          <w:p w14:paraId="4AAE67B2" w14:textId="77777777" w:rsidR="00BB48ED" w:rsidRPr="00D47B1F" w:rsidRDefault="00BB48ED" w:rsidP="00BB48ED">
            <w:pPr>
              <w:pStyle w:val="TABLE-cell"/>
              <w:rPr>
                <w:ins w:id="9906" w:author="Charles Gifford" w:date="2017-03-18T14:14:00Z"/>
                <w:lang w:val="en-US"/>
              </w:rPr>
            </w:pPr>
            <w:ins w:id="9907" w:author="Charles Gifford" w:date="2017-03-18T14:14:00Z">
              <w:r>
                <w:rPr>
                  <w:lang w:val="en-US"/>
                </w:rPr>
                <w:t>Excessive Cylinder W</w:t>
              </w:r>
              <w:r w:rsidRPr="00D47B1F">
                <w:rPr>
                  <w:lang w:val="en-US"/>
                </w:rPr>
                <w:t>ear</w:t>
              </w:r>
            </w:ins>
          </w:p>
        </w:tc>
        <w:tc>
          <w:tcPr>
            <w:tcW w:w="0" w:type="auto"/>
          </w:tcPr>
          <w:p w14:paraId="1FCCEFA2" w14:textId="77777777" w:rsidR="00BB48ED" w:rsidRPr="00D47B1F" w:rsidRDefault="00BB48ED" w:rsidP="00BB48ED">
            <w:pPr>
              <w:pStyle w:val="TABLE-cell"/>
              <w:rPr>
                <w:ins w:id="9908" w:author="Charles Gifford" w:date="2017-03-18T14:14:00Z"/>
                <w:lang w:val="en-US"/>
              </w:rPr>
            </w:pPr>
            <w:ins w:id="9909" w:author="Charles Gifford" w:date="2017-03-18T14:14:00Z">
              <w:r w:rsidRPr="00D47B1F">
                <w:rPr>
                  <w:lang w:val="en-US"/>
                </w:rPr>
                <w:t>Maximum Alkalinity</w:t>
              </w:r>
            </w:ins>
          </w:p>
        </w:tc>
        <w:tc>
          <w:tcPr>
            <w:tcW w:w="0" w:type="auto"/>
          </w:tcPr>
          <w:p w14:paraId="1411D6C5" w14:textId="77777777" w:rsidR="00BB48ED" w:rsidRPr="00D47B1F" w:rsidRDefault="00BB48ED" w:rsidP="00BB48ED">
            <w:pPr>
              <w:pStyle w:val="TABLE-cell"/>
              <w:rPr>
                <w:ins w:id="9910" w:author="Charles Gifford" w:date="2017-03-18T14:14:00Z"/>
                <w:lang w:val="en-US"/>
              </w:rPr>
            </w:pPr>
            <w:ins w:id="9911" w:author="Charles Gifford" w:date="2017-03-18T14:14:00Z">
              <w:r w:rsidRPr="00D47B1F">
                <w:rPr>
                  <w:lang w:val="en-US"/>
                </w:rPr>
                <w:t>Iron Range Warning</w:t>
              </w:r>
            </w:ins>
          </w:p>
        </w:tc>
      </w:tr>
      <w:tr w:rsidR="00BB48ED" w:rsidRPr="00D47B1F" w14:paraId="3F24F21D" w14:textId="77777777" w:rsidTr="00BB48ED">
        <w:trPr>
          <w:cantSplit/>
          <w:ins w:id="9912" w:author="Charles Gifford" w:date="2017-03-18T14:14:00Z"/>
        </w:trPr>
        <w:tc>
          <w:tcPr>
            <w:tcW w:w="0" w:type="auto"/>
          </w:tcPr>
          <w:p w14:paraId="58B9E60D" w14:textId="77777777" w:rsidR="00BB48ED" w:rsidRPr="00D47B1F" w:rsidRDefault="00BB48ED" w:rsidP="00BB48ED">
            <w:pPr>
              <w:pStyle w:val="TABLE-cell"/>
              <w:rPr>
                <w:ins w:id="9913" w:author="Charles Gifford" w:date="2017-03-18T14:14:00Z"/>
                <w:lang w:val="en-US"/>
              </w:rPr>
            </w:pPr>
            <w:ins w:id="9914" w:author="Charles Gifford" w:date="2017-03-18T14:14:00Z">
              <w:r>
                <w:rPr>
                  <w:lang w:val="en-US"/>
                </w:rPr>
                <w:t>Sequence</w:t>
              </w:r>
            </w:ins>
          </w:p>
        </w:tc>
        <w:tc>
          <w:tcPr>
            <w:tcW w:w="0" w:type="auto"/>
          </w:tcPr>
          <w:p w14:paraId="6EBB57C9" w14:textId="77777777" w:rsidR="00BB48ED" w:rsidRDefault="00BB48ED" w:rsidP="00BB48ED">
            <w:pPr>
              <w:pStyle w:val="TABLE-cell"/>
              <w:rPr>
                <w:ins w:id="9915" w:author="Charles Gifford" w:date="2017-03-18T14:14:00Z"/>
                <w:i/>
                <w:lang w:val="en-US"/>
              </w:rPr>
            </w:pPr>
            <w:ins w:id="9916" w:author="Charles Gifford" w:date="2017-03-18T14:14:00Z">
              <w:r>
                <w:rPr>
                  <w:lang w:val="en-US"/>
                </w:rPr>
                <w:t xml:space="preserve">Specifies the sequence of evaluation of </w:t>
              </w:r>
              <w:r>
                <w:rPr>
                  <w:i/>
                  <w:lang w:val="en-US"/>
                </w:rPr>
                <w:t>test specification criteria.</w:t>
              </w:r>
            </w:ins>
          </w:p>
          <w:p w14:paraId="2423BCC5" w14:textId="77777777" w:rsidR="00BB48ED" w:rsidRPr="00C2684B" w:rsidRDefault="00BB48ED" w:rsidP="00BB48ED">
            <w:pPr>
              <w:pStyle w:val="TABLE-cell"/>
              <w:rPr>
                <w:ins w:id="9917" w:author="Charles Gifford" w:date="2017-03-18T14:14:00Z"/>
                <w:lang w:val="en-US"/>
              </w:rPr>
            </w:pPr>
            <w:ins w:id="9918" w:author="Charles Gifford" w:date="2017-03-18T14:14:00Z">
              <w:r>
                <w:rPr>
                  <w:lang w:val="en-US"/>
                </w:rPr>
                <w:t>The sequence shall be executed lowest first. Duplicate sequence values shall be executed in parallel with worst case result reported if both criterion are evaluated as true.</w:t>
              </w:r>
            </w:ins>
          </w:p>
        </w:tc>
        <w:tc>
          <w:tcPr>
            <w:tcW w:w="0" w:type="auto"/>
          </w:tcPr>
          <w:p w14:paraId="0A0DAA0F" w14:textId="77777777" w:rsidR="00BB48ED" w:rsidRPr="00D47B1F" w:rsidRDefault="00BB48ED" w:rsidP="00BB48ED">
            <w:pPr>
              <w:pStyle w:val="TABLE-cell"/>
              <w:rPr>
                <w:ins w:id="9919" w:author="Charles Gifford" w:date="2017-03-18T14:14:00Z"/>
                <w:lang w:val="en-US"/>
              </w:rPr>
            </w:pPr>
            <w:ins w:id="9920" w:author="Charles Gifford" w:date="2017-03-18T14:14:00Z">
              <w:r>
                <w:rPr>
                  <w:lang w:val="en-US"/>
                </w:rPr>
                <w:t>1</w:t>
              </w:r>
            </w:ins>
          </w:p>
        </w:tc>
        <w:tc>
          <w:tcPr>
            <w:tcW w:w="0" w:type="auto"/>
          </w:tcPr>
          <w:p w14:paraId="4941C8C8" w14:textId="77777777" w:rsidR="00BB48ED" w:rsidRPr="00D47B1F" w:rsidRDefault="00BB48ED" w:rsidP="00BB48ED">
            <w:pPr>
              <w:pStyle w:val="TABLE-cell"/>
              <w:rPr>
                <w:ins w:id="9921" w:author="Charles Gifford" w:date="2017-03-18T14:14:00Z"/>
                <w:lang w:val="en-US"/>
              </w:rPr>
            </w:pPr>
            <w:ins w:id="9922" w:author="Charles Gifford" w:date="2017-03-18T14:14:00Z">
              <w:r>
                <w:rPr>
                  <w:lang w:val="en-US"/>
                </w:rPr>
                <w:t>1</w:t>
              </w:r>
            </w:ins>
          </w:p>
        </w:tc>
        <w:tc>
          <w:tcPr>
            <w:tcW w:w="0" w:type="auto"/>
          </w:tcPr>
          <w:p w14:paraId="7BC0777F" w14:textId="77777777" w:rsidR="00BB48ED" w:rsidRPr="00D47B1F" w:rsidRDefault="00BB48ED" w:rsidP="00BB48ED">
            <w:pPr>
              <w:pStyle w:val="TABLE-cell"/>
              <w:rPr>
                <w:ins w:id="9923" w:author="Charles Gifford" w:date="2017-03-18T14:14:00Z"/>
                <w:lang w:val="en-US"/>
              </w:rPr>
            </w:pPr>
            <w:ins w:id="9924" w:author="Charles Gifford" w:date="2017-03-18T14:14:00Z">
              <w:r>
                <w:rPr>
                  <w:lang w:val="en-US"/>
                </w:rPr>
                <w:t>1</w:t>
              </w:r>
            </w:ins>
          </w:p>
        </w:tc>
        <w:tc>
          <w:tcPr>
            <w:tcW w:w="0" w:type="auto"/>
          </w:tcPr>
          <w:p w14:paraId="21B530FC" w14:textId="77777777" w:rsidR="00BB48ED" w:rsidRPr="00D47B1F" w:rsidRDefault="00BB48ED" w:rsidP="00BB48ED">
            <w:pPr>
              <w:pStyle w:val="TABLE-cell"/>
              <w:rPr>
                <w:ins w:id="9925" w:author="Charles Gifford" w:date="2017-03-18T14:14:00Z"/>
                <w:lang w:val="en-US"/>
              </w:rPr>
            </w:pPr>
            <w:ins w:id="9926" w:author="Charles Gifford" w:date="2017-03-18T14:14:00Z">
              <w:r>
                <w:rPr>
                  <w:lang w:val="en-US"/>
                </w:rPr>
                <w:t>2</w:t>
              </w:r>
            </w:ins>
          </w:p>
        </w:tc>
      </w:tr>
      <w:tr w:rsidR="00BB48ED" w:rsidRPr="00D47B1F" w14:paraId="09E748DD" w14:textId="77777777" w:rsidTr="00BB48ED">
        <w:trPr>
          <w:cantSplit/>
          <w:ins w:id="9927" w:author="Charles Gifford" w:date="2017-03-18T14:14:00Z"/>
        </w:trPr>
        <w:tc>
          <w:tcPr>
            <w:tcW w:w="0" w:type="auto"/>
          </w:tcPr>
          <w:p w14:paraId="07690FB7" w14:textId="77777777" w:rsidR="00BB48ED" w:rsidRPr="00D47B1F" w:rsidRDefault="00BB48ED" w:rsidP="00BB48ED">
            <w:pPr>
              <w:pStyle w:val="TABLE-cell"/>
              <w:rPr>
                <w:ins w:id="9928" w:author="Charles Gifford" w:date="2017-03-18T14:14:00Z"/>
                <w:lang w:val="en-US"/>
              </w:rPr>
            </w:pPr>
            <w:ins w:id="9929" w:author="Charles Gifford" w:date="2017-03-18T14:14:00Z">
              <w:r w:rsidRPr="00D47B1F">
                <w:rPr>
                  <w:lang w:val="en-US"/>
                </w:rPr>
                <w:t>Expression</w:t>
              </w:r>
            </w:ins>
          </w:p>
        </w:tc>
        <w:tc>
          <w:tcPr>
            <w:tcW w:w="0" w:type="auto"/>
          </w:tcPr>
          <w:p w14:paraId="648C9667" w14:textId="77777777" w:rsidR="00BB48ED" w:rsidRDefault="00BB48ED" w:rsidP="00BB48ED">
            <w:pPr>
              <w:pStyle w:val="TABLE-cell"/>
              <w:rPr>
                <w:ins w:id="9930" w:author="Charles Gifford" w:date="2017-03-18T14:14:00Z"/>
                <w:lang w:val="en-US"/>
              </w:rPr>
            </w:pPr>
            <w:ins w:id="9931" w:author="Charles Gifford" w:date="2017-03-18T14:14:00Z">
              <w:r w:rsidRPr="00D47B1F">
                <w:rPr>
                  <w:lang w:val="en-US"/>
                </w:rPr>
                <w:t xml:space="preserve">An expression of the </w:t>
              </w:r>
              <w:r w:rsidRPr="00D47B1F">
                <w:rPr>
                  <w:i/>
                  <w:lang w:val="en-US"/>
                </w:rPr>
                <w:t>test specification criteria</w:t>
              </w:r>
              <w:r w:rsidRPr="00D47B1F">
                <w:rPr>
                  <w:lang w:val="en-US"/>
                </w:rPr>
                <w:t xml:space="preserve"> to be evaluated. If the expression is empty, then the </w:t>
              </w:r>
              <w:r w:rsidRPr="00D47B1F">
                <w:rPr>
                  <w:i/>
                  <w:lang w:val="en-US"/>
                </w:rPr>
                <w:t>test specification criteria</w:t>
              </w:r>
              <w:r w:rsidRPr="00D47B1F">
                <w:rPr>
                  <w:lang w:val="en-US"/>
                </w:rPr>
                <w:t xml:space="preserve"> rep</w:t>
              </w:r>
              <w:r>
                <w:rPr>
                  <w:lang w:val="en-US"/>
                </w:rPr>
                <w:t xml:space="preserve">resents the else criterion. </w:t>
              </w:r>
            </w:ins>
          </w:p>
          <w:p w14:paraId="0072CCBB" w14:textId="77777777" w:rsidR="00BB48ED" w:rsidRPr="00D47B1F" w:rsidRDefault="00BB48ED" w:rsidP="00BB48ED">
            <w:pPr>
              <w:pStyle w:val="TABLE-cell"/>
              <w:rPr>
                <w:ins w:id="9932" w:author="Charles Gifford" w:date="2017-03-18T14:14:00Z"/>
                <w:lang w:val="en-US"/>
              </w:rPr>
            </w:pPr>
            <w:ins w:id="9933" w:author="Charles Gifford" w:date="2017-03-18T14:14:00Z">
              <w:r>
                <w:rPr>
                  <w:lang w:val="en-US"/>
                </w:rPr>
                <w:t>EXAMPLE</w:t>
              </w:r>
            </w:ins>
          </w:p>
          <w:p w14:paraId="4F24D735" w14:textId="77777777" w:rsidR="00BB48ED" w:rsidRPr="00D47B1F" w:rsidRDefault="00BB48ED" w:rsidP="00BB48ED">
            <w:pPr>
              <w:pStyle w:val="TABLE-cell"/>
              <w:rPr>
                <w:ins w:id="9934" w:author="Charles Gifford" w:date="2017-03-18T14:14:00Z"/>
                <w:lang w:val="en-US"/>
              </w:rPr>
            </w:pPr>
            <w:ins w:id="9935" w:author="Charles Gifford" w:date="2017-03-18T14:14:00Z">
              <w:r w:rsidRPr="00D47B1F">
                <w:rPr>
                  <w:lang w:val="en-US"/>
                </w:rPr>
                <w:t>if (criterion 1) then ‘pass’</w:t>
              </w:r>
            </w:ins>
          </w:p>
          <w:p w14:paraId="5360EBB6" w14:textId="77777777" w:rsidR="00BB48ED" w:rsidRPr="00D47B1F" w:rsidRDefault="00BB48ED" w:rsidP="00BB48ED">
            <w:pPr>
              <w:pStyle w:val="TABLE-cell"/>
              <w:rPr>
                <w:ins w:id="9936" w:author="Charles Gifford" w:date="2017-03-18T14:14:00Z"/>
                <w:lang w:val="en-US"/>
              </w:rPr>
            </w:pPr>
            <w:ins w:id="9937" w:author="Charles Gifford" w:date="2017-03-18T14:14:00Z">
              <w:r w:rsidRPr="00D47B1F">
                <w:rPr>
                  <w:lang w:val="en-US"/>
                </w:rPr>
                <w:t>else if (criterion 2) then ‘warn’</w:t>
              </w:r>
            </w:ins>
          </w:p>
          <w:p w14:paraId="483F9A28" w14:textId="77777777" w:rsidR="00BB48ED" w:rsidRPr="00D47B1F" w:rsidRDefault="00BB48ED" w:rsidP="00BB48ED">
            <w:pPr>
              <w:pStyle w:val="TABLE-cell"/>
              <w:rPr>
                <w:ins w:id="9938" w:author="Charles Gifford" w:date="2017-03-18T14:14:00Z"/>
                <w:lang w:val="en-US"/>
              </w:rPr>
            </w:pPr>
            <w:ins w:id="9939" w:author="Charles Gifford" w:date="2017-03-18T14:14:00Z">
              <w:r w:rsidRPr="00D47B1F">
                <w:rPr>
                  <w:lang w:val="en-US"/>
                </w:rPr>
                <w:t>else ‘fail’</w:t>
              </w:r>
            </w:ins>
          </w:p>
        </w:tc>
        <w:tc>
          <w:tcPr>
            <w:tcW w:w="0" w:type="auto"/>
          </w:tcPr>
          <w:p w14:paraId="4B09BFBB" w14:textId="77777777" w:rsidR="00BB48ED" w:rsidRPr="00D47B1F" w:rsidRDefault="00BB48ED" w:rsidP="00BB48ED">
            <w:pPr>
              <w:pStyle w:val="TABLE-cell"/>
              <w:rPr>
                <w:ins w:id="9940" w:author="Charles Gifford" w:date="2017-03-18T14:14:00Z"/>
                <w:lang w:val="en-US"/>
              </w:rPr>
            </w:pPr>
            <w:ins w:id="9941" w:author="Charles Gifford" w:date="2017-03-18T14:14:00Z">
              <w:r w:rsidRPr="00D47B1F">
                <w:rPr>
                  <w:lang w:val="en-US"/>
                </w:rPr>
                <w:t>Oven Residence Time &gt; 10 min and &lt; 11 min</w:t>
              </w:r>
            </w:ins>
          </w:p>
        </w:tc>
        <w:tc>
          <w:tcPr>
            <w:tcW w:w="0" w:type="auto"/>
          </w:tcPr>
          <w:p w14:paraId="500D428C" w14:textId="77777777" w:rsidR="00BB48ED" w:rsidRPr="00D47B1F" w:rsidRDefault="00BB48ED" w:rsidP="00BB48ED">
            <w:pPr>
              <w:pStyle w:val="TABLE-cell"/>
              <w:rPr>
                <w:ins w:id="9942" w:author="Charles Gifford" w:date="2017-03-18T14:14:00Z"/>
                <w:lang w:val="en-US"/>
              </w:rPr>
            </w:pPr>
            <w:ins w:id="9943" w:author="Charles Gifford" w:date="2017-03-18T14:14:00Z">
              <w:r w:rsidRPr="00D47B1F">
                <w:rPr>
                  <w:lang w:val="en-US"/>
                </w:rPr>
                <w:t>Cylinder Diamater &gt; 71.960 mm</w:t>
              </w:r>
            </w:ins>
          </w:p>
        </w:tc>
        <w:tc>
          <w:tcPr>
            <w:tcW w:w="0" w:type="auto"/>
          </w:tcPr>
          <w:p w14:paraId="27BED7FE" w14:textId="77777777" w:rsidR="00BB48ED" w:rsidRPr="00D47B1F" w:rsidRDefault="00BB48ED" w:rsidP="00BB48ED">
            <w:pPr>
              <w:pStyle w:val="TABLE-cell"/>
              <w:rPr>
                <w:ins w:id="9944" w:author="Charles Gifford" w:date="2017-03-18T14:14:00Z"/>
                <w:lang w:val="en-US"/>
              </w:rPr>
            </w:pPr>
            <w:ins w:id="9945" w:author="Charles Gifford" w:date="2017-03-18T14:14:00Z">
              <w:r w:rsidRPr="00D47B1F">
                <w:rPr>
                  <w:lang w:val="en-US"/>
                </w:rPr>
                <w:t>pH &lt; 7.2</w:t>
              </w:r>
            </w:ins>
          </w:p>
        </w:tc>
        <w:tc>
          <w:tcPr>
            <w:tcW w:w="0" w:type="auto"/>
          </w:tcPr>
          <w:p w14:paraId="5F70EAA9" w14:textId="77777777" w:rsidR="00BB48ED" w:rsidRPr="00D47B1F" w:rsidRDefault="00BB48ED" w:rsidP="00BB48ED">
            <w:pPr>
              <w:pStyle w:val="TABLE-cell"/>
              <w:rPr>
                <w:ins w:id="9946" w:author="Charles Gifford" w:date="2017-03-18T14:14:00Z"/>
                <w:lang w:val="en-US"/>
              </w:rPr>
            </w:pPr>
            <w:ins w:id="9947" w:author="Charles Gifford" w:date="2017-03-18T14:14:00Z">
              <w:r w:rsidRPr="00D47B1F">
                <w:rPr>
                  <w:lang w:val="en-US"/>
                </w:rPr>
                <w:t>Fe &gt; 0.585 and Fe &lt; 0.615</w:t>
              </w:r>
            </w:ins>
          </w:p>
        </w:tc>
      </w:tr>
      <w:tr w:rsidR="00BB48ED" w:rsidRPr="00D47B1F" w14:paraId="026B9508" w14:textId="77777777" w:rsidTr="00BB48ED">
        <w:trPr>
          <w:cantSplit/>
          <w:ins w:id="9948" w:author="Charles Gifford" w:date="2017-03-18T14:14:00Z"/>
        </w:trPr>
        <w:tc>
          <w:tcPr>
            <w:tcW w:w="0" w:type="auto"/>
          </w:tcPr>
          <w:p w14:paraId="08E2F63E" w14:textId="77777777" w:rsidR="00BB48ED" w:rsidRPr="00D47B1F" w:rsidRDefault="00BB48ED" w:rsidP="00BB48ED">
            <w:pPr>
              <w:pStyle w:val="TABLE-cell"/>
              <w:rPr>
                <w:ins w:id="9949" w:author="Charles Gifford" w:date="2017-03-18T14:14:00Z"/>
                <w:lang w:val="en-US"/>
              </w:rPr>
            </w:pPr>
            <w:ins w:id="9950" w:author="Charles Gifford" w:date="2017-03-18T14:14:00Z">
              <w:r>
                <w:rPr>
                  <w:lang w:val="en-US"/>
                </w:rPr>
                <w:t>Result</w:t>
              </w:r>
            </w:ins>
          </w:p>
        </w:tc>
        <w:tc>
          <w:tcPr>
            <w:tcW w:w="0" w:type="auto"/>
          </w:tcPr>
          <w:p w14:paraId="060D6598" w14:textId="77777777" w:rsidR="00BB48ED" w:rsidRPr="00D47B1F" w:rsidRDefault="00BB48ED" w:rsidP="00BB48ED">
            <w:pPr>
              <w:pStyle w:val="TABLE-cell"/>
              <w:rPr>
                <w:ins w:id="9951" w:author="Charles Gifford" w:date="2017-03-18T14:14:00Z"/>
                <w:lang w:val="en-US"/>
              </w:rPr>
            </w:pPr>
            <w:ins w:id="9952" w:author="Charles Gifford" w:date="2017-03-18T14:14:00Z">
              <w:r w:rsidRPr="00D47B1F">
                <w:rPr>
                  <w:lang w:val="en-US"/>
                </w:rPr>
                <w:t xml:space="preserve">The value to be given to the </w:t>
              </w:r>
              <w:r>
                <w:rPr>
                  <w:lang w:val="en-US"/>
                </w:rPr>
                <w:t>result</w:t>
              </w:r>
              <w:r w:rsidRPr="00D47B1F">
                <w:rPr>
                  <w:lang w:val="en-US"/>
                </w:rPr>
                <w:t xml:space="preserve"> of the test if the </w:t>
              </w:r>
              <w:r w:rsidRPr="00D47B1F">
                <w:rPr>
                  <w:i/>
                  <w:lang w:val="en-US"/>
                </w:rPr>
                <w:t xml:space="preserve">test specification criteria </w:t>
              </w:r>
              <w:r w:rsidRPr="00684E0F">
                <w:rPr>
                  <w:lang w:val="en-US"/>
                </w:rPr>
                <w:t>expression</w:t>
              </w:r>
              <w:r w:rsidRPr="00D47B1F">
                <w:rPr>
                  <w:lang w:val="en-US"/>
                </w:rPr>
                <w:t xml:space="preserve"> is evaluated as true.</w:t>
              </w:r>
            </w:ins>
          </w:p>
        </w:tc>
        <w:tc>
          <w:tcPr>
            <w:tcW w:w="0" w:type="auto"/>
          </w:tcPr>
          <w:p w14:paraId="4AFF2D1E" w14:textId="77777777" w:rsidR="00BB48ED" w:rsidRPr="00D47B1F" w:rsidRDefault="00BB48ED" w:rsidP="00BB48ED">
            <w:pPr>
              <w:pStyle w:val="TABLE-cell"/>
              <w:rPr>
                <w:ins w:id="9953" w:author="Charles Gifford" w:date="2017-03-18T14:14:00Z"/>
                <w:lang w:val="en-US"/>
              </w:rPr>
            </w:pPr>
            <w:ins w:id="9954" w:author="Charles Gifford" w:date="2017-03-18T14:14:00Z">
              <w:r w:rsidRPr="00D47B1F">
                <w:rPr>
                  <w:lang w:val="en-US"/>
                </w:rPr>
                <w:t>Pass</w:t>
              </w:r>
            </w:ins>
          </w:p>
        </w:tc>
        <w:tc>
          <w:tcPr>
            <w:tcW w:w="0" w:type="auto"/>
          </w:tcPr>
          <w:p w14:paraId="3A72BAE1" w14:textId="77777777" w:rsidR="00BB48ED" w:rsidRPr="00D47B1F" w:rsidRDefault="00BB48ED" w:rsidP="00BB48ED">
            <w:pPr>
              <w:pStyle w:val="TABLE-cell"/>
              <w:rPr>
                <w:ins w:id="9955" w:author="Charles Gifford" w:date="2017-03-18T14:14:00Z"/>
                <w:lang w:val="en-US"/>
              </w:rPr>
            </w:pPr>
            <w:ins w:id="9956" w:author="Charles Gifford" w:date="2017-03-18T14:14:00Z">
              <w:r w:rsidRPr="00D47B1F">
                <w:rPr>
                  <w:lang w:val="en-US"/>
                </w:rPr>
                <w:t>Fail</w:t>
              </w:r>
            </w:ins>
          </w:p>
        </w:tc>
        <w:tc>
          <w:tcPr>
            <w:tcW w:w="0" w:type="auto"/>
          </w:tcPr>
          <w:p w14:paraId="5E78218D" w14:textId="77777777" w:rsidR="00BB48ED" w:rsidRPr="00D47B1F" w:rsidRDefault="00BB48ED" w:rsidP="00BB48ED">
            <w:pPr>
              <w:pStyle w:val="TABLE-cell"/>
              <w:rPr>
                <w:ins w:id="9957" w:author="Charles Gifford" w:date="2017-03-18T14:14:00Z"/>
                <w:lang w:val="en-US"/>
              </w:rPr>
            </w:pPr>
            <w:ins w:id="9958" w:author="Charles Gifford" w:date="2017-03-18T14:14:00Z">
              <w:r w:rsidRPr="00D47B1F">
                <w:rPr>
                  <w:lang w:val="en-US"/>
                </w:rPr>
                <w:t>Pass</w:t>
              </w:r>
            </w:ins>
          </w:p>
        </w:tc>
        <w:tc>
          <w:tcPr>
            <w:tcW w:w="0" w:type="auto"/>
          </w:tcPr>
          <w:p w14:paraId="41AC19EE" w14:textId="77777777" w:rsidR="00BB48ED" w:rsidRPr="00D47B1F" w:rsidRDefault="00BB48ED" w:rsidP="00BB48ED">
            <w:pPr>
              <w:pStyle w:val="TABLE-cell"/>
              <w:rPr>
                <w:ins w:id="9959" w:author="Charles Gifford" w:date="2017-03-18T14:14:00Z"/>
                <w:lang w:val="en-US"/>
              </w:rPr>
            </w:pPr>
            <w:ins w:id="9960" w:author="Charles Gifford" w:date="2017-03-18T14:14:00Z">
              <w:r w:rsidRPr="00D47B1F">
                <w:rPr>
                  <w:lang w:val="en-US"/>
                </w:rPr>
                <w:t>Warn</w:t>
              </w:r>
            </w:ins>
          </w:p>
        </w:tc>
      </w:tr>
    </w:tbl>
    <w:p w14:paraId="74411803" w14:textId="77777777" w:rsidR="00BB48ED" w:rsidRPr="003E1075" w:rsidRDefault="00BB48ED" w:rsidP="00BB48ED">
      <w:pPr>
        <w:pStyle w:val="PARAGRAPH"/>
        <w:rPr>
          <w:ins w:id="9961" w:author="Charles Gifford" w:date="2017-03-18T14:14:00Z"/>
        </w:rPr>
      </w:pPr>
      <w:ins w:id="9962" w:author="Charles Gifford" w:date="2017-03-18T14:14:00Z">
        <w:r w:rsidRPr="003E1075">
          <w:rPr>
            <w:rFonts w:eastAsiaTheme="minorHAnsi"/>
          </w:rPr>
          <w:t>When the expression is empty</w:t>
        </w:r>
        <w:r>
          <w:rPr>
            <w:rFonts w:eastAsiaTheme="minorHAnsi"/>
          </w:rPr>
          <w:t>,</w:t>
        </w:r>
        <w:r w:rsidRPr="003E1075">
          <w:rPr>
            <w:rFonts w:eastAsiaTheme="minorHAnsi"/>
          </w:rPr>
          <w:t xml:space="preserve"> it shall be the last </w:t>
        </w:r>
        <w:r w:rsidRPr="003E1075">
          <w:rPr>
            <w:rFonts w:eastAsiaTheme="minorHAnsi"/>
            <w:i/>
          </w:rPr>
          <w:t>test specification criteria</w:t>
        </w:r>
        <w:r w:rsidRPr="003E1075">
          <w:rPr>
            <w:rFonts w:eastAsiaTheme="minorHAnsi"/>
          </w:rPr>
          <w:t xml:space="preserve"> for the </w:t>
        </w:r>
        <w:r w:rsidRPr="003E1075">
          <w:rPr>
            <w:rFonts w:eastAsiaTheme="minorHAnsi"/>
            <w:i/>
          </w:rPr>
          <w:t>test specification</w:t>
        </w:r>
        <w:r w:rsidRPr="003E1075">
          <w:t>.</w:t>
        </w:r>
      </w:ins>
    </w:p>
    <w:p w14:paraId="00432F92" w14:textId="77777777" w:rsidR="00BB48ED" w:rsidRPr="00D47B1F" w:rsidRDefault="00BB48ED" w:rsidP="00BB48ED">
      <w:pPr>
        <w:pStyle w:val="EXAMPLE0"/>
        <w:rPr>
          <w:ins w:id="9963" w:author="Charles Gifford" w:date="2017-03-18T14:14:00Z"/>
          <w:lang w:val="en-US"/>
        </w:rPr>
      </w:pPr>
      <w:ins w:id="9964" w:author="Charles Gifford" w:date="2017-03-18T14:14:00Z">
        <w:r w:rsidRPr="00D47B1F">
          <w:rPr>
            <w:lang w:val="en-US"/>
          </w:rPr>
          <w:t>EXAMPLE</w:t>
        </w:r>
        <w:r w:rsidRPr="00D47B1F">
          <w:rPr>
            <w:lang w:val="en-US"/>
          </w:rPr>
          <w:tab/>
        </w:r>
        <w:r>
          <w:rPr>
            <w:lang w:val="en-US"/>
          </w:rPr>
          <w:t>Consider</w:t>
        </w:r>
        <w:r w:rsidRPr="00D47B1F">
          <w:rPr>
            <w:lang w:val="en-US"/>
          </w:rPr>
          <w:t xml:space="preserve"> the following sequence of </w:t>
        </w:r>
        <w:r w:rsidRPr="00D47B1F">
          <w:rPr>
            <w:i/>
            <w:lang w:val="en-US"/>
          </w:rPr>
          <w:t>test specification criteria</w:t>
        </w:r>
        <w:r>
          <w:rPr>
            <w:lang w:val="en-US"/>
          </w:rPr>
          <w:t xml:space="preserve"> where the sequence, result and expression are shown. A</w:t>
        </w:r>
        <w:r w:rsidRPr="00D47B1F">
          <w:rPr>
            <w:lang w:val="en-US"/>
          </w:rPr>
          <w:t xml:space="preserve"> </w:t>
        </w:r>
        <w:r w:rsidRPr="00B640E1">
          <w:rPr>
            <w:lang w:val="en-US"/>
          </w:rPr>
          <w:t>material definition property</w:t>
        </w:r>
        <w:r w:rsidRPr="00D47B1F">
          <w:rPr>
            <w:i/>
            <w:lang w:val="en-US"/>
          </w:rPr>
          <w:t xml:space="preserve"> </w:t>
        </w:r>
        <w:r w:rsidRPr="00D47B1F">
          <w:rPr>
            <w:lang w:val="en-US"/>
          </w:rPr>
          <w:t xml:space="preserve">of Fe has been defined in the </w:t>
        </w:r>
        <w:r w:rsidRPr="00D47B1F">
          <w:rPr>
            <w:i/>
            <w:lang w:val="en-US"/>
          </w:rPr>
          <w:t>material definition</w:t>
        </w:r>
        <w:r w:rsidRPr="00D47B1F">
          <w:rPr>
            <w:lang w:val="en-US"/>
          </w:rPr>
          <w:t xml:space="preserve"> </w:t>
        </w:r>
        <w:r>
          <w:rPr>
            <w:lang w:val="en-US"/>
          </w:rPr>
          <w:t>with which</w:t>
        </w:r>
        <w:r w:rsidRPr="00D47B1F">
          <w:rPr>
            <w:lang w:val="en-US"/>
          </w:rPr>
          <w:t xml:space="preserve"> the </w:t>
        </w:r>
        <w:r w:rsidRPr="00D47B1F">
          <w:rPr>
            <w:i/>
            <w:lang w:val="en-US"/>
          </w:rPr>
          <w:t>test specification</w:t>
        </w:r>
        <w:r w:rsidRPr="00D47B1F">
          <w:rPr>
            <w:lang w:val="en-US"/>
          </w:rPr>
          <w:t xml:space="preserve"> is associated</w:t>
        </w:r>
        <w:r>
          <w:rPr>
            <w:lang w:val="en-US"/>
          </w:rPr>
          <w:t xml:space="preserve"> using the </w:t>
        </w:r>
        <w:r w:rsidRPr="00932EE6">
          <w:rPr>
            <w:i/>
            <w:lang w:val="en-US"/>
          </w:rPr>
          <w:t>evaluated property</w:t>
        </w:r>
        <w:r>
          <w:rPr>
            <w:lang w:val="en-US"/>
          </w:rPr>
          <w:t xml:space="preserve"> object</w:t>
        </w:r>
        <w:r w:rsidRPr="00D47B1F">
          <w:rPr>
            <w:lang w:val="en-US"/>
          </w:rPr>
          <w:t>:</w:t>
        </w:r>
      </w:ins>
    </w:p>
    <w:p w14:paraId="2C849DA0" w14:textId="77777777" w:rsidR="00BB48ED" w:rsidRPr="00D47B1F" w:rsidRDefault="00BB48ED" w:rsidP="00BB48ED">
      <w:pPr>
        <w:pStyle w:val="EXAMPLE0"/>
        <w:numPr>
          <w:ilvl w:val="0"/>
          <w:numId w:val="205"/>
        </w:numPr>
        <w:rPr>
          <w:ins w:id="9965" w:author="Charles Gifford" w:date="2017-03-18T14:14:00Z"/>
          <w:lang w:val="en-US"/>
        </w:rPr>
      </w:pPr>
      <w:ins w:id="9966" w:author="Charles Gifford" w:date="2017-03-18T14:14:00Z">
        <w:r w:rsidRPr="00D47B1F">
          <w:rPr>
            <w:lang w:val="en-US"/>
          </w:rPr>
          <w:t>Pass: Fe &gt; 59% and Fe &lt; 61%</w:t>
        </w:r>
      </w:ins>
    </w:p>
    <w:p w14:paraId="769FD5B2" w14:textId="77777777" w:rsidR="00BB48ED" w:rsidRPr="00D47B1F" w:rsidRDefault="00BB48ED" w:rsidP="00BB48ED">
      <w:pPr>
        <w:pStyle w:val="EXAMPLE0"/>
        <w:numPr>
          <w:ilvl w:val="0"/>
          <w:numId w:val="205"/>
        </w:numPr>
        <w:rPr>
          <w:ins w:id="9967" w:author="Charles Gifford" w:date="2017-03-18T14:14:00Z"/>
          <w:lang w:val="en-US"/>
        </w:rPr>
      </w:pPr>
      <w:ins w:id="9968" w:author="Charles Gifford" w:date="2017-03-18T14:14:00Z">
        <w:r w:rsidRPr="00D47B1F">
          <w:rPr>
            <w:lang w:val="en-US"/>
          </w:rPr>
          <w:t>Warn: Fe &gt; 58.5% and Fe &lt; 61.5%</w:t>
        </w:r>
      </w:ins>
    </w:p>
    <w:p w14:paraId="6CD5FC55" w14:textId="77777777" w:rsidR="00BB48ED" w:rsidRDefault="00BB48ED" w:rsidP="00BB48ED">
      <w:pPr>
        <w:pStyle w:val="EXAMPLE0"/>
        <w:numPr>
          <w:ilvl w:val="0"/>
          <w:numId w:val="205"/>
        </w:numPr>
        <w:rPr>
          <w:ins w:id="9969" w:author="Charles Gifford" w:date="2017-03-18T14:14:00Z"/>
          <w:lang w:val="en-US"/>
        </w:rPr>
      </w:pPr>
      <w:ins w:id="9970" w:author="Charles Gifford" w:date="2017-03-18T14:14:00Z">
        <w:r w:rsidRPr="00D47B1F">
          <w:rPr>
            <w:lang w:val="en-US"/>
          </w:rPr>
          <w:t>Fail</w:t>
        </w:r>
      </w:ins>
    </w:p>
    <w:p w14:paraId="346A6BB6" w14:textId="77777777" w:rsidR="00BB48ED" w:rsidRPr="003E1075" w:rsidRDefault="00BB48ED" w:rsidP="00BB48ED">
      <w:pPr>
        <w:pStyle w:val="Heading3"/>
        <w:ind w:left="900" w:hanging="900"/>
        <w:rPr>
          <w:ins w:id="9971" w:author="Charles Gifford" w:date="2017-03-18T14:14:00Z"/>
        </w:rPr>
      </w:pPr>
      <w:ins w:id="9972" w:author="Charles Gifford" w:date="2017-03-18T14:14:00Z">
        <w:r>
          <w:t>Evaluated</w:t>
        </w:r>
        <w:r w:rsidRPr="003E1075">
          <w:t xml:space="preserve"> property</w:t>
        </w:r>
      </w:ins>
    </w:p>
    <w:p w14:paraId="71B2EB3F" w14:textId="77777777" w:rsidR="00BB48ED" w:rsidRDefault="00BB48ED" w:rsidP="00BB48ED">
      <w:pPr>
        <w:pStyle w:val="PARAGRAPH"/>
        <w:rPr>
          <w:ins w:id="9973" w:author="Charles Gifford" w:date="2017-03-18T14:14:00Z"/>
        </w:rPr>
      </w:pPr>
      <w:ins w:id="9974" w:author="Charles Gifford" w:date="2017-03-18T14:14:00Z">
        <w:r w:rsidRPr="00D47B1F">
          <w:t>The</w:t>
        </w:r>
        <w:r w:rsidRPr="00D47B1F">
          <w:rPr>
            <w:i/>
          </w:rPr>
          <w:t xml:space="preserve"> </w:t>
        </w:r>
        <w:r>
          <w:rPr>
            <w:i/>
          </w:rPr>
          <w:t>evaluated</w:t>
        </w:r>
        <w:r w:rsidRPr="00D47B1F">
          <w:rPr>
            <w:i/>
          </w:rPr>
          <w:t xml:space="preserve"> property</w:t>
        </w:r>
        <w:r w:rsidRPr="00D47B1F">
          <w:t xml:space="preserve"> object </w:t>
        </w:r>
        <w:r>
          <w:t>identifies the set of</w:t>
        </w:r>
        <w:r w:rsidRPr="00386ED8">
          <w:rPr>
            <w:i/>
          </w:rPr>
          <w:t xml:space="preserve"> testable object / testable object property</w:t>
        </w:r>
        <w:r>
          <w:t xml:space="preserve"> pairs to be measured and the applicable test method to obtain a </w:t>
        </w:r>
        <w:r w:rsidRPr="00FC10E8">
          <w:rPr>
            <w:i/>
          </w:rPr>
          <w:t>property measurement</w:t>
        </w:r>
        <w:r>
          <w:t>.</w:t>
        </w:r>
      </w:ins>
    </w:p>
    <w:p w14:paraId="77F7D0AF" w14:textId="2E815C6C" w:rsidR="00BB48ED" w:rsidRDefault="0025370F" w:rsidP="00BB48ED">
      <w:pPr>
        <w:pStyle w:val="PARAGRAPH"/>
        <w:rPr>
          <w:ins w:id="9975" w:author="Charles Gifford" w:date="2017-03-18T14:14:00Z"/>
        </w:rPr>
      </w:pPr>
      <w:ins w:id="9976" w:author="Charles Gifford" w:date="2017-03-22T16:42:00Z">
        <w:r>
          <w:fldChar w:fldCharType="begin"/>
        </w:r>
        <w:r>
          <w:instrText xml:space="preserve"> REF _Ref477964297 \h </w:instrText>
        </w:r>
      </w:ins>
      <w:r>
        <w:fldChar w:fldCharType="separate"/>
      </w:r>
      <w:ins w:id="9977" w:author="Charles Gifford" w:date="2017-03-22T16:42:00Z">
        <w:r>
          <w:t xml:space="preserve">Table </w:t>
        </w:r>
        <w:r>
          <w:rPr>
            <w:noProof/>
          </w:rPr>
          <w:t>102</w:t>
        </w:r>
        <w:r>
          <w:fldChar w:fldCharType="end"/>
        </w:r>
        <w:r>
          <w:t xml:space="preserve"> </w:t>
        </w:r>
      </w:ins>
      <w:ins w:id="9978" w:author="Charles Gifford" w:date="2017-03-18T14:14:00Z">
        <w:r w:rsidR="00BB48ED">
          <w:t>defines</w:t>
        </w:r>
        <w:r w:rsidR="00BB48ED" w:rsidRPr="00D47B1F">
          <w:t xml:space="preserve"> the relationship</w:t>
        </w:r>
        <w:r w:rsidR="00BB48ED">
          <w:t xml:space="preserve"> role</w:t>
        </w:r>
        <w:r w:rsidR="00BB48ED" w:rsidRPr="00D47B1F">
          <w:t>s</w:t>
        </w:r>
        <w:r w:rsidR="00BB48ED" w:rsidRPr="00185A6C">
          <w:t xml:space="preserve"> </w:t>
        </w:r>
        <w:r w:rsidR="00BB48ED">
          <w:t>for</w:t>
        </w:r>
        <w:r w:rsidR="00BB48ED" w:rsidRPr="00185A6C">
          <w:t xml:space="preserve"> the </w:t>
        </w:r>
        <w:r w:rsidR="00BB48ED">
          <w:rPr>
            <w:i/>
          </w:rPr>
          <w:t>evaluated</w:t>
        </w:r>
        <w:r w:rsidR="00BB48ED" w:rsidRPr="00D47B1F">
          <w:rPr>
            <w:i/>
          </w:rPr>
          <w:t xml:space="preserve"> </w:t>
        </w:r>
        <w:r w:rsidR="00BB48ED">
          <w:rPr>
            <w:i/>
          </w:rPr>
          <w:t>property.</w:t>
        </w:r>
        <w:r w:rsidR="00BB48ED">
          <w:t xml:space="preserve"> </w:t>
        </w:r>
      </w:ins>
      <w:ins w:id="9979" w:author="Charles Gifford" w:date="2017-03-22T16:43:00Z">
        <w:r>
          <w:fldChar w:fldCharType="begin"/>
        </w:r>
        <w:r>
          <w:instrText xml:space="preserve"> REF _Ref477964315 \h </w:instrText>
        </w:r>
      </w:ins>
      <w:r>
        <w:fldChar w:fldCharType="separate"/>
      </w:r>
      <w:ins w:id="9980" w:author="Charles Gifford" w:date="2017-03-22T16:43:00Z">
        <w:r>
          <w:t xml:space="preserve">Table </w:t>
        </w:r>
        <w:r>
          <w:rPr>
            <w:noProof/>
          </w:rPr>
          <w:t>103</w:t>
        </w:r>
        <w:r>
          <w:fldChar w:fldCharType="end"/>
        </w:r>
        <w:r>
          <w:t xml:space="preserve"> </w:t>
        </w:r>
      </w:ins>
      <w:ins w:id="9981" w:author="Charles Gifford" w:date="2017-03-18T14:14:00Z">
        <w:r w:rsidR="00BB48ED" w:rsidRPr="00D47B1F">
          <w:t xml:space="preserve">lists the attributes of </w:t>
        </w:r>
        <w:r w:rsidR="00BB48ED">
          <w:t xml:space="preserve">the </w:t>
        </w:r>
        <w:r w:rsidR="00BB48ED">
          <w:rPr>
            <w:i/>
          </w:rPr>
          <w:t>evaluated</w:t>
        </w:r>
        <w:r w:rsidR="00BB48ED" w:rsidRPr="00D47B1F">
          <w:rPr>
            <w:i/>
          </w:rPr>
          <w:t xml:space="preserve"> </w:t>
        </w:r>
        <w:r w:rsidR="00BB48ED">
          <w:rPr>
            <w:i/>
          </w:rPr>
          <w:t>property</w:t>
        </w:r>
        <w:r w:rsidR="00BB48ED" w:rsidRPr="00D47B1F">
          <w:t>.</w:t>
        </w:r>
      </w:ins>
    </w:p>
    <w:p w14:paraId="790DD311" w14:textId="3765BC69" w:rsidR="00BB48ED" w:rsidRDefault="0025370F" w:rsidP="00E05180">
      <w:pPr>
        <w:pStyle w:val="TABLE-title"/>
        <w:rPr>
          <w:ins w:id="9982" w:author="Charles Gifford" w:date="2017-03-18T14:14:00Z"/>
        </w:rPr>
      </w:pPr>
      <w:bookmarkStart w:id="9983" w:name="_Ref477964297"/>
      <w:bookmarkStart w:id="9984" w:name="_Toc478492402"/>
      <w:ins w:id="9985" w:author="Charles Gifford" w:date="2017-03-22T16:42:00Z">
        <w:r>
          <w:t xml:space="preserve">Table </w:t>
        </w:r>
        <w:r>
          <w:fldChar w:fldCharType="begin"/>
        </w:r>
        <w:r>
          <w:instrText xml:space="preserve"> SEQ Table \* ARABIC </w:instrText>
        </w:r>
      </w:ins>
      <w:r>
        <w:fldChar w:fldCharType="separate"/>
      </w:r>
      <w:ins w:id="9986" w:author="Charles Gifford" w:date="2017-03-22T16:42:00Z">
        <w:r>
          <w:rPr>
            <w:noProof/>
          </w:rPr>
          <w:t>102</w:t>
        </w:r>
        <w:r>
          <w:fldChar w:fldCharType="end"/>
        </w:r>
        <w:bookmarkEnd w:id="9983"/>
        <w:r>
          <w:t xml:space="preserve"> </w:t>
        </w:r>
      </w:ins>
      <w:ins w:id="9987" w:author="Charles Gifford" w:date="2017-03-18T14:14:00Z">
        <w:r w:rsidR="00BB48ED">
          <w:t>- Evaluated property relationship roles</w:t>
        </w:r>
        <w:bookmarkEnd w:id="9984"/>
      </w:ins>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BB48ED" w:rsidRPr="009432BC" w14:paraId="57057634" w14:textId="77777777" w:rsidTr="00C16D14">
        <w:trPr>
          <w:trHeight w:val="197"/>
          <w:tblHeader/>
          <w:ins w:id="9988" w:author="Charles Gifford" w:date="2017-03-18T14:14:00Z"/>
        </w:trPr>
        <w:tc>
          <w:tcPr>
            <w:tcW w:w="2155" w:type="dxa"/>
            <w:shd w:val="clear" w:color="auto" w:fill="auto"/>
          </w:tcPr>
          <w:p w14:paraId="22671901" w14:textId="77777777" w:rsidR="00BB48ED" w:rsidRPr="009432BC" w:rsidRDefault="00BB48ED" w:rsidP="00C16D14">
            <w:pPr>
              <w:pStyle w:val="TABLE-col-heading"/>
              <w:rPr>
                <w:ins w:id="9989" w:author="Charles Gifford" w:date="2017-03-18T14:14:00Z"/>
              </w:rPr>
            </w:pPr>
            <w:ins w:id="9990" w:author="Charles Gifford" w:date="2017-03-18T14:14:00Z">
              <w:r w:rsidRPr="009432BC">
                <w:t>Related Object</w:t>
              </w:r>
            </w:ins>
          </w:p>
        </w:tc>
        <w:tc>
          <w:tcPr>
            <w:tcW w:w="2070" w:type="dxa"/>
            <w:shd w:val="clear" w:color="auto" w:fill="auto"/>
          </w:tcPr>
          <w:p w14:paraId="68370F81" w14:textId="77777777" w:rsidR="00BB48ED" w:rsidRPr="009432BC" w:rsidRDefault="00BB48ED" w:rsidP="00C16D14">
            <w:pPr>
              <w:pStyle w:val="TABLE-col-heading"/>
              <w:rPr>
                <w:ins w:id="9991" w:author="Charles Gifford" w:date="2017-03-18T14:14:00Z"/>
              </w:rPr>
            </w:pPr>
            <w:ins w:id="9992" w:author="Charles Gifford" w:date="2017-03-18T14:14:00Z">
              <w:r w:rsidRPr="009432BC">
                <w:t>Role</w:t>
              </w:r>
            </w:ins>
          </w:p>
        </w:tc>
        <w:tc>
          <w:tcPr>
            <w:tcW w:w="1080" w:type="dxa"/>
            <w:shd w:val="clear" w:color="auto" w:fill="auto"/>
          </w:tcPr>
          <w:p w14:paraId="235AC765" w14:textId="77777777" w:rsidR="00BB48ED" w:rsidRPr="009432BC" w:rsidRDefault="00BB48ED" w:rsidP="00C16D14">
            <w:pPr>
              <w:pStyle w:val="TABLE-col-heading"/>
              <w:rPr>
                <w:ins w:id="9993" w:author="Charles Gifford" w:date="2017-03-18T14:14:00Z"/>
              </w:rPr>
            </w:pPr>
            <w:ins w:id="9994" w:author="Charles Gifford" w:date="2017-03-18T14:14:00Z">
              <w:r w:rsidRPr="009432BC">
                <w:t>Multiplicity</w:t>
              </w:r>
            </w:ins>
          </w:p>
        </w:tc>
        <w:tc>
          <w:tcPr>
            <w:tcW w:w="3780" w:type="dxa"/>
            <w:shd w:val="clear" w:color="auto" w:fill="auto"/>
          </w:tcPr>
          <w:p w14:paraId="6CA02702" w14:textId="77777777" w:rsidR="00BB48ED" w:rsidRPr="009432BC" w:rsidRDefault="00BB48ED" w:rsidP="00C16D14">
            <w:pPr>
              <w:pStyle w:val="TABLE-col-heading"/>
              <w:rPr>
                <w:ins w:id="9995" w:author="Charles Gifford" w:date="2017-03-18T14:14:00Z"/>
              </w:rPr>
            </w:pPr>
            <w:ins w:id="9996" w:author="Charles Gifford" w:date="2017-03-18T14:14:00Z">
              <w:r w:rsidRPr="009432BC">
                <w:t>Description</w:t>
              </w:r>
            </w:ins>
          </w:p>
        </w:tc>
      </w:tr>
      <w:tr w:rsidR="00BB48ED" w:rsidRPr="009432BC" w14:paraId="6215A15D" w14:textId="77777777" w:rsidTr="00C16D14">
        <w:trPr>
          <w:trHeight w:val="332"/>
          <w:ins w:id="9997" w:author="Charles Gifford" w:date="2017-03-18T14:14:00Z"/>
        </w:trPr>
        <w:tc>
          <w:tcPr>
            <w:tcW w:w="2155" w:type="dxa"/>
            <w:shd w:val="clear" w:color="auto" w:fill="auto"/>
          </w:tcPr>
          <w:p w14:paraId="07949A1C" w14:textId="77777777" w:rsidR="00BB48ED" w:rsidRPr="009432BC" w:rsidRDefault="00BB48ED" w:rsidP="00C16D14">
            <w:pPr>
              <w:pStyle w:val="TABLE-cell"/>
              <w:rPr>
                <w:ins w:id="9998" w:author="Charles Gifford" w:date="2017-03-18T14:14:00Z"/>
              </w:rPr>
            </w:pPr>
            <w:ins w:id="9999" w:author="Charles Gifford" w:date="2017-03-18T14:14:00Z">
              <w:r>
                <w:t>Testable object property</w:t>
              </w:r>
            </w:ins>
          </w:p>
        </w:tc>
        <w:tc>
          <w:tcPr>
            <w:tcW w:w="2070" w:type="dxa"/>
            <w:shd w:val="clear" w:color="auto" w:fill="auto"/>
          </w:tcPr>
          <w:p w14:paraId="6AE8E941" w14:textId="77777777" w:rsidR="00BB48ED" w:rsidRPr="009432BC" w:rsidRDefault="00BB48ED" w:rsidP="00C16D14">
            <w:pPr>
              <w:pStyle w:val="TABLE-cell"/>
              <w:rPr>
                <w:ins w:id="10000" w:author="Charles Gifford" w:date="2017-03-18T14:14:00Z"/>
              </w:rPr>
            </w:pPr>
            <w:ins w:id="10001" w:author="Charles Gifford" w:date="2017-03-18T14:14:00Z">
              <w:r>
                <w:t>Testable object property ID</w:t>
              </w:r>
            </w:ins>
          </w:p>
        </w:tc>
        <w:tc>
          <w:tcPr>
            <w:tcW w:w="1080" w:type="dxa"/>
            <w:shd w:val="clear" w:color="auto" w:fill="auto"/>
          </w:tcPr>
          <w:p w14:paraId="04494E97" w14:textId="77777777" w:rsidR="00BB48ED" w:rsidRPr="009432BC" w:rsidRDefault="00BB48ED" w:rsidP="00C16D14">
            <w:pPr>
              <w:pStyle w:val="TABLE-cell"/>
              <w:rPr>
                <w:ins w:id="10002" w:author="Charles Gifford" w:date="2017-03-18T14:14:00Z"/>
              </w:rPr>
            </w:pPr>
            <w:ins w:id="10003" w:author="Charles Gifford" w:date="2017-03-18T14:14:00Z">
              <w:r>
                <w:t>1</w:t>
              </w:r>
            </w:ins>
          </w:p>
        </w:tc>
        <w:tc>
          <w:tcPr>
            <w:tcW w:w="3780" w:type="dxa"/>
            <w:shd w:val="clear" w:color="auto" w:fill="auto"/>
          </w:tcPr>
          <w:p w14:paraId="0B58A098" w14:textId="77777777" w:rsidR="00BB48ED" w:rsidRPr="00F73DFC" w:rsidRDefault="00BB48ED" w:rsidP="00C16D14">
            <w:pPr>
              <w:pStyle w:val="TABLE-cell"/>
              <w:rPr>
                <w:ins w:id="10004" w:author="Charles Gifford" w:date="2017-03-18T14:14:00Z"/>
              </w:rPr>
            </w:pPr>
            <w:ins w:id="10005" w:author="Charles Gifford" w:date="2017-03-18T14:14:00Z">
              <w:r>
                <w:t xml:space="preserve">The testable object property ID which is to be measured by this </w:t>
              </w:r>
              <w:r>
                <w:rPr>
                  <w:i/>
                </w:rPr>
                <w:t>test specification</w:t>
              </w:r>
              <w:r>
                <w:t>.</w:t>
              </w:r>
            </w:ins>
          </w:p>
        </w:tc>
      </w:tr>
      <w:tr w:rsidR="00BB48ED" w:rsidRPr="009432BC" w14:paraId="680CFA3F" w14:textId="77777777" w:rsidTr="00C16D14">
        <w:trPr>
          <w:trHeight w:val="332"/>
          <w:ins w:id="10006" w:author="Charles Gifford" w:date="2017-03-18T14:14:00Z"/>
        </w:trPr>
        <w:tc>
          <w:tcPr>
            <w:tcW w:w="2155" w:type="dxa"/>
            <w:shd w:val="clear" w:color="auto" w:fill="auto"/>
          </w:tcPr>
          <w:p w14:paraId="72DC44D3" w14:textId="77777777" w:rsidR="00BB48ED" w:rsidRDefault="00BB48ED" w:rsidP="00C16D14">
            <w:pPr>
              <w:pStyle w:val="TABLE-cell"/>
              <w:rPr>
                <w:ins w:id="10007" w:author="Charles Gifford" w:date="2017-03-18T14:14:00Z"/>
              </w:rPr>
            </w:pPr>
            <w:ins w:id="10008" w:author="Charles Gifford" w:date="2017-03-18T14:14:00Z">
              <w:r>
                <w:t>Test method</w:t>
              </w:r>
            </w:ins>
          </w:p>
        </w:tc>
        <w:tc>
          <w:tcPr>
            <w:tcW w:w="2070" w:type="dxa"/>
            <w:shd w:val="clear" w:color="auto" w:fill="auto"/>
          </w:tcPr>
          <w:p w14:paraId="07493CE8" w14:textId="77777777" w:rsidR="00BB48ED" w:rsidRDefault="00BB48ED" w:rsidP="00C16D14">
            <w:pPr>
              <w:pStyle w:val="TABLE-cell"/>
              <w:rPr>
                <w:ins w:id="10009" w:author="Charles Gifford" w:date="2017-03-18T14:14:00Z"/>
              </w:rPr>
            </w:pPr>
            <w:ins w:id="10010" w:author="Charles Gifford" w:date="2017-03-18T14:14:00Z">
              <w:r>
                <w:t>Test method ID</w:t>
              </w:r>
            </w:ins>
          </w:p>
        </w:tc>
        <w:tc>
          <w:tcPr>
            <w:tcW w:w="1080" w:type="dxa"/>
            <w:shd w:val="clear" w:color="auto" w:fill="auto"/>
          </w:tcPr>
          <w:p w14:paraId="1FB23346" w14:textId="77777777" w:rsidR="00BB48ED" w:rsidRDefault="00BB48ED" w:rsidP="00C16D14">
            <w:pPr>
              <w:pStyle w:val="TABLE-cell"/>
              <w:rPr>
                <w:ins w:id="10011" w:author="Charles Gifford" w:date="2017-03-18T14:14:00Z"/>
              </w:rPr>
            </w:pPr>
            <w:ins w:id="10012" w:author="Charles Gifford" w:date="2017-03-18T14:14:00Z">
              <w:r>
                <w:t>0..1</w:t>
              </w:r>
            </w:ins>
          </w:p>
        </w:tc>
        <w:tc>
          <w:tcPr>
            <w:tcW w:w="3780" w:type="dxa"/>
            <w:shd w:val="clear" w:color="auto" w:fill="auto"/>
          </w:tcPr>
          <w:p w14:paraId="1265D79A" w14:textId="77777777" w:rsidR="00BB48ED" w:rsidRDefault="00BB48ED" w:rsidP="00C16D14">
            <w:pPr>
              <w:pStyle w:val="TABLE-cell"/>
              <w:rPr>
                <w:ins w:id="10013" w:author="Charles Gifford" w:date="2017-03-18T14:14:00Z"/>
              </w:rPr>
            </w:pPr>
            <w:ins w:id="10014" w:author="Charles Gifford" w:date="2017-03-18T14:14:00Z">
              <w:r>
                <w:t>The ID of the test method which is to be applied to obtain the measurement for the testable object property ID.</w:t>
              </w:r>
            </w:ins>
          </w:p>
        </w:tc>
      </w:tr>
      <w:tr w:rsidR="0096049F" w:rsidRPr="009432BC" w14:paraId="7195C14D" w14:textId="77777777" w:rsidTr="0096049F">
        <w:trPr>
          <w:trHeight w:val="332"/>
          <w:ins w:id="10015" w:author="Charles Gifford" w:date="2017-03-18T16:01:00Z"/>
        </w:trPr>
        <w:tc>
          <w:tcPr>
            <w:tcW w:w="2155" w:type="dxa"/>
            <w:shd w:val="clear" w:color="auto" w:fill="auto"/>
          </w:tcPr>
          <w:p w14:paraId="3FE8D678" w14:textId="5569BA64" w:rsidR="0096049F" w:rsidRDefault="0096049F" w:rsidP="0096049F">
            <w:pPr>
              <w:pStyle w:val="TABLE-cell"/>
              <w:rPr>
                <w:ins w:id="10016" w:author="Charles Gifford" w:date="2017-03-18T16:01:00Z"/>
              </w:rPr>
            </w:pPr>
            <w:ins w:id="10017" w:author="Charles Gifford" w:date="2017-03-18T16:01:00Z">
              <w:r>
                <w:t>Test specification</w:t>
              </w:r>
            </w:ins>
          </w:p>
        </w:tc>
        <w:tc>
          <w:tcPr>
            <w:tcW w:w="2070" w:type="dxa"/>
            <w:shd w:val="clear" w:color="auto" w:fill="auto"/>
          </w:tcPr>
          <w:p w14:paraId="62788C3D" w14:textId="54206ADD" w:rsidR="0096049F" w:rsidRDefault="0096049F" w:rsidP="0096049F">
            <w:pPr>
              <w:pStyle w:val="TABLE-cell"/>
              <w:rPr>
                <w:ins w:id="10018" w:author="Charles Gifford" w:date="2017-03-18T16:01:00Z"/>
              </w:rPr>
            </w:pPr>
            <w:ins w:id="10019" w:author="Charles Gifford" w:date="2017-03-18T16:01:00Z">
              <w:r>
                <w:t xml:space="preserve">NA </w:t>
              </w:r>
            </w:ins>
          </w:p>
        </w:tc>
        <w:tc>
          <w:tcPr>
            <w:tcW w:w="1080" w:type="dxa"/>
            <w:shd w:val="clear" w:color="auto" w:fill="auto"/>
          </w:tcPr>
          <w:p w14:paraId="45A8E769" w14:textId="7AB086A2" w:rsidR="0096049F" w:rsidRDefault="0096049F" w:rsidP="0096049F">
            <w:pPr>
              <w:pStyle w:val="TABLE-cell"/>
              <w:rPr>
                <w:ins w:id="10020" w:author="Charles Gifford" w:date="2017-03-18T16:01:00Z"/>
              </w:rPr>
            </w:pPr>
            <w:ins w:id="10021" w:author="Charles Gifford" w:date="2017-03-18T16:01:00Z">
              <w:r>
                <w:t>1</w:t>
              </w:r>
            </w:ins>
          </w:p>
        </w:tc>
        <w:tc>
          <w:tcPr>
            <w:tcW w:w="3780" w:type="dxa"/>
            <w:shd w:val="clear" w:color="auto" w:fill="auto"/>
          </w:tcPr>
          <w:p w14:paraId="7BC28C85" w14:textId="627C8CF9" w:rsidR="0096049F" w:rsidRDefault="0096049F" w:rsidP="0096049F">
            <w:pPr>
              <w:pStyle w:val="TABLE-cell"/>
              <w:rPr>
                <w:ins w:id="10022" w:author="Charles Gifford" w:date="2017-03-18T16:01:00Z"/>
              </w:rPr>
            </w:pPr>
            <w:ins w:id="10023" w:author="Charles Gifford" w:date="2017-03-18T16:02:00Z">
              <w:r>
                <w:t>This</w:t>
              </w:r>
              <w:r w:rsidRPr="0096049F">
                <w:t xml:space="preserve"> property(s) </w:t>
              </w:r>
            </w:ins>
            <w:ins w:id="10024" w:author="Charles Gifford" w:date="2017-03-18T16:03:00Z">
              <w:r>
                <w:t xml:space="preserve">is </w:t>
              </w:r>
            </w:ins>
            <w:ins w:id="10025" w:author="Charles Gifford" w:date="2017-03-18T16:02:00Z">
              <w:r>
                <w:t>measured and evaluated by the</w:t>
              </w:r>
              <w:r w:rsidRPr="0096049F">
                <w:t xml:space="preserve"> test specification.</w:t>
              </w:r>
            </w:ins>
          </w:p>
        </w:tc>
      </w:tr>
    </w:tbl>
    <w:p w14:paraId="112798E8" w14:textId="1040BA06" w:rsidR="00BB48ED" w:rsidRPr="00D47B1F" w:rsidRDefault="0025370F" w:rsidP="00E05180">
      <w:pPr>
        <w:pStyle w:val="TABLE-title"/>
        <w:rPr>
          <w:ins w:id="10026" w:author="Charles Gifford" w:date="2017-03-18T14:14:00Z"/>
          <w:lang w:val="en-US"/>
        </w:rPr>
      </w:pPr>
      <w:bookmarkStart w:id="10027" w:name="_Ref477964315"/>
      <w:bookmarkStart w:id="10028" w:name="_Toc478492403"/>
      <w:ins w:id="10029" w:author="Charles Gifford" w:date="2017-03-22T16:42:00Z">
        <w:r>
          <w:t xml:space="preserve">Table </w:t>
        </w:r>
        <w:r>
          <w:fldChar w:fldCharType="begin"/>
        </w:r>
        <w:r>
          <w:instrText xml:space="preserve"> SEQ Table \* ARABIC </w:instrText>
        </w:r>
      </w:ins>
      <w:r>
        <w:fldChar w:fldCharType="separate"/>
      </w:r>
      <w:ins w:id="10030" w:author="Charles Gifford" w:date="2017-03-22T16:42:00Z">
        <w:r>
          <w:rPr>
            <w:noProof/>
          </w:rPr>
          <w:t>103</w:t>
        </w:r>
        <w:r>
          <w:fldChar w:fldCharType="end"/>
        </w:r>
        <w:bookmarkEnd w:id="10027"/>
        <w:r>
          <w:rPr>
            <w:lang w:val="en-US"/>
          </w:rPr>
          <w:t xml:space="preserve"> </w:t>
        </w:r>
      </w:ins>
      <w:ins w:id="10031" w:author="Charles Gifford" w:date="2017-03-18T14:14:00Z">
        <w:r w:rsidR="00BB48ED" w:rsidRPr="00D47B1F">
          <w:rPr>
            <w:lang w:val="en-US"/>
          </w:rPr>
          <w:t xml:space="preserve">- Attributes of </w:t>
        </w:r>
        <w:r w:rsidR="00BB48ED">
          <w:rPr>
            <w:lang w:val="en-US"/>
          </w:rPr>
          <w:t>evaluated</w:t>
        </w:r>
        <w:r w:rsidR="00BB48ED" w:rsidRPr="00D47B1F">
          <w:rPr>
            <w:lang w:val="en-US"/>
          </w:rPr>
          <w:t xml:space="preserve"> property</w:t>
        </w:r>
        <w:bookmarkEnd w:id="10028"/>
      </w:ins>
    </w:p>
    <w:tbl>
      <w:tblPr>
        <w:tblStyle w:val="TableGrid"/>
        <w:tblW w:w="0" w:type="auto"/>
        <w:tblLook w:val="04A0" w:firstRow="1" w:lastRow="0" w:firstColumn="1" w:lastColumn="0" w:noHBand="0" w:noVBand="1"/>
      </w:tblPr>
      <w:tblGrid>
        <w:gridCol w:w="1222"/>
        <w:gridCol w:w="1899"/>
        <w:gridCol w:w="1869"/>
        <w:gridCol w:w="1555"/>
        <w:gridCol w:w="1226"/>
        <w:gridCol w:w="1291"/>
      </w:tblGrid>
      <w:tr w:rsidR="00BB48ED" w:rsidRPr="00D47B1F" w14:paraId="45850297" w14:textId="77777777" w:rsidTr="00BB48ED">
        <w:trPr>
          <w:cantSplit/>
          <w:tblHeader/>
          <w:ins w:id="10032" w:author="Charles Gifford" w:date="2017-03-18T14:14:00Z"/>
        </w:trPr>
        <w:tc>
          <w:tcPr>
            <w:tcW w:w="0" w:type="auto"/>
          </w:tcPr>
          <w:p w14:paraId="3721A831" w14:textId="77777777" w:rsidR="00BB48ED" w:rsidRPr="00D47B1F" w:rsidRDefault="00BB48ED" w:rsidP="00BB48ED">
            <w:pPr>
              <w:pStyle w:val="TABLE-col-heading"/>
              <w:rPr>
                <w:ins w:id="10033" w:author="Charles Gifford" w:date="2017-03-18T14:14:00Z"/>
                <w:lang w:val="en-US"/>
              </w:rPr>
            </w:pPr>
            <w:ins w:id="10034" w:author="Charles Gifford" w:date="2017-03-18T14:14:00Z">
              <w:r w:rsidRPr="00D47B1F">
                <w:rPr>
                  <w:lang w:val="en-US"/>
                </w:rPr>
                <w:t>Attribut</w:t>
              </w:r>
              <w:r>
                <w:rPr>
                  <w:lang w:val="en-US"/>
                </w:rPr>
                <w:t>e n</w:t>
              </w:r>
              <w:r w:rsidRPr="00D47B1F">
                <w:rPr>
                  <w:lang w:val="en-US"/>
                </w:rPr>
                <w:t>ame</w:t>
              </w:r>
            </w:ins>
          </w:p>
        </w:tc>
        <w:tc>
          <w:tcPr>
            <w:tcW w:w="0" w:type="auto"/>
          </w:tcPr>
          <w:p w14:paraId="213E2436" w14:textId="77777777" w:rsidR="00BB48ED" w:rsidRPr="00D47B1F" w:rsidRDefault="00BB48ED" w:rsidP="00BB48ED">
            <w:pPr>
              <w:pStyle w:val="TABLE-col-heading"/>
              <w:rPr>
                <w:ins w:id="10035" w:author="Charles Gifford" w:date="2017-03-18T14:14:00Z"/>
                <w:lang w:val="en-US"/>
              </w:rPr>
            </w:pPr>
            <w:ins w:id="10036" w:author="Charles Gifford" w:date="2017-03-18T14:14:00Z">
              <w:r w:rsidRPr="00D47B1F">
                <w:rPr>
                  <w:lang w:val="en-US"/>
                </w:rPr>
                <w:t>Description</w:t>
              </w:r>
            </w:ins>
          </w:p>
        </w:tc>
        <w:tc>
          <w:tcPr>
            <w:tcW w:w="0" w:type="auto"/>
          </w:tcPr>
          <w:p w14:paraId="67FFFF3C" w14:textId="77777777" w:rsidR="00BB48ED" w:rsidRPr="00D47B1F" w:rsidRDefault="00BB48ED" w:rsidP="00BB48ED">
            <w:pPr>
              <w:pStyle w:val="TABLE-col-heading"/>
              <w:rPr>
                <w:ins w:id="10037" w:author="Charles Gifford" w:date="2017-03-18T14:14:00Z"/>
                <w:lang w:val="en-US"/>
              </w:rPr>
            </w:pPr>
            <w:ins w:id="10038" w:author="Charles Gifford" w:date="2017-03-18T14:14:00Z">
              <w:r>
                <w:rPr>
                  <w:lang w:val="en-US"/>
                </w:rPr>
                <w:t>Production e</w:t>
              </w:r>
              <w:r w:rsidRPr="00D47B1F">
                <w:rPr>
                  <w:lang w:val="en-US"/>
                </w:rPr>
                <w:t>xamples</w:t>
              </w:r>
            </w:ins>
          </w:p>
        </w:tc>
        <w:tc>
          <w:tcPr>
            <w:tcW w:w="0" w:type="auto"/>
          </w:tcPr>
          <w:p w14:paraId="62EF95E8" w14:textId="77777777" w:rsidR="00BB48ED" w:rsidRPr="00D47B1F" w:rsidRDefault="00BB48ED" w:rsidP="00BB48ED">
            <w:pPr>
              <w:pStyle w:val="TABLE-col-heading"/>
              <w:rPr>
                <w:ins w:id="10039" w:author="Charles Gifford" w:date="2017-03-18T14:14:00Z"/>
                <w:lang w:val="en-US"/>
              </w:rPr>
            </w:pPr>
            <w:ins w:id="10040" w:author="Charles Gifford" w:date="2017-03-18T14:14:00Z">
              <w:r>
                <w:rPr>
                  <w:lang w:val="en-US"/>
                </w:rPr>
                <w:t>Maintenance e</w:t>
              </w:r>
              <w:r w:rsidRPr="00D47B1F">
                <w:rPr>
                  <w:lang w:val="en-US"/>
                </w:rPr>
                <w:t>xamples</w:t>
              </w:r>
            </w:ins>
          </w:p>
        </w:tc>
        <w:tc>
          <w:tcPr>
            <w:tcW w:w="0" w:type="auto"/>
          </w:tcPr>
          <w:p w14:paraId="1C56E1D1" w14:textId="77777777" w:rsidR="00BB48ED" w:rsidRPr="00D47B1F" w:rsidRDefault="00BB48ED" w:rsidP="00BB48ED">
            <w:pPr>
              <w:pStyle w:val="TABLE-col-heading"/>
              <w:rPr>
                <w:ins w:id="10041" w:author="Charles Gifford" w:date="2017-03-18T14:14:00Z"/>
                <w:lang w:val="en-US"/>
              </w:rPr>
            </w:pPr>
            <w:ins w:id="10042" w:author="Charles Gifford" w:date="2017-03-18T14:14:00Z">
              <w:r>
                <w:rPr>
                  <w:lang w:val="en-US"/>
                </w:rPr>
                <w:t>Quality e</w:t>
              </w:r>
              <w:r w:rsidRPr="00D47B1F">
                <w:rPr>
                  <w:lang w:val="en-US"/>
                </w:rPr>
                <w:t>xamples</w:t>
              </w:r>
            </w:ins>
          </w:p>
        </w:tc>
        <w:tc>
          <w:tcPr>
            <w:tcW w:w="0" w:type="auto"/>
          </w:tcPr>
          <w:p w14:paraId="4C21BE0E" w14:textId="77777777" w:rsidR="00BB48ED" w:rsidRPr="00D47B1F" w:rsidRDefault="00BB48ED" w:rsidP="00BB48ED">
            <w:pPr>
              <w:pStyle w:val="TABLE-col-heading"/>
              <w:rPr>
                <w:ins w:id="10043" w:author="Charles Gifford" w:date="2017-03-18T14:14:00Z"/>
                <w:lang w:val="en-US"/>
              </w:rPr>
            </w:pPr>
            <w:ins w:id="10044" w:author="Charles Gifford" w:date="2017-03-18T14:14:00Z">
              <w:r>
                <w:rPr>
                  <w:lang w:val="en-US"/>
                </w:rPr>
                <w:t>Inventory e</w:t>
              </w:r>
              <w:r w:rsidRPr="00D47B1F">
                <w:rPr>
                  <w:lang w:val="en-US"/>
                </w:rPr>
                <w:t>xamples</w:t>
              </w:r>
            </w:ins>
          </w:p>
        </w:tc>
      </w:tr>
      <w:tr w:rsidR="00BB48ED" w:rsidRPr="00D47B1F" w14:paraId="05B80E23" w14:textId="77777777" w:rsidTr="00BB48ED">
        <w:trPr>
          <w:cantSplit/>
          <w:ins w:id="10045" w:author="Charles Gifford" w:date="2017-03-18T14:14:00Z"/>
        </w:trPr>
        <w:tc>
          <w:tcPr>
            <w:tcW w:w="0" w:type="auto"/>
          </w:tcPr>
          <w:p w14:paraId="1AC13D17" w14:textId="77777777" w:rsidR="00BB48ED" w:rsidRPr="00D47B1F" w:rsidRDefault="00BB48ED" w:rsidP="00BB48ED">
            <w:pPr>
              <w:pStyle w:val="TABLE-cell"/>
              <w:rPr>
                <w:ins w:id="10046" w:author="Charles Gifford" w:date="2017-03-18T14:14:00Z"/>
                <w:lang w:val="en-US"/>
              </w:rPr>
            </w:pPr>
            <w:ins w:id="10047" w:author="Charles Gifford" w:date="2017-03-18T14:14:00Z">
              <w:r w:rsidRPr="00D47B1F">
                <w:rPr>
                  <w:lang w:val="en-US"/>
                </w:rPr>
                <w:t>ID</w:t>
              </w:r>
            </w:ins>
          </w:p>
        </w:tc>
        <w:tc>
          <w:tcPr>
            <w:tcW w:w="0" w:type="auto"/>
          </w:tcPr>
          <w:p w14:paraId="025153DB" w14:textId="77777777" w:rsidR="00BB48ED" w:rsidRPr="00D47B1F" w:rsidRDefault="00BB48ED" w:rsidP="00BB48ED">
            <w:pPr>
              <w:pStyle w:val="TABLE-cell"/>
              <w:rPr>
                <w:ins w:id="10048" w:author="Charles Gifford" w:date="2017-03-18T14:14:00Z"/>
                <w:i/>
                <w:lang w:val="en-US"/>
              </w:rPr>
            </w:pPr>
            <w:ins w:id="10049" w:author="Charles Gifford" w:date="2017-03-18T14:14:00Z">
              <w:r w:rsidRPr="00D47B1F">
                <w:rPr>
                  <w:lang w:val="en-US"/>
                </w:rPr>
                <w:t xml:space="preserve">Identification of the </w:t>
              </w:r>
              <w:r>
                <w:rPr>
                  <w:i/>
                  <w:lang w:val="en-US"/>
                </w:rPr>
                <w:t>evaluated</w:t>
              </w:r>
              <w:r w:rsidRPr="00D47B1F">
                <w:rPr>
                  <w:i/>
                  <w:lang w:val="en-US"/>
                </w:rPr>
                <w:t xml:space="preserve"> property</w:t>
              </w:r>
            </w:ins>
          </w:p>
        </w:tc>
        <w:tc>
          <w:tcPr>
            <w:tcW w:w="0" w:type="auto"/>
          </w:tcPr>
          <w:p w14:paraId="050AAA64" w14:textId="77777777" w:rsidR="00BB48ED" w:rsidRPr="00D47B1F" w:rsidRDefault="00BB48ED" w:rsidP="00BB48ED">
            <w:pPr>
              <w:pStyle w:val="TABLE-cell"/>
              <w:rPr>
                <w:ins w:id="10050" w:author="Charles Gifford" w:date="2017-03-18T14:14:00Z"/>
                <w:lang w:val="en-US"/>
              </w:rPr>
            </w:pPr>
            <w:ins w:id="10051" w:author="Charles Gifford" w:date="2017-03-18T14:14:00Z">
              <w:r>
                <w:rPr>
                  <w:lang w:val="en-US"/>
                </w:rPr>
                <w:t>ORT</w:t>
              </w:r>
            </w:ins>
          </w:p>
        </w:tc>
        <w:tc>
          <w:tcPr>
            <w:tcW w:w="0" w:type="auto"/>
          </w:tcPr>
          <w:p w14:paraId="053769CB" w14:textId="77777777" w:rsidR="00BB48ED" w:rsidRPr="00D47B1F" w:rsidRDefault="00BB48ED" w:rsidP="00BB48ED">
            <w:pPr>
              <w:pStyle w:val="TABLE-cell"/>
              <w:rPr>
                <w:ins w:id="10052" w:author="Charles Gifford" w:date="2017-03-18T14:14:00Z"/>
                <w:lang w:val="en-US"/>
              </w:rPr>
            </w:pPr>
            <w:ins w:id="10053" w:author="Charles Gifford" w:date="2017-03-18T14:14:00Z">
              <w:r>
                <w:rPr>
                  <w:lang w:val="en-US"/>
                </w:rPr>
                <w:t>cyl_dia</w:t>
              </w:r>
            </w:ins>
          </w:p>
        </w:tc>
        <w:tc>
          <w:tcPr>
            <w:tcW w:w="0" w:type="auto"/>
          </w:tcPr>
          <w:p w14:paraId="39E24257" w14:textId="77777777" w:rsidR="00BB48ED" w:rsidRPr="00D47B1F" w:rsidRDefault="00BB48ED" w:rsidP="00BB48ED">
            <w:pPr>
              <w:pStyle w:val="TABLE-cell"/>
              <w:rPr>
                <w:ins w:id="10054" w:author="Charles Gifford" w:date="2017-03-18T14:14:00Z"/>
                <w:lang w:val="en-US"/>
              </w:rPr>
            </w:pPr>
            <w:ins w:id="10055" w:author="Charles Gifford" w:date="2017-03-18T14:14:00Z">
              <w:r>
                <w:rPr>
                  <w:lang w:val="en-US"/>
                </w:rPr>
                <w:t>pH</w:t>
              </w:r>
            </w:ins>
          </w:p>
        </w:tc>
        <w:tc>
          <w:tcPr>
            <w:tcW w:w="0" w:type="auto"/>
          </w:tcPr>
          <w:p w14:paraId="3817D7A1" w14:textId="77777777" w:rsidR="00BB48ED" w:rsidRPr="00D47B1F" w:rsidRDefault="00BB48ED" w:rsidP="00BB48ED">
            <w:pPr>
              <w:pStyle w:val="TABLE-cell"/>
              <w:rPr>
                <w:ins w:id="10056" w:author="Charles Gifford" w:date="2017-03-18T14:14:00Z"/>
                <w:lang w:val="en-US"/>
              </w:rPr>
            </w:pPr>
            <w:ins w:id="10057" w:author="Charles Gifford" w:date="2017-03-18T14:14:00Z">
              <w:r>
                <w:rPr>
                  <w:lang w:val="en-US"/>
                </w:rPr>
                <w:t>Fe</w:t>
              </w:r>
            </w:ins>
          </w:p>
        </w:tc>
      </w:tr>
      <w:tr w:rsidR="00BB48ED" w:rsidRPr="00D47B1F" w14:paraId="14A63FE8" w14:textId="77777777" w:rsidTr="00BB48ED">
        <w:trPr>
          <w:cantSplit/>
          <w:ins w:id="10058" w:author="Charles Gifford" w:date="2017-03-18T14:14:00Z"/>
        </w:trPr>
        <w:tc>
          <w:tcPr>
            <w:tcW w:w="0" w:type="auto"/>
          </w:tcPr>
          <w:p w14:paraId="0103159B" w14:textId="77777777" w:rsidR="00BB48ED" w:rsidRPr="00D47B1F" w:rsidRDefault="00BB48ED" w:rsidP="00BB48ED">
            <w:pPr>
              <w:pStyle w:val="TABLE-cell"/>
              <w:rPr>
                <w:ins w:id="10059" w:author="Charles Gifford" w:date="2017-03-18T14:14:00Z"/>
                <w:lang w:val="en-US"/>
              </w:rPr>
            </w:pPr>
            <w:ins w:id="10060" w:author="Charles Gifford" w:date="2017-03-18T14:14:00Z">
              <w:r w:rsidRPr="00D47B1F">
                <w:rPr>
                  <w:lang w:val="en-US"/>
                </w:rPr>
                <w:t>Description</w:t>
              </w:r>
            </w:ins>
          </w:p>
        </w:tc>
        <w:tc>
          <w:tcPr>
            <w:tcW w:w="0" w:type="auto"/>
          </w:tcPr>
          <w:p w14:paraId="6E609A52" w14:textId="77777777" w:rsidR="00BB48ED" w:rsidRPr="00D47B1F" w:rsidRDefault="00BB48ED" w:rsidP="00BB48ED">
            <w:pPr>
              <w:pStyle w:val="TABLE-cell"/>
              <w:rPr>
                <w:ins w:id="10061" w:author="Charles Gifford" w:date="2017-03-18T14:14:00Z"/>
                <w:i/>
                <w:lang w:val="en-US"/>
              </w:rPr>
            </w:pPr>
            <w:ins w:id="10062" w:author="Charles Gifford" w:date="2017-03-18T14:14:00Z">
              <w:r w:rsidRPr="00D47B1F">
                <w:rPr>
                  <w:lang w:val="en-US"/>
                </w:rPr>
                <w:t xml:space="preserve">Description of the </w:t>
              </w:r>
              <w:r>
                <w:rPr>
                  <w:i/>
                  <w:lang w:val="en-US"/>
                </w:rPr>
                <w:t>evaluated</w:t>
              </w:r>
              <w:r w:rsidRPr="00D47B1F">
                <w:rPr>
                  <w:i/>
                  <w:lang w:val="en-US"/>
                </w:rPr>
                <w:t xml:space="preserve"> property</w:t>
              </w:r>
            </w:ins>
          </w:p>
        </w:tc>
        <w:tc>
          <w:tcPr>
            <w:tcW w:w="0" w:type="auto"/>
          </w:tcPr>
          <w:p w14:paraId="0B0D32C8" w14:textId="77777777" w:rsidR="00BB48ED" w:rsidRPr="00D47B1F" w:rsidRDefault="00BB48ED" w:rsidP="00BB48ED">
            <w:pPr>
              <w:pStyle w:val="TABLE-cell"/>
              <w:rPr>
                <w:ins w:id="10063" w:author="Charles Gifford" w:date="2017-03-18T14:14:00Z"/>
                <w:lang w:val="en-US"/>
              </w:rPr>
            </w:pPr>
            <w:ins w:id="10064" w:author="Charles Gifford" w:date="2017-03-18T14:14:00Z">
              <w:r>
                <w:rPr>
                  <w:lang w:val="en-US"/>
                </w:rPr>
                <w:t>Oven residence time for the material lot</w:t>
              </w:r>
            </w:ins>
          </w:p>
        </w:tc>
        <w:tc>
          <w:tcPr>
            <w:tcW w:w="0" w:type="auto"/>
          </w:tcPr>
          <w:p w14:paraId="1461CC65" w14:textId="77777777" w:rsidR="00BB48ED" w:rsidRPr="00D47B1F" w:rsidRDefault="00BB48ED" w:rsidP="00BB48ED">
            <w:pPr>
              <w:pStyle w:val="TABLE-cell"/>
              <w:rPr>
                <w:ins w:id="10065" w:author="Charles Gifford" w:date="2017-03-18T14:14:00Z"/>
                <w:lang w:val="en-US"/>
              </w:rPr>
            </w:pPr>
            <w:ins w:id="10066" w:author="Charles Gifford" w:date="2017-03-18T14:14:00Z">
              <w:r>
                <w:rPr>
                  <w:lang w:val="en-US"/>
                </w:rPr>
                <w:t>Cylinder diameter</w:t>
              </w:r>
            </w:ins>
          </w:p>
        </w:tc>
        <w:tc>
          <w:tcPr>
            <w:tcW w:w="0" w:type="auto"/>
          </w:tcPr>
          <w:p w14:paraId="06EAF8D7" w14:textId="77777777" w:rsidR="00BB48ED" w:rsidRPr="00D47B1F" w:rsidRDefault="00BB48ED" w:rsidP="00BB48ED">
            <w:pPr>
              <w:pStyle w:val="TABLE-cell"/>
              <w:rPr>
                <w:ins w:id="10067" w:author="Charles Gifford" w:date="2017-03-18T14:14:00Z"/>
                <w:lang w:val="en-US"/>
              </w:rPr>
            </w:pPr>
            <w:ins w:id="10068" w:author="Charles Gifford" w:date="2017-03-18T14:14:00Z">
              <w:r>
                <w:rPr>
                  <w:lang w:val="en-US"/>
                </w:rPr>
                <w:t>Alkalinity</w:t>
              </w:r>
            </w:ins>
          </w:p>
        </w:tc>
        <w:tc>
          <w:tcPr>
            <w:tcW w:w="0" w:type="auto"/>
          </w:tcPr>
          <w:p w14:paraId="7F5901C8" w14:textId="77777777" w:rsidR="00BB48ED" w:rsidRPr="00D47B1F" w:rsidRDefault="00BB48ED" w:rsidP="00BB48ED">
            <w:pPr>
              <w:pStyle w:val="TABLE-cell"/>
              <w:rPr>
                <w:ins w:id="10069" w:author="Charles Gifford" w:date="2017-03-18T14:14:00Z"/>
                <w:lang w:val="en-US"/>
              </w:rPr>
            </w:pPr>
            <w:ins w:id="10070" w:author="Charles Gifford" w:date="2017-03-18T14:14:00Z">
              <w:r>
                <w:rPr>
                  <w:lang w:val="en-US"/>
                </w:rPr>
                <w:t>Material grade</w:t>
              </w:r>
            </w:ins>
          </w:p>
        </w:tc>
      </w:tr>
    </w:tbl>
    <w:p w14:paraId="7E63F062" w14:textId="77777777" w:rsidR="00BB48ED" w:rsidRPr="003E1075" w:rsidRDefault="00BB48ED" w:rsidP="00BB48ED">
      <w:pPr>
        <w:pStyle w:val="Heading3"/>
        <w:ind w:left="900" w:hanging="900"/>
        <w:rPr>
          <w:ins w:id="10071" w:author="Charles Gifford" w:date="2017-03-18T14:14:00Z"/>
        </w:rPr>
      </w:pPr>
      <w:ins w:id="10072" w:author="Charles Gifford" w:date="2017-03-18T14:14:00Z">
        <w:r w:rsidRPr="003E1075">
          <w:t xml:space="preserve">Test </w:t>
        </w:r>
        <w:r>
          <w:t>result</w:t>
        </w:r>
      </w:ins>
    </w:p>
    <w:p w14:paraId="5B09D144" w14:textId="77777777" w:rsidR="00BB48ED" w:rsidRPr="00386ED8" w:rsidRDefault="00BB48ED" w:rsidP="00BB48ED">
      <w:pPr>
        <w:pStyle w:val="PARAGRAPH"/>
        <w:rPr>
          <w:ins w:id="10073" w:author="Charles Gifford" w:date="2017-03-18T14:14:00Z"/>
          <w:i/>
        </w:rPr>
      </w:pPr>
      <w:ins w:id="10074" w:author="Charles Gifford" w:date="2017-03-18T14:14:00Z">
        <w:r w:rsidRPr="00D47B1F">
          <w:t>The</w:t>
        </w:r>
        <w:r>
          <w:t xml:space="preserve"> results from evaluation of </w:t>
        </w:r>
        <w:r>
          <w:rPr>
            <w:i/>
          </w:rPr>
          <w:t>test specifications</w:t>
        </w:r>
        <w:r>
          <w:t xml:space="preserve"> shall be presented as</w:t>
        </w:r>
        <w:r w:rsidRPr="00D47B1F">
          <w:rPr>
            <w:i/>
          </w:rPr>
          <w:t xml:space="preserve"> test </w:t>
        </w:r>
        <w:r>
          <w:rPr>
            <w:i/>
          </w:rPr>
          <w:t>results.</w:t>
        </w:r>
        <w:r>
          <w:t xml:space="preserve"> A </w:t>
        </w:r>
        <w:r>
          <w:rPr>
            <w:i/>
          </w:rPr>
          <w:t>test result</w:t>
        </w:r>
        <w:r>
          <w:t xml:space="preserve"> reports the results from a test for a specific </w:t>
        </w:r>
        <w:r w:rsidRPr="00386ED8">
          <w:rPr>
            <w:i/>
          </w:rPr>
          <w:t xml:space="preserve">person, piece of equipment, physical asset, material lot </w:t>
        </w:r>
        <w:r w:rsidRPr="00386ED8">
          <w:t>or</w:t>
        </w:r>
        <w:r w:rsidRPr="00386ED8">
          <w:rPr>
            <w:i/>
          </w:rPr>
          <w:t xml:space="preserve"> material sublot.</w:t>
        </w:r>
      </w:ins>
    </w:p>
    <w:p w14:paraId="22AE0CAD" w14:textId="47C7156C" w:rsidR="00BB48ED" w:rsidRDefault="0025370F" w:rsidP="00BB48ED">
      <w:pPr>
        <w:pStyle w:val="PARAGRAPH"/>
        <w:rPr>
          <w:ins w:id="10075" w:author="Charles Gifford" w:date="2017-03-18T14:14:00Z"/>
        </w:rPr>
      </w:pPr>
      <w:ins w:id="10076" w:author="Charles Gifford" w:date="2017-03-22T16:44:00Z">
        <w:r>
          <w:fldChar w:fldCharType="begin"/>
        </w:r>
        <w:r>
          <w:instrText xml:space="preserve"> REF _Ref477964393 \h </w:instrText>
        </w:r>
      </w:ins>
      <w:r>
        <w:fldChar w:fldCharType="separate"/>
      </w:r>
      <w:ins w:id="10077" w:author="Charles Gifford" w:date="2017-03-22T16:44:00Z">
        <w:r>
          <w:t xml:space="preserve">Table </w:t>
        </w:r>
        <w:r>
          <w:rPr>
            <w:noProof/>
          </w:rPr>
          <w:t>104</w:t>
        </w:r>
        <w:r>
          <w:fldChar w:fldCharType="end"/>
        </w:r>
        <w:r>
          <w:t xml:space="preserve"> </w:t>
        </w:r>
      </w:ins>
      <w:ins w:id="10078" w:author="Charles Gifford" w:date="2017-03-18T14:14:00Z">
        <w:r w:rsidR="00BB48ED">
          <w:t>defines</w:t>
        </w:r>
        <w:r w:rsidR="00BB48ED" w:rsidRPr="00D47B1F">
          <w:t xml:space="preserve"> the relationship</w:t>
        </w:r>
        <w:r w:rsidR="00BB48ED">
          <w:t xml:space="preserve"> role</w:t>
        </w:r>
        <w:r w:rsidR="00BB48ED" w:rsidRPr="00D47B1F">
          <w:t>s</w:t>
        </w:r>
        <w:r w:rsidR="00BB48ED" w:rsidRPr="00185A6C">
          <w:t xml:space="preserve"> </w:t>
        </w:r>
        <w:r w:rsidR="00BB48ED">
          <w:t>for</w:t>
        </w:r>
        <w:r w:rsidR="00BB48ED" w:rsidRPr="00185A6C">
          <w:t xml:space="preserve"> the </w:t>
        </w:r>
        <w:r w:rsidR="00BB48ED" w:rsidRPr="00D47B1F">
          <w:rPr>
            <w:i/>
          </w:rPr>
          <w:t xml:space="preserve">test </w:t>
        </w:r>
        <w:r w:rsidR="00BB48ED">
          <w:rPr>
            <w:i/>
          </w:rPr>
          <w:t>result.</w:t>
        </w:r>
        <w:r w:rsidR="00BB48ED">
          <w:t xml:space="preserve"> </w:t>
        </w:r>
      </w:ins>
      <w:ins w:id="10079" w:author="Charles Gifford" w:date="2017-03-22T16:44:00Z">
        <w:r>
          <w:fldChar w:fldCharType="begin"/>
        </w:r>
        <w:r>
          <w:instrText xml:space="preserve"> REF _Ref477964408 \h </w:instrText>
        </w:r>
      </w:ins>
      <w:r>
        <w:fldChar w:fldCharType="separate"/>
      </w:r>
      <w:ins w:id="10080" w:author="Charles Gifford" w:date="2017-03-22T16:44:00Z">
        <w:r>
          <w:t xml:space="preserve">Table </w:t>
        </w:r>
        <w:r>
          <w:rPr>
            <w:noProof/>
          </w:rPr>
          <w:t>105</w:t>
        </w:r>
        <w:r>
          <w:fldChar w:fldCharType="end"/>
        </w:r>
        <w:r>
          <w:t xml:space="preserve"> </w:t>
        </w:r>
      </w:ins>
      <w:ins w:id="10081" w:author="Charles Gifford" w:date="2017-03-18T14:14:00Z">
        <w:r w:rsidR="00BB48ED">
          <w:t xml:space="preserve"> </w:t>
        </w:r>
        <w:r w:rsidR="00BB48ED" w:rsidRPr="00D47B1F">
          <w:t xml:space="preserve">lists the attributes of </w:t>
        </w:r>
        <w:r w:rsidR="00BB48ED">
          <w:t xml:space="preserve">the </w:t>
        </w:r>
        <w:r w:rsidR="00BB48ED" w:rsidRPr="00D47B1F">
          <w:rPr>
            <w:i/>
          </w:rPr>
          <w:t xml:space="preserve">test </w:t>
        </w:r>
        <w:r w:rsidR="00BB48ED">
          <w:rPr>
            <w:i/>
          </w:rPr>
          <w:t>result</w:t>
        </w:r>
        <w:r w:rsidR="00BB48ED" w:rsidRPr="00D47B1F">
          <w:t>.</w:t>
        </w:r>
      </w:ins>
    </w:p>
    <w:p w14:paraId="0A28FCB4" w14:textId="2E0F26F5" w:rsidR="00BB48ED" w:rsidRDefault="0025370F" w:rsidP="00E05180">
      <w:pPr>
        <w:pStyle w:val="TABLE-title"/>
        <w:rPr>
          <w:ins w:id="10082" w:author="Charles Gifford" w:date="2017-03-18T14:14:00Z"/>
        </w:rPr>
      </w:pPr>
      <w:bookmarkStart w:id="10083" w:name="_Ref477964393"/>
      <w:bookmarkStart w:id="10084" w:name="_Toc478492404"/>
      <w:ins w:id="10085" w:author="Charles Gifford" w:date="2017-03-22T16:43:00Z">
        <w:r>
          <w:t xml:space="preserve">Table </w:t>
        </w:r>
        <w:r>
          <w:fldChar w:fldCharType="begin"/>
        </w:r>
        <w:r>
          <w:instrText xml:space="preserve"> SEQ Table \* ARABIC </w:instrText>
        </w:r>
      </w:ins>
      <w:r>
        <w:fldChar w:fldCharType="separate"/>
      </w:r>
      <w:ins w:id="10086" w:author="Charles Gifford" w:date="2017-03-22T16:43:00Z">
        <w:r>
          <w:rPr>
            <w:noProof/>
          </w:rPr>
          <w:t>104</w:t>
        </w:r>
        <w:r>
          <w:fldChar w:fldCharType="end"/>
        </w:r>
        <w:bookmarkEnd w:id="10083"/>
        <w:r>
          <w:t xml:space="preserve"> </w:t>
        </w:r>
      </w:ins>
      <w:ins w:id="10087" w:author="Charles Gifford" w:date="2017-03-18T14:14:00Z">
        <w:r w:rsidR="00BB48ED">
          <w:t>- Test result relationship roles</w:t>
        </w:r>
        <w:bookmarkEnd w:id="10084"/>
      </w:ins>
    </w:p>
    <w:tbl>
      <w:tblPr>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690"/>
      </w:tblGrid>
      <w:tr w:rsidR="00BB48ED" w:rsidRPr="009432BC" w14:paraId="5C03D060" w14:textId="77777777" w:rsidTr="00C16D14">
        <w:trPr>
          <w:trHeight w:val="197"/>
          <w:tblHeader/>
          <w:ins w:id="10088" w:author="Charles Gifford" w:date="2017-03-18T14:14:00Z"/>
        </w:trPr>
        <w:tc>
          <w:tcPr>
            <w:tcW w:w="2155" w:type="dxa"/>
            <w:shd w:val="clear" w:color="auto" w:fill="auto"/>
          </w:tcPr>
          <w:p w14:paraId="61732D2D" w14:textId="77777777" w:rsidR="00BB48ED" w:rsidRPr="009432BC" w:rsidRDefault="00BB48ED" w:rsidP="00C16D14">
            <w:pPr>
              <w:pStyle w:val="TABLE-col-heading"/>
              <w:rPr>
                <w:ins w:id="10089" w:author="Charles Gifford" w:date="2017-03-18T14:14:00Z"/>
              </w:rPr>
            </w:pPr>
            <w:ins w:id="10090" w:author="Charles Gifford" w:date="2017-03-18T14:14:00Z">
              <w:r w:rsidRPr="009432BC">
                <w:t>Related Object</w:t>
              </w:r>
            </w:ins>
          </w:p>
        </w:tc>
        <w:tc>
          <w:tcPr>
            <w:tcW w:w="2070" w:type="dxa"/>
            <w:shd w:val="clear" w:color="auto" w:fill="auto"/>
          </w:tcPr>
          <w:p w14:paraId="1A99027F" w14:textId="77777777" w:rsidR="00BB48ED" w:rsidRPr="009432BC" w:rsidRDefault="00BB48ED" w:rsidP="00C16D14">
            <w:pPr>
              <w:pStyle w:val="TABLE-col-heading"/>
              <w:rPr>
                <w:ins w:id="10091" w:author="Charles Gifford" w:date="2017-03-18T14:14:00Z"/>
              </w:rPr>
            </w:pPr>
            <w:ins w:id="10092" w:author="Charles Gifford" w:date="2017-03-18T14:14:00Z">
              <w:r w:rsidRPr="009432BC">
                <w:t>Role</w:t>
              </w:r>
            </w:ins>
          </w:p>
        </w:tc>
        <w:tc>
          <w:tcPr>
            <w:tcW w:w="1080" w:type="dxa"/>
            <w:shd w:val="clear" w:color="auto" w:fill="auto"/>
          </w:tcPr>
          <w:p w14:paraId="7B01923B" w14:textId="77777777" w:rsidR="00BB48ED" w:rsidRPr="009432BC" w:rsidRDefault="00BB48ED" w:rsidP="00C16D14">
            <w:pPr>
              <w:pStyle w:val="TABLE-col-heading"/>
              <w:rPr>
                <w:ins w:id="10093" w:author="Charles Gifford" w:date="2017-03-18T14:14:00Z"/>
              </w:rPr>
            </w:pPr>
            <w:ins w:id="10094" w:author="Charles Gifford" w:date="2017-03-18T14:14:00Z">
              <w:r w:rsidRPr="009432BC">
                <w:t>Multiplicity</w:t>
              </w:r>
            </w:ins>
          </w:p>
        </w:tc>
        <w:tc>
          <w:tcPr>
            <w:tcW w:w="3690" w:type="dxa"/>
            <w:shd w:val="clear" w:color="auto" w:fill="auto"/>
          </w:tcPr>
          <w:p w14:paraId="0653E84F" w14:textId="77777777" w:rsidR="00BB48ED" w:rsidRPr="009432BC" w:rsidRDefault="00BB48ED" w:rsidP="00C16D14">
            <w:pPr>
              <w:pStyle w:val="TABLE-col-heading"/>
              <w:rPr>
                <w:ins w:id="10095" w:author="Charles Gifford" w:date="2017-03-18T14:14:00Z"/>
              </w:rPr>
            </w:pPr>
            <w:ins w:id="10096" w:author="Charles Gifford" w:date="2017-03-18T14:14:00Z">
              <w:r w:rsidRPr="009432BC">
                <w:t>Description</w:t>
              </w:r>
            </w:ins>
          </w:p>
        </w:tc>
      </w:tr>
      <w:tr w:rsidR="00BB48ED" w:rsidRPr="009432BC" w14:paraId="593E4EE9" w14:textId="77777777" w:rsidTr="00C16D14">
        <w:trPr>
          <w:trHeight w:val="278"/>
          <w:ins w:id="10097" w:author="Charles Gifford" w:date="2017-03-18T14:14:00Z"/>
        </w:trPr>
        <w:tc>
          <w:tcPr>
            <w:tcW w:w="2155" w:type="dxa"/>
            <w:shd w:val="clear" w:color="auto" w:fill="auto"/>
          </w:tcPr>
          <w:p w14:paraId="195DDD20" w14:textId="77777777" w:rsidR="00BB48ED" w:rsidRPr="009432BC" w:rsidRDefault="00BB48ED" w:rsidP="00C16D14">
            <w:pPr>
              <w:pStyle w:val="TABLE-cell"/>
              <w:rPr>
                <w:ins w:id="10098" w:author="Charles Gifford" w:date="2017-03-18T14:14:00Z"/>
              </w:rPr>
            </w:pPr>
            <w:ins w:id="10099" w:author="Charles Gifford" w:date="2017-03-18T14:14:00Z">
              <w:r>
                <w:t>Test result</w:t>
              </w:r>
            </w:ins>
          </w:p>
        </w:tc>
        <w:tc>
          <w:tcPr>
            <w:tcW w:w="2070" w:type="dxa"/>
            <w:shd w:val="clear" w:color="auto" w:fill="auto"/>
          </w:tcPr>
          <w:p w14:paraId="40F8DDD5" w14:textId="77777777" w:rsidR="00BB48ED" w:rsidRPr="009432BC" w:rsidRDefault="00BB48ED" w:rsidP="00C16D14">
            <w:pPr>
              <w:pStyle w:val="TABLE-cell"/>
              <w:rPr>
                <w:ins w:id="10100" w:author="Charles Gifford" w:date="2017-03-18T14:14:00Z"/>
              </w:rPr>
            </w:pPr>
            <w:ins w:id="10101" w:author="Charles Gifford" w:date="2017-03-18T14:14:00Z">
              <w:r>
                <w:t>Test result child ID</w:t>
              </w:r>
            </w:ins>
          </w:p>
        </w:tc>
        <w:tc>
          <w:tcPr>
            <w:tcW w:w="1080" w:type="dxa"/>
            <w:shd w:val="clear" w:color="auto" w:fill="auto"/>
          </w:tcPr>
          <w:p w14:paraId="2662F99D" w14:textId="1D84431D" w:rsidR="00BB48ED" w:rsidRPr="009432BC" w:rsidRDefault="00A729EC" w:rsidP="00C16D14">
            <w:pPr>
              <w:pStyle w:val="TABLE-cell"/>
              <w:rPr>
                <w:ins w:id="10102" w:author="Charles Gifford" w:date="2017-03-18T14:14:00Z"/>
              </w:rPr>
            </w:pPr>
            <w:ins w:id="10103" w:author="Charles Gifford" w:date="2017-03-18T19:22:00Z">
              <w:r>
                <w:t>0..*</w:t>
              </w:r>
            </w:ins>
          </w:p>
        </w:tc>
        <w:tc>
          <w:tcPr>
            <w:tcW w:w="3690" w:type="dxa"/>
            <w:shd w:val="clear" w:color="auto" w:fill="auto"/>
          </w:tcPr>
          <w:p w14:paraId="3E0ECF95" w14:textId="77777777" w:rsidR="00BB48ED" w:rsidRPr="00F73DFC" w:rsidRDefault="00BB48ED" w:rsidP="00C16D14">
            <w:pPr>
              <w:pStyle w:val="TABLE-cell"/>
              <w:rPr>
                <w:ins w:id="10104" w:author="Charles Gifford" w:date="2017-03-18T14:14:00Z"/>
              </w:rPr>
            </w:pPr>
            <w:ins w:id="10105" w:author="Charles Gifford" w:date="2017-03-18T14:14:00Z">
              <w:r w:rsidRPr="00F73DFC">
                <w:t xml:space="preserve">The child </w:t>
              </w:r>
              <w:r w:rsidRPr="00F73DFC">
                <w:rPr>
                  <w:i/>
                </w:rPr>
                <w:t xml:space="preserve">test </w:t>
              </w:r>
              <w:r>
                <w:rPr>
                  <w:i/>
                </w:rPr>
                <w:t>result(</w:t>
              </w:r>
              <w:r w:rsidRPr="00F73DFC">
                <w:rPr>
                  <w:i/>
                </w:rPr>
                <w:t>s</w:t>
              </w:r>
              <w:r>
                <w:rPr>
                  <w:i/>
                </w:rPr>
                <w:t>)</w:t>
              </w:r>
              <w:r w:rsidRPr="00F73DFC">
                <w:t xml:space="preserve"> of this </w:t>
              </w:r>
              <w:r w:rsidRPr="00F73DFC">
                <w:rPr>
                  <w:i/>
                </w:rPr>
                <w:t xml:space="preserve">test </w:t>
              </w:r>
              <w:r>
                <w:rPr>
                  <w:i/>
                </w:rPr>
                <w:t>result</w:t>
              </w:r>
              <w:r w:rsidRPr="00F73DFC">
                <w:t>.</w:t>
              </w:r>
            </w:ins>
          </w:p>
        </w:tc>
      </w:tr>
      <w:tr w:rsidR="00BB48ED" w:rsidRPr="009432BC" w14:paraId="039CDE26" w14:textId="77777777" w:rsidTr="00C16D14">
        <w:trPr>
          <w:trHeight w:val="332"/>
          <w:ins w:id="10106" w:author="Charles Gifford" w:date="2017-03-18T14:14:00Z"/>
        </w:trPr>
        <w:tc>
          <w:tcPr>
            <w:tcW w:w="2155" w:type="dxa"/>
            <w:shd w:val="clear" w:color="auto" w:fill="auto"/>
          </w:tcPr>
          <w:p w14:paraId="46661AEF" w14:textId="77777777" w:rsidR="00BB48ED" w:rsidRDefault="00BB48ED" w:rsidP="00C16D14">
            <w:pPr>
              <w:pStyle w:val="TABLE-cell"/>
              <w:rPr>
                <w:ins w:id="10107" w:author="Charles Gifford" w:date="2017-03-18T14:14:00Z"/>
              </w:rPr>
            </w:pPr>
            <w:ins w:id="10108" w:author="Charles Gifford" w:date="2017-03-18T14:14:00Z">
              <w:r>
                <w:t>Property measurement</w:t>
              </w:r>
            </w:ins>
          </w:p>
        </w:tc>
        <w:tc>
          <w:tcPr>
            <w:tcW w:w="2070" w:type="dxa"/>
            <w:shd w:val="clear" w:color="auto" w:fill="auto"/>
          </w:tcPr>
          <w:p w14:paraId="562417F1" w14:textId="77777777" w:rsidR="00BB48ED" w:rsidRDefault="00BB48ED" w:rsidP="00C16D14">
            <w:pPr>
              <w:pStyle w:val="TABLE-cell"/>
              <w:rPr>
                <w:ins w:id="10109" w:author="Charles Gifford" w:date="2017-03-18T14:14:00Z"/>
              </w:rPr>
            </w:pPr>
            <w:ins w:id="10110" w:author="Charles Gifford" w:date="2017-03-18T14:14:00Z">
              <w:r>
                <w:t>Property measurement</w:t>
              </w:r>
            </w:ins>
          </w:p>
        </w:tc>
        <w:tc>
          <w:tcPr>
            <w:tcW w:w="1080" w:type="dxa"/>
            <w:shd w:val="clear" w:color="auto" w:fill="auto"/>
          </w:tcPr>
          <w:p w14:paraId="41B75F94" w14:textId="4B780C2B" w:rsidR="00BB48ED" w:rsidRDefault="00A729EC" w:rsidP="00C16D14">
            <w:pPr>
              <w:pStyle w:val="TABLE-cell"/>
              <w:rPr>
                <w:ins w:id="10111" w:author="Charles Gifford" w:date="2017-03-18T14:14:00Z"/>
              </w:rPr>
            </w:pPr>
            <w:ins w:id="10112" w:author="Charles Gifford" w:date="2017-03-18T19:22:00Z">
              <w:r>
                <w:t>0..*</w:t>
              </w:r>
            </w:ins>
          </w:p>
        </w:tc>
        <w:tc>
          <w:tcPr>
            <w:tcW w:w="3690" w:type="dxa"/>
            <w:shd w:val="clear" w:color="auto" w:fill="auto"/>
          </w:tcPr>
          <w:p w14:paraId="32DA813D" w14:textId="77777777" w:rsidR="00BB48ED" w:rsidRDefault="00BB48ED" w:rsidP="00C16D14">
            <w:pPr>
              <w:pStyle w:val="TABLE-cell"/>
              <w:rPr>
                <w:ins w:id="10113" w:author="Charles Gifford" w:date="2017-03-18T14:14:00Z"/>
              </w:rPr>
            </w:pPr>
            <w:ins w:id="10114" w:author="Charles Gifford" w:date="2017-03-18T14:14:00Z">
              <w:r>
                <w:t xml:space="preserve">The measurement obtained for each </w:t>
              </w:r>
              <w:r w:rsidRPr="00386ED8">
                <w:rPr>
                  <w:i/>
                </w:rPr>
                <w:t xml:space="preserve">testable object </w:t>
              </w:r>
              <w:r w:rsidRPr="00B62C2F">
                <w:t>property</w:t>
              </w:r>
              <w:r>
                <w:t>.</w:t>
              </w:r>
            </w:ins>
          </w:p>
        </w:tc>
      </w:tr>
      <w:tr w:rsidR="00BB48ED" w:rsidRPr="009432BC" w14:paraId="21336DE5" w14:textId="77777777" w:rsidTr="00C16D14">
        <w:trPr>
          <w:trHeight w:val="89"/>
          <w:ins w:id="10115" w:author="Charles Gifford" w:date="2017-03-18T14:14:00Z"/>
        </w:trPr>
        <w:tc>
          <w:tcPr>
            <w:tcW w:w="2155" w:type="dxa"/>
            <w:shd w:val="clear" w:color="auto" w:fill="auto"/>
          </w:tcPr>
          <w:p w14:paraId="34031B3E" w14:textId="77777777" w:rsidR="00BB48ED" w:rsidRDefault="00BB48ED" w:rsidP="00C16D14">
            <w:pPr>
              <w:pStyle w:val="TABLE-cell"/>
              <w:rPr>
                <w:ins w:id="10116" w:author="Charles Gifford" w:date="2017-03-18T14:14:00Z"/>
              </w:rPr>
            </w:pPr>
            <w:ins w:id="10117" w:author="Charles Gifford" w:date="2017-03-18T14:14:00Z">
              <w:r>
                <w:t>Testable object</w:t>
              </w:r>
            </w:ins>
          </w:p>
        </w:tc>
        <w:tc>
          <w:tcPr>
            <w:tcW w:w="2070" w:type="dxa"/>
            <w:shd w:val="clear" w:color="auto" w:fill="auto"/>
          </w:tcPr>
          <w:p w14:paraId="7638DF47" w14:textId="77777777" w:rsidR="00BB48ED" w:rsidRDefault="00BB48ED" w:rsidP="00C16D14">
            <w:pPr>
              <w:pStyle w:val="TABLE-cell"/>
              <w:rPr>
                <w:ins w:id="10118" w:author="Charles Gifford" w:date="2017-03-18T14:14:00Z"/>
              </w:rPr>
            </w:pPr>
            <w:ins w:id="10119" w:author="Charles Gifford" w:date="2017-03-18T14:14:00Z">
              <w:r>
                <w:t>Testable object ID</w:t>
              </w:r>
            </w:ins>
          </w:p>
        </w:tc>
        <w:tc>
          <w:tcPr>
            <w:tcW w:w="1080" w:type="dxa"/>
            <w:shd w:val="clear" w:color="auto" w:fill="auto"/>
          </w:tcPr>
          <w:p w14:paraId="7EDAAB1D" w14:textId="77777777" w:rsidR="00BB48ED" w:rsidRDefault="00BB48ED" w:rsidP="00C16D14">
            <w:pPr>
              <w:pStyle w:val="TABLE-cell"/>
              <w:rPr>
                <w:ins w:id="10120" w:author="Charles Gifford" w:date="2017-03-18T14:14:00Z"/>
              </w:rPr>
            </w:pPr>
            <w:ins w:id="10121" w:author="Charles Gifford" w:date="2017-03-18T14:14:00Z">
              <w:r>
                <w:t>1</w:t>
              </w:r>
            </w:ins>
          </w:p>
        </w:tc>
        <w:tc>
          <w:tcPr>
            <w:tcW w:w="3690" w:type="dxa"/>
            <w:shd w:val="clear" w:color="auto" w:fill="auto"/>
          </w:tcPr>
          <w:p w14:paraId="25E36F59" w14:textId="2839531F" w:rsidR="00BB48ED" w:rsidRDefault="00BB48ED" w:rsidP="00C16D14">
            <w:pPr>
              <w:pStyle w:val="TABLE-cell"/>
              <w:rPr>
                <w:ins w:id="10122" w:author="Charles Gifford" w:date="2017-03-18T14:14:00Z"/>
              </w:rPr>
            </w:pPr>
            <w:ins w:id="10123" w:author="Charles Gifford" w:date="2017-03-18T14:14:00Z">
              <w:r>
                <w:t>The</w:t>
              </w:r>
            </w:ins>
            <w:ins w:id="10124" w:author="Charles Gifford" w:date="2017-03-18T16:10:00Z">
              <w:r w:rsidR="007D25FD">
                <w:t xml:space="preserve"> tested</w:t>
              </w:r>
            </w:ins>
            <w:ins w:id="10125" w:author="Charles Gifford" w:date="2017-03-18T14:14:00Z">
              <w:r>
                <w:t xml:space="preserve"> object </w:t>
              </w:r>
            </w:ins>
            <w:ins w:id="10126" w:author="Charles Gifford" w:date="2017-03-18T16:10:00Z">
              <w:r w:rsidR="007D25FD">
                <w:t xml:space="preserve">being reported </w:t>
              </w:r>
            </w:ins>
          </w:p>
        </w:tc>
      </w:tr>
      <w:tr w:rsidR="00BB48ED" w:rsidRPr="009432BC" w14:paraId="70D67B4F" w14:textId="77777777" w:rsidTr="00C16D14">
        <w:trPr>
          <w:trHeight w:val="323"/>
          <w:ins w:id="10127" w:author="Charles Gifford" w:date="2017-03-18T14:14:00Z"/>
        </w:trPr>
        <w:tc>
          <w:tcPr>
            <w:tcW w:w="2155" w:type="dxa"/>
            <w:shd w:val="clear" w:color="auto" w:fill="auto"/>
          </w:tcPr>
          <w:p w14:paraId="4D0BA562" w14:textId="77777777" w:rsidR="00BB48ED" w:rsidRDefault="00BB48ED" w:rsidP="00C16D14">
            <w:pPr>
              <w:pStyle w:val="TABLE-cell"/>
              <w:rPr>
                <w:ins w:id="10128" w:author="Charles Gifford" w:date="2017-03-18T14:14:00Z"/>
              </w:rPr>
            </w:pPr>
            <w:ins w:id="10129" w:author="Charles Gifford" w:date="2017-03-18T14:14:00Z">
              <w:r>
                <w:t>Test specification</w:t>
              </w:r>
            </w:ins>
          </w:p>
        </w:tc>
        <w:tc>
          <w:tcPr>
            <w:tcW w:w="2070" w:type="dxa"/>
            <w:shd w:val="clear" w:color="auto" w:fill="auto"/>
          </w:tcPr>
          <w:p w14:paraId="52D48D79" w14:textId="77777777" w:rsidR="00BB48ED" w:rsidRDefault="00BB48ED" w:rsidP="00C16D14">
            <w:pPr>
              <w:pStyle w:val="TABLE-cell"/>
              <w:rPr>
                <w:ins w:id="10130" w:author="Charles Gifford" w:date="2017-03-18T14:14:00Z"/>
              </w:rPr>
            </w:pPr>
            <w:ins w:id="10131" w:author="Charles Gifford" w:date="2017-03-18T14:14:00Z">
              <w:r>
                <w:t>Test specification ID</w:t>
              </w:r>
            </w:ins>
          </w:p>
        </w:tc>
        <w:tc>
          <w:tcPr>
            <w:tcW w:w="1080" w:type="dxa"/>
            <w:shd w:val="clear" w:color="auto" w:fill="auto"/>
          </w:tcPr>
          <w:p w14:paraId="3F4431E0" w14:textId="77777777" w:rsidR="00BB48ED" w:rsidRDefault="00BB48ED" w:rsidP="00C16D14">
            <w:pPr>
              <w:pStyle w:val="TABLE-cell"/>
              <w:rPr>
                <w:ins w:id="10132" w:author="Charles Gifford" w:date="2017-03-18T14:14:00Z"/>
              </w:rPr>
            </w:pPr>
            <w:ins w:id="10133" w:author="Charles Gifford" w:date="2017-03-18T14:14:00Z">
              <w:r>
                <w:t>0..1</w:t>
              </w:r>
            </w:ins>
          </w:p>
        </w:tc>
        <w:tc>
          <w:tcPr>
            <w:tcW w:w="3690" w:type="dxa"/>
            <w:shd w:val="clear" w:color="auto" w:fill="auto"/>
          </w:tcPr>
          <w:p w14:paraId="363A2CD3" w14:textId="3CAAEEB5" w:rsidR="00BB48ED" w:rsidRPr="003F5D5F" w:rsidRDefault="00BB48ED" w:rsidP="00C16D14">
            <w:pPr>
              <w:pStyle w:val="TABLE-cell"/>
              <w:rPr>
                <w:ins w:id="10134" w:author="Charles Gifford" w:date="2017-03-18T14:14:00Z"/>
              </w:rPr>
            </w:pPr>
            <w:ins w:id="10135" w:author="Charles Gifford" w:date="2017-03-18T14:14:00Z">
              <w:r>
                <w:t xml:space="preserve">The </w:t>
              </w:r>
              <w:r>
                <w:rPr>
                  <w:i/>
                </w:rPr>
                <w:t>test specification</w:t>
              </w:r>
              <w:r>
                <w:t xml:space="preserve"> evaluated to generate this </w:t>
              </w:r>
              <w:r>
                <w:rPr>
                  <w:i/>
                </w:rPr>
                <w:t>test result</w:t>
              </w:r>
              <w:r>
                <w:t>.</w:t>
              </w:r>
            </w:ins>
          </w:p>
        </w:tc>
      </w:tr>
      <w:tr w:rsidR="00BB48ED" w:rsidRPr="009432BC" w14:paraId="2B02D83C" w14:textId="77777777" w:rsidTr="00C16D14">
        <w:trPr>
          <w:trHeight w:val="359"/>
          <w:ins w:id="10136" w:author="Charles Gifford" w:date="2017-03-18T14:14:00Z"/>
        </w:trPr>
        <w:tc>
          <w:tcPr>
            <w:tcW w:w="2155" w:type="dxa"/>
            <w:shd w:val="clear" w:color="auto" w:fill="auto"/>
          </w:tcPr>
          <w:p w14:paraId="6F456BAD" w14:textId="77777777" w:rsidR="00BB48ED" w:rsidRDefault="00BB48ED" w:rsidP="00C16D14">
            <w:pPr>
              <w:pStyle w:val="TABLE-cell"/>
              <w:rPr>
                <w:ins w:id="10137" w:author="Charles Gifford" w:date="2017-03-18T14:14:00Z"/>
              </w:rPr>
            </w:pPr>
            <w:ins w:id="10138" w:author="Charles Gifford" w:date="2017-03-18T14:14:00Z">
              <w:r>
                <w:t>Work directive</w:t>
              </w:r>
            </w:ins>
          </w:p>
        </w:tc>
        <w:tc>
          <w:tcPr>
            <w:tcW w:w="2070" w:type="dxa"/>
            <w:shd w:val="clear" w:color="auto" w:fill="auto"/>
          </w:tcPr>
          <w:p w14:paraId="5540ADEE" w14:textId="77777777" w:rsidR="00BB48ED" w:rsidRDefault="00BB48ED" w:rsidP="00C16D14">
            <w:pPr>
              <w:pStyle w:val="TABLE-cell"/>
              <w:rPr>
                <w:ins w:id="10139" w:author="Charles Gifford" w:date="2017-03-18T14:14:00Z"/>
              </w:rPr>
            </w:pPr>
            <w:ins w:id="10140" w:author="Charles Gifford" w:date="2017-03-18T14:14:00Z">
              <w:r>
                <w:t>Work directive ID</w:t>
              </w:r>
            </w:ins>
          </w:p>
        </w:tc>
        <w:tc>
          <w:tcPr>
            <w:tcW w:w="1080" w:type="dxa"/>
            <w:shd w:val="clear" w:color="auto" w:fill="auto"/>
          </w:tcPr>
          <w:p w14:paraId="2D5D5476" w14:textId="77777777" w:rsidR="00BB48ED" w:rsidRDefault="00BB48ED" w:rsidP="00C16D14">
            <w:pPr>
              <w:pStyle w:val="TABLE-cell"/>
              <w:rPr>
                <w:ins w:id="10141" w:author="Charles Gifford" w:date="2017-03-18T14:14:00Z"/>
              </w:rPr>
            </w:pPr>
            <w:ins w:id="10142" w:author="Charles Gifford" w:date="2017-03-18T14:14:00Z">
              <w:r>
                <w:t>0..1</w:t>
              </w:r>
            </w:ins>
          </w:p>
        </w:tc>
        <w:tc>
          <w:tcPr>
            <w:tcW w:w="3690" w:type="dxa"/>
            <w:shd w:val="clear" w:color="auto" w:fill="auto"/>
          </w:tcPr>
          <w:p w14:paraId="707DF3E7" w14:textId="77777777" w:rsidR="00BB48ED" w:rsidRDefault="00BB48ED" w:rsidP="00C16D14">
            <w:pPr>
              <w:pStyle w:val="TABLE-cell"/>
              <w:rPr>
                <w:ins w:id="10143" w:author="Charles Gifford" w:date="2017-03-18T14:14:00Z"/>
              </w:rPr>
            </w:pPr>
            <w:ins w:id="10144" w:author="Charles Gifford" w:date="2017-03-18T14:14:00Z">
              <w:r>
                <w:t xml:space="preserve">The </w:t>
              </w:r>
              <w:r>
                <w:rPr>
                  <w:i/>
                </w:rPr>
                <w:t xml:space="preserve">work </w:t>
              </w:r>
              <w:r w:rsidRPr="009825D3">
                <w:rPr>
                  <w:i/>
                </w:rPr>
                <w:t>directive</w:t>
              </w:r>
              <w:r>
                <w:t xml:space="preserve"> g</w:t>
              </w:r>
              <w:r w:rsidRPr="009825D3">
                <w:t>enerated</w:t>
              </w:r>
              <w:r>
                <w:t xml:space="preserve"> during execution of the test.</w:t>
              </w:r>
            </w:ins>
          </w:p>
        </w:tc>
      </w:tr>
      <w:tr w:rsidR="00BB48ED" w:rsidRPr="009432BC" w14:paraId="4B4ABA2A" w14:textId="77777777" w:rsidTr="00C16D14">
        <w:trPr>
          <w:trHeight w:val="314"/>
          <w:ins w:id="10145" w:author="Charles Gifford" w:date="2017-03-18T14:14:00Z"/>
        </w:trPr>
        <w:tc>
          <w:tcPr>
            <w:tcW w:w="2155" w:type="dxa"/>
            <w:shd w:val="clear" w:color="auto" w:fill="auto"/>
          </w:tcPr>
          <w:p w14:paraId="272E3E41" w14:textId="77777777" w:rsidR="00BB48ED" w:rsidRDefault="00BB48ED" w:rsidP="00C16D14">
            <w:pPr>
              <w:pStyle w:val="TABLE-cell"/>
              <w:rPr>
                <w:ins w:id="10146" w:author="Charles Gifford" w:date="2017-03-18T14:14:00Z"/>
              </w:rPr>
            </w:pPr>
            <w:ins w:id="10147" w:author="Charles Gifford" w:date="2017-03-18T14:14:00Z">
              <w:r>
                <w:t>Test method</w:t>
              </w:r>
            </w:ins>
          </w:p>
        </w:tc>
        <w:tc>
          <w:tcPr>
            <w:tcW w:w="2070" w:type="dxa"/>
            <w:shd w:val="clear" w:color="auto" w:fill="auto"/>
          </w:tcPr>
          <w:p w14:paraId="34170FE4" w14:textId="77777777" w:rsidR="00BB48ED" w:rsidRDefault="00BB48ED" w:rsidP="00C16D14">
            <w:pPr>
              <w:pStyle w:val="TABLE-cell"/>
              <w:rPr>
                <w:ins w:id="10148" w:author="Charles Gifford" w:date="2017-03-18T14:14:00Z"/>
              </w:rPr>
            </w:pPr>
            <w:ins w:id="10149" w:author="Charles Gifford" w:date="2017-03-18T14:14:00Z">
              <w:r>
                <w:t>Test method ID</w:t>
              </w:r>
            </w:ins>
          </w:p>
        </w:tc>
        <w:tc>
          <w:tcPr>
            <w:tcW w:w="1080" w:type="dxa"/>
            <w:shd w:val="clear" w:color="auto" w:fill="auto"/>
          </w:tcPr>
          <w:p w14:paraId="73C97438" w14:textId="77777777" w:rsidR="00BB48ED" w:rsidRDefault="00BB48ED" w:rsidP="00C16D14">
            <w:pPr>
              <w:pStyle w:val="TABLE-cell"/>
              <w:rPr>
                <w:ins w:id="10150" w:author="Charles Gifford" w:date="2017-03-18T14:14:00Z"/>
              </w:rPr>
            </w:pPr>
            <w:ins w:id="10151" w:author="Charles Gifford" w:date="2017-03-18T14:14:00Z">
              <w:r>
                <w:t>0..1</w:t>
              </w:r>
            </w:ins>
          </w:p>
        </w:tc>
        <w:tc>
          <w:tcPr>
            <w:tcW w:w="3690" w:type="dxa"/>
            <w:shd w:val="clear" w:color="auto" w:fill="auto"/>
          </w:tcPr>
          <w:p w14:paraId="127C72BF" w14:textId="77777777" w:rsidR="00BB48ED" w:rsidRPr="0058651A" w:rsidRDefault="00BB48ED" w:rsidP="00C16D14">
            <w:pPr>
              <w:pStyle w:val="TABLE-cell"/>
              <w:rPr>
                <w:ins w:id="10152" w:author="Charles Gifford" w:date="2017-03-18T14:14:00Z"/>
              </w:rPr>
            </w:pPr>
            <w:ins w:id="10153" w:author="Charles Gifford" w:date="2017-03-18T14:14:00Z">
              <w:r>
                <w:t>The</w:t>
              </w:r>
              <w:r w:rsidRPr="00386ED8">
                <w:rPr>
                  <w:i/>
                </w:rPr>
                <w:t xml:space="preserve"> test method </w:t>
              </w:r>
              <w:r>
                <w:t xml:space="preserve">applied to execute the test and generate the </w:t>
              </w:r>
              <w:r>
                <w:rPr>
                  <w:i/>
                </w:rPr>
                <w:t>test result</w:t>
              </w:r>
              <w:r>
                <w:t>.</w:t>
              </w:r>
            </w:ins>
          </w:p>
        </w:tc>
      </w:tr>
    </w:tbl>
    <w:p w14:paraId="58EE1B54" w14:textId="11003CAD" w:rsidR="00BB48ED" w:rsidRPr="00D47B1F" w:rsidRDefault="0025370F" w:rsidP="00E05180">
      <w:pPr>
        <w:pStyle w:val="TABLE-title"/>
        <w:rPr>
          <w:ins w:id="10154" w:author="Charles Gifford" w:date="2017-03-18T14:14:00Z"/>
          <w:lang w:val="en-US"/>
        </w:rPr>
      </w:pPr>
      <w:bookmarkStart w:id="10155" w:name="_Ref477964408"/>
      <w:bookmarkStart w:id="10156" w:name="_Toc478492405"/>
      <w:ins w:id="10157" w:author="Charles Gifford" w:date="2017-03-22T16:44:00Z">
        <w:r>
          <w:t xml:space="preserve">Table </w:t>
        </w:r>
        <w:r>
          <w:fldChar w:fldCharType="begin"/>
        </w:r>
        <w:r>
          <w:instrText xml:space="preserve"> SEQ Table \* ARABIC </w:instrText>
        </w:r>
      </w:ins>
      <w:r>
        <w:fldChar w:fldCharType="separate"/>
      </w:r>
      <w:ins w:id="10158" w:author="Charles Gifford" w:date="2017-03-22T16:44:00Z">
        <w:r>
          <w:rPr>
            <w:noProof/>
          </w:rPr>
          <w:t>105</w:t>
        </w:r>
        <w:r>
          <w:fldChar w:fldCharType="end"/>
        </w:r>
        <w:bookmarkEnd w:id="10155"/>
        <w:r>
          <w:t xml:space="preserve"> </w:t>
        </w:r>
      </w:ins>
      <w:ins w:id="10159" w:author="Charles Gifford" w:date="2017-03-18T14:14:00Z">
        <w:r w:rsidR="00BB48ED" w:rsidRPr="00D47B1F">
          <w:rPr>
            <w:lang w:val="en-US"/>
          </w:rPr>
          <w:t xml:space="preserve">- Attributes of test </w:t>
        </w:r>
        <w:r w:rsidR="00BB48ED">
          <w:rPr>
            <w:lang w:val="en-US"/>
          </w:rPr>
          <w:t>result</w:t>
        </w:r>
        <w:bookmarkEnd w:id="10156"/>
      </w:ins>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53"/>
        <w:gridCol w:w="1991"/>
        <w:gridCol w:w="1627"/>
        <w:gridCol w:w="1512"/>
        <w:gridCol w:w="1291"/>
        <w:gridCol w:w="1488"/>
      </w:tblGrid>
      <w:tr w:rsidR="00BB48ED" w:rsidRPr="001C220C" w14:paraId="45AEA3E0" w14:textId="77777777" w:rsidTr="00BB48ED">
        <w:trPr>
          <w:trHeight w:val="377"/>
          <w:tblHeader/>
          <w:jc w:val="center"/>
          <w:ins w:id="10160" w:author="Charles Gifford" w:date="2017-03-18T14:14:00Z"/>
        </w:trPr>
        <w:tc>
          <w:tcPr>
            <w:tcW w:w="0" w:type="auto"/>
          </w:tcPr>
          <w:p w14:paraId="419B4C9E" w14:textId="77777777" w:rsidR="00BB48ED" w:rsidRPr="001C220C" w:rsidRDefault="00BB48ED" w:rsidP="00C16D14">
            <w:pPr>
              <w:pStyle w:val="TABLE-col-heading"/>
              <w:rPr>
                <w:ins w:id="10161" w:author="Charles Gifford" w:date="2017-03-18T14:14:00Z"/>
                <w:lang w:val="en-US"/>
              </w:rPr>
            </w:pPr>
            <w:ins w:id="10162" w:author="Charles Gifford" w:date="2017-03-18T14:14:00Z">
              <w:r w:rsidRPr="001C220C">
                <w:rPr>
                  <w:lang w:val="en-US"/>
                </w:rPr>
                <w:t xml:space="preserve">Attribute </w:t>
              </w:r>
              <w:r>
                <w:rPr>
                  <w:lang w:val="en-US"/>
                </w:rPr>
                <w:t>n</w:t>
              </w:r>
              <w:r w:rsidRPr="001C220C">
                <w:rPr>
                  <w:lang w:val="en-US"/>
                </w:rPr>
                <w:t>ame</w:t>
              </w:r>
            </w:ins>
          </w:p>
        </w:tc>
        <w:tc>
          <w:tcPr>
            <w:tcW w:w="0" w:type="auto"/>
          </w:tcPr>
          <w:p w14:paraId="7DD720D6" w14:textId="77777777" w:rsidR="00BB48ED" w:rsidRPr="001C220C" w:rsidRDefault="00BB48ED" w:rsidP="00C16D14">
            <w:pPr>
              <w:pStyle w:val="TABLE-col-heading"/>
              <w:rPr>
                <w:ins w:id="10163" w:author="Charles Gifford" w:date="2017-03-18T14:14:00Z"/>
                <w:lang w:val="en-US"/>
              </w:rPr>
            </w:pPr>
            <w:ins w:id="10164" w:author="Charles Gifford" w:date="2017-03-18T14:14:00Z">
              <w:r w:rsidRPr="001C220C">
                <w:rPr>
                  <w:lang w:val="en-US"/>
                </w:rPr>
                <w:t>Description</w:t>
              </w:r>
            </w:ins>
          </w:p>
        </w:tc>
        <w:tc>
          <w:tcPr>
            <w:tcW w:w="0" w:type="auto"/>
          </w:tcPr>
          <w:p w14:paraId="4113B0F8" w14:textId="77777777" w:rsidR="00BB48ED" w:rsidRPr="001C220C" w:rsidRDefault="00BB48ED" w:rsidP="00C16D14">
            <w:pPr>
              <w:pStyle w:val="TABLE-col-heading"/>
              <w:rPr>
                <w:ins w:id="10165" w:author="Charles Gifford" w:date="2017-03-18T14:14:00Z"/>
                <w:lang w:val="en-US"/>
              </w:rPr>
            </w:pPr>
            <w:ins w:id="10166" w:author="Charles Gifford" w:date="2017-03-18T14:14:00Z">
              <w:r>
                <w:rPr>
                  <w:lang w:val="en-US"/>
                </w:rPr>
                <w:t>Production example</w:t>
              </w:r>
              <w:r w:rsidRPr="001C220C">
                <w:rPr>
                  <w:lang w:val="en-US"/>
                </w:rPr>
                <w:t>s</w:t>
              </w:r>
            </w:ins>
          </w:p>
        </w:tc>
        <w:tc>
          <w:tcPr>
            <w:tcW w:w="0" w:type="auto"/>
          </w:tcPr>
          <w:p w14:paraId="2B79046B" w14:textId="77777777" w:rsidR="00BB48ED" w:rsidRPr="001C220C" w:rsidRDefault="00BB48ED" w:rsidP="00C16D14">
            <w:pPr>
              <w:pStyle w:val="TABLE-col-heading"/>
              <w:rPr>
                <w:ins w:id="10167" w:author="Charles Gifford" w:date="2017-03-18T14:14:00Z"/>
                <w:lang w:val="en-US"/>
              </w:rPr>
            </w:pPr>
            <w:ins w:id="10168" w:author="Charles Gifford" w:date="2017-03-18T14:14:00Z">
              <w:r>
                <w:rPr>
                  <w:lang w:val="en-US"/>
                </w:rPr>
                <w:t>Maintenance example</w:t>
              </w:r>
              <w:r w:rsidRPr="001C220C">
                <w:rPr>
                  <w:lang w:val="en-US"/>
                </w:rPr>
                <w:t>s</w:t>
              </w:r>
            </w:ins>
          </w:p>
        </w:tc>
        <w:tc>
          <w:tcPr>
            <w:tcW w:w="0" w:type="auto"/>
          </w:tcPr>
          <w:p w14:paraId="5CAB4D0B" w14:textId="77777777" w:rsidR="00BB48ED" w:rsidRPr="001C220C" w:rsidRDefault="00BB48ED" w:rsidP="00C16D14">
            <w:pPr>
              <w:pStyle w:val="TABLE-col-heading"/>
              <w:rPr>
                <w:ins w:id="10169" w:author="Charles Gifford" w:date="2017-03-18T14:14:00Z"/>
                <w:lang w:val="en-US"/>
              </w:rPr>
            </w:pPr>
            <w:ins w:id="10170" w:author="Charles Gifford" w:date="2017-03-18T14:14:00Z">
              <w:r>
                <w:rPr>
                  <w:lang w:val="en-US"/>
                </w:rPr>
                <w:t>Quality example</w:t>
              </w:r>
              <w:r w:rsidRPr="001C220C">
                <w:rPr>
                  <w:lang w:val="en-US"/>
                </w:rPr>
                <w:t>s</w:t>
              </w:r>
            </w:ins>
          </w:p>
        </w:tc>
        <w:tc>
          <w:tcPr>
            <w:tcW w:w="0" w:type="auto"/>
          </w:tcPr>
          <w:p w14:paraId="32B78679" w14:textId="77777777" w:rsidR="00BB48ED" w:rsidRPr="001C220C" w:rsidRDefault="00BB48ED" w:rsidP="00C16D14">
            <w:pPr>
              <w:pStyle w:val="TABLE-col-heading"/>
              <w:rPr>
                <w:ins w:id="10171" w:author="Charles Gifford" w:date="2017-03-18T14:14:00Z"/>
                <w:lang w:val="en-US"/>
              </w:rPr>
            </w:pPr>
            <w:ins w:id="10172" w:author="Charles Gifford" w:date="2017-03-18T14:14:00Z">
              <w:r>
                <w:rPr>
                  <w:lang w:val="en-US"/>
                </w:rPr>
                <w:t>Inventory example</w:t>
              </w:r>
              <w:r w:rsidRPr="001C220C">
                <w:rPr>
                  <w:lang w:val="en-US"/>
                </w:rPr>
                <w:t>s</w:t>
              </w:r>
            </w:ins>
          </w:p>
        </w:tc>
      </w:tr>
      <w:tr w:rsidR="00BB48ED" w:rsidRPr="001C220C" w14:paraId="5FD69216" w14:textId="77777777" w:rsidTr="00BB48ED">
        <w:trPr>
          <w:cantSplit/>
          <w:jc w:val="center"/>
          <w:ins w:id="10173" w:author="Charles Gifford" w:date="2017-03-18T14:14:00Z"/>
        </w:trPr>
        <w:tc>
          <w:tcPr>
            <w:tcW w:w="0" w:type="auto"/>
          </w:tcPr>
          <w:p w14:paraId="57D1B2FF" w14:textId="77777777" w:rsidR="00BB48ED" w:rsidRPr="001C220C" w:rsidRDefault="00BB48ED" w:rsidP="00C16D14">
            <w:pPr>
              <w:pStyle w:val="TABLE-cell"/>
              <w:rPr>
                <w:ins w:id="10174" w:author="Charles Gifford" w:date="2017-03-18T14:14:00Z"/>
                <w:lang w:val="en-US"/>
              </w:rPr>
            </w:pPr>
            <w:ins w:id="10175" w:author="Charles Gifford" w:date="2017-03-18T14:14:00Z">
              <w:r w:rsidRPr="001C220C">
                <w:rPr>
                  <w:lang w:val="en-US"/>
                </w:rPr>
                <w:t>ID</w:t>
              </w:r>
            </w:ins>
          </w:p>
        </w:tc>
        <w:tc>
          <w:tcPr>
            <w:tcW w:w="0" w:type="auto"/>
          </w:tcPr>
          <w:p w14:paraId="22CCCCAF" w14:textId="77777777" w:rsidR="00BB48ED" w:rsidRPr="001C220C" w:rsidRDefault="00BB48ED" w:rsidP="00C16D14">
            <w:pPr>
              <w:pStyle w:val="TABLE-cell"/>
              <w:rPr>
                <w:ins w:id="10176" w:author="Charles Gifford" w:date="2017-03-18T14:14:00Z"/>
                <w:lang w:val="en-US"/>
              </w:rPr>
            </w:pPr>
            <w:ins w:id="10177" w:author="Charles Gifford" w:date="2017-03-18T14:14:00Z">
              <w:r w:rsidRPr="001C220C">
                <w:rPr>
                  <w:lang w:val="en-US"/>
                </w:rPr>
                <w:t xml:space="preserve">An identification of the specific </w:t>
              </w:r>
              <w:r w:rsidRPr="00155222">
                <w:rPr>
                  <w:i/>
                  <w:lang w:val="en-US"/>
                </w:rPr>
                <w:t>test result</w:t>
              </w:r>
              <w:r w:rsidRPr="001C220C">
                <w:rPr>
                  <w:lang w:val="en-US"/>
                </w:rPr>
                <w:t>.</w:t>
              </w:r>
            </w:ins>
          </w:p>
        </w:tc>
        <w:tc>
          <w:tcPr>
            <w:tcW w:w="0" w:type="auto"/>
          </w:tcPr>
          <w:p w14:paraId="25D52C91" w14:textId="77777777" w:rsidR="00BB48ED" w:rsidRPr="001C220C" w:rsidRDefault="00BB48ED" w:rsidP="00C16D14">
            <w:pPr>
              <w:pStyle w:val="TABLE-cell"/>
              <w:rPr>
                <w:ins w:id="10178" w:author="Charles Gifford" w:date="2017-03-18T14:14:00Z"/>
                <w:lang w:val="en-US"/>
              </w:rPr>
            </w:pPr>
            <w:ins w:id="10179" w:author="Charles Gifford" w:date="2017-03-18T14:14:00Z">
              <w:r>
                <w:rPr>
                  <w:lang w:val="en-US"/>
                </w:rPr>
                <w:t>BTOR-101.6473</w:t>
              </w:r>
            </w:ins>
          </w:p>
        </w:tc>
        <w:tc>
          <w:tcPr>
            <w:tcW w:w="0" w:type="auto"/>
          </w:tcPr>
          <w:p w14:paraId="7E1B8C17" w14:textId="77777777" w:rsidR="00BB48ED" w:rsidRPr="001C220C" w:rsidRDefault="00BB48ED" w:rsidP="00C16D14">
            <w:pPr>
              <w:pStyle w:val="TABLE-cell"/>
              <w:rPr>
                <w:ins w:id="10180" w:author="Charles Gifford" w:date="2017-03-18T14:14:00Z"/>
                <w:lang w:val="en-US"/>
              </w:rPr>
            </w:pPr>
            <w:ins w:id="10181" w:author="Charles Gifford" w:date="2017-03-18T14:14:00Z">
              <w:r w:rsidRPr="001C220C">
                <w:rPr>
                  <w:lang w:val="en-US"/>
                </w:rPr>
                <w:t>MT- 998</w:t>
              </w:r>
            </w:ins>
          </w:p>
        </w:tc>
        <w:tc>
          <w:tcPr>
            <w:tcW w:w="0" w:type="auto"/>
          </w:tcPr>
          <w:p w14:paraId="01DA5142" w14:textId="77777777" w:rsidR="00BB48ED" w:rsidRPr="001C220C" w:rsidRDefault="00BB48ED" w:rsidP="00C16D14">
            <w:pPr>
              <w:pStyle w:val="TABLE-cell"/>
              <w:rPr>
                <w:ins w:id="10182" w:author="Charles Gifford" w:date="2017-03-18T14:14:00Z"/>
                <w:lang w:val="en-US"/>
              </w:rPr>
            </w:pPr>
            <w:ins w:id="10183" w:author="Charles Gifford" w:date="2017-03-18T14:14:00Z">
              <w:r>
                <w:rPr>
                  <w:lang w:val="en-US"/>
                </w:rPr>
                <w:t>pH-494981</w:t>
              </w:r>
            </w:ins>
          </w:p>
        </w:tc>
        <w:tc>
          <w:tcPr>
            <w:tcW w:w="0" w:type="auto"/>
          </w:tcPr>
          <w:p w14:paraId="2F6C110B" w14:textId="77777777" w:rsidR="00BB48ED" w:rsidRPr="001C220C" w:rsidRDefault="00BB48ED" w:rsidP="00C16D14">
            <w:pPr>
              <w:pStyle w:val="TABLE-cell"/>
              <w:rPr>
                <w:ins w:id="10184" w:author="Charles Gifford" w:date="2017-03-18T14:14:00Z"/>
                <w:lang w:val="en-US"/>
              </w:rPr>
            </w:pPr>
            <w:ins w:id="10185" w:author="Charles Gifford" w:date="2017-03-18T14:14:00Z">
              <w:r>
                <w:rPr>
                  <w:lang w:val="en-US"/>
                </w:rPr>
                <w:t>63.30582</w:t>
              </w:r>
            </w:ins>
          </w:p>
        </w:tc>
      </w:tr>
      <w:tr w:rsidR="00BB48ED" w:rsidRPr="001C220C" w14:paraId="1A814F3D" w14:textId="77777777" w:rsidTr="00BB48ED">
        <w:trPr>
          <w:cantSplit/>
          <w:jc w:val="center"/>
          <w:ins w:id="10186" w:author="Charles Gifford" w:date="2017-03-18T14:14:00Z"/>
        </w:trPr>
        <w:tc>
          <w:tcPr>
            <w:tcW w:w="0" w:type="auto"/>
          </w:tcPr>
          <w:p w14:paraId="45AF4496" w14:textId="77777777" w:rsidR="00BB48ED" w:rsidRPr="001C220C" w:rsidRDefault="00BB48ED" w:rsidP="00C16D14">
            <w:pPr>
              <w:pStyle w:val="TABLE-cell"/>
              <w:rPr>
                <w:ins w:id="10187" w:author="Charles Gifford" w:date="2017-03-18T14:14:00Z"/>
                <w:lang w:val="en-US"/>
              </w:rPr>
            </w:pPr>
            <w:ins w:id="10188" w:author="Charles Gifford" w:date="2017-03-18T14:14:00Z">
              <w:r w:rsidRPr="001C220C">
                <w:rPr>
                  <w:lang w:val="en-US"/>
                </w:rPr>
                <w:t>Description</w:t>
              </w:r>
            </w:ins>
          </w:p>
        </w:tc>
        <w:tc>
          <w:tcPr>
            <w:tcW w:w="0" w:type="auto"/>
          </w:tcPr>
          <w:p w14:paraId="6FE70C3A" w14:textId="77777777" w:rsidR="00BB48ED" w:rsidRPr="001C220C" w:rsidRDefault="00BB48ED" w:rsidP="00C16D14">
            <w:pPr>
              <w:pStyle w:val="TABLE-cell"/>
              <w:rPr>
                <w:ins w:id="10189" w:author="Charles Gifford" w:date="2017-03-18T14:14:00Z"/>
                <w:lang w:val="en-US"/>
              </w:rPr>
            </w:pPr>
            <w:ins w:id="10190" w:author="Charles Gifford" w:date="2017-03-18T14:14:00Z">
              <w:r w:rsidRPr="001C220C">
                <w:rPr>
                  <w:lang w:val="en-US"/>
                </w:rPr>
                <w:t xml:space="preserve">Additional information about the </w:t>
              </w:r>
              <w:r w:rsidRPr="001C220C">
                <w:rPr>
                  <w:i/>
                  <w:lang w:val="en-US"/>
                </w:rPr>
                <w:t>test result</w:t>
              </w:r>
              <w:r w:rsidRPr="001C220C">
                <w:rPr>
                  <w:lang w:val="en-US"/>
                </w:rPr>
                <w:t>.</w:t>
              </w:r>
            </w:ins>
          </w:p>
        </w:tc>
        <w:tc>
          <w:tcPr>
            <w:tcW w:w="0" w:type="auto"/>
          </w:tcPr>
          <w:p w14:paraId="0DCCEFD4" w14:textId="77777777" w:rsidR="00BB48ED" w:rsidRPr="001C220C" w:rsidRDefault="00BB48ED" w:rsidP="00C16D14">
            <w:pPr>
              <w:pStyle w:val="TABLE-cell"/>
              <w:rPr>
                <w:ins w:id="10191" w:author="Charles Gifford" w:date="2017-03-18T14:14:00Z"/>
                <w:lang w:val="en-US"/>
              </w:rPr>
            </w:pPr>
            <w:ins w:id="10192" w:author="Charles Gifford" w:date="2017-03-18T14:14:00Z">
              <w:r w:rsidRPr="00D47B1F">
                <w:rPr>
                  <w:lang w:val="en-US"/>
                </w:rPr>
                <w:t>Baking time oven residence time test</w:t>
              </w:r>
              <w:r>
                <w:rPr>
                  <w:lang w:val="en-US"/>
                </w:rPr>
                <w:t xml:space="preserve"> result.</w:t>
              </w:r>
            </w:ins>
          </w:p>
        </w:tc>
        <w:tc>
          <w:tcPr>
            <w:tcW w:w="0" w:type="auto"/>
          </w:tcPr>
          <w:p w14:paraId="0A195B14" w14:textId="77777777" w:rsidR="00BB48ED" w:rsidRPr="001C220C" w:rsidRDefault="00BB48ED" w:rsidP="00C16D14">
            <w:pPr>
              <w:pStyle w:val="TABLE-cell"/>
              <w:rPr>
                <w:ins w:id="10193" w:author="Charles Gifford" w:date="2017-03-18T14:14:00Z"/>
                <w:lang w:val="en-US"/>
              </w:rPr>
            </w:pPr>
            <w:ins w:id="10194" w:author="Charles Gifford" w:date="2017-03-18T14:14:00Z">
              <w:r>
                <w:rPr>
                  <w:lang w:val="en-US"/>
                </w:rPr>
                <w:t>D</w:t>
              </w:r>
              <w:r w:rsidRPr="00D47B1F">
                <w:rPr>
                  <w:lang w:val="en-US"/>
                </w:rPr>
                <w:t>iesel engine cylinder wear</w:t>
              </w:r>
              <w:r>
                <w:rPr>
                  <w:lang w:val="en-US"/>
                </w:rPr>
                <w:t xml:space="preserve"> test result</w:t>
              </w:r>
            </w:ins>
          </w:p>
        </w:tc>
        <w:tc>
          <w:tcPr>
            <w:tcW w:w="0" w:type="auto"/>
          </w:tcPr>
          <w:p w14:paraId="09C7D78D" w14:textId="77777777" w:rsidR="00BB48ED" w:rsidRPr="001C220C" w:rsidRDefault="00BB48ED" w:rsidP="00C16D14">
            <w:pPr>
              <w:pStyle w:val="TABLE-cell"/>
              <w:rPr>
                <w:ins w:id="10195" w:author="Charles Gifford" w:date="2017-03-18T14:14:00Z"/>
                <w:lang w:val="en-US"/>
              </w:rPr>
            </w:pPr>
            <w:ins w:id="10196" w:author="Charles Gifford" w:date="2017-03-18T14:14:00Z">
              <w:r>
                <w:rPr>
                  <w:lang w:val="en-US"/>
                </w:rPr>
                <w:t>Result of check of vendor’s COA for pH</w:t>
              </w:r>
            </w:ins>
          </w:p>
        </w:tc>
        <w:tc>
          <w:tcPr>
            <w:tcW w:w="0" w:type="auto"/>
          </w:tcPr>
          <w:p w14:paraId="52A4E210" w14:textId="77777777" w:rsidR="00BB48ED" w:rsidRPr="001C220C" w:rsidRDefault="00BB48ED" w:rsidP="00C16D14">
            <w:pPr>
              <w:pStyle w:val="TABLE-cell"/>
              <w:rPr>
                <w:ins w:id="10197" w:author="Charles Gifford" w:date="2017-03-18T14:14:00Z"/>
                <w:lang w:val="en-US"/>
              </w:rPr>
            </w:pPr>
            <w:ins w:id="10198" w:author="Charles Gifford" w:date="2017-03-18T14:14:00Z">
              <w:r>
                <w:rPr>
                  <w:lang w:val="en-US"/>
                </w:rPr>
                <w:t>Result of check of vendor’s COA for material grade</w:t>
              </w:r>
            </w:ins>
          </w:p>
        </w:tc>
      </w:tr>
      <w:tr w:rsidR="00BB48ED" w:rsidRPr="001C220C" w14:paraId="68455BA1" w14:textId="77777777" w:rsidTr="00BB48ED">
        <w:trPr>
          <w:cantSplit/>
          <w:jc w:val="center"/>
          <w:ins w:id="10199" w:author="Charles Gifford" w:date="2017-03-18T14:14:00Z"/>
        </w:trPr>
        <w:tc>
          <w:tcPr>
            <w:tcW w:w="0" w:type="auto"/>
          </w:tcPr>
          <w:p w14:paraId="6DC99F50" w14:textId="77777777" w:rsidR="00BB48ED" w:rsidRPr="001C220C" w:rsidRDefault="00BB48ED" w:rsidP="00C16D14">
            <w:pPr>
              <w:pStyle w:val="TABLE-cell"/>
              <w:rPr>
                <w:ins w:id="10200" w:author="Charles Gifford" w:date="2017-03-18T14:14:00Z"/>
                <w:lang w:val="en-US"/>
              </w:rPr>
            </w:pPr>
            <w:ins w:id="10201" w:author="Charles Gifford" w:date="2017-03-18T14:14:00Z">
              <w:r>
                <w:rPr>
                  <w:lang w:val="en-US"/>
                </w:rPr>
                <w:t>Hierarchy scope</w:t>
              </w:r>
            </w:ins>
          </w:p>
        </w:tc>
        <w:tc>
          <w:tcPr>
            <w:tcW w:w="0" w:type="auto"/>
          </w:tcPr>
          <w:p w14:paraId="6AF1BD31" w14:textId="77777777" w:rsidR="00BB48ED" w:rsidRPr="001C220C" w:rsidRDefault="00BB48ED" w:rsidP="00C16D14">
            <w:pPr>
              <w:pStyle w:val="TABLE-cell"/>
              <w:rPr>
                <w:ins w:id="10202" w:author="Charles Gifford" w:date="2017-03-18T14:14:00Z"/>
                <w:lang w:val="en-US"/>
              </w:rPr>
            </w:pPr>
            <w:ins w:id="10203" w:author="Charles Gifford" w:date="2017-03-18T14:14:00Z">
              <w:r w:rsidRPr="001C220C">
                <w:rPr>
                  <w:lang w:val="en-US"/>
                </w:rPr>
                <w:t xml:space="preserve">Identifies where the exchanged information fits within the role based equipment hierarchy. </w:t>
              </w:r>
            </w:ins>
          </w:p>
          <w:p w14:paraId="56F3E7D3" w14:textId="77777777" w:rsidR="00BB48ED" w:rsidRPr="001C220C" w:rsidRDefault="00BB48ED" w:rsidP="00C16D14">
            <w:pPr>
              <w:pStyle w:val="TABLE-cell"/>
              <w:rPr>
                <w:ins w:id="10204" w:author="Charles Gifford" w:date="2017-03-18T14:14:00Z"/>
                <w:lang w:val="en-US"/>
              </w:rPr>
            </w:pPr>
            <w:ins w:id="10205" w:author="Charles Gifford" w:date="2017-03-18T14:14:00Z">
              <w:r w:rsidRPr="001C220C">
                <w:rPr>
                  <w:lang w:val="en-US"/>
                </w:rPr>
                <w:t xml:space="preserve">Optionally defines the scope of the </w:t>
              </w:r>
              <w:r w:rsidRPr="00155222">
                <w:rPr>
                  <w:i/>
                  <w:lang w:val="en-US"/>
                </w:rPr>
                <w:t>test result,</w:t>
              </w:r>
              <w:r w:rsidRPr="001C220C">
                <w:rPr>
                  <w:lang w:val="en-US"/>
                </w:rPr>
                <w:t xml:space="preserve"> such as the site or area it is defined for.</w:t>
              </w:r>
            </w:ins>
          </w:p>
        </w:tc>
        <w:tc>
          <w:tcPr>
            <w:tcW w:w="0" w:type="auto"/>
          </w:tcPr>
          <w:p w14:paraId="66118090" w14:textId="77777777" w:rsidR="00BB48ED" w:rsidRPr="001C220C" w:rsidRDefault="00BB48ED" w:rsidP="00C16D14">
            <w:pPr>
              <w:pStyle w:val="TABLE-cell"/>
              <w:rPr>
                <w:ins w:id="10206" w:author="Charles Gifford" w:date="2017-03-18T14:14:00Z"/>
                <w:lang w:val="en-US"/>
              </w:rPr>
            </w:pPr>
            <w:ins w:id="10207" w:author="Charles Gifford" w:date="2017-03-18T14:14:00Z">
              <w:r w:rsidRPr="00D47B1F">
                <w:rPr>
                  <w:lang w:val="en-US"/>
                </w:rPr>
                <w:t>East Wing(AREA)/ Baking Line #2(WORK CENTER)</w:t>
              </w:r>
            </w:ins>
          </w:p>
        </w:tc>
        <w:tc>
          <w:tcPr>
            <w:tcW w:w="0" w:type="auto"/>
          </w:tcPr>
          <w:p w14:paraId="487DF844" w14:textId="77777777" w:rsidR="00BB48ED" w:rsidRPr="001C220C" w:rsidRDefault="00BB48ED" w:rsidP="00C16D14">
            <w:pPr>
              <w:pStyle w:val="TABLE-cell"/>
              <w:rPr>
                <w:ins w:id="10208" w:author="Charles Gifford" w:date="2017-03-18T14:14:00Z"/>
                <w:lang w:val="en-US"/>
              </w:rPr>
            </w:pPr>
            <w:ins w:id="10209" w:author="Charles Gifford" w:date="2017-03-18T14:14:00Z">
              <w:r w:rsidRPr="00D47B1F">
                <w:rPr>
                  <w:lang w:val="en-US"/>
                </w:rPr>
                <w:t>Mobile Equipment Workshop</w:t>
              </w:r>
            </w:ins>
          </w:p>
        </w:tc>
        <w:tc>
          <w:tcPr>
            <w:tcW w:w="0" w:type="auto"/>
          </w:tcPr>
          <w:p w14:paraId="23AA2E62" w14:textId="77777777" w:rsidR="00BB48ED" w:rsidRPr="00D47B1F" w:rsidRDefault="00BB48ED" w:rsidP="0091391B">
            <w:pPr>
              <w:pStyle w:val="TABLE-cell"/>
              <w:rPr>
                <w:ins w:id="10210" w:author="Charles Gifford" w:date="2017-03-18T14:14:00Z"/>
                <w:lang w:val="en-US"/>
              </w:rPr>
            </w:pPr>
            <w:ins w:id="10211" w:author="Charles Gifford" w:date="2017-03-18T14:14:00Z">
              <w:r w:rsidRPr="00D47B1F">
                <w:rPr>
                  <w:lang w:val="en-US"/>
                </w:rPr>
                <w:t>Test Cell 4</w:t>
              </w:r>
            </w:ins>
          </w:p>
          <w:p w14:paraId="52C22BBC" w14:textId="77777777" w:rsidR="00BB48ED" w:rsidRPr="00D47B1F" w:rsidRDefault="00BB48ED" w:rsidP="002B5580">
            <w:pPr>
              <w:pStyle w:val="TABLE-cell"/>
              <w:rPr>
                <w:ins w:id="10212" w:author="Charles Gifford" w:date="2017-03-18T14:14:00Z"/>
                <w:lang w:val="en-US"/>
              </w:rPr>
            </w:pPr>
          </w:p>
          <w:p w14:paraId="7E14A5BB" w14:textId="77777777" w:rsidR="00BB48ED" w:rsidRPr="001C220C" w:rsidRDefault="00BB48ED" w:rsidP="00C16D14">
            <w:pPr>
              <w:pStyle w:val="TABLE-cell"/>
              <w:rPr>
                <w:ins w:id="10213" w:author="Charles Gifford" w:date="2017-03-18T14:14:00Z"/>
                <w:lang w:val="en-US"/>
              </w:rPr>
            </w:pPr>
            <w:ins w:id="10214" w:author="Charles Gifford" w:date="2017-03-18T14:14:00Z">
              <w:r w:rsidRPr="00D47B1F">
                <w:rPr>
                  <w:lang w:val="en-US"/>
                </w:rPr>
                <w:t>Receiving</w:t>
              </w:r>
            </w:ins>
          </w:p>
        </w:tc>
        <w:tc>
          <w:tcPr>
            <w:tcW w:w="0" w:type="auto"/>
          </w:tcPr>
          <w:p w14:paraId="79270059" w14:textId="77777777" w:rsidR="00BB48ED" w:rsidRPr="001C220C" w:rsidRDefault="00BB48ED" w:rsidP="00C16D14">
            <w:pPr>
              <w:pStyle w:val="TABLE-cell"/>
              <w:rPr>
                <w:ins w:id="10215" w:author="Charles Gifford" w:date="2017-03-18T14:14:00Z"/>
                <w:lang w:val="en-US"/>
              </w:rPr>
            </w:pPr>
            <w:ins w:id="10216" w:author="Charles Gifford" w:date="2017-03-18T14:14:00Z">
              <w:r w:rsidRPr="00D47B1F">
                <w:rPr>
                  <w:lang w:val="en-US"/>
                </w:rPr>
                <w:t>Warehouse B</w:t>
              </w:r>
            </w:ins>
          </w:p>
        </w:tc>
      </w:tr>
      <w:tr w:rsidR="00BB48ED" w:rsidRPr="001C220C" w14:paraId="715F8CC5" w14:textId="77777777" w:rsidTr="00BB48ED">
        <w:trPr>
          <w:cantSplit/>
          <w:jc w:val="center"/>
          <w:ins w:id="10217" w:author="Charles Gifford" w:date="2017-03-18T14:14:00Z"/>
        </w:trPr>
        <w:tc>
          <w:tcPr>
            <w:tcW w:w="0" w:type="auto"/>
          </w:tcPr>
          <w:p w14:paraId="47D90EB9" w14:textId="77777777" w:rsidR="00BB48ED" w:rsidRPr="001C220C" w:rsidRDefault="00BB48ED" w:rsidP="00C16D14">
            <w:pPr>
              <w:pStyle w:val="TABLE-cell"/>
              <w:rPr>
                <w:ins w:id="10218" w:author="Charles Gifford" w:date="2017-03-18T14:14:00Z"/>
                <w:lang w:val="en-US"/>
              </w:rPr>
            </w:pPr>
            <w:ins w:id="10219" w:author="Charles Gifford" w:date="2017-03-18T14:14:00Z">
              <w:r>
                <w:rPr>
                  <w:lang w:val="en-US"/>
                </w:rPr>
                <w:t>Evaluation d</w:t>
              </w:r>
              <w:r w:rsidRPr="001C220C">
                <w:rPr>
                  <w:lang w:val="en-US"/>
                </w:rPr>
                <w:t>ate</w:t>
              </w:r>
            </w:ins>
          </w:p>
        </w:tc>
        <w:tc>
          <w:tcPr>
            <w:tcW w:w="0" w:type="auto"/>
          </w:tcPr>
          <w:p w14:paraId="6D16A3E0" w14:textId="77777777" w:rsidR="00BB48ED" w:rsidRPr="001C220C" w:rsidRDefault="00BB48ED" w:rsidP="00C16D14">
            <w:pPr>
              <w:pStyle w:val="TABLE-cell"/>
              <w:rPr>
                <w:ins w:id="10220" w:author="Charles Gifford" w:date="2017-03-18T14:14:00Z"/>
                <w:lang w:val="en-US"/>
              </w:rPr>
            </w:pPr>
            <w:ins w:id="10221" w:author="Charles Gifford" w:date="2017-03-18T14:14:00Z">
              <w:r w:rsidRPr="001C220C">
                <w:rPr>
                  <w:lang w:val="en-US"/>
                </w:rPr>
                <w:t xml:space="preserve">The date and time of </w:t>
              </w:r>
              <w:r>
                <w:rPr>
                  <w:lang w:val="en-US"/>
                </w:rPr>
                <w:t xml:space="preserve">evaluation of </w:t>
              </w:r>
              <w:r w:rsidRPr="001C220C">
                <w:rPr>
                  <w:lang w:val="en-US"/>
                </w:rPr>
                <w:t>the test</w:t>
              </w:r>
              <w:r>
                <w:rPr>
                  <w:lang w:val="en-US"/>
                </w:rPr>
                <w:t xml:space="preserve"> result</w:t>
              </w:r>
              <w:r w:rsidRPr="001C220C">
                <w:rPr>
                  <w:lang w:val="en-US"/>
                </w:rPr>
                <w:t>.</w:t>
              </w:r>
            </w:ins>
          </w:p>
        </w:tc>
        <w:tc>
          <w:tcPr>
            <w:tcW w:w="0" w:type="auto"/>
          </w:tcPr>
          <w:p w14:paraId="1899ABF5" w14:textId="77777777" w:rsidR="00BB48ED" w:rsidRPr="001C220C" w:rsidRDefault="00BB48ED" w:rsidP="00C16D14">
            <w:pPr>
              <w:pStyle w:val="TABLE-cell"/>
              <w:rPr>
                <w:ins w:id="10222" w:author="Charles Gifford" w:date="2017-03-18T14:14:00Z"/>
                <w:lang w:val="en-US"/>
              </w:rPr>
            </w:pPr>
            <w:ins w:id="10223" w:author="Charles Gifford" w:date="2017-03-18T14:14:00Z">
              <w:r>
                <w:rPr>
                  <w:lang w:val="en-US"/>
                </w:rPr>
                <w:t>2015-07-25 1</w:t>
              </w:r>
              <w:r w:rsidRPr="00D47B1F">
                <w:rPr>
                  <w:lang w:val="en-US"/>
                </w:rPr>
                <w:t>3:59 UTC</w:t>
              </w:r>
            </w:ins>
          </w:p>
        </w:tc>
        <w:tc>
          <w:tcPr>
            <w:tcW w:w="0" w:type="auto"/>
          </w:tcPr>
          <w:p w14:paraId="5A6698EA" w14:textId="77777777" w:rsidR="00BB48ED" w:rsidRPr="001C220C" w:rsidRDefault="00BB48ED" w:rsidP="00C16D14">
            <w:pPr>
              <w:pStyle w:val="TABLE-cell"/>
              <w:rPr>
                <w:ins w:id="10224" w:author="Charles Gifford" w:date="2017-03-18T14:14:00Z"/>
                <w:lang w:val="en-US"/>
              </w:rPr>
            </w:pPr>
            <w:ins w:id="10225" w:author="Charles Gifford" w:date="2017-03-18T14:14:00Z">
              <w:r>
                <w:rPr>
                  <w:lang w:val="en-US"/>
                </w:rPr>
                <w:t>2016</w:t>
              </w:r>
              <w:r w:rsidRPr="001C220C">
                <w:rPr>
                  <w:lang w:val="en-US"/>
                </w:rPr>
                <w:t>-10-25 13:30</w:t>
              </w:r>
            </w:ins>
          </w:p>
        </w:tc>
        <w:tc>
          <w:tcPr>
            <w:tcW w:w="0" w:type="auto"/>
          </w:tcPr>
          <w:p w14:paraId="2D052AB7" w14:textId="77777777" w:rsidR="00BB48ED" w:rsidRPr="001C220C" w:rsidRDefault="00BB48ED" w:rsidP="00C16D14">
            <w:pPr>
              <w:pStyle w:val="TABLE-cell"/>
              <w:rPr>
                <w:ins w:id="10226" w:author="Charles Gifford" w:date="2017-03-18T14:14:00Z"/>
                <w:lang w:val="en-US"/>
              </w:rPr>
            </w:pPr>
            <w:ins w:id="10227" w:author="Charles Gifford" w:date="2017-03-18T14:14:00Z">
              <w:r>
                <w:rPr>
                  <w:lang w:val="en-US"/>
                </w:rPr>
                <w:t>2016</w:t>
              </w:r>
              <w:r w:rsidRPr="001C220C">
                <w:rPr>
                  <w:lang w:val="en-US"/>
                </w:rPr>
                <w:t>-10-25 13:30</w:t>
              </w:r>
            </w:ins>
          </w:p>
        </w:tc>
        <w:tc>
          <w:tcPr>
            <w:tcW w:w="0" w:type="auto"/>
          </w:tcPr>
          <w:p w14:paraId="3A4482ED" w14:textId="77777777" w:rsidR="00BB48ED" w:rsidRPr="001C220C" w:rsidRDefault="00BB48ED" w:rsidP="00C16D14">
            <w:pPr>
              <w:pStyle w:val="TABLE-cell"/>
              <w:rPr>
                <w:ins w:id="10228" w:author="Charles Gifford" w:date="2017-03-18T14:14:00Z"/>
                <w:lang w:val="en-US"/>
              </w:rPr>
            </w:pPr>
            <w:ins w:id="10229" w:author="Charles Gifford" w:date="2017-03-18T14:14:00Z">
              <w:r>
                <w:rPr>
                  <w:lang w:val="en-US"/>
                </w:rPr>
                <w:t>2001</w:t>
              </w:r>
              <w:r w:rsidRPr="001C220C">
                <w:rPr>
                  <w:lang w:val="en-US"/>
                </w:rPr>
                <w:t>-10-25 13:30</w:t>
              </w:r>
            </w:ins>
          </w:p>
        </w:tc>
      </w:tr>
      <w:tr w:rsidR="00BB48ED" w:rsidRPr="001C220C" w14:paraId="2D9228D4" w14:textId="77777777" w:rsidTr="00BB48ED">
        <w:trPr>
          <w:cantSplit/>
          <w:jc w:val="center"/>
          <w:ins w:id="10230" w:author="Charles Gifford" w:date="2017-03-18T14:14:00Z"/>
        </w:trPr>
        <w:tc>
          <w:tcPr>
            <w:tcW w:w="0" w:type="auto"/>
          </w:tcPr>
          <w:p w14:paraId="79A85720" w14:textId="77777777" w:rsidR="00BB48ED" w:rsidRPr="001C220C" w:rsidRDefault="00BB48ED" w:rsidP="00C16D14">
            <w:pPr>
              <w:pStyle w:val="TABLE-cell"/>
              <w:rPr>
                <w:ins w:id="10231" w:author="Charles Gifford" w:date="2017-03-18T14:14:00Z"/>
                <w:lang w:val="en-US"/>
              </w:rPr>
            </w:pPr>
            <w:ins w:id="10232" w:author="Charles Gifford" w:date="2017-03-18T14:14:00Z">
              <w:r>
                <w:rPr>
                  <w:lang w:val="en-US"/>
                </w:rPr>
                <w:t>Result</w:t>
              </w:r>
            </w:ins>
          </w:p>
        </w:tc>
        <w:tc>
          <w:tcPr>
            <w:tcW w:w="0" w:type="auto"/>
          </w:tcPr>
          <w:p w14:paraId="4A2366AD" w14:textId="77777777" w:rsidR="00BB48ED" w:rsidRPr="001C220C" w:rsidRDefault="00BB48ED" w:rsidP="00C16D14">
            <w:pPr>
              <w:pStyle w:val="TABLE-cell"/>
              <w:rPr>
                <w:ins w:id="10233" w:author="Charles Gifford" w:date="2017-03-18T14:14:00Z"/>
                <w:lang w:val="en-US"/>
              </w:rPr>
            </w:pPr>
            <w:ins w:id="10234" w:author="Charles Gifford" w:date="2017-03-18T14:14:00Z">
              <w:r w:rsidRPr="001C220C">
                <w:rPr>
                  <w:lang w:val="en-US"/>
                </w:rPr>
                <w:t xml:space="preserve">The </w:t>
              </w:r>
              <w:r>
                <w:rPr>
                  <w:lang w:val="en-US"/>
                </w:rPr>
                <w:t xml:space="preserve">result obtained from evaluation of the associated </w:t>
              </w:r>
              <w:r>
                <w:rPr>
                  <w:i/>
                  <w:lang w:val="en-US"/>
                </w:rPr>
                <w:t>test specification</w:t>
              </w:r>
              <w:r w:rsidRPr="001C220C">
                <w:rPr>
                  <w:lang w:val="en-US"/>
                </w:rPr>
                <w:t>.</w:t>
              </w:r>
            </w:ins>
          </w:p>
        </w:tc>
        <w:tc>
          <w:tcPr>
            <w:tcW w:w="0" w:type="auto"/>
          </w:tcPr>
          <w:p w14:paraId="4B26E505" w14:textId="77777777" w:rsidR="00BB48ED" w:rsidRPr="001C220C" w:rsidRDefault="00BB48ED" w:rsidP="00C16D14">
            <w:pPr>
              <w:pStyle w:val="TABLE-cell"/>
              <w:rPr>
                <w:ins w:id="10235" w:author="Charles Gifford" w:date="2017-03-18T14:14:00Z"/>
                <w:lang w:val="en-US"/>
              </w:rPr>
            </w:pPr>
            <w:ins w:id="10236" w:author="Charles Gifford" w:date="2017-03-18T14:14:00Z">
              <w:r>
                <w:rPr>
                  <w:lang w:val="en-US"/>
                </w:rPr>
                <w:t>Pass</w:t>
              </w:r>
            </w:ins>
          </w:p>
        </w:tc>
        <w:tc>
          <w:tcPr>
            <w:tcW w:w="0" w:type="auto"/>
          </w:tcPr>
          <w:p w14:paraId="2E2CD96B" w14:textId="77777777" w:rsidR="00BB48ED" w:rsidRPr="001C220C" w:rsidRDefault="00BB48ED" w:rsidP="00C16D14">
            <w:pPr>
              <w:pStyle w:val="TABLE-cell"/>
              <w:rPr>
                <w:ins w:id="10237" w:author="Charles Gifford" w:date="2017-03-18T14:14:00Z"/>
                <w:lang w:val="en-US"/>
              </w:rPr>
            </w:pPr>
            <w:ins w:id="10238" w:author="Charles Gifford" w:date="2017-03-18T14:14:00Z">
              <w:r>
                <w:rPr>
                  <w:lang w:val="en-US"/>
                </w:rPr>
                <w:t>Fail</w:t>
              </w:r>
            </w:ins>
          </w:p>
        </w:tc>
        <w:tc>
          <w:tcPr>
            <w:tcW w:w="0" w:type="auto"/>
          </w:tcPr>
          <w:p w14:paraId="099DA73B" w14:textId="77777777" w:rsidR="00BB48ED" w:rsidRPr="001C220C" w:rsidRDefault="00BB48ED" w:rsidP="00C16D14">
            <w:pPr>
              <w:pStyle w:val="TABLE-cell"/>
              <w:rPr>
                <w:ins w:id="10239" w:author="Charles Gifford" w:date="2017-03-18T14:14:00Z"/>
                <w:lang w:val="en-US"/>
              </w:rPr>
            </w:pPr>
            <w:ins w:id="10240" w:author="Charles Gifford" w:date="2017-03-18T14:14:00Z">
              <w:r>
                <w:rPr>
                  <w:lang w:val="en-US"/>
                </w:rPr>
                <w:t>Pass</w:t>
              </w:r>
            </w:ins>
          </w:p>
        </w:tc>
        <w:tc>
          <w:tcPr>
            <w:tcW w:w="0" w:type="auto"/>
          </w:tcPr>
          <w:p w14:paraId="00252F3F" w14:textId="77777777" w:rsidR="00BB48ED" w:rsidRPr="001C220C" w:rsidRDefault="00BB48ED" w:rsidP="00C16D14">
            <w:pPr>
              <w:pStyle w:val="TABLE-cell"/>
              <w:rPr>
                <w:ins w:id="10241" w:author="Charles Gifford" w:date="2017-03-18T14:14:00Z"/>
                <w:lang w:val="en-US"/>
              </w:rPr>
            </w:pPr>
            <w:ins w:id="10242" w:author="Charles Gifford" w:date="2017-03-18T14:14:00Z">
              <w:r>
                <w:rPr>
                  <w:lang w:val="en-US"/>
                </w:rPr>
                <w:t>Warn</w:t>
              </w:r>
            </w:ins>
          </w:p>
        </w:tc>
      </w:tr>
      <w:tr w:rsidR="00BB48ED" w:rsidRPr="001C220C" w14:paraId="229BF7E2" w14:textId="77777777" w:rsidTr="00BB48ED">
        <w:trPr>
          <w:cantSplit/>
          <w:jc w:val="center"/>
          <w:ins w:id="10243" w:author="Charles Gifford" w:date="2017-03-18T14:14:00Z"/>
        </w:trPr>
        <w:tc>
          <w:tcPr>
            <w:tcW w:w="0" w:type="auto"/>
          </w:tcPr>
          <w:p w14:paraId="5B35158C" w14:textId="77777777" w:rsidR="00BB48ED" w:rsidRPr="001C220C" w:rsidRDefault="00BB48ED" w:rsidP="00C16D14">
            <w:pPr>
              <w:pStyle w:val="TABLE-cell"/>
              <w:rPr>
                <w:ins w:id="10244" w:author="Charles Gifford" w:date="2017-03-18T14:14:00Z"/>
                <w:lang w:val="en-US"/>
              </w:rPr>
            </w:pPr>
            <w:ins w:id="10245" w:author="Charles Gifford" w:date="2017-03-18T14:14:00Z">
              <w:r w:rsidRPr="001C220C">
                <w:rPr>
                  <w:lang w:val="en-US"/>
                </w:rPr>
                <w:t>Expiration</w:t>
              </w:r>
            </w:ins>
          </w:p>
        </w:tc>
        <w:tc>
          <w:tcPr>
            <w:tcW w:w="0" w:type="auto"/>
          </w:tcPr>
          <w:p w14:paraId="1E887D7E" w14:textId="77777777" w:rsidR="00BB48ED" w:rsidRPr="001C220C" w:rsidRDefault="00BB48ED" w:rsidP="00C16D14">
            <w:pPr>
              <w:pStyle w:val="TABLE-cell"/>
              <w:rPr>
                <w:ins w:id="10246" w:author="Charles Gifford" w:date="2017-03-18T14:14:00Z"/>
                <w:lang w:val="en-US"/>
              </w:rPr>
            </w:pPr>
            <w:ins w:id="10247" w:author="Charles Gifford" w:date="2017-03-18T14:14:00Z">
              <w:r w:rsidRPr="001C220C">
                <w:rPr>
                  <w:lang w:val="en-US"/>
                </w:rPr>
                <w:t xml:space="preserve">The date of the expiration of the </w:t>
              </w:r>
              <w:r w:rsidRPr="000D6560">
                <w:rPr>
                  <w:i/>
                  <w:lang w:val="en-US"/>
                </w:rPr>
                <w:t>test result</w:t>
              </w:r>
              <w:r w:rsidRPr="001C220C">
                <w:rPr>
                  <w:lang w:val="en-US"/>
                </w:rPr>
                <w:t>.</w:t>
              </w:r>
            </w:ins>
          </w:p>
        </w:tc>
        <w:tc>
          <w:tcPr>
            <w:tcW w:w="0" w:type="auto"/>
          </w:tcPr>
          <w:p w14:paraId="7543183F" w14:textId="77777777" w:rsidR="00BB48ED" w:rsidRPr="001C220C" w:rsidRDefault="00BB48ED" w:rsidP="00C16D14">
            <w:pPr>
              <w:pStyle w:val="TABLE-cell"/>
              <w:rPr>
                <w:ins w:id="10248" w:author="Charles Gifford" w:date="2017-03-18T14:14:00Z"/>
                <w:lang w:val="en-US"/>
              </w:rPr>
            </w:pPr>
          </w:p>
        </w:tc>
        <w:tc>
          <w:tcPr>
            <w:tcW w:w="0" w:type="auto"/>
          </w:tcPr>
          <w:p w14:paraId="2A06220C" w14:textId="77777777" w:rsidR="00BB48ED" w:rsidRPr="001C220C" w:rsidRDefault="00BB48ED" w:rsidP="00C16D14">
            <w:pPr>
              <w:pStyle w:val="TABLE-cell"/>
              <w:rPr>
                <w:ins w:id="10249" w:author="Charles Gifford" w:date="2017-03-18T14:14:00Z"/>
                <w:lang w:val="en-US"/>
              </w:rPr>
            </w:pPr>
            <w:ins w:id="10250" w:author="Charles Gifford" w:date="2017-03-18T14:14:00Z">
              <w:r>
                <w:rPr>
                  <w:lang w:val="en-US"/>
                </w:rPr>
                <w:t>2017</w:t>
              </w:r>
              <w:r w:rsidRPr="001C220C">
                <w:rPr>
                  <w:lang w:val="en-US"/>
                </w:rPr>
                <w:t>-10-25 13:30</w:t>
              </w:r>
            </w:ins>
          </w:p>
        </w:tc>
        <w:tc>
          <w:tcPr>
            <w:tcW w:w="0" w:type="auto"/>
          </w:tcPr>
          <w:p w14:paraId="4854F542" w14:textId="77777777" w:rsidR="00BB48ED" w:rsidRPr="001C220C" w:rsidRDefault="00BB48ED" w:rsidP="00C16D14">
            <w:pPr>
              <w:pStyle w:val="TABLE-cell"/>
              <w:rPr>
                <w:ins w:id="10251" w:author="Charles Gifford" w:date="2017-03-18T14:14:00Z"/>
                <w:lang w:val="en-US"/>
              </w:rPr>
            </w:pPr>
            <w:ins w:id="10252" w:author="Charles Gifford" w:date="2017-03-18T14:14:00Z">
              <w:r w:rsidRPr="001C220C">
                <w:rPr>
                  <w:lang w:val="en-US"/>
                </w:rPr>
                <w:t>2000-10-25 13:30</w:t>
              </w:r>
            </w:ins>
          </w:p>
        </w:tc>
        <w:tc>
          <w:tcPr>
            <w:tcW w:w="0" w:type="auto"/>
          </w:tcPr>
          <w:p w14:paraId="7E51C914" w14:textId="77777777" w:rsidR="00BB48ED" w:rsidRPr="001C220C" w:rsidRDefault="00BB48ED" w:rsidP="00C16D14">
            <w:pPr>
              <w:pStyle w:val="TABLE-cell"/>
              <w:rPr>
                <w:ins w:id="10253" w:author="Charles Gifford" w:date="2017-03-18T14:14:00Z"/>
                <w:lang w:val="en-US"/>
              </w:rPr>
            </w:pPr>
            <w:ins w:id="10254" w:author="Charles Gifford" w:date="2017-03-18T14:14:00Z">
              <w:r>
                <w:rPr>
                  <w:lang w:val="en-US"/>
                </w:rPr>
                <w:t>2002</w:t>
              </w:r>
              <w:r w:rsidRPr="001C220C">
                <w:rPr>
                  <w:lang w:val="en-US"/>
                </w:rPr>
                <w:t>-10-25 13:30</w:t>
              </w:r>
            </w:ins>
          </w:p>
        </w:tc>
      </w:tr>
    </w:tbl>
    <w:p w14:paraId="00F60956" w14:textId="77777777" w:rsidR="00BB48ED" w:rsidRPr="003E1075" w:rsidRDefault="00BB48ED" w:rsidP="00BB48ED">
      <w:pPr>
        <w:pStyle w:val="Heading3"/>
        <w:ind w:left="900" w:hanging="900"/>
        <w:rPr>
          <w:ins w:id="10255" w:author="Charles Gifford" w:date="2017-03-18T14:14:00Z"/>
        </w:rPr>
      </w:pPr>
      <w:ins w:id="10256" w:author="Charles Gifford" w:date="2017-03-18T14:14:00Z">
        <w:r>
          <w:t>Property measurement</w:t>
        </w:r>
      </w:ins>
    </w:p>
    <w:p w14:paraId="79D0D9C4" w14:textId="77777777" w:rsidR="00BB48ED" w:rsidRPr="00386ED8" w:rsidRDefault="00BB48ED" w:rsidP="00BB48ED">
      <w:pPr>
        <w:pStyle w:val="PARAGRAPH"/>
        <w:rPr>
          <w:ins w:id="10257" w:author="Charles Gifford" w:date="2017-03-18T14:14:00Z"/>
          <w:i/>
        </w:rPr>
      </w:pPr>
      <w:ins w:id="10258" w:author="Charles Gifford" w:date="2017-03-18T14:14:00Z">
        <w:r w:rsidRPr="00D47B1F">
          <w:t>The</w:t>
        </w:r>
        <w:r>
          <w:t xml:space="preserve"> measurements obtained during evaluation of </w:t>
        </w:r>
        <w:r>
          <w:rPr>
            <w:i/>
          </w:rPr>
          <w:t>test specifications</w:t>
        </w:r>
        <w:r>
          <w:t xml:space="preserve"> shall be presented as</w:t>
        </w:r>
        <w:r w:rsidRPr="00D47B1F">
          <w:rPr>
            <w:i/>
          </w:rPr>
          <w:t xml:space="preserve"> </w:t>
        </w:r>
        <w:r>
          <w:rPr>
            <w:i/>
          </w:rPr>
          <w:t>property measurements.</w:t>
        </w:r>
        <w:r>
          <w:t xml:space="preserve"> A </w:t>
        </w:r>
        <w:r>
          <w:rPr>
            <w:i/>
          </w:rPr>
          <w:t>property measurement</w:t>
        </w:r>
        <w:r>
          <w:t xml:space="preserve"> reports the measurement obtained for a single property from a test of a </w:t>
        </w:r>
        <w:r w:rsidRPr="00386ED8">
          <w:rPr>
            <w:i/>
          </w:rPr>
          <w:t xml:space="preserve">specific person, piece of equipment, physical asset, material lot </w:t>
        </w:r>
        <w:r w:rsidRPr="00386ED8">
          <w:t>or</w:t>
        </w:r>
        <w:r w:rsidRPr="00386ED8">
          <w:rPr>
            <w:i/>
          </w:rPr>
          <w:t xml:space="preserve"> material sublot.</w:t>
        </w:r>
      </w:ins>
    </w:p>
    <w:p w14:paraId="5C3F36E1" w14:textId="72A9FE14" w:rsidR="00BB48ED" w:rsidRDefault="0025370F" w:rsidP="00BB48ED">
      <w:pPr>
        <w:pStyle w:val="PARAGRAPH"/>
        <w:rPr>
          <w:ins w:id="10259" w:author="Charles Gifford" w:date="2017-03-18T14:14:00Z"/>
        </w:rPr>
      </w:pPr>
      <w:ins w:id="10260" w:author="Charles Gifford" w:date="2017-03-22T16:47:00Z">
        <w:r>
          <w:fldChar w:fldCharType="begin"/>
        </w:r>
        <w:r>
          <w:instrText xml:space="preserve"> REF _Ref477964568 \h </w:instrText>
        </w:r>
      </w:ins>
      <w:r>
        <w:fldChar w:fldCharType="separate"/>
      </w:r>
      <w:ins w:id="10261" w:author="Charles Gifford" w:date="2017-03-22T16:47:00Z">
        <w:r>
          <w:t xml:space="preserve">Table </w:t>
        </w:r>
        <w:r>
          <w:rPr>
            <w:noProof/>
          </w:rPr>
          <w:t>106</w:t>
        </w:r>
        <w:r>
          <w:fldChar w:fldCharType="end"/>
        </w:r>
        <w:r>
          <w:t xml:space="preserve"> </w:t>
        </w:r>
      </w:ins>
      <w:ins w:id="10262" w:author="Charles Gifford" w:date="2017-03-18T14:14:00Z">
        <w:r w:rsidR="00BB48ED">
          <w:t>defines</w:t>
        </w:r>
        <w:r w:rsidR="00BB48ED" w:rsidRPr="00D47B1F">
          <w:t xml:space="preserve"> the relationship</w:t>
        </w:r>
        <w:r w:rsidR="00BB48ED">
          <w:t xml:space="preserve"> role</w:t>
        </w:r>
        <w:r w:rsidR="00BB48ED" w:rsidRPr="00D47B1F">
          <w:t>s</w:t>
        </w:r>
        <w:r w:rsidR="00BB48ED" w:rsidRPr="00185A6C">
          <w:t xml:space="preserve"> </w:t>
        </w:r>
        <w:r w:rsidR="00BB48ED">
          <w:t>for</w:t>
        </w:r>
        <w:r w:rsidR="00BB48ED" w:rsidRPr="00185A6C">
          <w:t xml:space="preserve"> the </w:t>
        </w:r>
        <w:r w:rsidR="00BB48ED">
          <w:rPr>
            <w:i/>
          </w:rPr>
          <w:t>property measurement.</w:t>
        </w:r>
        <w:r w:rsidR="00BB48ED">
          <w:t xml:space="preserve"> </w:t>
        </w:r>
      </w:ins>
      <w:ins w:id="10263" w:author="Charles Gifford" w:date="2017-03-22T16:46:00Z">
        <w:r>
          <w:fldChar w:fldCharType="begin"/>
        </w:r>
        <w:r>
          <w:instrText xml:space="preserve"> REF _Ref477964547 \h </w:instrText>
        </w:r>
      </w:ins>
      <w:r>
        <w:fldChar w:fldCharType="separate"/>
      </w:r>
      <w:ins w:id="10264" w:author="Charles Gifford" w:date="2017-03-22T16:46:00Z">
        <w:r>
          <w:t xml:space="preserve">Table </w:t>
        </w:r>
        <w:r>
          <w:rPr>
            <w:noProof/>
          </w:rPr>
          <w:t>107</w:t>
        </w:r>
        <w:r>
          <w:fldChar w:fldCharType="end"/>
        </w:r>
      </w:ins>
      <w:ins w:id="10265" w:author="Charles Gifford" w:date="2017-03-22T16:47:00Z">
        <w:r>
          <w:t xml:space="preserve"> </w:t>
        </w:r>
      </w:ins>
      <w:ins w:id="10266" w:author="Charles Gifford" w:date="2017-03-18T14:14:00Z">
        <w:r w:rsidR="00BB48ED" w:rsidRPr="00D47B1F">
          <w:t xml:space="preserve">lists the attributes of </w:t>
        </w:r>
        <w:r w:rsidR="00BB48ED">
          <w:t xml:space="preserve">the </w:t>
        </w:r>
        <w:r w:rsidR="00BB48ED">
          <w:rPr>
            <w:i/>
          </w:rPr>
          <w:t>property measurement</w:t>
        </w:r>
        <w:r w:rsidR="00BB48ED" w:rsidRPr="00D47B1F">
          <w:t>.</w:t>
        </w:r>
      </w:ins>
    </w:p>
    <w:p w14:paraId="002932BA" w14:textId="1D6AFAA9" w:rsidR="00BB48ED" w:rsidRDefault="0025370F" w:rsidP="00E05180">
      <w:pPr>
        <w:pStyle w:val="TABLE-title"/>
        <w:rPr>
          <w:ins w:id="10267" w:author="Charles Gifford" w:date="2017-03-18T14:14:00Z"/>
        </w:rPr>
      </w:pPr>
      <w:bookmarkStart w:id="10268" w:name="_Ref477964568"/>
      <w:bookmarkStart w:id="10269" w:name="_Toc478492406"/>
      <w:ins w:id="10270" w:author="Charles Gifford" w:date="2017-03-22T16:45:00Z">
        <w:r>
          <w:t xml:space="preserve">Table </w:t>
        </w:r>
        <w:r>
          <w:fldChar w:fldCharType="begin"/>
        </w:r>
        <w:r>
          <w:instrText xml:space="preserve"> SEQ Table \* ARABIC </w:instrText>
        </w:r>
      </w:ins>
      <w:r>
        <w:fldChar w:fldCharType="separate"/>
      </w:r>
      <w:ins w:id="10271" w:author="Charles Gifford" w:date="2017-03-22T16:45:00Z">
        <w:r>
          <w:rPr>
            <w:noProof/>
          </w:rPr>
          <w:t>106</w:t>
        </w:r>
        <w:r>
          <w:fldChar w:fldCharType="end"/>
        </w:r>
        <w:bookmarkEnd w:id="10268"/>
        <w:r>
          <w:t xml:space="preserve"> </w:t>
        </w:r>
      </w:ins>
      <w:ins w:id="10272" w:author="Charles Gifford" w:date="2017-03-18T14:14:00Z">
        <w:r w:rsidR="00BB48ED">
          <w:t>– Property measurement relationship roles</w:t>
        </w:r>
        <w:bookmarkEnd w:id="10269"/>
      </w:ins>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4140"/>
      </w:tblGrid>
      <w:tr w:rsidR="00BB48ED" w:rsidRPr="009432BC" w14:paraId="429C1619" w14:textId="77777777" w:rsidTr="00C16D14">
        <w:trPr>
          <w:trHeight w:val="215"/>
          <w:tblHeader/>
          <w:ins w:id="10273" w:author="Charles Gifford" w:date="2017-03-18T14:14:00Z"/>
        </w:trPr>
        <w:tc>
          <w:tcPr>
            <w:tcW w:w="2155" w:type="dxa"/>
            <w:shd w:val="clear" w:color="auto" w:fill="auto"/>
          </w:tcPr>
          <w:p w14:paraId="478BCD01" w14:textId="77777777" w:rsidR="00BB48ED" w:rsidRPr="009432BC" w:rsidRDefault="00BB48ED" w:rsidP="00BB48ED">
            <w:pPr>
              <w:widowControl w:val="0"/>
              <w:spacing w:before="60" w:after="60"/>
              <w:jc w:val="center"/>
              <w:rPr>
                <w:ins w:id="10274" w:author="Charles Gifford" w:date="2017-03-18T14:14:00Z"/>
                <w:b/>
                <w:sz w:val="16"/>
              </w:rPr>
            </w:pPr>
            <w:ins w:id="10275" w:author="Charles Gifford" w:date="2017-03-18T14:14:00Z">
              <w:r w:rsidRPr="009432BC">
                <w:rPr>
                  <w:b/>
                  <w:sz w:val="16"/>
                </w:rPr>
                <w:t>Related Object</w:t>
              </w:r>
            </w:ins>
          </w:p>
        </w:tc>
        <w:tc>
          <w:tcPr>
            <w:tcW w:w="2070" w:type="dxa"/>
            <w:shd w:val="clear" w:color="auto" w:fill="auto"/>
          </w:tcPr>
          <w:p w14:paraId="59448B7C" w14:textId="77777777" w:rsidR="00BB48ED" w:rsidRPr="009432BC" w:rsidRDefault="00BB48ED" w:rsidP="00BB48ED">
            <w:pPr>
              <w:widowControl w:val="0"/>
              <w:spacing w:before="60" w:after="60"/>
              <w:jc w:val="center"/>
              <w:rPr>
                <w:ins w:id="10276" w:author="Charles Gifford" w:date="2017-03-18T14:14:00Z"/>
                <w:b/>
                <w:sz w:val="16"/>
              </w:rPr>
            </w:pPr>
            <w:ins w:id="10277" w:author="Charles Gifford" w:date="2017-03-18T14:14:00Z">
              <w:r w:rsidRPr="009432BC">
                <w:rPr>
                  <w:b/>
                  <w:sz w:val="16"/>
                </w:rPr>
                <w:t>Role</w:t>
              </w:r>
            </w:ins>
          </w:p>
        </w:tc>
        <w:tc>
          <w:tcPr>
            <w:tcW w:w="1080" w:type="dxa"/>
            <w:shd w:val="clear" w:color="auto" w:fill="auto"/>
          </w:tcPr>
          <w:p w14:paraId="35A80065" w14:textId="77777777" w:rsidR="00BB48ED" w:rsidRPr="009432BC" w:rsidRDefault="00BB48ED" w:rsidP="00BB48ED">
            <w:pPr>
              <w:widowControl w:val="0"/>
              <w:spacing w:before="60" w:after="60"/>
              <w:jc w:val="center"/>
              <w:rPr>
                <w:ins w:id="10278" w:author="Charles Gifford" w:date="2017-03-18T14:14:00Z"/>
                <w:b/>
                <w:sz w:val="16"/>
              </w:rPr>
            </w:pPr>
            <w:ins w:id="10279" w:author="Charles Gifford" w:date="2017-03-18T14:14:00Z">
              <w:r w:rsidRPr="009432BC">
                <w:rPr>
                  <w:b/>
                  <w:sz w:val="16"/>
                </w:rPr>
                <w:t>Multiplicity</w:t>
              </w:r>
            </w:ins>
          </w:p>
        </w:tc>
        <w:tc>
          <w:tcPr>
            <w:tcW w:w="4140" w:type="dxa"/>
            <w:shd w:val="clear" w:color="auto" w:fill="auto"/>
          </w:tcPr>
          <w:p w14:paraId="0923EF32" w14:textId="77777777" w:rsidR="00BB48ED" w:rsidRPr="009432BC" w:rsidRDefault="00BB48ED" w:rsidP="00BB48ED">
            <w:pPr>
              <w:keepNext/>
              <w:keepLines/>
              <w:tabs>
                <w:tab w:val="left" w:pos="0"/>
                <w:tab w:val="left" w:pos="9360"/>
                <w:tab w:val="left" w:pos="10080"/>
              </w:tabs>
              <w:spacing w:before="60" w:after="60"/>
              <w:jc w:val="center"/>
              <w:rPr>
                <w:ins w:id="10280" w:author="Charles Gifford" w:date="2017-03-18T14:14:00Z"/>
                <w:b/>
                <w:sz w:val="16"/>
              </w:rPr>
            </w:pPr>
            <w:ins w:id="10281" w:author="Charles Gifford" w:date="2017-03-18T14:14:00Z">
              <w:r w:rsidRPr="009432BC">
                <w:rPr>
                  <w:b/>
                  <w:sz w:val="16"/>
                </w:rPr>
                <w:t>Description</w:t>
              </w:r>
            </w:ins>
          </w:p>
        </w:tc>
      </w:tr>
      <w:tr w:rsidR="00BB48ED" w:rsidRPr="009432BC" w14:paraId="284C69D1" w14:textId="77777777" w:rsidTr="00C16D14">
        <w:trPr>
          <w:trHeight w:val="620"/>
          <w:ins w:id="10282" w:author="Charles Gifford" w:date="2017-03-18T14:14:00Z"/>
        </w:trPr>
        <w:tc>
          <w:tcPr>
            <w:tcW w:w="2155" w:type="dxa"/>
            <w:shd w:val="clear" w:color="auto" w:fill="auto"/>
          </w:tcPr>
          <w:p w14:paraId="79089B1D" w14:textId="77777777" w:rsidR="00BB48ED" w:rsidRPr="009432BC" w:rsidRDefault="00BB48ED" w:rsidP="00BB48ED">
            <w:pPr>
              <w:widowControl w:val="0"/>
              <w:spacing w:before="60" w:after="60"/>
              <w:rPr>
                <w:ins w:id="10283" w:author="Charles Gifford" w:date="2017-03-18T14:14:00Z"/>
                <w:sz w:val="16"/>
              </w:rPr>
            </w:pPr>
            <w:ins w:id="10284" w:author="Charles Gifford" w:date="2017-03-18T14:14:00Z">
              <w:r>
                <w:rPr>
                  <w:sz w:val="16"/>
                </w:rPr>
                <w:t>Testable object property</w:t>
              </w:r>
            </w:ins>
          </w:p>
        </w:tc>
        <w:tc>
          <w:tcPr>
            <w:tcW w:w="2070" w:type="dxa"/>
            <w:shd w:val="clear" w:color="auto" w:fill="auto"/>
          </w:tcPr>
          <w:p w14:paraId="5A33A62A" w14:textId="77777777" w:rsidR="00BB48ED" w:rsidRPr="009432BC" w:rsidRDefault="00BB48ED" w:rsidP="00BB48ED">
            <w:pPr>
              <w:widowControl w:val="0"/>
              <w:spacing w:before="60" w:after="60"/>
              <w:rPr>
                <w:ins w:id="10285" w:author="Charles Gifford" w:date="2017-03-18T14:14:00Z"/>
                <w:sz w:val="16"/>
              </w:rPr>
            </w:pPr>
            <w:ins w:id="10286" w:author="Charles Gifford" w:date="2017-03-18T14:14:00Z">
              <w:r>
                <w:rPr>
                  <w:sz w:val="16"/>
                </w:rPr>
                <w:t>Testable object property ID</w:t>
              </w:r>
            </w:ins>
          </w:p>
        </w:tc>
        <w:tc>
          <w:tcPr>
            <w:tcW w:w="1080" w:type="dxa"/>
            <w:shd w:val="clear" w:color="auto" w:fill="auto"/>
          </w:tcPr>
          <w:p w14:paraId="0A7A7234" w14:textId="77777777" w:rsidR="00BB48ED" w:rsidRPr="009432BC" w:rsidRDefault="00BB48ED" w:rsidP="00BB48ED">
            <w:pPr>
              <w:widowControl w:val="0"/>
              <w:spacing w:before="60" w:after="60"/>
              <w:rPr>
                <w:ins w:id="10287" w:author="Charles Gifford" w:date="2017-03-18T14:14:00Z"/>
                <w:sz w:val="16"/>
              </w:rPr>
            </w:pPr>
            <w:ins w:id="10288" w:author="Charles Gifford" w:date="2017-03-18T14:14:00Z">
              <w:r>
                <w:rPr>
                  <w:sz w:val="16"/>
                </w:rPr>
                <w:t>1</w:t>
              </w:r>
            </w:ins>
          </w:p>
        </w:tc>
        <w:tc>
          <w:tcPr>
            <w:tcW w:w="4140" w:type="dxa"/>
            <w:shd w:val="clear" w:color="auto" w:fill="auto"/>
          </w:tcPr>
          <w:p w14:paraId="167BD94F" w14:textId="77777777" w:rsidR="00BB48ED" w:rsidRPr="00F73DFC" w:rsidRDefault="00BB48ED" w:rsidP="00BB48ED">
            <w:pPr>
              <w:keepNext/>
              <w:keepLines/>
              <w:tabs>
                <w:tab w:val="left" w:pos="0"/>
                <w:tab w:val="left" w:pos="9360"/>
                <w:tab w:val="left" w:pos="10080"/>
              </w:tabs>
              <w:spacing w:before="60" w:after="60"/>
              <w:rPr>
                <w:ins w:id="10289" w:author="Charles Gifford" w:date="2017-03-18T14:14:00Z"/>
                <w:sz w:val="16"/>
                <w:szCs w:val="16"/>
              </w:rPr>
            </w:pPr>
            <w:ins w:id="10290" w:author="Charles Gifford" w:date="2017-03-18T14:14:00Z">
              <w:r w:rsidRPr="00F73DFC">
                <w:rPr>
                  <w:sz w:val="16"/>
                  <w:szCs w:val="16"/>
                </w:rPr>
                <w:t xml:space="preserve">The </w:t>
              </w:r>
              <w:r>
                <w:rPr>
                  <w:sz w:val="16"/>
                  <w:szCs w:val="16"/>
                </w:rPr>
                <w:t xml:space="preserve">testable object property ID for which this </w:t>
              </w:r>
              <w:r>
                <w:rPr>
                  <w:i/>
                  <w:sz w:val="16"/>
                  <w:szCs w:val="16"/>
                </w:rPr>
                <w:t>property measurement</w:t>
              </w:r>
              <w:r>
                <w:rPr>
                  <w:sz w:val="16"/>
                  <w:szCs w:val="16"/>
                </w:rPr>
                <w:t xml:space="preserve"> is reporting the measurement result.</w:t>
              </w:r>
            </w:ins>
          </w:p>
        </w:tc>
      </w:tr>
      <w:tr w:rsidR="00071D20" w:rsidRPr="009432BC" w14:paraId="246AE1E4" w14:textId="77777777" w:rsidTr="00C16D14">
        <w:trPr>
          <w:trHeight w:val="377"/>
          <w:ins w:id="10291" w:author="Charles Gifford" w:date="2017-03-18T16:22:00Z"/>
        </w:trPr>
        <w:tc>
          <w:tcPr>
            <w:tcW w:w="2155" w:type="dxa"/>
            <w:shd w:val="clear" w:color="auto" w:fill="auto"/>
          </w:tcPr>
          <w:p w14:paraId="3BE2C5C2" w14:textId="3C7CC88B" w:rsidR="00071D20" w:rsidRDefault="00071D20" w:rsidP="00BB48ED">
            <w:pPr>
              <w:widowControl w:val="0"/>
              <w:spacing w:before="60" w:after="60"/>
              <w:rPr>
                <w:ins w:id="10292" w:author="Charles Gifford" w:date="2017-03-18T16:22:00Z"/>
                <w:sz w:val="16"/>
              </w:rPr>
            </w:pPr>
            <w:ins w:id="10293" w:author="Charles Gifford" w:date="2017-03-18T16:22:00Z">
              <w:r>
                <w:rPr>
                  <w:sz w:val="16"/>
                </w:rPr>
                <w:t>Test result</w:t>
              </w:r>
            </w:ins>
          </w:p>
        </w:tc>
        <w:tc>
          <w:tcPr>
            <w:tcW w:w="2070" w:type="dxa"/>
            <w:shd w:val="clear" w:color="auto" w:fill="auto"/>
          </w:tcPr>
          <w:p w14:paraId="05C96FE8" w14:textId="62ED59BF" w:rsidR="00071D20" w:rsidRDefault="00071D20" w:rsidP="00BB48ED">
            <w:pPr>
              <w:widowControl w:val="0"/>
              <w:spacing w:before="60" w:after="60"/>
              <w:rPr>
                <w:ins w:id="10294" w:author="Charles Gifford" w:date="2017-03-18T16:22:00Z"/>
                <w:sz w:val="16"/>
              </w:rPr>
            </w:pPr>
            <w:ins w:id="10295" w:author="Charles Gifford" w:date="2017-03-18T16:23:00Z">
              <w:r>
                <w:rPr>
                  <w:sz w:val="16"/>
                </w:rPr>
                <w:t>NA</w:t>
              </w:r>
            </w:ins>
          </w:p>
        </w:tc>
        <w:tc>
          <w:tcPr>
            <w:tcW w:w="1080" w:type="dxa"/>
            <w:shd w:val="clear" w:color="auto" w:fill="auto"/>
          </w:tcPr>
          <w:p w14:paraId="1BD6D540" w14:textId="13BFCE3F" w:rsidR="00071D20" w:rsidRDefault="00071D20" w:rsidP="00BB48ED">
            <w:pPr>
              <w:widowControl w:val="0"/>
              <w:spacing w:before="60" w:after="60"/>
              <w:rPr>
                <w:ins w:id="10296" w:author="Charles Gifford" w:date="2017-03-18T16:22:00Z"/>
                <w:sz w:val="16"/>
              </w:rPr>
            </w:pPr>
            <w:ins w:id="10297" w:author="Charles Gifford" w:date="2017-03-18T16:23:00Z">
              <w:r>
                <w:rPr>
                  <w:sz w:val="16"/>
                </w:rPr>
                <w:t>1</w:t>
              </w:r>
            </w:ins>
          </w:p>
        </w:tc>
        <w:tc>
          <w:tcPr>
            <w:tcW w:w="4140" w:type="dxa"/>
            <w:shd w:val="clear" w:color="auto" w:fill="auto"/>
          </w:tcPr>
          <w:p w14:paraId="1BBFB40C" w14:textId="3B237CB1" w:rsidR="00071D20" w:rsidRPr="00F73DFC" w:rsidRDefault="00071D20" w:rsidP="00BB48ED">
            <w:pPr>
              <w:keepNext/>
              <w:keepLines/>
              <w:tabs>
                <w:tab w:val="left" w:pos="0"/>
                <w:tab w:val="left" w:pos="9360"/>
                <w:tab w:val="left" w:pos="10080"/>
              </w:tabs>
              <w:spacing w:before="60" w:after="60"/>
              <w:rPr>
                <w:ins w:id="10298" w:author="Charles Gifford" w:date="2017-03-18T16:22:00Z"/>
                <w:sz w:val="16"/>
                <w:szCs w:val="16"/>
              </w:rPr>
            </w:pPr>
            <w:ins w:id="10299" w:author="Charles Gifford" w:date="2017-03-18T16:23:00Z">
              <w:r>
                <w:rPr>
                  <w:sz w:val="16"/>
                  <w:szCs w:val="16"/>
                </w:rPr>
                <w:t>Th</w:t>
              </w:r>
            </w:ins>
            <w:ins w:id="10300" w:author="Charles Gifford" w:date="2017-03-18T16:24:00Z">
              <w:r>
                <w:rPr>
                  <w:sz w:val="16"/>
                  <w:szCs w:val="16"/>
                </w:rPr>
                <w:t>is</w:t>
              </w:r>
            </w:ins>
            <w:ins w:id="10301" w:author="Charles Gifford" w:date="2017-03-18T16:23:00Z">
              <w:r w:rsidRPr="00071D20">
                <w:rPr>
                  <w:sz w:val="16"/>
                  <w:szCs w:val="16"/>
                </w:rPr>
                <w:t xml:space="preserve"> measurement obtained for each testable object property</w:t>
              </w:r>
            </w:ins>
            <w:ins w:id="10302" w:author="Charles Gifford" w:date="2017-03-18T16:24:00Z">
              <w:r>
                <w:rPr>
                  <w:sz w:val="16"/>
                  <w:szCs w:val="16"/>
                </w:rPr>
                <w:t xml:space="preserve"> in the</w:t>
              </w:r>
              <w:r w:rsidRPr="00386ED8">
                <w:rPr>
                  <w:i/>
                  <w:sz w:val="16"/>
                  <w:szCs w:val="16"/>
                </w:rPr>
                <w:t xml:space="preserve"> test result</w:t>
              </w:r>
            </w:ins>
            <w:ins w:id="10303" w:author="Charles Gifford" w:date="2017-03-18T16:23:00Z">
              <w:r w:rsidRPr="00386ED8">
                <w:rPr>
                  <w:i/>
                  <w:sz w:val="16"/>
                  <w:szCs w:val="16"/>
                </w:rPr>
                <w:t>.</w:t>
              </w:r>
            </w:ins>
          </w:p>
        </w:tc>
      </w:tr>
    </w:tbl>
    <w:p w14:paraId="6AB13CAE" w14:textId="6EFDF313" w:rsidR="00BB48ED" w:rsidRPr="00D47B1F" w:rsidRDefault="0025370F" w:rsidP="00E05180">
      <w:pPr>
        <w:pStyle w:val="TABLE-title"/>
        <w:rPr>
          <w:ins w:id="10304" w:author="Charles Gifford" w:date="2017-03-18T14:14:00Z"/>
          <w:lang w:val="en-US"/>
        </w:rPr>
      </w:pPr>
      <w:bookmarkStart w:id="10305" w:name="_Ref477964547"/>
      <w:bookmarkStart w:id="10306" w:name="_Toc478492407"/>
      <w:ins w:id="10307" w:author="Charles Gifford" w:date="2017-03-22T16:45:00Z">
        <w:r>
          <w:t xml:space="preserve">Table </w:t>
        </w:r>
        <w:r>
          <w:fldChar w:fldCharType="begin"/>
        </w:r>
        <w:r>
          <w:instrText xml:space="preserve"> SEQ Table \* ARABIC </w:instrText>
        </w:r>
      </w:ins>
      <w:r>
        <w:fldChar w:fldCharType="separate"/>
      </w:r>
      <w:ins w:id="10308" w:author="Charles Gifford" w:date="2017-03-22T16:45:00Z">
        <w:r>
          <w:rPr>
            <w:noProof/>
          </w:rPr>
          <w:t>107</w:t>
        </w:r>
        <w:r>
          <w:fldChar w:fldCharType="end"/>
        </w:r>
        <w:bookmarkEnd w:id="10305"/>
        <w:r>
          <w:rPr>
            <w:lang w:val="en-US"/>
          </w:rPr>
          <w:t xml:space="preserve"> </w:t>
        </w:r>
      </w:ins>
      <w:ins w:id="10309" w:author="Charles Gifford" w:date="2017-03-18T14:14:00Z">
        <w:r w:rsidR="00BB48ED" w:rsidRPr="00D47B1F">
          <w:rPr>
            <w:lang w:val="en-US"/>
          </w:rPr>
          <w:t xml:space="preserve">- Attributes of </w:t>
        </w:r>
        <w:r w:rsidR="00BB48ED">
          <w:rPr>
            <w:lang w:val="en-US"/>
          </w:rPr>
          <w:t>property measurement</w:t>
        </w:r>
        <w:bookmarkEnd w:id="10306"/>
      </w:ins>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5"/>
        <w:gridCol w:w="1755"/>
        <w:gridCol w:w="1443"/>
        <w:gridCol w:w="1558"/>
        <w:gridCol w:w="1382"/>
        <w:gridCol w:w="1559"/>
      </w:tblGrid>
      <w:tr w:rsidR="00BB48ED" w:rsidRPr="001C220C" w14:paraId="1585F129" w14:textId="77777777" w:rsidTr="00C16D14">
        <w:trPr>
          <w:trHeight w:val="341"/>
          <w:tblHeader/>
          <w:jc w:val="center"/>
          <w:ins w:id="10310" w:author="Charles Gifford" w:date="2017-03-18T14:14:00Z"/>
        </w:trPr>
        <w:tc>
          <w:tcPr>
            <w:tcW w:w="0" w:type="auto"/>
          </w:tcPr>
          <w:p w14:paraId="2C71BC46" w14:textId="77777777" w:rsidR="00BB48ED" w:rsidRPr="001C220C" w:rsidRDefault="00BB48ED" w:rsidP="00C16D14">
            <w:pPr>
              <w:pStyle w:val="TABLE-col-heading"/>
              <w:rPr>
                <w:ins w:id="10311" w:author="Charles Gifford" w:date="2017-03-18T14:14:00Z"/>
                <w:lang w:val="en-US"/>
              </w:rPr>
            </w:pPr>
            <w:ins w:id="10312" w:author="Charles Gifford" w:date="2017-03-18T14:14:00Z">
              <w:r w:rsidRPr="001C220C">
                <w:rPr>
                  <w:lang w:val="en-US"/>
                </w:rPr>
                <w:t xml:space="preserve">Attribute </w:t>
              </w:r>
              <w:r>
                <w:rPr>
                  <w:lang w:val="en-US"/>
                </w:rPr>
                <w:t>n</w:t>
              </w:r>
              <w:r w:rsidRPr="001C220C">
                <w:rPr>
                  <w:lang w:val="en-US"/>
                </w:rPr>
                <w:t>ame</w:t>
              </w:r>
            </w:ins>
          </w:p>
        </w:tc>
        <w:tc>
          <w:tcPr>
            <w:tcW w:w="0" w:type="auto"/>
          </w:tcPr>
          <w:p w14:paraId="225093D6" w14:textId="77777777" w:rsidR="00BB48ED" w:rsidRPr="001C220C" w:rsidRDefault="00BB48ED" w:rsidP="00C16D14">
            <w:pPr>
              <w:pStyle w:val="TABLE-col-heading"/>
              <w:rPr>
                <w:ins w:id="10313" w:author="Charles Gifford" w:date="2017-03-18T14:14:00Z"/>
                <w:lang w:val="en-US"/>
              </w:rPr>
            </w:pPr>
            <w:ins w:id="10314" w:author="Charles Gifford" w:date="2017-03-18T14:14:00Z">
              <w:r w:rsidRPr="001C220C">
                <w:rPr>
                  <w:lang w:val="en-US"/>
                </w:rPr>
                <w:t>Description</w:t>
              </w:r>
            </w:ins>
          </w:p>
        </w:tc>
        <w:tc>
          <w:tcPr>
            <w:tcW w:w="0" w:type="auto"/>
          </w:tcPr>
          <w:p w14:paraId="08443A62" w14:textId="77777777" w:rsidR="00BB48ED" w:rsidRPr="001C220C" w:rsidRDefault="00BB48ED" w:rsidP="00C16D14">
            <w:pPr>
              <w:pStyle w:val="TABLE-col-heading"/>
              <w:rPr>
                <w:ins w:id="10315" w:author="Charles Gifford" w:date="2017-03-18T14:14:00Z"/>
                <w:lang w:val="en-US"/>
              </w:rPr>
            </w:pPr>
            <w:ins w:id="10316" w:author="Charles Gifford" w:date="2017-03-18T14:14:00Z">
              <w:r>
                <w:rPr>
                  <w:lang w:val="en-US"/>
                </w:rPr>
                <w:t>Production example</w:t>
              </w:r>
              <w:r w:rsidRPr="001C220C">
                <w:rPr>
                  <w:lang w:val="en-US"/>
                </w:rPr>
                <w:t>s</w:t>
              </w:r>
            </w:ins>
          </w:p>
        </w:tc>
        <w:tc>
          <w:tcPr>
            <w:tcW w:w="0" w:type="auto"/>
          </w:tcPr>
          <w:p w14:paraId="3C807993" w14:textId="77777777" w:rsidR="00BB48ED" w:rsidRPr="001C220C" w:rsidRDefault="00BB48ED" w:rsidP="00C16D14">
            <w:pPr>
              <w:pStyle w:val="TABLE-col-heading"/>
              <w:rPr>
                <w:ins w:id="10317" w:author="Charles Gifford" w:date="2017-03-18T14:14:00Z"/>
                <w:lang w:val="en-US"/>
              </w:rPr>
            </w:pPr>
            <w:ins w:id="10318" w:author="Charles Gifford" w:date="2017-03-18T14:14:00Z">
              <w:r>
                <w:rPr>
                  <w:lang w:val="en-US"/>
                </w:rPr>
                <w:t>Maintenance example</w:t>
              </w:r>
              <w:r w:rsidRPr="001C220C">
                <w:rPr>
                  <w:lang w:val="en-US"/>
                </w:rPr>
                <w:t>s</w:t>
              </w:r>
            </w:ins>
          </w:p>
        </w:tc>
        <w:tc>
          <w:tcPr>
            <w:tcW w:w="0" w:type="auto"/>
          </w:tcPr>
          <w:p w14:paraId="27C4CA2E" w14:textId="77777777" w:rsidR="00BB48ED" w:rsidRPr="001C220C" w:rsidRDefault="00BB48ED" w:rsidP="00C16D14">
            <w:pPr>
              <w:pStyle w:val="TABLE-col-heading"/>
              <w:rPr>
                <w:ins w:id="10319" w:author="Charles Gifford" w:date="2017-03-18T14:14:00Z"/>
                <w:lang w:val="en-US"/>
              </w:rPr>
            </w:pPr>
            <w:ins w:id="10320" w:author="Charles Gifford" w:date="2017-03-18T14:14:00Z">
              <w:r>
                <w:rPr>
                  <w:lang w:val="en-US"/>
                </w:rPr>
                <w:t>Quality example</w:t>
              </w:r>
              <w:r w:rsidRPr="001C220C">
                <w:rPr>
                  <w:lang w:val="en-US"/>
                </w:rPr>
                <w:t>s</w:t>
              </w:r>
            </w:ins>
          </w:p>
        </w:tc>
        <w:tc>
          <w:tcPr>
            <w:tcW w:w="0" w:type="auto"/>
          </w:tcPr>
          <w:p w14:paraId="438D0F04" w14:textId="77777777" w:rsidR="00BB48ED" w:rsidRPr="001C220C" w:rsidRDefault="00BB48ED" w:rsidP="00C16D14">
            <w:pPr>
              <w:pStyle w:val="TABLE-col-heading"/>
              <w:rPr>
                <w:ins w:id="10321" w:author="Charles Gifford" w:date="2017-03-18T14:14:00Z"/>
                <w:lang w:val="en-US"/>
              </w:rPr>
            </w:pPr>
            <w:ins w:id="10322" w:author="Charles Gifford" w:date="2017-03-18T14:14:00Z">
              <w:r>
                <w:rPr>
                  <w:lang w:val="en-US"/>
                </w:rPr>
                <w:t>Inventory example</w:t>
              </w:r>
              <w:r w:rsidRPr="001C220C">
                <w:rPr>
                  <w:lang w:val="en-US"/>
                </w:rPr>
                <w:t>s</w:t>
              </w:r>
            </w:ins>
          </w:p>
        </w:tc>
      </w:tr>
      <w:tr w:rsidR="00BB48ED" w:rsidRPr="001C220C" w14:paraId="1C5E2869" w14:textId="77777777" w:rsidTr="00BB48ED">
        <w:trPr>
          <w:cantSplit/>
          <w:jc w:val="center"/>
          <w:ins w:id="10323" w:author="Charles Gifford" w:date="2017-03-18T14:14:00Z"/>
        </w:trPr>
        <w:tc>
          <w:tcPr>
            <w:tcW w:w="0" w:type="auto"/>
          </w:tcPr>
          <w:p w14:paraId="4E816A2A" w14:textId="77777777" w:rsidR="00BB48ED" w:rsidRPr="001C220C" w:rsidRDefault="00BB48ED" w:rsidP="00C16D14">
            <w:pPr>
              <w:pStyle w:val="TABLE-cell"/>
              <w:rPr>
                <w:ins w:id="10324" w:author="Charles Gifford" w:date="2017-03-18T14:14:00Z"/>
                <w:lang w:val="en-US"/>
              </w:rPr>
            </w:pPr>
            <w:ins w:id="10325" w:author="Charles Gifford" w:date="2017-03-18T14:14:00Z">
              <w:r w:rsidRPr="001C220C">
                <w:rPr>
                  <w:lang w:val="en-US"/>
                </w:rPr>
                <w:t>ID</w:t>
              </w:r>
            </w:ins>
          </w:p>
        </w:tc>
        <w:tc>
          <w:tcPr>
            <w:tcW w:w="0" w:type="auto"/>
          </w:tcPr>
          <w:p w14:paraId="55D2B6E8" w14:textId="77777777" w:rsidR="00BB48ED" w:rsidRPr="001C220C" w:rsidRDefault="00BB48ED" w:rsidP="00C16D14">
            <w:pPr>
              <w:pStyle w:val="TABLE-cell"/>
              <w:rPr>
                <w:ins w:id="10326" w:author="Charles Gifford" w:date="2017-03-18T14:14:00Z"/>
                <w:lang w:val="en-US"/>
              </w:rPr>
            </w:pPr>
            <w:ins w:id="10327" w:author="Charles Gifford" w:date="2017-03-18T14:14:00Z">
              <w:r w:rsidRPr="001C220C">
                <w:rPr>
                  <w:lang w:val="en-US"/>
                </w:rPr>
                <w:t xml:space="preserve">An identification of the specific </w:t>
              </w:r>
              <w:r>
                <w:rPr>
                  <w:i/>
                  <w:lang w:val="en-US"/>
                </w:rPr>
                <w:t>property measurement</w:t>
              </w:r>
              <w:r w:rsidRPr="001C220C">
                <w:rPr>
                  <w:lang w:val="en-US"/>
                </w:rPr>
                <w:t>.</w:t>
              </w:r>
            </w:ins>
          </w:p>
        </w:tc>
        <w:tc>
          <w:tcPr>
            <w:tcW w:w="0" w:type="auto"/>
          </w:tcPr>
          <w:p w14:paraId="0FBFC078" w14:textId="77777777" w:rsidR="00BB48ED" w:rsidRPr="001C220C" w:rsidRDefault="00BB48ED" w:rsidP="00C16D14">
            <w:pPr>
              <w:pStyle w:val="TABLE-cell"/>
              <w:rPr>
                <w:ins w:id="10328" w:author="Charles Gifford" w:date="2017-03-18T14:14:00Z"/>
                <w:lang w:val="en-US"/>
              </w:rPr>
            </w:pPr>
            <w:ins w:id="10329" w:author="Charles Gifford" w:date="2017-03-18T14:14:00Z">
              <w:r>
                <w:rPr>
                  <w:lang w:val="en-US"/>
                </w:rPr>
                <w:t>BTOR-101.6473.1</w:t>
              </w:r>
            </w:ins>
          </w:p>
        </w:tc>
        <w:tc>
          <w:tcPr>
            <w:tcW w:w="0" w:type="auto"/>
          </w:tcPr>
          <w:p w14:paraId="4A477B6F" w14:textId="77777777" w:rsidR="00BB48ED" w:rsidRPr="001C220C" w:rsidRDefault="00BB48ED" w:rsidP="00C16D14">
            <w:pPr>
              <w:pStyle w:val="TABLE-cell"/>
              <w:rPr>
                <w:ins w:id="10330" w:author="Charles Gifford" w:date="2017-03-18T14:14:00Z"/>
                <w:lang w:val="en-US"/>
              </w:rPr>
            </w:pPr>
            <w:ins w:id="10331" w:author="Charles Gifford" w:date="2017-03-18T14:14:00Z">
              <w:r w:rsidRPr="001C220C">
                <w:rPr>
                  <w:lang w:val="en-US"/>
                </w:rPr>
                <w:t>MT- 998</w:t>
              </w:r>
              <w:r>
                <w:rPr>
                  <w:lang w:val="en-US"/>
                </w:rPr>
                <w:t>-1</w:t>
              </w:r>
            </w:ins>
          </w:p>
        </w:tc>
        <w:tc>
          <w:tcPr>
            <w:tcW w:w="0" w:type="auto"/>
          </w:tcPr>
          <w:p w14:paraId="335721E0" w14:textId="77777777" w:rsidR="00BB48ED" w:rsidRPr="001C220C" w:rsidRDefault="00BB48ED" w:rsidP="00C16D14">
            <w:pPr>
              <w:pStyle w:val="TABLE-cell"/>
              <w:rPr>
                <w:ins w:id="10332" w:author="Charles Gifford" w:date="2017-03-18T14:14:00Z"/>
                <w:lang w:val="en-US"/>
              </w:rPr>
            </w:pPr>
            <w:ins w:id="10333" w:author="Charles Gifford" w:date="2017-03-18T14:14:00Z">
              <w:r>
                <w:rPr>
                  <w:lang w:val="en-US"/>
                </w:rPr>
                <w:t>pH-494981-1</w:t>
              </w:r>
            </w:ins>
          </w:p>
        </w:tc>
        <w:tc>
          <w:tcPr>
            <w:tcW w:w="0" w:type="auto"/>
          </w:tcPr>
          <w:p w14:paraId="30BB4BF8" w14:textId="77777777" w:rsidR="00BB48ED" w:rsidRPr="001C220C" w:rsidRDefault="00BB48ED" w:rsidP="00C16D14">
            <w:pPr>
              <w:pStyle w:val="TABLE-cell"/>
              <w:rPr>
                <w:ins w:id="10334" w:author="Charles Gifford" w:date="2017-03-18T14:14:00Z"/>
                <w:lang w:val="en-US"/>
              </w:rPr>
            </w:pPr>
            <w:ins w:id="10335" w:author="Charles Gifford" w:date="2017-03-18T14:14:00Z">
              <w:r>
                <w:rPr>
                  <w:lang w:val="en-US"/>
                </w:rPr>
                <w:t>63.30582.1</w:t>
              </w:r>
            </w:ins>
          </w:p>
        </w:tc>
      </w:tr>
      <w:tr w:rsidR="00BB48ED" w:rsidRPr="001C220C" w14:paraId="37264D3C" w14:textId="77777777" w:rsidTr="00BB48ED">
        <w:trPr>
          <w:cantSplit/>
          <w:jc w:val="center"/>
          <w:ins w:id="10336" w:author="Charles Gifford" w:date="2017-03-18T14:14:00Z"/>
        </w:trPr>
        <w:tc>
          <w:tcPr>
            <w:tcW w:w="0" w:type="auto"/>
          </w:tcPr>
          <w:p w14:paraId="63410A47" w14:textId="77777777" w:rsidR="00BB48ED" w:rsidRPr="001C220C" w:rsidRDefault="00BB48ED" w:rsidP="00C16D14">
            <w:pPr>
              <w:pStyle w:val="TABLE-cell"/>
              <w:rPr>
                <w:ins w:id="10337" w:author="Charles Gifford" w:date="2017-03-18T14:14:00Z"/>
                <w:lang w:val="en-US"/>
              </w:rPr>
            </w:pPr>
            <w:ins w:id="10338" w:author="Charles Gifford" w:date="2017-03-18T14:14:00Z">
              <w:r w:rsidRPr="001C220C">
                <w:rPr>
                  <w:lang w:val="en-US"/>
                </w:rPr>
                <w:t>Description</w:t>
              </w:r>
            </w:ins>
          </w:p>
        </w:tc>
        <w:tc>
          <w:tcPr>
            <w:tcW w:w="0" w:type="auto"/>
          </w:tcPr>
          <w:p w14:paraId="5134203B" w14:textId="77777777" w:rsidR="00BB48ED" w:rsidRPr="001C220C" w:rsidRDefault="00BB48ED" w:rsidP="00C16D14">
            <w:pPr>
              <w:pStyle w:val="TABLE-cell"/>
              <w:rPr>
                <w:ins w:id="10339" w:author="Charles Gifford" w:date="2017-03-18T14:14:00Z"/>
                <w:lang w:val="en-US"/>
              </w:rPr>
            </w:pPr>
            <w:ins w:id="10340" w:author="Charles Gifford" w:date="2017-03-18T14:14:00Z">
              <w:r w:rsidRPr="001C220C">
                <w:rPr>
                  <w:lang w:val="en-US"/>
                </w:rPr>
                <w:t xml:space="preserve">Additional information about the </w:t>
              </w:r>
              <w:r>
                <w:rPr>
                  <w:i/>
                  <w:lang w:val="en-US"/>
                </w:rPr>
                <w:t>property measurement</w:t>
              </w:r>
              <w:r w:rsidRPr="001C220C">
                <w:rPr>
                  <w:lang w:val="en-US"/>
                </w:rPr>
                <w:t>.</w:t>
              </w:r>
            </w:ins>
          </w:p>
        </w:tc>
        <w:tc>
          <w:tcPr>
            <w:tcW w:w="0" w:type="auto"/>
          </w:tcPr>
          <w:p w14:paraId="57C55A7D" w14:textId="77777777" w:rsidR="00BB48ED" w:rsidRPr="001C220C" w:rsidRDefault="00BB48ED" w:rsidP="00C16D14">
            <w:pPr>
              <w:pStyle w:val="TABLE-cell"/>
              <w:rPr>
                <w:ins w:id="10341" w:author="Charles Gifford" w:date="2017-03-18T14:14:00Z"/>
                <w:lang w:val="en-US"/>
              </w:rPr>
            </w:pPr>
            <w:ins w:id="10342" w:author="Charles Gifford" w:date="2017-03-18T14:14:00Z">
              <w:r w:rsidRPr="00D47B1F">
                <w:rPr>
                  <w:lang w:val="en-US"/>
                </w:rPr>
                <w:t xml:space="preserve">Baking time oven residence time </w:t>
              </w:r>
              <w:r>
                <w:rPr>
                  <w:lang w:val="en-US"/>
                </w:rPr>
                <w:t>measure.</w:t>
              </w:r>
            </w:ins>
          </w:p>
        </w:tc>
        <w:tc>
          <w:tcPr>
            <w:tcW w:w="0" w:type="auto"/>
          </w:tcPr>
          <w:p w14:paraId="492D4C32" w14:textId="77777777" w:rsidR="00BB48ED" w:rsidRPr="001C220C" w:rsidRDefault="00BB48ED" w:rsidP="00C16D14">
            <w:pPr>
              <w:pStyle w:val="TABLE-cell"/>
              <w:rPr>
                <w:ins w:id="10343" w:author="Charles Gifford" w:date="2017-03-18T14:14:00Z"/>
                <w:lang w:val="en-US"/>
              </w:rPr>
            </w:pPr>
            <w:ins w:id="10344" w:author="Charles Gifford" w:date="2017-03-18T14:14:00Z">
              <w:r>
                <w:rPr>
                  <w:lang w:val="en-US"/>
                </w:rPr>
                <w:t xml:space="preserve">Measured </w:t>
              </w:r>
              <w:r w:rsidRPr="00D47B1F">
                <w:rPr>
                  <w:lang w:val="en-US"/>
                </w:rPr>
                <w:t xml:space="preserve">diesel engine cylinder </w:t>
              </w:r>
              <w:r>
                <w:rPr>
                  <w:lang w:val="en-US"/>
                </w:rPr>
                <w:t>diameter.</w:t>
              </w:r>
            </w:ins>
          </w:p>
        </w:tc>
        <w:tc>
          <w:tcPr>
            <w:tcW w:w="0" w:type="auto"/>
          </w:tcPr>
          <w:p w14:paraId="69D0EB62" w14:textId="77777777" w:rsidR="00BB48ED" w:rsidRPr="001C220C" w:rsidRDefault="00BB48ED" w:rsidP="00C16D14">
            <w:pPr>
              <w:pStyle w:val="TABLE-cell"/>
              <w:rPr>
                <w:ins w:id="10345" w:author="Charles Gifford" w:date="2017-03-18T14:14:00Z"/>
                <w:lang w:val="en-US"/>
              </w:rPr>
            </w:pPr>
            <w:ins w:id="10346" w:author="Charles Gifford" w:date="2017-03-18T14:14:00Z">
              <w:r>
                <w:rPr>
                  <w:lang w:val="en-US"/>
                </w:rPr>
                <w:t>pH reported on vendor’s Certificate of Analysis</w:t>
              </w:r>
            </w:ins>
          </w:p>
        </w:tc>
        <w:tc>
          <w:tcPr>
            <w:tcW w:w="0" w:type="auto"/>
          </w:tcPr>
          <w:p w14:paraId="0EE30AE9" w14:textId="77777777" w:rsidR="00BB48ED" w:rsidRPr="001C220C" w:rsidRDefault="00BB48ED" w:rsidP="00C16D14">
            <w:pPr>
              <w:pStyle w:val="TABLE-cell"/>
              <w:rPr>
                <w:ins w:id="10347" w:author="Charles Gifford" w:date="2017-03-18T14:14:00Z"/>
                <w:lang w:val="en-US"/>
              </w:rPr>
            </w:pPr>
            <w:ins w:id="10348" w:author="Charles Gifford" w:date="2017-03-18T14:14:00Z">
              <w:r>
                <w:rPr>
                  <w:lang w:val="en-US"/>
                </w:rPr>
                <w:t>Material grade reported on vendor’s Certificate of Analysis</w:t>
              </w:r>
            </w:ins>
          </w:p>
        </w:tc>
      </w:tr>
      <w:tr w:rsidR="00BB48ED" w:rsidRPr="001C220C" w14:paraId="0414367F" w14:textId="77777777" w:rsidTr="00BB48ED">
        <w:trPr>
          <w:cantSplit/>
          <w:jc w:val="center"/>
          <w:ins w:id="10349" w:author="Charles Gifford" w:date="2017-03-18T14:14:00Z"/>
        </w:trPr>
        <w:tc>
          <w:tcPr>
            <w:tcW w:w="0" w:type="auto"/>
          </w:tcPr>
          <w:p w14:paraId="536DC04D" w14:textId="77777777" w:rsidR="00BB48ED" w:rsidRPr="001C220C" w:rsidRDefault="00BB48ED" w:rsidP="00C16D14">
            <w:pPr>
              <w:pStyle w:val="TABLE-cell"/>
              <w:rPr>
                <w:ins w:id="10350" w:author="Charles Gifford" w:date="2017-03-18T14:14:00Z"/>
                <w:lang w:val="en-US"/>
              </w:rPr>
            </w:pPr>
            <w:ins w:id="10351" w:author="Charles Gifford" w:date="2017-03-18T14:14:00Z">
              <w:r>
                <w:rPr>
                  <w:lang w:val="en-US"/>
                </w:rPr>
                <w:t>Measurement d</w:t>
              </w:r>
              <w:r w:rsidRPr="001C220C">
                <w:rPr>
                  <w:lang w:val="en-US"/>
                </w:rPr>
                <w:t>ate</w:t>
              </w:r>
            </w:ins>
          </w:p>
        </w:tc>
        <w:tc>
          <w:tcPr>
            <w:tcW w:w="0" w:type="auto"/>
          </w:tcPr>
          <w:p w14:paraId="34772B15" w14:textId="77777777" w:rsidR="00BB48ED" w:rsidRPr="001C220C" w:rsidRDefault="00BB48ED" w:rsidP="00C16D14">
            <w:pPr>
              <w:pStyle w:val="TABLE-cell"/>
              <w:rPr>
                <w:ins w:id="10352" w:author="Charles Gifford" w:date="2017-03-18T14:14:00Z"/>
                <w:lang w:val="en-US"/>
              </w:rPr>
            </w:pPr>
            <w:ins w:id="10353" w:author="Charles Gifford" w:date="2017-03-18T14:14:00Z">
              <w:r w:rsidRPr="001C220C">
                <w:rPr>
                  <w:lang w:val="en-US"/>
                </w:rPr>
                <w:t xml:space="preserve">The date and time </w:t>
              </w:r>
              <w:r>
                <w:rPr>
                  <w:lang w:val="en-US"/>
                </w:rPr>
                <w:t>when the</w:t>
              </w:r>
              <w:r w:rsidRPr="001C220C">
                <w:rPr>
                  <w:lang w:val="en-US"/>
                </w:rPr>
                <w:t xml:space="preserve"> </w:t>
              </w:r>
              <w:r>
                <w:rPr>
                  <w:lang w:val="en-US"/>
                </w:rPr>
                <w:t>measurement was obtained</w:t>
              </w:r>
              <w:r w:rsidRPr="001C220C">
                <w:rPr>
                  <w:lang w:val="en-US"/>
                </w:rPr>
                <w:t>.</w:t>
              </w:r>
            </w:ins>
          </w:p>
        </w:tc>
        <w:tc>
          <w:tcPr>
            <w:tcW w:w="0" w:type="auto"/>
          </w:tcPr>
          <w:p w14:paraId="5ABC87B0" w14:textId="77777777" w:rsidR="00BB48ED" w:rsidRPr="001C220C" w:rsidRDefault="00BB48ED" w:rsidP="00C16D14">
            <w:pPr>
              <w:pStyle w:val="TABLE-cell"/>
              <w:rPr>
                <w:ins w:id="10354" w:author="Charles Gifford" w:date="2017-03-18T14:14:00Z"/>
                <w:lang w:val="en-US"/>
              </w:rPr>
            </w:pPr>
            <w:ins w:id="10355" w:author="Charles Gifford" w:date="2017-03-18T14:14:00Z">
              <w:r>
                <w:rPr>
                  <w:lang w:val="en-US"/>
                </w:rPr>
                <w:t>2015-07-25 1</w:t>
              </w:r>
              <w:r w:rsidRPr="00D47B1F">
                <w:rPr>
                  <w:lang w:val="en-US"/>
                </w:rPr>
                <w:t>3:59 UTC</w:t>
              </w:r>
            </w:ins>
          </w:p>
        </w:tc>
        <w:tc>
          <w:tcPr>
            <w:tcW w:w="0" w:type="auto"/>
          </w:tcPr>
          <w:p w14:paraId="0DAE5A96" w14:textId="77777777" w:rsidR="00BB48ED" w:rsidRPr="001C220C" w:rsidRDefault="00BB48ED" w:rsidP="00C16D14">
            <w:pPr>
              <w:pStyle w:val="TABLE-cell"/>
              <w:rPr>
                <w:ins w:id="10356" w:author="Charles Gifford" w:date="2017-03-18T14:14:00Z"/>
                <w:lang w:val="en-US"/>
              </w:rPr>
            </w:pPr>
            <w:ins w:id="10357" w:author="Charles Gifford" w:date="2017-03-18T14:14:00Z">
              <w:r>
                <w:rPr>
                  <w:lang w:val="en-US"/>
                </w:rPr>
                <w:t>2016</w:t>
              </w:r>
              <w:r w:rsidRPr="001C220C">
                <w:rPr>
                  <w:lang w:val="en-US"/>
                </w:rPr>
                <w:t>-10-25 13:30</w:t>
              </w:r>
            </w:ins>
          </w:p>
        </w:tc>
        <w:tc>
          <w:tcPr>
            <w:tcW w:w="0" w:type="auto"/>
          </w:tcPr>
          <w:p w14:paraId="74D5D254" w14:textId="77777777" w:rsidR="00BB48ED" w:rsidRPr="001C220C" w:rsidRDefault="00BB48ED" w:rsidP="00C16D14">
            <w:pPr>
              <w:pStyle w:val="TABLE-cell"/>
              <w:rPr>
                <w:ins w:id="10358" w:author="Charles Gifford" w:date="2017-03-18T14:14:00Z"/>
                <w:lang w:val="en-US"/>
              </w:rPr>
            </w:pPr>
            <w:ins w:id="10359" w:author="Charles Gifford" w:date="2017-03-18T14:14:00Z">
              <w:r>
                <w:rPr>
                  <w:lang w:val="en-US"/>
                </w:rPr>
                <w:t>2016</w:t>
              </w:r>
              <w:r w:rsidRPr="001C220C">
                <w:rPr>
                  <w:lang w:val="en-US"/>
                </w:rPr>
                <w:t>-10-25 13:30</w:t>
              </w:r>
            </w:ins>
          </w:p>
        </w:tc>
        <w:tc>
          <w:tcPr>
            <w:tcW w:w="0" w:type="auto"/>
          </w:tcPr>
          <w:p w14:paraId="49F2D64D" w14:textId="77777777" w:rsidR="00BB48ED" w:rsidRPr="001C220C" w:rsidRDefault="00BB48ED" w:rsidP="00C16D14">
            <w:pPr>
              <w:pStyle w:val="TABLE-cell"/>
              <w:rPr>
                <w:ins w:id="10360" w:author="Charles Gifford" w:date="2017-03-18T14:14:00Z"/>
                <w:lang w:val="en-US"/>
              </w:rPr>
            </w:pPr>
            <w:ins w:id="10361" w:author="Charles Gifford" w:date="2017-03-18T14:14:00Z">
              <w:r>
                <w:rPr>
                  <w:lang w:val="en-US"/>
                </w:rPr>
                <w:t>2001</w:t>
              </w:r>
              <w:r w:rsidRPr="001C220C">
                <w:rPr>
                  <w:lang w:val="en-US"/>
                </w:rPr>
                <w:t>-10-25 13:30</w:t>
              </w:r>
            </w:ins>
          </w:p>
        </w:tc>
      </w:tr>
      <w:tr w:rsidR="00BB48ED" w:rsidRPr="001C220C" w14:paraId="0AEC9240" w14:textId="77777777" w:rsidTr="00BB48ED">
        <w:trPr>
          <w:cantSplit/>
          <w:jc w:val="center"/>
          <w:ins w:id="10362" w:author="Charles Gifford" w:date="2017-03-18T14:14:00Z"/>
        </w:trPr>
        <w:tc>
          <w:tcPr>
            <w:tcW w:w="0" w:type="auto"/>
          </w:tcPr>
          <w:p w14:paraId="167B568B" w14:textId="77777777" w:rsidR="00BB48ED" w:rsidRPr="001C220C" w:rsidRDefault="00BB48ED" w:rsidP="00C16D14">
            <w:pPr>
              <w:pStyle w:val="TABLE-cell"/>
              <w:rPr>
                <w:ins w:id="10363" w:author="Charles Gifford" w:date="2017-03-18T14:14:00Z"/>
                <w:lang w:val="en-US"/>
              </w:rPr>
            </w:pPr>
            <w:ins w:id="10364" w:author="Charles Gifford" w:date="2017-03-18T14:14:00Z">
              <w:r>
                <w:rPr>
                  <w:lang w:val="en-US"/>
                </w:rPr>
                <w:t>Value</w:t>
              </w:r>
            </w:ins>
          </w:p>
        </w:tc>
        <w:tc>
          <w:tcPr>
            <w:tcW w:w="0" w:type="auto"/>
          </w:tcPr>
          <w:p w14:paraId="14B3D303" w14:textId="77777777" w:rsidR="00BB48ED" w:rsidRPr="001C220C" w:rsidRDefault="00BB48ED" w:rsidP="00C16D14">
            <w:pPr>
              <w:pStyle w:val="TABLE-cell"/>
              <w:rPr>
                <w:ins w:id="10365" w:author="Charles Gifford" w:date="2017-03-18T14:14:00Z"/>
                <w:lang w:val="en-US"/>
              </w:rPr>
            </w:pPr>
            <w:ins w:id="10366" w:author="Charles Gifford" w:date="2017-03-18T14:14:00Z">
              <w:r w:rsidRPr="001C220C">
                <w:rPr>
                  <w:lang w:val="en-US"/>
                </w:rPr>
                <w:t xml:space="preserve">The </w:t>
              </w:r>
              <w:r>
                <w:rPr>
                  <w:lang w:val="en-US"/>
                </w:rPr>
                <w:t xml:space="preserve">measured value for the </w:t>
              </w:r>
              <w:r w:rsidRPr="00386ED8">
                <w:rPr>
                  <w:i/>
                  <w:lang w:val="en-US"/>
                </w:rPr>
                <w:t>testable object property.</w:t>
              </w:r>
            </w:ins>
          </w:p>
        </w:tc>
        <w:tc>
          <w:tcPr>
            <w:tcW w:w="0" w:type="auto"/>
          </w:tcPr>
          <w:p w14:paraId="51B2DCA0" w14:textId="77777777" w:rsidR="00BB48ED" w:rsidRPr="001C220C" w:rsidRDefault="00BB48ED" w:rsidP="00C16D14">
            <w:pPr>
              <w:pStyle w:val="TABLE-cell"/>
              <w:rPr>
                <w:ins w:id="10367" w:author="Charles Gifford" w:date="2017-03-18T14:14:00Z"/>
                <w:lang w:val="en-US"/>
              </w:rPr>
            </w:pPr>
            <w:ins w:id="10368" w:author="Charles Gifford" w:date="2017-03-18T14:14:00Z">
              <w:r>
                <w:rPr>
                  <w:lang w:val="en-US"/>
                </w:rPr>
                <w:t>10.3</w:t>
              </w:r>
            </w:ins>
          </w:p>
        </w:tc>
        <w:tc>
          <w:tcPr>
            <w:tcW w:w="0" w:type="auto"/>
          </w:tcPr>
          <w:p w14:paraId="55C6CB5A" w14:textId="77777777" w:rsidR="00BB48ED" w:rsidRPr="001C220C" w:rsidRDefault="00BB48ED" w:rsidP="00C16D14">
            <w:pPr>
              <w:pStyle w:val="TABLE-cell"/>
              <w:rPr>
                <w:ins w:id="10369" w:author="Charles Gifford" w:date="2017-03-18T14:14:00Z"/>
                <w:lang w:val="en-US"/>
              </w:rPr>
            </w:pPr>
            <w:ins w:id="10370" w:author="Charles Gifford" w:date="2017-03-18T14:14:00Z">
              <w:r>
                <w:rPr>
                  <w:lang w:val="en-US"/>
                </w:rPr>
                <w:t>71.963</w:t>
              </w:r>
            </w:ins>
          </w:p>
        </w:tc>
        <w:tc>
          <w:tcPr>
            <w:tcW w:w="0" w:type="auto"/>
          </w:tcPr>
          <w:p w14:paraId="467424BF" w14:textId="77777777" w:rsidR="00BB48ED" w:rsidRPr="001C220C" w:rsidRDefault="00BB48ED" w:rsidP="00C16D14">
            <w:pPr>
              <w:pStyle w:val="TABLE-cell"/>
              <w:rPr>
                <w:ins w:id="10371" w:author="Charles Gifford" w:date="2017-03-18T14:14:00Z"/>
                <w:lang w:val="en-US"/>
              </w:rPr>
            </w:pPr>
            <w:ins w:id="10372" w:author="Charles Gifford" w:date="2017-03-18T14:14:00Z">
              <w:r>
                <w:rPr>
                  <w:lang w:val="en-US"/>
                </w:rPr>
                <w:t>7.16</w:t>
              </w:r>
            </w:ins>
          </w:p>
        </w:tc>
        <w:tc>
          <w:tcPr>
            <w:tcW w:w="0" w:type="auto"/>
          </w:tcPr>
          <w:p w14:paraId="70B28030" w14:textId="77777777" w:rsidR="00BB48ED" w:rsidRPr="001C220C" w:rsidRDefault="00BB48ED" w:rsidP="00C16D14">
            <w:pPr>
              <w:pStyle w:val="TABLE-cell"/>
              <w:rPr>
                <w:ins w:id="10373" w:author="Charles Gifford" w:date="2017-03-18T14:14:00Z"/>
                <w:lang w:val="en-US"/>
              </w:rPr>
            </w:pPr>
            <w:ins w:id="10374" w:author="Charles Gifford" w:date="2017-03-18T14:14:00Z">
              <w:r>
                <w:rPr>
                  <w:lang w:val="en-US"/>
                </w:rPr>
                <w:t>59.2</w:t>
              </w:r>
            </w:ins>
          </w:p>
        </w:tc>
      </w:tr>
      <w:tr w:rsidR="00BB48ED" w:rsidRPr="001C220C" w14:paraId="05845515" w14:textId="77777777" w:rsidTr="00BB48ED">
        <w:trPr>
          <w:cantSplit/>
          <w:jc w:val="center"/>
          <w:ins w:id="10375" w:author="Charles Gifford" w:date="2017-03-18T14:14:00Z"/>
        </w:trPr>
        <w:tc>
          <w:tcPr>
            <w:tcW w:w="0" w:type="auto"/>
          </w:tcPr>
          <w:p w14:paraId="30B34870" w14:textId="77777777" w:rsidR="00BB48ED" w:rsidRPr="001C220C" w:rsidRDefault="00BB48ED" w:rsidP="00C16D14">
            <w:pPr>
              <w:pStyle w:val="TABLE-cell"/>
              <w:rPr>
                <w:ins w:id="10376" w:author="Charles Gifford" w:date="2017-03-18T14:14:00Z"/>
                <w:lang w:val="en-US"/>
              </w:rPr>
            </w:pPr>
            <w:ins w:id="10377" w:author="Charles Gifford" w:date="2017-03-18T14:14:00Z">
              <w:r>
                <w:rPr>
                  <w:lang w:val="en-US"/>
                </w:rPr>
                <w:t>Value</w:t>
              </w:r>
              <w:r w:rsidRPr="001C220C">
                <w:rPr>
                  <w:lang w:val="en-US"/>
                </w:rPr>
                <w:t xml:space="preserve"> </w:t>
              </w:r>
              <w:r>
                <w:rPr>
                  <w:lang w:val="en-US"/>
                </w:rPr>
                <w:t>u</w:t>
              </w:r>
              <w:r w:rsidRPr="001C220C">
                <w:rPr>
                  <w:lang w:val="en-US"/>
                </w:rPr>
                <w:t xml:space="preserve">nit of </w:t>
              </w:r>
              <w:r>
                <w:rPr>
                  <w:lang w:val="en-US"/>
                </w:rPr>
                <w:t>m</w:t>
              </w:r>
              <w:r w:rsidRPr="001C220C">
                <w:rPr>
                  <w:lang w:val="en-US"/>
                </w:rPr>
                <w:t>easure</w:t>
              </w:r>
            </w:ins>
          </w:p>
        </w:tc>
        <w:tc>
          <w:tcPr>
            <w:tcW w:w="0" w:type="auto"/>
          </w:tcPr>
          <w:p w14:paraId="68EECA73" w14:textId="77777777" w:rsidR="00BB48ED" w:rsidRPr="001C220C" w:rsidRDefault="00BB48ED" w:rsidP="00C16D14">
            <w:pPr>
              <w:pStyle w:val="TABLE-cell"/>
              <w:rPr>
                <w:ins w:id="10378" w:author="Charles Gifford" w:date="2017-03-18T14:14:00Z"/>
                <w:lang w:val="en-US"/>
              </w:rPr>
            </w:pPr>
            <w:ins w:id="10379" w:author="Charles Gifford" w:date="2017-03-18T14:14:00Z">
              <w:r w:rsidRPr="001C220C">
                <w:rPr>
                  <w:lang w:val="en-US"/>
                </w:rPr>
                <w:t xml:space="preserve">The unit of measure of the </w:t>
              </w:r>
              <w:r>
                <w:rPr>
                  <w:lang w:val="en-US"/>
                </w:rPr>
                <w:t>measured value</w:t>
              </w:r>
              <w:r w:rsidRPr="001C220C">
                <w:rPr>
                  <w:lang w:val="en-US"/>
                </w:rPr>
                <w:t>, if applicable.</w:t>
              </w:r>
            </w:ins>
          </w:p>
        </w:tc>
        <w:tc>
          <w:tcPr>
            <w:tcW w:w="0" w:type="auto"/>
          </w:tcPr>
          <w:p w14:paraId="2BD98ED8" w14:textId="77777777" w:rsidR="00BB48ED" w:rsidRPr="001C220C" w:rsidRDefault="00BB48ED" w:rsidP="00C16D14">
            <w:pPr>
              <w:pStyle w:val="TABLE-cell"/>
              <w:rPr>
                <w:ins w:id="10380" w:author="Charles Gifford" w:date="2017-03-18T14:14:00Z"/>
                <w:lang w:val="en-US"/>
              </w:rPr>
            </w:pPr>
            <w:ins w:id="10381" w:author="Charles Gifford" w:date="2017-03-18T14:14:00Z">
              <w:r>
                <w:rPr>
                  <w:lang w:val="en-US"/>
                </w:rPr>
                <w:t>min</w:t>
              </w:r>
            </w:ins>
          </w:p>
        </w:tc>
        <w:tc>
          <w:tcPr>
            <w:tcW w:w="0" w:type="auto"/>
          </w:tcPr>
          <w:p w14:paraId="5449D1FA" w14:textId="77777777" w:rsidR="00BB48ED" w:rsidRPr="001C220C" w:rsidRDefault="00BB48ED" w:rsidP="00C16D14">
            <w:pPr>
              <w:pStyle w:val="TABLE-cell"/>
              <w:rPr>
                <w:ins w:id="10382" w:author="Charles Gifford" w:date="2017-03-18T14:14:00Z"/>
                <w:lang w:val="en-US"/>
              </w:rPr>
            </w:pPr>
            <w:ins w:id="10383" w:author="Charles Gifford" w:date="2017-03-18T14:14:00Z">
              <w:r>
                <w:rPr>
                  <w:lang w:val="en-US"/>
                </w:rPr>
                <w:t>mm</w:t>
              </w:r>
            </w:ins>
          </w:p>
        </w:tc>
        <w:tc>
          <w:tcPr>
            <w:tcW w:w="0" w:type="auto"/>
          </w:tcPr>
          <w:p w14:paraId="2F095809" w14:textId="77777777" w:rsidR="00BB48ED" w:rsidRPr="001C220C" w:rsidRDefault="00BB48ED" w:rsidP="00C16D14">
            <w:pPr>
              <w:pStyle w:val="TABLE-cell"/>
              <w:rPr>
                <w:ins w:id="10384" w:author="Charles Gifford" w:date="2017-03-18T14:14:00Z"/>
                <w:lang w:val="en-US"/>
              </w:rPr>
            </w:pPr>
          </w:p>
        </w:tc>
        <w:tc>
          <w:tcPr>
            <w:tcW w:w="0" w:type="auto"/>
          </w:tcPr>
          <w:p w14:paraId="1483208C" w14:textId="77777777" w:rsidR="00BB48ED" w:rsidRPr="001C220C" w:rsidRDefault="00BB48ED" w:rsidP="00C16D14">
            <w:pPr>
              <w:pStyle w:val="TABLE-cell"/>
              <w:rPr>
                <w:ins w:id="10385" w:author="Charles Gifford" w:date="2017-03-18T14:14:00Z"/>
                <w:lang w:val="en-US"/>
              </w:rPr>
            </w:pPr>
            <w:ins w:id="10386" w:author="Charles Gifford" w:date="2017-03-18T14:14:00Z">
              <w:r>
                <w:rPr>
                  <w:vertAlign w:val="superscript"/>
                  <w:lang w:val="en-US"/>
                </w:rPr>
                <w:t>%</w:t>
              </w:r>
            </w:ins>
          </w:p>
        </w:tc>
      </w:tr>
      <w:tr w:rsidR="00BB48ED" w:rsidRPr="001C220C" w14:paraId="7679EF89" w14:textId="77777777" w:rsidTr="00BB48ED">
        <w:trPr>
          <w:cantSplit/>
          <w:jc w:val="center"/>
          <w:ins w:id="10387" w:author="Charles Gifford" w:date="2017-03-18T14:14:00Z"/>
        </w:trPr>
        <w:tc>
          <w:tcPr>
            <w:tcW w:w="0" w:type="auto"/>
          </w:tcPr>
          <w:p w14:paraId="40C0BF46" w14:textId="77777777" w:rsidR="00BB48ED" w:rsidRPr="001C220C" w:rsidRDefault="00BB48ED" w:rsidP="00C16D14">
            <w:pPr>
              <w:pStyle w:val="TABLE-cell"/>
              <w:rPr>
                <w:ins w:id="10388" w:author="Charles Gifford" w:date="2017-03-18T14:14:00Z"/>
                <w:lang w:val="en-US"/>
              </w:rPr>
            </w:pPr>
            <w:ins w:id="10389" w:author="Charles Gifford" w:date="2017-03-18T14:14:00Z">
              <w:r w:rsidRPr="001C220C">
                <w:rPr>
                  <w:lang w:val="en-US"/>
                </w:rPr>
                <w:t>Expiration</w:t>
              </w:r>
            </w:ins>
          </w:p>
        </w:tc>
        <w:tc>
          <w:tcPr>
            <w:tcW w:w="0" w:type="auto"/>
          </w:tcPr>
          <w:p w14:paraId="3D76C68F" w14:textId="77777777" w:rsidR="00BB48ED" w:rsidRPr="001C220C" w:rsidRDefault="00BB48ED" w:rsidP="00C16D14">
            <w:pPr>
              <w:pStyle w:val="TABLE-cell"/>
              <w:rPr>
                <w:ins w:id="10390" w:author="Charles Gifford" w:date="2017-03-18T14:14:00Z"/>
                <w:lang w:val="en-US"/>
              </w:rPr>
            </w:pPr>
            <w:ins w:id="10391" w:author="Charles Gifford" w:date="2017-03-18T14:14:00Z">
              <w:r w:rsidRPr="001C220C">
                <w:rPr>
                  <w:lang w:val="en-US"/>
                </w:rPr>
                <w:t xml:space="preserve">The date of the expiration of the </w:t>
              </w:r>
              <w:r>
                <w:rPr>
                  <w:i/>
                  <w:lang w:val="en-US"/>
                </w:rPr>
                <w:t>property measurement</w:t>
              </w:r>
              <w:r w:rsidRPr="001C220C">
                <w:rPr>
                  <w:lang w:val="en-US"/>
                </w:rPr>
                <w:t>.</w:t>
              </w:r>
            </w:ins>
          </w:p>
        </w:tc>
        <w:tc>
          <w:tcPr>
            <w:tcW w:w="0" w:type="auto"/>
          </w:tcPr>
          <w:p w14:paraId="10AC2588" w14:textId="77777777" w:rsidR="00BB48ED" w:rsidRPr="001C220C" w:rsidRDefault="00BB48ED" w:rsidP="00C16D14">
            <w:pPr>
              <w:pStyle w:val="TABLE-cell"/>
              <w:rPr>
                <w:ins w:id="10392" w:author="Charles Gifford" w:date="2017-03-18T14:14:00Z"/>
                <w:lang w:val="en-US"/>
              </w:rPr>
            </w:pPr>
          </w:p>
        </w:tc>
        <w:tc>
          <w:tcPr>
            <w:tcW w:w="0" w:type="auto"/>
          </w:tcPr>
          <w:p w14:paraId="3728941F" w14:textId="77777777" w:rsidR="00BB48ED" w:rsidRPr="001C220C" w:rsidRDefault="00BB48ED" w:rsidP="00C16D14">
            <w:pPr>
              <w:pStyle w:val="TABLE-cell"/>
              <w:rPr>
                <w:ins w:id="10393" w:author="Charles Gifford" w:date="2017-03-18T14:14:00Z"/>
                <w:lang w:val="en-US"/>
              </w:rPr>
            </w:pPr>
            <w:ins w:id="10394" w:author="Charles Gifford" w:date="2017-03-18T14:14:00Z">
              <w:r>
                <w:rPr>
                  <w:lang w:val="en-US"/>
                </w:rPr>
                <w:t>2017</w:t>
              </w:r>
              <w:r w:rsidRPr="001C220C">
                <w:rPr>
                  <w:lang w:val="en-US"/>
                </w:rPr>
                <w:t>-10-25 13:30</w:t>
              </w:r>
            </w:ins>
          </w:p>
        </w:tc>
        <w:tc>
          <w:tcPr>
            <w:tcW w:w="0" w:type="auto"/>
          </w:tcPr>
          <w:p w14:paraId="2AC72834" w14:textId="77777777" w:rsidR="00BB48ED" w:rsidRPr="001C220C" w:rsidRDefault="00BB48ED" w:rsidP="00C16D14">
            <w:pPr>
              <w:pStyle w:val="TABLE-cell"/>
              <w:rPr>
                <w:ins w:id="10395" w:author="Charles Gifford" w:date="2017-03-18T14:14:00Z"/>
                <w:lang w:val="en-US"/>
              </w:rPr>
            </w:pPr>
            <w:ins w:id="10396" w:author="Charles Gifford" w:date="2017-03-18T14:14:00Z">
              <w:r w:rsidRPr="001C220C">
                <w:rPr>
                  <w:lang w:val="en-US"/>
                </w:rPr>
                <w:t>2000-10-25 13:30</w:t>
              </w:r>
            </w:ins>
          </w:p>
        </w:tc>
        <w:tc>
          <w:tcPr>
            <w:tcW w:w="0" w:type="auto"/>
          </w:tcPr>
          <w:p w14:paraId="355E1C8C" w14:textId="77777777" w:rsidR="00BB48ED" w:rsidRPr="001C220C" w:rsidRDefault="00BB48ED" w:rsidP="00C16D14">
            <w:pPr>
              <w:pStyle w:val="TABLE-cell"/>
              <w:rPr>
                <w:ins w:id="10397" w:author="Charles Gifford" w:date="2017-03-18T14:14:00Z"/>
                <w:lang w:val="en-US"/>
              </w:rPr>
            </w:pPr>
            <w:ins w:id="10398" w:author="Charles Gifford" w:date="2017-03-18T14:14:00Z">
              <w:r>
                <w:rPr>
                  <w:lang w:val="en-US"/>
                </w:rPr>
                <w:t>2002</w:t>
              </w:r>
              <w:r w:rsidRPr="001C220C">
                <w:rPr>
                  <w:lang w:val="en-US"/>
                </w:rPr>
                <w:t>-10-25 13:30</w:t>
              </w:r>
            </w:ins>
          </w:p>
        </w:tc>
      </w:tr>
    </w:tbl>
    <w:p w14:paraId="3EE76251" w14:textId="77777777" w:rsidR="00BB48ED" w:rsidRDefault="00BB48ED" w:rsidP="00BB48ED">
      <w:pPr>
        <w:pStyle w:val="Heading3"/>
        <w:suppressAutoHyphens w:val="0"/>
        <w:snapToGrid/>
        <w:spacing w:before="240" w:after="60" w:line="360" w:lineRule="auto"/>
        <w:rPr>
          <w:ins w:id="10399" w:author="Charles Gifford" w:date="2017-03-18T14:14:00Z"/>
        </w:rPr>
      </w:pPr>
      <w:commentRangeStart w:id="10400"/>
      <w:ins w:id="10401" w:author="Charles Gifford" w:date="2017-03-18T14:14:00Z">
        <w:r>
          <w:t>Test method</w:t>
        </w:r>
        <w:commentRangeEnd w:id="10400"/>
        <w:r>
          <w:rPr>
            <w:rStyle w:val="CommentReference"/>
            <w:rFonts w:ascii="Times New Roman" w:hAnsi="Times New Roman"/>
          </w:rPr>
          <w:commentReference w:id="10400"/>
        </w:r>
      </w:ins>
    </w:p>
    <w:p w14:paraId="4DB38788" w14:textId="77777777" w:rsidR="00BB48ED" w:rsidRDefault="00BB48ED" w:rsidP="00BB48ED">
      <w:pPr>
        <w:pStyle w:val="PARAGRAPH"/>
        <w:rPr>
          <w:ins w:id="10402" w:author="Charles Gifford" w:date="2017-03-18T14:14:00Z"/>
        </w:rPr>
      </w:pPr>
      <w:ins w:id="10403" w:author="Charles Gifford" w:date="2017-03-18T14:14:00Z">
        <w:r>
          <w:t xml:space="preserve">The </w:t>
        </w:r>
        <w:r w:rsidRPr="00386ED8">
          <w:rPr>
            <w:i/>
          </w:rPr>
          <w:t xml:space="preserve">test method </w:t>
        </w:r>
        <w:r>
          <w:t>is represented in this model to simplify the model diagram. It represents the objects which can be used to define the method to perform a test. It shall be realized by any of the following objects:</w:t>
        </w:r>
      </w:ins>
    </w:p>
    <w:p w14:paraId="7B633888" w14:textId="77777777" w:rsidR="00BB48ED" w:rsidRDefault="00BB48ED" w:rsidP="00C16D14">
      <w:pPr>
        <w:pStyle w:val="PARAGRAPH"/>
        <w:numPr>
          <w:ilvl w:val="0"/>
          <w:numId w:val="208"/>
        </w:numPr>
        <w:ind w:left="360"/>
        <w:rPr>
          <w:ins w:id="10404" w:author="Charles Gifford" w:date="2017-03-18T14:14:00Z"/>
        </w:rPr>
      </w:pPr>
      <w:ins w:id="10405" w:author="Charles Gifford" w:date="2017-03-18T14:14:00Z">
        <w:r w:rsidRPr="00172F32">
          <w:rPr>
            <w:i/>
          </w:rPr>
          <w:t>Process segment</w:t>
        </w:r>
        <w:r>
          <w:t>;</w:t>
        </w:r>
      </w:ins>
    </w:p>
    <w:p w14:paraId="287CA83A" w14:textId="77777777" w:rsidR="00BB48ED" w:rsidRDefault="00BB48ED" w:rsidP="00C16D14">
      <w:pPr>
        <w:pStyle w:val="PARAGRAPH"/>
        <w:numPr>
          <w:ilvl w:val="0"/>
          <w:numId w:val="208"/>
        </w:numPr>
        <w:ind w:left="360"/>
        <w:rPr>
          <w:ins w:id="10406" w:author="Charles Gifford" w:date="2017-03-18T14:14:00Z"/>
        </w:rPr>
      </w:pPr>
      <w:ins w:id="10407" w:author="Charles Gifford" w:date="2017-03-18T14:14:00Z">
        <w:r w:rsidRPr="00172F32">
          <w:rPr>
            <w:i/>
          </w:rPr>
          <w:t>Operations definition</w:t>
        </w:r>
        <w:r>
          <w:t>;</w:t>
        </w:r>
      </w:ins>
    </w:p>
    <w:p w14:paraId="514E856C" w14:textId="77777777" w:rsidR="00BB48ED" w:rsidRDefault="00BB48ED" w:rsidP="00C16D14">
      <w:pPr>
        <w:pStyle w:val="PARAGRAPH"/>
        <w:numPr>
          <w:ilvl w:val="0"/>
          <w:numId w:val="208"/>
        </w:numPr>
        <w:ind w:left="360"/>
        <w:rPr>
          <w:ins w:id="10408" w:author="Charles Gifford" w:date="2017-03-18T14:14:00Z"/>
        </w:rPr>
      </w:pPr>
      <w:ins w:id="10409" w:author="Charles Gifford" w:date="2017-03-18T14:14:00Z">
        <w:r w:rsidRPr="00172F32">
          <w:rPr>
            <w:i/>
          </w:rPr>
          <w:t>Operations segment</w:t>
        </w:r>
        <w:r>
          <w:t>; or</w:t>
        </w:r>
      </w:ins>
    </w:p>
    <w:p w14:paraId="4C615D98" w14:textId="77777777" w:rsidR="00BB48ED" w:rsidRDefault="00BB48ED" w:rsidP="00C16D14">
      <w:pPr>
        <w:pStyle w:val="PARAGRAPH"/>
        <w:numPr>
          <w:ilvl w:val="0"/>
          <w:numId w:val="208"/>
        </w:numPr>
        <w:ind w:left="360"/>
        <w:rPr>
          <w:ins w:id="10410" w:author="Charles Gifford" w:date="2017-03-18T14:14:00Z"/>
        </w:rPr>
      </w:pPr>
      <w:ins w:id="10411" w:author="Charles Gifford" w:date="2017-03-18T14:14:00Z">
        <w:r w:rsidRPr="00172F32">
          <w:rPr>
            <w:i/>
          </w:rPr>
          <w:t>Work master</w:t>
        </w:r>
        <w:r>
          <w:t>.</w:t>
        </w:r>
      </w:ins>
    </w:p>
    <w:p w14:paraId="5E792199" w14:textId="1B5B91A0" w:rsidR="002F06E7" w:rsidRDefault="002F06E7" w:rsidP="002F06E7">
      <w:pPr>
        <w:pStyle w:val="Heading2"/>
        <w:rPr>
          <w:ins w:id="10412" w:author="Charles Gifford" w:date="2017-03-08T11:52:00Z"/>
          <w:lang w:val="en-US"/>
        </w:rPr>
      </w:pPr>
      <w:bookmarkStart w:id="10413" w:name="_Toc478492225"/>
      <w:ins w:id="10414" w:author="Charles Gifford" w:date="2017-03-08T11:52:00Z">
        <w:r>
          <w:rPr>
            <w:lang w:val="en-US"/>
          </w:rPr>
          <w:t>Operations r</w:t>
        </w:r>
        <w:r w:rsidRPr="00757D71">
          <w:rPr>
            <w:lang w:val="en-US"/>
          </w:rPr>
          <w:t>ecord information</w:t>
        </w:r>
        <w:bookmarkStart w:id="10415" w:name="_Toc465618201"/>
        <w:bookmarkEnd w:id="9169"/>
        <w:bookmarkEnd w:id="9170"/>
        <w:bookmarkEnd w:id="10413"/>
      </w:ins>
    </w:p>
    <w:p w14:paraId="680AD846" w14:textId="77777777" w:rsidR="002F06E7" w:rsidRPr="006B01E2" w:rsidRDefault="002F06E7" w:rsidP="002F06E7">
      <w:pPr>
        <w:pStyle w:val="Heading3"/>
        <w:rPr>
          <w:ins w:id="10416" w:author="Charles Gifford" w:date="2017-03-08T11:52:00Z"/>
        </w:rPr>
      </w:pPr>
      <w:ins w:id="10417" w:author="Charles Gifford" w:date="2017-03-08T11:52:00Z">
        <w:r>
          <w:t>Operations r</w:t>
        </w:r>
        <w:r w:rsidRPr="006B01E2">
          <w:t>ecord model (abstract)</w:t>
        </w:r>
        <w:bookmarkEnd w:id="10415"/>
      </w:ins>
    </w:p>
    <w:p w14:paraId="0317F2A4" w14:textId="1853A9A6" w:rsidR="002F06E7" w:rsidRDefault="002F06E7" w:rsidP="002F06E7">
      <w:pPr>
        <w:pStyle w:val="PARAGRAPH"/>
        <w:rPr>
          <w:ins w:id="10418" w:author="Charles Gifford" w:date="2017-03-08T11:52:00Z"/>
          <w:i/>
          <w:lang w:val="en-US"/>
        </w:rPr>
      </w:pPr>
      <w:ins w:id="10419" w:author="Charles Gifford" w:date="2017-03-08T11:52:00Z">
        <w:r>
          <w:rPr>
            <w:lang w:val="en-US"/>
          </w:rPr>
          <w:t xml:space="preserve">The operations record model </w:t>
        </w:r>
      </w:ins>
      <w:ins w:id="10420" w:author="Charles Gifford" w:date="2017-03-08T18:12:00Z">
        <w:r w:rsidR="00F021BA">
          <w:rPr>
            <w:lang w:val="en-US"/>
          </w:rPr>
          <w:t xml:space="preserve">is </w:t>
        </w:r>
      </w:ins>
      <w:ins w:id="10421" w:author="Charles Gifford" w:date="2017-03-08T18:13:00Z">
        <w:r w:rsidR="00F021BA">
          <w:rPr>
            <w:lang w:val="en-US"/>
          </w:rPr>
          <w:t xml:space="preserve">shown </w:t>
        </w:r>
      </w:ins>
      <w:ins w:id="10422" w:author="Charles Gifford" w:date="2017-03-08T11:52:00Z">
        <w:r>
          <w:rPr>
            <w:lang w:val="en-US"/>
          </w:rPr>
          <w:t>in</w:t>
        </w:r>
      </w:ins>
      <w:ins w:id="10423" w:author="Charles Gifford" w:date="2017-03-22T16:50:00Z">
        <w:r w:rsidR="0025370F">
          <w:rPr>
            <w:lang w:val="en-US"/>
          </w:rPr>
          <w:t xml:space="preserve"> </w:t>
        </w:r>
      </w:ins>
      <w:ins w:id="10424" w:author="Charles Gifford" w:date="2017-03-22T16:52:00Z">
        <w:r w:rsidR="0025370F">
          <w:rPr>
            <w:lang w:val="en-US"/>
          </w:rPr>
          <w:fldChar w:fldCharType="begin"/>
        </w:r>
        <w:r w:rsidR="0025370F">
          <w:rPr>
            <w:lang w:val="en-US"/>
          </w:rPr>
          <w:instrText xml:space="preserve"> REF _Ref477964874 \h </w:instrText>
        </w:r>
      </w:ins>
      <w:r w:rsidR="0025370F">
        <w:rPr>
          <w:lang w:val="en-US"/>
        </w:rPr>
      </w:r>
      <w:r w:rsidR="0025370F">
        <w:rPr>
          <w:lang w:val="en-US"/>
        </w:rPr>
        <w:fldChar w:fldCharType="separate"/>
      </w:r>
      <w:ins w:id="10425" w:author="Charles Gifford" w:date="2017-03-22T16:52:00Z">
        <w:r w:rsidR="0025370F">
          <w:t xml:space="preserve">Figure </w:t>
        </w:r>
        <w:r w:rsidR="0025370F">
          <w:rPr>
            <w:noProof/>
          </w:rPr>
          <w:t>17</w:t>
        </w:r>
        <w:r w:rsidR="0025370F">
          <w:rPr>
            <w:lang w:val="en-US"/>
          </w:rPr>
          <w:fldChar w:fldCharType="end"/>
        </w:r>
      </w:ins>
      <w:ins w:id="10426" w:author="Charles Gifford" w:date="2017-03-08T11:52:00Z">
        <w:r>
          <w:rPr>
            <w:lang w:val="en-US"/>
          </w:rPr>
          <w:t xml:space="preserve">. The </w:t>
        </w:r>
        <w:r w:rsidRPr="00B30F09">
          <w:rPr>
            <w:i/>
            <w:lang w:val="en-US"/>
          </w:rPr>
          <w:t>operations record</w:t>
        </w:r>
        <w:r>
          <w:rPr>
            <w:lang w:val="en-US"/>
          </w:rPr>
          <w:t xml:space="preserve"> and </w:t>
        </w:r>
        <w:r w:rsidRPr="00B30F09">
          <w:rPr>
            <w:i/>
            <w:lang w:val="en-US"/>
          </w:rPr>
          <w:t>operations record specification</w:t>
        </w:r>
        <w:r>
          <w:rPr>
            <w:lang w:val="en-US"/>
          </w:rPr>
          <w:t xml:space="preserve"> are abstract types meaning</w:t>
        </w:r>
        <w:r w:rsidR="00F021BA">
          <w:rPr>
            <w:lang w:val="en-US"/>
          </w:rPr>
          <w:t xml:space="preserve"> they </w:t>
        </w:r>
      </w:ins>
      <w:ins w:id="10427" w:author="Charles Gifford" w:date="2017-03-08T18:12:00Z">
        <w:r w:rsidR="00F021BA">
          <w:rPr>
            <w:lang w:val="en-US"/>
          </w:rPr>
          <w:t>are</w:t>
        </w:r>
      </w:ins>
      <w:ins w:id="10428" w:author="Charles Gifford" w:date="2017-03-08T11:52:00Z">
        <w:r>
          <w:rPr>
            <w:lang w:val="en-US"/>
          </w:rPr>
          <w:t xml:space="preserve"> not standalone </w:t>
        </w:r>
      </w:ins>
      <w:ins w:id="10429" w:author="Charles Gifford" w:date="2017-03-08T18:12:00Z">
        <w:r w:rsidR="00F021BA">
          <w:rPr>
            <w:lang w:val="en-US"/>
          </w:rPr>
          <w:t xml:space="preserve">exchange </w:t>
        </w:r>
      </w:ins>
      <w:ins w:id="10430" w:author="Charles Gifford" w:date="2017-03-08T11:52:00Z">
        <w:r>
          <w:rPr>
            <w:lang w:val="en-US"/>
          </w:rPr>
          <w:t xml:space="preserve">objects. These </w:t>
        </w:r>
      </w:ins>
      <w:ins w:id="10431" w:author="Charles Gifford" w:date="2017-03-08T18:12:00Z">
        <w:r w:rsidR="00F021BA">
          <w:rPr>
            <w:lang w:val="en-US"/>
          </w:rPr>
          <w:t xml:space="preserve">abstract </w:t>
        </w:r>
      </w:ins>
      <w:ins w:id="10432" w:author="Charles Gifford" w:date="2017-03-08T11:52:00Z">
        <w:r>
          <w:rPr>
            <w:lang w:val="en-US"/>
          </w:rPr>
          <w:t xml:space="preserve">objects are realized in implementations as occurrences of the </w:t>
        </w:r>
        <w:r w:rsidRPr="00B30F09">
          <w:rPr>
            <w:i/>
            <w:lang w:val="en-US"/>
          </w:rPr>
          <w:t>operations event record</w:t>
        </w:r>
        <w:r w:rsidRPr="006B01E2">
          <w:rPr>
            <w:lang w:val="en-US"/>
          </w:rPr>
          <w:t xml:space="preserve"> in this Part 2 and the </w:t>
        </w:r>
        <w:r>
          <w:rPr>
            <w:i/>
            <w:lang w:val="en-US"/>
          </w:rPr>
          <w:t xml:space="preserve">work record </w:t>
        </w:r>
        <w:r w:rsidRPr="006B01E2">
          <w:rPr>
            <w:lang w:val="en-US"/>
          </w:rPr>
          <w:t>in Part 4 of this standard</w:t>
        </w:r>
        <w:r>
          <w:rPr>
            <w:lang w:val="en-US"/>
          </w:rPr>
          <w:t xml:space="preserve">. The operations record model represents a common structure for representing bundled </w:t>
        </w:r>
        <w:r w:rsidR="002377B8">
          <w:rPr>
            <w:lang w:val="en-US"/>
          </w:rPr>
          <w:t>information reported in data exchange</w:t>
        </w:r>
      </w:ins>
      <w:ins w:id="10433" w:author="Charles Gifford" w:date="2017-03-08T18:14:00Z">
        <w:r w:rsidR="002377B8">
          <w:rPr>
            <w:lang w:val="en-US"/>
          </w:rPr>
          <w:t>s</w:t>
        </w:r>
      </w:ins>
      <w:ins w:id="10434" w:author="Charles Gifford" w:date="2017-03-08T11:52:00Z">
        <w:r>
          <w:rPr>
            <w:lang w:val="en-US"/>
          </w:rPr>
          <w:t xml:space="preserve">. The </w:t>
        </w:r>
        <w:r w:rsidRPr="00B30F09">
          <w:rPr>
            <w:i/>
            <w:lang w:val="en-US"/>
          </w:rPr>
          <w:t xml:space="preserve">operations record </w:t>
        </w:r>
      </w:ins>
      <w:ins w:id="10435" w:author="Charles Gifford" w:date="2017-03-08T21:50:00Z">
        <w:r w:rsidR="006C1149" w:rsidRPr="00CA4CCC">
          <w:rPr>
            <w:lang w:val="en-US"/>
          </w:rPr>
          <w:t xml:space="preserve">bundles </w:t>
        </w:r>
      </w:ins>
      <w:ins w:id="10436" w:author="Charles Gifford" w:date="2017-03-08T21:52:00Z">
        <w:r w:rsidR="00FB644D">
          <w:rPr>
            <w:lang w:val="en-US"/>
          </w:rPr>
          <w:t>operations record entry</w:t>
        </w:r>
      </w:ins>
      <w:ins w:id="10437" w:author="Charles Gifford" w:date="2017-03-08T21:53:00Z">
        <w:r w:rsidR="00FB644D">
          <w:rPr>
            <w:lang w:val="en-US"/>
          </w:rPr>
          <w:t xml:space="preserve"> objects by</w:t>
        </w:r>
      </w:ins>
      <w:ins w:id="10438" w:author="Charles Gifford" w:date="2017-03-08T21:51:00Z">
        <w:r w:rsidR="00FB644D" w:rsidRPr="00CA4CCC">
          <w:rPr>
            <w:lang w:val="en-US"/>
          </w:rPr>
          <w:t xml:space="preserve"> the type </w:t>
        </w:r>
      </w:ins>
      <w:ins w:id="10439" w:author="Charles Gifford" w:date="2017-03-08T21:52:00Z">
        <w:r w:rsidR="00FB644D" w:rsidRPr="00CA4CCC">
          <w:rPr>
            <w:lang w:val="en-US"/>
          </w:rPr>
          <w:t>of</w:t>
        </w:r>
      </w:ins>
      <w:ins w:id="10440" w:author="Charles Gifford" w:date="2017-03-08T21:51:00Z">
        <w:r w:rsidR="00FB644D" w:rsidRPr="00CA4CCC">
          <w:rPr>
            <w:lang w:val="en-US"/>
          </w:rPr>
          <w:t xml:space="preserve"> action</w:t>
        </w:r>
      </w:ins>
      <w:ins w:id="10441" w:author="Charles Gifford" w:date="2017-03-08T21:53:00Z">
        <w:r w:rsidR="00FB644D">
          <w:rPr>
            <w:lang w:val="en-US"/>
          </w:rPr>
          <w:t xml:space="preserve"> specif</w:t>
        </w:r>
      </w:ins>
      <w:ins w:id="10442" w:author="Charles Gifford" w:date="2017-03-08T21:54:00Z">
        <w:r w:rsidR="00FB644D">
          <w:rPr>
            <w:lang w:val="en-US"/>
          </w:rPr>
          <w:t>y</w:t>
        </w:r>
      </w:ins>
      <w:ins w:id="10443" w:author="Charles Gifford" w:date="2017-03-08T21:53:00Z">
        <w:r w:rsidR="00FB644D">
          <w:rPr>
            <w:lang w:val="en-US"/>
          </w:rPr>
          <w:t>i</w:t>
        </w:r>
      </w:ins>
      <w:ins w:id="10444" w:author="Charles Gifford" w:date="2017-03-08T21:54:00Z">
        <w:r w:rsidR="00FB644D">
          <w:rPr>
            <w:lang w:val="en-US"/>
          </w:rPr>
          <w:t>ng</w:t>
        </w:r>
      </w:ins>
      <w:ins w:id="10445" w:author="Charles Gifford" w:date="2017-03-08T21:53:00Z">
        <w:r w:rsidR="00FB644D">
          <w:rPr>
            <w:lang w:val="en-US"/>
          </w:rPr>
          <w:t xml:space="preserve"> </w:t>
        </w:r>
      </w:ins>
      <w:ins w:id="10446" w:author="Charles Gifford" w:date="2017-03-08T11:52:00Z">
        <w:r>
          <w:rPr>
            <w:lang w:val="en-US"/>
          </w:rPr>
          <w:t xml:space="preserve">the </w:t>
        </w:r>
      </w:ins>
      <w:ins w:id="10447" w:author="Charles Gifford" w:date="2017-03-08T18:14:00Z">
        <w:r w:rsidR="002377B8">
          <w:rPr>
            <w:lang w:val="en-US"/>
          </w:rPr>
          <w:t xml:space="preserve">attribute, </w:t>
        </w:r>
      </w:ins>
      <w:ins w:id="10448" w:author="Charles Gifford" w:date="2017-03-08T11:52:00Z">
        <w:r w:rsidRPr="00CA4CCC">
          <w:rPr>
            <w:lang w:val="en-US"/>
          </w:rPr>
          <w:t>action</w:t>
        </w:r>
      </w:ins>
      <w:ins w:id="10449" w:author="Charles Gifford" w:date="2017-03-08T18:15:00Z">
        <w:r w:rsidR="002377B8">
          <w:rPr>
            <w:lang w:val="en-US"/>
          </w:rPr>
          <w:t>,</w:t>
        </w:r>
      </w:ins>
      <w:ins w:id="10450" w:author="Charles Gifford" w:date="2017-03-08T11:52:00Z">
        <w:r w:rsidRPr="002377B8">
          <w:rPr>
            <w:lang w:val="en-US"/>
          </w:rPr>
          <w:t xml:space="preserve"> </w:t>
        </w:r>
        <w:r>
          <w:rPr>
            <w:lang w:val="en-US"/>
          </w:rPr>
          <w:t xml:space="preserve">with defined values of </w:t>
        </w:r>
        <w:r w:rsidRPr="00CA4CCC">
          <w:rPr>
            <w:lang w:val="en-US"/>
          </w:rPr>
          <w:t>created, changed, deleted</w:t>
        </w:r>
        <w:r w:rsidRPr="002377B8">
          <w:rPr>
            <w:lang w:val="en-US"/>
          </w:rPr>
          <w:t xml:space="preserve"> and </w:t>
        </w:r>
        <w:r w:rsidRPr="00CA4CCC">
          <w:rPr>
            <w:lang w:val="en-US"/>
          </w:rPr>
          <w:t>observed.</w:t>
        </w:r>
        <w:r>
          <w:rPr>
            <w:lang w:val="en-US"/>
          </w:rPr>
          <w:t xml:space="preserve"> The</w:t>
        </w:r>
        <w:r w:rsidRPr="00B30F09">
          <w:rPr>
            <w:i/>
            <w:lang w:val="en-US"/>
          </w:rPr>
          <w:t xml:space="preserve"> operations record entry</w:t>
        </w:r>
        <w:r>
          <w:rPr>
            <w:lang w:val="en-US"/>
          </w:rPr>
          <w:t xml:space="preserve"> e</w:t>
        </w:r>
        <w:r w:rsidR="00FB644D">
          <w:rPr>
            <w:lang w:val="en-US"/>
          </w:rPr>
          <w:t>mbeds objects defined in ISA-95 and</w:t>
        </w:r>
        <w:r>
          <w:rPr>
            <w:lang w:val="en-US"/>
          </w:rPr>
          <w:t xml:space="preserve"> </w:t>
        </w:r>
      </w:ins>
      <w:ins w:id="10451" w:author="Charles Gifford" w:date="2017-03-08T18:15:00Z">
        <w:r w:rsidR="002377B8">
          <w:rPr>
            <w:lang w:val="en-US"/>
          </w:rPr>
          <w:t xml:space="preserve">manufacturing </w:t>
        </w:r>
      </w:ins>
      <w:ins w:id="10452" w:author="Charles Gifford" w:date="2017-03-08T11:52:00Z">
        <w:r>
          <w:rPr>
            <w:lang w:val="en-US"/>
          </w:rPr>
          <w:t xml:space="preserve">operations profiles or references to external objects. The </w:t>
        </w:r>
        <w:r w:rsidRPr="00B30F09">
          <w:rPr>
            <w:i/>
            <w:lang w:val="en-US"/>
          </w:rPr>
          <w:t>operations record specification</w:t>
        </w:r>
        <w:r>
          <w:rPr>
            <w:lang w:val="en-US"/>
          </w:rPr>
          <w:t xml:space="preserve"> spe</w:t>
        </w:r>
        <w:r w:rsidR="002377B8">
          <w:rPr>
            <w:lang w:val="en-US"/>
          </w:rPr>
          <w:t>cifies</w:t>
        </w:r>
        <w:r>
          <w:rPr>
            <w:lang w:val="en-US"/>
          </w:rPr>
          <w:t xml:space="preserve"> the content and form of objects in an </w:t>
        </w:r>
        <w:r w:rsidRPr="00B30F09">
          <w:rPr>
            <w:i/>
            <w:lang w:val="en-US"/>
          </w:rPr>
          <w:t>operations record</w:t>
        </w:r>
        <w:r w:rsidR="00FB644D">
          <w:rPr>
            <w:lang w:val="en-US"/>
          </w:rPr>
          <w:t xml:space="preserve"> within the </w:t>
        </w:r>
      </w:ins>
      <w:ins w:id="10453" w:author="Charles Gifford" w:date="2017-03-08T21:57:00Z">
        <w:r w:rsidR="00FB644D">
          <w:rPr>
            <w:lang w:val="en-US"/>
          </w:rPr>
          <w:t>associated</w:t>
        </w:r>
      </w:ins>
      <w:ins w:id="10454" w:author="Charles Gifford" w:date="2017-03-08T11:52:00Z">
        <w:r>
          <w:rPr>
            <w:lang w:val="en-US"/>
          </w:rPr>
          <w:t xml:space="preserve"> </w:t>
        </w:r>
        <w:r w:rsidRPr="00B30F09">
          <w:rPr>
            <w:i/>
            <w:lang w:val="en-US"/>
          </w:rPr>
          <w:t>operations record</w:t>
        </w:r>
      </w:ins>
      <w:ins w:id="10455" w:author="Charles Gifford" w:date="2017-03-08T21:57:00Z">
        <w:r w:rsidR="00FB644D">
          <w:rPr>
            <w:i/>
            <w:lang w:val="en-US"/>
          </w:rPr>
          <w:t xml:space="preserve"> entry(s)</w:t>
        </w:r>
      </w:ins>
      <w:ins w:id="10456" w:author="Charles Gifford" w:date="2017-03-08T11:52:00Z">
        <w:r>
          <w:rPr>
            <w:i/>
            <w:lang w:val="en-US"/>
          </w:rPr>
          <w:t xml:space="preserve">. </w:t>
        </w:r>
      </w:ins>
    </w:p>
    <w:p w14:paraId="48C41EB2" w14:textId="56530948" w:rsidR="002F06E7" w:rsidRDefault="002F06E7" w:rsidP="002F06E7">
      <w:pPr>
        <w:pStyle w:val="NOTE0"/>
        <w:rPr>
          <w:ins w:id="10457" w:author="Charles Gifford" w:date="2017-03-19T18:28:00Z"/>
          <w:lang w:val="en-US"/>
        </w:rPr>
      </w:pPr>
      <w:ins w:id="10458" w:author="Charles Gifford" w:date="2017-03-08T11:52:00Z">
        <w:r w:rsidRPr="00983C5B">
          <w:rPr>
            <w:rStyle w:val="NOTEChar0"/>
          </w:rPr>
          <w:t>NOTE</w:t>
        </w:r>
        <w:r w:rsidRPr="00983C5B">
          <w:rPr>
            <w:rStyle w:val="NOTEChar0"/>
          </w:rPr>
          <w:tab/>
          <w:t xml:space="preserve">In an implementation, the </w:t>
        </w:r>
        <w:r w:rsidRPr="00CA4CCC">
          <w:rPr>
            <w:rStyle w:val="NOTEChar0"/>
            <w:i/>
          </w:rPr>
          <w:t xml:space="preserve">operations record entry </w:t>
        </w:r>
        <w:r w:rsidRPr="00983C5B">
          <w:rPr>
            <w:rStyle w:val="NOTEChar0"/>
          </w:rPr>
          <w:t xml:space="preserve">is validated against the </w:t>
        </w:r>
        <w:r w:rsidRPr="00CA4CCC">
          <w:rPr>
            <w:rStyle w:val="NOTEChar0"/>
            <w:i/>
          </w:rPr>
          <w:t xml:space="preserve">operations record </w:t>
        </w:r>
        <w:r>
          <w:rPr>
            <w:i/>
            <w:lang w:val="en-US"/>
          </w:rPr>
          <w:t>specification</w:t>
        </w:r>
        <w:r>
          <w:rPr>
            <w:lang w:val="en-US"/>
          </w:rPr>
          <w:t>.</w:t>
        </w:r>
      </w:ins>
    </w:p>
    <w:bookmarkStart w:id="10459" w:name="_Hlk477718812"/>
    <w:p w14:paraId="4A97F1B0" w14:textId="2B931710" w:rsidR="00DF0024" w:rsidRDefault="0025370F" w:rsidP="00DF0024">
      <w:pPr>
        <w:pStyle w:val="PARAGRAPH"/>
        <w:rPr>
          <w:ins w:id="10460" w:author="Charles Gifford" w:date="2017-03-08T11:52:00Z"/>
          <w:lang w:val="en-US"/>
        </w:rPr>
      </w:pPr>
      <w:ins w:id="10461" w:author="Charles Gifford" w:date="2017-03-22T16:53:00Z">
        <w:r>
          <w:rPr>
            <w:lang w:val="en-US"/>
          </w:rPr>
          <w:fldChar w:fldCharType="begin"/>
        </w:r>
        <w:r>
          <w:rPr>
            <w:lang w:val="en-US"/>
          </w:rPr>
          <w:instrText xml:space="preserve"> REF _Ref477964928 \h </w:instrText>
        </w:r>
      </w:ins>
      <w:r>
        <w:rPr>
          <w:lang w:val="en-US"/>
        </w:rPr>
      </w:r>
      <w:r>
        <w:rPr>
          <w:lang w:val="en-US"/>
        </w:rPr>
        <w:fldChar w:fldCharType="separate"/>
      </w:r>
      <w:ins w:id="10462" w:author="Charles Gifford" w:date="2017-03-22T16:53:00Z">
        <w:r>
          <w:t xml:space="preserve">Table </w:t>
        </w:r>
        <w:r>
          <w:rPr>
            <w:noProof/>
          </w:rPr>
          <w:t>108</w:t>
        </w:r>
        <w:r>
          <w:rPr>
            <w:lang w:val="en-US"/>
          </w:rPr>
          <w:fldChar w:fldCharType="end"/>
        </w:r>
        <w:r>
          <w:rPr>
            <w:lang w:val="en-US"/>
          </w:rPr>
          <w:t xml:space="preserve"> </w:t>
        </w:r>
      </w:ins>
      <w:ins w:id="10463" w:author="Charles Gifford" w:date="2017-03-19T18:28:00Z">
        <w:r w:rsidR="00DF0024" w:rsidRPr="00DF0024">
          <w:rPr>
            <w:lang w:val="en-US"/>
          </w:rPr>
          <w:t xml:space="preserve">lists the relationships of the objects in the </w:t>
        </w:r>
        <w:r w:rsidR="00DF0024">
          <w:rPr>
            <w:lang w:val="en-US"/>
          </w:rPr>
          <w:t xml:space="preserve">operations record </w:t>
        </w:r>
        <w:r w:rsidR="00DF0024" w:rsidRPr="00DF0024">
          <w:rPr>
            <w:lang w:val="en-US"/>
          </w:rPr>
          <w:t>model.</w:t>
        </w:r>
      </w:ins>
    </w:p>
    <w:bookmarkEnd w:id="10459"/>
    <w:p w14:paraId="26DA7772" w14:textId="0930F7B3" w:rsidR="002F06E7" w:rsidRDefault="00A668AE" w:rsidP="00DF0024">
      <w:pPr>
        <w:pStyle w:val="FIGURE"/>
        <w:rPr>
          <w:ins w:id="10464" w:author="Charles Gifford" w:date="2017-03-08T11:52:00Z"/>
          <w:lang w:val="en-US"/>
        </w:rPr>
      </w:pPr>
      <w:ins w:id="10465" w:author="Charles Gifford" w:date="2017-03-22T16:57:00Z">
        <w:r>
          <w:rPr>
            <w:noProof/>
            <w:lang w:val="en-US" w:eastAsia="en-US"/>
          </w:rPr>
          <w:drawing>
            <wp:inline distT="0" distB="0" distL="0" distR="0" wp14:anchorId="46D9126A" wp14:editId="595BD50D">
              <wp:extent cx="2775229" cy="3181350"/>
              <wp:effectExtent l="0" t="0" r="6350" b="0"/>
              <wp:docPr id="610" name="Picture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77262" cy="3183681"/>
                      </a:xfrm>
                      <a:prstGeom prst="rect">
                        <a:avLst/>
                      </a:prstGeom>
                      <a:noFill/>
                    </pic:spPr>
                  </pic:pic>
                </a:graphicData>
              </a:graphic>
            </wp:inline>
          </w:drawing>
        </w:r>
      </w:ins>
    </w:p>
    <w:p w14:paraId="262526A9" w14:textId="7A86DEE1" w:rsidR="002F06E7" w:rsidRDefault="0025370F" w:rsidP="00F20360">
      <w:pPr>
        <w:pStyle w:val="FIGURE-title"/>
        <w:rPr>
          <w:ins w:id="10466" w:author="Charles Gifford" w:date="2017-03-19T18:26:00Z"/>
        </w:rPr>
      </w:pPr>
      <w:bookmarkStart w:id="10467" w:name="_Ref477964874"/>
      <w:bookmarkStart w:id="10468" w:name="_Ref477964868"/>
      <w:bookmarkStart w:id="10469" w:name="_Toc478492566"/>
      <w:ins w:id="10470" w:author="Charles Gifford" w:date="2017-03-22T16:48:00Z">
        <w:r>
          <w:t xml:space="preserve">Figure </w:t>
        </w:r>
        <w:r>
          <w:fldChar w:fldCharType="begin"/>
        </w:r>
        <w:r>
          <w:instrText xml:space="preserve"> SEQ Figure \* ARABIC </w:instrText>
        </w:r>
      </w:ins>
      <w:r>
        <w:fldChar w:fldCharType="separate"/>
      </w:r>
      <w:ins w:id="10471" w:author="Charles Gifford" w:date="2017-03-22T16:48:00Z">
        <w:r>
          <w:rPr>
            <w:noProof/>
          </w:rPr>
          <w:t>17</w:t>
        </w:r>
        <w:r>
          <w:fldChar w:fldCharType="end"/>
        </w:r>
        <w:bookmarkEnd w:id="10467"/>
        <w:r>
          <w:t xml:space="preserve"> </w:t>
        </w:r>
      </w:ins>
      <w:ins w:id="10472" w:author="Charles Gifford" w:date="2017-03-08T11:52:00Z">
        <w:r w:rsidR="002F06E7">
          <w:t>– Operations record model (abstract)</w:t>
        </w:r>
      </w:ins>
      <w:bookmarkEnd w:id="10468"/>
      <w:bookmarkEnd w:id="10469"/>
    </w:p>
    <w:p w14:paraId="089F0AAD" w14:textId="731BD8F8" w:rsidR="00DF0024" w:rsidRDefault="0025370F" w:rsidP="00E05180">
      <w:pPr>
        <w:pStyle w:val="TABLE-title"/>
        <w:rPr>
          <w:ins w:id="10473" w:author="Charles Gifford" w:date="2017-03-19T18:26:00Z"/>
          <w:lang w:val="en-US"/>
        </w:rPr>
      </w:pPr>
      <w:bookmarkStart w:id="10474" w:name="_Ref477964928"/>
      <w:bookmarkStart w:id="10475" w:name="_Ref477964923"/>
      <w:bookmarkStart w:id="10476" w:name="_Toc478492408"/>
      <w:bookmarkStart w:id="10477" w:name="_Hlk477718730"/>
      <w:ins w:id="10478" w:author="Charles Gifford" w:date="2017-03-22T16:49:00Z">
        <w:r>
          <w:t xml:space="preserve">Table </w:t>
        </w:r>
        <w:r>
          <w:fldChar w:fldCharType="begin"/>
        </w:r>
        <w:r>
          <w:instrText xml:space="preserve"> SEQ Table \* ARABIC </w:instrText>
        </w:r>
      </w:ins>
      <w:r>
        <w:fldChar w:fldCharType="separate"/>
      </w:r>
      <w:ins w:id="10479" w:author="Charles Gifford" w:date="2017-03-22T16:49:00Z">
        <w:r>
          <w:rPr>
            <w:noProof/>
          </w:rPr>
          <w:t>108</w:t>
        </w:r>
        <w:r>
          <w:fldChar w:fldCharType="end"/>
        </w:r>
        <w:bookmarkEnd w:id="10474"/>
        <w:r>
          <w:t xml:space="preserve"> </w:t>
        </w:r>
      </w:ins>
      <w:ins w:id="10480" w:author="Charles Gifford" w:date="2017-03-19T18:26:00Z">
        <w:r w:rsidR="00DF0024">
          <w:rPr>
            <w:lang w:val="en-US"/>
          </w:rPr>
          <w:t>–</w:t>
        </w:r>
        <w:r w:rsidR="00DF0024" w:rsidRPr="001C220C">
          <w:rPr>
            <w:lang w:val="en-US"/>
          </w:rPr>
          <w:t xml:space="preserve"> </w:t>
        </w:r>
      </w:ins>
      <w:ins w:id="10481" w:author="Charles Gifford" w:date="2017-03-19T18:30:00Z">
        <w:r w:rsidR="00EE01B4" w:rsidRPr="00EE01B4">
          <w:rPr>
            <w:lang w:val="en-US"/>
          </w:rPr>
          <w:t xml:space="preserve">Operations record model </w:t>
        </w:r>
      </w:ins>
      <w:ins w:id="10482" w:author="Charles Gifford" w:date="2017-03-19T18:26:00Z">
        <w:r w:rsidR="00DF0024">
          <w:rPr>
            <w:lang w:val="en-US"/>
          </w:rPr>
          <w:t>relationships</w:t>
        </w:r>
        <w:bookmarkEnd w:id="10475"/>
        <w:bookmarkEnd w:id="10476"/>
        <w:r w:rsidR="00DF0024">
          <w:rPr>
            <w:lang w:val="en-US"/>
          </w:rPr>
          <w:t xml:space="preserve"> </w:t>
        </w:r>
      </w:ins>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245"/>
        <w:gridCol w:w="2160"/>
        <w:gridCol w:w="2160"/>
        <w:gridCol w:w="2790"/>
      </w:tblGrid>
      <w:tr w:rsidR="00DF0024" w:rsidRPr="00B7138B" w14:paraId="3DD0FB01" w14:textId="77777777" w:rsidTr="006115CD">
        <w:trPr>
          <w:trHeight w:val="176"/>
          <w:tblHeader/>
          <w:ins w:id="10483" w:author="Charles Gifford" w:date="2017-03-19T18:26:00Z"/>
        </w:trPr>
        <w:tc>
          <w:tcPr>
            <w:tcW w:w="2245" w:type="dxa"/>
            <w:shd w:val="clear" w:color="auto" w:fill="auto"/>
          </w:tcPr>
          <w:p w14:paraId="58695342" w14:textId="77777777" w:rsidR="00DF0024" w:rsidRPr="00B7138B" w:rsidRDefault="00DF0024" w:rsidP="006115CD">
            <w:pPr>
              <w:pStyle w:val="TABLE-col-heading"/>
              <w:rPr>
                <w:ins w:id="10484" w:author="Charles Gifford" w:date="2017-03-19T18:26:00Z"/>
                <w:lang w:val="en-US"/>
              </w:rPr>
            </w:pPr>
            <w:ins w:id="10485" w:author="Charles Gifford" w:date="2017-03-19T18:26:00Z">
              <w:r w:rsidRPr="00B7138B">
                <w:rPr>
                  <w:lang w:val="en-US"/>
                </w:rPr>
                <w:t>From</w:t>
              </w:r>
            </w:ins>
          </w:p>
        </w:tc>
        <w:tc>
          <w:tcPr>
            <w:tcW w:w="2160" w:type="dxa"/>
            <w:shd w:val="clear" w:color="auto" w:fill="auto"/>
          </w:tcPr>
          <w:p w14:paraId="5BABDE98" w14:textId="77777777" w:rsidR="00DF0024" w:rsidRPr="00B7138B" w:rsidRDefault="00DF0024" w:rsidP="006115CD">
            <w:pPr>
              <w:pStyle w:val="TABLE-col-heading"/>
              <w:rPr>
                <w:ins w:id="10486" w:author="Charles Gifford" w:date="2017-03-19T18:26:00Z"/>
                <w:lang w:val="en-US"/>
              </w:rPr>
            </w:pPr>
            <w:ins w:id="10487" w:author="Charles Gifford" w:date="2017-03-19T18:26:00Z">
              <w:r w:rsidRPr="00B7138B">
                <w:rPr>
                  <w:lang w:val="en-US"/>
                </w:rPr>
                <w:t>To</w:t>
              </w:r>
            </w:ins>
          </w:p>
        </w:tc>
        <w:tc>
          <w:tcPr>
            <w:tcW w:w="2160" w:type="dxa"/>
            <w:shd w:val="clear" w:color="auto" w:fill="auto"/>
          </w:tcPr>
          <w:p w14:paraId="6B876254" w14:textId="77777777" w:rsidR="00DF0024" w:rsidRPr="00B7138B" w:rsidRDefault="00DF0024" w:rsidP="006115CD">
            <w:pPr>
              <w:pStyle w:val="TABLE-col-heading"/>
              <w:rPr>
                <w:ins w:id="10488" w:author="Charles Gifford" w:date="2017-03-19T18:26:00Z"/>
                <w:lang w:val="en-US"/>
              </w:rPr>
            </w:pPr>
            <w:ins w:id="10489" w:author="Charles Gifford" w:date="2017-03-19T18:26:00Z">
              <w:r w:rsidRPr="00B7138B">
                <w:rPr>
                  <w:lang w:val="en-US"/>
                </w:rPr>
                <w:t>Type</w:t>
              </w:r>
            </w:ins>
          </w:p>
        </w:tc>
        <w:tc>
          <w:tcPr>
            <w:tcW w:w="2790" w:type="dxa"/>
            <w:shd w:val="clear" w:color="auto" w:fill="auto"/>
          </w:tcPr>
          <w:p w14:paraId="43D42D0C" w14:textId="77777777" w:rsidR="00DF0024" w:rsidRPr="00B7138B" w:rsidRDefault="00DF0024" w:rsidP="006115CD">
            <w:pPr>
              <w:pStyle w:val="TABLE-col-heading"/>
              <w:rPr>
                <w:ins w:id="10490" w:author="Charles Gifford" w:date="2017-03-19T18:26:00Z"/>
                <w:lang w:val="en-US"/>
              </w:rPr>
            </w:pPr>
            <w:ins w:id="10491" w:author="Charles Gifford" w:date="2017-03-19T18:26:00Z">
              <w:r w:rsidRPr="00B7138B">
                <w:rPr>
                  <w:lang w:val="en-US"/>
                </w:rPr>
                <w:t>Relationship Name</w:t>
              </w:r>
            </w:ins>
          </w:p>
        </w:tc>
      </w:tr>
      <w:tr w:rsidR="00EE01B4" w:rsidRPr="00B7138B" w14:paraId="248D0876" w14:textId="77777777" w:rsidTr="006115CD">
        <w:trPr>
          <w:trHeight w:val="176"/>
          <w:ins w:id="10492" w:author="Charles Gifford" w:date="2017-03-19T18:26:00Z"/>
        </w:trPr>
        <w:tc>
          <w:tcPr>
            <w:tcW w:w="2245" w:type="dxa"/>
            <w:shd w:val="clear" w:color="auto" w:fill="auto"/>
          </w:tcPr>
          <w:p w14:paraId="153A2072" w14:textId="2784E1AD" w:rsidR="00EE01B4" w:rsidRPr="00B7138B" w:rsidRDefault="00EE01B4" w:rsidP="00EE01B4">
            <w:pPr>
              <w:pStyle w:val="TABLE-cell"/>
              <w:rPr>
                <w:ins w:id="10493" w:author="Charles Gifford" w:date="2017-03-19T18:26:00Z"/>
                <w:lang w:val="en-US"/>
              </w:rPr>
            </w:pPr>
            <w:ins w:id="10494" w:author="Charles Gifford" w:date="2017-03-19T18:31:00Z">
              <w:r>
                <w:rPr>
                  <w:lang w:val="en-US"/>
                </w:rPr>
                <w:t>Operations record</w:t>
              </w:r>
            </w:ins>
          </w:p>
        </w:tc>
        <w:tc>
          <w:tcPr>
            <w:tcW w:w="2160" w:type="dxa"/>
            <w:shd w:val="clear" w:color="auto" w:fill="auto"/>
          </w:tcPr>
          <w:p w14:paraId="71FB6909" w14:textId="379A5431" w:rsidR="00EE01B4" w:rsidRPr="00B7138B" w:rsidRDefault="00EE01B4" w:rsidP="00EE01B4">
            <w:pPr>
              <w:pStyle w:val="TABLE-cell"/>
              <w:rPr>
                <w:ins w:id="10495" w:author="Charles Gifford" w:date="2017-03-19T18:26:00Z"/>
                <w:lang w:val="en-US"/>
              </w:rPr>
            </w:pPr>
            <w:ins w:id="10496" w:author="Charles Gifford" w:date="2017-03-19T18:31:00Z">
              <w:r>
                <w:rPr>
                  <w:lang w:val="en-US"/>
                </w:rPr>
                <w:t>Operations record specification</w:t>
              </w:r>
            </w:ins>
          </w:p>
        </w:tc>
        <w:tc>
          <w:tcPr>
            <w:tcW w:w="2160" w:type="dxa"/>
            <w:shd w:val="clear" w:color="auto" w:fill="auto"/>
          </w:tcPr>
          <w:p w14:paraId="54F9843E" w14:textId="2A2678EA" w:rsidR="00EE01B4" w:rsidRPr="00B7138B" w:rsidRDefault="00EE01B4" w:rsidP="00EE01B4">
            <w:pPr>
              <w:pStyle w:val="TABLE-cell"/>
              <w:rPr>
                <w:ins w:id="10497" w:author="Charles Gifford" w:date="2017-03-19T18:26:00Z"/>
                <w:lang w:val="en-US"/>
              </w:rPr>
            </w:pPr>
            <w:ins w:id="10498" w:author="Charles Gifford" w:date="2017-03-19T18:31:00Z">
              <w:r>
                <w:t>Association</w:t>
              </w:r>
            </w:ins>
          </w:p>
        </w:tc>
        <w:tc>
          <w:tcPr>
            <w:tcW w:w="2790" w:type="dxa"/>
            <w:shd w:val="clear" w:color="auto" w:fill="auto"/>
          </w:tcPr>
          <w:p w14:paraId="03530FAD" w14:textId="363DA747" w:rsidR="00EE01B4" w:rsidRPr="00B7138B" w:rsidRDefault="00EE01B4" w:rsidP="00EE01B4">
            <w:pPr>
              <w:pStyle w:val="TABLE-cell"/>
              <w:rPr>
                <w:ins w:id="10499" w:author="Charles Gifford" w:date="2017-03-19T18:26:00Z"/>
                <w:lang w:val="en-US"/>
              </w:rPr>
            </w:pPr>
            <w:ins w:id="10500" w:author="Charles Gifford" w:date="2017-03-19T18:31:00Z">
              <w:r>
                <w:t>Specifie</w:t>
              </w:r>
            </w:ins>
            <w:ins w:id="10501" w:author="Charles Gifford" w:date="2017-03-19T18:32:00Z">
              <w:r>
                <w:t xml:space="preserve">d by </w:t>
              </w:r>
            </w:ins>
            <w:ins w:id="10502" w:author="Charles Gifford" w:date="2017-03-19T18:31:00Z">
              <w:r w:rsidRPr="008F275A">
                <w:t>&gt;</w:t>
              </w:r>
            </w:ins>
          </w:p>
        </w:tc>
      </w:tr>
      <w:tr w:rsidR="00DF0024" w:rsidRPr="00B7138B" w14:paraId="762A15A8" w14:textId="77777777" w:rsidTr="006115CD">
        <w:trPr>
          <w:trHeight w:val="176"/>
          <w:ins w:id="10503" w:author="Charles Gifford" w:date="2017-03-19T18:26:00Z"/>
        </w:trPr>
        <w:tc>
          <w:tcPr>
            <w:tcW w:w="2245" w:type="dxa"/>
            <w:shd w:val="clear" w:color="auto" w:fill="auto"/>
          </w:tcPr>
          <w:p w14:paraId="518A5B94" w14:textId="043E5F26" w:rsidR="00DF0024" w:rsidRPr="00B7138B" w:rsidRDefault="00EE01B4" w:rsidP="006115CD">
            <w:pPr>
              <w:pStyle w:val="TABLE-cell"/>
              <w:rPr>
                <w:ins w:id="10504" w:author="Charles Gifford" w:date="2017-03-19T18:26:00Z"/>
                <w:lang w:val="en-US"/>
              </w:rPr>
            </w:pPr>
            <w:ins w:id="10505" w:author="Charles Gifford" w:date="2017-03-19T18:32:00Z">
              <w:r w:rsidRPr="00EE01B4">
                <w:rPr>
                  <w:lang w:val="en-US"/>
                </w:rPr>
                <w:t>Operations record</w:t>
              </w:r>
            </w:ins>
          </w:p>
        </w:tc>
        <w:tc>
          <w:tcPr>
            <w:tcW w:w="2160" w:type="dxa"/>
            <w:shd w:val="clear" w:color="auto" w:fill="auto"/>
          </w:tcPr>
          <w:p w14:paraId="43E81CE6" w14:textId="341DF5DF" w:rsidR="00DF0024" w:rsidRPr="00B7138B" w:rsidRDefault="00EE01B4" w:rsidP="006115CD">
            <w:pPr>
              <w:pStyle w:val="TABLE-cell"/>
              <w:rPr>
                <w:ins w:id="10506" w:author="Charles Gifford" w:date="2017-03-19T18:26:00Z"/>
                <w:lang w:val="en-US"/>
              </w:rPr>
            </w:pPr>
            <w:ins w:id="10507" w:author="Charles Gifford" w:date="2017-03-19T18:32:00Z">
              <w:r w:rsidRPr="00EE01B4">
                <w:t>Operations record</w:t>
              </w:r>
              <w:r>
                <w:t xml:space="preserve"> entry</w:t>
              </w:r>
            </w:ins>
          </w:p>
        </w:tc>
        <w:tc>
          <w:tcPr>
            <w:tcW w:w="2160" w:type="dxa"/>
            <w:shd w:val="clear" w:color="auto" w:fill="auto"/>
          </w:tcPr>
          <w:p w14:paraId="3AA97F1E" w14:textId="3159AD0E" w:rsidR="00DF0024" w:rsidRPr="00B7138B" w:rsidRDefault="00EE01B4" w:rsidP="006115CD">
            <w:pPr>
              <w:pStyle w:val="TABLE-cell"/>
              <w:rPr>
                <w:ins w:id="10508" w:author="Charles Gifford" w:date="2017-03-19T18:26:00Z"/>
                <w:lang w:val="en-US"/>
              </w:rPr>
            </w:pPr>
            <w:ins w:id="10509" w:author="Charles Gifford" w:date="2017-03-19T18:33:00Z">
              <w:r w:rsidRPr="00EE01B4">
                <w:t>Composition</w:t>
              </w:r>
            </w:ins>
          </w:p>
        </w:tc>
        <w:tc>
          <w:tcPr>
            <w:tcW w:w="2790" w:type="dxa"/>
            <w:shd w:val="clear" w:color="auto" w:fill="auto"/>
          </w:tcPr>
          <w:p w14:paraId="137E7A64" w14:textId="54CC1609" w:rsidR="00DF0024" w:rsidRPr="00B7138B" w:rsidRDefault="00EE01B4" w:rsidP="006115CD">
            <w:pPr>
              <w:pStyle w:val="TABLE-cell"/>
              <w:rPr>
                <w:ins w:id="10510" w:author="Charles Gifford" w:date="2017-03-19T18:26:00Z"/>
                <w:lang w:val="en-US"/>
              </w:rPr>
            </w:pPr>
            <w:ins w:id="10511" w:author="Charles Gifford" w:date="2017-03-19T18:26:00Z">
              <w:r>
                <w:t>Records</w:t>
              </w:r>
            </w:ins>
            <w:ins w:id="10512" w:author="Charles Gifford" w:date="2017-03-19T18:33:00Z">
              <w:r>
                <w:t xml:space="preserve"> action on</w:t>
              </w:r>
            </w:ins>
            <w:ins w:id="10513" w:author="Charles Gifford" w:date="2017-03-19T18:26:00Z">
              <w:r w:rsidR="00DF0024" w:rsidRPr="008F275A">
                <w:t xml:space="preserve"> &gt;</w:t>
              </w:r>
            </w:ins>
          </w:p>
        </w:tc>
      </w:tr>
      <w:tr w:rsidR="00DF0024" w:rsidRPr="00B7138B" w14:paraId="18BE7B21" w14:textId="77777777" w:rsidTr="006115CD">
        <w:trPr>
          <w:trHeight w:val="242"/>
          <w:ins w:id="10514" w:author="Charles Gifford" w:date="2017-03-19T18:26:00Z"/>
        </w:trPr>
        <w:tc>
          <w:tcPr>
            <w:tcW w:w="2245" w:type="dxa"/>
            <w:shd w:val="clear" w:color="auto" w:fill="auto"/>
          </w:tcPr>
          <w:p w14:paraId="478DCB3C" w14:textId="70D485E1" w:rsidR="00DF0024" w:rsidRPr="00B7138B" w:rsidRDefault="00EE01B4" w:rsidP="006115CD">
            <w:pPr>
              <w:pStyle w:val="TABLE-cell"/>
              <w:rPr>
                <w:ins w:id="10515" w:author="Charles Gifford" w:date="2017-03-19T18:26:00Z"/>
                <w:lang w:val="en-US"/>
              </w:rPr>
            </w:pPr>
            <w:ins w:id="10516" w:author="Charles Gifford" w:date="2017-03-19T18:32:00Z">
              <w:r w:rsidRPr="00EE01B4">
                <w:t>Operations record</w:t>
              </w:r>
              <w:r>
                <w:t xml:space="preserve"> entry</w:t>
              </w:r>
            </w:ins>
          </w:p>
        </w:tc>
        <w:tc>
          <w:tcPr>
            <w:tcW w:w="2160" w:type="dxa"/>
            <w:shd w:val="clear" w:color="auto" w:fill="auto"/>
          </w:tcPr>
          <w:p w14:paraId="25BAAAB8" w14:textId="6593112F" w:rsidR="00DF0024" w:rsidRPr="00B7138B" w:rsidRDefault="00FA525A" w:rsidP="006115CD">
            <w:pPr>
              <w:pStyle w:val="TABLE-cell"/>
              <w:rPr>
                <w:ins w:id="10517" w:author="Charles Gifford" w:date="2017-03-19T18:26:00Z"/>
                <w:lang w:val="en-US"/>
              </w:rPr>
            </w:pPr>
            <w:ins w:id="10518" w:author="Charles Gifford" w:date="2017-03-19T18:52:00Z">
              <w:r>
                <w:t>Information object</w:t>
              </w:r>
            </w:ins>
          </w:p>
        </w:tc>
        <w:tc>
          <w:tcPr>
            <w:tcW w:w="2160" w:type="dxa"/>
            <w:shd w:val="clear" w:color="auto" w:fill="auto"/>
          </w:tcPr>
          <w:p w14:paraId="05341A3B" w14:textId="5C39DA40" w:rsidR="00DF0024" w:rsidRPr="00B7138B" w:rsidRDefault="00EE01B4" w:rsidP="006115CD">
            <w:pPr>
              <w:pStyle w:val="TABLE-cell"/>
              <w:rPr>
                <w:ins w:id="10519" w:author="Charles Gifford" w:date="2017-03-19T18:26:00Z"/>
                <w:lang w:val="en-US"/>
              </w:rPr>
            </w:pPr>
            <w:ins w:id="10520" w:author="Charles Gifford" w:date="2017-03-19T18:34:00Z">
              <w:r>
                <w:rPr>
                  <w:lang w:val="en-US"/>
                </w:rPr>
                <w:t>Dependency</w:t>
              </w:r>
            </w:ins>
          </w:p>
        </w:tc>
        <w:tc>
          <w:tcPr>
            <w:tcW w:w="2790" w:type="dxa"/>
            <w:shd w:val="clear" w:color="auto" w:fill="auto"/>
          </w:tcPr>
          <w:p w14:paraId="3ADF048D" w14:textId="5ECF0281" w:rsidR="00DF0024" w:rsidRPr="00B7138B" w:rsidRDefault="00EE01B4" w:rsidP="006115CD">
            <w:pPr>
              <w:pStyle w:val="TABLE-cell"/>
              <w:rPr>
                <w:ins w:id="10521" w:author="Charles Gifford" w:date="2017-03-19T18:26:00Z"/>
                <w:lang w:val="en-US"/>
              </w:rPr>
            </w:pPr>
            <w:ins w:id="10522" w:author="Charles Gifford" w:date="2017-03-19T18:33:00Z">
              <w:r>
                <w:rPr>
                  <w:lang w:val="en-US"/>
                </w:rPr>
                <w:t>Corresponds to a</w:t>
              </w:r>
            </w:ins>
            <w:ins w:id="10523" w:author="Charles Gifford" w:date="2017-03-19T18:34:00Z">
              <w:r>
                <w:rPr>
                  <w:lang w:val="en-US"/>
                </w:rPr>
                <w:t xml:space="preserve">n entry in </w:t>
              </w:r>
            </w:ins>
            <w:ins w:id="10524" w:author="Charles Gifford" w:date="2017-03-19T18:26:00Z">
              <w:r w:rsidR="00DF0024">
                <w:rPr>
                  <w:lang w:val="en-US"/>
                </w:rPr>
                <w:t xml:space="preserve"> &gt;</w:t>
              </w:r>
            </w:ins>
          </w:p>
        </w:tc>
      </w:tr>
    </w:tbl>
    <w:p w14:paraId="7A48D77D" w14:textId="77777777" w:rsidR="002F06E7" w:rsidRDefault="002F06E7" w:rsidP="002F06E7">
      <w:pPr>
        <w:pStyle w:val="Heading3"/>
        <w:rPr>
          <w:ins w:id="10525" w:author="Charles Gifford" w:date="2017-03-08T11:52:00Z"/>
        </w:rPr>
      </w:pPr>
      <w:bookmarkStart w:id="10526" w:name="_Toc465618202"/>
      <w:bookmarkEnd w:id="10477"/>
      <w:ins w:id="10527" w:author="Charles Gifford" w:date="2017-03-08T11:52:00Z">
        <w:r w:rsidRPr="00C4673D">
          <w:t>Operations record specification (abstract)</w:t>
        </w:r>
        <w:bookmarkEnd w:id="10526"/>
      </w:ins>
    </w:p>
    <w:p w14:paraId="577FDC28" w14:textId="77777777" w:rsidR="002F06E7" w:rsidRPr="004B2B73" w:rsidRDefault="002F06E7" w:rsidP="002F06E7">
      <w:pPr>
        <w:pStyle w:val="PARAGRAPH"/>
        <w:rPr>
          <w:ins w:id="10528" w:author="Charles Gifford" w:date="2017-03-08T11:52:00Z"/>
        </w:rPr>
      </w:pPr>
      <w:ins w:id="10529" w:author="Charles Gifford" w:date="2017-03-08T11:52:00Z">
        <w:r w:rsidRPr="004B2B73">
          <w:t xml:space="preserve">Specification of the </w:t>
        </w:r>
        <w:r>
          <w:t xml:space="preserve">permitted </w:t>
        </w:r>
        <w:r w:rsidRPr="004B2B73">
          <w:t>content</w:t>
        </w:r>
        <w:r>
          <w:t xml:space="preserve"> and form</w:t>
        </w:r>
        <w:r w:rsidRPr="004B2B73">
          <w:t xml:space="preserve"> of objects </w:t>
        </w:r>
        <w:r>
          <w:t xml:space="preserve">in an </w:t>
        </w:r>
        <w:r w:rsidRPr="004B2B73">
          <w:rPr>
            <w:i/>
          </w:rPr>
          <w:t xml:space="preserve">operations record </w:t>
        </w:r>
        <w:r w:rsidRPr="00F579F8">
          <w:t xml:space="preserve">shall be defined </w:t>
        </w:r>
        <w:r>
          <w:t>in</w:t>
        </w:r>
        <w:r w:rsidRPr="004B2B73">
          <w:t xml:space="preserve"> </w:t>
        </w:r>
        <w:r>
          <w:t xml:space="preserve">an associated </w:t>
        </w:r>
        <w:r w:rsidRPr="004B2B73">
          <w:rPr>
            <w:i/>
          </w:rPr>
          <w:t>operations record specification</w:t>
        </w:r>
        <w:r w:rsidRPr="004B2B73">
          <w:t xml:space="preserve">. </w:t>
        </w:r>
      </w:ins>
    </w:p>
    <w:p w14:paraId="5F2DCD36" w14:textId="77777777" w:rsidR="002F06E7" w:rsidRPr="004B2B73" w:rsidRDefault="002F06E7" w:rsidP="002F06E7">
      <w:pPr>
        <w:pStyle w:val="NOTE0"/>
        <w:rPr>
          <w:ins w:id="10530" w:author="Charles Gifford" w:date="2017-03-08T11:52:00Z"/>
        </w:rPr>
      </w:pPr>
      <w:ins w:id="10531" w:author="Charles Gifford" w:date="2017-03-08T11:52:00Z">
        <w:r>
          <w:t>EXAMPLE</w:t>
        </w:r>
        <w:r>
          <w:tab/>
        </w:r>
        <w:r w:rsidRPr="004B2B73">
          <w:t xml:space="preserve">A </w:t>
        </w:r>
        <w:r w:rsidRPr="004B2B73">
          <w:rPr>
            <w:i/>
          </w:rPr>
          <w:t>work record specification</w:t>
        </w:r>
        <w:r w:rsidRPr="004B2B73">
          <w:t xml:space="preserve"> (derived from </w:t>
        </w:r>
        <w:r>
          <w:t xml:space="preserve">an </w:t>
        </w:r>
        <w:r w:rsidRPr="004B2B73">
          <w:rPr>
            <w:i/>
          </w:rPr>
          <w:t>operations record specification</w:t>
        </w:r>
        <w:r w:rsidRPr="004B2B73">
          <w:t xml:space="preserve">) </w:t>
        </w:r>
        <w:r>
          <w:t xml:space="preserve">defined in Part 4 </w:t>
        </w:r>
        <w:r w:rsidRPr="004B2B73">
          <w:t>specifies the contents of</w:t>
        </w:r>
        <w:r w:rsidRPr="004B2B73">
          <w:rPr>
            <w:i/>
          </w:rPr>
          <w:t xml:space="preserve"> operations record</w:t>
        </w:r>
        <w:r w:rsidRPr="004B2B73">
          <w:t xml:space="preserve"> objects in a </w:t>
        </w:r>
        <w:r w:rsidRPr="004B2B73">
          <w:rPr>
            <w:i/>
          </w:rPr>
          <w:t>work record</w:t>
        </w:r>
        <w:r w:rsidRPr="004B2B73">
          <w:t xml:space="preserve"> instance.</w:t>
        </w:r>
      </w:ins>
    </w:p>
    <w:p w14:paraId="7B2672EB" w14:textId="09A45678" w:rsidR="002F06E7" w:rsidRPr="004B2B73" w:rsidRDefault="002F06E7" w:rsidP="002F06E7">
      <w:pPr>
        <w:pStyle w:val="PARAGRAPH"/>
        <w:rPr>
          <w:ins w:id="10532" w:author="Charles Gifford" w:date="2017-03-08T11:52:00Z"/>
        </w:rPr>
      </w:pPr>
      <w:ins w:id="10533" w:author="Charles Gifford" w:date="2017-03-08T11:52:00Z">
        <w:r w:rsidRPr="004B2B73">
          <w:t xml:space="preserve">The </w:t>
        </w:r>
        <w:r>
          <w:t>publisher/</w:t>
        </w:r>
        <w:r w:rsidRPr="00F579F8">
          <w:t xml:space="preserve">sender of </w:t>
        </w:r>
        <w:r>
          <w:t xml:space="preserve">an </w:t>
        </w:r>
        <w:r w:rsidRPr="004B2B73">
          <w:rPr>
            <w:i/>
          </w:rPr>
          <w:t>operations record</w:t>
        </w:r>
        <w:r w:rsidRPr="004B2B73">
          <w:t xml:space="preserve"> shall follow the </w:t>
        </w:r>
        <w:r w:rsidRPr="004B2B73">
          <w:rPr>
            <w:i/>
          </w:rPr>
          <w:t>operations record specification</w:t>
        </w:r>
        <w:r w:rsidR="002377B8">
          <w:t xml:space="preserve"> to construct the</w:t>
        </w:r>
      </w:ins>
      <w:ins w:id="10534" w:author="Charles Gifford" w:date="2017-03-08T18:23:00Z">
        <w:r w:rsidR="002377B8">
          <w:t xml:space="preserve"> data exchange</w:t>
        </w:r>
      </w:ins>
      <w:ins w:id="10535" w:author="Charles Gifford" w:date="2017-03-08T11:52:00Z">
        <w:r w:rsidRPr="004B2B73">
          <w:t>. Subscribers</w:t>
        </w:r>
        <w:r>
          <w:t>/receivers</w:t>
        </w:r>
        <w:r w:rsidRPr="004B2B73">
          <w:t xml:space="preserve"> shall use the</w:t>
        </w:r>
        <w:r w:rsidRPr="004B2B73">
          <w:rPr>
            <w:i/>
          </w:rPr>
          <w:t xml:space="preserve"> operations record specification </w:t>
        </w:r>
        <w:r w:rsidRPr="004B2B73">
          <w:t xml:space="preserve">to validate the content of the </w:t>
        </w:r>
      </w:ins>
      <w:ins w:id="10536" w:author="Charles Gifford" w:date="2017-03-08T18:23:00Z">
        <w:r w:rsidR="002377B8">
          <w:t>exchange</w:t>
        </w:r>
      </w:ins>
      <w:ins w:id="10537" w:author="Charles Gifford" w:date="2017-03-08T11:52:00Z">
        <w:r w:rsidRPr="004B2B73">
          <w:t xml:space="preserve">. </w:t>
        </w:r>
      </w:ins>
    </w:p>
    <w:p w14:paraId="0D13AD91" w14:textId="1B1DD8B0" w:rsidR="002F06E7" w:rsidRDefault="00DF665B" w:rsidP="002F06E7">
      <w:pPr>
        <w:pStyle w:val="PARAGRAPH"/>
        <w:rPr>
          <w:ins w:id="10538" w:author="Charles Gifford" w:date="2017-03-08T11:52:00Z"/>
        </w:rPr>
      </w:pPr>
      <w:ins w:id="10539" w:author="Charles Gifford" w:date="2017-03-22T17:06:00Z">
        <w:r>
          <w:fldChar w:fldCharType="begin"/>
        </w:r>
        <w:r>
          <w:instrText xml:space="preserve"> REF _Ref477965699 \h </w:instrText>
        </w:r>
      </w:ins>
      <w:r>
        <w:fldChar w:fldCharType="separate"/>
      </w:r>
      <w:ins w:id="10540" w:author="Charles Gifford" w:date="2017-03-22T17:06:00Z">
        <w:r>
          <w:t xml:space="preserve">Table </w:t>
        </w:r>
        <w:r>
          <w:rPr>
            <w:noProof/>
          </w:rPr>
          <w:t>109</w:t>
        </w:r>
        <w:r>
          <w:fldChar w:fldCharType="end"/>
        </w:r>
        <w:r>
          <w:t xml:space="preserve"> </w:t>
        </w:r>
      </w:ins>
      <w:ins w:id="10541" w:author="Charles Gifford" w:date="2017-03-08T11:52:00Z">
        <w:r w:rsidR="002F06E7" w:rsidRPr="004B2B73">
          <w:t>defines the relationship</w:t>
        </w:r>
      </w:ins>
      <w:ins w:id="10542" w:author="Charles Gifford" w:date="2017-03-19T18:35:00Z">
        <w:r w:rsidR="00EE01B4">
          <w:t xml:space="preserve"> role</w:t>
        </w:r>
      </w:ins>
      <w:ins w:id="10543" w:author="Charles Gifford" w:date="2017-03-08T11:52:00Z">
        <w:r w:rsidR="002F06E7" w:rsidRPr="004B2B73">
          <w:t xml:space="preserve">s for </w:t>
        </w:r>
        <w:r w:rsidR="002F06E7">
          <w:t xml:space="preserve">the </w:t>
        </w:r>
        <w:r w:rsidR="002F06E7" w:rsidRPr="004B2B73">
          <w:rPr>
            <w:i/>
          </w:rPr>
          <w:t>operations record specification</w:t>
        </w:r>
        <w:r w:rsidR="002F06E7" w:rsidRPr="004B2B73">
          <w:t xml:space="preserve">.  </w:t>
        </w:r>
      </w:ins>
      <w:ins w:id="10544" w:author="Charles Gifford" w:date="2017-03-22T17:06:00Z">
        <w:r>
          <w:fldChar w:fldCharType="begin"/>
        </w:r>
        <w:r>
          <w:instrText xml:space="preserve"> REF _Ref477965738 \h </w:instrText>
        </w:r>
      </w:ins>
      <w:r>
        <w:fldChar w:fldCharType="separate"/>
      </w:r>
      <w:ins w:id="10545" w:author="Charles Gifford" w:date="2017-03-22T17:06:00Z">
        <w:r>
          <w:t xml:space="preserve">Table </w:t>
        </w:r>
        <w:r>
          <w:rPr>
            <w:noProof/>
          </w:rPr>
          <w:t>110</w:t>
        </w:r>
        <w:r>
          <w:fldChar w:fldCharType="end"/>
        </w:r>
        <w:r>
          <w:t xml:space="preserve"> </w:t>
        </w:r>
      </w:ins>
      <w:ins w:id="10546" w:author="Charles Gifford" w:date="2017-03-08T11:52:00Z">
        <w:r w:rsidR="002F06E7" w:rsidRPr="004B2B73">
          <w:t xml:space="preserve">defines the attributes for </w:t>
        </w:r>
        <w:r w:rsidR="002F06E7">
          <w:t xml:space="preserve">the </w:t>
        </w:r>
        <w:r w:rsidR="002F06E7" w:rsidRPr="004B2B73">
          <w:rPr>
            <w:i/>
          </w:rPr>
          <w:t>operations record specification</w:t>
        </w:r>
        <w:r w:rsidR="002F06E7" w:rsidRPr="004B2B73">
          <w:t>.</w:t>
        </w:r>
      </w:ins>
    </w:p>
    <w:p w14:paraId="46F64175" w14:textId="0F3DE7E3" w:rsidR="002F06E7" w:rsidRDefault="00DF665B" w:rsidP="00E05180">
      <w:pPr>
        <w:pStyle w:val="TABLE-title"/>
        <w:rPr>
          <w:ins w:id="10547" w:author="Charles Gifford" w:date="2017-03-19T18:35:00Z"/>
        </w:rPr>
      </w:pPr>
      <w:bookmarkStart w:id="10548" w:name="_Ref477965699"/>
      <w:bookmarkStart w:id="10549" w:name="_Toc478492409"/>
      <w:ins w:id="10550" w:author="Charles Gifford" w:date="2017-03-22T17:05:00Z">
        <w:r>
          <w:t xml:space="preserve">Table </w:t>
        </w:r>
        <w:r>
          <w:fldChar w:fldCharType="begin"/>
        </w:r>
        <w:r>
          <w:instrText xml:space="preserve"> SEQ Table \* ARABIC </w:instrText>
        </w:r>
      </w:ins>
      <w:r>
        <w:fldChar w:fldCharType="separate"/>
      </w:r>
      <w:ins w:id="10551" w:author="Charles Gifford" w:date="2017-03-22T17:05:00Z">
        <w:r>
          <w:rPr>
            <w:noProof/>
          </w:rPr>
          <w:t>109</w:t>
        </w:r>
        <w:r>
          <w:fldChar w:fldCharType="end"/>
        </w:r>
        <w:bookmarkEnd w:id="10548"/>
        <w:r>
          <w:t xml:space="preserve"> </w:t>
        </w:r>
      </w:ins>
      <w:ins w:id="10552" w:author="Charles Gifford" w:date="2017-03-08T11:52:00Z">
        <w:r w:rsidR="002F06E7">
          <w:t>- Operations record specification relationship</w:t>
        </w:r>
      </w:ins>
      <w:ins w:id="10553" w:author="Charles Gifford" w:date="2017-03-19T18:35:00Z">
        <w:r w:rsidR="00EE01B4">
          <w:t xml:space="preserve"> role</w:t>
        </w:r>
      </w:ins>
      <w:ins w:id="10554" w:author="Charles Gifford" w:date="2017-03-08T11:52:00Z">
        <w:r w:rsidR="002F06E7">
          <w:t>s</w:t>
        </w:r>
      </w:ins>
      <w:bookmarkEnd w:id="10549"/>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EE01B4" w:rsidRPr="009432BC" w14:paraId="72AF075F" w14:textId="77777777" w:rsidTr="00EE01B4">
        <w:trPr>
          <w:trHeight w:val="197"/>
          <w:tblHeader/>
          <w:ins w:id="10555" w:author="Charles Gifford" w:date="2017-03-19T18:36:00Z"/>
        </w:trPr>
        <w:tc>
          <w:tcPr>
            <w:tcW w:w="2155" w:type="dxa"/>
            <w:shd w:val="clear" w:color="auto" w:fill="auto"/>
          </w:tcPr>
          <w:p w14:paraId="346A9BB0" w14:textId="77777777" w:rsidR="00EE01B4" w:rsidRPr="009432BC" w:rsidRDefault="00EE01B4" w:rsidP="006115CD">
            <w:pPr>
              <w:pStyle w:val="TABLE-col-heading"/>
              <w:rPr>
                <w:ins w:id="10556" w:author="Charles Gifford" w:date="2017-03-19T18:36:00Z"/>
              </w:rPr>
            </w:pPr>
            <w:ins w:id="10557" w:author="Charles Gifford" w:date="2017-03-19T18:36:00Z">
              <w:r w:rsidRPr="009432BC">
                <w:t>Related Object</w:t>
              </w:r>
            </w:ins>
          </w:p>
        </w:tc>
        <w:tc>
          <w:tcPr>
            <w:tcW w:w="2070" w:type="dxa"/>
            <w:shd w:val="clear" w:color="auto" w:fill="auto"/>
          </w:tcPr>
          <w:p w14:paraId="78E36E2D" w14:textId="77777777" w:rsidR="00EE01B4" w:rsidRPr="009432BC" w:rsidRDefault="00EE01B4" w:rsidP="006115CD">
            <w:pPr>
              <w:pStyle w:val="TABLE-col-heading"/>
              <w:rPr>
                <w:ins w:id="10558" w:author="Charles Gifford" w:date="2017-03-19T18:36:00Z"/>
              </w:rPr>
            </w:pPr>
            <w:ins w:id="10559" w:author="Charles Gifford" w:date="2017-03-19T18:36:00Z">
              <w:r w:rsidRPr="009432BC">
                <w:t>Role</w:t>
              </w:r>
            </w:ins>
          </w:p>
        </w:tc>
        <w:tc>
          <w:tcPr>
            <w:tcW w:w="1080" w:type="dxa"/>
            <w:shd w:val="clear" w:color="auto" w:fill="auto"/>
          </w:tcPr>
          <w:p w14:paraId="480699E0" w14:textId="77777777" w:rsidR="00EE01B4" w:rsidRPr="009432BC" w:rsidRDefault="00EE01B4" w:rsidP="006115CD">
            <w:pPr>
              <w:pStyle w:val="TABLE-col-heading"/>
              <w:rPr>
                <w:ins w:id="10560" w:author="Charles Gifford" w:date="2017-03-19T18:36:00Z"/>
              </w:rPr>
            </w:pPr>
            <w:ins w:id="10561" w:author="Charles Gifford" w:date="2017-03-19T18:36:00Z">
              <w:r w:rsidRPr="009432BC">
                <w:t>Multiplicity</w:t>
              </w:r>
            </w:ins>
          </w:p>
        </w:tc>
        <w:tc>
          <w:tcPr>
            <w:tcW w:w="3780" w:type="dxa"/>
            <w:shd w:val="clear" w:color="auto" w:fill="auto"/>
          </w:tcPr>
          <w:p w14:paraId="404A0502" w14:textId="77777777" w:rsidR="00EE01B4" w:rsidRPr="009432BC" w:rsidRDefault="00EE01B4" w:rsidP="006115CD">
            <w:pPr>
              <w:pStyle w:val="TABLE-col-heading"/>
              <w:rPr>
                <w:ins w:id="10562" w:author="Charles Gifford" w:date="2017-03-19T18:36:00Z"/>
              </w:rPr>
            </w:pPr>
            <w:ins w:id="10563" w:author="Charles Gifford" w:date="2017-03-19T18:36:00Z">
              <w:r w:rsidRPr="009432BC">
                <w:t>Description</w:t>
              </w:r>
            </w:ins>
          </w:p>
        </w:tc>
      </w:tr>
      <w:tr w:rsidR="00EE01B4" w:rsidRPr="009432BC" w14:paraId="4C4917B4" w14:textId="77777777" w:rsidTr="00EE01B4">
        <w:trPr>
          <w:trHeight w:val="332"/>
          <w:ins w:id="10564" w:author="Charles Gifford" w:date="2017-03-19T18:36:00Z"/>
        </w:trPr>
        <w:tc>
          <w:tcPr>
            <w:tcW w:w="2155" w:type="dxa"/>
          </w:tcPr>
          <w:p w14:paraId="3FBACC0F" w14:textId="0C586C43" w:rsidR="00EE01B4" w:rsidRPr="009432BC" w:rsidRDefault="00EE01B4" w:rsidP="00EE01B4">
            <w:pPr>
              <w:pStyle w:val="TABLE-cell"/>
              <w:rPr>
                <w:ins w:id="10565" w:author="Charles Gifford" w:date="2017-03-19T18:36:00Z"/>
              </w:rPr>
            </w:pPr>
            <w:ins w:id="10566" w:author="Charles Gifford" w:date="2017-03-19T18:36:00Z">
              <w:r>
                <w:rPr>
                  <w:lang w:val="en-US"/>
                </w:rPr>
                <w:t xml:space="preserve">Operations </w:t>
              </w:r>
              <w:r w:rsidRPr="00465068">
                <w:rPr>
                  <w:lang w:val="en-US"/>
                </w:rPr>
                <w:t xml:space="preserve">record </w:t>
              </w:r>
            </w:ins>
          </w:p>
        </w:tc>
        <w:tc>
          <w:tcPr>
            <w:tcW w:w="2070" w:type="dxa"/>
          </w:tcPr>
          <w:p w14:paraId="7C3341B9" w14:textId="696A48A0" w:rsidR="00EE01B4" w:rsidRPr="009432BC" w:rsidRDefault="00FA525A" w:rsidP="00EE01B4">
            <w:pPr>
              <w:pStyle w:val="TABLE-cell"/>
              <w:rPr>
                <w:ins w:id="10567" w:author="Charles Gifford" w:date="2017-03-19T18:36:00Z"/>
              </w:rPr>
            </w:pPr>
            <w:ins w:id="10568" w:author="Charles Gifford" w:date="2017-03-19T18:56:00Z">
              <w:r>
                <w:rPr>
                  <w:lang w:val="en-US"/>
                </w:rPr>
                <w:t>NA</w:t>
              </w:r>
            </w:ins>
          </w:p>
        </w:tc>
        <w:tc>
          <w:tcPr>
            <w:tcW w:w="1080" w:type="dxa"/>
          </w:tcPr>
          <w:p w14:paraId="556D5416" w14:textId="42EE9884" w:rsidR="00EE01B4" w:rsidRPr="009432BC" w:rsidRDefault="00EE01B4" w:rsidP="00EE01B4">
            <w:pPr>
              <w:pStyle w:val="TABLE-cell"/>
              <w:rPr>
                <w:ins w:id="10569" w:author="Charles Gifford" w:date="2017-03-19T18:36:00Z"/>
              </w:rPr>
            </w:pPr>
            <w:ins w:id="10570" w:author="Charles Gifford" w:date="2017-03-19T18:36:00Z">
              <w:r w:rsidRPr="00465068">
                <w:rPr>
                  <w:lang w:val="en-US"/>
                </w:rPr>
                <w:t>0..*</w:t>
              </w:r>
            </w:ins>
          </w:p>
        </w:tc>
        <w:tc>
          <w:tcPr>
            <w:tcW w:w="3780" w:type="dxa"/>
            <w:shd w:val="clear" w:color="auto" w:fill="auto"/>
          </w:tcPr>
          <w:p w14:paraId="4F08E3F7" w14:textId="77777777" w:rsidR="00EE01B4" w:rsidRDefault="00EE01B4" w:rsidP="00EE01B4">
            <w:pPr>
              <w:pStyle w:val="TABLE-cell"/>
              <w:rPr>
                <w:ins w:id="10571" w:author="Charles Gifford" w:date="2017-03-19T18:36:00Z"/>
                <w:lang w:val="en-US"/>
              </w:rPr>
            </w:pPr>
            <w:ins w:id="10572" w:author="Charles Gifford" w:date="2017-03-19T18:36:00Z">
              <w:r>
                <w:rPr>
                  <w:lang w:val="en-US"/>
                </w:rPr>
                <w:t>The</w:t>
              </w:r>
              <w:r w:rsidRPr="00B53847">
                <w:rPr>
                  <w:lang w:val="en-US"/>
                </w:rPr>
                <w:t xml:space="preserve"> </w:t>
              </w:r>
              <w:r w:rsidRPr="00455E81">
                <w:rPr>
                  <w:i/>
                  <w:lang w:val="en-US"/>
                </w:rPr>
                <w:t xml:space="preserve">operations </w:t>
              </w:r>
              <w:r>
                <w:rPr>
                  <w:i/>
                  <w:lang w:val="en-US"/>
                </w:rPr>
                <w:t xml:space="preserve">record </w:t>
              </w:r>
              <w:r>
                <w:rPr>
                  <w:lang w:val="en-US"/>
                </w:rPr>
                <w:t xml:space="preserve">maps to this corresponding </w:t>
              </w:r>
              <w:r>
                <w:rPr>
                  <w:i/>
                  <w:lang w:val="en-US"/>
                </w:rPr>
                <w:t>operations record specification</w:t>
              </w:r>
              <w:r w:rsidRPr="00B53847">
                <w:rPr>
                  <w:lang w:val="en-US"/>
                </w:rPr>
                <w:t>.</w:t>
              </w:r>
            </w:ins>
          </w:p>
          <w:p w14:paraId="5E3FAFD3" w14:textId="231E5E76" w:rsidR="00EE01B4" w:rsidRPr="00F73DFC" w:rsidRDefault="00EE01B4" w:rsidP="00EE01B4">
            <w:pPr>
              <w:pStyle w:val="TABLE-cell"/>
              <w:rPr>
                <w:ins w:id="10573" w:author="Charles Gifford" w:date="2017-03-19T18:36:00Z"/>
              </w:rPr>
            </w:pPr>
            <w:ins w:id="10574" w:author="Charles Gifford" w:date="2017-03-19T18:36:00Z">
              <w:r w:rsidRPr="00465068">
                <w:rPr>
                  <w:lang w:val="en-US"/>
                </w:rPr>
                <w:t xml:space="preserve">Allowed </w:t>
              </w:r>
              <w:r>
                <w:rPr>
                  <w:lang w:val="en-US"/>
                </w:rPr>
                <w:t xml:space="preserve">content </w:t>
              </w:r>
              <w:r w:rsidRPr="00465068">
                <w:rPr>
                  <w:lang w:val="en-US"/>
                </w:rPr>
                <w:t xml:space="preserve">in </w:t>
              </w:r>
              <w:r>
                <w:rPr>
                  <w:lang w:val="en-US"/>
                </w:rPr>
                <w:t xml:space="preserve">the </w:t>
              </w:r>
              <w:r>
                <w:rPr>
                  <w:i/>
                  <w:lang w:val="en-US"/>
                </w:rPr>
                <w:t xml:space="preserve">operations </w:t>
              </w:r>
              <w:r w:rsidRPr="003A5D53">
                <w:rPr>
                  <w:i/>
                  <w:lang w:val="en-US"/>
                </w:rPr>
                <w:t>record</w:t>
              </w:r>
              <w:r w:rsidRPr="00465068">
                <w:rPr>
                  <w:lang w:val="en-US"/>
                </w:rPr>
                <w:t xml:space="preserve"> </w:t>
              </w:r>
              <w:r>
                <w:rPr>
                  <w:lang w:val="en-US"/>
                </w:rPr>
                <w:t xml:space="preserve">is </w:t>
              </w:r>
              <w:r w:rsidRPr="00465068">
                <w:rPr>
                  <w:lang w:val="en-US"/>
                </w:rPr>
                <w:t>defined by</w:t>
              </w:r>
              <w:r>
                <w:rPr>
                  <w:lang w:val="en-US"/>
                </w:rPr>
                <w:t xml:space="preserve"> this </w:t>
              </w:r>
              <w:r w:rsidRPr="00B7766E">
                <w:rPr>
                  <w:i/>
                  <w:lang w:val="en-US"/>
                </w:rPr>
                <w:t xml:space="preserve">operations record </w:t>
              </w:r>
              <w:r w:rsidRPr="007E6E25">
                <w:rPr>
                  <w:i/>
                  <w:lang w:val="en-US"/>
                </w:rPr>
                <w:t>speci</w:t>
              </w:r>
              <w:r>
                <w:rPr>
                  <w:i/>
                  <w:lang w:val="en-US"/>
                </w:rPr>
                <w:t>fic</w:t>
              </w:r>
              <w:r w:rsidRPr="007E6E25">
                <w:rPr>
                  <w:i/>
                  <w:lang w:val="en-US"/>
                </w:rPr>
                <w:t>ation</w:t>
              </w:r>
              <w:r>
                <w:rPr>
                  <w:lang w:val="en-US"/>
                </w:rPr>
                <w:t>.</w:t>
              </w:r>
            </w:ins>
          </w:p>
        </w:tc>
      </w:tr>
    </w:tbl>
    <w:p w14:paraId="0649D3E0" w14:textId="48E0AF4A" w:rsidR="002F06E7" w:rsidRPr="00F579F8" w:rsidRDefault="00DF665B" w:rsidP="00E05180">
      <w:pPr>
        <w:pStyle w:val="TABLE-title"/>
        <w:rPr>
          <w:ins w:id="10575" w:author="Charles Gifford" w:date="2017-03-08T11:52:00Z"/>
        </w:rPr>
      </w:pPr>
      <w:bookmarkStart w:id="10576" w:name="_Ref477965738"/>
      <w:bookmarkStart w:id="10577" w:name="_Toc478492410"/>
      <w:ins w:id="10578" w:author="Charles Gifford" w:date="2017-03-22T17:05:00Z">
        <w:r>
          <w:t xml:space="preserve">Table </w:t>
        </w:r>
        <w:r>
          <w:fldChar w:fldCharType="begin"/>
        </w:r>
        <w:r>
          <w:instrText xml:space="preserve"> SEQ Table \* ARABIC </w:instrText>
        </w:r>
      </w:ins>
      <w:r>
        <w:fldChar w:fldCharType="separate"/>
      </w:r>
      <w:ins w:id="10579" w:author="Charles Gifford" w:date="2017-03-22T17:05:00Z">
        <w:r>
          <w:rPr>
            <w:noProof/>
          </w:rPr>
          <w:t>110</w:t>
        </w:r>
        <w:r>
          <w:fldChar w:fldCharType="end"/>
        </w:r>
        <w:bookmarkEnd w:id="10576"/>
        <w:r>
          <w:t xml:space="preserve"> </w:t>
        </w:r>
      </w:ins>
      <w:ins w:id="10580" w:author="Charles Gifford" w:date="2017-03-08T11:52:00Z">
        <w:r w:rsidR="002F06E7">
          <w:t>- Operations record specification attributes</w:t>
        </w:r>
        <w:bookmarkEnd w:id="10577"/>
      </w:ins>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255"/>
        <w:gridCol w:w="2790"/>
        <w:gridCol w:w="1350"/>
        <w:gridCol w:w="1350"/>
        <w:gridCol w:w="1170"/>
        <w:gridCol w:w="1170"/>
      </w:tblGrid>
      <w:tr w:rsidR="002F06E7" w:rsidRPr="00465068" w14:paraId="2EFD8B6C" w14:textId="77777777" w:rsidTr="00EE01B4">
        <w:trPr>
          <w:cantSplit/>
          <w:tblHeader/>
          <w:ins w:id="10581" w:author="Charles Gifford" w:date="2017-03-08T11:52:00Z"/>
        </w:trPr>
        <w:tc>
          <w:tcPr>
            <w:tcW w:w="1255" w:type="dxa"/>
          </w:tcPr>
          <w:p w14:paraId="5951EF4C" w14:textId="77777777" w:rsidR="002F06E7" w:rsidRPr="00465068" w:rsidRDefault="002F06E7" w:rsidP="00A52B8A">
            <w:pPr>
              <w:pStyle w:val="TABLE-col-heading"/>
              <w:rPr>
                <w:ins w:id="10582" w:author="Charles Gifford" w:date="2017-03-08T11:52:00Z"/>
                <w:lang w:val="en-US"/>
              </w:rPr>
            </w:pPr>
            <w:ins w:id="10583" w:author="Charles Gifford" w:date="2017-03-08T11:52:00Z">
              <w:r w:rsidRPr="00465068">
                <w:rPr>
                  <w:lang w:val="en-US"/>
                </w:rPr>
                <w:t>Attribute name</w:t>
              </w:r>
            </w:ins>
          </w:p>
        </w:tc>
        <w:tc>
          <w:tcPr>
            <w:tcW w:w="2790" w:type="dxa"/>
          </w:tcPr>
          <w:p w14:paraId="375615EB" w14:textId="77777777" w:rsidR="002F06E7" w:rsidRPr="00465068" w:rsidRDefault="002F06E7" w:rsidP="00A52B8A">
            <w:pPr>
              <w:pStyle w:val="TABLE-col-heading"/>
              <w:rPr>
                <w:ins w:id="10584" w:author="Charles Gifford" w:date="2017-03-08T11:52:00Z"/>
                <w:lang w:val="en-US"/>
              </w:rPr>
            </w:pPr>
            <w:ins w:id="10585" w:author="Charles Gifford" w:date="2017-03-08T11:52:00Z">
              <w:r w:rsidRPr="00465068">
                <w:rPr>
                  <w:lang w:val="en-US"/>
                </w:rPr>
                <w:t>Description</w:t>
              </w:r>
            </w:ins>
          </w:p>
        </w:tc>
        <w:tc>
          <w:tcPr>
            <w:tcW w:w="1350" w:type="dxa"/>
          </w:tcPr>
          <w:p w14:paraId="7C93B401" w14:textId="77777777" w:rsidR="002F06E7" w:rsidRPr="00465068" w:rsidRDefault="002F06E7" w:rsidP="00A52B8A">
            <w:pPr>
              <w:pStyle w:val="TABLE-col-heading"/>
              <w:rPr>
                <w:ins w:id="10586" w:author="Charles Gifford" w:date="2017-03-08T11:52:00Z"/>
                <w:lang w:val="en-US"/>
              </w:rPr>
            </w:pPr>
            <w:ins w:id="10587" w:author="Charles Gifford" w:date="2017-03-08T11:52:00Z">
              <w:r w:rsidRPr="00465068">
                <w:rPr>
                  <w:lang w:val="en-US"/>
                </w:rPr>
                <w:t>Production examples</w:t>
              </w:r>
            </w:ins>
          </w:p>
        </w:tc>
        <w:tc>
          <w:tcPr>
            <w:tcW w:w="1350" w:type="dxa"/>
          </w:tcPr>
          <w:p w14:paraId="496D902F" w14:textId="77777777" w:rsidR="002F06E7" w:rsidRPr="00465068" w:rsidRDefault="002F06E7" w:rsidP="00A52B8A">
            <w:pPr>
              <w:pStyle w:val="TABLE-col-heading"/>
              <w:rPr>
                <w:ins w:id="10588" w:author="Charles Gifford" w:date="2017-03-08T11:52:00Z"/>
                <w:lang w:val="en-US"/>
              </w:rPr>
            </w:pPr>
            <w:ins w:id="10589" w:author="Charles Gifford" w:date="2017-03-08T11:52:00Z">
              <w:r w:rsidRPr="00465068">
                <w:rPr>
                  <w:lang w:val="en-US"/>
                </w:rPr>
                <w:t>Maintenance examples</w:t>
              </w:r>
            </w:ins>
          </w:p>
        </w:tc>
        <w:tc>
          <w:tcPr>
            <w:tcW w:w="1170" w:type="dxa"/>
          </w:tcPr>
          <w:p w14:paraId="0B4144CD" w14:textId="77777777" w:rsidR="002F06E7" w:rsidRPr="00465068" w:rsidRDefault="002F06E7" w:rsidP="00A52B8A">
            <w:pPr>
              <w:pStyle w:val="TABLE-col-heading"/>
              <w:rPr>
                <w:ins w:id="10590" w:author="Charles Gifford" w:date="2017-03-08T11:52:00Z"/>
                <w:lang w:val="en-US"/>
              </w:rPr>
            </w:pPr>
            <w:ins w:id="10591" w:author="Charles Gifford" w:date="2017-03-08T11:52:00Z">
              <w:r w:rsidRPr="00465068">
                <w:rPr>
                  <w:lang w:val="en-US"/>
                </w:rPr>
                <w:t>Quality examples</w:t>
              </w:r>
            </w:ins>
          </w:p>
        </w:tc>
        <w:tc>
          <w:tcPr>
            <w:tcW w:w="1170" w:type="dxa"/>
          </w:tcPr>
          <w:p w14:paraId="61F92B43" w14:textId="77777777" w:rsidR="002F06E7" w:rsidRPr="00465068" w:rsidRDefault="002F06E7" w:rsidP="00A52B8A">
            <w:pPr>
              <w:pStyle w:val="TABLE-col-heading"/>
              <w:rPr>
                <w:ins w:id="10592" w:author="Charles Gifford" w:date="2017-03-08T11:52:00Z"/>
                <w:lang w:val="en-US"/>
              </w:rPr>
            </w:pPr>
            <w:ins w:id="10593" w:author="Charles Gifford" w:date="2017-03-08T11:52:00Z">
              <w:r w:rsidRPr="00465068">
                <w:rPr>
                  <w:lang w:val="en-US"/>
                </w:rPr>
                <w:t>Inventory examples</w:t>
              </w:r>
            </w:ins>
          </w:p>
        </w:tc>
      </w:tr>
      <w:tr w:rsidR="002F06E7" w:rsidRPr="00465068" w14:paraId="264EA037" w14:textId="77777777" w:rsidTr="00EE01B4">
        <w:trPr>
          <w:cantSplit/>
          <w:ins w:id="10594" w:author="Charles Gifford" w:date="2017-03-08T11:52:00Z"/>
        </w:trPr>
        <w:tc>
          <w:tcPr>
            <w:tcW w:w="1255" w:type="dxa"/>
          </w:tcPr>
          <w:p w14:paraId="4FDA7F28" w14:textId="77777777" w:rsidR="002F06E7" w:rsidRPr="00465068" w:rsidRDefault="002F06E7" w:rsidP="00A52B8A">
            <w:pPr>
              <w:pStyle w:val="TABLE-cell"/>
              <w:rPr>
                <w:ins w:id="10595" w:author="Charles Gifford" w:date="2017-03-08T11:52:00Z"/>
                <w:lang w:val="en-US"/>
              </w:rPr>
            </w:pPr>
            <w:ins w:id="10596" w:author="Charles Gifford" w:date="2017-03-08T11:52:00Z">
              <w:r w:rsidRPr="00465068">
                <w:rPr>
                  <w:lang w:val="en-US"/>
                </w:rPr>
                <w:t>ID</w:t>
              </w:r>
            </w:ins>
          </w:p>
        </w:tc>
        <w:tc>
          <w:tcPr>
            <w:tcW w:w="2790" w:type="dxa"/>
          </w:tcPr>
          <w:p w14:paraId="0C4D01F8" w14:textId="2DA77E85" w:rsidR="002F06E7" w:rsidRPr="00465068" w:rsidRDefault="00915F0D" w:rsidP="00A52B8A">
            <w:pPr>
              <w:pStyle w:val="TABLE-cell"/>
              <w:rPr>
                <w:ins w:id="10597" w:author="Charles Gifford" w:date="2017-03-08T11:52:00Z"/>
                <w:lang w:val="en-US"/>
              </w:rPr>
            </w:pPr>
            <w:ins w:id="10598" w:author="Charles Gifford" w:date="2017-03-08T11:52:00Z">
              <w:r>
                <w:rPr>
                  <w:lang w:val="en-US"/>
                </w:rPr>
                <w:t xml:space="preserve">Identification of </w:t>
              </w:r>
            </w:ins>
            <w:ins w:id="10599" w:author="Charles Gifford" w:date="2017-03-08T14:49:00Z">
              <w:r>
                <w:rPr>
                  <w:lang w:val="en-US"/>
                </w:rPr>
                <w:t xml:space="preserve">the </w:t>
              </w:r>
            </w:ins>
            <w:ins w:id="10600" w:author="Charles Gifford" w:date="2017-03-08T11:52:00Z">
              <w:r w:rsidR="002F06E7" w:rsidRPr="00465068">
                <w:rPr>
                  <w:lang w:val="en-US"/>
                </w:rPr>
                <w:t>associated</w:t>
              </w:r>
            </w:ins>
            <w:ins w:id="10601" w:author="Charles Gifford" w:date="2017-03-08T14:49:00Z">
              <w:r>
                <w:rPr>
                  <w:lang w:val="en-US"/>
                </w:rPr>
                <w:t xml:space="preserve"> instance of</w:t>
              </w:r>
            </w:ins>
            <w:ins w:id="10602" w:author="Charles Gifford" w:date="2017-03-08T11:52:00Z">
              <w:r w:rsidR="002F06E7" w:rsidRPr="00465068">
                <w:rPr>
                  <w:lang w:val="en-US"/>
                </w:rPr>
                <w:t xml:space="preserve"> </w:t>
              </w:r>
              <w:r w:rsidR="002F06E7">
                <w:rPr>
                  <w:i/>
                  <w:lang w:val="en-US"/>
                </w:rPr>
                <w:t>operations record</w:t>
              </w:r>
              <w:r w:rsidR="002F06E7" w:rsidRPr="00465068">
                <w:rPr>
                  <w:lang w:val="en-US"/>
                </w:rPr>
                <w:t xml:space="preserve"> </w:t>
              </w:r>
              <w:r w:rsidR="002F06E7" w:rsidRPr="00465068">
                <w:rPr>
                  <w:i/>
                  <w:lang w:val="en-US"/>
                </w:rPr>
                <w:t>specification</w:t>
              </w:r>
              <w:r w:rsidR="002F06E7" w:rsidRPr="00465068">
                <w:rPr>
                  <w:lang w:val="en-US"/>
                </w:rPr>
                <w:t>.</w:t>
              </w:r>
            </w:ins>
          </w:p>
          <w:p w14:paraId="015131CF" w14:textId="2678FD9C" w:rsidR="002F06E7" w:rsidRPr="00465068" w:rsidRDefault="002F06E7" w:rsidP="00A52B8A">
            <w:pPr>
              <w:pStyle w:val="TABLE-cell"/>
              <w:rPr>
                <w:ins w:id="10603" w:author="Charles Gifford" w:date="2017-03-08T11:52:00Z"/>
                <w:lang w:val="en-US"/>
              </w:rPr>
            </w:pPr>
            <w:ins w:id="10604" w:author="Charles Gifford" w:date="2017-03-08T11:52:00Z">
              <w:r>
                <w:rPr>
                  <w:i/>
                  <w:lang w:val="en-US"/>
                </w:rPr>
                <w:t>Operations record</w:t>
              </w:r>
              <w:r>
                <w:rPr>
                  <w:lang w:val="en-US"/>
                </w:rPr>
                <w:t xml:space="preserve"> derived type instances </w:t>
              </w:r>
              <w:r w:rsidRPr="00465068">
                <w:rPr>
                  <w:lang w:val="en-US"/>
                </w:rPr>
                <w:t xml:space="preserve">include this value with their </w:t>
              </w:r>
              <w:r>
                <w:rPr>
                  <w:i/>
                  <w:lang w:val="en-US"/>
                </w:rPr>
                <w:t xml:space="preserve">operations </w:t>
              </w:r>
              <w:r w:rsidRPr="00465068">
                <w:rPr>
                  <w:i/>
                  <w:lang w:val="en-US"/>
                </w:rPr>
                <w:t>record</w:t>
              </w:r>
            </w:ins>
            <w:ins w:id="10605" w:author="Charles Gifford" w:date="2017-03-08T22:01:00Z">
              <w:r w:rsidR="006C28DA">
                <w:rPr>
                  <w:i/>
                  <w:lang w:val="en-US"/>
                </w:rPr>
                <w:t>(s</w:t>
              </w:r>
              <w:r w:rsidR="00FB644D">
                <w:rPr>
                  <w:i/>
                  <w:lang w:val="en-US"/>
                </w:rPr>
                <w:t>)</w:t>
              </w:r>
            </w:ins>
            <w:ins w:id="10606" w:author="Charles Gifford" w:date="2017-03-08T23:10:00Z">
              <w:r w:rsidR="006C28DA">
                <w:rPr>
                  <w:i/>
                  <w:lang w:val="en-US"/>
                </w:rPr>
                <w:t xml:space="preserve"> </w:t>
              </w:r>
            </w:ins>
            <w:ins w:id="10607" w:author="Charles Gifford" w:date="2017-03-08T11:52:00Z">
              <w:r w:rsidRPr="00465068">
                <w:rPr>
                  <w:lang w:val="en-US"/>
                </w:rPr>
                <w:t xml:space="preserve">to enable </w:t>
              </w:r>
            </w:ins>
            <w:ins w:id="10608" w:author="Charles Gifford" w:date="2017-03-08T14:47:00Z">
              <w:r w:rsidR="00915F0D">
                <w:rPr>
                  <w:lang w:val="en-US"/>
                </w:rPr>
                <w:t xml:space="preserve">specification </w:t>
              </w:r>
            </w:ins>
            <w:ins w:id="10609" w:author="Charles Gifford" w:date="2017-03-08T11:52:00Z">
              <w:r w:rsidRPr="00465068">
                <w:rPr>
                  <w:lang w:val="en-US"/>
                </w:rPr>
                <w:t>/ validation of the message contents.</w:t>
              </w:r>
            </w:ins>
          </w:p>
        </w:tc>
        <w:tc>
          <w:tcPr>
            <w:tcW w:w="1350" w:type="dxa"/>
          </w:tcPr>
          <w:p w14:paraId="22F073D8" w14:textId="77777777" w:rsidR="002F06E7" w:rsidRPr="00465068" w:rsidRDefault="002F06E7" w:rsidP="00A52B8A">
            <w:pPr>
              <w:pStyle w:val="TABLE-cell"/>
              <w:rPr>
                <w:ins w:id="10610" w:author="Charles Gifford" w:date="2017-03-08T11:52:00Z"/>
                <w:lang w:val="en-US"/>
              </w:rPr>
            </w:pPr>
            <w:ins w:id="10611" w:author="Charles Gifford" w:date="2017-03-08T11:52:00Z">
              <w:r w:rsidRPr="00465068">
                <w:rPr>
                  <w:lang w:val="en-US"/>
                </w:rPr>
                <w:t>CR-87</w:t>
              </w:r>
            </w:ins>
          </w:p>
        </w:tc>
        <w:tc>
          <w:tcPr>
            <w:tcW w:w="1350" w:type="dxa"/>
          </w:tcPr>
          <w:p w14:paraId="7D98EE4C" w14:textId="77777777" w:rsidR="002F06E7" w:rsidRPr="007223F3" w:rsidRDefault="002F06E7" w:rsidP="00A52B8A">
            <w:pPr>
              <w:pStyle w:val="TABLE-cell"/>
              <w:rPr>
                <w:ins w:id="10612" w:author="Charles Gifford" w:date="2017-03-08T11:52:00Z"/>
                <w:lang w:val="es-ES"/>
              </w:rPr>
            </w:pPr>
            <w:ins w:id="10613" w:author="Charles Gifford" w:date="2017-03-08T11:52:00Z">
              <w:r w:rsidRPr="007223F3">
                <w:rPr>
                  <w:lang w:val="es-ES"/>
                </w:rPr>
                <w:t>Uuid - 1FCF9DA1-DCC5-4012-BDEF-D76C754F4826</w:t>
              </w:r>
            </w:ins>
          </w:p>
        </w:tc>
        <w:tc>
          <w:tcPr>
            <w:tcW w:w="1170" w:type="dxa"/>
          </w:tcPr>
          <w:p w14:paraId="6EFAD43A" w14:textId="77777777" w:rsidR="002F06E7" w:rsidRPr="00465068" w:rsidRDefault="002F06E7" w:rsidP="00A52B8A">
            <w:pPr>
              <w:pStyle w:val="TABLE-cell"/>
              <w:rPr>
                <w:ins w:id="10614" w:author="Charles Gifford" w:date="2017-03-08T11:52:00Z"/>
                <w:lang w:val="en-US"/>
              </w:rPr>
            </w:pPr>
            <w:ins w:id="10615" w:author="Charles Gifford" w:date="2017-03-08T11:52:00Z">
              <w:r w:rsidRPr="00465068">
                <w:rPr>
                  <w:lang w:val="en-US"/>
                </w:rPr>
                <w:t>2016-03</w:t>
              </w:r>
            </w:ins>
          </w:p>
        </w:tc>
        <w:tc>
          <w:tcPr>
            <w:tcW w:w="1170" w:type="dxa"/>
          </w:tcPr>
          <w:p w14:paraId="27ACABFC" w14:textId="77777777" w:rsidR="002F06E7" w:rsidRPr="00465068" w:rsidRDefault="002F06E7" w:rsidP="00A52B8A">
            <w:pPr>
              <w:pStyle w:val="TABLE-cell"/>
              <w:rPr>
                <w:ins w:id="10616" w:author="Charles Gifford" w:date="2017-03-08T11:52:00Z"/>
                <w:lang w:val="en-US"/>
              </w:rPr>
            </w:pPr>
            <w:ins w:id="10617" w:author="Charles Gifford" w:date="2017-03-08T11:52:00Z">
              <w:r w:rsidRPr="00465068">
                <w:rPr>
                  <w:lang w:val="en-US"/>
                </w:rPr>
                <w:t>AB45</w:t>
              </w:r>
            </w:ins>
          </w:p>
        </w:tc>
      </w:tr>
      <w:tr w:rsidR="002F06E7" w:rsidRPr="00465068" w14:paraId="18023385" w14:textId="77777777" w:rsidTr="00EE01B4">
        <w:trPr>
          <w:cantSplit/>
          <w:trHeight w:val="557"/>
          <w:ins w:id="10618" w:author="Charles Gifford" w:date="2017-03-08T11:52:00Z"/>
        </w:trPr>
        <w:tc>
          <w:tcPr>
            <w:tcW w:w="1255" w:type="dxa"/>
          </w:tcPr>
          <w:p w14:paraId="31652444" w14:textId="77777777" w:rsidR="002F06E7" w:rsidRPr="00465068" w:rsidRDefault="002F06E7" w:rsidP="00A52B8A">
            <w:pPr>
              <w:pStyle w:val="TABLE-cell"/>
              <w:rPr>
                <w:ins w:id="10619" w:author="Charles Gifford" w:date="2017-03-08T11:52:00Z"/>
                <w:lang w:val="en-US"/>
              </w:rPr>
            </w:pPr>
            <w:ins w:id="10620" w:author="Charles Gifford" w:date="2017-03-08T11:52:00Z">
              <w:r w:rsidRPr="00465068">
                <w:rPr>
                  <w:lang w:val="en-US"/>
                </w:rPr>
                <w:t>Description</w:t>
              </w:r>
            </w:ins>
          </w:p>
        </w:tc>
        <w:tc>
          <w:tcPr>
            <w:tcW w:w="2790" w:type="dxa"/>
          </w:tcPr>
          <w:p w14:paraId="102D06B8" w14:textId="77777777" w:rsidR="002F06E7" w:rsidRPr="00465068" w:rsidRDefault="002F06E7" w:rsidP="00A52B8A">
            <w:pPr>
              <w:pStyle w:val="TABLE-cell"/>
              <w:rPr>
                <w:ins w:id="10621" w:author="Charles Gifford" w:date="2017-03-08T11:52:00Z"/>
                <w:lang w:val="en-US"/>
              </w:rPr>
            </w:pPr>
            <w:ins w:id="10622" w:author="Charles Gifford" w:date="2017-03-08T11:52:00Z">
              <w:r w:rsidRPr="00465068">
                <w:rPr>
                  <w:lang w:val="en-US"/>
                </w:rPr>
                <w:t xml:space="preserve">Contains additional information and description of the </w:t>
              </w:r>
              <w:r>
                <w:rPr>
                  <w:i/>
                  <w:lang w:val="en-US"/>
                </w:rPr>
                <w:t>operations</w:t>
              </w:r>
              <w:r w:rsidRPr="00465068">
                <w:rPr>
                  <w:i/>
                  <w:lang w:val="en-US"/>
                </w:rPr>
                <w:t xml:space="preserve"> record specification</w:t>
              </w:r>
              <w:r w:rsidRPr="00465068">
                <w:rPr>
                  <w:lang w:val="en-US"/>
                </w:rPr>
                <w:t>.</w:t>
              </w:r>
            </w:ins>
          </w:p>
        </w:tc>
        <w:tc>
          <w:tcPr>
            <w:tcW w:w="1350" w:type="dxa"/>
          </w:tcPr>
          <w:p w14:paraId="2A67754C" w14:textId="77777777" w:rsidR="002F06E7" w:rsidRPr="00465068" w:rsidRDefault="002F06E7" w:rsidP="00A52B8A">
            <w:pPr>
              <w:pStyle w:val="TABLE-cell"/>
              <w:rPr>
                <w:ins w:id="10623" w:author="Charles Gifford" w:date="2017-03-08T11:52:00Z"/>
                <w:lang w:val="en-US"/>
              </w:rPr>
            </w:pPr>
          </w:p>
        </w:tc>
        <w:tc>
          <w:tcPr>
            <w:tcW w:w="1350" w:type="dxa"/>
          </w:tcPr>
          <w:p w14:paraId="5E0B9DC7" w14:textId="77777777" w:rsidR="002F06E7" w:rsidRPr="00465068" w:rsidRDefault="002F06E7" w:rsidP="00A52B8A">
            <w:pPr>
              <w:pStyle w:val="TABLE-cell"/>
              <w:rPr>
                <w:ins w:id="10624" w:author="Charles Gifford" w:date="2017-03-08T11:52:00Z"/>
                <w:lang w:val="en-US"/>
              </w:rPr>
            </w:pPr>
          </w:p>
        </w:tc>
        <w:tc>
          <w:tcPr>
            <w:tcW w:w="1170" w:type="dxa"/>
          </w:tcPr>
          <w:p w14:paraId="7EB0CBD5" w14:textId="77777777" w:rsidR="002F06E7" w:rsidRPr="00465068" w:rsidRDefault="002F06E7" w:rsidP="00A52B8A">
            <w:pPr>
              <w:pStyle w:val="TABLE-cell"/>
              <w:rPr>
                <w:ins w:id="10625" w:author="Charles Gifford" w:date="2017-03-08T11:52:00Z"/>
                <w:lang w:val="en-US"/>
              </w:rPr>
            </w:pPr>
          </w:p>
        </w:tc>
        <w:tc>
          <w:tcPr>
            <w:tcW w:w="1170" w:type="dxa"/>
          </w:tcPr>
          <w:p w14:paraId="5F88A3D6" w14:textId="77777777" w:rsidR="002F06E7" w:rsidRPr="00465068" w:rsidRDefault="002F06E7" w:rsidP="00A52B8A">
            <w:pPr>
              <w:pStyle w:val="TABLE-cell"/>
              <w:rPr>
                <w:ins w:id="10626" w:author="Charles Gifford" w:date="2017-03-08T11:52:00Z"/>
                <w:lang w:val="en-US"/>
              </w:rPr>
            </w:pPr>
          </w:p>
        </w:tc>
      </w:tr>
      <w:tr w:rsidR="002F06E7" w:rsidRPr="00465068" w14:paraId="6CE332DF" w14:textId="77777777" w:rsidTr="00EE01B4">
        <w:trPr>
          <w:cantSplit/>
          <w:trHeight w:val="1142"/>
          <w:ins w:id="10627" w:author="Charles Gifford" w:date="2017-03-08T11:52:00Z"/>
        </w:trPr>
        <w:tc>
          <w:tcPr>
            <w:tcW w:w="1255" w:type="dxa"/>
          </w:tcPr>
          <w:p w14:paraId="277F2293" w14:textId="0FDC0F6E" w:rsidR="002F06E7" w:rsidRPr="00465068" w:rsidRDefault="00D5139F" w:rsidP="00A52B8A">
            <w:pPr>
              <w:pStyle w:val="TABLE-cell"/>
              <w:rPr>
                <w:ins w:id="10628" w:author="Charles Gifford" w:date="2017-03-08T11:52:00Z"/>
                <w:lang w:val="en-US"/>
              </w:rPr>
            </w:pPr>
            <w:ins w:id="10629" w:author="Charles Gifford" w:date="2017-03-08T20:58:00Z">
              <w:r>
                <w:rPr>
                  <w:lang w:val="en-US"/>
                </w:rPr>
                <w:t xml:space="preserve">Information </w:t>
              </w:r>
            </w:ins>
            <w:ins w:id="10630" w:author="Charles Gifford" w:date="2017-03-08T20:50:00Z">
              <w:r w:rsidR="0055108B">
                <w:rPr>
                  <w:lang w:val="en-US"/>
                </w:rPr>
                <w:t>object</w:t>
              </w:r>
            </w:ins>
            <w:ins w:id="10631" w:author="Charles Gifford" w:date="2017-03-08T20:58:00Z">
              <w:r>
                <w:rPr>
                  <w:lang w:val="en-US"/>
                </w:rPr>
                <w:t xml:space="preserve"> type</w:t>
              </w:r>
            </w:ins>
          </w:p>
        </w:tc>
        <w:tc>
          <w:tcPr>
            <w:tcW w:w="2790" w:type="dxa"/>
          </w:tcPr>
          <w:p w14:paraId="535E3027" w14:textId="750A8D96" w:rsidR="002F06E7" w:rsidRDefault="002747B3" w:rsidP="00A52B8A">
            <w:pPr>
              <w:pStyle w:val="TABLE-cell"/>
              <w:rPr>
                <w:ins w:id="10632" w:author="Charles Gifford" w:date="2017-03-08T20:50:00Z"/>
                <w:lang w:val="en-US"/>
              </w:rPr>
            </w:pPr>
            <w:ins w:id="10633" w:author="Charles Gifford" w:date="2017-03-08T21:09:00Z">
              <w:r>
                <w:rPr>
                  <w:lang w:val="en-US"/>
                </w:rPr>
                <w:t>Permitted set of information objects</w:t>
              </w:r>
            </w:ins>
            <w:ins w:id="10634" w:author="Charles Gifford" w:date="2017-03-08T15:37:00Z">
              <w:r w:rsidR="00383C85">
                <w:rPr>
                  <w:i/>
                  <w:lang w:val="en-US"/>
                </w:rPr>
                <w:t xml:space="preserve"> </w:t>
              </w:r>
            </w:ins>
            <w:ins w:id="10635" w:author="Charles Gifford" w:date="2017-03-08T11:52:00Z">
              <w:r w:rsidR="002F06E7" w:rsidRPr="00465068">
                <w:rPr>
                  <w:lang w:val="en-US"/>
                </w:rPr>
                <w:t xml:space="preserve">allowed in the </w:t>
              </w:r>
              <w:r w:rsidR="002F06E7" w:rsidRPr="00B7766E">
                <w:rPr>
                  <w:i/>
                  <w:lang w:val="en-US"/>
                </w:rPr>
                <w:t>operations</w:t>
              </w:r>
              <w:r w:rsidR="002F06E7">
                <w:rPr>
                  <w:lang w:val="en-US"/>
                </w:rPr>
                <w:t xml:space="preserve"> </w:t>
              </w:r>
              <w:r w:rsidR="002F06E7" w:rsidRPr="00B7766E">
                <w:rPr>
                  <w:i/>
                  <w:lang w:val="en-US"/>
                </w:rPr>
                <w:t>record</w:t>
              </w:r>
              <w:r w:rsidR="002F06E7">
                <w:rPr>
                  <w:i/>
                  <w:lang w:val="en-US"/>
                </w:rPr>
                <w:t xml:space="preserve"> </w:t>
              </w:r>
              <w:r w:rsidR="002F06E7" w:rsidRPr="00465068">
                <w:rPr>
                  <w:lang w:val="en-US"/>
                </w:rPr>
                <w:t>occurrence.</w:t>
              </w:r>
            </w:ins>
          </w:p>
          <w:p w14:paraId="78DBC71D" w14:textId="239B6CEB" w:rsidR="00D5139F" w:rsidRPr="00465068" w:rsidRDefault="002747B3" w:rsidP="00A52B8A">
            <w:pPr>
              <w:pStyle w:val="TABLE-cell"/>
              <w:rPr>
                <w:ins w:id="10636" w:author="Charles Gifford" w:date="2017-03-08T11:52:00Z"/>
                <w:lang w:val="en-US"/>
              </w:rPr>
            </w:pPr>
            <w:ins w:id="10637" w:author="Charles Gifford" w:date="2017-03-08T21:09:00Z">
              <w:r>
                <w:rPr>
                  <w:lang w:val="en-US"/>
                </w:rPr>
                <w:t>NOTE</w:t>
              </w:r>
            </w:ins>
            <w:ins w:id="10638" w:author="Charles Gifford" w:date="2017-03-08T23:12:00Z">
              <w:r w:rsidR="006C28DA">
                <w:rPr>
                  <w:lang w:val="en-US"/>
                </w:rPr>
                <w:t xml:space="preserve"> 1 </w:t>
              </w:r>
            </w:ins>
            <w:ins w:id="10639" w:author="Charles Gifford" w:date="2017-03-08T21:09:00Z">
              <w:r>
                <w:rPr>
                  <w:lang w:val="en-US"/>
                </w:rPr>
                <w:t xml:space="preserve">  </w:t>
              </w:r>
            </w:ins>
            <w:ins w:id="10640" w:author="Charles Gifford" w:date="2017-03-08T20:51:00Z">
              <w:r w:rsidR="00D5139F">
                <w:rPr>
                  <w:lang w:val="en-US"/>
                </w:rPr>
                <w:t xml:space="preserve">An </w:t>
              </w:r>
            </w:ins>
            <w:ins w:id="10641" w:author="Charles Gifford" w:date="2017-03-08T20:50:00Z">
              <w:r w:rsidR="00D5139F" w:rsidRPr="002A70F2">
                <w:rPr>
                  <w:i/>
                  <w:lang w:val="en-US"/>
                </w:rPr>
                <w:t>operations record entry</w:t>
              </w:r>
            </w:ins>
            <w:ins w:id="10642" w:author="Charles Gifford" w:date="2017-03-08T20:51:00Z">
              <w:r w:rsidR="00D5139F">
                <w:rPr>
                  <w:lang w:val="en-US"/>
                </w:rPr>
                <w:t xml:space="preserve"> contains </w:t>
              </w:r>
            </w:ins>
            <w:ins w:id="10643" w:author="Charles Gifford" w:date="2017-03-08T20:53:00Z">
              <w:r w:rsidR="00D5139F">
                <w:rPr>
                  <w:lang w:val="en-US"/>
                </w:rPr>
                <w:t xml:space="preserve">the </w:t>
              </w:r>
            </w:ins>
            <w:ins w:id="10644" w:author="Charles Gifford" w:date="2017-03-08T22:02:00Z">
              <w:r w:rsidR="002A70F2">
                <w:rPr>
                  <w:lang w:val="en-US"/>
                </w:rPr>
                <w:t>attributes</w:t>
              </w:r>
            </w:ins>
            <w:ins w:id="10645" w:author="Charles Gifford" w:date="2017-03-08T20:52:00Z">
              <w:r w:rsidR="00D5139F">
                <w:rPr>
                  <w:lang w:val="en-US"/>
                </w:rPr>
                <w:t xml:space="preserve"> to </w:t>
              </w:r>
            </w:ins>
            <w:ins w:id="10646" w:author="Charles Gifford" w:date="2017-03-08T22:02:00Z">
              <w:r w:rsidR="002A70F2">
                <w:rPr>
                  <w:lang w:val="en-US"/>
                </w:rPr>
                <w:t>the</w:t>
              </w:r>
            </w:ins>
            <w:ins w:id="10647" w:author="Charles Gifford" w:date="2017-03-08T20:51:00Z">
              <w:r w:rsidR="00D5139F">
                <w:rPr>
                  <w:lang w:val="en-US"/>
                </w:rPr>
                <w:t xml:space="preserve"> information object</w:t>
              </w:r>
            </w:ins>
            <w:ins w:id="10648" w:author="Charles Gifford" w:date="2017-03-08T20:53:00Z">
              <w:r w:rsidR="00D5139F">
                <w:rPr>
                  <w:lang w:val="en-US"/>
                </w:rPr>
                <w:t xml:space="preserve"> for operations record</w:t>
              </w:r>
            </w:ins>
            <w:ins w:id="10649" w:author="Charles Gifford" w:date="2017-03-08T20:52:00Z">
              <w:r w:rsidR="00D5139F">
                <w:rPr>
                  <w:lang w:val="en-US"/>
                </w:rPr>
                <w:t>.</w:t>
              </w:r>
            </w:ins>
            <w:ins w:id="10650" w:author="Charles Gifford" w:date="2017-03-08T20:50:00Z">
              <w:r w:rsidR="00D5139F">
                <w:rPr>
                  <w:lang w:val="en-US"/>
                </w:rPr>
                <w:t xml:space="preserve"> </w:t>
              </w:r>
            </w:ins>
          </w:p>
          <w:p w14:paraId="5F6A1E55" w14:textId="14663B71" w:rsidR="002F06E7" w:rsidRPr="00465068" w:rsidRDefault="002747B3" w:rsidP="00A52B8A">
            <w:pPr>
              <w:pStyle w:val="TABLE-cell"/>
              <w:rPr>
                <w:ins w:id="10651" w:author="Charles Gifford" w:date="2017-03-08T11:52:00Z"/>
                <w:lang w:val="en-US"/>
              </w:rPr>
            </w:pPr>
            <w:ins w:id="10652" w:author="Charles Gifford" w:date="2017-03-08T21:09:00Z">
              <w:r>
                <w:rPr>
                  <w:lang w:val="en-US"/>
                </w:rPr>
                <w:t>NOTE</w:t>
              </w:r>
            </w:ins>
            <w:ins w:id="10653" w:author="Charles Gifford" w:date="2017-03-08T23:12:00Z">
              <w:r w:rsidR="006C28DA">
                <w:rPr>
                  <w:lang w:val="en-US"/>
                </w:rPr>
                <w:t xml:space="preserve"> 2  </w:t>
              </w:r>
            </w:ins>
            <w:ins w:id="10654" w:author="Charles Gifford" w:date="2017-03-08T21:09:00Z">
              <w:r>
                <w:rPr>
                  <w:lang w:val="en-US"/>
                </w:rPr>
                <w:t xml:space="preserve"> </w:t>
              </w:r>
            </w:ins>
            <w:ins w:id="10655" w:author="Charles Gifford" w:date="2017-03-08T11:52:00Z">
              <w:r w:rsidR="002F06E7" w:rsidRPr="00465068">
                <w:rPr>
                  <w:lang w:val="en-US"/>
                </w:rPr>
                <w:t>An unconstrained set of values can be represented with the * entry.</w:t>
              </w:r>
            </w:ins>
          </w:p>
        </w:tc>
        <w:tc>
          <w:tcPr>
            <w:tcW w:w="1350" w:type="dxa"/>
          </w:tcPr>
          <w:p w14:paraId="051A9EBD" w14:textId="77777777" w:rsidR="002F06E7" w:rsidRPr="00465068" w:rsidRDefault="002F06E7" w:rsidP="00A52B8A">
            <w:pPr>
              <w:pStyle w:val="TABLE-cell"/>
              <w:rPr>
                <w:ins w:id="10656" w:author="Charles Gifford" w:date="2017-03-08T11:52:00Z"/>
                <w:lang w:val="en-US"/>
              </w:rPr>
            </w:pPr>
            <w:ins w:id="10657" w:author="Charles Gifford" w:date="2017-03-08T11:52:00Z">
              <w:r w:rsidRPr="00465068">
                <w:rPr>
                  <w:lang w:val="en-US"/>
                </w:rPr>
                <w:t>[Equipment, Personnel],</w:t>
              </w:r>
            </w:ins>
          </w:p>
        </w:tc>
        <w:tc>
          <w:tcPr>
            <w:tcW w:w="1350" w:type="dxa"/>
          </w:tcPr>
          <w:p w14:paraId="694875CD" w14:textId="77777777" w:rsidR="002F06E7" w:rsidRPr="00465068" w:rsidRDefault="002F06E7" w:rsidP="00A52B8A">
            <w:pPr>
              <w:pStyle w:val="TABLE-cell"/>
              <w:rPr>
                <w:ins w:id="10658" w:author="Charles Gifford" w:date="2017-03-08T11:52:00Z"/>
                <w:lang w:val="en-US"/>
              </w:rPr>
            </w:pPr>
            <w:ins w:id="10659" w:author="Charles Gifford" w:date="2017-03-08T11:52:00Z">
              <w:r w:rsidRPr="00465068">
                <w:rPr>
                  <w:lang w:val="en-US"/>
                </w:rPr>
                <w:t>[JobList]</w:t>
              </w:r>
            </w:ins>
          </w:p>
        </w:tc>
        <w:tc>
          <w:tcPr>
            <w:tcW w:w="1170" w:type="dxa"/>
          </w:tcPr>
          <w:p w14:paraId="1BDC1BB5" w14:textId="77777777" w:rsidR="002F06E7" w:rsidRPr="00465068" w:rsidRDefault="002F06E7" w:rsidP="00A52B8A">
            <w:pPr>
              <w:pStyle w:val="TABLE-cell"/>
              <w:rPr>
                <w:ins w:id="10660" w:author="Charles Gifford" w:date="2017-03-08T11:52:00Z"/>
                <w:lang w:val="en-US"/>
              </w:rPr>
            </w:pPr>
            <w:ins w:id="10661" w:author="Charles Gifford" w:date="2017-03-08T11:52:00Z">
              <w:r w:rsidRPr="00465068">
                <w:rPr>
                  <w:lang w:val="en-US"/>
                </w:rPr>
                <w:t>[TestSpecfication, Test Results]</w:t>
              </w:r>
            </w:ins>
          </w:p>
        </w:tc>
        <w:tc>
          <w:tcPr>
            <w:tcW w:w="1170" w:type="dxa"/>
          </w:tcPr>
          <w:p w14:paraId="661FA73F" w14:textId="77777777" w:rsidR="002F06E7" w:rsidRPr="00465068" w:rsidRDefault="002F06E7" w:rsidP="00A52B8A">
            <w:pPr>
              <w:pStyle w:val="TABLE-cell"/>
              <w:rPr>
                <w:ins w:id="10662" w:author="Charles Gifford" w:date="2017-03-08T11:52:00Z"/>
                <w:lang w:val="en-US"/>
              </w:rPr>
            </w:pPr>
            <w:ins w:id="10663" w:author="Charles Gifford" w:date="2017-03-08T11:52:00Z">
              <w:r w:rsidRPr="00465068">
                <w:rPr>
                  <w:lang w:val="en-US"/>
                </w:rPr>
                <w:t>[Material Lot, Material Sublot],</w:t>
              </w:r>
            </w:ins>
          </w:p>
          <w:p w14:paraId="67601A70" w14:textId="77777777" w:rsidR="002F06E7" w:rsidRPr="00465068" w:rsidRDefault="002F06E7" w:rsidP="00A52B8A">
            <w:pPr>
              <w:pStyle w:val="TABLE-cell"/>
              <w:rPr>
                <w:ins w:id="10664" w:author="Charles Gifford" w:date="2017-03-08T11:52:00Z"/>
                <w:lang w:val="en-US"/>
              </w:rPr>
            </w:pPr>
          </w:p>
        </w:tc>
      </w:tr>
      <w:tr w:rsidR="002F06E7" w:rsidRPr="00465068" w14:paraId="0906AC10" w14:textId="77777777" w:rsidTr="00EE01B4">
        <w:trPr>
          <w:cantSplit/>
          <w:ins w:id="10665" w:author="Charles Gifford" w:date="2017-03-08T11:52:00Z"/>
        </w:trPr>
        <w:tc>
          <w:tcPr>
            <w:tcW w:w="1255" w:type="dxa"/>
          </w:tcPr>
          <w:p w14:paraId="63237C56" w14:textId="212341E2" w:rsidR="002F06E7" w:rsidRPr="00465068" w:rsidDel="0026543C" w:rsidRDefault="002747B3" w:rsidP="00A52B8A">
            <w:pPr>
              <w:pStyle w:val="TABLE-cell"/>
              <w:rPr>
                <w:ins w:id="10666" w:author="Charles Gifford" w:date="2017-03-08T11:52:00Z"/>
                <w:lang w:val="en-US"/>
              </w:rPr>
            </w:pPr>
            <w:ins w:id="10667" w:author="Charles Gifford" w:date="2017-03-08T21:07:00Z">
              <w:r>
                <w:rPr>
                  <w:lang w:val="en-US"/>
                </w:rPr>
                <w:t>I</w:t>
              </w:r>
            </w:ins>
            <w:ins w:id="10668" w:author="Charles Gifford" w:date="2017-03-08T20:58:00Z">
              <w:r w:rsidR="00D5139F">
                <w:rPr>
                  <w:lang w:val="en-US"/>
                </w:rPr>
                <w:t>nformation object</w:t>
              </w:r>
            </w:ins>
            <w:ins w:id="10669" w:author="Charles Gifford" w:date="2017-03-08T11:52:00Z">
              <w:r w:rsidR="002F06E7">
                <w:rPr>
                  <w:lang w:val="en-US"/>
                </w:rPr>
                <w:t xml:space="preserve"> </w:t>
              </w:r>
            </w:ins>
            <w:ins w:id="10670" w:author="Charles Gifford" w:date="2017-03-08T20:58:00Z">
              <w:r w:rsidR="00D5139F">
                <w:rPr>
                  <w:lang w:val="en-US"/>
                </w:rPr>
                <w:t xml:space="preserve">type </w:t>
              </w:r>
            </w:ins>
            <w:ins w:id="10671" w:author="Charles Gifford" w:date="2017-03-08T11:52:00Z">
              <w:r w:rsidR="002F06E7">
                <w:rPr>
                  <w:lang w:val="en-US"/>
                </w:rPr>
                <w:t>multiplicity</w:t>
              </w:r>
            </w:ins>
          </w:p>
        </w:tc>
        <w:tc>
          <w:tcPr>
            <w:tcW w:w="2790" w:type="dxa"/>
          </w:tcPr>
          <w:p w14:paraId="6365DBA9" w14:textId="7F017834" w:rsidR="002F06E7" w:rsidRPr="00465068" w:rsidRDefault="002F06E7" w:rsidP="00A52B8A">
            <w:pPr>
              <w:pStyle w:val="TABLE-cell"/>
              <w:rPr>
                <w:ins w:id="10672" w:author="Charles Gifford" w:date="2017-03-08T11:52:00Z"/>
                <w:lang w:val="en-US"/>
              </w:rPr>
            </w:pPr>
            <w:ins w:id="10673" w:author="Charles Gifford" w:date="2017-03-08T11:52:00Z">
              <w:r w:rsidRPr="00465068">
                <w:rPr>
                  <w:lang w:val="en-US"/>
                </w:rPr>
                <w:t xml:space="preserve">The range of </w:t>
              </w:r>
            </w:ins>
            <w:ins w:id="10674" w:author="Charles Gifford" w:date="2017-03-08T22:03:00Z">
              <w:r w:rsidR="002A70F2">
                <w:rPr>
                  <w:lang w:val="en-US"/>
                </w:rPr>
                <w:t xml:space="preserve">the information object(s) in </w:t>
              </w:r>
            </w:ins>
            <w:ins w:id="10675" w:author="Charles Gifford" w:date="2017-03-08T11:52:00Z">
              <w:r>
                <w:rPr>
                  <w:i/>
                  <w:lang w:val="en-US"/>
                </w:rPr>
                <w:t>operations record entry</w:t>
              </w:r>
              <w:r w:rsidR="00915F0D">
                <w:rPr>
                  <w:lang w:val="en-US"/>
                </w:rPr>
                <w:t xml:space="preserve"> allowed</w:t>
              </w:r>
            </w:ins>
            <w:ins w:id="10676" w:author="Charles Gifford" w:date="2017-03-08T14:52:00Z">
              <w:r w:rsidR="00915F0D">
                <w:rPr>
                  <w:lang w:val="en-US"/>
                </w:rPr>
                <w:t xml:space="preserve"> </w:t>
              </w:r>
            </w:ins>
            <w:ins w:id="10677" w:author="Charles Gifford" w:date="2017-03-08T11:52:00Z">
              <w:r w:rsidRPr="00465068">
                <w:rPr>
                  <w:lang w:val="en-US"/>
                </w:rPr>
                <w:t xml:space="preserve">in the </w:t>
              </w:r>
              <w:r>
                <w:rPr>
                  <w:i/>
                  <w:lang w:val="en-US"/>
                </w:rPr>
                <w:t>operations record</w:t>
              </w:r>
              <w:r w:rsidRPr="00465068">
                <w:rPr>
                  <w:lang w:val="en-US"/>
                </w:rPr>
                <w:t xml:space="preserve"> occurrence.</w:t>
              </w:r>
            </w:ins>
          </w:p>
          <w:p w14:paraId="55A8DC3A" w14:textId="488ACA7E" w:rsidR="002F06E7" w:rsidRPr="00465068" w:rsidRDefault="002A70F2" w:rsidP="00A52B8A">
            <w:pPr>
              <w:pStyle w:val="TABLE-cell"/>
              <w:rPr>
                <w:ins w:id="10678" w:author="Charles Gifford" w:date="2017-03-08T11:52:00Z"/>
                <w:lang w:val="en-US"/>
              </w:rPr>
            </w:pPr>
            <w:ins w:id="10679" w:author="Charles Gifford" w:date="2017-03-08T22:04:00Z">
              <w:r>
                <w:rPr>
                  <w:lang w:val="en-US"/>
                </w:rPr>
                <w:t>NOTE</w:t>
              </w:r>
            </w:ins>
            <w:ins w:id="10680" w:author="Charles Gifford" w:date="2017-03-08T23:16:00Z">
              <w:r w:rsidR="00495D74">
                <w:rPr>
                  <w:lang w:val="en-US"/>
                </w:rPr>
                <w:t xml:space="preserve"> 1 </w:t>
              </w:r>
            </w:ins>
            <w:ins w:id="10681" w:author="Charles Gifford" w:date="2017-03-08T22:04:00Z">
              <w:r>
                <w:rPr>
                  <w:lang w:val="en-US"/>
                </w:rPr>
                <w:t xml:space="preserve">  </w:t>
              </w:r>
            </w:ins>
            <w:ins w:id="10682" w:author="Charles Gifford" w:date="2017-03-08T11:52:00Z">
              <w:r w:rsidR="002F06E7" w:rsidRPr="00465068">
                <w:rPr>
                  <w:lang w:val="en-US"/>
                </w:rPr>
                <w:t xml:space="preserve">If </w:t>
              </w:r>
              <w:r w:rsidR="002F06E7">
                <w:rPr>
                  <w:lang w:val="en-US"/>
                </w:rPr>
                <w:t xml:space="preserve">no limit is explicitly </w:t>
              </w:r>
              <w:r w:rsidR="002F06E7" w:rsidRPr="00465068">
                <w:rPr>
                  <w:lang w:val="en-US"/>
                </w:rPr>
                <w:t>specified, the unbounded keyword is specified.</w:t>
              </w:r>
            </w:ins>
          </w:p>
          <w:p w14:paraId="4A15843F" w14:textId="34FDE551" w:rsidR="002F06E7" w:rsidRPr="00465068" w:rsidRDefault="002A70F2" w:rsidP="00A52B8A">
            <w:pPr>
              <w:pStyle w:val="TABLE-cell"/>
              <w:rPr>
                <w:ins w:id="10683" w:author="Charles Gifford" w:date="2017-03-08T11:52:00Z"/>
                <w:lang w:val="en-US"/>
              </w:rPr>
            </w:pPr>
            <w:ins w:id="10684" w:author="Charles Gifford" w:date="2017-03-08T22:04:00Z">
              <w:r>
                <w:rPr>
                  <w:lang w:val="en-US"/>
                </w:rPr>
                <w:t>NOTE</w:t>
              </w:r>
            </w:ins>
            <w:ins w:id="10685" w:author="Charles Gifford" w:date="2017-03-08T23:16:00Z">
              <w:r w:rsidR="00495D74">
                <w:rPr>
                  <w:lang w:val="en-US"/>
                </w:rPr>
                <w:t xml:space="preserve"> 2</w:t>
              </w:r>
            </w:ins>
            <w:ins w:id="10686" w:author="Charles Gifford" w:date="2017-03-08T22:04:00Z">
              <w:r>
                <w:rPr>
                  <w:lang w:val="en-US"/>
                </w:rPr>
                <w:t xml:space="preserve"> </w:t>
              </w:r>
            </w:ins>
            <w:ins w:id="10687" w:author="Charles Gifford" w:date="2017-03-08T23:18:00Z">
              <w:r w:rsidR="00495D74">
                <w:rPr>
                  <w:lang w:val="en-US"/>
                </w:rPr>
                <w:t xml:space="preserve"> </w:t>
              </w:r>
            </w:ins>
            <w:ins w:id="10688" w:author="Charles Gifford" w:date="2017-03-08T22:04:00Z">
              <w:r>
                <w:rPr>
                  <w:lang w:val="en-US"/>
                </w:rPr>
                <w:t xml:space="preserve"> </w:t>
              </w:r>
            </w:ins>
            <w:ins w:id="10689" w:author="Charles Gifford" w:date="2017-03-08T11:52:00Z">
              <w:r w:rsidR="002F06E7" w:rsidRPr="00465068">
                <w:rPr>
                  <w:lang w:val="en-US"/>
                </w:rPr>
                <w:t xml:space="preserve">If no </w:t>
              </w:r>
              <w:r w:rsidR="002F06E7">
                <w:rPr>
                  <w:i/>
                  <w:lang w:val="en-US"/>
                </w:rPr>
                <w:t>multiplicity</w:t>
              </w:r>
              <w:r w:rsidR="002F06E7" w:rsidRPr="00465068">
                <w:rPr>
                  <w:lang w:val="en-US"/>
                </w:rPr>
                <w:t xml:space="preserve"> entry is specified, this is equivalent to no constraint, i.e.: {Min: 0, Max: Unbounded}</w:t>
              </w:r>
            </w:ins>
          </w:p>
        </w:tc>
        <w:tc>
          <w:tcPr>
            <w:tcW w:w="1350" w:type="dxa"/>
          </w:tcPr>
          <w:p w14:paraId="367F434C" w14:textId="77777777" w:rsidR="002F06E7" w:rsidRPr="00465068" w:rsidRDefault="002F06E7" w:rsidP="00A52B8A">
            <w:pPr>
              <w:pStyle w:val="TABLE-cell"/>
              <w:rPr>
                <w:ins w:id="10690" w:author="Charles Gifford" w:date="2017-03-08T11:52:00Z"/>
                <w:lang w:val="en-US"/>
              </w:rPr>
            </w:pPr>
            <w:ins w:id="10691" w:author="Charles Gifford" w:date="2017-03-08T11:52:00Z">
              <w:r w:rsidRPr="00465068">
                <w:rPr>
                  <w:lang w:val="en-US"/>
                </w:rPr>
                <w:t>{Min: 1, Max: 1}</w:t>
              </w:r>
            </w:ins>
          </w:p>
        </w:tc>
        <w:tc>
          <w:tcPr>
            <w:tcW w:w="1350" w:type="dxa"/>
          </w:tcPr>
          <w:p w14:paraId="4B458F5A" w14:textId="77777777" w:rsidR="002F06E7" w:rsidRPr="00465068" w:rsidRDefault="002F06E7" w:rsidP="00A52B8A">
            <w:pPr>
              <w:pStyle w:val="TABLE-cell"/>
              <w:rPr>
                <w:ins w:id="10692" w:author="Charles Gifford" w:date="2017-03-08T11:52:00Z"/>
                <w:lang w:val="en-US"/>
              </w:rPr>
            </w:pPr>
            <w:ins w:id="10693" w:author="Charles Gifford" w:date="2017-03-08T11:52:00Z">
              <w:r w:rsidRPr="00465068">
                <w:rPr>
                  <w:lang w:val="en-US"/>
                </w:rPr>
                <w:t>{Min:0, Max: 1}</w:t>
              </w:r>
            </w:ins>
          </w:p>
        </w:tc>
        <w:tc>
          <w:tcPr>
            <w:tcW w:w="1170" w:type="dxa"/>
          </w:tcPr>
          <w:p w14:paraId="46995A3E" w14:textId="77777777" w:rsidR="002F06E7" w:rsidRPr="00465068" w:rsidRDefault="002F06E7" w:rsidP="00A52B8A">
            <w:pPr>
              <w:pStyle w:val="TABLE-cell"/>
              <w:rPr>
                <w:ins w:id="10694" w:author="Charles Gifford" w:date="2017-03-08T11:52:00Z"/>
                <w:lang w:val="en-US"/>
              </w:rPr>
            </w:pPr>
            <w:ins w:id="10695" w:author="Charles Gifford" w:date="2017-03-08T11:52:00Z">
              <w:r>
                <w:rPr>
                  <w:lang w:val="en-US"/>
                </w:rPr>
                <w:t>{Min:0, Max: 10</w:t>
              </w:r>
              <w:r w:rsidRPr="00465068">
                <w:rPr>
                  <w:lang w:val="en-US"/>
                </w:rPr>
                <w:t>}</w:t>
              </w:r>
            </w:ins>
          </w:p>
        </w:tc>
        <w:tc>
          <w:tcPr>
            <w:tcW w:w="1170" w:type="dxa"/>
          </w:tcPr>
          <w:p w14:paraId="0427E19B" w14:textId="77777777" w:rsidR="002F06E7" w:rsidRPr="00465068" w:rsidRDefault="002F06E7" w:rsidP="00A52B8A">
            <w:pPr>
              <w:pStyle w:val="TABLE-cell"/>
              <w:rPr>
                <w:ins w:id="10696" w:author="Charles Gifford" w:date="2017-03-08T11:52:00Z"/>
                <w:lang w:val="en-US"/>
              </w:rPr>
            </w:pPr>
            <w:ins w:id="10697" w:author="Charles Gifford" w:date="2017-03-08T11:52:00Z">
              <w:r>
                <w:rPr>
                  <w:lang w:val="en-US"/>
                </w:rPr>
                <w:t xml:space="preserve">{Min:1, </w:t>
              </w:r>
              <w:r w:rsidRPr="00465068">
                <w:rPr>
                  <w:lang w:val="en-US"/>
                </w:rPr>
                <w:t>Max: Unbounded}</w:t>
              </w:r>
            </w:ins>
          </w:p>
        </w:tc>
      </w:tr>
      <w:tr w:rsidR="002F06E7" w:rsidRPr="00465068" w14:paraId="6F01C14F" w14:textId="77777777" w:rsidTr="00EE01B4">
        <w:trPr>
          <w:cantSplit/>
          <w:ins w:id="10698" w:author="Charles Gifford" w:date="2017-03-08T11:52:00Z"/>
        </w:trPr>
        <w:tc>
          <w:tcPr>
            <w:tcW w:w="1255" w:type="dxa"/>
          </w:tcPr>
          <w:p w14:paraId="6003907E" w14:textId="57CD4CA9" w:rsidR="002F06E7" w:rsidRPr="00465068" w:rsidRDefault="00555AC1" w:rsidP="00A52B8A">
            <w:pPr>
              <w:pStyle w:val="TABLE-cell"/>
              <w:rPr>
                <w:ins w:id="10699" w:author="Charles Gifford" w:date="2017-03-08T11:52:00Z"/>
                <w:lang w:val="en-US"/>
              </w:rPr>
            </w:pPr>
            <w:ins w:id="10700" w:author="Charles Gifford" w:date="2017-03-08T14:25:00Z">
              <w:r>
                <w:rPr>
                  <w:lang w:val="en-US"/>
                </w:rPr>
                <w:t>A</w:t>
              </w:r>
            </w:ins>
            <w:ins w:id="10701" w:author="Charles Gifford" w:date="2017-03-08T11:52:00Z">
              <w:r w:rsidR="002F06E7" w:rsidRPr="00465068">
                <w:rPr>
                  <w:lang w:val="en-US"/>
                </w:rPr>
                <w:t>ction</w:t>
              </w:r>
            </w:ins>
          </w:p>
        </w:tc>
        <w:tc>
          <w:tcPr>
            <w:tcW w:w="2790" w:type="dxa"/>
          </w:tcPr>
          <w:p w14:paraId="03CB11D6" w14:textId="6096ABFF" w:rsidR="002F06E7" w:rsidRPr="00465068" w:rsidRDefault="002F06E7" w:rsidP="00A52B8A">
            <w:pPr>
              <w:pStyle w:val="TABLE-cell"/>
              <w:rPr>
                <w:ins w:id="10702" w:author="Charles Gifford" w:date="2017-03-08T11:52:00Z"/>
                <w:lang w:val="en-US"/>
              </w:rPr>
            </w:pPr>
            <w:ins w:id="10703" w:author="Charles Gifford" w:date="2017-03-08T11:52:00Z">
              <w:r w:rsidRPr="00465068">
                <w:rPr>
                  <w:lang w:val="en-US"/>
                </w:rPr>
                <w:t>The permitted set of</w:t>
              </w:r>
              <w:r w:rsidR="00734514">
                <w:rPr>
                  <w:lang w:val="en-US"/>
                </w:rPr>
                <w:t xml:space="preserve"> </w:t>
              </w:r>
              <w:r w:rsidRPr="00734514">
                <w:rPr>
                  <w:i/>
                  <w:lang w:val="en-US"/>
                </w:rPr>
                <w:t>actions</w:t>
              </w:r>
              <w:r w:rsidRPr="00734514">
                <w:rPr>
                  <w:lang w:val="en-US"/>
                </w:rPr>
                <w:t xml:space="preserve"> </w:t>
              </w:r>
              <w:r w:rsidRPr="00465068">
                <w:rPr>
                  <w:lang w:val="en-US"/>
                </w:rPr>
                <w:t xml:space="preserve">applied to the </w:t>
              </w:r>
              <w:r>
                <w:rPr>
                  <w:i/>
                  <w:lang w:val="en-US"/>
                </w:rPr>
                <w:t>operations record entry</w:t>
              </w:r>
              <w:r w:rsidRPr="00465068">
                <w:rPr>
                  <w:lang w:val="en-US"/>
                </w:rPr>
                <w:t xml:space="preserve"> </w:t>
              </w:r>
            </w:ins>
            <w:ins w:id="10704" w:author="Charles Gifford" w:date="2017-03-08T14:26:00Z">
              <w:r w:rsidR="00734514" w:rsidRPr="00495D74">
                <w:rPr>
                  <w:i/>
                  <w:lang w:val="en-US"/>
                </w:rPr>
                <w:t>object</w:t>
              </w:r>
            </w:ins>
            <w:ins w:id="10705" w:author="Charles Gifford" w:date="2017-03-08T22:05:00Z">
              <w:r w:rsidR="002A70F2">
                <w:rPr>
                  <w:lang w:val="en-US"/>
                </w:rPr>
                <w:t xml:space="preserve"> in</w:t>
              </w:r>
            </w:ins>
            <w:ins w:id="10706" w:author="Charles Gifford" w:date="2017-03-08T11:52:00Z">
              <w:r w:rsidRPr="00465068">
                <w:rPr>
                  <w:lang w:val="en-US"/>
                </w:rPr>
                <w:t xml:space="preserve"> the </w:t>
              </w:r>
              <w:r>
                <w:rPr>
                  <w:i/>
                  <w:lang w:val="en-US"/>
                </w:rPr>
                <w:t>operations record</w:t>
              </w:r>
              <w:r w:rsidRPr="00465068">
                <w:rPr>
                  <w:lang w:val="en-US"/>
                </w:rPr>
                <w:t xml:space="preserve"> </w:t>
              </w:r>
            </w:ins>
            <w:ins w:id="10707" w:author="Charles Gifford" w:date="2017-03-08T22:06:00Z">
              <w:r w:rsidR="002A70F2">
                <w:rPr>
                  <w:lang w:val="en-US"/>
                </w:rPr>
                <w:t xml:space="preserve">by the </w:t>
              </w:r>
            </w:ins>
            <w:ins w:id="10708" w:author="Charles Gifford" w:date="2017-03-08T11:52:00Z">
              <w:r w:rsidRPr="00465068">
                <w:rPr>
                  <w:lang w:val="en-US"/>
                </w:rPr>
                <w:t>publisher.</w:t>
              </w:r>
            </w:ins>
          </w:p>
          <w:p w14:paraId="2077ECFA" w14:textId="0B1098E8" w:rsidR="002F06E7" w:rsidRPr="00465068" w:rsidRDefault="002F06E7" w:rsidP="00A52B8A">
            <w:pPr>
              <w:pStyle w:val="TABLE-cell"/>
              <w:rPr>
                <w:ins w:id="10709" w:author="Charles Gifford" w:date="2017-03-08T11:52:00Z"/>
                <w:lang w:val="en-US"/>
              </w:rPr>
            </w:pPr>
            <w:ins w:id="10710" w:author="Charles Gifford" w:date="2017-03-08T11:52:00Z">
              <w:r w:rsidRPr="00465068">
                <w:rPr>
                  <w:lang w:val="en-US"/>
                </w:rPr>
                <w:t xml:space="preserve">Defined values for </w:t>
              </w:r>
              <w:r w:rsidRPr="004B2B73">
                <w:rPr>
                  <w:i/>
                  <w:lang w:val="en-US"/>
                </w:rPr>
                <w:t>action</w:t>
              </w:r>
              <w:r>
                <w:rPr>
                  <w:lang w:val="en-US"/>
                </w:rPr>
                <w:t xml:space="preserve"> are</w:t>
              </w:r>
            </w:ins>
          </w:p>
          <w:p w14:paraId="33CAE912" w14:textId="77777777" w:rsidR="002F06E7" w:rsidRPr="00B7766E" w:rsidRDefault="002F06E7" w:rsidP="00A52B8A">
            <w:pPr>
              <w:pStyle w:val="TABLE-cell"/>
              <w:rPr>
                <w:ins w:id="10711" w:author="Charles Gifford" w:date="2017-03-08T11:52:00Z"/>
                <w:i/>
                <w:lang w:val="en-US"/>
              </w:rPr>
            </w:pPr>
            <w:ins w:id="10712" w:author="Charles Gifford" w:date="2017-03-08T11:52:00Z">
              <w:r>
                <w:rPr>
                  <w:i/>
                  <w:lang w:val="en-US"/>
                </w:rPr>
                <w:t>A</w:t>
              </w:r>
              <w:r w:rsidRPr="00B7766E">
                <w:rPr>
                  <w:i/>
                  <w:lang w:val="en-US"/>
                </w:rPr>
                <w:t>dded, changed, deleted, observed</w:t>
              </w:r>
            </w:ins>
          </w:p>
          <w:p w14:paraId="0A5C1E80" w14:textId="4F35E3AE" w:rsidR="002F06E7" w:rsidRPr="00465068" w:rsidRDefault="002A70F2" w:rsidP="00A52B8A">
            <w:pPr>
              <w:pStyle w:val="TABLE-cell"/>
              <w:rPr>
                <w:ins w:id="10713" w:author="Charles Gifford" w:date="2017-03-08T11:52:00Z"/>
                <w:lang w:val="en-US"/>
              </w:rPr>
            </w:pPr>
            <w:ins w:id="10714" w:author="Charles Gifford" w:date="2017-03-08T22:06:00Z">
              <w:r>
                <w:rPr>
                  <w:lang w:val="en-US"/>
                </w:rPr>
                <w:t>NOTE</w:t>
              </w:r>
            </w:ins>
            <w:ins w:id="10715" w:author="Charles Gifford" w:date="2017-03-08T23:16:00Z">
              <w:r w:rsidR="00495D74">
                <w:rPr>
                  <w:lang w:val="en-US"/>
                </w:rPr>
                <w:t xml:space="preserve"> </w:t>
              </w:r>
            </w:ins>
            <w:ins w:id="10716" w:author="Charles Gifford" w:date="2017-03-08T22:06:00Z">
              <w:r>
                <w:rPr>
                  <w:lang w:val="en-US"/>
                </w:rPr>
                <w:t xml:space="preserve">  </w:t>
              </w:r>
            </w:ins>
            <w:ins w:id="10717" w:author="Charles Gifford" w:date="2017-03-08T11:52:00Z">
              <w:r w:rsidR="002F06E7" w:rsidRPr="00465068">
                <w:rPr>
                  <w:lang w:val="en-US"/>
                </w:rPr>
                <w:t xml:space="preserve">If no </w:t>
              </w:r>
              <w:r w:rsidR="002F06E7" w:rsidRPr="00465068">
                <w:rPr>
                  <w:i/>
                  <w:lang w:val="en-US"/>
                </w:rPr>
                <w:t>action</w:t>
              </w:r>
              <w:r w:rsidR="002F06E7" w:rsidRPr="00465068">
                <w:rPr>
                  <w:lang w:val="en-US"/>
                </w:rPr>
                <w:t xml:space="preserve"> is specified, this is equivalent to all </w:t>
              </w:r>
              <w:r w:rsidR="002F06E7" w:rsidRPr="00465068">
                <w:rPr>
                  <w:i/>
                  <w:lang w:val="en-US"/>
                </w:rPr>
                <w:t xml:space="preserve">actions </w:t>
              </w:r>
              <w:r w:rsidR="002F06E7" w:rsidRPr="00465068">
                <w:rPr>
                  <w:lang w:val="en-US"/>
                </w:rPr>
                <w:t>being allowed.</w:t>
              </w:r>
            </w:ins>
          </w:p>
        </w:tc>
        <w:tc>
          <w:tcPr>
            <w:tcW w:w="1350" w:type="dxa"/>
          </w:tcPr>
          <w:p w14:paraId="0B0AC881" w14:textId="7885F73E" w:rsidR="002F06E7" w:rsidRPr="00465068" w:rsidRDefault="002747B3" w:rsidP="00A52B8A">
            <w:pPr>
              <w:pStyle w:val="TABLE-cell"/>
              <w:rPr>
                <w:ins w:id="10718" w:author="Charles Gifford" w:date="2017-03-08T11:52:00Z"/>
                <w:lang w:val="en-US"/>
              </w:rPr>
            </w:pPr>
            <w:ins w:id="10719" w:author="Charles Gifford" w:date="2017-03-08T21:07:00Z">
              <w:r>
                <w:rPr>
                  <w:lang w:val="en-US"/>
                </w:rPr>
                <w:t>[</w:t>
              </w:r>
            </w:ins>
            <w:ins w:id="10720" w:author="Charles Gifford" w:date="2017-03-08T11:52:00Z">
              <w:r w:rsidR="002F06E7" w:rsidRPr="00465068">
                <w:rPr>
                  <w:lang w:val="en-US"/>
                </w:rPr>
                <w:t>Added</w:t>
              </w:r>
              <w:r w:rsidR="002F06E7">
                <w:rPr>
                  <w:lang w:val="en-US"/>
                </w:rPr>
                <w:t xml:space="preserve">, Deleted, </w:t>
              </w:r>
              <w:r w:rsidR="002F06E7" w:rsidRPr="00465068">
                <w:rPr>
                  <w:lang w:val="en-US"/>
                </w:rPr>
                <w:t>Changed</w:t>
              </w:r>
              <w:r w:rsidR="002F06E7">
                <w:rPr>
                  <w:lang w:val="en-US"/>
                </w:rPr>
                <w:t>, Observed</w:t>
              </w:r>
            </w:ins>
            <w:ins w:id="10721" w:author="Charles Gifford" w:date="2017-03-08T21:07:00Z">
              <w:r>
                <w:rPr>
                  <w:lang w:val="en-US"/>
                </w:rPr>
                <w:t>]</w:t>
              </w:r>
            </w:ins>
          </w:p>
          <w:p w14:paraId="37BAB296" w14:textId="77777777" w:rsidR="002F06E7" w:rsidRPr="00465068" w:rsidRDefault="002F06E7" w:rsidP="00A52B8A">
            <w:pPr>
              <w:pStyle w:val="TABLE-cell"/>
              <w:rPr>
                <w:ins w:id="10722" w:author="Charles Gifford" w:date="2017-03-08T11:52:00Z"/>
                <w:lang w:val="en-US"/>
              </w:rPr>
            </w:pPr>
          </w:p>
          <w:p w14:paraId="10620767" w14:textId="77777777" w:rsidR="002F06E7" w:rsidRPr="00465068" w:rsidRDefault="002F06E7" w:rsidP="00A52B8A">
            <w:pPr>
              <w:pStyle w:val="TABLE-cell"/>
              <w:rPr>
                <w:ins w:id="10723" w:author="Charles Gifford" w:date="2017-03-08T11:52:00Z"/>
                <w:lang w:val="en-US"/>
              </w:rPr>
            </w:pPr>
          </w:p>
        </w:tc>
        <w:tc>
          <w:tcPr>
            <w:tcW w:w="1350" w:type="dxa"/>
          </w:tcPr>
          <w:p w14:paraId="1BC2A4E8" w14:textId="016A472B" w:rsidR="002F06E7" w:rsidRPr="00465068" w:rsidRDefault="002747B3" w:rsidP="00A52B8A">
            <w:pPr>
              <w:pStyle w:val="TABLE-cell"/>
              <w:rPr>
                <w:ins w:id="10724" w:author="Charles Gifford" w:date="2017-03-08T11:52:00Z"/>
                <w:lang w:val="en-US"/>
              </w:rPr>
            </w:pPr>
            <w:ins w:id="10725" w:author="Charles Gifford" w:date="2017-03-08T21:07:00Z">
              <w:r>
                <w:rPr>
                  <w:lang w:val="en-US"/>
                </w:rPr>
                <w:t>[</w:t>
              </w:r>
            </w:ins>
            <w:ins w:id="10726" w:author="Charles Gifford" w:date="2017-03-08T11:52:00Z">
              <w:r w:rsidR="002F06E7" w:rsidRPr="00465068">
                <w:rPr>
                  <w:lang w:val="en-US"/>
                </w:rPr>
                <w:t>Changed</w:t>
              </w:r>
            </w:ins>
            <w:ins w:id="10727" w:author="Charles Gifford" w:date="2017-03-08T21:07:00Z">
              <w:r>
                <w:rPr>
                  <w:lang w:val="en-US"/>
                </w:rPr>
                <w:t>]</w:t>
              </w:r>
            </w:ins>
          </w:p>
        </w:tc>
        <w:tc>
          <w:tcPr>
            <w:tcW w:w="1170" w:type="dxa"/>
          </w:tcPr>
          <w:p w14:paraId="153D0B63" w14:textId="15DFCD0E" w:rsidR="002F06E7" w:rsidRPr="00465068" w:rsidRDefault="002747B3" w:rsidP="00A52B8A">
            <w:pPr>
              <w:pStyle w:val="TABLE-cell"/>
              <w:rPr>
                <w:ins w:id="10728" w:author="Charles Gifford" w:date="2017-03-08T11:52:00Z"/>
                <w:lang w:val="en-US"/>
              </w:rPr>
            </w:pPr>
            <w:ins w:id="10729" w:author="Charles Gifford" w:date="2017-03-08T21:08:00Z">
              <w:r>
                <w:rPr>
                  <w:lang w:val="en-US"/>
                </w:rPr>
                <w:t>[</w:t>
              </w:r>
            </w:ins>
            <w:ins w:id="10730" w:author="Charles Gifford" w:date="2017-03-08T11:52:00Z">
              <w:r w:rsidR="002F06E7" w:rsidRPr="00465068">
                <w:rPr>
                  <w:lang w:val="en-US"/>
                </w:rPr>
                <w:t>Added, Deleted, Changed</w:t>
              </w:r>
            </w:ins>
            <w:ins w:id="10731" w:author="Charles Gifford" w:date="2017-03-08T21:08:00Z">
              <w:r>
                <w:rPr>
                  <w:lang w:val="en-US"/>
                </w:rPr>
                <w:t>]</w:t>
              </w:r>
            </w:ins>
          </w:p>
          <w:p w14:paraId="61EA83CB" w14:textId="77777777" w:rsidR="002F06E7" w:rsidRPr="00465068" w:rsidRDefault="002F06E7" w:rsidP="00A52B8A">
            <w:pPr>
              <w:pStyle w:val="TABLE-cell"/>
              <w:rPr>
                <w:ins w:id="10732" w:author="Charles Gifford" w:date="2017-03-08T11:52:00Z"/>
                <w:lang w:val="en-US"/>
              </w:rPr>
            </w:pPr>
          </w:p>
        </w:tc>
        <w:tc>
          <w:tcPr>
            <w:tcW w:w="1170" w:type="dxa"/>
          </w:tcPr>
          <w:p w14:paraId="7CCEF0BD" w14:textId="1A9E2856" w:rsidR="002F06E7" w:rsidRPr="00465068" w:rsidRDefault="002F06E7" w:rsidP="00A52B8A">
            <w:pPr>
              <w:pStyle w:val="TABLE-cell"/>
              <w:rPr>
                <w:ins w:id="10733" w:author="Charles Gifford" w:date="2017-03-08T11:52:00Z"/>
                <w:lang w:val="en-US"/>
              </w:rPr>
            </w:pPr>
            <w:ins w:id="10734" w:author="Charles Gifford" w:date="2017-03-08T11:52:00Z">
              <w:r w:rsidRPr="00465068" w:rsidDel="003A303D">
                <w:rPr>
                  <w:lang w:val="en-US"/>
                </w:rPr>
                <w:t xml:space="preserve"> </w:t>
              </w:r>
            </w:ins>
            <w:ins w:id="10735" w:author="Charles Gifford" w:date="2017-03-08T21:08:00Z">
              <w:r w:rsidR="002747B3">
                <w:rPr>
                  <w:lang w:val="en-US"/>
                </w:rPr>
                <w:t>[</w:t>
              </w:r>
            </w:ins>
            <w:ins w:id="10736" w:author="Charles Gifford" w:date="2017-03-08T11:52:00Z">
              <w:r w:rsidRPr="00465068">
                <w:rPr>
                  <w:lang w:val="en-US"/>
                </w:rPr>
                <w:t>Added</w:t>
              </w:r>
            </w:ins>
            <w:ins w:id="10737" w:author="Charles Gifford" w:date="2017-03-08T21:08:00Z">
              <w:r w:rsidR="002747B3">
                <w:rPr>
                  <w:lang w:val="en-US"/>
                </w:rPr>
                <w:t>]</w:t>
              </w:r>
            </w:ins>
          </w:p>
          <w:p w14:paraId="29F67561" w14:textId="77777777" w:rsidR="002F06E7" w:rsidRPr="00465068" w:rsidRDefault="002F06E7" w:rsidP="00A52B8A">
            <w:pPr>
              <w:pStyle w:val="TABLE-cell"/>
              <w:rPr>
                <w:ins w:id="10738" w:author="Charles Gifford" w:date="2017-03-08T11:52:00Z"/>
                <w:lang w:val="en-US"/>
              </w:rPr>
            </w:pPr>
          </w:p>
        </w:tc>
      </w:tr>
      <w:tr w:rsidR="002F06E7" w:rsidRPr="00465068" w14:paraId="6FB306EF" w14:textId="77777777" w:rsidTr="00EE01B4">
        <w:trPr>
          <w:cantSplit/>
          <w:ins w:id="10739" w:author="Charles Gifford" w:date="2017-03-08T11:52:00Z"/>
        </w:trPr>
        <w:tc>
          <w:tcPr>
            <w:tcW w:w="1255" w:type="dxa"/>
          </w:tcPr>
          <w:p w14:paraId="3161E0F2" w14:textId="77777777" w:rsidR="002F06E7" w:rsidRPr="00465068" w:rsidRDefault="002F06E7" w:rsidP="00A52B8A">
            <w:pPr>
              <w:pStyle w:val="TABLE-cell"/>
              <w:rPr>
                <w:ins w:id="10740" w:author="Charles Gifford" w:date="2017-03-08T11:52:00Z"/>
                <w:lang w:val="en-US"/>
              </w:rPr>
            </w:pPr>
            <w:ins w:id="10741" w:author="Charles Gifford" w:date="2017-03-08T11:52:00Z">
              <w:r w:rsidRPr="00465068">
                <w:rPr>
                  <w:lang w:val="en-US"/>
                </w:rPr>
                <w:t xml:space="preserve">Action </w:t>
              </w:r>
              <w:r>
                <w:rPr>
                  <w:lang w:val="en-US"/>
                </w:rPr>
                <w:t>multiplicity</w:t>
              </w:r>
            </w:ins>
          </w:p>
        </w:tc>
        <w:tc>
          <w:tcPr>
            <w:tcW w:w="2790" w:type="dxa"/>
          </w:tcPr>
          <w:p w14:paraId="12FF7776" w14:textId="3F15D986" w:rsidR="002F06E7" w:rsidRPr="00465068" w:rsidRDefault="002F06E7" w:rsidP="00A52B8A">
            <w:pPr>
              <w:pStyle w:val="TABLE-cell"/>
              <w:rPr>
                <w:ins w:id="10742" w:author="Charles Gifford" w:date="2017-03-08T11:52:00Z"/>
                <w:lang w:val="en-US"/>
              </w:rPr>
            </w:pPr>
            <w:ins w:id="10743" w:author="Charles Gifford" w:date="2017-03-08T11:52:00Z">
              <w:r w:rsidRPr="00465068">
                <w:rPr>
                  <w:lang w:val="en-US"/>
                </w:rPr>
                <w:t xml:space="preserve">The range of </w:t>
              </w:r>
              <w:r w:rsidRPr="00465068">
                <w:rPr>
                  <w:i/>
                  <w:lang w:val="en-US"/>
                </w:rPr>
                <w:t>actions</w:t>
              </w:r>
              <w:r w:rsidRPr="00465068">
                <w:rPr>
                  <w:lang w:val="en-US"/>
                </w:rPr>
                <w:t xml:space="preserve"> allowed to be represented in the </w:t>
              </w:r>
              <w:r>
                <w:rPr>
                  <w:i/>
                  <w:lang w:val="en-US"/>
                </w:rPr>
                <w:t xml:space="preserve">operations </w:t>
              </w:r>
            </w:ins>
            <w:ins w:id="10744" w:author="Charles Gifford" w:date="2017-03-08T15:41:00Z">
              <w:r w:rsidR="00383C85">
                <w:rPr>
                  <w:i/>
                  <w:lang w:val="en-US"/>
                </w:rPr>
                <w:t>record</w:t>
              </w:r>
            </w:ins>
            <w:ins w:id="10745" w:author="Charles Gifford" w:date="2017-03-08T11:52:00Z">
              <w:r w:rsidRPr="00465068">
                <w:rPr>
                  <w:lang w:val="en-US"/>
                </w:rPr>
                <w:t xml:space="preserve"> occurrence.</w:t>
              </w:r>
            </w:ins>
          </w:p>
          <w:p w14:paraId="6D96B1A5" w14:textId="3C260ED2" w:rsidR="002F06E7" w:rsidRPr="00465068" w:rsidRDefault="002A70F2" w:rsidP="00A52B8A">
            <w:pPr>
              <w:pStyle w:val="TABLE-cell"/>
              <w:rPr>
                <w:ins w:id="10746" w:author="Charles Gifford" w:date="2017-03-08T11:52:00Z"/>
                <w:lang w:val="en-US"/>
              </w:rPr>
            </w:pPr>
            <w:ins w:id="10747" w:author="Charles Gifford" w:date="2017-03-08T22:06:00Z">
              <w:r>
                <w:rPr>
                  <w:lang w:val="en-US"/>
                </w:rPr>
                <w:t>NOTE</w:t>
              </w:r>
            </w:ins>
            <w:ins w:id="10748" w:author="Charles Gifford" w:date="2017-03-08T23:15:00Z">
              <w:r w:rsidR="00495D74">
                <w:rPr>
                  <w:lang w:val="en-US"/>
                </w:rPr>
                <w:t xml:space="preserve"> 1 </w:t>
              </w:r>
            </w:ins>
            <w:ins w:id="10749" w:author="Charles Gifford" w:date="2017-03-08T22:06:00Z">
              <w:r>
                <w:rPr>
                  <w:lang w:val="en-US"/>
                </w:rPr>
                <w:t xml:space="preserve">  </w:t>
              </w:r>
            </w:ins>
            <w:ins w:id="10750" w:author="Charles Gifford" w:date="2017-03-08T11:52:00Z">
              <w:r w:rsidR="002F06E7" w:rsidRPr="00465068">
                <w:rPr>
                  <w:lang w:val="en-US"/>
                </w:rPr>
                <w:t>If no limit is explicitly specified, the unbounded keyword is specified.</w:t>
              </w:r>
            </w:ins>
          </w:p>
          <w:p w14:paraId="492A0798" w14:textId="1222A386" w:rsidR="002F06E7" w:rsidRPr="00465068" w:rsidRDefault="002A70F2" w:rsidP="00A52B8A">
            <w:pPr>
              <w:pStyle w:val="TABLE-cell"/>
              <w:rPr>
                <w:ins w:id="10751" w:author="Charles Gifford" w:date="2017-03-08T11:52:00Z"/>
                <w:lang w:val="en-US"/>
              </w:rPr>
            </w:pPr>
            <w:ins w:id="10752" w:author="Charles Gifford" w:date="2017-03-08T22:06:00Z">
              <w:r>
                <w:rPr>
                  <w:lang w:val="en-US"/>
                </w:rPr>
                <w:t>NOTE</w:t>
              </w:r>
            </w:ins>
            <w:ins w:id="10753" w:author="Charles Gifford" w:date="2017-03-08T23:15:00Z">
              <w:r w:rsidR="00495D74">
                <w:rPr>
                  <w:lang w:val="en-US"/>
                </w:rPr>
                <w:t xml:space="preserve"> 2 </w:t>
              </w:r>
            </w:ins>
            <w:ins w:id="10754" w:author="Charles Gifford" w:date="2017-03-08T22:06:00Z">
              <w:r>
                <w:rPr>
                  <w:lang w:val="en-US"/>
                </w:rPr>
                <w:t xml:space="preserve">  </w:t>
              </w:r>
            </w:ins>
            <w:ins w:id="10755" w:author="Charles Gifford" w:date="2017-03-08T11:52:00Z">
              <w:r w:rsidR="002F06E7" w:rsidRPr="00465068">
                <w:rPr>
                  <w:lang w:val="en-US"/>
                </w:rPr>
                <w:t xml:space="preserve">If no </w:t>
              </w:r>
              <w:r w:rsidR="002F06E7">
                <w:rPr>
                  <w:i/>
                  <w:lang w:val="en-US"/>
                </w:rPr>
                <w:t>multiplicity</w:t>
              </w:r>
              <w:r w:rsidR="002F06E7" w:rsidRPr="00465068">
                <w:rPr>
                  <w:lang w:val="en-US"/>
                </w:rPr>
                <w:t xml:space="preserve"> entry is specified, this is equivalent to no constraint, i.e.: {Min: 0, Max: Unbounded}.</w:t>
              </w:r>
            </w:ins>
          </w:p>
        </w:tc>
        <w:tc>
          <w:tcPr>
            <w:tcW w:w="1350" w:type="dxa"/>
          </w:tcPr>
          <w:p w14:paraId="6C722769" w14:textId="77777777" w:rsidR="002F06E7" w:rsidRPr="00465068" w:rsidRDefault="002F06E7" w:rsidP="00A52B8A">
            <w:pPr>
              <w:pStyle w:val="TABLE-cell"/>
              <w:rPr>
                <w:ins w:id="10756" w:author="Charles Gifford" w:date="2017-03-08T11:52:00Z"/>
                <w:lang w:val="en-US"/>
              </w:rPr>
            </w:pPr>
            <w:ins w:id="10757" w:author="Charles Gifford" w:date="2017-03-08T11:52:00Z">
              <w:r>
                <w:rPr>
                  <w:lang w:val="en-US"/>
                </w:rPr>
                <w:t xml:space="preserve">{Min: </w:t>
              </w:r>
              <w:r w:rsidRPr="00465068">
                <w:rPr>
                  <w:lang w:val="en-US"/>
                </w:rPr>
                <w:t>1, Max: 1}</w:t>
              </w:r>
            </w:ins>
          </w:p>
        </w:tc>
        <w:tc>
          <w:tcPr>
            <w:tcW w:w="1350" w:type="dxa"/>
          </w:tcPr>
          <w:p w14:paraId="725ED523" w14:textId="77777777" w:rsidR="002F06E7" w:rsidRPr="00465068" w:rsidRDefault="002F06E7" w:rsidP="00A52B8A">
            <w:pPr>
              <w:pStyle w:val="TABLE-cell"/>
              <w:rPr>
                <w:ins w:id="10758" w:author="Charles Gifford" w:date="2017-03-08T11:52:00Z"/>
                <w:lang w:val="en-US"/>
              </w:rPr>
            </w:pPr>
            <w:ins w:id="10759" w:author="Charles Gifford" w:date="2017-03-08T11:52:00Z">
              <w:r w:rsidRPr="00465068">
                <w:rPr>
                  <w:lang w:val="en-US"/>
                </w:rPr>
                <w:t>{Min:0, Max: 1}</w:t>
              </w:r>
            </w:ins>
          </w:p>
        </w:tc>
        <w:tc>
          <w:tcPr>
            <w:tcW w:w="1170" w:type="dxa"/>
          </w:tcPr>
          <w:p w14:paraId="3B23926E" w14:textId="77777777" w:rsidR="002F06E7" w:rsidRPr="00465068" w:rsidRDefault="002F06E7" w:rsidP="00A52B8A">
            <w:pPr>
              <w:pStyle w:val="TABLE-cell"/>
              <w:rPr>
                <w:ins w:id="10760" w:author="Charles Gifford" w:date="2017-03-08T11:52:00Z"/>
                <w:lang w:val="en-US"/>
              </w:rPr>
            </w:pPr>
            <w:ins w:id="10761" w:author="Charles Gifford" w:date="2017-03-08T11:52:00Z">
              <w:r w:rsidRPr="00465068">
                <w:rPr>
                  <w:lang w:val="en-US"/>
                </w:rPr>
                <w:t>{Min:0, Max: 10}</w:t>
              </w:r>
            </w:ins>
          </w:p>
        </w:tc>
        <w:tc>
          <w:tcPr>
            <w:tcW w:w="1170" w:type="dxa"/>
          </w:tcPr>
          <w:p w14:paraId="5EB56365" w14:textId="77777777" w:rsidR="002F06E7" w:rsidRPr="00465068" w:rsidRDefault="002F06E7" w:rsidP="00A52B8A">
            <w:pPr>
              <w:pStyle w:val="TABLE-cell"/>
              <w:rPr>
                <w:ins w:id="10762" w:author="Charles Gifford" w:date="2017-03-08T11:52:00Z"/>
                <w:lang w:val="en-US"/>
              </w:rPr>
            </w:pPr>
            <w:ins w:id="10763" w:author="Charles Gifford" w:date="2017-03-08T11:52:00Z">
              <w:r>
                <w:rPr>
                  <w:lang w:val="en-US"/>
                </w:rPr>
                <w:t xml:space="preserve">{Min:1, </w:t>
              </w:r>
              <w:r w:rsidRPr="00465068">
                <w:rPr>
                  <w:lang w:val="en-US"/>
                </w:rPr>
                <w:t>Max: Unbounded}</w:t>
              </w:r>
            </w:ins>
          </w:p>
        </w:tc>
      </w:tr>
    </w:tbl>
    <w:p w14:paraId="7B620812" w14:textId="77777777" w:rsidR="00C374E6" w:rsidRDefault="00C374E6" w:rsidP="002F06E7">
      <w:pPr>
        <w:pStyle w:val="PARAGRAPH"/>
        <w:rPr>
          <w:ins w:id="10764" w:author="Charles Gifford" w:date="2017-03-08T22:16:00Z"/>
        </w:rPr>
      </w:pPr>
      <w:ins w:id="10765" w:author="Charles Gifford" w:date="2017-03-08T22:11:00Z">
        <w:r>
          <w:t xml:space="preserve">Each </w:t>
        </w:r>
        <w:r>
          <w:rPr>
            <w:i/>
          </w:rPr>
          <w:t xml:space="preserve">operations </w:t>
        </w:r>
        <w:r w:rsidRPr="005F7F7B">
          <w:rPr>
            <w:i/>
          </w:rPr>
          <w:t>record</w:t>
        </w:r>
        <w:r>
          <w:t xml:space="preserve"> represents a single action. An </w:t>
        </w:r>
        <w:r>
          <w:rPr>
            <w:i/>
          </w:rPr>
          <w:t xml:space="preserve">operations </w:t>
        </w:r>
        <w:r w:rsidRPr="005F7F7B">
          <w:rPr>
            <w:i/>
          </w:rPr>
          <w:t>record specification</w:t>
        </w:r>
        <w:r>
          <w:t xml:space="preserve"> defines the content options permitted from </w:t>
        </w:r>
      </w:ins>
      <w:ins w:id="10766" w:author="Charles Gifford" w:date="2017-03-08T22:13:00Z">
        <w:r>
          <w:t xml:space="preserve">one to many types of </w:t>
        </w:r>
      </w:ins>
      <w:ins w:id="10767" w:author="Charles Gifford" w:date="2017-03-08T22:11:00Z">
        <w:r>
          <w:rPr>
            <w:i/>
          </w:rPr>
          <w:t xml:space="preserve">operations </w:t>
        </w:r>
        <w:r w:rsidRPr="005F7F7B">
          <w:rPr>
            <w:i/>
          </w:rPr>
          <w:t>records</w:t>
        </w:r>
        <w:r>
          <w:t>.</w:t>
        </w:r>
      </w:ins>
      <w:ins w:id="10768" w:author="Charles Gifford" w:date="2017-03-08T22:14:00Z">
        <w:r>
          <w:t xml:space="preserve"> </w:t>
        </w:r>
      </w:ins>
    </w:p>
    <w:p w14:paraId="0D19BA7B" w14:textId="0025D0E8" w:rsidR="00C374E6" w:rsidRDefault="00C374E6" w:rsidP="00C374E6">
      <w:pPr>
        <w:pStyle w:val="NOTE0"/>
        <w:rPr>
          <w:ins w:id="10769" w:author="Charles Gifford" w:date="2017-03-08T22:16:00Z"/>
        </w:rPr>
      </w:pPr>
      <w:ins w:id="10770" w:author="Charles Gifford" w:date="2017-03-08T22:16:00Z">
        <w:r>
          <w:t>NOTE 1</w:t>
        </w:r>
        <w:r>
          <w:tab/>
        </w:r>
      </w:ins>
      <w:ins w:id="10771" w:author="Charles Gifford" w:date="2017-03-08T11:52:00Z">
        <w:r w:rsidR="002F06E7">
          <w:t xml:space="preserve">The number of </w:t>
        </w:r>
        <w:r w:rsidR="002F06E7">
          <w:rPr>
            <w:i/>
          </w:rPr>
          <w:t xml:space="preserve">operations record entry </w:t>
        </w:r>
        <w:r w:rsidR="002F06E7" w:rsidRPr="0065705B">
          <w:t xml:space="preserve">occurrences </w:t>
        </w:r>
        <w:r w:rsidR="002F06E7">
          <w:t>allowed in</w:t>
        </w:r>
        <w:r w:rsidR="002A70F2">
          <w:t xml:space="preserve"> each</w:t>
        </w:r>
        <w:r w:rsidR="002F06E7" w:rsidRPr="0065705B">
          <w:t xml:space="preserve"> </w:t>
        </w:r>
        <w:r w:rsidR="002F06E7">
          <w:rPr>
            <w:i/>
          </w:rPr>
          <w:t>operations record</w:t>
        </w:r>
        <w:r w:rsidR="002A70F2">
          <w:t xml:space="preserve"> </w:t>
        </w:r>
        <w:r w:rsidR="002F06E7">
          <w:t xml:space="preserve">is specified </w:t>
        </w:r>
        <w:r w:rsidR="002F06E7" w:rsidRPr="0065705B">
          <w:t xml:space="preserve">using the </w:t>
        </w:r>
      </w:ins>
      <w:ins w:id="10772" w:author="Charles Gifford" w:date="2017-03-08T22:07:00Z">
        <w:r w:rsidR="002A70F2">
          <w:t xml:space="preserve">attribute, </w:t>
        </w:r>
      </w:ins>
      <w:ins w:id="10773" w:author="Charles Gifford" w:date="2017-03-08T22:08:00Z">
        <w:r w:rsidR="002A70F2" w:rsidRPr="002A70F2">
          <w:t xml:space="preserve">information object type </w:t>
        </w:r>
      </w:ins>
      <w:ins w:id="10774" w:author="Charles Gifford" w:date="2017-03-08T11:52:00Z">
        <w:r w:rsidR="002F06E7" w:rsidRPr="002A70F2">
          <w:t>multiplicity</w:t>
        </w:r>
        <w:r w:rsidR="002F06E7" w:rsidRPr="0065705B">
          <w:t>.</w:t>
        </w:r>
        <w:r w:rsidR="002F06E7">
          <w:t xml:space="preserve"> </w:t>
        </w:r>
      </w:ins>
    </w:p>
    <w:p w14:paraId="421DF895" w14:textId="6411DBD7" w:rsidR="002F06E7" w:rsidRDefault="00C374E6" w:rsidP="00C374E6">
      <w:pPr>
        <w:pStyle w:val="NOTE0"/>
        <w:rPr>
          <w:ins w:id="10775" w:author="Charles Gifford" w:date="2017-03-08T11:52:00Z"/>
        </w:rPr>
      </w:pPr>
      <w:ins w:id="10776" w:author="Charles Gifford" w:date="2017-03-08T22:16:00Z">
        <w:r>
          <w:t>NOTE 2</w:t>
        </w:r>
        <w:r>
          <w:tab/>
        </w:r>
      </w:ins>
      <w:ins w:id="10777" w:author="Charles Gifford" w:date="2017-03-08T11:52:00Z">
        <w:r w:rsidR="002F06E7">
          <w:t>The number of</w:t>
        </w:r>
        <w:r w:rsidR="002F06E7" w:rsidRPr="002A70F2">
          <w:t xml:space="preserve"> </w:t>
        </w:r>
        <w:r w:rsidR="002F06E7" w:rsidRPr="00C374E6">
          <w:t>operations record actions</w:t>
        </w:r>
        <w:r w:rsidR="002F06E7" w:rsidRPr="002A70F2">
          <w:t xml:space="preserve"> </w:t>
        </w:r>
        <w:r w:rsidR="002A70F2">
          <w:t>allowed</w:t>
        </w:r>
      </w:ins>
      <w:ins w:id="10778" w:author="Charles Gifford" w:date="2017-03-08T22:10:00Z">
        <w:r w:rsidR="002A70F2">
          <w:t xml:space="preserve"> to be </w:t>
        </w:r>
      </w:ins>
      <w:ins w:id="10779" w:author="Charles Gifford" w:date="2017-03-08T22:11:00Z">
        <w:r w:rsidR="002A70F2">
          <w:t>applied to</w:t>
        </w:r>
      </w:ins>
      <w:ins w:id="10780" w:author="Charles Gifford" w:date="2017-03-08T11:52:00Z">
        <w:r w:rsidR="002F06E7">
          <w:t xml:space="preserve"> </w:t>
        </w:r>
        <w:r w:rsidR="002F06E7">
          <w:rPr>
            <w:i/>
          </w:rPr>
          <w:t xml:space="preserve">operations record entry </w:t>
        </w:r>
        <w:r w:rsidR="002F06E7">
          <w:t>is represented using the</w:t>
        </w:r>
      </w:ins>
      <w:ins w:id="10781" w:author="Charles Gifford" w:date="2017-03-08T22:11:00Z">
        <w:r w:rsidR="002A70F2">
          <w:t xml:space="preserve"> attribute,</w:t>
        </w:r>
      </w:ins>
      <w:ins w:id="10782" w:author="Charles Gifford" w:date="2017-03-08T11:52:00Z">
        <w:r w:rsidR="002F06E7" w:rsidRPr="002A70F2">
          <w:t xml:space="preserve"> </w:t>
        </w:r>
        <w:r w:rsidR="002F06E7" w:rsidRPr="00C374E6">
          <w:t>action</w:t>
        </w:r>
        <w:r w:rsidR="002F06E7" w:rsidRPr="002A70F2">
          <w:t xml:space="preserve"> </w:t>
        </w:r>
        <w:r w:rsidR="002F06E7" w:rsidRPr="00C374E6">
          <w:t>multiplicity</w:t>
        </w:r>
        <w:r w:rsidR="002F06E7">
          <w:t xml:space="preserve">. </w:t>
        </w:r>
      </w:ins>
    </w:p>
    <w:p w14:paraId="12D64C6A" w14:textId="72173F91" w:rsidR="002F06E7" w:rsidRDefault="002F06E7" w:rsidP="002F06E7">
      <w:pPr>
        <w:pStyle w:val="NOTE0"/>
        <w:rPr>
          <w:ins w:id="10783" w:author="Charles Gifford" w:date="2017-03-08T11:52:00Z"/>
        </w:rPr>
      </w:pPr>
      <w:ins w:id="10784" w:author="Charles Gifford" w:date="2017-03-08T11:52:00Z">
        <w:r>
          <w:rPr>
            <w:highlight w:val="white"/>
          </w:rPr>
          <w:t>NOTE</w:t>
        </w:r>
      </w:ins>
      <w:ins w:id="10785" w:author="Charles Gifford" w:date="2017-03-08T22:16:00Z">
        <w:r w:rsidR="00C374E6">
          <w:rPr>
            <w:highlight w:val="white"/>
          </w:rPr>
          <w:t xml:space="preserve"> 3</w:t>
        </w:r>
      </w:ins>
      <w:ins w:id="10786" w:author="Charles Gifford" w:date="2017-03-08T11:52:00Z">
        <w:r>
          <w:rPr>
            <w:highlight w:val="white"/>
          </w:rPr>
          <w:tab/>
          <w:t xml:space="preserve">The </w:t>
        </w:r>
        <w:r w:rsidRPr="004B2B73">
          <w:rPr>
            <w:i/>
            <w:highlight w:val="white"/>
          </w:rPr>
          <w:t>ID</w:t>
        </w:r>
        <w:r>
          <w:rPr>
            <w:highlight w:val="white"/>
          </w:rPr>
          <w:t xml:space="preserve">s may use the fully qualified name (FQN) syntax to avoid </w:t>
        </w:r>
        <w:r w:rsidRPr="004B2B73">
          <w:rPr>
            <w:i/>
            <w:highlight w:val="white"/>
          </w:rPr>
          <w:t>ID</w:t>
        </w:r>
        <w:r>
          <w:rPr>
            <w:highlight w:val="white"/>
          </w:rPr>
          <w:t xml:space="preserve"> name collisions.</w:t>
        </w:r>
      </w:ins>
    </w:p>
    <w:p w14:paraId="423E41A5" w14:textId="77777777" w:rsidR="002F06E7" w:rsidRDefault="002F06E7" w:rsidP="002F06E7">
      <w:pPr>
        <w:pStyle w:val="Heading3"/>
        <w:rPr>
          <w:ins w:id="10787" w:author="Charles Gifford" w:date="2017-03-08T11:52:00Z"/>
        </w:rPr>
      </w:pPr>
      <w:bookmarkStart w:id="10788" w:name="_Toc465618203"/>
      <w:ins w:id="10789" w:author="Charles Gifford" w:date="2017-03-08T11:52:00Z">
        <w:r w:rsidRPr="00614D53">
          <w:t>Operations record</w:t>
        </w:r>
        <w:bookmarkEnd w:id="10788"/>
        <w:r w:rsidRPr="00614D53">
          <w:t xml:space="preserve"> </w:t>
        </w:r>
      </w:ins>
    </w:p>
    <w:p w14:paraId="69692730" w14:textId="77777777" w:rsidR="002F06E7" w:rsidRDefault="002F06E7" w:rsidP="002F06E7">
      <w:pPr>
        <w:pStyle w:val="PARAGRAPH"/>
        <w:rPr>
          <w:ins w:id="10790" w:author="Charles Gifford" w:date="2017-03-08T11:52:00Z"/>
        </w:rPr>
      </w:pPr>
      <w:ins w:id="10791" w:author="Charles Gifford" w:date="2017-03-08T11:52:00Z">
        <w:r w:rsidRPr="002F0211">
          <w:t>The</w:t>
        </w:r>
        <w:r>
          <w:t xml:space="preserve"> bundle of </w:t>
        </w:r>
        <w:r w:rsidRPr="00B7766E">
          <w:rPr>
            <w:i/>
          </w:rPr>
          <w:t>operations record entr</w:t>
        </w:r>
        <w:r>
          <w:t>y</w:t>
        </w:r>
        <w:r w:rsidRPr="00EE4675">
          <w:rPr>
            <w:i/>
          </w:rPr>
          <w:t xml:space="preserve"> </w:t>
        </w:r>
        <w:r w:rsidRPr="00B7766E">
          <w:t>objects</w:t>
        </w:r>
        <w:r>
          <w:t xml:space="preserve"> pertinent to a specified real-world manufacturing recording activity shall be defined as an </w:t>
        </w:r>
        <w:r>
          <w:rPr>
            <w:i/>
          </w:rPr>
          <w:t>operations record</w:t>
        </w:r>
        <w:r>
          <w:t>.</w:t>
        </w:r>
      </w:ins>
    </w:p>
    <w:p w14:paraId="02114AE3" w14:textId="772F9C11" w:rsidR="002F06E7" w:rsidRDefault="00DF665B" w:rsidP="002F06E7">
      <w:pPr>
        <w:pStyle w:val="PARAGRAPH"/>
        <w:rPr>
          <w:ins w:id="10792" w:author="Charles Gifford" w:date="2017-03-08T11:52:00Z"/>
        </w:rPr>
      </w:pPr>
      <w:ins w:id="10793" w:author="Charles Gifford" w:date="2017-03-22T17:08:00Z">
        <w:r>
          <w:fldChar w:fldCharType="begin"/>
        </w:r>
        <w:r>
          <w:instrText xml:space="preserve"> REF _Ref477965830 \h </w:instrText>
        </w:r>
      </w:ins>
      <w:r>
        <w:fldChar w:fldCharType="separate"/>
      </w:r>
      <w:ins w:id="10794" w:author="Charles Gifford" w:date="2017-03-22T17:08:00Z">
        <w:r>
          <w:t xml:space="preserve">Table </w:t>
        </w:r>
        <w:r>
          <w:rPr>
            <w:noProof/>
          </w:rPr>
          <w:t>111</w:t>
        </w:r>
        <w:r>
          <w:fldChar w:fldCharType="end"/>
        </w:r>
        <w:r>
          <w:t xml:space="preserve"> </w:t>
        </w:r>
      </w:ins>
      <w:ins w:id="10795" w:author="Charles Gifford" w:date="2017-03-08T11:52:00Z">
        <w:r w:rsidR="002F06E7" w:rsidRPr="002F1347">
          <w:t>defines the relationship</w:t>
        </w:r>
      </w:ins>
      <w:ins w:id="10796" w:author="Charles Gifford" w:date="2017-03-19T18:38:00Z">
        <w:r w:rsidR="00EE01B4">
          <w:t xml:space="preserve"> role</w:t>
        </w:r>
      </w:ins>
      <w:ins w:id="10797" w:author="Charles Gifford" w:date="2017-03-08T11:52:00Z">
        <w:r w:rsidR="002F06E7" w:rsidRPr="002F1347">
          <w:t xml:space="preserve">s for </w:t>
        </w:r>
        <w:r w:rsidR="002F06E7">
          <w:t xml:space="preserve">the </w:t>
        </w:r>
        <w:r w:rsidR="002F06E7" w:rsidRPr="002F1347">
          <w:rPr>
            <w:i/>
          </w:rPr>
          <w:t>operations record</w:t>
        </w:r>
        <w:r w:rsidR="002F06E7" w:rsidRPr="002F1347">
          <w:t xml:space="preserve">. </w:t>
        </w:r>
        <w:r w:rsidR="002F06E7">
          <w:t xml:space="preserve"> </w:t>
        </w:r>
      </w:ins>
      <w:ins w:id="10798" w:author="Charles Gifford" w:date="2017-03-22T17:09:00Z">
        <w:r>
          <w:fldChar w:fldCharType="begin"/>
        </w:r>
        <w:r>
          <w:instrText xml:space="preserve"> REF _Ref477965905 \h </w:instrText>
        </w:r>
      </w:ins>
      <w:r>
        <w:fldChar w:fldCharType="separate"/>
      </w:r>
      <w:ins w:id="10799" w:author="Charles Gifford" w:date="2017-03-22T17:09:00Z">
        <w:r>
          <w:t xml:space="preserve">Table </w:t>
        </w:r>
        <w:r>
          <w:rPr>
            <w:noProof/>
          </w:rPr>
          <w:t>112</w:t>
        </w:r>
        <w:r>
          <w:fldChar w:fldCharType="end"/>
        </w:r>
        <w:r>
          <w:t xml:space="preserve"> </w:t>
        </w:r>
      </w:ins>
      <w:ins w:id="10800" w:author="Charles Gifford" w:date="2017-03-08T11:52:00Z">
        <w:r w:rsidR="002F06E7">
          <w:t xml:space="preserve">defines the attributes for the </w:t>
        </w:r>
        <w:r w:rsidR="002F06E7">
          <w:rPr>
            <w:i/>
          </w:rPr>
          <w:t>operations record</w:t>
        </w:r>
        <w:r w:rsidR="002F06E7">
          <w:t>.</w:t>
        </w:r>
      </w:ins>
    </w:p>
    <w:p w14:paraId="6C728FE6" w14:textId="6FFCA6AF" w:rsidR="002F06E7" w:rsidRDefault="00DF665B" w:rsidP="00E05180">
      <w:pPr>
        <w:pStyle w:val="TABLE-title"/>
        <w:rPr>
          <w:ins w:id="10801" w:author="Charles Gifford" w:date="2017-03-19T18:38:00Z"/>
        </w:rPr>
      </w:pPr>
      <w:bookmarkStart w:id="10802" w:name="_Ref477965830"/>
      <w:bookmarkStart w:id="10803" w:name="_Toc478492411"/>
      <w:ins w:id="10804" w:author="Charles Gifford" w:date="2017-03-22T17:07:00Z">
        <w:r>
          <w:t xml:space="preserve">Table </w:t>
        </w:r>
        <w:r>
          <w:fldChar w:fldCharType="begin"/>
        </w:r>
        <w:r>
          <w:instrText xml:space="preserve"> SEQ Table \* ARABIC </w:instrText>
        </w:r>
      </w:ins>
      <w:r>
        <w:fldChar w:fldCharType="separate"/>
      </w:r>
      <w:ins w:id="10805" w:author="Charles Gifford" w:date="2017-03-22T17:07:00Z">
        <w:r>
          <w:rPr>
            <w:noProof/>
          </w:rPr>
          <w:t>111</w:t>
        </w:r>
        <w:r>
          <w:fldChar w:fldCharType="end"/>
        </w:r>
        <w:bookmarkEnd w:id="10802"/>
        <w:r>
          <w:t xml:space="preserve"> </w:t>
        </w:r>
      </w:ins>
      <w:ins w:id="10806" w:author="Charles Gifford" w:date="2017-03-08T11:52:00Z">
        <w:r w:rsidR="002F06E7">
          <w:t>- Operations record relationship</w:t>
        </w:r>
      </w:ins>
      <w:ins w:id="10807" w:author="Charles Gifford" w:date="2017-03-19T18:38:00Z">
        <w:r w:rsidR="00EE01B4">
          <w:t xml:space="preserve"> role</w:t>
        </w:r>
      </w:ins>
      <w:ins w:id="10808" w:author="Charles Gifford" w:date="2017-03-08T11:52:00Z">
        <w:r w:rsidR="002F06E7">
          <w:t>s</w:t>
        </w:r>
      </w:ins>
      <w:bookmarkEnd w:id="10803"/>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EE01B4" w:rsidRPr="009432BC" w14:paraId="34888DBA" w14:textId="77777777" w:rsidTr="006115CD">
        <w:trPr>
          <w:trHeight w:val="197"/>
          <w:tblHeader/>
          <w:ins w:id="10809" w:author="Charles Gifford" w:date="2017-03-19T18:38:00Z"/>
        </w:trPr>
        <w:tc>
          <w:tcPr>
            <w:tcW w:w="2155" w:type="dxa"/>
            <w:shd w:val="clear" w:color="auto" w:fill="auto"/>
          </w:tcPr>
          <w:p w14:paraId="6A471BA2" w14:textId="77777777" w:rsidR="00EE01B4" w:rsidRPr="009432BC" w:rsidRDefault="00EE01B4" w:rsidP="00EE01B4">
            <w:pPr>
              <w:pStyle w:val="TABLE-col-heading"/>
              <w:rPr>
                <w:ins w:id="10810" w:author="Charles Gifford" w:date="2017-03-19T18:38:00Z"/>
              </w:rPr>
            </w:pPr>
            <w:ins w:id="10811" w:author="Charles Gifford" w:date="2017-03-19T18:38:00Z">
              <w:r w:rsidRPr="009432BC">
                <w:t>Related Object</w:t>
              </w:r>
            </w:ins>
          </w:p>
        </w:tc>
        <w:tc>
          <w:tcPr>
            <w:tcW w:w="2070" w:type="dxa"/>
            <w:shd w:val="clear" w:color="auto" w:fill="auto"/>
          </w:tcPr>
          <w:p w14:paraId="44FC177A" w14:textId="77777777" w:rsidR="00EE01B4" w:rsidRPr="009432BC" w:rsidRDefault="00EE01B4" w:rsidP="00EE01B4">
            <w:pPr>
              <w:pStyle w:val="TABLE-col-heading"/>
              <w:rPr>
                <w:ins w:id="10812" w:author="Charles Gifford" w:date="2017-03-19T18:38:00Z"/>
              </w:rPr>
            </w:pPr>
            <w:ins w:id="10813" w:author="Charles Gifford" w:date="2017-03-19T18:38:00Z">
              <w:r w:rsidRPr="009432BC">
                <w:t>Role</w:t>
              </w:r>
            </w:ins>
          </w:p>
        </w:tc>
        <w:tc>
          <w:tcPr>
            <w:tcW w:w="1080" w:type="dxa"/>
            <w:shd w:val="clear" w:color="auto" w:fill="auto"/>
          </w:tcPr>
          <w:p w14:paraId="161D864E" w14:textId="77777777" w:rsidR="00EE01B4" w:rsidRPr="009432BC" w:rsidRDefault="00EE01B4" w:rsidP="00EE01B4">
            <w:pPr>
              <w:pStyle w:val="TABLE-col-heading"/>
              <w:rPr>
                <w:ins w:id="10814" w:author="Charles Gifford" w:date="2017-03-19T18:38:00Z"/>
              </w:rPr>
            </w:pPr>
            <w:ins w:id="10815" w:author="Charles Gifford" w:date="2017-03-19T18:38:00Z">
              <w:r w:rsidRPr="009432BC">
                <w:t>Multiplicity</w:t>
              </w:r>
            </w:ins>
          </w:p>
        </w:tc>
        <w:tc>
          <w:tcPr>
            <w:tcW w:w="3780" w:type="dxa"/>
            <w:shd w:val="clear" w:color="auto" w:fill="auto"/>
          </w:tcPr>
          <w:p w14:paraId="05B60FCB" w14:textId="77777777" w:rsidR="00EE01B4" w:rsidRPr="009432BC" w:rsidRDefault="00EE01B4" w:rsidP="006115CD">
            <w:pPr>
              <w:pStyle w:val="TABLE-col-heading"/>
              <w:rPr>
                <w:ins w:id="10816" w:author="Charles Gifford" w:date="2017-03-19T18:38:00Z"/>
              </w:rPr>
            </w:pPr>
            <w:ins w:id="10817" w:author="Charles Gifford" w:date="2017-03-19T18:38:00Z">
              <w:r w:rsidRPr="009432BC">
                <w:t>Description</w:t>
              </w:r>
            </w:ins>
          </w:p>
        </w:tc>
      </w:tr>
      <w:tr w:rsidR="00EE01B4" w:rsidRPr="009432BC" w14:paraId="5203E6BF" w14:textId="77777777" w:rsidTr="006115CD">
        <w:trPr>
          <w:trHeight w:val="332"/>
          <w:ins w:id="10818" w:author="Charles Gifford" w:date="2017-03-19T18:38:00Z"/>
        </w:trPr>
        <w:tc>
          <w:tcPr>
            <w:tcW w:w="2155" w:type="dxa"/>
          </w:tcPr>
          <w:p w14:paraId="75B1EE23" w14:textId="56F0ABA0" w:rsidR="00EE01B4" w:rsidRPr="009432BC" w:rsidRDefault="00EE01B4" w:rsidP="00EE01B4">
            <w:pPr>
              <w:pStyle w:val="TABLE-cell"/>
              <w:rPr>
                <w:ins w:id="10819" w:author="Charles Gifford" w:date="2017-03-19T18:38:00Z"/>
              </w:rPr>
            </w:pPr>
            <w:ins w:id="10820" w:author="Charles Gifford" w:date="2017-03-19T18:39:00Z">
              <w:r>
                <w:rPr>
                  <w:lang w:val="en-US"/>
                </w:rPr>
                <w:t>Operations record entry</w:t>
              </w:r>
            </w:ins>
          </w:p>
        </w:tc>
        <w:tc>
          <w:tcPr>
            <w:tcW w:w="2070" w:type="dxa"/>
          </w:tcPr>
          <w:p w14:paraId="46099F30" w14:textId="3498FE64" w:rsidR="00EE01B4" w:rsidRPr="009432BC" w:rsidRDefault="00EE01B4" w:rsidP="00EE01B4">
            <w:pPr>
              <w:pStyle w:val="TABLE-cell"/>
              <w:rPr>
                <w:ins w:id="10821" w:author="Charles Gifford" w:date="2017-03-19T18:38:00Z"/>
              </w:rPr>
            </w:pPr>
            <w:ins w:id="10822" w:author="Charles Gifford" w:date="2017-03-19T18:39:00Z">
              <w:r>
                <w:rPr>
                  <w:lang w:val="en-US"/>
                </w:rPr>
                <w:t>Operations record entry</w:t>
              </w:r>
            </w:ins>
          </w:p>
        </w:tc>
        <w:tc>
          <w:tcPr>
            <w:tcW w:w="1080" w:type="dxa"/>
          </w:tcPr>
          <w:p w14:paraId="7A2CD29E" w14:textId="580C6A1E" w:rsidR="00EE01B4" w:rsidRPr="009432BC" w:rsidRDefault="00EE01B4" w:rsidP="00EE01B4">
            <w:pPr>
              <w:pStyle w:val="TABLE-cell"/>
              <w:rPr>
                <w:ins w:id="10823" w:author="Charles Gifford" w:date="2017-03-19T18:38:00Z"/>
              </w:rPr>
            </w:pPr>
            <w:ins w:id="10824" w:author="Charles Gifford" w:date="2017-03-19T18:39:00Z">
              <w:r w:rsidRPr="00921C34">
                <w:rPr>
                  <w:lang w:val="en-US"/>
                </w:rPr>
                <w:t>1..*</w:t>
              </w:r>
            </w:ins>
          </w:p>
        </w:tc>
        <w:tc>
          <w:tcPr>
            <w:tcW w:w="3780" w:type="dxa"/>
            <w:shd w:val="clear" w:color="auto" w:fill="auto"/>
          </w:tcPr>
          <w:p w14:paraId="1D39EB48" w14:textId="7E00DC63" w:rsidR="00EE01B4" w:rsidRPr="00F73DFC" w:rsidRDefault="00FA525A" w:rsidP="00EE01B4">
            <w:pPr>
              <w:pStyle w:val="TABLE-cell"/>
              <w:rPr>
                <w:ins w:id="10825" w:author="Charles Gifford" w:date="2017-03-19T18:38:00Z"/>
              </w:rPr>
            </w:pPr>
            <w:ins w:id="10826" w:author="Charles Gifford" w:date="2017-03-19T18:56:00Z">
              <w:r>
                <w:rPr>
                  <w:lang w:val="en-US"/>
                </w:rPr>
                <w:t>T</w:t>
              </w:r>
            </w:ins>
            <w:ins w:id="10827" w:author="Charles Gifford" w:date="2017-03-19T18:39:00Z">
              <w:r w:rsidR="00EE01B4" w:rsidRPr="00BE0F67">
                <w:rPr>
                  <w:lang w:val="en-US"/>
                </w:rPr>
                <w:t xml:space="preserve">his </w:t>
              </w:r>
              <w:r w:rsidR="00EE01B4">
                <w:rPr>
                  <w:i/>
                  <w:lang w:val="en-US"/>
                </w:rPr>
                <w:t xml:space="preserve">operations </w:t>
              </w:r>
              <w:r w:rsidR="00EE01B4" w:rsidRPr="00921C34">
                <w:rPr>
                  <w:i/>
                  <w:lang w:val="en-US"/>
                </w:rPr>
                <w:t>record</w:t>
              </w:r>
              <w:r w:rsidR="00EE01B4" w:rsidRPr="00921C34">
                <w:rPr>
                  <w:lang w:val="en-US"/>
                </w:rPr>
                <w:t xml:space="preserve"> acts as a container for </w:t>
              </w:r>
              <w:r w:rsidR="00EE01B4">
                <w:rPr>
                  <w:i/>
                  <w:lang w:val="en-US"/>
                </w:rPr>
                <w:t>operations event entry</w:t>
              </w:r>
              <w:r w:rsidR="00EE01B4" w:rsidRPr="00B7766E">
                <w:rPr>
                  <w:lang w:val="en-US"/>
                </w:rPr>
                <w:t>(s)</w:t>
              </w:r>
              <w:r w:rsidR="00EE01B4">
                <w:rPr>
                  <w:lang w:val="en-US"/>
                </w:rPr>
                <w:t xml:space="preserve"> applying</w:t>
              </w:r>
              <w:r w:rsidR="00EE01B4" w:rsidRPr="00921C34">
                <w:rPr>
                  <w:lang w:val="en-US"/>
                </w:rPr>
                <w:t xml:space="preserve"> </w:t>
              </w:r>
              <w:r w:rsidR="00EE01B4">
                <w:rPr>
                  <w:lang w:val="en-US"/>
                </w:rPr>
                <w:t xml:space="preserve">a </w:t>
              </w:r>
              <w:r w:rsidR="00EE01B4" w:rsidRPr="00921C34">
                <w:rPr>
                  <w:lang w:val="en-US"/>
                </w:rPr>
                <w:t xml:space="preserve">common </w:t>
              </w:r>
              <w:r w:rsidR="00EE01B4" w:rsidRPr="00921C34">
                <w:rPr>
                  <w:i/>
                  <w:lang w:val="en-US"/>
                </w:rPr>
                <w:t>action</w:t>
              </w:r>
              <w:r w:rsidR="00EE01B4" w:rsidRPr="00921C34">
                <w:rPr>
                  <w:lang w:val="en-US"/>
                </w:rPr>
                <w:t xml:space="preserve"> </w:t>
              </w:r>
              <w:r w:rsidR="00EE01B4">
                <w:rPr>
                  <w:lang w:val="en-US"/>
                </w:rPr>
                <w:t xml:space="preserve">for each </w:t>
              </w:r>
              <w:r w:rsidR="00EE01B4" w:rsidRPr="00C374E6">
                <w:rPr>
                  <w:i/>
                  <w:lang w:val="en-US"/>
                </w:rPr>
                <w:t>operations record</w:t>
              </w:r>
              <w:r w:rsidR="00EE01B4" w:rsidRPr="00921C34">
                <w:rPr>
                  <w:lang w:val="en-US"/>
                </w:rPr>
                <w:t>.</w:t>
              </w:r>
            </w:ins>
          </w:p>
        </w:tc>
      </w:tr>
      <w:tr w:rsidR="00EE01B4" w:rsidRPr="009432BC" w14:paraId="077BFDE3" w14:textId="77777777" w:rsidTr="006115CD">
        <w:trPr>
          <w:trHeight w:val="332"/>
          <w:ins w:id="10828" w:author="Charles Gifford" w:date="2017-03-19T18:39:00Z"/>
        </w:trPr>
        <w:tc>
          <w:tcPr>
            <w:tcW w:w="2155" w:type="dxa"/>
          </w:tcPr>
          <w:p w14:paraId="1A8C4FC7" w14:textId="34C2A759" w:rsidR="00EE01B4" w:rsidRDefault="00EE01B4" w:rsidP="00EE01B4">
            <w:pPr>
              <w:pStyle w:val="TABLE-cell"/>
              <w:rPr>
                <w:ins w:id="10829" w:author="Charles Gifford" w:date="2017-03-19T18:39:00Z"/>
                <w:lang w:val="en-US"/>
              </w:rPr>
            </w:pPr>
            <w:ins w:id="10830" w:author="Charles Gifford" w:date="2017-03-19T18:40:00Z">
              <w:r>
                <w:rPr>
                  <w:lang w:val="en-US"/>
                </w:rPr>
                <w:t>Operations record</w:t>
              </w:r>
              <w:r w:rsidRPr="00921C34">
                <w:rPr>
                  <w:lang w:val="en-US"/>
                </w:rPr>
                <w:t xml:space="preserve"> specification</w:t>
              </w:r>
            </w:ins>
          </w:p>
        </w:tc>
        <w:tc>
          <w:tcPr>
            <w:tcW w:w="2070" w:type="dxa"/>
          </w:tcPr>
          <w:p w14:paraId="13DD49EE" w14:textId="2A9AC525" w:rsidR="00EE01B4" w:rsidRDefault="00EE01B4" w:rsidP="00EE01B4">
            <w:pPr>
              <w:pStyle w:val="TABLE-cell"/>
              <w:rPr>
                <w:ins w:id="10831" w:author="Charles Gifford" w:date="2017-03-19T18:39:00Z"/>
                <w:lang w:val="en-US"/>
              </w:rPr>
            </w:pPr>
            <w:ins w:id="10832" w:author="Charles Gifford" w:date="2017-03-19T18:40:00Z">
              <w:r>
                <w:rPr>
                  <w:lang w:val="en-US"/>
                </w:rPr>
                <w:t>Operations record specification</w:t>
              </w:r>
              <w:r w:rsidRPr="00921C34">
                <w:rPr>
                  <w:lang w:val="en-US"/>
                </w:rPr>
                <w:t xml:space="preserve"> </w:t>
              </w:r>
            </w:ins>
          </w:p>
        </w:tc>
        <w:tc>
          <w:tcPr>
            <w:tcW w:w="1080" w:type="dxa"/>
          </w:tcPr>
          <w:p w14:paraId="2B69F1A0" w14:textId="0E89DEAE" w:rsidR="00EE01B4" w:rsidRPr="00921C34" w:rsidRDefault="00EE01B4" w:rsidP="00EE01B4">
            <w:pPr>
              <w:pStyle w:val="TABLE-cell"/>
              <w:rPr>
                <w:ins w:id="10833" w:author="Charles Gifford" w:date="2017-03-19T18:39:00Z"/>
                <w:lang w:val="en-US"/>
              </w:rPr>
            </w:pPr>
            <w:ins w:id="10834" w:author="Charles Gifford" w:date="2017-03-19T18:40:00Z">
              <w:r w:rsidRPr="00921C34">
                <w:rPr>
                  <w:lang w:val="en-US"/>
                </w:rPr>
                <w:t>1</w:t>
              </w:r>
            </w:ins>
          </w:p>
        </w:tc>
        <w:tc>
          <w:tcPr>
            <w:tcW w:w="3780" w:type="dxa"/>
            <w:shd w:val="clear" w:color="auto" w:fill="auto"/>
          </w:tcPr>
          <w:p w14:paraId="1A674984" w14:textId="3BC09AC7" w:rsidR="00EE01B4" w:rsidRPr="00BE0F67" w:rsidRDefault="00EE01B4" w:rsidP="00EE01B4">
            <w:pPr>
              <w:pStyle w:val="TABLE-cell"/>
              <w:rPr>
                <w:ins w:id="10835" w:author="Charles Gifford" w:date="2017-03-19T18:39:00Z"/>
                <w:lang w:val="en-US"/>
              </w:rPr>
            </w:pPr>
            <w:ins w:id="10836" w:author="Charles Gifford" w:date="2017-03-19T18:40:00Z">
              <w:r w:rsidRPr="00BE0F67">
                <w:rPr>
                  <w:lang w:val="en-US"/>
                </w:rPr>
                <w:t>The</w:t>
              </w:r>
              <w:r>
                <w:rPr>
                  <w:i/>
                  <w:lang w:val="en-US"/>
                </w:rPr>
                <w:t xml:space="preserve"> operations </w:t>
              </w:r>
              <w:r w:rsidRPr="00310A43">
                <w:rPr>
                  <w:i/>
                  <w:lang w:val="en-US"/>
                </w:rPr>
                <w:t>record specification</w:t>
              </w:r>
              <w:r>
                <w:rPr>
                  <w:i/>
                  <w:lang w:val="en-US"/>
                </w:rPr>
                <w:t xml:space="preserve"> </w:t>
              </w:r>
              <w:r w:rsidRPr="00B7766E">
                <w:rPr>
                  <w:lang w:val="en-US"/>
                </w:rPr>
                <w:t>defines the</w:t>
              </w:r>
              <w:r w:rsidRPr="00310A43">
                <w:rPr>
                  <w:i/>
                  <w:lang w:val="en-US"/>
                </w:rPr>
                <w:t xml:space="preserve"> </w:t>
              </w:r>
              <w:r w:rsidRPr="00C374E6">
                <w:rPr>
                  <w:lang w:val="en-US"/>
                </w:rPr>
                <w:t>information object(s)</w:t>
              </w:r>
              <w:r w:rsidRPr="00921C34">
                <w:rPr>
                  <w:i/>
                  <w:lang w:val="en-US"/>
                </w:rPr>
                <w:t xml:space="preserve"> </w:t>
              </w:r>
              <w:r w:rsidRPr="00921C34">
                <w:rPr>
                  <w:lang w:val="en-US"/>
                </w:rPr>
                <w:t>allowed to be contained with</w:t>
              </w:r>
              <w:r>
                <w:rPr>
                  <w:lang w:val="en-US"/>
                </w:rPr>
                <w:t>in</w:t>
              </w:r>
              <w:r w:rsidRPr="00921C34">
                <w:rPr>
                  <w:lang w:val="en-US"/>
                </w:rPr>
                <w:t xml:space="preserve"> </w:t>
              </w:r>
              <w:r>
                <w:rPr>
                  <w:lang w:val="en-US"/>
                </w:rPr>
                <w:t xml:space="preserve">an </w:t>
              </w:r>
              <w:r w:rsidRPr="00C374E6">
                <w:rPr>
                  <w:lang w:val="en-US"/>
                </w:rPr>
                <w:t xml:space="preserve">operations </w:t>
              </w:r>
              <w:r w:rsidRPr="00911500">
                <w:rPr>
                  <w:lang w:val="en-US"/>
                </w:rPr>
                <w:t>record entry</w:t>
              </w:r>
              <w:r>
                <w:rPr>
                  <w:lang w:val="en-US"/>
                </w:rPr>
                <w:t xml:space="preserve"> in </w:t>
              </w:r>
              <w:r w:rsidRPr="00921C34">
                <w:rPr>
                  <w:lang w:val="en-US"/>
                </w:rPr>
                <w:t>th</w:t>
              </w:r>
              <w:r>
                <w:rPr>
                  <w:lang w:val="en-US"/>
                </w:rPr>
                <w:t>is</w:t>
              </w:r>
              <w:r w:rsidRPr="00921C34">
                <w:rPr>
                  <w:lang w:val="en-US"/>
                </w:rPr>
                <w:t xml:space="preserve"> </w:t>
              </w:r>
              <w:r>
                <w:rPr>
                  <w:i/>
                  <w:lang w:val="en-US"/>
                </w:rPr>
                <w:t xml:space="preserve">operation </w:t>
              </w:r>
              <w:r w:rsidRPr="00921C34">
                <w:rPr>
                  <w:i/>
                  <w:lang w:val="en-US"/>
                </w:rPr>
                <w:t>record</w:t>
              </w:r>
              <w:r>
                <w:rPr>
                  <w:i/>
                  <w:lang w:val="en-US"/>
                </w:rPr>
                <w:t>.</w:t>
              </w:r>
              <w:r w:rsidRPr="00921C34">
                <w:rPr>
                  <w:lang w:val="en-US"/>
                </w:rPr>
                <w:t xml:space="preserve"> </w:t>
              </w:r>
              <w:r>
                <w:rPr>
                  <w:lang w:val="en-US"/>
                </w:rPr>
                <w:t xml:space="preserve"> The specified </w:t>
              </w:r>
              <w:r>
                <w:rPr>
                  <w:i/>
                  <w:lang w:val="en-US"/>
                </w:rPr>
                <w:t>action</w:t>
              </w:r>
              <w:r w:rsidRPr="00921C34">
                <w:rPr>
                  <w:lang w:val="en-US"/>
                </w:rPr>
                <w:t xml:space="preserve"> </w:t>
              </w:r>
              <w:r>
                <w:rPr>
                  <w:lang w:val="en-US"/>
                </w:rPr>
                <w:t xml:space="preserve">must </w:t>
              </w:r>
              <w:r w:rsidRPr="00921C34">
                <w:rPr>
                  <w:lang w:val="en-US"/>
                </w:rPr>
                <w:t xml:space="preserve">match the </w:t>
              </w:r>
              <w:r>
                <w:rPr>
                  <w:lang w:val="en-US"/>
                </w:rPr>
                <w:t>value in the attribute, a</w:t>
              </w:r>
              <w:r w:rsidRPr="00C374E6">
                <w:rPr>
                  <w:lang w:val="en-US"/>
                </w:rPr>
                <w:t>ction</w:t>
              </w:r>
              <w:r>
                <w:rPr>
                  <w:lang w:val="en-US"/>
                </w:rPr>
                <w:t>,</w:t>
              </w:r>
              <w:r w:rsidRPr="00A52B8A">
                <w:rPr>
                  <w:lang w:val="en-US"/>
                </w:rPr>
                <w:t xml:space="preserve"> </w:t>
              </w:r>
              <w:r w:rsidRPr="00921C34">
                <w:rPr>
                  <w:lang w:val="en-US"/>
                </w:rPr>
                <w:t>in this</w:t>
              </w:r>
              <w:r>
                <w:rPr>
                  <w:lang w:val="en-US"/>
                </w:rPr>
                <w:t xml:space="preserve"> </w:t>
              </w:r>
              <w:r w:rsidRPr="00BE0F67">
                <w:rPr>
                  <w:i/>
                  <w:lang w:val="en-US"/>
                </w:rPr>
                <w:t>operations record</w:t>
              </w:r>
              <w:r w:rsidRPr="00BE6CC7">
                <w:rPr>
                  <w:i/>
                  <w:lang w:val="en-US"/>
                </w:rPr>
                <w:t>.</w:t>
              </w:r>
            </w:ins>
          </w:p>
        </w:tc>
      </w:tr>
    </w:tbl>
    <w:p w14:paraId="2CAD11F0" w14:textId="3B8A70AF" w:rsidR="002F06E7" w:rsidRPr="002F0211" w:rsidRDefault="00DF665B" w:rsidP="00E05180">
      <w:pPr>
        <w:pStyle w:val="TABLE-title"/>
        <w:rPr>
          <w:ins w:id="10837" w:author="Charles Gifford" w:date="2017-03-08T11:52:00Z"/>
        </w:rPr>
      </w:pPr>
      <w:bookmarkStart w:id="10838" w:name="_Ref477965905"/>
      <w:bookmarkStart w:id="10839" w:name="_Toc478492412"/>
      <w:ins w:id="10840" w:author="Charles Gifford" w:date="2017-03-22T17:09:00Z">
        <w:r>
          <w:t xml:space="preserve">Table </w:t>
        </w:r>
        <w:r>
          <w:fldChar w:fldCharType="begin"/>
        </w:r>
        <w:r>
          <w:instrText xml:space="preserve"> SEQ Table \* ARABIC </w:instrText>
        </w:r>
      </w:ins>
      <w:r>
        <w:fldChar w:fldCharType="separate"/>
      </w:r>
      <w:ins w:id="10841" w:author="Charles Gifford" w:date="2017-03-22T17:09:00Z">
        <w:r>
          <w:rPr>
            <w:noProof/>
          </w:rPr>
          <w:t>112</w:t>
        </w:r>
        <w:r>
          <w:fldChar w:fldCharType="end"/>
        </w:r>
        <w:bookmarkEnd w:id="10838"/>
        <w:r>
          <w:t xml:space="preserve"> </w:t>
        </w:r>
      </w:ins>
      <w:ins w:id="10842" w:author="Charles Gifford" w:date="2017-03-08T11:52:00Z">
        <w:r w:rsidR="002F06E7">
          <w:t>- Operations record attributes</w:t>
        </w:r>
        <w:bookmarkEnd w:id="10839"/>
      </w:ins>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154"/>
        <w:gridCol w:w="2992"/>
        <w:gridCol w:w="1349"/>
        <w:gridCol w:w="1486"/>
        <w:gridCol w:w="1159"/>
        <w:gridCol w:w="1210"/>
      </w:tblGrid>
      <w:tr w:rsidR="002F06E7" w:rsidRPr="00921C34" w14:paraId="4560627A" w14:textId="77777777" w:rsidTr="00A52B8A">
        <w:trPr>
          <w:tblHeader/>
          <w:ins w:id="10843" w:author="Charles Gifford" w:date="2017-03-08T11:52:00Z"/>
        </w:trPr>
        <w:tc>
          <w:tcPr>
            <w:tcW w:w="1154" w:type="dxa"/>
          </w:tcPr>
          <w:p w14:paraId="0695EC59" w14:textId="77777777" w:rsidR="002F06E7" w:rsidRPr="00921C34" w:rsidRDefault="002F06E7" w:rsidP="00A52B8A">
            <w:pPr>
              <w:pStyle w:val="TABLE-col-heading"/>
              <w:rPr>
                <w:ins w:id="10844" w:author="Charles Gifford" w:date="2017-03-08T11:52:00Z"/>
                <w:lang w:val="en-US"/>
              </w:rPr>
            </w:pPr>
            <w:ins w:id="10845" w:author="Charles Gifford" w:date="2017-03-08T11:52:00Z">
              <w:r w:rsidRPr="00921C34">
                <w:rPr>
                  <w:lang w:val="en-US"/>
                </w:rPr>
                <w:t>Attribute name</w:t>
              </w:r>
            </w:ins>
          </w:p>
        </w:tc>
        <w:tc>
          <w:tcPr>
            <w:tcW w:w="2992" w:type="dxa"/>
          </w:tcPr>
          <w:p w14:paraId="4098C2BC" w14:textId="77777777" w:rsidR="002F06E7" w:rsidRPr="00921C34" w:rsidRDefault="002F06E7" w:rsidP="00A52B8A">
            <w:pPr>
              <w:pStyle w:val="TABLE-col-heading"/>
              <w:rPr>
                <w:ins w:id="10846" w:author="Charles Gifford" w:date="2017-03-08T11:52:00Z"/>
                <w:lang w:val="en-US"/>
              </w:rPr>
            </w:pPr>
            <w:ins w:id="10847" w:author="Charles Gifford" w:date="2017-03-08T11:52:00Z">
              <w:r w:rsidRPr="00921C34">
                <w:rPr>
                  <w:lang w:val="en-US"/>
                </w:rPr>
                <w:t>Description</w:t>
              </w:r>
            </w:ins>
          </w:p>
        </w:tc>
        <w:tc>
          <w:tcPr>
            <w:tcW w:w="1349" w:type="dxa"/>
          </w:tcPr>
          <w:p w14:paraId="3F738D2C" w14:textId="77777777" w:rsidR="002F06E7" w:rsidRPr="00921C34" w:rsidRDefault="002F06E7" w:rsidP="00A52B8A">
            <w:pPr>
              <w:pStyle w:val="TABLE-col-heading"/>
              <w:rPr>
                <w:ins w:id="10848" w:author="Charles Gifford" w:date="2017-03-08T11:52:00Z"/>
                <w:lang w:val="en-US"/>
              </w:rPr>
            </w:pPr>
            <w:ins w:id="10849" w:author="Charles Gifford" w:date="2017-03-08T11:52:00Z">
              <w:r w:rsidRPr="00921C34">
                <w:rPr>
                  <w:lang w:val="en-US"/>
                </w:rPr>
                <w:t>Production examples</w:t>
              </w:r>
            </w:ins>
          </w:p>
        </w:tc>
        <w:tc>
          <w:tcPr>
            <w:tcW w:w="1486" w:type="dxa"/>
          </w:tcPr>
          <w:p w14:paraId="4EFBB9E2" w14:textId="77777777" w:rsidR="002F06E7" w:rsidRPr="00921C34" w:rsidRDefault="002F06E7" w:rsidP="00A52B8A">
            <w:pPr>
              <w:pStyle w:val="TABLE-col-heading"/>
              <w:rPr>
                <w:ins w:id="10850" w:author="Charles Gifford" w:date="2017-03-08T11:52:00Z"/>
                <w:lang w:val="en-US"/>
              </w:rPr>
            </w:pPr>
            <w:ins w:id="10851" w:author="Charles Gifford" w:date="2017-03-08T11:52:00Z">
              <w:r w:rsidRPr="00921C34">
                <w:rPr>
                  <w:lang w:val="en-US"/>
                </w:rPr>
                <w:t>Maintenance examples</w:t>
              </w:r>
            </w:ins>
          </w:p>
        </w:tc>
        <w:tc>
          <w:tcPr>
            <w:tcW w:w="1159" w:type="dxa"/>
          </w:tcPr>
          <w:p w14:paraId="2A16F855" w14:textId="77777777" w:rsidR="002F06E7" w:rsidRPr="00921C34" w:rsidRDefault="002F06E7" w:rsidP="00A52B8A">
            <w:pPr>
              <w:pStyle w:val="TABLE-col-heading"/>
              <w:rPr>
                <w:ins w:id="10852" w:author="Charles Gifford" w:date="2017-03-08T11:52:00Z"/>
                <w:lang w:val="en-US"/>
              </w:rPr>
            </w:pPr>
            <w:ins w:id="10853" w:author="Charles Gifford" w:date="2017-03-08T11:52:00Z">
              <w:r w:rsidRPr="00921C34">
                <w:rPr>
                  <w:lang w:val="en-US"/>
                </w:rPr>
                <w:t>Quality examples</w:t>
              </w:r>
            </w:ins>
          </w:p>
        </w:tc>
        <w:tc>
          <w:tcPr>
            <w:tcW w:w="1210" w:type="dxa"/>
          </w:tcPr>
          <w:p w14:paraId="4E419791" w14:textId="77777777" w:rsidR="002F06E7" w:rsidRPr="00921C34" w:rsidRDefault="002F06E7" w:rsidP="00A52B8A">
            <w:pPr>
              <w:pStyle w:val="TABLE-col-heading"/>
              <w:rPr>
                <w:ins w:id="10854" w:author="Charles Gifford" w:date="2017-03-08T11:52:00Z"/>
                <w:lang w:val="en-US"/>
              </w:rPr>
            </w:pPr>
            <w:ins w:id="10855" w:author="Charles Gifford" w:date="2017-03-08T11:52:00Z">
              <w:r w:rsidRPr="00921C34">
                <w:rPr>
                  <w:lang w:val="en-US"/>
                </w:rPr>
                <w:t>Inventory examples</w:t>
              </w:r>
            </w:ins>
          </w:p>
        </w:tc>
      </w:tr>
      <w:tr w:rsidR="00911500" w:rsidRPr="00921C34" w14:paraId="1AFA8349" w14:textId="77777777" w:rsidTr="00911500">
        <w:trPr>
          <w:trHeight w:val="980"/>
          <w:ins w:id="10856" w:author="Charles Gifford" w:date="2017-03-08T14:29:00Z"/>
        </w:trPr>
        <w:tc>
          <w:tcPr>
            <w:tcW w:w="1154" w:type="dxa"/>
          </w:tcPr>
          <w:p w14:paraId="1894255A" w14:textId="60DD2839" w:rsidR="00911500" w:rsidRDefault="00911500" w:rsidP="00911500">
            <w:pPr>
              <w:pStyle w:val="TABLE-cell"/>
              <w:rPr>
                <w:ins w:id="10857" w:author="Charles Gifford" w:date="2017-03-08T14:29:00Z"/>
                <w:lang w:val="en-US"/>
              </w:rPr>
            </w:pPr>
            <w:ins w:id="10858" w:author="Charles Gifford" w:date="2017-03-08T22:23:00Z">
              <w:r w:rsidRPr="00465068">
                <w:rPr>
                  <w:lang w:val="en-US"/>
                </w:rPr>
                <w:t>ID</w:t>
              </w:r>
            </w:ins>
          </w:p>
        </w:tc>
        <w:tc>
          <w:tcPr>
            <w:tcW w:w="2992" w:type="dxa"/>
          </w:tcPr>
          <w:p w14:paraId="0669A658" w14:textId="3D80EED0" w:rsidR="00911500" w:rsidRPr="00921C34" w:rsidRDefault="00911500" w:rsidP="00911500">
            <w:pPr>
              <w:pStyle w:val="TABLE-cell"/>
              <w:rPr>
                <w:ins w:id="10859" w:author="Charles Gifford" w:date="2017-03-08T14:29:00Z"/>
                <w:lang w:val="en-US"/>
              </w:rPr>
            </w:pPr>
            <w:ins w:id="10860" w:author="Charles Gifford" w:date="2017-03-08T22:23:00Z">
              <w:r>
                <w:rPr>
                  <w:lang w:val="en-US"/>
                </w:rPr>
                <w:t xml:space="preserve">Identification of the </w:t>
              </w:r>
              <w:r w:rsidRPr="00465068">
                <w:rPr>
                  <w:lang w:val="en-US"/>
                </w:rPr>
                <w:t>associated</w:t>
              </w:r>
              <w:r>
                <w:rPr>
                  <w:lang w:val="en-US"/>
                </w:rPr>
                <w:t xml:space="preserve"> instance of</w:t>
              </w:r>
              <w:r w:rsidRPr="00465068">
                <w:rPr>
                  <w:lang w:val="en-US"/>
                </w:rPr>
                <w:t xml:space="preserve"> </w:t>
              </w:r>
              <w:r>
                <w:rPr>
                  <w:i/>
                  <w:lang w:val="en-US"/>
                </w:rPr>
                <w:t>operations record</w:t>
              </w:r>
              <w:r>
                <w:rPr>
                  <w:lang w:val="en-US"/>
                </w:rPr>
                <w:t>.</w:t>
              </w:r>
            </w:ins>
          </w:p>
        </w:tc>
        <w:tc>
          <w:tcPr>
            <w:tcW w:w="1349" w:type="dxa"/>
          </w:tcPr>
          <w:p w14:paraId="1E1F3DBC" w14:textId="3AF5D4D1" w:rsidR="00911500" w:rsidRPr="00921C34" w:rsidRDefault="00911500" w:rsidP="00911500">
            <w:pPr>
              <w:pStyle w:val="TABLE-cell"/>
              <w:rPr>
                <w:ins w:id="10861" w:author="Charles Gifford" w:date="2017-03-08T14:29:00Z"/>
                <w:lang w:val="en-US"/>
              </w:rPr>
            </w:pPr>
            <w:ins w:id="10862" w:author="Charles Gifford" w:date="2017-03-08T22:23:00Z">
              <w:r w:rsidRPr="00465068">
                <w:rPr>
                  <w:lang w:val="en-US"/>
                </w:rPr>
                <w:t>CR-87</w:t>
              </w:r>
            </w:ins>
          </w:p>
        </w:tc>
        <w:tc>
          <w:tcPr>
            <w:tcW w:w="1486" w:type="dxa"/>
          </w:tcPr>
          <w:p w14:paraId="2F901EE1" w14:textId="7FB1B3CF" w:rsidR="00911500" w:rsidRPr="00911500" w:rsidRDefault="00911500" w:rsidP="00911500">
            <w:pPr>
              <w:pStyle w:val="TABLE-cell"/>
              <w:rPr>
                <w:ins w:id="10863" w:author="Charles Gifford" w:date="2017-03-08T14:29:00Z"/>
                <w:lang w:val="es-ES"/>
              </w:rPr>
            </w:pPr>
            <w:ins w:id="10864" w:author="Charles Gifford" w:date="2017-03-08T22:23:00Z">
              <w:r w:rsidRPr="007223F3">
                <w:rPr>
                  <w:lang w:val="es-ES"/>
                </w:rPr>
                <w:t>Uuid - 1FCF9DA1-DCC5-4012-BDEF-D76C754F4826</w:t>
              </w:r>
            </w:ins>
          </w:p>
        </w:tc>
        <w:tc>
          <w:tcPr>
            <w:tcW w:w="1159" w:type="dxa"/>
          </w:tcPr>
          <w:p w14:paraId="46FD5F73" w14:textId="79BB2AEE" w:rsidR="00911500" w:rsidRPr="00921C34" w:rsidRDefault="00911500" w:rsidP="00911500">
            <w:pPr>
              <w:pStyle w:val="TABLE-cell"/>
              <w:rPr>
                <w:ins w:id="10865" w:author="Charles Gifford" w:date="2017-03-08T14:29:00Z"/>
                <w:lang w:val="en-US"/>
              </w:rPr>
            </w:pPr>
            <w:ins w:id="10866" w:author="Charles Gifford" w:date="2017-03-08T22:23:00Z">
              <w:r w:rsidRPr="00465068">
                <w:rPr>
                  <w:lang w:val="en-US"/>
                </w:rPr>
                <w:t>2016-03</w:t>
              </w:r>
            </w:ins>
          </w:p>
        </w:tc>
        <w:tc>
          <w:tcPr>
            <w:tcW w:w="1210" w:type="dxa"/>
          </w:tcPr>
          <w:p w14:paraId="0143A416" w14:textId="1C6AD6C9" w:rsidR="00911500" w:rsidRPr="00921C34" w:rsidRDefault="00911500" w:rsidP="00911500">
            <w:pPr>
              <w:pStyle w:val="TABLE-cell"/>
              <w:rPr>
                <w:ins w:id="10867" w:author="Charles Gifford" w:date="2017-03-08T14:29:00Z"/>
                <w:lang w:val="en-US"/>
              </w:rPr>
            </w:pPr>
            <w:ins w:id="10868" w:author="Charles Gifford" w:date="2017-03-08T22:23:00Z">
              <w:r w:rsidRPr="00465068">
                <w:rPr>
                  <w:lang w:val="en-US"/>
                </w:rPr>
                <w:t>AB45</w:t>
              </w:r>
            </w:ins>
          </w:p>
        </w:tc>
      </w:tr>
      <w:tr w:rsidR="00911500" w:rsidRPr="00921C34" w14:paraId="29E4EB67" w14:textId="77777777" w:rsidTr="00911500">
        <w:trPr>
          <w:trHeight w:val="215"/>
          <w:ins w:id="10869" w:author="Charles Gifford" w:date="2017-03-08T14:29:00Z"/>
        </w:trPr>
        <w:tc>
          <w:tcPr>
            <w:tcW w:w="1154" w:type="dxa"/>
          </w:tcPr>
          <w:p w14:paraId="70F4BA23" w14:textId="3309F826" w:rsidR="00911500" w:rsidRDefault="00911500" w:rsidP="00911500">
            <w:pPr>
              <w:pStyle w:val="TABLE-cell"/>
              <w:rPr>
                <w:ins w:id="10870" w:author="Charles Gifford" w:date="2017-03-08T14:29:00Z"/>
                <w:lang w:val="en-US"/>
              </w:rPr>
            </w:pPr>
            <w:ins w:id="10871" w:author="Charles Gifford" w:date="2017-03-08T22:23:00Z">
              <w:r w:rsidRPr="00465068">
                <w:rPr>
                  <w:lang w:val="en-US"/>
                </w:rPr>
                <w:t>Description</w:t>
              </w:r>
            </w:ins>
          </w:p>
        </w:tc>
        <w:tc>
          <w:tcPr>
            <w:tcW w:w="2992" w:type="dxa"/>
          </w:tcPr>
          <w:p w14:paraId="7795D64F" w14:textId="57F6EB8D" w:rsidR="00911500" w:rsidRPr="00921C34" w:rsidRDefault="00911500" w:rsidP="00911500">
            <w:pPr>
              <w:pStyle w:val="TABLE-cell"/>
              <w:rPr>
                <w:ins w:id="10872" w:author="Charles Gifford" w:date="2017-03-08T14:29:00Z"/>
                <w:lang w:val="en-US"/>
              </w:rPr>
            </w:pPr>
            <w:ins w:id="10873" w:author="Charles Gifford" w:date="2017-03-08T22:23:00Z">
              <w:r w:rsidRPr="00465068">
                <w:rPr>
                  <w:lang w:val="en-US"/>
                </w:rPr>
                <w:t xml:space="preserve">Contains additional information and description of the </w:t>
              </w:r>
              <w:r>
                <w:rPr>
                  <w:i/>
                  <w:lang w:val="en-US"/>
                </w:rPr>
                <w:t>operations</w:t>
              </w:r>
              <w:r w:rsidRPr="00465068">
                <w:rPr>
                  <w:i/>
                  <w:lang w:val="en-US"/>
                </w:rPr>
                <w:t xml:space="preserve"> record</w:t>
              </w:r>
              <w:r w:rsidRPr="00465068">
                <w:rPr>
                  <w:lang w:val="en-US"/>
                </w:rPr>
                <w:t>.</w:t>
              </w:r>
            </w:ins>
          </w:p>
        </w:tc>
        <w:tc>
          <w:tcPr>
            <w:tcW w:w="1349" w:type="dxa"/>
          </w:tcPr>
          <w:p w14:paraId="4A4B8FCE" w14:textId="78F99F7E" w:rsidR="00911500" w:rsidRPr="00921C34" w:rsidRDefault="00911500" w:rsidP="00911500">
            <w:pPr>
              <w:pStyle w:val="TABLE-cell"/>
              <w:rPr>
                <w:ins w:id="10874" w:author="Charles Gifford" w:date="2017-03-08T14:29:00Z"/>
                <w:lang w:val="en-US"/>
              </w:rPr>
            </w:pPr>
            <w:ins w:id="10875" w:author="Charles Gifford" w:date="2017-03-08T22:27:00Z">
              <w:r>
                <w:rPr>
                  <w:lang w:val="en-US"/>
                </w:rPr>
                <w:t>Job order start</w:t>
              </w:r>
            </w:ins>
          </w:p>
        </w:tc>
        <w:tc>
          <w:tcPr>
            <w:tcW w:w="1486" w:type="dxa"/>
          </w:tcPr>
          <w:p w14:paraId="4FD8BC75" w14:textId="1A80EF7B" w:rsidR="00911500" w:rsidRDefault="00911500" w:rsidP="00911500">
            <w:pPr>
              <w:pStyle w:val="TABLE-cell"/>
              <w:rPr>
                <w:ins w:id="10876" w:author="Charles Gifford" w:date="2017-03-08T14:29:00Z"/>
                <w:lang w:val="en-US"/>
              </w:rPr>
            </w:pPr>
            <w:ins w:id="10877" w:author="Charles Gifford" w:date="2017-03-08T22:28:00Z">
              <w:r>
                <w:rPr>
                  <w:lang w:val="en-US"/>
                </w:rPr>
                <w:t>Schedule released</w:t>
              </w:r>
            </w:ins>
          </w:p>
        </w:tc>
        <w:tc>
          <w:tcPr>
            <w:tcW w:w="1159" w:type="dxa"/>
          </w:tcPr>
          <w:p w14:paraId="48C2C08D" w14:textId="57796358" w:rsidR="00911500" w:rsidRPr="00921C34" w:rsidRDefault="00911500" w:rsidP="00911500">
            <w:pPr>
              <w:pStyle w:val="TABLE-cell"/>
              <w:rPr>
                <w:ins w:id="10878" w:author="Charles Gifford" w:date="2017-03-08T14:29:00Z"/>
                <w:lang w:val="en-US"/>
              </w:rPr>
            </w:pPr>
            <w:ins w:id="10879" w:author="Charles Gifford" w:date="2017-03-08T22:28:00Z">
              <w:r>
                <w:rPr>
                  <w:lang w:val="en-US"/>
                </w:rPr>
                <w:t xml:space="preserve">QA test </w:t>
              </w:r>
            </w:ins>
            <w:ins w:id="10880" w:author="Charles Gifford" w:date="2017-03-08T22:29:00Z">
              <w:r>
                <w:rPr>
                  <w:lang w:val="en-US"/>
                </w:rPr>
                <w:t>scheduled</w:t>
              </w:r>
            </w:ins>
          </w:p>
        </w:tc>
        <w:tc>
          <w:tcPr>
            <w:tcW w:w="1210" w:type="dxa"/>
          </w:tcPr>
          <w:p w14:paraId="7261B836" w14:textId="110F9953" w:rsidR="00911500" w:rsidRPr="00921C34" w:rsidRDefault="00911500" w:rsidP="00911500">
            <w:pPr>
              <w:pStyle w:val="TABLE-cell"/>
              <w:rPr>
                <w:ins w:id="10881" w:author="Charles Gifford" w:date="2017-03-08T14:29:00Z"/>
                <w:lang w:val="en-US"/>
              </w:rPr>
            </w:pPr>
            <w:ins w:id="10882" w:author="Charles Gifford" w:date="2017-03-08T22:29:00Z">
              <w:r>
                <w:rPr>
                  <w:lang w:val="en-US"/>
                </w:rPr>
                <w:t>Lot 4A stored</w:t>
              </w:r>
            </w:ins>
          </w:p>
        </w:tc>
      </w:tr>
      <w:tr w:rsidR="002F06E7" w:rsidRPr="00921C34" w14:paraId="4BDE0A05" w14:textId="77777777" w:rsidTr="00A52B8A">
        <w:trPr>
          <w:trHeight w:val="1234"/>
          <w:ins w:id="10883" w:author="Charles Gifford" w:date="2017-03-08T11:52:00Z"/>
        </w:trPr>
        <w:tc>
          <w:tcPr>
            <w:tcW w:w="1154" w:type="dxa"/>
          </w:tcPr>
          <w:p w14:paraId="1DAEC321" w14:textId="66632B25" w:rsidR="002F06E7" w:rsidRPr="00921C34" w:rsidRDefault="00797D58" w:rsidP="00A52B8A">
            <w:pPr>
              <w:pStyle w:val="TABLE-cell"/>
              <w:rPr>
                <w:ins w:id="10884" w:author="Charles Gifford" w:date="2017-03-08T11:52:00Z"/>
                <w:lang w:val="en-US"/>
              </w:rPr>
            </w:pPr>
            <w:ins w:id="10885" w:author="Charles Gifford" w:date="2017-03-08T11:52:00Z">
              <w:r>
                <w:rPr>
                  <w:lang w:val="en-US"/>
                </w:rPr>
                <w:t>A</w:t>
              </w:r>
              <w:r w:rsidR="002F06E7" w:rsidRPr="00921C34">
                <w:rPr>
                  <w:lang w:val="en-US"/>
                </w:rPr>
                <w:t>ction</w:t>
              </w:r>
            </w:ins>
          </w:p>
        </w:tc>
        <w:tc>
          <w:tcPr>
            <w:tcW w:w="2992" w:type="dxa"/>
          </w:tcPr>
          <w:p w14:paraId="5480968A" w14:textId="0103718A" w:rsidR="002F06E7" w:rsidRPr="00921C34" w:rsidRDefault="002F06E7" w:rsidP="00A52B8A">
            <w:pPr>
              <w:pStyle w:val="TABLE-cell"/>
              <w:rPr>
                <w:ins w:id="10886" w:author="Charles Gifford" w:date="2017-03-08T11:52:00Z"/>
                <w:lang w:val="en-US"/>
              </w:rPr>
            </w:pPr>
            <w:ins w:id="10887" w:author="Charles Gifford" w:date="2017-03-08T11:52:00Z">
              <w:r w:rsidRPr="00921C34">
                <w:rPr>
                  <w:lang w:val="en-US"/>
                </w:rPr>
                <w:t>The</w:t>
              </w:r>
              <w:r w:rsidRPr="002B14FB">
                <w:t xml:space="preserve"> </w:t>
              </w:r>
              <w:r w:rsidRPr="002B14FB">
                <w:rPr>
                  <w:lang w:val="en-US"/>
                </w:rPr>
                <w:t xml:space="preserve">action </w:t>
              </w:r>
              <w:r w:rsidRPr="00921C34">
                <w:rPr>
                  <w:lang w:val="en-US"/>
                </w:rPr>
                <w:t xml:space="preserve">performed on the </w:t>
              </w:r>
              <w:r>
                <w:rPr>
                  <w:i/>
                  <w:lang w:val="en-US"/>
                </w:rPr>
                <w:t>operations record entry</w:t>
              </w:r>
              <w:r w:rsidR="00911500">
                <w:rPr>
                  <w:i/>
                  <w:lang w:val="en-US"/>
                </w:rPr>
                <w:t>(s)</w:t>
              </w:r>
            </w:ins>
            <w:ins w:id="10888" w:author="Charles Gifford" w:date="2017-03-08T22:32:00Z">
              <w:r w:rsidR="00911500">
                <w:rPr>
                  <w:i/>
                  <w:lang w:val="en-US"/>
                </w:rPr>
                <w:t xml:space="preserve"> </w:t>
              </w:r>
            </w:ins>
            <w:ins w:id="10889" w:author="Charles Gifford" w:date="2017-03-08T11:52:00Z">
              <w:r w:rsidRPr="00921C34">
                <w:rPr>
                  <w:lang w:val="en-US"/>
                </w:rPr>
                <w:t>with</w:t>
              </w:r>
            </w:ins>
            <w:ins w:id="10890" w:author="Charles Gifford" w:date="2017-03-08T22:31:00Z">
              <w:r w:rsidR="00911500">
                <w:rPr>
                  <w:lang w:val="en-US"/>
                </w:rPr>
                <w:t>in</w:t>
              </w:r>
            </w:ins>
            <w:ins w:id="10891" w:author="Charles Gifford" w:date="2017-03-08T11:52:00Z">
              <w:r w:rsidRPr="00921C34">
                <w:rPr>
                  <w:lang w:val="en-US"/>
                </w:rPr>
                <w:t xml:space="preserve"> the</w:t>
              </w:r>
              <w:r w:rsidRPr="00921C34">
                <w:rPr>
                  <w:i/>
                  <w:lang w:val="en-US"/>
                </w:rPr>
                <w:t xml:space="preserve"> </w:t>
              </w:r>
              <w:r>
                <w:rPr>
                  <w:i/>
                  <w:lang w:val="en-US"/>
                </w:rPr>
                <w:t xml:space="preserve">operations </w:t>
              </w:r>
              <w:r w:rsidRPr="00921C34">
                <w:rPr>
                  <w:i/>
                  <w:lang w:val="en-US"/>
                </w:rPr>
                <w:t>record</w:t>
              </w:r>
              <w:r w:rsidRPr="00921C34">
                <w:rPr>
                  <w:lang w:val="en-US"/>
                </w:rPr>
                <w:t>.</w:t>
              </w:r>
            </w:ins>
          </w:p>
          <w:p w14:paraId="641C05E5" w14:textId="77777777" w:rsidR="002F06E7" w:rsidRDefault="002F06E7" w:rsidP="00A52B8A">
            <w:pPr>
              <w:pStyle w:val="TABLE-cell"/>
              <w:rPr>
                <w:ins w:id="10892" w:author="Charles Gifford" w:date="2017-03-08T11:52:00Z"/>
                <w:lang w:val="en-US"/>
              </w:rPr>
            </w:pPr>
            <w:ins w:id="10893" w:author="Charles Gifford" w:date="2017-03-08T11:52:00Z">
              <w:r w:rsidRPr="00921C34">
                <w:rPr>
                  <w:lang w:val="en-US"/>
                </w:rPr>
                <w:t>Defined values are</w:t>
              </w:r>
              <w:r>
                <w:rPr>
                  <w:lang w:val="en-US"/>
                </w:rPr>
                <w:t xml:space="preserve">: </w:t>
              </w:r>
            </w:ins>
          </w:p>
          <w:p w14:paraId="221B1343" w14:textId="77777777" w:rsidR="002F06E7" w:rsidRPr="00921C34" w:rsidRDefault="002F06E7" w:rsidP="00A52B8A">
            <w:pPr>
              <w:pStyle w:val="TABLE-cell"/>
              <w:rPr>
                <w:ins w:id="10894" w:author="Charles Gifford" w:date="2017-03-08T11:52:00Z"/>
                <w:lang w:val="en-US"/>
              </w:rPr>
            </w:pPr>
            <w:ins w:id="10895" w:author="Charles Gifford" w:date="2017-03-08T11:52:00Z">
              <w:r>
                <w:rPr>
                  <w:lang w:val="en-US"/>
                </w:rPr>
                <w:t>Added, changed, deleted and observed.</w:t>
              </w:r>
            </w:ins>
          </w:p>
        </w:tc>
        <w:tc>
          <w:tcPr>
            <w:tcW w:w="1349" w:type="dxa"/>
          </w:tcPr>
          <w:p w14:paraId="03BEA87E" w14:textId="77777777" w:rsidR="002F06E7" w:rsidRDefault="002F06E7" w:rsidP="00A52B8A">
            <w:pPr>
              <w:pStyle w:val="TABLE-cell"/>
              <w:rPr>
                <w:ins w:id="10896" w:author="Charles Gifford" w:date="2017-03-08T11:52:00Z"/>
                <w:lang w:val="en-US"/>
              </w:rPr>
            </w:pPr>
            <w:ins w:id="10897" w:author="Charles Gifford" w:date="2017-03-08T11:52:00Z">
              <w:r w:rsidRPr="00921C34">
                <w:rPr>
                  <w:lang w:val="en-US"/>
                </w:rPr>
                <w:t>Deleted</w:t>
              </w:r>
            </w:ins>
          </w:p>
          <w:p w14:paraId="44529143" w14:textId="77777777" w:rsidR="002F06E7" w:rsidRPr="00921C34" w:rsidRDefault="002F06E7" w:rsidP="00A52B8A">
            <w:pPr>
              <w:pStyle w:val="TABLE-cell"/>
              <w:rPr>
                <w:ins w:id="10898" w:author="Charles Gifford" w:date="2017-03-08T11:52:00Z"/>
                <w:lang w:val="en-US"/>
              </w:rPr>
            </w:pPr>
            <w:ins w:id="10899" w:author="Charles Gifford" w:date="2017-03-08T11:52:00Z">
              <w:r>
                <w:rPr>
                  <w:lang w:val="en-US"/>
                </w:rPr>
                <w:t>Observed</w:t>
              </w:r>
            </w:ins>
          </w:p>
          <w:p w14:paraId="2E9B869E" w14:textId="77777777" w:rsidR="002F06E7" w:rsidRPr="00921C34" w:rsidRDefault="002F06E7" w:rsidP="00A52B8A">
            <w:pPr>
              <w:pStyle w:val="TABLE-cell"/>
              <w:rPr>
                <w:ins w:id="10900" w:author="Charles Gifford" w:date="2017-03-08T11:52:00Z"/>
                <w:lang w:val="en-US"/>
              </w:rPr>
            </w:pPr>
          </w:p>
          <w:p w14:paraId="1F88159F" w14:textId="77777777" w:rsidR="002F06E7" w:rsidRPr="00921C34" w:rsidRDefault="002F06E7" w:rsidP="00A52B8A">
            <w:pPr>
              <w:pStyle w:val="TABLE-cell"/>
              <w:rPr>
                <w:ins w:id="10901" w:author="Charles Gifford" w:date="2017-03-08T11:52:00Z"/>
                <w:lang w:val="en-US"/>
              </w:rPr>
            </w:pPr>
          </w:p>
        </w:tc>
        <w:tc>
          <w:tcPr>
            <w:tcW w:w="1486" w:type="dxa"/>
          </w:tcPr>
          <w:p w14:paraId="42B22D68" w14:textId="77777777" w:rsidR="002F06E7" w:rsidRPr="00921C34" w:rsidRDefault="002F06E7" w:rsidP="00A52B8A">
            <w:pPr>
              <w:pStyle w:val="TABLE-cell"/>
              <w:rPr>
                <w:ins w:id="10902" w:author="Charles Gifford" w:date="2017-03-08T11:52:00Z"/>
                <w:lang w:val="en-US"/>
              </w:rPr>
            </w:pPr>
            <w:ins w:id="10903" w:author="Charles Gifford" w:date="2017-03-08T11:52:00Z">
              <w:r>
                <w:rPr>
                  <w:lang w:val="en-US"/>
                </w:rPr>
                <w:t>Added</w:t>
              </w:r>
            </w:ins>
          </w:p>
        </w:tc>
        <w:tc>
          <w:tcPr>
            <w:tcW w:w="1159" w:type="dxa"/>
          </w:tcPr>
          <w:p w14:paraId="4884D4E9" w14:textId="77777777" w:rsidR="002F06E7" w:rsidRPr="00921C34" w:rsidRDefault="002F06E7" w:rsidP="00A52B8A">
            <w:pPr>
              <w:pStyle w:val="TABLE-cell"/>
              <w:rPr>
                <w:ins w:id="10904" w:author="Charles Gifford" w:date="2017-03-08T11:52:00Z"/>
                <w:lang w:val="en-US"/>
              </w:rPr>
            </w:pPr>
            <w:ins w:id="10905" w:author="Charles Gifford" w:date="2017-03-08T11:52:00Z">
              <w:r w:rsidRPr="00921C34">
                <w:rPr>
                  <w:lang w:val="en-US"/>
                </w:rPr>
                <w:t>Changed</w:t>
              </w:r>
            </w:ins>
          </w:p>
          <w:p w14:paraId="2AE8B83A" w14:textId="77777777" w:rsidR="002F06E7" w:rsidRPr="00921C34" w:rsidRDefault="002F06E7" w:rsidP="00A52B8A">
            <w:pPr>
              <w:pStyle w:val="TABLE-cell"/>
              <w:rPr>
                <w:ins w:id="10906" w:author="Charles Gifford" w:date="2017-03-08T11:52:00Z"/>
                <w:lang w:val="en-US"/>
              </w:rPr>
            </w:pPr>
          </w:p>
        </w:tc>
        <w:tc>
          <w:tcPr>
            <w:tcW w:w="1210" w:type="dxa"/>
          </w:tcPr>
          <w:p w14:paraId="3CF04AC8" w14:textId="77777777" w:rsidR="002F06E7" w:rsidRPr="00921C34" w:rsidRDefault="002F06E7" w:rsidP="00A52B8A">
            <w:pPr>
              <w:pStyle w:val="TABLE-cell"/>
              <w:rPr>
                <w:ins w:id="10907" w:author="Charles Gifford" w:date="2017-03-08T11:52:00Z"/>
                <w:lang w:val="en-US"/>
              </w:rPr>
            </w:pPr>
            <w:ins w:id="10908" w:author="Charles Gifford" w:date="2017-03-08T11:52:00Z">
              <w:r w:rsidRPr="00921C34">
                <w:rPr>
                  <w:lang w:val="en-US"/>
                </w:rPr>
                <w:t>Changed</w:t>
              </w:r>
            </w:ins>
          </w:p>
          <w:p w14:paraId="6971BFF5" w14:textId="77777777" w:rsidR="002F06E7" w:rsidRPr="00921C34" w:rsidRDefault="002F06E7" w:rsidP="00A52B8A">
            <w:pPr>
              <w:pStyle w:val="TABLE-cell"/>
              <w:rPr>
                <w:ins w:id="10909" w:author="Charles Gifford" w:date="2017-03-08T11:52:00Z"/>
                <w:lang w:val="en-US"/>
              </w:rPr>
            </w:pPr>
          </w:p>
        </w:tc>
      </w:tr>
      <w:tr w:rsidR="00911500" w:rsidRPr="00921C34" w14:paraId="6FE730FC" w14:textId="77777777" w:rsidTr="00A52B8A">
        <w:trPr>
          <w:trHeight w:val="1234"/>
          <w:ins w:id="10910" w:author="Charles Gifford" w:date="2017-03-08T22:31:00Z"/>
        </w:trPr>
        <w:tc>
          <w:tcPr>
            <w:tcW w:w="1154" w:type="dxa"/>
          </w:tcPr>
          <w:p w14:paraId="3C5EBBE9" w14:textId="36E3B062" w:rsidR="00911500" w:rsidRDefault="00911500" w:rsidP="00911500">
            <w:pPr>
              <w:pStyle w:val="TABLE-cell"/>
              <w:rPr>
                <w:ins w:id="10911" w:author="Charles Gifford" w:date="2017-03-08T22:31:00Z"/>
                <w:lang w:val="en-US"/>
              </w:rPr>
            </w:pPr>
            <w:ins w:id="10912" w:author="Charles Gifford" w:date="2017-03-08T22:31:00Z">
              <w:r w:rsidRPr="00921C34">
                <w:rPr>
                  <w:lang w:val="en-US"/>
                </w:rPr>
                <w:t>Effective timestamp</w:t>
              </w:r>
            </w:ins>
          </w:p>
        </w:tc>
        <w:tc>
          <w:tcPr>
            <w:tcW w:w="2992" w:type="dxa"/>
          </w:tcPr>
          <w:p w14:paraId="57F28175" w14:textId="77777777" w:rsidR="00911500" w:rsidRDefault="00911500" w:rsidP="00911500">
            <w:pPr>
              <w:pStyle w:val="TABLE-cell"/>
              <w:rPr>
                <w:ins w:id="10913" w:author="Charles Gifford" w:date="2017-03-08T22:31:00Z"/>
                <w:lang w:val="en-US"/>
              </w:rPr>
            </w:pPr>
            <w:ins w:id="10914" w:author="Charles Gifford" w:date="2017-03-08T22:31:00Z">
              <w:r w:rsidRPr="00921C34">
                <w:rPr>
                  <w:lang w:val="en-US"/>
                </w:rPr>
                <w:t xml:space="preserve">The date and time </w:t>
              </w:r>
              <w:r>
                <w:rPr>
                  <w:lang w:val="en-US"/>
                </w:rPr>
                <w:t xml:space="preserve">that </w:t>
              </w:r>
              <w:r w:rsidRPr="00921C34">
                <w:rPr>
                  <w:lang w:val="en-US"/>
                </w:rPr>
                <w:t xml:space="preserve">the </w:t>
              </w:r>
              <w:r w:rsidRPr="002B14FB">
                <w:rPr>
                  <w:lang w:val="en-US"/>
                </w:rPr>
                <w:t xml:space="preserve">operations record entry </w:t>
              </w:r>
              <w:r w:rsidRPr="00921C34">
                <w:rPr>
                  <w:lang w:val="en-US"/>
                </w:rPr>
                <w:t xml:space="preserve">was/is effective. </w:t>
              </w:r>
            </w:ins>
          </w:p>
          <w:p w14:paraId="195BB3DC" w14:textId="5FF70952" w:rsidR="00911500" w:rsidRPr="00921C34" w:rsidRDefault="002B14FB" w:rsidP="00911500">
            <w:pPr>
              <w:pStyle w:val="TABLE-cell"/>
              <w:rPr>
                <w:ins w:id="10915" w:author="Charles Gifford" w:date="2017-03-08T22:31:00Z"/>
                <w:lang w:val="en-US"/>
              </w:rPr>
            </w:pPr>
            <w:ins w:id="10916" w:author="Charles Gifford" w:date="2017-03-08T22:32:00Z">
              <w:r>
                <w:rPr>
                  <w:lang w:val="en-US"/>
                </w:rPr>
                <w:t xml:space="preserve">NOTE  </w:t>
              </w:r>
            </w:ins>
            <w:ins w:id="10917" w:author="Charles Gifford" w:date="2017-03-08T22:31:00Z">
              <w:r w:rsidR="00911500" w:rsidRPr="00921C34">
                <w:rPr>
                  <w:lang w:val="en-US"/>
                </w:rPr>
                <w:t xml:space="preserve">If no </w:t>
              </w:r>
              <w:r w:rsidR="00911500">
                <w:rPr>
                  <w:lang w:val="en-US"/>
                </w:rPr>
                <w:t>effective timestamp</w:t>
              </w:r>
              <w:r w:rsidR="00911500" w:rsidRPr="00921C34">
                <w:rPr>
                  <w:lang w:val="en-US"/>
                </w:rPr>
                <w:t xml:space="preserve"> is provided</w:t>
              </w:r>
              <w:r w:rsidR="00911500">
                <w:rPr>
                  <w:lang w:val="en-US"/>
                </w:rPr>
                <w:t xml:space="preserve"> with </w:t>
              </w:r>
              <w:r w:rsidR="00911500" w:rsidRPr="00875A0D">
                <w:rPr>
                  <w:i/>
                  <w:lang w:val="en-US"/>
                </w:rPr>
                <w:t>operations record entry</w:t>
              </w:r>
              <w:r w:rsidR="00911500">
                <w:rPr>
                  <w:lang w:val="en-US"/>
                </w:rPr>
                <w:t>,</w:t>
              </w:r>
              <w:r w:rsidR="00911500" w:rsidRPr="00921C34">
                <w:rPr>
                  <w:lang w:val="en-US"/>
                </w:rPr>
                <w:t xml:space="preserve"> the </w:t>
              </w:r>
              <w:r w:rsidR="00911500" w:rsidRPr="00875A0D">
                <w:rPr>
                  <w:lang w:val="en-US"/>
                </w:rPr>
                <w:t>effective timestamp</w:t>
              </w:r>
              <w:r w:rsidR="00911500" w:rsidRPr="00743FC5">
                <w:rPr>
                  <w:lang w:val="en-US"/>
                </w:rPr>
                <w:t xml:space="preserve"> </w:t>
              </w:r>
              <w:r w:rsidR="00911500" w:rsidRPr="00921C34">
                <w:rPr>
                  <w:lang w:val="en-US"/>
                </w:rPr>
                <w:t>is represented</w:t>
              </w:r>
              <w:r w:rsidR="00911500">
                <w:rPr>
                  <w:lang w:val="en-US"/>
                </w:rPr>
                <w:t xml:space="preserve"> by the </w:t>
              </w:r>
            </w:ins>
            <w:ins w:id="10918" w:author="Charles Gifford" w:date="2017-03-08T22:33:00Z">
              <w:r>
                <w:rPr>
                  <w:lang w:val="en-US"/>
                </w:rPr>
                <w:t>effective</w:t>
              </w:r>
            </w:ins>
            <w:ins w:id="10919" w:author="Charles Gifford" w:date="2017-03-08T22:31:00Z">
              <w:r w:rsidR="00911500">
                <w:rPr>
                  <w:lang w:val="en-US"/>
                </w:rPr>
                <w:t xml:space="preserve"> timestamp</w:t>
              </w:r>
              <w:r w:rsidR="00911500" w:rsidRPr="00921C34">
                <w:rPr>
                  <w:lang w:val="en-US"/>
                </w:rPr>
                <w:t xml:space="preserve"> </w:t>
              </w:r>
              <w:r w:rsidR="00911500">
                <w:rPr>
                  <w:lang w:val="en-US"/>
                </w:rPr>
                <w:t xml:space="preserve">attribute </w:t>
              </w:r>
              <w:r w:rsidR="00911500" w:rsidRPr="00921C34">
                <w:rPr>
                  <w:lang w:val="en-US"/>
                </w:rPr>
                <w:t xml:space="preserve">in the </w:t>
              </w:r>
              <w:r w:rsidR="00911500">
                <w:rPr>
                  <w:i/>
                  <w:lang w:val="en-US"/>
                </w:rPr>
                <w:t xml:space="preserve">operations </w:t>
              </w:r>
              <w:r w:rsidR="00911500" w:rsidRPr="00921C34">
                <w:rPr>
                  <w:i/>
                  <w:lang w:val="en-US"/>
                </w:rPr>
                <w:t>record</w:t>
              </w:r>
              <w:r w:rsidR="00911500" w:rsidRPr="00921C34">
                <w:rPr>
                  <w:lang w:val="en-US"/>
                </w:rPr>
                <w:t>.</w:t>
              </w:r>
            </w:ins>
          </w:p>
        </w:tc>
        <w:tc>
          <w:tcPr>
            <w:tcW w:w="1349" w:type="dxa"/>
          </w:tcPr>
          <w:p w14:paraId="6E0FCD12" w14:textId="4E9B95E6" w:rsidR="00911500" w:rsidRPr="00921C34" w:rsidRDefault="00911500" w:rsidP="00911500">
            <w:pPr>
              <w:pStyle w:val="TABLE-cell"/>
              <w:rPr>
                <w:ins w:id="10920" w:author="Charles Gifford" w:date="2017-03-08T22:31:00Z"/>
                <w:lang w:val="en-US"/>
              </w:rPr>
            </w:pPr>
            <w:ins w:id="10921" w:author="Charles Gifford" w:date="2017-03-08T22:31:00Z">
              <w:r w:rsidRPr="00921C34">
                <w:rPr>
                  <w:lang w:val="en-US"/>
                </w:rPr>
                <w:t>Mon August 15 at 01:36 PM</w:t>
              </w:r>
            </w:ins>
          </w:p>
        </w:tc>
        <w:tc>
          <w:tcPr>
            <w:tcW w:w="1486" w:type="dxa"/>
          </w:tcPr>
          <w:p w14:paraId="6F3B16AF" w14:textId="41D26881" w:rsidR="00911500" w:rsidRDefault="00911500" w:rsidP="00911500">
            <w:pPr>
              <w:pStyle w:val="TABLE-cell"/>
              <w:rPr>
                <w:ins w:id="10922" w:author="Charles Gifford" w:date="2017-03-08T22:31:00Z"/>
                <w:lang w:val="en-US"/>
              </w:rPr>
            </w:pPr>
            <w:ins w:id="10923" w:author="Charles Gifford" w:date="2017-03-08T22:31:00Z">
              <w:r w:rsidRPr="00921C34">
                <w:rPr>
                  <w:lang w:val="en-US"/>
                </w:rPr>
                <w:t>2014-03-06 11:00 UTC</w:t>
              </w:r>
            </w:ins>
          </w:p>
        </w:tc>
        <w:tc>
          <w:tcPr>
            <w:tcW w:w="1159" w:type="dxa"/>
          </w:tcPr>
          <w:p w14:paraId="48E22E2F" w14:textId="3FFFEF6F" w:rsidR="00911500" w:rsidRPr="00921C34" w:rsidRDefault="00911500" w:rsidP="00911500">
            <w:pPr>
              <w:pStyle w:val="TABLE-cell"/>
              <w:rPr>
                <w:ins w:id="10924" w:author="Charles Gifford" w:date="2017-03-08T22:31:00Z"/>
                <w:lang w:val="en-US"/>
              </w:rPr>
            </w:pPr>
            <w:ins w:id="10925" w:author="Charles Gifford" w:date="2017-03-08T22:31:00Z">
              <w:r w:rsidRPr="00921C34">
                <w:rPr>
                  <w:lang w:val="en-US"/>
                </w:rPr>
                <w:t>2010-04-26 10:30</w:t>
              </w:r>
            </w:ins>
          </w:p>
        </w:tc>
        <w:tc>
          <w:tcPr>
            <w:tcW w:w="1210" w:type="dxa"/>
          </w:tcPr>
          <w:p w14:paraId="2812AF98" w14:textId="5891559B" w:rsidR="00911500" w:rsidRPr="00921C34" w:rsidRDefault="00911500" w:rsidP="00911500">
            <w:pPr>
              <w:pStyle w:val="TABLE-cell"/>
              <w:rPr>
                <w:ins w:id="10926" w:author="Charles Gifford" w:date="2017-03-08T22:31:00Z"/>
                <w:lang w:val="en-US"/>
              </w:rPr>
            </w:pPr>
            <w:ins w:id="10927" w:author="Charles Gifford" w:date="2017-03-08T22:31:00Z">
              <w:r w:rsidRPr="00921C34">
                <w:rPr>
                  <w:lang w:val="en-US"/>
                </w:rPr>
                <w:t>2011-01-20 12:45 UTC-10</w:t>
              </w:r>
            </w:ins>
          </w:p>
        </w:tc>
      </w:tr>
      <w:tr w:rsidR="002F06E7" w:rsidRPr="00921C34" w14:paraId="1637A345" w14:textId="77777777" w:rsidTr="00A52B8A">
        <w:trPr>
          <w:trHeight w:val="566"/>
          <w:ins w:id="10928" w:author="Charles Gifford" w:date="2017-03-08T11:52:00Z"/>
        </w:trPr>
        <w:tc>
          <w:tcPr>
            <w:tcW w:w="1154" w:type="dxa"/>
          </w:tcPr>
          <w:p w14:paraId="2CC14040" w14:textId="77777777" w:rsidR="002F06E7" w:rsidRPr="00921C34" w:rsidRDefault="002F06E7" w:rsidP="00A52B8A">
            <w:pPr>
              <w:pStyle w:val="TABLE-cell"/>
              <w:rPr>
                <w:ins w:id="10929" w:author="Charles Gifford" w:date="2017-03-08T11:52:00Z"/>
                <w:lang w:val="en-US"/>
              </w:rPr>
            </w:pPr>
            <w:ins w:id="10930" w:author="Charles Gifford" w:date="2017-03-08T11:52:00Z">
              <w:r w:rsidRPr="00921C34">
                <w:rPr>
                  <w:lang w:val="en-US"/>
                </w:rPr>
                <w:t>Record timestamp</w:t>
              </w:r>
            </w:ins>
          </w:p>
        </w:tc>
        <w:tc>
          <w:tcPr>
            <w:tcW w:w="2992" w:type="dxa"/>
          </w:tcPr>
          <w:p w14:paraId="0CCA9F8F" w14:textId="77777777" w:rsidR="002F06E7" w:rsidRPr="00921C34" w:rsidRDefault="002F06E7" w:rsidP="00A52B8A">
            <w:pPr>
              <w:pStyle w:val="TABLE-cell"/>
              <w:rPr>
                <w:ins w:id="10931" w:author="Charles Gifford" w:date="2017-03-08T11:52:00Z"/>
                <w:lang w:val="en-US"/>
              </w:rPr>
            </w:pPr>
            <w:ins w:id="10932" w:author="Charles Gifford" w:date="2017-03-08T11:52:00Z">
              <w:r w:rsidRPr="00921C34">
                <w:rPr>
                  <w:lang w:val="en-US"/>
                </w:rPr>
                <w:t xml:space="preserve">The date and time the publisher recorded/ transacted the </w:t>
              </w:r>
              <w:r w:rsidRPr="002B14FB">
                <w:rPr>
                  <w:lang w:val="en-US"/>
                </w:rPr>
                <w:t xml:space="preserve">action. </w:t>
              </w:r>
            </w:ins>
          </w:p>
        </w:tc>
        <w:tc>
          <w:tcPr>
            <w:tcW w:w="1349" w:type="dxa"/>
          </w:tcPr>
          <w:p w14:paraId="5457EF4A" w14:textId="77777777" w:rsidR="002F06E7" w:rsidRPr="00921C34" w:rsidRDefault="002F06E7" w:rsidP="00A52B8A">
            <w:pPr>
              <w:pStyle w:val="TABLE-cell"/>
              <w:rPr>
                <w:ins w:id="10933" w:author="Charles Gifford" w:date="2017-03-08T11:52:00Z"/>
                <w:lang w:val="en-US"/>
              </w:rPr>
            </w:pPr>
            <w:ins w:id="10934" w:author="Charles Gifford" w:date="2017-03-08T11:52:00Z">
              <w:r w:rsidRPr="00921C34">
                <w:rPr>
                  <w:lang w:val="en-US"/>
                </w:rPr>
                <w:t>Mon August 16 at 01:36 PM</w:t>
              </w:r>
            </w:ins>
          </w:p>
        </w:tc>
        <w:tc>
          <w:tcPr>
            <w:tcW w:w="1486" w:type="dxa"/>
          </w:tcPr>
          <w:p w14:paraId="4C83C884" w14:textId="77777777" w:rsidR="002F06E7" w:rsidRPr="00921C34" w:rsidRDefault="002F06E7" w:rsidP="00A52B8A">
            <w:pPr>
              <w:pStyle w:val="TABLE-cell"/>
              <w:rPr>
                <w:ins w:id="10935" w:author="Charles Gifford" w:date="2017-03-08T11:52:00Z"/>
                <w:lang w:val="en-US"/>
              </w:rPr>
            </w:pPr>
            <w:ins w:id="10936" w:author="Charles Gifford" w:date="2017-03-08T11:52:00Z">
              <w:r w:rsidRPr="00921C34">
                <w:rPr>
                  <w:lang w:val="en-US"/>
                </w:rPr>
                <w:t>2014-03-07 10:05 UTC</w:t>
              </w:r>
            </w:ins>
          </w:p>
        </w:tc>
        <w:tc>
          <w:tcPr>
            <w:tcW w:w="1159" w:type="dxa"/>
          </w:tcPr>
          <w:p w14:paraId="76B05999" w14:textId="77777777" w:rsidR="002F06E7" w:rsidRPr="00921C34" w:rsidRDefault="002F06E7" w:rsidP="00A52B8A">
            <w:pPr>
              <w:pStyle w:val="TABLE-cell"/>
              <w:rPr>
                <w:ins w:id="10937" w:author="Charles Gifford" w:date="2017-03-08T11:52:00Z"/>
                <w:lang w:val="en-US"/>
              </w:rPr>
            </w:pPr>
            <w:ins w:id="10938" w:author="Charles Gifford" w:date="2017-03-08T11:52:00Z">
              <w:r w:rsidRPr="00921C34">
                <w:rPr>
                  <w:lang w:val="en-US"/>
                </w:rPr>
                <w:t>2010-04-27 10:00</w:t>
              </w:r>
            </w:ins>
          </w:p>
        </w:tc>
        <w:tc>
          <w:tcPr>
            <w:tcW w:w="1210" w:type="dxa"/>
          </w:tcPr>
          <w:p w14:paraId="666A4721" w14:textId="77777777" w:rsidR="002F06E7" w:rsidRPr="00921C34" w:rsidRDefault="002F06E7" w:rsidP="00A52B8A">
            <w:pPr>
              <w:pStyle w:val="TABLE-cell"/>
              <w:rPr>
                <w:ins w:id="10939" w:author="Charles Gifford" w:date="2017-03-08T11:52:00Z"/>
                <w:lang w:val="en-US"/>
              </w:rPr>
            </w:pPr>
            <w:ins w:id="10940" w:author="Charles Gifford" w:date="2017-03-08T11:52:00Z">
              <w:r w:rsidRPr="00921C34">
                <w:rPr>
                  <w:lang w:val="en-US"/>
                </w:rPr>
                <w:t>2011-01-20 14:45 UTC-10</w:t>
              </w:r>
            </w:ins>
          </w:p>
        </w:tc>
      </w:tr>
    </w:tbl>
    <w:p w14:paraId="40A8AC68" w14:textId="076B17ED" w:rsidR="002C07B2" w:rsidRDefault="002F06E7" w:rsidP="002F06E7">
      <w:pPr>
        <w:pStyle w:val="NOTE0"/>
        <w:rPr>
          <w:ins w:id="10941" w:author="Charles Gifford" w:date="2017-03-08T18:54:00Z"/>
        </w:rPr>
      </w:pPr>
      <w:ins w:id="10942" w:author="Charles Gifford" w:date="2017-03-08T11:52:00Z">
        <w:r>
          <w:t>NOTE</w:t>
        </w:r>
      </w:ins>
      <w:ins w:id="10943" w:author="Charles Gifford" w:date="2017-03-08T18:55:00Z">
        <w:r w:rsidR="002C07B2">
          <w:t xml:space="preserve"> 1</w:t>
        </w:r>
      </w:ins>
      <w:ins w:id="10944" w:author="Charles Gifford" w:date="2017-03-08T11:52:00Z">
        <w:r>
          <w:t xml:space="preserve"> </w:t>
        </w:r>
        <w:r>
          <w:tab/>
        </w:r>
      </w:ins>
      <w:ins w:id="10945" w:author="Charles Gifford" w:date="2017-03-08T18:51:00Z">
        <w:r w:rsidR="002C07B2">
          <w:t>D</w:t>
        </w:r>
        <w:r w:rsidR="00087FA7">
          <w:t xml:space="preserve">ue to external factors, </w:t>
        </w:r>
      </w:ins>
      <w:ins w:id="10946" w:author="Charles Gifford" w:date="2017-03-08T11:52:00Z">
        <w:r w:rsidR="00087FA7">
          <w:t>receivers of an</w:t>
        </w:r>
        <w:r>
          <w:t xml:space="preserve"> </w:t>
        </w:r>
        <w:r>
          <w:rPr>
            <w:i/>
          </w:rPr>
          <w:t>operations record</w:t>
        </w:r>
        <w:r>
          <w:t xml:space="preserve"> may have a different </w:t>
        </w:r>
      </w:ins>
      <w:ins w:id="10947" w:author="Charles Gifford" w:date="2017-03-08T18:44:00Z">
        <w:r w:rsidR="00087FA7">
          <w:t xml:space="preserve">data </w:t>
        </w:r>
      </w:ins>
      <w:ins w:id="10948" w:author="Charles Gifford" w:date="2017-03-08T11:52:00Z">
        <w:r>
          <w:t xml:space="preserve">record of </w:t>
        </w:r>
        <w:r>
          <w:rPr>
            <w:i/>
          </w:rPr>
          <w:t>operations record entry</w:t>
        </w:r>
      </w:ins>
      <w:ins w:id="10949" w:author="Charles Gifford" w:date="2017-03-08T18:45:00Z">
        <w:r w:rsidR="00087FA7">
          <w:rPr>
            <w:i/>
          </w:rPr>
          <w:t>(s</w:t>
        </w:r>
      </w:ins>
      <w:ins w:id="10950" w:author="Charles Gifford" w:date="2017-03-08T22:35:00Z">
        <w:r w:rsidR="002B14FB">
          <w:rPr>
            <w:i/>
          </w:rPr>
          <w:t>’</w:t>
        </w:r>
      </w:ins>
      <w:ins w:id="10951" w:author="Charles Gifford" w:date="2017-03-08T18:45:00Z">
        <w:r w:rsidR="00087FA7">
          <w:rPr>
            <w:i/>
          </w:rPr>
          <w:t>)</w:t>
        </w:r>
        <w:r w:rsidR="00087FA7" w:rsidRPr="002B14FB">
          <w:t xml:space="preserve"> information objects</w:t>
        </w:r>
      </w:ins>
      <w:ins w:id="10952" w:author="Charles Gifford" w:date="2017-03-08T11:52:00Z">
        <w:r w:rsidRPr="002B14FB">
          <w:t xml:space="preserve"> </w:t>
        </w:r>
      </w:ins>
      <w:ins w:id="10953" w:author="Charles Gifford" w:date="2017-03-08T18:48:00Z">
        <w:r w:rsidR="00087FA7" w:rsidRPr="002B14FB">
          <w:t xml:space="preserve">so </w:t>
        </w:r>
      </w:ins>
      <w:ins w:id="10954" w:author="Charles Gifford" w:date="2017-03-08T11:52:00Z">
        <w:r w:rsidRPr="002B14FB">
          <w:t>t</w:t>
        </w:r>
        <w:r>
          <w:t xml:space="preserve">he </w:t>
        </w:r>
      </w:ins>
      <w:ins w:id="10955" w:author="Charles Gifford" w:date="2017-03-08T18:43:00Z">
        <w:r w:rsidR="00A52B8A">
          <w:t xml:space="preserve">attribute, </w:t>
        </w:r>
      </w:ins>
      <w:ins w:id="10956" w:author="Charles Gifford" w:date="2017-03-08T11:52:00Z">
        <w:r w:rsidRPr="002B14FB">
          <w:t>record timestamp</w:t>
        </w:r>
      </w:ins>
      <w:ins w:id="10957" w:author="Charles Gifford" w:date="2017-03-08T18:44:00Z">
        <w:r w:rsidR="00A52B8A">
          <w:t>,</w:t>
        </w:r>
      </w:ins>
      <w:ins w:id="10958" w:author="Charles Gifford" w:date="2017-03-08T11:52:00Z">
        <w:r>
          <w:t xml:space="preserve"> </w:t>
        </w:r>
      </w:ins>
      <w:ins w:id="10959" w:author="Charles Gifford" w:date="2017-03-08T18:48:00Z">
        <w:r w:rsidR="00087FA7">
          <w:t>is used by the</w:t>
        </w:r>
      </w:ins>
      <w:ins w:id="10960" w:author="Charles Gifford" w:date="2017-03-08T18:49:00Z">
        <w:r w:rsidR="00087FA7">
          <w:t xml:space="preserve"> receiver to compare</w:t>
        </w:r>
      </w:ins>
      <w:ins w:id="10961" w:author="Charles Gifford" w:date="2017-03-08T11:52:00Z">
        <w:r w:rsidR="00087FA7">
          <w:t xml:space="preserve"> </w:t>
        </w:r>
      </w:ins>
      <w:ins w:id="10962" w:author="Charles Gifford" w:date="2017-03-08T18:50:00Z">
        <w:r w:rsidR="00087FA7">
          <w:t>the same operations record entry(s)</w:t>
        </w:r>
      </w:ins>
      <w:ins w:id="10963" w:author="Charles Gifford" w:date="2017-03-08T22:37:00Z">
        <w:r w:rsidR="002B14FB" w:rsidRPr="002B14FB">
          <w:t xml:space="preserve"> </w:t>
        </w:r>
        <w:r w:rsidR="002B14FB">
          <w:t xml:space="preserve">in </w:t>
        </w:r>
        <w:r w:rsidR="002B14FB" w:rsidRPr="002B14FB">
          <w:t>each operations record occurrence</w:t>
        </w:r>
      </w:ins>
      <w:ins w:id="10964" w:author="Charles Gifford" w:date="2017-03-08T11:52:00Z">
        <w:r>
          <w:t xml:space="preserve">. </w:t>
        </w:r>
      </w:ins>
    </w:p>
    <w:p w14:paraId="6F7F3F38" w14:textId="24F5A90F" w:rsidR="002F06E7" w:rsidRDefault="002C07B2" w:rsidP="002F06E7">
      <w:pPr>
        <w:pStyle w:val="NOTE0"/>
        <w:rPr>
          <w:ins w:id="10965" w:author="Charles Gifford" w:date="2017-03-08T11:52:00Z"/>
        </w:rPr>
      </w:pPr>
      <w:ins w:id="10966" w:author="Charles Gifford" w:date="2017-03-08T18:55:00Z">
        <w:r>
          <w:t>NOTE 2</w:t>
        </w:r>
        <w:r>
          <w:tab/>
        </w:r>
      </w:ins>
      <w:ins w:id="10967" w:author="Charles Gifford" w:date="2017-03-08T18:53:00Z">
        <w:r w:rsidR="00087FA7">
          <w:t>The attribute,</w:t>
        </w:r>
        <w:r w:rsidR="00087FA7" w:rsidRPr="00087FA7">
          <w:t xml:space="preserve"> </w:t>
        </w:r>
      </w:ins>
      <w:ins w:id="10968" w:author="Charles Gifford" w:date="2017-03-08T11:52:00Z">
        <w:r w:rsidR="002F06E7" w:rsidRPr="002B14FB">
          <w:t>action</w:t>
        </w:r>
        <w:r w:rsidR="00087FA7" w:rsidRPr="00087FA7">
          <w:t>,</w:t>
        </w:r>
        <w:r w:rsidR="002F06E7" w:rsidRPr="00087FA7">
          <w:t xml:space="preserve"> </w:t>
        </w:r>
        <w:r w:rsidR="002F06E7">
          <w:t xml:space="preserve">may be recorded at times after the real-world </w:t>
        </w:r>
      </w:ins>
      <w:ins w:id="10969" w:author="Charles Gifford" w:date="2017-03-08T18:56:00Z">
        <w:r>
          <w:t xml:space="preserve">operations </w:t>
        </w:r>
      </w:ins>
      <w:ins w:id="10970" w:author="Charles Gifford" w:date="2017-03-08T11:52:00Z">
        <w:r w:rsidR="002F06E7">
          <w:t xml:space="preserve">event took place </w:t>
        </w:r>
      </w:ins>
      <w:ins w:id="10971" w:author="Charles Gifford" w:date="2017-03-08T18:56:00Z">
        <w:r>
          <w:t>which is</w:t>
        </w:r>
      </w:ins>
      <w:ins w:id="10972" w:author="Charles Gifford" w:date="2017-03-08T11:52:00Z">
        <w:r w:rsidR="002F06E7">
          <w:t xml:space="preserve"> reported in the </w:t>
        </w:r>
      </w:ins>
      <w:ins w:id="10973" w:author="Charles Gifford" w:date="2017-03-08T18:53:00Z">
        <w:r w:rsidR="00087FA7">
          <w:t xml:space="preserve">attribute, </w:t>
        </w:r>
      </w:ins>
      <w:ins w:id="10974" w:author="Charles Gifford" w:date="2017-03-08T11:52:00Z">
        <w:r w:rsidR="002F06E7" w:rsidRPr="002B14FB">
          <w:t>effective timestamp</w:t>
        </w:r>
      </w:ins>
      <w:ins w:id="10975" w:author="Charles Gifford" w:date="2017-03-08T18:54:00Z">
        <w:r w:rsidR="00087FA7">
          <w:t>,</w:t>
        </w:r>
      </w:ins>
      <w:ins w:id="10976" w:author="Charles Gifford" w:date="2017-03-08T11:52:00Z">
        <w:r w:rsidR="002F06E7">
          <w:t xml:space="preserve"> of the </w:t>
        </w:r>
        <w:r w:rsidR="002F06E7" w:rsidRPr="007A7F1F">
          <w:rPr>
            <w:i/>
          </w:rPr>
          <w:t>operations record entry</w:t>
        </w:r>
        <w:r w:rsidR="002F06E7">
          <w:t>.</w:t>
        </w:r>
      </w:ins>
    </w:p>
    <w:p w14:paraId="62E25188" w14:textId="443D0CBE" w:rsidR="00AF218D" w:rsidRDefault="002C07B2" w:rsidP="002B14FB">
      <w:pPr>
        <w:pStyle w:val="NOTE0"/>
        <w:rPr>
          <w:ins w:id="10977" w:author="Charles Gifford" w:date="2017-03-08T19:06:00Z"/>
        </w:rPr>
      </w:pPr>
      <w:ins w:id="10978" w:author="Charles Gifford" w:date="2017-03-08T19:04:00Z">
        <w:r>
          <w:t>NOTE 3</w:t>
        </w:r>
        <w:r>
          <w:tab/>
        </w:r>
      </w:ins>
      <w:ins w:id="10979" w:author="Charles Gifford" w:date="2017-03-08T11:52:00Z">
        <w:r w:rsidR="002F06E7">
          <w:t>T</w:t>
        </w:r>
        <w:r w:rsidR="002F06E7" w:rsidRPr="00952F80">
          <w:t>he</w:t>
        </w:r>
      </w:ins>
      <w:ins w:id="10980" w:author="Charles Gifford" w:date="2017-03-08T18:54:00Z">
        <w:r w:rsidR="00087FA7">
          <w:t xml:space="preserve"> attribut</w:t>
        </w:r>
        <w:r w:rsidR="00087FA7" w:rsidRPr="00383C0D">
          <w:t>e,</w:t>
        </w:r>
      </w:ins>
      <w:ins w:id="10981" w:author="Charles Gifford" w:date="2017-03-08T18:56:00Z">
        <w:r w:rsidRPr="00383C0D">
          <w:t xml:space="preserve"> </w:t>
        </w:r>
      </w:ins>
      <w:ins w:id="10982" w:author="Charles Gifford" w:date="2017-03-08T11:52:00Z">
        <w:r w:rsidR="002F06E7" w:rsidRPr="005403B2">
          <w:t>record timestamp</w:t>
        </w:r>
      </w:ins>
      <w:ins w:id="10983" w:author="Charles Gifford" w:date="2017-03-08T18:54:00Z">
        <w:r w:rsidR="00087FA7">
          <w:rPr>
            <w:i/>
          </w:rPr>
          <w:t>,</w:t>
        </w:r>
      </w:ins>
      <w:ins w:id="10984" w:author="Charles Gifford" w:date="2017-03-08T11:52:00Z">
        <w:r w:rsidR="002F06E7">
          <w:t xml:space="preserve"> explicitly states the time that the publisher took the</w:t>
        </w:r>
        <w:r w:rsidR="002F06E7" w:rsidRPr="00AF218D">
          <w:t xml:space="preserve"> </w:t>
        </w:r>
        <w:r w:rsidR="002F06E7" w:rsidRPr="002B14FB">
          <w:t>actio</w:t>
        </w:r>
      </w:ins>
      <w:ins w:id="10985" w:author="Charles Gifford" w:date="2017-03-08T19:07:00Z">
        <w:r w:rsidR="00AF218D">
          <w:t>n of</w:t>
        </w:r>
      </w:ins>
      <w:ins w:id="10986" w:author="Charles Gifford" w:date="2017-03-08T19:05:00Z">
        <w:r w:rsidR="00AF218D">
          <w:t xml:space="preserve"> the </w:t>
        </w:r>
        <w:r w:rsidR="00AF218D" w:rsidRPr="002B14FB">
          <w:rPr>
            <w:i/>
          </w:rPr>
          <w:t>operations record</w:t>
        </w:r>
      </w:ins>
      <w:ins w:id="10987" w:author="Charles Gifford" w:date="2017-03-08T11:52:00Z">
        <w:r w:rsidR="002F06E7">
          <w:t xml:space="preserve">. </w:t>
        </w:r>
      </w:ins>
    </w:p>
    <w:p w14:paraId="7FA9272C" w14:textId="128D43B0" w:rsidR="002F06E7" w:rsidRDefault="00AF218D" w:rsidP="002B14FB">
      <w:pPr>
        <w:pStyle w:val="NOTE0"/>
        <w:rPr>
          <w:ins w:id="10988" w:author="Charles Gifford" w:date="2017-03-08T11:52:00Z"/>
        </w:rPr>
      </w:pPr>
      <w:ins w:id="10989" w:author="Charles Gifford" w:date="2017-03-08T19:06:00Z">
        <w:r>
          <w:t>NOTE 4</w:t>
        </w:r>
        <w:r>
          <w:tab/>
        </w:r>
      </w:ins>
      <w:ins w:id="10990" w:author="Charles Gifford" w:date="2017-03-08T11:52:00Z">
        <w:r w:rsidR="002F06E7">
          <w:t>In the</w:t>
        </w:r>
        <w:r w:rsidR="002F06E7" w:rsidRPr="00383C0D">
          <w:t xml:space="preserve"> </w:t>
        </w:r>
        <w:r w:rsidR="002F06E7" w:rsidRPr="005403B2">
          <w:t>operations record entry</w:t>
        </w:r>
        <w:r w:rsidR="002F06E7" w:rsidRPr="00383C0D">
          <w:t xml:space="preserve">, </w:t>
        </w:r>
        <w:r w:rsidR="002F06E7">
          <w:t xml:space="preserve">the </w:t>
        </w:r>
      </w:ins>
      <w:ins w:id="10991" w:author="Charles Gifford" w:date="2017-03-08T19:07:00Z">
        <w:r>
          <w:t>attribute,</w:t>
        </w:r>
        <w:r w:rsidRPr="00AF218D">
          <w:t xml:space="preserve"> </w:t>
        </w:r>
      </w:ins>
      <w:ins w:id="10992" w:author="Charles Gifford" w:date="2017-03-08T11:52:00Z">
        <w:r w:rsidR="002F06E7" w:rsidRPr="002B14FB">
          <w:t>effective timestamp</w:t>
        </w:r>
      </w:ins>
      <w:ins w:id="10993" w:author="Charles Gifford" w:date="2017-03-08T19:07:00Z">
        <w:r>
          <w:t xml:space="preserve">, </w:t>
        </w:r>
      </w:ins>
      <w:ins w:id="10994" w:author="Charles Gifford" w:date="2017-03-08T11:52:00Z">
        <w:r w:rsidR="002F06E7">
          <w:t>explicitly states the time of the real-world</w:t>
        </w:r>
      </w:ins>
      <w:ins w:id="10995" w:author="Charles Gifford" w:date="2017-03-08T19:07:00Z">
        <w:r>
          <w:t xml:space="preserve"> event</w:t>
        </w:r>
      </w:ins>
      <w:ins w:id="10996" w:author="Charles Gifford" w:date="2017-03-08T19:08:00Z">
        <w:r>
          <w:t>’s</w:t>
        </w:r>
      </w:ins>
      <w:ins w:id="10997" w:author="Charles Gifford" w:date="2017-03-08T11:52:00Z">
        <w:r w:rsidR="002F06E7">
          <w:t xml:space="preserve"> recording. </w:t>
        </w:r>
      </w:ins>
      <w:ins w:id="10998" w:author="Charles Gifford" w:date="2017-03-08T19:23:00Z">
        <w:r w:rsidR="0092069B" w:rsidRPr="0092069B">
          <w:t xml:space="preserve">If no </w:t>
        </w:r>
      </w:ins>
      <w:ins w:id="10999" w:author="Charles Gifford" w:date="2017-03-08T19:28:00Z">
        <w:r w:rsidR="00743FC5">
          <w:t>effective timestamp</w:t>
        </w:r>
      </w:ins>
      <w:ins w:id="11000" w:author="Charles Gifford" w:date="2017-03-08T19:23:00Z">
        <w:r w:rsidR="0092069B" w:rsidRPr="0092069B">
          <w:t xml:space="preserve"> is provided</w:t>
        </w:r>
      </w:ins>
      <w:ins w:id="11001" w:author="Charles Gifford" w:date="2017-03-08T19:28:00Z">
        <w:r w:rsidR="00743FC5">
          <w:t>,</w:t>
        </w:r>
      </w:ins>
      <w:ins w:id="11002" w:author="Charles Gifford" w:date="2017-03-08T19:24:00Z">
        <w:r w:rsidR="0092069B">
          <w:t xml:space="preserve"> </w:t>
        </w:r>
      </w:ins>
      <w:ins w:id="11003" w:author="Charles Gifford" w:date="2017-03-08T19:23:00Z">
        <w:r w:rsidR="0092069B" w:rsidRPr="0092069B">
          <w:t>the effe</w:t>
        </w:r>
        <w:r w:rsidR="0092069B">
          <w:t>ctive timestamp is</w:t>
        </w:r>
      </w:ins>
      <w:ins w:id="11004" w:author="Charles Gifford" w:date="2017-03-08T19:29:00Z">
        <w:r w:rsidR="00743FC5">
          <w:t xml:space="preserve"> represented by</w:t>
        </w:r>
      </w:ins>
      <w:ins w:id="11005" w:author="Charles Gifford" w:date="2017-03-08T19:23:00Z">
        <w:r w:rsidR="0092069B">
          <w:t xml:space="preserve"> the </w:t>
        </w:r>
      </w:ins>
      <w:ins w:id="11006" w:author="Charles Gifford" w:date="2017-03-08T22:39:00Z">
        <w:r w:rsidR="002B14FB">
          <w:t>effective</w:t>
        </w:r>
      </w:ins>
      <w:ins w:id="11007" w:author="Charles Gifford" w:date="2017-03-08T19:23:00Z">
        <w:r w:rsidR="0092069B" w:rsidRPr="0092069B">
          <w:t xml:space="preserve"> timestamp </w:t>
        </w:r>
      </w:ins>
      <w:ins w:id="11008" w:author="Charles Gifford" w:date="2017-03-08T19:29:00Z">
        <w:r w:rsidR="00743FC5">
          <w:t>attribute</w:t>
        </w:r>
      </w:ins>
      <w:ins w:id="11009" w:author="Charles Gifford" w:date="2017-03-08T19:23:00Z">
        <w:r w:rsidR="0092069B" w:rsidRPr="0092069B">
          <w:t xml:space="preserve"> in the </w:t>
        </w:r>
        <w:r w:rsidR="0092069B" w:rsidRPr="002B14FB">
          <w:rPr>
            <w:i/>
          </w:rPr>
          <w:t>operations record</w:t>
        </w:r>
      </w:ins>
      <w:ins w:id="11010" w:author="Charles Gifford" w:date="2017-03-08T19:25:00Z">
        <w:r w:rsidR="00743FC5">
          <w:t xml:space="preserve"> as the effective timestamp of the operations record entry</w:t>
        </w:r>
      </w:ins>
      <w:ins w:id="11011" w:author="Charles Gifford" w:date="2017-03-08T19:23:00Z">
        <w:r w:rsidR="0092069B" w:rsidRPr="0092069B">
          <w:t>.</w:t>
        </w:r>
      </w:ins>
    </w:p>
    <w:p w14:paraId="1750CF7A" w14:textId="77777777" w:rsidR="002F06E7" w:rsidRDefault="002F06E7" w:rsidP="002F06E7">
      <w:pPr>
        <w:pStyle w:val="Heading3"/>
        <w:rPr>
          <w:ins w:id="11012" w:author="Charles Gifford" w:date="2017-03-08T11:52:00Z"/>
        </w:rPr>
      </w:pPr>
      <w:bookmarkStart w:id="11013" w:name="_Toc465618204"/>
      <w:ins w:id="11014" w:author="Charles Gifford" w:date="2017-03-08T11:52:00Z">
        <w:r>
          <w:t>Operations record entry</w:t>
        </w:r>
        <w:bookmarkEnd w:id="11013"/>
      </w:ins>
    </w:p>
    <w:p w14:paraId="123444FA" w14:textId="1E7B8E6F" w:rsidR="002F06E7" w:rsidRDefault="002F06E7" w:rsidP="002F06E7">
      <w:pPr>
        <w:pStyle w:val="PARAGRAPH"/>
        <w:rPr>
          <w:ins w:id="11015" w:author="Charles Gifford" w:date="2017-03-08T11:52:00Z"/>
        </w:rPr>
      </w:pPr>
      <w:ins w:id="11016" w:author="Charles Gifford" w:date="2017-03-08T11:52:00Z">
        <w:r w:rsidRPr="004E110A">
          <w:t xml:space="preserve">The </w:t>
        </w:r>
        <w:r>
          <w:rPr>
            <w:i/>
          </w:rPr>
          <w:t xml:space="preserve">operations record entry </w:t>
        </w:r>
        <w:r w:rsidRPr="00B7766E">
          <w:t>object</w:t>
        </w:r>
        <w:r>
          <w:rPr>
            <w:i/>
          </w:rPr>
          <w:t xml:space="preserve"> </w:t>
        </w:r>
        <w:r>
          <w:t>shall be</w:t>
        </w:r>
        <w:r w:rsidRPr="004E110A">
          <w:t xml:space="preserve"> </w:t>
        </w:r>
        <w:r>
          <w:t xml:space="preserve">a single </w:t>
        </w:r>
      </w:ins>
      <w:ins w:id="11017" w:author="Charles Gifford" w:date="2017-03-08T22:40:00Z">
        <w:r w:rsidR="002B14FB">
          <w:t xml:space="preserve">information object </w:t>
        </w:r>
      </w:ins>
      <w:ins w:id="11018" w:author="Charles Gifford" w:date="2017-03-08T11:52:00Z">
        <w:r>
          <w:t>as</w:t>
        </w:r>
        <w:r w:rsidRPr="004E110A">
          <w:t xml:space="preserve"> </w:t>
        </w:r>
        <w:r>
          <w:t xml:space="preserve">defined in Part 2 and Part 4, and any third-party manufacturing operations message profile within an </w:t>
        </w:r>
        <w:r>
          <w:rPr>
            <w:i/>
          </w:rPr>
          <w:t>operations record</w:t>
        </w:r>
        <w:r w:rsidRPr="004E110A">
          <w:t>.</w:t>
        </w:r>
        <w:r>
          <w:t xml:space="preserve"> There shall be one or more </w:t>
        </w:r>
        <w:r>
          <w:rPr>
            <w:i/>
          </w:rPr>
          <w:t xml:space="preserve">operations record entry </w:t>
        </w:r>
        <w:r w:rsidRPr="00B7766E">
          <w:t>objects</w:t>
        </w:r>
        <w:r>
          <w:rPr>
            <w:i/>
          </w:rPr>
          <w:t xml:space="preserve"> </w:t>
        </w:r>
        <w:r>
          <w:t xml:space="preserve">in an </w:t>
        </w:r>
        <w:r>
          <w:rPr>
            <w:i/>
          </w:rPr>
          <w:t>operations event</w:t>
        </w:r>
        <w:r>
          <w:t xml:space="preserve"> </w:t>
        </w:r>
        <w:r w:rsidRPr="00350D2B">
          <w:rPr>
            <w:i/>
          </w:rPr>
          <w:t>record</w:t>
        </w:r>
        <w:r>
          <w:t>.</w:t>
        </w:r>
      </w:ins>
    </w:p>
    <w:p w14:paraId="682241AD" w14:textId="2F059300" w:rsidR="002F06E7" w:rsidRPr="002F06E7" w:rsidRDefault="002F06E7" w:rsidP="002F06E7">
      <w:pPr>
        <w:pStyle w:val="NOTE0"/>
        <w:keepNext/>
        <w:rPr>
          <w:ins w:id="11019" w:author="Charles Gifford" w:date="2017-03-08T11:52:00Z"/>
        </w:rPr>
      </w:pPr>
      <w:ins w:id="11020" w:author="Charles Gifford" w:date="2017-03-08T11:52:00Z">
        <w:r>
          <w:t>EXAMPLE</w:t>
        </w:r>
      </w:ins>
      <w:ins w:id="11021" w:author="Charles Gifford" w:date="2017-03-08T11:53:00Z">
        <w:r>
          <w:tab/>
        </w:r>
      </w:ins>
      <w:ins w:id="11022" w:author="Charles Gifford" w:date="2017-03-08T11:52:00Z">
        <w:r w:rsidRPr="002F06E7">
          <w:rPr>
            <w:i/>
          </w:rPr>
          <w:t>Operations schedule</w:t>
        </w:r>
      </w:ins>
      <w:ins w:id="11023" w:author="Charles Gifford" w:date="2017-03-08T11:54:00Z">
        <w:r w:rsidRPr="002F06E7">
          <w:rPr>
            <w:i/>
          </w:rPr>
          <w:t xml:space="preserve"> </w:t>
        </w:r>
        <w:r>
          <w:t xml:space="preserve">and </w:t>
        </w:r>
      </w:ins>
      <w:ins w:id="11024" w:author="Charles Gifford" w:date="2017-03-08T11:52:00Z">
        <w:r w:rsidRPr="002F06E7">
          <w:rPr>
            <w:i/>
          </w:rPr>
          <w:t>material lot</w:t>
        </w:r>
      </w:ins>
      <w:ins w:id="11025" w:author="Charles Gifford" w:date="2017-03-08T11:58:00Z">
        <w:r>
          <w:t xml:space="preserve"> </w:t>
        </w:r>
      </w:ins>
      <w:ins w:id="11026" w:author="Charles Gifford" w:date="2017-03-08T19:10:00Z">
        <w:r w:rsidR="00AF218D">
          <w:t>as</w:t>
        </w:r>
        <w:r w:rsidR="00AF218D" w:rsidRPr="002B14FB">
          <w:t xml:space="preserve"> information objects </w:t>
        </w:r>
      </w:ins>
      <w:ins w:id="11027" w:author="Charles Gifford" w:date="2017-03-08T11:59:00Z">
        <w:r w:rsidR="00AF218D">
          <w:t>require</w:t>
        </w:r>
        <w:r>
          <w:t xml:space="preserve"> </w:t>
        </w:r>
      </w:ins>
      <w:ins w:id="11028" w:author="Charles Gifford" w:date="2017-03-08T19:12:00Z">
        <w:r w:rsidR="00AF218D">
          <w:t xml:space="preserve">two </w:t>
        </w:r>
      </w:ins>
      <w:ins w:id="11029" w:author="Charles Gifford" w:date="2017-03-08T11:58:00Z">
        <w:r w:rsidRPr="002F06E7">
          <w:rPr>
            <w:i/>
          </w:rPr>
          <w:t>operations record entry</w:t>
        </w:r>
        <w:r w:rsidRPr="002F06E7">
          <w:t xml:space="preserve"> objects in an </w:t>
        </w:r>
        <w:r w:rsidRPr="002F06E7">
          <w:rPr>
            <w:i/>
          </w:rPr>
          <w:t>operations event record</w:t>
        </w:r>
        <w:r w:rsidRPr="002F06E7">
          <w:t>.</w:t>
        </w:r>
      </w:ins>
    </w:p>
    <w:p w14:paraId="053E7C58" w14:textId="6863CAC8" w:rsidR="002F06E7" w:rsidRDefault="00DF665B" w:rsidP="002F06E7">
      <w:pPr>
        <w:pStyle w:val="PARAGRAPH"/>
        <w:rPr>
          <w:ins w:id="11030" w:author="Charles Gifford" w:date="2017-03-08T11:52:00Z"/>
        </w:rPr>
      </w:pPr>
      <w:ins w:id="11031" w:author="Charles Gifford" w:date="2017-03-22T17:10:00Z">
        <w:r>
          <w:fldChar w:fldCharType="begin"/>
        </w:r>
        <w:r>
          <w:instrText xml:space="preserve"> REF _Ref477965965 \h </w:instrText>
        </w:r>
      </w:ins>
      <w:r>
        <w:fldChar w:fldCharType="separate"/>
      </w:r>
      <w:ins w:id="11032" w:author="Charles Gifford" w:date="2017-03-22T17:10:00Z">
        <w:r>
          <w:t xml:space="preserve">Table </w:t>
        </w:r>
        <w:r>
          <w:rPr>
            <w:noProof/>
          </w:rPr>
          <w:t>113</w:t>
        </w:r>
        <w:r>
          <w:fldChar w:fldCharType="end"/>
        </w:r>
        <w:r>
          <w:t xml:space="preserve"> </w:t>
        </w:r>
      </w:ins>
      <w:ins w:id="11033" w:author="Charles Gifford" w:date="2017-03-08T11:52:00Z">
        <w:r w:rsidR="002F06E7">
          <w:t>defines the relationship</w:t>
        </w:r>
      </w:ins>
      <w:ins w:id="11034" w:author="Charles Gifford" w:date="2017-03-19T18:43:00Z">
        <w:r w:rsidR="00C43E7D">
          <w:t xml:space="preserve"> role</w:t>
        </w:r>
      </w:ins>
      <w:ins w:id="11035" w:author="Charles Gifford" w:date="2017-03-08T11:52:00Z">
        <w:r w:rsidR="002F06E7">
          <w:t xml:space="preserve">s for </w:t>
        </w:r>
        <w:r w:rsidR="002F06E7">
          <w:rPr>
            <w:i/>
          </w:rPr>
          <w:t>operations record entry</w:t>
        </w:r>
        <w:r w:rsidR="002F06E7">
          <w:t xml:space="preserve">. </w:t>
        </w:r>
      </w:ins>
      <w:ins w:id="11036" w:author="Charles Gifford" w:date="2017-03-22T17:11:00Z">
        <w:r>
          <w:fldChar w:fldCharType="begin"/>
        </w:r>
        <w:r>
          <w:instrText xml:space="preserve"> REF _Ref477965999 \h </w:instrText>
        </w:r>
      </w:ins>
      <w:r>
        <w:fldChar w:fldCharType="separate"/>
      </w:r>
      <w:ins w:id="11037" w:author="Charles Gifford" w:date="2017-03-22T17:11:00Z">
        <w:r>
          <w:t xml:space="preserve">Table </w:t>
        </w:r>
        <w:r>
          <w:rPr>
            <w:noProof/>
          </w:rPr>
          <w:t>114</w:t>
        </w:r>
        <w:r>
          <w:fldChar w:fldCharType="end"/>
        </w:r>
      </w:ins>
      <w:ins w:id="11038" w:author="Charles Gifford" w:date="2017-03-08T11:52:00Z">
        <w:r w:rsidR="002F06E7">
          <w:fldChar w:fldCharType="begin"/>
        </w:r>
        <w:r w:rsidR="002F06E7">
          <w:instrText xml:space="preserve"> REF _Ref456969038 \h </w:instrText>
        </w:r>
      </w:ins>
      <w:ins w:id="11039" w:author="Charles Gifford" w:date="2017-03-08T11:52:00Z">
        <w:r w:rsidR="002F06E7">
          <w:fldChar w:fldCharType="end"/>
        </w:r>
        <w:r>
          <w:t xml:space="preserve"> </w:t>
        </w:r>
        <w:r w:rsidR="002F06E7">
          <w:t xml:space="preserve">defines the attributes for </w:t>
        </w:r>
        <w:r w:rsidR="002F06E7">
          <w:rPr>
            <w:i/>
          </w:rPr>
          <w:t>operations record entry</w:t>
        </w:r>
        <w:r w:rsidR="002F06E7">
          <w:t>.</w:t>
        </w:r>
      </w:ins>
    </w:p>
    <w:p w14:paraId="4934DE10" w14:textId="353E9B41" w:rsidR="002F06E7" w:rsidRDefault="00DF665B" w:rsidP="00E05180">
      <w:pPr>
        <w:pStyle w:val="TABLE-title"/>
        <w:rPr>
          <w:ins w:id="11040" w:author="Charles Gifford" w:date="2017-03-19T18:43:00Z"/>
        </w:rPr>
      </w:pPr>
      <w:bookmarkStart w:id="11041" w:name="_Ref477965965"/>
      <w:bookmarkStart w:id="11042" w:name="_Toc478492413"/>
      <w:ins w:id="11043" w:author="Charles Gifford" w:date="2017-03-22T17:10:00Z">
        <w:r>
          <w:t xml:space="preserve">Table </w:t>
        </w:r>
        <w:r>
          <w:fldChar w:fldCharType="begin"/>
        </w:r>
        <w:r>
          <w:instrText xml:space="preserve"> SEQ Table \* ARABIC </w:instrText>
        </w:r>
      </w:ins>
      <w:r>
        <w:fldChar w:fldCharType="separate"/>
      </w:r>
      <w:ins w:id="11044" w:author="Charles Gifford" w:date="2017-03-22T17:10:00Z">
        <w:r>
          <w:rPr>
            <w:noProof/>
          </w:rPr>
          <w:t>113</w:t>
        </w:r>
        <w:r>
          <w:fldChar w:fldCharType="end"/>
        </w:r>
        <w:bookmarkEnd w:id="11041"/>
        <w:r>
          <w:t xml:space="preserve"> </w:t>
        </w:r>
      </w:ins>
      <w:ins w:id="11045" w:author="Charles Gifford" w:date="2017-03-08T11:52:00Z">
        <w:r w:rsidR="002F06E7">
          <w:t>– Operations record entry relationships</w:t>
        </w:r>
      </w:ins>
      <w:bookmarkEnd w:id="11042"/>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C43E7D" w:rsidRPr="009432BC" w14:paraId="563CCCAD" w14:textId="77777777" w:rsidTr="006115CD">
        <w:trPr>
          <w:trHeight w:val="197"/>
          <w:tblHeader/>
          <w:ins w:id="11046" w:author="Charles Gifford" w:date="2017-03-19T18:43:00Z"/>
        </w:trPr>
        <w:tc>
          <w:tcPr>
            <w:tcW w:w="2155" w:type="dxa"/>
            <w:shd w:val="clear" w:color="auto" w:fill="auto"/>
          </w:tcPr>
          <w:p w14:paraId="02E9BC51" w14:textId="77777777" w:rsidR="00C43E7D" w:rsidRPr="009432BC" w:rsidRDefault="00C43E7D" w:rsidP="006115CD">
            <w:pPr>
              <w:pStyle w:val="TABLE-col-heading"/>
              <w:rPr>
                <w:ins w:id="11047" w:author="Charles Gifford" w:date="2017-03-19T18:43:00Z"/>
              </w:rPr>
            </w:pPr>
            <w:ins w:id="11048" w:author="Charles Gifford" w:date="2017-03-19T18:43:00Z">
              <w:r w:rsidRPr="009432BC">
                <w:t>Related Object</w:t>
              </w:r>
            </w:ins>
          </w:p>
        </w:tc>
        <w:tc>
          <w:tcPr>
            <w:tcW w:w="2070" w:type="dxa"/>
            <w:shd w:val="clear" w:color="auto" w:fill="auto"/>
          </w:tcPr>
          <w:p w14:paraId="5BEA2F90" w14:textId="77777777" w:rsidR="00C43E7D" w:rsidRPr="009432BC" w:rsidRDefault="00C43E7D" w:rsidP="006115CD">
            <w:pPr>
              <w:pStyle w:val="TABLE-col-heading"/>
              <w:rPr>
                <w:ins w:id="11049" w:author="Charles Gifford" w:date="2017-03-19T18:43:00Z"/>
              </w:rPr>
            </w:pPr>
            <w:ins w:id="11050" w:author="Charles Gifford" w:date="2017-03-19T18:43:00Z">
              <w:r w:rsidRPr="009432BC">
                <w:t>Role</w:t>
              </w:r>
            </w:ins>
          </w:p>
        </w:tc>
        <w:tc>
          <w:tcPr>
            <w:tcW w:w="1080" w:type="dxa"/>
            <w:shd w:val="clear" w:color="auto" w:fill="auto"/>
          </w:tcPr>
          <w:p w14:paraId="422F93BC" w14:textId="77777777" w:rsidR="00C43E7D" w:rsidRPr="009432BC" w:rsidRDefault="00C43E7D" w:rsidP="006115CD">
            <w:pPr>
              <w:pStyle w:val="TABLE-col-heading"/>
              <w:rPr>
                <w:ins w:id="11051" w:author="Charles Gifford" w:date="2017-03-19T18:43:00Z"/>
              </w:rPr>
            </w:pPr>
            <w:ins w:id="11052" w:author="Charles Gifford" w:date="2017-03-19T18:43:00Z">
              <w:r w:rsidRPr="009432BC">
                <w:t>Multiplicity</w:t>
              </w:r>
            </w:ins>
          </w:p>
        </w:tc>
        <w:tc>
          <w:tcPr>
            <w:tcW w:w="3780" w:type="dxa"/>
            <w:shd w:val="clear" w:color="auto" w:fill="auto"/>
          </w:tcPr>
          <w:p w14:paraId="36437DC5" w14:textId="77777777" w:rsidR="00C43E7D" w:rsidRPr="009432BC" w:rsidRDefault="00C43E7D" w:rsidP="006115CD">
            <w:pPr>
              <w:pStyle w:val="TABLE-col-heading"/>
              <w:rPr>
                <w:ins w:id="11053" w:author="Charles Gifford" w:date="2017-03-19T18:43:00Z"/>
              </w:rPr>
            </w:pPr>
            <w:ins w:id="11054" w:author="Charles Gifford" w:date="2017-03-19T18:43:00Z">
              <w:r w:rsidRPr="009432BC">
                <w:t>Description</w:t>
              </w:r>
            </w:ins>
          </w:p>
        </w:tc>
      </w:tr>
      <w:tr w:rsidR="00C43E7D" w:rsidRPr="009432BC" w14:paraId="70CF96BB" w14:textId="77777777" w:rsidTr="006115CD">
        <w:trPr>
          <w:trHeight w:val="332"/>
          <w:ins w:id="11055" w:author="Charles Gifford" w:date="2017-03-19T18:43:00Z"/>
        </w:trPr>
        <w:tc>
          <w:tcPr>
            <w:tcW w:w="2155" w:type="dxa"/>
          </w:tcPr>
          <w:p w14:paraId="7584E814" w14:textId="41CC6E03" w:rsidR="00C43E7D" w:rsidRPr="009432BC" w:rsidRDefault="00C43E7D" w:rsidP="00C43E7D">
            <w:pPr>
              <w:pStyle w:val="TABLE-cell"/>
              <w:rPr>
                <w:ins w:id="11056" w:author="Charles Gifford" w:date="2017-03-19T18:43:00Z"/>
              </w:rPr>
            </w:pPr>
            <w:ins w:id="11057" w:author="Charles Gifford" w:date="2017-03-19T18:44:00Z">
              <w:r>
                <w:rPr>
                  <w:lang w:val="en-US"/>
                </w:rPr>
                <w:t>Operations record</w:t>
              </w:r>
            </w:ins>
          </w:p>
        </w:tc>
        <w:tc>
          <w:tcPr>
            <w:tcW w:w="2070" w:type="dxa"/>
          </w:tcPr>
          <w:p w14:paraId="06C8424D" w14:textId="06AC7A54" w:rsidR="00C43E7D" w:rsidRPr="009432BC" w:rsidRDefault="00FA525A" w:rsidP="00C43E7D">
            <w:pPr>
              <w:pStyle w:val="TABLE-cell"/>
              <w:rPr>
                <w:ins w:id="11058" w:author="Charles Gifford" w:date="2017-03-19T18:43:00Z"/>
              </w:rPr>
            </w:pPr>
            <w:ins w:id="11059" w:author="Charles Gifford" w:date="2017-03-19T18:55:00Z">
              <w:r>
                <w:rPr>
                  <w:lang w:val="en-US"/>
                </w:rPr>
                <w:t>NA</w:t>
              </w:r>
            </w:ins>
          </w:p>
        </w:tc>
        <w:tc>
          <w:tcPr>
            <w:tcW w:w="1080" w:type="dxa"/>
          </w:tcPr>
          <w:p w14:paraId="4BA44157" w14:textId="25096C72" w:rsidR="00C43E7D" w:rsidRPr="009432BC" w:rsidRDefault="00C43E7D" w:rsidP="00C43E7D">
            <w:pPr>
              <w:pStyle w:val="TABLE-cell"/>
              <w:rPr>
                <w:ins w:id="11060" w:author="Charles Gifford" w:date="2017-03-19T18:43:00Z"/>
              </w:rPr>
            </w:pPr>
            <w:ins w:id="11061" w:author="Charles Gifford" w:date="2017-03-19T18:44:00Z">
              <w:r w:rsidRPr="000D09C8">
                <w:rPr>
                  <w:lang w:val="en-US"/>
                </w:rPr>
                <w:t>1</w:t>
              </w:r>
            </w:ins>
          </w:p>
        </w:tc>
        <w:tc>
          <w:tcPr>
            <w:tcW w:w="3780" w:type="dxa"/>
            <w:shd w:val="clear" w:color="auto" w:fill="auto"/>
          </w:tcPr>
          <w:p w14:paraId="776B7760" w14:textId="14C8430D" w:rsidR="00C43E7D" w:rsidRPr="00F73DFC" w:rsidRDefault="00C43E7D" w:rsidP="00C43E7D">
            <w:pPr>
              <w:pStyle w:val="TABLE-cell"/>
              <w:rPr>
                <w:ins w:id="11062" w:author="Charles Gifford" w:date="2017-03-19T18:43:00Z"/>
              </w:rPr>
            </w:pPr>
            <w:ins w:id="11063" w:author="Charles Gifford" w:date="2017-03-19T18:44:00Z">
              <w:r>
                <w:rPr>
                  <w:lang w:val="en-US"/>
                </w:rPr>
                <w:t>The</w:t>
              </w:r>
              <w:r w:rsidRPr="00CE4F9F">
                <w:rPr>
                  <w:lang w:val="en-US"/>
                </w:rPr>
                <w:t xml:space="preserve"> </w:t>
              </w:r>
              <w:r w:rsidRPr="00E61C5E">
                <w:rPr>
                  <w:i/>
                  <w:lang w:val="en-US"/>
                </w:rPr>
                <w:t xml:space="preserve">operations record </w:t>
              </w:r>
              <w:r>
                <w:rPr>
                  <w:lang w:val="en-US"/>
                </w:rPr>
                <w:t xml:space="preserve">applying a single </w:t>
              </w:r>
              <w:r w:rsidRPr="00CE4F9F">
                <w:rPr>
                  <w:lang w:val="en-US"/>
                </w:rPr>
                <w:t xml:space="preserve">common action </w:t>
              </w:r>
              <w:r>
                <w:rPr>
                  <w:lang w:val="en-US"/>
                </w:rPr>
                <w:t xml:space="preserve">(e.g. Changed) </w:t>
              </w:r>
              <w:r w:rsidRPr="00CE4F9F">
                <w:rPr>
                  <w:lang w:val="en-US"/>
                </w:rPr>
                <w:t xml:space="preserve">acts as a container for </w:t>
              </w:r>
              <w:r>
                <w:rPr>
                  <w:lang w:val="en-US"/>
                </w:rPr>
                <w:t xml:space="preserve">this </w:t>
              </w:r>
              <w:r w:rsidRPr="00AF218D">
                <w:rPr>
                  <w:i/>
                  <w:lang w:val="en-US"/>
                </w:rPr>
                <w:t>operations event entry</w:t>
              </w:r>
              <w:r w:rsidRPr="00E61C5E">
                <w:rPr>
                  <w:i/>
                  <w:lang w:val="en-US"/>
                </w:rPr>
                <w:t>(s)</w:t>
              </w:r>
              <w:r w:rsidRPr="00CE4F9F">
                <w:rPr>
                  <w:lang w:val="en-US"/>
                </w:rPr>
                <w:t>.</w:t>
              </w:r>
            </w:ins>
          </w:p>
        </w:tc>
      </w:tr>
      <w:tr w:rsidR="00C43E7D" w:rsidRPr="009432BC" w14:paraId="1E078843" w14:textId="77777777" w:rsidTr="00C43E7D">
        <w:trPr>
          <w:trHeight w:val="332"/>
          <w:ins w:id="11064" w:author="Charles Gifford" w:date="2017-03-19T18:43:00Z"/>
        </w:trPr>
        <w:tc>
          <w:tcPr>
            <w:tcW w:w="2155" w:type="dxa"/>
          </w:tcPr>
          <w:p w14:paraId="66D683AF" w14:textId="184BFD72" w:rsidR="00C43E7D" w:rsidRDefault="00C43E7D" w:rsidP="00C43E7D">
            <w:pPr>
              <w:pStyle w:val="TABLE-cell"/>
              <w:rPr>
                <w:ins w:id="11065" w:author="Charles Gifford" w:date="2017-03-19T18:43:00Z"/>
                <w:lang w:val="en-US"/>
              </w:rPr>
            </w:pPr>
            <w:ins w:id="11066" w:author="Charles Gifford" w:date="2017-03-19T18:45:00Z">
              <w:r>
                <w:rPr>
                  <w:lang w:val="en-US"/>
                </w:rPr>
                <w:t>Information object</w:t>
              </w:r>
            </w:ins>
          </w:p>
        </w:tc>
        <w:tc>
          <w:tcPr>
            <w:tcW w:w="2070" w:type="dxa"/>
          </w:tcPr>
          <w:p w14:paraId="4E86C53D" w14:textId="599F1373" w:rsidR="00C43E7D" w:rsidRDefault="00C43E7D" w:rsidP="00C43E7D">
            <w:pPr>
              <w:pStyle w:val="TABLE-cell"/>
              <w:rPr>
                <w:ins w:id="11067" w:author="Charles Gifford" w:date="2017-03-19T18:43:00Z"/>
                <w:lang w:val="en-US"/>
              </w:rPr>
            </w:pPr>
            <w:ins w:id="11068" w:author="Charles Gifford" w:date="2017-03-19T18:45:00Z">
              <w:r>
                <w:rPr>
                  <w:lang w:val="en-US"/>
                </w:rPr>
                <w:t>Information object</w:t>
              </w:r>
            </w:ins>
          </w:p>
        </w:tc>
        <w:tc>
          <w:tcPr>
            <w:tcW w:w="1080" w:type="dxa"/>
          </w:tcPr>
          <w:p w14:paraId="234987E2" w14:textId="68C6A370" w:rsidR="00C43E7D" w:rsidRPr="00921C34" w:rsidRDefault="00C43E7D" w:rsidP="00C43E7D">
            <w:pPr>
              <w:pStyle w:val="TABLE-cell"/>
              <w:rPr>
                <w:ins w:id="11069" w:author="Charles Gifford" w:date="2017-03-19T18:43:00Z"/>
                <w:lang w:val="en-US"/>
              </w:rPr>
            </w:pPr>
            <w:ins w:id="11070" w:author="Charles Gifford" w:date="2017-03-19T18:45:00Z">
              <w:r>
                <w:rPr>
                  <w:lang w:val="en-US"/>
                </w:rPr>
                <w:t>0..1</w:t>
              </w:r>
            </w:ins>
          </w:p>
        </w:tc>
        <w:tc>
          <w:tcPr>
            <w:tcW w:w="3780" w:type="dxa"/>
          </w:tcPr>
          <w:p w14:paraId="44D58727" w14:textId="77777777" w:rsidR="00C43E7D" w:rsidRPr="00E61C5E" w:rsidRDefault="00C43E7D" w:rsidP="00C43E7D">
            <w:pPr>
              <w:pStyle w:val="TABLE-cell"/>
              <w:rPr>
                <w:ins w:id="11071" w:author="Charles Gifford" w:date="2017-03-19T18:46:00Z"/>
                <w:lang w:val="en-US"/>
              </w:rPr>
            </w:pPr>
            <w:ins w:id="11072" w:author="Charles Gifford" w:date="2017-03-19T18:46:00Z">
              <w:r w:rsidRPr="00DE7665">
                <w:rPr>
                  <w:lang w:val="en-US"/>
                </w:rPr>
                <w:t>An e</w:t>
              </w:r>
              <w:r w:rsidRPr="00E61C5E">
                <w:rPr>
                  <w:lang w:val="en-US"/>
                </w:rPr>
                <w:t>mbedded information object.</w:t>
              </w:r>
            </w:ins>
          </w:p>
          <w:p w14:paraId="4EAEB763" w14:textId="77777777" w:rsidR="00C43E7D" w:rsidRDefault="00C43E7D" w:rsidP="00C43E7D">
            <w:pPr>
              <w:pStyle w:val="TABLE-cell"/>
              <w:rPr>
                <w:ins w:id="11073" w:author="Charles Gifford" w:date="2017-03-19T18:46:00Z"/>
                <w:lang w:val="en-US"/>
              </w:rPr>
            </w:pPr>
            <w:ins w:id="11074" w:author="Charles Gifford" w:date="2017-03-19T18:46:00Z">
              <w:r w:rsidRPr="00E61C5E">
                <w:rPr>
                  <w:lang w:val="en-US"/>
                </w:rPr>
                <w:t>NOT</w:t>
              </w:r>
              <w:r>
                <w:rPr>
                  <w:lang w:val="en-US"/>
                </w:rPr>
                <w:t>E 1   If data is referenced in this</w:t>
              </w:r>
              <w:r w:rsidRPr="00DE7665">
                <w:rPr>
                  <w:lang w:val="en-US"/>
                </w:rPr>
                <w:t xml:space="preserve"> </w:t>
              </w:r>
              <w:r w:rsidRPr="005403B2">
                <w:rPr>
                  <w:lang w:val="en-US"/>
                </w:rPr>
                <w:t>operations record entry,</w:t>
              </w:r>
              <w:r w:rsidRPr="00383C0D">
                <w:rPr>
                  <w:lang w:val="en-US"/>
                </w:rPr>
                <w:t xml:space="preserve"> t</w:t>
              </w:r>
              <w:r>
                <w:rPr>
                  <w:lang w:val="en-US"/>
                </w:rPr>
                <w:t>he</w:t>
              </w:r>
              <w:r w:rsidRPr="00DE7665">
                <w:rPr>
                  <w:lang w:val="en-US"/>
                </w:rPr>
                <w:t xml:space="preserve"> attribute is not used.</w:t>
              </w:r>
            </w:ins>
          </w:p>
          <w:p w14:paraId="56EEB0F5" w14:textId="7D9322CD" w:rsidR="00C43E7D" w:rsidRPr="00BE0F67" w:rsidRDefault="00C43E7D" w:rsidP="00C43E7D">
            <w:pPr>
              <w:pStyle w:val="TABLE-cell"/>
              <w:rPr>
                <w:ins w:id="11075" w:author="Charles Gifford" w:date="2017-03-19T18:43:00Z"/>
                <w:lang w:val="en-US"/>
              </w:rPr>
            </w:pPr>
            <w:ins w:id="11076" w:author="Charles Gifford" w:date="2017-03-19T18:46:00Z">
              <w:r>
                <w:rPr>
                  <w:lang w:val="en-US"/>
                </w:rPr>
                <w:t xml:space="preserve">NOTE 2  </w:t>
              </w:r>
              <w:r w:rsidRPr="005E2225">
                <w:rPr>
                  <w:lang w:val="en-US"/>
                </w:rPr>
                <w:t xml:space="preserve">The format of the </w:t>
              </w:r>
              <w:r>
                <w:rPr>
                  <w:lang w:val="en-US"/>
                </w:rPr>
                <w:t>informa</w:t>
              </w:r>
              <w:r w:rsidR="00E947C5">
                <w:rPr>
                  <w:lang w:val="en-US"/>
                </w:rPr>
                <w:t>tion object is specified in the</w:t>
              </w:r>
              <w:r w:rsidRPr="005E2225">
                <w:rPr>
                  <w:lang w:val="en-US"/>
                </w:rPr>
                <w:t xml:space="preserve"> </w:t>
              </w:r>
              <w:r w:rsidRPr="00CE4F9F">
                <w:rPr>
                  <w:i/>
                  <w:lang w:val="en-US"/>
                </w:rPr>
                <w:t>operations record specification</w:t>
              </w:r>
              <w:r w:rsidRPr="005E2225">
                <w:rPr>
                  <w:lang w:val="en-US"/>
                </w:rPr>
                <w:t>.</w:t>
              </w:r>
            </w:ins>
          </w:p>
        </w:tc>
      </w:tr>
      <w:tr w:rsidR="00C43E7D" w:rsidRPr="009432BC" w14:paraId="78EBECE0" w14:textId="77777777" w:rsidTr="00C43E7D">
        <w:trPr>
          <w:trHeight w:val="332"/>
          <w:ins w:id="11077" w:author="Charles Gifford" w:date="2017-03-19T18:44:00Z"/>
        </w:trPr>
        <w:tc>
          <w:tcPr>
            <w:tcW w:w="2155" w:type="dxa"/>
          </w:tcPr>
          <w:p w14:paraId="685D0723" w14:textId="2778F27B" w:rsidR="00C43E7D" w:rsidRDefault="00C43E7D" w:rsidP="00C43E7D">
            <w:pPr>
              <w:pStyle w:val="TABLE-cell"/>
              <w:rPr>
                <w:ins w:id="11078" w:author="Charles Gifford" w:date="2017-03-19T18:44:00Z"/>
                <w:lang w:val="en-US"/>
              </w:rPr>
            </w:pPr>
            <w:ins w:id="11079" w:author="Charles Gifford" w:date="2017-03-19T18:45:00Z">
              <w:r>
                <w:rPr>
                  <w:lang w:val="en-US"/>
                </w:rPr>
                <w:t>Information object</w:t>
              </w:r>
            </w:ins>
          </w:p>
        </w:tc>
        <w:tc>
          <w:tcPr>
            <w:tcW w:w="2070" w:type="dxa"/>
          </w:tcPr>
          <w:p w14:paraId="53E7C6D8" w14:textId="65FB16A6" w:rsidR="00C43E7D" w:rsidRDefault="00C43E7D" w:rsidP="00C43E7D">
            <w:pPr>
              <w:pStyle w:val="TABLE-cell"/>
              <w:rPr>
                <w:ins w:id="11080" w:author="Charles Gifford" w:date="2017-03-19T18:44:00Z"/>
                <w:lang w:val="en-US"/>
              </w:rPr>
            </w:pPr>
            <w:ins w:id="11081" w:author="Charles Gifford" w:date="2017-03-19T18:45:00Z">
              <w:r>
                <w:rPr>
                  <w:lang w:val="en-US"/>
                </w:rPr>
                <w:t>External reference</w:t>
              </w:r>
            </w:ins>
          </w:p>
        </w:tc>
        <w:tc>
          <w:tcPr>
            <w:tcW w:w="1080" w:type="dxa"/>
          </w:tcPr>
          <w:p w14:paraId="7DC43358" w14:textId="6CA0C075" w:rsidR="00C43E7D" w:rsidRPr="00921C34" w:rsidRDefault="00C43E7D" w:rsidP="00C43E7D">
            <w:pPr>
              <w:pStyle w:val="TABLE-cell"/>
              <w:rPr>
                <w:ins w:id="11082" w:author="Charles Gifford" w:date="2017-03-19T18:44:00Z"/>
                <w:lang w:val="en-US"/>
              </w:rPr>
            </w:pPr>
            <w:ins w:id="11083" w:author="Charles Gifford" w:date="2017-03-19T18:45:00Z">
              <w:r>
                <w:rPr>
                  <w:lang w:val="en-US"/>
                </w:rPr>
                <w:t>0..1</w:t>
              </w:r>
            </w:ins>
          </w:p>
        </w:tc>
        <w:tc>
          <w:tcPr>
            <w:tcW w:w="3780" w:type="dxa"/>
          </w:tcPr>
          <w:p w14:paraId="5E6E67A5" w14:textId="77777777" w:rsidR="00C43E7D" w:rsidRPr="00DE7665" w:rsidRDefault="00C43E7D" w:rsidP="00C43E7D">
            <w:pPr>
              <w:pStyle w:val="TABLE-cell"/>
              <w:rPr>
                <w:ins w:id="11084" w:author="Charles Gifford" w:date="2017-03-19T18:46:00Z"/>
                <w:lang w:val="en-US"/>
              </w:rPr>
            </w:pPr>
            <w:ins w:id="11085" w:author="Charles Gifford" w:date="2017-03-19T18:46:00Z">
              <w:r>
                <w:rPr>
                  <w:lang w:val="en-US"/>
                </w:rPr>
                <w:t>The</w:t>
              </w:r>
              <w:r w:rsidRPr="00DE7665">
                <w:rPr>
                  <w:lang w:val="en-US"/>
                </w:rPr>
                <w:t xml:space="preserve"> reference to </w:t>
              </w:r>
              <w:r>
                <w:rPr>
                  <w:lang w:val="en-US"/>
                </w:rPr>
                <w:t xml:space="preserve">external </w:t>
              </w:r>
              <w:r w:rsidRPr="00DE7665">
                <w:rPr>
                  <w:lang w:val="en-US"/>
                </w:rPr>
                <w:t xml:space="preserve">data </w:t>
              </w:r>
              <w:r w:rsidRPr="00E61C5E">
                <w:rPr>
                  <w:lang w:val="en-US"/>
                </w:rPr>
                <w:t xml:space="preserve">(information object) </w:t>
              </w:r>
              <w:r>
                <w:rPr>
                  <w:lang w:val="en-US"/>
                </w:rPr>
                <w:t>which is stored external to this</w:t>
              </w:r>
              <w:r w:rsidRPr="00DE7665">
                <w:rPr>
                  <w:lang w:val="en-US"/>
                </w:rPr>
                <w:t xml:space="preserve"> </w:t>
              </w:r>
              <w:r w:rsidRPr="00CE4F9F">
                <w:rPr>
                  <w:i/>
                  <w:lang w:val="en-US"/>
                </w:rPr>
                <w:t>operations record entry</w:t>
              </w:r>
              <w:r w:rsidRPr="00DE7665">
                <w:rPr>
                  <w:lang w:val="en-US"/>
                </w:rPr>
                <w:t>.</w:t>
              </w:r>
            </w:ins>
          </w:p>
          <w:p w14:paraId="4C8AFD6E" w14:textId="77777777" w:rsidR="00C43E7D" w:rsidRPr="00DE7665" w:rsidRDefault="00C43E7D" w:rsidP="00C43E7D">
            <w:pPr>
              <w:pStyle w:val="TABLE-cell"/>
              <w:rPr>
                <w:ins w:id="11086" w:author="Charles Gifford" w:date="2017-03-19T18:46:00Z"/>
                <w:lang w:val="en-US"/>
              </w:rPr>
            </w:pPr>
            <w:ins w:id="11087" w:author="Charles Gifford" w:date="2017-03-19T18:46:00Z">
              <w:r>
                <w:rPr>
                  <w:lang w:val="en-US"/>
                </w:rPr>
                <w:t>NOTE 1  If data is embedded in this</w:t>
              </w:r>
              <w:r w:rsidRPr="00383C0D">
                <w:rPr>
                  <w:lang w:val="en-US"/>
                </w:rPr>
                <w:t xml:space="preserve"> </w:t>
              </w:r>
              <w:r w:rsidRPr="005403B2">
                <w:rPr>
                  <w:lang w:val="en-US"/>
                </w:rPr>
                <w:t>operations record entry,</w:t>
              </w:r>
              <w:r w:rsidRPr="00383C0D">
                <w:rPr>
                  <w:lang w:val="en-US"/>
                </w:rPr>
                <w:t xml:space="preserve"> t</w:t>
              </w:r>
              <w:r>
                <w:rPr>
                  <w:lang w:val="en-US"/>
                </w:rPr>
                <w:t>he</w:t>
              </w:r>
              <w:r w:rsidRPr="00DE7665">
                <w:rPr>
                  <w:lang w:val="en-US"/>
                </w:rPr>
                <w:t xml:space="preserve"> attribute is not used</w:t>
              </w:r>
              <w:r>
                <w:rPr>
                  <w:lang w:val="en-US"/>
                </w:rPr>
                <w:t>.</w:t>
              </w:r>
            </w:ins>
          </w:p>
          <w:p w14:paraId="6AF29FDE" w14:textId="53135CCE" w:rsidR="00C43E7D" w:rsidRPr="00BE0F67" w:rsidRDefault="00C43E7D" w:rsidP="00C43E7D">
            <w:pPr>
              <w:pStyle w:val="TABLE-cell"/>
              <w:rPr>
                <w:ins w:id="11088" w:author="Charles Gifford" w:date="2017-03-19T18:44:00Z"/>
                <w:lang w:val="en-US"/>
              </w:rPr>
            </w:pPr>
            <w:ins w:id="11089" w:author="Charles Gifford" w:date="2017-03-19T18:46:00Z">
              <w:r>
                <w:rPr>
                  <w:lang w:val="en-US"/>
                </w:rPr>
                <w:t>NOTE 2</w:t>
              </w:r>
              <w:r w:rsidRPr="00DE7665">
                <w:rPr>
                  <w:lang w:val="en-US"/>
                </w:rPr>
                <w:t xml:space="preserve"> </w:t>
              </w:r>
              <w:r>
                <w:rPr>
                  <w:lang w:val="en-US"/>
                </w:rPr>
                <w:t xml:space="preserve"> </w:t>
              </w:r>
              <w:r w:rsidRPr="00DE7665">
                <w:rPr>
                  <w:lang w:val="en-US"/>
                </w:rPr>
                <w:t>The format of th</w:t>
              </w:r>
              <w:r w:rsidR="00E947C5">
                <w:rPr>
                  <w:lang w:val="en-US"/>
                </w:rPr>
                <w:t>e reference is specified in the</w:t>
              </w:r>
              <w:r w:rsidRPr="00DE7665">
                <w:rPr>
                  <w:lang w:val="en-US"/>
                </w:rPr>
                <w:t xml:space="preserve"> </w:t>
              </w:r>
              <w:r w:rsidRPr="00DE7665">
                <w:rPr>
                  <w:i/>
                  <w:lang w:val="en-US"/>
                </w:rPr>
                <w:t>operations record specification</w:t>
              </w:r>
              <w:r w:rsidRPr="00DE7665">
                <w:rPr>
                  <w:lang w:val="en-US"/>
                </w:rPr>
                <w:t>.</w:t>
              </w:r>
            </w:ins>
          </w:p>
        </w:tc>
      </w:tr>
    </w:tbl>
    <w:p w14:paraId="1CA9FAAF" w14:textId="2532A0D1" w:rsidR="002F06E7" w:rsidRDefault="002F06E7" w:rsidP="002F06E7">
      <w:pPr>
        <w:pStyle w:val="NOTE0"/>
        <w:rPr>
          <w:ins w:id="11090" w:author="Charles Gifford" w:date="2017-03-08T11:52:00Z"/>
        </w:rPr>
      </w:pPr>
      <w:ins w:id="11091" w:author="Charles Gifford" w:date="2017-03-08T11:52:00Z">
        <w:r>
          <w:t>NOTE</w:t>
        </w:r>
        <w:r>
          <w:tab/>
          <w:t xml:space="preserve">The relationships and their roles in an </w:t>
        </w:r>
        <w:r>
          <w:rPr>
            <w:i/>
          </w:rPr>
          <w:t>operations record entry</w:t>
        </w:r>
        <w:r w:rsidR="0092069B">
          <w:t xml:space="preserve"> are</w:t>
        </w:r>
        <w:r>
          <w:t xml:space="preserve"> defined in the </w:t>
        </w:r>
        <w:r>
          <w:rPr>
            <w:i/>
          </w:rPr>
          <w:t>operations record specification</w:t>
        </w:r>
        <w:r>
          <w:t>.</w:t>
        </w:r>
      </w:ins>
    </w:p>
    <w:p w14:paraId="4002DB39" w14:textId="55F633F6" w:rsidR="002F06E7" w:rsidRPr="00F51975" w:rsidRDefault="00DF665B" w:rsidP="00E05180">
      <w:pPr>
        <w:pStyle w:val="TABLE-title"/>
        <w:rPr>
          <w:ins w:id="11092" w:author="Charles Gifford" w:date="2017-03-08T11:52:00Z"/>
        </w:rPr>
      </w:pPr>
      <w:bookmarkStart w:id="11093" w:name="_Ref477965999"/>
      <w:bookmarkStart w:id="11094" w:name="_Toc478492414"/>
      <w:ins w:id="11095" w:author="Charles Gifford" w:date="2017-03-22T17:10:00Z">
        <w:r>
          <w:t xml:space="preserve">Table </w:t>
        </w:r>
        <w:r>
          <w:fldChar w:fldCharType="begin"/>
        </w:r>
        <w:r>
          <w:instrText xml:space="preserve"> SEQ Table \* ARABIC </w:instrText>
        </w:r>
      </w:ins>
      <w:r>
        <w:fldChar w:fldCharType="separate"/>
      </w:r>
      <w:ins w:id="11096" w:author="Charles Gifford" w:date="2017-03-22T17:10:00Z">
        <w:r>
          <w:rPr>
            <w:noProof/>
          </w:rPr>
          <w:t>114</w:t>
        </w:r>
        <w:r>
          <w:fldChar w:fldCharType="end"/>
        </w:r>
        <w:bookmarkEnd w:id="11093"/>
        <w:r>
          <w:t xml:space="preserve"> </w:t>
        </w:r>
      </w:ins>
      <w:ins w:id="11097" w:author="Charles Gifford" w:date="2017-03-08T11:52:00Z">
        <w:r w:rsidR="002F06E7">
          <w:t>– Operations record entry attributes</w:t>
        </w:r>
        <w:bookmarkEnd w:id="11094"/>
      </w:ins>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255"/>
        <w:gridCol w:w="3174"/>
        <w:gridCol w:w="1280"/>
        <w:gridCol w:w="1306"/>
        <w:gridCol w:w="1179"/>
        <w:gridCol w:w="1156"/>
      </w:tblGrid>
      <w:tr w:rsidR="002F06E7" w:rsidRPr="00921C34" w14:paraId="4DA4D78F" w14:textId="77777777" w:rsidTr="00A52B8A">
        <w:trPr>
          <w:tblHeader/>
          <w:ins w:id="11098" w:author="Charles Gifford" w:date="2017-03-08T11:52:00Z"/>
        </w:trPr>
        <w:tc>
          <w:tcPr>
            <w:tcW w:w="1255" w:type="dxa"/>
          </w:tcPr>
          <w:p w14:paraId="48A0F6C5" w14:textId="77777777" w:rsidR="002F06E7" w:rsidRPr="00921C34" w:rsidRDefault="002F06E7" w:rsidP="00A52B8A">
            <w:pPr>
              <w:pStyle w:val="TABLE-col-heading"/>
              <w:rPr>
                <w:ins w:id="11099" w:author="Charles Gifford" w:date="2017-03-08T11:52:00Z"/>
                <w:lang w:val="en-US"/>
              </w:rPr>
            </w:pPr>
            <w:ins w:id="11100" w:author="Charles Gifford" w:date="2017-03-08T11:52:00Z">
              <w:r w:rsidRPr="00921C34">
                <w:rPr>
                  <w:lang w:val="en-US"/>
                </w:rPr>
                <w:t>Attribute name</w:t>
              </w:r>
            </w:ins>
          </w:p>
        </w:tc>
        <w:tc>
          <w:tcPr>
            <w:tcW w:w="3174" w:type="dxa"/>
          </w:tcPr>
          <w:p w14:paraId="6227ADF8" w14:textId="77777777" w:rsidR="002F06E7" w:rsidRPr="00921C34" w:rsidRDefault="002F06E7" w:rsidP="00A52B8A">
            <w:pPr>
              <w:pStyle w:val="TABLE-col-heading"/>
              <w:rPr>
                <w:ins w:id="11101" w:author="Charles Gifford" w:date="2017-03-08T11:52:00Z"/>
                <w:lang w:val="en-US"/>
              </w:rPr>
            </w:pPr>
            <w:ins w:id="11102" w:author="Charles Gifford" w:date="2017-03-08T11:52:00Z">
              <w:r w:rsidRPr="00921C34">
                <w:rPr>
                  <w:lang w:val="en-US"/>
                </w:rPr>
                <w:t>Description</w:t>
              </w:r>
            </w:ins>
          </w:p>
        </w:tc>
        <w:tc>
          <w:tcPr>
            <w:tcW w:w="1280" w:type="dxa"/>
          </w:tcPr>
          <w:p w14:paraId="2749EB19" w14:textId="77777777" w:rsidR="002F06E7" w:rsidRPr="00921C34" w:rsidRDefault="002F06E7" w:rsidP="00A52B8A">
            <w:pPr>
              <w:pStyle w:val="TABLE-col-heading"/>
              <w:rPr>
                <w:ins w:id="11103" w:author="Charles Gifford" w:date="2017-03-08T11:52:00Z"/>
                <w:lang w:val="en-US"/>
              </w:rPr>
            </w:pPr>
            <w:ins w:id="11104" w:author="Charles Gifford" w:date="2017-03-08T11:52:00Z">
              <w:r w:rsidRPr="00921C34">
                <w:rPr>
                  <w:lang w:val="en-US"/>
                </w:rPr>
                <w:t>Production examples</w:t>
              </w:r>
            </w:ins>
          </w:p>
        </w:tc>
        <w:tc>
          <w:tcPr>
            <w:tcW w:w="1306" w:type="dxa"/>
          </w:tcPr>
          <w:p w14:paraId="59CCD60D" w14:textId="77777777" w:rsidR="002F06E7" w:rsidRPr="00921C34" w:rsidRDefault="002F06E7" w:rsidP="00A52B8A">
            <w:pPr>
              <w:pStyle w:val="TABLE-col-heading"/>
              <w:rPr>
                <w:ins w:id="11105" w:author="Charles Gifford" w:date="2017-03-08T11:52:00Z"/>
                <w:lang w:val="en-US"/>
              </w:rPr>
            </w:pPr>
            <w:ins w:id="11106" w:author="Charles Gifford" w:date="2017-03-08T11:52:00Z">
              <w:r w:rsidRPr="00921C34">
                <w:rPr>
                  <w:lang w:val="en-US"/>
                </w:rPr>
                <w:t>Maintenance examples</w:t>
              </w:r>
            </w:ins>
          </w:p>
        </w:tc>
        <w:tc>
          <w:tcPr>
            <w:tcW w:w="1179" w:type="dxa"/>
          </w:tcPr>
          <w:p w14:paraId="223CA4DD" w14:textId="77777777" w:rsidR="002F06E7" w:rsidRPr="00921C34" w:rsidRDefault="002F06E7" w:rsidP="00A52B8A">
            <w:pPr>
              <w:pStyle w:val="TABLE-col-heading"/>
              <w:rPr>
                <w:ins w:id="11107" w:author="Charles Gifford" w:date="2017-03-08T11:52:00Z"/>
                <w:lang w:val="en-US"/>
              </w:rPr>
            </w:pPr>
            <w:ins w:id="11108" w:author="Charles Gifford" w:date="2017-03-08T11:52:00Z">
              <w:r w:rsidRPr="00921C34">
                <w:rPr>
                  <w:lang w:val="en-US"/>
                </w:rPr>
                <w:t>Quality examples</w:t>
              </w:r>
            </w:ins>
          </w:p>
        </w:tc>
        <w:tc>
          <w:tcPr>
            <w:tcW w:w="1156" w:type="dxa"/>
          </w:tcPr>
          <w:p w14:paraId="0B8D7A98" w14:textId="77777777" w:rsidR="002F06E7" w:rsidRPr="00921C34" w:rsidRDefault="002F06E7" w:rsidP="00A52B8A">
            <w:pPr>
              <w:pStyle w:val="TABLE-col-heading"/>
              <w:rPr>
                <w:ins w:id="11109" w:author="Charles Gifford" w:date="2017-03-08T11:52:00Z"/>
                <w:lang w:val="en-US"/>
              </w:rPr>
            </w:pPr>
            <w:ins w:id="11110" w:author="Charles Gifford" w:date="2017-03-08T11:52:00Z">
              <w:r w:rsidRPr="00921C34">
                <w:rPr>
                  <w:lang w:val="en-US"/>
                </w:rPr>
                <w:t>Inventory examples</w:t>
              </w:r>
            </w:ins>
          </w:p>
        </w:tc>
      </w:tr>
      <w:tr w:rsidR="002F06E7" w:rsidRPr="00921C34" w14:paraId="7280D7DB" w14:textId="77777777" w:rsidTr="00A52B8A">
        <w:trPr>
          <w:ins w:id="11111" w:author="Charles Gifford" w:date="2017-03-08T11:52:00Z"/>
        </w:trPr>
        <w:tc>
          <w:tcPr>
            <w:tcW w:w="1255" w:type="dxa"/>
          </w:tcPr>
          <w:p w14:paraId="47EE6795" w14:textId="3B2B180A" w:rsidR="002F06E7" w:rsidRPr="00921C34" w:rsidRDefault="002F06E7" w:rsidP="00A52B8A">
            <w:pPr>
              <w:pStyle w:val="TABLE-cell"/>
              <w:rPr>
                <w:ins w:id="11112" w:author="Charles Gifford" w:date="2017-03-08T11:52:00Z"/>
                <w:lang w:val="en-US"/>
              </w:rPr>
            </w:pPr>
            <w:ins w:id="11113" w:author="Charles Gifford" w:date="2017-03-08T11:52:00Z">
              <w:r>
                <w:rPr>
                  <w:lang w:val="en-US"/>
                </w:rPr>
                <w:t>ID</w:t>
              </w:r>
            </w:ins>
          </w:p>
        </w:tc>
        <w:tc>
          <w:tcPr>
            <w:tcW w:w="3174" w:type="dxa"/>
          </w:tcPr>
          <w:p w14:paraId="2008A8C8" w14:textId="7F8A13E7" w:rsidR="002F06E7" w:rsidRPr="00921C34" w:rsidRDefault="002F06E7" w:rsidP="00A52B8A">
            <w:pPr>
              <w:pStyle w:val="TABLE-cell"/>
              <w:rPr>
                <w:ins w:id="11114" w:author="Charles Gifford" w:date="2017-03-08T11:52:00Z"/>
                <w:lang w:val="en-US"/>
              </w:rPr>
            </w:pPr>
            <w:ins w:id="11115" w:author="Charles Gifford" w:date="2017-03-08T11:52:00Z">
              <w:r>
                <w:rPr>
                  <w:lang w:val="en-US"/>
                </w:rPr>
                <w:t>ID whic</w:t>
              </w:r>
              <w:r w:rsidR="0092069B">
                <w:rPr>
                  <w:lang w:val="en-US"/>
                </w:rPr>
                <w:t xml:space="preserve">h is unique within the scope of </w:t>
              </w:r>
              <w:r w:rsidR="0092069B" w:rsidRPr="00E61C5E">
                <w:rPr>
                  <w:i/>
                  <w:lang w:val="en-US"/>
                </w:rPr>
                <w:t>o</w:t>
              </w:r>
            </w:ins>
            <w:ins w:id="11116" w:author="Charles Gifford" w:date="2017-03-08T19:15:00Z">
              <w:r w:rsidR="0092069B" w:rsidRPr="00E61C5E">
                <w:rPr>
                  <w:i/>
                  <w:lang w:val="en-US"/>
                </w:rPr>
                <w:t>pe</w:t>
              </w:r>
            </w:ins>
            <w:ins w:id="11117" w:author="Charles Gifford" w:date="2017-03-08T19:16:00Z">
              <w:r w:rsidR="0092069B" w:rsidRPr="00E61C5E">
                <w:rPr>
                  <w:i/>
                  <w:lang w:val="en-US"/>
                </w:rPr>
                <w:t>r</w:t>
              </w:r>
            </w:ins>
            <w:ins w:id="11118" w:author="Charles Gifford" w:date="2017-03-08T19:15:00Z">
              <w:r w:rsidR="0092069B" w:rsidRPr="00E61C5E">
                <w:rPr>
                  <w:i/>
                  <w:lang w:val="en-US"/>
                </w:rPr>
                <w:t>ations</w:t>
              </w:r>
            </w:ins>
            <w:ins w:id="11119" w:author="Charles Gifford" w:date="2017-03-08T11:52:00Z">
              <w:r w:rsidRPr="0092069B">
                <w:rPr>
                  <w:i/>
                  <w:lang w:val="en-US"/>
                </w:rPr>
                <w:t xml:space="preserve"> </w:t>
              </w:r>
              <w:r w:rsidRPr="00B7766E">
                <w:rPr>
                  <w:i/>
                  <w:lang w:val="en-US"/>
                </w:rPr>
                <w:t>record</w:t>
              </w:r>
              <w:r>
                <w:rPr>
                  <w:i/>
                  <w:lang w:val="en-US"/>
                </w:rPr>
                <w:t>.</w:t>
              </w:r>
            </w:ins>
          </w:p>
        </w:tc>
        <w:tc>
          <w:tcPr>
            <w:tcW w:w="1280" w:type="dxa"/>
          </w:tcPr>
          <w:p w14:paraId="073FB87B" w14:textId="77777777" w:rsidR="002F06E7" w:rsidRPr="00921C34" w:rsidRDefault="002F06E7" w:rsidP="00A52B8A">
            <w:pPr>
              <w:pStyle w:val="TABLE-cell"/>
              <w:rPr>
                <w:ins w:id="11120" w:author="Charles Gifford" w:date="2017-03-08T11:52:00Z"/>
                <w:lang w:val="en-US"/>
              </w:rPr>
            </w:pPr>
            <w:ins w:id="11121" w:author="Charles Gifford" w:date="2017-03-08T11:52:00Z">
              <w:r>
                <w:rPr>
                  <w:lang w:val="en-US"/>
                </w:rPr>
                <w:t>1</w:t>
              </w:r>
            </w:ins>
          </w:p>
        </w:tc>
        <w:tc>
          <w:tcPr>
            <w:tcW w:w="1306" w:type="dxa"/>
          </w:tcPr>
          <w:p w14:paraId="32950686" w14:textId="77777777" w:rsidR="002F06E7" w:rsidRPr="00921C34" w:rsidRDefault="002F06E7" w:rsidP="00A52B8A">
            <w:pPr>
              <w:pStyle w:val="TABLE-cell"/>
              <w:rPr>
                <w:ins w:id="11122" w:author="Charles Gifford" w:date="2017-03-08T11:52:00Z"/>
                <w:lang w:val="en-US"/>
              </w:rPr>
            </w:pPr>
            <w:ins w:id="11123" w:author="Charles Gifford" w:date="2017-03-08T11:52:00Z">
              <w:r>
                <w:rPr>
                  <w:lang w:val="en-US"/>
                </w:rPr>
                <w:t>4A34B</w:t>
              </w:r>
            </w:ins>
          </w:p>
        </w:tc>
        <w:tc>
          <w:tcPr>
            <w:tcW w:w="1179" w:type="dxa"/>
          </w:tcPr>
          <w:p w14:paraId="1A28133B" w14:textId="77777777" w:rsidR="002F06E7" w:rsidRPr="00921C34" w:rsidRDefault="002F06E7" w:rsidP="00A52B8A">
            <w:pPr>
              <w:pStyle w:val="TABLE-cell"/>
              <w:rPr>
                <w:ins w:id="11124" w:author="Charles Gifford" w:date="2017-03-08T11:52:00Z"/>
                <w:lang w:val="en-US"/>
              </w:rPr>
            </w:pPr>
            <w:ins w:id="11125" w:author="Charles Gifford" w:date="2017-03-08T11:52:00Z">
              <w:r>
                <w:rPr>
                  <w:lang w:val="en-US"/>
                </w:rPr>
                <w:t>239432</w:t>
              </w:r>
            </w:ins>
          </w:p>
        </w:tc>
        <w:tc>
          <w:tcPr>
            <w:tcW w:w="1156" w:type="dxa"/>
          </w:tcPr>
          <w:p w14:paraId="0E767C07" w14:textId="77777777" w:rsidR="002F06E7" w:rsidRPr="00921C34" w:rsidRDefault="002F06E7" w:rsidP="00A52B8A">
            <w:pPr>
              <w:pStyle w:val="TABLE-cell"/>
              <w:rPr>
                <w:ins w:id="11126" w:author="Charles Gifford" w:date="2017-03-08T11:52:00Z"/>
                <w:lang w:val="en-US"/>
              </w:rPr>
            </w:pPr>
            <w:ins w:id="11127" w:author="Charles Gifford" w:date="2017-03-08T11:52:00Z">
              <w:r>
                <w:rPr>
                  <w:lang w:val="en-US"/>
                </w:rPr>
                <w:t>A11</w:t>
              </w:r>
            </w:ins>
          </w:p>
        </w:tc>
      </w:tr>
      <w:tr w:rsidR="002F06E7" w:rsidRPr="00921C34" w14:paraId="20A32EAB" w14:textId="77777777" w:rsidTr="00A52B8A">
        <w:trPr>
          <w:ins w:id="11128" w:author="Charles Gifford" w:date="2017-03-08T11:52:00Z"/>
        </w:trPr>
        <w:tc>
          <w:tcPr>
            <w:tcW w:w="1255" w:type="dxa"/>
          </w:tcPr>
          <w:p w14:paraId="53E5D90E" w14:textId="77777777" w:rsidR="002F06E7" w:rsidRPr="00921C34" w:rsidRDefault="002F06E7" w:rsidP="00A52B8A">
            <w:pPr>
              <w:pStyle w:val="TABLE-cell"/>
              <w:rPr>
                <w:ins w:id="11129" w:author="Charles Gifford" w:date="2017-03-08T11:52:00Z"/>
                <w:lang w:val="en-US"/>
              </w:rPr>
            </w:pPr>
            <w:ins w:id="11130" w:author="Charles Gifford" w:date="2017-03-08T11:52:00Z">
              <w:r>
                <w:rPr>
                  <w:lang w:val="en-US"/>
                </w:rPr>
                <w:t>Description</w:t>
              </w:r>
            </w:ins>
          </w:p>
        </w:tc>
        <w:tc>
          <w:tcPr>
            <w:tcW w:w="3174" w:type="dxa"/>
          </w:tcPr>
          <w:p w14:paraId="33C4C887" w14:textId="22055E60" w:rsidR="002F06E7" w:rsidRPr="00921C34" w:rsidRDefault="002F06E7" w:rsidP="00A52B8A">
            <w:pPr>
              <w:pStyle w:val="TABLE-cell"/>
              <w:rPr>
                <w:ins w:id="11131" w:author="Charles Gifford" w:date="2017-03-08T11:52:00Z"/>
                <w:lang w:val="en-US"/>
              </w:rPr>
            </w:pPr>
            <w:ins w:id="11132" w:author="Charles Gifford" w:date="2017-03-08T11:52:00Z">
              <w:r>
                <w:rPr>
                  <w:lang w:val="en-US"/>
                </w:rPr>
                <w:t xml:space="preserve">Additional information about the </w:t>
              </w:r>
            </w:ins>
            <w:ins w:id="11133" w:author="Charles Gifford" w:date="2017-03-08T19:21:00Z">
              <w:r w:rsidR="0092069B" w:rsidRPr="00E61C5E">
                <w:rPr>
                  <w:i/>
                  <w:lang w:val="en-US"/>
                </w:rPr>
                <w:t xml:space="preserve">operations record </w:t>
              </w:r>
            </w:ins>
            <w:ins w:id="11134" w:author="Charles Gifford" w:date="2017-03-08T11:52:00Z">
              <w:r w:rsidRPr="00E61C5E">
                <w:rPr>
                  <w:i/>
                  <w:lang w:val="en-US"/>
                </w:rPr>
                <w:t>entry</w:t>
              </w:r>
              <w:r>
                <w:rPr>
                  <w:lang w:val="en-US"/>
                </w:rPr>
                <w:t>.</w:t>
              </w:r>
            </w:ins>
          </w:p>
        </w:tc>
        <w:tc>
          <w:tcPr>
            <w:tcW w:w="1280" w:type="dxa"/>
          </w:tcPr>
          <w:p w14:paraId="1F4D9FBD" w14:textId="77777777" w:rsidR="002F06E7" w:rsidRPr="00921C34" w:rsidRDefault="002F06E7" w:rsidP="00A52B8A">
            <w:pPr>
              <w:pStyle w:val="TABLE-cell"/>
              <w:rPr>
                <w:ins w:id="11135" w:author="Charles Gifford" w:date="2017-03-08T11:52:00Z"/>
                <w:lang w:val="en-US"/>
              </w:rPr>
            </w:pPr>
            <w:ins w:id="11136" w:author="Charles Gifford" w:date="2017-03-08T11:52:00Z">
              <w:r>
                <w:rPr>
                  <w:lang w:val="en-US"/>
                </w:rPr>
                <w:t>The control recipe is embedded in this</w:t>
              </w:r>
              <w:r w:rsidRPr="00B7766E">
                <w:rPr>
                  <w:i/>
                  <w:lang w:val="en-US"/>
                </w:rPr>
                <w:t xml:space="preserve"> </w:t>
              </w:r>
              <w:r>
                <w:rPr>
                  <w:i/>
                  <w:lang w:val="en-US"/>
                </w:rPr>
                <w:t>operations</w:t>
              </w:r>
              <w:r w:rsidRPr="00B7766E">
                <w:rPr>
                  <w:i/>
                  <w:lang w:val="en-US"/>
                </w:rPr>
                <w:t xml:space="preserve"> record</w:t>
              </w:r>
            </w:ins>
          </w:p>
        </w:tc>
        <w:tc>
          <w:tcPr>
            <w:tcW w:w="1306" w:type="dxa"/>
          </w:tcPr>
          <w:p w14:paraId="7FF5CE14" w14:textId="77777777" w:rsidR="002F06E7" w:rsidRPr="00921C34" w:rsidRDefault="002F06E7" w:rsidP="00A52B8A">
            <w:pPr>
              <w:pStyle w:val="TABLE-cell"/>
              <w:rPr>
                <w:ins w:id="11137" w:author="Charles Gifford" w:date="2017-03-08T11:52:00Z"/>
                <w:lang w:val="en-US"/>
              </w:rPr>
            </w:pPr>
          </w:p>
        </w:tc>
        <w:tc>
          <w:tcPr>
            <w:tcW w:w="1179" w:type="dxa"/>
          </w:tcPr>
          <w:p w14:paraId="13EFCCDB" w14:textId="77777777" w:rsidR="002F06E7" w:rsidRPr="00921C34" w:rsidRDefault="002F06E7" w:rsidP="00A52B8A">
            <w:pPr>
              <w:pStyle w:val="TABLE-cell"/>
              <w:rPr>
                <w:ins w:id="11138" w:author="Charles Gifford" w:date="2017-03-08T11:52:00Z"/>
                <w:lang w:val="en-US"/>
              </w:rPr>
            </w:pPr>
          </w:p>
        </w:tc>
        <w:tc>
          <w:tcPr>
            <w:tcW w:w="1156" w:type="dxa"/>
          </w:tcPr>
          <w:p w14:paraId="71929D23" w14:textId="77777777" w:rsidR="002F06E7" w:rsidRPr="00921C34" w:rsidRDefault="002F06E7" w:rsidP="00A52B8A">
            <w:pPr>
              <w:pStyle w:val="TABLE-cell"/>
              <w:rPr>
                <w:ins w:id="11139" w:author="Charles Gifford" w:date="2017-03-08T11:52:00Z"/>
                <w:lang w:val="en-US"/>
              </w:rPr>
            </w:pPr>
            <w:ins w:id="11140" w:author="Charles Gifford" w:date="2017-03-08T11:52:00Z">
              <w:r>
                <w:rPr>
                  <w:lang w:val="en-US"/>
                </w:rPr>
                <w:t>Data set time series data is stored in the historian database</w:t>
              </w:r>
            </w:ins>
          </w:p>
        </w:tc>
      </w:tr>
      <w:tr w:rsidR="00E61C5E" w:rsidRPr="00921C34" w14:paraId="34137678" w14:textId="77777777" w:rsidTr="00A52B8A">
        <w:trPr>
          <w:ins w:id="11141" w:author="Charles Gifford" w:date="2017-03-08T22:47:00Z"/>
        </w:trPr>
        <w:tc>
          <w:tcPr>
            <w:tcW w:w="1255" w:type="dxa"/>
          </w:tcPr>
          <w:p w14:paraId="50E4B9F7" w14:textId="50EFDD32" w:rsidR="00E61C5E" w:rsidRDefault="00E61C5E" w:rsidP="00E61C5E">
            <w:pPr>
              <w:pStyle w:val="TABLE-cell"/>
              <w:rPr>
                <w:ins w:id="11142" w:author="Charles Gifford" w:date="2017-03-08T22:47:00Z"/>
                <w:lang w:val="en-US"/>
              </w:rPr>
            </w:pPr>
            <w:ins w:id="11143" w:author="Charles Gifford" w:date="2017-03-08T22:47:00Z">
              <w:r>
                <w:rPr>
                  <w:lang w:val="en-US"/>
                </w:rPr>
                <w:t>Information object</w:t>
              </w:r>
            </w:ins>
          </w:p>
        </w:tc>
        <w:tc>
          <w:tcPr>
            <w:tcW w:w="3174" w:type="dxa"/>
          </w:tcPr>
          <w:p w14:paraId="62E10DED" w14:textId="77777777" w:rsidR="00E61C5E" w:rsidRPr="00E61C5E" w:rsidRDefault="00E61C5E" w:rsidP="00E61C5E">
            <w:pPr>
              <w:pStyle w:val="TABLE-cell"/>
              <w:rPr>
                <w:ins w:id="11144" w:author="Charles Gifford" w:date="2017-03-08T22:48:00Z"/>
                <w:lang w:val="en-US"/>
              </w:rPr>
            </w:pPr>
            <w:ins w:id="11145" w:author="Charles Gifford" w:date="2017-03-08T22:48:00Z">
              <w:r w:rsidRPr="00DE7665">
                <w:rPr>
                  <w:lang w:val="en-US"/>
                </w:rPr>
                <w:t>An e</w:t>
              </w:r>
              <w:r w:rsidRPr="00E61C5E">
                <w:rPr>
                  <w:lang w:val="en-US"/>
                </w:rPr>
                <w:t>mbedded information object.</w:t>
              </w:r>
            </w:ins>
          </w:p>
          <w:p w14:paraId="6EE01656" w14:textId="77777777" w:rsidR="00E61C5E" w:rsidRDefault="00E61C5E" w:rsidP="00E61C5E">
            <w:pPr>
              <w:pStyle w:val="TABLE-cell"/>
              <w:rPr>
                <w:ins w:id="11146" w:author="Charles Gifford" w:date="2017-03-08T22:48:00Z"/>
                <w:lang w:val="en-US"/>
              </w:rPr>
            </w:pPr>
            <w:ins w:id="11147" w:author="Charles Gifford" w:date="2017-03-08T22:48:00Z">
              <w:r w:rsidRPr="00E61C5E">
                <w:rPr>
                  <w:lang w:val="en-US"/>
                </w:rPr>
                <w:t>NOT</w:t>
              </w:r>
              <w:r>
                <w:rPr>
                  <w:lang w:val="en-US"/>
                </w:rPr>
                <w:t>E 1   If data is referenced in this</w:t>
              </w:r>
              <w:r w:rsidRPr="00DE7665">
                <w:rPr>
                  <w:lang w:val="en-US"/>
                </w:rPr>
                <w:t xml:space="preserve"> </w:t>
              </w:r>
              <w:r w:rsidRPr="005403B2">
                <w:rPr>
                  <w:lang w:val="en-US"/>
                </w:rPr>
                <w:t>operations record entry,</w:t>
              </w:r>
              <w:r w:rsidRPr="00383C0D">
                <w:rPr>
                  <w:lang w:val="en-US"/>
                </w:rPr>
                <w:t xml:space="preserve"> the</w:t>
              </w:r>
              <w:r w:rsidRPr="00DE7665">
                <w:rPr>
                  <w:lang w:val="en-US"/>
                </w:rPr>
                <w:t xml:space="preserve"> attribute is not used.</w:t>
              </w:r>
            </w:ins>
          </w:p>
          <w:p w14:paraId="71BF2693" w14:textId="25C5C7E5" w:rsidR="00E61C5E" w:rsidRDefault="00E61C5E" w:rsidP="00E61C5E">
            <w:pPr>
              <w:pStyle w:val="TABLE-cell"/>
              <w:rPr>
                <w:ins w:id="11148" w:author="Charles Gifford" w:date="2017-03-08T22:47:00Z"/>
                <w:lang w:val="en-US"/>
              </w:rPr>
            </w:pPr>
            <w:ins w:id="11149" w:author="Charles Gifford" w:date="2017-03-08T22:48:00Z">
              <w:r>
                <w:rPr>
                  <w:lang w:val="en-US"/>
                </w:rPr>
                <w:t xml:space="preserve">NOTE 2  </w:t>
              </w:r>
              <w:r w:rsidRPr="005E2225">
                <w:rPr>
                  <w:lang w:val="en-US"/>
                </w:rPr>
                <w:t xml:space="preserve">The format of the </w:t>
              </w:r>
              <w:r>
                <w:rPr>
                  <w:lang w:val="en-US"/>
                </w:rPr>
                <w:t>information object is specified in this</w:t>
              </w:r>
              <w:r w:rsidRPr="005E2225">
                <w:rPr>
                  <w:lang w:val="en-US"/>
                </w:rPr>
                <w:t xml:space="preserve"> </w:t>
              </w:r>
              <w:r w:rsidRPr="00CE4F9F">
                <w:rPr>
                  <w:i/>
                  <w:lang w:val="en-US"/>
                </w:rPr>
                <w:t>operations record specification</w:t>
              </w:r>
              <w:r w:rsidRPr="005E2225">
                <w:rPr>
                  <w:lang w:val="en-US"/>
                </w:rPr>
                <w:t>.</w:t>
              </w:r>
            </w:ins>
          </w:p>
        </w:tc>
        <w:tc>
          <w:tcPr>
            <w:tcW w:w="1280" w:type="dxa"/>
          </w:tcPr>
          <w:p w14:paraId="4D37BA2E" w14:textId="5C45F303" w:rsidR="00E61C5E" w:rsidRDefault="00E61C5E" w:rsidP="00E61C5E">
            <w:pPr>
              <w:pStyle w:val="TABLE-cell"/>
              <w:rPr>
                <w:ins w:id="11150" w:author="Charles Gifford" w:date="2017-03-08T22:47:00Z"/>
                <w:lang w:val="en-US"/>
              </w:rPr>
            </w:pPr>
            <w:ins w:id="11151" w:author="Charles Gifford" w:date="2017-03-08T22:49:00Z">
              <w:r>
                <w:rPr>
                  <w:lang w:val="en-US"/>
                </w:rPr>
                <w:t>Material Lot 11A</w:t>
              </w:r>
            </w:ins>
          </w:p>
        </w:tc>
        <w:tc>
          <w:tcPr>
            <w:tcW w:w="1306" w:type="dxa"/>
          </w:tcPr>
          <w:p w14:paraId="6DEE5C63" w14:textId="15DC41FE" w:rsidR="00E61C5E" w:rsidRPr="00921C34" w:rsidRDefault="00E61C5E" w:rsidP="00E61C5E">
            <w:pPr>
              <w:pStyle w:val="TABLE-cell"/>
              <w:rPr>
                <w:ins w:id="11152" w:author="Charles Gifford" w:date="2017-03-08T22:47:00Z"/>
                <w:lang w:val="en-US"/>
              </w:rPr>
            </w:pPr>
            <w:ins w:id="11153" w:author="Charles Gifford" w:date="2017-03-08T22:49:00Z">
              <w:r>
                <w:rPr>
                  <w:lang w:val="en-US"/>
                </w:rPr>
                <w:t>Mixer 4</w:t>
              </w:r>
            </w:ins>
          </w:p>
        </w:tc>
        <w:tc>
          <w:tcPr>
            <w:tcW w:w="1179" w:type="dxa"/>
          </w:tcPr>
          <w:p w14:paraId="6C5B2E75" w14:textId="08FDA791" w:rsidR="00E61C5E" w:rsidRPr="00921C34" w:rsidRDefault="00E61C5E" w:rsidP="00E61C5E">
            <w:pPr>
              <w:pStyle w:val="TABLE-cell"/>
              <w:rPr>
                <w:ins w:id="11154" w:author="Charles Gifford" w:date="2017-03-08T22:47:00Z"/>
                <w:lang w:val="en-US"/>
              </w:rPr>
            </w:pPr>
            <w:ins w:id="11155" w:author="Charles Gifford" w:date="2017-03-08T22:49:00Z">
              <w:r>
                <w:rPr>
                  <w:lang w:val="en-US"/>
                </w:rPr>
                <w:t>Work Master QC5001</w:t>
              </w:r>
            </w:ins>
          </w:p>
        </w:tc>
        <w:tc>
          <w:tcPr>
            <w:tcW w:w="1156" w:type="dxa"/>
          </w:tcPr>
          <w:p w14:paraId="01123F4F" w14:textId="6FBD6971" w:rsidR="00E61C5E" w:rsidRDefault="00E61C5E" w:rsidP="00E61C5E">
            <w:pPr>
              <w:pStyle w:val="TABLE-cell"/>
              <w:rPr>
                <w:ins w:id="11156" w:author="Charles Gifford" w:date="2017-03-08T22:47:00Z"/>
                <w:lang w:val="en-US"/>
              </w:rPr>
            </w:pPr>
            <w:ins w:id="11157" w:author="Charles Gifford" w:date="2017-03-08T22:49:00Z">
              <w:r>
                <w:rPr>
                  <w:lang w:val="en-US"/>
                </w:rPr>
                <w:t xml:space="preserve">Material Lot </w:t>
              </w:r>
            </w:ins>
            <w:ins w:id="11158" w:author="Charles Gifford" w:date="2017-03-08T22:50:00Z">
              <w:r>
                <w:rPr>
                  <w:lang w:val="en-US"/>
                </w:rPr>
                <w:t>59B</w:t>
              </w:r>
            </w:ins>
          </w:p>
        </w:tc>
      </w:tr>
      <w:tr w:rsidR="00E61C5E" w:rsidRPr="00921C34" w14:paraId="0451D13A" w14:textId="77777777" w:rsidTr="00A52B8A">
        <w:trPr>
          <w:ins w:id="11159" w:author="Charles Gifford" w:date="2017-03-08T22:47:00Z"/>
        </w:trPr>
        <w:tc>
          <w:tcPr>
            <w:tcW w:w="1255" w:type="dxa"/>
          </w:tcPr>
          <w:p w14:paraId="4AAFB9BA" w14:textId="20F53FDE" w:rsidR="00E61C5E" w:rsidRDefault="00E61C5E" w:rsidP="00E61C5E">
            <w:pPr>
              <w:pStyle w:val="TABLE-cell"/>
              <w:rPr>
                <w:ins w:id="11160" w:author="Charles Gifford" w:date="2017-03-08T22:47:00Z"/>
                <w:lang w:val="en-US"/>
              </w:rPr>
            </w:pPr>
            <w:ins w:id="11161" w:author="Charles Gifford" w:date="2017-03-08T22:47:00Z">
              <w:r>
                <w:rPr>
                  <w:lang w:val="en-US"/>
                </w:rPr>
                <w:t>Information object</w:t>
              </w:r>
            </w:ins>
            <w:ins w:id="11162" w:author="Charles Gifford" w:date="2017-03-08T22:48:00Z">
              <w:r>
                <w:rPr>
                  <w:lang w:val="en-US"/>
                </w:rPr>
                <w:t xml:space="preserve"> ID</w:t>
              </w:r>
            </w:ins>
          </w:p>
        </w:tc>
        <w:tc>
          <w:tcPr>
            <w:tcW w:w="3174" w:type="dxa"/>
          </w:tcPr>
          <w:p w14:paraId="2F927056" w14:textId="77777777" w:rsidR="00E61C5E" w:rsidRPr="00DE7665" w:rsidRDefault="00E61C5E" w:rsidP="00E61C5E">
            <w:pPr>
              <w:pStyle w:val="TABLE-cell"/>
              <w:rPr>
                <w:ins w:id="11163" w:author="Charles Gifford" w:date="2017-03-08T22:48:00Z"/>
                <w:lang w:val="en-US"/>
              </w:rPr>
            </w:pPr>
            <w:ins w:id="11164" w:author="Charles Gifford" w:date="2017-03-08T22:48:00Z">
              <w:r>
                <w:rPr>
                  <w:lang w:val="en-US"/>
                </w:rPr>
                <w:t>The</w:t>
              </w:r>
              <w:r w:rsidRPr="00DE7665">
                <w:rPr>
                  <w:lang w:val="en-US"/>
                </w:rPr>
                <w:t xml:space="preserve"> reference to </w:t>
              </w:r>
              <w:r>
                <w:rPr>
                  <w:lang w:val="en-US"/>
                </w:rPr>
                <w:t xml:space="preserve">external </w:t>
              </w:r>
              <w:r w:rsidRPr="00DE7665">
                <w:rPr>
                  <w:lang w:val="en-US"/>
                </w:rPr>
                <w:t xml:space="preserve">data </w:t>
              </w:r>
              <w:r w:rsidRPr="00E61C5E">
                <w:rPr>
                  <w:lang w:val="en-US"/>
                </w:rPr>
                <w:t xml:space="preserve">(information object) </w:t>
              </w:r>
              <w:r>
                <w:rPr>
                  <w:lang w:val="en-US"/>
                </w:rPr>
                <w:t>which is stored external to this</w:t>
              </w:r>
              <w:r w:rsidRPr="00DE7665">
                <w:rPr>
                  <w:lang w:val="en-US"/>
                </w:rPr>
                <w:t xml:space="preserve"> </w:t>
              </w:r>
              <w:r w:rsidRPr="00CE4F9F">
                <w:rPr>
                  <w:i/>
                  <w:lang w:val="en-US"/>
                </w:rPr>
                <w:t>operations record entry</w:t>
              </w:r>
              <w:r w:rsidRPr="00DE7665">
                <w:rPr>
                  <w:lang w:val="en-US"/>
                </w:rPr>
                <w:t>.</w:t>
              </w:r>
            </w:ins>
          </w:p>
          <w:p w14:paraId="1FEC6C69" w14:textId="77777777" w:rsidR="00E61C5E" w:rsidRPr="00DE7665" w:rsidRDefault="00E61C5E" w:rsidP="00E61C5E">
            <w:pPr>
              <w:pStyle w:val="TABLE-cell"/>
              <w:rPr>
                <w:ins w:id="11165" w:author="Charles Gifford" w:date="2017-03-08T22:48:00Z"/>
                <w:lang w:val="en-US"/>
              </w:rPr>
            </w:pPr>
            <w:ins w:id="11166" w:author="Charles Gifford" w:date="2017-03-08T22:48:00Z">
              <w:r>
                <w:rPr>
                  <w:lang w:val="en-US"/>
                </w:rPr>
                <w:t>NOTE 1  If data is embedded in this</w:t>
              </w:r>
              <w:r w:rsidRPr="00DE7665">
                <w:rPr>
                  <w:lang w:val="en-US"/>
                </w:rPr>
                <w:t xml:space="preserve"> </w:t>
              </w:r>
              <w:r w:rsidRPr="005403B2">
                <w:rPr>
                  <w:i/>
                  <w:lang w:val="en-US"/>
                </w:rPr>
                <w:t>operations record entry,</w:t>
              </w:r>
              <w:r w:rsidRPr="00383C0D">
                <w:rPr>
                  <w:lang w:val="en-US"/>
                </w:rPr>
                <w:t xml:space="preserve"> the at</w:t>
              </w:r>
              <w:r w:rsidRPr="00DE7665">
                <w:rPr>
                  <w:lang w:val="en-US"/>
                </w:rPr>
                <w:t>tribute is not used</w:t>
              </w:r>
              <w:r>
                <w:rPr>
                  <w:lang w:val="en-US"/>
                </w:rPr>
                <w:t>.</w:t>
              </w:r>
            </w:ins>
          </w:p>
          <w:p w14:paraId="5274E664" w14:textId="4C07B177" w:rsidR="00E61C5E" w:rsidRDefault="00E61C5E" w:rsidP="00E61C5E">
            <w:pPr>
              <w:pStyle w:val="TABLE-cell"/>
              <w:rPr>
                <w:ins w:id="11167" w:author="Charles Gifford" w:date="2017-03-08T22:47:00Z"/>
                <w:lang w:val="en-US"/>
              </w:rPr>
            </w:pPr>
            <w:ins w:id="11168" w:author="Charles Gifford" w:date="2017-03-08T22:48:00Z">
              <w:r>
                <w:rPr>
                  <w:lang w:val="en-US"/>
                </w:rPr>
                <w:t>NOTE 2</w:t>
              </w:r>
              <w:r w:rsidRPr="00DE7665">
                <w:rPr>
                  <w:lang w:val="en-US"/>
                </w:rPr>
                <w:t xml:space="preserve"> </w:t>
              </w:r>
              <w:r>
                <w:rPr>
                  <w:lang w:val="en-US"/>
                </w:rPr>
                <w:t xml:space="preserve"> </w:t>
              </w:r>
              <w:r w:rsidRPr="00DE7665">
                <w:rPr>
                  <w:lang w:val="en-US"/>
                </w:rPr>
                <w:t>The format of th</w:t>
              </w:r>
              <w:r>
                <w:rPr>
                  <w:lang w:val="en-US"/>
                </w:rPr>
                <w:t>e reference is specified in this</w:t>
              </w:r>
              <w:r w:rsidRPr="00DE7665">
                <w:rPr>
                  <w:lang w:val="en-US"/>
                </w:rPr>
                <w:t xml:space="preserve"> </w:t>
              </w:r>
              <w:r w:rsidRPr="00DE7665">
                <w:rPr>
                  <w:i/>
                  <w:lang w:val="en-US"/>
                </w:rPr>
                <w:t>operations record specification</w:t>
              </w:r>
              <w:r w:rsidRPr="00DE7665">
                <w:rPr>
                  <w:lang w:val="en-US"/>
                </w:rPr>
                <w:t>.</w:t>
              </w:r>
            </w:ins>
          </w:p>
        </w:tc>
        <w:tc>
          <w:tcPr>
            <w:tcW w:w="1280" w:type="dxa"/>
          </w:tcPr>
          <w:p w14:paraId="69B771A7" w14:textId="075835E9" w:rsidR="00E61C5E" w:rsidRDefault="00E61C5E" w:rsidP="00E61C5E">
            <w:pPr>
              <w:pStyle w:val="TABLE-cell"/>
              <w:rPr>
                <w:ins w:id="11169" w:author="Charles Gifford" w:date="2017-03-08T22:47:00Z"/>
                <w:lang w:val="en-US"/>
              </w:rPr>
            </w:pPr>
            <w:ins w:id="11170" w:author="Charles Gifford" w:date="2017-03-08T22:50:00Z">
              <w:r>
                <w:rPr>
                  <w:lang w:val="en-US"/>
                </w:rPr>
                <w:t>Material Lot 11A</w:t>
              </w:r>
            </w:ins>
          </w:p>
        </w:tc>
        <w:tc>
          <w:tcPr>
            <w:tcW w:w="1306" w:type="dxa"/>
          </w:tcPr>
          <w:p w14:paraId="3D900004" w14:textId="5E18D860" w:rsidR="00E61C5E" w:rsidRPr="00921C34" w:rsidRDefault="00E61C5E" w:rsidP="00E61C5E">
            <w:pPr>
              <w:pStyle w:val="TABLE-cell"/>
              <w:rPr>
                <w:ins w:id="11171" w:author="Charles Gifford" w:date="2017-03-08T22:47:00Z"/>
                <w:lang w:val="en-US"/>
              </w:rPr>
            </w:pPr>
            <w:ins w:id="11172" w:author="Charles Gifford" w:date="2017-03-08T22:50:00Z">
              <w:r>
                <w:rPr>
                  <w:lang w:val="en-US"/>
                </w:rPr>
                <w:t>Mixer 4</w:t>
              </w:r>
            </w:ins>
          </w:p>
        </w:tc>
        <w:tc>
          <w:tcPr>
            <w:tcW w:w="1179" w:type="dxa"/>
          </w:tcPr>
          <w:p w14:paraId="585D65F4" w14:textId="7A31C592" w:rsidR="00E61C5E" w:rsidRPr="00921C34" w:rsidRDefault="00E61C5E" w:rsidP="00E61C5E">
            <w:pPr>
              <w:pStyle w:val="TABLE-cell"/>
              <w:rPr>
                <w:ins w:id="11173" w:author="Charles Gifford" w:date="2017-03-08T22:47:00Z"/>
                <w:lang w:val="en-US"/>
              </w:rPr>
            </w:pPr>
            <w:ins w:id="11174" w:author="Charles Gifford" w:date="2017-03-08T22:50:00Z">
              <w:r>
                <w:rPr>
                  <w:lang w:val="en-US"/>
                </w:rPr>
                <w:t>Work Master QC5001</w:t>
              </w:r>
            </w:ins>
          </w:p>
        </w:tc>
        <w:tc>
          <w:tcPr>
            <w:tcW w:w="1156" w:type="dxa"/>
          </w:tcPr>
          <w:p w14:paraId="121D2CF1" w14:textId="6275650D" w:rsidR="00E61C5E" w:rsidRDefault="00E61C5E" w:rsidP="00E61C5E">
            <w:pPr>
              <w:pStyle w:val="TABLE-cell"/>
              <w:rPr>
                <w:ins w:id="11175" w:author="Charles Gifford" w:date="2017-03-08T22:47:00Z"/>
                <w:lang w:val="en-US"/>
              </w:rPr>
            </w:pPr>
            <w:ins w:id="11176" w:author="Charles Gifford" w:date="2017-03-08T22:50:00Z">
              <w:r>
                <w:rPr>
                  <w:lang w:val="en-US"/>
                </w:rPr>
                <w:t>Material Lot 59B</w:t>
              </w:r>
            </w:ins>
          </w:p>
        </w:tc>
      </w:tr>
      <w:tr w:rsidR="002F06E7" w:rsidRPr="00921C34" w14:paraId="298D75E8" w14:textId="77777777" w:rsidTr="00A52B8A">
        <w:trPr>
          <w:ins w:id="11177" w:author="Charles Gifford" w:date="2017-03-08T11:52:00Z"/>
        </w:trPr>
        <w:tc>
          <w:tcPr>
            <w:tcW w:w="1255" w:type="dxa"/>
          </w:tcPr>
          <w:p w14:paraId="2F421FC7" w14:textId="77777777" w:rsidR="002F06E7" w:rsidRPr="00921C34" w:rsidRDefault="002F06E7" w:rsidP="00A52B8A">
            <w:pPr>
              <w:pStyle w:val="TABLE-cell"/>
              <w:rPr>
                <w:ins w:id="11178" w:author="Charles Gifford" w:date="2017-03-08T11:52:00Z"/>
                <w:lang w:val="en-US"/>
              </w:rPr>
            </w:pPr>
            <w:ins w:id="11179" w:author="Charles Gifford" w:date="2017-03-08T11:52:00Z">
              <w:r w:rsidRPr="00921C34">
                <w:rPr>
                  <w:lang w:val="en-US"/>
                </w:rPr>
                <w:t>Confidence factor</w:t>
              </w:r>
            </w:ins>
          </w:p>
        </w:tc>
        <w:tc>
          <w:tcPr>
            <w:tcW w:w="3174" w:type="dxa"/>
          </w:tcPr>
          <w:p w14:paraId="16C9DDFA" w14:textId="7CBA17A7" w:rsidR="002F06E7" w:rsidRPr="00E61C5E" w:rsidRDefault="009432D4" w:rsidP="00A52B8A">
            <w:pPr>
              <w:pStyle w:val="TABLE-cell"/>
              <w:rPr>
                <w:ins w:id="11180" w:author="Charles Gifford" w:date="2017-03-08T11:52:00Z"/>
                <w:lang w:val="en-US"/>
              </w:rPr>
            </w:pPr>
            <w:ins w:id="11181" w:author="Charles Gifford" w:date="2017-03-10T00:24:00Z">
              <w:r w:rsidRPr="009432D4">
                <w:rPr>
                  <w:lang w:val="en-US"/>
                </w:rPr>
                <w:t>Measure of the confidence of the abili</w:t>
              </w:r>
              <w:r>
                <w:rPr>
                  <w:lang w:val="en-US"/>
                </w:rPr>
                <w:t>ty to obtain the capacity value</w:t>
              </w:r>
              <w:r w:rsidRPr="009432D4">
                <w:rPr>
                  <w:lang w:val="en-US"/>
                </w:rPr>
                <w:t>.</w:t>
              </w:r>
            </w:ins>
          </w:p>
        </w:tc>
        <w:tc>
          <w:tcPr>
            <w:tcW w:w="1280" w:type="dxa"/>
          </w:tcPr>
          <w:p w14:paraId="59557AA3" w14:textId="77777777" w:rsidR="002F06E7" w:rsidRPr="00921C34" w:rsidRDefault="002F06E7" w:rsidP="00A52B8A">
            <w:pPr>
              <w:pStyle w:val="TABLE-cell"/>
              <w:rPr>
                <w:ins w:id="11182" w:author="Charles Gifford" w:date="2017-03-08T11:52:00Z"/>
                <w:lang w:val="en-US"/>
              </w:rPr>
            </w:pPr>
            <w:ins w:id="11183" w:author="Charles Gifford" w:date="2017-03-08T11:52:00Z">
              <w:r w:rsidRPr="00921C34">
                <w:rPr>
                  <w:lang w:val="en-US"/>
                </w:rPr>
                <w:t>Good</w:t>
              </w:r>
            </w:ins>
          </w:p>
        </w:tc>
        <w:tc>
          <w:tcPr>
            <w:tcW w:w="1306" w:type="dxa"/>
          </w:tcPr>
          <w:p w14:paraId="3F4EAF9C" w14:textId="77777777" w:rsidR="002F06E7" w:rsidRPr="00921C34" w:rsidRDefault="002F06E7" w:rsidP="00A52B8A">
            <w:pPr>
              <w:pStyle w:val="TABLE-cell"/>
              <w:rPr>
                <w:ins w:id="11184" w:author="Charles Gifford" w:date="2017-03-08T11:52:00Z"/>
                <w:lang w:val="en-US"/>
              </w:rPr>
            </w:pPr>
            <w:ins w:id="11185" w:author="Charles Gifford" w:date="2017-03-08T11:52:00Z">
              <w:r w:rsidRPr="00921C34">
                <w:rPr>
                  <w:lang w:val="en-US"/>
                </w:rPr>
                <w:t>100%</w:t>
              </w:r>
            </w:ins>
          </w:p>
        </w:tc>
        <w:tc>
          <w:tcPr>
            <w:tcW w:w="1179" w:type="dxa"/>
          </w:tcPr>
          <w:p w14:paraId="48B3B8D5" w14:textId="77777777" w:rsidR="002F06E7" w:rsidRPr="00921C34" w:rsidRDefault="002F06E7" w:rsidP="00A52B8A">
            <w:pPr>
              <w:pStyle w:val="TABLE-cell"/>
              <w:rPr>
                <w:ins w:id="11186" w:author="Charles Gifford" w:date="2017-03-08T11:52:00Z"/>
                <w:lang w:val="en-US"/>
              </w:rPr>
            </w:pPr>
            <w:ins w:id="11187" w:author="Charles Gifford" w:date="2017-03-08T11:52:00Z">
              <w:r w:rsidRPr="00921C34">
                <w:rPr>
                  <w:lang w:val="en-US"/>
                </w:rPr>
                <w:t>bad</w:t>
              </w:r>
            </w:ins>
          </w:p>
        </w:tc>
        <w:tc>
          <w:tcPr>
            <w:tcW w:w="1156" w:type="dxa"/>
          </w:tcPr>
          <w:p w14:paraId="31C68FF5" w14:textId="77777777" w:rsidR="002F06E7" w:rsidRPr="00921C34" w:rsidRDefault="002F06E7" w:rsidP="00A52B8A">
            <w:pPr>
              <w:pStyle w:val="TABLE-cell"/>
              <w:rPr>
                <w:ins w:id="11188" w:author="Charles Gifford" w:date="2017-03-08T11:52:00Z"/>
                <w:lang w:val="en-US"/>
              </w:rPr>
            </w:pPr>
            <w:ins w:id="11189" w:author="Charles Gifford" w:date="2017-03-08T11:52:00Z">
              <w:r w:rsidRPr="00921C34">
                <w:rPr>
                  <w:lang w:val="en-US"/>
                </w:rPr>
                <w:t>Uncertain</w:t>
              </w:r>
            </w:ins>
          </w:p>
        </w:tc>
      </w:tr>
      <w:tr w:rsidR="002F06E7" w:rsidRPr="00921C34" w14:paraId="68D8026D" w14:textId="77777777" w:rsidTr="00A52B8A">
        <w:trPr>
          <w:ins w:id="11190" w:author="Charles Gifford" w:date="2017-03-08T11:52:00Z"/>
        </w:trPr>
        <w:tc>
          <w:tcPr>
            <w:tcW w:w="1255" w:type="dxa"/>
          </w:tcPr>
          <w:p w14:paraId="32F11F32" w14:textId="77777777" w:rsidR="002F06E7" w:rsidRPr="00921C34" w:rsidRDefault="002F06E7" w:rsidP="00A52B8A">
            <w:pPr>
              <w:pStyle w:val="TABLE-cell"/>
              <w:rPr>
                <w:ins w:id="11191" w:author="Charles Gifford" w:date="2017-03-08T11:52:00Z"/>
                <w:lang w:val="en-US"/>
              </w:rPr>
            </w:pPr>
            <w:ins w:id="11192" w:author="Charles Gifford" w:date="2017-03-08T11:52:00Z">
              <w:r w:rsidRPr="00921C34">
                <w:rPr>
                  <w:lang w:val="en-US"/>
                </w:rPr>
                <w:t>Effective timestamp</w:t>
              </w:r>
            </w:ins>
          </w:p>
        </w:tc>
        <w:tc>
          <w:tcPr>
            <w:tcW w:w="3174" w:type="dxa"/>
          </w:tcPr>
          <w:p w14:paraId="3D244A49" w14:textId="77777777" w:rsidR="0092069B" w:rsidRDefault="002F06E7" w:rsidP="00A52B8A">
            <w:pPr>
              <w:pStyle w:val="TABLE-cell"/>
              <w:rPr>
                <w:ins w:id="11193" w:author="Charles Gifford" w:date="2017-03-08T19:22:00Z"/>
                <w:lang w:val="en-US"/>
              </w:rPr>
            </w:pPr>
            <w:ins w:id="11194" w:author="Charles Gifford" w:date="2017-03-08T11:52:00Z">
              <w:r w:rsidRPr="00921C34">
                <w:rPr>
                  <w:lang w:val="en-US"/>
                </w:rPr>
                <w:t xml:space="preserve">The date and time </w:t>
              </w:r>
            </w:ins>
            <w:ins w:id="11195" w:author="Charles Gifford" w:date="2017-03-08T19:22:00Z">
              <w:r w:rsidR="0092069B">
                <w:rPr>
                  <w:lang w:val="en-US"/>
                </w:rPr>
                <w:t xml:space="preserve">that </w:t>
              </w:r>
            </w:ins>
            <w:ins w:id="11196" w:author="Charles Gifford" w:date="2017-03-08T11:52:00Z">
              <w:r w:rsidRPr="00921C34">
                <w:rPr>
                  <w:lang w:val="en-US"/>
                </w:rPr>
                <w:t xml:space="preserve">the </w:t>
              </w:r>
              <w:r>
                <w:rPr>
                  <w:i/>
                  <w:lang w:val="en-US"/>
                </w:rPr>
                <w:t>operations record entry</w:t>
              </w:r>
              <w:r w:rsidRPr="00921C34">
                <w:rPr>
                  <w:lang w:val="en-US"/>
                </w:rPr>
                <w:t xml:space="preserve"> was/is effective. </w:t>
              </w:r>
            </w:ins>
          </w:p>
          <w:p w14:paraId="674699CD" w14:textId="468C1F20" w:rsidR="002F06E7" w:rsidRPr="00921C34" w:rsidRDefault="00E61C5E" w:rsidP="00A52B8A">
            <w:pPr>
              <w:pStyle w:val="TABLE-cell"/>
              <w:rPr>
                <w:ins w:id="11197" w:author="Charles Gifford" w:date="2017-03-08T11:52:00Z"/>
                <w:lang w:val="en-US"/>
              </w:rPr>
            </w:pPr>
            <w:ins w:id="11198" w:author="Charles Gifford" w:date="2017-03-08T22:52:00Z">
              <w:r>
                <w:rPr>
                  <w:lang w:val="en-US"/>
                </w:rPr>
                <w:t xml:space="preserve">NOTE   </w:t>
              </w:r>
            </w:ins>
            <w:ins w:id="11199" w:author="Charles Gifford" w:date="2017-03-08T11:52:00Z">
              <w:r w:rsidR="002F06E7" w:rsidRPr="00921C34">
                <w:rPr>
                  <w:lang w:val="en-US"/>
                </w:rPr>
                <w:t xml:space="preserve">If no </w:t>
              </w:r>
            </w:ins>
            <w:ins w:id="11200" w:author="Charles Gifford" w:date="2017-03-08T19:26:00Z">
              <w:r w:rsidR="00743FC5">
                <w:rPr>
                  <w:lang w:val="en-US"/>
                </w:rPr>
                <w:t>effective timestamp</w:t>
              </w:r>
            </w:ins>
            <w:ins w:id="11201" w:author="Charles Gifford" w:date="2017-03-08T11:52:00Z">
              <w:r w:rsidR="002F06E7" w:rsidRPr="00921C34">
                <w:rPr>
                  <w:lang w:val="en-US"/>
                </w:rPr>
                <w:t xml:space="preserve"> is provided</w:t>
              </w:r>
            </w:ins>
            <w:ins w:id="11202" w:author="Charles Gifford" w:date="2017-03-08T19:26:00Z">
              <w:r w:rsidR="00743FC5">
                <w:rPr>
                  <w:lang w:val="en-US"/>
                </w:rPr>
                <w:t xml:space="preserve"> with </w:t>
              </w:r>
              <w:r w:rsidR="00743FC5" w:rsidRPr="00E61C5E">
                <w:rPr>
                  <w:i/>
                  <w:lang w:val="en-US"/>
                </w:rPr>
                <w:t>operations record entry</w:t>
              </w:r>
            </w:ins>
            <w:ins w:id="11203" w:author="Charles Gifford" w:date="2017-03-08T19:23:00Z">
              <w:r w:rsidR="0092069B">
                <w:rPr>
                  <w:lang w:val="en-US"/>
                </w:rPr>
                <w:t>,</w:t>
              </w:r>
            </w:ins>
            <w:ins w:id="11204" w:author="Charles Gifford" w:date="2017-03-08T11:52:00Z">
              <w:r w:rsidR="002F06E7" w:rsidRPr="00921C34">
                <w:rPr>
                  <w:lang w:val="en-US"/>
                </w:rPr>
                <w:t xml:space="preserve"> the </w:t>
              </w:r>
              <w:r w:rsidR="002F06E7" w:rsidRPr="00E61C5E">
                <w:rPr>
                  <w:lang w:val="en-US"/>
                </w:rPr>
                <w:t>effective timestamp</w:t>
              </w:r>
              <w:r w:rsidR="002F06E7" w:rsidRPr="00743FC5">
                <w:rPr>
                  <w:lang w:val="en-US"/>
                </w:rPr>
                <w:t xml:space="preserve"> </w:t>
              </w:r>
              <w:r w:rsidR="002F06E7" w:rsidRPr="00921C34">
                <w:rPr>
                  <w:lang w:val="en-US"/>
                </w:rPr>
                <w:t>is represented</w:t>
              </w:r>
            </w:ins>
            <w:ins w:id="11205" w:author="Charles Gifford" w:date="2017-03-08T19:27:00Z">
              <w:r>
                <w:rPr>
                  <w:lang w:val="en-US"/>
                </w:rPr>
                <w:t xml:space="preserve"> by the </w:t>
              </w:r>
            </w:ins>
            <w:ins w:id="11206" w:author="Charles Gifford" w:date="2017-03-08T22:52:00Z">
              <w:r>
                <w:rPr>
                  <w:lang w:val="en-US"/>
                </w:rPr>
                <w:t>effective</w:t>
              </w:r>
            </w:ins>
            <w:ins w:id="11207" w:author="Charles Gifford" w:date="2017-03-08T19:27:00Z">
              <w:r w:rsidR="00743FC5">
                <w:rPr>
                  <w:lang w:val="en-US"/>
                </w:rPr>
                <w:t xml:space="preserve"> timestamp</w:t>
              </w:r>
            </w:ins>
            <w:ins w:id="11208" w:author="Charles Gifford" w:date="2017-03-08T11:52:00Z">
              <w:r w:rsidR="002F06E7" w:rsidRPr="00921C34">
                <w:rPr>
                  <w:lang w:val="en-US"/>
                </w:rPr>
                <w:t xml:space="preserve"> </w:t>
              </w:r>
            </w:ins>
            <w:ins w:id="11209" w:author="Charles Gifford" w:date="2017-03-08T19:27:00Z">
              <w:r w:rsidR="00743FC5">
                <w:rPr>
                  <w:lang w:val="en-US"/>
                </w:rPr>
                <w:t xml:space="preserve">attribute </w:t>
              </w:r>
            </w:ins>
            <w:ins w:id="11210" w:author="Charles Gifford" w:date="2017-03-08T11:52:00Z">
              <w:r w:rsidR="002F06E7" w:rsidRPr="00921C34">
                <w:rPr>
                  <w:lang w:val="en-US"/>
                </w:rPr>
                <w:t xml:space="preserve">in the </w:t>
              </w:r>
              <w:r w:rsidR="002F06E7">
                <w:rPr>
                  <w:i/>
                  <w:lang w:val="en-US"/>
                </w:rPr>
                <w:t xml:space="preserve">operations </w:t>
              </w:r>
              <w:r w:rsidR="002F06E7" w:rsidRPr="00921C34">
                <w:rPr>
                  <w:i/>
                  <w:lang w:val="en-US"/>
                </w:rPr>
                <w:t>record</w:t>
              </w:r>
              <w:r w:rsidR="002F06E7" w:rsidRPr="00921C34">
                <w:rPr>
                  <w:lang w:val="en-US"/>
                </w:rPr>
                <w:t>.</w:t>
              </w:r>
            </w:ins>
          </w:p>
        </w:tc>
        <w:tc>
          <w:tcPr>
            <w:tcW w:w="1280" w:type="dxa"/>
          </w:tcPr>
          <w:p w14:paraId="1A87491B" w14:textId="77777777" w:rsidR="002F06E7" w:rsidRPr="00921C34" w:rsidRDefault="002F06E7" w:rsidP="00A52B8A">
            <w:pPr>
              <w:pStyle w:val="TABLE-cell"/>
              <w:rPr>
                <w:ins w:id="11211" w:author="Charles Gifford" w:date="2017-03-08T11:52:00Z"/>
                <w:lang w:val="en-US"/>
              </w:rPr>
            </w:pPr>
            <w:ins w:id="11212" w:author="Charles Gifford" w:date="2017-03-08T11:52:00Z">
              <w:r w:rsidRPr="00921C34">
                <w:rPr>
                  <w:lang w:val="en-US"/>
                </w:rPr>
                <w:t>Mon August 15 at 01:36 PM</w:t>
              </w:r>
            </w:ins>
          </w:p>
        </w:tc>
        <w:tc>
          <w:tcPr>
            <w:tcW w:w="1306" w:type="dxa"/>
          </w:tcPr>
          <w:p w14:paraId="530C5F68" w14:textId="77777777" w:rsidR="002F06E7" w:rsidRPr="00921C34" w:rsidRDefault="002F06E7" w:rsidP="00A52B8A">
            <w:pPr>
              <w:pStyle w:val="TABLE-cell"/>
              <w:rPr>
                <w:ins w:id="11213" w:author="Charles Gifford" w:date="2017-03-08T11:52:00Z"/>
                <w:lang w:val="en-US"/>
              </w:rPr>
            </w:pPr>
            <w:ins w:id="11214" w:author="Charles Gifford" w:date="2017-03-08T11:52:00Z">
              <w:r w:rsidRPr="00921C34">
                <w:rPr>
                  <w:lang w:val="en-US"/>
                </w:rPr>
                <w:t>2014-03-06 11:00 UTC</w:t>
              </w:r>
            </w:ins>
          </w:p>
        </w:tc>
        <w:tc>
          <w:tcPr>
            <w:tcW w:w="1179" w:type="dxa"/>
          </w:tcPr>
          <w:p w14:paraId="1CB50761" w14:textId="77777777" w:rsidR="002F06E7" w:rsidRPr="00921C34" w:rsidRDefault="002F06E7" w:rsidP="00A52B8A">
            <w:pPr>
              <w:pStyle w:val="TABLE-cell"/>
              <w:rPr>
                <w:ins w:id="11215" w:author="Charles Gifford" w:date="2017-03-08T11:52:00Z"/>
                <w:lang w:val="en-US"/>
              </w:rPr>
            </w:pPr>
            <w:ins w:id="11216" w:author="Charles Gifford" w:date="2017-03-08T11:52:00Z">
              <w:r w:rsidRPr="00921C34">
                <w:rPr>
                  <w:lang w:val="en-US"/>
                </w:rPr>
                <w:t>2010-04-26 10:30</w:t>
              </w:r>
            </w:ins>
          </w:p>
        </w:tc>
        <w:tc>
          <w:tcPr>
            <w:tcW w:w="1156" w:type="dxa"/>
          </w:tcPr>
          <w:p w14:paraId="67E8CB9C" w14:textId="77777777" w:rsidR="002F06E7" w:rsidRPr="00921C34" w:rsidRDefault="002F06E7" w:rsidP="00A52B8A">
            <w:pPr>
              <w:pStyle w:val="TABLE-cell"/>
              <w:rPr>
                <w:ins w:id="11217" w:author="Charles Gifford" w:date="2017-03-08T11:52:00Z"/>
                <w:lang w:val="en-US"/>
              </w:rPr>
            </w:pPr>
            <w:ins w:id="11218" w:author="Charles Gifford" w:date="2017-03-08T11:52:00Z">
              <w:r w:rsidRPr="00921C34">
                <w:rPr>
                  <w:lang w:val="en-US"/>
                </w:rPr>
                <w:t>2011-01-20 12:45 UTC-10</w:t>
              </w:r>
            </w:ins>
          </w:p>
        </w:tc>
      </w:tr>
      <w:tr w:rsidR="002F06E7" w:rsidRPr="00921C34" w14:paraId="170027A8" w14:textId="77777777" w:rsidTr="00A52B8A">
        <w:trPr>
          <w:ins w:id="11219" w:author="Charles Gifford" w:date="2017-03-08T11:52:00Z"/>
        </w:trPr>
        <w:tc>
          <w:tcPr>
            <w:tcW w:w="1255" w:type="dxa"/>
          </w:tcPr>
          <w:p w14:paraId="41E1F8DF" w14:textId="77777777" w:rsidR="002F06E7" w:rsidRPr="00921C34" w:rsidRDefault="002F06E7" w:rsidP="00A52B8A">
            <w:pPr>
              <w:pStyle w:val="TABLE-cell"/>
              <w:rPr>
                <w:ins w:id="11220" w:author="Charles Gifford" w:date="2017-03-08T11:52:00Z"/>
                <w:lang w:val="en-US"/>
              </w:rPr>
            </w:pPr>
            <w:ins w:id="11221" w:author="Charles Gifford" w:date="2017-03-08T11:52:00Z">
              <w:r w:rsidRPr="00921C34">
                <w:rPr>
                  <w:lang w:val="en-US"/>
                </w:rPr>
                <w:t>Record timestamp</w:t>
              </w:r>
            </w:ins>
          </w:p>
        </w:tc>
        <w:tc>
          <w:tcPr>
            <w:tcW w:w="3174" w:type="dxa"/>
          </w:tcPr>
          <w:p w14:paraId="0BED5247" w14:textId="77777777" w:rsidR="00743FC5" w:rsidRDefault="002F06E7" w:rsidP="00A52B8A">
            <w:pPr>
              <w:pStyle w:val="TABLE-cell"/>
              <w:rPr>
                <w:ins w:id="11222" w:author="Charles Gifford" w:date="2017-03-08T19:32:00Z"/>
                <w:lang w:val="en-US"/>
              </w:rPr>
            </w:pPr>
            <w:ins w:id="11223" w:author="Charles Gifford" w:date="2017-03-08T11:52:00Z">
              <w:r w:rsidRPr="00921C34">
                <w:rPr>
                  <w:lang w:val="en-US"/>
                </w:rPr>
                <w:t>The date and time the publisher recorded</w:t>
              </w:r>
            </w:ins>
            <w:ins w:id="11224" w:author="Charles Gifford" w:date="2017-03-08T19:31:00Z">
              <w:r w:rsidR="00743FC5">
                <w:rPr>
                  <w:lang w:val="en-US"/>
                </w:rPr>
                <w:t xml:space="preserve"> </w:t>
              </w:r>
            </w:ins>
            <w:ins w:id="11225" w:author="Charles Gifford" w:date="2017-03-08T11:52:00Z">
              <w:r w:rsidRPr="00921C34">
                <w:rPr>
                  <w:lang w:val="en-US"/>
                </w:rPr>
                <w:t xml:space="preserve">/ transacted the action. </w:t>
              </w:r>
            </w:ins>
          </w:p>
          <w:p w14:paraId="151564B9" w14:textId="73931645" w:rsidR="002F06E7" w:rsidRPr="00921C34" w:rsidRDefault="00E61C5E" w:rsidP="00A52B8A">
            <w:pPr>
              <w:pStyle w:val="TABLE-cell"/>
              <w:rPr>
                <w:ins w:id="11226" w:author="Charles Gifford" w:date="2017-03-08T11:52:00Z"/>
                <w:lang w:val="en-US"/>
              </w:rPr>
            </w:pPr>
            <w:ins w:id="11227" w:author="Charles Gifford" w:date="2017-03-08T22:52:00Z">
              <w:r>
                <w:rPr>
                  <w:lang w:val="en-US"/>
                </w:rPr>
                <w:t xml:space="preserve">NOTE </w:t>
              </w:r>
            </w:ins>
            <w:ins w:id="11228" w:author="Charles Gifford" w:date="2017-03-08T22:53:00Z">
              <w:r>
                <w:rPr>
                  <w:lang w:val="en-US"/>
                </w:rPr>
                <w:t xml:space="preserve"> </w:t>
              </w:r>
            </w:ins>
            <w:ins w:id="11229" w:author="Charles Gifford" w:date="2017-03-08T22:52:00Z">
              <w:r>
                <w:rPr>
                  <w:lang w:val="en-US"/>
                </w:rPr>
                <w:t xml:space="preserve"> </w:t>
              </w:r>
            </w:ins>
            <w:ins w:id="11230" w:author="Charles Gifford" w:date="2017-03-08T11:52:00Z">
              <w:r w:rsidR="002F06E7" w:rsidRPr="00921C34">
                <w:rPr>
                  <w:lang w:val="en-US"/>
                </w:rPr>
                <w:t xml:space="preserve">If no entry is </w:t>
              </w:r>
              <w:r w:rsidR="002F06E7" w:rsidRPr="004E7BD0">
                <w:rPr>
                  <w:lang w:val="en-US"/>
                </w:rPr>
                <w:t>provided</w:t>
              </w:r>
            </w:ins>
            <w:ins w:id="11231" w:author="Charles Gifford" w:date="2017-03-08T22:53:00Z">
              <w:r w:rsidRPr="004E7BD0">
                <w:rPr>
                  <w:lang w:val="en-US"/>
                </w:rPr>
                <w:t>,</w:t>
              </w:r>
            </w:ins>
            <w:ins w:id="11232" w:author="Charles Gifford" w:date="2017-03-08T11:52:00Z">
              <w:r w:rsidR="002F06E7" w:rsidRPr="004E7BD0">
                <w:rPr>
                  <w:lang w:val="en-US"/>
                </w:rPr>
                <w:t xml:space="preserve"> the record timestamp is the record timestamp </w:t>
              </w:r>
            </w:ins>
            <w:ins w:id="11233" w:author="Charles Gifford" w:date="2017-03-08T22:53:00Z">
              <w:r w:rsidR="004E7BD0" w:rsidRPr="004E7BD0">
                <w:rPr>
                  <w:lang w:val="en-US"/>
                </w:rPr>
                <w:t>attribute</w:t>
              </w:r>
            </w:ins>
            <w:ins w:id="11234" w:author="Charles Gifford" w:date="2017-03-08T11:52:00Z">
              <w:r w:rsidR="002F06E7" w:rsidRPr="004E7BD0">
                <w:rPr>
                  <w:lang w:val="en-US"/>
                </w:rPr>
                <w:t xml:space="preserve"> i</w:t>
              </w:r>
              <w:r w:rsidR="002F06E7" w:rsidRPr="00921C34">
                <w:rPr>
                  <w:lang w:val="en-US"/>
                </w:rPr>
                <w:t xml:space="preserve">n the </w:t>
              </w:r>
              <w:r w:rsidR="002F06E7">
                <w:rPr>
                  <w:i/>
                  <w:lang w:val="en-US"/>
                </w:rPr>
                <w:t xml:space="preserve">operations </w:t>
              </w:r>
              <w:r w:rsidR="002F06E7" w:rsidRPr="00921C34">
                <w:rPr>
                  <w:i/>
                  <w:lang w:val="en-US"/>
                </w:rPr>
                <w:t>record</w:t>
              </w:r>
              <w:r w:rsidR="002F06E7" w:rsidRPr="00921C34">
                <w:rPr>
                  <w:lang w:val="en-US"/>
                </w:rPr>
                <w:t>.</w:t>
              </w:r>
            </w:ins>
          </w:p>
        </w:tc>
        <w:tc>
          <w:tcPr>
            <w:tcW w:w="1280" w:type="dxa"/>
          </w:tcPr>
          <w:p w14:paraId="70C5BB49" w14:textId="77777777" w:rsidR="002F06E7" w:rsidRPr="00921C34" w:rsidRDefault="002F06E7" w:rsidP="00A52B8A">
            <w:pPr>
              <w:pStyle w:val="TABLE-cell"/>
              <w:rPr>
                <w:ins w:id="11235" w:author="Charles Gifford" w:date="2017-03-08T11:52:00Z"/>
                <w:lang w:val="en-US"/>
              </w:rPr>
            </w:pPr>
            <w:ins w:id="11236" w:author="Charles Gifford" w:date="2017-03-08T11:52:00Z">
              <w:r w:rsidRPr="00921C34">
                <w:rPr>
                  <w:lang w:val="en-US"/>
                </w:rPr>
                <w:t>Mon August 16 at 01:36 PM</w:t>
              </w:r>
            </w:ins>
          </w:p>
        </w:tc>
        <w:tc>
          <w:tcPr>
            <w:tcW w:w="1306" w:type="dxa"/>
          </w:tcPr>
          <w:p w14:paraId="6CAED48E" w14:textId="77777777" w:rsidR="002F06E7" w:rsidRPr="00921C34" w:rsidRDefault="002F06E7" w:rsidP="00A52B8A">
            <w:pPr>
              <w:pStyle w:val="TABLE-cell"/>
              <w:rPr>
                <w:ins w:id="11237" w:author="Charles Gifford" w:date="2017-03-08T11:52:00Z"/>
                <w:lang w:val="en-US"/>
              </w:rPr>
            </w:pPr>
            <w:ins w:id="11238" w:author="Charles Gifford" w:date="2017-03-08T11:52:00Z">
              <w:r w:rsidRPr="00921C34">
                <w:rPr>
                  <w:lang w:val="en-US"/>
                </w:rPr>
                <w:t>2014-03-07 10:00 UTC</w:t>
              </w:r>
            </w:ins>
          </w:p>
        </w:tc>
        <w:tc>
          <w:tcPr>
            <w:tcW w:w="1179" w:type="dxa"/>
          </w:tcPr>
          <w:p w14:paraId="0A1D414D" w14:textId="77777777" w:rsidR="002F06E7" w:rsidRPr="00921C34" w:rsidRDefault="002F06E7" w:rsidP="00A52B8A">
            <w:pPr>
              <w:pStyle w:val="TABLE-cell"/>
              <w:rPr>
                <w:ins w:id="11239" w:author="Charles Gifford" w:date="2017-03-08T11:52:00Z"/>
                <w:lang w:val="en-US"/>
              </w:rPr>
            </w:pPr>
            <w:ins w:id="11240" w:author="Charles Gifford" w:date="2017-03-08T11:52:00Z">
              <w:r w:rsidRPr="00921C34">
                <w:rPr>
                  <w:lang w:val="en-US"/>
                </w:rPr>
                <w:t>2010-04-27 12:30</w:t>
              </w:r>
            </w:ins>
          </w:p>
        </w:tc>
        <w:tc>
          <w:tcPr>
            <w:tcW w:w="1156" w:type="dxa"/>
          </w:tcPr>
          <w:p w14:paraId="1F5EE83D" w14:textId="77777777" w:rsidR="002F06E7" w:rsidRPr="00921C34" w:rsidRDefault="002F06E7" w:rsidP="00A52B8A">
            <w:pPr>
              <w:pStyle w:val="TABLE-cell"/>
              <w:rPr>
                <w:ins w:id="11241" w:author="Charles Gifford" w:date="2017-03-08T11:52:00Z"/>
                <w:lang w:val="en-US"/>
              </w:rPr>
            </w:pPr>
          </w:p>
        </w:tc>
      </w:tr>
      <w:tr w:rsidR="002F06E7" w:rsidRPr="00921C34" w14:paraId="6757B4DF" w14:textId="77777777" w:rsidTr="00A52B8A">
        <w:trPr>
          <w:ins w:id="11242" w:author="Charles Gifford" w:date="2017-03-08T11:52:00Z"/>
        </w:trPr>
        <w:tc>
          <w:tcPr>
            <w:tcW w:w="1255" w:type="dxa"/>
          </w:tcPr>
          <w:p w14:paraId="7BFE140C" w14:textId="77777777" w:rsidR="002F06E7" w:rsidRPr="00921C34" w:rsidRDefault="002F06E7" w:rsidP="00A52B8A">
            <w:pPr>
              <w:pStyle w:val="TABLE-cell"/>
              <w:rPr>
                <w:ins w:id="11243" w:author="Charles Gifford" w:date="2017-03-08T11:52:00Z"/>
                <w:lang w:val="en-US"/>
              </w:rPr>
            </w:pPr>
            <w:ins w:id="11244" w:author="Charles Gifford" w:date="2017-03-08T11:52:00Z">
              <w:r>
                <w:rPr>
                  <w:lang w:val="en-US"/>
                </w:rPr>
                <w:t>Information object type</w:t>
              </w:r>
            </w:ins>
          </w:p>
        </w:tc>
        <w:tc>
          <w:tcPr>
            <w:tcW w:w="3174" w:type="dxa"/>
          </w:tcPr>
          <w:p w14:paraId="5D53FD27" w14:textId="194CBB0F" w:rsidR="002F06E7" w:rsidRDefault="002F06E7" w:rsidP="00A52B8A">
            <w:pPr>
              <w:pStyle w:val="TABLE-cell"/>
              <w:rPr>
                <w:ins w:id="11245" w:author="Charles Gifford" w:date="2017-03-08T11:52:00Z"/>
                <w:lang w:val="en-US"/>
              </w:rPr>
            </w:pPr>
            <w:ins w:id="11246" w:author="Charles Gifford" w:date="2017-03-08T11:52:00Z">
              <w:r>
                <w:rPr>
                  <w:lang w:val="en-US"/>
                </w:rPr>
                <w:t xml:space="preserve">Identifies the type of </w:t>
              </w:r>
              <w:r w:rsidRPr="00CE4F9F">
                <w:rPr>
                  <w:i/>
                  <w:lang w:val="en-US"/>
                </w:rPr>
                <w:t>information object type</w:t>
              </w:r>
              <w:r>
                <w:rPr>
                  <w:lang w:val="en-US"/>
                </w:rPr>
                <w:t xml:space="preserve"> that an </w:t>
              </w:r>
            </w:ins>
            <w:ins w:id="11247" w:author="Charles Gifford" w:date="2017-03-08T19:33:00Z">
              <w:r w:rsidR="00743FC5">
                <w:rPr>
                  <w:lang w:val="en-US"/>
                </w:rPr>
                <w:t xml:space="preserve">operations record </w:t>
              </w:r>
            </w:ins>
            <w:ins w:id="11248" w:author="Charles Gifford" w:date="2017-03-08T11:52:00Z">
              <w:r>
                <w:rPr>
                  <w:lang w:val="en-US"/>
                </w:rPr>
                <w:t>entry is based upon.</w:t>
              </w:r>
            </w:ins>
          </w:p>
          <w:p w14:paraId="7A23B77A" w14:textId="1FC00F4C" w:rsidR="002F06E7" w:rsidRPr="00921C34" w:rsidRDefault="002F06E7" w:rsidP="00A52B8A">
            <w:pPr>
              <w:pStyle w:val="TABLE-cell"/>
              <w:rPr>
                <w:ins w:id="11249" w:author="Charles Gifford" w:date="2017-03-08T11:52:00Z"/>
                <w:lang w:val="en-US"/>
              </w:rPr>
            </w:pPr>
            <w:ins w:id="11250" w:author="Charles Gifford" w:date="2017-03-08T11:52:00Z">
              <w:r>
                <w:rPr>
                  <w:lang w:val="en-US"/>
                </w:rPr>
                <w:t>NOTE   The</w:t>
              </w:r>
            </w:ins>
            <w:ins w:id="11251" w:author="Charles Gifford" w:date="2017-03-08T20:42:00Z">
              <w:r w:rsidR="0055108B">
                <w:rPr>
                  <w:lang w:val="en-US"/>
                </w:rPr>
                <w:t xml:space="preserve"> allowed</w:t>
              </w:r>
            </w:ins>
            <w:ins w:id="11252" w:author="Charles Gifford" w:date="2017-03-08T11:52:00Z">
              <w:r>
                <w:rPr>
                  <w:lang w:val="en-US"/>
                </w:rPr>
                <w:t xml:space="preserve"> </w:t>
              </w:r>
              <w:r w:rsidRPr="00CE4F9F">
                <w:rPr>
                  <w:i/>
                  <w:lang w:val="en-US"/>
                </w:rPr>
                <w:t>information object type</w:t>
              </w:r>
            </w:ins>
            <w:ins w:id="11253" w:author="Charles Gifford" w:date="2017-03-08T20:42:00Z">
              <w:r w:rsidR="0055108B">
                <w:rPr>
                  <w:i/>
                  <w:lang w:val="en-US"/>
                </w:rPr>
                <w:t>s</w:t>
              </w:r>
            </w:ins>
            <w:ins w:id="11254" w:author="Charles Gifford" w:date="2017-03-08T11:52:00Z">
              <w:r w:rsidR="0055108B">
                <w:rPr>
                  <w:lang w:val="en-US"/>
                </w:rPr>
                <w:t xml:space="preserve"> are</w:t>
              </w:r>
              <w:r>
                <w:rPr>
                  <w:lang w:val="en-US"/>
                </w:rPr>
                <w:t xml:space="preserve"> defined in the </w:t>
              </w:r>
              <w:r w:rsidRPr="00CE4F9F">
                <w:rPr>
                  <w:i/>
                  <w:lang w:val="en-US"/>
                </w:rPr>
                <w:t>operations record specification</w:t>
              </w:r>
              <w:r>
                <w:rPr>
                  <w:lang w:val="en-US"/>
                </w:rPr>
                <w:t>.</w:t>
              </w:r>
            </w:ins>
          </w:p>
        </w:tc>
        <w:tc>
          <w:tcPr>
            <w:tcW w:w="1280" w:type="dxa"/>
          </w:tcPr>
          <w:p w14:paraId="4742BC41" w14:textId="77777777" w:rsidR="002F06E7" w:rsidRDefault="002F06E7" w:rsidP="00A52B8A">
            <w:pPr>
              <w:pStyle w:val="TABLE-cell"/>
              <w:rPr>
                <w:ins w:id="11255" w:author="Charles Gifford" w:date="2017-03-08T11:52:00Z"/>
                <w:lang w:val="en-US"/>
              </w:rPr>
            </w:pPr>
            <w:ins w:id="11256" w:author="Charles Gifford" w:date="2017-03-08T11:52:00Z">
              <w:r>
                <w:rPr>
                  <w:lang w:val="en-US"/>
                </w:rPr>
                <w:t>Work Master</w:t>
              </w:r>
            </w:ins>
          </w:p>
          <w:p w14:paraId="663CEA0B" w14:textId="77777777" w:rsidR="002F06E7" w:rsidRPr="00921C34" w:rsidRDefault="002F06E7" w:rsidP="00A52B8A">
            <w:pPr>
              <w:pStyle w:val="TABLE-cell"/>
              <w:rPr>
                <w:ins w:id="11257" w:author="Charles Gifford" w:date="2017-03-08T11:52:00Z"/>
                <w:lang w:val="en-US"/>
              </w:rPr>
            </w:pPr>
            <w:ins w:id="11258" w:author="Charles Gifford" w:date="2017-03-08T11:52:00Z">
              <w:r>
                <w:rPr>
                  <w:lang w:val="en-US"/>
                </w:rPr>
                <w:t>Control Recipe</w:t>
              </w:r>
            </w:ins>
          </w:p>
        </w:tc>
        <w:tc>
          <w:tcPr>
            <w:tcW w:w="1306" w:type="dxa"/>
          </w:tcPr>
          <w:p w14:paraId="49EB9F6E" w14:textId="60308F39" w:rsidR="002F06E7" w:rsidRPr="00921C34" w:rsidRDefault="00FE2C28" w:rsidP="00A52B8A">
            <w:pPr>
              <w:pStyle w:val="TABLE-cell"/>
              <w:rPr>
                <w:ins w:id="11259" w:author="Charles Gifford" w:date="2017-03-08T11:52:00Z"/>
                <w:lang w:val="en-US"/>
              </w:rPr>
            </w:pPr>
            <w:ins w:id="11260" w:author="Charles Gifford" w:date="2017-03-08T15:46:00Z">
              <w:r>
                <w:rPr>
                  <w:lang w:val="en-US"/>
                </w:rPr>
                <w:t>Physical Asset</w:t>
              </w:r>
            </w:ins>
          </w:p>
        </w:tc>
        <w:tc>
          <w:tcPr>
            <w:tcW w:w="1179" w:type="dxa"/>
          </w:tcPr>
          <w:p w14:paraId="6F502D54" w14:textId="77777777" w:rsidR="002F06E7" w:rsidRPr="00921C34" w:rsidRDefault="002F06E7" w:rsidP="00A52B8A">
            <w:pPr>
              <w:pStyle w:val="TABLE-cell"/>
              <w:rPr>
                <w:ins w:id="11261" w:author="Charles Gifford" w:date="2017-03-08T11:52:00Z"/>
                <w:lang w:val="en-US"/>
              </w:rPr>
            </w:pPr>
            <w:ins w:id="11262" w:author="Charles Gifford" w:date="2017-03-08T11:52:00Z">
              <w:r>
                <w:rPr>
                  <w:lang w:val="en-US"/>
                </w:rPr>
                <w:t>Test Specification</w:t>
              </w:r>
            </w:ins>
          </w:p>
        </w:tc>
        <w:tc>
          <w:tcPr>
            <w:tcW w:w="1156" w:type="dxa"/>
          </w:tcPr>
          <w:p w14:paraId="71E7DEB5" w14:textId="77777777" w:rsidR="002F06E7" w:rsidRPr="00921C34" w:rsidRDefault="002F06E7" w:rsidP="00A52B8A">
            <w:pPr>
              <w:pStyle w:val="TABLE-cell"/>
              <w:rPr>
                <w:ins w:id="11263" w:author="Charles Gifford" w:date="2017-03-08T11:52:00Z"/>
                <w:lang w:val="en-US"/>
              </w:rPr>
            </w:pPr>
            <w:ins w:id="11264" w:author="Charles Gifford" w:date="2017-03-08T11:52:00Z">
              <w:r>
                <w:rPr>
                  <w:lang w:val="en-US"/>
                </w:rPr>
                <w:t>Equipment</w:t>
              </w:r>
            </w:ins>
          </w:p>
        </w:tc>
      </w:tr>
    </w:tbl>
    <w:p w14:paraId="2AC2B73D" w14:textId="0E014AEF" w:rsidR="002F06E7" w:rsidRDefault="00743FC5" w:rsidP="004E7BD0">
      <w:pPr>
        <w:pStyle w:val="NOTE0"/>
        <w:rPr>
          <w:ins w:id="11265" w:author="Charles Gifford" w:date="2017-03-08T11:52:00Z"/>
        </w:rPr>
      </w:pPr>
      <w:bookmarkStart w:id="11266" w:name="_Toc465618205"/>
      <w:ins w:id="11267" w:author="Charles Gifford" w:date="2017-03-08T19:34:00Z">
        <w:r>
          <w:t>NOTE</w:t>
        </w:r>
        <w:r>
          <w:tab/>
        </w:r>
      </w:ins>
      <w:ins w:id="11268" w:author="Charles Gifford" w:date="2017-03-08T11:52:00Z">
        <w:r w:rsidR="002F06E7">
          <w:t xml:space="preserve">When multiple </w:t>
        </w:r>
        <w:r w:rsidR="002F06E7" w:rsidRPr="007D55FA">
          <w:rPr>
            <w:i/>
          </w:rPr>
          <w:t>operations record entry</w:t>
        </w:r>
        <w:r w:rsidR="002F06E7">
          <w:t xml:space="preserve"> are exchanged, the</w:t>
        </w:r>
        <w:r w:rsidR="002F06E7" w:rsidRPr="004E7BD0">
          <w:t xml:space="preserve"> effective timestamps of t</w:t>
        </w:r>
        <w:r w:rsidR="002F06E7">
          <w:t xml:space="preserve">hese </w:t>
        </w:r>
        <w:r w:rsidR="002F06E7" w:rsidRPr="00350D2B">
          <w:rPr>
            <w:i/>
          </w:rPr>
          <w:t>actions</w:t>
        </w:r>
        <w:r w:rsidR="002F06E7">
          <w:t xml:space="preserve"> of when each occurred may be relevant to the interpretation of the </w:t>
        </w:r>
        <w:r w:rsidR="002F06E7">
          <w:rPr>
            <w:i/>
          </w:rPr>
          <w:t>operations record</w:t>
        </w:r>
        <w:r w:rsidR="002F06E7">
          <w:t xml:space="preserve">. </w:t>
        </w:r>
      </w:ins>
    </w:p>
    <w:p w14:paraId="0AFC6C0A" w14:textId="77777777" w:rsidR="002F06E7" w:rsidRPr="002F0211" w:rsidRDefault="002F06E7" w:rsidP="002F06E7">
      <w:pPr>
        <w:pStyle w:val="EXAMPLE0"/>
        <w:rPr>
          <w:ins w:id="11269" w:author="Charles Gifford" w:date="2017-03-08T11:52:00Z"/>
          <w:lang w:val="en-US"/>
        </w:rPr>
      </w:pPr>
      <w:ins w:id="11270" w:author="Charles Gifford" w:date="2017-03-08T11:52:00Z">
        <w:r>
          <w:t>EXAMPLE</w:t>
        </w:r>
        <w:r>
          <w:tab/>
          <w:t>A</w:t>
        </w:r>
        <w:r w:rsidRPr="00350D2B">
          <w:rPr>
            <w:i/>
          </w:rPr>
          <w:t xml:space="preserve"> </w:t>
        </w:r>
        <w:r w:rsidRPr="004E7BD0">
          <w:t xml:space="preserve">operations schedule </w:t>
        </w:r>
        <w:r>
          <w:t xml:space="preserve">update (event) creates requirements for new </w:t>
        </w:r>
        <w:r w:rsidRPr="00350D2B">
          <w:rPr>
            <w:i/>
          </w:rPr>
          <w:t>material lot</w:t>
        </w:r>
        <w:r>
          <w:t xml:space="preserve"> and </w:t>
        </w:r>
        <w:r w:rsidRPr="00350D2B">
          <w:rPr>
            <w:i/>
          </w:rPr>
          <w:t>person</w:t>
        </w:r>
        <w:r>
          <w:t xml:space="preserve"> objects in the source system. The publisher/sender advises that the </w:t>
        </w:r>
        <w:r w:rsidRPr="008C7014">
          <w:t>operations</w:t>
        </w:r>
        <w:r w:rsidRPr="000B0AAA">
          <w:rPr>
            <w:i/>
          </w:rPr>
          <w:t xml:space="preserve"> schedule</w:t>
        </w:r>
        <w:r>
          <w:t xml:space="preserve"> was created after the new </w:t>
        </w:r>
        <w:r w:rsidRPr="00F77C98">
          <w:rPr>
            <w:i/>
          </w:rPr>
          <w:t>material lot</w:t>
        </w:r>
        <w:r>
          <w:t xml:space="preserve"> and </w:t>
        </w:r>
        <w:r w:rsidRPr="00F77C98">
          <w:rPr>
            <w:i/>
          </w:rPr>
          <w:t xml:space="preserve">person </w:t>
        </w:r>
        <w:r>
          <w:t>objects were created.</w:t>
        </w:r>
      </w:ins>
    </w:p>
    <w:p w14:paraId="3BB41852" w14:textId="031E141F" w:rsidR="000128EA" w:rsidRPr="000128EA" w:rsidRDefault="000128EA" w:rsidP="000128EA">
      <w:pPr>
        <w:pStyle w:val="Heading2"/>
        <w:rPr>
          <w:lang w:val="en-US" w:eastAsia="ja-JP"/>
        </w:rPr>
      </w:pPr>
      <w:bookmarkStart w:id="11271" w:name="_Toc478492226"/>
      <w:bookmarkEnd w:id="11266"/>
      <w:r>
        <w:rPr>
          <w:lang w:val="en-US" w:eastAsia="ja-JP"/>
        </w:rPr>
        <w:t xml:space="preserve">Operations </w:t>
      </w:r>
      <w:r w:rsidRPr="000128EA">
        <w:rPr>
          <w:lang w:val="en-US" w:eastAsia="ja-JP"/>
        </w:rPr>
        <w:t>event information</w:t>
      </w:r>
      <w:bookmarkEnd w:id="11271"/>
    </w:p>
    <w:p w14:paraId="113DC4E6" w14:textId="71E3464E" w:rsidR="00371B3E" w:rsidRDefault="00371B3E" w:rsidP="0040088D">
      <w:pPr>
        <w:pStyle w:val="PARAGRAPH"/>
        <w:rPr>
          <w:ins w:id="11272" w:author="Charles Gifford" w:date="2016-10-30T08:55:00Z"/>
        </w:rPr>
      </w:pPr>
      <w:ins w:id="11273" w:author="Charles Gifford" w:date="2016-10-30T08:55:00Z">
        <w:r>
          <w:t>Operations event information is</w:t>
        </w:r>
        <w:r w:rsidRPr="00936580">
          <w:t xml:space="preserve"> generated as result of the occurrence of a </w:t>
        </w:r>
      </w:ins>
      <w:ins w:id="11274" w:author="Charles Gifford" w:date="2017-03-08T12:02:00Z">
        <w:r w:rsidR="00FE5144" w:rsidRPr="00936580">
          <w:t>real-world</w:t>
        </w:r>
      </w:ins>
      <w:ins w:id="11275" w:author="Charles Gifford" w:date="2016-10-30T08:55:00Z">
        <w:r w:rsidRPr="00936580">
          <w:t xml:space="preserve"> event that warrants notific</w:t>
        </w:r>
        <w:r>
          <w:t>ation to interested parties. Operations</w:t>
        </w:r>
        <w:r w:rsidRPr="00936580">
          <w:t xml:space="preserve"> event </w:t>
        </w:r>
        <w:r>
          <w:t>information is</w:t>
        </w:r>
        <w:r w:rsidRPr="00936580">
          <w:t xml:space="preserve"> published as time stamped notifications</w:t>
        </w:r>
        <w:r>
          <w:t xml:space="preserve"> using the </w:t>
        </w:r>
        <w:r>
          <w:rPr>
            <w:i/>
          </w:rPr>
          <w:t xml:space="preserve">operations </w:t>
        </w:r>
        <w:r w:rsidRPr="00936580">
          <w:rPr>
            <w:i/>
          </w:rPr>
          <w:t>event</w:t>
        </w:r>
        <w:r>
          <w:t xml:space="preserve"> information exchange object. </w:t>
        </w:r>
        <w:r w:rsidRPr="00936580">
          <w:t xml:space="preserve">The </w:t>
        </w:r>
        <w:r>
          <w:rPr>
            <w:i/>
          </w:rPr>
          <w:t>operations event</w:t>
        </w:r>
        <w:r w:rsidRPr="00936580">
          <w:t xml:space="preserve"> exchange explicitly includes the process context of the </w:t>
        </w:r>
      </w:ins>
      <w:ins w:id="11276" w:author="Charles Gifford" w:date="2017-03-08T12:02:00Z">
        <w:r w:rsidR="00FE5144" w:rsidRPr="00936580">
          <w:t>real-world</w:t>
        </w:r>
      </w:ins>
      <w:ins w:id="11277" w:author="Charles Gifford" w:date="2016-10-30T08:55:00Z">
        <w:r w:rsidRPr="00936580">
          <w:t xml:space="preserve"> event and all pertinent information actioned by the publisher t</w:t>
        </w:r>
        <w:r w:rsidR="004E7BD0">
          <w:t>hat is associated with the real-</w:t>
        </w:r>
        <w:r w:rsidRPr="00936580">
          <w:t xml:space="preserve">world event. The subsequent processing of </w:t>
        </w:r>
        <w:r>
          <w:rPr>
            <w:i/>
          </w:rPr>
          <w:t>operations event</w:t>
        </w:r>
        <w:r w:rsidRPr="00936580">
          <w:rPr>
            <w:i/>
          </w:rPr>
          <w:t>s</w:t>
        </w:r>
        <w:r w:rsidRPr="00936580">
          <w:t xml:space="preserve"> by subscribers is not of concern to the </w:t>
        </w:r>
        <w:r>
          <w:rPr>
            <w:i/>
          </w:rPr>
          <w:t>operations event</w:t>
        </w:r>
        <w:r w:rsidRPr="00936580">
          <w:t xml:space="preserve"> publisher.</w:t>
        </w:r>
      </w:ins>
    </w:p>
    <w:p w14:paraId="2EA7880E" w14:textId="77777777" w:rsidR="0040088D" w:rsidRDefault="0040088D" w:rsidP="003E1075">
      <w:pPr>
        <w:pStyle w:val="Heading3"/>
      </w:pPr>
      <w:r>
        <w:t>Operations event model</w:t>
      </w:r>
    </w:p>
    <w:p w14:paraId="779AD051" w14:textId="4D87313C" w:rsidR="00371B3E" w:rsidRPr="000741EE" w:rsidRDefault="00371B3E" w:rsidP="006115CD">
      <w:pPr>
        <w:pStyle w:val="PARAGRAPH"/>
        <w:rPr>
          <w:ins w:id="11278" w:author="Charles Gifford" w:date="2016-10-30T08:58:00Z"/>
        </w:rPr>
      </w:pPr>
      <w:bookmarkStart w:id="11279" w:name="_Ref453165029"/>
      <w:ins w:id="11280" w:author="Charles Gifford" w:date="2016-10-30T08:58:00Z">
        <w:r w:rsidRPr="000741EE">
          <w:t xml:space="preserve">The </w:t>
        </w:r>
        <w:r>
          <w:t>operations event</w:t>
        </w:r>
        <w:r w:rsidRPr="000741EE">
          <w:t xml:space="preserve"> model </w:t>
        </w:r>
        <w:r w:rsidRPr="00EE4675">
          <w:t>represents</w:t>
        </w:r>
        <w:r w:rsidRPr="000741EE">
          <w:t xml:space="preserve"> a generic representation of event notifications using the </w:t>
        </w:r>
        <w:r>
          <w:rPr>
            <w:i/>
          </w:rPr>
          <w:t>operations event</w:t>
        </w:r>
        <w:r w:rsidRPr="000741EE">
          <w:t xml:space="preserve"> object and the constructs required to define, group and structure the </w:t>
        </w:r>
        <w:r>
          <w:rPr>
            <w:i/>
          </w:rPr>
          <w:t>operations event</w:t>
        </w:r>
        <w:r w:rsidRPr="000741EE">
          <w:t xml:space="preserve"> occurrences.</w:t>
        </w:r>
        <w:r>
          <w:t xml:space="preserve"> </w:t>
        </w:r>
      </w:ins>
      <w:ins w:id="11281" w:author="Charles Gifford" w:date="2017-03-22T17:14:00Z">
        <w:r w:rsidR="00DF665B">
          <w:fldChar w:fldCharType="begin"/>
        </w:r>
        <w:r w:rsidR="00DF665B">
          <w:instrText xml:space="preserve"> REF _Ref477966116 \h </w:instrText>
        </w:r>
      </w:ins>
      <w:r w:rsidR="00DF665B">
        <w:fldChar w:fldCharType="separate"/>
      </w:r>
      <w:ins w:id="11282" w:author="Charles Gifford" w:date="2017-03-22T17:14:00Z">
        <w:r w:rsidR="00DF665B">
          <w:t xml:space="preserve">Figure </w:t>
        </w:r>
        <w:r w:rsidR="00DF665B">
          <w:rPr>
            <w:noProof/>
          </w:rPr>
          <w:t>18</w:t>
        </w:r>
        <w:r w:rsidR="00DF665B">
          <w:fldChar w:fldCharType="end"/>
        </w:r>
      </w:ins>
      <w:ins w:id="11283" w:author="Charles Gifford" w:date="2016-10-30T08:58:00Z">
        <w:r>
          <w:t xml:space="preserve"> shows the operations event model.</w:t>
        </w:r>
      </w:ins>
      <w:ins w:id="11284" w:author="Charles Gifford" w:date="2017-03-19T20:31:00Z">
        <w:r w:rsidR="002D05EF" w:rsidRPr="002D05EF">
          <w:t xml:space="preserve"> </w:t>
        </w:r>
      </w:ins>
      <w:ins w:id="11285" w:author="Charles Gifford" w:date="2017-03-22T17:15:00Z">
        <w:r w:rsidR="00DF665B">
          <w:fldChar w:fldCharType="begin"/>
        </w:r>
        <w:r w:rsidR="00DF665B">
          <w:instrText xml:space="preserve"> REF _Ref477966238 \h </w:instrText>
        </w:r>
      </w:ins>
      <w:r w:rsidR="00DF665B">
        <w:fldChar w:fldCharType="separate"/>
      </w:r>
      <w:ins w:id="11286" w:author="Charles Gifford" w:date="2017-03-22T17:15:00Z">
        <w:r w:rsidR="00DF665B">
          <w:t xml:space="preserve">Table </w:t>
        </w:r>
        <w:r w:rsidR="00DF665B">
          <w:rPr>
            <w:noProof/>
          </w:rPr>
          <w:t>115</w:t>
        </w:r>
        <w:r w:rsidR="00DF665B">
          <w:fldChar w:fldCharType="end"/>
        </w:r>
      </w:ins>
      <w:ins w:id="11287" w:author="Charles Gifford" w:date="2017-03-19T20:31:00Z">
        <w:r w:rsidR="002D05EF" w:rsidRPr="002D05EF">
          <w:t xml:space="preserve"> lists the relationships of the objects in the operations </w:t>
        </w:r>
        <w:r w:rsidR="002D05EF">
          <w:t>event</w:t>
        </w:r>
        <w:r w:rsidR="002D05EF" w:rsidRPr="002D05EF">
          <w:t xml:space="preserve"> model.</w:t>
        </w:r>
      </w:ins>
    </w:p>
    <w:p w14:paraId="194A945B" w14:textId="525F2513" w:rsidR="00371B3E" w:rsidRPr="00B1589B" w:rsidRDefault="00B1589B" w:rsidP="006115CD">
      <w:pPr>
        <w:pStyle w:val="FIGURE"/>
      </w:pPr>
      <w:ins w:id="11288" w:author="Charles Gifford" w:date="2017-03-19T20:27:00Z">
        <w:r w:rsidRPr="00B77E83">
          <w:rPr>
            <w:noProof/>
            <w:lang w:val="en-US" w:eastAsia="en-US"/>
          </w:rPr>
          <w:drawing>
            <wp:inline distT="0" distB="0" distL="0" distR="0" wp14:anchorId="22FA1434" wp14:editId="7E540A44">
              <wp:extent cx="5905500" cy="309262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14661" cy="3097420"/>
                      </a:xfrm>
                      <a:prstGeom prst="rect">
                        <a:avLst/>
                      </a:prstGeom>
                      <a:noFill/>
                    </pic:spPr>
                  </pic:pic>
                </a:graphicData>
              </a:graphic>
            </wp:inline>
          </w:drawing>
        </w:r>
      </w:ins>
    </w:p>
    <w:p w14:paraId="4AAEF10D" w14:textId="41F76935" w:rsidR="0040088D" w:rsidRDefault="00D91762" w:rsidP="00F20360">
      <w:pPr>
        <w:pStyle w:val="FIGURE-title"/>
        <w:rPr>
          <w:rFonts w:ascii="Helvetica" w:hAnsi="Helvetica" w:cs="Helvetica"/>
          <w:sz w:val="24"/>
          <w:szCs w:val="24"/>
        </w:rPr>
      </w:pPr>
      <w:bookmarkStart w:id="11289" w:name="_Ref477966116"/>
      <w:bookmarkStart w:id="11290" w:name="_Ref477966111"/>
      <w:bookmarkStart w:id="11291" w:name="_Toc478492567"/>
      <w:r>
        <w:t xml:space="preserve">Figure </w:t>
      </w:r>
      <w:r>
        <w:fldChar w:fldCharType="begin"/>
      </w:r>
      <w:r>
        <w:instrText xml:space="preserve"> SEQ Figure \* ARABIC </w:instrText>
      </w:r>
      <w:r>
        <w:fldChar w:fldCharType="separate"/>
      </w:r>
      <w:r w:rsidR="00DF665B">
        <w:rPr>
          <w:noProof/>
        </w:rPr>
        <w:t>18</w:t>
      </w:r>
      <w:r>
        <w:fldChar w:fldCharType="end"/>
      </w:r>
      <w:bookmarkEnd w:id="11279"/>
      <w:bookmarkEnd w:id="11289"/>
      <w:r w:rsidR="0040088D">
        <w:t xml:space="preserve"> - Operations event model</w:t>
      </w:r>
      <w:bookmarkEnd w:id="11290"/>
      <w:bookmarkEnd w:id="11291"/>
    </w:p>
    <w:p w14:paraId="61DB05C7" w14:textId="28457691" w:rsidR="00AB5DFF" w:rsidRDefault="00AB5DFF" w:rsidP="00AB5DFF">
      <w:pPr>
        <w:pStyle w:val="NOTE0"/>
        <w:rPr>
          <w:ins w:id="11292" w:author="Charles Gifford" w:date="2017-03-09T00:27:00Z"/>
          <w:lang w:val="en-US"/>
        </w:rPr>
      </w:pPr>
      <w:ins w:id="11293" w:author="Charles Gifford" w:date="2016-10-29T11:20:00Z">
        <w:r>
          <w:rPr>
            <w:lang w:val="en-US"/>
          </w:rPr>
          <w:t>NOTE</w:t>
        </w:r>
      </w:ins>
      <w:ins w:id="11294" w:author="Charles Gifford" w:date="2017-03-09T00:27:00Z">
        <w:r w:rsidR="00DE1BA2">
          <w:rPr>
            <w:lang w:val="en-US"/>
          </w:rPr>
          <w:t xml:space="preserve"> 1</w:t>
        </w:r>
      </w:ins>
      <w:ins w:id="11295" w:author="Charles Gifford" w:date="2016-10-29T11:20:00Z">
        <w:r>
          <w:rPr>
            <w:lang w:val="en-US"/>
          </w:rPr>
          <w:tab/>
        </w:r>
        <w:r w:rsidRPr="00A34124">
          <w:rPr>
            <w:lang w:val="en-US"/>
          </w:rPr>
          <w:t xml:space="preserve">The </w:t>
        </w:r>
        <w:r>
          <w:rPr>
            <w:lang w:val="en-US"/>
          </w:rPr>
          <w:t xml:space="preserve">operations event </w:t>
        </w:r>
        <w:r w:rsidRPr="00A34124">
          <w:rPr>
            <w:lang w:val="en-US"/>
          </w:rPr>
          <w:t xml:space="preserve">model </w:t>
        </w:r>
        <w:r>
          <w:rPr>
            <w:lang w:val="en-US"/>
          </w:rPr>
          <w:t xml:space="preserve">in </w:t>
        </w:r>
      </w:ins>
      <w:ins w:id="11296" w:author="Charles Gifford" w:date="2017-03-22T17:13:00Z">
        <w:r w:rsidR="00DF665B">
          <w:rPr>
            <w:lang w:val="en-US"/>
          </w:rPr>
          <w:fldChar w:fldCharType="begin"/>
        </w:r>
        <w:r w:rsidR="00DF665B">
          <w:rPr>
            <w:lang w:val="en-US"/>
          </w:rPr>
          <w:instrText xml:space="preserve"> REF _Ref477966116 \h </w:instrText>
        </w:r>
      </w:ins>
      <w:r w:rsidR="00DF665B">
        <w:rPr>
          <w:lang w:val="en-US"/>
        </w:rPr>
      </w:r>
      <w:r w:rsidR="00DF665B">
        <w:rPr>
          <w:lang w:val="en-US"/>
        </w:rPr>
        <w:fldChar w:fldCharType="separate"/>
      </w:r>
      <w:ins w:id="11297" w:author="Charles Gifford" w:date="2017-03-22T17:13:00Z">
        <w:r w:rsidR="00DF665B">
          <w:t xml:space="preserve">Figure </w:t>
        </w:r>
        <w:r w:rsidR="00DF665B">
          <w:rPr>
            <w:noProof/>
          </w:rPr>
          <w:t>18</w:t>
        </w:r>
        <w:r w:rsidR="00DF665B">
          <w:rPr>
            <w:lang w:val="en-US"/>
          </w:rPr>
          <w:fldChar w:fldCharType="end"/>
        </w:r>
        <w:r w:rsidR="00DF665B">
          <w:rPr>
            <w:lang w:val="en-US"/>
          </w:rPr>
          <w:t xml:space="preserve"> </w:t>
        </w:r>
      </w:ins>
      <w:ins w:id="11298" w:author="Charles Gifford" w:date="2016-10-29T11:20:00Z">
        <w:r w:rsidRPr="00A34124">
          <w:rPr>
            <w:lang w:val="en-US"/>
          </w:rPr>
          <w:t xml:space="preserve">represents </w:t>
        </w:r>
      </w:ins>
      <w:ins w:id="11299" w:author="Charles Gifford" w:date="2017-03-08T22:59:00Z">
        <w:r w:rsidR="004E7BD0" w:rsidRPr="005B4C0D">
          <w:rPr>
            <w:lang w:val="en-US"/>
          </w:rPr>
          <w:t xml:space="preserve">in </w:t>
        </w:r>
        <w:r w:rsidR="004E7BD0" w:rsidRPr="005B4C0D">
          <w:rPr>
            <w:i/>
            <w:lang w:val="en-US"/>
          </w:rPr>
          <w:t>italics</w:t>
        </w:r>
        <w:r w:rsidR="004E7BD0" w:rsidRPr="005B4C0D">
          <w:rPr>
            <w:lang w:val="en-US"/>
          </w:rPr>
          <w:t xml:space="preserve"> </w:t>
        </w:r>
      </w:ins>
      <w:ins w:id="11300" w:author="Charles Gifford" w:date="2016-10-29T11:20:00Z">
        <w:r w:rsidRPr="00A34124">
          <w:rPr>
            <w:lang w:val="en-US"/>
          </w:rPr>
          <w:t xml:space="preserve">the </w:t>
        </w:r>
        <w:r>
          <w:rPr>
            <w:lang w:val="en-US"/>
          </w:rPr>
          <w:t xml:space="preserve">abstract objects from </w:t>
        </w:r>
        <w:r w:rsidRPr="005B4C0D">
          <w:rPr>
            <w:lang w:val="en-US"/>
          </w:rPr>
          <w:t>operations record model</w:t>
        </w:r>
        <w:r w:rsidRPr="00A34124">
          <w:rPr>
            <w:lang w:val="en-US"/>
          </w:rPr>
          <w:t xml:space="preserve"> </w:t>
        </w:r>
        <w:r>
          <w:rPr>
            <w:lang w:val="en-US"/>
          </w:rPr>
          <w:t>within each object</w:t>
        </w:r>
        <w:r w:rsidRPr="00A34124">
          <w:rPr>
            <w:lang w:val="en-US"/>
          </w:rPr>
          <w:t xml:space="preserve"> derived from</w:t>
        </w:r>
        <w:r w:rsidR="00AA5E16">
          <w:rPr>
            <w:lang w:val="en-US"/>
          </w:rPr>
          <w:t xml:space="preserve"> a</w:t>
        </w:r>
      </w:ins>
      <w:ins w:id="11301" w:author="Charles Gifford" w:date="2017-03-09T00:25:00Z">
        <w:r w:rsidR="00DE1BA2">
          <w:rPr>
            <w:lang w:val="en-US"/>
          </w:rPr>
          <w:t>n</w:t>
        </w:r>
      </w:ins>
      <w:ins w:id="11302" w:author="Charles Gifford" w:date="2016-10-29T11:20:00Z">
        <w:r>
          <w:rPr>
            <w:lang w:val="en-US"/>
          </w:rPr>
          <w:t xml:space="preserve"> abstract object</w:t>
        </w:r>
        <w:r w:rsidRPr="00A34124">
          <w:rPr>
            <w:lang w:val="en-US"/>
          </w:rPr>
          <w:t xml:space="preserve">. See the </w:t>
        </w:r>
        <w:r w:rsidRPr="00AD7F7C">
          <w:rPr>
            <w:lang w:val="en-US"/>
          </w:rPr>
          <w:t>operations record model</w:t>
        </w:r>
        <w:r w:rsidRPr="00A34124">
          <w:rPr>
            <w:i/>
            <w:lang w:val="en-US"/>
          </w:rPr>
          <w:t xml:space="preserve"> </w:t>
        </w:r>
        <w:r w:rsidRPr="00A34124">
          <w:rPr>
            <w:lang w:val="en-US"/>
          </w:rPr>
          <w:t>for specific details of the model.</w:t>
        </w:r>
      </w:ins>
    </w:p>
    <w:p w14:paraId="098A12B1" w14:textId="35638C47" w:rsidR="00CA4CCC" w:rsidRDefault="00DE1BA2" w:rsidP="00DE1BA2">
      <w:pPr>
        <w:pStyle w:val="NOTE0"/>
        <w:rPr>
          <w:ins w:id="11303" w:author="Charles Gifford" w:date="2017-03-09T00:34:00Z"/>
          <w:lang w:val="en-US"/>
        </w:rPr>
      </w:pPr>
      <w:ins w:id="11304" w:author="Charles Gifford" w:date="2017-03-09T00:27:00Z">
        <w:r>
          <w:rPr>
            <w:lang w:val="en-US"/>
          </w:rPr>
          <w:t>NOTE 2</w:t>
        </w:r>
        <w:r>
          <w:rPr>
            <w:lang w:val="en-US"/>
          </w:rPr>
          <w:tab/>
        </w:r>
        <w:r w:rsidRPr="00DE1BA2">
          <w:rPr>
            <w:lang w:val="en-US"/>
          </w:rPr>
          <w:t xml:space="preserve">The operations event model specializes the </w:t>
        </w:r>
        <w:r w:rsidR="00CA4CCC">
          <w:rPr>
            <w:i/>
            <w:lang w:val="en-US"/>
          </w:rPr>
          <w:t>operations</w:t>
        </w:r>
        <w:r w:rsidRPr="00CA4CCC">
          <w:rPr>
            <w:i/>
            <w:lang w:val="en-US"/>
          </w:rPr>
          <w:t xml:space="preserve"> record</w:t>
        </w:r>
        <w:r w:rsidRPr="00DE1BA2">
          <w:rPr>
            <w:lang w:val="en-US"/>
          </w:rPr>
          <w:t xml:space="preserve"> object to represent required information per the scope requirements of the operations event model. </w:t>
        </w:r>
      </w:ins>
      <w:ins w:id="11305" w:author="Charles Gifford" w:date="2017-03-09T00:34:00Z">
        <w:r w:rsidR="00CA4CCC" w:rsidRPr="00DE1BA2">
          <w:rPr>
            <w:lang w:val="en-US"/>
          </w:rPr>
          <w:t xml:space="preserve">The attributes and relationships for the </w:t>
        </w:r>
        <w:r w:rsidR="00CA4CCC" w:rsidRPr="00123FE5">
          <w:rPr>
            <w:i/>
            <w:lang w:val="en-US"/>
          </w:rPr>
          <w:t>operations event record</w:t>
        </w:r>
        <w:r w:rsidR="00CA4CCC" w:rsidRPr="00DE1BA2">
          <w:rPr>
            <w:lang w:val="en-US"/>
          </w:rPr>
          <w:t xml:space="preserve"> include the attributes of the abstract object, </w:t>
        </w:r>
        <w:r w:rsidR="00CA4CCC" w:rsidRPr="00123FE5">
          <w:rPr>
            <w:i/>
            <w:lang w:val="en-US"/>
          </w:rPr>
          <w:t>operations record</w:t>
        </w:r>
        <w:r w:rsidR="00CA4CCC" w:rsidRPr="00DE1BA2">
          <w:rPr>
            <w:lang w:val="en-US"/>
          </w:rPr>
          <w:t>.</w:t>
        </w:r>
      </w:ins>
    </w:p>
    <w:p w14:paraId="25FFEAD9" w14:textId="75C694DA" w:rsidR="00DE1BA2" w:rsidRDefault="00CA4CCC" w:rsidP="00DE1BA2">
      <w:pPr>
        <w:pStyle w:val="NOTE0"/>
        <w:rPr>
          <w:ins w:id="11306" w:author="Charles Gifford" w:date="2017-03-19T20:29:00Z"/>
          <w:lang w:val="en-US"/>
        </w:rPr>
      </w:pPr>
      <w:ins w:id="11307" w:author="Charles Gifford" w:date="2017-03-09T00:35:00Z">
        <w:r>
          <w:rPr>
            <w:lang w:val="en-US"/>
          </w:rPr>
          <w:t>NOTE 3</w:t>
        </w:r>
        <w:r>
          <w:rPr>
            <w:lang w:val="en-US"/>
          </w:rPr>
          <w:tab/>
        </w:r>
      </w:ins>
      <w:ins w:id="11308" w:author="Charles Gifford" w:date="2017-03-09T00:27:00Z">
        <w:r w:rsidR="00DE1BA2" w:rsidRPr="00DE1BA2">
          <w:rPr>
            <w:lang w:val="en-US"/>
          </w:rPr>
          <w:t xml:space="preserve">The </w:t>
        </w:r>
        <w:r>
          <w:rPr>
            <w:lang w:val="en-US"/>
          </w:rPr>
          <w:t xml:space="preserve">operations record model is </w:t>
        </w:r>
        <w:r w:rsidR="00DE1BA2" w:rsidRPr="00DE1BA2">
          <w:rPr>
            <w:lang w:val="en-US"/>
          </w:rPr>
          <w:t xml:space="preserve">specialized in the supporting objects, </w:t>
        </w:r>
        <w:r w:rsidR="00DE1BA2" w:rsidRPr="00CA4CCC">
          <w:rPr>
            <w:i/>
            <w:lang w:val="en-US"/>
          </w:rPr>
          <w:t>operations event class record specification</w:t>
        </w:r>
        <w:r w:rsidR="00DE1BA2" w:rsidRPr="00DE1BA2">
          <w:rPr>
            <w:lang w:val="en-US"/>
          </w:rPr>
          <w:t xml:space="preserve"> and the </w:t>
        </w:r>
        <w:r w:rsidR="00DE1BA2" w:rsidRPr="00CA4CCC">
          <w:rPr>
            <w:i/>
            <w:lang w:val="en-US"/>
          </w:rPr>
          <w:t>operations event definition record specification</w:t>
        </w:r>
        <w:r>
          <w:rPr>
            <w:lang w:val="en-US"/>
          </w:rPr>
          <w:t>.</w:t>
        </w:r>
        <w:r w:rsidR="00DE1BA2" w:rsidRPr="00DE1BA2">
          <w:rPr>
            <w:lang w:val="en-US"/>
          </w:rPr>
          <w:t xml:space="preserve"> </w:t>
        </w:r>
      </w:ins>
      <w:ins w:id="11309" w:author="Charles Gifford" w:date="2017-03-09T00:35:00Z">
        <w:r>
          <w:rPr>
            <w:lang w:val="en-US"/>
          </w:rPr>
          <w:t xml:space="preserve"> T</w:t>
        </w:r>
      </w:ins>
      <w:ins w:id="11310" w:author="Charles Gifford" w:date="2017-03-09T00:27:00Z">
        <w:r w:rsidR="00DE1BA2" w:rsidRPr="00DE1BA2">
          <w:rPr>
            <w:lang w:val="en-US"/>
          </w:rPr>
          <w:t xml:space="preserve">he </w:t>
        </w:r>
        <w:r w:rsidR="00DE1BA2" w:rsidRPr="00CA4CCC">
          <w:rPr>
            <w:i/>
            <w:lang w:val="en-US"/>
          </w:rPr>
          <w:t>operations event class record specification</w:t>
        </w:r>
        <w:r w:rsidR="00DE1BA2" w:rsidRPr="00DE1BA2">
          <w:rPr>
            <w:lang w:val="en-US"/>
          </w:rPr>
          <w:t xml:space="preserve"> and </w:t>
        </w:r>
        <w:r w:rsidR="00DE1BA2" w:rsidRPr="00CA4CCC">
          <w:rPr>
            <w:i/>
            <w:lang w:val="en-US"/>
          </w:rPr>
          <w:t>operations event definition record specification</w:t>
        </w:r>
        <w:r w:rsidR="00DE1BA2" w:rsidRPr="00DE1BA2">
          <w:rPr>
            <w:lang w:val="en-US"/>
          </w:rPr>
          <w:t xml:space="preserve"> include the attributes of the abstract </w:t>
        </w:r>
        <w:r w:rsidR="00DE1BA2" w:rsidRPr="00CA4CCC">
          <w:rPr>
            <w:i/>
            <w:lang w:val="en-US"/>
          </w:rPr>
          <w:t>operations record specification</w:t>
        </w:r>
        <w:r w:rsidR="00DE1BA2" w:rsidRPr="00DE1BA2">
          <w:rPr>
            <w:lang w:val="en-US"/>
          </w:rPr>
          <w:t>.</w:t>
        </w:r>
      </w:ins>
    </w:p>
    <w:p w14:paraId="6D357B6F" w14:textId="3E585620" w:rsidR="002D05EF" w:rsidRDefault="00DF665B" w:rsidP="00E05180">
      <w:pPr>
        <w:pStyle w:val="TABLE-title"/>
        <w:rPr>
          <w:ins w:id="11311" w:author="Charles Gifford" w:date="2017-03-19T20:30:00Z"/>
          <w:lang w:val="en-US"/>
        </w:rPr>
      </w:pPr>
      <w:bookmarkStart w:id="11312" w:name="_Ref477966238"/>
      <w:bookmarkStart w:id="11313" w:name="_Toc478492415"/>
      <w:ins w:id="11314" w:author="Charles Gifford" w:date="2017-03-22T17:13:00Z">
        <w:r>
          <w:t xml:space="preserve">Table </w:t>
        </w:r>
        <w:r>
          <w:fldChar w:fldCharType="begin"/>
        </w:r>
        <w:r>
          <w:instrText xml:space="preserve"> SEQ Table \* ARABIC </w:instrText>
        </w:r>
      </w:ins>
      <w:r>
        <w:fldChar w:fldCharType="separate"/>
      </w:r>
      <w:ins w:id="11315" w:author="Charles Gifford" w:date="2017-03-22T17:13:00Z">
        <w:r>
          <w:rPr>
            <w:noProof/>
          </w:rPr>
          <w:t>115</w:t>
        </w:r>
        <w:r>
          <w:fldChar w:fldCharType="end"/>
        </w:r>
        <w:bookmarkEnd w:id="11312"/>
        <w:r>
          <w:t xml:space="preserve"> </w:t>
        </w:r>
      </w:ins>
      <w:ins w:id="11316" w:author="Charles Gifford" w:date="2017-03-19T20:30:00Z">
        <w:r w:rsidR="002D05EF">
          <w:rPr>
            <w:lang w:val="en-US"/>
          </w:rPr>
          <w:t>–</w:t>
        </w:r>
        <w:r w:rsidR="002D05EF" w:rsidRPr="001C220C">
          <w:rPr>
            <w:lang w:val="en-US"/>
          </w:rPr>
          <w:t xml:space="preserve"> </w:t>
        </w:r>
        <w:r w:rsidR="002D05EF" w:rsidRPr="00EE01B4">
          <w:rPr>
            <w:lang w:val="en-US"/>
          </w:rPr>
          <w:t xml:space="preserve">Operations record model </w:t>
        </w:r>
        <w:r w:rsidR="002D05EF">
          <w:rPr>
            <w:lang w:val="en-US"/>
          </w:rPr>
          <w:t>relationships</w:t>
        </w:r>
        <w:bookmarkEnd w:id="11313"/>
        <w:r w:rsidR="002D05EF">
          <w:rPr>
            <w:lang w:val="en-US"/>
          </w:rPr>
          <w:t xml:space="preserve"> </w:t>
        </w:r>
      </w:ins>
    </w:p>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460"/>
        <w:gridCol w:w="2465"/>
        <w:gridCol w:w="2191"/>
        <w:gridCol w:w="2100"/>
      </w:tblGrid>
      <w:tr w:rsidR="002D05EF" w:rsidRPr="00B7138B" w14:paraId="3E8CE4B0" w14:textId="77777777" w:rsidTr="00400B4C">
        <w:trPr>
          <w:trHeight w:val="176"/>
          <w:tblHeader/>
          <w:ins w:id="11317" w:author="Charles Gifford" w:date="2017-03-19T20:34:00Z"/>
        </w:trPr>
        <w:tc>
          <w:tcPr>
            <w:tcW w:w="2425" w:type="dxa"/>
            <w:shd w:val="clear" w:color="auto" w:fill="auto"/>
          </w:tcPr>
          <w:p w14:paraId="121B47B2" w14:textId="77777777" w:rsidR="002D05EF" w:rsidRPr="00B7138B" w:rsidRDefault="002D05EF" w:rsidP="006115CD">
            <w:pPr>
              <w:pStyle w:val="TABLE-col-heading"/>
              <w:rPr>
                <w:ins w:id="11318" w:author="Charles Gifford" w:date="2017-03-19T20:34:00Z"/>
                <w:lang w:val="en-US"/>
              </w:rPr>
            </w:pPr>
            <w:bookmarkStart w:id="11319" w:name="_Hlk477733804"/>
            <w:ins w:id="11320" w:author="Charles Gifford" w:date="2017-03-19T20:34:00Z">
              <w:r w:rsidRPr="00B7138B">
                <w:rPr>
                  <w:lang w:val="en-US"/>
                </w:rPr>
                <w:t>From</w:t>
              </w:r>
            </w:ins>
          </w:p>
        </w:tc>
        <w:tc>
          <w:tcPr>
            <w:tcW w:w="2430" w:type="dxa"/>
            <w:shd w:val="clear" w:color="auto" w:fill="auto"/>
          </w:tcPr>
          <w:p w14:paraId="3B9A1FD4" w14:textId="77777777" w:rsidR="002D05EF" w:rsidRPr="00B7138B" w:rsidRDefault="002D05EF" w:rsidP="006115CD">
            <w:pPr>
              <w:pStyle w:val="TABLE-col-heading"/>
              <w:rPr>
                <w:ins w:id="11321" w:author="Charles Gifford" w:date="2017-03-19T20:34:00Z"/>
                <w:lang w:val="en-US"/>
              </w:rPr>
            </w:pPr>
            <w:ins w:id="11322" w:author="Charles Gifford" w:date="2017-03-19T20:34:00Z">
              <w:r w:rsidRPr="00B7138B">
                <w:rPr>
                  <w:lang w:val="en-US"/>
                </w:rPr>
                <w:t>To</w:t>
              </w:r>
            </w:ins>
          </w:p>
        </w:tc>
        <w:tc>
          <w:tcPr>
            <w:tcW w:w="2160" w:type="dxa"/>
            <w:shd w:val="clear" w:color="auto" w:fill="auto"/>
          </w:tcPr>
          <w:p w14:paraId="22C3C948" w14:textId="77777777" w:rsidR="002D05EF" w:rsidRPr="00B7138B" w:rsidRDefault="002D05EF" w:rsidP="006115CD">
            <w:pPr>
              <w:pStyle w:val="TABLE-col-heading"/>
              <w:rPr>
                <w:ins w:id="11323" w:author="Charles Gifford" w:date="2017-03-19T20:34:00Z"/>
                <w:lang w:val="en-US"/>
              </w:rPr>
            </w:pPr>
            <w:ins w:id="11324" w:author="Charles Gifford" w:date="2017-03-19T20:34:00Z">
              <w:r w:rsidRPr="00B7138B">
                <w:rPr>
                  <w:lang w:val="en-US"/>
                </w:rPr>
                <w:t>Type</w:t>
              </w:r>
            </w:ins>
          </w:p>
        </w:tc>
        <w:tc>
          <w:tcPr>
            <w:tcW w:w="2070" w:type="dxa"/>
            <w:shd w:val="clear" w:color="auto" w:fill="auto"/>
          </w:tcPr>
          <w:p w14:paraId="4C0D8AA6" w14:textId="77777777" w:rsidR="002D05EF" w:rsidRPr="00B7138B" w:rsidRDefault="002D05EF" w:rsidP="006115CD">
            <w:pPr>
              <w:pStyle w:val="TABLE-col-heading"/>
              <w:rPr>
                <w:ins w:id="11325" w:author="Charles Gifford" w:date="2017-03-19T20:34:00Z"/>
                <w:lang w:val="en-US"/>
              </w:rPr>
            </w:pPr>
            <w:ins w:id="11326" w:author="Charles Gifford" w:date="2017-03-19T20:34:00Z">
              <w:r w:rsidRPr="00B7138B">
                <w:rPr>
                  <w:lang w:val="en-US"/>
                </w:rPr>
                <w:t>Relationship Name</w:t>
              </w:r>
            </w:ins>
          </w:p>
        </w:tc>
      </w:tr>
      <w:tr w:rsidR="002D05EF" w:rsidRPr="00B7138B" w14:paraId="7B1EBA97" w14:textId="77777777" w:rsidTr="00400B4C">
        <w:trPr>
          <w:trHeight w:val="176"/>
          <w:ins w:id="11327" w:author="Charles Gifford" w:date="2017-03-19T20:34:00Z"/>
        </w:trPr>
        <w:tc>
          <w:tcPr>
            <w:tcW w:w="2425" w:type="dxa"/>
            <w:shd w:val="clear" w:color="auto" w:fill="auto"/>
          </w:tcPr>
          <w:p w14:paraId="3E2DFA5F" w14:textId="397D6812" w:rsidR="002D05EF" w:rsidRPr="00B7138B" w:rsidRDefault="002D05EF" w:rsidP="002D05EF">
            <w:pPr>
              <w:pStyle w:val="TABLE-cell"/>
              <w:rPr>
                <w:ins w:id="11328" w:author="Charles Gifford" w:date="2017-03-19T20:34:00Z"/>
                <w:lang w:val="en-US"/>
              </w:rPr>
            </w:pPr>
            <w:ins w:id="11329" w:author="Charles Gifford" w:date="2017-03-19T20:36:00Z">
              <w:r w:rsidRPr="0017203F">
                <w:t>Operations event class</w:t>
              </w:r>
            </w:ins>
          </w:p>
        </w:tc>
        <w:tc>
          <w:tcPr>
            <w:tcW w:w="2430" w:type="dxa"/>
            <w:shd w:val="clear" w:color="auto" w:fill="auto"/>
          </w:tcPr>
          <w:p w14:paraId="04EADE77" w14:textId="7BC5F4E1" w:rsidR="002D05EF" w:rsidRPr="00B7138B" w:rsidRDefault="002D05EF" w:rsidP="002D05EF">
            <w:pPr>
              <w:pStyle w:val="TABLE-cell"/>
              <w:rPr>
                <w:ins w:id="11330" w:author="Charles Gifford" w:date="2017-03-19T20:34:00Z"/>
                <w:lang w:val="en-US"/>
              </w:rPr>
            </w:pPr>
            <w:ins w:id="11331" w:author="Charles Gifford" w:date="2017-03-19T20:36:00Z">
              <w:r w:rsidRPr="0017203F">
                <w:t>Operations event class</w:t>
              </w:r>
            </w:ins>
          </w:p>
        </w:tc>
        <w:tc>
          <w:tcPr>
            <w:tcW w:w="2160" w:type="dxa"/>
            <w:shd w:val="clear" w:color="auto" w:fill="auto"/>
          </w:tcPr>
          <w:p w14:paraId="41652770" w14:textId="77777777" w:rsidR="002D05EF" w:rsidRPr="00B7138B" w:rsidRDefault="002D05EF" w:rsidP="002D05EF">
            <w:pPr>
              <w:pStyle w:val="TABLE-cell"/>
              <w:rPr>
                <w:ins w:id="11332" w:author="Charles Gifford" w:date="2017-03-19T20:34:00Z"/>
                <w:lang w:val="en-US"/>
              </w:rPr>
            </w:pPr>
            <w:ins w:id="11333" w:author="Charles Gifford" w:date="2017-03-19T20:34:00Z">
              <w:r w:rsidRPr="008F275A">
                <w:t>Aggregation hierarchy</w:t>
              </w:r>
            </w:ins>
          </w:p>
        </w:tc>
        <w:tc>
          <w:tcPr>
            <w:tcW w:w="2070" w:type="dxa"/>
            <w:shd w:val="clear" w:color="auto" w:fill="auto"/>
          </w:tcPr>
          <w:p w14:paraId="60A6D3F8" w14:textId="3AE64037" w:rsidR="002D05EF" w:rsidRPr="00B7138B" w:rsidRDefault="00841972" w:rsidP="002D05EF">
            <w:pPr>
              <w:pStyle w:val="TABLE-cell"/>
              <w:rPr>
                <w:ins w:id="11334" w:author="Charles Gifford" w:date="2017-03-19T20:34:00Z"/>
                <w:lang w:val="en-US"/>
              </w:rPr>
            </w:pPr>
            <w:ins w:id="11335" w:author="Charles Gifford" w:date="2017-03-19T20:38:00Z">
              <w:r w:rsidRPr="00841972">
                <w:t>Is assembled from &gt;</w:t>
              </w:r>
            </w:ins>
          </w:p>
        </w:tc>
      </w:tr>
      <w:tr w:rsidR="002D05EF" w:rsidRPr="00B7138B" w14:paraId="5A82A7FD" w14:textId="77777777" w:rsidTr="00400B4C">
        <w:trPr>
          <w:trHeight w:val="176"/>
          <w:ins w:id="11336" w:author="Charles Gifford" w:date="2017-03-19T20:34:00Z"/>
        </w:trPr>
        <w:tc>
          <w:tcPr>
            <w:tcW w:w="2425" w:type="dxa"/>
            <w:shd w:val="clear" w:color="auto" w:fill="auto"/>
          </w:tcPr>
          <w:p w14:paraId="64E92977" w14:textId="39114AA4" w:rsidR="002D05EF" w:rsidRDefault="002D05EF" w:rsidP="002D05EF">
            <w:pPr>
              <w:pStyle w:val="TABLE-cell"/>
              <w:rPr>
                <w:ins w:id="11337" w:author="Charles Gifford" w:date="2017-03-19T20:34:00Z"/>
              </w:rPr>
            </w:pPr>
            <w:ins w:id="11338" w:author="Charles Gifford" w:date="2017-03-19T20:36:00Z">
              <w:r w:rsidRPr="0017203F">
                <w:t>Operations event class</w:t>
              </w:r>
            </w:ins>
          </w:p>
        </w:tc>
        <w:tc>
          <w:tcPr>
            <w:tcW w:w="2430" w:type="dxa"/>
            <w:shd w:val="clear" w:color="auto" w:fill="auto"/>
          </w:tcPr>
          <w:p w14:paraId="5FE8A8C0" w14:textId="62C59B1D" w:rsidR="002D05EF" w:rsidRDefault="002D05EF" w:rsidP="002D05EF">
            <w:pPr>
              <w:pStyle w:val="TABLE-cell"/>
              <w:rPr>
                <w:ins w:id="11339" w:author="Charles Gifford" w:date="2017-03-19T20:34:00Z"/>
              </w:rPr>
            </w:pPr>
            <w:ins w:id="11340" w:author="Charles Gifford" w:date="2017-03-19T20:36:00Z">
              <w:r w:rsidRPr="0017203F">
                <w:t>Operations event class</w:t>
              </w:r>
            </w:ins>
          </w:p>
        </w:tc>
        <w:tc>
          <w:tcPr>
            <w:tcW w:w="2160" w:type="dxa"/>
            <w:shd w:val="clear" w:color="auto" w:fill="auto"/>
          </w:tcPr>
          <w:p w14:paraId="7B9EA483" w14:textId="77777777" w:rsidR="002D05EF" w:rsidRPr="008F275A" w:rsidRDefault="002D05EF" w:rsidP="002D05EF">
            <w:pPr>
              <w:pStyle w:val="TABLE-cell"/>
              <w:rPr>
                <w:ins w:id="11341" w:author="Charles Gifford" w:date="2017-03-19T20:34:00Z"/>
              </w:rPr>
            </w:pPr>
            <w:ins w:id="11342" w:author="Charles Gifford" w:date="2017-03-19T20:34:00Z">
              <w:r>
                <w:t>Association</w:t>
              </w:r>
            </w:ins>
          </w:p>
        </w:tc>
        <w:tc>
          <w:tcPr>
            <w:tcW w:w="2070" w:type="dxa"/>
            <w:shd w:val="clear" w:color="auto" w:fill="auto"/>
          </w:tcPr>
          <w:p w14:paraId="101A42D5" w14:textId="77777777" w:rsidR="002D05EF" w:rsidRDefault="002D05EF" w:rsidP="002D05EF">
            <w:pPr>
              <w:pStyle w:val="TABLE-cell"/>
              <w:rPr>
                <w:ins w:id="11343" w:author="Charles Gifford" w:date="2017-03-19T20:34:00Z"/>
              </w:rPr>
            </w:pPr>
            <w:ins w:id="11344" w:author="Charles Gifford" w:date="2017-03-19T20:34:00Z">
              <w:r>
                <w:t xml:space="preserve">Is a specialization </w:t>
              </w:r>
              <w:r w:rsidRPr="008F275A">
                <w:t>of &gt;</w:t>
              </w:r>
            </w:ins>
          </w:p>
        </w:tc>
      </w:tr>
      <w:tr w:rsidR="002D05EF" w:rsidRPr="00B7138B" w14:paraId="310F16EE" w14:textId="77777777" w:rsidTr="00400B4C">
        <w:trPr>
          <w:trHeight w:val="176"/>
          <w:ins w:id="11345" w:author="Charles Gifford" w:date="2017-03-19T20:34:00Z"/>
        </w:trPr>
        <w:tc>
          <w:tcPr>
            <w:tcW w:w="2425" w:type="dxa"/>
            <w:shd w:val="clear" w:color="auto" w:fill="auto"/>
          </w:tcPr>
          <w:p w14:paraId="6173811B" w14:textId="26C633F7" w:rsidR="002D05EF" w:rsidRPr="00B7138B" w:rsidRDefault="006D13FA" w:rsidP="006115CD">
            <w:pPr>
              <w:pStyle w:val="TABLE-cell"/>
              <w:rPr>
                <w:ins w:id="11346" w:author="Charles Gifford" w:date="2017-03-19T20:34:00Z"/>
                <w:lang w:val="en-US"/>
              </w:rPr>
            </w:pPr>
            <w:ins w:id="11347" w:author="Charles Gifford" w:date="2017-03-19T20:55:00Z">
              <w:r w:rsidRPr="006D13FA">
                <w:rPr>
                  <w:lang w:val="en-US"/>
                </w:rPr>
                <w:t xml:space="preserve">Operations event </w:t>
              </w:r>
            </w:ins>
            <w:ins w:id="11348" w:author="Charles Gifford" w:date="2017-03-19T20:34:00Z">
              <w:r w:rsidR="002D05EF" w:rsidRPr="00B7138B">
                <w:rPr>
                  <w:lang w:val="en-US"/>
                </w:rPr>
                <w:t>class</w:t>
              </w:r>
            </w:ins>
          </w:p>
        </w:tc>
        <w:tc>
          <w:tcPr>
            <w:tcW w:w="2430" w:type="dxa"/>
            <w:shd w:val="clear" w:color="auto" w:fill="auto"/>
          </w:tcPr>
          <w:p w14:paraId="272CCDBD" w14:textId="1EFF9E82" w:rsidR="002D05EF" w:rsidRPr="00B7138B" w:rsidRDefault="006D13FA" w:rsidP="006115CD">
            <w:pPr>
              <w:pStyle w:val="TABLE-cell"/>
              <w:rPr>
                <w:ins w:id="11349" w:author="Charles Gifford" w:date="2017-03-19T20:34:00Z"/>
                <w:lang w:val="en-US"/>
              </w:rPr>
            </w:pPr>
            <w:ins w:id="11350" w:author="Charles Gifford" w:date="2017-03-19T20:56:00Z">
              <w:r w:rsidRPr="006D13FA">
                <w:rPr>
                  <w:lang w:val="en-US"/>
                </w:rPr>
                <w:t xml:space="preserve">Operations event </w:t>
              </w:r>
            </w:ins>
            <w:ins w:id="11351" w:author="Charles Gifford" w:date="2017-03-19T20:34:00Z">
              <w:r w:rsidR="002D05EF" w:rsidRPr="00B7138B">
                <w:rPr>
                  <w:lang w:val="en-US"/>
                </w:rPr>
                <w:t>class property</w:t>
              </w:r>
            </w:ins>
          </w:p>
        </w:tc>
        <w:tc>
          <w:tcPr>
            <w:tcW w:w="2160" w:type="dxa"/>
            <w:shd w:val="clear" w:color="auto" w:fill="auto"/>
          </w:tcPr>
          <w:p w14:paraId="7CDD98D5" w14:textId="77777777" w:rsidR="002D05EF" w:rsidRPr="00B7138B" w:rsidRDefault="002D05EF" w:rsidP="006115CD">
            <w:pPr>
              <w:pStyle w:val="TABLE-cell"/>
              <w:rPr>
                <w:ins w:id="11352" w:author="Charles Gifford" w:date="2017-03-19T20:34:00Z"/>
                <w:lang w:val="en-US"/>
              </w:rPr>
            </w:pPr>
            <w:ins w:id="11353" w:author="Charles Gifford" w:date="2017-03-19T20:34:00Z">
              <w:r w:rsidRPr="00B7138B">
                <w:rPr>
                  <w:lang w:val="en-US"/>
                </w:rPr>
                <w:t>Composition</w:t>
              </w:r>
            </w:ins>
          </w:p>
        </w:tc>
        <w:tc>
          <w:tcPr>
            <w:tcW w:w="2070" w:type="dxa"/>
            <w:shd w:val="clear" w:color="auto" w:fill="auto"/>
          </w:tcPr>
          <w:p w14:paraId="5C3D2707" w14:textId="77777777" w:rsidR="002D05EF" w:rsidRPr="00B7138B" w:rsidRDefault="002D05EF" w:rsidP="006115CD">
            <w:pPr>
              <w:pStyle w:val="TABLE-cell"/>
              <w:rPr>
                <w:ins w:id="11354" w:author="Charles Gifford" w:date="2017-03-19T20:34:00Z"/>
                <w:lang w:val="en-US"/>
              </w:rPr>
            </w:pPr>
            <w:ins w:id="11355" w:author="Charles Gifford" w:date="2017-03-19T20:34:00Z">
              <w:r w:rsidRPr="00B7138B">
                <w:rPr>
                  <w:lang w:val="en-US"/>
                </w:rPr>
                <w:t>Has properties of &gt;</w:t>
              </w:r>
            </w:ins>
          </w:p>
        </w:tc>
      </w:tr>
      <w:tr w:rsidR="006D13FA" w:rsidRPr="00B7138B" w14:paraId="2F824677" w14:textId="77777777" w:rsidTr="00400B4C">
        <w:trPr>
          <w:trHeight w:val="176"/>
          <w:ins w:id="11356" w:author="Charles Gifford" w:date="2017-03-19T20:56:00Z"/>
        </w:trPr>
        <w:tc>
          <w:tcPr>
            <w:tcW w:w="2425" w:type="dxa"/>
            <w:shd w:val="clear" w:color="auto" w:fill="auto"/>
          </w:tcPr>
          <w:p w14:paraId="3FBA13ED" w14:textId="7ED58F6B" w:rsidR="006D13FA" w:rsidRPr="006D13FA" w:rsidRDefault="006D13FA" w:rsidP="006D13FA">
            <w:pPr>
              <w:pStyle w:val="TABLE-cell"/>
              <w:rPr>
                <w:ins w:id="11357" w:author="Charles Gifford" w:date="2017-03-19T20:56:00Z"/>
                <w:lang w:val="en-US"/>
              </w:rPr>
            </w:pPr>
            <w:ins w:id="11358" w:author="Charles Gifford" w:date="2017-03-19T20:57:00Z">
              <w:r w:rsidRPr="006D13FA">
                <w:rPr>
                  <w:lang w:val="en-US"/>
                </w:rPr>
                <w:t xml:space="preserve">Operations event </w:t>
              </w:r>
              <w:r w:rsidR="00800776">
                <w:rPr>
                  <w:lang w:val="en-US"/>
                </w:rPr>
                <w:t>class</w:t>
              </w:r>
            </w:ins>
          </w:p>
        </w:tc>
        <w:tc>
          <w:tcPr>
            <w:tcW w:w="2430" w:type="dxa"/>
            <w:shd w:val="clear" w:color="auto" w:fill="auto"/>
          </w:tcPr>
          <w:p w14:paraId="609B3400" w14:textId="1ED0FD10" w:rsidR="006D13FA" w:rsidRPr="006D13FA" w:rsidRDefault="006D13FA" w:rsidP="006D13FA">
            <w:pPr>
              <w:pStyle w:val="TABLE-cell"/>
              <w:rPr>
                <w:ins w:id="11359" w:author="Charles Gifford" w:date="2017-03-19T20:56:00Z"/>
                <w:lang w:val="en-US"/>
              </w:rPr>
            </w:pPr>
            <w:ins w:id="11360" w:author="Charles Gifford" w:date="2017-03-19T20:57:00Z">
              <w:r w:rsidRPr="006D13FA">
                <w:rPr>
                  <w:lang w:val="en-US"/>
                </w:rPr>
                <w:t xml:space="preserve">Operations event </w:t>
              </w:r>
              <w:r w:rsidR="00800776">
                <w:rPr>
                  <w:lang w:val="en-US"/>
                </w:rPr>
                <w:t>class</w:t>
              </w:r>
            </w:ins>
            <w:ins w:id="11361" w:author="Charles Gifford" w:date="2017-03-19T21:01:00Z">
              <w:r w:rsidR="00800776">
                <w:rPr>
                  <w:lang w:val="en-US"/>
                </w:rPr>
                <w:t xml:space="preserve"> </w:t>
              </w:r>
            </w:ins>
            <w:ins w:id="11362" w:author="Charles Gifford" w:date="2017-03-19T20:57:00Z">
              <w:r>
                <w:rPr>
                  <w:lang w:val="en-US"/>
                </w:rPr>
                <w:t>record specifica</w:t>
              </w:r>
            </w:ins>
            <w:ins w:id="11363" w:author="Charles Gifford" w:date="2017-03-19T20:58:00Z">
              <w:r>
                <w:rPr>
                  <w:lang w:val="en-US"/>
                </w:rPr>
                <w:t>tion</w:t>
              </w:r>
            </w:ins>
          </w:p>
        </w:tc>
        <w:tc>
          <w:tcPr>
            <w:tcW w:w="2160" w:type="dxa"/>
            <w:shd w:val="clear" w:color="auto" w:fill="auto"/>
          </w:tcPr>
          <w:p w14:paraId="3D26DA16" w14:textId="6F8A127E" w:rsidR="006D13FA" w:rsidRPr="00B7138B" w:rsidRDefault="006D13FA" w:rsidP="006D13FA">
            <w:pPr>
              <w:pStyle w:val="TABLE-cell"/>
              <w:rPr>
                <w:ins w:id="11364" w:author="Charles Gifford" w:date="2017-03-19T20:56:00Z"/>
                <w:lang w:val="en-US"/>
              </w:rPr>
            </w:pPr>
            <w:ins w:id="11365" w:author="Charles Gifford" w:date="2017-03-19T20:57:00Z">
              <w:r w:rsidRPr="00B7138B">
                <w:rPr>
                  <w:lang w:val="en-US"/>
                </w:rPr>
                <w:t>Composition</w:t>
              </w:r>
            </w:ins>
          </w:p>
        </w:tc>
        <w:tc>
          <w:tcPr>
            <w:tcW w:w="2070" w:type="dxa"/>
            <w:shd w:val="clear" w:color="auto" w:fill="auto"/>
          </w:tcPr>
          <w:p w14:paraId="16896206" w14:textId="5A29E641" w:rsidR="006D13FA" w:rsidRPr="00B7138B" w:rsidRDefault="006D13FA" w:rsidP="006D13FA">
            <w:pPr>
              <w:pStyle w:val="TABLE-cell"/>
              <w:rPr>
                <w:ins w:id="11366" w:author="Charles Gifford" w:date="2017-03-19T20:56:00Z"/>
                <w:lang w:val="en-US"/>
              </w:rPr>
            </w:pPr>
            <w:ins w:id="11367" w:author="Charles Gifford" w:date="2017-03-19T20:57:00Z">
              <w:r w:rsidRPr="00B7138B">
                <w:rPr>
                  <w:lang w:val="en-US"/>
                </w:rPr>
                <w:t xml:space="preserve">Has </w:t>
              </w:r>
            </w:ins>
            <w:ins w:id="11368" w:author="Charles Gifford" w:date="2017-03-19T20:58:00Z">
              <w:r>
                <w:rPr>
                  <w:lang w:val="en-US"/>
                </w:rPr>
                <w:t xml:space="preserve">record specification </w:t>
              </w:r>
            </w:ins>
            <w:ins w:id="11369" w:author="Charles Gifford" w:date="2017-03-19T20:57:00Z">
              <w:r w:rsidRPr="00B7138B">
                <w:rPr>
                  <w:lang w:val="en-US"/>
                </w:rPr>
                <w:t>of &gt;</w:t>
              </w:r>
            </w:ins>
          </w:p>
        </w:tc>
      </w:tr>
      <w:tr w:rsidR="00800776" w:rsidRPr="00B7138B" w14:paraId="1FEA2611" w14:textId="77777777" w:rsidTr="00400B4C">
        <w:trPr>
          <w:trHeight w:val="176"/>
          <w:ins w:id="11370" w:author="Charles Gifford" w:date="2017-03-19T21:02:00Z"/>
        </w:trPr>
        <w:tc>
          <w:tcPr>
            <w:tcW w:w="2425" w:type="dxa"/>
            <w:shd w:val="clear" w:color="auto" w:fill="auto"/>
          </w:tcPr>
          <w:p w14:paraId="483D945D" w14:textId="77777777" w:rsidR="00800776" w:rsidRPr="00B7138B" w:rsidRDefault="00800776" w:rsidP="006115CD">
            <w:pPr>
              <w:pStyle w:val="TABLE-cell"/>
              <w:rPr>
                <w:ins w:id="11371" w:author="Charles Gifford" w:date="2017-03-19T21:02:00Z"/>
                <w:lang w:val="en-US"/>
              </w:rPr>
            </w:pPr>
            <w:ins w:id="11372" w:author="Charles Gifford" w:date="2017-03-19T21:02:00Z">
              <w:r w:rsidRPr="006D13FA">
                <w:rPr>
                  <w:lang w:val="en-US"/>
                </w:rPr>
                <w:t>Operations event</w:t>
              </w:r>
              <w:r>
                <w:rPr>
                  <w:lang w:val="en-US"/>
                </w:rPr>
                <w:t xml:space="preserve"> definition</w:t>
              </w:r>
            </w:ins>
          </w:p>
        </w:tc>
        <w:tc>
          <w:tcPr>
            <w:tcW w:w="2430" w:type="dxa"/>
            <w:shd w:val="clear" w:color="auto" w:fill="auto"/>
          </w:tcPr>
          <w:p w14:paraId="7D718A19" w14:textId="77777777" w:rsidR="00800776" w:rsidRPr="00B7138B" w:rsidRDefault="00800776" w:rsidP="006115CD">
            <w:pPr>
              <w:pStyle w:val="TABLE-cell"/>
              <w:rPr>
                <w:ins w:id="11373" w:author="Charles Gifford" w:date="2017-03-19T21:02:00Z"/>
                <w:lang w:val="en-US"/>
              </w:rPr>
            </w:pPr>
            <w:ins w:id="11374" w:author="Charles Gifford" w:date="2017-03-19T21:02:00Z">
              <w:r w:rsidRPr="006D13FA">
                <w:rPr>
                  <w:lang w:val="en-US"/>
                </w:rPr>
                <w:t>Operations event class</w:t>
              </w:r>
            </w:ins>
          </w:p>
        </w:tc>
        <w:tc>
          <w:tcPr>
            <w:tcW w:w="2160" w:type="dxa"/>
            <w:shd w:val="clear" w:color="auto" w:fill="auto"/>
          </w:tcPr>
          <w:p w14:paraId="07CBEAE1" w14:textId="77777777" w:rsidR="00800776" w:rsidRPr="00B7138B" w:rsidRDefault="00800776" w:rsidP="006115CD">
            <w:pPr>
              <w:pStyle w:val="TABLE-cell"/>
              <w:rPr>
                <w:ins w:id="11375" w:author="Charles Gifford" w:date="2017-03-19T21:02:00Z"/>
                <w:lang w:val="en-US"/>
              </w:rPr>
            </w:pPr>
            <w:ins w:id="11376" w:author="Charles Gifford" w:date="2017-03-19T21:02:00Z">
              <w:r w:rsidRPr="00B7138B">
                <w:rPr>
                  <w:lang w:val="en-US"/>
                </w:rPr>
                <w:t>Association</w:t>
              </w:r>
            </w:ins>
          </w:p>
        </w:tc>
        <w:tc>
          <w:tcPr>
            <w:tcW w:w="2070" w:type="dxa"/>
            <w:shd w:val="clear" w:color="auto" w:fill="auto"/>
          </w:tcPr>
          <w:p w14:paraId="34FE6EB7" w14:textId="77777777" w:rsidR="00800776" w:rsidRPr="00B7138B" w:rsidRDefault="00800776" w:rsidP="006115CD">
            <w:pPr>
              <w:pStyle w:val="TABLE-cell"/>
              <w:rPr>
                <w:ins w:id="11377" w:author="Charles Gifford" w:date="2017-03-19T21:02:00Z"/>
                <w:lang w:val="en-US"/>
              </w:rPr>
            </w:pPr>
            <w:ins w:id="11378" w:author="Charles Gifford" w:date="2017-03-19T21:02:00Z">
              <w:r>
                <w:rPr>
                  <w:lang w:val="en-US"/>
                </w:rPr>
                <w:t>Is a member of&gt;</w:t>
              </w:r>
            </w:ins>
          </w:p>
        </w:tc>
      </w:tr>
      <w:tr w:rsidR="00800776" w:rsidRPr="00B7138B" w14:paraId="07EF38F9" w14:textId="77777777" w:rsidTr="00400B4C">
        <w:trPr>
          <w:trHeight w:val="176"/>
          <w:ins w:id="11379" w:author="Charles Gifford" w:date="2017-03-19T21:03:00Z"/>
        </w:trPr>
        <w:tc>
          <w:tcPr>
            <w:tcW w:w="2425" w:type="dxa"/>
            <w:shd w:val="clear" w:color="auto" w:fill="auto"/>
          </w:tcPr>
          <w:p w14:paraId="10EAC2DA" w14:textId="60D7FBA2" w:rsidR="00800776" w:rsidRPr="00B7138B" w:rsidRDefault="00800776" w:rsidP="006115CD">
            <w:pPr>
              <w:pStyle w:val="TABLE-cell"/>
              <w:rPr>
                <w:ins w:id="11380" w:author="Charles Gifford" w:date="2017-03-19T21:03:00Z"/>
                <w:lang w:val="en-US"/>
              </w:rPr>
            </w:pPr>
            <w:ins w:id="11381" w:author="Charles Gifford" w:date="2017-03-19T21:03:00Z">
              <w:r w:rsidRPr="006D13FA">
                <w:rPr>
                  <w:lang w:val="en-US"/>
                </w:rPr>
                <w:t xml:space="preserve">Operations event </w:t>
              </w:r>
              <w:r w:rsidRPr="00800776">
                <w:rPr>
                  <w:lang w:val="en-US"/>
                </w:rPr>
                <w:t>definition</w:t>
              </w:r>
            </w:ins>
          </w:p>
        </w:tc>
        <w:tc>
          <w:tcPr>
            <w:tcW w:w="2430" w:type="dxa"/>
            <w:shd w:val="clear" w:color="auto" w:fill="auto"/>
          </w:tcPr>
          <w:p w14:paraId="1941D381" w14:textId="626CC7E6" w:rsidR="00800776" w:rsidRPr="00B7138B" w:rsidRDefault="00800776" w:rsidP="006115CD">
            <w:pPr>
              <w:pStyle w:val="TABLE-cell"/>
              <w:rPr>
                <w:ins w:id="11382" w:author="Charles Gifford" w:date="2017-03-19T21:03:00Z"/>
                <w:lang w:val="en-US"/>
              </w:rPr>
            </w:pPr>
            <w:ins w:id="11383" w:author="Charles Gifford" w:date="2017-03-19T21:03:00Z">
              <w:r w:rsidRPr="006D13FA">
                <w:rPr>
                  <w:lang w:val="en-US"/>
                </w:rPr>
                <w:t xml:space="preserve">Operations event </w:t>
              </w:r>
            </w:ins>
            <w:ins w:id="11384" w:author="Charles Gifford" w:date="2017-03-19T21:04:00Z">
              <w:r w:rsidRPr="00800776">
                <w:rPr>
                  <w:lang w:val="en-US"/>
                </w:rPr>
                <w:t xml:space="preserve">definition </w:t>
              </w:r>
            </w:ins>
            <w:ins w:id="11385" w:author="Charles Gifford" w:date="2017-03-19T21:03:00Z">
              <w:r w:rsidRPr="00B7138B">
                <w:rPr>
                  <w:lang w:val="en-US"/>
                </w:rPr>
                <w:t>property</w:t>
              </w:r>
            </w:ins>
          </w:p>
        </w:tc>
        <w:tc>
          <w:tcPr>
            <w:tcW w:w="2160" w:type="dxa"/>
            <w:shd w:val="clear" w:color="auto" w:fill="auto"/>
          </w:tcPr>
          <w:p w14:paraId="0D5BB915" w14:textId="77777777" w:rsidR="00800776" w:rsidRPr="00B7138B" w:rsidRDefault="00800776" w:rsidP="006115CD">
            <w:pPr>
              <w:pStyle w:val="TABLE-cell"/>
              <w:rPr>
                <w:ins w:id="11386" w:author="Charles Gifford" w:date="2017-03-19T21:03:00Z"/>
                <w:lang w:val="en-US"/>
              </w:rPr>
            </w:pPr>
            <w:ins w:id="11387" w:author="Charles Gifford" w:date="2017-03-19T21:03:00Z">
              <w:r w:rsidRPr="00B7138B">
                <w:rPr>
                  <w:lang w:val="en-US"/>
                </w:rPr>
                <w:t>Composition</w:t>
              </w:r>
            </w:ins>
          </w:p>
        </w:tc>
        <w:tc>
          <w:tcPr>
            <w:tcW w:w="2070" w:type="dxa"/>
            <w:shd w:val="clear" w:color="auto" w:fill="auto"/>
          </w:tcPr>
          <w:p w14:paraId="12D81D78" w14:textId="77777777" w:rsidR="00800776" w:rsidRPr="00B7138B" w:rsidRDefault="00800776" w:rsidP="006115CD">
            <w:pPr>
              <w:pStyle w:val="TABLE-cell"/>
              <w:rPr>
                <w:ins w:id="11388" w:author="Charles Gifford" w:date="2017-03-19T21:03:00Z"/>
                <w:lang w:val="en-US"/>
              </w:rPr>
            </w:pPr>
            <w:ins w:id="11389" w:author="Charles Gifford" w:date="2017-03-19T21:03:00Z">
              <w:r w:rsidRPr="00B7138B">
                <w:rPr>
                  <w:lang w:val="en-US"/>
                </w:rPr>
                <w:t>Has properties of &gt;</w:t>
              </w:r>
            </w:ins>
          </w:p>
        </w:tc>
      </w:tr>
      <w:tr w:rsidR="00800776" w:rsidRPr="00B7138B" w14:paraId="644DA26F" w14:textId="77777777" w:rsidTr="00400B4C">
        <w:trPr>
          <w:trHeight w:val="176"/>
          <w:ins w:id="11390" w:author="Charles Gifford" w:date="2017-03-19T21:03:00Z"/>
        </w:trPr>
        <w:tc>
          <w:tcPr>
            <w:tcW w:w="2425" w:type="dxa"/>
            <w:shd w:val="clear" w:color="auto" w:fill="auto"/>
          </w:tcPr>
          <w:p w14:paraId="7F695AA8" w14:textId="09954C99" w:rsidR="00800776" w:rsidRPr="006D13FA" w:rsidRDefault="00800776" w:rsidP="006115CD">
            <w:pPr>
              <w:pStyle w:val="TABLE-cell"/>
              <w:rPr>
                <w:ins w:id="11391" w:author="Charles Gifford" w:date="2017-03-19T21:03:00Z"/>
                <w:lang w:val="en-US"/>
              </w:rPr>
            </w:pPr>
            <w:ins w:id="11392" w:author="Charles Gifford" w:date="2017-03-19T21:03:00Z">
              <w:r w:rsidRPr="006D13FA">
                <w:rPr>
                  <w:lang w:val="en-US"/>
                </w:rPr>
                <w:t xml:space="preserve">Operations event </w:t>
              </w:r>
            </w:ins>
            <w:ins w:id="11393" w:author="Charles Gifford" w:date="2017-03-19T21:04:00Z">
              <w:r w:rsidRPr="00800776">
                <w:rPr>
                  <w:lang w:val="en-US"/>
                </w:rPr>
                <w:t>definition</w:t>
              </w:r>
            </w:ins>
          </w:p>
        </w:tc>
        <w:tc>
          <w:tcPr>
            <w:tcW w:w="2430" w:type="dxa"/>
            <w:shd w:val="clear" w:color="auto" w:fill="auto"/>
          </w:tcPr>
          <w:p w14:paraId="07C7D3B3" w14:textId="4A0179F1" w:rsidR="00800776" w:rsidRPr="006D13FA" w:rsidRDefault="00800776" w:rsidP="006115CD">
            <w:pPr>
              <w:pStyle w:val="TABLE-cell"/>
              <w:rPr>
                <w:ins w:id="11394" w:author="Charles Gifford" w:date="2017-03-19T21:03:00Z"/>
                <w:lang w:val="en-US"/>
              </w:rPr>
            </w:pPr>
            <w:ins w:id="11395" w:author="Charles Gifford" w:date="2017-03-19T21:03:00Z">
              <w:r w:rsidRPr="006D13FA">
                <w:rPr>
                  <w:lang w:val="en-US"/>
                </w:rPr>
                <w:t xml:space="preserve">Operations event </w:t>
              </w:r>
            </w:ins>
            <w:ins w:id="11396" w:author="Charles Gifford" w:date="2017-03-19T21:04:00Z">
              <w:r w:rsidRPr="00800776">
                <w:rPr>
                  <w:lang w:val="en-US"/>
                </w:rPr>
                <w:t xml:space="preserve">definition </w:t>
              </w:r>
            </w:ins>
            <w:ins w:id="11397" w:author="Charles Gifford" w:date="2017-03-19T21:03:00Z">
              <w:r>
                <w:rPr>
                  <w:lang w:val="en-US"/>
                </w:rPr>
                <w:t>record specification</w:t>
              </w:r>
            </w:ins>
          </w:p>
        </w:tc>
        <w:tc>
          <w:tcPr>
            <w:tcW w:w="2160" w:type="dxa"/>
            <w:shd w:val="clear" w:color="auto" w:fill="auto"/>
          </w:tcPr>
          <w:p w14:paraId="18112676" w14:textId="77777777" w:rsidR="00800776" w:rsidRPr="00B7138B" w:rsidRDefault="00800776" w:rsidP="006115CD">
            <w:pPr>
              <w:pStyle w:val="TABLE-cell"/>
              <w:rPr>
                <w:ins w:id="11398" w:author="Charles Gifford" w:date="2017-03-19T21:03:00Z"/>
                <w:lang w:val="en-US"/>
              </w:rPr>
            </w:pPr>
            <w:ins w:id="11399" w:author="Charles Gifford" w:date="2017-03-19T21:03:00Z">
              <w:r w:rsidRPr="00B7138B">
                <w:rPr>
                  <w:lang w:val="en-US"/>
                </w:rPr>
                <w:t>Composition</w:t>
              </w:r>
            </w:ins>
          </w:p>
        </w:tc>
        <w:tc>
          <w:tcPr>
            <w:tcW w:w="2070" w:type="dxa"/>
            <w:shd w:val="clear" w:color="auto" w:fill="auto"/>
          </w:tcPr>
          <w:p w14:paraId="64FD4BB1" w14:textId="77777777" w:rsidR="00800776" w:rsidRPr="00B7138B" w:rsidRDefault="00800776" w:rsidP="006115CD">
            <w:pPr>
              <w:pStyle w:val="TABLE-cell"/>
              <w:rPr>
                <w:ins w:id="11400" w:author="Charles Gifford" w:date="2017-03-19T21:03:00Z"/>
                <w:lang w:val="en-US"/>
              </w:rPr>
            </w:pPr>
            <w:ins w:id="11401" w:author="Charles Gifford" w:date="2017-03-19T21:03:00Z">
              <w:r w:rsidRPr="00B7138B">
                <w:rPr>
                  <w:lang w:val="en-US"/>
                </w:rPr>
                <w:t xml:space="preserve">Has </w:t>
              </w:r>
              <w:r>
                <w:rPr>
                  <w:lang w:val="en-US"/>
                </w:rPr>
                <w:t xml:space="preserve">record specification </w:t>
              </w:r>
              <w:r w:rsidRPr="00B7138B">
                <w:rPr>
                  <w:lang w:val="en-US"/>
                </w:rPr>
                <w:t>of &gt;</w:t>
              </w:r>
            </w:ins>
          </w:p>
        </w:tc>
      </w:tr>
      <w:tr w:rsidR="00800776" w:rsidRPr="00B7138B" w14:paraId="143DBB8B" w14:textId="77777777" w:rsidTr="00400B4C">
        <w:trPr>
          <w:trHeight w:val="176"/>
          <w:ins w:id="11402" w:author="Charles Gifford" w:date="2017-03-19T21:02:00Z"/>
        </w:trPr>
        <w:tc>
          <w:tcPr>
            <w:tcW w:w="2425" w:type="dxa"/>
            <w:shd w:val="clear" w:color="auto" w:fill="auto"/>
          </w:tcPr>
          <w:p w14:paraId="6E19F793" w14:textId="31294D98" w:rsidR="00800776" w:rsidRPr="006D13FA" w:rsidRDefault="00800776" w:rsidP="00800776">
            <w:pPr>
              <w:pStyle w:val="TABLE-cell"/>
              <w:rPr>
                <w:ins w:id="11403" w:author="Charles Gifford" w:date="2017-03-19T21:02:00Z"/>
                <w:lang w:val="en-US"/>
              </w:rPr>
            </w:pPr>
            <w:ins w:id="11404" w:author="Charles Gifford" w:date="2017-03-19T21:05:00Z">
              <w:r w:rsidRPr="006D13FA">
                <w:rPr>
                  <w:lang w:val="en-US"/>
                </w:rPr>
                <w:t>Operations event</w:t>
              </w:r>
            </w:ins>
          </w:p>
        </w:tc>
        <w:tc>
          <w:tcPr>
            <w:tcW w:w="2430" w:type="dxa"/>
            <w:shd w:val="clear" w:color="auto" w:fill="auto"/>
          </w:tcPr>
          <w:p w14:paraId="753BA335" w14:textId="68D42FE3" w:rsidR="00800776" w:rsidRPr="006D13FA" w:rsidRDefault="00800776" w:rsidP="00800776">
            <w:pPr>
              <w:pStyle w:val="TABLE-cell"/>
              <w:rPr>
                <w:ins w:id="11405" w:author="Charles Gifford" w:date="2017-03-19T21:02:00Z"/>
                <w:lang w:val="en-US"/>
              </w:rPr>
            </w:pPr>
            <w:ins w:id="11406" w:author="Charles Gifford" w:date="2017-03-19T21:05:00Z">
              <w:r w:rsidRPr="006D13FA">
                <w:rPr>
                  <w:lang w:val="en-US"/>
                </w:rPr>
                <w:t xml:space="preserve">Operations event </w:t>
              </w:r>
            </w:ins>
            <w:ins w:id="11407" w:author="Charles Gifford" w:date="2017-03-19T21:06:00Z">
              <w:r w:rsidRPr="00800776">
                <w:rPr>
                  <w:lang w:val="en-US"/>
                </w:rPr>
                <w:t>definition</w:t>
              </w:r>
            </w:ins>
          </w:p>
        </w:tc>
        <w:tc>
          <w:tcPr>
            <w:tcW w:w="2160" w:type="dxa"/>
            <w:shd w:val="clear" w:color="auto" w:fill="auto"/>
          </w:tcPr>
          <w:p w14:paraId="0BF11C2C" w14:textId="79464AB0" w:rsidR="00800776" w:rsidRPr="00B7138B" w:rsidRDefault="00800776" w:rsidP="00800776">
            <w:pPr>
              <w:pStyle w:val="TABLE-cell"/>
              <w:rPr>
                <w:ins w:id="11408" w:author="Charles Gifford" w:date="2017-03-19T21:02:00Z"/>
                <w:lang w:val="en-US"/>
              </w:rPr>
            </w:pPr>
            <w:ins w:id="11409" w:author="Charles Gifford" w:date="2017-03-19T21:05:00Z">
              <w:r w:rsidRPr="00B7138B">
                <w:rPr>
                  <w:lang w:val="en-US"/>
                </w:rPr>
                <w:t>Association</w:t>
              </w:r>
            </w:ins>
          </w:p>
        </w:tc>
        <w:tc>
          <w:tcPr>
            <w:tcW w:w="2070" w:type="dxa"/>
            <w:shd w:val="clear" w:color="auto" w:fill="auto"/>
          </w:tcPr>
          <w:p w14:paraId="3BD27776" w14:textId="7859BA41" w:rsidR="00800776" w:rsidRPr="00B7138B" w:rsidRDefault="00800776" w:rsidP="00800776">
            <w:pPr>
              <w:pStyle w:val="TABLE-cell"/>
              <w:rPr>
                <w:ins w:id="11410" w:author="Charles Gifford" w:date="2017-03-19T21:02:00Z"/>
                <w:lang w:val="en-US"/>
              </w:rPr>
            </w:pPr>
            <w:ins w:id="11411" w:author="Charles Gifford" w:date="2017-03-19T21:06:00Z">
              <w:r>
                <w:rPr>
                  <w:lang w:val="en-US"/>
                </w:rPr>
                <w:t xml:space="preserve">Defined by </w:t>
              </w:r>
            </w:ins>
            <w:ins w:id="11412" w:author="Charles Gifford" w:date="2017-03-19T21:05:00Z">
              <w:r>
                <w:rPr>
                  <w:lang w:val="en-US"/>
                </w:rPr>
                <w:t>&gt;</w:t>
              </w:r>
            </w:ins>
          </w:p>
        </w:tc>
      </w:tr>
      <w:tr w:rsidR="00800776" w:rsidRPr="00B7138B" w14:paraId="1E652EC2" w14:textId="77777777" w:rsidTr="00400B4C">
        <w:trPr>
          <w:trHeight w:val="176"/>
          <w:ins w:id="11413" w:author="Charles Gifford" w:date="2017-03-19T21:03:00Z"/>
        </w:trPr>
        <w:tc>
          <w:tcPr>
            <w:tcW w:w="2425" w:type="dxa"/>
            <w:shd w:val="clear" w:color="auto" w:fill="auto"/>
          </w:tcPr>
          <w:p w14:paraId="41772D31" w14:textId="64FEDAE8" w:rsidR="00800776" w:rsidRPr="006D13FA" w:rsidRDefault="00800776" w:rsidP="00800776">
            <w:pPr>
              <w:pStyle w:val="TABLE-cell"/>
              <w:rPr>
                <w:ins w:id="11414" w:author="Charles Gifford" w:date="2017-03-19T21:03:00Z"/>
                <w:lang w:val="en-US"/>
              </w:rPr>
            </w:pPr>
            <w:ins w:id="11415" w:author="Charles Gifford" w:date="2017-03-19T21:05:00Z">
              <w:r>
                <w:rPr>
                  <w:lang w:val="en-US"/>
                </w:rPr>
                <w:t>Operations event</w:t>
              </w:r>
            </w:ins>
          </w:p>
        </w:tc>
        <w:tc>
          <w:tcPr>
            <w:tcW w:w="2430" w:type="dxa"/>
            <w:shd w:val="clear" w:color="auto" w:fill="auto"/>
          </w:tcPr>
          <w:p w14:paraId="140D83F9" w14:textId="109CAE67" w:rsidR="00800776" w:rsidRPr="006D13FA" w:rsidRDefault="00800776" w:rsidP="00800776">
            <w:pPr>
              <w:pStyle w:val="TABLE-cell"/>
              <w:rPr>
                <w:ins w:id="11416" w:author="Charles Gifford" w:date="2017-03-19T21:03:00Z"/>
                <w:lang w:val="en-US"/>
              </w:rPr>
            </w:pPr>
            <w:ins w:id="11417" w:author="Charles Gifford" w:date="2017-03-19T21:05:00Z">
              <w:r w:rsidRPr="006D13FA">
                <w:rPr>
                  <w:lang w:val="en-US"/>
                </w:rPr>
                <w:t xml:space="preserve">Operations event </w:t>
              </w:r>
              <w:r w:rsidRPr="00B7138B">
                <w:rPr>
                  <w:lang w:val="en-US"/>
                </w:rPr>
                <w:t>property</w:t>
              </w:r>
            </w:ins>
          </w:p>
        </w:tc>
        <w:tc>
          <w:tcPr>
            <w:tcW w:w="2160" w:type="dxa"/>
            <w:shd w:val="clear" w:color="auto" w:fill="auto"/>
          </w:tcPr>
          <w:p w14:paraId="658CB2C2" w14:textId="7E3AC8D1" w:rsidR="00800776" w:rsidRPr="00B7138B" w:rsidRDefault="00800776" w:rsidP="00800776">
            <w:pPr>
              <w:pStyle w:val="TABLE-cell"/>
              <w:rPr>
                <w:ins w:id="11418" w:author="Charles Gifford" w:date="2017-03-19T21:03:00Z"/>
                <w:lang w:val="en-US"/>
              </w:rPr>
            </w:pPr>
            <w:ins w:id="11419" w:author="Charles Gifford" w:date="2017-03-19T21:05:00Z">
              <w:r w:rsidRPr="00B7138B">
                <w:rPr>
                  <w:lang w:val="en-US"/>
                </w:rPr>
                <w:t>Composition</w:t>
              </w:r>
            </w:ins>
          </w:p>
        </w:tc>
        <w:tc>
          <w:tcPr>
            <w:tcW w:w="2070" w:type="dxa"/>
            <w:shd w:val="clear" w:color="auto" w:fill="auto"/>
          </w:tcPr>
          <w:p w14:paraId="61B2AB5E" w14:textId="45980934" w:rsidR="00800776" w:rsidRPr="00B7138B" w:rsidRDefault="00800776" w:rsidP="00800776">
            <w:pPr>
              <w:pStyle w:val="TABLE-cell"/>
              <w:rPr>
                <w:ins w:id="11420" w:author="Charles Gifford" w:date="2017-03-19T21:03:00Z"/>
                <w:lang w:val="en-US"/>
              </w:rPr>
            </w:pPr>
            <w:ins w:id="11421" w:author="Charles Gifford" w:date="2017-03-19T21:05:00Z">
              <w:r>
                <w:rPr>
                  <w:lang w:val="en-US"/>
                </w:rPr>
                <w:t xml:space="preserve">Has </w:t>
              </w:r>
            </w:ins>
            <w:ins w:id="11422" w:author="Charles Gifford" w:date="2017-03-19T21:07:00Z">
              <w:r>
                <w:rPr>
                  <w:lang w:val="en-US"/>
                </w:rPr>
                <w:t>values</w:t>
              </w:r>
            </w:ins>
            <w:ins w:id="11423" w:author="Charles Gifford" w:date="2017-03-19T21:05:00Z">
              <w:r w:rsidRPr="00B7138B">
                <w:rPr>
                  <w:lang w:val="en-US"/>
                </w:rPr>
                <w:t xml:space="preserve"> of &gt;</w:t>
              </w:r>
            </w:ins>
          </w:p>
        </w:tc>
      </w:tr>
      <w:tr w:rsidR="00800776" w:rsidRPr="00B7138B" w14:paraId="2F96F153" w14:textId="77777777" w:rsidTr="00400B4C">
        <w:trPr>
          <w:trHeight w:val="176"/>
          <w:ins w:id="11424" w:author="Charles Gifford" w:date="2017-03-19T21:05:00Z"/>
        </w:trPr>
        <w:tc>
          <w:tcPr>
            <w:tcW w:w="2425" w:type="dxa"/>
            <w:shd w:val="clear" w:color="auto" w:fill="auto"/>
          </w:tcPr>
          <w:p w14:paraId="2AC6614B" w14:textId="387305AE" w:rsidR="00800776" w:rsidRPr="006D13FA" w:rsidRDefault="00800776" w:rsidP="00800776">
            <w:pPr>
              <w:pStyle w:val="TABLE-cell"/>
              <w:rPr>
                <w:ins w:id="11425" w:author="Charles Gifford" w:date="2017-03-19T21:05:00Z"/>
                <w:lang w:val="en-US"/>
              </w:rPr>
            </w:pPr>
            <w:ins w:id="11426" w:author="Charles Gifford" w:date="2017-03-19T21:05:00Z">
              <w:r>
                <w:rPr>
                  <w:lang w:val="en-US"/>
                </w:rPr>
                <w:t>Operations event</w:t>
              </w:r>
            </w:ins>
          </w:p>
        </w:tc>
        <w:tc>
          <w:tcPr>
            <w:tcW w:w="2430" w:type="dxa"/>
            <w:shd w:val="clear" w:color="auto" w:fill="auto"/>
          </w:tcPr>
          <w:p w14:paraId="178F548A" w14:textId="50759656" w:rsidR="00800776" w:rsidRPr="006D13FA" w:rsidRDefault="00800776" w:rsidP="00800776">
            <w:pPr>
              <w:pStyle w:val="TABLE-cell"/>
              <w:rPr>
                <w:ins w:id="11427" w:author="Charles Gifford" w:date="2017-03-19T21:05:00Z"/>
                <w:lang w:val="en-US"/>
              </w:rPr>
            </w:pPr>
            <w:ins w:id="11428" w:author="Charles Gifford" w:date="2017-03-19T21:05:00Z">
              <w:r w:rsidRPr="006D13FA">
                <w:rPr>
                  <w:lang w:val="en-US"/>
                </w:rPr>
                <w:t xml:space="preserve">Operations event </w:t>
              </w:r>
              <w:r>
                <w:rPr>
                  <w:lang w:val="en-US"/>
                </w:rPr>
                <w:t>record</w:t>
              </w:r>
            </w:ins>
          </w:p>
        </w:tc>
        <w:tc>
          <w:tcPr>
            <w:tcW w:w="2160" w:type="dxa"/>
            <w:shd w:val="clear" w:color="auto" w:fill="auto"/>
          </w:tcPr>
          <w:p w14:paraId="70AAE0E3" w14:textId="2401B195" w:rsidR="00800776" w:rsidRPr="00B7138B" w:rsidRDefault="00800776" w:rsidP="00800776">
            <w:pPr>
              <w:pStyle w:val="TABLE-cell"/>
              <w:rPr>
                <w:ins w:id="11429" w:author="Charles Gifford" w:date="2017-03-19T21:05:00Z"/>
                <w:lang w:val="en-US"/>
              </w:rPr>
            </w:pPr>
            <w:ins w:id="11430" w:author="Charles Gifford" w:date="2017-03-19T21:05:00Z">
              <w:r w:rsidRPr="00B7138B">
                <w:rPr>
                  <w:lang w:val="en-US"/>
                </w:rPr>
                <w:t>Composition</w:t>
              </w:r>
            </w:ins>
          </w:p>
        </w:tc>
        <w:tc>
          <w:tcPr>
            <w:tcW w:w="2070" w:type="dxa"/>
            <w:shd w:val="clear" w:color="auto" w:fill="auto"/>
          </w:tcPr>
          <w:p w14:paraId="66824B7D" w14:textId="778378BB" w:rsidR="00800776" w:rsidRPr="00B7138B" w:rsidRDefault="00800776" w:rsidP="00800776">
            <w:pPr>
              <w:pStyle w:val="TABLE-cell"/>
              <w:rPr>
                <w:ins w:id="11431" w:author="Charles Gifford" w:date="2017-03-19T21:05:00Z"/>
                <w:lang w:val="en-US"/>
              </w:rPr>
            </w:pPr>
            <w:ins w:id="11432" w:author="Charles Gifford" w:date="2017-03-19T21:07:00Z">
              <w:r>
                <w:rPr>
                  <w:lang w:val="en-US"/>
                </w:rPr>
                <w:t>Is collection of</w:t>
              </w:r>
            </w:ins>
            <w:ins w:id="11433" w:author="Charles Gifford" w:date="2017-03-19T21:05:00Z">
              <w:r w:rsidRPr="00B7138B">
                <w:rPr>
                  <w:lang w:val="en-US"/>
                </w:rPr>
                <w:t xml:space="preserve"> &gt;</w:t>
              </w:r>
            </w:ins>
          </w:p>
        </w:tc>
      </w:tr>
      <w:tr w:rsidR="002D05EF" w:rsidRPr="00B7138B" w14:paraId="793E5BE1" w14:textId="77777777" w:rsidTr="00400B4C">
        <w:trPr>
          <w:trHeight w:val="176"/>
          <w:ins w:id="11434" w:author="Charles Gifford" w:date="2017-03-19T20:34:00Z"/>
        </w:trPr>
        <w:tc>
          <w:tcPr>
            <w:tcW w:w="2425" w:type="dxa"/>
            <w:shd w:val="clear" w:color="auto" w:fill="auto"/>
          </w:tcPr>
          <w:p w14:paraId="2AEF64B4" w14:textId="6FA36DFC" w:rsidR="002D05EF" w:rsidRDefault="006D13FA" w:rsidP="006115CD">
            <w:pPr>
              <w:pStyle w:val="TABLE-cell"/>
              <w:rPr>
                <w:ins w:id="11435" w:author="Charles Gifford" w:date="2017-03-19T20:34:00Z"/>
                <w:lang w:val="en-US"/>
              </w:rPr>
            </w:pPr>
            <w:ins w:id="11436" w:author="Charles Gifford" w:date="2017-03-19T21:00:00Z">
              <w:r w:rsidRPr="006D13FA">
                <w:rPr>
                  <w:lang w:val="en-US"/>
                </w:rPr>
                <w:t>Operations event</w:t>
              </w:r>
            </w:ins>
          </w:p>
        </w:tc>
        <w:tc>
          <w:tcPr>
            <w:tcW w:w="2430" w:type="dxa"/>
            <w:shd w:val="clear" w:color="auto" w:fill="auto"/>
          </w:tcPr>
          <w:p w14:paraId="3CF728BB" w14:textId="2E69CECF" w:rsidR="002D05EF" w:rsidRPr="00484BDC" w:rsidRDefault="00800776" w:rsidP="006115CD">
            <w:pPr>
              <w:pStyle w:val="TABLE-cell"/>
              <w:rPr>
                <w:ins w:id="11437" w:author="Charles Gifford" w:date="2017-03-19T20:34:00Z"/>
                <w:lang w:val="en-US"/>
              </w:rPr>
            </w:pPr>
            <w:ins w:id="11438" w:author="Charles Gifford" w:date="2017-03-19T21:00:00Z">
              <w:r>
                <w:rPr>
                  <w:lang w:val="en-US"/>
                </w:rPr>
                <w:t>Operations even</w:t>
              </w:r>
            </w:ins>
            <w:ins w:id="11439" w:author="Charles Gifford" w:date="2017-03-19T21:09:00Z">
              <w:r>
                <w:rPr>
                  <w:lang w:val="en-US"/>
                </w:rPr>
                <w:t>t</w:t>
              </w:r>
            </w:ins>
          </w:p>
        </w:tc>
        <w:tc>
          <w:tcPr>
            <w:tcW w:w="2160" w:type="dxa"/>
            <w:shd w:val="clear" w:color="auto" w:fill="auto"/>
          </w:tcPr>
          <w:p w14:paraId="70E25184" w14:textId="77777777" w:rsidR="002D05EF" w:rsidRPr="00B7138B" w:rsidRDefault="002D05EF" w:rsidP="006115CD">
            <w:pPr>
              <w:pStyle w:val="TABLE-cell"/>
              <w:rPr>
                <w:ins w:id="11440" w:author="Charles Gifford" w:date="2017-03-19T20:34:00Z"/>
                <w:lang w:val="en-US"/>
              </w:rPr>
            </w:pPr>
            <w:ins w:id="11441" w:author="Charles Gifford" w:date="2017-03-19T20:34:00Z">
              <w:r w:rsidRPr="008F275A">
                <w:t>Aggregation hierarchy</w:t>
              </w:r>
            </w:ins>
          </w:p>
        </w:tc>
        <w:tc>
          <w:tcPr>
            <w:tcW w:w="2070" w:type="dxa"/>
            <w:shd w:val="clear" w:color="auto" w:fill="auto"/>
          </w:tcPr>
          <w:p w14:paraId="355E2F03" w14:textId="77777777" w:rsidR="002D05EF" w:rsidRPr="00B7138B" w:rsidRDefault="002D05EF" w:rsidP="006115CD">
            <w:pPr>
              <w:pStyle w:val="TABLE-cell"/>
              <w:rPr>
                <w:ins w:id="11442" w:author="Charles Gifford" w:date="2017-03-19T20:34:00Z"/>
                <w:lang w:val="en-US"/>
              </w:rPr>
            </w:pPr>
            <w:ins w:id="11443" w:author="Charles Gifford" w:date="2017-03-19T20:34:00Z">
              <w:r>
                <w:t>Is made up</w:t>
              </w:r>
              <w:r w:rsidRPr="008F275A">
                <w:t xml:space="preserve"> of &gt;</w:t>
              </w:r>
            </w:ins>
          </w:p>
        </w:tc>
      </w:tr>
      <w:tr w:rsidR="00800776" w:rsidRPr="00B7138B" w14:paraId="511E0538" w14:textId="77777777" w:rsidTr="00400B4C">
        <w:trPr>
          <w:trHeight w:val="242"/>
          <w:ins w:id="11444" w:author="Charles Gifford" w:date="2017-03-19T21:09:00Z"/>
        </w:trPr>
        <w:tc>
          <w:tcPr>
            <w:tcW w:w="2425" w:type="dxa"/>
            <w:shd w:val="clear" w:color="auto" w:fill="auto"/>
          </w:tcPr>
          <w:p w14:paraId="122BD8C2" w14:textId="599C2196" w:rsidR="00800776" w:rsidRPr="00A038B8" w:rsidRDefault="004B6275" w:rsidP="00800776">
            <w:pPr>
              <w:pStyle w:val="TABLE-cell"/>
              <w:rPr>
                <w:ins w:id="11445" w:author="Charles Gifford" w:date="2017-03-19T21:09:00Z"/>
                <w:lang w:val="en-US"/>
              </w:rPr>
            </w:pPr>
            <w:ins w:id="11446" w:author="Charles Gifford" w:date="2017-03-19T21:11:00Z">
              <w:r w:rsidRPr="004B6275">
                <w:rPr>
                  <w:lang w:val="en-US"/>
                </w:rPr>
                <w:t>Operations event</w:t>
              </w:r>
            </w:ins>
            <w:ins w:id="11447" w:author="Charles Gifford" w:date="2017-03-19T21:10:00Z">
              <w:r w:rsidR="00800776" w:rsidRPr="00484BDC">
                <w:rPr>
                  <w:lang w:val="en-US"/>
                </w:rPr>
                <w:t xml:space="preserve"> </w:t>
              </w:r>
              <w:r w:rsidR="00800776">
                <w:rPr>
                  <w:lang w:val="en-US"/>
                </w:rPr>
                <w:t>class property</w:t>
              </w:r>
            </w:ins>
          </w:p>
        </w:tc>
        <w:tc>
          <w:tcPr>
            <w:tcW w:w="2430" w:type="dxa"/>
            <w:shd w:val="clear" w:color="auto" w:fill="auto"/>
          </w:tcPr>
          <w:p w14:paraId="37273F60" w14:textId="07378BD6" w:rsidR="00800776" w:rsidRPr="00A038B8" w:rsidRDefault="004B6275" w:rsidP="00800776">
            <w:pPr>
              <w:pStyle w:val="TABLE-cell"/>
              <w:rPr>
                <w:ins w:id="11448" w:author="Charles Gifford" w:date="2017-03-19T21:09:00Z"/>
                <w:lang w:val="en-US"/>
              </w:rPr>
            </w:pPr>
            <w:ins w:id="11449" w:author="Charles Gifford" w:date="2017-03-19T21:11:00Z">
              <w:r w:rsidRPr="004B6275">
                <w:rPr>
                  <w:lang w:val="en-US"/>
                </w:rPr>
                <w:t xml:space="preserve">Operations event </w:t>
              </w:r>
            </w:ins>
            <w:ins w:id="11450" w:author="Charles Gifford" w:date="2017-03-19T21:10:00Z">
              <w:r w:rsidR="00800776">
                <w:rPr>
                  <w:lang w:val="en-US"/>
                </w:rPr>
                <w:t>class property</w:t>
              </w:r>
            </w:ins>
          </w:p>
        </w:tc>
        <w:tc>
          <w:tcPr>
            <w:tcW w:w="2160" w:type="dxa"/>
            <w:shd w:val="clear" w:color="auto" w:fill="auto"/>
          </w:tcPr>
          <w:p w14:paraId="77B728DA" w14:textId="78A11F43" w:rsidR="00800776" w:rsidRPr="00B7138B" w:rsidRDefault="00800776" w:rsidP="00800776">
            <w:pPr>
              <w:pStyle w:val="TABLE-cell"/>
              <w:rPr>
                <w:ins w:id="11451" w:author="Charles Gifford" w:date="2017-03-19T21:09:00Z"/>
                <w:lang w:val="en-US"/>
              </w:rPr>
            </w:pPr>
            <w:ins w:id="11452" w:author="Charles Gifford" w:date="2017-03-19T21:10:00Z">
              <w:r>
                <w:rPr>
                  <w:lang w:val="en-US"/>
                </w:rPr>
                <w:t>Composition hierarchy</w:t>
              </w:r>
            </w:ins>
          </w:p>
        </w:tc>
        <w:tc>
          <w:tcPr>
            <w:tcW w:w="2070" w:type="dxa"/>
            <w:shd w:val="clear" w:color="auto" w:fill="auto"/>
          </w:tcPr>
          <w:p w14:paraId="48A73160" w14:textId="583956E8" w:rsidR="00800776" w:rsidRPr="00B7138B" w:rsidRDefault="00800776" w:rsidP="00800776">
            <w:pPr>
              <w:pStyle w:val="TABLE-cell"/>
              <w:rPr>
                <w:ins w:id="11453" w:author="Charles Gifford" w:date="2017-03-19T21:09:00Z"/>
                <w:lang w:val="en-US"/>
              </w:rPr>
            </w:pPr>
            <w:ins w:id="11454" w:author="Charles Gifford" w:date="2017-03-19T21:10:00Z">
              <w:r>
                <w:rPr>
                  <w:lang w:val="en-US"/>
                </w:rPr>
                <w:t>Contains &gt;</w:t>
              </w:r>
            </w:ins>
          </w:p>
        </w:tc>
      </w:tr>
      <w:tr w:rsidR="00800776" w:rsidRPr="00B7138B" w14:paraId="796C30AA" w14:textId="77777777" w:rsidTr="00400B4C">
        <w:trPr>
          <w:trHeight w:val="242"/>
          <w:ins w:id="11455" w:author="Charles Gifford" w:date="2017-03-19T21:09:00Z"/>
        </w:trPr>
        <w:tc>
          <w:tcPr>
            <w:tcW w:w="2425" w:type="dxa"/>
            <w:shd w:val="clear" w:color="auto" w:fill="auto"/>
          </w:tcPr>
          <w:p w14:paraId="797AF50F" w14:textId="3621A4D5" w:rsidR="00800776" w:rsidRPr="00A038B8" w:rsidRDefault="004B6275" w:rsidP="00800776">
            <w:pPr>
              <w:pStyle w:val="TABLE-cell"/>
              <w:rPr>
                <w:ins w:id="11456" w:author="Charles Gifford" w:date="2017-03-19T21:09:00Z"/>
                <w:lang w:val="en-US"/>
              </w:rPr>
            </w:pPr>
            <w:ins w:id="11457" w:author="Charles Gifford" w:date="2017-03-19T21:11:00Z">
              <w:r w:rsidRPr="004B6275">
                <w:rPr>
                  <w:lang w:val="en-US"/>
                </w:rPr>
                <w:t>Operations event</w:t>
              </w:r>
            </w:ins>
            <w:ins w:id="11458" w:author="Charles Gifford" w:date="2017-03-19T21:10:00Z">
              <w:r w:rsidR="00800776" w:rsidRPr="00484BDC">
                <w:rPr>
                  <w:lang w:val="en-US"/>
                </w:rPr>
                <w:t xml:space="preserve"> </w:t>
              </w:r>
              <w:r w:rsidR="00800776">
                <w:rPr>
                  <w:lang w:val="en-US"/>
                </w:rPr>
                <w:t>definition property</w:t>
              </w:r>
            </w:ins>
          </w:p>
        </w:tc>
        <w:tc>
          <w:tcPr>
            <w:tcW w:w="2430" w:type="dxa"/>
            <w:shd w:val="clear" w:color="auto" w:fill="auto"/>
          </w:tcPr>
          <w:p w14:paraId="7D184452" w14:textId="2D2EB993" w:rsidR="00800776" w:rsidRPr="00A038B8" w:rsidRDefault="004B6275" w:rsidP="00800776">
            <w:pPr>
              <w:pStyle w:val="TABLE-cell"/>
              <w:rPr>
                <w:ins w:id="11459" w:author="Charles Gifford" w:date="2017-03-19T21:09:00Z"/>
                <w:lang w:val="en-US"/>
              </w:rPr>
            </w:pPr>
            <w:ins w:id="11460" w:author="Charles Gifford" w:date="2017-03-19T21:11:00Z">
              <w:r w:rsidRPr="004B6275">
                <w:rPr>
                  <w:lang w:val="en-US"/>
                </w:rPr>
                <w:t xml:space="preserve">Operations event </w:t>
              </w:r>
            </w:ins>
            <w:ins w:id="11461" w:author="Charles Gifford" w:date="2017-03-19T21:10:00Z">
              <w:r w:rsidR="00800776">
                <w:rPr>
                  <w:lang w:val="en-US"/>
                </w:rPr>
                <w:t>definition property</w:t>
              </w:r>
            </w:ins>
          </w:p>
        </w:tc>
        <w:tc>
          <w:tcPr>
            <w:tcW w:w="2160" w:type="dxa"/>
            <w:shd w:val="clear" w:color="auto" w:fill="auto"/>
          </w:tcPr>
          <w:p w14:paraId="2701F201" w14:textId="5DB480A9" w:rsidR="00800776" w:rsidRPr="00B7138B" w:rsidRDefault="00800776" w:rsidP="00800776">
            <w:pPr>
              <w:pStyle w:val="TABLE-cell"/>
              <w:rPr>
                <w:ins w:id="11462" w:author="Charles Gifford" w:date="2017-03-19T21:09:00Z"/>
                <w:lang w:val="en-US"/>
              </w:rPr>
            </w:pPr>
            <w:ins w:id="11463" w:author="Charles Gifford" w:date="2017-03-19T21:10:00Z">
              <w:r>
                <w:rPr>
                  <w:lang w:val="en-US"/>
                </w:rPr>
                <w:t>Composition hierarchy</w:t>
              </w:r>
            </w:ins>
          </w:p>
        </w:tc>
        <w:tc>
          <w:tcPr>
            <w:tcW w:w="2070" w:type="dxa"/>
            <w:shd w:val="clear" w:color="auto" w:fill="auto"/>
          </w:tcPr>
          <w:p w14:paraId="10ADDFB7" w14:textId="70B8B34D" w:rsidR="00800776" w:rsidRPr="00B7138B" w:rsidRDefault="00800776" w:rsidP="00800776">
            <w:pPr>
              <w:pStyle w:val="TABLE-cell"/>
              <w:rPr>
                <w:ins w:id="11464" w:author="Charles Gifford" w:date="2017-03-19T21:09:00Z"/>
                <w:lang w:val="en-US"/>
              </w:rPr>
            </w:pPr>
            <w:ins w:id="11465" w:author="Charles Gifford" w:date="2017-03-19T21:10:00Z">
              <w:r>
                <w:rPr>
                  <w:lang w:val="en-US"/>
                </w:rPr>
                <w:t>Contains &gt;</w:t>
              </w:r>
            </w:ins>
          </w:p>
        </w:tc>
      </w:tr>
      <w:tr w:rsidR="00800776" w:rsidRPr="00B7138B" w14:paraId="7997DE29" w14:textId="77777777" w:rsidTr="00400B4C">
        <w:trPr>
          <w:trHeight w:val="242"/>
          <w:ins w:id="11466" w:author="Charles Gifford" w:date="2017-03-19T21:09:00Z"/>
        </w:trPr>
        <w:tc>
          <w:tcPr>
            <w:tcW w:w="2425" w:type="dxa"/>
            <w:shd w:val="clear" w:color="auto" w:fill="auto"/>
          </w:tcPr>
          <w:p w14:paraId="6CF1D9DA" w14:textId="38B1DEC3" w:rsidR="00800776" w:rsidRPr="00A038B8" w:rsidRDefault="004B6275" w:rsidP="00800776">
            <w:pPr>
              <w:pStyle w:val="TABLE-cell"/>
              <w:rPr>
                <w:ins w:id="11467" w:author="Charles Gifford" w:date="2017-03-19T21:09:00Z"/>
                <w:lang w:val="en-US"/>
              </w:rPr>
            </w:pPr>
            <w:ins w:id="11468" w:author="Charles Gifford" w:date="2017-03-19T21:12:00Z">
              <w:r w:rsidRPr="004B6275">
                <w:rPr>
                  <w:lang w:val="en-US"/>
                </w:rPr>
                <w:t>Operations event</w:t>
              </w:r>
            </w:ins>
            <w:ins w:id="11469" w:author="Charles Gifford" w:date="2017-03-19T21:10:00Z">
              <w:r w:rsidR="00800776">
                <w:rPr>
                  <w:lang w:val="en-US"/>
                </w:rPr>
                <w:t xml:space="preserve"> property</w:t>
              </w:r>
            </w:ins>
          </w:p>
        </w:tc>
        <w:tc>
          <w:tcPr>
            <w:tcW w:w="2430" w:type="dxa"/>
            <w:shd w:val="clear" w:color="auto" w:fill="auto"/>
          </w:tcPr>
          <w:p w14:paraId="153F74C9" w14:textId="6137E78C" w:rsidR="00800776" w:rsidRPr="00A038B8" w:rsidRDefault="004B6275" w:rsidP="00800776">
            <w:pPr>
              <w:pStyle w:val="TABLE-cell"/>
              <w:rPr>
                <w:ins w:id="11470" w:author="Charles Gifford" w:date="2017-03-19T21:09:00Z"/>
                <w:lang w:val="en-US"/>
              </w:rPr>
            </w:pPr>
            <w:ins w:id="11471" w:author="Charles Gifford" w:date="2017-03-19T21:12:00Z">
              <w:r w:rsidRPr="004B6275">
                <w:rPr>
                  <w:lang w:val="en-US"/>
                </w:rPr>
                <w:t xml:space="preserve">Operations event </w:t>
              </w:r>
            </w:ins>
            <w:ins w:id="11472" w:author="Charles Gifford" w:date="2017-03-19T21:10:00Z">
              <w:r w:rsidR="00800776">
                <w:rPr>
                  <w:lang w:val="en-US"/>
                </w:rPr>
                <w:t>property</w:t>
              </w:r>
            </w:ins>
          </w:p>
        </w:tc>
        <w:tc>
          <w:tcPr>
            <w:tcW w:w="2160" w:type="dxa"/>
            <w:shd w:val="clear" w:color="auto" w:fill="auto"/>
          </w:tcPr>
          <w:p w14:paraId="3E700EC6" w14:textId="74BBBE24" w:rsidR="00800776" w:rsidRPr="00B7138B" w:rsidRDefault="00800776" w:rsidP="00800776">
            <w:pPr>
              <w:pStyle w:val="TABLE-cell"/>
              <w:rPr>
                <w:ins w:id="11473" w:author="Charles Gifford" w:date="2017-03-19T21:09:00Z"/>
                <w:lang w:val="en-US"/>
              </w:rPr>
            </w:pPr>
            <w:ins w:id="11474" w:author="Charles Gifford" w:date="2017-03-19T21:10:00Z">
              <w:r>
                <w:rPr>
                  <w:lang w:val="en-US"/>
                </w:rPr>
                <w:t>Composition hierarchy</w:t>
              </w:r>
            </w:ins>
          </w:p>
        </w:tc>
        <w:tc>
          <w:tcPr>
            <w:tcW w:w="2070" w:type="dxa"/>
            <w:shd w:val="clear" w:color="auto" w:fill="auto"/>
          </w:tcPr>
          <w:p w14:paraId="6BF38DE8" w14:textId="617A4F68" w:rsidR="00800776" w:rsidRPr="00B7138B" w:rsidRDefault="00800776" w:rsidP="00800776">
            <w:pPr>
              <w:pStyle w:val="TABLE-cell"/>
              <w:rPr>
                <w:ins w:id="11475" w:author="Charles Gifford" w:date="2017-03-19T21:09:00Z"/>
                <w:lang w:val="en-US"/>
              </w:rPr>
            </w:pPr>
            <w:ins w:id="11476" w:author="Charles Gifford" w:date="2017-03-19T21:10:00Z">
              <w:r>
                <w:rPr>
                  <w:lang w:val="en-US"/>
                </w:rPr>
                <w:t>Contains &gt;</w:t>
              </w:r>
            </w:ins>
          </w:p>
        </w:tc>
      </w:tr>
      <w:tr w:rsidR="004B6275" w:rsidRPr="00B7138B" w14:paraId="2AF2D318" w14:textId="77777777" w:rsidTr="00400B4C">
        <w:trPr>
          <w:trHeight w:val="242"/>
          <w:ins w:id="11477" w:author="Charles Gifford" w:date="2017-03-19T21:12:00Z"/>
        </w:trPr>
        <w:tc>
          <w:tcPr>
            <w:tcW w:w="2425" w:type="dxa"/>
            <w:shd w:val="clear" w:color="auto" w:fill="auto"/>
          </w:tcPr>
          <w:p w14:paraId="214E1313" w14:textId="76890363" w:rsidR="004B6275" w:rsidRPr="004B6275" w:rsidRDefault="004B6275" w:rsidP="004B6275">
            <w:pPr>
              <w:pStyle w:val="TABLE-cell"/>
              <w:rPr>
                <w:ins w:id="11478" w:author="Charles Gifford" w:date="2017-03-19T21:12:00Z"/>
                <w:lang w:val="en-US"/>
              </w:rPr>
            </w:pPr>
            <w:ins w:id="11479" w:author="Charles Gifford" w:date="2017-03-19T21:12:00Z">
              <w:r w:rsidRPr="004B6275">
                <w:rPr>
                  <w:lang w:val="en-US"/>
                </w:rPr>
                <w:t>Operations event property</w:t>
              </w:r>
            </w:ins>
          </w:p>
        </w:tc>
        <w:tc>
          <w:tcPr>
            <w:tcW w:w="2430" w:type="dxa"/>
            <w:shd w:val="clear" w:color="auto" w:fill="auto"/>
          </w:tcPr>
          <w:p w14:paraId="4B3E78C6" w14:textId="595FDCA1" w:rsidR="004B6275" w:rsidRPr="004B6275" w:rsidRDefault="004B6275" w:rsidP="004B6275">
            <w:pPr>
              <w:pStyle w:val="TABLE-cell"/>
              <w:rPr>
                <w:ins w:id="11480" w:author="Charles Gifford" w:date="2017-03-19T21:12:00Z"/>
                <w:lang w:val="en-US"/>
              </w:rPr>
            </w:pPr>
            <w:ins w:id="11481" w:author="Charles Gifford" w:date="2017-03-19T21:13:00Z">
              <w:r w:rsidRPr="004B6275">
                <w:rPr>
                  <w:lang w:val="en-US"/>
                </w:rPr>
                <w:t>Operations event definition property</w:t>
              </w:r>
            </w:ins>
          </w:p>
        </w:tc>
        <w:tc>
          <w:tcPr>
            <w:tcW w:w="2160" w:type="dxa"/>
            <w:shd w:val="clear" w:color="auto" w:fill="auto"/>
          </w:tcPr>
          <w:p w14:paraId="36AC1899" w14:textId="53F8AE35" w:rsidR="004B6275" w:rsidRDefault="004B6275" w:rsidP="004B6275">
            <w:pPr>
              <w:pStyle w:val="TABLE-cell"/>
              <w:rPr>
                <w:ins w:id="11482" w:author="Charles Gifford" w:date="2017-03-19T21:12:00Z"/>
                <w:lang w:val="en-US"/>
              </w:rPr>
            </w:pPr>
            <w:ins w:id="11483" w:author="Charles Gifford" w:date="2017-03-19T21:15:00Z">
              <w:r>
                <w:rPr>
                  <w:lang w:val="en-US"/>
                </w:rPr>
                <w:t>Dependency</w:t>
              </w:r>
            </w:ins>
          </w:p>
        </w:tc>
        <w:tc>
          <w:tcPr>
            <w:tcW w:w="2070" w:type="dxa"/>
            <w:shd w:val="clear" w:color="auto" w:fill="auto"/>
          </w:tcPr>
          <w:p w14:paraId="0338892A" w14:textId="06401A93" w:rsidR="004B6275" w:rsidRDefault="004B6275" w:rsidP="004B6275">
            <w:pPr>
              <w:pStyle w:val="TABLE-cell"/>
              <w:rPr>
                <w:ins w:id="11484" w:author="Charles Gifford" w:date="2017-03-19T21:12:00Z"/>
                <w:lang w:val="en-US"/>
              </w:rPr>
            </w:pPr>
            <w:ins w:id="11485" w:author="Charles Gifford" w:date="2017-03-19T21:15:00Z">
              <w:r>
                <w:rPr>
                  <w:lang w:val="en-US"/>
                </w:rPr>
                <w:t>Maps to &gt;</w:t>
              </w:r>
            </w:ins>
          </w:p>
        </w:tc>
      </w:tr>
      <w:tr w:rsidR="004B6275" w:rsidRPr="00B7138B" w14:paraId="7A30EDD2" w14:textId="77777777" w:rsidTr="00400B4C">
        <w:trPr>
          <w:trHeight w:val="242"/>
          <w:ins w:id="11486" w:author="Charles Gifford" w:date="2017-03-19T21:12:00Z"/>
        </w:trPr>
        <w:tc>
          <w:tcPr>
            <w:tcW w:w="2425" w:type="dxa"/>
            <w:shd w:val="clear" w:color="auto" w:fill="auto"/>
          </w:tcPr>
          <w:p w14:paraId="6E2CE945" w14:textId="13B6CFB6" w:rsidR="004B6275" w:rsidRPr="004B6275" w:rsidRDefault="004B6275" w:rsidP="004B6275">
            <w:pPr>
              <w:pStyle w:val="TABLE-cell"/>
              <w:rPr>
                <w:ins w:id="11487" w:author="Charles Gifford" w:date="2017-03-19T21:12:00Z"/>
                <w:lang w:val="en-US"/>
              </w:rPr>
            </w:pPr>
            <w:ins w:id="11488" w:author="Charles Gifford" w:date="2017-03-19T21:14:00Z">
              <w:r w:rsidRPr="004B6275">
                <w:rPr>
                  <w:lang w:val="en-US"/>
                </w:rPr>
                <w:t>Operations event definition property</w:t>
              </w:r>
            </w:ins>
          </w:p>
        </w:tc>
        <w:tc>
          <w:tcPr>
            <w:tcW w:w="2430" w:type="dxa"/>
            <w:shd w:val="clear" w:color="auto" w:fill="auto"/>
          </w:tcPr>
          <w:p w14:paraId="4BFDEBA2" w14:textId="262FED43" w:rsidR="004B6275" w:rsidRPr="004B6275" w:rsidRDefault="004B6275" w:rsidP="004B6275">
            <w:pPr>
              <w:pStyle w:val="TABLE-cell"/>
              <w:rPr>
                <w:ins w:id="11489" w:author="Charles Gifford" w:date="2017-03-19T21:12:00Z"/>
                <w:lang w:val="en-US"/>
              </w:rPr>
            </w:pPr>
            <w:ins w:id="11490" w:author="Charles Gifford" w:date="2017-03-19T21:15:00Z">
              <w:r w:rsidRPr="004B6275">
                <w:rPr>
                  <w:lang w:val="en-US"/>
                </w:rPr>
                <w:t>Operations event class property</w:t>
              </w:r>
            </w:ins>
          </w:p>
        </w:tc>
        <w:tc>
          <w:tcPr>
            <w:tcW w:w="2160" w:type="dxa"/>
            <w:shd w:val="clear" w:color="auto" w:fill="auto"/>
          </w:tcPr>
          <w:p w14:paraId="67459185" w14:textId="64481B6B" w:rsidR="004B6275" w:rsidRDefault="004B6275" w:rsidP="004B6275">
            <w:pPr>
              <w:pStyle w:val="TABLE-cell"/>
              <w:rPr>
                <w:ins w:id="11491" w:author="Charles Gifford" w:date="2017-03-19T21:12:00Z"/>
                <w:lang w:val="en-US"/>
              </w:rPr>
            </w:pPr>
            <w:ins w:id="11492" w:author="Charles Gifford" w:date="2017-03-19T21:15:00Z">
              <w:r>
                <w:rPr>
                  <w:lang w:val="en-US"/>
                </w:rPr>
                <w:t>Dependency</w:t>
              </w:r>
            </w:ins>
          </w:p>
        </w:tc>
        <w:tc>
          <w:tcPr>
            <w:tcW w:w="2070" w:type="dxa"/>
            <w:shd w:val="clear" w:color="auto" w:fill="auto"/>
          </w:tcPr>
          <w:p w14:paraId="72EC9C31" w14:textId="3D50C38B" w:rsidR="004B6275" w:rsidRDefault="004B6275" w:rsidP="004B6275">
            <w:pPr>
              <w:pStyle w:val="TABLE-cell"/>
              <w:rPr>
                <w:ins w:id="11493" w:author="Charles Gifford" w:date="2017-03-19T21:12:00Z"/>
                <w:lang w:val="en-US"/>
              </w:rPr>
            </w:pPr>
            <w:ins w:id="11494" w:author="Charles Gifford" w:date="2017-03-19T21:15:00Z">
              <w:r>
                <w:rPr>
                  <w:lang w:val="en-US"/>
                </w:rPr>
                <w:t>Maps to &gt;</w:t>
              </w:r>
            </w:ins>
          </w:p>
        </w:tc>
      </w:tr>
      <w:tr w:rsidR="004B6275" w:rsidRPr="00B7138B" w14:paraId="77427CB4" w14:textId="77777777" w:rsidTr="00400B4C">
        <w:trPr>
          <w:trHeight w:val="242"/>
          <w:ins w:id="11495" w:author="Charles Gifford" w:date="2017-03-19T21:15:00Z"/>
        </w:trPr>
        <w:tc>
          <w:tcPr>
            <w:tcW w:w="2425" w:type="dxa"/>
            <w:shd w:val="clear" w:color="auto" w:fill="auto"/>
          </w:tcPr>
          <w:p w14:paraId="0091DD69" w14:textId="671F3415" w:rsidR="004B6275" w:rsidRPr="004B6275" w:rsidRDefault="004B6275" w:rsidP="004B6275">
            <w:pPr>
              <w:pStyle w:val="TABLE-cell"/>
              <w:rPr>
                <w:ins w:id="11496" w:author="Charles Gifford" w:date="2017-03-19T21:15:00Z"/>
                <w:lang w:val="en-US"/>
              </w:rPr>
            </w:pPr>
            <w:ins w:id="11497" w:author="Charles Gifford" w:date="2017-03-19T21:18:00Z">
              <w:r w:rsidRPr="004B6275">
                <w:rPr>
                  <w:lang w:val="en-US"/>
                </w:rPr>
                <w:t>Operations event</w:t>
              </w:r>
              <w:r>
                <w:rPr>
                  <w:lang w:val="en-US"/>
                </w:rPr>
                <w:t xml:space="preserve"> record</w:t>
              </w:r>
            </w:ins>
          </w:p>
        </w:tc>
        <w:tc>
          <w:tcPr>
            <w:tcW w:w="2430" w:type="dxa"/>
            <w:shd w:val="clear" w:color="auto" w:fill="auto"/>
          </w:tcPr>
          <w:p w14:paraId="76E7BF49" w14:textId="26F1B232" w:rsidR="004B6275" w:rsidRPr="004B6275" w:rsidRDefault="004B6275" w:rsidP="004B6275">
            <w:pPr>
              <w:pStyle w:val="TABLE-cell"/>
              <w:rPr>
                <w:ins w:id="11498" w:author="Charles Gifford" w:date="2017-03-19T21:15:00Z"/>
                <w:lang w:val="en-US"/>
              </w:rPr>
            </w:pPr>
            <w:ins w:id="11499" w:author="Charles Gifford" w:date="2017-03-19T21:18:00Z">
              <w:r>
                <w:rPr>
                  <w:lang w:val="en-US"/>
                </w:rPr>
                <w:t>Operations event class</w:t>
              </w:r>
              <w:r w:rsidRPr="004B6275">
                <w:rPr>
                  <w:lang w:val="en-US"/>
                </w:rPr>
                <w:t xml:space="preserve"> record specification</w:t>
              </w:r>
            </w:ins>
          </w:p>
        </w:tc>
        <w:tc>
          <w:tcPr>
            <w:tcW w:w="2160" w:type="dxa"/>
            <w:shd w:val="clear" w:color="auto" w:fill="auto"/>
          </w:tcPr>
          <w:p w14:paraId="33A251ED" w14:textId="74C6B5D4" w:rsidR="004B6275" w:rsidRDefault="004B6275" w:rsidP="004B6275">
            <w:pPr>
              <w:pStyle w:val="TABLE-cell"/>
              <w:rPr>
                <w:ins w:id="11500" w:author="Charles Gifford" w:date="2017-03-19T21:15:00Z"/>
                <w:lang w:val="en-US"/>
              </w:rPr>
            </w:pPr>
            <w:ins w:id="11501" w:author="Charles Gifford" w:date="2017-03-19T21:16:00Z">
              <w:r>
                <w:rPr>
                  <w:lang w:val="en-US"/>
                </w:rPr>
                <w:t>Dependency</w:t>
              </w:r>
            </w:ins>
          </w:p>
        </w:tc>
        <w:tc>
          <w:tcPr>
            <w:tcW w:w="2070" w:type="dxa"/>
            <w:shd w:val="clear" w:color="auto" w:fill="auto"/>
          </w:tcPr>
          <w:p w14:paraId="752DC098" w14:textId="2BD97300" w:rsidR="004B6275" w:rsidRDefault="004B6275" w:rsidP="004B6275">
            <w:pPr>
              <w:pStyle w:val="TABLE-cell"/>
              <w:rPr>
                <w:ins w:id="11502" w:author="Charles Gifford" w:date="2017-03-19T21:15:00Z"/>
                <w:lang w:val="en-US"/>
              </w:rPr>
            </w:pPr>
            <w:ins w:id="11503" w:author="Charles Gifford" w:date="2017-03-19T21:16:00Z">
              <w:r>
                <w:rPr>
                  <w:lang w:val="en-US"/>
                </w:rPr>
                <w:t>Specified by &gt;</w:t>
              </w:r>
            </w:ins>
          </w:p>
        </w:tc>
      </w:tr>
    </w:tbl>
    <w:bookmarkEnd w:id="11319"/>
    <w:p w14:paraId="5CA9835E" w14:textId="77777777" w:rsidR="00371B3E" w:rsidRDefault="00371B3E" w:rsidP="00371B3E">
      <w:pPr>
        <w:pStyle w:val="PARAGRAPH"/>
        <w:rPr>
          <w:ins w:id="11504" w:author="Charles Gifford" w:date="2016-10-30T08:58:00Z"/>
        </w:rPr>
      </w:pPr>
      <w:ins w:id="11505" w:author="Charles Gifford" w:date="2016-10-30T08:58:00Z">
        <w:r>
          <w:t xml:space="preserve">The structure of an </w:t>
        </w:r>
        <w:r>
          <w:rPr>
            <w:i/>
          </w:rPr>
          <w:t>operations event</w:t>
        </w:r>
        <w:r>
          <w:t xml:space="preserve"> shall be defined by an </w:t>
        </w:r>
        <w:r>
          <w:rPr>
            <w:i/>
          </w:rPr>
          <w:t>operations event</w:t>
        </w:r>
        <w:r w:rsidRPr="00C52C5F">
          <w:rPr>
            <w:i/>
          </w:rPr>
          <w:t xml:space="preserve"> definition</w:t>
        </w:r>
        <w:r>
          <w:t xml:space="preserve">. The </w:t>
        </w:r>
        <w:r>
          <w:rPr>
            <w:i/>
          </w:rPr>
          <w:t>operations event</w:t>
        </w:r>
        <w:r w:rsidRPr="00C52C5F">
          <w:rPr>
            <w:i/>
          </w:rPr>
          <w:t xml:space="preserve"> definition</w:t>
        </w:r>
        <w:r>
          <w:t xml:space="preserve"> provides a specification for an </w:t>
        </w:r>
        <w:r>
          <w:rPr>
            <w:i/>
          </w:rPr>
          <w:t>operations event</w:t>
        </w:r>
        <w:r>
          <w:t xml:space="preserve"> message. This includes definition of the process context of the event (e.g. </w:t>
        </w:r>
        <w:r w:rsidRPr="00AA5E16">
          <w:rPr>
            <w:i/>
          </w:rPr>
          <w:t>work completed</w:t>
        </w:r>
        <w:r>
          <w:t xml:space="preserve">) and the set of </w:t>
        </w:r>
        <w:r>
          <w:rPr>
            <w:i/>
          </w:rPr>
          <w:t>information object</w:t>
        </w:r>
        <w:r w:rsidRPr="00C52C5F">
          <w:rPr>
            <w:i/>
          </w:rPr>
          <w:t>s</w:t>
        </w:r>
        <w:r>
          <w:t xml:space="preserve">, inclusive of their multiplicity rules, to be included in the </w:t>
        </w:r>
        <w:r>
          <w:rPr>
            <w:i/>
          </w:rPr>
          <w:t>operations event</w:t>
        </w:r>
        <w:r>
          <w:t>.</w:t>
        </w:r>
      </w:ins>
    </w:p>
    <w:p w14:paraId="6E21991E" w14:textId="77777777" w:rsidR="00371B3E" w:rsidRDefault="00371B3E" w:rsidP="00371B3E">
      <w:pPr>
        <w:pStyle w:val="PARAGRAPH"/>
        <w:rPr>
          <w:ins w:id="11506" w:author="Charles Gifford" w:date="2016-10-30T08:58:00Z"/>
        </w:rPr>
      </w:pPr>
      <w:ins w:id="11507" w:author="Charles Gifford" w:date="2016-10-30T08:58:00Z">
        <w:r w:rsidRPr="004E110A">
          <w:t xml:space="preserve">The </w:t>
        </w:r>
        <w:r>
          <w:rPr>
            <w:i/>
          </w:rPr>
          <w:t>operations event</w:t>
        </w:r>
        <w:r w:rsidRPr="008D1BC5">
          <w:rPr>
            <w:i/>
          </w:rPr>
          <w:t xml:space="preserve"> class</w:t>
        </w:r>
        <w:r w:rsidRPr="004E110A">
          <w:t xml:space="preserve"> defines grouping of </w:t>
        </w:r>
        <w:r>
          <w:rPr>
            <w:i/>
          </w:rPr>
          <w:t>operations event</w:t>
        </w:r>
        <w:r w:rsidRPr="008D1BC5">
          <w:rPr>
            <w:i/>
          </w:rPr>
          <w:t xml:space="preserve"> definitions</w:t>
        </w:r>
        <w:r>
          <w:t xml:space="preserve">. </w:t>
        </w:r>
        <w:r>
          <w:rPr>
            <w:i/>
          </w:rPr>
          <w:t>Operations event</w:t>
        </w:r>
        <w:r w:rsidRPr="008D1BC5">
          <w:rPr>
            <w:i/>
          </w:rPr>
          <w:t xml:space="preserve"> definitions</w:t>
        </w:r>
        <w:r>
          <w:t xml:space="preserve"> can be grouped into zero, one or many </w:t>
        </w:r>
        <w:r>
          <w:rPr>
            <w:i/>
          </w:rPr>
          <w:t>operations event</w:t>
        </w:r>
        <w:r w:rsidRPr="00906A90">
          <w:rPr>
            <w:i/>
          </w:rPr>
          <w:t xml:space="preserve"> classes</w:t>
        </w:r>
        <w:r>
          <w:t>.</w:t>
        </w:r>
      </w:ins>
    </w:p>
    <w:p w14:paraId="3E7AC034" w14:textId="292B0EA5" w:rsidR="00371B3E" w:rsidRDefault="00371B3E" w:rsidP="0040088D">
      <w:pPr>
        <w:pStyle w:val="PARAGRAPH"/>
        <w:rPr>
          <w:ins w:id="11508" w:author="Charles Gifford" w:date="2016-10-30T08:58:00Z"/>
        </w:rPr>
      </w:pPr>
      <w:ins w:id="11509" w:author="Charles Gifford" w:date="2016-10-30T08:58:00Z">
        <w:r w:rsidRPr="004E110A">
          <w:t xml:space="preserve">The </w:t>
        </w:r>
        <w:r>
          <w:rPr>
            <w:i/>
          </w:rPr>
          <w:t>operations event</w:t>
        </w:r>
        <w:r w:rsidRPr="00C52C5F">
          <w:rPr>
            <w:i/>
          </w:rPr>
          <w:t xml:space="preserve"> profile</w:t>
        </w:r>
        <w:r w:rsidRPr="004E110A">
          <w:t xml:space="preserve"> </w:t>
        </w:r>
        <w:r>
          <w:t>provides a documented scope and namespace separation for</w:t>
        </w:r>
        <w:r w:rsidRPr="004E110A">
          <w:t xml:space="preserve"> the </w:t>
        </w:r>
        <w:r>
          <w:rPr>
            <w:i/>
          </w:rPr>
          <w:t>operations event</w:t>
        </w:r>
        <w:r w:rsidRPr="00C52C5F">
          <w:rPr>
            <w:i/>
          </w:rPr>
          <w:t xml:space="preserve"> definition</w:t>
        </w:r>
        <w:r w:rsidRPr="004E110A">
          <w:t xml:space="preserve"> and </w:t>
        </w:r>
        <w:r>
          <w:rPr>
            <w:i/>
          </w:rPr>
          <w:t>operations event</w:t>
        </w:r>
        <w:r w:rsidRPr="00C52C5F">
          <w:rPr>
            <w:i/>
          </w:rPr>
          <w:t xml:space="preserve"> class</w:t>
        </w:r>
        <w:r w:rsidRPr="004E110A">
          <w:t xml:space="preserve"> </w:t>
        </w:r>
        <w:r>
          <w:t>entries</w:t>
        </w:r>
        <w:r w:rsidRPr="004E110A">
          <w:t>.</w:t>
        </w:r>
        <w:r>
          <w:t xml:space="preserve"> </w:t>
        </w:r>
        <w:r w:rsidRPr="004E110A">
          <w:t xml:space="preserve">The </w:t>
        </w:r>
        <w:r>
          <w:rPr>
            <w:i/>
          </w:rPr>
          <w:t>operations event</w:t>
        </w:r>
        <w:r w:rsidRPr="00C52C5F">
          <w:rPr>
            <w:i/>
          </w:rPr>
          <w:t xml:space="preserve"> profile</w:t>
        </w:r>
        <w:r w:rsidRPr="004E110A">
          <w:t xml:space="preserve"> allows </w:t>
        </w:r>
        <w:r>
          <w:t xml:space="preserve">co-existence of </w:t>
        </w:r>
        <w:r w:rsidRPr="004E110A">
          <w:t xml:space="preserve">notification messages </w:t>
        </w:r>
        <w:r>
          <w:t>defined by</w:t>
        </w:r>
        <w:r w:rsidRPr="004E110A">
          <w:t xml:space="preserve"> different </w:t>
        </w:r>
        <w:r>
          <w:t>standards (e.g. ISA-95, industry vertical standard, local enterprise standard, local business unit standard, etc.)</w:t>
        </w:r>
        <w:r w:rsidRPr="004E110A">
          <w:t xml:space="preserve"> to be communicated in a single messaging implementation with different </w:t>
        </w:r>
        <w:r>
          <w:t>standards</w:t>
        </w:r>
        <w:r w:rsidRPr="004E110A">
          <w:t xml:space="preserve"> message specifications </w:t>
        </w:r>
        <w:r>
          <w:t xml:space="preserve">partitioned by </w:t>
        </w:r>
        <w:r w:rsidRPr="00425997">
          <w:rPr>
            <w:i/>
          </w:rPr>
          <w:t>operations profile</w:t>
        </w:r>
        <w:r>
          <w:t xml:space="preserve">. </w:t>
        </w:r>
        <w:r w:rsidRPr="004E110A">
          <w:t>A</w:t>
        </w:r>
        <w:r>
          <w:t>n</w:t>
        </w:r>
        <w:r w:rsidRPr="004E110A">
          <w:t xml:space="preserve"> </w:t>
        </w:r>
        <w:r>
          <w:rPr>
            <w:i/>
          </w:rPr>
          <w:t>operations event</w:t>
        </w:r>
        <w:r w:rsidRPr="00C52C5F">
          <w:rPr>
            <w:i/>
          </w:rPr>
          <w:t xml:space="preserve"> profile</w:t>
        </w:r>
        <w:r>
          <w:t xml:space="preserve"> typically exists in a physical </w:t>
        </w:r>
        <w:r w:rsidRPr="00425997">
          <w:rPr>
            <w:i/>
          </w:rPr>
          <w:t>ope</w:t>
        </w:r>
        <w:r>
          <w:rPr>
            <w:i/>
          </w:rPr>
          <w:t>r</w:t>
        </w:r>
        <w:r w:rsidRPr="00425997">
          <w:rPr>
            <w:i/>
          </w:rPr>
          <w:t>ations</w:t>
        </w:r>
        <w:r w:rsidRPr="00C52C5F">
          <w:rPr>
            <w:i/>
          </w:rPr>
          <w:t xml:space="preserve"> profile</w:t>
        </w:r>
        <w:r>
          <w:t xml:space="preserve"> </w:t>
        </w:r>
        <w:r w:rsidRPr="004E110A">
          <w:t>document</w:t>
        </w:r>
        <w:r>
          <w:t xml:space="preserve"> or messaging requirements specification</w:t>
        </w:r>
        <w:r w:rsidRPr="004E110A">
          <w:t xml:space="preserve">, which represents the </w:t>
        </w:r>
        <w:r>
          <w:rPr>
            <w:i/>
          </w:rPr>
          <w:t>operations event</w:t>
        </w:r>
        <w:r>
          <w:t xml:space="preserve"> </w:t>
        </w:r>
        <w:r w:rsidRPr="00906A90">
          <w:rPr>
            <w:i/>
          </w:rPr>
          <w:t>profile</w:t>
        </w:r>
        <w:r>
          <w:t xml:space="preserve"> </w:t>
        </w:r>
        <w:r w:rsidRPr="004E110A">
          <w:t>alongside other documented characteristics</w:t>
        </w:r>
        <w:r>
          <w:t xml:space="preserve"> (transaction profiles, message specifications, transaction channels, etc.)</w:t>
        </w:r>
        <w:r w:rsidRPr="004E110A">
          <w:t xml:space="preserve"> and requirements within the operating environment. </w:t>
        </w:r>
      </w:ins>
    </w:p>
    <w:p w14:paraId="354FCAC9" w14:textId="77777777" w:rsidR="0040088D" w:rsidRDefault="0040088D" w:rsidP="003E1075">
      <w:pPr>
        <w:pStyle w:val="Heading3"/>
      </w:pPr>
      <w:r>
        <w:t>Operations event class</w:t>
      </w:r>
    </w:p>
    <w:p w14:paraId="73DE2A28" w14:textId="77777777" w:rsidR="00371B3E" w:rsidRDefault="00371B3E" w:rsidP="00371B3E">
      <w:pPr>
        <w:rPr>
          <w:ins w:id="11510" w:author="Charles Gifford" w:date="2016-10-30T08:59:00Z"/>
        </w:rPr>
      </w:pPr>
      <w:ins w:id="11511" w:author="Charles Gifford" w:date="2016-10-30T08:59:00Z">
        <w:r w:rsidRPr="002F28F9">
          <w:t>A</w:t>
        </w:r>
        <w:r>
          <w:t>n</w:t>
        </w:r>
        <w:r w:rsidRPr="002F28F9">
          <w:t xml:space="preserve"> </w:t>
        </w:r>
        <w:r>
          <w:rPr>
            <w:i/>
          </w:rPr>
          <w:t>operations event</w:t>
        </w:r>
        <w:r w:rsidRPr="002F28F9">
          <w:rPr>
            <w:i/>
          </w:rPr>
          <w:t xml:space="preserve"> class</w:t>
        </w:r>
        <w:r>
          <w:t xml:space="preserve"> is a representation of groupings of </w:t>
        </w:r>
        <w:r>
          <w:rPr>
            <w:i/>
          </w:rPr>
          <w:t>operations event</w:t>
        </w:r>
        <w:r w:rsidRPr="002F28F9">
          <w:rPr>
            <w:i/>
          </w:rPr>
          <w:t xml:space="preserve"> definitions</w:t>
        </w:r>
        <w:r>
          <w:t xml:space="preserve">. </w:t>
        </w:r>
      </w:ins>
    </w:p>
    <w:p w14:paraId="2D042C5B" w14:textId="7A0635FD" w:rsidR="00371B3E" w:rsidRDefault="00400B4C" w:rsidP="00371B3E">
      <w:pPr>
        <w:rPr>
          <w:ins w:id="11512" w:author="Charles Gifford" w:date="2016-10-30T08:59:00Z"/>
        </w:rPr>
      </w:pPr>
      <w:ins w:id="11513" w:author="Charles Gifford" w:date="2017-03-22T17:16:00Z">
        <w:r>
          <w:fldChar w:fldCharType="begin"/>
        </w:r>
        <w:r>
          <w:instrText xml:space="preserve"> REF _Ref453166269 \h </w:instrText>
        </w:r>
      </w:ins>
      <w:r>
        <w:fldChar w:fldCharType="separate"/>
      </w:r>
      <w:ins w:id="11514" w:author="Charles Gifford" w:date="2017-03-22T17:16:00Z">
        <w:r>
          <w:t xml:space="preserve">Table </w:t>
        </w:r>
        <w:r>
          <w:rPr>
            <w:noProof/>
          </w:rPr>
          <w:t>116</w:t>
        </w:r>
        <w:r>
          <w:fldChar w:fldCharType="end"/>
        </w:r>
        <w:r>
          <w:t xml:space="preserve"> </w:t>
        </w:r>
      </w:ins>
      <w:ins w:id="11515" w:author="Charles Gifford" w:date="2016-10-30T08:59:00Z">
        <w:r w:rsidR="00371B3E">
          <w:t>defines the relationship</w:t>
        </w:r>
      </w:ins>
      <w:ins w:id="11516" w:author="Charles Gifford" w:date="2017-03-19T21:21:00Z">
        <w:r w:rsidR="004B6275">
          <w:t xml:space="preserve"> role</w:t>
        </w:r>
      </w:ins>
      <w:ins w:id="11517" w:author="Charles Gifford" w:date="2016-10-30T08:59:00Z">
        <w:r w:rsidR="00371B3E">
          <w:t xml:space="preserve">s for the </w:t>
        </w:r>
        <w:r w:rsidR="00371B3E">
          <w:rPr>
            <w:i/>
          </w:rPr>
          <w:t>operations event</w:t>
        </w:r>
        <w:r w:rsidR="00371B3E" w:rsidRPr="00350D2B">
          <w:rPr>
            <w:i/>
          </w:rPr>
          <w:t xml:space="preserve"> class</w:t>
        </w:r>
        <w:r w:rsidR="00371B3E">
          <w:t xml:space="preserve">. </w:t>
        </w:r>
        <w:r w:rsidR="00371B3E">
          <w:fldChar w:fldCharType="begin"/>
        </w:r>
        <w:r w:rsidR="00371B3E">
          <w:instrText xml:space="preserve"> REF _Ref456960009 \h </w:instrText>
        </w:r>
      </w:ins>
      <w:ins w:id="11518" w:author="Charles Gifford" w:date="2016-10-30T08:59:00Z">
        <w:r w:rsidR="00371B3E">
          <w:fldChar w:fldCharType="separate"/>
        </w:r>
      </w:ins>
      <w:ins w:id="11519" w:author="Charles Gifford" w:date="2017-03-22T17:17:00Z">
        <w:r>
          <w:fldChar w:fldCharType="begin"/>
        </w:r>
        <w:r>
          <w:instrText xml:space="preserve"> REF _Ref456960009 \h </w:instrText>
        </w:r>
      </w:ins>
      <w:r>
        <w:fldChar w:fldCharType="separate"/>
      </w:r>
      <w:ins w:id="11520" w:author="Charles Gifford" w:date="2017-03-22T17:17:00Z">
        <w:r>
          <w:t xml:space="preserve">Table </w:t>
        </w:r>
        <w:r>
          <w:rPr>
            <w:noProof/>
          </w:rPr>
          <w:t>117</w:t>
        </w:r>
        <w:r>
          <w:fldChar w:fldCharType="end"/>
        </w:r>
      </w:ins>
      <w:ins w:id="11521" w:author="Charles Gifford" w:date="2016-10-30T08:59:00Z">
        <w:r w:rsidR="00371B3E">
          <w:fldChar w:fldCharType="end"/>
        </w:r>
        <w:r w:rsidR="00371B3E">
          <w:t xml:space="preserve"> </w:t>
        </w:r>
        <w:r w:rsidR="00371B3E" w:rsidRPr="0065705B">
          <w:t>defines the attributes for</w:t>
        </w:r>
        <w:r w:rsidR="00371B3E">
          <w:t xml:space="preserve"> the</w:t>
        </w:r>
        <w:r w:rsidR="00371B3E" w:rsidRPr="0065705B">
          <w:t xml:space="preserve"> </w:t>
        </w:r>
        <w:r w:rsidR="00371B3E">
          <w:rPr>
            <w:i/>
          </w:rPr>
          <w:t>operations event</w:t>
        </w:r>
        <w:r w:rsidR="00371B3E" w:rsidRPr="00350D2B">
          <w:rPr>
            <w:i/>
          </w:rPr>
          <w:t xml:space="preserve"> class</w:t>
        </w:r>
        <w:r w:rsidR="00371B3E" w:rsidRPr="0065705B">
          <w:t>.</w:t>
        </w:r>
      </w:ins>
    </w:p>
    <w:p w14:paraId="14266139" w14:textId="77777777" w:rsidR="00371B3E" w:rsidRDefault="00371B3E" w:rsidP="00371B3E">
      <w:pPr>
        <w:pStyle w:val="PARAGRAPH"/>
        <w:rPr>
          <w:ins w:id="11522" w:author="Charles Gifford" w:date="2016-10-30T08:59:00Z"/>
        </w:rPr>
      </w:pPr>
      <w:ins w:id="11523" w:author="Charles Gifford" w:date="2016-10-30T08:59:00Z">
        <w:r>
          <w:t xml:space="preserve">An </w:t>
        </w:r>
        <w:r>
          <w:rPr>
            <w:i/>
          </w:rPr>
          <w:t>operations event</w:t>
        </w:r>
        <w:r w:rsidRPr="002F28F9">
          <w:rPr>
            <w:i/>
          </w:rPr>
          <w:t xml:space="preserve"> definition</w:t>
        </w:r>
        <w:r>
          <w:t xml:space="preserve"> (and the </w:t>
        </w:r>
        <w:r>
          <w:rPr>
            <w:i/>
          </w:rPr>
          <w:t>operations event</w:t>
        </w:r>
        <w:r w:rsidRPr="002F28F9">
          <w:rPr>
            <w:i/>
          </w:rPr>
          <w:t xml:space="preserve"> </w:t>
        </w:r>
        <w:r>
          <w:t xml:space="preserve">occurrences created on the </w:t>
        </w:r>
        <w:r>
          <w:rPr>
            <w:i/>
          </w:rPr>
          <w:t>operations event</w:t>
        </w:r>
        <w:r w:rsidRPr="002F28F9">
          <w:rPr>
            <w:i/>
          </w:rPr>
          <w:t xml:space="preserve"> definition</w:t>
        </w:r>
        <w:r>
          <w:t xml:space="preserve">) shall be a member of zero of more </w:t>
        </w:r>
        <w:r>
          <w:rPr>
            <w:i/>
          </w:rPr>
          <w:t>operations event</w:t>
        </w:r>
        <w:r w:rsidRPr="002F28F9">
          <w:rPr>
            <w:i/>
          </w:rPr>
          <w:t xml:space="preserve"> classes</w:t>
        </w:r>
        <w:r>
          <w:t>.</w:t>
        </w:r>
      </w:ins>
    </w:p>
    <w:p w14:paraId="1A49DE1B" w14:textId="5DC4485E" w:rsidR="004B6275" w:rsidRPr="00B77E83" w:rsidRDefault="00196E45" w:rsidP="00E05180">
      <w:pPr>
        <w:pStyle w:val="TABLE-title"/>
        <w:rPr>
          <w:ins w:id="11524" w:author="Charles Gifford" w:date="2017-03-19T21:21:00Z"/>
        </w:rPr>
      </w:pPr>
      <w:bookmarkStart w:id="11525" w:name="_Ref453166269"/>
      <w:bookmarkStart w:id="11526" w:name="_Ref456959827"/>
      <w:bookmarkStart w:id="11527" w:name="_Toc478492416"/>
      <w:r>
        <w:t xml:space="preserve">Table </w:t>
      </w:r>
      <w:r w:rsidR="00FD29D6">
        <w:fldChar w:fldCharType="begin"/>
      </w:r>
      <w:r w:rsidR="00FD29D6">
        <w:instrText xml:space="preserve"> SEQ Table \* ARABIC </w:instrText>
      </w:r>
      <w:r w:rsidR="00FD29D6">
        <w:fldChar w:fldCharType="separate"/>
      </w:r>
      <w:r w:rsidR="00400B4C">
        <w:rPr>
          <w:noProof/>
        </w:rPr>
        <w:t>116</w:t>
      </w:r>
      <w:r w:rsidR="00FD29D6">
        <w:fldChar w:fldCharType="end"/>
      </w:r>
      <w:bookmarkEnd w:id="11525"/>
      <w:r w:rsidR="0040088D">
        <w:t xml:space="preserve"> - Operations event class relationship</w:t>
      </w:r>
      <w:r w:rsidR="004B6275">
        <w:t xml:space="preserve"> role</w:t>
      </w:r>
      <w:r w:rsidR="0040088D">
        <w:t>s</w:t>
      </w:r>
      <w:bookmarkEnd w:id="11526"/>
      <w:bookmarkEnd w:id="11527"/>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4B6275" w:rsidRPr="009432BC" w14:paraId="073D22EF" w14:textId="77777777" w:rsidTr="006115CD">
        <w:trPr>
          <w:trHeight w:val="197"/>
          <w:tblHeader/>
          <w:ins w:id="11528" w:author="Charles Gifford" w:date="2017-03-19T21:21:00Z"/>
        </w:trPr>
        <w:tc>
          <w:tcPr>
            <w:tcW w:w="2155" w:type="dxa"/>
            <w:shd w:val="clear" w:color="auto" w:fill="auto"/>
          </w:tcPr>
          <w:p w14:paraId="1EDA648A" w14:textId="77777777" w:rsidR="004B6275" w:rsidRPr="009432BC" w:rsidRDefault="004B6275" w:rsidP="006115CD">
            <w:pPr>
              <w:pStyle w:val="TABLE-col-heading"/>
              <w:rPr>
                <w:ins w:id="11529" w:author="Charles Gifford" w:date="2017-03-19T21:21:00Z"/>
              </w:rPr>
            </w:pPr>
            <w:bookmarkStart w:id="11530" w:name="_Hlk477722591"/>
            <w:ins w:id="11531" w:author="Charles Gifford" w:date="2017-03-19T21:21:00Z">
              <w:r w:rsidRPr="009432BC">
                <w:t>Related Object</w:t>
              </w:r>
            </w:ins>
          </w:p>
        </w:tc>
        <w:tc>
          <w:tcPr>
            <w:tcW w:w="2070" w:type="dxa"/>
            <w:shd w:val="clear" w:color="auto" w:fill="auto"/>
          </w:tcPr>
          <w:p w14:paraId="3B4FCB7D" w14:textId="77777777" w:rsidR="004B6275" w:rsidRPr="009432BC" w:rsidRDefault="004B6275" w:rsidP="006115CD">
            <w:pPr>
              <w:pStyle w:val="TABLE-col-heading"/>
              <w:rPr>
                <w:ins w:id="11532" w:author="Charles Gifford" w:date="2017-03-19T21:21:00Z"/>
              </w:rPr>
            </w:pPr>
            <w:ins w:id="11533" w:author="Charles Gifford" w:date="2017-03-19T21:21:00Z">
              <w:r w:rsidRPr="009432BC">
                <w:t>Role</w:t>
              </w:r>
            </w:ins>
          </w:p>
        </w:tc>
        <w:tc>
          <w:tcPr>
            <w:tcW w:w="1080" w:type="dxa"/>
            <w:shd w:val="clear" w:color="auto" w:fill="auto"/>
          </w:tcPr>
          <w:p w14:paraId="7F3E4D94" w14:textId="77777777" w:rsidR="004B6275" w:rsidRPr="009432BC" w:rsidRDefault="004B6275" w:rsidP="006115CD">
            <w:pPr>
              <w:pStyle w:val="TABLE-col-heading"/>
              <w:rPr>
                <w:ins w:id="11534" w:author="Charles Gifford" w:date="2017-03-19T21:21:00Z"/>
              </w:rPr>
            </w:pPr>
            <w:ins w:id="11535" w:author="Charles Gifford" w:date="2017-03-19T21:21:00Z">
              <w:r w:rsidRPr="009432BC">
                <w:t>Multiplicity</w:t>
              </w:r>
            </w:ins>
          </w:p>
        </w:tc>
        <w:tc>
          <w:tcPr>
            <w:tcW w:w="3780" w:type="dxa"/>
            <w:shd w:val="clear" w:color="auto" w:fill="auto"/>
          </w:tcPr>
          <w:p w14:paraId="1433186F" w14:textId="77777777" w:rsidR="004B6275" w:rsidRPr="009432BC" w:rsidRDefault="004B6275" w:rsidP="006115CD">
            <w:pPr>
              <w:pStyle w:val="TABLE-col-heading"/>
              <w:rPr>
                <w:ins w:id="11536" w:author="Charles Gifford" w:date="2017-03-19T21:21:00Z"/>
              </w:rPr>
            </w:pPr>
            <w:ins w:id="11537" w:author="Charles Gifford" w:date="2017-03-19T21:21:00Z">
              <w:r w:rsidRPr="009432BC">
                <w:t>Description</w:t>
              </w:r>
            </w:ins>
          </w:p>
        </w:tc>
      </w:tr>
      <w:tr w:rsidR="004B6275" w:rsidRPr="009432BC" w14:paraId="15FFFB69" w14:textId="77777777" w:rsidTr="00B77E83">
        <w:trPr>
          <w:trHeight w:val="332"/>
          <w:ins w:id="11538" w:author="Charles Gifford" w:date="2017-03-19T21:21:00Z"/>
        </w:trPr>
        <w:tc>
          <w:tcPr>
            <w:tcW w:w="2155" w:type="dxa"/>
            <w:shd w:val="clear" w:color="auto" w:fill="auto"/>
          </w:tcPr>
          <w:p w14:paraId="4F71DEAD" w14:textId="16812829" w:rsidR="004B6275" w:rsidRPr="009432BC" w:rsidRDefault="004B6275" w:rsidP="004B6275">
            <w:pPr>
              <w:pStyle w:val="TABLE-cell"/>
              <w:rPr>
                <w:ins w:id="11539" w:author="Charles Gifford" w:date="2017-03-19T21:21:00Z"/>
              </w:rPr>
            </w:pPr>
            <w:ins w:id="11540" w:author="Charles Gifford" w:date="2017-03-19T21:22:00Z">
              <w:r>
                <w:rPr>
                  <w:lang w:val="en-US"/>
                </w:rPr>
                <w:t>Operations event</w:t>
              </w:r>
              <w:r w:rsidRPr="00465068">
                <w:rPr>
                  <w:lang w:val="en-US"/>
                </w:rPr>
                <w:t xml:space="preserve"> class </w:t>
              </w:r>
            </w:ins>
          </w:p>
        </w:tc>
        <w:tc>
          <w:tcPr>
            <w:tcW w:w="2070" w:type="dxa"/>
            <w:shd w:val="clear" w:color="auto" w:fill="auto"/>
          </w:tcPr>
          <w:p w14:paraId="5E7860FF" w14:textId="297283F2" w:rsidR="004B6275" w:rsidRPr="009432BC" w:rsidRDefault="004B6275" w:rsidP="004B6275">
            <w:pPr>
              <w:pStyle w:val="TABLE-cell"/>
              <w:rPr>
                <w:ins w:id="11541" w:author="Charles Gifford" w:date="2017-03-19T21:21:00Z"/>
              </w:rPr>
            </w:pPr>
            <w:ins w:id="11542" w:author="Charles Gifford" w:date="2017-03-19T21:22:00Z">
              <w:r>
                <w:rPr>
                  <w:lang w:val="en-US"/>
                </w:rPr>
                <w:t>Operations event</w:t>
              </w:r>
              <w:r w:rsidRPr="00465068">
                <w:rPr>
                  <w:lang w:val="en-US"/>
                </w:rPr>
                <w:t xml:space="preserve"> class</w:t>
              </w:r>
              <w:r>
                <w:rPr>
                  <w:lang w:val="en-US"/>
                </w:rPr>
                <w:t xml:space="preserve"> child</w:t>
              </w:r>
            </w:ins>
          </w:p>
        </w:tc>
        <w:tc>
          <w:tcPr>
            <w:tcW w:w="1080" w:type="dxa"/>
            <w:shd w:val="clear" w:color="auto" w:fill="auto"/>
          </w:tcPr>
          <w:p w14:paraId="4B2E01C9" w14:textId="1700B808" w:rsidR="004B6275" w:rsidRPr="009432BC" w:rsidRDefault="004B6275" w:rsidP="004B6275">
            <w:pPr>
              <w:pStyle w:val="TABLE-cell"/>
              <w:rPr>
                <w:ins w:id="11543" w:author="Charles Gifford" w:date="2017-03-19T21:21:00Z"/>
              </w:rPr>
            </w:pPr>
            <w:ins w:id="11544" w:author="Charles Gifford" w:date="2017-03-19T21:22:00Z">
              <w:r>
                <w:rPr>
                  <w:lang w:val="en-US"/>
                </w:rPr>
                <w:t>0..*</w:t>
              </w:r>
            </w:ins>
          </w:p>
        </w:tc>
        <w:tc>
          <w:tcPr>
            <w:tcW w:w="3780" w:type="dxa"/>
            <w:shd w:val="clear" w:color="auto" w:fill="auto"/>
          </w:tcPr>
          <w:p w14:paraId="3F074C1E" w14:textId="70BC8C1E" w:rsidR="004B6275" w:rsidRPr="009432BC" w:rsidRDefault="004B6275" w:rsidP="004B6275">
            <w:pPr>
              <w:pStyle w:val="TABLE-cell"/>
              <w:rPr>
                <w:ins w:id="11545" w:author="Charles Gifford" w:date="2017-03-19T21:21:00Z"/>
              </w:rPr>
            </w:pPr>
            <w:ins w:id="11546" w:author="Charles Gifford" w:date="2017-03-19T21:23:00Z">
              <w:r w:rsidRPr="00091763">
                <w:rPr>
                  <w:lang w:val="en-US"/>
                </w:rPr>
                <w:t xml:space="preserve">The nested </w:t>
              </w:r>
              <w:r>
                <w:rPr>
                  <w:i/>
                  <w:lang w:val="en-US"/>
                </w:rPr>
                <w:t>operations event class(s)</w:t>
              </w:r>
              <w:r>
                <w:rPr>
                  <w:lang w:val="en-US"/>
                </w:rPr>
                <w:t xml:space="preserve"> makes up part of this </w:t>
              </w:r>
              <w:r>
                <w:rPr>
                  <w:i/>
                  <w:lang w:val="en-US"/>
                </w:rPr>
                <w:t>operations event class as the whole</w:t>
              </w:r>
              <w:r w:rsidRPr="00752C4B">
                <w:rPr>
                  <w:lang w:val="en-US"/>
                </w:rPr>
                <w:t>.</w:t>
              </w:r>
            </w:ins>
          </w:p>
        </w:tc>
      </w:tr>
      <w:tr w:rsidR="00BF24F5" w:rsidRPr="009432BC" w14:paraId="3AA55001" w14:textId="77777777" w:rsidTr="00B77E83">
        <w:trPr>
          <w:trHeight w:val="332"/>
          <w:ins w:id="11547" w:author="Charles Gifford" w:date="2017-03-19T21:25:00Z"/>
        </w:trPr>
        <w:tc>
          <w:tcPr>
            <w:tcW w:w="2155" w:type="dxa"/>
            <w:shd w:val="clear" w:color="auto" w:fill="auto"/>
          </w:tcPr>
          <w:p w14:paraId="06BBBEA0" w14:textId="6A752CDE" w:rsidR="00BF24F5" w:rsidRDefault="00BF24F5" w:rsidP="00BF24F5">
            <w:pPr>
              <w:pStyle w:val="TABLE-cell"/>
              <w:rPr>
                <w:ins w:id="11548" w:author="Charles Gifford" w:date="2017-03-19T21:25:00Z"/>
                <w:lang w:val="en-US"/>
              </w:rPr>
            </w:pPr>
            <w:ins w:id="11549" w:author="Charles Gifford" w:date="2017-03-19T21:27:00Z">
              <w:r w:rsidRPr="00BF24F5">
                <w:t>Operations event class</w:t>
              </w:r>
            </w:ins>
          </w:p>
        </w:tc>
        <w:tc>
          <w:tcPr>
            <w:tcW w:w="2070" w:type="dxa"/>
            <w:shd w:val="clear" w:color="auto" w:fill="auto"/>
          </w:tcPr>
          <w:p w14:paraId="6B8CA8A9" w14:textId="0FACDB48" w:rsidR="00BF24F5" w:rsidRDefault="00BF24F5" w:rsidP="00BF24F5">
            <w:pPr>
              <w:pStyle w:val="TABLE-cell"/>
              <w:rPr>
                <w:ins w:id="11550" w:author="Charles Gifford" w:date="2017-03-19T21:25:00Z"/>
                <w:lang w:val="en-US"/>
              </w:rPr>
            </w:pPr>
            <w:ins w:id="11551" w:author="Charles Gifford" w:date="2017-03-19T21:27:00Z">
              <w:r w:rsidRPr="00C864FB">
                <w:t xml:space="preserve">Abstract </w:t>
              </w:r>
              <w:r w:rsidRPr="00BF24F5">
                <w:t>Operations event class</w:t>
              </w:r>
            </w:ins>
          </w:p>
        </w:tc>
        <w:tc>
          <w:tcPr>
            <w:tcW w:w="1080" w:type="dxa"/>
            <w:shd w:val="clear" w:color="auto" w:fill="auto"/>
          </w:tcPr>
          <w:p w14:paraId="0E2F3F81" w14:textId="4B839761" w:rsidR="00BF24F5" w:rsidRDefault="00BF24F5" w:rsidP="00BF24F5">
            <w:pPr>
              <w:pStyle w:val="TABLE-cell"/>
              <w:rPr>
                <w:ins w:id="11552" w:author="Charles Gifford" w:date="2017-03-19T21:25:00Z"/>
                <w:lang w:val="en-US"/>
              </w:rPr>
            </w:pPr>
            <w:ins w:id="11553" w:author="Charles Gifford" w:date="2017-03-19T21:27:00Z">
              <w:r w:rsidRPr="00C864FB">
                <w:t>0..1</w:t>
              </w:r>
            </w:ins>
          </w:p>
        </w:tc>
        <w:tc>
          <w:tcPr>
            <w:tcW w:w="3780" w:type="dxa"/>
            <w:shd w:val="clear" w:color="auto" w:fill="auto"/>
          </w:tcPr>
          <w:p w14:paraId="45A3DEC0" w14:textId="58865753" w:rsidR="00BF24F5" w:rsidRPr="00091763" w:rsidRDefault="00BF24F5" w:rsidP="00BF24F5">
            <w:pPr>
              <w:pStyle w:val="TABLE-cell"/>
              <w:rPr>
                <w:ins w:id="11554" w:author="Charles Gifford" w:date="2017-03-19T21:25:00Z"/>
                <w:lang w:val="en-US"/>
              </w:rPr>
            </w:pPr>
            <w:ins w:id="11555" w:author="Charles Gifford" w:date="2017-03-19T21:27:00Z">
              <w:r w:rsidRPr="001A449D">
                <w:rPr>
                  <w:lang w:val="en-US"/>
                </w:rPr>
                <w:t xml:space="preserve">The abstract </w:t>
              </w:r>
              <w:r>
                <w:rPr>
                  <w:i/>
                  <w:lang w:val="en-US"/>
                </w:rPr>
                <w:t>o</w:t>
              </w:r>
              <w:r w:rsidRPr="00BF24F5">
                <w:rPr>
                  <w:i/>
                  <w:lang w:val="en-US"/>
                </w:rPr>
                <w:t>perations event class</w:t>
              </w:r>
              <w:r w:rsidRPr="00AB7F1D">
                <w:rPr>
                  <w:i/>
                  <w:lang w:val="en-US"/>
                </w:rPr>
                <w:t xml:space="preserve"> </w:t>
              </w:r>
              <w:r w:rsidRPr="001A449D">
                <w:rPr>
                  <w:lang w:val="en-US"/>
                </w:rPr>
                <w:t xml:space="preserve">upon which this </w:t>
              </w:r>
            </w:ins>
            <w:ins w:id="11556" w:author="Charles Gifford" w:date="2017-03-19T21:28:00Z">
              <w:r>
                <w:rPr>
                  <w:i/>
                  <w:lang w:val="en-US"/>
                </w:rPr>
                <w:t>o</w:t>
              </w:r>
              <w:r w:rsidRPr="00BF24F5">
                <w:rPr>
                  <w:i/>
                  <w:lang w:val="en-US"/>
                </w:rPr>
                <w:t>perations event class</w:t>
              </w:r>
            </w:ins>
            <w:ins w:id="11557" w:author="Charles Gifford" w:date="2017-03-19T21:27:00Z">
              <w:r w:rsidRPr="001A449D">
                <w:rPr>
                  <w:lang w:val="en-US"/>
                </w:rPr>
                <w:t xml:space="preserve"> is based.</w:t>
              </w:r>
              <w:r>
                <w:rPr>
                  <w:lang w:val="en-US"/>
                </w:rPr>
                <w:t xml:space="preserve"> </w:t>
              </w:r>
              <w:r w:rsidRPr="00E32145">
                <w:rPr>
                  <w:lang w:val="en-US"/>
                </w:rPr>
                <w:t xml:space="preserve">The </w:t>
              </w:r>
            </w:ins>
            <w:ins w:id="11558" w:author="Charles Gifford" w:date="2017-03-19T21:28:00Z">
              <w:r>
                <w:rPr>
                  <w:i/>
                  <w:lang w:val="en-US"/>
                </w:rPr>
                <w:t>o</w:t>
              </w:r>
              <w:r w:rsidRPr="00BF24F5">
                <w:rPr>
                  <w:i/>
                  <w:lang w:val="en-US"/>
                </w:rPr>
                <w:t>perations event class</w:t>
              </w:r>
            </w:ins>
            <w:ins w:id="11559" w:author="Charles Gifford" w:date="2017-03-19T21:27:00Z">
              <w:r w:rsidRPr="00E32145">
                <w:rPr>
                  <w:lang w:val="en-US"/>
                </w:rPr>
                <w:t xml:space="preserve"> of which this </w:t>
              </w:r>
            </w:ins>
            <w:ins w:id="11560" w:author="Charles Gifford" w:date="2017-03-19T21:28:00Z">
              <w:r>
                <w:rPr>
                  <w:i/>
                  <w:lang w:val="en-US"/>
                </w:rPr>
                <w:t>o</w:t>
              </w:r>
              <w:r w:rsidRPr="00BF24F5">
                <w:rPr>
                  <w:i/>
                  <w:lang w:val="en-US"/>
                </w:rPr>
                <w:t>perations event class</w:t>
              </w:r>
            </w:ins>
            <w:ins w:id="11561" w:author="Charles Gifford" w:date="2017-03-19T21:27:00Z">
              <w:r w:rsidRPr="00E32145">
                <w:rPr>
                  <w:lang w:val="en-US"/>
                </w:rPr>
                <w:t xml:space="preserve"> is a specialization</w:t>
              </w:r>
              <w:r w:rsidRPr="00E32145">
                <w:rPr>
                  <w:i/>
                  <w:lang w:val="en-US"/>
                </w:rPr>
                <w:t>.</w:t>
              </w:r>
            </w:ins>
          </w:p>
        </w:tc>
      </w:tr>
      <w:tr w:rsidR="00BF24F5" w:rsidRPr="009432BC" w14:paraId="5805ADB6" w14:textId="77777777" w:rsidTr="00B77E83">
        <w:trPr>
          <w:trHeight w:val="332"/>
          <w:ins w:id="11562" w:author="Charles Gifford" w:date="2017-03-19T21:26:00Z"/>
        </w:trPr>
        <w:tc>
          <w:tcPr>
            <w:tcW w:w="2155" w:type="dxa"/>
            <w:shd w:val="clear" w:color="auto" w:fill="auto"/>
          </w:tcPr>
          <w:p w14:paraId="34122120" w14:textId="4CBD4D1A" w:rsidR="00BF24F5" w:rsidRDefault="00BF24F5" w:rsidP="00BF24F5">
            <w:pPr>
              <w:pStyle w:val="TABLE-cell"/>
              <w:rPr>
                <w:ins w:id="11563" w:author="Charles Gifford" w:date="2017-03-19T21:26:00Z"/>
                <w:lang w:val="en-US"/>
              </w:rPr>
            </w:pPr>
            <w:ins w:id="11564" w:author="Charles Gifford" w:date="2017-03-19T21:31:00Z">
              <w:r w:rsidRPr="00BF24F5">
                <w:t>Operations event class</w:t>
              </w:r>
            </w:ins>
          </w:p>
        </w:tc>
        <w:tc>
          <w:tcPr>
            <w:tcW w:w="2070" w:type="dxa"/>
            <w:shd w:val="clear" w:color="auto" w:fill="auto"/>
          </w:tcPr>
          <w:p w14:paraId="368D8FE2" w14:textId="7D244944" w:rsidR="00BF24F5" w:rsidRDefault="00BF24F5" w:rsidP="00BF24F5">
            <w:pPr>
              <w:pStyle w:val="TABLE-cell"/>
              <w:rPr>
                <w:ins w:id="11565" w:author="Charles Gifford" w:date="2017-03-19T21:26:00Z"/>
                <w:lang w:val="en-US"/>
              </w:rPr>
            </w:pPr>
            <w:ins w:id="11566" w:author="Charles Gifford" w:date="2017-03-19T21:27:00Z">
              <w:r w:rsidRPr="00F06814">
                <w:t xml:space="preserve">Contained </w:t>
              </w:r>
            </w:ins>
            <w:ins w:id="11567" w:author="Charles Gifford" w:date="2017-03-19T21:31:00Z">
              <w:r w:rsidRPr="00BF24F5">
                <w:t>Operations event class</w:t>
              </w:r>
            </w:ins>
          </w:p>
        </w:tc>
        <w:tc>
          <w:tcPr>
            <w:tcW w:w="1080" w:type="dxa"/>
            <w:shd w:val="clear" w:color="auto" w:fill="auto"/>
          </w:tcPr>
          <w:p w14:paraId="6FD5A0F9" w14:textId="04611D50" w:rsidR="00BF24F5" w:rsidRDefault="00BF24F5" w:rsidP="00BF24F5">
            <w:pPr>
              <w:pStyle w:val="TABLE-cell"/>
              <w:rPr>
                <w:ins w:id="11568" w:author="Charles Gifford" w:date="2017-03-19T21:26:00Z"/>
                <w:lang w:val="en-US"/>
              </w:rPr>
            </w:pPr>
            <w:ins w:id="11569" w:author="Charles Gifford" w:date="2017-03-19T21:27:00Z">
              <w:r w:rsidRPr="00D04D26">
                <w:rPr>
                  <w:lang w:val="en-US"/>
                </w:rPr>
                <w:t>0..*</w:t>
              </w:r>
            </w:ins>
          </w:p>
        </w:tc>
        <w:tc>
          <w:tcPr>
            <w:tcW w:w="3780" w:type="dxa"/>
            <w:shd w:val="clear" w:color="auto" w:fill="auto"/>
          </w:tcPr>
          <w:p w14:paraId="718D626C" w14:textId="569F8978" w:rsidR="00BF24F5" w:rsidRPr="00091763" w:rsidRDefault="00BF24F5" w:rsidP="00BF24F5">
            <w:pPr>
              <w:pStyle w:val="TABLE-cell"/>
              <w:rPr>
                <w:ins w:id="11570" w:author="Charles Gifford" w:date="2017-03-19T21:26:00Z"/>
                <w:lang w:val="en-US"/>
              </w:rPr>
            </w:pPr>
            <w:ins w:id="11571" w:author="Charles Gifford" w:date="2017-03-19T21:27:00Z">
              <w:r w:rsidRPr="00E11C49">
                <w:rPr>
                  <w:lang w:val="en-US"/>
                </w:rPr>
                <w:t xml:space="preserve">The child </w:t>
              </w:r>
            </w:ins>
            <w:ins w:id="11572" w:author="Charles Gifford" w:date="2017-03-19T21:31:00Z">
              <w:r>
                <w:rPr>
                  <w:i/>
                  <w:lang w:val="en-US"/>
                </w:rPr>
                <w:t>operations event classe</w:t>
              </w:r>
            </w:ins>
            <w:ins w:id="11573" w:author="Charles Gifford" w:date="2017-03-19T21:27:00Z">
              <w:r>
                <w:rPr>
                  <w:i/>
                  <w:lang w:val="en-US"/>
                </w:rPr>
                <w:t>s</w:t>
              </w:r>
              <w:r w:rsidRPr="00A63114">
                <w:rPr>
                  <w:i/>
                  <w:lang w:val="en-US"/>
                </w:rPr>
                <w:t xml:space="preserve"> </w:t>
              </w:r>
              <w:r w:rsidRPr="00E11C49">
                <w:rPr>
                  <w:lang w:val="en-US"/>
                </w:rPr>
                <w:t xml:space="preserve">contained within this </w:t>
              </w:r>
            </w:ins>
            <w:ins w:id="11574" w:author="Charles Gifford" w:date="2017-03-19T21:32:00Z">
              <w:r w:rsidRPr="006115CD">
                <w:rPr>
                  <w:i/>
                  <w:lang w:val="en-US"/>
                </w:rPr>
                <w:t>o</w:t>
              </w:r>
              <w:r w:rsidRPr="00B77E83">
                <w:rPr>
                  <w:i/>
                  <w:lang w:val="en-US"/>
                </w:rPr>
                <w:t>perations event class</w:t>
              </w:r>
            </w:ins>
            <w:ins w:id="11575" w:author="Charles Gifford" w:date="2017-03-19T21:27:00Z">
              <w:r w:rsidRPr="00E11C49">
                <w:rPr>
                  <w:lang w:val="en-US"/>
                </w:rPr>
                <w:t>.</w:t>
              </w:r>
            </w:ins>
          </w:p>
        </w:tc>
      </w:tr>
      <w:tr w:rsidR="004B6275" w:rsidRPr="009432BC" w14:paraId="640004E7" w14:textId="77777777" w:rsidTr="00B77E83">
        <w:trPr>
          <w:trHeight w:val="332"/>
          <w:ins w:id="11576" w:author="Charles Gifford" w:date="2017-03-19T21:21:00Z"/>
        </w:trPr>
        <w:tc>
          <w:tcPr>
            <w:tcW w:w="2155" w:type="dxa"/>
            <w:shd w:val="clear" w:color="auto" w:fill="auto"/>
          </w:tcPr>
          <w:p w14:paraId="55134C73" w14:textId="12C1FA47" w:rsidR="004B6275" w:rsidRDefault="004B6275" w:rsidP="004B6275">
            <w:pPr>
              <w:pStyle w:val="TABLE-cell"/>
              <w:rPr>
                <w:ins w:id="11577" w:author="Charles Gifford" w:date="2017-03-19T21:21:00Z"/>
              </w:rPr>
            </w:pPr>
            <w:ins w:id="11578" w:author="Charles Gifford" w:date="2017-03-19T21:22:00Z">
              <w:r w:rsidRPr="00BB6A89">
                <w:t>Operations event</w:t>
              </w:r>
              <w:r>
                <w:t xml:space="preserve"> definition</w:t>
              </w:r>
            </w:ins>
          </w:p>
        </w:tc>
        <w:tc>
          <w:tcPr>
            <w:tcW w:w="2070" w:type="dxa"/>
            <w:shd w:val="clear" w:color="auto" w:fill="auto"/>
          </w:tcPr>
          <w:p w14:paraId="6068B210" w14:textId="0B33E7D4" w:rsidR="004B6275" w:rsidRPr="00F06814" w:rsidRDefault="00BF24F5" w:rsidP="004B6275">
            <w:pPr>
              <w:pStyle w:val="TABLE-cell"/>
              <w:rPr>
                <w:ins w:id="11579" w:author="Charles Gifford" w:date="2017-03-19T21:21:00Z"/>
              </w:rPr>
            </w:pPr>
            <w:ins w:id="11580" w:author="Charles Gifford" w:date="2017-03-19T21:25:00Z">
              <w:r>
                <w:rPr>
                  <w:lang w:val="en-US"/>
                </w:rPr>
                <w:t>NA</w:t>
              </w:r>
            </w:ins>
          </w:p>
        </w:tc>
        <w:tc>
          <w:tcPr>
            <w:tcW w:w="1080" w:type="dxa"/>
            <w:shd w:val="clear" w:color="auto" w:fill="auto"/>
          </w:tcPr>
          <w:p w14:paraId="2B840B4C" w14:textId="4EF92845" w:rsidR="004B6275" w:rsidRPr="00D04D26" w:rsidRDefault="004B6275" w:rsidP="004B6275">
            <w:pPr>
              <w:pStyle w:val="TABLE-cell"/>
              <w:rPr>
                <w:ins w:id="11581" w:author="Charles Gifford" w:date="2017-03-19T21:21:00Z"/>
                <w:lang w:val="en-US"/>
              </w:rPr>
            </w:pPr>
            <w:ins w:id="11582" w:author="Charles Gifford" w:date="2017-03-19T21:22:00Z">
              <w:r>
                <w:rPr>
                  <w:szCs w:val="20"/>
                  <w:lang w:val="en-US"/>
                </w:rPr>
                <w:t>0..*</w:t>
              </w:r>
            </w:ins>
          </w:p>
        </w:tc>
        <w:tc>
          <w:tcPr>
            <w:tcW w:w="3780" w:type="dxa"/>
            <w:shd w:val="clear" w:color="auto" w:fill="auto"/>
          </w:tcPr>
          <w:p w14:paraId="55B922B2" w14:textId="77777777" w:rsidR="004B6275" w:rsidRDefault="004B6275" w:rsidP="004B6275">
            <w:pPr>
              <w:pStyle w:val="TABLE-cell"/>
              <w:rPr>
                <w:ins w:id="11583" w:author="Charles Gifford" w:date="2017-03-19T21:23:00Z"/>
                <w:szCs w:val="20"/>
                <w:lang w:val="en-US"/>
              </w:rPr>
            </w:pPr>
            <w:ins w:id="11584" w:author="Charles Gifford" w:date="2017-03-19T21:23:00Z">
              <w:r w:rsidRPr="006E034B">
                <w:rPr>
                  <w:szCs w:val="20"/>
                  <w:lang w:val="en-US"/>
                </w:rPr>
                <w:t xml:space="preserve">The </w:t>
              </w:r>
              <w:r w:rsidRPr="00BB6A89">
                <w:rPr>
                  <w:i/>
                  <w:szCs w:val="20"/>
                  <w:lang w:val="en-US"/>
                </w:rPr>
                <w:t>operations event definition</w:t>
              </w:r>
              <w:r>
                <w:rPr>
                  <w:i/>
                  <w:szCs w:val="20"/>
                  <w:lang w:val="en-US"/>
                </w:rPr>
                <w:t>(s)</w:t>
              </w:r>
              <w:r w:rsidRPr="009B7864">
                <w:rPr>
                  <w:i/>
                  <w:szCs w:val="20"/>
                  <w:lang w:val="en-US"/>
                </w:rPr>
                <w:t xml:space="preserve"> </w:t>
              </w:r>
              <w:r w:rsidRPr="006E034B">
                <w:rPr>
                  <w:szCs w:val="20"/>
                  <w:lang w:val="en-US"/>
                </w:rPr>
                <w:t>that support</w:t>
              </w:r>
              <w:r>
                <w:rPr>
                  <w:szCs w:val="20"/>
                  <w:lang w:val="en-US"/>
                </w:rPr>
                <w:t>s</w:t>
              </w:r>
              <w:r w:rsidRPr="006E034B">
                <w:rPr>
                  <w:szCs w:val="20"/>
                  <w:lang w:val="en-US"/>
                </w:rPr>
                <w:t xml:space="preserve"> this </w:t>
              </w:r>
              <w:r>
                <w:rPr>
                  <w:i/>
                  <w:szCs w:val="20"/>
                  <w:lang w:val="en-US"/>
                </w:rPr>
                <w:t>o</w:t>
              </w:r>
              <w:r w:rsidRPr="00BB6A89">
                <w:rPr>
                  <w:i/>
                  <w:szCs w:val="20"/>
                  <w:lang w:val="en-US"/>
                </w:rPr>
                <w:t>perations event</w:t>
              </w:r>
              <w:r>
                <w:rPr>
                  <w:i/>
                  <w:szCs w:val="20"/>
                  <w:lang w:val="en-US"/>
                </w:rPr>
                <w:t xml:space="preserve"> </w:t>
              </w:r>
              <w:r w:rsidRPr="006E034B">
                <w:rPr>
                  <w:i/>
                  <w:szCs w:val="20"/>
                  <w:lang w:val="en-US"/>
                </w:rPr>
                <w:t>class</w:t>
              </w:r>
              <w:r w:rsidRPr="00D840B9">
                <w:rPr>
                  <w:szCs w:val="20"/>
                  <w:lang w:val="en-US"/>
                </w:rPr>
                <w:t xml:space="preserve">. </w:t>
              </w:r>
            </w:ins>
          </w:p>
          <w:p w14:paraId="03B22347" w14:textId="3A74DBC9" w:rsidR="004B6275" w:rsidRPr="00D04D26" w:rsidRDefault="004B6275" w:rsidP="004B6275">
            <w:pPr>
              <w:pStyle w:val="TABLE-cell"/>
              <w:rPr>
                <w:ins w:id="11585" w:author="Charles Gifford" w:date="2017-03-19T21:21:00Z"/>
                <w:lang w:val="en-US"/>
              </w:rPr>
            </w:pPr>
            <w:ins w:id="11586" w:author="Charles Gifford" w:date="2017-03-19T21:23:00Z">
              <w:r w:rsidRPr="00D840B9">
                <w:rPr>
                  <w:szCs w:val="20"/>
                  <w:lang w:val="en-US"/>
                </w:rPr>
                <w:t>The</w:t>
              </w:r>
              <w:r>
                <w:rPr>
                  <w:i/>
                  <w:szCs w:val="20"/>
                  <w:lang w:val="en-US"/>
                </w:rPr>
                <w:t xml:space="preserve"> </w:t>
              </w:r>
              <w:r w:rsidRPr="00BB6A89">
                <w:rPr>
                  <w:i/>
                  <w:lang w:val="en-US"/>
                </w:rPr>
                <w:t>operations event definition</w:t>
              </w:r>
              <w:r>
                <w:rPr>
                  <w:i/>
                  <w:szCs w:val="20"/>
                  <w:lang w:val="en-US"/>
                </w:rPr>
                <w:t xml:space="preserve">(s) </w:t>
              </w:r>
              <w:r w:rsidRPr="002454CB">
                <w:rPr>
                  <w:szCs w:val="20"/>
                  <w:lang w:val="en-US"/>
                </w:rPr>
                <w:t xml:space="preserve">support the </w:t>
              </w:r>
              <w:r w:rsidRPr="00BB6A89">
                <w:rPr>
                  <w:i/>
                  <w:lang w:val="en-US"/>
                </w:rPr>
                <w:t>operations event</w:t>
              </w:r>
              <w:r w:rsidRPr="00BB6A89">
                <w:rPr>
                  <w:i/>
                  <w:szCs w:val="20"/>
                  <w:lang w:val="en-US"/>
                </w:rPr>
                <w:t xml:space="preserve"> </w:t>
              </w:r>
              <w:r w:rsidRPr="00783765">
                <w:rPr>
                  <w:i/>
                  <w:szCs w:val="20"/>
                  <w:lang w:val="en-US"/>
                </w:rPr>
                <w:t>class</w:t>
              </w:r>
              <w:r w:rsidRPr="00C16922">
                <w:rPr>
                  <w:szCs w:val="20"/>
                  <w:lang w:val="en-US"/>
                </w:rPr>
                <w:t xml:space="preserve"> </w:t>
              </w:r>
              <w:r>
                <w:rPr>
                  <w:i/>
                  <w:szCs w:val="20"/>
                  <w:lang w:val="en-US"/>
                </w:rPr>
                <w:t>property(s)</w:t>
              </w:r>
              <w:r>
                <w:rPr>
                  <w:szCs w:val="20"/>
                  <w:lang w:val="en-US"/>
                </w:rPr>
                <w:t xml:space="preserve"> </w:t>
              </w:r>
              <w:r w:rsidRPr="008777D3">
                <w:rPr>
                  <w:szCs w:val="20"/>
                  <w:lang w:val="en-US"/>
                </w:rPr>
                <w:t xml:space="preserve">associated with this </w:t>
              </w:r>
              <w:r w:rsidRPr="00BB6A89">
                <w:rPr>
                  <w:i/>
                  <w:lang w:val="en-US"/>
                </w:rPr>
                <w:t>operations event</w:t>
              </w:r>
              <w:r w:rsidRPr="00BB6A89">
                <w:rPr>
                  <w:i/>
                  <w:szCs w:val="20"/>
                  <w:lang w:val="en-US"/>
                </w:rPr>
                <w:t xml:space="preserve"> class</w:t>
              </w:r>
              <w:r w:rsidRPr="00357421">
                <w:rPr>
                  <w:szCs w:val="20"/>
                  <w:lang w:val="en-US"/>
                </w:rPr>
                <w:t>.</w:t>
              </w:r>
            </w:ins>
          </w:p>
        </w:tc>
      </w:tr>
      <w:tr w:rsidR="00BF24F5" w:rsidRPr="009432BC" w14:paraId="2D114D89" w14:textId="77777777" w:rsidTr="006115CD">
        <w:trPr>
          <w:trHeight w:val="332"/>
          <w:ins w:id="11587" w:author="Charles Gifford" w:date="2017-03-19T21:30:00Z"/>
        </w:trPr>
        <w:tc>
          <w:tcPr>
            <w:tcW w:w="2155" w:type="dxa"/>
          </w:tcPr>
          <w:p w14:paraId="24AE54DD" w14:textId="77777777" w:rsidR="00BF24F5" w:rsidRDefault="00BF24F5" w:rsidP="006115CD">
            <w:pPr>
              <w:pStyle w:val="TABLE-cell"/>
              <w:rPr>
                <w:ins w:id="11588" w:author="Charles Gifford" w:date="2017-03-19T21:30:00Z"/>
                <w:lang w:val="en-US"/>
              </w:rPr>
            </w:pPr>
            <w:ins w:id="11589" w:author="Charles Gifford" w:date="2017-03-19T21:30:00Z">
              <w:r>
                <w:rPr>
                  <w:lang w:val="en-US"/>
                </w:rPr>
                <w:t>Operations event</w:t>
              </w:r>
              <w:r w:rsidRPr="00465068">
                <w:rPr>
                  <w:lang w:val="en-US"/>
                </w:rPr>
                <w:t xml:space="preserve"> class property</w:t>
              </w:r>
            </w:ins>
          </w:p>
        </w:tc>
        <w:tc>
          <w:tcPr>
            <w:tcW w:w="2070" w:type="dxa"/>
          </w:tcPr>
          <w:p w14:paraId="4EFA723C" w14:textId="77777777" w:rsidR="00BF24F5" w:rsidRDefault="00BF24F5" w:rsidP="006115CD">
            <w:pPr>
              <w:pStyle w:val="TABLE-cell"/>
              <w:rPr>
                <w:ins w:id="11590" w:author="Charles Gifford" w:date="2017-03-19T21:30:00Z"/>
                <w:lang w:val="en-US"/>
              </w:rPr>
            </w:pPr>
            <w:ins w:id="11591" w:author="Charles Gifford" w:date="2017-03-19T21:30:00Z">
              <w:r>
                <w:rPr>
                  <w:lang w:val="en-US"/>
                </w:rPr>
                <w:t>Operations event</w:t>
              </w:r>
              <w:r w:rsidRPr="00465068">
                <w:rPr>
                  <w:lang w:val="en-US"/>
                </w:rPr>
                <w:t xml:space="preserve"> class property</w:t>
              </w:r>
            </w:ins>
          </w:p>
        </w:tc>
        <w:tc>
          <w:tcPr>
            <w:tcW w:w="1080" w:type="dxa"/>
          </w:tcPr>
          <w:p w14:paraId="78FD3A5D" w14:textId="77777777" w:rsidR="00BF24F5" w:rsidRDefault="00BF24F5" w:rsidP="006115CD">
            <w:pPr>
              <w:pStyle w:val="TABLE-cell"/>
              <w:rPr>
                <w:ins w:id="11592" w:author="Charles Gifford" w:date="2017-03-19T21:30:00Z"/>
                <w:lang w:val="en-US"/>
              </w:rPr>
            </w:pPr>
            <w:ins w:id="11593" w:author="Charles Gifford" w:date="2017-03-19T21:30:00Z">
              <w:r>
                <w:rPr>
                  <w:lang w:val="en-US"/>
                </w:rPr>
                <w:t>0..*</w:t>
              </w:r>
            </w:ins>
          </w:p>
        </w:tc>
        <w:tc>
          <w:tcPr>
            <w:tcW w:w="3780" w:type="dxa"/>
          </w:tcPr>
          <w:p w14:paraId="25B5086F" w14:textId="77777777" w:rsidR="00BF24F5" w:rsidRPr="00E32145" w:rsidRDefault="00BF24F5" w:rsidP="006115CD">
            <w:pPr>
              <w:pStyle w:val="TABLE-cell"/>
              <w:rPr>
                <w:ins w:id="11594" w:author="Charles Gifford" w:date="2017-03-19T21:30:00Z"/>
                <w:lang w:val="en-US"/>
              </w:rPr>
            </w:pPr>
            <w:ins w:id="11595" w:author="Charles Gifford" w:date="2017-03-19T21:30:00Z">
              <w:r w:rsidRPr="00091763">
                <w:rPr>
                  <w:lang w:val="en-US"/>
                </w:rPr>
                <w:t xml:space="preserve">The </w:t>
              </w:r>
              <w:r w:rsidRPr="00446883">
                <w:rPr>
                  <w:i/>
                  <w:lang w:val="en-US"/>
                </w:rPr>
                <w:t>operations event class</w:t>
              </w:r>
              <w:r w:rsidRPr="00706C7A">
                <w:rPr>
                  <w:lang w:val="en-US"/>
                </w:rPr>
                <w:t xml:space="preserve"> </w:t>
              </w:r>
              <w:r>
                <w:rPr>
                  <w:i/>
                  <w:lang w:val="en-US"/>
                </w:rPr>
                <w:t>property(s)</w:t>
              </w:r>
              <w:r w:rsidRPr="00091763">
                <w:rPr>
                  <w:i/>
                  <w:lang w:val="en-US"/>
                </w:rPr>
                <w:t xml:space="preserve"> </w:t>
              </w:r>
              <w:r>
                <w:rPr>
                  <w:lang w:val="en-US"/>
                </w:rPr>
                <w:t>of this</w:t>
              </w:r>
              <w:r>
                <w:t xml:space="preserve"> </w:t>
              </w:r>
              <w:r w:rsidRPr="00087211">
                <w:rPr>
                  <w:i/>
                  <w:lang w:val="en-US"/>
                </w:rPr>
                <w:t>oper</w:t>
              </w:r>
              <w:r>
                <w:rPr>
                  <w:i/>
                  <w:lang w:val="en-US"/>
                </w:rPr>
                <w:t>ations event class.</w:t>
              </w:r>
            </w:ins>
          </w:p>
        </w:tc>
      </w:tr>
      <w:tr w:rsidR="00BF24F5" w:rsidRPr="009432BC" w14:paraId="59DB2B94" w14:textId="77777777" w:rsidTr="00B77E83">
        <w:trPr>
          <w:trHeight w:val="314"/>
          <w:ins w:id="11596" w:author="Charles Gifford" w:date="2017-03-19T21:21:00Z"/>
        </w:trPr>
        <w:tc>
          <w:tcPr>
            <w:tcW w:w="2155" w:type="dxa"/>
            <w:shd w:val="clear" w:color="auto" w:fill="auto"/>
          </w:tcPr>
          <w:p w14:paraId="6FC8EEE7" w14:textId="778490B2" w:rsidR="00BF24F5" w:rsidRPr="009432BC" w:rsidRDefault="00BF24F5" w:rsidP="00BF24F5">
            <w:pPr>
              <w:pStyle w:val="TABLE-cell"/>
              <w:rPr>
                <w:ins w:id="11597" w:author="Charles Gifford" w:date="2017-03-19T21:21:00Z"/>
              </w:rPr>
            </w:pPr>
            <w:ins w:id="11598" w:author="Charles Gifford" w:date="2017-03-19T21:23:00Z">
              <w:r>
                <w:rPr>
                  <w:lang w:val="en-US"/>
                </w:rPr>
                <w:t>Operations event</w:t>
              </w:r>
              <w:r w:rsidRPr="00465068">
                <w:rPr>
                  <w:lang w:val="en-US"/>
                </w:rPr>
                <w:t xml:space="preserve"> class record specification</w:t>
              </w:r>
            </w:ins>
          </w:p>
        </w:tc>
        <w:tc>
          <w:tcPr>
            <w:tcW w:w="2070" w:type="dxa"/>
            <w:shd w:val="clear" w:color="auto" w:fill="auto"/>
          </w:tcPr>
          <w:p w14:paraId="0A81FDB8" w14:textId="52C8A97A" w:rsidR="00BF24F5" w:rsidRPr="009432BC" w:rsidRDefault="00BF24F5" w:rsidP="00BF24F5">
            <w:pPr>
              <w:pStyle w:val="TABLE-cell"/>
              <w:rPr>
                <w:ins w:id="11599" w:author="Charles Gifford" w:date="2017-03-19T21:21:00Z"/>
              </w:rPr>
            </w:pPr>
            <w:ins w:id="11600" w:author="Charles Gifford" w:date="2017-03-19T21:23:00Z">
              <w:r>
                <w:rPr>
                  <w:lang w:val="en-US"/>
                </w:rPr>
                <w:t>Operations event</w:t>
              </w:r>
              <w:r w:rsidRPr="00465068">
                <w:rPr>
                  <w:lang w:val="en-US"/>
                </w:rPr>
                <w:t xml:space="preserve"> class record specification</w:t>
              </w:r>
            </w:ins>
          </w:p>
        </w:tc>
        <w:tc>
          <w:tcPr>
            <w:tcW w:w="1080" w:type="dxa"/>
            <w:shd w:val="clear" w:color="auto" w:fill="auto"/>
          </w:tcPr>
          <w:p w14:paraId="37EF419A" w14:textId="2B19DC0C" w:rsidR="00BF24F5" w:rsidRPr="009432BC" w:rsidRDefault="00BF24F5" w:rsidP="00BF24F5">
            <w:pPr>
              <w:pStyle w:val="TABLE-cell"/>
              <w:rPr>
                <w:ins w:id="11601" w:author="Charles Gifford" w:date="2017-03-19T21:21:00Z"/>
              </w:rPr>
            </w:pPr>
            <w:ins w:id="11602" w:author="Charles Gifford" w:date="2017-03-19T21:23:00Z">
              <w:r>
                <w:rPr>
                  <w:lang w:val="en-US"/>
                </w:rPr>
                <w:t>0..*</w:t>
              </w:r>
            </w:ins>
          </w:p>
        </w:tc>
        <w:tc>
          <w:tcPr>
            <w:tcW w:w="3780" w:type="dxa"/>
            <w:shd w:val="clear" w:color="auto" w:fill="auto"/>
          </w:tcPr>
          <w:p w14:paraId="70B48EE7" w14:textId="2CE7D421" w:rsidR="00BF24F5" w:rsidRPr="009432BC" w:rsidRDefault="00BF24F5" w:rsidP="00BF24F5">
            <w:pPr>
              <w:pStyle w:val="TABLE-cell"/>
              <w:rPr>
                <w:ins w:id="11603" w:author="Charles Gifford" w:date="2017-03-19T21:21:00Z"/>
              </w:rPr>
            </w:pPr>
            <w:ins w:id="11604" w:author="Charles Gifford" w:date="2017-03-19T21:24:00Z">
              <w:r w:rsidRPr="00BF24F5">
                <w:rPr>
                  <w:lang w:val="en-US"/>
                </w:rPr>
                <w:t>The operations event class record specification(s) related to this operations event class.</w:t>
              </w:r>
            </w:ins>
          </w:p>
        </w:tc>
      </w:tr>
    </w:tbl>
    <w:p w14:paraId="0A96E10C" w14:textId="5C88F5CB" w:rsidR="0040088D" w:rsidRDefault="00CF3350" w:rsidP="00E05180">
      <w:pPr>
        <w:pStyle w:val="TABLE-title"/>
      </w:pPr>
      <w:bookmarkStart w:id="11605" w:name="_Ref456960009"/>
      <w:bookmarkStart w:id="11606" w:name="_Toc478492417"/>
      <w:bookmarkEnd w:id="11530"/>
      <w:r>
        <w:t xml:space="preserve">Table </w:t>
      </w:r>
      <w:r w:rsidR="00FD29D6">
        <w:fldChar w:fldCharType="begin"/>
      </w:r>
      <w:r w:rsidR="00FD29D6">
        <w:instrText xml:space="preserve"> SEQ Table \* ARABIC </w:instrText>
      </w:r>
      <w:r w:rsidR="00FD29D6">
        <w:fldChar w:fldCharType="separate"/>
      </w:r>
      <w:r w:rsidR="00400B4C">
        <w:rPr>
          <w:noProof/>
        </w:rPr>
        <w:t>117</w:t>
      </w:r>
      <w:r w:rsidR="00FD29D6">
        <w:fldChar w:fldCharType="end"/>
      </w:r>
      <w:bookmarkEnd w:id="11605"/>
      <w:r>
        <w:t xml:space="preserve"> </w:t>
      </w:r>
      <w:r w:rsidR="0040088D">
        <w:t>- Attributes of operations event class</w:t>
      </w:r>
      <w:bookmarkEnd w:id="1160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255"/>
        <w:gridCol w:w="2430"/>
        <w:gridCol w:w="1260"/>
        <w:gridCol w:w="1438"/>
        <w:gridCol w:w="1280"/>
        <w:gridCol w:w="1687"/>
      </w:tblGrid>
      <w:tr w:rsidR="0040088D" w:rsidRPr="0038612F" w14:paraId="6B889E30" w14:textId="77777777" w:rsidTr="00262AC6">
        <w:trPr>
          <w:cantSplit/>
          <w:trHeight w:val="479"/>
          <w:tblHeader/>
        </w:trPr>
        <w:tc>
          <w:tcPr>
            <w:tcW w:w="1255" w:type="dxa"/>
          </w:tcPr>
          <w:p w14:paraId="298B532B" w14:textId="60E04845" w:rsidR="0040088D" w:rsidRPr="0038612F" w:rsidRDefault="0040088D" w:rsidP="00CE1705">
            <w:pPr>
              <w:pStyle w:val="TABLE-col-heading"/>
              <w:rPr>
                <w:lang w:val="en-US"/>
              </w:rPr>
            </w:pPr>
            <w:r w:rsidRPr="0038612F">
              <w:rPr>
                <w:lang w:val="en-US"/>
              </w:rPr>
              <w:t>Attribute</w:t>
            </w:r>
            <w:r w:rsidR="00CE1705">
              <w:rPr>
                <w:lang w:val="en-US"/>
              </w:rPr>
              <w:t xml:space="preserve"> </w:t>
            </w:r>
            <w:r w:rsidRPr="0038612F">
              <w:rPr>
                <w:lang w:val="en-US"/>
              </w:rPr>
              <w:t>names</w:t>
            </w:r>
          </w:p>
        </w:tc>
        <w:tc>
          <w:tcPr>
            <w:tcW w:w="2430" w:type="dxa"/>
          </w:tcPr>
          <w:p w14:paraId="61025011" w14:textId="77777777" w:rsidR="0040088D" w:rsidRPr="0038612F" w:rsidRDefault="0040088D" w:rsidP="00CE1705">
            <w:pPr>
              <w:pStyle w:val="TABLE-col-heading"/>
              <w:rPr>
                <w:lang w:val="en-US"/>
              </w:rPr>
            </w:pPr>
            <w:r w:rsidRPr="0038612F">
              <w:rPr>
                <w:lang w:val="en-US"/>
              </w:rPr>
              <w:t>Description</w:t>
            </w:r>
          </w:p>
        </w:tc>
        <w:tc>
          <w:tcPr>
            <w:tcW w:w="1260" w:type="dxa"/>
          </w:tcPr>
          <w:p w14:paraId="30C685E7" w14:textId="77777777" w:rsidR="0040088D" w:rsidRPr="0038612F" w:rsidRDefault="0040088D">
            <w:pPr>
              <w:pStyle w:val="TABLE-col-heading"/>
              <w:rPr>
                <w:lang w:val="en-US"/>
              </w:rPr>
            </w:pPr>
            <w:r w:rsidRPr="0038612F">
              <w:rPr>
                <w:lang w:val="en-US"/>
              </w:rPr>
              <w:t>Production examples</w:t>
            </w:r>
          </w:p>
        </w:tc>
        <w:tc>
          <w:tcPr>
            <w:tcW w:w="1438" w:type="dxa"/>
          </w:tcPr>
          <w:p w14:paraId="4B0BADB5" w14:textId="77777777" w:rsidR="0040088D" w:rsidRPr="0038612F" w:rsidRDefault="0040088D">
            <w:pPr>
              <w:pStyle w:val="TABLE-col-heading"/>
              <w:rPr>
                <w:lang w:val="en-US"/>
              </w:rPr>
            </w:pPr>
            <w:r w:rsidRPr="0038612F">
              <w:rPr>
                <w:lang w:val="en-US"/>
              </w:rPr>
              <w:t>Maintenance examples</w:t>
            </w:r>
          </w:p>
        </w:tc>
        <w:tc>
          <w:tcPr>
            <w:tcW w:w="1280" w:type="dxa"/>
          </w:tcPr>
          <w:p w14:paraId="1A13DAD6" w14:textId="77777777" w:rsidR="0040088D" w:rsidRPr="0038612F" w:rsidRDefault="0040088D">
            <w:pPr>
              <w:pStyle w:val="TABLE-col-heading"/>
              <w:rPr>
                <w:lang w:val="en-US"/>
              </w:rPr>
            </w:pPr>
            <w:r w:rsidRPr="0038612F">
              <w:rPr>
                <w:lang w:val="en-US"/>
              </w:rPr>
              <w:t>Quality examples</w:t>
            </w:r>
          </w:p>
        </w:tc>
        <w:tc>
          <w:tcPr>
            <w:tcW w:w="1687" w:type="dxa"/>
          </w:tcPr>
          <w:p w14:paraId="06BF14AB" w14:textId="77777777" w:rsidR="0040088D" w:rsidRPr="0038612F" w:rsidRDefault="0040088D">
            <w:pPr>
              <w:pStyle w:val="TABLE-col-heading"/>
              <w:rPr>
                <w:lang w:val="en-US"/>
              </w:rPr>
            </w:pPr>
            <w:r w:rsidRPr="0038612F">
              <w:rPr>
                <w:lang w:val="en-US"/>
              </w:rPr>
              <w:t>Inventory examples</w:t>
            </w:r>
          </w:p>
        </w:tc>
      </w:tr>
      <w:tr w:rsidR="0040088D" w:rsidRPr="0038612F" w14:paraId="288AF513" w14:textId="77777777" w:rsidTr="00262AC6">
        <w:trPr>
          <w:cantSplit/>
        </w:trPr>
        <w:tc>
          <w:tcPr>
            <w:tcW w:w="1255" w:type="dxa"/>
          </w:tcPr>
          <w:p w14:paraId="73298EDF" w14:textId="77777777" w:rsidR="0040088D" w:rsidRPr="0038612F" w:rsidRDefault="0040088D" w:rsidP="00CE1705">
            <w:pPr>
              <w:pStyle w:val="TABLE-cell"/>
              <w:rPr>
                <w:lang w:val="en-US"/>
              </w:rPr>
            </w:pPr>
            <w:r w:rsidRPr="0038612F">
              <w:rPr>
                <w:lang w:val="en-US"/>
              </w:rPr>
              <w:t>ID</w:t>
            </w:r>
          </w:p>
        </w:tc>
        <w:tc>
          <w:tcPr>
            <w:tcW w:w="2430" w:type="dxa"/>
          </w:tcPr>
          <w:p w14:paraId="1C5AEF89" w14:textId="77777777" w:rsidR="0040088D" w:rsidRPr="0038612F" w:rsidRDefault="0040088D">
            <w:pPr>
              <w:pStyle w:val="TABLE-cell"/>
              <w:rPr>
                <w:lang w:val="en-US"/>
              </w:rPr>
            </w:pPr>
            <w:r w:rsidRPr="0038612F">
              <w:rPr>
                <w:lang w:val="en-US"/>
              </w:rPr>
              <w:t xml:space="preserve">An identification of the associated </w:t>
            </w:r>
            <w:r>
              <w:rPr>
                <w:i/>
                <w:lang w:val="en-US"/>
              </w:rPr>
              <w:t>operations event</w:t>
            </w:r>
            <w:r w:rsidRPr="0038612F">
              <w:rPr>
                <w:i/>
                <w:lang w:val="en-US"/>
              </w:rPr>
              <w:t xml:space="preserve"> class.</w:t>
            </w:r>
            <w:r w:rsidRPr="0038612F">
              <w:rPr>
                <w:lang w:val="en-US"/>
              </w:rPr>
              <w:t xml:space="preserve"> </w:t>
            </w:r>
          </w:p>
        </w:tc>
        <w:tc>
          <w:tcPr>
            <w:tcW w:w="1260" w:type="dxa"/>
          </w:tcPr>
          <w:p w14:paraId="1B505DBC" w14:textId="1F7591EA" w:rsidR="0040088D" w:rsidRPr="0038612F" w:rsidRDefault="00EE4675">
            <w:pPr>
              <w:pStyle w:val="TABLE-cell"/>
              <w:rPr>
                <w:lang w:val="en-US"/>
              </w:rPr>
            </w:pPr>
            <w:r>
              <w:rPr>
                <w:lang w:val="en-US"/>
              </w:rPr>
              <w:t xml:space="preserve">Production, </w:t>
            </w:r>
            <w:r w:rsidR="0040088D" w:rsidRPr="0038612F">
              <w:rPr>
                <w:lang w:val="en-US"/>
              </w:rPr>
              <w:t>Deviation Alarm</w:t>
            </w:r>
          </w:p>
        </w:tc>
        <w:tc>
          <w:tcPr>
            <w:tcW w:w="1438" w:type="dxa"/>
          </w:tcPr>
          <w:p w14:paraId="7528B3B6" w14:textId="77777777" w:rsidR="0040088D" w:rsidRPr="0038612F" w:rsidRDefault="0040088D">
            <w:pPr>
              <w:pStyle w:val="TABLE-cell"/>
              <w:rPr>
                <w:lang w:val="en-US"/>
              </w:rPr>
            </w:pPr>
            <w:r w:rsidRPr="0038612F">
              <w:rPr>
                <w:lang w:val="en-US"/>
              </w:rPr>
              <w:t>Maintenance</w:t>
            </w:r>
          </w:p>
        </w:tc>
        <w:tc>
          <w:tcPr>
            <w:tcW w:w="1280" w:type="dxa"/>
          </w:tcPr>
          <w:p w14:paraId="358332B9" w14:textId="77777777" w:rsidR="0040088D" w:rsidRPr="0038612F" w:rsidRDefault="0040088D">
            <w:pPr>
              <w:pStyle w:val="TABLE-cell"/>
              <w:rPr>
                <w:lang w:val="en-US"/>
              </w:rPr>
            </w:pPr>
            <w:r w:rsidRPr="0038612F">
              <w:rPr>
                <w:lang w:val="en-US"/>
              </w:rPr>
              <w:t>MyOrg:Quality</w:t>
            </w:r>
          </w:p>
        </w:tc>
        <w:tc>
          <w:tcPr>
            <w:tcW w:w="1687" w:type="dxa"/>
          </w:tcPr>
          <w:p w14:paraId="053DA260" w14:textId="77777777" w:rsidR="0040088D" w:rsidRPr="0038612F" w:rsidRDefault="0040088D">
            <w:pPr>
              <w:pStyle w:val="TABLE-cell"/>
              <w:rPr>
                <w:lang w:val="en-US"/>
              </w:rPr>
            </w:pPr>
            <w:r w:rsidRPr="0038612F">
              <w:rPr>
                <w:lang w:val="en-US"/>
              </w:rPr>
              <w:t>MyOrg:Inventory</w:t>
            </w:r>
          </w:p>
        </w:tc>
      </w:tr>
      <w:tr w:rsidR="0040088D" w:rsidRPr="0038612F" w14:paraId="20A98939" w14:textId="77777777" w:rsidTr="00262AC6">
        <w:trPr>
          <w:cantSplit/>
        </w:trPr>
        <w:tc>
          <w:tcPr>
            <w:tcW w:w="1255" w:type="dxa"/>
          </w:tcPr>
          <w:p w14:paraId="75E89637" w14:textId="77777777" w:rsidR="0040088D" w:rsidRPr="0038612F" w:rsidRDefault="0040088D" w:rsidP="00CE1705">
            <w:pPr>
              <w:pStyle w:val="TABLE-cell"/>
              <w:rPr>
                <w:lang w:val="en-US"/>
              </w:rPr>
            </w:pPr>
            <w:r w:rsidRPr="0038612F">
              <w:rPr>
                <w:lang w:val="en-US"/>
              </w:rPr>
              <w:t>Description</w:t>
            </w:r>
          </w:p>
        </w:tc>
        <w:tc>
          <w:tcPr>
            <w:tcW w:w="2430" w:type="dxa"/>
          </w:tcPr>
          <w:p w14:paraId="76D7C4A6" w14:textId="77777777" w:rsidR="0040088D" w:rsidRPr="0038612F" w:rsidRDefault="0040088D">
            <w:pPr>
              <w:pStyle w:val="TABLE-cell"/>
              <w:rPr>
                <w:color w:val="000000"/>
                <w:lang w:val="en-US"/>
              </w:rPr>
            </w:pPr>
            <w:r w:rsidRPr="0038612F">
              <w:rPr>
                <w:lang w:val="en-US"/>
              </w:rPr>
              <w:t>Additional information and description about the</w:t>
            </w:r>
            <w:r w:rsidRPr="0038612F">
              <w:rPr>
                <w:i/>
                <w:lang w:val="en-US"/>
              </w:rPr>
              <w:t xml:space="preserve"> </w:t>
            </w:r>
            <w:r>
              <w:rPr>
                <w:i/>
                <w:lang w:val="en-US"/>
              </w:rPr>
              <w:t>operations event</w:t>
            </w:r>
            <w:r w:rsidRPr="0038612F">
              <w:rPr>
                <w:i/>
                <w:lang w:val="en-US"/>
              </w:rPr>
              <w:t xml:space="preserve"> class.</w:t>
            </w:r>
          </w:p>
        </w:tc>
        <w:tc>
          <w:tcPr>
            <w:tcW w:w="1260" w:type="dxa"/>
          </w:tcPr>
          <w:p w14:paraId="4E9FFA22" w14:textId="77777777" w:rsidR="0040088D" w:rsidRPr="0038612F" w:rsidRDefault="0040088D">
            <w:pPr>
              <w:pStyle w:val="TABLE-cell"/>
              <w:rPr>
                <w:lang w:val="en-US"/>
              </w:rPr>
            </w:pPr>
          </w:p>
        </w:tc>
        <w:tc>
          <w:tcPr>
            <w:tcW w:w="1438" w:type="dxa"/>
          </w:tcPr>
          <w:p w14:paraId="6A4BBE7E" w14:textId="77777777" w:rsidR="0040088D" w:rsidRPr="0038612F" w:rsidRDefault="0040088D">
            <w:pPr>
              <w:pStyle w:val="TABLE-cell"/>
              <w:rPr>
                <w:lang w:val="en-US"/>
              </w:rPr>
            </w:pPr>
          </w:p>
        </w:tc>
        <w:tc>
          <w:tcPr>
            <w:tcW w:w="1280" w:type="dxa"/>
          </w:tcPr>
          <w:p w14:paraId="76D7E74C" w14:textId="77777777" w:rsidR="0040088D" w:rsidRPr="0038612F" w:rsidRDefault="0040088D">
            <w:pPr>
              <w:pStyle w:val="TABLE-cell"/>
              <w:rPr>
                <w:lang w:val="en-US"/>
              </w:rPr>
            </w:pPr>
          </w:p>
        </w:tc>
        <w:tc>
          <w:tcPr>
            <w:tcW w:w="1687" w:type="dxa"/>
          </w:tcPr>
          <w:p w14:paraId="53D154A8" w14:textId="77777777" w:rsidR="0040088D" w:rsidRPr="0038612F" w:rsidRDefault="0040088D">
            <w:pPr>
              <w:pStyle w:val="TABLE-cell"/>
              <w:rPr>
                <w:lang w:val="en-US"/>
              </w:rPr>
            </w:pPr>
          </w:p>
        </w:tc>
      </w:tr>
      <w:tr w:rsidR="0040088D" w:rsidRPr="0038612F" w14:paraId="2FFD472B" w14:textId="77777777" w:rsidTr="00262AC6">
        <w:trPr>
          <w:cantSplit/>
        </w:trPr>
        <w:tc>
          <w:tcPr>
            <w:tcW w:w="1255" w:type="dxa"/>
          </w:tcPr>
          <w:p w14:paraId="23022188" w14:textId="77777777" w:rsidR="0040088D" w:rsidRPr="0038612F" w:rsidRDefault="0040088D" w:rsidP="00CE1705">
            <w:pPr>
              <w:pStyle w:val="TABLE-cell"/>
              <w:rPr>
                <w:lang w:val="en-US"/>
              </w:rPr>
            </w:pPr>
            <w:r w:rsidRPr="0038612F">
              <w:rPr>
                <w:lang w:val="en-US"/>
              </w:rPr>
              <w:t>Extension</w:t>
            </w:r>
          </w:p>
        </w:tc>
        <w:tc>
          <w:tcPr>
            <w:tcW w:w="2430" w:type="dxa"/>
          </w:tcPr>
          <w:p w14:paraId="23CD1F5F" w14:textId="77777777" w:rsidR="0040088D" w:rsidRPr="0038612F" w:rsidRDefault="0040088D">
            <w:pPr>
              <w:pStyle w:val="TABLE-cell"/>
              <w:rPr>
                <w:lang w:val="en-US"/>
              </w:rPr>
            </w:pPr>
            <w:r w:rsidRPr="0038612F">
              <w:rPr>
                <w:lang w:val="en-US"/>
              </w:rPr>
              <w:t xml:space="preserve">Defines constraints on the inclusion of the respective </w:t>
            </w:r>
            <w:r>
              <w:rPr>
                <w:i/>
                <w:lang w:val="en-US"/>
              </w:rPr>
              <w:t>operations event</w:t>
            </w:r>
            <w:r w:rsidRPr="0038612F">
              <w:rPr>
                <w:i/>
                <w:lang w:val="en-US"/>
              </w:rPr>
              <w:t xml:space="preserve"> class</w:t>
            </w:r>
            <w:r w:rsidRPr="0038612F">
              <w:rPr>
                <w:lang w:val="en-US"/>
              </w:rPr>
              <w:t xml:space="preserve"> in a hierarchy. </w:t>
            </w:r>
          </w:p>
          <w:p w14:paraId="20444855" w14:textId="77777777" w:rsidR="00706C7A" w:rsidRDefault="0040088D">
            <w:pPr>
              <w:pStyle w:val="TABLE-cell"/>
              <w:rPr>
                <w:lang w:val="en-US"/>
              </w:rPr>
            </w:pPr>
            <w:r w:rsidRPr="0038612F">
              <w:rPr>
                <w:lang w:val="en-US"/>
              </w:rPr>
              <w:t xml:space="preserve">Defined value: </w:t>
            </w:r>
          </w:p>
          <w:p w14:paraId="0F394580" w14:textId="2AA8940C" w:rsidR="0040088D" w:rsidRPr="0038612F" w:rsidRDefault="0040088D">
            <w:pPr>
              <w:pStyle w:val="TABLE-cell"/>
              <w:rPr>
                <w:lang w:val="en-US"/>
              </w:rPr>
            </w:pPr>
            <w:r w:rsidRPr="0038612F">
              <w:rPr>
                <w:lang w:val="en-US"/>
              </w:rPr>
              <w:t xml:space="preserve">sealed - no entry can use this entry as its parent. </w:t>
            </w:r>
          </w:p>
          <w:p w14:paraId="232BE5A4" w14:textId="258DC83E" w:rsidR="0040088D" w:rsidRPr="0038612F" w:rsidRDefault="006C28DA">
            <w:pPr>
              <w:pStyle w:val="TABLE-cell"/>
              <w:rPr>
                <w:lang w:val="en-US"/>
              </w:rPr>
            </w:pPr>
            <w:r>
              <w:rPr>
                <w:lang w:val="en-US"/>
              </w:rPr>
              <w:t xml:space="preserve">NOTE 1   </w:t>
            </w:r>
            <w:r w:rsidR="0040088D" w:rsidRPr="00727E9B">
              <w:rPr>
                <w:i/>
                <w:lang w:val="en-US"/>
              </w:rPr>
              <w:t xml:space="preserve">Extension </w:t>
            </w:r>
            <w:r w:rsidR="0040088D">
              <w:rPr>
                <w:lang w:val="en-US"/>
              </w:rPr>
              <w:t>may contain</w:t>
            </w:r>
            <w:r w:rsidR="0040088D" w:rsidRPr="0038612F">
              <w:rPr>
                <w:lang w:val="en-US"/>
              </w:rPr>
              <w:t xml:space="preserve"> a set of entries of other </w:t>
            </w:r>
            <w:r w:rsidR="0040088D">
              <w:rPr>
                <w:i/>
                <w:lang w:val="en-US"/>
              </w:rPr>
              <w:t>operations event</w:t>
            </w:r>
            <w:r w:rsidR="0040088D" w:rsidRPr="0038612F">
              <w:rPr>
                <w:i/>
                <w:lang w:val="en-US"/>
              </w:rPr>
              <w:t xml:space="preserve"> classes </w:t>
            </w:r>
            <w:r w:rsidR="0040088D" w:rsidRPr="0038612F">
              <w:rPr>
                <w:lang w:val="en-US"/>
              </w:rPr>
              <w:t>who are allowed to repr</w:t>
            </w:r>
            <w:r w:rsidR="0040088D">
              <w:rPr>
                <w:lang w:val="en-US"/>
              </w:rPr>
              <w:t>esent this entry in their parent.</w:t>
            </w:r>
            <w:r w:rsidR="0040088D" w:rsidRPr="0038612F">
              <w:rPr>
                <w:lang w:val="en-US"/>
              </w:rPr>
              <w:t xml:space="preserve"> </w:t>
            </w:r>
          </w:p>
          <w:p w14:paraId="66158983" w14:textId="3C2E7014" w:rsidR="0040088D" w:rsidRPr="0038612F" w:rsidRDefault="006C28DA">
            <w:pPr>
              <w:pStyle w:val="TABLE-cell"/>
              <w:rPr>
                <w:lang w:val="en-US"/>
              </w:rPr>
            </w:pPr>
            <w:r>
              <w:rPr>
                <w:lang w:val="en-US"/>
              </w:rPr>
              <w:t xml:space="preserve">NOTE 2   </w:t>
            </w:r>
            <w:r w:rsidR="0040088D" w:rsidRPr="0038612F">
              <w:rPr>
                <w:lang w:val="en-US"/>
              </w:rPr>
              <w:t>No entry allows any entry to represent this entry as its parent /ancestor.</w:t>
            </w:r>
          </w:p>
        </w:tc>
        <w:tc>
          <w:tcPr>
            <w:tcW w:w="1260" w:type="dxa"/>
          </w:tcPr>
          <w:p w14:paraId="6349449F" w14:textId="692DC5E1" w:rsidR="0040088D" w:rsidRPr="0038612F" w:rsidRDefault="004E7BD0">
            <w:pPr>
              <w:pStyle w:val="TABLE-cell"/>
              <w:rPr>
                <w:lang w:val="en-US"/>
              </w:rPr>
            </w:pPr>
            <w:ins w:id="11607" w:author="Charles Gifford" w:date="2017-03-08T23:03:00Z">
              <w:r>
                <w:rPr>
                  <w:lang w:val="en-US"/>
                </w:rPr>
                <w:t>Sealed</w:t>
              </w:r>
            </w:ins>
          </w:p>
        </w:tc>
        <w:tc>
          <w:tcPr>
            <w:tcW w:w="1438" w:type="dxa"/>
          </w:tcPr>
          <w:p w14:paraId="0CDA8665" w14:textId="4FC361F0" w:rsidR="0040088D" w:rsidRPr="0038612F" w:rsidRDefault="006C28DA">
            <w:pPr>
              <w:pStyle w:val="TABLE-cell"/>
              <w:rPr>
                <w:lang w:val="en-US"/>
              </w:rPr>
            </w:pPr>
            <w:ins w:id="11608" w:author="Charles Gifford" w:date="2017-03-08T23:04:00Z">
              <w:r>
                <w:rPr>
                  <w:lang w:val="en-US"/>
                </w:rPr>
                <w:t>NA</w:t>
              </w:r>
            </w:ins>
          </w:p>
        </w:tc>
        <w:tc>
          <w:tcPr>
            <w:tcW w:w="1280" w:type="dxa"/>
          </w:tcPr>
          <w:p w14:paraId="3662831E" w14:textId="11062593" w:rsidR="0040088D" w:rsidRPr="0038612F" w:rsidRDefault="006C28DA">
            <w:pPr>
              <w:pStyle w:val="TABLE-cell"/>
              <w:rPr>
                <w:lang w:val="en-US"/>
              </w:rPr>
            </w:pPr>
            <w:ins w:id="11609" w:author="Charles Gifford" w:date="2017-03-08T23:04:00Z">
              <w:r>
                <w:rPr>
                  <w:lang w:val="en-US"/>
                </w:rPr>
                <w:t>Sealed</w:t>
              </w:r>
            </w:ins>
          </w:p>
        </w:tc>
        <w:tc>
          <w:tcPr>
            <w:tcW w:w="1687" w:type="dxa"/>
          </w:tcPr>
          <w:p w14:paraId="7C4CF91A" w14:textId="00D73D74" w:rsidR="0040088D" w:rsidRPr="0038612F" w:rsidRDefault="006C28DA">
            <w:pPr>
              <w:pStyle w:val="TABLE-cell"/>
              <w:rPr>
                <w:lang w:val="en-US"/>
              </w:rPr>
            </w:pPr>
            <w:ins w:id="11610" w:author="Charles Gifford" w:date="2017-03-08T23:04:00Z">
              <w:r>
                <w:rPr>
                  <w:lang w:val="en-US"/>
                </w:rPr>
                <w:t>NA</w:t>
              </w:r>
            </w:ins>
          </w:p>
        </w:tc>
      </w:tr>
    </w:tbl>
    <w:p w14:paraId="77A8C444" w14:textId="466DA726" w:rsidR="00371B3E" w:rsidRDefault="00371B3E" w:rsidP="006C28DA">
      <w:pPr>
        <w:pStyle w:val="PARAGRAPH"/>
        <w:rPr>
          <w:ins w:id="11611" w:author="Charles Gifford" w:date="2016-10-30T09:00:00Z"/>
        </w:rPr>
      </w:pPr>
      <w:ins w:id="11612" w:author="Charles Gifford" w:date="2016-10-30T09:00:00Z">
        <w:r>
          <w:t xml:space="preserve">The </w:t>
        </w:r>
        <w:r>
          <w:rPr>
            <w:i/>
          </w:rPr>
          <w:t>operations event</w:t>
        </w:r>
        <w:r w:rsidRPr="00350D2B">
          <w:rPr>
            <w:i/>
          </w:rPr>
          <w:t xml:space="preserve"> class</w:t>
        </w:r>
        <w:r>
          <w:t xml:space="preserve"> hierarchy enables representation of classes as an explicit enumerated set of sub classes.</w:t>
        </w:r>
      </w:ins>
    </w:p>
    <w:p w14:paraId="207E6FC6" w14:textId="7E4CAF52" w:rsidR="00371B3E" w:rsidRDefault="00371B3E" w:rsidP="00371B3E">
      <w:pPr>
        <w:pStyle w:val="EXAMPLE0"/>
        <w:rPr>
          <w:ins w:id="11613" w:author="Charles Gifford" w:date="2016-10-30T09:00:00Z"/>
        </w:rPr>
      </w:pPr>
      <w:ins w:id="11614" w:author="Charles Gifford" w:date="2016-10-30T09:00:00Z">
        <w:r>
          <w:t>EXAMPLE</w:t>
        </w:r>
        <w:r>
          <w:tab/>
        </w:r>
      </w:ins>
      <w:ins w:id="11615" w:author="Charles Gifford" w:date="2017-03-22T17:19:00Z">
        <w:r w:rsidR="00400B4C">
          <w:fldChar w:fldCharType="begin"/>
        </w:r>
        <w:r w:rsidR="00400B4C">
          <w:instrText xml:space="preserve"> REF _Ref456960085 \h </w:instrText>
        </w:r>
      </w:ins>
      <w:r w:rsidR="00400B4C">
        <w:fldChar w:fldCharType="separate"/>
      </w:r>
      <w:ins w:id="11616" w:author="Charles Gifford" w:date="2017-03-22T17:19:00Z">
        <w:r w:rsidR="00400B4C">
          <w:t xml:space="preserve">Table </w:t>
        </w:r>
        <w:r w:rsidR="00400B4C">
          <w:rPr>
            <w:noProof/>
          </w:rPr>
          <w:t>118</w:t>
        </w:r>
        <w:r w:rsidR="00400B4C">
          <w:fldChar w:fldCharType="end"/>
        </w:r>
        <w:r w:rsidR="00400B4C">
          <w:t xml:space="preserve"> </w:t>
        </w:r>
      </w:ins>
      <w:ins w:id="11617" w:author="Charles Gifford" w:date="2016-10-30T09:00:00Z">
        <w:r>
          <w:t xml:space="preserve">shows an example representation of an </w:t>
        </w:r>
        <w:r w:rsidRPr="00717645">
          <w:t>approval level</w:t>
        </w:r>
        <w:r>
          <w:t xml:space="preserve"> defined value in </w:t>
        </w:r>
        <w:r>
          <w:rPr>
            <w:i/>
          </w:rPr>
          <w:t>operations event</w:t>
        </w:r>
        <w:r w:rsidRPr="00AC209C">
          <w:rPr>
            <w:i/>
          </w:rPr>
          <w:t xml:space="preserve"> class</w:t>
        </w:r>
        <w:r>
          <w:t xml:space="preserve"> entries. The </w:t>
        </w:r>
        <w:r>
          <w:rPr>
            <w:i/>
          </w:rPr>
          <w:t>operations event</w:t>
        </w:r>
        <w:r w:rsidRPr="00AC209C">
          <w:rPr>
            <w:i/>
          </w:rPr>
          <w:t xml:space="preserve"> </w:t>
        </w:r>
        <w:r>
          <w:rPr>
            <w:i/>
          </w:rPr>
          <w:t>class</w:t>
        </w:r>
        <w:r>
          <w:t xml:space="preserve"> has its</w:t>
        </w:r>
        <w:r w:rsidRPr="00383C0D">
          <w:t xml:space="preserve"> </w:t>
        </w:r>
        <w:r w:rsidRPr="005403B2">
          <w:t>extension</w:t>
        </w:r>
        <w:r w:rsidRPr="00383C0D">
          <w:t xml:space="preserve"> </w:t>
        </w:r>
        <w:r>
          <w:t xml:space="preserve">attribute set to </w:t>
        </w:r>
        <w:r w:rsidRPr="006133DA">
          <w:rPr>
            <w:i/>
          </w:rPr>
          <w:t>line supervisor</w:t>
        </w:r>
        <w:r>
          <w:t xml:space="preserve"> and</w:t>
        </w:r>
        <w:r w:rsidRPr="00717645">
          <w:t xml:space="preserve"> </w:t>
        </w:r>
        <w:r w:rsidRPr="006133DA">
          <w:rPr>
            <w:i/>
          </w:rPr>
          <w:t>plant manager</w:t>
        </w:r>
        <w:r w:rsidRPr="00415081">
          <w:rPr>
            <w:i/>
          </w:rPr>
          <w:t xml:space="preserve"> </w:t>
        </w:r>
        <w:r>
          <w:t xml:space="preserve">indicating only those children are allowed. The </w:t>
        </w:r>
        <w:r w:rsidRPr="006133DA">
          <w:rPr>
            <w:i/>
          </w:rPr>
          <w:t>line supervisor</w:t>
        </w:r>
        <w:r>
          <w:t xml:space="preserve"> and </w:t>
        </w:r>
        <w:r w:rsidRPr="006133DA">
          <w:rPr>
            <w:i/>
          </w:rPr>
          <w:t>plant manager</w:t>
        </w:r>
        <w:r>
          <w:t xml:space="preserve"> as </w:t>
        </w:r>
        <w:r>
          <w:rPr>
            <w:i/>
          </w:rPr>
          <w:t>operations event</w:t>
        </w:r>
        <w:r w:rsidRPr="00957F27">
          <w:rPr>
            <w:i/>
          </w:rPr>
          <w:t xml:space="preserve"> class </w:t>
        </w:r>
        <w:r>
          <w:t>entries have the</w:t>
        </w:r>
        <w:r w:rsidRPr="00383C0D">
          <w:t xml:space="preserve"> </w:t>
        </w:r>
        <w:r w:rsidRPr="005403B2">
          <w:t xml:space="preserve">extension </w:t>
        </w:r>
        <w:r w:rsidRPr="00383C0D">
          <w:t>a</w:t>
        </w:r>
        <w:r>
          <w:t xml:space="preserve">ttribute set to the defined value of </w:t>
        </w:r>
        <w:r w:rsidRPr="00717645">
          <w:t>sealed</w:t>
        </w:r>
        <w:r>
          <w:rPr>
            <w:i/>
          </w:rPr>
          <w:t xml:space="preserve"> </w:t>
        </w:r>
        <w:r w:rsidRPr="00E75FA4">
          <w:t>which</w:t>
        </w:r>
        <w:r>
          <w:t xml:space="preserve"> prevents new entries to represent them as parents. This effectively locks these classes from modification. </w:t>
        </w:r>
      </w:ins>
    </w:p>
    <w:p w14:paraId="4888A603" w14:textId="11C727AC" w:rsidR="0040088D" w:rsidRPr="006D45F4" w:rsidRDefault="00697188" w:rsidP="00E05180">
      <w:pPr>
        <w:pStyle w:val="TABLE-title"/>
      </w:pPr>
      <w:bookmarkStart w:id="11618" w:name="_Ref456960085"/>
      <w:bookmarkStart w:id="11619" w:name="_Toc452852909"/>
      <w:bookmarkStart w:id="11620" w:name="_Toc478492418"/>
      <w:r>
        <w:t xml:space="preserve">Table </w:t>
      </w:r>
      <w:r w:rsidR="00FD29D6">
        <w:fldChar w:fldCharType="begin"/>
      </w:r>
      <w:r w:rsidR="00FD29D6">
        <w:instrText xml:space="preserve"> SEQ Table \* ARABIC </w:instrText>
      </w:r>
      <w:r w:rsidR="00FD29D6">
        <w:fldChar w:fldCharType="separate"/>
      </w:r>
      <w:r w:rsidR="00400B4C">
        <w:rPr>
          <w:noProof/>
        </w:rPr>
        <w:t>118</w:t>
      </w:r>
      <w:r w:rsidR="00FD29D6">
        <w:fldChar w:fldCharType="end"/>
      </w:r>
      <w:bookmarkEnd w:id="11618"/>
      <w:r>
        <w:t xml:space="preserve"> </w:t>
      </w:r>
      <w:r w:rsidR="0040088D">
        <w:t>–</w:t>
      </w:r>
      <w:r w:rsidR="0040088D" w:rsidRPr="006D45F4">
        <w:t xml:space="preserve"> </w:t>
      </w:r>
      <w:r w:rsidR="0040088D">
        <w:t xml:space="preserve">Example </w:t>
      </w:r>
      <w:r w:rsidR="006133DA">
        <w:t xml:space="preserve">of </w:t>
      </w:r>
      <w:r w:rsidR="0040088D">
        <w:t>operations event class locked hierarchy</w:t>
      </w:r>
      <w:bookmarkEnd w:id="11619"/>
      <w:bookmarkEnd w:id="11620"/>
    </w:p>
    <w:tbl>
      <w:tblPr>
        <w:tblStyle w:val="TableGridLight1"/>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68"/>
        <w:gridCol w:w="3481"/>
        <w:gridCol w:w="3413"/>
      </w:tblGrid>
      <w:tr w:rsidR="0040088D" w:rsidRPr="004853FA" w14:paraId="24274760" w14:textId="77777777" w:rsidTr="00371B3E">
        <w:trPr>
          <w:cantSplit/>
          <w:trHeight w:val="381"/>
          <w:jc w:val="center"/>
        </w:trPr>
        <w:tc>
          <w:tcPr>
            <w:tcW w:w="2168" w:type="dxa"/>
          </w:tcPr>
          <w:p w14:paraId="3D55AE90" w14:textId="095AEA92" w:rsidR="0040088D" w:rsidRPr="004853FA" w:rsidRDefault="0040088D" w:rsidP="006133DA">
            <w:pPr>
              <w:pStyle w:val="TABLE-col-heading"/>
            </w:pPr>
            <w:r>
              <w:t>Operations event</w:t>
            </w:r>
            <w:r w:rsidRPr="004853FA">
              <w:t xml:space="preserve"> class ID</w:t>
            </w:r>
          </w:p>
        </w:tc>
        <w:tc>
          <w:tcPr>
            <w:tcW w:w="3481" w:type="dxa"/>
          </w:tcPr>
          <w:p w14:paraId="1B168C41" w14:textId="77777777" w:rsidR="0040088D" w:rsidRPr="004853FA" w:rsidRDefault="0040088D" w:rsidP="006133DA">
            <w:pPr>
              <w:pStyle w:val="TABLE-col-heading"/>
            </w:pPr>
            <w:r w:rsidRPr="005403B2">
              <w:rPr>
                <w:b w:val="0"/>
                <w:i/>
              </w:rPr>
              <w:t xml:space="preserve">Operations event class </w:t>
            </w:r>
            <w:r w:rsidRPr="004853FA">
              <w:t>parent attribute</w:t>
            </w:r>
          </w:p>
        </w:tc>
        <w:tc>
          <w:tcPr>
            <w:tcW w:w="3413" w:type="dxa"/>
          </w:tcPr>
          <w:p w14:paraId="4B0F4718" w14:textId="77777777" w:rsidR="0040088D" w:rsidRPr="004853FA" w:rsidRDefault="0040088D" w:rsidP="006133DA">
            <w:pPr>
              <w:pStyle w:val="TABLE-col-heading"/>
            </w:pPr>
            <w:r w:rsidRPr="004853FA">
              <w:t>Extension / defined value</w:t>
            </w:r>
          </w:p>
        </w:tc>
      </w:tr>
      <w:tr w:rsidR="0040088D" w:rsidRPr="00E75FA4" w14:paraId="33D04EC9" w14:textId="77777777" w:rsidTr="00371B3E">
        <w:trPr>
          <w:cantSplit/>
          <w:jc w:val="center"/>
        </w:trPr>
        <w:tc>
          <w:tcPr>
            <w:tcW w:w="2168" w:type="dxa"/>
          </w:tcPr>
          <w:p w14:paraId="11E9F7AF" w14:textId="77777777" w:rsidR="0040088D" w:rsidRPr="00E75FA4" w:rsidRDefault="0040088D" w:rsidP="006133DA">
            <w:pPr>
              <w:pStyle w:val="TABLE-cell"/>
            </w:pPr>
            <w:r>
              <w:t>Approval</w:t>
            </w:r>
            <w:r w:rsidRPr="00E75FA4">
              <w:t xml:space="preserve"> level</w:t>
            </w:r>
          </w:p>
        </w:tc>
        <w:tc>
          <w:tcPr>
            <w:tcW w:w="3481" w:type="dxa"/>
          </w:tcPr>
          <w:p w14:paraId="57CFA4D4" w14:textId="77777777" w:rsidR="0040088D" w:rsidRPr="00E75FA4" w:rsidRDefault="0040088D" w:rsidP="006133DA">
            <w:pPr>
              <w:pStyle w:val="TABLE-cell"/>
            </w:pPr>
            <w:r w:rsidRPr="00E75FA4">
              <w:t>NA</w:t>
            </w:r>
          </w:p>
        </w:tc>
        <w:tc>
          <w:tcPr>
            <w:tcW w:w="3413" w:type="dxa"/>
          </w:tcPr>
          <w:p w14:paraId="53F331F4" w14:textId="77777777" w:rsidR="0040088D" w:rsidRPr="00E75FA4" w:rsidRDefault="0040088D" w:rsidP="006133DA">
            <w:pPr>
              <w:pStyle w:val="TABLE-cell"/>
            </w:pPr>
            <w:r>
              <w:t>Line supervisor</w:t>
            </w:r>
            <w:r w:rsidRPr="00E75FA4">
              <w:t>,</w:t>
            </w:r>
            <w:r>
              <w:t xml:space="preserve"> plant manager</w:t>
            </w:r>
          </w:p>
        </w:tc>
      </w:tr>
      <w:tr w:rsidR="0040088D" w:rsidRPr="00E75FA4" w14:paraId="75E9BADF" w14:textId="77777777" w:rsidTr="00371B3E">
        <w:trPr>
          <w:cantSplit/>
          <w:jc w:val="center"/>
        </w:trPr>
        <w:tc>
          <w:tcPr>
            <w:tcW w:w="2168" w:type="dxa"/>
          </w:tcPr>
          <w:p w14:paraId="596B3322" w14:textId="77777777" w:rsidR="0040088D" w:rsidRPr="00E75FA4" w:rsidRDefault="0040088D" w:rsidP="006133DA">
            <w:pPr>
              <w:pStyle w:val="TABLE-cell"/>
            </w:pPr>
            <w:r>
              <w:t>Line supervisor</w:t>
            </w:r>
          </w:p>
        </w:tc>
        <w:tc>
          <w:tcPr>
            <w:tcW w:w="3481" w:type="dxa"/>
          </w:tcPr>
          <w:p w14:paraId="00958F73" w14:textId="287F2E60" w:rsidR="0040088D" w:rsidRPr="00E75FA4" w:rsidRDefault="00AC2C6C" w:rsidP="006133DA">
            <w:pPr>
              <w:pStyle w:val="TABLE-cell"/>
            </w:pPr>
            <w:r>
              <w:t>Approval l</w:t>
            </w:r>
            <w:r w:rsidR="0040088D" w:rsidRPr="00E75FA4">
              <w:t>evel</w:t>
            </w:r>
          </w:p>
        </w:tc>
        <w:tc>
          <w:tcPr>
            <w:tcW w:w="3413" w:type="dxa"/>
          </w:tcPr>
          <w:p w14:paraId="04ACD811" w14:textId="77777777" w:rsidR="0040088D" w:rsidRPr="00E75FA4" w:rsidRDefault="0040088D" w:rsidP="006133DA">
            <w:pPr>
              <w:pStyle w:val="TABLE-cell"/>
            </w:pPr>
            <w:r w:rsidRPr="00E75FA4">
              <w:t>Sealed</w:t>
            </w:r>
          </w:p>
        </w:tc>
      </w:tr>
      <w:tr w:rsidR="0040088D" w:rsidRPr="00E75FA4" w14:paraId="5D3558FF" w14:textId="77777777" w:rsidTr="00371B3E">
        <w:trPr>
          <w:cantSplit/>
          <w:trHeight w:val="311"/>
          <w:jc w:val="center"/>
        </w:trPr>
        <w:tc>
          <w:tcPr>
            <w:tcW w:w="2168" w:type="dxa"/>
          </w:tcPr>
          <w:p w14:paraId="22B2F947" w14:textId="77777777" w:rsidR="0040088D" w:rsidRPr="00E75FA4" w:rsidRDefault="0040088D" w:rsidP="006133DA">
            <w:pPr>
              <w:pStyle w:val="TABLE-cell"/>
            </w:pPr>
            <w:r>
              <w:t>Plant manager</w:t>
            </w:r>
          </w:p>
        </w:tc>
        <w:tc>
          <w:tcPr>
            <w:tcW w:w="3481" w:type="dxa"/>
          </w:tcPr>
          <w:p w14:paraId="4711E18C" w14:textId="3B70C846" w:rsidR="0040088D" w:rsidRPr="00E75FA4" w:rsidRDefault="0040088D" w:rsidP="006133DA">
            <w:pPr>
              <w:pStyle w:val="TABLE-cell"/>
            </w:pPr>
            <w:r>
              <w:t>Ap</w:t>
            </w:r>
            <w:r w:rsidR="00AC2C6C">
              <w:t>proval l</w:t>
            </w:r>
            <w:r w:rsidRPr="00E75FA4">
              <w:t>evel</w:t>
            </w:r>
          </w:p>
        </w:tc>
        <w:tc>
          <w:tcPr>
            <w:tcW w:w="3413" w:type="dxa"/>
          </w:tcPr>
          <w:p w14:paraId="1406A003" w14:textId="77777777" w:rsidR="0040088D" w:rsidRPr="00E75FA4" w:rsidRDefault="0040088D" w:rsidP="006133DA">
            <w:pPr>
              <w:pStyle w:val="TABLE-cell"/>
            </w:pPr>
            <w:r w:rsidRPr="00E75FA4">
              <w:t>Sealed</w:t>
            </w:r>
          </w:p>
        </w:tc>
      </w:tr>
    </w:tbl>
    <w:p w14:paraId="571B3213" w14:textId="77777777" w:rsidR="00371B3E" w:rsidRDefault="00371B3E" w:rsidP="00371B3E">
      <w:pPr>
        <w:pStyle w:val="EXAMPLE0"/>
      </w:pPr>
      <w:r>
        <w:t>EXAMPLE</w:t>
      </w:r>
      <w:r>
        <w:tab/>
        <w:t>A ‘</w:t>
      </w:r>
      <w:r>
        <w:rPr>
          <w:i/>
        </w:rPr>
        <w:t>’plant manager’</w:t>
      </w:r>
      <w:r>
        <w:t xml:space="preserve"> </w:t>
      </w:r>
      <w:r>
        <w:rPr>
          <w:i/>
        </w:rPr>
        <w:t>operations event</w:t>
      </w:r>
      <w:r w:rsidRPr="00350D2B">
        <w:rPr>
          <w:i/>
        </w:rPr>
        <w:t xml:space="preserve"> class</w:t>
      </w:r>
      <w:r>
        <w:t xml:space="preserve"> has its parent class set to the ‘</w:t>
      </w:r>
      <w:r>
        <w:rPr>
          <w:i/>
        </w:rPr>
        <w:t>ap</w:t>
      </w:r>
      <w:r w:rsidRPr="005F00AD">
        <w:rPr>
          <w:i/>
        </w:rPr>
        <w:t>p</w:t>
      </w:r>
      <w:r>
        <w:rPr>
          <w:i/>
        </w:rPr>
        <w:t>roval level</w:t>
      </w:r>
      <w:r w:rsidRPr="005F00AD">
        <w:rPr>
          <w:i/>
        </w:rPr>
        <w:t>’</w:t>
      </w:r>
      <w:r>
        <w:t xml:space="preserve"> </w:t>
      </w:r>
      <w:r>
        <w:rPr>
          <w:i/>
        </w:rPr>
        <w:t>operations event</w:t>
      </w:r>
      <w:r w:rsidRPr="00350D2B">
        <w:rPr>
          <w:i/>
        </w:rPr>
        <w:t xml:space="preserve"> class</w:t>
      </w:r>
      <w:r>
        <w:t xml:space="preserve">. An </w:t>
      </w:r>
      <w:r>
        <w:rPr>
          <w:i/>
        </w:rPr>
        <w:t>operations event</w:t>
      </w:r>
      <w:r>
        <w:t xml:space="preserve"> declaring the event is a member of the ‘</w:t>
      </w:r>
      <w:r>
        <w:rPr>
          <w:i/>
        </w:rPr>
        <w:t>plant manager</w:t>
      </w:r>
      <w:r>
        <w:t xml:space="preserve">’ </w:t>
      </w:r>
      <w:r>
        <w:rPr>
          <w:i/>
        </w:rPr>
        <w:t>operations event</w:t>
      </w:r>
      <w:r w:rsidRPr="00350D2B">
        <w:rPr>
          <w:i/>
        </w:rPr>
        <w:t xml:space="preserve"> class</w:t>
      </w:r>
      <w:r>
        <w:t xml:space="preserve"> infers that it also is a member of the ‘</w:t>
      </w:r>
      <w:r>
        <w:rPr>
          <w:i/>
        </w:rPr>
        <w:t>approval level</w:t>
      </w:r>
      <w:r w:rsidRPr="005F00AD">
        <w:rPr>
          <w:i/>
        </w:rPr>
        <w:t>’</w:t>
      </w:r>
      <w:r>
        <w:t xml:space="preserve">. The </w:t>
      </w:r>
      <w:r>
        <w:rPr>
          <w:i/>
        </w:rPr>
        <w:t>operations event</w:t>
      </w:r>
      <w:r w:rsidRPr="005F00AD">
        <w:rPr>
          <w:i/>
        </w:rPr>
        <w:t xml:space="preserve"> class properties</w:t>
      </w:r>
      <w:r>
        <w:t xml:space="preserve"> and </w:t>
      </w:r>
      <w:r>
        <w:rPr>
          <w:i/>
        </w:rPr>
        <w:t>operations event</w:t>
      </w:r>
      <w:r w:rsidRPr="005F00AD">
        <w:rPr>
          <w:i/>
        </w:rPr>
        <w:t xml:space="preserve"> class record specifications</w:t>
      </w:r>
      <w:r>
        <w:t xml:space="preserve"> that defined the ‘</w:t>
      </w:r>
      <w:r>
        <w:rPr>
          <w:i/>
        </w:rPr>
        <w:t>approval level</w:t>
      </w:r>
      <w:r w:rsidRPr="005F00AD">
        <w:rPr>
          <w:i/>
        </w:rPr>
        <w:t xml:space="preserve">’ </w:t>
      </w:r>
      <w:r>
        <w:rPr>
          <w:i/>
        </w:rPr>
        <w:t>operations event</w:t>
      </w:r>
      <w:r w:rsidRPr="005F00AD">
        <w:rPr>
          <w:i/>
        </w:rPr>
        <w:t xml:space="preserve"> class</w:t>
      </w:r>
      <w:r>
        <w:t xml:space="preserve"> are also supported by all child classes.</w:t>
      </w:r>
    </w:p>
    <w:p w14:paraId="6830F650" w14:textId="0B4E39D7" w:rsidR="0040088D" w:rsidRDefault="0040088D" w:rsidP="003E1075">
      <w:pPr>
        <w:pStyle w:val="Heading3"/>
      </w:pPr>
      <w:r>
        <w:t>Operations event class property</w:t>
      </w:r>
    </w:p>
    <w:p w14:paraId="79844942" w14:textId="77777777" w:rsidR="00713F2E" w:rsidRDefault="0040088D" w:rsidP="0040088D">
      <w:pPr>
        <w:pStyle w:val="PARAGRAPH"/>
      </w:pPr>
      <w:r>
        <w:t xml:space="preserve">Properties of an </w:t>
      </w:r>
      <w:r>
        <w:rPr>
          <w:i/>
        </w:rPr>
        <w:t>operations event</w:t>
      </w:r>
      <w:r w:rsidRPr="004D6D9D">
        <w:rPr>
          <w:i/>
        </w:rPr>
        <w:t xml:space="preserve"> class</w:t>
      </w:r>
      <w:r>
        <w:t xml:space="preserve"> shall be listed as </w:t>
      </w:r>
      <w:r>
        <w:rPr>
          <w:i/>
        </w:rPr>
        <w:t>operations event</w:t>
      </w:r>
      <w:r w:rsidRPr="004D6D9D">
        <w:rPr>
          <w:i/>
        </w:rPr>
        <w:t xml:space="preserve"> class properties</w:t>
      </w:r>
      <w:r>
        <w:t xml:space="preserve">. An </w:t>
      </w:r>
      <w:r>
        <w:rPr>
          <w:i/>
        </w:rPr>
        <w:t>operations event</w:t>
      </w:r>
      <w:r w:rsidRPr="004D6D9D">
        <w:rPr>
          <w:i/>
        </w:rPr>
        <w:t xml:space="preserve"> class</w:t>
      </w:r>
      <w:r>
        <w:t xml:space="preserve"> shall be further characterized through zero or more </w:t>
      </w:r>
      <w:r>
        <w:rPr>
          <w:i/>
        </w:rPr>
        <w:t>operations event</w:t>
      </w:r>
      <w:r w:rsidRPr="004D6D9D">
        <w:rPr>
          <w:i/>
        </w:rPr>
        <w:t xml:space="preserve"> class properties</w:t>
      </w:r>
      <w:r>
        <w:t xml:space="preserve">. </w:t>
      </w:r>
      <w:r>
        <w:rPr>
          <w:i/>
        </w:rPr>
        <w:t>Operations event</w:t>
      </w:r>
      <w:r w:rsidRPr="00906A90">
        <w:rPr>
          <w:i/>
        </w:rPr>
        <w:t xml:space="preserve"> class properties</w:t>
      </w:r>
      <w:r>
        <w:t xml:space="preserve"> may contain nested </w:t>
      </w:r>
      <w:r>
        <w:rPr>
          <w:i/>
        </w:rPr>
        <w:t>operations event</w:t>
      </w:r>
      <w:r w:rsidRPr="00906A90">
        <w:rPr>
          <w:i/>
        </w:rPr>
        <w:t xml:space="preserve"> class properties</w:t>
      </w:r>
      <w:r>
        <w:t xml:space="preserve">. </w:t>
      </w:r>
    </w:p>
    <w:p w14:paraId="396636DA" w14:textId="522D4CFD" w:rsidR="0040088D" w:rsidRDefault="00CE1705" w:rsidP="0040088D">
      <w:pPr>
        <w:pStyle w:val="PARAGRAPH"/>
      </w:pPr>
      <w:r>
        <w:fldChar w:fldCharType="begin"/>
      </w:r>
      <w:r>
        <w:instrText xml:space="preserve"> REF _Ref456960291 \h </w:instrText>
      </w:r>
      <w:r>
        <w:fldChar w:fldCharType="separate"/>
      </w:r>
      <w:r w:rsidR="00400B4C">
        <w:t xml:space="preserve">Table </w:t>
      </w:r>
      <w:r w:rsidR="00400B4C">
        <w:rPr>
          <w:noProof/>
        </w:rPr>
        <w:t>119</w:t>
      </w:r>
      <w:r>
        <w:fldChar w:fldCharType="end"/>
      </w:r>
      <w:r>
        <w:t xml:space="preserve"> </w:t>
      </w:r>
      <w:r w:rsidR="0065709C">
        <w:t>defines the relationship</w:t>
      </w:r>
      <w:r w:rsidR="00C35DAC">
        <w:t xml:space="preserve"> role</w:t>
      </w:r>
      <w:r w:rsidR="0065709C">
        <w:t xml:space="preserve">s for the </w:t>
      </w:r>
      <w:r w:rsidR="0040088D">
        <w:rPr>
          <w:i/>
        </w:rPr>
        <w:t>operations event class property</w:t>
      </w:r>
      <w:r w:rsidR="0040088D">
        <w:t xml:space="preserve">. </w:t>
      </w:r>
      <w:r>
        <w:fldChar w:fldCharType="begin"/>
      </w:r>
      <w:r>
        <w:instrText xml:space="preserve"> REF _Ref453167795 \h </w:instrText>
      </w:r>
      <w:r>
        <w:fldChar w:fldCharType="separate"/>
      </w:r>
      <w:r w:rsidR="00400B4C">
        <w:t xml:space="preserve">Table </w:t>
      </w:r>
      <w:r w:rsidR="00400B4C">
        <w:rPr>
          <w:noProof/>
        </w:rPr>
        <w:t>120</w:t>
      </w:r>
      <w:r>
        <w:fldChar w:fldCharType="end"/>
      </w:r>
      <w:r w:rsidR="00697188">
        <w:fldChar w:fldCharType="begin"/>
      </w:r>
      <w:r w:rsidR="00697188">
        <w:instrText xml:space="preserve"> REF _Ref453167795 \h </w:instrText>
      </w:r>
      <w:r w:rsidR="00697188">
        <w:fldChar w:fldCharType="end"/>
      </w:r>
      <w:r w:rsidR="0040088D">
        <w:t xml:space="preserve"> defines the attributes for </w:t>
      </w:r>
      <w:r w:rsidR="0040088D">
        <w:rPr>
          <w:i/>
        </w:rPr>
        <w:t>operations event class property</w:t>
      </w:r>
      <w:r w:rsidR="0040088D">
        <w:t>.</w:t>
      </w:r>
    </w:p>
    <w:p w14:paraId="2153103B" w14:textId="334A3060" w:rsidR="0040088D" w:rsidRDefault="00697188" w:rsidP="00E05180">
      <w:pPr>
        <w:pStyle w:val="TABLE-title"/>
        <w:rPr>
          <w:ins w:id="11621" w:author="Charles Gifford" w:date="2017-03-19T21:34:00Z"/>
        </w:rPr>
      </w:pPr>
      <w:bookmarkStart w:id="11622" w:name="_Ref456960291"/>
      <w:bookmarkStart w:id="11623" w:name="_Toc478492419"/>
      <w:r>
        <w:t xml:space="preserve">Table </w:t>
      </w:r>
      <w:r w:rsidR="00FD29D6">
        <w:fldChar w:fldCharType="begin"/>
      </w:r>
      <w:r w:rsidR="00FD29D6">
        <w:instrText xml:space="preserve"> SEQ Table \* ARABIC </w:instrText>
      </w:r>
      <w:r w:rsidR="00FD29D6">
        <w:fldChar w:fldCharType="separate"/>
      </w:r>
      <w:r w:rsidR="00400B4C">
        <w:rPr>
          <w:noProof/>
        </w:rPr>
        <w:t>119</w:t>
      </w:r>
      <w:r w:rsidR="00FD29D6">
        <w:fldChar w:fldCharType="end"/>
      </w:r>
      <w:bookmarkEnd w:id="11622"/>
      <w:r>
        <w:t xml:space="preserve"> </w:t>
      </w:r>
      <w:r w:rsidR="0040088D">
        <w:t>- Operations event class property relationship</w:t>
      </w:r>
      <w:r w:rsidR="00C35DAC">
        <w:t xml:space="preserve"> role</w:t>
      </w:r>
      <w:r w:rsidR="0040088D">
        <w:t>s</w:t>
      </w:r>
      <w:bookmarkEnd w:id="11623"/>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C35DAC" w:rsidRPr="009432BC" w14:paraId="1FFC7FC9" w14:textId="77777777" w:rsidTr="006115CD">
        <w:trPr>
          <w:trHeight w:val="197"/>
          <w:tblHeader/>
          <w:ins w:id="11624" w:author="Charles Gifford" w:date="2017-03-19T21:34:00Z"/>
        </w:trPr>
        <w:tc>
          <w:tcPr>
            <w:tcW w:w="2155" w:type="dxa"/>
            <w:shd w:val="clear" w:color="auto" w:fill="auto"/>
          </w:tcPr>
          <w:p w14:paraId="45AD7F69" w14:textId="77777777" w:rsidR="00C35DAC" w:rsidRPr="009432BC" w:rsidRDefault="00C35DAC" w:rsidP="006115CD">
            <w:pPr>
              <w:pStyle w:val="TABLE-col-heading"/>
              <w:rPr>
                <w:ins w:id="11625" w:author="Charles Gifford" w:date="2017-03-19T21:34:00Z"/>
              </w:rPr>
            </w:pPr>
            <w:ins w:id="11626" w:author="Charles Gifford" w:date="2017-03-19T21:34:00Z">
              <w:r w:rsidRPr="009432BC">
                <w:t>Related Object</w:t>
              </w:r>
            </w:ins>
          </w:p>
        </w:tc>
        <w:tc>
          <w:tcPr>
            <w:tcW w:w="2070" w:type="dxa"/>
            <w:shd w:val="clear" w:color="auto" w:fill="auto"/>
          </w:tcPr>
          <w:p w14:paraId="2BFDAFD8" w14:textId="77777777" w:rsidR="00C35DAC" w:rsidRPr="009432BC" w:rsidRDefault="00C35DAC" w:rsidP="006115CD">
            <w:pPr>
              <w:pStyle w:val="TABLE-col-heading"/>
              <w:rPr>
                <w:ins w:id="11627" w:author="Charles Gifford" w:date="2017-03-19T21:34:00Z"/>
              </w:rPr>
            </w:pPr>
            <w:ins w:id="11628" w:author="Charles Gifford" w:date="2017-03-19T21:34:00Z">
              <w:r w:rsidRPr="009432BC">
                <w:t>Role</w:t>
              </w:r>
            </w:ins>
          </w:p>
        </w:tc>
        <w:tc>
          <w:tcPr>
            <w:tcW w:w="1080" w:type="dxa"/>
            <w:shd w:val="clear" w:color="auto" w:fill="auto"/>
          </w:tcPr>
          <w:p w14:paraId="3E4FBCFF" w14:textId="77777777" w:rsidR="00C35DAC" w:rsidRPr="009432BC" w:rsidRDefault="00C35DAC" w:rsidP="006115CD">
            <w:pPr>
              <w:pStyle w:val="TABLE-col-heading"/>
              <w:rPr>
                <w:ins w:id="11629" w:author="Charles Gifford" w:date="2017-03-19T21:34:00Z"/>
              </w:rPr>
            </w:pPr>
            <w:ins w:id="11630" w:author="Charles Gifford" w:date="2017-03-19T21:34:00Z">
              <w:r w:rsidRPr="009432BC">
                <w:t>Multiplicity</w:t>
              </w:r>
            </w:ins>
          </w:p>
        </w:tc>
        <w:tc>
          <w:tcPr>
            <w:tcW w:w="3780" w:type="dxa"/>
            <w:shd w:val="clear" w:color="auto" w:fill="auto"/>
          </w:tcPr>
          <w:p w14:paraId="14126013" w14:textId="77777777" w:rsidR="00C35DAC" w:rsidRPr="009432BC" w:rsidRDefault="00C35DAC" w:rsidP="006115CD">
            <w:pPr>
              <w:pStyle w:val="TABLE-col-heading"/>
              <w:rPr>
                <w:ins w:id="11631" w:author="Charles Gifford" w:date="2017-03-19T21:34:00Z"/>
              </w:rPr>
            </w:pPr>
            <w:ins w:id="11632" w:author="Charles Gifford" w:date="2017-03-19T21:34:00Z">
              <w:r w:rsidRPr="009432BC">
                <w:t>Description</w:t>
              </w:r>
            </w:ins>
          </w:p>
        </w:tc>
      </w:tr>
      <w:tr w:rsidR="00C35DAC" w:rsidRPr="009432BC" w14:paraId="64073792" w14:textId="77777777" w:rsidTr="00B77E83">
        <w:trPr>
          <w:trHeight w:val="332"/>
          <w:ins w:id="11633" w:author="Charles Gifford" w:date="2017-03-19T21:34:00Z"/>
        </w:trPr>
        <w:tc>
          <w:tcPr>
            <w:tcW w:w="2155" w:type="dxa"/>
          </w:tcPr>
          <w:p w14:paraId="34BF156A" w14:textId="7A7BB362" w:rsidR="00C35DAC" w:rsidRPr="009432BC" w:rsidRDefault="00C35DAC" w:rsidP="00C35DAC">
            <w:pPr>
              <w:pStyle w:val="TABLE-cell"/>
              <w:rPr>
                <w:ins w:id="11634" w:author="Charles Gifford" w:date="2017-03-19T21:34:00Z"/>
              </w:rPr>
            </w:pPr>
            <w:ins w:id="11635" w:author="Charles Gifford" w:date="2017-03-19T21:35:00Z">
              <w:r>
                <w:rPr>
                  <w:lang w:val="en-US"/>
                </w:rPr>
                <w:t>Operations event</w:t>
              </w:r>
              <w:r w:rsidRPr="0038612F">
                <w:rPr>
                  <w:lang w:val="en-US"/>
                </w:rPr>
                <w:t xml:space="preserve"> class</w:t>
              </w:r>
            </w:ins>
          </w:p>
        </w:tc>
        <w:tc>
          <w:tcPr>
            <w:tcW w:w="2070" w:type="dxa"/>
          </w:tcPr>
          <w:p w14:paraId="21A563B8" w14:textId="15D78F8C" w:rsidR="00C35DAC" w:rsidRPr="009432BC" w:rsidRDefault="00C35DAC" w:rsidP="00C35DAC">
            <w:pPr>
              <w:pStyle w:val="TABLE-cell"/>
              <w:rPr>
                <w:ins w:id="11636" w:author="Charles Gifford" w:date="2017-03-19T21:34:00Z"/>
              </w:rPr>
            </w:pPr>
            <w:ins w:id="11637" w:author="Charles Gifford" w:date="2017-03-19T21:38:00Z">
              <w:r>
                <w:rPr>
                  <w:lang w:val="en-US"/>
                </w:rPr>
                <w:t>NA</w:t>
              </w:r>
            </w:ins>
          </w:p>
        </w:tc>
        <w:tc>
          <w:tcPr>
            <w:tcW w:w="1080" w:type="dxa"/>
          </w:tcPr>
          <w:p w14:paraId="60EF4602" w14:textId="48679028" w:rsidR="00C35DAC" w:rsidRPr="009432BC" w:rsidRDefault="00C35DAC" w:rsidP="00C35DAC">
            <w:pPr>
              <w:pStyle w:val="TABLE-cell"/>
              <w:rPr>
                <w:ins w:id="11638" w:author="Charles Gifford" w:date="2017-03-19T21:34:00Z"/>
              </w:rPr>
            </w:pPr>
            <w:ins w:id="11639" w:author="Charles Gifford" w:date="2017-03-19T21:35:00Z">
              <w:r w:rsidRPr="0038612F">
                <w:rPr>
                  <w:lang w:val="en-US"/>
                </w:rPr>
                <w:t>1</w:t>
              </w:r>
            </w:ins>
          </w:p>
        </w:tc>
        <w:tc>
          <w:tcPr>
            <w:tcW w:w="3780" w:type="dxa"/>
            <w:shd w:val="clear" w:color="auto" w:fill="auto"/>
          </w:tcPr>
          <w:p w14:paraId="565DB575" w14:textId="28877DB2" w:rsidR="00C35DAC" w:rsidRPr="009432BC" w:rsidRDefault="00C35DAC" w:rsidP="00C35DAC">
            <w:pPr>
              <w:pStyle w:val="TABLE-cell"/>
              <w:rPr>
                <w:ins w:id="11640" w:author="Charles Gifford" w:date="2017-03-19T21:34:00Z"/>
              </w:rPr>
            </w:pPr>
            <w:ins w:id="11641" w:author="Charles Gifford" w:date="2017-03-19T21:35:00Z">
              <w:r w:rsidRPr="000B2BDC">
                <w:rPr>
                  <w:lang w:val="en-US"/>
                </w:rPr>
                <w:t xml:space="preserve">The </w:t>
              </w:r>
              <w:r w:rsidRPr="00F229E3">
                <w:rPr>
                  <w:i/>
                  <w:lang w:val="en-US"/>
                </w:rPr>
                <w:t>operations event class</w:t>
              </w:r>
              <w:r w:rsidRPr="000B2BDC">
                <w:rPr>
                  <w:lang w:val="en-US"/>
                </w:rPr>
                <w:t xml:space="preserve"> defined in part by this </w:t>
              </w:r>
              <w:r w:rsidRPr="00FE13B4">
                <w:rPr>
                  <w:i/>
                  <w:lang w:val="en-US"/>
                </w:rPr>
                <w:t>o</w:t>
              </w:r>
              <w:r>
                <w:rPr>
                  <w:i/>
                  <w:lang w:val="en-US"/>
                </w:rPr>
                <w:t xml:space="preserve">perations event </w:t>
              </w:r>
              <w:r w:rsidRPr="00F229E3">
                <w:rPr>
                  <w:i/>
                  <w:lang w:val="en-US"/>
                </w:rPr>
                <w:t xml:space="preserve">class </w:t>
              </w:r>
              <w:r w:rsidRPr="00446883">
                <w:rPr>
                  <w:i/>
                  <w:lang w:val="en-US"/>
                </w:rPr>
                <w:t>property</w:t>
              </w:r>
              <w:r w:rsidRPr="000B2BDC">
                <w:rPr>
                  <w:lang w:val="en-US"/>
                </w:rPr>
                <w:t>.</w:t>
              </w:r>
            </w:ins>
          </w:p>
        </w:tc>
      </w:tr>
      <w:tr w:rsidR="00C35DAC" w:rsidRPr="009432BC" w14:paraId="6F96DE36" w14:textId="77777777" w:rsidTr="00B77E83">
        <w:trPr>
          <w:trHeight w:val="332"/>
          <w:ins w:id="11642" w:author="Charles Gifford" w:date="2017-03-19T21:34:00Z"/>
        </w:trPr>
        <w:tc>
          <w:tcPr>
            <w:tcW w:w="2155" w:type="dxa"/>
            <w:shd w:val="clear" w:color="auto" w:fill="auto"/>
          </w:tcPr>
          <w:p w14:paraId="03EBD5BA" w14:textId="4117D632" w:rsidR="00C35DAC" w:rsidRDefault="00C35DAC" w:rsidP="00C35DAC">
            <w:pPr>
              <w:pStyle w:val="TABLE-cell"/>
              <w:rPr>
                <w:ins w:id="11643" w:author="Charles Gifford" w:date="2017-03-19T21:34:00Z"/>
                <w:lang w:val="en-US"/>
              </w:rPr>
            </w:pPr>
            <w:ins w:id="11644" w:author="Charles Gifford" w:date="2017-03-19T21:35:00Z">
              <w:r>
                <w:rPr>
                  <w:lang w:val="en-US"/>
                </w:rPr>
                <w:t>Operations event</w:t>
              </w:r>
              <w:r w:rsidRPr="0038612F">
                <w:rPr>
                  <w:lang w:val="en-US"/>
                </w:rPr>
                <w:t xml:space="preserve"> definition propert</w:t>
              </w:r>
              <w:r>
                <w:rPr>
                  <w:lang w:val="en-US"/>
                </w:rPr>
                <w:t>y</w:t>
              </w:r>
            </w:ins>
          </w:p>
        </w:tc>
        <w:tc>
          <w:tcPr>
            <w:tcW w:w="2070" w:type="dxa"/>
            <w:shd w:val="clear" w:color="auto" w:fill="auto"/>
          </w:tcPr>
          <w:p w14:paraId="0972F373" w14:textId="25B335D7" w:rsidR="00C35DAC" w:rsidRDefault="00C35DAC" w:rsidP="00C35DAC">
            <w:pPr>
              <w:pStyle w:val="TABLE-cell"/>
              <w:rPr>
                <w:ins w:id="11645" w:author="Charles Gifford" w:date="2017-03-19T21:34:00Z"/>
                <w:lang w:val="en-US"/>
              </w:rPr>
            </w:pPr>
            <w:ins w:id="11646" w:author="Charles Gifford" w:date="2017-03-19T21:38:00Z">
              <w:r>
                <w:rPr>
                  <w:lang w:val="en-US"/>
                </w:rPr>
                <w:t>NA</w:t>
              </w:r>
            </w:ins>
          </w:p>
        </w:tc>
        <w:tc>
          <w:tcPr>
            <w:tcW w:w="1080" w:type="dxa"/>
            <w:shd w:val="clear" w:color="auto" w:fill="auto"/>
          </w:tcPr>
          <w:p w14:paraId="19F24312" w14:textId="06BA262A" w:rsidR="00C35DAC" w:rsidRDefault="00C35DAC" w:rsidP="00C35DAC">
            <w:pPr>
              <w:pStyle w:val="TABLE-cell"/>
              <w:rPr>
                <w:ins w:id="11647" w:author="Charles Gifford" w:date="2017-03-19T21:34:00Z"/>
                <w:lang w:val="en-US"/>
              </w:rPr>
            </w:pPr>
            <w:ins w:id="11648" w:author="Charles Gifford" w:date="2017-03-19T21:35:00Z">
              <w:r w:rsidRPr="0038612F">
                <w:rPr>
                  <w:lang w:val="en-US"/>
                </w:rPr>
                <w:t>0..*</w:t>
              </w:r>
            </w:ins>
          </w:p>
        </w:tc>
        <w:tc>
          <w:tcPr>
            <w:tcW w:w="3780" w:type="dxa"/>
            <w:shd w:val="clear" w:color="auto" w:fill="auto"/>
          </w:tcPr>
          <w:p w14:paraId="7E03B72B" w14:textId="502C76BF" w:rsidR="00C35DAC" w:rsidRPr="00091763" w:rsidRDefault="00C35DAC" w:rsidP="00C35DAC">
            <w:pPr>
              <w:pStyle w:val="TABLE-cell"/>
              <w:rPr>
                <w:ins w:id="11649" w:author="Charles Gifford" w:date="2017-03-19T21:34:00Z"/>
                <w:lang w:val="en-US"/>
              </w:rPr>
            </w:pPr>
            <w:ins w:id="11650" w:author="Charles Gifford" w:date="2017-03-19T21:35:00Z">
              <w:r w:rsidRPr="0038612F">
                <w:rPr>
                  <w:lang w:val="en-US"/>
                </w:rPr>
                <w:t>If the same ID exists in a</w:t>
              </w:r>
              <w:r>
                <w:rPr>
                  <w:lang w:val="en-US"/>
                </w:rPr>
                <w:t>n</w:t>
              </w:r>
              <w:r w:rsidRPr="0038612F">
                <w:rPr>
                  <w:lang w:val="en-US"/>
                </w:rPr>
                <w:t xml:space="preserve"> </w:t>
              </w:r>
              <w:r>
                <w:rPr>
                  <w:i/>
                  <w:lang w:val="en-US"/>
                </w:rPr>
                <w:t>operations event</w:t>
              </w:r>
              <w:r w:rsidRPr="0038612F">
                <w:rPr>
                  <w:i/>
                  <w:lang w:val="en-US"/>
                </w:rPr>
                <w:t xml:space="preserve"> class property</w:t>
              </w:r>
              <w:r w:rsidRPr="0038612F">
                <w:rPr>
                  <w:lang w:val="en-US"/>
                </w:rPr>
                <w:t xml:space="preserve">, the attributes of the property </w:t>
              </w:r>
              <w:r>
                <w:rPr>
                  <w:lang w:val="en-US"/>
                </w:rPr>
                <w:t>are</w:t>
              </w:r>
              <w:r w:rsidRPr="0038612F">
                <w:rPr>
                  <w:lang w:val="en-US"/>
                </w:rPr>
                <w:t xml:space="preserve"> the same. </w:t>
              </w:r>
            </w:ins>
          </w:p>
        </w:tc>
      </w:tr>
      <w:tr w:rsidR="00C35DAC" w:rsidRPr="009432BC" w14:paraId="69D181DD" w14:textId="77777777" w:rsidTr="00B77E83">
        <w:trPr>
          <w:trHeight w:val="332"/>
          <w:ins w:id="11651" w:author="Charles Gifford" w:date="2017-03-19T21:34:00Z"/>
        </w:trPr>
        <w:tc>
          <w:tcPr>
            <w:tcW w:w="2155" w:type="dxa"/>
            <w:shd w:val="clear" w:color="auto" w:fill="auto"/>
          </w:tcPr>
          <w:p w14:paraId="09D7A58C" w14:textId="537D5405" w:rsidR="00C35DAC" w:rsidRDefault="00C35DAC" w:rsidP="00C35DAC">
            <w:pPr>
              <w:pStyle w:val="TABLE-cell"/>
              <w:rPr>
                <w:ins w:id="11652" w:author="Charles Gifford" w:date="2017-03-19T21:34:00Z"/>
                <w:lang w:val="en-US"/>
              </w:rPr>
            </w:pPr>
            <w:ins w:id="11653" w:author="Charles Gifford" w:date="2017-03-19T21:35:00Z">
              <w:r>
                <w:rPr>
                  <w:lang w:val="en-US"/>
                </w:rPr>
                <w:t>Operations event</w:t>
              </w:r>
              <w:r w:rsidRPr="0038612F">
                <w:rPr>
                  <w:lang w:val="en-US"/>
                </w:rPr>
                <w:t xml:space="preserve"> class property</w:t>
              </w:r>
            </w:ins>
          </w:p>
        </w:tc>
        <w:tc>
          <w:tcPr>
            <w:tcW w:w="2070" w:type="dxa"/>
            <w:shd w:val="clear" w:color="auto" w:fill="auto"/>
          </w:tcPr>
          <w:p w14:paraId="30F69CF0" w14:textId="28FE09C5" w:rsidR="00C35DAC" w:rsidRDefault="00C35DAC" w:rsidP="00C35DAC">
            <w:pPr>
              <w:pStyle w:val="TABLE-cell"/>
              <w:rPr>
                <w:ins w:id="11654" w:author="Charles Gifford" w:date="2017-03-19T21:34:00Z"/>
                <w:lang w:val="en-US"/>
              </w:rPr>
            </w:pPr>
            <w:ins w:id="11655" w:author="Charles Gifford" w:date="2017-03-19T21:35:00Z">
              <w:r>
                <w:rPr>
                  <w:lang w:val="en-US"/>
                </w:rPr>
                <w:t>Operations event</w:t>
              </w:r>
              <w:r w:rsidRPr="0038612F">
                <w:rPr>
                  <w:lang w:val="en-US"/>
                </w:rPr>
                <w:t xml:space="preserve"> class property</w:t>
              </w:r>
              <w:r>
                <w:rPr>
                  <w:lang w:val="en-US"/>
                </w:rPr>
                <w:t xml:space="preserve"> </w:t>
              </w:r>
            </w:ins>
            <w:ins w:id="11656" w:author="Charles Gifford" w:date="2017-03-19T21:37:00Z">
              <w:r>
                <w:rPr>
                  <w:lang w:val="en-US"/>
                </w:rPr>
                <w:t>child</w:t>
              </w:r>
            </w:ins>
          </w:p>
        </w:tc>
        <w:tc>
          <w:tcPr>
            <w:tcW w:w="1080" w:type="dxa"/>
            <w:shd w:val="clear" w:color="auto" w:fill="auto"/>
          </w:tcPr>
          <w:p w14:paraId="7FEF7C0D" w14:textId="040C4DB7" w:rsidR="00C35DAC" w:rsidRDefault="00C35DAC" w:rsidP="00C35DAC">
            <w:pPr>
              <w:pStyle w:val="TABLE-cell"/>
              <w:rPr>
                <w:ins w:id="11657" w:author="Charles Gifford" w:date="2017-03-19T21:34:00Z"/>
                <w:lang w:val="en-US"/>
              </w:rPr>
            </w:pPr>
            <w:ins w:id="11658" w:author="Charles Gifford" w:date="2017-03-19T21:35:00Z">
              <w:r w:rsidRPr="0038612F">
                <w:rPr>
                  <w:lang w:val="en-US"/>
                </w:rPr>
                <w:t>0..*</w:t>
              </w:r>
            </w:ins>
          </w:p>
        </w:tc>
        <w:tc>
          <w:tcPr>
            <w:tcW w:w="3780" w:type="dxa"/>
            <w:shd w:val="clear" w:color="auto" w:fill="auto"/>
          </w:tcPr>
          <w:p w14:paraId="2176E8E6" w14:textId="77777777" w:rsidR="00C35DAC" w:rsidRPr="00091763" w:rsidRDefault="00C35DAC" w:rsidP="00C35DAC">
            <w:pPr>
              <w:pStyle w:val="TABLE-cell"/>
              <w:rPr>
                <w:ins w:id="11659" w:author="Charles Gifford" w:date="2017-03-19T21:34:00Z"/>
                <w:lang w:val="en-US"/>
              </w:rPr>
            </w:pPr>
            <w:ins w:id="11660" w:author="Charles Gifford" w:date="2017-03-19T21:34:00Z">
              <w:r w:rsidRPr="00E11C49">
                <w:rPr>
                  <w:lang w:val="en-US"/>
                </w:rPr>
                <w:t xml:space="preserve">The child </w:t>
              </w:r>
              <w:r>
                <w:rPr>
                  <w:i/>
                  <w:lang w:val="en-US"/>
                </w:rPr>
                <w:t>operations event classes</w:t>
              </w:r>
              <w:r w:rsidRPr="00A63114">
                <w:rPr>
                  <w:i/>
                  <w:lang w:val="en-US"/>
                </w:rPr>
                <w:t xml:space="preserve"> </w:t>
              </w:r>
              <w:r w:rsidRPr="00E11C49">
                <w:rPr>
                  <w:lang w:val="en-US"/>
                </w:rPr>
                <w:t xml:space="preserve">contained within this </w:t>
              </w:r>
              <w:r w:rsidRPr="00FF7E0A">
                <w:rPr>
                  <w:i/>
                  <w:lang w:val="en-US"/>
                </w:rPr>
                <w:t>operations event class</w:t>
              </w:r>
              <w:r w:rsidRPr="00E11C49">
                <w:rPr>
                  <w:lang w:val="en-US"/>
                </w:rPr>
                <w:t>.</w:t>
              </w:r>
            </w:ins>
          </w:p>
        </w:tc>
      </w:tr>
    </w:tbl>
    <w:p w14:paraId="2604DBAE" w14:textId="0FFB3554" w:rsidR="0040088D" w:rsidRDefault="00697188" w:rsidP="00E05180">
      <w:pPr>
        <w:pStyle w:val="TABLE-title"/>
      </w:pPr>
      <w:bookmarkStart w:id="11661" w:name="_Ref453167795"/>
      <w:bookmarkStart w:id="11662" w:name="_Toc478492420"/>
      <w:r>
        <w:t xml:space="preserve">Table </w:t>
      </w:r>
      <w:r w:rsidR="00FD29D6">
        <w:fldChar w:fldCharType="begin"/>
      </w:r>
      <w:r w:rsidR="00FD29D6">
        <w:instrText xml:space="preserve"> SEQ Table \* ARABIC </w:instrText>
      </w:r>
      <w:r w:rsidR="00FD29D6">
        <w:fldChar w:fldCharType="separate"/>
      </w:r>
      <w:r w:rsidR="00400B4C">
        <w:rPr>
          <w:noProof/>
        </w:rPr>
        <w:t>120</w:t>
      </w:r>
      <w:r w:rsidR="00FD29D6">
        <w:fldChar w:fldCharType="end"/>
      </w:r>
      <w:bookmarkEnd w:id="11661"/>
      <w:r w:rsidR="0065709C">
        <w:t xml:space="preserve"> - O</w:t>
      </w:r>
      <w:r w:rsidR="0040088D">
        <w:t>perations event class property</w:t>
      </w:r>
      <w:r w:rsidR="0065709C">
        <w:t xml:space="preserve"> attributes</w:t>
      </w:r>
      <w:bookmarkEnd w:id="11662"/>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270"/>
        <w:gridCol w:w="2891"/>
        <w:gridCol w:w="1333"/>
        <w:gridCol w:w="1489"/>
        <w:gridCol w:w="1162"/>
        <w:gridCol w:w="1205"/>
      </w:tblGrid>
      <w:tr w:rsidR="0040088D" w:rsidRPr="0038612F" w14:paraId="7A6F2E13" w14:textId="77777777" w:rsidTr="000765F0">
        <w:trPr>
          <w:tblHeader/>
        </w:trPr>
        <w:tc>
          <w:tcPr>
            <w:tcW w:w="1270" w:type="dxa"/>
          </w:tcPr>
          <w:p w14:paraId="236C595C" w14:textId="77777777" w:rsidR="0040088D" w:rsidRPr="0038612F" w:rsidRDefault="0040088D" w:rsidP="006133DA">
            <w:pPr>
              <w:pStyle w:val="TABLE-col-heading"/>
              <w:rPr>
                <w:lang w:val="en-US"/>
              </w:rPr>
            </w:pPr>
            <w:r w:rsidRPr="0038612F">
              <w:rPr>
                <w:lang w:val="en-US"/>
              </w:rPr>
              <w:t>Attribute name</w:t>
            </w:r>
          </w:p>
        </w:tc>
        <w:tc>
          <w:tcPr>
            <w:tcW w:w="2891" w:type="dxa"/>
          </w:tcPr>
          <w:p w14:paraId="0EACEC47" w14:textId="77777777" w:rsidR="0040088D" w:rsidRPr="0038612F" w:rsidRDefault="0040088D" w:rsidP="006133DA">
            <w:pPr>
              <w:pStyle w:val="TABLE-col-heading"/>
              <w:rPr>
                <w:lang w:val="en-US"/>
              </w:rPr>
            </w:pPr>
            <w:r w:rsidRPr="0038612F">
              <w:rPr>
                <w:lang w:val="en-US"/>
              </w:rPr>
              <w:t>Description</w:t>
            </w:r>
          </w:p>
        </w:tc>
        <w:tc>
          <w:tcPr>
            <w:tcW w:w="1333" w:type="dxa"/>
          </w:tcPr>
          <w:p w14:paraId="1AF108B5" w14:textId="77777777" w:rsidR="0040088D" w:rsidRPr="0038612F" w:rsidRDefault="0040088D" w:rsidP="006133DA">
            <w:pPr>
              <w:pStyle w:val="TABLE-col-heading"/>
              <w:rPr>
                <w:lang w:val="en-US"/>
              </w:rPr>
            </w:pPr>
            <w:r w:rsidRPr="0038612F">
              <w:rPr>
                <w:lang w:val="en-US"/>
              </w:rPr>
              <w:t>Production examples</w:t>
            </w:r>
          </w:p>
        </w:tc>
        <w:tc>
          <w:tcPr>
            <w:tcW w:w="1489" w:type="dxa"/>
          </w:tcPr>
          <w:p w14:paraId="2BE7C1FA" w14:textId="77777777" w:rsidR="0040088D" w:rsidRPr="0038612F" w:rsidRDefault="0040088D" w:rsidP="006133DA">
            <w:pPr>
              <w:pStyle w:val="TABLE-col-heading"/>
              <w:rPr>
                <w:lang w:val="en-US"/>
              </w:rPr>
            </w:pPr>
            <w:r w:rsidRPr="0038612F">
              <w:rPr>
                <w:lang w:val="en-US"/>
              </w:rPr>
              <w:t>Maintenance examples</w:t>
            </w:r>
          </w:p>
        </w:tc>
        <w:tc>
          <w:tcPr>
            <w:tcW w:w="1162" w:type="dxa"/>
          </w:tcPr>
          <w:p w14:paraId="75094C77" w14:textId="77777777" w:rsidR="0040088D" w:rsidRPr="0038612F" w:rsidRDefault="0040088D" w:rsidP="006133DA">
            <w:pPr>
              <w:pStyle w:val="TABLE-col-heading"/>
              <w:rPr>
                <w:lang w:val="en-US"/>
              </w:rPr>
            </w:pPr>
            <w:r w:rsidRPr="0038612F">
              <w:rPr>
                <w:lang w:val="en-US"/>
              </w:rPr>
              <w:t>Quality examples</w:t>
            </w:r>
          </w:p>
        </w:tc>
        <w:tc>
          <w:tcPr>
            <w:tcW w:w="1205" w:type="dxa"/>
          </w:tcPr>
          <w:p w14:paraId="00C7575D" w14:textId="77777777" w:rsidR="0040088D" w:rsidRPr="0038612F" w:rsidRDefault="0040088D" w:rsidP="006133DA">
            <w:pPr>
              <w:pStyle w:val="TABLE-col-heading"/>
              <w:rPr>
                <w:lang w:val="en-US"/>
              </w:rPr>
            </w:pPr>
            <w:r w:rsidRPr="0038612F">
              <w:rPr>
                <w:lang w:val="en-US"/>
              </w:rPr>
              <w:t>Inventory examples</w:t>
            </w:r>
          </w:p>
        </w:tc>
      </w:tr>
      <w:tr w:rsidR="0040088D" w:rsidRPr="0038612F" w14:paraId="4E114E1A" w14:textId="77777777" w:rsidTr="000765F0">
        <w:tc>
          <w:tcPr>
            <w:tcW w:w="1270" w:type="dxa"/>
          </w:tcPr>
          <w:p w14:paraId="16477DF3" w14:textId="77777777" w:rsidR="0040088D" w:rsidRPr="0038612F" w:rsidRDefault="0040088D" w:rsidP="006133DA">
            <w:pPr>
              <w:pStyle w:val="TABLE-cell"/>
              <w:rPr>
                <w:lang w:val="en-US"/>
              </w:rPr>
            </w:pPr>
            <w:r w:rsidRPr="0038612F">
              <w:rPr>
                <w:lang w:val="en-US"/>
              </w:rPr>
              <w:t>ID</w:t>
            </w:r>
          </w:p>
        </w:tc>
        <w:tc>
          <w:tcPr>
            <w:tcW w:w="2891" w:type="dxa"/>
          </w:tcPr>
          <w:p w14:paraId="4FB799A2" w14:textId="77777777" w:rsidR="0040088D" w:rsidRPr="0038612F" w:rsidRDefault="0040088D" w:rsidP="006133DA">
            <w:pPr>
              <w:pStyle w:val="TABLE-cell"/>
              <w:rPr>
                <w:lang w:val="en-US"/>
              </w:rPr>
            </w:pPr>
            <w:r w:rsidRPr="0038612F">
              <w:rPr>
                <w:lang w:val="en-US"/>
              </w:rPr>
              <w:t xml:space="preserve">An identification of the associated </w:t>
            </w:r>
            <w:r>
              <w:rPr>
                <w:i/>
                <w:lang w:val="en-US"/>
              </w:rPr>
              <w:t>operations event</w:t>
            </w:r>
            <w:r w:rsidRPr="0038612F">
              <w:rPr>
                <w:i/>
                <w:lang w:val="en-US"/>
              </w:rPr>
              <w:t xml:space="preserve"> class property</w:t>
            </w:r>
            <w:r w:rsidRPr="0038612F">
              <w:rPr>
                <w:lang w:val="en-US"/>
              </w:rPr>
              <w:t xml:space="preserve"> unique under the parent </w:t>
            </w:r>
            <w:r>
              <w:rPr>
                <w:i/>
                <w:lang w:val="en-US"/>
              </w:rPr>
              <w:t>operations event</w:t>
            </w:r>
            <w:r w:rsidRPr="0038612F">
              <w:rPr>
                <w:i/>
                <w:lang w:val="en-US"/>
              </w:rPr>
              <w:t xml:space="preserve"> class</w:t>
            </w:r>
            <w:r w:rsidRPr="0038612F">
              <w:rPr>
                <w:lang w:val="en-US"/>
              </w:rPr>
              <w:t>.</w:t>
            </w:r>
          </w:p>
        </w:tc>
        <w:tc>
          <w:tcPr>
            <w:tcW w:w="1333" w:type="dxa"/>
          </w:tcPr>
          <w:p w14:paraId="518DCB32" w14:textId="7A241948" w:rsidR="0040088D" w:rsidRPr="0038612F" w:rsidRDefault="006C28DA" w:rsidP="006133DA">
            <w:pPr>
              <w:pStyle w:val="TABLE-cell"/>
              <w:rPr>
                <w:lang w:val="en-US"/>
              </w:rPr>
            </w:pPr>
            <w:ins w:id="11663" w:author="Charles Gifford" w:date="2017-03-08T23:06:00Z">
              <w:r>
                <w:rPr>
                  <w:lang w:val="en-US"/>
                </w:rPr>
                <w:t>Line Stop</w:t>
              </w:r>
            </w:ins>
          </w:p>
        </w:tc>
        <w:tc>
          <w:tcPr>
            <w:tcW w:w="1489" w:type="dxa"/>
          </w:tcPr>
          <w:p w14:paraId="47B913DB" w14:textId="5E337D6B" w:rsidR="0040088D" w:rsidRPr="0038612F" w:rsidRDefault="006C28DA" w:rsidP="006133DA">
            <w:pPr>
              <w:pStyle w:val="TABLE-cell"/>
              <w:rPr>
                <w:lang w:val="en-US"/>
              </w:rPr>
            </w:pPr>
            <w:ins w:id="11664" w:author="Charles Gifford" w:date="2017-03-08T23:06:00Z">
              <w:r>
                <w:rPr>
                  <w:lang w:val="en-US"/>
                </w:rPr>
                <w:t>Parts Staged</w:t>
              </w:r>
            </w:ins>
          </w:p>
        </w:tc>
        <w:tc>
          <w:tcPr>
            <w:tcW w:w="1162" w:type="dxa"/>
          </w:tcPr>
          <w:p w14:paraId="223B9878" w14:textId="24A84F25" w:rsidR="0040088D" w:rsidRPr="0038612F" w:rsidRDefault="006C28DA" w:rsidP="006133DA">
            <w:pPr>
              <w:pStyle w:val="TABLE-cell"/>
              <w:rPr>
                <w:lang w:val="en-US"/>
              </w:rPr>
            </w:pPr>
            <w:ins w:id="11665" w:author="Charles Gifford" w:date="2017-03-08T23:07:00Z">
              <w:r>
                <w:rPr>
                  <w:lang w:val="en-US"/>
                </w:rPr>
                <w:t>Thermocouple Calibrated</w:t>
              </w:r>
            </w:ins>
          </w:p>
        </w:tc>
        <w:tc>
          <w:tcPr>
            <w:tcW w:w="1205" w:type="dxa"/>
          </w:tcPr>
          <w:p w14:paraId="6354FA40" w14:textId="4D8F7A2F" w:rsidR="0040088D" w:rsidRPr="0038612F" w:rsidRDefault="006C28DA" w:rsidP="006133DA">
            <w:pPr>
              <w:pStyle w:val="TABLE-cell"/>
              <w:rPr>
                <w:lang w:val="en-US"/>
              </w:rPr>
            </w:pPr>
            <w:ins w:id="11666" w:author="Charles Gifford" w:date="2017-03-08T23:07:00Z">
              <w:r>
                <w:rPr>
                  <w:lang w:val="en-US"/>
                </w:rPr>
                <w:t>Kanban Low</w:t>
              </w:r>
            </w:ins>
          </w:p>
        </w:tc>
      </w:tr>
      <w:tr w:rsidR="000765F0" w:rsidRPr="0038612F" w14:paraId="698F12FD" w14:textId="77777777" w:rsidTr="000765F0">
        <w:tc>
          <w:tcPr>
            <w:tcW w:w="1270" w:type="dxa"/>
          </w:tcPr>
          <w:p w14:paraId="08EE2805" w14:textId="77777777" w:rsidR="000765F0" w:rsidRPr="0038612F" w:rsidRDefault="000765F0" w:rsidP="000765F0">
            <w:pPr>
              <w:pStyle w:val="TABLE-cell"/>
              <w:rPr>
                <w:lang w:val="en-US"/>
              </w:rPr>
            </w:pPr>
            <w:r w:rsidRPr="0038612F">
              <w:rPr>
                <w:lang w:val="en-US"/>
              </w:rPr>
              <w:t>Description</w:t>
            </w:r>
          </w:p>
        </w:tc>
        <w:tc>
          <w:tcPr>
            <w:tcW w:w="2891" w:type="dxa"/>
          </w:tcPr>
          <w:p w14:paraId="338202DC" w14:textId="77777777" w:rsidR="000765F0" w:rsidRPr="0038612F" w:rsidRDefault="000765F0" w:rsidP="000765F0">
            <w:pPr>
              <w:pStyle w:val="TABLE-cell"/>
              <w:rPr>
                <w:color w:val="000000"/>
                <w:lang w:val="en-US"/>
              </w:rPr>
            </w:pPr>
            <w:r w:rsidRPr="0038612F">
              <w:rPr>
                <w:lang w:val="en-US"/>
              </w:rPr>
              <w:t xml:space="preserve">Additional information and description about the </w:t>
            </w:r>
            <w:r>
              <w:rPr>
                <w:i/>
                <w:lang w:val="en-US"/>
              </w:rPr>
              <w:t>operations event</w:t>
            </w:r>
            <w:r w:rsidRPr="0038612F">
              <w:rPr>
                <w:i/>
                <w:lang w:val="en-US"/>
              </w:rPr>
              <w:t xml:space="preserve"> class property.</w:t>
            </w:r>
          </w:p>
        </w:tc>
        <w:tc>
          <w:tcPr>
            <w:tcW w:w="1333" w:type="dxa"/>
          </w:tcPr>
          <w:p w14:paraId="1DB490DC" w14:textId="080E8505" w:rsidR="000765F0" w:rsidRPr="0038612F" w:rsidRDefault="000765F0" w:rsidP="000765F0">
            <w:pPr>
              <w:pStyle w:val="TABLE-cell"/>
              <w:rPr>
                <w:lang w:val="en-US"/>
              </w:rPr>
            </w:pPr>
            <w:ins w:id="11667" w:author="Charles Gifford" w:date="2017-03-08T23:57:00Z">
              <w:r w:rsidRPr="008E43BA">
                <w:t>On time switch over</w:t>
              </w:r>
            </w:ins>
          </w:p>
        </w:tc>
        <w:tc>
          <w:tcPr>
            <w:tcW w:w="1489" w:type="dxa"/>
          </w:tcPr>
          <w:p w14:paraId="332600B8" w14:textId="3011BBD4" w:rsidR="000765F0" w:rsidRPr="0038612F" w:rsidRDefault="000765F0" w:rsidP="000765F0">
            <w:pPr>
              <w:pStyle w:val="TABLE-cell"/>
              <w:rPr>
                <w:lang w:val="en-US"/>
              </w:rPr>
            </w:pPr>
            <w:ins w:id="11668" w:author="Charles Gifford" w:date="2017-03-08T23:57:00Z">
              <w:r w:rsidRPr="008E43BA">
                <w:t>Scheduled maintenance</w:t>
              </w:r>
            </w:ins>
          </w:p>
        </w:tc>
        <w:tc>
          <w:tcPr>
            <w:tcW w:w="1162" w:type="dxa"/>
          </w:tcPr>
          <w:p w14:paraId="53F6608B" w14:textId="43693E42" w:rsidR="000765F0" w:rsidRPr="0038612F" w:rsidRDefault="000765F0" w:rsidP="000765F0">
            <w:pPr>
              <w:pStyle w:val="TABLE-cell"/>
              <w:rPr>
                <w:lang w:val="en-US"/>
              </w:rPr>
            </w:pPr>
            <w:ins w:id="11669" w:author="Charles Gifford" w:date="2017-03-08T23:57:00Z">
              <w:r w:rsidRPr="008E43BA">
                <w:t xml:space="preserve">Test </w:t>
              </w:r>
              <w:r>
                <w:t>C</w:t>
              </w:r>
            </w:ins>
            <w:ins w:id="11670" w:author="Charles Gifford" w:date="2017-03-08T23:58:00Z">
              <w:r>
                <w:t>heckout</w:t>
              </w:r>
            </w:ins>
          </w:p>
        </w:tc>
        <w:tc>
          <w:tcPr>
            <w:tcW w:w="1205" w:type="dxa"/>
          </w:tcPr>
          <w:p w14:paraId="2DE29C33" w14:textId="1A6F50D8" w:rsidR="000765F0" w:rsidRPr="0038612F" w:rsidRDefault="000765F0" w:rsidP="000765F0">
            <w:pPr>
              <w:pStyle w:val="TABLE-cell"/>
              <w:rPr>
                <w:lang w:val="en-US"/>
              </w:rPr>
            </w:pPr>
            <w:ins w:id="11671" w:author="Charles Gifford" w:date="2017-03-08T23:57:00Z">
              <w:r>
                <w:t>Low Curtain Alarm</w:t>
              </w:r>
            </w:ins>
          </w:p>
        </w:tc>
      </w:tr>
      <w:tr w:rsidR="000765F0" w:rsidRPr="0038612F" w14:paraId="0849A89F" w14:textId="77777777" w:rsidTr="000765F0">
        <w:tc>
          <w:tcPr>
            <w:tcW w:w="1270" w:type="dxa"/>
          </w:tcPr>
          <w:p w14:paraId="30D8522C" w14:textId="77777777" w:rsidR="000765F0" w:rsidRPr="0038612F" w:rsidRDefault="000765F0" w:rsidP="000765F0">
            <w:pPr>
              <w:pStyle w:val="TABLE-cell"/>
              <w:rPr>
                <w:lang w:val="en-US"/>
              </w:rPr>
            </w:pPr>
            <w:r w:rsidRPr="0038612F">
              <w:rPr>
                <w:lang w:val="en-US"/>
              </w:rPr>
              <w:t>Value</w:t>
            </w:r>
          </w:p>
        </w:tc>
        <w:tc>
          <w:tcPr>
            <w:tcW w:w="2891" w:type="dxa"/>
          </w:tcPr>
          <w:p w14:paraId="75D528CA" w14:textId="77777777" w:rsidR="000765F0" w:rsidRPr="0038612F" w:rsidRDefault="000765F0" w:rsidP="000765F0">
            <w:pPr>
              <w:pStyle w:val="TABLE-cell"/>
              <w:rPr>
                <w:lang w:val="en-US"/>
              </w:rPr>
            </w:pPr>
            <w:r w:rsidRPr="0038612F">
              <w:rPr>
                <w:lang w:val="en-US"/>
              </w:rPr>
              <w:t>The value, set of values, or range of the associated property.</w:t>
            </w:r>
          </w:p>
          <w:p w14:paraId="0D8AC02D" w14:textId="4182AF30" w:rsidR="000765F0" w:rsidRPr="0038612F" w:rsidRDefault="000765F0" w:rsidP="000765F0">
            <w:pPr>
              <w:pStyle w:val="TABLE-cell"/>
              <w:rPr>
                <w:color w:val="000000"/>
                <w:lang w:val="en-US"/>
              </w:rPr>
            </w:pPr>
            <w:r w:rsidRPr="0038612F">
              <w:rPr>
                <w:lang w:val="en-US"/>
              </w:rPr>
              <w:t>E</w:t>
            </w:r>
            <w:r>
              <w:rPr>
                <w:lang w:val="en-US"/>
              </w:rPr>
              <w:t>XAMPLE</w:t>
            </w:r>
            <w:r w:rsidRPr="0038612F">
              <w:rPr>
                <w:lang w:val="en-US"/>
              </w:rPr>
              <w:t xml:space="preserve"> </w:t>
            </w:r>
            <w:r>
              <w:rPr>
                <w:lang w:val="en-US"/>
              </w:rPr>
              <w:t xml:space="preserve"> </w:t>
            </w:r>
            <w:r w:rsidRPr="0038612F">
              <w:rPr>
                <w:lang w:val="en-US"/>
              </w:rPr>
              <w:t xml:space="preserve"> A range of possible numeric values, a list of possible values, or it may be empty if any value is valid.</w:t>
            </w:r>
          </w:p>
        </w:tc>
        <w:tc>
          <w:tcPr>
            <w:tcW w:w="1333" w:type="dxa"/>
          </w:tcPr>
          <w:p w14:paraId="1EFB3C51" w14:textId="01024228" w:rsidR="000765F0" w:rsidRPr="0038612F" w:rsidRDefault="000765F0" w:rsidP="000765F0">
            <w:pPr>
              <w:pStyle w:val="TABLE-cell"/>
              <w:rPr>
                <w:lang w:val="en-US"/>
              </w:rPr>
            </w:pPr>
            <w:ins w:id="11672" w:author="Charles Gifford" w:date="2017-03-08T23:57:00Z">
              <w:r w:rsidRPr="008E43BA">
                <w:t>99387A</w:t>
              </w:r>
            </w:ins>
          </w:p>
        </w:tc>
        <w:tc>
          <w:tcPr>
            <w:tcW w:w="1489" w:type="dxa"/>
          </w:tcPr>
          <w:p w14:paraId="2745AB38" w14:textId="4EB0AC4E" w:rsidR="000765F0" w:rsidRPr="0038612F" w:rsidRDefault="000765F0" w:rsidP="000765F0">
            <w:pPr>
              <w:pStyle w:val="TABLE-cell"/>
              <w:rPr>
                <w:lang w:val="en-US"/>
              </w:rPr>
            </w:pPr>
            <w:ins w:id="11673" w:author="Charles Gifford" w:date="2017-03-08T23:57:00Z">
              <w:r w:rsidRPr="008E43BA">
                <w:t>105</w:t>
              </w:r>
            </w:ins>
          </w:p>
        </w:tc>
        <w:tc>
          <w:tcPr>
            <w:tcW w:w="1162" w:type="dxa"/>
          </w:tcPr>
          <w:p w14:paraId="36C65B3C" w14:textId="6ACF19E1" w:rsidR="000765F0" w:rsidRPr="0038612F" w:rsidRDefault="000765F0" w:rsidP="000765F0">
            <w:pPr>
              <w:pStyle w:val="TABLE-cell"/>
              <w:rPr>
                <w:lang w:val="en-US"/>
              </w:rPr>
            </w:pPr>
            <w:ins w:id="11674" w:author="Charles Gifford" w:date="2017-03-08T23:57:00Z">
              <w:r w:rsidRPr="008E43BA">
                <w:t>88765</w:t>
              </w:r>
            </w:ins>
          </w:p>
        </w:tc>
        <w:tc>
          <w:tcPr>
            <w:tcW w:w="1205" w:type="dxa"/>
          </w:tcPr>
          <w:p w14:paraId="72A6E91B" w14:textId="2620C779" w:rsidR="000765F0" w:rsidRPr="0038612F" w:rsidRDefault="000765F0" w:rsidP="000765F0">
            <w:pPr>
              <w:pStyle w:val="TABLE-cell"/>
              <w:rPr>
                <w:lang w:val="en-US"/>
              </w:rPr>
            </w:pPr>
            <w:ins w:id="11675" w:author="Charles Gifford" w:date="2017-03-08T23:57:00Z">
              <w:r w:rsidRPr="008E43BA">
                <w:t>1856</w:t>
              </w:r>
            </w:ins>
          </w:p>
        </w:tc>
      </w:tr>
      <w:tr w:rsidR="000765F0" w:rsidRPr="0038612F" w14:paraId="6654B86B" w14:textId="77777777" w:rsidTr="000765F0">
        <w:tc>
          <w:tcPr>
            <w:tcW w:w="1270" w:type="dxa"/>
          </w:tcPr>
          <w:p w14:paraId="0CD6A053" w14:textId="77777777" w:rsidR="000765F0" w:rsidRPr="0038612F" w:rsidRDefault="000765F0" w:rsidP="000765F0">
            <w:pPr>
              <w:pStyle w:val="TABLE-cell"/>
              <w:rPr>
                <w:lang w:val="en-US"/>
              </w:rPr>
            </w:pPr>
            <w:r w:rsidRPr="0038612F">
              <w:rPr>
                <w:lang w:val="en-US"/>
              </w:rPr>
              <w:t>Value unit of measure</w:t>
            </w:r>
          </w:p>
        </w:tc>
        <w:tc>
          <w:tcPr>
            <w:tcW w:w="2891" w:type="dxa"/>
          </w:tcPr>
          <w:p w14:paraId="20D14B59" w14:textId="77777777" w:rsidR="000765F0" w:rsidRPr="0038612F" w:rsidRDefault="000765F0" w:rsidP="000765F0">
            <w:pPr>
              <w:pStyle w:val="TABLE-cell"/>
              <w:rPr>
                <w:color w:val="000000"/>
                <w:lang w:val="en-US"/>
              </w:rPr>
            </w:pPr>
            <w:r w:rsidRPr="0038612F">
              <w:rPr>
                <w:lang w:val="en-US"/>
              </w:rPr>
              <w:t>The unit of measure of the associated property values, if applicable.</w:t>
            </w:r>
          </w:p>
        </w:tc>
        <w:tc>
          <w:tcPr>
            <w:tcW w:w="1333" w:type="dxa"/>
          </w:tcPr>
          <w:p w14:paraId="18445BD8" w14:textId="529134D0" w:rsidR="000765F0" w:rsidRPr="0038612F" w:rsidRDefault="000765F0" w:rsidP="000765F0">
            <w:pPr>
              <w:pStyle w:val="TABLE-cell"/>
              <w:rPr>
                <w:lang w:val="en-US"/>
              </w:rPr>
            </w:pPr>
            <w:ins w:id="11676" w:author="Charles Gifford" w:date="2017-03-08T23:57:00Z">
              <w:r w:rsidRPr="008E43BA">
                <w:t>number</w:t>
              </w:r>
            </w:ins>
          </w:p>
        </w:tc>
        <w:tc>
          <w:tcPr>
            <w:tcW w:w="1489" w:type="dxa"/>
          </w:tcPr>
          <w:p w14:paraId="11841E07" w14:textId="27A3F0D2" w:rsidR="000765F0" w:rsidRPr="0038612F" w:rsidRDefault="000765F0" w:rsidP="000765F0">
            <w:pPr>
              <w:pStyle w:val="TABLE-cell"/>
              <w:rPr>
                <w:lang w:val="en-US"/>
              </w:rPr>
            </w:pPr>
            <w:ins w:id="11677" w:author="Charles Gifford" w:date="2017-03-08T23:57:00Z">
              <w:r w:rsidRPr="008E43BA">
                <w:t>Hrs</w:t>
              </w:r>
            </w:ins>
          </w:p>
        </w:tc>
        <w:tc>
          <w:tcPr>
            <w:tcW w:w="1162" w:type="dxa"/>
          </w:tcPr>
          <w:p w14:paraId="14809AA2" w14:textId="575A7949" w:rsidR="000765F0" w:rsidRPr="0038612F" w:rsidRDefault="000765F0" w:rsidP="000765F0">
            <w:pPr>
              <w:pStyle w:val="TABLE-cell"/>
              <w:rPr>
                <w:lang w:val="en-US"/>
              </w:rPr>
            </w:pPr>
            <w:ins w:id="11678" w:author="Charles Gifford" w:date="2017-03-08T23:57:00Z">
              <w:r w:rsidRPr="008E43BA">
                <w:t>%</w:t>
              </w:r>
            </w:ins>
          </w:p>
        </w:tc>
        <w:tc>
          <w:tcPr>
            <w:tcW w:w="1205" w:type="dxa"/>
          </w:tcPr>
          <w:p w14:paraId="24B8F326" w14:textId="44EBCCEC" w:rsidR="000765F0" w:rsidRPr="0038612F" w:rsidRDefault="000765F0" w:rsidP="000765F0">
            <w:pPr>
              <w:pStyle w:val="TABLE-cell"/>
              <w:rPr>
                <w:lang w:val="en-US"/>
              </w:rPr>
            </w:pPr>
            <w:ins w:id="11679" w:author="Charles Gifford" w:date="2017-03-08T23:57:00Z">
              <w:r w:rsidRPr="008E43BA">
                <w:t>Kg</w:t>
              </w:r>
            </w:ins>
          </w:p>
        </w:tc>
      </w:tr>
    </w:tbl>
    <w:p w14:paraId="6865FCBA" w14:textId="77777777" w:rsidR="004D1B36" w:rsidRDefault="004D1B36" w:rsidP="00B77E83">
      <w:pPr>
        <w:pStyle w:val="Heading3"/>
        <w:rPr>
          <w:ins w:id="11680" w:author="Charles Gifford" w:date="2016-10-29T11:40:00Z"/>
        </w:rPr>
      </w:pPr>
      <w:ins w:id="11681" w:author="Charles Gifford" w:date="2016-10-29T11:40:00Z">
        <w:r>
          <w:t>Operations event class record specification</w:t>
        </w:r>
      </w:ins>
    </w:p>
    <w:p w14:paraId="2B9D6974" w14:textId="77777777" w:rsidR="004D1B36" w:rsidRDefault="004D1B36" w:rsidP="004D1B36">
      <w:pPr>
        <w:pStyle w:val="PARAGRAPH"/>
        <w:rPr>
          <w:ins w:id="11682" w:author="Charles Gifford" w:date="2016-10-29T11:40:00Z"/>
        </w:rPr>
      </w:pPr>
      <w:ins w:id="11683" w:author="Charles Gifford" w:date="2016-10-29T11:40:00Z">
        <w:r>
          <w:rPr>
            <w:i/>
          </w:rPr>
          <w:t>Operations event</w:t>
        </w:r>
        <w:r w:rsidRPr="00313911">
          <w:rPr>
            <w:i/>
          </w:rPr>
          <w:t xml:space="preserve"> classes</w:t>
        </w:r>
        <w:r>
          <w:t xml:space="preserve"> define common structures of </w:t>
        </w:r>
        <w:r>
          <w:rPr>
            <w:i/>
          </w:rPr>
          <w:t>operations event</w:t>
        </w:r>
        <w:r w:rsidRPr="00313911">
          <w:rPr>
            <w:i/>
          </w:rPr>
          <w:t xml:space="preserve"> definitions</w:t>
        </w:r>
        <w:r>
          <w:t xml:space="preserve"> using </w:t>
        </w:r>
        <w:r>
          <w:rPr>
            <w:i/>
          </w:rPr>
          <w:t>operations event</w:t>
        </w:r>
        <w:r w:rsidRPr="00313911">
          <w:rPr>
            <w:i/>
          </w:rPr>
          <w:t xml:space="preserve"> class record specifications</w:t>
        </w:r>
        <w:r>
          <w:t xml:space="preserve">. </w:t>
        </w:r>
        <w:r>
          <w:rPr>
            <w:i/>
          </w:rPr>
          <w:t>Operations event</w:t>
        </w:r>
        <w:r w:rsidRPr="00313911">
          <w:rPr>
            <w:i/>
          </w:rPr>
          <w:t xml:space="preserve"> definitions</w:t>
        </w:r>
        <w:r>
          <w:t xml:space="preserve"> as members of an </w:t>
        </w:r>
        <w:r>
          <w:rPr>
            <w:i/>
          </w:rPr>
          <w:t>operations event</w:t>
        </w:r>
        <w:r w:rsidRPr="00313911">
          <w:rPr>
            <w:i/>
          </w:rPr>
          <w:t xml:space="preserve"> class</w:t>
        </w:r>
        <w:r>
          <w:t xml:space="preserve"> that contain </w:t>
        </w:r>
        <w:r>
          <w:rPr>
            <w:i/>
          </w:rPr>
          <w:t>operations event</w:t>
        </w:r>
        <w:r w:rsidRPr="00313911">
          <w:rPr>
            <w:i/>
          </w:rPr>
          <w:t xml:space="preserve"> class record specifications</w:t>
        </w:r>
        <w:r>
          <w:t xml:space="preserve"> must support the </w:t>
        </w:r>
        <w:r w:rsidRPr="0068671D">
          <w:t>record specification</w:t>
        </w:r>
        <w:r>
          <w:t xml:space="preserve"> entries indicated in the </w:t>
        </w:r>
        <w:r>
          <w:rPr>
            <w:i/>
          </w:rPr>
          <w:t>operations event</w:t>
        </w:r>
        <w:r w:rsidRPr="00313911">
          <w:rPr>
            <w:i/>
          </w:rPr>
          <w:t xml:space="preserve"> class</w:t>
        </w:r>
        <w:r>
          <w:t>.</w:t>
        </w:r>
      </w:ins>
    </w:p>
    <w:p w14:paraId="50E3409C" w14:textId="77777777" w:rsidR="004D1B36" w:rsidRDefault="004D1B36" w:rsidP="004D1B36">
      <w:pPr>
        <w:pStyle w:val="PARAGRAPH"/>
        <w:rPr>
          <w:ins w:id="11684" w:author="Charles Gifford" w:date="2016-10-29T11:40:00Z"/>
        </w:rPr>
      </w:pPr>
      <w:ins w:id="11685" w:author="Charles Gifford" w:date="2016-10-29T11:40:00Z">
        <w:r>
          <w:t xml:space="preserve">The structure and semantics of the </w:t>
        </w:r>
        <w:r>
          <w:rPr>
            <w:i/>
          </w:rPr>
          <w:t>operations event</w:t>
        </w:r>
        <w:r w:rsidRPr="00313911">
          <w:rPr>
            <w:i/>
          </w:rPr>
          <w:t xml:space="preserve"> class record specification</w:t>
        </w:r>
        <w:r>
          <w:t xml:space="preserve"> is the same as the </w:t>
        </w:r>
        <w:r>
          <w:rPr>
            <w:i/>
          </w:rPr>
          <w:t>operations event</w:t>
        </w:r>
        <w:r w:rsidRPr="00313911">
          <w:rPr>
            <w:i/>
          </w:rPr>
          <w:t xml:space="preserve"> definition record specification</w:t>
        </w:r>
        <w:r>
          <w:t>.</w:t>
        </w:r>
      </w:ins>
    </w:p>
    <w:p w14:paraId="393286BA" w14:textId="17957A02" w:rsidR="004D1B36" w:rsidRPr="009B3C35" w:rsidRDefault="00400B4C" w:rsidP="004D1B36">
      <w:pPr>
        <w:pStyle w:val="PARAGRAPH"/>
        <w:rPr>
          <w:ins w:id="11686" w:author="Charles Gifford" w:date="2016-10-29T11:40:00Z"/>
        </w:rPr>
      </w:pPr>
      <w:ins w:id="11687" w:author="Charles Gifford" w:date="2017-03-22T17:22:00Z">
        <w:r>
          <w:fldChar w:fldCharType="begin"/>
        </w:r>
        <w:r>
          <w:instrText xml:space="preserve"> REF _Ref477966706 \h </w:instrText>
        </w:r>
      </w:ins>
      <w:r>
        <w:fldChar w:fldCharType="separate"/>
      </w:r>
      <w:ins w:id="11688" w:author="Charles Gifford" w:date="2017-03-22T17:22:00Z">
        <w:r>
          <w:t xml:space="preserve">Table </w:t>
        </w:r>
        <w:r>
          <w:rPr>
            <w:noProof/>
          </w:rPr>
          <w:t>121</w:t>
        </w:r>
        <w:r>
          <w:fldChar w:fldCharType="end"/>
        </w:r>
      </w:ins>
      <w:ins w:id="11689" w:author="Charles Gifford" w:date="2017-03-22T17:23:00Z">
        <w:r>
          <w:t xml:space="preserve"> </w:t>
        </w:r>
      </w:ins>
      <w:ins w:id="11690" w:author="Charles Gifford" w:date="2016-10-29T11:40:00Z">
        <w:r w:rsidR="004D1B36" w:rsidRPr="0065709C">
          <w:t>defines the relationship</w:t>
        </w:r>
      </w:ins>
      <w:ins w:id="11691" w:author="Charles Gifford" w:date="2017-03-19T21:40:00Z">
        <w:r w:rsidR="00C35DAC">
          <w:t xml:space="preserve"> role</w:t>
        </w:r>
      </w:ins>
      <w:ins w:id="11692" w:author="Charles Gifford" w:date="2016-10-29T11:40:00Z">
        <w:r w:rsidR="004D1B36" w:rsidRPr="0065709C">
          <w:t>s for</w:t>
        </w:r>
      </w:ins>
      <w:ins w:id="11693" w:author="Charles Gifford" w:date="2016-10-29T12:28:00Z">
        <w:r w:rsidR="00AA5E16">
          <w:t xml:space="preserve"> the</w:t>
        </w:r>
      </w:ins>
      <w:ins w:id="11694" w:author="Charles Gifford" w:date="2016-10-29T11:40:00Z">
        <w:r w:rsidR="004D1B36" w:rsidRPr="0065709C">
          <w:t xml:space="preserve"> </w:t>
        </w:r>
        <w:r w:rsidR="004D1B36" w:rsidRPr="00425997">
          <w:rPr>
            <w:i/>
          </w:rPr>
          <w:t>operations event class record specification</w:t>
        </w:r>
        <w:r w:rsidR="004D1B36">
          <w:t xml:space="preserve">. </w:t>
        </w:r>
        <w:r w:rsidR="004D1B36" w:rsidRPr="0065709C">
          <w:t xml:space="preserve"> </w:t>
        </w:r>
      </w:ins>
      <w:ins w:id="11695" w:author="Charles Gifford" w:date="2017-03-22T17:23:00Z">
        <w:r>
          <w:fldChar w:fldCharType="begin"/>
        </w:r>
        <w:r>
          <w:instrText xml:space="preserve"> REF _Ref477966723 \h </w:instrText>
        </w:r>
      </w:ins>
      <w:r>
        <w:fldChar w:fldCharType="separate"/>
      </w:r>
      <w:ins w:id="11696" w:author="Charles Gifford" w:date="2017-03-22T17:23:00Z">
        <w:r>
          <w:t xml:space="preserve">Table </w:t>
        </w:r>
        <w:r>
          <w:rPr>
            <w:noProof/>
          </w:rPr>
          <w:t>122</w:t>
        </w:r>
        <w:r>
          <w:fldChar w:fldCharType="end"/>
        </w:r>
      </w:ins>
      <w:ins w:id="11697" w:author="Charles Gifford" w:date="2016-10-29T11:40:00Z">
        <w:r w:rsidR="004D1B36">
          <w:fldChar w:fldCharType="begin"/>
        </w:r>
        <w:r w:rsidR="004D1B36">
          <w:instrText xml:space="preserve"> REF _Ref456964111 \h </w:instrText>
        </w:r>
      </w:ins>
      <w:ins w:id="11698" w:author="Charles Gifford" w:date="2016-10-29T11:40:00Z">
        <w:r w:rsidR="004D1B36">
          <w:fldChar w:fldCharType="end"/>
        </w:r>
        <w:r w:rsidR="004D1B36">
          <w:t xml:space="preserve"> define</w:t>
        </w:r>
        <w:r w:rsidR="004D1B36" w:rsidRPr="0065709C">
          <w:t>s the attributes for</w:t>
        </w:r>
      </w:ins>
      <w:ins w:id="11699" w:author="Charles Gifford" w:date="2016-10-29T12:28:00Z">
        <w:r w:rsidR="00AA5E16">
          <w:t xml:space="preserve"> the</w:t>
        </w:r>
      </w:ins>
      <w:ins w:id="11700" w:author="Charles Gifford" w:date="2016-10-29T11:40:00Z">
        <w:r w:rsidR="004D1B36" w:rsidRPr="0065709C">
          <w:t xml:space="preserve"> </w:t>
        </w:r>
        <w:r w:rsidR="004D1B36" w:rsidRPr="00425997">
          <w:rPr>
            <w:i/>
          </w:rPr>
          <w:t>operations event class record specification</w:t>
        </w:r>
        <w:r w:rsidR="004D1B36" w:rsidRPr="0065709C">
          <w:t>.</w:t>
        </w:r>
      </w:ins>
    </w:p>
    <w:p w14:paraId="6267502E" w14:textId="7C792165" w:rsidR="004D1B36" w:rsidRDefault="00400B4C" w:rsidP="00E05180">
      <w:pPr>
        <w:pStyle w:val="TABLE-title"/>
        <w:rPr>
          <w:ins w:id="11701" w:author="Charles Gifford" w:date="2017-03-19T21:40:00Z"/>
        </w:rPr>
      </w:pPr>
      <w:bookmarkStart w:id="11702" w:name="_Ref477966706"/>
      <w:bookmarkStart w:id="11703" w:name="_Toc478492421"/>
      <w:ins w:id="11704" w:author="Charles Gifford" w:date="2017-03-22T17:21:00Z">
        <w:r>
          <w:t xml:space="preserve">Table </w:t>
        </w:r>
        <w:r>
          <w:fldChar w:fldCharType="begin"/>
        </w:r>
        <w:r>
          <w:instrText xml:space="preserve"> SEQ Table \* ARABIC </w:instrText>
        </w:r>
      </w:ins>
      <w:r>
        <w:fldChar w:fldCharType="separate"/>
      </w:r>
      <w:ins w:id="11705" w:author="Charles Gifford" w:date="2017-03-22T17:21:00Z">
        <w:r>
          <w:rPr>
            <w:noProof/>
          </w:rPr>
          <w:t>121</w:t>
        </w:r>
        <w:r>
          <w:fldChar w:fldCharType="end"/>
        </w:r>
        <w:bookmarkEnd w:id="11702"/>
        <w:r>
          <w:t xml:space="preserve"> </w:t>
        </w:r>
      </w:ins>
      <w:ins w:id="11706" w:author="Charles Gifford" w:date="2016-10-29T11:40:00Z">
        <w:r w:rsidR="004D1B36">
          <w:t>- Operations event class record specification relationship</w:t>
        </w:r>
      </w:ins>
      <w:ins w:id="11707" w:author="Charles Gifford" w:date="2017-03-19T21:40:00Z">
        <w:r w:rsidR="00C35DAC">
          <w:t xml:space="preserve"> role</w:t>
        </w:r>
      </w:ins>
      <w:ins w:id="11708" w:author="Charles Gifford" w:date="2016-10-29T11:40:00Z">
        <w:r w:rsidR="004D1B36">
          <w:t>s</w:t>
        </w:r>
      </w:ins>
      <w:bookmarkEnd w:id="11703"/>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C35DAC" w:rsidRPr="009432BC" w14:paraId="2C9A5479" w14:textId="77777777" w:rsidTr="006115CD">
        <w:trPr>
          <w:trHeight w:val="197"/>
          <w:tblHeader/>
          <w:ins w:id="11709" w:author="Charles Gifford" w:date="2017-03-19T21:40:00Z"/>
        </w:trPr>
        <w:tc>
          <w:tcPr>
            <w:tcW w:w="2155" w:type="dxa"/>
            <w:shd w:val="clear" w:color="auto" w:fill="auto"/>
          </w:tcPr>
          <w:p w14:paraId="260911AB" w14:textId="77777777" w:rsidR="00C35DAC" w:rsidRPr="009432BC" w:rsidRDefault="00C35DAC" w:rsidP="006115CD">
            <w:pPr>
              <w:pStyle w:val="TABLE-col-heading"/>
              <w:rPr>
                <w:ins w:id="11710" w:author="Charles Gifford" w:date="2017-03-19T21:40:00Z"/>
              </w:rPr>
            </w:pPr>
            <w:ins w:id="11711" w:author="Charles Gifford" w:date="2017-03-19T21:40:00Z">
              <w:r w:rsidRPr="009432BC">
                <w:t>Related Object</w:t>
              </w:r>
            </w:ins>
          </w:p>
        </w:tc>
        <w:tc>
          <w:tcPr>
            <w:tcW w:w="2070" w:type="dxa"/>
            <w:shd w:val="clear" w:color="auto" w:fill="auto"/>
          </w:tcPr>
          <w:p w14:paraId="44F7A34A" w14:textId="77777777" w:rsidR="00C35DAC" w:rsidRPr="009432BC" w:rsidRDefault="00C35DAC" w:rsidP="006115CD">
            <w:pPr>
              <w:pStyle w:val="TABLE-col-heading"/>
              <w:rPr>
                <w:ins w:id="11712" w:author="Charles Gifford" w:date="2017-03-19T21:40:00Z"/>
              </w:rPr>
            </w:pPr>
            <w:ins w:id="11713" w:author="Charles Gifford" w:date="2017-03-19T21:40:00Z">
              <w:r w:rsidRPr="009432BC">
                <w:t>Role</w:t>
              </w:r>
            </w:ins>
          </w:p>
        </w:tc>
        <w:tc>
          <w:tcPr>
            <w:tcW w:w="1080" w:type="dxa"/>
            <w:shd w:val="clear" w:color="auto" w:fill="auto"/>
          </w:tcPr>
          <w:p w14:paraId="6B402360" w14:textId="77777777" w:rsidR="00C35DAC" w:rsidRPr="009432BC" w:rsidRDefault="00C35DAC" w:rsidP="006115CD">
            <w:pPr>
              <w:pStyle w:val="TABLE-col-heading"/>
              <w:rPr>
                <w:ins w:id="11714" w:author="Charles Gifford" w:date="2017-03-19T21:40:00Z"/>
              </w:rPr>
            </w:pPr>
            <w:ins w:id="11715" w:author="Charles Gifford" w:date="2017-03-19T21:40:00Z">
              <w:r w:rsidRPr="009432BC">
                <w:t>Multiplicity</w:t>
              </w:r>
            </w:ins>
          </w:p>
        </w:tc>
        <w:tc>
          <w:tcPr>
            <w:tcW w:w="3780" w:type="dxa"/>
            <w:shd w:val="clear" w:color="auto" w:fill="auto"/>
          </w:tcPr>
          <w:p w14:paraId="1699FD62" w14:textId="77777777" w:rsidR="00C35DAC" w:rsidRPr="009432BC" w:rsidRDefault="00C35DAC" w:rsidP="006115CD">
            <w:pPr>
              <w:pStyle w:val="TABLE-col-heading"/>
              <w:rPr>
                <w:ins w:id="11716" w:author="Charles Gifford" w:date="2017-03-19T21:40:00Z"/>
              </w:rPr>
            </w:pPr>
            <w:ins w:id="11717" w:author="Charles Gifford" w:date="2017-03-19T21:40:00Z">
              <w:r w:rsidRPr="009432BC">
                <w:t>Description</w:t>
              </w:r>
            </w:ins>
          </w:p>
        </w:tc>
      </w:tr>
      <w:tr w:rsidR="00C35DAC" w:rsidRPr="009432BC" w14:paraId="6E68590A" w14:textId="77777777" w:rsidTr="006115CD">
        <w:trPr>
          <w:trHeight w:val="332"/>
          <w:ins w:id="11718" w:author="Charles Gifford" w:date="2017-03-19T21:40:00Z"/>
        </w:trPr>
        <w:tc>
          <w:tcPr>
            <w:tcW w:w="2155" w:type="dxa"/>
          </w:tcPr>
          <w:p w14:paraId="37A75E74" w14:textId="77777777" w:rsidR="00C35DAC" w:rsidRPr="009432BC" w:rsidRDefault="00C35DAC" w:rsidP="006115CD">
            <w:pPr>
              <w:pStyle w:val="TABLE-cell"/>
              <w:rPr>
                <w:ins w:id="11719" w:author="Charles Gifford" w:date="2017-03-19T21:40:00Z"/>
              </w:rPr>
            </w:pPr>
            <w:ins w:id="11720" w:author="Charles Gifford" w:date="2017-03-19T21:40:00Z">
              <w:r>
                <w:rPr>
                  <w:lang w:val="en-US"/>
                </w:rPr>
                <w:t>Operations event</w:t>
              </w:r>
              <w:r w:rsidRPr="0038612F">
                <w:rPr>
                  <w:lang w:val="en-US"/>
                </w:rPr>
                <w:t xml:space="preserve"> class</w:t>
              </w:r>
            </w:ins>
          </w:p>
        </w:tc>
        <w:tc>
          <w:tcPr>
            <w:tcW w:w="2070" w:type="dxa"/>
          </w:tcPr>
          <w:p w14:paraId="2ADF6055" w14:textId="77777777" w:rsidR="00C35DAC" w:rsidRPr="009432BC" w:rsidRDefault="00C35DAC" w:rsidP="006115CD">
            <w:pPr>
              <w:pStyle w:val="TABLE-cell"/>
              <w:rPr>
                <w:ins w:id="11721" w:author="Charles Gifford" w:date="2017-03-19T21:40:00Z"/>
              </w:rPr>
            </w:pPr>
            <w:ins w:id="11722" w:author="Charles Gifford" w:date="2017-03-19T21:40:00Z">
              <w:r>
                <w:rPr>
                  <w:lang w:val="en-US"/>
                </w:rPr>
                <w:t>NA</w:t>
              </w:r>
            </w:ins>
          </w:p>
        </w:tc>
        <w:tc>
          <w:tcPr>
            <w:tcW w:w="1080" w:type="dxa"/>
          </w:tcPr>
          <w:p w14:paraId="567F6EB3" w14:textId="77777777" w:rsidR="00C35DAC" w:rsidRPr="009432BC" w:rsidRDefault="00C35DAC" w:rsidP="006115CD">
            <w:pPr>
              <w:pStyle w:val="TABLE-cell"/>
              <w:rPr>
                <w:ins w:id="11723" w:author="Charles Gifford" w:date="2017-03-19T21:40:00Z"/>
              </w:rPr>
            </w:pPr>
            <w:ins w:id="11724" w:author="Charles Gifford" w:date="2017-03-19T21:40:00Z">
              <w:r w:rsidRPr="0038612F">
                <w:rPr>
                  <w:lang w:val="en-US"/>
                </w:rPr>
                <w:t>1</w:t>
              </w:r>
            </w:ins>
          </w:p>
        </w:tc>
        <w:tc>
          <w:tcPr>
            <w:tcW w:w="3780" w:type="dxa"/>
          </w:tcPr>
          <w:p w14:paraId="71C6B05A" w14:textId="1930064C" w:rsidR="00C35DAC" w:rsidRPr="009432BC" w:rsidRDefault="00C35DAC" w:rsidP="006115CD">
            <w:pPr>
              <w:pStyle w:val="TABLE-cell"/>
              <w:rPr>
                <w:ins w:id="11725" w:author="Charles Gifford" w:date="2017-03-19T21:40:00Z"/>
              </w:rPr>
            </w:pPr>
            <w:ins w:id="11726" w:author="Charles Gifford" w:date="2017-03-19T21:41:00Z">
              <w:r>
                <w:t xml:space="preserve">The </w:t>
              </w:r>
              <w:r>
                <w:rPr>
                  <w:i/>
                </w:rPr>
                <w:t>operations event</w:t>
              </w:r>
              <w:r w:rsidRPr="006E1AF0">
                <w:rPr>
                  <w:i/>
                </w:rPr>
                <w:t xml:space="preserve"> class</w:t>
              </w:r>
              <w:r>
                <w:t xml:space="preserve"> defined in part by this </w:t>
              </w:r>
              <w:r w:rsidRPr="00BC0253">
                <w:rPr>
                  <w:i/>
                </w:rPr>
                <w:t>operations event definition record specification.</w:t>
              </w:r>
            </w:ins>
          </w:p>
        </w:tc>
      </w:tr>
      <w:tr w:rsidR="00C35DAC" w:rsidRPr="009432BC" w14:paraId="4D086AAB" w14:textId="77777777" w:rsidTr="006115CD">
        <w:trPr>
          <w:trHeight w:val="332"/>
          <w:ins w:id="11727" w:author="Charles Gifford" w:date="2017-03-19T21:40:00Z"/>
        </w:trPr>
        <w:tc>
          <w:tcPr>
            <w:tcW w:w="2155" w:type="dxa"/>
          </w:tcPr>
          <w:p w14:paraId="342CC7A6" w14:textId="740E461F" w:rsidR="00C35DAC" w:rsidRDefault="00C35DAC" w:rsidP="00C35DAC">
            <w:pPr>
              <w:pStyle w:val="TABLE-cell"/>
              <w:rPr>
                <w:ins w:id="11728" w:author="Charles Gifford" w:date="2017-03-19T21:40:00Z"/>
                <w:lang w:val="en-US"/>
              </w:rPr>
            </w:pPr>
            <w:ins w:id="11729" w:author="Charles Gifford" w:date="2017-03-19T21:42:00Z">
              <w:r>
                <w:rPr>
                  <w:lang w:val="en-US"/>
                </w:rPr>
                <w:t>Operations event</w:t>
              </w:r>
              <w:r w:rsidRPr="0038612F">
                <w:rPr>
                  <w:lang w:val="en-US"/>
                </w:rPr>
                <w:t xml:space="preserve"> definition record specification</w:t>
              </w:r>
            </w:ins>
          </w:p>
        </w:tc>
        <w:tc>
          <w:tcPr>
            <w:tcW w:w="2070" w:type="dxa"/>
          </w:tcPr>
          <w:p w14:paraId="34F3FE40" w14:textId="40A8D0EB" w:rsidR="00C35DAC" w:rsidRDefault="00C35DAC" w:rsidP="00C35DAC">
            <w:pPr>
              <w:pStyle w:val="TABLE-cell"/>
              <w:rPr>
                <w:ins w:id="11730" w:author="Charles Gifford" w:date="2017-03-19T21:40:00Z"/>
                <w:lang w:val="en-US"/>
              </w:rPr>
            </w:pPr>
            <w:ins w:id="11731" w:author="Charles Gifford" w:date="2017-03-19T21:42:00Z">
              <w:r>
                <w:rPr>
                  <w:lang w:val="en-US"/>
                </w:rPr>
                <w:t>NA</w:t>
              </w:r>
            </w:ins>
          </w:p>
        </w:tc>
        <w:tc>
          <w:tcPr>
            <w:tcW w:w="1080" w:type="dxa"/>
          </w:tcPr>
          <w:p w14:paraId="0F6DBA04" w14:textId="3984F1A2" w:rsidR="00C35DAC" w:rsidRDefault="00C35DAC" w:rsidP="00C35DAC">
            <w:pPr>
              <w:pStyle w:val="TABLE-cell"/>
              <w:rPr>
                <w:ins w:id="11732" w:author="Charles Gifford" w:date="2017-03-19T21:40:00Z"/>
                <w:lang w:val="en-US"/>
              </w:rPr>
            </w:pPr>
            <w:ins w:id="11733" w:author="Charles Gifford" w:date="2017-03-19T21:42:00Z">
              <w:r w:rsidRPr="0038612F">
                <w:rPr>
                  <w:lang w:val="en-US"/>
                </w:rPr>
                <w:t>0..*</w:t>
              </w:r>
            </w:ins>
          </w:p>
        </w:tc>
        <w:tc>
          <w:tcPr>
            <w:tcW w:w="3780" w:type="dxa"/>
          </w:tcPr>
          <w:p w14:paraId="57005673" w14:textId="77777777" w:rsidR="00C35DAC" w:rsidRDefault="00C35DAC" w:rsidP="00C35DAC">
            <w:pPr>
              <w:pStyle w:val="TABLE-cell"/>
              <w:rPr>
                <w:ins w:id="11734" w:author="Charles Gifford" w:date="2017-03-19T21:42:00Z"/>
              </w:rPr>
            </w:pPr>
            <w:ins w:id="11735" w:author="Charles Gifford" w:date="2017-03-19T21:42:00Z">
              <w:r>
                <w:t xml:space="preserve">If the </w:t>
              </w:r>
              <w:r w:rsidRPr="00446883">
                <w:rPr>
                  <w:i/>
                </w:rPr>
                <w:t>operations event definition</w:t>
              </w:r>
              <w:r w:rsidRPr="00AC2C6C">
                <w:t xml:space="preserve"> </w:t>
              </w:r>
              <w:r>
                <w:t>supports an</w:t>
              </w:r>
              <w:r w:rsidRPr="00EA02B3">
                <w:t xml:space="preserve"> </w:t>
              </w:r>
              <w:r w:rsidRPr="00AC2C6C">
                <w:rPr>
                  <w:i/>
                </w:rPr>
                <w:t>operations event</w:t>
              </w:r>
              <w:r w:rsidRPr="00A53554">
                <w:rPr>
                  <w:i/>
                </w:rPr>
                <w:t xml:space="preserve"> class</w:t>
              </w:r>
              <w:r>
                <w:t>, this</w:t>
              </w:r>
              <w:r w:rsidRPr="00A53554">
                <w:rPr>
                  <w:i/>
                </w:rPr>
                <w:t xml:space="preserve"> </w:t>
              </w:r>
              <w:r>
                <w:rPr>
                  <w:i/>
                </w:rPr>
                <w:t>o</w:t>
              </w:r>
              <w:r w:rsidRPr="00AC2C6C">
                <w:rPr>
                  <w:i/>
                </w:rPr>
                <w:t xml:space="preserve">perations event </w:t>
              </w:r>
              <w:r>
                <w:rPr>
                  <w:i/>
                </w:rPr>
                <w:t>class</w:t>
              </w:r>
              <w:r w:rsidRPr="00AC2C6C">
                <w:rPr>
                  <w:i/>
                </w:rPr>
                <w:t xml:space="preserve"> record specification</w:t>
              </w:r>
              <w:r w:rsidRPr="00A53554">
                <w:rPr>
                  <w:i/>
                </w:rPr>
                <w:t>(s)</w:t>
              </w:r>
              <w:r>
                <w:t xml:space="preserve"> is applied in the</w:t>
              </w:r>
              <w:r>
                <w:rPr>
                  <w:i/>
                </w:rPr>
                <w:t xml:space="preserve"> o</w:t>
              </w:r>
              <w:r w:rsidRPr="00AC2C6C">
                <w:rPr>
                  <w:i/>
                </w:rPr>
                <w:t>pe</w:t>
              </w:r>
              <w:r>
                <w:rPr>
                  <w:i/>
                </w:rPr>
                <w:t xml:space="preserve">rations event definition record </w:t>
              </w:r>
              <w:r w:rsidRPr="00AC2C6C">
                <w:rPr>
                  <w:i/>
                </w:rPr>
                <w:t>specification</w:t>
              </w:r>
              <w:r w:rsidRPr="00A53554">
                <w:rPr>
                  <w:i/>
                </w:rPr>
                <w:t>(s)</w:t>
              </w:r>
              <w:r w:rsidRPr="00EA02B3">
                <w:t xml:space="preserve">. </w:t>
              </w:r>
            </w:ins>
          </w:p>
          <w:p w14:paraId="7F85D9FB" w14:textId="4301587D" w:rsidR="00C35DAC" w:rsidRPr="00091763" w:rsidRDefault="00C35DAC" w:rsidP="00C35DAC">
            <w:pPr>
              <w:pStyle w:val="TABLE-cell"/>
              <w:rPr>
                <w:ins w:id="11736" w:author="Charles Gifford" w:date="2017-03-19T21:40:00Z"/>
                <w:lang w:val="en-US"/>
              </w:rPr>
            </w:pPr>
            <w:ins w:id="11737" w:author="Charles Gifford" w:date="2017-03-19T21:42:00Z">
              <w:r>
                <w:rPr>
                  <w:lang w:val="en-US"/>
                </w:rPr>
                <w:t>The</w:t>
              </w:r>
              <w:r w:rsidRPr="00B53847">
                <w:rPr>
                  <w:lang w:val="en-US"/>
                </w:rPr>
                <w:t xml:space="preserve"> </w:t>
              </w:r>
              <w:r>
                <w:rPr>
                  <w:i/>
                  <w:lang w:val="en-US"/>
                </w:rPr>
                <w:t>o</w:t>
              </w:r>
              <w:r w:rsidRPr="00DF5A7D">
                <w:rPr>
                  <w:i/>
                  <w:lang w:val="en-US"/>
                </w:rPr>
                <w:t>perations event definition record specification</w:t>
              </w:r>
              <w:r>
                <w:rPr>
                  <w:i/>
                  <w:lang w:val="en-US"/>
                </w:rPr>
                <w:t xml:space="preserve"> </w:t>
              </w:r>
              <w:r>
                <w:rPr>
                  <w:lang w:val="en-US"/>
                </w:rPr>
                <w:t xml:space="preserve">maps to the corresponding </w:t>
              </w:r>
              <w:r w:rsidRPr="00DF5A7D">
                <w:rPr>
                  <w:i/>
                  <w:lang w:val="en-US"/>
                </w:rPr>
                <w:t>operations event class record specification</w:t>
              </w:r>
              <w:r w:rsidRPr="00B53847">
                <w:rPr>
                  <w:lang w:val="en-US"/>
                </w:rPr>
                <w:t>.</w:t>
              </w:r>
            </w:ins>
          </w:p>
        </w:tc>
      </w:tr>
    </w:tbl>
    <w:p w14:paraId="40B423AC" w14:textId="7E84AF9A" w:rsidR="004D1B36" w:rsidRPr="009F10DC" w:rsidRDefault="00400B4C" w:rsidP="00E05180">
      <w:pPr>
        <w:pStyle w:val="TABLE-title"/>
        <w:rPr>
          <w:ins w:id="11738" w:author="Charles Gifford" w:date="2016-10-29T11:40:00Z"/>
        </w:rPr>
      </w:pPr>
      <w:bookmarkStart w:id="11739" w:name="_Ref477966723"/>
      <w:bookmarkStart w:id="11740" w:name="_Toc478492422"/>
      <w:ins w:id="11741" w:author="Charles Gifford" w:date="2017-03-22T17:21:00Z">
        <w:r>
          <w:t xml:space="preserve">Table </w:t>
        </w:r>
        <w:r>
          <w:fldChar w:fldCharType="begin"/>
        </w:r>
        <w:r>
          <w:instrText xml:space="preserve"> SEQ Table \* ARABIC </w:instrText>
        </w:r>
      </w:ins>
      <w:r>
        <w:fldChar w:fldCharType="separate"/>
      </w:r>
      <w:ins w:id="11742" w:author="Charles Gifford" w:date="2017-03-22T17:21:00Z">
        <w:r>
          <w:rPr>
            <w:noProof/>
          </w:rPr>
          <w:t>122</w:t>
        </w:r>
        <w:r>
          <w:fldChar w:fldCharType="end"/>
        </w:r>
      </w:ins>
      <w:bookmarkEnd w:id="11739"/>
      <w:ins w:id="11743" w:author="Charles Gifford" w:date="2016-10-29T11:40:00Z">
        <w:r w:rsidR="004D1B36">
          <w:t xml:space="preserve"> - Operations event class </w:t>
        </w:r>
        <w:r w:rsidR="00C35DAC">
          <w:t>record specification attributes</w:t>
        </w:r>
        <w:bookmarkEnd w:id="11740"/>
      </w:ins>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192"/>
        <w:gridCol w:w="2583"/>
        <w:gridCol w:w="1440"/>
        <w:gridCol w:w="1530"/>
        <w:gridCol w:w="1260"/>
        <w:gridCol w:w="1345"/>
      </w:tblGrid>
      <w:tr w:rsidR="004D1B36" w:rsidRPr="0038612F" w14:paraId="74D1B7AE" w14:textId="77777777" w:rsidTr="005F0F92">
        <w:trPr>
          <w:tblHeader/>
          <w:ins w:id="11744" w:author="Charles Gifford" w:date="2016-10-29T11:40:00Z"/>
        </w:trPr>
        <w:tc>
          <w:tcPr>
            <w:tcW w:w="1192" w:type="dxa"/>
          </w:tcPr>
          <w:p w14:paraId="59C94424" w14:textId="77777777" w:rsidR="004D1B36" w:rsidRPr="0038612F" w:rsidRDefault="004D1B36" w:rsidP="006115CD">
            <w:pPr>
              <w:pStyle w:val="TABLE-col-heading"/>
              <w:rPr>
                <w:ins w:id="11745" w:author="Charles Gifford" w:date="2016-10-29T11:40:00Z"/>
                <w:lang w:val="en-US"/>
              </w:rPr>
            </w:pPr>
            <w:ins w:id="11746" w:author="Charles Gifford" w:date="2016-10-29T11:40:00Z">
              <w:r w:rsidRPr="0038612F">
                <w:rPr>
                  <w:lang w:val="en-US"/>
                </w:rPr>
                <w:t>Attribute name</w:t>
              </w:r>
            </w:ins>
          </w:p>
        </w:tc>
        <w:tc>
          <w:tcPr>
            <w:tcW w:w="2583" w:type="dxa"/>
          </w:tcPr>
          <w:p w14:paraId="1947FDEF" w14:textId="77777777" w:rsidR="004D1B36" w:rsidRPr="0038612F" w:rsidRDefault="004D1B36" w:rsidP="008F43AD">
            <w:pPr>
              <w:pStyle w:val="TABLE-col-heading"/>
              <w:rPr>
                <w:ins w:id="11747" w:author="Charles Gifford" w:date="2016-10-29T11:40:00Z"/>
                <w:lang w:val="en-US"/>
              </w:rPr>
            </w:pPr>
            <w:ins w:id="11748" w:author="Charles Gifford" w:date="2016-10-29T11:40:00Z">
              <w:r w:rsidRPr="0038612F">
                <w:rPr>
                  <w:lang w:val="en-US"/>
                </w:rPr>
                <w:t>Description</w:t>
              </w:r>
            </w:ins>
          </w:p>
        </w:tc>
        <w:tc>
          <w:tcPr>
            <w:tcW w:w="1440" w:type="dxa"/>
          </w:tcPr>
          <w:p w14:paraId="79E58007" w14:textId="77777777" w:rsidR="004D1B36" w:rsidRPr="0038612F" w:rsidRDefault="004D1B36" w:rsidP="004E0C5D">
            <w:pPr>
              <w:pStyle w:val="TABLE-col-heading"/>
              <w:rPr>
                <w:ins w:id="11749" w:author="Charles Gifford" w:date="2016-10-29T11:40:00Z"/>
                <w:lang w:val="en-US"/>
              </w:rPr>
            </w:pPr>
            <w:ins w:id="11750" w:author="Charles Gifford" w:date="2016-10-29T11:40:00Z">
              <w:r w:rsidRPr="0038612F">
                <w:rPr>
                  <w:lang w:val="en-US"/>
                </w:rPr>
                <w:t>Production examples</w:t>
              </w:r>
            </w:ins>
          </w:p>
        </w:tc>
        <w:tc>
          <w:tcPr>
            <w:tcW w:w="1530" w:type="dxa"/>
          </w:tcPr>
          <w:p w14:paraId="746D944F" w14:textId="77777777" w:rsidR="004D1B36" w:rsidRPr="0038612F" w:rsidRDefault="004D1B36" w:rsidP="001A4DED">
            <w:pPr>
              <w:pStyle w:val="TABLE-col-heading"/>
              <w:rPr>
                <w:ins w:id="11751" w:author="Charles Gifford" w:date="2016-10-29T11:40:00Z"/>
                <w:lang w:val="en-US"/>
              </w:rPr>
            </w:pPr>
            <w:ins w:id="11752" w:author="Charles Gifford" w:date="2016-10-29T11:40:00Z">
              <w:r w:rsidRPr="0038612F">
                <w:rPr>
                  <w:lang w:val="en-US"/>
                </w:rPr>
                <w:t>Maintenance examples</w:t>
              </w:r>
            </w:ins>
          </w:p>
        </w:tc>
        <w:tc>
          <w:tcPr>
            <w:tcW w:w="1260" w:type="dxa"/>
          </w:tcPr>
          <w:p w14:paraId="2ADFA000" w14:textId="77777777" w:rsidR="004D1B36" w:rsidRPr="0038612F" w:rsidRDefault="004D1B36" w:rsidP="001A4DED">
            <w:pPr>
              <w:pStyle w:val="TABLE-col-heading"/>
              <w:rPr>
                <w:ins w:id="11753" w:author="Charles Gifford" w:date="2016-10-29T11:40:00Z"/>
                <w:lang w:val="en-US"/>
              </w:rPr>
            </w:pPr>
            <w:ins w:id="11754" w:author="Charles Gifford" w:date="2016-10-29T11:40:00Z">
              <w:r w:rsidRPr="0038612F">
                <w:rPr>
                  <w:lang w:val="en-US"/>
                </w:rPr>
                <w:t>Quality examples</w:t>
              </w:r>
            </w:ins>
          </w:p>
        </w:tc>
        <w:tc>
          <w:tcPr>
            <w:tcW w:w="1345" w:type="dxa"/>
          </w:tcPr>
          <w:p w14:paraId="6009D8DE" w14:textId="77777777" w:rsidR="004D1B36" w:rsidRPr="0038612F" w:rsidRDefault="004D1B36" w:rsidP="001A4DED">
            <w:pPr>
              <w:pStyle w:val="TABLE-col-heading"/>
              <w:rPr>
                <w:ins w:id="11755" w:author="Charles Gifford" w:date="2016-10-29T11:40:00Z"/>
                <w:lang w:val="en-US"/>
              </w:rPr>
            </w:pPr>
            <w:ins w:id="11756" w:author="Charles Gifford" w:date="2016-10-29T11:40:00Z">
              <w:r w:rsidRPr="0038612F">
                <w:rPr>
                  <w:lang w:val="en-US"/>
                </w:rPr>
                <w:t>Inventory examples</w:t>
              </w:r>
            </w:ins>
          </w:p>
        </w:tc>
      </w:tr>
      <w:tr w:rsidR="004D1B36" w:rsidRPr="0038612F" w14:paraId="7AE1E242" w14:textId="77777777" w:rsidTr="005F0F92">
        <w:trPr>
          <w:ins w:id="11757" w:author="Charles Gifford" w:date="2016-10-29T11:40:00Z"/>
        </w:trPr>
        <w:tc>
          <w:tcPr>
            <w:tcW w:w="1192" w:type="dxa"/>
          </w:tcPr>
          <w:p w14:paraId="2C8071CB" w14:textId="77777777" w:rsidR="004D1B36" w:rsidRPr="0038612F" w:rsidRDefault="004D1B36" w:rsidP="006115CD">
            <w:pPr>
              <w:pStyle w:val="TABLE-cell"/>
              <w:rPr>
                <w:ins w:id="11758" w:author="Charles Gifford" w:date="2016-10-29T11:40:00Z"/>
                <w:lang w:val="en-US"/>
              </w:rPr>
            </w:pPr>
            <w:ins w:id="11759" w:author="Charles Gifford" w:date="2016-10-29T11:40:00Z">
              <w:r w:rsidRPr="0038612F">
                <w:rPr>
                  <w:lang w:val="en-US"/>
                </w:rPr>
                <w:t>ID</w:t>
              </w:r>
            </w:ins>
          </w:p>
        </w:tc>
        <w:tc>
          <w:tcPr>
            <w:tcW w:w="2583" w:type="dxa"/>
          </w:tcPr>
          <w:p w14:paraId="569A3BA8" w14:textId="77777777" w:rsidR="004D1B36" w:rsidRPr="0038612F" w:rsidRDefault="004D1B36" w:rsidP="008F43AD">
            <w:pPr>
              <w:pStyle w:val="TABLE-cell"/>
              <w:rPr>
                <w:ins w:id="11760" w:author="Charles Gifford" w:date="2016-10-29T11:40:00Z"/>
                <w:lang w:val="en-US"/>
              </w:rPr>
            </w:pPr>
            <w:ins w:id="11761" w:author="Charles Gifford" w:date="2016-10-29T11:40:00Z">
              <w:r w:rsidRPr="0038612F">
                <w:rPr>
                  <w:lang w:val="en-US"/>
                </w:rPr>
                <w:t xml:space="preserve">Identification of the </w:t>
              </w:r>
              <w:r>
                <w:rPr>
                  <w:i/>
                  <w:lang w:val="en-US"/>
                </w:rPr>
                <w:t>operations event</w:t>
              </w:r>
              <w:r w:rsidRPr="004D182A">
                <w:rPr>
                  <w:i/>
                  <w:lang w:val="en-US"/>
                </w:rPr>
                <w:t xml:space="preserve"> class record specification.</w:t>
              </w:r>
            </w:ins>
          </w:p>
        </w:tc>
        <w:tc>
          <w:tcPr>
            <w:tcW w:w="1440" w:type="dxa"/>
          </w:tcPr>
          <w:p w14:paraId="75EF7DBC" w14:textId="77777777" w:rsidR="004D1B36" w:rsidRPr="0038612F" w:rsidRDefault="004D1B36" w:rsidP="004E0C5D">
            <w:pPr>
              <w:pStyle w:val="TABLE-cell"/>
              <w:rPr>
                <w:ins w:id="11762" w:author="Charles Gifford" w:date="2016-10-29T11:40:00Z"/>
                <w:lang w:val="en-US"/>
              </w:rPr>
            </w:pPr>
            <w:ins w:id="11763" w:author="Charles Gifford" w:date="2016-10-29T11:40:00Z">
              <w:r w:rsidRPr="0038612F">
                <w:rPr>
                  <w:lang w:val="en-US"/>
                </w:rPr>
                <w:t>CR-87</w:t>
              </w:r>
            </w:ins>
          </w:p>
        </w:tc>
        <w:tc>
          <w:tcPr>
            <w:tcW w:w="1530" w:type="dxa"/>
          </w:tcPr>
          <w:p w14:paraId="7FB7901A" w14:textId="77777777" w:rsidR="004D1B36" w:rsidRPr="007223F3" w:rsidRDefault="004D1B36" w:rsidP="001A4DED">
            <w:pPr>
              <w:pStyle w:val="TABLE-cell"/>
              <w:rPr>
                <w:ins w:id="11764" w:author="Charles Gifford" w:date="2016-10-29T11:40:00Z"/>
                <w:lang w:val="es-ES"/>
              </w:rPr>
            </w:pPr>
            <w:ins w:id="11765" w:author="Charles Gifford" w:date="2016-10-29T11:40:00Z">
              <w:r w:rsidRPr="007223F3">
                <w:rPr>
                  <w:lang w:val="es-ES"/>
                </w:rPr>
                <w:t>Uuid - 1FCF9DA1-DCC5-4012-BDEF-D76C754F4826</w:t>
              </w:r>
            </w:ins>
          </w:p>
        </w:tc>
        <w:tc>
          <w:tcPr>
            <w:tcW w:w="1260" w:type="dxa"/>
          </w:tcPr>
          <w:p w14:paraId="40202A8F" w14:textId="77777777" w:rsidR="004D1B36" w:rsidRPr="0038612F" w:rsidRDefault="004D1B36" w:rsidP="001A4DED">
            <w:pPr>
              <w:pStyle w:val="TABLE-cell"/>
              <w:rPr>
                <w:ins w:id="11766" w:author="Charles Gifford" w:date="2016-10-29T11:40:00Z"/>
                <w:lang w:val="en-US"/>
              </w:rPr>
            </w:pPr>
            <w:ins w:id="11767" w:author="Charles Gifford" w:date="2016-10-29T11:40:00Z">
              <w:r w:rsidRPr="0038612F">
                <w:rPr>
                  <w:lang w:val="en-US"/>
                </w:rPr>
                <w:t>2016-03</w:t>
              </w:r>
            </w:ins>
          </w:p>
        </w:tc>
        <w:tc>
          <w:tcPr>
            <w:tcW w:w="1345" w:type="dxa"/>
          </w:tcPr>
          <w:p w14:paraId="2D0D8631" w14:textId="77777777" w:rsidR="004D1B36" w:rsidRPr="0038612F" w:rsidRDefault="004D1B36" w:rsidP="001A4DED">
            <w:pPr>
              <w:pStyle w:val="TABLE-cell"/>
              <w:rPr>
                <w:ins w:id="11768" w:author="Charles Gifford" w:date="2016-10-29T11:40:00Z"/>
                <w:lang w:val="en-US"/>
              </w:rPr>
            </w:pPr>
            <w:ins w:id="11769" w:author="Charles Gifford" w:date="2016-10-29T11:40:00Z">
              <w:r w:rsidRPr="0038612F">
                <w:rPr>
                  <w:lang w:val="en-US"/>
                </w:rPr>
                <w:t>AB45</w:t>
              </w:r>
            </w:ins>
          </w:p>
        </w:tc>
      </w:tr>
      <w:tr w:rsidR="004D1B36" w:rsidRPr="0038612F" w14:paraId="44060913" w14:textId="77777777" w:rsidTr="005F0F92">
        <w:trPr>
          <w:ins w:id="11770" w:author="Charles Gifford" w:date="2016-10-29T11:40:00Z"/>
        </w:trPr>
        <w:tc>
          <w:tcPr>
            <w:tcW w:w="1192" w:type="dxa"/>
          </w:tcPr>
          <w:p w14:paraId="46B203B9" w14:textId="77777777" w:rsidR="004D1B36" w:rsidRPr="0038612F" w:rsidRDefault="004D1B36" w:rsidP="006115CD">
            <w:pPr>
              <w:pStyle w:val="TABLE-cell"/>
              <w:rPr>
                <w:ins w:id="11771" w:author="Charles Gifford" w:date="2016-10-29T11:40:00Z"/>
                <w:lang w:val="en-US"/>
              </w:rPr>
            </w:pPr>
            <w:ins w:id="11772" w:author="Charles Gifford" w:date="2016-10-29T11:40:00Z">
              <w:r w:rsidRPr="0038612F">
                <w:rPr>
                  <w:lang w:val="en-US"/>
                </w:rPr>
                <w:t>Description</w:t>
              </w:r>
            </w:ins>
          </w:p>
        </w:tc>
        <w:tc>
          <w:tcPr>
            <w:tcW w:w="2583" w:type="dxa"/>
          </w:tcPr>
          <w:p w14:paraId="3645B2E3" w14:textId="77777777" w:rsidR="004D1B36" w:rsidRPr="0038612F" w:rsidRDefault="004D1B36" w:rsidP="008F43AD">
            <w:pPr>
              <w:pStyle w:val="TABLE-cell"/>
              <w:rPr>
                <w:ins w:id="11773" w:author="Charles Gifford" w:date="2016-10-29T11:40:00Z"/>
                <w:lang w:val="en-US"/>
              </w:rPr>
            </w:pPr>
            <w:ins w:id="11774" w:author="Charles Gifford" w:date="2016-10-29T11:40:00Z">
              <w:r w:rsidRPr="0038612F">
                <w:rPr>
                  <w:lang w:val="en-US"/>
                </w:rPr>
                <w:t xml:space="preserve">Contains additional information and description of the </w:t>
              </w:r>
              <w:r>
                <w:rPr>
                  <w:i/>
                  <w:lang w:val="en-US"/>
                </w:rPr>
                <w:t>operations event</w:t>
              </w:r>
              <w:r w:rsidRPr="0038612F">
                <w:rPr>
                  <w:i/>
                  <w:lang w:val="en-US"/>
                </w:rPr>
                <w:t xml:space="preserve"> class record specification</w:t>
              </w:r>
              <w:r w:rsidRPr="0038612F">
                <w:rPr>
                  <w:lang w:val="en-US"/>
                </w:rPr>
                <w:t>.</w:t>
              </w:r>
            </w:ins>
          </w:p>
        </w:tc>
        <w:tc>
          <w:tcPr>
            <w:tcW w:w="1440" w:type="dxa"/>
          </w:tcPr>
          <w:p w14:paraId="2AEC90C6" w14:textId="77777777" w:rsidR="004D1B36" w:rsidRPr="0038612F" w:rsidRDefault="004D1B36" w:rsidP="004E0C5D">
            <w:pPr>
              <w:pStyle w:val="TABLE-cell"/>
              <w:rPr>
                <w:ins w:id="11775" w:author="Charles Gifford" w:date="2016-10-29T11:40:00Z"/>
                <w:lang w:val="en-US"/>
              </w:rPr>
            </w:pPr>
          </w:p>
        </w:tc>
        <w:tc>
          <w:tcPr>
            <w:tcW w:w="1530" w:type="dxa"/>
          </w:tcPr>
          <w:p w14:paraId="507ABB65" w14:textId="77777777" w:rsidR="004D1B36" w:rsidRPr="0038612F" w:rsidRDefault="004D1B36" w:rsidP="001A4DED">
            <w:pPr>
              <w:pStyle w:val="TABLE-cell"/>
              <w:rPr>
                <w:ins w:id="11776" w:author="Charles Gifford" w:date="2016-10-29T11:40:00Z"/>
                <w:lang w:val="en-US"/>
              </w:rPr>
            </w:pPr>
          </w:p>
        </w:tc>
        <w:tc>
          <w:tcPr>
            <w:tcW w:w="1260" w:type="dxa"/>
          </w:tcPr>
          <w:p w14:paraId="0F73E5C4" w14:textId="77777777" w:rsidR="004D1B36" w:rsidRPr="0038612F" w:rsidRDefault="004D1B36" w:rsidP="001A4DED">
            <w:pPr>
              <w:pStyle w:val="TABLE-cell"/>
              <w:rPr>
                <w:ins w:id="11777" w:author="Charles Gifford" w:date="2016-10-29T11:40:00Z"/>
                <w:lang w:val="en-US"/>
              </w:rPr>
            </w:pPr>
          </w:p>
        </w:tc>
        <w:tc>
          <w:tcPr>
            <w:tcW w:w="1345" w:type="dxa"/>
          </w:tcPr>
          <w:p w14:paraId="6C423C09" w14:textId="77777777" w:rsidR="004D1B36" w:rsidRPr="0038612F" w:rsidRDefault="004D1B36" w:rsidP="001A4DED">
            <w:pPr>
              <w:pStyle w:val="TABLE-cell"/>
              <w:rPr>
                <w:ins w:id="11778" w:author="Charles Gifford" w:date="2016-10-29T11:40:00Z"/>
                <w:lang w:val="en-US"/>
              </w:rPr>
            </w:pPr>
          </w:p>
        </w:tc>
      </w:tr>
      <w:tr w:rsidR="006C28DA" w:rsidRPr="0038612F" w14:paraId="4F9B794C" w14:textId="77777777" w:rsidTr="005F0F92">
        <w:trPr>
          <w:ins w:id="11779" w:author="Charles Gifford" w:date="2017-03-08T23:11:00Z"/>
        </w:trPr>
        <w:tc>
          <w:tcPr>
            <w:tcW w:w="1192" w:type="dxa"/>
          </w:tcPr>
          <w:p w14:paraId="56A32F6F" w14:textId="5C9CFAE2" w:rsidR="006C28DA" w:rsidRPr="0038612F" w:rsidRDefault="006C28DA" w:rsidP="006115CD">
            <w:pPr>
              <w:pStyle w:val="TABLE-cell"/>
              <w:rPr>
                <w:ins w:id="11780" w:author="Charles Gifford" w:date="2017-03-08T23:11:00Z"/>
                <w:lang w:val="en-US"/>
              </w:rPr>
            </w:pPr>
            <w:ins w:id="11781" w:author="Charles Gifford" w:date="2017-03-08T23:11:00Z">
              <w:r>
                <w:rPr>
                  <w:lang w:val="en-US"/>
                </w:rPr>
                <w:t>Information object type</w:t>
              </w:r>
            </w:ins>
          </w:p>
        </w:tc>
        <w:tc>
          <w:tcPr>
            <w:tcW w:w="2583" w:type="dxa"/>
          </w:tcPr>
          <w:p w14:paraId="0D51933C" w14:textId="77777777" w:rsidR="006C28DA" w:rsidRDefault="006C28DA" w:rsidP="008F43AD">
            <w:pPr>
              <w:pStyle w:val="TABLE-cell"/>
              <w:rPr>
                <w:ins w:id="11782" w:author="Charles Gifford" w:date="2017-03-08T23:11:00Z"/>
                <w:lang w:val="en-US"/>
              </w:rPr>
            </w:pPr>
            <w:ins w:id="11783" w:author="Charles Gifford" w:date="2017-03-08T23:11:00Z">
              <w:r>
                <w:rPr>
                  <w:lang w:val="en-US"/>
                </w:rPr>
                <w:t>Permitted set of information objects</w:t>
              </w:r>
              <w:r>
                <w:rPr>
                  <w:i/>
                  <w:lang w:val="en-US"/>
                </w:rPr>
                <w:t xml:space="preserve"> </w:t>
              </w:r>
              <w:r w:rsidRPr="00465068">
                <w:rPr>
                  <w:lang w:val="en-US"/>
                </w:rPr>
                <w:t xml:space="preserve">allowed in the </w:t>
              </w:r>
              <w:r w:rsidRPr="00B7766E">
                <w:rPr>
                  <w:i/>
                  <w:lang w:val="en-US"/>
                </w:rPr>
                <w:t>operations</w:t>
              </w:r>
              <w:r>
                <w:rPr>
                  <w:lang w:val="en-US"/>
                </w:rPr>
                <w:t xml:space="preserve"> </w:t>
              </w:r>
              <w:r w:rsidRPr="00B7766E">
                <w:rPr>
                  <w:i/>
                  <w:lang w:val="en-US"/>
                </w:rPr>
                <w:t>record</w:t>
              </w:r>
              <w:r>
                <w:rPr>
                  <w:i/>
                  <w:lang w:val="en-US"/>
                </w:rPr>
                <w:t xml:space="preserve"> </w:t>
              </w:r>
              <w:r w:rsidRPr="00465068">
                <w:rPr>
                  <w:lang w:val="en-US"/>
                </w:rPr>
                <w:t>occurrence.</w:t>
              </w:r>
            </w:ins>
          </w:p>
          <w:p w14:paraId="0D8A2431" w14:textId="5F4DA47C" w:rsidR="006C28DA" w:rsidRPr="00465068" w:rsidRDefault="006C28DA" w:rsidP="004E0C5D">
            <w:pPr>
              <w:pStyle w:val="TABLE-cell"/>
              <w:rPr>
                <w:ins w:id="11784" w:author="Charles Gifford" w:date="2017-03-08T23:11:00Z"/>
                <w:lang w:val="en-US"/>
              </w:rPr>
            </w:pPr>
            <w:ins w:id="11785" w:author="Charles Gifford" w:date="2017-03-08T23:11:00Z">
              <w:r>
                <w:rPr>
                  <w:lang w:val="en-US"/>
                </w:rPr>
                <w:t>NOTE</w:t>
              </w:r>
            </w:ins>
            <w:ins w:id="11786" w:author="Charles Gifford" w:date="2017-03-08T23:12:00Z">
              <w:r>
                <w:rPr>
                  <w:lang w:val="en-US"/>
                </w:rPr>
                <w:t xml:space="preserve"> 1</w:t>
              </w:r>
            </w:ins>
            <w:ins w:id="11787" w:author="Charles Gifford" w:date="2017-03-08T23:11:00Z">
              <w:r>
                <w:rPr>
                  <w:lang w:val="en-US"/>
                </w:rPr>
                <w:t xml:space="preserve">   An </w:t>
              </w:r>
              <w:r w:rsidRPr="002A70F2">
                <w:rPr>
                  <w:i/>
                  <w:lang w:val="en-US"/>
                </w:rPr>
                <w:t>operations record entry</w:t>
              </w:r>
              <w:r>
                <w:rPr>
                  <w:lang w:val="en-US"/>
                </w:rPr>
                <w:t xml:space="preserve"> contains the attributes to the information object for operations record. </w:t>
              </w:r>
            </w:ins>
          </w:p>
          <w:p w14:paraId="4D5F9D40" w14:textId="69974409" w:rsidR="006C28DA" w:rsidRPr="0038612F" w:rsidRDefault="006C28DA" w:rsidP="001A4DED">
            <w:pPr>
              <w:pStyle w:val="TABLE-cell"/>
              <w:rPr>
                <w:ins w:id="11788" w:author="Charles Gifford" w:date="2017-03-08T23:11:00Z"/>
                <w:lang w:val="en-US"/>
              </w:rPr>
            </w:pPr>
            <w:ins w:id="11789" w:author="Charles Gifford" w:date="2017-03-08T23:11:00Z">
              <w:r>
                <w:rPr>
                  <w:lang w:val="en-US"/>
                </w:rPr>
                <w:t>NOTE</w:t>
              </w:r>
            </w:ins>
            <w:ins w:id="11790" w:author="Charles Gifford" w:date="2017-03-08T23:12:00Z">
              <w:r>
                <w:rPr>
                  <w:lang w:val="en-US"/>
                </w:rPr>
                <w:t xml:space="preserve"> 2 </w:t>
              </w:r>
            </w:ins>
            <w:ins w:id="11791" w:author="Charles Gifford" w:date="2017-03-08T23:11:00Z">
              <w:r>
                <w:rPr>
                  <w:lang w:val="en-US"/>
                </w:rPr>
                <w:t xml:space="preserve">  </w:t>
              </w:r>
              <w:r w:rsidRPr="00465068">
                <w:rPr>
                  <w:lang w:val="en-US"/>
                </w:rPr>
                <w:t>An unconstrained set of values can be represented with the * entry.</w:t>
              </w:r>
            </w:ins>
          </w:p>
        </w:tc>
        <w:tc>
          <w:tcPr>
            <w:tcW w:w="1440" w:type="dxa"/>
          </w:tcPr>
          <w:p w14:paraId="6820779D" w14:textId="63230E73" w:rsidR="006C28DA" w:rsidRPr="0038612F" w:rsidRDefault="006C28DA" w:rsidP="001A4DED">
            <w:pPr>
              <w:pStyle w:val="TABLE-cell"/>
              <w:rPr>
                <w:ins w:id="11792" w:author="Charles Gifford" w:date="2017-03-08T23:11:00Z"/>
                <w:lang w:val="en-US"/>
              </w:rPr>
            </w:pPr>
            <w:ins w:id="11793" w:author="Charles Gifford" w:date="2017-03-08T23:11:00Z">
              <w:r w:rsidRPr="00465068">
                <w:rPr>
                  <w:lang w:val="en-US"/>
                </w:rPr>
                <w:t>[Equipment, Personnel],</w:t>
              </w:r>
            </w:ins>
          </w:p>
        </w:tc>
        <w:tc>
          <w:tcPr>
            <w:tcW w:w="1530" w:type="dxa"/>
          </w:tcPr>
          <w:p w14:paraId="4099BA4C" w14:textId="52EE3535" w:rsidR="006C28DA" w:rsidRPr="0038612F" w:rsidRDefault="006C28DA" w:rsidP="001A4DED">
            <w:pPr>
              <w:pStyle w:val="TABLE-cell"/>
              <w:rPr>
                <w:ins w:id="11794" w:author="Charles Gifford" w:date="2017-03-08T23:11:00Z"/>
                <w:lang w:val="en-US"/>
              </w:rPr>
            </w:pPr>
            <w:ins w:id="11795" w:author="Charles Gifford" w:date="2017-03-08T23:11:00Z">
              <w:r w:rsidRPr="00465068">
                <w:rPr>
                  <w:lang w:val="en-US"/>
                </w:rPr>
                <w:t>[JobList]</w:t>
              </w:r>
            </w:ins>
          </w:p>
        </w:tc>
        <w:tc>
          <w:tcPr>
            <w:tcW w:w="1260" w:type="dxa"/>
          </w:tcPr>
          <w:p w14:paraId="648CBD8A" w14:textId="177C0D85" w:rsidR="006C28DA" w:rsidRPr="0038612F" w:rsidRDefault="006C28DA" w:rsidP="001A4DED">
            <w:pPr>
              <w:pStyle w:val="TABLE-cell"/>
              <w:rPr>
                <w:ins w:id="11796" w:author="Charles Gifford" w:date="2017-03-08T23:11:00Z"/>
                <w:lang w:val="en-US"/>
              </w:rPr>
            </w:pPr>
            <w:ins w:id="11797" w:author="Charles Gifford" w:date="2017-03-08T23:11:00Z">
              <w:r w:rsidRPr="00465068">
                <w:rPr>
                  <w:lang w:val="en-US"/>
                </w:rPr>
                <w:t>[TestSpecfication, Test Results]</w:t>
              </w:r>
            </w:ins>
          </w:p>
        </w:tc>
        <w:tc>
          <w:tcPr>
            <w:tcW w:w="1345" w:type="dxa"/>
          </w:tcPr>
          <w:p w14:paraId="0D1F63F0" w14:textId="77777777" w:rsidR="006C28DA" w:rsidRPr="00465068" w:rsidRDefault="006C28DA" w:rsidP="001A4DED">
            <w:pPr>
              <w:pStyle w:val="TABLE-cell"/>
              <w:rPr>
                <w:ins w:id="11798" w:author="Charles Gifford" w:date="2017-03-08T23:11:00Z"/>
                <w:lang w:val="en-US"/>
              </w:rPr>
            </w:pPr>
            <w:ins w:id="11799" w:author="Charles Gifford" w:date="2017-03-08T23:11:00Z">
              <w:r w:rsidRPr="00465068">
                <w:rPr>
                  <w:lang w:val="en-US"/>
                </w:rPr>
                <w:t>[Material Lot, Material Sublot],</w:t>
              </w:r>
            </w:ins>
          </w:p>
          <w:p w14:paraId="06503F5D" w14:textId="77777777" w:rsidR="006C28DA" w:rsidRPr="0038612F" w:rsidRDefault="006C28DA" w:rsidP="001A4DED">
            <w:pPr>
              <w:pStyle w:val="TABLE-cell"/>
              <w:rPr>
                <w:ins w:id="11800" w:author="Charles Gifford" w:date="2017-03-08T23:11:00Z"/>
                <w:lang w:val="en-US"/>
              </w:rPr>
            </w:pPr>
          </w:p>
        </w:tc>
      </w:tr>
      <w:tr w:rsidR="004D1B36" w:rsidRPr="0038612F" w14:paraId="1CECA073" w14:textId="77777777" w:rsidTr="005F0F92">
        <w:trPr>
          <w:ins w:id="11801" w:author="Charles Gifford" w:date="2016-10-29T11:40:00Z"/>
        </w:trPr>
        <w:tc>
          <w:tcPr>
            <w:tcW w:w="1192" w:type="dxa"/>
          </w:tcPr>
          <w:p w14:paraId="3696F5A5" w14:textId="76AD1B01" w:rsidR="004D1B36" w:rsidRPr="0038612F" w:rsidRDefault="004D1B36" w:rsidP="006115CD">
            <w:pPr>
              <w:pStyle w:val="TABLE-cell"/>
              <w:rPr>
                <w:ins w:id="11802" w:author="Charles Gifford" w:date="2016-10-29T11:40:00Z"/>
                <w:lang w:val="en-US"/>
              </w:rPr>
            </w:pPr>
            <w:ins w:id="11803" w:author="Charles Gifford" w:date="2016-10-29T11:40:00Z">
              <w:r>
                <w:rPr>
                  <w:lang w:val="en-US"/>
                </w:rPr>
                <w:t>Information object</w:t>
              </w:r>
            </w:ins>
            <w:ins w:id="11804" w:author="Charles Gifford" w:date="2017-03-08T23:16:00Z">
              <w:r w:rsidR="00495D74">
                <w:rPr>
                  <w:lang w:val="en-US"/>
                </w:rPr>
                <w:t xml:space="preserve"> type</w:t>
              </w:r>
            </w:ins>
          </w:p>
        </w:tc>
        <w:tc>
          <w:tcPr>
            <w:tcW w:w="2583" w:type="dxa"/>
          </w:tcPr>
          <w:p w14:paraId="7FA304D6" w14:textId="77777777" w:rsidR="00495D74" w:rsidRPr="00495D74" w:rsidRDefault="00495D74" w:rsidP="008F43AD">
            <w:pPr>
              <w:pStyle w:val="TABLE-cell"/>
              <w:rPr>
                <w:ins w:id="11805" w:author="Charles Gifford" w:date="2017-03-08T23:17:00Z"/>
                <w:lang w:val="en-US"/>
              </w:rPr>
            </w:pPr>
            <w:ins w:id="11806" w:author="Charles Gifford" w:date="2017-03-08T23:17:00Z">
              <w:r w:rsidRPr="00495D74">
                <w:rPr>
                  <w:lang w:val="en-US"/>
                </w:rPr>
                <w:t xml:space="preserve">Permitted set of information objects allowed in the </w:t>
              </w:r>
              <w:r w:rsidRPr="00CA4CCC">
                <w:rPr>
                  <w:i/>
                  <w:lang w:val="en-US"/>
                </w:rPr>
                <w:t>operations record</w:t>
              </w:r>
              <w:r w:rsidRPr="00495D74">
                <w:rPr>
                  <w:lang w:val="en-US"/>
                </w:rPr>
                <w:t xml:space="preserve"> occurrence.</w:t>
              </w:r>
            </w:ins>
          </w:p>
          <w:p w14:paraId="2BFD8D5D" w14:textId="77777777" w:rsidR="00495D74" w:rsidRPr="00495D74" w:rsidRDefault="00495D74" w:rsidP="004E0C5D">
            <w:pPr>
              <w:pStyle w:val="TABLE-cell"/>
              <w:rPr>
                <w:ins w:id="11807" w:author="Charles Gifford" w:date="2017-03-08T23:17:00Z"/>
                <w:lang w:val="en-US"/>
              </w:rPr>
            </w:pPr>
            <w:ins w:id="11808" w:author="Charles Gifford" w:date="2017-03-08T23:17:00Z">
              <w:r w:rsidRPr="00495D74">
                <w:rPr>
                  <w:lang w:val="en-US"/>
                </w:rPr>
                <w:t xml:space="preserve">NOTE 1   An </w:t>
              </w:r>
              <w:r w:rsidRPr="00CA4CCC">
                <w:rPr>
                  <w:i/>
                  <w:lang w:val="en-US"/>
                </w:rPr>
                <w:t>operations record entry</w:t>
              </w:r>
              <w:r w:rsidRPr="00495D74">
                <w:rPr>
                  <w:lang w:val="en-US"/>
                </w:rPr>
                <w:t xml:space="preserve"> contains the attributes to the information object for </w:t>
              </w:r>
              <w:r w:rsidRPr="00CA4CCC">
                <w:rPr>
                  <w:i/>
                  <w:lang w:val="en-US"/>
                </w:rPr>
                <w:t>operations record</w:t>
              </w:r>
              <w:r w:rsidRPr="00495D74">
                <w:rPr>
                  <w:lang w:val="en-US"/>
                </w:rPr>
                <w:t xml:space="preserve">. </w:t>
              </w:r>
            </w:ins>
          </w:p>
          <w:p w14:paraId="2452C21E" w14:textId="3924F9EF" w:rsidR="004D1B36" w:rsidRPr="0038612F" w:rsidRDefault="00495D74" w:rsidP="001A4DED">
            <w:pPr>
              <w:pStyle w:val="TABLE-cell"/>
              <w:rPr>
                <w:ins w:id="11809" w:author="Charles Gifford" w:date="2016-10-29T11:40:00Z"/>
                <w:lang w:val="en-US"/>
              </w:rPr>
            </w:pPr>
            <w:ins w:id="11810" w:author="Charles Gifford" w:date="2017-03-08T23:17:00Z">
              <w:r w:rsidRPr="00495D74">
                <w:rPr>
                  <w:lang w:val="en-US"/>
                </w:rPr>
                <w:t>NOTE 2   An unconstrained set of values can be represented with the * entry.</w:t>
              </w:r>
            </w:ins>
          </w:p>
        </w:tc>
        <w:tc>
          <w:tcPr>
            <w:tcW w:w="1440" w:type="dxa"/>
          </w:tcPr>
          <w:p w14:paraId="15EDBCA3" w14:textId="77777777" w:rsidR="004D1B36" w:rsidRPr="0038612F" w:rsidRDefault="004D1B36" w:rsidP="001A4DED">
            <w:pPr>
              <w:pStyle w:val="TABLE-cell"/>
              <w:rPr>
                <w:ins w:id="11811" w:author="Charles Gifford" w:date="2016-10-29T11:40:00Z"/>
                <w:lang w:val="en-US"/>
              </w:rPr>
            </w:pPr>
            <w:ins w:id="11812" w:author="Charles Gifford" w:date="2016-10-29T11:40:00Z">
              <w:r w:rsidRPr="0038612F">
                <w:rPr>
                  <w:lang w:val="en-US"/>
                </w:rPr>
                <w:t>[Equipment, Personnel],</w:t>
              </w:r>
            </w:ins>
          </w:p>
        </w:tc>
        <w:tc>
          <w:tcPr>
            <w:tcW w:w="1530" w:type="dxa"/>
          </w:tcPr>
          <w:p w14:paraId="5C6A747B" w14:textId="77777777" w:rsidR="004D1B36" w:rsidRPr="0038612F" w:rsidRDefault="004D1B36" w:rsidP="001A4DED">
            <w:pPr>
              <w:pStyle w:val="TABLE-cell"/>
              <w:rPr>
                <w:ins w:id="11813" w:author="Charles Gifford" w:date="2016-10-29T11:40:00Z"/>
                <w:lang w:val="en-US"/>
              </w:rPr>
            </w:pPr>
            <w:ins w:id="11814" w:author="Charles Gifford" w:date="2016-10-29T11:40:00Z">
              <w:r w:rsidRPr="0038612F">
                <w:rPr>
                  <w:lang w:val="en-US"/>
                </w:rPr>
                <w:t>[JobList]</w:t>
              </w:r>
            </w:ins>
          </w:p>
        </w:tc>
        <w:tc>
          <w:tcPr>
            <w:tcW w:w="1260" w:type="dxa"/>
          </w:tcPr>
          <w:p w14:paraId="7B038685" w14:textId="77777777" w:rsidR="004D1B36" w:rsidRPr="0038612F" w:rsidRDefault="004D1B36" w:rsidP="001A4DED">
            <w:pPr>
              <w:pStyle w:val="TABLE-cell"/>
              <w:rPr>
                <w:ins w:id="11815" w:author="Charles Gifford" w:date="2016-10-29T11:40:00Z"/>
                <w:lang w:val="en-US"/>
              </w:rPr>
            </w:pPr>
            <w:ins w:id="11816" w:author="Charles Gifford" w:date="2016-10-29T11:40:00Z">
              <w:r w:rsidRPr="0038612F">
                <w:rPr>
                  <w:lang w:val="en-US"/>
                </w:rPr>
                <w:t>[TestSpecfication, Test Results]</w:t>
              </w:r>
            </w:ins>
          </w:p>
        </w:tc>
        <w:tc>
          <w:tcPr>
            <w:tcW w:w="1345" w:type="dxa"/>
          </w:tcPr>
          <w:p w14:paraId="514C957A" w14:textId="77777777" w:rsidR="004D1B36" w:rsidRPr="0038612F" w:rsidRDefault="004D1B36" w:rsidP="001A4DED">
            <w:pPr>
              <w:pStyle w:val="TABLE-cell"/>
              <w:rPr>
                <w:ins w:id="11817" w:author="Charles Gifford" w:date="2016-10-29T11:40:00Z"/>
                <w:lang w:val="en-US"/>
              </w:rPr>
            </w:pPr>
            <w:ins w:id="11818" w:author="Charles Gifford" w:date="2016-10-29T11:40:00Z">
              <w:r w:rsidRPr="0038612F">
                <w:rPr>
                  <w:lang w:val="en-US"/>
                </w:rPr>
                <w:t>[Material Lot, Material Sublot],</w:t>
              </w:r>
            </w:ins>
          </w:p>
          <w:p w14:paraId="020F3839" w14:textId="77777777" w:rsidR="004D1B36" w:rsidRPr="0038612F" w:rsidRDefault="004D1B36" w:rsidP="001A4DED">
            <w:pPr>
              <w:pStyle w:val="TABLE-cell"/>
              <w:rPr>
                <w:ins w:id="11819" w:author="Charles Gifford" w:date="2016-10-29T11:40:00Z"/>
                <w:lang w:val="en-US"/>
              </w:rPr>
            </w:pPr>
          </w:p>
        </w:tc>
      </w:tr>
      <w:tr w:rsidR="00495D74" w:rsidRPr="0038612F" w14:paraId="02BD8516" w14:textId="77777777" w:rsidTr="005F0F92">
        <w:trPr>
          <w:ins w:id="11820" w:author="Charles Gifford" w:date="2016-10-29T11:40:00Z"/>
        </w:trPr>
        <w:tc>
          <w:tcPr>
            <w:tcW w:w="1192" w:type="dxa"/>
          </w:tcPr>
          <w:p w14:paraId="3CD42908" w14:textId="11A7FA8D" w:rsidR="00495D74" w:rsidRPr="0038612F" w:rsidDel="0026543C" w:rsidRDefault="00495D74" w:rsidP="006115CD">
            <w:pPr>
              <w:pStyle w:val="TABLE-cell"/>
              <w:rPr>
                <w:ins w:id="11821" w:author="Charles Gifford" w:date="2016-10-29T11:40:00Z"/>
                <w:lang w:val="en-US"/>
              </w:rPr>
            </w:pPr>
            <w:ins w:id="11822" w:author="Charles Gifford" w:date="2017-03-08T23:15:00Z">
              <w:r>
                <w:rPr>
                  <w:lang w:val="en-US"/>
                </w:rPr>
                <w:t>Information object type multiplicity</w:t>
              </w:r>
            </w:ins>
          </w:p>
        </w:tc>
        <w:tc>
          <w:tcPr>
            <w:tcW w:w="2583" w:type="dxa"/>
          </w:tcPr>
          <w:p w14:paraId="2CAA8319" w14:textId="77777777" w:rsidR="00495D74" w:rsidRPr="00465068" w:rsidRDefault="00495D74" w:rsidP="008F43AD">
            <w:pPr>
              <w:pStyle w:val="TABLE-cell"/>
              <w:rPr>
                <w:ins w:id="11823" w:author="Charles Gifford" w:date="2017-03-08T23:15:00Z"/>
                <w:lang w:val="en-US"/>
              </w:rPr>
            </w:pPr>
            <w:ins w:id="11824" w:author="Charles Gifford" w:date="2017-03-08T23:15:00Z">
              <w:r w:rsidRPr="00465068">
                <w:rPr>
                  <w:lang w:val="en-US"/>
                </w:rPr>
                <w:t xml:space="preserve">The range of </w:t>
              </w:r>
              <w:r>
                <w:rPr>
                  <w:lang w:val="en-US"/>
                </w:rPr>
                <w:t xml:space="preserve">the information object(s) in </w:t>
              </w:r>
              <w:r>
                <w:rPr>
                  <w:i/>
                  <w:lang w:val="en-US"/>
                </w:rPr>
                <w:t>operations record entry</w:t>
              </w:r>
              <w:r>
                <w:rPr>
                  <w:lang w:val="en-US"/>
                </w:rPr>
                <w:t xml:space="preserve"> allowed </w:t>
              </w:r>
              <w:r w:rsidRPr="00465068">
                <w:rPr>
                  <w:lang w:val="en-US"/>
                </w:rPr>
                <w:t xml:space="preserve">in the </w:t>
              </w:r>
              <w:r>
                <w:rPr>
                  <w:i/>
                  <w:lang w:val="en-US"/>
                </w:rPr>
                <w:t>operations record</w:t>
              </w:r>
              <w:r w:rsidRPr="00465068">
                <w:rPr>
                  <w:lang w:val="en-US"/>
                </w:rPr>
                <w:t xml:space="preserve"> occurrence.</w:t>
              </w:r>
            </w:ins>
          </w:p>
          <w:p w14:paraId="247410C1" w14:textId="06E31BFE" w:rsidR="00495D74" w:rsidRPr="00465068" w:rsidRDefault="00495D74" w:rsidP="004E0C5D">
            <w:pPr>
              <w:pStyle w:val="TABLE-cell"/>
              <w:rPr>
                <w:ins w:id="11825" w:author="Charles Gifford" w:date="2017-03-08T23:15:00Z"/>
                <w:lang w:val="en-US"/>
              </w:rPr>
            </w:pPr>
            <w:ins w:id="11826" w:author="Charles Gifford" w:date="2017-03-08T23:15:00Z">
              <w:r>
                <w:rPr>
                  <w:lang w:val="en-US"/>
                </w:rPr>
                <w:t>NOTE</w:t>
              </w:r>
            </w:ins>
            <w:ins w:id="11827" w:author="Charles Gifford" w:date="2017-03-08T23:18:00Z">
              <w:r>
                <w:rPr>
                  <w:lang w:val="en-US"/>
                </w:rPr>
                <w:t xml:space="preserve"> 1 </w:t>
              </w:r>
            </w:ins>
            <w:ins w:id="11828" w:author="Charles Gifford" w:date="2017-03-08T23:15:00Z">
              <w:r>
                <w:rPr>
                  <w:lang w:val="en-US"/>
                </w:rPr>
                <w:t xml:space="preserve">  </w:t>
              </w:r>
              <w:r w:rsidRPr="00465068">
                <w:rPr>
                  <w:lang w:val="en-US"/>
                </w:rPr>
                <w:t xml:space="preserve">If </w:t>
              </w:r>
              <w:r>
                <w:rPr>
                  <w:lang w:val="en-US"/>
                </w:rPr>
                <w:t xml:space="preserve">no limit is explicitly </w:t>
              </w:r>
              <w:r w:rsidRPr="00465068">
                <w:rPr>
                  <w:lang w:val="en-US"/>
                </w:rPr>
                <w:t>specified, the unbounded keyword is specified.</w:t>
              </w:r>
            </w:ins>
          </w:p>
          <w:p w14:paraId="7DCC120D" w14:textId="6C8C6C61" w:rsidR="00495D74" w:rsidRPr="0038612F" w:rsidRDefault="00495D74" w:rsidP="001A4DED">
            <w:pPr>
              <w:pStyle w:val="TABLE-cell"/>
              <w:rPr>
                <w:ins w:id="11829" w:author="Charles Gifford" w:date="2016-10-29T11:40:00Z"/>
                <w:lang w:val="en-US"/>
              </w:rPr>
            </w:pPr>
            <w:ins w:id="11830" w:author="Charles Gifford" w:date="2017-03-08T23:15:00Z">
              <w:r>
                <w:rPr>
                  <w:lang w:val="en-US"/>
                </w:rPr>
                <w:t>NOTE</w:t>
              </w:r>
            </w:ins>
            <w:ins w:id="11831" w:author="Charles Gifford" w:date="2017-03-08T23:18:00Z">
              <w:r>
                <w:rPr>
                  <w:lang w:val="en-US"/>
                </w:rPr>
                <w:t xml:space="preserve"> 2</w:t>
              </w:r>
            </w:ins>
            <w:ins w:id="11832" w:author="Charles Gifford" w:date="2017-03-08T23:15:00Z">
              <w:r>
                <w:rPr>
                  <w:lang w:val="en-US"/>
                </w:rPr>
                <w:t xml:space="preserve"> </w:t>
              </w:r>
            </w:ins>
            <w:ins w:id="11833" w:author="Charles Gifford" w:date="2017-03-08T23:18:00Z">
              <w:r>
                <w:rPr>
                  <w:lang w:val="en-US"/>
                </w:rPr>
                <w:t xml:space="preserve"> </w:t>
              </w:r>
            </w:ins>
            <w:ins w:id="11834" w:author="Charles Gifford" w:date="2017-03-08T23:15:00Z">
              <w:r>
                <w:rPr>
                  <w:lang w:val="en-US"/>
                </w:rPr>
                <w:t xml:space="preserve"> </w:t>
              </w:r>
              <w:r w:rsidRPr="00465068">
                <w:rPr>
                  <w:lang w:val="en-US"/>
                </w:rPr>
                <w:t xml:space="preserve">If no </w:t>
              </w:r>
              <w:r>
                <w:rPr>
                  <w:i/>
                  <w:lang w:val="en-US"/>
                </w:rPr>
                <w:t>multiplicity</w:t>
              </w:r>
              <w:r w:rsidRPr="00465068">
                <w:rPr>
                  <w:lang w:val="en-US"/>
                </w:rPr>
                <w:t xml:space="preserve"> entry is specified, this is equivalent to no constraint, i.e.: {Min: 0, Max: Unbounded}</w:t>
              </w:r>
            </w:ins>
          </w:p>
        </w:tc>
        <w:tc>
          <w:tcPr>
            <w:tcW w:w="1440" w:type="dxa"/>
          </w:tcPr>
          <w:p w14:paraId="18DD7EF4" w14:textId="056436DD" w:rsidR="00495D74" w:rsidRPr="0038612F" w:rsidRDefault="00495D74" w:rsidP="001A4DED">
            <w:pPr>
              <w:pStyle w:val="TABLE-cell"/>
              <w:rPr>
                <w:ins w:id="11835" w:author="Charles Gifford" w:date="2016-10-29T11:40:00Z"/>
                <w:lang w:val="en-US"/>
              </w:rPr>
            </w:pPr>
            <w:ins w:id="11836" w:author="Charles Gifford" w:date="2017-03-08T23:15:00Z">
              <w:r w:rsidRPr="00465068">
                <w:rPr>
                  <w:lang w:val="en-US"/>
                </w:rPr>
                <w:t>{Min: 1, Max: 1}</w:t>
              </w:r>
            </w:ins>
          </w:p>
        </w:tc>
        <w:tc>
          <w:tcPr>
            <w:tcW w:w="1530" w:type="dxa"/>
          </w:tcPr>
          <w:p w14:paraId="045C0CAB" w14:textId="15FF3631" w:rsidR="00495D74" w:rsidRPr="0038612F" w:rsidRDefault="00495D74" w:rsidP="001A4DED">
            <w:pPr>
              <w:pStyle w:val="TABLE-cell"/>
              <w:rPr>
                <w:ins w:id="11837" w:author="Charles Gifford" w:date="2016-10-29T11:40:00Z"/>
                <w:lang w:val="en-US"/>
              </w:rPr>
            </w:pPr>
            <w:ins w:id="11838" w:author="Charles Gifford" w:date="2017-03-08T23:15:00Z">
              <w:r w:rsidRPr="00465068">
                <w:rPr>
                  <w:lang w:val="en-US"/>
                </w:rPr>
                <w:t>{Min:0, Max: 1}</w:t>
              </w:r>
            </w:ins>
          </w:p>
        </w:tc>
        <w:tc>
          <w:tcPr>
            <w:tcW w:w="1260" w:type="dxa"/>
          </w:tcPr>
          <w:p w14:paraId="5A5EAE2C" w14:textId="44DE359F" w:rsidR="00495D74" w:rsidRPr="0038612F" w:rsidRDefault="00495D74" w:rsidP="001A4DED">
            <w:pPr>
              <w:pStyle w:val="TABLE-cell"/>
              <w:rPr>
                <w:ins w:id="11839" w:author="Charles Gifford" w:date="2016-10-29T11:40:00Z"/>
                <w:lang w:val="en-US"/>
              </w:rPr>
            </w:pPr>
            <w:ins w:id="11840" w:author="Charles Gifford" w:date="2017-03-08T23:15:00Z">
              <w:r>
                <w:rPr>
                  <w:lang w:val="en-US"/>
                </w:rPr>
                <w:t>{Min:0, Max: 10</w:t>
              </w:r>
              <w:r w:rsidRPr="00465068">
                <w:rPr>
                  <w:lang w:val="en-US"/>
                </w:rPr>
                <w:t>}</w:t>
              </w:r>
            </w:ins>
          </w:p>
        </w:tc>
        <w:tc>
          <w:tcPr>
            <w:tcW w:w="1345" w:type="dxa"/>
          </w:tcPr>
          <w:p w14:paraId="7D4CB4B5" w14:textId="07C9645F" w:rsidR="00495D74" w:rsidRPr="0038612F" w:rsidRDefault="00495D74" w:rsidP="001A4DED">
            <w:pPr>
              <w:pStyle w:val="TABLE-cell"/>
              <w:rPr>
                <w:ins w:id="11841" w:author="Charles Gifford" w:date="2016-10-29T11:40:00Z"/>
                <w:lang w:val="en-US"/>
              </w:rPr>
            </w:pPr>
            <w:ins w:id="11842" w:author="Charles Gifford" w:date="2017-03-08T23:15:00Z">
              <w:r>
                <w:rPr>
                  <w:lang w:val="en-US"/>
                </w:rPr>
                <w:t xml:space="preserve">{Min:1, </w:t>
              </w:r>
              <w:r w:rsidRPr="00465068">
                <w:rPr>
                  <w:lang w:val="en-US"/>
                </w:rPr>
                <w:t>Max: Unbounded}</w:t>
              </w:r>
            </w:ins>
          </w:p>
        </w:tc>
      </w:tr>
      <w:tr w:rsidR="00495D74" w:rsidRPr="0038612F" w14:paraId="5822E26B" w14:textId="77777777" w:rsidTr="005F0F92">
        <w:trPr>
          <w:ins w:id="11843" w:author="Charles Gifford" w:date="2016-10-29T11:40:00Z"/>
        </w:trPr>
        <w:tc>
          <w:tcPr>
            <w:tcW w:w="1192" w:type="dxa"/>
          </w:tcPr>
          <w:p w14:paraId="3BA73DE3" w14:textId="4F291CBA" w:rsidR="00495D74" w:rsidRPr="0038612F" w:rsidRDefault="00495D74" w:rsidP="006115CD">
            <w:pPr>
              <w:pStyle w:val="TABLE-cell"/>
              <w:rPr>
                <w:ins w:id="11844" w:author="Charles Gifford" w:date="2016-10-29T11:40:00Z"/>
                <w:lang w:val="en-US"/>
              </w:rPr>
            </w:pPr>
            <w:ins w:id="11845" w:author="Charles Gifford" w:date="2017-03-08T23:15:00Z">
              <w:r>
                <w:rPr>
                  <w:lang w:val="en-US"/>
                </w:rPr>
                <w:t>A</w:t>
              </w:r>
              <w:r w:rsidRPr="00465068">
                <w:rPr>
                  <w:lang w:val="en-US"/>
                </w:rPr>
                <w:t>ction</w:t>
              </w:r>
            </w:ins>
          </w:p>
        </w:tc>
        <w:tc>
          <w:tcPr>
            <w:tcW w:w="2583" w:type="dxa"/>
          </w:tcPr>
          <w:p w14:paraId="20036D24" w14:textId="77777777" w:rsidR="00495D74" w:rsidRPr="00465068" w:rsidRDefault="00495D74" w:rsidP="008F43AD">
            <w:pPr>
              <w:pStyle w:val="TABLE-cell"/>
              <w:rPr>
                <w:ins w:id="11846" w:author="Charles Gifford" w:date="2017-03-08T23:15:00Z"/>
                <w:lang w:val="en-US"/>
              </w:rPr>
            </w:pPr>
            <w:ins w:id="11847" w:author="Charles Gifford" w:date="2017-03-08T23:15:00Z">
              <w:r w:rsidRPr="00465068">
                <w:rPr>
                  <w:lang w:val="en-US"/>
                </w:rPr>
                <w:t>The permitted set of</w:t>
              </w:r>
              <w:r>
                <w:rPr>
                  <w:lang w:val="en-US"/>
                </w:rPr>
                <w:t xml:space="preserve"> </w:t>
              </w:r>
              <w:r w:rsidRPr="00734514">
                <w:rPr>
                  <w:i/>
                  <w:lang w:val="en-US"/>
                </w:rPr>
                <w:t>actions</w:t>
              </w:r>
              <w:r w:rsidRPr="00734514">
                <w:rPr>
                  <w:lang w:val="en-US"/>
                </w:rPr>
                <w:t xml:space="preserve"> </w:t>
              </w:r>
              <w:r w:rsidRPr="00465068">
                <w:rPr>
                  <w:lang w:val="en-US"/>
                </w:rPr>
                <w:t xml:space="preserve">applied to the </w:t>
              </w:r>
              <w:r>
                <w:rPr>
                  <w:i/>
                  <w:lang w:val="en-US"/>
                </w:rPr>
                <w:t>operations record entry</w:t>
              </w:r>
              <w:r w:rsidRPr="00465068">
                <w:rPr>
                  <w:lang w:val="en-US"/>
                </w:rPr>
                <w:t xml:space="preserve"> </w:t>
              </w:r>
              <w:r w:rsidRPr="00875A0D">
                <w:rPr>
                  <w:i/>
                  <w:lang w:val="en-US"/>
                </w:rPr>
                <w:t>object</w:t>
              </w:r>
              <w:r>
                <w:rPr>
                  <w:lang w:val="en-US"/>
                </w:rPr>
                <w:t xml:space="preserve"> in</w:t>
              </w:r>
              <w:r w:rsidRPr="00465068">
                <w:rPr>
                  <w:lang w:val="en-US"/>
                </w:rPr>
                <w:t xml:space="preserve"> the </w:t>
              </w:r>
              <w:r>
                <w:rPr>
                  <w:i/>
                  <w:lang w:val="en-US"/>
                </w:rPr>
                <w:t>operations record</w:t>
              </w:r>
              <w:r w:rsidRPr="00465068">
                <w:rPr>
                  <w:lang w:val="en-US"/>
                </w:rPr>
                <w:t xml:space="preserve"> </w:t>
              </w:r>
              <w:r>
                <w:rPr>
                  <w:lang w:val="en-US"/>
                </w:rPr>
                <w:t xml:space="preserve">by the </w:t>
              </w:r>
              <w:r w:rsidRPr="00465068">
                <w:rPr>
                  <w:lang w:val="en-US"/>
                </w:rPr>
                <w:t>publisher.</w:t>
              </w:r>
            </w:ins>
          </w:p>
          <w:p w14:paraId="3E7ECA51" w14:textId="77777777" w:rsidR="00495D74" w:rsidRPr="00465068" w:rsidRDefault="00495D74" w:rsidP="004E0C5D">
            <w:pPr>
              <w:pStyle w:val="TABLE-cell"/>
              <w:rPr>
                <w:ins w:id="11848" w:author="Charles Gifford" w:date="2017-03-08T23:15:00Z"/>
                <w:lang w:val="en-US"/>
              </w:rPr>
            </w:pPr>
            <w:ins w:id="11849" w:author="Charles Gifford" w:date="2017-03-08T23:15:00Z">
              <w:r w:rsidRPr="00465068">
                <w:rPr>
                  <w:lang w:val="en-US"/>
                </w:rPr>
                <w:t xml:space="preserve">Defined values for </w:t>
              </w:r>
              <w:r w:rsidRPr="004B2B73">
                <w:rPr>
                  <w:i/>
                  <w:lang w:val="en-US"/>
                </w:rPr>
                <w:t>action</w:t>
              </w:r>
              <w:r>
                <w:rPr>
                  <w:lang w:val="en-US"/>
                </w:rPr>
                <w:t xml:space="preserve"> are</w:t>
              </w:r>
            </w:ins>
          </w:p>
          <w:p w14:paraId="21246B85" w14:textId="77777777" w:rsidR="00495D74" w:rsidRPr="00B7766E" w:rsidRDefault="00495D74" w:rsidP="001A4DED">
            <w:pPr>
              <w:pStyle w:val="TABLE-cell"/>
              <w:rPr>
                <w:ins w:id="11850" w:author="Charles Gifford" w:date="2017-03-08T23:15:00Z"/>
                <w:i/>
                <w:lang w:val="en-US"/>
              </w:rPr>
            </w:pPr>
            <w:ins w:id="11851" w:author="Charles Gifford" w:date="2017-03-08T23:15:00Z">
              <w:r>
                <w:rPr>
                  <w:i/>
                  <w:lang w:val="en-US"/>
                </w:rPr>
                <w:t>A</w:t>
              </w:r>
              <w:r w:rsidRPr="00B7766E">
                <w:rPr>
                  <w:i/>
                  <w:lang w:val="en-US"/>
                </w:rPr>
                <w:t>dded, changed, deleted, observed</w:t>
              </w:r>
            </w:ins>
          </w:p>
          <w:p w14:paraId="02EDA198" w14:textId="492B24D1" w:rsidR="00495D74" w:rsidRPr="0038612F" w:rsidRDefault="00495D74" w:rsidP="001A4DED">
            <w:pPr>
              <w:pStyle w:val="TABLE-cell"/>
              <w:rPr>
                <w:ins w:id="11852" w:author="Charles Gifford" w:date="2016-10-29T11:40:00Z"/>
                <w:lang w:val="en-US"/>
              </w:rPr>
            </w:pPr>
            <w:ins w:id="11853" w:author="Charles Gifford" w:date="2017-03-08T23:15:00Z">
              <w:r>
                <w:rPr>
                  <w:lang w:val="en-US"/>
                </w:rPr>
                <w:t xml:space="preserve">NOTE </w:t>
              </w:r>
            </w:ins>
            <w:ins w:id="11854" w:author="Charles Gifford" w:date="2017-03-08T23:19:00Z">
              <w:r>
                <w:rPr>
                  <w:lang w:val="en-US"/>
                </w:rPr>
                <w:t xml:space="preserve"> </w:t>
              </w:r>
            </w:ins>
            <w:ins w:id="11855" w:author="Charles Gifford" w:date="2017-03-08T23:15:00Z">
              <w:r>
                <w:rPr>
                  <w:lang w:val="en-US"/>
                </w:rPr>
                <w:t xml:space="preserve"> </w:t>
              </w:r>
              <w:r w:rsidRPr="00465068">
                <w:rPr>
                  <w:lang w:val="en-US"/>
                </w:rPr>
                <w:t xml:space="preserve">If no </w:t>
              </w:r>
              <w:r w:rsidRPr="00465068">
                <w:rPr>
                  <w:i/>
                  <w:lang w:val="en-US"/>
                </w:rPr>
                <w:t>action</w:t>
              </w:r>
              <w:r w:rsidRPr="00465068">
                <w:rPr>
                  <w:lang w:val="en-US"/>
                </w:rPr>
                <w:t xml:space="preserve"> is specified, this is equivalent to all </w:t>
              </w:r>
              <w:r w:rsidRPr="00465068">
                <w:rPr>
                  <w:i/>
                  <w:lang w:val="en-US"/>
                </w:rPr>
                <w:t xml:space="preserve">actions </w:t>
              </w:r>
              <w:r w:rsidRPr="00465068">
                <w:rPr>
                  <w:lang w:val="en-US"/>
                </w:rPr>
                <w:t>being allowed.</w:t>
              </w:r>
            </w:ins>
          </w:p>
        </w:tc>
        <w:tc>
          <w:tcPr>
            <w:tcW w:w="1440" w:type="dxa"/>
          </w:tcPr>
          <w:p w14:paraId="2DBCA607" w14:textId="77777777" w:rsidR="00495D74" w:rsidRPr="00465068" w:rsidRDefault="00495D74" w:rsidP="001A4DED">
            <w:pPr>
              <w:pStyle w:val="TABLE-cell"/>
              <w:rPr>
                <w:ins w:id="11856" w:author="Charles Gifford" w:date="2017-03-08T23:15:00Z"/>
                <w:lang w:val="en-US"/>
              </w:rPr>
            </w:pPr>
            <w:ins w:id="11857" w:author="Charles Gifford" w:date="2017-03-08T23:15:00Z">
              <w:r>
                <w:rPr>
                  <w:lang w:val="en-US"/>
                </w:rPr>
                <w:t>[</w:t>
              </w:r>
              <w:r w:rsidRPr="00465068">
                <w:rPr>
                  <w:lang w:val="en-US"/>
                </w:rPr>
                <w:t>Added</w:t>
              </w:r>
              <w:r>
                <w:rPr>
                  <w:lang w:val="en-US"/>
                </w:rPr>
                <w:t xml:space="preserve">, Deleted, </w:t>
              </w:r>
              <w:r w:rsidRPr="00465068">
                <w:rPr>
                  <w:lang w:val="en-US"/>
                </w:rPr>
                <w:t>Changed</w:t>
              </w:r>
              <w:r>
                <w:rPr>
                  <w:lang w:val="en-US"/>
                </w:rPr>
                <w:t>, Observed]</w:t>
              </w:r>
            </w:ins>
          </w:p>
          <w:p w14:paraId="393A2625" w14:textId="77777777" w:rsidR="00495D74" w:rsidRPr="00465068" w:rsidRDefault="00495D74" w:rsidP="001A4DED">
            <w:pPr>
              <w:pStyle w:val="TABLE-cell"/>
              <w:rPr>
                <w:ins w:id="11858" w:author="Charles Gifford" w:date="2017-03-08T23:15:00Z"/>
                <w:lang w:val="en-US"/>
              </w:rPr>
            </w:pPr>
          </w:p>
          <w:p w14:paraId="15B143B0" w14:textId="77777777" w:rsidR="00495D74" w:rsidRPr="0038612F" w:rsidRDefault="00495D74" w:rsidP="001A4DED">
            <w:pPr>
              <w:pStyle w:val="TABLE-cell"/>
              <w:rPr>
                <w:ins w:id="11859" w:author="Charles Gifford" w:date="2016-10-29T11:40:00Z"/>
                <w:lang w:val="en-US"/>
              </w:rPr>
            </w:pPr>
          </w:p>
        </w:tc>
        <w:tc>
          <w:tcPr>
            <w:tcW w:w="1530" w:type="dxa"/>
          </w:tcPr>
          <w:p w14:paraId="4C7E7175" w14:textId="640F7097" w:rsidR="00495D74" w:rsidRPr="0038612F" w:rsidRDefault="00495D74" w:rsidP="001A4DED">
            <w:pPr>
              <w:pStyle w:val="TABLE-cell"/>
              <w:rPr>
                <w:ins w:id="11860" w:author="Charles Gifford" w:date="2016-10-29T11:40:00Z"/>
                <w:lang w:val="en-US"/>
              </w:rPr>
            </w:pPr>
            <w:ins w:id="11861" w:author="Charles Gifford" w:date="2017-03-08T23:15:00Z">
              <w:r>
                <w:rPr>
                  <w:lang w:val="en-US"/>
                </w:rPr>
                <w:t>[</w:t>
              </w:r>
              <w:r w:rsidRPr="00465068">
                <w:rPr>
                  <w:lang w:val="en-US"/>
                </w:rPr>
                <w:t>Changed</w:t>
              </w:r>
              <w:r>
                <w:rPr>
                  <w:lang w:val="en-US"/>
                </w:rPr>
                <w:t>]</w:t>
              </w:r>
            </w:ins>
          </w:p>
        </w:tc>
        <w:tc>
          <w:tcPr>
            <w:tcW w:w="1260" w:type="dxa"/>
          </w:tcPr>
          <w:p w14:paraId="02952879" w14:textId="77777777" w:rsidR="00495D74" w:rsidRPr="00465068" w:rsidRDefault="00495D74" w:rsidP="001A4DED">
            <w:pPr>
              <w:pStyle w:val="TABLE-cell"/>
              <w:rPr>
                <w:ins w:id="11862" w:author="Charles Gifford" w:date="2017-03-08T23:15:00Z"/>
                <w:lang w:val="en-US"/>
              </w:rPr>
            </w:pPr>
            <w:ins w:id="11863" w:author="Charles Gifford" w:date="2017-03-08T23:15:00Z">
              <w:r>
                <w:rPr>
                  <w:lang w:val="en-US"/>
                </w:rPr>
                <w:t>[</w:t>
              </w:r>
              <w:r w:rsidRPr="00465068">
                <w:rPr>
                  <w:lang w:val="en-US"/>
                </w:rPr>
                <w:t>Added, Deleted, Changed</w:t>
              </w:r>
              <w:r>
                <w:rPr>
                  <w:lang w:val="en-US"/>
                </w:rPr>
                <w:t>]</w:t>
              </w:r>
            </w:ins>
          </w:p>
          <w:p w14:paraId="2E973DD3" w14:textId="77777777" w:rsidR="00495D74" w:rsidRPr="0038612F" w:rsidRDefault="00495D74" w:rsidP="001A4DED">
            <w:pPr>
              <w:pStyle w:val="TABLE-cell"/>
              <w:rPr>
                <w:ins w:id="11864" w:author="Charles Gifford" w:date="2016-10-29T11:40:00Z"/>
                <w:lang w:val="en-US"/>
              </w:rPr>
            </w:pPr>
          </w:p>
        </w:tc>
        <w:tc>
          <w:tcPr>
            <w:tcW w:w="1345" w:type="dxa"/>
          </w:tcPr>
          <w:p w14:paraId="06F7D87A" w14:textId="77777777" w:rsidR="00495D74" w:rsidRPr="00465068" w:rsidRDefault="00495D74" w:rsidP="001A4DED">
            <w:pPr>
              <w:pStyle w:val="TABLE-cell"/>
              <w:rPr>
                <w:ins w:id="11865" w:author="Charles Gifford" w:date="2017-03-08T23:15:00Z"/>
                <w:lang w:val="en-US"/>
              </w:rPr>
            </w:pPr>
            <w:ins w:id="11866" w:author="Charles Gifford" w:date="2017-03-08T23:15:00Z">
              <w:r w:rsidRPr="00465068" w:rsidDel="003A303D">
                <w:rPr>
                  <w:lang w:val="en-US"/>
                </w:rPr>
                <w:t xml:space="preserve"> </w:t>
              </w:r>
              <w:r>
                <w:rPr>
                  <w:lang w:val="en-US"/>
                </w:rPr>
                <w:t>[</w:t>
              </w:r>
              <w:r w:rsidRPr="00465068">
                <w:rPr>
                  <w:lang w:val="en-US"/>
                </w:rPr>
                <w:t>Added</w:t>
              </w:r>
              <w:r>
                <w:rPr>
                  <w:lang w:val="en-US"/>
                </w:rPr>
                <w:t>]</w:t>
              </w:r>
            </w:ins>
          </w:p>
          <w:p w14:paraId="51A8E9EC" w14:textId="77777777" w:rsidR="00495D74" w:rsidRPr="0038612F" w:rsidRDefault="00495D74" w:rsidP="001A4DED">
            <w:pPr>
              <w:pStyle w:val="TABLE-cell"/>
              <w:rPr>
                <w:ins w:id="11867" w:author="Charles Gifford" w:date="2016-10-29T11:40:00Z"/>
                <w:lang w:val="en-US"/>
              </w:rPr>
            </w:pPr>
          </w:p>
        </w:tc>
      </w:tr>
      <w:tr w:rsidR="00495D74" w:rsidRPr="0038612F" w14:paraId="0145750F" w14:textId="77777777" w:rsidTr="005F0F92">
        <w:trPr>
          <w:ins w:id="11868" w:author="Charles Gifford" w:date="2016-10-29T11:40:00Z"/>
        </w:trPr>
        <w:tc>
          <w:tcPr>
            <w:tcW w:w="1192" w:type="dxa"/>
          </w:tcPr>
          <w:p w14:paraId="4D54FAFC" w14:textId="3DA4ADD1" w:rsidR="00495D74" w:rsidRPr="0038612F" w:rsidRDefault="00495D74" w:rsidP="006115CD">
            <w:pPr>
              <w:pStyle w:val="TABLE-cell"/>
              <w:rPr>
                <w:ins w:id="11869" w:author="Charles Gifford" w:date="2016-10-29T11:40:00Z"/>
                <w:lang w:val="en-US"/>
              </w:rPr>
            </w:pPr>
            <w:ins w:id="11870" w:author="Charles Gifford" w:date="2017-03-08T23:15:00Z">
              <w:r w:rsidRPr="00465068">
                <w:rPr>
                  <w:lang w:val="en-US"/>
                </w:rPr>
                <w:t xml:space="preserve">Action </w:t>
              </w:r>
              <w:r>
                <w:rPr>
                  <w:lang w:val="en-US"/>
                </w:rPr>
                <w:t>multiplicity</w:t>
              </w:r>
            </w:ins>
          </w:p>
        </w:tc>
        <w:tc>
          <w:tcPr>
            <w:tcW w:w="2583" w:type="dxa"/>
          </w:tcPr>
          <w:p w14:paraId="14F19AAE" w14:textId="77777777" w:rsidR="00495D74" w:rsidRPr="00465068" w:rsidRDefault="00495D74" w:rsidP="008F43AD">
            <w:pPr>
              <w:pStyle w:val="TABLE-cell"/>
              <w:rPr>
                <w:ins w:id="11871" w:author="Charles Gifford" w:date="2017-03-08T23:15:00Z"/>
                <w:lang w:val="en-US"/>
              </w:rPr>
            </w:pPr>
            <w:ins w:id="11872" w:author="Charles Gifford" w:date="2017-03-08T23:15:00Z">
              <w:r w:rsidRPr="00465068">
                <w:rPr>
                  <w:lang w:val="en-US"/>
                </w:rPr>
                <w:t xml:space="preserve">The range of </w:t>
              </w:r>
              <w:r w:rsidRPr="00465068">
                <w:rPr>
                  <w:i/>
                  <w:lang w:val="en-US"/>
                </w:rPr>
                <w:t>actions</w:t>
              </w:r>
              <w:r w:rsidRPr="00465068">
                <w:rPr>
                  <w:lang w:val="en-US"/>
                </w:rPr>
                <w:t xml:space="preserve"> allowed to be represented in the </w:t>
              </w:r>
              <w:r>
                <w:rPr>
                  <w:i/>
                  <w:lang w:val="en-US"/>
                </w:rPr>
                <w:t>operations record</w:t>
              </w:r>
              <w:r w:rsidRPr="00465068">
                <w:rPr>
                  <w:lang w:val="en-US"/>
                </w:rPr>
                <w:t xml:space="preserve"> occurrence.</w:t>
              </w:r>
            </w:ins>
          </w:p>
          <w:p w14:paraId="13C7AF66" w14:textId="3405BA62" w:rsidR="00495D74" w:rsidRPr="00465068" w:rsidRDefault="00495D74" w:rsidP="004E0C5D">
            <w:pPr>
              <w:pStyle w:val="TABLE-cell"/>
              <w:rPr>
                <w:ins w:id="11873" w:author="Charles Gifford" w:date="2017-03-08T23:15:00Z"/>
                <w:lang w:val="en-US"/>
              </w:rPr>
            </w:pPr>
            <w:ins w:id="11874" w:author="Charles Gifford" w:date="2017-03-08T23:15:00Z">
              <w:r>
                <w:rPr>
                  <w:lang w:val="en-US"/>
                </w:rPr>
                <w:t>NOTE</w:t>
              </w:r>
            </w:ins>
            <w:ins w:id="11875" w:author="Charles Gifford" w:date="2017-03-08T23:19:00Z">
              <w:r>
                <w:rPr>
                  <w:lang w:val="en-US"/>
                </w:rPr>
                <w:t xml:space="preserve"> 1</w:t>
              </w:r>
            </w:ins>
            <w:ins w:id="11876" w:author="Charles Gifford" w:date="2017-03-08T23:15:00Z">
              <w:r>
                <w:rPr>
                  <w:lang w:val="en-US"/>
                </w:rPr>
                <w:t xml:space="preserve"> </w:t>
              </w:r>
            </w:ins>
            <w:ins w:id="11877" w:author="Charles Gifford" w:date="2017-03-08T23:19:00Z">
              <w:r>
                <w:rPr>
                  <w:lang w:val="en-US"/>
                </w:rPr>
                <w:t xml:space="preserve"> </w:t>
              </w:r>
            </w:ins>
            <w:ins w:id="11878" w:author="Charles Gifford" w:date="2017-03-08T23:15:00Z">
              <w:r>
                <w:rPr>
                  <w:lang w:val="en-US"/>
                </w:rPr>
                <w:t xml:space="preserve"> </w:t>
              </w:r>
              <w:r w:rsidRPr="00465068">
                <w:rPr>
                  <w:lang w:val="en-US"/>
                </w:rPr>
                <w:t>If no limit is explicitly specified, the unbounded keyword is specified.</w:t>
              </w:r>
            </w:ins>
          </w:p>
          <w:p w14:paraId="446B267E" w14:textId="64467680" w:rsidR="00495D74" w:rsidRPr="0038612F" w:rsidRDefault="00495D74" w:rsidP="001A4DED">
            <w:pPr>
              <w:pStyle w:val="TABLE-cell"/>
              <w:rPr>
                <w:ins w:id="11879" w:author="Charles Gifford" w:date="2016-10-29T11:40:00Z"/>
                <w:lang w:val="en-US"/>
              </w:rPr>
            </w:pPr>
            <w:ins w:id="11880" w:author="Charles Gifford" w:date="2017-03-08T23:15:00Z">
              <w:r>
                <w:rPr>
                  <w:lang w:val="en-US"/>
                </w:rPr>
                <w:t>NOTE</w:t>
              </w:r>
            </w:ins>
            <w:ins w:id="11881" w:author="Charles Gifford" w:date="2017-03-08T23:19:00Z">
              <w:r>
                <w:rPr>
                  <w:lang w:val="en-US"/>
                </w:rPr>
                <w:t xml:space="preserve"> 2</w:t>
              </w:r>
            </w:ins>
            <w:ins w:id="11882" w:author="Charles Gifford" w:date="2017-03-08T23:15:00Z">
              <w:r>
                <w:rPr>
                  <w:lang w:val="en-US"/>
                </w:rPr>
                <w:t xml:space="preserve"> </w:t>
              </w:r>
            </w:ins>
            <w:ins w:id="11883" w:author="Charles Gifford" w:date="2017-03-08T23:19:00Z">
              <w:r>
                <w:rPr>
                  <w:lang w:val="en-US"/>
                </w:rPr>
                <w:t xml:space="preserve"> </w:t>
              </w:r>
            </w:ins>
            <w:ins w:id="11884" w:author="Charles Gifford" w:date="2017-03-08T23:15:00Z">
              <w:r>
                <w:rPr>
                  <w:lang w:val="en-US"/>
                </w:rPr>
                <w:t xml:space="preserve"> </w:t>
              </w:r>
              <w:r w:rsidRPr="00465068">
                <w:rPr>
                  <w:lang w:val="en-US"/>
                </w:rPr>
                <w:t xml:space="preserve">If no </w:t>
              </w:r>
              <w:r>
                <w:rPr>
                  <w:i/>
                  <w:lang w:val="en-US"/>
                </w:rPr>
                <w:t>multiplicity</w:t>
              </w:r>
              <w:r w:rsidRPr="00465068">
                <w:rPr>
                  <w:lang w:val="en-US"/>
                </w:rPr>
                <w:t xml:space="preserve"> entry is specified, this is equivalent to no constraint, i.e.: {Min: 0, Max: Unbounded}.</w:t>
              </w:r>
            </w:ins>
          </w:p>
        </w:tc>
        <w:tc>
          <w:tcPr>
            <w:tcW w:w="1440" w:type="dxa"/>
          </w:tcPr>
          <w:p w14:paraId="5DB07FDF" w14:textId="21767DF9" w:rsidR="00495D74" w:rsidRPr="0038612F" w:rsidRDefault="00495D74" w:rsidP="001A4DED">
            <w:pPr>
              <w:pStyle w:val="TABLE-cell"/>
              <w:rPr>
                <w:ins w:id="11885" w:author="Charles Gifford" w:date="2016-10-29T11:40:00Z"/>
                <w:lang w:val="en-US"/>
              </w:rPr>
            </w:pPr>
            <w:ins w:id="11886" w:author="Charles Gifford" w:date="2017-03-08T23:15:00Z">
              <w:r>
                <w:rPr>
                  <w:lang w:val="en-US"/>
                </w:rPr>
                <w:t xml:space="preserve">{Min: </w:t>
              </w:r>
              <w:r w:rsidRPr="00465068">
                <w:rPr>
                  <w:lang w:val="en-US"/>
                </w:rPr>
                <w:t>1, Max: 1}</w:t>
              </w:r>
            </w:ins>
          </w:p>
        </w:tc>
        <w:tc>
          <w:tcPr>
            <w:tcW w:w="1530" w:type="dxa"/>
          </w:tcPr>
          <w:p w14:paraId="57266E85" w14:textId="6D41316F" w:rsidR="00495D74" w:rsidRPr="0038612F" w:rsidRDefault="00495D74" w:rsidP="001A4DED">
            <w:pPr>
              <w:pStyle w:val="TABLE-cell"/>
              <w:rPr>
                <w:ins w:id="11887" w:author="Charles Gifford" w:date="2016-10-29T11:40:00Z"/>
                <w:lang w:val="en-US"/>
              </w:rPr>
            </w:pPr>
            <w:ins w:id="11888" w:author="Charles Gifford" w:date="2017-03-08T23:15:00Z">
              <w:r w:rsidRPr="00465068">
                <w:rPr>
                  <w:lang w:val="en-US"/>
                </w:rPr>
                <w:t>{Min:0, Max: 1}</w:t>
              </w:r>
            </w:ins>
          </w:p>
        </w:tc>
        <w:tc>
          <w:tcPr>
            <w:tcW w:w="1260" w:type="dxa"/>
          </w:tcPr>
          <w:p w14:paraId="786ABC5B" w14:textId="63171EE7" w:rsidR="00495D74" w:rsidRPr="0038612F" w:rsidRDefault="00495D74" w:rsidP="001A4DED">
            <w:pPr>
              <w:pStyle w:val="TABLE-cell"/>
              <w:rPr>
                <w:ins w:id="11889" w:author="Charles Gifford" w:date="2016-10-29T11:40:00Z"/>
                <w:lang w:val="en-US"/>
              </w:rPr>
            </w:pPr>
            <w:ins w:id="11890" w:author="Charles Gifford" w:date="2017-03-08T23:15:00Z">
              <w:r w:rsidRPr="00465068">
                <w:rPr>
                  <w:lang w:val="en-US"/>
                </w:rPr>
                <w:t>{Min:0, Max: 10}</w:t>
              </w:r>
            </w:ins>
          </w:p>
        </w:tc>
        <w:tc>
          <w:tcPr>
            <w:tcW w:w="1345" w:type="dxa"/>
          </w:tcPr>
          <w:p w14:paraId="31C8D94F" w14:textId="0F0EF580" w:rsidR="00495D74" w:rsidRPr="0038612F" w:rsidRDefault="00495D74" w:rsidP="001A4DED">
            <w:pPr>
              <w:pStyle w:val="TABLE-cell"/>
              <w:rPr>
                <w:ins w:id="11891" w:author="Charles Gifford" w:date="2016-10-29T11:40:00Z"/>
                <w:lang w:val="en-US"/>
              </w:rPr>
            </w:pPr>
            <w:ins w:id="11892" w:author="Charles Gifford" w:date="2017-03-08T23:15:00Z">
              <w:r>
                <w:rPr>
                  <w:lang w:val="en-US"/>
                </w:rPr>
                <w:t xml:space="preserve">{Min:1, </w:t>
              </w:r>
              <w:r w:rsidRPr="00465068">
                <w:rPr>
                  <w:lang w:val="en-US"/>
                </w:rPr>
                <w:t>Max: Unbounded}</w:t>
              </w:r>
            </w:ins>
          </w:p>
        </w:tc>
      </w:tr>
    </w:tbl>
    <w:p w14:paraId="60A86D41" w14:textId="686D68B5" w:rsidR="004D1B36" w:rsidRDefault="00495D74" w:rsidP="00E81681">
      <w:pPr>
        <w:pStyle w:val="PARAGRAPH"/>
        <w:rPr>
          <w:ins w:id="11893" w:author="Charles Gifford" w:date="2016-10-29T11:40:00Z"/>
        </w:rPr>
      </w:pPr>
      <w:ins w:id="11894" w:author="Charles Gifford" w:date="2017-03-08T23:20:00Z">
        <w:r>
          <w:t>The attribut</w:t>
        </w:r>
        <w:r w:rsidRPr="00383C0D">
          <w:t xml:space="preserve">e, </w:t>
        </w:r>
      </w:ins>
      <w:ins w:id="11895" w:author="Charles Gifford" w:date="2017-03-19T21:51:00Z">
        <w:r w:rsidR="006F5DAD">
          <w:t>info</w:t>
        </w:r>
      </w:ins>
      <w:ins w:id="11896" w:author="Charles Gifford" w:date="2017-03-19T21:52:00Z">
        <w:r w:rsidR="006F5DAD">
          <w:t xml:space="preserve">rmation object </w:t>
        </w:r>
      </w:ins>
      <w:ins w:id="11897" w:author="Charles Gifford" w:date="2016-10-29T11:40:00Z">
        <w:r w:rsidR="004D1B36" w:rsidRPr="005403B2">
          <w:t>action</w:t>
        </w:r>
      </w:ins>
      <w:ins w:id="11898" w:author="Charles Gifford" w:date="2017-03-08T23:20:00Z">
        <w:r w:rsidRPr="005403B2">
          <w:t>,</w:t>
        </w:r>
      </w:ins>
      <w:ins w:id="11899" w:author="Charles Gifford" w:date="2016-10-29T11:40:00Z">
        <w:r w:rsidR="004D1B36" w:rsidRPr="005E09A2">
          <w:t xml:space="preserve"> </w:t>
        </w:r>
        <w:r w:rsidR="004D1B36">
          <w:t xml:space="preserve">is the </w:t>
        </w:r>
      </w:ins>
      <w:ins w:id="11900" w:author="Charles Gifford" w:date="2017-03-08T23:21:00Z">
        <w:r>
          <w:t xml:space="preserve">change </w:t>
        </w:r>
      </w:ins>
      <w:ins w:id="11901" w:author="Charles Gifford" w:date="2016-10-29T11:40:00Z">
        <w:r w:rsidR="004D1B36">
          <w:t>on the data</w:t>
        </w:r>
        <w:r w:rsidR="004D1B36" w:rsidRPr="005E09A2">
          <w:t xml:space="preserve"> </w:t>
        </w:r>
        <w:r>
          <w:t xml:space="preserve">of an </w:t>
        </w:r>
      </w:ins>
      <w:ins w:id="11902" w:author="Charles Gifford" w:date="2017-03-08T23:21:00Z">
        <w:r>
          <w:t>information</w:t>
        </w:r>
      </w:ins>
      <w:ins w:id="11903" w:author="Charles Gifford" w:date="2016-10-29T11:40:00Z">
        <w:r w:rsidR="004D1B36">
          <w:t xml:space="preserve"> object r</w:t>
        </w:r>
        <w:r w:rsidR="004D1B36" w:rsidRPr="005E09A2">
          <w:t xml:space="preserve">esulting </w:t>
        </w:r>
      </w:ins>
      <w:ins w:id="11904" w:author="Charles Gifford" w:date="2017-03-19T21:54:00Z">
        <w:r w:rsidR="006F5DAD" w:rsidRPr="005E09A2">
          <w:t>because of</w:t>
        </w:r>
      </w:ins>
      <w:ins w:id="11905" w:author="Charles Gifford" w:date="2016-10-29T11:40:00Z">
        <w:r w:rsidR="004D1B36" w:rsidRPr="005E09A2">
          <w:t xml:space="preserve"> the </w:t>
        </w:r>
        <w:r w:rsidR="004D1B36" w:rsidRPr="00AE6CCB">
          <w:rPr>
            <w:i/>
          </w:rPr>
          <w:t>operations event</w:t>
        </w:r>
        <w:r w:rsidR="004D1B36" w:rsidRPr="005E09A2">
          <w:t>.  The</w:t>
        </w:r>
      </w:ins>
      <w:ins w:id="11906" w:author="Charles Gifford" w:date="2017-03-08T23:21:00Z">
        <w:r>
          <w:t xml:space="preserve"> attribute</w:t>
        </w:r>
        <w:r w:rsidRPr="00383C0D">
          <w:t>,</w:t>
        </w:r>
      </w:ins>
      <w:ins w:id="11907" w:author="Charles Gifford" w:date="2017-03-19T21:52:00Z">
        <w:r w:rsidR="006F5DAD">
          <w:t xml:space="preserve"> information object</w:t>
        </w:r>
      </w:ins>
      <w:ins w:id="11908" w:author="Charles Gifford" w:date="2016-10-29T11:40:00Z">
        <w:r w:rsidR="004D1B36" w:rsidRPr="00383C0D">
          <w:t xml:space="preserve"> </w:t>
        </w:r>
        <w:r w:rsidR="004D1B36" w:rsidRPr="005403B2">
          <w:t>action</w:t>
        </w:r>
      </w:ins>
      <w:ins w:id="11909" w:author="Charles Gifford" w:date="2017-03-08T23:22:00Z">
        <w:r w:rsidRPr="005403B2">
          <w:t>,</w:t>
        </w:r>
      </w:ins>
      <w:ins w:id="11910" w:author="Charles Gifford" w:date="2016-10-29T11:40:00Z">
        <w:r w:rsidR="004D1B36" w:rsidRPr="00383C0D">
          <w:t xml:space="preserve"> </w:t>
        </w:r>
        <w:r w:rsidR="004D1B36">
          <w:t>is used in the following objects:</w:t>
        </w:r>
      </w:ins>
    </w:p>
    <w:p w14:paraId="7C5794FD" w14:textId="77777777" w:rsidR="00E81681" w:rsidRDefault="004D1B36" w:rsidP="00495D74">
      <w:pPr>
        <w:pStyle w:val="PARAGRAPH"/>
        <w:numPr>
          <w:ilvl w:val="0"/>
          <w:numId w:val="158"/>
        </w:numPr>
        <w:ind w:left="360"/>
        <w:rPr>
          <w:ins w:id="11911" w:author="Charles Gifford" w:date="2017-03-08T12:07:00Z"/>
          <w:i/>
        </w:rPr>
      </w:pPr>
      <w:ins w:id="11912" w:author="Charles Gifford" w:date="2016-10-29T11:40:00Z">
        <w:r w:rsidRPr="009325EC">
          <w:rPr>
            <w:i/>
          </w:rPr>
          <w:t>Operations event class record specification</w:t>
        </w:r>
      </w:ins>
    </w:p>
    <w:p w14:paraId="496A6668" w14:textId="77777777" w:rsidR="00E81681" w:rsidRDefault="004D1B36" w:rsidP="00495D74">
      <w:pPr>
        <w:pStyle w:val="PARAGRAPH"/>
        <w:numPr>
          <w:ilvl w:val="0"/>
          <w:numId w:val="158"/>
        </w:numPr>
        <w:ind w:left="360"/>
        <w:rPr>
          <w:ins w:id="11913" w:author="Charles Gifford" w:date="2017-03-08T12:07:00Z"/>
          <w:i/>
        </w:rPr>
      </w:pPr>
      <w:ins w:id="11914" w:author="Charles Gifford" w:date="2016-10-29T11:40:00Z">
        <w:r w:rsidRPr="00E81681">
          <w:rPr>
            <w:i/>
          </w:rPr>
          <w:t>Operations event definition record specification</w:t>
        </w:r>
      </w:ins>
    </w:p>
    <w:p w14:paraId="588F9165" w14:textId="600C0D63" w:rsidR="004D1B36" w:rsidRPr="00E81681" w:rsidRDefault="004D1B36" w:rsidP="00495D74">
      <w:pPr>
        <w:pStyle w:val="PARAGRAPH"/>
        <w:numPr>
          <w:ilvl w:val="0"/>
          <w:numId w:val="158"/>
        </w:numPr>
        <w:ind w:left="360"/>
        <w:rPr>
          <w:ins w:id="11915" w:author="Charles Gifford" w:date="2016-10-29T11:40:00Z"/>
          <w:i/>
        </w:rPr>
      </w:pPr>
      <w:ins w:id="11916" w:author="Charles Gifford" w:date="2016-10-29T11:40:00Z">
        <w:r w:rsidRPr="00E81681">
          <w:rPr>
            <w:i/>
          </w:rPr>
          <w:t>Operations event record</w:t>
        </w:r>
      </w:ins>
    </w:p>
    <w:p w14:paraId="16C9B79F" w14:textId="4F938EE8" w:rsidR="004D1B36" w:rsidRDefault="004D1B36" w:rsidP="00E81681">
      <w:pPr>
        <w:pStyle w:val="PARAGRAPH"/>
        <w:rPr>
          <w:ins w:id="11917" w:author="Charles Gifford" w:date="2016-10-29T11:40:00Z"/>
        </w:rPr>
      </w:pPr>
      <w:ins w:id="11918" w:author="Charles Gifford" w:date="2016-10-29T11:40:00Z">
        <w:r>
          <w:t xml:space="preserve">The </w:t>
        </w:r>
        <w:r w:rsidRPr="009325EC">
          <w:rPr>
            <w:i/>
          </w:rPr>
          <w:t>operations event record</w:t>
        </w:r>
        <w:r w:rsidRPr="005E09A2">
          <w:t xml:space="preserve"> re</w:t>
        </w:r>
        <w:r w:rsidRPr="00495D74">
          <w:t>presents the information action applied by the publisher/sender of the information objects incl</w:t>
        </w:r>
        <w:r w:rsidRPr="005E09A2">
          <w:t xml:space="preserve">uded in the </w:t>
        </w:r>
        <w:r w:rsidRPr="009325EC">
          <w:rPr>
            <w:i/>
          </w:rPr>
          <w:t>operations event</w:t>
        </w:r>
        <w:r>
          <w:t xml:space="preserve"> </w:t>
        </w:r>
        <w:r w:rsidRPr="005E09A2">
          <w:t>exchange. Th</w:t>
        </w:r>
        <w:r w:rsidRPr="00495D74">
          <w:t xml:space="preserve">e </w:t>
        </w:r>
      </w:ins>
      <w:ins w:id="11919" w:author="Charles Gifford" w:date="2017-03-19T21:53:00Z">
        <w:r w:rsidR="006F5DAD">
          <w:t xml:space="preserve">information object </w:t>
        </w:r>
      </w:ins>
      <w:ins w:id="11920" w:author="Charles Gifford" w:date="2016-10-29T11:40:00Z">
        <w:r w:rsidRPr="00495D74">
          <w:t xml:space="preserve">action </w:t>
        </w:r>
        <w:r w:rsidRPr="005E09A2">
          <w:t>attribute has the following defined values</w:t>
        </w:r>
        <w:r>
          <w:t>:</w:t>
        </w:r>
        <w:r w:rsidRPr="005E09A2">
          <w:t xml:space="preserve"> </w:t>
        </w:r>
      </w:ins>
    </w:p>
    <w:p w14:paraId="5023F0B1" w14:textId="1E80E52D" w:rsidR="00E81681" w:rsidRPr="00495D74" w:rsidRDefault="004D1B36" w:rsidP="00E81681">
      <w:pPr>
        <w:pStyle w:val="PARAGRAPH"/>
        <w:numPr>
          <w:ilvl w:val="0"/>
          <w:numId w:val="159"/>
        </w:numPr>
        <w:ind w:left="360"/>
        <w:rPr>
          <w:ins w:id="11921" w:author="Charles Gifford" w:date="2017-03-08T12:07:00Z"/>
        </w:rPr>
      </w:pPr>
      <w:ins w:id="11922" w:author="Charles Gifford" w:date="2016-10-29T11:40:00Z">
        <w:r w:rsidRPr="00495D74">
          <w:t>Created</w:t>
        </w:r>
      </w:ins>
      <w:ins w:id="11923" w:author="Charles Gifford" w:date="2017-03-08T23:23:00Z">
        <w:r w:rsidR="00495D74">
          <w:tab/>
        </w:r>
      </w:ins>
      <w:ins w:id="11924" w:author="Charles Gifford" w:date="2016-10-29T11:40:00Z">
        <w:r w:rsidRPr="00495D74">
          <w:t>Create or add new entries</w:t>
        </w:r>
      </w:ins>
    </w:p>
    <w:p w14:paraId="0F29CA83" w14:textId="57657BE3" w:rsidR="00E81681" w:rsidRPr="00495D74" w:rsidRDefault="004D1B36" w:rsidP="00E81681">
      <w:pPr>
        <w:pStyle w:val="PARAGRAPH"/>
        <w:numPr>
          <w:ilvl w:val="0"/>
          <w:numId w:val="159"/>
        </w:numPr>
        <w:ind w:left="360"/>
        <w:rPr>
          <w:ins w:id="11925" w:author="Charles Gifford" w:date="2017-03-08T12:07:00Z"/>
        </w:rPr>
      </w:pPr>
      <w:ins w:id="11926" w:author="Charles Gifford" w:date="2016-10-29T11:40:00Z">
        <w:r w:rsidRPr="00495D74">
          <w:t>Changed</w:t>
        </w:r>
        <w:r w:rsidR="00495D74">
          <w:tab/>
        </w:r>
        <w:r w:rsidRPr="00495D74">
          <w:t>Update or edit existing entries</w:t>
        </w:r>
      </w:ins>
    </w:p>
    <w:p w14:paraId="5B27A933" w14:textId="384A2855" w:rsidR="000765F0" w:rsidRPr="009F10DC" w:rsidRDefault="004D1B36" w:rsidP="00B77E83">
      <w:pPr>
        <w:pStyle w:val="PARAGRAPH"/>
        <w:numPr>
          <w:ilvl w:val="0"/>
          <w:numId w:val="159"/>
        </w:numPr>
        <w:ind w:left="360"/>
        <w:rPr>
          <w:ins w:id="11927" w:author="Charles Gifford" w:date="2017-03-09T00:05:00Z"/>
        </w:rPr>
      </w:pPr>
      <w:ins w:id="11928" w:author="Charles Gifford" w:date="2016-10-29T11:40:00Z">
        <w:r w:rsidRPr="00495D74">
          <w:t>Deleted</w:t>
        </w:r>
        <w:r w:rsidR="00495D74">
          <w:tab/>
        </w:r>
        <w:r w:rsidRPr="00495D74">
          <w:t>Delete/deactivate/remove existing entries</w:t>
        </w:r>
      </w:ins>
    </w:p>
    <w:p w14:paraId="33536979" w14:textId="4AEE385B" w:rsidR="0040088D" w:rsidRDefault="0040088D" w:rsidP="003E1075">
      <w:pPr>
        <w:pStyle w:val="Heading3"/>
      </w:pPr>
      <w:r>
        <w:t>Operations event definition</w:t>
      </w:r>
    </w:p>
    <w:p w14:paraId="22021CE7" w14:textId="2A68AD38" w:rsidR="0040088D" w:rsidRDefault="0040088D" w:rsidP="0040088D">
      <w:pPr>
        <w:pStyle w:val="PARAGRAPH"/>
      </w:pPr>
      <w:r>
        <w:t xml:space="preserve">Definition and structure of </w:t>
      </w:r>
      <w:r>
        <w:rPr>
          <w:i/>
        </w:rPr>
        <w:t>operations event</w:t>
      </w:r>
      <w:r>
        <w:t xml:space="preserve"> occurrences shall be shown as a</w:t>
      </w:r>
      <w:r w:rsidR="003710E4">
        <w:t>n</w:t>
      </w:r>
      <w:r>
        <w:t xml:space="preserve"> </w:t>
      </w:r>
      <w:r>
        <w:rPr>
          <w:i/>
        </w:rPr>
        <w:t>operations event</w:t>
      </w:r>
      <w:r w:rsidRPr="00103ACC">
        <w:rPr>
          <w:i/>
        </w:rPr>
        <w:t xml:space="preserve"> definition</w:t>
      </w:r>
      <w:r>
        <w:t xml:space="preserve">. </w:t>
      </w:r>
      <w:r w:rsidRPr="00DC1B01">
        <w:t xml:space="preserve">The </w:t>
      </w:r>
      <w:r>
        <w:rPr>
          <w:i/>
        </w:rPr>
        <w:t>operations event</w:t>
      </w:r>
      <w:r w:rsidRPr="00350D2B">
        <w:rPr>
          <w:i/>
        </w:rPr>
        <w:t xml:space="preserve"> definition</w:t>
      </w:r>
      <w:r w:rsidRPr="00DC1B01">
        <w:t xml:space="preserve"> of a</w:t>
      </w:r>
      <w:r w:rsidR="003710E4">
        <w:t>n</w:t>
      </w:r>
      <w:r w:rsidRPr="00DC1B01">
        <w:t xml:space="preserve"> </w:t>
      </w:r>
      <w:r>
        <w:rPr>
          <w:i/>
        </w:rPr>
        <w:t>operations event</w:t>
      </w:r>
      <w:r w:rsidRPr="00DC1B01">
        <w:t xml:space="preserve"> is identified by the</w:t>
      </w:r>
      <w:r w:rsidRPr="00383C0D">
        <w:t xml:space="preserve"> </w:t>
      </w:r>
      <w:r w:rsidRPr="005403B2">
        <w:t>definition ID</w:t>
      </w:r>
      <w:r w:rsidRPr="00DC1B01">
        <w:t xml:space="preserve"> attribute in </w:t>
      </w:r>
      <w:r>
        <w:t xml:space="preserve">the </w:t>
      </w:r>
      <w:r>
        <w:rPr>
          <w:i/>
        </w:rPr>
        <w:t>operations event</w:t>
      </w:r>
      <w:r>
        <w:t xml:space="preserve"> occurrence</w:t>
      </w:r>
      <w:r w:rsidRPr="00DC1B01">
        <w:t>.</w:t>
      </w:r>
      <w:bookmarkStart w:id="11929" w:name="_Toc433571034"/>
      <w:bookmarkStart w:id="11930" w:name="_Toc433572549"/>
      <w:bookmarkStart w:id="11931" w:name="_Toc433571035"/>
      <w:bookmarkStart w:id="11932" w:name="_Toc433572550"/>
      <w:bookmarkStart w:id="11933" w:name="_Toc433571038"/>
      <w:bookmarkStart w:id="11934" w:name="_Toc433572553"/>
      <w:bookmarkStart w:id="11935" w:name="_Toc433571039"/>
      <w:bookmarkStart w:id="11936" w:name="_Toc433572554"/>
      <w:bookmarkStart w:id="11937" w:name="_Toc433571043"/>
      <w:bookmarkStart w:id="11938" w:name="_Toc433572558"/>
      <w:bookmarkStart w:id="11939" w:name="_Toc433571044"/>
      <w:bookmarkStart w:id="11940" w:name="_Toc433572559"/>
      <w:bookmarkEnd w:id="11929"/>
      <w:bookmarkEnd w:id="11930"/>
      <w:bookmarkEnd w:id="11931"/>
      <w:bookmarkEnd w:id="11932"/>
      <w:bookmarkEnd w:id="11933"/>
      <w:bookmarkEnd w:id="11934"/>
      <w:bookmarkEnd w:id="11935"/>
      <w:bookmarkEnd w:id="11936"/>
      <w:bookmarkEnd w:id="11937"/>
      <w:bookmarkEnd w:id="11938"/>
      <w:bookmarkEnd w:id="11939"/>
      <w:bookmarkEnd w:id="11940"/>
      <w:r>
        <w:t xml:space="preserve"> </w:t>
      </w:r>
      <w:r w:rsidRPr="004E110A">
        <w:t>Th</w:t>
      </w:r>
      <w:r>
        <w:t>ose constructing or interpreting a</w:t>
      </w:r>
      <w:r w:rsidR="003710E4">
        <w:t>n</w:t>
      </w:r>
      <w:r w:rsidRPr="004E110A">
        <w:t xml:space="preserve"> </w:t>
      </w:r>
      <w:r>
        <w:rPr>
          <w:i/>
        </w:rPr>
        <w:t>operations event</w:t>
      </w:r>
      <w:r>
        <w:t xml:space="preserve"> obtain and validate</w:t>
      </w:r>
      <w:r w:rsidRPr="004E110A">
        <w:t xml:space="preserve"> the structure </w:t>
      </w:r>
      <w:r>
        <w:t>and definition from the</w:t>
      </w:r>
      <w:r w:rsidRPr="004E110A">
        <w:t xml:space="preserve"> </w:t>
      </w:r>
      <w:r>
        <w:rPr>
          <w:i/>
        </w:rPr>
        <w:t>operations event</w:t>
      </w:r>
      <w:r w:rsidRPr="00350D2B">
        <w:rPr>
          <w:i/>
        </w:rPr>
        <w:t xml:space="preserve"> definition</w:t>
      </w:r>
      <w:r>
        <w:t xml:space="preserve">. </w:t>
      </w:r>
      <w:r w:rsidR="00110B26">
        <w:fldChar w:fldCharType="begin"/>
      </w:r>
      <w:r w:rsidR="00110B26">
        <w:instrText xml:space="preserve"> REF _Ref456964247 \h </w:instrText>
      </w:r>
      <w:r w:rsidR="00110B26">
        <w:fldChar w:fldCharType="separate"/>
      </w:r>
      <w:r w:rsidR="00400B4C">
        <w:t xml:space="preserve">Figure </w:t>
      </w:r>
      <w:r w:rsidR="00400B4C">
        <w:rPr>
          <w:noProof/>
        </w:rPr>
        <w:t>19</w:t>
      </w:r>
      <w:r w:rsidR="00110B26">
        <w:fldChar w:fldCharType="end"/>
      </w:r>
      <w:r w:rsidR="00110B26">
        <w:t xml:space="preserve"> </w:t>
      </w:r>
      <w:r>
        <w:t xml:space="preserve">depicts the relationship of </w:t>
      </w:r>
      <w:r>
        <w:rPr>
          <w:i/>
        </w:rPr>
        <w:t>operations event</w:t>
      </w:r>
      <w:r w:rsidRPr="00103ACC">
        <w:rPr>
          <w:i/>
        </w:rPr>
        <w:t xml:space="preserve"> definition</w:t>
      </w:r>
      <w:r>
        <w:t xml:space="preserve"> with </w:t>
      </w:r>
      <w:r>
        <w:rPr>
          <w:i/>
        </w:rPr>
        <w:t>operations event</w:t>
      </w:r>
      <w:r w:rsidRPr="00103ACC">
        <w:rPr>
          <w:i/>
        </w:rPr>
        <w:t>s</w:t>
      </w:r>
      <w:r>
        <w:t>.</w:t>
      </w:r>
    </w:p>
    <w:p w14:paraId="461B8A82" w14:textId="342E19B8" w:rsidR="0040088D" w:rsidRDefault="00CE1705" w:rsidP="0040088D">
      <w:pPr>
        <w:pStyle w:val="PARAGRAPH"/>
      </w:pPr>
      <w:r>
        <w:fldChar w:fldCharType="begin"/>
      </w:r>
      <w:r>
        <w:instrText xml:space="preserve"> REF _Ref456964411 \h </w:instrText>
      </w:r>
      <w:r>
        <w:fldChar w:fldCharType="separate"/>
      </w:r>
      <w:r w:rsidR="00296300">
        <w:t xml:space="preserve">Table </w:t>
      </w:r>
      <w:r w:rsidR="00296300">
        <w:rPr>
          <w:noProof/>
        </w:rPr>
        <w:t>123</w:t>
      </w:r>
      <w:r>
        <w:fldChar w:fldCharType="end"/>
      </w:r>
      <w:r w:rsidR="006F5DAD">
        <w:t xml:space="preserve"> </w:t>
      </w:r>
      <w:r w:rsidR="00110B26">
        <w:fldChar w:fldCharType="begin"/>
      </w:r>
      <w:r w:rsidR="00110B26">
        <w:instrText xml:space="preserve"> REF _Ref456964411 \h </w:instrText>
      </w:r>
      <w:r w:rsidR="00110B26">
        <w:fldChar w:fldCharType="end"/>
      </w:r>
      <w:r w:rsidR="0040088D">
        <w:t>defines the relationship</w:t>
      </w:r>
      <w:r w:rsidR="006F5DAD">
        <w:t xml:space="preserve"> role</w:t>
      </w:r>
      <w:r w:rsidR="0040088D">
        <w:t xml:space="preserve">s for </w:t>
      </w:r>
      <w:r w:rsidR="00713F2E">
        <w:t xml:space="preserve">the </w:t>
      </w:r>
      <w:r w:rsidR="0040088D">
        <w:rPr>
          <w:i/>
        </w:rPr>
        <w:t>operations event</w:t>
      </w:r>
      <w:r w:rsidR="0040088D" w:rsidRPr="00313911">
        <w:rPr>
          <w:i/>
        </w:rPr>
        <w:t xml:space="preserve"> </w:t>
      </w:r>
      <w:r w:rsidR="0040088D">
        <w:rPr>
          <w:i/>
        </w:rPr>
        <w:t>definition</w:t>
      </w:r>
      <w:r w:rsidR="0040088D">
        <w:t xml:space="preserve">. </w:t>
      </w:r>
      <w:r>
        <w:fldChar w:fldCharType="begin"/>
      </w:r>
      <w:r>
        <w:instrText xml:space="preserve"> REF _Ref456964437 \h </w:instrText>
      </w:r>
      <w:r>
        <w:fldChar w:fldCharType="separate"/>
      </w:r>
      <w:r w:rsidR="00296300">
        <w:t xml:space="preserve">Table </w:t>
      </w:r>
      <w:r w:rsidR="00296300">
        <w:rPr>
          <w:noProof/>
        </w:rPr>
        <w:t>124</w:t>
      </w:r>
      <w:r>
        <w:fldChar w:fldCharType="end"/>
      </w:r>
      <w:r>
        <w:t xml:space="preserve"> </w:t>
      </w:r>
      <w:r w:rsidR="0040088D">
        <w:t>defines the attributes for</w:t>
      </w:r>
      <w:r w:rsidR="006755BF">
        <w:t xml:space="preserve"> the</w:t>
      </w:r>
      <w:r w:rsidR="0040088D">
        <w:t xml:space="preserve"> </w:t>
      </w:r>
      <w:r w:rsidR="0040088D">
        <w:rPr>
          <w:i/>
        </w:rPr>
        <w:t>operations event</w:t>
      </w:r>
      <w:r w:rsidR="0040088D" w:rsidRPr="00313911">
        <w:rPr>
          <w:i/>
        </w:rPr>
        <w:t xml:space="preserve"> </w:t>
      </w:r>
      <w:r w:rsidR="0040088D">
        <w:rPr>
          <w:i/>
        </w:rPr>
        <w:t>definition</w:t>
      </w:r>
      <w:r w:rsidR="0040088D">
        <w:t>.</w:t>
      </w:r>
    </w:p>
    <w:p w14:paraId="14AEE3A7" w14:textId="2B4F3131" w:rsidR="00AA5E16" w:rsidRPr="00AA5E16" w:rsidRDefault="00AA5E16" w:rsidP="00936BA9">
      <w:pPr>
        <w:pStyle w:val="FIGURE"/>
      </w:pPr>
      <w:ins w:id="11941" w:author="Charles Gifford" w:date="2016-10-29T12:31:00Z">
        <w:r>
          <w:rPr>
            <w:noProof/>
            <w:lang w:val="en-US" w:eastAsia="en-US"/>
          </w:rPr>
          <w:drawing>
            <wp:inline distT="0" distB="0" distL="0" distR="0" wp14:anchorId="181EF294" wp14:editId="6B7ED802">
              <wp:extent cx="4837236" cy="2361565"/>
              <wp:effectExtent l="0" t="0" r="1905"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47309" cy="2366483"/>
                      </a:xfrm>
                      <a:prstGeom prst="rect">
                        <a:avLst/>
                      </a:prstGeom>
                    </pic:spPr>
                  </pic:pic>
                </a:graphicData>
              </a:graphic>
            </wp:inline>
          </w:drawing>
        </w:r>
      </w:ins>
    </w:p>
    <w:p w14:paraId="167AF50B" w14:textId="45B3274C" w:rsidR="0040088D" w:rsidRDefault="00110B26" w:rsidP="00F20360">
      <w:pPr>
        <w:pStyle w:val="FIGURE-title"/>
      </w:pPr>
      <w:bookmarkStart w:id="11942" w:name="_Ref456964247"/>
      <w:bookmarkStart w:id="11943" w:name="_Toc478492568"/>
      <w:r>
        <w:t xml:space="preserve">Figure </w:t>
      </w:r>
      <w:r>
        <w:fldChar w:fldCharType="begin"/>
      </w:r>
      <w:r>
        <w:instrText xml:space="preserve"> SEQ Figure \* ARABIC </w:instrText>
      </w:r>
      <w:r>
        <w:fldChar w:fldCharType="separate"/>
      </w:r>
      <w:r w:rsidR="00400B4C">
        <w:rPr>
          <w:noProof/>
        </w:rPr>
        <w:t>19</w:t>
      </w:r>
      <w:r>
        <w:fldChar w:fldCharType="end"/>
      </w:r>
      <w:bookmarkEnd w:id="11942"/>
      <w:r w:rsidR="0040088D">
        <w:t xml:space="preserve"> - Relationship of operations event definition with operations events</w:t>
      </w:r>
      <w:bookmarkEnd w:id="11943"/>
    </w:p>
    <w:p w14:paraId="39D50CF6" w14:textId="302EF55C" w:rsidR="00FF0157" w:rsidRDefault="00FF0157" w:rsidP="00FF0157">
      <w:pPr>
        <w:pStyle w:val="EXAMPLE0"/>
      </w:pPr>
      <w:r>
        <w:t>NOTE 1</w:t>
      </w:r>
      <w:r w:rsidR="004E5E74">
        <w:tab/>
      </w:r>
      <w:r w:rsidR="00425997" w:rsidRPr="00425997">
        <w:rPr>
          <w:i/>
        </w:rPr>
        <w:t>Operations event class and definition r</w:t>
      </w:r>
      <w:r w:rsidRPr="00425997">
        <w:rPr>
          <w:i/>
        </w:rPr>
        <w:t>ecord specifications</w:t>
      </w:r>
      <w:r w:rsidRPr="00FF0157">
        <w:t xml:space="preserve"> provide explicit specification of the allowed content of </w:t>
      </w:r>
      <w:r w:rsidRPr="00425997">
        <w:rPr>
          <w:i/>
        </w:rPr>
        <w:t>operations event record</w:t>
      </w:r>
      <w:r w:rsidRPr="00FF0157">
        <w:t xml:space="preserve"> attributes contained in </w:t>
      </w:r>
      <w:r>
        <w:t>an operations event occurrence.</w:t>
      </w:r>
    </w:p>
    <w:p w14:paraId="2B499217" w14:textId="53BE0727" w:rsidR="00FF0157" w:rsidRDefault="00FF0157" w:rsidP="00FF0157">
      <w:pPr>
        <w:pStyle w:val="EXAMPLE0"/>
      </w:pPr>
      <w:r>
        <w:t>NOTE 2</w:t>
      </w:r>
      <w:r>
        <w:tab/>
      </w:r>
      <w:r w:rsidRPr="00FF0157">
        <w:t>A</w:t>
      </w:r>
      <w:r>
        <w:t>n</w:t>
      </w:r>
      <w:r w:rsidRPr="00FF0157">
        <w:t xml:space="preserve"> </w:t>
      </w:r>
      <w:r w:rsidRPr="00425997">
        <w:rPr>
          <w:i/>
        </w:rPr>
        <w:t>operations event record</w:t>
      </w:r>
      <w:r w:rsidRPr="00FF0157">
        <w:t xml:space="preserve"> is validated against the corresponding </w:t>
      </w:r>
      <w:r w:rsidRPr="00425997">
        <w:rPr>
          <w:i/>
        </w:rPr>
        <w:t xml:space="preserve">operations event </w:t>
      </w:r>
      <w:r w:rsidR="00425997" w:rsidRPr="00425997">
        <w:rPr>
          <w:i/>
        </w:rPr>
        <w:t xml:space="preserve">class and definition </w:t>
      </w:r>
      <w:r w:rsidRPr="00425997">
        <w:rPr>
          <w:i/>
        </w:rPr>
        <w:t>record specification</w:t>
      </w:r>
      <w:r w:rsidRPr="00FF0157">
        <w:t>.</w:t>
      </w:r>
    </w:p>
    <w:p w14:paraId="06176A10" w14:textId="469D4920" w:rsidR="0040088D" w:rsidRPr="004E110A" w:rsidRDefault="0040088D" w:rsidP="0040088D">
      <w:pPr>
        <w:pStyle w:val="EXAMPLE0"/>
      </w:pPr>
      <w:r>
        <w:t>EXAMP</w:t>
      </w:r>
      <w:r w:rsidR="00CA5E07">
        <w:t>LE</w:t>
      </w:r>
      <w:r w:rsidR="00CA5E07">
        <w:tab/>
      </w:r>
      <w:r>
        <w:t xml:space="preserve">XML </w:t>
      </w:r>
      <w:r w:rsidRPr="004E110A">
        <w:t xml:space="preserve">representation </w:t>
      </w:r>
      <w:r>
        <w:t xml:space="preserve">extract </w:t>
      </w:r>
      <w:r w:rsidRPr="004E110A">
        <w:t xml:space="preserve">of </w:t>
      </w:r>
      <w:r>
        <w:t xml:space="preserve">the </w:t>
      </w:r>
      <w:r>
        <w:rPr>
          <w:i/>
        </w:rPr>
        <w:t>operations event</w:t>
      </w:r>
      <w:r w:rsidRPr="004E110A">
        <w:t xml:space="preserve"> object</w:t>
      </w:r>
      <w:r>
        <w:t xml:space="preserve">s as depicted in </w:t>
      </w:r>
      <w:r w:rsidR="00CE1705">
        <w:fldChar w:fldCharType="begin"/>
      </w:r>
      <w:r w:rsidR="00CE1705">
        <w:instrText xml:space="preserve"> REF _Ref456964247 \h </w:instrText>
      </w:r>
      <w:r w:rsidR="00CE1705">
        <w:fldChar w:fldCharType="separate"/>
      </w:r>
      <w:r w:rsidR="00400B4C">
        <w:t xml:space="preserve">Figure </w:t>
      </w:r>
      <w:r w:rsidR="00400B4C">
        <w:rPr>
          <w:noProof/>
        </w:rPr>
        <w:t>19</w:t>
      </w:r>
      <w:r w:rsidR="00CE1705">
        <w:fldChar w:fldCharType="end"/>
      </w:r>
      <w:r w:rsidR="00CE1705">
        <w:t>.</w:t>
      </w:r>
      <w:r>
        <w:fldChar w:fldCharType="begin"/>
      </w:r>
      <w:r>
        <w:instrText xml:space="preserve"> REF _Ref453170971 \h </w:instrText>
      </w:r>
      <w:r>
        <w:fldChar w:fldCharType="end"/>
      </w:r>
    </w:p>
    <w:p w14:paraId="4B4C8ABB" w14:textId="0ED469FC" w:rsidR="0040088D" w:rsidRPr="0065705B" w:rsidRDefault="0040088D" w:rsidP="0040088D">
      <w:pPr>
        <w:pStyle w:val="EXAMPLE0"/>
        <w:rPr>
          <w:color w:val="000000"/>
          <w:highlight w:val="white"/>
        </w:rPr>
      </w:pPr>
      <w:r w:rsidRPr="00A86658">
        <w:rPr>
          <w:color w:val="0000FF"/>
          <w:highlight w:val="white"/>
        </w:rPr>
        <w:t>&lt;</w:t>
      </w:r>
      <w:r w:rsidR="003710E4">
        <w:rPr>
          <w:highlight w:val="white"/>
        </w:rPr>
        <w:t>Operation</w:t>
      </w:r>
      <w:r>
        <w:rPr>
          <w:highlight w:val="white"/>
        </w:rPr>
        <w:t>Event</w:t>
      </w:r>
      <w:r w:rsidRPr="0065705B">
        <w:rPr>
          <w:color w:val="0000FF"/>
          <w:highlight w:val="white"/>
        </w:rPr>
        <w:t>&gt;</w:t>
      </w:r>
    </w:p>
    <w:p w14:paraId="3B6EB897" w14:textId="77777777" w:rsidR="003710E4" w:rsidRDefault="0040088D" w:rsidP="003710E4">
      <w:pPr>
        <w:pStyle w:val="EXAMPLE0"/>
        <w:ind w:left="360"/>
        <w:rPr>
          <w:highlight w:val="white"/>
        </w:rPr>
      </w:pPr>
      <w:r w:rsidRPr="0065705B">
        <w:rPr>
          <w:highlight w:val="white"/>
        </w:rPr>
        <w:t>&lt;</w:t>
      </w:r>
      <w:r w:rsidRPr="0065705B">
        <w:rPr>
          <w:color w:val="A31515"/>
          <w:highlight w:val="white"/>
        </w:rPr>
        <w:t>DefinitionID</w:t>
      </w:r>
      <w:r w:rsidRPr="0065705B">
        <w:rPr>
          <w:highlight w:val="white"/>
        </w:rPr>
        <w:t>&gt;</w:t>
      </w:r>
      <w:r>
        <w:rPr>
          <w:highlight w:val="white"/>
        </w:rPr>
        <w:t>MyProfile:</w:t>
      </w:r>
      <w:r>
        <w:rPr>
          <w:color w:val="000000"/>
          <w:highlight w:val="white"/>
        </w:rPr>
        <w:t>Order Completed&lt;</w:t>
      </w:r>
      <w:r w:rsidRPr="0065705B">
        <w:rPr>
          <w:highlight w:val="white"/>
        </w:rPr>
        <w:t>/</w:t>
      </w:r>
      <w:r w:rsidRPr="0065705B">
        <w:rPr>
          <w:color w:val="A31515"/>
          <w:highlight w:val="white"/>
        </w:rPr>
        <w:t>DefinitionID</w:t>
      </w:r>
      <w:r w:rsidRPr="0065705B">
        <w:rPr>
          <w:highlight w:val="white"/>
        </w:rPr>
        <w:t xml:space="preserve">&gt; // </w:t>
      </w:r>
      <w:r>
        <w:rPr>
          <w:highlight w:val="white"/>
        </w:rPr>
        <w:t xml:space="preserve">DefinitionID </w:t>
      </w:r>
    </w:p>
    <w:p w14:paraId="5272F423" w14:textId="44A77566" w:rsidR="0040088D" w:rsidRDefault="0040088D" w:rsidP="003710E4">
      <w:pPr>
        <w:pStyle w:val="EXAMPLE0"/>
        <w:ind w:left="360"/>
        <w:rPr>
          <w:highlight w:val="white"/>
        </w:rPr>
      </w:pPr>
      <w:r>
        <w:rPr>
          <w:highlight w:val="white"/>
        </w:rPr>
        <w:t xml:space="preserve">indicates which </w:t>
      </w:r>
      <w:r>
        <w:rPr>
          <w:i/>
          <w:highlight w:val="white"/>
        </w:rPr>
        <w:t>operations event d</w:t>
      </w:r>
      <w:r w:rsidRPr="00AD241A">
        <w:rPr>
          <w:i/>
          <w:highlight w:val="white"/>
        </w:rPr>
        <w:t>efinition</w:t>
      </w:r>
      <w:r>
        <w:rPr>
          <w:highlight w:val="white"/>
        </w:rPr>
        <w:t xml:space="preserve"> is followed in this message. The definition is rep</w:t>
      </w:r>
      <w:r w:rsidR="00CE1705">
        <w:rPr>
          <w:highlight w:val="white"/>
        </w:rPr>
        <w:t xml:space="preserve">resented as a FQN using the operations </w:t>
      </w:r>
      <w:r>
        <w:rPr>
          <w:highlight w:val="white"/>
        </w:rPr>
        <w:t xml:space="preserve">profile name to avoid clashes with other implementations. </w:t>
      </w:r>
    </w:p>
    <w:p w14:paraId="1F0CB224" w14:textId="77777777" w:rsidR="0040088D" w:rsidRDefault="0040088D" w:rsidP="003710E4">
      <w:pPr>
        <w:pStyle w:val="EXAMPLE0"/>
        <w:ind w:left="360"/>
        <w:rPr>
          <w:highlight w:val="white"/>
        </w:rPr>
      </w:pPr>
      <w:r>
        <w:rPr>
          <w:highlight w:val="white"/>
        </w:rPr>
        <w:t>………</w:t>
      </w:r>
    </w:p>
    <w:p w14:paraId="451AD73C" w14:textId="519B4619" w:rsidR="0040088D" w:rsidRPr="00BD2C97" w:rsidRDefault="003710E4" w:rsidP="0040088D">
      <w:pPr>
        <w:pStyle w:val="EXAMPLE0"/>
        <w:rPr>
          <w:color w:val="000000"/>
          <w:highlight w:val="white"/>
        </w:rPr>
      </w:pPr>
      <w:r>
        <w:rPr>
          <w:highlight w:val="white"/>
        </w:rPr>
        <w:t>&lt;/Operations</w:t>
      </w:r>
      <w:r w:rsidR="0040088D">
        <w:rPr>
          <w:highlight w:val="white"/>
        </w:rPr>
        <w:t>Event&gt;</w:t>
      </w:r>
    </w:p>
    <w:p w14:paraId="31BFEF91" w14:textId="6E64E54F" w:rsidR="0040088D" w:rsidRDefault="00CA5E07" w:rsidP="0040088D">
      <w:pPr>
        <w:pStyle w:val="NOTE0"/>
      </w:pPr>
      <w:r>
        <w:t>NOTE</w:t>
      </w:r>
      <w:r w:rsidR="004E5E74">
        <w:t xml:space="preserve"> 3</w:t>
      </w:r>
      <w:r>
        <w:tab/>
      </w:r>
      <w:r w:rsidR="0040088D">
        <w:t xml:space="preserve">Some attributes in the </w:t>
      </w:r>
      <w:r w:rsidR="0040088D">
        <w:rPr>
          <w:i/>
        </w:rPr>
        <w:t>operations event</w:t>
      </w:r>
      <w:r w:rsidR="0040088D">
        <w:t xml:space="preserve"> occurrence are also represented in the corresponding </w:t>
      </w:r>
      <w:r w:rsidR="0040088D">
        <w:rPr>
          <w:i/>
        </w:rPr>
        <w:t>operations event</w:t>
      </w:r>
      <w:r w:rsidR="0040088D" w:rsidRPr="005F00AD">
        <w:rPr>
          <w:i/>
        </w:rPr>
        <w:t xml:space="preserve"> definition</w:t>
      </w:r>
      <w:r w:rsidR="0040088D">
        <w:t xml:space="preserve">. The representation of attributes in the </w:t>
      </w:r>
      <w:r w:rsidR="0040088D">
        <w:rPr>
          <w:i/>
        </w:rPr>
        <w:t>operations event</w:t>
      </w:r>
      <w:r w:rsidR="0040088D" w:rsidRPr="005F00AD">
        <w:rPr>
          <w:i/>
        </w:rPr>
        <w:t xml:space="preserve"> </w:t>
      </w:r>
      <w:r w:rsidR="0040088D">
        <w:t xml:space="preserve">explicitly provides potential value for infrastructure and application components to route, filter and process events based on these attributes without needing to lookup information in the corresponding </w:t>
      </w:r>
      <w:r w:rsidR="0040088D">
        <w:rPr>
          <w:i/>
        </w:rPr>
        <w:t>operations event</w:t>
      </w:r>
      <w:r w:rsidR="0040088D" w:rsidRPr="00BF3009">
        <w:rPr>
          <w:i/>
        </w:rPr>
        <w:t xml:space="preserve"> definition</w:t>
      </w:r>
      <w:r w:rsidR="0040088D">
        <w:t xml:space="preserve"> (which may not be accessible in some environments).</w:t>
      </w:r>
    </w:p>
    <w:p w14:paraId="2B564E31" w14:textId="7D381439" w:rsidR="0040088D" w:rsidRDefault="00110B26" w:rsidP="00E05180">
      <w:pPr>
        <w:pStyle w:val="TABLE-title"/>
        <w:rPr>
          <w:ins w:id="11944" w:author="Charles Gifford" w:date="2017-03-19T21:55:00Z"/>
        </w:rPr>
      </w:pPr>
      <w:bookmarkStart w:id="11945" w:name="_Ref456964411"/>
      <w:bookmarkStart w:id="11946" w:name="_Ref456964339"/>
      <w:bookmarkStart w:id="11947" w:name="_Toc478492423"/>
      <w:r>
        <w:t xml:space="preserve">Table </w:t>
      </w:r>
      <w:r w:rsidR="00FD29D6">
        <w:fldChar w:fldCharType="begin"/>
      </w:r>
      <w:r w:rsidR="00FD29D6">
        <w:instrText xml:space="preserve"> SEQ Table \* ARABIC </w:instrText>
      </w:r>
      <w:r w:rsidR="00FD29D6">
        <w:fldChar w:fldCharType="separate"/>
      </w:r>
      <w:r w:rsidR="00400B4C">
        <w:rPr>
          <w:noProof/>
        </w:rPr>
        <w:t>123</w:t>
      </w:r>
      <w:r w:rsidR="00FD29D6">
        <w:fldChar w:fldCharType="end"/>
      </w:r>
      <w:bookmarkEnd w:id="11945"/>
      <w:r w:rsidR="0040088D">
        <w:t xml:space="preserve"> - Operations event definition relationship</w:t>
      </w:r>
      <w:r w:rsidR="00D55890">
        <w:t xml:space="preserve"> role</w:t>
      </w:r>
      <w:r w:rsidR="0040088D">
        <w:t>s</w:t>
      </w:r>
      <w:bookmarkEnd w:id="11946"/>
      <w:bookmarkEnd w:id="11947"/>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D55890" w:rsidRPr="009432BC" w14:paraId="4390F4B9" w14:textId="77777777" w:rsidTr="006115CD">
        <w:trPr>
          <w:trHeight w:val="197"/>
          <w:tblHeader/>
          <w:ins w:id="11948" w:author="Charles Gifford" w:date="2017-03-19T21:55:00Z"/>
        </w:trPr>
        <w:tc>
          <w:tcPr>
            <w:tcW w:w="2155" w:type="dxa"/>
            <w:shd w:val="clear" w:color="auto" w:fill="auto"/>
          </w:tcPr>
          <w:p w14:paraId="7EA61D59" w14:textId="77777777" w:rsidR="00D55890" w:rsidRPr="009432BC" w:rsidRDefault="00D55890" w:rsidP="006115CD">
            <w:pPr>
              <w:pStyle w:val="TABLE-col-heading"/>
              <w:rPr>
                <w:ins w:id="11949" w:author="Charles Gifford" w:date="2017-03-19T21:55:00Z"/>
              </w:rPr>
            </w:pPr>
            <w:ins w:id="11950" w:author="Charles Gifford" w:date="2017-03-19T21:55:00Z">
              <w:r w:rsidRPr="009432BC">
                <w:t>Related Object</w:t>
              </w:r>
            </w:ins>
          </w:p>
        </w:tc>
        <w:tc>
          <w:tcPr>
            <w:tcW w:w="2070" w:type="dxa"/>
            <w:shd w:val="clear" w:color="auto" w:fill="auto"/>
          </w:tcPr>
          <w:p w14:paraId="45C0E0CF" w14:textId="77777777" w:rsidR="00D55890" w:rsidRPr="009432BC" w:rsidRDefault="00D55890" w:rsidP="006115CD">
            <w:pPr>
              <w:pStyle w:val="TABLE-col-heading"/>
              <w:rPr>
                <w:ins w:id="11951" w:author="Charles Gifford" w:date="2017-03-19T21:55:00Z"/>
              </w:rPr>
            </w:pPr>
            <w:ins w:id="11952" w:author="Charles Gifford" w:date="2017-03-19T21:55:00Z">
              <w:r w:rsidRPr="009432BC">
                <w:t>Role</w:t>
              </w:r>
            </w:ins>
          </w:p>
        </w:tc>
        <w:tc>
          <w:tcPr>
            <w:tcW w:w="1080" w:type="dxa"/>
            <w:shd w:val="clear" w:color="auto" w:fill="auto"/>
          </w:tcPr>
          <w:p w14:paraId="137D3A3F" w14:textId="77777777" w:rsidR="00D55890" w:rsidRPr="009432BC" w:rsidRDefault="00D55890" w:rsidP="006115CD">
            <w:pPr>
              <w:pStyle w:val="TABLE-col-heading"/>
              <w:rPr>
                <w:ins w:id="11953" w:author="Charles Gifford" w:date="2017-03-19T21:55:00Z"/>
              </w:rPr>
            </w:pPr>
            <w:ins w:id="11954" w:author="Charles Gifford" w:date="2017-03-19T21:55:00Z">
              <w:r w:rsidRPr="009432BC">
                <w:t>Multiplicity</w:t>
              </w:r>
            </w:ins>
          </w:p>
        </w:tc>
        <w:tc>
          <w:tcPr>
            <w:tcW w:w="3780" w:type="dxa"/>
            <w:shd w:val="clear" w:color="auto" w:fill="auto"/>
          </w:tcPr>
          <w:p w14:paraId="46303C95" w14:textId="77777777" w:rsidR="00D55890" w:rsidRPr="009432BC" w:rsidRDefault="00D55890" w:rsidP="006115CD">
            <w:pPr>
              <w:pStyle w:val="TABLE-col-heading"/>
              <w:rPr>
                <w:ins w:id="11955" w:author="Charles Gifford" w:date="2017-03-19T21:55:00Z"/>
              </w:rPr>
            </w:pPr>
            <w:ins w:id="11956" w:author="Charles Gifford" w:date="2017-03-19T21:55:00Z">
              <w:r w:rsidRPr="009432BC">
                <w:t>Description</w:t>
              </w:r>
            </w:ins>
          </w:p>
        </w:tc>
      </w:tr>
      <w:tr w:rsidR="00D55890" w:rsidRPr="009432BC" w14:paraId="74BF3425" w14:textId="77777777" w:rsidTr="006115CD">
        <w:trPr>
          <w:trHeight w:val="332"/>
          <w:ins w:id="11957" w:author="Charles Gifford" w:date="2017-03-19T21:55:00Z"/>
        </w:trPr>
        <w:tc>
          <w:tcPr>
            <w:tcW w:w="2155" w:type="dxa"/>
          </w:tcPr>
          <w:p w14:paraId="2B0939D2" w14:textId="5D3B773A" w:rsidR="00D55890" w:rsidRPr="009432BC" w:rsidRDefault="00D55890" w:rsidP="00D55890">
            <w:pPr>
              <w:pStyle w:val="TABLE-cell"/>
              <w:rPr>
                <w:ins w:id="11958" w:author="Charles Gifford" w:date="2017-03-19T21:55:00Z"/>
              </w:rPr>
            </w:pPr>
            <w:ins w:id="11959" w:author="Charles Gifford" w:date="2017-03-19T21:57:00Z">
              <w:r>
                <w:rPr>
                  <w:lang w:val="en-US"/>
                </w:rPr>
                <w:t>Operations event</w:t>
              </w:r>
            </w:ins>
          </w:p>
        </w:tc>
        <w:tc>
          <w:tcPr>
            <w:tcW w:w="2070" w:type="dxa"/>
          </w:tcPr>
          <w:p w14:paraId="1BFBF440" w14:textId="360BFB60" w:rsidR="00D55890" w:rsidRPr="009432BC" w:rsidRDefault="00D55890" w:rsidP="00D55890">
            <w:pPr>
              <w:pStyle w:val="TABLE-cell"/>
              <w:rPr>
                <w:ins w:id="11960" w:author="Charles Gifford" w:date="2017-03-19T21:55:00Z"/>
              </w:rPr>
            </w:pPr>
            <w:ins w:id="11961" w:author="Charles Gifford" w:date="2017-03-19T22:01:00Z">
              <w:r>
                <w:rPr>
                  <w:lang w:val="en-US"/>
                </w:rPr>
                <w:t>NA</w:t>
              </w:r>
            </w:ins>
          </w:p>
        </w:tc>
        <w:tc>
          <w:tcPr>
            <w:tcW w:w="1080" w:type="dxa"/>
          </w:tcPr>
          <w:p w14:paraId="2BD5EF40" w14:textId="6A01F728" w:rsidR="00D55890" w:rsidRPr="009432BC" w:rsidRDefault="00D55890" w:rsidP="00D55890">
            <w:pPr>
              <w:pStyle w:val="TABLE-cell"/>
              <w:rPr>
                <w:ins w:id="11962" w:author="Charles Gifford" w:date="2017-03-19T21:55:00Z"/>
              </w:rPr>
            </w:pPr>
            <w:ins w:id="11963" w:author="Charles Gifford" w:date="2017-03-19T21:57:00Z">
              <w:r w:rsidRPr="00465068">
                <w:rPr>
                  <w:lang w:val="en-US"/>
                </w:rPr>
                <w:t>0..</w:t>
              </w:r>
              <w:r>
                <w:rPr>
                  <w:lang w:val="en-US"/>
                </w:rPr>
                <w:t>*</w:t>
              </w:r>
            </w:ins>
          </w:p>
        </w:tc>
        <w:tc>
          <w:tcPr>
            <w:tcW w:w="3780" w:type="dxa"/>
          </w:tcPr>
          <w:p w14:paraId="4636130A" w14:textId="77777777" w:rsidR="00D55890" w:rsidRDefault="00D55890" w:rsidP="00D55890">
            <w:pPr>
              <w:pStyle w:val="TABLE-cell"/>
              <w:rPr>
                <w:ins w:id="11964" w:author="Charles Gifford" w:date="2017-03-19T21:58:00Z"/>
                <w:lang w:val="en-US"/>
              </w:rPr>
            </w:pPr>
            <w:ins w:id="11965" w:author="Charles Gifford" w:date="2017-03-19T21:57:00Z">
              <w:r w:rsidRPr="00C53A5D">
                <w:rPr>
                  <w:lang w:val="en-US"/>
                </w:rPr>
                <w:t xml:space="preserve">The </w:t>
              </w:r>
              <w:r w:rsidRPr="00446883">
                <w:rPr>
                  <w:i/>
                  <w:lang w:val="en-US"/>
                </w:rPr>
                <w:t xml:space="preserve">operations event </w:t>
              </w:r>
              <w:r w:rsidRPr="00C53A5D">
                <w:rPr>
                  <w:lang w:val="en-US"/>
                </w:rPr>
                <w:t xml:space="preserve">that supports this </w:t>
              </w:r>
              <w:r w:rsidRPr="00446883">
                <w:rPr>
                  <w:i/>
                  <w:lang w:val="en-US"/>
                </w:rPr>
                <w:t>operations event definition</w:t>
              </w:r>
              <w:r>
                <w:rPr>
                  <w:lang w:val="en-US"/>
                </w:rPr>
                <w:t xml:space="preserve">. </w:t>
              </w:r>
            </w:ins>
          </w:p>
          <w:p w14:paraId="59CD16CB" w14:textId="77777777" w:rsidR="00D55890" w:rsidRDefault="00D55890" w:rsidP="00D55890">
            <w:pPr>
              <w:pStyle w:val="TABLE-cell"/>
              <w:rPr>
                <w:ins w:id="11966" w:author="Charles Gifford" w:date="2017-03-19T21:58:00Z"/>
                <w:lang w:val="en-US"/>
              </w:rPr>
            </w:pPr>
            <w:ins w:id="11967" w:author="Charles Gifford" w:date="2017-03-19T21:58:00Z">
              <w:r w:rsidRPr="00C53A5D">
                <w:rPr>
                  <w:lang w:val="en-US"/>
                </w:rPr>
                <w:t xml:space="preserve">The </w:t>
              </w:r>
              <w:r w:rsidRPr="00446883">
                <w:rPr>
                  <w:i/>
                  <w:lang w:val="en-US"/>
                </w:rPr>
                <w:t>operations event</w:t>
              </w:r>
              <w:r w:rsidRPr="00C53A5D">
                <w:rPr>
                  <w:lang w:val="en-US"/>
                </w:rPr>
                <w:t xml:space="preserve"> supports the </w:t>
              </w:r>
              <w:r w:rsidRPr="00446883">
                <w:rPr>
                  <w:i/>
                  <w:lang w:val="en-US"/>
                </w:rPr>
                <w:t>operations event definition property(s)</w:t>
              </w:r>
              <w:r w:rsidRPr="00C53A5D">
                <w:rPr>
                  <w:lang w:val="en-US"/>
                </w:rPr>
                <w:t xml:space="preserve"> </w:t>
              </w:r>
              <w:r>
                <w:rPr>
                  <w:lang w:val="en-US"/>
                </w:rPr>
                <w:t xml:space="preserve">and </w:t>
              </w:r>
              <w:r w:rsidRPr="00302B54">
                <w:rPr>
                  <w:i/>
                  <w:lang w:val="en-US"/>
                </w:rPr>
                <w:t>operations event definition</w:t>
              </w:r>
              <w:r w:rsidRPr="00C53A5D">
                <w:rPr>
                  <w:lang w:val="en-US"/>
                </w:rPr>
                <w:t xml:space="preserve"> </w:t>
              </w:r>
              <w:r w:rsidRPr="00446883">
                <w:rPr>
                  <w:i/>
                  <w:lang w:val="en-US"/>
                </w:rPr>
                <w:t xml:space="preserve">record specification </w:t>
              </w:r>
              <w:r w:rsidRPr="00C53A5D">
                <w:rPr>
                  <w:lang w:val="en-US"/>
                </w:rPr>
                <w:t xml:space="preserve">associated with this </w:t>
              </w:r>
              <w:r w:rsidRPr="00446883">
                <w:rPr>
                  <w:i/>
                  <w:lang w:val="en-US"/>
                </w:rPr>
                <w:t>operations event definition</w:t>
              </w:r>
              <w:r w:rsidRPr="00C53A5D">
                <w:rPr>
                  <w:lang w:val="en-US"/>
                </w:rPr>
                <w:t>.</w:t>
              </w:r>
            </w:ins>
          </w:p>
          <w:p w14:paraId="49484656" w14:textId="2BF04A2E" w:rsidR="00D55890" w:rsidRPr="000355D4" w:rsidRDefault="00D55890" w:rsidP="00D55890">
            <w:pPr>
              <w:pStyle w:val="TABLE-cell"/>
              <w:rPr>
                <w:ins w:id="11968" w:author="Charles Gifford" w:date="2017-03-19T21:55:00Z"/>
                <w:lang w:val="en-US"/>
              </w:rPr>
            </w:pPr>
            <w:ins w:id="11969" w:author="Charles Gifford" w:date="2017-03-19T21:58:00Z">
              <w:r w:rsidRPr="00465068">
                <w:rPr>
                  <w:lang w:val="en-US"/>
                </w:rPr>
                <w:t>The</w:t>
              </w:r>
              <w:r>
                <w:rPr>
                  <w:lang w:val="en-US"/>
                </w:rPr>
                <w:t xml:space="preserve"> </w:t>
              </w:r>
              <w:r w:rsidRPr="00446883">
                <w:rPr>
                  <w:i/>
                  <w:lang w:val="en-US"/>
                </w:rPr>
                <w:t>operations event</w:t>
              </w:r>
              <w:r w:rsidRPr="00465068">
                <w:rPr>
                  <w:lang w:val="en-US"/>
                </w:rPr>
                <w:t xml:space="preserve"> occurrences of the </w:t>
              </w:r>
              <w:r>
                <w:rPr>
                  <w:i/>
                  <w:lang w:val="en-US"/>
                </w:rPr>
                <w:t>operations event</w:t>
              </w:r>
              <w:r w:rsidRPr="00465068">
                <w:rPr>
                  <w:i/>
                  <w:lang w:val="en-US"/>
                </w:rPr>
                <w:t xml:space="preserve"> definition</w:t>
              </w:r>
              <w:r>
                <w:rPr>
                  <w:i/>
                  <w:lang w:val="en-US"/>
                </w:rPr>
                <w:t xml:space="preserve"> </w:t>
              </w:r>
              <w:r w:rsidRPr="00446883">
                <w:rPr>
                  <w:lang w:val="en-US"/>
                </w:rPr>
                <w:t>where</w:t>
              </w:r>
              <w:r>
                <w:rPr>
                  <w:lang w:val="en-US"/>
                </w:rPr>
                <w:t xml:space="preserve"> t</w:t>
              </w:r>
              <w:r w:rsidRPr="00465068">
                <w:rPr>
                  <w:lang w:val="en-US"/>
                </w:rPr>
                <w:t>here are many occurrences for each definition.</w:t>
              </w:r>
            </w:ins>
          </w:p>
        </w:tc>
      </w:tr>
      <w:tr w:rsidR="00D55890" w:rsidRPr="009432BC" w14:paraId="36D7F75B" w14:textId="77777777" w:rsidTr="006115CD">
        <w:trPr>
          <w:trHeight w:val="332"/>
          <w:ins w:id="11970" w:author="Charles Gifford" w:date="2017-03-19T21:55:00Z"/>
        </w:trPr>
        <w:tc>
          <w:tcPr>
            <w:tcW w:w="2155" w:type="dxa"/>
          </w:tcPr>
          <w:p w14:paraId="664066A6" w14:textId="37C1A645" w:rsidR="00D55890" w:rsidRDefault="00D55890" w:rsidP="00D55890">
            <w:pPr>
              <w:pStyle w:val="TABLE-cell"/>
              <w:rPr>
                <w:ins w:id="11971" w:author="Charles Gifford" w:date="2017-03-19T21:55:00Z"/>
                <w:lang w:val="en-US"/>
              </w:rPr>
            </w:pPr>
            <w:ins w:id="11972" w:author="Charles Gifford" w:date="2017-03-19T21:59:00Z">
              <w:r>
                <w:rPr>
                  <w:lang w:val="en-US"/>
                </w:rPr>
                <w:t>Operations event</w:t>
              </w:r>
              <w:r w:rsidRPr="00465068">
                <w:rPr>
                  <w:lang w:val="en-US"/>
                </w:rPr>
                <w:t xml:space="preserve"> class</w:t>
              </w:r>
            </w:ins>
          </w:p>
        </w:tc>
        <w:tc>
          <w:tcPr>
            <w:tcW w:w="2070" w:type="dxa"/>
          </w:tcPr>
          <w:p w14:paraId="4FAEEE35" w14:textId="389BD178" w:rsidR="00D55890" w:rsidRDefault="00D55890" w:rsidP="00D55890">
            <w:pPr>
              <w:pStyle w:val="TABLE-cell"/>
              <w:rPr>
                <w:ins w:id="11973" w:author="Charles Gifford" w:date="2017-03-19T21:55:00Z"/>
                <w:lang w:val="en-US"/>
              </w:rPr>
            </w:pPr>
            <w:ins w:id="11974" w:author="Charles Gifford" w:date="2017-03-19T21:59:00Z">
              <w:r>
                <w:rPr>
                  <w:lang w:val="en-US"/>
                </w:rPr>
                <w:t>Operations event</w:t>
              </w:r>
              <w:r w:rsidRPr="00465068">
                <w:rPr>
                  <w:lang w:val="en-US"/>
                </w:rPr>
                <w:t xml:space="preserve"> class</w:t>
              </w:r>
            </w:ins>
          </w:p>
        </w:tc>
        <w:tc>
          <w:tcPr>
            <w:tcW w:w="1080" w:type="dxa"/>
          </w:tcPr>
          <w:p w14:paraId="04F5436B" w14:textId="719EC47F" w:rsidR="00D55890" w:rsidRDefault="00D55890" w:rsidP="00D55890">
            <w:pPr>
              <w:pStyle w:val="TABLE-cell"/>
              <w:rPr>
                <w:ins w:id="11975" w:author="Charles Gifford" w:date="2017-03-19T21:55:00Z"/>
                <w:lang w:val="en-US"/>
              </w:rPr>
            </w:pPr>
            <w:ins w:id="11976" w:author="Charles Gifford" w:date="2017-03-19T21:59:00Z">
              <w:r w:rsidRPr="00465068">
                <w:rPr>
                  <w:lang w:val="en-US"/>
                </w:rPr>
                <w:t>0..</w:t>
              </w:r>
              <w:r>
                <w:rPr>
                  <w:lang w:val="en-US"/>
                </w:rPr>
                <w:t>*</w:t>
              </w:r>
            </w:ins>
          </w:p>
        </w:tc>
        <w:tc>
          <w:tcPr>
            <w:tcW w:w="3780" w:type="dxa"/>
          </w:tcPr>
          <w:p w14:paraId="7D2FFE10" w14:textId="77777777" w:rsidR="00D55890" w:rsidRDefault="00D55890" w:rsidP="00D55890">
            <w:pPr>
              <w:pStyle w:val="TABLE-cell"/>
              <w:rPr>
                <w:ins w:id="11977" w:author="Charles Gifford" w:date="2017-03-19T21:59:00Z"/>
                <w:szCs w:val="20"/>
                <w:lang w:val="en-US"/>
              </w:rPr>
            </w:pPr>
            <w:ins w:id="11978" w:author="Charles Gifford" w:date="2017-03-19T21:59:00Z">
              <w:r w:rsidRPr="00446883">
                <w:rPr>
                  <w:i/>
                  <w:szCs w:val="20"/>
                  <w:lang w:val="en-US"/>
                </w:rPr>
                <w:t>Operations event</w:t>
              </w:r>
              <w:r w:rsidRPr="00124C17">
                <w:rPr>
                  <w:i/>
                  <w:szCs w:val="20"/>
                  <w:lang w:val="en-US"/>
                </w:rPr>
                <w:t xml:space="preserve"> </w:t>
              </w:r>
              <w:r w:rsidRPr="00446200">
                <w:rPr>
                  <w:i/>
                  <w:szCs w:val="20"/>
                  <w:lang w:val="en-US"/>
                </w:rPr>
                <w:t xml:space="preserve">classes </w:t>
              </w:r>
              <w:r>
                <w:rPr>
                  <w:szCs w:val="20"/>
                  <w:lang w:val="en-US"/>
                </w:rPr>
                <w:t xml:space="preserve">supported by </w:t>
              </w:r>
              <w:r w:rsidRPr="00511C71">
                <w:rPr>
                  <w:szCs w:val="20"/>
                  <w:lang w:val="en-US"/>
                </w:rPr>
                <w:t xml:space="preserve">this </w:t>
              </w:r>
              <w:r w:rsidRPr="00124C17">
                <w:rPr>
                  <w:i/>
                  <w:szCs w:val="20"/>
                  <w:lang w:val="en-US"/>
                </w:rPr>
                <w:t>operations event</w:t>
              </w:r>
              <w:r>
                <w:rPr>
                  <w:i/>
                  <w:szCs w:val="20"/>
                  <w:lang w:val="en-US"/>
                </w:rPr>
                <w:t xml:space="preserve"> definition</w:t>
              </w:r>
              <w:r w:rsidRPr="00511C71">
                <w:rPr>
                  <w:szCs w:val="20"/>
                  <w:lang w:val="en-US"/>
                </w:rPr>
                <w:t xml:space="preserve">. </w:t>
              </w:r>
            </w:ins>
          </w:p>
          <w:p w14:paraId="2EE23354" w14:textId="320D9CD8" w:rsidR="00D55890" w:rsidRPr="00091763" w:rsidRDefault="00D55890" w:rsidP="00D55890">
            <w:pPr>
              <w:pStyle w:val="TABLE-cell"/>
              <w:rPr>
                <w:ins w:id="11979" w:author="Charles Gifford" w:date="2017-03-19T21:55:00Z"/>
                <w:lang w:val="en-US"/>
              </w:rPr>
            </w:pPr>
            <w:ins w:id="11980" w:author="Charles Gifford" w:date="2017-03-19T21:59:00Z">
              <w:r w:rsidRPr="00C53A5D">
                <w:rPr>
                  <w:lang w:val="en-US"/>
                </w:rPr>
                <w:t xml:space="preserve">The </w:t>
              </w:r>
              <w:r>
                <w:rPr>
                  <w:i/>
                  <w:lang w:val="en-US"/>
                </w:rPr>
                <w:t>operations event definition</w:t>
              </w:r>
              <w:r w:rsidRPr="00C53A5D">
                <w:rPr>
                  <w:lang w:val="en-US"/>
                </w:rPr>
                <w:t xml:space="preserve"> supports the </w:t>
              </w:r>
              <w:r w:rsidRPr="00302B54">
                <w:rPr>
                  <w:i/>
                  <w:lang w:val="en-US"/>
                </w:rPr>
                <w:t xml:space="preserve">operations event </w:t>
              </w:r>
              <w:r>
                <w:rPr>
                  <w:i/>
                  <w:lang w:val="en-US"/>
                </w:rPr>
                <w:t>class</w:t>
              </w:r>
              <w:r w:rsidRPr="00302B54">
                <w:rPr>
                  <w:i/>
                  <w:lang w:val="en-US"/>
                </w:rPr>
                <w:t xml:space="preserve"> property(s)</w:t>
              </w:r>
              <w:r w:rsidRPr="00C53A5D">
                <w:rPr>
                  <w:lang w:val="en-US"/>
                </w:rPr>
                <w:t xml:space="preserve"> </w:t>
              </w:r>
              <w:r>
                <w:rPr>
                  <w:lang w:val="en-US"/>
                </w:rPr>
                <w:t xml:space="preserve">and </w:t>
              </w:r>
              <w:r>
                <w:rPr>
                  <w:i/>
                  <w:lang w:val="en-US"/>
                </w:rPr>
                <w:t>operations event class</w:t>
              </w:r>
              <w:r w:rsidRPr="00C53A5D">
                <w:rPr>
                  <w:lang w:val="en-US"/>
                </w:rPr>
                <w:t xml:space="preserve"> </w:t>
              </w:r>
              <w:r w:rsidRPr="00302B54">
                <w:rPr>
                  <w:i/>
                  <w:lang w:val="en-US"/>
                </w:rPr>
                <w:t xml:space="preserve">record specification </w:t>
              </w:r>
              <w:r w:rsidRPr="00C53A5D">
                <w:rPr>
                  <w:lang w:val="en-US"/>
                </w:rPr>
                <w:t xml:space="preserve">associated with this </w:t>
              </w:r>
              <w:r w:rsidRPr="00302B54">
                <w:rPr>
                  <w:i/>
                  <w:lang w:val="en-US"/>
                </w:rPr>
                <w:t xml:space="preserve">operations event </w:t>
              </w:r>
              <w:r>
                <w:rPr>
                  <w:i/>
                  <w:lang w:val="en-US"/>
                </w:rPr>
                <w:t>class</w:t>
              </w:r>
              <w:r w:rsidRPr="00C53A5D">
                <w:rPr>
                  <w:lang w:val="en-US"/>
                </w:rPr>
                <w:t>.</w:t>
              </w:r>
            </w:ins>
          </w:p>
        </w:tc>
      </w:tr>
      <w:tr w:rsidR="00D55890" w:rsidRPr="009432BC" w14:paraId="1F3134DA" w14:textId="77777777" w:rsidTr="006115CD">
        <w:trPr>
          <w:trHeight w:val="332"/>
          <w:ins w:id="11981" w:author="Charles Gifford" w:date="2017-03-19T21:59:00Z"/>
        </w:trPr>
        <w:tc>
          <w:tcPr>
            <w:tcW w:w="2155" w:type="dxa"/>
          </w:tcPr>
          <w:p w14:paraId="425D9E4E" w14:textId="34410C8A" w:rsidR="00D55890" w:rsidRDefault="00D55890" w:rsidP="00D55890">
            <w:pPr>
              <w:pStyle w:val="TABLE-cell"/>
              <w:rPr>
                <w:ins w:id="11982" w:author="Charles Gifford" w:date="2017-03-19T21:59:00Z"/>
                <w:lang w:val="en-US"/>
              </w:rPr>
            </w:pPr>
            <w:ins w:id="11983" w:author="Charles Gifford" w:date="2017-03-19T22:00:00Z">
              <w:r>
                <w:rPr>
                  <w:lang w:val="en-US"/>
                </w:rPr>
                <w:t>Operations event</w:t>
              </w:r>
              <w:r w:rsidRPr="00465068">
                <w:rPr>
                  <w:lang w:val="en-US"/>
                </w:rPr>
                <w:t xml:space="preserve"> </w:t>
              </w:r>
              <w:r>
                <w:rPr>
                  <w:lang w:val="en-US"/>
                </w:rPr>
                <w:t xml:space="preserve">definition </w:t>
              </w:r>
              <w:r w:rsidRPr="00465068">
                <w:rPr>
                  <w:lang w:val="en-US"/>
                </w:rPr>
                <w:t>record specification</w:t>
              </w:r>
            </w:ins>
          </w:p>
        </w:tc>
        <w:tc>
          <w:tcPr>
            <w:tcW w:w="2070" w:type="dxa"/>
          </w:tcPr>
          <w:p w14:paraId="1C8EE47D" w14:textId="3E8AD5A9" w:rsidR="00D55890" w:rsidRDefault="00D55890" w:rsidP="00D55890">
            <w:pPr>
              <w:pStyle w:val="TABLE-cell"/>
              <w:rPr>
                <w:ins w:id="11984" w:author="Charles Gifford" w:date="2017-03-19T21:59:00Z"/>
                <w:lang w:val="en-US"/>
              </w:rPr>
            </w:pPr>
            <w:ins w:id="11985" w:author="Charles Gifford" w:date="2017-03-19T22:00:00Z">
              <w:r>
                <w:rPr>
                  <w:lang w:val="en-US"/>
                </w:rPr>
                <w:t>Operations event definition</w:t>
              </w:r>
              <w:r w:rsidRPr="00465068">
                <w:rPr>
                  <w:lang w:val="en-US"/>
                </w:rPr>
                <w:t xml:space="preserve"> record specification</w:t>
              </w:r>
            </w:ins>
          </w:p>
        </w:tc>
        <w:tc>
          <w:tcPr>
            <w:tcW w:w="1080" w:type="dxa"/>
          </w:tcPr>
          <w:p w14:paraId="30E05432" w14:textId="6F3391D4" w:rsidR="00D55890" w:rsidRPr="00465068" w:rsidRDefault="00D55890" w:rsidP="00D55890">
            <w:pPr>
              <w:pStyle w:val="TABLE-cell"/>
              <w:rPr>
                <w:ins w:id="11986" w:author="Charles Gifford" w:date="2017-03-19T21:59:00Z"/>
                <w:lang w:val="en-US"/>
              </w:rPr>
            </w:pPr>
            <w:ins w:id="11987" w:author="Charles Gifford" w:date="2017-03-19T22:00:00Z">
              <w:r w:rsidRPr="00465068">
                <w:rPr>
                  <w:lang w:val="en-US"/>
                </w:rPr>
                <w:t>0..</w:t>
              </w:r>
              <w:r>
                <w:rPr>
                  <w:lang w:val="en-US"/>
                </w:rPr>
                <w:t>*</w:t>
              </w:r>
            </w:ins>
          </w:p>
        </w:tc>
        <w:tc>
          <w:tcPr>
            <w:tcW w:w="3780" w:type="dxa"/>
          </w:tcPr>
          <w:p w14:paraId="290AD244" w14:textId="48D62B98" w:rsidR="00D55890" w:rsidRPr="00446883" w:rsidRDefault="00D55890" w:rsidP="00D55890">
            <w:pPr>
              <w:pStyle w:val="TABLE-cell"/>
              <w:rPr>
                <w:ins w:id="11988" w:author="Charles Gifford" w:date="2017-03-19T21:59:00Z"/>
                <w:i/>
                <w:szCs w:val="20"/>
                <w:lang w:val="en-US"/>
              </w:rPr>
            </w:pPr>
            <w:ins w:id="11989" w:author="Charles Gifford" w:date="2017-03-19T22:00:00Z">
              <w:r>
                <w:rPr>
                  <w:lang w:val="en-US"/>
                </w:rPr>
                <w:t xml:space="preserve">The </w:t>
              </w:r>
              <w:r>
                <w:rPr>
                  <w:i/>
                  <w:lang w:val="en-US"/>
                </w:rPr>
                <w:t xml:space="preserve">operations event definition </w:t>
              </w:r>
              <w:r w:rsidRPr="00706C7A">
                <w:rPr>
                  <w:i/>
                  <w:lang w:val="en-US"/>
                </w:rPr>
                <w:t>record specification</w:t>
              </w:r>
              <w:r>
                <w:rPr>
                  <w:i/>
                  <w:lang w:val="en-US"/>
                </w:rPr>
                <w:t>(s)</w:t>
              </w:r>
              <w:r w:rsidRPr="00706C7A">
                <w:rPr>
                  <w:i/>
                  <w:lang w:val="en-US"/>
                </w:rPr>
                <w:t xml:space="preserve"> </w:t>
              </w:r>
              <w:r>
                <w:rPr>
                  <w:lang w:val="en-US"/>
                </w:rPr>
                <w:t xml:space="preserve">related to this </w:t>
              </w:r>
              <w:r>
                <w:rPr>
                  <w:i/>
                  <w:lang w:val="en-US"/>
                </w:rPr>
                <w:t>operations event definition.</w:t>
              </w:r>
            </w:ins>
          </w:p>
        </w:tc>
      </w:tr>
      <w:tr w:rsidR="00D55890" w:rsidRPr="009432BC" w14:paraId="0B438757" w14:textId="77777777" w:rsidTr="006115CD">
        <w:trPr>
          <w:trHeight w:val="332"/>
          <w:ins w:id="11990" w:author="Charles Gifford" w:date="2017-03-19T21:59:00Z"/>
        </w:trPr>
        <w:tc>
          <w:tcPr>
            <w:tcW w:w="2155" w:type="dxa"/>
          </w:tcPr>
          <w:p w14:paraId="48428394" w14:textId="286E5F43" w:rsidR="00D55890" w:rsidRDefault="00D55890" w:rsidP="00D55890">
            <w:pPr>
              <w:pStyle w:val="TABLE-cell"/>
              <w:rPr>
                <w:ins w:id="11991" w:author="Charles Gifford" w:date="2017-03-19T21:59:00Z"/>
                <w:lang w:val="en-US"/>
              </w:rPr>
            </w:pPr>
            <w:ins w:id="11992" w:author="Charles Gifford" w:date="2017-03-19T22:00:00Z">
              <w:r>
                <w:rPr>
                  <w:lang w:val="en-US"/>
                </w:rPr>
                <w:t>Operations event</w:t>
              </w:r>
              <w:r w:rsidRPr="00465068">
                <w:rPr>
                  <w:lang w:val="en-US"/>
                </w:rPr>
                <w:t xml:space="preserve"> definition property</w:t>
              </w:r>
            </w:ins>
          </w:p>
        </w:tc>
        <w:tc>
          <w:tcPr>
            <w:tcW w:w="2070" w:type="dxa"/>
          </w:tcPr>
          <w:p w14:paraId="3ABE96BD" w14:textId="2D4960E3" w:rsidR="00D55890" w:rsidRDefault="00D55890" w:rsidP="00D55890">
            <w:pPr>
              <w:pStyle w:val="TABLE-cell"/>
              <w:rPr>
                <w:ins w:id="11993" w:author="Charles Gifford" w:date="2017-03-19T21:59:00Z"/>
                <w:lang w:val="en-US"/>
              </w:rPr>
            </w:pPr>
            <w:ins w:id="11994" w:author="Charles Gifford" w:date="2017-03-19T22:00:00Z">
              <w:r>
                <w:rPr>
                  <w:lang w:val="en-US"/>
                </w:rPr>
                <w:t>Operations event</w:t>
              </w:r>
              <w:r w:rsidRPr="00465068">
                <w:rPr>
                  <w:lang w:val="en-US"/>
                </w:rPr>
                <w:t xml:space="preserve"> definition property</w:t>
              </w:r>
            </w:ins>
          </w:p>
        </w:tc>
        <w:tc>
          <w:tcPr>
            <w:tcW w:w="1080" w:type="dxa"/>
          </w:tcPr>
          <w:p w14:paraId="3CA99F8F" w14:textId="7316AC3E" w:rsidR="00D55890" w:rsidRPr="00465068" w:rsidRDefault="00D55890" w:rsidP="00D55890">
            <w:pPr>
              <w:pStyle w:val="TABLE-cell"/>
              <w:rPr>
                <w:ins w:id="11995" w:author="Charles Gifford" w:date="2017-03-19T21:59:00Z"/>
                <w:lang w:val="en-US"/>
              </w:rPr>
            </w:pPr>
            <w:ins w:id="11996" w:author="Charles Gifford" w:date="2017-03-19T22:00:00Z">
              <w:r w:rsidRPr="00465068">
                <w:rPr>
                  <w:lang w:val="en-US"/>
                </w:rPr>
                <w:t>0..</w:t>
              </w:r>
              <w:r>
                <w:rPr>
                  <w:lang w:val="en-US"/>
                </w:rPr>
                <w:t>*</w:t>
              </w:r>
            </w:ins>
          </w:p>
        </w:tc>
        <w:tc>
          <w:tcPr>
            <w:tcW w:w="3780" w:type="dxa"/>
          </w:tcPr>
          <w:p w14:paraId="525B150D" w14:textId="5B534E11" w:rsidR="00D55890" w:rsidRPr="00446883" w:rsidRDefault="00D55890" w:rsidP="00D55890">
            <w:pPr>
              <w:pStyle w:val="TABLE-cell"/>
              <w:rPr>
                <w:ins w:id="11997" w:author="Charles Gifford" w:date="2017-03-19T21:59:00Z"/>
                <w:i/>
                <w:szCs w:val="20"/>
                <w:lang w:val="en-US"/>
              </w:rPr>
            </w:pPr>
            <w:ins w:id="11998" w:author="Charles Gifford" w:date="2017-03-19T22:00:00Z">
              <w:r w:rsidRPr="00091763">
                <w:rPr>
                  <w:lang w:val="en-US"/>
                </w:rPr>
                <w:t>The</w:t>
              </w:r>
              <w:r>
                <w:rPr>
                  <w:lang w:val="en-US"/>
                </w:rPr>
                <w:t xml:space="preserve"> </w:t>
              </w:r>
              <w:r w:rsidRPr="00446883">
                <w:rPr>
                  <w:i/>
                  <w:lang w:val="en-US"/>
                </w:rPr>
                <w:t xml:space="preserve">operations event definition </w:t>
              </w:r>
              <w:r w:rsidRPr="00B968FA">
                <w:rPr>
                  <w:i/>
                  <w:lang w:val="en-US"/>
                </w:rPr>
                <w:t>property(s)</w:t>
              </w:r>
              <w:r w:rsidRPr="00091763">
                <w:rPr>
                  <w:i/>
                  <w:lang w:val="en-US"/>
                </w:rPr>
                <w:t xml:space="preserve"> </w:t>
              </w:r>
              <w:r>
                <w:rPr>
                  <w:lang w:val="en-US"/>
                </w:rPr>
                <w:t>specifies</w:t>
              </w:r>
              <w:r w:rsidRPr="00091763">
                <w:rPr>
                  <w:lang w:val="en-US"/>
                </w:rPr>
                <w:t xml:space="preserve"> th</w:t>
              </w:r>
              <w:r>
                <w:rPr>
                  <w:lang w:val="en-US"/>
                </w:rPr>
                <w:t>is</w:t>
              </w:r>
              <w:r w:rsidRPr="00091763">
                <w:rPr>
                  <w:lang w:val="en-US"/>
                </w:rPr>
                <w:t xml:space="preserve"> </w:t>
              </w:r>
              <w:r w:rsidRPr="00BC0253">
                <w:rPr>
                  <w:i/>
                  <w:lang w:val="en-US"/>
                </w:rPr>
                <w:t>operations event definition</w:t>
              </w:r>
              <w:r>
                <w:rPr>
                  <w:i/>
                  <w:lang w:val="en-US"/>
                </w:rPr>
                <w:t>.</w:t>
              </w:r>
              <w:r w:rsidRPr="00BC0253">
                <w:rPr>
                  <w:i/>
                  <w:lang w:val="en-US"/>
                </w:rPr>
                <w:t xml:space="preserve"> </w:t>
              </w:r>
            </w:ins>
          </w:p>
        </w:tc>
      </w:tr>
    </w:tbl>
    <w:p w14:paraId="5D7CA2C2" w14:textId="2C8A5DE3" w:rsidR="0040088D" w:rsidRDefault="00110B26" w:rsidP="00E05180">
      <w:pPr>
        <w:pStyle w:val="TABLE-title"/>
      </w:pPr>
      <w:bookmarkStart w:id="11999" w:name="_Ref456964437"/>
      <w:bookmarkStart w:id="12000" w:name="_Toc478492424"/>
      <w:r>
        <w:t xml:space="preserve">Table </w:t>
      </w:r>
      <w:r w:rsidR="00FD29D6">
        <w:fldChar w:fldCharType="begin"/>
      </w:r>
      <w:r w:rsidR="00FD29D6">
        <w:instrText xml:space="preserve"> SEQ Table \* ARABIC </w:instrText>
      </w:r>
      <w:r w:rsidR="00FD29D6">
        <w:fldChar w:fldCharType="separate"/>
      </w:r>
      <w:r w:rsidR="00400B4C">
        <w:rPr>
          <w:noProof/>
        </w:rPr>
        <w:t>124</w:t>
      </w:r>
      <w:r w:rsidR="00FD29D6">
        <w:fldChar w:fldCharType="end"/>
      </w:r>
      <w:bookmarkEnd w:id="11999"/>
      <w:r>
        <w:t xml:space="preserve"> </w:t>
      </w:r>
      <w:r w:rsidR="0040088D">
        <w:t xml:space="preserve">- </w:t>
      </w:r>
      <w:r>
        <w:t>O</w:t>
      </w:r>
      <w:r w:rsidR="0040088D">
        <w:t>perations event definition</w:t>
      </w:r>
      <w:r>
        <w:t xml:space="preserve"> attributes</w:t>
      </w:r>
      <w:bookmarkEnd w:id="1200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2340"/>
        <w:gridCol w:w="1710"/>
        <w:gridCol w:w="1530"/>
        <w:gridCol w:w="1170"/>
        <w:gridCol w:w="1075"/>
      </w:tblGrid>
      <w:tr w:rsidR="0040088D" w:rsidRPr="00465068" w14:paraId="308C97F4" w14:textId="77777777" w:rsidTr="00262AC6">
        <w:trPr>
          <w:tblHeader/>
        </w:trPr>
        <w:tc>
          <w:tcPr>
            <w:tcW w:w="1525" w:type="dxa"/>
          </w:tcPr>
          <w:p w14:paraId="117CC6FE" w14:textId="77777777" w:rsidR="0040088D" w:rsidRPr="00465068" w:rsidRDefault="0040088D" w:rsidP="006133DA">
            <w:pPr>
              <w:pStyle w:val="TABLE-col-heading"/>
              <w:rPr>
                <w:lang w:val="en-US"/>
              </w:rPr>
            </w:pPr>
            <w:r w:rsidRPr="00465068">
              <w:rPr>
                <w:lang w:val="en-US"/>
              </w:rPr>
              <w:t>Attribute name</w:t>
            </w:r>
          </w:p>
        </w:tc>
        <w:tc>
          <w:tcPr>
            <w:tcW w:w="2340" w:type="dxa"/>
          </w:tcPr>
          <w:p w14:paraId="7AEAC1EE" w14:textId="77777777" w:rsidR="0040088D" w:rsidRPr="00465068" w:rsidRDefault="0040088D" w:rsidP="006133DA">
            <w:pPr>
              <w:pStyle w:val="TABLE-col-heading"/>
              <w:rPr>
                <w:lang w:val="en-US"/>
              </w:rPr>
            </w:pPr>
            <w:r w:rsidRPr="00465068">
              <w:rPr>
                <w:lang w:val="en-US"/>
              </w:rPr>
              <w:t>Description</w:t>
            </w:r>
          </w:p>
        </w:tc>
        <w:tc>
          <w:tcPr>
            <w:tcW w:w="1710" w:type="dxa"/>
          </w:tcPr>
          <w:p w14:paraId="1B1EC87D" w14:textId="77777777" w:rsidR="0040088D" w:rsidRPr="00465068" w:rsidRDefault="0040088D" w:rsidP="006133DA">
            <w:pPr>
              <w:pStyle w:val="TABLE-col-heading"/>
              <w:rPr>
                <w:lang w:val="en-US"/>
              </w:rPr>
            </w:pPr>
            <w:r w:rsidRPr="00465068">
              <w:rPr>
                <w:lang w:val="en-US"/>
              </w:rPr>
              <w:t>Production examples</w:t>
            </w:r>
          </w:p>
        </w:tc>
        <w:tc>
          <w:tcPr>
            <w:tcW w:w="1530" w:type="dxa"/>
          </w:tcPr>
          <w:p w14:paraId="06FE3529" w14:textId="77777777" w:rsidR="0040088D" w:rsidRPr="00465068" w:rsidRDefault="0040088D" w:rsidP="006133DA">
            <w:pPr>
              <w:pStyle w:val="TABLE-col-heading"/>
              <w:rPr>
                <w:lang w:val="en-US"/>
              </w:rPr>
            </w:pPr>
            <w:r w:rsidRPr="00465068">
              <w:rPr>
                <w:lang w:val="en-US"/>
              </w:rPr>
              <w:t>Maintenance examples</w:t>
            </w:r>
          </w:p>
        </w:tc>
        <w:tc>
          <w:tcPr>
            <w:tcW w:w="1170" w:type="dxa"/>
          </w:tcPr>
          <w:p w14:paraId="614A1FE3" w14:textId="77777777" w:rsidR="0040088D" w:rsidRPr="00465068" w:rsidRDefault="0040088D" w:rsidP="006133DA">
            <w:pPr>
              <w:pStyle w:val="TABLE-col-heading"/>
              <w:rPr>
                <w:lang w:val="en-US"/>
              </w:rPr>
            </w:pPr>
            <w:r w:rsidRPr="00465068">
              <w:rPr>
                <w:lang w:val="en-US"/>
              </w:rPr>
              <w:t>Quality examples</w:t>
            </w:r>
          </w:p>
        </w:tc>
        <w:tc>
          <w:tcPr>
            <w:tcW w:w="1075" w:type="dxa"/>
          </w:tcPr>
          <w:p w14:paraId="73B637EE" w14:textId="77777777" w:rsidR="0040088D" w:rsidRPr="00465068" w:rsidRDefault="0040088D" w:rsidP="006133DA">
            <w:pPr>
              <w:pStyle w:val="TABLE-col-heading"/>
              <w:rPr>
                <w:lang w:val="en-US"/>
              </w:rPr>
            </w:pPr>
            <w:r w:rsidRPr="00465068">
              <w:rPr>
                <w:lang w:val="en-US"/>
              </w:rPr>
              <w:t>Inventory examples</w:t>
            </w:r>
          </w:p>
        </w:tc>
      </w:tr>
      <w:tr w:rsidR="0040088D" w:rsidRPr="00465068" w14:paraId="24CEFB71" w14:textId="77777777" w:rsidTr="00262AC6">
        <w:trPr>
          <w:trHeight w:val="728"/>
        </w:trPr>
        <w:tc>
          <w:tcPr>
            <w:tcW w:w="1525" w:type="dxa"/>
          </w:tcPr>
          <w:p w14:paraId="1CAE3419" w14:textId="77777777" w:rsidR="0040088D" w:rsidRPr="00465068" w:rsidRDefault="0040088D" w:rsidP="006133DA">
            <w:pPr>
              <w:pStyle w:val="TABLE-cell"/>
              <w:rPr>
                <w:lang w:val="en-US"/>
              </w:rPr>
            </w:pPr>
            <w:r w:rsidRPr="00465068">
              <w:rPr>
                <w:lang w:val="en-US"/>
              </w:rPr>
              <w:t>ID</w:t>
            </w:r>
          </w:p>
        </w:tc>
        <w:tc>
          <w:tcPr>
            <w:tcW w:w="2340" w:type="dxa"/>
          </w:tcPr>
          <w:p w14:paraId="62116F5B" w14:textId="77777777" w:rsidR="0040088D" w:rsidRPr="00465068" w:rsidRDefault="0040088D" w:rsidP="006133DA">
            <w:pPr>
              <w:pStyle w:val="TABLE-cell"/>
              <w:rPr>
                <w:lang w:val="en-US"/>
              </w:rPr>
            </w:pPr>
            <w:r w:rsidRPr="00465068">
              <w:rPr>
                <w:lang w:val="en-US"/>
              </w:rPr>
              <w:t xml:space="preserve">Identification of the </w:t>
            </w:r>
            <w:r>
              <w:rPr>
                <w:i/>
                <w:lang w:val="en-US"/>
              </w:rPr>
              <w:t>operations event</w:t>
            </w:r>
            <w:r w:rsidRPr="00465068">
              <w:rPr>
                <w:i/>
                <w:lang w:val="en-US"/>
              </w:rPr>
              <w:t xml:space="preserve"> definition</w:t>
            </w:r>
            <w:r w:rsidRPr="00465068">
              <w:rPr>
                <w:lang w:val="en-US"/>
              </w:rPr>
              <w:t xml:space="preserve">. </w:t>
            </w:r>
          </w:p>
        </w:tc>
        <w:tc>
          <w:tcPr>
            <w:tcW w:w="1710" w:type="dxa"/>
          </w:tcPr>
          <w:p w14:paraId="1BAC5783" w14:textId="6387CE5A" w:rsidR="0040088D" w:rsidRPr="00465068" w:rsidRDefault="006133DA" w:rsidP="006133DA">
            <w:pPr>
              <w:pStyle w:val="TABLE-cell"/>
              <w:rPr>
                <w:lang w:val="en-US"/>
              </w:rPr>
            </w:pPr>
            <w:r>
              <w:rPr>
                <w:lang w:val="en-US"/>
              </w:rPr>
              <w:t xml:space="preserve">WorkAlert ScheduleUpdate </w:t>
            </w:r>
            <w:r w:rsidR="0040088D" w:rsidRPr="00465068">
              <w:rPr>
                <w:lang w:val="en-US"/>
              </w:rPr>
              <w:t>DowntimeStart</w:t>
            </w:r>
          </w:p>
        </w:tc>
        <w:tc>
          <w:tcPr>
            <w:tcW w:w="1530" w:type="dxa"/>
          </w:tcPr>
          <w:p w14:paraId="3DA5F995" w14:textId="77777777" w:rsidR="0040088D" w:rsidRPr="00465068" w:rsidRDefault="0040088D" w:rsidP="006133DA">
            <w:pPr>
              <w:pStyle w:val="TABLE-cell"/>
              <w:rPr>
                <w:lang w:val="en-US"/>
              </w:rPr>
            </w:pPr>
            <w:r w:rsidRPr="00465068">
              <w:rPr>
                <w:lang w:val="en-US"/>
              </w:rPr>
              <w:t>JobCompleted</w:t>
            </w:r>
          </w:p>
        </w:tc>
        <w:tc>
          <w:tcPr>
            <w:tcW w:w="1170" w:type="dxa"/>
          </w:tcPr>
          <w:p w14:paraId="23649D6D" w14:textId="77777777" w:rsidR="0040088D" w:rsidRPr="00465068" w:rsidRDefault="0040088D" w:rsidP="006133DA">
            <w:pPr>
              <w:pStyle w:val="TABLE-cell"/>
              <w:rPr>
                <w:lang w:val="en-US"/>
              </w:rPr>
            </w:pPr>
            <w:r w:rsidRPr="00465068">
              <w:rPr>
                <w:lang w:val="en-US"/>
              </w:rPr>
              <w:t>TestReport</w:t>
            </w:r>
          </w:p>
        </w:tc>
        <w:tc>
          <w:tcPr>
            <w:tcW w:w="1075" w:type="dxa"/>
          </w:tcPr>
          <w:p w14:paraId="7AD6FDAE" w14:textId="455C0995" w:rsidR="0040088D" w:rsidRPr="00465068" w:rsidRDefault="006133DA" w:rsidP="006133DA">
            <w:pPr>
              <w:pStyle w:val="TABLE-cell"/>
              <w:rPr>
                <w:lang w:val="en-US"/>
              </w:rPr>
            </w:pPr>
            <w:r>
              <w:rPr>
                <w:lang w:val="en-US"/>
              </w:rPr>
              <w:t xml:space="preserve">Inven88 </w:t>
            </w:r>
            <w:r w:rsidR="0040088D" w:rsidRPr="00465068">
              <w:rPr>
                <w:lang w:val="en-US"/>
              </w:rPr>
              <w:t>MaterialMovement</w:t>
            </w:r>
          </w:p>
        </w:tc>
      </w:tr>
      <w:tr w:rsidR="0040088D" w:rsidRPr="00465068" w14:paraId="142D506A" w14:textId="77777777" w:rsidTr="00262AC6">
        <w:trPr>
          <w:trHeight w:val="791"/>
        </w:trPr>
        <w:tc>
          <w:tcPr>
            <w:tcW w:w="1525" w:type="dxa"/>
          </w:tcPr>
          <w:p w14:paraId="3390E203" w14:textId="77777777" w:rsidR="0040088D" w:rsidRPr="00465068" w:rsidRDefault="0040088D" w:rsidP="006133DA">
            <w:pPr>
              <w:pStyle w:val="TABLE-cell"/>
              <w:rPr>
                <w:lang w:val="en-US"/>
              </w:rPr>
            </w:pPr>
            <w:r w:rsidRPr="00465068">
              <w:rPr>
                <w:lang w:val="en-US"/>
              </w:rPr>
              <w:t>Description</w:t>
            </w:r>
          </w:p>
        </w:tc>
        <w:tc>
          <w:tcPr>
            <w:tcW w:w="2340" w:type="dxa"/>
          </w:tcPr>
          <w:p w14:paraId="583B5D43" w14:textId="77777777" w:rsidR="0040088D" w:rsidRPr="00465068" w:rsidRDefault="0040088D" w:rsidP="006133DA">
            <w:pPr>
              <w:pStyle w:val="TABLE-cell"/>
              <w:rPr>
                <w:lang w:val="en-US"/>
              </w:rPr>
            </w:pPr>
            <w:r w:rsidRPr="00465068">
              <w:rPr>
                <w:lang w:val="en-US"/>
              </w:rPr>
              <w:t xml:space="preserve">Contains additional information and descriptions of the </w:t>
            </w:r>
            <w:r>
              <w:rPr>
                <w:i/>
                <w:lang w:val="en-US"/>
              </w:rPr>
              <w:t>operations event</w:t>
            </w:r>
            <w:r w:rsidRPr="00465068">
              <w:rPr>
                <w:i/>
                <w:lang w:val="en-US"/>
              </w:rPr>
              <w:t xml:space="preserve"> definition</w:t>
            </w:r>
            <w:r w:rsidRPr="00465068">
              <w:rPr>
                <w:lang w:val="en-US"/>
              </w:rPr>
              <w:t>.</w:t>
            </w:r>
          </w:p>
        </w:tc>
        <w:tc>
          <w:tcPr>
            <w:tcW w:w="1710" w:type="dxa"/>
          </w:tcPr>
          <w:p w14:paraId="7875BAD0" w14:textId="77777777" w:rsidR="0040088D" w:rsidRPr="00465068" w:rsidRDefault="0040088D" w:rsidP="006133DA">
            <w:pPr>
              <w:pStyle w:val="TABLE-cell"/>
              <w:rPr>
                <w:lang w:val="en-US"/>
              </w:rPr>
            </w:pPr>
            <w:r w:rsidRPr="00465068">
              <w:rPr>
                <w:lang w:val="en-US"/>
              </w:rPr>
              <w:t>Notification of job started</w:t>
            </w:r>
          </w:p>
        </w:tc>
        <w:tc>
          <w:tcPr>
            <w:tcW w:w="1530" w:type="dxa"/>
          </w:tcPr>
          <w:p w14:paraId="578CB7D8" w14:textId="77777777" w:rsidR="0040088D" w:rsidRPr="00465068" w:rsidRDefault="0040088D" w:rsidP="006133DA">
            <w:pPr>
              <w:pStyle w:val="TABLE-cell"/>
              <w:rPr>
                <w:lang w:val="en-US"/>
              </w:rPr>
            </w:pPr>
            <w:r w:rsidRPr="00465068">
              <w:rPr>
                <w:lang w:val="en-US"/>
              </w:rPr>
              <w:t>Reminder that PM is overdue</w:t>
            </w:r>
          </w:p>
        </w:tc>
        <w:tc>
          <w:tcPr>
            <w:tcW w:w="1170" w:type="dxa"/>
          </w:tcPr>
          <w:p w14:paraId="4C75C417" w14:textId="77777777" w:rsidR="0040088D" w:rsidRPr="00465068" w:rsidRDefault="0040088D" w:rsidP="006133DA">
            <w:pPr>
              <w:pStyle w:val="TABLE-cell"/>
              <w:rPr>
                <w:lang w:val="en-US"/>
              </w:rPr>
            </w:pPr>
            <w:r w:rsidRPr="00465068">
              <w:rPr>
                <w:lang w:val="en-US"/>
              </w:rPr>
              <w:t>Test setup complete</w:t>
            </w:r>
          </w:p>
        </w:tc>
        <w:tc>
          <w:tcPr>
            <w:tcW w:w="1075" w:type="dxa"/>
          </w:tcPr>
          <w:p w14:paraId="5CF09267" w14:textId="77777777" w:rsidR="0040088D" w:rsidRPr="00465068" w:rsidRDefault="0040088D" w:rsidP="006133DA">
            <w:pPr>
              <w:pStyle w:val="TABLE-cell"/>
              <w:rPr>
                <w:lang w:val="en-US"/>
              </w:rPr>
            </w:pPr>
            <w:r w:rsidRPr="00465068">
              <w:rPr>
                <w:lang w:val="en-US"/>
              </w:rPr>
              <w:t>Shipment arrived</w:t>
            </w:r>
          </w:p>
        </w:tc>
      </w:tr>
      <w:tr w:rsidR="0040088D" w:rsidRPr="00465068" w14:paraId="3598546F" w14:textId="77777777" w:rsidTr="00262AC6">
        <w:trPr>
          <w:trHeight w:val="791"/>
        </w:trPr>
        <w:tc>
          <w:tcPr>
            <w:tcW w:w="1525" w:type="dxa"/>
            <w:tcBorders>
              <w:top w:val="single" w:sz="4" w:space="0" w:color="auto"/>
              <w:left w:val="single" w:sz="4" w:space="0" w:color="auto"/>
              <w:bottom w:val="single" w:sz="4" w:space="0" w:color="auto"/>
              <w:right w:val="single" w:sz="4" w:space="0" w:color="auto"/>
            </w:tcBorders>
          </w:tcPr>
          <w:p w14:paraId="2972A191" w14:textId="77777777" w:rsidR="0040088D" w:rsidRPr="00465068" w:rsidRDefault="0040088D" w:rsidP="006133DA">
            <w:pPr>
              <w:pStyle w:val="TABLE-cell"/>
              <w:rPr>
                <w:lang w:val="en-US"/>
              </w:rPr>
            </w:pPr>
            <w:r w:rsidRPr="00465068">
              <w:rPr>
                <w:lang w:val="en-US"/>
              </w:rPr>
              <w:t>Hierarchy scope</w:t>
            </w:r>
          </w:p>
        </w:tc>
        <w:tc>
          <w:tcPr>
            <w:tcW w:w="2340" w:type="dxa"/>
            <w:tcBorders>
              <w:top w:val="single" w:sz="4" w:space="0" w:color="auto"/>
              <w:left w:val="single" w:sz="4" w:space="0" w:color="auto"/>
              <w:bottom w:val="single" w:sz="4" w:space="0" w:color="auto"/>
              <w:right w:val="single" w:sz="4" w:space="0" w:color="auto"/>
            </w:tcBorders>
          </w:tcPr>
          <w:p w14:paraId="2DACEDDA" w14:textId="77777777" w:rsidR="0040088D" w:rsidRPr="00465068" w:rsidRDefault="0040088D" w:rsidP="006133DA">
            <w:pPr>
              <w:pStyle w:val="TABLE-cell"/>
              <w:rPr>
                <w:lang w:val="en-US"/>
              </w:rPr>
            </w:pPr>
            <w:r w:rsidRPr="00465068">
              <w:rPr>
                <w:lang w:val="en-US"/>
              </w:rPr>
              <w:t>Identifies where the exchanged information fits within the role based equipment hierarchy.</w:t>
            </w:r>
          </w:p>
        </w:tc>
        <w:tc>
          <w:tcPr>
            <w:tcW w:w="1710" w:type="dxa"/>
            <w:tcBorders>
              <w:top w:val="single" w:sz="4" w:space="0" w:color="auto"/>
              <w:left w:val="single" w:sz="4" w:space="0" w:color="auto"/>
              <w:bottom w:val="single" w:sz="4" w:space="0" w:color="auto"/>
              <w:right w:val="single" w:sz="4" w:space="0" w:color="auto"/>
            </w:tcBorders>
          </w:tcPr>
          <w:p w14:paraId="5E2D842F" w14:textId="77777777" w:rsidR="0040088D" w:rsidRPr="00465068" w:rsidRDefault="0040088D" w:rsidP="006133DA">
            <w:pPr>
              <w:pStyle w:val="TABLE-cell"/>
              <w:rPr>
                <w:lang w:val="en-US"/>
              </w:rPr>
            </w:pPr>
            <w:r w:rsidRPr="00465068">
              <w:rPr>
                <w:lang w:val="en-US"/>
              </w:rPr>
              <w:t>East Wing</w:t>
            </w:r>
          </w:p>
        </w:tc>
        <w:tc>
          <w:tcPr>
            <w:tcW w:w="1530" w:type="dxa"/>
            <w:tcBorders>
              <w:top w:val="single" w:sz="4" w:space="0" w:color="auto"/>
              <w:left w:val="single" w:sz="4" w:space="0" w:color="auto"/>
              <w:bottom w:val="single" w:sz="4" w:space="0" w:color="auto"/>
              <w:right w:val="single" w:sz="4" w:space="0" w:color="auto"/>
            </w:tcBorders>
          </w:tcPr>
          <w:p w14:paraId="6E2492A9" w14:textId="1DD00688" w:rsidR="0040088D" w:rsidRPr="00465068" w:rsidRDefault="006133DA" w:rsidP="006133DA">
            <w:pPr>
              <w:pStyle w:val="TABLE-cell"/>
              <w:rPr>
                <w:lang w:val="en-US"/>
              </w:rPr>
            </w:pPr>
            <w:r>
              <w:rPr>
                <w:lang w:val="en-US"/>
              </w:rPr>
              <w:t xml:space="preserve">Manufacturing </w:t>
            </w:r>
            <w:r w:rsidR="0040088D" w:rsidRPr="00465068">
              <w:rPr>
                <w:lang w:val="en-US"/>
              </w:rPr>
              <w:t>Line #2</w:t>
            </w:r>
          </w:p>
        </w:tc>
        <w:tc>
          <w:tcPr>
            <w:tcW w:w="1170" w:type="dxa"/>
            <w:tcBorders>
              <w:top w:val="single" w:sz="4" w:space="0" w:color="auto"/>
              <w:left w:val="single" w:sz="4" w:space="0" w:color="auto"/>
              <w:bottom w:val="single" w:sz="4" w:space="0" w:color="auto"/>
              <w:right w:val="single" w:sz="4" w:space="0" w:color="auto"/>
            </w:tcBorders>
          </w:tcPr>
          <w:p w14:paraId="44AB3BBA" w14:textId="559B485B" w:rsidR="0040088D" w:rsidRPr="00465068" w:rsidRDefault="006133DA" w:rsidP="006133DA">
            <w:pPr>
              <w:pStyle w:val="TABLE-cell"/>
              <w:rPr>
                <w:lang w:val="en-US"/>
              </w:rPr>
            </w:pPr>
            <w:r>
              <w:rPr>
                <w:lang w:val="en-US"/>
              </w:rPr>
              <w:t xml:space="preserve">CNC Machine Asset ID </w:t>
            </w:r>
            <w:r w:rsidR="0040088D" w:rsidRPr="00465068">
              <w:rPr>
                <w:lang w:val="en-US"/>
              </w:rPr>
              <w:t>13465</w:t>
            </w:r>
          </w:p>
        </w:tc>
        <w:tc>
          <w:tcPr>
            <w:tcW w:w="1075" w:type="dxa"/>
            <w:tcBorders>
              <w:top w:val="single" w:sz="4" w:space="0" w:color="auto"/>
              <w:left w:val="single" w:sz="4" w:space="0" w:color="auto"/>
              <w:bottom w:val="single" w:sz="4" w:space="0" w:color="auto"/>
              <w:right w:val="single" w:sz="4" w:space="0" w:color="auto"/>
            </w:tcBorders>
          </w:tcPr>
          <w:p w14:paraId="078C8A0A" w14:textId="4859F104" w:rsidR="0040088D" w:rsidRPr="00465068" w:rsidRDefault="000536A7" w:rsidP="006133DA">
            <w:pPr>
              <w:pStyle w:val="TABLE-cell"/>
              <w:rPr>
                <w:lang w:val="en-US"/>
              </w:rPr>
            </w:pPr>
            <w:r>
              <w:rPr>
                <w:lang w:val="en-US"/>
              </w:rPr>
              <w:t xml:space="preserve">Test Cell 4 Receiving </w:t>
            </w:r>
            <w:r w:rsidR="0040088D" w:rsidRPr="00465068">
              <w:rPr>
                <w:lang w:val="en-US"/>
              </w:rPr>
              <w:t>Warehouse B</w:t>
            </w:r>
          </w:p>
        </w:tc>
      </w:tr>
      <w:tr w:rsidR="0040088D" w:rsidRPr="00465068" w14:paraId="2825B866" w14:textId="77777777" w:rsidTr="00262AC6">
        <w:trPr>
          <w:trHeight w:val="773"/>
        </w:trPr>
        <w:tc>
          <w:tcPr>
            <w:tcW w:w="1525" w:type="dxa"/>
          </w:tcPr>
          <w:p w14:paraId="2FEC0602" w14:textId="77777777" w:rsidR="0040088D" w:rsidRPr="00465068" w:rsidRDefault="0040088D" w:rsidP="006133DA">
            <w:pPr>
              <w:pStyle w:val="TABLE-cell"/>
              <w:rPr>
                <w:lang w:val="en-US"/>
              </w:rPr>
            </w:pPr>
            <w:r w:rsidRPr="00465068">
              <w:rPr>
                <w:lang w:val="en-US"/>
              </w:rPr>
              <w:t>Priority</w:t>
            </w:r>
          </w:p>
        </w:tc>
        <w:tc>
          <w:tcPr>
            <w:tcW w:w="2340" w:type="dxa"/>
          </w:tcPr>
          <w:p w14:paraId="0CAF52D8" w14:textId="03A9BA24" w:rsidR="0040088D" w:rsidRPr="00465068" w:rsidRDefault="0040088D" w:rsidP="006133DA">
            <w:pPr>
              <w:pStyle w:val="TABLE-cell"/>
              <w:rPr>
                <w:lang w:val="en-US"/>
              </w:rPr>
            </w:pPr>
            <w:r w:rsidRPr="00465068">
              <w:rPr>
                <w:lang w:val="en-US"/>
              </w:rPr>
              <w:t>List of the priorities that act as a guide to the relative level of importance of a</w:t>
            </w:r>
            <w:r w:rsidR="00CA5E07">
              <w:rPr>
                <w:lang w:val="en-US"/>
              </w:rPr>
              <w:t>n</w:t>
            </w:r>
            <w:r w:rsidRPr="00465068">
              <w:rPr>
                <w:lang w:val="en-US"/>
              </w:rPr>
              <w:t xml:space="preserve"> </w:t>
            </w:r>
            <w:r>
              <w:rPr>
                <w:i/>
                <w:lang w:val="en-US"/>
              </w:rPr>
              <w:t>operations event</w:t>
            </w:r>
            <w:r w:rsidRPr="00465068">
              <w:rPr>
                <w:i/>
                <w:lang w:val="en-US"/>
              </w:rPr>
              <w:t>.</w:t>
            </w:r>
          </w:p>
        </w:tc>
        <w:tc>
          <w:tcPr>
            <w:tcW w:w="1710" w:type="dxa"/>
          </w:tcPr>
          <w:p w14:paraId="3D09F353" w14:textId="77777777" w:rsidR="0040088D" w:rsidRPr="00465068" w:rsidRDefault="0040088D" w:rsidP="006133DA">
            <w:pPr>
              <w:pStyle w:val="TABLE-cell"/>
              <w:rPr>
                <w:lang w:val="en-US"/>
              </w:rPr>
            </w:pPr>
            <w:r w:rsidRPr="00465068">
              <w:rPr>
                <w:lang w:val="en-US"/>
              </w:rPr>
              <w:t>{1,2,3}</w:t>
            </w:r>
          </w:p>
        </w:tc>
        <w:tc>
          <w:tcPr>
            <w:tcW w:w="1530" w:type="dxa"/>
          </w:tcPr>
          <w:p w14:paraId="41C87C3D" w14:textId="77777777" w:rsidR="0040088D" w:rsidRPr="00465068" w:rsidRDefault="0040088D" w:rsidP="006133DA">
            <w:pPr>
              <w:pStyle w:val="TABLE-cell"/>
              <w:rPr>
                <w:lang w:val="en-US"/>
              </w:rPr>
            </w:pPr>
            <w:r w:rsidRPr="00465068">
              <w:rPr>
                <w:lang w:val="en-US"/>
              </w:rPr>
              <w:t>{Low, Medium, High}</w:t>
            </w:r>
          </w:p>
        </w:tc>
        <w:tc>
          <w:tcPr>
            <w:tcW w:w="1170" w:type="dxa"/>
          </w:tcPr>
          <w:p w14:paraId="4352F5C5" w14:textId="77777777" w:rsidR="0040088D" w:rsidRPr="00465068" w:rsidRDefault="0040088D" w:rsidP="006133DA">
            <w:pPr>
              <w:pStyle w:val="TABLE-cell"/>
              <w:rPr>
                <w:lang w:val="en-US"/>
              </w:rPr>
            </w:pPr>
            <w:r w:rsidRPr="00465068">
              <w:rPr>
                <w:lang w:val="en-US"/>
              </w:rPr>
              <w:t>{Information, Error}</w:t>
            </w:r>
          </w:p>
        </w:tc>
        <w:tc>
          <w:tcPr>
            <w:tcW w:w="1075" w:type="dxa"/>
          </w:tcPr>
          <w:p w14:paraId="60AB5697" w14:textId="11DB9A90" w:rsidR="0040088D" w:rsidRPr="00465068" w:rsidRDefault="0040088D" w:rsidP="006133DA">
            <w:pPr>
              <w:pStyle w:val="TABLE-cell"/>
              <w:rPr>
                <w:lang w:val="en-US"/>
              </w:rPr>
            </w:pPr>
            <w:r w:rsidRPr="00465068">
              <w:rPr>
                <w:lang w:val="en-US"/>
              </w:rPr>
              <w:t>{</w:t>
            </w:r>
            <w:r w:rsidR="00CA5E07" w:rsidRPr="00465068">
              <w:rPr>
                <w:lang w:val="en-US"/>
              </w:rPr>
              <w:t>1...</w:t>
            </w:r>
            <w:r w:rsidRPr="00465068">
              <w:rPr>
                <w:lang w:val="en-US"/>
              </w:rPr>
              <w:t>10}</w:t>
            </w:r>
          </w:p>
        </w:tc>
      </w:tr>
      <w:tr w:rsidR="0040088D" w:rsidRPr="00465068" w14:paraId="6408852D" w14:textId="77777777" w:rsidTr="00262AC6">
        <w:tc>
          <w:tcPr>
            <w:tcW w:w="1525" w:type="dxa"/>
          </w:tcPr>
          <w:p w14:paraId="4A1FD6DA" w14:textId="77777777" w:rsidR="0040088D" w:rsidRPr="00465068" w:rsidRDefault="0040088D" w:rsidP="006133DA">
            <w:pPr>
              <w:pStyle w:val="TABLE-cell"/>
              <w:rPr>
                <w:lang w:val="en-US"/>
              </w:rPr>
            </w:pPr>
            <w:r>
              <w:rPr>
                <w:lang w:val="en-US"/>
              </w:rPr>
              <w:t>Operations event type</w:t>
            </w:r>
          </w:p>
        </w:tc>
        <w:tc>
          <w:tcPr>
            <w:tcW w:w="2340" w:type="dxa"/>
          </w:tcPr>
          <w:p w14:paraId="48FF7F1C" w14:textId="77777777" w:rsidR="004E5E74" w:rsidRDefault="0040088D" w:rsidP="006133DA">
            <w:pPr>
              <w:pStyle w:val="TABLE-cell"/>
              <w:rPr>
                <w:i/>
                <w:lang w:val="en-US"/>
              </w:rPr>
            </w:pPr>
            <w:r>
              <w:rPr>
                <w:lang w:val="en-US"/>
              </w:rPr>
              <w:t xml:space="preserve">The type of Level 3 </w:t>
            </w:r>
            <w:r>
              <w:rPr>
                <w:i/>
                <w:lang w:val="en-US"/>
              </w:rPr>
              <w:t xml:space="preserve">operations event. </w:t>
            </w:r>
          </w:p>
          <w:p w14:paraId="42825312" w14:textId="77D03026" w:rsidR="0040088D" w:rsidRDefault="0040088D" w:rsidP="006133DA">
            <w:pPr>
              <w:pStyle w:val="TABLE-cell"/>
              <w:rPr>
                <w:lang w:val="en-US"/>
              </w:rPr>
            </w:pPr>
            <w:r w:rsidRPr="00957F27">
              <w:rPr>
                <w:lang w:val="en-US"/>
              </w:rPr>
              <w:t xml:space="preserve">The </w:t>
            </w:r>
            <w:r>
              <w:rPr>
                <w:lang w:val="en-US"/>
              </w:rPr>
              <w:t xml:space="preserve">defined values are </w:t>
            </w:r>
          </w:p>
          <w:p w14:paraId="169748DD" w14:textId="77777777" w:rsidR="004E5E74" w:rsidRDefault="0040088D" w:rsidP="006133DA">
            <w:pPr>
              <w:pStyle w:val="TABLE-cell"/>
              <w:rPr>
                <w:lang w:val="en-US"/>
              </w:rPr>
            </w:pPr>
            <w:r>
              <w:rPr>
                <w:lang w:val="en-US"/>
              </w:rPr>
              <w:t xml:space="preserve">Event, alert, alarm. </w:t>
            </w:r>
          </w:p>
          <w:p w14:paraId="1CB9A645" w14:textId="4256CA2F" w:rsidR="0040088D" w:rsidRPr="00465068" w:rsidRDefault="0040088D" w:rsidP="006133DA">
            <w:pPr>
              <w:pStyle w:val="TABLE-cell"/>
              <w:rPr>
                <w:lang w:val="en-US"/>
              </w:rPr>
            </w:pPr>
            <w:r>
              <w:rPr>
                <w:lang w:val="en-US"/>
              </w:rPr>
              <w:t xml:space="preserve">This attribute </w:t>
            </w:r>
            <w:r w:rsidRPr="00957F27">
              <w:rPr>
                <w:lang w:val="en-US"/>
              </w:rPr>
              <w:t>mus</w:t>
            </w:r>
            <w:r>
              <w:rPr>
                <w:lang w:val="en-US"/>
              </w:rPr>
              <w:t>t</w:t>
            </w:r>
            <w:r w:rsidRPr="00957F27">
              <w:rPr>
                <w:lang w:val="en-US"/>
              </w:rPr>
              <w:t xml:space="preserve"> </w:t>
            </w:r>
            <w:r>
              <w:rPr>
                <w:lang w:val="en-US"/>
              </w:rPr>
              <w:t xml:space="preserve">be defined in the corresponding </w:t>
            </w:r>
            <w:r>
              <w:rPr>
                <w:i/>
                <w:lang w:val="en-US"/>
              </w:rPr>
              <w:t>operations event</w:t>
            </w:r>
            <w:r w:rsidRPr="00D5465E">
              <w:rPr>
                <w:i/>
                <w:lang w:val="en-US"/>
              </w:rPr>
              <w:t xml:space="preserve"> definition</w:t>
            </w:r>
            <w:r>
              <w:rPr>
                <w:lang w:val="en-US"/>
              </w:rPr>
              <w:t>.</w:t>
            </w:r>
          </w:p>
        </w:tc>
        <w:tc>
          <w:tcPr>
            <w:tcW w:w="1710" w:type="dxa"/>
          </w:tcPr>
          <w:p w14:paraId="192C588B" w14:textId="77777777" w:rsidR="0040088D" w:rsidRPr="00465068" w:rsidRDefault="0040088D" w:rsidP="006133DA">
            <w:pPr>
              <w:pStyle w:val="TABLE-cell"/>
              <w:rPr>
                <w:lang w:val="en-US"/>
              </w:rPr>
            </w:pPr>
            <w:r>
              <w:rPr>
                <w:lang w:val="en-US"/>
              </w:rPr>
              <w:t>Alarm</w:t>
            </w:r>
          </w:p>
        </w:tc>
        <w:tc>
          <w:tcPr>
            <w:tcW w:w="1530" w:type="dxa"/>
          </w:tcPr>
          <w:p w14:paraId="554D9E2B" w14:textId="77777777" w:rsidR="0040088D" w:rsidRPr="00465068" w:rsidRDefault="0040088D" w:rsidP="006133DA">
            <w:pPr>
              <w:pStyle w:val="TABLE-cell"/>
              <w:rPr>
                <w:lang w:val="en-US"/>
              </w:rPr>
            </w:pPr>
            <w:r>
              <w:rPr>
                <w:lang w:val="en-US"/>
              </w:rPr>
              <w:t>Alert</w:t>
            </w:r>
          </w:p>
        </w:tc>
        <w:tc>
          <w:tcPr>
            <w:tcW w:w="1170" w:type="dxa"/>
          </w:tcPr>
          <w:p w14:paraId="1DB9B103" w14:textId="77777777" w:rsidR="0040088D" w:rsidRPr="00465068" w:rsidRDefault="0040088D" w:rsidP="006133DA">
            <w:pPr>
              <w:pStyle w:val="TABLE-cell"/>
              <w:rPr>
                <w:lang w:val="en-US"/>
              </w:rPr>
            </w:pPr>
            <w:r>
              <w:rPr>
                <w:lang w:val="en-US"/>
              </w:rPr>
              <w:t>Event</w:t>
            </w:r>
          </w:p>
        </w:tc>
        <w:tc>
          <w:tcPr>
            <w:tcW w:w="1075" w:type="dxa"/>
          </w:tcPr>
          <w:p w14:paraId="77C88E50" w14:textId="77777777" w:rsidR="0040088D" w:rsidRPr="00465068" w:rsidRDefault="0040088D" w:rsidP="006133DA">
            <w:pPr>
              <w:pStyle w:val="TABLE-cell"/>
              <w:rPr>
                <w:lang w:val="en-US"/>
              </w:rPr>
            </w:pPr>
            <w:r>
              <w:rPr>
                <w:lang w:val="en-US"/>
              </w:rPr>
              <w:t>Event</w:t>
            </w:r>
          </w:p>
        </w:tc>
      </w:tr>
      <w:tr w:rsidR="0040088D" w:rsidRPr="00465068" w14:paraId="024CE5F9" w14:textId="77777777" w:rsidTr="00262AC6">
        <w:tc>
          <w:tcPr>
            <w:tcW w:w="1525" w:type="dxa"/>
          </w:tcPr>
          <w:p w14:paraId="35EA01C4" w14:textId="77777777" w:rsidR="0040088D" w:rsidRDefault="0040088D" w:rsidP="006133DA">
            <w:pPr>
              <w:pStyle w:val="TABLE-cell"/>
              <w:rPr>
                <w:lang w:val="en-US"/>
              </w:rPr>
            </w:pPr>
            <w:r>
              <w:rPr>
                <w:lang w:val="en-US"/>
              </w:rPr>
              <w:t>Operations event level</w:t>
            </w:r>
          </w:p>
        </w:tc>
        <w:tc>
          <w:tcPr>
            <w:tcW w:w="2340" w:type="dxa"/>
          </w:tcPr>
          <w:p w14:paraId="6D527DB0" w14:textId="77777777" w:rsidR="0040088D" w:rsidRDefault="0040088D" w:rsidP="006133DA">
            <w:pPr>
              <w:pStyle w:val="TABLE-cell"/>
              <w:rPr>
                <w:lang w:val="en-US"/>
              </w:rPr>
            </w:pPr>
            <w:r w:rsidRPr="00995116">
              <w:rPr>
                <w:lang w:val="en-US"/>
              </w:rPr>
              <w:t xml:space="preserve">Defines </w:t>
            </w:r>
            <w:r w:rsidRPr="004E5E74">
              <w:rPr>
                <w:lang w:val="en-US"/>
              </w:rPr>
              <w:t xml:space="preserve">the domain level of </w:t>
            </w:r>
            <w:r w:rsidRPr="00995116">
              <w:rPr>
                <w:lang w:val="en-US"/>
              </w:rPr>
              <w:t xml:space="preserve">the </w:t>
            </w:r>
            <w:r>
              <w:rPr>
                <w:i/>
                <w:lang w:val="en-US"/>
              </w:rPr>
              <w:t>operations event</w:t>
            </w:r>
            <w:r>
              <w:rPr>
                <w:lang w:val="en-US"/>
              </w:rPr>
              <w:t xml:space="preserve"> publisher.</w:t>
            </w:r>
          </w:p>
          <w:p w14:paraId="10ACBFB4" w14:textId="16EEF884" w:rsidR="0040088D" w:rsidRDefault="0040088D" w:rsidP="006133DA">
            <w:pPr>
              <w:pStyle w:val="TABLE-cell"/>
              <w:rPr>
                <w:lang w:val="en-US"/>
              </w:rPr>
            </w:pPr>
            <w:r w:rsidRPr="00995116">
              <w:rPr>
                <w:lang w:val="en-US"/>
              </w:rPr>
              <w:t>Defined values</w:t>
            </w:r>
          </w:p>
          <w:p w14:paraId="4E430C1F" w14:textId="77777777" w:rsidR="0040088D" w:rsidRDefault="0040088D" w:rsidP="006133DA">
            <w:pPr>
              <w:pStyle w:val="TABLE-cell"/>
              <w:rPr>
                <w:lang w:val="en-US"/>
              </w:rPr>
            </w:pPr>
            <w:r w:rsidRPr="00995116">
              <w:rPr>
                <w:lang w:val="en-US"/>
              </w:rPr>
              <w:t>Level 3, Level 4</w:t>
            </w:r>
          </w:p>
        </w:tc>
        <w:tc>
          <w:tcPr>
            <w:tcW w:w="1710" w:type="dxa"/>
          </w:tcPr>
          <w:p w14:paraId="7D34CFC8" w14:textId="77777777" w:rsidR="0040088D" w:rsidRDefault="0040088D" w:rsidP="006133DA">
            <w:pPr>
              <w:pStyle w:val="TABLE-cell"/>
              <w:rPr>
                <w:lang w:val="en-US"/>
              </w:rPr>
            </w:pPr>
            <w:r>
              <w:rPr>
                <w:lang w:val="en-US"/>
              </w:rPr>
              <w:t>4</w:t>
            </w:r>
          </w:p>
        </w:tc>
        <w:tc>
          <w:tcPr>
            <w:tcW w:w="1530" w:type="dxa"/>
          </w:tcPr>
          <w:p w14:paraId="6E1439A5" w14:textId="77777777" w:rsidR="0040088D" w:rsidRDefault="0040088D" w:rsidP="006133DA">
            <w:pPr>
              <w:pStyle w:val="TABLE-cell"/>
              <w:rPr>
                <w:lang w:val="en-US"/>
              </w:rPr>
            </w:pPr>
            <w:r>
              <w:rPr>
                <w:lang w:val="en-US"/>
              </w:rPr>
              <w:t>4</w:t>
            </w:r>
          </w:p>
        </w:tc>
        <w:tc>
          <w:tcPr>
            <w:tcW w:w="1170" w:type="dxa"/>
          </w:tcPr>
          <w:p w14:paraId="18F450E0" w14:textId="77777777" w:rsidR="0040088D" w:rsidRDefault="0040088D" w:rsidP="006133DA">
            <w:pPr>
              <w:pStyle w:val="TABLE-cell"/>
              <w:rPr>
                <w:lang w:val="en-US"/>
              </w:rPr>
            </w:pPr>
            <w:r>
              <w:rPr>
                <w:lang w:val="en-US"/>
              </w:rPr>
              <w:t>3</w:t>
            </w:r>
          </w:p>
        </w:tc>
        <w:tc>
          <w:tcPr>
            <w:tcW w:w="1075" w:type="dxa"/>
          </w:tcPr>
          <w:p w14:paraId="6FCF646F" w14:textId="77777777" w:rsidR="0040088D" w:rsidRDefault="0040088D" w:rsidP="006133DA">
            <w:pPr>
              <w:pStyle w:val="TABLE-cell"/>
              <w:rPr>
                <w:lang w:val="en-US"/>
              </w:rPr>
            </w:pPr>
            <w:r>
              <w:rPr>
                <w:lang w:val="en-US"/>
              </w:rPr>
              <w:t>3</w:t>
            </w:r>
          </w:p>
        </w:tc>
      </w:tr>
      <w:tr w:rsidR="0040088D" w:rsidRPr="00465068" w14:paraId="318EAF32" w14:textId="77777777" w:rsidTr="00262AC6">
        <w:tc>
          <w:tcPr>
            <w:tcW w:w="1525" w:type="dxa"/>
          </w:tcPr>
          <w:p w14:paraId="5B1F2772" w14:textId="77777777" w:rsidR="0040088D" w:rsidRDefault="0040088D" w:rsidP="006133DA">
            <w:pPr>
              <w:pStyle w:val="TABLE-cell"/>
              <w:rPr>
                <w:lang w:val="en-US"/>
              </w:rPr>
            </w:pPr>
            <w:r>
              <w:rPr>
                <w:lang w:val="en-US"/>
              </w:rPr>
              <w:t xml:space="preserve">Operations type </w:t>
            </w:r>
          </w:p>
        </w:tc>
        <w:tc>
          <w:tcPr>
            <w:tcW w:w="2340" w:type="dxa"/>
          </w:tcPr>
          <w:p w14:paraId="55391DC7" w14:textId="77777777" w:rsidR="0040088D" w:rsidRDefault="0040088D" w:rsidP="006133DA">
            <w:pPr>
              <w:pStyle w:val="TABLE-cell"/>
              <w:rPr>
                <w:lang w:val="en-US"/>
              </w:rPr>
            </w:pPr>
            <w:r>
              <w:rPr>
                <w:lang w:val="en-US"/>
              </w:rPr>
              <w:t>Describes the category of operation</w:t>
            </w:r>
            <w:r w:rsidRPr="00995116">
              <w:rPr>
                <w:lang w:val="en-US"/>
              </w:rPr>
              <w:t xml:space="preserve">.  </w:t>
            </w:r>
          </w:p>
          <w:p w14:paraId="0B383237" w14:textId="77777777" w:rsidR="0040088D" w:rsidRPr="00995116" w:rsidRDefault="0040088D" w:rsidP="006133DA">
            <w:pPr>
              <w:pStyle w:val="TABLE-cell"/>
              <w:rPr>
                <w:lang w:val="en-US"/>
              </w:rPr>
            </w:pPr>
            <w:r w:rsidRPr="00995116">
              <w:rPr>
                <w:lang w:val="en-US"/>
              </w:rPr>
              <w:t>Required attribute.</w:t>
            </w:r>
          </w:p>
          <w:p w14:paraId="61AE49EE" w14:textId="66C4DA9B" w:rsidR="004E5E74" w:rsidRDefault="0040088D" w:rsidP="006133DA">
            <w:pPr>
              <w:pStyle w:val="TABLE-cell"/>
              <w:rPr>
                <w:lang w:val="en-US"/>
              </w:rPr>
            </w:pPr>
            <w:r>
              <w:rPr>
                <w:lang w:val="en-US"/>
              </w:rPr>
              <w:t>Defined values</w:t>
            </w:r>
          </w:p>
          <w:p w14:paraId="05EB1012" w14:textId="383EF0F2" w:rsidR="0040088D" w:rsidRDefault="0040088D" w:rsidP="006133DA">
            <w:pPr>
              <w:pStyle w:val="TABLE-cell"/>
              <w:rPr>
                <w:lang w:val="en-US"/>
              </w:rPr>
            </w:pPr>
            <w:r>
              <w:rPr>
                <w:lang w:val="en-US"/>
              </w:rPr>
              <w:t>Production, inventory, quality, maintenance, m</w:t>
            </w:r>
            <w:r w:rsidRPr="00995116">
              <w:rPr>
                <w:lang w:val="en-US"/>
              </w:rPr>
              <w:t>ixed</w:t>
            </w:r>
            <w:r>
              <w:rPr>
                <w:lang w:val="en-US"/>
              </w:rPr>
              <w:t>.</w:t>
            </w:r>
          </w:p>
          <w:p w14:paraId="25D43CD6" w14:textId="77777777" w:rsidR="0040088D" w:rsidRPr="00995116" w:rsidRDefault="0040088D" w:rsidP="006133DA">
            <w:pPr>
              <w:pStyle w:val="TABLE-cell"/>
              <w:rPr>
                <w:lang w:val="en-US"/>
              </w:rPr>
            </w:pPr>
            <w:r w:rsidRPr="00BB1655">
              <w:rPr>
                <w:lang w:val="en-US"/>
              </w:rPr>
              <w:t>“Mixed” shall be used when the operations schedule contains several types of operations requests and/or segment requirements.</w:t>
            </w:r>
          </w:p>
        </w:tc>
        <w:tc>
          <w:tcPr>
            <w:tcW w:w="1710" w:type="dxa"/>
          </w:tcPr>
          <w:p w14:paraId="5A2E9D5B" w14:textId="77777777" w:rsidR="0040088D" w:rsidRDefault="0040088D" w:rsidP="006133DA">
            <w:pPr>
              <w:pStyle w:val="TABLE-cell"/>
              <w:rPr>
                <w:lang w:val="en-US"/>
              </w:rPr>
            </w:pPr>
            <w:r w:rsidRPr="00957F27">
              <w:rPr>
                <w:lang w:val="en-US"/>
              </w:rPr>
              <w:t>Production</w:t>
            </w:r>
          </w:p>
        </w:tc>
        <w:tc>
          <w:tcPr>
            <w:tcW w:w="1530" w:type="dxa"/>
          </w:tcPr>
          <w:p w14:paraId="49578E11" w14:textId="77777777" w:rsidR="0040088D" w:rsidRDefault="0040088D" w:rsidP="006133DA">
            <w:pPr>
              <w:pStyle w:val="TABLE-cell"/>
              <w:rPr>
                <w:lang w:val="en-US"/>
              </w:rPr>
            </w:pPr>
            <w:r w:rsidRPr="00957F27">
              <w:rPr>
                <w:lang w:val="en-US"/>
              </w:rPr>
              <w:t>Maintenance</w:t>
            </w:r>
          </w:p>
        </w:tc>
        <w:tc>
          <w:tcPr>
            <w:tcW w:w="1170" w:type="dxa"/>
          </w:tcPr>
          <w:p w14:paraId="3EF1EC21" w14:textId="77777777" w:rsidR="0040088D" w:rsidRDefault="0040088D" w:rsidP="006133DA">
            <w:pPr>
              <w:pStyle w:val="TABLE-cell"/>
              <w:rPr>
                <w:lang w:val="en-US"/>
              </w:rPr>
            </w:pPr>
            <w:r w:rsidRPr="00957F27">
              <w:rPr>
                <w:lang w:val="en-US"/>
              </w:rPr>
              <w:t>Quality</w:t>
            </w:r>
          </w:p>
        </w:tc>
        <w:tc>
          <w:tcPr>
            <w:tcW w:w="1075" w:type="dxa"/>
          </w:tcPr>
          <w:p w14:paraId="61FC928A" w14:textId="77777777" w:rsidR="0040088D" w:rsidRDefault="0040088D" w:rsidP="006133DA">
            <w:pPr>
              <w:pStyle w:val="TABLE-cell"/>
              <w:rPr>
                <w:lang w:val="en-US"/>
              </w:rPr>
            </w:pPr>
            <w:r w:rsidRPr="00957F27">
              <w:rPr>
                <w:lang w:val="en-US"/>
              </w:rPr>
              <w:t>Inventory</w:t>
            </w:r>
          </w:p>
        </w:tc>
      </w:tr>
      <w:tr w:rsidR="0040088D" w:rsidRPr="00465068" w14:paraId="03AB7FC9" w14:textId="77777777" w:rsidTr="00262AC6">
        <w:tc>
          <w:tcPr>
            <w:tcW w:w="1525" w:type="dxa"/>
          </w:tcPr>
          <w:p w14:paraId="49E3DCB1" w14:textId="77777777" w:rsidR="0040088D" w:rsidRDefault="0040088D" w:rsidP="006133DA">
            <w:pPr>
              <w:pStyle w:val="TABLE-cell"/>
              <w:rPr>
                <w:lang w:val="en-US"/>
              </w:rPr>
            </w:pPr>
            <w:r>
              <w:rPr>
                <w:lang w:val="en-US"/>
              </w:rPr>
              <w:t>Function</w:t>
            </w:r>
          </w:p>
        </w:tc>
        <w:tc>
          <w:tcPr>
            <w:tcW w:w="2340" w:type="dxa"/>
          </w:tcPr>
          <w:p w14:paraId="45964FBD" w14:textId="77777777" w:rsidR="0040088D" w:rsidRDefault="0040088D" w:rsidP="006133DA">
            <w:pPr>
              <w:pStyle w:val="TABLE-cell"/>
              <w:rPr>
                <w:color w:val="000000"/>
                <w:lang w:val="en-US"/>
              </w:rPr>
            </w:pPr>
            <w:r w:rsidRPr="00995116">
              <w:rPr>
                <w:color w:val="000000"/>
                <w:lang w:val="en-US"/>
              </w:rPr>
              <w:t xml:space="preserve">Defines the </w:t>
            </w:r>
            <w:r w:rsidRPr="00E37482">
              <w:rPr>
                <w:i/>
                <w:color w:val="000000"/>
                <w:lang w:val="en-US"/>
              </w:rPr>
              <w:t>MOM function</w:t>
            </w:r>
            <w:r w:rsidRPr="00995116">
              <w:rPr>
                <w:color w:val="000000"/>
                <w:lang w:val="en-US"/>
              </w:rPr>
              <w:t xml:space="preserve"> of the </w:t>
            </w:r>
            <w:r>
              <w:rPr>
                <w:i/>
                <w:color w:val="000000"/>
                <w:lang w:val="en-US"/>
              </w:rPr>
              <w:t>operations event</w:t>
            </w:r>
            <w:r w:rsidRPr="00995116">
              <w:rPr>
                <w:color w:val="000000"/>
                <w:lang w:val="en-US"/>
              </w:rPr>
              <w:t xml:space="preserve"> publisher</w:t>
            </w:r>
            <w:r>
              <w:rPr>
                <w:color w:val="000000"/>
                <w:lang w:val="en-US"/>
              </w:rPr>
              <w:t>.</w:t>
            </w:r>
          </w:p>
          <w:p w14:paraId="327DCC8B" w14:textId="6F3CAE93" w:rsidR="0040088D" w:rsidRDefault="0040088D" w:rsidP="006133DA">
            <w:pPr>
              <w:pStyle w:val="TABLE-cell"/>
              <w:rPr>
                <w:color w:val="000000"/>
                <w:lang w:val="en-US"/>
              </w:rPr>
            </w:pPr>
            <w:r w:rsidRPr="00995116">
              <w:rPr>
                <w:color w:val="000000"/>
                <w:lang w:val="en-US"/>
              </w:rPr>
              <w:t xml:space="preserve">Defined values  </w:t>
            </w:r>
          </w:p>
          <w:p w14:paraId="1F1CC3E5" w14:textId="42BF2BF7" w:rsidR="0040088D" w:rsidRDefault="0040088D" w:rsidP="006133DA">
            <w:pPr>
              <w:pStyle w:val="TABLE-cell"/>
              <w:rPr>
                <w:color w:val="000000"/>
                <w:lang w:val="en-US"/>
              </w:rPr>
            </w:pPr>
            <w:r>
              <w:rPr>
                <w:color w:val="000000"/>
                <w:lang w:val="en-US"/>
              </w:rPr>
              <w:t>Part 3 MOM Activity Model defined values</w:t>
            </w:r>
          </w:p>
          <w:p w14:paraId="2D93E20A" w14:textId="77777777" w:rsidR="0040088D" w:rsidRDefault="0040088D" w:rsidP="006133DA">
            <w:pPr>
              <w:pStyle w:val="TABLE-cell"/>
              <w:rPr>
                <w:color w:val="000000"/>
                <w:lang w:val="en-US"/>
              </w:rPr>
            </w:pPr>
            <w:r>
              <w:rPr>
                <w:color w:val="000000"/>
                <w:lang w:val="en-US"/>
              </w:rPr>
              <w:t>Resource management, d</w:t>
            </w:r>
            <w:r w:rsidRPr="00995116">
              <w:rPr>
                <w:color w:val="000000"/>
                <w:lang w:val="en-US"/>
              </w:rPr>
              <w:t>efinition management, detailed scheduling, dispatching, execution management, data collection</w:t>
            </w:r>
            <w:r>
              <w:rPr>
                <w:color w:val="000000"/>
                <w:lang w:val="en-US"/>
              </w:rPr>
              <w:t>,</w:t>
            </w:r>
            <w:r w:rsidRPr="00995116">
              <w:rPr>
                <w:color w:val="000000"/>
                <w:lang w:val="en-US"/>
              </w:rPr>
              <w:t xml:space="preserve"> performance analysis, tracking</w:t>
            </w:r>
            <w:r>
              <w:rPr>
                <w:color w:val="000000"/>
                <w:lang w:val="en-US"/>
              </w:rPr>
              <w:t xml:space="preserve">, </w:t>
            </w:r>
          </w:p>
          <w:p w14:paraId="210F6DD8" w14:textId="055A4837" w:rsidR="0040088D" w:rsidRDefault="0040088D" w:rsidP="006133DA">
            <w:pPr>
              <w:pStyle w:val="TABLE-cell"/>
              <w:rPr>
                <w:color w:val="000000"/>
                <w:lang w:val="en-US"/>
              </w:rPr>
            </w:pPr>
            <w:r>
              <w:rPr>
                <w:color w:val="000000"/>
                <w:lang w:val="en-US"/>
              </w:rPr>
              <w:t>Part 1 Functional Model defined values for enterprise functions</w:t>
            </w:r>
          </w:p>
          <w:p w14:paraId="67F5BF2C" w14:textId="5FE95E37" w:rsidR="0040088D" w:rsidRDefault="0040088D" w:rsidP="006133DA">
            <w:pPr>
              <w:pStyle w:val="TABLE-cell"/>
              <w:rPr>
                <w:lang w:val="en-US"/>
              </w:rPr>
            </w:pPr>
            <w:r w:rsidRPr="008064BD">
              <w:rPr>
                <w:color w:val="000000"/>
                <w:lang w:val="en-US"/>
              </w:rPr>
              <w:t>Order p</w:t>
            </w:r>
            <w:r>
              <w:rPr>
                <w:color w:val="000000"/>
                <w:lang w:val="en-US"/>
              </w:rPr>
              <w:t xml:space="preserve">rocessing, </w:t>
            </w:r>
            <w:del w:id="12001" w:author="Charles Gifford" w:date="2017-03-15T12:34:00Z">
              <w:r w:rsidDel="0077548E">
                <w:rPr>
                  <w:color w:val="000000"/>
                  <w:lang w:val="en-US"/>
                </w:rPr>
                <w:delText>production</w:delText>
              </w:r>
            </w:del>
            <w:ins w:id="12002" w:author="Charles Gifford" w:date="2017-03-15T12:34:00Z">
              <w:r w:rsidR="0077548E">
                <w:rPr>
                  <w:color w:val="000000"/>
                  <w:lang w:val="en-US"/>
                </w:rPr>
                <w:t>operations</w:t>
              </w:r>
            </w:ins>
            <w:r>
              <w:rPr>
                <w:color w:val="000000"/>
                <w:lang w:val="en-US"/>
              </w:rPr>
              <w:t xml:space="preserve"> scheduling, production control, m</w:t>
            </w:r>
            <w:r w:rsidRPr="008064BD">
              <w:rPr>
                <w:color w:val="000000"/>
                <w:lang w:val="en-US"/>
              </w:rPr>
              <w:t>aterial and energy control</w:t>
            </w:r>
            <w:r>
              <w:rPr>
                <w:color w:val="000000"/>
                <w:lang w:val="en-US"/>
              </w:rPr>
              <w:t>, p</w:t>
            </w:r>
            <w:r w:rsidRPr="008064BD">
              <w:rPr>
                <w:color w:val="000000"/>
                <w:lang w:val="en-US"/>
              </w:rPr>
              <w:t>rocurement</w:t>
            </w:r>
            <w:r>
              <w:rPr>
                <w:color w:val="000000"/>
                <w:lang w:val="en-US"/>
              </w:rPr>
              <w:t>, quality assurance, product inventory control, product cost accounting, p</w:t>
            </w:r>
            <w:r w:rsidRPr="008064BD">
              <w:rPr>
                <w:color w:val="000000"/>
                <w:lang w:val="en-US"/>
              </w:rPr>
              <w:t>roduct shipping administr</w:t>
            </w:r>
            <w:r>
              <w:rPr>
                <w:color w:val="000000"/>
                <w:lang w:val="en-US"/>
              </w:rPr>
              <w:t>ation, maintenance management, m</w:t>
            </w:r>
            <w:r w:rsidRPr="008064BD">
              <w:rPr>
                <w:color w:val="000000"/>
                <w:lang w:val="en-US"/>
              </w:rPr>
              <w:t>arketing and sales</w:t>
            </w:r>
            <w:r>
              <w:rPr>
                <w:color w:val="000000"/>
                <w:lang w:val="en-US"/>
              </w:rPr>
              <w:t>, R&amp;D, and engineering</w:t>
            </w:r>
          </w:p>
        </w:tc>
        <w:tc>
          <w:tcPr>
            <w:tcW w:w="1710" w:type="dxa"/>
          </w:tcPr>
          <w:p w14:paraId="59B3F4AB" w14:textId="77777777" w:rsidR="0040088D" w:rsidRPr="00957F27" w:rsidRDefault="0040088D" w:rsidP="006133DA">
            <w:pPr>
              <w:pStyle w:val="TABLE-cell"/>
              <w:rPr>
                <w:lang w:val="en-US"/>
              </w:rPr>
            </w:pPr>
            <w:r>
              <w:rPr>
                <w:color w:val="000000"/>
                <w:lang w:val="en-US"/>
              </w:rPr>
              <w:t xml:space="preserve">Detailed </w:t>
            </w:r>
            <w:r w:rsidRPr="00BF3009">
              <w:rPr>
                <w:color w:val="000000"/>
                <w:lang w:val="en-US"/>
              </w:rPr>
              <w:t>Scheduling</w:t>
            </w:r>
          </w:p>
        </w:tc>
        <w:tc>
          <w:tcPr>
            <w:tcW w:w="1530" w:type="dxa"/>
          </w:tcPr>
          <w:p w14:paraId="67BE1D5C" w14:textId="77777777" w:rsidR="0040088D" w:rsidRPr="00957F27" w:rsidRDefault="0040088D" w:rsidP="006133DA">
            <w:pPr>
              <w:pStyle w:val="TABLE-cell"/>
              <w:rPr>
                <w:lang w:val="en-US"/>
              </w:rPr>
            </w:pPr>
            <w:r>
              <w:rPr>
                <w:color w:val="000000"/>
                <w:lang w:val="en-US"/>
              </w:rPr>
              <w:t>Dispatching</w:t>
            </w:r>
          </w:p>
        </w:tc>
        <w:tc>
          <w:tcPr>
            <w:tcW w:w="1170" w:type="dxa"/>
          </w:tcPr>
          <w:p w14:paraId="03793914" w14:textId="77777777" w:rsidR="0040088D" w:rsidRPr="00957F27" w:rsidRDefault="0040088D" w:rsidP="006133DA">
            <w:pPr>
              <w:pStyle w:val="TABLE-cell"/>
              <w:rPr>
                <w:lang w:val="en-US"/>
              </w:rPr>
            </w:pPr>
            <w:r>
              <w:rPr>
                <w:color w:val="000000"/>
                <w:lang w:val="en-US"/>
              </w:rPr>
              <w:t>Analysis</w:t>
            </w:r>
          </w:p>
        </w:tc>
        <w:tc>
          <w:tcPr>
            <w:tcW w:w="1075" w:type="dxa"/>
          </w:tcPr>
          <w:p w14:paraId="5C8F61E5" w14:textId="77777777" w:rsidR="0040088D" w:rsidRPr="00957F27" w:rsidRDefault="0040088D" w:rsidP="006133DA">
            <w:pPr>
              <w:pStyle w:val="TABLE-cell"/>
              <w:rPr>
                <w:lang w:val="en-US"/>
              </w:rPr>
            </w:pPr>
            <w:r>
              <w:rPr>
                <w:color w:val="000000"/>
                <w:lang w:val="en-US"/>
              </w:rPr>
              <w:t>Tracking</w:t>
            </w:r>
          </w:p>
        </w:tc>
      </w:tr>
      <w:tr w:rsidR="0040088D" w:rsidRPr="00CA4CCC" w14:paraId="2A6E7F5E" w14:textId="77777777" w:rsidTr="00262AC6">
        <w:tc>
          <w:tcPr>
            <w:tcW w:w="1525" w:type="dxa"/>
          </w:tcPr>
          <w:p w14:paraId="65520394" w14:textId="77777777" w:rsidR="0040088D" w:rsidRDefault="0040088D" w:rsidP="006133DA">
            <w:pPr>
              <w:pStyle w:val="TABLE-cell"/>
              <w:rPr>
                <w:lang w:val="en-US"/>
              </w:rPr>
            </w:pPr>
            <w:r w:rsidRPr="005739F0">
              <w:rPr>
                <w:i/>
                <w:lang w:val="en-US"/>
              </w:rPr>
              <w:t>Category</w:t>
            </w:r>
          </w:p>
        </w:tc>
        <w:tc>
          <w:tcPr>
            <w:tcW w:w="2340" w:type="dxa"/>
          </w:tcPr>
          <w:p w14:paraId="16604280" w14:textId="4F2F8822" w:rsidR="0040088D" w:rsidRPr="005739F0" w:rsidRDefault="0040088D" w:rsidP="006133DA">
            <w:pPr>
              <w:pStyle w:val="TABLE-cell"/>
              <w:rPr>
                <w:i/>
                <w:color w:val="000000"/>
                <w:lang w:val="en-US"/>
              </w:rPr>
            </w:pPr>
            <w:r w:rsidRPr="004E5E74">
              <w:rPr>
                <w:color w:val="000000"/>
                <w:lang w:val="en-US"/>
              </w:rPr>
              <w:t>General grouping associated with a</w:t>
            </w:r>
            <w:r w:rsidR="003710E4" w:rsidRPr="004E5E74">
              <w:rPr>
                <w:color w:val="000000"/>
                <w:lang w:val="en-US"/>
              </w:rPr>
              <w:t>n</w:t>
            </w:r>
            <w:r w:rsidRPr="004E5E74">
              <w:rPr>
                <w:color w:val="000000"/>
                <w:lang w:val="en-US"/>
              </w:rPr>
              <w:t xml:space="preserve"> </w:t>
            </w:r>
            <w:r>
              <w:rPr>
                <w:i/>
                <w:color w:val="000000"/>
                <w:lang w:val="en-US"/>
              </w:rPr>
              <w:t>operations event</w:t>
            </w:r>
            <w:r w:rsidRPr="005739F0">
              <w:rPr>
                <w:i/>
                <w:color w:val="000000"/>
                <w:lang w:val="en-US"/>
              </w:rPr>
              <w:t xml:space="preserve"> definition. </w:t>
            </w:r>
          </w:p>
          <w:p w14:paraId="05E3D40A" w14:textId="77777777" w:rsidR="0040088D" w:rsidRPr="00995116" w:rsidRDefault="0040088D" w:rsidP="006133DA">
            <w:pPr>
              <w:pStyle w:val="TABLE-cell"/>
              <w:rPr>
                <w:color w:val="000000"/>
                <w:lang w:val="en-US"/>
              </w:rPr>
            </w:pPr>
            <w:r w:rsidRPr="005739F0">
              <w:rPr>
                <w:color w:val="000000"/>
                <w:lang w:val="en-US"/>
              </w:rPr>
              <w:t>EXAMPLE</w:t>
            </w:r>
            <w:r>
              <w:rPr>
                <w:color w:val="000000"/>
                <w:lang w:val="en-US"/>
              </w:rPr>
              <w:t xml:space="preserve">   </w:t>
            </w:r>
            <w:r w:rsidRPr="005739F0">
              <w:rPr>
                <w:i/>
                <w:color w:val="000000"/>
                <w:lang w:val="en-US"/>
              </w:rPr>
              <w:t>Scheduling, PM, Lab, Receiving</w:t>
            </w:r>
          </w:p>
        </w:tc>
        <w:tc>
          <w:tcPr>
            <w:tcW w:w="1710" w:type="dxa"/>
          </w:tcPr>
          <w:p w14:paraId="104A2534" w14:textId="77777777" w:rsidR="0040088D" w:rsidRPr="004E5E74" w:rsidRDefault="0040088D" w:rsidP="006133DA">
            <w:pPr>
              <w:pStyle w:val="TABLE-cell"/>
              <w:rPr>
                <w:color w:val="000000"/>
                <w:lang w:val="en-US"/>
              </w:rPr>
            </w:pPr>
            <w:r w:rsidRPr="004E5E74">
              <w:rPr>
                <w:color w:val="000000"/>
                <w:lang w:val="en-US"/>
              </w:rPr>
              <w:t>Scheduling</w:t>
            </w:r>
          </w:p>
        </w:tc>
        <w:tc>
          <w:tcPr>
            <w:tcW w:w="1530" w:type="dxa"/>
          </w:tcPr>
          <w:p w14:paraId="0781FDC2" w14:textId="77777777" w:rsidR="0040088D" w:rsidRPr="004E5E74" w:rsidRDefault="0040088D" w:rsidP="006133DA">
            <w:pPr>
              <w:pStyle w:val="TABLE-cell"/>
              <w:rPr>
                <w:color w:val="000000"/>
                <w:lang w:val="en-US"/>
              </w:rPr>
            </w:pPr>
            <w:r w:rsidRPr="004E5E74">
              <w:rPr>
                <w:color w:val="000000"/>
                <w:lang w:val="en-US"/>
              </w:rPr>
              <w:t xml:space="preserve">Calibration </w:t>
            </w:r>
          </w:p>
        </w:tc>
        <w:tc>
          <w:tcPr>
            <w:tcW w:w="1170" w:type="dxa"/>
          </w:tcPr>
          <w:p w14:paraId="20F0A1FE" w14:textId="77777777" w:rsidR="0040088D" w:rsidRPr="004E5E74" w:rsidRDefault="0040088D" w:rsidP="006133DA">
            <w:pPr>
              <w:pStyle w:val="TABLE-cell"/>
              <w:rPr>
                <w:color w:val="000000"/>
                <w:lang w:val="en-US"/>
              </w:rPr>
            </w:pPr>
            <w:r w:rsidRPr="004E5E74">
              <w:rPr>
                <w:color w:val="000000"/>
                <w:lang w:val="en-US"/>
              </w:rPr>
              <w:t>At Line Analysis</w:t>
            </w:r>
          </w:p>
        </w:tc>
        <w:tc>
          <w:tcPr>
            <w:tcW w:w="1075" w:type="dxa"/>
          </w:tcPr>
          <w:p w14:paraId="4A834EAF" w14:textId="77777777" w:rsidR="0040088D" w:rsidRPr="004E5E74" w:rsidRDefault="0040088D" w:rsidP="006133DA">
            <w:pPr>
              <w:pStyle w:val="TABLE-cell"/>
              <w:rPr>
                <w:color w:val="000000"/>
                <w:lang w:val="en-US"/>
              </w:rPr>
            </w:pPr>
            <w:r w:rsidRPr="004E5E74">
              <w:rPr>
                <w:color w:val="000000"/>
                <w:lang w:val="en-US"/>
              </w:rPr>
              <w:t>Receiving</w:t>
            </w:r>
          </w:p>
        </w:tc>
      </w:tr>
      <w:tr w:rsidR="0040088D" w:rsidRPr="00465068" w14:paraId="356608AA" w14:textId="77777777" w:rsidTr="00262AC6">
        <w:tc>
          <w:tcPr>
            <w:tcW w:w="1525" w:type="dxa"/>
            <w:shd w:val="clear" w:color="auto" w:fill="auto"/>
          </w:tcPr>
          <w:p w14:paraId="6C191349" w14:textId="77777777" w:rsidR="0040088D" w:rsidRPr="005739F0" w:rsidRDefault="0040088D" w:rsidP="006133DA">
            <w:pPr>
              <w:pStyle w:val="TABLE-cell"/>
              <w:rPr>
                <w:i/>
                <w:lang w:val="en-US"/>
              </w:rPr>
            </w:pPr>
            <w:r w:rsidRPr="004853FA">
              <w:rPr>
                <w:lang w:val="en-US"/>
              </w:rPr>
              <w:t>Source</w:t>
            </w:r>
          </w:p>
        </w:tc>
        <w:tc>
          <w:tcPr>
            <w:tcW w:w="2340" w:type="dxa"/>
            <w:shd w:val="clear" w:color="auto" w:fill="auto"/>
          </w:tcPr>
          <w:p w14:paraId="08A7B023" w14:textId="77777777" w:rsidR="004E5E74" w:rsidRDefault="0040088D" w:rsidP="006133DA">
            <w:pPr>
              <w:pStyle w:val="TABLE-cell"/>
              <w:rPr>
                <w:lang w:val="en-US"/>
              </w:rPr>
            </w:pPr>
            <w:r w:rsidRPr="004853FA">
              <w:rPr>
                <w:lang w:val="en-US"/>
              </w:rPr>
              <w:t xml:space="preserve">The activity that generated the </w:t>
            </w:r>
            <w:r>
              <w:rPr>
                <w:i/>
                <w:lang w:val="en-US"/>
              </w:rPr>
              <w:t>operations event</w:t>
            </w:r>
            <w:r w:rsidRPr="004853FA">
              <w:rPr>
                <w:lang w:val="en-US"/>
              </w:rPr>
              <w:t xml:space="preserve">.  </w:t>
            </w:r>
          </w:p>
          <w:p w14:paraId="1905C511" w14:textId="5801280C" w:rsidR="0040088D" w:rsidRPr="005739F0" w:rsidRDefault="004E5E74" w:rsidP="006133DA">
            <w:pPr>
              <w:pStyle w:val="TABLE-cell"/>
              <w:rPr>
                <w:i/>
                <w:color w:val="000000"/>
                <w:lang w:val="en-US"/>
              </w:rPr>
            </w:pPr>
            <w:r>
              <w:rPr>
                <w:lang w:val="en-US"/>
              </w:rPr>
              <w:t xml:space="preserve">NOTE   </w:t>
            </w:r>
            <w:r w:rsidR="0040088D" w:rsidRPr="004853FA">
              <w:rPr>
                <w:lang w:val="en-US"/>
              </w:rPr>
              <w:t>This is typically a process step or system application component.</w:t>
            </w:r>
          </w:p>
        </w:tc>
        <w:tc>
          <w:tcPr>
            <w:tcW w:w="1710" w:type="dxa"/>
            <w:shd w:val="clear" w:color="auto" w:fill="auto"/>
          </w:tcPr>
          <w:p w14:paraId="0D65E63C" w14:textId="77777777" w:rsidR="0040088D" w:rsidRPr="004853FA" w:rsidRDefault="0040088D" w:rsidP="006133DA">
            <w:pPr>
              <w:pStyle w:val="TABLE-cell"/>
              <w:rPr>
                <w:lang w:val="en-US"/>
              </w:rPr>
            </w:pPr>
            <w:r w:rsidRPr="004853FA">
              <w:rPr>
                <w:lang w:val="en-US"/>
              </w:rPr>
              <w:t>Mixing phase,</w:t>
            </w:r>
          </w:p>
          <w:p w14:paraId="193E4319" w14:textId="77777777" w:rsidR="0040088D" w:rsidRPr="005739F0" w:rsidRDefault="0040088D" w:rsidP="006133DA">
            <w:pPr>
              <w:pStyle w:val="TABLE-cell"/>
              <w:rPr>
                <w:i/>
                <w:color w:val="000000"/>
                <w:lang w:val="en-US"/>
              </w:rPr>
            </w:pPr>
            <w:r w:rsidRPr="004853FA">
              <w:rPr>
                <w:lang w:val="en-US"/>
              </w:rPr>
              <w:t>Infeed</w:t>
            </w:r>
          </w:p>
        </w:tc>
        <w:tc>
          <w:tcPr>
            <w:tcW w:w="1530" w:type="dxa"/>
            <w:shd w:val="clear" w:color="auto" w:fill="auto"/>
          </w:tcPr>
          <w:p w14:paraId="04A0CB83" w14:textId="77777777" w:rsidR="0040088D" w:rsidRPr="005739F0" w:rsidRDefault="0040088D" w:rsidP="006133DA">
            <w:pPr>
              <w:pStyle w:val="TABLE-cell"/>
              <w:rPr>
                <w:i/>
                <w:color w:val="000000"/>
                <w:lang w:val="en-US"/>
              </w:rPr>
            </w:pPr>
          </w:p>
        </w:tc>
        <w:tc>
          <w:tcPr>
            <w:tcW w:w="1170" w:type="dxa"/>
            <w:shd w:val="clear" w:color="auto" w:fill="auto"/>
          </w:tcPr>
          <w:p w14:paraId="27AC0143" w14:textId="77777777" w:rsidR="0040088D" w:rsidRPr="005739F0" w:rsidRDefault="0040088D" w:rsidP="006133DA">
            <w:pPr>
              <w:pStyle w:val="TABLE-cell"/>
              <w:rPr>
                <w:i/>
                <w:color w:val="000000"/>
                <w:lang w:val="en-US"/>
              </w:rPr>
            </w:pPr>
            <w:r w:rsidRPr="004853FA">
              <w:rPr>
                <w:lang w:val="en-US"/>
              </w:rPr>
              <w:t>Lab C</w:t>
            </w:r>
          </w:p>
        </w:tc>
        <w:tc>
          <w:tcPr>
            <w:tcW w:w="1075" w:type="dxa"/>
            <w:shd w:val="clear" w:color="auto" w:fill="auto"/>
          </w:tcPr>
          <w:p w14:paraId="0CB92250" w14:textId="77777777" w:rsidR="0040088D" w:rsidRPr="005739F0" w:rsidRDefault="0040088D" w:rsidP="006133DA">
            <w:pPr>
              <w:pStyle w:val="TABLE-cell"/>
              <w:rPr>
                <w:i/>
                <w:color w:val="000000"/>
                <w:lang w:val="en-US"/>
              </w:rPr>
            </w:pPr>
          </w:p>
        </w:tc>
      </w:tr>
      <w:tr w:rsidR="0040088D" w:rsidRPr="00465068" w14:paraId="1F94916F" w14:textId="77777777" w:rsidTr="00262AC6">
        <w:tc>
          <w:tcPr>
            <w:tcW w:w="1525" w:type="dxa"/>
            <w:tcBorders>
              <w:top w:val="single" w:sz="4" w:space="0" w:color="auto"/>
              <w:left w:val="single" w:sz="4" w:space="0" w:color="auto"/>
              <w:bottom w:val="single" w:sz="4" w:space="0" w:color="auto"/>
              <w:right w:val="single" w:sz="4" w:space="0" w:color="auto"/>
            </w:tcBorders>
          </w:tcPr>
          <w:p w14:paraId="2667450A" w14:textId="77777777" w:rsidR="0040088D" w:rsidRPr="00465068" w:rsidRDefault="0040088D" w:rsidP="006133DA">
            <w:pPr>
              <w:pStyle w:val="TABLE-cell"/>
              <w:rPr>
                <w:lang w:val="en-US"/>
              </w:rPr>
            </w:pPr>
            <w:r w:rsidRPr="00465068">
              <w:rPr>
                <w:lang w:val="en-US"/>
              </w:rPr>
              <w:t>Acknowledgment</w:t>
            </w:r>
          </w:p>
        </w:tc>
        <w:tc>
          <w:tcPr>
            <w:tcW w:w="2340" w:type="dxa"/>
            <w:tcBorders>
              <w:top w:val="single" w:sz="4" w:space="0" w:color="auto"/>
              <w:left w:val="single" w:sz="4" w:space="0" w:color="auto"/>
              <w:bottom w:val="single" w:sz="4" w:space="0" w:color="auto"/>
              <w:right w:val="single" w:sz="4" w:space="0" w:color="auto"/>
            </w:tcBorders>
          </w:tcPr>
          <w:p w14:paraId="62D05DF5" w14:textId="77777777" w:rsidR="0040088D" w:rsidRPr="00465068" w:rsidRDefault="0040088D" w:rsidP="006133DA">
            <w:pPr>
              <w:pStyle w:val="TABLE-cell"/>
              <w:rPr>
                <w:lang w:val="en-US"/>
              </w:rPr>
            </w:pPr>
            <w:r w:rsidRPr="00465068">
              <w:rPr>
                <w:lang w:val="en-US"/>
              </w:rPr>
              <w:t xml:space="preserve">The </w:t>
            </w:r>
            <w:r>
              <w:rPr>
                <w:i/>
                <w:lang w:val="en-US"/>
              </w:rPr>
              <w:t>operations event</w:t>
            </w:r>
            <w:r w:rsidRPr="006F4267">
              <w:rPr>
                <w:i/>
                <w:lang w:val="en-US"/>
              </w:rPr>
              <w:t xml:space="preserve"> definition ID’s </w:t>
            </w:r>
            <w:r w:rsidRPr="00465068">
              <w:rPr>
                <w:lang w:val="en-US"/>
              </w:rPr>
              <w:t>of any expected subsequent notification.</w:t>
            </w:r>
          </w:p>
        </w:tc>
        <w:tc>
          <w:tcPr>
            <w:tcW w:w="1710" w:type="dxa"/>
            <w:tcBorders>
              <w:top w:val="single" w:sz="4" w:space="0" w:color="auto"/>
              <w:left w:val="single" w:sz="4" w:space="0" w:color="auto"/>
              <w:bottom w:val="single" w:sz="4" w:space="0" w:color="auto"/>
              <w:right w:val="single" w:sz="4" w:space="0" w:color="auto"/>
            </w:tcBorders>
          </w:tcPr>
          <w:p w14:paraId="6EB16B39" w14:textId="77777777" w:rsidR="0040088D" w:rsidRPr="00465068" w:rsidRDefault="0040088D" w:rsidP="006133DA">
            <w:pPr>
              <w:pStyle w:val="TABLE-cell"/>
              <w:rPr>
                <w:lang w:val="en-US"/>
              </w:rPr>
            </w:pPr>
            <w:r w:rsidRPr="00465068">
              <w:rPr>
                <w:lang w:val="en-US"/>
              </w:rPr>
              <w:t>MyProfile:A25</w:t>
            </w:r>
          </w:p>
        </w:tc>
        <w:tc>
          <w:tcPr>
            <w:tcW w:w="1530" w:type="dxa"/>
            <w:tcBorders>
              <w:top w:val="single" w:sz="4" w:space="0" w:color="auto"/>
              <w:left w:val="single" w:sz="4" w:space="0" w:color="auto"/>
              <w:bottom w:val="single" w:sz="4" w:space="0" w:color="auto"/>
              <w:right w:val="single" w:sz="4" w:space="0" w:color="auto"/>
            </w:tcBorders>
          </w:tcPr>
          <w:p w14:paraId="276B6724" w14:textId="77777777" w:rsidR="0040088D" w:rsidRPr="001760F6" w:rsidRDefault="0040088D" w:rsidP="006133DA">
            <w:pPr>
              <w:pStyle w:val="TABLE-cell"/>
              <w:rPr>
                <w:i/>
                <w:color w:val="000000"/>
                <w:lang w:val="en-US"/>
              </w:rPr>
            </w:pPr>
          </w:p>
        </w:tc>
        <w:tc>
          <w:tcPr>
            <w:tcW w:w="1170" w:type="dxa"/>
            <w:tcBorders>
              <w:top w:val="single" w:sz="4" w:space="0" w:color="auto"/>
              <w:left w:val="single" w:sz="4" w:space="0" w:color="auto"/>
              <w:bottom w:val="single" w:sz="4" w:space="0" w:color="auto"/>
              <w:right w:val="single" w:sz="4" w:space="0" w:color="auto"/>
            </w:tcBorders>
          </w:tcPr>
          <w:p w14:paraId="5E608640" w14:textId="77777777" w:rsidR="0040088D" w:rsidRPr="00465068" w:rsidRDefault="0040088D" w:rsidP="006133DA">
            <w:pPr>
              <w:pStyle w:val="TABLE-cell"/>
              <w:rPr>
                <w:lang w:val="en-US"/>
              </w:rPr>
            </w:pPr>
          </w:p>
        </w:tc>
        <w:tc>
          <w:tcPr>
            <w:tcW w:w="1075" w:type="dxa"/>
            <w:tcBorders>
              <w:top w:val="single" w:sz="4" w:space="0" w:color="auto"/>
              <w:left w:val="single" w:sz="4" w:space="0" w:color="auto"/>
              <w:bottom w:val="single" w:sz="4" w:space="0" w:color="auto"/>
              <w:right w:val="single" w:sz="4" w:space="0" w:color="auto"/>
            </w:tcBorders>
          </w:tcPr>
          <w:p w14:paraId="380B2B9A" w14:textId="77777777" w:rsidR="0040088D" w:rsidRPr="001760F6" w:rsidRDefault="0040088D" w:rsidP="006133DA">
            <w:pPr>
              <w:pStyle w:val="TABLE-cell"/>
              <w:rPr>
                <w:i/>
                <w:color w:val="000000"/>
                <w:lang w:val="en-US"/>
              </w:rPr>
            </w:pPr>
          </w:p>
        </w:tc>
      </w:tr>
    </w:tbl>
    <w:p w14:paraId="796C20E8" w14:textId="5C06E579" w:rsidR="0040088D" w:rsidRDefault="00CA5E07" w:rsidP="0040088D">
      <w:pPr>
        <w:pStyle w:val="NOTE0"/>
        <w:rPr>
          <w:lang w:val="en-US"/>
        </w:rPr>
      </w:pPr>
      <w:r>
        <w:rPr>
          <w:lang w:val="en-US"/>
        </w:rPr>
        <w:t>NOTE</w:t>
      </w:r>
      <w:r>
        <w:rPr>
          <w:lang w:val="en-US"/>
        </w:rPr>
        <w:tab/>
      </w:r>
      <w:r w:rsidR="0040088D">
        <w:rPr>
          <w:lang w:val="en-US"/>
        </w:rPr>
        <w:t>The purpose of specifying an acknowledgement in a</w:t>
      </w:r>
      <w:r w:rsidR="003710E4">
        <w:rPr>
          <w:lang w:val="en-US"/>
        </w:rPr>
        <w:t>n</w:t>
      </w:r>
      <w:r w:rsidR="0040088D">
        <w:rPr>
          <w:lang w:val="en-US"/>
        </w:rPr>
        <w:t xml:space="preserve"> </w:t>
      </w:r>
      <w:r w:rsidR="0040088D">
        <w:rPr>
          <w:i/>
          <w:lang w:val="en-US"/>
        </w:rPr>
        <w:t>operations event</w:t>
      </w:r>
      <w:r w:rsidR="0040088D" w:rsidRPr="00656304">
        <w:rPr>
          <w:i/>
          <w:lang w:val="en-US"/>
        </w:rPr>
        <w:t xml:space="preserve"> definition</w:t>
      </w:r>
      <w:r w:rsidR="0040088D">
        <w:rPr>
          <w:lang w:val="en-US"/>
        </w:rPr>
        <w:t xml:space="preserve"> is to satisfy application-level requirements for acknowledgement of a</w:t>
      </w:r>
      <w:r w:rsidR="003710E4">
        <w:rPr>
          <w:lang w:val="en-US"/>
        </w:rPr>
        <w:t>n</w:t>
      </w:r>
      <w:r w:rsidR="0040088D">
        <w:rPr>
          <w:lang w:val="en-US"/>
        </w:rPr>
        <w:t xml:space="preserve"> </w:t>
      </w:r>
      <w:r w:rsidR="0040088D">
        <w:rPr>
          <w:i/>
          <w:lang w:val="en-US"/>
        </w:rPr>
        <w:t>operations event</w:t>
      </w:r>
      <w:r w:rsidR="0040088D">
        <w:rPr>
          <w:lang w:val="en-US"/>
        </w:rPr>
        <w:t>.</w:t>
      </w:r>
      <w:r w:rsidR="0040088D" w:rsidRPr="00642C27">
        <w:t xml:space="preserve"> </w:t>
      </w:r>
      <w:r w:rsidR="0040088D" w:rsidRPr="00642C27">
        <w:rPr>
          <w:lang w:val="en-US"/>
        </w:rPr>
        <w:t xml:space="preserve">There will always be some level of local transaction processing by the receiving application before publication of the acknowledgment </w:t>
      </w:r>
      <w:r w:rsidR="0040088D">
        <w:rPr>
          <w:i/>
          <w:lang w:val="en-US"/>
        </w:rPr>
        <w:t>operations event</w:t>
      </w:r>
      <w:r w:rsidR="0040088D">
        <w:rPr>
          <w:lang w:val="en-US"/>
        </w:rPr>
        <w:t>. It is not intended to provide a method for message receipt acknowledgement. Message receipt acknowledgement is considered an infrastructure consideration of the messaging implementation.</w:t>
      </w:r>
    </w:p>
    <w:p w14:paraId="44377019" w14:textId="16FFFDBC" w:rsidR="0040088D" w:rsidRPr="001760F6" w:rsidRDefault="00CA5E07" w:rsidP="0040088D">
      <w:pPr>
        <w:pStyle w:val="EXAMPLE0"/>
        <w:rPr>
          <w:i/>
          <w:color w:val="000000"/>
          <w:lang w:val="en-US"/>
        </w:rPr>
      </w:pPr>
      <w:r>
        <w:rPr>
          <w:lang w:val="en-US"/>
        </w:rPr>
        <w:t>EXAMPLE</w:t>
      </w:r>
      <w:r>
        <w:rPr>
          <w:lang w:val="en-US"/>
        </w:rPr>
        <w:tab/>
      </w:r>
      <w:r w:rsidR="0040088D">
        <w:rPr>
          <w:lang w:val="en-US"/>
        </w:rPr>
        <w:t xml:space="preserve">A </w:t>
      </w:r>
      <w:r w:rsidR="0040088D">
        <w:rPr>
          <w:i/>
          <w:lang w:val="en-US"/>
        </w:rPr>
        <w:t>operations event</w:t>
      </w:r>
      <w:r w:rsidR="0040088D" w:rsidRPr="00656304">
        <w:rPr>
          <w:i/>
          <w:lang w:val="en-US"/>
        </w:rPr>
        <w:t xml:space="preserve"> definition</w:t>
      </w:r>
      <w:r w:rsidR="0040088D">
        <w:rPr>
          <w:lang w:val="en-US"/>
        </w:rPr>
        <w:t xml:space="preserve"> for an </w:t>
      </w:r>
      <w:r w:rsidR="0040088D">
        <w:rPr>
          <w:i/>
          <w:lang w:val="en-US"/>
        </w:rPr>
        <w:t>operations event</w:t>
      </w:r>
      <w:r w:rsidR="0040088D" w:rsidRPr="00656304">
        <w:rPr>
          <w:i/>
          <w:lang w:val="en-US"/>
        </w:rPr>
        <w:t xml:space="preserve"> type</w:t>
      </w:r>
      <w:r w:rsidR="0040088D">
        <w:rPr>
          <w:lang w:val="en-US"/>
        </w:rPr>
        <w:t xml:space="preserve"> “Alarm” may be defined for the purpose of flagging a specific alarm condition to another application, with the requirement that another application confirm that it has taken responsibility to manage the alarm condition to resolution. In such a case, the </w:t>
      </w:r>
      <w:r w:rsidR="0040088D" w:rsidRPr="005403B2">
        <w:rPr>
          <w:lang w:val="en-US"/>
        </w:rPr>
        <w:t>Acknowledge</w:t>
      </w:r>
      <w:r w:rsidR="0040088D" w:rsidRPr="00383C0D">
        <w:rPr>
          <w:lang w:val="en-US"/>
        </w:rPr>
        <w:t xml:space="preserve"> </w:t>
      </w:r>
      <w:r w:rsidR="0040088D">
        <w:rPr>
          <w:lang w:val="en-US"/>
        </w:rPr>
        <w:t xml:space="preserve">attribute of the </w:t>
      </w:r>
      <w:r w:rsidR="0040088D">
        <w:rPr>
          <w:i/>
          <w:lang w:val="en-US"/>
        </w:rPr>
        <w:t>operations event</w:t>
      </w:r>
      <w:r w:rsidR="0040088D" w:rsidRPr="00656304">
        <w:rPr>
          <w:i/>
          <w:lang w:val="en-US"/>
        </w:rPr>
        <w:t xml:space="preserve"> definition</w:t>
      </w:r>
      <w:r w:rsidR="0040088D">
        <w:rPr>
          <w:lang w:val="en-US"/>
        </w:rPr>
        <w:t xml:space="preserve"> for the alarm would contain the </w:t>
      </w:r>
      <w:r w:rsidR="0040088D">
        <w:rPr>
          <w:i/>
          <w:lang w:val="en-US"/>
        </w:rPr>
        <w:t>operations event</w:t>
      </w:r>
      <w:r w:rsidR="0040088D" w:rsidRPr="00656304">
        <w:rPr>
          <w:i/>
          <w:lang w:val="en-US"/>
        </w:rPr>
        <w:t xml:space="preserve"> id </w:t>
      </w:r>
      <w:r w:rsidR="0040088D">
        <w:rPr>
          <w:lang w:val="en-US"/>
        </w:rPr>
        <w:t xml:space="preserve">of the alarm acknowledgement </w:t>
      </w:r>
      <w:r w:rsidR="0040088D">
        <w:rPr>
          <w:i/>
          <w:lang w:val="en-US"/>
        </w:rPr>
        <w:t>operations event</w:t>
      </w:r>
      <w:r w:rsidR="0040088D">
        <w:rPr>
          <w:lang w:val="en-US"/>
        </w:rPr>
        <w:t xml:space="preserve">. The application that takes responsibility to manage the alarm condition to resolution would publish the alarm acknowledgement </w:t>
      </w:r>
      <w:r w:rsidR="0040088D">
        <w:rPr>
          <w:i/>
          <w:lang w:val="en-US"/>
        </w:rPr>
        <w:t>operations event</w:t>
      </w:r>
      <w:r w:rsidR="0040088D">
        <w:rPr>
          <w:lang w:val="en-US"/>
        </w:rPr>
        <w:t xml:space="preserve"> when it has received the alarm </w:t>
      </w:r>
      <w:r w:rsidR="0040088D">
        <w:rPr>
          <w:i/>
          <w:lang w:val="en-US"/>
        </w:rPr>
        <w:t>operations event</w:t>
      </w:r>
      <w:r w:rsidR="0040088D">
        <w:rPr>
          <w:lang w:val="en-US"/>
        </w:rPr>
        <w:t xml:space="preserve"> and executed its own internal logic to assume responsibility for resolution of the alarm condition.</w:t>
      </w:r>
    </w:p>
    <w:p w14:paraId="1DD446D3" w14:textId="77777777" w:rsidR="0040088D" w:rsidRDefault="0040088D" w:rsidP="003E1075">
      <w:pPr>
        <w:pStyle w:val="Heading3"/>
      </w:pPr>
      <w:r>
        <w:t>Operations event definition property</w:t>
      </w:r>
    </w:p>
    <w:p w14:paraId="73ADDB06" w14:textId="5D53CB8A" w:rsidR="0040088D" w:rsidRDefault="0040088D" w:rsidP="0040088D">
      <w:pPr>
        <w:pStyle w:val="PARAGRAPH"/>
      </w:pPr>
      <w:r>
        <w:t>Properties of a</w:t>
      </w:r>
      <w:r w:rsidR="003710E4">
        <w:t>n</w:t>
      </w:r>
      <w:r>
        <w:t xml:space="preserve"> </w:t>
      </w:r>
      <w:r>
        <w:rPr>
          <w:i/>
        </w:rPr>
        <w:t>operations event</w:t>
      </w:r>
      <w:r w:rsidRPr="00B10BCA">
        <w:rPr>
          <w:i/>
        </w:rPr>
        <w:t xml:space="preserve"> definition</w:t>
      </w:r>
      <w:r>
        <w:t xml:space="preserve"> shall be defined as </w:t>
      </w:r>
      <w:r>
        <w:rPr>
          <w:i/>
        </w:rPr>
        <w:t>operations event</w:t>
      </w:r>
      <w:r w:rsidRPr="00B10BCA">
        <w:rPr>
          <w:i/>
        </w:rPr>
        <w:t xml:space="preserve"> definition properties</w:t>
      </w:r>
      <w:r>
        <w:t>. A</w:t>
      </w:r>
      <w:r w:rsidR="003710E4">
        <w:t>n</w:t>
      </w:r>
      <w:r>
        <w:t xml:space="preserve"> </w:t>
      </w:r>
      <w:r>
        <w:rPr>
          <w:i/>
        </w:rPr>
        <w:t>operations event</w:t>
      </w:r>
      <w:r w:rsidRPr="00B10BCA">
        <w:rPr>
          <w:i/>
        </w:rPr>
        <w:t xml:space="preserve"> definition</w:t>
      </w:r>
      <w:r>
        <w:t xml:space="preserve"> shall be further characterised through zero or more </w:t>
      </w:r>
      <w:r>
        <w:rPr>
          <w:i/>
        </w:rPr>
        <w:t>operations event</w:t>
      </w:r>
      <w:r w:rsidRPr="00B10BCA">
        <w:rPr>
          <w:i/>
        </w:rPr>
        <w:t xml:space="preserve"> definition properties</w:t>
      </w:r>
      <w:r>
        <w:t xml:space="preserve">. </w:t>
      </w:r>
      <w:r>
        <w:rPr>
          <w:i/>
        </w:rPr>
        <w:t>Operations event</w:t>
      </w:r>
      <w:r w:rsidRPr="00906A90">
        <w:rPr>
          <w:i/>
        </w:rPr>
        <w:t xml:space="preserve"> definition properties</w:t>
      </w:r>
      <w:r>
        <w:t xml:space="preserve"> may contain nested </w:t>
      </w:r>
      <w:r>
        <w:rPr>
          <w:i/>
        </w:rPr>
        <w:t>operations event</w:t>
      </w:r>
      <w:r w:rsidRPr="00906A90">
        <w:rPr>
          <w:i/>
        </w:rPr>
        <w:t xml:space="preserve"> definition properties</w:t>
      </w:r>
      <w:r>
        <w:t>.</w:t>
      </w:r>
    </w:p>
    <w:p w14:paraId="6FB8753B" w14:textId="477ACD77" w:rsidR="0040088D" w:rsidRDefault="00CE1705" w:rsidP="0040088D">
      <w:pPr>
        <w:pStyle w:val="PARAGRAPH"/>
      </w:pPr>
      <w:r>
        <w:fldChar w:fldCharType="begin"/>
      </w:r>
      <w:r>
        <w:instrText xml:space="preserve"> REF _Ref456964574 \h </w:instrText>
      </w:r>
      <w:r>
        <w:fldChar w:fldCharType="separate"/>
      </w:r>
      <w:r w:rsidR="00296300">
        <w:t xml:space="preserve">Table </w:t>
      </w:r>
      <w:r w:rsidR="00296300">
        <w:rPr>
          <w:noProof/>
        </w:rPr>
        <w:t>125</w:t>
      </w:r>
      <w:r>
        <w:fldChar w:fldCharType="end"/>
      </w:r>
      <w:r>
        <w:t xml:space="preserve"> </w:t>
      </w:r>
      <w:r w:rsidR="0040088D">
        <w:t>defines the relationship</w:t>
      </w:r>
      <w:r w:rsidR="00D55890">
        <w:t xml:space="preserve"> role</w:t>
      </w:r>
      <w:r w:rsidR="0040088D">
        <w:t>s for</w:t>
      </w:r>
      <w:r w:rsidR="006755BF">
        <w:t xml:space="preserve"> </w:t>
      </w:r>
      <w:r w:rsidR="00AA5E16">
        <w:t>the</w:t>
      </w:r>
      <w:r w:rsidR="0040088D">
        <w:t xml:space="preserve"> </w:t>
      </w:r>
      <w:r w:rsidR="0040088D">
        <w:rPr>
          <w:i/>
        </w:rPr>
        <w:t>operations event</w:t>
      </w:r>
      <w:r w:rsidR="0040088D" w:rsidRPr="00313911">
        <w:rPr>
          <w:i/>
        </w:rPr>
        <w:t xml:space="preserve"> </w:t>
      </w:r>
      <w:r w:rsidR="0040088D">
        <w:rPr>
          <w:i/>
        </w:rPr>
        <w:t>definition property</w:t>
      </w:r>
      <w:r w:rsidR="0040088D">
        <w:t>.</w:t>
      </w:r>
      <w:r>
        <w:t xml:space="preserve">  </w:t>
      </w:r>
      <w:r>
        <w:fldChar w:fldCharType="begin"/>
      </w:r>
      <w:r>
        <w:instrText xml:space="preserve"> REF _Ref456964712 \h </w:instrText>
      </w:r>
      <w:r>
        <w:fldChar w:fldCharType="separate"/>
      </w:r>
      <w:r w:rsidR="00296300">
        <w:t xml:space="preserve">Table </w:t>
      </w:r>
      <w:r w:rsidR="00296300">
        <w:rPr>
          <w:noProof/>
        </w:rPr>
        <w:t>126</w:t>
      </w:r>
      <w:r>
        <w:fldChar w:fldCharType="end"/>
      </w:r>
      <w:r>
        <w:t xml:space="preserve"> </w:t>
      </w:r>
      <w:r w:rsidR="0040088D">
        <w:t xml:space="preserve">defines the attributes for </w:t>
      </w:r>
      <w:r w:rsidR="00AA5E16">
        <w:t>the</w:t>
      </w:r>
      <w:r w:rsidR="006755BF">
        <w:t xml:space="preserve"> </w:t>
      </w:r>
      <w:r w:rsidR="0040088D">
        <w:rPr>
          <w:i/>
        </w:rPr>
        <w:t>operations event</w:t>
      </w:r>
      <w:r w:rsidR="0040088D" w:rsidRPr="00313911">
        <w:rPr>
          <w:i/>
        </w:rPr>
        <w:t xml:space="preserve"> </w:t>
      </w:r>
      <w:r w:rsidR="0040088D">
        <w:rPr>
          <w:i/>
        </w:rPr>
        <w:t>definition property</w:t>
      </w:r>
      <w:r w:rsidR="0040088D">
        <w:t>.</w:t>
      </w:r>
    </w:p>
    <w:p w14:paraId="1276429C" w14:textId="70476D79" w:rsidR="0040088D" w:rsidRDefault="00110B26" w:rsidP="00E05180">
      <w:pPr>
        <w:pStyle w:val="TABLE-title"/>
        <w:rPr>
          <w:ins w:id="12003" w:author="Charles Gifford" w:date="2017-03-19T22:02:00Z"/>
        </w:rPr>
      </w:pPr>
      <w:bookmarkStart w:id="12004" w:name="_Ref456964574"/>
      <w:bookmarkStart w:id="12005" w:name="_Toc478492425"/>
      <w:r>
        <w:t xml:space="preserve">Table </w:t>
      </w:r>
      <w:r w:rsidR="00FD29D6">
        <w:fldChar w:fldCharType="begin"/>
      </w:r>
      <w:r w:rsidR="00FD29D6">
        <w:instrText xml:space="preserve"> SEQ Table \* ARABIC </w:instrText>
      </w:r>
      <w:r w:rsidR="00FD29D6">
        <w:fldChar w:fldCharType="separate"/>
      </w:r>
      <w:r w:rsidR="00296300">
        <w:rPr>
          <w:noProof/>
        </w:rPr>
        <w:t>125</w:t>
      </w:r>
      <w:r w:rsidR="00FD29D6">
        <w:fldChar w:fldCharType="end"/>
      </w:r>
      <w:bookmarkEnd w:id="12004"/>
      <w:r w:rsidR="0040088D">
        <w:t xml:space="preserve"> - Operations event definition property relationship</w:t>
      </w:r>
      <w:r w:rsidR="00AE2995">
        <w:t xml:space="preserve"> role</w:t>
      </w:r>
      <w:r w:rsidR="0040088D">
        <w:t>s</w:t>
      </w:r>
      <w:bookmarkEnd w:id="12005"/>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D55890" w:rsidRPr="009432BC" w14:paraId="59875D7B" w14:textId="77777777" w:rsidTr="006115CD">
        <w:trPr>
          <w:trHeight w:val="197"/>
          <w:tblHeader/>
          <w:ins w:id="12006" w:author="Charles Gifford" w:date="2017-03-19T22:02:00Z"/>
        </w:trPr>
        <w:tc>
          <w:tcPr>
            <w:tcW w:w="2155" w:type="dxa"/>
            <w:shd w:val="clear" w:color="auto" w:fill="auto"/>
          </w:tcPr>
          <w:p w14:paraId="4C855B04" w14:textId="77777777" w:rsidR="00D55890" w:rsidRPr="009432BC" w:rsidRDefault="00D55890" w:rsidP="006115CD">
            <w:pPr>
              <w:pStyle w:val="TABLE-col-heading"/>
              <w:rPr>
                <w:ins w:id="12007" w:author="Charles Gifford" w:date="2017-03-19T22:02:00Z"/>
              </w:rPr>
            </w:pPr>
            <w:ins w:id="12008" w:author="Charles Gifford" w:date="2017-03-19T22:02:00Z">
              <w:r w:rsidRPr="009432BC">
                <w:t>Related Object</w:t>
              </w:r>
            </w:ins>
          </w:p>
        </w:tc>
        <w:tc>
          <w:tcPr>
            <w:tcW w:w="2070" w:type="dxa"/>
            <w:shd w:val="clear" w:color="auto" w:fill="auto"/>
          </w:tcPr>
          <w:p w14:paraId="33018D88" w14:textId="77777777" w:rsidR="00D55890" w:rsidRPr="009432BC" w:rsidRDefault="00D55890" w:rsidP="006115CD">
            <w:pPr>
              <w:pStyle w:val="TABLE-col-heading"/>
              <w:rPr>
                <w:ins w:id="12009" w:author="Charles Gifford" w:date="2017-03-19T22:02:00Z"/>
              </w:rPr>
            </w:pPr>
            <w:ins w:id="12010" w:author="Charles Gifford" w:date="2017-03-19T22:02:00Z">
              <w:r w:rsidRPr="009432BC">
                <w:t>Role</w:t>
              </w:r>
            </w:ins>
          </w:p>
        </w:tc>
        <w:tc>
          <w:tcPr>
            <w:tcW w:w="1080" w:type="dxa"/>
            <w:shd w:val="clear" w:color="auto" w:fill="auto"/>
          </w:tcPr>
          <w:p w14:paraId="5D9F7584" w14:textId="77777777" w:rsidR="00D55890" w:rsidRPr="009432BC" w:rsidRDefault="00D55890" w:rsidP="006115CD">
            <w:pPr>
              <w:pStyle w:val="TABLE-col-heading"/>
              <w:rPr>
                <w:ins w:id="12011" w:author="Charles Gifford" w:date="2017-03-19T22:02:00Z"/>
              </w:rPr>
            </w:pPr>
            <w:ins w:id="12012" w:author="Charles Gifford" w:date="2017-03-19T22:02:00Z">
              <w:r w:rsidRPr="009432BC">
                <w:t>Multiplicity</w:t>
              </w:r>
            </w:ins>
          </w:p>
        </w:tc>
        <w:tc>
          <w:tcPr>
            <w:tcW w:w="3780" w:type="dxa"/>
            <w:shd w:val="clear" w:color="auto" w:fill="auto"/>
          </w:tcPr>
          <w:p w14:paraId="496C445C" w14:textId="77777777" w:rsidR="00D55890" w:rsidRPr="009432BC" w:rsidRDefault="00D55890" w:rsidP="006115CD">
            <w:pPr>
              <w:pStyle w:val="TABLE-col-heading"/>
              <w:rPr>
                <w:ins w:id="12013" w:author="Charles Gifford" w:date="2017-03-19T22:02:00Z"/>
              </w:rPr>
            </w:pPr>
            <w:ins w:id="12014" w:author="Charles Gifford" w:date="2017-03-19T22:02:00Z">
              <w:r w:rsidRPr="009432BC">
                <w:t>Description</w:t>
              </w:r>
            </w:ins>
          </w:p>
        </w:tc>
      </w:tr>
      <w:tr w:rsidR="00AE2995" w:rsidRPr="009432BC" w14:paraId="0519E774" w14:textId="77777777" w:rsidTr="006115CD">
        <w:trPr>
          <w:trHeight w:val="332"/>
          <w:ins w:id="12015" w:author="Charles Gifford" w:date="2017-03-19T22:02:00Z"/>
        </w:trPr>
        <w:tc>
          <w:tcPr>
            <w:tcW w:w="2155" w:type="dxa"/>
          </w:tcPr>
          <w:p w14:paraId="391A0C47" w14:textId="557C627B" w:rsidR="00AE2995" w:rsidRPr="009432BC" w:rsidRDefault="00AE2995" w:rsidP="00AE2995">
            <w:pPr>
              <w:pStyle w:val="TABLE-cell"/>
              <w:rPr>
                <w:ins w:id="12016" w:author="Charles Gifford" w:date="2017-03-19T22:02:00Z"/>
              </w:rPr>
            </w:pPr>
            <w:ins w:id="12017" w:author="Charles Gifford" w:date="2017-03-19T22:03:00Z">
              <w:r>
                <w:rPr>
                  <w:lang w:val="en-US"/>
                </w:rPr>
                <w:t>Operations event</w:t>
              </w:r>
              <w:r w:rsidRPr="00465068">
                <w:rPr>
                  <w:lang w:val="en-US"/>
                </w:rPr>
                <w:t xml:space="preserve"> definition</w:t>
              </w:r>
            </w:ins>
          </w:p>
        </w:tc>
        <w:tc>
          <w:tcPr>
            <w:tcW w:w="2070" w:type="dxa"/>
          </w:tcPr>
          <w:p w14:paraId="3755DC68" w14:textId="4B233748" w:rsidR="00AE2995" w:rsidRPr="009432BC" w:rsidRDefault="00AE2995" w:rsidP="00AE2995">
            <w:pPr>
              <w:pStyle w:val="TABLE-cell"/>
              <w:rPr>
                <w:ins w:id="12018" w:author="Charles Gifford" w:date="2017-03-19T22:02:00Z"/>
              </w:rPr>
            </w:pPr>
            <w:ins w:id="12019" w:author="Charles Gifford" w:date="2017-03-19T22:05:00Z">
              <w:r>
                <w:rPr>
                  <w:lang w:val="en-US"/>
                </w:rPr>
                <w:t>NA</w:t>
              </w:r>
            </w:ins>
          </w:p>
        </w:tc>
        <w:tc>
          <w:tcPr>
            <w:tcW w:w="1080" w:type="dxa"/>
          </w:tcPr>
          <w:p w14:paraId="73F548BC" w14:textId="28A31288" w:rsidR="00AE2995" w:rsidRPr="009432BC" w:rsidRDefault="00AE2995" w:rsidP="00AE2995">
            <w:pPr>
              <w:pStyle w:val="TABLE-cell"/>
              <w:rPr>
                <w:ins w:id="12020" w:author="Charles Gifford" w:date="2017-03-19T22:02:00Z"/>
              </w:rPr>
            </w:pPr>
            <w:ins w:id="12021" w:author="Charles Gifford" w:date="2017-03-19T22:03:00Z">
              <w:r w:rsidRPr="00465068">
                <w:rPr>
                  <w:lang w:val="en-US"/>
                </w:rPr>
                <w:t>1</w:t>
              </w:r>
            </w:ins>
          </w:p>
        </w:tc>
        <w:tc>
          <w:tcPr>
            <w:tcW w:w="3780" w:type="dxa"/>
          </w:tcPr>
          <w:p w14:paraId="02800A5B" w14:textId="099A293E" w:rsidR="00AE2995" w:rsidRPr="00FF7E0A" w:rsidRDefault="00AE2995" w:rsidP="00AE2995">
            <w:pPr>
              <w:pStyle w:val="TABLE-cell"/>
              <w:rPr>
                <w:ins w:id="12022" w:author="Charles Gifford" w:date="2017-03-19T22:02:00Z"/>
                <w:lang w:val="en-US"/>
              </w:rPr>
            </w:pPr>
            <w:ins w:id="12023" w:author="Charles Gifford" w:date="2017-03-19T22:05:00Z">
              <w:r w:rsidRPr="000B2BDC">
                <w:rPr>
                  <w:lang w:val="en-US"/>
                </w:rPr>
                <w:t xml:space="preserve">The </w:t>
              </w:r>
              <w:r w:rsidRPr="00F229E3">
                <w:rPr>
                  <w:i/>
                  <w:lang w:val="en-US"/>
                </w:rPr>
                <w:t>operations event definition</w:t>
              </w:r>
              <w:r w:rsidRPr="000B2BDC">
                <w:rPr>
                  <w:lang w:val="en-US"/>
                </w:rPr>
                <w:t xml:space="preserve"> defined in part by this </w:t>
              </w:r>
              <w:r w:rsidRPr="00F229E3">
                <w:rPr>
                  <w:i/>
                  <w:lang w:val="en-US"/>
                </w:rPr>
                <w:t>operations event definition</w:t>
              </w:r>
              <w:r w:rsidRPr="00DD554D">
                <w:rPr>
                  <w:i/>
                  <w:lang w:val="en-US"/>
                </w:rPr>
                <w:t>s property.</w:t>
              </w:r>
            </w:ins>
          </w:p>
        </w:tc>
      </w:tr>
      <w:tr w:rsidR="00AE2995" w:rsidRPr="009432BC" w14:paraId="12CF07B2" w14:textId="77777777" w:rsidTr="006115CD">
        <w:trPr>
          <w:trHeight w:val="332"/>
          <w:ins w:id="12024" w:author="Charles Gifford" w:date="2017-03-19T22:02:00Z"/>
        </w:trPr>
        <w:tc>
          <w:tcPr>
            <w:tcW w:w="2155" w:type="dxa"/>
          </w:tcPr>
          <w:p w14:paraId="4DD10EEE" w14:textId="0FB85337" w:rsidR="00AE2995" w:rsidRDefault="00AE2995" w:rsidP="00AE2995">
            <w:pPr>
              <w:pStyle w:val="TABLE-cell"/>
              <w:rPr>
                <w:ins w:id="12025" w:author="Charles Gifford" w:date="2017-03-19T22:02:00Z"/>
                <w:lang w:val="en-US"/>
              </w:rPr>
            </w:pPr>
            <w:ins w:id="12026" w:author="Charles Gifford" w:date="2017-03-19T22:03:00Z">
              <w:r>
                <w:rPr>
                  <w:lang w:val="en-US"/>
                </w:rPr>
                <w:t>Operations event class</w:t>
              </w:r>
              <w:r w:rsidRPr="00465068">
                <w:rPr>
                  <w:lang w:val="en-US"/>
                </w:rPr>
                <w:t xml:space="preserve"> propert</w:t>
              </w:r>
              <w:r>
                <w:rPr>
                  <w:lang w:val="en-US"/>
                </w:rPr>
                <w:t>y</w:t>
              </w:r>
            </w:ins>
          </w:p>
        </w:tc>
        <w:tc>
          <w:tcPr>
            <w:tcW w:w="2070" w:type="dxa"/>
          </w:tcPr>
          <w:p w14:paraId="68369D5C" w14:textId="6E78E53C" w:rsidR="00AE2995" w:rsidRDefault="00AE2995" w:rsidP="00AE2995">
            <w:pPr>
              <w:pStyle w:val="TABLE-cell"/>
              <w:rPr>
                <w:ins w:id="12027" w:author="Charles Gifford" w:date="2017-03-19T22:02:00Z"/>
                <w:lang w:val="en-US"/>
              </w:rPr>
            </w:pPr>
            <w:ins w:id="12028" w:author="Charles Gifford" w:date="2017-03-19T22:03:00Z">
              <w:r>
                <w:rPr>
                  <w:lang w:val="en-US"/>
                </w:rPr>
                <w:t>Operations event class property</w:t>
              </w:r>
            </w:ins>
          </w:p>
        </w:tc>
        <w:tc>
          <w:tcPr>
            <w:tcW w:w="1080" w:type="dxa"/>
          </w:tcPr>
          <w:p w14:paraId="123FCC55" w14:textId="23B5EDD2" w:rsidR="00AE2995" w:rsidRDefault="00AE2995" w:rsidP="00AE2995">
            <w:pPr>
              <w:pStyle w:val="TABLE-cell"/>
              <w:rPr>
                <w:ins w:id="12029" w:author="Charles Gifford" w:date="2017-03-19T22:02:00Z"/>
                <w:lang w:val="en-US"/>
              </w:rPr>
            </w:pPr>
            <w:ins w:id="12030" w:author="Charles Gifford" w:date="2017-03-19T22:03:00Z">
              <w:r>
                <w:rPr>
                  <w:lang w:val="en-US"/>
                </w:rPr>
                <w:t>0..1</w:t>
              </w:r>
            </w:ins>
          </w:p>
        </w:tc>
        <w:tc>
          <w:tcPr>
            <w:tcW w:w="3780" w:type="dxa"/>
          </w:tcPr>
          <w:p w14:paraId="6E0A1E3C" w14:textId="77777777" w:rsidR="00AE2995" w:rsidRDefault="00AE2995" w:rsidP="00AE2995">
            <w:pPr>
              <w:pStyle w:val="TABLE-cell"/>
              <w:rPr>
                <w:ins w:id="12031" w:author="Charles Gifford" w:date="2017-03-19T22:05:00Z"/>
                <w:i/>
                <w:lang w:val="en-US"/>
              </w:rPr>
            </w:pPr>
            <w:ins w:id="12032" w:author="Charles Gifford" w:date="2017-03-19T22:05:00Z">
              <w:r>
                <w:rPr>
                  <w:lang w:val="en-US"/>
                </w:rPr>
                <w:t>If the</w:t>
              </w:r>
              <w:r w:rsidRPr="007C5C4B">
                <w:rPr>
                  <w:lang w:val="en-US"/>
                </w:rPr>
                <w:t xml:space="preserve"> </w:t>
              </w:r>
              <w:r w:rsidRPr="00D13134">
                <w:rPr>
                  <w:i/>
                  <w:lang w:val="en-US"/>
                </w:rPr>
                <w:t>operations event</w:t>
              </w:r>
              <w:r w:rsidRPr="007C5C4B">
                <w:rPr>
                  <w:i/>
                  <w:lang w:val="en-US"/>
                </w:rPr>
                <w:t xml:space="preserve"> definition</w:t>
              </w:r>
              <w:r w:rsidRPr="007C5C4B">
                <w:rPr>
                  <w:lang w:val="en-US"/>
                </w:rPr>
                <w:t xml:space="preserve"> supports a </w:t>
              </w:r>
              <w:r w:rsidRPr="00D13134">
                <w:rPr>
                  <w:i/>
                  <w:lang w:val="en-US"/>
                </w:rPr>
                <w:t>operations event</w:t>
              </w:r>
              <w:r w:rsidRPr="007C5C4B">
                <w:rPr>
                  <w:i/>
                  <w:lang w:val="en-US"/>
                </w:rPr>
                <w:t xml:space="preserve"> class</w:t>
              </w:r>
              <w:r>
                <w:rPr>
                  <w:i/>
                  <w:lang w:val="en-US"/>
                </w:rPr>
                <w:t>,</w:t>
              </w:r>
              <w:r w:rsidRPr="007C5C4B">
                <w:rPr>
                  <w:lang w:val="en-US"/>
                </w:rPr>
                <w:t xml:space="preserve"> the </w:t>
              </w:r>
              <w:r w:rsidRPr="00D13134">
                <w:rPr>
                  <w:i/>
                  <w:lang w:val="en-US"/>
                </w:rPr>
                <w:t xml:space="preserve">operations event </w:t>
              </w:r>
              <w:r w:rsidRPr="007C5C4B">
                <w:rPr>
                  <w:i/>
                  <w:lang w:val="en-US"/>
                </w:rPr>
                <w:t>class</w:t>
              </w:r>
              <w:r>
                <w:rPr>
                  <w:i/>
                  <w:lang w:val="en-US"/>
                </w:rPr>
                <w:t xml:space="preserve"> properties</w:t>
              </w:r>
              <w:r w:rsidRPr="007C5C4B">
                <w:rPr>
                  <w:lang w:val="en-US"/>
                </w:rPr>
                <w:t xml:space="preserve"> are </w:t>
              </w:r>
              <w:r>
                <w:rPr>
                  <w:lang w:val="en-US"/>
                </w:rPr>
                <w:t xml:space="preserve">applied </w:t>
              </w:r>
              <w:r w:rsidRPr="007C5C4B">
                <w:rPr>
                  <w:lang w:val="en-US"/>
                </w:rPr>
                <w:t xml:space="preserve">in the </w:t>
              </w:r>
              <w:r w:rsidRPr="00D13134">
                <w:rPr>
                  <w:i/>
                  <w:lang w:val="en-US"/>
                </w:rPr>
                <w:t>operations event</w:t>
              </w:r>
              <w:r w:rsidRPr="007C5C4B">
                <w:rPr>
                  <w:i/>
                  <w:lang w:val="en-US"/>
                </w:rPr>
                <w:t xml:space="preserve"> definition properties</w:t>
              </w:r>
              <w:r>
                <w:rPr>
                  <w:i/>
                  <w:lang w:val="en-US"/>
                </w:rPr>
                <w:t>.</w:t>
              </w:r>
            </w:ins>
          </w:p>
          <w:p w14:paraId="5EB64DAE" w14:textId="1536E67A" w:rsidR="00AE2995" w:rsidRPr="00091763" w:rsidRDefault="00AE2995" w:rsidP="00AE2995">
            <w:pPr>
              <w:pStyle w:val="TABLE-cell"/>
              <w:rPr>
                <w:ins w:id="12033" w:author="Charles Gifford" w:date="2017-03-19T22:02:00Z"/>
                <w:lang w:val="en-US"/>
              </w:rPr>
            </w:pPr>
            <w:ins w:id="12034" w:author="Charles Gifford" w:date="2017-03-19T22:05:00Z">
              <w:r>
                <w:rPr>
                  <w:lang w:val="en-US"/>
                </w:rPr>
                <w:t xml:space="preserve">This </w:t>
              </w:r>
              <w:r w:rsidRPr="00D13134">
                <w:rPr>
                  <w:i/>
                  <w:lang w:val="en-US"/>
                </w:rPr>
                <w:t>operations event</w:t>
              </w:r>
              <w:r w:rsidRPr="0074107D">
                <w:rPr>
                  <w:i/>
                  <w:lang w:val="en-US"/>
                </w:rPr>
                <w:t xml:space="preserve"> definition property</w:t>
              </w:r>
              <w:r w:rsidRPr="007C5C4B">
                <w:rPr>
                  <w:lang w:val="en-US"/>
                </w:rPr>
                <w:t xml:space="preserve"> maps to the corresponding </w:t>
              </w:r>
              <w:r w:rsidRPr="00D13134">
                <w:rPr>
                  <w:i/>
                  <w:lang w:val="en-US"/>
                </w:rPr>
                <w:t>operations event</w:t>
              </w:r>
              <w:r w:rsidRPr="007C5C4B">
                <w:rPr>
                  <w:i/>
                  <w:lang w:val="en-US"/>
                </w:rPr>
                <w:t xml:space="preserve"> class property</w:t>
              </w:r>
              <w:r w:rsidRPr="007C5C4B">
                <w:rPr>
                  <w:lang w:val="en-US"/>
                </w:rPr>
                <w:t>.</w:t>
              </w:r>
            </w:ins>
          </w:p>
        </w:tc>
      </w:tr>
      <w:tr w:rsidR="00D55890" w:rsidRPr="009432BC" w14:paraId="5D09D408" w14:textId="77777777" w:rsidTr="006115CD">
        <w:trPr>
          <w:trHeight w:val="332"/>
          <w:ins w:id="12035" w:author="Charles Gifford" w:date="2017-03-19T22:02:00Z"/>
        </w:trPr>
        <w:tc>
          <w:tcPr>
            <w:tcW w:w="2155" w:type="dxa"/>
          </w:tcPr>
          <w:p w14:paraId="2B66F854" w14:textId="56873E10" w:rsidR="00D55890" w:rsidRDefault="00D55890" w:rsidP="00D55890">
            <w:pPr>
              <w:pStyle w:val="TABLE-cell"/>
              <w:rPr>
                <w:ins w:id="12036" w:author="Charles Gifford" w:date="2017-03-19T22:02:00Z"/>
                <w:lang w:val="en-US"/>
              </w:rPr>
            </w:pPr>
            <w:ins w:id="12037" w:author="Charles Gifford" w:date="2017-03-19T22:03:00Z">
              <w:r>
                <w:rPr>
                  <w:lang w:val="en-US"/>
                </w:rPr>
                <w:t>Operations event</w:t>
              </w:r>
              <w:r w:rsidRPr="00465068">
                <w:rPr>
                  <w:lang w:val="en-US"/>
                </w:rPr>
                <w:t xml:space="preserve"> propert</w:t>
              </w:r>
              <w:r>
                <w:rPr>
                  <w:lang w:val="en-US"/>
                </w:rPr>
                <w:t>y</w:t>
              </w:r>
            </w:ins>
          </w:p>
        </w:tc>
        <w:tc>
          <w:tcPr>
            <w:tcW w:w="2070" w:type="dxa"/>
          </w:tcPr>
          <w:p w14:paraId="28517EFE" w14:textId="3B4733D5" w:rsidR="00D55890" w:rsidRDefault="00AE2995" w:rsidP="00D55890">
            <w:pPr>
              <w:pStyle w:val="TABLE-cell"/>
              <w:rPr>
                <w:ins w:id="12038" w:author="Charles Gifford" w:date="2017-03-19T22:02:00Z"/>
                <w:lang w:val="en-US"/>
              </w:rPr>
            </w:pPr>
            <w:ins w:id="12039" w:author="Charles Gifford" w:date="2017-03-19T22:07:00Z">
              <w:r>
                <w:rPr>
                  <w:lang w:val="en-US"/>
                </w:rPr>
                <w:t>NA</w:t>
              </w:r>
            </w:ins>
          </w:p>
        </w:tc>
        <w:tc>
          <w:tcPr>
            <w:tcW w:w="1080" w:type="dxa"/>
          </w:tcPr>
          <w:p w14:paraId="59818CE5" w14:textId="4C35F894" w:rsidR="00D55890" w:rsidRPr="00465068" w:rsidRDefault="00D55890" w:rsidP="00D55890">
            <w:pPr>
              <w:pStyle w:val="TABLE-cell"/>
              <w:rPr>
                <w:ins w:id="12040" w:author="Charles Gifford" w:date="2017-03-19T22:02:00Z"/>
                <w:lang w:val="en-US"/>
              </w:rPr>
            </w:pPr>
            <w:ins w:id="12041" w:author="Charles Gifford" w:date="2017-03-19T22:03:00Z">
              <w:r w:rsidRPr="00465068">
                <w:rPr>
                  <w:lang w:val="en-US"/>
                </w:rPr>
                <w:t>0..*</w:t>
              </w:r>
            </w:ins>
          </w:p>
        </w:tc>
        <w:tc>
          <w:tcPr>
            <w:tcW w:w="3780" w:type="dxa"/>
          </w:tcPr>
          <w:p w14:paraId="5A0716FD" w14:textId="77777777" w:rsidR="00D55890" w:rsidRPr="00446883" w:rsidRDefault="00D55890" w:rsidP="00D55890">
            <w:pPr>
              <w:pStyle w:val="TABLE-cell"/>
              <w:rPr>
                <w:ins w:id="12042" w:author="Charles Gifford" w:date="2017-03-19T22:02:00Z"/>
                <w:i/>
                <w:szCs w:val="20"/>
                <w:lang w:val="en-US"/>
              </w:rPr>
            </w:pPr>
            <w:ins w:id="12043" w:author="Charles Gifford" w:date="2017-03-19T22:02:00Z">
              <w:r>
                <w:rPr>
                  <w:lang w:val="en-US"/>
                </w:rPr>
                <w:t xml:space="preserve">The </w:t>
              </w:r>
              <w:r>
                <w:rPr>
                  <w:i/>
                  <w:lang w:val="en-US"/>
                </w:rPr>
                <w:t xml:space="preserve">operations event definition </w:t>
              </w:r>
              <w:r w:rsidRPr="00706C7A">
                <w:rPr>
                  <w:i/>
                  <w:lang w:val="en-US"/>
                </w:rPr>
                <w:t>record specification</w:t>
              </w:r>
              <w:r>
                <w:rPr>
                  <w:i/>
                  <w:lang w:val="en-US"/>
                </w:rPr>
                <w:t>(s)</w:t>
              </w:r>
              <w:r w:rsidRPr="00706C7A">
                <w:rPr>
                  <w:i/>
                  <w:lang w:val="en-US"/>
                </w:rPr>
                <w:t xml:space="preserve"> </w:t>
              </w:r>
              <w:r>
                <w:rPr>
                  <w:lang w:val="en-US"/>
                </w:rPr>
                <w:t xml:space="preserve">related to this </w:t>
              </w:r>
              <w:r>
                <w:rPr>
                  <w:i/>
                  <w:lang w:val="en-US"/>
                </w:rPr>
                <w:t>operations event definition.</w:t>
              </w:r>
            </w:ins>
          </w:p>
        </w:tc>
      </w:tr>
      <w:tr w:rsidR="00AE2995" w:rsidRPr="009432BC" w14:paraId="5A8C994A" w14:textId="77777777" w:rsidTr="000355D4">
        <w:trPr>
          <w:trHeight w:val="332"/>
          <w:ins w:id="12044" w:author="Charles Gifford" w:date="2017-03-19T22:08:00Z"/>
        </w:trPr>
        <w:tc>
          <w:tcPr>
            <w:tcW w:w="2155" w:type="dxa"/>
            <w:shd w:val="clear" w:color="auto" w:fill="auto"/>
          </w:tcPr>
          <w:p w14:paraId="118979EC" w14:textId="2ED75A5D" w:rsidR="00AE2995" w:rsidRDefault="00AE2995" w:rsidP="00AE2995">
            <w:pPr>
              <w:pStyle w:val="TABLE-cell"/>
              <w:rPr>
                <w:ins w:id="12045" w:author="Charles Gifford" w:date="2017-03-19T22:08:00Z"/>
                <w:lang w:val="en-US"/>
              </w:rPr>
            </w:pPr>
            <w:ins w:id="12046" w:author="Charles Gifford" w:date="2017-03-19T22:08:00Z">
              <w:r w:rsidRPr="009D7081">
                <w:rPr>
                  <w:szCs w:val="20"/>
                  <w:lang w:val="en-US"/>
                </w:rPr>
                <w:t xml:space="preserve">Operations event definition </w:t>
              </w:r>
              <w:r>
                <w:rPr>
                  <w:szCs w:val="20"/>
                  <w:lang w:val="en-US"/>
                </w:rPr>
                <w:t>p</w:t>
              </w:r>
              <w:r w:rsidRPr="00091763">
                <w:rPr>
                  <w:szCs w:val="20"/>
                  <w:lang w:val="en-US"/>
                </w:rPr>
                <w:t>roperty</w:t>
              </w:r>
            </w:ins>
          </w:p>
        </w:tc>
        <w:tc>
          <w:tcPr>
            <w:tcW w:w="2070" w:type="dxa"/>
            <w:shd w:val="clear" w:color="auto" w:fill="auto"/>
          </w:tcPr>
          <w:p w14:paraId="62171771" w14:textId="16B263BA" w:rsidR="00AE2995" w:rsidRDefault="00AE2995" w:rsidP="00AE2995">
            <w:pPr>
              <w:pStyle w:val="TABLE-cell"/>
              <w:rPr>
                <w:ins w:id="12047" w:author="Charles Gifford" w:date="2017-03-19T22:08:00Z"/>
                <w:lang w:val="en-US"/>
              </w:rPr>
            </w:pPr>
            <w:ins w:id="12048" w:author="Charles Gifford" w:date="2017-03-19T22:08:00Z">
              <w:r w:rsidRPr="009D7081">
                <w:rPr>
                  <w:szCs w:val="20"/>
                  <w:lang w:val="en-US"/>
                </w:rPr>
                <w:t>Operations event definition</w:t>
              </w:r>
              <w:r w:rsidRPr="00954CF7">
                <w:rPr>
                  <w:szCs w:val="20"/>
                  <w:lang w:val="en-US"/>
                </w:rPr>
                <w:t xml:space="preserve"> </w:t>
              </w:r>
              <w:r>
                <w:rPr>
                  <w:szCs w:val="20"/>
                  <w:lang w:val="en-US"/>
                </w:rPr>
                <w:t>p</w:t>
              </w:r>
              <w:r w:rsidRPr="00091763">
                <w:rPr>
                  <w:szCs w:val="20"/>
                  <w:lang w:val="en-US"/>
                </w:rPr>
                <w:t>roperty</w:t>
              </w:r>
              <w:r>
                <w:rPr>
                  <w:szCs w:val="20"/>
                  <w:lang w:val="en-US"/>
                </w:rPr>
                <w:t xml:space="preserve"> child</w:t>
              </w:r>
            </w:ins>
          </w:p>
        </w:tc>
        <w:tc>
          <w:tcPr>
            <w:tcW w:w="1080" w:type="dxa"/>
            <w:shd w:val="clear" w:color="auto" w:fill="auto"/>
          </w:tcPr>
          <w:p w14:paraId="2AEB398C" w14:textId="54A8840D" w:rsidR="00AE2995" w:rsidRPr="00465068" w:rsidRDefault="00AE2995" w:rsidP="00AE2995">
            <w:pPr>
              <w:pStyle w:val="TABLE-cell"/>
              <w:rPr>
                <w:ins w:id="12049" w:author="Charles Gifford" w:date="2017-03-19T22:08:00Z"/>
                <w:lang w:val="en-US"/>
              </w:rPr>
            </w:pPr>
            <w:ins w:id="12050" w:author="Charles Gifford" w:date="2017-03-19T22:08:00Z">
              <w:r w:rsidRPr="00BE4602">
                <w:rPr>
                  <w:szCs w:val="20"/>
                  <w:lang w:val="en-US"/>
                </w:rPr>
                <w:t>0..*</w:t>
              </w:r>
            </w:ins>
          </w:p>
        </w:tc>
        <w:tc>
          <w:tcPr>
            <w:tcW w:w="3780" w:type="dxa"/>
          </w:tcPr>
          <w:p w14:paraId="1D0B6E21" w14:textId="381E50DF" w:rsidR="00AE2995" w:rsidRPr="00091763" w:rsidRDefault="00AE2995" w:rsidP="00AE2995">
            <w:pPr>
              <w:pStyle w:val="TABLE-cell"/>
              <w:rPr>
                <w:ins w:id="12051" w:author="Charles Gifford" w:date="2017-03-19T22:08:00Z"/>
                <w:lang w:val="en-US"/>
              </w:rPr>
            </w:pPr>
            <w:ins w:id="12052" w:author="Charles Gifford" w:date="2017-03-19T22:08:00Z">
              <w:r w:rsidRPr="00091763">
                <w:rPr>
                  <w:lang w:val="en-US"/>
                </w:rPr>
                <w:t xml:space="preserve">The nested </w:t>
              </w:r>
              <w:r>
                <w:rPr>
                  <w:i/>
                  <w:lang w:val="en-US"/>
                </w:rPr>
                <w:t>o</w:t>
              </w:r>
              <w:r w:rsidRPr="009D7081">
                <w:rPr>
                  <w:i/>
                  <w:lang w:val="en-US"/>
                </w:rPr>
                <w:t xml:space="preserve">perations event definition </w:t>
              </w:r>
              <w:r w:rsidRPr="00091763">
                <w:rPr>
                  <w:i/>
                  <w:lang w:val="en-US"/>
                </w:rPr>
                <w:t>propert</w:t>
              </w:r>
              <w:r>
                <w:rPr>
                  <w:i/>
                  <w:lang w:val="en-US"/>
                </w:rPr>
                <w:t>y(s)</w:t>
              </w:r>
              <w:r>
                <w:rPr>
                  <w:lang w:val="en-US"/>
                </w:rPr>
                <w:t xml:space="preserve"> makes up part of this</w:t>
              </w:r>
              <w:r>
                <w:rPr>
                  <w:i/>
                  <w:lang w:val="en-US"/>
                </w:rPr>
                <w:t xml:space="preserve"> o</w:t>
              </w:r>
              <w:r w:rsidRPr="009D7081">
                <w:rPr>
                  <w:i/>
                  <w:lang w:val="en-US"/>
                </w:rPr>
                <w:t xml:space="preserve">perations event definition </w:t>
              </w:r>
              <w:r w:rsidRPr="00091763">
                <w:rPr>
                  <w:i/>
                  <w:lang w:val="en-US"/>
                </w:rPr>
                <w:t>property</w:t>
              </w:r>
              <w:r>
                <w:rPr>
                  <w:i/>
                  <w:lang w:val="en-US"/>
                </w:rPr>
                <w:t xml:space="preserve"> </w:t>
              </w:r>
              <w:r w:rsidRPr="00365427">
                <w:rPr>
                  <w:lang w:val="en-US"/>
                </w:rPr>
                <w:t>as the whole</w:t>
              </w:r>
              <w:r w:rsidRPr="00752C4B">
                <w:rPr>
                  <w:lang w:val="en-US"/>
                </w:rPr>
                <w:t>.</w:t>
              </w:r>
            </w:ins>
          </w:p>
        </w:tc>
      </w:tr>
    </w:tbl>
    <w:p w14:paraId="661AB0C4" w14:textId="7350FB70" w:rsidR="0040088D" w:rsidRDefault="001174C9" w:rsidP="00E05180">
      <w:pPr>
        <w:pStyle w:val="TABLE-title"/>
      </w:pPr>
      <w:bookmarkStart w:id="12053" w:name="_Ref456964712"/>
      <w:bookmarkStart w:id="12054" w:name="_Toc478492426"/>
      <w:r>
        <w:t xml:space="preserve">Table </w:t>
      </w:r>
      <w:r w:rsidR="00FD29D6">
        <w:fldChar w:fldCharType="begin"/>
      </w:r>
      <w:r w:rsidR="00FD29D6">
        <w:instrText xml:space="preserve"> SEQ Table \* ARABIC </w:instrText>
      </w:r>
      <w:r w:rsidR="00FD29D6">
        <w:fldChar w:fldCharType="separate"/>
      </w:r>
      <w:r w:rsidR="00296300">
        <w:rPr>
          <w:noProof/>
        </w:rPr>
        <w:t>126</w:t>
      </w:r>
      <w:r w:rsidR="00FD29D6">
        <w:fldChar w:fldCharType="end"/>
      </w:r>
      <w:bookmarkEnd w:id="12053"/>
      <w:r>
        <w:t xml:space="preserve"> - O</w:t>
      </w:r>
      <w:r w:rsidR="0040088D">
        <w:t>perations event definition property</w:t>
      </w:r>
      <w:r>
        <w:t xml:space="preserve"> attributes</w:t>
      </w:r>
      <w:bookmarkEnd w:id="12054"/>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270"/>
        <w:gridCol w:w="2891"/>
        <w:gridCol w:w="1333"/>
        <w:gridCol w:w="1489"/>
        <w:gridCol w:w="1162"/>
        <w:gridCol w:w="1205"/>
      </w:tblGrid>
      <w:tr w:rsidR="0040088D" w:rsidRPr="00465068" w14:paraId="040383B1" w14:textId="77777777" w:rsidTr="006E248E">
        <w:trPr>
          <w:tblHeader/>
        </w:trPr>
        <w:tc>
          <w:tcPr>
            <w:tcW w:w="1270" w:type="dxa"/>
          </w:tcPr>
          <w:p w14:paraId="28FC4CA3" w14:textId="77777777" w:rsidR="0040088D" w:rsidRPr="00465068" w:rsidRDefault="0040088D" w:rsidP="006133DA">
            <w:pPr>
              <w:pStyle w:val="TABLE-col-heading"/>
              <w:rPr>
                <w:lang w:val="en-US"/>
              </w:rPr>
            </w:pPr>
            <w:r w:rsidRPr="00465068">
              <w:rPr>
                <w:lang w:val="en-US"/>
              </w:rPr>
              <w:t>Attribute name</w:t>
            </w:r>
          </w:p>
        </w:tc>
        <w:tc>
          <w:tcPr>
            <w:tcW w:w="2891" w:type="dxa"/>
          </w:tcPr>
          <w:p w14:paraId="7214BF3C" w14:textId="77777777" w:rsidR="0040088D" w:rsidRPr="00465068" w:rsidRDefault="0040088D" w:rsidP="006133DA">
            <w:pPr>
              <w:pStyle w:val="TABLE-col-heading"/>
              <w:rPr>
                <w:lang w:val="en-US"/>
              </w:rPr>
            </w:pPr>
            <w:r w:rsidRPr="00465068">
              <w:rPr>
                <w:lang w:val="en-US"/>
              </w:rPr>
              <w:t>Description</w:t>
            </w:r>
          </w:p>
        </w:tc>
        <w:tc>
          <w:tcPr>
            <w:tcW w:w="1333" w:type="dxa"/>
          </w:tcPr>
          <w:p w14:paraId="20F95F94" w14:textId="77777777" w:rsidR="0040088D" w:rsidRPr="00465068" w:rsidRDefault="0040088D" w:rsidP="006133DA">
            <w:pPr>
              <w:pStyle w:val="TABLE-col-heading"/>
              <w:rPr>
                <w:lang w:val="en-US"/>
              </w:rPr>
            </w:pPr>
            <w:r w:rsidRPr="00465068">
              <w:rPr>
                <w:lang w:val="en-US"/>
              </w:rPr>
              <w:t>Production examples</w:t>
            </w:r>
          </w:p>
        </w:tc>
        <w:tc>
          <w:tcPr>
            <w:tcW w:w="1489" w:type="dxa"/>
          </w:tcPr>
          <w:p w14:paraId="19D47122" w14:textId="77777777" w:rsidR="0040088D" w:rsidRPr="00465068" w:rsidRDefault="0040088D" w:rsidP="006133DA">
            <w:pPr>
              <w:pStyle w:val="TABLE-col-heading"/>
              <w:rPr>
                <w:lang w:val="en-US"/>
              </w:rPr>
            </w:pPr>
            <w:r w:rsidRPr="00465068">
              <w:rPr>
                <w:lang w:val="en-US"/>
              </w:rPr>
              <w:t>Maintenance examples</w:t>
            </w:r>
          </w:p>
        </w:tc>
        <w:tc>
          <w:tcPr>
            <w:tcW w:w="1162" w:type="dxa"/>
          </w:tcPr>
          <w:p w14:paraId="0604D9F5" w14:textId="77777777" w:rsidR="0040088D" w:rsidRPr="00465068" w:rsidRDefault="0040088D" w:rsidP="006133DA">
            <w:pPr>
              <w:pStyle w:val="TABLE-col-heading"/>
              <w:rPr>
                <w:lang w:val="en-US"/>
              </w:rPr>
            </w:pPr>
            <w:r w:rsidRPr="00465068">
              <w:rPr>
                <w:lang w:val="en-US"/>
              </w:rPr>
              <w:t>Quality examples</w:t>
            </w:r>
          </w:p>
        </w:tc>
        <w:tc>
          <w:tcPr>
            <w:tcW w:w="1205" w:type="dxa"/>
          </w:tcPr>
          <w:p w14:paraId="032A2CC0" w14:textId="77777777" w:rsidR="0040088D" w:rsidRPr="00465068" w:rsidRDefault="0040088D" w:rsidP="006133DA">
            <w:pPr>
              <w:pStyle w:val="TABLE-col-heading"/>
              <w:rPr>
                <w:lang w:val="en-US"/>
              </w:rPr>
            </w:pPr>
            <w:r w:rsidRPr="00465068">
              <w:rPr>
                <w:lang w:val="en-US"/>
              </w:rPr>
              <w:t>Inventory examples</w:t>
            </w:r>
          </w:p>
        </w:tc>
      </w:tr>
      <w:tr w:rsidR="00B52765" w:rsidRPr="00465068" w14:paraId="65D39A0A" w14:textId="77777777" w:rsidTr="006E248E">
        <w:tc>
          <w:tcPr>
            <w:tcW w:w="1270" w:type="dxa"/>
          </w:tcPr>
          <w:p w14:paraId="15DFCACA" w14:textId="77777777" w:rsidR="00B52765" w:rsidRPr="00465068" w:rsidRDefault="00B52765" w:rsidP="00B52765">
            <w:pPr>
              <w:pStyle w:val="TABLE-cell"/>
              <w:rPr>
                <w:lang w:val="en-US"/>
              </w:rPr>
            </w:pPr>
            <w:r w:rsidRPr="00465068">
              <w:rPr>
                <w:lang w:val="en-US"/>
              </w:rPr>
              <w:t>ID</w:t>
            </w:r>
          </w:p>
        </w:tc>
        <w:tc>
          <w:tcPr>
            <w:tcW w:w="2891" w:type="dxa"/>
          </w:tcPr>
          <w:p w14:paraId="4573554E" w14:textId="77777777" w:rsidR="00B52765" w:rsidRPr="00465068" w:rsidRDefault="00B52765" w:rsidP="00B52765">
            <w:pPr>
              <w:pStyle w:val="TABLE-cell"/>
              <w:rPr>
                <w:lang w:val="en-US"/>
              </w:rPr>
            </w:pPr>
            <w:r w:rsidRPr="00465068">
              <w:rPr>
                <w:lang w:val="en-US"/>
              </w:rPr>
              <w:t xml:space="preserve">An identification of the associated </w:t>
            </w:r>
            <w:r>
              <w:rPr>
                <w:i/>
                <w:lang w:val="en-US"/>
              </w:rPr>
              <w:t>operations event</w:t>
            </w:r>
            <w:r w:rsidRPr="00465068">
              <w:rPr>
                <w:i/>
                <w:lang w:val="en-US"/>
              </w:rPr>
              <w:t xml:space="preserve"> definition property</w:t>
            </w:r>
            <w:r w:rsidRPr="00465068">
              <w:rPr>
                <w:lang w:val="en-US"/>
              </w:rPr>
              <w:t xml:space="preserve">. </w:t>
            </w:r>
          </w:p>
        </w:tc>
        <w:tc>
          <w:tcPr>
            <w:tcW w:w="1333" w:type="dxa"/>
          </w:tcPr>
          <w:p w14:paraId="749C6930" w14:textId="6BBD57FF" w:rsidR="00B52765" w:rsidRPr="00465068" w:rsidRDefault="00B52765" w:rsidP="00B52765">
            <w:pPr>
              <w:pStyle w:val="TABLE-cell"/>
              <w:rPr>
                <w:lang w:val="en-US"/>
              </w:rPr>
            </w:pPr>
            <w:r w:rsidRPr="008E43BA">
              <w:t>124</w:t>
            </w:r>
          </w:p>
        </w:tc>
        <w:tc>
          <w:tcPr>
            <w:tcW w:w="1489" w:type="dxa"/>
          </w:tcPr>
          <w:p w14:paraId="2F7C427C" w14:textId="59E5C4BA" w:rsidR="00B52765" w:rsidRPr="00465068" w:rsidRDefault="00B52765" w:rsidP="00B52765">
            <w:pPr>
              <w:pStyle w:val="TABLE-cell"/>
              <w:rPr>
                <w:lang w:val="en-US"/>
              </w:rPr>
            </w:pPr>
            <w:r w:rsidRPr="008E43BA">
              <w:t>SM</w:t>
            </w:r>
          </w:p>
        </w:tc>
        <w:tc>
          <w:tcPr>
            <w:tcW w:w="1162" w:type="dxa"/>
          </w:tcPr>
          <w:p w14:paraId="4D0F6630" w14:textId="5EB8ED68" w:rsidR="00B52765" w:rsidRPr="00465068" w:rsidRDefault="00B52765" w:rsidP="00B52765">
            <w:pPr>
              <w:pStyle w:val="TABLE-cell"/>
              <w:rPr>
                <w:lang w:val="en-US"/>
              </w:rPr>
            </w:pPr>
            <w:r w:rsidRPr="008E43BA">
              <w:t>001</w:t>
            </w:r>
          </w:p>
        </w:tc>
        <w:tc>
          <w:tcPr>
            <w:tcW w:w="1205" w:type="dxa"/>
          </w:tcPr>
          <w:p w14:paraId="62D022CA" w14:textId="7778A6D0" w:rsidR="00B52765" w:rsidRPr="00465068" w:rsidRDefault="00B52765" w:rsidP="00B52765">
            <w:pPr>
              <w:pStyle w:val="TABLE-cell"/>
              <w:rPr>
                <w:lang w:val="en-US"/>
              </w:rPr>
            </w:pPr>
            <w:r w:rsidRPr="008E43BA">
              <w:t>45</w:t>
            </w:r>
          </w:p>
        </w:tc>
      </w:tr>
      <w:tr w:rsidR="00B52765" w:rsidRPr="00465068" w14:paraId="1587C0A7" w14:textId="77777777" w:rsidTr="006E248E">
        <w:tc>
          <w:tcPr>
            <w:tcW w:w="1270" w:type="dxa"/>
          </w:tcPr>
          <w:p w14:paraId="01C958BD" w14:textId="77777777" w:rsidR="00B52765" w:rsidRPr="00465068" w:rsidRDefault="00B52765" w:rsidP="00B52765">
            <w:pPr>
              <w:pStyle w:val="TABLE-cell"/>
              <w:rPr>
                <w:lang w:val="en-US"/>
              </w:rPr>
            </w:pPr>
            <w:r w:rsidRPr="00465068">
              <w:rPr>
                <w:lang w:val="en-US"/>
              </w:rPr>
              <w:t>Description</w:t>
            </w:r>
          </w:p>
        </w:tc>
        <w:tc>
          <w:tcPr>
            <w:tcW w:w="2891" w:type="dxa"/>
          </w:tcPr>
          <w:p w14:paraId="245DFBBD" w14:textId="77777777" w:rsidR="00B52765" w:rsidRPr="00465068" w:rsidRDefault="00B52765" w:rsidP="00B52765">
            <w:pPr>
              <w:pStyle w:val="TABLE-cell"/>
              <w:rPr>
                <w:color w:val="000000"/>
                <w:lang w:val="en-US"/>
              </w:rPr>
            </w:pPr>
            <w:r w:rsidRPr="00465068">
              <w:rPr>
                <w:lang w:val="en-US"/>
              </w:rPr>
              <w:t xml:space="preserve">Additional information and description about the </w:t>
            </w:r>
            <w:r>
              <w:rPr>
                <w:i/>
                <w:lang w:val="en-US"/>
              </w:rPr>
              <w:t>operations event</w:t>
            </w:r>
            <w:r w:rsidRPr="00465068">
              <w:rPr>
                <w:i/>
                <w:lang w:val="en-US"/>
              </w:rPr>
              <w:t xml:space="preserve"> definition property.</w:t>
            </w:r>
          </w:p>
        </w:tc>
        <w:tc>
          <w:tcPr>
            <w:tcW w:w="1333" w:type="dxa"/>
          </w:tcPr>
          <w:p w14:paraId="448F5A87" w14:textId="6AA47950" w:rsidR="00B52765" w:rsidRPr="00465068" w:rsidRDefault="00B52765" w:rsidP="00B52765">
            <w:pPr>
              <w:pStyle w:val="TABLE-cell"/>
              <w:rPr>
                <w:lang w:val="en-US"/>
              </w:rPr>
            </w:pPr>
            <w:r w:rsidRPr="008E43BA">
              <w:t>On time switch over</w:t>
            </w:r>
          </w:p>
        </w:tc>
        <w:tc>
          <w:tcPr>
            <w:tcW w:w="1489" w:type="dxa"/>
          </w:tcPr>
          <w:p w14:paraId="4A90C7DB" w14:textId="42CEE6BA" w:rsidR="00B52765" w:rsidRPr="00465068" w:rsidRDefault="00B52765" w:rsidP="00B52765">
            <w:pPr>
              <w:pStyle w:val="TABLE-cell"/>
              <w:rPr>
                <w:lang w:val="en-US"/>
              </w:rPr>
            </w:pPr>
            <w:r w:rsidRPr="008E43BA">
              <w:t>Scheduled maintenance</w:t>
            </w:r>
          </w:p>
        </w:tc>
        <w:tc>
          <w:tcPr>
            <w:tcW w:w="1162" w:type="dxa"/>
          </w:tcPr>
          <w:p w14:paraId="2F4FFC18" w14:textId="1676404B" w:rsidR="00B52765" w:rsidRPr="00465068" w:rsidRDefault="00B52765" w:rsidP="00B52765">
            <w:pPr>
              <w:pStyle w:val="TABLE-cell"/>
              <w:rPr>
                <w:lang w:val="en-US"/>
              </w:rPr>
            </w:pPr>
            <w:r w:rsidRPr="008E43BA">
              <w:t>Test ready</w:t>
            </w:r>
          </w:p>
        </w:tc>
        <w:tc>
          <w:tcPr>
            <w:tcW w:w="1205" w:type="dxa"/>
          </w:tcPr>
          <w:p w14:paraId="2A86EEE6" w14:textId="518D451A" w:rsidR="00B52765" w:rsidRPr="00465068" w:rsidRDefault="00B52765" w:rsidP="00B52765">
            <w:pPr>
              <w:pStyle w:val="TABLE-cell"/>
              <w:rPr>
                <w:lang w:val="en-US"/>
              </w:rPr>
            </w:pPr>
            <w:r w:rsidRPr="008E43BA">
              <w:t>Not applicable</w:t>
            </w:r>
          </w:p>
        </w:tc>
      </w:tr>
      <w:tr w:rsidR="00B52765" w:rsidRPr="00465068" w14:paraId="126247E1" w14:textId="77777777" w:rsidTr="006E248E">
        <w:tc>
          <w:tcPr>
            <w:tcW w:w="1270" w:type="dxa"/>
          </w:tcPr>
          <w:p w14:paraId="13F68B01" w14:textId="77777777" w:rsidR="00B52765" w:rsidRPr="00465068" w:rsidRDefault="00B52765" w:rsidP="00B52765">
            <w:pPr>
              <w:pStyle w:val="TABLE-cell"/>
              <w:rPr>
                <w:lang w:val="en-US"/>
              </w:rPr>
            </w:pPr>
            <w:r w:rsidRPr="00465068">
              <w:rPr>
                <w:lang w:val="en-US"/>
              </w:rPr>
              <w:t>Value</w:t>
            </w:r>
          </w:p>
        </w:tc>
        <w:tc>
          <w:tcPr>
            <w:tcW w:w="2891" w:type="dxa"/>
          </w:tcPr>
          <w:p w14:paraId="743F7203" w14:textId="77777777" w:rsidR="00B52765" w:rsidRPr="00465068" w:rsidRDefault="00B52765" w:rsidP="00B52765">
            <w:pPr>
              <w:pStyle w:val="TABLE-cell"/>
              <w:rPr>
                <w:lang w:val="en-US"/>
              </w:rPr>
            </w:pPr>
            <w:r w:rsidRPr="00465068">
              <w:rPr>
                <w:lang w:val="en-US"/>
              </w:rPr>
              <w:t>The value, set of values, or range of the associated property.</w:t>
            </w:r>
          </w:p>
          <w:p w14:paraId="4105D653" w14:textId="16D6C3FE" w:rsidR="00B52765" w:rsidRPr="00465068" w:rsidRDefault="00B52765" w:rsidP="00B52765">
            <w:pPr>
              <w:pStyle w:val="TABLE-cell"/>
              <w:rPr>
                <w:color w:val="000000"/>
                <w:lang w:val="en-US"/>
              </w:rPr>
            </w:pPr>
            <w:r>
              <w:rPr>
                <w:lang w:val="en-US"/>
              </w:rPr>
              <w:t>EXAMPLE</w:t>
            </w:r>
            <w:r w:rsidRPr="00465068">
              <w:rPr>
                <w:lang w:val="en-US"/>
              </w:rPr>
              <w:t xml:space="preserve">  </w:t>
            </w:r>
            <w:r>
              <w:rPr>
                <w:lang w:val="en-US"/>
              </w:rPr>
              <w:t xml:space="preserve"> </w:t>
            </w:r>
            <w:r w:rsidRPr="00465068">
              <w:rPr>
                <w:lang w:val="en-US"/>
              </w:rPr>
              <w:t>A range of possible numeric values, a list of possible values, or it may be empty if any value is valid.</w:t>
            </w:r>
          </w:p>
        </w:tc>
        <w:tc>
          <w:tcPr>
            <w:tcW w:w="1333" w:type="dxa"/>
          </w:tcPr>
          <w:p w14:paraId="17FC0419" w14:textId="12F7A9C9" w:rsidR="00B52765" w:rsidRPr="00465068" w:rsidRDefault="00B52765" w:rsidP="00B52765">
            <w:pPr>
              <w:pStyle w:val="TABLE-cell"/>
              <w:rPr>
                <w:lang w:val="en-US"/>
              </w:rPr>
            </w:pPr>
            <w:r w:rsidRPr="008E43BA">
              <w:t>99387A</w:t>
            </w:r>
          </w:p>
        </w:tc>
        <w:tc>
          <w:tcPr>
            <w:tcW w:w="1489" w:type="dxa"/>
          </w:tcPr>
          <w:p w14:paraId="3A35F3AC" w14:textId="2FABD7E3" w:rsidR="00B52765" w:rsidRPr="00465068" w:rsidRDefault="00B52765" w:rsidP="00B52765">
            <w:pPr>
              <w:pStyle w:val="TABLE-cell"/>
              <w:rPr>
                <w:lang w:val="en-US"/>
              </w:rPr>
            </w:pPr>
            <w:r w:rsidRPr="008E43BA">
              <w:t>105</w:t>
            </w:r>
          </w:p>
        </w:tc>
        <w:tc>
          <w:tcPr>
            <w:tcW w:w="1162" w:type="dxa"/>
          </w:tcPr>
          <w:p w14:paraId="42D1D6FD" w14:textId="34B1816C" w:rsidR="00B52765" w:rsidRPr="00465068" w:rsidRDefault="00B52765" w:rsidP="00B52765">
            <w:pPr>
              <w:pStyle w:val="TABLE-cell"/>
              <w:rPr>
                <w:lang w:val="en-US"/>
              </w:rPr>
            </w:pPr>
            <w:r w:rsidRPr="008E43BA">
              <w:t>88765</w:t>
            </w:r>
          </w:p>
        </w:tc>
        <w:tc>
          <w:tcPr>
            <w:tcW w:w="1205" w:type="dxa"/>
          </w:tcPr>
          <w:p w14:paraId="07318905" w14:textId="6F566F85" w:rsidR="00B52765" w:rsidRPr="00465068" w:rsidRDefault="00B52765" w:rsidP="00B52765">
            <w:pPr>
              <w:pStyle w:val="TABLE-cell"/>
              <w:rPr>
                <w:lang w:val="en-US"/>
              </w:rPr>
            </w:pPr>
            <w:r w:rsidRPr="008E43BA">
              <w:t>1856</w:t>
            </w:r>
          </w:p>
        </w:tc>
      </w:tr>
      <w:tr w:rsidR="00B52765" w:rsidRPr="00465068" w14:paraId="509A7090" w14:textId="77777777" w:rsidTr="006E248E">
        <w:tc>
          <w:tcPr>
            <w:tcW w:w="1270" w:type="dxa"/>
          </w:tcPr>
          <w:p w14:paraId="5F6C4C04" w14:textId="77777777" w:rsidR="00B52765" w:rsidRPr="00465068" w:rsidRDefault="00B52765" w:rsidP="00B52765">
            <w:pPr>
              <w:pStyle w:val="TABLE-cell"/>
              <w:rPr>
                <w:lang w:val="en-US"/>
              </w:rPr>
            </w:pPr>
            <w:r w:rsidRPr="00465068">
              <w:rPr>
                <w:lang w:val="en-US"/>
              </w:rPr>
              <w:t>Value unit of measure</w:t>
            </w:r>
          </w:p>
        </w:tc>
        <w:tc>
          <w:tcPr>
            <w:tcW w:w="2891" w:type="dxa"/>
          </w:tcPr>
          <w:p w14:paraId="58AD2804" w14:textId="77777777" w:rsidR="00B52765" w:rsidRPr="00465068" w:rsidRDefault="00B52765" w:rsidP="00B52765">
            <w:pPr>
              <w:pStyle w:val="TABLE-cell"/>
              <w:rPr>
                <w:color w:val="000000"/>
                <w:lang w:val="en-US"/>
              </w:rPr>
            </w:pPr>
            <w:r w:rsidRPr="00465068">
              <w:rPr>
                <w:lang w:val="en-US"/>
              </w:rPr>
              <w:t>The unit of measure of the associated property values, if applicable.</w:t>
            </w:r>
          </w:p>
        </w:tc>
        <w:tc>
          <w:tcPr>
            <w:tcW w:w="1333" w:type="dxa"/>
          </w:tcPr>
          <w:p w14:paraId="05E5173F" w14:textId="622D803D" w:rsidR="00B52765" w:rsidRPr="00465068" w:rsidRDefault="00B52765" w:rsidP="00B52765">
            <w:pPr>
              <w:pStyle w:val="TABLE-cell"/>
              <w:rPr>
                <w:lang w:val="en-US"/>
              </w:rPr>
            </w:pPr>
            <w:r w:rsidRPr="008E43BA">
              <w:t>number</w:t>
            </w:r>
          </w:p>
        </w:tc>
        <w:tc>
          <w:tcPr>
            <w:tcW w:w="1489" w:type="dxa"/>
          </w:tcPr>
          <w:p w14:paraId="40B96DAE" w14:textId="65339DEF" w:rsidR="00B52765" w:rsidRPr="00465068" w:rsidRDefault="00B52765" w:rsidP="00B52765">
            <w:pPr>
              <w:pStyle w:val="TABLE-cell"/>
              <w:rPr>
                <w:lang w:val="en-US"/>
              </w:rPr>
            </w:pPr>
            <w:r w:rsidRPr="008E43BA">
              <w:t>Hrs</w:t>
            </w:r>
          </w:p>
        </w:tc>
        <w:tc>
          <w:tcPr>
            <w:tcW w:w="1162" w:type="dxa"/>
          </w:tcPr>
          <w:p w14:paraId="24B182FB" w14:textId="6C0309F3" w:rsidR="00B52765" w:rsidRPr="00465068" w:rsidRDefault="00B52765" w:rsidP="00B52765">
            <w:pPr>
              <w:pStyle w:val="TABLE-cell"/>
              <w:rPr>
                <w:lang w:val="en-US"/>
              </w:rPr>
            </w:pPr>
            <w:r w:rsidRPr="008E43BA">
              <w:t>%</w:t>
            </w:r>
          </w:p>
        </w:tc>
        <w:tc>
          <w:tcPr>
            <w:tcW w:w="1205" w:type="dxa"/>
          </w:tcPr>
          <w:p w14:paraId="48FA97B2" w14:textId="3479C2E3" w:rsidR="00B52765" w:rsidRPr="00465068" w:rsidRDefault="00B52765" w:rsidP="00B52765">
            <w:pPr>
              <w:pStyle w:val="TABLE-cell"/>
              <w:rPr>
                <w:lang w:val="en-US"/>
              </w:rPr>
            </w:pPr>
            <w:r w:rsidRPr="008E43BA">
              <w:t>Kg</w:t>
            </w:r>
          </w:p>
        </w:tc>
      </w:tr>
    </w:tbl>
    <w:p w14:paraId="4FDD298A" w14:textId="0741D2B9" w:rsidR="0040088D" w:rsidRDefault="0040088D" w:rsidP="003E1075">
      <w:pPr>
        <w:pStyle w:val="Heading3"/>
      </w:pPr>
      <w:r>
        <w:t>Operations event definition record specification</w:t>
      </w:r>
    </w:p>
    <w:p w14:paraId="728F7C2E" w14:textId="04BC5067" w:rsidR="0040088D" w:rsidRDefault="0040088D" w:rsidP="0040088D">
      <w:pPr>
        <w:pStyle w:val="PARAGRAPH"/>
      </w:pPr>
      <w:r>
        <w:t xml:space="preserve">Specification of the allowed content of </w:t>
      </w:r>
      <w:r>
        <w:rPr>
          <w:i/>
        </w:rPr>
        <w:t>operations event</w:t>
      </w:r>
      <w:r w:rsidRPr="002A1C8A">
        <w:rPr>
          <w:i/>
        </w:rPr>
        <w:t xml:space="preserve"> record</w:t>
      </w:r>
      <w:r>
        <w:t xml:space="preserve"> shall be defined as </w:t>
      </w:r>
      <w:r w:rsidR="00FE3518">
        <w:t xml:space="preserve">the </w:t>
      </w:r>
      <w:r>
        <w:rPr>
          <w:i/>
        </w:rPr>
        <w:t>operations event</w:t>
      </w:r>
      <w:r w:rsidRPr="002A1C8A">
        <w:rPr>
          <w:i/>
        </w:rPr>
        <w:t xml:space="preserve"> definition record specification</w:t>
      </w:r>
      <w:r>
        <w:t>.</w:t>
      </w:r>
    </w:p>
    <w:p w14:paraId="059BE3E1" w14:textId="12E3713C" w:rsidR="0040088D" w:rsidRDefault="0040088D" w:rsidP="0040088D">
      <w:pPr>
        <w:pStyle w:val="PARAGRAPH"/>
      </w:pPr>
      <w:r w:rsidRPr="00FF47F2">
        <w:t>Information object c</w:t>
      </w:r>
      <w:r w:rsidRPr="0065705B">
        <w:t>ontents</w:t>
      </w:r>
      <w:r>
        <w:t xml:space="preserve"> in a</w:t>
      </w:r>
      <w:r w:rsidR="00CA5E07">
        <w:t>n</w:t>
      </w:r>
      <w:r>
        <w:t xml:space="preserve"> </w:t>
      </w:r>
      <w:r>
        <w:rPr>
          <w:i/>
        </w:rPr>
        <w:t>operations event</w:t>
      </w:r>
      <w:r w:rsidRPr="0065705B">
        <w:t xml:space="preserve"> vary depending on the </w:t>
      </w:r>
      <w:r>
        <w:t xml:space="preserve">process </w:t>
      </w:r>
      <w:r w:rsidRPr="0065705B">
        <w:t xml:space="preserve">context of the </w:t>
      </w:r>
      <w:r>
        <w:rPr>
          <w:i/>
        </w:rPr>
        <w:t>operations event</w:t>
      </w:r>
      <w:r w:rsidRPr="0065705B">
        <w:t xml:space="preserve">. The </w:t>
      </w:r>
      <w:r>
        <w:rPr>
          <w:i/>
        </w:rPr>
        <w:t>operations event</w:t>
      </w:r>
      <w:r w:rsidRPr="005F7F7B">
        <w:rPr>
          <w:i/>
        </w:rPr>
        <w:t xml:space="preserve"> definition record specification</w:t>
      </w:r>
      <w:r w:rsidRPr="0065705B">
        <w:t xml:space="preserve"> </w:t>
      </w:r>
      <w:r>
        <w:t xml:space="preserve">describes and </w:t>
      </w:r>
      <w:r w:rsidRPr="0065705B">
        <w:t xml:space="preserve">specifies </w:t>
      </w:r>
      <w:r w:rsidR="00BA525F">
        <w:t>th</w:t>
      </w:r>
      <w:r w:rsidR="00BA525F" w:rsidRPr="00FF47F2">
        <w:t>e information</w:t>
      </w:r>
      <w:r w:rsidR="003710E4" w:rsidRPr="00FF47F2">
        <w:t xml:space="preserve"> </w:t>
      </w:r>
      <w:r w:rsidRPr="00FF47F2">
        <w:t>objects and associated actions th</w:t>
      </w:r>
      <w:r>
        <w:t xml:space="preserve">at </w:t>
      </w:r>
      <w:r w:rsidRPr="0065705B">
        <w:t xml:space="preserve">are </w:t>
      </w:r>
      <w:r>
        <w:t>allowed</w:t>
      </w:r>
      <w:r w:rsidRPr="0065705B">
        <w:t xml:space="preserve"> in the </w:t>
      </w:r>
      <w:r>
        <w:rPr>
          <w:i/>
        </w:rPr>
        <w:t>operations event</w:t>
      </w:r>
      <w:r>
        <w:t xml:space="preserve"> occurrence</w:t>
      </w:r>
      <w:r w:rsidR="00FE3518">
        <w:t>.</w:t>
      </w:r>
      <w:r w:rsidRPr="0065705B">
        <w:t xml:space="preserve"> The publisher</w:t>
      </w:r>
      <w:r w:rsidR="00FE3518">
        <w:t>/sender</w:t>
      </w:r>
      <w:r w:rsidRPr="0065705B">
        <w:t xml:space="preserve"> </w:t>
      </w:r>
      <w:r>
        <w:t>shall follow</w:t>
      </w:r>
      <w:r w:rsidRPr="0065705B">
        <w:t xml:space="preserve"> this specification to constru</w:t>
      </w:r>
      <w:r>
        <w:t>ct the message. Subscribers</w:t>
      </w:r>
      <w:r w:rsidR="00FE3518">
        <w:t>/receivers</w:t>
      </w:r>
      <w:r>
        <w:t xml:space="preserve"> shall </w:t>
      </w:r>
      <w:r w:rsidRPr="0065705B">
        <w:t xml:space="preserve">use the </w:t>
      </w:r>
      <w:r>
        <w:rPr>
          <w:i/>
        </w:rPr>
        <w:t>operations event</w:t>
      </w:r>
      <w:r w:rsidRPr="005F7F7B">
        <w:rPr>
          <w:i/>
        </w:rPr>
        <w:t xml:space="preserve"> definition record specification</w:t>
      </w:r>
      <w:r w:rsidRPr="0065705B">
        <w:t xml:space="preserve"> to validate the content of the message.</w:t>
      </w:r>
      <w:r>
        <w:t xml:space="preserve"> </w:t>
      </w:r>
    </w:p>
    <w:p w14:paraId="4881E942" w14:textId="63F9655E" w:rsidR="0040088D" w:rsidRDefault="00CE1705" w:rsidP="0040088D">
      <w:pPr>
        <w:pStyle w:val="PARAGRAPH"/>
      </w:pPr>
      <w:r>
        <w:fldChar w:fldCharType="begin"/>
      </w:r>
      <w:r>
        <w:instrText xml:space="preserve"> REF _Ref456964771 \h </w:instrText>
      </w:r>
      <w:r>
        <w:fldChar w:fldCharType="separate"/>
      </w:r>
      <w:r w:rsidR="00296300">
        <w:t xml:space="preserve">Table </w:t>
      </w:r>
      <w:r w:rsidR="00296300">
        <w:rPr>
          <w:noProof/>
        </w:rPr>
        <w:t>127</w:t>
      </w:r>
      <w:r>
        <w:fldChar w:fldCharType="end"/>
      </w:r>
      <w:r>
        <w:t xml:space="preserve"> </w:t>
      </w:r>
      <w:r w:rsidR="0040088D">
        <w:t>defines the relationship</w:t>
      </w:r>
      <w:r w:rsidR="00AE2995">
        <w:t xml:space="preserve"> role</w:t>
      </w:r>
      <w:r w:rsidR="0040088D">
        <w:t xml:space="preserve">s for </w:t>
      </w:r>
      <w:r w:rsidR="00FE3518">
        <w:t>the</w:t>
      </w:r>
      <w:r w:rsidR="006755BF">
        <w:t xml:space="preserve"> </w:t>
      </w:r>
      <w:r w:rsidR="0040088D">
        <w:rPr>
          <w:i/>
        </w:rPr>
        <w:t>operations event</w:t>
      </w:r>
      <w:r w:rsidR="0040088D" w:rsidRPr="00313911">
        <w:rPr>
          <w:i/>
        </w:rPr>
        <w:t xml:space="preserve"> </w:t>
      </w:r>
      <w:r w:rsidR="0040088D">
        <w:rPr>
          <w:i/>
        </w:rPr>
        <w:t>definition record specification</w:t>
      </w:r>
      <w:r>
        <w:t xml:space="preserve">. </w:t>
      </w:r>
      <w:r w:rsidR="001174C9">
        <w:t xml:space="preserve"> </w:t>
      </w:r>
      <w:r>
        <w:fldChar w:fldCharType="begin"/>
      </w:r>
      <w:r>
        <w:instrText xml:space="preserve"> REF _Ref456964847 \h </w:instrText>
      </w:r>
      <w:r>
        <w:fldChar w:fldCharType="separate"/>
      </w:r>
      <w:r w:rsidR="00296300">
        <w:t xml:space="preserve">Table </w:t>
      </w:r>
      <w:r w:rsidR="00296300">
        <w:rPr>
          <w:noProof/>
        </w:rPr>
        <w:t>128</w:t>
      </w:r>
      <w:r>
        <w:fldChar w:fldCharType="end"/>
      </w:r>
      <w:r>
        <w:t xml:space="preserve"> </w:t>
      </w:r>
      <w:r w:rsidR="0040088D">
        <w:t>defines the attributes for</w:t>
      </w:r>
      <w:r w:rsidR="006755BF">
        <w:t xml:space="preserve"> </w:t>
      </w:r>
      <w:r w:rsidR="00FE3518">
        <w:t>the</w:t>
      </w:r>
      <w:r w:rsidR="0040088D">
        <w:t xml:space="preserve"> </w:t>
      </w:r>
      <w:r w:rsidR="0040088D">
        <w:rPr>
          <w:i/>
        </w:rPr>
        <w:t>operations event</w:t>
      </w:r>
      <w:r w:rsidR="0040088D" w:rsidRPr="00313911">
        <w:rPr>
          <w:i/>
        </w:rPr>
        <w:t xml:space="preserve"> </w:t>
      </w:r>
      <w:r w:rsidR="0040088D">
        <w:rPr>
          <w:i/>
        </w:rPr>
        <w:t>definition record specification</w:t>
      </w:r>
      <w:r w:rsidR="0040088D">
        <w:t>.</w:t>
      </w:r>
    </w:p>
    <w:p w14:paraId="3ADE5D7F" w14:textId="41170281" w:rsidR="0040088D" w:rsidRDefault="001174C9" w:rsidP="00E05180">
      <w:pPr>
        <w:pStyle w:val="TABLE-title"/>
        <w:rPr>
          <w:ins w:id="12055" w:author="Charles Gifford" w:date="2017-03-19T22:09:00Z"/>
        </w:rPr>
      </w:pPr>
      <w:bookmarkStart w:id="12056" w:name="_Ref456964771"/>
      <w:bookmarkStart w:id="12057" w:name="_Toc478492427"/>
      <w:r>
        <w:t xml:space="preserve">Table </w:t>
      </w:r>
      <w:r w:rsidR="00FD29D6">
        <w:fldChar w:fldCharType="begin"/>
      </w:r>
      <w:r w:rsidR="00FD29D6">
        <w:instrText xml:space="preserve"> SEQ Table \* ARABIC </w:instrText>
      </w:r>
      <w:r w:rsidR="00FD29D6">
        <w:fldChar w:fldCharType="separate"/>
      </w:r>
      <w:r w:rsidR="00296300">
        <w:rPr>
          <w:noProof/>
        </w:rPr>
        <w:t>127</w:t>
      </w:r>
      <w:r w:rsidR="00FD29D6">
        <w:fldChar w:fldCharType="end"/>
      </w:r>
      <w:bookmarkEnd w:id="12056"/>
      <w:r w:rsidR="0040088D">
        <w:t xml:space="preserve"> - Operations event definition record specification relationship</w:t>
      </w:r>
      <w:r w:rsidR="000355D4">
        <w:t xml:space="preserve"> role</w:t>
      </w:r>
      <w:r w:rsidR="0040088D">
        <w:t>s</w:t>
      </w:r>
      <w:bookmarkEnd w:id="12057"/>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AE2995" w:rsidRPr="009432BC" w14:paraId="2C0F37AA" w14:textId="77777777" w:rsidTr="006115CD">
        <w:trPr>
          <w:trHeight w:val="197"/>
          <w:tblHeader/>
          <w:ins w:id="12058" w:author="Charles Gifford" w:date="2017-03-19T22:09:00Z"/>
        </w:trPr>
        <w:tc>
          <w:tcPr>
            <w:tcW w:w="2155" w:type="dxa"/>
            <w:shd w:val="clear" w:color="auto" w:fill="auto"/>
          </w:tcPr>
          <w:p w14:paraId="76DE4080" w14:textId="77777777" w:rsidR="00AE2995" w:rsidRPr="009432BC" w:rsidRDefault="00AE2995" w:rsidP="006115CD">
            <w:pPr>
              <w:pStyle w:val="TABLE-col-heading"/>
              <w:rPr>
                <w:ins w:id="12059" w:author="Charles Gifford" w:date="2017-03-19T22:09:00Z"/>
              </w:rPr>
            </w:pPr>
            <w:ins w:id="12060" w:author="Charles Gifford" w:date="2017-03-19T22:09:00Z">
              <w:r w:rsidRPr="009432BC">
                <w:t>Related Object</w:t>
              </w:r>
            </w:ins>
          </w:p>
        </w:tc>
        <w:tc>
          <w:tcPr>
            <w:tcW w:w="2070" w:type="dxa"/>
            <w:shd w:val="clear" w:color="auto" w:fill="auto"/>
          </w:tcPr>
          <w:p w14:paraId="475D6855" w14:textId="77777777" w:rsidR="00AE2995" w:rsidRPr="009432BC" w:rsidRDefault="00AE2995" w:rsidP="006115CD">
            <w:pPr>
              <w:pStyle w:val="TABLE-col-heading"/>
              <w:rPr>
                <w:ins w:id="12061" w:author="Charles Gifford" w:date="2017-03-19T22:09:00Z"/>
              </w:rPr>
            </w:pPr>
            <w:ins w:id="12062" w:author="Charles Gifford" w:date="2017-03-19T22:09:00Z">
              <w:r w:rsidRPr="009432BC">
                <w:t>Role</w:t>
              </w:r>
            </w:ins>
          </w:p>
        </w:tc>
        <w:tc>
          <w:tcPr>
            <w:tcW w:w="1080" w:type="dxa"/>
            <w:shd w:val="clear" w:color="auto" w:fill="auto"/>
          </w:tcPr>
          <w:p w14:paraId="65786C34" w14:textId="77777777" w:rsidR="00AE2995" w:rsidRPr="009432BC" w:rsidRDefault="00AE2995" w:rsidP="006115CD">
            <w:pPr>
              <w:pStyle w:val="TABLE-col-heading"/>
              <w:rPr>
                <w:ins w:id="12063" w:author="Charles Gifford" w:date="2017-03-19T22:09:00Z"/>
              </w:rPr>
            </w:pPr>
            <w:ins w:id="12064" w:author="Charles Gifford" w:date="2017-03-19T22:09:00Z">
              <w:r w:rsidRPr="009432BC">
                <w:t>Multiplicity</w:t>
              </w:r>
            </w:ins>
          </w:p>
        </w:tc>
        <w:tc>
          <w:tcPr>
            <w:tcW w:w="3780" w:type="dxa"/>
            <w:shd w:val="clear" w:color="auto" w:fill="auto"/>
          </w:tcPr>
          <w:p w14:paraId="57DBF33C" w14:textId="77777777" w:rsidR="00AE2995" w:rsidRPr="009432BC" w:rsidRDefault="00AE2995" w:rsidP="006115CD">
            <w:pPr>
              <w:pStyle w:val="TABLE-col-heading"/>
              <w:rPr>
                <w:ins w:id="12065" w:author="Charles Gifford" w:date="2017-03-19T22:09:00Z"/>
              </w:rPr>
            </w:pPr>
            <w:ins w:id="12066" w:author="Charles Gifford" w:date="2017-03-19T22:09:00Z">
              <w:r w:rsidRPr="009432BC">
                <w:t>Description</w:t>
              </w:r>
            </w:ins>
          </w:p>
        </w:tc>
      </w:tr>
      <w:tr w:rsidR="00AE2995" w:rsidRPr="009432BC" w14:paraId="6D1067A9" w14:textId="77777777" w:rsidTr="006115CD">
        <w:trPr>
          <w:trHeight w:val="332"/>
          <w:ins w:id="12067" w:author="Charles Gifford" w:date="2017-03-19T22:09:00Z"/>
        </w:trPr>
        <w:tc>
          <w:tcPr>
            <w:tcW w:w="2155" w:type="dxa"/>
          </w:tcPr>
          <w:p w14:paraId="5ED739B1" w14:textId="411F546C" w:rsidR="00AE2995" w:rsidRPr="009432BC" w:rsidRDefault="00AE2995" w:rsidP="00AE2995">
            <w:pPr>
              <w:pStyle w:val="TABLE-cell"/>
              <w:rPr>
                <w:ins w:id="12068" w:author="Charles Gifford" w:date="2017-03-19T22:09:00Z"/>
              </w:rPr>
            </w:pPr>
            <w:ins w:id="12069" w:author="Charles Gifford" w:date="2017-03-19T22:10:00Z">
              <w:r>
                <w:rPr>
                  <w:lang w:val="en-US"/>
                </w:rPr>
                <w:t>Operations event</w:t>
              </w:r>
              <w:r w:rsidRPr="00465068">
                <w:rPr>
                  <w:lang w:val="en-US"/>
                </w:rPr>
                <w:t xml:space="preserve"> definition</w:t>
              </w:r>
            </w:ins>
          </w:p>
        </w:tc>
        <w:tc>
          <w:tcPr>
            <w:tcW w:w="2070" w:type="dxa"/>
          </w:tcPr>
          <w:p w14:paraId="01CD1957" w14:textId="6F456543" w:rsidR="00AE2995" w:rsidRPr="009432BC" w:rsidRDefault="006115CD" w:rsidP="00AE2995">
            <w:pPr>
              <w:pStyle w:val="TABLE-cell"/>
              <w:rPr>
                <w:ins w:id="12070" w:author="Charles Gifford" w:date="2017-03-19T22:09:00Z"/>
              </w:rPr>
            </w:pPr>
            <w:ins w:id="12071" w:author="Charles Gifford" w:date="2017-03-19T22:12:00Z">
              <w:r>
                <w:rPr>
                  <w:lang w:val="en-US"/>
                </w:rPr>
                <w:t>NA</w:t>
              </w:r>
            </w:ins>
          </w:p>
        </w:tc>
        <w:tc>
          <w:tcPr>
            <w:tcW w:w="1080" w:type="dxa"/>
          </w:tcPr>
          <w:p w14:paraId="3451D082" w14:textId="67D9F144" w:rsidR="00AE2995" w:rsidRPr="009432BC" w:rsidRDefault="00AE2995" w:rsidP="00AE2995">
            <w:pPr>
              <w:pStyle w:val="TABLE-cell"/>
              <w:rPr>
                <w:ins w:id="12072" w:author="Charles Gifford" w:date="2017-03-19T22:09:00Z"/>
              </w:rPr>
            </w:pPr>
            <w:ins w:id="12073" w:author="Charles Gifford" w:date="2017-03-19T22:10:00Z">
              <w:r w:rsidRPr="00465068">
                <w:rPr>
                  <w:lang w:val="en-US"/>
                </w:rPr>
                <w:t xml:space="preserve">1 </w:t>
              </w:r>
            </w:ins>
          </w:p>
        </w:tc>
        <w:tc>
          <w:tcPr>
            <w:tcW w:w="3780" w:type="dxa"/>
          </w:tcPr>
          <w:p w14:paraId="41B8E405" w14:textId="6CBF3398" w:rsidR="00AE2995" w:rsidRPr="00FF7E0A" w:rsidRDefault="00AE2995" w:rsidP="00AE2995">
            <w:pPr>
              <w:pStyle w:val="TABLE-cell"/>
              <w:rPr>
                <w:ins w:id="12074" w:author="Charles Gifford" w:date="2017-03-19T22:09:00Z"/>
                <w:lang w:val="en-US"/>
              </w:rPr>
            </w:pPr>
            <w:ins w:id="12075" w:author="Charles Gifford" w:date="2017-03-19T22:11:00Z">
              <w:r>
                <w:t>The</w:t>
              </w:r>
              <w:r w:rsidRPr="00A53554">
                <w:rPr>
                  <w:i/>
                </w:rPr>
                <w:t xml:space="preserve"> </w:t>
              </w:r>
              <w:r>
                <w:rPr>
                  <w:i/>
                  <w:lang w:val="en-US"/>
                </w:rPr>
                <w:t>operations event</w:t>
              </w:r>
              <w:r w:rsidRPr="003A5D53">
                <w:rPr>
                  <w:i/>
                  <w:lang w:val="en-US"/>
                </w:rPr>
                <w:t xml:space="preserve"> </w:t>
              </w:r>
              <w:r>
                <w:rPr>
                  <w:i/>
                  <w:lang w:val="en-US"/>
                </w:rPr>
                <w:t>definition(s)</w:t>
              </w:r>
              <w:r>
                <w:t xml:space="preserve"> defined in part by this </w:t>
              </w:r>
              <w:r>
                <w:rPr>
                  <w:i/>
                  <w:lang w:val="en-US"/>
                </w:rPr>
                <w:t>operations event</w:t>
              </w:r>
              <w:r w:rsidRPr="003A5D53">
                <w:rPr>
                  <w:i/>
                  <w:lang w:val="en-US"/>
                </w:rPr>
                <w:t xml:space="preserve"> </w:t>
              </w:r>
              <w:r>
                <w:rPr>
                  <w:i/>
                  <w:lang w:val="en-US"/>
                </w:rPr>
                <w:t>definition record specification</w:t>
              </w:r>
              <w:r w:rsidRPr="00EA02B3">
                <w:t>.</w:t>
              </w:r>
            </w:ins>
          </w:p>
        </w:tc>
      </w:tr>
      <w:tr w:rsidR="00AE2995" w:rsidRPr="009432BC" w14:paraId="1A93E009" w14:textId="77777777" w:rsidTr="006115CD">
        <w:trPr>
          <w:trHeight w:val="332"/>
          <w:ins w:id="12076" w:author="Charles Gifford" w:date="2017-03-19T22:09:00Z"/>
        </w:trPr>
        <w:tc>
          <w:tcPr>
            <w:tcW w:w="2155" w:type="dxa"/>
          </w:tcPr>
          <w:p w14:paraId="2965A20D" w14:textId="70955D92" w:rsidR="00AE2995" w:rsidRDefault="00AE2995" w:rsidP="00AE2995">
            <w:pPr>
              <w:pStyle w:val="TABLE-cell"/>
              <w:rPr>
                <w:ins w:id="12077" w:author="Charles Gifford" w:date="2017-03-19T22:09:00Z"/>
                <w:lang w:val="en-US"/>
              </w:rPr>
            </w:pPr>
            <w:ins w:id="12078" w:author="Charles Gifford" w:date="2017-03-19T22:10:00Z">
              <w:r>
                <w:rPr>
                  <w:lang w:val="en-US"/>
                </w:rPr>
                <w:t>Operations event</w:t>
              </w:r>
              <w:r w:rsidRPr="00465068">
                <w:rPr>
                  <w:lang w:val="en-US"/>
                </w:rPr>
                <w:t xml:space="preserve"> record </w:t>
              </w:r>
            </w:ins>
          </w:p>
        </w:tc>
        <w:tc>
          <w:tcPr>
            <w:tcW w:w="2070" w:type="dxa"/>
          </w:tcPr>
          <w:p w14:paraId="3B0696AD" w14:textId="37D7E1F3" w:rsidR="00AE2995" w:rsidRDefault="006115CD" w:rsidP="00AE2995">
            <w:pPr>
              <w:pStyle w:val="TABLE-cell"/>
              <w:rPr>
                <w:ins w:id="12079" w:author="Charles Gifford" w:date="2017-03-19T22:09:00Z"/>
                <w:lang w:val="en-US"/>
              </w:rPr>
            </w:pPr>
            <w:ins w:id="12080" w:author="Charles Gifford" w:date="2017-03-19T22:12:00Z">
              <w:r>
                <w:rPr>
                  <w:lang w:val="en-US"/>
                </w:rPr>
                <w:t>NA</w:t>
              </w:r>
            </w:ins>
          </w:p>
        </w:tc>
        <w:tc>
          <w:tcPr>
            <w:tcW w:w="1080" w:type="dxa"/>
          </w:tcPr>
          <w:p w14:paraId="06CF4F68" w14:textId="1F908443" w:rsidR="00AE2995" w:rsidRDefault="006115CD" w:rsidP="00AE2995">
            <w:pPr>
              <w:pStyle w:val="TABLE-cell"/>
              <w:rPr>
                <w:ins w:id="12081" w:author="Charles Gifford" w:date="2017-03-19T22:09:00Z"/>
                <w:lang w:val="en-US"/>
              </w:rPr>
            </w:pPr>
            <w:ins w:id="12082" w:author="Charles Gifford" w:date="2017-03-19T22:12:00Z">
              <w:r>
                <w:rPr>
                  <w:lang w:val="en-US"/>
                </w:rPr>
                <w:t>1</w:t>
              </w:r>
            </w:ins>
          </w:p>
        </w:tc>
        <w:tc>
          <w:tcPr>
            <w:tcW w:w="3780" w:type="dxa"/>
          </w:tcPr>
          <w:p w14:paraId="32820CEF" w14:textId="77777777" w:rsidR="00AE2995" w:rsidRDefault="00AE2995" w:rsidP="00AE2995">
            <w:pPr>
              <w:pStyle w:val="TABLE-cell"/>
              <w:rPr>
                <w:ins w:id="12083" w:author="Charles Gifford" w:date="2017-03-19T22:11:00Z"/>
              </w:rPr>
            </w:pPr>
            <w:ins w:id="12084" w:author="Charles Gifford" w:date="2017-03-19T22:11:00Z">
              <w:r>
                <w:t xml:space="preserve">If the </w:t>
              </w:r>
              <w:r>
                <w:rPr>
                  <w:i/>
                  <w:lang w:val="en-US"/>
                </w:rPr>
                <w:t xml:space="preserve">operations event </w:t>
              </w:r>
              <w:r>
                <w:t>supports an</w:t>
              </w:r>
              <w:r w:rsidRPr="00EA02B3">
                <w:t xml:space="preserve"> </w:t>
              </w:r>
              <w:r w:rsidRPr="00BE0F67">
                <w:rPr>
                  <w:i/>
                </w:rPr>
                <w:t>operations event definition</w:t>
              </w:r>
              <w:r>
                <w:t>, the</w:t>
              </w:r>
              <w:r w:rsidRPr="00A53554">
                <w:rPr>
                  <w:i/>
                </w:rPr>
                <w:t xml:space="preserve"> </w:t>
              </w:r>
              <w:r w:rsidRPr="00455E81">
                <w:rPr>
                  <w:i/>
                </w:rPr>
                <w:t xml:space="preserve">operations event </w:t>
              </w:r>
              <w:r>
                <w:rPr>
                  <w:i/>
                </w:rPr>
                <w:t>record</w:t>
              </w:r>
              <w:r w:rsidRPr="00A53554">
                <w:rPr>
                  <w:i/>
                </w:rPr>
                <w:t>(s)</w:t>
              </w:r>
              <w:r>
                <w:t xml:space="preserve"> is applied in this</w:t>
              </w:r>
              <w:r w:rsidRPr="00A53554">
                <w:rPr>
                  <w:i/>
                </w:rPr>
                <w:t xml:space="preserve"> </w:t>
              </w:r>
              <w:r w:rsidRPr="00455E81">
                <w:rPr>
                  <w:i/>
                </w:rPr>
                <w:t>operations event definition record specification</w:t>
              </w:r>
              <w:r w:rsidRPr="00EA02B3">
                <w:t xml:space="preserve">. </w:t>
              </w:r>
            </w:ins>
          </w:p>
          <w:p w14:paraId="4236F116" w14:textId="77777777" w:rsidR="00AE2995" w:rsidRDefault="00AE2995" w:rsidP="00AE2995">
            <w:pPr>
              <w:pStyle w:val="TABLE-cell"/>
              <w:rPr>
                <w:ins w:id="12085" w:author="Charles Gifford" w:date="2017-03-19T22:11:00Z"/>
                <w:lang w:val="en-US"/>
              </w:rPr>
            </w:pPr>
            <w:ins w:id="12086" w:author="Charles Gifford" w:date="2017-03-19T22:11:00Z">
              <w:r>
                <w:rPr>
                  <w:lang w:val="en-US"/>
                </w:rPr>
                <w:t>This</w:t>
              </w:r>
              <w:r w:rsidRPr="00B53847">
                <w:rPr>
                  <w:lang w:val="en-US"/>
                </w:rPr>
                <w:t xml:space="preserve"> </w:t>
              </w:r>
              <w:r w:rsidRPr="00455E81">
                <w:rPr>
                  <w:i/>
                  <w:lang w:val="en-US"/>
                </w:rPr>
                <w:t>operations event</w:t>
              </w:r>
              <w:r>
                <w:rPr>
                  <w:i/>
                  <w:lang w:val="en-US"/>
                </w:rPr>
                <w:t xml:space="preserve"> record </w:t>
              </w:r>
              <w:r>
                <w:rPr>
                  <w:lang w:val="en-US"/>
                </w:rPr>
                <w:t xml:space="preserve">maps to this corresponding </w:t>
              </w:r>
              <w:r>
                <w:rPr>
                  <w:i/>
                  <w:lang w:val="en-US"/>
                </w:rPr>
                <w:t>operations event</w:t>
              </w:r>
              <w:r w:rsidRPr="003A5D53">
                <w:rPr>
                  <w:i/>
                  <w:lang w:val="en-US"/>
                </w:rPr>
                <w:t xml:space="preserve"> </w:t>
              </w:r>
              <w:r>
                <w:rPr>
                  <w:i/>
                  <w:lang w:val="en-US"/>
                </w:rPr>
                <w:t>definition record specification</w:t>
              </w:r>
              <w:r w:rsidRPr="00B53847">
                <w:rPr>
                  <w:lang w:val="en-US"/>
                </w:rPr>
                <w:t>.</w:t>
              </w:r>
            </w:ins>
          </w:p>
          <w:p w14:paraId="7CEC916C" w14:textId="50CB9EAD" w:rsidR="00AE2995" w:rsidRPr="00091763" w:rsidRDefault="00AE2995" w:rsidP="00AE2995">
            <w:pPr>
              <w:pStyle w:val="TABLE-cell"/>
              <w:rPr>
                <w:ins w:id="12087" w:author="Charles Gifford" w:date="2017-03-19T22:09:00Z"/>
                <w:lang w:val="en-US"/>
              </w:rPr>
            </w:pPr>
            <w:ins w:id="12088" w:author="Charles Gifford" w:date="2017-03-19T22:11:00Z">
              <w:r w:rsidRPr="00465068">
                <w:rPr>
                  <w:lang w:val="en-US"/>
                </w:rPr>
                <w:t xml:space="preserve">Allowed </w:t>
              </w:r>
              <w:r>
                <w:rPr>
                  <w:lang w:val="en-US"/>
                </w:rPr>
                <w:t xml:space="preserve">Information object </w:t>
              </w:r>
              <w:r w:rsidRPr="00465068">
                <w:rPr>
                  <w:lang w:val="en-US"/>
                </w:rPr>
                <w:t xml:space="preserve">in </w:t>
              </w:r>
              <w:r>
                <w:rPr>
                  <w:i/>
                  <w:lang w:val="en-US"/>
                </w:rPr>
                <w:t>operations event</w:t>
              </w:r>
              <w:r w:rsidRPr="003A5D53">
                <w:rPr>
                  <w:i/>
                  <w:lang w:val="en-US"/>
                </w:rPr>
                <w:t xml:space="preserve"> record</w:t>
              </w:r>
              <w:r w:rsidRPr="00465068">
                <w:rPr>
                  <w:lang w:val="en-US"/>
                </w:rPr>
                <w:t xml:space="preserve"> defined by</w:t>
              </w:r>
              <w:r>
                <w:rPr>
                  <w:lang w:val="en-US"/>
                </w:rPr>
                <w:t xml:space="preserve"> this entry.</w:t>
              </w:r>
            </w:ins>
          </w:p>
        </w:tc>
      </w:tr>
      <w:tr w:rsidR="00AE2995" w:rsidRPr="009432BC" w14:paraId="6C0EAB91" w14:textId="77777777" w:rsidTr="006115CD">
        <w:trPr>
          <w:trHeight w:val="332"/>
          <w:ins w:id="12089" w:author="Charles Gifford" w:date="2017-03-19T22:09:00Z"/>
        </w:trPr>
        <w:tc>
          <w:tcPr>
            <w:tcW w:w="2155" w:type="dxa"/>
          </w:tcPr>
          <w:p w14:paraId="3606803A" w14:textId="4777471A" w:rsidR="00AE2995" w:rsidRDefault="00AE2995" w:rsidP="00AE2995">
            <w:pPr>
              <w:pStyle w:val="TABLE-cell"/>
              <w:rPr>
                <w:ins w:id="12090" w:author="Charles Gifford" w:date="2017-03-19T22:09:00Z"/>
                <w:lang w:val="en-US"/>
              </w:rPr>
            </w:pPr>
            <w:ins w:id="12091" w:author="Charles Gifford" w:date="2017-03-19T22:10:00Z">
              <w:r>
                <w:rPr>
                  <w:lang w:val="en-US"/>
                </w:rPr>
                <w:t>Operations event</w:t>
              </w:r>
              <w:r w:rsidRPr="00465068">
                <w:rPr>
                  <w:lang w:val="en-US"/>
                </w:rPr>
                <w:t xml:space="preserve"> class record specification</w:t>
              </w:r>
            </w:ins>
          </w:p>
        </w:tc>
        <w:tc>
          <w:tcPr>
            <w:tcW w:w="2070" w:type="dxa"/>
          </w:tcPr>
          <w:p w14:paraId="32720B6F" w14:textId="38F37857" w:rsidR="00AE2995" w:rsidRDefault="00AE2995" w:rsidP="00AE2995">
            <w:pPr>
              <w:pStyle w:val="TABLE-cell"/>
              <w:rPr>
                <w:ins w:id="12092" w:author="Charles Gifford" w:date="2017-03-19T22:09:00Z"/>
                <w:lang w:val="en-US"/>
              </w:rPr>
            </w:pPr>
            <w:ins w:id="12093" w:author="Charles Gifford" w:date="2017-03-19T22:10:00Z">
              <w:r>
                <w:rPr>
                  <w:lang w:val="en-US"/>
                </w:rPr>
                <w:t>Operations event</w:t>
              </w:r>
              <w:r w:rsidRPr="00465068">
                <w:rPr>
                  <w:lang w:val="en-US"/>
                </w:rPr>
                <w:t xml:space="preserve"> class record specification</w:t>
              </w:r>
            </w:ins>
          </w:p>
        </w:tc>
        <w:tc>
          <w:tcPr>
            <w:tcW w:w="1080" w:type="dxa"/>
          </w:tcPr>
          <w:p w14:paraId="5C2D7D69" w14:textId="1974D143" w:rsidR="00AE2995" w:rsidRPr="00465068" w:rsidRDefault="006115CD" w:rsidP="00AE2995">
            <w:pPr>
              <w:pStyle w:val="TABLE-cell"/>
              <w:rPr>
                <w:ins w:id="12094" w:author="Charles Gifford" w:date="2017-03-19T22:09:00Z"/>
                <w:lang w:val="en-US"/>
              </w:rPr>
            </w:pPr>
            <w:ins w:id="12095" w:author="Charles Gifford" w:date="2017-03-19T22:10:00Z">
              <w:r>
                <w:rPr>
                  <w:lang w:val="en-US"/>
                </w:rPr>
                <w:t>0..1</w:t>
              </w:r>
            </w:ins>
          </w:p>
        </w:tc>
        <w:tc>
          <w:tcPr>
            <w:tcW w:w="3780" w:type="dxa"/>
          </w:tcPr>
          <w:p w14:paraId="2EF5F189" w14:textId="77777777" w:rsidR="00AE2995" w:rsidRDefault="00AE2995" w:rsidP="00AE2995">
            <w:pPr>
              <w:pStyle w:val="TABLE-cell"/>
              <w:rPr>
                <w:ins w:id="12096" w:author="Charles Gifford" w:date="2017-03-19T22:11:00Z"/>
              </w:rPr>
            </w:pPr>
            <w:ins w:id="12097" w:author="Charles Gifford" w:date="2017-03-19T22:11:00Z">
              <w:r>
                <w:t xml:space="preserve">If the </w:t>
              </w:r>
              <w:r>
                <w:rPr>
                  <w:i/>
                  <w:lang w:val="en-US"/>
                </w:rPr>
                <w:t xml:space="preserve">operations event </w:t>
              </w:r>
              <w:r>
                <w:t>supports an</w:t>
              </w:r>
              <w:r w:rsidRPr="00EA02B3">
                <w:t xml:space="preserve"> </w:t>
              </w:r>
              <w:r w:rsidRPr="00F024AE">
                <w:rPr>
                  <w:i/>
                </w:rPr>
                <w:t xml:space="preserve">operations event </w:t>
              </w:r>
              <w:r>
                <w:rPr>
                  <w:i/>
                </w:rPr>
                <w:t>class</w:t>
              </w:r>
              <w:r>
                <w:t>, the</w:t>
              </w:r>
              <w:r w:rsidRPr="00A53554">
                <w:rPr>
                  <w:i/>
                </w:rPr>
                <w:t xml:space="preserve"> </w:t>
              </w:r>
              <w:r>
                <w:rPr>
                  <w:i/>
                  <w:lang w:val="en-US"/>
                </w:rPr>
                <w:t>operations event</w:t>
              </w:r>
              <w:r w:rsidRPr="003A5D53">
                <w:rPr>
                  <w:i/>
                  <w:lang w:val="en-US"/>
                </w:rPr>
                <w:t xml:space="preserve"> </w:t>
              </w:r>
              <w:r>
                <w:rPr>
                  <w:i/>
                  <w:lang w:val="en-US"/>
                </w:rPr>
                <w:t>class record specification</w:t>
              </w:r>
              <w:r w:rsidRPr="00A53554">
                <w:rPr>
                  <w:i/>
                </w:rPr>
                <w:t>(s)</w:t>
              </w:r>
              <w:r>
                <w:t xml:space="preserve"> is applied in this</w:t>
              </w:r>
              <w:r w:rsidRPr="00A53554">
                <w:rPr>
                  <w:i/>
                </w:rPr>
                <w:t xml:space="preserve"> </w:t>
              </w:r>
              <w:r>
                <w:rPr>
                  <w:i/>
                  <w:lang w:val="en-US"/>
                </w:rPr>
                <w:t>operations event</w:t>
              </w:r>
              <w:r w:rsidRPr="003A5D53">
                <w:rPr>
                  <w:i/>
                  <w:lang w:val="en-US"/>
                </w:rPr>
                <w:t xml:space="preserve"> </w:t>
              </w:r>
              <w:r>
                <w:rPr>
                  <w:i/>
                  <w:lang w:val="en-US"/>
                </w:rPr>
                <w:t>definition record specification</w:t>
              </w:r>
              <w:r w:rsidRPr="00EA02B3">
                <w:t xml:space="preserve">. </w:t>
              </w:r>
            </w:ins>
          </w:p>
          <w:p w14:paraId="5831080C" w14:textId="2C3FD25D" w:rsidR="00AE2995" w:rsidRPr="00446883" w:rsidRDefault="00AE2995" w:rsidP="00AE2995">
            <w:pPr>
              <w:pStyle w:val="TABLE-cell"/>
              <w:rPr>
                <w:ins w:id="12098" w:author="Charles Gifford" w:date="2017-03-19T22:09:00Z"/>
                <w:i/>
                <w:szCs w:val="20"/>
                <w:lang w:val="en-US"/>
              </w:rPr>
            </w:pPr>
            <w:ins w:id="12099" w:author="Charles Gifford" w:date="2017-03-19T22:11:00Z">
              <w:r>
                <w:rPr>
                  <w:lang w:val="en-US"/>
                </w:rPr>
                <w:t>This</w:t>
              </w:r>
              <w:r w:rsidRPr="00B53847">
                <w:rPr>
                  <w:lang w:val="en-US"/>
                </w:rPr>
                <w:t xml:space="preserve"> </w:t>
              </w:r>
              <w:r>
                <w:rPr>
                  <w:i/>
                  <w:lang w:val="en-US"/>
                </w:rPr>
                <w:t>operations event</w:t>
              </w:r>
              <w:r w:rsidRPr="003A5D53">
                <w:rPr>
                  <w:i/>
                  <w:lang w:val="en-US"/>
                </w:rPr>
                <w:t xml:space="preserve"> </w:t>
              </w:r>
              <w:r>
                <w:rPr>
                  <w:i/>
                  <w:lang w:val="en-US"/>
                </w:rPr>
                <w:t>definition record specification</w:t>
              </w:r>
              <w:r>
                <w:rPr>
                  <w:lang w:val="en-US"/>
                </w:rPr>
                <w:t xml:space="preserve"> maps to the corresponding </w:t>
              </w:r>
              <w:r>
                <w:rPr>
                  <w:i/>
                  <w:lang w:val="en-US"/>
                </w:rPr>
                <w:t>operations event class record specification</w:t>
              </w:r>
              <w:r w:rsidRPr="00B53847">
                <w:rPr>
                  <w:lang w:val="en-US"/>
                </w:rPr>
                <w:t>.</w:t>
              </w:r>
            </w:ins>
          </w:p>
        </w:tc>
      </w:tr>
    </w:tbl>
    <w:p w14:paraId="61D2AB80" w14:textId="31A5B238" w:rsidR="00AE2995" w:rsidRPr="006115CD" w:rsidDel="00AE2995" w:rsidRDefault="00AE2995" w:rsidP="006115CD">
      <w:pPr>
        <w:rPr>
          <w:del w:id="12100" w:author="Charles Gifford" w:date="2017-03-19T22:11:00Z"/>
        </w:rPr>
      </w:pPr>
    </w:p>
    <w:p w14:paraId="67F3796E" w14:textId="4D2ECAC8" w:rsidR="0040088D" w:rsidRDefault="001174C9" w:rsidP="00E05180">
      <w:pPr>
        <w:pStyle w:val="TABLE-title"/>
      </w:pPr>
      <w:bookmarkStart w:id="12101" w:name="_Ref456964847"/>
      <w:bookmarkStart w:id="12102" w:name="_Toc478492428"/>
      <w:r>
        <w:t xml:space="preserve">Table </w:t>
      </w:r>
      <w:r w:rsidR="00FD29D6">
        <w:fldChar w:fldCharType="begin"/>
      </w:r>
      <w:r w:rsidR="00FD29D6">
        <w:instrText xml:space="preserve"> SEQ Table \* ARABIC </w:instrText>
      </w:r>
      <w:r w:rsidR="00FD29D6">
        <w:fldChar w:fldCharType="separate"/>
      </w:r>
      <w:r w:rsidR="00296300">
        <w:rPr>
          <w:noProof/>
        </w:rPr>
        <w:t>128</w:t>
      </w:r>
      <w:r w:rsidR="00FD29D6">
        <w:fldChar w:fldCharType="end"/>
      </w:r>
      <w:bookmarkEnd w:id="12101"/>
      <w:r w:rsidR="0040088D">
        <w:t xml:space="preserve"> - </w:t>
      </w:r>
      <w:r>
        <w:t>O</w:t>
      </w:r>
      <w:r w:rsidR="0040088D">
        <w:t>perations event definition record specification</w:t>
      </w:r>
      <w:r>
        <w:t xml:space="preserve"> attributes</w:t>
      </w:r>
      <w:bookmarkEnd w:id="12102"/>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255"/>
        <w:gridCol w:w="2790"/>
        <w:gridCol w:w="1377"/>
        <w:gridCol w:w="1503"/>
        <w:gridCol w:w="1080"/>
        <w:gridCol w:w="1345"/>
      </w:tblGrid>
      <w:tr w:rsidR="0040088D" w:rsidRPr="00465068" w14:paraId="2C144100" w14:textId="77777777" w:rsidTr="00FF47F2">
        <w:trPr>
          <w:cantSplit/>
          <w:tblHeader/>
        </w:trPr>
        <w:tc>
          <w:tcPr>
            <w:tcW w:w="1255" w:type="dxa"/>
          </w:tcPr>
          <w:p w14:paraId="02866062" w14:textId="77777777" w:rsidR="0040088D" w:rsidRPr="00465068" w:rsidRDefault="0040088D" w:rsidP="006133DA">
            <w:pPr>
              <w:pStyle w:val="TABLE-col-heading"/>
              <w:rPr>
                <w:lang w:val="en-US"/>
              </w:rPr>
            </w:pPr>
            <w:r w:rsidRPr="00465068">
              <w:rPr>
                <w:lang w:val="en-US"/>
              </w:rPr>
              <w:t>Attribute name</w:t>
            </w:r>
          </w:p>
        </w:tc>
        <w:tc>
          <w:tcPr>
            <w:tcW w:w="2790" w:type="dxa"/>
          </w:tcPr>
          <w:p w14:paraId="782C46E5" w14:textId="77777777" w:rsidR="0040088D" w:rsidRPr="00465068" w:rsidRDefault="0040088D" w:rsidP="006133DA">
            <w:pPr>
              <w:pStyle w:val="TABLE-col-heading"/>
              <w:rPr>
                <w:lang w:val="en-US"/>
              </w:rPr>
            </w:pPr>
            <w:r w:rsidRPr="00465068">
              <w:rPr>
                <w:lang w:val="en-US"/>
              </w:rPr>
              <w:t>Description</w:t>
            </w:r>
          </w:p>
        </w:tc>
        <w:tc>
          <w:tcPr>
            <w:tcW w:w="1377" w:type="dxa"/>
          </w:tcPr>
          <w:p w14:paraId="55A8C158" w14:textId="77777777" w:rsidR="0040088D" w:rsidRPr="00465068" w:rsidRDefault="0040088D" w:rsidP="006133DA">
            <w:pPr>
              <w:pStyle w:val="TABLE-col-heading"/>
              <w:rPr>
                <w:lang w:val="en-US"/>
              </w:rPr>
            </w:pPr>
            <w:r w:rsidRPr="00465068">
              <w:rPr>
                <w:lang w:val="en-US"/>
              </w:rPr>
              <w:t>Production examples</w:t>
            </w:r>
          </w:p>
        </w:tc>
        <w:tc>
          <w:tcPr>
            <w:tcW w:w="1503" w:type="dxa"/>
          </w:tcPr>
          <w:p w14:paraId="460E2B01" w14:textId="77777777" w:rsidR="0040088D" w:rsidRPr="00465068" w:rsidRDefault="0040088D" w:rsidP="006133DA">
            <w:pPr>
              <w:pStyle w:val="TABLE-col-heading"/>
              <w:rPr>
                <w:lang w:val="en-US"/>
              </w:rPr>
            </w:pPr>
            <w:r w:rsidRPr="00465068">
              <w:rPr>
                <w:lang w:val="en-US"/>
              </w:rPr>
              <w:t>Maintenance examples</w:t>
            </w:r>
          </w:p>
        </w:tc>
        <w:tc>
          <w:tcPr>
            <w:tcW w:w="1080" w:type="dxa"/>
          </w:tcPr>
          <w:p w14:paraId="28949DA1" w14:textId="77777777" w:rsidR="0040088D" w:rsidRPr="00465068" w:rsidRDefault="0040088D" w:rsidP="006133DA">
            <w:pPr>
              <w:pStyle w:val="TABLE-col-heading"/>
              <w:rPr>
                <w:lang w:val="en-US"/>
              </w:rPr>
            </w:pPr>
            <w:r w:rsidRPr="00465068">
              <w:rPr>
                <w:lang w:val="en-US"/>
              </w:rPr>
              <w:t>Quality examples</w:t>
            </w:r>
          </w:p>
        </w:tc>
        <w:tc>
          <w:tcPr>
            <w:tcW w:w="1345" w:type="dxa"/>
          </w:tcPr>
          <w:p w14:paraId="68700247" w14:textId="77777777" w:rsidR="0040088D" w:rsidRPr="00465068" w:rsidRDefault="0040088D" w:rsidP="006133DA">
            <w:pPr>
              <w:pStyle w:val="TABLE-col-heading"/>
              <w:rPr>
                <w:lang w:val="en-US"/>
              </w:rPr>
            </w:pPr>
            <w:r w:rsidRPr="00465068">
              <w:rPr>
                <w:lang w:val="en-US"/>
              </w:rPr>
              <w:t>Inventory examples</w:t>
            </w:r>
          </w:p>
        </w:tc>
      </w:tr>
      <w:tr w:rsidR="0040088D" w:rsidRPr="00465068" w14:paraId="7EA71013" w14:textId="77777777" w:rsidTr="00FF47F2">
        <w:trPr>
          <w:cantSplit/>
        </w:trPr>
        <w:tc>
          <w:tcPr>
            <w:tcW w:w="1255" w:type="dxa"/>
          </w:tcPr>
          <w:p w14:paraId="200E635C" w14:textId="77777777" w:rsidR="0040088D" w:rsidRPr="00465068" w:rsidRDefault="0040088D" w:rsidP="006133DA">
            <w:pPr>
              <w:pStyle w:val="TABLE-cell"/>
              <w:rPr>
                <w:lang w:val="en-US"/>
              </w:rPr>
            </w:pPr>
            <w:r w:rsidRPr="00465068">
              <w:rPr>
                <w:lang w:val="en-US"/>
              </w:rPr>
              <w:t>ID</w:t>
            </w:r>
          </w:p>
        </w:tc>
        <w:tc>
          <w:tcPr>
            <w:tcW w:w="2790" w:type="dxa"/>
          </w:tcPr>
          <w:p w14:paraId="63068966" w14:textId="77777777" w:rsidR="0040088D" w:rsidRPr="00465068" w:rsidRDefault="0040088D" w:rsidP="006133DA">
            <w:pPr>
              <w:pStyle w:val="TABLE-cell"/>
              <w:rPr>
                <w:lang w:val="en-US"/>
              </w:rPr>
            </w:pPr>
            <w:r w:rsidRPr="00465068">
              <w:rPr>
                <w:lang w:val="en-US"/>
              </w:rPr>
              <w:t xml:space="preserve">Identification within the associated </w:t>
            </w:r>
            <w:r>
              <w:rPr>
                <w:i/>
                <w:lang w:val="en-US"/>
              </w:rPr>
              <w:t>operations event</w:t>
            </w:r>
            <w:r w:rsidRPr="00465068">
              <w:rPr>
                <w:i/>
                <w:lang w:val="en-US"/>
              </w:rPr>
              <w:t xml:space="preserve"> definition</w:t>
            </w:r>
            <w:r w:rsidRPr="00465068">
              <w:rPr>
                <w:lang w:val="en-US"/>
              </w:rPr>
              <w:t xml:space="preserve"> </w:t>
            </w:r>
            <w:r w:rsidRPr="00465068">
              <w:rPr>
                <w:i/>
                <w:lang w:val="en-US"/>
              </w:rPr>
              <w:t>specification</w:t>
            </w:r>
            <w:r w:rsidRPr="00465068">
              <w:rPr>
                <w:lang w:val="en-US"/>
              </w:rPr>
              <w:t>.</w:t>
            </w:r>
          </w:p>
          <w:p w14:paraId="0CD20B1D" w14:textId="77777777" w:rsidR="0040088D" w:rsidRPr="00465068" w:rsidRDefault="0040088D" w:rsidP="006133DA">
            <w:pPr>
              <w:pStyle w:val="TABLE-cell"/>
              <w:rPr>
                <w:lang w:val="en-US"/>
              </w:rPr>
            </w:pPr>
            <w:r>
              <w:rPr>
                <w:i/>
                <w:lang w:val="en-US"/>
              </w:rPr>
              <w:t>Operations event</w:t>
            </w:r>
            <w:r w:rsidRPr="00465068">
              <w:rPr>
                <w:lang w:val="en-US"/>
              </w:rPr>
              <w:t xml:space="preserve"> instances will include this value with their </w:t>
            </w:r>
            <w:r>
              <w:rPr>
                <w:i/>
                <w:lang w:val="en-US"/>
              </w:rPr>
              <w:t>operations event</w:t>
            </w:r>
            <w:r w:rsidRPr="00465068">
              <w:rPr>
                <w:i/>
                <w:lang w:val="en-US"/>
              </w:rPr>
              <w:t xml:space="preserve"> record </w:t>
            </w:r>
            <w:r w:rsidRPr="00465068">
              <w:rPr>
                <w:lang w:val="en-US"/>
              </w:rPr>
              <w:t>object to enable recognition / validation of the message contents.</w:t>
            </w:r>
          </w:p>
        </w:tc>
        <w:tc>
          <w:tcPr>
            <w:tcW w:w="1377" w:type="dxa"/>
          </w:tcPr>
          <w:p w14:paraId="71011114" w14:textId="77777777" w:rsidR="0040088D" w:rsidRPr="00465068" w:rsidRDefault="0040088D" w:rsidP="006133DA">
            <w:pPr>
              <w:pStyle w:val="TABLE-cell"/>
              <w:rPr>
                <w:lang w:val="en-US"/>
              </w:rPr>
            </w:pPr>
            <w:r w:rsidRPr="00465068">
              <w:rPr>
                <w:lang w:val="en-US"/>
              </w:rPr>
              <w:t>CR-87</w:t>
            </w:r>
          </w:p>
        </w:tc>
        <w:tc>
          <w:tcPr>
            <w:tcW w:w="1503" w:type="dxa"/>
          </w:tcPr>
          <w:p w14:paraId="50F91949" w14:textId="77777777" w:rsidR="0040088D" w:rsidRPr="007223F3" w:rsidRDefault="0040088D" w:rsidP="006133DA">
            <w:pPr>
              <w:pStyle w:val="TABLE-cell"/>
              <w:rPr>
                <w:lang w:val="es-ES"/>
              </w:rPr>
            </w:pPr>
            <w:r w:rsidRPr="007223F3">
              <w:rPr>
                <w:lang w:val="es-ES"/>
              </w:rPr>
              <w:t>Uuid - 1FCF9DA1-DCC5-4012-BDEF-D76C754F4826</w:t>
            </w:r>
          </w:p>
        </w:tc>
        <w:tc>
          <w:tcPr>
            <w:tcW w:w="1080" w:type="dxa"/>
          </w:tcPr>
          <w:p w14:paraId="7F4BEA72" w14:textId="77777777" w:rsidR="0040088D" w:rsidRPr="00465068" w:rsidRDefault="0040088D" w:rsidP="006133DA">
            <w:pPr>
              <w:pStyle w:val="TABLE-cell"/>
              <w:rPr>
                <w:lang w:val="en-US"/>
              </w:rPr>
            </w:pPr>
            <w:r w:rsidRPr="00465068">
              <w:rPr>
                <w:lang w:val="en-US"/>
              </w:rPr>
              <w:t>2016-03</w:t>
            </w:r>
          </w:p>
        </w:tc>
        <w:tc>
          <w:tcPr>
            <w:tcW w:w="1345" w:type="dxa"/>
          </w:tcPr>
          <w:p w14:paraId="1E6E0AF5" w14:textId="77777777" w:rsidR="0040088D" w:rsidRPr="00465068" w:rsidRDefault="0040088D" w:rsidP="006133DA">
            <w:pPr>
              <w:pStyle w:val="TABLE-cell"/>
              <w:rPr>
                <w:lang w:val="en-US"/>
              </w:rPr>
            </w:pPr>
            <w:r w:rsidRPr="00465068">
              <w:rPr>
                <w:lang w:val="en-US"/>
              </w:rPr>
              <w:t>AB45</w:t>
            </w:r>
          </w:p>
        </w:tc>
      </w:tr>
      <w:tr w:rsidR="0040088D" w:rsidRPr="00465068" w14:paraId="539A24EA" w14:textId="77777777" w:rsidTr="00FF47F2">
        <w:trPr>
          <w:cantSplit/>
          <w:trHeight w:val="737"/>
        </w:trPr>
        <w:tc>
          <w:tcPr>
            <w:tcW w:w="1255" w:type="dxa"/>
          </w:tcPr>
          <w:p w14:paraId="6A209625" w14:textId="77777777" w:rsidR="0040088D" w:rsidRPr="00465068" w:rsidRDefault="0040088D" w:rsidP="006133DA">
            <w:pPr>
              <w:pStyle w:val="TABLE-cell"/>
              <w:rPr>
                <w:lang w:val="en-US"/>
              </w:rPr>
            </w:pPr>
            <w:r w:rsidRPr="00465068">
              <w:rPr>
                <w:lang w:val="en-US"/>
              </w:rPr>
              <w:t>Description</w:t>
            </w:r>
          </w:p>
        </w:tc>
        <w:tc>
          <w:tcPr>
            <w:tcW w:w="2790" w:type="dxa"/>
          </w:tcPr>
          <w:p w14:paraId="7F2D0359" w14:textId="77777777" w:rsidR="0040088D" w:rsidRPr="00465068" w:rsidRDefault="0040088D" w:rsidP="006133DA">
            <w:pPr>
              <w:pStyle w:val="TABLE-cell"/>
              <w:rPr>
                <w:lang w:val="en-US"/>
              </w:rPr>
            </w:pPr>
            <w:r w:rsidRPr="00465068">
              <w:rPr>
                <w:lang w:val="en-US"/>
              </w:rPr>
              <w:t xml:space="preserve">Contains additional information and description of the </w:t>
            </w:r>
            <w:r>
              <w:rPr>
                <w:i/>
                <w:lang w:val="en-US"/>
              </w:rPr>
              <w:t>operations event</w:t>
            </w:r>
            <w:r w:rsidRPr="00465068">
              <w:rPr>
                <w:i/>
                <w:lang w:val="en-US"/>
              </w:rPr>
              <w:t xml:space="preserve"> definition record specification</w:t>
            </w:r>
            <w:r w:rsidRPr="00465068">
              <w:rPr>
                <w:lang w:val="en-US"/>
              </w:rPr>
              <w:t>.</w:t>
            </w:r>
          </w:p>
        </w:tc>
        <w:tc>
          <w:tcPr>
            <w:tcW w:w="1377" w:type="dxa"/>
          </w:tcPr>
          <w:p w14:paraId="7CE65B79" w14:textId="77777777" w:rsidR="0040088D" w:rsidRPr="00465068" w:rsidRDefault="0040088D" w:rsidP="006133DA">
            <w:pPr>
              <w:pStyle w:val="TABLE-cell"/>
              <w:rPr>
                <w:lang w:val="en-US"/>
              </w:rPr>
            </w:pPr>
          </w:p>
        </w:tc>
        <w:tc>
          <w:tcPr>
            <w:tcW w:w="1503" w:type="dxa"/>
          </w:tcPr>
          <w:p w14:paraId="2C5031C3" w14:textId="77777777" w:rsidR="0040088D" w:rsidRPr="00465068" w:rsidRDefault="0040088D" w:rsidP="006133DA">
            <w:pPr>
              <w:pStyle w:val="TABLE-cell"/>
              <w:rPr>
                <w:lang w:val="en-US"/>
              </w:rPr>
            </w:pPr>
          </w:p>
        </w:tc>
        <w:tc>
          <w:tcPr>
            <w:tcW w:w="1080" w:type="dxa"/>
          </w:tcPr>
          <w:p w14:paraId="1B91C29C" w14:textId="77777777" w:rsidR="0040088D" w:rsidRPr="00465068" w:rsidRDefault="0040088D" w:rsidP="006133DA">
            <w:pPr>
              <w:pStyle w:val="TABLE-cell"/>
              <w:rPr>
                <w:lang w:val="en-US"/>
              </w:rPr>
            </w:pPr>
          </w:p>
        </w:tc>
        <w:tc>
          <w:tcPr>
            <w:tcW w:w="1345" w:type="dxa"/>
          </w:tcPr>
          <w:p w14:paraId="41E39A10" w14:textId="77777777" w:rsidR="0040088D" w:rsidRPr="00465068" w:rsidRDefault="0040088D" w:rsidP="006133DA">
            <w:pPr>
              <w:pStyle w:val="TABLE-cell"/>
              <w:rPr>
                <w:lang w:val="en-US"/>
              </w:rPr>
            </w:pPr>
          </w:p>
        </w:tc>
      </w:tr>
      <w:tr w:rsidR="00FF47F2" w:rsidRPr="00465068" w14:paraId="52FBC9EB" w14:textId="77777777" w:rsidTr="00FF47F2">
        <w:trPr>
          <w:cantSplit/>
        </w:trPr>
        <w:tc>
          <w:tcPr>
            <w:tcW w:w="1255" w:type="dxa"/>
          </w:tcPr>
          <w:p w14:paraId="5B86FB53" w14:textId="5A249624" w:rsidR="00FF47F2" w:rsidRPr="00465068" w:rsidRDefault="00FF47F2" w:rsidP="00FF47F2">
            <w:pPr>
              <w:pStyle w:val="TABLE-cell"/>
              <w:rPr>
                <w:lang w:val="en-US"/>
              </w:rPr>
            </w:pPr>
            <w:ins w:id="12103" w:author="Charles Gifford" w:date="2017-03-08T23:38:00Z">
              <w:r>
                <w:rPr>
                  <w:lang w:val="en-US"/>
                </w:rPr>
                <w:t>Information object type</w:t>
              </w:r>
            </w:ins>
          </w:p>
        </w:tc>
        <w:tc>
          <w:tcPr>
            <w:tcW w:w="2790" w:type="dxa"/>
          </w:tcPr>
          <w:p w14:paraId="27570EFD" w14:textId="77777777" w:rsidR="00FF47F2" w:rsidRDefault="00FF47F2" w:rsidP="00FF47F2">
            <w:pPr>
              <w:pStyle w:val="TABLE-cell"/>
              <w:rPr>
                <w:ins w:id="12104" w:author="Charles Gifford" w:date="2017-03-08T23:38:00Z"/>
                <w:lang w:val="en-US"/>
              </w:rPr>
            </w:pPr>
            <w:ins w:id="12105" w:author="Charles Gifford" w:date="2017-03-08T23:38:00Z">
              <w:r>
                <w:rPr>
                  <w:lang w:val="en-US"/>
                </w:rPr>
                <w:t>Permitted set of information objects</w:t>
              </w:r>
              <w:r>
                <w:rPr>
                  <w:i/>
                  <w:lang w:val="en-US"/>
                </w:rPr>
                <w:t xml:space="preserve"> </w:t>
              </w:r>
              <w:r w:rsidRPr="00465068">
                <w:rPr>
                  <w:lang w:val="en-US"/>
                </w:rPr>
                <w:t xml:space="preserve">allowed in the </w:t>
              </w:r>
              <w:r w:rsidRPr="00B7766E">
                <w:rPr>
                  <w:i/>
                  <w:lang w:val="en-US"/>
                </w:rPr>
                <w:t>operations</w:t>
              </w:r>
              <w:r>
                <w:rPr>
                  <w:lang w:val="en-US"/>
                </w:rPr>
                <w:t xml:space="preserve"> </w:t>
              </w:r>
              <w:r w:rsidRPr="00B7766E">
                <w:rPr>
                  <w:i/>
                  <w:lang w:val="en-US"/>
                </w:rPr>
                <w:t>record</w:t>
              </w:r>
              <w:r>
                <w:rPr>
                  <w:i/>
                  <w:lang w:val="en-US"/>
                </w:rPr>
                <w:t xml:space="preserve"> </w:t>
              </w:r>
              <w:r w:rsidRPr="00465068">
                <w:rPr>
                  <w:lang w:val="en-US"/>
                </w:rPr>
                <w:t>occurrence.</w:t>
              </w:r>
            </w:ins>
          </w:p>
          <w:p w14:paraId="51E6DA24" w14:textId="77777777" w:rsidR="00FF47F2" w:rsidRPr="00465068" w:rsidRDefault="00FF47F2" w:rsidP="00FF47F2">
            <w:pPr>
              <w:pStyle w:val="TABLE-cell"/>
              <w:rPr>
                <w:ins w:id="12106" w:author="Charles Gifford" w:date="2017-03-08T23:38:00Z"/>
                <w:lang w:val="en-US"/>
              </w:rPr>
            </w:pPr>
            <w:ins w:id="12107" w:author="Charles Gifford" w:date="2017-03-08T23:38:00Z">
              <w:r>
                <w:rPr>
                  <w:lang w:val="en-US"/>
                </w:rPr>
                <w:t xml:space="preserve">NOTE 1   An </w:t>
              </w:r>
              <w:r w:rsidRPr="002A70F2">
                <w:rPr>
                  <w:i/>
                  <w:lang w:val="en-US"/>
                </w:rPr>
                <w:t>operations record entry</w:t>
              </w:r>
              <w:r>
                <w:rPr>
                  <w:lang w:val="en-US"/>
                </w:rPr>
                <w:t xml:space="preserve"> contains the attributes to the information object for operations record. </w:t>
              </w:r>
            </w:ins>
          </w:p>
          <w:p w14:paraId="7EF26963" w14:textId="33C6024A" w:rsidR="00FF47F2" w:rsidRPr="00465068" w:rsidRDefault="00FF47F2" w:rsidP="00FF47F2">
            <w:pPr>
              <w:pStyle w:val="TABLE-cell"/>
              <w:rPr>
                <w:lang w:val="en-US"/>
              </w:rPr>
            </w:pPr>
            <w:ins w:id="12108" w:author="Charles Gifford" w:date="2017-03-08T23:38:00Z">
              <w:r>
                <w:rPr>
                  <w:lang w:val="en-US"/>
                </w:rPr>
                <w:t xml:space="preserve">NOTE 2   </w:t>
              </w:r>
              <w:r w:rsidRPr="00465068">
                <w:rPr>
                  <w:lang w:val="en-US"/>
                </w:rPr>
                <w:t>An unconstrained set of values can be represented with the * entry.</w:t>
              </w:r>
            </w:ins>
          </w:p>
        </w:tc>
        <w:tc>
          <w:tcPr>
            <w:tcW w:w="1377" w:type="dxa"/>
          </w:tcPr>
          <w:p w14:paraId="34C2044F" w14:textId="77777777" w:rsidR="00FF47F2" w:rsidRPr="00465068" w:rsidRDefault="00FF47F2" w:rsidP="00FF47F2">
            <w:pPr>
              <w:pStyle w:val="TABLE-cell"/>
              <w:rPr>
                <w:lang w:val="en-US"/>
              </w:rPr>
            </w:pPr>
            <w:r w:rsidRPr="00465068">
              <w:rPr>
                <w:lang w:val="en-US"/>
              </w:rPr>
              <w:t>[Equipment, Personnel],</w:t>
            </w:r>
          </w:p>
        </w:tc>
        <w:tc>
          <w:tcPr>
            <w:tcW w:w="1503" w:type="dxa"/>
          </w:tcPr>
          <w:p w14:paraId="122C2298" w14:textId="77777777" w:rsidR="00FF47F2" w:rsidRPr="00465068" w:rsidRDefault="00FF47F2" w:rsidP="00FF47F2">
            <w:pPr>
              <w:pStyle w:val="TABLE-cell"/>
              <w:rPr>
                <w:lang w:val="en-US"/>
              </w:rPr>
            </w:pPr>
            <w:r w:rsidRPr="00465068">
              <w:rPr>
                <w:lang w:val="en-US"/>
              </w:rPr>
              <w:t>[JobList]</w:t>
            </w:r>
          </w:p>
        </w:tc>
        <w:tc>
          <w:tcPr>
            <w:tcW w:w="1080" w:type="dxa"/>
          </w:tcPr>
          <w:p w14:paraId="4237D72B" w14:textId="77777777" w:rsidR="00FF47F2" w:rsidRPr="00465068" w:rsidRDefault="00FF47F2" w:rsidP="00FF47F2">
            <w:pPr>
              <w:pStyle w:val="TABLE-cell"/>
              <w:rPr>
                <w:lang w:val="en-US"/>
              </w:rPr>
            </w:pPr>
            <w:r w:rsidRPr="00465068">
              <w:rPr>
                <w:lang w:val="en-US"/>
              </w:rPr>
              <w:t>[TestSpecfication, Test Results]</w:t>
            </w:r>
          </w:p>
        </w:tc>
        <w:tc>
          <w:tcPr>
            <w:tcW w:w="1345" w:type="dxa"/>
          </w:tcPr>
          <w:p w14:paraId="73465E11" w14:textId="77777777" w:rsidR="00FF47F2" w:rsidRPr="00465068" w:rsidRDefault="00FF47F2" w:rsidP="00FF47F2">
            <w:pPr>
              <w:pStyle w:val="TABLE-cell"/>
              <w:rPr>
                <w:lang w:val="en-US"/>
              </w:rPr>
            </w:pPr>
            <w:r w:rsidRPr="00465068">
              <w:rPr>
                <w:lang w:val="en-US"/>
              </w:rPr>
              <w:t>[Material Lot, Material Sublot],</w:t>
            </w:r>
          </w:p>
          <w:p w14:paraId="6D939D05" w14:textId="77777777" w:rsidR="00FF47F2" w:rsidRPr="00465068" w:rsidRDefault="00FF47F2" w:rsidP="00FF47F2">
            <w:pPr>
              <w:pStyle w:val="TABLE-cell"/>
              <w:rPr>
                <w:lang w:val="en-US"/>
              </w:rPr>
            </w:pPr>
          </w:p>
        </w:tc>
      </w:tr>
      <w:tr w:rsidR="00FF47F2" w:rsidRPr="00465068" w14:paraId="4DF47583" w14:textId="77777777" w:rsidTr="00FF47F2">
        <w:trPr>
          <w:cantSplit/>
        </w:trPr>
        <w:tc>
          <w:tcPr>
            <w:tcW w:w="1255" w:type="dxa"/>
          </w:tcPr>
          <w:p w14:paraId="1FF8E95C" w14:textId="5844E52A" w:rsidR="00FF47F2" w:rsidRPr="00465068" w:rsidDel="0026543C" w:rsidRDefault="00FF47F2" w:rsidP="00FF47F2">
            <w:pPr>
              <w:pStyle w:val="TABLE-cell"/>
              <w:rPr>
                <w:lang w:val="en-US"/>
              </w:rPr>
            </w:pPr>
            <w:ins w:id="12109" w:author="Charles Gifford" w:date="2017-03-08T23:38:00Z">
              <w:r>
                <w:rPr>
                  <w:lang w:val="en-US"/>
                </w:rPr>
                <w:t>Information object type multiplicity</w:t>
              </w:r>
            </w:ins>
          </w:p>
        </w:tc>
        <w:tc>
          <w:tcPr>
            <w:tcW w:w="2790" w:type="dxa"/>
          </w:tcPr>
          <w:p w14:paraId="35FFC6CC" w14:textId="77777777" w:rsidR="00FF47F2" w:rsidRPr="00465068" w:rsidRDefault="00FF47F2" w:rsidP="00FF47F2">
            <w:pPr>
              <w:pStyle w:val="TABLE-cell"/>
              <w:rPr>
                <w:ins w:id="12110" w:author="Charles Gifford" w:date="2017-03-08T23:38:00Z"/>
                <w:lang w:val="en-US"/>
              </w:rPr>
            </w:pPr>
            <w:ins w:id="12111" w:author="Charles Gifford" w:date="2017-03-08T23:38:00Z">
              <w:r w:rsidRPr="00465068">
                <w:rPr>
                  <w:lang w:val="en-US"/>
                </w:rPr>
                <w:t xml:space="preserve">The range of </w:t>
              </w:r>
              <w:r>
                <w:rPr>
                  <w:lang w:val="en-US"/>
                </w:rPr>
                <w:t xml:space="preserve">the information object(s) in </w:t>
              </w:r>
              <w:r>
                <w:rPr>
                  <w:i/>
                  <w:lang w:val="en-US"/>
                </w:rPr>
                <w:t>operations record entry</w:t>
              </w:r>
              <w:r>
                <w:rPr>
                  <w:lang w:val="en-US"/>
                </w:rPr>
                <w:t xml:space="preserve"> allowed </w:t>
              </w:r>
              <w:r w:rsidRPr="00465068">
                <w:rPr>
                  <w:lang w:val="en-US"/>
                </w:rPr>
                <w:t xml:space="preserve">in the </w:t>
              </w:r>
              <w:r>
                <w:rPr>
                  <w:i/>
                  <w:lang w:val="en-US"/>
                </w:rPr>
                <w:t>operations record</w:t>
              </w:r>
              <w:r w:rsidRPr="00465068">
                <w:rPr>
                  <w:lang w:val="en-US"/>
                </w:rPr>
                <w:t xml:space="preserve"> occurrence.</w:t>
              </w:r>
            </w:ins>
          </w:p>
          <w:p w14:paraId="307A572D" w14:textId="77777777" w:rsidR="00FF47F2" w:rsidRPr="00465068" w:rsidRDefault="00FF47F2" w:rsidP="00FF47F2">
            <w:pPr>
              <w:pStyle w:val="TABLE-cell"/>
              <w:rPr>
                <w:ins w:id="12112" w:author="Charles Gifford" w:date="2017-03-08T23:38:00Z"/>
                <w:lang w:val="en-US"/>
              </w:rPr>
            </w:pPr>
            <w:ins w:id="12113" w:author="Charles Gifford" w:date="2017-03-08T23:38:00Z">
              <w:r>
                <w:rPr>
                  <w:lang w:val="en-US"/>
                </w:rPr>
                <w:t xml:space="preserve">NOTE 1   </w:t>
              </w:r>
              <w:r w:rsidRPr="00465068">
                <w:rPr>
                  <w:lang w:val="en-US"/>
                </w:rPr>
                <w:t xml:space="preserve">If </w:t>
              </w:r>
              <w:r>
                <w:rPr>
                  <w:lang w:val="en-US"/>
                </w:rPr>
                <w:t xml:space="preserve">no limit is explicitly </w:t>
              </w:r>
              <w:r w:rsidRPr="00465068">
                <w:rPr>
                  <w:lang w:val="en-US"/>
                </w:rPr>
                <w:t>specified, the unbounded keyword is specified.</w:t>
              </w:r>
            </w:ins>
          </w:p>
          <w:p w14:paraId="69E6B4E1" w14:textId="413A795E" w:rsidR="00FF47F2" w:rsidRPr="00465068" w:rsidRDefault="00FF47F2" w:rsidP="00FF47F2">
            <w:pPr>
              <w:pStyle w:val="TABLE-cell"/>
              <w:rPr>
                <w:lang w:val="en-US"/>
              </w:rPr>
            </w:pPr>
            <w:ins w:id="12114" w:author="Charles Gifford" w:date="2017-03-08T23:38:00Z">
              <w:r>
                <w:rPr>
                  <w:lang w:val="en-US"/>
                </w:rPr>
                <w:t xml:space="preserve">NOTE 2   </w:t>
              </w:r>
              <w:r w:rsidRPr="00465068">
                <w:rPr>
                  <w:lang w:val="en-US"/>
                </w:rPr>
                <w:t xml:space="preserve">If no </w:t>
              </w:r>
              <w:r>
                <w:rPr>
                  <w:i/>
                  <w:lang w:val="en-US"/>
                </w:rPr>
                <w:t>multiplicity</w:t>
              </w:r>
              <w:r w:rsidRPr="00465068">
                <w:rPr>
                  <w:lang w:val="en-US"/>
                </w:rPr>
                <w:t xml:space="preserve"> entry is specified, this is equivalent to no constraint, i.e.: {Min: 0, Max: Unbounded}</w:t>
              </w:r>
            </w:ins>
          </w:p>
        </w:tc>
        <w:tc>
          <w:tcPr>
            <w:tcW w:w="1377" w:type="dxa"/>
          </w:tcPr>
          <w:p w14:paraId="52B5FE7E" w14:textId="77777777" w:rsidR="00FF47F2" w:rsidRPr="00465068" w:rsidRDefault="00FF47F2" w:rsidP="00FF47F2">
            <w:pPr>
              <w:pStyle w:val="TABLE-cell"/>
              <w:rPr>
                <w:lang w:val="en-US"/>
              </w:rPr>
            </w:pPr>
            <w:r w:rsidRPr="00465068">
              <w:rPr>
                <w:lang w:val="en-US"/>
              </w:rPr>
              <w:t>{Min: 1, Max: 1}</w:t>
            </w:r>
          </w:p>
        </w:tc>
        <w:tc>
          <w:tcPr>
            <w:tcW w:w="1503" w:type="dxa"/>
          </w:tcPr>
          <w:p w14:paraId="2AF1110D" w14:textId="77777777" w:rsidR="00FF47F2" w:rsidRPr="00465068" w:rsidRDefault="00FF47F2" w:rsidP="00FF47F2">
            <w:pPr>
              <w:pStyle w:val="TABLE-cell"/>
              <w:rPr>
                <w:lang w:val="en-US"/>
              </w:rPr>
            </w:pPr>
            <w:r w:rsidRPr="00465068">
              <w:rPr>
                <w:lang w:val="en-US"/>
              </w:rPr>
              <w:t>{Min:0, Max: 1}</w:t>
            </w:r>
          </w:p>
        </w:tc>
        <w:tc>
          <w:tcPr>
            <w:tcW w:w="1080" w:type="dxa"/>
          </w:tcPr>
          <w:p w14:paraId="7D27DB10" w14:textId="77777777" w:rsidR="00FF47F2" w:rsidRPr="00465068" w:rsidRDefault="00FF47F2" w:rsidP="00FF47F2">
            <w:pPr>
              <w:pStyle w:val="TABLE-cell"/>
              <w:rPr>
                <w:lang w:val="en-US"/>
              </w:rPr>
            </w:pPr>
            <w:r>
              <w:rPr>
                <w:lang w:val="en-US"/>
              </w:rPr>
              <w:t>{Min:0, Max: 10</w:t>
            </w:r>
            <w:r w:rsidRPr="00465068">
              <w:rPr>
                <w:lang w:val="en-US"/>
              </w:rPr>
              <w:t>}</w:t>
            </w:r>
          </w:p>
        </w:tc>
        <w:tc>
          <w:tcPr>
            <w:tcW w:w="1345" w:type="dxa"/>
          </w:tcPr>
          <w:p w14:paraId="7D0BEF9E" w14:textId="77777777" w:rsidR="00FF47F2" w:rsidRPr="00465068" w:rsidRDefault="00FF47F2" w:rsidP="00FF47F2">
            <w:pPr>
              <w:pStyle w:val="TABLE-cell"/>
              <w:rPr>
                <w:lang w:val="en-US"/>
              </w:rPr>
            </w:pPr>
            <w:r>
              <w:rPr>
                <w:lang w:val="en-US"/>
              </w:rPr>
              <w:t xml:space="preserve">{Min:1, </w:t>
            </w:r>
            <w:r w:rsidRPr="00465068">
              <w:rPr>
                <w:lang w:val="en-US"/>
              </w:rPr>
              <w:t>Max: Unbounded}</w:t>
            </w:r>
          </w:p>
        </w:tc>
      </w:tr>
      <w:tr w:rsidR="00FF47F2" w:rsidRPr="00465068" w14:paraId="7531C888" w14:textId="77777777" w:rsidTr="00FF47F2">
        <w:trPr>
          <w:cantSplit/>
        </w:trPr>
        <w:tc>
          <w:tcPr>
            <w:tcW w:w="1255" w:type="dxa"/>
          </w:tcPr>
          <w:p w14:paraId="364CF8D5" w14:textId="0659B4D8" w:rsidR="00FF47F2" w:rsidRPr="00465068" w:rsidRDefault="00FF47F2" w:rsidP="00FF47F2">
            <w:pPr>
              <w:pStyle w:val="TABLE-cell"/>
              <w:rPr>
                <w:lang w:val="en-US"/>
              </w:rPr>
            </w:pPr>
            <w:ins w:id="12115" w:author="Charles Gifford" w:date="2017-03-08T23:40:00Z">
              <w:r>
                <w:rPr>
                  <w:lang w:val="en-US"/>
                </w:rPr>
                <w:t>A</w:t>
              </w:r>
              <w:r w:rsidRPr="00465068">
                <w:rPr>
                  <w:lang w:val="en-US"/>
                </w:rPr>
                <w:t>ction</w:t>
              </w:r>
            </w:ins>
          </w:p>
        </w:tc>
        <w:tc>
          <w:tcPr>
            <w:tcW w:w="2790" w:type="dxa"/>
          </w:tcPr>
          <w:p w14:paraId="0A2114C0" w14:textId="77777777" w:rsidR="00FF47F2" w:rsidRPr="00465068" w:rsidRDefault="00FF47F2" w:rsidP="00FF47F2">
            <w:pPr>
              <w:pStyle w:val="TABLE-cell"/>
              <w:rPr>
                <w:ins w:id="12116" w:author="Charles Gifford" w:date="2017-03-08T23:40:00Z"/>
                <w:lang w:val="en-US"/>
              </w:rPr>
            </w:pPr>
            <w:ins w:id="12117" w:author="Charles Gifford" w:date="2017-03-08T23:40:00Z">
              <w:r w:rsidRPr="00465068">
                <w:rPr>
                  <w:lang w:val="en-US"/>
                </w:rPr>
                <w:t>The permitted set of</w:t>
              </w:r>
              <w:r>
                <w:rPr>
                  <w:lang w:val="en-US"/>
                </w:rPr>
                <w:t xml:space="preserve"> </w:t>
              </w:r>
              <w:r w:rsidRPr="00734514">
                <w:rPr>
                  <w:i/>
                  <w:lang w:val="en-US"/>
                </w:rPr>
                <w:t>actions</w:t>
              </w:r>
              <w:r w:rsidRPr="00734514">
                <w:rPr>
                  <w:lang w:val="en-US"/>
                </w:rPr>
                <w:t xml:space="preserve"> </w:t>
              </w:r>
              <w:r w:rsidRPr="00465068">
                <w:rPr>
                  <w:lang w:val="en-US"/>
                </w:rPr>
                <w:t xml:space="preserve">applied to the </w:t>
              </w:r>
              <w:r>
                <w:rPr>
                  <w:i/>
                  <w:lang w:val="en-US"/>
                </w:rPr>
                <w:t>operations record entry</w:t>
              </w:r>
              <w:r w:rsidRPr="00465068">
                <w:rPr>
                  <w:lang w:val="en-US"/>
                </w:rPr>
                <w:t xml:space="preserve"> </w:t>
              </w:r>
              <w:r w:rsidRPr="00495D74">
                <w:rPr>
                  <w:i/>
                  <w:lang w:val="en-US"/>
                </w:rPr>
                <w:t>object</w:t>
              </w:r>
              <w:r>
                <w:rPr>
                  <w:lang w:val="en-US"/>
                </w:rPr>
                <w:t xml:space="preserve"> in</w:t>
              </w:r>
              <w:r w:rsidRPr="00465068">
                <w:rPr>
                  <w:lang w:val="en-US"/>
                </w:rPr>
                <w:t xml:space="preserve"> the </w:t>
              </w:r>
              <w:r>
                <w:rPr>
                  <w:i/>
                  <w:lang w:val="en-US"/>
                </w:rPr>
                <w:t>operations record</w:t>
              </w:r>
              <w:r w:rsidRPr="00465068">
                <w:rPr>
                  <w:lang w:val="en-US"/>
                </w:rPr>
                <w:t xml:space="preserve"> </w:t>
              </w:r>
              <w:r>
                <w:rPr>
                  <w:lang w:val="en-US"/>
                </w:rPr>
                <w:t xml:space="preserve">by the </w:t>
              </w:r>
              <w:r w:rsidRPr="00465068">
                <w:rPr>
                  <w:lang w:val="en-US"/>
                </w:rPr>
                <w:t>publisher.</w:t>
              </w:r>
            </w:ins>
          </w:p>
          <w:p w14:paraId="3225BD74" w14:textId="77777777" w:rsidR="00FF47F2" w:rsidRPr="00465068" w:rsidRDefault="00FF47F2" w:rsidP="00FF47F2">
            <w:pPr>
              <w:pStyle w:val="TABLE-cell"/>
              <w:rPr>
                <w:ins w:id="12118" w:author="Charles Gifford" w:date="2017-03-08T23:40:00Z"/>
                <w:lang w:val="en-US"/>
              </w:rPr>
            </w:pPr>
            <w:ins w:id="12119" w:author="Charles Gifford" w:date="2017-03-08T23:40:00Z">
              <w:r w:rsidRPr="00465068">
                <w:rPr>
                  <w:lang w:val="en-US"/>
                </w:rPr>
                <w:t xml:space="preserve">Defined values for </w:t>
              </w:r>
              <w:r w:rsidRPr="004B2B73">
                <w:rPr>
                  <w:i/>
                  <w:lang w:val="en-US"/>
                </w:rPr>
                <w:t>action</w:t>
              </w:r>
              <w:r>
                <w:rPr>
                  <w:lang w:val="en-US"/>
                </w:rPr>
                <w:t xml:space="preserve"> are</w:t>
              </w:r>
            </w:ins>
          </w:p>
          <w:p w14:paraId="6CE1CB5A" w14:textId="77777777" w:rsidR="00FF47F2" w:rsidRPr="00B7766E" w:rsidRDefault="00FF47F2" w:rsidP="00FF47F2">
            <w:pPr>
              <w:pStyle w:val="TABLE-cell"/>
              <w:rPr>
                <w:ins w:id="12120" w:author="Charles Gifford" w:date="2017-03-08T23:40:00Z"/>
                <w:i/>
                <w:lang w:val="en-US"/>
              </w:rPr>
            </w:pPr>
            <w:ins w:id="12121" w:author="Charles Gifford" w:date="2017-03-08T23:40:00Z">
              <w:r>
                <w:rPr>
                  <w:i/>
                  <w:lang w:val="en-US"/>
                </w:rPr>
                <w:t>A</w:t>
              </w:r>
              <w:r w:rsidRPr="00B7766E">
                <w:rPr>
                  <w:i/>
                  <w:lang w:val="en-US"/>
                </w:rPr>
                <w:t>dded, changed, deleted, observed</w:t>
              </w:r>
            </w:ins>
          </w:p>
          <w:p w14:paraId="3FB30793" w14:textId="0C63EC19" w:rsidR="00FF47F2" w:rsidRPr="00465068" w:rsidRDefault="00FF47F2" w:rsidP="00FF47F2">
            <w:pPr>
              <w:pStyle w:val="TABLE-cell"/>
              <w:rPr>
                <w:lang w:val="en-US"/>
              </w:rPr>
            </w:pPr>
            <w:ins w:id="12122" w:author="Charles Gifford" w:date="2017-03-08T23:40:00Z">
              <w:r>
                <w:rPr>
                  <w:lang w:val="en-US"/>
                </w:rPr>
                <w:t xml:space="preserve">NOTE   </w:t>
              </w:r>
              <w:r w:rsidRPr="00465068">
                <w:rPr>
                  <w:lang w:val="en-US"/>
                </w:rPr>
                <w:t xml:space="preserve">If no </w:t>
              </w:r>
              <w:r w:rsidRPr="00465068">
                <w:rPr>
                  <w:i/>
                  <w:lang w:val="en-US"/>
                </w:rPr>
                <w:t>action</w:t>
              </w:r>
              <w:r w:rsidRPr="00465068">
                <w:rPr>
                  <w:lang w:val="en-US"/>
                </w:rPr>
                <w:t xml:space="preserve"> is specified, this is equivalent to all </w:t>
              </w:r>
              <w:r w:rsidRPr="00465068">
                <w:rPr>
                  <w:i/>
                  <w:lang w:val="en-US"/>
                </w:rPr>
                <w:t xml:space="preserve">actions </w:t>
              </w:r>
              <w:r w:rsidRPr="00465068">
                <w:rPr>
                  <w:lang w:val="en-US"/>
                </w:rPr>
                <w:t>being allowed.</w:t>
              </w:r>
            </w:ins>
          </w:p>
        </w:tc>
        <w:tc>
          <w:tcPr>
            <w:tcW w:w="1377" w:type="dxa"/>
          </w:tcPr>
          <w:p w14:paraId="649C9FEE" w14:textId="77777777" w:rsidR="00FF47F2" w:rsidRPr="00465068" w:rsidRDefault="00FF47F2" w:rsidP="00FF47F2">
            <w:pPr>
              <w:pStyle w:val="TABLE-cell"/>
              <w:rPr>
                <w:ins w:id="12123" w:author="Charles Gifford" w:date="2017-03-08T23:40:00Z"/>
                <w:lang w:val="en-US"/>
              </w:rPr>
            </w:pPr>
            <w:ins w:id="12124" w:author="Charles Gifford" w:date="2017-03-08T23:40:00Z">
              <w:r>
                <w:rPr>
                  <w:lang w:val="en-US"/>
                </w:rPr>
                <w:t>[</w:t>
              </w:r>
              <w:r w:rsidRPr="00465068">
                <w:rPr>
                  <w:lang w:val="en-US"/>
                </w:rPr>
                <w:t>Added</w:t>
              </w:r>
              <w:r>
                <w:rPr>
                  <w:lang w:val="en-US"/>
                </w:rPr>
                <w:t xml:space="preserve">, Deleted, </w:t>
              </w:r>
              <w:r w:rsidRPr="00465068">
                <w:rPr>
                  <w:lang w:val="en-US"/>
                </w:rPr>
                <w:t>Changed</w:t>
              </w:r>
              <w:r>
                <w:rPr>
                  <w:lang w:val="en-US"/>
                </w:rPr>
                <w:t>, Observed]</w:t>
              </w:r>
            </w:ins>
          </w:p>
          <w:p w14:paraId="67B0674B" w14:textId="77777777" w:rsidR="00FF47F2" w:rsidRPr="00465068" w:rsidRDefault="00FF47F2" w:rsidP="00FF47F2">
            <w:pPr>
              <w:pStyle w:val="TABLE-cell"/>
              <w:rPr>
                <w:ins w:id="12125" w:author="Charles Gifford" w:date="2017-03-08T23:40:00Z"/>
                <w:lang w:val="en-US"/>
              </w:rPr>
            </w:pPr>
          </w:p>
          <w:p w14:paraId="579A8F91" w14:textId="77777777" w:rsidR="00FF47F2" w:rsidRPr="00465068" w:rsidRDefault="00FF47F2" w:rsidP="00FF47F2">
            <w:pPr>
              <w:pStyle w:val="TABLE-cell"/>
              <w:rPr>
                <w:lang w:val="en-US"/>
              </w:rPr>
            </w:pPr>
          </w:p>
        </w:tc>
        <w:tc>
          <w:tcPr>
            <w:tcW w:w="1503" w:type="dxa"/>
          </w:tcPr>
          <w:p w14:paraId="5F828DA8" w14:textId="131F45DF" w:rsidR="00FF47F2" w:rsidRPr="00465068" w:rsidRDefault="00FF47F2" w:rsidP="00FF47F2">
            <w:pPr>
              <w:pStyle w:val="TABLE-cell"/>
              <w:rPr>
                <w:lang w:val="en-US"/>
              </w:rPr>
            </w:pPr>
            <w:ins w:id="12126" w:author="Charles Gifford" w:date="2017-03-08T23:40:00Z">
              <w:r>
                <w:rPr>
                  <w:lang w:val="en-US"/>
                </w:rPr>
                <w:t>[</w:t>
              </w:r>
              <w:r w:rsidRPr="00465068">
                <w:rPr>
                  <w:lang w:val="en-US"/>
                </w:rPr>
                <w:t>Changed</w:t>
              </w:r>
              <w:r>
                <w:rPr>
                  <w:lang w:val="en-US"/>
                </w:rPr>
                <w:t>]</w:t>
              </w:r>
            </w:ins>
          </w:p>
        </w:tc>
        <w:tc>
          <w:tcPr>
            <w:tcW w:w="1080" w:type="dxa"/>
          </w:tcPr>
          <w:p w14:paraId="0A55BA20" w14:textId="77777777" w:rsidR="00FF47F2" w:rsidRPr="00465068" w:rsidRDefault="00FF47F2" w:rsidP="00FF47F2">
            <w:pPr>
              <w:pStyle w:val="TABLE-cell"/>
              <w:rPr>
                <w:ins w:id="12127" w:author="Charles Gifford" w:date="2017-03-08T23:40:00Z"/>
                <w:lang w:val="en-US"/>
              </w:rPr>
            </w:pPr>
            <w:ins w:id="12128" w:author="Charles Gifford" w:date="2017-03-08T23:40:00Z">
              <w:r>
                <w:rPr>
                  <w:lang w:val="en-US"/>
                </w:rPr>
                <w:t>[</w:t>
              </w:r>
              <w:r w:rsidRPr="00465068">
                <w:rPr>
                  <w:lang w:val="en-US"/>
                </w:rPr>
                <w:t>Added, Deleted, Changed</w:t>
              </w:r>
              <w:r>
                <w:rPr>
                  <w:lang w:val="en-US"/>
                </w:rPr>
                <w:t>]</w:t>
              </w:r>
            </w:ins>
          </w:p>
          <w:p w14:paraId="3367528D" w14:textId="77777777" w:rsidR="00FF47F2" w:rsidRPr="00465068" w:rsidRDefault="00FF47F2" w:rsidP="00FF47F2">
            <w:pPr>
              <w:pStyle w:val="TABLE-cell"/>
              <w:rPr>
                <w:lang w:val="en-US"/>
              </w:rPr>
            </w:pPr>
          </w:p>
        </w:tc>
        <w:tc>
          <w:tcPr>
            <w:tcW w:w="1345" w:type="dxa"/>
          </w:tcPr>
          <w:p w14:paraId="4C990BAB" w14:textId="77777777" w:rsidR="00FF47F2" w:rsidRPr="00465068" w:rsidRDefault="00FF47F2" w:rsidP="00FF47F2">
            <w:pPr>
              <w:pStyle w:val="TABLE-cell"/>
              <w:rPr>
                <w:ins w:id="12129" w:author="Charles Gifford" w:date="2017-03-08T23:40:00Z"/>
                <w:lang w:val="en-US"/>
              </w:rPr>
            </w:pPr>
            <w:ins w:id="12130" w:author="Charles Gifford" w:date="2017-03-08T23:40:00Z">
              <w:r w:rsidRPr="00465068" w:rsidDel="003A303D">
                <w:rPr>
                  <w:lang w:val="en-US"/>
                </w:rPr>
                <w:t xml:space="preserve"> </w:t>
              </w:r>
              <w:r>
                <w:rPr>
                  <w:lang w:val="en-US"/>
                </w:rPr>
                <w:t>[</w:t>
              </w:r>
              <w:r w:rsidRPr="00465068">
                <w:rPr>
                  <w:lang w:val="en-US"/>
                </w:rPr>
                <w:t>Added</w:t>
              </w:r>
              <w:r>
                <w:rPr>
                  <w:lang w:val="en-US"/>
                </w:rPr>
                <w:t>]</w:t>
              </w:r>
            </w:ins>
          </w:p>
          <w:p w14:paraId="507009B8" w14:textId="77777777" w:rsidR="00FF47F2" w:rsidRPr="00465068" w:rsidRDefault="00FF47F2" w:rsidP="00FF47F2">
            <w:pPr>
              <w:pStyle w:val="TABLE-cell"/>
              <w:rPr>
                <w:lang w:val="en-US"/>
              </w:rPr>
            </w:pPr>
          </w:p>
        </w:tc>
      </w:tr>
      <w:tr w:rsidR="00FF47F2" w:rsidRPr="00465068" w14:paraId="499B08CA" w14:textId="77777777" w:rsidTr="00FF47F2">
        <w:trPr>
          <w:cantSplit/>
        </w:trPr>
        <w:tc>
          <w:tcPr>
            <w:tcW w:w="1255" w:type="dxa"/>
          </w:tcPr>
          <w:p w14:paraId="11E710CE" w14:textId="5FB57EE0" w:rsidR="00FF47F2" w:rsidRPr="00465068" w:rsidRDefault="00FF47F2" w:rsidP="00FF47F2">
            <w:pPr>
              <w:pStyle w:val="TABLE-cell"/>
              <w:rPr>
                <w:lang w:val="en-US"/>
              </w:rPr>
            </w:pPr>
            <w:ins w:id="12131" w:author="Charles Gifford" w:date="2017-03-08T23:40:00Z">
              <w:r w:rsidRPr="00465068">
                <w:rPr>
                  <w:lang w:val="en-US"/>
                </w:rPr>
                <w:t xml:space="preserve">Action </w:t>
              </w:r>
              <w:r>
                <w:rPr>
                  <w:lang w:val="en-US"/>
                </w:rPr>
                <w:t>multiplicity</w:t>
              </w:r>
            </w:ins>
          </w:p>
        </w:tc>
        <w:tc>
          <w:tcPr>
            <w:tcW w:w="2790" w:type="dxa"/>
          </w:tcPr>
          <w:p w14:paraId="4A8BD4E0" w14:textId="77777777" w:rsidR="00FF47F2" w:rsidRPr="00465068" w:rsidRDefault="00FF47F2" w:rsidP="00FF47F2">
            <w:pPr>
              <w:pStyle w:val="TABLE-cell"/>
              <w:rPr>
                <w:ins w:id="12132" w:author="Charles Gifford" w:date="2017-03-08T23:40:00Z"/>
                <w:lang w:val="en-US"/>
              </w:rPr>
            </w:pPr>
            <w:ins w:id="12133" w:author="Charles Gifford" w:date="2017-03-08T23:40:00Z">
              <w:r w:rsidRPr="00465068">
                <w:rPr>
                  <w:lang w:val="en-US"/>
                </w:rPr>
                <w:t xml:space="preserve">The range of </w:t>
              </w:r>
              <w:r w:rsidRPr="00465068">
                <w:rPr>
                  <w:i/>
                  <w:lang w:val="en-US"/>
                </w:rPr>
                <w:t>actions</w:t>
              </w:r>
              <w:r w:rsidRPr="00465068">
                <w:rPr>
                  <w:lang w:val="en-US"/>
                </w:rPr>
                <w:t xml:space="preserve"> allowed to be represented in the </w:t>
              </w:r>
              <w:r>
                <w:rPr>
                  <w:i/>
                  <w:lang w:val="en-US"/>
                </w:rPr>
                <w:t>operations record</w:t>
              </w:r>
              <w:r w:rsidRPr="00465068">
                <w:rPr>
                  <w:lang w:val="en-US"/>
                </w:rPr>
                <w:t xml:space="preserve"> occurrence.</w:t>
              </w:r>
            </w:ins>
          </w:p>
          <w:p w14:paraId="71726698" w14:textId="77777777" w:rsidR="00FF47F2" w:rsidRPr="00465068" w:rsidRDefault="00FF47F2" w:rsidP="00FF47F2">
            <w:pPr>
              <w:pStyle w:val="TABLE-cell"/>
              <w:rPr>
                <w:ins w:id="12134" w:author="Charles Gifford" w:date="2017-03-08T23:40:00Z"/>
                <w:lang w:val="en-US"/>
              </w:rPr>
            </w:pPr>
            <w:ins w:id="12135" w:author="Charles Gifford" w:date="2017-03-08T23:40:00Z">
              <w:r>
                <w:rPr>
                  <w:lang w:val="en-US"/>
                </w:rPr>
                <w:t xml:space="preserve">NOTE 1   </w:t>
              </w:r>
              <w:r w:rsidRPr="00465068">
                <w:rPr>
                  <w:lang w:val="en-US"/>
                </w:rPr>
                <w:t>If no limit is explicitly specified, the unbounded keyword is specified.</w:t>
              </w:r>
            </w:ins>
          </w:p>
          <w:p w14:paraId="15AAC902" w14:textId="3AB6ED7C" w:rsidR="00FF47F2" w:rsidRPr="00465068" w:rsidRDefault="00FF47F2" w:rsidP="00FF47F2">
            <w:pPr>
              <w:pStyle w:val="TABLE-cell"/>
              <w:rPr>
                <w:lang w:val="en-US"/>
              </w:rPr>
            </w:pPr>
            <w:ins w:id="12136" w:author="Charles Gifford" w:date="2017-03-08T23:40:00Z">
              <w:r>
                <w:rPr>
                  <w:lang w:val="en-US"/>
                </w:rPr>
                <w:t xml:space="preserve">NOTE 2   </w:t>
              </w:r>
              <w:r w:rsidRPr="00465068">
                <w:rPr>
                  <w:lang w:val="en-US"/>
                </w:rPr>
                <w:t xml:space="preserve">If no </w:t>
              </w:r>
              <w:r>
                <w:rPr>
                  <w:i/>
                  <w:lang w:val="en-US"/>
                </w:rPr>
                <w:t>multiplicity</w:t>
              </w:r>
              <w:r w:rsidRPr="00465068">
                <w:rPr>
                  <w:lang w:val="en-US"/>
                </w:rPr>
                <w:t xml:space="preserve"> entry is specified, this is equivalent to no constraint, i.e.: {Min: 0, Max: Unbounded}.</w:t>
              </w:r>
            </w:ins>
          </w:p>
        </w:tc>
        <w:tc>
          <w:tcPr>
            <w:tcW w:w="1377" w:type="dxa"/>
          </w:tcPr>
          <w:p w14:paraId="53EDFEAF" w14:textId="752F0C0A" w:rsidR="00FF47F2" w:rsidRPr="00465068" w:rsidRDefault="00FF47F2" w:rsidP="00FF47F2">
            <w:pPr>
              <w:pStyle w:val="TABLE-cell"/>
              <w:rPr>
                <w:lang w:val="en-US"/>
              </w:rPr>
            </w:pPr>
            <w:ins w:id="12137" w:author="Charles Gifford" w:date="2017-03-08T23:40:00Z">
              <w:r>
                <w:rPr>
                  <w:lang w:val="en-US"/>
                </w:rPr>
                <w:t xml:space="preserve">{Min: </w:t>
              </w:r>
              <w:r w:rsidRPr="00465068">
                <w:rPr>
                  <w:lang w:val="en-US"/>
                </w:rPr>
                <w:t>1, Max: 1}</w:t>
              </w:r>
            </w:ins>
          </w:p>
        </w:tc>
        <w:tc>
          <w:tcPr>
            <w:tcW w:w="1503" w:type="dxa"/>
          </w:tcPr>
          <w:p w14:paraId="6C5058D0" w14:textId="5CAA6953" w:rsidR="00FF47F2" w:rsidRPr="00465068" w:rsidRDefault="00FF47F2" w:rsidP="00FF47F2">
            <w:pPr>
              <w:pStyle w:val="TABLE-cell"/>
              <w:rPr>
                <w:lang w:val="en-US"/>
              </w:rPr>
            </w:pPr>
            <w:ins w:id="12138" w:author="Charles Gifford" w:date="2017-03-08T23:40:00Z">
              <w:r w:rsidRPr="00465068">
                <w:rPr>
                  <w:lang w:val="en-US"/>
                </w:rPr>
                <w:t>{Min:0, Max: 1}</w:t>
              </w:r>
            </w:ins>
          </w:p>
        </w:tc>
        <w:tc>
          <w:tcPr>
            <w:tcW w:w="1080" w:type="dxa"/>
          </w:tcPr>
          <w:p w14:paraId="616C0A36" w14:textId="4E9C859D" w:rsidR="00FF47F2" w:rsidRPr="00465068" w:rsidRDefault="00FF47F2" w:rsidP="00FF47F2">
            <w:pPr>
              <w:pStyle w:val="TABLE-cell"/>
              <w:rPr>
                <w:lang w:val="en-US"/>
              </w:rPr>
            </w:pPr>
            <w:ins w:id="12139" w:author="Charles Gifford" w:date="2017-03-08T23:40:00Z">
              <w:r w:rsidRPr="00465068">
                <w:rPr>
                  <w:lang w:val="en-US"/>
                </w:rPr>
                <w:t>{Min:0, Max: 10}</w:t>
              </w:r>
            </w:ins>
          </w:p>
        </w:tc>
        <w:tc>
          <w:tcPr>
            <w:tcW w:w="1345" w:type="dxa"/>
          </w:tcPr>
          <w:p w14:paraId="08D0B421" w14:textId="6FCAC066" w:rsidR="00FF47F2" w:rsidRPr="00465068" w:rsidRDefault="00FF47F2" w:rsidP="00FF47F2">
            <w:pPr>
              <w:pStyle w:val="TABLE-cell"/>
              <w:rPr>
                <w:lang w:val="en-US"/>
              </w:rPr>
            </w:pPr>
            <w:ins w:id="12140" w:author="Charles Gifford" w:date="2017-03-08T23:40:00Z">
              <w:r>
                <w:rPr>
                  <w:lang w:val="en-US"/>
                </w:rPr>
                <w:t xml:space="preserve">{Min:1, </w:t>
              </w:r>
              <w:r w:rsidRPr="00465068">
                <w:rPr>
                  <w:lang w:val="en-US"/>
                </w:rPr>
                <w:t>Max: Unbounded}</w:t>
              </w:r>
            </w:ins>
          </w:p>
        </w:tc>
      </w:tr>
    </w:tbl>
    <w:p w14:paraId="18DB1D4B" w14:textId="27663183" w:rsidR="0040088D" w:rsidRDefault="00FF47F2" w:rsidP="0040088D">
      <w:pPr>
        <w:pStyle w:val="PARAGRAPH"/>
      </w:pPr>
      <w:r>
        <w:t xml:space="preserve">Each </w:t>
      </w:r>
      <w:r>
        <w:rPr>
          <w:i/>
        </w:rPr>
        <w:t>operations event</w:t>
      </w:r>
      <w:r w:rsidRPr="005F7F7B">
        <w:rPr>
          <w:i/>
        </w:rPr>
        <w:t xml:space="preserve"> record</w:t>
      </w:r>
      <w:r>
        <w:t xml:space="preserve"> represents a single</w:t>
      </w:r>
      <w:r w:rsidRPr="00FF47F2">
        <w:t xml:space="preserve"> action</w:t>
      </w:r>
      <w:r>
        <w:t xml:space="preserve">. An </w:t>
      </w:r>
      <w:r>
        <w:rPr>
          <w:i/>
        </w:rPr>
        <w:t>operations event</w:t>
      </w:r>
      <w:r w:rsidRPr="005F7F7B">
        <w:rPr>
          <w:i/>
        </w:rPr>
        <w:t xml:space="preserve"> definition record specification</w:t>
      </w:r>
      <w:r>
        <w:t xml:space="preserve"> may manage the contents of </w:t>
      </w:r>
      <w:r w:rsidR="00B52765">
        <w:t xml:space="preserve">one to many </w:t>
      </w:r>
      <w:r>
        <w:rPr>
          <w:i/>
        </w:rPr>
        <w:t>operations event</w:t>
      </w:r>
      <w:r w:rsidRPr="005F7F7B">
        <w:rPr>
          <w:i/>
        </w:rPr>
        <w:t xml:space="preserve"> records</w:t>
      </w:r>
      <w:r>
        <w:t xml:space="preserve"> in an </w:t>
      </w:r>
      <w:r>
        <w:rPr>
          <w:i/>
        </w:rPr>
        <w:t>operations event</w:t>
      </w:r>
      <w:r>
        <w:t xml:space="preserve"> occurrence. </w:t>
      </w:r>
      <w:r w:rsidR="0040088D">
        <w:t>The number o</w:t>
      </w:r>
      <w:r w:rsidR="0040088D" w:rsidRPr="00FF47F2">
        <w:t xml:space="preserve">f </w:t>
      </w:r>
      <w:r w:rsidR="00193401" w:rsidRPr="00FF47F2">
        <w:t>i</w:t>
      </w:r>
      <w:r w:rsidR="0040088D" w:rsidRPr="00FF47F2">
        <w:t>nformation object o</w:t>
      </w:r>
      <w:r w:rsidR="0040088D" w:rsidRPr="0065705B">
        <w:t xml:space="preserve">ccurrences </w:t>
      </w:r>
      <w:r w:rsidR="0040088D">
        <w:t>allowed in</w:t>
      </w:r>
      <w:r w:rsidR="0040088D" w:rsidRPr="0065705B">
        <w:t xml:space="preserve"> the </w:t>
      </w:r>
      <w:r w:rsidR="0040088D">
        <w:rPr>
          <w:i/>
        </w:rPr>
        <w:t>operations event</w:t>
      </w:r>
      <w:r w:rsidR="0040088D" w:rsidRPr="0065705B">
        <w:t xml:space="preserve"> </w:t>
      </w:r>
      <w:r w:rsidR="0040088D">
        <w:t>occurrences</w:t>
      </w:r>
      <w:r w:rsidR="0040088D" w:rsidRPr="0065705B">
        <w:t xml:space="preserve"> </w:t>
      </w:r>
      <w:r w:rsidR="0040088D">
        <w:t xml:space="preserve">is specified </w:t>
      </w:r>
      <w:r w:rsidR="0040088D" w:rsidRPr="0065705B">
        <w:t>using the</w:t>
      </w:r>
      <w:r w:rsidR="0040088D" w:rsidRPr="00FF47F2">
        <w:t xml:space="preserve"> </w:t>
      </w:r>
      <w:r w:rsidRPr="00FF47F2">
        <w:t>i</w:t>
      </w:r>
      <w:r w:rsidR="0040088D" w:rsidRPr="00FF47F2">
        <w:t xml:space="preserve">nformation object </w:t>
      </w:r>
      <w:r w:rsidR="00B52765">
        <w:t xml:space="preserve">type </w:t>
      </w:r>
      <w:r w:rsidR="0040088D" w:rsidRPr="00FF47F2">
        <w:t>multiplicity a</w:t>
      </w:r>
      <w:r w:rsidR="0040088D" w:rsidRPr="0065705B">
        <w:t>ttribute.</w:t>
      </w:r>
      <w:r w:rsidR="0040088D">
        <w:t xml:space="preserve"> The number of </w:t>
      </w:r>
      <w:r w:rsidR="0040088D" w:rsidRPr="005F7F7B">
        <w:rPr>
          <w:i/>
        </w:rPr>
        <w:t>actions</w:t>
      </w:r>
      <w:r w:rsidR="0040088D">
        <w:t xml:space="preserve"> allowed for each</w:t>
      </w:r>
      <w:r w:rsidR="0040088D" w:rsidRPr="00B52765">
        <w:t xml:space="preserve"> </w:t>
      </w:r>
      <w:r w:rsidRPr="00B52765">
        <w:t>i</w:t>
      </w:r>
      <w:r w:rsidR="0040088D" w:rsidRPr="00B52765">
        <w:t>nformation object is</w:t>
      </w:r>
      <w:r w:rsidR="0040088D">
        <w:t xml:space="preserve"> represented using the </w:t>
      </w:r>
      <w:r w:rsidR="0040088D" w:rsidRPr="00FF47F2">
        <w:t xml:space="preserve">action multiplicity </w:t>
      </w:r>
      <w:r w:rsidR="0040088D">
        <w:t xml:space="preserve">attribute. </w:t>
      </w:r>
    </w:p>
    <w:p w14:paraId="005CA482" w14:textId="2EE13F6D" w:rsidR="00193401" w:rsidRDefault="00193401" w:rsidP="00193401">
      <w:pPr>
        <w:pStyle w:val="PARAGRAPH"/>
        <w:rPr>
          <w:ins w:id="12141" w:author="Charles Gifford" w:date="2017-03-08T17:23:00Z"/>
        </w:rPr>
      </w:pPr>
      <w:ins w:id="12142" w:author="Charles Gifford" w:date="2017-03-08T17:23:00Z">
        <w:r>
          <w:rPr>
            <w:i/>
            <w:iCs/>
          </w:rPr>
          <w:t>Operations event definition record specification</w:t>
        </w:r>
        <w:r>
          <w:t xml:space="preserve"> specify the required content of </w:t>
        </w:r>
        <w:r>
          <w:rPr>
            <w:i/>
            <w:iCs/>
          </w:rPr>
          <w:t>operations event records</w:t>
        </w:r>
        <w:r>
          <w:t xml:space="preserve"> in an </w:t>
        </w:r>
        <w:r>
          <w:rPr>
            <w:i/>
            <w:iCs/>
          </w:rPr>
          <w:t>operations event</w:t>
        </w:r>
        <w:r>
          <w:t xml:space="preserve"> occurrence.</w:t>
        </w:r>
      </w:ins>
    </w:p>
    <w:p w14:paraId="3395D55B" w14:textId="77777777" w:rsidR="00F95D8B" w:rsidRDefault="00F95D8B" w:rsidP="00193401">
      <w:pPr>
        <w:pStyle w:val="PARAGRAPH"/>
        <w:rPr>
          <w:ins w:id="12143" w:author="Charles Gifford" w:date="2017-03-08T17:36:00Z"/>
        </w:rPr>
      </w:pPr>
      <w:ins w:id="12144" w:author="Charles Gifford" w:date="2017-03-08T17:36:00Z">
        <w:r>
          <w:t xml:space="preserve">The attribute, </w:t>
        </w:r>
        <w:r w:rsidRPr="00EC6168">
          <w:rPr>
            <w:iCs/>
          </w:rPr>
          <w:t>information object multiplicity</w:t>
        </w:r>
        <w:r>
          <w:rPr>
            <w:iCs/>
          </w:rPr>
          <w:t>, specifies</w:t>
        </w:r>
        <w:r>
          <w:t xml:space="preserve"> t</w:t>
        </w:r>
      </w:ins>
      <w:ins w:id="12145" w:author="Charles Gifford" w:date="2017-03-08T17:23:00Z">
        <w:r w:rsidR="00193401">
          <w:t xml:space="preserve">he number of </w:t>
        </w:r>
      </w:ins>
      <w:ins w:id="12146" w:author="Charles Gifford" w:date="2017-03-08T17:24:00Z">
        <w:r w:rsidR="00193401" w:rsidRPr="00B52765">
          <w:rPr>
            <w:iCs/>
          </w:rPr>
          <w:t>i</w:t>
        </w:r>
      </w:ins>
      <w:ins w:id="12147" w:author="Charles Gifford" w:date="2017-03-08T17:23:00Z">
        <w:r w:rsidR="00193401" w:rsidRPr="00B52765">
          <w:rPr>
            <w:iCs/>
          </w:rPr>
          <w:t xml:space="preserve">nformation object </w:t>
        </w:r>
        <w:r w:rsidR="00193401">
          <w:t xml:space="preserve">occurrences allowed in </w:t>
        </w:r>
      </w:ins>
      <w:ins w:id="12148" w:author="Charles Gifford" w:date="2017-03-08T17:29:00Z">
        <w:r w:rsidR="00193401" w:rsidRPr="006115CD">
          <w:t xml:space="preserve">each </w:t>
        </w:r>
      </w:ins>
      <w:ins w:id="12149" w:author="Charles Gifford" w:date="2017-03-08T17:23:00Z">
        <w:r w:rsidR="00193401">
          <w:rPr>
            <w:i/>
            <w:iCs/>
          </w:rPr>
          <w:t>operations event</w:t>
        </w:r>
        <w:r w:rsidRPr="00B52765">
          <w:rPr>
            <w:i/>
          </w:rPr>
          <w:t xml:space="preserve"> record</w:t>
        </w:r>
        <w:r w:rsidR="00193401" w:rsidRPr="00B52765">
          <w:rPr>
            <w:i/>
          </w:rPr>
          <w:t xml:space="preserve"> </w:t>
        </w:r>
        <w:r w:rsidR="00193401">
          <w:t xml:space="preserve">in an </w:t>
        </w:r>
        <w:r w:rsidR="00193401" w:rsidRPr="00B52765">
          <w:rPr>
            <w:i/>
          </w:rPr>
          <w:t xml:space="preserve">operations event </w:t>
        </w:r>
        <w:r w:rsidR="00193401">
          <w:t xml:space="preserve">occurrence. </w:t>
        </w:r>
      </w:ins>
    </w:p>
    <w:p w14:paraId="46778553" w14:textId="430C9F8C" w:rsidR="00193401" w:rsidRDefault="00F95D8B" w:rsidP="00193401">
      <w:pPr>
        <w:pStyle w:val="PARAGRAPH"/>
        <w:rPr>
          <w:ins w:id="12150" w:author="Charles Gifford" w:date="2017-03-08T17:23:00Z"/>
        </w:rPr>
      </w:pPr>
      <w:ins w:id="12151" w:author="Charles Gifford" w:date="2017-03-08T17:36:00Z">
        <w:r>
          <w:t xml:space="preserve">The attribute, </w:t>
        </w:r>
        <w:r w:rsidRPr="00983CE5">
          <w:rPr>
            <w:iCs/>
          </w:rPr>
          <w:t>action</w:t>
        </w:r>
        <w:r w:rsidRPr="00193401">
          <w:t xml:space="preserve"> </w:t>
        </w:r>
        <w:r w:rsidRPr="00983CE5">
          <w:rPr>
            <w:iCs/>
          </w:rPr>
          <w:t>multiplicity</w:t>
        </w:r>
        <w:r>
          <w:t xml:space="preserve">, </w:t>
        </w:r>
      </w:ins>
      <w:ins w:id="12152" w:author="Charles Gifford" w:date="2017-03-08T17:37:00Z">
        <w:r>
          <w:t xml:space="preserve">specifies </w:t>
        </w:r>
      </w:ins>
      <w:ins w:id="12153" w:author="Charles Gifford" w:date="2017-03-08T17:23:00Z">
        <w:r>
          <w:t>t</w:t>
        </w:r>
        <w:r w:rsidR="00193401">
          <w:t xml:space="preserve">he number of </w:t>
        </w:r>
      </w:ins>
      <w:ins w:id="12154" w:author="Charles Gifford" w:date="2017-03-08T17:55:00Z">
        <w:r w:rsidR="00342D1B">
          <w:t xml:space="preserve">each </w:t>
        </w:r>
      </w:ins>
      <w:ins w:id="12155" w:author="Charles Gifford" w:date="2017-03-08T17:23:00Z">
        <w:r w:rsidR="00193401" w:rsidRPr="00B52765">
          <w:rPr>
            <w:iCs/>
          </w:rPr>
          <w:t>actions</w:t>
        </w:r>
        <w:r>
          <w:t xml:space="preserve"> </w:t>
        </w:r>
      </w:ins>
      <w:ins w:id="12156" w:author="Charles Gifford" w:date="2017-03-08T17:54:00Z">
        <w:r w:rsidR="00342D1B">
          <w:t>(</w:t>
        </w:r>
      </w:ins>
      <w:ins w:id="12157" w:author="Charles Gifford" w:date="2017-03-08T17:55:00Z">
        <w:r w:rsidR="00342D1B">
          <w:t>e.g.</w:t>
        </w:r>
      </w:ins>
      <w:ins w:id="12158" w:author="Charles Gifford" w:date="2017-03-08T17:54:00Z">
        <w:r w:rsidR="00342D1B">
          <w:t xml:space="preserve"> ad</w:t>
        </w:r>
        <w:r w:rsidR="00342D1B" w:rsidRPr="00342D1B">
          <w:t>ded, changed, deleted</w:t>
        </w:r>
      </w:ins>
      <w:ins w:id="12159" w:author="Charles Gifford" w:date="2017-03-08T17:55:00Z">
        <w:r w:rsidR="00342D1B">
          <w:t>,</w:t>
        </w:r>
      </w:ins>
      <w:ins w:id="12160" w:author="Charles Gifford" w:date="2017-03-08T17:54:00Z">
        <w:r w:rsidR="00342D1B">
          <w:t xml:space="preserve"> </w:t>
        </w:r>
      </w:ins>
      <w:ins w:id="12161" w:author="Charles Gifford" w:date="2017-03-08T17:55:00Z">
        <w:r w:rsidR="00342D1B">
          <w:t>c</w:t>
        </w:r>
      </w:ins>
      <w:ins w:id="12162" w:author="Charles Gifford" w:date="2017-03-08T17:54:00Z">
        <w:r w:rsidR="00342D1B">
          <w:t>hange</w:t>
        </w:r>
      </w:ins>
      <w:ins w:id="12163" w:author="Charles Gifford" w:date="2017-03-08T17:55:00Z">
        <w:r w:rsidR="00342D1B">
          <w:t xml:space="preserve">d) </w:t>
        </w:r>
      </w:ins>
      <w:ins w:id="12164" w:author="Charles Gifford" w:date="2017-03-08T17:23:00Z">
        <w:r>
          <w:t>allowed for each</w:t>
        </w:r>
        <w:r w:rsidR="00193401">
          <w:t xml:space="preserve"> </w:t>
        </w:r>
      </w:ins>
      <w:ins w:id="12165" w:author="Charles Gifford" w:date="2017-03-08T17:35:00Z">
        <w:r w:rsidRPr="00B52765">
          <w:t xml:space="preserve">information </w:t>
        </w:r>
      </w:ins>
      <w:ins w:id="12166" w:author="Charles Gifford" w:date="2017-03-08T17:23:00Z">
        <w:r w:rsidR="00193401" w:rsidRPr="00B52765">
          <w:t>object (</w:t>
        </w:r>
        <w:r w:rsidR="00193401">
          <w:t xml:space="preserve">represented in </w:t>
        </w:r>
        <w:r w:rsidR="00193401">
          <w:rPr>
            <w:i/>
            <w:iCs/>
          </w:rPr>
          <w:t xml:space="preserve">operations record entry </w:t>
        </w:r>
        <w:r w:rsidR="00193401">
          <w:t>objects in the operations event occurrence</w:t>
        </w:r>
        <w:r w:rsidR="00193401">
          <w:rPr>
            <w:i/>
            <w:iCs/>
          </w:rPr>
          <w:t>)</w:t>
        </w:r>
      </w:ins>
      <w:ins w:id="12167" w:author="Charles Gifford" w:date="2017-03-08T17:37:00Z">
        <w:r>
          <w:t>.</w:t>
        </w:r>
      </w:ins>
      <w:ins w:id="12168" w:author="Charles Gifford" w:date="2017-03-08T17:23:00Z">
        <w:r w:rsidR="00193401">
          <w:t xml:space="preserve"> </w:t>
        </w:r>
      </w:ins>
    </w:p>
    <w:p w14:paraId="72428ACE" w14:textId="61AC89CB" w:rsidR="00193401" w:rsidRDefault="00F95D8B" w:rsidP="00907215">
      <w:pPr>
        <w:pStyle w:val="EXAMPLE0"/>
        <w:keepNext/>
        <w:rPr>
          <w:ins w:id="12169" w:author="Charles Gifford" w:date="2017-03-08T17:23:00Z"/>
        </w:rPr>
      </w:pPr>
      <w:ins w:id="12170" w:author="Charles Gifford" w:date="2017-03-08T17:23:00Z">
        <w:r>
          <w:t>EXAM</w:t>
        </w:r>
      </w:ins>
      <w:ins w:id="12171" w:author="Charles Gifford" w:date="2017-03-08T17:39:00Z">
        <w:r>
          <w:t>PLE</w:t>
        </w:r>
      </w:ins>
      <w:ins w:id="12172" w:author="Charles Gifford" w:date="2017-03-08T17:42:00Z">
        <w:r>
          <w:tab/>
        </w:r>
      </w:ins>
      <w:ins w:id="12173" w:author="Charles Gifford" w:date="2017-03-08T17:43:00Z">
        <w:r>
          <w:t>O</w:t>
        </w:r>
        <w:r w:rsidRPr="00F95D8B">
          <w:t>perations event definition</w:t>
        </w:r>
        <w:r>
          <w:t xml:space="preserve"> record specification ID, CR-87</w:t>
        </w:r>
      </w:ins>
    </w:p>
    <w:p w14:paraId="7DD3EFE0" w14:textId="671A8B83" w:rsidR="00193401" w:rsidRPr="00F95D8B" w:rsidRDefault="00193401" w:rsidP="00B52765">
      <w:pPr>
        <w:pStyle w:val="EXAMPLE0"/>
        <w:ind w:left="720"/>
        <w:rPr>
          <w:ins w:id="12174" w:author="Charles Gifford" w:date="2017-03-08T17:23:00Z"/>
        </w:rPr>
      </w:pPr>
      <w:ins w:id="12175" w:author="Charles Gifford" w:date="2017-03-08T17:23:00Z">
        <w:r w:rsidRPr="00F95D8B">
          <w:t>Information object</w:t>
        </w:r>
      </w:ins>
      <w:ins w:id="12176" w:author="Charles Gifford" w:date="2017-03-08T23:50:00Z">
        <w:r w:rsidR="00B52765">
          <w:t xml:space="preserve"> type</w:t>
        </w:r>
      </w:ins>
      <w:ins w:id="12177" w:author="Charles Gifford" w:date="2017-03-08T17:23:00Z">
        <w:r w:rsidRPr="00F95D8B">
          <w:t xml:space="preserve">: Material X, </w:t>
        </w:r>
      </w:ins>
    </w:p>
    <w:p w14:paraId="46A66C12" w14:textId="3D1CEE18" w:rsidR="00193401" w:rsidRDefault="00F95D8B" w:rsidP="00B52765">
      <w:pPr>
        <w:pStyle w:val="EXAMPLE0"/>
        <w:ind w:left="720"/>
        <w:rPr>
          <w:ins w:id="12178" w:author="Charles Gifford" w:date="2017-03-08T17:23:00Z"/>
        </w:rPr>
      </w:pPr>
      <w:ins w:id="12179" w:author="Charles Gifford" w:date="2017-03-08T17:23:00Z">
        <w:r>
          <w:t>Information object</w:t>
        </w:r>
      </w:ins>
      <w:ins w:id="12180" w:author="Charles Gifford" w:date="2017-03-08T23:50:00Z">
        <w:r w:rsidR="00B52765">
          <w:t xml:space="preserve"> type</w:t>
        </w:r>
      </w:ins>
      <w:ins w:id="12181" w:author="Charles Gifford" w:date="2017-03-08T17:23:00Z">
        <w:r>
          <w:t xml:space="preserve"> m</w:t>
        </w:r>
        <w:r w:rsidR="00193401">
          <w:t xml:space="preserve">ultiplicity: 1, </w:t>
        </w:r>
      </w:ins>
    </w:p>
    <w:p w14:paraId="798CC694" w14:textId="77777777" w:rsidR="00193401" w:rsidRDefault="00193401" w:rsidP="00B52765">
      <w:pPr>
        <w:pStyle w:val="EXAMPLE0"/>
        <w:ind w:left="720"/>
        <w:rPr>
          <w:ins w:id="12182" w:author="Charles Gifford" w:date="2017-03-08T17:23:00Z"/>
        </w:rPr>
      </w:pPr>
      <w:ins w:id="12183" w:author="Charles Gifford" w:date="2017-03-08T17:23:00Z">
        <w:r>
          <w:t xml:space="preserve">Action: Added, </w:t>
        </w:r>
      </w:ins>
    </w:p>
    <w:p w14:paraId="28AB0604" w14:textId="594F3B59" w:rsidR="00193401" w:rsidRDefault="00F95D8B" w:rsidP="00B52765">
      <w:pPr>
        <w:pStyle w:val="EXAMPLE0"/>
        <w:ind w:left="720"/>
        <w:rPr>
          <w:ins w:id="12184" w:author="Charles Gifford" w:date="2017-03-08T17:23:00Z"/>
        </w:rPr>
      </w:pPr>
      <w:ins w:id="12185" w:author="Charles Gifford" w:date="2017-03-08T17:23:00Z">
        <w:r>
          <w:t xml:space="preserve">Action </w:t>
        </w:r>
      </w:ins>
      <w:ins w:id="12186" w:author="Charles Gifford" w:date="2017-03-08T17:39:00Z">
        <w:r>
          <w:t>multiplicity</w:t>
        </w:r>
      </w:ins>
      <w:ins w:id="12187" w:author="Charles Gifford" w:date="2017-03-08T17:23:00Z">
        <w:r w:rsidR="00193401">
          <w:t xml:space="preserve">: 1. </w:t>
        </w:r>
      </w:ins>
    </w:p>
    <w:p w14:paraId="52822D9F" w14:textId="77777777" w:rsidR="0092297D" w:rsidRDefault="00193401" w:rsidP="00B52765">
      <w:pPr>
        <w:pStyle w:val="EXAMPLE0"/>
        <w:rPr>
          <w:ins w:id="12188" w:author="Charles Gifford" w:date="2017-03-08T17:46:00Z"/>
        </w:rPr>
      </w:pPr>
      <w:ins w:id="12189" w:author="Charles Gifford" w:date="2017-03-08T17:23:00Z">
        <w:r>
          <w:t xml:space="preserve">Each occurrence of the </w:t>
        </w:r>
        <w:r w:rsidRPr="00B52765">
          <w:rPr>
            <w:i/>
          </w:rPr>
          <w:t>operations event</w:t>
        </w:r>
      </w:ins>
      <w:ins w:id="12190" w:author="Charles Gifford" w:date="2017-03-08T17:40:00Z">
        <w:r w:rsidR="00F95D8B">
          <w:rPr>
            <w:i/>
          </w:rPr>
          <w:t xml:space="preserve"> definition</w:t>
        </w:r>
      </w:ins>
      <w:ins w:id="12191" w:author="Charles Gifford" w:date="2017-03-08T17:41:00Z">
        <w:r w:rsidR="00F95D8B">
          <w:rPr>
            <w:i/>
          </w:rPr>
          <w:t xml:space="preserve"> record specification</w:t>
        </w:r>
      </w:ins>
      <w:ins w:id="12192" w:author="Charles Gifford" w:date="2017-03-08T17:42:00Z">
        <w:r w:rsidR="00F95D8B">
          <w:rPr>
            <w:i/>
          </w:rPr>
          <w:t xml:space="preserve"> ID, </w:t>
        </w:r>
        <w:r w:rsidR="00F95D8B" w:rsidRPr="00465068">
          <w:rPr>
            <w:lang w:val="en-US"/>
          </w:rPr>
          <w:t>CR-87</w:t>
        </w:r>
        <w:r w:rsidR="0092297D">
          <w:rPr>
            <w:lang w:val="en-US"/>
          </w:rPr>
          <w:t>,</w:t>
        </w:r>
      </w:ins>
      <w:ins w:id="12193" w:author="Charles Gifford" w:date="2017-03-08T17:23:00Z">
        <w:r>
          <w:t xml:space="preserve"> </w:t>
        </w:r>
      </w:ins>
      <w:ins w:id="12194" w:author="Charles Gifford" w:date="2017-03-08T17:43:00Z">
        <w:r w:rsidR="0092297D">
          <w:t>f</w:t>
        </w:r>
      </w:ins>
      <w:ins w:id="12195" w:author="Charles Gifford" w:date="2017-03-08T17:41:00Z">
        <w:r w:rsidR="00F95D8B">
          <w:t xml:space="preserve">or a real-world </w:t>
        </w:r>
      </w:ins>
      <w:ins w:id="12196" w:author="Charles Gifford" w:date="2017-03-08T17:43:00Z">
        <w:r w:rsidR="0092297D">
          <w:t xml:space="preserve">operations </w:t>
        </w:r>
      </w:ins>
      <w:ins w:id="12197" w:author="Charles Gifford" w:date="2017-03-08T17:41:00Z">
        <w:r w:rsidR="00F95D8B">
          <w:t xml:space="preserve">event </w:t>
        </w:r>
      </w:ins>
      <w:ins w:id="12198" w:author="Charles Gifford" w:date="2017-03-08T17:23:00Z">
        <w:r>
          <w:t xml:space="preserve">must contain an </w:t>
        </w:r>
        <w:r w:rsidRPr="00B52765">
          <w:rPr>
            <w:i/>
          </w:rPr>
          <w:t>operations event record</w:t>
        </w:r>
        <w:r>
          <w:t xml:space="preserve"> with one Material X </w:t>
        </w:r>
      </w:ins>
      <w:ins w:id="12199" w:author="Charles Gifford" w:date="2017-03-08T17:44:00Z">
        <w:r w:rsidR="0092297D">
          <w:t>(</w:t>
        </w:r>
      </w:ins>
      <w:ins w:id="12200" w:author="Charles Gifford" w:date="2017-03-08T17:45:00Z">
        <w:r w:rsidR="0092297D">
          <w:t>i</w:t>
        </w:r>
      </w:ins>
      <w:ins w:id="12201" w:author="Charles Gifford" w:date="2017-03-08T17:44:00Z">
        <w:r w:rsidR="0092297D">
          <w:t xml:space="preserve">nformation </w:t>
        </w:r>
      </w:ins>
      <w:ins w:id="12202" w:author="Charles Gifford" w:date="2017-03-08T17:23:00Z">
        <w:r>
          <w:t>object</w:t>
        </w:r>
      </w:ins>
      <w:ins w:id="12203" w:author="Charles Gifford" w:date="2017-03-08T17:45:00Z">
        <w:r w:rsidR="0092297D">
          <w:t>)</w:t>
        </w:r>
      </w:ins>
      <w:ins w:id="12204" w:author="Charles Gifford" w:date="2017-03-08T17:23:00Z">
        <w:r>
          <w:t xml:space="preserve"> with one operations record entry that has an action</w:t>
        </w:r>
      </w:ins>
      <w:ins w:id="12205" w:author="Charles Gifford" w:date="2017-03-08T17:45:00Z">
        <w:r w:rsidR="0092297D">
          <w:t xml:space="preserve"> attribute with a value of </w:t>
        </w:r>
      </w:ins>
      <w:ins w:id="12206" w:author="Charles Gifford" w:date="2017-03-08T17:23:00Z">
        <w:r>
          <w:t xml:space="preserve"> ‘deleted’. </w:t>
        </w:r>
      </w:ins>
    </w:p>
    <w:p w14:paraId="441290CF" w14:textId="32ED3AA2" w:rsidR="00193401" w:rsidRDefault="0092297D" w:rsidP="00B52765">
      <w:pPr>
        <w:pStyle w:val="EXAMPLE0"/>
        <w:rPr>
          <w:ins w:id="12207" w:author="Charles Gifford" w:date="2017-03-08T17:23:00Z"/>
          <w:rFonts w:eastAsiaTheme="minorHAnsi"/>
        </w:rPr>
      </w:pPr>
      <w:ins w:id="12208" w:author="Charles Gifford" w:date="2017-03-08T17:46:00Z">
        <w:r>
          <w:t>NOTE</w:t>
        </w:r>
      </w:ins>
      <w:ins w:id="12209" w:author="Charles Gifford" w:date="2017-03-08T23:50:00Z">
        <w:r w:rsidR="00B52765">
          <w:t xml:space="preserve"> 1</w:t>
        </w:r>
      </w:ins>
      <w:ins w:id="12210" w:author="Charles Gifford" w:date="2017-03-08T17:47:00Z">
        <w:r w:rsidR="00B52765">
          <w:tab/>
        </w:r>
      </w:ins>
      <w:ins w:id="12211" w:author="Charles Gifford" w:date="2017-03-08T17:23:00Z">
        <w:r w:rsidR="00193401">
          <w:t xml:space="preserve">If the </w:t>
        </w:r>
      </w:ins>
      <w:ins w:id="12212" w:author="Charles Gifford" w:date="2017-03-08T17:50:00Z">
        <w:r>
          <w:t xml:space="preserve">attribute, </w:t>
        </w:r>
      </w:ins>
      <w:ins w:id="12213" w:author="Charles Gifford" w:date="2017-03-08T17:23:00Z">
        <w:r w:rsidR="00193401">
          <w:t>information object multiplicity</w:t>
        </w:r>
      </w:ins>
      <w:ins w:id="12214" w:author="Charles Gifford" w:date="2017-03-08T17:51:00Z">
        <w:r>
          <w:t>,</w:t>
        </w:r>
      </w:ins>
      <w:ins w:id="12215" w:author="Charles Gifford" w:date="2017-03-08T17:23:00Z">
        <w:r w:rsidR="00193401">
          <w:t xml:space="preserve"> </w:t>
        </w:r>
      </w:ins>
      <w:ins w:id="12216" w:author="Charles Gifford" w:date="2017-03-08T17:51:00Z">
        <w:r>
          <w:t xml:space="preserve">is </w:t>
        </w:r>
      </w:ins>
      <w:ins w:id="12217" w:author="Charles Gifford" w:date="2017-03-08T17:23:00Z">
        <w:r w:rsidR="00193401">
          <w:t>0..1</w:t>
        </w:r>
      </w:ins>
      <w:ins w:id="12218" w:author="Charles Gifford" w:date="2017-03-08T17:46:00Z">
        <w:r>
          <w:t>,</w:t>
        </w:r>
      </w:ins>
      <w:ins w:id="12219" w:author="Charles Gifford" w:date="2017-03-08T17:23:00Z">
        <w:r w:rsidR="00193401">
          <w:t xml:space="preserve"> </w:t>
        </w:r>
        <w:r w:rsidR="00193401" w:rsidRPr="0092297D">
          <w:t>the</w:t>
        </w:r>
      </w:ins>
      <w:ins w:id="12220" w:author="Charles Gifford" w:date="2017-03-08T17:51:00Z">
        <w:r>
          <w:t xml:space="preserve"> specified</w:t>
        </w:r>
      </w:ins>
      <w:ins w:id="12221" w:author="Charles Gifford" w:date="2017-03-08T17:23:00Z">
        <w:r w:rsidR="00193401" w:rsidRPr="0092297D">
          <w:t xml:space="preserve"> </w:t>
        </w:r>
        <w:r w:rsidR="00193401" w:rsidRPr="00B52765">
          <w:rPr>
            <w:i/>
          </w:rPr>
          <w:t>operations event record</w:t>
        </w:r>
        <w:r w:rsidR="00193401" w:rsidRPr="0092297D">
          <w:t xml:space="preserve"> </w:t>
        </w:r>
      </w:ins>
      <w:ins w:id="12222" w:author="Charles Gifford" w:date="2017-03-08T17:52:00Z">
        <w:r w:rsidRPr="00B52765">
          <w:t xml:space="preserve">is </w:t>
        </w:r>
      </w:ins>
      <w:ins w:id="12223" w:author="Charles Gifford" w:date="2017-03-08T17:23:00Z">
        <w:r w:rsidR="00193401">
          <w:t xml:space="preserve">optional. </w:t>
        </w:r>
      </w:ins>
    </w:p>
    <w:p w14:paraId="28FF911A" w14:textId="79ABD9B3" w:rsidR="0040088D" w:rsidRPr="006D4C63" w:rsidRDefault="0040088D" w:rsidP="0040088D">
      <w:pPr>
        <w:pStyle w:val="NOTE0"/>
        <w:rPr>
          <w:highlight w:val="white"/>
        </w:rPr>
      </w:pPr>
      <w:r>
        <w:rPr>
          <w:highlight w:val="white"/>
        </w:rPr>
        <w:t>NOTE</w:t>
      </w:r>
      <w:r w:rsidR="00B52765">
        <w:rPr>
          <w:highlight w:val="white"/>
        </w:rPr>
        <w:t xml:space="preserve"> 2</w:t>
      </w:r>
      <w:r>
        <w:rPr>
          <w:highlight w:val="white"/>
        </w:rPr>
        <w:tab/>
        <w:t xml:space="preserve">The </w:t>
      </w:r>
      <w:r w:rsidRPr="00AA5E16">
        <w:rPr>
          <w:i/>
          <w:highlight w:val="white"/>
        </w:rPr>
        <w:t xml:space="preserve">ID </w:t>
      </w:r>
      <w:r>
        <w:rPr>
          <w:highlight w:val="white"/>
        </w:rPr>
        <w:t>entries can use the fully qualified name (FQN) syntax to avoid ID collisions.</w:t>
      </w:r>
    </w:p>
    <w:p w14:paraId="6F6E5787" w14:textId="77777777" w:rsidR="0040088D" w:rsidRDefault="0040088D" w:rsidP="003E1075">
      <w:pPr>
        <w:pStyle w:val="Heading3"/>
      </w:pPr>
      <w:r>
        <w:t>Operations event</w:t>
      </w:r>
    </w:p>
    <w:p w14:paraId="7720C203" w14:textId="2CEDF83E" w:rsidR="0040088D" w:rsidRDefault="0040088D" w:rsidP="0040088D">
      <w:pPr>
        <w:pStyle w:val="PARAGRAPH"/>
      </w:pPr>
      <w:r>
        <w:t>L</w:t>
      </w:r>
      <w:r w:rsidRPr="004E110A">
        <w:t>arge numbers of</w:t>
      </w:r>
      <w:r>
        <w:t xml:space="preserve"> real world e</w:t>
      </w:r>
      <w:r w:rsidRPr="004E110A">
        <w:t xml:space="preserve">vents </w:t>
      </w:r>
      <w:r>
        <w:t xml:space="preserve">occur </w:t>
      </w:r>
      <w:r w:rsidRPr="004E110A">
        <w:t>in a</w:t>
      </w:r>
      <w:r>
        <w:t>ny</w:t>
      </w:r>
      <w:r w:rsidRPr="004E110A">
        <w:t xml:space="preserve"> </w:t>
      </w:r>
      <w:r>
        <w:t>given manufacturing system.</w:t>
      </w:r>
      <w:r w:rsidRPr="004E110A">
        <w:t xml:space="preserve"> </w:t>
      </w:r>
      <w:r>
        <w:t>O</w:t>
      </w:r>
      <w:r w:rsidRPr="004E110A">
        <w:t xml:space="preserve">nly some </w:t>
      </w:r>
      <w:r>
        <w:t>real</w:t>
      </w:r>
      <w:r w:rsidR="00386ED8">
        <w:t>-</w:t>
      </w:r>
      <w:r>
        <w:t>world e</w:t>
      </w:r>
      <w:r w:rsidRPr="004E110A">
        <w:t xml:space="preserve">vents </w:t>
      </w:r>
      <w:r>
        <w:t xml:space="preserve">are </w:t>
      </w:r>
      <w:r w:rsidRPr="004E110A">
        <w:t xml:space="preserve">associated with manufacturing </w:t>
      </w:r>
      <w:r>
        <w:t xml:space="preserve">operations management </w:t>
      </w:r>
      <w:r w:rsidRPr="004E110A">
        <w:t>activiti</w:t>
      </w:r>
      <w:r>
        <w:t>es and functions. T</w:t>
      </w:r>
      <w:r w:rsidRPr="004E110A">
        <w:t xml:space="preserve">he subset of </w:t>
      </w:r>
      <w:r>
        <w:t xml:space="preserve">those </w:t>
      </w:r>
      <w:r w:rsidR="00386ED8">
        <w:t>real-world</w:t>
      </w:r>
      <w:r>
        <w:t xml:space="preserve"> e</w:t>
      </w:r>
      <w:r w:rsidRPr="004E110A">
        <w:t xml:space="preserve">vents </w:t>
      </w:r>
      <w:r>
        <w:t xml:space="preserve">that require notification of process context specific ISA-95 information exchanges shall be defined as </w:t>
      </w:r>
      <w:r>
        <w:rPr>
          <w:i/>
        </w:rPr>
        <w:t>operations event</w:t>
      </w:r>
      <w:r w:rsidRPr="009A1086">
        <w:rPr>
          <w:i/>
        </w:rPr>
        <w:t>s</w:t>
      </w:r>
      <w:r w:rsidRPr="004E110A">
        <w:t xml:space="preserve">. </w:t>
      </w:r>
      <w:r>
        <w:rPr>
          <w:i/>
        </w:rPr>
        <w:t>Operations event</w:t>
      </w:r>
      <w:r w:rsidRPr="006C5DE8">
        <w:rPr>
          <w:i/>
        </w:rPr>
        <w:t>s</w:t>
      </w:r>
      <w:r>
        <w:t xml:space="preserve"> may be generated by any Level 4 or Level 3 function or activity.</w:t>
      </w:r>
    </w:p>
    <w:p w14:paraId="3EBFE38D" w14:textId="77777777" w:rsidR="0040088D" w:rsidRPr="00DB1DB2" w:rsidRDefault="0040088D" w:rsidP="0040088D">
      <w:pPr>
        <w:pStyle w:val="PARAGRAPH"/>
      </w:pPr>
      <w:r>
        <w:rPr>
          <w:i/>
        </w:rPr>
        <w:t>Operations event</w:t>
      </w:r>
      <w:r w:rsidRPr="00350D2B">
        <w:rPr>
          <w:i/>
        </w:rPr>
        <w:t>s</w:t>
      </w:r>
      <w:r w:rsidRPr="0065705B">
        <w:t xml:space="preserve"> notify </w:t>
      </w:r>
      <w:r>
        <w:t>subscribers of the publishers’ perspective of the real-world event process context and all pertinent information.</w:t>
      </w:r>
    </w:p>
    <w:p w14:paraId="628978CE" w14:textId="0015AE95" w:rsidR="0040088D" w:rsidRPr="004E110A" w:rsidRDefault="0040088D" w:rsidP="0040088D">
      <w:pPr>
        <w:pStyle w:val="PARAGRAPH"/>
      </w:pPr>
      <w:r w:rsidRPr="004E110A">
        <w:t xml:space="preserve">The following facets express the context of the </w:t>
      </w:r>
      <w:r>
        <w:rPr>
          <w:i/>
        </w:rPr>
        <w:t>operations event</w:t>
      </w:r>
    </w:p>
    <w:p w14:paraId="1499C50E" w14:textId="77777777" w:rsidR="00FE3518" w:rsidRDefault="0040088D" w:rsidP="00B52765">
      <w:pPr>
        <w:pStyle w:val="ListBullet"/>
        <w:numPr>
          <w:ilvl w:val="0"/>
          <w:numId w:val="98"/>
        </w:numPr>
        <w:tabs>
          <w:tab w:val="clear" w:pos="340"/>
        </w:tabs>
        <w:ind w:left="360"/>
        <w:rPr>
          <w:lang w:val="en-US"/>
        </w:rPr>
      </w:pPr>
      <w:r w:rsidRPr="00F77C98">
        <w:rPr>
          <w:lang w:val="en-US"/>
        </w:rPr>
        <w:t xml:space="preserve">The </w:t>
      </w:r>
      <w:r w:rsidRPr="005F0F92">
        <w:rPr>
          <w:i/>
          <w:lang w:val="en-US"/>
        </w:rPr>
        <w:t>ID</w:t>
      </w:r>
      <w:r w:rsidRPr="00F77C98">
        <w:rPr>
          <w:lang w:val="en-US"/>
        </w:rPr>
        <w:t xml:space="preserve"> of the </w:t>
      </w:r>
      <w:r>
        <w:rPr>
          <w:i/>
          <w:lang w:val="en-US"/>
        </w:rPr>
        <w:t>operations event</w:t>
      </w:r>
      <w:r w:rsidRPr="00F77C98">
        <w:rPr>
          <w:i/>
          <w:lang w:val="en-US"/>
        </w:rPr>
        <w:t xml:space="preserve"> definition</w:t>
      </w:r>
      <w:r w:rsidRPr="00F77C98">
        <w:rPr>
          <w:lang w:val="en-US"/>
        </w:rPr>
        <w:t xml:space="preserve"> – provides the process context. </w:t>
      </w:r>
    </w:p>
    <w:p w14:paraId="4EEC55D8" w14:textId="040CD8D1" w:rsidR="0040088D" w:rsidRPr="00F77C98" w:rsidRDefault="00FE3518" w:rsidP="00FE3518">
      <w:pPr>
        <w:pStyle w:val="EXAMPLE0"/>
        <w:rPr>
          <w:lang w:val="en-US"/>
        </w:rPr>
      </w:pPr>
      <w:r>
        <w:rPr>
          <w:lang w:val="en-US"/>
        </w:rPr>
        <w:t>EXAMPLE</w:t>
      </w:r>
      <w:r>
        <w:rPr>
          <w:lang w:val="en-US"/>
        </w:rPr>
        <w:tab/>
      </w:r>
      <w:r w:rsidRPr="00FE3518">
        <w:rPr>
          <w:i/>
          <w:lang w:val="en-US"/>
        </w:rPr>
        <w:t>R</w:t>
      </w:r>
      <w:r w:rsidR="0040088D" w:rsidRPr="00FE3518">
        <w:rPr>
          <w:i/>
          <w:lang w:val="en-US"/>
        </w:rPr>
        <w:t>esource acquired, work completed, operation scheduled</w:t>
      </w:r>
      <w:r w:rsidR="000536A7">
        <w:rPr>
          <w:lang w:val="en-US"/>
        </w:rPr>
        <w:t>,</w:t>
      </w:r>
      <w:r w:rsidR="0040088D" w:rsidRPr="00F77C98">
        <w:rPr>
          <w:lang w:val="en-US"/>
        </w:rPr>
        <w:t xml:space="preserve"> etc.</w:t>
      </w:r>
    </w:p>
    <w:p w14:paraId="5BA62598" w14:textId="5084819B" w:rsidR="0040088D" w:rsidRPr="003056AA" w:rsidRDefault="0040088D" w:rsidP="00B52765">
      <w:pPr>
        <w:pStyle w:val="ListBullet"/>
        <w:numPr>
          <w:ilvl w:val="0"/>
          <w:numId w:val="98"/>
        </w:numPr>
        <w:tabs>
          <w:tab w:val="clear" w:pos="340"/>
        </w:tabs>
        <w:ind w:left="360"/>
        <w:rPr>
          <w:lang w:val="en-US"/>
        </w:rPr>
      </w:pPr>
      <w:r w:rsidRPr="00F77C98">
        <w:rPr>
          <w:lang w:val="en-US"/>
        </w:rPr>
        <w:t xml:space="preserve">The pertinent information as </w:t>
      </w:r>
      <w:r>
        <w:rPr>
          <w:i/>
          <w:lang w:val="en-US"/>
        </w:rPr>
        <w:t>operations event</w:t>
      </w:r>
      <w:r w:rsidRPr="003056AA">
        <w:rPr>
          <w:i/>
          <w:lang w:val="en-US"/>
        </w:rPr>
        <w:t xml:space="preserve"> records</w:t>
      </w:r>
      <w:r>
        <w:rPr>
          <w:lang w:val="en-US"/>
        </w:rPr>
        <w:t>, each</w:t>
      </w:r>
      <w:r w:rsidRPr="003056AA">
        <w:rPr>
          <w:lang w:val="en-US"/>
        </w:rPr>
        <w:t xml:space="preserve"> </w:t>
      </w:r>
      <w:r>
        <w:rPr>
          <w:lang w:val="en-US"/>
        </w:rPr>
        <w:t xml:space="preserve">containing a </w:t>
      </w:r>
      <w:r w:rsidRPr="003056AA">
        <w:rPr>
          <w:lang w:val="en-US"/>
        </w:rPr>
        <w:t xml:space="preserve">bundle </w:t>
      </w:r>
      <w:r>
        <w:rPr>
          <w:lang w:val="en-US"/>
        </w:rPr>
        <w:t xml:space="preserve">of </w:t>
      </w:r>
      <w:r w:rsidR="00BA525F">
        <w:rPr>
          <w:i/>
          <w:lang w:val="en-US"/>
        </w:rPr>
        <w:t>information</w:t>
      </w:r>
      <w:r w:rsidRPr="003056AA">
        <w:rPr>
          <w:i/>
          <w:lang w:val="en-US"/>
        </w:rPr>
        <w:t xml:space="preserve"> objects</w:t>
      </w:r>
      <w:r w:rsidRPr="003056AA">
        <w:rPr>
          <w:lang w:val="en-US"/>
        </w:rPr>
        <w:t xml:space="preserve">. The allowed </w:t>
      </w:r>
      <w:r w:rsidR="00BA525F">
        <w:rPr>
          <w:i/>
          <w:lang w:val="en-US"/>
        </w:rPr>
        <w:t>information</w:t>
      </w:r>
      <w:r w:rsidRPr="003056AA">
        <w:rPr>
          <w:i/>
          <w:lang w:val="en-US"/>
        </w:rPr>
        <w:t xml:space="preserve"> objects</w:t>
      </w:r>
      <w:r w:rsidRPr="003056AA">
        <w:rPr>
          <w:lang w:val="en-US"/>
        </w:rPr>
        <w:t xml:space="preserve"> in a</w:t>
      </w:r>
      <w:r w:rsidR="00BA525F">
        <w:rPr>
          <w:lang w:val="en-US"/>
        </w:rPr>
        <w:t>n</w:t>
      </w:r>
      <w:r w:rsidRPr="003056AA">
        <w:rPr>
          <w:lang w:val="en-US"/>
        </w:rPr>
        <w:t xml:space="preserve"> </w:t>
      </w:r>
      <w:r>
        <w:rPr>
          <w:i/>
          <w:lang w:val="en-US"/>
        </w:rPr>
        <w:t>operations event</w:t>
      </w:r>
      <w:r w:rsidRPr="003056AA">
        <w:rPr>
          <w:lang w:val="en-US"/>
        </w:rPr>
        <w:t xml:space="preserve"> occurrence are specified in the </w:t>
      </w:r>
      <w:r>
        <w:rPr>
          <w:i/>
          <w:lang w:val="en-US"/>
        </w:rPr>
        <w:t>operations event</w:t>
      </w:r>
      <w:r w:rsidRPr="003056AA">
        <w:rPr>
          <w:i/>
          <w:lang w:val="en-US"/>
        </w:rPr>
        <w:t xml:space="preserve"> definition record specification </w:t>
      </w:r>
      <w:r w:rsidRPr="003056AA">
        <w:rPr>
          <w:lang w:val="en-US"/>
        </w:rPr>
        <w:t xml:space="preserve">and/or </w:t>
      </w:r>
      <w:r>
        <w:rPr>
          <w:i/>
          <w:lang w:val="en-US"/>
        </w:rPr>
        <w:t>operations event</w:t>
      </w:r>
      <w:r w:rsidRPr="003056AA">
        <w:rPr>
          <w:i/>
          <w:lang w:val="en-US"/>
        </w:rPr>
        <w:t xml:space="preserve"> class record specification</w:t>
      </w:r>
      <w:r w:rsidRPr="003056AA">
        <w:rPr>
          <w:lang w:val="en-US"/>
        </w:rPr>
        <w:t>.</w:t>
      </w:r>
    </w:p>
    <w:p w14:paraId="7DFA94F7" w14:textId="77777777" w:rsidR="0040088D" w:rsidRPr="004E110A" w:rsidRDefault="0040088D" w:rsidP="0040088D">
      <w:pPr>
        <w:pStyle w:val="PARAGRAPH"/>
      </w:pPr>
      <w:r w:rsidRPr="004E110A">
        <w:t xml:space="preserve">There are two models </w:t>
      </w:r>
      <w:r>
        <w:t>for</w:t>
      </w:r>
      <w:r w:rsidRPr="004E110A">
        <w:t xml:space="preserve"> conveying the </w:t>
      </w:r>
      <w:r>
        <w:rPr>
          <w:i/>
        </w:rPr>
        <w:t>operations event</w:t>
      </w:r>
      <w:r w:rsidRPr="004E110A">
        <w:t xml:space="preserve"> message</w:t>
      </w:r>
      <w:r>
        <w:t>:</w:t>
      </w:r>
    </w:p>
    <w:p w14:paraId="1131D366" w14:textId="1C54C0CC" w:rsidR="0040088D" w:rsidRPr="00B64509" w:rsidRDefault="0040088D" w:rsidP="00B52765">
      <w:pPr>
        <w:pStyle w:val="ListNumberalt"/>
        <w:numPr>
          <w:ilvl w:val="0"/>
          <w:numId w:val="99"/>
        </w:numPr>
        <w:ind w:left="360"/>
        <w:rPr>
          <w:lang w:val="en-US"/>
        </w:rPr>
      </w:pPr>
      <w:r w:rsidRPr="00B64509">
        <w:rPr>
          <w:lang w:val="en-US"/>
        </w:rPr>
        <w:t>Self-contained</w:t>
      </w:r>
      <w:r w:rsidR="005F0F92">
        <w:rPr>
          <w:lang w:val="en-US"/>
        </w:rPr>
        <w:tab/>
      </w:r>
      <w:r w:rsidRPr="00B64509">
        <w:rPr>
          <w:lang w:val="en-US"/>
        </w:rPr>
        <w:t xml:space="preserve">All information relating to the context of the </w:t>
      </w:r>
      <w:r w:rsidRPr="00B64509">
        <w:rPr>
          <w:i/>
          <w:lang w:val="en-US"/>
        </w:rPr>
        <w:t>operations event</w:t>
      </w:r>
      <w:r w:rsidRPr="00B64509">
        <w:rPr>
          <w:lang w:val="en-US"/>
        </w:rPr>
        <w:t xml:space="preserve"> is contained in the </w:t>
      </w:r>
      <w:r w:rsidRPr="00B64509">
        <w:rPr>
          <w:i/>
          <w:lang w:val="en-US"/>
        </w:rPr>
        <w:t>operations event</w:t>
      </w:r>
      <w:r w:rsidRPr="00B64509">
        <w:rPr>
          <w:lang w:val="en-US"/>
        </w:rPr>
        <w:t xml:space="preserve"> message.</w:t>
      </w:r>
    </w:p>
    <w:p w14:paraId="54EC43CC" w14:textId="6E6B7F1E" w:rsidR="0040088D" w:rsidRPr="00C50BF1" w:rsidRDefault="0040088D" w:rsidP="00B52765">
      <w:pPr>
        <w:pStyle w:val="ListNumberalt"/>
        <w:numPr>
          <w:ilvl w:val="0"/>
          <w:numId w:val="99"/>
        </w:numPr>
        <w:ind w:left="360"/>
        <w:rPr>
          <w:lang w:val="en-US"/>
        </w:rPr>
      </w:pPr>
      <w:r w:rsidRPr="00F77C98">
        <w:rPr>
          <w:lang w:val="en-US"/>
        </w:rPr>
        <w:t>Referenced</w:t>
      </w:r>
      <w:r w:rsidR="005F0F92">
        <w:rPr>
          <w:lang w:val="en-US"/>
        </w:rPr>
        <w:tab/>
      </w:r>
      <w:r w:rsidRPr="00F77C98">
        <w:rPr>
          <w:lang w:val="en-US"/>
        </w:rPr>
        <w:t xml:space="preserve">The information pertaining to the context of the </w:t>
      </w:r>
      <w:r>
        <w:rPr>
          <w:i/>
          <w:lang w:val="en-US"/>
        </w:rPr>
        <w:t>operations event</w:t>
      </w:r>
      <w:r w:rsidRPr="00F77C98">
        <w:rPr>
          <w:lang w:val="en-US"/>
        </w:rPr>
        <w:t xml:space="preserve"> can be accessed by the </w:t>
      </w:r>
      <w:r>
        <w:rPr>
          <w:i/>
          <w:lang w:val="en-US"/>
        </w:rPr>
        <w:t>operations event</w:t>
      </w:r>
      <w:r w:rsidRPr="00F77C98">
        <w:rPr>
          <w:lang w:val="en-US"/>
        </w:rPr>
        <w:t xml:space="preserve"> subscriber using a known lookup process where the </w:t>
      </w:r>
      <w:r>
        <w:rPr>
          <w:i/>
          <w:lang w:val="en-US"/>
        </w:rPr>
        <w:t>operations event</w:t>
      </w:r>
      <w:r w:rsidRPr="00F77C98">
        <w:rPr>
          <w:i/>
          <w:lang w:val="en-US"/>
        </w:rPr>
        <w:t xml:space="preserve"> </w:t>
      </w:r>
      <w:r w:rsidR="005F0F92">
        <w:rPr>
          <w:i/>
          <w:lang w:val="en-US"/>
        </w:rPr>
        <w:t>ID</w:t>
      </w:r>
      <w:r w:rsidRPr="00F77C98">
        <w:rPr>
          <w:lang w:val="en-US"/>
        </w:rPr>
        <w:t xml:space="preserve"> is used as a token. The lookup process is outside the scope of the </w:t>
      </w:r>
      <w:r>
        <w:rPr>
          <w:lang w:val="en-US"/>
        </w:rPr>
        <w:t>operations event</w:t>
      </w:r>
      <w:r w:rsidRPr="00F77C98">
        <w:rPr>
          <w:lang w:val="en-US"/>
        </w:rPr>
        <w:t xml:space="preserve"> model.  </w:t>
      </w:r>
    </w:p>
    <w:p w14:paraId="06F1CA4C" w14:textId="322DCDB5" w:rsidR="0040088D" w:rsidRDefault="00413366" w:rsidP="0040088D">
      <w:pPr>
        <w:pStyle w:val="PARAGRAPH"/>
      </w:pPr>
      <w:r>
        <w:fldChar w:fldCharType="begin"/>
      </w:r>
      <w:r>
        <w:instrText xml:space="preserve"> REF _Ref456968464 \h </w:instrText>
      </w:r>
      <w:r>
        <w:fldChar w:fldCharType="separate"/>
      </w:r>
      <w:r w:rsidR="00296300">
        <w:t xml:space="preserve">Table </w:t>
      </w:r>
      <w:r w:rsidR="00296300">
        <w:rPr>
          <w:noProof/>
        </w:rPr>
        <w:t>129</w:t>
      </w:r>
      <w:r>
        <w:fldChar w:fldCharType="end"/>
      </w:r>
      <w:r>
        <w:t xml:space="preserve"> </w:t>
      </w:r>
      <w:r w:rsidR="0040088D">
        <w:t>defines the relationship</w:t>
      </w:r>
      <w:r w:rsidR="006115CD">
        <w:t xml:space="preserve"> role</w:t>
      </w:r>
      <w:r w:rsidR="0040088D">
        <w:t>s for</w:t>
      </w:r>
      <w:r w:rsidR="006755BF">
        <w:t xml:space="preserve"> </w:t>
      </w:r>
      <w:r w:rsidR="00AA5E16">
        <w:t>the</w:t>
      </w:r>
      <w:r w:rsidR="0040088D">
        <w:t xml:space="preserve"> </w:t>
      </w:r>
      <w:r w:rsidR="0040088D">
        <w:rPr>
          <w:i/>
        </w:rPr>
        <w:t>operations event</w:t>
      </w:r>
      <w:r w:rsidR="0040088D">
        <w:t xml:space="preserve">. </w:t>
      </w:r>
      <w:r>
        <w:fldChar w:fldCharType="begin"/>
      </w:r>
      <w:r>
        <w:instrText xml:space="preserve"> REF _Ref456968495 \h </w:instrText>
      </w:r>
      <w:r>
        <w:fldChar w:fldCharType="separate"/>
      </w:r>
      <w:r w:rsidR="00296300">
        <w:t xml:space="preserve">Table </w:t>
      </w:r>
      <w:r w:rsidR="00296300">
        <w:rPr>
          <w:noProof/>
        </w:rPr>
        <w:t>130</w:t>
      </w:r>
      <w:r>
        <w:fldChar w:fldCharType="end"/>
      </w:r>
      <w:r>
        <w:t xml:space="preserve"> </w:t>
      </w:r>
      <w:r w:rsidR="0040088D">
        <w:t>defines the attributes for</w:t>
      </w:r>
      <w:r w:rsidR="006755BF">
        <w:t xml:space="preserve"> </w:t>
      </w:r>
      <w:r w:rsidR="00AA5E16">
        <w:t>the</w:t>
      </w:r>
      <w:r w:rsidR="0040088D">
        <w:t xml:space="preserve"> </w:t>
      </w:r>
      <w:r w:rsidR="0040088D">
        <w:rPr>
          <w:i/>
        </w:rPr>
        <w:t>operations event</w:t>
      </w:r>
      <w:r w:rsidR="0040088D">
        <w:t>.</w:t>
      </w:r>
    </w:p>
    <w:p w14:paraId="04EA6947" w14:textId="3BFFEF94" w:rsidR="0040088D" w:rsidRDefault="00D94CC5" w:rsidP="00E05180">
      <w:pPr>
        <w:pStyle w:val="TABLE-title"/>
        <w:rPr>
          <w:ins w:id="12224" w:author="Charles Gifford" w:date="2017-03-19T22:15:00Z"/>
        </w:rPr>
      </w:pPr>
      <w:bookmarkStart w:id="12225" w:name="_Ref456968464"/>
      <w:bookmarkStart w:id="12226" w:name="_Toc478492429"/>
      <w:r>
        <w:t xml:space="preserve">Table </w:t>
      </w:r>
      <w:r w:rsidR="00FD29D6">
        <w:fldChar w:fldCharType="begin"/>
      </w:r>
      <w:r w:rsidR="00FD29D6">
        <w:instrText xml:space="preserve"> SEQ Table \* ARABIC </w:instrText>
      </w:r>
      <w:r w:rsidR="00FD29D6">
        <w:fldChar w:fldCharType="separate"/>
      </w:r>
      <w:r w:rsidR="00296300">
        <w:rPr>
          <w:noProof/>
        </w:rPr>
        <w:t>129</w:t>
      </w:r>
      <w:r w:rsidR="00FD29D6">
        <w:fldChar w:fldCharType="end"/>
      </w:r>
      <w:bookmarkEnd w:id="12225"/>
      <w:r>
        <w:t xml:space="preserve"> </w:t>
      </w:r>
      <w:r w:rsidR="0040088D">
        <w:t>- Operations event relationship</w:t>
      </w:r>
      <w:r w:rsidR="006115CD">
        <w:t xml:space="preserve"> role</w:t>
      </w:r>
      <w:r w:rsidR="0040088D">
        <w:t>s</w:t>
      </w:r>
      <w:bookmarkEnd w:id="12226"/>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6115CD" w:rsidRPr="009432BC" w14:paraId="6A10EA01" w14:textId="77777777" w:rsidTr="006115CD">
        <w:trPr>
          <w:trHeight w:val="197"/>
          <w:tblHeader/>
          <w:ins w:id="12227" w:author="Charles Gifford" w:date="2017-03-19T22:15:00Z"/>
        </w:trPr>
        <w:tc>
          <w:tcPr>
            <w:tcW w:w="2155" w:type="dxa"/>
            <w:shd w:val="clear" w:color="auto" w:fill="auto"/>
          </w:tcPr>
          <w:p w14:paraId="52D19536" w14:textId="77777777" w:rsidR="006115CD" w:rsidRPr="009432BC" w:rsidRDefault="006115CD" w:rsidP="006115CD">
            <w:pPr>
              <w:pStyle w:val="TABLE-col-heading"/>
              <w:rPr>
                <w:ins w:id="12228" w:author="Charles Gifford" w:date="2017-03-19T22:15:00Z"/>
              </w:rPr>
            </w:pPr>
            <w:ins w:id="12229" w:author="Charles Gifford" w:date="2017-03-19T22:15:00Z">
              <w:r w:rsidRPr="009432BC">
                <w:t>Related Object</w:t>
              </w:r>
            </w:ins>
          </w:p>
        </w:tc>
        <w:tc>
          <w:tcPr>
            <w:tcW w:w="2070" w:type="dxa"/>
            <w:shd w:val="clear" w:color="auto" w:fill="auto"/>
          </w:tcPr>
          <w:p w14:paraId="4D561048" w14:textId="77777777" w:rsidR="006115CD" w:rsidRPr="009432BC" w:rsidRDefault="006115CD" w:rsidP="008F43AD">
            <w:pPr>
              <w:pStyle w:val="TABLE-col-heading"/>
              <w:rPr>
                <w:ins w:id="12230" w:author="Charles Gifford" w:date="2017-03-19T22:15:00Z"/>
              </w:rPr>
            </w:pPr>
            <w:ins w:id="12231" w:author="Charles Gifford" w:date="2017-03-19T22:15:00Z">
              <w:r w:rsidRPr="009432BC">
                <w:t>Role</w:t>
              </w:r>
            </w:ins>
          </w:p>
        </w:tc>
        <w:tc>
          <w:tcPr>
            <w:tcW w:w="1080" w:type="dxa"/>
            <w:shd w:val="clear" w:color="auto" w:fill="auto"/>
          </w:tcPr>
          <w:p w14:paraId="79BB87EC" w14:textId="77777777" w:rsidR="006115CD" w:rsidRPr="009432BC" w:rsidRDefault="006115CD" w:rsidP="004E0C5D">
            <w:pPr>
              <w:pStyle w:val="TABLE-col-heading"/>
              <w:rPr>
                <w:ins w:id="12232" w:author="Charles Gifford" w:date="2017-03-19T22:15:00Z"/>
              </w:rPr>
            </w:pPr>
            <w:ins w:id="12233" w:author="Charles Gifford" w:date="2017-03-19T22:15:00Z">
              <w:r w:rsidRPr="009432BC">
                <w:t>Multiplicity</w:t>
              </w:r>
            </w:ins>
          </w:p>
        </w:tc>
        <w:tc>
          <w:tcPr>
            <w:tcW w:w="3780" w:type="dxa"/>
            <w:shd w:val="clear" w:color="auto" w:fill="auto"/>
          </w:tcPr>
          <w:p w14:paraId="2A5A6CE9" w14:textId="77777777" w:rsidR="006115CD" w:rsidRPr="009432BC" w:rsidRDefault="006115CD" w:rsidP="001A4DED">
            <w:pPr>
              <w:pStyle w:val="TABLE-col-heading"/>
              <w:rPr>
                <w:ins w:id="12234" w:author="Charles Gifford" w:date="2017-03-19T22:15:00Z"/>
              </w:rPr>
            </w:pPr>
            <w:ins w:id="12235" w:author="Charles Gifford" w:date="2017-03-19T22:15:00Z">
              <w:r w:rsidRPr="009432BC">
                <w:t>Description</w:t>
              </w:r>
            </w:ins>
          </w:p>
        </w:tc>
      </w:tr>
      <w:tr w:rsidR="008F43AD" w:rsidRPr="009432BC" w14:paraId="03E60FE0" w14:textId="77777777" w:rsidTr="006115CD">
        <w:trPr>
          <w:trHeight w:val="332"/>
          <w:ins w:id="12236" w:author="Charles Gifford" w:date="2017-03-19T22:15:00Z"/>
        </w:trPr>
        <w:tc>
          <w:tcPr>
            <w:tcW w:w="2155" w:type="dxa"/>
          </w:tcPr>
          <w:p w14:paraId="25EE0D85" w14:textId="3711104C" w:rsidR="008F43AD" w:rsidRPr="009432BC" w:rsidRDefault="008F43AD" w:rsidP="008F43AD">
            <w:pPr>
              <w:pStyle w:val="TABLE-cell"/>
              <w:rPr>
                <w:ins w:id="12237" w:author="Charles Gifford" w:date="2017-03-19T22:15:00Z"/>
              </w:rPr>
            </w:pPr>
            <w:ins w:id="12238" w:author="Charles Gifford" w:date="2017-03-19T22:18:00Z">
              <w:r>
                <w:rPr>
                  <w:lang w:val="en-US"/>
                </w:rPr>
                <w:t>Operations event</w:t>
              </w:r>
              <w:r w:rsidRPr="004853FA">
                <w:rPr>
                  <w:lang w:val="en-US"/>
                </w:rPr>
                <w:t xml:space="preserve"> record</w:t>
              </w:r>
            </w:ins>
          </w:p>
        </w:tc>
        <w:tc>
          <w:tcPr>
            <w:tcW w:w="2070" w:type="dxa"/>
          </w:tcPr>
          <w:p w14:paraId="38896309" w14:textId="511307BE" w:rsidR="008F43AD" w:rsidRPr="009432BC" w:rsidRDefault="008F43AD" w:rsidP="008F43AD">
            <w:pPr>
              <w:pStyle w:val="TABLE-cell"/>
              <w:rPr>
                <w:ins w:id="12239" w:author="Charles Gifford" w:date="2017-03-19T22:15:00Z"/>
              </w:rPr>
            </w:pPr>
            <w:ins w:id="12240" w:author="Charles Gifford" w:date="2017-03-19T22:18:00Z">
              <w:r>
                <w:rPr>
                  <w:lang w:val="en-US"/>
                </w:rPr>
                <w:t>Operations event</w:t>
              </w:r>
              <w:r w:rsidRPr="004853FA">
                <w:rPr>
                  <w:lang w:val="en-US"/>
                </w:rPr>
                <w:t xml:space="preserve"> record</w:t>
              </w:r>
            </w:ins>
          </w:p>
        </w:tc>
        <w:tc>
          <w:tcPr>
            <w:tcW w:w="1080" w:type="dxa"/>
          </w:tcPr>
          <w:p w14:paraId="09A92132" w14:textId="08D434D2" w:rsidR="008F43AD" w:rsidRPr="009432BC" w:rsidRDefault="008F43AD" w:rsidP="008F43AD">
            <w:pPr>
              <w:pStyle w:val="TABLE-cell"/>
              <w:rPr>
                <w:ins w:id="12241" w:author="Charles Gifford" w:date="2017-03-19T22:15:00Z"/>
              </w:rPr>
            </w:pPr>
            <w:ins w:id="12242" w:author="Charles Gifford" w:date="2017-03-19T22:18:00Z">
              <w:r w:rsidRPr="004853FA">
                <w:rPr>
                  <w:lang w:val="en-US"/>
                </w:rPr>
                <w:t>0..</w:t>
              </w:r>
              <w:r>
                <w:rPr>
                  <w:lang w:val="en-US"/>
                </w:rPr>
                <w:t>*</w:t>
              </w:r>
            </w:ins>
          </w:p>
        </w:tc>
        <w:tc>
          <w:tcPr>
            <w:tcW w:w="3780" w:type="dxa"/>
          </w:tcPr>
          <w:p w14:paraId="386B353C" w14:textId="4EEDA462" w:rsidR="008F43AD" w:rsidRPr="00FF7E0A" w:rsidRDefault="008F43AD" w:rsidP="008F43AD">
            <w:pPr>
              <w:pStyle w:val="TABLE-cell"/>
              <w:rPr>
                <w:ins w:id="12243" w:author="Charles Gifford" w:date="2017-03-19T22:15:00Z"/>
                <w:lang w:val="en-US"/>
              </w:rPr>
            </w:pPr>
            <w:ins w:id="12244" w:author="Charles Gifford" w:date="2017-03-19T22:19:00Z">
              <w:r>
                <w:rPr>
                  <w:lang w:val="en-US"/>
                </w:rPr>
                <w:t xml:space="preserve">The </w:t>
              </w:r>
              <w:r>
                <w:rPr>
                  <w:i/>
                  <w:lang w:val="en-US"/>
                </w:rPr>
                <w:t>operations event</w:t>
              </w:r>
              <w:r w:rsidRPr="004853FA">
                <w:rPr>
                  <w:i/>
                  <w:lang w:val="en-US"/>
                </w:rPr>
                <w:t xml:space="preserve"> record</w:t>
              </w:r>
              <w:r w:rsidRPr="004C10E1">
                <w:rPr>
                  <w:lang w:val="en-US"/>
                </w:rPr>
                <w:t xml:space="preserve">s related to this </w:t>
              </w:r>
              <w:r w:rsidRPr="004C10E1">
                <w:rPr>
                  <w:i/>
                  <w:lang w:val="en-US"/>
                </w:rPr>
                <w:t>operations event</w:t>
              </w:r>
              <w:r w:rsidRPr="004C10E1">
                <w:rPr>
                  <w:lang w:val="en-US"/>
                </w:rPr>
                <w:t>.</w:t>
              </w:r>
            </w:ins>
          </w:p>
        </w:tc>
      </w:tr>
      <w:tr w:rsidR="008F43AD" w:rsidRPr="009432BC" w14:paraId="4F0CC80D" w14:textId="77777777" w:rsidTr="006115CD">
        <w:trPr>
          <w:trHeight w:val="332"/>
          <w:ins w:id="12245" w:author="Charles Gifford" w:date="2017-03-19T22:15:00Z"/>
        </w:trPr>
        <w:tc>
          <w:tcPr>
            <w:tcW w:w="2155" w:type="dxa"/>
          </w:tcPr>
          <w:p w14:paraId="2BFBA605" w14:textId="0D6446EF" w:rsidR="008F43AD" w:rsidRDefault="008F43AD" w:rsidP="008F43AD">
            <w:pPr>
              <w:pStyle w:val="TABLE-cell"/>
              <w:rPr>
                <w:ins w:id="12246" w:author="Charles Gifford" w:date="2017-03-19T22:15:00Z"/>
                <w:lang w:val="en-US"/>
              </w:rPr>
            </w:pPr>
            <w:ins w:id="12247" w:author="Charles Gifford" w:date="2017-03-19T22:18:00Z">
              <w:r>
                <w:rPr>
                  <w:lang w:val="en-US"/>
                </w:rPr>
                <w:t>Operations event</w:t>
              </w:r>
              <w:r w:rsidRPr="004853FA">
                <w:rPr>
                  <w:lang w:val="en-US"/>
                </w:rPr>
                <w:t xml:space="preserve"> property</w:t>
              </w:r>
            </w:ins>
          </w:p>
        </w:tc>
        <w:tc>
          <w:tcPr>
            <w:tcW w:w="2070" w:type="dxa"/>
          </w:tcPr>
          <w:p w14:paraId="701CD6A5" w14:textId="775427A3" w:rsidR="008F43AD" w:rsidRDefault="008F43AD" w:rsidP="008F43AD">
            <w:pPr>
              <w:pStyle w:val="TABLE-cell"/>
              <w:rPr>
                <w:ins w:id="12248" w:author="Charles Gifford" w:date="2017-03-19T22:15:00Z"/>
                <w:lang w:val="en-US"/>
              </w:rPr>
            </w:pPr>
            <w:ins w:id="12249" w:author="Charles Gifford" w:date="2017-03-19T22:18:00Z">
              <w:r>
                <w:rPr>
                  <w:lang w:val="en-US"/>
                </w:rPr>
                <w:t>Operations event</w:t>
              </w:r>
              <w:r w:rsidRPr="004853FA">
                <w:rPr>
                  <w:lang w:val="en-US"/>
                </w:rPr>
                <w:t xml:space="preserve"> property</w:t>
              </w:r>
            </w:ins>
          </w:p>
        </w:tc>
        <w:tc>
          <w:tcPr>
            <w:tcW w:w="1080" w:type="dxa"/>
          </w:tcPr>
          <w:p w14:paraId="1D636710" w14:textId="7122CE38" w:rsidR="008F43AD" w:rsidRDefault="008F43AD" w:rsidP="008F43AD">
            <w:pPr>
              <w:pStyle w:val="TABLE-cell"/>
              <w:rPr>
                <w:ins w:id="12250" w:author="Charles Gifford" w:date="2017-03-19T22:15:00Z"/>
                <w:lang w:val="en-US"/>
              </w:rPr>
            </w:pPr>
            <w:ins w:id="12251" w:author="Charles Gifford" w:date="2017-03-19T22:18:00Z">
              <w:r>
                <w:rPr>
                  <w:lang w:val="en-US"/>
                </w:rPr>
                <w:t>0..*</w:t>
              </w:r>
            </w:ins>
          </w:p>
        </w:tc>
        <w:tc>
          <w:tcPr>
            <w:tcW w:w="3780" w:type="dxa"/>
          </w:tcPr>
          <w:p w14:paraId="5FC977FB" w14:textId="650187B6" w:rsidR="008F43AD" w:rsidRPr="00091763" w:rsidRDefault="008F43AD" w:rsidP="008F43AD">
            <w:pPr>
              <w:pStyle w:val="TABLE-cell"/>
              <w:rPr>
                <w:ins w:id="12252" w:author="Charles Gifford" w:date="2017-03-19T22:15:00Z"/>
                <w:lang w:val="en-US"/>
              </w:rPr>
            </w:pPr>
            <w:ins w:id="12253" w:author="Charles Gifford" w:date="2017-03-19T22:19:00Z">
              <w:r w:rsidRPr="00070BAE">
                <w:rPr>
                  <w:lang w:val="en-US"/>
                </w:rPr>
                <w:t xml:space="preserve">The </w:t>
              </w:r>
              <w:r>
                <w:rPr>
                  <w:i/>
                  <w:lang w:val="en-US"/>
                </w:rPr>
                <w:t>operations event</w:t>
              </w:r>
              <w:r w:rsidRPr="004853FA">
                <w:rPr>
                  <w:i/>
                  <w:lang w:val="en-US"/>
                </w:rPr>
                <w:t xml:space="preserve"> </w:t>
              </w:r>
              <w:r w:rsidRPr="00BE0F67">
                <w:rPr>
                  <w:i/>
                  <w:lang w:val="en-US"/>
                </w:rPr>
                <w:t>property</w:t>
              </w:r>
              <w:r w:rsidRPr="00070BAE">
                <w:rPr>
                  <w:lang w:val="en-US"/>
                </w:rPr>
                <w:t xml:space="preserve"> values of th</w:t>
              </w:r>
              <w:r>
                <w:rPr>
                  <w:lang w:val="en-US"/>
                </w:rPr>
                <w:t xml:space="preserve">is </w:t>
              </w:r>
              <w:r>
                <w:rPr>
                  <w:i/>
                  <w:lang w:val="en-US"/>
                </w:rPr>
                <w:t>operations event.</w:t>
              </w:r>
            </w:ins>
          </w:p>
        </w:tc>
      </w:tr>
      <w:tr w:rsidR="008F43AD" w:rsidRPr="009432BC" w14:paraId="53A7F83E" w14:textId="77777777" w:rsidTr="006115CD">
        <w:trPr>
          <w:trHeight w:val="332"/>
          <w:ins w:id="12254" w:author="Charles Gifford" w:date="2017-03-19T22:15:00Z"/>
        </w:trPr>
        <w:tc>
          <w:tcPr>
            <w:tcW w:w="2155" w:type="dxa"/>
          </w:tcPr>
          <w:p w14:paraId="38637BD5" w14:textId="5E46FF90" w:rsidR="008F43AD" w:rsidRDefault="008F43AD" w:rsidP="008F43AD">
            <w:pPr>
              <w:pStyle w:val="TABLE-cell"/>
              <w:rPr>
                <w:ins w:id="12255" w:author="Charles Gifford" w:date="2017-03-19T22:15:00Z"/>
                <w:lang w:val="en-US"/>
              </w:rPr>
            </w:pPr>
            <w:ins w:id="12256" w:author="Charles Gifford" w:date="2017-03-19T22:18:00Z">
              <w:r>
                <w:rPr>
                  <w:lang w:val="en-US"/>
                </w:rPr>
                <w:t>Operations event</w:t>
              </w:r>
              <w:r w:rsidRPr="004853FA">
                <w:rPr>
                  <w:lang w:val="en-US"/>
                </w:rPr>
                <w:t xml:space="preserve"> definition</w:t>
              </w:r>
            </w:ins>
          </w:p>
        </w:tc>
        <w:tc>
          <w:tcPr>
            <w:tcW w:w="2070" w:type="dxa"/>
          </w:tcPr>
          <w:p w14:paraId="5B925D70" w14:textId="574B84FF" w:rsidR="008F43AD" w:rsidRDefault="008F43AD" w:rsidP="008F43AD">
            <w:pPr>
              <w:pStyle w:val="TABLE-cell"/>
              <w:rPr>
                <w:ins w:id="12257" w:author="Charles Gifford" w:date="2017-03-19T22:15:00Z"/>
                <w:lang w:val="en-US"/>
              </w:rPr>
            </w:pPr>
            <w:ins w:id="12258" w:author="Charles Gifford" w:date="2017-03-19T22:18:00Z">
              <w:r>
                <w:rPr>
                  <w:lang w:val="en-US"/>
                </w:rPr>
                <w:t>Operations event</w:t>
              </w:r>
              <w:r w:rsidRPr="004853FA">
                <w:rPr>
                  <w:lang w:val="en-US"/>
                </w:rPr>
                <w:t xml:space="preserve"> </w:t>
              </w:r>
              <w:r>
                <w:rPr>
                  <w:lang w:val="en-US"/>
                </w:rPr>
                <w:t>d</w:t>
              </w:r>
              <w:r w:rsidRPr="004853FA">
                <w:rPr>
                  <w:lang w:val="en-US"/>
                </w:rPr>
                <w:t xml:space="preserve">efinition </w:t>
              </w:r>
            </w:ins>
          </w:p>
        </w:tc>
        <w:tc>
          <w:tcPr>
            <w:tcW w:w="1080" w:type="dxa"/>
          </w:tcPr>
          <w:p w14:paraId="19178155" w14:textId="26714FAF" w:rsidR="008F43AD" w:rsidRPr="00465068" w:rsidRDefault="008F43AD" w:rsidP="008F43AD">
            <w:pPr>
              <w:pStyle w:val="TABLE-cell"/>
              <w:rPr>
                <w:ins w:id="12259" w:author="Charles Gifford" w:date="2017-03-19T22:15:00Z"/>
                <w:lang w:val="en-US"/>
              </w:rPr>
            </w:pPr>
            <w:ins w:id="12260" w:author="Charles Gifford" w:date="2017-03-19T22:18:00Z">
              <w:r w:rsidRPr="004853FA">
                <w:rPr>
                  <w:lang w:val="en-US"/>
                </w:rPr>
                <w:t>1</w:t>
              </w:r>
            </w:ins>
          </w:p>
        </w:tc>
        <w:tc>
          <w:tcPr>
            <w:tcW w:w="3780" w:type="dxa"/>
          </w:tcPr>
          <w:p w14:paraId="0A5E030E" w14:textId="40E89F20" w:rsidR="008F43AD" w:rsidRPr="00446883" w:rsidRDefault="008F43AD" w:rsidP="008F43AD">
            <w:pPr>
              <w:pStyle w:val="TABLE-cell"/>
              <w:rPr>
                <w:ins w:id="12261" w:author="Charles Gifford" w:date="2017-03-19T22:15:00Z"/>
                <w:i/>
                <w:szCs w:val="20"/>
                <w:lang w:val="en-US"/>
              </w:rPr>
            </w:pPr>
            <w:ins w:id="12262" w:author="Charles Gifford" w:date="2017-03-19T22:19:00Z">
              <w:r w:rsidRPr="004853FA">
                <w:rPr>
                  <w:lang w:val="en-US"/>
                </w:rPr>
                <w:t xml:space="preserve">The </w:t>
              </w:r>
              <w:r>
                <w:rPr>
                  <w:i/>
                  <w:lang w:val="en-US"/>
                </w:rPr>
                <w:t>operations event</w:t>
              </w:r>
              <w:r w:rsidRPr="004853FA">
                <w:rPr>
                  <w:i/>
                  <w:lang w:val="en-US"/>
                </w:rPr>
                <w:t xml:space="preserve"> definition</w:t>
              </w:r>
              <w:r w:rsidRPr="004853FA">
                <w:rPr>
                  <w:lang w:val="en-US"/>
                </w:rPr>
                <w:t xml:space="preserve"> that defines the structure and generic context of the</w:t>
              </w:r>
              <w:r w:rsidRPr="00BE0F67">
                <w:rPr>
                  <w:i/>
                  <w:lang w:val="en-US"/>
                </w:rPr>
                <w:t xml:space="preserve"> operation event </w:t>
              </w:r>
              <w:r w:rsidRPr="004853FA">
                <w:rPr>
                  <w:lang w:val="en-US"/>
                </w:rPr>
                <w:t>message.</w:t>
              </w:r>
            </w:ins>
          </w:p>
        </w:tc>
      </w:tr>
      <w:tr w:rsidR="008F43AD" w:rsidRPr="009432BC" w14:paraId="6303AD82" w14:textId="77777777" w:rsidTr="006115CD">
        <w:trPr>
          <w:trHeight w:val="332"/>
          <w:ins w:id="12263" w:author="Charles Gifford" w:date="2017-03-19T22:17:00Z"/>
        </w:trPr>
        <w:tc>
          <w:tcPr>
            <w:tcW w:w="2155" w:type="dxa"/>
          </w:tcPr>
          <w:p w14:paraId="76E38103" w14:textId="101A9122" w:rsidR="008F43AD" w:rsidRDefault="008F43AD" w:rsidP="008F43AD">
            <w:pPr>
              <w:pStyle w:val="TABLE-cell"/>
              <w:rPr>
                <w:ins w:id="12264" w:author="Charles Gifford" w:date="2017-03-19T22:17:00Z"/>
                <w:lang w:val="en-US"/>
              </w:rPr>
            </w:pPr>
            <w:ins w:id="12265" w:author="Charles Gifford" w:date="2017-03-19T22:18:00Z">
              <w:r>
                <w:rPr>
                  <w:lang w:val="en-US"/>
                </w:rPr>
                <w:t>Operations event</w:t>
              </w:r>
              <w:r w:rsidRPr="004853FA">
                <w:rPr>
                  <w:lang w:val="en-US"/>
                </w:rPr>
                <w:t xml:space="preserve"> </w:t>
              </w:r>
            </w:ins>
          </w:p>
        </w:tc>
        <w:tc>
          <w:tcPr>
            <w:tcW w:w="2070" w:type="dxa"/>
          </w:tcPr>
          <w:p w14:paraId="10D93F4A" w14:textId="6A0F00D4" w:rsidR="008F43AD" w:rsidRDefault="008F43AD" w:rsidP="008F43AD">
            <w:pPr>
              <w:pStyle w:val="TABLE-cell"/>
              <w:rPr>
                <w:ins w:id="12266" w:author="Charles Gifford" w:date="2017-03-19T22:17:00Z"/>
                <w:lang w:val="en-US"/>
              </w:rPr>
            </w:pPr>
            <w:ins w:id="12267" w:author="Charles Gifford" w:date="2017-03-19T22:18:00Z">
              <w:r w:rsidRPr="004853FA">
                <w:rPr>
                  <w:lang w:val="en-US"/>
                </w:rPr>
                <w:t>Associated event</w:t>
              </w:r>
              <w:r>
                <w:rPr>
                  <w:lang w:val="en-US"/>
                </w:rPr>
                <w:t xml:space="preserve"> child</w:t>
              </w:r>
            </w:ins>
          </w:p>
        </w:tc>
        <w:tc>
          <w:tcPr>
            <w:tcW w:w="1080" w:type="dxa"/>
          </w:tcPr>
          <w:p w14:paraId="795DB35A" w14:textId="04F0773A" w:rsidR="008F43AD" w:rsidRDefault="008F43AD" w:rsidP="008F43AD">
            <w:pPr>
              <w:pStyle w:val="TABLE-cell"/>
              <w:rPr>
                <w:ins w:id="12268" w:author="Charles Gifford" w:date="2017-03-19T22:17:00Z"/>
                <w:lang w:val="en-US"/>
              </w:rPr>
            </w:pPr>
            <w:ins w:id="12269" w:author="Charles Gifford" w:date="2017-03-19T22:18:00Z">
              <w:r w:rsidRPr="004853FA">
                <w:rPr>
                  <w:lang w:val="en-US"/>
                </w:rPr>
                <w:t>0..</w:t>
              </w:r>
              <w:r>
                <w:rPr>
                  <w:lang w:val="en-US"/>
                </w:rPr>
                <w:t>*</w:t>
              </w:r>
            </w:ins>
          </w:p>
        </w:tc>
        <w:tc>
          <w:tcPr>
            <w:tcW w:w="3780" w:type="dxa"/>
          </w:tcPr>
          <w:p w14:paraId="1AB669C0" w14:textId="372D5CC7" w:rsidR="008F43AD" w:rsidRDefault="008F43AD" w:rsidP="008F43AD">
            <w:pPr>
              <w:pStyle w:val="TABLE-cell"/>
              <w:rPr>
                <w:ins w:id="12270" w:author="Charles Gifford" w:date="2017-03-19T22:17:00Z"/>
              </w:rPr>
            </w:pPr>
            <w:ins w:id="12271" w:author="Charles Gifford" w:date="2017-03-19T22:19:00Z">
              <w:r>
                <w:rPr>
                  <w:lang w:val="en-US"/>
                </w:rPr>
                <w:t xml:space="preserve">This </w:t>
              </w:r>
              <w:r>
                <w:rPr>
                  <w:i/>
                  <w:lang w:val="en-US"/>
                </w:rPr>
                <w:t xml:space="preserve">operations event </w:t>
              </w:r>
              <w:r>
                <w:rPr>
                  <w:lang w:val="en-US"/>
                </w:rPr>
                <w:t xml:space="preserve">is part of the related object as the whole. </w:t>
              </w:r>
              <w:r w:rsidRPr="004853FA">
                <w:rPr>
                  <w:lang w:val="en-US"/>
                </w:rPr>
                <w:t xml:space="preserve">The </w:t>
              </w:r>
              <w:r>
                <w:rPr>
                  <w:lang w:val="en-US"/>
                </w:rPr>
                <w:t xml:space="preserve">associated </w:t>
              </w:r>
              <w:r w:rsidRPr="004853FA">
                <w:rPr>
                  <w:lang w:val="en-US"/>
                </w:rPr>
                <w:t xml:space="preserve">events related to this </w:t>
              </w:r>
              <w:r w:rsidRPr="00BE0F67">
                <w:rPr>
                  <w:i/>
                  <w:lang w:val="en-US"/>
                </w:rPr>
                <w:t xml:space="preserve">operations event </w:t>
              </w:r>
              <w:r w:rsidRPr="004853FA">
                <w:rPr>
                  <w:lang w:val="en-US"/>
                </w:rPr>
                <w:t>message. The reference is an ID with any additional attributes required.</w:t>
              </w:r>
            </w:ins>
          </w:p>
        </w:tc>
      </w:tr>
    </w:tbl>
    <w:p w14:paraId="466A9B4A" w14:textId="2FE8E5BA" w:rsidR="0040088D" w:rsidRDefault="00C50BF1" w:rsidP="00E05180">
      <w:pPr>
        <w:pStyle w:val="TABLE-title"/>
      </w:pPr>
      <w:bookmarkStart w:id="12272" w:name="_Ref456968495"/>
      <w:bookmarkStart w:id="12273" w:name="_Toc478492430"/>
      <w:r>
        <w:t xml:space="preserve">Table </w:t>
      </w:r>
      <w:r w:rsidR="00FD29D6">
        <w:fldChar w:fldCharType="begin"/>
      </w:r>
      <w:r w:rsidR="00FD29D6">
        <w:instrText xml:space="preserve"> SEQ Table \* ARABIC </w:instrText>
      </w:r>
      <w:r w:rsidR="00FD29D6">
        <w:fldChar w:fldCharType="separate"/>
      </w:r>
      <w:r w:rsidR="00296300">
        <w:rPr>
          <w:noProof/>
        </w:rPr>
        <w:t>130</w:t>
      </w:r>
      <w:r w:rsidR="00FD29D6">
        <w:fldChar w:fldCharType="end"/>
      </w:r>
      <w:bookmarkEnd w:id="12272"/>
      <w:r>
        <w:t xml:space="preserve"> - O</w:t>
      </w:r>
      <w:r w:rsidR="0040088D">
        <w:t>perations event</w:t>
      </w:r>
      <w:r>
        <w:t xml:space="preserve"> attributes</w:t>
      </w:r>
      <w:bookmarkEnd w:id="1227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241"/>
        <w:gridCol w:w="2575"/>
        <w:gridCol w:w="1563"/>
        <w:gridCol w:w="1426"/>
        <w:gridCol w:w="1115"/>
        <w:gridCol w:w="1430"/>
      </w:tblGrid>
      <w:tr w:rsidR="0040088D" w:rsidRPr="004853FA" w14:paraId="577927C6" w14:textId="77777777" w:rsidTr="00262AC6">
        <w:trPr>
          <w:tblHeader/>
        </w:trPr>
        <w:tc>
          <w:tcPr>
            <w:tcW w:w="1241" w:type="dxa"/>
          </w:tcPr>
          <w:p w14:paraId="02D43430" w14:textId="77777777" w:rsidR="0040088D" w:rsidRPr="004853FA" w:rsidRDefault="0040088D" w:rsidP="006133DA">
            <w:pPr>
              <w:pStyle w:val="TABLE-col-heading"/>
              <w:rPr>
                <w:lang w:val="en-US"/>
              </w:rPr>
            </w:pPr>
            <w:r w:rsidRPr="004853FA">
              <w:rPr>
                <w:lang w:val="en-US"/>
              </w:rPr>
              <w:t>Attribute name</w:t>
            </w:r>
          </w:p>
        </w:tc>
        <w:tc>
          <w:tcPr>
            <w:tcW w:w="2575" w:type="dxa"/>
          </w:tcPr>
          <w:p w14:paraId="21E2C1CC" w14:textId="77777777" w:rsidR="0040088D" w:rsidRPr="004853FA" w:rsidRDefault="0040088D" w:rsidP="006133DA">
            <w:pPr>
              <w:pStyle w:val="TABLE-col-heading"/>
              <w:rPr>
                <w:lang w:val="en-US"/>
              </w:rPr>
            </w:pPr>
            <w:r w:rsidRPr="004853FA">
              <w:rPr>
                <w:lang w:val="en-US"/>
              </w:rPr>
              <w:t>Description</w:t>
            </w:r>
          </w:p>
        </w:tc>
        <w:tc>
          <w:tcPr>
            <w:tcW w:w="1563" w:type="dxa"/>
          </w:tcPr>
          <w:p w14:paraId="133176F9" w14:textId="77777777" w:rsidR="0040088D" w:rsidRPr="004853FA" w:rsidRDefault="0040088D" w:rsidP="006133DA">
            <w:pPr>
              <w:pStyle w:val="TABLE-col-heading"/>
              <w:rPr>
                <w:lang w:val="en-US"/>
              </w:rPr>
            </w:pPr>
            <w:r w:rsidRPr="004853FA">
              <w:rPr>
                <w:lang w:val="en-US"/>
              </w:rPr>
              <w:t>Production examples</w:t>
            </w:r>
          </w:p>
        </w:tc>
        <w:tc>
          <w:tcPr>
            <w:tcW w:w="1426" w:type="dxa"/>
          </w:tcPr>
          <w:p w14:paraId="6BADD9FD" w14:textId="77777777" w:rsidR="0040088D" w:rsidRPr="004853FA" w:rsidRDefault="0040088D" w:rsidP="006133DA">
            <w:pPr>
              <w:pStyle w:val="TABLE-col-heading"/>
              <w:rPr>
                <w:lang w:val="en-US"/>
              </w:rPr>
            </w:pPr>
            <w:r w:rsidRPr="004853FA">
              <w:rPr>
                <w:lang w:val="en-US"/>
              </w:rPr>
              <w:t>Maintenance examples</w:t>
            </w:r>
          </w:p>
        </w:tc>
        <w:tc>
          <w:tcPr>
            <w:tcW w:w="1115" w:type="dxa"/>
          </w:tcPr>
          <w:p w14:paraId="0790AD35" w14:textId="77777777" w:rsidR="0040088D" w:rsidRPr="004853FA" w:rsidRDefault="0040088D" w:rsidP="006133DA">
            <w:pPr>
              <w:pStyle w:val="TABLE-col-heading"/>
              <w:rPr>
                <w:lang w:val="en-US"/>
              </w:rPr>
            </w:pPr>
            <w:r w:rsidRPr="004853FA">
              <w:rPr>
                <w:lang w:val="en-US"/>
              </w:rPr>
              <w:t>Quality examples</w:t>
            </w:r>
          </w:p>
        </w:tc>
        <w:tc>
          <w:tcPr>
            <w:tcW w:w="1430" w:type="dxa"/>
          </w:tcPr>
          <w:p w14:paraId="54518C1D" w14:textId="77777777" w:rsidR="0040088D" w:rsidRPr="004853FA" w:rsidRDefault="0040088D" w:rsidP="006133DA">
            <w:pPr>
              <w:pStyle w:val="TABLE-col-heading"/>
              <w:rPr>
                <w:lang w:val="en-US"/>
              </w:rPr>
            </w:pPr>
            <w:r w:rsidRPr="004853FA">
              <w:rPr>
                <w:lang w:val="en-US"/>
              </w:rPr>
              <w:t>Inventory examples</w:t>
            </w:r>
          </w:p>
        </w:tc>
      </w:tr>
      <w:tr w:rsidR="0040088D" w:rsidRPr="004853FA" w14:paraId="58100F37" w14:textId="77777777" w:rsidTr="00262AC6">
        <w:tc>
          <w:tcPr>
            <w:tcW w:w="1241" w:type="dxa"/>
          </w:tcPr>
          <w:p w14:paraId="5DF7BEB4" w14:textId="77777777" w:rsidR="0040088D" w:rsidRPr="004853FA" w:rsidRDefault="0040088D" w:rsidP="006133DA">
            <w:pPr>
              <w:pStyle w:val="TABLE-cell"/>
              <w:rPr>
                <w:lang w:val="en-US"/>
              </w:rPr>
            </w:pPr>
            <w:r w:rsidRPr="004853FA">
              <w:rPr>
                <w:lang w:val="en-US"/>
              </w:rPr>
              <w:t>ID</w:t>
            </w:r>
          </w:p>
        </w:tc>
        <w:tc>
          <w:tcPr>
            <w:tcW w:w="2575" w:type="dxa"/>
          </w:tcPr>
          <w:p w14:paraId="045BEF30" w14:textId="77777777" w:rsidR="0040088D" w:rsidRPr="004853FA" w:rsidRDefault="0040088D" w:rsidP="006133DA">
            <w:pPr>
              <w:pStyle w:val="TABLE-cell"/>
              <w:rPr>
                <w:lang w:val="en-US"/>
              </w:rPr>
            </w:pPr>
            <w:r w:rsidRPr="004853FA">
              <w:rPr>
                <w:lang w:val="en-US"/>
              </w:rPr>
              <w:t xml:space="preserve">Unique identification of the </w:t>
            </w:r>
            <w:r>
              <w:rPr>
                <w:i/>
                <w:lang w:val="en-US"/>
              </w:rPr>
              <w:t>operations event</w:t>
            </w:r>
            <w:r w:rsidRPr="004853FA">
              <w:rPr>
                <w:lang w:val="en-US"/>
              </w:rPr>
              <w:t>.</w:t>
            </w:r>
          </w:p>
        </w:tc>
        <w:tc>
          <w:tcPr>
            <w:tcW w:w="1563" w:type="dxa"/>
          </w:tcPr>
          <w:p w14:paraId="55F3B836" w14:textId="77777777" w:rsidR="0040088D" w:rsidRPr="004853FA" w:rsidRDefault="0040088D" w:rsidP="006133DA">
            <w:pPr>
              <w:pStyle w:val="TABLE-cell"/>
              <w:rPr>
                <w:lang w:val="en-US"/>
              </w:rPr>
            </w:pPr>
            <w:r w:rsidRPr="004853FA">
              <w:rPr>
                <w:lang w:val="en-US"/>
              </w:rPr>
              <w:t>P_0004293</w:t>
            </w:r>
          </w:p>
        </w:tc>
        <w:tc>
          <w:tcPr>
            <w:tcW w:w="1426" w:type="dxa"/>
          </w:tcPr>
          <w:p w14:paraId="01EEDD2B" w14:textId="77777777" w:rsidR="0040088D" w:rsidRPr="004853FA" w:rsidRDefault="0040088D" w:rsidP="006133DA">
            <w:pPr>
              <w:pStyle w:val="TABLE-cell"/>
              <w:rPr>
                <w:lang w:val="en-US"/>
              </w:rPr>
            </w:pPr>
            <w:r w:rsidRPr="004853FA">
              <w:rPr>
                <w:lang w:val="en-US"/>
              </w:rPr>
              <w:t>M32D</w:t>
            </w:r>
          </w:p>
        </w:tc>
        <w:tc>
          <w:tcPr>
            <w:tcW w:w="1115" w:type="dxa"/>
          </w:tcPr>
          <w:p w14:paraId="43A75D2A" w14:textId="77777777" w:rsidR="0040088D" w:rsidRPr="004853FA" w:rsidRDefault="0040088D" w:rsidP="006133DA">
            <w:pPr>
              <w:pStyle w:val="TABLE-cell"/>
              <w:rPr>
                <w:lang w:val="en-US"/>
              </w:rPr>
            </w:pPr>
            <w:r w:rsidRPr="004853FA">
              <w:rPr>
                <w:lang w:val="en-US"/>
              </w:rPr>
              <w:t>834</w:t>
            </w:r>
          </w:p>
        </w:tc>
        <w:tc>
          <w:tcPr>
            <w:tcW w:w="1430" w:type="dxa"/>
          </w:tcPr>
          <w:p w14:paraId="06ADE3FD" w14:textId="77777777" w:rsidR="0040088D" w:rsidRPr="004853FA" w:rsidRDefault="0040088D" w:rsidP="006133DA">
            <w:pPr>
              <w:pStyle w:val="TABLE-cell"/>
              <w:rPr>
                <w:lang w:val="en-US"/>
              </w:rPr>
            </w:pPr>
            <w:r w:rsidRPr="004853FA">
              <w:rPr>
                <w:lang w:val="en-US"/>
              </w:rPr>
              <w:t>Inven88</w:t>
            </w:r>
          </w:p>
        </w:tc>
      </w:tr>
      <w:tr w:rsidR="0040088D" w:rsidRPr="004853FA" w14:paraId="5AD2CAD5" w14:textId="77777777" w:rsidTr="00262AC6">
        <w:trPr>
          <w:trHeight w:val="549"/>
        </w:trPr>
        <w:tc>
          <w:tcPr>
            <w:tcW w:w="1241" w:type="dxa"/>
          </w:tcPr>
          <w:p w14:paraId="7B24948F" w14:textId="77777777" w:rsidR="0040088D" w:rsidRPr="004853FA" w:rsidRDefault="0040088D" w:rsidP="006133DA">
            <w:pPr>
              <w:pStyle w:val="TABLE-cell"/>
              <w:rPr>
                <w:lang w:val="en-US"/>
              </w:rPr>
            </w:pPr>
            <w:r w:rsidRPr="004853FA">
              <w:rPr>
                <w:lang w:val="en-US"/>
              </w:rPr>
              <w:t>Description</w:t>
            </w:r>
          </w:p>
        </w:tc>
        <w:tc>
          <w:tcPr>
            <w:tcW w:w="2575" w:type="dxa"/>
          </w:tcPr>
          <w:p w14:paraId="45641B26" w14:textId="77777777" w:rsidR="0040088D" w:rsidRPr="004853FA" w:rsidRDefault="0040088D" w:rsidP="006133DA">
            <w:pPr>
              <w:pStyle w:val="TABLE-cell"/>
              <w:rPr>
                <w:lang w:val="en-US"/>
              </w:rPr>
            </w:pPr>
            <w:r w:rsidRPr="004853FA">
              <w:rPr>
                <w:lang w:val="en-US"/>
              </w:rPr>
              <w:t>Additional information and description of the event occurrence.</w:t>
            </w:r>
          </w:p>
        </w:tc>
        <w:tc>
          <w:tcPr>
            <w:tcW w:w="1563" w:type="dxa"/>
          </w:tcPr>
          <w:p w14:paraId="2C725B8B" w14:textId="77777777" w:rsidR="0040088D" w:rsidRPr="004853FA" w:rsidRDefault="0040088D" w:rsidP="006133DA">
            <w:pPr>
              <w:pStyle w:val="TABLE-cell"/>
              <w:rPr>
                <w:lang w:val="en-US"/>
              </w:rPr>
            </w:pPr>
            <w:r w:rsidRPr="004853FA">
              <w:rPr>
                <w:lang w:val="en-US"/>
              </w:rPr>
              <w:t>The order P894 is delayed</w:t>
            </w:r>
          </w:p>
        </w:tc>
        <w:tc>
          <w:tcPr>
            <w:tcW w:w="1426" w:type="dxa"/>
          </w:tcPr>
          <w:p w14:paraId="3A2EBC10" w14:textId="77777777" w:rsidR="0040088D" w:rsidRPr="004853FA" w:rsidRDefault="0040088D" w:rsidP="006133DA">
            <w:pPr>
              <w:pStyle w:val="TABLE-cell"/>
              <w:rPr>
                <w:lang w:val="en-US"/>
              </w:rPr>
            </w:pPr>
          </w:p>
        </w:tc>
        <w:tc>
          <w:tcPr>
            <w:tcW w:w="1115" w:type="dxa"/>
          </w:tcPr>
          <w:p w14:paraId="2DF1801D" w14:textId="77777777" w:rsidR="0040088D" w:rsidRPr="004853FA" w:rsidRDefault="0040088D" w:rsidP="006133DA">
            <w:pPr>
              <w:pStyle w:val="TABLE-cell"/>
              <w:rPr>
                <w:lang w:val="en-US"/>
              </w:rPr>
            </w:pPr>
          </w:p>
        </w:tc>
        <w:tc>
          <w:tcPr>
            <w:tcW w:w="1430" w:type="dxa"/>
          </w:tcPr>
          <w:p w14:paraId="24CCAB42" w14:textId="77777777" w:rsidR="0040088D" w:rsidRPr="004853FA" w:rsidRDefault="0040088D" w:rsidP="006133DA">
            <w:pPr>
              <w:pStyle w:val="TABLE-cell"/>
              <w:rPr>
                <w:lang w:val="en-US"/>
              </w:rPr>
            </w:pPr>
          </w:p>
        </w:tc>
      </w:tr>
      <w:tr w:rsidR="0040088D" w:rsidRPr="004853FA" w14:paraId="622EB781" w14:textId="77777777" w:rsidTr="00262AC6">
        <w:trPr>
          <w:trHeight w:val="584"/>
        </w:trPr>
        <w:tc>
          <w:tcPr>
            <w:tcW w:w="1241" w:type="dxa"/>
          </w:tcPr>
          <w:p w14:paraId="63BC2EA2" w14:textId="77777777" w:rsidR="0040088D" w:rsidRPr="004853FA" w:rsidRDefault="0040088D" w:rsidP="006133DA">
            <w:pPr>
              <w:pStyle w:val="TABLE-cell"/>
              <w:rPr>
                <w:lang w:val="en-US"/>
              </w:rPr>
            </w:pPr>
            <w:r w:rsidRPr="004853FA">
              <w:rPr>
                <w:lang w:val="en-US"/>
              </w:rPr>
              <w:t>Effective timestamp</w:t>
            </w:r>
          </w:p>
        </w:tc>
        <w:tc>
          <w:tcPr>
            <w:tcW w:w="2575" w:type="dxa"/>
          </w:tcPr>
          <w:p w14:paraId="4555F436" w14:textId="77777777" w:rsidR="0040088D" w:rsidRPr="004853FA" w:rsidRDefault="0040088D" w:rsidP="006133DA">
            <w:pPr>
              <w:pStyle w:val="TABLE-cell"/>
              <w:rPr>
                <w:lang w:val="en-US"/>
              </w:rPr>
            </w:pPr>
            <w:r w:rsidRPr="004853FA">
              <w:rPr>
                <w:lang w:val="en-US"/>
              </w:rPr>
              <w:t>The date and time the real world event occurred.</w:t>
            </w:r>
          </w:p>
        </w:tc>
        <w:tc>
          <w:tcPr>
            <w:tcW w:w="1563" w:type="dxa"/>
          </w:tcPr>
          <w:p w14:paraId="0D86A306" w14:textId="77777777" w:rsidR="0040088D" w:rsidRPr="004853FA" w:rsidRDefault="0040088D" w:rsidP="006133DA">
            <w:pPr>
              <w:pStyle w:val="TABLE-cell"/>
              <w:rPr>
                <w:lang w:val="en-US"/>
              </w:rPr>
            </w:pPr>
            <w:r w:rsidRPr="004853FA">
              <w:rPr>
                <w:lang w:val="en-US"/>
              </w:rPr>
              <w:t>Mon August 16 at 01:36 PM</w:t>
            </w:r>
          </w:p>
        </w:tc>
        <w:tc>
          <w:tcPr>
            <w:tcW w:w="1426" w:type="dxa"/>
          </w:tcPr>
          <w:p w14:paraId="0128C3C6" w14:textId="77777777" w:rsidR="0040088D" w:rsidRPr="004853FA" w:rsidRDefault="0040088D" w:rsidP="006133DA">
            <w:pPr>
              <w:pStyle w:val="TABLE-cell"/>
              <w:rPr>
                <w:lang w:val="en-US"/>
              </w:rPr>
            </w:pPr>
            <w:r w:rsidRPr="004853FA">
              <w:rPr>
                <w:lang w:val="en-US"/>
              </w:rPr>
              <w:t>2014-03-07 10:00 UTC</w:t>
            </w:r>
          </w:p>
        </w:tc>
        <w:tc>
          <w:tcPr>
            <w:tcW w:w="1115" w:type="dxa"/>
          </w:tcPr>
          <w:p w14:paraId="13EB24F3" w14:textId="77777777" w:rsidR="0040088D" w:rsidRPr="004853FA" w:rsidRDefault="0040088D" w:rsidP="006133DA">
            <w:pPr>
              <w:pStyle w:val="TABLE-cell"/>
              <w:rPr>
                <w:lang w:val="en-US"/>
              </w:rPr>
            </w:pPr>
            <w:r w:rsidRPr="004853FA">
              <w:rPr>
                <w:lang w:val="en-US"/>
              </w:rPr>
              <w:t>2010-04-27 10:30</w:t>
            </w:r>
          </w:p>
        </w:tc>
        <w:tc>
          <w:tcPr>
            <w:tcW w:w="1430" w:type="dxa"/>
          </w:tcPr>
          <w:p w14:paraId="3EF54396" w14:textId="77777777" w:rsidR="0040088D" w:rsidRPr="004853FA" w:rsidRDefault="0040088D" w:rsidP="006133DA">
            <w:pPr>
              <w:pStyle w:val="TABLE-cell"/>
              <w:rPr>
                <w:lang w:val="en-US"/>
              </w:rPr>
            </w:pPr>
            <w:r w:rsidRPr="004853FA">
              <w:rPr>
                <w:lang w:val="en-US"/>
              </w:rPr>
              <w:t>2011-01-20 14:45 UTC-10</w:t>
            </w:r>
          </w:p>
        </w:tc>
      </w:tr>
      <w:tr w:rsidR="0040088D" w:rsidRPr="004853FA" w14:paraId="3E0C5A4F" w14:textId="77777777" w:rsidTr="00262AC6">
        <w:trPr>
          <w:trHeight w:val="566"/>
        </w:trPr>
        <w:tc>
          <w:tcPr>
            <w:tcW w:w="1241" w:type="dxa"/>
          </w:tcPr>
          <w:p w14:paraId="3542C880" w14:textId="77777777" w:rsidR="0040088D" w:rsidRPr="004853FA" w:rsidRDefault="0040088D" w:rsidP="006133DA">
            <w:pPr>
              <w:pStyle w:val="TABLE-cell"/>
              <w:rPr>
                <w:lang w:val="en-US"/>
              </w:rPr>
            </w:pPr>
            <w:r w:rsidRPr="004853FA">
              <w:rPr>
                <w:lang w:val="en-US"/>
              </w:rPr>
              <w:t>Record timestamp</w:t>
            </w:r>
          </w:p>
        </w:tc>
        <w:tc>
          <w:tcPr>
            <w:tcW w:w="2575" w:type="dxa"/>
          </w:tcPr>
          <w:p w14:paraId="5E129AE8" w14:textId="77777777" w:rsidR="0040088D" w:rsidRPr="004853FA" w:rsidRDefault="0040088D" w:rsidP="006133DA">
            <w:pPr>
              <w:pStyle w:val="TABLE-cell"/>
              <w:rPr>
                <w:lang w:val="en-US"/>
              </w:rPr>
            </w:pPr>
            <w:r w:rsidRPr="004853FA">
              <w:rPr>
                <w:lang w:val="en-US"/>
              </w:rPr>
              <w:t xml:space="preserve">The time the </w:t>
            </w:r>
            <w:r>
              <w:rPr>
                <w:i/>
                <w:lang w:val="en-US"/>
              </w:rPr>
              <w:t>operations event</w:t>
            </w:r>
            <w:r w:rsidRPr="004853FA">
              <w:rPr>
                <w:lang w:val="en-US"/>
              </w:rPr>
              <w:t xml:space="preserve"> was recorded / transacted by the publisher.</w:t>
            </w:r>
          </w:p>
        </w:tc>
        <w:tc>
          <w:tcPr>
            <w:tcW w:w="1563" w:type="dxa"/>
          </w:tcPr>
          <w:p w14:paraId="0ACDB045" w14:textId="77777777" w:rsidR="0040088D" w:rsidRPr="004853FA" w:rsidRDefault="0040088D" w:rsidP="006133DA">
            <w:pPr>
              <w:pStyle w:val="TABLE-cell"/>
              <w:rPr>
                <w:lang w:val="en-US"/>
              </w:rPr>
            </w:pPr>
            <w:r w:rsidRPr="004853FA">
              <w:rPr>
                <w:lang w:val="en-US"/>
              </w:rPr>
              <w:t>Mon August 16 at 01:36 PM</w:t>
            </w:r>
          </w:p>
        </w:tc>
        <w:tc>
          <w:tcPr>
            <w:tcW w:w="1426" w:type="dxa"/>
          </w:tcPr>
          <w:p w14:paraId="0FEFEF75" w14:textId="77777777" w:rsidR="0040088D" w:rsidRPr="004853FA" w:rsidRDefault="0040088D" w:rsidP="006133DA">
            <w:pPr>
              <w:pStyle w:val="TABLE-cell"/>
              <w:rPr>
                <w:lang w:val="en-US"/>
              </w:rPr>
            </w:pPr>
            <w:r w:rsidRPr="004853FA">
              <w:rPr>
                <w:lang w:val="en-US"/>
              </w:rPr>
              <w:t>2014-03-07 10:01 UTC</w:t>
            </w:r>
          </w:p>
        </w:tc>
        <w:tc>
          <w:tcPr>
            <w:tcW w:w="1115" w:type="dxa"/>
          </w:tcPr>
          <w:p w14:paraId="02C20B50" w14:textId="77777777" w:rsidR="0040088D" w:rsidRPr="004853FA" w:rsidRDefault="0040088D" w:rsidP="006133DA">
            <w:pPr>
              <w:pStyle w:val="TABLE-cell"/>
              <w:rPr>
                <w:lang w:val="en-US"/>
              </w:rPr>
            </w:pPr>
            <w:r w:rsidRPr="004853FA">
              <w:rPr>
                <w:lang w:val="en-US"/>
              </w:rPr>
              <w:t>2010-04-27 10:30</w:t>
            </w:r>
          </w:p>
        </w:tc>
        <w:tc>
          <w:tcPr>
            <w:tcW w:w="1430" w:type="dxa"/>
          </w:tcPr>
          <w:p w14:paraId="6938AB31" w14:textId="77777777" w:rsidR="0040088D" w:rsidRPr="004853FA" w:rsidRDefault="0040088D" w:rsidP="006133DA">
            <w:pPr>
              <w:pStyle w:val="TABLE-cell"/>
              <w:rPr>
                <w:lang w:val="en-US"/>
              </w:rPr>
            </w:pPr>
            <w:r w:rsidRPr="004853FA">
              <w:rPr>
                <w:lang w:val="en-US"/>
              </w:rPr>
              <w:t>2011-01-20 14:45 UTC-10</w:t>
            </w:r>
          </w:p>
        </w:tc>
      </w:tr>
      <w:tr w:rsidR="0040088D" w:rsidRPr="004853FA" w14:paraId="044D722C" w14:textId="77777777" w:rsidTr="00262AC6">
        <w:tc>
          <w:tcPr>
            <w:tcW w:w="1241" w:type="dxa"/>
          </w:tcPr>
          <w:p w14:paraId="7AF15B91" w14:textId="77777777" w:rsidR="0040088D" w:rsidRPr="004853FA" w:rsidRDefault="0040088D" w:rsidP="006133DA">
            <w:pPr>
              <w:pStyle w:val="TABLE-cell"/>
              <w:rPr>
                <w:lang w:val="en-US"/>
              </w:rPr>
            </w:pPr>
            <w:r w:rsidRPr="004853FA">
              <w:rPr>
                <w:lang w:val="en-US"/>
              </w:rPr>
              <w:t>Hierarchy scope</w:t>
            </w:r>
          </w:p>
        </w:tc>
        <w:tc>
          <w:tcPr>
            <w:tcW w:w="2575" w:type="dxa"/>
          </w:tcPr>
          <w:p w14:paraId="22C5D94D" w14:textId="77777777" w:rsidR="0040088D" w:rsidRDefault="0040088D" w:rsidP="006133DA">
            <w:pPr>
              <w:pStyle w:val="TABLE-cell"/>
              <w:rPr>
                <w:ins w:id="12274" w:author="Charles Gifford" w:date="2016-10-20T14:35:00Z"/>
                <w:lang w:val="en-US"/>
              </w:rPr>
            </w:pPr>
            <w:r w:rsidRPr="004853FA">
              <w:rPr>
                <w:lang w:val="en-US"/>
              </w:rPr>
              <w:t>Identifies where the exchanged information fits within the role based equipment hierarchy.</w:t>
            </w:r>
          </w:p>
          <w:p w14:paraId="1852C5D6" w14:textId="7810E815" w:rsidR="000A5301" w:rsidRPr="004853FA" w:rsidRDefault="000A5301" w:rsidP="006133DA">
            <w:pPr>
              <w:pStyle w:val="TABLE-cell"/>
              <w:rPr>
                <w:color w:val="000000"/>
                <w:lang w:val="en-US"/>
              </w:rPr>
            </w:pPr>
            <w:ins w:id="12275" w:author="Charles Gifford" w:date="2016-10-20T14:40:00Z">
              <w:r w:rsidRPr="001C220C">
                <w:rPr>
                  <w:lang w:val="en-US"/>
                </w:rPr>
                <w:t>Optionally</w:t>
              </w:r>
            </w:ins>
            <w:ins w:id="12276" w:author="Charles Gifford" w:date="2017-03-08T23:58:00Z">
              <w:r w:rsidR="000765F0">
                <w:rPr>
                  <w:lang w:val="en-US"/>
                </w:rPr>
                <w:t>,</w:t>
              </w:r>
            </w:ins>
            <w:ins w:id="12277" w:author="Charles Gifford" w:date="2016-10-20T14:40:00Z">
              <w:r w:rsidRPr="001C220C">
                <w:rPr>
                  <w:lang w:val="en-US"/>
                </w:rPr>
                <w:t xml:space="preserve"> defines the scope of the </w:t>
              </w:r>
              <w:r>
                <w:rPr>
                  <w:lang w:val="en-US"/>
                </w:rPr>
                <w:t>object</w:t>
              </w:r>
              <w:r w:rsidRPr="001C220C">
                <w:rPr>
                  <w:lang w:val="en-US"/>
                </w:rPr>
                <w:t>, such as the site or area</w:t>
              </w:r>
              <w:r>
                <w:rPr>
                  <w:lang w:val="en-US"/>
                </w:rPr>
                <w:t>.</w:t>
              </w:r>
            </w:ins>
          </w:p>
        </w:tc>
        <w:tc>
          <w:tcPr>
            <w:tcW w:w="1563" w:type="dxa"/>
          </w:tcPr>
          <w:p w14:paraId="3A7C5578" w14:textId="77777777" w:rsidR="0040088D" w:rsidRPr="004853FA" w:rsidRDefault="0040088D" w:rsidP="006133DA">
            <w:pPr>
              <w:pStyle w:val="TABLE-cell"/>
              <w:rPr>
                <w:color w:val="000000"/>
                <w:lang w:val="en-US"/>
              </w:rPr>
            </w:pPr>
            <w:r w:rsidRPr="004853FA">
              <w:rPr>
                <w:lang w:val="en-US"/>
              </w:rPr>
              <w:t>East Wing manufacturing line #2</w:t>
            </w:r>
          </w:p>
        </w:tc>
        <w:tc>
          <w:tcPr>
            <w:tcW w:w="1426" w:type="dxa"/>
          </w:tcPr>
          <w:p w14:paraId="4EE7B54F" w14:textId="77777777" w:rsidR="0040088D" w:rsidRPr="004853FA" w:rsidRDefault="0040088D" w:rsidP="006133DA">
            <w:pPr>
              <w:pStyle w:val="TABLE-cell"/>
              <w:rPr>
                <w:spacing w:val="0"/>
                <w:lang w:val="en-US"/>
              </w:rPr>
            </w:pPr>
            <w:r w:rsidRPr="004853FA">
              <w:rPr>
                <w:spacing w:val="0"/>
                <w:lang w:val="en-US"/>
              </w:rPr>
              <w:t>CNC Machine</w:t>
            </w:r>
          </w:p>
          <w:p w14:paraId="2A2373F0" w14:textId="77777777" w:rsidR="0040088D" w:rsidRPr="004853FA" w:rsidRDefault="0040088D" w:rsidP="006133DA">
            <w:pPr>
              <w:pStyle w:val="TABLE-cell"/>
              <w:rPr>
                <w:color w:val="000000"/>
                <w:lang w:val="en-US"/>
              </w:rPr>
            </w:pPr>
            <w:r w:rsidRPr="004853FA">
              <w:rPr>
                <w:lang w:val="en-US"/>
              </w:rPr>
              <w:t>Asset ID 13465</w:t>
            </w:r>
          </w:p>
        </w:tc>
        <w:tc>
          <w:tcPr>
            <w:tcW w:w="1115" w:type="dxa"/>
          </w:tcPr>
          <w:p w14:paraId="2D2388AB" w14:textId="77777777" w:rsidR="0040088D" w:rsidRPr="004853FA" w:rsidRDefault="0040088D" w:rsidP="006133DA">
            <w:pPr>
              <w:pStyle w:val="TABLE-cell"/>
              <w:rPr>
                <w:spacing w:val="0"/>
                <w:lang w:val="en-US"/>
              </w:rPr>
            </w:pPr>
            <w:r w:rsidRPr="004853FA">
              <w:rPr>
                <w:spacing w:val="0"/>
                <w:lang w:val="en-US"/>
              </w:rPr>
              <w:t>Test cell 4</w:t>
            </w:r>
          </w:p>
          <w:p w14:paraId="473ED0BA" w14:textId="77777777" w:rsidR="0040088D" w:rsidRPr="004853FA" w:rsidRDefault="0040088D" w:rsidP="006133DA">
            <w:pPr>
              <w:pStyle w:val="TABLE-cell"/>
              <w:rPr>
                <w:color w:val="000000"/>
                <w:lang w:val="en-US"/>
              </w:rPr>
            </w:pPr>
            <w:r w:rsidRPr="004853FA">
              <w:rPr>
                <w:lang w:val="en-US"/>
              </w:rPr>
              <w:t>Receiving</w:t>
            </w:r>
          </w:p>
        </w:tc>
        <w:tc>
          <w:tcPr>
            <w:tcW w:w="1430" w:type="dxa"/>
          </w:tcPr>
          <w:p w14:paraId="4FDA49C9" w14:textId="77777777" w:rsidR="0040088D" w:rsidRPr="004853FA" w:rsidRDefault="0040088D" w:rsidP="006133DA">
            <w:pPr>
              <w:pStyle w:val="TABLE-cell"/>
              <w:rPr>
                <w:color w:val="000000"/>
                <w:lang w:val="en-US"/>
              </w:rPr>
            </w:pPr>
            <w:r w:rsidRPr="004853FA">
              <w:rPr>
                <w:lang w:val="en-US"/>
              </w:rPr>
              <w:t>Warehouse B</w:t>
            </w:r>
          </w:p>
        </w:tc>
      </w:tr>
      <w:tr w:rsidR="0040088D" w:rsidRPr="004853FA" w14:paraId="78DB6E56" w14:textId="77777777" w:rsidTr="00262AC6">
        <w:tc>
          <w:tcPr>
            <w:tcW w:w="1241" w:type="dxa"/>
          </w:tcPr>
          <w:p w14:paraId="2A21C6C5" w14:textId="77777777" w:rsidR="0040088D" w:rsidRPr="004853FA" w:rsidRDefault="0040088D" w:rsidP="006133DA">
            <w:pPr>
              <w:pStyle w:val="TABLE-cell"/>
              <w:rPr>
                <w:lang w:val="en-US"/>
              </w:rPr>
            </w:pPr>
            <w:r w:rsidRPr="004853FA">
              <w:rPr>
                <w:lang w:val="en-US"/>
              </w:rPr>
              <w:t>Priority</w:t>
            </w:r>
          </w:p>
        </w:tc>
        <w:tc>
          <w:tcPr>
            <w:tcW w:w="2575" w:type="dxa"/>
          </w:tcPr>
          <w:p w14:paraId="6CD343AA" w14:textId="767C233A" w:rsidR="0040088D" w:rsidRPr="004853FA" w:rsidRDefault="0040088D" w:rsidP="006133DA">
            <w:pPr>
              <w:pStyle w:val="TABLE-cell"/>
              <w:rPr>
                <w:lang w:val="en-US"/>
              </w:rPr>
            </w:pPr>
            <w:r w:rsidRPr="00B354FE">
              <w:rPr>
                <w:i/>
                <w:lang w:val="en-US"/>
              </w:rPr>
              <w:t>Priority</w:t>
            </w:r>
            <w:r w:rsidRPr="004853FA">
              <w:rPr>
                <w:lang w:val="en-US"/>
              </w:rPr>
              <w:t xml:space="preserve"> of the </w:t>
            </w:r>
            <w:r w:rsidR="00B354FE">
              <w:rPr>
                <w:i/>
                <w:lang w:val="en-US"/>
              </w:rPr>
              <w:t>operations event</w:t>
            </w:r>
            <w:r w:rsidR="00B354FE">
              <w:rPr>
                <w:lang w:val="en-US"/>
              </w:rPr>
              <w:t xml:space="preserve"> that</w:t>
            </w:r>
            <w:r w:rsidRPr="004853FA">
              <w:rPr>
                <w:i/>
                <w:lang w:val="en-US"/>
              </w:rPr>
              <w:t xml:space="preserve"> </w:t>
            </w:r>
            <w:r w:rsidRPr="004853FA">
              <w:rPr>
                <w:lang w:val="en-US"/>
              </w:rPr>
              <w:t>Is a guide to the relative level of importance of a</w:t>
            </w:r>
            <w:r w:rsidR="00F92212">
              <w:rPr>
                <w:lang w:val="en-US"/>
              </w:rPr>
              <w:t>n</w:t>
            </w:r>
            <w:r w:rsidRPr="004853FA">
              <w:rPr>
                <w:lang w:val="en-US"/>
              </w:rPr>
              <w:t xml:space="preserve"> </w:t>
            </w:r>
            <w:r w:rsidR="00B354FE">
              <w:rPr>
                <w:i/>
                <w:lang w:val="en-US"/>
              </w:rPr>
              <w:t xml:space="preserve">operations </w:t>
            </w:r>
            <w:r>
              <w:rPr>
                <w:i/>
                <w:lang w:val="en-US"/>
              </w:rPr>
              <w:t>event</w:t>
            </w:r>
            <w:r w:rsidRPr="004853FA">
              <w:rPr>
                <w:i/>
                <w:lang w:val="en-US"/>
              </w:rPr>
              <w:t>.</w:t>
            </w:r>
          </w:p>
        </w:tc>
        <w:tc>
          <w:tcPr>
            <w:tcW w:w="1563" w:type="dxa"/>
          </w:tcPr>
          <w:p w14:paraId="7FD7B143" w14:textId="77777777" w:rsidR="0040088D" w:rsidRPr="004853FA" w:rsidRDefault="0040088D" w:rsidP="006133DA">
            <w:pPr>
              <w:pStyle w:val="TABLE-cell"/>
              <w:rPr>
                <w:lang w:val="en-US"/>
              </w:rPr>
            </w:pPr>
            <w:r w:rsidRPr="004853FA">
              <w:rPr>
                <w:lang w:val="en-US"/>
              </w:rPr>
              <w:t>2</w:t>
            </w:r>
          </w:p>
        </w:tc>
        <w:tc>
          <w:tcPr>
            <w:tcW w:w="1426" w:type="dxa"/>
          </w:tcPr>
          <w:p w14:paraId="10B855BF" w14:textId="77777777" w:rsidR="0040088D" w:rsidRPr="004853FA" w:rsidRDefault="0040088D" w:rsidP="006133DA">
            <w:pPr>
              <w:pStyle w:val="TABLE-cell"/>
              <w:rPr>
                <w:lang w:val="en-US"/>
              </w:rPr>
            </w:pPr>
            <w:r w:rsidRPr="004853FA">
              <w:rPr>
                <w:lang w:val="en-US"/>
              </w:rPr>
              <w:t>Low</w:t>
            </w:r>
          </w:p>
        </w:tc>
        <w:tc>
          <w:tcPr>
            <w:tcW w:w="1115" w:type="dxa"/>
          </w:tcPr>
          <w:p w14:paraId="0ABE445A" w14:textId="77777777" w:rsidR="0040088D" w:rsidRPr="004853FA" w:rsidRDefault="0040088D" w:rsidP="006133DA">
            <w:pPr>
              <w:pStyle w:val="TABLE-cell"/>
              <w:rPr>
                <w:lang w:val="en-US"/>
              </w:rPr>
            </w:pPr>
            <w:r w:rsidRPr="004853FA">
              <w:rPr>
                <w:lang w:val="en-US"/>
              </w:rPr>
              <w:t>Error</w:t>
            </w:r>
          </w:p>
        </w:tc>
        <w:tc>
          <w:tcPr>
            <w:tcW w:w="1430" w:type="dxa"/>
          </w:tcPr>
          <w:p w14:paraId="4050DA81" w14:textId="77777777" w:rsidR="0040088D" w:rsidRPr="004853FA" w:rsidRDefault="0040088D" w:rsidP="006133DA">
            <w:pPr>
              <w:pStyle w:val="TABLE-cell"/>
              <w:rPr>
                <w:lang w:val="en-US"/>
              </w:rPr>
            </w:pPr>
            <w:r w:rsidRPr="004853FA">
              <w:rPr>
                <w:lang w:val="en-US"/>
              </w:rPr>
              <w:t>9</w:t>
            </w:r>
          </w:p>
        </w:tc>
      </w:tr>
      <w:tr w:rsidR="0040088D" w:rsidRPr="004853FA" w14:paraId="4639D4D5" w14:textId="77777777" w:rsidTr="00262AC6">
        <w:tc>
          <w:tcPr>
            <w:tcW w:w="1241" w:type="dxa"/>
          </w:tcPr>
          <w:p w14:paraId="1524D387" w14:textId="77777777" w:rsidR="0040088D" w:rsidRPr="004853FA" w:rsidRDefault="0040088D" w:rsidP="006133DA">
            <w:pPr>
              <w:pStyle w:val="TABLE-cell"/>
              <w:rPr>
                <w:lang w:val="en-US"/>
              </w:rPr>
            </w:pPr>
            <w:r>
              <w:rPr>
                <w:lang w:val="en-US"/>
              </w:rPr>
              <w:t>Operations event type</w:t>
            </w:r>
          </w:p>
        </w:tc>
        <w:tc>
          <w:tcPr>
            <w:tcW w:w="2575" w:type="dxa"/>
          </w:tcPr>
          <w:p w14:paraId="40D3A64E" w14:textId="77777777" w:rsidR="0040088D" w:rsidRDefault="0040088D" w:rsidP="006133DA">
            <w:pPr>
              <w:pStyle w:val="TABLE-cell"/>
              <w:rPr>
                <w:lang w:val="en-US"/>
              </w:rPr>
            </w:pPr>
            <w:r>
              <w:rPr>
                <w:lang w:val="en-US"/>
              </w:rPr>
              <w:t xml:space="preserve">The type of Level 3 </w:t>
            </w:r>
            <w:r>
              <w:rPr>
                <w:i/>
                <w:lang w:val="en-US"/>
              </w:rPr>
              <w:t xml:space="preserve">operations event. </w:t>
            </w:r>
            <w:r w:rsidRPr="00957F27">
              <w:rPr>
                <w:lang w:val="en-US"/>
              </w:rPr>
              <w:t xml:space="preserve">The </w:t>
            </w:r>
            <w:r>
              <w:rPr>
                <w:lang w:val="en-US"/>
              </w:rPr>
              <w:t xml:space="preserve">defined values are: </w:t>
            </w:r>
          </w:p>
          <w:p w14:paraId="17C68262" w14:textId="77777777" w:rsidR="000A5301" w:rsidRDefault="0040088D" w:rsidP="006133DA">
            <w:pPr>
              <w:pStyle w:val="TABLE-cell"/>
              <w:rPr>
                <w:lang w:val="en-US"/>
              </w:rPr>
            </w:pPr>
            <w:r>
              <w:rPr>
                <w:lang w:val="en-US"/>
              </w:rPr>
              <w:t xml:space="preserve">Event, alert, alarm. </w:t>
            </w:r>
          </w:p>
          <w:p w14:paraId="129FC406" w14:textId="65E831AC" w:rsidR="0040088D" w:rsidRPr="004853FA" w:rsidRDefault="0040088D" w:rsidP="006133DA">
            <w:pPr>
              <w:pStyle w:val="TABLE-cell"/>
              <w:rPr>
                <w:lang w:val="en-US"/>
              </w:rPr>
            </w:pPr>
            <w:r>
              <w:rPr>
                <w:lang w:val="en-US"/>
              </w:rPr>
              <w:t xml:space="preserve">This attribute </w:t>
            </w:r>
            <w:r w:rsidRPr="00957F27">
              <w:rPr>
                <w:lang w:val="en-US"/>
              </w:rPr>
              <w:t>mus</w:t>
            </w:r>
            <w:r>
              <w:rPr>
                <w:lang w:val="en-US"/>
              </w:rPr>
              <w:t>t</w:t>
            </w:r>
            <w:r w:rsidRPr="00957F27">
              <w:rPr>
                <w:lang w:val="en-US"/>
              </w:rPr>
              <w:t xml:space="preserve"> </w:t>
            </w:r>
            <w:r>
              <w:rPr>
                <w:lang w:val="en-US"/>
              </w:rPr>
              <w:t xml:space="preserve">be defined in the corresponding </w:t>
            </w:r>
            <w:r>
              <w:rPr>
                <w:i/>
                <w:lang w:val="en-US"/>
              </w:rPr>
              <w:t>operations event</w:t>
            </w:r>
            <w:r w:rsidRPr="00D5465E">
              <w:rPr>
                <w:i/>
                <w:lang w:val="en-US"/>
              </w:rPr>
              <w:t xml:space="preserve"> definition</w:t>
            </w:r>
            <w:r>
              <w:rPr>
                <w:lang w:val="en-US"/>
              </w:rPr>
              <w:t>.</w:t>
            </w:r>
          </w:p>
        </w:tc>
        <w:tc>
          <w:tcPr>
            <w:tcW w:w="1563" w:type="dxa"/>
          </w:tcPr>
          <w:p w14:paraId="162FCAD0" w14:textId="77777777" w:rsidR="0040088D" w:rsidRPr="004853FA" w:rsidRDefault="0040088D" w:rsidP="006133DA">
            <w:pPr>
              <w:pStyle w:val="TABLE-cell"/>
              <w:rPr>
                <w:lang w:val="en-US"/>
              </w:rPr>
            </w:pPr>
            <w:r>
              <w:rPr>
                <w:lang w:val="en-US"/>
              </w:rPr>
              <w:t>Alarm</w:t>
            </w:r>
          </w:p>
        </w:tc>
        <w:tc>
          <w:tcPr>
            <w:tcW w:w="1426" w:type="dxa"/>
          </w:tcPr>
          <w:p w14:paraId="42843C9E" w14:textId="77777777" w:rsidR="0040088D" w:rsidRPr="004853FA" w:rsidRDefault="0040088D" w:rsidP="006133DA">
            <w:pPr>
              <w:pStyle w:val="TABLE-cell"/>
              <w:rPr>
                <w:lang w:val="en-US"/>
              </w:rPr>
            </w:pPr>
            <w:r>
              <w:rPr>
                <w:lang w:val="en-US"/>
              </w:rPr>
              <w:t>Alert</w:t>
            </w:r>
          </w:p>
        </w:tc>
        <w:tc>
          <w:tcPr>
            <w:tcW w:w="1115" w:type="dxa"/>
          </w:tcPr>
          <w:p w14:paraId="661655EF" w14:textId="77777777" w:rsidR="0040088D" w:rsidRPr="004853FA" w:rsidRDefault="0040088D" w:rsidP="006133DA">
            <w:pPr>
              <w:pStyle w:val="TABLE-cell"/>
              <w:rPr>
                <w:lang w:val="en-US"/>
              </w:rPr>
            </w:pPr>
            <w:r>
              <w:rPr>
                <w:lang w:val="en-US"/>
              </w:rPr>
              <w:t>Event</w:t>
            </w:r>
          </w:p>
        </w:tc>
        <w:tc>
          <w:tcPr>
            <w:tcW w:w="1430" w:type="dxa"/>
          </w:tcPr>
          <w:p w14:paraId="01EB982E" w14:textId="77777777" w:rsidR="0040088D" w:rsidRPr="004853FA" w:rsidRDefault="0040088D" w:rsidP="006133DA">
            <w:pPr>
              <w:pStyle w:val="TABLE-cell"/>
              <w:rPr>
                <w:lang w:val="en-US"/>
              </w:rPr>
            </w:pPr>
            <w:r>
              <w:rPr>
                <w:lang w:val="en-US"/>
              </w:rPr>
              <w:t>Event</w:t>
            </w:r>
          </w:p>
        </w:tc>
      </w:tr>
      <w:tr w:rsidR="0040088D" w:rsidRPr="004853FA" w14:paraId="450D60FB" w14:textId="77777777" w:rsidTr="00262AC6">
        <w:tc>
          <w:tcPr>
            <w:tcW w:w="1241" w:type="dxa"/>
          </w:tcPr>
          <w:p w14:paraId="33A6CB18" w14:textId="77777777" w:rsidR="0040088D" w:rsidRPr="004853FA" w:rsidRDefault="0040088D" w:rsidP="006133DA">
            <w:pPr>
              <w:pStyle w:val="TABLE-cell"/>
              <w:rPr>
                <w:lang w:val="en-US"/>
              </w:rPr>
            </w:pPr>
            <w:r>
              <w:rPr>
                <w:lang w:val="en-US"/>
              </w:rPr>
              <w:t>Operations event level</w:t>
            </w:r>
          </w:p>
        </w:tc>
        <w:tc>
          <w:tcPr>
            <w:tcW w:w="2575" w:type="dxa"/>
          </w:tcPr>
          <w:p w14:paraId="20CA2ECA" w14:textId="77777777" w:rsidR="0040088D" w:rsidRDefault="0040088D" w:rsidP="006133DA">
            <w:pPr>
              <w:pStyle w:val="TABLE-cell"/>
              <w:rPr>
                <w:lang w:val="en-US"/>
              </w:rPr>
            </w:pPr>
            <w:r w:rsidRPr="00995116">
              <w:rPr>
                <w:lang w:val="en-US"/>
              </w:rPr>
              <w:t xml:space="preserve">Defines the </w:t>
            </w:r>
            <w:r w:rsidRPr="00E37482">
              <w:rPr>
                <w:i/>
                <w:lang w:val="en-US"/>
              </w:rPr>
              <w:t>domain level</w:t>
            </w:r>
            <w:r w:rsidRPr="00995116">
              <w:rPr>
                <w:lang w:val="en-US"/>
              </w:rPr>
              <w:t xml:space="preserve"> of the </w:t>
            </w:r>
            <w:r>
              <w:rPr>
                <w:i/>
                <w:lang w:val="en-US"/>
              </w:rPr>
              <w:t>operations event</w:t>
            </w:r>
            <w:r>
              <w:rPr>
                <w:lang w:val="en-US"/>
              </w:rPr>
              <w:t xml:space="preserve"> publisher.</w:t>
            </w:r>
          </w:p>
          <w:p w14:paraId="0771B169" w14:textId="77777777" w:rsidR="0040088D" w:rsidRDefault="0040088D" w:rsidP="006133DA">
            <w:pPr>
              <w:pStyle w:val="TABLE-cell"/>
              <w:rPr>
                <w:lang w:val="en-US"/>
              </w:rPr>
            </w:pPr>
            <w:r w:rsidRPr="00995116">
              <w:rPr>
                <w:lang w:val="en-US"/>
              </w:rPr>
              <w:t xml:space="preserve">Defined values: </w:t>
            </w:r>
          </w:p>
          <w:p w14:paraId="2FAFBB33" w14:textId="77777777" w:rsidR="0040088D" w:rsidRPr="004853FA" w:rsidRDefault="0040088D" w:rsidP="006133DA">
            <w:pPr>
              <w:pStyle w:val="TABLE-cell"/>
              <w:rPr>
                <w:lang w:val="en-US"/>
              </w:rPr>
            </w:pPr>
            <w:r w:rsidRPr="00995116">
              <w:rPr>
                <w:lang w:val="en-US"/>
              </w:rPr>
              <w:t>Level 3, Level 4</w:t>
            </w:r>
          </w:p>
        </w:tc>
        <w:tc>
          <w:tcPr>
            <w:tcW w:w="1563" w:type="dxa"/>
          </w:tcPr>
          <w:p w14:paraId="03AD53E5" w14:textId="77777777" w:rsidR="0040088D" w:rsidRPr="004853FA" w:rsidRDefault="0040088D" w:rsidP="006133DA">
            <w:pPr>
              <w:pStyle w:val="TABLE-cell"/>
              <w:rPr>
                <w:lang w:val="en-US"/>
              </w:rPr>
            </w:pPr>
            <w:r>
              <w:rPr>
                <w:lang w:val="en-US"/>
              </w:rPr>
              <w:t>4</w:t>
            </w:r>
          </w:p>
        </w:tc>
        <w:tc>
          <w:tcPr>
            <w:tcW w:w="1426" w:type="dxa"/>
          </w:tcPr>
          <w:p w14:paraId="2B782CCB" w14:textId="77777777" w:rsidR="0040088D" w:rsidRPr="004853FA" w:rsidRDefault="0040088D" w:rsidP="006133DA">
            <w:pPr>
              <w:pStyle w:val="TABLE-cell"/>
              <w:rPr>
                <w:lang w:val="en-US"/>
              </w:rPr>
            </w:pPr>
            <w:r>
              <w:rPr>
                <w:lang w:val="en-US"/>
              </w:rPr>
              <w:t>4</w:t>
            </w:r>
          </w:p>
        </w:tc>
        <w:tc>
          <w:tcPr>
            <w:tcW w:w="1115" w:type="dxa"/>
          </w:tcPr>
          <w:p w14:paraId="3C5B2EDB" w14:textId="77777777" w:rsidR="0040088D" w:rsidRPr="004853FA" w:rsidRDefault="0040088D" w:rsidP="006133DA">
            <w:pPr>
              <w:pStyle w:val="TABLE-cell"/>
              <w:rPr>
                <w:lang w:val="en-US"/>
              </w:rPr>
            </w:pPr>
            <w:r>
              <w:rPr>
                <w:lang w:val="en-US"/>
              </w:rPr>
              <w:t>3</w:t>
            </w:r>
          </w:p>
        </w:tc>
        <w:tc>
          <w:tcPr>
            <w:tcW w:w="1430" w:type="dxa"/>
          </w:tcPr>
          <w:p w14:paraId="11214980" w14:textId="77777777" w:rsidR="0040088D" w:rsidRPr="004853FA" w:rsidRDefault="0040088D" w:rsidP="006133DA">
            <w:pPr>
              <w:pStyle w:val="TABLE-cell"/>
              <w:rPr>
                <w:lang w:val="en-US"/>
              </w:rPr>
            </w:pPr>
            <w:r>
              <w:rPr>
                <w:lang w:val="en-US"/>
              </w:rPr>
              <w:t>3</w:t>
            </w:r>
          </w:p>
        </w:tc>
      </w:tr>
      <w:tr w:rsidR="0040088D" w:rsidRPr="004853FA" w14:paraId="05925517" w14:textId="77777777" w:rsidTr="00262AC6">
        <w:tc>
          <w:tcPr>
            <w:tcW w:w="1241" w:type="dxa"/>
          </w:tcPr>
          <w:p w14:paraId="2D4E60D7" w14:textId="77777777" w:rsidR="0040088D" w:rsidRPr="004853FA" w:rsidRDefault="0040088D" w:rsidP="006133DA">
            <w:pPr>
              <w:pStyle w:val="TABLE-cell"/>
              <w:rPr>
                <w:lang w:val="en-US"/>
              </w:rPr>
            </w:pPr>
            <w:r>
              <w:rPr>
                <w:lang w:val="en-US"/>
              </w:rPr>
              <w:t xml:space="preserve">Operations type </w:t>
            </w:r>
          </w:p>
        </w:tc>
        <w:tc>
          <w:tcPr>
            <w:tcW w:w="2575" w:type="dxa"/>
          </w:tcPr>
          <w:p w14:paraId="32E5E1E9" w14:textId="77777777" w:rsidR="0040088D" w:rsidRDefault="0040088D" w:rsidP="006133DA">
            <w:pPr>
              <w:pStyle w:val="TABLE-cell"/>
              <w:rPr>
                <w:lang w:val="en-US"/>
              </w:rPr>
            </w:pPr>
            <w:r>
              <w:rPr>
                <w:lang w:val="en-US"/>
              </w:rPr>
              <w:t>Describes the category of operation</w:t>
            </w:r>
            <w:r w:rsidRPr="00995116">
              <w:rPr>
                <w:lang w:val="en-US"/>
              </w:rPr>
              <w:t xml:space="preserve">.  </w:t>
            </w:r>
          </w:p>
          <w:p w14:paraId="38187E43" w14:textId="77777777" w:rsidR="0040088D" w:rsidRPr="00995116" w:rsidRDefault="0040088D" w:rsidP="006133DA">
            <w:pPr>
              <w:pStyle w:val="TABLE-cell"/>
              <w:rPr>
                <w:lang w:val="en-US"/>
              </w:rPr>
            </w:pPr>
            <w:r w:rsidRPr="00995116">
              <w:rPr>
                <w:lang w:val="en-US"/>
              </w:rPr>
              <w:t>Required attribute.</w:t>
            </w:r>
          </w:p>
          <w:p w14:paraId="1EB0A948" w14:textId="77777777" w:rsidR="0040088D" w:rsidRDefault="0040088D" w:rsidP="006133DA">
            <w:pPr>
              <w:pStyle w:val="TABLE-cell"/>
              <w:rPr>
                <w:lang w:val="en-US"/>
              </w:rPr>
            </w:pPr>
            <w:r>
              <w:rPr>
                <w:lang w:val="en-US"/>
              </w:rPr>
              <w:t>Defined values: Production, inventory, quality, maintenance, m</w:t>
            </w:r>
            <w:r w:rsidRPr="00995116">
              <w:rPr>
                <w:lang w:val="en-US"/>
              </w:rPr>
              <w:t>ixed</w:t>
            </w:r>
            <w:r>
              <w:rPr>
                <w:lang w:val="en-US"/>
              </w:rPr>
              <w:t>.</w:t>
            </w:r>
          </w:p>
          <w:p w14:paraId="7A5AF9EE" w14:textId="77777777" w:rsidR="0040088D" w:rsidRPr="0045352B" w:rsidRDefault="0040088D" w:rsidP="006133DA">
            <w:pPr>
              <w:pStyle w:val="TABLE-cell"/>
              <w:rPr>
                <w:lang w:val="en-US"/>
              </w:rPr>
            </w:pPr>
            <w:r w:rsidRPr="00BB1655">
              <w:rPr>
                <w:lang w:val="en-US"/>
              </w:rPr>
              <w:t>“Mixed” shall be used when the operations schedule contains several types of operations requests and/or segment requirements.</w:t>
            </w:r>
          </w:p>
        </w:tc>
        <w:tc>
          <w:tcPr>
            <w:tcW w:w="1563" w:type="dxa"/>
          </w:tcPr>
          <w:p w14:paraId="0F332A4E" w14:textId="77777777" w:rsidR="0040088D" w:rsidRPr="007E32CE" w:rsidRDefault="0040088D" w:rsidP="006133DA">
            <w:pPr>
              <w:pStyle w:val="TABLE-cell"/>
              <w:rPr>
                <w:lang w:val="en-US"/>
              </w:rPr>
            </w:pPr>
            <w:r w:rsidRPr="00957F27">
              <w:rPr>
                <w:lang w:val="en-US"/>
              </w:rPr>
              <w:t>Production</w:t>
            </w:r>
          </w:p>
        </w:tc>
        <w:tc>
          <w:tcPr>
            <w:tcW w:w="1426" w:type="dxa"/>
          </w:tcPr>
          <w:p w14:paraId="38EABC24" w14:textId="77777777" w:rsidR="0040088D" w:rsidRPr="007E32CE" w:rsidRDefault="0040088D" w:rsidP="006133DA">
            <w:pPr>
              <w:pStyle w:val="TABLE-cell"/>
              <w:rPr>
                <w:lang w:val="en-US"/>
              </w:rPr>
            </w:pPr>
            <w:r w:rsidRPr="00957F27">
              <w:rPr>
                <w:lang w:val="en-US"/>
              </w:rPr>
              <w:t>Maintenance</w:t>
            </w:r>
          </w:p>
        </w:tc>
        <w:tc>
          <w:tcPr>
            <w:tcW w:w="1115" w:type="dxa"/>
          </w:tcPr>
          <w:p w14:paraId="204087B3" w14:textId="77777777" w:rsidR="0040088D" w:rsidRPr="007E32CE" w:rsidRDefault="0040088D" w:rsidP="006133DA">
            <w:pPr>
              <w:pStyle w:val="TABLE-cell"/>
              <w:rPr>
                <w:lang w:val="en-US"/>
              </w:rPr>
            </w:pPr>
            <w:r w:rsidRPr="00957F27">
              <w:rPr>
                <w:lang w:val="en-US"/>
              </w:rPr>
              <w:t>Quality</w:t>
            </w:r>
          </w:p>
        </w:tc>
        <w:tc>
          <w:tcPr>
            <w:tcW w:w="1430" w:type="dxa"/>
          </w:tcPr>
          <w:p w14:paraId="66A2909A" w14:textId="77777777" w:rsidR="0040088D" w:rsidRPr="007E32CE" w:rsidRDefault="0040088D" w:rsidP="006133DA">
            <w:pPr>
              <w:pStyle w:val="TABLE-cell"/>
              <w:rPr>
                <w:lang w:val="en-US"/>
              </w:rPr>
            </w:pPr>
            <w:r w:rsidRPr="00957F27">
              <w:rPr>
                <w:lang w:val="en-US"/>
              </w:rPr>
              <w:t>Inventory</w:t>
            </w:r>
          </w:p>
        </w:tc>
      </w:tr>
      <w:tr w:rsidR="0040088D" w:rsidRPr="004853FA" w14:paraId="285EF17F" w14:textId="77777777" w:rsidTr="00262AC6">
        <w:tc>
          <w:tcPr>
            <w:tcW w:w="1241" w:type="dxa"/>
          </w:tcPr>
          <w:p w14:paraId="59D71178" w14:textId="77777777" w:rsidR="0040088D" w:rsidRDefault="0040088D" w:rsidP="006133DA">
            <w:pPr>
              <w:pStyle w:val="TABLE-cell"/>
              <w:rPr>
                <w:lang w:val="en-US"/>
              </w:rPr>
            </w:pPr>
            <w:r>
              <w:rPr>
                <w:lang w:val="en-US"/>
              </w:rPr>
              <w:t>Function</w:t>
            </w:r>
          </w:p>
        </w:tc>
        <w:tc>
          <w:tcPr>
            <w:tcW w:w="2575" w:type="dxa"/>
          </w:tcPr>
          <w:p w14:paraId="2AC618B0" w14:textId="77777777" w:rsidR="0040088D" w:rsidRDefault="0040088D" w:rsidP="006133DA">
            <w:pPr>
              <w:pStyle w:val="TABLE-cell"/>
              <w:rPr>
                <w:color w:val="000000"/>
                <w:lang w:val="en-US"/>
              </w:rPr>
            </w:pPr>
            <w:r w:rsidRPr="00995116">
              <w:rPr>
                <w:color w:val="000000"/>
                <w:lang w:val="en-US"/>
              </w:rPr>
              <w:t xml:space="preserve">Defines the </w:t>
            </w:r>
            <w:r w:rsidRPr="00E37482">
              <w:rPr>
                <w:i/>
                <w:color w:val="000000"/>
                <w:lang w:val="en-US"/>
              </w:rPr>
              <w:t>MOM function</w:t>
            </w:r>
            <w:r w:rsidRPr="00995116">
              <w:rPr>
                <w:color w:val="000000"/>
                <w:lang w:val="en-US"/>
              </w:rPr>
              <w:t xml:space="preserve"> of the </w:t>
            </w:r>
            <w:r>
              <w:rPr>
                <w:i/>
                <w:color w:val="000000"/>
                <w:lang w:val="en-US"/>
              </w:rPr>
              <w:t>operations event</w:t>
            </w:r>
            <w:r w:rsidRPr="00995116">
              <w:rPr>
                <w:color w:val="000000"/>
                <w:lang w:val="en-US"/>
              </w:rPr>
              <w:t xml:space="preserve"> publisher</w:t>
            </w:r>
            <w:r>
              <w:rPr>
                <w:color w:val="000000"/>
                <w:lang w:val="en-US"/>
              </w:rPr>
              <w:t>.</w:t>
            </w:r>
          </w:p>
          <w:p w14:paraId="0CADE797" w14:textId="77777777" w:rsidR="0040088D" w:rsidRDefault="0040088D" w:rsidP="006133DA">
            <w:pPr>
              <w:pStyle w:val="TABLE-cell"/>
              <w:rPr>
                <w:color w:val="000000"/>
                <w:lang w:val="en-US"/>
              </w:rPr>
            </w:pPr>
            <w:r w:rsidRPr="00995116">
              <w:rPr>
                <w:color w:val="000000"/>
                <w:lang w:val="en-US"/>
              </w:rPr>
              <w:t xml:space="preserve">Defined values:  </w:t>
            </w:r>
          </w:p>
          <w:p w14:paraId="069A428F" w14:textId="77777777" w:rsidR="0040088D" w:rsidRDefault="0040088D" w:rsidP="006133DA">
            <w:pPr>
              <w:pStyle w:val="TABLE-cell"/>
              <w:rPr>
                <w:color w:val="000000"/>
                <w:lang w:val="en-US"/>
              </w:rPr>
            </w:pPr>
            <w:r>
              <w:rPr>
                <w:color w:val="000000"/>
                <w:lang w:val="en-US"/>
              </w:rPr>
              <w:t>Part 3 MOM Activity Model defined values:</w:t>
            </w:r>
          </w:p>
          <w:p w14:paraId="66F80BFD" w14:textId="77777777" w:rsidR="0040088D" w:rsidRDefault="0040088D" w:rsidP="006133DA">
            <w:pPr>
              <w:pStyle w:val="TABLE-cell"/>
              <w:rPr>
                <w:color w:val="000000"/>
                <w:lang w:val="en-US"/>
              </w:rPr>
            </w:pPr>
            <w:r>
              <w:rPr>
                <w:color w:val="000000"/>
                <w:lang w:val="en-US"/>
              </w:rPr>
              <w:t>Resource management, d</w:t>
            </w:r>
            <w:r w:rsidRPr="00995116">
              <w:rPr>
                <w:color w:val="000000"/>
                <w:lang w:val="en-US"/>
              </w:rPr>
              <w:t>efinition management, detailed scheduling, dispatching, execution management, data collection</w:t>
            </w:r>
            <w:r>
              <w:rPr>
                <w:color w:val="000000"/>
                <w:lang w:val="en-US"/>
              </w:rPr>
              <w:t>,</w:t>
            </w:r>
            <w:r w:rsidRPr="00995116">
              <w:rPr>
                <w:color w:val="000000"/>
                <w:lang w:val="en-US"/>
              </w:rPr>
              <w:t xml:space="preserve"> performance analysis, tracking</w:t>
            </w:r>
            <w:r>
              <w:rPr>
                <w:color w:val="000000"/>
                <w:lang w:val="en-US"/>
              </w:rPr>
              <w:t xml:space="preserve">, </w:t>
            </w:r>
          </w:p>
          <w:p w14:paraId="358B58FB" w14:textId="77777777" w:rsidR="0040088D" w:rsidRDefault="0040088D" w:rsidP="006133DA">
            <w:pPr>
              <w:pStyle w:val="TABLE-cell"/>
              <w:rPr>
                <w:color w:val="000000"/>
                <w:lang w:val="en-US"/>
              </w:rPr>
            </w:pPr>
            <w:r>
              <w:rPr>
                <w:color w:val="000000"/>
                <w:lang w:val="en-US"/>
              </w:rPr>
              <w:t>Part 1 Functional Model defined values for enterprise functions:</w:t>
            </w:r>
          </w:p>
          <w:p w14:paraId="3DE162F6" w14:textId="6DFD24E8" w:rsidR="0040088D" w:rsidRPr="0045352B" w:rsidRDefault="0040088D" w:rsidP="006133DA">
            <w:pPr>
              <w:pStyle w:val="TABLE-cell"/>
              <w:rPr>
                <w:color w:val="000000"/>
                <w:lang w:val="en-US"/>
              </w:rPr>
            </w:pPr>
            <w:r w:rsidRPr="008064BD">
              <w:rPr>
                <w:color w:val="000000"/>
                <w:lang w:val="en-US"/>
              </w:rPr>
              <w:t>Order p</w:t>
            </w:r>
            <w:r>
              <w:rPr>
                <w:color w:val="000000"/>
                <w:lang w:val="en-US"/>
              </w:rPr>
              <w:t xml:space="preserve">rocessing, </w:t>
            </w:r>
            <w:del w:id="12278" w:author="Charles Gifford" w:date="2017-03-15T12:34:00Z">
              <w:r w:rsidDel="0077548E">
                <w:rPr>
                  <w:color w:val="000000"/>
                  <w:lang w:val="en-US"/>
                </w:rPr>
                <w:delText>production</w:delText>
              </w:r>
            </w:del>
            <w:ins w:id="12279" w:author="Charles Gifford" w:date="2017-03-15T12:34:00Z">
              <w:r w:rsidR="0077548E">
                <w:rPr>
                  <w:color w:val="000000"/>
                  <w:lang w:val="en-US"/>
                </w:rPr>
                <w:t>operations</w:t>
              </w:r>
            </w:ins>
            <w:r>
              <w:rPr>
                <w:color w:val="000000"/>
                <w:lang w:val="en-US"/>
              </w:rPr>
              <w:t xml:space="preserve"> scheduling, </w:t>
            </w:r>
            <w:del w:id="12280" w:author="Charles Gifford" w:date="2017-03-15T12:34:00Z">
              <w:r w:rsidDel="0077548E">
                <w:rPr>
                  <w:color w:val="000000"/>
                  <w:lang w:val="en-US"/>
                </w:rPr>
                <w:delText>production</w:delText>
              </w:r>
            </w:del>
            <w:ins w:id="12281" w:author="Charles Gifford" w:date="2017-03-15T12:34:00Z">
              <w:r w:rsidR="0077548E">
                <w:rPr>
                  <w:color w:val="000000"/>
                  <w:lang w:val="en-US"/>
                </w:rPr>
                <w:t>operations</w:t>
              </w:r>
            </w:ins>
            <w:r>
              <w:rPr>
                <w:color w:val="000000"/>
                <w:lang w:val="en-US"/>
              </w:rPr>
              <w:t xml:space="preserve"> control, m</w:t>
            </w:r>
            <w:r w:rsidRPr="008064BD">
              <w:rPr>
                <w:color w:val="000000"/>
                <w:lang w:val="en-US"/>
              </w:rPr>
              <w:t>aterial and energy control</w:t>
            </w:r>
            <w:r>
              <w:rPr>
                <w:color w:val="000000"/>
                <w:lang w:val="en-US"/>
              </w:rPr>
              <w:t>, p</w:t>
            </w:r>
            <w:r w:rsidRPr="008064BD">
              <w:rPr>
                <w:color w:val="000000"/>
                <w:lang w:val="en-US"/>
              </w:rPr>
              <w:t>rocurement</w:t>
            </w:r>
            <w:r>
              <w:rPr>
                <w:color w:val="000000"/>
                <w:lang w:val="en-US"/>
              </w:rPr>
              <w:t>, quality assurance, product inventory control, product cost accounting, p</w:t>
            </w:r>
            <w:r w:rsidRPr="008064BD">
              <w:rPr>
                <w:color w:val="000000"/>
                <w:lang w:val="en-US"/>
              </w:rPr>
              <w:t>roduct shipping administr</w:t>
            </w:r>
            <w:r>
              <w:rPr>
                <w:color w:val="000000"/>
                <w:lang w:val="en-US"/>
              </w:rPr>
              <w:t>ation, maintenance management, m</w:t>
            </w:r>
            <w:r w:rsidRPr="008064BD">
              <w:rPr>
                <w:color w:val="000000"/>
                <w:lang w:val="en-US"/>
              </w:rPr>
              <w:t>arketing and sales</w:t>
            </w:r>
            <w:r>
              <w:rPr>
                <w:color w:val="000000"/>
                <w:lang w:val="en-US"/>
              </w:rPr>
              <w:t>, R&amp;D, engineering</w:t>
            </w:r>
          </w:p>
        </w:tc>
        <w:tc>
          <w:tcPr>
            <w:tcW w:w="1563" w:type="dxa"/>
          </w:tcPr>
          <w:p w14:paraId="0A9E3FAD" w14:textId="77777777" w:rsidR="0040088D" w:rsidRPr="0045352B" w:rsidRDefault="0040088D" w:rsidP="006133DA">
            <w:pPr>
              <w:pStyle w:val="TABLE-cell"/>
              <w:rPr>
                <w:color w:val="000000"/>
                <w:lang w:val="en-US"/>
              </w:rPr>
            </w:pPr>
            <w:r>
              <w:rPr>
                <w:color w:val="000000"/>
                <w:lang w:val="en-US"/>
              </w:rPr>
              <w:t xml:space="preserve">Detailed </w:t>
            </w:r>
            <w:r w:rsidRPr="00BF3009">
              <w:rPr>
                <w:color w:val="000000"/>
                <w:lang w:val="en-US"/>
              </w:rPr>
              <w:t>Scheduling</w:t>
            </w:r>
          </w:p>
        </w:tc>
        <w:tc>
          <w:tcPr>
            <w:tcW w:w="1426" w:type="dxa"/>
          </w:tcPr>
          <w:p w14:paraId="73FD8E2F" w14:textId="77777777" w:rsidR="0040088D" w:rsidRPr="0045352B" w:rsidRDefault="0040088D" w:rsidP="006133DA">
            <w:pPr>
              <w:pStyle w:val="TABLE-cell"/>
              <w:rPr>
                <w:color w:val="000000"/>
                <w:lang w:val="en-US"/>
              </w:rPr>
            </w:pPr>
            <w:r>
              <w:rPr>
                <w:color w:val="000000"/>
                <w:lang w:val="en-US"/>
              </w:rPr>
              <w:t>Dispatching</w:t>
            </w:r>
          </w:p>
        </w:tc>
        <w:tc>
          <w:tcPr>
            <w:tcW w:w="1115" w:type="dxa"/>
          </w:tcPr>
          <w:p w14:paraId="6144A612" w14:textId="77777777" w:rsidR="0040088D" w:rsidRPr="0045352B" w:rsidRDefault="0040088D" w:rsidP="006133DA">
            <w:pPr>
              <w:pStyle w:val="TABLE-cell"/>
              <w:rPr>
                <w:color w:val="000000"/>
                <w:lang w:val="en-US"/>
              </w:rPr>
            </w:pPr>
            <w:r>
              <w:rPr>
                <w:color w:val="000000"/>
                <w:lang w:val="en-US"/>
              </w:rPr>
              <w:t>Analysis</w:t>
            </w:r>
          </w:p>
        </w:tc>
        <w:tc>
          <w:tcPr>
            <w:tcW w:w="1430" w:type="dxa"/>
          </w:tcPr>
          <w:p w14:paraId="21A3EA44" w14:textId="77777777" w:rsidR="0040088D" w:rsidRPr="0045352B" w:rsidRDefault="0040088D" w:rsidP="006133DA">
            <w:pPr>
              <w:pStyle w:val="TABLE-cell"/>
              <w:rPr>
                <w:color w:val="000000"/>
                <w:lang w:val="en-US"/>
              </w:rPr>
            </w:pPr>
            <w:r>
              <w:rPr>
                <w:color w:val="000000"/>
                <w:lang w:val="en-US"/>
              </w:rPr>
              <w:t>Tracking</w:t>
            </w:r>
          </w:p>
        </w:tc>
      </w:tr>
      <w:tr w:rsidR="0040088D" w:rsidRPr="00490F71" w14:paraId="5AB9E2D3" w14:textId="77777777" w:rsidTr="00262AC6">
        <w:tc>
          <w:tcPr>
            <w:tcW w:w="1241" w:type="dxa"/>
          </w:tcPr>
          <w:p w14:paraId="5D6350DA" w14:textId="77777777" w:rsidR="0040088D" w:rsidRPr="00490F71" w:rsidRDefault="0040088D" w:rsidP="006133DA">
            <w:pPr>
              <w:pStyle w:val="TABLE-cell"/>
              <w:rPr>
                <w:lang w:val="en-US"/>
              </w:rPr>
            </w:pPr>
            <w:r w:rsidRPr="00490F71">
              <w:rPr>
                <w:lang w:val="en-US"/>
              </w:rPr>
              <w:t>Category</w:t>
            </w:r>
          </w:p>
        </w:tc>
        <w:tc>
          <w:tcPr>
            <w:tcW w:w="2575" w:type="dxa"/>
          </w:tcPr>
          <w:p w14:paraId="4621B27B" w14:textId="6ADC58F7" w:rsidR="0040088D" w:rsidRPr="00490F71" w:rsidRDefault="0040088D" w:rsidP="006133DA">
            <w:pPr>
              <w:pStyle w:val="TABLE-cell"/>
              <w:rPr>
                <w:color w:val="000000"/>
                <w:lang w:val="en-US"/>
              </w:rPr>
            </w:pPr>
            <w:r w:rsidRPr="00490F71">
              <w:rPr>
                <w:color w:val="000000"/>
                <w:lang w:val="en-US"/>
              </w:rPr>
              <w:t>General grouping associated with a</w:t>
            </w:r>
            <w:r w:rsidR="00F92212" w:rsidRPr="00490F71">
              <w:rPr>
                <w:color w:val="000000"/>
                <w:lang w:val="en-US"/>
              </w:rPr>
              <w:t>n</w:t>
            </w:r>
            <w:r w:rsidRPr="00490F71">
              <w:rPr>
                <w:color w:val="000000"/>
                <w:lang w:val="en-US"/>
              </w:rPr>
              <w:t xml:space="preserve"> </w:t>
            </w:r>
            <w:r w:rsidRPr="00490F71">
              <w:rPr>
                <w:i/>
                <w:color w:val="000000"/>
                <w:lang w:val="en-US"/>
              </w:rPr>
              <w:t>operations event definition</w:t>
            </w:r>
            <w:r w:rsidRPr="00490F71">
              <w:rPr>
                <w:color w:val="000000"/>
                <w:lang w:val="en-US"/>
              </w:rPr>
              <w:t xml:space="preserve">. </w:t>
            </w:r>
          </w:p>
          <w:p w14:paraId="15C8F91F" w14:textId="77777777" w:rsidR="0040088D" w:rsidRPr="00490F71" w:rsidDel="00995116" w:rsidRDefault="0040088D" w:rsidP="006133DA">
            <w:pPr>
              <w:pStyle w:val="TABLE-cell"/>
              <w:rPr>
                <w:color w:val="000000"/>
                <w:lang w:val="en-US"/>
              </w:rPr>
            </w:pPr>
            <w:r w:rsidRPr="00490F71">
              <w:rPr>
                <w:color w:val="000000"/>
                <w:lang w:val="en-US"/>
              </w:rPr>
              <w:t>EXAMPLE   Scheduling, PM, Lab, Receiving</w:t>
            </w:r>
          </w:p>
        </w:tc>
        <w:tc>
          <w:tcPr>
            <w:tcW w:w="1563" w:type="dxa"/>
          </w:tcPr>
          <w:p w14:paraId="5A09C4F8" w14:textId="77777777" w:rsidR="0040088D" w:rsidRPr="00490F71" w:rsidRDefault="0040088D" w:rsidP="006133DA">
            <w:pPr>
              <w:pStyle w:val="TABLE-cell"/>
              <w:rPr>
                <w:color w:val="000000"/>
                <w:lang w:val="en-US"/>
              </w:rPr>
            </w:pPr>
            <w:r w:rsidRPr="00490F71">
              <w:rPr>
                <w:color w:val="000000"/>
                <w:lang w:val="en-US"/>
              </w:rPr>
              <w:t>Scheduling</w:t>
            </w:r>
          </w:p>
        </w:tc>
        <w:tc>
          <w:tcPr>
            <w:tcW w:w="1426" w:type="dxa"/>
          </w:tcPr>
          <w:p w14:paraId="43D64C77" w14:textId="77777777" w:rsidR="0040088D" w:rsidRPr="00490F71" w:rsidRDefault="0040088D" w:rsidP="006133DA">
            <w:pPr>
              <w:pStyle w:val="TABLE-cell"/>
              <w:rPr>
                <w:color w:val="000000"/>
                <w:lang w:val="en-US"/>
              </w:rPr>
            </w:pPr>
            <w:r w:rsidRPr="00490F71">
              <w:rPr>
                <w:color w:val="000000"/>
                <w:lang w:val="en-US"/>
              </w:rPr>
              <w:t xml:space="preserve">Calibration </w:t>
            </w:r>
          </w:p>
        </w:tc>
        <w:tc>
          <w:tcPr>
            <w:tcW w:w="1115" w:type="dxa"/>
          </w:tcPr>
          <w:p w14:paraId="0F403A10" w14:textId="77777777" w:rsidR="0040088D" w:rsidRPr="00490F71" w:rsidRDefault="0040088D" w:rsidP="006133DA">
            <w:pPr>
              <w:pStyle w:val="TABLE-cell"/>
              <w:rPr>
                <w:color w:val="000000"/>
                <w:lang w:val="en-US"/>
              </w:rPr>
            </w:pPr>
            <w:r w:rsidRPr="00490F71">
              <w:rPr>
                <w:color w:val="000000"/>
                <w:lang w:val="en-US"/>
              </w:rPr>
              <w:t>At Line Analysis</w:t>
            </w:r>
          </w:p>
        </w:tc>
        <w:tc>
          <w:tcPr>
            <w:tcW w:w="1430" w:type="dxa"/>
          </w:tcPr>
          <w:p w14:paraId="2E004092" w14:textId="77777777" w:rsidR="0040088D" w:rsidRPr="00490F71" w:rsidRDefault="0040088D" w:rsidP="006133DA">
            <w:pPr>
              <w:pStyle w:val="TABLE-cell"/>
              <w:rPr>
                <w:color w:val="000000"/>
                <w:lang w:val="en-US"/>
              </w:rPr>
            </w:pPr>
            <w:r w:rsidRPr="00490F71">
              <w:rPr>
                <w:color w:val="000000"/>
                <w:lang w:val="en-US"/>
              </w:rPr>
              <w:t>Receiving</w:t>
            </w:r>
          </w:p>
        </w:tc>
      </w:tr>
      <w:tr w:rsidR="0040088D" w:rsidRPr="004853FA" w14:paraId="536C3EE6" w14:textId="77777777" w:rsidTr="00262AC6">
        <w:trPr>
          <w:trHeight w:val="1277"/>
        </w:trPr>
        <w:tc>
          <w:tcPr>
            <w:tcW w:w="1241" w:type="dxa"/>
            <w:shd w:val="clear" w:color="auto" w:fill="auto"/>
          </w:tcPr>
          <w:p w14:paraId="283FA4ED" w14:textId="77777777" w:rsidR="0040088D" w:rsidRPr="00FA2D60" w:rsidRDefault="0040088D" w:rsidP="006133DA">
            <w:pPr>
              <w:pStyle w:val="TABLE-cell"/>
              <w:rPr>
                <w:lang w:val="en-US"/>
              </w:rPr>
            </w:pPr>
            <w:r w:rsidRPr="00FA2D60">
              <w:rPr>
                <w:lang w:val="en-US"/>
              </w:rPr>
              <w:t>Source</w:t>
            </w:r>
          </w:p>
        </w:tc>
        <w:tc>
          <w:tcPr>
            <w:tcW w:w="2575" w:type="dxa"/>
            <w:shd w:val="clear" w:color="auto" w:fill="auto"/>
          </w:tcPr>
          <w:p w14:paraId="1B8A4EF2" w14:textId="77777777" w:rsidR="00FA2D60" w:rsidRDefault="0040088D" w:rsidP="006133DA">
            <w:pPr>
              <w:pStyle w:val="TABLE-cell"/>
              <w:rPr>
                <w:lang w:val="en-US"/>
              </w:rPr>
            </w:pPr>
            <w:r w:rsidRPr="00FA2D60">
              <w:rPr>
                <w:lang w:val="en-US"/>
              </w:rPr>
              <w:t xml:space="preserve">The activity, function, task or phase that generated the </w:t>
            </w:r>
            <w:r w:rsidRPr="00FA2D60">
              <w:rPr>
                <w:i/>
                <w:lang w:val="en-US"/>
              </w:rPr>
              <w:t>operations event</w:t>
            </w:r>
            <w:r w:rsidRPr="00FA2D60">
              <w:rPr>
                <w:lang w:val="en-US"/>
              </w:rPr>
              <w:t xml:space="preserve">. </w:t>
            </w:r>
          </w:p>
          <w:p w14:paraId="23BE9A69" w14:textId="5EB52FB9" w:rsidR="00FA2D60" w:rsidRDefault="0040088D" w:rsidP="00FA2D60">
            <w:pPr>
              <w:pStyle w:val="TABLE-cell"/>
              <w:rPr>
                <w:lang w:val="en-US"/>
              </w:rPr>
            </w:pPr>
            <w:r w:rsidRPr="00FA2D60">
              <w:rPr>
                <w:lang w:val="en-US"/>
              </w:rPr>
              <w:t>E</w:t>
            </w:r>
            <w:r w:rsidR="00FA2D60">
              <w:rPr>
                <w:lang w:val="en-US"/>
              </w:rPr>
              <w:t>XAMPLES</w:t>
            </w:r>
            <w:r w:rsidRPr="00FA2D60">
              <w:rPr>
                <w:lang w:val="en-US"/>
              </w:rPr>
              <w:t xml:space="preserve"> </w:t>
            </w:r>
          </w:p>
          <w:p w14:paraId="2CA6DDA2" w14:textId="5B29B7A4" w:rsidR="0040088D" w:rsidRPr="00FA2D60" w:rsidRDefault="00FA2D60" w:rsidP="00FA2D60">
            <w:pPr>
              <w:pStyle w:val="TABLE-cell"/>
              <w:rPr>
                <w:lang w:val="en-US"/>
              </w:rPr>
            </w:pPr>
            <w:r>
              <w:rPr>
                <w:lang w:val="en-US"/>
              </w:rPr>
              <w:t>P</w:t>
            </w:r>
            <w:r w:rsidR="0040088D" w:rsidRPr="00FA2D60">
              <w:rPr>
                <w:lang w:val="en-US"/>
              </w:rPr>
              <w:t>rocedural element, equipment module, workflow step or business process activity.</w:t>
            </w:r>
          </w:p>
        </w:tc>
        <w:tc>
          <w:tcPr>
            <w:tcW w:w="1563" w:type="dxa"/>
            <w:shd w:val="clear" w:color="auto" w:fill="auto"/>
          </w:tcPr>
          <w:p w14:paraId="189158E9" w14:textId="77777777" w:rsidR="0040088D" w:rsidRPr="00FA2D60" w:rsidRDefault="0040088D" w:rsidP="006133DA">
            <w:pPr>
              <w:pStyle w:val="TABLE-cell"/>
              <w:rPr>
                <w:lang w:val="en-US"/>
              </w:rPr>
            </w:pPr>
            <w:r w:rsidRPr="00FA2D60">
              <w:rPr>
                <w:lang w:val="en-US"/>
              </w:rPr>
              <w:t>Mixing phase,</w:t>
            </w:r>
          </w:p>
          <w:p w14:paraId="1B0C99F2" w14:textId="77777777" w:rsidR="0040088D" w:rsidRPr="00FA2D60" w:rsidRDefault="0040088D" w:rsidP="006133DA">
            <w:pPr>
              <w:pStyle w:val="TABLE-cell"/>
              <w:rPr>
                <w:lang w:val="en-US"/>
              </w:rPr>
            </w:pPr>
            <w:r w:rsidRPr="00FA2D60">
              <w:rPr>
                <w:lang w:val="en-US"/>
              </w:rPr>
              <w:t>Infeed</w:t>
            </w:r>
          </w:p>
        </w:tc>
        <w:tc>
          <w:tcPr>
            <w:tcW w:w="1426" w:type="dxa"/>
            <w:shd w:val="clear" w:color="auto" w:fill="auto"/>
          </w:tcPr>
          <w:p w14:paraId="4D7A8E56" w14:textId="77777777" w:rsidR="0040088D" w:rsidRPr="00FA2D60" w:rsidRDefault="0040088D" w:rsidP="006133DA">
            <w:pPr>
              <w:pStyle w:val="TABLE-cell"/>
              <w:rPr>
                <w:lang w:val="en-US"/>
              </w:rPr>
            </w:pPr>
            <w:r w:rsidRPr="00FA2D60">
              <w:rPr>
                <w:lang w:val="en-US"/>
              </w:rPr>
              <w:t>Maintenance Work Order started</w:t>
            </w:r>
          </w:p>
        </w:tc>
        <w:tc>
          <w:tcPr>
            <w:tcW w:w="1115" w:type="dxa"/>
            <w:shd w:val="clear" w:color="auto" w:fill="auto"/>
          </w:tcPr>
          <w:p w14:paraId="71B366A3" w14:textId="77777777" w:rsidR="0040088D" w:rsidRPr="00FA2D60" w:rsidRDefault="0040088D" w:rsidP="006133DA">
            <w:pPr>
              <w:pStyle w:val="TABLE-cell"/>
              <w:rPr>
                <w:lang w:val="en-US"/>
              </w:rPr>
            </w:pPr>
            <w:r w:rsidRPr="00FA2D60">
              <w:rPr>
                <w:lang w:val="en-US"/>
              </w:rPr>
              <w:t>Lab C received Sample A12</w:t>
            </w:r>
          </w:p>
        </w:tc>
        <w:tc>
          <w:tcPr>
            <w:tcW w:w="1430" w:type="dxa"/>
            <w:shd w:val="clear" w:color="auto" w:fill="auto"/>
          </w:tcPr>
          <w:p w14:paraId="0A755C8D" w14:textId="77777777" w:rsidR="0040088D" w:rsidRPr="004853FA" w:rsidRDefault="0040088D" w:rsidP="006133DA">
            <w:pPr>
              <w:pStyle w:val="TABLE-cell"/>
              <w:rPr>
                <w:lang w:val="en-US"/>
              </w:rPr>
            </w:pPr>
            <w:r w:rsidRPr="00FA2D60">
              <w:rPr>
                <w:lang w:val="en-US"/>
              </w:rPr>
              <w:t>Kanban Level Low</w:t>
            </w:r>
          </w:p>
        </w:tc>
      </w:tr>
    </w:tbl>
    <w:p w14:paraId="2F8A930B" w14:textId="77777777" w:rsidR="0040088D" w:rsidRDefault="0040088D" w:rsidP="0040088D">
      <w:pPr>
        <w:pStyle w:val="PARAGRAPH"/>
        <w:rPr>
          <w:u w:val="single"/>
        </w:rPr>
      </w:pPr>
      <w:r>
        <w:rPr>
          <w:i/>
        </w:rPr>
        <w:t>Operations event</w:t>
      </w:r>
      <w:r w:rsidRPr="00350D2B">
        <w:rPr>
          <w:i/>
        </w:rPr>
        <w:t>s</w:t>
      </w:r>
      <w:r w:rsidRPr="004E110A">
        <w:t xml:space="preserve"> may be associated with other </w:t>
      </w:r>
      <w:r w:rsidRPr="008866C8">
        <w:t>events</w:t>
      </w:r>
      <w:r>
        <w:t xml:space="preserve"> to advise their relationship in the system</w:t>
      </w:r>
      <w:r w:rsidRPr="004E110A">
        <w:t>.</w:t>
      </w:r>
      <w:r>
        <w:t xml:space="preserve"> Typical application is the representation of </w:t>
      </w:r>
      <w:r>
        <w:rPr>
          <w:i/>
        </w:rPr>
        <w:t>operations event</w:t>
      </w:r>
      <w:r w:rsidRPr="00350D2B">
        <w:rPr>
          <w:i/>
        </w:rPr>
        <w:t>s</w:t>
      </w:r>
      <w:r>
        <w:t xml:space="preserve"> consumed by a process that then notified/published a new </w:t>
      </w:r>
      <w:r>
        <w:rPr>
          <w:i/>
        </w:rPr>
        <w:t>operations event</w:t>
      </w:r>
      <w:r>
        <w:t xml:space="preserve"> that referenced the associated consumed </w:t>
      </w:r>
      <w:r w:rsidRPr="00C35F6F">
        <w:t>event(s).</w:t>
      </w:r>
    </w:p>
    <w:p w14:paraId="7237D24D" w14:textId="3737A5D8" w:rsidR="0040088D" w:rsidRPr="004E110A" w:rsidRDefault="0040088D" w:rsidP="0040088D">
      <w:pPr>
        <w:pStyle w:val="PARAGRAPH"/>
      </w:pPr>
      <w:r w:rsidRPr="004E110A">
        <w:t xml:space="preserve">An individual </w:t>
      </w:r>
      <w:r>
        <w:rPr>
          <w:i/>
        </w:rPr>
        <w:t>operations event</w:t>
      </w:r>
      <w:r w:rsidRPr="004E110A">
        <w:t xml:space="preserve"> message indicates other associated </w:t>
      </w:r>
      <w:r w:rsidR="00B354FE" w:rsidRPr="00B354FE">
        <w:rPr>
          <w:i/>
        </w:rPr>
        <w:t xml:space="preserve">operations </w:t>
      </w:r>
      <w:r w:rsidRPr="00B354FE">
        <w:rPr>
          <w:i/>
        </w:rPr>
        <w:t>events</w:t>
      </w:r>
      <w:r w:rsidRPr="004E110A">
        <w:t xml:space="preserve"> as a list of </w:t>
      </w:r>
      <w:r w:rsidR="00B354FE" w:rsidRPr="00B354FE">
        <w:rPr>
          <w:i/>
        </w:rPr>
        <w:t xml:space="preserve">operations </w:t>
      </w:r>
      <w:r w:rsidRPr="00B354FE">
        <w:rPr>
          <w:i/>
        </w:rPr>
        <w:t>event ID</w:t>
      </w:r>
      <w:r w:rsidRPr="00CA16A2">
        <w:t>’s</w:t>
      </w:r>
      <w:r>
        <w:t xml:space="preserve">. </w:t>
      </w:r>
    </w:p>
    <w:p w14:paraId="628BD4D9" w14:textId="088FE044" w:rsidR="0040088D" w:rsidRPr="00E87244" w:rsidRDefault="0040088D" w:rsidP="0040088D">
      <w:pPr>
        <w:pStyle w:val="EXAMPLE0"/>
        <w:rPr>
          <w:rStyle w:val="Emphasis"/>
          <w:i w:val="0"/>
          <w:iCs w:val="0"/>
        </w:rPr>
      </w:pPr>
      <w:r w:rsidRPr="00E87244">
        <w:t>EXAMPLE</w:t>
      </w:r>
      <w:r w:rsidR="000765F0">
        <w:t xml:space="preserve"> 1</w:t>
      </w:r>
      <w:r w:rsidRPr="00E87244">
        <w:tab/>
      </w:r>
      <w:r w:rsidRPr="00E87244">
        <w:rPr>
          <w:rStyle w:val="Emphasis"/>
          <w:i w:val="0"/>
        </w:rPr>
        <w:t xml:space="preserve">Reporting of source </w:t>
      </w:r>
      <w:r>
        <w:rPr>
          <w:rStyle w:val="Emphasis"/>
        </w:rPr>
        <w:t>operations event</w:t>
      </w:r>
    </w:p>
    <w:p w14:paraId="297172DB" w14:textId="5E8537D0" w:rsidR="0040088D" w:rsidRPr="00E87244" w:rsidRDefault="0040088D" w:rsidP="0040088D">
      <w:pPr>
        <w:pStyle w:val="EXAMPLE0"/>
      </w:pPr>
      <w:r w:rsidRPr="00E87244">
        <w:t>When a</w:t>
      </w:r>
      <w:r w:rsidR="00F92212">
        <w:t>n</w:t>
      </w:r>
      <w:r w:rsidRPr="00E87244">
        <w:t xml:space="preserve"> </w:t>
      </w:r>
      <w:r w:rsidRPr="00B354FE">
        <w:rPr>
          <w:i/>
        </w:rPr>
        <w:t>operations event</w:t>
      </w:r>
      <w:r w:rsidRPr="00E87244">
        <w:t xml:space="preserve"> (</w:t>
      </w:r>
      <w:r w:rsidRPr="00B354FE">
        <w:rPr>
          <w:i/>
        </w:rPr>
        <w:t>Definition ID: Job Order Started</w:t>
      </w:r>
      <w:r w:rsidRPr="00E87244">
        <w:t xml:space="preserve">) is generated during the execution of a job order, the ID of the associated </w:t>
      </w:r>
      <w:r w:rsidR="00B354FE">
        <w:t>‘</w:t>
      </w:r>
      <w:r w:rsidRPr="00E87244">
        <w:t>Work Dispatched</w:t>
      </w:r>
      <w:r w:rsidR="00B354FE">
        <w:t>’</w:t>
      </w:r>
      <w:r w:rsidRPr="00B354FE">
        <w:rPr>
          <w:i/>
        </w:rPr>
        <w:t xml:space="preserve"> </w:t>
      </w:r>
      <w:r w:rsidR="00B354FE" w:rsidRPr="00B354FE">
        <w:rPr>
          <w:i/>
        </w:rPr>
        <w:t xml:space="preserve">operations </w:t>
      </w:r>
      <w:r w:rsidRPr="00B354FE">
        <w:rPr>
          <w:i/>
        </w:rPr>
        <w:t>event</w:t>
      </w:r>
      <w:r w:rsidRPr="00E87244">
        <w:t xml:space="preserve"> that contained the job order information can be represented as an associated</w:t>
      </w:r>
      <w:r w:rsidR="00B354FE">
        <w:t xml:space="preserve"> </w:t>
      </w:r>
      <w:r w:rsidR="00B354FE" w:rsidRPr="00B354FE">
        <w:rPr>
          <w:i/>
        </w:rPr>
        <w:t>operation</w:t>
      </w:r>
      <w:r w:rsidRPr="00B354FE">
        <w:rPr>
          <w:i/>
        </w:rPr>
        <w:t xml:space="preserve"> event ID</w:t>
      </w:r>
      <w:r w:rsidRPr="00E87244">
        <w:t xml:space="preserve"> in the associated </w:t>
      </w:r>
      <w:r w:rsidR="00B354FE" w:rsidRPr="00BE0F67">
        <w:rPr>
          <w:i/>
        </w:rPr>
        <w:t xml:space="preserve">operations </w:t>
      </w:r>
      <w:r w:rsidRPr="00BE0F67">
        <w:rPr>
          <w:i/>
        </w:rPr>
        <w:t>event</w:t>
      </w:r>
      <w:r w:rsidRPr="00E87244">
        <w:t xml:space="preserve"> list.</w:t>
      </w:r>
    </w:p>
    <w:p w14:paraId="0050163A" w14:textId="72289EEA" w:rsidR="0040088D" w:rsidRPr="00E87244" w:rsidRDefault="0040088D" w:rsidP="00843B27">
      <w:pPr>
        <w:pStyle w:val="EXAMPLE0"/>
        <w:tabs>
          <w:tab w:val="left" w:pos="720"/>
          <w:tab w:val="left" w:pos="1440"/>
          <w:tab w:val="left" w:pos="2160"/>
          <w:tab w:val="left" w:pos="2880"/>
          <w:tab w:val="left" w:pos="3606"/>
        </w:tabs>
        <w:rPr>
          <w:rStyle w:val="Emphasis"/>
          <w:i w:val="0"/>
          <w:iCs w:val="0"/>
        </w:rPr>
      </w:pPr>
      <w:r w:rsidRPr="00E87244">
        <w:t>EXAMPLE</w:t>
      </w:r>
      <w:r w:rsidR="000765F0">
        <w:t xml:space="preserve"> 2</w:t>
      </w:r>
      <w:r w:rsidRPr="00E87244">
        <w:tab/>
      </w:r>
      <w:r w:rsidRPr="00E87244">
        <w:rPr>
          <w:rStyle w:val="Emphasis"/>
          <w:i w:val="0"/>
          <w:iCs w:val="0"/>
        </w:rPr>
        <w:t>Detailed Scheduling</w:t>
      </w:r>
      <w:r w:rsidR="00B354FE">
        <w:rPr>
          <w:rStyle w:val="Emphasis"/>
          <w:i w:val="0"/>
          <w:iCs w:val="0"/>
        </w:rPr>
        <w:tab/>
      </w:r>
    </w:p>
    <w:p w14:paraId="1B715A4E" w14:textId="6CD93716" w:rsidR="0040088D" w:rsidRPr="00E87244" w:rsidRDefault="0040088D" w:rsidP="0040088D">
      <w:pPr>
        <w:pStyle w:val="EXAMPLE0"/>
      </w:pPr>
      <w:r w:rsidRPr="00E87244">
        <w:t xml:space="preserve">When a </w:t>
      </w:r>
      <w:r w:rsidR="00B354FE">
        <w:t>‘</w:t>
      </w:r>
      <w:r w:rsidRPr="00E87244">
        <w:t>Work Dispatched</w:t>
      </w:r>
      <w:r w:rsidR="00B354FE">
        <w:t>’</w:t>
      </w:r>
      <w:r w:rsidRPr="00E87244">
        <w:t xml:space="preserve"> </w:t>
      </w:r>
      <w:r w:rsidR="00B354FE" w:rsidRPr="00B354FE">
        <w:rPr>
          <w:i/>
        </w:rPr>
        <w:t xml:space="preserve">operation </w:t>
      </w:r>
      <w:r w:rsidRPr="00B354FE">
        <w:rPr>
          <w:i/>
        </w:rPr>
        <w:t>event</w:t>
      </w:r>
      <w:r w:rsidRPr="00E87244">
        <w:t xml:space="preserve"> is published after detailed scheduling of an </w:t>
      </w:r>
      <w:r w:rsidR="00B354FE">
        <w:t>‘</w:t>
      </w:r>
      <w:r w:rsidRPr="00E87244">
        <w:t>Operations Scheduled</w:t>
      </w:r>
      <w:r w:rsidR="00B354FE">
        <w:t>’</w:t>
      </w:r>
      <w:r w:rsidRPr="00E87244">
        <w:t xml:space="preserve"> </w:t>
      </w:r>
      <w:r w:rsidR="00B354FE">
        <w:t xml:space="preserve">operations </w:t>
      </w:r>
      <w:r w:rsidRPr="00E87244">
        <w:t xml:space="preserve">event, the </w:t>
      </w:r>
      <w:r w:rsidR="00B354FE">
        <w:t>‘</w:t>
      </w:r>
      <w:r w:rsidRPr="00E87244">
        <w:t>Work Dispatched</w:t>
      </w:r>
      <w:r w:rsidR="00B354FE">
        <w:t>’</w:t>
      </w:r>
      <w:r w:rsidRPr="00E87244">
        <w:t xml:space="preserve"> </w:t>
      </w:r>
      <w:r w:rsidR="00B354FE" w:rsidRPr="00B354FE">
        <w:rPr>
          <w:i/>
        </w:rPr>
        <w:t xml:space="preserve">operations </w:t>
      </w:r>
      <w:r w:rsidRPr="00B354FE">
        <w:rPr>
          <w:i/>
        </w:rPr>
        <w:t>event</w:t>
      </w:r>
      <w:r w:rsidRPr="00E87244">
        <w:t xml:space="preserve"> can reference the original </w:t>
      </w:r>
      <w:r w:rsidR="00B354FE" w:rsidRPr="00B354FE">
        <w:t>‘</w:t>
      </w:r>
      <w:r w:rsidRPr="00B354FE">
        <w:t>Operations Scheduled</w:t>
      </w:r>
      <w:r w:rsidR="00B354FE" w:rsidRPr="00B354FE">
        <w:t>’</w:t>
      </w:r>
      <w:r w:rsidRPr="00B354FE">
        <w:rPr>
          <w:i/>
        </w:rPr>
        <w:t xml:space="preserve"> </w:t>
      </w:r>
      <w:r w:rsidR="00B354FE">
        <w:rPr>
          <w:i/>
        </w:rPr>
        <w:t xml:space="preserve">operations </w:t>
      </w:r>
      <w:r w:rsidRPr="00B354FE">
        <w:rPr>
          <w:i/>
        </w:rPr>
        <w:t>event ID</w:t>
      </w:r>
      <w:r w:rsidRPr="00E87244">
        <w:t xml:space="preserve"> as an associated </w:t>
      </w:r>
      <w:r w:rsidR="00B354FE" w:rsidRPr="00B354FE">
        <w:rPr>
          <w:i/>
        </w:rPr>
        <w:t xml:space="preserve">operations </w:t>
      </w:r>
      <w:r w:rsidRPr="00B354FE">
        <w:rPr>
          <w:i/>
        </w:rPr>
        <w:t>event ID</w:t>
      </w:r>
      <w:r w:rsidRPr="00E87244">
        <w:t xml:space="preserve"> in the associated </w:t>
      </w:r>
      <w:r w:rsidR="000A5301" w:rsidRPr="00BE0F67">
        <w:rPr>
          <w:i/>
        </w:rPr>
        <w:t xml:space="preserve">operations </w:t>
      </w:r>
      <w:r w:rsidRPr="00BE0F67">
        <w:rPr>
          <w:i/>
        </w:rPr>
        <w:t xml:space="preserve">event </w:t>
      </w:r>
      <w:r w:rsidRPr="00E87244">
        <w:t>list.</w:t>
      </w:r>
    </w:p>
    <w:p w14:paraId="66A234C2" w14:textId="387D2D9D" w:rsidR="0040088D" w:rsidRPr="00E87244" w:rsidRDefault="0040088D" w:rsidP="0040088D">
      <w:pPr>
        <w:pStyle w:val="EXAMPLE0"/>
        <w:rPr>
          <w:rStyle w:val="Emphasis"/>
          <w:i w:val="0"/>
          <w:iCs w:val="0"/>
        </w:rPr>
      </w:pPr>
      <w:r w:rsidRPr="00E87244">
        <w:t>EXAMPLE</w:t>
      </w:r>
      <w:r w:rsidR="000765F0">
        <w:t xml:space="preserve"> 3</w:t>
      </w:r>
      <w:r w:rsidRPr="00E87244">
        <w:tab/>
      </w:r>
      <w:r w:rsidRPr="00E87244">
        <w:rPr>
          <w:rStyle w:val="Emphasis"/>
          <w:i w:val="0"/>
          <w:iCs w:val="0"/>
        </w:rPr>
        <w:t>Association of context with data to generate process centric events</w:t>
      </w:r>
    </w:p>
    <w:p w14:paraId="77CED735" w14:textId="6A9C4474" w:rsidR="0040088D" w:rsidRPr="00843B27" w:rsidRDefault="0040088D" w:rsidP="000765F0">
      <w:pPr>
        <w:pStyle w:val="EnvelopeReturn"/>
        <w:numPr>
          <w:ilvl w:val="0"/>
          <w:numId w:val="100"/>
        </w:numPr>
        <w:ind w:left="360"/>
        <w:rPr>
          <w:sz w:val="16"/>
          <w:szCs w:val="16"/>
        </w:rPr>
      </w:pPr>
      <w:r w:rsidRPr="00843B27">
        <w:rPr>
          <w:sz w:val="16"/>
          <w:szCs w:val="16"/>
        </w:rPr>
        <w:t xml:space="preserve">A MOM application suite based on process centric messaging interfaces to other MOM applications that are based on data centric messaging. The incoming data centric messages are republished as process centric events with the ID of the data centric event as an associated </w:t>
      </w:r>
      <w:r w:rsidR="00B354FE" w:rsidRPr="00843B27">
        <w:rPr>
          <w:i/>
          <w:sz w:val="16"/>
          <w:szCs w:val="16"/>
        </w:rPr>
        <w:t xml:space="preserve">operations </w:t>
      </w:r>
      <w:r w:rsidRPr="00843B27">
        <w:rPr>
          <w:i/>
          <w:sz w:val="16"/>
          <w:szCs w:val="16"/>
        </w:rPr>
        <w:t xml:space="preserve">event ID </w:t>
      </w:r>
      <w:r w:rsidRPr="00843B27">
        <w:rPr>
          <w:sz w:val="16"/>
          <w:szCs w:val="16"/>
        </w:rPr>
        <w:t>in the associated event list. The data centric event may be represented as a</w:t>
      </w:r>
      <w:r w:rsidR="00F92212" w:rsidRPr="00843B27">
        <w:rPr>
          <w:sz w:val="16"/>
          <w:szCs w:val="16"/>
        </w:rPr>
        <w:t>n</w:t>
      </w:r>
      <w:r w:rsidRPr="00843B27">
        <w:rPr>
          <w:sz w:val="16"/>
          <w:szCs w:val="16"/>
        </w:rPr>
        <w:t xml:space="preserve"> operations event for consistency.</w:t>
      </w:r>
    </w:p>
    <w:p w14:paraId="5522F933" w14:textId="7CEE2973" w:rsidR="0040088D" w:rsidRPr="00843B27" w:rsidRDefault="0040088D" w:rsidP="000765F0">
      <w:pPr>
        <w:pStyle w:val="EnvelopeReturn"/>
        <w:numPr>
          <w:ilvl w:val="0"/>
          <w:numId w:val="100"/>
        </w:numPr>
        <w:ind w:left="360"/>
        <w:rPr>
          <w:sz w:val="16"/>
          <w:szCs w:val="16"/>
        </w:rPr>
      </w:pPr>
      <w:r w:rsidRPr="00843B27">
        <w:rPr>
          <w:sz w:val="16"/>
          <w:szCs w:val="16"/>
        </w:rPr>
        <w:t xml:space="preserve">A scheduled data update event is received by a MOM application from another MOM application. An application receives the data event associates context with the data and republishes the event with the added context. The ID of the scheduled data update is reported as an associated </w:t>
      </w:r>
      <w:r w:rsidR="00B354FE" w:rsidRPr="00843B27">
        <w:rPr>
          <w:i/>
          <w:sz w:val="16"/>
          <w:szCs w:val="16"/>
        </w:rPr>
        <w:t xml:space="preserve">operations </w:t>
      </w:r>
      <w:r w:rsidRPr="00843B27">
        <w:rPr>
          <w:i/>
          <w:sz w:val="16"/>
          <w:szCs w:val="16"/>
        </w:rPr>
        <w:t>event ID</w:t>
      </w:r>
      <w:r w:rsidRPr="00843B27">
        <w:rPr>
          <w:sz w:val="16"/>
          <w:szCs w:val="16"/>
        </w:rPr>
        <w:t xml:space="preserve"> in the associated event list.</w:t>
      </w:r>
    </w:p>
    <w:p w14:paraId="39BEF790" w14:textId="0B3B6C1B" w:rsidR="0040088D" w:rsidRPr="00843B27" w:rsidRDefault="0040088D" w:rsidP="0040088D">
      <w:pPr>
        <w:pStyle w:val="PARAGRAPH"/>
        <w:rPr>
          <w:sz w:val="16"/>
          <w:szCs w:val="16"/>
          <w:lang w:val="en-US"/>
        </w:rPr>
      </w:pPr>
      <w:r w:rsidRPr="00843B27">
        <w:rPr>
          <w:sz w:val="16"/>
          <w:szCs w:val="16"/>
        </w:rPr>
        <w:t xml:space="preserve">Within manufacturing systems, there are two understood forms of </w:t>
      </w:r>
      <w:r w:rsidR="00F92212" w:rsidRPr="00843B27">
        <w:rPr>
          <w:i/>
          <w:sz w:val="16"/>
          <w:szCs w:val="16"/>
        </w:rPr>
        <w:t xml:space="preserve">operations </w:t>
      </w:r>
      <w:r w:rsidRPr="00843B27">
        <w:rPr>
          <w:i/>
          <w:sz w:val="16"/>
          <w:szCs w:val="16"/>
        </w:rPr>
        <w:t>event</w:t>
      </w:r>
      <w:r w:rsidRPr="00843B27">
        <w:rPr>
          <w:sz w:val="16"/>
          <w:szCs w:val="16"/>
        </w:rPr>
        <w:t xml:space="preserve"> being alerts and alarms.</w:t>
      </w:r>
    </w:p>
    <w:p w14:paraId="6E2C2793" w14:textId="1541DB2E" w:rsidR="0040088D" w:rsidRPr="00843B27" w:rsidRDefault="0040088D" w:rsidP="000765F0">
      <w:pPr>
        <w:pStyle w:val="EnvelopeReturn"/>
        <w:numPr>
          <w:ilvl w:val="0"/>
          <w:numId w:val="100"/>
        </w:numPr>
        <w:ind w:left="360"/>
        <w:rPr>
          <w:sz w:val="16"/>
          <w:szCs w:val="16"/>
          <w:lang w:val="en-US"/>
        </w:rPr>
      </w:pPr>
      <w:r w:rsidRPr="00843B27">
        <w:rPr>
          <w:i/>
          <w:sz w:val="16"/>
          <w:szCs w:val="16"/>
        </w:rPr>
        <w:t xml:space="preserve"> </w:t>
      </w:r>
      <w:r w:rsidRPr="00843B27">
        <w:rPr>
          <w:sz w:val="16"/>
          <w:szCs w:val="16"/>
          <w:lang w:val="en-US"/>
        </w:rPr>
        <w:t>A</w:t>
      </w:r>
      <w:r w:rsidR="00843B27" w:rsidRPr="00843B27">
        <w:rPr>
          <w:sz w:val="16"/>
          <w:szCs w:val="16"/>
          <w:lang w:val="en-US"/>
        </w:rPr>
        <w:t>n</w:t>
      </w:r>
      <w:r w:rsidRPr="00843B27">
        <w:rPr>
          <w:sz w:val="16"/>
          <w:szCs w:val="16"/>
          <w:lang w:val="en-US"/>
        </w:rPr>
        <w:t xml:space="preserve"> </w:t>
      </w:r>
      <w:r w:rsidR="00F92212" w:rsidRPr="00843B27">
        <w:rPr>
          <w:i/>
          <w:sz w:val="16"/>
          <w:szCs w:val="16"/>
        </w:rPr>
        <w:t>operations</w:t>
      </w:r>
      <w:r w:rsidRPr="00843B27">
        <w:rPr>
          <w:i/>
          <w:sz w:val="16"/>
          <w:szCs w:val="16"/>
        </w:rPr>
        <w:t xml:space="preserve"> alert</w:t>
      </w:r>
      <w:r w:rsidRPr="00843B27">
        <w:rPr>
          <w:sz w:val="16"/>
          <w:szCs w:val="16"/>
          <w:lang w:val="en-US"/>
        </w:rPr>
        <w:t xml:space="preserve"> is distinguished from other </w:t>
      </w:r>
      <w:r w:rsidRPr="00843B27">
        <w:rPr>
          <w:i/>
          <w:sz w:val="16"/>
          <w:szCs w:val="16"/>
        </w:rPr>
        <w:t>operations events</w:t>
      </w:r>
      <w:r w:rsidRPr="00843B27">
        <w:rPr>
          <w:sz w:val="16"/>
          <w:szCs w:val="16"/>
          <w:lang w:val="en-US"/>
        </w:rPr>
        <w:t xml:space="preserve"> (visually, audibly …) e.g.: List boxes in HMI. </w:t>
      </w:r>
      <w:r w:rsidR="00F92212" w:rsidRPr="00843B27">
        <w:rPr>
          <w:i/>
          <w:sz w:val="16"/>
          <w:szCs w:val="16"/>
          <w:lang w:val="en-US"/>
        </w:rPr>
        <w:t>Operations</w:t>
      </w:r>
      <w:r w:rsidRPr="00843B27">
        <w:rPr>
          <w:i/>
          <w:sz w:val="16"/>
          <w:szCs w:val="16"/>
          <w:lang w:val="en-US"/>
        </w:rPr>
        <w:t xml:space="preserve"> alerts</w:t>
      </w:r>
      <w:r w:rsidRPr="00843B27">
        <w:rPr>
          <w:sz w:val="16"/>
          <w:szCs w:val="16"/>
          <w:lang w:val="en-US"/>
        </w:rPr>
        <w:t xml:space="preserve"> may be generated by any Level 4 or 2 action or activity related to Level 4 or </w:t>
      </w:r>
      <w:r w:rsidR="00B354FE" w:rsidRPr="00843B27">
        <w:rPr>
          <w:sz w:val="16"/>
          <w:szCs w:val="16"/>
          <w:lang w:val="en-US"/>
        </w:rPr>
        <w:t xml:space="preserve">Level </w:t>
      </w:r>
      <w:r w:rsidRPr="00843B27">
        <w:rPr>
          <w:sz w:val="16"/>
          <w:szCs w:val="16"/>
          <w:lang w:val="en-US"/>
        </w:rPr>
        <w:t>3 manufacturing operations activities.</w:t>
      </w:r>
    </w:p>
    <w:p w14:paraId="2EF7318F" w14:textId="0E29516F" w:rsidR="0040088D" w:rsidRPr="00843B27" w:rsidRDefault="0040088D" w:rsidP="000765F0">
      <w:pPr>
        <w:pStyle w:val="EnvelopeReturn"/>
        <w:numPr>
          <w:ilvl w:val="0"/>
          <w:numId w:val="100"/>
        </w:numPr>
        <w:ind w:left="360"/>
        <w:rPr>
          <w:sz w:val="16"/>
          <w:szCs w:val="16"/>
          <w:lang w:val="en-US"/>
        </w:rPr>
      </w:pPr>
      <w:r w:rsidRPr="00843B27">
        <w:rPr>
          <w:sz w:val="16"/>
          <w:szCs w:val="16"/>
          <w:lang w:val="en-US"/>
        </w:rPr>
        <w:t xml:space="preserve">A </w:t>
      </w:r>
      <w:r w:rsidR="00F92212" w:rsidRPr="00843B27">
        <w:rPr>
          <w:i/>
          <w:sz w:val="16"/>
          <w:szCs w:val="16"/>
        </w:rPr>
        <w:t>operations</w:t>
      </w:r>
      <w:r w:rsidRPr="00843B27">
        <w:rPr>
          <w:i/>
          <w:sz w:val="16"/>
          <w:szCs w:val="16"/>
        </w:rPr>
        <w:t xml:space="preserve"> alarm</w:t>
      </w:r>
      <w:r w:rsidRPr="00843B27">
        <w:rPr>
          <w:sz w:val="16"/>
          <w:szCs w:val="16"/>
          <w:lang w:val="en-US"/>
        </w:rPr>
        <w:t xml:space="preserve"> which is distinguished from other </w:t>
      </w:r>
      <w:r w:rsidRPr="00843B27">
        <w:rPr>
          <w:i/>
          <w:sz w:val="16"/>
          <w:szCs w:val="16"/>
        </w:rPr>
        <w:t>operations events</w:t>
      </w:r>
      <w:r w:rsidRPr="00843B27">
        <w:rPr>
          <w:sz w:val="16"/>
          <w:szCs w:val="16"/>
          <w:lang w:val="en-US"/>
        </w:rPr>
        <w:t xml:space="preserve"> and may specify an acknowledgement </w:t>
      </w:r>
      <w:r w:rsidRPr="00843B27">
        <w:rPr>
          <w:i/>
          <w:sz w:val="16"/>
          <w:szCs w:val="16"/>
        </w:rPr>
        <w:t>operations event</w:t>
      </w:r>
      <w:r w:rsidRPr="00843B27">
        <w:rPr>
          <w:sz w:val="16"/>
          <w:szCs w:val="16"/>
          <w:lang w:val="en-US"/>
        </w:rPr>
        <w:t xml:space="preserve"> from subscribers. The acknowledgement is generated as a separate notification. </w:t>
      </w:r>
    </w:p>
    <w:p w14:paraId="5C34F7DD" w14:textId="77777777" w:rsidR="0040088D" w:rsidRPr="00411FB5" w:rsidRDefault="0040088D" w:rsidP="0040088D">
      <w:pPr>
        <w:pStyle w:val="NOTE0"/>
      </w:pPr>
      <w:r w:rsidRPr="00411FB5">
        <w:t>NOTE</w:t>
      </w:r>
      <w:r w:rsidRPr="00411FB5">
        <w:tab/>
        <w:t xml:space="preserve">ISA-18.02-2009 Management of Alarm Systems Process Industries represents detailed information on alarm management. </w:t>
      </w:r>
    </w:p>
    <w:p w14:paraId="7715CCF9" w14:textId="77777777" w:rsidR="0040088D" w:rsidRDefault="0040088D" w:rsidP="003E1075">
      <w:pPr>
        <w:pStyle w:val="Heading3"/>
      </w:pPr>
      <w:r>
        <w:t>Operations event property</w:t>
      </w:r>
    </w:p>
    <w:p w14:paraId="1A6557AF" w14:textId="57DC4DF1" w:rsidR="0040088D" w:rsidRDefault="0040088D" w:rsidP="0040088D">
      <w:pPr>
        <w:pStyle w:val="PARAGRAPH"/>
      </w:pPr>
      <w:r>
        <w:t>Properties of a</w:t>
      </w:r>
      <w:r w:rsidR="00F92212">
        <w:t>n</w:t>
      </w:r>
      <w:r>
        <w:t xml:space="preserve"> </w:t>
      </w:r>
      <w:r>
        <w:rPr>
          <w:i/>
        </w:rPr>
        <w:t>operations event</w:t>
      </w:r>
      <w:r>
        <w:t xml:space="preserve"> shall be defined as </w:t>
      </w:r>
      <w:r>
        <w:rPr>
          <w:i/>
        </w:rPr>
        <w:t>operations event</w:t>
      </w:r>
      <w:r w:rsidRPr="00906A90">
        <w:rPr>
          <w:i/>
        </w:rPr>
        <w:t xml:space="preserve"> properties</w:t>
      </w:r>
      <w:r>
        <w:t>. A</w:t>
      </w:r>
      <w:r w:rsidR="00F92212">
        <w:t>n</w:t>
      </w:r>
      <w:r>
        <w:t xml:space="preserve"> </w:t>
      </w:r>
      <w:r>
        <w:rPr>
          <w:i/>
        </w:rPr>
        <w:t>operations event</w:t>
      </w:r>
      <w:r>
        <w:t xml:space="preserve"> shall be further characterized through zero or more </w:t>
      </w:r>
      <w:r>
        <w:rPr>
          <w:i/>
        </w:rPr>
        <w:t>operations event</w:t>
      </w:r>
      <w:r w:rsidRPr="00906A90">
        <w:rPr>
          <w:i/>
        </w:rPr>
        <w:t xml:space="preserve"> properties</w:t>
      </w:r>
      <w:r>
        <w:t xml:space="preserve">. </w:t>
      </w:r>
      <w:r>
        <w:rPr>
          <w:i/>
        </w:rPr>
        <w:t>Operations event</w:t>
      </w:r>
      <w:r w:rsidRPr="00906A90">
        <w:rPr>
          <w:i/>
        </w:rPr>
        <w:t xml:space="preserve"> properties</w:t>
      </w:r>
      <w:r>
        <w:t xml:space="preserve"> may contain nested </w:t>
      </w:r>
      <w:r>
        <w:rPr>
          <w:i/>
        </w:rPr>
        <w:t>operations event</w:t>
      </w:r>
      <w:r w:rsidRPr="00906A90">
        <w:rPr>
          <w:i/>
        </w:rPr>
        <w:t xml:space="preserve"> properties</w:t>
      </w:r>
      <w:r>
        <w:t>.</w:t>
      </w:r>
    </w:p>
    <w:p w14:paraId="3CE1855A" w14:textId="4C9D14AA" w:rsidR="0040088D" w:rsidRDefault="00413366" w:rsidP="0040088D">
      <w:pPr>
        <w:pStyle w:val="PARAGRAPH"/>
      </w:pPr>
      <w:r>
        <w:fldChar w:fldCharType="begin"/>
      </w:r>
      <w:r>
        <w:instrText xml:space="preserve"> REF _Ref456968687 \h </w:instrText>
      </w:r>
      <w:r>
        <w:fldChar w:fldCharType="separate"/>
      </w:r>
      <w:r w:rsidR="00296300">
        <w:t xml:space="preserve">Table </w:t>
      </w:r>
      <w:r w:rsidR="00296300">
        <w:rPr>
          <w:noProof/>
        </w:rPr>
        <w:t>131</w:t>
      </w:r>
      <w:r>
        <w:fldChar w:fldCharType="end"/>
      </w:r>
      <w:r>
        <w:t xml:space="preserve"> </w:t>
      </w:r>
      <w:r w:rsidR="0040088D">
        <w:t>defines the relationship</w:t>
      </w:r>
      <w:r w:rsidR="008F43AD">
        <w:t xml:space="preserve"> role</w:t>
      </w:r>
      <w:r w:rsidR="0040088D">
        <w:t xml:space="preserve">s for </w:t>
      </w:r>
      <w:r w:rsidR="00AA5E16">
        <w:t>the</w:t>
      </w:r>
      <w:r w:rsidR="00185A6C">
        <w:t xml:space="preserve"> </w:t>
      </w:r>
      <w:r w:rsidR="0040088D">
        <w:rPr>
          <w:i/>
        </w:rPr>
        <w:t>operations event property</w:t>
      </w:r>
      <w:r w:rsidR="0040088D">
        <w:t xml:space="preserve">. </w:t>
      </w:r>
      <w:r>
        <w:fldChar w:fldCharType="begin"/>
      </w:r>
      <w:r>
        <w:instrText xml:space="preserve"> REF _Ref456968728 \h </w:instrText>
      </w:r>
      <w:r>
        <w:fldChar w:fldCharType="separate"/>
      </w:r>
      <w:r w:rsidR="00296300">
        <w:t xml:space="preserve">Table </w:t>
      </w:r>
      <w:r w:rsidR="00296300">
        <w:rPr>
          <w:noProof/>
        </w:rPr>
        <w:t>132</w:t>
      </w:r>
      <w:r>
        <w:fldChar w:fldCharType="end"/>
      </w:r>
      <w:r>
        <w:t xml:space="preserve"> </w:t>
      </w:r>
      <w:r w:rsidR="0040088D">
        <w:t>defines the attributes for</w:t>
      </w:r>
      <w:r w:rsidR="00AA5E16">
        <w:t xml:space="preserve"> the</w:t>
      </w:r>
      <w:r w:rsidR="0040088D">
        <w:t xml:space="preserve"> </w:t>
      </w:r>
      <w:r w:rsidR="0040088D">
        <w:rPr>
          <w:i/>
        </w:rPr>
        <w:t>operations event property</w:t>
      </w:r>
      <w:r w:rsidR="0040088D">
        <w:t>.</w:t>
      </w:r>
    </w:p>
    <w:p w14:paraId="32C5B10D" w14:textId="5F5F313E" w:rsidR="0040088D" w:rsidRDefault="00C50BF1" w:rsidP="00E05180">
      <w:pPr>
        <w:pStyle w:val="TABLE-title"/>
        <w:rPr>
          <w:ins w:id="12282" w:author="Charles Gifford" w:date="2017-03-19T22:24:00Z"/>
        </w:rPr>
      </w:pPr>
      <w:bookmarkStart w:id="12283" w:name="_Ref456968687"/>
      <w:bookmarkStart w:id="12284" w:name="_Toc478492431"/>
      <w:r>
        <w:t xml:space="preserve">Table </w:t>
      </w:r>
      <w:r w:rsidR="00FD29D6">
        <w:fldChar w:fldCharType="begin"/>
      </w:r>
      <w:r w:rsidR="00FD29D6">
        <w:instrText xml:space="preserve"> SEQ Table \* ARABIC </w:instrText>
      </w:r>
      <w:r w:rsidR="00FD29D6">
        <w:fldChar w:fldCharType="separate"/>
      </w:r>
      <w:r w:rsidR="00296300">
        <w:rPr>
          <w:noProof/>
        </w:rPr>
        <w:t>131</w:t>
      </w:r>
      <w:r w:rsidR="00FD29D6">
        <w:fldChar w:fldCharType="end"/>
      </w:r>
      <w:bookmarkEnd w:id="12283"/>
      <w:r w:rsidR="0040088D">
        <w:t xml:space="preserve"> - Operations event property relationship</w:t>
      </w:r>
      <w:ins w:id="12285" w:author="Charles Gifford" w:date="2017-03-19T22:24:00Z">
        <w:r w:rsidR="008F43AD">
          <w:t xml:space="preserve"> role</w:t>
        </w:r>
      </w:ins>
      <w:r w:rsidR="0040088D">
        <w:t>s</w:t>
      </w:r>
      <w:bookmarkEnd w:id="12284"/>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8F43AD" w:rsidRPr="009432BC" w14:paraId="3E39238F" w14:textId="77777777" w:rsidTr="00705B15">
        <w:trPr>
          <w:trHeight w:val="197"/>
          <w:tblHeader/>
          <w:ins w:id="12286" w:author="Charles Gifford" w:date="2017-03-19T22:24:00Z"/>
        </w:trPr>
        <w:tc>
          <w:tcPr>
            <w:tcW w:w="2155" w:type="dxa"/>
            <w:shd w:val="clear" w:color="auto" w:fill="auto"/>
          </w:tcPr>
          <w:p w14:paraId="4B0B637B" w14:textId="77777777" w:rsidR="008F43AD" w:rsidRPr="009432BC" w:rsidRDefault="008F43AD" w:rsidP="00705B15">
            <w:pPr>
              <w:pStyle w:val="TABLE-col-heading"/>
              <w:rPr>
                <w:ins w:id="12287" w:author="Charles Gifford" w:date="2017-03-19T22:24:00Z"/>
              </w:rPr>
            </w:pPr>
            <w:ins w:id="12288" w:author="Charles Gifford" w:date="2017-03-19T22:24:00Z">
              <w:r w:rsidRPr="009432BC">
                <w:t>Related Object</w:t>
              </w:r>
            </w:ins>
          </w:p>
        </w:tc>
        <w:tc>
          <w:tcPr>
            <w:tcW w:w="2070" w:type="dxa"/>
            <w:shd w:val="clear" w:color="auto" w:fill="auto"/>
          </w:tcPr>
          <w:p w14:paraId="0EF44359" w14:textId="77777777" w:rsidR="008F43AD" w:rsidRPr="009432BC" w:rsidRDefault="008F43AD" w:rsidP="00705B15">
            <w:pPr>
              <w:pStyle w:val="TABLE-col-heading"/>
              <w:rPr>
                <w:ins w:id="12289" w:author="Charles Gifford" w:date="2017-03-19T22:24:00Z"/>
              </w:rPr>
            </w:pPr>
            <w:ins w:id="12290" w:author="Charles Gifford" w:date="2017-03-19T22:24:00Z">
              <w:r w:rsidRPr="009432BC">
                <w:t>Role</w:t>
              </w:r>
            </w:ins>
          </w:p>
        </w:tc>
        <w:tc>
          <w:tcPr>
            <w:tcW w:w="1080" w:type="dxa"/>
            <w:shd w:val="clear" w:color="auto" w:fill="auto"/>
          </w:tcPr>
          <w:p w14:paraId="4BC862C1" w14:textId="77777777" w:rsidR="008F43AD" w:rsidRPr="009432BC" w:rsidRDefault="008F43AD" w:rsidP="00705B15">
            <w:pPr>
              <w:pStyle w:val="TABLE-col-heading"/>
              <w:rPr>
                <w:ins w:id="12291" w:author="Charles Gifford" w:date="2017-03-19T22:24:00Z"/>
              </w:rPr>
            </w:pPr>
            <w:ins w:id="12292" w:author="Charles Gifford" w:date="2017-03-19T22:24:00Z">
              <w:r w:rsidRPr="009432BC">
                <w:t>Multiplicity</w:t>
              </w:r>
            </w:ins>
          </w:p>
        </w:tc>
        <w:tc>
          <w:tcPr>
            <w:tcW w:w="3780" w:type="dxa"/>
            <w:shd w:val="clear" w:color="auto" w:fill="auto"/>
          </w:tcPr>
          <w:p w14:paraId="61817382" w14:textId="77777777" w:rsidR="008F43AD" w:rsidRPr="009432BC" w:rsidRDefault="008F43AD" w:rsidP="00705B15">
            <w:pPr>
              <w:pStyle w:val="TABLE-col-heading"/>
              <w:rPr>
                <w:ins w:id="12293" w:author="Charles Gifford" w:date="2017-03-19T22:24:00Z"/>
              </w:rPr>
            </w:pPr>
            <w:ins w:id="12294" w:author="Charles Gifford" w:date="2017-03-19T22:24:00Z">
              <w:r w:rsidRPr="009432BC">
                <w:t>Description</w:t>
              </w:r>
            </w:ins>
          </w:p>
        </w:tc>
      </w:tr>
      <w:tr w:rsidR="008F43AD" w:rsidRPr="009432BC" w14:paraId="15578F64" w14:textId="77777777" w:rsidTr="00705B15">
        <w:trPr>
          <w:trHeight w:val="332"/>
          <w:ins w:id="12295" w:author="Charles Gifford" w:date="2017-03-19T22:24:00Z"/>
        </w:trPr>
        <w:tc>
          <w:tcPr>
            <w:tcW w:w="2155" w:type="dxa"/>
          </w:tcPr>
          <w:p w14:paraId="3115FCEB" w14:textId="2782F4B8" w:rsidR="008F43AD" w:rsidRPr="009432BC" w:rsidRDefault="008F43AD" w:rsidP="008F43AD">
            <w:pPr>
              <w:pStyle w:val="TABLE-cell"/>
              <w:rPr>
                <w:ins w:id="12296" w:author="Charles Gifford" w:date="2017-03-19T22:24:00Z"/>
              </w:rPr>
            </w:pPr>
            <w:ins w:id="12297" w:author="Charles Gifford" w:date="2017-03-19T22:25:00Z">
              <w:r>
                <w:rPr>
                  <w:lang w:val="en-US"/>
                </w:rPr>
                <w:t>Operations event</w:t>
              </w:r>
            </w:ins>
          </w:p>
        </w:tc>
        <w:tc>
          <w:tcPr>
            <w:tcW w:w="2070" w:type="dxa"/>
          </w:tcPr>
          <w:p w14:paraId="3394804A" w14:textId="4C403C93" w:rsidR="008F43AD" w:rsidRPr="009432BC" w:rsidRDefault="00223FFD" w:rsidP="008F43AD">
            <w:pPr>
              <w:pStyle w:val="TABLE-cell"/>
              <w:rPr>
                <w:ins w:id="12298" w:author="Charles Gifford" w:date="2017-03-19T22:24:00Z"/>
              </w:rPr>
            </w:pPr>
            <w:ins w:id="12299" w:author="Charles Gifford" w:date="2017-03-19T22:34:00Z">
              <w:r>
                <w:rPr>
                  <w:lang w:val="en-US"/>
                </w:rPr>
                <w:t>NA</w:t>
              </w:r>
            </w:ins>
          </w:p>
        </w:tc>
        <w:tc>
          <w:tcPr>
            <w:tcW w:w="1080" w:type="dxa"/>
          </w:tcPr>
          <w:p w14:paraId="630A6435" w14:textId="3D0A6C40" w:rsidR="008F43AD" w:rsidRPr="009432BC" w:rsidRDefault="008F43AD" w:rsidP="008F43AD">
            <w:pPr>
              <w:pStyle w:val="TABLE-cell"/>
              <w:rPr>
                <w:ins w:id="12300" w:author="Charles Gifford" w:date="2017-03-19T22:24:00Z"/>
              </w:rPr>
            </w:pPr>
            <w:ins w:id="12301" w:author="Charles Gifford" w:date="2017-03-19T22:25:00Z">
              <w:r w:rsidRPr="00921C34">
                <w:rPr>
                  <w:lang w:val="en-US"/>
                </w:rPr>
                <w:t>1</w:t>
              </w:r>
            </w:ins>
          </w:p>
        </w:tc>
        <w:tc>
          <w:tcPr>
            <w:tcW w:w="3780" w:type="dxa"/>
          </w:tcPr>
          <w:p w14:paraId="20B3307B" w14:textId="27286B71" w:rsidR="008F43AD" w:rsidRPr="00FF7E0A" w:rsidRDefault="008F43AD" w:rsidP="008F43AD">
            <w:pPr>
              <w:pStyle w:val="TABLE-cell"/>
              <w:rPr>
                <w:ins w:id="12302" w:author="Charles Gifford" w:date="2017-03-19T22:24:00Z"/>
                <w:lang w:val="en-US"/>
              </w:rPr>
            </w:pPr>
            <w:ins w:id="12303" w:author="Charles Gifford" w:date="2017-03-19T22:25:00Z">
              <w:r w:rsidRPr="003D6E55">
                <w:rPr>
                  <w:lang w:val="en-US"/>
                </w:rPr>
                <w:t>Th</w:t>
              </w:r>
              <w:r>
                <w:rPr>
                  <w:lang w:val="en-US"/>
                </w:rPr>
                <w:t>is</w:t>
              </w:r>
              <w:r w:rsidRPr="003D6E55">
                <w:rPr>
                  <w:lang w:val="en-US"/>
                </w:rPr>
                <w:t xml:space="preserve"> </w:t>
              </w:r>
              <w:r w:rsidRPr="00BE0F67">
                <w:rPr>
                  <w:i/>
                  <w:lang w:val="en-US"/>
                </w:rPr>
                <w:t>operations event property(s)</w:t>
              </w:r>
              <w:r w:rsidRPr="003D6E55">
                <w:rPr>
                  <w:lang w:val="en-US"/>
                </w:rPr>
                <w:t xml:space="preserve"> values in part for the </w:t>
              </w:r>
              <w:r w:rsidRPr="00101C79">
                <w:rPr>
                  <w:i/>
                  <w:lang w:val="en-US"/>
                </w:rPr>
                <w:t>operations event</w:t>
              </w:r>
              <w:r>
                <w:rPr>
                  <w:i/>
                  <w:lang w:val="en-US"/>
                </w:rPr>
                <w:t xml:space="preserve"> as the whole.</w:t>
              </w:r>
            </w:ins>
          </w:p>
        </w:tc>
      </w:tr>
      <w:tr w:rsidR="008F43AD" w:rsidRPr="009432BC" w14:paraId="38DAB56D" w14:textId="77777777" w:rsidTr="00705B15">
        <w:trPr>
          <w:trHeight w:val="332"/>
          <w:ins w:id="12304" w:author="Charles Gifford" w:date="2017-03-19T22:24:00Z"/>
        </w:trPr>
        <w:tc>
          <w:tcPr>
            <w:tcW w:w="2155" w:type="dxa"/>
          </w:tcPr>
          <w:p w14:paraId="5B24A55A" w14:textId="2E6176A4" w:rsidR="008F43AD" w:rsidRDefault="008F43AD" w:rsidP="008F43AD">
            <w:pPr>
              <w:pStyle w:val="TABLE-cell"/>
              <w:rPr>
                <w:ins w:id="12305" w:author="Charles Gifford" w:date="2017-03-19T22:24:00Z"/>
                <w:lang w:val="en-US"/>
              </w:rPr>
            </w:pPr>
            <w:ins w:id="12306" w:author="Charles Gifford" w:date="2017-03-19T22:25:00Z">
              <w:r>
                <w:rPr>
                  <w:lang w:val="en-US"/>
                </w:rPr>
                <w:t>Operations event</w:t>
              </w:r>
              <w:r w:rsidRPr="00921C34">
                <w:rPr>
                  <w:lang w:val="en-US"/>
                </w:rPr>
                <w:t xml:space="preserve"> definition propert</w:t>
              </w:r>
              <w:r>
                <w:rPr>
                  <w:lang w:val="en-US"/>
                </w:rPr>
                <w:t>y</w:t>
              </w:r>
            </w:ins>
          </w:p>
        </w:tc>
        <w:tc>
          <w:tcPr>
            <w:tcW w:w="2070" w:type="dxa"/>
          </w:tcPr>
          <w:p w14:paraId="27E8461D" w14:textId="0D8DE139" w:rsidR="008F43AD" w:rsidRDefault="008F43AD" w:rsidP="008F43AD">
            <w:pPr>
              <w:pStyle w:val="TABLE-cell"/>
              <w:rPr>
                <w:ins w:id="12307" w:author="Charles Gifford" w:date="2017-03-19T22:24:00Z"/>
                <w:lang w:val="en-US"/>
              </w:rPr>
            </w:pPr>
            <w:ins w:id="12308" w:author="Charles Gifford" w:date="2017-03-19T22:25:00Z">
              <w:r w:rsidRPr="004C10E1">
                <w:rPr>
                  <w:i/>
                  <w:lang w:val="en-US"/>
                </w:rPr>
                <w:t>Operations</w:t>
              </w:r>
              <w:r>
                <w:rPr>
                  <w:lang w:val="en-US"/>
                </w:rPr>
                <w:t xml:space="preserve"> event definition property</w:t>
              </w:r>
            </w:ins>
          </w:p>
        </w:tc>
        <w:tc>
          <w:tcPr>
            <w:tcW w:w="1080" w:type="dxa"/>
          </w:tcPr>
          <w:p w14:paraId="14D686E7" w14:textId="049C0C49" w:rsidR="008F43AD" w:rsidRDefault="008F43AD" w:rsidP="008F43AD">
            <w:pPr>
              <w:pStyle w:val="TABLE-cell"/>
              <w:rPr>
                <w:ins w:id="12309" w:author="Charles Gifford" w:date="2017-03-19T22:24:00Z"/>
                <w:lang w:val="en-US"/>
              </w:rPr>
            </w:pPr>
            <w:ins w:id="12310" w:author="Charles Gifford" w:date="2017-03-19T22:25:00Z">
              <w:r w:rsidRPr="00921C34">
                <w:rPr>
                  <w:lang w:val="en-US"/>
                </w:rPr>
                <w:t>1</w:t>
              </w:r>
            </w:ins>
          </w:p>
        </w:tc>
        <w:tc>
          <w:tcPr>
            <w:tcW w:w="3780" w:type="dxa"/>
          </w:tcPr>
          <w:p w14:paraId="4BF4830F" w14:textId="77777777" w:rsidR="008F43AD" w:rsidRDefault="008F43AD" w:rsidP="008F43AD">
            <w:pPr>
              <w:pStyle w:val="TABLE-cell"/>
              <w:rPr>
                <w:ins w:id="12311" w:author="Charles Gifford" w:date="2017-03-19T22:25:00Z"/>
                <w:i/>
                <w:lang w:val="en-US"/>
              </w:rPr>
            </w:pPr>
            <w:ins w:id="12312" w:author="Charles Gifford" w:date="2017-03-19T22:25:00Z">
              <w:r>
                <w:rPr>
                  <w:lang w:val="en-US"/>
                </w:rPr>
                <w:t xml:space="preserve">The </w:t>
              </w:r>
              <w:r w:rsidRPr="00BE0F67">
                <w:rPr>
                  <w:i/>
                  <w:lang w:val="en-US"/>
                </w:rPr>
                <w:t>operations event(s)</w:t>
              </w:r>
              <w:r>
                <w:rPr>
                  <w:i/>
                  <w:lang w:val="en-US"/>
                </w:rPr>
                <w:t xml:space="preserve"> </w:t>
              </w:r>
              <w:r>
                <w:rPr>
                  <w:lang w:val="en-US"/>
                </w:rPr>
                <w:t>supports the</w:t>
              </w:r>
              <w:r w:rsidRPr="002454CB">
                <w:rPr>
                  <w:lang w:val="en-US"/>
                </w:rPr>
                <w:t xml:space="preserve"> </w:t>
              </w:r>
              <w:r w:rsidRPr="00BE0F67">
                <w:rPr>
                  <w:i/>
                  <w:lang w:val="en-US"/>
                </w:rPr>
                <w:t>operations definition</w:t>
              </w:r>
              <w:r w:rsidRPr="002454CB">
                <w:rPr>
                  <w:i/>
                  <w:lang w:val="en-US"/>
                </w:rPr>
                <w:t>,</w:t>
              </w:r>
              <w:r>
                <w:rPr>
                  <w:lang w:val="en-US"/>
                </w:rPr>
                <w:t xml:space="preserve"> The</w:t>
              </w:r>
              <w:r w:rsidRPr="00783765">
                <w:rPr>
                  <w:lang w:val="en-US"/>
                </w:rPr>
                <w:t xml:space="preserve"> </w:t>
              </w:r>
              <w:r w:rsidRPr="00175700">
                <w:rPr>
                  <w:i/>
                  <w:lang w:val="en-US"/>
                </w:rPr>
                <w:t xml:space="preserve">operations </w:t>
              </w:r>
              <w:r>
                <w:rPr>
                  <w:i/>
                  <w:lang w:val="en-US"/>
                </w:rPr>
                <w:t xml:space="preserve">event </w:t>
              </w:r>
              <w:r w:rsidRPr="00175700">
                <w:rPr>
                  <w:i/>
                  <w:lang w:val="en-US"/>
                </w:rPr>
                <w:t>definitio</w:t>
              </w:r>
              <w:r>
                <w:rPr>
                  <w:i/>
                  <w:lang w:val="en-US"/>
                </w:rPr>
                <w:t>n</w:t>
              </w:r>
              <w:r w:rsidRPr="00A85EBE">
                <w:rPr>
                  <w:i/>
                  <w:lang w:val="en-US"/>
                </w:rPr>
                <w:t xml:space="preserve"> property(s)</w:t>
              </w:r>
              <w:r w:rsidRPr="006B3EDB">
                <w:rPr>
                  <w:lang w:val="en-US"/>
                </w:rPr>
                <w:t xml:space="preserve"> </w:t>
              </w:r>
              <w:r>
                <w:rPr>
                  <w:lang w:val="en-US"/>
                </w:rPr>
                <w:t>is applied in this</w:t>
              </w:r>
              <w:r w:rsidRPr="00516BDD">
                <w:rPr>
                  <w:lang w:val="en-US"/>
                </w:rPr>
                <w:t xml:space="preserve"> </w:t>
              </w:r>
              <w:r w:rsidRPr="00175700">
                <w:rPr>
                  <w:i/>
                  <w:lang w:val="en-US"/>
                </w:rPr>
                <w:t xml:space="preserve">operations </w:t>
              </w:r>
              <w:r>
                <w:rPr>
                  <w:i/>
                  <w:lang w:val="en-US"/>
                </w:rPr>
                <w:t xml:space="preserve">event </w:t>
              </w:r>
              <w:r w:rsidRPr="008777D3">
                <w:rPr>
                  <w:i/>
                  <w:lang w:val="en-US"/>
                </w:rPr>
                <w:t>propert</w:t>
              </w:r>
              <w:r>
                <w:rPr>
                  <w:i/>
                  <w:lang w:val="en-US"/>
                </w:rPr>
                <w:t>y(</w:t>
              </w:r>
              <w:r w:rsidRPr="008777D3">
                <w:rPr>
                  <w:i/>
                  <w:lang w:val="en-US"/>
                </w:rPr>
                <w:t>s</w:t>
              </w:r>
              <w:r>
                <w:rPr>
                  <w:i/>
                  <w:lang w:val="en-US"/>
                </w:rPr>
                <w:t xml:space="preserve">). </w:t>
              </w:r>
            </w:ins>
          </w:p>
          <w:p w14:paraId="7E54B00F" w14:textId="77777777" w:rsidR="008F43AD" w:rsidRDefault="008F43AD" w:rsidP="008F43AD">
            <w:pPr>
              <w:pStyle w:val="TABLE-cell"/>
              <w:rPr>
                <w:ins w:id="12313" w:author="Charles Gifford" w:date="2017-03-19T22:25:00Z"/>
                <w:lang w:val="en-US"/>
              </w:rPr>
            </w:pPr>
            <w:ins w:id="12314" w:author="Charles Gifford" w:date="2017-03-19T22:25:00Z">
              <w:r>
                <w:rPr>
                  <w:lang w:val="en-US"/>
                </w:rPr>
                <w:t>This</w:t>
              </w:r>
              <w:r w:rsidRPr="006B3EDB">
                <w:rPr>
                  <w:lang w:val="en-US"/>
                </w:rPr>
                <w:t xml:space="preserve"> </w:t>
              </w:r>
              <w:r w:rsidRPr="00175700">
                <w:rPr>
                  <w:i/>
                  <w:lang w:val="en-US"/>
                </w:rPr>
                <w:t xml:space="preserve">operations </w:t>
              </w:r>
              <w:r>
                <w:rPr>
                  <w:i/>
                  <w:lang w:val="en-US"/>
                </w:rPr>
                <w:t xml:space="preserve">event </w:t>
              </w:r>
              <w:r w:rsidRPr="00A85EBE">
                <w:rPr>
                  <w:i/>
                  <w:lang w:val="en-US"/>
                </w:rPr>
                <w:t>property</w:t>
              </w:r>
              <w:r w:rsidRPr="008777D3">
                <w:rPr>
                  <w:lang w:val="en-US"/>
                </w:rPr>
                <w:t xml:space="preserve"> map</w:t>
              </w:r>
              <w:r>
                <w:rPr>
                  <w:lang w:val="en-US"/>
                </w:rPr>
                <w:t>s to the</w:t>
              </w:r>
              <w:r w:rsidRPr="008777D3">
                <w:rPr>
                  <w:lang w:val="en-US"/>
                </w:rPr>
                <w:t xml:space="preserve"> corresponding </w:t>
              </w:r>
              <w:r w:rsidRPr="00175700">
                <w:rPr>
                  <w:i/>
                  <w:lang w:val="en-US"/>
                </w:rPr>
                <w:t xml:space="preserve">operations </w:t>
              </w:r>
              <w:r>
                <w:rPr>
                  <w:i/>
                  <w:lang w:val="en-US"/>
                </w:rPr>
                <w:t xml:space="preserve">event </w:t>
              </w:r>
              <w:r w:rsidRPr="00175700">
                <w:rPr>
                  <w:i/>
                  <w:lang w:val="en-US"/>
                </w:rPr>
                <w:t>definitio</w:t>
              </w:r>
              <w:r>
                <w:rPr>
                  <w:i/>
                  <w:lang w:val="en-US"/>
                </w:rPr>
                <w:t>n</w:t>
              </w:r>
              <w:r w:rsidRPr="00A85EBE">
                <w:rPr>
                  <w:i/>
                  <w:lang w:val="en-US"/>
                </w:rPr>
                <w:t xml:space="preserve"> property</w:t>
              </w:r>
            </w:ins>
          </w:p>
          <w:p w14:paraId="05020086" w14:textId="11F338F2" w:rsidR="008F43AD" w:rsidRPr="00091763" w:rsidRDefault="008F43AD" w:rsidP="008F43AD">
            <w:pPr>
              <w:pStyle w:val="TABLE-cell"/>
              <w:rPr>
                <w:ins w:id="12315" w:author="Charles Gifford" w:date="2017-03-19T22:24:00Z"/>
                <w:lang w:val="en-US"/>
              </w:rPr>
            </w:pPr>
            <w:ins w:id="12316" w:author="Charles Gifford" w:date="2017-03-19T22:25:00Z">
              <w:r w:rsidRPr="00921C34">
                <w:rPr>
                  <w:lang w:val="en-US"/>
                </w:rPr>
                <w:t>If the same ID exists in a</w:t>
              </w:r>
              <w:r>
                <w:rPr>
                  <w:lang w:val="en-US"/>
                </w:rPr>
                <w:t>n</w:t>
              </w:r>
              <w:r w:rsidRPr="00921C34">
                <w:rPr>
                  <w:lang w:val="en-US"/>
                </w:rPr>
                <w:t xml:space="preserve"> </w:t>
              </w:r>
              <w:r>
                <w:rPr>
                  <w:i/>
                  <w:lang w:val="en-US"/>
                </w:rPr>
                <w:t>operations event</w:t>
              </w:r>
              <w:r w:rsidRPr="00921C34">
                <w:rPr>
                  <w:i/>
                  <w:lang w:val="en-US"/>
                </w:rPr>
                <w:t xml:space="preserve"> definition property,</w:t>
              </w:r>
              <w:r w:rsidRPr="00921C34">
                <w:rPr>
                  <w:lang w:val="en-US"/>
                </w:rPr>
                <w:t xml:space="preserve"> the attributes of the property will be the same.</w:t>
              </w:r>
            </w:ins>
          </w:p>
        </w:tc>
      </w:tr>
      <w:tr w:rsidR="008F43AD" w:rsidRPr="009432BC" w14:paraId="2A3D0B3E" w14:textId="77777777" w:rsidTr="00705B15">
        <w:trPr>
          <w:trHeight w:val="332"/>
          <w:ins w:id="12317" w:author="Charles Gifford" w:date="2017-03-19T22:24:00Z"/>
        </w:trPr>
        <w:tc>
          <w:tcPr>
            <w:tcW w:w="2155" w:type="dxa"/>
          </w:tcPr>
          <w:p w14:paraId="396ED889" w14:textId="5B881FB2" w:rsidR="008F43AD" w:rsidRDefault="008F43AD" w:rsidP="008F43AD">
            <w:pPr>
              <w:pStyle w:val="TABLE-cell"/>
              <w:rPr>
                <w:ins w:id="12318" w:author="Charles Gifford" w:date="2017-03-19T22:24:00Z"/>
                <w:lang w:val="en-US"/>
              </w:rPr>
            </w:pPr>
            <w:ins w:id="12319" w:author="Charles Gifford" w:date="2017-03-19T22:25:00Z">
              <w:r>
                <w:rPr>
                  <w:lang w:val="en-US"/>
                </w:rPr>
                <w:t>Operations event</w:t>
              </w:r>
              <w:r w:rsidRPr="00921C34">
                <w:rPr>
                  <w:lang w:val="en-US"/>
                </w:rPr>
                <w:t xml:space="preserve"> property</w:t>
              </w:r>
            </w:ins>
          </w:p>
        </w:tc>
        <w:tc>
          <w:tcPr>
            <w:tcW w:w="2070" w:type="dxa"/>
          </w:tcPr>
          <w:p w14:paraId="6C75D39D" w14:textId="2DBEE309" w:rsidR="008F43AD" w:rsidRDefault="008F43AD" w:rsidP="008F43AD">
            <w:pPr>
              <w:pStyle w:val="TABLE-cell"/>
              <w:rPr>
                <w:ins w:id="12320" w:author="Charles Gifford" w:date="2017-03-19T22:24:00Z"/>
                <w:lang w:val="en-US"/>
              </w:rPr>
            </w:pPr>
            <w:ins w:id="12321" w:author="Charles Gifford" w:date="2017-03-19T22:25:00Z">
              <w:r>
                <w:rPr>
                  <w:lang w:val="en-US"/>
                </w:rPr>
                <w:t>Operations event property</w:t>
              </w:r>
              <w:r w:rsidR="00223FFD">
                <w:rPr>
                  <w:lang w:val="en-US"/>
                </w:rPr>
                <w:t xml:space="preserve"> child</w:t>
              </w:r>
            </w:ins>
          </w:p>
        </w:tc>
        <w:tc>
          <w:tcPr>
            <w:tcW w:w="1080" w:type="dxa"/>
          </w:tcPr>
          <w:p w14:paraId="7F4411B0" w14:textId="1340F680" w:rsidR="008F43AD" w:rsidRPr="00465068" w:rsidRDefault="008F43AD" w:rsidP="008F43AD">
            <w:pPr>
              <w:pStyle w:val="TABLE-cell"/>
              <w:rPr>
                <w:ins w:id="12322" w:author="Charles Gifford" w:date="2017-03-19T22:24:00Z"/>
                <w:lang w:val="en-US"/>
              </w:rPr>
            </w:pPr>
            <w:ins w:id="12323" w:author="Charles Gifford" w:date="2017-03-19T22:25:00Z">
              <w:r>
                <w:rPr>
                  <w:lang w:val="en-US"/>
                </w:rPr>
                <w:t>0..*</w:t>
              </w:r>
            </w:ins>
          </w:p>
        </w:tc>
        <w:tc>
          <w:tcPr>
            <w:tcW w:w="3780" w:type="dxa"/>
          </w:tcPr>
          <w:p w14:paraId="71677D41" w14:textId="6F48C60F" w:rsidR="008F43AD" w:rsidRPr="00446883" w:rsidRDefault="00223FFD" w:rsidP="008F43AD">
            <w:pPr>
              <w:pStyle w:val="TABLE-cell"/>
              <w:rPr>
                <w:ins w:id="12324" w:author="Charles Gifford" w:date="2017-03-19T22:24:00Z"/>
                <w:i/>
                <w:szCs w:val="20"/>
                <w:lang w:val="en-US"/>
              </w:rPr>
            </w:pPr>
            <w:ins w:id="12325" w:author="Charles Gifford" w:date="2017-03-19T22:26:00Z">
              <w:r w:rsidRPr="00091763">
                <w:rPr>
                  <w:lang w:val="en-US"/>
                </w:rPr>
                <w:t xml:space="preserve">The nested </w:t>
              </w:r>
              <w:r>
                <w:rPr>
                  <w:i/>
                  <w:lang w:val="en-US"/>
                </w:rPr>
                <w:t>o</w:t>
              </w:r>
              <w:r w:rsidRPr="009D7081">
                <w:rPr>
                  <w:i/>
                  <w:lang w:val="en-US"/>
                </w:rPr>
                <w:t xml:space="preserve">perations event </w:t>
              </w:r>
              <w:r w:rsidRPr="00091763">
                <w:rPr>
                  <w:i/>
                  <w:lang w:val="en-US"/>
                </w:rPr>
                <w:t>propert</w:t>
              </w:r>
              <w:r>
                <w:rPr>
                  <w:i/>
                  <w:lang w:val="en-US"/>
                </w:rPr>
                <w:t>y(s)</w:t>
              </w:r>
              <w:r>
                <w:rPr>
                  <w:lang w:val="en-US"/>
                </w:rPr>
                <w:t xml:space="preserve"> makes up part of this</w:t>
              </w:r>
              <w:r>
                <w:rPr>
                  <w:i/>
                  <w:lang w:val="en-US"/>
                </w:rPr>
                <w:t xml:space="preserve"> o</w:t>
              </w:r>
              <w:r w:rsidRPr="009D7081">
                <w:rPr>
                  <w:i/>
                  <w:lang w:val="en-US"/>
                </w:rPr>
                <w:t>perations event</w:t>
              </w:r>
              <w:r>
                <w:rPr>
                  <w:i/>
                  <w:lang w:val="en-US"/>
                </w:rPr>
                <w:t xml:space="preserve"> </w:t>
              </w:r>
              <w:r w:rsidRPr="00091763">
                <w:rPr>
                  <w:i/>
                  <w:lang w:val="en-US"/>
                </w:rPr>
                <w:t>property</w:t>
              </w:r>
              <w:r>
                <w:rPr>
                  <w:i/>
                  <w:lang w:val="en-US"/>
                </w:rPr>
                <w:t xml:space="preserve"> </w:t>
              </w:r>
              <w:r w:rsidRPr="00365427">
                <w:rPr>
                  <w:lang w:val="en-US"/>
                </w:rPr>
                <w:t>as the whole</w:t>
              </w:r>
            </w:ins>
          </w:p>
        </w:tc>
      </w:tr>
    </w:tbl>
    <w:p w14:paraId="22111BD7" w14:textId="21240298" w:rsidR="0040088D" w:rsidRDefault="00C50BF1" w:rsidP="00E05180">
      <w:pPr>
        <w:pStyle w:val="TABLE-title"/>
      </w:pPr>
      <w:bookmarkStart w:id="12326" w:name="_Ref456968728"/>
      <w:bookmarkStart w:id="12327" w:name="_Toc478492432"/>
      <w:r>
        <w:t xml:space="preserve">Table </w:t>
      </w:r>
      <w:r w:rsidR="00FD29D6">
        <w:fldChar w:fldCharType="begin"/>
      </w:r>
      <w:r w:rsidR="00FD29D6">
        <w:instrText xml:space="preserve"> SEQ Table \* ARABIC </w:instrText>
      </w:r>
      <w:r w:rsidR="00FD29D6">
        <w:fldChar w:fldCharType="separate"/>
      </w:r>
      <w:r w:rsidR="00296300">
        <w:rPr>
          <w:noProof/>
        </w:rPr>
        <w:t>132</w:t>
      </w:r>
      <w:r w:rsidR="00FD29D6">
        <w:fldChar w:fldCharType="end"/>
      </w:r>
      <w:bookmarkEnd w:id="12326"/>
      <w:r>
        <w:t xml:space="preserve"> - O</w:t>
      </w:r>
      <w:r w:rsidR="0040088D">
        <w:t>perations event property</w:t>
      </w:r>
      <w:r>
        <w:t xml:space="preserve"> attributes</w:t>
      </w:r>
      <w:bookmarkEnd w:id="123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232"/>
        <w:gridCol w:w="2415"/>
        <w:gridCol w:w="1480"/>
        <w:gridCol w:w="1636"/>
        <w:gridCol w:w="1255"/>
        <w:gridCol w:w="1332"/>
      </w:tblGrid>
      <w:tr w:rsidR="0040088D" w:rsidRPr="008E43BA" w14:paraId="5520464A" w14:textId="77777777" w:rsidTr="00223FFD">
        <w:trPr>
          <w:tblHeader/>
        </w:trPr>
        <w:tc>
          <w:tcPr>
            <w:tcW w:w="1232" w:type="dxa"/>
          </w:tcPr>
          <w:p w14:paraId="0565C513" w14:textId="77777777" w:rsidR="0040088D" w:rsidRPr="008E43BA" w:rsidRDefault="0040088D" w:rsidP="00223FFD">
            <w:pPr>
              <w:pStyle w:val="TABLE-col-heading"/>
            </w:pPr>
            <w:r w:rsidRPr="008E43BA">
              <w:t>Attribute name</w:t>
            </w:r>
          </w:p>
        </w:tc>
        <w:tc>
          <w:tcPr>
            <w:tcW w:w="2415" w:type="dxa"/>
          </w:tcPr>
          <w:p w14:paraId="2C4625B2" w14:textId="77777777" w:rsidR="0040088D" w:rsidRPr="008E43BA" w:rsidRDefault="0040088D" w:rsidP="00223FFD">
            <w:pPr>
              <w:pStyle w:val="TABLE-col-heading"/>
            </w:pPr>
            <w:r w:rsidRPr="008E43BA">
              <w:t>Description</w:t>
            </w:r>
          </w:p>
        </w:tc>
        <w:tc>
          <w:tcPr>
            <w:tcW w:w="1480" w:type="dxa"/>
          </w:tcPr>
          <w:p w14:paraId="1A20F58F" w14:textId="77777777" w:rsidR="0040088D" w:rsidRPr="008E43BA" w:rsidRDefault="0040088D" w:rsidP="00223FFD">
            <w:pPr>
              <w:pStyle w:val="TABLE-col-heading"/>
            </w:pPr>
            <w:r w:rsidRPr="008E43BA">
              <w:t>Production examples</w:t>
            </w:r>
          </w:p>
        </w:tc>
        <w:tc>
          <w:tcPr>
            <w:tcW w:w="1636" w:type="dxa"/>
          </w:tcPr>
          <w:p w14:paraId="7D7924E5" w14:textId="77777777" w:rsidR="0040088D" w:rsidRPr="008E43BA" w:rsidRDefault="0040088D" w:rsidP="00223FFD">
            <w:pPr>
              <w:pStyle w:val="TABLE-col-heading"/>
            </w:pPr>
            <w:r w:rsidRPr="008E43BA">
              <w:t>Maintenance examples</w:t>
            </w:r>
          </w:p>
        </w:tc>
        <w:tc>
          <w:tcPr>
            <w:tcW w:w="1255" w:type="dxa"/>
          </w:tcPr>
          <w:p w14:paraId="2B895D01" w14:textId="77777777" w:rsidR="0040088D" w:rsidRPr="008E43BA" w:rsidRDefault="0040088D" w:rsidP="00223FFD">
            <w:pPr>
              <w:pStyle w:val="TABLE-col-heading"/>
            </w:pPr>
            <w:r w:rsidRPr="008E43BA">
              <w:t>Quality examples</w:t>
            </w:r>
          </w:p>
        </w:tc>
        <w:tc>
          <w:tcPr>
            <w:tcW w:w="1332" w:type="dxa"/>
          </w:tcPr>
          <w:p w14:paraId="4FC1B3EC" w14:textId="77777777" w:rsidR="0040088D" w:rsidRPr="008E43BA" w:rsidRDefault="0040088D" w:rsidP="00223FFD">
            <w:pPr>
              <w:pStyle w:val="TABLE-col-heading"/>
            </w:pPr>
            <w:r w:rsidRPr="008E43BA">
              <w:t>Inventory examples</w:t>
            </w:r>
          </w:p>
        </w:tc>
      </w:tr>
      <w:tr w:rsidR="0040088D" w:rsidRPr="008E43BA" w14:paraId="2D401354" w14:textId="77777777" w:rsidTr="00223FFD">
        <w:tc>
          <w:tcPr>
            <w:tcW w:w="1232" w:type="dxa"/>
          </w:tcPr>
          <w:p w14:paraId="523571C1" w14:textId="77777777" w:rsidR="0040088D" w:rsidRPr="008E43BA" w:rsidRDefault="0040088D" w:rsidP="00223FFD">
            <w:pPr>
              <w:pStyle w:val="TABLE-cell"/>
            </w:pPr>
            <w:r w:rsidRPr="008E43BA">
              <w:t>ID</w:t>
            </w:r>
          </w:p>
        </w:tc>
        <w:tc>
          <w:tcPr>
            <w:tcW w:w="2415" w:type="dxa"/>
          </w:tcPr>
          <w:p w14:paraId="6759D007" w14:textId="77777777" w:rsidR="0040088D" w:rsidRPr="008E43BA" w:rsidRDefault="0040088D" w:rsidP="00223FFD">
            <w:pPr>
              <w:pStyle w:val="TABLE-cell"/>
            </w:pPr>
            <w:r w:rsidRPr="008E43BA">
              <w:t xml:space="preserve">An identification of the specific </w:t>
            </w:r>
            <w:r w:rsidRPr="00BE0F67">
              <w:rPr>
                <w:i/>
              </w:rPr>
              <w:t>operations event property.</w:t>
            </w:r>
          </w:p>
        </w:tc>
        <w:tc>
          <w:tcPr>
            <w:tcW w:w="1480" w:type="dxa"/>
          </w:tcPr>
          <w:p w14:paraId="7B8E915A" w14:textId="77777777" w:rsidR="0040088D" w:rsidRPr="008E43BA" w:rsidRDefault="0040088D" w:rsidP="00223FFD">
            <w:pPr>
              <w:pStyle w:val="TABLE-cell"/>
            </w:pPr>
            <w:r w:rsidRPr="008E43BA">
              <w:t>124</w:t>
            </w:r>
          </w:p>
        </w:tc>
        <w:tc>
          <w:tcPr>
            <w:tcW w:w="1636" w:type="dxa"/>
          </w:tcPr>
          <w:p w14:paraId="276B30B8" w14:textId="77777777" w:rsidR="0040088D" w:rsidRPr="008E43BA" w:rsidRDefault="0040088D" w:rsidP="00223FFD">
            <w:pPr>
              <w:pStyle w:val="TABLE-cell"/>
            </w:pPr>
            <w:r w:rsidRPr="008E43BA">
              <w:t>SM</w:t>
            </w:r>
          </w:p>
        </w:tc>
        <w:tc>
          <w:tcPr>
            <w:tcW w:w="1255" w:type="dxa"/>
          </w:tcPr>
          <w:p w14:paraId="5638C29B" w14:textId="77777777" w:rsidR="0040088D" w:rsidRPr="008E43BA" w:rsidRDefault="0040088D" w:rsidP="00223FFD">
            <w:pPr>
              <w:pStyle w:val="TABLE-cell"/>
            </w:pPr>
            <w:r w:rsidRPr="008E43BA">
              <w:t>001</w:t>
            </w:r>
          </w:p>
        </w:tc>
        <w:tc>
          <w:tcPr>
            <w:tcW w:w="1332" w:type="dxa"/>
          </w:tcPr>
          <w:p w14:paraId="5A8EA440" w14:textId="77777777" w:rsidR="0040088D" w:rsidRPr="008E43BA" w:rsidRDefault="0040088D" w:rsidP="00223FFD">
            <w:pPr>
              <w:pStyle w:val="TABLE-cell"/>
            </w:pPr>
            <w:r w:rsidRPr="008E43BA">
              <w:t>45</w:t>
            </w:r>
          </w:p>
        </w:tc>
      </w:tr>
      <w:tr w:rsidR="0040088D" w:rsidRPr="008E43BA" w14:paraId="302B7293" w14:textId="77777777" w:rsidTr="00223FFD">
        <w:tc>
          <w:tcPr>
            <w:tcW w:w="1232" w:type="dxa"/>
          </w:tcPr>
          <w:p w14:paraId="0E323C75" w14:textId="77777777" w:rsidR="0040088D" w:rsidRPr="008E43BA" w:rsidRDefault="0040088D" w:rsidP="00223FFD">
            <w:pPr>
              <w:pStyle w:val="TABLE-cell"/>
            </w:pPr>
            <w:r w:rsidRPr="008E43BA">
              <w:t>Description</w:t>
            </w:r>
          </w:p>
        </w:tc>
        <w:tc>
          <w:tcPr>
            <w:tcW w:w="2415" w:type="dxa"/>
          </w:tcPr>
          <w:p w14:paraId="38461E29" w14:textId="77777777" w:rsidR="0040088D" w:rsidRPr="008E43BA" w:rsidRDefault="0040088D" w:rsidP="00223FFD">
            <w:pPr>
              <w:pStyle w:val="TABLE-cell"/>
            </w:pPr>
            <w:r w:rsidRPr="008E43BA">
              <w:t xml:space="preserve">Additional information about the </w:t>
            </w:r>
            <w:r w:rsidRPr="00BE0F67">
              <w:rPr>
                <w:i/>
              </w:rPr>
              <w:t>operations event property</w:t>
            </w:r>
            <w:r w:rsidRPr="008E43BA">
              <w:t>.</w:t>
            </w:r>
          </w:p>
        </w:tc>
        <w:tc>
          <w:tcPr>
            <w:tcW w:w="1480" w:type="dxa"/>
          </w:tcPr>
          <w:p w14:paraId="74FFD392" w14:textId="77777777" w:rsidR="0040088D" w:rsidRPr="008E43BA" w:rsidRDefault="0040088D" w:rsidP="00223FFD">
            <w:pPr>
              <w:pStyle w:val="TABLE-cell"/>
            </w:pPr>
            <w:r w:rsidRPr="008E43BA">
              <w:t>On time switch over</w:t>
            </w:r>
          </w:p>
        </w:tc>
        <w:tc>
          <w:tcPr>
            <w:tcW w:w="1636" w:type="dxa"/>
          </w:tcPr>
          <w:p w14:paraId="15648F96" w14:textId="77777777" w:rsidR="0040088D" w:rsidRPr="008E43BA" w:rsidRDefault="0040088D" w:rsidP="00223FFD">
            <w:pPr>
              <w:pStyle w:val="TABLE-cell"/>
            </w:pPr>
            <w:r w:rsidRPr="008E43BA">
              <w:t>Scheduled maintenance</w:t>
            </w:r>
          </w:p>
        </w:tc>
        <w:tc>
          <w:tcPr>
            <w:tcW w:w="1255" w:type="dxa"/>
          </w:tcPr>
          <w:p w14:paraId="4DE53799" w14:textId="77777777" w:rsidR="0040088D" w:rsidRPr="008E43BA" w:rsidRDefault="0040088D" w:rsidP="00223FFD">
            <w:pPr>
              <w:pStyle w:val="TABLE-cell"/>
            </w:pPr>
            <w:r w:rsidRPr="008E43BA">
              <w:t>Test ready</w:t>
            </w:r>
          </w:p>
        </w:tc>
        <w:tc>
          <w:tcPr>
            <w:tcW w:w="1332" w:type="dxa"/>
          </w:tcPr>
          <w:p w14:paraId="6D92B4B5" w14:textId="77777777" w:rsidR="0040088D" w:rsidRPr="008E43BA" w:rsidRDefault="0040088D" w:rsidP="00223FFD">
            <w:pPr>
              <w:pStyle w:val="TABLE-cell"/>
            </w:pPr>
            <w:r w:rsidRPr="008E43BA">
              <w:t>Not applicable</w:t>
            </w:r>
          </w:p>
        </w:tc>
      </w:tr>
      <w:tr w:rsidR="0040088D" w:rsidRPr="008E43BA" w14:paraId="679AA57F" w14:textId="77777777" w:rsidTr="00223FFD">
        <w:tc>
          <w:tcPr>
            <w:tcW w:w="1232" w:type="dxa"/>
          </w:tcPr>
          <w:p w14:paraId="0DD73DC2" w14:textId="77777777" w:rsidR="0040088D" w:rsidRPr="008E43BA" w:rsidRDefault="0040088D" w:rsidP="00223FFD">
            <w:pPr>
              <w:pStyle w:val="TABLE-cell"/>
            </w:pPr>
            <w:r w:rsidRPr="008E43BA">
              <w:t>Value</w:t>
            </w:r>
          </w:p>
        </w:tc>
        <w:tc>
          <w:tcPr>
            <w:tcW w:w="2415" w:type="dxa"/>
          </w:tcPr>
          <w:p w14:paraId="1568F27A" w14:textId="77777777" w:rsidR="0040088D" w:rsidRPr="008E43BA" w:rsidRDefault="0040088D" w:rsidP="00223FFD">
            <w:pPr>
              <w:pStyle w:val="TABLE-cell"/>
            </w:pPr>
            <w:r w:rsidRPr="008E43BA">
              <w:t>The value, set of values, or range of the property.</w:t>
            </w:r>
          </w:p>
        </w:tc>
        <w:tc>
          <w:tcPr>
            <w:tcW w:w="1480" w:type="dxa"/>
          </w:tcPr>
          <w:p w14:paraId="762AF23B" w14:textId="77777777" w:rsidR="0040088D" w:rsidRPr="008E43BA" w:rsidRDefault="0040088D" w:rsidP="00223FFD">
            <w:pPr>
              <w:pStyle w:val="TABLE-cell"/>
            </w:pPr>
            <w:r w:rsidRPr="008E43BA">
              <w:t>99387A</w:t>
            </w:r>
          </w:p>
        </w:tc>
        <w:tc>
          <w:tcPr>
            <w:tcW w:w="1636" w:type="dxa"/>
          </w:tcPr>
          <w:p w14:paraId="689BBF50" w14:textId="77777777" w:rsidR="0040088D" w:rsidRPr="008E43BA" w:rsidRDefault="0040088D" w:rsidP="00223FFD">
            <w:pPr>
              <w:pStyle w:val="TABLE-cell"/>
            </w:pPr>
            <w:r w:rsidRPr="008E43BA">
              <w:t>105</w:t>
            </w:r>
          </w:p>
        </w:tc>
        <w:tc>
          <w:tcPr>
            <w:tcW w:w="1255" w:type="dxa"/>
          </w:tcPr>
          <w:p w14:paraId="3A073FE5" w14:textId="77777777" w:rsidR="0040088D" w:rsidRPr="008E43BA" w:rsidRDefault="0040088D" w:rsidP="00223FFD">
            <w:pPr>
              <w:pStyle w:val="TABLE-cell"/>
            </w:pPr>
            <w:r w:rsidRPr="008E43BA">
              <w:t>88765</w:t>
            </w:r>
          </w:p>
        </w:tc>
        <w:tc>
          <w:tcPr>
            <w:tcW w:w="1332" w:type="dxa"/>
          </w:tcPr>
          <w:p w14:paraId="432B1A3E" w14:textId="77777777" w:rsidR="0040088D" w:rsidRPr="008E43BA" w:rsidRDefault="0040088D" w:rsidP="00223FFD">
            <w:pPr>
              <w:pStyle w:val="TABLE-cell"/>
            </w:pPr>
            <w:r w:rsidRPr="008E43BA">
              <w:t>1856</w:t>
            </w:r>
          </w:p>
        </w:tc>
      </w:tr>
      <w:tr w:rsidR="0040088D" w:rsidRPr="008E43BA" w14:paraId="5BE3A880" w14:textId="77777777" w:rsidTr="00223FFD">
        <w:tc>
          <w:tcPr>
            <w:tcW w:w="1232" w:type="dxa"/>
          </w:tcPr>
          <w:p w14:paraId="32CBE556" w14:textId="77777777" w:rsidR="0040088D" w:rsidRPr="008E43BA" w:rsidRDefault="0040088D" w:rsidP="00223FFD">
            <w:pPr>
              <w:pStyle w:val="TABLE-cell"/>
            </w:pPr>
            <w:r w:rsidRPr="008E43BA">
              <w:t>Unit of measure</w:t>
            </w:r>
          </w:p>
        </w:tc>
        <w:tc>
          <w:tcPr>
            <w:tcW w:w="2415" w:type="dxa"/>
          </w:tcPr>
          <w:p w14:paraId="5329D2CE" w14:textId="77777777" w:rsidR="0040088D" w:rsidRPr="008E43BA" w:rsidRDefault="0040088D" w:rsidP="00223FFD">
            <w:pPr>
              <w:pStyle w:val="TABLE-cell"/>
            </w:pPr>
            <w:r w:rsidRPr="008E43BA">
              <w:t>The unit of measure / format of the value.</w:t>
            </w:r>
          </w:p>
        </w:tc>
        <w:tc>
          <w:tcPr>
            <w:tcW w:w="1480" w:type="dxa"/>
          </w:tcPr>
          <w:p w14:paraId="06891C61" w14:textId="77777777" w:rsidR="0040088D" w:rsidRPr="008E43BA" w:rsidRDefault="0040088D" w:rsidP="00223FFD">
            <w:pPr>
              <w:pStyle w:val="TABLE-cell"/>
            </w:pPr>
            <w:r w:rsidRPr="008E43BA">
              <w:t>number</w:t>
            </w:r>
          </w:p>
        </w:tc>
        <w:tc>
          <w:tcPr>
            <w:tcW w:w="1636" w:type="dxa"/>
          </w:tcPr>
          <w:p w14:paraId="55126C29" w14:textId="77777777" w:rsidR="0040088D" w:rsidRPr="008E43BA" w:rsidRDefault="0040088D" w:rsidP="00223FFD">
            <w:pPr>
              <w:pStyle w:val="TABLE-cell"/>
            </w:pPr>
            <w:r w:rsidRPr="008E43BA">
              <w:t>Hrs</w:t>
            </w:r>
          </w:p>
        </w:tc>
        <w:tc>
          <w:tcPr>
            <w:tcW w:w="1255" w:type="dxa"/>
          </w:tcPr>
          <w:p w14:paraId="3ECC4034" w14:textId="77777777" w:rsidR="0040088D" w:rsidRPr="008E43BA" w:rsidRDefault="0040088D" w:rsidP="00223FFD">
            <w:pPr>
              <w:pStyle w:val="TABLE-cell"/>
            </w:pPr>
            <w:r w:rsidRPr="008E43BA">
              <w:t>%</w:t>
            </w:r>
          </w:p>
        </w:tc>
        <w:tc>
          <w:tcPr>
            <w:tcW w:w="1332" w:type="dxa"/>
          </w:tcPr>
          <w:p w14:paraId="3CC7E687" w14:textId="77777777" w:rsidR="0040088D" w:rsidRPr="008E43BA" w:rsidRDefault="0040088D" w:rsidP="00223FFD">
            <w:pPr>
              <w:pStyle w:val="TABLE-cell"/>
            </w:pPr>
            <w:r w:rsidRPr="008E43BA">
              <w:t>Kg</w:t>
            </w:r>
          </w:p>
        </w:tc>
      </w:tr>
    </w:tbl>
    <w:p w14:paraId="0AB669B0" w14:textId="72D340AF" w:rsidR="004A14FF" w:rsidRPr="00DE1BA2" w:rsidRDefault="004A14FF" w:rsidP="0072788E">
      <w:pPr>
        <w:pStyle w:val="Heading3"/>
        <w:rPr>
          <w:ins w:id="12328" w:author="Charles Gifford" w:date="2017-03-08T16:45:00Z"/>
        </w:rPr>
      </w:pPr>
      <w:ins w:id="12329" w:author="Charles Gifford" w:date="2017-03-08T16:45:00Z">
        <w:r w:rsidRPr="007E6E25">
          <w:t>Operations event record</w:t>
        </w:r>
      </w:ins>
    </w:p>
    <w:p w14:paraId="1301289B" w14:textId="77777777" w:rsidR="004A14FF" w:rsidRDefault="004A14FF" w:rsidP="004A14FF">
      <w:pPr>
        <w:pStyle w:val="PARAGRAPH"/>
        <w:rPr>
          <w:ins w:id="12330" w:author="Charles Gifford" w:date="2017-03-08T16:45:00Z"/>
        </w:rPr>
      </w:pPr>
      <w:ins w:id="12331" w:author="Charles Gifford" w:date="2017-03-08T16:45:00Z">
        <w:r>
          <w:t xml:space="preserve">The bundle of </w:t>
        </w:r>
        <w:r w:rsidRPr="007869EC">
          <w:rPr>
            <w:i/>
          </w:rPr>
          <w:t>operations event record entry</w:t>
        </w:r>
        <w:r w:rsidRPr="007869EC">
          <w:t xml:space="preserve"> objects </w:t>
        </w:r>
        <w:r>
          <w:t xml:space="preserve">that are pertinent to the real-world manufacturing operations management event shall be defined as an </w:t>
        </w:r>
        <w:r>
          <w:rPr>
            <w:i/>
          </w:rPr>
          <w:t>operations event record</w:t>
        </w:r>
        <w:r>
          <w:t>.</w:t>
        </w:r>
      </w:ins>
    </w:p>
    <w:p w14:paraId="2E7F8778" w14:textId="5377CC0F" w:rsidR="004A14FF" w:rsidRDefault="004A14FF" w:rsidP="004A14FF">
      <w:pPr>
        <w:pStyle w:val="PARAGRAPH"/>
        <w:rPr>
          <w:ins w:id="12332" w:author="Charles Gifford" w:date="2017-03-08T16:45:00Z"/>
        </w:rPr>
      </w:pPr>
      <w:ins w:id="12333" w:author="Charles Gifford" w:date="2017-03-08T16:45:00Z">
        <w:r>
          <w:fldChar w:fldCharType="begin"/>
        </w:r>
        <w:r>
          <w:instrText xml:space="preserve"> REF _Ref465604582 \h </w:instrText>
        </w:r>
      </w:ins>
      <w:ins w:id="12334" w:author="Charles Gifford" w:date="2017-03-08T16:45:00Z">
        <w:r>
          <w:fldChar w:fldCharType="end"/>
        </w:r>
      </w:ins>
      <w:ins w:id="12335" w:author="Charles Gifford" w:date="2017-03-22T17:33:00Z">
        <w:r w:rsidR="00296300">
          <w:fldChar w:fldCharType="begin"/>
        </w:r>
        <w:r w:rsidR="00296300">
          <w:instrText xml:space="preserve"> REF _Ref477967367 \h </w:instrText>
        </w:r>
      </w:ins>
      <w:r w:rsidR="00296300">
        <w:fldChar w:fldCharType="separate"/>
      </w:r>
      <w:ins w:id="12336" w:author="Charles Gifford" w:date="2017-03-22T17:33:00Z">
        <w:r w:rsidR="00296300">
          <w:t xml:space="preserve">Table </w:t>
        </w:r>
        <w:r w:rsidR="00296300">
          <w:rPr>
            <w:noProof/>
          </w:rPr>
          <w:t>133</w:t>
        </w:r>
        <w:r w:rsidR="00296300">
          <w:fldChar w:fldCharType="end"/>
        </w:r>
      </w:ins>
      <w:ins w:id="12337" w:author="Charles Gifford" w:date="2017-03-08T16:45:00Z">
        <w:r>
          <w:fldChar w:fldCharType="begin"/>
        </w:r>
        <w:r>
          <w:instrText xml:space="preserve"> REF _Ref456968778 \h  \* MERGEFORMAT </w:instrText>
        </w:r>
      </w:ins>
      <w:ins w:id="12338" w:author="Charles Gifford" w:date="2017-03-08T16:45:00Z">
        <w:r>
          <w:fldChar w:fldCharType="end"/>
        </w:r>
        <w:r>
          <w:t xml:space="preserve"> defines the relationship</w:t>
        </w:r>
      </w:ins>
      <w:ins w:id="12339" w:author="Charles Gifford" w:date="2017-03-19T22:28:00Z">
        <w:r w:rsidR="00223FFD">
          <w:t xml:space="preserve"> role</w:t>
        </w:r>
      </w:ins>
      <w:ins w:id="12340" w:author="Charles Gifford" w:date="2017-03-08T16:45:00Z">
        <w:r>
          <w:t xml:space="preserve">s for the </w:t>
        </w:r>
        <w:r>
          <w:rPr>
            <w:i/>
          </w:rPr>
          <w:t>operations event record</w:t>
        </w:r>
        <w:r>
          <w:t xml:space="preserve">.  </w:t>
        </w:r>
      </w:ins>
      <w:ins w:id="12341" w:author="Charles Gifford" w:date="2017-03-22T17:34:00Z">
        <w:r w:rsidR="00296300">
          <w:fldChar w:fldCharType="begin"/>
        </w:r>
        <w:r w:rsidR="00296300">
          <w:instrText xml:space="preserve"> REF _Ref477967388 \h </w:instrText>
        </w:r>
      </w:ins>
      <w:r w:rsidR="00296300">
        <w:fldChar w:fldCharType="separate"/>
      </w:r>
      <w:ins w:id="12342" w:author="Charles Gifford" w:date="2017-03-22T17:34:00Z">
        <w:r w:rsidR="00296300">
          <w:t xml:space="preserve">Table </w:t>
        </w:r>
        <w:r w:rsidR="00296300">
          <w:rPr>
            <w:noProof/>
          </w:rPr>
          <w:t>134</w:t>
        </w:r>
        <w:r w:rsidR="00296300">
          <w:fldChar w:fldCharType="end"/>
        </w:r>
      </w:ins>
      <w:ins w:id="12343" w:author="Charles Gifford" w:date="2017-03-08T16:45:00Z">
        <w:r>
          <w:fldChar w:fldCharType="begin"/>
        </w:r>
        <w:r>
          <w:instrText xml:space="preserve"> REF _Ref465604508 \h </w:instrText>
        </w:r>
      </w:ins>
      <w:ins w:id="12344" w:author="Charles Gifford" w:date="2017-03-08T16:45:00Z">
        <w:r>
          <w:fldChar w:fldCharType="end"/>
        </w:r>
        <w:r>
          <w:t xml:space="preserve"> defines the attributes for the </w:t>
        </w:r>
        <w:r>
          <w:rPr>
            <w:i/>
          </w:rPr>
          <w:t>operations event record</w:t>
        </w:r>
        <w:r>
          <w:t>.</w:t>
        </w:r>
      </w:ins>
    </w:p>
    <w:p w14:paraId="6D7CD32B" w14:textId="24EF9318" w:rsidR="004A14FF" w:rsidRDefault="00296300" w:rsidP="00E05180">
      <w:pPr>
        <w:pStyle w:val="TABLE-title"/>
        <w:rPr>
          <w:ins w:id="12345" w:author="Charles Gifford" w:date="2017-03-19T22:28:00Z"/>
        </w:rPr>
      </w:pPr>
      <w:bookmarkStart w:id="12346" w:name="_Ref477967367"/>
      <w:bookmarkStart w:id="12347" w:name="_Toc478492433"/>
      <w:ins w:id="12348" w:author="Charles Gifford" w:date="2017-03-22T17:32:00Z">
        <w:r>
          <w:t xml:space="preserve">Table </w:t>
        </w:r>
        <w:r>
          <w:fldChar w:fldCharType="begin"/>
        </w:r>
        <w:r>
          <w:instrText xml:space="preserve"> SEQ Table \* ARABIC </w:instrText>
        </w:r>
      </w:ins>
      <w:r>
        <w:fldChar w:fldCharType="separate"/>
      </w:r>
      <w:ins w:id="12349" w:author="Charles Gifford" w:date="2017-03-22T17:32:00Z">
        <w:r>
          <w:rPr>
            <w:noProof/>
          </w:rPr>
          <w:t>133</w:t>
        </w:r>
        <w:r>
          <w:fldChar w:fldCharType="end"/>
        </w:r>
        <w:bookmarkEnd w:id="12346"/>
        <w:r>
          <w:t xml:space="preserve"> </w:t>
        </w:r>
      </w:ins>
      <w:ins w:id="12350" w:author="Charles Gifford" w:date="2017-03-08T16:45:00Z">
        <w:r w:rsidR="004A14FF">
          <w:t>- Operations event record relationship</w:t>
        </w:r>
      </w:ins>
      <w:ins w:id="12351" w:author="Charles Gifford" w:date="2017-03-19T22:28:00Z">
        <w:r w:rsidR="00223FFD">
          <w:t xml:space="preserve"> role</w:t>
        </w:r>
      </w:ins>
      <w:ins w:id="12352" w:author="Charles Gifford" w:date="2017-03-08T16:45:00Z">
        <w:r w:rsidR="004A14FF">
          <w:t>s</w:t>
        </w:r>
      </w:ins>
      <w:bookmarkEnd w:id="12347"/>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223FFD" w:rsidRPr="009432BC" w14:paraId="6F685F46" w14:textId="77777777" w:rsidTr="00705B15">
        <w:trPr>
          <w:trHeight w:val="197"/>
          <w:tblHeader/>
          <w:ins w:id="12353" w:author="Charles Gifford" w:date="2017-03-19T22:28:00Z"/>
        </w:trPr>
        <w:tc>
          <w:tcPr>
            <w:tcW w:w="2155" w:type="dxa"/>
            <w:shd w:val="clear" w:color="auto" w:fill="auto"/>
          </w:tcPr>
          <w:p w14:paraId="00FDCD4E" w14:textId="77777777" w:rsidR="00223FFD" w:rsidRPr="009432BC" w:rsidRDefault="00223FFD" w:rsidP="00705B15">
            <w:pPr>
              <w:pStyle w:val="TABLE-col-heading"/>
              <w:rPr>
                <w:ins w:id="12354" w:author="Charles Gifford" w:date="2017-03-19T22:28:00Z"/>
              </w:rPr>
            </w:pPr>
            <w:ins w:id="12355" w:author="Charles Gifford" w:date="2017-03-19T22:28:00Z">
              <w:r w:rsidRPr="009432BC">
                <w:t>Related Object</w:t>
              </w:r>
            </w:ins>
          </w:p>
        </w:tc>
        <w:tc>
          <w:tcPr>
            <w:tcW w:w="2070" w:type="dxa"/>
            <w:shd w:val="clear" w:color="auto" w:fill="auto"/>
          </w:tcPr>
          <w:p w14:paraId="23B9D3BF" w14:textId="77777777" w:rsidR="00223FFD" w:rsidRPr="009432BC" w:rsidRDefault="00223FFD" w:rsidP="00705B15">
            <w:pPr>
              <w:pStyle w:val="TABLE-col-heading"/>
              <w:rPr>
                <w:ins w:id="12356" w:author="Charles Gifford" w:date="2017-03-19T22:28:00Z"/>
              </w:rPr>
            </w:pPr>
            <w:ins w:id="12357" w:author="Charles Gifford" w:date="2017-03-19T22:28:00Z">
              <w:r w:rsidRPr="009432BC">
                <w:t>Role</w:t>
              </w:r>
            </w:ins>
          </w:p>
        </w:tc>
        <w:tc>
          <w:tcPr>
            <w:tcW w:w="1080" w:type="dxa"/>
            <w:shd w:val="clear" w:color="auto" w:fill="auto"/>
          </w:tcPr>
          <w:p w14:paraId="2AFD18E3" w14:textId="77777777" w:rsidR="00223FFD" w:rsidRPr="009432BC" w:rsidRDefault="00223FFD" w:rsidP="00705B15">
            <w:pPr>
              <w:pStyle w:val="TABLE-col-heading"/>
              <w:rPr>
                <w:ins w:id="12358" w:author="Charles Gifford" w:date="2017-03-19T22:28:00Z"/>
              </w:rPr>
            </w:pPr>
            <w:ins w:id="12359" w:author="Charles Gifford" w:date="2017-03-19T22:28:00Z">
              <w:r w:rsidRPr="009432BC">
                <w:t>Multiplicity</w:t>
              </w:r>
            </w:ins>
          </w:p>
        </w:tc>
        <w:tc>
          <w:tcPr>
            <w:tcW w:w="3780" w:type="dxa"/>
            <w:shd w:val="clear" w:color="auto" w:fill="auto"/>
          </w:tcPr>
          <w:p w14:paraId="4AB07AEB" w14:textId="77777777" w:rsidR="00223FFD" w:rsidRPr="009432BC" w:rsidRDefault="00223FFD" w:rsidP="00705B15">
            <w:pPr>
              <w:pStyle w:val="TABLE-col-heading"/>
              <w:rPr>
                <w:ins w:id="12360" w:author="Charles Gifford" w:date="2017-03-19T22:28:00Z"/>
              </w:rPr>
            </w:pPr>
            <w:ins w:id="12361" w:author="Charles Gifford" w:date="2017-03-19T22:28:00Z">
              <w:r w:rsidRPr="009432BC">
                <w:t>Description</w:t>
              </w:r>
            </w:ins>
          </w:p>
        </w:tc>
      </w:tr>
      <w:tr w:rsidR="00223FFD" w:rsidRPr="009432BC" w14:paraId="78E72917" w14:textId="77777777" w:rsidTr="00705B15">
        <w:trPr>
          <w:trHeight w:val="332"/>
          <w:ins w:id="12362" w:author="Charles Gifford" w:date="2017-03-19T22:28:00Z"/>
        </w:trPr>
        <w:tc>
          <w:tcPr>
            <w:tcW w:w="2155" w:type="dxa"/>
          </w:tcPr>
          <w:p w14:paraId="121BF71F" w14:textId="58749599" w:rsidR="00223FFD" w:rsidRPr="009432BC" w:rsidRDefault="00223FFD" w:rsidP="00223FFD">
            <w:pPr>
              <w:pStyle w:val="TABLE-cell"/>
              <w:rPr>
                <w:ins w:id="12363" w:author="Charles Gifford" w:date="2017-03-19T22:28:00Z"/>
              </w:rPr>
            </w:pPr>
            <w:ins w:id="12364" w:author="Charles Gifford" w:date="2017-03-19T22:29:00Z">
              <w:r>
                <w:rPr>
                  <w:lang w:val="en-US"/>
                </w:rPr>
                <w:t>Operations event</w:t>
              </w:r>
            </w:ins>
          </w:p>
        </w:tc>
        <w:tc>
          <w:tcPr>
            <w:tcW w:w="2070" w:type="dxa"/>
          </w:tcPr>
          <w:p w14:paraId="55E408F2" w14:textId="56ECE872" w:rsidR="00223FFD" w:rsidRPr="009432BC" w:rsidRDefault="00223FFD" w:rsidP="00223FFD">
            <w:pPr>
              <w:pStyle w:val="TABLE-cell"/>
              <w:rPr>
                <w:ins w:id="12365" w:author="Charles Gifford" w:date="2017-03-19T22:28:00Z"/>
              </w:rPr>
            </w:pPr>
            <w:ins w:id="12366" w:author="Charles Gifford" w:date="2017-03-19T22:33:00Z">
              <w:r>
                <w:rPr>
                  <w:lang w:val="en-US"/>
                </w:rPr>
                <w:t>NA</w:t>
              </w:r>
            </w:ins>
          </w:p>
        </w:tc>
        <w:tc>
          <w:tcPr>
            <w:tcW w:w="1080" w:type="dxa"/>
          </w:tcPr>
          <w:p w14:paraId="28381DF5" w14:textId="45F461C4" w:rsidR="00223FFD" w:rsidRPr="009432BC" w:rsidRDefault="00223FFD" w:rsidP="00223FFD">
            <w:pPr>
              <w:pStyle w:val="TABLE-cell"/>
              <w:rPr>
                <w:ins w:id="12367" w:author="Charles Gifford" w:date="2017-03-19T22:28:00Z"/>
              </w:rPr>
            </w:pPr>
            <w:ins w:id="12368" w:author="Charles Gifford" w:date="2017-03-19T22:29:00Z">
              <w:r w:rsidRPr="00921C34">
                <w:rPr>
                  <w:lang w:val="en-US"/>
                </w:rPr>
                <w:t>1</w:t>
              </w:r>
            </w:ins>
          </w:p>
        </w:tc>
        <w:tc>
          <w:tcPr>
            <w:tcW w:w="3780" w:type="dxa"/>
          </w:tcPr>
          <w:p w14:paraId="52904219" w14:textId="77777777" w:rsidR="00223FFD" w:rsidRDefault="00223FFD" w:rsidP="00223FFD">
            <w:pPr>
              <w:pStyle w:val="TABLE-cell"/>
              <w:rPr>
                <w:ins w:id="12369" w:author="Charles Gifford" w:date="2017-03-19T22:30:00Z"/>
                <w:i/>
                <w:lang w:val="en-US"/>
              </w:rPr>
            </w:pPr>
            <w:ins w:id="12370" w:author="Charles Gifford" w:date="2017-03-19T22:30:00Z">
              <w:r>
                <w:rPr>
                  <w:lang w:val="en-US"/>
                </w:rPr>
                <w:t xml:space="preserve">The </w:t>
              </w:r>
              <w:r w:rsidRPr="00FE2B51">
                <w:rPr>
                  <w:i/>
                  <w:lang w:val="en-US"/>
                </w:rPr>
                <w:t>o</w:t>
              </w:r>
              <w:r w:rsidRPr="00175700">
                <w:rPr>
                  <w:i/>
                  <w:lang w:val="en-US"/>
                </w:rPr>
                <w:t>perations event</w:t>
              </w:r>
              <w:r>
                <w:rPr>
                  <w:i/>
                  <w:lang w:val="en-US"/>
                </w:rPr>
                <w:t xml:space="preserve"> record</w:t>
              </w:r>
              <w:r w:rsidRPr="000242F8">
                <w:rPr>
                  <w:i/>
                  <w:lang w:val="en-US"/>
                </w:rPr>
                <w:t xml:space="preserve"> </w:t>
              </w:r>
              <w:r>
                <w:rPr>
                  <w:lang w:val="en-US"/>
                </w:rPr>
                <w:t xml:space="preserve">related to this </w:t>
              </w:r>
              <w:r>
                <w:rPr>
                  <w:i/>
                  <w:lang w:val="en-US"/>
                </w:rPr>
                <w:t>operations event record.</w:t>
              </w:r>
            </w:ins>
          </w:p>
          <w:p w14:paraId="0BE20504" w14:textId="0344ACB3" w:rsidR="00223FFD" w:rsidRPr="00FF7E0A" w:rsidRDefault="00223FFD" w:rsidP="00223FFD">
            <w:pPr>
              <w:pStyle w:val="TABLE-cell"/>
              <w:rPr>
                <w:ins w:id="12371" w:author="Charles Gifford" w:date="2017-03-19T22:28:00Z"/>
                <w:lang w:val="en-US"/>
              </w:rPr>
            </w:pPr>
            <w:ins w:id="12372" w:author="Charles Gifford" w:date="2017-03-19T22:30:00Z">
              <w:r>
                <w:rPr>
                  <w:i/>
                  <w:lang w:val="en-US"/>
                </w:rPr>
                <w:t>Operations event</w:t>
              </w:r>
              <w:r w:rsidRPr="00921C34">
                <w:rPr>
                  <w:i/>
                  <w:lang w:val="en-US"/>
                </w:rPr>
                <w:t xml:space="preserve"> records</w:t>
              </w:r>
              <w:r w:rsidRPr="00921C34">
                <w:rPr>
                  <w:lang w:val="en-US"/>
                </w:rPr>
                <w:t xml:space="preserve"> are child </w:t>
              </w:r>
              <w:r>
                <w:rPr>
                  <w:lang w:val="en-US"/>
                </w:rPr>
                <w:t>objects</w:t>
              </w:r>
              <w:r w:rsidRPr="00921C34">
                <w:rPr>
                  <w:lang w:val="en-US"/>
                </w:rPr>
                <w:t xml:space="preserve"> within a</w:t>
              </w:r>
              <w:r>
                <w:rPr>
                  <w:lang w:val="en-US"/>
                </w:rPr>
                <w:t>n</w:t>
              </w:r>
              <w:r w:rsidRPr="00921C34">
                <w:rPr>
                  <w:lang w:val="en-US"/>
                </w:rPr>
                <w:t xml:space="preserve"> </w:t>
              </w:r>
              <w:r>
                <w:rPr>
                  <w:i/>
                  <w:lang w:val="en-US"/>
                </w:rPr>
                <w:t>operations event</w:t>
              </w:r>
              <w:r w:rsidRPr="00921C34">
                <w:rPr>
                  <w:i/>
                  <w:lang w:val="en-US"/>
                </w:rPr>
                <w:t>.</w:t>
              </w:r>
            </w:ins>
          </w:p>
        </w:tc>
      </w:tr>
      <w:tr w:rsidR="00223FFD" w:rsidRPr="009432BC" w14:paraId="266138A4" w14:textId="77777777" w:rsidTr="00705B15">
        <w:trPr>
          <w:trHeight w:val="332"/>
          <w:ins w:id="12373" w:author="Charles Gifford" w:date="2017-03-19T22:28:00Z"/>
        </w:trPr>
        <w:tc>
          <w:tcPr>
            <w:tcW w:w="2155" w:type="dxa"/>
          </w:tcPr>
          <w:p w14:paraId="572051DD" w14:textId="6987A105" w:rsidR="00223FFD" w:rsidRDefault="00223FFD" w:rsidP="00223FFD">
            <w:pPr>
              <w:pStyle w:val="TABLE-cell"/>
              <w:rPr>
                <w:ins w:id="12374" w:author="Charles Gifford" w:date="2017-03-19T22:28:00Z"/>
                <w:lang w:val="en-US"/>
              </w:rPr>
            </w:pPr>
            <w:ins w:id="12375" w:author="Charles Gifford" w:date="2017-03-19T22:29:00Z">
              <w:r>
                <w:rPr>
                  <w:lang w:val="en-US"/>
                </w:rPr>
                <w:t>Operations record entry</w:t>
              </w:r>
            </w:ins>
          </w:p>
        </w:tc>
        <w:tc>
          <w:tcPr>
            <w:tcW w:w="2070" w:type="dxa"/>
          </w:tcPr>
          <w:p w14:paraId="0DF16487" w14:textId="3E11CAE8" w:rsidR="00223FFD" w:rsidRDefault="00223FFD" w:rsidP="00223FFD">
            <w:pPr>
              <w:pStyle w:val="TABLE-cell"/>
              <w:rPr>
                <w:ins w:id="12376" w:author="Charles Gifford" w:date="2017-03-19T22:28:00Z"/>
                <w:lang w:val="en-US"/>
              </w:rPr>
            </w:pPr>
            <w:ins w:id="12377" w:author="Charles Gifford" w:date="2017-03-19T22:29:00Z">
              <w:r>
                <w:rPr>
                  <w:lang w:val="en-US"/>
                </w:rPr>
                <w:t>Operations record entry</w:t>
              </w:r>
            </w:ins>
          </w:p>
        </w:tc>
        <w:tc>
          <w:tcPr>
            <w:tcW w:w="1080" w:type="dxa"/>
          </w:tcPr>
          <w:p w14:paraId="00AA4F56" w14:textId="1DAF9C2F" w:rsidR="00223FFD" w:rsidRDefault="00223FFD" w:rsidP="00223FFD">
            <w:pPr>
              <w:pStyle w:val="TABLE-cell"/>
              <w:rPr>
                <w:ins w:id="12378" w:author="Charles Gifford" w:date="2017-03-19T22:28:00Z"/>
                <w:lang w:val="en-US"/>
              </w:rPr>
            </w:pPr>
            <w:ins w:id="12379" w:author="Charles Gifford" w:date="2017-03-19T22:29:00Z">
              <w:r w:rsidRPr="00921C34">
                <w:rPr>
                  <w:lang w:val="en-US"/>
                </w:rPr>
                <w:t>1..*</w:t>
              </w:r>
            </w:ins>
          </w:p>
        </w:tc>
        <w:tc>
          <w:tcPr>
            <w:tcW w:w="3780" w:type="dxa"/>
          </w:tcPr>
          <w:p w14:paraId="21110E60" w14:textId="2BC28DBD" w:rsidR="00223FFD" w:rsidRPr="00091763" w:rsidRDefault="00223FFD" w:rsidP="00223FFD">
            <w:pPr>
              <w:pStyle w:val="TABLE-cell"/>
              <w:rPr>
                <w:ins w:id="12380" w:author="Charles Gifford" w:date="2017-03-19T22:28:00Z"/>
                <w:lang w:val="en-US"/>
              </w:rPr>
            </w:pPr>
            <w:ins w:id="12381" w:author="Charles Gifford" w:date="2017-03-19T22:30:00Z">
              <w:r w:rsidRPr="00BE0F67">
                <w:rPr>
                  <w:lang w:val="en-US"/>
                </w:rPr>
                <w:t xml:space="preserve">This </w:t>
              </w:r>
              <w:r>
                <w:rPr>
                  <w:i/>
                  <w:lang w:val="en-US"/>
                </w:rPr>
                <w:t xml:space="preserve">operations </w:t>
              </w:r>
              <w:r w:rsidRPr="00921C34">
                <w:rPr>
                  <w:i/>
                  <w:lang w:val="en-US"/>
                </w:rPr>
                <w:t>record</w:t>
              </w:r>
              <w:r>
                <w:rPr>
                  <w:i/>
                  <w:lang w:val="en-US"/>
                </w:rPr>
                <w:t xml:space="preserve"> </w:t>
              </w:r>
              <w:r w:rsidRPr="00921C34">
                <w:rPr>
                  <w:lang w:val="en-US"/>
                </w:rPr>
                <w:t xml:space="preserve">acts as a container for </w:t>
              </w:r>
              <w:r>
                <w:rPr>
                  <w:i/>
                  <w:lang w:val="en-US"/>
                </w:rPr>
                <w:t>operations record entry(</w:t>
              </w:r>
              <w:r w:rsidRPr="00921C34">
                <w:rPr>
                  <w:i/>
                  <w:lang w:val="en-US"/>
                </w:rPr>
                <w:t>s</w:t>
              </w:r>
              <w:r>
                <w:rPr>
                  <w:i/>
                  <w:lang w:val="en-US"/>
                </w:rPr>
                <w:t>)</w:t>
              </w:r>
              <w:r w:rsidRPr="00921C34">
                <w:rPr>
                  <w:lang w:val="en-US"/>
                </w:rPr>
                <w:t xml:space="preserve"> with common</w:t>
              </w:r>
              <w:r w:rsidRPr="00383C0D">
                <w:rPr>
                  <w:lang w:val="en-US"/>
                </w:rPr>
                <w:t xml:space="preserve"> </w:t>
              </w:r>
              <w:r w:rsidRPr="005403B2">
                <w:rPr>
                  <w:lang w:val="en-US"/>
                </w:rPr>
                <w:t>action</w:t>
              </w:r>
              <w:r>
                <w:rPr>
                  <w:i/>
                  <w:lang w:val="en-US"/>
                </w:rPr>
                <w:t xml:space="preserve"> </w:t>
              </w:r>
              <w:r w:rsidRPr="00AF3A2C">
                <w:rPr>
                  <w:lang w:val="en-US"/>
                </w:rPr>
                <w:t>attribute</w:t>
              </w:r>
              <w:r w:rsidRPr="00921C34">
                <w:rPr>
                  <w:lang w:val="en-US"/>
                </w:rPr>
                <w:t xml:space="preserve"> applied.</w:t>
              </w:r>
            </w:ins>
          </w:p>
        </w:tc>
      </w:tr>
      <w:tr w:rsidR="00223FFD" w:rsidRPr="009432BC" w14:paraId="10D962E0" w14:textId="77777777" w:rsidTr="00705B15">
        <w:trPr>
          <w:trHeight w:val="332"/>
          <w:ins w:id="12382" w:author="Charles Gifford" w:date="2017-03-19T22:28:00Z"/>
        </w:trPr>
        <w:tc>
          <w:tcPr>
            <w:tcW w:w="2155" w:type="dxa"/>
          </w:tcPr>
          <w:p w14:paraId="7AC6B528" w14:textId="141096BD" w:rsidR="00223FFD" w:rsidRDefault="00223FFD" w:rsidP="00223FFD">
            <w:pPr>
              <w:pStyle w:val="TABLE-cell"/>
              <w:rPr>
                <w:ins w:id="12383" w:author="Charles Gifford" w:date="2017-03-19T22:28:00Z"/>
                <w:lang w:val="en-US"/>
              </w:rPr>
            </w:pPr>
            <w:ins w:id="12384" w:author="Charles Gifford" w:date="2017-03-19T22:29:00Z">
              <w:r w:rsidRPr="00AF3A2C">
                <w:t xml:space="preserve">Operations event </w:t>
              </w:r>
              <w:r>
                <w:t xml:space="preserve">definition </w:t>
              </w:r>
              <w:r w:rsidRPr="00AF3A2C">
                <w:t>record specification</w:t>
              </w:r>
            </w:ins>
          </w:p>
        </w:tc>
        <w:tc>
          <w:tcPr>
            <w:tcW w:w="2070" w:type="dxa"/>
          </w:tcPr>
          <w:p w14:paraId="3420A79C" w14:textId="21213719" w:rsidR="00223FFD" w:rsidRDefault="00223FFD" w:rsidP="00223FFD">
            <w:pPr>
              <w:pStyle w:val="TABLE-cell"/>
              <w:rPr>
                <w:ins w:id="12385" w:author="Charles Gifford" w:date="2017-03-19T22:28:00Z"/>
                <w:lang w:val="en-US"/>
              </w:rPr>
            </w:pPr>
            <w:ins w:id="12386" w:author="Charles Gifford" w:date="2017-03-19T22:29:00Z">
              <w:r w:rsidRPr="002F6099">
                <w:t xml:space="preserve">Operations event </w:t>
              </w:r>
              <w:r>
                <w:t xml:space="preserve">definition </w:t>
              </w:r>
              <w:r w:rsidRPr="002F6099">
                <w:t>record specification</w:t>
              </w:r>
              <w:r w:rsidRPr="00B2131B">
                <w:t xml:space="preserve"> </w:t>
              </w:r>
            </w:ins>
          </w:p>
        </w:tc>
        <w:tc>
          <w:tcPr>
            <w:tcW w:w="1080" w:type="dxa"/>
          </w:tcPr>
          <w:p w14:paraId="63CACAAF" w14:textId="7499C2E4" w:rsidR="00223FFD" w:rsidRPr="00465068" w:rsidRDefault="00223FFD" w:rsidP="00223FFD">
            <w:pPr>
              <w:pStyle w:val="TABLE-cell"/>
              <w:rPr>
                <w:ins w:id="12387" w:author="Charles Gifford" w:date="2017-03-19T22:28:00Z"/>
                <w:lang w:val="en-US"/>
              </w:rPr>
            </w:pPr>
            <w:ins w:id="12388" w:author="Charles Gifford" w:date="2017-03-19T22:29:00Z">
              <w:r w:rsidRPr="002F6099">
                <w:t>1</w:t>
              </w:r>
            </w:ins>
          </w:p>
        </w:tc>
        <w:tc>
          <w:tcPr>
            <w:tcW w:w="3780" w:type="dxa"/>
          </w:tcPr>
          <w:p w14:paraId="75CE928F" w14:textId="1077FB34" w:rsidR="00223FFD" w:rsidRPr="00446883" w:rsidRDefault="00223FFD" w:rsidP="00223FFD">
            <w:pPr>
              <w:pStyle w:val="TABLE-cell"/>
              <w:rPr>
                <w:ins w:id="12389" w:author="Charles Gifford" w:date="2017-03-19T22:28:00Z"/>
                <w:i/>
                <w:szCs w:val="20"/>
                <w:lang w:val="en-US"/>
              </w:rPr>
            </w:pPr>
            <w:ins w:id="12390" w:author="Charles Gifford" w:date="2017-03-19T22:30:00Z">
              <w:r w:rsidRPr="00AF3A2C">
                <w:t xml:space="preserve">The </w:t>
              </w:r>
              <w:r w:rsidRPr="00AF3A2C">
                <w:rPr>
                  <w:i/>
                </w:rPr>
                <w:t>operations event definition record specification</w:t>
              </w:r>
              <w:r w:rsidRPr="00AF3A2C">
                <w:t xml:space="preserve"> define</w:t>
              </w:r>
              <w:r>
                <w:t>s</w:t>
              </w:r>
              <w:r w:rsidRPr="00B2131B">
                <w:t xml:space="preserve"> the</w:t>
              </w:r>
              <w:r>
                <w:t xml:space="preserve"> allowed</w:t>
              </w:r>
              <w:r w:rsidRPr="00B2131B">
                <w:t xml:space="preserve"> i</w:t>
              </w:r>
              <w:r>
                <w:t xml:space="preserve">nformation objects </w:t>
              </w:r>
              <w:r w:rsidRPr="00B2131B">
                <w:t xml:space="preserve">contained within this </w:t>
              </w:r>
              <w:r w:rsidRPr="00B2131B">
                <w:rPr>
                  <w:i/>
                </w:rPr>
                <w:t>operations event record</w:t>
              </w:r>
              <w:r>
                <w:rPr>
                  <w:i/>
                </w:rPr>
                <w:t>.</w:t>
              </w:r>
              <w:r w:rsidRPr="00B2131B">
                <w:rPr>
                  <w:i/>
                </w:rPr>
                <w:t xml:space="preserve"> </w:t>
              </w:r>
              <w:r w:rsidRPr="00AF3A2C">
                <w:t>T</w:t>
              </w:r>
              <w:r w:rsidRPr="00B2131B">
                <w:t xml:space="preserve">he specified actions must match the action attribute in this </w:t>
              </w:r>
              <w:r w:rsidRPr="00B2131B">
                <w:rPr>
                  <w:i/>
                </w:rPr>
                <w:t>operations event record entry</w:t>
              </w:r>
            </w:ins>
          </w:p>
        </w:tc>
      </w:tr>
    </w:tbl>
    <w:p w14:paraId="1789D6DC" w14:textId="5F274DAC" w:rsidR="004A14FF" w:rsidRPr="002F6099" w:rsidRDefault="00296300" w:rsidP="00E05180">
      <w:pPr>
        <w:pStyle w:val="TABLE-title"/>
        <w:rPr>
          <w:ins w:id="12391" w:author="Charles Gifford" w:date="2017-03-08T16:45:00Z"/>
        </w:rPr>
      </w:pPr>
      <w:bookmarkStart w:id="12392" w:name="_Ref477967388"/>
      <w:bookmarkStart w:id="12393" w:name="_Toc478492434"/>
      <w:ins w:id="12394" w:author="Charles Gifford" w:date="2017-03-22T17:33:00Z">
        <w:r>
          <w:t xml:space="preserve">Table </w:t>
        </w:r>
        <w:r>
          <w:fldChar w:fldCharType="begin"/>
        </w:r>
        <w:r>
          <w:instrText xml:space="preserve"> SEQ Table \* ARABIC </w:instrText>
        </w:r>
      </w:ins>
      <w:r>
        <w:fldChar w:fldCharType="separate"/>
      </w:r>
      <w:ins w:id="12395" w:author="Charles Gifford" w:date="2017-03-22T17:33:00Z">
        <w:r>
          <w:rPr>
            <w:noProof/>
          </w:rPr>
          <w:t>134</w:t>
        </w:r>
        <w:r>
          <w:fldChar w:fldCharType="end"/>
        </w:r>
        <w:bookmarkEnd w:id="12392"/>
        <w:r>
          <w:t xml:space="preserve"> </w:t>
        </w:r>
      </w:ins>
      <w:ins w:id="12396" w:author="Charles Gifford" w:date="2017-03-08T16:45:00Z">
        <w:r w:rsidR="004A14FF">
          <w:t>- Operations event record attributes</w:t>
        </w:r>
        <w:bookmarkEnd w:id="12393"/>
      </w:ins>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154"/>
        <w:gridCol w:w="2992"/>
        <w:gridCol w:w="1349"/>
        <w:gridCol w:w="1486"/>
        <w:gridCol w:w="1159"/>
        <w:gridCol w:w="1210"/>
      </w:tblGrid>
      <w:tr w:rsidR="004A14FF" w:rsidRPr="00921C34" w14:paraId="48BF76D5" w14:textId="77777777" w:rsidTr="00A52B8A">
        <w:trPr>
          <w:tblHeader/>
          <w:ins w:id="12397" w:author="Charles Gifford" w:date="2017-03-08T16:45:00Z"/>
        </w:trPr>
        <w:tc>
          <w:tcPr>
            <w:tcW w:w="1154" w:type="dxa"/>
          </w:tcPr>
          <w:p w14:paraId="1E046B20" w14:textId="77777777" w:rsidR="004A14FF" w:rsidRPr="00921C34" w:rsidRDefault="004A14FF" w:rsidP="00A52B8A">
            <w:pPr>
              <w:pStyle w:val="TABLE-col-heading"/>
              <w:rPr>
                <w:ins w:id="12398" w:author="Charles Gifford" w:date="2017-03-08T16:45:00Z"/>
                <w:lang w:val="en-US"/>
              </w:rPr>
            </w:pPr>
            <w:ins w:id="12399" w:author="Charles Gifford" w:date="2017-03-08T16:45:00Z">
              <w:r w:rsidRPr="00921C34">
                <w:rPr>
                  <w:lang w:val="en-US"/>
                </w:rPr>
                <w:t>Attribute name</w:t>
              </w:r>
            </w:ins>
          </w:p>
        </w:tc>
        <w:tc>
          <w:tcPr>
            <w:tcW w:w="2992" w:type="dxa"/>
          </w:tcPr>
          <w:p w14:paraId="2A8E5CC1" w14:textId="77777777" w:rsidR="004A14FF" w:rsidRPr="00921C34" w:rsidRDefault="004A14FF" w:rsidP="00A52B8A">
            <w:pPr>
              <w:pStyle w:val="TABLE-col-heading"/>
              <w:rPr>
                <w:ins w:id="12400" w:author="Charles Gifford" w:date="2017-03-08T16:45:00Z"/>
                <w:lang w:val="en-US"/>
              </w:rPr>
            </w:pPr>
            <w:ins w:id="12401" w:author="Charles Gifford" w:date="2017-03-08T16:45:00Z">
              <w:r w:rsidRPr="00921C34">
                <w:rPr>
                  <w:lang w:val="en-US"/>
                </w:rPr>
                <w:t>Description</w:t>
              </w:r>
            </w:ins>
          </w:p>
        </w:tc>
        <w:tc>
          <w:tcPr>
            <w:tcW w:w="1349" w:type="dxa"/>
          </w:tcPr>
          <w:p w14:paraId="32891F72" w14:textId="77777777" w:rsidR="004A14FF" w:rsidRPr="00921C34" w:rsidRDefault="004A14FF" w:rsidP="00A52B8A">
            <w:pPr>
              <w:pStyle w:val="TABLE-col-heading"/>
              <w:rPr>
                <w:ins w:id="12402" w:author="Charles Gifford" w:date="2017-03-08T16:45:00Z"/>
                <w:lang w:val="en-US"/>
              </w:rPr>
            </w:pPr>
            <w:ins w:id="12403" w:author="Charles Gifford" w:date="2017-03-08T16:45:00Z">
              <w:r w:rsidRPr="00921C34">
                <w:rPr>
                  <w:lang w:val="en-US"/>
                </w:rPr>
                <w:t>Production examples</w:t>
              </w:r>
            </w:ins>
          </w:p>
        </w:tc>
        <w:tc>
          <w:tcPr>
            <w:tcW w:w="1486" w:type="dxa"/>
          </w:tcPr>
          <w:p w14:paraId="51882F41" w14:textId="77777777" w:rsidR="004A14FF" w:rsidRPr="00921C34" w:rsidRDefault="004A14FF" w:rsidP="00A52B8A">
            <w:pPr>
              <w:pStyle w:val="TABLE-col-heading"/>
              <w:rPr>
                <w:ins w:id="12404" w:author="Charles Gifford" w:date="2017-03-08T16:45:00Z"/>
                <w:lang w:val="en-US"/>
              </w:rPr>
            </w:pPr>
            <w:ins w:id="12405" w:author="Charles Gifford" w:date="2017-03-08T16:45:00Z">
              <w:r w:rsidRPr="00921C34">
                <w:rPr>
                  <w:lang w:val="en-US"/>
                </w:rPr>
                <w:t>Maintenance examples</w:t>
              </w:r>
            </w:ins>
          </w:p>
        </w:tc>
        <w:tc>
          <w:tcPr>
            <w:tcW w:w="1159" w:type="dxa"/>
          </w:tcPr>
          <w:p w14:paraId="7089BE75" w14:textId="77777777" w:rsidR="004A14FF" w:rsidRPr="00921C34" w:rsidRDefault="004A14FF" w:rsidP="00A52B8A">
            <w:pPr>
              <w:pStyle w:val="TABLE-col-heading"/>
              <w:rPr>
                <w:ins w:id="12406" w:author="Charles Gifford" w:date="2017-03-08T16:45:00Z"/>
                <w:lang w:val="en-US"/>
              </w:rPr>
            </w:pPr>
            <w:ins w:id="12407" w:author="Charles Gifford" w:date="2017-03-08T16:45:00Z">
              <w:r w:rsidRPr="00921C34">
                <w:rPr>
                  <w:lang w:val="en-US"/>
                </w:rPr>
                <w:t>Quality examples</w:t>
              </w:r>
            </w:ins>
          </w:p>
        </w:tc>
        <w:tc>
          <w:tcPr>
            <w:tcW w:w="1210" w:type="dxa"/>
          </w:tcPr>
          <w:p w14:paraId="6F5C7348" w14:textId="77777777" w:rsidR="004A14FF" w:rsidRPr="00921C34" w:rsidRDefault="004A14FF" w:rsidP="00A52B8A">
            <w:pPr>
              <w:pStyle w:val="TABLE-col-heading"/>
              <w:rPr>
                <w:ins w:id="12408" w:author="Charles Gifford" w:date="2017-03-08T16:45:00Z"/>
                <w:lang w:val="en-US"/>
              </w:rPr>
            </w:pPr>
            <w:ins w:id="12409" w:author="Charles Gifford" w:date="2017-03-08T16:45:00Z">
              <w:r w:rsidRPr="00921C34">
                <w:rPr>
                  <w:lang w:val="en-US"/>
                </w:rPr>
                <w:t>Inventory examples</w:t>
              </w:r>
            </w:ins>
          </w:p>
        </w:tc>
      </w:tr>
      <w:tr w:rsidR="004A14FF" w:rsidRPr="00921C34" w14:paraId="3457141A" w14:textId="77777777" w:rsidTr="00A52B8A">
        <w:trPr>
          <w:trHeight w:val="773"/>
          <w:ins w:id="12410" w:author="Charles Gifford" w:date="2017-03-08T16:45:00Z"/>
        </w:trPr>
        <w:tc>
          <w:tcPr>
            <w:tcW w:w="1154" w:type="dxa"/>
          </w:tcPr>
          <w:p w14:paraId="743EB5F2" w14:textId="3A31C498" w:rsidR="004A14FF" w:rsidRPr="00CE4F9F" w:rsidRDefault="00DE1BA2" w:rsidP="00A52B8A">
            <w:pPr>
              <w:spacing w:line="262" w:lineRule="auto"/>
              <w:ind w:left="2"/>
              <w:rPr>
                <w:ins w:id="12411" w:author="Charles Gifford" w:date="2017-03-08T16:45:00Z"/>
                <w:sz w:val="16"/>
                <w:szCs w:val="16"/>
              </w:rPr>
            </w:pPr>
            <w:ins w:id="12412" w:author="Charles Gifford" w:date="2017-03-09T00:19:00Z">
              <w:r>
                <w:rPr>
                  <w:sz w:val="16"/>
                  <w:szCs w:val="16"/>
                </w:rPr>
                <w:t>ID</w:t>
              </w:r>
            </w:ins>
            <w:ins w:id="12413" w:author="Charles Gifford" w:date="2017-03-08T16:45:00Z">
              <w:r w:rsidR="004A14FF" w:rsidRPr="00CE4F9F">
                <w:rPr>
                  <w:sz w:val="16"/>
                  <w:szCs w:val="16"/>
                </w:rPr>
                <w:t xml:space="preserve"> </w:t>
              </w:r>
            </w:ins>
          </w:p>
        </w:tc>
        <w:tc>
          <w:tcPr>
            <w:tcW w:w="2992" w:type="dxa"/>
          </w:tcPr>
          <w:p w14:paraId="24D70CB0" w14:textId="39409BAB" w:rsidR="004A14FF" w:rsidRPr="00921C34" w:rsidRDefault="004A14FF" w:rsidP="00A52B8A">
            <w:pPr>
              <w:pStyle w:val="TABLE-cell"/>
              <w:rPr>
                <w:ins w:id="12414" w:author="Charles Gifford" w:date="2017-03-08T16:45:00Z"/>
                <w:lang w:val="en-US"/>
              </w:rPr>
            </w:pPr>
            <w:ins w:id="12415" w:author="Charles Gifford" w:date="2017-03-08T16:45:00Z">
              <w:r>
                <w:t xml:space="preserve">Unique identification of the </w:t>
              </w:r>
              <w:r w:rsidRPr="00DB6793">
                <w:rPr>
                  <w:i/>
                </w:rPr>
                <w:t xml:space="preserve">operations </w:t>
              </w:r>
              <w:r>
                <w:rPr>
                  <w:i/>
                </w:rPr>
                <w:t xml:space="preserve">event </w:t>
              </w:r>
              <w:r w:rsidRPr="00DB6793">
                <w:rPr>
                  <w:i/>
                </w:rPr>
                <w:t>record</w:t>
              </w:r>
              <w:r>
                <w:rPr>
                  <w:i/>
                </w:rPr>
                <w:t>.</w:t>
              </w:r>
              <w:r>
                <w:t xml:space="preserve"> </w:t>
              </w:r>
            </w:ins>
          </w:p>
        </w:tc>
        <w:tc>
          <w:tcPr>
            <w:tcW w:w="1349" w:type="dxa"/>
          </w:tcPr>
          <w:p w14:paraId="690E7482" w14:textId="77777777" w:rsidR="004A14FF" w:rsidRDefault="004A14FF" w:rsidP="00A52B8A">
            <w:pPr>
              <w:spacing w:after="122" w:line="259" w:lineRule="auto"/>
              <w:ind w:left="2"/>
              <w:rPr>
                <w:ins w:id="12416" w:author="Charles Gifford" w:date="2017-03-08T16:45:00Z"/>
              </w:rPr>
            </w:pPr>
            <w:ins w:id="12417" w:author="Charles Gifford" w:date="2017-03-08T16:45:00Z">
              <w:r>
                <w:rPr>
                  <w:sz w:val="16"/>
                </w:rPr>
                <w:t xml:space="preserve">459293A1-T423 ver 1.0 </w:t>
              </w:r>
            </w:ins>
          </w:p>
          <w:p w14:paraId="6A987E62" w14:textId="77777777" w:rsidR="004A14FF" w:rsidRDefault="004A14FF" w:rsidP="00A52B8A">
            <w:pPr>
              <w:spacing w:after="122" w:line="259" w:lineRule="auto"/>
              <w:ind w:left="2"/>
              <w:rPr>
                <w:ins w:id="12418" w:author="Charles Gifford" w:date="2017-03-08T16:45:00Z"/>
              </w:rPr>
            </w:pPr>
            <w:ins w:id="12419" w:author="Charles Gifford" w:date="2017-03-08T16:45:00Z">
              <w:r>
                <w:rPr>
                  <w:sz w:val="16"/>
                </w:rPr>
                <w:t xml:space="preserve">A4Q59492-X43S </w:t>
              </w:r>
            </w:ins>
          </w:p>
          <w:p w14:paraId="773569AA" w14:textId="77777777" w:rsidR="004A14FF" w:rsidRPr="00921C34" w:rsidRDefault="004A14FF" w:rsidP="00A52B8A">
            <w:pPr>
              <w:pStyle w:val="TABLE-cell"/>
              <w:rPr>
                <w:ins w:id="12420" w:author="Charles Gifford" w:date="2017-03-08T16:45:00Z"/>
                <w:lang w:val="en-US"/>
              </w:rPr>
            </w:pPr>
            <w:ins w:id="12421" w:author="Charles Gifford" w:date="2017-03-08T16:45:00Z">
              <w:r>
                <w:t xml:space="preserve">Polymer56-PRS42 </w:t>
              </w:r>
            </w:ins>
          </w:p>
        </w:tc>
        <w:tc>
          <w:tcPr>
            <w:tcW w:w="1486" w:type="dxa"/>
          </w:tcPr>
          <w:p w14:paraId="57238675" w14:textId="77777777" w:rsidR="004A14FF" w:rsidRPr="00921C34" w:rsidRDefault="004A14FF" w:rsidP="00A52B8A">
            <w:pPr>
              <w:pStyle w:val="TABLE-cell"/>
              <w:rPr>
                <w:ins w:id="12422" w:author="Charles Gifford" w:date="2017-03-08T16:45:00Z"/>
                <w:lang w:val="en-US"/>
              </w:rPr>
            </w:pPr>
            <w:ins w:id="12423" w:author="Charles Gifford" w:date="2017-03-08T16:45:00Z">
              <w:r w:rsidRPr="00921C34">
                <w:rPr>
                  <w:lang w:val="en-US"/>
                </w:rPr>
                <w:t>2014-03-06 10:00 UTC</w:t>
              </w:r>
            </w:ins>
          </w:p>
        </w:tc>
        <w:tc>
          <w:tcPr>
            <w:tcW w:w="1159" w:type="dxa"/>
          </w:tcPr>
          <w:p w14:paraId="08EA1F55" w14:textId="77777777" w:rsidR="004A14FF" w:rsidRPr="00921C34" w:rsidRDefault="004A14FF" w:rsidP="00A52B8A">
            <w:pPr>
              <w:pStyle w:val="TABLE-cell"/>
              <w:rPr>
                <w:ins w:id="12424" w:author="Charles Gifford" w:date="2017-03-08T16:45:00Z"/>
                <w:lang w:val="en-US"/>
              </w:rPr>
            </w:pPr>
            <w:ins w:id="12425" w:author="Charles Gifford" w:date="2017-03-08T16:45:00Z">
              <w:r w:rsidRPr="00921C34">
                <w:rPr>
                  <w:lang w:val="en-US"/>
                </w:rPr>
                <w:t>2010-04-26 10:30</w:t>
              </w:r>
            </w:ins>
          </w:p>
        </w:tc>
        <w:tc>
          <w:tcPr>
            <w:tcW w:w="1210" w:type="dxa"/>
          </w:tcPr>
          <w:p w14:paraId="18C0B7C7" w14:textId="77777777" w:rsidR="004A14FF" w:rsidRPr="00921C34" w:rsidRDefault="004A14FF" w:rsidP="00A52B8A">
            <w:pPr>
              <w:pStyle w:val="TABLE-cell"/>
              <w:rPr>
                <w:ins w:id="12426" w:author="Charles Gifford" w:date="2017-03-08T16:45:00Z"/>
                <w:lang w:val="en-US"/>
              </w:rPr>
            </w:pPr>
            <w:ins w:id="12427" w:author="Charles Gifford" w:date="2017-03-08T16:45:00Z">
              <w:r w:rsidRPr="00921C34">
                <w:rPr>
                  <w:lang w:val="en-US"/>
                </w:rPr>
                <w:t>2011-01-20 12:45 UTC-10</w:t>
              </w:r>
            </w:ins>
          </w:p>
        </w:tc>
      </w:tr>
      <w:tr w:rsidR="00DE1BA2" w:rsidRPr="00921C34" w14:paraId="7399E736" w14:textId="77777777" w:rsidTr="00A52B8A">
        <w:trPr>
          <w:trHeight w:val="773"/>
          <w:ins w:id="12428" w:author="Charles Gifford" w:date="2017-03-09T00:19:00Z"/>
        </w:trPr>
        <w:tc>
          <w:tcPr>
            <w:tcW w:w="1154" w:type="dxa"/>
          </w:tcPr>
          <w:p w14:paraId="71DC5B85" w14:textId="78CB3D90" w:rsidR="00DE1BA2" w:rsidRPr="00CE4F9F" w:rsidRDefault="00DE1BA2" w:rsidP="00A52B8A">
            <w:pPr>
              <w:spacing w:line="262" w:lineRule="auto"/>
              <w:ind w:left="2"/>
              <w:rPr>
                <w:ins w:id="12429" w:author="Charles Gifford" w:date="2017-03-09T00:19:00Z"/>
                <w:sz w:val="16"/>
                <w:szCs w:val="16"/>
              </w:rPr>
            </w:pPr>
            <w:ins w:id="12430" w:author="Charles Gifford" w:date="2017-03-09T00:19:00Z">
              <w:r>
                <w:rPr>
                  <w:sz w:val="16"/>
                  <w:szCs w:val="16"/>
                </w:rPr>
                <w:t>Description</w:t>
              </w:r>
            </w:ins>
          </w:p>
        </w:tc>
        <w:tc>
          <w:tcPr>
            <w:tcW w:w="2992" w:type="dxa"/>
          </w:tcPr>
          <w:p w14:paraId="2DAFEE89" w14:textId="77777777" w:rsidR="00DE1BA2" w:rsidRDefault="00DE1BA2" w:rsidP="00A52B8A">
            <w:pPr>
              <w:pStyle w:val="TABLE-cell"/>
              <w:rPr>
                <w:ins w:id="12431" w:author="Charles Gifford" w:date="2017-03-09T00:19:00Z"/>
              </w:rPr>
            </w:pPr>
          </w:p>
        </w:tc>
        <w:tc>
          <w:tcPr>
            <w:tcW w:w="1349" w:type="dxa"/>
          </w:tcPr>
          <w:p w14:paraId="515EC2ED" w14:textId="77777777" w:rsidR="00DE1BA2" w:rsidRDefault="00DE1BA2" w:rsidP="00A52B8A">
            <w:pPr>
              <w:spacing w:after="122" w:line="259" w:lineRule="auto"/>
              <w:ind w:left="2"/>
              <w:rPr>
                <w:ins w:id="12432" w:author="Charles Gifford" w:date="2017-03-09T00:19:00Z"/>
                <w:sz w:val="16"/>
              </w:rPr>
            </w:pPr>
          </w:p>
        </w:tc>
        <w:tc>
          <w:tcPr>
            <w:tcW w:w="1486" w:type="dxa"/>
          </w:tcPr>
          <w:p w14:paraId="3B68F10A" w14:textId="77777777" w:rsidR="00DE1BA2" w:rsidRPr="00921C34" w:rsidRDefault="00DE1BA2" w:rsidP="00A52B8A">
            <w:pPr>
              <w:pStyle w:val="TABLE-cell"/>
              <w:rPr>
                <w:ins w:id="12433" w:author="Charles Gifford" w:date="2017-03-09T00:19:00Z"/>
                <w:lang w:val="en-US"/>
              </w:rPr>
            </w:pPr>
          </w:p>
        </w:tc>
        <w:tc>
          <w:tcPr>
            <w:tcW w:w="1159" w:type="dxa"/>
          </w:tcPr>
          <w:p w14:paraId="43F3D889" w14:textId="77777777" w:rsidR="00DE1BA2" w:rsidRPr="00921C34" w:rsidRDefault="00DE1BA2" w:rsidP="00A52B8A">
            <w:pPr>
              <w:pStyle w:val="TABLE-cell"/>
              <w:rPr>
                <w:ins w:id="12434" w:author="Charles Gifford" w:date="2017-03-09T00:19:00Z"/>
                <w:lang w:val="en-US"/>
              </w:rPr>
            </w:pPr>
          </w:p>
        </w:tc>
        <w:tc>
          <w:tcPr>
            <w:tcW w:w="1210" w:type="dxa"/>
          </w:tcPr>
          <w:p w14:paraId="7CC6D9AE" w14:textId="77777777" w:rsidR="00DE1BA2" w:rsidRPr="00921C34" w:rsidRDefault="00DE1BA2" w:rsidP="00A52B8A">
            <w:pPr>
              <w:pStyle w:val="TABLE-cell"/>
              <w:rPr>
                <w:ins w:id="12435" w:author="Charles Gifford" w:date="2017-03-09T00:19:00Z"/>
                <w:lang w:val="en-US"/>
              </w:rPr>
            </w:pPr>
          </w:p>
        </w:tc>
      </w:tr>
      <w:tr w:rsidR="004A14FF" w:rsidRPr="00921C34" w14:paraId="139C4EBB" w14:textId="77777777" w:rsidTr="00A52B8A">
        <w:trPr>
          <w:trHeight w:val="1250"/>
          <w:ins w:id="12436" w:author="Charles Gifford" w:date="2017-03-08T16:45:00Z"/>
        </w:trPr>
        <w:tc>
          <w:tcPr>
            <w:tcW w:w="1154" w:type="dxa"/>
          </w:tcPr>
          <w:p w14:paraId="0BAAF5E0" w14:textId="77777777" w:rsidR="004A14FF" w:rsidRPr="00921C34" w:rsidRDefault="004A14FF" w:rsidP="00A52B8A">
            <w:pPr>
              <w:pStyle w:val="TABLE-cell"/>
              <w:rPr>
                <w:ins w:id="12437" w:author="Charles Gifford" w:date="2017-03-08T16:45:00Z"/>
                <w:lang w:val="en-US"/>
              </w:rPr>
            </w:pPr>
            <w:ins w:id="12438" w:author="Charles Gifford" w:date="2017-03-08T16:45:00Z">
              <w:r w:rsidRPr="00921C34">
                <w:rPr>
                  <w:lang w:val="en-US"/>
                </w:rPr>
                <w:t>Effective timestamp</w:t>
              </w:r>
            </w:ins>
          </w:p>
        </w:tc>
        <w:tc>
          <w:tcPr>
            <w:tcW w:w="2992" w:type="dxa"/>
          </w:tcPr>
          <w:p w14:paraId="0BBF4EE1" w14:textId="77777777" w:rsidR="00DE1BA2" w:rsidRDefault="004A14FF" w:rsidP="00A52B8A">
            <w:pPr>
              <w:pStyle w:val="TABLE-cell"/>
              <w:rPr>
                <w:ins w:id="12439" w:author="Charles Gifford" w:date="2017-03-09T00:18:00Z"/>
                <w:lang w:val="en-US"/>
              </w:rPr>
            </w:pPr>
            <w:ins w:id="12440" w:author="Charles Gifford" w:date="2017-03-08T16:45:00Z">
              <w:r w:rsidRPr="00921C34">
                <w:rPr>
                  <w:lang w:val="en-US"/>
                </w:rPr>
                <w:t xml:space="preserve">The date and time for which the </w:t>
              </w:r>
              <w:r>
                <w:rPr>
                  <w:i/>
                  <w:lang w:val="en-US"/>
                </w:rPr>
                <w:t>operations event</w:t>
              </w:r>
              <w:r w:rsidRPr="00921C34">
                <w:rPr>
                  <w:i/>
                  <w:lang w:val="en-US"/>
                </w:rPr>
                <w:t xml:space="preserve"> record</w:t>
              </w:r>
              <w:r w:rsidRPr="00921C34">
                <w:rPr>
                  <w:lang w:val="en-US"/>
                </w:rPr>
                <w:t xml:space="preserve"> and its </w:t>
              </w:r>
              <w:r w:rsidRPr="00921C34">
                <w:rPr>
                  <w:i/>
                  <w:lang w:val="en-US"/>
                </w:rPr>
                <w:t>action</w:t>
              </w:r>
              <w:r w:rsidRPr="00921C34">
                <w:rPr>
                  <w:lang w:val="en-US"/>
                </w:rPr>
                <w:t xml:space="preserve"> was/is effective. </w:t>
              </w:r>
            </w:ins>
          </w:p>
          <w:p w14:paraId="38A75057" w14:textId="08870098" w:rsidR="004A14FF" w:rsidRPr="00921C34" w:rsidRDefault="00DE1BA2" w:rsidP="00A52B8A">
            <w:pPr>
              <w:pStyle w:val="TABLE-cell"/>
              <w:rPr>
                <w:ins w:id="12441" w:author="Charles Gifford" w:date="2017-03-08T16:45:00Z"/>
                <w:lang w:val="en-US"/>
              </w:rPr>
            </w:pPr>
            <w:ins w:id="12442" w:author="Charles Gifford" w:date="2017-03-09T00:18:00Z">
              <w:r>
                <w:rPr>
                  <w:lang w:val="en-US"/>
                </w:rPr>
                <w:t xml:space="preserve">NOTE   </w:t>
              </w:r>
            </w:ins>
            <w:ins w:id="12443" w:author="Charles Gifford" w:date="2017-03-08T16:45:00Z">
              <w:r w:rsidR="004A14FF" w:rsidRPr="00921C34">
                <w:rPr>
                  <w:lang w:val="en-US"/>
                </w:rPr>
                <w:t>If no entry is provided</w:t>
              </w:r>
            </w:ins>
            <w:ins w:id="12444" w:author="Charles Gifford" w:date="2017-03-09T00:18:00Z">
              <w:r>
                <w:rPr>
                  <w:lang w:val="en-US"/>
                </w:rPr>
                <w:t>,</w:t>
              </w:r>
            </w:ins>
            <w:ins w:id="12445" w:author="Charles Gifford" w:date="2017-03-08T16:45:00Z">
              <w:r w:rsidR="004A14FF" w:rsidRPr="00921C34">
                <w:rPr>
                  <w:lang w:val="en-US"/>
                </w:rPr>
                <w:t xml:space="preserve"> the </w:t>
              </w:r>
              <w:r w:rsidR="004A14FF" w:rsidRPr="00921C34">
                <w:rPr>
                  <w:i/>
                  <w:lang w:val="en-US"/>
                </w:rPr>
                <w:t>effective timestamp</w:t>
              </w:r>
              <w:r w:rsidR="004A14FF" w:rsidRPr="00921C34">
                <w:rPr>
                  <w:lang w:val="en-US"/>
                </w:rPr>
                <w:t xml:space="preserve"> is the </w:t>
              </w:r>
              <w:r w:rsidR="004A14FF" w:rsidRPr="00921C34">
                <w:rPr>
                  <w:i/>
                  <w:lang w:val="en-US"/>
                </w:rPr>
                <w:t>effective timestamp</w:t>
              </w:r>
              <w:r w:rsidR="004A14FF" w:rsidRPr="00921C34">
                <w:rPr>
                  <w:lang w:val="en-US"/>
                </w:rPr>
                <w:t xml:space="preserve"> represented in the </w:t>
              </w:r>
              <w:r w:rsidR="004A14FF">
                <w:rPr>
                  <w:i/>
                  <w:lang w:val="en-US"/>
                </w:rPr>
                <w:t>operations event</w:t>
              </w:r>
              <w:r w:rsidR="004A14FF" w:rsidRPr="00921C34">
                <w:rPr>
                  <w:lang w:val="en-US"/>
                </w:rPr>
                <w:t>.</w:t>
              </w:r>
            </w:ins>
          </w:p>
        </w:tc>
        <w:tc>
          <w:tcPr>
            <w:tcW w:w="1349" w:type="dxa"/>
          </w:tcPr>
          <w:p w14:paraId="05C1FBC4" w14:textId="77777777" w:rsidR="004A14FF" w:rsidRPr="00921C34" w:rsidRDefault="004A14FF" w:rsidP="00A52B8A">
            <w:pPr>
              <w:pStyle w:val="TABLE-cell"/>
              <w:rPr>
                <w:ins w:id="12446" w:author="Charles Gifford" w:date="2017-03-08T16:45:00Z"/>
                <w:lang w:val="en-US"/>
              </w:rPr>
            </w:pPr>
            <w:ins w:id="12447" w:author="Charles Gifford" w:date="2017-03-08T16:45:00Z">
              <w:r w:rsidRPr="00921C34">
                <w:rPr>
                  <w:lang w:val="en-US"/>
                </w:rPr>
                <w:t>Mon August 15 at 01:36 PM</w:t>
              </w:r>
            </w:ins>
          </w:p>
        </w:tc>
        <w:tc>
          <w:tcPr>
            <w:tcW w:w="1486" w:type="dxa"/>
          </w:tcPr>
          <w:p w14:paraId="7DE43FBA" w14:textId="77777777" w:rsidR="004A14FF" w:rsidRPr="00921C34" w:rsidRDefault="004A14FF" w:rsidP="00A52B8A">
            <w:pPr>
              <w:pStyle w:val="TABLE-cell"/>
              <w:rPr>
                <w:ins w:id="12448" w:author="Charles Gifford" w:date="2017-03-08T16:45:00Z"/>
                <w:lang w:val="en-US"/>
              </w:rPr>
            </w:pPr>
            <w:ins w:id="12449" w:author="Charles Gifford" w:date="2017-03-08T16:45:00Z">
              <w:r w:rsidRPr="00921C34">
                <w:rPr>
                  <w:lang w:val="en-US"/>
                </w:rPr>
                <w:t>2014-03-06 10:00 UTC</w:t>
              </w:r>
            </w:ins>
          </w:p>
        </w:tc>
        <w:tc>
          <w:tcPr>
            <w:tcW w:w="1159" w:type="dxa"/>
          </w:tcPr>
          <w:p w14:paraId="386DC53F" w14:textId="77777777" w:rsidR="004A14FF" w:rsidRPr="00921C34" w:rsidRDefault="004A14FF" w:rsidP="00A52B8A">
            <w:pPr>
              <w:pStyle w:val="TABLE-cell"/>
              <w:rPr>
                <w:ins w:id="12450" w:author="Charles Gifford" w:date="2017-03-08T16:45:00Z"/>
                <w:lang w:val="en-US"/>
              </w:rPr>
            </w:pPr>
            <w:ins w:id="12451" w:author="Charles Gifford" w:date="2017-03-08T16:45:00Z">
              <w:r w:rsidRPr="00921C34">
                <w:rPr>
                  <w:lang w:val="en-US"/>
                </w:rPr>
                <w:t>2010-04-26 10:30</w:t>
              </w:r>
            </w:ins>
          </w:p>
        </w:tc>
        <w:tc>
          <w:tcPr>
            <w:tcW w:w="1210" w:type="dxa"/>
          </w:tcPr>
          <w:p w14:paraId="6634D355" w14:textId="77777777" w:rsidR="004A14FF" w:rsidRPr="00921C34" w:rsidRDefault="004A14FF" w:rsidP="00A52B8A">
            <w:pPr>
              <w:pStyle w:val="TABLE-cell"/>
              <w:rPr>
                <w:ins w:id="12452" w:author="Charles Gifford" w:date="2017-03-08T16:45:00Z"/>
                <w:lang w:val="en-US"/>
              </w:rPr>
            </w:pPr>
            <w:ins w:id="12453" w:author="Charles Gifford" w:date="2017-03-08T16:45:00Z">
              <w:r w:rsidRPr="00921C34">
                <w:rPr>
                  <w:lang w:val="en-US"/>
                </w:rPr>
                <w:t>2011-01-20 12:45 UTC-10</w:t>
              </w:r>
            </w:ins>
          </w:p>
        </w:tc>
      </w:tr>
      <w:tr w:rsidR="004A14FF" w:rsidRPr="00921C34" w14:paraId="4E24577A" w14:textId="77777777" w:rsidTr="00A52B8A">
        <w:trPr>
          <w:trHeight w:val="1016"/>
          <w:ins w:id="12454" w:author="Charles Gifford" w:date="2017-03-08T16:45:00Z"/>
        </w:trPr>
        <w:tc>
          <w:tcPr>
            <w:tcW w:w="1154" w:type="dxa"/>
          </w:tcPr>
          <w:p w14:paraId="6E851028" w14:textId="77777777" w:rsidR="004A14FF" w:rsidRPr="00921C34" w:rsidRDefault="004A14FF" w:rsidP="00A52B8A">
            <w:pPr>
              <w:pStyle w:val="TABLE-cell"/>
              <w:rPr>
                <w:ins w:id="12455" w:author="Charles Gifford" w:date="2017-03-08T16:45:00Z"/>
                <w:lang w:val="en-US"/>
              </w:rPr>
            </w:pPr>
            <w:ins w:id="12456" w:author="Charles Gifford" w:date="2017-03-08T16:45:00Z">
              <w:r w:rsidRPr="00921C34">
                <w:rPr>
                  <w:lang w:val="en-US"/>
                </w:rPr>
                <w:t>Record timestamp</w:t>
              </w:r>
            </w:ins>
          </w:p>
        </w:tc>
        <w:tc>
          <w:tcPr>
            <w:tcW w:w="2992" w:type="dxa"/>
          </w:tcPr>
          <w:p w14:paraId="513C9F2B" w14:textId="77777777" w:rsidR="0012643B" w:rsidRDefault="004A14FF" w:rsidP="00A52B8A">
            <w:pPr>
              <w:pStyle w:val="TABLE-cell"/>
              <w:rPr>
                <w:ins w:id="12457" w:author="Charles Gifford" w:date="2017-03-09T00:18:00Z"/>
                <w:lang w:val="en-US"/>
              </w:rPr>
            </w:pPr>
            <w:ins w:id="12458" w:author="Charles Gifford" w:date="2017-03-08T16:45:00Z">
              <w:r w:rsidRPr="00921C34">
                <w:rPr>
                  <w:lang w:val="en-US"/>
                </w:rPr>
                <w:t>The date a</w:t>
              </w:r>
              <w:r>
                <w:rPr>
                  <w:lang w:val="en-US"/>
                </w:rPr>
                <w:t>nd time the publisher recorded/</w:t>
              </w:r>
              <w:r w:rsidRPr="00921C34">
                <w:rPr>
                  <w:lang w:val="en-US"/>
                </w:rPr>
                <w:t xml:space="preserve">transacted the </w:t>
              </w:r>
              <w:r w:rsidRPr="00921C34">
                <w:rPr>
                  <w:i/>
                  <w:lang w:val="en-US"/>
                </w:rPr>
                <w:t>action</w:t>
              </w:r>
              <w:r w:rsidRPr="00921C34">
                <w:rPr>
                  <w:lang w:val="en-US"/>
                </w:rPr>
                <w:t xml:space="preserve">. </w:t>
              </w:r>
            </w:ins>
          </w:p>
          <w:p w14:paraId="01C9BF87" w14:textId="417AFC20" w:rsidR="004A14FF" w:rsidRPr="00921C34" w:rsidRDefault="0012643B" w:rsidP="00A52B8A">
            <w:pPr>
              <w:pStyle w:val="TABLE-cell"/>
              <w:rPr>
                <w:ins w:id="12459" w:author="Charles Gifford" w:date="2017-03-08T16:45:00Z"/>
                <w:lang w:val="en-US"/>
              </w:rPr>
            </w:pPr>
            <w:ins w:id="12460" w:author="Charles Gifford" w:date="2017-03-09T00:18:00Z">
              <w:r>
                <w:rPr>
                  <w:lang w:val="en-US"/>
                </w:rPr>
                <w:t xml:space="preserve">NOTE   </w:t>
              </w:r>
            </w:ins>
            <w:ins w:id="12461" w:author="Charles Gifford" w:date="2017-03-08T16:45:00Z">
              <w:r w:rsidR="004A14FF" w:rsidRPr="00921C34">
                <w:rPr>
                  <w:lang w:val="en-US"/>
                </w:rPr>
                <w:t>If no entry is provided</w:t>
              </w:r>
              <w:r w:rsidR="004A14FF">
                <w:rPr>
                  <w:lang w:val="en-US"/>
                </w:rPr>
                <w:t>,</w:t>
              </w:r>
              <w:r w:rsidR="004A14FF" w:rsidRPr="00921C34">
                <w:rPr>
                  <w:lang w:val="en-US"/>
                </w:rPr>
                <w:t xml:space="preserve"> the </w:t>
              </w:r>
              <w:r w:rsidR="004A14FF" w:rsidRPr="00921C34">
                <w:rPr>
                  <w:i/>
                  <w:lang w:val="en-US"/>
                </w:rPr>
                <w:t>record timestamp</w:t>
              </w:r>
              <w:r w:rsidR="004A14FF" w:rsidRPr="00921C34">
                <w:rPr>
                  <w:lang w:val="en-US"/>
                </w:rPr>
                <w:t xml:space="preserve"> is the </w:t>
              </w:r>
              <w:r w:rsidR="004A14FF" w:rsidRPr="00921C34">
                <w:rPr>
                  <w:i/>
                  <w:lang w:val="en-US"/>
                </w:rPr>
                <w:t>record timestamp</w:t>
              </w:r>
              <w:r w:rsidR="004A14FF" w:rsidRPr="00921C34">
                <w:rPr>
                  <w:lang w:val="en-US"/>
                </w:rPr>
                <w:t xml:space="preserve"> represented in the </w:t>
              </w:r>
              <w:r w:rsidR="004A14FF">
                <w:rPr>
                  <w:i/>
                  <w:lang w:val="en-US"/>
                </w:rPr>
                <w:t>operations event</w:t>
              </w:r>
              <w:r w:rsidR="004A14FF" w:rsidRPr="00921C34">
                <w:rPr>
                  <w:lang w:val="en-US"/>
                </w:rPr>
                <w:t>.</w:t>
              </w:r>
            </w:ins>
          </w:p>
        </w:tc>
        <w:tc>
          <w:tcPr>
            <w:tcW w:w="1349" w:type="dxa"/>
          </w:tcPr>
          <w:p w14:paraId="33C54E39" w14:textId="77777777" w:rsidR="004A14FF" w:rsidRPr="00921C34" w:rsidRDefault="004A14FF" w:rsidP="00A52B8A">
            <w:pPr>
              <w:pStyle w:val="TABLE-cell"/>
              <w:rPr>
                <w:ins w:id="12462" w:author="Charles Gifford" w:date="2017-03-08T16:45:00Z"/>
                <w:lang w:val="en-US"/>
              </w:rPr>
            </w:pPr>
            <w:ins w:id="12463" w:author="Charles Gifford" w:date="2017-03-08T16:45:00Z">
              <w:r w:rsidRPr="00921C34">
                <w:rPr>
                  <w:lang w:val="en-US"/>
                </w:rPr>
                <w:t>Mon August 16 at 01:36 PM</w:t>
              </w:r>
            </w:ins>
          </w:p>
        </w:tc>
        <w:tc>
          <w:tcPr>
            <w:tcW w:w="1486" w:type="dxa"/>
          </w:tcPr>
          <w:p w14:paraId="3356B2AF" w14:textId="77777777" w:rsidR="004A14FF" w:rsidRPr="00921C34" w:rsidRDefault="004A14FF" w:rsidP="00A52B8A">
            <w:pPr>
              <w:pStyle w:val="TABLE-cell"/>
              <w:rPr>
                <w:ins w:id="12464" w:author="Charles Gifford" w:date="2017-03-08T16:45:00Z"/>
                <w:lang w:val="en-US"/>
              </w:rPr>
            </w:pPr>
            <w:ins w:id="12465" w:author="Charles Gifford" w:date="2017-03-08T16:45:00Z">
              <w:r w:rsidRPr="00921C34">
                <w:rPr>
                  <w:lang w:val="en-US"/>
                </w:rPr>
                <w:t>2014-03-07 10:05 UTC</w:t>
              </w:r>
            </w:ins>
          </w:p>
        </w:tc>
        <w:tc>
          <w:tcPr>
            <w:tcW w:w="1159" w:type="dxa"/>
          </w:tcPr>
          <w:p w14:paraId="2011A31E" w14:textId="77777777" w:rsidR="004A14FF" w:rsidRPr="00921C34" w:rsidRDefault="004A14FF" w:rsidP="00A52B8A">
            <w:pPr>
              <w:pStyle w:val="TABLE-cell"/>
              <w:rPr>
                <w:ins w:id="12466" w:author="Charles Gifford" w:date="2017-03-08T16:45:00Z"/>
                <w:lang w:val="en-US"/>
              </w:rPr>
            </w:pPr>
            <w:ins w:id="12467" w:author="Charles Gifford" w:date="2017-03-08T16:45:00Z">
              <w:r w:rsidRPr="00921C34">
                <w:rPr>
                  <w:lang w:val="en-US"/>
                </w:rPr>
                <w:t>2010-04-27 10:00</w:t>
              </w:r>
            </w:ins>
          </w:p>
        </w:tc>
        <w:tc>
          <w:tcPr>
            <w:tcW w:w="1210" w:type="dxa"/>
          </w:tcPr>
          <w:p w14:paraId="5FAB6A92" w14:textId="77777777" w:rsidR="004A14FF" w:rsidRPr="00921C34" w:rsidRDefault="004A14FF" w:rsidP="00A52B8A">
            <w:pPr>
              <w:pStyle w:val="TABLE-cell"/>
              <w:rPr>
                <w:ins w:id="12468" w:author="Charles Gifford" w:date="2017-03-08T16:45:00Z"/>
                <w:lang w:val="en-US"/>
              </w:rPr>
            </w:pPr>
            <w:ins w:id="12469" w:author="Charles Gifford" w:date="2017-03-08T16:45:00Z">
              <w:r w:rsidRPr="00921C34">
                <w:rPr>
                  <w:lang w:val="en-US"/>
                </w:rPr>
                <w:t>2011-01-20 14:45 UTC-10</w:t>
              </w:r>
            </w:ins>
          </w:p>
        </w:tc>
      </w:tr>
    </w:tbl>
    <w:p w14:paraId="7227C57A" w14:textId="686779E1" w:rsidR="0012643B" w:rsidRDefault="004A14FF" w:rsidP="004A14FF">
      <w:pPr>
        <w:pStyle w:val="NOTE0"/>
        <w:rPr>
          <w:ins w:id="12470" w:author="Charles Gifford" w:date="2017-03-09T00:15:00Z"/>
        </w:rPr>
      </w:pPr>
      <w:ins w:id="12471" w:author="Charles Gifford" w:date="2017-03-08T16:45:00Z">
        <w:r>
          <w:t>NOTE</w:t>
        </w:r>
      </w:ins>
      <w:ins w:id="12472" w:author="Charles Gifford" w:date="2017-03-09T00:17:00Z">
        <w:r w:rsidR="0012643B">
          <w:t xml:space="preserve"> 1</w:t>
        </w:r>
        <w:r w:rsidR="0012643B">
          <w:tab/>
        </w:r>
      </w:ins>
      <w:ins w:id="12473" w:author="Charles Gifford" w:date="2017-03-08T16:45:00Z">
        <w:r w:rsidRPr="0012643B">
          <w:t>Actions may</w:t>
        </w:r>
        <w:r>
          <w:t xml:space="preserve"> be recorded or be available at times after the real-world event took place. Recipients of the </w:t>
        </w:r>
        <w:r>
          <w:rPr>
            <w:i/>
          </w:rPr>
          <w:t>operations event</w:t>
        </w:r>
        <w:r>
          <w:t xml:space="preserve"> may have a different record of </w:t>
        </w:r>
        <w:r w:rsidRPr="0012643B">
          <w:t xml:space="preserve">information objects at </w:t>
        </w:r>
        <w:r>
          <w:t xml:space="preserve">the time reported for the </w:t>
        </w:r>
        <w:r>
          <w:rPr>
            <w:i/>
          </w:rPr>
          <w:t>operations event</w:t>
        </w:r>
        <w:r>
          <w:t xml:space="preserve"> occurrence due to external factors. </w:t>
        </w:r>
      </w:ins>
    </w:p>
    <w:p w14:paraId="633CC77F" w14:textId="6472FB75" w:rsidR="004A14FF" w:rsidRDefault="0012643B" w:rsidP="0012643B">
      <w:pPr>
        <w:pStyle w:val="NOTE0"/>
        <w:rPr>
          <w:ins w:id="12474" w:author="Charles Gifford" w:date="2017-03-08T16:45:00Z"/>
        </w:rPr>
      </w:pPr>
      <w:ins w:id="12475" w:author="Charles Gifford" w:date="2017-03-09T00:16:00Z">
        <w:r>
          <w:t>NOTE 2</w:t>
        </w:r>
        <w:r>
          <w:tab/>
        </w:r>
      </w:ins>
      <w:ins w:id="12476" w:author="Charles Gifford" w:date="2017-03-08T16:45:00Z">
        <w:r w:rsidR="004A14FF">
          <w:t>The</w:t>
        </w:r>
        <w:r w:rsidR="004A14FF" w:rsidRPr="0012643B">
          <w:t xml:space="preserve"> effective timestamp </w:t>
        </w:r>
        <w:r w:rsidR="004A14FF">
          <w:t>attribute explicitly states the time of the real-world event. T</w:t>
        </w:r>
        <w:r w:rsidR="004A14FF" w:rsidRPr="00952F80">
          <w:t>he</w:t>
        </w:r>
        <w:r w:rsidR="004A14FF">
          <w:t xml:space="preserve"> </w:t>
        </w:r>
        <w:r w:rsidR="004A14FF" w:rsidRPr="0012643B">
          <w:t>record timestamp att</w:t>
        </w:r>
        <w:r w:rsidR="004A14FF">
          <w:t xml:space="preserve">ribute explicitly states the time that the publisher/sender took the reported </w:t>
        </w:r>
        <w:r w:rsidR="004A14FF" w:rsidRPr="00350D2B">
          <w:rPr>
            <w:i/>
          </w:rPr>
          <w:t>action</w:t>
        </w:r>
        <w:r w:rsidR="004A14FF">
          <w:t>.</w:t>
        </w:r>
      </w:ins>
    </w:p>
    <w:p w14:paraId="2DBE4DB9" w14:textId="3A5D66B7" w:rsidR="004A14FF" w:rsidRDefault="0012643B" w:rsidP="0072788E">
      <w:pPr>
        <w:pStyle w:val="NOTE0"/>
        <w:rPr>
          <w:ins w:id="12477" w:author="Charles Gifford" w:date="2017-03-08T16:45:00Z"/>
        </w:rPr>
      </w:pPr>
      <w:ins w:id="12478" w:author="Charles Gifford" w:date="2017-03-09T00:17:00Z">
        <w:r>
          <w:t>NOTE 3</w:t>
        </w:r>
        <w:r>
          <w:tab/>
        </w:r>
      </w:ins>
      <w:ins w:id="12479" w:author="Charles Gifford" w:date="2017-03-08T16:45:00Z">
        <w:r w:rsidR="004A14FF">
          <w:t xml:space="preserve">If there are multiple </w:t>
        </w:r>
        <w:r w:rsidR="004A14FF" w:rsidRPr="00350D2B">
          <w:rPr>
            <w:i/>
          </w:rPr>
          <w:t>actions</w:t>
        </w:r>
        <w:r w:rsidR="004A14FF">
          <w:t xml:space="preserve"> recorded, the times these </w:t>
        </w:r>
        <w:r w:rsidR="004A14FF" w:rsidRPr="00350D2B">
          <w:rPr>
            <w:i/>
          </w:rPr>
          <w:t>actions</w:t>
        </w:r>
        <w:r w:rsidR="004A14FF">
          <w:t xml:space="preserve"> occurred may be relevant to the interpretation and context of the </w:t>
        </w:r>
        <w:r w:rsidR="004A14FF">
          <w:rPr>
            <w:i/>
          </w:rPr>
          <w:t>operations event</w:t>
        </w:r>
        <w:r w:rsidR="004A14FF">
          <w:t xml:space="preserve">. </w:t>
        </w:r>
      </w:ins>
    </w:p>
    <w:p w14:paraId="78B86BF9" w14:textId="77777777" w:rsidR="004A14FF" w:rsidRDefault="004A14FF" w:rsidP="004A14FF">
      <w:pPr>
        <w:pStyle w:val="EXAMPLE0"/>
        <w:rPr>
          <w:ins w:id="12480" w:author="Charles Gifford" w:date="2017-03-08T16:45:00Z"/>
        </w:rPr>
      </w:pPr>
      <w:ins w:id="12481" w:author="Charles Gifford" w:date="2017-03-08T16:45:00Z">
        <w:r>
          <w:t>EXAMPLE</w:t>
        </w:r>
        <w:r>
          <w:tab/>
          <w:t>A</w:t>
        </w:r>
        <w:r w:rsidRPr="00350D2B">
          <w:rPr>
            <w:i/>
          </w:rPr>
          <w:t xml:space="preserve"> </w:t>
        </w:r>
        <w:r>
          <w:rPr>
            <w:i/>
          </w:rPr>
          <w:t>operations</w:t>
        </w:r>
        <w:r>
          <w:t xml:space="preserve"> </w:t>
        </w:r>
        <w:r w:rsidRPr="00350D2B">
          <w:rPr>
            <w:i/>
          </w:rPr>
          <w:t>schedule</w:t>
        </w:r>
        <w:r>
          <w:t xml:space="preserve"> update (event) creates requirements for new </w:t>
        </w:r>
        <w:r w:rsidRPr="00350D2B">
          <w:rPr>
            <w:i/>
          </w:rPr>
          <w:t>material lot</w:t>
        </w:r>
        <w:r>
          <w:t xml:space="preserve"> and </w:t>
        </w:r>
        <w:r w:rsidRPr="00350D2B">
          <w:rPr>
            <w:i/>
          </w:rPr>
          <w:t>person</w:t>
        </w:r>
        <w:r>
          <w:t xml:space="preserve"> objects in the source system. The publisher/sender advises that the </w:t>
        </w:r>
        <w:r w:rsidRPr="000B0AAA">
          <w:rPr>
            <w:i/>
          </w:rPr>
          <w:t>operations schedule</w:t>
        </w:r>
        <w:r>
          <w:t xml:space="preserve"> was created after the new </w:t>
        </w:r>
        <w:r w:rsidRPr="00F77C98">
          <w:rPr>
            <w:i/>
          </w:rPr>
          <w:t>material lot</w:t>
        </w:r>
        <w:r>
          <w:t xml:space="preserve"> and </w:t>
        </w:r>
        <w:r w:rsidRPr="00F77C98">
          <w:rPr>
            <w:i/>
          </w:rPr>
          <w:t xml:space="preserve">person </w:t>
        </w:r>
        <w:r>
          <w:t>objects were created.</w:t>
        </w:r>
      </w:ins>
    </w:p>
    <w:p w14:paraId="1929343D" w14:textId="0ABCD0CD" w:rsidR="0040088D" w:rsidRPr="0012643B" w:rsidRDefault="0012643B" w:rsidP="0012643B">
      <w:pPr>
        <w:pStyle w:val="NOTE0"/>
        <w:rPr>
          <w:lang w:val="en-US"/>
        </w:rPr>
      </w:pPr>
      <w:ins w:id="12482" w:author="Charles Gifford" w:date="2017-03-08T16:45:00Z">
        <w:r>
          <w:rPr>
            <w:highlight w:val="white"/>
          </w:rPr>
          <w:t>NOTE</w:t>
        </w:r>
      </w:ins>
      <w:ins w:id="12483" w:author="Charles Gifford" w:date="2017-03-09T00:17:00Z">
        <w:r>
          <w:rPr>
            <w:highlight w:val="white"/>
          </w:rPr>
          <w:t xml:space="preserve"> 3</w:t>
        </w:r>
      </w:ins>
      <w:ins w:id="12484" w:author="Charles Gifford" w:date="2017-03-08T16:45:00Z">
        <w:r>
          <w:rPr>
            <w:highlight w:val="white"/>
          </w:rPr>
          <w:tab/>
        </w:r>
      </w:ins>
      <w:ins w:id="12485" w:author="Charles Gifford" w:date="2017-03-09T00:17:00Z">
        <w:r>
          <w:rPr>
            <w:highlight w:val="white"/>
          </w:rPr>
          <w:t xml:space="preserve"> </w:t>
        </w:r>
      </w:ins>
      <w:ins w:id="12486" w:author="Charles Gifford" w:date="2017-03-08T16:45:00Z">
        <w:r w:rsidR="004A14FF">
          <w:rPr>
            <w:highlight w:val="white"/>
          </w:rPr>
          <w:t xml:space="preserve">The </w:t>
        </w:r>
        <w:r w:rsidR="004A14FF" w:rsidRPr="00DA70EA">
          <w:rPr>
            <w:i/>
            <w:highlight w:val="white"/>
          </w:rPr>
          <w:t>ID</w:t>
        </w:r>
        <w:r w:rsidR="004A14FF">
          <w:rPr>
            <w:highlight w:val="white"/>
          </w:rPr>
          <w:t xml:space="preserve"> entries can use the fully qualified name (FQN) syntax to avoid </w:t>
        </w:r>
        <w:r w:rsidR="004A14FF" w:rsidRPr="00DA70EA">
          <w:rPr>
            <w:i/>
            <w:highlight w:val="white"/>
          </w:rPr>
          <w:t xml:space="preserve">ID </w:t>
        </w:r>
        <w:r w:rsidR="004A14FF">
          <w:rPr>
            <w:highlight w:val="white"/>
          </w:rPr>
          <w:t>collisions.</w:t>
        </w:r>
      </w:ins>
      <w:r w:rsidR="0040088D">
        <w:t xml:space="preserve"> </w:t>
      </w:r>
    </w:p>
    <w:p w14:paraId="205EC6D4" w14:textId="54E0BD75" w:rsidR="002156FD" w:rsidRDefault="00FC4B82" w:rsidP="002156FD">
      <w:pPr>
        <w:pStyle w:val="Heading2"/>
        <w:rPr>
          <w:lang w:val="en-US" w:eastAsia="ja-JP"/>
        </w:rPr>
      </w:pPr>
      <w:bookmarkStart w:id="12487" w:name="_Toc478492227"/>
      <w:r>
        <w:rPr>
          <w:lang w:val="en-US" w:eastAsia="ja-JP"/>
        </w:rPr>
        <w:t>Containers, tools and software</w:t>
      </w:r>
      <w:bookmarkEnd w:id="9171"/>
      <w:bookmarkEnd w:id="9172"/>
      <w:bookmarkEnd w:id="12487"/>
    </w:p>
    <w:p w14:paraId="6EFE8536" w14:textId="77777777" w:rsidR="002156FD" w:rsidRDefault="002156FD" w:rsidP="003E1075">
      <w:pPr>
        <w:pStyle w:val="Heading3"/>
      </w:pPr>
      <w:bookmarkStart w:id="12488" w:name="_Toc320176945"/>
      <w:r>
        <w:rPr>
          <w:rFonts w:hint="eastAsia"/>
          <w:lang w:eastAsia="ja-JP"/>
        </w:rPr>
        <w:t>Containers</w:t>
      </w:r>
      <w:bookmarkEnd w:id="12488"/>
    </w:p>
    <w:p w14:paraId="0904348A" w14:textId="77777777" w:rsidR="009F2B95" w:rsidRPr="009F2B95" w:rsidRDefault="009F2B95" w:rsidP="009F2B95">
      <w:pPr>
        <w:pStyle w:val="PARAGRAPH"/>
        <w:rPr>
          <w:ins w:id="12489" w:author="Charles Gifford" w:date="2017-03-17T21:39:00Z"/>
          <w:lang w:val="en-US"/>
        </w:rPr>
      </w:pPr>
      <w:ins w:id="12490" w:author="Charles Gifford" w:date="2017-03-17T21:39:00Z">
        <w:r w:rsidRPr="009F2B95">
          <w:rPr>
            <w:lang w:val="en-US"/>
          </w:rPr>
          <w:t xml:space="preserve">A container for </w:t>
        </w:r>
        <w:r w:rsidRPr="00AD7F7C">
          <w:rPr>
            <w:i/>
            <w:lang w:val="en-US"/>
          </w:rPr>
          <w:t>material</w:t>
        </w:r>
        <w:r w:rsidRPr="009F2B95">
          <w:rPr>
            <w:lang w:val="en-US"/>
          </w:rPr>
          <w:t xml:space="preserve"> shall be presented as role based </w:t>
        </w:r>
        <w:r w:rsidRPr="00AD7F7C">
          <w:rPr>
            <w:i/>
            <w:lang w:val="en-US"/>
          </w:rPr>
          <w:t>equipment, physical asset,</w:t>
        </w:r>
        <w:r w:rsidRPr="009F2B95">
          <w:rPr>
            <w:lang w:val="en-US"/>
          </w:rPr>
          <w:t xml:space="preserve"> or both of type storage zone or storage unit. </w:t>
        </w:r>
      </w:ins>
    </w:p>
    <w:p w14:paraId="01603E92" w14:textId="77777777" w:rsidR="009F2B95" w:rsidRPr="009F2B95" w:rsidRDefault="009F2B95" w:rsidP="00600813">
      <w:pPr>
        <w:pStyle w:val="EXAMPLE0"/>
        <w:rPr>
          <w:ins w:id="12491" w:author="Charles Gifford" w:date="2017-03-17T21:39:00Z"/>
          <w:lang w:val="en-US"/>
        </w:rPr>
      </w:pPr>
      <w:ins w:id="12492" w:author="Charles Gifford" w:date="2017-03-17T21:39:00Z">
        <w:r w:rsidRPr="009F2B95">
          <w:rPr>
            <w:lang w:val="en-US"/>
          </w:rPr>
          <w:t>EXAMPLE 1</w:t>
        </w:r>
        <w:r w:rsidRPr="009F2B95">
          <w:rPr>
            <w:lang w:val="en-US"/>
          </w:rPr>
          <w:tab/>
          <w:t xml:space="preserve">In a refinery; bulk storage tanks would be represented as storage units and as containers for specific </w:t>
        </w:r>
        <w:r w:rsidRPr="00AD7F7C">
          <w:rPr>
            <w:i/>
            <w:lang w:val="en-US"/>
          </w:rPr>
          <w:t>materials</w:t>
        </w:r>
        <w:r w:rsidRPr="009F2B95">
          <w:rPr>
            <w:lang w:val="en-US"/>
          </w:rPr>
          <w:t xml:space="preserve">. </w:t>
        </w:r>
      </w:ins>
    </w:p>
    <w:p w14:paraId="644D0F80" w14:textId="77777777" w:rsidR="009F2B95" w:rsidRPr="009F2B95" w:rsidRDefault="009F2B95" w:rsidP="00600813">
      <w:pPr>
        <w:pStyle w:val="EXAMPLE0"/>
        <w:rPr>
          <w:ins w:id="12493" w:author="Charles Gifford" w:date="2017-03-17T21:39:00Z"/>
          <w:lang w:val="en-US"/>
        </w:rPr>
      </w:pPr>
      <w:ins w:id="12494" w:author="Charles Gifford" w:date="2017-03-17T21:39:00Z">
        <w:r w:rsidRPr="009F2B95">
          <w:rPr>
            <w:lang w:val="en-US"/>
          </w:rPr>
          <w:t>EXAMPLE 2</w:t>
        </w:r>
        <w:r w:rsidRPr="009F2B95">
          <w:rPr>
            <w:lang w:val="en-US"/>
          </w:rPr>
          <w:tab/>
          <w:t xml:space="preserve">In an automotive plant; assembly parts bins would be represented as storage units and as containers for an assembly of parts. </w:t>
        </w:r>
      </w:ins>
    </w:p>
    <w:p w14:paraId="7B587EA2" w14:textId="77777777" w:rsidR="009F2B95" w:rsidRPr="009F2B95" w:rsidRDefault="009F2B95" w:rsidP="00600813">
      <w:pPr>
        <w:pStyle w:val="EXAMPLE0"/>
        <w:rPr>
          <w:ins w:id="12495" w:author="Charles Gifford" w:date="2017-03-17T21:39:00Z"/>
          <w:lang w:val="en-US"/>
        </w:rPr>
      </w:pPr>
      <w:ins w:id="12496" w:author="Charles Gifford" w:date="2017-03-17T21:39:00Z">
        <w:r w:rsidRPr="009F2B95">
          <w:rPr>
            <w:lang w:val="en-US"/>
          </w:rPr>
          <w:t>EXAMPLE 3</w:t>
        </w:r>
        <w:r w:rsidRPr="009F2B95">
          <w:rPr>
            <w:lang w:val="en-US"/>
          </w:rPr>
          <w:tab/>
          <w:t xml:space="preserve">In a pharmaceutical plant; portable tote bins or pallets that hold tablets would be represented as storage units for a specific </w:t>
        </w:r>
        <w:r w:rsidRPr="00AD7F7C">
          <w:rPr>
            <w:i/>
            <w:lang w:val="en-US"/>
          </w:rPr>
          <w:t xml:space="preserve">material lot </w:t>
        </w:r>
        <w:r w:rsidRPr="009F2B95">
          <w:rPr>
            <w:lang w:val="en-US"/>
          </w:rPr>
          <w:t xml:space="preserve">or </w:t>
        </w:r>
        <w:r w:rsidRPr="00AD7F7C">
          <w:rPr>
            <w:i/>
            <w:lang w:val="en-US"/>
          </w:rPr>
          <w:t>material sublot.</w:t>
        </w:r>
        <w:r w:rsidRPr="009F2B95">
          <w:rPr>
            <w:lang w:val="en-US"/>
          </w:rPr>
          <w:t xml:space="preserve"> </w:t>
        </w:r>
      </w:ins>
    </w:p>
    <w:p w14:paraId="0CFF100E" w14:textId="77777777" w:rsidR="009F2B95" w:rsidRPr="009F2B95" w:rsidRDefault="009F2B95" w:rsidP="00600813">
      <w:pPr>
        <w:pStyle w:val="EXAMPLE0"/>
        <w:rPr>
          <w:ins w:id="12497" w:author="Charles Gifford" w:date="2017-03-17T21:39:00Z"/>
          <w:lang w:val="en-US"/>
        </w:rPr>
      </w:pPr>
      <w:ins w:id="12498" w:author="Charles Gifford" w:date="2017-03-17T21:39:00Z">
        <w:r w:rsidRPr="009F2B95">
          <w:rPr>
            <w:lang w:val="en-US"/>
          </w:rPr>
          <w:t>EXAMPLE 4</w:t>
        </w:r>
        <w:r w:rsidRPr="009F2B95">
          <w:rPr>
            <w:lang w:val="en-US"/>
          </w:rPr>
          <w:tab/>
          <w:t xml:space="preserve">In rail transportation; wagons may be represented as </w:t>
        </w:r>
        <w:r w:rsidRPr="00AD7F7C">
          <w:rPr>
            <w:i/>
            <w:lang w:val="en-US"/>
          </w:rPr>
          <w:t>physical assets</w:t>
        </w:r>
        <w:r w:rsidRPr="009F2B95">
          <w:rPr>
            <w:lang w:val="en-US"/>
          </w:rPr>
          <w:t xml:space="preserve">, assembled into rakes and trains. </w:t>
        </w:r>
      </w:ins>
    </w:p>
    <w:p w14:paraId="30179EA9" w14:textId="77777777" w:rsidR="009F2B95" w:rsidRPr="009F2B95" w:rsidRDefault="009F2B95" w:rsidP="00600813">
      <w:pPr>
        <w:pStyle w:val="EXAMPLE0"/>
        <w:rPr>
          <w:ins w:id="12499" w:author="Charles Gifford" w:date="2017-03-17T21:39:00Z"/>
          <w:lang w:val="en-US"/>
        </w:rPr>
      </w:pPr>
      <w:ins w:id="12500" w:author="Charles Gifford" w:date="2017-03-17T21:39:00Z">
        <w:r w:rsidRPr="009F2B95">
          <w:rPr>
            <w:lang w:val="en-US"/>
          </w:rPr>
          <w:t>EXAMPLE 5</w:t>
        </w:r>
        <w:r w:rsidRPr="009F2B95">
          <w:rPr>
            <w:lang w:val="en-US"/>
          </w:rPr>
          <w:tab/>
          <w:t xml:space="preserve">Properties of containers would be represented as </w:t>
        </w:r>
        <w:r w:rsidRPr="00AD7F7C">
          <w:rPr>
            <w:i/>
            <w:lang w:val="en-US"/>
          </w:rPr>
          <w:t>equipment class, equipment, physical asset class, or physical asset properties</w:t>
        </w:r>
        <w:r w:rsidRPr="009F2B95">
          <w:rPr>
            <w:lang w:val="en-US"/>
          </w:rPr>
          <w:t xml:space="preserve">, such as: Readiness, transportability, disposable, and cleanness. </w:t>
        </w:r>
      </w:ins>
    </w:p>
    <w:p w14:paraId="6E570E27" w14:textId="3BAE9A09" w:rsidR="009F2B95" w:rsidRDefault="009F2B95" w:rsidP="009F2B95">
      <w:pPr>
        <w:pStyle w:val="PARAGRAPH"/>
        <w:rPr>
          <w:ins w:id="12501" w:author="Charles Gifford" w:date="2017-03-17T21:39:00Z"/>
          <w:lang w:val="en-US"/>
        </w:rPr>
      </w:pPr>
      <w:ins w:id="12502" w:author="Charles Gifford" w:date="2017-03-17T21:39:00Z">
        <w:r w:rsidRPr="009F2B95">
          <w:rPr>
            <w:lang w:val="en-US"/>
          </w:rPr>
          <w:t xml:space="preserve">The association of </w:t>
        </w:r>
        <w:r w:rsidRPr="00AD7F7C">
          <w:rPr>
            <w:i/>
            <w:lang w:val="en-US"/>
          </w:rPr>
          <w:t>material lots</w:t>
        </w:r>
        <w:r w:rsidRPr="009F2B95">
          <w:rPr>
            <w:lang w:val="en-US"/>
          </w:rPr>
          <w:t xml:space="preserve"> and </w:t>
        </w:r>
        <w:r w:rsidRPr="00AD7F7C">
          <w:rPr>
            <w:i/>
            <w:lang w:val="en-US"/>
          </w:rPr>
          <w:t>material sublots</w:t>
        </w:r>
        <w:r w:rsidRPr="009F2B95">
          <w:rPr>
            <w:lang w:val="en-US"/>
          </w:rPr>
          <w:t xml:space="preserve"> to containers shall be via the storage location and hierarchy scope attributes of the </w:t>
        </w:r>
        <w:r w:rsidRPr="00AD7F7C">
          <w:rPr>
            <w:i/>
            <w:lang w:val="en-US"/>
          </w:rPr>
          <w:t xml:space="preserve">material lot </w:t>
        </w:r>
        <w:r w:rsidRPr="009F2B95">
          <w:rPr>
            <w:lang w:val="en-US"/>
          </w:rPr>
          <w:t xml:space="preserve">or </w:t>
        </w:r>
        <w:r w:rsidRPr="00AD7F7C">
          <w:rPr>
            <w:i/>
            <w:lang w:val="en-US"/>
          </w:rPr>
          <w:t>material sublot</w:t>
        </w:r>
        <w:r>
          <w:rPr>
            <w:lang w:val="en-US"/>
          </w:rPr>
          <w:t>.</w:t>
        </w:r>
      </w:ins>
    </w:p>
    <w:p w14:paraId="35494C6C" w14:textId="038DB4A0" w:rsidR="002156FD" w:rsidRPr="001C220C" w:rsidDel="009F2B95" w:rsidRDefault="002156FD" w:rsidP="009F2B95">
      <w:pPr>
        <w:pStyle w:val="PARAGRAPH"/>
        <w:rPr>
          <w:del w:id="12503" w:author="Charles Gifford" w:date="2017-03-17T21:39:00Z"/>
          <w:lang w:val="en-US"/>
        </w:rPr>
      </w:pPr>
      <w:del w:id="12504" w:author="Charles Gifford" w:date="2017-03-17T21:39:00Z">
        <w:r w:rsidRPr="001C220C" w:rsidDel="009F2B95">
          <w:rPr>
            <w:lang w:val="en-US"/>
          </w:rPr>
          <w:delText xml:space="preserve">A container for material shall be </w:delText>
        </w:r>
        <w:r w:rsidR="006A31D3" w:rsidRPr="001C220C" w:rsidDel="009F2B95">
          <w:rPr>
            <w:lang w:val="en-US"/>
          </w:rPr>
          <w:delText xml:space="preserve">presented </w:delText>
        </w:r>
        <w:r w:rsidRPr="001C220C" w:rsidDel="009F2B95">
          <w:rPr>
            <w:lang w:val="en-US"/>
          </w:rPr>
          <w:delText xml:space="preserve">as role based </w:delText>
        </w:r>
        <w:r w:rsidRPr="002A02DC" w:rsidDel="009F2B95">
          <w:rPr>
            <w:i/>
            <w:lang w:val="en-US"/>
          </w:rPr>
          <w:delText>equipment</w:delText>
        </w:r>
        <w:r w:rsidDel="009F2B95">
          <w:rPr>
            <w:lang w:val="en-US"/>
          </w:rPr>
          <w:delText xml:space="preserve">, </w:delText>
        </w:r>
        <w:r w:rsidRPr="002A02DC" w:rsidDel="009F2B95">
          <w:rPr>
            <w:i/>
            <w:lang w:val="en-US"/>
          </w:rPr>
          <w:delText>physical asset</w:delText>
        </w:r>
        <w:r w:rsidDel="009F2B95">
          <w:rPr>
            <w:lang w:val="en-US"/>
          </w:rPr>
          <w:delText>, or both</w:delText>
        </w:r>
        <w:r w:rsidRPr="001C220C" w:rsidDel="009F2B95">
          <w:rPr>
            <w:lang w:val="en-US"/>
          </w:rPr>
          <w:delText xml:space="preserve"> of type </w:delText>
        </w:r>
        <w:r w:rsidR="00941179" w:rsidDel="009F2B95">
          <w:rPr>
            <w:lang w:val="en-US"/>
          </w:rPr>
          <w:delText>s</w:delText>
        </w:r>
        <w:r w:rsidRPr="001C220C" w:rsidDel="009F2B95">
          <w:rPr>
            <w:lang w:val="en-US"/>
          </w:rPr>
          <w:delText xml:space="preserve">torage </w:delText>
        </w:r>
        <w:r w:rsidR="00941179" w:rsidDel="009F2B95">
          <w:rPr>
            <w:lang w:val="en-US"/>
          </w:rPr>
          <w:delText>z</w:delText>
        </w:r>
        <w:r w:rsidRPr="001C220C" w:rsidDel="009F2B95">
          <w:rPr>
            <w:lang w:val="en-US"/>
          </w:rPr>
          <w:delText xml:space="preserve">one or </w:delText>
        </w:r>
        <w:r w:rsidR="00941179" w:rsidDel="009F2B95">
          <w:rPr>
            <w:lang w:val="en-US"/>
          </w:rPr>
          <w:delText>s</w:delText>
        </w:r>
        <w:r w:rsidRPr="001C220C" w:rsidDel="009F2B95">
          <w:rPr>
            <w:lang w:val="en-US"/>
          </w:rPr>
          <w:delText xml:space="preserve">torage </w:delText>
        </w:r>
        <w:r w:rsidR="00941179" w:rsidDel="009F2B95">
          <w:rPr>
            <w:lang w:val="en-US"/>
          </w:rPr>
          <w:delText>u</w:delText>
        </w:r>
        <w:r w:rsidRPr="001C220C" w:rsidDel="009F2B95">
          <w:rPr>
            <w:lang w:val="en-US"/>
          </w:rPr>
          <w:delText xml:space="preserve">nit. </w:delText>
        </w:r>
      </w:del>
    </w:p>
    <w:p w14:paraId="5805A2F9" w14:textId="66551332" w:rsidR="002156FD" w:rsidRPr="001C220C" w:rsidDel="009F2B95" w:rsidRDefault="002156FD" w:rsidP="002156FD">
      <w:pPr>
        <w:pStyle w:val="NOTE0"/>
        <w:rPr>
          <w:del w:id="12505" w:author="Charles Gifford" w:date="2017-03-17T21:39:00Z"/>
          <w:lang w:val="en-US"/>
        </w:rPr>
      </w:pPr>
      <w:del w:id="12506" w:author="Charles Gifford" w:date="2017-03-17T21:39:00Z">
        <w:r w:rsidRPr="001C220C" w:rsidDel="009F2B95">
          <w:rPr>
            <w:lang w:val="en-US"/>
          </w:rPr>
          <w:delText xml:space="preserve">EXAMPLE </w:delText>
        </w:r>
        <w:smartTag w:uri="urn:schemas-microsoft-com:office:smarttags" w:element="chmetcnv">
          <w:smartTagPr>
            <w:attr w:name="UnitName" w:val="in"/>
            <w:attr w:name="SourceValue" w:val="1"/>
            <w:attr w:name="HasSpace" w:val="False"/>
            <w:attr w:name="Negative" w:val="False"/>
            <w:attr w:name="NumberType" w:val="1"/>
            <w:attr w:name="TCSC" w:val="0"/>
          </w:smartTagPr>
          <w:r w:rsidRPr="001C220C" w:rsidDel="009F2B95">
            <w:rPr>
              <w:lang w:val="en-US"/>
            </w:rPr>
            <w:delText>1</w:delText>
          </w:r>
          <w:r w:rsidRPr="001C220C" w:rsidDel="009F2B95">
            <w:rPr>
              <w:lang w:val="en-US"/>
            </w:rPr>
            <w:tab/>
            <w:delText>I</w:delText>
          </w:r>
        </w:smartTag>
        <w:r w:rsidRPr="001C220C" w:rsidDel="009F2B95">
          <w:rPr>
            <w:lang w:val="en-US"/>
          </w:rPr>
          <w:delText xml:space="preserve">n a refinery; bulk storage tanks would be represented as </w:delText>
        </w:r>
        <w:r w:rsidR="007F2A21" w:rsidDel="009F2B95">
          <w:rPr>
            <w:lang w:val="en-US"/>
          </w:rPr>
          <w:delText>s</w:delText>
        </w:r>
        <w:r w:rsidRPr="001C220C" w:rsidDel="009F2B95">
          <w:rPr>
            <w:lang w:val="en-US"/>
          </w:rPr>
          <w:delText xml:space="preserve">torage </w:delText>
        </w:r>
        <w:r w:rsidR="007F2A21" w:rsidDel="009F2B95">
          <w:rPr>
            <w:lang w:val="en-US"/>
          </w:rPr>
          <w:delText>u</w:delText>
        </w:r>
        <w:r w:rsidRPr="001C220C" w:rsidDel="009F2B95">
          <w:rPr>
            <w:lang w:val="en-US"/>
          </w:rPr>
          <w:delText>nits and as containers for specific materials</w:delText>
        </w:r>
        <w:r w:rsidR="00C91311" w:rsidDel="009F2B95">
          <w:rPr>
            <w:lang w:val="en-US"/>
          </w:rPr>
          <w:delText xml:space="preserve">. </w:delText>
        </w:r>
      </w:del>
    </w:p>
    <w:p w14:paraId="6B4A1F31" w14:textId="6F89940A" w:rsidR="002156FD" w:rsidRPr="001C220C" w:rsidDel="009F2B95" w:rsidRDefault="002156FD" w:rsidP="002156FD">
      <w:pPr>
        <w:pStyle w:val="NOTE0"/>
        <w:rPr>
          <w:del w:id="12507" w:author="Charles Gifford" w:date="2017-03-17T21:39:00Z"/>
          <w:lang w:val="en-US"/>
        </w:rPr>
      </w:pPr>
      <w:del w:id="12508" w:author="Charles Gifford" w:date="2017-03-17T21:39:00Z">
        <w:r w:rsidRPr="001C220C" w:rsidDel="009F2B95">
          <w:rPr>
            <w:lang w:val="en-US"/>
          </w:rPr>
          <w:delText xml:space="preserve">EXAMPLE </w:delText>
        </w:r>
        <w:smartTag w:uri="urn:schemas-microsoft-com:office:smarttags" w:element="chmetcnv">
          <w:smartTagPr>
            <w:attr w:name="UnitName" w:val="in"/>
            <w:attr w:name="SourceValue" w:val="2"/>
            <w:attr w:name="HasSpace" w:val="False"/>
            <w:attr w:name="Negative" w:val="False"/>
            <w:attr w:name="NumberType" w:val="1"/>
            <w:attr w:name="TCSC" w:val="0"/>
          </w:smartTagPr>
          <w:r w:rsidRPr="001C220C" w:rsidDel="009F2B95">
            <w:rPr>
              <w:lang w:val="en-US"/>
            </w:rPr>
            <w:delText>2</w:delText>
          </w:r>
          <w:r w:rsidRPr="001C220C" w:rsidDel="009F2B95">
            <w:rPr>
              <w:lang w:val="en-US"/>
            </w:rPr>
            <w:tab/>
            <w:delText>I</w:delText>
          </w:r>
        </w:smartTag>
        <w:r w:rsidRPr="001C220C" w:rsidDel="009F2B95">
          <w:rPr>
            <w:lang w:val="en-US"/>
          </w:rPr>
          <w:delText xml:space="preserve">n an automotive plant; assembly parts bins would be represented as </w:delText>
        </w:r>
        <w:r w:rsidR="007F2A21" w:rsidDel="009F2B95">
          <w:rPr>
            <w:lang w:val="en-US"/>
          </w:rPr>
          <w:delText>s</w:delText>
        </w:r>
        <w:r w:rsidRPr="001C220C" w:rsidDel="009F2B95">
          <w:rPr>
            <w:lang w:val="en-US"/>
          </w:rPr>
          <w:delText xml:space="preserve">torage </w:delText>
        </w:r>
        <w:r w:rsidR="007F2A21" w:rsidDel="009F2B95">
          <w:rPr>
            <w:lang w:val="en-US"/>
          </w:rPr>
          <w:delText>u</w:delText>
        </w:r>
        <w:r w:rsidRPr="001C220C" w:rsidDel="009F2B95">
          <w:rPr>
            <w:lang w:val="en-US"/>
          </w:rPr>
          <w:delText>nits and as containers for an assembly of parts</w:delText>
        </w:r>
        <w:r w:rsidR="008558A5" w:rsidDel="009F2B95">
          <w:rPr>
            <w:lang w:val="en-US"/>
          </w:rPr>
          <w:delText xml:space="preserve">. </w:delText>
        </w:r>
      </w:del>
    </w:p>
    <w:p w14:paraId="159B9ADB" w14:textId="23E813EA" w:rsidR="002156FD" w:rsidRPr="001C220C" w:rsidDel="009F2B95" w:rsidRDefault="002156FD" w:rsidP="002156FD">
      <w:pPr>
        <w:pStyle w:val="NOTE0"/>
        <w:rPr>
          <w:del w:id="12509" w:author="Charles Gifford" w:date="2017-03-17T21:39:00Z"/>
          <w:lang w:val="en-US"/>
        </w:rPr>
      </w:pPr>
      <w:del w:id="12510" w:author="Charles Gifford" w:date="2017-03-17T21:39:00Z">
        <w:r w:rsidRPr="001C220C" w:rsidDel="009F2B95">
          <w:rPr>
            <w:lang w:val="en-US"/>
          </w:rPr>
          <w:delText xml:space="preserve">EXAMPLE </w:delText>
        </w:r>
        <w:smartTag w:uri="urn:schemas-microsoft-com:office:smarttags" w:element="chmetcnv">
          <w:smartTagPr>
            <w:attr w:name="UnitName" w:val="in"/>
            <w:attr w:name="SourceValue" w:val="3"/>
            <w:attr w:name="HasSpace" w:val="False"/>
            <w:attr w:name="Negative" w:val="False"/>
            <w:attr w:name="NumberType" w:val="1"/>
            <w:attr w:name="TCSC" w:val="0"/>
          </w:smartTagPr>
          <w:r w:rsidRPr="001C220C" w:rsidDel="009F2B95">
            <w:rPr>
              <w:lang w:val="en-US"/>
            </w:rPr>
            <w:delText>3</w:delText>
          </w:r>
          <w:r w:rsidRPr="001C220C" w:rsidDel="009F2B95">
            <w:rPr>
              <w:lang w:val="en-US"/>
            </w:rPr>
            <w:tab/>
            <w:delText>I</w:delText>
          </w:r>
        </w:smartTag>
        <w:r w:rsidRPr="001C220C" w:rsidDel="009F2B95">
          <w:rPr>
            <w:lang w:val="en-US"/>
          </w:rPr>
          <w:delText xml:space="preserve">n a pharmaceutical plant; portable tote bins or pallets that hold tablets would be represented as </w:delText>
        </w:r>
        <w:r w:rsidR="007F2A21" w:rsidDel="009F2B95">
          <w:rPr>
            <w:lang w:val="en-US"/>
          </w:rPr>
          <w:delText>s</w:delText>
        </w:r>
        <w:r w:rsidRPr="001C220C" w:rsidDel="009F2B95">
          <w:rPr>
            <w:lang w:val="en-US"/>
          </w:rPr>
          <w:delText xml:space="preserve">torage </w:delText>
        </w:r>
        <w:r w:rsidR="007F2A21" w:rsidDel="009F2B95">
          <w:rPr>
            <w:lang w:val="en-US"/>
          </w:rPr>
          <w:delText>u</w:delText>
        </w:r>
        <w:r w:rsidRPr="001C220C" w:rsidDel="009F2B95">
          <w:rPr>
            <w:lang w:val="en-US"/>
          </w:rPr>
          <w:delText xml:space="preserve">nits for a specific </w:delText>
        </w:r>
        <w:r w:rsidRPr="002A02DC" w:rsidDel="009F2B95">
          <w:rPr>
            <w:i/>
            <w:lang w:val="en-US"/>
          </w:rPr>
          <w:delText>material lot</w:delText>
        </w:r>
        <w:r w:rsidRPr="001C220C" w:rsidDel="009F2B95">
          <w:rPr>
            <w:lang w:val="en-US"/>
          </w:rPr>
          <w:delText xml:space="preserve"> or </w:delText>
        </w:r>
        <w:r w:rsidR="007F2A21" w:rsidRPr="002A02DC" w:rsidDel="009F2B95">
          <w:rPr>
            <w:i/>
            <w:lang w:val="en-US"/>
          </w:rPr>
          <w:delText xml:space="preserve">material </w:delText>
        </w:r>
        <w:r w:rsidRPr="002A02DC" w:rsidDel="009F2B95">
          <w:rPr>
            <w:i/>
            <w:lang w:val="en-US"/>
          </w:rPr>
          <w:delText>sublot</w:delText>
        </w:r>
        <w:r w:rsidR="00C91311" w:rsidDel="009F2B95">
          <w:rPr>
            <w:lang w:val="en-US"/>
          </w:rPr>
          <w:delText xml:space="preserve">. </w:delText>
        </w:r>
      </w:del>
    </w:p>
    <w:p w14:paraId="0D90875F" w14:textId="7F4CE77B" w:rsidR="002156FD" w:rsidRPr="001C220C" w:rsidDel="009F2B95" w:rsidRDefault="002156FD" w:rsidP="002156FD">
      <w:pPr>
        <w:pStyle w:val="NOTE0"/>
        <w:rPr>
          <w:del w:id="12511" w:author="Charles Gifford" w:date="2017-03-17T21:39:00Z"/>
          <w:lang w:val="en-US"/>
        </w:rPr>
      </w:pPr>
      <w:del w:id="12512" w:author="Charles Gifford" w:date="2017-03-17T21:39:00Z">
        <w:r w:rsidRPr="001C220C" w:rsidDel="009F2B95">
          <w:rPr>
            <w:lang w:val="en-US"/>
          </w:rPr>
          <w:delText>EXAMPLE 4</w:delText>
        </w:r>
        <w:r w:rsidRPr="001C220C" w:rsidDel="009F2B95">
          <w:rPr>
            <w:lang w:val="en-US"/>
          </w:rPr>
          <w:tab/>
          <w:delText xml:space="preserve">Properties of containers would be represented as </w:delText>
        </w:r>
        <w:r w:rsidR="007F2A21" w:rsidRPr="001C10EF" w:rsidDel="009F2B95">
          <w:rPr>
            <w:i/>
            <w:lang w:val="en-US"/>
          </w:rPr>
          <w:delText>e</w:delText>
        </w:r>
        <w:r w:rsidRPr="001C10EF" w:rsidDel="009F2B95">
          <w:rPr>
            <w:i/>
            <w:lang w:val="en-US"/>
          </w:rPr>
          <w:delText xml:space="preserve">quipment </w:delText>
        </w:r>
        <w:r w:rsidR="007F2A21" w:rsidRPr="001C10EF" w:rsidDel="009F2B95">
          <w:rPr>
            <w:i/>
            <w:lang w:val="en-US"/>
          </w:rPr>
          <w:delText>c</w:delText>
        </w:r>
        <w:r w:rsidRPr="001C10EF" w:rsidDel="009F2B95">
          <w:rPr>
            <w:i/>
            <w:lang w:val="en-US"/>
          </w:rPr>
          <w:delText xml:space="preserve">lass, </w:delText>
        </w:r>
        <w:r w:rsidR="007F2A21" w:rsidRPr="001C10EF" w:rsidDel="009F2B95">
          <w:rPr>
            <w:i/>
            <w:lang w:val="en-US"/>
          </w:rPr>
          <w:delText>e</w:delText>
        </w:r>
        <w:r w:rsidRPr="001C10EF" w:rsidDel="009F2B95">
          <w:rPr>
            <w:i/>
            <w:lang w:val="en-US"/>
          </w:rPr>
          <w:delText xml:space="preserve">quipment, </w:delText>
        </w:r>
        <w:r w:rsidR="007F2A21" w:rsidRPr="001C10EF" w:rsidDel="009F2B95">
          <w:rPr>
            <w:i/>
            <w:lang w:val="en-US"/>
          </w:rPr>
          <w:delText>p</w:delText>
        </w:r>
        <w:r w:rsidRPr="001C10EF" w:rsidDel="009F2B95">
          <w:rPr>
            <w:i/>
            <w:lang w:val="en-US"/>
          </w:rPr>
          <w:delText xml:space="preserve">hysical </w:delText>
        </w:r>
        <w:r w:rsidR="007F2A21" w:rsidRPr="001C10EF" w:rsidDel="009F2B95">
          <w:rPr>
            <w:i/>
            <w:lang w:val="en-US"/>
          </w:rPr>
          <w:delText>a</w:delText>
        </w:r>
        <w:r w:rsidRPr="001C10EF" w:rsidDel="009F2B95">
          <w:rPr>
            <w:i/>
            <w:lang w:val="en-US"/>
          </w:rPr>
          <w:delText xml:space="preserve">sset </w:delText>
        </w:r>
        <w:r w:rsidR="007F2A21" w:rsidRPr="001C10EF" w:rsidDel="009F2B95">
          <w:rPr>
            <w:i/>
            <w:lang w:val="en-US"/>
          </w:rPr>
          <w:delText>c</w:delText>
        </w:r>
        <w:r w:rsidRPr="001C10EF" w:rsidDel="009F2B95">
          <w:rPr>
            <w:i/>
            <w:lang w:val="en-US"/>
          </w:rPr>
          <w:delText>lass</w:delText>
        </w:r>
        <w:r w:rsidRPr="001C220C" w:rsidDel="009F2B95">
          <w:rPr>
            <w:lang w:val="en-US"/>
          </w:rPr>
          <w:delText xml:space="preserve">, or </w:delText>
        </w:r>
        <w:r w:rsidR="007F2A21" w:rsidRPr="001C10EF" w:rsidDel="009F2B95">
          <w:rPr>
            <w:i/>
            <w:lang w:val="en-US"/>
          </w:rPr>
          <w:delText>p</w:delText>
        </w:r>
        <w:r w:rsidRPr="001C10EF" w:rsidDel="009F2B95">
          <w:rPr>
            <w:i/>
            <w:lang w:val="en-US"/>
          </w:rPr>
          <w:delText xml:space="preserve">hysical </w:delText>
        </w:r>
        <w:r w:rsidR="007F2A21" w:rsidRPr="001C10EF" w:rsidDel="009F2B95">
          <w:rPr>
            <w:i/>
            <w:lang w:val="en-US"/>
          </w:rPr>
          <w:delText>a</w:delText>
        </w:r>
        <w:r w:rsidRPr="001C10EF" w:rsidDel="009F2B95">
          <w:rPr>
            <w:i/>
            <w:lang w:val="en-US"/>
          </w:rPr>
          <w:delText>sset properties</w:delText>
        </w:r>
        <w:r w:rsidRPr="001C220C" w:rsidDel="009F2B95">
          <w:rPr>
            <w:lang w:val="en-US"/>
          </w:rPr>
          <w:delText xml:space="preserve">, such as: Readiness, </w:delText>
        </w:r>
        <w:r w:rsidR="00015D65" w:rsidDel="009F2B95">
          <w:rPr>
            <w:lang w:val="en-US"/>
          </w:rPr>
          <w:delText>t</w:delText>
        </w:r>
        <w:r w:rsidRPr="001C220C" w:rsidDel="009F2B95">
          <w:rPr>
            <w:lang w:val="en-US"/>
          </w:rPr>
          <w:delText xml:space="preserve">ransportability, </w:delText>
        </w:r>
        <w:r w:rsidR="00015D65" w:rsidDel="009F2B95">
          <w:rPr>
            <w:lang w:val="en-US"/>
          </w:rPr>
          <w:delText>d</w:delText>
        </w:r>
        <w:r w:rsidRPr="001C220C" w:rsidDel="009F2B95">
          <w:rPr>
            <w:lang w:val="en-US"/>
          </w:rPr>
          <w:delText xml:space="preserve">isposable, and </w:delText>
        </w:r>
        <w:r w:rsidR="00015D65" w:rsidDel="009F2B95">
          <w:rPr>
            <w:lang w:val="en-US"/>
          </w:rPr>
          <w:delText>c</w:delText>
        </w:r>
        <w:r w:rsidRPr="001C220C" w:rsidDel="009F2B95">
          <w:rPr>
            <w:lang w:val="en-US"/>
          </w:rPr>
          <w:delText xml:space="preserve">leanness. </w:delText>
        </w:r>
      </w:del>
    </w:p>
    <w:p w14:paraId="7CA609BF" w14:textId="056A64E7" w:rsidR="002156FD" w:rsidRPr="001C220C" w:rsidDel="009F2B95" w:rsidRDefault="002156FD" w:rsidP="000D7FCB">
      <w:pPr>
        <w:pStyle w:val="PARAGRAPH"/>
        <w:rPr>
          <w:del w:id="12513" w:author="Charles Gifford" w:date="2017-03-17T21:39:00Z"/>
          <w:lang w:val="en-US"/>
        </w:rPr>
      </w:pPr>
      <w:del w:id="12514" w:author="Charles Gifford" w:date="2017-03-17T21:39:00Z">
        <w:r w:rsidRPr="001C220C" w:rsidDel="009F2B95">
          <w:rPr>
            <w:lang w:val="en-US"/>
          </w:rPr>
          <w:delText xml:space="preserve">The association of </w:delText>
        </w:r>
        <w:r w:rsidRPr="006A31D3" w:rsidDel="009F2B95">
          <w:rPr>
            <w:i/>
            <w:lang w:val="en-US"/>
          </w:rPr>
          <w:delText>material lots</w:delText>
        </w:r>
        <w:r w:rsidRPr="001C220C" w:rsidDel="009F2B95">
          <w:rPr>
            <w:lang w:val="en-US"/>
          </w:rPr>
          <w:delText xml:space="preserve"> and </w:delText>
        </w:r>
        <w:r w:rsidR="006A31D3" w:rsidRPr="006A31D3" w:rsidDel="009F2B95">
          <w:rPr>
            <w:i/>
            <w:lang w:val="en-US"/>
          </w:rPr>
          <w:delText xml:space="preserve">material </w:delText>
        </w:r>
        <w:r w:rsidRPr="006A31D3" w:rsidDel="009F2B95">
          <w:rPr>
            <w:i/>
            <w:lang w:val="en-US"/>
          </w:rPr>
          <w:delText>sublots</w:delText>
        </w:r>
        <w:r w:rsidRPr="001C220C" w:rsidDel="009F2B95">
          <w:rPr>
            <w:lang w:val="en-US"/>
          </w:rPr>
          <w:delText xml:space="preserve"> to containers </w:delText>
        </w:r>
        <w:r w:rsidR="006A31D3" w:rsidRPr="001C220C" w:rsidDel="009F2B95">
          <w:rPr>
            <w:lang w:val="en-US"/>
          </w:rPr>
          <w:delText xml:space="preserve">shall be presented as </w:delText>
        </w:r>
        <w:r w:rsidRPr="001C220C" w:rsidDel="009F2B95">
          <w:rPr>
            <w:lang w:val="en-US"/>
          </w:rPr>
          <w:delText xml:space="preserve">properties of the </w:delText>
        </w:r>
        <w:r w:rsidRPr="006A31D3" w:rsidDel="009F2B95">
          <w:rPr>
            <w:i/>
            <w:lang w:val="en-US"/>
          </w:rPr>
          <w:delText>material lot</w:delText>
        </w:r>
        <w:r w:rsidRPr="001C220C" w:rsidDel="009F2B95">
          <w:rPr>
            <w:lang w:val="en-US"/>
          </w:rPr>
          <w:delText xml:space="preserve"> or </w:delText>
        </w:r>
        <w:r w:rsidR="006A31D3" w:rsidRPr="006A31D3" w:rsidDel="009F2B95">
          <w:rPr>
            <w:i/>
            <w:lang w:val="en-US"/>
          </w:rPr>
          <w:delText xml:space="preserve">material </w:delText>
        </w:r>
        <w:r w:rsidRPr="006A31D3" w:rsidDel="009F2B95">
          <w:rPr>
            <w:i/>
            <w:lang w:val="en-US"/>
          </w:rPr>
          <w:delText>sublot</w:delText>
        </w:r>
        <w:r w:rsidRPr="001C220C" w:rsidDel="009F2B95">
          <w:rPr>
            <w:lang w:val="en-US"/>
          </w:rPr>
          <w:delText>.</w:delText>
        </w:r>
      </w:del>
    </w:p>
    <w:p w14:paraId="08D0D41C" w14:textId="42EC945B" w:rsidR="002156FD" w:rsidRPr="002156FD" w:rsidDel="009F2B95" w:rsidRDefault="002156FD" w:rsidP="000D7FCB">
      <w:pPr>
        <w:pStyle w:val="PARAGRAPH"/>
        <w:rPr>
          <w:del w:id="12515" w:author="Charles Gifford" w:date="2017-03-17T21:39:00Z"/>
          <w:lang w:val="en-US"/>
        </w:rPr>
      </w:pPr>
      <w:del w:id="12516" w:author="Charles Gifford" w:date="2017-03-17T21:39:00Z">
        <w:r w:rsidRPr="001C220C" w:rsidDel="009F2B95">
          <w:rPr>
            <w:lang w:val="en-US"/>
          </w:rPr>
          <w:delText xml:space="preserve">The association of containers to </w:delText>
        </w:r>
        <w:r w:rsidRPr="006A31D3" w:rsidDel="009F2B95">
          <w:rPr>
            <w:i/>
            <w:lang w:val="en-US"/>
          </w:rPr>
          <w:delText>material lots</w:delText>
        </w:r>
        <w:r w:rsidRPr="001C220C" w:rsidDel="009F2B95">
          <w:rPr>
            <w:lang w:val="en-US"/>
          </w:rPr>
          <w:delText xml:space="preserve"> and </w:delText>
        </w:r>
        <w:r w:rsidR="006A31D3" w:rsidRPr="006A31D3" w:rsidDel="009F2B95">
          <w:rPr>
            <w:i/>
            <w:lang w:val="en-US"/>
          </w:rPr>
          <w:delText xml:space="preserve">material </w:delText>
        </w:r>
        <w:r w:rsidRPr="006A31D3" w:rsidDel="009F2B95">
          <w:rPr>
            <w:i/>
            <w:lang w:val="en-US"/>
          </w:rPr>
          <w:delText>sublots</w:delText>
        </w:r>
        <w:r w:rsidRPr="001C220C" w:rsidDel="009F2B95">
          <w:rPr>
            <w:lang w:val="en-US"/>
          </w:rPr>
          <w:delText xml:space="preserve"> </w:delText>
        </w:r>
        <w:r w:rsidR="006A31D3" w:rsidRPr="001C220C" w:rsidDel="009F2B95">
          <w:rPr>
            <w:lang w:val="en-US"/>
          </w:rPr>
          <w:delText xml:space="preserve">shall be presented as </w:delText>
        </w:r>
        <w:r w:rsidRPr="001C220C" w:rsidDel="009F2B95">
          <w:rPr>
            <w:lang w:val="en-US"/>
          </w:rPr>
          <w:delText>properties of the container.</w:delText>
        </w:r>
      </w:del>
    </w:p>
    <w:p w14:paraId="4E65E30E" w14:textId="77777777" w:rsidR="002156FD" w:rsidRDefault="002156FD" w:rsidP="003E1075">
      <w:pPr>
        <w:pStyle w:val="Heading3"/>
      </w:pPr>
      <w:bookmarkStart w:id="12517" w:name="_Toc320176946"/>
      <w:r>
        <w:rPr>
          <w:rFonts w:hint="eastAsia"/>
          <w:lang w:eastAsia="ja-JP"/>
        </w:rPr>
        <w:t>Tools</w:t>
      </w:r>
      <w:bookmarkEnd w:id="12517"/>
    </w:p>
    <w:p w14:paraId="35C4625C" w14:textId="77777777" w:rsidR="002156FD" w:rsidRPr="001C220C" w:rsidRDefault="002156FD" w:rsidP="002156FD">
      <w:pPr>
        <w:pStyle w:val="PARAGRAPH"/>
        <w:rPr>
          <w:lang w:val="en-US"/>
        </w:rPr>
      </w:pPr>
      <w:r w:rsidRPr="001C220C">
        <w:rPr>
          <w:lang w:val="en-US"/>
        </w:rPr>
        <w:t xml:space="preserve">A tool </w:t>
      </w:r>
      <w:r w:rsidR="006A31D3" w:rsidRPr="001C220C">
        <w:rPr>
          <w:lang w:val="en-US"/>
        </w:rPr>
        <w:t xml:space="preserve">shall be presented as </w:t>
      </w:r>
      <w:r w:rsidRPr="001C220C">
        <w:rPr>
          <w:lang w:val="en-US"/>
        </w:rPr>
        <w:t xml:space="preserve">role based </w:t>
      </w:r>
      <w:r w:rsidRPr="002A02DC">
        <w:rPr>
          <w:i/>
          <w:lang w:val="en-US"/>
        </w:rPr>
        <w:t>equipment</w:t>
      </w:r>
      <w:r>
        <w:rPr>
          <w:lang w:val="en-US"/>
        </w:rPr>
        <w:t>,</w:t>
      </w:r>
      <w:r w:rsidRPr="001C220C">
        <w:rPr>
          <w:lang w:val="en-US"/>
        </w:rPr>
        <w:t xml:space="preserve"> </w:t>
      </w:r>
      <w:r w:rsidRPr="002A02DC">
        <w:rPr>
          <w:i/>
          <w:lang w:val="en-US"/>
        </w:rPr>
        <w:t>physical asset</w:t>
      </w:r>
      <w:r>
        <w:rPr>
          <w:lang w:val="en-US"/>
        </w:rPr>
        <w:t>, or both</w:t>
      </w:r>
      <w:r w:rsidRPr="001C220C">
        <w:rPr>
          <w:lang w:val="en-US"/>
        </w:rPr>
        <w:t>.</w:t>
      </w:r>
    </w:p>
    <w:p w14:paraId="49FE27D5" w14:textId="77777777" w:rsidR="002156FD" w:rsidRPr="001C220C" w:rsidRDefault="002156FD" w:rsidP="002156FD">
      <w:pPr>
        <w:pStyle w:val="NOTE0"/>
        <w:rPr>
          <w:lang w:val="en-US"/>
        </w:rPr>
      </w:pPr>
      <w:r w:rsidRPr="001C220C">
        <w:rPr>
          <w:lang w:val="en-US"/>
        </w:rPr>
        <w:t xml:space="preserve">EXAMPLE </w:t>
      </w:r>
      <w:smartTag w:uri="urn:schemas-microsoft-com:office:smarttags" w:element="chmetcnv">
        <w:smartTagPr>
          <w:attr w:name="UnitName" w:val="in"/>
          <w:attr w:name="SourceValue" w:val="1"/>
          <w:attr w:name="HasSpace" w:val="False"/>
          <w:attr w:name="Negative" w:val="False"/>
          <w:attr w:name="NumberType" w:val="1"/>
          <w:attr w:name="TCSC" w:val="0"/>
        </w:smartTagPr>
        <w:r w:rsidRPr="001C220C">
          <w:rPr>
            <w:lang w:val="en-US"/>
          </w:rPr>
          <w:t>1</w:t>
        </w:r>
        <w:r w:rsidRPr="001C220C">
          <w:rPr>
            <w:lang w:val="en-US"/>
          </w:rPr>
          <w:tab/>
          <w:t>I</w:t>
        </w:r>
      </w:smartTag>
      <w:r w:rsidRPr="001C220C">
        <w:rPr>
          <w:lang w:val="en-US"/>
        </w:rPr>
        <w:t xml:space="preserve">n a pharmaceutical plant; a tablet die used to compress and shape tablets would be represented as a </w:t>
      </w:r>
      <w:r w:rsidR="00015D65">
        <w:rPr>
          <w:lang w:val="en-US"/>
        </w:rPr>
        <w:t>w</w:t>
      </w:r>
      <w:r w:rsidRPr="001C220C">
        <w:rPr>
          <w:lang w:val="en-US"/>
        </w:rPr>
        <w:t xml:space="preserve">ork </w:t>
      </w:r>
      <w:r w:rsidR="00015D65">
        <w:rPr>
          <w:lang w:val="en-US"/>
        </w:rPr>
        <w:t>u</w:t>
      </w:r>
      <w:r w:rsidRPr="001C220C">
        <w:rPr>
          <w:lang w:val="en-US"/>
        </w:rPr>
        <w:t>nit</w:t>
      </w:r>
      <w:r w:rsidR="008558A5">
        <w:rPr>
          <w:lang w:val="en-US"/>
        </w:rPr>
        <w:t xml:space="preserve">. </w:t>
      </w:r>
      <w:r w:rsidRPr="001C220C">
        <w:rPr>
          <w:lang w:val="en-US"/>
        </w:rPr>
        <w:t xml:space="preserve">The tablet die work unit </w:t>
      </w:r>
      <w:r w:rsidR="00DE2E9A">
        <w:rPr>
          <w:lang w:val="en-US"/>
        </w:rPr>
        <w:t xml:space="preserve">can </w:t>
      </w:r>
      <w:r w:rsidRPr="001C220C">
        <w:rPr>
          <w:lang w:val="en-US"/>
        </w:rPr>
        <w:t>have properties that identified the expected use time and the actual use time</w:t>
      </w:r>
      <w:r w:rsidR="008558A5">
        <w:rPr>
          <w:lang w:val="en-US"/>
        </w:rPr>
        <w:t xml:space="preserve">. </w:t>
      </w:r>
    </w:p>
    <w:p w14:paraId="364AEA00" w14:textId="77777777" w:rsidR="002156FD" w:rsidRPr="001C220C" w:rsidRDefault="002156FD" w:rsidP="002156FD">
      <w:pPr>
        <w:pStyle w:val="NOTE0"/>
        <w:rPr>
          <w:lang w:val="en-US"/>
        </w:rPr>
      </w:pPr>
      <w:r w:rsidRPr="001C220C">
        <w:rPr>
          <w:lang w:val="en-US"/>
        </w:rPr>
        <w:t xml:space="preserve">EXAMPLE </w:t>
      </w:r>
      <w:smartTag w:uri="urn:schemas-microsoft-com:office:smarttags" w:element="chmetcnv">
        <w:smartTagPr>
          <w:attr w:name="UnitName" w:val="in"/>
          <w:attr w:name="SourceValue" w:val="2"/>
          <w:attr w:name="HasSpace" w:val="False"/>
          <w:attr w:name="Negative" w:val="False"/>
          <w:attr w:name="NumberType" w:val="1"/>
          <w:attr w:name="TCSC" w:val="0"/>
        </w:smartTagPr>
        <w:r w:rsidRPr="001C220C">
          <w:rPr>
            <w:lang w:val="en-US"/>
          </w:rPr>
          <w:t>2</w:t>
        </w:r>
        <w:r w:rsidRPr="001C220C">
          <w:rPr>
            <w:lang w:val="en-US"/>
          </w:rPr>
          <w:tab/>
          <w:t>I</w:t>
        </w:r>
      </w:smartTag>
      <w:r w:rsidRPr="001C220C">
        <w:rPr>
          <w:lang w:val="en-US"/>
        </w:rPr>
        <w:t xml:space="preserve">n plastics parts manufacturing; an extruder die would be represented as a </w:t>
      </w:r>
      <w:r w:rsidR="00015D65">
        <w:rPr>
          <w:lang w:val="en-US"/>
        </w:rPr>
        <w:t>w</w:t>
      </w:r>
      <w:r w:rsidRPr="001C220C">
        <w:rPr>
          <w:lang w:val="en-US"/>
        </w:rPr>
        <w:t xml:space="preserve">ork </w:t>
      </w:r>
      <w:r w:rsidR="00015D65">
        <w:rPr>
          <w:lang w:val="en-US"/>
        </w:rPr>
        <w:t>u</w:t>
      </w:r>
      <w:r w:rsidRPr="001C220C">
        <w:rPr>
          <w:lang w:val="en-US"/>
        </w:rPr>
        <w:t>nit</w:t>
      </w:r>
      <w:r w:rsidR="008558A5">
        <w:rPr>
          <w:lang w:val="en-US"/>
        </w:rPr>
        <w:t xml:space="preserve">. </w:t>
      </w:r>
      <w:r w:rsidRPr="001C220C">
        <w:rPr>
          <w:lang w:val="en-US"/>
        </w:rPr>
        <w:t xml:space="preserve">The extruder machine could be represented as a </w:t>
      </w:r>
      <w:r w:rsidR="00015D65">
        <w:rPr>
          <w:lang w:val="en-US"/>
        </w:rPr>
        <w:t>w</w:t>
      </w:r>
      <w:r w:rsidRPr="001C220C">
        <w:rPr>
          <w:lang w:val="en-US"/>
        </w:rPr>
        <w:t xml:space="preserve">ork </w:t>
      </w:r>
      <w:r w:rsidR="00015D65">
        <w:rPr>
          <w:lang w:val="en-US"/>
        </w:rPr>
        <w:t>c</w:t>
      </w:r>
      <w:r w:rsidRPr="001C220C">
        <w:rPr>
          <w:lang w:val="en-US"/>
        </w:rPr>
        <w:t xml:space="preserve">ell. </w:t>
      </w:r>
    </w:p>
    <w:p w14:paraId="72FFD0BF" w14:textId="77777777" w:rsidR="002156FD" w:rsidRPr="001C220C" w:rsidRDefault="002156FD" w:rsidP="002156FD">
      <w:pPr>
        <w:pStyle w:val="NOTE0"/>
        <w:rPr>
          <w:lang w:val="en-US"/>
        </w:rPr>
      </w:pPr>
      <w:r w:rsidRPr="001C220C">
        <w:rPr>
          <w:lang w:val="en-US"/>
        </w:rPr>
        <w:t xml:space="preserve">EXAMPLE </w:t>
      </w:r>
      <w:smartTag w:uri="urn:schemas-microsoft-com:office:smarttags" w:element="chmetcnv">
        <w:smartTagPr>
          <w:attr w:name="UnitName" w:val="in"/>
          <w:attr w:name="SourceValue" w:val="3"/>
          <w:attr w:name="HasSpace" w:val="False"/>
          <w:attr w:name="Negative" w:val="False"/>
          <w:attr w:name="NumberType" w:val="1"/>
          <w:attr w:name="TCSC" w:val="0"/>
        </w:smartTagPr>
        <w:r w:rsidRPr="001C220C">
          <w:rPr>
            <w:lang w:val="en-US"/>
          </w:rPr>
          <w:t>3</w:t>
        </w:r>
        <w:r w:rsidRPr="001C220C">
          <w:rPr>
            <w:lang w:val="en-US"/>
          </w:rPr>
          <w:tab/>
          <w:t>I</w:t>
        </w:r>
      </w:smartTag>
      <w:r w:rsidRPr="001C220C">
        <w:rPr>
          <w:lang w:val="en-US"/>
        </w:rPr>
        <w:t>n semiconductor manufacturing; a multi-platen multi-wafer CMP (</w:t>
      </w:r>
      <w:r w:rsidR="00015D65">
        <w:rPr>
          <w:lang w:val="en-US"/>
        </w:rPr>
        <w:t>c</w:t>
      </w:r>
      <w:r w:rsidRPr="001C220C">
        <w:rPr>
          <w:lang w:val="en-US"/>
        </w:rPr>
        <w:t xml:space="preserve">hemical </w:t>
      </w:r>
      <w:r w:rsidR="00015D65">
        <w:rPr>
          <w:lang w:val="en-US"/>
        </w:rPr>
        <w:t>m</w:t>
      </w:r>
      <w:r w:rsidRPr="001C220C">
        <w:rPr>
          <w:lang w:val="en-US"/>
        </w:rPr>
        <w:t xml:space="preserve">echanical </w:t>
      </w:r>
      <w:r w:rsidR="00015D65">
        <w:rPr>
          <w:lang w:val="en-US"/>
        </w:rPr>
        <w:t>p</w:t>
      </w:r>
      <w:r w:rsidRPr="001C220C">
        <w:rPr>
          <w:lang w:val="en-US"/>
        </w:rPr>
        <w:t xml:space="preserve">olishing) tool would be represented as a </w:t>
      </w:r>
      <w:r w:rsidR="00015D65">
        <w:rPr>
          <w:lang w:val="en-US"/>
        </w:rPr>
        <w:t>w</w:t>
      </w:r>
      <w:r w:rsidRPr="001C220C">
        <w:rPr>
          <w:lang w:val="en-US"/>
        </w:rPr>
        <w:t xml:space="preserve">ork </w:t>
      </w:r>
      <w:r w:rsidR="00015D65">
        <w:rPr>
          <w:lang w:val="en-US"/>
        </w:rPr>
        <w:t>c</w:t>
      </w:r>
      <w:r w:rsidRPr="001C220C">
        <w:rPr>
          <w:lang w:val="en-US"/>
        </w:rPr>
        <w:t>ell.</w:t>
      </w:r>
    </w:p>
    <w:p w14:paraId="5AF82BEB" w14:textId="77777777" w:rsidR="002156FD" w:rsidRPr="000D7FCB" w:rsidRDefault="002156FD" w:rsidP="002156FD">
      <w:pPr>
        <w:pStyle w:val="PARAGRAPH"/>
        <w:rPr>
          <w:sz w:val="16"/>
          <w:szCs w:val="16"/>
          <w:lang w:val="en-US"/>
        </w:rPr>
      </w:pPr>
      <w:r w:rsidRPr="000D7FCB">
        <w:rPr>
          <w:sz w:val="16"/>
          <w:szCs w:val="16"/>
          <w:lang w:val="en-US"/>
        </w:rPr>
        <w:t xml:space="preserve">EXAMPLE </w:t>
      </w:r>
      <w:smartTag w:uri="urn:schemas-microsoft-com:office:smarttags" w:element="chmetcnv">
        <w:smartTagPr>
          <w:attr w:name="UnitName" w:val="a"/>
          <w:attr w:name="SourceValue" w:val="4"/>
          <w:attr w:name="HasSpace" w:val="False"/>
          <w:attr w:name="Negative" w:val="False"/>
          <w:attr w:name="NumberType" w:val="1"/>
          <w:attr w:name="TCSC" w:val="0"/>
        </w:smartTagPr>
        <w:r w:rsidRPr="000D7FCB">
          <w:rPr>
            <w:sz w:val="16"/>
            <w:szCs w:val="16"/>
            <w:lang w:val="en-US"/>
          </w:rPr>
          <w:t>4</w:t>
        </w:r>
        <w:r w:rsidRPr="000D7FCB">
          <w:rPr>
            <w:sz w:val="16"/>
            <w:szCs w:val="16"/>
            <w:lang w:val="en-US"/>
          </w:rPr>
          <w:tab/>
        </w:r>
      </w:smartTag>
      <w:r w:rsidRPr="000D7FCB">
        <w:rPr>
          <w:sz w:val="16"/>
          <w:szCs w:val="16"/>
          <w:lang w:val="en-US"/>
        </w:rPr>
        <w:t xml:space="preserve">A micrometer used for measuring sheet metal thickness in a general purpose machine shop </w:t>
      </w:r>
      <w:r w:rsidR="00DE2E9A">
        <w:rPr>
          <w:sz w:val="16"/>
          <w:szCs w:val="16"/>
          <w:lang w:val="en-US"/>
        </w:rPr>
        <w:t xml:space="preserve">can </w:t>
      </w:r>
      <w:r w:rsidRPr="000D7FCB">
        <w:rPr>
          <w:sz w:val="16"/>
          <w:szCs w:val="16"/>
          <w:lang w:val="en-US"/>
        </w:rPr>
        <w:t xml:space="preserve">be recorded as </w:t>
      </w:r>
      <w:r w:rsidRPr="002A02DC">
        <w:rPr>
          <w:i/>
          <w:sz w:val="16"/>
          <w:szCs w:val="16"/>
          <w:lang w:val="en-US"/>
        </w:rPr>
        <w:t xml:space="preserve">equipment </w:t>
      </w:r>
      <w:r w:rsidRPr="000D7FCB">
        <w:rPr>
          <w:sz w:val="16"/>
          <w:szCs w:val="16"/>
          <w:lang w:val="en-US"/>
        </w:rPr>
        <w:t xml:space="preserve">but not tracked as a </w:t>
      </w:r>
      <w:r w:rsidRPr="002A02DC">
        <w:rPr>
          <w:i/>
          <w:sz w:val="16"/>
          <w:szCs w:val="16"/>
          <w:lang w:val="en-US"/>
        </w:rPr>
        <w:t>physical asset</w:t>
      </w:r>
      <w:r w:rsidRPr="000D7FCB">
        <w:rPr>
          <w:sz w:val="16"/>
          <w:szCs w:val="16"/>
          <w:lang w:val="en-US"/>
        </w:rPr>
        <w:t>.</w:t>
      </w:r>
    </w:p>
    <w:p w14:paraId="7DB9AC03" w14:textId="77777777" w:rsidR="002156FD" w:rsidRDefault="002156FD" w:rsidP="003E1075">
      <w:pPr>
        <w:pStyle w:val="Heading3"/>
      </w:pPr>
      <w:bookmarkStart w:id="12518" w:name="_Toc320176947"/>
      <w:r>
        <w:rPr>
          <w:rFonts w:hint="eastAsia"/>
          <w:lang w:eastAsia="ja-JP"/>
        </w:rPr>
        <w:t>Software</w:t>
      </w:r>
      <w:bookmarkEnd w:id="12518"/>
    </w:p>
    <w:p w14:paraId="5708E088" w14:textId="77777777" w:rsidR="002156FD" w:rsidRPr="001C220C" w:rsidRDefault="002156FD" w:rsidP="002156FD">
      <w:pPr>
        <w:pStyle w:val="PARAGRAPH"/>
        <w:rPr>
          <w:lang w:val="en-US"/>
        </w:rPr>
      </w:pPr>
      <w:r>
        <w:rPr>
          <w:lang w:val="en-US"/>
        </w:rPr>
        <w:t xml:space="preserve">Software </w:t>
      </w:r>
      <w:r w:rsidR="006A31D3" w:rsidRPr="001C220C">
        <w:rPr>
          <w:lang w:val="en-US"/>
        </w:rPr>
        <w:t xml:space="preserve">shall be presented as </w:t>
      </w:r>
      <w:r w:rsidRPr="001C220C">
        <w:rPr>
          <w:lang w:val="en-US"/>
        </w:rPr>
        <w:t xml:space="preserve">role based </w:t>
      </w:r>
      <w:r w:rsidRPr="002A02DC">
        <w:rPr>
          <w:i/>
          <w:lang w:val="en-US"/>
        </w:rPr>
        <w:t>equipment</w:t>
      </w:r>
      <w:r>
        <w:rPr>
          <w:lang w:val="en-US"/>
        </w:rPr>
        <w:t>,</w:t>
      </w:r>
      <w:r w:rsidRPr="001C220C">
        <w:rPr>
          <w:lang w:val="en-US"/>
        </w:rPr>
        <w:t xml:space="preserve"> </w:t>
      </w:r>
      <w:r w:rsidRPr="002A02DC">
        <w:rPr>
          <w:i/>
          <w:lang w:val="en-US"/>
        </w:rPr>
        <w:t>physical asset</w:t>
      </w:r>
      <w:r>
        <w:rPr>
          <w:lang w:val="en-US"/>
        </w:rPr>
        <w:t>, or both</w:t>
      </w:r>
      <w:r w:rsidRPr="001C220C">
        <w:rPr>
          <w:lang w:val="en-US"/>
        </w:rPr>
        <w:t>.</w:t>
      </w:r>
    </w:p>
    <w:p w14:paraId="0A9A9B8C" w14:textId="77777777" w:rsidR="002156FD" w:rsidRDefault="000D7FCB" w:rsidP="002156FD">
      <w:pPr>
        <w:pStyle w:val="NOTE0"/>
      </w:pPr>
      <w:r>
        <w:rPr>
          <w:lang w:val="en-US"/>
        </w:rPr>
        <w:t>NOTE</w:t>
      </w:r>
      <w:r>
        <w:rPr>
          <w:lang w:val="en-US"/>
        </w:rPr>
        <w:t> </w:t>
      </w:r>
      <w:r w:rsidR="002156FD">
        <w:rPr>
          <w:lang w:val="en-US"/>
        </w:rPr>
        <w:t xml:space="preserve">Level 3 applications </w:t>
      </w:r>
      <w:r w:rsidR="00DE2E9A">
        <w:rPr>
          <w:lang w:val="en-US"/>
        </w:rPr>
        <w:t xml:space="preserve">can </w:t>
      </w:r>
      <w:r w:rsidR="002156FD">
        <w:rPr>
          <w:lang w:val="en-US"/>
        </w:rPr>
        <w:t xml:space="preserve">have responsibility </w:t>
      </w:r>
      <w:r w:rsidR="002156FD">
        <w:t>for</w:t>
      </w:r>
      <w:r w:rsidR="002156FD" w:rsidRPr="007917D9">
        <w:t xml:space="preserve"> keeping the actual </w:t>
      </w:r>
      <w:r w:rsidR="002156FD">
        <w:t>software</w:t>
      </w:r>
      <w:r w:rsidR="002156FD" w:rsidRPr="007917D9">
        <w:t xml:space="preserve"> up to date. In the context of this standard, </w:t>
      </w:r>
      <w:r w:rsidR="002156FD">
        <w:t xml:space="preserve">information about the software </w:t>
      </w:r>
      <w:r w:rsidR="00DE2E9A">
        <w:t xml:space="preserve">can </w:t>
      </w:r>
      <w:r w:rsidR="002156FD" w:rsidRPr="007917D9">
        <w:t>need to be specified, reported or synchronized</w:t>
      </w:r>
      <w:r w:rsidR="002156FD">
        <w:t xml:space="preserve"> with Level 4 systems.</w:t>
      </w:r>
    </w:p>
    <w:p w14:paraId="684E110A" w14:textId="77777777" w:rsidR="002156FD" w:rsidRDefault="002156FD" w:rsidP="002156FD">
      <w:pPr>
        <w:pStyle w:val="NOTE0"/>
      </w:pPr>
      <w:r>
        <w:t>EXAMPLE 1</w:t>
      </w:r>
      <w:r>
        <w:tab/>
        <w:t xml:space="preserve">When a patch is applied to software the change </w:t>
      </w:r>
      <w:r w:rsidR="007A69EF">
        <w:t>may</w:t>
      </w:r>
      <w:r w:rsidR="00DE2E9A">
        <w:t xml:space="preserve"> </w:t>
      </w:r>
      <w:r>
        <w:t xml:space="preserve">need to be known by Level 3 systems to allow additional testing and Level 4 systems to update security settings. </w:t>
      </w:r>
    </w:p>
    <w:p w14:paraId="15F09BE7" w14:textId="77777777" w:rsidR="002156FD" w:rsidRPr="000D7FCB" w:rsidRDefault="002156FD" w:rsidP="002156FD">
      <w:pPr>
        <w:pStyle w:val="PARAGRAPH"/>
        <w:rPr>
          <w:sz w:val="16"/>
          <w:szCs w:val="16"/>
          <w:lang w:val="en-US"/>
        </w:rPr>
      </w:pPr>
      <w:r w:rsidRPr="000D7FCB">
        <w:rPr>
          <w:sz w:val="16"/>
          <w:szCs w:val="16"/>
        </w:rPr>
        <w:t>EXAMPLE 2</w:t>
      </w:r>
      <w:r w:rsidRPr="000D7FCB">
        <w:rPr>
          <w:sz w:val="16"/>
          <w:szCs w:val="16"/>
        </w:rPr>
        <w:tab/>
        <w:t xml:space="preserve">When a </w:t>
      </w:r>
      <w:r w:rsidRPr="002A02DC">
        <w:rPr>
          <w:i/>
          <w:sz w:val="16"/>
          <w:szCs w:val="16"/>
        </w:rPr>
        <w:t>physical asset</w:t>
      </w:r>
      <w:r w:rsidRPr="000D7FCB">
        <w:rPr>
          <w:sz w:val="16"/>
          <w:szCs w:val="16"/>
        </w:rPr>
        <w:t xml:space="preserve"> is decommissioned and it contains licensed software, then a Level 4 system </w:t>
      </w:r>
      <w:r w:rsidR="00DE2E9A">
        <w:rPr>
          <w:sz w:val="16"/>
          <w:szCs w:val="16"/>
        </w:rPr>
        <w:t xml:space="preserve">can </w:t>
      </w:r>
      <w:r w:rsidRPr="000D7FCB">
        <w:rPr>
          <w:sz w:val="16"/>
          <w:szCs w:val="16"/>
        </w:rPr>
        <w:t>need the information to order software uninstalls, to order asset memory clearing or to know to cancel the maintenance license fee.</w:t>
      </w:r>
    </w:p>
    <w:p w14:paraId="4A99BCA4" w14:textId="77777777" w:rsidR="003F088E" w:rsidRPr="001C220C" w:rsidRDefault="003F088E" w:rsidP="003F088E">
      <w:pPr>
        <w:pStyle w:val="Heading1"/>
        <w:rPr>
          <w:lang w:val="en-US"/>
        </w:rPr>
      </w:pPr>
      <w:bookmarkStart w:id="12519" w:name="_Ref188962349"/>
      <w:bookmarkStart w:id="12520" w:name="_Toc306620083"/>
      <w:bookmarkStart w:id="12521" w:name="_Toc320176948"/>
      <w:bookmarkStart w:id="12522" w:name="_Toc478492228"/>
      <w:r w:rsidRPr="001C220C">
        <w:rPr>
          <w:lang w:val="en-US"/>
        </w:rPr>
        <w:t>Operations management information</w:t>
      </w:r>
      <w:bookmarkEnd w:id="12519"/>
      <w:bookmarkEnd w:id="12520"/>
      <w:bookmarkEnd w:id="12521"/>
      <w:bookmarkEnd w:id="12522"/>
    </w:p>
    <w:p w14:paraId="06E6C39C" w14:textId="77777777" w:rsidR="009E6331" w:rsidRPr="001C220C" w:rsidRDefault="006A5B9A" w:rsidP="0029062D">
      <w:pPr>
        <w:pStyle w:val="Heading2"/>
        <w:rPr>
          <w:lang w:val="en-US"/>
        </w:rPr>
      </w:pPr>
      <w:bookmarkStart w:id="12523" w:name="_Ref189210554"/>
      <w:bookmarkStart w:id="12524" w:name="_Ref189212382"/>
      <w:bookmarkStart w:id="12525" w:name="_Toc306620084"/>
      <w:bookmarkStart w:id="12526" w:name="_Toc320176949"/>
      <w:bookmarkStart w:id="12527" w:name="_Toc478492229"/>
      <w:r w:rsidRPr="001C220C">
        <w:rPr>
          <w:lang w:val="en-US"/>
        </w:rPr>
        <w:t>Operations definition</w:t>
      </w:r>
      <w:r w:rsidR="002B3EEA" w:rsidRPr="001C220C">
        <w:rPr>
          <w:lang w:val="en-US"/>
        </w:rPr>
        <w:t xml:space="preserve"> information</w:t>
      </w:r>
      <w:bookmarkEnd w:id="12523"/>
      <w:bookmarkEnd w:id="12524"/>
      <w:bookmarkEnd w:id="12525"/>
      <w:bookmarkEnd w:id="12526"/>
      <w:bookmarkEnd w:id="12527"/>
    </w:p>
    <w:p w14:paraId="5DEAFDF4" w14:textId="77777777" w:rsidR="009E6331" w:rsidRPr="001C220C" w:rsidRDefault="006A5B9A" w:rsidP="003E1075">
      <w:pPr>
        <w:pStyle w:val="Heading3"/>
      </w:pPr>
      <w:bookmarkStart w:id="12528" w:name="_Toc320176950"/>
      <w:r w:rsidRPr="001C220C">
        <w:t>Operations definition</w:t>
      </w:r>
      <w:r w:rsidR="009E6331" w:rsidRPr="001C220C">
        <w:t xml:space="preserve"> model</w:t>
      </w:r>
      <w:bookmarkEnd w:id="12528"/>
    </w:p>
    <w:p w14:paraId="1B1D6205" w14:textId="77777777" w:rsidR="00ED0076" w:rsidRDefault="00ED0076" w:rsidP="00ED0076">
      <w:pPr>
        <w:pStyle w:val="PARAGRAPH"/>
        <w:rPr>
          <w:lang w:val="en-US"/>
        </w:rPr>
      </w:pPr>
      <w:r>
        <w:rPr>
          <w:lang w:val="en-US"/>
        </w:rPr>
        <w:t>An</w:t>
      </w:r>
      <w:r w:rsidRPr="006A31D3">
        <w:rPr>
          <w:i/>
          <w:lang w:val="en-US"/>
        </w:rPr>
        <w:t xml:space="preserve"> </w:t>
      </w:r>
      <w:r>
        <w:rPr>
          <w:i/>
          <w:lang w:val="en-US"/>
        </w:rPr>
        <w:t>o</w:t>
      </w:r>
      <w:r w:rsidRPr="006A31D3">
        <w:rPr>
          <w:i/>
          <w:lang w:val="en-US"/>
        </w:rPr>
        <w:t>perations definition</w:t>
      </w:r>
      <w:r w:rsidRPr="001C220C">
        <w:rPr>
          <w:lang w:val="en-US"/>
        </w:rPr>
        <w:t xml:space="preserve"> </w:t>
      </w:r>
      <w:r>
        <w:rPr>
          <w:lang w:val="en-US"/>
        </w:rPr>
        <w:t>defines the</w:t>
      </w:r>
      <w:r w:rsidRPr="001C220C">
        <w:rPr>
          <w:lang w:val="en-US"/>
        </w:rPr>
        <w:t xml:space="preserve"> resources required to perform a specified operation</w:t>
      </w:r>
      <w:r>
        <w:rPr>
          <w:lang w:val="en-US"/>
        </w:rPr>
        <w:t xml:space="preserve">. </w:t>
      </w:r>
      <w:r w:rsidRPr="001C220C">
        <w:rPr>
          <w:lang w:val="en-US"/>
        </w:rPr>
        <w:t xml:space="preserve">The </w:t>
      </w:r>
      <w:r w:rsidRPr="002A02DC">
        <w:rPr>
          <w:i/>
          <w:lang w:val="en-US"/>
        </w:rPr>
        <w:t>operations definition</w:t>
      </w:r>
      <w:r w:rsidRPr="001C220C">
        <w:rPr>
          <w:lang w:val="en-US"/>
        </w:rPr>
        <w:t xml:space="preserve"> may apply to defining production, maintenance, quality test and inventory operations</w:t>
      </w:r>
      <w:r>
        <w:rPr>
          <w:lang w:val="en-US"/>
        </w:rPr>
        <w:t xml:space="preserve">. </w:t>
      </w:r>
      <w:r w:rsidRPr="001C220C">
        <w:rPr>
          <w:lang w:val="en-US"/>
        </w:rPr>
        <w:t>The actual definition of how to perform the operation is not included in the object model</w:t>
      </w:r>
      <w:r>
        <w:rPr>
          <w:lang w:val="en-US"/>
        </w:rPr>
        <w:t xml:space="preserve"> and are defines in a </w:t>
      </w:r>
      <w:r w:rsidRPr="002A02DC">
        <w:rPr>
          <w:i/>
          <w:lang w:val="en-US"/>
        </w:rPr>
        <w:t>work definition</w:t>
      </w:r>
      <w:r w:rsidRPr="001C220C">
        <w:rPr>
          <w:lang w:val="en-US"/>
        </w:rPr>
        <w:t xml:space="preserve">. </w:t>
      </w:r>
    </w:p>
    <w:p w14:paraId="74AC3CA9" w14:textId="039BB123" w:rsidR="00F61D3D" w:rsidRDefault="00ED0076" w:rsidP="000D7FCB">
      <w:pPr>
        <w:pStyle w:val="PARAGRAPH"/>
        <w:rPr>
          <w:ins w:id="12529" w:author="Charles Gifford" w:date="2017-03-15T22:00:00Z"/>
          <w:lang w:val="en-US"/>
        </w:rPr>
      </w:pPr>
      <w:r w:rsidRPr="002A02DC">
        <w:rPr>
          <w:i/>
          <w:lang w:val="en-US"/>
        </w:rPr>
        <w:t>Work definitions</w:t>
      </w:r>
      <w:r>
        <w:rPr>
          <w:lang w:val="en-US"/>
        </w:rPr>
        <w:t xml:space="preserve"> </w:t>
      </w:r>
      <w:r w:rsidRPr="003B5D06">
        <w:rPr>
          <w:lang w:val="en-US"/>
        </w:rPr>
        <w:t xml:space="preserve">are defined as the information used to instruct a manufacturing operation how to </w:t>
      </w:r>
      <w:r>
        <w:rPr>
          <w:lang w:val="en-US"/>
        </w:rPr>
        <w:t>perform the operation. Production operations specific operations instructions</w:t>
      </w:r>
      <w:r w:rsidRPr="003B5D06">
        <w:rPr>
          <w:lang w:val="en-US"/>
        </w:rPr>
        <w:t xml:space="preserve"> may be called a general, site or master recipe (</w:t>
      </w:r>
      <w:r w:rsidR="00A3549B">
        <w:rPr>
          <w:lang w:val="en-US"/>
        </w:rPr>
        <w:t>IEC 6</w:t>
      </w:r>
      <w:r w:rsidRPr="003B5D06">
        <w:rPr>
          <w:lang w:val="en-US"/>
        </w:rPr>
        <w:t>1512</w:t>
      </w:r>
      <w:r w:rsidR="00FB0B14">
        <w:rPr>
          <w:lang w:val="en-US"/>
        </w:rPr>
        <w:t xml:space="preserve"> series</w:t>
      </w:r>
      <w:r w:rsidRPr="003B5D06">
        <w:rPr>
          <w:lang w:val="en-US"/>
        </w:rPr>
        <w:t xml:space="preserve">), standard operating procedure (SOP), standard operating conditions (SOC), </w:t>
      </w:r>
      <w:r>
        <w:rPr>
          <w:lang w:val="en-US"/>
        </w:rPr>
        <w:t xml:space="preserve">master or product </w:t>
      </w:r>
      <w:r w:rsidRPr="003B5D06">
        <w:rPr>
          <w:lang w:val="en-US"/>
        </w:rPr>
        <w:t>routing, or assembly steps based on the production strategy used.</w:t>
      </w:r>
      <w:r w:rsidR="00D86B72">
        <w:rPr>
          <w:lang w:val="en-US"/>
        </w:rPr>
        <w:t xml:space="preserve">  </w:t>
      </w:r>
    </w:p>
    <w:p w14:paraId="24D205C1" w14:textId="77777777" w:rsidR="00F61D3D" w:rsidRPr="00F61D3D" w:rsidRDefault="00F61D3D" w:rsidP="00600813">
      <w:pPr>
        <w:pStyle w:val="PARAGRAPH"/>
        <w:rPr>
          <w:ins w:id="12530" w:author="Charles Gifford" w:date="2017-03-15T22:00:00Z"/>
          <w:lang w:val="en-US" w:eastAsia="en-US"/>
        </w:rPr>
      </w:pPr>
      <w:ins w:id="12531" w:author="Charles Gifford" w:date="2017-03-15T22:00:00Z">
        <w:r w:rsidRPr="00F61D3D">
          <w:rPr>
            <w:lang w:val="en-US" w:eastAsia="en-US"/>
          </w:rPr>
          <w:t xml:space="preserve">An </w:t>
        </w:r>
        <w:r w:rsidRPr="00F61D3D">
          <w:rPr>
            <w:i/>
            <w:lang w:val="en-US" w:eastAsia="en-US"/>
          </w:rPr>
          <w:t>operations definition</w:t>
        </w:r>
        <w:r w:rsidRPr="00F61D3D">
          <w:rPr>
            <w:lang w:val="en-US" w:eastAsia="en-US"/>
          </w:rPr>
          <w:t xml:space="preserve"> may be a specialization of another </w:t>
        </w:r>
        <w:r w:rsidRPr="00F61D3D">
          <w:rPr>
            <w:i/>
            <w:lang w:val="en-US" w:eastAsia="en-US"/>
          </w:rPr>
          <w:t>operations definition</w:t>
        </w:r>
        <w:r w:rsidRPr="00F61D3D">
          <w:rPr>
            <w:lang w:val="en-US" w:eastAsia="en-US"/>
          </w:rPr>
          <w:t xml:space="preserve">.  An </w:t>
        </w:r>
        <w:r w:rsidRPr="00F61D3D">
          <w:rPr>
            <w:i/>
            <w:lang w:val="en-US" w:eastAsia="en-US"/>
          </w:rPr>
          <w:t>operations definition</w:t>
        </w:r>
        <w:r w:rsidRPr="00F61D3D">
          <w:rPr>
            <w:lang w:val="en-US" w:eastAsia="en-US"/>
          </w:rPr>
          <w:t xml:space="preserve"> shall be defined as abstract or concrete.  An abstract </w:t>
        </w:r>
        <w:r w:rsidRPr="00F61D3D">
          <w:rPr>
            <w:i/>
            <w:lang w:val="en-US" w:eastAsia="en-US"/>
          </w:rPr>
          <w:t>operations definition</w:t>
        </w:r>
        <w:r w:rsidRPr="00F61D3D">
          <w:rPr>
            <w:lang w:val="en-US" w:eastAsia="en-US"/>
          </w:rPr>
          <w:t xml:space="preserve"> defines a ‘template’, upon which other abstract or concrete </w:t>
        </w:r>
        <w:r w:rsidRPr="00F61D3D">
          <w:rPr>
            <w:i/>
            <w:lang w:val="en-US" w:eastAsia="en-US"/>
          </w:rPr>
          <w:t>operations definitions</w:t>
        </w:r>
        <w:r w:rsidRPr="00F61D3D">
          <w:rPr>
            <w:lang w:val="en-US" w:eastAsia="en-US"/>
          </w:rPr>
          <w:t xml:space="preserve"> may be based.  Unlike concrete </w:t>
        </w:r>
        <w:r w:rsidRPr="00F61D3D">
          <w:rPr>
            <w:i/>
            <w:lang w:val="en-US" w:eastAsia="en-US"/>
          </w:rPr>
          <w:t>operations definitions</w:t>
        </w:r>
        <w:r w:rsidRPr="00F61D3D">
          <w:rPr>
            <w:lang w:val="en-US" w:eastAsia="en-US"/>
          </w:rPr>
          <w:t xml:space="preserve">, abstract </w:t>
        </w:r>
        <w:r w:rsidRPr="00F61D3D">
          <w:rPr>
            <w:i/>
            <w:lang w:val="en-US" w:eastAsia="en-US"/>
          </w:rPr>
          <w:t>operations definitions</w:t>
        </w:r>
        <w:r w:rsidRPr="00F61D3D">
          <w:rPr>
            <w:lang w:val="en-US" w:eastAsia="en-US"/>
          </w:rPr>
          <w:t xml:space="preserve"> shall not be directly scheduled or tracked.  Therefore, </w:t>
        </w:r>
        <w:r w:rsidRPr="00F61D3D">
          <w:rPr>
            <w:i/>
            <w:lang w:val="en-US" w:eastAsia="en-US"/>
          </w:rPr>
          <w:t>operations requests</w:t>
        </w:r>
        <w:r w:rsidRPr="00F61D3D">
          <w:rPr>
            <w:lang w:val="en-US" w:eastAsia="en-US"/>
          </w:rPr>
          <w:t xml:space="preserve"> and </w:t>
        </w:r>
        <w:r w:rsidRPr="00F61D3D">
          <w:rPr>
            <w:i/>
            <w:lang w:val="en-US" w:eastAsia="en-US"/>
          </w:rPr>
          <w:t xml:space="preserve">operations responses </w:t>
        </w:r>
        <w:r w:rsidRPr="00F61D3D">
          <w:rPr>
            <w:lang w:val="en-US" w:eastAsia="en-US"/>
          </w:rPr>
          <w:t xml:space="preserve">shall not reference abstract </w:t>
        </w:r>
        <w:r w:rsidRPr="00F61D3D">
          <w:rPr>
            <w:i/>
            <w:lang w:val="en-US" w:eastAsia="en-US"/>
          </w:rPr>
          <w:t>operations definitions</w:t>
        </w:r>
        <w:r w:rsidRPr="00F61D3D">
          <w:rPr>
            <w:lang w:val="en-US" w:eastAsia="en-US"/>
          </w:rPr>
          <w:t>.</w:t>
        </w:r>
      </w:ins>
    </w:p>
    <w:p w14:paraId="28337C48" w14:textId="77777777" w:rsidR="00F61D3D" w:rsidRPr="00F61D3D" w:rsidRDefault="00F61D3D" w:rsidP="00600813">
      <w:pPr>
        <w:pStyle w:val="PARAGRAPH"/>
        <w:rPr>
          <w:ins w:id="12532" w:author="Charles Gifford" w:date="2017-03-15T22:00:00Z"/>
          <w:lang w:val="en-US" w:eastAsia="en-US"/>
        </w:rPr>
      </w:pPr>
      <w:ins w:id="12533" w:author="Charles Gifford" w:date="2017-03-15T22:00:00Z">
        <w:r w:rsidRPr="00F61D3D">
          <w:rPr>
            <w:lang w:val="en-US" w:eastAsia="en-US"/>
          </w:rPr>
          <w:t xml:space="preserve">Where an </w:t>
        </w:r>
        <w:r w:rsidRPr="00F61D3D">
          <w:rPr>
            <w:i/>
            <w:lang w:val="en-US" w:eastAsia="en-US"/>
          </w:rPr>
          <w:t>operations definition</w:t>
        </w:r>
        <w:r w:rsidRPr="00F61D3D">
          <w:rPr>
            <w:lang w:val="en-US" w:eastAsia="en-US"/>
          </w:rPr>
          <w:t xml:space="preserve"> references a </w:t>
        </w:r>
        <w:r w:rsidRPr="00F61D3D">
          <w:rPr>
            <w:i/>
            <w:lang w:val="en-US" w:eastAsia="en-US"/>
          </w:rPr>
          <w:t>work master</w:t>
        </w:r>
        <w:r w:rsidRPr="00F61D3D">
          <w:rPr>
            <w:lang w:val="en-US" w:eastAsia="en-US"/>
          </w:rPr>
          <w:t xml:space="preserve">, the definition type (abstract or concrete) attribute of the referenced </w:t>
        </w:r>
        <w:r w:rsidRPr="00F61D3D">
          <w:rPr>
            <w:i/>
            <w:lang w:val="en-US" w:eastAsia="en-US"/>
          </w:rPr>
          <w:t>work master</w:t>
        </w:r>
        <w:r w:rsidRPr="00F61D3D">
          <w:rPr>
            <w:lang w:val="en-US" w:eastAsia="en-US"/>
          </w:rPr>
          <w:t xml:space="preserve"> shall have the same value as that of the </w:t>
        </w:r>
        <w:r w:rsidRPr="00F61D3D">
          <w:rPr>
            <w:i/>
            <w:lang w:val="en-US" w:eastAsia="en-US"/>
          </w:rPr>
          <w:t>operations definition</w:t>
        </w:r>
        <w:r w:rsidRPr="00F61D3D">
          <w:rPr>
            <w:lang w:val="en-US" w:eastAsia="en-US"/>
          </w:rPr>
          <w:t xml:space="preserve">.  </w:t>
        </w:r>
      </w:ins>
    </w:p>
    <w:p w14:paraId="5A338E5A" w14:textId="77777777" w:rsidR="00F61D3D" w:rsidRPr="00F61D3D" w:rsidRDefault="00F61D3D" w:rsidP="00600813">
      <w:pPr>
        <w:pStyle w:val="PARAGRAPH"/>
        <w:rPr>
          <w:ins w:id="12534" w:author="Charles Gifford" w:date="2017-03-15T22:00:00Z"/>
          <w:lang w:val="en-US" w:eastAsia="en-US"/>
        </w:rPr>
      </w:pPr>
      <w:ins w:id="12535" w:author="Charles Gifford" w:date="2017-03-15T22:00:00Z">
        <w:r w:rsidRPr="00F61D3D">
          <w:rPr>
            <w:lang w:val="en-US" w:eastAsia="en-US"/>
          </w:rPr>
          <w:t xml:space="preserve">The </w:t>
        </w:r>
        <w:r w:rsidRPr="00093F1A">
          <w:rPr>
            <w:i/>
            <w:lang w:val="en-US" w:eastAsia="en-US"/>
          </w:rPr>
          <w:t>operations material bill</w:t>
        </w:r>
        <w:r w:rsidRPr="00F61D3D">
          <w:rPr>
            <w:lang w:val="en-US" w:eastAsia="en-US"/>
          </w:rPr>
          <w:t xml:space="preserve"> and </w:t>
        </w:r>
        <w:r w:rsidRPr="00093F1A">
          <w:rPr>
            <w:i/>
            <w:lang w:val="en-US" w:eastAsia="en-US"/>
          </w:rPr>
          <w:t>bill of resources</w:t>
        </w:r>
        <w:r w:rsidRPr="00F61D3D">
          <w:rPr>
            <w:lang w:val="en-US" w:eastAsia="en-US"/>
          </w:rPr>
          <w:t xml:space="preserve"> of an </w:t>
        </w:r>
        <w:r w:rsidRPr="00093F1A">
          <w:rPr>
            <w:i/>
            <w:lang w:val="en-US" w:eastAsia="en-US"/>
          </w:rPr>
          <w:t xml:space="preserve">operations definition </w:t>
        </w:r>
        <w:r w:rsidRPr="00F61D3D">
          <w:rPr>
            <w:lang w:val="en-US" w:eastAsia="en-US"/>
          </w:rPr>
          <w:t xml:space="preserve">may map to those of any abstract </w:t>
        </w:r>
        <w:r w:rsidRPr="00093F1A">
          <w:rPr>
            <w:i/>
            <w:lang w:val="en-US" w:eastAsia="en-US"/>
          </w:rPr>
          <w:t>operations definition</w:t>
        </w:r>
        <w:r w:rsidRPr="00F61D3D">
          <w:rPr>
            <w:lang w:val="en-US" w:eastAsia="en-US"/>
          </w:rPr>
          <w:t xml:space="preserve"> upon which the </w:t>
        </w:r>
        <w:r w:rsidRPr="00093F1A">
          <w:rPr>
            <w:i/>
            <w:lang w:val="en-US" w:eastAsia="en-US"/>
          </w:rPr>
          <w:t>operations definition</w:t>
        </w:r>
        <w:r w:rsidRPr="00F61D3D">
          <w:rPr>
            <w:lang w:val="en-US" w:eastAsia="en-US"/>
          </w:rPr>
          <w:t xml:space="preserve"> is based.</w:t>
        </w:r>
      </w:ins>
    </w:p>
    <w:p w14:paraId="06E8F561" w14:textId="77777777" w:rsidR="00F61D3D" w:rsidRPr="00F61D3D" w:rsidRDefault="00F61D3D" w:rsidP="00F61D3D">
      <w:pPr>
        <w:pStyle w:val="EXAMPLE0"/>
        <w:rPr>
          <w:ins w:id="12536" w:author="Charles Gifford" w:date="2017-03-15T22:00:00Z"/>
          <w:lang w:val="en-US"/>
        </w:rPr>
      </w:pPr>
      <w:ins w:id="12537" w:author="Charles Gifford" w:date="2017-03-15T22:00:00Z">
        <w:r w:rsidRPr="00F61D3D">
          <w:rPr>
            <w:lang w:val="en-US"/>
          </w:rPr>
          <w:t>EXAMPLE</w:t>
        </w:r>
        <w:r w:rsidRPr="00F61D3D">
          <w:rPr>
            <w:lang w:val="en-US"/>
          </w:rPr>
          <w:t> </w:t>
        </w:r>
        <w:r w:rsidRPr="00F61D3D">
          <w:rPr>
            <w:lang w:val="en-US"/>
          </w:rPr>
          <w:t xml:space="preserve">An abstract </w:t>
        </w:r>
        <w:r w:rsidRPr="00F61D3D">
          <w:rPr>
            <w:i/>
            <w:lang w:val="en-US"/>
          </w:rPr>
          <w:t>operations definition</w:t>
        </w:r>
        <w:r w:rsidRPr="00F61D3D">
          <w:rPr>
            <w:lang w:val="en-US"/>
          </w:rPr>
          <w:t xml:space="preserve"> may reference an </w:t>
        </w:r>
        <w:r w:rsidRPr="00F61D3D">
          <w:rPr>
            <w:i/>
            <w:lang w:val="en-US"/>
          </w:rPr>
          <w:t>operations material bill</w:t>
        </w:r>
        <w:r w:rsidRPr="00F61D3D">
          <w:rPr>
            <w:lang w:val="en-US"/>
          </w:rPr>
          <w:t xml:space="preserve"> that contains items referencing </w:t>
        </w:r>
        <w:r w:rsidRPr="00F61D3D">
          <w:rPr>
            <w:i/>
            <w:lang w:val="en-US"/>
          </w:rPr>
          <w:t>material classes</w:t>
        </w:r>
        <w:r w:rsidRPr="00F61D3D">
          <w:rPr>
            <w:lang w:val="en-US"/>
          </w:rPr>
          <w:t xml:space="preserve">, while a concrete </w:t>
        </w:r>
        <w:r w:rsidRPr="00F61D3D">
          <w:rPr>
            <w:i/>
            <w:lang w:val="en-US"/>
          </w:rPr>
          <w:t>operations definition</w:t>
        </w:r>
        <w:r w:rsidRPr="00F61D3D">
          <w:rPr>
            <w:lang w:val="en-US"/>
          </w:rPr>
          <w:t xml:space="preserve"> based on this abstract </w:t>
        </w:r>
        <w:r w:rsidRPr="00F61D3D">
          <w:rPr>
            <w:i/>
            <w:lang w:val="en-US"/>
          </w:rPr>
          <w:t>operations definition</w:t>
        </w:r>
        <w:r w:rsidRPr="00F61D3D">
          <w:rPr>
            <w:lang w:val="en-US"/>
          </w:rPr>
          <w:t xml:space="preserve"> may reference an </w:t>
        </w:r>
        <w:r w:rsidRPr="00F61D3D">
          <w:rPr>
            <w:i/>
            <w:lang w:val="en-US"/>
          </w:rPr>
          <w:t>operations material bill</w:t>
        </w:r>
        <w:r w:rsidRPr="00F61D3D">
          <w:rPr>
            <w:lang w:val="en-US"/>
          </w:rPr>
          <w:t xml:space="preserve"> that contains items referencing </w:t>
        </w:r>
        <w:r w:rsidRPr="00F61D3D">
          <w:rPr>
            <w:i/>
            <w:lang w:val="en-US"/>
          </w:rPr>
          <w:t>material definitions</w:t>
        </w:r>
        <w:r w:rsidRPr="00F61D3D">
          <w:rPr>
            <w:lang w:val="en-US"/>
          </w:rPr>
          <w:t xml:space="preserve"> belonging to those </w:t>
        </w:r>
        <w:r w:rsidRPr="00F61D3D">
          <w:rPr>
            <w:i/>
            <w:lang w:val="en-US"/>
          </w:rPr>
          <w:t>material classes</w:t>
        </w:r>
        <w:r w:rsidRPr="00F61D3D">
          <w:rPr>
            <w:lang w:val="en-US"/>
          </w:rPr>
          <w:t>.</w:t>
        </w:r>
      </w:ins>
    </w:p>
    <w:p w14:paraId="321A462F" w14:textId="77777777" w:rsidR="00F61D3D" w:rsidRPr="00F61D3D" w:rsidRDefault="00F61D3D" w:rsidP="00F61D3D">
      <w:pPr>
        <w:pStyle w:val="EXAMPLE0"/>
        <w:rPr>
          <w:ins w:id="12538" w:author="Charles Gifford" w:date="2017-03-15T22:00:00Z"/>
          <w:lang w:val="en-US"/>
        </w:rPr>
      </w:pPr>
      <w:ins w:id="12539" w:author="Charles Gifford" w:date="2017-03-15T22:00:00Z">
        <w:r w:rsidRPr="00F61D3D">
          <w:rPr>
            <w:lang w:val="en-US"/>
          </w:rPr>
          <w:t>EXAMPLE</w:t>
        </w:r>
        <w:r w:rsidRPr="00F61D3D">
          <w:rPr>
            <w:lang w:val="en-US"/>
          </w:rPr>
          <w:t> </w:t>
        </w:r>
        <w:r w:rsidRPr="00F61D3D">
          <w:rPr>
            <w:lang w:val="en-US"/>
          </w:rPr>
          <w:t xml:space="preserve">A mining organization could define the following abstract and concrete </w:t>
        </w:r>
        <w:r w:rsidRPr="00F61D3D">
          <w:rPr>
            <w:i/>
            <w:lang w:val="en-US"/>
          </w:rPr>
          <w:t>operations definitions</w:t>
        </w:r>
        <w:r w:rsidRPr="00F61D3D">
          <w:rPr>
            <w:lang w:val="en-US"/>
          </w:rPr>
          <w:t>.</w:t>
        </w:r>
      </w:ins>
    </w:p>
    <w:p w14:paraId="3503388A" w14:textId="77777777" w:rsidR="00F61D3D" w:rsidRPr="00F61D3D" w:rsidRDefault="00F61D3D" w:rsidP="00F61D3D">
      <w:pPr>
        <w:pStyle w:val="EXAMPLE0"/>
        <w:rPr>
          <w:ins w:id="12540" w:author="Charles Gifford" w:date="2017-03-15T22:00:00Z"/>
          <w:lang w:val="en-US"/>
        </w:rPr>
      </w:pPr>
      <w:ins w:id="12541" w:author="Charles Gifford" w:date="2017-03-15T22:00:00Z">
        <w:r w:rsidRPr="00F61D3D">
          <w:rPr>
            <w:lang w:val="en-US"/>
          </w:rPr>
          <w:t>Loading (abstract)</w:t>
        </w:r>
      </w:ins>
    </w:p>
    <w:p w14:paraId="579CDA34" w14:textId="77777777" w:rsidR="00F61D3D" w:rsidRPr="00F61D3D" w:rsidRDefault="00F61D3D" w:rsidP="00F61D3D">
      <w:pPr>
        <w:pStyle w:val="EXAMPLE0"/>
        <w:numPr>
          <w:ilvl w:val="0"/>
          <w:numId w:val="173"/>
        </w:numPr>
        <w:rPr>
          <w:ins w:id="12542" w:author="Charles Gifford" w:date="2017-03-15T22:00:00Z"/>
          <w:lang w:val="en-US"/>
        </w:rPr>
      </w:pPr>
      <w:ins w:id="12543" w:author="Charles Gifford" w:date="2017-03-15T22:00:00Z">
        <w:r w:rsidRPr="00F61D3D">
          <w:rPr>
            <w:lang w:val="en-US"/>
          </w:rPr>
          <w:t>Train Loading (abstract), specialization of Loading (abstract)</w:t>
        </w:r>
      </w:ins>
    </w:p>
    <w:p w14:paraId="376BCF16" w14:textId="77777777" w:rsidR="00F61D3D" w:rsidRPr="00F61D3D" w:rsidRDefault="00F61D3D" w:rsidP="00F61D3D">
      <w:pPr>
        <w:pStyle w:val="EXAMPLE0"/>
        <w:numPr>
          <w:ilvl w:val="0"/>
          <w:numId w:val="173"/>
        </w:numPr>
        <w:rPr>
          <w:ins w:id="12544" w:author="Charles Gifford" w:date="2017-03-15T22:00:00Z"/>
          <w:lang w:val="en-US"/>
        </w:rPr>
      </w:pPr>
      <w:ins w:id="12545" w:author="Charles Gifford" w:date="2017-03-15T22:00:00Z">
        <w:r w:rsidRPr="00F61D3D">
          <w:rPr>
            <w:lang w:val="en-US"/>
          </w:rPr>
          <w:t>Ship Loading (abstract), specialization of Loading (abstract)</w:t>
        </w:r>
      </w:ins>
    </w:p>
    <w:p w14:paraId="3DF462CC" w14:textId="77777777" w:rsidR="00F61D3D" w:rsidRPr="00F61D3D" w:rsidRDefault="00F61D3D" w:rsidP="00F61D3D">
      <w:pPr>
        <w:pStyle w:val="EXAMPLE0"/>
        <w:numPr>
          <w:ilvl w:val="0"/>
          <w:numId w:val="173"/>
        </w:numPr>
        <w:rPr>
          <w:ins w:id="12546" w:author="Charles Gifford" w:date="2017-03-15T22:00:00Z"/>
          <w:lang w:val="en-US"/>
        </w:rPr>
      </w:pPr>
      <w:ins w:id="12547" w:author="Charles Gifford" w:date="2017-03-15T22:00:00Z">
        <w:r w:rsidRPr="00F61D3D">
          <w:rPr>
            <w:lang w:val="en-US"/>
          </w:rPr>
          <w:t>Site S</w:t>
        </w:r>
        <w:r w:rsidRPr="00F61D3D">
          <w:rPr>
            <w:vertAlign w:val="subscript"/>
            <w:lang w:val="en-US"/>
          </w:rPr>
          <w:t>1</w:t>
        </w:r>
        <w:r w:rsidRPr="00F61D3D">
          <w:rPr>
            <w:lang w:val="en-US"/>
          </w:rPr>
          <w:t xml:space="preserve"> Train Loading (concrete), specialization of Train Loading (abstract)</w:t>
        </w:r>
      </w:ins>
    </w:p>
    <w:p w14:paraId="637F03D9" w14:textId="77777777" w:rsidR="00F61D3D" w:rsidRPr="00F61D3D" w:rsidRDefault="00F61D3D" w:rsidP="00F61D3D">
      <w:pPr>
        <w:pStyle w:val="EXAMPLE0"/>
        <w:numPr>
          <w:ilvl w:val="0"/>
          <w:numId w:val="173"/>
        </w:numPr>
        <w:rPr>
          <w:ins w:id="12548" w:author="Charles Gifford" w:date="2017-03-15T22:00:00Z"/>
          <w:lang w:val="en-US"/>
        </w:rPr>
      </w:pPr>
      <w:ins w:id="12549" w:author="Charles Gifford" w:date="2017-03-15T22:00:00Z">
        <w:r w:rsidRPr="00F61D3D">
          <w:rPr>
            <w:lang w:val="en-US"/>
          </w:rPr>
          <w:t>Site S</w:t>
        </w:r>
        <w:r w:rsidRPr="00F61D3D">
          <w:rPr>
            <w:vertAlign w:val="subscript"/>
            <w:lang w:val="en-US"/>
          </w:rPr>
          <w:t>2</w:t>
        </w:r>
        <w:r w:rsidRPr="00F61D3D">
          <w:rPr>
            <w:lang w:val="en-US"/>
          </w:rPr>
          <w:t xml:space="preserve"> Ship Loading (concrete), specialization of Ship Loading (abstract)</w:t>
        </w:r>
      </w:ins>
    </w:p>
    <w:p w14:paraId="22D735D5" w14:textId="5BB7580E" w:rsidR="009208BE" w:rsidRDefault="00F61D3D" w:rsidP="009208BE">
      <w:pPr>
        <w:pStyle w:val="NOTE0"/>
        <w:rPr>
          <w:lang w:val="en-US"/>
        </w:rPr>
      </w:pPr>
      <w:ins w:id="12550" w:author="Charles Gifford" w:date="2017-03-15T22:00:00Z">
        <w:r w:rsidRPr="00F61D3D">
          <w:rPr>
            <w:lang w:val="en-US"/>
          </w:rPr>
          <w:t>NOTE</w:t>
        </w:r>
        <w:r w:rsidRPr="00F61D3D">
          <w:rPr>
            <w:lang w:val="en-US"/>
          </w:rPr>
          <w:t> </w:t>
        </w:r>
        <w:r w:rsidRPr="00F61D3D">
          <w:rPr>
            <w:lang w:val="en-US"/>
          </w:rPr>
          <w:t xml:space="preserve">Abstract </w:t>
        </w:r>
        <w:r w:rsidRPr="00F61D3D">
          <w:rPr>
            <w:i/>
            <w:lang w:val="en-US"/>
          </w:rPr>
          <w:t>operations definitions</w:t>
        </w:r>
        <w:r w:rsidRPr="00F61D3D">
          <w:rPr>
            <w:lang w:val="en-US"/>
          </w:rPr>
          <w:t xml:space="preserve"> provide a basis for standardization and reuse of abstract </w:t>
        </w:r>
        <w:r w:rsidRPr="00F61D3D">
          <w:rPr>
            <w:i/>
            <w:lang w:val="en-US"/>
          </w:rPr>
          <w:t>operations definitions</w:t>
        </w:r>
        <w:r w:rsidRPr="00F61D3D">
          <w:rPr>
            <w:lang w:val="en-US"/>
          </w:rPr>
          <w:t xml:space="preserve"> across many concrete </w:t>
        </w:r>
        <w:r w:rsidRPr="00F61D3D">
          <w:rPr>
            <w:i/>
            <w:lang w:val="en-US"/>
          </w:rPr>
          <w:t>operations definitions</w:t>
        </w:r>
        <w:r w:rsidRPr="00F61D3D">
          <w:rPr>
            <w:lang w:val="en-US"/>
          </w:rPr>
          <w:t xml:space="preserve"> across and between plants.</w:t>
        </w:r>
      </w:ins>
      <w:r w:rsidR="000D7FCB">
        <w:rPr>
          <w:lang w:val="en-US"/>
        </w:rPr>
        <w:fldChar w:fldCharType="begin"/>
      </w:r>
      <w:r w:rsidR="000D7FCB">
        <w:rPr>
          <w:lang w:val="en-US"/>
        </w:rPr>
        <w:instrText xml:space="preserve"> REF _Ref161722889 \h </w:instrText>
      </w:r>
      <w:r w:rsidR="000D7FCB">
        <w:rPr>
          <w:lang w:val="en-US"/>
        </w:rPr>
      </w:r>
      <w:r w:rsidR="000D7FCB">
        <w:rPr>
          <w:lang w:val="en-US"/>
        </w:rPr>
        <w:fldChar w:fldCharType="separate"/>
      </w:r>
    </w:p>
    <w:p w14:paraId="079E263E" w14:textId="69115ADB" w:rsidR="009E6331" w:rsidRPr="001C220C" w:rsidRDefault="000D7FCB" w:rsidP="000D7FCB">
      <w:pPr>
        <w:pStyle w:val="PARAGRAPH"/>
        <w:rPr>
          <w:lang w:val="en-US"/>
        </w:rPr>
      </w:pPr>
      <w:r>
        <w:rPr>
          <w:lang w:val="en-US"/>
        </w:rPr>
        <w:fldChar w:fldCharType="end"/>
      </w:r>
      <w:ins w:id="12551" w:author="Charles Gifford" w:date="2017-03-22T17:51:00Z">
        <w:r w:rsidR="009208BE">
          <w:rPr>
            <w:lang w:val="en-US"/>
          </w:rPr>
          <w:fldChar w:fldCharType="begin"/>
        </w:r>
        <w:r w:rsidR="009208BE">
          <w:rPr>
            <w:lang w:val="en-US"/>
          </w:rPr>
          <w:instrText xml:space="preserve"> REF _Ref477968431 \h </w:instrText>
        </w:r>
      </w:ins>
      <w:r w:rsidR="009208BE">
        <w:rPr>
          <w:lang w:val="en-US"/>
        </w:rPr>
      </w:r>
      <w:r w:rsidR="009208BE">
        <w:rPr>
          <w:lang w:val="en-US"/>
        </w:rPr>
        <w:fldChar w:fldCharType="separate"/>
      </w:r>
      <w:ins w:id="12552" w:author="Charles Gifford" w:date="2017-03-22T17:51:00Z">
        <w:r w:rsidR="009208BE" w:rsidRPr="001C220C">
          <w:rPr>
            <w:lang w:val="en-US"/>
          </w:rPr>
          <w:t xml:space="preserve">Figure </w:t>
        </w:r>
        <w:r w:rsidR="009208BE">
          <w:rPr>
            <w:noProof/>
            <w:lang w:val="en-US"/>
          </w:rPr>
          <w:t>20</w:t>
        </w:r>
        <w:r w:rsidR="009208BE">
          <w:rPr>
            <w:lang w:val="en-US"/>
          </w:rPr>
          <w:fldChar w:fldCharType="end"/>
        </w:r>
      </w:ins>
      <w:r w:rsidR="00B870DB" w:rsidRPr="001C220C">
        <w:rPr>
          <w:lang w:val="en-US"/>
        </w:rPr>
        <w:t xml:space="preserve"> </w:t>
      </w:r>
      <w:r w:rsidR="00D86B72">
        <w:rPr>
          <w:lang w:val="en-US"/>
        </w:rPr>
        <w:t>illustrates</w:t>
      </w:r>
      <w:r w:rsidR="00B870DB" w:rsidRPr="001C220C">
        <w:rPr>
          <w:lang w:val="en-US"/>
        </w:rPr>
        <w:t xml:space="preserve"> the </w:t>
      </w:r>
      <w:r w:rsidR="006A5B9A" w:rsidRPr="001A4DED">
        <w:rPr>
          <w:lang w:val="en-US"/>
        </w:rPr>
        <w:t>operations definition</w:t>
      </w:r>
      <w:r w:rsidR="00B870DB" w:rsidRPr="00703702">
        <w:rPr>
          <w:lang w:val="en-US"/>
        </w:rPr>
        <w:t xml:space="preserve"> </w:t>
      </w:r>
      <w:r w:rsidR="00B870DB" w:rsidRPr="001C220C">
        <w:rPr>
          <w:lang w:val="en-US"/>
        </w:rPr>
        <w:t>model</w:t>
      </w:r>
      <w:r w:rsidR="008558A5">
        <w:rPr>
          <w:lang w:val="en-US"/>
        </w:rPr>
        <w:t xml:space="preserve">. </w:t>
      </w:r>
      <w:bookmarkStart w:id="12553" w:name="_Hlk478332412"/>
      <w:ins w:id="12554" w:author="Charles Gifford" w:date="2017-03-22T17:49:00Z">
        <w:r w:rsidR="009208BE">
          <w:rPr>
            <w:lang w:val="en-US"/>
          </w:rPr>
          <w:fldChar w:fldCharType="begin"/>
        </w:r>
        <w:r w:rsidR="009208BE">
          <w:rPr>
            <w:lang w:val="en-US"/>
          </w:rPr>
          <w:instrText xml:space="preserve"> REF _Ref477968308 \h </w:instrText>
        </w:r>
      </w:ins>
      <w:r w:rsidR="009208BE">
        <w:rPr>
          <w:lang w:val="en-US"/>
        </w:rPr>
      </w:r>
      <w:r w:rsidR="009208BE">
        <w:rPr>
          <w:lang w:val="en-US"/>
        </w:rPr>
        <w:fldChar w:fldCharType="separate"/>
      </w:r>
      <w:ins w:id="12555" w:author="Charles Gifford" w:date="2017-03-22T17:49:00Z">
        <w:r w:rsidR="009208BE">
          <w:t xml:space="preserve">Table </w:t>
        </w:r>
        <w:r w:rsidR="009208BE">
          <w:rPr>
            <w:noProof/>
          </w:rPr>
          <w:t>135</w:t>
        </w:r>
        <w:r w:rsidR="009208BE">
          <w:rPr>
            <w:lang w:val="en-US"/>
          </w:rPr>
          <w:fldChar w:fldCharType="end"/>
        </w:r>
        <w:r w:rsidR="009208BE">
          <w:rPr>
            <w:lang w:val="en-US"/>
          </w:rPr>
          <w:t xml:space="preserve"> </w:t>
        </w:r>
      </w:ins>
      <w:ins w:id="12556" w:author="Charles Gifford" w:date="2017-03-20T00:39:00Z">
        <w:r w:rsidR="00703702" w:rsidRPr="00703702">
          <w:rPr>
            <w:lang w:val="en-US"/>
          </w:rPr>
          <w:t xml:space="preserve">lists the relationships of the objects in the operations </w:t>
        </w:r>
      </w:ins>
      <w:ins w:id="12557" w:author="Charles Gifford" w:date="2017-03-20T00:40:00Z">
        <w:r w:rsidR="00FC7466">
          <w:rPr>
            <w:lang w:val="en-US"/>
          </w:rPr>
          <w:t>definition</w:t>
        </w:r>
      </w:ins>
      <w:ins w:id="12558" w:author="Charles Gifford" w:date="2017-03-20T00:39:00Z">
        <w:r w:rsidR="00703702" w:rsidRPr="00703702">
          <w:rPr>
            <w:lang w:val="en-US"/>
          </w:rPr>
          <w:t xml:space="preserve"> model.</w:t>
        </w:r>
      </w:ins>
    </w:p>
    <w:bookmarkEnd w:id="12553"/>
    <w:p w14:paraId="592DBC57" w14:textId="715D2CF3" w:rsidR="00B870DB" w:rsidRPr="001C220C" w:rsidRDefault="00D81887" w:rsidP="00B870DB">
      <w:pPr>
        <w:jc w:val="center"/>
        <w:rPr>
          <w:lang w:val="en-US"/>
        </w:rPr>
      </w:pPr>
      <w:del w:id="12559" w:author="Charles Gifford" w:date="2017-03-20T03:19:00Z">
        <w:r w:rsidRPr="008C3224" w:rsidDel="001A4DED">
          <w:rPr>
            <w:noProof/>
            <w:lang w:val="en-US" w:eastAsia="en-US"/>
          </w:rPr>
          <w:drawing>
            <wp:inline distT="0" distB="0" distL="0" distR="0" wp14:anchorId="54B722D8" wp14:editId="1E925EFD">
              <wp:extent cx="5943600" cy="4826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4826000"/>
                      </a:xfrm>
                      <a:prstGeom prst="rect">
                        <a:avLst/>
                      </a:prstGeom>
                      <a:noFill/>
                      <a:ln>
                        <a:noFill/>
                      </a:ln>
                    </pic:spPr>
                  </pic:pic>
                </a:graphicData>
              </a:graphic>
            </wp:inline>
          </w:drawing>
        </w:r>
      </w:del>
      <w:r w:rsidR="00735A79" w:rsidRPr="00735A79" w:rsidDel="00CC40E0">
        <w:t xml:space="preserve"> </w:t>
      </w:r>
    </w:p>
    <w:p w14:paraId="416478F0" w14:textId="6FE5EDE6" w:rsidR="00B426FA" w:rsidRDefault="00CB0FF9" w:rsidP="00B426FA">
      <w:pPr>
        <w:pStyle w:val="FIGURE"/>
        <w:rPr>
          <w:ins w:id="12560" w:author="Charles Gifford" w:date="2017-03-20T00:37:00Z"/>
          <w:lang w:val="en-US"/>
        </w:rPr>
      </w:pPr>
      <w:bookmarkStart w:id="12561" w:name="_Ref161722889"/>
      <w:bookmarkStart w:id="12562" w:name="_Toc157224387"/>
      <w:bookmarkStart w:id="12563" w:name="_Toc237687660"/>
      <w:bookmarkStart w:id="12564" w:name="_Toc306620203"/>
      <w:bookmarkStart w:id="12565" w:name="_Toc320178068"/>
      <w:ins w:id="12566" w:author="Charles Gifford" w:date="2017-03-23T12:44:00Z">
        <w:r>
          <w:rPr>
            <w:noProof/>
            <w:lang w:val="en-US" w:eastAsia="en-US"/>
          </w:rPr>
          <w:drawing>
            <wp:inline distT="0" distB="0" distL="0" distR="0" wp14:anchorId="5F1F0D67" wp14:editId="01A93735">
              <wp:extent cx="5816600" cy="6318626"/>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19378" cy="6321644"/>
                      </a:xfrm>
                      <a:prstGeom prst="rect">
                        <a:avLst/>
                      </a:prstGeom>
                      <a:noFill/>
                    </pic:spPr>
                  </pic:pic>
                </a:graphicData>
              </a:graphic>
            </wp:inline>
          </w:drawing>
        </w:r>
      </w:ins>
    </w:p>
    <w:p w14:paraId="4A9F28B3" w14:textId="6BA5C41D" w:rsidR="009E6331" w:rsidRDefault="009E6331" w:rsidP="000D7FCB">
      <w:pPr>
        <w:pStyle w:val="FIGURE-title"/>
        <w:rPr>
          <w:ins w:id="12567" w:author="Charles Gifford" w:date="2017-03-20T00:41:00Z"/>
          <w:lang w:val="en-US"/>
        </w:rPr>
      </w:pPr>
      <w:bookmarkStart w:id="12568" w:name="_Ref477968431"/>
      <w:bookmarkStart w:id="12569" w:name="_Ref477968427"/>
      <w:bookmarkStart w:id="12570" w:name="_Toc478492569"/>
      <w:r w:rsidRPr="001C220C">
        <w:rPr>
          <w:lang w:val="en-US"/>
        </w:rPr>
        <w:t xml:space="preserve">Figure </w:t>
      </w:r>
      <w:r w:rsidRPr="001C220C">
        <w:rPr>
          <w:lang w:val="en-US"/>
        </w:rPr>
        <w:fldChar w:fldCharType="begin"/>
      </w:r>
      <w:r w:rsidRPr="001C220C">
        <w:rPr>
          <w:lang w:val="en-US"/>
        </w:rPr>
        <w:instrText xml:space="preserve"> SEQ Figure \* ARABIC </w:instrText>
      </w:r>
      <w:r w:rsidRPr="001C220C">
        <w:rPr>
          <w:lang w:val="en-US"/>
        </w:rPr>
        <w:fldChar w:fldCharType="separate"/>
      </w:r>
      <w:r w:rsidR="00F86ACD">
        <w:rPr>
          <w:noProof/>
          <w:lang w:val="en-US"/>
        </w:rPr>
        <w:t>20</w:t>
      </w:r>
      <w:r w:rsidRPr="001C220C">
        <w:rPr>
          <w:lang w:val="en-US"/>
        </w:rPr>
        <w:fldChar w:fldCharType="end"/>
      </w:r>
      <w:bookmarkEnd w:id="12561"/>
      <w:bookmarkEnd w:id="12568"/>
      <w:r w:rsidRPr="001C220C">
        <w:rPr>
          <w:lang w:val="en-US"/>
        </w:rPr>
        <w:t xml:space="preserve"> </w:t>
      </w:r>
      <w:r w:rsidR="000D7FCB">
        <w:rPr>
          <w:lang w:val="en-US"/>
        </w:rPr>
        <w:t>–</w:t>
      </w:r>
      <w:r w:rsidRPr="001C220C">
        <w:rPr>
          <w:lang w:val="en-US"/>
        </w:rPr>
        <w:t xml:space="preserve"> </w:t>
      </w:r>
      <w:r w:rsidR="006A5B9A" w:rsidRPr="001C220C">
        <w:rPr>
          <w:lang w:val="en-US"/>
        </w:rPr>
        <w:t>Operations definition</w:t>
      </w:r>
      <w:r w:rsidRPr="001C220C">
        <w:rPr>
          <w:lang w:val="en-US"/>
        </w:rPr>
        <w:t xml:space="preserve"> </w:t>
      </w:r>
      <w:r w:rsidR="00222E9C" w:rsidRPr="001C220C">
        <w:rPr>
          <w:lang w:val="en-US"/>
        </w:rPr>
        <w:t>m</w:t>
      </w:r>
      <w:r w:rsidRPr="001C220C">
        <w:rPr>
          <w:lang w:val="en-US"/>
        </w:rPr>
        <w:t>odel</w:t>
      </w:r>
      <w:bookmarkEnd w:id="12562"/>
      <w:bookmarkEnd w:id="12563"/>
      <w:bookmarkEnd w:id="12564"/>
      <w:bookmarkEnd w:id="12565"/>
      <w:bookmarkEnd w:id="12569"/>
      <w:bookmarkEnd w:id="12570"/>
    </w:p>
    <w:p w14:paraId="0C6A9A8B" w14:textId="2787909B" w:rsidR="00703702" w:rsidRPr="00703702" w:rsidRDefault="009208BE" w:rsidP="00E05180">
      <w:pPr>
        <w:pStyle w:val="TABLE-title"/>
        <w:rPr>
          <w:ins w:id="12571" w:author="Charles Gifford" w:date="2017-03-20T00:41:00Z"/>
          <w:lang w:val="en-US"/>
        </w:rPr>
      </w:pPr>
      <w:bookmarkStart w:id="12572" w:name="_Ref477968308"/>
      <w:bookmarkStart w:id="12573" w:name="_Toc478492435"/>
      <w:bookmarkStart w:id="12574" w:name="_Hlk478332257"/>
      <w:ins w:id="12575" w:author="Charles Gifford" w:date="2017-03-22T17:48:00Z">
        <w:r>
          <w:t xml:space="preserve">Table </w:t>
        </w:r>
        <w:r>
          <w:fldChar w:fldCharType="begin"/>
        </w:r>
        <w:r>
          <w:instrText xml:space="preserve"> SEQ Table \* ARABIC </w:instrText>
        </w:r>
      </w:ins>
      <w:r>
        <w:fldChar w:fldCharType="separate"/>
      </w:r>
      <w:ins w:id="12576" w:author="Charles Gifford" w:date="2017-03-22T17:48:00Z">
        <w:r>
          <w:rPr>
            <w:noProof/>
          </w:rPr>
          <w:t>135</w:t>
        </w:r>
        <w:r>
          <w:fldChar w:fldCharType="end"/>
        </w:r>
        <w:bookmarkEnd w:id="12572"/>
        <w:r>
          <w:t xml:space="preserve"> </w:t>
        </w:r>
      </w:ins>
      <w:ins w:id="12577" w:author="Charles Gifford" w:date="2017-03-20T00:41:00Z">
        <w:r w:rsidR="00703702">
          <w:rPr>
            <w:lang w:val="en-US"/>
          </w:rPr>
          <w:t>–</w:t>
        </w:r>
        <w:r w:rsidR="00703702" w:rsidRPr="001C220C">
          <w:rPr>
            <w:lang w:val="en-US"/>
          </w:rPr>
          <w:t xml:space="preserve"> Operations definition model</w:t>
        </w:r>
        <w:r w:rsidR="00703702">
          <w:rPr>
            <w:lang w:val="en-US"/>
          </w:rPr>
          <w:t xml:space="preserve"> relationships</w:t>
        </w:r>
        <w:bookmarkEnd w:id="12573"/>
      </w:ins>
    </w:p>
    <w:tbl>
      <w:tblPr>
        <w:tblW w:w="9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335"/>
        <w:gridCol w:w="2340"/>
        <w:gridCol w:w="2070"/>
        <w:gridCol w:w="2520"/>
      </w:tblGrid>
      <w:tr w:rsidR="00703702" w:rsidRPr="000265B9" w14:paraId="0B6C1703" w14:textId="77777777" w:rsidTr="00705B15">
        <w:trPr>
          <w:trHeight w:val="98"/>
          <w:tblHeader/>
          <w:ins w:id="12578" w:author="Charles Gifford" w:date="2017-03-20T00:45:00Z"/>
        </w:trPr>
        <w:tc>
          <w:tcPr>
            <w:tcW w:w="2335" w:type="dxa"/>
            <w:shd w:val="clear" w:color="auto" w:fill="auto"/>
          </w:tcPr>
          <w:p w14:paraId="28671FE4" w14:textId="77777777" w:rsidR="00703702" w:rsidRPr="000265B9" w:rsidRDefault="00703702" w:rsidP="00705B15">
            <w:pPr>
              <w:pStyle w:val="TABLE-col-heading"/>
              <w:rPr>
                <w:ins w:id="12579" w:author="Charles Gifford" w:date="2017-03-20T00:45:00Z"/>
              </w:rPr>
            </w:pPr>
            <w:ins w:id="12580" w:author="Charles Gifford" w:date="2017-03-20T00:45:00Z">
              <w:r w:rsidRPr="000265B9">
                <w:t>From</w:t>
              </w:r>
            </w:ins>
          </w:p>
        </w:tc>
        <w:tc>
          <w:tcPr>
            <w:tcW w:w="2340" w:type="dxa"/>
            <w:shd w:val="clear" w:color="auto" w:fill="auto"/>
          </w:tcPr>
          <w:p w14:paraId="173F2906" w14:textId="77777777" w:rsidR="00703702" w:rsidRPr="000265B9" w:rsidRDefault="00703702" w:rsidP="00705B15">
            <w:pPr>
              <w:pStyle w:val="TABLE-col-heading"/>
              <w:rPr>
                <w:ins w:id="12581" w:author="Charles Gifford" w:date="2017-03-20T00:45:00Z"/>
              </w:rPr>
            </w:pPr>
            <w:ins w:id="12582" w:author="Charles Gifford" w:date="2017-03-20T00:45:00Z">
              <w:r w:rsidRPr="000265B9">
                <w:t>To</w:t>
              </w:r>
            </w:ins>
          </w:p>
        </w:tc>
        <w:tc>
          <w:tcPr>
            <w:tcW w:w="2070" w:type="dxa"/>
            <w:shd w:val="clear" w:color="auto" w:fill="auto"/>
          </w:tcPr>
          <w:p w14:paraId="6D1591AF" w14:textId="77777777" w:rsidR="00703702" w:rsidRPr="000265B9" w:rsidRDefault="00703702" w:rsidP="00705B15">
            <w:pPr>
              <w:pStyle w:val="TABLE-col-heading"/>
              <w:rPr>
                <w:ins w:id="12583" w:author="Charles Gifford" w:date="2017-03-20T00:45:00Z"/>
              </w:rPr>
            </w:pPr>
            <w:ins w:id="12584" w:author="Charles Gifford" w:date="2017-03-20T00:45:00Z">
              <w:r w:rsidRPr="000265B9">
                <w:t>Type</w:t>
              </w:r>
            </w:ins>
          </w:p>
        </w:tc>
        <w:tc>
          <w:tcPr>
            <w:tcW w:w="2520" w:type="dxa"/>
            <w:shd w:val="clear" w:color="auto" w:fill="auto"/>
          </w:tcPr>
          <w:p w14:paraId="6F82E3DA" w14:textId="77777777" w:rsidR="00703702" w:rsidRPr="000265B9" w:rsidRDefault="00703702" w:rsidP="00705B15">
            <w:pPr>
              <w:pStyle w:val="TABLE-col-heading"/>
              <w:rPr>
                <w:ins w:id="12585" w:author="Charles Gifford" w:date="2017-03-20T00:45:00Z"/>
              </w:rPr>
            </w:pPr>
            <w:ins w:id="12586" w:author="Charles Gifford" w:date="2017-03-20T00:45:00Z">
              <w:r w:rsidRPr="000265B9">
                <w:t>Relationship Name</w:t>
              </w:r>
            </w:ins>
          </w:p>
        </w:tc>
      </w:tr>
      <w:tr w:rsidR="00703702" w:rsidRPr="008F275A" w14:paraId="66BB1375" w14:textId="77777777" w:rsidTr="00705B15">
        <w:trPr>
          <w:trHeight w:val="176"/>
          <w:ins w:id="12587" w:author="Charles Gifford" w:date="2017-03-20T00:45:00Z"/>
        </w:trPr>
        <w:tc>
          <w:tcPr>
            <w:tcW w:w="2335" w:type="dxa"/>
            <w:shd w:val="clear" w:color="auto" w:fill="auto"/>
          </w:tcPr>
          <w:p w14:paraId="00676FA4" w14:textId="1A7DF912" w:rsidR="00703702" w:rsidRPr="008F275A" w:rsidRDefault="00703702" w:rsidP="00705B15">
            <w:pPr>
              <w:pStyle w:val="TABLE-cell"/>
              <w:rPr>
                <w:ins w:id="12588" w:author="Charles Gifford" w:date="2017-03-20T00:45:00Z"/>
              </w:rPr>
            </w:pPr>
            <w:ins w:id="12589" w:author="Charles Gifford" w:date="2017-03-20T00:47:00Z">
              <w:r>
                <w:t>Operations definition</w:t>
              </w:r>
            </w:ins>
          </w:p>
        </w:tc>
        <w:tc>
          <w:tcPr>
            <w:tcW w:w="2340" w:type="dxa"/>
            <w:shd w:val="clear" w:color="auto" w:fill="auto"/>
          </w:tcPr>
          <w:p w14:paraId="1B328D9E" w14:textId="7DAA2861" w:rsidR="00703702" w:rsidRPr="008F275A" w:rsidRDefault="00703702" w:rsidP="00705B15">
            <w:pPr>
              <w:pStyle w:val="TABLE-cell"/>
              <w:rPr>
                <w:ins w:id="12590" w:author="Charles Gifford" w:date="2017-03-20T00:45:00Z"/>
              </w:rPr>
            </w:pPr>
            <w:ins w:id="12591" w:author="Charles Gifford" w:date="2017-03-20T00:47:00Z">
              <w:r w:rsidRPr="00703702">
                <w:t>Operations definition</w:t>
              </w:r>
            </w:ins>
          </w:p>
        </w:tc>
        <w:tc>
          <w:tcPr>
            <w:tcW w:w="2070" w:type="dxa"/>
            <w:shd w:val="clear" w:color="auto" w:fill="auto"/>
          </w:tcPr>
          <w:p w14:paraId="7D6FB239" w14:textId="77777777" w:rsidR="00703702" w:rsidRPr="008F275A" w:rsidRDefault="00703702" w:rsidP="00705B15">
            <w:pPr>
              <w:pStyle w:val="TABLE-cell"/>
              <w:rPr>
                <w:ins w:id="12592" w:author="Charles Gifford" w:date="2017-03-20T00:45:00Z"/>
              </w:rPr>
            </w:pPr>
            <w:ins w:id="12593" w:author="Charles Gifford" w:date="2017-03-20T00:45:00Z">
              <w:r>
                <w:t>Association</w:t>
              </w:r>
            </w:ins>
          </w:p>
        </w:tc>
        <w:tc>
          <w:tcPr>
            <w:tcW w:w="2520" w:type="dxa"/>
            <w:shd w:val="clear" w:color="auto" w:fill="auto"/>
          </w:tcPr>
          <w:p w14:paraId="41153C67" w14:textId="77777777" w:rsidR="00703702" w:rsidRDefault="00703702" w:rsidP="00705B15">
            <w:pPr>
              <w:pStyle w:val="TABLE-cell"/>
              <w:rPr>
                <w:ins w:id="12594" w:author="Charles Gifford" w:date="2017-03-20T00:45:00Z"/>
              </w:rPr>
            </w:pPr>
            <w:ins w:id="12595" w:author="Charles Gifford" w:date="2017-03-20T00:45:00Z">
              <w:r>
                <w:t xml:space="preserve">Is a specialization </w:t>
              </w:r>
              <w:r w:rsidRPr="008F275A">
                <w:t>of &gt;</w:t>
              </w:r>
            </w:ins>
          </w:p>
        </w:tc>
      </w:tr>
      <w:tr w:rsidR="00703702" w:rsidRPr="008F275A" w14:paraId="4770D55A" w14:textId="77777777" w:rsidTr="00705B15">
        <w:trPr>
          <w:trHeight w:val="176"/>
          <w:ins w:id="12596" w:author="Charles Gifford" w:date="2017-03-20T00:45:00Z"/>
        </w:trPr>
        <w:tc>
          <w:tcPr>
            <w:tcW w:w="2335" w:type="dxa"/>
            <w:shd w:val="clear" w:color="auto" w:fill="auto"/>
          </w:tcPr>
          <w:p w14:paraId="31E659C1" w14:textId="653D7EAA" w:rsidR="00703702" w:rsidRPr="008F275A" w:rsidRDefault="00703702" w:rsidP="00703702">
            <w:pPr>
              <w:pStyle w:val="TABLE-cell"/>
              <w:rPr>
                <w:ins w:id="12597" w:author="Charles Gifford" w:date="2017-03-20T00:45:00Z"/>
              </w:rPr>
            </w:pPr>
            <w:ins w:id="12598" w:author="Charles Gifford" w:date="2017-03-20T00:48:00Z">
              <w:r>
                <w:t>Operations definition</w:t>
              </w:r>
            </w:ins>
          </w:p>
        </w:tc>
        <w:tc>
          <w:tcPr>
            <w:tcW w:w="2340" w:type="dxa"/>
            <w:shd w:val="clear" w:color="auto" w:fill="auto"/>
          </w:tcPr>
          <w:p w14:paraId="6D0E0A51" w14:textId="2E1FD689" w:rsidR="00703702" w:rsidRPr="008F275A" w:rsidRDefault="00703702" w:rsidP="00703702">
            <w:pPr>
              <w:pStyle w:val="TABLE-cell"/>
              <w:rPr>
                <w:ins w:id="12599" w:author="Charles Gifford" w:date="2017-03-20T00:45:00Z"/>
              </w:rPr>
            </w:pPr>
            <w:ins w:id="12600" w:author="Charles Gifford" w:date="2017-03-20T00:48:00Z">
              <w:r>
                <w:t xml:space="preserve">Operations </w:t>
              </w:r>
            </w:ins>
            <w:ins w:id="12601" w:author="Charles Gifford" w:date="2017-03-20T00:49:00Z">
              <w:r>
                <w:t>material bill</w:t>
              </w:r>
            </w:ins>
          </w:p>
        </w:tc>
        <w:tc>
          <w:tcPr>
            <w:tcW w:w="2070" w:type="dxa"/>
            <w:shd w:val="clear" w:color="auto" w:fill="auto"/>
          </w:tcPr>
          <w:p w14:paraId="4EAEB106" w14:textId="77777777" w:rsidR="00703702" w:rsidRDefault="00703702" w:rsidP="00703702">
            <w:pPr>
              <w:pStyle w:val="TABLE-cell"/>
              <w:rPr>
                <w:ins w:id="12602" w:author="Charles Gifford" w:date="2017-03-20T00:45:00Z"/>
              </w:rPr>
            </w:pPr>
            <w:ins w:id="12603" w:author="Charles Gifford" w:date="2017-03-20T00:45:00Z">
              <w:r>
                <w:t>Association</w:t>
              </w:r>
            </w:ins>
          </w:p>
        </w:tc>
        <w:tc>
          <w:tcPr>
            <w:tcW w:w="2520" w:type="dxa"/>
            <w:shd w:val="clear" w:color="auto" w:fill="auto"/>
          </w:tcPr>
          <w:p w14:paraId="1ECA06BA" w14:textId="3518C36B" w:rsidR="00703702" w:rsidRDefault="00011902" w:rsidP="00703702">
            <w:pPr>
              <w:pStyle w:val="TABLE-cell"/>
              <w:rPr>
                <w:ins w:id="12604" w:author="Charles Gifford" w:date="2017-03-20T00:45:00Z"/>
              </w:rPr>
            </w:pPr>
            <w:ins w:id="12605" w:author="Charles Gifford" w:date="2017-03-20T00:49:00Z">
              <w:r>
                <w:t xml:space="preserve">Has associated </w:t>
              </w:r>
            </w:ins>
            <w:ins w:id="12606" w:author="Charles Gifford" w:date="2017-03-20T00:45:00Z">
              <w:r w:rsidR="00703702">
                <w:t>&gt;</w:t>
              </w:r>
            </w:ins>
          </w:p>
        </w:tc>
      </w:tr>
      <w:tr w:rsidR="00011902" w:rsidRPr="008F275A" w14:paraId="1F8F49F8" w14:textId="77777777" w:rsidTr="00705B15">
        <w:trPr>
          <w:trHeight w:val="176"/>
          <w:ins w:id="12607" w:author="Charles Gifford" w:date="2017-03-20T00:49:00Z"/>
        </w:trPr>
        <w:tc>
          <w:tcPr>
            <w:tcW w:w="2335" w:type="dxa"/>
            <w:shd w:val="clear" w:color="auto" w:fill="auto"/>
          </w:tcPr>
          <w:p w14:paraId="40F6D725" w14:textId="52C530C7" w:rsidR="00011902" w:rsidRDefault="00011902" w:rsidP="00011902">
            <w:pPr>
              <w:pStyle w:val="TABLE-cell"/>
              <w:rPr>
                <w:ins w:id="12608" w:author="Charles Gifford" w:date="2017-03-20T00:49:00Z"/>
              </w:rPr>
            </w:pPr>
            <w:ins w:id="12609" w:author="Charles Gifford" w:date="2017-03-20T00:50:00Z">
              <w:r>
                <w:t>Operations definition</w:t>
              </w:r>
            </w:ins>
          </w:p>
        </w:tc>
        <w:tc>
          <w:tcPr>
            <w:tcW w:w="2340" w:type="dxa"/>
            <w:shd w:val="clear" w:color="auto" w:fill="auto"/>
          </w:tcPr>
          <w:p w14:paraId="58A87F28" w14:textId="0B5B66FF" w:rsidR="00011902" w:rsidRDefault="00011902" w:rsidP="00011902">
            <w:pPr>
              <w:pStyle w:val="TABLE-cell"/>
              <w:rPr>
                <w:ins w:id="12610" w:author="Charles Gifford" w:date="2017-03-20T00:49:00Z"/>
              </w:rPr>
            </w:pPr>
            <w:ins w:id="12611" w:author="Charles Gifford" w:date="2017-03-20T00:50:00Z">
              <w:r>
                <w:t>Operations segment</w:t>
              </w:r>
            </w:ins>
          </w:p>
        </w:tc>
        <w:tc>
          <w:tcPr>
            <w:tcW w:w="2070" w:type="dxa"/>
            <w:shd w:val="clear" w:color="auto" w:fill="auto"/>
          </w:tcPr>
          <w:p w14:paraId="5322FDC4" w14:textId="2614CB65" w:rsidR="00011902" w:rsidRDefault="00011902" w:rsidP="00011902">
            <w:pPr>
              <w:pStyle w:val="TABLE-cell"/>
              <w:rPr>
                <w:ins w:id="12612" w:author="Charles Gifford" w:date="2017-03-20T00:49:00Z"/>
              </w:rPr>
            </w:pPr>
            <w:ins w:id="12613" w:author="Charles Gifford" w:date="2017-03-20T00:51:00Z">
              <w:r w:rsidRPr="00011902">
                <w:t>Composition whole</w:t>
              </w:r>
            </w:ins>
          </w:p>
        </w:tc>
        <w:tc>
          <w:tcPr>
            <w:tcW w:w="2520" w:type="dxa"/>
            <w:shd w:val="clear" w:color="auto" w:fill="auto"/>
          </w:tcPr>
          <w:p w14:paraId="006E390D" w14:textId="3343826E" w:rsidR="00011902" w:rsidRDefault="00011902" w:rsidP="00011902">
            <w:pPr>
              <w:pStyle w:val="TABLE-cell"/>
              <w:rPr>
                <w:ins w:id="12614" w:author="Charles Gifford" w:date="2017-03-20T00:49:00Z"/>
              </w:rPr>
            </w:pPr>
            <w:ins w:id="12615" w:author="Charles Gifford" w:date="2017-03-20T00:51:00Z">
              <w:r w:rsidRPr="00011902">
                <w:t>Has associated &gt;</w:t>
              </w:r>
            </w:ins>
          </w:p>
        </w:tc>
      </w:tr>
      <w:tr w:rsidR="00011902" w:rsidRPr="008F275A" w14:paraId="51CEB8DF" w14:textId="77777777" w:rsidTr="00705B15">
        <w:trPr>
          <w:trHeight w:val="176"/>
          <w:ins w:id="12616" w:author="Charles Gifford" w:date="2017-03-20T00:51:00Z"/>
        </w:trPr>
        <w:tc>
          <w:tcPr>
            <w:tcW w:w="2335" w:type="dxa"/>
            <w:shd w:val="clear" w:color="auto" w:fill="auto"/>
          </w:tcPr>
          <w:p w14:paraId="60EA9D2B" w14:textId="21096E40" w:rsidR="00011902" w:rsidRDefault="00011902" w:rsidP="00011902">
            <w:pPr>
              <w:pStyle w:val="TABLE-cell"/>
              <w:rPr>
                <w:ins w:id="12617" w:author="Charles Gifford" w:date="2017-03-20T00:51:00Z"/>
              </w:rPr>
            </w:pPr>
            <w:ins w:id="12618" w:author="Charles Gifford" w:date="2017-03-20T00:51:00Z">
              <w:r w:rsidRPr="00473425">
                <w:t>Operations definition</w:t>
              </w:r>
            </w:ins>
          </w:p>
        </w:tc>
        <w:tc>
          <w:tcPr>
            <w:tcW w:w="2340" w:type="dxa"/>
            <w:shd w:val="clear" w:color="auto" w:fill="auto"/>
          </w:tcPr>
          <w:p w14:paraId="239C6EB0" w14:textId="55F3B7A2" w:rsidR="00011902" w:rsidRDefault="00011902" w:rsidP="00011902">
            <w:pPr>
              <w:pStyle w:val="TABLE-cell"/>
              <w:rPr>
                <w:ins w:id="12619" w:author="Charles Gifford" w:date="2017-03-20T00:51:00Z"/>
              </w:rPr>
            </w:pPr>
            <w:ins w:id="12620" w:author="Charles Gifford" w:date="2017-03-20T00:51:00Z">
              <w:r>
                <w:t>Bi</w:t>
              </w:r>
            </w:ins>
            <w:ins w:id="12621" w:author="Charles Gifford" w:date="2017-03-20T00:52:00Z">
              <w:r>
                <w:t>ll of resources (external)</w:t>
              </w:r>
            </w:ins>
          </w:p>
        </w:tc>
        <w:tc>
          <w:tcPr>
            <w:tcW w:w="2070" w:type="dxa"/>
            <w:shd w:val="clear" w:color="auto" w:fill="auto"/>
          </w:tcPr>
          <w:p w14:paraId="434F1746" w14:textId="4171D842" w:rsidR="00011902" w:rsidRPr="00011902" w:rsidRDefault="00011902" w:rsidP="00011902">
            <w:pPr>
              <w:pStyle w:val="TABLE-cell"/>
              <w:rPr>
                <w:ins w:id="12622" w:author="Charles Gifford" w:date="2017-03-20T00:51:00Z"/>
              </w:rPr>
            </w:pPr>
            <w:ins w:id="12623" w:author="Charles Gifford" w:date="2017-03-20T00:53:00Z">
              <w:r>
                <w:t>Dependency</w:t>
              </w:r>
            </w:ins>
          </w:p>
        </w:tc>
        <w:tc>
          <w:tcPr>
            <w:tcW w:w="2520" w:type="dxa"/>
            <w:shd w:val="clear" w:color="auto" w:fill="auto"/>
          </w:tcPr>
          <w:p w14:paraId="4C3CC141" w14:textId="180BBB19" w:rsidR="00011902" w:rsidRPr="00011902" w:rsidRDefault="00011902" w:rsidP="00011902">
            <w:pPr>
              <w:pStyle w:val="TABLE-cell"/>
              <w:rPr>
                <w:ins w:id="12624" w:author="Charles Gifford" w:date="2017-03-20T00:51:00Z"/>
              </w:rPr>
            </w:pPr>
            <w:ins w:id="12625" w:author="Charles Gifford" w:date="2017-03-20T00:52:00Z">
              <w:r>
                <w:t>Has reference to</w:t>
              </w:r>
            </w:ins>
            <w:ins w:id="12626" w:author="Charles Gifford" w:date="2017-03-20T00:53:00Z">
              <w:r>
                <w:t xml:space="preserve"> &gt;</w:t>
              </w:r>
            </w:ins>
          </w:p>
        </w:tc>
      </w:tr>
      <w:tr w:rsidR="00011902" w:rsidRPr="008F275A" w14:paraId="0E7BBDC4" w14:textId="77777777" w:rsidTr="00705B15">
        <w:trPr>
          <w:trHeight w:val="176"/>
          <w:ins w:id="12627" w:author="Charles Gifford" w:date="2017-03-20T00:51:00Z"/>
        </w:trPr>
        <w:tc>
          <w:tcPr>
            <w:tcW w:w="2335" w:type="dxa"/>
            <w:shd w:val="clear" w:color="auto" w:fill="auto"/>
          </w:tcPr>
          <w:p w14:paraId="63141EDB" w14:textId="01D75B54" w:rsidR="00011902" w:rsidRDefault="00011902" w:rsidP="00011902">
            <w:pPr>
              <w:pStyle w:val="TABLE-cell"/>
              <w:rPr>
                <w:ins w:id="12628" w:author="Charles Gifford" w:date="2017-03-20T00:51:00Z"/>
              </w:rPr>
            </w:pPr>
            <w:ins w:id="12629" w:author="Charles Gifford" w:date="2017-03-20T00:51:00Z">
              <w:r w:rsidRPr="00473425">
                <w:t>Operations definition</w:t>
              </w:r>
            </w:ins>
          </w:p>
        </w:tc>
        <w:tc>
          <w:tcPr>
            <w:tcW w:w="2340" w:type="dxa"/>
            <w:shd w:val="clear" w:color="auto" w:fill="auto"/>
          </w:tcPr>
          <w:p w14:paraId="15F09B71" w14:textId="0766E934" w:rsidR="00011902" w:rsidRDefault="00011902" w:rsidP="00011902">
            <w:pPr>
              <w:pStyle w:val="TABLE-cell"/>
              <w:rPr>
                <w:ins w:id="12630" w:author="Charles Gifford" w:date="2017-03-20T00:51:00Z"/>
              </w:rPr>
            </w:pPr>
            <w:ins w:id="12631" w:author="Charles Gifford" w:date="2017-03-20T00:52:00Z">
              <w:r>
                <w:t>Work definition model</w:t>
              </w:r>
            </w:ins>
          </w:p>
        </w:tc>
        <w:tc>
          <w:tcPr>
            <w:tcW w:w="2070" w:type="dxa"/>
            <w:shd w:val="clear" w:color="auto" w:fill="auto"/>
          </w:tcPr>
          <w:p w14:paraId="4A87F666" w14:textId="4BF6529B" w:rsidR="00011902" w:rsidRPr="00011902" w:rsidRDefault="00011902" w:rsidP="00011902">
            <w:pPr>
              <w:pStyle w:val="TABLE-cell"/>
              <w:rPr>
                <w:ins w:id="12632" w:author="Charles Gifford" w:date="2017-03-20T00:51:00Z"/>
              </w:rPr>
            </w:pPr>
            <w:ins w:id="12633" w:author="Charles Gifford" w:date="2017-03-20T00:53:00Z">
              <w:r>
                <w:t>Dependency</w:t>
              </w:r>
            </w:ins>
          </w:p>
        </w:tc>
        <w:tc>
          <w:tcPr>
            <w:tcW w:w="2520" w:type="dxa"/>
            <w:shd w:val="clear" w:color="auto" w:fill="auto"/>
          </w:tcPr>
          <w:p w14:paraId="5D04714F" w14:textId="7DA56080" w:rsidR="00011902" w:rsidRPr="00011902" w:rsidRDefault="00011902" w:rsidP="00011902">
            <w:pPr>
              <w:pStyle w:val="TABLE-cell"/>
              <w:rPr>
                <w:ins w:id="12634" w:author="Charles Gifford" w:date="2017-03-20T00:51:00Z"/>
              </w:rPr>
            </w:pPr>
            <w:ins w:id="12635" w:author="Charles Gifford" w:date="2017-03-20T00:53:00Z">
              <w:r w:rsidRPr="00E31134">
                <w:t>Has reference to &gt;</w:t>
              </w:r>
            </w:ins>
          </w:p>
        </w:tc>
      </w:tr>
      <w:tr w:rsidR="00011902" w:rsidRPr="008F275A" w14:paraId="0E0F1BDD" w14:textId="77777777" w:rsidTr="00705B15">
        <w:trPr>
          <w:trHeight w:val="176"/>
          <w:ins w:id="12636" w:author="Charles Gifford" w:date="2017-03-20T00:51:00Z"/>
        </w:trPr>
        <w:tc>
          <w:tcPr>
            <w:tcW w:w="2335" w:type="dxa"/>
            <w:shd w:val="clear" w:color="auto" w:fill="auto"/>
          </w:tcPr>
          <w:p w14:paraId="22C115C1" w14:textId="3DD76355" w:rsidR="00011902" w:rsidRDefault="00011902" w:rsidP="00011902">
            <w:pPr>
              <w:pStyle w:val="TABLE-cell"/>
              <w:rPr>
                <w:ins w:id="12637" w:author="Charles Gifford" w:date="2017-03-20T00:51:00Z"/>
              </w:rPr>
            </w:pPr>
            <w:ins w:id="12638" w:author="Charles Gifford" w:date="2017-03-20T00:51:00Z">
              <w:r w:rsidRPr="00473425">
                <w:t>Operations definition</w:t>
              </w:r>
            </w:ins>
          </w:p>
        </w:tc>
        <w:tc>
          <w:tcPr>
            <w:tcW w:w="2340" w:type="dxa"/>
            <w:shd w:val="clear" w:color="auto" w:fill="auto"/>
          </w:tcPr>
          <w:p w14:paraId="646C4E60" w14:textId="45E4DB17" w:rsidR="00011902" w:rsidRDefault="00011902" w:rsidP="00011902">
            <w:pPr>
              <w:pStyle w:val="TABLE-cell"/>
              <w:rPr>
                <w:ins w:id="12639" w:author="Charles Gifford" w:date="2017-03-20T00:51:00Z"/>
              </w:rPr>
            </w:pPr>
            <w:ins w:id="12640" w:author="Charles Gifford" w:date="2017-03-20T00:52:00Z">
              <w:r>
                <w:t>Bill of material (external)</w:t>
              </w:r>
            </w:ins>
          </w:p>
        </w:tc>
        <w:tc>
          <w:tcPr>
            <w:tcW w:w="2070" w:type="dxa"/>
            <w:shd w:val="clear" w:color="auto" w:fill="auto"/>
          </w:tcPr>
          <w:p w14:paraId="2A079ABC" w14:textId="4227BC67" w:rsidR="00011902" w:rsidRPr="00011902" w:rsidRDefault="00011902" w:rsidP="00011902">
            <w:pPr>
              <w:pStyle w:val="TABLE-cell"/>
              <w:rPr>
                <w:ins w:id="12641" w:author="Charles Gifford" w:date="2017-03-20T00:51:00Z"/>
              </w:rPr>
            </w:pPr>
            <w:ins w:id="12642" w:author="Charles Gifford" w:date="2017-03-20T00:53:00Z">
              <w:r>
                <w:t>Dependency</w:t>
              </w:r>
            </w:ins>
          </w:p>
        </w:tc>
        <w:tc>
          <w:tcPr>
            <w:tcW w:w="2520" w:type="dxa"/>
            <w:shd w:val="clear" w:color="auto" w:fill="auto"/>
          </w:tcPr>
          <w:p w14:paraId="00C7DA52" w14:textId="4C740483" w:rsidR="00011902" w:rsidRPr="00011902" w:rsidRDefault="00011902" w:rsidP="00011902">
            <w:pPr>
              <w:pStyle w:val="TABLE-cell"/>
              <w:rPr>
                <w:ins w:id="12643" w:author="Charles Gifford" w:date="2017-03-20T00:51:00Z"/>
              </w:rPr>
            </w:pPr>
            <w:ins w:id="12644" w:author="Charles Gifford" w:date="2017-03-20T00:53:00Z">
              <w:r w:rsidRPr="00E31134">
                <w:t>Has reference to &gt;</w:t>
              </w:r>
            </w:ins>
          </w:p>
        </w:tc>
      </w:tr>
      <w:tr w:rsidR="00703702" w:rsidRPr="008F275A" w14:paraId="34EC50E9" w14:textId="77777777" w:rsidTr="00705B15">
        <w:trPr>
          <w:trHeight w:val="176"/>
          <w:ins w:id="12645" w:author="Charles Gifford" w:date="2017-03-20T00:45:00Z"/>
        </w:trPr>
        <w:tc>
          <w:tcPr>
            <w:tcW w:w="2335" w:type="dxa"/>
            <w:shd w:val="clear" w:color="auto" w:fill="auto"/>
          </w:tcPr>
          <w:p w14:paraId="4EB5B7FC" w14:textId="3870E240" w:rsidR="00703702" w:rsidRPr="008F275A" w:rsidRDefault="00011902" w:rsidP="00705B15">
            <w:pPr>
              <w:pStyle w:val="TABLE-cell"/>
              <w:rPr>
                <w:ins w:id="12646" w:author="Charles Gifford" w:date="2017-03-20T00:45:00Z"/>
              </w:rPr>
            </w:pPr>
            <w:ins w:id="12647" w:author="Charles Gifford" w:date="2017-03-20T00:54:00Z">
              <w:r w:rsidRPr="00011902">
                <w:t>Operations segment</w:t>
              </w:r>
            </w:ins>
          </w:p>
        </w:tc>
        <w:tc>
          <w:tcPr>
            <w:tcW w:w="2340" w:type="dxa"/>
            <w:shd w:val="clear" w:color="auto" w:fill="auto"/>
          </w:tcPr>
          <w:p w14:paraId="2C6013AB" w14:textId="77777777" w:rsidR="00703702" w:rsidRPr="008F275A" w:rsidRDefault="00703702" w:rsidP="00705B15">
            <w:pPr>
              <w:pStyle w:val="TABLE-cell"/>
              <w:rPr>
                <w:ins w:id="12648" w:author="Charles Gifford" w:date="2017-03-20T00:45:00Z"/>
              </w:rPr>
            </w:pPr>
            <w:ins w:id="12649" w:author="Charles Gifford" w:date="2017-03-20T00:45:00Z">
              <w:r>
                <w:t>S</w:t>
              </w:r>
              <w:r w:rsidRPr="008F275A">
                <w:t>egment dependency</w:t>
              </w:r>
            </w:ins>
          </w:p>
        </w:tc>
        <w:tc>
          <w:tcPr>
            <w:tcW w:w="2070" w:type="dxa"/>
            <w:shd w:val="clear" w:color="auto" w:fill="auto"/>
          </w:tcPr>
          <w:p w14:paraId="7CDF47C8" w14:textId="77777777" w:rsidR="00703702" w:rsidRPr="008F275A" w:rsidRDefault="00703702" w:rsidP="00705B15">
            <w:pPr>
              <w:pStyle w:val="TABLE-cell"/>
              <w:rPr>
                <w:ins w:id="12650" w:author="Charles Gifford" w:date="2017-03-20T00:45:00Z"/>
              </w:rPr>
            </w:pPr>
            <w:ins w:id="12651" w:author="Charles Gifford" w:date="2017-03-20T00:45:00Z">
              <w:r w:rsidRPr="008F275A">
                <w:t>Aggregation class hierarchy</w:t>
              </w:r>
            </w:ins>
          </w:p>
        </w:tc>
        <w:tc>
          <w:tcPr>
            <w:tcW w:w="2520" w:type="dxa"/>
            <w:shd w:val="clear" w:color="auto" w:fill="auto"/>
          </w:tcPr>
          <w:p w14:paraId="1CD1BA7F" w14:textId="77777777" w:rsidR="00703702" w:rsidRPr="008F275A" w:rsidRDefault="00703702" w:rsidP="00705B15">
            <w:pPr>
              <w:pStyle w:val="TABLE-cell"/>
              <w:rPr>
                <w:ins w:id="12652" w:author="Charles Gifford" w:date="2017-03-20T00:45:00Z"/>
              </w:rPr>
            </w:pPr>
            <w:ins w:id="12653" w:author="Charles Gifford" w:date="2017-03-20T00:45:00Z">
              <w:r w:rsidRPr="008F275A">
                <w:t>Has an execution dependency on &gt;</w:t>
              </w:r>
            </w:ins>
          </w:p>
        </w:tc>
      </w:tr>
      <w:tr w:rsidR="00703702" w:rsidRPr="008F275A" w14:paraId="74689B3C" w14:textId="77777777" w:rsidTr="00705B15">
        <w:trPr>
          <w:trHeight w:val="176"/>
          <w:ins w:id="12654" w:author="Charles Gifford" w:date="2017-03-20T00:45:00Z"/>
        </w:trPr>
        <w:tc>
          <w:tcPr>
            <w:tcW w:w="2335" w:type="dxa"/>
            <w:shd w:val="clear" w:color="auto" w:fill="auto"/>
          </w:tcPr>
          <w:p w14:paraId="68E8CC04" w14:textId="0BBCCC2C" w:rsidR="00703702" w:rsidRPr="008F275A" w:rsidRDefault="00011902" w:rsidP="00705B15">
            <w:pPr>
              <w:pStyle w:val="TABLE-cell"/>
              <w:rPr>
                <w:ins w:id="12655" w:author="Charles Gifford" w:date="2017-03-20T00:45:00Z"/>
              </w:rPr>
            </w:pPr>
            <w:ins w:id="12656" w:author="Charles Gifford" w:date="2017-03-20T00:55:00Z">
              <w:r w:rsidRPr="00011902">
                <w:t>Operations segment</w:t>
              </w:r>
            </w:ins>
          </w:p>
        </w:tc>
        <w:tc>
          <w:tcPr>
            <w:tcW w:w="2340" w:type="dxa"/>
            <w:shd w:val="clear" w:color="auto" w:fill="auto"/>
          </w:tcPr>
          <w:p w14:paraId="45E79955" w14:textId="3B44EDD7" w:rsidR="00703702" w:rsidRPr="008F275A" w:rsidRDefault="00011902" w:rsidP="00705B15">
            <w:pPr>
              <w:pStyle w:val="TABLE-cell"/>
              <w:rPr>
                <w:ins w:id="12657" w:author="Charles Gifford" w:date="2017-03-20T00:45:00Z"/>
              </w:rPr>
            </w:pPr>
            <w:ins w:id="12658" w:author="Charles Gifford" w:date="2017-03-20T00:55:00Z">
              <w:r w:rsidRPr="00011902">
                <w:t>Operations segment</w:t>
              </w:r>
            </w:ins>
          </w:p>
        </w:tc>
        <w:tc>
          <w:tcPr>
            <w:tcW w:w="2070" w:type="dxa"/>
            <w:shd w:val="clear" w:color="auto" w:fill="auto"/>
          </w:tcPr>
          <w:p w14:paraId="60F23096" w14:textId="77777777" w:rsidR="00703702" w:rsidRPr="008F275A" w:rsidRDefault="00703702" w:rsidP="00705B15">
            <w:pPr>
              <w:pStyle w:val="TABLE-cell"/>
              <w:rPr>
                <w:ins w:id="12659" w:author="Charles Gifford" w:date="2017-03-20T00:45:00Z"/>
              </w:rPr>
            </w:pPr>
            <w:ins w:id="12660" w:author="Charles Gifford" w:date="2017-03-20T00:45:00Z">
              <w:r w:rsidRPr="008F275A">
                <w:t>Aggregation class hierarchy</w:t>
              </w:r>
            </w:ins>
          </w:p>
        </w:tc>
        <w:tc>
          <w:tcPr>
            <w:tcW w:w="2520" w:type="dxa"/>
            <w:shd w:val="clear" w:color="auto" w:fill="auto"/>
          </w:tcPr>
          <w:p w14:paraId="463EDB1C" w14:textId="77777777" w:rsidR="00703702" w:rsidRPr="008F275A" w:rsidRDefault="00703702" w:rsidP="00705B15">
            <w:pPr>
              <w:pStyle w:val="TABLE-cell"/>
              <w:rPr>
                <w:ins w:id="12661" w:author="Charles Gifford" w:date="2017-03-20T00:45:00Z"/>
              </w:rPr>
            </w:pPr>
            <w:ins w:id="12662" w:author="Charles Gifford" w:date="2017-03-20T00:45:00Z">
              <w:r w:rsidRPr="008F275A">
                <w:t>Has an execution dependency on &gt;</w:t>
              </w:r>
            </w:ins>
          </w:p>
        </w:tc>
      </w:tr>
      <w:tr w:rsidR="00011902" w:rsidRPr="008F275A" w14:paraId="4E491F87" w14:textId="77777777" w:rsidTr="00705B15">
        <w:trPr>
          <w:trHeight w:val="176"/>
          <w:ins w:id="12663" w:author="Charles Gifford" w:date="2017-03-20T00:56:00Z"/>
        </w:trPr>
        <w:tc>
          <w:tcPr>
            <w:tcW w:w="2335" w:type="dxa"/>
            <w:shd w:val="clear" w:color="auto" w:fill="auto"/>
          </w:tcPr>
          <w:p w14:paraId="1EBF4386" w14:textId="05E79549" w:rsidR="00011902" w:rsidRPr="00011902" w:rsidRDefault="00011902" w:rsidP="00011902">
            <w:pPr>
              <w:pStyle w:val="TABLE-cell"/>
              <w:rPr>
                <w:ins w:id="12664" w:author="Charles Gifford" w:date="2017-03-20T00:56:00Z"/>
              </w:rPr>
            </w:pPr>
            <w:ins w:id="12665" w:author="Charles Gifford" w:date="2017-03-20T00:56:00Z">
              <w:r w:rsidRPr="00011902">
                <w:t>Operations segment</w:t>
              </w:r>
            </w:ins>
          </w:p>
        </w:tc>
        <w:tc>
          <w:tcPr>
            <w:tcW w:w="2340" w:type="dxa"/>
            <w:shd w:val="clear" w:color="auto" w:fill="auto"/>
          </w:tcPr>
          <w:p w14:paraId="2A8E2DFE" w14:textId="2056BAF5" w:rsidR="00011902" w:rsidRPr="00011902" w:rsidRDefault="00011902" w:rsidP="00011902">
            <w:pPr>
              <w:pStyle w:val="TABLE-cell"/>
              <w:rPr>
                <w:ins w:id="12666" w:author="Charles Gifford" w:date="2017-03-20T00:56:00Z"/>
              </w:rPr>
            </w:pPr>
            <w:ins w:id="12667" w:author="Charles Gifford" w:date="2017-03-20T00:56:00Z">
              <w:r w:rsidRPr="00011902">
                <w:t>Operations segment</w:t>
              </w:r>
            </w:ins>
          </w:p>
        </w:tc>
        <w:tc>
          <w:tcPr>
            <w:tcW w:w="2070" w:type="dxa"/>
            <w:shd w:val="clear" w:color="auto" w:fill="auto"/>
          </w:tcPr>
          <w:p w14:paraId="2B873999" w14:textId="40C95AF4" w:rsidR="00011902" w:rsidRPr="008F275A" w:rsidRDefault="00011902" w:rsidP="00011902">
            <w:pPr>
              <w:pStyle w:val="TABLE-cell"/>
              <w:rPr>
                <w:ins w:id="12668" w:author="Charles Gifford" w:date="2017-03-20T00:56:00Z"/>
              </w:rPr>
            </w:pPr>
            <w:ins w:id="12669" w:author="Charles Gifford" w:date="2017-03-20T00:56:00Z">
              <w:r w:rsidRPr="008F275A">
                <w:t>Aggregation hierarchy</w:t>
              </w:r>
            </w:ins>
          </w:p>
        </w:tc>
        <w:tc>
          <w:tcPr>
            <w:tcW w:w="2520" w:type="dxa"/>
            <w:shd w:val="clear" w:color="auto" w:fill="auto"/>
          </w:tcPr>
          <w:p w14:paraId="7DB971A1" w14:textId="2834DBCD" w:rsidR="00011902" w:rsidRPr="008F275A" w:rsidRDefault="00011902" w:rsidP="00011902">
            <w:pPr>
              <w:pStyle w:val="TABLE-cell"/>
              <w:rPr>
                <w:ins w:id="12670" w:author="Charles Gifford" w:date="2017-03-20T00:56:00Z"/>
              </w:rPr>
            </w:pPr>
            <w:ins w:id="12671" w:author="Charles Gifford" w:date="2017-03-20T00:57:00Z">
              <w:r>
                <w:t>Is made up of</w:t>
              </w:r>
            </w:ins>
            <w:ins w:id="12672" w:author="Charles Gifford" w:date="2017-03-20T00:56:00Z">
              <w:r w:rsidRPr="008F275A">
                <w:t xml:space="preserve"> &gt;</w:t>
              </w:r>
            </w:ins>
          </w:p>
        </w:tc>
      </w:tr>
      <w:tr w:rsidR="00011902" w:rsidRPr="008F275A" w14:paraId="4D78BD4E" w14:textId="77777777" w:rsidTr="00705B15">
        <w:trPr>
          <w:trHeight w:val="176"/>
          <w:ins w:id="12673" w:author="Charles Gifford" w:date="2017-03-20T00:56:00Z"/>
        </w:trPr>
        <w:tc>
          <w:tcPr>
            <w:tcW w:w="2335" w:type="dxa"/>
            <w:shd w:val="clear" w:color="auto" w:fill="auto"/>
          </w:tcPr>
          <w:p w14:paraId="79D75442" w14:textId="0BA7C773" w:rsidR="00011902" w:rsidRPr="00011902" w:rsidRDefault="00011902" w:rsidP="00011902">
            <w:pPr>
              <w:pStyle w:val="TABLE-cell"/>
              <w:rPr>
                <w:ins w:id="12674" w:author="Charles Gifford" w:date="2017-03-20T00:56:00Z"/>
              </w:rPr>
            </w:pPr>
            <w:ins w:id="12675" w:author="Charles Gifford" w:date="2017-03-20T00:58:00Z">
              <w:r w:rsidRPr="00011902">
                <w:t>Operations segment</w:t>
              </w:r>
            </w:ins>
          </w:p>
        </w:tc>
        <w:tc>
          <w:tcPr>
            <w:tcW w:w="2340" w:type="dxa"/>
            <w:shd w:val="clear" w:color="auto" w:fill="auto"/>
          </w:tcPr>
          <w:p w14:paraId="54C86C90" w14:textId="3E9B38FB" w:rsidR="00011902" w:rsidRPr="00011902" w:rsidRDefault="00011902" w:rsidP="00011902">
            <w:pPr>
              <w:pStyle w:val="TABLE-cell"/>
              <w:rPr>
                <w:ins w:id="12676" w:author="Charles Gifford" w:date="2017-03-20T00:56:00Z"/>
              </w:rPr>
            </w:pPr>
            <w:ins w:id="12677" w:author="Charles Gifford" w:date="2017-03-20T00:58:00Z">
              <w:r w:rsidRPr="00011902">
                <w:t>Operations segment</w:t>
              </w:r>
            </w:ins>
          </w:p>
        </w:tc>
        <w:tc>
          <w:tcPr>
            <w:tcW w:w="2070" w:type="dxa"/>
            <w:shd w:val="clear" w:color="auto" w:fill="auto"/>
          </w:tcPr>
          <w:p w14:paraId="27F9A6DB" w14:textId="6C324238" w:rsidR="00011902" w:rsidRPr="008F275A" w:rsidRDefault="00011902" w:rsidP="00011902">
            <w:pPr>
              <w:pStyle w:val="TABLE-cell"/>
              <w:rPr>
                <w:ins w:id="12678" w:author="Charles Gifford" w:date="2017-03-20T00:56:00Z"/>
              </w:rPr>
            </w:pPr>
            <w:ins w:id="12679" w:author="Charles Gifford" w:date="2017-03-20T00:58:00Z">
              <w:r>
                <w:t>Association</w:t>
              </w:r>
            </w:ins>
          </w:p>
        </w:tc>
        <w:tc>
          <w:tcPr>
            <w:tcW w:w="2520" w:type="dxa"/>
            <w:shd w:val="clear" w:color="auto" w:fill="auto"/>
          </w:tcPr>
          <w:p w14:paraId="2F82F188" w14:textId="5F234C69" w:rsidR="00011902" w:rsidRPr="008F275A" w:rsidRDefault="00011902" w:rsidP="00011902">
            <w:pPr>
              <w:pStyle w:val="TABLE-cell"/>
              <w:rPr>
                <w:ins w:id="12680" w:author="Charles Gifford" w:date="2017-03-20T00:56:00Z"/>
              </w:rPr>
            </w:pPr>
            <w:ins w:id="12681" w:author="Charles Gifford" w:date="2017-03-20T00:58:00Z">
              <w:r>
                <w:t xml:space="preserve">Is a specialization </w:t>
              </w:r>
              <w:r w:rsidRPr="008F275A">
                <w:t>of &gt;</w:t>
              </w:r>
            </w:ins>
          </w:p>
        </w:tc>
      </w:tr>
      <w:tr w:rsidR="00011902" w:rsidRPr="008F275A" w14:paraId="3C700BB0" w14:textId="77777777" w:rsidTr="00705B15">
        <w:trPr>
          <w:trHeight w:val="176"/>
          <w:ins w:id="12682" w:author="Charles Gifford" w:date="2017-03-20T00:55:00Z"/>
        </w:trPr>
        <w:tc>
          <w:tcPr>
            <w:tcW w:w="2335" w:type="dxa"/>
            <w:shd w:val="clear" w:color="auto" w:fill="auto"/>
          </w:tcPr>
          <w:p w14:paraId="6D3CA5F2" w14:textId="125A4530" w:rsidR="00011902" w:rsidRPr="00011902" w:rsidRDefault="00815F4B" w:rsidP="00705B15">
            <w:pPr>
              <w:pStyle w:val="TABLE-cell"/>
              <w:rPr>
                <w:ins w:id="12683" w:author="Charles Gifford" w:date="2017-03-20T00:55:00Z"/>
              </w:rPr>
            </w:pPr>
            <w:ins w:id="12684" w:author="Charles Gifford" w:date="2017-03-20T01:00:00Z">
              <w:r w:rsidRPr="00815F4B">
                <w:t>Operations segment</w:t>
              </w:r>
            </w:ins>
          </w:p>
        </w:tc>
        <w:tc>
          <w:tcPr>
            <w:tcW w:w="2340" w:type="dxa"/>
            <w:shd w:val="clear" w:color="auto" w:fill="auto"/>
          </w:tcPr>
          <w:p w14:paraId="4AB7163F" w14:textId="359CEBA0" w:rsidR="00011902" w:rsidRPr="00011902" w:rsidRDefault="00815F4B" w:rsidP="00705B15">
            <w:pPr>
              <w:pStyle w:val="TABLE-cell"/>
              <w:rPr>
                <w:ins w:id="12685" w:author="Charles Gifford" w:date="2017-03-20T00:55:00Z"/>
              </w:rPr>
            </w:pPr>
            <w:ins w:id="12686" w:author="Charles Gifford" w:date="2017-03-20T01:00:00Z">
              <w:r>
                <w:t>Process segment</w:t>
              </w:r>
            </w:ins>
          </w:p>
        </w:tc>
        <w:tc>
          <w:tcPr>
            <w:tcW w:w="2070" w:type="dxa"/>
            <w:shd w:val="clear" w:color="auto" w:fill="auto"/>
          </w:tcPr>
          <w:p w14:paraId="6CDD46ED" w14:textId="56BCDAAB" w:rsidR="00011902" w:rsidRPr="008F275A" w:rsidRDefault="00815F4B" w:rsidP="00705B15">
            <w:pPr>
              <w:pStyle w:val="TABLE-cell"/>
              <w:rPr>
                <w:ins w:id="12687" w:author="Charles Gifford" w:date="2017-03-20T00:55:00Z"/>
              </w:rPr>
            </w:pPr>
            <w:ins w:id="12688" w:author="Charles Gifford" w:date="2017-03-20T01:00:00Z">
              <w:r>
                <w:t>Association</w:t>
              </w:r>
            </w:ins>
          </w:p>
        </w:tc>
        <w:tc>
          <w:tcPr>
            <w:tcW w:w="2520" w:type="dxa"/>
            <w:shd w:val="clear" w:color="auto" w:fill="auto"/>
          </w:tcPr>
          <w:p w14:paraId="7FF6DC58" w14:textId="47972D1B" w:rsidR="00011902" w:rsidRPr="008F275A" w:rsidRDefault="00815F4B" w:rsidP="00705B15">
            <w:pPr>
              <w:pStyle w:val="TABLE-cell"/>
              <w:rPr>
                <w:ins w:id="12689" w:author="Charles Gifford" w:date="2017-03-20T00:55:00Z"/>
              </w:rPr>
            </w:pPr>
            <w:ins w:id="12690" w:author="Charles Gifford" w:date="2017-03-20T01:00:00Z">
              <w:r>
                <w:t>Corresponds to &gt;</w:t>
              </w:r>
            </w:ins>
          </w:p>
        </w:tc>
      </w:tr>
      <w:tr w:rsidR="00815F4B" w:rsidRPr="008F275A" w14:paraId="1A4D31C3" w14:textId="77777777" w:rsidTr="00705B15">
        <w:trPr>
          <w:trHeight w:val="176"/>
          <w:ins w:id="12691" w:author="Charles Gifford" w:date="2017-03-20T01:00:00Z"/>
        </w:trPr>
        <w:tc>
          <w:tcPr>
            <w:tcW w:w="2335" w:type="dxa"/>
            <w:shd w:val="clear" w:color="auto" w:fill="auto"/>
          </w:tcPr>
          <w:p w14:paraId="27FD7955" w14:textId="7185E61D" w:rsidR="00815F4B" w:rsidRPr="00815F4B" w:rsidRDefault="00815F4B" w:rsidP="00705B15">
            <w:pPr>
              <w:pStyle w:val="TABLE-cell"/>
              <w:rPr>
                <w:ins w:id="12692" w:author="Charles Gifford" w:date="2017-03-20T01:00:00Z"/>
              </w:rPr>
            </w:pPr>
            <w:ins w:id="12693" w:author="Charles Gifford" w:date="2017-03-20T01:06:00Z">
              <w:r>
                <w:t>Bill of resources (external)</w:t>
              </w:r>
            </w:ins>
          </w:p>
        </w:tc>
        <w:tc>
          <w:tcPr>
            <w:tcW w:w="2340" w:type="dxa"/>
            <w:shd w:val="clear" w:color="auto" w:fill="auto"/>
          </w:tcPr>
          <w:p w14:paraId="422479AA" w14:textId="226F9A9D" w:rsidR="00815F4B" w:rsidRDefault="00815F4B" w:rsidP="00705B15">
            <w:pPr>
              <w:pStyle w:val="TABLE-cell"/>
              <w:rPr>
                <w:ins w:id="12694" w:author="Charles Gifford" w:date="2017-03-20T01:00:00Z"/>
              </w:rPr>
            </w:pPr>
            <w:ins w:id="12695" w:author="Charles Gifford" w:date="2017-03-20T01:06:00Z">
              <w:r w:rsidRPr="00815F4B">
                <w:t>Operations segment</w:t>
              </w:r>
            </w:ins>
          </w:p>
        </w:tc>
        <w:tc>
          <w:tcPr>
            <w:tcW w:w="2070" w:type="dxa"/>
            <w:shd w:val="clear" w:color="auto" w:fill="auto"/>
          </w:tcPr>
          <w:p w14:paraId="0C5C39B1" w14:textId="5AA15465" w:rsidR="00815F4B" w:rsidRDefault="00815F4B" w:rsidP="00705B15">
            <w:pPr>
              <w:pStyle w:val="TABLE-cell"/>
              <w:rPr>
                <w:ins w:id="12696" w:author="Charles Gifford" w:date="2017-03-20T01:00:00Z"/>
              </w:rPr>
            </w:pPr>
            <w:ins w:id="12697" w:author="Charles Gifford" w:date="2017-03-20T01:07:00Z">
              <w:r w:rsidRPr="00815F4B">
                <w:t>Dependency</w:t>
              </w:r>
            </w:ins>
          </w:p>
        </w:tc>
        <w:tc>
          <w:tcPr>
            <w:tcW w:w="2520" w:type="dxa"/>
            <w:shd w:val="clear" w:color="auto" w:fill="auto"/>
          </w:tcPr>
          <w:p w14:paraId="491DE0FD" w14:textId="3F983688" w:rsidR="00815F4B" w:rsidRDefault="00815F4B" w:rsidP="00705B15">
            <w:pPr>
              <w:pStyle w:val="TABLE-cell"/>
              <w:rPr>
                <w:ins w:id="12698" w:author="Charles Gifford" w:date="2017-03-20T01:00:00Z"/>
              </w:rPr>
            </w:pPr>
            <w:ins w:id="12699" w:author="Charles Gifford" w:date="2017-03-20T01:08:00Z">
              <w:r>
                <w:t>Has associated &gt;</w:t>
              </w:r>
            </w:ins>
          </w:p>
        </w:tc>
      </w:tr>
      <w:tr w:rsidR="00815F4B" w:rsidRPr="008F275A" w14:paraId="5197AB4F" w14:textId="77777777" w:rsidTr="00705B15">
        <w:trPr>
          <w:trHeight w:val="176"/>
          <w:ins w:id="12700" w:author="Charles Gifford" w:date="2017-03-20T01:07:00Z"/>
        </w:trPr>
        <w:tc>
          <w:tcPr>
            <w:tcW w:w="2335" w:type="dxa"/>
            <w:shd w:val="clear" w:color="auto" w:fill="auto"/>
          </w:tcPr>
          <w:p w14:paraId="4B26A3A1" w14:textId="2E4B9CD0" w:rsidR="00815F4B" w:rsidRDefault="00815F4B" w:rsidP="00815F4B">
            <w:pPr>
              <w:pStyle w:val="TABLE-cell"/>
              <w:rPr>
                <w:ins w:id="12701" w:author="Charles Gifford" w:date="2017-03-20T01:07:00Z"/>
              </w:rPr>
            </w:pPr>
            <w:ins w:id="12702" w:author="Charles Gifford" w:date="2017-03-20T01:08:00Z">
              <w:r w:rsidRPr="00815F4B">
                <w:t>Operations segment</w:t>
              </w:r>
            </w:ins>
          </w:p>
        </w:tc>
        <w:tc>
          <w:tcPr>
            <w:tcW w:w="2340" w:type="dxa"/>
            <w:shd w:val="clear" w:color="auto" w:fill="auto"/>
          </w:tcPr>
          <w:p w14:paraId="246022F1" w14:textId="61147734" w:rsidR="00815F4B" w:rsidRPr="00815F4B" w:rsidRDefault="00815F4B" w:rsidP="00815F4B">
            <w:pPr>
              <w:pStyle w:val="TABLE-cell"/>
              <w:rPr>
                <w:ins w:id="12703" w:author="Charles Gifford" w:date="2017-03-20T01:07:00Z"/>
              </w:rPr>
            </w:pPr>
            <w:ins w:id="12704" w:author="Charles Gifford" w:date="2017-03-20T01:08:00Z">
              <w:r w:rsidRPr="00F351BF">
                <w:t>Work definition model</w:t>
              </w:r>
            </w:ins>
          </w:p>
        </w:tc>
        <w:tc>
          <w:tcPr>
            <w:tcW w:w="2070" w:type="dxa"/>
            <w:shd w:val="clear" w:color="auto" w:fill="auto"/>
          </w:tcPr>
          <w:p w14:paraId="17294E05" w14:textId="692DFA7A" w:rsidR="00815F4B" w:rsidRPr="00815F4B" w:rsidRDefault="00815F4B" w:rsidP="00815F4B">
            <w:pPr>
              <w:pStyle w:val="TABLE-cell"/>
              <w:rPr>
                <w:ins w:id="12705" w:author="Charles Gifford" w:date="2017-03-20T01:07:00Z"/>
              </w:rPr>
            </w:pPr>
            <w:ins w:id="12706" w:author="Charles Gifford" w:date="2017-03-20T01:08:00Z">
              <w:r w:rsidRPr="00F351BF">
                <w:t>Dependency</w:t>
              </w:r>
            </w:ins>
          </w:p>
        </w:tc>
        <w:tc>
          <w:tcPr>
            <w:tcW w:w="2520" w:type="dxa"/>
            <w:shd w:val="clear" w:color="auto" w:fill="auto"/>
          </w:tcPr>
          <w:p w14:paraId="26A2E0D2" w14:textId="23EF0C70" w:rsidR="00815F4B" w:rsidRDefault="00815F4B" w:rsidP="00815F4B">
            <w:pPr>
              <w:pStyle w:val="TABLE-cell"/>
              <w:rPr>
                <w:ins w:id="12707" w:author="Charles Gifford" w:date="2017-03-20T01:07:00Z"/>
              </w:rPr>
            </w:pPr>
            <w:ins w:id="12708" w:author="Charles Gifford" w:date="2017-03-20T01:08:00Z">
              <w:r w:rsidRPr="00F351BF">
                <w:t>Has reference to &gt;</w:t>
              </w:r>
            </w:ins>
          </w:p>
        </w:tc>
      </w:tr>
      <w:tr w:rsidR="00815F4B" w:rsidRPr="008F275A" w14:paraId="5DDC0D77" w14:textId="77777777" w:rsidTr="00705B15">
        <w:trPr>
          <w:trHeight w:val="176"/>
          <w:ins w:id="12709" w:author="Charles Gifford" w:date="2017-03-20T00:45:00Z"/>
        </w:trPr>
        <w:tc>
          <w:tcPr>
            <w:tcW w:w="2335" w:type="dxa"/>
            <w:shd w:val="clear" w:color="auto" w:fill="auto"/>
          </w:tcPr>
          <w:p w14:paraId="6C18335F" w14:textId="69BD46CA" w:rsidR="00815F4B" w:rsidRPr="008F275A" w:rsidRDefault="00815F4B" w:rsidP="00815F4B">
            <w:pPr>
              <w:pStyle w:val="TABLE-cell"/>
              <w:rPr>
                <w:ins w:id="12710" w:author="Charles Gifford" w:date="2017-03-20T00:45:00Z"/>
              </w:rPr>
            </w:pPr>
            <w:ins w:id="12711" w:author="Charles Gifford" w:date="2017-03-20T01:02:00Z">
              <w:r w:rsidRPr="007565F4">
                <w:t>Operations segment</w:t>
              </w:r>
            </w:ins>
          </w:p>
        </w:tc>
        <w:tc>
          <w:tcPr>
            <w:tcW w:w="2340" w:type="dxa"/>
            <w:shd w:val="clear" w:color="auto" w:fill="auto"/>
          </w:tcPr>
          <w:p w14:paraId="7777B6F9" w14:textId="1AA4E715" w:rsidR="00815F4B" w:rsidRPr="008F275A" w:rsidRDefault="00815F4B" w:rsidP="00815F4B">
            <w:pPr>
              <w:pStyle w:val="TABLE-cell"/>
              <w:rPr>
                <w:ins w:id="12712" w:author="Charles Gifford" w:date="2017-03-20T00:45:00Z"/>
              </w:rPr>
            </w:pPr>
            <w:ins w:id="12713" w:author="Charles Gifford" w:date="2017-03-20T00:45:00Z">
              <w:r>
                <w:t>P</w:t>
              </w:r>
              <w:r w:rsidRPr="008F275A">
                <w:t>arameter</w:t>
              </w:r>
            </w:ins>
            <w:ins w:id="12714" w:author="Charles Gifford" w:date="2017-03-20T01:03:00Z">
              <w:r>
                <w:t xml:space="preserve"> specification</w:t>
              </w:r>
            </w:ins>
          </w:p>
        </w:tc>
        <w:tc>
          <w:tcPr>
            <w:tcW w:w="2070" w:type="dxa"/>
            <w:shd w:val="clear" w:color="auto" w:fill="auto"/>
          </w:tcPr>
          <w:p w14:paraId="46B36B36" w14:textId="77777777" w:rsidR="00815F4B" w:rsidRPr="008F275A" w:rsidRDefault="00815F4B" w:rsidP="00815F4B">
            <w:pPr>
              <w:pStyle w:val="TABLE-cell"/>
              <w:rPr>
                <w:ins w:id="12715" w:author="Charles Gifford" w:date="2017-03-20T00:45:00Z"/>
              </w:rPr>
            </w:pPr>
            <w:ins w:id="12716" w:author="Charles Gifford" w:date="2017-03-20T00:45:00Z">
              <w:r w:rsidRPr="005A6C93">
                <w:rPr>
                  <w:szCs w:val="20"/>
                </w:rPr>
                <w:t>Composition whole</w:t>
              </w:r>
            </w:ins>
          </w:p>
        </w:tc>
        <w:tc>
          <w:tcPr>
            <w:tcW w:w="2520" w:type="dxa"/>
            <w:shd w:val="clear" w:color="auto" w:fill="auto"/>
          </w:tcPr>
          <w:p w14:paraId="6C24E117" w14:textId="0AE79035" w:rsidR="00815F4B" w:rsidRPr="008F275A" w:rsidRDefault="00815F4B" w:rsidP="00815F4B">
            <w:pPr>
              <w:pStyle w:val="TABLE-cell"/>
              <w:rPr>
                <w:ins w:id="12717" w:author="Charles Gifford" w:date="2017-03-20T00:45:00Z"/>
              </w:rPr>
            </w:pPr>
            <w:ins w:id="12718" w:author="Charles Gifford" w:date="2017-03-20T01:04:00Z">
              <w:r>
                <w:rPr>
                  <w:szCs w:val="20"/>
                </w:rPr>
                <w:t>Is a collection of &gt;</w:t>
              </w:r>
            </w:ins>
          </w:p>
        </w:tc>
      </w:tr>
      <w:tr w:rsidR="00815F4B" w:rsidRPr="008F275A" w14:paraId="699215F5" w14:textId="77777777" w:rsidTr="00705B15">
        <w:trPr>
          <w:trHeight w:val="176"/>
          <w:ins w:id="12719" w:author="Charles Gifford" w:date="2017-03-20T00:45:00Z"/>
        </w:trPr>
        <w:tc>
          <w:tcPr>
            <w:tcW w:w="2335" w:type="dxa"/>
            <w:shd w:val="clear" w:color="auto" w:fill="auto"/>
          </w:tcPr>
          <w:p w14:paraId="5DFD6D76" w14:textId="618BBCDD" w:rsidR="00815F4B" w:rsidRPr="008F275A" w:rsidRDefault="00815F4B" w:rsidP="00815F4B">
            <w:pPr>
              <w:pStyle w:val="TABLE-cell"/>
              <w:rPr>
                <w:ins w:id="12720" w:author="Charles Gifford" w:date="2017-03-20T00:45:00Z"/>
              </w:rPr>
            </w:pPr>
            <w:ins w:id="12721" w:author="Charles Gifford" w:date="2017-03-20T01:02:00Z">
              <w:r w:rsidRPr="007565F4">
                <w:t>Operations segment</w:t>
              </w:r>
            </w:ins>
          </w:p>
        </w:tc>
        <w:tc>
          <w:tcPr>
            <w:tcW w:w="2340" w:type="dxa"/>
          </w:tcPr>
          <w:p w14:paraId="5E5D42E6" w14:textId="6A2B3842" w:rsidR="00815F4B" w:rsidRPr="008F275A" w:rsidRDefault="00815F4B" w:rsidP="00815F4B">
            <w:pPr>
              <w:pStyle w:val="TABLE-cell"/>
              <w:rPr>
                <w:ins w:id="12722" w:author="Charles Gifford" w:date="2017-03-20T00:45:00Z"/>
              </w:rPr>
            </w:pPr>
            <w:ins w:id="12723" w:author="Charles Gifford" w:date="2017-03-20T00:45:00Z">
              <w:r>
                <w:rPr>
                  <w:szCs w:val="20"/>
                </w:rPr>
                <w:t xml:space="preserve">Personnel </w:t>
              </w:r>
              <w:r w:rsidRPr="0030452A">
                <w:rPr>
                  <w:szCs w:val="20"/>
                </w:rPr>
                <w:t>specification</w:t>
              </w:r>
            </w:ins>
          </w:p>
        </w:tc>
        <w:tc>
          <w:tcPr>
            <w:tcW w:w="2070" w:type="dxa"/>
            <w:shd w:val="clear" w:color="auto" w:fill="auto"/>
          </w:tcPr>
          <w:p w14:paraId="3ADC5523" w14:textId="77777777" w:rsidR="00815F4B" w:rsidRPr="008F275A" w:rsidRDefault="00815F4B" w:rsidP="00815F4B">
            <w:pPr>
              <w:pStyle w:val="TABLE-cell"/>
              <w:rPr>
                <w:ins w:id="12724" w:author="Charles Gifford" w:date="2017-03-20T00:45:00Z"/>
              </w:rPr>
            </w:pPr>
            <w:ins w:id="12725" w:author="Charles Gifford" w:date="2017-03-20T00:45:00Z">
              <w:r w:rsidRPr="005A6C93">
                <w:rPr>
                  <w:szCs w:val="20"/>
                </w:rPr>
                <w:t>Composition whole</w:t>
              </w:r>
            </w:ins>
          </w:p>
        </w:tc>
        <w:tc>
          <w:tcPr>
            <w:tcW w:w="2520" w:type="dxa"/>
            <w:shd w:val="clear" w:color="auto" w:fill="auto"/>
          </w:tcPr>
          <w:p w14:paraId="31BAE28D" w14:textId="0C8FCAE9" w:rsidR="00815F4B" w:rsidRPr="008F275A" w:rsidRDefault="00815F4B" w:rsidP="00815F4B">
            <w:pPr>
              <w:pStyle w:val="TABLE-cell"/>
              <w:rPr>
                <w:ins w:id="12726" w:author="Charles Gifford" w:date="2017-03-20T00:45:00Z"/>
              </w:rPr>
            </w:pPr>
            <w:ins w:id="12727" w:author="Charles Gifford" w:date="2017-03-20T01:05:00Z">
              <w:r w:rsidRPr="00716FF8">
                <w:t>Is a collection of &gt;</w:t>
              </w:r>
            </w:ins>
          </w:p>
        </w:tc>
      </w:tr>
      <w:tr w:rsidR="00815F4B" w:rsidRPr="008F275A" w14:paraId="26BC57B2" w14:textId="77777777" w:rsidTr="00705B15">
        <w:trPr>
          <w:trHeight w:val="176"/>
          <w:ins w:id="12728" w:author="Charles Gifford" w:date="2017-03-20T00:45:00Z"/>
        </w:trPr>
        <w:tc>
          <w:tcPr>
            <w:tcW w:w="2335" w:type="dxa"/>
            <w:shd w:val="clear" w:color="auto" w:fill="auto"/>
          </w:tcPr>
          <w:p w14:paraId="246156EF" w14:textId="52596E52" w:rsidR="00815F4B" w:rsidRPr="008F275A" w:rsidRDefault="00815F4B" w:rsidP="00815F4B">
            <w:pPr>
              <w:pStyle w:val="TABLE-cell"/>
              <w:rPr>
                <w:ins w:id="12729" w:author="Charles Gifford" w:date="2017-03-20T00:45:00Z"/>
              </w:rPr>
            </w:pPr>
            <w:ins w:id="12730" w:author="Charles Gifford" w:date="2017-03-20T01:02:00Z">
              <w:r w:rsidRPr="007565F4">
                <w:t>Operations segment</w:t>
              </w:r>
            </w:ins>
          </w:p>
        </w:tc>
        <w:tc>
          <w:tcPr>
            <w:tcW w:w="2340" w:type="dxa"/>
          </w:tcPr>
          <w:p w14:paraId="4550DD20" w14:textId="69B7E48A" w:rsidR="00815F4B" w:rsidRPr="008F275A" w:rsidRDefault="00815F4B" w:rsidP="00815F4B">
            <w:pPr>
              <w:pStyle w:val="TABLE-cell"/>
              <w:rPr>
                <w:ins w:id="12731" w:author="Charles Gifford" w:date="2017-03-20T00:45:00Z"/>
              </w:rPr>
            </w:pPr>
            <w:ins w:id="12732" w:author="Charles Gifford" w:date="2017-03-20T00:45:00Z">
              <w:r w:rsidRPr="0030452A">
                <w:rPr>
                  <w:szCs w:val="20"/>
                </w:rPr>
                <w:t>Equipment specification</w:t>
              </w:r>
            </w:ins>
          </w:p>
        </w:tc>
        <w:tc>
          <w:tcPr>
            <w:tcW w:w="2070" w:type="dxa"/>
            <w:shd w:val="clear" w:color="auto" w:fill="auto"/>
          </w:tcPr>
          <w:p w14:paraId="4A3FE758" w14:textId="77777777" w:rsidR="00815F4B" w:rsidRPr="008F275A" w:rsidRDefault="00815F4B" w:rsidP="00815F4B">
            <w:pPr>
              <w:pStyle w:val="TABLE-cell"/>
              <w:rPr>
                <w:ins w:id="12733" w:author="Charles Gifford" w:date="2017-03-20T00:45:00Z"/>
              </w:rPr>
            </w:pPr>
            <w:ins w:id="12734" w:author="Charles Gifford" w:date="2017-03-20T00:45:00Z">
              <w:r w:rsidRPr="005A6C93">
                <w:rPr>
                  <w:szCs w:val="20"/>
                </w:rPr>
                <w:t>Composition whole</w:t>
              </w:r>
            </w:ins>
          </w:p>
        </w:tc>
        <w:tc>
          <w:tcPr>
            <w:tcW w:w="2520" w:type="dxa"/>
            <w:shd w:val="clear" w:color="auto" w:fill="auto"/>
          </w:tcPr>
          <w:p w14:paraId="109B0931" w14:textId="4A9C971E" w:rsidR="00815F4B" w:rsidRPr="008F275A" w:rsidRDefault="00815F4B" w:rsidP="00815F4B">
            <w:pPr>
              <w:pStyle w:val="TABLE-cell"/>
              <w:rPr>
                <w:ins w:id="12735" w:author="Charles Gifford" w:date="2017-03-20T00:45:00Z"/>
              </w:rPr>
            </w:pPr>
            <w:ins w:id="12736" w:author="Charles Gifford" w:date="2017-03-20T01:05:00Z">
              <w:r w:rsidRPr="00716FF8">
                <w:t>Is a collection of &gt;</w:t>
              </w:r>
            </w:ins>
          </w:p>
        </w:tc>
      </w:tr>
      <w:tr w:rsidR="00815F4B" w:rsidRPr="008F275A" w14:paraId="1B744AA0" w14:textId="77777777" w:rsidTr="00705B15">
        <w:trPr>
          <w:trHeight w:val="176"/>
          <w:ins w:id="12737" w:author="Charles Gifford" w:date="2017-03-20T00:45:00Z"/>
        </w:trPr>
        <w:tc>
          <w:tcPr>
            <w:tcW w:w="2335" w:type="dxa"/>
            <w:shd w:val="clear" w:color="auto" w:fill="auto"/>
          </w:tcPr>
          <w:p w14:paraId="227D18AA" w14:textId="71DFC4E3" w:rsidR="00815F4B" w:rsidRPr="008F275A" w:rsidRDefault="00815F4B" w:rsidP="00815F4B">
            <w:pPr>
              <w:pStyle w:val="TABLE-cell"/>
              <w:rPr>
                <w:ins w:id="12738" w:author="Charles Gifford" w:date="2017-03-20T00:45:00Z"/>
              </w:rPr>
            </w:pPr>
            <w:ins w:id="12739" w:author="Charles Gifford" w:date="2017-03-20T01:02:00Z">
              <w:r w:rsidRPr="007565F4">
                <w:t>Operations segment</w:t>
              </w:r>
            </w:ins>
          </w:p>
        </w:tc>
        <w:tc>
          <w:tcPr>
            <w:tcW w:w="2340" w:type="dxa"/>
          </w:tcPr>
          <w:p w14:paraId="3427F2CC" w14:textId="7ACDB024" w:rsidR="00815F4B" w:rsidRPr="008F275A" w:rsidRDefault="00815F4B" w:rsidP="00815F4B">
            <w:pPr>
              <w:pStyle w:val="TABLE-cell"/>
              <w:rPr>
                <w:ins w:id="12740" w:author="Charles Gifford" w:date="2017-03-20T00:45:00Z"/>
              </w:rPr>
            </w:pPr>
            <w:ins w:id="12741" w:author="Charles Gifford" w:date="2017-03-20T00:45:00Z">
              <w:r w:rsidRPr="0030452A">
                <w:rPr>
                  <w:szCs w:val="20"/>
                </w:rPr>
                <w:t>Physical asset specification</w:t>
              </w:r>
            </w:ins>
          </w:p>
        </w:tc>
        <w:tc>
          <w:tcPr>
            <w:tcW w:w="2070" w:type="dxa"/>
            <w:shd w:val="clear" w:color="auto" w:fill="auto"/>
          </w:tcPr>
          <w:p w14:paraId="7B9A490F" w14:textId="77777777" w:rsidR="00815F4B" w:rsidRPr="008F275A" w:rsidRDefault="00815F4B" w:rsidP="00815F4B">
            <w:pPr>
              <w:pStyle w:val="TABLE-cell"/>
              <w:rPr>
                <w:ins w:id="12742" w:author="Charles Gifford" w:date="2017-03-20T00:45:00Z"/>
              </w:rPr>
            </w:pPr>
            <w:ins w:id="12743" w:author="Charles Gifford" w:date="2017-03-20T00:45:00Z">
              <w:r w:rsidRPr="005A6C93">
                <w:rPr>
                  <w:szCs w:val="20"/>
                </w:rPr>
                <w:t>Composition whole</w:t>
              </w:r>
            </w:ins>
          </w:p>
        </w:tc>
        <w:tc>
          <w:tcPr>
            <w:tcW w:w="2520" w:type="dxa"/>
            <w:shd w:val="clear" w:color="auto" w:fill="auto"/>
          </w:tcPr>
          <w:p w14:paraId="68F1B331" w14:textId="602F8616" w:rsidR="00815F4B" w:rsidRPr="008F275A" w:rsidRDefault="00815F4B" w:rsidP="00815F4B">
            <w:pPr>
              <w:pStyle w:val="TABLE-cell"/>
              <w:rPr>
                <w:ins w:id="12744" w:author="Charles Gifford" w:date="2017-03-20T00:45:00Z"/>
              </w:rPr>
            </w:pPr>
            <w:ins w:id="12745" w:author="Charles Gifford" w:date="2017-03-20T01:05:00Z">
              <w:r w:rsidRPr="00716FF8">
                <w:t>Is a collection of &gt;</w:t>
              </w:r>
            </w:ins>
          </w:p>
        </w:tc>
      </w:tr>
      <w:tr w:rsidR="00815F4B" w:rsidRPr="008F275A" w14:paraId="24E38E61" w14:textId="77777777" w:rsidTr="00705B15">
        <w:trPr>
          <w:trHeight w:val="176"/>
          <w:ins w:id="12746" w:author="Charles Gifford" w:date="2017-03-20T00:45:00Z"/>
        </w:trPr>
        <w:tc>
          <w:tcPr>
            <w:tcW w:w="2335" w:type="dxa"/>
            <w:shd w:val="clear" w:color="auto" w:fill="auto"/>
          </w:tcPr>
          <w:p w14:paraId="575F9E36" w14:textId="4B7789A1" w:rsidR="00815F4B" w:rsidRPr="008F275A" w:rsidRDefault="00815F4B" w:rsidP="00815F4B">
            <w:pPr>
              <w:pStyle w:val="TABLE-cell"/>
              <w:rPr>
                <w:ins w:id="12747" w:author="Charles Gifford" w:date="2017-03-20T00:45:00Z"/>
              </w:rPr>
            </w:pPr>
            <w:ins w:id="12748" w:author="Charles Gifford" w:date="2017-03-20T01:02:00Z">
              <w:r w:rsidRPr="007565F4">
                <w:t>Operations segment</w:t>
              </w:r>
            </w:ins>
          </w:p>
        </w:tc>
        <w:tc>
          <w:tcPr>
            <w:tcW w:w="2340" w:type="dxa"/>
          </w:tcPr>
          <w:p w14:paraId="0A455F67" w14:textId="78E5E44E" w:rsidR="00815F4B" w:rsidRPr="008F275A" w:rsidRDefault="00815F4B" w:rsidP="00815F4B">
            <w:pPr>
              <w:pStyle w:val="TABLE-cell"/>
              <w:rPr>
                <w:ins w:id="12749" w:author="Charles Gifford" w:date="2017-03-20T00:45:00Z"/>
              </w:rPr>
            </w:pPr>
            <w:ins w:id="12750" w:author="Charles Gifford" w:date="2017-03-20T00:45:00Z">
              <w:r w:rsidRPr="0030452A">
                <w:rPr>
                  <w:szCs w:val="20"/>
                </w:rPr>
                <w:t>Material specification</w:t>
              </w:r>
            </w:ins>
          </w:p>
        </w:tc>
        <w:tc>
          <w:tcPr>
            <w:tcW w:w="2070" w:type="dxa"/>
            <w:shd w:val="clear" w:color="auto" w:fill="auto"/>
          </w:tcPr>
          <w:p w14:paraId="2269A778" w14:textId="77777777" w:rsidR="00815F4B" w:rsidRPr="008F275A" w:rsidRDefault="00815F4B" w:rsidP="00815F4B">
            <w:pPr>
              <w:pStyle w:val="TABLE-cell"/>
              <w:rPr>
                <w:ins w:id="12751" w:author="Charles Gifford" w:date="2017-03-20T00:45:00Z"/>
              </w:rPr>
            </w:pPr>
            <w:ins w:id="12752" w:author="Charles Gifford" w:date="2017-03-20T00:45:00Z">
              <w:r w:rsidRPr="005A6C93">
                <w:rPr>
                  <w:szCs w:val="20"/>
                </w:rPr>
                <w:t>Composition whole</w:t>
              </w:r>
            </w:ins>
          </w:p>
        </w:tc>
        <w:tc>
          <w:tcPr>
            <w:tcW w:w="2520" w:type="dxa"/>
            <w:shd w:val="clear" w:color="auto" w:fill="auto"/>
          </w:tcPr>
          <w:p w14:paraId="4A4A7126" w14:textId="6B16E06D" w:rsidR="00815F4B" w:rsidRPr="008F275A" w:rsidRDefault="00815F4B" w:rsidP="00815F4B">
            <w:pPr>
              <w:pStyle w:val="TABLE-cell"/>
              <w:rPr>
                <w:ins w:id="12753" w:author="Charles Gifford" w:date="2017-03-20T00:45:00Z"/>
              </w:rPr>
            </w:pPr>
            <w:ins w:id="12754" w:author="Charles Gifford" w:date="2017-03-20T01:05:00Z">
              <w:r w:rsidRPr="00716FF8">
                <w:t>Is a collection of &gt;</w:t>
              </w:r>
            </w:ins>
          </w:p>
        </w:tc>
      </w:tr>
      <w:tr w:rsidR="00B25EAD" w:rsidRPr="008F275A" w14:paraId="51353D04" w14:textId="77777777" w:rsidTr="00705B15">
        <w:trPr>
          <w:trHeight w:val="176"/>
          <w:ins w:id="12755" w:author="Charles Gifford" w:date="2017-03-20T01:13:00Z"/>
        </w:trPr>
        <w:tc>
          <w:tcPr>
            <w:tcW w:w="2335" w:type="dxa"/>
            <w:shd w:val="clear" w:color="auto" w:fill="auto"/>
          </w:tcPr>
          <w:p w14:paraId="6C0CF244" w14:textId="76CF159E" w:rsidR="00B25EAD" w:rsidRPr="007565F4" w:rsidRDefault="00B25EAD" w:rsidP="00B25EAD">
            <w:pPr>
              <w:pStyle w:val="TABLE-cell"/>
              <w:rPr>
                <w:ins w:id="12756" w:author="Charles Gifford" w:date="2017-03-20T01:13:00Z"/>
              </w:rPr>
            </w:pPr>
            <w:ins w:id="12757" w:author="Charles Gifford" w:date="2017-03-20T01:13:00Z">
              <w:r>
                <w:t>Operations material bill</w:t>
              </w:r>
            </w:ins>
          </w:p>
        </w:tc>
        <w:tc>
          <w:tcPr>
            <w:tcW w:w="2340" w:type="dxa"/>
          </w:tcPr>
          <w:p w14:paraId="47B7155C" w14:textId="7062F579" w:rsidR="00B25EAD" w:rsidRPr="0030452A" w:rsidRDefault="00B25EAD" w:rsidP="00B25EAD">
            <w:pPr>
              <w:pStyle w:val="TABLE-cell"/>
              <w:rPr>
                <w:ins w:id="12758" w:author="Charles Gifford" w:date="2017-03-20T01:13:00Z"/>
                <w:szCs w:val="20"/>
              </w:rPr>
            </w:pPr>
            <w:ins w:id="12759" w:author="Charles Gifford" w:date="2017-03-20T01:14:00Z">
              <w:r>
                <w:rPr>
                  <w:szCs w:val="20"/>
                </w:rPr>
                <w:t>Operations material bill item</w:t>
              </w:r>
            </w:ins>
          </w:p>
        </w:tc>
        <w:tc>
          <w:tcPr>
            <w:tcW w:w="2070" w:type="dxa"/>
            <w:shd w:val="clear" w:color="auto" w:fill="auto"/>
          </w:tcPr>
          <w:p w14:paraId="55BB5199" w14:textId="66B7E6B9" w:rsidR="00B25EAD" w:rsidRPr="005A6C93" w:rsidRDefault="00B25EAD" w:rsidP="00B25EAD">
            <w:pPr>
              <w:pStyle w:val="TABLE-cell"/>
              <w:rPr>
                <w:ins w:id="12760" w:author="Charles Gifford" w:date="2017-03-20T01:13:00Z"/>
                <w:szCs w:val="20"/>
              </w:rPr>
            </w:pPr>
            <w:ins w:id="12761" w:author="Charles Gifford" w:date="2017-03-20T01:14:00Z">
              <w:r w:rsidRPr="005A6C93">
                <w:rPr>
                  <w:szCs w:val="20"/>
                </w:rPr>
                <w:t>Composition whole</w:t>
              </w:r>
            </w:ins>
          </w:p>
        </w:tc>
        <w:tc>
          <w:tcPr>
            <w:tcW w:w="2520" w:type="dxa"/>
            <w:shd w:val="clear" w:color="auto" w:fill="auto"/>
          </w:tcPr>
          <w:p w14:paraId="0E3638FF" w14:textId="381B2DEF" w:rsidR="00B25EAD" w:rsidRPr="00716FF8" w:rsidRDefault="00B25EAD" w:rsidP="00B25EAD">
            <w:pPr>
              <w:pStyle w:val="TABLE-cell"/>
              <w:rPr>
                <w:ins w:id="12762" w:author="Charles Gifford" w:date="2017-03-20T01:13:00Z"/>
              </w:rPr>
            </w:pPr>
            <w:ins w:id="12763" w:author="Charles Gifford" w:date="2017-03-20T01:14:00Z">
              <w:r w:rsidRPr="00716FF8">
                <w:t>Is a collection of &gt;</w:t>
              </w:r>
            </w:ins>
          </w:p>
        </w:tc>
      </w:tr>
      <w:tr w:rsidR="00B25EAD" w:rsidRPr="008F275A" w14:paraId="6FB486E4" w14:textId="77777777" w:rsidTr="00705B15">
        <w:trPr>
          <w:trHeight w:val="176"/>
          <w:ins w:id="12764" w:author="Charles Gifford" w:date="2017-03-20T01:13:00Z"/>
        </w:trPr>
        <w:tc>
          <w:tcPr>
            <w:tcW w:w="2335" w:type="dxa"/>
            <w:shd w:val="clear" w:color="auto" w:fill="auto"/>
          </w:tcPr>
          <w:p w14:paraId="718D6A3E" w14:textId="46E0B217" w:rsidR="00B25EAD" w:rsidRPr="007565F4" w:rsidRDefault="00B25EAD" w:rsidP="00B25EAD">
            <w:pPr>
              <w:pStyle w:val="TABLE-cell"/>
              <w:rPr>
                <w:ins w:id="12765" w:author="Charles Gifford" w:date="2017-03-20T01:13:00Z"/>
              </w:rPr>
            </w:pPr>
            <w:ins w:id="12766" w:author="Charles Gifford" w:date="2017-03-20T01:15:00Z">
              <w:r w:rsidRPr="00B25EAD">
                <w:t>Operations material bill</w:t>
              </w:r>
            </w:ins>
          </w:p>
        </w:tc>
        <w:tc>
          <w:tcPr>
            <w:tcW w:w="2340" w:type="dxa"/>
          </w:tcPr>
          <w:p w14:paraId="5931BBA4" w14:textId="5D1E9339" w:rsidR="00B25EAD" w:rsidRPr="0030452A" w:rsidRDefault="00B25EAD" w:rsidP="00B25EAD">
            <w:pPr>
              <w:pStyle w:val="TABLE-cell"/>
              <w:rPr>
                <w:ins w:id="12767" w:author="Charles Gifford" w:date="2017-03-20T01:13:00Z"/>
                <w:szCs w:val="20"/>
              </w:rPr>
            </w:pPr>
            <w:ins w:id="12768" w:author="Charles Gifford" w:date="2017-03-20T01:15:00Z">
              <w:r>
                <w:rPr>
                  <w:szCs w:val="20"/>
                </w:rPr>
                <w:t>Bill of material (external)</w:t>
              </w:r>
            </w:ins>
          </w:p>
        </w:tc>
        <w:tc>
          <w:tcPr>
            <w:tcW w:w="2070" w:type="dxa"/>
            <w:shd w:val="clear" w:color="auto" w:fill="auto"/>
          </w:tcPr>
          <w:p w14:paraId="63F86ACD" w14:textId="676C753C" w:rsidR="00B25EAD" w:rsidRPr="005A6C93" w:rsidRDefault="00B25EAD" w:rsidP="00B25EAD">
            <w:pPr>
              <w:pStyle w:val="TABLE-cell"/>
              <w:rPr>
                <w:ins w:id="12769" w:author="Charles Gifford" w:date="2017-03-20T01:13:00Z"/>
                <w:szCs w:val="20"/>
              </w:rPr>
            </w:pPr>
            <w:ins w:id="12770" w:author="Charles Gifford" w:date="2017-03-20T01:15:00Z">
              <w:r w:rsidRPr="00815F4B">
                <w:t>Dependency</w:t>
              </w:r>
            </w:ins>
          </w:p>
        </w:tc>
        <w:tc>
          <w:tcPr>
            <w:tcW w:w="2520" w:type="dxa"/>
            <w:shd w:val="clear" w:color="auto" w:fill="auto"/>
          </w:tcPr>
          <w:p w14:paraId="4C262DB6" w14:textId="5E2CED20" w:rsidR="00B25EAD" w:rsidRPr="00716FF8" w:rsidRDefault="00B25EAD" w:rsidP="00B25EAD">
            <w:pPr>
              <w:pStyle w:val="TABLE-cell"/>
              <w:rPr>
                <w:ins w:id="12771" w:author="Charles Gifford" w:date="2017-03-20T01:13:00Z"/>
              </w:rPr>
            </w:pPr>
            <w:ins w:id="12772" w:author="Charles Gifford" w:date="2017-03-20T01:15:00Z">
              <w:r>
                <w:t>Has a reference to &gt;</w:t>
              </w:r>
            </w:ins>
          </w:p>
        </w:tc>
      </w:tr>
      <w:tr w:rsidR="00B25EAD" w:rsidRPr="008F275A" w14:paraId="0E26C52B" w14:textId="77777777" w:rsidTr="00705B15">
        <w:trPr>
          <w:trHeight w:val="176"/>
          <w:ins w:id="12773" w:author="Charles Gifford" w:date="2017-03-20T01:16:00Z"/>
        </w:trPr>
        <w:tc>
          <w:tcPr>
            <w:tcW w:w="2335" w:type="dxa"/>
            <w:shd w:val="clear" w:color="auto" w:fill="auto"/>
          </w:tcPr>
          <w:p w14:paraId="73B8C1E1" w14:textId="25CC7FAA" w:rsidR="00B25EAD" w:rsidRPr="00B25EAD" w:rsidRDefault="00B25EAD" w:rsidP="00B25EAD">
            <w:pPr>
              <w:pStyle w:val="TABLE-cell"/>
              <w:rPr>
                <w:ins w:id="12774" w:author="Charles Gifford" w:date="2017-03-20T01:16:00Z"/>
              </w:rPr>
            </w:pPr>
            <w:ins w:id="12775" w:author="Charles Gifford" w:date="2017-03-20T01:17:00Z">
              <w:r w:rsidRPr="00C16961">
                <w:t>Operations material bill item</w:t>
              </w:r>
            </w:ins>
          </w:p>
        </w:tc>
        <w:tc>
          <w:tcPr>
            <w:tcW w:w="2340" w:type="dxa"/>
          </w:tcPr>
          <w:p w14:paraId="11F2CEA6" w14:textId="314A570E" w:rsidR="00B25EAD" w:rsidRDefault="00B25EAD" w:rsidP="00B25EAD">
            <w:pPr>
              <w:pStyle w:val="TABLE-cell"/>
              <w:rPr>
                <w:ins w:id="12776" w:author="Charles Gifford" w:date="2017-03-20T01:16:00Z"/>
                <w:szCs w:val="20"/>
              </w:rPr>
            </w:pPr>
            <w:ins w:id="12777" w:author="Charles Gifford" w:date="2017-03-20T01:17:00Z">
              <w:r w:rsidRPr="00C16961">
                <w:t>Operations material bill item</w:t>
              </w:r>
            </w:ins>
          </w:p>
        </w:tc>
        <w:tc>
          <w:tcPr>
            <w:tcW w:w="2070" w:type="dxa"/>
            <w:shd w:val="clear" w:color="auto" w:fill="auto"/>
          </w:tcPr>
          <w:p w14:paraId="2AEE7E2A" w14:textId="3CF3382B" w:rsidR="00B25EAD" w:rsidRPr="00815F4B" w:rsidRDefault="00B25EAD" w:rsidP="00B25EAD">
            <w:pPr>
              <w:pStyle w:val="TABLE-cell"/>
              <w:rPr>
                <w:ins w:id="12778" w:author="Charles Gifford" w:date="2017-03-20T01:16:00Z"/>
              </w:rPr>
            </w:pPr>
            <w:ins w:id="12779" w:author="Charles Gifford" w:date="2017-03-20T01:17:00Z">
              <w:r w:rsidRPr="008F275A">
                <w:t>Aggregation hierarchy</w:t>
              </w:r>
            </w:ins>
          </w:p>
        </w:tc>
        <w:tc>
          <w:tcPr>
            <w:tcW w:w="2520" w:type="dxa"/>
            <w:shd w:val="clear" w:color="auto" w:fill="auto"/>
          </w:tcPr>
          <w:p w14:paraId="1A6ACC27" w14:textId="5FA398F0" w:rsidR="00B25EAD" w:rsidRDefault="00B25EAD" w:rsidP="00B25EAD">
            <w:pPr>
              <w:pStyle w:val="TABLE-cell"/>
              <w:rPr>
                <w:ins w:id="12780" w:author="Charles Gifford" w:date="2017-03-20T01:16:00Z"/>
              </w:rPr>
            </w:pPr>
            <w:ins w:id="12781" w:author="Charles Gifford" w:date="2017-03-20T01:17:00Z">
              <w:r>
                <w:t>Is assembled from</w:t>
              </w:r>
              <w:r w:rsidRPr="008F275A">
                <w:t xml:space="preserve"> &gt;</w:t>
              </w:r>
            </w:ins>
          </w:p>
        </w:tc>
      </w:tr>
      <w:tr w:rsidR="00B25EAD" w:rsidRPr="008F275A" w14:paraId="22B7D16E" w14:textId="77777777" w:rsidTr="00705B15">
        <w:trPr>
          <w:trHeight w:val="176"/>
          <w:ins w:id="12782" w:author="Charles Gifford" w:date="2017-03-20T01:18:00Z"/>
        </w:trPr>
        <w:tc>
          <w:tcPr>
            <w:tcW w:w="2335" w:type="dxa"/>
            <w:shd w:val="clear" w:color="auto" w:fill="auto"/>
          </w:tcPr>
          <w:p w14:paraId="7F5C6671" w14:textId="5D4A2592" w:rsidR="00B25EAD" w:rsidRPr="00C16961" w:rsidRDefault="00B25EAD" w:rsidP="00B25EAD">
            <w:pPr>
              <w:pStyle w:val="TABLE-cell"/>
              <w:rPr>
                <w:ins w:id="12783" w:author="Charles Gifford" w:date="2017-03-20T01:18:00Z"/>
              </w:rPr>
            </w:pPr>
            <w:ins w:id="12784" w:author="Charles Gifford" w:date="2017-03-20T01:18:00Z">
              <w:r w:rsidRPr="00B25EAD">
                <w:t>Operations material bill item</w:t>
              </w:r>
            </w:ins>
          </w:p>
        </w:tc>
        <w:tc>
          <w:tcPr>
            <w:tcW w:w="2340" w:type="dxa"/>
          </w:tcPr>
          <w:p w14:paraId="16D30187" w14:textId="3F6CA934" w:rsidR="00B25EAD" w:rsidRPr="00C16961" w:rsidRDefault="00B25EAD" w:rsidP="00B25EAD">
            <w:pPr>
              <w:pStyle w:val="TABLE-cell"/>
              <w:rPr>
                <w:ins w:id="12785" w:author="Charles Gifford" w:date="2017-03-20T01:18:00Z"/>
              </w:rPr>
            </w:pPr>
            <w:ins w:id="12786" w:author="Charles Gifford" w:date="2017-03-20T01:18:00Z">
              <w:r>
                <w:t>Material specification</w:t>
              </w:r>
            </w:ins>
          </w:p>
        </w:tc>
        <w:tc>
          <w:tcPr>
            <w:tcW w:w="2070" w:type="dxa"/>
            <w:shd w:val="clear" w:color="auto" w:fill="auto"/>
          </w:tcPr>
          <w:p w14:paraId="37EE50EA" w14:textId="4A80D071" w:rsidR="00B25EAD" w:rsidRPr="008F275A" w:rsidRDefault="00B25EAD" w:rsidP="00B25EAD">
            <w:pPr>
              <w:pStyle w:val="TABLE-cell"/>
              <w:rPr>
                <w:ins w:id="12787" w:author="Charles Gifford" w:date="2017-03-20T01:18:00Z"/>
              </w:rPr>
            </w:pPr>
            <w:ins w:id="12788" w:author="Charles Gifford" w:date="2017-03-20T01:19:00Z">
              <w:r>
                <w:t>Association</w:t>
              </w:r>
            </w:ins>
          </w:p>
        </w:tc>
        <w:tc>
          <w:tcPr>
            <w:tcW w:w="2520" w:type="dxa"/>
            <w:shd w:val="clear" w:color="auto" w:fill="auto"/>
          </w:tcPr>
          <w:p w14:paraId="4CA2F5AD" w14:textId="5B631F56" w:rsidR="00B25EAD" w:rsidRDefault="00B25EAD" w:rsidP="00B25EAD">
            <w:pPr>
              <w:pStyle w:val="TABLE-cell"/>
              <w:rPr>
                <w:ins w:id="12789" w:author="Charles Gifford" w:date="2017-03-20T01:18:00Z"/>
              </w:rPr>
            </w:pPr>
            <w:ins w:id="12790" w:author="Charles Gifford" w:date="2017-03-20T01:19:00Z">
              <w:r>
                <w:t>Is a use of &gt;</w:t>
              </w:r>
            </w:ins>
          </w:p>
        </w:tc>
      </w:tr>
      <w:tr w:rsidR="00703702" w:rsidRPr="008F275A" w14:paraId="0E988373" w14:textId="77777777" w:rsidTr="00705B15">
        <w:trPr>
          <w:trHeight w:val="176"/>
          <w:ins w:id="12791" w:author="Charles Gifford" w:date="2017-03-20T00:45:00Z"/>
        </w:trPr>
        <w:tc>
          <w:tcPr>
            <w:tcW w:w="2335" w:type="dxa"/>
            <w:shd w:val="clear" w:color="auto" w:fill="auto"/>
          </w:tcPr>
          <w:p w14:paraId="48D9F555" w14:textId="00834964" w:rsidR="00703702" w:rsidRPr="008F275A" w:rsidRDefault="00815F4B" w:rsidP="00705B15">
            <w:pPr>
              <w:pStyle w:val="TABLE-cell"/>
              <w:rPr>
                <w:ins w:id="12792" w:author="Charles Gifford" w:date="2017-03-20T00:45:00Z"/>
              </w:rPr>
            </w:pPr>
            <w:ins w:id="12793" w:author="Charles Gifford" w:date="2017-03-20T01:04:00Z">
              <w:r w:rsidRPr="00815F4B">
                <w:t>Parameter specification</w:t>
              </w:r>
            </w:ins>
          </w:p>
        </w:tc>
        <w:tc>
          <w:tcPr>
            <w:tcW w:w="2340" w:type="dxa"/>
            <w:shd w:val="clear" w:color="auto" w:fill="auto"/>
          </w:tcPr>
          <w:p w14:paraId="6CA58C67" w14:textId="0072B185" w:rsidR="00703702" w:rsidRPr="008F275A" w:rsidRDefault="00815F4B" w:rsidP="00705B15">
            <w:pPr>
              <w:pStyle w:val="TABLE-cell"/>
              <w:rPr>
                <w:ins w:id="12794" w:author="Charles Gifford" w:date="2017-03-20T00:45:00Z"/>
              </w:rPr>
            </w:pPr>
            <w:ins w:id="12795" w:author="Charles Gifford" w:date="2017-03-20T01:04:00Z">
              <w:r w:rsidRPr="00815F4B">
                <w:t>Parameter specification</w:t>
              </w:r>
            </w:ins>
          </w:p>
        </w:tc>
        <w:tc>
          <w:tcPr>
            <w:tcW w:w="2070" w:type="dxa"/>
            <w:shd w:val="clear" w:color="auto" w:fill="auto"/>
          </w:tcPr>
          <w:p w14:paraId="2608330C" w14:textId="77777777" w:rsidR="00703702" w:rsidRPr="005A6C93" w:rsidRDefault="00703702" w:rsidP="00705B15">
            <w:pPr>
              <w:pStyle w:val="TABLE-cell"/>
              <w:rPr>
                <w:ins w:id="12796" w:author="Charles Gifford" w:date="2017-03-20T00:45:00Z"/>
                <w:szCs w:val="20"/>
              </w:rPr>
            </w:pPr>
            <w:ins w:id="12797" w:author="Charles Gifford" w:date="2017-03-20T00:45:00Z">
              <w:r w:rsidRPr="00BB055C">
                <w:t>Composition hierarchy</w:t>
              </w:r>
            </w:ins>
          </w:p>
        </w:tc>
        <w:tc>
          <w:tcPr>
            <w:tcW w:w="2520" w:type="dxa"/>
            <w:shd w:val="clear" w:color="auto" w:fill="auto"/>
          </w:tcPr>
          <w:p w14:paraId="239B0EEE" w14:textId="77777777" w:rsidR="00703702" w:rsidRPr="00B41C7C" w:rsidRDefault="00703702" w:rsidP="00705B15">
            <w:pPr>
              <w:pStyle w:val="TABLE-cell"/>
              <w:rPr>
                <w:ins w:id="12798" w:author="Charles Gifford" w:date="2017-03-20T00:45:00Z"/>
                <w:szCs w:val="20"/>
              </w:rPr>
            </w:pPr>
            <w:ins w:id="12799" w:author="Charles Gifford" w:date="2017-03-20T00:45:00Z">
              <w:r>
                <w:rPr>
                  <w:szCs w:val="20"/>
                </w:rPr>
                <w:t xml:space="preserve">Contains </w:t>
              </w:r>
              <w:r w:rsidRPr="00B41C7C">
                <w:rPr>
                  <w:szCs w:val="20"/>
                </w:rPr>
                <w:t>&gt;</w:t>
              </w:r>
            </w:ins>
          </w:p>
        </w:tc>
      </w:tr>
      <w:tr w:rsidR="00703702" w:rsidRPr="008F275A" w14:paraId="1D73A3D4" w14:textId="77777777" w:rsidTr="00705B15">
        <w:trPr>
          <w:trHeight w:val="176"/>
          <w:ins w:id="12800" w:author="Charles Gifford" w:date="2017-03-20T00:45:00Z"/>
        </w:trPr>
        <w:tc>
          <w:tcPr>
            <w:tcW w:w="2335" w:type="dxa"/>
            <w:shd w:val="clear" w:color="auto" w:fill="auto"/>
          </w:tcPr>
          <w:p w14:paraId="0BF79518" w14:textId="1DA92E39" w:rsidR="00703702" w:rsidRPr="00BA207E" w:rsidRDefault="005F478B" w:rsidP="00705B15">
            <w:pPr>
              <w:pStyle w:val="TABLE-cell"/>
              <w:rPr>
                <w:ins w:id="12801" w:author="Charles Gifford" w:date="2017-03-20T00:45:00Z"/>
              </w:rPr>
            </w:pPr>
            <w:ins w:id="12802" w:author="Charles Gifford" w:date="2017-03-20T00:45:00Z">
              <w:r>
                <w:t xml:space="preserve">Personnel </w:t>
              </w:r>
              <w:r w:rsidR="00703702" w:rsidRPr="00BA207E">
                <w:t>specification</w:t>
              </w:r>
            </w:ins>
          </w:p>
        </w:tc>
        <w:tc>
          <w:tcPr>
            <w:tcW w:w="2340" w:type="dxa"/>
          </w:tcPr>
          <w:p w14:paraId="341F63AE" w14:textId="2A2588AC" w:rsidR="00703702" w:rsidRPr="00BA207E" w:rsidRDefault="005F478B" w:rsidP="00705B15">
            <w:pPr>
              <w:pStyle w:val="TABLE-cell"/>
              <w:rPr>
                <w:ins w:id="12803" w:author="Charles Gifford" w:date="2017-03-20T00:45:00Z"/>
              </w:rPr>
            </w:pPr>
            <w:ins w:id="12804" w:author="Charles Gifford" w:date="2017-03-20T00:45:00Z">
              <w:r>
                <w:t xml:space="preserve">Personnel </w:t>
              </w:r>
              <w:r w:rsidR="00703702" w:rsidRPr="00BA207E">
                <w:t>specification property</w:t>
              </w:r>
            </w:ins>
          </w:p>
        </w:tc>
        <w:tc>
          <w:tcPr>
            <w:tcW w:w="2070" w:type="dxa"/>
            <w:shd w:val="clear" w:color="auto" w:fill="auto"/>
          </w:tcPr>
          <w:p w14:paraId="333FD943" w14:textId="77777777" w:rsidR="00703702" w:rsidRPr="00BA207E" w:rsidRDefault="00703702" w:rsidP="00705B15">
            <w:pPr>
              <w:pStyle w:val="TABLE-cell"/>
              <w:rPr>
                <w:ins w:id="12805" w:author="Charles Gifford" w:date="2017-03-20T00:45:00Z"/>
              </w:rPr>
            </w:pPr>
            <w:ins w:id="12806" w:author="Charles Gifford" w:date="2017-03-20T00:45:00Z">
              <w:r w:rsidRPr="00BA207E">
                <w:t>Composition whole</w:t>
              </w:r>
            </w:ins>
          </w:p>
        </w:tc>
        <w:tc>
          <w:tcPr>
            <w:tcW w:w="2520" w:type="dxa"/>
            <w:shd w:val="clear" w:color="auto" w:fill="auto"/>
          </w:tcPr>
          <w:p w14:paraId="337EAB05" w14:textId="77777777" w:rsidR="00703702" w:rsidRPr="00BA207E" w:rsidRDefault="00703702" w:rsidP="00705B15">
            <w:pPr>
              <w:pStyle w:val="TABLE-cell"/>
              <w:rPr>
                <w:ins w:id="12807" w:author="Charles Gifford" w:date="2017-03-20T00:45:00Z"/>
              </w:rPr>
            </w:pPr>
            <w:ins w:id="12808" w:author="Charles Gifford" w:date="2017-03-20T00:45:00Z">
              <w:r w:rsidRPr="00BA207E">
                <w:t>Has properties of &gt;</w:t>
              </w:r>
            </w:ins>
          </w:p>
        </w:tc>
      </w:tr>
      <w:tr w:rsidR="00703702" w:rsidRPr="008F275A" w14:paraId="16830A70" w14:textId="77777777" w:rsidTr="00705B15">
        <w:trPr>
          <w:trHeight w:val="176"/>
          <w:ins w:id="12809" w:author="Charles Gifford" w:date="2017-03-20T00:45:00Z"/>
        </w:trPr>
        <w:tc>
          <w:tcPr>
            <w:tcW w:w="2335" w:type="dxa"/>
            <w:shd w:val="clear" w:color="auto" w:fill="auto"/>
          </w:tcPr>
          <w:p w14:paraId="7860BAA7" w14:textId="4F1D46A8" w:rsidR="00703702" w:rsidRPr="00BA207E" w:rsidRDefault="00703702" w:rsidP="00705B15">
            <w:pPr>
              <w:pStyle w:val="TABLE-cell"/>
              <w:rPr>
                <w:ins w:id="12810" w:author="Charles Gifford" w:date="2017-03-20T00:45:00Z"/>
              </w:rPr>
            </w:pPr>
            <w:ins w:id="12811" w:author="Charles Gifford" w:date="2017-03-20T00:45:00Z">
              <w:r w:rsidRPr="00BA207E">
                <w:t>Personnel specification property</w:t>
              </w:r>
            </w:ins>
          </w:p>
        </w:tc>
        <w:tc>
          <w:tcPr>
            <w:tcW w:w="2340" w:type="dxa"/>
          </w:tcPr>
          <w:p w14:paraId="31E5932D" w14:textId="4EF09045" w:rsidR="00703702" w:rsidRPr="00BA207E" w:rsidRDefault="00703702" w:rsidP="00705B15">
            <w:pPr>
              <w:pStyle w:val="TABLE-cell"/>
              <w:rPr>
                <w:ins w:id="12812" w:author="Charles Gifford" w:date="2017-03-20T00:45:00Z"/>
              </w:rPr>
            </w:pPr>
            <w:ins w:id="12813" w:author="Charles Gifford" w:date="2017-03-20T00:45:00Z">
              <w:r w:rsidRPr="00BA207E">
                <w:t>Personnel specification property</w:t>
              </w:r>
            </w:ins>
          </w:p>
        </w:tc>
        <w:tc>
          <w:tcPr>
            <w:tcW w:w="2070" w:type="dxa"/>
            <w:shd w:val="clear" w:color="auto" w:fill="auto"/>
          </w:tcPr>
          <w:p w14:paraId="4F4BFE96" w14:textId="77777777" w:rsidR="00703702" w:rsidRPr="00BA207E" w:rsidRDefault="00703702" w:rsidP="00705B15">
            <w:pPr>
              <w:pStyle w:val="TABLE-cell"/>
              <w:rPr>
                <w:ins w:id="12814" w:author="Charles Gifford" w:date="2017-03-20T00:45:00Z"/>
              </w:rPr>
            </w:pPr>
            <w:ins w:id="12815" w:author="Charles Gifford" w:date="2017-03-20T00:45:00Z">
              <w:r w:rsidRPr="00BA207E">
                <w:t>Composition hierarchy</w:t>
              </w:r>
            </w:ins>
          </w:p>
        </w:tc>
        <w:tc>
          <w:tcPr>
            <w:tcW w:w="2520" w:type="dxa"/>
            <w:shd w:val="clear" w:color="auto" w:fill="auto"/>
          </w:tcPr>
          <w:p w14:paraId="3172A725" w14:textId="77777777" w:rsidR="00703702" w:rsidRPr="00BA207E" w:rsidRDefault="00703702" w:rsidP="00705B15">
            <w:pPr>
              <w:pStyle w:val="TABLE-cell"/>
              <w:rPr>
                <w:ins w:id="12816" w:author="Charles Gifford" w:date="2017-03-20T00:45:00Z"/>
              </w:rPr>
            </w:pPr>
            <w:ins w:id="12817" w:author="Charles Gifford" w:date="2017-03-20T00:45:00Z">
              <w:r>
                <w:rPr>
                  <w:szCs w:val="20"/>
                </w:rPr>
                <w:t xml:space="preserve">Contains </w:t>
              </w:r>
              <w:r w:rsidRPr="00B41C7C">
                <w:rPr>
                  <w:szCs w:val="20"/>
                </w:rPr>
                <w:t>&gt;</w:t>
              </w:r>
            </w:ins>
          </w:p>
        </w:tc>
      </w:tr>
      <w:tr w:rsidR="00703702" w:rsidRPr="008F275A" w14:paraId="3E6E8509" w14:textId="77777777" w:rsidTr="00705B15">
        <w:trPr>
          <w:trHeight w:val="350"/>
          <w:ins w:id="12818" w:author="Charles Gifford" w:date="2017-03-20T00:45:00Z"/>
        </w:trPr>
        <w:tc>
          <w:tcPr>
            <w:tcW w:w="2335" w:type="dxa"/>
            <w:shd w:val="clear" w:color="auto" w:fill="auto"/>
          </w:tcPr>
          <w:p w14:paraId="3C3435EB" w14:textId="75359322" w:rsidR="00703702" w:rsidRPr="00BA207E" w:rsidRDefault="00703702" w:rsidP="00705B15">
            <w:pPr>
              <w:pStyle w:val="TABLE-cell"/>
              <w:rPr>
                <w:ins w:id="12819" w:author="Charles Gifford" w:date="2017-03-20T00:45:00Z"/>
              </w:rPr>
            </w:pPr>
            <w:ins w:id="12820" w:author="Charles Gifford" w:date="2017-03-20T00:45:00Z">
              <w:r w:rsidRPr="00BA207E">
                <w:t>Personnel specification</w:t>
              </w:r>
            </w:ins>
          </w:p>
        </w:tc>
        <w:tc>
          <w:tcPr>
            <w:tcW w:w="2340" w:type="dxa"/>
            <w:shd w:val="clear" w:color="auto" w:fill="auto"/>
          </w:tcPr>
          <w:p w14:paraId="3A0539EF" w14:textId="77777777" w:rsidR="00703702" w:rsidRPr="00BA207E" w:rsidRDefault="00703702" w:rsidP="00705B15">
            <w:pPr>
              <w:pStyle w:val="TABLE-cell"/>
              <w:rPr>
                <w:ins w:id="12821" w:author="Charles Gifford" w:date="2017-03-20T00:45:00Z"/>
              </w:rPr>
            </w:pPr>
            <w:ins w:id="12822" w:author="Charles Gifford" w:date="2017-03-20T00:45:00Z">
              <w:r w:rsidRPr="00BA207E">
                <w:t>Personnel class</w:t>
              </w:r>
            </w:ins>
          </w:p>
        </w:tc>
        <w:tc>
          <w:tcPr>
            <w:tcW w:w="2070" w:type="dxa"/>
            <w:shd w:val="clear" w:color="auto" w:fill="auto"/>
          </w:tcPr>
          <w:p w14:paraId="758C5D30" w14:textId="77777777" w:rsidR="00703702" w:rsidRPr="00BA207E" w:rsidRDefault="00703702" w:rsidP="00705B15">
            <w:pPr>
              <w:pStyle w:val="TABLE-cell"/>
              <w:rPr>
                <w:ins w:id="12823" w:author="Charles Gifford" w:date="2017-03-20T00:45:00Z"/>
              </w:rPr>
            </w:pPr>
            <w:bookmarkStart w:id="12824" w:name="_Hlk477736997"/>
            <w:ins w:id="12825" w:author="Charles Gifford" w:date="2017-03-20T00:45:00Z">
              <w:r w:rsidRPr="00BA207E">
                <w:t>Association (A)</w:t>
              </w:r>
              <w:bookmarkEnd w:id="12824"/>
            </w:ins>
          </w:p>
        </w:tc>
        <w:tc>
          <w:tcPr>
            <w:tcW w:w="2520" w:type="dxa"/>
            <w:shd w:val="clear" w:color="auto" w:fill="auto"/>
          </w:tcPr>
          <w:p w14:paraId="24DFF2B3" w14:textId="77777777" w:rsidR="00703702" w:rsidRPr="00BA207E" w:rsidRDefault="00703702" w:rsidP="00705B15">
            <w:pPr>
              <w:pStyle w:val="TABLE-cell"/>
              <w:rPr>
                <w:ins w:id="12826" w:author="Charles Gifford" w:date="2017-03-20T00:45:00Z"/>
              </w:rPr>
            </w:pPr>
            <w:ins w:id="12827" w:author="Charles Gifford" w:date="2017-03-20T00:45:00Z">
              <w:r w:rsidRPr="00BA207E">
                <w:t>Corresponds to &gt;</w:t>
              </w:r>
            </w:ins>
          </w:p>
        </w:tc>
      </w:tr>
      <w:tr w:rsidR="00703702" w:rsidRPr="008F275A" w14:paraId="7A5A74CB" w14:textId="77777777" w:rsidTr="00705B15">
        <w:trPr>
          <w:trHeight w:val="176"/>
          <w:ins w:id="12828" w:author="Charles Gifford" w:date="2017-03-20T00:45:00Z"/>
        </w:trPr>
        <w:tc>
          <w:tcPr>
            <w:tcW w:w="2335" w:type="dxa"/>
            <w:shd w:val="clear" w:color="auto" w:fill="auto"/>
          </w:tcPr>
          <w:p w14:paraId="30F2731A" w14:textId="41EAACB5" w:rsidR="00703702" w:rsidRPr="00BA207E" w:rsidRDefault="00703702" w:rsidP="00705B15">
            <w:pPr>
              <w:pStyle w:val="TABLE-cell"/>
              <w:rPr>
                <w:ins w:id="12829" w:author="Charles Gifford" w:date="2017-03-20T00:45:00Z"/>
              </w:rPr>
            </w:pPr>
            <w:ins w:id="12830" w:author="Charles Gifford" w:date="2017-03-20T00:45:00Z">
              <w:r w:rsidRPr="00BA207E">
                <w:t>Personnel specification</w:t>
              </w:r>
            </w:ins>
          </w:p>
        </w:tc>
        <w:tc>
          <w:tcPr>
            <w:tcW w:w="2340" w:type="dxa"/>
            <w:shd w:val="clear" w:color="auto" w:fill="auto"/>
          </w:tcPr>
          <w:p w14:paraId="60367533" w14:textId="77777777" w:rsidR="00703702" w:rsidRPr="00BA207E" w:rsidRDefault="00703702" w:rsidP="00705B15">
            <w:pPr>
              <w:pStyle w:val="TABLE-cell"/>
              <w:rPr>
                <w:ins w:id="12831" w:author="Charles Gifford" w:date="2017-03-20T00:45:00Z"/>
              </w:rPr>
            </w:pPr>
            <w:ins w:id="12832" w:author="Charles Gifford" w:date="2017-03-20T00:45:00Z">
              <w:r w:rsidRPr="00BA207E">
                <w:t>Person</w:t>
              </w:r>
            </w:ins>
          </w:p>
        </w:tc>
        <w:tc>
          <w:tcPr>
            <w:tcW w:w="2070" w:type="dxa"/>
            <w:shd w:val="clear" w:color="auto" w:fill="auto"/>
          </w:tcPr>
          <w:p w14:paraId="243B0DAE" w14:textId="77777777" w:rsidR="00703702" w:rsidRPr="00BA207E" w:rsidRDefault="00703702" w:rsidP="00705B15">
            <w:pPr>
              <w:pStyle w:val="TABLE-cell"/>
              <w:rPr>
                <w:ins w:id="12833" w:author="Charles Gifford" w:date="2017-03-20T00:45:00Z"/>
              </w:rPr>
            </w:pPr>
            <w:ins w:id="12834" w:author="Charles Gifford" w:date="2017-03-20T00:45:00Z">
              <w:r w:rsidRPr="00BA207E">
                <w:t>Association (C)</w:t>
              </w:r>
            </w:ins>
          </w:p>
        </w:tc>
        <w:tc>
          <w:tcPr>
            <w:tcW w:w="2520" w:type="dxa"/>
            <w:shd w:val="clear" w:color="auto" w:fill="auto"/>
          </w:tcPr>
          <w:p w14:paraId="0888921F" w14:textId="77777777" w:rsidR="00703702" w:rsidRPr="00BA207E" w:rsidRDefault="00703702" w:rsidP="00705B15">
            <w:pPr>
              <w:pStyle w:val="TABLE-cell"/>
              <w:rPr>
                <w:ins w:id="12835" w:author="Charles Gifford" w:date="2017-03-20T00:45:00Z"/>
              </w:rPr>
            </w:pPr>
            <w:ins w:id="12836" w:author="Charles Gifford" w:date="2017-03-20T00:45:00Z">
              <w:r w:rsidRPr="00BA207E">
                <w:t>Corresponds to &gt;</w:t>
              </w:r>
            </w:ins>
          </w:p>
        </w:tc>
      </w:tr>
      <w:tr w:rsidR="00703702" w:rsidRPr="008F275A" w14:paraId="36D9E086" w14:textId="77777777" w:rsidTr="00705B15">
        <w:trPr>
          <w:trHeight w:val="176"/>
          <w:ins w:id="12837" w:author="Charles Gifford" w:date="2017-03-20T00:45:00Z"/>
        </w:trPr>
        <w:tc>
          <w:tcPr>
            <w:tcW w:w="2335" w:type="dxa"/>
            <w:shd w:val="clear" w:color="auto" w:fill="auto"/>
          </w:tcPr>
          <w:p w14:paraId="7B3F7F29" w14:textId="0ABD7A5A" w:rsidR="00703702" w:rsidRPr="00BA207E" w:rsidRDefault="00703702" w:rsidP="00705B15">
            <w:pPr>
              <w:pStyle w:val="TABLE-cell"/>
              <w:rPr>
                <w:ins w:id="12838" w:author="Charles Gifford" w:date="2017-03-20T00:45:00Z"/>
              </w:rPr>
            </w:pPr>
            <w:ins w:id="12839" w:author="Charles Gifford" w:date="2017-03-20T00:45:00Z">
              <w:r w:rsidRPr="00BA207E">
                <w:t>Personnel specification property</w:t>
              </w:r>
            </w:ins>
          </w:p>
        </w:tc>
        <w:tc>
          <w:tcPr>
            <w:tcW w:w="2340" w:type="dxa"/>
            <w:shd w:val="clear" w:color="auto" w:fill="auto"/>
          </w:tcPr>
          <w:p w14:paraId="4DFE4BFE" w14:textId="77777777" w:rsidR="00703702" w:rsidRPr="00BA207E" w:rsidRDefault="00703702" w:rsidP="00705B15">
            <w:pPr>
              <w:pStyle w:val="TABLE-cell"/>
              <w:rPr>
                <w:ins w:id="12840" w:author="Charles Gifford" w:date="2017-03-20T00:45:00Z"/>
              </w:rPr>
            </w:pPr>
            <w:ins w:id="12841" w:author="Charles Gifford" w:date="2017-03-20T00:45:00Z">
              <w:r w:rsidRPr="00BA207E">
                <w:t>Personnel class property</w:t>
              </w:r>
            </w:ins>
          </w:p>
        </w:tc>
        <w:tc>
          <w:tcPr>
            <w:tcW w:w="2070" w:type="dxa"/>
            <w:shd w:val="clear" w:color="auto" w:fill="auto"/>
          </w:tcPr>
          <w:p w14:paraId="2FB6321B" w14:textId="77777777" w:rsidR="00703702" w:rsidRPr="00BA207E" w:rsidRDefault="00703702" w:rsidP="00705B15">
            <w:pPr>
              <w:pStyle w:val="TABLE-cell"/>
              <w:rPr>
                <w:ins w:id="12842" w:author="Charles Gifford" w:date="2017-03-20T00:45:00Z"/>
              </w:rPr>
            </w:pPr>
            <w:ins w:id="12843" w:author="Charles Gifford" w:date="2017-03-20T00:45:00Z">
              <w:r w:rsidRPr="00BA207E">
                <w:t>Dependency (B)</w:t>
              </w:r>
            </w:ins>
          </w:p>
        </w:tc>
        <w:tc>
          <w:tcPr>
            <w:tcW w:w="2520" w:type="dxa"/>
            <w:shd w:val="clear" w:color="auto" w:fill="auto"/>
          </w:tcPr>
          <w:p w14:paraId="7BACFFAF" w14:textId="77777777" w:rsidR="00703702" w:rsidRPr="00BA207E" w:rsidRDefault="00703702" w:rsidP="00705B15">
            <w:pPr>
              <w:pStyle w:val="TABLE-cell"/>
              <w:rPr>
                <w:ins w:id="12844" w:author="Charles Gifford" w:date="2017-03-20T00:45:00Z"/>
              </w:rPr>
            </w:pPr>
            <w:ins w:id="12845" w:author="Charles Gifford" w:date="2017-03-20T00:45:00Z">
              <w:r w:rsidRPr="00BA207E">
                <w:t>Maps to &gt;</w:t>
              </w:r>
            </w:ins>
          </w:p>
        </w:tc>
      </w:tr>
      <w:tr w:rsidR="00703702" w:rsidRPr="008F275A" w14:paraId="640B6613" w14:textId="77777777" w:rsidTr="00705B15">
        <w:trPr>
          <w:trHeight w:val="176"/>
          <w:ins w:id="12846" w:author="Charles Gifford" w:date="2017-03-20T00:45:00Z"/>
        </w:trPr>
        <w:tc>
          <w:tcPr>
            <w:tcW w:w="2335" w:type="dxa"/>
            <w:shd w:val="clear" w:color="auto" w:fill="auto"/>
          </w:tcPr>
          <w:p w14:paraId="5F874992" w14:textId="77FC748D" w:rsidR="00703702" w:rsidRPr="00BA207E" w:rsidRDefault="00703702" w:rsidP="00705B15">
            <w:pPr>
              <w:pStyle w:val="TABLE-cell"/>
              <w:rPr>
                <w:ins w:id="12847" w:author="Charles Gifford" w:date="2017-03-20T00:45:00Z"/>
              </w:rPr>
            </w:pPr>
            <w:ins w:id="12848" w:author="Charles Gifford" w:date="2017-03-20T00:45:00Z">
              <w:r w:rsidRPr="00BA207E">
                <w:t>Personnel specification property</w:t>
              </w:r>
            </w:ins>
          </w:p>
        </w:tc>
        <w:tc>
          <w:tcPr>
            <w:tcW w:w="2340" w:type="dxa"/>
            <w:shd w:val="clear" w:color="auto" w:fill="auto"/>
          </w:tcPr>
          <w:p w14:paraId="641E5E86" w14:textId="77777777" w:rsidR="00703702" w:rsidRPr="00BA207E" w:rsidRDefault="00703702" w:rsidP="00705B15">
            <w:pPr>
              <w:pStyle w:val="TABLE-cell"/>
              <w:rPr>
                <w:ins w:id="12849" w:author="Charles Gifford" w:date="2017-03-20T00:45:00Z"/>
              </w:rPr>
            </w:pPr>
            <w:ins w:id="12850" w:author="Charles Gifford" w:date="2017-03-20T00:45:00Z">
              <w:r w:rsidRPr="00BA207E">
                <w:t>Person property</w:t>
              </w:r>
            </w:ins>
          </w:p>
        </w:tc>
        <w:tc>
          <w:tcPr>
            <w:tcW w:w="2070" w:type="dxa"/>
            <w:shd w:val="clear" w:color="auto" w:fill="auto"/>
          </w:tcPr>
          <w:p w14:paraId="7C1D1783" w14:textId="77777777" w:rsidR="00703702" w:rsidRPr="00BA207E" w:rsidRDefault="00703702" w:rsidP="00705B15">
            <w:pPr>
              <w:pStyle w:val="TABLE-cell"/>
              <w:rPr>
                <w:ins w:id="12851" w:author="Charles Gifford" w:date="2017-03-20T00:45:00Z"/>
              </w:rPr>
            </w:pPr>
            <w:ins w:id="12852" w:author="Charles Gifford" w:date="2017-03-20T00:45:00Z">
              <w:r w:rsidRPr="00BA207E">
                <w:t>Dependency (D)</w:t>
              </w:r>
            </w:ins>
          </w:p>
        </w:tc>
        <w:tc>
          <w:tcPr>
            <w:tcW w:w="2520" w:type="dxa"/>
            <w:shd w:val="clear" w:color="auto" w:fill="auto"/>
          </w:tcPr>
          <w:p w14:paraId="031BFED2" w14:textId="77777777" w:rsidR="00703702" w:rsidRPr="00BA207E" w:rsidRDefault="00703702" w:rsidP="00705B15">
            <w:pPr>
              <w:pStyle w:val="TABLE-cell"/>
              <w:rPr>
                <w:ins w:id="12853" w:author="Charles Gifford" w:date="2017-03-20T00:45:00Z"/>
              </w:rPr>
            </w:pPr>
            <w:ins w:id="12854" w:author="Charles Gifford" w:date="2017-03-20T00:45:00Z">
              <w:r w:rsidRPr="00BA207E">
                <w:t>Maps to &gt;</w:t>
              </w:r>
            </w:ins>
          </w:p>
        </w:tc>
      </w:tr>
      <w:tr w:rsidR="00703702" w:rsidRPr="008F275A" w14:paraId="50EBA04D" w14:textId="77777777" w:rsidTr="00705B15">
        <w:trPr>
          <w:trHeight w:val="176"/>
          <w:ins w:id="12855" w:author="Charles Gifford" w:date="2017-03-20T00:45:00Z"/>
        </w:trPr>
        <w:tc>
          <w:tcPr>
            <w:tcW w:w="2335" w:type="dxa"/>
            <w:shd w:val="clear" w:color="auto" w:fill="auto"/>
          </w:tcPr>
          <w:p w14:paraId="2457D20E" w14:textId="27289FC2" w:rsidR="00703702" w:rsidRPr="00BA207E" w:rsidRDefault="00703702" w:rsidP="00705B15">
            <w:pPr>
              <w:pStyle w:val="TABLE-cell"/>
              <w:rPr>
                <w:ins w:id="12856" w:author="Charles Gifford" w:date="2017-03-20T00:45:00Z"/>
              </w:rPr>
            </w:pPr>
            <w:ins w:id="12857" w:author="Charles Gifford" w:date="2017-03-20T00:45:00Z">
              <w:r>
                <w:t>Equipment</w:t>
              </w:r>
              <w:r w:rsidRPr="00BA207E">
                <w:t xml:space="preserve"> specification</w:t>
              </w:r>
            </w:ins>
          </w:p>
        </w:tc>
        <w:tc>
          <w:tcPr>
            <w:tcW w:w="2340" w:type="dxa"/>
          </w:tcPr>
          <w:p w14:paraId="582223D3" w14:textId="715BBF59" w:rsidR="00703702" w:rsidRPr="00BA207E" w:rsidRDefault="00703702" w:rsidP="00705B15">
            <w:pPr>
              <w:pStyle w:val="TABLE-cell"/>
              <w:rPr>
                <w:ins w:id="12858" w:author="Charles Gifford" w:date="2017-03-20T00:45:00Z"/>
              </w:rPr>
            </w:pPr>
            <w:ins w:id="12859" w:author="Charles Gifford" w:date="2017-03-20T00:45:00Z">
              <w:r w:rsidRPr="00BA207E">
                <w:t>Equipment specification property</w:t>
              </w:r>
            </w:ins>
          </w:p>
        </w:tc>
        <w:tc>
          <w:tcPr>
            <w:tcW w:w="2070" w:type="dxa"/>
            <w:shd w:val="clear" w:color="auto" w:fill="auto"/>
          </w:tcPr>
          <w:p w14:paraId="30C52D18" w14:textId="77777777" w:rsidR="00703702" w:rsidRPr="00BA207E" w:rsidRDefault="00703702" w:rsidP="00705B15">
            <w:pPr>
              <w:pStyle w:val="TABLE-cell"/>
              <w:rPr>
                <w:ins w:id="12860" w:author="Charles Gifford" w:date="2017-03-20T00:45:00Z"/>
              </w:rPr>
            </w:pPr>
            <w:ins w:id="12861" w:author="Charles Gifford" w:date="2017-03-20T00:45:00Z">
              <w:r w:rsidRPr="00921C55">
                <w:t xml:space="preserve">Composition </w:t>
              </w:r>
              <w:r w:rsidRPr="00BA207E">
                <w:t>whole</w:t>
              </w:r>
            </w:ins>
          </w:p>
        </w:tc>
        <w:tc>
          <w:tcPr>
            <w:tcW w:w="2520" w:type="dxa"/>
            <w:shd w:val="clear" w:color="auto" w:fill="auto"/>
          </w:tcPr>
          <w:p w14:paraId="175FCA96" w14:textId="77777777" w:rsidR="00703702" w:rsidRPr="00BA207E" w:rsidRDefault="00703702" w:rsidP="00705B15">
            <w:pPr>
              <w:pStyle w:val="TABLE-cell"/>
              <w:rPr>
                <w:ins w:id="12862" w:author="Charles Gifford" w:date="2017-03-20T00:45:00Z"/>
              </w:rPr>
            </w:pPr>
            <w:ins w:id="12863" w:author="Charles Gifford" w:date="2017-03-20T00:45:00Z">
              <w:r w:rsidRPr="00BA207E">
                <w:t>Has properties of &gt;</w:t>
              </w:r>
            </w:ins>
          </w:p>
        </w:tc>
      </w:tr>
      <w:tr w:rsidR="00703702" w:rsidRPr="008F275A" w14:paraId="2D18A0F7" w14:textId="77777777" w:rsidTr="00705B15">
        <w:trPr>
          <w:trHeight w:val="176"/>
          <w:ins w:id="12864" w:author="Charles Gifford" w:date="2017-03-20T00:45:00Z"/>
        </w:trPr>
        <w:tc>
          <w:tcPr>
            <w:tcW w:w="2335" w:type="dxa"/>
            <w:shd w:val="clear" w:color="auto" w:fill="auto"/>
          </w:tcPr>
          <w:p w14:paraId="7A719292" w14:textId="04BFBA29" w:rsidR="00703702" w:rsidRPr="00BA207E" w:rsidRDefault="00703702" w:rsidP="00705B15">
            <w:pPr>
              <w:pStyle w:val="TABLE-cell"/>
              <w:rPr>
                <w:ins w:id="12865" w:author="Charles Gifford" w:date="2017-03-20T00:45:00Z"/>
              </w:rPr>
            </w:pPr>
            <w:ins w:id="12866" w:author="Charles Gifford" w:date="2017-03-20T00:45:00Z">
              <w:r w:rsidRPr="00BA207E">
                <w:t>Equipment specification property</w:t>
              </w:r>
            </w:ins>
          </w:p>
        </w:tc>
        <w:tc>
          <w:tcPr>
            <w:tcW w:w="2340" w:type="dxa"/>
          </w:tcPr>
          <w:p w14:paraId="7210DAC1" w14:textId="2ADC49CE" w:rsidR="00703702" w:rsidRPr="00BA207E" w:rsidRDefault="00703702" w:rsidP="00705B15">
            <w:pPr>
              <w:pStyle w:val="TABLE-cell"/>
              <w:rPr>
                <w:ins w:id="12867" w:author="Charles Gifford" w:date="2017-03-20T00:45:00Z"/>
              </w:rPr>
            </w:pPr>
            <w:ins w:id="12868" w:author="Charles Gifford" w:date="2017-03-20T00:45:00Z">
              <w:r w:rsidRPr="00BA207E">
                <w:t>Equipment specification property</w:t>
              </w:r>
            </w:ins>
          </w:p>
        </w:tc>
        <w:tc>
          <w:tcPr>
            <w:tcW w:w="2070" w:type="dxa"/>
            <w:shd w:val="clear" w:color="auto" w:fill="auto"/>
          </w:tcPr>
          <w:p w14:paraId="0BA517BA" w14:textId="77777777" w:rsidR="00703702" w:rsidRPr="00921C55" w:rsidRDefault="00703702" w:rsidP="00705B15">
            <w:pPr>
              <w:pStyle w:val="TABLE-cell"/>
              <w:rPr>
                <w:ins w:id="12869" w:author="Charles Gifford" w:date="2017-03-20T00:45:00Z"/>
              </w:rPr>
            </w:pPr>
            <w:ins w:id="12870" w:author="Charles Gifford" w:date="2017-03-20T00:45:00Z">
              <w:r w:rsidRPr="00921C55">
                <w:t>Composition hierarchy</w:t>
              </w:r>
            </w:ins>
          </w:p>
        </w:tc>
        <w:tc>
          <w:tcPr>
            <w:tcW w:w="2520" w:type="dxa"/>
            <w:shd w:val="clear" w:color="auto" w:fill="auto"/>
          </w:tcPr>
          <w:p w14:paraId="578BE68D" w14:textId="77777777" w:rsidR="00703702" w:rsidRPr="00BA207E" w:rsidRDefault="00703702" w:rsidP="00705B15">
            <w:pPr>
              <w:pStyle w:val="TABLE-cell"/>
              <w:rPr>
                <w:ins w:id="12871" w:author="Charles Gifford" w:date="2017-03-20T00:45:00Z"/>
              </w:rPr>
            </w:pPr>
            <w:ins w:id="12872" w:author="Charles Gifford" w:date="2017-03-20T00:45:00Z">
              <w:r>
                <w:rPr>
                  <w:szCs w:val="20"/>
                </w:rPr>
                <w:t xml:space="preserve">Contains </w:t>
              </w:r>
              <w:r w:rsidRPr="00B41C7C">
                <w:rPr>
                  <w:szCs w:val="20"/>
                </w:rPr>
                <w:t>&gt;</w:t>
              </w:r>
            </w:ins>
          </w:p>
        </w:tc>
      </w:tr>
      <w:tr w:rsidR="00703702" w:rsidRPr="008F275A" w14:paraId="1207F7FA" w14:textId="77777777" w:rsidTr="00705B15">
        <w:trPr>
          <w:trHeight w:val="176"/>
          <w:ins w:id="12873" w:author="Charles Gifford" w:date="2017-03-20T00:45:00Z"/>
        </w:trPr>
        <w:tc>
          <w:tcPr>
            <w:tcW w:w="2335" w:type="dxa"/>
            <w:shd w:val="clear" w:color="auto" w:fill="auto"/>
          </w:tcPr>
          <w:p w14:paraId="24E3F33B" w14:textId="2C056E5D" w:rsidR="00703702" w:rsidRPr="00BA207E" w:rsidRDefault="00703702" w:rsidP="00705B15">
            <w:pPr>
              <w:pStyle w:val="TABLE-cell"/>
              <w:rPr>
                <w:ins w:id="12874" w:author="Charles Gifford" w:date="2017-03-20T00:45:00Z"/>
              </w:rPr>
            </w:pPr>
            <w:ins w:id="12875" w:author="Charles Gifford" w:date="2017-03-20T00:45:00Z">
              <w:r w:rsidRPr="00BA207E">
                <w:t>Equipment specification</w:t>
              </w:r>
            </w:ins>
          </w:p>
        </w:tc>
        <w:tc>
          <w:tcPr>
            <w:tcW w:w="2340" w:type="dxa"/>
            <w:shd w:val="clear" w:color="auto" w:fill="auto"/>
          </w:tcPr>
          <w:p w14:paraId="57F6ED8F" w14:textId="77777777" w:rsidR="00703702" w:rsidRPr="00BA207E" w:rsidRDefault="00703702" w:rsidP="00705B15">
            <w:pPr>
              <w:pStyle w:val="TABLE-cell"/>
              <w:rPr>
                <w:ins w:id="12876" w:author="Charles Gifford" w:date="2017-03-20T00:45:00Z"/>
              </w:rPr>
            </w:pPr>
            <w:ins w:id="12877" w:author="Charles Gifford" w:date="2017-03-20T00:45:00Z">
              <w:r w:rsidRPr="00BA207E">
                <w:t>Equipment class</w:t>
              </w:r>
            </w:ins>
          </w:p>
        </w:tc>
        <w:tc>
          <w:tcPr>
            <w:tcW w:w="2070" w:type="dxa"/>
            <w:shd w:val="clear" w:color="auto" w:fill="auto"/>
          </w:tcPr>
          <w:p w14:paraId="37045999" w14:textId="77777777" w:rsidR="00703702" w:rsidRPr="00BA207E" w:rsidRDefault="00703702" w:rsidP="00705B15">
            <w:pPr>
              <w:pStyle w:val="TABLE-cell"/>
              <w:rPr>
                <w:ins w:id="12878" w:author="Charles Gifford" w:date="2017-03-20T00:45:00Z"/>
              </w:rPr>
            </w:pPr>
            <w:ins w:id="12879" w:author="Charles Gifford" w:date="2017-03-20T00:45:00Z">
              <w:r w:rsidRPr="00BA207E">
                <w:t>Association (A)</w:t>
              </w:r>
            </w:ins>
          </w:p>
        </w:tc>
        <w:tc>
          <w:tcPr>
            <w:tcW w:w="2520" w:type="dxa"/>
            <w:shd w:val="clear" w:color="auto" w:fill="auto"/>
          </w:tcPr>
          <w:p w14:paraId="3CEE0378" w14:textId="77777777" w:rsidR="00703702" w:rsidRPr="00BA207E" w:rsidRDefault="00703702" w:rsidP="00705B15">
            <w:pPr>
              <w:pStyle w:val="TABLE-cell"/>
              <w:rPr>
                <w:ins w:id="12880" w:author="Charles Gifford" w:date="2017-03-20T00:45:00Z"/>
              </w:rPr>
            </w:pPr>
            <w:ins w:id="12881" w:author="Charles Gifford" w:date="2017-03-20T00:45:00Z">
              <w:r w:rsidRPr="00BA207E">
                <w:t>Corresponds to &gt;</w:t>
              </w:r>
            </w:ins>
          </w:p>
        </w:tc>
      </w:tr>
      <w:tr w:rsidR="00703702" w:rsidRPr="008F275A" w14:paraId="50499B6F" w14:textId="77777777" w:rsidTr="00705B15">
        <w:trPr>
          <w:trHeight w:val="176"/>
          <w:ins w:id="12882" w:author="Charles Gifford" w:date="2017-03-20T00:45:00Z"/>
        </w:trPr>
        <w:tc>
          <w:tcPr>
            <w:tcW w:w="2335" w:type="dxa"/>
            <w:shd w:val="clear" w:color="auto" w:fill="auto"/>
          </w:tcPr>
          <w:p w14:paraId="56C0DC14" w14:textId="5B7A73BD" w:rsidR="00703702" w:rsidRPr="00BA207E" w:rsidRDefault="00703702" w:rsidP="00705B15">
            <w:pPr>
              <w:pStyle w:val="TABLE-cell"/>
              <w:rPr>
                <w:ins w:id="12883" w:author="Charles Gifford" w:date="2017-03-20T00:45:00Z"/>
              </w:rPr>
            </w:pPr>
            <w:ins w:id="12884" w:author="Charles Gifford" w:date="2017-03-20T00:45:00Z">
              <w:r w:rsidRPr="00BA207E">
                <w:t>Equipment specification</w:t>
              </w:r>
            </w:ins>
          </w:p>
        </w:tc>
        <w:tc>
          <w:tcPr>
            <w:tcW w:w="2340" w:type="dxa"/>
            <w:shd w:val="clear" w:color="auto" w:fill="auto"/>
          </w:tcPr>
          <w:p w14:paraId="3FC7D630" w14:textId="77777777" w:rsidR="00703702" w:rsidRPr="00BA207E" w:rsidRDefault="00703702" w:rsidP="00705B15">
            <w:pPr>
              <w:pStyle w:val="TABLE-cell"/>
              <w:rPr>
                <w:ins w:id="12885" w:author="Charles Gifford" w:date="2017-03-20T00:45:00Z"/>
              </w:rPr>
            </w:pPr>
            <w:ins w:id="12886" w:author="Charles Gifford" w:date="2017-03-20T00:45:00Z">
              <w:r w:rsidRPr="00BA207E">
                <w:t>Equipment</w:t>
              </w:r>
            </w:ins>
          </w:p>
        </w:tc>
        <w:tc>
          <w:tcPr>
            <w:tcW w:w="2070" w:type="dxa"/>
            <w:shd w:val="clear" w:color="auto" w:fill="auto"/>
          </w:tcPr>
          <w:p w14:paraId="7070D0FE" w14:textId="77777777" w:rsidR="00703702" w:rsidRPr="00BA207E" w:rsidRDefault="00703702" w:rsidP="00705B15">
            <w:pPr>
              <w:pStyle w:val="TABLE-cell"/>
              <w:rPr>
                <w:ins w:id="12887" w:author="Charles Gifford" w:date="2017-03-20T00:45:00Z"/>
              </w:rPr>
            </w:pPr>
            <w:ins w:id="12888" w:author="Charles Gifford" w:date="2017-03-20T00:45:00Z">
              <w:r w:rsidRPr="00BA207E">
                <w:t>Association (C)</w:t>
              </w:r>
            </w:ins>
          </w:p>
        </w:tc>
        <w:tc>
          <w:tcPr>
            <w:tcW w:w="2520" w:type="dxa"/>
            <w:shd w:val="clear" w:color="auto" w:fill="auto"/>
          </w:tcPr>
          <w:p w14:paraId="330E8D25" w14:textId="77777777" w:rsidR="00703702" w:rsidRPr="00BA207E" w:rsidRDefault="00703702" w:rsidP="00705B15">
            <w:pPr>
              <w:pStyle w:val="TABLE-cell"/>
              <w:rPr>
                <w:ins w:id="12889" w:author="Charles Gifford" w:date="2017-03-20T00:45:00Z"/>
              </w:rPr>
            </w:pPr>
            <w:ins w:id="12890" w:author="Charles Gifford" w:date="2017-03-20T00:45:00Z">
              <w:r w:rsidRPr="00BA207E">
                <w:t>Corresponds to &gt;</w:t>
              </w:r>
            </w:ins>
          </w:p>
        </w:tc>
      </w:tr>
      <w:tr w:rsidR="00703702" w:rsidRPr="008F275A" w14:paraId="5F826F37" w14:textId="77777777" w:rsidTr="00705B15">
        <w:trPr>
          <w:trHeight w:val="176"/>
          <w:ins w:id="12891" w:author="Charles Gifford" w:date="2017-03-20T00:45:00Z"/>
        </w:trPr>
        <w:tc>
          <w:tcPr>
            <w:tcW w:w="2335" w:type="dxa"/>
            <w:shd w:val="clear" w:color="auto" w:fill="auto"/>
          </w:tcPr>
          <w:p w14:paraId="32DCC6BE" w14:textId="0B68B6E1" w:rsidR="00703702" w:rsidRPr="00BA207E" w:rsidRDefault="00703702" w:rsidP="00705B15">
            <w:pPr>
              <w:pStyle w:val="TABLE-cell"/>
              <w:rPr>
                <w:ins w:id="12892" w:author="Charles Gifford" w:date="2017-03-20T00:45:00Z"/>
              </w:rPr>
            </w:pPr>
            <w:ins w:id="12893" w:author="Charles Gifford" w:date="2017-03-20T00:45:00Z">
              <w:r w:rsidRPr="00BA207E">
                <w:t>Equipment specification property</w:t>
              </w:r>
            </w:ins>
          </w:p>
        </w:tc>
        <w:tc>
          <w:tcPr>
            <w:tcW w:w="2340" w:type="dxa"/>
            <w:shd w:val="clear" w:color="auto" w:fill="auto"/>
          </w:tcPr>
          <w:p w14:paraId="5AC1438F" w14:textId="77777777" w:rsidR="00703702" w:rsidRPr="00BA207E" w:rsidRDefault="00703702" w:rsidP="00705B15">
            <w:pPr>
              <w:pStyle w:val="TABLE-cell"/>
              <w:rPr>
                <w:ins w:id="12894" w:author="Charles Gifford" w:date="2017-03-20T00:45:00Z"/>
              </w:rPr>
            </w:pPr>
            <w:ins w:id="12895" w:author="Charles Gifford" w:date="2017-03-20T00:45:00Z">
              <w:r w:rsidRPr="00BA207E">
                <w:t>Equipment class property</w:t>
              </w:r>
            </w:ins>
          </w:p>
        </w:tc>
        <w:tc>
          <w:tcPr>
            <w:tcW w:w="2070" w:type="dxa"/>
            <w:shd w:val="clear" w:color="auto" w:fill="auto"/>
          </w:tcPr>
          <w:p w14:paraId="4349AB4D" w14:textId="77777777" w:rsidR="00703702" w:rsidRPr="00BA207E" w:rsidRDefault="00703702" w:rsidP="00705B15">
            <w:pPr>
              <w:pStyle w:val="TABLE-cell"/>
              <w:rPr>
                <w:ins w:id="12896" w:author="Charles Gifford" w:date="2017-03-20T00:45:00Z"/>
              </w:rPr>
            </w:pPr>
            <w:ins w:id="12897" w:author="Charles Gifford" w:date="2017-03-20T00:45:00Z">
              <w:r w:rsidRPr="00BA207E">
                <w:t>Dependency (B)</w:t>
              </w:r>
            </w:ins>
          </w:p>
        </w:tc>
        <w:tc>
          <w:tcPr>
            <w:tcW w:w="2520" w:type="dxa"/>
            <w:shd w:val="clear" w:color="auto" w:fill="auto"/>
          </w:tcPr>
          <w:p w14:paraId="7C3D8774" w14:textId="77777777" w:rsidR="00703702" w:rsidRPr="00BA207E" w:rsidRDefault="00703702" w:rsidP="00705B15">
            <w:pPr>
              <w:pStyle w:val="TABLE-cell"/>
              <w:rPr>
                <w:ins w:id="12898" w:author="Charles Gifford" w:date="2017-03-20T00:45:00Z"/>
              </w:rPr>
            </w:pPr>
            <w:ins w:id="12899" w:author="Charles Gifford" w:date="2017-03-20T00:45:00Z">
              <w:r w:rsidRPr="00BA207E">
                <w:t>Maps to &gt;</w:t>
              </w:r>
            </w:ins>
          </w:p>
        </w:tc>
      </w:tr>
      <w:tr w:rsidR="00703702" w:rsidRPr="008F275A" w14:paraId="4D345822" w14:textId="77777777" w:rsidTr="00705B15">
        <w:trPr>
          <w:trHeight w:val="176"/>
          <w:ins w:id="12900" w:author="Charles Gifford" w:date="2017-03-20T00:45:00Z"/>
        </w:trPr>
        <w:tc>
          <w:tcPr>
            <w:tcW w:w="2335" w:type="dxa"/>
            <w:shd w:val="clear" w:color="auto" w:fill="auto"/>
          </w:tcPr>
          <w:p w14:paraId="29F17769" w14:textId="1F851EBB" w:rsidR="00703702" w:rsidRPr="00BA207E" w:rsidRDefault="00703702" w:rsidP="00705B15">
            <w:pPr>
              <w:pStyle w:val="TABLE-cell"/>
              <w:rPr>
                <w:ins w:id="12901" w:author="Charles Gifford" w:date="2017-03-20T00:45:00Z"/>
              </w:rPr>
            </w:pPr>
            <w:ins w:id="12902" w:author="Charles Gifford" w:date="2017-03-20T00:45:00Z">
              <w:r w:rsidRPr="00BA207E">
                <w:t>Equipment specification property</w:t>
              </w:r>
            </w:ins>
          </w:p>
        </w:tc>
        <w:tc>
          <w:tcPr>
            <w:tcW w:w="2340" w:type="dxa"/>
            <w:shd w:val="clear" w:color="auto" w:fill="auto"/>
          </w:tcPr>
          <w:p w14:paraId="2F7EB63C" w14:textId="77777777" w:rsidR="00703702" w:rsidRPr="00BA207E" w:rsidRDefault="00703702" w:rsidP="00705B15">
            <w:pPr>
              <w:pStyle w:val="TABLE-cell"/>
              <w:rPr>
                <w:ins w:id="12903" w:author="Charles Gifford" w:date="2017-03-20T00:45:00Z"/>
              </w:rPr>
            </w:pPr>
            <w:ins w:id="12904" w:author="Charles Gifford" w:date="2017-03-20T00:45:00Z">
              <w:r w:rsidRPr="00BA207E">
                <w:t>Equipment property</w:t>
              </w:r>
            </w:ins>
          </w:p>
        </w:tc>
        <w:tc>
          <w:tcPr>
            <w:tcW w:w="2070" w:type="dxa"/>
            <w:shd w:val="clear" w:color="auto" w:fill="auto"/>
          </w:tcPr>
          <w:p w14:paraId="2B21F364" w14:textId="77777777" w:rsidR="00703702" w:rsidRPr="00BA207E" w:rsidRDefault="00703702" w:rsidP="00705B15">
            <w:pPr>
              <w:pStyle w:val="TABLE-cell"/>
              <w:rPr>
                <w:ins w:id="12905" w:author="Charles Gifford" w:date="2017-03-20T00:45:00Z"/>
              </w:rPr>
            </w:pPr>
            <w:ins w:id="12906" w:author="Charles Gifford" w:date="2017-03-20T00:45:00Z">
              <w:r w:rsidRPr="00BA207E">
                <w:t>Dependency (D)</w:t>
              </w:r>
            </w:ins>
          </w:p>
        </w:tc>
        <w:tc>
          <w:tcPr>
            <w:tcW w:w="2520" w:type="dxa"/>
            <w:shd w:val="clear" w:color="auto" w:fill="auto"/>
          </w:tcPr>
          <w:p w14:paraId="508303C4" w14:textId="77777777" w:rsidR="00703702" w:rsidRPr="00BA207E" w:rsidRDefault="00703702" w:rsidP="00705B15">
            <w:pPr>
              <w:pStyle w:val="TABLE-cell"/>
              <w:rPr>
                <w:ins w:id="12907" w:author="Charles Gifford" w:date="2017-03-20T00:45:00Z"/>
              </w:rPr>
            </w:pPr>
            <w:ins w:id="12908" w:author="Charles Gifford" w:date="2017-03-20T00:45:00Z">
              <w:r w:rsidRPr="00BA207E">
                <w:t>Maps to &gt;</w:t>
              </w:r>
            </w:ins>
          </w:p>
        </w:tc>
      </w:tr>
      <w:tr w:rsidR="00703702" w:rsidRPr="008F275A" w14:paraId="6D76C6F9" w14:textId="77777777" w:rsidTr="00705B15">
        <w:trPr>
          <w:trHeight w:val="176"/>
          <w:ins w:id="12909" w:author="Charles Gifford" w:date="2017-03-20T00:45:00Z"/>
        </w:trPr>
        <w:tc>
          <w:tcPr>
            <w:tcW w:w="2335" w:type="dxa"/>
            <w:shd w:val="clear" w:color="auto" w:fill="auto"/>
          </w:tcPr>
          <w:p w14:paraId="6C25F9B3" w14:textId="4F8FDF8E" w:rsidR="00703702" w:rsidRPr="00BA207E" w:rsidRDefault="00703702" w:rsidP="00705B15">
            <w:pPr>
              <w:pStyle w:val="TABLE-cell"/>
              <w:rPr>
                <w:ins w:id="12910" w:author="Charles Gifford" w:date="2017-03-20T00:45:00Z"/>
              </w:rPr>
            </w:pPr>
            <w:ins w:id="12911" w:author="Charles Gifford" w:date="2017-03-20T00:45:00Z">
              <w:r>
                <w:t>Physical asset</w:t>
              </w:r>
              <w:r w:rsidRPr="00BA207E">
                <w:t xml:space="preserve"> specification</w:t>
              </w:r>
            </w:ins>
          </w:p>
        </w:tc>
        <w:tc>
          <w:tcPr>
            <w:tcW w:w="2340" w:type="dxa"/>
          </w:tcPr>
          <w:p w14:paraId="07E930B5" w14:textId="3A1B851A" w:rsidR="00703702" w:rsidRPr="00BA207E" w:rsidRDefault="00703702" w:rsidP="00705B15">
            <w:pPr>
              <w:pStyle w:val="TABLE-cell"/>
              <w:rPr>
                <w:ins w:id="12912" w:author="Charles Gifford" w:date="2017-03-20T00:45:00Z"/>
              </w:rPr>
            </w:pPr>
            <w:ins w:id="12913" w:author="Charles Gifford" w:date="2017-03-20T00:45:00Z">
              <w:r w:rsidRPr="00600EB9">
                <w:t xml:space="preserve">Physical asset </w:t>
              </w:r>
              <w:r w:rsidRPr="00BA207E">
                <w:t>specification property</w:t>
              </w:r>
            </w:ins>
          </w:p>
        </w:tc>
        <w:tc>
          <w:tcPr>
            <w:tcW w:w="2070" w:type="dxa"/>
            <w:shd w:val="clear" w:color="auto" w:fill="auto"/>
          </w:tcPr>
          <w:p w14:paraId="17FE39CB" w14:textId="77777777" w:rsidR="00703702" w:rsidRPr="00BA207E" w:rsidRDefault="00703702" w:rsidP="00705B15">
            <w:pPr>
              <w:pStyle w:val="TABLE-cell"/>
              <w:rPr>
                <w:ins w:id="12914" w:author="Charles Gifford" w:date="2017-03-20T00:45:00Z"/>
              </w:rPr>
            </w:pPr>
            <w:ins w:id="12915" w:author="Charles Gifford" w:date="2017-03-20T00:45:00Z">
              <w:r w:rsidRPr="00BA207E">
                <w:t>Composition whole</w:t>
              </w:r>
            </w:ins>
          </w:p>
        </w:tc>
        <w:tc>
          <w:tcPr>
            <w:tcW w:w="2520" w:type="dxa"/>
            <w:shd w:val="clear" w:color="auto" w:fill="auto"/>
          </w:tcPr>
          <w:p w14:paraId="0EFBD067" w14:textId="77777777" w:rsidR="00703702" w:rsidRPr="00BA207E" w:rsidRDefault="00703702" w:rsidP="00705B15">
            <w:pPr>
              <w:pStyle w:val="TABLE-cell"/>
              <w:rPr>
                <w:ins w:id="12916" w:author="Charles Gifford" w:date="2017-03-20T00:45:00Z"/>
              </w:rPr>
            </w:pPr>
            <w:ins w:id="12917" w:author="Charles Gifford" w:date="2017-03-20T00:45:00Z">
              <w:r w:rsidRPr="00BA207E">
                <w:t>Has properties of &gt;</w:t>
              </w:r>
            </w:ins>
          </w:p>
        </w:tc>
      </w:tr>
      <w:tr w:rsidR="00703702" w:rsidRPr="008F275A" w14:paraId="6FA4368D" w14:textId="77777777" w:rsidTr="00705B15">
        <w:trPr>
          <w:trHeight w:val="176"/>
          <w:ins w:id="12918" w:author="Charles Gifford" w:date="2017-03-20T00:45:00Z"/>
        </w:trPr>
        <w:tc>
          <w:tcPr>
            <w:tcW w:w="2335" w:type="dxa"/>
            <w:shd w:val="clear" w:color="auto" w:fill="auto"/>
          </w:tcPr>
          <w:p w14:paraId="00BC2A35" w14:textId="79D6186B" w:rsidR="00703702" w:rsidRPr="00BA207E" w:rsidRDefault="00703702" w:rsidP="00705B15">
            <w:pPr>
              <w:pStyle w:val="TABLE-cell"/>
              <w:rPr>
                <w:ins w:id="12919" w:author="Charles Gifford" w:date="2017-03-20T00:45:00Z"/>
              </w:rPr>
            </w:pPr>
            <w:ins w:id="12920" w:author="Charles Gifford" w:date="2017-03-20T00:45:00Z">
              <w:r w:rsidRPr="00600EB9">
                <w:t xml:space="preserve">Physical asset </w:t>
              </w:r>
              <w:r w:rsidRPr="00BA207E">
                <w:t>specification property</w:t>
              </w:r>
            </w:ins>
          </w:p>
        </w:tc>
        <w:tc>
          <w:tcPr>
            <w:tcW w:w="2340" w:type="dxa"/>
          </w:tcPr>
          <w:p w14:paraId="4DABEE86" w14:textId="7BC8C153" w:rsidR="00703702" w:rsidRPr="00BA207E" w:rsidRDefault="00703702" w:rsidP="00705B15">
            <w:pPr>
              <w:pStyle w:val="TABLE-cell"/>
              <w:rPr>
                <w:ins w:id="12921" w:author="Charles Gifford" w:date="2017-03-20T00:45:00Z"/>
              </w:rPr>
            </w:pPr>
            <w:ins w:id="12922" w:author="Charles Gifford" w:date="2017-03-20T00:45:00Z">
              <w:r w:rsidRPr="00600EB9">
                <w:t xml:space="preserve">Physical asset </w:t>
              </w:r>
              <w:r w:rsidRPr="00BA207E">
                <w:t>specification property</w:t>
              </w:r>
            </w:ins>
          </w:p>
        </w:tc>
        <w:tc>
          <w:tcPr>
            <w:tcW w:w="2070" w:type="dxa"/>
            <w:shd w:val="clear" w:color="auto" w:fill="auto"/>
          </w:tcPr>
          <w:p w14:paraId="57EA5828" w14:textId="77777777" w:rsidR="00703702" w:rsidRPr="00BA207E" w:rsidRDefault="00703702" w:rsidP="00705B15">
            <w:pPr>
              <w:pStyle w:val="TABLE-cell"/>
              <w:rPr>
                <w:ins w:id="12923" w:author="Charles Gifford" w:date="2017-03-20T00:45:00Z"/>
              </w:rPr>
            </w:pPr>
            <w:ins w:id="12924" w:author="Charles Gifford" w:date="2017-03-20T00:45:00Z">
              <w:r w:rsidRPr="00BA207E">
                <w:t>Composition hierarchy</w:t>
              </w:r>
            </w:ins>
          </w:p>
        </w:tc>
        <w:tc>
          <w:tcPr>
            <w:tcW w:w="2520" w:type="dxa"/>
            <w:shd w:val="clear" w:color="auto" w:fill="auto"/>
          </w:tcPr>
          <w:p w14:paraId="5444D4CA" w14:textId="77777777" w:rsidR="00703702" w:rsidRPr="00BA207E" w:rsidRDefault="00703702" w:rsidP="00705B15">
            <w:pPr>
              <w:pStyle w:val="TABLE-cell"/>
              <w:rPr>
                <w:ins w:id="12925" w:author="Charles Gifford" w:date="2017-03-20T00:45:00Z"/>
              </w:rPr>
            </w:pPr>
            <w:ins w:id="12926" w:author="Charles Gifford" w:date="2017-03-20T00:45:00Z">
              <w:r>
                <w:rPr>
                  <w:szCs w:val="20"/>
                </w:rPr>
                <w:t xml:space="preserve">Contains </w:t>
              </w:r>
              <w:r w:rsidRPr="00B41C7C">
                <w:rPr>
                  <w:szCs w:val="20"/>
                </w:rPr>
                <w:t>&gt;</w:t>
              </w:r>
            </w:ins>
          </w:p>
        </w:tc>
      </w:tr>
      <w:tr w:rsidR="00703702" w:rsidRPr="008F275A" w14:paraId="22FBDAA3" w14:textId="77777777" w:rsidTr="00705B15">
        <w:trPr>
          <w:trHeight w:val="176"/>
          <w:ins w:id="12927" w:author="Charles Gifford" w:date="2017-03-20T00:45:00Z"/>
        </w:trPr>
        <w:tc>
          <w:tcPr>
            <w:tcW w:w="2335" w:type="dxa"/>
            <w:shd w:val="clear" w:color="auto" w:fill="auto"/>
          </w:tcPr>
          <w:p w14:paraId="09CDB204" w14:textId="669CCCFD" w:rsidR="00703702" w:rsidRPr="00BA207E" w:rsidRDefault="00703702" w:rsidP="00705B15">
            <w:pPr>
              <w:pStyle w:val="TABLE-cell"/>
              <w:rPr>
                <w:ins w:id="12928" w:author="Charles Gifford" w:date="2017-03-20T00:45:00Z"/>
              </w:rPr>
            </w:pPr>
            <w:ins w:id="12929" w:author="Charles Gifford" w:date="2017-03-20T00:45:00Z">
              <w:r w:rsidRPr="00600EB9">
                <w:t>Physical asset</w:t>
              </w:r>
            </w:ins>
            <w:ins w:id="12930" w:author="Charles Gifford" w:date="2017-03-20T01:32:00Z">
              <w:r w:rsidR="005F478B">
                <w:t xml:space="preserve"> </w:t>
              </w:r>
            </w:ins>
            <w:ins w:id="12931" w:author="Charles Gifford" w:date="2017-03-20T00:45:00Z">
              <w:r w:rsidRPr="00BA207E">
                <w:t>specification</w:t>
              </w:r>
            </w:ins>
          </w:p>
        </w:tc>
        <w:tc>
          <w:tcPr>
            <w:tcW w:w="2340" w:type="dxa"/>
            <w:shd w:val="clear" w:color="auto" w:fill="auto"/>
          </w:tcPr>
          <w:p w14:paraId="3333016C" w14:textId="77777777" w:rsidR="00703702" w:rsidRPr="00BA207E" w:rsidRDefault="00703702" w:rsidP="00705B15">
            <w:pPr>
              <w:pStyle w:val="TABLE-cell"/>
              <w:rPr>
                <w:ins w:id="12932" w:author="Charles Gifford" w:date="2017-03-20T00:45:00Z"/>
              </w:rPr>
            </w:pPr>
            <w:ins w:id="12933" w:author="Charles Gifford" w:date="2017-03-20T00:45:00Z">
              <w:r w:rsidRPr="00600EB9">
                <w:t xml:space="preserve">Physical asset </w:t>
              </w:r>
              <w:r w:rsidRPr="00BA207E">
                <w:t>class</w:t>
              </w:r>
            </w:ins>
          </w:p>
        </w:tc>
        <w:tc>
          <w:tcPr>
            <w:tcW w:w="2070" w:type="dxa"/>
            <w:shd w:val="clear" w:color="auto" w:fill="auto"/>
          </w:tcPr>
          <w:p w14:paraId="46CA4807" w14:textId="77777777" w:rsidR="00703702" w:rsidRPr="00BA207E" w:rsidRDefault="00703702" w:rsidP="00705B15">
            <w:pPr>
              <w:pStyle w:val="TABLE-cell"/>
              <w:rPr>
                <w:ins w:id="12934" w:author="Charles Gifford" w:date="2017-03-20T00:45:00Z"/>
              </w:rPr>
            </w:pPr>
            <w:ins w:id="12935" w:author="Charles Gifford" w:date="2017-03-20T00:45:00Z">
              <w:r w:rsidRPr="00BA207E">
                <w:t>Association (A)</w:t>
              </w:r>
            </w:ins>
          </w:p>
        </w:tc>
        <w:tc>
          <w:tcPr>
            <w:tcW w:w="2520" w:type="dxa"/>
            <w:shd w:val="clear" w:color="auto" w:fill="auto"/>
          </w:tcPr>
          <w:p w14:paraId="593A0C6F" w14:textId="77777777" w:rsidR="00703702" w:rsidRPr="00BA207E" w:rsidRDefault="00703702" w:rsidP="00705B15">
            <w:pPr>
              <w:pStyle w:val="TABLE-cell"/>
              <w:rPr>
                <w:ins w:id="12936" w:author="Charles Gifford" w:date="2017-03-20T00:45:00Z"/>
              </w:rPr>
            </w:pPr>
            <w:ins w:id="12937" w:author="Charles Gifford" w:date="2017-03-20T00:45:00Z">
              <w:r w:rsidRPr="00BA207E">
                <w:t>Corresponds to &gt;</w:t>
              </w:r>
            </w:ins>
          </w:p>
        </w:tc>
      </w:tr>
      <w:tr w:rsidR="00703702" w:rsidRPr="008F275A" w14:paraId="1EFC8BCD" w14:textId="77777777" w:rsidTr="00705B15">
        <w:trPr>
          <w:trHeight w:val="176"/>
          <w:ins w:id="12938" w:author="Charles Gifford" w:date="2017-03-20T00:45:00Z"/>
        </w:trPr>
        <w:tc>
          <w:tcPr>
            <w:tcW w:w="2335" w:type="dxa"/>
            <w:shd w:val="clear" w:color="auto" w:fill="auto"/>
          </w:tcPr>
          <w:p w14:paraId="32FF70AA" w14:textId="5F8A3679" w:rsidR="00703702" w:rsidRPr="00BA207E" w:rsidRDefault="005F478B" w:rsidP="00705B15">
            <w:pPr>
              <w:pStyle w:val="TABLE-cell"/>
              <w:rPr>
                <w:ins w:id="12939" w:author="Charles Gifford" w:date="2017-03-20T00:45:00Z"/>
              </w:rPr>
            </w:pPr>
            <w:ins w:id="12940" w:author="Charles Gifford" w:date="2017-03-20T00:45:00Z">
              <w:r>
                <w:t xml:space="preserve">Physical asset </w:t>
              </w:r>
              <w:r w:rsidR="00703702" w:rsidRPr="00BA207E">
                <w:t>specification</w:t>
              </w:r>
            </w:ins>
          </w:p>
        </w:tc>
        <w:tc>
          <w:tcPr>
            <w:tcW w:w="2340" w:type="dxa"/>
            <w:shd w:val="clear" w:color="auto" w:fill="auto"/>
          </w:tcPr>
          <w:p w14:paraId="0C91EE3F" w14:textId="77777777" w:rsidR="00703702" w:rsidRPr="00BA207E" w:rsidRDefault="00703702" w:rsidP="00705B15">
            <w:pPr>
              <w:pStyle w:val="TABLE-cell"/>
              <w:rPr>
                <w:ins w:id="12941" w:author="Charles Gifford" w:date="2017-03-20T00:45:00Z"/>
              </w:rPr>
            </w:pPr>
            <w:ins w:id="12942" w:author="Charles Gifford" w:date="2017-03-20T00:45:00Z">
              <w:r w:rsidRPr="00600EB9">
                <w:t>Physical asset</w:t>
              </w:r>
            </w:ins>
          </w:p>
        </w:tc>
        <w:tc>
          <w:tcPr>
            <w:tcW w:w="2070" w:type="dxa"/>
            <w:shd w:val="clear" w:color="auto" w:fill="auto"/>
          </w:tcPr>
          <w:p w14:paraId="556D9B1C" w14:textId="77777777" w:rsidR="00703702" w:rsidRPr="00BA207E" w:rsidRDefault="00703702" w:rsidP="00705B15">
            <w:pPr>
              <w:pStyle w:val="TABLE-cell"/>
              <w:rPr>
                <w:ins w:id="12943" w:author="Charles Gifford" w:date="2017-03-20T00:45:00Z"/>
              </w:rPr>
            </w:pPr>
            <w:ins w:id="12944" w:author="Charles Gifford" w:date="2017-03-20T00:45:00Z">
              <w:r w:rsidRPr="00BA207E">
                <w:t>Association (C)</w:t>
              </w:r>
            </w:ins>
          </w:p>
        </w:tc>
        <w:tc>
          <w:tcPr>
            <w:tcW w:w="2520" w:type="dxa"/>
            <w:shd w:val="clear" w:color="auto" w:fill="auto"/>
          </w:tcPr>
          <w:p w14:paraId="68E47229" w14:textId="77777777" w:rsidR="00703702" w:rsidRPr="00BA207E" w:rsidRDefault="00703702" w:rsidP="00705B15">
            <w:pPr>
              <w:pStyle w:val="TABLE-cell"/>
              <w:rPr>
                <w:ins w:id="12945" w:author="Charles Gifford" w:date="2017-03-20T00:45:00Z"/>
              </w:rPr>
            </w:pPr>
            <w:ins w:id="12946" w:author="Charles Gifford" w:date="2017-03-20T00:45:00Z">
              <w:r w:rsidRPr="00BA207E">
                <w:t>Corresponds to &gt;</w:t>
              </w:r>
            </w:ins>
          </w:p>
        </w:tc>
      </w:tr>
      <w:tr w:rsidR="00703702" w:rsidRPr="008F275A" w14:paraId="30AD4B44" w14:textId="77777777" w:rsidTr="00705B15">
        <w:trPr>
          <w:trHeight w:val="176"/>
          <w:ins w:id="12947" w:author="Charles Gifford" w:date="2017-03-20T00:45:00Z"/>
        </w:trPr>
        <w:tc>
          <w:tcPr>
            <w:tcW w:w="2335" w:type="dxa"/>
            <w:shd w:val="clear" w:color="auto" w:fill="auto"/>
          </w:tcPr>
          <w:p w14:paraId="598C0971" w14:textId="2B2E83B9" w:rsidR="00703702" w:rsidRPr="00BA207E" w:rsidRDefault="00703702" w:rsidP="00705B15">
            <w:pPr>
              <w:pStyle w:val="TABLE-cell"/>
              <w:rPr>
                <w:ins w:id="12948" w:author="Charles Gifford" w:date="2017-03-20T00:45:00Z"/>
              </w:rPr>
            </w:pPr>
            <w:ins w:id="12949" w:author="Charles Gifford" w:date="2017-03-20T00:45:00Z">
              <w:r w:rsidRPr="00600EB9">
                <w:t xml:space="preserve">Physical asset </w:t>
              </w:r>
              <w:r w:rsidRPr="00BA207E">
                <w:t>specification property</w:t>
              </w:r>
            </w:ins>
          </w:p>
        </w:tc>
        <w:tc>
          <w:tcPr>
            <w:tcW w:w="2340" w:type="dxa"/>
            <w:shd w:val="clear" w:color="auto" w:fill="auto"/>
          </w:tcPr>
          <w:p w14:paraId="6C532950" w14:textId="77777777" w:rsidR="00703702" w:rsidRPr="00BA207E" w:rsidRDefault="00703702" w:rsidP="00705B15">
            <w:pPr>
              <w:pStyle w:val="TABLE-cell"/>
              <w:rPr>
                <w:ins w:id="12950" w:author="Charles Gifford" w:date="2017-03-20T00:45:00Z"/>
              </w:rPr>
            </w:pPr>
            <w:ins w:id="12951" w:author="Charles Gifford" w:date="2017-03-20T00:45:00Z">
              <w:r w:rsidRPr="00600EB9">
                <w:t xml:space="preserve">Physical asset </w:t>
              </w:r>
              <w:r w:rsidRPr="00BA207E">
                <w:t>class property</w:t>
              </w:r>
            </w:ins>
          </w:p>
        </w:tc>
        <w:tc>
          <w:tcPr>
            <w:tcW w:w="2070" w:type="dxa"/>
            <w:shd w:val="clear" w:color="auto" w:fill="auto"/>
          </w:tcPr>
          <w:p w14:paraId="4D64C62B" w14:textId="77777777" w:rsidR="00703702" w:rsidRPr="00BA207E" w:rsidRDefault="00703702" w:rsidP="00705B15">
            <w:pPr>
              <w:pStyle w:val="TABLE-cell"/>
              <w:rPr>
                <w:ins w:id="12952" w:author="Charles Gifford" w:date="2017-03-20T00:45:00Z"/>
              </w:rPr>
            </w:pPr>
            <w:ins w:id="12953" w:author="Charles Gifford" w:date="2017-03-20T00:45:00Z">
              <w:r w:rsidRPr="00BA207E">
                <w:t>Dependency (B)</w:t>
              </w:r>
            </w:ins>
          </w:p>
        </w:tc>
        <w:tc>
          <w:tcPr>
            <w:tcW w:w="2520" w:type="dxa"/>
            <w:shd w:val="clear" w:color="auto" w:fill="auto"/>
          </w:tcPr>
          <w:p w14:paraId="2E132CE0" w14:textId="77777777" w:rsidR="00703702" w:rsidRPr="00BA207E" w:rsidRDefault="00703702" w:rsidP="00705B15">
            <w:pPr>
              <w:pStyle w:val="TABLE-cell"/>
              <w:rPr>
                <w:ins w:id="12954" w:author="Charles Gifford" w:date="2017-03-20T00:45:00Z"/>
              </w:rPr>
            </w:pPr>
            <w:ins w:id="12955" w:author="Charles Gifford" w:date="2017-03-20T00:45:00Z">
              <w:r w:rsidRPr="00BA207E">
                <w:t>Maps to &gt;</w:t>
              </w:r>
            </w:ins>
          </w:p>
        </w:tc>
      </w:tr>
      <w:tr w:rsidR="00703702" w:rsidRPr="008F275A" w14:paraId="6A85E31D" w14:textId="77777777" w:rsidTr="00705B15">
        <w:trPr>
          <w:trHeight w:val="176"/>
          <w:ins w:id="12956" w:author="Charles Gifford" w:date="2017-03-20T00:45:00Z"/>
        </w:trPr>
        <w:tc>
          <w:tcPr>
            <w:tcW w:w="2335" w:type="dxa"/>
            <w:shd w:val="clear" w:color="auto" w:fill="auto"/>
          </w:tcPr>
          <w:p w14:paraId="032D4AE5" w14:textId="3DA72354" w:rsidR="00703702" w:rsidRPr="00BA207E" w:rsidRDefault="00703702" w:rsidP="00705B15">
            <w:pPr>
              <w:pStyle w:val="TABLE-cell"/>
              <w:rPr>
                <w:ins w:id="12957" w:author="Charles Gifford" w:date="2017-03-20T00:45:00Z"/>
              </w:rPr>
            </w:pPr>
            <w:ins w:id="12958" w:author="Charles Gifford" w:date="2017-03-20T00:45:00Z">
              <w:r w:rsidRPr="00600EB9">
                <w:t xml:space="preserve">Physical asset </w:t>
              </w:r>
              <w:r w:rsidRPr="00BA207E">
                <w:t>specification property</w:t>
              </w:r>
            </w:ins>
          </w:p>
        </w:tc>
        <w:tc>
          <w:tcPr>
            <w:tcW w:w="2340" w:type="dxa"/>
            <w:shd w:val="clear" w:color="auto" w:fill="auto"/>
          </w:tcPr>
          <w:p w14:paraId="7B9EE8D6" w14:textId="77777777" w:rsidR="00703702" w:rsidRPr="00BA207E" w:rsidRDefault="00703702" w:rsidP="00705B15">
            <w:pPr>
              <w:pStyle w:val="TABLE-cell"/>
              <w:rPr>
                <w:ins w:id="12959" w:author="Charles Gifford" w:date="2017-03-20T00:45:00Z"/>
              </w:rPr>
            </w:pPr>
            <w:ins w:id="12960" w:author="Charles Gifford" w:date="2017-03-20T00:45:00Z">
              <w:r w:rsidRPr="00600EB9">
                <w:t xml:space="preserve">Physical asset </w:t>
              </w:r>
              <w:r w:rsidRPr="00BA207E">
                <w:t>property</w:t>
              </w:r>
            </w:ins>
          </w:p>
        </w:tc>
        <w:tc>
          <w:tcPr>
            <w:tcW w:w="2070" w:type="dxa"/>
            <w:shd w:val="clear" w:color="auto" w:fill="auto"/>
          </w:tcPr>
          <w:p w14:paraId="1A575C0C" w14:textId="77777777" w:rsidR="00703702" w:rsidRPr="00BA207E" w:rsidRDefault="00703702" w:rsidP="00705B15">
            <w:pPr>
              <w:pStyle w:val="TABLE-cell"/>
              <w:rPr>
                <w:ins w:id="12961" w:author="Charles Gifford" w:date="2017-03-20T00:45:00Z"/>
              </w:rPr>
            </w:pPr>
            <w:ins w:id="12962" w:author="Charles Gifford" w:date="2017-03-20T00:45:00Z">
              <w:r w:rsidRPr="00BA207E">
                <w:t>Dependency (D)</w:t>
              </w:r>
            </w:ins>
          </w:p>
        </w:tc>
        <w:tc>
          <w:tcPr>
            <w:tcW w:w="2520" w:type="dxa"/>
            <w:shd w:val="clear" w:color="auto" w:fill="auto"/>
          </w:tcPr>
          <w:p w14:paraId="2472FDF8" w14:textId="77777777" w:rsidR="00703702" w:rsidRPr="00BA207E" w:rsidRDefault="00703702" w:rsidP="00705B15">
            <w:pPr>
              <w:pStyle w:val="TABLE-cell"/>
              <w:rPr>
                <w:ins w:id="12963" w:author="Charles Gifford" w:date="2017-03-20T00:45:00Z"/>
              </w:rPr>
            </w:pPr>
            <w:ins w:id="12964" w:author="Charles Gifford" w:date="2017-03-20T00:45:00Z">
              <w:r w:rsidRPr="00BA207E">
                <w:t>Maps to &gt;</w:t>
              </w:r>
            </w:ins>
          </w:p>
        </w:tc>
      </w:tr>
      <w:tr w:rsidR="00703702" w:rsidRPr="008F275A" w14:paraId="02759587" w14:textId="77777777" w:rsidTr="00705B15">
        <w:trPr>
          <w:trHeight w:val="176"/>
          <w:ins w:id="12965" w:author="Charles Gifford" w:date="2017-03-20T00:45:00Z"/>
        </w:trPr>
        <w:tc>
          <w:tcPr>
            <w:tcW w:w="2335" w:type="dxa"/>
            <w:shd w:val="clear" w:color="auto" w:fill="auto"/>
          </w:tcPr>
          <w:p w14:paraId="2D66CF70" w14:textId="45094A33" w:rsidR="00703702" w:rsidRPr="00065ED2" w:rsidRDefault="00703702" w:rsidP="00705B15">
            <w:pPr>
              <w:pStyle w:val="TABLE-cell"/>
              <w:rPr>
                <w:ins w:id="12966" w:author="Charles Gifford" w:date="2017-03-20T00:45:00Z"/>
              </w:rPr>
            </w:pPr>
            <w:ins w:id="12967" w:author="Charles Gifford" w:date="2017-03-20T00:45:00Z">
              <w:r>
                <w:t xml:space="preserve">Material </w:t>
              </w:r>
              <w:r w:rsidRPr="00BA207E">
                <w:t>specification</w:t>
              </w:r>
            </w:ins>
          </w:p>
        </w:tc>
        <w:tc>
          <w:tcPr>
            <w:tcW w:w="2340" w:type="dxa"/>
          </w:tcPr>
          <w:p w14:paraId="5C30D7D9" w14:textId="6E343C7F" w:rsidR="00703702" w:rsidRDefault="00703702" w:rsidP="00705B15">
            <w:pPr>
              <w:pStyle w:val="TABLE-cell"/>
              <w:rPr>
                <w:ins w:id="12968" w:author="Charles Gifford" w:date="2017-03-20T00:45:00Z"/>
              </w:rPr>
            </w:pPr>
            <w:ins w:id="12969" w:author="Charles Gifford" w:date="2017-03-20T00:45:00Z">
              <w:r w:rsidRPr="00600EB9">
                <w:t xml:space="preserve">Material </w:t>
              </w:r>
              <w:r w:rsidRPr="00BA207E">
                <w:t>specification property</w:t>
              </w:r>
            </w:ins>
          </w:p>
        </w:tc>
        <w:tc>
          <w:tcPr>
            <w:tcW w:w="2070" w:type="dxa"/>
            <w:shd w:val="clear" w:color="auto" w:fill="auto"/>
          </w:tcPr>
          <w:p w14:paraId="58D589B4" w14:textId="77777777" w:rsidR="00703702" w:rsidRPr="001312FB" w:rsidRDefault="00703702" w:rsidP="00705B15">
            <w:pPr>
              <w:pStyle w:val="TABLE-cell"/>
              <w:rPr>
                <w:ins w:id="12970" w:author="Charles Gifford" w:date="2017-03-20T00:45:00Z"/>
              </w:rPr>
            </w:pPr>
            <w:ins w:id="12971" w:author="Charles Gifford" w:date="2017-03-20T00:45:00Z">
              <w:r w:rsidRPr="00BA207E">
                <w:t>Composition whole</w:t>
              </w:r>
            </w:ins>
          </w:p>
        </w:tc>
        <w:tc>
          <w:tcPr>
            <w:tcW w:w="2520" w:type="dxa"/>
            <w:shd w:val="clear" w:color="auto" w:fill="auto"/>
          </w:tcPr>
          <w:p w14:paraId="1310B17C" w14:textId="77777777" w:rsidR="00703702" w:rsidRPr="001312FB" w:rsidRDefault="00703702" w:rsidP="00705B15">
            <w:pPr>
              <w:pStyle w:val="TABLE-cell"/>
              <w:rPr>
                <w:ins w:id="12972" w:author="Charles Gifford" w:date="2017-03-20T00:45:00Z"/>
              </w:rPr>
            </w:pPr>
            <w:ins w:id="12973" w:author="Charles Gifford" w:date="2017-03-20T00:45:00Z">
              <w:r w:rsidRPr="00BA207E">
                <w:t>Has properties of &gt;</w:t>
              </w:r>
            </w:ins>
          </w:p>
        </w:tc>
      </w:tr>
      <w:tr w:rsidR="00703702" w:rsidRPr="008F275A" w14:paraId="638AC67E" w14:textId="77777777" w:rsidTr="00705B15">
        <w:trPr>
          <w:trHeight w:val="176"/>
          <w:ins w:id="12974" w:author="Charles Gifford" w:date="2017-03-20T00:45:00Z"/>
        </w:trPr>
        <w:tc>
          <w:tcPr>
            <w:tcW w:w="2335" w:type="dxa"/>
            <w:shd w:val="clear" w:color="auto" w:fill="auto"/>
          </w:tcPr>
          <w:p w14:paraId="73F60759" w14:textId="4304E2A7" w:rsidR="00703702" w:rsidRPr="00BA207E" w:rsidRDefault="00703702" w:rsidP="00705B15">
            <w:pPr>
              <w:pStyle w:val="TABLE-cell"/>
              <w:rPr>
                <w:ins w:id="12975" w:author="Charles Gifford" w:date="2017-03-20T00:45:00Z"/>
              </w:rPr>
            </w:pPr>
            <w:ins w:id="12976" w:author="Charles Gifford" w:date="2017-03-20T00:45:00Z">
              <w:r>
                <w:t>Material</w:t>
              </w:r>
              <w:r w:rsidRPr="00600EB9">
                <w:t xml:space="preserve"> </w:t>
              </w:r>
              <w:r w:rsidRPr="00BA207E">
                <w:t>specification property</w:t>
              </w:r>
            </w:ins>
          </w:p>
        </w:tc>
        <w:tc>
          <w:tcPr>
            <w:tcW w:w="2340" w:type="dxa"/>
          </w:tcPr>
          <w:p w14:paraId="4084E116" w14:textId="33AC2534" w:rsidR="00703702" w:rsidRPr="00BA207E" w:rsidRDefault="00703702" w:rsidP="00705B15">
            <w:pPr>
              <w:pStyle w:val="TABLE-cell"/>
              <w:rPr>
                <w:ins w:id="12977" w:author="Charles Gifford" w:date="2017-03-20T00:45:00Z"/>
              </w:rPr>
            </w:pPr>
            <w:ins w:id="12978" w:author="Charles Gifford" w:date="2017-03-20T00:45:00Z">
              <w:r w:rsidRPr="00600EB9">
                <w:t xml:space="preserve">Material </w:t>
              </w:r>
              <w:r w:rsidRPr="00BA207E">
                <w:t>specification property</w:t>
              </w:r>
            </w:ins>
          </w:p>
        </w:tc>
        <w:tc>
          <w:tcPr>
            <w:tcW w:w="2070" w:type="dxa"/>
            <w:shd w:val="clear" w:color="auto" w:fill="auto"/>
          </w:tcPr>
          <w:p w14:paraId="44BBEE38" w14:textId="77777777" w:rsidR="00703702" w:rsidRPr="00BA207E" w:rsidRDefault="00703702" w:rsidP="00705B15">
            <w:pPr>
              <w:pStyle w:val="TABLE-cell"/>
              <w:rPr>
                <w:ins w:id="12979" w:author="Charles Gifford" w:date="2017-03-20T00:45:00Z"/>
              </w:rPr>
            </w:pPr>
            <w:ins w:id="12980" w:author="Charles Gifford" w:date="2017-03-20T00:45:00Z">
              <w:r w:rsidRPr="00BA207E">
                <w:t>Composition hierarchy</w:t>
              </w:r>
            </w:ins>
          </w:p>
        </w:tc>
        <w:tc>
          <w:tcPr>
            <w:tcW w:w="2520" w:type="dxa"/>
            <w:shd w:val="clear" w:color="auto" w:fill="auto"/>
          </w:tcPr>
          <w:p w14:paraId="78AEC364" w14:textId="77777777" w:rsidR="00703702" w:rsidRPr="00BA207E" w:rsidRDefault="00703702" w:rsidP="00705B15">
            <w:pPr>
              <w:pStyle w:val="TABLE-cell"/>
              <w:rPr>
                <w:ins w:id="12981" w:author="Charles Gifford" w:date="2017-03-20T00:45:00Z"/>
              </w:rPr>
            </w:pPr>
            <w:ins w:id="12982" w:author="Charles Gifford" w:date="2017-03-20T00:45:00Z">
              <w:r>
                <w:rPr>
                  <w:szCs w:val="20"/>
                </w:rPr>
                <w:t xml:space="preserve">Contains </w:t>
              </w:r>
              <w:r w:rsidRPr="00B41C7C">
                <w:rPr>
                  <w:szCs w:val="20"/>
                </w:rPr>
                <w:t>&gt;</w:t>
              </w:r>
            </w:ins>
          </w:p>
        </w:tc>
      </w:tr>
      <w:tr w:rsidR="00703702" w:rsidRPr="008F275A" w14:paraId="17C91E91" w14:textId="77777777" w:rsidTr="00705B15">
        <w:trPr>
          <w:trHeight w:val="176"/>
          <w:ins w:id="12983" w:author="Charles Gifford" w:date="2017-03-20T00:45:00Z"/>
        </w:trPr>
        <w:tc>
          <w:tcPr>
            <w:tcW w:w="2335" w:type="dxa"/>
            <w:shd w:val="clear" w:color="auto" w:fill="auto"/>
          </w:tcPr>
          <w:p w14:paraId="5DEDB0A7" w14:textId="7DFCE3A7" w:rsidR="00703702" w:rsidRPr="00BA207E" w:rsidRDefault="00703702" w:rsidP="00705B15">
            <w:pPr>
              <w:pStyle w:val="TABLE-cell"/>
              <w:rPr>
                <w:ins w:id="12984" w:author="Charles Gifford" w:date="2017-03-20T00:45:00Z"/>
              </w:rPr>
            </w:pPr>
            <w:ins w:id="12985" w:author="Charles Gifford" w:date="2017-03-20T00:45:00Z">
              <w:r w:rsidRPr="00600EB9">
                <w:t>Material</w:t>
              </w:r>
            </w:ins>
            <w:ins w:id="12986" w:author="Charles Gifford" w:date="2017-03-20T01:32:00Z">
              <w:r w:rsidR="005F478B">
                <w:t xml:space="preserve"> </w:t>
              </w:r>
            </w:ins>
            <w:ins w:id="12987" w:author="Charles Gifford" w:date="2017-03-20T00:45:00Z">
              <w:r w:rsidRPr="00BA207E">
                <w:t>specification</w:t>
              </w:r>
            </w:ins>
          </w:p>
        </w:tc>
        <w:tc>
          <w:tcPr>
            <w:tcW w:w="2340" w:type="dxa"/>
            <w:shd w:val="clear" w:color="auto" w:fill="auto"/>
          </w:tcPr>
          <w:p w14:paraId="029EF18E" w14:textId="77777777" w:rsidR="00703702" w:rsidRPr="00BA207E" w:rsidRDefault="00703702" w:rsidP="00705B15">
            <w:pPr>
              <w:pStyle w:val="TABLE-cell"/>
              <w:rPr>
                <w:ins w:id="12988" w:author="Charles Gifford" w:date="2017-03-20T00:45:00Z"/>
              </w:rPr>
            </w:pPr>
            <w:ins w:id="12989" w:author="Charles Gifford" w:date="2017-03-20T00:45:00Z">
              <w:r w:rsidRPr="00600EB9">
                <w:t xml:space="preserve">Material </w:t>
              </w:r>
              <w:r w:rsidRPr="00BA207E">
                <w:t>class</w:t>
              </w:r>
            </w:ins>
          </w:p>
        </w:tc>
        <w:tc>
          <w:tcPr>
            <w:tcW w:w="2070" w:type="dxa"/>
            <w:shd w:val="clear" w:color="auto" w:fill="auto"/>
          </w:tcPr>
          <w:p w14:paraId="26A583DE" w14:textId="77777777" w:rsidR="00703702" w:rsidRPr="00BA207E" w:rsidRDefault="00703702" w:rsidP="00705B15">
            <w:pPr>
              <w:pStyle w:val="TABLE-cell"/>
              <w:rPr>
                <w:ins w:id="12990" w:author="Charles Gifford" w:date="2017-03-20T00:45:00Z"/>
              </w:rPr>
            </w:pPr>
            <w:ins w:id="12991" w:author="Charles Gifford" w:date="2017-03-20T00:45:00Z">
              <w:r w:rsidRPr="00BA207E">
                <w:t>Association (A)</w:t>
              </w:r>
            </w:ins>
          </w:p>
        </w:tc>
        <w:tc>
          <w:tcPr>
            <w:tcW w:w="2520" w:type="dxa"/>
            <w:shd w:val="clear" w:color="auto" w:fill="auto"/>
          </w:tcPr>
          <w:p w14:paraId="36C0A6BB" w14:textId="77777777" w:rsidR="00703702" w:rsidRPr="00BA207E" w:rsidRDefault="00703702" w:rsidP="00705B15">
            <w:pPr>
              <w:pStyle w:val="TABLE-cell"/>
              <w:rPr>
                <w:ins w:id="12992" w:author="Charles Gifford" w:date="2017-03-20T00:45:00Z"/>
              </w:rPr>
            </w:pPr>
            <w:ins w:id="12993" w:author="Charles Gifford" w:date="2017-03-20T00:45:00Z">
              <w:r w:rsidRPr="00BA207E">
                <w:t>Corresponds to &gt;</w:t>
              </w:r>
            </w:ins>
          </w:p>
        </w:tc>
      </w:tr>
      <w:tr w:rsidR="00703702" w:rsidRPr="008F275A" w14:paraId="19B5AF4E" w14:textId="77777777" w:rsidTr="00705B15">
        <w:trPr>
          <w:trHeight w:val="176"/>
          <w:ins w:id="12994" w:author="Charles Gifford" w:date="2017-03-20T00:45:00Z"/>
        </w:trPr>
        <w:tc>
          <w:tcPr>
            <w:tcW w:w="2335" w:type="dxa"/>
            <w:shd w:val="clear" w:color="auto" w:fill="auto"/>
          </w:tcPr>
          <w:p w14:paraId="19A650DB" w14:textId="22186928" w:rsidR="00703702" w:rsidRPr="00600EB9" w:rsidRDefault="00703702" w:rsidP="00705B15">
            <w:pPr>
              <w:pStyle w:val="TABLE-cell"/>
              <w:rPr>
                <w:ins w:id="12995" w:author="Charles Gifford" w:date="2017-03-20T00:45:00Z"/>
              </w:rPr>
            </w:pPr>
            <w:ins w:id="12996" w:author="Charles Gifford" w:date="2017-03-20T00:45:00Z">
              <w:r w:rsidRPr="00600EB9">
                <w:t>Material</w:t>
              </w:r>
            </w:ins>
            <w:ins w:id="12997" w:author="Charles Gifford" w:date="2017-03-20T01:32:00Z">
              <w:r w:rsidR="005F478B">
                <w:t xml:space="preserve"> </w:t>
              </w:r>
            </w:ins>
            <w:ins w:id="12998" w:author="Charles Gifford" w:date="2017-03-20T00:45:00Z">
              <w:r w:rsidRPr="00BA207E">
                <w:t>specification</w:t>
              </w:r>
            </w:ins>
          </w:p>
        </w:tc>
        <w:tc>
          <w:tcPr>
            <w:tcW w:w="2340" w:type="dxa"/>
            <w:shd w:val="clear" w:color="auto" w:fill="auto"/>
          </w:tcPr>
          <w:p w14:paraId="1C78B388" w14:textId="77777777" w:rsidR="00703702" w:rsidRPr="00600EB9" w:rsidRDefault="00703702" w:rsidP="00705B15">
            <w:pPr>
              <w:pStyle w:val="TABLE-cell"/>
              <w:rPr>
                <w:ins w:id="12999" w:author="Charles Gifford" w:date="2017-03-20T00:45:00Z"/>
              </w:rPr>
            </w:pPr>
            <w:ins w:id="13000" w:author="Charles Gifford" w:date="2017-03-20T00:45:00Z">
              <w:r w:rsidRPr="00600EB9">
                <w:t xml:space="preserve">Material </w:t>
              </w:r>
              <w:r>
                <w:t>definition</w:t>
              </w:r>
            </w:ins>
          </w:p>
        </w:tc>
        <w:tc>
          <w:tcPr>
            <w:tcW w:w="2070" w:type="dxa"/>
            <w:shd w:val="clear" w:color="auto" w:fill="auto"/>
          </w:tcPr>
          <w:p w14:paraId="5D8C374E" w14:textId="77777777" w:rsidR="00703702" w:rsidRPr="00BA207E" w:rsidRDefault="00703702" w:rsidP="00705B15">
            <w:pPr>
              <w:pStyle w:val="TABLE-cell"/>
              <w:rPr>
                <w:ins w:id="13001" w:author="Charles Gifford" w:date="2017-03-20T00:45:00Z"/>
              </w:rPr>
            </w:pPr>
            <w:ins w:id="13002" w:author="Charles Gifford" w:date="2017-03-20T00:45:00Z">
              <w:r w:rsidRPr="00BA207E">
                <w:t>Association (A)</w:t>
              </w:r>
            </w:ins>
          </w:p>
        </w:tc>
        <w:tc>
          <w:tcPr>
            <w:tcW w:w="2520" w:type="dxa"/>
            <w:shd w:val="clear" w:color="auto" w:fill="auto"/>
          </w:tcPr>
          <w:p w14:paraId="67328F70" w14:textId="77777777" w:rsidR="00703702" w:rsidRPr="00BA207E" w:rsidRDefault="00703702" w:rsidP="00705B15">
            <w:pPr>
              <w:pStyle w:val="TABLE-cell"/>
              <w:rPr>
                <w:ins w:id="13003" w:author="Charles Gifford" w:date="2017-03-20T00:45:00Z"/>
              </w:rPr>
            </w:pPr>
            <w:ins w:id="13004" w:author="Charles Gifford" w:date="2017-03-20T00:45:00Z">
              <w:r w:rsidRPr="00BA207E">
                <w:t>Corresponds to &gt;</w:t>
              </w:r>
            </w:ins>
          </w:p>
        </w:tc>
      </w:tr>
      <w:tr w:rsidR="00703702" w:rsidRPr="008F275A" w14:paraId="36726ECD" w14:textId="77777777" w:rsidTr="00705B15">
        <w:trPr>
          <w:trHeight w:val="176"/>
          <w:ins w:id="13005" w:author="Charles Gifford" w:date="2017-03-20T00:45:00Z"/>
        </w:trPr>
        <w:tc>
          <w:tcPr>
            <w:tcW w:w="2335" w:type="dxa"/>
            <w:shd w:val="clear" w:color="auto" w:fill="auto"/>
          </w:tcPr>
          <w:p w14:paraId="6A130139" w14:textId="2A9EF0D5" w:rsidR="00703702" w:rsidRPr="00BA207E" w:rsidRDefault="00703702" w:rsidP="00705B15">
            <w:pPr>
              <w:pStyle w:val="TABLE-cell"/>
              <w:rPr>
                <w:ins w:id="13006" w:author="Charles Gifford" w:date="2017-03-20T00:45:00Z"/>
              </w:rPr>
            </w:pPr>
            <w:ins w:id="13007" w:author="Charles Gifford" w:date="2017-03-20T00:45:00Z">
              <w:r w:rsidRPr="00600EB9">
                <w:t xml:space="preserve">Material </w:t>
              </w:r>
              <w:r w:rsidRPr="00BA207E">
                <w:t>specification</w:t>
              </w:r>
            </w:ins>
          </w:p>
        </w:tc>
        <w:tc>
          <w:tcPr>
            <w:tcW w:w="2340" w:type="dxa"/>
            <w:shd w:val="clear" w:color="auto" w:fill="auto"/>
          </w:tcPr>
          <w:p w14:paraId="7622E941" w14:textId="77777777" w:rsidR="00703702" w:rsidRPr="00BA207E" w:rsidRDefault="00703702" w:rsidP="00705B15">
            <w:pPr>
              <w:pStyle w:val="TABLE-cell"/>
              <w:rPr>
                <w:ins w:id="13008" w:author="Charles Gifford" w:date="2017-03-20T00:45:00Z"/>
              </w:rPr>
            </w:pPr>
            <w:ins w:id="13009" w:author="Charles Gifford" w:date="2017-03-20T00:45:00Z">
              <w:r>
                <w:t>Material lot</w:t>
              </w:r>
            </w:ins>
          </w:p>
        </w:tc>
        <w:tc>
          <w:tcPr>
            <w:tcW w:w="2070" w:type="dxa"/>
            <w:shd w:val="clear" w:color="auto" w:fill="auto"/>
          </w:tcPr>
          <w:p w14:paraId="345B64FD" w14:textId="77777777" w:rsidR="00703702" w:rsidRPr="00BA207E" w:rsidRDefault="00703702" w:rsidP="00705B15">
            <w:pPr>
              <w:pStyle w:val="TABLE-cell"/>
              <w:rPr>
                <w:ins w:id="13010" w:author="Charles Gifford" w:date="2017-03-20T00:45:00Z"/>
              </w:rPr>
            </w:pPr>
            <w:ins w:id="13011" w:author="Charles Gifford" w:date="2017-03-20T00:45:00Z">
              <w:r w:rsidRPr="00BA207E">
                <w:t>Association (C)</w:t>
              </w:r>
            </w:ins>
          </w:p>
        </w:tc>
        <w:tc>
          <w:tcPr>
            <w:tcW w:w="2520" w:type="dxa"/>
            <w:shd w:val="clear" w:color="auto" w:fill="auto"/>
          </w:tcPr>
          <w:p w14:paraId="313E19D9" w14:textId="77777777" w:rsidR="00703702" w:rsidRPr="00BA207E" w:rsidRDefault="00703702" w:rsidP="00705B15">
            <w:pPr>
              <w:pStyle w:val="TABLE-cell"/>
              <w:rPr>
                <w:ins w:id="13012" w:author="Charles Gifford" w:date="2017-03-20T00:45:00Z"/>
              </w:rPr>
            </w:pPr>
            <w:ins w:id="13013" w:author="Charles Gifford" w:date="2017-03-20T00:45:00Z">
              <w:r w:rsidRPr="00BA207E">
                <w:t>Corresponds to &gt;</w:t>
              </w:r>
            </w:ins>
          </w:p>
        </w:tc>
      </w:tr>
      <w:tr w:rsidR="00703702" w:rsidRPr="008F275A" w14:paraId="3B345E52" w14:textId="77777777" w:rsidTr="00705B15">
        <w:trPr>
          <w:trHeight w:val="176"/>
          <w:ins w:id="13014" w:author="Charles Gifford" w:date="2017-03-20T00:45:00Z"/>
        </w:trPr>
        <w:tc>
          <w:tcPr>
            <w:tcW w:w="2335" w:type="dxa"/>
            <w:shd w:val="clear" w:color="auto" w:fill="auto"/>
          </w:tcPr>
          <w:p w14:paraId="5F118790" w14:textId="72584B75" w:rsidR="00703702" w:rsidRPr="00600EB9" w:rsidRDefault="00703702" w:rsidP="00705B15">
            <w:pPr>
              <w:pStyle w:val="TABLE-cell"/>
              <w:rPr>
                <w:ins w:id="13015" w:author="Charles Gifford" w:date="2017-03-20T00:45:00Z"/>
              </w:rPr>
            </w:pPr>
            <w:ins w:id="13016" w:author="Charles Gifford" w:date="2017-03-20T00:45:00Z">
              <w:r w:rsidRPr="00600EB9">
                <w:t xml:space="preserve">Material </w:t>
              </w:r>
              <w:r w:rsidRPr="00BA207E">
                <w:t>specification</w:t>
              </w:r>
            </w:ins>
          </w:p>
        </w:tc>
        <w:tc>
          <w:tcPr>
            <w:tcW w:w="2340" w:type="dxa"/>
            <w:shd w:val="clear" w:color="auto" w:fill="auto"/>
          </w:tcPr>
          <w:p w14:paraId="3E8A7807" w14:textId="77777777" w:rsidR="00703702" w:rsidRDefault="00703702" w:rsidP="00705B15">
            <w:pPr>
              <w:pStyle w:val="TABLE-cell"/>
              <w:rPr>
                <w:ins w:id="13017" w:author="Charles Gifford" w:date="2017-03-20T00:45:00Z"/>
              </w:rPr>
            </w:pPr>
            <w:ins w:id="13018" w:author="Charles Gifford" w:date="2017-03-20T00:45:00Z">
              <w:r>
                <w:t>Material sublot</w:t>
              </w:r>
            </w:ins>
          </w:p>
        </w:tc>
        <w:tc>
          <w:tcPr>
            <w:tcW w:w="2070" w:type="dxa"/>
            <w:shd w:val="clear" w:color="auto" w:fill="auto"/>
          </w:tcPr>
          <w:p w14:paraId="612B80C7" w14:textId="77777777" w:rsidR="00703702" w:rsidRPr="00BA207E" w:rsidRDefault="00703702" w:rsidP="00705B15">
            <w:pPr>
              <w:pStyle w:val="TABLE-cell"/>
              <w:rPr>
                <w:ins w:id="13019" w:author="Charles Gifford" w:date="2017-03-20T00:45:00Z"/>
              </w:rPr>
            </w:pPr>
            <w:ins w:id="13020" w:author="Charles Gifford" w:date="2017-03-20T00:45:00Z">
              <w:r w:rsidRPr="00BA207E">
                <w:t>Association (C)</w:t>
              </w:r>
            </w:ins>
          </w:p>
        </w:tc>
        <w:tc>
          <w:tcPr>
            <w:tcW w:w="2520" w:type="dxa"/>
            <w:shd w:val="clear" w:color="auto" w:fill="auto"/>
          </w:tcPr>
          <w:p w14:paraId="5CF84322" w14:textId="77777777" w:rsidR="00703702" w:rsidRPr="00BA207E" w:rsidRDefault="00703702" w:rsidP="00705B15">
            <w:pPr>
              <w:pStyle w:val="TABLE-cell"/>
              <w:rPr>
                <w:ins w:id="13021" w:author="Charles Gifford" w:date="2017-03-20T00:45:00Z"/>
              </w:rPr>
            </w:pPr>
            <w:ins w:id="13022" w:author="Charles Gifford" w:date="2017-03-20T00:45:00Z">
              <w:r w:rsidRPr="00BA207E">
                <w:t>Corresponds to &gt;</w:t>
              </w:r>
            </w:ins>
          </w:p>
        </w:tc>
      </w:tr>
      <w:tr w:rsidR="00703702" w:rsidRPr="008F275A" w14:paraId="037D26BB" w14:textId="77777777" w:rsidTr="00705B15">
        <w:trPr>
          <w:trHeight w:val="176"/>
          <w:ins w:id="13023" w:author="Charles Gifford" w:date="2017-03-20T00:45:00Z"/>
        </w:trPr>
        <w:tc>
          <w:tcPr>
            <w:tcW w:w="2335" w:type="dxa"/>
            <w:shd w:val="clear" w:color="auto" w:fill="auto"/>
          </w:tcPr>
          <w:p w14:paraId="63134A00" w14:textId="71CC717B" w:rsidR="00703702" w:rsidRPr="00BA207E" w:rsidRDefault="00703702" w:rsidP="00705B15">
            <w:pPr>
              <w:pStyle w:val="TABLE-cell"/>
              <w:rPr>
                <w:ins w:id="13024" w:author="Charles Gifford" w:date="2017-03-20T00:45:00Z"/>
              </w:rPr>
            </w:pPr>
            <w:ins w:id="13025" w:author="Charles Gifford" w:date="2017-03-20T00:45:00Z">
              <w:r w:rsidRPr="00600EB9">
                <w:t xml:space="preserve">Material </w:t>
              </w:r>
              <w:r w:rsidRPr="00BA207E">
                <w:t>specification property</w:t>
              </w:r>
            </w:ins>
          </w:p>
        </w:tc>
        <w:tc>
          <w:tcPr>
            <w:tcW w:w="2340" w:type="dxa"/>
            <w:shd w:val="clear" w:color="auto" w:fill="auto"/>
          </w:tcPr>
          <w:p w14:paraId="760AD683" w14:textId="77777777" w:rsidR="00703702" w:rsidRPr="00BA207E" w:rsidRDefault="00703702" w:rsidP="00705B15">
            <w:pPr>
              <w:pStyle w:val="TABLE-cell"/>
              <w:rPr>
                <w:ins w:id="13026" w:author="Charles Gifford" w:date="2017-03-20T00:45:00Z"/>
              </w:rPr>
            </w:pPr>
            <w:ins w:id="13027" w:author="Charles Gifford" w:date="2017-03-20T00:45:00Z">
              <w:r w:rsidRPr="00600EB9">
                <w:t xml:space="preserve">Material </w:t>
              </w:r>
              <w:r w:rsidRPr="00BA207E">
                <w:t>class property</w:t>
              </w:r>
            </w:ins>
          </w:p>
        </w:tc>
        <w:tc>
          <w:tcPr>
            <w:tcW w:w="2070" w:type="dxa"/>
            <w:shd w:val="clear" w:color="auto" w:fill="auto"/>
          </w:tcPr>
          <w:p w14:paraId="18D44ABD" w14:textId="77777777" w:rsidR="00703702" w:rsidRPr="00BA207E" w:rsidRDefault="00703702" w:rsidP="00705B15">
            <w:pPr>
              <w:pStyle w:val="TABLE-cell"/>
              <w:rPr>
                <w:ins w:id="13028" w:author="Charles Gifford" w:date="2017-03-20T00:45:00Z"/>
              </w:rPr>
            </w:pPr>
            <w:ins w:id="13029" w:author="Charles Gifford" w:date="2017-03-20T00:45:00Z">
              <w:r w:rsidRPr="00BA207E">
                <w:t>Dependency (B)</w:t>
              </w:r>
            </w:ins>
          </w:p>
        </w:tc>
        <w:tc>
          <w:tcPr>
            <w:tcW w:w="2520" w:type="dxa"/>
            <w:shd w:val="clear" w:color="auto" w:fill="auto"/>
          </w:tcPr>
          <w:p w14:paraId="234404E9" w14:textId="77777777" w:rsidR="00703702" w:rsidRPr="00BA207E" w:rsidRDefault="00703702" w:rsidP="00705B15">
            <w:pPr>
              <w:pStyle w:val="TABLE-cell"/>
              <w:rPr>
                <w:ins w:id="13030" w:author="Charles Gifford" w:date="2017-03-20T00:45:00Z"/>
              </w:rPr>
            </w:pPr>
            <w:ins w:id="13031" w:author="Charles Gifford" w:date="2017-03-20T00:45:00Z">
              <w:r w:rsidRPr="00BA207E">
                <w:t>Maps to &gt;</w:t>
              </w:r>
            </w:ins>
          </w:p>
        </w:tc>
      </w:tr>
      <w:tr w:rsidR="00703702" w:rsidRPr="008F275A" w14:paraId="67633ED8" w14:textId="77777777" w:rsidTr="00705B15">
        <w:trPr>
          <w:trHeight w:val="176"/>
          <w:ins w:id="13032" w:author="Charles Gifford" w:date="2017-03-20T00:45:00Z"/>
        </w:trPr>
        <w:tc>
          <w:tcPr>
            <w:tcW w:w="2335" w:type="dxa"/>
            <w:shd w:val="clear" w:color="auto" w:fill="auto"/>
          </w:tcPr>
          <w:p w14:paraId="73437D5E" w14:textId="2A12902B" w:rsidR="00703702" w:rsidRPr="00600EB9" w:rsidRDefault="00703702" w:rsidP="00705B15">
            <w:pPr>
              <w:pStyle w:val="TABLE-cell"/>
              <w:rPr>
                <w:ins w:id="13033" w:author="Charles Gifford" w:date="2017-03-20T00:45:00Z"/>
              </w:rPr>
            </w:pPr>
            <w:ins w:id="13034" w:author="Charles Gifford" w:date="2017-03-20T00:45:00Z">
              <w:r w:rsidRPr="00600EB9">
                <w:t xml:space="preserve">Material </w:t>
              </w:r>
              <w:r w:rsidRPr="00BA207E">
                <w:t>specification property</w:t>
              </w:r>
            </w:ins>
          </w:p>
        </w:tc>
        <w:tc>
          <w:tcPr>
            <w:tcW w:w="2340" w:type="dxa"/>
            <w:shd w:val="clear" w:color="auto" w:fill="auto"/>
          </w:tcPr>
          <w:p w14:paraId="7F2D6A24" w14:textId="77777777" w:rsidR="00703702" w:rsidRPr="00600EB9" w:rsidRDefault="00703702" w:rsidP="00705B15">
            <w:pPr>
              <w:pStyle w:val="TABLE-cell"/>
              <w:rPr>
                <w:ins w:id="13035" w:author="Charles Gifford" w:date="2017-03-20T00:45:00Z"/>
              </w:rPr>
            </w:pPr>
            <w:ins w:id="13036" w:author="Charles Gifford" w:date="2017-03-20T00:45:00Z">
              <w:r w:rsidRPr="00600EB9">
                <w:t xml:space="preserve">Material </w:t>
              </w:r>
              <w:r>
                <w:t>definition</w:t>
              </w:r>
              <w:r w:rsidRPr="00BA207E">
                <w:t xml:space="preserve"> property</w:t>
              </w:r>
            </w:ins>
          </w:p>
        </w:tc>
        <w:tc>
          <w:tcPr>
            <w:tcW w:w="2070" w:type="dxa"/>
            <w:shd w:val="clear" w:color="auto" w:fill="auto"/>
          </w:tcPr>
          <w:p w14:paraId="0C4DF5F8" w14:textId="77777777" w:rsidR="00703702" w:rsidRPr="00BA207E" w:rsidRDefault="00703702" w:rsidP="00705B15">
            <w:pPr>
              <w:pStyle w:val="TABLE-cell"/>
              <w:rPr>
                <w:ins w:id="13037" w:author="Charles Gifford" w:date="2017-03-20T00:45:00Z"/>
              </w:rPr>
            </w:pPr>
            <w:ins w:id="13038" w:author="Charles Gifford" w:date="2017-03-20T00:45:00Z">
              <w:r w:rsidRPr="00BA207E">
                <w:t>Dependency (B)</w:t>
              </w:r>
            </w:ins>
          </w:p>
        </w:tc>
        <w:tc>
          <w:tcPr>
            <w:tcW w:w="2520" w:type="dxa"/>
            <w:shd w:val="clear" w:color="auto" w:fill="auto"/>
          </w:tcPr>
          <w:p w14:paraId="25E1ED8F" w14:textId="77777777" w:rsidR="00703702" w:rsidRPr="00BA207E" w:rsidRDefault="00703702" w:rsidP="00705B15">
            <w:pPr>
              <w:pStyle w:val="TABLE-cell"/>
              <w:rPr>
                <w:ins w:id="13039" w:author="Charles Gifford" w:date="2017-03-20T00:45:00Z"/>
              </w:rPr>
            </w:pPr>
            <w:ins w:id="13040" w:author="Charles Gifford" w:date="2017-03-20T00:45:00Z">
              <w:r w:rsidRPr="00BA207E">
                <w:t>Maps to &gt;</w:t>
              </w:r>
            </w:ins>
          </w:p>
        </w:tc>
      </w:tr>
      <w:tr w:rsidR="00703702" w:rsidRPr="008F275A" w14:paraId="05C88366" w14:textId="77777777" w:rsidTr="00705B15">
        <w:trPr>
          <w:trHeight w:val="176"/>
          <w:ins w:id="13041" w:author="Charles Gifford" w:date="2017-03-20T00:45:00Z"/>
        </w:trPr>
        <w:tc>
          <w:tcPr>
            <w:tcW w:w="2335" w:type="dxa"/>
            <w:shd w:val="clear" w:color="auto" w:fill="auto"/>
          </w:tcPr>
          <w:p w14:paraId="656ED1A3" w14:textId="4B0DBA06" w:rsidR="00703702" w:rsidRPr="00BA207E" w:rsidRDefault="00703702" w:rsidP="00705B15">
            <w:pPr>
              <w:pStyle w:val="TABLE-cell"/>
              <w:rPr>
                <w:ins w:id="13042" w:author="Charles Gifford" w:date="2017-03-20T00:45:00Z"/>
              </w:rPr>
            </w:pPr>
            <w:ins w:id="13043" w:author="Charles Gifford" w:date="2017-03-20T00:45:00Z">
              <w:r w:rsidRPr="00600EB9">
                <w:t xml:space="preserve">Material </w:t>
              </w:r>
              <w:r w:rsidRPr="00BA207E">
                <w:t>specification property</w:t>
              </w:r>
            </w:ins>
          </w:p>
        </w:tc>
        <w:tc>
          <w:tcPr>
            <w:tcW w:w="2340" w:type="dxa"/>
            <w:shd w:val="clear" w:color="auto" w:fill="auto"/>
          </w:tcPr>
          <w:p w14:paraId="676D4D01" w14:textId="77777777" w:rsidR="00703702" w:rsidRPr="00BA207E" w:rsidRDefault="00703702" w:rsidP="00705B15">
            <w:pPr>
              <w:pStyle w:val="TABLE-cell"/>
              <w:rPr>
                <w:ins w:id="13044" w:author="Charles Gifford" w:date="2017-03-20T00:45:00Z"/>
              </w:rPr>
            </w:pPr>
            <w:ins w:id="13045" w:author="Charles Gifford" w:date="2017-03-20T00:45:00Z">
              <w:r w:rsidRPr="00600EB9">
                <w:t xml:space="preserve">Material </w:t>
              </w:r>
              <w:r>
                <w:t xml:space="preserve">lot </w:t>
              </w:r>
              <w:r w:rsidRPr="00BA207E">
                <w:t>property</w:t>
              </w:r>
            </w:ins>
          </w:p>
        </w:tc>
        <w:tc>
          <w:tcPr>
            <w:tcW w:w="2070" w:type="dxa"/>
            <w:shd w:val="clear" w:color="auto" w:fill="auto"/>
          </w:tcPr>
          <w:p w14:paraId="673003B1" w14:textId="77777777" w:rsidR="00703702" w:rsidRPr="00BA207E" w:rsidRDefault="00703702" w:rsidP="00705B15">
            <w:pPr>
              <w:pStyle w:val="TABLE-cell"/>
              <w:rPr>
                <w:ins w:id="13046" w:author="Charles Gifford" w:date="2017-03-20T00:45:00Z"/>
              </w:rPr>
            </w:pPr>
            <w:ins w:id="13047" w:author="Charles Gifford" w:date="2017-03-20T00:45:00Z">
              <w:r w:rsidRPr="00BA207E">
                <w:t>Dependency (D)</w:t>
              </w:r>
            </w:ins>
          </w:p>
        </w:tc>
        <w:tc>
          <w:tcPr>
            <w:tcW w:w="2520" w:type="dxa"/>
            <w:shd w:val="clear" w:color="auto" w:fill="auto"/>
          </w:tcPr>
          <w:p w14:paraId="380A7F75" w14:textId="77777777" w:rsidR="00703702" w:rsidRPr="00BA207E" w:rsidRDefault="00703702" w:rsidP="00705B15">
            <w:pPr>
              <w:pStyle w:val="TABLE-cell"/>
              <w:rPr>
                <w:ins w:id="13048" w:author="Charles Gifford" w:date="2017-03-20T00:45:00Z"/>
              </w:rPr>
            </w:pPr>
            <w:ins w:id="13049" w:author="Charles Gifford" w:date="2017-03-20T00:45:00Z">
              <w:r w:rsidRPr="00BA207E">
                <w:t>Maps to &gt;</w:t>
              </w:r>
            </w:ins>
          </w:p>
        </w:tc>
      </w:tr>
      <w:tr w:rsidR="00703702" w:rsidRPr="008F275A" w14:paraId="07A285AC" w14:textId="77777777" w:rsidTr="00705B15">
        <w:trPr>
          <w:trHeight w:val="176"/>
          <w:ins w:id="13050" w:author="Charles Gifford" w:date="2017-03-20T00:45:00Z"/>
        </w:trPr>
        <w:tc>
          <w:tcPr>
            <w:tcW w:w="2335" w:type="dxa"/>
            <w:shd w:val="clear" w:color="auto" w:fill="auto"/>
          </w:tcPr>
          <w:p w14:paraId="78659600" w14:textId="224A6B13" w:rsidR="00703702" w:rsidRPr="00600EB9" w:rsidRDefault="00703702" w:rsidP="00705B15">
            <w:pPr>
              <w:pStyle w:val="TABLE-cell"/>
              <w:rPr>
                <w:ins w:id="13051" w:author="Charles Gifford" w:date="2017-03-20T00:45:00Z"/>
              </w:rPr>
            </w:pPr>
            <w:ins w:id="13052" w:author="Charles Gifford" w:date="2017-03-20T00:45:00Z">
              <w:r w:rsidRPr="00600EB9">
                <w:t xml:space="preserve">Material </w:t>
              </w:r>
              <w:r w:rsidRPr="00BA207E">
                <w:t>specification property</w:t>
              </w:r>
            </w:ins>
          </w:p>
        </w:tc>
        <w:tc>
          <w:tcPr>
            <w:tcW w:w="2340" w:type="dxa"/>
            <w:shd w:val="clear" w:color="auto" w:fill="auto"/>
          </w:tcPr>
          <w:p w14:paraId="6C3875CF" w14:textId="77777777" w:rsidR="00703702" w:rsidRPr="00600EB9" w:rsidRDefault="00703702" w:rsidP="00705B15">
            <w:pPr>
              <w:pStyle w:val="TABLE-cell"/>
              <w:rPr>
                <w:ins w:id="13053" w:author="Charles Gifford" w:date="2017-03-20T00:45:00Z"/>
              </w:rPr>
            </w:pPr>
            <w:ins w:id="13054" w:author="Charles Gifford" w:date="2017-03-20T00:45:00Z">
              <w:r w:rsidRPr="00600EB9">
                <w:t xml:space="preserve">Material </w:t>
              </w:r>
              <w:r>
                <w:t xml:space="preserve">sublot </w:t>
              </w:r>
              <w:r w:rsidRPr="00BA207E">
                <w:t>property</w:t>
              </w:r>
            </w:ins>
          </w:p>
        </w:tc>
        <w:tc>
          <w:tcPr>
            <w:tcW w:w="2070" w:type="dxa"/>
            <w:shd w:val="clear" w:color="auto" w:fill="auto"/>
          </w:tcPr>
          <w:p w14:paraId="4D0C711F" w14:textId="77777777" w:rsidR="00703702" w:rsidRPr="00BA207E" w:rsidRDefault="00703702" w:rsidP="00705B15">
            <w:pPr>
              <w:pStyle w:val="TABLE-cell"/>
              <w:rPr>
                <w:ins w:id="13055" w:author="Charles Gifford" w:date="2017-03-20T00:45:00Z"/>
              </w:rPr>
            </w:pPr>
            <w:ins w:id="13056" w:author="Charles Gifford" w:date="2017-03-20T00:45:00Z">
              <w:r w:rsidRPr="00BA207E">
                <w:t>Dependency (D)</w:t>
              </w:r>
            </w:ins>
          </w:p>
        </w:tc>
        <w:tc>
          <w:tcPr>
            <w:tcW w:w="2520" w:type="dxa"/>
            <w:shd w:val="clear" w:color="auto" w:fill="auto"/>
          </w:tcPr>
          <w:p w14:paraId="715C93E4" w14:textId="77777777" w:rsidR="00703702" w:rsidRPr="00BA207E" w:rsidRDefault="00703702" w:rsidP="00705B15">
            <w:pPr>
              <w:pStyle w:val="TABLE-cell"/>
              <w:rPr>
                <w:ins w:id="13057" w:author="Charles Gifford" w:date="2017-03-20T00:45:00Z"/>
              </w:rPr>
            </w:pPr>
            <w:ins w:id="13058" w:author="Charles Gifford" w:date="2017-03-20T00:45:00Z">
              <w:r w:rsidRPr="00BA207E">
                <w:t>Maps to &gt;</w:t>
              </w:r>
            </w:ins>
          </w:p>
        </w:tc>
      </w:tr>
      <w:tr w:rsidR="00703702" w:rsidRPr="008F275A" w14:paraId="009B61E1" w14:textId="77777777" w:rsidTr="00705B15">
        <w:trPr>
          <w:trHeight w:val="176"/>
          <w:ins w:id="13059" w:author="Charles Gifford" w:date="2017-03-20T00:45:00Z"/>
        </w:trPr>
        <w:tc>
          <w:tcPr>
            <w:tcW w:w="2335" w:type="dxa"/>
            <w:shd w:val="clear" w:color="auto" w:fill="auto"/>
          </w:tcPr>
          <w:p w14:paraId="00EEC412" w14:textId="10C1048F" w:rsidR="00703702" w:rsidRDefault="00703702" w:rsidP="00705B15">
            <w:pPr>
              <w:pStyle w:val="TABLE-cell"/>
              <w:rPr>
                <w:ins w:id="13060" w:author="Charles Gifford" w:date="2017-03-20T00:45:00Z"/>
              </w:rPr>
            </w:pPr>
            <w:ins w:id="13061" w:author="Charles Gifford" w:date="2017-03-20T00:45:00Z">
              <w:r>
                <w:t>Material specification</w:t>
              </w:r>
            </w:ins>
          </w:p>
        </w:tc>
        <w:tc>
          <w:tcPr>
            <w:tcW w:w="2340" w:type="dxa"/>
          </w:tcPr>
          <w:p w14:paraId="62E49CEF" w14:textId="721411E1" w:rsidR="00703702" w:rsidRPr="00600EB9" w:rsidRDefault="00703702" w:rsidP="00705B15">
            <w:pPr>
              <w:pStyle w:val="TABLE-cell"/>
              <w:rPr>
                <w:ins w:id="13062" w:author="Charles Gifford" w:date="2017-03-20T00:45:00Z"/>
              </w:rPr>
            </w:pPr>
            <w:ins w:id="13063" w:author="Charles Gifford" w:date="2017-03-20T00:45:00Z">
              <w:r>
                <w:t>Material specification</w:t>
              </w:r>
            </w:ins>
          </w:p>
        </w:tc>
        <w:tc>
          <w:tcPr>
            <w:tcW w:w="2070" w:type="dxa"/>
            <w:shd w:val="clear" w:color="auto" w:fill="auto"/>
          </w:tcPr>
          <w:p w14:paraId="77657814" w14:textId="77777777" w:rsidR="00703702" w:rsidRPr="00BA207E" w:rsidRDefault="00703702" w:rsidP="00705B15">
            <w:pPr>
              <w:pStyle w:val="TABLE-cell"/>
              <w:rPr>
                <w:ins w:id="13064" w:author="Charles Gifford" w:date="2017-03-20T00:45:00Z"/>
              </w:rPr>
            </w:pPr>
            <w:ins w:id="13065" w:author="Charles Gifford" w:date="2017-03-20T00:45:00Z">
              <w:r w:rsidRPr="009432BC">
                <w:t>Aggregation hierarchy</w:t>
              </w:r>
            </w:ins>
          </w:p>
        </w:tc>
        <w:tc>
          <w:tcPr>
            <w:tcW w:w="2520" w:type="dxa"/>
            <w:shd w:val="clear" w:color="auto" w:fill="auto"/>
          </w:tcPr>
          <w:p w14:paraId="0ABC9B38" w14:textId="77777777" w:rsidR="00703702" w:rsidRPr="00BA207E" w:rsidRDefault="00703702" w:rsidP="00705B15">
            <w:pPr>
              <w:pStyle w:val="TABLE-cell"/>
              <w:rPr>
                <w:ins w:id="13066" w:author="Charles Gifford" w:date="2017-03-20T00:45:00Z"/>
              </w:rPr>
            </w:pPr>
            <w:ins w:id="13067" w:author="Charles Gifford" w:date="2017-03-20T00:45:00Z">
              <w:r>
                <w:t>Is assembled from &gt;</w:t>
              </w:r>
            </w:ins>
          </w:p>
        </w:tc>
      </w:tr>
    </w:tbl>
    <w:p w14:paraId="56E945B9" w14:textId="77777777" w:rsidR="009E6331" w:rsidRPr="001C220C" w:rsidRDefault="006A5B9A" w:rsidP="003E1075">
      <w:pPr>
        <w:pStyle w:val="Heading3"/>
      </w:pPr>
      <w:bookmarkStart w:id="13068" w:name="_Toc320176951"/>
      <w:bookmarkEnd w:id="12574"/>
      <w:r w:rsidRPr="001C220C">
        <w:t>Operations definition</w:t>
      </w:r>
      <w:bookmarkEnd w:id="13068"/>
    </w:p>
    <w:p w14:paraId="4E24BD39" w14:textId="77777777" w:rsidR="00ED0076" w:rsidRDefault="00ED0076" w:rsidP="000D7FCB">
      <w:pPr>
        <w:pStyle w:val="PARAGRAPH"/>
        <w:rPr>
          <w:lang w:val="en-US"/>
        </w:rPr>
      </w:pPr>
      <w:r w:rsidRPr="001C220C">
        <w:rPr>
          <w:lang w:val="en-US"/>
        </w:rPr>
        <w:t>The resources required to perform a specified operation</w:t>
      </w:r>
      <w:r>
        <w:rPr>
          <w:lang w:val="en-US"/>
        </w:rPr>
        <w:t xml:space="preserve"> shall be presented as an</w:t>
      </w:r>
      <w:r w:rsidRPr="006A31D3">
        <w:rPr>
          <w:i/>
          <w:lang w:val="en-US"/>
        </w:rPr>
        <w:t xml:space="preserve"> </w:t>
      </w:r>
      <w:r>
        <w:rPr>
          <w:i/>
          <w:lang w:val="en-US"/>
        </w:rPr>
        <w:t>o</w:t>
      </w:r>
      <w:r w:rsidRPr="006A31D3">
        <w:rPr>
          <w:i/>
          <w:lang w:val="en-US"/>
        </w:rPr>
        <w:t>perations definition</w:t>
      </w:r>
      <w:r>
        <w:rPr>
          <w:lang w:val="en-US"/>
        </w:rPr>
        <w:t xml:space="preserve">. </w:t>
      </w:r>
    </w:p>
    <w:p w14:paraId="727C0693" w14:textId="4D65EB8A" w:rsidR="00AC0D95" w:rsidRPr="001C220C" w:rsidRDefault="009438CC" w:rsidP="00AC0D95">
      <w:pPr>
        <w:pStyle w:val="PARAGRAPH"/>
        <w:rPr>
          <w:lang w:val="en-US"/>
        </w:rPr>
      </w:pPr>
      <w:r>
        <w:rPr>
          <w:lang w:val="en-US"/>
        </w:rPr>
        <w:fldChar w:fldCharType="begin"/>
      </w:r>
      <w:r>
        <w:rPr>
          <w:lang w:val="en-US"/>
        </w:rPr>
        <w:instrText xml:space="preserve"> REF _Ref449164981 \h </w:instrText>
      </w:r>
      <w:r>
        <w:rPr>
          <w:lang w:val="en-US"/>
        </w:rPr>
      </w:r>
      <w:r>
        <w:rPr>
          <w:lang w:val="en-US"/>
        </w:rPr>
        <w:fldChar w:fldCharType="separate"/>
      </w:r>
      <w:r w:rsidR="009C698C" w:rsidRPr="001C220C">
        <w:rPr>
          <w:lang w:val="en-US"/>
        </w:rPr>
        <w:t xml:space="preserve">Table </w:t>
      </w:r>
      <w:r w:rsidR="009C698C">
        <w:rPr>
          <w:noProof/>
          <w:lang w:val="en-US"/>
        </w:rPr>
        <w:t>136</w:t>
      </w:r>
      <w:r>
        <w:rPr>
          <w:lang w:val="en-US"/>
        </w:rPr>
        <w:fldChar w:fldCharType="end"/>
      </w:r>
      <w:r>
        <w:rPr>
          <w:lang w:val="en-US"/>
        </w:rPr>
        <w:t xml:space="preserve"> </w:t>
      </w:r>
      <w:r w:rsidR="009E6331" w:rsidRPr="001C220C">
        <w:rPr>
          <w:lang w:val="en-US"/>
        </w:rPr>
        <w:t xml:space="preserve">defines the </w:t>
      </w:r>
      <w:r w:rsidR="00AC0D95">
        <w:rPr>
          <w:lang w:val="en-US"/>
        </w:rPr>
        <w:t>relationship</w:t>
      </w:r>
      <w:r w:rsidR="008D4691">
        <w:rPr>
          <w:lang w:val="en-US"/>
        </w:rPr>
        <w:t xml:space="preserve"> role</w:t>
      </w:r>
      <w:r w:rsidR="009E6331" w:rsidRPr="001C220C">
        <w:rPr>
          <w:lang w:val="en-US"/>
        </w:rPr>
        <w:t>s for</w:t>
      </w:r>
      <w:r w:rsidR="00CB0409">
        <w:rPr>
          <w:lang w:val="en-US"/>
        </w:rPr>
        <w:t xml:space="preserve"> </w:t>
      </w:r>
      <w:r w:rsidR="005F0F92">
        <w:rPr>
          <w:lang w:val="en-US"/>
        </w:rPr>
        <w:t>the</w:t>
      </w:r>
      <w:r w:rsidR="009E6331" w:rsidRPr="001C220C">
        <w:rPr>
          <w:lang w:val="en-US"/>
        </w:rPr>
        <w:t xml:space="preserve"> </w:t>
      </w:r>
      <w:r w:rsidR="006A5B9A" w:rsidRPr="001C220C">
        <w:rPr>
          <w:i/>
          <w:lang w:val="en-US"/>
        </w:rPr>
        <w:t>operations definition</w:t>
      </w:r>
      <w:r w:rsidR="009E6331" w:rsidRPr="001C220C">
        <w:rPr>
          <w:lang w:val="en-US"/>
        </w:rPr>
        <w:t xml:space="preserve">. </w:t>
      </w:r>
      <w:r w:rsidR="00AC0D95">
        <w:rPr>
          <w:lang w:val="en-US"/>
        </w:rPr>
        <w:t xml:space="preserve"> </w:t>
      </w:r>
      <w:r w:rsidR="00AC0D95">
        <w:rPr>
          <w:lang w:val="en-US"/>
        </w:rPr>
        <w:fldChar w:fldCharType="begin"/>
      </w:r>
      <w:r w:rsidR="00AC0D95">
        <w:rPr>
          <w:lang w:val="en-US"/>
        </w:rPr>
        <w:instrText xml:space="preserve"> REF _Ref161734281 \h </w:instrText>
      </w:r>
      <w:r w:rsidR="00AC0D95">
        <w:rPr>
          <w:lang w:val="en-US"/>
        </w:rPr>
      </w:r>
      <w:r w:rsidR="00AC0D95">
        <w:rPr>
          <w:lang w:val="en-US"/>
        </w:rPr>
        <w:fldChar w:fldCharType="separate"/>
      </w:r>
      <w:r w:rsidR="009C698C" w:rsidRPr="001C220C">
        <w:rPr>
          <w:lang w:val="en-US"/>
        </w:rPr>
        <w:t xml:space="preserve">Table </w:t>
      </w:r>
      <w:r w:rsidR="009C698C">
        <w:rPr>
          <w:noProof/>
          <w:lang w:val="en-US"/>
        </w:rPr>
        <w:t>137</w:t>
      </w:r>
      <w:r w:rsidR="00AC0D95">
        <w:rPr>
          <w:lang w:val="en-US"/>
        </w:rPr>
        <w:fldChar w:fldCharType="end"/>
      </w:r>
      <w:r w:rsidR="00AC0D95" w:rsidRPr="001C220C">
        <w:rPr>
          <w:lang w:val="en-US"/>
        </w:rPr>
        <w:t xml:space="preserve"> defines the attributes for </w:t>
      </w:r>
      <w:r w:rsidR="005F0F92">
        <w:rPr>
          <w:lang w:val="en-US"/>
        </w:rPr>
        <w:t>the</w:t>
      </w:r>
      <w:r w:rsidR="00CB0409">
        <w:rPr>
          <w:lang w:val="en-US"/>
        </w:rPr>
        <w:t xml:space="preserve"> </w:t>
      </w:r>
      <w:r w:rsidR="00AC0D95" w:rsidRPr="001C220C">
        <w:rPr>
          <w:i/>
          <w:lang w:val="en-US"/>
        </w:rPr>
        <w:t>operations definition</w:t>
      </w:r>
      <w:r w:rsidR="00AC0D95" w:rsidRPr="001C220C">
        <w:rPr>
          <w:lang w:val="en-US"/>
        </w:rPr>
        <w:t xml:space="preserve">. </w:t>
      </w:r>
    </w:p>
    <w:p w14:paraId="1B153190" w14:textId="3BC2ABED" w:rsidR="00AC0D95" w:rsidRDefault="00AC0D95" w:rsidP="00AC0D95">
      <w:pPr>
        <w:pStyle w:val="TABLE-title"/>
        <w:rPr>
          <w:ins w:id="13069" w:author="Charles Gifford" w:date="2017-03-20T01:36:00Z"/>
          <w:lang w:val="en-US"/>
        </w:rPr>
      </w:pPr>
      <w:bookmarkStart w:id="13070" w:name="_Ref449164981"/>
      <w:bookmarkStart w:id="13071" w:name="_Ref449164975"/>
      <w:bookmarkStart w:id="13072" w:name="_Toc478492436"/>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9C698C">
        <w:rPr>
          <w:noProof/>
          <w:lang w:val="en-US"/>
        </w:rPr>
        <w:t>136</w:t>
      </w:r>
      <w:r w:rsidR="00FD29D6">
        <w:rPr>
          <w:lang w:val="en-US"/>
        </w:rPr>
        <w:fldChar w:fldCharType="end"/>
      </w:r>
      <w:bookmarkEnd w:id="13070"/>
      <w:ins w:id="13073" w:author="Charles Gifford" w:date="2016-04-20T12:06:00Z">
        <w:r w:rsidRPr="001C220C">
          <w:rPr>
            <w:lang w:val="en-US"/>
          </w:rPr>
          <w:t xml:space="preserve"> </w:t>
        </w:r>
        <w:r>
          <w:rPr>
            <w:lang w:val="en-US"/>
          </w:rPr>
          <w:t>–</w:t>
        </w:r>
        <w:r w:rsidRPr="001C220C">
          <w:rPr>
            <w:lang w:val="en-US"/>
          </w:rPr>
          <w:t xml:space="preserve"> </w:t>
        </w:r>
        <w:r>
          <w:rPr>
            <w:lang w:val="en-US"/>
          </w:rPr>
          <w:t>O</w:t>
        </w:r>
        <w:r w:rsidRPr="001C220C">
          <w:rPr>
            <w:lang w:val="en-US"/>
          </w:rPr>
          <w:t>perations definition</w:t>
        </w:r>
        <w:r w:rsidRPr="00AC2193">
          <w:rPr>
            <w:lang w:val="en-US"/>
          </w:rPr>
          <w:t xml:space="preserve"> </w:t>
        </w:r>
        <w:r>
          <w:rPr>
            <w:lang w:val="en-US"/>
          </w:rPr>
          <w:t>relationship</w:t>
        </w:r>
      </w:ins>
      <w:ins w:id="13074" w:author="Charles Gifford" w:date="2017-03-20T01:34:00Z">
        <w:r w:rsidR="008D4691">
          <w:rPr>
            <w:lang w:val="en-US"/>
          </w:rPr>
          <w:t xml:space="preserve"> role</w:t>
        </w:r>
      </w:ins>
      <w:ins w:id="13075" w:author="Charles Gifford" w:date="2016-04-20T12:06:00Z">
        <w:r>
          <w:rPr>
            <w:lang w:val="en-US"/>
          </w:rPr>
          <w:t>s</w:t>
        </w:r>
      </w:ins>
      <w:bookmarkEnd w:id="13071"/>
      <w:bookmarkEnd w:id="13072"/>
    </w:p>
    <w:tbl>
      <w:tblPr>
        <w:tblW w:w="90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22"/>
      </w:tblGrid>
      <w:tr w:rsidR="008D4691" w:rsidRPr="009432BC" w14:paraId="754680FD" w14:textId="77777777" w:rsidTr="001A4DED">
        <w:trPr>
          <w:trHeight w:val="197"/>
          <w:tblHeader/>
          <w:ins w:id="13076" w:author="Charles Gifford" w:date="2017-03-20T01:36:00Z"/>
        </w:trPr>
        <w:tc>
          <w:tcPr>
            <w:tcW w:w="2155" w:type="dxa"/>
            <w:shd w:val="clear" w:color="auto" w:fill="auto"/>
          </w:tcPr>
          <w:p w14:paraId="45F2D5CD" w14:textId="77777777" w:rsidR="008D4691" w:rsidRPr="009432BC" w:rsidRDefault="008D4691" w:rsidP="008D4691">
            <w:pPr>
              <w:pStyle w:val="TABLE-col-heading"/>
              <w:rPr>
                <w:ins w:id="13077" w:author="Charles Gifford" w:date="2017-03-20T01:36:00Z"/>
              </w:rPr>
            </w:pPr>
            <w:bookmarkStart w:id="13078" w:name="_Hlk478338165"/>
            <w:ins w:id="13079" w:author="Charles Gifford" w:date="2017-03-20T01:36:00Z">
              <w:r w:rsidRPr="009432BC">
                <w:t>Related Object</w:t>
              </w:r>
            </w:ins>
          </w:p>
        </w:tc>
        <w:tc>
          <w:tcPr>
            <w:tcW w:w="2070" w:type="dxa"/>
            <w:shd w:val="clear" w:color="auto" w:fill="auto"/>
          </w:tcPr>
          <w:p w14:paraId="1000E946" w14:textId="77777777" w:rsidR="008D4691" w:rsidRPr="009432BC" w:rsidRDefault="008D4691" w:rsidP="008D4691">
            <w:pPr>
              <w:pStyle w:val="TABLE-col-heading"/>
              <w:rPr>
                <w:ins w:id="13080" w:author="Charles Gifford" w:date="2017-03-20T01:36:00Z"/>
              </w:rPr>
            </w:pPr>
            <w:ins w:id="13081" w:author="Charles Gifford" w:date="2017-03-20T01:36:00Z">
              <w:r w:rsidRPr="009432BC">
                <w:t>Role</w:t>
              </w:r>
            </w:ins>
          </w:p>
        </w:tc>
        <w:tc>
          <w:tcPr>
            <w:tcW w:w="1080" w:type="dxa"/>
            <w:shd w:val="clear" w:color="auto" w:fill="auto"/>
          </w:tcPr>
          <w:p w14:paraId="0E01E711" w14:textId="77777777" w:rsidR="008D4691" w:rsidRPr="009432BC" w:rsidRDefault="008D4691" w:rsidP="008D4691">
            <w:pPr>
              <w:pStyle w:val="TABLE-col-heading"/>
              <w:rPr>
                <w:ins w:id="13082" w:author="Charles Gifford" w:date="2017-03-20T01:36:00Z"/>
              </w:rPr>
            </w:pPr>
            <w:ins w:id="13083" w:author="Charles Gifford" w:date="2017-03-20T01:36:00Z">
              <w:r w:rsidRPr="009432BC">
                <w:t>Multiplicity</w:t>
              </w:r>
            </w:ins>
          </w:p>
        </w:tc>
        <w:tc>
          <w:tcPr>
            <w:tcW w:w="3722" w:type="dxa"/>
            <w:shd w:val="clear" w:color="auto" w:fill="auto"/>
          </w:tcPr>
          <w:p w14:paraId="7A0A3956" w14:textId="77777777" w:rsidR="008D4691" w:rsidRPr="009432BC" w:rsidRDefault="008D4691" w:rsidP="008D4691">
            <w:pPr>
              <w:pStyle w:val="TABLE-col-heading"/>
              <w:rPr>
                <w:ins w:id="13084" w:author="Charles Gifford" w:date="2017-03-20T01:36:00Z"/>
              </w:rPr>
            </w:pPr>
            <w:ins w:id="13085" w:author="Charles Gifford" w:date="2017-03-20T01:36:00Z">
              <w:r w:rsidRPr="009432BC">
                <w:t>Description</w:t>
              </w:r>
            </w:ins>
          </w:p>
        </w:tc>
      </w:tr>
      <w:tr w:rsidR="008D4691" w:rsidRPr="009432BC" w14:paraId="62ACFFC4" w14:textId="77777777" w:rsidTr="001A4DED">
        <w:trPr>
          <w:trHeight w:val="332"/>
          <w:ins w:id="13086" w:author="Charles Gifford" w:date="2017-03-20T01:36:00Z"/>
        </w:trPr>
        <w:tc>
          <w:tcPr>
            <w:tcW w:w="2155" w:type="dxa"/>
            <w:shd w:val="clear" w:color="auto" w:fill="auto"/>
          </w:tcPr>
          <w:p w14:paraId="2CCF67B7" w14:textId="345AB9CB" w:rsidR="008D4691" w:rsidRPr="009432BC" w:rsidRDefault="008D4691" w:rsidP="008D4691">
            <w:pPr>
              <w:pStyle w:val="TABLE-cell"/>
              <w:rPr>
                <w:ins w:id="13087" w:author="Charles Gifford" w:date="2017-03-20T01:36:00Z"/>
              </w:rPr>
            </w:pPr>
            <w:ins w:id="13088" w:author="Charles Gifford" w:date="2017-03-20T01:40:00Z">
              <w:r>
                <w:rPr>
                  <w:szCs w:val="20"/>
                  <w:lang w:val="en-US"/>
                </w:rPr>
                <w:t>Operations segment</w:t>
              </w:r>
            </w:ins>
          </w:p>
        </w:tc>
        <w:tc>
          <w:tcPr>
            <w:tcW w:w="2070" w:type="dxa"/>
            <w:shd w:val="clear" w:color="auto" w:fill="auto"/>
          </w:tcPr>
          <w:p w14:paraId="2BCAB06C" w14:textId="027C6315" w:rsidR="008D4691" w:rsidRPr="009432BC" w:rsidRDefault="008D4691" w:rsidP="008D4691">
            <w:pPr>
              <w:pStyle w:val="TABLE-cell"/>
              <w:rPr>
                <w:ins w:id="13089" w:author="Charles Gifford" w:date="2017-03-20T01:36:00Z"/>
              </w:rPr>
            </w:pPr>
            <w:ins w:id="13090" w:author="Charles Gifford" w:date="2017-03-20T01:40:00Z">
              <w:r>
                <w:rPr>
                  <w:szCs w:val="20"/>
                  <w:lang w:val="en-US"/>
                </w:rPr>
                <w:t>Operations segment</w:t>
              </w:r>
            </w:ins>
          </w:p>
        </w:tc>
        <w:tc>
          <w:tcPr>
            <w:tcW w:w="1080" w:type="dxa"/>
            <w:shd w:val="clear" w:color="auto" w:fill="auto"/>
          </w:tcPr>
          <w:p w14:paraId="19DEEA04" w14:textId="7030E8D3" w:rsidR="008D4691" w:rsidRPr="009432BC" w:rsidRDefault="008D4691" w:rsidP="008D4691">
            <w:pPr>
              <w:pStyle w:val="TABLE-cell"/>
              <w:rPr>
                <w:ins w:id="13091" w:author="Charles Gifford" w:date="2017-03-20T01:36:00Z"/>
              </w:rPr>
            </w:pPr>
            <w:ins w:id="13092" w:author="Charles Gifford" w:date="2017-03-20T01:40:00Z">
              <w:r>
                <w:rPr>
                  <w:szCs w:val="20"/>
                  <w:lang w:val="en-US"/>
                </w:rPr>
                <w:t>1..*</w:t>
              </w:r>
            </w:ins>
          </w:p>
        </w:tc>
        <w:tc>
          <w:tcPr>
            <w:tcW w:w="3722" w:type="dxa"/>
            <w:shd w:val="clear" w:color="auto" w:fill="auto"/>
          </w:tcPr>
          <w:p w14:paraId="17C45992" w14:textId="78229D20" w:rsidR="008D4691" w:rsidRPr="00FA4D81" w:rsidRDefault="008D4691" w:rsidP="008D4691">
            <w:pPr>
              <w:pStyle w:val="TABLE-cell"/>
              <w:rPr>
                <w:ins w:id="13093" w:author="Charles Gifford" w:date="2017-03-20T01:36:00Z"/>
              </w:rPr>
            </w:pPr>
            <w:ins w:id="13094" w:author="Charles Gifford" w:date="2017-03-20T01:41:00Z">
              <w:r w:rsidRPr="001A4DED">
                <w:t xml:space="preserve">The detailed information needed to quantify a specific </w:t>
              </w:r>
              <w:r w:rsidRPr="00FA4D81">
                <w:rPr>
                  <w:i/>
                </w:rPr>
                <w:t>operation definition.</w:t>
              </w:r>
            </w:ins>
          </w:p>
        </w:tc>
      </w:tr>
      <w:tr w:rsidR="008D4691" w:rsidRPr="009432BC" w14:paraId="6D48B36B" w14:textId="77777777" w:rsidTr="001A4DED">
        <w:trPr>
          <w:trHeight w:val="332"/>
          <w:ins w:id="13095" w:author="Charles Gifford" w:date="2017-03-20T01:36:00Z"/>
        </w:trPr>
        <w:tc>
          <w:tcPr>
            <w:tcW w:w="2155" w:type="dxa"/>
            <w:shd w:val="clear" w:color="auto" w:fill="auto"/>
          </w:tcPr>
          <w:p w14:paraId="21DCF838" w14:textId="403878A7" w:rsidR="008D4691" w:rsidRDefault="008D4691" w:rsidP="008D4691">
            <w:pPr>
              <w:pStyle w:val="TABLE-cell"/>
              <w:rPr>
                <w:ins w:id="13096" w:author="Charles Gifford" w:date="2017-03-20T01:36:00Z"/>
              </w:rPr>
            </w:pPr>
            <w:ins w:id="13097" w:author="Charles Gifford" w:date="2017-03-20T01:42:00Z">
              <w:r w:rsidRPr="008D4691">
                <w:t>Operations definition</w:t>
              </w:r>
            </w:ins>
          </w:p>
        </w:tc>
        <w:tc>
          <w:tcPr>
            <w:tcW w:w="2070" w:type="dxa"/>
            <w:shd w:val="clear" w:color="auto" w:fill="auto"/>
          </w:tcPr>
          <w:p w14:paraId="352B330B" w14:textId="5911D991" w:rsidR="008D4691" w:rsidRDefault="008D4691" w:rsidP="008D4691">
            <w:pPr>
              <w:pStyle w:val="TABLE-cell"/>
              <w:rPr>
                <w:ins w:id="13098" w:author="Charles Gifford" w:date="2017-03-20T01:36:00Z"/>
              </w:rPr>
            </w:pPr>
            <w:ins w:id="13099" w:author="Charles Gifford" w:date="2017-03-20T01:36:00Z">
              <w:r w:rsidRPr="00C864FB">
                <w:t xml:space="preserve">Abstract </w:t>
              </w:r>
            </w:ins>
            <w:ins w:id="13100" w:author="Charles Gifford" w:date="2017-03-20T01:42:00Z">
              <w:r w:rsidRPr="008D4691">
                <w:t>Operations definition</w:t>
              </w:r>
            </w:ins>
          </w:p>
        </w:tc>
        <w:tc>
          <w:tcPr>
            <w:tcW w:w="1080" w:type="dxa"/>
            <w:shd w:val="clear" w:color="auto" w:fill="auto"/>
          </w:tcPr>
          <w:p w14:paraId="5551F766" w14:textId="77777777" w:rsidR="008D4691" w:rsidRPr="009432BC" w:rsidRDefault="008D4691" w:rsidP="008D4691">
            <w:pPr>
              <w:pStyle w:val="TABLE-cell"/>
              <w:rPr>
                <w:ins w:id="13101" w:author="Charles Gifford" w:date="2017-03-20T01:36:00Z"/>
              </w:rPr>
            </w:pPr>
            <w:ins w:id="13102" w:author="Charles Gifford" w:date="2017-03-20T01:36:00Z">
              <w:r w:rsidRPr="00C864FB">
                <w:t>0..1</w:t>
              </w:r>
            </w:ins>
          </w:p>
        </w:tc>
        <w:tc>
          <w:tcPr>
            <w:tcW w:w="3722" w:type="dxa"/>
            <w:shd w:val="clear" w:color="auto" w:fill="auto"/>
          </w:tcPr>
          <w:p w14:paraId="448CEC0E" w14:textId="73ACC3F1" w:rsidR="008D4691" w:rsidRPr="0030452A" w:rsidRDefault="008D4691" w:rsidP="008D4691">
            <w:pPr>
              <w:pStyle w:val="TABLE-cell"/>
              <w:rPr>
                <w:ins w:id="13103" w:author="Charles Gifford" w:date="2017-03-20T01:36:00Z"/>
                <w:i/>
              </w:rPr>
            </w:pPr>
            <w:ins w:id="13104" w:author="Charles Gifford" w:date="2017-03-20T01:36:00Z">
              <w:r w:rsidRPr="001A449D">
                <w:rPr>
                  <w:lang w:val="en-US"/>
                </w:rPr>
                <w:t xml:space="preserve">The abstract </w:t>
              </w:r>
            </w:ins>
            <w:ins w:id="13105" w:author="Charles Gifford" w:date="2017-03-20T01:42:00Z">
              <w:r>
                <w:rPr>
                  <w:i/>
                  <w:lang w:val="en-US"/>
                </w:rPr>
                <w:t>o</w:t>
              </w:r>
              <w:r w:rsidRPr="008D4691">
                <w:rPr>
                  <w:i/>
                  <w:lang w:val="en-US"/>
                </w:rPr>
                <w:t>perations definition</w:t>
              </w:r>
            </w:ins>
            <w:ins w:id="13106" w:author="Charles Gifford" w:date="2017-03-20T01:36:00Z">
              <w:r w:rsidRPr="00AB7F1D">
                <w:rPr>
                  <w:i/>
                  <w:lang w:val="en-US"/>
                </w:rPr>
                <w:t xml:space="preserve"> </w:t>
              </w:r>
              <w:r w:rsidRPr="001A449D">
                <w:rPr>
                  <w:lang w:val="en-US"/>
                </w:rPr>
                <w:t xml:space="preserve">upon which this </w:t>
              </w:r>
            </w:ins>
            <w:ins w:id="13107" w:author="Charles Gifford" w:date="2017-03-20T01:42:00Z">
              <w:r w:rsidRPr="008D4691">
                <w:rPr>
                  <w:i/>
                  <w:lang w:val="en-US"/>
                </w:rPr>
                <w:t>operations definition</w:t>
              </w:r>
            </w:ins>
            <w:ins w:id="13108" w:author="Charles Gifford" w:date="2017-03-20T01:36:00Z">
              <w:r w:rsidRPr="001A449D">
                <w:rPr>
                  <w:lang w:val="en-US"/>
                </w:rPr>
                <w:t xml:space="preserve"> is based.</w:t>
              </w:r>
              <w:r>
                <w:rPr>
                  <w:lang w:val="en-US"/>
                </w:rPr>
                <w:t xml:space="preserve"> </w:t>
              </w:r>
              <w:r w:rsidRPr="00E32145">
                <w:rPr>
                  <w:lang w:val="en-US"/>
                </w:rPr>
                <w:t xml:space="preserve">The </w:t>
              </w:r>
            </w:ins>
            <w:ins w:id="13109" w:author="Charles Gifford" w:date="2017-03-20T01:43:00Z">
              <w:r w:rsidRPr="008D4691">
                <w:rPr>
                  <w:i/>
                  <w:lang w:val="en-US"/>
                </w:rPr>
                <w:t xml:space="preserve">operations definition </w:t>
              </w:r>
            </w:ins>
            <w:ins w:id="13110" w:author="Charles Gifford" w:date="2017-03-20T01:36:00Z">
              <w:r w:rsidRPr="00E32145">
                <w:rPr>
                  <w:lang w:val="en-US"/>
                </w:rPr>
                <w:t xml:space="preserve">of which this </w:t>
              </w:r>
            </w:ins>
            <w:ins w:id="13111" w:author="Charles Gifford" w:date="2017-03-20T01:43:00Z">
              <w:r w:rsidRPr="008D4691">
                <w:rPr>
                  <w:i/>
                  <w:lang w:val="en-US"/>
                </w:rPr>
                <w:t xml:space="preserve">operations definition </w:t>
              </w:r>
            </w:ins>
            <w:ins w:id="13112" w:author="Charles Gifford" w:date="2017-03-20T01:36:00Z">
              <w:r w:rsidRPr="00E32145">
                <w:rPr>
                  <w:lang w:val="en-US"/>
                </w:rPr>
                <w:t>is a specialization</w:t>
              </w:r>
              <w:r w:rsidRPr="00E32145">
                <w:rPr>
                  <w:i/>
                  <w:lang w:val="en-US"/>
                </w:rPr>
                <w:t>.</w:t>
              </w:r>
            </w:ins>
          </w:p>
        </w:tc>
      </w:tr>
      <w:tr w:rsidR="008D4691" w:rsidRPr="009432BC" w14:paraId="7AC24134" w14:textId="77777777" w:rsidTr="001A4DED">
        <w:trPr>
          <w:trHeight w:val="332"/>
          <w:ins w:id="13113" w:author="Charles Gifford" w:date="2017-03-20T01:36:00Z"/>
        </w:trPr>
        <w:tc>
          <w:tcPr>
            <w:tcW w:w="2155" w:type="dxa"/>
            <w:shd w:val="clear" w:color="auto" w:fill="auto"/>
          </w:tcPr>
          <w:p w14:paraId="19180403" w14:textId="54A77F5D" w:rsidR="008D4691" w:rsidRDefault="008D4691" w:rsidP="008D4691">
            <w:pPr>
              <w:pStyle w:val="TABLE-cell"/>
              <w:rPr>
                <w:ins w:id="13114" w:author="Charles Gifford" w:date="2017-03-20T01:36:00Z"/>
              </w:rPr>
            </w:pPr>
            <w:ins w:id="13115" w:author="Charles Gifford" w:date="2017-03-20T01:43:00Z">
              <w:r>
                <w:t>O</w:t>
              </w:r>
              <w:r w:rsidRPr="008D4691">
                <w:t>perations definition</w:t>
              </w:r>
            </w:ins>
          </w:p>
        </w:tc>
        <w:tc>
          <w:tcPr>
            <w:tcW w:w="2070" w:type="dxa"/>
            <w:shd w:val="clear" w:color="auto" w:fill="auto"/>
          </w:tcPr>
          <w:p w14:paraId="495EAF8C" w14:textId="4C11792E" w:rsidR="008D4691" w:rsidRDefault="008D4691" w:rsidP="008D4691">
            <w:pPr>
              <w:pStyle w:val="TABLE-cell"/>
              <w:rPr>
                <w:ins w:id="13116" w:author="Charles Gifford" w:date="2017-03-20T01:36:00Z"/>
              </w:rPr>
            </w:pPr>
            <w:ins w:id="13117" w:author="Charles Gifford" w:date="2017-03-20T01:36:00Z">
              <w:r w:rsidRPr="00F06814">
                <w:t xml:space="preserve">Contained </w:t>
              </w:r>
            </w:ins>
            <w:ins w:id="13118" w:author="Charles Gifford" w:date="2017-03-20T01:43:00Z">
              <w:r w:rsidRPr="008D4691">
                <w:t>operations definition</w:t>
              </w:r>
            </w:ins>
          </w:p>
        </w:tc>
        <w:tc>
          <w:tcPr>
            <w:tcW w:w="1080" w:type="dxa"/>
            <w:shd w:val="clear" w:color="auto" w:fill="auto"/>
          </w:tcPr>
          <w:p w14:paraId="50815A23" w14:textId="77777777" w:rsidR="008D4691" w:rsidRPr="009432BC" w:rsidRDefault="008D4691" w:rsidP="008D4691">
            <w:pPr>
              <w:pStyle w:val="TABLE-cell"/>
              <w:rPr>
                <w:ins w:id="13119" w:author="Charles Gifford" w:date="2017-03-20T01:36:00Z"/>
              </w:rPr>
            </w:pPr>
            <w:ins w:id="13120" w:author="Charles Gifford" w:date="2017-03-20T01:36:00Z">
              <w:r w:rsidRPr="00D04D26">
                <w:rPr>
                  <w:lang w:val="en-US"/>
                </w:rPr>
                <w:t>0..*</w:t>
              </w:r>
            </w:ins>
          </w:p>
        </w:tc>
        <w:tc>
          <w:tcPr>
            <w:tcW w:w="3722" w:type="dxa"/>
            <w:shd w:val="clear" w:color="auto" w:fill="auto"/>
          </w:tcPr>
          <w:p w14:paraId="0D6BC71C" w14:textId="71B6F56A" w:rsidR="008D4691" w:rsidRPr="0030452A" w:rsidRDefault="008D4691" w:rsidP="008D4691">
            <w:pPr>
              <w:pStyle w:val="TABLE-cell"/>
              <w:rPr>
                <w:ins w:id="13121" w:author="Charles Gifford" w:date="2017-03-20T01:36:00Z"/>
                <w:i/>
              </w:rPr>
            </w:pPr>
            <w:ins w:id="13122" w:author="Charles Gifford" w:date="2017-03-20T01:36:00Z">
              <w:r w:rsidRPr="00E11C49">
                <w:rPr>
                  <w:lang w:val="en-US"/>
                </w:rPr>
                <w:t xml:space="preserve">The child </w:t>
              </w:r>
            </w:ins>
            <w:ins w:id="13123" w:author="Charles Gifford" w:date="2017-03-20T01:43:00Z">
              <w:r w:rsidRPr="008D4691">
                <w:rPr>
                  <w:i/>
                  <w:lang w:val="en-US"/>
                </w:rPr>
                <w:t>operations definition</w:t>
              </w:r>
            </w:ins>
            <w:ins w:id="13124" w:author="Charles Gifford" w:date="2017-03-20T01:36:00Z">
              <w:r>
                <w:rPr>
                  <w:i/>
                  <w:lang w:val="en-US"/>
                </w:rPr>
                <w:t>s</w:t>
              </w:r>
              <w:r w:rsidRPr="00A63114">
                <w:rPr>
                  <w:i/>
                  <w:lang w:val="en-US"/>
                </w:rPr>
                <w:t xml:space="preserve"> </w:t>
              </w:r>
              <w:r w:rsidRPr="00E11C49">
                <w:rPr>
                  <w:lang w:val="en-US"/>
                </w:rPr>
                <w:t xml:space="preserve">contained within this </w:t>
              </w:r>
            </w:ins>
            <w:ins w:id="13125" w:author="Charles Gifford" w:date="2017-03-20T01:43:00Z">
              <w:r w:rsidRPr="001A4DED">
                <w:rPr>
                  <w:i/>
                  <w:lang w:val="en-US"/>
                </w:rPr>
                <w:t>operations definition</w:t>
              </w:r>
            </w:ins>
            <w:ins w:id="13126" w:author="Charles Gifford" w:date="2017-03-20T01:36:00Z">
              <w:r w:rsidRPr="001A4DED">
                <w:rPr>
                  <w:i/>
                  <w:lang w:val="en-US"/>
                </w:rPr>
                <w:t>.</w:t>
              </w:r>
            </w:ins>
          </w:p>
        </w:tc>
      </w:tr>
      <w:tr w:rsidR="008D4691" w:rsidRPr="009432BC" w14:paraId="5944F936" w14:textId="77777777" w:rsidTr="001A4DED">
        <w:trPr>
          <w:trHeight w:val="332"/>
          <w:ins w:id="13127" w:author="Charles Gifford" w:date="2017-03-20T01:36:00Z"/>
        </w:trPr>
        <w:tc>
          <w:tcPr>
            <w:tcW w:w="2155" w:type="dxa"/>
            <w:shd w:val="clear" w:color="auto" w:fill="auto"/>
          </w:tcPr>
          <w:p w14:paraId="094C6566" w14:textId="39FAD855" w:rsidR="008D4691" w:rsidRDefault="00A94AC9" w:rsidP="008D4691">
            <w:pPr>
              <w:pStyle w:val="TABLE-cell"/>
              <w:rPr>
                <w:ins w:id="13128" w:author="Charles Gifford" w:date="2017-03-20T01:36:00Z"/>
              </w:rPr>
            </w:pPr>
            <w:ins w:id="13129" w:author="Charles Gifford" w:date="2017-03-20T01:36:00Z">
              <w:r>
                <w:t xml:space="preserve">Work </w:t>
              </w:r>
            </w:ins>
            <w:ins w:id="13130" w:author="Charles Gifford" w:date="2017-03-20T01:45:00Z">
              <w:r>
                <w:t>Maste</w:t>
              </w:r>
            </w:ins>
            <w:ins w:id="13131" w:author="Charles Gifford" w:date="2017-03-20T01:49:00Z">
              <w:r>
                <w:t>r</w:t>
              </w:r>
            </w:ins>
            <w:ins w:id="13132" w:author="Charles Gifford" w:date="2017-03-20T01:36:00Z">
              <w:r w:rsidR="008D4691">
                <w:t xml:space="preserve"> (Part 4)</w:t>
              </w:r>
            </w:ins>
          </w:p>
        </w:tc>
        <w:tc>
          <w:tcPr>
            <w:tcW w:w="2070" w:type="dxa"/>
            <w:shd w:val="clear" w:color="auto" w:fill="auto"/>
          </w:tcPr>
          <w:p w14:paraId="52DAB71F" w14:textId="77777777" w:rsidR="008D4691" w:rsidRPr="00F06814" w:rsidRDefault="008D4691" w:rsidP="008D4691">
            <w:pPr>
              <w:pStyle w:val="TABLE-cell"/>
              <w:rPr>
                <w:ins w:id="13133" w:author="Charles Gifford" w:date="2017-03-20T01:36:00Z"/>
              </w:rPr>
            </w:pPr>
            <w:ins w:id="13134" w:author="Charles Gifford" w:date="2017-03-20T01:36:00Z">
              <w:r>
                <w:t>Work master</w:t>
              </w:r>
            </w:ins>
          </w:p>
        </w:tc>
        <w:tc>
          <w:tcPr>
            <w:tcW w:w="1080" w:type="dxa"/>
            <w:shd w:val="clear" w:color="auto" w:fill="auto"/>
          </w:tcPr>
          <w:p w14:paraId="2BAFFB87" w14:textId="77777777" w:rsidR="008D4691" w:rsidRPr="00D04D26" w:rsidRDefault="008D4691" w:rsidP="008D4691">
            <w:pPr>
              <w:pStyle w:val="TABLE-cell"/>
              <w:rPr>
                <w:ins w:id="13135" w:author="Charles Gifford" w:date="2017-03-20T01:36:00Z"/>
                <w:lang w:val="en-US"/>
              </w:rPr>
            </w:pPr>
            <w:ins w:id="13136" w:author="Charles Gifford" w:date="2017-03-20T01:36:00Z">
              <w:r w:rsidRPr="00AB7F1D">
                <w:rPr>
                  <w:lang w:val="en-US"/>
                </w:rPr>
                <w:t>0..*</w:t>
              </w:r>
            </w:ins>
          </w:p>
        </w:tc>
        <w:tc>
          <w:tcPr>
            <w:tcW w:w="3722" w:type="dxa"/>
            <w:shd w:val="clear" w:color="auto" w:fill="auto"/>
          </w:tcPr>
          <w:p w14:paraId="195126AA" w14:textId="5D901EA5" w:rsidR="008D4691" w:rsidRPr="00E11C49" w:rsidRDefault="008D4691" w:rsidP="008D4691">
            <w:pPr>
              <w:pStyle w:val="TABLE-cell"/>
              <w:rPr>
                <w:ins w:id="13137" w:author="Charles Gifford" w:date="2017-03-20T01:36:00Z"/>
                <w:lang w:val="en-US"/>
              </w:rPr>
            </w:pPr>
            <w:ins w:id="13138" w:author="Charles Gifford" w:date="2017-03-20T01:36:00Z">
              <w:r>
                <w:rPr>
                  <w:lang w:val="en-US"/>
                </w:rPr>
                <w:t xml:space="preserve">This </w:t>
              </w:r>
            </w:ins>
            <w:ins w:id="13139" w:author="Charles Gifford" w:date="2017-03-20T01:46:00Z">
              <w:r w:rsidR="00A94AC9" w:rsidRPr="001A4DED">
                <w:rPr>
                  <w:i/>
                  <w:lang w:val="en-US"/>
                </w:rPr>
                <w:t>operations definition</w:t>
              </w:r>
            </w:ins>
            <w:ins w:id="13140" w:author="Charles Gifford" w:date="2017-03-20T01:36:00Z">
              <w:r w:rsidRPr="001A4DED">
                <w:rPr>
                  <w:i/>
                  <w:lang w:val="en-US"/>
                </w:rPr>
                <w:t>(s)</w:t>
              </w:r>
              <w:r>
                <w:rPr>
                  <w:lang w:val="en-US"/>
                </w:rPr>
                <w:t xml:space="preserve"> is applied in zero to many </w:t>
              </w:r>
              <w:r w:rsidRPr="009C698C">
                <w:rPr>
                  <w:i/>
                  <w:lang w:val="en-US"/>
                </w:rPr>
                <w:t>work masters</w:t>
              </w:r>
              <w:r>
                <w:rPr>
                  <w:lang w:val="en-US"/>
                </w:rPr>
                <w:t>.</w:t>
              </w:r>
            </w:ins>
          </w:p>
        </w:tc>
      </w:tr>
      <w:tr w:rsidR="00981617" w:rsidRPr="009432BC" w14:paraId="3CA2FE6B" w14:textId="77777777" w:rsidTr="001A4DED">
        <w:trPr>
          <w:trHeight w:val="332"/>
          <w:ins w:id="13141" w:author="Charles Gifford" w:date="2017-03-20T01:49:00Z"/>
        </w:trPr>
        <w:tc>
          <w:tcPr>
            <w:tcW w:w="2155" w:type="dxa"/>
          </w:tcPr>
          <w:p w14:paraId="6176D69C" w14:textId="34D47C16" w:rsidR="00981617" w:rsidRDefault="00981617" w:rsidP="00981617">
            <w:pPr>
              <w:pStyle w:val="TABLE-cell"/>
              <w:rPr>
                <w:ins w:id="13142" w:author="Charles Gifford" w:date="2017-03-20T01:49:00Z"/>
              </w:rPr>
            </w:pPr>
            <w:ins w:id="13143" w:author="Charles Gifford" w:date="2017-03-20T02:31:00Z">
              <w:r>
                <w:rPr>
                  <w:szCs w:val="20"/>
                  <w:lang w:val="en-US"/>
                </w:rPr>
                <w:t>Bill of resources (external)</w:t>
              </w:r>
            </w:ins>
          </w:p>
        </w:tc>
        <w:tc>
          <w:tcPr>
            <w:tcW w:w="2070" w:type="dxa"/>
          </w:tcPr>
          <w:p w14:paraId="27140A58" w14:textId="3165A705" w:rsidR="00981617" w:rsidRDefault="00981617" w:rsidP="00981617">
            <w:pPr>
              <w:pStyle w:val="TABLE-cell"/>
              <w:rPr>
                <w:ins w:id="13144" w:author="Charles Gifford" w:date="2017-03-20T01:49:00Z"/>
              </w:rPr>
            </w:pPr>
            <w:ins w:id="13145" w:author="Charles Gifford" w:date="2017-03-20T02:31:00Z">
              <w:r w:rsidRPr="00981617">
                <w:rPr>
                  <w:szCs w:val="20"/>
                  <w:lang w:val="en-US"/>
                </w:rPr>
                <w:t>Bill of resources (external)</w:t>
              </w:r>
            </w:ins>
          </w:p>
        </w:tc>
        <w:tc>
          <w:tcPr>
            <w:tcW w:w="1080" w:type="dxa"/>
            <w:shd w:val="clear" w:color="auto" w:fill="auto"/>
          </w:tcPr>
          <w:p w14:paraId="46DDAC7B" w14:textId="246DDDEE" w:rsidR="00981617" w:rsidRPr="00AB7F1D" w:rsidRDefault="00981617" w:rsidP="00981617">
            <w:pPr>
              <w:pStyle w:val="TABLE-cell"/>
              <w:rPr>
                <w:ins w:id="13146" w:author="Charles Gifford" w:date="2017-03-20T01:49:00Z"/>
                <w:lang w:val="en-US"/>
              </w:rPr>
            </w:pPr>
            <w:ins w:id="13147" w:author="Charles Gifford" w:date="2017-03-20T01:49:00Z">
              <w:r>
                <w:rPr>
                  <w:szCs w:val="20"/>
                  <w:lang w:val="en-US"/>
                </w:rPr>
                <w:t>0..1</w:t>
              </w:r>
            </w:ins>
          </w:p>
        </w:tc>
        <w:tc>
          <w:tcPr>
            <w:tcW w:w="3722" w:type="dxa"/>
            <w:shd w:val="clear" w:color="auto" w:fill="auto"/>
          </w:tcPr>
          <w:p w14:paraId="412ED4B5" w14:textId="0EBA84BD" w:rsidR="00981617" w:rsidRDefault="00981617" w:rsidP="00981617">
            <w:pPr>
              <w:pStyle w:val="TABLE-cell"/>
              <w:rPr>
                <w:ins w:id="13148" w:author="Charles Gifford" w:date="2017-03-20T01:49:00Z"/>
                <w:lang w:val="en-US"/>
              </w:rPr>
            </w:pPr>
            <w:ins w:id="13149" w:author="Charles Gifford" w:date="2017-03-20T01:49:00Z">
              <w:r w:rsidRPr="001E6A6B">
                <w:rPr>
                  <w:lang w:val="en-US"/>
                </w:rPr>
                <w:t xml:space="preserve">Identification of the external </w:t>
              </w:r>
              <w:r w:rsidRPr="00A528D6">
                <w:rPr>
                  <w:i/>
                  <w:lang w:val="en-US"/>
                </w:rPr>
                <w:t xml:space="preserve">bill of resource </w:t>
              </w:r>
              <w:r w:rsidRPr="001E6A6B">
                <w:rPr>
                  <w:lang w:val="en-US"/>
                </w:rPr>
                <w:t xml:space="preserve">associated with this </w:t>
              </w:r>
              <w:r w:rsidRPr="00A528D6">
                <w:rPr>
                  <w:i/>
                  <w:lang w:val="en-US"/>
                </w:rPr>
                <w:t>operation definition</w:t>
              </w:r>
              <w:r w:rsidRPr="001E6A6B">
                <w:rPr>
                  <w:lang w:val="en-US"/>
                </w:rPr>
                <w:t>.</w:t>
              </w:r>
            </w:ins>
          </w:p>
        </w:tc>
      </w:tr>
      <w:tr w:rsidR="00A94AC9" w:rsidRPr="009432BC" w14:paraId="0B19E6B7" w14:textId="77777777" w:rsidTr="001A4DED">
        <w:trPr>
          <w:trHeight w:val="332"/>
          <w:ins w:id="13150" w:author="Charles Gifford" w:date="2017-03-20T01:49:00Z"/>
        </w:trPr>
        <w:tc>
          <w:tcPr>
            <w:tcW w:w="2155" w:type="dxa"/>
            <w:shd w:val="clear" w:color="auto" w:fill="auto"/>
          </w:tcPr>
          <w:p w14:paraId="6B49BC99" w14:textId="287CD6F2" w:rsidR="00A94AC9" w:rsidRDefault="00A94AC9" w:rsidP="001A4DED">
            <w:pPr>
              <w:pStyle w:val="TABLE-cell"/>
              <w:tabs>
                <w:tab w:val="right" w:pos="2069"/>
              </w:tabs>
              <w:rPr>
                <w:ins w:id="13151" w:author="Charles Gifford" w:date="2017-03-20T01:49:00Z"/>
              </w:rPr>
            </w:pPr>
            <w:ins w:id="13152" w:author="Charles Gifford" w:date="2017-03-20T01:49:00Z">
              <w:r>
                <w:rPr>
                  <w:szCs w:val="20"/>
                  <w:lang w:val="en-US"/>
                </w:rPr>
                <w:t>Bill of material</w:t>
              </w:r>
            </w:ins>
            <w:ins w:id="13153" w:author="Charles Gifford" w:date="2017-03-20T02:32:00Z">
              <w:r w:rsidR="00981617">
                <w:rPr>
                  <w:szCs w:val="20"/>
                  <w:lang w:val="en-US"/>
                </w:rPr>
                <w:t xml:space="preserve"> (external)</w:t>
              </w:r>
            </w:ins>
          </w:p>
        </w:tc>
        <w:tc>
          <w:tcPr>
            <w:tcW w:w="2070" w:type="dxa"/>
            <w:shd w:val="clear" w:color="auto" w:fill="auto"/>
          </w:tcPr>
          <w:p w14:paraId="06D536F1" w14:textId="17016E46" w:rsidR="00A94AC9" w:rsidRDefault="00A94AC9" w:rsidP="00A94AC9">
            <w:pPr>
              <w:pStyle w:val="TABLE-cell"/>
              <w:rPr>
                <w:ins w:id="13154" w:author="Charles Gifford" w:date="2017-03-20T01:49:00Z"/>
              </w:rPr>
            </w:pPr>
            <w:ins w:id="13155" w:author="Charles Gifford" w:date="2017-03-20T01:49:00Z">
              <w:r>
                <w:rPr>
                  <w:szCs w:val="20"/>
                  <w:lang w:val="en-US"/>
                </w:rPr>
                <w:t>Bill of material</w:t>
              </w:r>
            </w:ins>
            <w:ins w:id="13156" w:author="Charles Gifford" w:date="2017-03-20T02:32:00Z">
              <w:r w:rsidR="00981617">
                <w:rPr>
                  <w:szCs w:val="20"/>
                  <w:lang w:val="en-US"/>
                </w:rPr>
                <w:t xml:space="preserve"> (external)</w:t>
              </w:r>
            </w:ins>
          </w:p>
        </w:tc>
        <w:tc>
          <w:tcPr>
            <w:tcW w:w="1080" w:type="dxa"/>
            <w:shd w:val="clear" w:color="auto" w:fill="auto"/>
          </w:tcPr>
          <w:p w14:paraId="3CA96AAE" w14:textId="166AC968" w:rsidR="00A94AC9" w:rsidRPr="00AB7F1D" w:rsidRDefault="00A94AC9" w:rsidP="00A94AC9">
            <w:pPr>
              <w:pStyle w:val="TABLE-cell"/>
              <w:rPr>
                <w:ins w:id="13157" w:author="Charles Gifford" w:date="2017-03-20T01:49:00Z"/>
                <w:lang w:val="en-US"/>
              </w:rPr>
            </w:pPr>
            <w:ins w:id="13158" w:author="Charles Gifford" w:date="2017-03-20T01:49:00Z">
              <w:r>
                <w:rPr>
                  <w:szCs w:val="20"/>
                  <w:lang w:val="en-US"/>
                </w:rPr>
                <w:t>0..1</w:t>
              </w:r>
            </w:ins>
          </w:p>
        </w:tc>
        <w:tc>
          <w:tcPr>
            <w:tcW w:w="3722" w:type="dxa"/>
            <w:shd w:val="clear" w:color="auto" w:fill="auto"/>
          </w:tcPr>
          <w:p w14:paraId="4A6E78B7" w14:textId="2482F3B2" w:rsidR="00A94AC9" w:rsidRDefault="00A94AC9" w:rsidP="00A94AC9">
            <w:pPr>
              <w:pStyle w:val="TABLE-cell"/>
              <w:rPr>
                <w:ins w:id="13159" w:author="Charles Gifford" w:date="2017-03-20T01:49:00Z"/>
                <w:lang w:val="en-US"/>
              </w:rPr>
            </w:pPr>
            <w:ins w:id="13160" w:author="Charles Gifford" w:date="2017-03-20T01:49:00Z">
              <w:r w:rsidRPr="001E6A6B">
                <w:rPr>
                  <w:lang w:val="en-US"/>
                </w:rPr>
                <w:t>Ident</w:t>
              </w:r>
              <w:r>
                <w:rPr>
                  <w:lang w:val="en-US"/>
                </w:rPr>
                <w:t xml:space="preserve">ification of the </w:t>
              </w:r>
              <w:r w:rsidRPr="00A528D6">
                <w:rPr>
                  <w:i/>
                  <w:lang w:val="en-US"/>
                </w:rPr>
                <w:t xml:space="preserve">external bill of material </w:t>
              </w:r>
              <w:r w:rsidRPr="001E6A6B">
                <w:rPr>
                  <w:lang w:val="en-US"/>
                </w:rPr>
                <w:t xml:space="preserve">associated with this </w:t>
              </w:r>
              <w:r w:rsidRPr="00A528D6">
                <w:rPr>
                  <w:i/>
                  <w:lang w:val="en-US"/>
                </w:rPr>
                <w:t>operation definition.</w:t>
              </w:r>
            </w:ins>
          </w:p>
        </w:tc>
      </w:tr>
      <w:tr w:rsidR="00A94AC9" w:rsidRPr="009432BC" w14:paraId="46BBD680" w14:textId="77777777" w:rsidTr="00705B15">
        <w:trPr>
          <w:trHeight w:val="332"/>
          <w:ins w:id="13161" w:author="Charles Gifford" w:date="2017-03-20T01:50:00Z"/>
        </w:trPr>
        <w:tc>
          <w:tcPr>
            <w:tcW w:w="2155" w:type="dxa"/>
          </w:tcPr>
          <w:p w14:paraId="0166A4AA" w14:textId="3D8C11CF" w:rsidR="00A94AC9" w:rsidRDefault="00A94AC9" w:rsidP="00A94AC9">
            <w:pPr>
              <w:pStyle w:val="TABLE-cell"/>
              <w:rPr>
                <w:ins w:id="13162" w:author="Charles Gifford" w:date="2017-03-20T01:50:00Z"/>
                <w:szCs w:val="20"/>
                <w:lang w:val="en-US"/>
              </w:rPr>
            </w:pPr>
            <w:ins w:id="13163" w:author="Charles Gifford" w:date="2017-03-20T01:50:00Z">
              <w:r>
                <w:rPr>
                  <w:szCs w:val="20"/>
                  <w:lang w:val="en-US"/>
                </w:rPr>
                <w:t>Operations Material bill</w:t>
              </w:r>
            </w:ins>
          </w:p>
        </w:tc>
        <w:tc>
          <w:tcPr>
            <w:tcW w:w="2070" w:type="dxa"/>
          </w:tcPr>
          <w:p w14:paraId="59C7C461" w14:textId="4193F9E8" w:rsidR="00A94AC9" w:rsidRDefault="00A94AC9" w:rsidP="00A94AC9">
            <w:pPr>
              <w:pStyle w:val="TABLE-cell"/>
              <w:rPr>
                <w:ins w:id="13164" w:author="Charles Gifford" w:date="2017-03-20T01:50:00Z"/>
                <w:szCs w:val="20"/>
                <w:lang w:val="en-US"/>
              </w:rPr>
            </w:pPr>
            <w:ins w:id="13165" w:author="Charles Gifford" w:date="2017-03-20T01:50:00Z">
              <w:r>
                <w:rPr>
                  <w:szCs w:val="20"/>
                  <w:lang w:val="en-US"/>
                </w:rPr>
                <w:t>Operations Material bill</w:t>
              </w:r>
            </w:ins>
          </w:p>
        </w:tc>
        <w:tc>
          <w:tcPr>
            <w:tcW w:w="1080" w:type="dxa"/>
          </w:tcPr>
          <w:p w14:paraId="5FC5A709" w14:textId="64E70C99" w:rsidR="00A94AC9" w:rsidRDefault="00A94AC9" w:rsidP="00A94AC9">
            <w:pPr>
              <w:pStyle w:val="TABLE-cell"/>
              <w:rPr>
                <w:ins w:id="13166" w:author="Charles Gifford" w:date="2017-03-20T01:50:00Z"/>
                <w:szCs w:val="20"/>
                <w:lang w:val="en-US"/>
              </w:rPr>
            </w:pPr>
            <w:ins w:id="13167" w:author="Charles Gifford" w:date="2017-03-20T01:50:00Z">
              <w:r>
                <w:rPr>
                  <w:szCs w:val="20"/>
                  <w:lang w:val="en-US"/>
                </w:rPr>
                <w:t>0..*</w:t>
              </w:r>
            </w:ins>
          </w:p>
        </w:tc>
        <w:tc>
          <w:tcPr>
            <w:tcW w:w="3722" w:type="dxa"/>
          </w:tcPr>
          <w:p w14:paraId="3CA5FBDB" w14:textId="140FE02C" w:rsidR="00A94AC9" w:rsidRPr="001E6A6B" w:rsidRDefault="00A94AC9" w:rsidP="00A94AC9">
            <w:pPr>
              <w:pStyle w:val="TABLE-cell"/>
              <w:rPr>
                <w:ins w:id="13168" w:author="Charles Gifford" w:date="2017-03-20T01:50:00Z"/>
                <w:lang w:val="en-US"/>
              </w:rPr>
            </w:pPr>
            <w:ins w:id="13169" w:author="Charles Gifford" w:date="2017-03-20T01:50:00Z">
              <w:r w:rsidRPr="00A94AC9">
                <w:rPr>
                  <w:lang w:val="en-US"/>
                </w:rPr>
                <w:t xml:space="preserve">Identification of the </w:t>
              </w:r>
              <w:r w:rsidRPr="009C698C">
                <w:rPr>
                  <w:i/>
                  <w:lang w:val="en-US"/>
                </w:rPr>
                <w:t xml:space="preserve">operations material bill </w:t>
              </w:r>
              <w:r w:rsidRPr="00A94AC9">
                <w:rPr>
                  <w:lang w:val="en-US"/>
                </w:rPr>
                <w:t xml:space="preserve">associated with this </w:t>
              </w:r>
              <w:r w:rsidRPr="009C698C">
                <w:rPr>
                  <w:i/>
                  <w:lang w:val="en-US"/>
                </w:rPr>
                <w:t>operations definition</w:t>
              </w:r>
              <w:r w:rsidRPr="00A94AC9">
                <w:rPr>
                  <w:lang w:val="en-US"/>
                </w:rPr>
                <w:t>.</w:t>
              </w:r>
            </w:ins>
          </w:p>
        </w:tc>
      </w:tr>
    </w:tbl>
    <w:p w14:paraId="026DB4B8" w14:textId="791DCF6D" w:rsidR="009E6331" w:rsidRPr="001C220C" w:rsidRDefault="009E6331" w:rsidP="000D7FCB">
      <w:pPr>
        <w:pStyle w:val="TABLE-title"/>
        <w:rPr>
          <w:lang w:val="en-US"/>
        </w:rPr>
      </w:pPr>
      <w:bookmarkStart w:id="13170" w:name="_Ref161734281"/>
      <w:bookmarkStart w:id="13171" w:name="_Toc161631640"/>
      <w:bookmarkStart w:id="13172" w:name="_Toc266864164"/>
      <w:bookmarkStart w:id="13173" w:name="_Toc306621052"/>
      <w:bookmarkStart w:id="13174" w:name="_Toc320178448"/>
      <w:bookmarkStart w:id="13175" w:name="_Toc478492437"/>
      <w:bookmarkEnd w:id="13078"/>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9C698C">
        <w:rPr>
          <w:noProof/>
          <w:lang w:val="en-US"/>
        </w:rPr>
        <w:t>137</w:t>
      </w:r>
      <w:r w:rsidR="00FD29D6">
        <w:rPr>
          <w:lang w:val="en-US"/>
        </w:rPr>
        <w:fldChar w:fldCharType="end"/>
      </w:r>
      <w:bookmarkEnd w:id="13170"/>
      <w:r w:rsidRPr="001C220C">
        <w:rPr>
          <w:lang w:val="en-US"/>
        </w:rPr>
        <w:t xml:space="preserve"> </w:t>
      </w:r>
      <w:r w:rsidR="000D7FCB">
        <w:rPr>
          <w:lang w:val="en-US"/>
        </w:rPr>
        <w:t>–</w:t>
      </w:r>
      <w:r w:rsidRPr="001C220C">
        <w:rPr>
          <w:lang w:val="en-US"/>
        </w:rPr>
        <w:t xml:space="preserve"> </w:t>
      </w:r>
      <w:r w:rsidR="003B2776">
        <w:rPr>
          <w:lang w:val="en-US"/>
        </w:rPr>
        <w:t>O</w:t>
      </w:r>
      <w:r w:rsidR="006A5B9A" w:rsidRPr="001C220C">
        <w:rPr>
          <w:lang w:val="en-US"/>
        </w:rPr>
        <w:t>perations definition</w:t>
      </w:r>
      <w:bookmarkEnd w:id="13171"/>
      <w:bookmarkEnd w:id="13172"/>
      <w:bookmarkEnd w:id="13173"/>
      <w:bookmarkEnd w:id="13174"/>
      <w:r w:rsidR="003B2776" w:rsidRPr="00AC2193">
        <w:rPr>
          <w:lang w:val="en-US"/>
        </w:rPr>
        <w:t xml:space="preserve"> </w:t>
      </w:r>
      <w:r w:rsidR="003B2776">
        <w:rPr>
          <w:lang w:val="en-US"/>
        </w:rPr>
        <w:t>attributes</w:t>
      </w:r>
      <w:bookmarkEnd w:id="13175"/>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9E6331" w:rsidRPr="001C220C" w14:paraId="49862D79" w14:textId="77777777" w:rsidTr="001A4DED">
        <w:trPr>
          <w:jc w:val="center"/>
        </w:trPr>
        <w:tc>
          <w:tcPr>
            <w:tcW w:w="1269" w:type="dxa"/>
          </w:tcPr>
          <w:p w14:paraId="45BA9950" w14:textId="77777777" w:rsidR="009E6331" w:rsidRPr="001C220C" w:rsidRDefault="009E6331" w:rsidP="001A4DED">
            <w:pPr>
              <w:pStyle w:val="TABLE-col-heading"/>
              <w:rPr>
                <w:lang w:val="en-US"/>
              </w:rPr>
            </w:pPr>
            <w:r w:rsidRPr="001C220C">
              <w:rPr>
                <w:lang w:val="en-US"/>
              </w:rPr>
              <w:t xml:space="preserve">Attribute </w:t>
            </w:r>
            <w:r w:rsidR="006618D3">
              <w:rPr>
                <w:lang w:val="en-US"/>
              </w:rPr>
              <w:t>n</w:t>
            </w:r>
            <w:r w:rsidRPr="001C220C">
              <w:rPr>
                <w:lang w:val="en-US"/>
              </w:rPr>
              <w:t>ame</w:t>
            </w:r>
          </w:p>
        </w:tc>
        <w:tc>
          <w:tcPr>
            <w:tcW w:w="2880" w:type="dxa"/>
          </w:tcPr>
          <w:p w14:paraId="22985AD3" w14:textId="77777777" w:rsidR="009E6331" w:rsidRPr="001C220C" w:rsidRDefault="009E6331" w:rsidP="001A4DED">
            <w:pPr>
              <w:pStyle w:val="TABLE-col-heading"/>
              <w:rPr>
                <w:lang w:val="en-US"/>
              </w:rPr>
            </w:pPr>
            <w:r w:rsidRPr="001C220C">
              <w:rPr>
                <w:lang w:val="en-US"/>
              </w:rPr>
              <w:t>Description</w:t>
            </w:r>
          </w:p>
        </w:tc>
        <w:tc>
          <w:tcPr>
            <w:tcW w:w="1440" w:type="dxa"/>
          </w:tcPr>
          <w:p w14:paraId="49E10314" w14:textId="77777777" w:rsidR="009E6331" w:rsidRPr="001C220C" w:rsidRDefault="00AE4770" w:rsidP="001A4DED">
            <w:pPr>
              <w:pStyle w:val="TABLE-col-heading"/>
              <w:rPr>
                <w:lang w:val="en-US"/>
              </w:rPr>
            </w:pPr>
            <w:r>
              <w:rPr>
                <w:lang w:val="en-US"/>
              </w:rPr>
              <w:t>Production example</w:t>
            </w:r>
            <w:r w:rsidR="009E6331" w:rsidRPr="001C220C">
              <w:rPr>
                <w:lang w:val="en-US"/>
              </w:rPr>
              <w:t>s</w:t>
            </w:r>
          </w:p>
        </w:tc>
        <w:tc>
          <w:tcPr>
            <w:tcW w:w="1297" w:type="dxa"/>
          </w:tcPr>
          <w:p w14:paraId="583FF978" w14:textId="77777777" w:rsidR="009E6331" w:rsidRPr="001C220C" w:rsidRDefault="00AE4770" w:rsidP="001A4DED">
            <w:pPr>
              <w:pStyle w:val="TABLE-col-heading"/>
              <w:rPr>
                <w:lang w:val="en-US"/>
              </w:rPr>
            </w:pPr>
            <w:r>
              <w:rPr>
                <w:lang w:val="en-US"/>
              </w:rPr>
              <w:t>Maintenance example</w:t>
            </w:r>
            <w:r w:rsidR="009E6331" w:rsidRPr="001C220C">
              <w:rPr>
                <w:lang w:val="en-US"/>
              </w:rPr>
              <w:t>s</w:t>
            </w:r>
          </w:p>
        </w:tc>
        <w:tc>
          <w:tcPr>
            <w:tcW w:w="1080" w:type="dxa"/>
          </w:tcPr>
          <w:p w14:paraId="29525D51" w14:textId="77777777" w:rsidR="009E6331" w:rsidRPr="001C220C" w:rsidRDefault="00AE4770" w:rsidP="001A4DED">
            <w:pPr>
              <w:pStyle w:val="TABLE-col-heading"/>
              <w:rPr>
                <w:lang w:val="en-US"/>
              </w:rPr>
            </w:pPr>
            <w:r>
              <w:rPr>
                <w:lang w:val="en-US"/>
              </w:rPr>
              <w:t>Quality example</w:t>
            </w:r>
            <w:r w:rsidR="009E6331" w:rsidRPr="001C220C">
              <w:rPr>
                <w:lang w:val="en-US"/>
              </w:rPr>
              <w:t>s</w:t>
            </w:r>
          </w:p>
        </w:tc>
        <w:tc>
          <w:tcPr>
            <w:tcW w:w="1080" w:type="dxa"/>
          </w:tcPr>
          <w:p w14:paraId="57D2B568" w14:textId="77777777" w:rsidR="009E6331" w:rsidRPr="001C220C" w:rsidRDefault="00AE4770" w:rsidP="001A4DED">
            <w:pPr>
              <w:pStyle w:val="TABLE-col-heading"/>
              <w:rPr>
                <w:lang w:val="en-US"/>
              </w:rPr>
            </w:pPr>
            <w:r>
              <w:rPr>
                <w:lang w:val="en-US"/>
              </w:rPr>
              <w:t>Inventory example</w:t>
            </w:r>
            <w:r w:rsidR="009E6331" w:rsidRPr="001C220C">
              <w:rPr>
                <w:lang w:val="en-US"/>
              </w:rPr>
              <w:t>s</w:t>
            </w:r>
          </w:p>
        </w:tc>
      </w:tr>
      <w:tr w:rsidR="009E6331" w:rsidRPr="001C220C" w14:paraId="1AC07BA8" w14:textId="77777777" w:rsidTr="001A4DED">
        <w:trPr>
          <w:jc w:val="center"/>
        </w:trPr>
        <w:tc>
          <w:tcPr>
            <w:tcW w:w="1269" w:type="dxa"/>
          </w:tcPr>
          <w:p w14:paraId="3B8B5ADE" w14:textId="77777777" w:rsidR="009E6331" w:rsidRPr="001C220C" w:rsidRDefault="009E6331" w:rsidP="001A4DED">
            <w:pPr>
              <w:pStyle w:val="TABLE-cell"/>
              <w:rPr>
                <w:lang w:val="en-US"/>
              </w:rPr>
            </w:pPr>
            <w:r w:rsidRPr="001C220C">
              <w:rPr>
                <w:lang w:val="en-US"/>
              </w:rPr>
              <w:t>ID</w:t>
            </w:r>
          </w:p>
        </w:tc>
        <w:tc>
          <w:tcPr>
            <w:tcW w:w="2880" w:type="dxa"/>
          </w:tcPr>
          <w:p w14:paraId="6C29BD4E" w14:textId="77777777" w:rsidR="009E6331" w:rsidRPr="002A02DC" w:rsidRDefault="009E6331" w:rsidP="001A4DED">
            <w:pPr>
              <w:pStyle w:val="TABLE-cell"/>
              <w:rPr>
                <w:i/>
                <w:lang w:val="en-US"/>
              </w:rPr>
            </w:pPr>
            <w:r w:rsidRPr="001C220C">
              <w:rPr>
                <w:lang w:val="en-US"/>
              </w:rPr>
              <w:t xml:space="preserve">Uniquely identifies the </w:t>
            </w:r>
            <w:r w:rsidR="006A5B9A" w:rsidRPr="002A02DC">
              <w:rPr>
                <w:i/>
                <w:lang w:val="en-US"/>
              </w:rPr>
              <w:t>operations definition</w:t>
            </w:r>
            <w:r w:rsidRPr="002A02DC">
              <w:rPr>
                <w:i/>
                <w:lang w:val="en-US"/>
              </w:rPr>
              <w:t>.</w:t>
            </w:r>
          </w:p>
          <w:p w14:paraId="18503E31" w14:textId="77777777" w:rsidR="009E6331" w:rsidRPr="001C220C" w:rsidRDefault="009E6331" w:rsidP="001A4DED">
            <w:pPr>
              <w:pStyle w:val="TABLE-cell"/>
              <w:rPr>
                <w:lang w:val="en-US"/>
              </w:rPr>
            </w:pPr>
            <w:r w:rsidRPr="001C220C">
              <w:rPr>
                <w:lang w:val="en-US"/>
              </w:rPr>
              <w:t xml:space="preserve">The ID shall be used in other parts of the model when the </w:t>
            </w:r>
            <w:r w:rsidR="00AB2987">
              <w:rPr>
                <w:i/>
                <w:lang w:val="en-US"/>
              </w:rPr>
              <w:t>o</w:t>
            </w:r>
            <w:r w:rsidR="006A5B9A" w:rsidRPr="001C220C">
              <w:rPr>
                <w:i/>
                <w:lang w:val="en-US"/>
              </w:rPr>
              <w:t>perations definition</w:t>
            </w:r>
            <w:r w:rsidRPr="001C220C">
              <w:rPr>
                <w:i/>
                <w:lang w:val="en-US"/>
              </w:rPr>
              <w:t xml:space="preserve"> </w:t>
            </w:r>
            <w:r w:rsidRPr="001C220C">
              <w:rPr>
                <w:lang w:val="en-US"/>
              </w:rPr>
              <w:t>needs to be identified</w:t>
            </w:r>
            <w:r w:rsidR="002A02DC">
              <w:rPr>
                <w:lang w:val="en-US"/>
              </w:rPr>
              <w:t>.</w:t>
            </w:r>
          </w:p>
        </w:tc>
        <w:tc>
          <w:tcPr>
            <w:tcW w:w="1440" w:type="dxa"/>
          </w:tcPr>
          <w:p w14:paraId="596EA428" w14:textId="77777777" w:rsidR="009E6331" w:rsidRPr="001C220C" w:rsidRDefault="009E6331" w:rsidP="001A4DED">
            <w:pPr>
              <w:pStyle w:val="TABLE-cell"/>
              <w:rPr>
                <w:lang w:val="en-US"/>
              </w:rPr>
            </w:pPr>
            <w:r w:rsidRPr="001C220C">
              <w:rPr>
                <w:lang w:val="en-US"/>
              </w:rPr>
              <w:t>Export Quality Widget</w:t>
            </w:r>
          </w:p>
        </w:tc>
        <w:tc>
          <w:tcPr>
            <w:tcW w:w="1297" w:type="dxa"/>
          </w:tcPr>
          <w:p w14:paraId="049C81E1" w14:textId="77777777" w:rsidR="009E6331" w:rsidRPr="001C220C" w:rsidRDefault="0013512B" w:rsidP="001A4DED">
            <w:pPr>
              <w:pStyle w:val="TABLE-cell"/>
              <w:rPr>
                <w:lang w:val="en-US"/>
              </w:rPr>
            </w:pPr>
            <w:r w:rsidRPr="001C220C">
              <w:rPr>
                <w:lang w:val="en-US"/>
              </w:rPr>
              <w:t xml:space="preserve">Medium Size AC Motor Overhaul </w:t>
            </w:r>
          </w:p>
        </w:tc>
        <w:tc>
          <w:tcPr>
            <w:tcW w:w="1080" w:type="dxa"/>
          </w:tcPr>
          <w:p w14:paraId="032F4512" w14:textId="77777777" w:rsidR="009E6331" w:rsidRPr="001C220C" w:rsidRDefault="0071645A" w:rsidP="001A4DED">
            <w:pPr>
              <w:pStyle w:val="TABLE-cell"/>
              <w:rPr>
                <w:lang w:val="en-US"/>
              </w:rPr>
            </w:pPr>
            <w:r w:rsidRPr="001C220C">
              <w:rPr>
                <w:lang w:val="en-US"/>
              </w:rPr>
              <w:t>Potency Test Procedure</w:t>
            </w:r>
          </w:p>
        </w:tc>
        <w:tc>
          <w:tcPr>
            <w:tcW w:w="1080" w:type="dxa"/>
          </w:tcPr>
          <w:p w14:paraId="47797D15" w14:textId="77777777" w:rsidR="009E6331" w:rsidRPr="001C220C" w:rsidRDefault="0071645A" w:rsidP="001A4DED">
            <w:pPr>
              <w:pStyle w:val="TABLE-cell"/>
              <w:rPr>
                <w:lang w:val="en-US"/>
              </w:rPr>
            </w:pPr>
            <w:r w:rsidRPr="001C220C">
              <w:rPr>
                <w:lang w:val="en-US"/>
              </w:rPr>
              <w:t>Tank Transfer Procedure</w:t>
            </w:r>
          </w:p>
        </w:tc>
      </w:tr>
      <w:tr w:rsidR="009E6331" w:rsidRPr="001C220C" w14:paraId="60FB8366" w14:textId="77777777" w:rsidTr="001A4DED">
        <w:trPr>
          <w:jc w:val="center"/>
        </w:trPr>
        <w:tc>
          <w:tcPr>
            <w:tcW w:w="1269" w:type="dxa"/>
          </w:tcPr>
          <w:p w14:paraId="65548B29" w14:textId="77777777" w:rsidR="009E6331" w:rsidRPr="001C220C" w:rsidRDefault="009E6331" w:rsidP="001A4DED">
            <w:pPr>
              <w:pStyle w:val="TABLE-cell"/>
              <w:rPr>
                <w:lang w:val="en-US"/>
              </w:rPr>
            </w:pPr>
            <w:r w:rsidRPr="001C220C">
              <w:rPr>
                <w:lang w:val="en-US"/>
              </w:rPr>
              <w:t>Version</w:t>
            </w:r>
          </w:p>
        </w:tc>
        <w:tc>
          <w:tcPr>
            <w:tcW w:w="2880" w:type="dxa"/>
          </w:tcPr>
          <w:p w14:paraId="776B8765" w14:textId="77777777" w:rsidR="009E6331" w:rsidRPr="001C220C" w:rsidRDefault="009E6331" w:rsidP="001A4DED">
            <w:pPr>
              <w:pStyle w:val="TABLE-cell"/>
              <w:rPr>
                <w:lang w:val="en-US"/>
              </w:rPr>
            </w:pPr>
            <w:r w:rsidRPr="001C220C">
              <w:rPr>
                <w:lang w:val="en-US"/>
              </w:rPr>
              <w:t xml:space="preserve">An identification of the version of the </w:t>
            </w:r>
            <w:r w:rsidR="002A02DC">
              <w:rPr>
                <w:i/>
                <w:lang w:val="en-US"/>
              </w:rPr>
              <w:t>o</w:t>
            </w:r>
            <w:r w:rsidR="006A5B9A" w:rsidRPr="001C220C">
              <w:rPr>
                <w:i/>
                <w:lang w:val="en-US"/>
              </w:rPr>
              <w:t>perations definition</w:t>
            </w:r>
            <w:r w:rsidRPr="001C220C">
              <w:rPr>
                <w:lang w:val="en-US"/>
              </w:rPr>
              <w:t xml:space="preserve">. </w:t>
            </w:r>
          </w:p>
          <w:p w14:paraId="73363648" w14:textId="77777777" w:rsidR="009E6331" w:rsidRPr="001C220C" w:rsidRDefault="009E6331" w:rsidP="001A4DED">
            <w:pPr>
              <w:pStyle w:val="TABLE-cell"/>
              <w:rPr>
                <w:lang w:val="en-US"/>
              </w:rPr>
            </w:pPr>
            <w:r w:rsidRPr="001C220C">
              <w:rPr>
                <w:lang w:val="en-US"/>
              </w:rPr>
              <w:t>In cases where there are multiple versions of a</w:t>
            </w:r>
            <w:r w:rsidR="00DD078A" w:rsidRPr="001C220C">
              <w:rPr>
                <w:lang w:val="en-US"/>
              </w:rPr>
              <w:t>n</w:t>
            </w:r>
            <w:r w:rsidRPr="001C220C">
              <w:rPr>
                <w:lang w:val="en-US"/>
              </w:rPr>
              <w:t xml:space="preserve"> </w:t>
            </w:r>
            <w:r w:rsidR="002A02DC">
              <w:rPr>
                <w:i/>
                <w:lang w:val="en-US"/>
              </w:rPr>
              <w:t>o</w:t>
            </w:r>
            <w:r w:rsidR="006A5B9A" w:rsidRPr="001C220C">
              <w:rPr>
                <w:i/>
                <w:lang w:val="en-US"/>
              </w:rPr>
              <w:t>perations definition</w:t>
            </w:r>
            <w:r w:rsidRPr="001C220C">
              <w:rPr>
                <w:lang w:val="en-US"/>
              </w:rPr>
              <w:t>, then the version attribute shall contain the additional identification information to differentiate each version.</w:t>
            </w:r>
          </w:p>
        </w:tc>
        <w:tc>
          <w:tcPr>
            <w:tcW w:w="1440" w:type="dxa"/>
          </w:tcPr>
          <w:p w14:paraId="01CD6D75" w14:textId="77777777" w:rsidR="009E6331" w:rsidRPr="001C220C" w:rsidRDefault="009E6331" w:rsidP="001A4DED">
            <w:pPr>
              <w:pStyle w:val="TABLE-cell"/>
              <w:rPr>
                <w:lang w:val="en-US"/>
              </w:rPr>
            </w:pPr>
            <w:r w:rsidRPr="001C220C">
              <w:rPr>
                <w:lang w:val="en-US"/>
              </w:rPr>
              <w:t>1</w:t>
            </w:r>
            <w:r w:rsidR="00FB0B14">
              <w:rPr>
                <w:lang w:val="en-US"/>
              </w:rPr>
              <w:t>,</w:t>
            </w:r>
            <w:r w:rsidRPr="001C220C">
              <w:rPr>
                <w:lang w:val="en-US"/>
              </w:rPr>
              <w:t>0</w:t>
            </w:r>
          </w:p>
        </w:tc>
        <w:tc>
          <w:tcPr>
            <w:tcW w:w="1297" w:type="dxa"/>
          </w:tcPr>
          <w:p w14:paraId="40ECDA60" w14:textId="77777777" w:rsidR="009E6331" w:rsidRPr="001C220C" w:rsidRDefault="0013512B" w:rsidP="001A4DED">
            <w:pPr>
              <w:pStyle w:val="TABLE-cell"/>
              <w:rPr>
                <w:lang w:val="en-US"/>
              </w:rPr>
            </w:pPr>
            <w:r w:rsidRPr="001C220C">
              <w:rPr>
                <w:lang w:val="en-US"/>
              </w:rPr>
              <w:t>1</w:t>
            </w:r>
            <w:r w:rsidR="00FB0B14">
              <w:rPr>
                <w:lang w:val="en-US"/>
              </w:rPr>
              <w:t>,</w:t>
            </w:r>
            <w:r w:rsidRPr="001C220C">
              <w:rPr>
                <w:lang w:val="en-US"/>
              </w:rPr>
              <w:t>4</w:t>
            </w:r>
          </w:p>
        </w:tc>
        <w:tc>
          <w:tcPr>
            <w:tcW w:w="1080" w:type="dxa"/>
          </w:tcPr>
          <w:p w14:paraId="5982698C" w14:textId="77777777" w:rsidR="009E6331" w:rsidRPr="001C220C" w:rsidRDefault="00FB0B14" w:rsidP="001A4DED">
            <w:pPr>
              <w:pStyle w:val="TABLE-cell"/>
              <w:rPr>
                <w:lang w:val="en-US"/>
              </w:rPr>
            </w:pPr>
            <w:r>
              <w:rPr>
                <w:lang w:val="en-US"/>
              </w:rPr>
              <w:t>1,</w:t>
            </w:r>
            <w:r w:rsidR="0071645A" w:rsidRPr="001C220C">
              <w:rPr>
                <w:lang w:val="en-US"/>
              </w:rPr>
              <w:t>1</w:t>
            </w:r>
          </w:p>
        </w:tc>
        <w:tc>
          <w:tcPr>
            <w:tcW w:w="1080" w:type="dxa"/>
          </w:tcPr>
          <w:p w14:paraId="7B17F413" w14:textId="77777777" w:rsidR="009E6331" w:rsidRPr="001C220C" w:rsidRDefault="0071645A" w:rsidP="001A4DED">
            <w:pPr>
              <w:pStyle w:val="TABLE-cell"/>
              <w:rPr>
                <w:lang w:val="en-US"/>
              </w:rPr>
            </w:pPr>
            <w:r w:rsidRPr="001C220C">
              <w:rPr>
                <w:lang w:val="en-US"/>
              </w:rPr>
              <w:t>1</w:t>
            </w:r>
            <w:r w:rsidR="00FB0B14">
              <w:rPr>
                <w:lang w:val="en-US"/>
              </w:rPr>
              <w:t>,</w:t>
            </w:r>
            <w:r w:rsidRPr="001C220C">
              <w:rPr>
                <w:lang w:val="en-US"/>
              </w:rPr>
              <w:t>1</w:t>
            </w:r>
          </w:p>
        </w:tc>
      </w:tr>
      <w:tr w:rsidR="009E6331" w:rsidRPr="001C220C" w14:paraId="66E64351" w14:textId="77777777" w:rsidTr="001A4DED">
        <w:trPr>
          <w:jc w:val="center"/>
        </w:trPr>
        <w:tc>
          <w:tcPr>
            <w:tcW w:w="1269" w:type="dxa"/>
          </w:tcPr>
          <w:p w14:paraId="2BECBBB2" w14:textId="77777777" w:rsidR="009E6331" w:rsidRPr="001C220C" w:rsidRDefault="009E6331" w:rsidP="001A4DED">
            <w:pPr>
              <w:pStyle w:val="TABLE-cell"/>
              <w:rPr>
                <w:lang w:val="en-US"/>
              </w:rPr>
            </w:pPr>
            <w:r w:rsidRPr="001C220C">
              <w:rPr>
                <w:lang w:val="en-US"/>
              </w:rPr>
              <w:t>Description</w:t>
            </w:r>
          </w:p>
        </w:tc>
        <w:tc>
          <w:tcPr>
            <w:tcW w:w="2880" w:type="dxa"/>
          </w:tcPr>
          <w:p w14:paraId="33E954C3" w14:textId="77777777" w:rsidR="009E6331" w:rsidRPr="001C220C" w:rsidRDefault="009E6331" w:rsidP="001A4DED">
            <w:pPr>
              <w:pStyle w:val="TABLE-cell"/>
              <w:rPr>
                <w:lang w:val="en-US"/>
              </w:rPr>
            </w:pPr>
            <w:r w:rsidRPr="001C220C">
              <w:rPr>
                <w:lang w:val="en-US"/>
              </w:rPr>
              <w:t xml:space="preserve">Contains additional information and descriptions of the </w:t>
            </w:r>
            <w:r w:rsidR="002A02DC">
              <w:rPr>
                <w:i/>
                <w:lang w:val="en-US"/>
              </w:rPr>
              <w:t>o</w:t>
            </w:r>
            <w:r w:rsidR="006A5B9A" w:rsidRPr="001C220C">
              <w:rPr>
                <w:i/>
                <w:lang w:val="en-US"/>
              </w:rPr>
              <w:t>perations definition</w:t>
            </w:r>
            <w:r w:rsidR="002A02DC">
              <w:rPr>
                <w:i/>
                <w:lang w:val="en-US"/>
              </w:rPr>
              <w:t>.</w:t>
            </w:r>
          </w:p>
        </w:tc>
        <w:tc>
          <w:tcPr>
            <w:tcW w:w="1440" w:type="dxa"/>
          </w:tcPr>
          <w:p w14:paraId="1965800E" w14:textId="77777777" w:rsidR="009E6331" w:rsidRPr="001C220C" w:rsidRDefault="009E6331" w:rsidP="001A4DED">
            <w:pPr>
              <w:pStyle w:val="TABLE-cell"/>
              <w:rPr>
                <w:lang w:val="en-US"/>
              </w:rPr>
            </w:pPr>
            <w:r w:rsidRPr="001C220C">
              <w:rPr>
                <w:lang w:val="en-US"/>
              </w:rPr>
              <w:t xml:space="preserve">Information defining resources required for </w:t>
            </w:r>
            <w:r w:rsidR="003D32BE" w:rsidRPr="001C220C">
              <w:rPr>
                <w:lang w:val="en-US"/>
              </w:rPr>
              <w:t>production</w:t>
            </w:r>
            <w:r w:rsidRPr="001C220C">
              <w:rPr>
                <w:lang w:val="en-US"/>
              </w:rPr>
              <w:t xml:space="preserve"> of a single ‘Export Quality Widget’.</w:t>
            </w:r>
          </w:p>
        </w:tc>
        <w:tc>
          <w:tcPr>
            <w:tcW w:w="1297" w:type="dxa"/>
          </w:tcPr>
          <w:p w14:paraId="65EE49F0" w14:textId="77777777" w:rsidR="009E6331" w:rsidRPr="001C220C" w:rsidRDefault="0013512B" w:rsidP="001A4DED">
            <w:pPr>
              <w:pStyle w:val="TABLE-cell"/>
              <w:rPr>
                <w:lang w:val="en-US"/>
              </w:rPr>
            </w:pPr>
            <w:r w:rsidRPr="001C220C">
              <w:rPr>
                <w:lang w:val="en-US"/>
              </w:rPr>
              <w:t>For overhauls of motors less than 200 HP.</w:t>
            </w:r>
          </w:p>
        </w:tc>
        <w:tc>
          <w:tcPr>
            <w:tcW w:w="1080" w:type="dxa"/>
          </w:tcPr>
          <w:p w14:paraId="01976684" w14:textId="77777777" w:rsidR="009E6331" w:rsidRPr="001C220C" w:rsidRDefault="0071645A" w:rsidP="001A4DED">
            <w:pPr>
              <w:pStyle w:val="TABLE-cell"/>
              <w:rPr>
                <w:lang w:val="en-US"/>
              </w:rPr>
            </w:pPr>
            <w:r w:rsidRPr="001C220C">
              <w:rPr>
                <w:lang w:val="en-US"/>
              </w:rPr>
              <w:t>Test for potency of product</w:t>
            </w:r>
          </w:p>
        </w:tc>
        <w:tc>
          <w:tcPr>
            <w:tcW w:w="1080" w:type="dxa"/>
          </w:tcPr>
          <w:p w14:paraId="28447FC4" w14:textId="77777777" w:rsidR="009E6331" w:rsidRPr="001C220C" w:rsidRDefault="0071645A" w:rsidP="001A4DED">
            <w:pPr>
              <w:pStyle w:val="TABLE-cell"/>
              <w:rPr>
                <w:lang w:val="en-US"/>
              </w:rPr>
            </w:pPr>
            <w:r w:rsidRPr="001C220C">
              <w:rPr>
                <w:lang w:val="en-US"/>
              </w:rPr>
              <w:t>Movement of material from one tank to another</w:t>
            </w:r>
          </w:p>
        </w:tc>
      </w:tr>
      <w:tr w:rsidR="009E6331" w:rsidRPr="001C220C" w14:paraId="68356F92" w14:textId="77777777" w:rsidTr="001A4DED">
        <w:trPr>
          <w:jc w:val="center"/>
        </w:trPr>
        <w:tc>
          <w:tcPr>
            <w:tcW w:w="1269" w:type="dxa"/>
          </w:tcPr>
          <w:p w14:paraId="2AB159D9" w14:textId="77777777" w:rsidR="009E6331" w:rsidRPr="001C220C" w:rsidRDefault="006A5B9A" w:rsidP="001A4DED">
            <w:pPr>
              <w:pStyle w:val="TABLE-cell"/>
              <w:rPr>
                <w:lang w:val="en-US"/>
              </w:rPr>
            </w:pPr>
            <w:r w:rsidRPr="001C220C">
              <w:rPr>
                <w:lang w:val="en-US"/>
              </w:rPr>
              <w:t>Operations type</w:t>
            </w:r>
          </w:p>
        </w:tc>
        <w:tc>
          <w:tcPr>
            <w:tcW w:w="2880" w:type="dxa"/>
          </w:tcPr>
          <w:p w14:paraId="70D0ACB3" w14:textId="77777777" w:rsidR="003D1119" w:rsidRDefault="009E6331" w:rsidP="001A4DED">
            <w:pPr>
              <w:pStyle w:val="TABLE-cell"/>
              <w:rPr>
                <w:lang w:val="en-US"/>
              </w:rPr>
            </w:pPr>
            <w:r w:rsidRPr="001C220C">
              <w:rPr>
                <w:lang w:val="en-US"/>
              </w:rPr>
              <w:t xml:space="preserve">Describes the category of </w:t>
            </w:r>
            <w:r w:rsidR="006C7335" w:rsidRPr="001C220C">
              <w:rPr>
                <w:lang w:val="en-US"/>
              </w:rPr>
              <w:t>operation</w:t>
            </w:r>
            <w:r w:rsidR="002A02DC">
              <w:rPr>
                <w:lang w:val="en-US"/>
              </w:rPr>
              <w:t>.</w:t>
            </w:r>
            <w:r w:rsidR="003D1119">
              <w:rPr>
                <w:lang w:val="en-US"/>
              </w:rPr>
              <w:t xml:space="preserve"> </w:t>
            </w:r>
            <w:r w:rsidR="00506979" w:rsidRPr="001C220C">
              <w:rPr>
                <w:lang w:val="en-US"/>
              </w:rPr>
              <w:t>Required attribute</w:t>
            </w:r>
            <w:r w:rsidR="003D1119">
              <w:rPr>
                <w:lang w:val="en-US"/>
              </w:rPr>
              <w:t xml:space="preserve">. </w:t>
            </w:r>
            <w:r w:rsidR="0038111D" w:rsidRPr="001C220C">
              <w:rPr>
                <w:lang w:val="en-US"/>
              </w:rPr>
              <w:t xml:space="preserve">Defined values are: </w:t>
            </w:r>
          </w:p>
          <w:p w14:paraId="107E4B30" w14:textId="77777777" w:rsidR="0038111D" w:rsidRPr="001C220C" w:rsidRDefault="002A02DC" w:rsidP="001A4DED">
            <w:pPr>
              <w:pStyle w:val="TABLE-cell"/>
              <w:rPr>
                <w:lang w:val="en-US"/>
              </w:rPr>
            </w:pPr>
            <w:r>
              <w:rPr>
                <w:lang w:val="en-US"/>
              </w:rPr>
              <w:t>P</w:t>
            </w:r>
            <w:r w:rsidR="0038111D" w:rsidRPr="001C220C">
              <w:rPr>
                <w:lang w:val="en-US"/>
              </w:rPr>
              <w:t xml:space="preserve">roduction, </w:t>
            </w:r>
            <w:r>
              <w:rPr>
                <w:lang w:val="en-US"/>
              </w:rPr>
              <w:t>m</w:t>
            </w:r>
            <w:r w:rsidR="0038111D" w:rsidRPr="001C220C">
              <w:rPr>
                <w:lang w:val="en-US"/>
              </w:rPr>
              <w:t xml:space="preserve">aintenance, </w:t>
            </w:r>
            <w:r>
              <w:rPr>
                <w:lang w:val="en-US"/>
              </w:rPr>
              <w:t>q</w:t>
            </w:r>
            <w:r w:rsidR="0038111D" w:rsidRPr="001C220C">
              <w:rPr>
                <w:lang w:val="en-US"/>
              </w:rPr>
              <w:t xml:space="preserve">uality, </w:t>
            </w:r>
            <w:r>
              <w:rPr>
                <w:lang w:val="en-US"/>
              </w:rPr>
              <w:t>i</w:t>
            </w:r>
            <w:r w:rsidR="0038111D" w:rsidRPr="001C220C">
              <w:rPr>
                <w:lang w:val="en-US"/>
              </w:rPr>
              <w:t xml:space="preserve">nventory, or </w:t>
            </w:r>
            <w:r>
              <w:rPr>
                <w:lang w:val="en-US"/>
              </w:rPr>
              <w:t>m</w:t>
            </w:r>
            <w:r w:rsidR="0038111D" w:rsidRPr="001C220C">
              <w:rPr>
                <w:lang w:val="en-US"/>
              </w:rPr>
              <w:t xml:space="preserve">ixed. </w:t>
            </w:r>
          </w:p>
          <w:p w14:paraId="5817232A" w14:textId="77777777" w:rsidR="00506979" w:rsidRPr="001C220C" w:rsidRDefault="00506979" w:rsidP="001A4DED">
            <w:pPr>
              <w:pStyle w:val="TABLE-cell"/>
              <w:rPr>
                <w:lang w:val="en-US"/>
              </w:rPr>
            </w:pPr>
            <w:r w:rsidRPr="001C220C">
              <w:rPr>
                <w:lang w:val="en-US"/>
              </w:rPr>
              <w:t xml:space="preserve">“Mixed” shall be used when the </w:t>
            </w:r>
            <w:r w:rsidRPr="002A02DC">
              <w:rPr>
                <w:i/>
                <w:lang w:val="en-US"/>
              </w:rPr>
              <w:t>operations definition</w:t>
            </w:r>
            <w:r w:rsidRPr="001C220C">
              <w:rPr>
                <w:lang w:val="en-US"/>
              </w:rPr>
              <w:t xml:space="preserve"> contains several types of </w:t>
            </w:r>
            <w:r w:rsidRPr="002A02DC">
              <w:rPr>
                <w:i/>
                <w:lang w:val="en-US"/>
              </w:rPr>
              <w:t>operations requests</w:t>
            </w:r>
            <w:r w:rsidRPr="001C220C">
              <w:rPr>
                <w:lang w:val="en-US"/>
              </w:rPr>
              <w:t xml:space="preserve"> and/or </w:t>
            </w:r>
            <w:r w:rsidRPr="002A02DC">
              <w:rPr>
                <w:i/>
                <w:lang w:val="en-US"/>
              </w:rPr>
              <w:t>segment requirements</w:t>
            </w:r>
            <w:r w:rsidR="002A02DC">
              <w:rPr>
                <w:i/>
                <w:lang w:val="en-US"/>
              </w:rPr>
              <w:t>.</w:t>
            </w:r>
          </w:p>
        </w:tc>
        <w:tc>
          <w:tcPr>
            <w:tcW w:w="1440" w:type="dxa"/>
          </w:tcPr>
          <w:p w14:paraId="0AACDAFA" w14:textId="77777777" w:rsidR="009E6331" w:rsidRPr="001C220C" w:rsidRDefault="009E6331" w:rsidP="001A4DED">
            <w:pPr>
              <w:pStyle w:val="TABLE-cell"/>
              <w:rPr>
                <w:lang w:val="en-US"/>
              </w:rPr>
            </w:pPr>
            <w:r w:rsidRPr="001C220C">
              <w:rPr>
                <w:lang w:val="en-US"/>
              </w:rPr>
              <w:t>Production</w:t>
            </w:r>
          </w:p>
        </w:tc>
        <w:tc>
          <w:tcPr>
            <w:tcW w:w="1297" w:type="dxa"/>
          </w:tcPr>
          <w:p w14:paraId="24595EB2" w14:textId="77777777" w:rsidR="009E6331" w:rsidRPr="001C220C" w:rsidRDefault="00AA497E" w:rsidP="001A4DED">
            <w:pPr>
              <w:pStyle w:val="TABLE-cell"/>
              <w:rPr>
                <w:lang w:val="en-US"/>
              </w:rPr>
            </w:pPr>
            <w:r w:rsidRPr="001C220C">
              <w:rPr>
                <w:lang w:val="en-US"/>
              </w:rPr>
              <w:t>Maintenance</w:t>
            </w:r>
          </w:p>
        </w:tc>
        <w:tc>
          <w:tcPr>
            <w:tcW w:w="1080" w:type="dxa"/>
          </w:tcPr>
          <w:p w14:paraId="13929D25" w14:textId="77777777" w:rsidR="009E6331" w:rsidRPr="001C220C" w:rsidRDefault="00AA497E" w:rsidP="001A4DED">
            <w:pPr>
              <w:pStyle w:val="TABLE-cell"/>
              <w:rPr>
                <w:lang w:val="en-US"/>
              </w:rPr>
            </w:pPr>
            <w:r w:rsidRPr="001C220C">
              <w:rPr>
                <w:lang w:val="en-US"/>
              </w:rPr>
              <w:t>Quality</w:t>
            </w:r>
          </w:p>
        </w:tc>
        <w:tc>
          <w:tcPr>
            <w:tcW w:w="1080" w:type="dxa"/>
          </w:tcPr>
          <w:p w14:paraId="7AA35D0B" w14:textId="77777777" w:rsidR="009E6331" w:rsidRPr="001C220C" w:rsidRDefault="00AA497E" w:rsidP="001A4DED">
            <w:pPr>
              <w:pStyle w:val="TABLE-cell"/>
              <w:rPr>
                <w:lang w:val="en-US"/>
              </w:rPr>
            </w:pPr>
            <w:r w:rsidRPr="001C220C">
              <w:rPr>
                <w:lang w:val="en-US"/>
              </w:rPr>
              <w:t>Inventory</w:t>
            </w:r>
          </w:p>
        </w:tc>
      </w:tr>
      <w:tr w:rsidR="008C3224" w:rsidRPr="001C220C" w14:paraId="12640CCA" w14:textId="77777777" w:rsidTr="001A4DED">
        <w:trPr>
          <w:jc w:val="center"/>
        </w:trPr>
        <w:tc>
          <w:tcPr>
            <w:tcW w:w="1269" w:type="dxa"/>
          </w:tcPr>
          <w:p w14:paraId="6506288D" w14:textId="77777777" w:rsidR="008C3224" w:rsidRPr="001C220C" w:rsidRDefault="008C3224" w:rsidP="001A4DED">
            <w:pPr>
              <w:pStyle w:val="TABLE-cell"/>
              <w:rPr>
                <w:lang w:val="en-US"/>
              </w:rPr>
            </w:pPr>
            <w:r>
              <w:rPr>
                <w:lang w:val="en-US"/>
              </w:rPr>
              <w:t xml:space="preserve">Hierarchy </w:t>
            </w:r>
            <w:r w:rsidR="002A02DC">
              <w:rPr>
                <w:lang w:val="en-US"/>
              </w:rPr>
              <w:t>s</w:t>
            </w:r>
            <w:r>
              <w:rPr>
                <w:lang w:val="en-US"/>
              </w:rPr>
              <w:t>cope</w:t>
            </w:r>
          </w:p>
        </w:tc>
        <w:tc>
          <w:tcPr>
            <w:tcW w:w="2880" w:type="dxa"/>
          </w:tcPr>
          <w:p w14:paraId="384E945F" w14:textId="77777777" w:rsidR="008C3224" w:rsidRPr="001C220C" w:rsidRDefault="008C3224" w:rsidP="001A4DED">
            <w:pPr>
              <w:pStyle w:val="TABLE-cell"/>
              <w:rPr>
                <w:lang w:val="en-US"/>
              </w:rPr>
            </w:pPr>
            <w:r w:rsidRPr="001C220C">
              <w:rPr>
                <w:lang w:val="en-US"/>
              </w:rPr>
              <w:t>Identifies where the exchanged information fits within the role based equipment hierarchy</w:t>
            </w:r>
            <w:r w:rsidR="008558A5">
              <w:rPr>
                <w:lang w:val="en-US"/>
              </w:rPr>
              <w:t xml:space="preserve">. </w:t>
            </w:r>
          </w:p>
          <w:p w14:paraId="399ED09C" w14:textId="77777777" w:rsidR="008C3224" w:rsidRPr="001C220C" w:rsidRDefault="008C3224" w:rsidP="001A4DED">
            <w:pPr>
              <w:pStyle w:val="TABLE-cell"/>
              <w:rPr>
                <w:lang w:val="en-US"/>
              </w:rPr>
            </w:pPr>
          </w:p>
        </w:tc>
        <w:tc>
          <w:tcPr>
            <w:tcW w:w="1440" w:type="dxa"/>
          </w:tcPr>
          <w:p w14:paraId="1CB5D12F" w14:textId="77777777" w:rsidR="008C3224" w:rsidRPr="001C220C" w:rsidRDefault="008C3224" w:rsidP="001A4DED">
            <w:pPr>
              <w:pStyle w:val="TABLE-cell"/>
              <w:rPr>
                <w:lang w:val="en-US"/>
              </w:rPr>
            </w:pPr>
            <w:r w:rsidRPr="001C220C">
              <w:rPr>
                <w:lang w:val="en-US"/>
              </w:rPr>
              <w:t>East Wing(AREA)/ Manufacturing Line #2(WORK CENTER)</w:t>
            </w:r>
          </w:p>
        </w:tc>
        <w:tc>
          <w:tcPr>
            <w:tcW w:w="1297" w:type="dxa"/>
          </w:tcPr>
          <w:p w14:paraId="0626A9C1" w14:textId="77777777" w:rsidR="008C3224" w:rsidRPr="001C220C" w:rsidRDefault="008C3224" w:rsidP="001A4DED">
            <w:pPr>
              <w:pStyle w:val="TABLE-cell"/>
              <w:rPr>
                <w:lang w:val="en-US"/>
              </w:rPr>
            </w:pPr>
            <w:r w:rsidRPr="001C220C">
              <w:rPr>
                <w:lang w:val="en-US"/>
              </w:rPr>
              <w:t>CNC Machine</w:t>
            </w:r>
          </w:p>
          <w:p w14:paraId="144B1500" w14:textId="77777777" w:rsidR="008C3224" w:rsidRPr="001C220C" w:rsidRDefault="008C3224" w:rsidP="001A4DED">
            <w:pPr>
              <w:pStyle w:val="TABLE-cell"/>
              <w:rPr>
                <w:lang w:val="en-US"/>
              </w:rPr>
            </w:pPr>
            <w:r w:rsidRPr="001C220C">
              <w:rPr>
                <w:lang w:val="en-US"/>
              </w:rPr>
              <w:t>Asset ID 13465</w:t>
            </w:r>
          </w:p>
        </w:tc>
        <w:tc>
          <w:tcPr>
            <w:tcW w:w="1080" w:type="dxa"/>
          </w:tcPr>
          <w:p w14:paraId="1F716A35" w14:textId="77777777" w:rsidR="008C3224" w:rsidRPr="001C220C" w:rsidRDefault="008C3224" w:rsidP="001A4DED">
            <w:pPr>
              <w:pStyle w:val="TABLE-cell"/>
              <w:rPr>
                <w:lang w:val="en-US"/>
              </w:rPr>
            </w:pPr>
            <w:r w:rsidRPr="001C220C">
              <w:rPr>
                <w:lang w:val="en-US"/>
              </w:rPr>
              <w:t>Test Cell 4</w:t>
            </w:r>
          </w:p>
          <w:p w14:paraId="5D04387C" w14:textId="77777777" w:rsidR="008C3224" w:rsidRPr="001C220C" w:rsidRDefault="008C3224" w:rsidP="001A4DED">
            <w:pPr>
              <w:pStyle w:val="TABLE-cell"/>
              <w:rPr>
                <w:lang w:val="en-US"/>
              </w:rPr>
            </w:pPr>
            <w:r w:rsidRPr="001C220C">
              <w:rPr>
                <w:lang w:val="en-US"/>
              </w:rPr>
              <w:t>Receiving</w:t>
            </w:r>
          </w:p>
        </w:tc>
        <w:tc>
          <w:tcPr>
            <w:tcW w:w="1080" w:type="dxa"/>
          </w:tcPr>
          <w:p w14:paraId="05F7E6F6" w14:textId="77777777" w:rsidR="008C3224" w:rsidRPr="001C220C" w:rsidRDefault="008C3224" w:rsidP="001A4DED">
            <w:pPr>
              <w:pStyle w:val="TABLE-cell"/>
              <w:rPr>
                <w:lang w:val="en-US"/>
              </w:rPr>
            </w:pPr>
            <w:r w:rsidRPr="001C220C">
              <w:rPr>
                <w:lang w:val="en-US"/>
              </w:rPr>
              <w:t>Ware</w:t>
            </w:r>
            <w:r w:rsidR="00E74997">
              <w:rPr>
                <w:lang w:val="en-US"/>
              </w:rPr>
              <w:t>-</w:t>
            </w:r>
            <w:r w:rsidRPr="001C220C">
              <w:rPr>
                <w:lang w:val="en-US"/>
              </w:rPr>
              <w:t>house B</w:t>
            </w:r>
          </w:p>
        </w:tc>
      </w:tr>
      <w:tr w:rsidR="00BA7875" w:rsidRPr="001C220C" w14:paraId="7BDBD6DD" w14:textId="77777777" w:rsidTr="001A4DED">
        <w:trPr>
          <w:jc w:val="center"/>
        </w:trPr>
        <w:tc>
          <w:tcPr>
            <w:tcW w:w="1269" w:type="dxa"/>
          </w:tcPr>
          <w:p w14:paraId="39B86A60" w14:textId="4CCD8B01" w:rsidR="00BA7875" w:rsidRDefault="00BA7875" w:rsidP="001A4DED">
            <w:pPr>
              <w:pStyle w:val="TABLE-cell"/>
              <w:rPr>
                <w:lang w:val="en-US"/>
              </w:rPr>
            </w:pPr>
            <w:r w:rsidRPr="00C864FB">
              <w:t>Definition type</w:t>
            </w:r>
          </w:p>
        </w:tc>
        <w:tc>
          <w:tcPr>
            <w:tcW w:w="2880" w:type="dxa"/>
          </w:tcPr>
          <w:p w14:paraId="045A7744" w14:textId="77777777" w:rsidR="00BA7875" w:rsidRPr="00C864FB" w:rsidRDefault="00BA7875" w:rsidP="001A4DED">
            <w:pPr>
              <w:pStyle w:val="TABLE-cell"/>
            </w:pPr>
            <w:r w:rsidRPr="00C864FB">
              <w:t xml:space="preserve">Defines the type of the </w:t>
            </w:r>
            <w:r w:rsidRPr="00C864FB">
              <w:rPr>
                <w:i/>
              </w:rPr>
              <w:t>operations definition</w:t>
            </w:r>
            <w:r w:rsidRPr="00C864FB">
              <w:t>.  The defined types are</w:t>
            </w:r>
          </w:p>
          <w:p w14:paraId="1D9E0D46" w14:textId="77777777" w:rsidR="00BA7875" w:rsidRPr="00C864FB" w:rsidRDefault="00BA7875" w:rsidP="001A4DED">
            <w:pPr>
              <w:pStyle w:val="TABLE-cell"/>
            </w:pPr>
            <w:r w:rsidRPr="00C864FB">
              <w:t xml:space="preserve">Abstract – An </w:t>
            </w:r>
            <w:r w:rsidRPr="00C864FB">
              <w:rPr>
                <w:i/>
              </w:rPr>
              <w:t>operations definition</w:t>
            </w:r>
            <w:r w:rsidRPr="00C864FB">
              <w:t xml:space="preserve"> used as a template for other </w:t>
            </w:r>
            <w:r w:rsidRPr="00C864FB">
              <w:rPr>
                <w:i/>
              </w:rPr>
              <w:t>operations definitions</w:t>
            </w:r>
            <w:r w:rsidRPr="00C864FB">
              <w:t>.</w:t>
            </w:r>
          </w:p>
          <w:p w14:paraId="72D5C18F" w14:textId="536FF84A" w:rsidR="00BA7875" w:rsidRPr="001C220C" w:rsidRDefault="00BA7875" w:rsidP="001A4DED">
            <w:pPr>
              <w:pStyle w:val="TABLE-cell"/>
              <w:rPr>
                <w:lang w:val="en-US"/>
              </w:rPr>
            </w:pPr>
            <w:r w:rsidRPr="00C864FB">
              <w:t xml:space="preserve">Concrete – An </w:t>
            </w:r>
            <w:r w:rsidRPr="00C864FB">
              <w:rPr>
                <w:i/>
              </w:rPr>
              <w:t>operations definition</w:t>
            </w:r>
            <w:r w:rsidRPr="00C864FB">
              <w:t xml:space="preserve"> that may be directly scheduled and tracked.</w:t>
            </w:r>
          </w:p>
        </w:tc>
        <w:tc>
          <w:tcPr>
            <w:tcW w:w="1440" w:type="dxa"/>
          </w:tcPr>
          <w:p w14:paraId="0D6F7F3E" w14:textId="09952220" w:rsidR="00BA7875" w:rsidRPr="001C220C" w:rsidRDefault="00BA7875" w:rsidP="001A4DED">
            <w:pPr>
              <w:pStyle w:val="TABLE-cell"/>
              <w:rPr>
                <w:lang w:val="en-US"/>
              </w:rPr>
            </w:pPr>
            <w:r w:rsidRPr="00C864FB">
              <w:t>Abstract</w:t>
            </w:r>
          </w:p>
        </w:tc>
        <w:tc>
          <w:tcPr>
            <w:tcW w:w="1297" w:type="dxa"/>
          </w:tcPr>
          <w:p w14:paraId="09711D68" w14:textId="394AE70A" w:rsidR="00BA7875" w:rsidRPr="001C220C" w:rsidRDefault="00BA7875" w:rsidP="001A4DED">
            <w:pPr>
              <w:pStyle w:val="TABLE-cell"/>
              <w:rPr>
                <w:lang w:val="en-US"/>
              </w:rPr>
            </w:pPr>
            <w:r w:rsidRPr="00C864FB">
              <w:t>Concrete</w:t>
            </w:r>
          </w:p>
        </w:tc>
        <w:tc>
          <w:tcPr>
            <w:tcW w:w="1080" w:type="dxa"/>
          </w:tcPr>
          <w:p w14:paraId="5381D4E1" w14:textId="098E3411" w:rsidR="00BA7875" w:rsidRPr="001C220C" w:rsidRDefault="00BA7875" w:rsidP="001A4DED">
            <w:pPr>
              <w:pStyle w:val="TABLE-cell"/>
              <w:rPr>
                <w:lang w:val="en-US"/>
              </w:rPr>
            </w:pPr>
            <w:r w:rsidRPr="00C864FB">
              <w:t>Concrete</w:t>
            </w:r>
          </w:p>
        </w:tc>
        <w:tc>
          <w:tcPr>
            <w:tcW w:w="1080" w:type="dxa"/>
          </w:tcPr>
          <w:p w14:paraId="36D09B1F" w14:textId="2F7023F4" w:rsidR="00BA7875" w:rsidRPr="001C220C" w:rsidRDefault="00BA7875" w:rsidP="001A4DED">
            <w:pPr>
              <w:pStyle w:val="TABLE-cell"/>
              <w:rPr>
                <w:lang w:val="en-US"/>
              </w:rPr>
            </w:pPr>
            <w:r w:rsidRPr="00C864FB">
              <w:t>Abstract</w:t>
            </w:r>
          </w:p>
        </w:tc>
      </w:tr>
      <w:tr w:rsidR="008C3224" w:rsidRPr="001C220C" w:rsidDel="00A94AC9" w14:paraId="1BE992A9" w14:textId="4B8A3957" w:rsidTr="001A4DED">
        <w:trPr>
          <w:jc w:val="center"/>
          <w:del w:id="13176" w:author="Charles Gifford" w:date="2017-03-20T01:55:00Z"/>
        </w:trPr>
        <w:tc>
          <w:tcPr>
            <w:tcW w:w="1269" w:type="dxa"/>
          </w:tcPr>
          <w:p w14:paraId="234B554F" w14:textId="2E2AB4C1" w:rsidR="008C3224" w:rsidRPr="001C220C" w:rsidDel="00A94AC9" w:rsidRDefault="008C3224" w:rsidP="009C698C">
            <w:pPr>
              <w:pStyle w:val="TableNormal1"/>
              <w:keepNext w:val="0"/>
              <w:rPr>
                <w:del w:id="13177" w:author="Charles Gifford" w:date="2017-03-20T01:55:00Z"/>
                <w:lang w:val="en-US"/>
              </w:rPr>
            </w:pPr>
            <w:del w:id="13178" w:author="Charles Gifford" w:date="2016-05-03T12:52:00Z">
              <w:r w:rsidDel="001E6A6B">
                <w:rPr>
                  <w:lang w:val="en-US"/>
                </w:rPr>
                <w:delText xml:space="preserve">Bill of </w:delText>
              </w:r>
              <w:r w:rsidR="002A02DC" w:rsidDel="001E6A6B">
                <w:rPr>
                  <w:lang w:val="en-US"/>
                </w:rPr>
                <w:delText>m</w:delText>
              </w:r>
              <w:r w:rsidDel="001E6A6B">
                <w:rPr>
                  <w:lang w:val="en-US"/>
                </w:rPr>
                <w:delText>aterial ID</w:delText>
              </w:r>
            </w:del>
          </w:p>
        </w:tc>
        <w:tc>
          <w:tcPr>
            <w:tcW w:w="2880" w:type="dxa"/>
          </w:tcPr>
          <w:p w14:paraId="1C148CD2" w14:textId="37651FFD" w:rsidR="008C3224" w:rsidRPr="001C220C" w:rsidDel="00A94AC9" w:rsidRDefault="008C3224" w:rsidP="009C698C">
            <w:pPr>
              <w:pStyle w:val="TableNormal1"/>
              <w:keepNext w:val="0"/>
              <w:rPr>
                <w:del w:id="13179" w:author="Charles Gifford" w:date="2017-03-20T01:55:00Z"/>
                <w:lang w:val="en-US"/>
              </w:rPr>
            </w:pPr>
            <w:del w:id="13180" w:author="Charles Gifford" w:date="2016-05-03T12:52:00Z">
              <w:r w:rsidDel="001E6A6B">
                <w:rPr>
                  <w:lang w:val="en-US"/>
                </w:rPr>
                <w:delText xml:space="preserve">Identification of the external </w:delText>
              </w:r>
              <w:r w:rsidR="002A02DC" w:rsidRPr="002A02DC" w:rsidDel="001E6A6B">
                <w:rPr>
                  <w:i/>
                  <w:lang w:val="en-US"/>
                </w:rPr>
                <w:delText>b</w:delText>
              </w:r>
              <w:r w:rsidRPr="002A02DC" w:rsidDel="001E6A6B">
                <w:rPr>
                  <w:i/>
                  <w:lang w:val="en-US"/>
                </w:rPr>
                <w:delText xml:space="preserve">ill Of </w:delText>
              </w:r>
              <w:r w:rsidR="002A02DC" w:rsidRPr="002A02DC" w:rsidDel="001E6A6B">
                <w:rPr>
                  <w:i/>
                  <w:lang w:val="en-US"/>
                </w:rPr>
                <w:delText>m</w:delText>
              </w:r>
              <w:r w:rsidRPr="002A02DC" w:rsidDel="001E6A6B">
                <w:rPr>
                  <w:i/>
                  <w:lang w:val="en-US"/>
                </w:rPr>
                <w:delText>aterial</w:delText>
              </w:r>
              <w:r w:rsidDel="001E6A6B">
                <w:rPr>
                  <w:lang w:val="en-US"/>
                </w:rPr>
                <w:delText xml:space="preserve"> associated with this </w:delText>
              </w:r>
              <w:r w:rsidR="002A02DC" w:rsidRPr="002A02DC" w:rsidDel="001E6A6B">
                <w:rPr>
                  <w:i/>
                  <w:lang w:val="en-US"/>
                </w:rPr>
                <w:delText>o</w:delText>
              </w:r>
              <w:r w:rsidRPr="002A02DC" w:rsidDel="001E6A6B">
                <w:rPr>
                  <w:i/>
                  <w:lang w:val="en-US"/>
                </w:rPr>
                <w:delText xml:space="preserve">peration </w:delText>
              </w:r>
              <w:r w:rsidR="002A02DC" w:rsidRPr="002A02DC" w:rsidDel="001E6A6B">
                <w:rPr>
                  <w:i/>
                  <w:lang w:val="en-US"/>
                </w:rPr>
                <w:delText>d</w:delText>
              </w:r>
              <w:r w:rsidRPr="002A02DC" w:rsidDel="001E6A6B">
                <w:rPr>
                  <w:i/>
                  <w:lang w:val="en-US"/>
                </w:rPr>
                <w:delText>efinition</w:delText>
              </w:r>
              <w:r w:rsidR="002A02DC" w:rsidDel="001E6A6B">
                <w:rPr>
                  <w:i/>
                  <w:lang w:val="en-US"/>
                </w:rPr>
                <w:delText>.</w:delText>
              </w:r>
            </w:del>
          </w:p>
        </w:tc>
        <w:tc>
          <w:tcPr>
            <w:tcW w:w="1440" w:type="dxa"/>
          </w:tcPr>
          <w:p w14:paraId="5B6B14F3" w14:textId="3D88F883" w:rsidR="008C3224" w:rsidRPr="001C220C" w:rsidDel="00A94AC9" w:rsidRDefault="008C3224" w:rsidP="009C698C">
            <w:pPr>
              <w:pStyle w:val="TableNormal1"/>
              <w:keepNext w:val="0"/>
              <w:rPr>
                <w:del w:id="13181" w:author="Charles Gifford" w:date="2017-03-20T01:55:00Z"/>
                <w:lang w:val="en-US"/>
              </w:rPr>
            </w:pPr>
            <w:del w:id="13182" w:author="Charles Gifford" w:date="2016-05-03T12:52:00Z">
              <w:r w:rsidDel="001E6A6B">
                <w:rPr>
                  <w:lang w:val="en-US"/>
                </w:rPr>
                <w:delText>BOM9929</w:delText>
              </w:r>
            </w:del>
          </w:p>
        </w:tc>
        <w:tc>
          <w:tcPr>
            <w:tcW w:w="1297" w:type="dxa"/>
          </w:tcPr>
          <w:p w14:paraId="360FA51D" w14:textId="4AB29DFE" w:rsidR="008C3224" w:rsidRPr="001C220C" w:rsidDel="00A94AC9" w:rsidRDefault="008C3224" w:rsidP="001A4DED">
            <w:pPr>
              <w:pStyle w:val="TABLE-cell"/>
              <w:rPr>
                <w:del w:id="13183" w:author="Charles Gifford" w:date="2017-03-20T01:55:00Z"/>
                <w:lang w:val="en-US"/>
              </w:rPr>
            </w:pPr>
            <w:del w:id="13184" w:author="Charles Gifford" w:date="2016-05-03T12:52:00Z">
              <w:r w:rsidDel="001E6A6B">
                <w:rPr>
                  <w:lang w:val="en-US"/>
                </w:rPr>
                <w:delText>BOM9928</w:delText>
              </w:r>
            </w:del>
          </w:p>
        </w:tc>
        <w:tc>
          <w:tcPr>
            <w:tcW w:w="1080" w:type="dxa"/>
          </w:tcPr>
          <w:p w14:paraId="113E2686" w14:textId="41640266" w:rsidR="008C3224" w:rsidRPr="001C220C" w:rsidDel="00A94AC9" w:rsidRDefault="008C3224" w:rsidP="001A4DED">
            <w:pPr>
              <w:pStyle w:val="TABLE-cell"/>
              <w:rPr>
                <w:del w:id="13185" w:author="Charles Gifford" w:date="2017-03-20T01:55:00Z"/>
                <w:lang w:val="en-US"/>
              </w:rPr>
            </w:pPr>
            <w:del w:id="13186" w:author="Charles Gifford" w:date="2016-05-03T12:52:00Z">
              <w:r w:rsidDel="001E6A6B">
                <w:rPr>
                  <w:lang w:val="en-US"/>
                </w:rPr>
                <w:delText>BOM9927</w:delText>
              </w:r>
            </w:del>
          </w:p>
        </w:tc>
        <w:tc>
          <w:tcPr>
            <w:tcW w:w="1080" w:type="dxa"/>
          </w:tcPr>
          <w:p w14:paraId="1858A61E" w14:textId="34BCD6D3" w:rsidR="008C3224" w:rsidRPr="001C220C" w:rsidDel="00A94AC9" w:rsidRDefault="008C3224" w:rsidP="001A4DED">
            <w:pPr>
              <w:pStyle w:val="TABLE-cell"/>
              <w:rPr>
                <w:del w:id="13187" w:author="Charles Gifford" w:date="2017-03-20T01:55:00Z"/>
                <w:lang w:val="en-US"/>
              </w:rPr>
            </w:pPr>
            <w:del w:id="13188" w:author="Charles Gifford" w:date="2016-05-03T12:52:00Z">
              <w:r w:rsidDel="001E6A6B">
                <w:rPr>
                  <w:lang w:val="en-US"/>
                </w:rPr>
                <w:delText>BOM9926</w:delText>
              </w:r>
            </w:del>
          </w:p>
        </w:tc>
      </w:tr>
      <w:tr w:rsidR="008C3224" w:rsidRPr="001C220C" w:rsidDel="00A94AC9" w14:paraId="4DA62684" w14:textId="446B32D2" w:rsidTr="001A4DED">
        <w:trPr>
          <w:jc w:val="center"/>
          <w:del w:id="13189" w:author="Charles Gifford" w:date="2017-03-20T01:55:00Z"/>
        </w:trPr>
        <w:tc>
          <w:tcPr>
            <w:tcW w:w="1269" w:type="dxa"/>
          </w:tcPr>
          <w:p w14:paraId="6AAC14FD" w14:textId="10C68C89" w:rsidR="008C3224" w:rsidDel="00A94AC9" w:rsidRDefault="008C3224" w:rsidP="009C698C">
            <w:pPr>
              <w:pStyle w:val="TableNormal1"/>
              <w:keepNext w:val="0"/>
              <w:rPr>
                <w:del w:id="13190" w:author="Charles Gifford" w:date="2017-03-20T01:55:00Z"/>
                <w:lang w:val="en-US"/>
              </w:rPr>
            </w:pPr>
            <w:del w:id="13191" w:author="Charles Gifford" w:date="2016-05-03T12:52:00Z">
              <w:r w:rsidDel="001E6A6B">
                <w:rPr>
                  <w:lang w:val="en-US"/>
                </w:rPr>
                <w:delText xml:space="preserve">Work </w:delText>
              </w:r>
              <w:r w:rsidR="002A02DC" w:rsidDel="001E6A6B">
                <w:rPr>
                  <w:lang w:val="en-US"/>
                </w:rPr>
                <w:delText>d</w:delText>
              </w:r>
              <w:r w:rsidDel="001E6A6B">
                <w:rPr>
                  <w:lang w:val="en-US"/>
                </w:rPr>
                <w:delText>efinition ID</w:delText>
              </w:r>
            </w:del>
          </w:p>
        </w:tc>
        <w:tc>
          <w:tcPr>
            <w:tcW w:w="2880" w:type="dxa"/>
          </w:tcPr>
          <w:p w14:paraId="66AE2592" w14:textId="2C0A13A6" w:rsidR="008C3224" w:rsidDel="00A94AC9" w:rsidRDefault="008C3224" w:rsidP="009C698C">
            <w:pPr>
              <w:pStyle w:val="TableNormal1"/>
              <w:keepNext w:val="0"/>
              <w:rPr>
                <w:del w:id="13192" w:author="Charles Gifford" w:date="2017-03-20T01:55:00Z"/>
                <w:lang w:val="en-US"/>
              </w:rPr>
            </w:pPr>
            <w:del w:id="13193" w:author="Charles Gifford" w:date="2016-05-03T12:52:00Z">
              <w:r w:rsidDel="001E6A6B">
                <w:rPr>
                  <w:lang w:val="en-US"/>
                </w:rPr>
                <w:delText xml:space="preserve">Identification of the external </w:delText>
              </w:r>
              <w:r w:rsidR="002A02DC" w:rsidRPr="002A02DC" w:rsidDel="001E6A6B">
                <w:rPr>
                  <w:i/>
                  <w:lang w:val="en-US"/>
                </w:rPr>
                <w:delText>w</w:delText>
              </w:r>
              <w:r w:rsidRPr="002A02DC" w:rsidDel="001E6A6B">
                <w:rPr>
                  <w:i/>
                  <w:lang w:val="en-US"/>
                </w:rPr>
                <w:delText xml:space="preserve">ork </w:delText>
              </w:r>
              <w:r w:rsidR="002A02DC" w:rsidRPr="002A02DC" w:rsidDel="001E6A6B">
                <w:rPr>
                  <w:i/>
                  <w:lang w:val="en-US"/>
                </w:rPr>
                <w:delText>d</w:delText>
              </w:r>
              <w:r w:rsidRPr="002A02DC" w:rsidDel="001E6A6B">
                <w:rPr>
                  <w:i/>
                  <w:lang w:val="en-US"/>
                </w:rPr>
                <w:delText>efinition</w:delText>
              </w:r>
              <w:r w:rsidDel="001E6A6B">
                <w:rPr>
                  <w:lang w:val="en-US"/>
                </w:rPr>
                <w:delText xml:space="preserve"> associated with this </w:delText>
              </w:r>
              <w:r w:rsidR="002A02DC" w:rsidRPr="002A02DC" w:rsidDel="001E6A6B">
                <w:rPr>
                  <w:i/>
                  <w:lang w:val="en-US"/>
                </w:rPr>
                <w:delText>o</w:delText>
              </w:r>
              <w:r w:rsidRPr="002A02DC" w:rsidDel="001E6A6B">
                <w:rPr>
                  <w:i/>
                  <w:lang w:val="en-US"/>
                </w:rPr>
                <w:delText xml:space="preserve">perations </w:delText>
              </w:r>
              <w:r w:rsidR="002A02DC" w:rsidRPr="002A02DC" w:rsidDel="001E6A6B">
                <w:rPr>
                  <w:i/>
                  <w:lang w:val="en-US"/>
                </w:rPr>
                <w:delText>d</w:delText>
              </w:r>
              <w:r w:rsidRPr="002A02DC" w:rsidDel="001E6A6B">
                <w:rPr>
                  <w:i/>
                  <w:lang w:val="en-US"/>
                </w:rPr>
                <w:delText>efinition</w:delText>
              </w:r>
              <w:r w:rsidR="002A02DC" w:rsidDel="001E6A6B">
                <w:rPr>
                  <w:lang w:val="en-US"/>
                </w:rPr>
                <w:delText>.</w:delText>
              </w:r>
            </w:del>
          </w:p>
        </w:tc>
        <w:tc>
          <w:tcPr>
            <w:tcW w:w="1440" w:type="dxa"/>
          </w:tcPr>
          <w:p w14:paraId="41E42EF3" w14:textId="19A0A3C5" w:rsidR="008C3224" w:rsidRPr="001C220C" w:rsidDel="00A94AC9" w:rsidRDefault="008C3224" w:rsidP="009C698C">
            <w:pPr>
              <w:pStyle w:val="TableNormal1"/>
              <w:keepNext w:val="0"/>
              <w:rPr>
                <w:del w:id="13194" w:author="Charles Gifford" w:date="2017-03-20T01:55:00Z"/>
                <w:lang w:val="en-US"/>
              </w:rPr>
            </w:pPr>
            <w:del w:id="13195" w:author="Charles Gifford" w:date="2016-05-03T12:52:00Z">
              <w:r w:rsidDel="001E6A6B">
                <w:rPr>
                  <w:lang w:val="en-US"/>
                </w:rPr>
                <w:delText>WD009 V0.23</w:delText>
              </w:r>
            </w:del>
          </w:p>
        </w:tc>
        <w:tc>
          <w:tcPr>
            <w:tcW w:w="1297" w:type="dxa"/>
          </w:tcPr>
          <w:p w14:paraId="69EA031B" w14:textId="42B77596" w:rsidR="008C3224" w:rsidRPr="001C220C" w:rsidDel="00A94AC9" w:rsidRDefault="008C3224" w:rsidP="001A4DED">
            <w:pPr>
              <w:pStyle w:val="TABLE-cell"/>
              <w:rPr>
                <w:del w:id="13196" w:author="Charles Gifford" w:date="2017-03-20T01:55:00Z"/>
                <w:lang w:val="en-US"/>
              </w:rPr>
            </w:pPr>
            <w:del w:id="13197" w:author="Charles Gifford" w:date="2016-05-03T12:52:00Z">
              <w:r w:rsidDel="001E6A6B">
                <w:rPr>
                  <w:lang w:val="en-US"/>
                </w:rPr>
                <w:delText>WD008 V03</w:delText>
              </w:r>
            </w:del>
          </w:p>
        </w:tc>
        <w:tc>
          <w:tcPr>
            <w:tcW w:w="1080" w:type="dxa"/>
          </w:tcPr>
          <w:p w14:paraId="5186130D" w14:textId="1326DE1A" w:rsidR="008C3224" w:rsidRPr="001C220C" w:rsidDel="00A94AC9" w:rsidRDefault="008C3224" w:rsidP="001A4DED">
            <w:pPr>
              <w:pStyle w:val="TABLE-cell"/>
              <w:rPr>
                <w:del w:id="13198" w:author="Charles Gifford" w:date="2017-03-20T01:55:00Z"/>
                <w:lang w:val="en-US"/>
              </w:rPr>
            </w:pPr>
            <w:del w:id="13199" w:author="Charles Gifford" w:date="2016-05-03T12:52:00Z">
              <w:r w:rsidDel="001E6A6B">
                <w:rPr>
                  <w:lang w:val="en-US"/>
                </w:rPr>
                <w:delText>WD007 V1.3</w:delText>
              </w:r>
            </w:del>
          </w:p>
        </w:tc>
        <w:tc>
          <w:tcPr>
            <w:tcW w:w="1080" w:type="dxa"/>
          </w:tcPr>
          <w:p w14:paraId="1F95B74F" w14:textId="5523406B" w:rsidR="008C3224" w:rsidRPr="001C220C" w:rsidDel="00A94AC9" w:rsidRDefault="008C3224" w:rsidP="001A4DED">
            <w:pPr>
              <w:pStyle w:val="TABLE-cell"/>
              <w:rPr>
                <w:del w:id="13200" w:author="Charles Gifford" w:date="2017-03-20T01:55:00Z"/>
                <w:lang w:val="en-US"/>
              </w:rPr>
            </w:pPr>
            <w:del w:id="13201" w:author="Charles Gifford" w:date="2016-05-03T12:52:00Z">
              <w:r w:rsidDel="001E6A6B">
                <w:rPr>
                  <w:lang w:val="en-US"/>
                </w:rPr>
                <w:delText>WD006</w:delText>
              </w:r>
            </w:del>
          </w:p>
        </w:tc>
      </w:tr>
      <w:tr w:rsidR="008C3224" w:rsidRPr="001C220C" w:rsidDel="00A94AC9" w14:paraId="4728C29E" w14:textId="119A6ACE" w:rsidTr="001A4DED">
        <w:trPr>
          <w:jc w:val="center"/>
          <w:del w:id="13202" w:author="Charles Gifford" w:date="2017-03-20T01:55:00Z"/>
        </w:trPr>
        <w:tc>
          <w:tcPr>
            <w:tcW w:w="1269" w:type="dxa"/>
          </w:tcPr>
          <w:p w14:paraId="7A208777" w14:textId="5F8975FB" w:rsidR="008C3224" w:rsidDel="00A94AC9" w:rsidRDefault="008C3224" w:rsidP="009C698C">
            <w:pPr>
              <w:pStyle w:val="TableNormal1"/>
              <w:keepNext w:val="0"/>
              <w:rPr>
                <w:del w:id="13203" w:author="Charles Gifford" w:date="2017-03-20T01:55:00Z"/>
                <w:lang w:val="en-US"/>
              </w:rPr>
            </w:pPr>
            <w:del w:id="13204" w:author="Charles Gifford" w:date="2016-05-03T12:52:00Z">
              <w:r w:rsidDel="001E6A6B">
                <w:rPr>
                  <w:lang w:val="en-US"/>
                </w:rPr>
                <w:delText xml:space="preserve">Bill of </w:delText>
              </w:r>
              <w:r w:rsidR="002A02DC" w:rsidDel="001E6A6B">
                <w:rPr>
                  <w:lang w:val="en-US"/>
                </w:rPr>
                <w:delText>r</w:delText>
              </w:r>
              <w:r w:rsidDel="001E6A6B">
                <w:rPr>
                  <w:lang w:val="en-US"/>
                </w:rPr>
                <w:delText>esource ID</w:delText>
              </w:r>
            </w:del>
          </w:p>
        </w:tc>
        <w:tc>
          <w:tcPr>
            <w:tcW w:w="2880" w:type="dxa"/>
          </w:tcPr>
          <w:p w14:paraId="4CF9E78D" w14:textId="37801A44" w:rsidR="008C3224" w:rsidDel="00A94AC9" w:rsidRDefault="008C3224" w:rsidP="009C698C">
            <w:pPr>
              <w:pStyle w:val="TableNormal1"/>
              <w:keepNext w:val="0"/>
              <w:rPr>
                <w:del w:id="13205" w:author="Charles Gifford" w:date="2017-03-20T01:55:00Z"/>
                <w:lang w:val="en-US"/>
              </w:rPr>
            </w:pPr>
            <w:del w:id="13206" w:author="Charles Gifford" w:date="2016-05-03T12:52:00Z">
              <w:r w:rsidDel="001E6A6B">
                <w:rPr>
                  <w:lang w:val="en-US"/>
                </w:rPr>
                <w:delText xml:space="preserve">Identification of the external </w:delText>
              </w:r>
              <w:r w:rsidR="002A02DC" w:rsidRPr="002A02DC" w:rsidDel="001E6A6B">
                <w:rPr>
                  <w:i/>
                  <w:lang w:val="en-US"/>
                </w:rPr>
                <w:delText>b</w:delText>
              </w:r>
              <w:r w:rsidRPr="002A02DC" w:rsidDel="001E6A6B">
                <w:rPr>
                  <w:i/>
                  <w:lang w:val="en-US"/>
                </w:rPr>
                <w:delText xml:space="preserve">ill </w:delText>
              </w:r>
              <w:r w:rsidR="002A02DC" w:rsidRPr="002A02DC" w:rsidDel="001E6A6B">
                <w:rPr>
                  <w:i/>
                  <w:lang w:val="en-US"/>
                </w:rPr>
                <w:delText>o</w:delText>
              </w:r>
              <w:r w:rsidRPr="002A02DC" w:rsidDel="001E6A6B">
                <w:rPr>
                  <w:i/>
                  <w:lang w:val="en-US"/>
                </w:rPr>
                <w:delText xml:space="preserve">f </w:delText>
              </w:r>
              <w:r w:rsidR="002A02DC" w:rsidRPr="002A02DC" w:rsidDel="001E6A6B">
                <w:rPr>
                  <w:i/>
                  <w:lang w:val="en-US"/>
                </w:rPr>
                <w:delText>r</w:delText>
              </w:r>
              <w:r w:rsidRPr="002A02DC" w:rsidDel="001E6A6B">
                <w:rPr>
                  <w:i/>
                  <w:lang w:val="en-US"/>
                </w:rPr>
                <w:delText>esource</w:delText>
              </w:r>
              <w:r w:rsidDel="001E6A6B">
                <w:rPr>
                  <w:lang w:val="en-US"/>
                </w:rPr>
                <w:delText xml:space="preserve"> associated with this </w:delText>
              </w:r>
              <w:r w:rsidR="002A02DC" w:rsidRPr="002A02DC" w:rsidDel="001E6A6B">
                <w:rPr>
                  <w:i/>
                  <w:lang w:val="en-US"/>
                </w:rPr>
                <w:delText>o</w:delText>
              </w:r>
              <w:r w:rsidRPr="002A02DC" w:rsidDel="001E6A6B">
                <w:rPr>
                  <w:i/>
                  <w:lang w:val="en-US"/>
                </w:rPr>
                <w:delText xml:space="preserve">peration </w:delText>
              </w:r>
              <w:r w:rsidR="002A02DC" w:rsidRPr="002A02DC" w:rsidDel="001E6A6B">
                <w:rPr>
                  <w:i/>
                  <w:lang w:val="en-US"/>
                </w:rPr>
                <w:delText>d</w:delText>
              </w:r>
              <w:r w:rsidRPr="002A02DC" w:rsidDel="001E6A6B">
                <w:rPr>
                  <w:i/>
                  <w:lang w:val="en-US"/>
                </w:rPr>
                <w:delText>efinition</w:delText>
              </w:r>
              <w:r w:rsidR="002A02DC" w:rsidDel="001E6A6B">
                <w:rPr>
                  <w:i/>
                  <w:lang w:val="en-US"/>
                </w:rPr>
                <w:delText>.</w:delText>
              </w:r>
            </w:del>
          </w:p>
        </w:tc>
        <w:tc>
          <w:tcPr>
            <w:tcW w:w="1440" w:type="dxa"/>
          </w:tcPr>
          <w:p w14:paraId="2A34E7DD" w14:textId="487C74C0" w:rsidR="008C3224" w:rsidRPr="001C220C" w:rsidDel="00A94AC9" w:rsidRDefault="008C3224" w:rsidP="009C698C">
            <w:pPr>
              <w:pStyle w:val="TableNormal1"/>
              <w:keepNext w:val="0"/>
              <w:rPr>
                <w:del w:id="13207" w:author="Charles Gifford" w:date="2017-03-20T01:55:00Z"/>
                <w:lang w:val="en-US"/>
              </w:rPr>
            </w:pPr>
            <w:del w:id="13208" w:author="Charles Gifford" w:date="2016-05-03T12:52:00Z">
              <w:r w:rsidDel="001E6A6B">
                <w:rPr>
                  <w:lang w:val="en-US"/>
                </w:rPr>
                <w:delText>BOR77782 V01</w:delText>
              </w:r>
            </w:del>
          </w:p>
        </w:tc>
        <w:tc>
          <w:tcPr>
            <w:tcW w:w="1297" w:type="dxa"/>
          </w:tcPr>
          <w:p w14:paraId="4AAFC261" w14:textId="6997BF9E" w:rsidR="008C3224" w:rsidRPr="001C220C" w:rsidDel="00A94AC9" w:rsidRDefault="008C3224" w:rsidP="001A4DED">
            <w:pPr>
              <w:pStyle w:val="TABLE-cell"/>
              <w:rPr>
                <w:del w:id="13209" w:author="Charles Gifford" w:date="2017-03-20T01:55:00Z"/>
                <w:lang w:val="en-US"/>
              </w:rPr>
            </w:pPr>
            <w:del w:id="13210" w:author="Charles Gifford" w:date="2016-05-03T12:52:00Z">
              <w:r w:rsidDel="001E6A6B">
                <w:rPr>
                  <w:lang w:val="en-US"/>
                </w:rPr>
                <w:delText>BOR77783</w:delText>
              </w:r>
            </w:del>
          </w:p>
        </w:tc>
        <w:tc>
          <w:tcPr>
            <w:tcW w:w="1080" w:type="dxa"/>
          </w:tcPr>
          <w:p w14:paraId="53C0ECD0" w14:textId="7D9EF061" w:rsidR="008C3224" w:rsidRPr="001C220C" w:rsidDel="00A94AC9" w:rsidRDefault="008C3224" w:rsidP="001A4DED">
            <w:pPr>
              <w:pStyle w:val="TABLE-cell"/>
              <w:rPr>
                <w:del w:id="13211" w:author="Charles Gifford" w:date="2017-03-20T01:55:00Z"/>
                <w:lang w:val="en-US"/>
              </w:rPr>
            </w:pPr>
            <w:del w:id="13212" w:author="Charles Gifford" w:date="2016-05-03T12:52:00Z">
              <w:r w:rsidDel="001E6A6B">
                <w:rPr>
                  <w:lang w:val="en-US"/>
                </w:rPr>
                <w:delText>BOR77784 V11</w:delText>
              </w:r>
            </w:del>
          </w:p>
        </w:tc>
        <w:tc>
          <w:tcPr>
            <w:tcW w:w="1080" w:type="dxa"/>
          </w:tcPr>
          <w:p w14:paraId="2B49BEC8" w14:textId="5578AD3A" w:rsidR="008C3224" w:rsidRPr="001C220C" w:rsidDel="00A94AC9" w:rsidRDefault="008C3224" w:rsidP="001A4DED">
            <w:pPr>
              <w:pStyle w:val="TABLE-cell"/>
              <w:rPr>
                <w:del w:id="13213" w:author="Charles Gifford" w:date="2017-03-20T01:55:00Z"/>
                <w:lang w:val="en-US"/>
              </w:rPr>
            </w:pPr>
            <w:del w:id="13214" w:author="Charles Gifford" w:date="2016-05-03T12:52:00Z">
              <w:r w:rsidDel="001E6A6B">
                <w:rPr>
                  <w:lang w:val="en-US"/>
                </w:rPr>
                <w:delText>BOR77785 V3.45</w:delText>
              </w:r>
            </w:del>
          </w:p>
        </w:tc>
      </w:tr>
      <w:tr w:rsidR="00AB2987" w:rsidRPr="001C220C" w:rsidDel="00A94AC9" w14:paraId="4FB296A3" w14:textId="0C126817" w:rsidTr="001A4DED">
        <w:trPr>
          <w:trHeight w:val="932"/>
          <w:jc w:val="center"/>
          <w:del w:id="13215" w:author="Charles Gifford" w:date="2017-03-20T01:55:00Z"/>
        </w:trPr>
        <w:tc>
          <w:tcPr>
            <w:tcW w:w="9046" w:type="dxa"/>
            <w:gridSpan w:val="6"/>
          </w:tcPr>
          <w:p w14:paraId="01BEF793" w14:textId="3548A5C2" w:rsidR="00AB2987" w:rsidRPr="001C220C" w:rsidDel="00A94AC9" w:rsidRDefault="00AB2987" w:rsidP="009C698C">
            <w:pPr>
              <w:pStyle w:val="NOTE0"/>
              <w:keepLines/>
              <w:rPr>
                <w:del w:id="13216" w:author="Charles Gifford" w:date="2017-03-20T01:55:00Z"/>
                <w:lang w:val="en-US"/>
              </w:rPr>
            </w:pPr>
            <w:del w:id="13217" w:author="Charles Gifford" w:date="2017-03-20T01:55:00Z">
              <w:r w:rsidDel="00A94AC9">
                <w:rPr>
                  <w:lang w:val="en-US"/>
                </w:rPr>
                <w:delText>NOTE 1</w:delText>
              </w:r>
              <w:r w:rsidDel="00A94AC9">
                <w:rPr>
                  <w:lang w:val="en-US"/>
                </w:rPr>
                <w:delText> </w:delText>
              </w:r>
              <w:r w:rsidRPr="001C220C" w:rsidDel="00A94AC9">
                <w:rPr>
                  <w:lang w:val="en-US"/>
                </w:rPr>
                <w:delText xml:space="preserve">In the case of production, an </w:delText>
              </w:r>
              <w:r w:rsidR="002A02DC" w:rsidRPr="002A02DC" w:rsidDel="00A94AC9">
                <w:rPr>
                  <w:i/>
                  <w:lang w:val="en-US"/>
                </w:rPr>
                <w:delText>o</w:delText>
              </w:r>
              <w:r w:rsidRPr="002A02DC" w:rsidDel="00A94AC9">
                <w:rPr>
                  <w:i/>
                  <w:lang w:val="en-US"/>
                </w:rPr>
                <w:delText xml:space="preserve">perations </w:delText>
              </w:r>
              <w:r w:rsidR="002A02DC" w:rsidRPr="002A02DC" w:rsidDel="00A94AC9">
                <w:rPr>
                  <w:i/>
                  <w:lang w:val="en-US"/>
                </w:rPr>
                <w:delText>d</w:delText>
              </w:r>
              <w:r w:rsidRPr="002A02DC" w:rsidDel="00A94AC9">
                <w:rPr>
                  <w:i/>
                  <w:lang w:val="en-US"/>
                </w:rPr>
                <w:delText>efinition ID</w:delText>
              </w:r>
              <w:r w:rsidRPr="001C220C" w:rsidDel="00A94AC9">
                <w:rPr>
                  <w:lang w:val="en-US"/>
                </w:rPr>
                <w:delText xml:space="preserve"> </w:delText>
              </w:r>
              <w:r w:rsidR="00DE2E9A" w:rsidDel="00A94AC9">
                <w:rPr>
                  <w:lang w:val="en-US"/>
                </w:rPr>
                <w:delText xml:space="preserve">can </w:delText>
              </w:r>
              <w:r w:rsidRPr="001C220C" w:rsidDel="00A94AC9">
                <w:rPr>
                  <w:lang w:val="en-US"/>
                </w:rPr>
                <w:delText xml:space="preserve">be the same ID as a </w:delText>
              </w:r>
              <w:r w:rsidR="002A02DC" w:rsidRPr="002A02DC" w:rsidDel="00A94AC9">
                <w:rPr>
                  <w:i/>
                  <w:lang w:val="en-US"/>
                </w:rPr>
                <w:delText>m</w:delText>
              </w:r>
              <w:r w:rsidRPr="002A02DC" w:rsidDel="00A94AC9">
                <w:rPr>
                  <w:i/>
                  <w:lang w:val="en-US"/>
                </w:rPr>
                <w:delText xml:space="preserve">aterial </w:delText>
              </w:r>
              <w:r w:rsidR="002A02DC" w:rsidRPr="002A02DC" w:rsidDel="00A94AC9">
                <w:rPr>
                  <w:i/>
                  <w:lang w:val="en-US"/>
                </w:rPr>
                <w:delText>d</w:delText>
              </w:r>
              <w:r w:rsidRPr="002A02DC" w:rsidDel="00A94AC9">
                <w:rPr>
                  <w:i/>
                  <w:lang w:val="en-US"/>
                </w:rPr>
                <w:delText>efinition</w:delText>
              </w:r>
              <w:r w:rsidDel="00A94AC9">
                <w:rPr>
                  <w:lang w:val="en-US"/>
                </w:rPr>
                <w:delText xml:space="preserve">. </w:delText>
              </w:r>
            </w:del>
          </w:p>
          <w:p w14:paraId="162C8385" w14:textId="50FB159A" w:rsidR="00AB2987" w:rsidRPr="001C220C" w:rsidDel="0077548E" w:rsidRDefault="00AB2987" w:rsidP="009C698C">
            <w:pPr>
              <w:pStyle w:val="NOTE0"/>
              <w:keepLines/>
              <w:rPr>
                <w:del w:id="13218" w:author="Charles Gifford" w:date="2017-03-15T12:34:00Z"/>
                <w:lang w:val="en-US"/>
              </w:rPr>
            </w:pPr>
            <w:del w:id="13219" w:author="Charles Gifford" w:date="2017-03-15T12:34:00Z">
              <w:r w:rsidDel="0077548E">
                <w:rPr>
                  <w:lang w:val="en-US"/>
                </w:rPr>
                <w:delText>NOTE 2</w:delText>
              </w:r>
              <w:r w:rsidDel="0077548E">
                <w:rPr>
                  <w:lang w:val="en-US"/>
                </w:rPr>
                <w:delText> </w:delText>
              </w:r>
              <w:r w:rsidRPr="001C220C" w:rsidDel="0077548E">
                <w:rPr>
                  <w:lang w:val="en-US"/>
                </w:rPr>
                <w:delText xml:space="preserve">A </w:delText>
              </w:r>
              <w:r w:rsidRPr="002A02DC" w:rsidDel="0077548E">
                <w:rPr>
                  <w:i/>
                  <w:lang w:val="en-US"/>
                </w:rPr>
                <w:delText>product definition</w:delText>
              </w:r>
              <w:r w:rsidRPr="001C220C" w:rsidDel="0077548E">
                <w:rPr>
                  <w:lang w:val="en-US"/>
                </w:rPr>
                <w:delText xml:space="preserve">, as defined in </w:delText>
              </w:r>
              <w:r w:rsidR="001F24A0" w:rsidDel="0077548E">
                <w:rPr>
                  <w:lang w:val="en-US"/>
                </w:rPr>
                <w:delText>ISA</w:delText>
              </w:r>
              <w:r w:rsidR="00D86B72" w:rsidDel="0077548E">
                <w:rPr>
                  <w:lang w:val="en-US"/>
                </w:rPr>
                <w:delText>-</w:delText>
              </w:r>
              <w:r w:rsidR="001F24A0" w:rsidDel="0077548E">
                <w:rPr>
                  <w:lang w:val="en-US"/>
                </w:rPr>
                <w:delText>95.00.01</w:delText>
              </w:r>
              <w:r w:rsidRPr="001C220C" w:rsidDel="0077548E">
                <w:rPr>
                  <w:lang w:val="en-US"/>
                </w:rPr>
                <w:delText xml:space="preserve">, is the equivalent of an </w:delText>
              </w:r>
              <w:r w:rsidR="002A02DC" w:rsidRPr="002A02DC" w:rsidDel="0077548E">
                <w:rPr>
                  <w:i/>
                  <w:lang w:val="en-US"/>
                </w:rPr>
                <w:delText>o</w:delText>
              </w:r>
              <w:r w:rsidRPr="002A02DC" w:rsidDel="0077548E">
                <w:rPr>
                  <w:i/>
                  <w:lang w:val="en-US"/>
                </w:rPr>
                <w:delText xml:space="preserve">perations </w:delText>
              </w:r>
              <w:r w:rsidR="002A02DC" w:rsidRPr="002A02DC" w:rsidDel="0077548E">
                <w:rPr>
                  <w:i/>
                  <w:lang w:val="en-US"/>
                </w:rPr>
                <w:delText>d</w:delText>
              </w:r>
              <w:r w:rsidRPr="002A02DC" w:rsidDel="0077548E">
                <w:rPr>
                  <w:i/>
                  <w:lang w:val="en-US"/>
                </w:rPr>
                <w:delText>efinition</w:delText>
              </w:r>
              <w:r w:rsidRPr="001C220C" w:rsidDel="0077548E">
                <w:rPr>
                  <w:lang w:val="en-US"/>
                </w:rPr>
                <w:delText xml:space="preserve"> for production. </w:delText>
              </w:r>
            </w:del>
          </w:p>
          <w:p w14:paraId="44BE32E0" w14:textId="6F2C2849" w:rsidR="00D85861" w:rsidDel="00A94AC9" w:rsidRDefault="00AB2987" w:rsidP="009C698C">
            <w:pPr>
              <w:pStyle w:val="NOTE0"/>
              <w:keepLines/>
              <w:rPr>
                <w:del w:id="13220" w:author="Charles Gifford" w:date="2017-03-20T01:55:00Z"/>
                <w:lang w:val="en-US"/>
              </w:rPr>
            </w:pPr>
            <w:del w:id="13221" w:author="Charles Gifford" w:date="2017-03-20T01:55:00Z">
              <w:r w:rsidRPr="001C220C" w:rsidDel="00A94AC9">
                <w:rPr>
                  <w:lang w:val="en-US"/>
                </w:rPr>
                <w:delText xml:space="preserve">NOTE </w:delText>
              </w:r>
            </w:del>
            <w:del w:id="13222" w:author="Charles Gifford" w:date="2017-03-15T12:34:00Z">
              <w:r w:rsidRPr="001C220C" w:rsidDel="0077548E">
                <w:rPr>
                  <w:lang w:val="en-US"/>
                </w:rPr>
                <w:delText>3</w:delText>
              </w:r>
            </w:del>
            <w:del w:id="13223" w:author="Charles Gifford" w:date="2017-03-20T01:55:00Z">
              <w:r w:rsidDel="00A94AC9">
                <w:rPr>
                  <w:lang w:val="en-US"/>
                </w:rPr>
                <w:delText> </w:delText>
              </w:r>
              <w:r w:rsidRPr="001C220C" w:rsidDel="00A94AC9">
                <w:rPr>
                  <w:lang w:val="en-US"/>
                </w:rPr>
                <w:delText xml:space="preserve">A MIMOSA </w:delText>
              </w:r>
              <w:r w:rsidR="002A02DC" w:rsidDel="00A94AC9">
                <w:rPr>
                  <w:i/>
                  <w:lang w:val="en-US"/>
                </w:rPr>
                <w:delText>s</w:delText>
              </w:r>
              <w:r w:rsidRPr="001C220C" w:rsidDel="00A94AC9">
                <w:rPr>
                  <w:i/>
                  <w:lang w:val="en-US"/>
                </w:rPr>
                <w:delText xml:space="preserve">olution </w:delText>
              </w:r>
              <w:r w:rsidR="002A02DC" w:rsidDel="00A94AC9">
                <w:rPr>
                  <w:i/>
                  <w:lang w:val="en-US"/>
                </w:rPr>
                <w:delText>p</w:delText>
              </w:r>
              <w:r w:rsidRPr="001C220C" w:rsidDel="00A94AC9">
                <w:rPr>
                  <w:i/>
                  <w:lang w:val="en-US"/>
                </w:rPr>
                <w:delText>ackage</w:delText>
              </w:r>
              <w:r w:rsidRPr="001C220C" w:rsidDel="00A94AC9">
                <w:rPr>
                  <w:lang w:val="en-US"/>
                </w:rPr>
                <w:delText xml:space="preserve"> is the equivalent of an </w:delText>
              </w:r>
              <w:r w:rsidR="002A02DC" w:rsidRPr="002A02DC" w:rsidDel="00A94AC9">
                <w:rPr>
                  <w:i/>
                  <w:lang w:val="en-US"/>
                </w:rPr>
                <w:delText>o</w:delText>
              </w:r>
              <w:r w:rsidRPr="002A02DC" w:rsidDel="00A94AC9">
                <w:rPr>
                  <w:i/>
                  <w:lang w:val="en-US"/>
                </w:rPr>
                <w:delText xml:space="preserve">perations </w:delText>
              </w:r>
              <w:r w:rsidR="002A02DC" w:rsidRPr="002A02DC" w:rsidDel="00A94AC9">
                <w:rPr>
                  <w:i/>
                  <w:lang w:val="en-US"/>
                </w:rPr>
                <w:delText>d</w:delText>
              </w:r>
              <w:r w:rsidRPr="002A02DC" w:rsidDel="00A94AC9">
                <w:rPr>
                  <w:i/>
                  <w:lang w:val="en-US"/>
                </w:rPr>
                <w:delText>efinition</w:delText>
              </w:r>
              <w:r w:rsidRPr="001C220C" w:rsidDel="00A94AC9">
                <w:rPr>
                  <w:lang w:val="en-US"/>
                </w:rPr>
                <w:delText xml:space="preserve"> for maintenance. </w:delText>
              </w:r>
            </w:del>
          </w:p>
        </w:tc>
      </w:tr>
    </w:tbl>
    <w:p w14:paraId="3DEFCCAE" w14:textId="77777777" w:rsidR="00A94AC9" w:rsidRDefault="00A94AC9" w:rsidP="001A4DED">
      <w:pPr>
        <w:pStyle w:val="NOTE0"/>
        <w:rPr>
          <w:ins w:id="13224" w:author="Charles Gifford" w:date="2017-03-20T01:55:00Z"/>
        </w:rPr>
      </w:pPr>
      <w:bookmarkStart w:id="13225" w:name="_Toc320176952"/>
      <w:bookmarkStart w:id="13226" w:name="_Toc161566443"/>
      <w:bookmarkStart w:id="13227" w:name="_Ref162322733"/>
      <w:ins w:id="13228" w:author="Charles Gifford" w:date="2017-03-20T01:55:00Z">
        <w:r>
          <w:t xml:space="preserve">NOTE 1 In the case of production, an operations definition ID can be the same ID as a material definition. </w:t>
        </w:r>
      </w:ins>
    </w:p>
    <w:p w14:paraId="1149CE33" w14:textId="338C1736" w:rsidR="00D85861" w:rsidRPr="00D85861" w:rsidRDefault="00A94AC9" w:rsidP="001A4DED">
      <w:pPr>
        <w:pStyle w:val="NOTE0"/>
      </w:pPr>
      <w:ins w:id="13229" w:author="Charles Gifford" w:date="2017-03-20T01:55:00Z">
        <w:r>
          <w:t>NOTE 2 A MIMOSA solution package is the equivalent of an operations definition for maintenance.</w:t>
        </w:r>
      </w:ins>
    </w:p>
    <w:p w14:paraId="57782BFB" w14:textId="77777777" w:rsidR="008C3224" w:rsidRDefault="008C3224" w:rsidP="003E1075">
      <w:pPr>
        <w:pStyle w:val="Heading3"/>
      </w:pPr>
      <w:r>
        <w:t>Operations material bill</w:t>
      </w:r>
      <w:bookmarkEnd w:id="13225"/>
    </w:p>
    <w:p w14:paraId="383C1187" w14:textId="77777777" w:rsidR="008C3224" w:rsidRDefault="006A31D3" w:rsidP="000D7FCB">
      <w:pPr>
        <w:pStyle w:val="PARAGRAPH"/>
        <w:rPr>
          <w:lang w:val="en-US"/>
        </w:rPr>
      </w:pPr>
      <w:r>
        <w:rPr>
          <w:lang w:val="en-US"/>
        </w:rPr>
        <w:t xml:space="preserve">The collection of all material used in the operation, independent of the </w:t>
      </w:r>
      <w:r w:rsidRPr="006A31D3">
        <w:rPr>
          <w:i/>
          <w:lang w:val="en-US"/>
        </w:rPr>
        <w:t>process segment</w:t>
      </w:r>
      <w:r>
        <w:rPr>
          <w:lang w:val="en-US"/>
        </w:rPr>
        <w:t xml:space="preserve"> the material is used in</w:t>
      </w:r>
      <w:r w:rsidR="00ED0076">
        <w:rPr>
          <w:lang w:val="en-US"/>
        </w:rPr>
        <w:t>,</w:t>
      </w:r>
      <w:r w:rsidRPr="006A31D3">
        <w:rPr>
          <w:lang w:val="en-US"/>
        </w:rPr>
        <w:t xml:space="preserve"> </w:t>
      </w:r>
      <w:r w:rsidRPr="001C220C">
        <w:rPr>
          <w:lang w:val="en-US"/>
        </w:rPr>
        <w:t>shall be presented as</w:t>
      </w:r>
      <w:r w:rsidRPr="006A31D3">
        <w:rPr>
          <w:i/>
          <w:lang w:val="en-US"/>
        </w:rPr>
        <w:t xml:space="preserve"> </w:t>
      </w:r>
      <w:r w:rsidR="00ED0076">
        <w:rPr>
          <w:i/>
          <w:lang w:val="en-US"/>
        </w:rPr>
        <w:t>o</w:t>
      </w:r>
      <w:r w:rsidR="008C3224" w:rsidRPr="006A31D3">
        <w:rPr>
          <w:i/>
          <w:lang w:val="en-US"/>
        </w:rPr>
        <w:t>perations material bill</w:t>
      </w:r>
      <w:r>
        <w:rPr>
          <w:i/>
          <w:lang w:val="en-US"/>
        </w:rPr>
        <w:t>s</w:t>
      </w:r>
      <w:r w:rsidR="008C3224" w:rsidRPr="001C220C">
        <w:rPr>
          <w:lang w:val="en-US"/>
        </w:rPr>
        <w:t xml:space="preserve">. </w:t>
      </w:r>
    </w:p>
    <w:p w14:paraId="73793D9C" w14:textId="77777777" w:rsidR="008C3224" w:rsidRDefault="008C3224" w:rsidP="000D7FCB">
      <w:pPr>
        <w:pStyle w:val="PARAGRAPH"/>
        <w:rPr>
          <w:lang w:val="en-US"/>
        </w:rPr>
      </w:pPr>
      <w:r>
        <w:rPr>
          <w:lang w:val="en-US"/>
        </w:rPr>
        <w:t xml:space="preserve">There may be multiple </w:t>
      </w:r>
      <w:r w:rsidRPr="006A31D3">
        <w:rPr>
          <w:i/>
          <w:lang w:val="en-US"/>
        </w:rPr>
        <w:t>operations material bills</w:t>
      </w:r>
      <w:r>
        <w:rPr>
          <w:lang w:val="en-US"/>
        </w:rPr>
        <w:t>, with different uses</w:t>
      </w:r>
      <w:r w:rsidR="008558A5">
        <w:rPr>
          <w:lang w:val="en-US"/>
        </w:rPr>
        <w:t xml:space="preserve">. </w:t>
      </w:r>
    </w:p>
    <w:p w14:paraId="0D3D7426" w14:textId="77777777" w:rsidR="008C3224" w:rsidRPr="001C220C" w:rsidRDefault="00E74997" w:rsidP="008C3224">
      <w:pPr>
        <w:pStyle w:val="NOTE0"/>
        <w:rPr>
          <w:lang w:val="en-US"/>
        </w:rPr>
      </w:pPr>
      <w:r>
        <w:rPr>
          <w:lang w:val="en-US"/>
        </w:rPr>
        <w:t>EXAMPLE</w:t>
      </w:r>
      <w:r w:rsidR="00D85861">
        <w:rPr>
          <w:lang w:val="en-US"/>
        </w:rPr>
        <w:tab/>
      </w:r>
      <w:r w:rsidR="008C3224">
        <w:rPr>
          <w:lang w:val="en-US"/>
        </w:rPr>
        <w:t xml:space="preserve">There </w:t>
      </w:r>
      <w:r w:rsidR="00DE2E9A">
        <w:rPr>
          <w:lang w:val="en-US"/>
        </w:rPr>
        <w:t xml:space="preserve">can </w:t>
      </w:r>
      <w:r w:rsidR="008C3224">
        <w:rPr>
          <w:lang w:val="en-US"/>
        </w:rPr>
        <w:t xml:space="preserve">be one </w:t>
      </w:r>
      <w:r w:rsidR="008C3224" w:rsidRPr="006A31D3">
        <w:rPr>
          <w:i/>
          <w:lang w:val="en-US"/>
        </w:rPr>
        <w:t>operations material bill</w:t>
      </w:r>
      <w:r w:rsidR="008C3224">
        <w:rPr>
          <w:lang w:val="en-US"/>
        </w:rPr>
        <w:t xml:space="preserve"> for consumed materials and a second </w:t>
      </w:r>
      <w:r w:rsidR="008C3224" w:rsidRPr="006A31D3">
        <w:rPr>
          <w:i/>
          <w:lang w:val="en-US"/>
        </w:rPr>
        <w:t>operations material bill</w:t>
      </w:r>
      <w:r w:rsidR="008C3224">
        <w:rPr>
          <w:lang w:val="en-US"/>
        </w:rPr>
        <w:t xml:space="preserve"> for produced materials. </w:t>
      </w:r>
    </w:p>
    <w:bookmarkStart w:id="13230" w:name="_Ref237688169"/>
    <w:bookmarkStart w:id="13231" w:name="_Toc266864165"/>
    <w:bookmarkStart w:id="13232" w:name="_Toc306621053"/>
    <w:bookmarkStart w:id="13233" w:name="_Toc320178449"/>
    <w:p w14:paraId="099D8DA1" w14:textId="03AA8B73" w:rsidR="00AC0D95" w:rsidRDefault="009438CC" w:rsidP="00AC0D95">
      <w:pPr>
        <w:pStyle w:val="PARAGRAPH"/>
        <w:rPr>
          <w:lang w:val="en-US"/>
        </w:rPr>
      </w:pPr>
      <w:r>
        <w:rPr>
          <w:lang w:val="en-US"/>
        </w:rPr>
        <w:fldChar w:fldCharType="begin"/>
      </w:r>
      <w:r>
        <w:rPr>
          <w:lang w:val="en-US"/>
        </w:rPr>
        <w:instrText xml:space="preserve"> REF _Ref449165336 \h </w:instrText>
      </w:r>
      <w:r>
        <w:rPr>
          <w:lang w:val="en-US"/>
        </w:rPr>
      </w:r>
      <w:r>
        <w:rPr>
          <w:lang w:val="en-US"/>
        </w:rPr>
        <w:fldChar w:fldCharType="separate"/>
      </w:r>
      <w:r w:rsidR="009C698C" w:rsidRPr="001C220C">
        <w:rPr>
          <w:lang w:val="en-US"/>
        </w:rPr>
        <w:t xml:space="preserve">Table </w:t>
      </w:r>
      <w:r w:rsidR="009C698C">
        <w:rPr>
          <w:noProof/>
          <w:lang w:val="en-US"/>
        </w:rPr>
        <w:t>138</w:t>
      </w:r>
      <w:r>
        <w:rPr>
          <w:lang w:val="en-US"/>
        </w:rPr>
        <w:fldChar w:fldCharType="end"/>
      </w:r>
      <w:r>
        <w:rPr>
          <w:lang w:val="en-US"/>
        </w:rPr>
        <w:t xml:space="preserve"> </w:t>
      </w:r>
      <w:r w:rsidR="006A31D3" w:rsidRPr="001C220C">
        <w:rPr>
          <w:lang w:val="en-US"/>
        </w:rPr>
        <w:t xml:space="preserve">defines the </w:t>
      </w:r>
      <w:r w:rsidR="00AC0D95">
        <w:rPr>
          <w:lang w:val="en-US"/>
        </w:rPr>
        <w:t>relationship</w:t>
      </w:r>
      <w:r w:rsidR="00FA4D81">
        <w:rPr>
          <w:lang w:val="en-US"/>
        </w:rPr>
        <w:t xml:space="preserve"> role</w:t>
      </w:r>
      <w:r w:rsidR="006A31D3" w:rsidRPr="001C220C">
        <w:rPr>
          <w:lang w:val="en-US"/>
        </w:rPr>
        <w:t xml:space="preserve">s for </w:t>
      </w:r>
      <w:r w:rsidR="005F0F92">
        <w:rPr>
          <w:lang w:val="en-US"/>
        </w:rPr>
        <w:t xml:space="preserve">the </w:t>
      </w:r>
      <w:r w:rsidR="006A31D3" w:rsidRPr="001C220C">
        <w:rPr>
          <w:i/>
          <w:lang w:val="en-US"/>
        </w:rPr>
        <w:t>operations material bill</w:t>
      </w:r>
      <w:r w:rsidR="006A31D3" w:rsidRPr="001C220C">
        <w:rPr>
          <w:lang w:val="en-US"/>
        </w:rPr>
        <w:t xml:space="preserve">. </w:t>
      </w:r>
      <w:r w:rsidR="00AC0D95">
        <w:rPr>
          <w:lang w:val="en-US"/>
        </w:rPr>
        <w:fldChar w:fldCharType="begin"/>
      </w:r>
      <w:r w:rsidR="00AC0D95">
        <w:rPr>
          <w:lang w:val="en-US"/>
        </w:rPr>
        <w:instrText xml:space="preserve"> REF _Ref337198207 \h </w:instrText>
      </w:r>
      <w:r w:rsidR="00AC0D95">
        <w:rPr>
          <w:lang w:val="en-US"/>
        </w:rPr>
      </w:r>
      <w:r w:rsidR="00AC0D95">
        <w:rPr>
          <w:lang w:val="en-US"/>
        </w:rPr>
        <w:fldChar w:fldCharType="separate"/>
      </w:r>
      <w:r w:rsidR="009C698C" w:rsidRPr="001C220C">
        <w:rPr>
          <w:lang w:val="en-US"/>
        </w:rPr>
        <w:t xml:space="preserve">Table </w:t>
      </w:r>
      <w:r w:rsidR="009C698C">
        <w:rPr>
          <w:noProof/>
          <w:lang w:val="en-US"/>
        </w:rPr>
        <w:t>139</w:t>
      </w:r>
      <w:r w:rsidR="00AC0D95">
        <w:rPr>
          <w:lang w:val="en-US"/>
        </w:rPr>
        <w:fldChar w:fldCharType="end"/>
      </w:r>
      <w:r w:rsidR="00AC0D95" w:rsidRPr="001C220C">
        <w:rPr>
          <w:lang w:val="en-US"/>
        </w:rPr>
        <w:t xml:space="preserve"> defines the attributes for </w:t>
      </w:r>
      <w:r w:rsidR="005F0F92">
        <w:rPr>
          <w:lang w:val="en-US"/>
        </w:rPr>
        <w:t xml:space="preserve">the </w:t>
      </w:r>
      <w:r w:rsidR="00AC0D95" w:rsidRPr="001C220C">
        <w:rPr>
          <w:i/>
          <w:lang w:val="en-US"/>
        </w:rPr>
        <w:t>operations material bill</w:t>
      </w:r>
      <w:r w:rsidR="00AC0D95" w:rsidRPr="001C220C">
        <w:rPr>
          <w:lang w:val="en-US"/>
        </w:rPr>
        <w:t xml:space="preserve">. </w:t>
      </w:r>
    </w:p>
    <w:p w14:paraId="7C4F1953" w14:textId="7677A10B" w:rsidR="006A31D3" w:rsidRDefault="00AC0D95" w:rsidP="004C37AF">
      <w:pPr>
        <w:pStyle w:val="TABLE-title"/>
        <w:rPr>
          <w:ins w:id="13234" w:author="Charles Gifford" w:date="2017-03-20T01:56:00Z"/>
          <w:lang w:val="en-US"/>
        </w:rPr>
      </w:pPr>
      <w:bookmarkStart w:id="13235" w:name="_Ref449165336"/>
      <w:bookmarkStart w:id="13236" w:name="_Toc478492438"/>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9C698C">
        <w:rPr>
          <w:noProof/>
          <w:lang w:val="en-US"/>
        </w:rPr>
        <w:t>138</w:t>
      </w:r>
      <w:r w:rsidR="00FD29D6">
        <w:rPr>
          <w:lang w:val="en-US"/>
        </w:rPr>
        <w:fldChar w:fldCharType="end"/>
      </w:r>
      <w:bookmarkEnd w:id="13235"/>
      <w:r>
        <w:rPr>
          <w:lang w:val="en-US"/>
        </w:rPr>
        <w:t xml:space="preserve"> –</w:t>
      </w:r>
      <w:r w:rsidRPr="001C220C">
        <w:rPr>
          <w:lang w:val="en-US"/>
        </w:rPr>
        <w:t xml:space="preserve"> </w:t>
      </w:r>
      <w:r>
        <w:rPr>
          <w:lang w:val="en-US"/>
        </w:rPr>
        <w:t>O</w:t>
      </w:r>
      <w:r w:rsidRPr="001C220C">
        <w:rPr>
          <w:lang w:val="en-US"/>
        </w:rPr>
        <w:t>perations material bill</w:t>
      </w:r>
      <w:r w:rsidRPr="00AC2193">
        <w:rPr>
          <w:lang w:val="en-US"/>
        </w:rPr>
        <w:t xml:space="preserve"> </w:t>
      </w:r>
      <w:r>
        <w:rPr>
          <w:lang w:val="en-US"/>
        </w:rPr>
        <w:t>relationship</w:t>
      </w:r>
      <w:r w:rsidR="00FA4D81">
        <w:rPr>
          <w:lang w:val="en-US"/>
        </w:rPr>
        <w:t xml:space="preserve"> role</w:t>
      </w:r>
      <w:r>
        <w:rPr>
          <w:lang w:val="en-US"/>
        </w:rPr>
        <w:t>s</w:t>
      </w:r>
      <w:bookmarkEnd w:id="13236"/>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FA4D81" w:rsidRPr="009432BC" w14:paraId="10289A5A" w14:textId="77777777" w:rsidTr="00705B15">
        <w:trPr>
          <w:trHeight w:val="197"/>
          <w:tblHeader/>
          <w:ins w:id="13237" w:author="Charles Gifford" w:date="2017-03-20T01:57:00Z"/>
        </w:trPr>
        <w:tc>
          <w:tcPr>
            <w:tcW w:w="2155" w:type="dxa"/>
            <w:shd w:val="clear" w:color="auto" w:fill="auto"/>
          </w:tcPr>
          <w:p w14:paraId="6D6E522E" w14:textId="77777777" w:rsidR="00FA4D81" w:rsidRPr="009432BC" w:rsidRDefault="00FA4D81" w:rsidP="00705B15">
            <w:pPr>
              <w:pStyle w:val="TABLE-col-heading"/>
              <w:rPr>
                <w:ins w:id="13238" w:author="Charles Gifford" w:date="2017-03-20T01:57:00Z"/>
              </w:rPr>
            </w:pPr>
            <w:bookmarkStart w:id="13239" w:name="_Hlk477738656"/>
            <w:ins w:id="13240" w:author="Charles Gifford" w:date="2017-03-20T01:57:00Z">
              <w:r w:rsidRPr="009432BC">
                <w:t>Related Object</w:t>
              </w:r>
            </w:ins>
          </w:p>
        </w:tc>
        <w:tc>
          <w:tcPr>
            <w:tcW w:w="2070" w:type="dxa"/>
            <w:shd w:val="clear" w:color="auto" w:fill="auto"/>
          </w:tcPr>
          <w:p w14:paraId="3C53A0FA" w14:textId="77777777" w:rsidR="00FA4D81" w:rsidRPr="009432BC" w:rsidRDefault="00FA4D81" w:rsidP="00705B15">
            <w:pPr>
              <w:pStyle w:val="TABLE-col-heading"/>
              <w:rPr>
                <w:ins w:id="13241" w:author="Charles Gifford" w:date="2017-03-20T01:57:00Z"/>
              </w:rPr>
            </w:pPr>
            <w:ins w:id="13242" w:author="Charles Gifford" w:date="2017-03-20T01:57:00Z">
              <w:r w:rsidRPr="009432BC">
                <w:t>Role</w:t>
              </w:r>
            </w:ins>
          </w:p>
        </w:tc>
        <w:tc>
          <w:tcPr>
            <w:tcW w:w="1080" w:type="dxa"/>
            <w:shd w:val="clear" w:color="auto" w:fill="auto"/>
          </w:tcPr>
          <w:p w14:paraId="6F5370CE" w14:textId="77777777" w:rsidR="00FA4D81" w:rsidRPr="009432BC" w:rsidRDefault="00FA4D81" w:rsidP="00705B15">
            <w:pPr>
              <w:pStyle w:val="TABLE-col-heading"/>
              <w:rPr>
                <w:ins w:id="13243" w:author="Charles Gifford" w:date="2017-03-20T01:57:00Z"/>
              </w:rPr>
            </w:pPr>
            <w:ins w:id="13244" w:author="Charles Gifford" w:date="2017-03-20T01:57:00Z">
              <w:r w:rsidRPr="009432BC">
                <w:t>Multiplicity</w:t>
              </w:r>
            </w:ins>
          </w:p>
        </w:tc>
        <w:tc>
          <w:tcPr>
            <w:tcW w:w="3780" w:type="dxa"/>
            <w:shd w:val="clear" w:color="auto" w:fill="auto"/>
          </w:tcPr>
          <w:p w14:paraId="6F1B94CE" w14:textId="77777777" w:rsidR="00FA4D81" w:rsidRPr="009432BC" w:rsidRDefault="00FA4D81" w:rsidP="00705B15">
            <w:pPr>
              <w:pStyle w:val="TABLE-col-heading"/>
              <w:rPr>
                <w:ins w:id="13245" w:author="Charles Gifford" w:date="2017-03-20T01:57:00Z"/>
              </w:rPr>
            </w:pPr>
            <w:ins w:id="13246" w:author="Charles Gifford" w:date="2017-03-20T01:57:00Z">
              <w:r w:rsidRPr="009432BC">
                <w:t>Description</w:t>
              </w:r>
            </w:ins>
          </w:p>
        </w:tc>
      </w:tr>
      <w:tr w:rsidR="00FA4D81" w:rsidRPr="009432BC" w14:paraId="3F848FB3" w14:textId="77777777" w:rsidTr="00FA4D81">
        <w:trPr>
          <w:trHeight w:val="332"/>
          <w:ins w:id="13247" w:author="Charles Gifford" w:date="2017-03-20T01:57:00Z"/>
        </w:trPr>
        <w:tc>
          <w:tcPr>
            <w:tcW w:w="2155" w:type="dxa"/>
          </w:tcPr>
          <w:p w14:paraId="00B61763" w14:textId="199DC208" w:rsidR="00FA4D81" w:rsidRPr="009432BC" w:rsidRDefault="00FA4D81" w:rsidP="00FA4D81">
            <w:pPr>
              <w:pStyle w:val="TABLE-cell"/>
              <w:rPr>
                <w:ins w:id="13248" w:author="Charles Gifford" w:date="2017-03-20T01:57:00Z"/>
              </w:rPr>
            </w:pPr>
            <w:ins w:id="13249" w:author="Charles Gifford" w:date="2017-03-20T01:58:00Z">
              <w:r>
                <w:rPr>
                  <w:szCs w:val="20"/>
                  <w:lang w:val="en-US"/>
                </w:rPr>
                <w:t>Operations definition</w:t>
              </w:r>
            </w:ins>
          </w:p>
        </w:tc>
        <w:tc>
          <w:tcPr>
            <w:tcW w:w="2070" w:type="dxa"/>
          </w:tcPr>
          <w:p w14:paraId="64ABD647" w14:textId="3C014412" w:rsidR="00FA4D81" w:rsidRPr="009432BC" w:rsidRDefault="00FA4D81" w:rsidP="00FA4D81">
            <w:pPr>
              <w:pStyle w:val="TABLE-cell"/>
              <w:rPr>
                <w:ins w:id="13250" w:author="Charles Gifford" w:date="2017-03-20T01:57:00Z"/>
              </w:rPr>
            </w:pPr>
            <w:ins w:id="13251" w:author="Charles Gifford" w:date="2017-03-20T02:00:00Z">
              <w:r>
                <w:rPr>
                  <w:szCs w:val="20"/>
                  <w:lang w:val="en-US"/>
                </w:rPr>
                <w:t>NA</w:t>
              </w:r>
            </w:ins>
          </w:p>
        </w:tc>
        <w:tc>
          <w:tcPr>
            <w:tcW w:w="1080" w:type="dxa"/>
          </w:tcPr>
          <w:p w14:paraId="2F484D2B" w14:textId="29E57129" w:rsidR="00FA4D81" w:rsidRPr="009432BC" w:rsidRDefault="00FA4D81" w:rsidP="00FA4D81">
            <w:pPr>
              <w:pStyle w:val="TABLE-cell"/>
              <w:rPr>
                <w:ins w:id="13252" w:author="Charles Gifford" w:date="2017-03-20T01:57:00Z"/>
              </w:rPr>
            </w:pPr>
            <w:ins w:id="13253" w:author="Charles Gifford" w:date="2017-03-20T01:58:00Z">
              <w:r>
                <w:rPr>
                  <w:szCs w:val="20"/>
                  <w:lang w:val="en-US"/>
                </w:rPr>
                <w:t>1</w:t>
              </w:r>
            </w:ins>
          </w:p>
        </w:tc>
        <w:tc>
          <w:tcPr>
            <w:tcW w:w="3780" w:type="dxa"/>
          </w:tcPr>
          <w:p w14:paraId="03C534BB" w14:textId="0E901CC7" w:rsidR="00FA4D81" w:rsidRPr="009432BC" w:rsidRDefault="00FA4D81" w:rsidP="00FA4D81">
            <w:pPr>
              <w:pStyle w:val="TABLE-cell"/>
              <w:rPr>
                <w:ins w:id="13254" w:author="Charles Gifford" w:date="2017-03-20T01:57:00Z"/>
              </w:rPr>
            </w:pPr>
            <w:ins w:id="13255" w:author="Charles Gifford" w:date="2017-03-20T01:59:00Z">
              <w:r w:rsidRPr="004C2392">
                <w:rPr>
                  <w:lang w:val="en-US"/>
                </w:rPr>
                <w:t xml:space="preserve">Identification of the </w:t>
              </w:r>
              <w:r w:rsidRPr="00BE0F67">
                <w:rPr>
                  <w:i/>
                  <w:lang w:val="en-US"/>
                </w:rPr>
                <w:t xml:space="preserve">operations definition </w:t>
              </w:r>
              <w:r w:rsidRPr="004C2392">
                <w:rPr>
                  <w:lang w:val="en-US"/>
                </w:rPr>
                <w:t xml:space="preserve">associated with this </w:t>
              </w:r>
              <w:r w:rsidRPr="004C2392">
                <w:rPr>
                  <w:i/>
                  <w:lang w:val="en-US"/>
                </w:rPr>
                <w:t>operations material bill</w:t>
              </w:r>
              <w:r w:rsidRPr="004C2392">
                <w:rPr>
                  <w:lang w:val="en-US"/>
                </w:rPr>
                <w:t>.</w:t>
              </w:r>
            </w:ins>
          </w:p>
        </w:tc>
      </w:tr>
      <w:tr w:rsidR="00FA4D81" w:rsidRPr="009432BC" w14:paraId="73FEF755" w14:textId="77777777" w:rsidTr="00FA4D81">
        <w:trPr>
          <w:trHeight w:val="332"/>
          <w:ins w:id="13256" w:author="Charles Gifford" w:date="2017-03-20T01:57:00Z"/>
        </w:trPr>
        <w:tc>
          <w:tcPr>
            <w:tcW w:w="2155" w:type="dxa"/>
          </w:tcPr>
          <w:p w14:paraId="5B898E7B" w14:textId="7418B723" w:rsidR="00FA4D81" w:rsidRDefault="00FA4D81" w:rsidP="00FA4D81">
            <w:pPr>
              <w:pStyle w:val="TABLE-cell"/>
              <w:rPr>
                <w:ins w:id="13257" w:author="Charles Gifford" w:date="2017-03-20T01:57:00Z"/>
                <w:lang w:val="en-US"/>
              </w:rPr>
            </w:pPr>
            <w:ins w:id="13258" w:author="Charles Gifford" w:date="2017-03-20T01:58:00Z">
              <w:r>
                <w:rPr>
                  <w:szCs w:val="20"/>
                  <w:lang w:val="en-US"/>
                </w:rPr>
                <w:t>Bill of material</w:t>
              </w:r>
            </w:ins>
          </w:p>
        </w:tc>
        <w:tc>
          <w:tcPr>
            <w:tcW w:w="2070" w:type="dxa"/>
          </w:tcPr>
          <w:p w14:paraId="472BF753" w14:textId="13AA1397" w:rsidR="00FA4D81" w:rsidRDefault="00FA4D81" w:rsidP="00FA4D81">
            <w:pPr>
              <w:pStyle w:val="TABLE-cell"/>
              <w:rPr>
                <w:ins w:id="13259" w:author="Charles Gifford" w:date="2017-03-20T01:57:00Z"/>
                <w:lang w:val="en-US"/>
              </w:rPr>
            </w:pPr>
            <w:ins w:id="13260" w:author="Charles Gifford" w:date="2017-03-20T01:58:00Z">
              <w:r>
                <w:rPr>
                  <w:szCs w:val="20"/>
                  <w:lang w:val="en-US"/>
                </w:rPr>
                <w:t>Bill of material</w:t>
              </w:r>
            </w:ins>
          </w:p>
        </w:tc>
        <w:tc>
          <w:tcPr>
            <w:tcW w:w="1080" w:type="dxa"/>
          </w:tcPr>
          <w:p w14:paraId="7CBC018B" w14:textId="62FCBD4A" w:rsidR="00FA4D81" w:rsidRDefault="00FA4D81" w:rsidP="00FA4D81">
            <w:pPr>
              <w:pStyle w:val="TABLE-cell"/>
              <w:rPr>
                <w:ins w:id="13261" w:author="Charles Gifford" w:date="2017-03-20T01:57:00Z"/>
                <w:lang w:val="en-US"/>
              </w:rPr>
            </w:pPr>
            <w:ins w:id="13262" w:author="Charles Gifford" w:date="2017-03-20T01:58:00Z">
              <w:r>
                <w:rPr>
                  <w:szCs w:val="20"/>
                  <w:lang w:val="en-US"/>
                </w:rPr>
                <w:t>0..1</w:t>
              </w:r>
            </w:ins>
          </w:p>
        </w:tc>
        <w:tc>
          <w:tcPr>
            <w:tcW w:w="3780" w:type="dxa"/>
          </w:tcPr>
          <w:p w14:paraId="53941BE5" w14:textId="19DA572C" w:rsidR="00FA4D81" w:rsidRPr="00091763" w:rsidRDefault="00FA4D81" w:rsidP="00FA4D81">
            <w:pPr>
              <w:pStyle w:val="TABLE-cell"/>
              <w:rPr>
                <w:ins w:id="13263" w:author="Charles Gifford" w:date="2017-03-20T01:57:00Z"/>
                <w:lang w:val="en-US"/>
              </w:rPr>
            </w:pPr>
            <w:ins w:id="13264" w:author="Charles Gifford" w:date="2017-03-20T01:59:00Z">
              <w:r>
                <w:rPr>
                  <w:lang w:val="en-US"/>
                </w:rPr>
                <w:t xml:space="preserve">Identification of the </w:t>
              </w:r>
              <w:r w:rsidRPr="00BE0F67">
                <w:rPr>
                  <w:i/>
                  <w:lang w:val="en-US"/>
                </w:rPr>
                <w:t>bill of material</w:t>
              </w:r>
              <w:r w:rsidRPr="004C2392">
                <w:rPr>
                  <w:lang w:val="en-US"/>
                </w:rPr>
                <w:t xml:space="preserve"> associated with this</w:t>
              </w:r>
              <w:r w:rsidRPr="00BE0F67">
                <w:rPr>
                  <w:i/>
                  <w:lang w:val="en-US"/>
                </w:rPr>
                <w:t xml:space="preserve"> operations material bill</w:t>
              </w:r>
              <w:r w:rsidRPr="004C2392">
                <w:rPr>
                  <w:lang w:val="en-US"/>
                </w:rPr>
                <w:t>.</w:t>
              </w:r>
            </w:ins>
          </w:p>
        </w:tc>
      </w:tr>
      <w:tr w:rsidR="00FA4D81" w:rsidRPr="009432BC" w14:paraId="51AE862F" w14:textId="77777777" w:rsidTr="00FA4D81">
        <w:trPr>
          <w:trHeight w:val="332"/>
          <w:ins w:id="13265" w:author="Charles Gifford" w:date="2017-03-20T01:57:00Z"/>
        </w:trPr>
        <w:tc>
          <w:tcPr>
            <w:tcW w:w="2155" w:type="dxa"/>
          </w:tcPr>
          <w:p w14:paraId="17635B3D" w14:textId="3DE3A0D5" w:rsidR="00FA4D81" w:rsidRDefault="00FA4D81" w:rsidP="00FA4D81">
            <w:pPr>
              <w:pStyle w:val="TABLE-cell"/>
              <w:rPr>
                <w:ins w:id="13266" w:author="Charles Gifford" w:date="2017-03-20T01:57:00Z"/>
                <w:lang w:val="en-US"/>
              </w:rPr>
            </w:pPr>
            <w:ins w:id="13267" w:author="Charles Gifford" w:date="2017-03-20T01:58:00Z">
              <w:r>
                <w:rPr>
                  <w:szCs w:val="20"/>
                  <w:lang w:val="en-US"/>
                </w:rPr>
                <w:t>Operations material bill item</w:t>
              </w:r>
            </w:ins>
          </w:p>
        </w:tc>
        <w:tc>
          <w:tcPr>
            <w:tcW w:w="2070" w:type="dxa"/>
          </w:tcPr>
          <w:p w14:paraId="59AFE13D" w14:textId="455A5E21" w:rsidR="00FA4D81" w:rsidRDefault="00FA4D81" w:rsidP="00FA4D81">
            <w:pPr>
              <w:pStyle w:val="TABLE-cell"/>
              <w:rPr>
                <w:ins w:id="13268" w:author="Charles Gifford" w:date="2017-03-20T01:57:00Z"/>
                <w:lang w:val="en-US"/>
              </w:rPr>
            </w:pPr>
            <w:ins w:id="13269" w:author="Charles Gifford" w:date="2017-03-20T01:58:00Z">
              <w:r>
                <w:rPr>
                  <w:szCs w:val="20"/>
                  <w:lang w:val="en-US"/>
                </w:rPr>
                <w:t>Operations material bill item</w:t>
              </w:r>
            </w:ins>
          </w:p>
        </w:tc>
        <w:tc>
          <w:tcPr>
            <w:tcW w:w="1080" w:type="dxa"/>
          </w:tcPr>
          <w:p w14:paraId="4B60D633" w14:textId="64808845" w:rsidR="00FA4D81" w:rsidRDefault="00FA4D81" w:rsidP="00FA4D81">
            <w:pPr>
              <w:pStyle w:val="TABLE-cell"/>
              <w:rPr>
                <w:ins w:id="13270" w:author="Charles Gifford" w:date="2017-03-20T01:57:00Z"/>
                <w:lang w:val="en-US"/>
              </w:rPr>
            </w:pPr>
            <w:ins w:id="13271" w:author="Charles Gifford" w:date="2017-03-20T01:58:00Z">
              <w:r>
                <w:rPr>
                  <w:szCs w:val="20"/>
                  <w:lang w:val="en-US"/>
                </w:rPr>
                <w:t>0..*</w:t>
              </w:r>
            </w:ins>
          </w:p>
        </w:tc>
        <w:tc>
          <w:tcPr>
            <w:tcW w:w="3780" w:type="dxa"/>
          </w:tcPr>
          <w:p w14:paraId="5D0631BA" w14:textId="75328F20" w:rsidR="00FA4D81" w:rsidRPr="00091763" w:rsidRDefault="00FA4D81" w:rsidP="00FA4D81">
            <w:pPr>
              <w:pStyle w:val="TABLE-cell"/>
              <w:rPr>
                <w:ins w:id="13272" w:author="Charles Gifford" w:date="2017-03-20T01:57:00Z"/>
                <w:lang w:val="en-US"/>
              </w:rPr>
            </w:pPr>
            <w:ins w:id="13273" w:author="Charles Gifford" w:date="2017-03-20T01:59:00Z">
              <w:r>
                <w:rPr>
                  <w:lang w:val="en-US"/>
                </w:rPr>
                <w:t xml:space="preserve">The </w:t>
              </w:r>
              <w:r w:rsidRPr="002B032E">
                <w:rPr>
                  <w:i/>
                  <w:lang w:val="en-US"/>
                </w:rPr>
                <w:t>material bill items</w:t>
              </w:r>
              <w:r>
                <w:rPr>
                  <w:lang w:val="en-US"/>
                </w:rPr>
                <w:t xml:space="preserve"> that are part of this </w:t>
              </w:r>
              <w:r w:rsidRPr="002B032E">
                <w:rPr>
                  <w:i/>
                  <w:lang w:val="en-US"/>
                </w:rPr>
                <w:t>operations material bill</w:t>
              </w:r>
              <w:r>
                <w:rPr>
                  <w:lang w:val="en-US"/>
                </w:rPr>
                <w:t xml:space="preserve">. </w:t>
              </w:r>
            </w:ins>
          </w:p>
        </w:tc>
      </w:tr>
    </w:tbl>
    <w:p w14:paraId="0A4522D4" w14:textId="01BCFE4B" w:rsidR="008C3224" w:rsidRPr="001C220C" w:rsidRDefault="008C3224" w:rsidP="001E69AF">
      <w:pPr>
        <w:pStyle w:val="TABLE-title"/>
        <w:rPr>
          <w:lang w:val="en-US"/>
        </w:rPr>
      </w:pPr>
      <w:bookmarkStart w:id="13274" w:name="_Ref449165383"/>
      <w:bookmarkStart w:id="13275" w:name="_Ref337198207"/>
      <w:bookmarkStart w:id="13276" w:name="_Toc478492439"/>
      <w:bookmarkEnd w:id="13239"/>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9C698C">
        <w:rPr>
          <w:noProof/>
          <w:lang w:val="en-US"/>
        </w:rPr>
        <w:t>139</w:t>
      </w:r>
      <w:r w:rsidR="00FD29D6">
        <w:rPr>
          <w:lang w:val="en-US"/>
        </w:rPr>
        <w:fldChar w:fldCharType="end"/>
      </w:r>
      <w:bookmarkEnd w:id="13230"/>
      <w:bookmarkEnd w:id="13274"/>
      <w:bookmarkEnd w:id="13275"/>
      <w:r w:rsidR="000D7FCB">
        <w:rPr>
          <w:lang w:val="en-US"/>
        </w:rPr>
        <w:t xml:space="preserve"> –</w:t>
      </w:r>
      <w:r w:rsidRPr="001C220C">
        <w:rPr>
          <w:lang w:val="en-US"/>
        </w:rPr>
        <w:t xml:space="preserve"> </w:t>
      </w:r>
      <w:r w:rsidR="003B2776">
        <w:rPr>
          <w:lang w:val="en-US"/>
        </w:rPr>
        <w:t>O</w:t>
      </w:r>
      <w:r w:rsidRPr="001C220C">
        <w:rPr>
          <w:lang w:val="en-US"/>
        </w:rPr>
        <w:t>perations material bill</w:t>
      </w:r>
      <w:bookmarkEnd w:id="13231"/>
      <w:bookmarkEnd w:id="13232"/>
      <w:bookmarkEnd w:id="13233"/>
      <w:r w:rsidR="003B2776" w:rsidRPr="00AC2193">
        <w:rPr>
          <w:lang w:val="en-US"/>
        </w:rPr>
        <w:t xml:space="preserve"> </w:t>
      </w:r>
      <w:r w:rsidR="003B2776">
        <w:rPr>
          <w:lang w:val="en-US"/>
        </w:rPr>
        <w:t>attributes</w:t>
      </w:r>
      <w:bookmarkEnd w:id="13276"/>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8C3224" w:rsidRPr="001C220C" w14:paraId="2379EE85" w14:textId="77777777">
        <w:trPr>
          <w:tblHeader/>
          <w:jc w:val="center"/>
        </w:trPr>
        <w:tc>
          <w:tcPr>
            <w:tcW w:w="1269" w:type="dxa"/>
          </w:tcPr>
          <w:p w14:paraId="1955CE99" w14:textId="77777777" w:rsidR="008C3224" w:rsidRPr="001C220C" w:rsidRDefault="008C3224" w:rsidP="001D52BC">
            <w:pPr>
              <w:pStyle w:val="NormalTableHeader"/>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0BE3842C" w14:textId="77777777" w:rsidR="008C3224" w:rsidRPr="001C220C" w:rsidRDefault="008C3224" w:rsidP="001D52BC">
            <w:pPr>
              <w:pStyle w:val="NormalTableHeader"/>
              <w:spacing w:before="40"/>
              <w:rPr>
                <w:lang w:val="en-US"/>
              </w:rPr>
            </w:pPr>
            <w:r w:rsidRPr="001C220C">
              <w:rPr>
                <w:lang w:val="en-US"/>
              </w:rPr>
              <w:t>Description</w:t>
            </w:r>
          </w:p>
        </w:tc>
        <w:tc>
          <w:tcPr>
            <w:tcW w:w="1440" w:type="dxa"/>
          </w:tcPr>
          <w:p w14:paraId="3252557D" w14:textId="77777777" w:rsidR="008C3224" w:rsidRPr="001C220C" w:rsidRDefault="00AE4770" w:rsidP="001D52BC">
            <w:pPr>
              <w:pStyle w:val="NormalTableHeader"/>
              <w:spacing w:before="40"/>
              <w:rPr>
                <w:lang w:val="en-US"/>
              </w:rPr>
            </w:pPr>
            <w:r>
              <w:rPr>
                <w:lang w:val="en-US"/>
              </w:rPr>
              <w:t>Production example</w:t>
            </w:r>
            <w:r w:rsidR="008C3224" w:rsidRPr="001C220C">
              <w:rPr>
                <w:lang w:val="en-US"/>
              </w:rPr>
              <w:t>s</w:t>
            </w:r>
          </w:p>
        </w:tc>
        <w:tc>
          <w:tcPr>
            <w:tcW w:w="1297" w:type="dxa"/>
          </w:tcPr>
          <w:p w14:paraId="1BA67D85" w14:textId="77777777" w:rsidR="008C3224" w:rsidRPr="001C220C" w:rsidRDefault="00AE4770" w:rsidP="001D52BC">
            <w:pPr>
              <w:pStyle w:val="NormalTableHeader"/>
              <w:spacing w:before="40"/>
              <w:rPr>
                <w:lang w:val="en-US"/>
              </w:rPr>
            </w:pPr>
            <w:r>
              <w:rPr>
                <w:lang w:val="en-US"/>
              </w:rPr>
              <w:t>Maintenance example</w:t>
            </w:r>
            <w:r w:rsidR="008C3224" w:rsidRPr="001C220C">
              <w:rPr>
                <w:lang w:val="en-US"/>
              </w:rPr>
              <w:t>s</w:t>
            </w:r>
          </w:p>
        </w:tc>
        <w:tc>
          <w:tcPr>
            <w:tcW w:w="1080" w:type="dxa"/>
          </w:tcPr>
          <w:p w14:paraId="5D2A1A60" w14:textId="77777777" w:rsidR="008C3224" w:rsidRPr="001C220C" w:rsidRDefault="00AE4770" w:rsidP="001D52BC">
            <w:pPr>
              <w:pStyle w:val="NormalTableHeader"/>
              <w:spacing w:before="40"/>
              <w:rPr>
                <w:lang w:val="en-US"/>
              </w:rPr>
            </w:pPr>
            <w:r>
              <w:rPr>
                <w:lang w:val="en-US"/>
              </w:rPr>
              <w:t>Quality example</w:t>
            </w:r>
            <w:r w:rsidR="008C3224" w:rsidRPr="001C220C">
              <w:rPr>
                <w:lang w:val="en-US"/>
              </w:rPr>
              <w:t>s</w:t>
            </w:r>
          </w:p>
        </w:tc>
        <w:tc>
          <w:tcPr>
            <w:tcW w:w="1080" w:type="dxa"/>
          </w:tcPr>
          <w:p w14:paraId="3342C485" w14:textId="77777777" w:rsidR="008C3224" w:rsidRPr="001C220C" w:rsidRDefault="00AE4770" w:rsidP="001D52BC">
            <w:pPr>
              <w:pStyle w:val="NormalTableHeader"/>
              <w:spacing w:before="40"/>
              <w:rPr>
                <w:lang w:val="en-US"/>
              </w:rPr>
            </w:pPr>
            <w:r>
              <w:rPr>
                <w:lang w:val="en-US"/>
              </w:rPr>
              <w:t>Inventory example</w:t>
            </w:r>
            <w:r w:rsidR="008C3224" w:rsidRPr="001C220C">
              <w:rPr>
                <w:lang w:val="en-US"/>
              </w:rPr>
              <w:t>s</w:t>
            </w:r>
          </w:p>
        </w:tc>
      </w:tr>
      <w:tr w:rsidR="008C3224" w:rsidRPr="001C220C" w14:paraId="069D44B0" w14:textId="77777777">
        <w:trPr>
          <w:cantSplit/>
          <w:jc w:val="center"/>
        </w:trPr>
        <w:tc>
          <w:tcPr>
            <w:tcW w:w="1269" w:type="dxa"/>
          </w:tcPr>
          <w:p w14:paraId="17C033BE" w14:textId="77777777" w:rsidR="008C3224" w:rsidRPr="001C220C" w:rsidRDefault="008C3224" w:rsidP="001D52BC">
            <w:pPr>
              <w:pStyle w:val="TableNormal1"/>
              <w:rPr>
                <w:lang w:val="en-US"/>
              </w:rPr>
            </w:pPr>
            <w:r w:rsidRPr="001C220C">
              <w:rPr>
                <w:lang w:val="en-US"/>
              </w:rPr>
              <w:t>ID</w:t>
            </w:r>
          </w:p>
        </w:tc>
        <w:tc>
          <w:tcPr>
            <w:tcW w:w="2880" w:type="dxa"/>
          </w:tcPr>
          <w:p w14:paraId="438DC82E" w14:textId="77777777" w:rsidR="008C3224" w:rsidRPr="001C220C" w:rsidRDefault="008C3224" w:rsidP="008C3224">
            <w:pPr>
              <w:pStyle w:val="TableNormal1"/>
              <w:rPr>
                <w:lang w:val="en-US"/>
              </w:rPr>
            </w:pPr>
            <w:r w:rsidRPr="001C220C">
              <w:rPr>
                <w:lang w:val="en-US"/>
              </w:rPr>
              <w:t xml:space="preserve">A unique identification of a </w:t>
            </w:r>
            <w:r w:rsidRPr="008C3224">
              <w:rPr>
                <w:i/>
                <w:lang w:val="en-US"/>
              </w:rPr>
              <w:t>manufacturing</w:t>
            </w:r>
            <w:r>
              <w:rPr>
                <w:lang w:val="en-US"/>
              </w:rPr>
              <w:t xml:space="preserve"> </w:t>
            </w:r>
            <w:r w:rsidRPr="001C220C">
              <w:rPr>
                <w:i/>
                <w:lang w:val="en-US"/>
              </w:rPr>
              <w:t>bill</w:t>
            </w:r>
            <w:r w:rsidRPr="001C220C">
              <w:rPr>
                <w:lang w:val="en-US"/>
              </w:rPr>
              <w:t>.</w:t>
            </w:r>
          </w:p>
        </w:tc>
        <w:tc>
          <w:tcPr>
            <w:tcW w:w="1440" w:type="dxa"/>
          </w:tcPr>
          <w:p w14:paraId="3145637B" w14:textId="77777777" w:rsidR="008C3224" w:rsidRPr="001C220C" w:rsidRDefault="008C3224" w:rsidP="001D52BC">
            <w:pPr>
              <w:pStyle w:val="TableNormal1"/>
              <w:rPr>
                <w:lang w:val="en-US"/>
              </w:rPr>
            </w:pPr>
            <w:r w:rsidRPr="001C220C">
              <w:rPr>
                <w:lang w:val="en-US"/>
              </w:rPr>
              <w:t>10000</w:t>
            </w:r>
          </w:p>
        </w:tc>
        <w:tc>
          <w:tcPr>
            <w:tcW w:w="1297" w:type="dxa"/>
          </w:tcPr>
          <w:p w14:paraId="4E062632" w14:textId="77777777" w:rsidR="008C3224" w:rsidRPr="001C220C" w:rsidRDefault="008C3224" w:rsidP="001D52BC">
            <w:pPr>
              <w:pStyle w:val="TableNormal1"/>
              <w:spacing w:before="40"/>
              <w:rPr>
                <w:lang w:val="en-US"/>
              </w:rPr>
            </w:pPr>
            <w:r w:rsidRPr="001C220C">
              <w:rPr>
                <w:lang w:val="en-US"/>
              </w:rPr>
              <w:t>552619</w:t>
            </w:r>
          </w:p>
        </w:tc>
        <w:tc>
          <w:tcPr>
            <w:tcW w:w="1080" w:type="dxa"/>
          </w:tcPr>
          <w:p w14:paraId="5CF43510" w14:textId="77777777" w:rsidR="008C3224" w:rsidRPr="001C220C" w:rsidRDefault="008C3224" w:rsidP="001D52BC">
            <w:pPr>
              <w:pStyle w:val="TableNormal1"/>
              <w:spacing w:before="40"/>
              <w:rPr>
                <w:lang w:val="en-US"/>
              </w:rPr>
            </w:pPr>
            <w:r w:rsidRPr="001C220C">
              <w:rPr>
                <w:lang w:val="en-US"/>
              </w:rPr>
              <w:t>Q</w:t>
            </w:r>
            <w:smartTag w:uri="urn:schemas-microsoft-com:office:smarttags" w:element="chmetcnv">
              <w:smartTagPr>
                <w:attr w:name="TCSC" w:val="0"/>
                <w:attr w:name="NumberType" w:val="1"/>
                <w:attr w:name="Negative" w:val="False"/>
                <w:attr w:name="HasSpace" w:val="False"/>
                <w:attr w:name="SourceValue" w:val="123"/>
                <w:attr w:name="UnitName" w:val="ac"/>
              </w:smartTagPr>
              <w:r w:rsidRPr="001C220C">
                <w:rPr>
                  <w:lang w:val="en-US"/>
                </w:rPr>
                <w:t>123AC</w:t>
              </w:r>
            </w:smartTag>
            <w:r w:rsidRPr="001C220C">
              <w:rPr>
                <w:lang w:val="en-US"/>
              </w:rPr>
              <w:t>3</w:t>
            </w:r>
          </w:p>
        </w:tc>
        <w:tc>
          <w:tcPr>
            <w:tcW w:w="1080" w:type="dxa"/>
          </w:tcPr>
          <w:p w14:paraId="1FA48C0B" w14:textId="77777777" w:rsidR="008C3224" w:rsidRPr="001C220C" w:rsidRDefault="008C3224" w:rsidP="001D52BC">
            <w:pPr>
              <w:pStyle w:val="TableNormal1"/>
              <w:spacing w:before="40"/>
              <w:rPr>
                <w:lang w:val="en-US"/>
              </w:rPr>
            </w:pPr>
            <w:r w:rsidRPr="001C220C">
              <w:rPr>
                <w:lang w:val="en-US"/>
              </w:rPr>
              <w:t>755433</w:t>
            </w:r>
          </w:p>
        </w:tc>
      </w:tr>
      <w:tr w:rsidR="008C3224" w:rsidRPr="001C220C" w14:paraId="0B4406BA" w14:textId="77777777">
        <w:trPr>
          <w:cantSplit/>
          <w:jc w:val="center"/>
        </w:trPr>
        <w:tc>
          <w:tcPr>
            <w:tcW w:w="1269" w:type="dxa"/>
          </w:tcPr>
          <w:p w14:paraId="5A60BA60" w14:textId="77777777" w:rsidR="008C3224" w:rsidRPr="001C220C" w:rsidRDefault="008C3224" w:rsidP="001D52BC">
            <w:pPr>
              <w:pStyle w:val="TableNormal1"/>
              <w:rPr>
                <w:lang w:val="en-US"/>
              </w:rPr>
            </w:pPr>
            <w:r w:rsidRPr="001C220C">
              <w:rPr>
                <w:lang w:val="en-US"/>
              </w:rPr>
              <w:t>Description</w:t>
            </w:r>
          </w:p>
        </w:tc>
        <w:tc>
          <w:tcPr>
            <w:tcW w:w="2880" w:type="dxa"/>
          </w:tcPr>
          <w:p w14:paraId="4BDAD5AF" w14:textId="77777777" w:rsidR="008C3224" w:rsidRPr="001C220C" w:rsidRDefault="008C3224" w:rsidP="008C3224">
            <w:pPr>
              <w:pStyle w:val="TableNormal1"/>
              <w:rPr>
                <w:lang w:val="en-US"/>
              </w:rPr>
            </w:pPr>
            <w:r w:rsidRPr="001C220C">
              <w:rPr>
                <w:lang w:val="en-US"/>
              </w:rPr>
              <w:t xml:space="preserve">Contains additional information of the </w:t>
            </w:r>
            <w:r w:rsidRPr="008C3224">
              <w:rPr>
                <w:i/>
                <w:lang w:val="en-US"/>
              </w:rPr>
              <w:t>manufacturing</w:t>
            </w:r>
            <w:r>
              <w:rPr>
                <w:lang w:val="en-US"/>
              </w:rPr>
              <w:t xml:space="preserve"> </w:t>
            </w:r>
            <w:r w:rsidRPr="001C220C">
              <w:rPr>
                <w:i/>
                <w:lang w:val="en-US"/>
              </w:rPr>
              <w:t>bill.</w:t>
            </w:r>
          </w:p>
        </w:tc>
        <w:tc>
          <w:tcPr>
            <w:tcW w:w="1440" w:type="dxa"/>
          </w:tcPr>
          <w:p w14:paraId="25446821" w14:textId="77777777" w:rsidR="008C3224" w:rsidRPr="001C220C" w:rsidRDefault="008C3224" w:rsidP="001D52BC">
            <w:pPr>
              <w:pStyle w:val="TableNormal1"/>
              <w:rPr>
                <w:lang w:val="en-US"/>
              </w:rPr>
            </w:pPr>
            <w:r w:rsidRPr="001C220C">
              <w:rPr>
                <w:lang w:val="en-US"/>
              </w:rPr>
              <w:t>All materials required in the manufacturing process for a single widget.</w:t>
            </w:r>
          </w:p>
        </w:tc>
        <w:tc>
          <w:tcPr>
            <w:tcW w:w="1297" w:type="dxa"/>
          </w:tcPr>
          <w:p w14:paraId="4C5B6D63" w14:textId="77777777" w:rsidR="008C3224" w:rsidRPr="001C220C" w:rsidRDefault="008C3224" w:rsidP="001D52BC">
            <w:pPr>
              <w:pStyle w:val="TableNormal1"/>
              <w:spacing w:before="40"/>
              <w:rPr>
                <w:lang w:val="en-US"/>
              </w:rPr>
            </w:pPr>
            <w:r w:rsidRPr="001C220C">
              <w:rPr>
                <w:lang w:val="en-US"/>
              </w:rPr>
              <w:t>Silicon Base Bearing Grease</w:t>
            </w:r>
          </w:p>
        </w:tc>
        <w:tc>
          <w:tcPr>
            <w:tcW w:w="1080" w:type="dxa"/>
          </w:tcPr>
          <w:p w14:paraId="6A806008" w14:textId="77777777" w:rsidR="008C3224" w:rsidRPr="001C220C" w:rsidRDefault="008C3224" w:rsidP="001D52BC">
            <w:pPr>
              <w:pStyle w:val="TableNormal1"/>
              <w:spacing w:before="40"/>
              <w:rPr>
                <w:lang w:val="en-US"/>
              </w:rPr>
            </w:pPr>
            <w:r w:rsidRPr="001C220C">
              <w:rPr>
                <w:lang w:val="en-US"/>
              </w:rPr>
              <w:t>Chart Paper</w:t>
            </w:r>
          </w:p>
        </w:tc>
        <w:tc>
          <w:tcPr>
            <w:tcW w:w="1080" w:type="dxa"/>
          </w:tcPr>
          <w:p w14:paraId="59F0F06A" w14:textId="77777777" w:rsidR="008C3224" w:rsidRPr="001C220C" w:rsidRDefault="008C3224" w:rsidP="001D52BC">
            <w:pPr>
              <w:pStyle w:val="TableNormal1"/>
              <w:spacing w:before="40"/>
              <w:rPr>
                <w:lang w:val="en-US"/>
              </w:rPr>
            </w:pPr>
            <w:r w:rsidRPr="001C220C">
              <w:rPr>
                <w:lang w:val="en-US"/>
              </w:rPr>
              <w:t>Pallet</w:t>
            </w:r>
          </w:p>
        </w:tc>
      </w:tr>
      <w:tr w:rsidR="0007697D" w:rsidRPr="001C220C" w14:paraId="529668B4" w14:textId="77777777">
        <w:trPr>
          <w:cantSplit/>
          <w:jc w:val="center"/>
          <w:ins w:id="13277" w:author="Dennis Brandl" w:date="2015-08-17T11:00:00Z"/>
        </w:trPr>
        <w:tc>
          <w:tcPr>
            <w:tcW w:w="1269" w:type="dxa"/>
          </w:tcPr>
          <w:p w14:paraId="4BC2B67B" w14:textId="77777777" w:rsidR="0007697D" w:rsidRPr="001C220C" w:rsidRDefault="0007697D" w:rsidP="0007697D">
            <w:pPr>
              <w:pStyle w:val="TableNormal1"/>
              <w:rPr>
                <w:ins w:id="13278" w:author="Dennis Brandl" w:date="2015-08-17T11:00:00Z"/>
                <w:lang w:val="en-US"/>
              </w:rPr>
            </w:pPr>
            <w:ins w:id="13279" w:author="Dennis Brandl" w:date="2015-08-17T11:00:00Z">
              <w:r>
                <w:rPr>
                  <w:lang w:val="en-US"/>
                </w:rPr>
                <w:t xml:space="preserve">Hierarchy </w:t>
              </w:r>
            </w:ins>
            <w:ins w:id="13280" w:author="Charles Gifford" w:date="2016-01-14T22:18:00Z">
              <w:r w:rsidR="002A02DC">
                <w:rPr>
                  <w:lang w:val="en-US"/>
                </w:rPr>
                <w:t>s</w:t>
              </w:r>
            </w:ins>
            <w:ins w:id="13281" w:author="Dennis Brandl" w:date="2015-08-17T11:00:00Z">
              <w:r>
                <w:rPr>
                  <w:lang w:val="en-US"/>
                </w:rPr>
                <w:t>cope</w:t>
              </w:r>
            </w:ins>
          </w:p>
        </w:tc>
        <w:tc>
          <w:tcPr>
            <w:tcW w:w="2880" w:type="dxa"/>
          </w:tcPr>
          <w:p w14:paraId="07DF6D45" w14:textId="77777777" w:rsidR="0007697D" w:rsidRPr="001C220C" w:rsidRDefault="0007697D" w:rsidP="0007697D">
            <w:pPr>
              <w:pStyle w:val="TableNormal1"/>
              <w:rPr>
                <w:ins w:id="13282" w:author="Dennis Brandl" w:date="2015-08-17T11:00:00Z"/>
                <w:lang w:val="en-US"/>
              </w:rPr>
            </w:pPr>
            <w:ins w:id="13283" w:author="Dennis Brandl" w:date="2015-08-17T11:00:00Z">
              <w:r w:rsidRPr="001C220C">
                <w:rPr>
                  <w:lang w:val="en-US"/>
                </w:rPr>
                <w:t>Identifies where the exchanged information fits within the role based equipment hierarchy</w:t>
              </w:r>
              <w:r>
                <w:rPr>
                  <w:lang w:val="en-US"/>
                </w:rPr>
                <w:t xml:space="preserve">. </w:t>
              </w:r>
            </w:ins>
          </w:p>
          <w:p w14:paraId="216FA8B7" w14:textId="77777777" w:rsidR="0007697D" w:rsidRPr="001C220C" w:rsidRDefault="0007697D" w:rsidP="0007697D">
            <w:pPr>
              <w:pStyle w:val="TableNormal1"/>
              <w:rPr>
                <w:ins w:id="13284" w:author="Dennis Brandl" w:date="2015-08-17T11:00:00Z"/>
                <w:lang w:val="en-US"/>
              </w:rPr>
            </w:pPr>
          </w:p>
        </w:tc>
        <w:tc>
          <w:tcPr>
            <w:tcW w:w="1440" w:type="dxa"/>
          </w:tcPr>
          <w:p w14:paraId="53A8343E" w14:textId="77777777" w:rsidR="0007697D" w:rsidRPr="001C220C" w:rsidRDefault="0007697D" w:rsidP="0007697D">
            <w:pPr>
              <w:pStyle w:val="TableNormal1"/>
              <w:rPr>
                <w:ins w:id="13285" w:author="Dennis Brandl" w:date="2015-08-17T11:00:00Z"/>
                <w:lang w:val="en-US"/>
              </w:rPr>
            </w:pPr>
            <w:ins w:id="13286" w:author="Dennis Brandl" w:date="2015-08-17T11:00:00Z">
              <w:r w:rsidRPr="001C220C">
                <w:rPr>
                  <w:lang w:val="en-US"/>
                </w:rPr>
                <w:t>East Wing(AREA)/ Manufacturing Line #2(WORK CENTER)</w:t>
              </w:r>
            </w:ins>
          </w:p>
        </w:tc>
        <w:tc>
          <w:tcPr>
            <w:tcW w:w="1297" w:type="dxa"/>
          </w:tcPr>
          <w:p w14:paraId="76E91E77" w14:textId="77777777" w:rsidR="0007697D" w:rsidRPr="001C220C" w:rsidRDefault="0007697D" w:rsidP="0007697D">
            <w:pPr>
              <w:pStyle w:val="TableNormal1"/>
              <w:rPr>
                <w:ins w:id="13287" w:author="Dennis Brandl" w:date="2015-08-17T11:00:00Z"/>
                <w:lang w:val="en-US"/>
              </w:rPr>
            </w:pPr>
            <w:ins w:id="13288" w:author="Dennis Brandl" w:date="2015-08-17T11:00:00Z">
              <w:r w:rsidRPr="001C220C">
                <w:rPr>
                  <w:lang w:val="en-US"/>
                </w:rPr>
                <w:t>CNC Machine</w:t>
              </w:r>
            </w:ins>
          </w:p>
          <w:p w14:paraId="6842A34E" w14:textId="77777777" w:rsidR="0007697D" w:rsidRPr="001C220C" w:rsidRDefault="0007697D" w:rsidP="0007697D">
            <w:pPr>
              <w:pStyle w:val="TableNormal1"/>
              <w:spacing w:before="40"/>
              <w:rPr>
                <w:ins w:id="13289" w:author="Dennis Brandl" w:date="2015-08-17T11:00:00Z"/>
                <w:lang w:val="en-US"/>
              </w:rPr>
            </w:pPr>
            <w:ins w:id="13290" w:author="Dennis Brandl" w:date="2015-08-17T11:00:00Z">
              <w:r w:rsidRPr="001C220C">
                <w:rPr>
                  <w:lang w:val="en-US"/>
                </w:rPr>
                <w:t>Asset ID 13465</w:t>
              </w:r>
            </w:ins>
          </w:p>
        </w:tc>
        <w:tc>
          <w:tcPr>
            <w:tcW w:w="1080" w:type="dxa"/>
          </w:tcPr>
          <w:p w14:paraId="5F7FCCB6" w14:textId="77777777" w:rsidR="0007697D" w:rsidRPr="001C220C" w:rsidRDefault="0007697D" w:rsidP="0007697D">
            <w:pPr>
              <w:pStyle w:val="TableNormal1"/>
              <w:rPr>
                <w:ins w:id="13291" w:author="Dennis Brandl" w:date="2015-08-17T11:00:00Z"/>
                <w:lang w:val="en-US"/>
              </w:rPr>
            </w:pPr>
            <w:ins w:id="13292" w:author="Dennis Brandl" w:date="2015-08-17T11:00:00Z">
              <w:r w:rsidRPr="001C220C">
                <w:rPr>
                  <w:lang w:val="en-US"/>
                </w:rPr>
                <w:t>Test Cell 4</w:t>
              </w:r>
            </w:ins>
          </w:p>
          <w:p w14:paraId="44DD591A" w14:textId="77777777" w:rsidR="0007697D" w:rsidRPr="001C220C" w:rsidRDefault="0007697D" w:rsidP="0007697D">
            <w:pPr>
              <w:pStyle w:val="TableNormal1"/>
              <w:spacing w:before="40"/>
              <w:rPr>
                <w:ins w:id="13293" w:author="Dennis Brandl" w:date="2015-08-17T11:00:00Z"/>
                <w:lang w:val="en-US"/>
              </w:rPr>
            </w:pPr>
            <w:ins w:id="13294" w:author="Dennis Brandl" w:date="2015-08-17T11:00:00Z">
              <w:r w:rsidRPr="001C220C">
                <w:rPr>
                  <w:lang w:val="en-US"/>
                </w:rPr>
                <w:t>Receiving</w:t>
              </w:r>
            </w:ins>
          </w:p>
        </w:tc>
        <w:tc>
          <w:tcPr>
            <w:tcW w:w="1080" w:type="dxa"/>
          </w:tcPr>
          <w:p w14:paraId="7AB0255D" w14:textId="77777777" w:rsidR="0007697D" w:rsidRPr="001C220C" w:rsidRDefault="0007697D" w:rsidP="0007697D">
            <w:pPr>
              <w:pStyle w:val="TableNormal1"/>
              <w:spacing w:before="40"/>
              <w:rPr>
                <w:ins w:id="13295" w:author="Dennis Brandl" w:date="2015-08-17T11:00:00Z"/>
                <w:lang w:val="en-US"/>
              </w:rPr>
            </w:pPr>
            <w:ins w:id="13296" w:author="Dennis Brandl" w:date="2015-08-17T11:00:00Z">
              <w:r w:rsidRPr="001C220C">
                <w:rPr>
                  <w:lang w:val="en-US"/>
                </w:rPr>
                <w:t>Ware</w:t>
              </w:r>
              <w:r>
                <w:rPr>
                  <w:lang w:val="en-US"/>
                </w:rPr>
                <w:t>-</w:t>
              </w:r>
              <w:r w:rsidRPr="001C220C">
                <w:rPr>
                  <w:lang w:val="en-US"/>
                </w:rPr>
                <w:t>house B</w:t>
              </w:r>
            </w:ins>
          </w:p>
        </w:tc>
      </w:tr>
    </w:tbl>
    <w:p w14:paraId="5F9ED6FF" w14:textId="77777777" w:rsidR="00B870DB" w:rsidRPr="001C220C" w:rsidRDefault="006A5B9A" w:rsidP="003E1075">
      <w:pPr>
        <w:pStyle w:val="Heading3"/>
      </w:pPr>
      <w:bookmarkStart w:id="13297" w:name="_Toc320176953"/>
      <w:r w:rsidRPr="001C220C">
        <w:t>Operations material</w:t>
      </w:r>
      <w:r w:rsidR="00B870DB" w:rsidRPr="001C220C">
        <w:t xml:space="preserve"> </w:t>
      </w:r>
      <w:r w:rsidR="007F05A1" w:rsidRPr="001C220C">
        <w:t>b</w:t>
      </w:r>
      <w:r w:rsidR="00B870DB" w:rsidRPr="001C220C">
        <w:t>ill</w:t>
      </w:r>
      <w:r w:rsidR="008C3224">
        <w:t xml:space="preserve"> item</w:t>
      </w:r>
      <w:bookmarkEnd w:id="13297"/>
    </w:p>
    <w:p w14:paraId="4744CA66" w14:textId="4218AAAD" w:rsidR="000059C3" w:rsidRPr="000059C3" w:rsidRDefault="006A31D3" w:rsidP="000059C3">
      <w:pPr>
        <w:pStyle w:val="PARAGRAPH"/>
      </w:pPr>
      <w:r w:rsidRPr="000059C3">
        <w:t xml:space="preserve">The items that make up the complete </w:t>
      </w:r>
      <w:r w:rsidRPr="00BE0F67">
        <w:rPr>
          <w:i/>
        </w:rPr>
        <w:t>operations material bill</w:t>
      </w:r>
      <w:r w:rsidRPr="000059C3">
        <w:t xml:space="preserve"> shall be presented as </w:t>
      </w:r>
      <w:r w:rsidRPr="00BE0F67">
        <w:rPr>
          <w:i/>
        </w:rPr>
        <w:t>o</w:t>
      </w:r>
      <w:r w:rsidR="00C1283A" w:rsidRPr="00BE0F67">
        <w:rPr>
          <w:i/>
        </w:rPr>
        <w:t xml:space="preserve">perations material bill </w:t>
      </w:r>
      <w:r w:rsidR="008C3224" w:rsidRPr="00BE0F67">
        <w:rPr>
          <w:i/>
        </w:rPr>
        <w:t>item</w:t>
      </w:r>
      <w:r w:rsidRPr="00BE0F67">
        <w:rPr>
          <w:i/>
        </w:rPr>
        <w:t>s</w:t>
      </w:r>
      <w:r w:rsidR="00C1283A" w:rsidRPr="000059C3">
        <w:t xml:space="preserve">. </w:t>
      </w:r>
    </w:p>
    <w:p w14:paraId="08FE9040" w14:textId="55A0208D" w:rsidR="000059C3" w:rsidRPr="000059C3" w:rsidRDefault="00ED0076" w:rsidP="00A70CDA">
      <w:pPr>
        <w:pStyle w:val="PARAGRAPH"/>
        <w:numPr>
          <w:ilvl w:val="0"/>
          <w:numId w:val="90"/>
        </w:numPr>
        <w:ind w:left="360"/>
      </w:pPr>
      <w:bookmarkStart w:id="13298" w:name="_Ref175887252"/>
      <w:bookmarkStart w:id="13299" w:name="_Toc266864166"/>
      <w:bookmarkStart w:id="13300" w:name="_Toc306621054"/>
      <w:bookmarkStart w:id="13301" w:name="_Toc320178450"/>
      <w:r w:rsidRPr="000059C3">
        <w:t xml:space="preserve">An </w:t>
      </w:r>
      <w:r w:rsidRPr="00BE0F67">
        <w:rPr>
          <w:i/>
        </w:rPr>
        <w:t>operations material bill item</w:t>
      </w:r>
      <w:r w:rsidRPr="000059C3">
        <w:t xml:space="preserve"> may be defined as containing an assembly of </w:t>
      </w:r>
      <w:r w:rsidRPr="00BE0F67">
        <w:rPr>
          <w:i/>
        </w:rPr>
        <w:t>operations material bill items</w:t>
      </w:r>
      <w:r w:rsidRPr="000059C3">
        <w:t xml:space="preserve"> and as part of an assembly of </w:t>
      </w:r>
      <w:r w:rsidRPr="00BE0F67">
        <w:rPr>
          <w:i/>
        </w:rPr>
        <w:t>operations material bill items</w:t>
      </w:r>
      <w:r w:rsidRPr="000059C3">
        <w:t xml:space="preserve">. </w:t>
      </w:r>
      <w:r w:rsidR="00B64509" w:rsidRPr="000059C3">
        <w:t xml:space="preserve"> </w:t>
      </w:r>
    </w:p>
    <w:p w14:paraId="5F704F75" w14:textId="7FF02409" w:rsidR="000059C3" w:rsidRDefault="00B64509" w:rsidP="00A70CDA">
      <w:pPr>
        <w:pStyle w:val="ListParagraph"/>
        <w:numPr>
          <w:ilvl w:val="0"/>
          <w:numId w:val="90"/>
        </w:numPr>
        <w:ind w:left="360"/>
      </w:pPr>
      <w:r w:rsidRPr="000059C3">
        <w:t xml:space="preserve">An </w:t>
      </w:r>
      <w:r w:rsidR="00ED0076" w:rsidRPr="00BE0F67">
        <w:rPr>
          <w:i/>
        </w:rPr>
        <w:t>operations material bill item</w:t>
      </w:r>
      <w:r w:rsidR="00ED0076" w:rsidRPr="000059C3">
        <w:t xml:space="preserve"> may define an assembly of zero or more </w:t>
      </w:r>
      <w:r w:rsidR="00ED0076" w:rsidRPr="00BE0F67">
        <w:rPr>
          <w:i/>
        </w:rPr>
        <w:t>operations material bill items</w:t>
      </w:r>
      <w:r w:rsidR="00ED0076" w:rsidRPr="000059C3">
        <w:t xml:space="preserve">. </w:t>
      </w:r>
      <w:r w:rsidRPr="000059C3">
        <w:t xml:space="preserve"> </w:t>
      </w:r>
    </w:p>
    <w:p w14:paraId="6DA2A687" w14:textId="17BAAFE9" w:rsidR="000059C3" w:rsidRPr="000059C3" w:rsidRDefault="00ED0076" w:rsidP="00A70CDA">
      <w:pPr>
        <w:pStyle w:val="PARAGRAPH"/>
        <w:numPr>
          <w:ilvl w:val="0"/>
          <w:numId w:val="90"/>
        </w:numPr>
        <w:ind w:left="360"/>
      </w:pPr>
      <w:r w:rsidRPr="000059C3">
        <w:t xml:space="preserve">An </w:t>
      </w:r>
      <w:r w:rsidRPr="00BE0F67">
        <w:rPr>
          <w:i/>
        </w:rPr>
        <w:t>operations material bill item</w:t>
      </w:r>
      <w:r w:rsidRPr="000059C3">
        <w:t xml:space="preserve"> may be an assembly element of zero or more </w:t>
      </w:r>
      <w:r w:rsidRPr="00BE0F67">
        <w:rPr>
          <w:i/>
        </w:rPr>
        <w:t>operations material bill items</w:t>
      </w:r>
      <w:r w:rsidRPr="000059C3">
        <w:t xml:space="preserve">. </w:t>
      </w:r>
    </w:p>
    <w:p w14:paraId="7F3AA442" w14:textId="3408BEA1" w:rsidR="000059C3" w:rsidRPr="000059C3" w:rsidRDefault="00ED0076" w:rsidP="00A70CDA">
      <w:pPr>
        <w:pStyle w:val="PARAGRAPH"/>
        <w:numPr>
          <w:ilvl w:val="0"/>
          <w:numId w:val="90"/>
        </w:numPr>
        <w:ind w:left="360"/>
      </w:pPr>
      <w:r w:rsidRPr="000059C3">
        <w:t xml:space="preserve">An assembly may be defined as a permanent or transient assembly of </w:t>
      </w:r>
      <w:r w:rsidRPr="00BE0F67">
        <w:rPr>
          <w:i/>
        </w:rPr>
        <w:t>operations material bill items</w:t>
      </w:r>
      <w:r w:rsidRPr="000059C3">
        <w:t xml:space="preserve">. </w:t>
      </w:r>
    </w:p>
    <w:p w14:paraId="1652F086" w14:textId="77777777" w:rsidR="00ED0076" w:rsidRPr="000059C3" w:rsidRDefault="00ED0076" w:rsidP="00A70CDA">
      <w:pPr>
        <w:pStyle w:val="PARAGRAPH"/>
        <w:numPr>
          <w:ilvl w:val="0"/>
          <w:numId w:val="90"/>
        </w:numPr>
        <w:ind w:left="360"/>
      </w:pPr>
      <w:r w:rsidRPr="000059C3">
        <w:t xml:space="preserve">An assembly may be defined as physical or a logical assembly of </w:t>
      </w:r>
      <w:r w:rsidRPr="00BE0F67">
        <w:rPr>
          <w:i/>
        </w:rPr>
        <w:t>operations material bill items</w:t>
      </w:r>
      <w:r w:rsidRPr="000059C3">
        <w:t xml:space="preserve">. </w:t>
      </w:r>
    </w:p>
    <w:p w14:paraId="06E1FB9B" w14:textId="378D3CA6" w:rsidR="00AC0D95" w:rsidRDefault="009C698C" w:rsidP="00AC0D95">
      <w:pPr>
        <w:pStyle w:val="PARAGRAPH"/>
        <w:rPr>
          <w:ins w:id="13302" w:author="Charles Gifford" w:date="2016-04-20T12:04:00Z"/>
          <w:lang w:val="en-US"/>
        </w:rPr>
      </w:pPr>
      <w:r>
        <w:rPr>
          <w:lang w:val="en-US"/>
        </w:rPr>
        <w:fldChar w:fldCharType="begin"/>
      </w:r>
      <w:r>
        <w:rPr>
          <w:lang w:val="en-US"/>
        </w:rPr>
        <w:instrText xml:space="preserve"> REF _Ref477970003 \h </w:instrText>
      </w:r>
      <w:r>
        <w:rPr>
          <w:lang w:val="en-US"/>
        </w:rPr>
      </w:r>
      <w:r>
        <w:rPr>
          <w:lang w:val="en-US"/>
        </w:rPr>
        <w:fldChar w:fldCharType="separate"/>
      </w:r>
      <w:r>
        <w:t xml:space="preserve">Table </w:t>
      </w:r>
      <w:r>
        <w:rPr>
          <w:noProof/>
        </w:rPr>
        <w:t>140</w:t>
      </w:r>
      <w:r>
        <w:rPr>
          <w:lang w:val="en-US"/>
        </w:rPr>
        <w:fldChar w:fldCharType="end"/>
      </w:r>
      <w:r w:rsidR="005F0F92">
        <w:rPr>
          <w:lang w:val="en-US"/>
        </w:rPr>
        <w:t xml:space="preserve"> </w:t>
      </w:r>
      <w:r w:rsidR="006A31D3" w:rsidRPr="001C220C">
        <w:rPr>
          <w:lang w:val="en-US"/>
        </w:rPr>
        <w:t xml:space="preserve">defines the </w:t>
      </w:r>
      <w:r w:rsidR="00AC0D95">
        <w:rPr>
          <w:lang w:val="en-US"/>
        </w:rPr>
        <w:t>relationship</w:t>
      </w:r>
      <w:r w:rsidR="00FA4D81">
        <w:rPr>
          <w:lang w:val="en-US"/>
        </w:rPr>
        <w:t xml:space="preserve"> role</w:t>
      </w:r>
      <w:r w:rsidR="006A31D3" w:rsidRPr="001C220C">
        <w:rPr>
          <w:lang w:val="en-US"/>
        </w:rPr>
        <w:t xml:space="preserve">s for </w:t>
      </w:r>
      <w:r w:rsidR="005F0F92">
        <w:rPr>
          <w:lang w:val="en-US"/>
        </w:rPr>
        <w:t xml:space="preserve">the </w:t>
      </w:r>
      <w:r w:rsidR="006A31D3" w:rsidRPr="001C220C">
        <w:rPr>
          <w:i/>
          <w:lang w:val="en-US"/>
        </w:rPr>
        <w:t>operations material bill</w:t>
      </w:r>
      <w:r w:rsidR="006A31D3">
        <w:rPr>
          <w:i/>
          <w:lang w:val="en-US"/>
        </w:rPr>
        <w:t xml:space="preserve"> item</w:t>
      </w:r>
      <w:r w:rsidR="006A31D3" w:rsidRPr="001C220C">
        <w:rPr>
          <w:lang w:val="en-US"/>
        </w:rPr>
        <w:t xml:space="preserve">. </w:t>
      </w:r>
      <w:r w:rsidR="00F7510B">
        <w:rPr>
          <w:lang w:val="en-US"/>
        </w:rPr>
        <w:fldChar w:fldCharType="begin"/>
      </w:r>
      <w:r w:rsidR="00F7510B">
        <w:rPr>
          <w:lang w:val="en-US"/>
        </w:rPr>
        <w:instrText xml:space="preserve"> REF _Ref449165525 \h </w:instrText>
      </w:r>
      <w:r w:rsidR="00F7510B">
        <w:rPr>
          <w:lang w:val="en-US"/>
        </w:rPr>
      </w:r>
      <w:r w:rsidR="00F7510B">
        <w:rPr>
          <w:lang w:val="en-US"/>
        </w:rPr>
        <w:fldChar w:fldCharType="separate"/>
      </w:r>
      <w:r>
        <w:rPr>
          <w:lang w:val="en-US"/>
        </w:rPr>
        <w:fldChar w:fldCharType="begin"/>
      </w:r>
      <w:r>
        <w:rPr>
          <w:lang w:val="en-US"/>
        </w:rPr>
        <w:instrText xml:space="preserve"> REF _Ref337198228 \h </w:instrText>
      </w:r>
      <w:r>
        <w:rPr>
          <w:lang w:val="en-US"/>
        </w:rPr>
      </w:r>
      <w:r>
        <w:rPr>
          <w:lang w:val="en-US"/>
        </w:rPr>
        <w:fldChar w:fldCharType="separate"/>
      </w:r>
      <w:r w:rsidRPr="001C220C">
        <w:rPr>
          <w:lang w:val="en-US"/>
        </w:rPr>
        <w:t xml:space="preserve">Table </w:t>
      </w:r>
      <w:r>
        <w:rPr>
          <w:noProof/>
          <w:lang w:val="en-US"/>
        </w:rPr>
        <w:t>141</w:t>
      </w:r>
      <w:r>
        <w:rPr>
          <w:lang w:val="en-US"/>
        </w:rPr>
        <w:fldChar w:fldCharType="end"/>
      </w:r>
      <w:r w:rsidR="00F42C26">
        <w:rPr>
          <w:noProof/>
          <w:lang w:val="en-US"/>
        </w:rPr>
        <w:t>3</w:t>
      </w:r>
      <w:r w:rsidR="00F7510B">
        <w:rPr>
          <w:lang w:val="en-US"/>
        </w:rPr>
        <w:fldChar w:fldCharType="end"/>
      </w:r>
      <w:r w:rsidR="00F7510B">
        <w:rPr>
          <w:lang w:val="en-US"/>
        </w:rPr>
        <w:t xml:space="preserve"> </w:t>
      </w:r>
      <w:ins w:id="13303" w:author="Charles Gifford" w:date="2016-04-20T12:04:00Z">
        <w:r w:rsidR="00AC0D95" w:rsidRPr="001C220C">
          <w:rPr>
            <w:lang w:val="en-US"/>
          </w:rPr>
          <w:t xml:space="preserve">defines the attributes for </w:t>
        </w:r>
      </w:ins>
      <w:ins w:id="13304" w:author="Charles Gifford" w:date="2016-10-29T18:09:00Z">
        <w:r w:rsidR="00F42C26">
          <w:rPr>
            <w:lang w:val="en-US"/>
          </w:rPr>
          <w:t xml:space="preserve">the </w:t>
        </w:r>
      </w:ins>
      <w:ins w:id="13305" w:author="Charles Gifford" w:date="2016-04-20T12:04:00Z">
        <w:r w:rsidR="00AC0D95" w:rsidRPr="001C220C">
          <w:rPr>
            <w:i/>
            <w:lang w:val="en-US"/>
          </w:rPr>
          <w:t>operations material bill</w:t>
        </w:r>
        <w:r w:rsidR="00AC0D95">
          <w:rPr>
            <w:i/>
            <w:lang w:val="en-US"/>
          </w:rPr>
          <w:t xml:space="preserve"> item</w:t>
        </w:r>
        <w:r w:rsidR="00AC0D95" w:rsidRPr="001C220C">
          <w:rPr>
            <w:lang w:val="en-US"/>
          </w:rPr>
          <w:t xml:space="preserve">. </w:t>
        </w:r>
      </w:ins>
    </w:p>
    <w:p w14:paraId="267E2242" w14:textId="4D492F0F" w:rsidR="00AC0D95" w:rsidRDefault="009C698C" w:rsidP="00881CA4">
      <w:pPr>
        <w:pStyle w:val="TABLE-title"/>
        <w:rPr>
          <w:ins w:id="13306" w:author="Charles Gifford" w:date="2017-03-20T02:02:00Z"/>
          <w:lang w:val="en-US"/>
        </w:rPr>
      </w:pPr>
      <w:bookmarkStart w:id="13307" w:name="_Ref477970003"/>
      <w:bookmarkStart w:id="13308" w:name="_Ref477969987"/>
      <w:bookmarkStart w:id="13309" w:name="_Toc478492440"/>
      <w:ins w:id="13310" w:author="Charles Gifford" w:date="2017-03-22T18:17:00Z">
        <w:r>
          <w:t xml:space="preserve">Table </w:t>
        </w:r>
        <w:r>
          <w:fldChar w:fldCharType="begin"/>
        </w:r>
        <w:r>
          <w:instrText xml:space="preserve"> SEQ Table \* ARABIC </w:instrText>
        </w:r>
      </w:ins>
      <w:r>
        <w:fldChar w:fldCharType="separate"/>
      </w:r>
      <w:ins w:id="13311" w:author="Charles Gifford" w:date="2017-03-22T18:17:00Z">
        <w:r>
          <w:rPr>
            <w:noProof/>
          </w:rPr>
          <w:t>140</w:t>
        </w:r>
        <w:r>
          <w:fldChar w:fldCharType="end"/>
        </w:r>
        <w:bookmarkEnd w:id="13307"/>
        <w:r>
          <w:t xml:space="preserve"> </w:t>
        </w:r>
      </w:ins>
      <w:ins w:id="13312" w:author="Charles Gifford" w:date="2016-04-20T12:04:00Z">
        <w:r w:rsidR="00AC0D95">
          <w:rPr>
            <w:lang w:val="en-US"/>
          </w:rPr>
          <w:t>–</w:t>
        </w:r>
        <w:r w:rsidR="00AC0D95" w:rsidRPr="001C220C">
          <w:rPr>
            <w:lang w:val="en-US"/>
          </w:rPr>
          <w:t xml:space="preserve"> </w:t>
        </w:r>
        <w:r w:rsidR="00AC0D95">
          <w:rPr>
            <w:lang w:val="en-US"/>
          </w:rPr>
          <w:t>O</w:t>
        </w:r>
        <w:r w:rsidR="00AC0D95" w:rsidRPr="001C220C">
          <w:rPr>
            <w:lang w:val="en-US"/>
          </w:rPr>
          <w:t>perations material bill</w:t>
        </w:r>
        <w:r w:rsidR="00AC0D95">
          <w:rPr>
            <w:lang w:val="en-US"/>
          </w:rPr>
          <w:t xml:space="preserve"> item</w:t>
        </w:r>
        <w:r w:rsidR="00AC0D95" w:rsidRPr="00AC2193">
          <w:rPr>
            <w:lang w:val="en-US"/>
          </w:rPr>
          <w:t xml:space="preserve"> </w:t>
        </w:r>
        <w:r w:rsidR="00AC0D95">
          <w:rPr>
            <w:lang w:val="en-US"/>
          </w:rPr>
          <w:t>relationship</w:t>
        </w:r>
      </w:ins>
      <w:ins w:id="13313" w:author="Charles Gifford" w:date="2017-03-20T02:01:00Z">
        <w:r w:rsidR="00FA4D81">
          <w:rPr>
            <w:lang w:val="en-US"/>
          </w:rPr>
          <w:t xml:space="preserve"> role</w:t>
        </w:r>
      </w:ins>
      <w:ins w:id="13314" w:author="Charles Gifford" w:date="2016-04-20T12:04:00Z">
        <w:r w:rsidR="00AC0D95">
          <w:rPr>
            <w:lang w:val="en-US"/>
          </w:rPr>
          <w:t>s</w:t>
        </w:r>
      </w:ins>
      <w:bookmarkEnd w:id="13308"/>
      <w:bookmarkEnd w:id="13309"/>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FA4D81" w:rsidRPr="009432BC" w14:paraId="64BFDFBE" w14:textId="77777777" w:rsidTr="00705B15">
        <w:trPr>
          <w:trHeight w:val="197"/>
          <w:tblHeader/>
          <w:ins w:id="13315" w:author="Charles Gifford" w:date="2017-03-20T02:02:00Z"/>
        </w:trPr>
        <w:tc>
          <w:tcPr>
            <w:tcW w:w="2155" w:type="dxa"/>
            <w:shd w:val="clear" w:color="auto" w:fill="auto"/>
          </w:tcPr>
          <w:p w14:paraId="381D17D9" w14:textId="77777777" w:rsidR="00FA4D81" w:rsidRPr="009432BC" w:rsidRDefault="00FA4D81" w:rsidP="00705B15">
            <w:pPr>
              <w:pStyle w:val="TABLE-col-heading"/>
              <w:rPr>
                <w:ins w:id="13316" w:author="Charles Gifford" w:date="2017-03-20T02:02:00Z"/>
              </w:rPr>
            </w:pPr>
            <w:bookmarkStart w:id="13317" w:name="_Hlk477740764"/>
            <w:ins w:id="13318" w:author="Charles Gifford" w:date="2017-03-20T02:02:00Z">
              <w:r w:rsidRPr="009432BC">
                <w:t>Related Object</w:t>
              </w:r>
            </w:ins>
          </w:p>
        </w:tc>
        <w:tc>
          <w:tcPr>
            <w:tcW w:w="2070" w:type="dxa"/>
            <w:shd w:val="clear" w:color="auto" w:fill="auto"/>
          </w:tcPr>
          <w:p w14:paraId="4F28BFDA" w14:textId="77777777" w:rsidR="00FA4D81" w:rsidRPr="009432BC" w:rsidRDefault="00FA4D81" w:rsidP="00705B15">
            <w:pPr>
              <w:pStyle w:val="TABLE-col-heading"/>
              <w:rPr>
                <w:ins w:id="13319" w:author="Charles Gifford" w:date="2017-03-20T02:02:00Z"/>
              </w:rPr>
            </w:pPr>
            <w:ins w:id="13320" w:author="Charles Gifford" w:date="2017-03-20T02:02:00Z">
              <w:r w:rsidRPr="009432BC">
                <w:t>Role</w:t>
              </w:r>
            </w:ins>
          </w:p>
        </w:tc>
        <w:tc>
          <w:tcPr>
            <w:tcW w:w="1080" w:type="dxa"/>
            <w:shd w:val="clear" w:color="auto" w:fill="auto"/>
          </w:tcPr>
          <w:p w14:paraId="6954F272" w14:textId="77777777" w:rsidR="00FA4D81" w:rsidRPr="009432BC" w:rsidRDefault="00FA4D81" w:rsidP="00705B15">
            <w:pPr>
              <w:pStyle w:val="TABLE-col-heading"/>
              <w:rPr>
                <w:ins w:id="13321" w:author="Charles Gifford" w:date="2017-03-20T02:02:00Z"/>
              </w:rPr>
            </w:pPr>
            <w:ins w:id="13322" w:author="Charles Gifford" w:date="2017-03-20T02:02:00Z">
              <w:r w:rsidRPr="009432BC">
                <w:t>Multiplicity</w:t>
              </w:r>
            </w:ins>
          </w:p>
        </w:tc>
        <w:tc>
          <w:tcPr>
            <w:tcW w:w="3780" w:type="dxa"/>
            <w:shd w:val="clear" w:color="auto" w:fill="auto"/>
          </w:tcPr>
          <w:p w14:paraId="7AE600F6" w14:textId="77777777" w:rsidR="00FA4D81" w:rsidRPr="009432BC" w:rsidRDefault="00FA4D81" w:rsidP="00705B15">
            <w:pPr>
              <w:pStyle w:val="TABLE-col-heading"/>
              <w:rPr>
                <w:ins w:id="13323" w:author="Charles Gifford" w:date="2017-03-20T02:02:00Z"/>
              </w:rPr>
            </w:pPr>
            <w:ins w:id="13324" w:author="Charles Gifford" w:date="2017-03-20T02:02:00Z">
              <w:r w:rsidRPr="009432BC">
                <w:t>Description</w:t>
              </w:r>
            </w:ins>
          </w:p>
        </w:tc>
      </w:tr>
      <w:tr w:rsidR="00FA4D81" w:rsidRPr="009432BC" w14:paraId="6884E174" w14:textId="77777777" w:rsidTr="00705B15">
        <w:trPr>
          <w:trHeight w:val="332"/>
          <w:ins w:id="13325" w:author="Charles Gifford" w:date="2017-03-20T02:02:00Z"/>
        </w:trPr>
        <w:tc>
          <w:tcPr>
            <w:tcW w:w="2155" w:type="dxa"/>
          </w:tcPr>
          <w:p w14:paraId="2FF757F6" w14:textId="77777777" w:rsidR="00FA4D81" w:rsidRPr="009432BC" w:rsidRDefault="00FA4D81" w:rsidP="00705B15">
            <w:pPr>
              <w:pStyle w:val="TABLE-cell"/>
              <w:rPr>
                <w:ins w:id="13326" w:author="Charles Gifford" w:date="2017-03-20T02:02:00Z"/>
              </w:rPr>
            </w:pPr>
            <w:ins w:id="13327" w:author="Charles Gifford" w:date="2017-03-20T02:02:00Z">
              <w:r>
                <w:rPr>
                  <w:szCs w:val="20"/>
                  <w:lang w:val="en-US"/>
                </w:rPr>
                <w:t>Operations definition</w:t>
              </w:r>
            </w:ins>
          </w:p>
        </w:tc>
        <w:tc>
          <w:tcPr>
            <w:tcW w:w="2070" w:type="dxa"/>
          </w:tcPr>
          <w:p w14:paraId="3EF64D56" w14:textId="77777777" w:rsidR="00FA4D81" w:rsidRPr="009432BC" w:rsidRDefault="00FA4D81" w:rsidP="00705B15">
            <w:pPr>
              <w:pStyle w:val="TABLE-cell"/>
              <w:rPr>
                <w:ins w:id="13328" w:author="Charles Gifford" w:date="2017-03-20T02:02:00Z"/>
              </w:rPr>
            </w:pPr>
            <w:ins w:id="13329" w:author="Charles Gifford" w:date="2017-03-20T02:02:00Z">
              <w:r>
                <w:rPr>
                  <w:szCs w:val="20"/>
                  <w:lang w:val="en-US"/>
                </w:rPr>
                <w:t>NA</w:t>
              </w:r>
            </w:ins>
          </w:p>
        </w:tc>
        <w:tc>
          <w:tcPr>
            <w:tcW w:w="1080" w:type="dxa"/>
          </w:tcPr>
          <w:p w14:paraId="0A01B556" w14:textId="77777777" w:rsidR="00FA4D81" w:rsidRPr="009432BC" w:rsidRDefault="00FA4D81" w:rsidP="00705B15">
            <w:pPr>
              <w:pStyle w:val="TABLE-cell"/>
              <w:rPr>
                <w:ins w:id="13330" w:author="Charles Gifford" w:date="2017-03-20T02:02:00Z"/>
              </w:rPr>
            </w:pPr>
            <w:ins w:id="13331" w:author="Charles Gifford" w:date="2017-03-20T02:02:00Z">
              <w:r>
                <w:rPr>
                  <w:szCs w:val="20"/>
                  <w:lang w:val="en-US"/>
                </w:rPr>
                <w:t>1</w:t>
              </w:r>
            </w:ins>
          </w:p>
        </w:tc>
        <w:tc>
          <w:tcPr>
            <w:tcW w:w="3780" w:type="dxa"/>
          </w:tcPr>
          <w:p w14:paraId="7E965697" w14:textId="77777777" w:rsidR="00FA4D81" w:rsidRPr="009432BC" w:rsidRDefault="00FA4D81" w:rsidP="00705B15">
            <w:pPr>
              <w:pStyle w:val="TABLE-cell"/>
              <w:rPr>
                <w:ins w:id="13332" w:author="Charles Gifford" w:date="2017-03-20T02:02:00Z"/>
              </w:rPr>
            </w:pPr>
            <w:ins w:id="13333" w:author="Charles Gifford" w:date="2017-03-20T02:02:00Z">
              <w:r w:rsidRPr="004C2392">
                <w:rPr>
                  <w:lang w:val="en-US"/>
                </w:rPr>
                <w:t xml:space="preserve">Identification of the </w:t>
              </w:r>
              <w:r w:rsidRPr="00BE0F67">
                <w:rPr>
                  <w:i/>
                  <w:lang w:val="en-US"/>
                </w:rPr>
                <w:t xml:space="preserve">operations definition </w:t>
              </w:r>
              <w:r w:rsidRPr="004C2392">
                <w:rPr>
                  <w:lang w:val="en-US"/>
                </w:rPr>
                <w:t xml:space="preserve">associated with this </w:t>
              </w:r>
              <w:r w:rsidRPr="004C2392">
                <w:rPr>
                  <w:i/>
                  <w:lang w:val="en-US"/>
                </w:rPr>
                <w:t>operations material bill</w:t>
              </w:r>
              <w:r w:rsidRPr="004C2392">
                <w:rPr>
                  <w:lang w:val="en-US"/>
                </w:rPr>
                <w:t>.</w:t>
              </w:r>
            </w:ins>
          </w:p>
        </w:tc>
      </w:tr>
      <w:tr w:rsidR="00FA4D81" w:rsidRPr="009432BC" w14:paraId="32CB8E23" w14:textId="77777777" w:rsidTr="00705B15">
        <w:trPr>
          <w:trHeight w:val="332"/>
          <w:ins w:id="13334" w:author="Charles Gifford" w:date="2017-03-20T02:02:00Z"/>
        </w:trPr>
        <w:tc>
          <w:tcPr>
            <w:tcW w:w="2155" w:type="dxa"/>
          </w:tcPr>
          <w:p w14:paraId="4CCA100F" w14:textId="216C9FE2" w:rsidR="00FA4D81" w:rsidRDefault="00FA4D81" w:rsidP="00FA4D81">
            <w:pPr>
              <w:pStyle w:val="TABLE-cell"/>
              <w:rPr>
                <w:ins w:id="13335" w:author="Charles Gifford" w:date="2017-03-20T02:02:00Z"/>
                <w:lang w:val="en-US"/>
              </w:rPr>
            </w:pPr>
            <w:ins w:id="13336" w:author="Charles Gifford" w:date="2017-03-20T02:03:00Z">
              <w:r>
                <w:rPr>
                  <w:szCs w:val="20"/>
                  <w:lang w:val="en-US"/>
                </w:rPr>
                <w:t>Operations material bill</w:t>
              </w:r>
            </w:ins>
          </w:p>
        </w:tc>
        <w:tc>
          <w:tcPr>
            <w:tcW w:w="2070" w:type="dxa"/>
          </w:tcPr>
          <w:p w14:paraId="7ED6DF05" w14:textId="5525363C" w:rsidR="00FA4D81" w:rsidRDefault="00FA4D81" w:rsidP="00FA4D81">
            <w:pPr>
              <w:pStyle w:val="TABLE-cell"/>
              <w:rPr>
                <w:ins w:id="13337" w:author="Charles Gifford" w:date="2017-03-20T02:02:00Z"/>
                <w:lang w:val="en-US"/>
              </w:rPr>
            </w:pPr>
            <w:ins w:id="13338" w:author="Charles Gifford" w:date="2017-03-20T02:03:00Z">
              <w:r>
                <w:rPr>
                  <w:szCs w:val="20"/>
                  <w:lang w:val="en-US"/>
                </w:rPr>
                <w:t>NA</w:t>
              </w:r>
            </w:ins>
          </w:p>
        </w:tc>
        <w:tc>
          <w:tcPr>
            <w:tcW w:w="1080" w:type="dxa"/>
          </w:tcPr>
          <w:p w14:paraId="1436BF46" w14:textId="5AD17270" w:rsidR="00FA4D81" w:rsidRDefault="00FA4D81" w:rsidP="00FA4D81">
            <w:pPr>
              <w:pStyle w:val="TABLE-cell"/>
              <w:rPr>
                <w:ins w:id="13339" w:author="Charles Gifford" w:date="2017-03-20T02:02:00Z"/>
                <w:lang w:val="en-US"/>
              </w:rPr>
            </w:pPr>
            <w:ins w:id="13340" w:author="Charles Gifford" w:date="2017-03-20T02:03:00Z">
              <w:r>
                <w:rPr>
                  <w:szCs w:val="20"/>
                  <w:lang w:val="en-US"/>
                </w:rPr>
                <w:t>1</w:t>
              </w:r>
            </w:ins>
          </w:p>
        </w:tc>
        <w:tc>
          <w:tcPr>
            <w:tcW w:w="3780" w:type="dxa"/>
          </w:tcPr>
          <w:p w14:paraId="1354AF08" w14:textId="2D5EE137" w:rsidR="00FA4D81" w:rsidRPr="00091763" w:rsidRDefault="00FA4D81" w:rsidP="00FA4D81">
            <w:pPr>
              <w:pStyle w:val="TABLE-cell"/>
              <w:rPr>
                <w:ins w:id="13341" w:author="Charles Gifford" w:date="2017-03-20T02:02:00Z"/>
                <w:lang w:val="en-US"/>
              </w:rPr>
            </w:pPr>
            <w:ins w:id="13342" w:author="Charles Gifford" w:date="2017-03-20T02:03:00Z">
              <w:r>
                <w:rPr>
                  <w:lang w:val="en-US"/>
                </w:rPr>
                <w:t xml:space="preserve">The </w:t>
              </w:r>
              <w:r w:rsidRPr="002B032E">
                <w:rPr>
                  <w:i/>
                  <w:lang w:val="en-US"/>
                </w:rPr>
                <w:t>operations material bill</w:t>
              </w:r>
              <w:r>
                <w:rPr>
                  <w:lang w:val="en-US"/>
                </w:rPr>
                <w:t xml:space="preserve"> that this </w:t>
              </w:r>
              <w:r w:rsidRPr="002B032E">
                <w:rPr>
                  <w:i/>
                  <w:lang w:val="en-US"/>
                </w:rPr>
                <w:t>material bill item</w:t>
              </w:r>
              <w:r>
                <w:rPr>
                  <w:lang w:val="en-US"/>
                </w:rPr>
                <w:t xml:space="preserve"> is a part.</w:t>
              </w:r>
            </w:ins>
          </w:p>
        </w:tc>
      </w:tr>
      <w:tr w:rsidR="00FA4D81" w:rsidRPr="009432BC" w14:paraId="16404E76" w14:textId="77777777" w:rsidTr="00705B15">
        <w:trPr>
          <w:trHeight w:val="332"/>
          <w:ins w:id="13343" w:author="Charles Gifford" w:date="2017-03-20T02:02:00Z"/>
        </w:trPr>
        <w:tc>
          <w:tcPr>
            <w:tcW w:w="2155" w:type="dxa"/>
          </w:tcPr>
          <w:p w14:paraId="54BC8AA0" w14:textId="12B91B05" w:rsidR="00FA4D81" w:rsidRDefault="00FA4D81" w:rsidP="00FA4D81">
            <w:pPr>
              <w:pStyle w:val="TABLE-cell"/>
              <w:rPr>
                <w:ins w:id="13344" w:author="Charles Gifford" w:date="2017-03-20T02:02:00Z"/>
                <w:szCs w:val="20"/>
                <w:lang w:val="en-US"/>
              </w:rPr>
            </w:pPr>
            <w:ins w:id="13345" w:author="Charles Gifford" w:date="2017-03-20T02:03:00Z">
              <w:r>
                <w:rPr>
                  <w:szCs w:val="20"/>
                  <w:lang w:val="en-US"/>
                </w:rPr>
                <w:t>Operations material bill item</w:t>
              </w:r>
            </w:ins>
          </w:p>
        </w:tc>
        <w:tc>
          <w:tcPr>
            <w:tcW w:w="2070" w:type="dxa"/>
          </w:tcPr>
          <w:p w14:paraId="601F0C84" w14:textId="624E4B8B" w:rsidR="00FA4D81" w:rsidRDefault="00FA4D81" w:rsidP="00FA4D81">
            <w:pPr>
              <w:pStyle w:val="TABLE-cell"/>
              <w:rPr>
                <w:ins w:id="13346" w:author="Charles Gifford" w:date="2017-03-20T02:02:00Z"/>
                <w:szCs w:val="20"/>
                <w:lang w:val="en-US"/>
              </w:rPr>
            </w:pPr>
            <w:ins w:id="13347" w:author="Charles Gifford" w:date="2017-03-20T02:03:00Z">
              <w:r>
                <w:t>Operations material bill item child</w:t>
              </w:r>
            </w:ins>
          </w:p>
        </w:tc>
        <w:tc>
          <w:tcPr>
            <w:tcW w:w="1080" w:type="dxa"/>
          </w:tcPr>
          <w:p w14:paraId="22300F7A" w14:textId="70B508F2" w:rsidR="00FA4D81" w:rsidRDefault="00FA4D81" w:rsidP="00FA4D81">
            <w:pPr>
              <w:pStyle w:val="TABLE-cell"/>
              <w:rPr>
                <w:ins w:id="13348" w:author="Charles Gifford" w:date="2017-03-20T02:02:00Z"/>
                <w:szCs w:val="20"/>
                <w:lang w:val="en-US"/>
              </w:rPr>
            </w:pPr>
            <w:ins w:id="13349" w:author="Charles Gifford" w:date="2017-03-20T02:03:00Z">
              <w:r>
                <w:rPr>
                  <w:szCs w:val="20"/>
                  <w:lang w:val="en-US"/>
                </w:rPr>
                <w:t>0..*</w:t>
              </w:r>
            </w:ins>
          </w:p>
        </w:tc>
        <w:tc>
          <w:tcPr>
            <w:tcW w:w="3780" w:type="dxa"/>
          </w:tcPr>
          <w:p w14:paraId="28CE87E6" w14:textId="77343652" w:rsidR="00FA4D81" w:rsidRDefault="00FA4D81" w:rsidP="00FA4D81">
            <w:pPr>
              <w:pStyle w:val="TABLE-cell"/>
              <w:rPr>
                <w:ins w:id="13350" w:author="Charles Gifford" w:date="2017-03-20T02:02:00Z"/>
                <w:lang w:val="en-US"/>
              </w:rPr>
            </w:pPr>
            <w:ins w:id="13351" w:author="Charles Gifford" w:date="2017-03-20T02:03:00Z">
              <w:r>
                <w:t xml:space="preserve">The </w:t>
              </w:r>
              <w:r w:rsidRPr="002F3B77">
                <w:rPr>
                  <w:i/>
                </w:rPr>
                <w:t>operations material bill item(s)</w:t>
              </w:r>
              <w:r w:rsidRPr="002F3B77">
                <w:t xml:space="preserve"> makes up part of this </w:t>
              </w:r>
              <w:r w:rsidRPr="002F3B77">
                <w:rPr>
                  <w:i/>
                </w:rPr>
                <w:t xml:space="preserve">operations material bill item </w:t>
              </w:r>
              <w:r w:rsidRPr="002F3B77">
                <w:t>as the whole.</w:t>
              </w:r>
            </w:ins>
          </w:p>
        </w:tc>
      </w:tr>
      <w:tr w:rsidR="00FA4D81" w:rsidRPr="009432BC" w14:paraId="60EF7522" w14:textId="77777777" w:rsidTr="00705B15">
        <w:trPr>
          <w:trHeight w:val="332"/>
          <w:ins w:id="13352" w:author="Charles Gifford" w:date="2017-03-20T02:02:00Z"/>
        </w:trPr>
        <w:tc>
          <w:tcPr>
            <w:tcW w:w="2155" w:type="dxa"/>
          </w:tcPr>
          <w:p w14:paraId="7B61A9A1" w14:textId="6C250E38" w:rsidR="00FA4D81" w:rsidRDefault="00FA4D81" w:rsidP="00FA4D81">
            <w:pPr>
              <w:pStyle w:val="TABLE-cell"/>
              <w:rPr>
                <w:ins w:id="13353" w:author="Charles Gifford" w:date="2017-03-20T02:02:00Z"/>
                <w:szCs w:val="20"/>
                <w:lang w:val="en-US"/>
              </w:rPr>
            </w:pPr>
            <w:ins w:id="13354" w:author="Charles Gifford" w:date="2017-03-20T02:03:00Z">
              <w:r>
                <w:rPr>
                  <w:lang w:val="en-US"/>
                </w:rPr>
                <w:t>Material specification</w:t>
              </w:r>
            </w:ins>
          </w:p>
        </w:tc>
        <w:tc>
          <w:tcPr>
            <w:tcW w:w="2070" w:type="dxa"/>
          </w:tcPr>
          <w:p w14:paraId="6CB57E0C" w14:textId="649F602B" w:rsidR="00FA4D81" w:rsidRDefault="00FA4D81" w:rsidP="00FA4D81">
            <w:pPr>
              <w:pStyle w:val="TABLE-cell"/>
              <w:rPr>
                <w:ins w:id="13355" w:author="Charles Gifford" w:date="2017-03-20T02:02:00Z"/>
                <w:szCs w:val="20"/>
                <w:lang w:val="en-US"/>
              </w:rPr>
            </w:pPr>
            <w:ins w:id="13356" w:author="Charles Gifford" w:date="2017-03-20T02:03:00Z">
              <w:r w:rsidRPr="0028573B">
                <w:rPr>
                  <w:lang w:val="en-US"/>
                </w:rPr>
                <w:t>Material specification</w:t>
              </w:r>
            </w:ins>
          </w:p>
        </w:tc>
        <w:tc>
          <w:tcPr>
            <w:tcW w:w="1080" w:type="dxa"/>
          </w:tcPr>
          <w:p w14:paraId="09B1763E" w14:textId="177B4469" w:rsidR="00FA4D81" w:rsidRDefault="00FA4D81" w:rsidP="00FA4D81">
            <w:pPr>
              <w:pStyle w:val="TABLE-cell"/>
              <w:rPr>
                <w:ins w:id="13357" w:author="Charles Gifford" w:date="2017-03-20T02:02:00Z"/>
                <w:szCs w:val="20"/>
                <w:lang w:val="en-US"/>
              </w:rPr>
            </w:pPr>
            <w:ins w:id="13358" w:author="Charles Gifford" w:date="2017-03-20T02:03:00Z">
              <w:r>
                <w:rPr>
                  <w:lang w:val="en-US"/>
                </w:rPr>
                <w:t>0..*</w:t>
              </w:r>
            </w:ins>
          </w:p>
        </w:tc>
        <w:tc>
          <w:tcPr>
            <w:tcW w:w="3780" w:type="dxa"/>
          </w:tcPr>
          <w:p w14:paraId="7811E0F1" w14:textId="2914EAB1" w:rsidR="00FA4D81" w:rsidRDefault="00FA4D81" w:rsidP="00FA4D81">
            <w:pPr>
              <w:pStyle w:val="TABLE-cell"/>
              <w:rPr>
                <w:ins w:id="13359" w:author="Charles Gifford" w:date="2017-03-20T02:02:00Z"/>
                <w:lang w:val="en-US"/>
              </w:rPr>
            </w:pPr>
            <w:ins w:id="13360" w:author="Charles Gifford" w:date="2017-03-20T02:03:00Z">
              <w:r>
                <w:rPr>
                  <w:lang w:val="en-US"/>
                </w:rPr>
                <w:t>The</w:t>
              </w:r>
              <w:r w:rsidRPr="009F5092">
                <w:rPr>
                  <w:lang w:val="en-US"/>
                </w:rPr>
                <w:t xml:space="preserve"> </w:t>
              </w:r>
              <w:r w:rsidRPr="009F5092">
                <w:rPr>
                  <w:i/>
                  <w:lang w:val="en-US"/>
                </w:rPr>
                <w:t>material specification(s)</w:t>
              </w:r>
              <w:r w:rsidRPr="009F5092">
                <w:rPr>
                  <w:lang w:val="en-US"/>
                </w:rPr>
                <w:t xml:space="preserve"> def</w:t>
              </w:r>
              <w:r>
                <w:rPr>
                  <w:lang w:val="en-US"/>
                </w:rPr>
                <w:t>ines this</w:t>
              </w:r>
              <w:r w:rsidRPr="009F5092">
                <w:rPr>
                  <w:lang w:val="en-US"/>
                </w:rPr>
                <w:t xml:space="preserve"> specified </w:t>
              </w:r>
              <w:r w:rsidRPr="009F5092">
                <w:rPr>
                  <w:i/>
                  <w:lang w:val="en-US"/>
                </w:rPr>
                <w:t>operation material bill item(s).</w:t>
              </w:r>
            </w:ins>
          </w:p>
        </w:tc>
      </w:tr>
    </w:tbl>
    <w:p w14:paraId="521DD5AA" w14:textId="00B851C4" w:rsidR="007F05A1" w:rsidRPr="001C220C" w:rsidRDefault="007F05A1" w:rsidP="000D7FCB">
      <w:pPr>
        <w:pStyle w:val="TABLE-title"/>
        <w:rPr>
          <w:lang w:val="en-US"/>
        </w:rPr>
      </w:pPr>
      <w:bookmarkStart w:id="13361" w:name="_Ref337198228"/>
      <w:bookmarkStart w:id="13362" w:name="_Ref449165525"/>
      <w:bookmarkStart w:id="13363" w:name="_Toc478492441"/>
      <w:bookmarkEnd w:id="13317"/>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9C698C">
        <w:rPr>
          <w:noProof/>
          <w:lang w:val="en-US"/>
        </w:rPr>
        <w:t>141</w:t>
      </w:r>
      <w:r w:rsidR="00FD29D6">
        <w:rPr>
          <w:lang w:val="en-US"/>
        </w:rPr>
        <w:fldChar w:fldCharType="end"/>
      </w:r>
      <w:bookmarkEnd w:id="13298"/>
      <w:bookmarkEnd w:id="13361"/>
      <w:bookmarkEnd w:id="13362"/>
      <w:r w:rsidRPr="001C220C">
        <w:rPr>
          <w:lang w:val="en-US"/>
        </w:rPr>
        <w:t xml:space="preserve"> </w:t>
      </w:r>
      <w:r w:rsidR="000D7FCB">
        <w:rPr>
          <w:lang w:val="en-US"/>
        </w:rPr>
        <w:t>–</w:t>
      </w:r>
      <w:r w:rsidRPr="001C220C">
        <w:rPr>
          <w:lang w:val="en-US"/>
        </w:rPr>
        <w:t xml:space="preserve"> </w:t>
      </w:r>
      <w:r w:rsidR="003B2776">
        <w:rPr>
          <w:lang w:val="en-US"/>
        </w:rPr>
        <w:t>O</w:t>
      </w:r>
      <w:r w:rsidR="006A5B9A" w:rsidRPr="001C220C">
        <w:rPr>
          <w:lang w:val="en-US"/>
        </w:rPr>
        <w:t>perations material</w:t>
      </w:r>
      <w:r w:rsidRPr="001C220C">
        <w:rPr>
          <w:lang w:val="en-US"/>
        </w:rPr>
        <w:t xml:space="preserve"> bill</w:t>
      </w:r>
      <w:r w:rsidR="008C3224">
        <w:rPr>
          <w:lang w:val="en-US"/>
        </w:rPr>
        <w:t xml:space="preserve"> item</w:t>
      </w:r>
      <w:bookmarkEnd w:id="13299"/>
      <w:bookmarkEnd w:id="13300"/>
      <w:bookmarkEnd w:id="13301"/>
      <w:r w:rsidR="003B2776" w:rsidRPr="00AC2193">
        <w:rPr>
          <w:lang w:val="en-US"/>
        </w:rPr>
        <w:t xml:space="preserve"> </w:t>
      </w:r>
      <w:r w:rsidR="003B2776">
        <w:rPr>
          <w:lang w:val="en-US"/>
        </w:rPr>
        <w:t>attributes</w:t>
      </w:r>
      <w:bookmarkEnd w:id="13363"/>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7F05A1" w:rsidRPr="001C220C" w14:paraId="68F865DF" w14:textId="77777777" w:rsidTr="001A4DED">
        <w:trPr>
          <w:tblHeader/>
          <w:jc w:val="center"/>
        </w:trPr>
        <w:tc>
          <w:tcPr>
            <w:tcW w:w="1269" w:type="dxa"/>
          </w:tcPr>
          <w:p w14:paraId="5D9AAA41" w14:textId="77777777" w:rsidR="007F05A1" w:rsidRPr="001C220C" w:rsidRDefault="007F05A1" w:rsidP="001A4DED">
            <w:pPr>
              <w:pStyle w:val="TABLE-col-heading"/>
              <w:rPr>
                <w:lang w:val="en-US"/>
              </w:rPr>
            </w:pPr>
            <w:r w:rsidRPr="001C220C">
              <w:rPr>
                <w:lang w:val="en-US"/>
              </w:rPr>
              <w:t xml:space="preserve">Attribute </w:t>
            </w:r>
            <w:r w:rsidR="006618D3">
              <w:rPr>
                <w:lang w:val="en-US"/>
              </w:rPr>
              <w:t>n</w:t>
            </w:r>
            <w:r w:rsidRPr="001C220C">
              <w:rPr>
                <w:lang w:val="en-US"/>
              </w:rPr>
              <w:t>ame</w:t>
            </w:r>
          </w:p>
        </w:tc>
        <w:tc>
          <w:tcPr>
            <w:tcW w:w="2880" w:type="dxa"/>
          </w:tcPr>
          <w:p w14:paraId="1182751B" w14:textId="77777777" w:rsidR="007F05A1" w:rsidRPr="001C220C" w:rsidRDefault="007F05A1" w:rsidP="001A4DED">
            <w:pPr>
              <w:pStyle w:val="TABLE-col-heading"/>
              <w:rPr>
                <w:lang w:val="en-US"/>
              </w:rPr>
            </w:pPr>
            <w:r w:rsidRPr="001C220C">
              <w:rPr>
                <w:lang w:val="en-US"/>
              </w:rPr>
              <w:t>Description</w:t>
            </w:r>
          </w:p>
        </w:tc>
        <w:tc>
          <w:tcPr>
            <w:tcW w:w="1440" w:type="dxa"/>
          </w:tcPr>
          <w:p w14:paraId="54D33917" w14:textId="77777777" w:rsidR="007F05A1" w:rsidRPr="001C220C" w:rsidRDefault="00AE4770" w:rsidP="001A4DED">
            <w:pPr>
              <w:pStyle w:val="TABLE-col-heading"/>
              <w:rPr>
                <w:lang w:val="en-US"/>
              </w:rPr>
            </w:pPr>
            <w:r>
              <w:rPr>
                <w:lang w:val="en-US"/>
              </w:rPr>
              <w:t>Production example</w:t>
            </w:r>
            <w:r w:rsidR="007F05A1" w:rsidRPr="001C220C">
              <w:rPr>
                <w:lang w:val="en-US"/>
              </w:rPr>
              <w:t>s</w:t>
            </w:r>
          </w:p>
        </w:tc>
        <w:tc>
          <w:tcPr>
            <w:tcW w:w="1297" w:type="dxa"/>
          </w:tcPr>
          <w:p w14:paraId="46420E9B" w14:textId="77777777" w:rsidR="007F05A1" w:rsidRPr="001C220C" w:rsidRDefault="00AE4770" w:rsidP="001A4DED">
            <w:pPr>
              <w:pStyle w:val="TABLE-col-heading"/>
              <w:rPr>
                <w:lang w:val="en-US"/>
              </w:rPr>
            </w:pPr>
            <w:r>
              <w:rPr>
                <w:lang w:val="en-US"/>
              </w:rPr>
              <w:t>Maintenance example</w:t>
            </w:r>
            <w:r w:rsidR="007F05A1" w:rsidRPr="001C220C">
              <w:rPr>
                <w:lang w:val="en-US"/>
              </w:rPr>
              <w:t>s</w:t>
            </w:r>
          </w:p>
        </w:tc>
        <w:tc>
          <w:tcPr>
            <w:tcW w:w="1080" w:type="dxa"/>
          </w:tcPr>
          <w:p w14:paraId="6F3735AF" w14:textId="77777777" w:rsidR="007F05A1" w:rsidRPr="001C220C" w:rsidRDefault="00AE4770" w:rsidP="001A4DED">
            <w:pPr>
              <w:pStyle w:val="TABLE-col-heading"/>
              <w:rPr>
                <w:lang w:val="en-US"/>
              </w:rPr>
            </w:pPr>
            <w:r>
              <w:rPr>
                <w:lang w:val="en-US"/>
              </w:rPr>
              <w:t>Quality example</w:t>
            </w:r>
            <w:r w:rsidR="007F05A1" w:rsidRPr="001C220C">
              <w:rPr>
                <w:lang w:val="en-US"/>
              </w:rPr>
              <w:t>s</w:t>
            </w:r>
          </w:p>
        </w:tc>
        <w:tc>
          <w:tcPr>
            <w:tcW w:w="1080" w:type="dxa"/>
          </w:tcPr>
          <w:p w14:paraId="34137190" w14:textId="77777777" w:rsidR="007F05A1" w:rsidRPr="001C220C" w:rsidRDefault="00AE4770" w:rsidP="001A4DED">
            <w:pPr>
              <w:pStyle w:val="TABLE-col-heading"/>
              <w:rPr>
                <w:lang w:val="en-US"/>
              </w:rPr>
            </w:pPr>
            <w:r>
              <w:rPr>
                <w:lang w:val="en-US"/>
              </w:rPr>
              <w:t>Inventory example</w:t>
            </w:r>
            <w:r w:rsidR="007F05A1" w:rsidRPr="001C220C">
              <w:rPr>
                <w:lang w:val="en-US"/>
              </w:rPr>
              <w:t>s</w:t>
            </w:r>
          </w:p>
        </w:tc>
      </w:tr>
      <w:tr w:rsidR="00506979" w:rsidRPr="001C220C" w14:paraId="6FE076E0" w14:textId="77777777" w:rsidTr="001A4DED">
        <w:trPr>
          <w:jc w:val="center"/>
        </w:trPr>
        <w:tc>
          <w:tcPr>
            <w:tcW w:w="1269" w:type="dxa"/>
          </w:tcPr>
          <w:p w14:paraId="1C68FD92" w14:textId="77777777" w:rsidR="00506979" w:rsidRPr="001C220C" w:rsidRDefault="00506979" w:rsidP="001A4DED">
            <w:pPr>
              <w:pStyle w:val="TABLE-cell"/>
              <w:rPr>
                <w:lang w:val="en-US"/>
              </w:rPr>
            </w:pPr>
            <w:r w:rsidRPr="001C220C">
              <w:rPr>
                <w:lang w:val="en-US"/>
              </w:rPr>
              <w:t>ID</w:t>
            </w:r>
          </w:p>
        </w:tc>
        <w:tc>
          <w:tcPr>
            <w:tcW w:w="2880" w:type="dxa"/>
          </w:tcPr>
          <w:p w14:paraId="02D4908D" w14:textId="77777777" w:rsidR="00506979" w:rsidRPr="001C220C" w:rsidRDefault="00506979" w:rsidP="001A4DED">
            <w:pPr>
              <w:pStyle w:val="TABLE-cell"/>
              <w:rPr>
                <w:lang w:val="en-US"/>
              </w:rPr>
            </w:pPr>
            <w:r w:rsidRPr="001C220C">
              <w:rPr>
                <w:lang w:val="en-US"/>
              </w:rPr>
              <w:t xml:space="preserve">A unique identification of a </w:t>
            </w:r>
            <w:r w:rsidRPr="001C220C">
              <w:rPr>
                <w:i/>
                <w:lang w:val="en-US"/>
              </w:rPr>
              <w:t xml:space="preserve">bill </w:t>
            </w:r>
            <w:r w:rsidRPr="001C220C">
              <w:rPr>
                <w:lang w:val="en-US"/>
              </w:rPr>
              <w:t>item.</w:t>
            </w:r>
          </w:p>
        </w:tc>
        <w:tc>
          <w:tcPr>
            <w:tcW w:w="1440" w:type="dxa"/>
          </w:tcPr>
          <w:p w14:paraId="2FBA21C7" w14:textId="77777777" w:rsidR="00506979" w:rsidRPr="001C220C" w:rsidRDefault="00506979" w:rsidP="001A4DED">
            <w:pPr>
              <w:pStyle w:val="TABLE-cell"/>
              <w:rPr>
                <w:lang w:val="en-US"/>
              </w:rPr>
            </w:pPr>
            <w:r w:rsidRPr="001C220C">
              <w:rPr>
                <w:lang w:val="en-US"/>
              </w:rPr>
              <w:t>10000827</w:t>
            </w:r>
          </w:p>
        </w:tc>
        <w:tc>
          <w:tcPr>
            <w:tcW w:w="1297" w:type="dxa"/>
          </w:tcPr>
          <w:p w14:paraId="12AE9DC0" w14:textId="77777777" w:rsidR="00506979" w:rsidRPr="001C220C" w:rsidRDefault="00506979" w:rsidP="001A4DED">
            <w:pPr>
              <w:pStyle w:val="TABLE-cell"/>
              <w:rPr>
                <w:lang w:val="en-US"/>
              </w:rPr>
            </w:pPr>
            <w:r w:rsidRPr="001C220C">
              <w:rPr>
                <w:lang w:val="en-US"/>
              </w:rPr>
              <w:t>552619</w:t>
            </w:r>
          </w:p>
        </w:tc>
        <w:tc>
          <w:tcPr>
            <w:tcW w:w="1080" w:type="dxa"/>
          </w:tcPr>
          <w:p w14:paraId="4FE679AF" w14:textId="77777777" w:rsidR="00506979" w:rsidRPr="001C220C" w:rsidRDefault="00506979" w:rsidP="001A4DED">
            <w:pPr>
              <w:pStyle w:val="TABLE-cell"/>
              <w:rPr>
                <w:lang w:val="en-US"/>
              </w:rPr>
            </w:pPr>
            <w:r w:rsidRPr="001C220C">
              <w:rPr>
                <w:lang w:val="en-US"/>
              </w:rPr>
              <w:t>Q</w:t>
            </w:r>
            <w:smartTag w:uri="urn:schemas-microsoft-com:office:smarttags" w:element="chmetcnv">
              <w:smartTagPr>
                <w:attr w:name="TCSC" w:val="0"/>
                <w:attr w:name="NumberType" w:val="1"/>
                <w:attr w:name="Negative" w:val="False"/>
                <w:attr w:name="HasSpace" w:val="False"/>
                <w:attr w:name="SourceValue" w:val="123"/>
                <w:attr w:name="UnitName" w:val="ac"/>
              </w:smartTagPr>
              <w:r w:rsidRPr="001C220C">
                <w:rPr>
                  <w:lang w:val="en-US"/>
                </w:rPr>
                <w:t>123AC</w:t>
              </w:r>
            </w:smartTag>
            <w:r w:rsidRPr="001C220C">
              <w:rPr>
                <w:lang w:val="en-US"/>
              </w:rPr>
              <w:t>3</w:t>
            </w:r>
          </w:p>
        </w:tc>
        <w:tc>
          <w:tcPr>
            <w:tcW w:w="1080" w:type="dxa"/>
          </w:tcPr>
          <w:p w14:paraId="57D70B7C" w14:textId="77777777" w:rsidR="00506979" w:rsidRPr="001C220C" w:rsidRDefault="00506979" w:rsidP="001A4DED">
            <w:pPr>
              <w:pStyle w:val="TABLE-cell"/>
              <w:rPr>
                <w:lang w:val="en-US"/>
              </w:rPr>
            </w:pPr>
            <w:r w:rsidRPr="001C220C">
              <w:rPr>
                <w:lang w:val="en-US"/>
              </w:rPr>
              <w:t>755433</w:t>
            </w:r>
          </w:p>
        </w:tc>
      </w:tr>
      <w:tr w:rsidR="00506979" w:rsidRPr="001C220C" w14:paraId="5C807304" w14:textId="77777777" w:rsidTr="001A4DED">
        <w:trPr>
          <w:jc w:val="center"/>
        </w:trPr>
        <w:tc>
          <w:tcPr>
            <w:tcW w:w="1269" w:type="dxa"/>
          </w:tcPr>
          <w:p w14:paraId="113D5F9F" w14:textId="77777777" w:rsidR="00506979" w:rsidRPr="001C220C" w:rsidRDefault="00506979" w:rsidP="001A4DED">
            <w:pPr>
              <w:pStyle w:val="TABLE-cell"/>
              <w:rPr>
                <w:lang w:val="en-US"/>
              </w:rPr>
            </w:pPr>
            <w:r w:rsidRPr="001C220C">
              <w:rPr>
                <w:lang w:val="en-US"/>
              </w:rPr>
              <w:t>Description</w:t>
            </w:r>
          </w:p>
        </w:tc>
        <w:tc>
          <w:tcPr>
            <w:tcW w:w="2880" w:type="dxa"/>
          </w:tcPr>
          <w:p w14:paraId="7A8A0E21" w14:textId="3F3E58B2" w:rsidR="00506979" w:rsidRPr="001C220C" w:rsidRDefault="00506979" w:rsidP="001A4DED">
            <w:pPr>
              <w:pStyle w:val="TABLE-cell"/>
              <w:rPr>
                <w:lang w:val="en-US"/>
              </w:rPr>
            </w:pPr>
            <w:r w:rsidRPr="001C220C">
              <w:rPr>
                <w:lang w:val="en-US"/>
              </w:rPr>
              <w:t xml:space="preserve">Contains additional information of the </w:t>
            </w:r>
            <w:r w:rsidR="005B5A83" w:rsidRPr="00BE0F67">
              <w:rPr>
                <w:i/>
                <w:lang w:val="en-US"/>
              </w:rPr>
              <w:t>operations material</w:t>
            </w:r>
            <w:r w:rsidR="005B5A83">
              <w:rPr>
                <w:lang w:val="en-US"/>
              </w:rPr>
              <w:t xml:space="preserve"> </w:t>
            </w:r>
            <w:r w:rsidRPr="001C220C">
              <w:rPr>
                <w:i/>
                <w:lang w:val="en-US"/>
              </w:rPr>
              <w:t>bill</w:t>
            </w:r>
            <w:r w:rsidRPr="001C220C">
              <w:rPr>
                <w:lang w:val="en-US"/>
              </w:rPr>
              <w:t xml:space="preserve"> item</w:t>
            </w:r>
            <w:r w:rsidRPr="001C220C">
              <w:rPr>
                <w:i/>
                <w:lang w:val="en-US"/>
              </w:rPr>
              <w:t>.</w:t>
            </w:r>
          </w:p>
        </w:tc>
        <w:tc>
          <w:tcPr>
            <w:tcW w:w="1440" w:type="dxa"/>
          </w:tcPr>
          <w:p w14:paraId="1D4D111C" w14:textId="77777777" w:rsidR="00506979" w:rsidRPr="001C220C" w:rsidRDefault="00506979" w:rsidP="001A4DED">
            <w:pPr>
              <w:pStyle w:val="TABLE-cell"/>
              <w:rPr>
                <w:lang w:val="en-US"/>
              </w:rPr>
            </w:pPr>
            <w:r w:rsidRPr="001C220C">
              <w:rPr>
                <w:lang w:val="en-US"/>
              </w:rPr>
              <w:t>All materials required in the manufacturing process for a single widget.</w:t>
            </w:r>
          </w:p>
        </w:tc>
        <w:tc>
          <w:tcPr>
            <w:tcW w:w="1297" w:type="dxa"/>
          </w:tcPr>
          <w:p w14:paraId="3096223C" w14:textId="77777777" w:rsidR="00506979" w:rsidRPr="001C220C" w:rsidRDefault="00506979" w:rsidP="001A4DED">
            <w:pPr>
              <w:pStyle w:val="TABLE-cell"/>
              <w:rPr>
                <w:lang w:val="en-US"/>
              </w:rPr>
            </w:pPr>
            <w:bookmarkStart w:id="13364" w:name="OLE_LINK1"/>
            <w:bookmarkStart w:id="13365" w:name="OLE_LINK2"/>
            <w:r w:rsidRPr="001C220C">
              <w:rPr>
                <w:lang w:val="en-US"/>
              </w:rPr>
              <w:t>Silicon Base Bearing Grease</w:t>
            </w:r>
            <w:bookmarkEnd w:id="13364"/>
            <w:bookmarkEnd w:id="13365"/>
          </w:p>
        </w:tc>
        <w:tc>
          <w:tcPr>
            <w:tcW w:w="1080" w:type="dxa"/>
          </w:tcPr>
          <w:p w14:paraId="0AAC2115" w14:textId="77777777" w:rsidR="00506979" w:rsidRPr="001C220C" w:rsidRDefault="00506979" w:rsidP="001A4DED">
            <w:pPr>
              <w:pStyle w:val="TABLE-cell"/>
              <w:rPr>
                <w:lang w:val="en-US"/>
              </w:rPr>
            </w:pPr>
            <w:r w:rsidRPr="001C220C">
              <w:rPr>
                <w:lang w:val="en-US"/>
              </w:rPr>
              <w:t>Chart Paper</w:t>
            </w:r>
          </w:p>
        </w:tc>
        <w:tc>
          <w:tcPr>
            <w:tcW w:w="1080" w:type="dxa"/>
          </w:tcPr>
          <w:p w14:paraId="087DC879" w14:textId="77777777" w:rsidR="00506979" w:rsidRPr="001C220C" w:rsidRDefault="00506979" w:rsidP="001A4DED">
            <w:pPr>
              <w:pStyle w:val="TABLE-cell"/>
              <w:rPr>
                <w:lang w:val="en-US"/>
              </w:rPr>
            </w:pPr>
            <w:r w:rsidRPr="001C220C">
              <w:rPr>
                <w:lang w:val="en-US"/>
              </w:rPr>
              <w:t>Pallet</w:t>
            </w:r>
          </w:p>
        </w:tc>
      </w:tr>
      <w:tr w:rsidR="00F67980" w:rsidRPr="001C220C" w14:paraId="550666EA" w14:textId="77777777" w:rsidTr="001A4DED">
        <w:trPr>
          <w:jc w:val="center"/>
        </w:trPr>
        <w:tc>
          <w:tcPr>
            <w:tcW w:w="1269" w:type="dxa"/>
          </w:tcPr>
          <w:p w14:paraId="46C94EF9" w14:textId="77777777" w:rsidR="00F67980" w:rsidRPr="001C220C" w:rsidRDefault="00F67980" w:rsidP="001A4DED">
            <w:pPr>
              <w:pStyle w:val="TABLE-cell"/>
              <w:rPr>
                <w:lang w:val="en-US"/>
              </w:rPr>
            </w:pPr>
            <w:ins w:id="13366" w:author="Dennis Brandl" w:date="2015-08-17T11:00:00Z">
              <w:r>
                <w:rPr>
                  <w:lang w:val="en-US"/>
                </w:rPr>
                <w:t xml:space="preserve">Hierarchy </w:t>
              </w:r>
            </w:ins>
            <w:r w:rsidR="00EB3C27">
              <w:rPr>
                <w:lang w:val="en-US"/>
              </w:rPr>
              <w:t>s</w:t>
            </w:r>
            <w:ins w:id="13367" w:author="Dennis Brandl" w:date="2015-08-17T11:00:00Z">
              <w:r>
                <w:rPr>
                  <w:lang w:val="en-US"/>
                </w:rPr>
                <w:t>cope</w:t>
              </w:r>
            </w:ins>
          </w:p>
        </w:tc>
        <w:tc>
          <w:tcPr>
            <w:tcW w:w="2880" w:type="dxa"/>
          </w:tcPr>
          <w:p w14:paraId="33E77D3A" w14:textId="77777777" w:rsidR="00F67980" w:rsidRPr="001C220C" w:rsidRDefault="00F67980" w:rsidP="001A4DED">
            <w:pPr>
              <w:pStyle w:val="TABLE-cell"/>
              <w:rPr>
                <w:ins w:id="13368" w:author="Dennis Brandl" w:date="2015-08-17T11:00:00Z"/>
                <w:lang w:val="en-US"/>
              </w:rPr>
            </w:pPr>
            <w:ins w:id="13369" w:author="Dennis Brandl" w:date="2015-08-17T11:00:00Z">
              <w:r w:rsidRPr="001C220C">
                <w:rPr>
                  <w:lang w:val="en-US"/>
                </w:rPr>
                <w:t>Identifies where the exchanged information fits within the role based equipment hierarchy</w:t>
              </w:r>
              <w:r>
                <w:rPr>
                  <w:lang w:val="en-US"/>
                </w:rPr>
                <w:t xml:space="preserve">. </w:t>
              </w:r>
            </w:ins>
          </w:p>
          <w:p w14:paraId="52BBDA95" w14:textId="77777777" w:rsidR="00F67980" w:rsidRPr="001C220C" w:rsidRDefault="00F67980" w:rsidP="001A4DED">
            <w:pPr>
              <w:pStyle w:val="TABLE-cell"/>
              <w:rPr>
                <w:lang w:val="en-US"/>
              </w:rPr>
            </w:pPr>
          </w:p>
        </w:tc>
        <w:tc>
          <w:tcPr>
            <w:tcW w:w="1440" w:type="dxa"/>
          </w:tcPr>
          <w:p w14:paraId="0BBD6F08" w14:textId="77777777" w:rsidR="00F67980" w:rsidRPr="001C220C" w:rsidRDefault="00F67980" w:rsidP="001A4DED">
            <w:pPr>
              <w:pStyle w:val="TABLE-cell"/>
              <w:rPr>
                <w:lang w:val="en-US"/>
              </w:rPr>
            </w:pPr>
            <w:ins w:id="13370" w:author="Dennis Brandl" w:date="2015-08-17T11:00:00Z">
              <w:r w:rsidRPr="001C220C">
                <w:rPr>
                  <w:lang w:val="en-US"/>
                </w:rPr>
                <w:t>East Wing(AREA)/ Manufacturing Line #2(WORK CENTER)</w:t>
              </w:r>
            </w:ins>
          </w:p>
        </w:tc>
        <w:tc>
          <w:tcPr>
            <w:tcW w:w="1297" w:type="dxa"/>
          </w:tcPr>
          <w:p w14:paraId="7D5944C5" w14:textId="77777777" w:rsidR="00F67980" w:rsidRPr="001C220C" w:rsidRDefault="00F67980" w:rsidP="001A4DED">
            <w:pPr>
              <w:pStyle w:val="TABLE-cell"/>
              <w:rPr>
                <w:ins w:id="13371" w:author="Dennis Brandl" w:date="2015-08-17T11:00:00Z"/>
                <w:lang w:val="en-US"/>
              </w:rPr>
            </w:pPr>
            <w:ins w:id="13372" w:author="Dennis Brandl" w:date="2015-08-17T11:00:00Z">
              <w:r w:rsidRPr="001C220C">
                <w:rPr>
                  <w:lang w:val="en-US"/>
                </w:rPr>
                <w:t>CNC Machine</w:t>
              </w:r>
            </w:ins>
          </w:p>
          <w:p w14:paraId="64B0229D" w14:textId="77777777" w:rsidR="00F67980" w:rsidRPr="001C220C" w:rsidRDefault="00F67980" w:rsidP="001A4DED">
            <w:pPr>
              <w:pStyle w:val="TABLE-cell"/>
              <w:rPr>
                <w:lang w:val="en-US"/>
              </w:rPr>
            </w:pPr>
            <w:ins w:id="13373" w:author="Dennis Brandl" w:date="2015-08-17T11:00:00Z">
              <w:r w:rsidRPr="001C220C">
                <w:rPr>
                  <w:lang w:val="en-US"/>
                </w:rPr>
                <w:t>Asset ID 13465</w:t>
              </w:r>
            </w:ins>
          </w:p>
        </w:tc>
        <w:tc>
          <w:tcPr>
            <w:tcW w:w="1080" w:type="dxa"/>
          </w:tcPr>
          <w:p w14:paraId="542CD459" w14:textId="77777777" w:rsidR="00F67980" w:rsidRPr="001C220C" w:rsidRDefault="00F67980" w:rsidP="001A4DED">
            <w:pPr>
              <w:pStyle w:val="TABLE-cell"/>
              <w:rPr>
                <w:ins w:id="13374" w:author="Dennis Brandl" w:date="2015-08-17T11:00:00Z"/>
                <w:lang w:val="en-US"/>
              </w:rPr>
            </w:pPr>
            <w:ins w:id="13375" w:author="Dennis Brandl" w:date="2015-08-17T11:00:00Z">
              <w:r w:rsidRPr="001C220C">
                <w:rPr>
                  <w:lang w:val="en-US"/>
                </w:rPr>
                <w:t>Test Cell 4</w:t>
              </w:r>
            </w:ins>
          </w:p>
          <w:p w14:paraId="56DB4913" w14:textId="77777777" w:rsidR="00F67980" w:rsidRPr="001C220C" w:rsidRDefault="00F67980" w:rsidP="001A4DED">
            <w:pPr>
              <w:pStyle w:val="TABLE-cell"/>
              <w:rPr>
                <w:lang w:val="en-US"/>
              </w:rPr>
            </w:pPr>
            <w:ins w:id="13376" w:author="Dennis Brandl" w:date="2015-08-17T11:00:00Z">
              <w:r w:rsidRPr="001C220C">
                <w:rPr>
                  <w:lang w:val="en-US"/>
                </w:rPr>
                <w:t>Receiving</w:t>
              </w:r>
            </w:ins>
          </w:p>
        </w:tc>
        <w:tc>
          <w:tcPr>
            <w:tcW w:w="1080" w:type="dxa"/>
          </w:tcPr>
          <w:p w14:paraId="358F4993" w14:textId="77777777" w:rsidR="00F67980" w:rsidRPr="001C220C" w:rsidRDefault="00F67980" w:rsidP="001A4DED">
            <w:pPr>
              <w:pStyle w:val="TABLE-cell"/>
              <w:rPr>
                <w:lang w:val="en-US"/>
              </w:rPr>
            </w:pPr>
            <w:ins w:id="13377" w:author="Dennis Brandl" w:date="2015-08-17T11:00:00Z">
              <w:r w:rsidRPr="001C220C">
                <w:rPr>
                  <w:lang w:val="en-US"/>
                </w:rPr>
                <w:t>Ware</w:t>
              </w:r>
              <w:r>
                <w:rPr>
                  <w:lang w:val="en-US"/>
                </w:rPr>
                <w:t>-</w:t>
              </w:r>
              <w:r w:rsidRPr="001C220C">
                <w:rPr>
                  <w:lang w:val="en-US"/>
                </w:rPr>
                <w:t>house B</w:t>
              </w:r>
            </w:ins>
          </w:p>
        </w:tc>
      </w:tr>
      <w:tr w:rsidR="00F67980" w:rsidRPr="001C220C" w14:paraId="0AD2758B" w14:textId="77777777" w:rsidTr="001A4DED">
        <w:trPr>
          <w:jc w:val="center"/>
        </w:trPr>
        <w:tc>
          <w:tcPr>
            <w:tcW w:w="1269" w:type="dxa"/>
          </w:tcPr>
          <w:p w14:paraId="71A70907" w14:textId="77777777" w:rsidR="00F67980" w:rsidRPr="001C220C" w:rsidRDefault="00F67980" w:rsidP="001A4DED">
            <w:pPr>
              <w:pStyle w:val="TABLE-cell"/>
              <w:rPr>
                <w:lang w:val="en-US"/>
              </w:rPr>
            </w:pPr>
            <w:r w:rsidRPr="001C220C">
              <w:rPr>
                <w:lang w:val="en-US"/>
              </w:rPr>
              <w:t xml:space="preserve">Material </w:t>
            </w:r>
            <w:r w:rsidR="00EB3C27">
              <w:rPr>
                <w:lang w:val="en-US"/>
              </w:rPr>
              <w:t>c</w:t>
            </w:r>
            <w:r w:rsidRPr="001C220C">
              <w:rPr>
                <w:lang w:val="en-US"/>
              </w:rPr>
              <w:t>lass</w:t>
            </w:r>
          </w:p>
        </w:tc>
        <w:tc>
          <w:tcPr>
            <w:tcW w:w="2880" w:type="dxa"/>
          </w:tcPr>
          <w:p w14:paraId="30125292" w14:textId="77777777" w:rsidR="00F67980" w:rsidRPr="001C220C" w:rsidRDefault="00F67980" w:rsidP="001A4DED">
            <w:pPr>
              <w:pStyle w:val="TABLE-cell"/>
              <w:rPr>
                <w:lang w:val="en-US"/>
              </w:rPr>
            </w:pPr>
            <w:r w:rsidRPr="001C220C">
              <w:rPr>
                <w:lang w:val="en-US"/>
              </w:rPr>
              <w:t xml:space="preserve">Identifies the associated </w:t>
            </w:r>
            <w:r w:rsidRPr="001C220C">
              <w:rPr>
                <w:i/>
                <w:lang w:val="en-US"/>
              </w:rPr>
              <w:t xml:space="preserve">material class </w:t>
            </w:r>
            <w:r w:rsidRPr="001C220C">
              <w:rPr>
                <w:lang w:val="en-US"/>
              </w:rPr>
              <w:t xml:space="preserve">or set of </w:t>
            </w:r>
            <w:r w:rsidRPr="001C220C">
              <w:rPr>
                <w:i/>
                <w:lang w:val="en-US"/>
              </w:rPr>
              <w:t>material classes</w:t>
            </w:r>
            <w:r w:rsidRPr="001C220C">
              <w:rPr>
                <w:lang w:val="en-US"/>
              </w:rPr>
              <w:t xml:space="preserve"> required.</w:t>
            </w:r>
          </w:p>
        </w:tc>
        <w:tc>
          <w:tcPr>
            <w:tcW w:w="1440" w:type="dxa"/>
          </w:tcPr>
          <w:p w14:paraId="49F67CC9" w14:textId="77777777" w:rsidR="00F67980" w:rsidRPr="001C220C" w:rsidRDefault="00F67980" w:rsidP="001A4DED">
            <w:pPr>
              <w:pStyle w:val="TABLE-cell"/>
              <w:rPr>
                <w:lang w:val="en-US"/>
              </w:rPr>
            </w:pPr>
            <w:r w:rsidRPr="001C220C">
              <w:rPr>
                <w:lang w:val="en-US"/>
              </w:rPr>
              <w:t xml:space="preserve">{Polymer sheet stock </w:t>
            </w:r>
            <w:smartTag w:uri="urn:schemas-microsoft-com:office:smarttags" w:element="chmetcnv">
              <w:smartTagPr>
                <w:attr w:name="TCSC" w:val="0"/>
                <w:attr w:name="NumberType" w:val="1"/>
                <w:attr w:name="Negative" w:val="False"/>
                <w:attr w:name="HasSpace" w:val="False"/>
                <w:attr w:name="SourceValue" w:val="1001"/>
                <w:attr w:name="UnitName" w:val="a"/>
              </w:smartTagPr>
              <w:r w:rsidRPr="001C220C">
                <w:rPr>
                  <w:lang w:val="en-US"/>
                </w:rPr>
                <w:t>1001A</w:t>
              </w:r>
            </w:smartTag>
            <w:r w:rsidRPr="001C220C">
              <w:rPr>
                <w:lang w:val="en-US"/>
              </w:rPr>
              <w:t>, Rivets}</w:t>
            </w:r>
          </w:p>
        </w:tc>
        <w:tc>
          <w:tcPr>
            <w:tcW w:w="1297" w:type="dxa"/>
          </w:tcPr>
          <w:p w14:paraId="101E0B61" w14:textId="77777777" w:rsidR="00F67980" w:rsidRPr="001C220C" w:rsidRDefault="00F67980" w:rsidP="001A4DED">
            <w:pPr>
              <w:pStyle w:val="TABLE-cell"/>
              <w:rPr>
                <w:lang w:val="en-US"/>
              </w:rPr>
            </w:pPr>
            <w:r w:rsidRPr="001C220C">
              <w:rPr>
                <w:lang w:val="en-US"/>
              </w:rPr>
              <w:t>Fred’s Bearing, Grease</w:t>
            </w:r>
          </w:p>
        </w:tc>
        <w:tc>
          <w:tcPr>
            <w:tcW w:w="1080" w:type="dxa"/>
          </w:tcPr>
          <w:p w14:paraId="6BA75257" w14:textId="77777777" w:rsidR="00F67980" w:rsidRPr="001C220C" w:rsidRDefault="00F67980" w:rsidP="001A4DED">
            <w:pPr>
              <w:pStyle w:val="TABLE-cell"/>
              <w:rPr>
                <w:lang w:val="en-US"/>
              </w:rPr>
            </w:pPr>
            <w:r w:rsidRPr="001C220C">
              <w:rPr>
                <w:lang w:val="en-US"/>
              </w:rPr>
              <w:t>Circular Chart Paper</w:t>
            </w:r>
          </w:p>
        </w:tc>
        <w:tc>
          <w:tcPr>
            <w:tcW w:w="1080" w:type="dxa"/>
          </w:tcPr>
          <w:p w14:paraId="0D0EC619" w14:textId="77777777" w:rsidR="00F67980" w:rsidRPr="001C220C" w:rsidRDefault="00F67980" w:rsidP="001A4DED">
            <w:pPr>
              <w:pStyle w:val="TABLE-cell"/>
              <w:rPr>
                <w:lang w:val="en-US"/>
              </w:rPr>
            </w:pPr>
            <w:r w:rsidRPr="001C220C">
              <w:rPr>
                <w:lang w:val="en-US"/>
              </w:rPr>
              <w:t>4x4 pallet</w:t>
            </w:r>
          </w:p>
        </w:tc>
      </w:tr>
      <w:tr w:rsidR="00F67980" w:rsidRPr="001C220C" w14:paraId="70A35C9B" w14:textId="77777777" w:rsidTr="001A4DED">
        <w:trPr>
          <w:jc w:val="center"/>
        </w:trPr>
        <w:tc>
          <w:tcPr>
            <w:tcW w:w="1269" w:type="dxa"/>
          </w:tcPr>
          <w:p w14:paraId="46F3FB69" w14:textId="77777777" w:rsidR="00F67980" w:rsidRPr="001C220C" w:rsidRDefault="00F67980" w:rsidP="001A4DED">
            <w:pPr>
              <w:pStyle w:val="TABLE-cell"/>
              <w:rPr>
                <w:lang w:val="en-US"/>
              </w:rPr>
            </w:pPr>
            <w:r w:rsidRPr="001C220C">
              <w:rPr>
                <w:lang w:val="en-US"/>
              </w:rPr>
              <w:t xml:space="preserve">Material </w:t>
            </w:r>
            <w:r w:rsidR="00EB3C27">
              <w:rPr>
                <w:lang w:val="en-US"/>
              </w:rPr>
              <w:t>d</w:t>
            </w:r>
            <w:r w:rsidRPr="001C220C">
              <w:rPr>
                <w:lang w:val="en-US"/>
              </w:rPr>
              <w:t>efinition</w:t>
            </w:r>
          </w:p>
        </w:tc>
        <w:tc>
          <w:tcPr>
            <w:tcW w:w="2880" w:type="dxa"/>
          </w:tcPr>
          <w:p w14:paraId="1900C18A" w14:textId="77777777" w:rsidR="00F67980" w:rsidRPr="001C220C" w:rsidRDefault="00F67980" w:rsidP="001A4DED">
            <w:pPr>
              <w:pStyle w:val="TABLE-cell"/>
              <w:rPr>
                <w:lang w:val="en-US"/>
              </w:rPr>
            </w:pPr>
            <w:r w:rsidRPr="001C220C">
              <w:rPr>
                <w:lang w:val="en-US"/>
              </w:rPr>
              <w:t xml:space="preserve">Identifies the associated </w:t>
            </w:r>
            <w:r w:rsidRPr="001C220C">
              <w:rPr>
                <w:i/>
                <w:lang w:val="en-US"/>
              </w:rPr>
              <w:t xml:space="preserve">material definition </w:t>
            </w:r>
            <w:r w:rsidRPr="001C220C">
              <w:rPr>
                <w:lang w:val="en-US"/>
              </w:rPr>
              <w:t xml:space="preserve">or set of </w:t>
            </w:r>
            <w:r w:rsidRPr="001C220C">
              <w:rPr>
                <w:i/>
                <w:lang w:val="en-US"/>
              </w:rPr>
              <w:t>material definitions</w:t>
            </w:r>
            <w:r w:rsidRPr="001C220C">
              <w:rPr>
                <w:lang w:val="en-US"/>
              </w:rPr>
              <w:t xml:space="preserve"> required.</w:t>
            </w:r>
          </w:p>
        </w:tc>
        <w:tc>
          <w:tcPr>
            <w:tcW w:w="1440" w:type="dxa"/>
          </w:tcPr>
          <w:p w14:paraId="4D0D8F2B" w14:textId="77777777" w:rsidR="00F67980" w:rsidRPr="001C220C" w:rsidRDefault="00F67980" w:rsidP="001A4DED">
            <w:pPr>
              <w:pStyle w:val="TABLE-cell"/>
              <w:rPr>
                <w:lang w:val="en-US"/>
              </w:rPr>
            </w:pPr>
            <w:r w:rsidRPr="001C220C">
              <w:rPr>
                <w:lang w:val="en-US"/>
              </w:rPr>
              <w:t xml:space="preserve">{Sheet stock </w:t>
            </w:r>
            <w:smartTag w:uri="urn:schemas-microsoft-com:office:smarttags" w:element="chmetcnv">
              <w:smartTagPr>
                <w:attr w:name="TCSC" w:val="0"/>
                <w:attr w:name="NumberType" w:val="1"/>
                <w:attr w:name="Negative" w:val="False"/>
                <w:attr w:name="HasSpace" w:val="False"/>
                <w:attr w:name="SourceValue" w:val="1443"/>
                <w:attr w:name="UnitName" w:val="a"/>
              </w:smartTagPr>
              <w:r w:rsidRPr="001C220C">
                <w:rPr>
                  <w:lang w:val="en-US"/>
                </w:rPr>
                <w:t>1443a</w:t>
              </w:r>
            </w:smartTag>
            <w:r w:rsidRPr="001C220C">
              <w:rPr>
                <w:lang w:val="en-US"/>
              </w:rPr>
              <w:t> , Rivet-10002}</w:t>
            </w:r>
          </w:p>
        </w:tc>
        <w:tc>
          <w:tcPr>
            <w:tcW w:w="1297" w:type="dxa"/>
          </w:tcPr>
          <w:p w14:paraId="1C3A3BC4" w14:textId="77777777" w:rsidR="00F67980" w:rsidRPr="001C220C" w:rsidRDefault="00F67980" w:rsidP="001A4DED">
            <w:pPr>
              <w:pStyle w:val="TABLE-cell"/>
              <w:rPr>
                <w:lang w:val="en-US"/>
              </w:rPr>
            </w:pPr>
            <w:r w:rsidRPr="001C220C">
              <w:rPr>
                <w:lang w:val="en-US"/>
              </w:rPr>
              <w:t>{</w:t>
            </w:r>
            <w:smartTag w:uri="urn:schemas-microsoft-com:office:smarttags" w:element="chmetcnv">
              <w:smartTagPr>
                <w:attr w:name="TCSC" w:val="0"/>
                <w:attr w:name="NumberType" w:val="1"/>
                <w:attr w:name="Negative" w:val="False"/>
                <w:attr w:name="HasSpace" w:val="True"/>
                <w:attr w:name="SourceValue" w:val="20"/>
                <w:attr w:name="UnitName" w:val="mm"/>
              </w:smartTagPr>
              <w:r w:rsidRPr="001C220C">
                <w:rPr>
                  <w:lang w:val="en-US"/>
                </w:rPr>
                <w:t>20 mm</w:t>
              </w:r>
            </w:smartTag>
            <w:r w:rsidRPr="001C220C">
              <w:rPr>
                <w:lang w:val="en-US"/>
              </w:rPr>
              <w:t xml:space="preserve"> Bearing, NLGI Grade 2 Grease}</w:t>
            </w:r>
          </w:p>
        </w:tc>
        <w:tc>
          <w:tcPr>
            <w:tcW w:w="1080" w:type="dxa"/>
          </w:tcPr>
          <w:p w14:paraId="01138B33" w14:textId="77777777" w:rsidR="00F67980" w:rsidRPr="001C220C" w:rsidRDefault="00F67980" w:rsidP="001A4DED">
            <w:pPr>
              <w:pStyle w:val="TABLE-cell"/>
              <w:rPr>
                <w:lang w:val="en-US"/>
              </w:rPr>
            </w:pPr>
            <w:smartTag w:uri="urn:schemas-microsoft-com:office:smarttags" w:element="chmetcnv">
              <w:smartTagPr>
                <w:attr w:name="TCSC" w:val="0"/>
                <w:attr w:name="NumberType" w:val="1"/>
                <w:attr w:name="Negative" w:val="False"/>
                <w:attr w:name="HasSpace" w:val="False"/>
                <w:attr w:name="SourceValue" w:val="10"/>
                <w:attr w:name="UnitName" w:val="”"/>
              </w:smartTagPr>
              <w:r w:rsidRPr="001C220C">
                <w:rPr>
                  <w:lang w:val="en-US"/>
                </w:rPr>
                <w:t>10”</w:t>
              </w:r>
            </w:smartTag>
            <w:r w:rsidRPr="001C220C">
              <w:rPr>
                <w:lang w:val="en-US"/>
              </w:rPr>
              <w:t xml:space="preserve"> diameter circular chart paper</w:t>
            </w:r>
          </w:p>
        </w:tc>
        <w:tc>
          <w:tcPr>
            <w:tcW w:w="1080" w:type="dxa"/>
          </w:tcPr>
          <w:p w14:paraId="65CFD175" w14:textId="77777777" w:rsidR="00F67980" w:rsidRPr="001C220C" w:rsidRDefault="00F67980" w:rsidP="001A4DED">
            <w:pPr>
              <w:pStyle w:val="TABLE-cell"/>
              <w:rPr>
                <w:lang w:val="en-US"/>
              </w:rPr>
            </w:pPr>
            <w:r w:rsidRPr="001C220C">
              <w:rPr>
                <w:lang w:val="en-US"/>
              </w:rPr>
              <w:t>1</w:t>
            </w:r>
            <w:r>
              <w:rPr>
                <w:lang w:val="en-US"/>
              </w:rPr>
              <w:t> </w:t>
            </w:r>
            <w:r w:rsidRPr="001C220C">
              <w:rPr>
                <w:lang w:val="en-US"/>
              </w:rPr>
              <w:t>000 lb Weight load 4x4 pallet</w:t>
            </w:r>
          </w:p>
        </w:tc>
      </w:tr>
      <w:tr w:rsidR="00F67980" w:rsidRPr="001C220C" w14:paraId="75205024" w14:textId="77777777" w:rsidTr="001A4DED">
        <w:trPr>
          <w:jc w:val="center"/>
        </w:trPr>
        <w:tc>
          <w:tcPr>
            <w:tcW w:w="1269" w:type="dxa"/>
          </w:tcPr>
          <w:p w14:paraId="46248937" w14:textId="77777777" w:rsidR="00F67980" w:rsidRPr="001C220C" w:rsidRDefault="00F67980" w:rsidP="001A4DED">
            <w:pPr>
              <w:pStyle w:val="TABLE-cell"/>
              <w:rPr>
                <w:lang w:val="en-US"/>
              </w:rPr>
            </w:pPr>
            <w:r>
              <w:rPr>
                <w:lang w:val="en-US"/>
              </w:rPr>
              <w:t>Use type</w:t>
            </w:r>
          </w:p>
        </w:tc>
        <w:tc>
          <w:tcPr>
            <w:tcW w:w="2880" w:type="dxa"/>
          </w:tcPr>
          <w:p w14:paraId="02B0D3D5" w14:textId="77777777" w:rsidR="00F67980" w:rsidRDefault="00F67980" w:rsidP="001A4DED">
            <w:pPr>
              <w:pStyle w:val="TABLE-cell"/>
              <w:rPr>
                <w:lang w:val="en-US"/>
              </w:rPr>
            </w:pPr>
            <w:r>
              <w:rPr>
                <w:lang w:val="en-US"/>
              </w:rPr>
              <w:t xml:space="preserve">Defines the use of the </w:t>
            </w:r>
            <w:r w:rsidRPr="00BE0F67">
              <w:rPr>
                <w:i/>
                <w:lang w:val="en-US"/>
              </w:rPr>
              <w:t>material</w:t>
            </w:r>
            <w:r>
              <w:rPr>
                <w:lang w:val="en-US"/>
              </w:rPr>
              <w:t>.</w:t>
            </w:r>
          </w:p>
          <w:p w14:paraId="54BB457B" w14:textId="23E7C772" w:rsidR="00F67980" w:rsidRDefault="00F67980" w:rsidP="001A4DED">
            <w:pPr>
              <w:pStyle w:val="TABLE-cell"/>
              <w:rPr>
                <w:lang w:val="en-US"/>
              </w:rPr>
            </w:pPr>
            <w:r>
              <w:rPr>
                <w:lang w:val="en-US"/>
              </w:rPr>
              <w:t>E</w:t>
            </w:r>
            <w:r w:rsidR="00F42C26">
              <w:rPr>
                <w:lang w:val="en-US"/>
              </w:rPr>
              <w:t xml:space="preserve">XAMPLE 1  </w:t>
            </w:r>
            <w:r>
              <w:rPr>
                <w:lang w:val="en-US"/>
              </w:rPr>
              <w:t xml:space="preserve"> Consumed – indicates that </w:t>
            </w:r>
            <w:r w:rsidR="005B5A83" w:rsidRPr="00BE0F67">
              <w:rPr>
                <w:i/>
                <w:lang w:val="en-US"/>
              </w:rPr>
              <w:t xml:space="preserve">operations material </w:t>
            </w:r>
            <w:r w:rsidRPr="00BE0F67">
              <w:rPr>
                <w:i/>
                <w:lang w:val="en-US"/>
              </w:rPr>
              <w:t>bill items</w:t>
            </w:r>
            <w:r>
              <w:rPr>
                <w:lang w:val="en-US"/>
              </w:rPr>
              <w:t xml:space="preserve"> are all consumed </w:t>
            </w:r>
            <w:r w:rsidRPr="00F42C26">
              <w:rPr>
                <w:i/>
                <w:lang w:val="en-US"/>
              </w:rPr>
              <w:t>material</w:t>
            </w:r>
            <w:r>
              <w:rPr>
                <w:lang w:val="en-US"/>
              </w:rPr>
              <w:t xml:space="preserve">. </w:t>
            </w:r>
          </w:p>
          <w:p w14:paraId="2F6554E1" w14:textId="064235F5" w:rsidR="00F67980" w:rsidRDefault="00F67980" w:rsidP="001A4DED">
            <w:pPr>
              <w:pStyle w:val="TABLE-cell"/>
              <w:rPr>
                <w:lang w:val="en-US"/>
              </w:rPr>
            </w:pPr>
            <w:r>
              <w:rPr>
                <w:lang w:val="en-US"/>
              </w:rPr>
              <w:t>E</w:t>
            </w:r>
            <w:r w:rsidR="00F42C26">
              <w:rPr>
                <w:lang w:val="en-US"/>
              </w:rPr>
              <w:t xml:space="preserve">XAMPLE 2 </w:t>
            </w:r>
            <w:r>
              <w:rPr>
                <w:lang w:val="en-US"/>
              </w:rPr>
              <w:t xml:space="preserve"> </w:t>
            </w:r>
            <w:r w:rsidR="000A7D8D">
              <w:rPr>
                <w:lang w:val="en-US"/>
              </w:rPr>
              <w:t xml:space="preserve"> </w:t>
            </w:r>
            <w:r>
              <w:rPr>
                <w:lang w:val="en-US"/>
              </w:rPr>
              <w:t xml:space="preserve">Produced – indicates that </w:t>
            </w:r>
            <w:r w:rsidR="005B5A83" w:rsidRPr="00BE0F67">
              <w:rPr>
                <w:i/>
                <w:lang w:val="en-US"/>
              </w:rPr>
              <w:t xml:space="preserve">operations material </w:t>
            </w:r>
            <w:r w:rsidRPr="00BE0F67">
              <w:rPr>
                <w:i/>
                <w:lang w:val="en-US"/>
              </w:rPr>
              <w:t>bill items</w:t>
            </w:r>
            <w:r>
              <w:rPr>
                <w:lang w:val="en-US"/>
              </w:rPr>
              <w:t xml:space="preserve"> are all produced materials. </w:t>
            </w:r>
          </w:p>
        </w:tc>
        <w:tc>
          <w:tcPr>
            <w:tcW w:w="1440" w:type="dxa"/>
          </w:tcPr>
          <w:p w14:paraId="5D761A5F" w14:textId="77777777" w:rsidR="00F67980" w:rsidRPr="001C220C" w:rsidRDefault="00F67980" w:rsidP="001A4DED">
            <w:pPr>
              <w:pStyle w:val="TABLE-cell"/>
              <w:rPr>
                <w:lang w:val="en-US"/>
              </w:rPr>
            </w:pPr>
            <w:r>
              <w:rPr>
                <w:lang w:val="en-US"/>
              </w:rPr>
              <w:t>Consumed</w:t>
            </w:r>
          </w:p>
        </w:tc>
        <w:tc>
          <w:tcPr>
            <w:tcW w:w="1297" w:type="dxa"/>
          </w:tcPr>
          <w:p w14:paraId="16DE982A" w14:textId="77777777" w:rsidR="00F67980" w:rsidRPr="001C220C" w:rsidRDefault="00F67980" w:rsidP="001A4DED">
            <w:pPr>
              <w:pStyle w:val="TABLE-cell"/>
              <w:rPr>
                <w:lang w:val="en-US"/>
              </w:rPr>
            </w:pPr>
            <w:r>
              <w:rPr>
                <w:lang w:val="en-US"/>
              </w:rPr>
              <w:t>Consumed</w:t>
            </w:r>
          </w:p>
        </w:tc>
        <w:tc>
          <w:tcPr>
            <w:tcW w:w="1080" w:type="dxa"/>
          </w:tcPr>
          <w:p w14:paraId="74803B14" w14:textId="77777777" w:rsidR="00F67980" w:rsidRPr="001C220C" w:rsidRDefault="00F67980" w:rsidP="001A4DED">
            <w:pPr>
              <w:pStyle w:val="TABLE-cell"/>
              <w:rPr>
                <w:lang w:val="en-US"/>
              </w:rPr>
            </w:pPr>
            <w:r>
              <w:rPr>
                <w:lang w:val="en-US"/>
              </w:rPr>
              <w:t>Consumed</w:t>
            </w:r>
          </w:p>
        </w:tc>
        <w:tc>
          <w:tcPr>
            <w:tcW w:w="1080" w:type="dxa"/>
          </w:tcPr>
          <w:p w14:paraId="76675477" w14:textId="77777777" w:rsidR="00F67980" w:rsidRPr="001C220C" w:rsidRDefault="00F67980" w:rsidP="001A4DED">
            <w:pPr>
              <w:pStyle w:val="TABLE-cell"/>
              <w:rPr>
                <w:lang w:val="en-US"/>
              </w:rPr>
            </w:pPr>
            <w:r>
              <w:rPr>
                <w:lang w:val="en-US"/>
              </w:rPr>
              <w:t>Consumed</w:t>
            </w:r>
          </w:p>
        </w:tc>
      </w:tr>
      <w:tr w:rsidR="00F67980" w:rsidRPr="001C220C" w14:paraId="36132FCD" w14:textId="77777777" w:rsidTr="001A4DED">
        <w:trPr>
          <w:jc w:val="center"/>
        </w:trPr>
        <w:tc>
          <w:tcPr>
            <w:tcW w:w="1269" w:type="dxa"/>
          </w:tcPr>
          <w:p w14:paraId="73AF591B" w14:textId="77777777" w:rsidR="00F67980" w:rsidRPr="001C220C" w:rsidRDefault="00F67980" w:rsidP="001A4DED">
            <w:pPr>
              <w:pStyle w:val="TABLE-cell"/>
              <w:rPr>
                <w:lang w:val="en-US"/>
              </w:rPr>
            </w:pPr>
            <w:r w:rsidRPr="001C220C">
              <w:rPr>
                <w:lang w:val="en-US"/>
              </w:rPr>
              <w:t xml:space="preserve">Assembly </w:t>
            </w:r>
            <w:r w:rsidR="005466C2">
              <w:rPr>
                <w:lang w:val="en-US"/>
              </w:rPr>
              <w:t>t</w:t>
            </w:r>
            <w:r w:rsidRPr="001C220C">
              <w:rPr>
                <w:lang w:val="en-US"/>
              </w:rPr>
              <w:t>ype</w:t>
            </w:r>
          </w:p>
        </w:tc>
        <w:tc>
          <w:tcPr>
            <w:tcW w:w="2880" w:type="dxa"/>
          </w:tcPr>
          <w:p w14:paraId="28FA4D88" w14:textId="4EC03F6F" w:rsidR="00F67980" w:rsidRPr="001C220C" w:rsidRDefault="00F67980" w:rsidP="001A4DED">
            <w:pPr>
              <w:pStyle w:val="TABLE-cell"/>
              <w:rPr>
                <w:lang w:val="en-US"/>
              </w:rPr>
            </w:pPr>
            <w:r>
              <w:rPr>
                <w:lang w:val="en-US"/>
              </w:rPr>
              <w:t>Optional</w:t>
            </w:r>
            <w:r w:rsidR="00F42C26">
              <w:rPr>
                <w:lang w:val="en-US"/>
              </w:rPr>
              <w:t xml:space="preserve"> </w:t>
            </w:r>
            <w:r>
              <w:rPr>
                <w:lang w:val="en-US"/>
              </w:rPr>
              <w:t xml:space="preserve"> </w:t>
            </w:r>
            <w:r w:rsidR="00F42C26">
              <w:rPr>
                <w:lang w:val="en-US"/>
              </w:rPr>
              <w:t xml:space="preserve"> </w:t>
            </w:r>
            <w:r w:rsidRPr="001C220C">
              <w:rPr>
                <w:lang w:val="en-US"/>
              </w:rPr>
              <w:t>Defines the type of the assembly. The defined types are:</w:t>
            </w:r>
          </w:p>
          <w:p w14:paraId="257D2377" w14:textId="77777777" w:rsidR="00F67980" w:rsidRPr="001C220C" w:rsidRDefault="00F67980" w:rsidP="001A4DED">
            <w:pPr>
              <w:pStyle w:val="TABLE-cell"/>
              <w:rPr>
                <w:lang w:val="en-US"/>
              </w:rPr>
            </w:pPr>
            <w:r w:rsidRPr="001C220C">
              <w:rPr>
                <w:lang w:val="en-US"/>
              </w:rPr>
              <w:t xml:space="preserve">Physical – The components of the assembly are physically connected or in the same area. </w:t>
            </w:r>
          </w:p>
          <w:p w14:paraId="4CC64387" w14:textId="77777777" w:rsidR="00F67980" w:rsidRPr="001C220C" w:rsidRDefault="00F67980" w:rsidP="001A4DED">
            <w:pPr>
              <w:pStyle w:val="TABLE-cell"/>
              <w:rPr>
                <w:lang w:val="en-US"/>
              </w:rPr>
            </w:pPr>
            <w:r w:rsidRPr="001C220C">
              <w:rPr>
                <w:lang w:val="en-US"/>
              </w:rPr>
              <w:t xml:space="preserve">Logical – The components of the assembly are not necessarily physically connected or in the same area. </w:t>
            </w:r>
          </w:p>
        </w:tc>
        <w:tc>
          <w:tcPr>
            <w:tcW w:w="1440" w:type="dxa"/>
          </w:tcPr>
          <w:p w14:paraId="6D196DD4" w14:textId="77777777" w:rsidR="00F67980" w:rsidRPr="001C220C" w:rsidRDefault="00F67980" w:rsidP="001A4DED">
            <w:pPr>
              <w:pStyle w:val="TABLE-cell"/>
              <w:rPr>
                <w:lang w:val="en-US"/>
              </w:rPr>
            </w:pPr>
            <w:r w:rsidRPr="001C220C">
              <w:rPr>
                <w:lang w:val="en-US"/>
              </w:rPr>
              <w:t>Physical</w:t>
            </w:r>
          </w:p>
        </w:tc>
        <w:tc>
          <w:tcPr>
            <w:tcW w:w="1297" w:type="dxa"/>
          </w:tcPr>
          <w:p w14:paraId="03974B6A" w14:textId="77777777" w:rsidR="00F67980" w:rsidRPr="001C220C" w:rsidRDefault="00F67980" w:rsidP="001A4DED">
            <w:pPr>
              <w:pStyle w:val="TABLE-cell"/>
              <w:rPr>
                <w:lang w:val="en-US"/>
              </w:rPr>
            </w:pPr>
            <w:r w:rsidRPr="001C220C">
              <w:rPr>
                <w:lang w:val="en-US"/>
              </w:rPr>
              <w:t>Physical</w:t>
            </w:r>
          </w:p>
        </w:tc>
        <w:tc>
          <w:tcPr>
            <w:tcW w:w="1080" w:type="dxa"/>
          </w:tcPr>
          <w:p w14:paraId="5E34DC7A" w14:textId="77777777" w:rsidR="00F67980" w:rsidRPr="001C220C" w:rsidRDefault="00F67980" w:rsidP="001A4DED">
            <w:pPr>
              <w:pStyle w:val="TABLE-cell"/>
              <w:rPr>
                <w:lang w:val="en-US"/>
              </w:rPr>
            </w:pPr>
            <w:r w:rsidRPr="001C220C">
              <w:rPr>
                <w:lang w:val="en-US"/>
              </w:rPr>
              <w:t>Logical</w:t>
            </w:r>
          </w:p>
        </w:tc>
        <w:tc>
          <w:tcPr>
            <w:tcW w:w="1080" w:type="dxa"/>
          </w:tcPr>
          <w:p w14:paraId="2CFB0C4A" w14:textId="77777777" w:rsidR="00F67980" w:rsidRPr="001C220C" w:rsidRDefault="00F67980" w:rsidP="001A4DED">
            <w:pPr>
              <w:pStyle w:val="TABLE-cell"/>
              <w:rPr>
                <w:lang w:val="en-US"/>
              </w:rPr>
            </w:pPr>
            <w:r w:rsidRPr="001C220C">
              <w:rPr>
                <w:lang w:val="en-US"/>
              </w:rPr>
              <w:t>Physical</w:t>
            </w:r>
          </w:p>
        </w:tc>
      </w:tr>
      <w:tr w:rsidR="00F67980" w:rsidRPr="001C220C" w14:paraId="01615381" w14:textId="77777777" w:rsidTr="001A4DED">
        <w:trPr>
          <w:jc w:val="center"/>
        </w:trPr>
        <w:tc>
          <w:tcPr>
            <w:tcW w:w="1269" w:type="dxa"/>
          </w:tcPr>
          <w:p w14:paraId="191D98CD" w14:textId="77777777" w:rsidR="00F67980" w:rsidRPr="001C220C" w:rsidRDefault="00F67980" w:rsidP="001A4DED">
            <w:pPr>
              <w:pStyle w:val="TABLE-cell"/>
              <w:rPr>
                <w:lang w:val="en-US"/>
              </w:rPr>
            </w:pPr>
            <w:r w:rsidRPr="001C220C">
              <w:rPr>
                <w:lang w:val="en-US"/>
              </w:rPr>
              <w:t xml:space="preserve">Assembly </w:t>
            </w:r>
            <w:r w:rsidR="00EB3C27">
              <w:rPr>
                <w:lang w:val="en-US"/>
              </w:rPr>
              <w:t>r</w:t>
            </w:r>
            <w:r w:rsidRPr="001C220C">
              <w:rPr>
                <w:lang w:val="en-US"/>
              </w:rPr>
              <w:t>elationship</w:t>
            </w:r>
          </w:p>
        </w:tc>
        <w:tc>
          <w:tcPr>
            <w:tcW w:w="2880" w:type="dxa"/>
          </w:tcPr>
          <w:p w14:paraId="1F7BB556" w14:textId="473A6955" w:rsidR="00F67980" w:rsidRPr="001C220C" w:rsidRDefault="00F67980" w:rsidP="001A4DED">
            <w:pPr>
              <w:pStyle w:val="TABLE-cell"/>
              <w:rPr>
                <w:lang w:val="en-US"/>
              </w:rPr>
            </w:pPr>
            <w:r>
              <w:rPr>
                <w:lang w:val="en-US"/>
              </w:rPr>
              <w:t>Optional</w:t>
            </w:r>
            <w:r w:rsidR="00F42C26">
              <w:rPr>
                <w:lang w:val="en-US"/>
              </w:rPr>
              <w:t xml:space="preserve"> </w:t>
            </w:r>
            <w:r>
              <w:rPr>
                <w:lang w:val="en-US"/>
              </w:rPr>
              <w:t xml:space="preserve"> </w:t>
            </w:r>
            <w:r w:rsidR="00F42C26">
              <w:rPr>
                <w:lang w:val="en-US"/>
              </w:rPr>
              <w:t xml:space="preserve"> </w:t>
            </w:r>
            <w:r w:rsidRPr="001C220C">
              <w:rPr>
                <w:lang w:val="en-US"/>
              </w:rPr>
              <w:t>Defines the type of the relationships. The defined types are:</w:t>
            </w:r>
          </w:p>
          <w:p w14:paraId="67E854F2" w14:textId="77777777" w:rsidR="00F67980" w:rsidRPr="001C220C" w:rsidRDefault="00F67980" w:rsidP="001A4DED">
            <w:pPr>
              <w:pStyle w:val="TABLE-cell"/>
              <w:rPr>
                <w:lang w:val="en-US"/>
              </w:rPr>
            </w:pPr>
            <w:r w:rsidRPr="001C220C">
              <w:rPr>
                <w:lang w:val="en-US"/>
              </w:rPr>
              <w:t xml:space="preserve">Permanent – An assembly that is not intended to be split during the production process. </w:t>
            </w:r>
          </w:p>
          <w:p w14:paraId="570FA44D" w14:textId="77777777" w:rsidR="00F67980" w:rsidRDefault="00F67980" w:rsidP="001A4DED">
            <w:pPr>
              <w:pStyle w:val="TABLE-cell"/>
              <w:rPr>
                <w:lang w:val="en-US"/>
              </w:rPr>
            </w:pPr>
            <w:r w:rsidRPr="001C220C">
              <w:rPr>
                <w:lang w:val="en-US"/>
              </w:rPr>
              <w:t>Transient – A temporary assembly using during production, such as a pallet of different materials or a batch kit.</w:t>
            </w:r>
          </w:p>
        </w:tc>
        <w:tc>
          <w:tcPr>
            <w:tcW w:w="1440" w:type="dxa"/>
          </w:tcPr>
          <w:p w14:paraId="0E1EF664" w14:textId="77777777" w:rsidR="00F67980" w:rsidRPr="001C220C" w:rsidRDefault="00F67980" w:rsidP="001A4DED">
            <w:pPr>
              <w:pStyle w:val="TABLE-cell"/>
              <w:rPr>
                <w:lang w:val="en-US"/>
              </w:rPr>
            </w:pPr>
            <w:r w:rsidRPr="001C220C">
              <w:rPr>
                <w:lang w:val="en-US"/>
              </w:rPr>
              <w:t>Permanent</w:t>
            </w:r>
          </w:p>
        </w:tc>
        <w:tc>
          <w:tcPr>
            <w:tcW w:w="1297" w:type="dxa"/>
          </w:tcPr>
          <w:p w14:paraId="54DF1AB1" w14:textId="77777777" w:rsidR="00F67980" w:rsidRPr="001C220C" w:rsidRDefault="00F67980" w:rsidP="001A4DED">
            <w:pPr>
              <w:pStyle w:val="TABLE-cell"/>
              <w:rPr>
                <w:lang w:val="en-US"/>
              </w:rPr>
            </w:pPr>
            <w:r w:rsidRPr="001C220C">
              <w:rPr>
                <w:lang w:val="en-US"/>
              </w:rPr>
              <w:t>Transient</w:t>
            </w:r>
          </w:p>
        </w:tc>
        <w:tc>
          <w:tcPr>
            <w:tcW w:w="1080" w:type="dxa"/>
          </w:tcPr>
          <w:p w14:paraId="0E0FD344" w14:textId="77777777" w:rsidR="00F67980" w:rsidRPr="001C220C" w:rsidRDefault="00F67980" w:rsidP="001A4DED">
            <w:pPr>
              <w:pStyle w:val="TABLE-cell"/>
              <w:rPr>
                <w:lang w:val="en-US"/>
              </w:rPr>
            </w:pPr>
            <w:r w:rsidRPr="001C220C">
              <w:rPr>
                <w:lang w:val="en-US"/>
              </w:rPr>
              <w:t>Permanent</w:t>
            </w:r>
          </w:p>
        </w:tc>
        <w:tc>
          <w:tcPr>
            <w:tcW w:w="1080" w:type="dxa"/>
          </w:tcPr>
          <w:p w14:paraId="10289ED0" w14:textId="77777777" w:rsidR="00F67980" w:rsidRPr="001C220C" w:rsidRDefault="00F67980" w:rsidP="001A4DED">
            <w:pPr>
              <w:pStyle w:val="TABLE-cell"/>
              <w:rPr>
                <w:lang w:val="en-US"/>
              </w:rPr>
            </w:pPr>
            <w:r w:rsidRPr="001C220C">
              <w:rPr>
                <w:lang w:val="en-US"/>
              </w:rPr>
              <w:t>Transient</w:t>
            </w:r>
          </w:p>
        </w:tc>
      </w:tr>
      <w:tr w:rsidR="00F67980" w:rsidRPr="001C220C" w14:paraId="73583994" w14:textId="77777777" w:rsidTr="001A4DED">
        <w:trPr>
          <w:jc w:val="center"/>
        </w:trPr>
        <w:tc>
          <w:tcPr>
            <w:tcW w:w="1269" w:type="dxa"/>
          </w:tcPr>
          <w:p w14:paraId="0DCD2959" w14:textId="77777777" w:rsidR="00F67980" w:rsidRPr="001C220C" w:rsidRDefault="00F67980" w:rsidP="001A4DED">
            <w:pPr>
              <w:pStyle w:val="TABLE-cell"/>
              <w:rPr>
                <w:lang w:val="en-US"/>
              </w:rPr>
            </w:pPr>
            <w:r w:rsidRPr="001C220C">
              <w:rPr>
                <w:lang w:val="en-US"/>
              </w:rPr>
              <w:t>Quantity</w:t>
            </w:r>
          </w:p>
        </w:tc>
        <w:tc>
          <w:tcPr>
            <w:tcW w:w="2880" w:type="dxa"/>
          </w:tcPr>
          <w:p w14:paraId="12B7F8A1" w14:textId="77777777" w:rsidR="00F67980" w:rsidRPr="001C220C" w:rsidRDefault="00F67980" w:rsidP="001A4DED">
            <w:pPr>
              <w:pStyle w:val="TABLE-cell"/>
              <w:rPr>
                <w:lang w:val="en-US"/>
              </w:rPr>
            </w:pPr>
            <w:r w:rsidRPr="001C220C">
              <w:rPr>
                <w:lang w:val="en-US"/>
              </w:rPr>
              <w:t>Specifies the amount of resources required.</w:t>
            </w:r>
          </w:p>
        </w:tc>
        <w:tc>
          <w:tcPr>
            <w:tcW w:w="1440" w:type="dxa"/>
          </w:tcPr>
          <w:p w14:paraId="36C9E76F" w14:textId="77777777" w:rsidR="00F67980" w:rsidRPr="001C220C" w:rsidRDefault="00F67980" w:rsidP="001A4DED">
            <w:pPr>
              <w:pStyle w:val="TABLE-cell"/>
              <w:rPr>
                <w:lang w:val="en-US"/>
              </w:rPr>
            </w:pPr>
            <w:r w:rsidRPr="001C220C">
              <w:rPr>
                <w:lang w:val="en-US"/>
              </w:rPr>
              <w:t>{1</w:t>
            </w:r>
            <w:r>
              <w:rPr>
                <w:lang w:val="en-US"/>
              </w:rPr>
              <w:t>,</w:t>
            </w:r>
            <w:r w:rsidRPr="001C220C">
              <w:rPr>
                <w:lang w:val="en-US"/>
              </w:rPr>
              <w:t>0, 26}</w:t>
            </w:r>
          </w:p>
        </w:tc>
        <w:tc>
          <w:tcPr>
            <w:tcW w:w="1297" w:type="dxa"/>
          </w:tcPr>
          <w:p w14:paraId="7AC04C39" w14:textId="77777777" w:rsidR="00F67980" w:rsidRPr="001C220C" w:rsidRDefault="00F67980" w:rsidP="001A4DED">
            <w:pPr>
              <w:pStyle w:val="TABLE-cell"/>
              <w:rPr>
                <w:lang w:val="en-US"/>
              </w:rPr>
            </w:pPr>
            <w:r w:rsidRPr="001C220C">
              <w:rPr>
                <w:lang w:val="en-US"/>
              </w:rPr>
              <w:t>{2, 30}</w:t>
            </w:r>
          </w:p>
        </w:tc>
        <w:tc>
          <w:tcPr>
            <w:tcW w:w="1080" w:type="dxa"/>
          </w:tcPr>
          <w:p w14:paraId="3E392663" w14:textId="77777777" w:rsidR="00F67980" w:rsidRPr="001C220C" w:rsidRDefault="00F67980" w:rsidP="001A4DED">
            <w:pPr>
              <w:pStyle w:val="TABLE-cell"/>
              <w:rPr>
                <w:lang w:val="en-US"/>
              </w:rPr>
            </w:pPr>
            <w:r w:rsidRPr="001C220C">
              <w:rPr>
                <w:lang w:val="en-US"/>
              </w:rPr>
              <w:t>5</w:t>
            </w:r>
          </w:p>
        </w:tc>
        <w:tc>
          <w:tcPr>
            <w:tcW w:w="1080" w:type="dxa"/>
          </w:tcPr>
          <w:p w14:paraId="31826B39" w14:textId="77777777" w:rsidR="00F67980" w:rsidRPr="001C220C" w:rsidRDefault="00F67980" w:rsidP="001A4DED">
            <w:pPr>
              <w:pStyle w:val="TABLE-cell"/>
              <w:rPr>
                <w:lang w:val="en-US"/>
              </w:rPr>
            </w:pPr>
            <w:r w:rsidRPr="001C220C">
              <w:rPr>
                <w:lang w:val="en-US"/>
              </w:rPr>
              <w:t>100</w:t>
            </w:r>
          </w:p>
        </w:tc>
      </w:tr>
      <w:tr w:rsidR="00F67980" w:rsidRPr="001C220C" w14:paraId="08475807" w14:textId="77777777" w:rsidTr="001A4DED">
        <w:trPr>
          <w:jc w:val="center"/>
        </w:trPr>
        <w:tc>
          <w:tcPr>
            <w:tcW w:w="1269" w:type="dxa"/>
          </w:tcPr>
          <w:p w14:paraId="1AA5D4BC" w14:textId="77777777" w:rsidR="00F67980" w:rsidRPr="001C220C" w:rsidRDefault="00F67980" w:rsidP="001A4DED">
            <w:pPr>
              <w:pStyle w:val="TABLE-cell"/>
              <w:rPr>
                <w:lang w:val="en-US"/>
              </w:rPr>
            </w:pPr>
            <w:r w:rsidRPr="001C220C">
              <w:rPr>
                <w:lang w:val="en-US"/>
              </w:rPr>
              <w:t xml:space="preserve">Quantity </w:t>
            </w:r>
            <w:r w:rsidR="00EB3C27">
              <w:rPr>
                <w:lang w:val="en-US"/>
              </w:rPr>
              <w:t>u</w:t>
            </w:r>
            <w:r w:rsidRPr="001C220C">
              <w:rPr>
                <w:lang w:val="en-US"/>
              </w:rPr>
              <w:t xml:space="preserve">nit of </w:t>
            </w:r>
            <w:r w:rsidR="00EB3C27">
              <w:rPr>
                <w:lang w:val="en-US"/>
              </w:rPr>
              <w:t>m</w:t>
            </w:r>
            <w:r w:rsidRPr="001C220C">
              <w:rPr>
                <w:lang w:val="en-US"/>
              </w:rPr>
              <w:t>easure</w:t>
            </w:r>
          </w:p>
        </w:tc>
        <w:tc>
          <w:tcPr>
            <w:tcW w:w="2880" w:type="dxa"/>
          </w:tcPr>
          <w:p w14:paraId="66DEEE69" w14:textId="77777777" w:rsidR="00F67980" w:rsidRPr="001C220C" w:rsidRDefault="00F67980" w:rsidP="001A4DED">
            <w:pPr>
              <w:pStyle w:val="TABLE-cell"/>
              <w:rPr>
                <w:lang w:val="en-US"/>
              </w:rPr>
            </w:pPr>
            <w:r w:rsidRPr="001C220C">
              <w:rPr>
                <w:lang w:val="en-US"/>
              </w:rPr>
              <w:t>The unit of measure of the associated quantity, if applicable.</w:t>
            </w:r>
          </w:p>
        </w:tc>
        <w:tc>
          <w:tcPr>
            <w:tcW w:w="1440" w:type="dxa"/>
          </w:tcPr>
          <w:p w14:paraId="116D223E" w14:textId="77777777" w:rsidR="00F67980" w:rsidRPr="001C220C" w:rsidRDefault="00F67980" w:rsidP="001A4DED">
            <w:pPr>
              <w:pStyle w:val="TABLE-cell"/>
              <w:rPr>
                <w:lang w:val="en-US"/>
              </w:rPr>
            </w:pPr>
            <w:r w:rsidRPr="001C220C">
              <w:rPr>
                <w:lang w:val="en-US"/>
              </w:rPr>
              <w:t xml:space="preserve">{Sheets </w:t>
            </w:r>
            <w:r w:rsidRPr="001C220C">
              <w:rPr>
                <w:sz w:val="14"/>
                <w:lang w:val="en-US"/>
              </w:rPr>
              <w:t xml:space="preserve">/ </w:t>
            </w:r>
            <w:r w:rsidRPr="001C220C">
              <w:rPr>
                <w:lang w:val="en-US"/>
              </w:rPr>
              <w:t>piece</w:t>
            </w:r>
            <w:r w:rsidRPr="001C220C">
              <w:rPr>
                <w:sz w:val="14"/>
                <w:lang w:val="en-US"/>
              </w:rPr>
              <w:t xml:space="preserve">, </w:t>
            </w:r>
            <w:r w:rsidRPr="001C220C">
              <w:rPr>
                <w:lang w:val="en-US"/>
              </w:rPr>
              <w:t>Number / piece}</w:t>
            </w:r>
          </w:p>
        </w:tc>
        <w:tc>
          <w:tcPr>
            <w:tcW w:w="1297" w:type="dxa"/>
          </w:tcPr>
          <w:p w14:paraId="22C74DD0" w14:textId="77777777" w:rsidR="00F67980" w:rsidRPr="001C220C" w:rsidRDefault="00F67980" w:rsidP="001A4DED">
            <w:pPr>
              <w:pStyle w:val="TABLE-cell"/>
              <w:rPr>
                <w:lang w:val="en-US"/>
              </w:rPr>
            </w:pPr>
            <w:r w:rsidRPr="001C220C">
              <w:rPr>
                <w:lang w:val="en-US"/>
              </w:rPr>
              <w:t>{piece, ml}</w:t>
            </w:r>
          </w:p>
        </w:tc>
        <w:tc>
          <w:tcPr>
            <w:tcW w:w="1080" w:type="dxa"/>
          </w:tcPr>
          <w:p w14:paraId="5300DB42" w14:textId="77777777" w:rsidR="00F67980" w:rsidRPr="001C220C" w:rsidRDefault="00F67980" w:rsidP="001A4DED">
            <w:pPr>
              <w:pStyle w:val="TABLE-cell"/>
              <w:rPr>
                <w:lang w:val="en-US"/>
              </w:rPr>
            </w:pPr>
            <w:r w:rsidRPr="001C220C">
              <w:rPr>
                <w:lang w:val="en-US"/>
              </w:rPr>
              <w:t>Each</w:t>
            </w:r>
          </w:p>
        </w:tc>
        <w:tc>
          <w:tcPr>
            <w:tcW w:w="1080" w:type="dxa"/>
          </w:tcPr>
          <w:p w14:paraId="62E863BE" w14:textId="77777777" w:rsidR="00F67980" w:rsidRPr="001C220C" w:rsidRDefault="00F67980" w:rsidP="001A4DED">
            <w:pPr>
              <w:pStyle w:val="TABLE-cell"/>
              <w:rPr>
                <w:lang w:val="en-US"/>
              </w:rPr>
            </w:pPr>
            <w:r w:rsidRPr="001C220C">
              <w:rPr>
                <w:lang w:val="en-US"/>
              </w:rPr>
              <w:t>Each</w:t>
            </w:r>
          </w:p>
        </w:tc>
      </w:tr>
    </w:tbl>
    <w:p w14:paraId="4E34E1BA" w14:textId="77777777" w:rsidR="009E6331" w:rsidRPr="001C220C" w:rsidRDefault="006A5B9A" w:rsidP="003E1075">
      <w:pPr>
        <w:pStyle w:val="Heading3"/>
      </w:pPr>
      <w:bookmarkStart w:id="13378" w:name="_Toc320176954"/>
      <w:bookmarkStart w:id="13379" w:name="_Ref449179170"/>
      <w:r w:rsidRPr="001C220C">
        <w:t xml:space="preserve">Operations </w:t>
      </w:r>
      <w:r w:rsidR="009E6331" w:rsidRPr="001C220C">
        <w:t>segment</w:t>
      </w:r>
      <w:bookmarkEnd w:id="13226"/>
      <w:bookmarkEnd w:id="13227"/>
      <w:bookmarkEnd w:id="13378"/>
      <w:bookmarkEnd w:id="13379"/>
    </w:p>
    <w:p w14:paraId="5DC48B3D" w14:textId="15A0C707" w:rsidR="00222E9C" w:rsidRDefault="009124FD" w:rsidP="000D7FCB">
      <w:pPr>
        <w:pStyle w:val="PARAGRAPH"/>
        <w:rPr>
          <w:lang w:val="en-US"/>
        </w:rPr>
      </w:pPr>
      <w:r w:rsidRPr="001C220C">
        <w:rPr>
          <w:lang w:val="en-US"/>
        </w:rPr>
        <w:t xml:space="preserve">The information needed to quantify a segment for a specific operation </w:t>
      </w:r>
      <w:r w:rsidR="004D470D" w:rsidRPr="001C220C">
        <w:rPr>
          <w:lang w:val="en-US"/>
        </w:rPr>
        <w:t xml:space="preserve">shall be presented as </w:t>
      </w:r>
      <w:r w:rsidRPr="001C220C">
        <w:rPr>
          <w:lang w:val="en-US"/>
        </w:rPr>
        <w:t xml:space="preserve">an </w:t>
      </w:r>
      <w:r w:rsidRPr="004D470D">
        <w:rPr>
          <w:i/>
          <w:lang w:val="en-US"/>
        </w:rPr>
        <w:t>operations segment</w:t>
      </w:r>
      <w:r w:rsidR="008558A5">
        <w:rPr>
          <w:lang w:val="en-US"/>
        </w:rPr>
        <w:t xml:space="preserve">. </w:t>
      </w:r>
      <w:r w:rsidRPr="001C220C">
        <w:rPr>
          <w:lang w:val="en-US"/>
        </w:rPr>
        <w:t xml:space="preserve">An </w:t>
      </w:r>
      <w:r w:rsidRPr="004D470D">
        <w:rPr>
          <w:i/>
          <w:lang w:val="en-US"/>
        </w:rPr>
        <w:t>operations segment</w:t>
      </w:r>
      <w:r w:rsidRPr="001C220C">
        <w:rPr>
          <w:lang w:val="en-US"/>
        </w:rPr>
        <w:t xml:space="preserve"> identifies, references, or corresponds to a </w:t>
      </w:r>
      <w:r w:rsidRPr="004D470D">
        <w:rPr>
          <w:i/>
          <w:lang w:val="en-US"/>
        </w:rPr>
        <w:t>process segment</w:t>
      </w:r>
      <w:r w:rsidR="008558A5">
        <w:rPr>
          <w:lang w:val="en-US"/>
        </w:rPr>
        <w:t xml:space="preserve">. </w:t>
      </w:r>
    </w:p>
    <w:p w14:paraId="7BA4E82F" w14:textId="77777777" w:rsidR="00BA7875" w:rsidRPr="00C864FB" w:rsidRDefault="00BA7875" w:rsidP="00BA7875">
      <w:pPr>
        <w:pStyle w:val="PARAGRAPH"/>
      </w:pPr>
      <w:r w:rsidRPr="00C864FB">
        <w:t xml:space="preserve">An </w:t>
      </w:r>
      <w:r w:rsidRPr="00C864FB">
        <w:rPr>
          <w:i/>
        </w:rPr>
        <w:t>operations segment</w:t>
      </w:r>
      <w:r w:rsidRPr="00C864FB">
        <w:t xml:space="preserve"> within an </w:t>
      </w:r>
      <w:r w:rsidRPr="00C864FB">
        <w:rPr>
          <w:i/>
        </w:rPr>
        <w:t>operations definition</w:t>
      </w:r>
      <w:r w:rsidRPr="00C864FB">
        <w:t xml:space="preserve"> that is specialization of another </w:t>
      </w:r>
      <w:r w:rsidRPr="00C864FB">
        <w:rPr>
          <w:i/>
        </w:rPr>
        <w:t>operations definition</w:t>
      </w:r>
      <w:r w:rsidRPr="00C864FB">
        <w:t xml:space="preserve"> may be a specialization of an </w:t>
      </w:r>
      <w:r w:rsidRPr="00C864FB">
        <w:rPr>
          <w:i/>
        </w:rPr>
        <w:t>operations segment</w:t>
      </w:r>
      <w:r w:rsidRPr="00C864FB">
        <w:t xml:space="preserve"> within that other </w:t>
      </w:r>
      <w:r w:rsidRPr="00C864FB">
        <w:rPr>
          <w:i/>
        </w:rPr>
        <w:t>operations definition</w:t>
      </w:r>
      <w:r w:rsidRPr="00C864FB">
        <w:t>.</w:t>
      </w:r>
    </w:p>
    <w:p w14:paraId="006C3CCD" w14:textId="77777777" w:rsidR="00BA7875" w:rsidRPr="00C864FB" w:rsidRDefault="00BA7875" w:rsidP="00BA7875">
      <w:pPr>
        <w:pStyle w:val="PARAGRAPH"/>
      </w:pPr>
      <w:r w:rsidRPr="00C864FB">
        <w:t xml:space="preserve">An abstract </w:t>
      </w:r>
      <w:r w:rsidRPr="00C864FB">
        <w:rPr>
          <w:i/>
        </w:rPr>
        <w:t>operations segment</w:t>
      </w:r>
      <w:r w:rsidRPr="00C864FB">
        <w:t xml:space="preserve"> defines a ‘template’, upon which other abstract or concrete </w:t>
      </w:r>
      <w:r w:rsidRPr="00C864FB">
        <w:rPr>
          <w:i/>
        </w:rPr>
        <w:t>operations segments</w:t>
      </w:r>
      <w:r w:rsidRPr="00C864FB">
        <w:t xml:space="preserve"> may be based.  Unlike concrete </w:t>
      </w:r>
      <w:r w:rsidRPr="00C864FB">
        <w:rPr>
          <w:i/>
        </w:rPr>
        <w:t>operations segments</w:t>
      </w:r>
      <w:r w:rsidRPr="00C864FB">
        <w:t xml:space="preserve">, abstract </w:t>
      </w:r>
      <w:r w:rsidRPr="00C864FB">
        <w:rPr>
          <w:i/>
        </w:rPr>
        <w:t>operations segments</w:t>
      </w:r>
      <w:r w:rsidRPr="00C864FB">
        <w:t xml:space="preserve"> shall not be directly scheduled or tracked.  Therefore, </w:t>
      </w:r>
      <w:r w:rsidRPr="00C864FB">
        <w:rPr>
          <w:i/>
        </w:rPr>
        <w:t>segment requirements</w:t>
      </w:r>
      <w:r w:rsidRPr="00C864FB">
        <w:t xml:space="preserve">, </w:t>
      </w:r>
      <w:r w:rsidRPr="00C864FB">
        <w:rPr>
          <w:i/>
        </w:rPr>
        <w:t>segment responses</w:t>
      </w:r>
      <w:r w:rsidRPr="00C864FB">
        <w:t xml:space="preserve"> and </w:t>
      </w:r>
      <w:r w:rsidRPr="00C864FB">
        <w:rPr>
          <w:i/>
        </w:rPr>
        <w:t>operations segment capabilities</w:t>
      </w:r>
      <w:r w:rsidRPr="00C864FB">
        <w:t xml:space="preserve"> shall not reference abstract </w:t>
      </w:r>
      <w:r w:rsidRPr="00C864FB">
        <w:rPr>
          <w:i/>
        </w:rPr>
        <w:t>operations segments</w:t>
      </w:r>
      <w:r w:rsidRPr="00C864FB">
        <w:t>.</w:t>
      </w:r>
    </w:p>
    <w:p w14:paraId="53654356" w14:textId="77777777" w:rsidR="00BA7875" w:rsidRPr="00C864FB" w:rsidRDefault="00BA7875" w:rsidP="00BA7875">
      <w:pPr>
        <w:pStyle w:val="PARAGRAPH"/>
      </w:pPr>
      <w:r w:rsidRPr="00C864FB">
        <w:rPr>
          <w:i/>
        </w:rPr>
        <w:t>Operations segments</w:t>
      </w:r>
      <w:r w:rsidRPr="00C864FB">
        <w:t xml:space="preserve"> shall assume the definition type (abstract or concrete) of the </w:t>
      </w:r>
      <w:r w:rsidRPr="00C864FB">
        <w:rPr>
          <w:i/>
        </w:rPr>
        <w:t>operations definition</w:t>
      </w:r>
      <w:r w:rsidRPr="00C864FB">
        <w:t xml:space="preserve"> to which they belong.  Therefore, all </w:t>
      </w:r>
      <w:r w:rsidRPr="00C864FB">
        <w:rPr>
          <w:i/>
        </w:rPr>
        <w:t>operations segments</w:t>
      </w:r>
      <w:r w:rsidRPr="00C864FB">
        <w:t xml:space="preserve"> contained within an abstract </w:t>
      </w:r>
      <w:r w:rsidRPr="00C864FB">
        <w:rPr>
          <w:i/>
        </w:rPr>
        <w:t>operations definition</w:t>
      </w:r>
      <w:r w:rsidRPr="00C864FB">
        <w:t xml:space="preserve"> shall be assumed to be abstract, while all </w:t>
      </w:r>
      <w:r w:rsidRPr="00C864FB">
        <w:rPr>
          <w:i/>
        </w:rPr>
        <w:t>operations segments</w:t>
      </w:r>
      <w:r w:rsidRPr="00C864FB">
        <w:t xml:space="preserve"> contained within a concrete </w:t>
      </w:r>
      <w:r w:rsidRPr="00C864FB">
        <w:rPr>
          <w:i/>
        </w:rPr>
        <w:t>operations definition</w:t>
      </w:r>
      <w:r w:rsidRPr="00C864FB">
        <w:t xml:space="preserve"> shall be assumed to be concrete.</w:t>
      </w:r>
    </w:p>
    <w:p w14:paraId="6ED5234A" w14:textId="77777777" w:rsidR="00BA7875" w:rsidRPr="00C864FB" w:rsidRDefault="00BA7875" w:rsidP="00BA7875">
      <w:pPr>
        <w:pStyle w:val="PARAGRAPH"/>
      </w:pPr>
      <w:r w:rsidRPr="00C864FB">
        <w:t xml:space="preserve">Where an </w:t>
      </w:r>
      <w:r w:rsidRPr="00C864FB">
        <w:rPr>
          <w:i/>
        </w:rPr>
        <w:t>operations segment</w:t>
      </w:r>
      <w:r w:rsidRPr="00C864FB">
        <w:t xml:space="preserve"> references a </w:t>
      </w:r>
      <w:r w:rsidRPr="00C864FB">
        <w:rPr>
          <w:i/>
        </w:rPr>
        <w:t>work master</w:t>
      </w:r>
      <w:r w:rsidRPr="00C864FB">
        <w:t xml:space="preserve">, the definition type attribute of the referenced </w:t>
      </w:r>
      <w:r w:rsidRPr="00C864FB">
        <w:rPr>
          <w:i/>
        </w:rPr>
        <w:t>work master</w:t>
      </w:r>
      <w:r w:rsidRPr="00C864FB">
        <w:t xml:space="preserve"> shall have the same value as that of the </w:t>
      </w:r>
      <w:r w:rsidRPr="00C864FB">
        <w:rPr>
          <w:i/>
        </w:rPr>
        <w:t>operations segment</w:t>
      </w:r>
      <w:r w:rsidRPr="00C864FB">
        <w:t xml:space="preserve">.  Where an </w:t>
      </w:r>
      <w:r w:rsidRPr="00C864FB">
        <w:rPr>
          <w:i/>
        </w:rPr>
        <w:t>operations segment</w:t>
      </w:r>
      <w:r w:rsidRPr="00C864FB">
        <w:t xml:space="preserve"> references a </w:t>
      </w:r>
      <w:r w:rsidRPr="00C864FB">
        <w:rPr>
          <w:i/>
        </w:rPr>
        <w:t>process segment</w:t>
      </w:r>
      <w:r w:rsidRPr="00C864FB">
        <w:t xml:space="preserve">, the definition type attribute of the referenced </w:t>
      </w:r>
      <w:r w:rsidRPr="00C864FB">
        <w:rPr>
          <w:i/>
        </w:rPr>
        <w:t>process segment</w:t>
      </w:r>
      <w:r w:rsidRPr="00C864FB">
        <w:t xml:space="preserve"> shall have the same value as that of the </w:t>
      </w:r>
      <w:r w:rsidRPr="00C864FB">
        <w:rPr>
          <w:i/>
        </w:rPr>
        <w:t>operations segment</w:t>
      </w:r>
      <w:r w:rsidRPr="00C864FB">
        <w:t>.</w:t>
      </w:r>
    </w:p>
    <w:p w14:paraId="01B7CC84" w14:textId="77777777" w:rsidR="00BA7875" w:rsidRPr="00C864FB" w:rsidRDefault="00BA7875" w:rsidP="00BA7875">
      <w:pPr>
        <w:pStyle w:val="PARAGRAPH"/>
      </w:pPr>
      <w:r w:rsidRPr="00C864FB">
        <w:t xml:space="preserve">The parameter, personnel, equipment, physical asset and material specifications of an </w:t>
      </w:r>
      <w:r w:rsidRPr="00C864FB">
        <w:rPr>
          <w:i/>
        </w:rPr>
        <w:t>operations segment</w:t>
      </w:r>
      <w:r w:rsidRPr="00C864FB">
        <w:t xml:space="preserve"> may map to those of any abstract </w:t>
      </w:r>
      <w:r w:rsidRPr="00C864FB">
        <w:rPr>
          <w:i/>
        </w:rPr>
        <w:t>operations segment</w:t>
      </w:r>
      <w:r w:rsidRPr="00C864FB">
        <w:t xml:space="preserve"> upon which the </w:t>
      </w:r>
      <w:r w:rsidRPr="00C864FB">
        <w:rPr>
          <w:i/>
        </w:rPr>
        <w:t>operations segment</w:t>
      </w:r>
      <w:r w:rsidRPr="00C864FB">
        <w:t xml:space="preserve"> is based.</w:t>
      </w:r>
    </w:p>
    <w:p w14:paraId="032D9689" w14:textId="77777777" w:rsidR="00BA7875" w:rsidRPr="00C864FB" w:rsidRDefault="00BA7875" w:rsidP="00BA7875">
      <w:pPr>
        <w:pStyle w:val="EXAMPLE0"/>
      </w:pPr>
      <w:r w:rsidRPr="00C864FB">
        <w:t>EXAMPLE</w:t>
      </w:r>
      <w:r w:rsidRPr="00C864FB">
        <w:t> </w:t>
      </w:r>
      <w:r w:rsidRPr="00C864FB">
        <w:t>An abstract operations segment may contain material specifications that reference material classes, while a concrete operations segment based on this abstract operations segment may contain material specifications that reference material definitions belonging to those material classes.</w:t>
      </w:r>
    </w:p>
    <w:p w14:paraId="581E87DD" w14:textId="5D7E0025" w:rsidR="00AC0D95" w:rsidRPr="001C220C" w:rsidRDefault="009C698C" w:rsidP="00AC0D95">
      <w:pPr>
        <w:pStyle w:val="PARAGRAPH"/>
        <w:rPr>
          <w:ins w:id="13380" w:author="Charles Gifford" w:date="2016-04-20T12:03:00Z"/>
          <w:lang w:val="en-US"/>
        </w:rPr>
      </w:pPr>
      <w:r>
        <w:rPr>
          <w:lang w:val="en-US"/>
        </w:rPr>
        <w:fldChar w:fldCharType="begin"/>
      </w:r>
      <w:r>
        <w:rPr>
          <w:lang w:val="en-US"/>
        </w:rPr>
        <w:instrText xml:space="preserve"> REF _Ref477970115 \h </w:instrText>
      </w:r>
      <w:r>
        <w:rPr>
          <w:lang w:val="en-US"/>
        </w:rPr>
      </w:r>
      <w:r>
        <w:rPr>
          <w:lang w:val="en-US"/>
        </w:rPr>
        <w:fldChar w:fldCharType="separate"/>
      </w:r>
      <w:r>
        <w:t xml:space="preserve">Table </w:t>
      </w:r>
      <w:r>
        <w:rPr>
          <w:noProof/>
        </w:rPr>
        <w:t>142</w:t>
      </w:r>
      <w:r>
        <w:rPr>
          <w:lang w:val="en-US"/>
        </w:rPr>
        <w:fldChar w:fldCharType="end"/>
      </w:r>
      <w:r w:rsidR="000A7D8D">
        <w:rPr>
          <w:lang w:val="en-US"/>
        </w:rPr>
        <w:t xml:space="preserve"> </w:t>
      </w:r>
      <w:r w:rsidR="009E6331" w:rsidRPr="001C220C">
        <w:rPr>
          <w:lang w:val="en-US"/>
        </w:rPr>
        <w:t xml:space="preserve">defines the </w:t>
      </w:r>
      <w:r w:rsidR="00AC0D95">
        <w:rPr>
          <w:lang w:val="en-US"/>
        </w:rPr>
        <w:t>relationship</w:t>
      </w:r>
      <w:r w:rsidR="00705B15">
        <w:rPr>
          <w:lang w:val="en-US"/>
        </w:rPr>
        <w:t xml:space="preserve"> role</w:t>
      </w:r>
      <w:r w:rsidR="009E6331" w:rsidRPr="001C220C">
        <w:rPr>
          <w:lang w:val="en-US"/>
        </w:rPr>
        <w:t xml:space="preserve">s for </w:t>
      </w:r>
      <w:r w:rsidR="000A7D8D">
        <w:rPr>
          <w:lang w:val="en-US"/>
        </w:rPr>
        <w:t xml:space="preserve">the </w:t>
      </w:r>
      <w:r w:rsidR="006A5B9A" w:rsidRPr="001C220C">
        <w:rPr>
          <w:i/>
          <w:lang w:val="en-US"/>
        </w:rPr>
        <w:t xml:space="preserve">operations </w:t>
      </w:r>
      <w:r w:rsidR="009E6331" w:rsidRPr="001C220C">
        <w:rPr>
          <w:i/>
          <w:lang w:val="en-US"/>
        </w:rPr>
        <w:t>segment</w:t>
      </w:r>
      <w:r w:rsidR="009E6331" w:rsidRPr="001C220C">
        <w:rPr>
          <w:lang w:val="en-US"/>
        </w:rPr>
        <w:t xml:space="preserve">. </w:t>
      </w:r>
      <w:ins w:id="13381" w:author="Charles Gifford" w:date="2017-03-22T18:20:00Z">
        <w:r>
          <w:rPr>
            <w:lang w:val="en-US"/>
          </w:rPr>
          <w:fldChar w:fldCharType="begin"/>
        </w:r>
        <w:r>
          <w:rPr>
            <w:lang w:val="en-US"/>
          </w:rPr>
          <w:instrText xml:space="preserve"> REF _Ref449165716 \h </w:instrText>
        </w:r>
      </w:ins>
      <w:r>
        <w:rPr>
          <w:lang w:val="en-US"/>
        </w:rPr>
      </w:r>
      <w:r>
        <w:rPr>
          <w:lang w:val="en-US"/>
        </w:rPr>
        <w:fldChar w:fldCharType="separate"/>
      </w:r>
      <w:ins w:id="13382" w:author="Charles Gifford" w:date="2017-03-22T18:20:00Z">
        <w:r w:rsidRPr="001C220C">
          <w:rPr>
            <w:lang w:val="en-US"/>
          </w:rPr>
          <w:t xml:space="preserve">Table </w:t>
        </w:r>
        <w:r>
          <w:rPr>
            <w:noProof/>
            <w:lang w:val="en-US"/>
          </w:rPr>
          <w:t>143</w:t>
        </w:r>
        <w:r>
          <w:rPr>
            <w:lang w:val="en-US"/>
          </w:rPr>
          <w:fldChar w:fldCharType="end"/>
        </w:r>
      </w:ins>
      <w:ins w:id="13383" w:author="Charles Gifford" w:date="2016-10-29T18:20:00Z">
        <w:r w:rsidR="000A7D8D">
          <w:rPr>
            <w:lang w:val="en-US"/>
          </w:rPr>
          <w:t xml:space="preserve"> </w:t>
        </w:r>
      </w:ins>
      <w:ins w:id="13384" w:author="Charles Gifford" w:date="2016-04-20T12:03:00Z">
        <w:r w:rsidR="00AC0D95" w:rsidRPr="001C220C">
          <w:rPr>
            <w:lang w:val="en-US"/>
          </w:rPr>
          <w:t xml:space="preserve">defines the attributes for </w:t>
        </w:r>
      </w:ins>
      <w:ins w:id="13385" w:author="Charles Gifford" w:date="2016-10-29T18:20:00Z">
        <w:r w:rsidR="000A7D8D">
          <w:rPr>
            <w:lang w:val="en-US"/>
          </w:rPr>
          <w:t xml:space="preserve">the </w:t>
        </w:r>
      </w:ins>
      <w:ins w:id="13386" w:author="Charles Gifford" w:date="2016-04-20T12:03:00Z">
        <w:r w:rsidR="00AC0D95" w:rsidRPr="001C220C">
          <w:rPr>
            <w:i/>
            <w:lang w:val="en-US"/>
          </w:rPr>
          <w:t>operations segment</w:t>
        </w:r>
        <w:r w:rsidR="00AC0D95" w:rsidRPr="001C220C">
          <w:rPr>
            <w:lang w:val="en-US"/>
          </w:rPr>
          <w:t xml:space="preserve">. </w:t>
        </w:r>
      </w:ins>
    </w:p>
    <w:p w14:paraId="264F07EC" w14:textId="51306D04" w:rsidR="00AC0D95" w:rsidRDefault="009C698C" w:rsidP="00881CA4">
      <w:pPr>
        <w:pStyle w:val="TABLE-title"/>
        <w:rPr>
          <w:ins w:id="13387" w:author="Charles Gifford" w:date="2017-03-20T02:08:00Z"/>
          <w:lang w:val="en-US"/>
        </w:rPr>
      </w:pPr>
      <w:bookmarkStart w:id="13388" w:name="_Ref477970115"/>
      <w:bookmarkStart w:id="13389" w:name="_Toc478492442"/>
      <w:ins w:id="13390" w:author="Charles Gifford" w:date="2017-03-22T18:19:00Z">
        <w:r>
          <w:t xml:space="preserve">Table </w:t>
        </w:r>
        <w:r>
          <w:fldChar w:fldCharType="begin"/>
        </w:r>
        <w:r>
          <w:instrText xml:space="preserve"> SEQ Table \* ARABIC </w:instrText>
        </w:r>
      </w:ins>
      <w:r>
        <w:fldChar w:fldCharType="separate"/>
      </w:r>
      <w:ins w:id="13391" w:author="Charles Gifford" w:date="2017-03-22T18:19:00Z">
        <w:r>
          <w:rPr>
            <w:noProof/>
          </w:rPr>
          <w:t>142</w:t>
        </w:r>
        <w:r>
          <w:fldChar w:fldCharType="end"/>
        </w:r>
        <w:bookmarkEnd w:id="13388"/>
        <w:r>
          <w:t xml:space="preserve"> </w:t>
        </w:r>
      </w:ins>
      <w:ins w:id="13392" w:author="Charles Gifford" w:date="2016-04-20T12:03:00Z">
        <w:r w:rsidR="00AC0D95">
          <w:rPr>
            <w:lang w:val="en-US"/>
          </w:rPr>
          <w:t>–</w:t>
        </w:r>
        <w:r w:rsidR="00AC0D95" w:rsidRPr="001C220C">
          <w:rPr>
            <w:lang w:val="en-US"/>
          </w:rPr>
          <w:t xml:space="preserve"> </w:t>
        </w:r>
        <w:r w:rsidR="00AC0D95">
          <w:rPr>
            <w:lang w:val="en-US"/>
          </w:rPr>
          <w:t>O</w:t>
        </w:r>
        <w:r w:rsidR="00AC0D95" w:rsidRPr="001C220C">
          <w:rPr>
            <w:lang w:val="en-US"/>
          </w:rPr>
          <w:t>perations segment</w:t>
        </w:r>
        <w:r w:rsidR="00AC0D95" w:rsidRPr="00AC2193">
          <w:rPr>
            <w:lang w:val="en-US"/>
          </w:rPr>
          <w:t xml:space="preserve"> </w:t>
        </w:r>
        <w:r w:rsidR="00AC0D95">
          <w:rPr>
            <w:lang w:val="en-US"/>
          </w:rPr>
          <w:t>relationship</w:t>
        </w:r>
      </w:ins>
      <w:ins w:id="13393" w:author="Charles Gifford" w:date="2017-03-20T02:08:00Z">
        <w:r w:rsidR="00705B15">
          <w:rPr>
            <w:lang w:val="en-US"/>
          </w:rPr>
          <w:t xml:space="preserve"> role</w:t>
        </w:r>
      </w:ins>
      <w:ins w:id="13394" w:author="Charles Gifford" w:date="2016-04-20T12:03:00Z">
        <w:r w:rsidR="00AC0D95">
          <w:rPr>
            <w:lang w:val="en-US"/>
          </w:rPr>
          <w:t>s</w:t>
        </w:r>
      </w:ins>
      <w:bookmarkEnd w:id="13389"/>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705B15" w:rsidRPr="009432BC" w14:paraId="37603030" w14:textId="77777777" w:rsidTr="00705B15">
        <w:trPr>
          <w:trHeight w:val="197"/>
          <w:tblHeader/>
          <w:ins w:id="13395" w:author="Charles Gifford" w:date="2017-03-20T02:08:00Z"/>
        </w:trPr>
        <w:tc>
          <w:tcPr>
            <w:tcW w:w="2155" w:type="dxa"/>
            <w:shd w:val="clear" w:color="auto" w:fill="auto"/>
          </w:tcPr>
          <w:p w14:paraId="058F43FD" w14:textId="77777777" w:rsidR="00705B15" w:rsidRPr="009432BC" w:rsidRDefault="00705B15" w:rsidP="00705B15">
            <w:pPr>
              <w:pStyle w:val="TABLE-col-heading"/>
              <w:rPr>
                <w:ins w:id="13396" w:author="Charles Gifford" w:date="2017-03-20T02:08:00Z"/>
              </w:rPr>
            </w:pPr>
            <w:ins w:id="13397" w:author="Charles Gifford" w:date="2017-03-20T02:08:00Z">
              <w:r w:rsidRPr="009432BC">
                <w:t>Related Object</w:t>
              </w:r>
            </w:ins>
          </w:p>
        </w:tc>
        <w:tc>
          <w:tcPr>
            <w:tcW w:w="2070" w:type="dxa"/>
            <w:shd w:val="clear" w:color="auto" w:fill="auto"/>
          </w:tcPr>
          <w:p w14:paraId="642FEB05" w14:textId="77777777" w:rsidR="00705B15" w:rsidRPr="009432BC" w:rsidRDefault="00705B15" w:rsidP="00705B15">
            <w:pPr>
              <w:pStyle w:val="TABLE-col-heading"/>
              <w:rPr>
                <w:ins w:id="13398" w:author="Charles Gifford" w:date="2017-03-20T02:08:00Z"/>
              </w:rPr>
            </w:pPr>
            <w:ins w:id="13399" w:author="Charles Gifford" w:date="2017-03-20T02:08:00Z">
              <w:r w:rsidRPr="009432BC">
                <w:t>Role</w:t>
              </w:r>
            </w:ins>
          </w:p>
        </w:tc>
        <w:tc>
          <w:tcPr>
            <w:tcW w:w="1080" w:type="dxa"/>
            <w:shd w:val="clear" w:color="auto" w:fill="auto"/>
          </w:tcPr>
          <w:p w14:paraId="1D57FBCE" w14:textId="77777777" w:rsidR="00705B15" w:rsidRPr="009432BC" w:rsidRDefault="00705B15" w:rsidP="00705B15">
            <w:pPr>
              <w:pStyle w:val="TABLE-col-heading"/>
              <w:rPr>
                <w:ins w:id="13400" w:author="Charles Gifford" w:date="2017-03-20T02:08:00Z"/>
              </w:rPr>
            </w:pPr>
            <w:ins w:id="13401" w:author="Charles Gifford" w:date="2017-03-20T02:08:00Z">
              <w:r w:rsidRPr="009432BC">
                <w:t>Multiplicity</w:t>
              </w:r>
            </w:ins>
          </w:p>
        </w:tc>
        <w:tc>
          <w:tcPr>
            <w:tcW w:w="3780" w:type="dxa"/>
            <w:shd w:val="clear" w:color="auto" w:fill="auto"/>
          </w:tcPr>
          <w:p w14:paraId="5363D145" w14:textId="77777777" w:rsidR="00705B15" w:rsidRPr="009432BC" w:rsidRDefault="00705B15" w:rsidP="00705B15">
            <w:pPr>
              <w:pStyle w:val="TABLE-col-heading"/>
              <w:rPr>
                <w:ins w:id="13402" w:author="Charles Gifford" w:date="2017-03-20T02:08:00Z"/>
              </w:rPr>
            </w:pPr>
            <w:ins w:id="13403" w:author="Charles Gifford" w:date="2017-03-20T02:08:00Z">
              <w:r w:rsidRPr="009432BC">
                <w:t>Description</w:t>
              </w:r>
            </w:ins>
          </w:p>
        </w:tc>
      </w:tr>
      <w:tr w:rsidR="00705B15" w:rsidRPr="009432BC" w14:paraId="769DB120" w14:textId="77777777" w:rsidTr="00705B15">
        <w:trPr>
          <w:trHeight w:val="332"/>
          <w:ins w:id="13404" w:author="Charles Gifford" w:date="2017-03-20T02:08:00Z"/>
        </w:trPr>
        <w:tc>
          <w:tcPr>
            <w:tcW w:w="2155" w:type="dxa"/>
          </w:tcPr>
          <w:p w14:paraId="00257F67" w14:textId="02F18FCE" w:rsidR="00705B15" w:rsidRPr="009432BC" w:rsidRDefault="00705B15" w:rsidP="00705B15">
            <w:pPr>
              <w:pStyle w:val="TABLE-cell"/>
              <w:rPr>
                <w:ins w:id="13405" w:author="Charles Gifford" w:date="2017-03-20T02:08:00Z"/>
              </w:rPr>
            </w:pPr>
            <w:ins w:id="13406" w:author="Charles Gifford" w:date="2017-03-20T02:13:00Z">
              <w:r>
                <w:rPr>
                  <w:szCs w:val="20"/>
                  <w:lang w:val="en-US"/>
                </w:rPr>
                <w:t>Operations definition</w:t>
              </w:r>
            </w:ins>
          </w:p>
        </w:tc>
        <w:tc>
          <w:tcPr>
            <w:tcW w:w="2070" w:type="dxa"/>
          </w:tcPr>
          <w:p w14:paraId="39953D5A" w14:textId="2406518F" w:rsidR="00705B15" w:rsidRPr="009432BC" w:rsidRDefault="00275ED9" w:rsidP="00705B15">
            <w:pPr>
              <w:pStyle w:val="TABLE-cell"/>
              <w:rPr>
                <w:ins w:id="13407" w:author="Charles Gifford" w:date="2017-03-20T02:08:00Z"/>
              </w:rPr>
            </w:pPr>
            <w:ins w:id="13408" w:author="Charles Gifford" w:date="2017-03-20T02:27:00Z">
              <w:r>
                <w:rPr>
                  <w:szCs w:val="20"/>
                  <w:lang w:val="en-US"/>
                </w:rPr>
                <w:t>NA</w:t>
              </w:r>
            </w:ins>
          </w:p>
        </w:tc>
        <w:tc>
          <w:tcPr>
            <w:tcW w:w="1080" w:type="dxa"/>
          </w:tcPr>
          <w:p w14:paraId="2D5F829C" w14:textId="110A8F54" w:rsidR="00705B15" w:rsidRPr="009432BC" w:rsidRDefault="00275ED9" w:rsidP="00705B15">
            <w:pPr>
              <w:pStyle w:val="TABLE-cell"/>
              <w:rPr>
                <w:ins w:id="13409" w:author="Charles Gifford" w:date="2017-03-20T02:08:00Z"/>
              </w:rPr>
            </w:pPr>
            <w:ins w:id="13410" w:author="Charles Gifford" w:date="2017-03-20T02:13:00Z">
              <w:r>
                <w:rPr>
                  <w:szCs w:val="20"/>
                  <w:lang w:val="en-US"/>
                </w:rPr>
                <w:t>1</w:t>
              </w:r>
            </w:ins>
          </w:p>
        </w:tc>
        <w:tc>
          <w:tcPr>
            <w:tcW w:w="3780" w:type="dxa"/>
          </w:tcPr>
          <w:p w14:paraId="65759B1A" w14:textId="77777777" w:rsidR="00705B15" w:rsidRDefault="00705B15" w:rsidP="00705B15">
            <w:pPr>
              <w:pStyle w:val="TABLE-cell"/>
              <w:rPr>
                <w:ins w:id="13411" w:author="Charles Gifford" w:date="2017-03-20T02:14:00Z"/>
                <w:lang w:val="en-US"/>
              </w:rPr>
            </w:pPr>
            <w:ins w:id="13412" w:author="Charles Gifford" w:date="2017-03-20T02:14:00Z">
              <w:r>
                <w:rPr>
                  <w:lang w:val="en-US"/>
                </w:rPr>
                <w:t xml:space="preserve">A collection information </w:t>
              </w:r>
              <w:r w:rsidRPr="009C698C">
                <w:rPr>
                  <w:lang w:val="en-US"/>
                </w:rPr>
                <w:t xml:space="preserve">required </w:t>
              </w:r>
              <w:r>
                <w:rPr>
                  <w:lang w:val="en-US"/>
                </w:rPr>
                <w:t xml:space="preserve">to perform the specified operation. </w:t>
              </w:r>
            </w:ins>
          </w:p>
          <w:p w14:paraId="6BCC20DD" w14:textId="77777777" w:rsidR="00705B15" w:rsidRDefault="00705B15" w:rsidP="00705B15">
            <w:pPr>
              <w:pStyle w:val="TABLE-cell"/>
              <w:rPr>
                <w:ins w:id="13413" w:author="Charles Gifford" w:date="2017-03-20T02:14:00Z"/>
                <w:lang w:val="en-US"/>
              </w:rPr>
            </w:pPr>
            <w:ins w:id="13414" w:author="Charles Gifford" w:date="2017-03-20T02:14:00Z">
              <w:r>
                <w:rPr>
                  <w:lang w:val="en-US"/>
                </w:rPr>
                <w:t xml:space="preserve">EXAMPLE 1 </w:t>
              </w:r>
            </w:ins>
          </w:p>
          <w:p w14:paraId="1115B81F" w14:textId="77777777" w:rsidR="00705B15" w:rsidRPr="008E19CF" w:rsidRDefault="00705B15" w:rsidP="00705B15">
            <w:pPr>
              <w:pStyle w:val="TABLE-cell"/>
              <w:spacing w:before="0" w:after="0"/>
              <w:rPr>
                <w:ins w:id="13415" w:author="Charles Gifford" w:date="2017-03-20T02:14:00Z"/>
                <w:i/>
                <w:lang w:val="en-US"/>
              </w:rPr>
            </w:pPr>
            <w:ins w:id="13416" w:author="Charles Gifford" w:date="2017-03-20T02:14:00Z">
              <w:r w:rsidRPr="008E19CF">
                <w:rPr>
                  <w:i/>
                  <w:lang w:val="en-US"/>
                </w:rPr>
                <w:t xml:space="preserve">- Material Bill </w:t>
              </w:r>
            </w:ins>
          </w:p>
          <w:p w14:paraId="09453E3A" w14:textId="77777777" w:rsidR="00705B15" w:rsidRPr="008E19CF" w:rsidRDefault="00705B15" w:rsidP="00705B15">
            <w:pPr>
              <w:pStyle w:val="TABLE-cell"/>
              <w:spacing w:before="0" w:after="0"/>
              <w:rPr>
                <w:ins w:id="13417" w:author="Charles Gifford" w:date="2017-03-20T02:14:00Z"/>
                <w:i/>
                <w:lang w:val="en-US"/>
              </w:rPr>
            </w:pPr>
            <w:ins w:id="13418" w:author="Charles Gifford" w:date="2017-03-20T02:14:00Z">
              <w:r w:rsidRPr="008E19CF">
                <w:rPr>
                  <w:i/>
                  <w:lang w:val="en-US"/>
                </w:rPr>
                <w:t>- Bill of Resources</w:t>
              </w:r>
            </w:ins>
          </w:p>
          <w:p w14:paraId="44226586" w14:textId="4070FD0E" w:rsidR="00705B15" w:rsidRPr="009432BC" w:rsidRDefault="00705B15" w:rsidP="00705B15">
            <w:pPr>
              <w:pStyle w:val="TABLE-cell"/>
              <w:rPr>
                <w:ins w:id="13419" w:author="Charles Gifford" w:date="2017-03-20T02:08:00Z"/>
              </w:rPr>
            </w:pPr>
            <w:ins w:id="13420" w:author="Charles Gifford" w:date="2017-03-20T02:14:00Z">
              <w:r w:rsidRPr="008E19CF">
                <w:rPr>
                  <w:i/>
                  <w:lang w:val="en-US"/>
                </w:rPr>
                <w:t>- Work Definition</w:t>
              </w:r>
              <w:r>
                <w:rPr>
                  <w:lang w:val="en-US"/>
                </w:rPr>
                <w:t xml:space="preserve"> </w:t>
              </w:r>
            </w:ins>
          </w:p>
        </w:tc>
      </w:tr>
      <w:tr w:rsidR="00705B15" w:rsidRPr="009432BC" w14:paraId="7AAD5E16" w14:textId="77777777" w:rsidTr="001A4DED">
        <w:trPr>
          <w:trHeight w:val="332"/>
          <w:ins w:id="13421" w:author="Charles Gifford" w:date="2017-03-20T02:17:00Z"/>
        </w:trPr>
        <w:tc>
          <w:tcPr>
            <w:tcW w:w="2155" w:type="dxa"/>
            <w:shd w:val="clear" w:color="auto" w:fill="auto"/>
          </w:tcPr>
          <w:p w14:paraId="2EA6498F" w14:textId="7F701E27" w:rsidR="00705B15" w:rsidRDefault="00705B15" w:rsidP="00705B15">
            <w:pPr>
              <w:pStyle w:val="TABLE-cell"/>
              <w:rPr>
                <w:ins w:id="13422" w:author="Charles Gifford" w:date="2017-03-20T02:17:00Z"/>
                <w:szCs w:val="20"/>
                <w:lang w:val="en-US"/>
              </w:rPr>
            </w:pPr>
            <w:ins w:id="13423" w:author="Charles Gifford" w:date="2017-03-20T02:17:00Z">
              <w:r>
                <w:t>Operations</w:t>
              </w:r>
            </w:ins>
            <w:ins w:id="13424" w:author="Charles Gifford" w:date="2017-03-20T02:18:00Z">
              <w:r>
                <w:t xml:space="preserve"> segment</w:t>
              </w:r>
            </w:ins>
          </w:p>
        </w:tc>
        <w:tc>
          <w:tcPr>
            <w:tcW w:w="2070" w:type="dxa"/>
            <w:shd w:val="clear" w:color="auto" w:fill="auto"/>
          </w:tcPr>
          <w:p w14:paraId="3C60B02B" w14:textId="40AF0EEE" w:rsidR="00705B15" w:rsidRDefault="00705B15" w:rsidP="00705B15">
            <w:pPr>
              <w:pStyle w:val="TABLE-cell"/>
              <w:rPr>
                <w:ins w:id="13425" w:author="Charles Gifford" w:date="2017-03-20T02:17:00Z"/>
                <w:szCs w:val="20"/>
                <w:lang w:val="en-US"/>
              </w:rPr>
            </w:pPr>
            <w:ins w:id="13426" w:author="Charles Gifford" w:date="2017-03-20T02:17:00Z">
              <w:r w:rsidRPr="00C864FB">
                <w:t xml:space="preserve">Abstract </w:t>
              </w:r>
              <w:r w:rsidRPr="008D4691">
                <w:t xml:space="preserve">Operations </w:t>
              </w:r>
            </w:ins>
            <w:ins w:id="13427" w:author="Charles Gifford" w:date="2017-03-20T02:18:00Z">
              <w:r w:rsidRPr="00705B15">
                <w:t>segment</w:t>
              </w:r>
            </w:ins>
          </w:p>
        </w:tc>
        <w:tc>
          <w:tcPr>
            <w:tcW w:w="1080" w:type="dxa"/>
            <w:shd w:val="clear" w:color="auto" w:fill="auto"/>
          </w:tcPr>
          <w:p w14:paraId="64532475" w14:textId="548636A2" w:rsidR="00705B15" w:rsidRDefault="00705B15" w:rsidP="00705B15">
            <w:pPr>
              <w:pStyle w:val="TABLE-cell"/>
              <w:rPr>
                <w:ins w:id="13428" w:author="Charles Gifford" w:date="2017-03-20T02:17:00Z"/>
                <w:szCs w:val="20"/>
                <w:lang w:val="en-US"/>
              </w:rPr>
            </w:pPr>
            <w:ins w:id="13429" w:author="Charles Gifford" w:date="2017-03-20T02:17:00Z">
              <w:r w:rsidRPr="00C864FB">
                <w:t>0..1</w:t>
              </w:r>
            </w:ins>
          </w:p>
        </w:tc>
        <w:tc>
          <w:tcPr>
            <w:tcW w:w="3780" w:type="dxa"/>
            <w:shd w:val="clear" w:color="auto" w:fill="auto"/>
          </w:tcPr>
          <w:p w14:paraId="64AA773D" w14:textId="67A85604" w:rsidR="00705B15" w:rsidRDefault="00705B15" w:rsidP="00705B15">
            <w:pPr>
              <w:pStyle w:val="TABLE-cell"/>
              <w:rPr>
                <w:ins w:id="13430" w:author="Charles Gifford" w:date="2017-03-20T02:17:00Z"/>
                <w:lang w:val="en-US"/>
              </w:rPr>
            </w:pPr>
            <w:ins w:id="13431" w:author="Charles Gifford" w:date="2017-03-20T02:17:00Z">
              <w:r w:rsidRPr="001A449D">
                <w:rPr>
                  <w:lang w:val="en-US"/>
                </w:rPr>
                <w:t xml:space="preserve">The abstract </w:t>
              </w:r>
              <w:r>
                <w:rPr>
                  <w:i/>
                  <w:lang w:val="en-US"/>
                </w:rPr>
                <w:t>o</w:t>
              </w:r>
              <w:r w:rsidRPr="008D4691">
                <w:rPr>
                  <w:i/>
                  <w:lang w:val="en-US"/>
                </w:rPr>
                <w:t xml:space="preserve">perations </w:t>
              </w:r>
            </w:ins>
            <w:ins w:id="13432" w:author="Charles Gifford" w:date="2017-03-20T02:18:00Z">
              <w:r w:rsidRPr="00705B15">
                <w:rPr>
                  <w:i/>
                  <w:lang w:val="en-US"/>
                </w:rPr>
                <w:t>segment</w:t>
              </w:r>
            </w:ins>
            <w:ins w:id="13433" w:author="Charles Gifford" w:date="2017-03-20T02:17:00Z">
              <w:r w:rsidRPr="00AB7F1D">
                <w:rPr>
                  <w:i/>
                  <w:lang w:val="en-US"/>
                </w:rPr>
                <w:t xml:space="preserve"> </w:t>
              </w:r>
              <w:r w:rsidRPr="001A449D">
                <w:rPr>
                  <w:lang w:val="en-US"/>
                </w:rPr>
                <w:t xml:space="preserve">upon which this </w:t>
              </w:r>
              <w:r w:rsidRPr="008D4691">
                <w:rPr>
                  <w:i/>
                  <w:lang w:val="en-US"/>
                </w:rPr>
                <w:t xml:space="preserve">operations </w:t>
              </w:r>
            </w:ins>
            <w:ins w:id="13434" w:author="Charles Gifford" w:date="2017-03-20T02:19:00Z">
              <w:r w:rsidRPr="00705B15">
                <w:rPr>
                  <w:i/>
                  <w:lang w:val="en-US"/>
                </w:rPr>
                <w:t xml:space="preserve">segment </w:t>
              </w:r>
            </w:ins>
            <w:ins w:id="13435" w:author="Charles Gifford" w:date="2017-03-20T02:17:00Z">
              <w:r w:rsidRPr="001A449D">
                <w:rPr>
                  <w:lang w:val="en-US"/>
                </w:rPr>
                <w:t>is based.</w:t>
              </w:r>
              <w:r>
                <w:rPr>
                  <w:lang w:val="en-US"/>
                </w:rPr>
                <w:t xml:space="preserve"> </w:t>
              </w:r>
              <w:r w:rsidRPr="00E32145">
                <w:rPr>
                  <w:lang w:val="en-US"/>
                </w:rPr>
                <w:t xml:space="preserve">The </w:t>
              </w:r>
              <w:r w:rsidRPr="008D4691">
                <w:rPr>
                  <w:i/>
                  <w:lang w:val="en-US"/>
                </w:rPr>
                <w:t xml:space="preserve">operations </w:t>
              </w:r>
            </w:ins>
            <w:ins w:id="13436" w:author="Charles Gifford" w:date="2017-03-20T02:19:00Z">
              <w:r w:rsidRPr="00705B15">
                <w:rPr>
                  <w:i/>
                  <w:lang w:val="en-US"/>
                </w:rPr>
                <w:t xml:space="preserve">segment </w:t>
              </w:r>
            </w:ins>
            <w:ins w:id="13437" w:author="Charles Gifford" w:date="2017-03-20T02:17:00Z">
              <w:r w:rsidRPr="00E32145">
                <w:rPr>
                  <w:lang w:val="en-US"/>
                </w:rPr>
                <w:t xml:space="preserve">of which this </w:t>
              </w:r>
              <w:r w:rsidRPr="008D4691">
                <w:rPr>
                  <w:i/>
                  <w:lang w:val="en-US"/>
                </w:rPr>
                <w:t xml:space="preserve">operations </w:t>
              </w:r>
            </w:ins>
            <w:ins w:id="13438" w:author="Charles Gifford" w:date="2017-03-20T02:19:00Z">
              <w:r w:rsidRPr="00705B15">
                <w:rPr>
                  <w:i/>
                  <w:lang w:val="en-US"/>
                </w:rPr>
                <w:t>segment</w:t>
              </w:r>
            </w:ins>
            <w:ins w:id="13439" w:author="Charles Gifford" w:date="2017-03-20T02:17:00Z">
              <w:r w:rsidRPr="008D4691">
                <w:rPr>
                  <w:i/>
                  <w:lang w:val="en-US"/>
                </w:rPr>
                <w:t xml:space="preserve"> </w:t>
              </w:r>
              <w:r w:rsidRPr="00E32145">
                <w:rPr>
                  <w:lang w:val="en-US"/>
                </w:rPr>
                <w:t>is a specialization</w:t>
              </w:r>
              <w:r w:rsidRPr="00E32145">
                <w:rPr>
                  <w:i/>
                  <w:lang w:val="en-US"/>
                </w:rPr>
                <w:t>.</w:t>
              </w:r>
            </w:ins>
          </w:p>
        </w:tc>
      </w:tr>
      <w:tr w:rsidR="00705B15" w:rsidRPr="009432BC" w14:paraId="389D9D2F" w14:textId="77777777" w:rsidTr="001A4DED">
        <w:trPr>
          <w:trHeight w:val="332"/>
          <w:ins w:id="13440" w:author="Charles Gifford" w:date="2017-03-20T02:17:00Z"/>
        </w:trPr>
        <w:tc>
          <w:tcPr>
            <w:tcW w:w="2155" w:type="dxa"/>
            <w:shd w:val="clear" w:color="auto" w:fill="auto"/>
          </w:tcPr>
          <w:p w14:paraId="70EA7F2E" w14:textId="634BDC51" w:rsidR="00705B15" w:rsidRDefault="00705B15" w:rsidP="00705B15">
            <w:pPr>
              <w:pStyle w:val="TABLE-cell"/>
              <w:rPr>
                <w:ins w:id="13441" w:author="Charles Gifford" w:date="2017-03-20T02:17:00Z"/>
                <w:szCs w:val="20"/>
                <w:lang w:val="en-US"/>
              </w:rPr>
            </w:pPr>
            <w:ins w:id="13442" w:author="Charles Gifford" w:date="2017-03-20T02:17:00Z">
              <w:r>
                <w:t>O</w:t>
              </w:r>
              <w:r w:rsidRPr="008D4691">
                <w:t xml:space="preserve">perations </w:t>
              </w:r>
            </w:ins>
            <w:ins w:id="13443" w:author="Charles Gifford" w:date="2017-03-20T02:18:00Z">
              <w:r w:rsidRPr="00705B15">
                <w:t>segment</w:t>
              </w:r>
            </w:ins>
          </w:p>
        </w:tc>
        <w:tc>
          <w:tcPr>
            <w:tcW w:w="2070" w:type="dxa"/>
            <w:shd w:val="clear" w:color="auto" w:fill="auto"/>
          </w:tcPr>
          <w:p w14:paraId="6F1E0A3C" w14:textId="34BFB818" w:rsidR="00705B15" w:rsidRDefault="00705B15" w:rsidP="00705B15">
            <w:pPr>
              <w:pStyle w:val="TABLE-cell"/>
              <w:rPr>
                <w:ins w:id="13444" w:author="Charles Gifford" w:date="2017-03-20T02:17:00Z"/>
                <w:szCs w:val="20"/>
                <w:lang w:val="en-US"/>
              </w:rPr>
            </w:pPr>
            <w:ins w:id="13445" w:author="Charles Gifford" w:date="2017-03-20T02:17:00Z">
              <w:r w:rsidRPr="00F06814">
                <w:t xml:space="preserve">Contained </w:t>
              </w:r>
              <w:r w:rsidRPr="008D4691">
                <w:t xml:space="preserve">operations </w:t>
              </w:r>
            </w:ins>
            <w:ins w:id="13446" w:author="Charles Gifford" w:date="2017-03-20T02:18:00Z">
              <w:r w:rsidRPr="00705B15">
                <w:t>segment</w:t>
              </w:r>
            </w:ins>
          </w:p>
        </w:tc>
        <w:tc>
          <w:tcPr>
            <w:tcW w:w="1080" w:type="dxa"/>
            <w:shd w:val="clear" w:color="auto" w:fill="auto"/>
          </w:tcPr>
          <w:p w14:paraId="6E7B89D1" w14:textId="63A1FC52" w:rsidR="00705B15" w:rsidRDefault="00705B15" w:rsidP="00705B15">
            <w:pPr>
              <w:pStyle w:val="TABLE-cell"/>
              <w:rPr>
                <w:ins w:id="13447" w:author="Charles Gifford" w:date="2017-03-20T02:17:00Z"/>
                <w:szCs w:val="20"/>
                <w:lang w:val="en-US"/>
              </w:rPr>
            </w:pPr>
            <w:ins w:id="13448" w:author="Charles Gifford" w:date="2017-03-20T02:17:00Z">
              <w:r w:rsidRPr="00D04D26">
                <w:rPr>
                  <w:lang w:val="en-US"/>
                </w:rPr>
                <w:t>0..*</w:t>
              </w:r>
            </w:ins>
          </w:p>
        </w:tc>
        <w:tc>
          <w:tcPr>
            <w:tcW w:w="3780" w:type="dxa"/>
            <w:shd w:val="clear" w:color="auto" w:fill="auto"/>
          </w:tcPr>
          <w:p w14:paraId="14631808" w14:textId="7FB43866" w:rsidR="00705B15" w:rsidRDefault="00705B15" w:rsidP="00705B15">
            <w:pPr>
              <w:pStyle w:val="TABLE-cell"/>
              <w:rPr>
                <w:ins w:id="13449" w:author="Charles Gifford" w:date="2017-03-20T02:17:00Z"/>
                <w:lang w:val="en-US"/>
              </w:rPr>
            </w:pPr>
            <w:ins w:id="13450" w:author="Charles Gifford" w:date="2017-03-20T02:17:00Z">
              <w:r w:rsidRPr="00E11C49">
                <w:rPr>
                  <w:lang w:val="en-US"/>
                </w:rPr>
                <w:t xml:space="preserve">The child </w:t>
              </w:r>
              <w:r w:rsidRPr="008D4691">
                <w:rPr>
                  <w:i/>
                  <w:lang w:val="en-US"/>
                </w:rPr>
                <w:t xml:space="preserve">operations </w:t>
              </w:r>
            </w:ins>
            <w:ins w:id="13451" w:author="Charles Gifford" w:date="2017-03-20T02:19:00Z">
              <w:r w:rsidRPr="00705B15">
                <w:rPr>
                  <w:i/>
                  <w:lang w:val="en-US"/>
                </w:rPr>
                <w:t>segment</w:t>
              </w:r>
            </w:ins>
            <w:ins w:id="13452" w:author="Charles Gifford" w:date="2017-03-20T02:17:00Z">
              <w:r>
                <w:rPr>
                  <w:i/>
                  <w:lang w:val="en-US"/>
                </w:rPr>
                <w:t>s</w:t>
              </w:r>
              <w:r w:rsidRPr="00A63114">
                <w:rPr>
                  <w:i/>
                  <w:lang w:val="en-US"/>
                </w:rPr>
                <w:t xml:space="preserve"> </w:t>
              </w:r>
              <w:r w:rsidRPr="00E11C49">
                <w:rPr>
                  <w:lang w:val="en-US"/>
                </w:rPr>
                <w:t xml:space="preserve">contained within this </w:t>
              </w:r>
              <w:r w:rsidRPr="00FF7E0A">
                <w:rPr>
                  <w:i/>
                  <w:lang w:val="en-US"/>
                </w:rPr>
                <w:t xml:space="preserve">operations </w:t>
              </w:r>
            </w:ins>
            <w:ins w:id="13453" w:author="Charles Gifford" w:date="2017-03-20T02:19:00Z">
              <w:r w:rsidRPr="00705B15">
                <w:rPr>
                  <w:i/>
                  <w:lang w:val="en-US"/>
                </w:rPr>
                <w:t>segment</w:t>
              </w:r>
            </w:ins>
            <w:ins w:id="13454" w:author="Charles Gifford" w:date="2017-03-20T02:17:00Z">
              <w:r w:rsidRPr="00FF7E0A">
                <w:rPr>
                  <w:i/>
                  <w:lang w:val="en-US"/>
                </w:rPr>
                <w:t>.</w:t>
              </w:r>
            </w:ins>
          </w:p>
        </w:tc>
      </w:tr>
      <w:tr w:rsidR="00705B15" w:rsidRPr="009432BC" w14:paraId="19000A5A" w14:textId="77777777" w:rsidTr="00705B15">
        <w:trPr>
          <w:trHeight w:val="332"/>
          <w:ins w:id="13455" w:author="Charles Gifford" w:date="2017-03-20T02:08:00Z"/>
        </w:trPr>
        <w:tc>
          <w:tcPr>
            <w:tcW w:w="2155" w:type="dxa"/>
          </w:tcPr>
          <w:p w14:paraId="1AA10499" w14:textId="5B946D18" w:rsidR="00705B15" w:rsidRDefault="00705B15" w:rsidP="00705B15">
            <w:pPr>
              <w:pStyle w:val="TABLE-cell"/>
              <w:rPr>
                <w:ins w:id="13456" w:author="Charles Gifford" w:date="2017-03-20T02:08:00Z"/>
                <w:lang w:val="en-US"/>
              </w:rPr>
            </w:pPr>
            <w:ins w:id="13457" w:author="Charles Gifford" w:date="2017-03-20T02:13:00Z">
              <w:r>
                <w:rPr>
                  <w:szCs w:val="20"/>
                  <w:lang w:val="en-US"/>
                </w:rPr>
                <w:t>Process segment</w:t>
              </w:r>
            </w:ins>
          </w:p>
        </w:tc>
        <w:tc>
          <w:tcPr>
            <w:tcW w:w="2070" w:type="dxa"/>
          </w:tcPr>
          <w:p w14:paraId="2E3A31AF" w14:textId="6C53CA60" w:rsidR="00705B15" w:rsidRDefault="00705B15" w:rsidP="00705B15">
            <w:pPr>
              <w:pStyle w:val="TABLE-cell"/>
              <w:rPr>
                <w:ins w:id="13458" w:author="Charles Gifford" w:date="2017-03-20T02:08:00Z"/>
                <w:lang w:val="en-US"/>
              </w:rPr>
            </w:pPr>
            <w:ins w:id="13459" w:author="Charles Gifford" w:date="2017-03-20T02:13:00Z">
              <w:r>
                <w:rPr>
                  <w:szCs w:val="20"/>
                  <w:lang w:val="en-US"/>
                </w:rPr>
                <w:t>Process segment</w:t>
              </w:r>
            </w:ins>
          </w:p>
        </w:tc>
        <w:tc>
          <w:tcPr>
            <w:tcW w:w="1080" w:type="dxa"/>
          </w:tcPr>
          <w:p w14:paraId="0990C0B9" w14:textId="2D4BCA90" w:rsidR="00705B15" w:rsidRDefault="00275ED9" w:rsidP="00705B15">
            <w:pPr>
              <w:pStyle w:val="TABLE-cell"/>
              <w:rPr>
                <w:ins w:id="13460" w:author="Charles Gifford" w:date="2017-03-20T02:08:00Z"/>
                <w:lang w:val="en-US"/>
              </w:rPr>
            </w:pPr>
            <w:ins w:id="13461" w:author="Charles Gifford" w:date="2017-03-20T02:13:00Z">
              <w:r>
                <w:rPr>
                  <w:szCs w:val="20"/>
                  <w:lang w:val="en-US"/>
                </w:rPr>
                <w:t>1..</w:t>
              </w:r>
            </w:ins>
            <w:ins w:id="13462" w:author="Charles Gifford" w:date="2017-03-20T02:28:00Z">
              <w:r>
                <w:rPr>
                  <w:szCs w:val="20"/>
                  <w:lang w:val="en-US"/>
                </w:rPr>
                <w:t>*</w:t>
              </w:r>
            </w:ins>
          </w:p>
        </w:tc>
        <w:tc>
          <w:tcPr>
            <w:tcW w:w="3780" w:type="dxa"/>
          </w:tcPr>
          <w:p w14:paraId="113E2AE3" w14:textId="41E2F5E7" w:rsidR="00705B15" w:rsidRPr="00091763" w:rsidRDefault="00705B15" w:rsidP="00705B15">
            <w:pPr>
              <w:pStyle w:val="TABLE-cell"/>
              <w:rPr>
                <w:ins w:id="13463" w:author="Charles Gifford" w:date="2017-03-20T02:08:00Z"/>
                <w:lang w:val="en-US"/>
              </w:rPr>
            </w:pPr>
            <w:ins w:id="13464" w:author="Charles Gifford" w:date="2017-03-20T02:14:00Z">
              <w:r>
                <w:rPr>
                  <w:lang w:val="en-US"/>
                </w:rPr>
                <w:t xml:space="preserve">The </w:t>
              </w:r>
              <w:r w:rsidRPr="002B032E">
                <w:rPr>
                  <w:i/>
                  <w:lang w:val="en-US"/>
                </w:rPr>
                <w:t>process segments</w:t>
              </w:r>
              <w:r>
                <w:rPr>
                  <w:lang w:val="en-US"/>
                </w:rPr>
                <w:t xml:space="preserve"> correspond to this </w:t>
              </w:r>
              <w:r w:rsidRPr="002B032E">
                <w:rPr>
                  <w:i/>
                  <w:lang w:val="en-US"/>
                </w:rPr>
                <w:t>operations segment</w:t>
              </w:r>
              <w:r>
                <w:rPr>
                  <w:i/>
                  <w:lang w:val="en-US"/>
                </w:rPr>
                <w:t>.</w:t>
              </w:r>
              <w:r w:rsidRPr="002F3B77">
                <w:t xml:space="preserve"> </w:t>
              </w:r>
              <w:r w:rsidRPr="008E19CF">
                <w:rPr>
                  <w:lang w:val="en-US"/>
                </w:rPr>
                <w:t>Identifies the associated</w:t>
              </w:r>
              <w:r w:rsidRPr="002F3B77">
                <w:rPr>
                  <w:i/>
                  <w:lang w:val="en-US"/>
                </w:rPr>
                <w:t xml:space="preserve"> process segments. </w:t>
              </w:r>
              <w:r w:rsidRPr="008E19CF">
                <w:rPr>
                  <w:lang w:val="en-US"/>
                </w:rPr>
                <w:t xml:space="preserve">There can be multiple alternate </w:t>
              </w:r>
              <w:r w:rsidRPr="002F3B77">
                <w:rPr>
                  <w:i/>
                  <w:lang w:val="en-US"/>
                </w:rPr>
                <w:t xml:space="preserve">process segments </w:t>
              </w:r>
              <w:r w:rsidRPr="002F3B77">
                <w:rPr>
                  <w:lang w:val="en-US"/>
                </w:rPr>
                <w:t>used for this</w:t>
              </w:r>
              <w:r w:rsidRPr="008E19CF">
                <w:rPr>
                  <w:lang w:val="en-US"/>
                </w:rPr>
                <w:t xml:space="preserve"> </w:t>
              </w:r>
              <w:r w:rsidRPr="002F3B77">
                <w:rPr>
                  <w:i/>
                  <w:lang w:val="en-US"/>
                </w:rPr>
                <w:t>operations segment.</w:t>
              </w:r>
            </w:ins>
          </w:p>
        </w:tc>
      </w:tr>
      <w:tr w:rsidR="00275ED9" w:rsidRPr="009432BC" w14:paraId="02A25B0A" w14:textId="77777777" w:rsidTr="00705B15">
        <w:trPr>
          <w:trHeight w:val="332"/>
          <w:ins w:id="13465" w:author="Charles Gifford" w:date="2017-03-20T02:23:00Z"/>
        </w:trPr>
        <w:tc>
          <w:tcPr>
            <w:tcW w:w="2155" w:type="dxa"/>
          </w:tcPr>
          <w:p w14:paraId="4696DB26" w14:textId="4D0CF83B" w:rsidR="00275ED9" w:rsidRDefault="00275ED9" w:rsidP="00275ED9">
            <w:pPr>
              <w:pStyle w:val="TABLE-cell"/>
              <w:rPr>
                <w:ins w:id="13466" w:author="Charles Gifford" w:date="2017-03-20T02:23:00Z"/>
                <w:szCs w:val="20"/>
                <w:lang w:val="en-US"/>
              </w:rPr>
            </w:pPr>
            <w:ins w:id="13467" w:author="Charles Gifford" w:date="2017-03-20T02:23:00Z">
              <w:r>
                <w:rPr>
                  <w:szCs w:val="20"/>
                  <w:lang w:val="en-US"/>
                </w:rPr>
                <w:t>Work definition (Work master)</w:t>
              </w:r>
            </w:ins>
          </w:p>
        </w:tc>
        <w:tc>
          <w:tcPr>
            <w:tcW w:w="2070" w:type="dxa"/>
          </w:tcPr>
          <w:p w14:paraId="2462158D" w14:textId="059BD843" w:rsidR="00275ED9" w:rsidRDefault="00275ED9" w:rsidP="00275ED9">
            <w:pPr>
              <w:pStyle w:val="TABLE-cell"/>
              <w:rPr>
                <w:ins w:id="13468" w:author="Charles Gifford" w:date="2017-03-20T02:23:00Z"/>
                <w:szCs w:val="20"/>
                <w:lang w:val="en-US"/>
              </w:rPr>
            </w:pPr>
            <w:ins w:id="13469" w:author="Charles Gifford" w:date="2017-03-20T02:23:00Z">
              <w:r>
                <w:rPr>
                  <w:szCs w:val="20"/>
                  <w:lang w:val="en-US"/>
                </w:rPr>
                <w:t>Work master</w:t>
              </w:r>
            </w:ins>
          </w:p>
        </w:tc>
        <w:tc>
          <w:tcPr>
            <w:tcW w:w="1080" w:type="dxa"/>
          </w:tcPr>
          <w:p w14:paraId="61E18668" w14:textId="46C43A3C" w:rsidR="00275ED9" w:rsidRDefault="00275ED9" w:rsidP="00275ED9">
            <w:pPr>
              <w:pStyle w:val="TABLE-cell"/>
              <w:rPr>
                <w:ins w:id="13470" w:author="Charles Gifford" w:date="2017-03-20T02:23:00Z"/>
                <w:szCs w:val="20"/>
                <w:lang w:val="en-US"/>
              </w:rPr>
            </w:pPr>
            <w:ins w:id="13471" w:author="Charles Gifford" w:date="2017-03-20T02:23:00Z">
              <w:r>
                <w:rPr>
                  <w:szCs w:val="20"/>
                  <w:lang w:val="en-US"/>
                </w:rPr>
                <w:t>0..*</w:t>
              </w:r>
            </w:ins>
          </w:p>
        </w:tc>
        <w:tc>
          <w:tcPr>
            <w:tcW w:w="3780" w:type="dxa"/>
          </w:tcPr>
          <w:p w14:paraId="70FAFCF7" w14:textId="77777777" w:rsidR="00275ED9" w:rsidRDefault="00275ED9" w:rsidP="00275ED9">
            <w:pPr>
              <w:pStyle w:val="TABLE-cell"/>
              <w:rPr>
                <w:ins w:id="13472" w:author="Charles Gifford" w:date="2017-03-20T02:23:00Z"/>
                <w:lang w:val="en-US"/>
              </w:rPr>
            </w:pPr>
            <w:ins w:id="13473" w:author="Charles Gifford" w:date="2017-03-20T02:23:00Z">
              <w:r w:rsidRPr="005E5FA4">
                <w:rPr>
                  <w:i/>
                  <w:lang w:val="en-US"/>
                </w:rPr>
                <w:t xml:space="preserve">Work </w:t>
              </w:r>
              <w:r>
                <w:rPr>
                  <w:i/>
                  <w:lang w:val="en-US"/>
                </w:rPr>
                <w:t>masters</w:t>
              </w:r>
              <w:r>
                <w:rPr>
                  <w:lang w:val="en-US"/>
                </w:rPr>
                <w:t xml:space="preserve"> related to this </w:t>
              </w:r>
              <w:r w:rsidRPr="002B032E">
                <w:rPr>
                  <w:i/>
                  <w:lang w:val="en-US"/>
                </w:rPr>
                <w:t>operations segment</w:t>
              </w:r>
              <w:r>
                <w:rPr>
                  <w:i/>
                  <w:lang w:val="en-US"/>
                </w:rPr>
                <w:t>.</w:t>
              </w:r>
            </w:ins>
          </w:p>
          <w:p w14:paraId="67C78285" w14:textId="77777777" w:rsidR="00275ED9" w:rsidRDefault="00275ED9" w:rsidP="00275ED9">
            <w:pPr>
              <w:pStyle w:val="TABLE-cell"/>
              <w:rPr>
                <w:ins w:id="13474" w:author="Charles Gifford" w:date="2017-03-20T02:23:00Z"/>
                <w:lang w:val="en-US"/>
              </w:rPr>
            </w:pPr>
            <w:ins w:id="13475" w:author="Charles Gifford" w:date="2017-03-20T02:23:00Z">
              <w:r>
                <w:rPr>
                  <w:lang w:val="en-US"/>
                </w:rPr>
                <w:t xml:space="preserve">Information used to instruct </w:t>
              </w:r>
              <w:r w:rsidRPr="002B032E">
                <w:rPr>
                  <w:b/>
                  <w:lang w:val="en-US"/>
                </w:rPr>
                <w:t>how</w:t>
              </w:r>
              <w:r>
                <w:rPr>
                  <w:lang w:val="en-US"/>
                </w:rPr>
                <w:t xml:space="preserve"> to perform the operation based on strategy used.  </w:t>
              </w:r>
            </w:ins>
          </w:p>
          <w:p w14:paraId="6BE70CA5" w14:textId="77777777" w:rsidR="00275ED9" w:rsidRDefault="00275ED9" w:rsidP="00275ED9">
            <w:pPr>
              <w:pStyle w:val="TABLE-cell"/>
              <w:spacing w:before="0" w:after="0"/>
              <w:rPr>
                <w:ins w:id="13476" w:author="Charles Gifford" w:date="2017-03-20T02:23:00Z"/>
                <w:lang w:val="en-US"/>
              </w:rPr>
            </w:pPr>
            <w:ins w:id="13477" w:author="Charles Gifford" w:date="2017-03-20T02:23:00Z">
              <w:r>
                <w:rPr>
                  <w:lang w:val="en-US"/>
                </w:rPr>
                <w:t xml:space="preserve">EXAMPLE 1 </w:t>
              </w:r>
            </w:ins>
          </w:p>
          <w:p w14:paraId="19DCF81A" w14:textId="77777777" w:rsidR="00275ED9" w:rsidRDefault="00275ED9" w:rsidP="00275ED9">
            <w:pPr>
              <w:pStyle w:val="TABLE-cell"/>
              <w:spacing w:before="0" w:after="0"/>
              <w:rPr>
                <w:ins w:id="13478" w:author="Charles Gifford" w:date="2017-03-20T02:23:00Z"/>
                <w:lang w:val="en-US"/>
              </w:rPr>
            </w:pPr>
            <w:ins w:id="13479" w:author="Charles Gifford" w:date="2017-03-20T02:23:00Z">
              <w:r>
                <w:rPr>
                  <w:lang w:val="en-US"/>
                </w:rPr>
                <w:t>- Master recipe</w:t>
              </w:r>
            </w:ins>
          </w:p>
          <w:p w14:paraId="4D26AF1F" w14:textId="77777777" w:rsidR="00275ED9" w:rsidRDefault="00275ED9" w:rsidP="00275ED9">
            <w:pPr>
              <w:pStyle w:val="TABLE-cell"/>
              <w:spacing w:before="0" w:after="0"/>
              <w:rPr>
                <w:ins w:id="13480" w:author="Charles Gifford" w:date="2017-03-20T02:23:00Z"/>
                <w:lang w:val="en-US"/>
              </w:rPr>
            </w:pPr>
            <w:ins w:id="13481" w:author="Charles Gifford" w:date="2017-03-20T02:23:00Z">
              <w:r>
                <w:rPr>
                  <w:lang w:val="en-US"/>
                </w:rPr>
                <w:t>- Routing</w:t>
              </w:r>
            </w:ins>
          </w:p>
          <w:p w14:paraId="60192282" w14:textId="77777777" w:rsidR="00275ED9" w:rsidRDefault="00275ED9" w:rsidP="00275ED9">
            <w:pPr>
              <w:pStyle w:val="TABLE-cell"/>
              <w:spacing w:before="0" w:after="0"/>
              <w:rPr>
                <w:ins w:id="13482" w:author="Charles Gifford" w:date="2017-03-20T02:23:00Z"/>
                <w:lang w:val="en-US"/>
              </w:rPr>
            </w:pPr>
            <w:ins w:id="13483" w:author="Charles Gifford" w:date="2017-03-20T02:23:00Z">
              <w:r>
                <w:rPr>
                  <w:lang w:val="en-US"/>
                </w:rPr>
                <w:t>- Assembly steps</w:t>
              </w:r>
            </w:ins>
          </w:p>
          <w:p w14:paraId="3F4DC4CC" w14:textId="77777777" w:rsidR="00275ED9" w:rsidRDefault="00275ED9" w:rsidP="00275ED9">
            <w:pPr>
              <w:pStyle w:val="TABLE-cell"/>
              <w:spacing w:before="0" w:after="0"/>
              <w:rPr>
                <w:ins w:id="13484" w:author="Charles Gifford" w:date="2017-03-20T02:23:00Z"/>
                <w:lang w:val="en-US"/>
              </w:rPr>
            </w:pPr>
            <w:ins w:id="13485" w:author="Charles Gifford" w:date="2017-03-20T02:23:00Z">
              <w:r>
                <w:rPr>
                  <w:lang w:val="en-US"/>
                </w:rPr>
                <w:t>- Standard operating procedure (SOP)</w:t>
              </w:r>
            </w:ins>
          </w:p>
          <w:p w14:paraId="25838B58" w14:textId="77777777" w:rsidR="00275ED9" w:rsidRDefault="00275ED9" w:rsidP="00275ED9">
            <w:pPr>
              <w:pStyle w:val="TABLE-cell"/>
              <w:spacing w:before="0" w:after="0"/>
              <w:rPr>
                <w:ins w:id="13486" w:author="Charles Gifford" w:date="2017-03-20T02:23:00Z"/>
                <w:lang w:val="en-US"/>
              </w:rPr>
            </w:pPr>
            <w:ins w:id="13487" w:author="Charles Gifford" w:date="2017-03-20T02:23:00Z">
              <w:r>
                <w:rPr>
                  <w:lang w:val="en-US"/>
                </w:rPr>
                <w:t>- Standard operation condition (SOC)</w:t>
              </w:r>
            </w:ins>
          </w:p>
          <w:p w14:paraId="23EE28DD" w14:textId="42858284" w:rsidR="00275ED9" w:rsidRDefault="00275ED9" w:rsidP="00275ED9">
            <w:pPr>
              <w:pStyle w:val="TABLE-cell"/>
              <w:rPr>
                <w:ins w:id="13488" w:author="Charles Gifford" w:date="2017-03-20T02:23:00Z"/>
                <w:lang w:val="en-US"/>
              </w:rPr>
            </w:pPr>
            <w:ins w:id="13489" w:author="Charles Gifford" w:date="2017-03-20T02:23:00Z">
              <w:r>
                <w:rPr>
                  <w:lang w:val="en-US"/>
                </w:rPr>
                <w:t>- Work Master</w:t>
              </w:r>
            </w:ins>
          </w:p>
        </w:tc>
      </w:tr>
      <w:tr w:rsidR="00705B15" w:rsidRPr="009432BC" w14:paraId="60F5E979" w14:textId="77777777" w:rsidTr="00705B15">
        <w:trPr>
          <w:trHeight w:val="332"/>
          <w:ins w:id="13490" w:author="Charles Gifford" w:date="2017-03-20T02:12:00Z"/>
        </w:trPr>
        <w:tc>
          <w:tcPr>
            <w:tcW w:w="2155" w:type="dxa"/>
          </w:tcPr>
          <w:p w14:paraId="15E98716" w14:textId="3E2FDA6D" w:rsidR="00705B15" w:rsidRDefault="00705B15" w:rsidP="00705B15">
            <w:pPr>
              <w:pStyle w:val="TABLE-cell"/>
              <w:rPr>
                <w:ins w:id="13491" w:author="Charles Gifford" w:date="2017-03-20T02:12:00Z"/>
                <w:lang w:val="en-US"/>
              </w:rPr>
            </w:pPr>
            <w:ins w:id="13492" w:author="Charles Gifford" w:date="2017-03-20T02:13:00Z">
              <w:r>
                <w:rPr>
                  <w:szCs w:val="20"/>
                  <w:lang w:val="en-US"/>
                </w:rPr>
                <w:t>Operations segment</w:t>
              </w:r>
            </w:ins>
          </w:p>
        </w:tc>
        <w:tc>
          <w:tcPr>
            <w:tcW w:w="2070" w:type="dxa"/>
          </w:tcPr>
          <w:p w14:paraId="3AF00DFD" w14:textId="4CDB5167" w:rsidR="00705B15" w:rsidRPr="0028573B" w:rsidRDefault="00705B15" w:rsidP="00705B15">
            <w:pPr>
              <w:pStyle w:val="TABLE-cell"/>
              <w:rPr>
                <w:ins w:id="13493" w:author="Charles Gifford" w:date="2017-03-20T02:12:00Z"/>
                <w:lang w:val="en-US"/>
              </w:rPr>
            </w:pPr>
            <w:ins w:id="13494" w:author="Charles Gifford" w:date="2017-03-20T02:13:00Z">
              <w:r>
                <w:rPr>
                  <w:szCs w:val="20"/>
                  <w:lang w:val="en-US"/>
                </w:rPr>
                <w:t>Operations segment child</w:t>
              </w:r>
            </w:ins>
          </w:p>
        </w:tc>
        <w:tc>
          <w:tcPr>
            <w:tcW w:w="1080" w:type="dxa"/>
          </w:tcPr>
          <w:p w14:paraId="26558930" w14:textId="14CEB30A" w:rsidR="00705B15" w:rsidRDefault="00705B15" w:rsidP="00705B15">
            <w:pPr>
              <w:pStyle w:val="TABLE-cell"/>
              <w:rPr>
                <w:ins w:id="13495" w:author="Charles Gifford" w:date="2017-03-20T02:12:00Z"/>
                <w:lang w:val="en-US"/>
              </w:rPr>
            </w:pPr>
            <w:ins w:id="13496" w:author="Charles Gifford" w:date="2017-03-20T02:13:00Z">
              <w:r>
                <w:rPr>
                  <w:szCs w:val="20"/>
                  <w:lang w:val="en-US"/>
                </w:rPr>
                <w:t>0..*</w:t>
              </w:r>
            </w:ins>
          </w:p>
        </w:tc>
        <w:tc>
          <w:tcPr>
            <w:tcW w:w="3780" w:type="dxa"/>
          </w:tcPr>
          <w:p w14:paraId="3A7CCDF4" w14:textId="34F05B87" w:rsidR="00705B15" w:rsidRDefault="00705B15" w:rsidP="00705B15">
            <w:pPr>
              <w:pStyle w:val="TABLE-cell"/>
              <w:rPr>
                <w:ins w:id="13497" w:author="Charles Gifford" w:date="2017-03-20T02:12:00Z"/>
                <w:lang w:val="en-US"/>
              </w:rPr>
            </w:pPr>
            <w:ins w:id="13498" w:author="Charles Gifford" w:date="2017-03-20T02:14:00Z">
              <w:r w:rsidRPr="008E19CF">
                <w:rPr>
                  <w:i/>
                  <w:lang w:val="en-US"/>
                </w:rPr>
                <w:t>Operations segment(s)</w:t>
              </w:r>
              <w:r w:rsidRPr="004E2472">
                <w:rPr>
                  <w:lang w:val="en-US"/>
                </w:rPr>
                <w:t xml:space="preserve"> makes up part of this </w:t>
              </w:r>
              <w:r w:rsidRPr="008E19CF">
                <w:rPr>
                  <w:i/>
                  <w:lang w:val="en-US"/>
                </w:rPr>
                <w:t>operations segment</w:t>
              </w:r>
              <w:r w:rsidRPr="004E2472">
                <w:rPr>
                  <w:lang w:val="en-US"/>
                </w:rPr>
                <w:t xml:space="preserve"> as the whole.</w:t>
              </w:r>
            </w:ins>
          </w:p>
        </w:tc>
      </w:tr>
      <w:tr w:rsidR="00705B15" w:rsidRPr="009432BC" w14:paraId="3CBF17A5" w14:textId="77777777" w:rsidTr="00705B15">
        <w:trPr>
          <w:trHeight w:val="332"/>
          <w:ins w:id="13499" w:author="Charles Gifford" w:date="2017-03-20T02:12:00Z"/>
        </w:trPr>
        <w:tc>
          <w:tcPr>
            <w:tcW w:w="2155" w:type="dxa"/>
          </w:tcPr>
          <w:p w14:paraId="5102AD4F" w14:textId="524D3BE6" w:rsidR="00705B15" w:rsidRDefault="00275ED9" w:rsidP="00705B15">
            <w:pPr>
              <w:pStyle w:val="TABLE-cell"/>
              <w:rPr>
                <w:ins w:id="13500" w:author="Charles Gifford" w:date="2017-03-20T02:12:00Z"/>
                <w:lang w:val="en-US"/>
              </w:rPr>
            </w:pPr>
            <w:ins w:id="13501" w:author="Charles Gifford" w:date="2017-03-20T02:21:00Z">
              <w:r>
                <w:rPr>
                  <w:szCs w:val="20"/>
                  <w:lang w:val="en-US"/>
                </w:rPr>
                <w:t>S</w:t>
              </w:r>
            </w:ins>
            <w:ins w:id="13502" w:author="Charles Gifford" w:date="2017-03-20T02:14:00Z">
              <w:r w:rsidR="00705B15">
                <w:rPr>
                  <w:szCs w:val="20"/>
                  <w:lang w:val="en-US"/>
                </w:rPr>
                <w:t>egment dependency</w:t>
              </w:r>
            </w:ins>
          </w:p>
        </w:tc>
        <w:tc>
          <w:tcPr>
            <w:tcW w:w="2070" w:type="dxa"/>
          </w:tcPr>
          <w:p w14:paraId="6EBF8830" w14:textId="29409A4D" w:rsidR="00705B15" w:rsidRPr="0028573B" w:rsidRDefault="00275ED9" w:rsidP="00705B15">
            <w:pPr>
              <w:pStyle w:val="TABLE-cell"/>
              <w:rPr>
                <w:ins w:id="13503" w:author="Charles Gifford" w:date="2017-03-20T02:12:00Z"/>
                <w:lang w:val="en-US"/>
              </w:rPr>
            </w:pPr>
            <w:ins w:id="13504" w:author="Charles Gifford" w:date="2017-03-20T02:14:00Z">
              <w:r>
                <w:rPr>
                  <w:szCs w:val="20"/>
                  <w:lang w:val="en-US"/>
                </w:rPr>
                <w:t>S</w:t>
              </w:r>
              <w:r w:rsidR="00705B15">
                <w:rPr>
                  <w:szCs w:val="20"/>
                  <w:lang w:val="en-US"/>
                </w:rPr>
                <w:t>egment dependency</w:t>
              </w:r>
            </w:ins>
          </w:p>
        </w:tc>
        <w:tc>
          <w:tcPr>
            <w:tcW w:w="1080" w:type="dxa"/>
          </w:tcPr>
          <w:p w14:paraId="44D88722" w14:textId="13220B9D" w:rsidR="00705B15" w:rsidRDefault="00705B15" w:rsidP="00705B15">
            <w:pPr>
              <w:pStyle w:val="TABLE-cell"/>
              <w:rPr>
                <w:ins w:id="13505" w:author="Charles Gifford" w:date="2017-03-20T02:12:00Z"/>
                <w:lang w:val="en-US"/>
              </w:rPr>
            </w:pPr>
            <w:ins w:id="13506" w:author="Charles Gifford" w:date="2017-03-20T02:14:00Z">
              <w:r w:rsidRPr="009261F6">
                <w:rPr>
                  <w:szCs w:val="20"/>
                  <w:lang w:val="en-US"/>
                </w:rPr>
                <w:t>0..*</w:t>
              </w:r>
            </w:ins>
          </w:p>
        </w:tc>
        <w:tc>
          <w:tcPr>
            <w:tcW w:w="3780" w:type="dxa"/>
          </w:tcPr>
          <w:p w14:paraId="41C4FA32" w14:textId="28E7DA23" w:rsidR="00705B15" w:rsidRDefault="00705B15" w:rsidP="00705B15">
            <w:pPr>
              <w:pStyle w:val="TABLE-cell"/>
              <w:rPr>
                <w:ins w:id="13507" w:author="Charles Gifford" w:date="2017-03-20T02:12:00Z"/>
                <w:lang w:val="en-US"/>
              </w:rPr>
            </w:pPr>
            <w:ins w:id="13508" w:author="Charles Gifford" w:date="2017-03-20T02:16:00Z">
              <w:r>
                <w:rPr>
                  <w:lang w:val="en-US"/>
                </w:rPr>
                <w:t xml:space="preserve">The ordering / sequencing rules related to the </w:t>
              </w:r>
              <w:r>
                <w:rPr>
                  <w:i/>
                  <w:lang w:val="en-US"/>
                </w:rPr>
                <w:t>operations</w:t>
              </w:r>
              <w:r w:rsidRPr="002F42AC">
                <w:rPr>
                  <w:i/>
                  <w:lang w:val="en-US"/>
                </w:rPr>
                <w:t xml:space="preserve"> segment</w:t>
              </w:r>
              <w:r>
                <w:rPr>
                  <w:lang w:val="en-US"/>
                </w:rPr>
                <w:t xml:space="preserve"> execution.</w:t>
              </w:r>
              <w:r>
                <w:t xml:space="preserve"> </w:t>
              </w:r>
              <w:r w:rsidRPr="009C3B27">
                <w:rPr>
                  <w:lang w:val="en-US"/>
                </w:rPr>
                <w:t xml:space="preserve">The source </w:t>
              </w:r>
              <w:r w:rsidRPr="008E19CF">
                <w:rPr>
                  <w:i/>
                  <w:lang w:val="en-US"/>
                </w:rPr>
                <w:t>operations segments</w:t>
              </w:r>
              <w:r w:rsidRPr="009C3B27">
                <w:rPr>
                  <w:lang w:val="en-US"/>
                </w:rPr>
                <w:t xml:space="preserve"> that the target </w:t>
              </w:r>
              <w:r w:rsidRPr="008E19CF">
                <w:rPr>
                  <w:i/>
                  <w:lang w:val="en-US"/>
                </w:rPr>
                <w:t>operations segments</w:t>
              </w:r>
              <w:r w:rsidRPr="009C3B27">
                <w:rPr>
                  <w:lang w:val="en-US"/>
                </w:rPr>
                <w:t xml:space="preserve"> are dependent</w:t>
              </w:r>
            </w:ins>
            <w:ins w:id="13509" w:author="Charles Gifford" w:date="2017-03-20T02:22:00Z">
              <w:r w:rsidR="00275ED9">
                <w:rPr>
                  <w:lang w:val="en-US"/>
                </w:rPr>
                <w:t>.</w:t>
              </w:r>
            </w:ins>
          </w:p>
        </w:tc>
      </w:tr>
      <w:tr w:rsidR="00981617" w:rsidRPr="009432BC" w14:paraId="2791335A" w14:textId="77777777" w:rsidTr="001A4DED">
        <w:trPr>
          <w:trHeight w:val="332"/>
          <w:ins w:id="13510" w:author="Charles Gifford" w:date="2017-03-20T02:29:00Z"/>
        </w:trPr>
        <w:tc>
          <w:tcPr>
            <w:tcW w:w="2155" w:type="dxa"/>
          </w:tcPr>
          <w:p w14:paraId="25465785" w14:textId="576F446F" w:rsidR="00981617" w:rsidRDefault="00981617" w:rsidP="00981617">
            <w:pPr>
              <w:pStyle w:val="TABLE-cell"/>
              <w:rPr>
                <w:ins w:id="13511" w:author="Charles Gifford" w:date="2017-03-20T02:29:00Z"/>
                <w:szCs w:val="20"/>
                <w:lang w:val="en-US"/>
              </w:rPr>
            </w:pPr>
            <w:ins w:id="13512" w:author="Charles Gifford" w:date="2017-03-20T02:29:00Z">
              <w:r>
                <w:rPr>
                  <w:szCs w:val="20"/>
                  <w:lang w:val="en-US"/>
                </w:rPr>
                <w:t xml:space="preserve">Bill of </w:t>
              </w:r>
            </w:ins>
            <w:ins w:id="13513" w:author="Charles Gifford" w:date="2017-03-20T02:30:00Z">
              <w:r>
                <w:rPr>
                  <w:szCs w:val="20"/>
                  <w:lang w:val="en-US"/>
                </w:rPr>
                <w:t>resources (external)</w:t>
              </w:r>
            </w:ins>
          </w:p>
        </w:tc>
        <w:tc>
          <w:tcPr>
            <w:tcW w:w="2070" w:type="dxa"/>
          </w:tcPr>
          <w:p w14:paraId="169860D6" w14:textId="6A9DE775" w:rsidR="00981617" w:rsidRDefault="00981617" w:rsidP="00981617">
            <w:pPr>
              <w:pStyle w:val="TABLE-cell"/>
              <w:rPr>
                <w:ins w:id="13514" w:author="Charles Gifford" w:date="2017-03-20T02:29:00Z"/>
                <w:szCs w:val="20"/>
                <w:lang w:val="en-US"/>
              </w:rPr>
            </w:pPr>
            <w:ins w:id="13515" w:author="Charles Gifford" w:date="2017-03-20T02:34:00Z">
              <w:r>
                <w:rPr>
                  <w:szCs w:val="20"/>
                  <w:lang w:val="en-US"/>
                </w:rPr>
                <w:t>NA</w:t>
              </w:r>
            </w:ins>
          </w:p>
        </w:tc>
        <w:tc>
          <w:tcPr>
            <w:tcW w:w="1080" w:type="dxa"/>
          </w:tcPr>
          <w:p w14:paraId="6EC7B6B6" w14:textId="55749155" w:rsidR="00981617" w:rsidRPr="009261F6" w:rsidRDefault="00981617" w:rsidP="00981617">
            <w:pPr>
              <w:pStyle w:val="TABLE-cell"/>
              <w:rPr>
                <w:ins w:id="13516" w:author="Charles Gifford" w:date="2017-03-20T02:29:00Z"/>
                <w:szCs w:val="20"/>
                <w:lang w:val="en-US"/>
              </w:rPr>
            </w:pPr>
            <w:ins w:id="13517" w:author="Charles Gifford" w:date="2017-03-20T02:30:00Z">
              <w:r>
                <w:rPr>
                  <w:szCs w:val="20"/>
                  <w:lang w:val="en-US"/>
                </w:rPr>
                <w:t>0..1</w:t>
              </w:r>
            </w:ins>
          </w:p>
        </w:tc>
        <w:tc>
          <w:tcPr>
            <w:tcW w:w="3780" w:type="dxa"/>
            <w:shd w:val="clear" w:color="auto" w:fill="auto"/>
          </w:tcPr>
          <w:p w14:paraId="7EB958D1" w14:textId="2D0BE260" w:rsidR="00981617" w:rsidRDefault="00981617" w:rsidP="00981617">
            <w:pPr>
              <w:pStyle w:val="TABLE-cell"/>
              <w:rPr>
                <w:ins w:id="13518" w:author="Charles Gifford" w:date="2017-03-20T02:29:00Z"/>
                <w:lang w:val="en-US"/>
              </w:rPr>
            </w:pPr>
            <w:ins w:id="13519" w:author="Charles Gifford" w:date="2017-03-20T02:31:00Z">
              <w:r w:rsidRPr="001E6A6B">
                <w:rPr>
                  <w:lang w:val="en-US"/>
                </w:rPr>
                <w:t>Ident</w:t>
              </w:r>
              <w:r>
                <w:rPr>
                  <w:lang w:val="en-US"/>
                </w:rPr>
                <w:t xml:space="preserve">ification of the </w:t>
              </w:r>
              <w:r w:rsidRPr="00A528D6">
                <w:rPr>
                  <w:i/>
                  <w:lang w:val="en-US"/>
                </w:rPr>
                <w:t xml:space="preserve">external bill of material </w:t>
              </w:r>
              <w:r w:rsidRPr="001E6A6B">
                <w:rPr>
                  <w:lang w:val="en-US"/>
                </w:rPr>
                <w:t xml:space="preserve">associated with this </w:t>
              </w:r>
              <w:r w:rsidRPr="00A528D6">
                <w:rPr>
                  <w:i/>
                  <w:lang w:val="en-US"/>
                </w:rPr>
                <w:t>operation definition.</w:t>
              </w:r>
            </w:ins>
          </w:p>
        </w:tc>
      </w:tr>
      <w:tr w:rsidR="00981617" w:rsidRPr="009432BC" w14:paraId="58B423E1" w14:textId="77777777" w:rsidTr="00705B15">
        <w:trPr>
          <w:trHeight w:val="332"/>
          <w:ins w:id="13520" w:author="Charles Gifford" w:date="2017-03-20T02:12:00Z"/>
        </w:trPr>
        <w:tc>
          <w:tcPr>
            <w:tcW w:w="2155" w:type="dxa"/>
          </w:tcPr>
          <w:p w14:paraId="6AC3E8FE" w14:textId="1C2442F4" w:rsidR="00981617" w:rsidRDefault="00981617" w:rsidP="00981617">
            <w:pPr>
              <w:pStyle w:val="TABLE-cell"/>
              <w:rPr>
                <w:ins w:id="13521" w:author="Charles Gifford" w:date="2017-03-20T02:12:00Z"/>
                <w:lang w:val="en-US"/>
              </w:rPr>
            </w:pPr>
            <w:ins w:id="13522" w:author="Charles Gifford" w:date="2017-03-20T02:14:00Z">
              <w:r>
                <w:rPr>
                  <w:szCs w:val="20"/>
                  <w:lang w:val="en-US"/>
                </w:rPr>
                <w:t>Parameter specification</w:t>
              </w:r>
            </w:ins>
          </w:p>
        </w:tc>
        <w:tc>
          <w:tcPr>
            <w:tcW w:w="2070" w:type="dxa"/>
          </w:tcPr>
          <w:p w14:paraId="78CE400C" w14:textId="362957F8" w:rsidR="00981617" w:rsidRPr="0028573B" w:rsidRDefault="00981617" w:rsidP="00981617">
            <w:pPr>
              <w:pStyle w:val="TABLE-cell"/>
              <w:rPr>
                <w:ins w:id="13523" w:author="Charles Gifford" w:date="2017-03-20T02:12:00Z"/>
                <w:lang w:val="en-US"/>
              </w:rPr>
            </w:pPr>
            <w:ins w:id="13524" w:author="Charles Gifford" w:date="2017-03-20T02:14:00Z">
              <w:r>
                <w:rPr>
                  <w:szCs w:val="20"/>
                  <w:lang w:val="en-US"/>
                </w:rPr>
                <w:t>Parameter specification</w:t>
              </w:r>
            </w:ins>
          </w:p>
        </w:tc>
        <w:tc>
          <w:tcPr>
            <w:tcW w:w="1080" w:type="dxa"/>
          </w:tcPr>
          <w:p w14:paraId="1B7BFC28" w14:textId="6B2089F3" w:rsidR="00981617" w:rsidRDefault="00981617" w:rsidP="00981617">
            <w:pPr>
              <w:pStyle w:val="TABLE-cell"/>
              <w:rPr>
                <w:ins w:id="13525" w:author="Charles Gifford" w:date="2017-03-20T02:12:00Z"/>
                <w:lang w:val="en-US"/>
              </w:rPr>
            </w:pPr>
            <w:ins w:id="13526" w:author="Charles Gifford" w:date="2017-03-20T02:14:00Z">
              <w:r w:rsidRPr="009261F6">
                <w:rPr>
                  <w:szCs w:val="20"/>
                  <w:lang w:val="en-US"/>
                </w:rPr>
                <w:t>0..*</w:t>
              </w:r>
            </w:ins>
          </w:p>
        </w:tc>
        <w:tc>
          <w:tcPr>
            <w:tcW w:w="3780" w:type="dxa"/>
          </w:tcPr>
          <w:p w14:paraId="7E853E4E" w14:textId="1E340858" w:rsidR="00981617" w:rsidRDefault="00981617" w:rsidP="00981617">
            <w:pPr>
              <w:pStyle w:val="TABLE-cell"/>
              <w:rPr>
                <w:ins w:id="13527" w:author="Charles Gifford" w:date="2017-03-20T02:12:00Z"/>
                <w:lang w:val="en-US"/>
              </w:rPr>
            </w:pPr>
            <w:ins w:id="13528" w:author="Charles Gifford" w:date="2017-03-20T02:16:00Z">
              <w:r>
                <w:rPr>
                  <w:lang w:val="en-US"/>
                </w:rPr>
                <w:t xml:space="preserve">The </w:t>
              </w:r>
              <w:r w:rsidRPr="00047EC0">
                <w:rPr>
                  <w:i/>
                  <w:lang w:val="en-US"/>
                </w:rPr>
                <w:t>parameter</w:t>
              </w:r>
              <w:r>
                <w:rPr>
                  <w:i/>
                  <w:lang w:val="en-US"/>
                </w:rPr>
                <w:t xml:space="preserve"> specifications</w:t>
              </w:r>
              <w:r>
                <w:rPr>
                  <w:lang w:val="en-US"/>
                </w:rPr>
                <w:t xml:space="preserve"> related to this</w:t>
              </w:r>
              <w:r>
                <w:rPr>
                  <w:i/>
                  <w:lang w:val="en-US"/>
                </w:rPr>
                <w:t xml:space="preserve"> operations</w:t>
              </w:r>
              <w:r w:rsidRPr="002F42AC">
                <w:rPr>
                  <w:i/>
                  <w:lang w:val="en-US"/>
                </w:rPr>
                <w:t xml:space="preserve"> segment</w:t>
              </w:r>
              <w:r>
                <w:rPr>
                  <w:i/>
                  <w:lang w:val="en-US"/>
                </w:rPr>
                <w:t>.</w:t>
              </w:r>
            </w:ins>
          </w:p>
        </w:tc>
      </w:tr>
      <w:tr w:rsidR="00981617" w:rsidRPr="009432BC" w14:paraId="2C43ABEF" w14:textId="77777777" w:rsidTr="00705B15">
        <w:trPr>
          <w:trHeight w:val="332"/>
          <w:ins w:id="13529" w:author="Charles Gifford" w:date="2017-03-20T02:12:00Z"/>
        </w:trPr>
        <w:tc>
          <w:tcPr>
            <w:tcW w:w="2155" w:type="dxa"/>
          </w:tcPr>
          <w:p w14:paraId="72DFF422" w14:textId="5A592CB5" w:rsidR="00981617" w:rsidRDefault="00981617" w:rsidP="00981617">
            <w:pPr>
              <w:pStyle w:val="TABLE-cell"/>
              <w:rPr>
                <w:ins w:id="13530" w:author="Charles Gifford" w:date="2017-03-20T02:12:00Z"/>
                <w:lang w:val="en-US"/>
              </w:rPr>
            </w:pPr>
            <w:ins w:id="13531" w:author="Charles Gifford" w:date="2017-03-20T02:14:00Z">
              <w:r>
                <w:rPr>
                  <w:szCs w:val="20"/>
                  <w:lang w:val="en-US"/>
                </w:rPr>
                <w:t>Personnel specification</w:t>
              </w:r>
            </w:ins>
          </w:p>
        </w:tc>
        <w:tc>
          <w:tcPr>
            <w:tcW w:w="2070" w:type="dxa"/>
          </w:tcPr>
          <w:p w14:paraId="14A5B391" w14:textId="2A14F84B" w:rsidR="00981617" w:rsidRPr="0028573B" w:rsidRDefault="00981617" w:rsidP="00981617">
            <w:pPr>
              <w:pStyle w:val="TABLE-cell"/>
              <w:rPr>
                <w:ins w:id="13532" w:author="Charles Gifford" w:date="2017-03-20T02:12:00Z"/>
                <w:lang w:val="en-US"/>
              </w:rPr>
            </w:pPr>
            <w:ins w:id="13533" w:author="Charles Gifford" w:date="2017-03-20T02:14:00Z">
              <w:r>
                <w:rPr>
                  <w:szCs w:val="20"/>
                  <w:lang w:val="en-US"/>
                </w:rPr>
                <w:t>Personnel specification</w:t>
              </w:r>
            </w:ins>
          </w:p>
        </w:tc>
        <w:tc>
          <w:tcPr>
            <w:tcW w:w="1080" w:type="dxa"/>
          </w:tcPr>
          <w:p w14:paraId="33E674DA" w14:textId="0186153D" w:rsidR="00981617" w:rsidRDefault="00981617" w:rsidP="00981617">
            <w:pPr>
              <w:pStyle w:val="TABLE-cell"/>
              <w:rPr>
                <w:ins w:id="13534" w:author="Charles Gifford" w:date="2017-03-20T02:12:00Z"/>
                <w:lang w:val="en-US"/>
              </w:rPr>
            </w:pPr>
            <w:ins w:id="13535" w:author="Charles Gifford" w:date="2017-03-20T02:14:00Z">
              <w:r w:rsidRPr="009261F6">
                <w:rPr>
                  <w:szCs w:val="20"/>
                  <w:lang w:val="en-US"/>
                </w:rPr>
                <w:t>0..*</w:t>
              </w:r>
            </w:ins>
          </w:p>
        </w:tc>
        <w:tc>
          <w:tcPr>
            <w:tcW w:w="3780" w:type="dxa"/>
          </w:tcPr>
          <w:p w14:paraId="2B1DAB5C" w14:textId="4D30CF1E" w:rsidR="00981617" w:rsidRDefault="00981617" w:rsidP="00981617">
            <w:pPr>
              <w:pStyle w:val="TABLE-cell"/>
              <w:rPr>
                <w:ins w:id="13536" w:author="Charles Gifford" w:date="2017-03-20T02:12:00Z"/>
                <w:lang w:val="en-US"/>
              </w:rPr>
            </w:pPr>
            <w:ins w:id="13537" w:author="Charles Gifford" w:date="2017-03-20T02:16:00Z">
              <w:r>
                <w:rPr>
                  <w:lang w:val="en-US"/>
                </w:rPr>
                <w:t xml:space="preserve">The </w:t>
              </w:r>
              <w:r>
                <w:rPr>
                  <w:i/>
                  <w:lang w:val="en-US"/>
                </w:rPr>
                <w:t>personnel specifications</w:t>
              </w:r>
              <w:r>
                <w:rPr>
                  <w:lang w:val="en-US"/>
                </w:rPr>
                <w:t xml:space="preserve"> related to this</w:t>
              </w:r>
              <w:r>
                <w:rPr>
                  <w:i/>
                  <w:lang w:val="en-US"/>
                </w:rPr>
                <w:t xml:space="preserve"> operations</w:t>
              </w:r>
              <w:r w:rsidRPr="002F42AC">
                <w:rPr>
                  <w:i/>
                  <w:lang w:val="en-US"/>
                </w:rPr>
                <w:t xml:space="preserve"> segment</w:t>
              </w:r>
              <w:r>
                <w:rPr>
                  <w:i/>
                  <w:lang w:val="en-US"/>
                </w:rPr>
                <w:t>.</w:t>
              </w:r>
            </w:ins>
          </w:p>
        </w:tc>
      </w:tr>
      <w:tr w:rsidR="00981617" w:rsidRPr="009432BC" w14:paraId="2DFB6B14" w14:textId="77777777" w:rsidTr="00705B15">
        <w:trPr>
          <w:trHeight w:val="332"/>
          <w:ins w:id="13538" w:author="Charles Gifford" w:date="2017-03-20T02:12:00Z"/>
        </w:trPr>
        <w:tc>
          <w:tcPr>
            <w:tcW w:w="2155" w:type="dxa"/>
          </w:tcPr>
          <w:p w14:paraId="2309314F" w14:textId="0FE97D49" w:rsidR="00981617" w:rsidRDefault="00981617" w:rsidP="00981617">
            <w:pPr>
              <w:pStyle w:val="TABLE-cell"/>
              <w:rPr>
                <w:ins w:id="13539" w:author="Charles Gifford" w:date="2017-03-20T02:12:00Z"/>
                <w:lang w:val="en-US"/>
              </w:rPr>
            </w:pPr>
            <w:ins w:id="13540" w:author="Charles Gifford" w:date="2017-03-20T02:14:00Z">
              <w:r>
                <w:rPr>
                  <w:szCs w:val="20"/>
                  <w:lang w:val="en-US"/>
                </w:rPr>
                <w:t>Equipment specification</w:t>
              </w:r>
            </w:ins>
          </w:p>
        </w:tc>
        <w:tc>
          <w:tcPr>
            <w:tcW w:w="2070" w:type="dxa"/>
          </w:tcPr>
          <w:p w14:paraId="32B55873" w14:textId="0B780EE0" w:rsidR="00981617" w:rsidRPr="0028573B" w:rsidRDefault="00981617" w:rsidP="00981617">
            <w:pPr>
              <w:pStyle w:val="TABLE-cell"/>
              <w:rPr>
                <w:ins w:id="13541" w:author="Charles Gifford" w:date="2017-03-20T02:12:00Z"/>
                <w:lang w:val="en-US"/>
              </w:rPr>
            </w:pPr>
            <w:ins w:id="13542" w:author="Charles Gifford" w:date="2017-03-20T02:14:00Z">
              <w:r>
                <w:rPr>
                  <w:szCs w:val="20"/>
                  <w:lang w:val="en-US"/>
                </w:rPr>
                <w:t>Equipment specification</w:t>
              </w:r>
            </w:ins>
          </w:p>
        </w:tc>
        <w:tc>
          <w:tcPr>
            <w:tcW w:w="1080" w:type="dxa"/>
          </w:tcPr>
          <w:p w14:paraId="720F08D1" w14:textId="17DF4C94" w:rsidR="00981617" w:rsidRDefault="00981617" w:rsidP="00981617">
            <w:pPr>
              <w:pStyle w:val="TABLE-cell"/>
              <w:rPr>
                <w:ins w:id="13543" w:author="Charles Gifford" w:date="2017-03-20T02:12:00Z"/>
                <w:lang w:val="en-US"/>
              </w:rPr>
            </w:pPr>
            <w:ins w:id="13544" w:author="Charles Gifford" w:date="2017-03-20T02:14:00Z">
              <w:r w:rsidRPr="009261F6">
                <w:rPr>
                  <w:szCs w:val="20"/>
                  <w:lang w:val="en-US"/>
                </w:rPr>
                <w:t>0..*</w:t>
              </w:r>
            </w:ins>
          </w:p>
        </w:tc>
        <w:tc>
          <w:tcPr>
            <w:tcW w:w="3780" w:type="dxa"/>
          </w:tcPr>
          <w:p w14:paraId="45D24059" w14:textId="64867FBF" w:rsidR="00981617" w:rsidRDefault="00981617" w:rsidP="00981617">
            <w:pPr>
              <w:pStyle w:val="TABLE-cell"/>
              <w:rPr>
                <w:ins w:id="13545" w:author="Charles Gifford" w:date="2017-03-20T02:12:00Z"/>
                <w:lang w:val="en-US"/>
              </w:rPr>
            </w:pPr>
            <w:ins w:id="13546" w:author="Charles Gifford" w:date="2017-03-20T02:16:00Z">
              <w:r>
                <w:rPr>
                  <w:lang w:val="en-US"/>
                </w:rPr>
                <w:t xml:space="preserve">The </w:t>
              </w:r>
              <w:r>
                <w:rPr>
                  <w:i/>
                  <w:lang w:val="en-US"/>
                </w:rPr>
                <w:t>equipment specifications</w:t>
              </w:r>
              <w:r>
                <w:rPr>
                  <w:lang w:val="en-US"/>
                </w:rPr>
                <w:t xml:space="preserve"> related to this </w:t>
              </w:r>
              <w:r>
                <w:rPr>
                  <w:i/>
                  <w:lang w:val="en-US"/>
                </w:rPr>
                <w:t>operations</w:t>
              </w:r>
              <w:r w:rsidRPr="002F42AC">
                <w:rPr>
                  <w:i/>
                  <w:lang w:val="en-US"/>
                </w:rPr>
                <w:t xml:space="preserve"> segment</w:t>
              </w:r>
              <w:r>
                <w:rPr>
                  <w:i/>
                  <w:lang w:val="en-US"/>
                </w:rPr>
                <w:t>.</w:t>
              </w:r>
            </w:ins>
          </w:p>
        </w:tc>
      </w:tr>
      <w:tr w:rsidR="00981617" w:rsidRPr="009432BC" w14:paraId="5D1263C3" w14:textId="77777777" w:rsidTr="00705B15">
        <w:trPr>
          <w:trHeight w:val="332"/>
          <w:ins w:id="13547" w:author="Charles Gifford" w:date="2017-03-20T02:12:00Z"/>
        </w:trPr>
        <w:tc>
          <w:tcPr>
            <w:tcW w:w="2155" w:type="dxa"/>
          </w:tcPr>
          <w:p w14:paraId="2EA71B17" w14:textId="6C899780" w:rsidR="00981617" w:rsidRDefault="00981617" w:rsidP="00981617">
            <w:pPr>
              <w:pStyle w:val="TABLE-cell"/>
              <w:rPr>
                <w:ins w:id="13548" w:author="Charles Gifford" w:date="2017-03-20T02:12:00Z"/>
                <w:lang w:val="en-US"/>
              </w:rPr>
            </w:pPr>
            <w:ins w:id="13549" w:author="Charles Gifford" w:date="2017-03-20T02:14:00Z">
              <w:r>
                <w:rPr>
                  <w:szCs w:val="20"/>
                  <w:lang w:val="en-US"/>
                </w:rPr>
                <w:t>Physical asset specification</w:t>
              </w:r>
            </w:ins>
          </w:p>
        </w:tc>
        <w:tc>
          <w:tcPr>
            <w:tcW w:w="2070" w:type="dxa"/>
          </w:tcPr>
          <w:p w14:paraId="5BC6FDAC" w14:textId="758607DD" w:rsidR="00981617" w:rsidRPr="0028573B" w:rsidRDefault="00981617" w:rsidP="00981617">
            <w:pPr>
              <w:pStyle w:val="TABLE-cell"/>
              <w:rPr>
                <w:ins w:id="13550" w:author="Charles Gifford" w:date="2017-03-20T02:12:00Z"/>
                <w:lang w:val="en-US"/>
              </w:rPr>
            </w:pPr>
            <w:ins w:id="13551" w:author="Charles Gifford" w:date="2017-03-20T02:14:00Z">
              <w:r>
                <w:rPr>
                  <w:szCs w:val="20"/>
                  <w:lang w:val="en-US"/>
                </w:rPr>
                <w:t>Physical asset specification</w:t>
              </w:r>
            </w:ins>
          </w:p>
        </w:tc>
        <w:tc>
          <w:tcPr>
            <w:tcW w:w="1080" w:type="dxa"/>
          </w:tcPr>
          <w:p w14:paraId="7BFE91C9" w14:textId="31E8A358" w:rsidR="00981617" w:rsidRDefault="00981617" w:rsidP="00981617">
            <w:pPr>
              <w:pStyle w:val="TABLE-cell"/>
              <w:rPr>
                <w:ins w:id="13552" w:author="Charles Gifford" w:date="2017-03-20T02:12:00Z"/>
                <w:lang w:val="en-US"/>
              </w:rPr>
            </w:pPr>
            <w:ins w:id="13553" w:author="Charles Gifford" w:date="2017-03-20T02:14:00Z">
              <w:r w:rsidRPr="009261F6">
                <w:rPr>
                  <w:szCs w:val="20"/>
                  <w:lang w:val="en-US"/>
                </w:rPr>
                <w:t>0..*</w:t>
              </w:r>
            </w:ins>
          </w:p>
        </w:tc>
        <w:tc>
          <w:tcPr>
            <w:tcW w:w="3780" w:type="dxa"/>
          </w:tcPr>
          <w:p w14:paraId="702BD835" w14:textId="16DFB807" w:rsidR="00981617" w:rsidRDefault="00981617" w:rsidP="00981617">
            <w:pPr>
              <w:pStyle w:val="TABLE-cell"/>
              <w:rPr>
                <w:ins w:id="13554" w:author="Charles Gifford" w:date="2017-03-20T02:12:00Z"/>
                <w:lang w:val="en-US"/>
              </w:rPr>
            </w:pPr>
            <w:ins w:id="13555" w:author="Charles Gifford" w:date="2017-03-20T02:16:00Z">
              <w:r>
                <w:rPr>
                  <w:lang w:val="en-US"/>
                </w:rPr>
                <w:t xml:space="preserve">The </w:t>
              </w:r>
              <w:r>
                <w:rPr>
                  <w:i/>
                  <w:lang w:val="en-US"/>
                </w:rPr>
                <w:t>physical asset specifications</w:t>
              </w:r>
              <w:r>
                <w:rPr>
                  <w:lang w:val="en-US"/>
                </w:rPr>
                <w:t xml:space="preserve"> related to this</w:t>
              </w:r>
              <w:r>
                <w:rPr>
                  <w:i/>
                  <w:lang w:val="en-US"/>
                </w:rPr>
                <w:t xml:space="preserve"> operations</w:t>
              </w:r>
              <w:r w:rsidRPr="002F42AC">
                <w:rPr>
                  <w:i/>
                  <w:lang w:val="en-US"/>
                </w:rPr>
                <w:t xml:space="preserve"> segment</w:t>
              </w:r>
              <w:r>
                <w:rPr>
                  <w:i/>
                  <w:lang w:val="en-US"/>
                </w:rPr>
                <w:t>.</w:t>
              </w:r>
            </w:ins>
          </w:p>
        </w:tc>
      </w:tr>
      <w:tr w:rsidR="00981617" w:rsidRPr="009432BC" w14:paraId="5764408A" w14:textId="77777777" w:rsidTr="00705B15">
        <w:trPr>
          <w:trHeight w:val="332"/>
          <w:ins w:id="13556" w:author="Charles Gifford" w:date="2017-03-20T02:12:00Z"/>
        </w:trPr>
        <w:tc>
          <w:tcPr>
            <w:tcW w:w="2155" w:type="dxa"/>
          </w:tcPr>
          <w:p w14:paraId="05C76EB8" w14:textId="44CF3CC3" w:rsidR="00981617" w:rsidRDefault="00981617" w:rsidP="00981617">
            <w:pPr>
              <w:pStyle w:val="TABLE-cell"/>
              <w:rPr>
                <w:ins w:id="13557" w:author="Charles Gifford" w:date="2017-03-20T02:12:00Z"/>
                <w:lang w:val="en-US"/>
              </w:rPr>
            </w:pPr>
            <w:ins w:id="13558" w:author="Charles Gifford" w:date="2017-03-20T02:14:00Z">
              <w:r>
                <w:rPr>
                  <w:szCs w:val="20"/>
                  <w:lang w:val="en-US"/>
                </w:rPr>
                <w:t>Material specification</w:t>
              </w:r>
            </w:ins>
          </w:p>
        </w:tc>
        <w:tc>
          <w:tcPr>
            <w:tcW w:w="2070" w:type="dxa"/>
          </w:tcPr>
          <w:p w14:paraId="4EEF4ADB" w14:textId="5D5ADDDA" w:rsidR="00981617" w:rsidRPr="0028573B" w:rsidRDefault="00981617" w:rsidP="00981617">
            <w:pPr>
              <w:pStyle w:val="TABLE-cell"/>
              <w:rPr>
                <w:ins w:id="13559" w:author="Charles Gifford" w:date="2017-03-20T02:12:00Z"/>
                <w:lang w:val="en-US"/>
              </w:rPr>
            </w:pPr>
            <w:ins w:id="13560" w:author="Charles Gifford" w:date="2017-03-20T02:14:00Z">
              <w:r>
                <w:rPr>
                  <w:szCs w:val="20"/>
                  <w:lang w:val="en-US"/>
                </w:rPr>
                <w:t>Material specification</w:t>
              </w:r>
            </w:ins>
          </w:p>
        </w:tc>
        <w:tc>
          <w:tcPr>
            <w:tcW w:w="1080" w:type="dxa"/>
          </w:tcPr>
          <w:p w14:paraId="4D178E5F" w14:textId="01FDEC4F" w:rsidR="00981617" w:rsidRDefault="00981617" w:rsidP="00981617">
            <w:pPr>
              <w:pStyle w:val="TABLE-cell"/>
              <w:rPr>
                <w:ins w:id="13561" w:author="Charles Gifford" w:date="2017-03-20T02:12:00Z"/>
                <w:lang w:val="en-US"/>
              </w:rPr>
            </w:pPr>
            <w:ins w:id="13562" w:author="Charles Gifford" w:date="2017-03-20T02:14:00Z">
              <w:r w:rsidRPr="009261F6">
                <w:rPr>
                  <w:szCs w:val="20"/>
                  <w:lang w:val="en-US"/>
                </w:rPr>
                <w:t>0..*</w:t>
              </w:r>
            </w:ins>
          </w:p>
        </w:tc>
        <w:tc>
          <w:tcPr>
            <w:tcW w:w="3780" w:type="dxa"/>
          </w:tcPr>
          <w:p w14:paraId="1BBDB20C" w14:textId="1FA39EC4" w:rsidR="00981617" w:rsidRDefault="00981617" w:rsidP="00981617">
            <w:pPr>
              <w:pStyle w:val="TABLE-cell"/>
              <w:rPr>
                <w:ins w:id="13563" w:author="Charles Gifford" w:date="2017-03-20T02:12:00Z"/>
                <w:lang w:val="en-US"/>
              </w:rPr>
            </w:pPr>
            <w:ins w:id="13564" w:author="Charles Gifford" w:date="2017-03-20T02:16:00Z">
              <w:r>
                <w:rPr>
                  <w:lang w:val="en-US"/>
                </w:rPr>
                <w:t xml:space="preserve">The </w:t>
              </w:r>
              <w:r>
                <w:rPr>
                  <w:i/>
                  <w:lang w:val="en-US"/>
                </w:rPr>
                <w:t>material specifications</w:t>
              </w:r>
              <w:r>
                <w:rPr>
                  <w:lang w:val="en-US"/>
                </w:rPr>
                <w:t xml:space="preserve"> related to this </w:t>
              </w:r>
              <w:r>
                <w:rPr>
                  <w:i/>
                  <w:lang w:val="en-US"/>
                </w:rPr>
                <w:t>operations</w:t>
              </w:r>
              <w:r w:rsidRPr="002F42AC">
                <w:rPr>
                  <w:i/>
                  <w:lang w:val="en-US"/>
                </w:rPr>
                <w:t xml:space="preserve"> segment</w:t>
              </w:r>
              <w:r>
                <w:rPr>
                  <w:i/>
                  <w:lang w:val="en-US"/>
                </w:rPr>
                <w:t>.</w:t>
              </w:r>
            </w:ins>
          </w:p>
        </w:tc>
      </w:tr>
    </w:tbl>
    <w:p w14:paraId="0B26C71E" w14:textId="03FA090F" w:rsidR="009E6331" w:rsidRPr="001C220C" w:rsidRDefault="009E6331" w:rsidP="000059C3">
      <w:pPr>
        <w:pStyle w:val="TABLE-title"/>
        <w:rPr>
          <w:lang w:val="en-US"/>
        </w:rPr>
      </w:pPr>
      <w:bookmarkStart w:id="13565" w:name="_Ref449165716"/>
      <w:bookmarkStart w:id="13566" w:name="_Ref161734393"/>
      <w:bookmarkStart w:id="13567" w:name="_Toc266864167"/>
      <w:bookmarkStart w:id="13568" w:name="_Toc306621055"/>
      <w:bookmarkStart w:id="13569" w:name="_Toc320178451"/>
      <w:bookmarkStart w:id="13570" w:name="_Toc478492443"/>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9C698C">
        <w:rPr>
          <w:noProof/>
          <w:lang w:val="en-US"/>
        </w:rPr>
        <w:t>143</w:t>
      </w:r>
      <w:r w:rsidR="00FD29D6">
        <w:rPr>
          <w:lang w:val="en-US"/>
        </w:rPr>
        <w:fldChar w:fldCharType="end"/>
      </w:r>
      <w:bookmarkEnd w:id="13565"/>
      <w:bookmarkEnd w:id="13566"/>
      <w:r w:rsidRPr="001C220C">
        <w:rPr>
          <w:lang w:val="en-US"/>
        </w:rPr>
        <w:t xml:space="preserve"> </w:t>
      </w:r>
      <w:r w:rsidR="000D7FCB">
        <w:rPr>
          <w:lang w:val="en-US"/>
        </w:rPr>
        <w:t>–</w:t>
      </w:r>
      <w:r w:rsidRPr="001C220C">
        <w:rPr>
          <w:lang w:val="en-US"/>
        </w:rPr>
        <w:t xml:space="preserve"> </w:t>
      </w:r>
      <w:r w:rsidR="003B2776">
        <w:rPr>
          <w:lang w:val="en-US"/>
        </w:rPr>
        <w:t>O</w:t>
      </w:r>
      <w:r w:rsidR="006A5B9A" w:rsidRPr="001C220C">
        <w:rPr>
          <w:lang w:val="en-US"/>
        </w:rPr>
        <w:t xml:space="preserve">perations </w:t>
      </w:r>
      <w:r w:rsidRPr="001C220C">
        <w:rPr>
          <w:lang w:val="en-US"/>
        </w:rPr>
        <w:t>segment</w:t>
      </w:r>
      <w:bookmarkEnd w:id="13567"/>
      <w:bookmarkEnd w:id="13568"/>
      <w:bookmarkEnd w:id="13569"/>
      <w:r w:rsidR="003B2776" w:rsidRPr="00AC2193">
        <w:rPr>
          <w:lang w:val="en-US"/>
        </w:rPr>
        <w:t xml:space="preserve"> </w:t>
      </w:r>
      <w:r w:rsidR="003B2776">
        <w:rPr>
          <w:lang w:val="en-US"/>
        </w:rPr>
        <w:t>attributes</w:t>
      </w:r>
      <w:bookmarkEnd w:id="13570"/>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9E6331" w:rsidRPr="001C220C" w14:paraId="339B67A7" w14:textId="77777777" w:rsidTr="000059C3">
        <w:trPr>
          <w:tblHeader/>
          <w:jc w:val="center"/>
        </w:trPr>
        <w:tc>
          <w:tcPr>
            <w:tcW w:w="1269" w:type="dxa"/>
          </w:tcPr>
          <w:p w14:paraId="69B16E50" w14:textId="77777777" w:rsidR="009E6331" w:rsidRPr="001C220C" w:rsidRDefault="009E6331" w:rsidP="000059C3">
            <w:pPr>
              <w:pStyle w:val="NormalTableHeader"/>
              <w:keepNext w:val="0"/>
              <w:keepLines w:val="0"/>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56E1D78A" w14:textId="77777777" w:rsidR="009E6331" w:rsidRPr="001C220C" w:rsidRDefault="009E6331" w:rsidP="000059C3">
            <w:pPr>
              <w:pStyle w:val="NormalTableHeader"/>
              <w:keepNext w:val="0"/>
              <w:keepLines w:val="0"/>
              <w:spacing w:before="40"/>
              <w:rPr>
                <w:lang w:val="en-US"/>
              </w:rPr>
            </w:pPr>
            <w:r w:rsidRPr="001C220C">
              <w:rPr>
                <w:lang w:val="en-US"/>
              </w:rPr>
              <w:t>Description</w:t>
            </w:r>
          </w:p>
        </w:tc>
        <w:tc>
          <w:tcPr>
            <w:tcW w:w="1440" w:type="dxa"/>
          </w:tcPr>
          <w:p w14:paraId="3116B93A" w14:textId="77777777" w:rsidR="009E6331" w:rsidRPr="001C220C" w:rsidRDefault="00AE4770" w:rsidP="000059C3">
            <w:pPr>
              <w:pStyle w:val="NormalTableHeader"/>
              <w:keepNext w:val="0"/>
              <w:keepLines w:val="0"/>
              <w:spacing w:before="40"/>
              <w:rPr>
                <w:lang w:val="en-US"/>
              </w:rPr>
            </w:pPr>
            <w:r>
              <w:rPr>
                <w:lang w:val="en-US"/>
              </w:rPr>
              <w:t>Production example</w:t>
            </w:r>
            <w:r w:rsidR="009E6331" w:rsidRPr="001C220C">
              <w:rPr>
                <w:lang w:val="en-US"/>
              </w:rPr>
              <w:t>s</w:t>
            </w:r>
          </w:p>
        </w:tc>
        <w:tc>
          <w:tcPr>
            <w:tcW w:w="1297" w:type="dxa"/>
          </w:tcPr>
          <w:p w14:paraId="4FCCB5B8" w14:textId="77777777" w:rsidR="009E6331" w:rsidRPr="001C220C" w:rsidRDefault="00AE4770" w:rsidP="000059C3">
            <w:pPr>
              <w:pStyle w:val="NormalTableHeader"/>
              <w:keepNext w:val="0"/>
              <w:keepLines w:val="0"/>
              <w:spacing w:before="40"/>
              <w:rPr>
                <w:lang w:val="en-US"/>
              </w:rPr>
            </w:pPr>
            <w:r>
              <w:rPr>
                <w:lang w:val="en-US"/>
              </w:rPr>
              <w:t>Maintenance example</w:t>
            </w:r>
            <w:r w:rsidR="009E6331" w:rsidRPr="001C220C">
              <w:rPr>
                <w:lang w:val="en-US"/>
              </w:rPr>
              <w:t>s</w:t>
            </w:r>
          </w:p>
        </w:tc>
        <w:tc>
          <w:tcPr>
            <w:tcW w:w="1080" w:type="dxa"/>
          </w:tcPr>
          <w:p w14:paraId="7B6430E7" w14:textId="77777777" w:rsidR="009E6331" w:rsidRPr="001C220C" w:rsidRDefault="00AE4770" w:rsidP="000059C3">
            <w:pPr>
              <w:pStyle w:val="NormalTableHeader"/>
              <w:keepNext w:val="0"/>
              <w:keepLines w:val="0"/>
              <w:spacing w:before="40"/>
              <w:rPr>
                <w:lang w:val="en-US"/>
              </w:rPr>
            </w:pPr>
            <w:r>
              <w:rPr>
                <w:lang w:val="en-US"/>
              </w:rPr>
              <w:t>Quality example</w:t>
            </w:r>
            <w:r w:rsidR="009E6331" w:rsidRPr="001C220C">
              <w:rPr>
                <w:lang w:val="en-US"/>
              </w:rPr>
              <w:t>s</w:t>
            </w:r>
          </w:p>
        </w:tc>
        <w:tc>
          <w:tcPr>
            <w:tcW w:w="1080" w:type="dxa"/>
          </w:tcPr>
          <w:p w14:paraId="4DB4FEAF" w14:textId="77777777" w:rsidR="009E6331" w:rsidRPr="001C220C" w:rsidRDefault="00AE4770" w:rsidP="000059C3">
            <w:pPr>
              <w:pStyle w:val="NormalTableHeader"/>
              <w:keepNext w:val="0"/>
              <w:keepLines w:val="0"/>
              <w:spacing w:before="40"/>
              <w:rPr>
                <w:lang w:val="en-US"/>
              </w:rPr>
            </w:pPr>
            <w:r>
              <w:rPr>
                <w:lang w:val="en-US"/>
              </w:rPr>
              <w:t>Inventory example</w:t>
            </w:r>
            <w:r w:rsidR="009E6331" w:rsidRPr="001C220C">
              <w:rPr>
                <w:lang w:val="en-US"/>
              </w:rPr>
              <w:t>s</w:t>
            </w:r>
          </w:p>
        </w:tc>
      </w:tr>
      <w:tr w:rsidR="00506979" w:rsidRPr="001C220C" w14:paraId="411B7CC5" w14:textId="77777777" w:rsidTr="000059C3">
        <w:trPr>
          <w:jc w:val="center"/>
        </w:trPr>
        <w:tc>
          <w:tcPr>
            <w:tcW w:w="1269" w:type="dxa"/>
          </w:tcPr>
          <w:p w14:paraId="6BE4309B" w14:textId="77777777" w:rsidR="00506979" w:rsidRPr="001C220C" w:rsidRDefault="00506979" w:rsidP="000059C3">
            <w:pPr>
              <w:pStyle w:val="TableNormal1"/>
              <w:keepNext w:val="0"/>
              <w:keepLines w:val="0"/>
              <w:rPr>
                <w:lang w:val="en-US"/>
              </w:rPr>
            </w:pPr>
            <w:r w:rsidRPr="001C220C">
              <w:rPr>
                <w:lang w:val="en-US"/>
              </w:rPr>
              <w:t>ID</w:t>
            </w:r>
          </w:p>
        </w:tc>
        <w:tc>
          <w:tcPr>
            <w:tcW w:w="2880" w:type="dxa"/>
          </w:tcPr>
          <w:p w14:paraId="2C299A54" w14:textId="77777777" w:rsidR="00506979" w:rsidRPr="001C220C" w:rsidRDefault="00506979" w:rsidP="000059C3">
            <w:pPr>
              <w:pStyle w:val="TableNormal1"/>
              <w:keepNext w:val="0"/>
              <w:keepLines w:val="0"/>
              <w:rPr>
                <w:lang w:val="en-US"/>
              </w:rPr>
            </w:pPr>
            <w:r w:rsidRPr="001C220C">
              <w:rPr>
                <w:lang w:val="en-US"/>
              </w:rPr>
              <w:t>A unique identification of a specific segment within the scope of the information exchanged.</w:t>
            </w:r>
          </w:p>
          <w:p w14:paraId="53125145" w14:textId="77777777" w:rsidR="00506979" w:rsidRPr="001C220C" w:rsidRDefault="00506979" w:rsidP="000059C3">
            <w:pPr>
              <w:pStyle w:val="TableNormal1"/>
              <w:keepNext w:val="0"/>
              <w:keepLines w:val="0"/>
              <w:rPr>
                <w:lang w:val="en-US"/>
              </w:rPr>
            </w:pPr>
            <w:r w:rsidRPr="001C220C">
              <w:rPr>
                <w:lang w:val="en-US"/>
              </w:rPr>
              <w:t>The ID shall be used in other parts of the model when the segment needs to be identified.</w:t>
            </w:r>
          </w:p>
        </w:tc>
        <w:tc>
          <w:tcPr>
            <w:tcW w:w="1440" w:type="dxa"/>
          </w:tcPr>
          <w:p w14:paraId="00C4AC39" w14:textId="77777777" w:rsidR="00506979" w:rsidRPr="001C220C" w:rsidRDefault="00506979" w:rsidP="000059C3">
            <w:pPr>
              <w:pStyle w:val="TableNormal1"/>
              <w:keepNext w:val="0"/>
              <w:keepLines w:val="0"/>
              <w:rPr>
                <w:lang w:val="en-US"/>
              </w:rPr>
            </w:pPr>
            <w:r w:rsidRPr="001C220C">
              <w:rPr>
                <w:lang w:val="en-US"/>
              </w:rPr>
              <w:t xml:space="preserve">Final Polished Widget </w:t>
            </w:r>
          </w:p>
        </w:tc>
        <w:tc>
          <w:tcPr>
            <w:tcW w:w="1297" w:type="dxa"/>
          </w:tcPr>
          <w:p w14:paraId="140FA641" w14:textId="77777777" w:rsidR="00506979" w:rsidRPr="001C220C" w:rsidRDefault="00506979" w:rsidP="000059C3">
            <w:pPr>
              <w:pStyle w:val="TableNormal1"/>
              <w:keepNext w:val="0"/>
              <w:keepLines w:val="0"/>
              <w:spacing w:before="40"/>
              <w:rPr>
                <w:lang w:val="en-US"/>
              </w:rPr>
            </w:pPr>
            <w:r w:rsidRPr="001C220C">
              <w:rPr>
                <w:lang w:val="en-US"/>
              </w:rPr>
              <w:t>200 HP AC Motor Disassemble</w:t>
            </w:r>
          </w:p>
        </w:tc>
        <w:tc>
          <w:tcPr>
            <w:tcW w:w="1080" w:type="dxa"/>
          </w:tcPr>
          <w:p w14:paraId="3769D126" w14:textId="77777777" w:rsidR="00506979" w:rsidRPr="001C220C" w:rsidRDefault="00506979" w:rsidP="000059C3">
            <w:pPr>
              <w:pStyle w:val="TableNormal1"/>
              <w:keepNext w:val="0"/>
              <w:keepLines w:val="0"/>
              <w:spacing w:before="40"/>
              <w:rPr>
                <w:lang w:val="en-US"/>
              </w:rPr>
            </w:pPr>
            <w:r w:rsidRPr="001C220C">
              <w:rPr>
                <w:lang w:val="en-US"/>
              </w:rPr>
              <w:t>120VAC Meter Test 001</w:t>
            </w:r>
          </w:p>
        </w:tc>
        <w:tc>
          <w:tcPr>
            <w:tcW w:w="1080" w:type="dxa"/>
          </w:tcPr>
          <w:p w14:paraId="7189735C" w14:textId="77777777" w:rsidR="00506979" w:rsidRPr="001C220C" w:rsidRDefault="00506979" w:rsidP="000059C3">
            <w:pPr>
              <w:pStyle w:val="TableNormal1"/>
              <w:keepNext w:val="0"/>
              <w:keepLines w:val="0"/>
              <w:spacing w:before="40"/>
              <w:rPr>
                <w:lang w:val="en-US"/>
              </w:rPr>
            </w:pPr>
            <w:r w:rsidRPr="001C220C">
              <w:rPr>
                <w:lang w:val="en-US"/>
              </w:rPr>
              <w:t>Line 1 Raw Material Stage</w:t>
            </w:r>
          </w:p>
        </w:tc>
      </w:tr>
      <w:tr w:rsidR="00506979" w:rsidRPr="001C220C" w14:paraId="65C6CA16" w14:textId="77777777" w:rsidTr="000059C3">
        <w:trPr>
          <w:jc w:val="center"/>
        </w:trPr>
        <w:tc>
          <w:tcPr>
            <w:tcW w:w="1269" w:type="dxa"/>
          </w:tcPr>
          <w:p w14:paraId="568E5E38" w14:textId="77777777" w:rsidR="00506979" w:rsidRPr="001C220C" w:rsidRDefault="00506979" w:rsidP="000059C3">
            <w:pPr>
              <w:pStyle w:val="TableNormal1"/>
              <w:keepNext w:val="0"/>
              <w:keepLines w:val="0"/>
              <w:rPr>
                <w:lang w:val="en-US"/>
              </w:rPr>
            </w:pPr>
            <w:r w:rsidRPr="001C220C">
              <w:rPr>
                <w:lang w:val="en-US"/>
              </w:rPr>
              <w:t>Description</w:t>
            </w:r>
          </w:p>
        </w:tc>
        <w:tc>
          <w:tcPr>
            <w:tcW w:w="2880" w:type="dxa"/>
          </w:tcPr>
          <w:p w14:paraId="2EC15D37" w14:textId="77777777" w:rsidR="00506979" w:rsidRPr="001C220C" w:rsidRDefault="00506979" w:rsidP="000059C3">
            <w:pPr>
              <w:pStyle w:val="TableNormal1"/>
              <w:keepNext w:val="0"/>
              <w:keepLines w:val="0"/>
              <w:rPr>
                <w:lang w:val="en-US"/>
              </w:rPr>
            </w:pPr>
            <w:r w:rsidRPr="001C220C">
              <w:rPr>
                <w:lang w:val="en-US"/>
              </w:rPr>
              <w:t>Contains additional information of the segment</w:t>
            </w:r>
            <w:r w:rsidR="00EB3C27">
              <w:rPr>
                <w:lang w:val="en-US"/>
              </w:rPr>
              <w:t>.</w:t>
            </w:r>
          </w:p>
        </w:tc>
        <w:tc>
          <w:tcPr>
            <w:tcW w:w="1440" w:type="dxa"/>
          </w:tcPr>
          <w:p w14:paraId="4B21DCC6" w14:textId="77777777" w:rsidR="00506979" w:rsidRPr="001C220C" w:rsidRDefault="00506979" w:rsidP="000059C3">
            <w:pPr>
              <w:pStyle w:val="TableNormal1"/>
              <w:keepNext w:val="0"/>
              <w:keepLines w:val="0"/>
              <w:rPr>
                <w:lang w:val="en-US"/>
              </w:rPr>
            </w:pPr>
            <w:r w:rsidRPr="001C220C">
              <w:rPr>
                <w:lang w:val="en-US"/>
              </w:rPr>
              <w:t>A brightly polished widget.</w:t>
            </w:r>
          </w:p>
        </w:tc>
        <w:tc>
          <w:tcPr>
            <w:tcW w:w="1297" w:type="dxa"/>
          </w:tcPr>
          <w:p w14:paraId="6D1F70F1" w14:textId="77777777" w:rsidR="00506979" w:rsidRPr="001C220C" w:rsidRDefault="00506979" w:rsidP="000059C3">
            <w:pPr>
              <w:pStyle w:val="TableNormal1"/>
              <w:keepNext w:val="0"/>
              <w:keepLines w:val="0"/>
              <w:spacing w:before="40"/>
              <w:rPr>
                <w:lang w:val="en-US"/>
              </w:rPr>
            </w:pPr>
            <w:r w:rsidRPr="001C220C">
              <w:rPr>
                <w:lang w:val="en-US"/>
              </w:rPr>
              <w:t>Disassembly of motor prior to rebuild</w:t>
            </w:r>
          </w:p>
        </w:tc>
        <w:tc>
          <w:tcPr>
            <w:tcW w:w="1080" w:type="dxa"/>
          </w:tcPr>
          <w:p w14:paraId="6A3CC5A9" w14:textId="77777777" w:rsidR="00506979" w:rsidRPr="001C220C" w:rsidRDefault="00506979" w:rsidP="000059C3">
            <w:pPr>
              <w:pStyle w:val="TableNormal1"/>
              <w:keepNext w:val="0"/>
              <w:keepLines w:val="0"/>
              <w:spacing w:before="40"/>
              <w:rPr>
                <w:lang w:val="en-US"/>
              </w:rPr>
            </w:pPr>
            <w:r w:rsidRPr="001C220C">
              <w:rPr>
                <w:lang w:val="en-US"/>
              </w:rPr>
              <w:t>Test range of volt meter</w:t>
            </w:r>
          </w:p>
        </w:tc>
        <w:tc>
          <w:tcPr>
            <w:tcW w:w="1080" w:type="dxa"/>
          </w:tcPr>
          <w:p w14:paraId="3877C4D4" w14:textId="77777777" w:rsidR="00506979" w:rsidRPr="001C220C" w:rsidRDefault="00506979" w:rsidP="000059C3">
            <w:pPr>
              <w:pStyle w:val="TableNormal1"/>
              <w:keepNext w:val="0"/>
              <w:keepLines w:val="0"/>
              <w:spacing w:before="40"/>
              <w:rPr>
                <w:lang w:val="en-US"/>
              </w:rPr>
            </w:pPr>
            <w:r w:rsidRPr="001C220C">
              <w:rPr>
                <w:lang w:val="en-US"/>
              </w:rPr>
              <w:t>Material staging for shift</w:t>
            </w:r>
          </w:p>
        </w:tc>
      </w:tr>
      <w:tr w:rsidR="008C3224" w:rsidRPr="001C220C" w14:paraId="50F56BA5" w14:textId="77777777" w:rsidTr="000059C3">
        <w:trPr>
          <w:jc w:val="center"/>
        </w:trPr>
        <w:tc>
          <w:tcPr>
            <w:tcW w:w="1269" w:type="dxa"/>
          </w:tcPr>
          <w:p w14:paraId="16439C5D" w14:textId="77777777" w:rsidR="008C3224" w:rsidRPr="001C220C" w:rsidRDefault="008C3224" w:rsidP="000059C3">
            <w:pPr>
              <w:pStyle w:val="TableNormal1"/>
              <w:keepNext w:val="0"/>
              <w:keepLines w:val="0"/>
              <w:rPr>
                <w:lang w:val="en-US"/>
              </w:rPr>
            </w:pPr>
            <w:r>
              <w:rPr>
                <w:lang w:val="en-US"/>
              </w:rPr>
              <w:t xml:space="preserve">Hierarchy </w:t>
            </w:r>
            <w:r w:rsidR="00EB3C27">
              <w:rPr>
                <w:lang w:val="en-US"/>
              </w:rPr>
              <w:t>s</w:t>
            </w:r>
            <w:r>
              <w:rPr>
                <w:lang w:val="en-US"/>
              </w:rPr>
              <w:t>cope</w:t>
            </w:r>
          </w:p>
        </w:tc>
        <w:tc>
          <w:tcPr>
            <w:tcW w:w="2880" w:type="dxa"/>
          </w:tcPr>
          <w:p w14:paraId="3AD2649E" w14:textId="77777777" w:rsidR="008C3224" w:rsidRPr="001C220C" w:rsidRDefault="008C3224" w:rsidP="000059C3">
            <w:pPr>
              <w:pStyle w:val="TableNormal1"/>
              <w:keepNext w:val="0"/>
              <w:keepLines w:val="0"/>
              <w:rPr>
                <w:lang w:val="en-US"/>
              </w:rPr>
            </w:pPr>
            <w:r w:rsidRPr="001C220C">
              <w:rPr>
                <w:lang w:val="en-US"/>
              </w:rPr>
              <w:t>Identifies where the exchanged information fits within the role based equipment hierarchy</w:t>
            </w:r>
            <w:r w:rsidR="008558A5">
              <w:rPr>
                <w:lang w:val="en-US"/>
              </w:rPr>
              <w:t xml:space="preserve">. </w:t>
            </w:r>
          </w:p>
        </w:tc>
        <w:tc>
          <w:tcPr>
            <w:tcW w:w="1440" w:type="dxa"/>
          </w:tcPr>
          <w:p w14:paraId="346ACA28" w14:textId="77777777" w:rsidR="008C3224" w:rsidRPr="001C220C" w:rsidRDefault="008C3224" w:rsidP="000059C3">
            <w:pPr>
              <w:pStyle w:val="TableNormal1"/>
              <w:keepNext w:val="0"/>
              <w:keepLines w:val="0"/>
              <w:rPr>
                <w:lang w:val="en-US"/>
              </w:rPr>
            </w:pPr>
            <w:r w:rsidRPr="001C220C">
              <w:rPr>
                <w:lang w:val="en-US"/>
              </w:rPr>
              <w:t>East Wing(AREA)</w:t>
            </w:r>
          </w:p>
        </w:tc>
        <w:tc>
          <w:tcPr>
            <w:tcW w:w="1297" w:type="dxa"/>
          </w:tcPr>
          <w:p w14:paraId="7FDA2251" w14:textId="77777777" w:rsidR="008C3224" w:rsidRPr="001C220C" w:rsidRDefault="008C3224" w:rsidP="000059C3">
            <w:pPr>
              <w:pStyle w:val="TableNormal1"/>
              <w:keepNext w:val="0"/>
              <w:keepLines w:val="0"/>
              <w:spacing w:before="40"/>
              <w:rPr>
                <w:lang w:val="en-US"/>
              </w:rPr>
            </w:pPr>
            <w:r w:rsidRPr="001C220C">
              <w:rPr>
                <w:lang w:val="en-US"/>
              </w:rPr>
              <w:t>Asset ID 13465</w:t>
            </w:r>
          </w:p>
        </w:tc>
        <w:tc>
          <w:tcPr>
            <w:tcW w:w="1080" w:type="dxa"/>
          </w:tcPr>
          <w:p w14:paraId="6E6369B2" w14:textId="77777777" w:rsidR="008C3224" w:rsidRPr="001C220C" w:rsidRDefault="008C3224" w:rsidP="000059C3">
            <w:pPr>
              <w:pStyle w:val="TableNormal1"/>
              <w:keepNext w:val="0"/>
              <w:keepLines w:val="0"/>
              <w:rPr>
                <w:lang w:val="en-US"/>
              </w:rPr>
            </w:pPr>
            <w:r w:rsidRPr="001C220C">
              <w:rPr>
                <w:lang w:val="en-US"/>
              </w:rPr>
              <w:t>Test Cell 4</w:t>
            </w:r>
          </w:p>
          <w:p w14:paraId="76DABDA2" w14:textId="77777777" w:rsidR="008C3224" w:rsidRPr="001C220C" w:rsidRDefault="008C3224" w:rsidP="000059C3">
            <w:pPr>
              <w:pStyle w:val="TableNormal1"/>
              <w:keepNext w:val="0"/>
              <w:keepLines w:val="0"/>
              <w:spacing w:before="40"/>
              <w:rPr>
                <w:lang w:val="en-US"/>
              </w:rPr>
            </w:pPr>
          </w:p>
        </w:tc>
        <w:tc>
          <w:tcPr>
            <w:tcW w:w="1080" w:type="dxa"/>
          </w:tcPr>
          <w:p w14:paraId="40A9E650" w14:textId="77777777" w:rsidR="008C3224" w:rsidRPr="001C220C" w:rsidRDefault="008C3224" w:rsidP="000059C3">
            <w:pPr>
              <w:pStyle w:val="TableNormal1"/>
              <w:keepNext w:val="0"/>
              <w:keepLines w:val="0"/>
              <w:spacing w:before="40"/>
              <w:rPr>
                <w:lang w:val="en-US"/>
              </w:rPr>
            </w:pPr>
            <w:r w:rsidRPr="001C220C">
              <w:rPr>
                <w:lang w:val="en-US"/>
              </w:rPr>
              <w:t>Ware</w:t>
            </w:r>
            <w:r w:rsidR="003E7B0E">
              <w:rPr>
                <w:lang w:val="en-US"/>
              </w:rPr>
              <w:t>-</w:t>
            </w:r>
            <w:r w:rsidRPr="001C220C">
              <w:rPr>
                <w:lang w:val="en-US"/>
              </w:rPr>
              <w:t>house B</w:t>
            </w:r>
          </w:p>
        </w:tc>
      </w:tr>
      <w:tr w:rsidR="00506979" w:rsidRPr="001C220C" w14:paraId="14D86B4F" w14:textId="77777777" w:rsidTr="000059C3">
        <w:trPr>
          <w:jc w:val="center"/>
        </w:trPr>
        <w:tc>
          <w:tcPr>
            <w:tcW w:w="1269" w:type="dxa"/>
          </w:tcPr>
          <w:p w14:paraId="722F77F3" w14:textId="77777777" w:rsidR="00506979" w:rsidRPr="001C220C" w:rsidRDefault="00506979" w:rsidP="000059C3">
            <w:pPr>
              <w:pStyle w:val="TableNormal1"/>
              <w:keepNext w:val="0"/>
              <w:keepLines w:val="0"/>
              <w:rPr>
                <w:lang w:val="en-US"/>
              </w:rPr>
            </w:pPr>
            <w:r w:rsidRPr="001C220C">
              <w:rPr>
                <w:lang w:val="en-US"/>
              </w:rPr>
              <w:t>Duration</w:t>
            </w:r>
          </w:p>
        </w:tc>
        <w:tc>
          <w:tcPr>
            <w:tcW w:w="2880" w:type="dxa"/>
          </w:tcPr>
          <w:p w14:paraId="22198B68" w14:textId="77777777" w:rsidR="00506979" w:rsidRPr="001C220C" w:rsidRDefault="00506979" w:rsidP="000059C3">
            <w:pPr>
              <w:pStyle w:val="TableNormal1"/>
              <w:keepNext w:val="0"/>
              <w:keepLines w:val="0"/>
              <w:rPr>
                <w:lang w:val="en-US"/>
              </w:rPr>
            </w:pPr>
            <w:r w:rsidRPr="001C220C">
              <w:rPr>
                <w:lang w:val="en-US"/>
              </w:rPr>
              <w:t>Duration of segment, if known.</w:t>
            </w:r>
          </w:p>
        </w:tc>
        <w:tc>
          <w:tcPr>
            <w:tcW w:w="1440" w:type="dxa"/>
          </w:tcPr>
          <w:p w14:paraId="4905DE6F" w14:textId="77777777" w:rsidR="00506979" w:rsidRPr="001C220C" w:rsidRDefault="00506979" w:rsidP="000059C3">
            <w:pPr>
              <w:pStyle w:val="TableNormal1"/>
              <w:keepNext w:val="0"/>
              <w:keepLines w:val="0"/>
              <w:rPr>
                <w:lang w:val="en-US"/>
              </w:rPr>
            </w:pPr>
            <w:r w:rsidRPr="001C220C">
              <w:rPr>
                <w:lang w:val="en-US"/>
              </w:rPr>
              <w:t xml:space="preserve">25 </w:t>
            </w:r>
            <w:r w:rsidR="006C27DB">
              <w:rPr>
                <w:lang w:val="en-US"/>
              </w:rPr>
              <w:t>min</w:t>
            </w:r>
          </w:p>
        </w:tc>
        <w:tc>
          <w:tcPr>
            <w:tcW w:w="1297" w:type="dxa"/>
          </w:tcPr>
          <w:p w14:paraId="0133375F" w14:textId="77777777" w:rsidR="00506979" w:rsidRPr="001C220C" w:rsidRDefault="00506979" w:rsidP="000059C3">
            <w:pPr>
              <w:pStyle w:val="TableNormal1"/>
              <w:keepNext w:val="0"/>
              <w:keepLines w:val="0"/>
              <w:spacing w:before="40"/>
              <w:rPr>
                <w:lang w:val="en-US"/>
              </w:rPr>
            </w:pPr>
            <w:r w:rsidRPr="001C220C">
              <w:rPr>
                <w:lang w:val="en-US"/>
              </w:rPr>
              <w:t>4</w:t>
            </w:r>
          </w:p>
        </w:tc>
        <w:tc>
          <w:tcPr>
            <w:tcW w:w="1080" w:type="dxa"/>
          </w:tcPr>
          <w:p w14:paraId="24DFF255" w14:textId="77777777" w:rsidR="00506979" w:rsidRPr="001C220C" w:rsidRDefault="00506979" w:rsidP="000059C3">
            <w:pPr>
              <w:pStyle w:val="TableNormal1"/>
              <w:keepNext w:val="0"/>
              <w:keepLines w:val="0"/>
              <w:spacing w:before="40"/>
              <w:rPr>
                <w:lang w:val="en-US"/>
              </w:rPr>
            </w:pPr>
            <w:r w:rsidRPr="001C220C">
              <w:rPr>
                <w:lang w:val="en-US"/>
              </w:rPr>
              <w:t>15</w:t>
            </w:r>
          </w:p>
        </w:tc>
        <w:tc>
          <w:tcPr>
            <w:tcW w:w="1080" w:type="dxa"/>
          </w:tcPr>
          <w:p w14:paraId="3E6070E9" w14:textId="77777777" w:rsidR="00506979" w:rsidRPr="001C220C" w:rsidRDefault="00506979" w:rsidP="000059C3">
            <w:pPr>
              <w:pStyle w:val="TableNormal1"/>
              <w:keepNext w:val="0"/>
              <w:keepLines w:val="0"/>
              <w:spacing w:before="40"/>
              <w:rPr>
                <w:lang w:val="en-US"/>
              </w:rPr>
            </w:pPr>
            <w:r w:rsidRPr="001C220C">
              <w:rPr>
                <w:lang w:val="en-US"/>
              </w:rPr>
              <w:t>30</w:t>
            </w:r>
          </w:p>
        </w:tc>
      </w:tr>
      <w:tr w:rsidR="00506979" w:rsidRPr="001C220C" w14:paraId="082E2094" w14:textId="77777777" w:rsidTr="000059C3">
        <w:trPr>
          <w:jc w:val="center"/>
        </w:trPr>
        <w:tc>
          <w:tcPr>
            <w:tcW w:w="1269" w:type="dxa"/>
          </w:tcPr>
          <w:p w14:paraId="4D996A99" w14:textId="77777777" w:rsidR="00506979" w:rsidRPr="001C220C" w:rsidRDefault="00506979" w:rsidP="000059C3">
            <w:pPr>
              <w:pStyle w:val="TableNormal1"/>
              <w:keepNext w:val="0"/>
              <w:keepLines w:val="0"/>
              <w:rPr>
                <w:lang w:val="en-US"/>
              </w:rPr>
            </w:pPr>
            <w:r w:rsidRPr="001C220C">
              <w:rPr>
                <w:lang w:val="en-US"/>
              </w:rPr>
              <w:t xml:space="preserve">Duration </w:t>
            </w:r>
            <w:r w:rsidR="00EB3C27">
              <w:rPr>
                <w:lang w:val="en-US"/>
              </w:rPr>
              <w:t>u</w:t>
            </w:r>
            <w:r w:rsidRPr="001C220C">
              <w:rPr>
                <w:lang w:val="en-US"/>
              </w:rPr>
              <w:t xml:space="preserve">nit of </w:t>
            </w:r>
            <w:r w:rsidR="00EB3C27">
              <w:rPr>
                <w:lang w:val="en-US"/>
              </w:rPr>
              <w:t>m</w:t>
            </w:r>
            <w:r w:rsidRPr="001C220C">
              <w:rPr>
                <w:lang w:val="en-US"/>
              </w:rPr>
              <w:t>easure</w:t>
            </w:r>
          </w:p>
        </w:tc>
        <w:tc>
          <w:tcPr>
            <w:tcW w:w="2880" w:type="dxa"/>
          </w:tcPr>
          <w:p w14:paraId="119B5291" w14:textId="77777777" w:rsidR="00506979" w:rsidRPr="001C220C" w:rsidRDefault="00506979" w:rsidP="000059C3">
            <w:pPr>
              <w:pStyle w:val="TableNormal1"/>
              <w:keepNext w:val="0"/>
              <w:keepLines w:val="0"/>
              <w:rPr>
                <w:lang w:val="en-US"/>
              </w:rPr>
            </w:pPr>
            <w:r w:rsidRPr="001C220C">
              <w:rPr>
                <w:lang w:val="en-US"/>
              </w:rPr>
              <w:t>The units of measure of the duration, if defined.</w:t>
            </w:r>
          </w:p>
        </w:tc>
        <w:tc>
          <w:tcPr>
            <w:tcW w:w="1440" w:type="dxa"/>
          </w:tcPr>
          <w:p w14:paraId="0EBB3622" w14:textId="77777777" w:rsidR="00506979" w:rsidRPr="001C220C" w:rsidRDefault="00506979" w:rsidP="000059C3">
            <w:pPr>
              <w:pStyle w:val="TableNormal1"/>
              <w:keepNext w:val="0"/>
              <w:keepLines w:val="0"/>
              <w:rPr>
                <w:lang w:val="en-US"/>
              </w:rPr>
            </w:pPr>
            <w:r w:rsidRPr="001C220C">
              <w:rPr>
                <w:lang w:val="en-US"/>
              </w:rPr>
              <w:t>Minutes</w:t>
            </w:r>
          </w:p>
        </w:tc>
        <w:tc>
          <w:tcPr>
            <w:tcW w:w="1297" w:type="dxa"/>
          </w:tcPr>
          <w:p w14:paraId="3F186555" w14:textId="77777777" w:rsidR="00506979" w:rsidRPr="001C220C" w:rsidRDefault="00506979" w:rsidP="000059C3">
            <w:pPr>
              <w:pStyle w:val="TableNormal1"/>
              <w:keepNext w:val="0"/>
              <w:keepLines w:val="0"/>
              <w:spacing w:before="40"/>
              <w:rPr>
                <w:lang w:val="en-US"/>
              </w:rPr>
            </w:pPr>
            <w:r w:rsidRPr="001C220C">
              <w:rPr>
                <w:lang w:val="en-US"/>
              </w:rPr>
              <w:t>Hours</w:t>
            </w:r>
          </w:p>
        </w:tc>
        <w:tc>
          <w:tcPr>
            <w:tcW w:w="1080" w:type="dxa"/>
          </w:tcPr>
          <w:p w14:paraId="25F44373" w14:textId="77777777" w:rsidR="00506979" w:rsidRPr="001C220C" w:rsidRDefault="00506979" w:rsidP="000059C3">
            <w:pPr>
              <w:pStyle w:val="TableNormal1"/>
              <w:keepNext w:val="0"/>
              <w:keepLines w:val="0"/>
              <w:spacing w:before="40"/>
              <w:rPr>
                <w:lang w:val="en-US"/>
              </w:rPr>
            </w:pPr>
            <w:r w:rsidRPr="001C220C">
              <w:rPr>
                <w:lang w:val="en-US"/>
              </w:rPr>
              <w:t>Seconds</w:t>
            </w:r>
          </w:p>
        </w:tc>
        <w:tc>
          <w:tcPr>
            <w:tcW w:w="1080" w:type="dxa"/>
          </w:tcPr>
          <w:p w14:paraId="26CC56E4" w14:textId="77777777" w:rsidR="00506979" w:rsidRPr="001C220C" w:rsidRDefault="00506979" w:rsidP="000059C3">
            <w:pPr>
              <w:pStyle w:val="TableNormal1"/>
              <w:keepNext w:val="0"/>
              <w:keepLines w:val="0"/>
              <w:spacing w:before="40"/>
              <w:rPr>
                <w:lang w:val="en-US"/>
              </w:rPr>
            </w:pPr>
            <w:r w:rsidRPr="001C220C">
              <w:rPr>
                <w:lang w:val="en-US"/>
              </w:rPr>
              <w:t>Minutes</w:t>
            </w:r>
          </w:p>
        </w:tc>
      </w:tr>
      <w:tr w:rsidR="00506979" w:rsidRPr="001C220C" w:rsidDel="00981617" w14:paraId="2C80115D" w14:textId="3D0C7AC8" w:rsidTr="000059C3">
        <w:trPr>
          <w:jc w:val="center"/>
          <w:del w:id="13571" w:author="Charles Gifford" w:date="2017-03-20T02:35:00Z"/>
        </w:trPr>
        <w:tc>
          <w:tcPr>
            <w:tcW w:w="1269" w:type="dxa"/>
          </w:tcPr>
          <w:p w14:paraId="6CA486A2" w14:textId="5A3FC084" w:rsidR="00506979" w:rsidRPr="001C220C" w:rsidDel="00981617" w:rsidRDefault="00506979" w:rsidP="000059C3">
            <w:pPr>
              <w:pStyle w:val="TableNormal1"/>
              <w:keepNext w:val="0"/>
              <w:keepLines w:val="0"/>
              <w:rPr>
                <w:del w:id="13572" w:author="Charles Gifford" w:date="2017-03-20T02:35:00Z"/>
                <w:lang w:val="en-US"/>
              </w:rPr>
            </w:pPr>
            <w:del w:id="13573" w:author="Charles Gifford" w:date="2016-10-15T00:17:00Z">
              <w:r w:rsidRPr="001C220C" w:rsidDel="002F3B77">
                <w:rPr>
                  <w:lang w:val="en-US"/>
                </w:rPr>
                <w:delText>Process segment</w:delText>
              </w:r>
            </w:del>
          </w:p>
        </w:tc>
        <w:tc>
          <w:tcPr>
            <w:tcW w:w="2880" w:type="dxa"/>
          </w:tcPr>
          <w:p w14:paraId="7ECDEFE1" w14:textId="5AC97F76" w:rsidR="00506979" w:rsidRPr="001C220C" w:rsidDel="00981617" w:rsidRDefault="00506979" w:rsidP="000059C3">
            <w:pPr>
              <w:pStyle w:val="TableNormal1"/>
              <w:keepNext w:val="0"/>
              <w:keepLines w:val="0"/>
              <w:rPr>
                <w:del w:id="13574" w:author="Charles Gifford" w:date="2017-03-20T02:35:00Z"/>
                <w:lang w:val="en-US"/>
              </w:rPr>
            </w:pPr>
            <w:del w:id="13575" w:author="Charles Gifford" w:date="2016-10-15T00:17:00Z">
              <w:r w:rsidRPr="001C220C" w:rsidDel="002F3B77">
                <w:rPr>
                  <w:lang w:val="en-US"/>
                </w:rPr>
                <w:delText xml:space="preserve">Identifies the associated </w:delText>
              </w:r>
              <w:r w:rsidR="00EB3C27" w:rsidRPr="00EB3C27" w:rsidDel="002F3B77">
                <w:rPr>
                  <w:i/>
                  <w:lang w:val="en-US"/>
                </w:rPr>
                <w:delText>p</w:delText>
              </w:r>
              <w:r w:rsidRPr="00EB3C27" w:rsidDel="002F3B77">
                <w:rPr>
                  <w:i/>
                  <w:lang w:val="en-US"/>
                </w:rPr>
                <w:delText>rocess segments</w:delText>
              </w:r>
              <w:r w:rsidRPr="001C220C" w:rsidDel="002F3B77">
                <w:rPr>
                  <w:lang w:val="en-US"/>
                </w:rPr>
                <w:delText xml:space="preserve">. There </w:delText>
              </w:r>
              <w:r w:rsidR="00DE2E9A" w:rsidDel="002F3B77">
                <w:rPr>
                  <w:lang w:val="en-US"/>
                </w:rPr>
                <w:delText xml:space="preserve">can </w:delText>
              </w:r>
              <w:r w:rsidRPr="001C220C" w:rsidDel="002F3B77">
                <w:rPr>
                  <w:lang w:val="en-US"/>
                </w:rPr>
                <w:delText xml:space="preserve">be multiple alternate </w:delText>
              </w:r>
              <w:r w:rsidRPr="00EB3C27" w:rsidDel="002F3B77">
                <w:rPr>
                  <w:i/>
                  <w:lang w:val="en-US"/>
                </w:rPr>
                <w:delText>process segments</w:delText>
              </w:r>
              <w:r w:rsidRPr="001C220C" w:rsidDel="002F3B77">
                <w:rPr>
                  <w:lang w:val="en-US"/>
                </w:rPr>
                <w:delText xml:space="preserve"> that could be used for the </w:delText>
              </w:r>
              <w:r w:rsidRPr="00EB3C27" w:rsidDel="002F3B77">
                <w:rPr>
                  <w:i/>
                  <w:lang w:val="en-US"/>
                </w:rPr>
                <w:delText>operations segment</w:delText>
              </w:r>
              <w:r w:rsidRPr="001C220C" w:rsidDel="002F3B77">
                <w:rPr>
                  <w:lang w:val="en-US"/>
                </w:rPr>
                <w:delText xml:space="preserve">. </w:delText>
              </w:r>
            </w:del>
          </w:p>
        </w:tc>
        <w:tc>
          <w:tcPr>
            <w:tcW w:w="1440" w:type="dxa"/>
          </w:tcPr>
          <w:p w14:paraId="3D7894D5" w14:textId="7F2BC734" w:rsidR="00506979" w:rsidRPr="001C220C" w:rsidDel="00981617" w:rsidRDefault="00506979" w:rsidP="000059C3">
            <w:pPr>
              <w:pStyle w:val="TableNormal1"/>
              <w:keepNext w:val="0"/>
              <w:keepLines w:val="0"/>
              <w:rPr>
                <w:del w:id="13576" w:author="Charles Gifford" w:date="2017-03-20T02:35:00Z"/>
                <w:lang w:val="en-US"/>
              </w:rPr>
            </w:pPr>
            <w:del w:id="13577" w:author="Charles Gifford" w:date="2016-10-15T00:17:00Z">
              <w:r w:rsidRPr="001C220C" w:rsidDel="002F3B77">
                <w:rPr>
                  <w:lang w:val="en-US"/>
                </w:rPr>
                <w:delText>Widget Polishing</w:delText>
              </w:r>
            </w:del>
          </w:p>
        </w:tc>
        <w:tc>
          <w:tcPr>
            <w:tcW w:w="1297" w:type="dxa"/>
          </w:tcPr>
          <w:p w14:paraId="55F2803A" w14:textId="4D8600F6" w:rsidR="00506979" w:rsidRPr="001C220C" w:rsidDel="00981617" w:rsidRDefault="00506979" w:rsidP="000059C3">
            <w:pPr>
              <w:pStyle w:val="TableNormal1"/>
              <w:keepNext w:val="0"/>
              <w:keepLines w:val="0"/>
              <w:spacing w:before="40"/>
              <w:rPr>
                <w:del w:id="13578" w:author="Charles Gifford" w:date="2017-03-20T02:35:00Z"/>
                <w:lang w:val="en-US"/>
              </w:rPr>
            </w:pPr>
            <w:del w:id="13579" w:author="Charles Gifford" w:date="2016-10-15T00:17:00Z">
              <w:r w:rsidRPr="001C220C" w:rsidDel="002F3B77">
                <w:rPr>
                  <w:lang w:val="en-US"/>
                </w:rPr>
                <w:delText>AC Motor Disassemble</w:delText>
              </w:r>
            </w:del>
          </w:p>
        </w:tc>
        <w:tc>
          <w:tcPr>
            <w:tcW w:w="1080" w:type="dxa"/>
          </w:tcPr>
          <w:p w14:paraId="532E0A89" w14:textId="28DFCCF0" w:rsidR="00506979" w:rsidRPr="001C220C" w:rsidDel="00981617" w:rsidRDefault="00506979" w:rsidP="000059C3">
            <w:pPr>
              <w:pStyle w:val="TableNormal1"/>
              <w:keepNext w:val="0"/>
              <w:keepLines w:val="0"/>
              <w:spacing w:before="40"/>
              <w:rPr>
                <w:del w:id="13580" w:author="Charles Gifford" w:date="2017-03-20T02:35:00Z"/>
                <w:lang w:val="en-US"/>
              </w:rPr>
            </w:pPr>
            <w:del w:id="13581" w:author="Charles Gifford" w:date="2016-10-15T00:17:00Z">
              <w:r w:rsidRPr="001C220C" w:rsidDel="002F3B77">
                <w:rPr>
                  <w:lang w:val="en-US"/>
                </w:rPr>
                <w:delText>Volt Meter Test</w:delText>
              </w:r>
            </w:del>
          </w:p>
        </w:tc>
        <w:tc>
          <w:tcPr>
            <w:tcW w:w="1080" w:type="dxa"/>
          </w:tcPr>
          <w:p w14:paraId="2856FEF7" w14:textId="2CC5D86C" w:rsidR="00506979" w:rsidRPr="001C220C" w:rsidDel="00981617" w:rsidRDefault="00506979" w:rsidP="000059C3">
            <w:pPr>
              <w:pStyle w:val="TableNormal1"/>
              <w:keepNext w:val="0"/>
              <w:keepLines w:val="0"/>
              <w:spacing w:before="40"/>
              <w:rPr>
                <w:del w:id="13582" w:author="Charles Gifford" w:date="2017-03-20T02:35:00Z"/>
                <w:lang w:val="en-US"/>
              </w:rPr>
            </w:pPr>
            <w:del w:id="13583" w:author="Charles Gifford" w:date="2016-10-15T00:17:00Z">
              <w:r w:rsidRPr="001C220C" w:rsidDel="002F3B77">
                <w:rPr>
                  <w:lang w:val="en-US"/>
                </w:rPr>
                <w:delText>Raw Material Stage</w:delText>
              </w:r>
            </w:del>
          </w:p>
        </w:tc>
      </w:tr>
      <w:tr w:rsidR="00506979" w:rsidRPr="001C220C" w14:paraId="05E7FB4E" w14:textId="77777777" w:rsidTr="000059C3">
        <w:trPr>
          <w:jc w:val="center"/>
        </w:trPr>
        <w:tc>
          <w:tcPr>
            <w:tcW w:w="1269" w:type="dxa"/>
          </w:tcPr>
          <w:p w14:paraId="4826E923" w14:textId="77777777" w:rsidR="00506979" w:rsidRPr="001C220C" w:rsidRDefault="00506979" w:rsidP="000059C3">
            <w:pPr>
              <w:pStyle w:val="TableNormal1"/>
              <w:keepNext w:val="0"/>
              <w:keepLines w:val="0"/>
              <w:rPr>
                <w:lang w:val="en-US"/>
              </w:rPr>
            </w:pPr>
            <w:r w:rsidRPr="001C220C">
              <w:rPr>
                <w:lang w:val="en-US"/>
              </w:rPr>
              <w:t>Operations type</w:t>
            </w:r>
          </w:p>
        </w:tc>
        <w:tc>
          <w:tcPr>
            <w:tcW w:w="2880" w:type="dxa"/>
          </w:tcPr>
          <w:p w14:paraId="17CAC114" w14:textId="77777777" w:rsidR="00506979" w:rsidRPr="001C220C" w:rsidRDefault="00506979" w:rsidP="000059C3">
            <w:pPr>
              <w:pStyle w:val="TableNormal1"/>
              <w:keepNext w:val="0"/>
              <w:keepLines w:val="0"/>
              <w:rPr>
                <w:lang w:val="en-US"/>
              </w:rPr>
            </w:pPr>
            <w:r w:rsidRPr="001C220C">
              <w:rPr>
                <w:lang w:val="en-US"/>
              </w:rPr>
              <w:t xml:space="preserve">Describes the category of operation. </w:t>
            </w:r>
          </w:p>
          <w:p w14:paraId="585DDC2E" w14:textId="77777777" w:rsidR="00506979" w:rsidRPr="001C220C" w:rsidRDefault="00506979" w:rsidP="000059C3">
            <w:pPr>
              <w:pStyle w:val="TableNormal1"/>
              <w:keepNext w:val="0"/>
              <w:keepLines w:val="0"/>
              <w:rPr>
                <w:lang w:val="en-US"/>
              </w:rPr>
            </w:pPr>
            <w:r w:rsidRPr="001C220C">
              <w:rPr>
                <w:lang w:val="en-US"/>
              </w:rPr>
              <w:t>Required attribute.</w:t>
            </w:r>
          </w:p>
          <w:p w14:paraId="23D4A83B" w14:textId="77777777" w:rsidR="00506979" w:rsidRPr="001C220C" w:rsidRDefault="00506979" w:rsidP="000059C3">
            <w:pPr>
              <w:pStyle w:val="TableNormal1"/>
              <w:keepNext w:val="0"/>
              <w:keepLines w:val="0"/>
              <w:rPr>
                <w:lang w:val="en-US"/>
              </w:rPr>
            </w:pPr>
            <w:r w:rsidRPr="001C220C">
              <w:rPr>
                <w:lang w:val="en-US"/>
              </w:rPr>
              <w:t xml:space="preserve">Defined values are: Production, </w:t>
            </w:r>
            <w:r w:rsidR="00EB3C27">
              <w:rPr>
                <w:lang w:val="en-US"/>
              </w:rPr>
              <w:t>m</w:t>
            </w:r>
            <w:r w:rsidRPr="001C220C">
              <w:rPr>
                <w:lang w:val="en-US"/>
              </w:rPr>
              <w:t xml:space="preserve">aintenance, </w:t>
            </w:r>
            <w:r w:rsidR="00EB3C27">
              <w:rPr>
                <w:lang w:val="en-US"/>
              </w:rPr>
              <w:t>q</w:t>
            </w:r>
            <w:r w:rsidRPr="001C220C">
              <w:rPr>
                <w:lang w:val="en-US"/>
              </w:rPr>
              <w:t xml:space="preserve">uality, </w:t>
            </w:r>
            <w:r w:rsidR="00EB3C27">
              <w:rPr>
                <w:lang w:val="en-US"/>
              </w:rPr>
              <w:t>i</w:t>
            </w:r>
            <w:r w:rsidRPr="001C220C">
              <w:rPr>
                <w:lang w:val="en-US"/>
              </w:rPr>
              <w:t xml:space="preserve">nventory, or </w:t>
            </w:r>
            <w:r w:rsidR="00EB3C27">
              <w:rPr>
                <w:lang w:val="en-US"/>
              </w:rPr>
              <w:t>m</w:t>
            </w:r>
            <w:r w:rsidRPr="001C220C">
              <w:rPr>
                <w:lang w:val="en-US"/>
              </w:rPr>
              <w:t xml:space="preserve">ixed. </w:t>
            </w:r>
          </w:p>
          <w:p w14:paraId="304698E8" w14:textId="77777777" w:rsidR="00506979" w:rsidRPr="001C220C" w:rsidRDefault="00506979" w:rsidP="000059C3">
            <w:pPr>
              <w:pStyle w:val="TableNormal1"/>
              <w:keepNext w:val="0"/>
              <w:keepLines w:val="0"/>
              <w:rPr>
                <w:lang w:val="en-US"/>
              </w:rPr>
            </w:pPr>
            <w:r w:rsidRPr="001C220C">
              <w:rPr>
                <w:lang w:val="en-US"/>
              </w:rPr>
              <w:t xml:space="preserve">“Mixed” shall be used when the </w:t>
            </w:r>
            <w:r w:rsidRPr="00EB3C27">
              <w:rPr>
                <w:i/>
                <w:lang w:val="en-US"/>
              </w:rPr>
              <w:t>operations segment</w:t>
            </w:r>
            <w:r w:rsidRPr="001C220C">
              <w:rPr>
                <w:lang w:val="en-US"/>
              </w:rPr>
              <w:t xml:space="preserve"> contains several types of </w:t>
            </w:r>
            <w:r w:rsidRPr="00EB3C27">
              <w:rPr>
                <w:i/>
                <w:lang w:val="en-US"/>
              </w:rPr>
              <w:t>operations requests</w:t>
            </w:r>
            <w:r w:rsidRPr="001C220C">
              <w:rPr>
                <w:lang w:val="en-US"/>
              </w:rPr>
              <w:t xml:space="preserve"> and/or </w:t>
            </w:r>
            <w:r w:rsidRPr="00EB3C27">
              <w:rPr>
                <w:i/>
                <w:lang w:val="en-US"/>
              </w:rPr>
              <w:t>segment requirements</w:t>
            </w:r>
            <w:r w:rsidRPr="001C220C">
              <w:rPr>
                <w:lang w:val="en-US"/>
              </w:rPr>
              <w:t>.</w:t>
            </w:r>
          </w:p>
        </w:tc>
        <w:tc>
          <w:tcPr>
            <w:tcW w:w="1440" w:type="dxa"/>
          </w:tcPr>
          <w:p w14:paraId="1F64BBF9" w14:textId="77777777" w:rsidR="00506979" w:rsidRPr="001C220C" w:rsidRDefault="00506979" w:rsidP="000059C3">
            <w:pPr>
              <w:pStyle w:val="TableNormal1"/>
              <w:keepNext w:val="0"/>
              <w:keepLines w:val="0"/>
              <w:rPr>
                <w:lang w:val="en-US"/>
              </w:rPr>
            </w:pPr>
            <w:r w:rsidRPr="001C220C">
              <w:rPr>
                <w:lang w:val="en-US"/>
              </w:rPr>
              <w:t>Production</w:t>
            </w:r>
          </w:p>
        </w:tc>
        <w:tc>
          <w:tcPr>
            <w:tcW w:w="1297" w:type="dxa"/>
          </w:tcPr>
          <w:p w14:paraId="768C0211" w14:textId="77777777" w:rsidR="00506979" w:rsidRPr="001C220C" w:rsidRDefault="00506979" w:rsidP="000059C3">
            <w:pPr>
              <w:pStyle w:val="TableNormal1"/>
              <w:keepNext w:val="0"/>
              <w:keepLines w:val="0"/>
              <w:spacing w:before="40"/>
              <w:rPr>
                <w:lang w:val="en-US"/>
              </w:rPr>
            </w:pPr>
            <w:r w:rsidRPr="001C220C">
              <w:rPr>
                <w:lang w:val="en-US"/>
              </w:rPr>
              <w:t>Maintenance</w:t>
            </w:r>
          </w:p>
        </w:tc>
        <w:tc>
          <w:tcPr>
            <w:tcW w:w="1080" w:type="dxa"/>
          </w:tcPr>
          <w:p w14:paraId="7438325F" w14:textId="77777777" w:rsidR="00506979" w:rsidRPr="001C220C" w:rsidRDefault="00506979" w:rsidP="000059C3">
            <w:pPr>
              <w:pStyle w:val="TableNormal1"/>
              <w:keepNext w:val="0"/>
              <w:keepLines w:val="0"/>
              <w:spacing w:before="40"/>
              <w:rPr>
                <w:lang w:val="en-US"/>
              </w:rPr>
            </w:pPr>
            <w:r w:rsidRPr="001C220C">
              <w:rPr>
                <w:lang w:val="en-US"/>
              </w:rPr>
              <w:t>Quality</w:t>
            </w:r>
          </w:p>
        </w:tc>
        <w:tc>
          <w:tcPr>
            <w:tcW w:w="1080" w:type="dxa"/>
          </w:tcPr>
          <w:p w14:paraId="2AF14B71" w14:textId="77777777" w:rsidR="00506979" w:rsidRPr="001C220C" w:rsidRDefault="00506979" w:rsidP="000059C3">
            <w:pPr>
              <w:pStyle w:val="TableNormal1"/>
              <w:keepNext w:val="0"/>
              <w:keepLines w:val="0"/>
              <w:spacing w:before="40"/>
              <w:rPr>
                <w:lang w:val="en-US"/>
              </w:rPr>
            </w:pPr>
            <w:r w:rsidRPr="001C220C">
              <w:rPr>
                <w:lang w:val="en-US"/>
              </w:rPr>
              <w:t>Inventory</w:t>
            </w:r>
          </w:p>
        </w:tc>
      </w:tr>
    </w:tbl>
    <w:p w14:paraId="3CA4D86C" w14:textId="7C0AD8E8" w:rsidR="00981617" w:rsidRPr="001A4DED" w:rsidRDefault="00981617" w:rsidP="004E0C5D">
      <w:pPr>
        <w:pStyle w:val="NOTE0"/>
        <w:rPr>
          <w:ins w:id="13584" w:author="Charles Gifford" w:date="2017-03-20T02:35:00Z"/>
        </w:rPr>
      </w:pPr>
      <w:ins w:id="13585" w:author="Charles Gifford" w:date="2017-03-20T02:35:00Z">
        <w:r w:rsidRPr="001A4DED">
          <w:t>NOTE 1</w:t>
        </w:r>
        <w:r w:rsidRPr="001A4DED">
          <w:t> </w:t>
        </w:r>
        <w:r w:rsidRPr="001A4DED">
          <w:t xml:space="preserve">A MIMOSA ordered list is the equivalent of an operations segment for maintenance operations. </w:t>
        </w:r>
      </w:ins>
    </w:p>
    <w:p w14:paraId="6CBCA57E" w14:textId="1B0F8D37" w:rsidR="006B79E9" w:rsidRPr="001C220C" w:rsidRDefault="00981617" w:rsidP="004E0C5D">
      <w:pPr>
        <w:pStyle w:val="NOTE0"/>
        <w:rPr>
          <w:lang w:val="en-US"/>
        </w:rPr>
      </w:pPr>
      <w:ins w:id="13586" w:author="Charles Gifford" w:date="2017-03-20T02:35:00Z">
        <w:r w:rsidRPr="001A4DED">
          <w:t>NOTE 2</w:t>
        </w:r>
        <w:r w:rsidRPr="001A4DED">
          <w:t> </w:t>
        </w:r>
        <w:r w:rsidRPr="001A4DED">
          <w:t xml:space="preserve">A MIMOSA ordered list resource item is the equivalent of a single item </w:t>
        </w:r>
        <w:r w:rsidRPr="00AD7F7C">
          <w:rPr>
            <w:i/>
          </w:rPr>
          <w:t xml:space="preserve">personnel specification, equipment specification, physical asset specification </w:t>
        </w:r>
        <w:r w:rsidRPr="001A4DED">
          <w:t xml:space="preserve">or </w:t>
        </w:r>
        <w:r w:rsidRPr="00AD7F7C">
          <w:rPr>
            <w:i/>
          </w:rPr>
          <w:t>material specification</w:t>
        </w:r>
        <w:r w:rsidRPr="001A4DED">
          <w:t xml:space="preserve"> for a maintenance </w:t>
        </w:r>
        <w:r w:rsidRPr="00AD7F7C">
          <w:rPr>
            <w:i/>
          </w:rPr>
          <w:t>operations segment</w:t>
        </w:r>
        <w:r w:rsidRPr="001A4DED">
          <w:t>.</w:t>
        </w:r>
      </w:ins>
    </w:p>
    <w:p w14:paraId="1C25C6D7" w14:textId="77777777" w:rsidR="009E6331" w:rsidRPr="001C220C" w:rsidRDefault="00E0461C" w:rsidP="003E1075">
      <w:pPr>
        <w:pStyle w:val="Heading3"/>
      </w:pPr>
      <w:bookmarkStart w:id="13587" w:name="_Ref188874611"/>
      <w:bookmarkStart w:id="13588" w:name="_Toc320176955"/>
      <w:r w:rsidRPr="001C220C">
        <w:t>Parameter specification</w:t>
      </w:r>
      <w:bookmarkEnd w:id="13587"/>
      <w:bookmarkEnd w:id="13588"/>
    </w:p>
    <w:p w14:paraId="7049E784" w14:textId="77777777" w:rsidR="00AE642B" w:rsidRDefault="004D470D" w:rsidP="000D7FCB">
      <w:pPr>
        <w:pStyle w:val="PARAGRAPH"/>
        <w:rPr>
          <w:lang w:val="en-US"/>
        </w:rPr>
      </w:pPr>
      <w:r w:rsidRPr="001C220C">
        <w:rPr>
          <w:lang w:val="en-US"/>
        </w:rPr>
        <w:t>Specific parameters required for a</w:t>
      </w:r>
      <w:r>
        <w:rPr>
          <w:lang w:val="en-US"/>
        </w:rPr>
        <w:t>n</w:t>
      </w:r>
      <w:r w:rsidRPr="001C220C">
        <w:rPr>
          <w:lang w:val="en-US"/>
        </w:rPr>
        <w:t xml:space="preserve"> </w:t>
      </w:r>
      <w:r>
        <w:rPr>
          <w:i/>
          <w:lang w:val="en-US"/>
        </w:rPr>
        <w:t>operations</w:t>
      </w:r>
      <w:r w:rsidRPr="000C7AD0">
        <w:rPr>
          <w:i/>
          <w:lang w:val="en-US"/>
        </w:rPr>
        <w:t xml:space="preserve"> segment</w:t>
      </w:r>
      <w:r w:rsidRPr="001C220C">
        <w:rPr>
          <w:lang w:val="en-US"/>
        </w:rPr>
        <w:t xml:space="preserve"> shall be </w:t>
      </w:r>
      <w:r>
        <w:rPr>
          <w:lang w:val="en-US"/>
        </w:rPr>
        <w:t xml:space="preserve">presented </w:t>
      </w:r>
      <w:r w:rsidRPr="001C220C">
        <w:rPr>
          <w:lang w:val="en-US"/>
        </w:rPr>
        <w:t xml:space="preserve">as </w:t>
      </w:r>
      <w:r>
        <w:rPr>
          <w:i/>
          <w:lang w:val="en-US"/>
        </w:rPr>
        <w:t xml:space="preserve">parameter specifications. </w:t>
      </w:r>
      <w:r w:rsidR="00BF69FC" w:rsidRPr="001C220C">
        <w:rPr>
          <w:lang w:val="en-US"/>
        </w:rPr>
        <w:t xml:space="preserve">An </w:t>
      </w:r>
      <w:r w:rsidR="00BF69FC" w:rsidRPr="004D470D">
        <w:rPr>
          <w:i/>
          <w:lang w:val="en-US"/>
        </w:rPr>
        <w:t>operation</w:t>
      </w:r>
      <w:r w:rsidR="006A5B9A" w:rsidRPr="004D470D">
        <w:rPr>
          <w:i/>
          <w:lang w:val="en-US"/>
        </w:rPr>
        <w:t xml:space="preserve">s </w:t>
      </w:r>
      <w:r w:rsidR="009124FD" w:rsidRPr="004D470D">
        <w:rPr>
          <w:i/>
          <w:lang w:val="en-US"/>
        </w:rPr>
        <w:t>segment</w:t>
      </w:r>
      <w:r w:rsidR="009E6331" w:rsidRPr="001C220C">
        <w:rPr>
          <w:lang w:val="en-US"/>
        </w:rPr>
        <w:t xml:space="preserve"> may have an associated set of zero or more </w:t>
      </w:r>
      <w:r w:rsidR="009E6331" w:rsidRPr="004D470D">
        <w:rPr>
          <w:i/>
          <w:lang w:val="en-US"/>
        </w:rPr>
        <w:t>parameter</w:t>
      </w:r>
      <w:r w:rsidR="00E0461C" w:rsidRPr="004D470D">
        <w:rPr>
          <w:i/>
          <w:lang w:val="en-US"/>
        </w:rPr>
        <w:t xml:space="preserve"> </w:t>
      </w:r>
      <w:r w:rsidR="009E6331" w:rsidRPr="004D470D">
        <w:rPr>
          <w:i/>
          <w:lang w:val="en-US"/>
        </w:rPr>
        <w:t>s</w:t>
      </w:r>
      <w:r w:rsidR="00E0461C" w:rsidRPr="004D470D">
        <w:rPr>
          <w:i/>
          <w:lang w:val="en-US"/>
        </w:rPr>
        <w:t>pecifications</w:t>
      </w:r>
      <w:r w:rsidR="009E6331" w:rsidRPr="001C220C">
        <w:rPr>
          <w:lang w:val="en-US"/>
        </w:rPr>
        <w:t xml:space="preserve">. The </w:t>
      </w:r>
      <w:r w:rsidR="009E6331" w:rsidRPr="004D470D">
        <w:rPr>
          <w:i/>
          <w:lang w:val="en-US"/>
        </w:rPr>
        <w:t>parameter</w:t>
      </w:r>
      <w:r w:rsidR="00E0461C" w:rsidRPr="004D470D">
        <w:rPr>
          <w:i/>
          <w:lang w:val="en-US"/>
        </w:rPr>
        <w:t xml:space="preserve"> </w:t>
      </w:r>
      <w:r w:rsidR="009E6331" w:rsidRPr="004D470D">
        <w:rPr>
          <w:i/>
          <w:lang w:val="en-US"/>
        </w:rPr>
        <w:t>s</w:t>
      </w:r>
      <w:r w:rsidR="00E0461C" w:rsidRPr="004D470D">
        <w:rPr>
          <w:i/>
          <w:lang w:val="en-US"/>
        </w:rPr>
        <w:t>pecification</w:t>
      </w:r>
      <w:r w:rsidR="009E6331" w:rsidRPr="001C220C">
        <w:rPr>
          <w:i/>
          <w:lang w:val="en-US"/>
        </w:rPr>
        <w:t xml:space="preserve"> </w:t>
      </w:r>
      <w:r w:rsidR="00E0461C" w:rsidRPr="001C220C">
        <w:rPr>
          <w:lang w:val="en-US"/>
        </w:rPr>
        <w:t xml:space="preserve">contains </w:t>
      </w:r>
      <w:r w:rsidR="009E6331" w:rsidRPr="001C220C">
        <w:rPr>
          <w:lang w:val="en-US"/>
        </w:rPr>
        <w:t xml:space="preserve">the names and types of the values that may be sent to the Level 3 systems to parameterize the </w:t>
      </w:r>
      <w:r w:rsidR="006C7335" w:rsidRPr="001C220C">
        <w:rPr>
          <w:lang w:val="en-US"/>
        </w:rPr>
        <w:t>operation</w:t>
      </w:r>
      <w:r w:rsidR="008558A5">
        <w:rPr>
          <w:lang w:val="en-US"/>
        </w:rPr>
        <w:t xml:space="preserve">. </w:t>
      </w:r>
    </w:p>
    <w:p w14:paraId="5E43A2BF" w14:textId="77777777" w:rsidR="009E6331" w:rsidRPr="001C220C" w:rsidRDefault="00AE642B" w:rsidP="000D7FCB">
      <w:pPr>
        <w:pStyle w:val="PARAGRAPH"/>
        <w:rPr>
          <w:lang w:val="en-US"/>
        </w:rPr>
      </w:pPr>
      <w:r w:rsidRPr="004D470D">
        <w:rPr>
          <w:i/>
          <w:lang w:val="en-US"/>
        </w:rPr>
        <w:t>Parameter specifications</w:t>
      </w:r>
      <w:r>
        <w:rPr>
          <w:lang w:val="en-US"/>
        </w:rPr>
        <w:t xml:space="preserve"> may contain nested </w:t>
      </w:r>
      <w:r w:rsidRPr="004D470D">
        <w:rPr>
          <w:i/>
          <w:lang w:val="en-US"/>
        </w:rPr>
        <w:t>parameter specifications</w:t>
      </w:r>
      <w:r>
        <w:rPr>
          <w:lang w:val="en-US"/>
        </w:rPr>
        <w:t>.</w:t>
      </w:r>
    </w:p>
    <w:p w14:paraId="63C75386" w14:textId="77777777" w:rsidR="009E6331" w:rsidRPr="001C220C" w:rsidRDefault="009E6331" w:rsidP="009E6331">
      <w:pPr>
        <w:pStyle w:val="NOTE0"/>
        <w:rPr>
          <w:lang w:val="en-US"/>
        </w:rPr>
      </w:pPr>
      <w:r w:rsidRPr="001C220C">
        <w:rPr>
          <w:lang w:val="en-US"/>
        </w:rPr>
        <w:t>NOTE</w:t>
      </w:r>
      <w:r w:rsidRPr="001C220C">
        <w:rPr>
          <w:lang w:val="en-US"/>
        </w:rPr>
        <w:t> </w:t>
      </w:r>
      <w:r w:rsidRPr="001C220C">
        <w:rPr>
          <w:lang w:val="en-US"/>
        </w:rPr>
        <w:t xml:space="preserve">Examples of </w:t>
      </w:r>
      <w:r w:rsidRPr="004D470D">
        <w:rPr>
          <w:i/>
          <w:lang w:val="en-US"/>
        </w:rPr>
        <w:t>parameter specifications</w:t>
      </w:r>
      <w:r w:rsidRPr="001C220C">
        <w:rPr>
          <w:lang w:val="en-US"/>
        </w:rPr>
        <w:t xml:space="preserve"> are pH of 3</w:t>
      </w:r>
      <w:r w:rsidR="00A62436">
        <w:rPr>
          <w:lang w:val="en-US"/>
        </w:rPr>
        <w:t>.</w:t>
      </w:r>
      <w:r w:rsidRPr="001C220C">
        <w:rPr>
          <w:lang w:val="en-US"/>
        </w:rPr>
        <w:t xml:space="preserve">5, pressure limit of 35 psi, and flange </w:t>
      </w:r>
      <w:r w:rsidR="00E0461C" w:rsidRPr="001C220C">
        <w:rPr>
          <w:lang w:val="en-US"/>
        </w:rPr>
        <w:t>color</w:t>
      </w:r>
      <w:r w:rsidRPr="001C220C">
        <w:rPr>
          <w:lang w:val="en-US"/>
        </w:rPr>
        <w:t xml:space="preserve"> = orange. </w:t>
      </w:r>
    </w:p>
    <w:p w14:paraId="70DC2939" w14:textId="3C5E5CB9" w:rsidR="009E6331" w:rsidRPr="001C220C" w:rsidRDefault="00E0461C" w:rsidP="009E6331">
      <w:pPr>
        <w:pStyle w:val="PARAGRAPH"/>
        <w:rPr>
          <w:lang w:val="en-US"/>
        </w:rPr>
      </w:pPr>
      <w:r w:rsidRPr="004D470D">
        <w:rPr>
          <w:i/>
          <w:lang w:val="en-US"/>
        </w:rPr>
        <w:t>P</w:t>
      </w:r>
      <w:r w:rsidR="009E6331" w:rsidRPr="004D470D">
        <w:rPr>
          <w:i/>
          <w:lang w:val="en-US"/>
        </w:rPr>
        <w:t>arameter</w:t>
      </w:r>
      <w:r w:rsidRPr="004D470D">
        <w:rPr>
          <w:i/>
          <w:lang w:val="en-US"/>
        </w:rPr>
        <w:t xml:space="preserve"> </w:t>
      </w:r>
      <w:r w:rsidR="009E6331" w:rsidRPr="004D470D">
        <w:rPr>
          <w:i/>
          <w:lang w:val="en-US"/>
        </w:rPr>
        <w:t>s</w:t>
      </w:r>
      <w:r w:rsidRPr="004D470D">
        <w:rPr>
          <w:i/>
          <w:lang w:val="en-US"/>
        </w:rPr>
        <w:t>pecifications</w:t>
      </w:r>
      <w:r w:rsidR="009E6331" w:rsidRPr="001C220C">
        <w:rPr>
          <w:lang w:val="en-US"/>
        </w:rPr>
        <w:t xml:space="preserve"> shall include</w:t>
      </w:r>
    </w:p>
    <w:p w14:paraId="49265EFA" w14:textId="77777777" w:rsidR="009E6331" w:rsidRPr="001C220C" w:rsidRDefault="009E6331" w:rsidP="00A70CDA">
      <w:pPr>
        <w:pStyle w:val="ListNumber"/>
        <w:numPr>
          <w:ilvl w:val="0"/>
          <w:numId w:val="73"/>
        </w:numPr>
        <w:ind w:left="360"/>
        <w:rPr>
          <w:lang w:val="en-US"/>
        </w:rPr>
      </w:pPr>
      <w:r w:rsidRPr="001C220C">
        <w:rPr>
          <w:lang w:val="en-US"/>
        </w:rPr>
        <w:t>an identification of the parameter;</w:t>
      </w:r>
    </w:p>
    <w:p w14:paraId="60166C9E" w14:textId="77777777" w:rsidR="009E6331" w:rsidRPr="001C220C" w:rsidRDefault="009E6331" w:rsidP="00A70CDA">
      <w:pPr>
        <w:pStyle w:val="ListNumber"/>
        <w:numPr>
          <w:ilvl w:val="0"/>
          <w:numId w:val="73"/>
        </w:numPr>
        <w:ind w:left="360"/>
        <w:rPr>
          <w:lang w:val="en-US"/>
        </w:rPr>
      </w:pPr>
      <w:r w:rsidRPr="001C220C">
        <w:rPr>
          <w:lang w:val="en-US"/>
        </w:rPr>
        <w:t>the units of measure of the parameter value.</w:t>
      </w:r>
    </w:p>
    <w:p w14:paraId="5751D465" w14:textId="77777777" w:rsidR="009E6331" w:rsidRPr="001C220C" w:rsidRDefault="00E0461C" w:rsidP="009E6331">
      <w:pPr>
        <w:pStyle w:val="PARAGRAPH"/>
        <w:rPr>
          <w:lang w:val="en-US"/>
        </w:rPr>
      </w:pPr>
      <w:r w:rsidRPr="004D470D">
        <w:rPr>
          <w:i/>
          <w:lang w:val="en-US"/>
        </w:rPr>
        <w:t>P</w:t>
      </w:r>
      <w:r w:rsidR="009E6331" w:rsidRPr="004D470D">
        <w:rPr>
          <w:i/>
          <w:lang w:val="en-US"/>
        </w:rPr>
        <w:t>arameter</w:t>
      </w:r>
      <w:r w:rsidRPr="004D470D">
        <w:rPr>
          <w:i/>
          <w:lang w:val="en-US"/>
        </w:rPr>
        <w:t xml:space="preserve"> </w:t>
      </w:r>
      <w:r w:rsidR="009E6331" w:rsidRPr="004D470D">
        <w:rPr>
          <w:i/>
          <w:lang w:val="en-US"/>
        </w:rPr>
        <w:t>s</w:t>
      </w:r>
      <w:r w:rsidRPr="004D470D">
        <w:rPr>
          <w:i/>
          <w:lang w:val="en-US"/>
        </w:rPr>
        <w:t>pecifications</w:t>
      </w:r>
      <w:r w:rsidR="009E6331" w:rsidRPr="001C220C">
        <w:rPr>
          <w:lang w:val="en-US"/>
        </w:rPr>
        <w:t xml:space="preserve"> should include</w:t>
      </w:r>
    </w:p>
    <w:p w14:paraId="794E0F37" w14:textId="77777777" w:rsidR="009E6331" w:rsidRPr="001C220C" w:rsidRDefault="009E6331" w:rsidP="00D40B7B">
      <w:pPr>
        <w:pStyle w:val="ListNumber2"/>
        <w:numPr>
          <w:ilvl w:val="0"/>
          <w:numId w:val="41"/>
        </w:numPr>
        <w:tabs>
          <w:tab w:val="clear" w:pos="680"/>
        </w:tabs>
        <w:ind w:left="360"/>
        <w:rPr>
          <w:lang w:val="en-US"/>
        </w:rPr>
      </w:pPr>
      <w:r w:rsidRPr="001C220C">
        <w:rPr>
          <w:lang w:val="en-US"/>
        </w:rPr>
        <w:t>a default value for the parameter</w:t>
      </w:r>
      <w:r w:rsidR="00324B6C" w:rsidRPr="001C220C">
        <w:rPr>
          <w:lang w:val="en-US"/>
        </w:rPr>
        <w:t xml:space="preserve"> or</w:t>
      </w:r>
      <w:r w:rsidRPr="001C220C">
        <w:rPr>
          <w:lang w:val="en-US"/>
        </w:rPr>
        <w:t>;</w:t>
      </w:r>
    </w:p>
    <w:p w14:paraId="42AA99BB" w14:textId="77777777" w:rsidR="00324B6C" w:rsidRPr="001C220C" w:rsidRDefault="009E6331" w:rsidP="00D40B7B">
      <w:pPr>
        <w:pStyle w:val="ListNumber2"/>
        <w:numPr>
          <w:ilvl w:val="0"/>
          <w:numId w:val="41"/>
        </w:numPr>
        <w:tabs>
          <w:tab w:val="clear" w:pos="680"/>
        </w:tabs>
        <w:ind w:left="360"/>
        <w:rPr>
          <w:lang w:val="en-US"/>
        </w:rPr>
      </w:pPr>
      <w:r w:rsidRPr="001C220C">
        <w:rPr>
          <w:lang w:val="en-US"/>
        </w:rPr>
        <w:t>possible ranges of the parameter value</w:t>
      </w:r>
      <w:r w:rsidR="00A75E28">
        <w:rPr>
          <w:lang w:val="en-US"/>
        </w:rPr>
        <w:t>.</w:t>
      </w:r>
    </w:p>
    <w:p w14:paraId="25D87260" w14:textId="77777777" w:rsidR="009E6331" w:rsidRPr="001C220C" w:rsidRDefault="00D866FF" w:rsidP="00C02B61">
      <w:pPr>
        <w:pStyle w:val="NOTE0"/>
        <w:rPr>
          <w:lang w:val="en-US"/>
        </w:rPr>
      </w:pPr>
      <w:r w:rsidRPr="001C220C">
        <w:rPr>
          <w:lang w:val="en-US"/>
        </w:rPr>
        <w:t>EXAMPLE</w:t>
      </w:r>
      <w:r w:rsidR="00AB2987">
        <w:rPr>
          <w:lang w:val="en-US"/>
        </w:rPr>
        <w:t xml:space="preserve"> </w:t>
      </w:r>
      <w:r w:rsidR="002C25C7">
        <w:rPr>
          <w:lang w:val="en-US"/>
        </w:rPr>
        <w:t xml:space="preserve">    </w:t>
      </w:r>
      <w:r w:rsidR="00324B6C" w:rsidRPr="001C220C">
        <w:rPr>
          <w:lang w:val="en-US"/>
        </w:rPr>
        <w:t xml:space="preserve">Ranges </w:t>
      </w:r>
      <w:r w:rsidR="00DE2E9A">
        <w:rPr>
          <w:lang w:val="en-US"/>
        </w:rPr>
        <w:t xml:space="preserve">can </w:t>
      </w:r>
      <w:r w:rsidR="00324B6C" w:rsidRPr="001C220C">
        <w:rPr>
          <w:lang w:val="en-US"/>
        </w:rPr>
        <w:t xml:space="preserve">be </w:t>
      </w:r>
      <w:r w:rsidR="009E6331" w:rsidRPr="001C220C">
        <w:rPr>
          <w:lang w:val="en-US"/>
        </w:rPr>
        <w:t>alarm or quality ranges; tolerances for acceptable parameter values.</w:t>
      </w:r>
    </w:p>
    <w:p w14:paraId="7BA8A5BD" w14:textId="4E697424" w:rsidR="00AC0D95" w:rsidRPr="001C220C" w:rsidRDefault="009C698C" w:rsidP="00AC0D95">
      <w:pPr>
        <w:pStyle w:val="PARAGRAPH"/>
        <w:rPr>
          <w:ins w:id="13589" w:author="Charles Gifford" w:date="2016-04-20T12:02:00Z"/>
          <w:lang w:val="en-US"/>
        </w:rPr>
      </w:pPr>
      <w:r>
        <w:rPr>
          <w:lang w:val="en-US"/>
        </w:rPr>
        <w:fldChar w:fldCharType="begin"/>
      </w:r>
      <w:r>
        <w:rPr>
          <w:lang w:val="en-US"/>
        </w:rPr>
        <w:instrText xml:space="preserve"> REF _Ref477970262 \h </w:instrText>
      </w:r>
      <w:r>
        <w:rPr>
          <w:lang w:val="en-US"/>
        </w:rPr>
      </w:r>
      <w:r>
        <w:rPr>
          <w:lang w:val="en-US"/>
        </w:rPr>
        <w:fldChar w:fldCharType="separate"/>
      </w:r>
      <w:r>
        <w:t xml:space="preserve">Table </w:t>
      </w:r>
      <w:r>
        <w:rPr>
          <w:noProof/>
        </w:rPr>
        <w:t>144</w:t>
      </w:r>
      <w:r>
        <w:rPr>
          <w:lang w:val="en-US"/>
        </w:rPr>
        <w:fldChar w:fldCharType="end"/>
      </w:r>
      <w:r w:rsidR="000A7D8D">
        <w:rPr>
          <w:lang w:val="en-US"/>
        </w:rPr>
        <w:t xml:space="preserve"> </w:t>
      </w:r>
      <w:r w:rsidR="009E6331" w:rsidRPr="001C220C">
        <w:rPr>
          <w:lang w:val="en-US"/>
        </w:rPr>
        <w:t xml:space="preserve">defines the </w:t>
      </w:r>
      <w:r w:rsidR="00AC0D95">
        <w:rPr>
          <w:lang w:val="en-US"/>
        </w:rPr>
        <w:t>relationship</w:t>
      </w:r>
      <w:ins w:id="13590" w:author="Charles Gifford" w:date="2017-03-20T02:36:00Z">
        <w:r w:rsidR="00981617">
          <w:rPr>
            <w:lang w:val="en-US"/>
          </w:rPr>
          <w:t xml:space="preserve"> role</w:t>
        </w:r>
      </w:ins>
      <w:r w:rsidR="009E6331" w:rsidRPr="001C220C">
        <w:rPr>
          <w:lang w:val="en-US"/>
        </w:rPr>
        <w:t xml:space="preserve">s for </w:t>
      </w:r>
      <w:r w:rsidR="000A7D8D">
        <w:rPr>
          <w:lang w:val="en-US"/>
        </w:rPr>
        <w:t xml:space="preserve">the </w:t>
      </w:r>
      <w:r w:rsidR="009E6331" w:rsidRPr="001C220C">
        <w:rPr>
          <w:i/>
          <w:lang w:val="en-US"/>
        </w:rPr>
        <w:t xml:space="preserve">parameter </w:t>
      </w:r>
      <w:r w:rsidR="00E0461C" w:rsidRPr="001C220C">
        <w:rPr>
          <w:i/>
          <w:lang w:val="en-US"/>
        </w:rPr>
        <w:t>specification</w:t>
      </w:r>
      <w:r w:rsidR="009E6331" w:rsidRPr="001C220C">
        <w:rPr>
          <w:lang w:val="en-US"/>
        </w:rPr>
        <w:t xml:space="preserve">. </w:t>
      </w:r>
      <w:ins w:id="13591" w:author="Charles Gifford" w:date="2017-03-22T18:23:00Z">
        <w:r>
          <w:rPr>
            <w:lang w:val="en-US"/>
          </w:rPr>
          <w:fldChar w:fldCharType="begin"/>
        </w:r>
        <w:r>
          <w:rPr>
            <w:lang w:val="en-US"/>
          </w:rPr>
          <w:instrText xml:space="preserve"> REF _Ref161734439 \h </w:instrText>
        </w:r>
      </w:ins>
      <w:r>
        <w:rPr>
          <w:lang w:val="en-US"/>
        </w:rPr>
      </w:r>
      <w:r>
        <w:rPr>
          <w:lang w:val="en-US"/>
        </w:rPr>
        <w:fldChar w:fldCharType="separate"/>
      </w:r>
      <w:ins w:id="13592" w:author="Charles Gifford" w:date="2017-03-22T18:23:00Z">
        <w:r w:rsidRPr="001C220C">
          <w:rPr>
            <w:lang w:val="en-US"/>
          </w:rPr>
          <w:t xml:space="preserve">Table </w:t>
        </w:r>
        <w:r>
          <w:rPr>
            <w:noProof/>
            <w:lang w:val="en-US"/>
          </w:rPr>
          <w:t>145</w:t>
        </w:r>
        <w:r>
          <w:rPr>
            <w:lang w:val="en-US"/>
          </w:rPr>
          <w:fldChar w:fldCharType="end"/>
        </w:r>
      </w:ins>
      <w:ins w:id="13593" w:author="Charles Gifford" w:date="2016-04-20T12:02:00Z">
        <w:r w:rsidR="00AC0D95">
          <w:rPr>
            <w:lang w:val="en-US"/>
          </w:rPr>
          <w:t xml:space="preserve"> </w:t>
        </w:r>
        <w:r w:rsidR="00AC0D95" w:rsidRPr="001C220C">
          <w:rPr>
            <w:lang w:val="en-US"/>
          </w:rPr>
          <w:t xml:space="preserve">defines the attributes for </w:t>
        </w:r>
      </w:ins>
      <w:ins w:id="13594" w:author="Charles Gifford" w:date="2016-10-29T18:23:00Z">
        <w:r w:rsidR="000A7D8D">
          <w:rPr>
            <w:lang w:val="en-US"/>
          </w:rPr>
          <w:t xml:space="preserve">the </w:t>
        </w:r>
      </w:ins>
      <w:ins w:id="13595" w:author="Charles Gifford" w:date="2016-04-20T12:02:00Z">
        <w:r w:rsidR="000A7D8D">
          <w:rPr>
            <w:i/>
            <w:lang w:val="en-US"/>
          </w:rPr>
          <w:t>parameter specification</w:t>
        </w:r>
        <w:r w:rsidR="00AC0D95" w:rsidRPr="001C220C">
          <w:rPr>
            <w:lang w:val="en-US"/>
          </w:rPr>
          <w:t xml:space="preserve">. </w:t>
        </w:r>
      </w:ins>
    </w:p>
    <w:p w14:paraId="0FEB2DD6" w14:textId="555E149F" w:rsidR="00AC0D95" w:rsidRDefault="009C698C" w:rsidP="00881CA4">
      <w:pPr>
        <w:pStyle w:val="TABLE-title"/>
        <w:rPr>
          <w:ins w:id="13596" w:author="Charles Gifford" w:date="2017-03-20T02:37:00Z"/>
          <w:lang w:val="en-US"/>
        </w:rPr>
      </w:pPr>
      <w:bookmarkStart w:id="13597" w:name="_Ref477970262"/>
      <w:bookmarkStart w:id="13598" w:name="_Toc478492444"/>
      <w:ins w:id="13599" w:author="Charles Gifford" w:date="2017-03-22T18:22:00Z">
        <w:r>
          <w:t xml:space="preserve">Table </w:t>
        </w:r>
        <w:r>
          <w:fldChar w:fldCharType="begin"/>
        </w:r>
        <w:r>
          <w:instrText xml:space="preserve"> SEQ Table \* ARABIC </w:instrText>
        </w:r>
      </w:ins>
      <w:r>
        <w:fldChar w:fldCharType="separate"/>
      </w:r>
      <w:ins w:id="13600" w:author="Charles Gifford" w:date="2017-03-22T18:22:00Z">
        <w:r>
          <w:rPr>
            <w:noProof/>
          </w:rPr>
          <w:t>144</w:t>
        </w:r>
        <w:r>
          <w:fldChar w:fldCharType="end"/>
        </w:r>
      </w:ins>
      <w:bookmarkEnd w:id="13597"/>
      <w:ins w:id="13601" w:author="Charles Gifford" w:date="2017-03-22T18:21:00Z">
        <w:r>
          <w:rPr>
            <w:lang w:val="en-US"/>
          </w:rPr>
          <w:t xml:space="preserve"> </w:t>
        </w:r>
      </w:ins>
      <w:ins w:id="13602" w:author="Charles Gifford" w:date="2016-04-20T12:02:00Z">
        <w:r w:rsidR="00AC0D95">
          <w:rPr>
            <w:lang w:val="en-US"/>
          </w:rPr>
          <w:t>–</w:t>
        </w:r>
        <w:r w:rsidR="00AC0D95" w:rsidRPr="001C220C">
          <w:rPr>
            <w:lang w:val="en-US"/>
          </w:rPr>
          <w:t xml:space="preserve"> </w:t>
        </w:r>
        <w:r w:rsidR="00AC0D95">
          <w:rPr>
            <w:lang w:val="en-US"/>
          </w:rPr>
          <w:t>P</w:t>
        </w:r>
        <w:r w:rsidR="00AC0D95" w:rsidRPr="001C220C">
          <w:rPr>
            <w:lang w:val="en-US"/>
          </w:rPr>
          <w:t>arameter specification</w:t>
        </w:r>
        <w:r w:rsidR="00AC0D95" w:rsidRPr="00AC2193">
          <w:rPr>
            <w:lang w:val="en-US"/>
          </w:rPr>
          <w:t xml:space="preserve"> </w:t>
        </w:r>
      </w:ins>
      <w:ins w:id="13603" w:author="Charles Gifford" w:date="2016-04-20T12:03:00Z">
        <w:r w:rsidR="00AC0D95">
          <w:rPr>
            <w:lang w:val="en-US"/>
          </w:rPr>
          <w:t>relationship</w:t>
        </w:r>
      </w:ins>
      <w:ins w:id="13604" w:author="Charles Gifford" w:date="2017-03-20T02:36:00Z">
        <w:r w:rsidR="00981617">
          <w:rPr>
            <w:lang w:val="en-US"/>
          </w:rPr>
          <w:t xml:space="preserve"> role</w:t>
        </w:r>
      </w:ins>
      <w:ins w:id="13605" w:author="Charles Gifford" w:date="2016-04-20T12:02:00Z">
        <w:r w:rsidR="00AC0D95">
          <w:rPr>
            <w:lang w:val="en-US"/>
          </w:rPr>
          <w:t>s</w:t>
        </w:r>
      </w:ins>
      <w:bookmarkEnd w:id="13598"/>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981617" w:rsidRPr="009432BC" w14:paraId="14539BC0" w14:textId="77777777" w:rsidTr="0068354D">
        <w:trPr>
          <w:trHeight w:val="197"/>
          <w:tblHeader/>
          <w:ins w:id="13606" w:author="Charles Gifford" w:date="2017-03-20T02:37:00Z"/>
        </w:trPr>
        <w:tc>
          <w:tcPr>
            <w:tcW w:w="2155" w:type="dxa"/>
            <w:shd w:val="clear" w:color="auto" w:fill="auto"/>
          </w:tcPr>
          <w:p w14:paraId="4647555A" w14:textId="77777777" w:rsidR="00981617" w:rsidRPr="009432BC" w:rsidRDefault="00981617" w:rsidP="0068354D">
            <w:pPr>
              <w:pStyle w:val="TABLE-col-heading"/>
              <w:rPr>
                <w:ins w:id="13607" w:author="Charles Gifford" w:date="2017-03-20T02:37:00Z"/>
              </w:rPr>
            </w:pPr>
            <w:bookmarkStart w:id="13608" w:name="_Hlk477741041"/>
            <w:ins w:id="13609" w:author="Charles Gifford" w:date="2017-03-20T02:37:00Z">
              <w:r w:rsidRPr="009432BC">
                <w:t>Related Object</w:t>
              </w:r>
            </w:ins>
          </w:p>
        </w:tc>
        <w:tc>
          <w:tcPr>
            <w:tcW w:w="2070" w:type="dxa"/>
            <w:shd w:val="clear" w:color="auto" w:fill="auto"/>
          </w:tcPr>
          <w:p w14:paraId="39A24446" w14:textId="77777777" w:rsidR="00981617" w:rsidRPr="009432BC" w:rsidRDefault="00981617" w:rsidP="0068354D">
            <w:pPr>
              <w:pStyle w:val="TABLE-col-heading"/>
              <w:rPr>
                <w:ins w:id="13610" w:author="Charles Gifford" w:date="2017-03-20T02:37:00Z"/>
              </w:rPr>
            </w:pPr>
            <w:ins w:id="13611" w:author="Charles Gifford" w:date="2017-03-20T02:37:00Z">
              <w:r w:rsidRPr="009432BC">
                <w:t>Role</w:t>
              </w:r>
            </w:ins>
          </w:p>
        </w:tc>
        <w:tc>
          <w:tcPr>
            <w:tcW w:w="1080" w:type="dxa"/>
            <w:shd w:val="clear" w:color="auto" w:fill="auto"/>
          </w:tcPr>
          <w:p w14:paraId="2121FE75" w14:textId="77777777" w:rsidR="00981617" w:rsidRPr="009432BC" w:rsidRDefault="00981617" w:rsidP="0068354D">
            <w:pPr>
              <w:pStyle w:val="TABLE-col-heading"/>
              <w:rPr>
                <w:ins w:id="13612" w:author="Charles Gifford" w:date="2017-03-20T02:37:00Z"/>
              </w:rPr>
            </w:pPr>
            <w:ins w:id="13613" w:author="Charles Gifford" w:date="2017-03-20T02:37:00Z">
              <w:r w:rsidRPr="009432BC">
                <w:t>Multiplicity</w:t>
              </w:r>
            </w:ins>
          </w:p>
        </w:tc>
        <w:tc>
          <w:tcPr>
            <w:tcW w:w="3780" w:type="dxa"/>
            <w:shd w:val="clear" w:color="auto" w:fill="auto"/>
          </w:tcPr>
          <w:p w14:paraId="302B9DDB" w14:textId="77777777" w:rsidR="00981617" w:rsidRPr="009432BC" w:rsidRDefault="00981617" w:rsidP="0068354D">
            <w:pPr>
              <w:pStyle w:val="TABLE-col-heading"/>
              <w:rPr>
                <w:ins w:id="13614" w:author="Charles Gifford" w:date="2017-03-20T02:37:00Z"/>
              </w:rPr>
            </w:pPr>
            <w:ins w:id="13615" w:author="Charles Gifford" w:date="2017-03-20T02:37:00Z">
              <w:r w:rsidRPr="009432BC">
                <w:t>Description</w:t>
              </w:r>
            </w:ins>
          </w:p>
        </w:tc>
      </w:tr>
      <w:tr w:rsidR="00981617" w:rsidRPr="009432BC" w14:paraId="1F3FC317" w14:textId="77777777" w:rsidTr="0068354D">
        <w:trPr>
          <w:trHeight w:val="332"/>
          <w:ins w:id="13616" w:author="Charles Gifford" w:date="2017-03-20T02:37:00Z"/>
        </w:trPr>
        <w:tc>
          <w:tcPr>
            <w:tcW w:w="2155" w:type="dxa"/>
          </w:tcPr>
          <w:p w14:paraId="668AC946" w14:textId="46514A7C" w:rsidR="00981617" w:rsidRPr="009432BC" w:rsidRDefault="00981617" w:rsidP="00981617">
            <w:pPr>
              <w:pStyle w:val="TABLE-cell"/>
              <w:rPr>
                <w:ins w:id="13617" w:author="Charles Gifford" w:date="2017-03-20T02:37:00Z"/>
              </w:rPr>
            </w:pPr>
            <w:ins w:id="13618" w:author="Charles Gifford" w:date="2017-03-20T02:39:00Z">
              <w:r>
                <w:rPr>
                  <w:szCs w:val="20"/>
                  <w:lang w:val="en-US"/>
                </w:rPr>
                <w:t>Operations Segment</w:t>
              </w:r>
            </w:ins>
          </w:p>
        </w:tc>
        <w:tc>
          <w:tcPr>
            <w:tcW w:w="2070" w:type="dxa"/>
          </w:tcPr>
          <w:p w14:paraId="755868EE" w14:textId="24B3A362" w:rsidR="00981617" w:rsidRPr="009432BC" w:rsidRDefault="00981617" w:rsidP="00981617">
            <w:pPr>
              <w:pStyle w:val="TABLE-cell"/>
              <w:rPr>
                <w:ins w:id="13619" w:author="Charles Gifford" w:date="2017-03-20T02:37:00Z"/>
              </w:rPr>
            </w:pPr>
            <w:ins w:id="13620" w:author="Charles Gifford" w:date="2017-03-20T02:39:00Z">
              <w:r>
                <w:rPr>
                  <w:szCs w:val="20"/>
                  <w:lang w:val="en-US"/>
                </w:rPr>
                <w:t>NA</w:t>
              </w:r>
            </w:ins>
          </w:p>
        </w:tc>
        <w:tc>
          <w:tcPr>
            <w:tcW w:w="1080" w:type="dxa"/>
          </w:tcPr>
          <w:p w14:paraId="5BBE5EE1" w14:textId="08D8D3C3" w:rsidR="00981617" w:rsidRPr="009432BC" w:rsidRDefault="00981617" w:rsidP="00981617">
            <w:pPr>
              <w:pStyle w:val="TABLE-cell"/>
              <w:rPr>
                <w:ins w:id="13621" w:author="Charles Gifford" w:date="2017-03-20T02:37:00Z"/>
              </w:rPr>
            </w:pPr>
            <w:ins w:id="13622" w:author="Charles Gifford" w:date="2017-03-20T02:39:00Z">
              <w:r>
                <w:rPr>
                  <w:szCs w:val="20"/>
                  <w:lang w:val="en-US"/>
                </w:rPr>
                <w:t>1</w:t>
              </w:r>
            </w:ins>
          </w:p>
        </w:tc>
        <w:tc>
          <w:tcPr>
            <w:tcW w:w="3780" w:type="dxa"/>
          </w:tcPr>
          <w:p w14:paraId="314AD7A6" w14:textId="6373CD13" w:rsidR="00981617" w:rsidRPr="009432BC" w:rsidRDefault="00981617" w:rsidP="00981617">
            <w:pPr>
              <w:pStyle w:val="TABLE-cell"/>
              <w:rPr>
                <w:ins w:id="13623" w:author="Charles Gifford" w:date="2017-03-20T02:37:00Z"/>
              </w:rPr>
            </w:pPr>
            <w:ins w:id="13624" w:author="Charles Gifford" w:date="2017-03-20T02:39:00Z">
              <w:r>
                <w:rPr>
                  <w:lang w:val="en-US"/>
                </w:rPr>
                <w:t xml:space="preserve">The </w:t>
              </w:r>
              <w:r>
                <w:rPr>
                  <w:i/>
                  <w:lang w:val="en-US"/>
                </w:rPr>
                <w:t>operations</w:t>
              </w:r>
              <w:r w:rsidRPr="002F42AC">
                <w:rPr>
                  <w:i/>
                  <w:lang w:val="en-US"/>
                </w:rPr>
                <w:t xml:space="preserve"> segment</w:t>
              </w:r>
              <w:r>
                <w:rPr>
                  <w:i/>
                  <w:lang w:val="en-US"/>
                </w:rPr>
                <w:t>(s)</w:t>
              </w:r>
              <w:r>
                <w:rPr>
                  <w:lang w:val="en-US"/>
                </w:rPr>
                <w:t xml:space="preserve"> is a part of this </w:t>
              </w:r>
              <w:r>
                <w:rPr>
                  <w:i/>
                  <w:lang w:val="en-US"/>
                </w:rPr>
                <w:t>parameter</w:t>
              </w:r>
              <w:r>
                <w:rPr>
                  <w:lang w:val="en-US"/>
                </w:rPr>
                <w:t xml:space="preserve"> </w:t>
              </w:r>
              <w:r w:rsidRPr="002F42AC">
                <w:rPr>
                  <w:i/>
                  <w:lang w:val="en-US"/>
                </w:rPr>
                <w:t>specification</w:t>
              </w:r>
              <w:r>
                <w:rPr>
                  <w:lang w:val="en-US"/>
                </w:rPr>
                <w:t>.</w:t>
              </w:r>
            </w:ins>
          </w:p>
        </w:tc>
      </w:tr>
      <w:tr w:rsidR="00981617" w:rsidRPr="009432BC" w14:paraId="59DCAB8E" w14:textId="77777777" w:rsidTr="0068354D">
        <w:trPr>
          <w:trHeight w:val="332"/>
          <w:ins w:id="13625" w:author="Charles Gifford" w:date="2017-03-20T02:37:00Z"/>
        </w:trPr>
        <w:tc>
          <w:tcPr>
            <w:tcW w:w="2155" w:type="dxa"/>
          </w:tcPr>
          <w:p w14:paraId="5E336D86" w14:textId="0DE5C186" w:rsidR="00981617" w:rsidRDefault="00981617" w:rsidP="00981617">
            <w:pPr>
              <w:pStyle w:val="TABLE-cell"/>
              <w:rPr>
                <w:ins w:id="13626" w:author="Charles Gifford" w:date="2017-03-20T02:37:00Z"/>
                <w:szCs w:val="20"/>
                <w:lang w:val="en-US"/>
              </w:rPr>
            </w:pPr>
            <w:ins w:id="13627" w:author="Charles Gifford" w:date="2017-03-20T02:39:00Z">
              <w:r>
                <w:rPr>
                  <w:szCs w:val="20"/>
                  <w:lang w:val="en-US"/>
                </w:rPr>
                <w:t>Parameter specification</w:t>
              </w:r>
            </w:ins>
          </w:p>
        </w:tc>
        <w:tc>
          <w:tcPr>
            <w:tcW w:w="2070" w:type="dxa"/>
          </w:tcPr>
          <w:p w14:paraId="75FD9A2C" w14:textId="5A2E50FB" w:rsidR="00981617" w:rsidRDefault="00981617" w:rsidP="00981617">
            <w:pPr>
              <w:pStyle w:val="TABLE-cell"/>
              <w:rPr>
                <w:ins w:id="13628" w:author="Charles Gifford" w:date="2017-03-20T02:37:00Z"/>
                <w:szCs w:val="20"/>
                <w:lang w:val="en-US"/>
              </w:rPr>
            </w:pPr>
            <w:ins w:id="13629" w:author="Charles Gifford" w:date="2017-03-20T02:39:00Z">
              <w:r>
                <w:rPr>
                  <w:szCs w:val="20"/>
                  <w:lang w:val="en-US"/>
                </w:rPr>
                <w:t>Parameter specification child</w:t>
              </w:r>
            </w:ins>
          </w:p>
        </w:tc>
        <w:tc>
          <w:tcPr>
            <w:tcW w:w="1080" w:type="dxa"/>
          </w:tcPr>
          <w:p w14:paraId="1D108ACA" w14:textId="2A03BCA5" w:rsidR="00981617" w:rsidRDefault="00981617" w:rsidP="00981617">
            <w:pPr>
              <w:pStyle w:val="TABLE-cell"/>
              <w:rPr>
                <w:ins w:id="13630" w:author="Charles Gifford" w:date="2017-03-20T02:37:00Z"/>
                <w:szCs w:val="20"/>
                <w:lang w:val="en-US"/>
              </w:rPr>
            </w:pPr>
            <w:ins w:id="13631" w:author="Charles Gifford" w:date="2017-03-20T02:39:00Z">
              <w:r>
                <w:rPr>
                  <w:szCs w:val="20"/>
                  <w:lang w:val="en-US"/>
                </w:rPr>
                <w:t>0..*</w:t>
              </w:r>
            </w:ins>
          </w:p>
        </w:tc>
        <w:tc>
          <w:tcPr>
            <w:tcW w:w="3780" w:type="dxa"/>
          </w:tcPr>
          <w:p w14:paraId="1EA92427" w14:textId="0D4BCBE9" w:rsidR="00981617" w:rsidRDefault="00981617" w:rsidP="00981617">
            <w:pPr>
              <w:pStyle w:val="TABLE-cell"/>
              <w:rPr>
                <w:ins w:id="13632" w:author="Charles Gifford" w:date="2017-03-20T02:37:00Z"/>
                <w:lang w:val="en-US"/>
              </w:rPr>
            </w:pPr>
            <w:ins w:id="13633" w:author="Charles Gifford" w:date="2017-03-20T02:39:00Z">
              <w:r w:rsidRPr="00E51F1F">
                <w:rPr>
                  <w:lang w:val="en-US"/>
                </w:rPr>
                <w:t>The</w:t>
              </w:r>
              <w:r>
                <w:rPr>
                  <w:i/>
                  <w:lang w:val="en-US"/>
                </w:rPr>
                <w:t xml:space="preserve"> p</w:t>
              </w:r>
              <w:r w:rsidRPr="002F42AC">
                <w:rPr>
                  <w:i/>
                  <w:lang w:val="en-US"/>
                </w:rPr>
                <w:t>arameter</w:t>
              </w:r>
              <w:r>
                <w:rPr>
                  <w:i/>
                  <w:lang w:val="en-US"/>
                </w:rPr>
                <w:t xml:space="preserve"> specification(s)</w:t>
              </w:r>
              <w:r>
                <w:rPr>
                  <w:lang w:val="en-US"/>
                </w:rPr>
                <w:t xml:space="preserve"> that are part of this </w:t>
              </w:r>
              <w:r>
                <w:rPr>
                  <w:i/>
                  <w:lang w:val="en-US"/>
                </w:rPr>
                <w:t>parameter specification</w:t>
              </w:r>
              <w:r>
                <w:rPr>
                  <w:lang w:val="en-US"/>
                </w:rPr>
                <w:t>.</w:t>
              </w:r>
            </w:ins>
          </w:p>
        </w:tc>
      </w:tr>
    </w:tbl>
    <w:p w14:paraId="70EBCECB" w14:textId="72B318A2" w:rsidR="009E6331" w:rsidRPr="001C220C" w:rsidRDefault="009E6331" w:rsidP="000059C3">
      <w:pPr>
        <w:pStyle w:val="TABLE-title"/>
        <w:rPr>
          <w:lang w:val="en-US"/>
        </w:rPr>
      </w:pPr>
      <w:bookmarkStart w:id="13634" w:name="_Ref161734439"/>
      <w:bookmarkStart w:id="13635" w:name="_Toc161631643"/>
      <w:bookmarkStart w:id="13636" w:name="_Toc266864168"/>
      <w:bookmarkStart w:id="13637" w:name="_Toc306621056"/>
      <w:bookmarkStart w:id="13638" w:name="_Toc320178452"/>
      <w:bookmarkStart w:id="13639" w:name="_Toc478492445"/>
      <w:bookmarkEnd w:id="13608"/>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9C698C">
        <w:rPr>
          <w:noProof/>
          <w:lang w:val="en-US"/>
        </w:rPr>
        <w:t>145</w:t>
      </w:r>
      <w:r w:rsidR="00FD29D6">
        <w:rPr>
          <w:lang w:val="en-US"/>
        </w:rPr>
        <w:fldChar w:fldCharType="end"/>
      </w:r>
      <w:bookmarkEnd w:id="13634"/>
      <w:r w:rsidRPr="001C220C">
        <w:rPr>
          <w:lang w:val="en-US"/>
        </w:rPr>
        <w:t xml:space="preserve"> </w:t>
      </w:r>
      <w:r w:rsidR="000D7FCB">
        <w:rPr>
          <w:lang w:val="en-US"/>
        </w:rPr>
        <w:t>–</w:t>
      </w:r>
      <w:r w:rsidR="00E0461C" w:rsidRPr="001C220C">
        <w:rPr>
          <w:lang w:val="en-US"/>
        </w:rPr>
        <w:t xml:space="preserve"> </w:t>
      </w:r>
      <w:r w:rsidR="003B2776">
        <w:rPr>
          <w:lang w:val="en-US"/>
        </w:rPr>
        <w:t>P</w:t>
      </w:r>
      <w:r w:rsidRPr="001C220C">
        <w:rPr>
          <w:lang w:val="en-US"/>
        </w:rPr>
        <w:t xml:space="preserve">arameter </w:t>
      </w:r>
      <w:r w:rsidR="00E0461C" w:rsidRPr="001C220C">
        <w:rPr>
          <w:lang w:val="en-US"/>
        </w:rPr>
        <w:t>specification</w:t>
      </w:r>
      <w:bookmarkEnd w:id="13635"/>
      <w:bookmarkEnd w:id="13636"/>
      <w:bookmarkEnd w:id="13637"/>
      <w:bookmarkEnd w:id="13638"/>
      <w:r w:rsidR="003B2776" w:rsidRPr="00AC2193">
        <w:rPr>
          <w:lang w:val="en-US"/>
        </w:rPr>
        <w:t xml:space="preserve"> </w:t>
      </w:r>
      <w:r w:rsidR="003B2776">
        <w:rPr>
          <w:lang w:val="en-US"/>
        </w:rPr>
        <w:t>attributes</w:t>
      </w:r>
      <w:bookmarkEnd w:id="13639"/>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9E6331" w:rsidRPr="001C220C" w14:paraId="300670C7" w14:textId="77777777" w:rsidTr="002F660E">
        <w:trPr>
          <w:jc w:val="center"/>
        </w:trPr>
        <w:tc>
          <w:tcPr>
            <w:tcW w:w="1269" w:type="dxa"/>
          </w:tcPr>
          <w:p w14:paraId="21693F8E" w14:textId="77777777" w:rsidR="009E6331" w:rsidRPr="001C220C" w:rsidRDefault="009E6331" w:rsidP="002F660E">
            <w:pPr>
              <w:pStyle w:val="NormalTableHeader"/>
              <w:keepNext w:val="0"/>
              <w:keepLines w:val="0"/>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5DB7DD29" w14:textId="77777777" w:rsidR="009E6331" w:rsidRPr="001C220C" w:rsidRDefault="009E6331" w:rsidP="002F660E">
            <w:pPr>
              <w:pStyle w:val="NormalTableHeader"/>
              <w:keepNext w:val="0"/>
              <w:keepLines w:val="0"/>
              <w:spacing w:before="40"/>
              <w:rPr>
                <w:lang w:val="en-US"/>
              </w:rPr>
            </w:pPr>
            <w:r w:rsidRPr="001C220C">
              <w:rPr>
                <w:lang w:val="en-US"/>
              </w:rPr>
              <w:t>Description</w:t>
            </w:r>
          </w:p>
        </w:tc>
        <w:tc>
          <w:tcPr>
            <w:tcW w:w="1440" w:type="dxa"/>
          </w:tcPr>
          <w:p w14:paraId="71AC5F09" w14:textId="77777777" w:rsidR="009E6331" w:rsidRPr="001C220C" w:rsidRDefault="00AE4770" w:rsidP="002F660E">
            <w:pPr>
              <w:pStyle w:val="NormalTableHeader"/>
              <w:keepNext w:val="0"/>
              <w:keepLines w:val="0"/>
              <w:spacing w:before="40"/>
              <w:rPr>
                <w:lang w:val="en-US"/>
              </w:rPr>
            </w:pPr>
            <w:r>
              <w:rPr>
                <w:lang w:val="en-US"/>
              </w:rPr>
              <w:t>Production example</w:t>
            </w:r>
            <w:r w:rsidR="009E6331" w:rsidRPr="001C220C">
              <w:rPr>
                <w:lang w:val="en-US"/>
              </w:rPr>
              <w:t>s</w:t>
            </w:r>
          </w:p>
        </w:tc>
        <w:tc>
          <w:tcPr>
            <w:tcW w:w="1297" w:type="dxa"/>
          </w:tcPr>
          <w:p w14:paraId="7CC6C0BF" w14:textId="77777777" w:rsidR="009E6331" w:rsidRPr="001C220C" w:rsidRDefault="00AE4770" w:rsidP="002F660E">
            <w:pPr>
              <w:pStyle w:val="NormalTableHeader"/>
              <w:keepNext w:val="0"/>
              <w:keepLines w:val="0"/>
              <w:spacing w:before="40"/>
              <w:rPr>
                <w:lang w:val="en-US"/>
              </w:rPr>
            </w:pPr>
            <w:r>
              <w:rPr>
                <w:lang w:val="en-US"/>
              </w:rPr>
              <w:t>Maintenance example</w:t>
            </w:r>
            <w:r w:rsidR="009E6331" w:rsidRPr="001C220C">
              <w:rPr>
                <w:lang w:val="en-US"/>
              </w:rPr>
              <w:t>s</w:t>
            </w:r>
          </w:p>
        </w:tc>
        <w:tc>
          <w:tcPr>
            <w:tcW w:w="1080" w:type="dxa"/>
          </w:tcPr>
          <w:p w14:paraId="6FDD4F8D" w14:textId="77777777" w:rsidR="009E6331" w:rsidRPr="001C220C" w:rsidRDefault="00AE4770" w:rsidP="002F660E">
            <w:pPr>
              <w:pStyle w:val="NormalTableHeader"/>
              <w:keepNext w:val="0"/>
              <w:keepLines w:val="0"/>
              <w:spacing w:before="40"/>
              <w:rPr>
                <w:lang w:val="en-US"/>
              </w:rPr>
            </w:pPr>
            <w:r>
              <w:rPr>
                <w:lang w:val="en-US"/>
              </w:rPr>
              <w:t>Quality example</w:t>
            </w:r>
            <w:r w:rsidR="009E6331" w:rsidRPr="001C220C">
              <w:rPr>
                <w:lang w:val="en-US"/>
              </w:rPr>
              <w:t>s</w:t>
            </w:r>
          </w:p>
        </w:tc>
        <w:tc>
          <w:tcPr>
            <w:tcW w:w="1080" w:type="dxa"/>
          </w:tcPr>
          <w:p w14:paraId="1841D148" w14:textId="77777777" w:rsidR="009E6331" w:rsidRPr="001C220C" w:rsidRDefault="00AE4770" w:rsidP="002F660E">
            <w:pPr>
              <w:pStyle w:val="NormalTableHeader"/>
              <w:keepNext w:val="0"/>
              <w:keepLines w:val="0"/>
              <w:spacing w:before="40"/>
              <w:rPr>
                <w:lang w:val="en-US"/>
              </w:rPr>
            </w:pPr>
            <w:r>
              <w:rPr>
                <w:lang w:val="en-US"/>
              </w:rPr>
              <w:t>Inventory example</w:t>
            </w:r>
            <w:r w:rsidR="009E6331" w:rsidRPr="001C220C">
              <w:rPr>
                <w:lang w:val="en-US"/>
              </w:rPr>
              <w:t>s</w:t>
            </w:r>
          </w:p>
        </w:tc>
      </w:tr>
      <w:tr w:rsidR="00506979" w:rsidRPr="001C220C" w14:paraId="07E87CA4" w14:textId="77777777" w:rsidTr="002F660E">
        <w:trPr>
          <w:jc w:val="center"/>
        </w:trPr>
        <w:tc>
          <w:tcPr>
            <w:tcW w:w="1269" w:type="dxa"/>
          </w:tcPr>
          <w:p w14:paraId="02214FEC" w14:textId="77777777" w:rsidR="00506979" w:rsidRPr="001C220C" w:rsidRDefault="00F81EE0" w:rsidP="002F660E">
            <w:pPr>
              <w:pStyle w:val="TableNormal1"/>
              <w:keepNext w:val="0"/>
              <w:keepLines w:val="0"/>
              <w:rPr>
                <w:lang w:val="en-US"/>
              </w:rPr>
            </w:pPr>
            <w:r w:rsidRPr="001C220C">
              <w:rPr>
                <w:lang w:val="en-US"/>
              </w:rPr>
              <w:t>ID</w:t>
            </w:r>
          </w:p>
        </w:tc>
        <w:tc>
          <w:tcPr>
            <w:tcW w:w="2880" w:type="dxa"/>
          </w:tcPr>
          <w:p w14:paraId="5303CB1A" w14:textId="77777777" w:rsidR="00506979" w:rsidRPr="001C220C" w:rsidRDefault="00F81EE0" w:rsidP="002F660E">
            <w:pPr>
              <w:pStyle w:val="TableNormal1"/>
              <w:keepNext w:val="0"/>
              <w:keepLines w:val="0"/>
              <w:rPr>
                <w:lang w:val="en-US"/>
              </w:rPr>
            </w:pPr>
            <w:r w:rsidRPr="001C220C">
              <w:rPr>
                <w:lang w:val="en-US"/>
              </w:rPr>
              <w:t xml:space="preserve">Identification </w:t>
            </w:r>
            <w:r w:rsidR="00506979" w:rsidRPr="001C220C">
              <w:rPr>
                <w:lang w:val="en-US"/>
              </w:rPr>
              <w:t xml:space="preserve">of the </w:t>
            </w:r>
            <w:r w:rsidR="00506979" w:rsidRPr="001C220C">
              <w:rPr>
                <w:i/>
                <w:lang w:val="en-US"/>
              </w:rPr>
              <w:t>parameter</w:t>
            </w:r>
            <w:r w:rsidR="00506979" w:rsidRPr="001C220C">
              <w:rPr>
                <w:lang w:val="en-US"/>
              </w:rPr>
              <w:t xml:space="preserve"> for a specific segment</w:t>
            </w:r>
            <w:r w:rsidR="00506979" w:rsidRPr="001C220C">
              <w:rPr>
                <w:i/>
                <w:lang w:val="en-US"/>
              </w:rPr>
              <w:t>.</w:t>
            </w:r>
          </w:p>
        </w:tc>
        <w:tc>
          <w:tcPr>
            <w:tcW w:w="1440" w:type="dxa"/>
          </w:tcPr>
          <w:p w14:paraId="53939164" w14:textId="77777777" w:rsidR="00506979" w:rsidRPr="001C220C" w:rsidRDefault="00506979" w:rsidP="002F660E">
            <w:pPr>
              <w:pStyle w:val="TableNormal1"/>
              <w:keepNext w:val="0"/>
              <w:keepLines w:val="0"/>
              <w:rPr>
                <w:lang w:val="en-US"/>
              </w:rPr>
            </w:pPr>
            <w:r w:rsidRPr="001C220C">
              <w:rPr>
                <w:lang w:val="en-US"/>
              </w:rPr>
              <w:t>Widget roughness</w:t>
            </w:r>
          </w:p>
        </w:tc>
        <w:tc>
          <w:tcPr>
            <w:tcW w:w="1297" w:type="dxa"/>
          </w:tcPr>
          <w:p w14:paraId="5F3D9E37" w14:textId="77777777" w:rsidR="00506979" w:rsidRPr="001C220C" w:rsidRDefault="00506979" w:rsidP="002F660E">
            <w:pPr>
              <w:pStyle w:val="TableNormal1"/>
              <w:keepNext w:val="0"/>
              <w:keepLines w:val="0"/>
              <w:spacing w:before="40"/>
              <w:rPr>
                <w:lang w:val="en-US"/>
              </w:rPr>
            </w:pPr>
            <w:r w:rsidRPr="001C220C">
              <w:rPr>
                <w:lang w:val="en-US"/>
              </w:rPr>
              <w:t>Torque Value</w:t>
            </w:r>
          </w:p>
        </w:tc>
        <w:tc>
          <w:tcPr>
            <w:tcW w:w="1080" w:type="dxa"/>
          </w:tcPr>
          <w:p w14:paraId="59EB8B9B" w14:textId="77777777" w:rsidR="00506979" w:rsidRPr="001C220C" w:rsidRDefault="00506979" w:rsidP="002F660E">
            <w:pPr>
              <w:pStyle w:val="TableNormal1"/>
              <w:keepNext w:val="0"/>
              <w:keepLines w:val="0"/>
              <w:spacing w:before="40"/>
              <w:rPr>
                <w:lang w:val="en-US"/>
              </w:rPr>
            </w:pPr>
            <w:r w:rsidRPr="001C220C">
              <w:rPr>
                <w:lang w:val="en-US"/>
              </w:rPr>
              <w:t>Visco</w:t>
            </w:r>
            <w:r w:rsidR="009B1969">
              <w:rPr>
                <w:lang w:val="en-US"/>
              </w:rPr>
              <w:t>-</w:t>
            </w:r>
            <w:r w:rsidRPr="001C220C">
              <w:rPr>
                <w:lang w:val="en-US"/>
              </w:rPr>
              <w:t>meter spindle size</w:t>
            </w:r>
          </w:p>
        </w:tc>
        <w:tc>
          <w:tcPr>
            <w:tcW w:w="1080" w:type="dxa"/>
          </w:tcPr>
          <w:p w14:paraId="3C579B2A" w14:textId="77777777" w:rsidR="00506979" w:rsidRPr="001C220C" w:rsidRDefault="00506979" w:rsidP="002F660E">
            <w:pPr>
              <w:pStyle w:val="TableNormal1"/>
              <w:keepNext w:val="0"/>
              <w:keepLines w:val="0"/>
              <w:spacing w:before="40"/>
              <w:rPr>
                <w:lang w:val="en-US"/>
              </w:rPr>
            </w:pPr>
            <w:r w:rsidRPr="001C220C">
              <w:rPr>
                <w:lang w:val="en-US"/>
              </w:rPr>
              <w:t>Cases per pallet</w:t>
            </w:r>
          </w:p>
        </w:tc>
      </w:tr>
      <w:tr w:rsidR="00506979" w:rsidRPr="001C220C" w14:paraId="1980F6B7" w14:textId="77777777" w:rsidTr="002F660E">
        <w:trPr>
          <w:jc w:val="center"/>
        </w:trPr>
        <w:tc>
          <w:tcPr>
            <w:tcW w:w="1269" w:type="dxa"/>
          </w:tcPr>
          <w:p w14:paraId="7D026602" w14:textId="77777777" w:rsidR="00506979" w:rsidRPr="001C220C" w:rsidRDefault="00506979" w:rsidP="002F660E">
            <w:pPr>
              <w:pStyle w:val="TableNormal1"/>
              <w:keepNext w:val="0"/>
              <w:keepLines w:val="0"/>
              <w:rPr>
                <w:lang w:val="en-US"/>
              </w:rPr>
            </w:pPr>
            <w:r w:rsidRPr="001C220C">
              <w:rPr>
                <w:lang w:val="en-US"/>
              </w:rPr>
              <w:t>Description</w:t>
            </w:r>
          </w:p>
        </w:tc>
        <w:tc>
          <w:tcPr>
            <w:tcW w:w="2880" w:type="dxa"/>
          </w:tcPr>
          <w:p w14:paraId="60105109" w14:textId="77777777" w:rsidR="00506979" w:rsidRPr="001C220C" w:rsidRDefault="00506979" w:rsidP="002F660E">
            <w:pPr>
              <w:pStyle w:val="TableNormal1"/>
              <w:keepNext w:val="0"/>
              <w:keepLines w:val="0"/>
              <w:rPr>
                <w:lang w:val="en-US"/>
              </w:rPr>
            </w:pPr>
            <w:r w:rsidRPr="001C220C">
              <w:rPr>
                <w:lang w:val="en-US"/>
              </w:rPr>
              <w:t xml:space="preserve">Contains additional information of the </w:t>
            </w:r>
            <w:r w:rsidRPr="001C220C">
              <w:rPr>
                <w:i/>
                <w:lang w:val="en-US"/>
              </w:rPr>
              <w:t>parameter.</w:t>
            </w:r>
          </w:p>
        </w:tc>
        <w:tc>
          <w:tcPr>
            <w:tcW w:w="1440" w:type="dxa"/>
          </w:tcPr>
          <w:p w14:paraId="6D01BF47" w14:textId="77777777" w:rsidR="00506979" w:rsidRPr="001C220C" w:rsidRDefault="00506979" w:rsidP="002F660E">
            <w:pPr>
              <w:pStyle w:val="TableNormal1"/>
              <w:keepNext w:val="0"/>
              <w:keepLines w:val="0"/>
              <w:rPr>
                <w:lang w:val="en-US"/>
              </w:rPr>
            </w:pPr>
            <w:r w:rsidRPr="001C220C">
              <w:rPr>
                <w:lang w:val="en-US"/>
              </w:rPr>
              <w:t>Range of acceptable surface roughness to be manufactured.</w:t>
            </w:r>
          </w:p>
        </w:tc>
        <w:tc>
          <w:tcPr>
            <w:tcW w:w="1297" w:type="dxa"/>
          </w:tcPr>
          <w:p w14:paraId="7713EE0B" w14:textId="77777777" w:rsidR="00506979" w:rsidRPr="001C220C" w:rsidRDefault="00506979" w:rsidP="002F660E">
            <w:pPr>
              <w:pStyle w:val="TableNormal1"/>
              <w:keepNext w:val="0"/>
              <w:keepLines w:val="0"/>
              <w:spacing w:before="40"/>
              <w:rPr>
                <w:lang w:val="en-US"/>
              </w:rPr>
            </w:pPr>
            <w:r w:rsidRPr="001C220C">
              <w:rPr>
                <w:lang w:val="en-US"/>
              </w:rPr>
              <w:t>Maximum torque value for fly wheel assembly</w:t>
            </w:r>
          </w:p>
        </w:tc>
        <w:tc>
          <w:tcPr>
            <w:tcW w:w="1080" w:type="dxa"/>
          </w:tcPr>
          <w:p w14:paraId="52A00186" w14:textId="77777777" w:rsidR="00506979" w:rsidRPr="001C220C" w:rsidRDefault="00506979" w:rsidP="002F660E">
            <w:pPr>
              <w:pStyle w:val="TableNormal1"/>
              <w:keepNext w:val="0"/>
              <w:keepLines w:val="0"/>
              <w:spacing w:before="40"/>
              <w:rPr>
                <w:lang w:val="en-US"/>
              </w:rPr>
            </w:pPr>
            <w:r w:rsidRPr="001C220C">
              <w:rPr>
                <w:lang w:val="en-US"/>
              </w:rPr>
              <w:t>Spindle size for correct viscosity range</w:t>
            </w:r>
          </w:p>
        </w:tc>
        <w:tc>
          <w:tcPr>
            <w:tcW w:w="1080" w:type="dxa"/>
          </w:tcPr>
          <w:p w14:paraId="5F675050" w14:textId="77777777" w:rsidR="00506979" w:rsidRPr="001C220C" w:rsidRDefault="00506979" w:rsidP="002F660E">
            <w:pPr>
              <w:pStyle w:val="TableNormal1"/>
              <w:keepNext w:val="0"/>
              <w:keepLines w:val="0"/>
              <w:spacing w:before="40"/>
              <w:rPr>
                <w:lang w:val="en-US"/>
              </w:rPr>
            </w:pPr>
            <w:r w:rsidRPr="001C220C">
              <w:rPr>
                <w:lang w:val="en-US"/>
              </w:rPr>
              <w:t>Number of cases per pallet</w:t>
            </w:r>
          </w:p>
        </w:tc>
      </w:tr>
      <w:tr w:rsidR="00F67980" w:rsidRPr="001C220C" w14:paraId="3729A0E1" w14:textId="77777777" w:rsidTr="002F660E">
        <w:trPr>
          <w:jc w:val="center"/>
        </w:trPr>
        <w:tc>
          <w:tcPr>
            <w:tcW w:w="1269" w:type="dxa"/>
          </w:tcPr>
          <w:p w14:paraId="0385824E" w14:textId="4D8DA2CC" w:rsidR="00F67980" w:rsidRPr="001C220C" w:rsidRDefault="00F67980" w:rsidP="002F660E">
            <w:pPr>
              <w:pStyle w:val="TableNormal1"/>
              <w:keepNext w:val="0"/>
              <w:keepLines w:val="0"/>
              <w:rPr>
                <w:lang w:val="en-US"/>
              </w:rPr>
            </w:pPr>
            <w:del w:id="13640" w:author="Charles Gifford" w:date="2017-03-16T13:05:00Z">
              <w:r w:rsidDel="00830111">
                <w:rPr>
                  <w:lang w:val="en-US"/>
                </w:rPr>
                <w:delText xml:space="preserve">Hierarchy </w:delText>
              </w:r>
              <w:r w:rsidR="00EB3C27" w:rsidDel="00830111">
                <w:rPr>
                  <w:lang w:val="en-US"/>
                </w:rPr>
                <w:delText>s</w:delText>
              </w:r>
            </w:del>
            <w:ins w:id="13641" w:author="Dennis Brandl" w:date="2015-08-17T11:01:00Z">
              <w:del w:id="13642" w:author="Charles Gifford" w:date="2017-03-16T13:05:00Z">
                <w:r w:rsidDel="00830111">
                  <w:rPr>
                    <w:lang w:val="en-US"/>
                  </w:rPr>
                  <w:delText>cope</w:delText>
                </w:r>
              </w:del>
            </w:ins>
          </w:p>
        </w:tc>
        <w:tc>
          <w:tcPr>
            <w:tcW w:w="2880" w:type="dxa"/>
          </w:tcPr>
          <w:p w14:paraId="33E4AA2D" w14:textId="0C22E376" w:rsidR="00F67980" w:rsidRPr="001C220C" w:rsidDel="00830111" w:rsidRDefault="00F67980" w:rsidP="002F660E">
            <w:pPr>
              <w:pStyle w:val="TableNormal1"/>
              <w:keepNext w:val="0"/>
              <w:keepLines w:val="0"/>
              <w:rPr>
                <w:ins w:id="13643" w:author="Dennis Brandl" w:date="2015-08-17T11:01:00Z"/>
                <w:del w:id="13644" w:author="Charles Gifford" w:date="2017-03-16T13:05:00Z"/>
                <w:lang w:val="en-US"/>
              </w:rPr>
            </w:pPr>
            <w:ins w:id="13645" w:author="Dennis Brandl" w:date="2015-08-17T11:01:00Z">
              <w:del w:id="13646" w:author="Charles Gifford" w:date="2017-03-16T13:05:00Z">
                <w:r w:rsidRPr="001C220C" w:rsidDel="00830111">
                  <w:rPr>
                    <w:lang w:val="en-US"/>
                  </w:rPr>
                  <w:delText>Identifies where the exchanged information fits within the role based equipment hierarchy</w:delText>
                </w:r>
                <w:r w:rsidDel="00830111">
                  <w:rPr>
                    <w:lang w:val="en-US"/>
                  </w:rPr>
                  <w:delText xml:space="preserve">. </w:delText>
                </w:r>
              </w:del>
            </w:ins>
          </w:p>
          <w:p w14:paraId="666150E5" w14:textId="77777777" w:rsidR="00F67980" w:rsidRPr="001C220C" w:rsidRDefault="00F67980" w:rsidP="002F660E">
            <w:pPr>
              <w:pStyle w:val="TableNormal1"/>
              <w:keepNext w:val="0"/>
              <w:keepLines w:val="0"/>
              <w:rPr>
                <w:lang w:val="en-US"/>
              </w:rPr>
            </w:pPr>
          </w:p>
        </w:tc>
        <w:tc>
          <w:tcPr>
            <w:tcW w:w="1440" w:type="dxa"/>
          </w:tcPr>
          <w:p w14:paraId="3E694525" w14:textId="3ED4A16B" w:rsidR="00F67980" w:rsidRPr="001C220C" w:rsidRDefault="00F67980" w:rsidP="002F660E">
            <w:pPr>
              <w:pStyle w:val="TableNormal1"/>
              <w:keepNext w:val="0"/>
              <w:keepLines w:val="0"/>
              <w:rPr>
                <w:lang w:val="en-US"/>
              </w:rPr>
            </w:pPr>
            <w:ins w:id="13647" w:author="Dennis Brandl" w:date="2015-08-17T11:01:00Z">
              <w:del w:id="13648" w:author="Charles Gifford" w:date="2017-03-16T13:05:00Z">
                <w:r w:rsidRPr="001C220C" w:rsidDel="00830111">
                  <w:rPr>
                    <w:lang w:val="en-US"/>
                  </w:rPr>
                  <w:delText>East Wing(AREA)/ Manufacturing Line #2(WORK CENTER)</w:delText>
                </w:r>
              </w:del>
            </w:ins>
          </w:p>
        </w:tc>
        <w:tc>
          <w:tcPr>
            <w:tcW w:w="1297" w:type="dxa"/>
          </w:tcPr>
          <w:p w14:paraId="678E821E" w14:textId="6C42B0AB" w:rsidR="00F67980" w:rsidRPr="001C220C" w:rsidDel="00830111" w:rsidRDefault="00F67980" w:rsidP="002F660E">
            <w:pPr>
              <w:pStyle w:val="TableNormal1"/>
              <w:keepNext w:val="0"/>
              <w:keepLines w:val="0"/>
              <w:rPr>
                <w:ins w:id="13649" w:author="Dennis Brandl" w:date="2015-08-17T11:01:00Z"/>
                <w:del w:id="13650" w:author="Charles Gifford" w:date="2017-03-16T13:05:00Z"/>
                <w:lang w:val="en-US"/>
              </w:rPr>
            </w:pPr>
            <w:ins w:id="13651" w:author="Dennis Brandl" w:date="2015-08-17T11:01:00Z">
              <w:del w:id="13652" w:author="Charles Gifford" w:date="2017-03-16T13:05:00Z">
                <w:r w:rsidRPr="001C220C" w:rsidDel="00830111">
                  <w:rPr>
                    <w:lang w:val="en-US"/>
                  </w:rPr>
                  <w:delText>CNC Machine</w:delText>
                </w:r>
              </w:del>
            </w:ins>
          </w:p>
          <w:p w14:paraId="6122A565" w14:textId="55808755" w:rsidR="00F67980" w:rsidRPr="001C220C" w:rsidRDefault="00F67980" w:rsidP="002F660E">
            <w:pPr>
              <w:pStyle w:val="TableNormal1"/>
              <w:keepNext w:val="0"/>
              <w:keepLines w:val="0"/>
              <w:spacing w:before="40"/>
              <w:rPr>
                <w:lang w:val="en-US"/>
              </w:rPr>
            </w:pPr>
            <w:ins w:id="13653" w:author="Dennis Brandl" w:date="2015-08-17T11:01:00Z">
              <w:del w:id="13654" w:author="Charles Gifford" w:date="2017-03-16T13:05:00Z">
                <w:r w:rsidRPr="001C220C" w:rsidDel="00830111">
                  <w:rPr>
                    <w:lang w:val="en-US"/>
                  </w:rPr>
                  <w:delText>Asset ID 13465</w:delText>
                </w:r>
              </w:del>
            </w:ins>
          </w:p>
        </w:tc>
        <w:tc>
          <w:tcPr>
            <w:tcW w:w="1080" w:type="dxa"/>
          </w:tcPr>
          <w:p w14:paraId="092FEE22" w14:textId="16FFC521" w:rsidR="00F67980" w:rsidRPr="001C220C" w:rsidDel="00830111" w:rsidRDefault="00F67980" w:rsidP="002F660E">
            <w:pPr>
              <w:pStyle w:val="TableNormal1"/>
              <w:keepNext w:val="0"/>
              <w:keepLines w:val="0"/>
              <w:rPr>
                <w:ins w:id="13655" w:author="Dennis Brandl" w:date="2015-08-17T11:01:00Z"/>
                <w:del w:id="13656" w:author="Charles Gifford" w:date="2017-03-16T13:05:00Z"/>
                <w:lang w:val="en-US"/>
              </w:rPr>
            </w:pPr>
            <w:ins w:id="13657" w:author="Dennis Brandl" w:date="2015-08-17T11:01:00Z">
              <w:del w:id="13658" w:author="Charles Gifford" w:date="2017-03-16T13:05:00Z">
                <w:r w:rsidRPr="001C220C" w:rsidDel="00830111">
                  <w:rPr>
                    <w:lang w:val="en-US"/>
                  </w:rPr>
                  <w:delText>Test Cell 4</w:delText>
                </w:r>
              </w:del>
            </w:ins>
          </w:p>
          <w:p w14:paraId="0ECF4B0C" w14:textId="6D3A2FA5" w:rsidR="00F67980" w:rsidRPr="001C220C" w:rsidRDefault="00F67980" w:rsidP="002F660E">
            <w:pPr>
              <w:pStyle w:val="TableNormal1"/>
              <w:keepNext w:val="0"/>
              <w:keepLines w:val="0"/>
              <w:spacing w:before="40"/>
              <w:rPr>
                <w:lang w:val="en-US"/>
              </w:rPr>
            </w:pPr>
            <w:ins w:id="13659" w:author="Dennis Brandl" w:date="2015-08-17T11:01:00Z">
              <w:del w:id="13660" w:author="Charles Gifford" w:date="2017-03-16T13:05:00Z">
                <w:r w:rsidRPr="001C220C" w:rsidDel="00830111">
                  <w:rPr>
                    <w:lang w:val="en-US"/>
                  </w:rPr>
                  <w:delText>Receiving</w:delText>
                </w:r>
              </w:del>
            </w:ins>
          </w:p>
        </w:tc>
        <w:tc>
          <w:tcPr>
            <w:tcW w:w="1080" w:type="dxa"/>
          </w:tcPr>
          <w:p w14:paraId="417EC3C8" w14:textId="43B522AB" w:rsidR="00F67980" w:rsidRPr="001C220C" w:rsidRDefault="00F67980" w:rsidP="002F660E">
            <w:pPr>
              <w:pStyle w:val="TableNormal1"/>
              <w:keepNext w:val="0"/>
              <w:keepLines w:val="0"/>
              <w:spacing w:before="40"/>
              <w:rPr>
                <w:lang w:val="en-US"/>
              </w:rPr>
            </w:pPr>
            <w:ins w:id="13661" w:author="Dennis Brandl" w:date="2015-08-17T11:01:00Z">
              <w:del w:id="13662" w:author="Charles Gifford" w:date="2017-03-16T13:05:00Z">
                <w:r w:rsidRPr="001C220C" w:rsidDel="00830111">
                  <w:rPr>
                    <w:lang w:val="en-US"/>
                  </w:rPr>
                  <w:delText>Ware</w:delText>
                </w:r>
                <w:r w:rsidDel="00830111">
                  <w:rPr>
                    <w:lang w:val="en-US"/>
                  </w:rPr>
                  <w:delText>-</w:delText>
                </w:r>
                <w:r w:rsidRPr="001C220C" w:rsidDel="00830111">
                  <w:rPr>
                    <w:lang w:val="en-US"/>
                  </w:rPr>
                  <w:delText>house B</w:delText>
                </w:r>
              </w:del>
            </w:ins>
          </w:p>
        </w:tc>
      </w:tr>
      <w:tr w:rsidR="00F67980" w:rsidRPr="001C220C" w14:paraId="1A1E97D2" w14:textId="77777777" w:rsidTr="002F660E">
        <w:trPr>
          <w:jc w:val="center"/>
        </w:trPr>
        <w:tc>
          <w:tcPr>
            <w:tcW w:w="1269" w:type="dxa"/>
          </w:tcPr>
          <w:p w14:paraId="530DADAE" w14:textId="77777777" w:rsidR="00F67980" w:rsidRPr="001C220C" w:rsidRDefault="00F67980" w:rsidP="002F660E">
            <w:pPr>
              <w:pStyle w:val="TableNormal1"/>
              <w:keepNext w:val="0"/>
              <w:keepLines w:val="0"/>
              <w:rPr>
                <w:lang w:val="en-US"/>
              </w:rPr>
            </w:pPr>
            <w:r w:rsidRPr="001C220C">
              <w:rPr>
                <w:lang w:val="en-US"/>
              </w:rPr>
              <w:t>Value</w:t>
            </w:r>
          </w:p>
        </w:tc>
        <w:tc>
          <w:tcPr>
            <w:tcW w:w="2880" w:type="dxa"/>
          </w:tcPr>
          <w:p w14:paraId="4ECCD329" w14:textId="77777777" w:rsidR="00F67980" w:rsidRPr="001C220C" w:rsidRDefault="00F67980" w:rsidP="002F660E">
            <w:pPr>
              <w:pStyle w:val="TableNormal1"/>
              <w:keepNext w:val="0"/>
              <w:keepLines w:val="0"/>
              <w:rPr>
                <w:lang w:val="en-US"/>
              </w:rPr>
            </w:pPr>
            <w:r w:rsidRPr="001C220C">
              <w:rPr>
                <w:lang w:val="en-US"/>
              </w:rPr>
              <w:t>The value, set of values, or range of acceptable values</w:t>
            </w:r>
            <w:r w:rsidR="00A62436">
              <w:rPr>
                <w:lang w:val="en-US"/>
              </w:rPr>
              <w:t>.</w:t>
            </w:r>
          </w:p>
        </w:tc>
        <w:tc>
          <w:tcPr>
            <w:tcW w:w="1440" w:type="dxa"/>
          </w:tcPr>
          <w:p w14:paraId="22CDBBC4" w14:textId="77777777" w:rsidR="00F67980" w:rsidRPr="001C220C" w:rsidRDefault="00F67980" w:rsidP="002F660E">
            <w:pPr>
              <w:pStyle w:val="TableNormal1"/>
              <w:keepNext w:val="0"/>
              <w:keepLines w:val="0"/>
              <w:rPr>
                <w:lang w:val="en-US"/>
              </w:rPr>
            </w:pPr>
            <w:r w:rsidRPr="001C220C">
              <w:rPr>
                <w:lang w:val="en-US"/>
              </w:rPr>
              <w:t>{80..</w:t>
            </w:r>
            <w:r w:rsidRPr="009B1969">
              <w:t>2</w:t>
            </w:r>
            <w:r>
              <w:t> </w:t>
            </w:r>
            <w:r w:rsidRPr="009B1969">
              <w:t>500</w:t>
            </w:r>
            <w:r w:rsidRPr="001C220C">
              <w:rPr>
                <w:lang w:val="en-US"/>
              </w:rPr>
              <w:t>}</w:t>
            </w:r>
          </w:p>
        </w:tc>
        <w:tc>
          <w:tcPr>
            <w:tcW w:w="1297" w:type="dxa"/>
          </w:tcPr>
          <w:p w14:paraId="49A908F2" w14:textId="77777777" w:rsidR="00F67980" w:rsidRPr="001C220C" w:rsidRDefault="00F67980" w:rsidP="002F660E">
            <w:pPr>
              <w:pStyle w:val="TableNormal1"/>
              <w:keepNext w:val="0"/>
              <w:keepLines w:val="0"/>
              <w:spacing w:before="40"/>
              <w:rPr>
                <w:lang w:val="en-US"/>
              </w:rPr>
            </w:pPr>
            <w:r w:rsidRPr="001C220C">
              <w:rPr>
                <w:lang w:val="en-US"/>
              </w:rPr>
              <w:t>35</w:t>
            </w:r>
          </w:p>
        </w:tc>
        <w:tc>
          <w:tcPr>
            <w:tcW w:w="1080" w:type="dxa"/>
          </w:tcPr>
          <w:p w14:paraId="74C91556" w14:textId="77777777" w:rsidR="00F67980" w:rsidRPr="001C220C" w:rsidRDefault="00F67980" w:rsidP="002F660E">
            <w:pPr>
              <w:pStyle w:val="TableNormal1"/>
              <w:keepNext w:val="0"/>
              <w:keepLines w:val="0"/>
              <w:spacing w:before="40"/>
              <w:rPr>
                <w:lang w:val="en-US"/>
              </w:rPr>
            </w:pPr>
            <w:r w:rsidRPr="001C220C">
              <w:rPr>
                <w:lang w:val="en-US"/>
              </w:rPr>
              <w:t>2</w:t>
            </w:r>
          </w:p>
        </w:tc>
        <w:tc>
          <w:tcPr>
            <w:tcW w:w="1080" w:type="dxa"/>
          </w:tcPr>
          <w:p w14:paraId="614473E2" w14:textId="77777777" w:rsidR="00F67980" w:rsidRPr="001C220C" w:rsidRDefault="00F67980" w:rsidP="002F660E">
            <w:pPr>
              <w:pStyle w:val="TableNormal1"/>
              <w:keepNext w:val="0"/>
              <w:keepLines w:val="0"/>
              <w:spacing w:before="40"/>
              <w:rPr>
                <w:lang w:val="en-US"/>
              </w:rPr>
            </w:pPr>
            <w:r w:rsidRPr="001C220C">
              <w:rPr>
                <w:lang w:val="en-US"/>
              </w:rPr>
              <w:t>124</w:t>
            </w:r>
          </w:p>
        </w:tc>
      </w:tr>
      <w:tr w:rsidR="00F67980" w:rsidRPr="001C220C" w14:paraId="517138A5" w14:textId="77777777" w:rsidTr="002F660E">
        <w:trPr>
          <w:jc w:val="center"/>
        </w:trPr>
        <w:tc>
          <w:tcPr>
            <w:tcW w:w="1269" w:type="dxa"/>
          </w:tcPr>
          <w:p w14:paraId="22B30A4A" w14:textId="77777777" w:rsidR="00F67980" w:rsidRPr="001C220C" w:rsidRDefault="00F67980" w:rsidP="002F660E">
            <w:pPr>
              <w:pStyle w:val="TableNormal1"/>
              <w:keepNext w:val="0"/>
              <w:keepLines w:val="0"/>
              <w:rPr>
                <w:lang w:val="en-US"/>
              </w:rPr>
            </w:pPr>
            <w:r w:rsidRPr="001C220C">
              <w:rPr>
                <w:lang w:val="en-US"/>
              </w:rPr>
              <w:t xml:space="preserve">Value </w:t>
            </w:r>
            <w:r w:rsidR="00EB3C27">
              <w:rPr>
                <w:lang w:val="en-US"/>
              </w:rPr>
              <w:t>u</w:t>
            </w:r>
            <w:r w:rsidRPr="001C220C">
              <w:rPr>
                <w:lang w:val="en-US"/>
              </w:rPr>
              <w:t xml:space="preserve">nit of </w:t>
            </w:r>
            <w:r w:rsidR="00EB3C27">
              <w:rPr>
                <w:lang w:val="en-US"/>
              </w:rPr>
              <w:t>m</w:t>
            </w:r>
            <w:r w:rsidRPr="001C220C">
              <w:rPr>
                <w:lang w:val="en-US"/>
              </w:rPr>
              <w:t>easure</w:t>
            </w:r>
          </w:p>
        </w:tc>
        <w:tc>
          <w:tcPr>
            <w:tcW w:w="2880" w:type="dxa"/>
          </w:tcPr>
          <w:p w14:paraId="499E78CC" w14:textId="77777777" w:rsidR="00F67980" w:rsidRPr="001C220C" w:rsidRDefault="00F67980" w:rsidP="002F660E">
            <w:pPr>
              <w:pStyle w:val="TableNormal1"/>
              <w:keepNext w:val="0"/>
              <w:keepLines w:val="0"/>
              <w:rPr>
                <w:lang w:val="en-US"/>
              </w:rPr>
            </w:pPr>
            <w:r w:rsidRPr="001C220C">
              <w:rPr>
                <w:lang w:val="en-US"/>
              </w:rPr>
              <w:t>Unit of measure of the values, if applicable.</w:t>
            </w:r>
          </w:p>
        </w:tc>
        <w:tc>
          <w:tcPr>
            <w:tcW w:w="1440" w:type="dxa"/>
          </w:tcPr>
          <w:p w14:paraId="5F8D01A0" w14:textId="77777777" w:rsidR="00F67980" w:rsidRPr="001C220C" w:rsidRDefault="00F67980" w:rsidP="002F660E">
            <w:pPr>
              <w:pStyle w:val="TableNormal1"/>
              <w:keepNext w:val="0"/>
              <w:keepLines w:val="0"/>
              <w:rPr>
                <w:lang w:val="en-US"/>
              </w:rPr>
            </w:pPr>
            <w:r w:rsidRPr="001C220C">
              <w:rPr>
                <w:lang w:val="en-US"/>
              </w:rPr>
              <w:t>Angstroms</w:t>
            </w:r>
          </w:p>
        </w:tc>
        <w:tc>
          <w:tcPr>
            <w:tcW w:w="1297" w:type="dxa"/>
          </w:tcPr>
          <w:p w14:paraId="3F8436F5" w14:textId="77777777" w:rsidR="00F67980" w:rsidRPr="001C220C" w:rsidRDefault="00F67980" w:rsidP="002F660E">
            <w:pPr>
              <w:pStyle w:val="TableNormal1"/>
              <w:keepNext w:val="0"/>
              <w:keepLines w:val="0"/>
              <w:spacing w:before="40"/>
              <w:rPr>
                <w:lang w:val="en-US"/>
              </w:rPr>
            </w:pPr>
            <w:r w:rsidRPr="001C220C">
              <w:rPr>
                <w:lang w:val="en-US"/>
              </w:rPr>
              <w:t>Nm</w:t>
            </w:r>
          </w:p>
        </w:tc>
        <w:tc>
          <w:tcPr>
            <w:tcW w:w="1080" w:type="dxa"/>
          </w:tcPr>
          <w:p w14:paraId="4E3D3B0E" w14:textId="77777777" w:rsidR="00F67980" w:rsidRPr="001C220C" w:rsidRDefault="00F67980" w:rsidP="002F660E">
            <w:pPr>
              <w:pStyle w:val="TableNormal1"/>
              <w:keepNext w:val="0"/>
              <w:keepLines w:val="0"/>
              <w:spacing w:before="40"/>
              <w:rPr>
                <w:lang w:val="en-US"/>
              </w:rPr>
            </w:pPr>
            <w:r w:rsidRPr="001C220C">
              <w:rPr>
                <w:lang w:val="en-US"/>
              </w:rPr>
              <w:t>cP</w:t>
            </w:r>
          </w:p>
        </w:tc>
        <w:tc>
          <w:tcPr>
            <w:tcW w:w="1080" w:type="dxa"/>
          </w:tcPr>
          <w:p w14:paraId="1E0F7110" w14:textId="77777777" w:rsidR="00F67980" w:rsidRPr="001C220C" w:rsidRDefault="00F67980" w:rsidP="002F660E">
            <w:pPr>
              <w:pStyle w:val="TableNormal1"/>
              <w:keepNext w:val="0"/>
              <w:keepLines w:val="0"/>
              <w:spacing w:before="40"/>
              <w:rPr>
                <w:lang w:val="en-US"/>
              </w:rPr>
            </w:pPr>
            <w:r w:rsidRPr="001C220C">
              <w:rPr>
                <w:lang w:val="en-US"/>
              </w:rPr>
              <w:t>Each</w:t>
            </w:r>
          </w:p>
        </w:tc>
      </w:tr>
    </w:tbl>
    <w:p w14:paraId="7F96F6DE" w14:textId="77777777" w:rsidR="009E6331" w:rsidRPr="001C220C" w:rsidRDefault="009E6331" w:rsidP="003E782E">
      <w:pPr>
        <w:rPr>
          <w:lang w:val="en-US"/>
        </w:rPr>
      </w:pPr>
    </w:p>
    <w:p w14:paraId="5D899630" w14:textId="77777777" w:rsidR="009E6331" w:rsidRPr="001C220C" w:rsidRDefault="009E6331" w:rsidP="003E1075">
      <w:pPr>
        <w:pStyle w:val="Heading3"/>
      </w:pPr>
      <w:bookmarkStart w:id="13663" w:name="_Toc161566445"/>
      <w:bookmarkStart w:id="13664" w:name="_Ref162266887"/>
      <w:bookmarkStart w:id="13665" w:name="_Toc320176956"/>
      <w:r w:rsidRPr="001C220C">
        <w:t>Personnel specification</w:t>
      </w:r>
      <w:bookmarkEnd w:id="13663"/>
      <w:bookmarkEnd w:id="13664"/>
      <w:bookmarkEnd w:id="13665"/>
    </w:p>
    <w:p w14:paraId="02538CE1" w14:textId="61753344" w:rsidR="009E6331" w:rsidRPr="001C220C" w:rsidRDefault="009E6331" w:rsidP="009E6331">
      <w:pPr>
        <w:pStyle w:val="PARAGRAPH"/>
        <w:rPr>
          <w:lang w:val="en-US"/>
        </w:rPr>
      </w:pPr>
      <w:r w:rsidRPr="001C220C">
        <w:rPr>
          <w:lang w:val="en-US"/>
        </w:rPr>
        <w:t xml:space="preserve">An identification, reference, or correspondence to a personnel capability shall be presented as a </w:t>
      </w:r>
      <w:r w:rsidRPr="004D470D">
        <w:rPr>
          <w:i/>
          <w:lang w:val="en-US"/>
        </w:rPr>
        <w:t>personnel specification</w:t>
      </w:r>
      <w:r w:rsidRPr="001C220C">
        <w:rPr>
          <w:lang w:val="en-US"/>
        </w:rPr>
        <w:t xml:space="preserve">. A </w:t>
      </w:r>
      <w:r w:rsidRPr="004D470D">
        <w:rPr>
          <w:i/>
          <w:lang w:val="en-US"/>
        </w:rPr>
        <w:t>personnel specification</w:t>
      </w:r>
      <w:r w:rsidRPr="001C220C">
        <w:rPr>
          <w:lang w:val="en-US"/>
        </w:rPr>
        <w:t xml:space="preserve"> usually specifies</w:t>
      </w:r>
      <w:r w:rsidR="004D470D">
        <w:rPr>
          <w:lang w:val="en-US"/>
        </w:rPr>
        <w:t xml:space="preserve"> a</w:t>
      </w:r>
      <w:r w:rsidRPr="001C220C">
        <w:rPr>
          <w:lang w:val="en-US"/>
        </w:rPr>
        <w:t xml:space="preserve"> </w:t>
      </w:r>
      <w:r w:rsidRPr="004D470D">
        <w:rPr>
          <w:i/>
          <w:lang w:val="en-US"/>
        </w:rPr>
        <w:t>personnel class</w:t>
      </w:r>
      <w:r w:rsidRPr="001C220C">
        <w:rPr>
          <w:lang w:val="en-US"/>
        </w:rPr>
        <w:t xml:space="preserve"> but may specify a </w:t>
      </w:r>
      <w:r w:rsidRPr="004D470D">
        <w:rPr>
          <w:i/>
          <w:lang w:val="en-US"/>
        </w:rPr>
        <w:t>person</w:t>
      </w:r>
      <w:r w:rsidRPr="001C220C">
        <w:rPr>
          <w:lang w:val="en-US"/>
        </w:rPr>
        <w:t xml:space="preserve">. </w:t>
      </w:r>
      <w:r w:rsidR="004D470D" w:rsidRPr="001C220C">
        <w:rPr>
          <w:lang w:val="en-US"/>
        </w:rPr>
        <w:t xml:space="preserve">A </w:t>
      </w:r>
      <w:r w:rsidR="004D470D" w:rsidRPr="004D470D">
        <w:rPr>
          <w:i/>
          <w:lang w:val="en-US"/>
        </w:rPr>
        <w:t>personnel specification</w:t>
      </w:r>
      <w:r w:rsidR="004D470D" w:rsidRPr="001C220C">
        <w:rPr>
          <w:lang w:val="en-US"/>
        </w:rPr>
        <w:t xml:space="preserve"> </w:t>
      </w:r>
      <w:r w:rsidRPr="001C220C">
        <w:rPr>
          <w:lang w:val="en-US"/>
        </w:rPr>
        <w:t xml:space="preserve">identifies the specific </w:t>
      </w:r>
      <w:r w:rsidRPr="00A62436">
        <w:rPr>
          <w:i/>
          <w:lang w:val="en-US"/>
        </w:rPr>
        <w:t>personnel capability</w:t>
      </w:r>
      <w:r w:rsidRPr="001C220C">
        <w:rPr>
          <w:lang w:val="en-US"/>
        </w:rPr>
        <w:t xml:space="preserve"> that is associated with the identified </w:t>
      </w:r>
      <w:r w:rsidR="006A5B9A" w:rsidRPr="004D470D">
        <w:rPr>
          <w:i/>
          <w:lang w:val="en-US"/>
        </w:rPr>
        <w:t xml:space="preserve">operations </w:t>
      </w:r>
      <w:r w:rsidR="00695CED" w:rsidRPr="004D470D">
        <w:rPr>
          <w:i/>
          <w:lang w:val="en-US"/>
        </w:rPr>
        <w:t>segment</w:t>
      </w:r>
      <w:r w:rsidR="00695CED" w:rsidRPr="001C220C">
        <w:rPr>
          <w:lang w:val="en-US"/>
        </w:rPr>
        <w:t xml:space="preserve"> </w:t>
      </w:r>
      <w:r w:rsidR="00C70FA6" w:rsidRPr="001C220C">
        <w:rPr>
          <w:lang w:val="en-US"/>
        </w:rPr>
        <w:t xml:space="preserve">or </w:t>
      </w:r>
      <w:del w:id="13666" w:author="Charles Gifford" w:date="2017-03-15T13:13:00Z">
        <w:r w:rsidR="00B51D6E" w:rsidRPr="004D470D" w:rsidDel="00926F7C">
          <w:rPr>
            <w:i/>
            <w:lang w:val="en-US"/>
          </w:rPr>
          <w:delText xml:space="preserve">product </w:delText>
        </w:r>
      </w:del>
      <w:ins w:id="13667" w:author="Charles Gifford" w:date="2017-03-15T13:13:00Z">
        <w:r w:rsidR="00926F7C">
          <w:rPr>
            <w:i/>
            <w:lang w:val="en-US"/>
          </w:rPr>
          <w:t>operations</w:t>
        </w:r>
      </w:ins>
      <w:ins w:id="13668" w:author="Charles Gifford" w:date="2017-03-20T02:41:00Z">
        <w:r w:rsidR="004E0C5D">
          <w:rPr>
            <w:i/>
            <w:lang w:val="en-US"/>
          </w:rPr>
          <w:t xml:space="preserve"> </w:t>
        </w:r>
      </w:ins>
      <w:r w:rsidR="00B51D6E" w:rsidRPr="004D470D">
        <w:rPr>
          <w:i/>
          <w:lang w:val="en-US"/>
        </w:rPr>
        <w:t>segment</w:t>
      </w:r>
      <w:r w:rsidRPr="001C220C">
        <w:rPr>
          <w:lang w:val="en-US"/>
        </w:rPr>
        <w:t xml:space="preserve">. </w:t>
      </w:r>
    </w:p>
    <w:p w14:paraId="5A503442" w14:textId="77777777" w:rsidR="009E6331" w:rsidRPr="001C220C" w:rsidRDefault="009E6331" w:rsidP="009E6331">
      <w:pPr>
        <w:pStyle w:val="PARAGRAPH"/>
        <w:rPr>
          <w:lang w:val="en-US"/>
        </w:rPr>
      </w:pPr>
      <w:r w:rsidRPr="001C220C">
        <w:rPr>
          <w:lang w:val="en-US"/>
        </w:rPr>
        <w:t xml:space="preserve">A </w:t>
      </w:r>
      <w:r w:rsidRPr="004D470D">
        <w:rPr>
          <w:i/>
          <w:lang w:val="en-US"/>
        </w:rPr>
        <w:t>personnel specification</w:t>
      </w:r>
      <w:r w:rsidRPr="001C220C">
        <w:rPr>
          <w:lang w:val="en-US"/>
        </w:rPr>
        <w:t xml:space="preserve"> shall include</w:t>
      </w:r>
      <w:r w:rsidR="00913FEE">
        <w:rPr>
          <w:lang w:val="en-US"/>
        </w:rPr>
        <w:t>:</w:t>
      </w:r>
    </w:p>
    <w:p w14:paraId="51F19B60" w14:textId="77777777" w:rsidR="009E6331" w:rsidRPr="001C220C" w:rsidRDefault="009E6331" w:rsidP="008B2E17">
      <w:pPr>
        <w:pStyle w:val="ListNumber"/>
        <w:numPr>
          <w:ilvl w:val="0"/>
          <w:numId w:val="74"/>
        </w:numPr>
        <w:ind w:left="360"/>
        <w:rPr>
          <w:lang w:val="en-US"/>
        </w:rPr>
      </w:pPr>
      <w:r w:rsidRPr="001C220C">
        <w:rPr>
          <w:lang w:val="en-US"/>
        </w:rPr>
        <w:t xml:space="preserve">an identification of the </w:t>
      </w:r>
      <w:r w:rsidRPr="00EB3C27">
        <w:rPr>
          <w:i/>
          <w:lang w:val="en-US"/>
        </w:rPr>
        <w:t>personnel capability</w:t>
      </w:r>
      <w:r w:rsidRPr="001C220C">
        <w:rPr>
          <w:lang w:val="en-US"/>
        </w:rPr>
        <w:t xml:space="preserve"> needed;</w:t>
      </w:r>
    </w:p>
    <w:p w14:paraId="3CE282B9" w14:textId="77777777" w:rsidR="009E6331" w:rsidRPr="001C220C" w:rsidRDefault="009E6331" w:rsidP="008B2E17">
      <w:pPr>
        <w:pStyle w:val="ListNumber"/>
        <w:numPr>
          <w:ilvl w:val="0"/>
          <w:numId w:val="74"/>
        </w:numPr>
        <w:ind w:left="360"/>
        <w:rPr>
          <w:lang w:val="en-US"/>
        </w:rPr>
      </w:pPr>
      <w:r w:rsidRPr="001C220C">
        <w:rPr>
          <w:lang w:val="en-US"/>
        </w:rPr>
        <w:t xml:space="preserve">the quantity of the </w:t>
      </w:r>
      <w:r w:rsidRPr="00EB3C27">
        <w:rPr>
          <w:i/>
          <w:lang w:val="en-US"/>
        </w:rPr>
        <w:t>personnel capability</w:t>
      </w:r>
      <w:r w:rsidRPr="001C220C">
        <w:rPr>
          <w:lang w:val="en-US"/>
        </w:rPr>
        <w:t xml:space="preserve"> needed;</w:t>
      </w:r>
    </w:p>
    <w:p w14:paraId="58BDCCAC" w14:textId="77777777" w:rsidR="009E6331" w:rsidRPr="001C220C" w:rsidRDefault="009E6331" w:rsidP="008B2E17">
      <w:pPr>
        <w:pStyle w:val="ListNumber"/>
        <w:numPr>
          <w:ilvl w:val="0"/>
          <w:numId w:val="74"/>
        </w:numPr>
        <w:ind w:left="360"/>
        <w:rPr>
          <w:lang w:val="en-US"/>
        </w:rPr>
      </w:pPr>
      <w:r w:rsidRPr="001C220C">
        <w:rPr>
          <w:lang w:val="en-US"/>
        </w:rPr>
        <w:t>the unit of measure of the quantity.</w:t>
      </w:r>
    </w:p>
    <w:p w14:paraId="0461B7AF" w14:textId="77777777" w:rsidR="009E6331" w:rsidRPr="001C220C" w:rsidRDefault="009E6331" w:rsidP="009E6331">
      <w:pPr>
        <w:pStyle w:val="PARAGRAPH"/>
        <w:rPr>
          <w:lang w:val="en-US"/>
        </w:rPr>
      </w:pPr>
      <w:r w:rsidRPr="001C220C">
        <w:rPr>
          <w:lang w:val="en-US"/>
        </w:rPr>
        <w:t xml:space="preserve">Specific elements associated with a </w:t>
      </w:r>
      <w:r w:rsidRPr="004D470D">
        <w:rPr>
          <w:i/>
          <w:lang w:val="en-US"/>
        </w:rPr>
        <w:t>personnel specification</w:t>
      </w:r>
      <w:r w:rsidRPr="001C220C">
        <w:rPr>
          <w:lang w:val="en-US"/>
        </w:rPr>
        <w:t xml:space="preserve"> may be included in one or more </w:t>
      </w:r>
      <w:r w:rsidRPr="004D470D">
        <w:rPr>
          <w:i/>
          <w:lang w:val="en-US"/>
        </w:rPr>
        <w:t>personnel specification properties</w:t>
      </w:r>
      <w:r w:rsidRPr="001C220C">
        <w:rPr>
          <w:lang w:val="en-US"/>
        </w:rPr>
        <w:t xml:space="preserve">. </w:t>
      </w:r>
    </w:p>
    <w:p w14:paraId="33D055D8" w14:textId="24C5280D" w:rsidR="00AC0D95" w:rsidRPr="001C220C" w:rsidRDefault="00207606" w:rsidP="00AC0D95">
      <w:pPr>
        <w:pStyle w:val="PARAGRAPH"/>
        <w:rPr>
          <w:ins w:id="13669" w:author="Charles Gifford" w:date="2016-04-20T12:02:00Z"/>
          <w:lang w:val="en-US"/>
        </w:rPr>
      </w:pPr>
      <w:r>
        <w:rPr>
          <w:lang w:val="en-US"/>
        </w:rPr>
        <w:fldChar w:fldCharType="begin"/>
      </w:r>
      <w:r>
        <w:rPr>
          <w:lang w:val="en-US"/>
        </w:rPr>
        <w:instrText xml:space="preserve"> REF _Ref477970394 \h </w:instrText>
      </w:r>
      <w:r>
        <w:rPr>
          <w:lang w:val="en-US"/>
        </w:rPr>
      </w:r>
      <w:r>
        <w:rPr>
          <w:lang w:val="en-US"/>
        </w:rPr>
        <w:fldChar w:fldCharType="separate"/>
      </w:r>
      <w:r>
        <w:t xml:space="preserve">Table </w:t>
      </w:r>
      <w:r>
        <w:rPr>
          <w:noProof/>
        </w:rPr>
        <w:t>146</w:t>
      </w:r>
      <w:r>
        <w:rPr>
          <w:lang w:val="en-US"/>
        </w:rPr>
        <w:fldChar w:fldCharType="end"/>
      </w:r>
      <w:r w:rsidR="000A7D8D">
        <w:rPr>
          <w:lang w:val="en-US"/>
        </w:rPr>
        <w:t xml:space="preserve"> </w:t>
      </w:r>
      <w:r w:rsidR="009E6331" w:rsidRPr="001C220C">
        <w:rPr>
          <w:lang w:val="en-US"/>
        </w:rPr>
        <w:t xml:space="preserve">defines the </w:t>
      </w:r>
      <w:r w:rsidR="00AC0D95">
        <w:rPr>
          <w:lang w:val="en-US"/>
        </w:rPr>
        <w:t>relationship</w:t>
      </w:r>
      <w:r w:rsidR="004E0C5D">
        <w:rPr>
          <w:lang w:val="en-US"/>
        </w:rPr>
        <w:t xml:space="preserve"> role</w:t>
      </w:r>
      <w:r w:rsidR="00AC0D95">
        <w:rPr>
          <w:lang w:val="en-US"/>
        </w:rPr>
        <w:t>s</w:t>
      </w:r>
      <w:r w:rsidR="009E6331" w:rsidRPr="001C220C">
        <w:rPr>
          <w:lang w:val="en-US"/>
        </w:rPr>
        <w:t xml:space="preserve"> for </w:t>
      </w:r>
      <w:r w:rsidR="000A7D8D">
        <w:rPr>
          <w:lang w:val="en-US"/>
        </w:rPr>
        <w:t xml:space="preserve">the </w:t>
      </w:r>
      <w:r w:rsidR="009E6331" w:rsidRPr="001C220C">
        <w:rPr>
          <w:i/>
          <w:lang w:val="en-US"/>
        </w:rPr>
        <w:t>personnel specification</w:t>
      </w:r>
      <w:r w:rsidR="009E6331" w:rsidRPr="001C220C">
        <w:rPr>
          <w:lang w:val="en-US"/>
        </w:rPr>
        <w:t xml:space="preserve">. </w:t>
      </w:r>
      <w:ins w:id="13670" w:author="Charles Gifford" w:date="2017-03-22T18:24:00Z">
        <w:r>
          <w:rPr>
            <w:lang w:val="en-US"/>
          </w:rPr>
          <w:fldChar w:fldCharType="begin"/>
        </w:r>
        <w:r>
          <w:rPr>
            <w:lang w:val="en-US"/>
          </w:rPr>
          <w:instrText xml:space="preserve"> REF _Ref161734481 \h </w:instrText>
        </w:r>
      </w:ins>
      <w:r>
        <w:rPr>
          <w:lang w:val="en-US"/>
        </w:rPr>
      </w:r>
      <w:r>
        <w:rPr>
          <w:lang w:val="en-US"/>
        </w:rPr>
        <w:fldChar w:fldCharType="separate"/>
      </w:r>
      <w:ins w:id="13671" w:author="Charles Gifford" w:date="2017-03-22T18:24:00Z">
        <w:r w:rsidRPr="001C220C">
          <w:rPr>
            <w:lang w:val="en-US"/>
          </w:rPr>
          <w:t xml:space="preserve">Table </w:t>
        </w:r>
        <w:r>
          <w:rPr>
            <w:noProof/>
            <w:lang w:val="en-US"/>
          </w:rPr>
          <w:t>147</w:t>
        </w:r>
        <w:r>
          <w:rPr>
            <w:lang w:val="en-US"/>
          </w:rPr>
          <w:fldChar w:fldCharType="end"/>
        </w:r>
      </w:ins>
      <w:ins w:id="13672" w:author="Charles Gifford" w:date="2016-04-20T12:02:00Z">
        <w:r w:rsidR="000A7D8D">
          <w:rPr>
            <w:lang w:val="en-US"/>
          </w:rPr>
          <w:t xml:space="preserve"> </w:t>
        </w:r>
        <w:r w:rsidR="00AC0D95" w:rsidRPr="001C220C">
          <w:rPr>
            <w:lang w:val="en-US"/>
          </w:rPr>
          <w:t>defines the attributes for</w:t>
        </w:r>
      </w:ins>
      <w:ins w:id="13673" w:author="Charles Gifford" w:date="2016-10-29T18:26:00Z">
        <w:r w:rsidR="000A7D8D">
          <w:rPr>
            <w:lang w:val="en-US"/>
          </w:rPr>
          <w:t xml:space="preserve"> the</w:t>
        </w:r>
      </w:ins>
      <w:ins w:id="13674" w:author="Charles Gifford" w:date="2016-04-20T12:02:00Z">
        <w:r w:rsidR="00AC0D95" w:rsidRPr="001C220C">
          <w:rPr>
            <w:lang w:val="en-US"/>
          </w:rPr>
          <w:t xml:space="preserve"> </w:t>
        </w:r>
        <w:r w:rsidR="00AC0D95" w:rsidRPr="001C220C">
          <w:rPr>
            <w:i/>
            <w:lang w:val="en-US"/>
          </w:rPr>
          <w:t>personnel specification</w:t>
        </w:r>
        <w:r w:rsidR="00AC0D95" w:rsidRPr="001C220C">
          <w:rPr>
            <w:lang w:val="en-US"/>
          </w:rPr>
          <w:t xml:space="preserve">. </w:t>
        </w:r>
      </w:ins>
    </w:p>
    <w:p w14:paraId="5A7A0BD2" w14:textId="419F6E31" w:rsidR="00AC0D95" w:rsidRDefault="00207606" w:rsidP="00881CA4">
      <w:pPr>
        <w:pStyle w:val="TABLE-title"/>
        <w:rPr>
          <w:ins w:id="13675" w:author="Charles Gifford" w:date="2017-03-20T02:41:00Z"/>
          <w:lang w:val="en-US"/>
        </w:rPr>
      </w:pPr>
      <w:bookmarkStart w:id="13676" w:name="_Ref477970394"/>
      <w:bookmarkStart w:id="13677" w:name="_Toc478492446"/>
      <w:ins w:id="13678" w:author="Charles Gifford" w:date="2017-03-22T18:23:00Z">
        <w:r>
          <w:t xml:space="preserve">Table </w:t>
        </w:r>
        <w:r>
          <w:fldChar w:fldCharType="begin"/>
        </w:r>
        <w:r>
          <w:instrText xml:space="preserve"> SEQ Table \* ARABIC </w:instrText>
        </w:r>
      </w:ins>
      <w:r>
        <w:fldChar w:fldCharType="separate"/>
      </w:r>
      <w:ins w:id="13679" w:author="Charles Gifford" w:date="2017-03-22T18:23:00Z">
        <w:r>
          <w:rPr>
            <w:noProof/>
          </w:rPr>
          <w:t>146</w:t>
        </w:r>
        <w:r>
          <w:fldChar w:fldCharType="end"/>
        </w:r>
        <w:bookmarkEnd w:id="13676"/>
        <w:r>
          <w:t xml:space="preserve"> </w:t>
        </w:r>
      </w:ins>
      <w:ins w:id="13680" w:author="Charles Gifford" w:date="2016-04-20T12:02:00Z">
        <w:r w:rsidR="00AC0D95">
          <w:rPr>
            <w:lang w:val="en-US"/>
          </w:rPr>
          <w:t>–</w:t>
        </w:r>
        <w:r w:rsidR="00AC0D95" w:rsidRPr="001C220C">
          <w:rPr>
            <w:lang w:val="en-US"/>
          </w:rPr>
          <w:t xml:space="preserve"> </w:t>
        </w:r>
        <w:r w:rsidR="00AC0D95">
          <w:rPr>
            <w:lang w:val="en-US"/>
          </w:rPr>
          <w:t>P</w:t>
        </w:r>
        <w:r w:rsidR="00AC0D95" w:rsidRPr="001C220C">
          <w:rPr>
            <w:lang w:val="en-US"/>
          </w:rPr>
          <w:t>ersonnel specification</w:t>
        </w:r>
        <w:r w:rsidR="00AC0D95" w:rsidRPr="00AC2193">
          <w:rPr>
            <w:lang w:val="en-US"/>
          </w:rPr>
          <w:t xml:space="preserve"> </w:t>
        </w:r>
        <w:r w:rsidR="00587261">
          <w:rPr>
            <w:lang w:val="en-US"/>
          </w:rPr>
          <w:t>relatio</w:t>
        </w:r>
        <w:r w:rsidR="00AC0D95">
          <w:rPr>
            <w:lang w:val="en-US"/>
          </w:rPr>
          <w:t>nship</w:t>
        </w:r>
      </w:ins>
      <w:ins w:id="13681" w:author="Charles Gifford" w:date="2017-03-20T02:41:00Z">
        <w:r w:rsidR="004E0C5D">
          <w:rPr>
            <w:lang w:val="en-US"/>
          </w:rPr>
          <w:t xml:space="preserve"> role</w:t>
        </w:r>
      </w:ins>
      <w:ins w:id="13682" w:author="Charles Gifford" w:date="2016-04-20T12:02:00Z">
        <w:r w:rsidR="00AC0D95">
          <w:rPr>
            <w:lang w:val="en-US"/>
          </w:rPr>
          <w:t>s</w:t>
        </w:r>
      </w:ins>
      <w:bookmarkEnd w:id="13677"/>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4E0C5D" w:rsidRPr="009432BC" w14:paraId="693D65BB" w14:textId="77777777" w:rsidTr="0068354D">
        <w:trPr>
          <w:trHeight w:val="197"/>
          <w:tblHeader/>
          <w:ins w:id="13683" w:author="Charles Gifford" w:date="2017-03-20T02:41:00Z"/>
        </w:trPr>
        <w:tc>
          <w:tcPr>
            <w:tcW w:w="2155" w:type="dxa"/>
            <w:shd w:val="clear" w:color="auto" w:fill="auto"/>
          </w:tcPr>
          <w:p w14:paraId="3DB4424D" w14:textId="77777777" w:rsidR="004E0C5D" w:rsidRPr="009432BC" w:rsidRDefault="004E0C5D" w:rsidP="0068354D">
            <w:pPr>
              <w:pStyle w:val="TABLE-col-heading"/>
              <w:rPr>
                <w:ins w:id="13684" w:author="Charles Gifford" w:date="2017-03-20T02:41:00Z"/>
              </w:rPr>
            </w:pPr>
            <w:ins w:id="13685" w:author="Charles Gifford" w:date="2017-03-20T02:41:00Z">
              <w:r w:rsidRPr="009432BC">
                <w:t>Related Object</w:t>
              </w:r>
            </w:ins>
          </w:p>
        </w:tc>
        <w:tc>
          <w:tcPr>
            <w:tcW w:w="2070" w:type="dxa"/>
            <w:shd w:val="clear" w:color="auto" w:fill="auto"/>
          </w:tcPr>
          <w:p w14:paraId="47605FAF" w14:textId="77777777" w:rsidR="004E0C5D" w:rsidRPr="009432BC" w:rsidRDefault="004E0C5D" w:rsidP="0068354D">
            <w:pPr>
              <w:pStyle w:val="TABLE-col-heading"/>
              <w:rPr>
                <w:ins w:id="13686" w:author="Charles Gifford" w:date="2017-03-20T02:41:00Z"/>
              </w:rPr>
            </w:pPr>
            <w:ins w:id="13687" w:author="Charles Gifford" w:date="2017-03-20T02:41:00Z">
              <w:r w:rsidRPr="009432BC">
                <w:t>Role</w:t>
              </w:r>
            </w:ins>
          </w:p>
        </w:tc>
        <w:tc>
          <w:tcPr>
            <w:tcW w:w="1080" w:type="dxa"/>
            <w:shd w:val="clear" w:color="auto" w:fill="auto"/>
          </w:tcPr>
          <w:p w14:paraId="5743A300" w14:textId="77777777" w:rsidR="004E0C5D" w:rsidRPr="009432BC" w:rsidRDefault="004E0C5D" w:rsidP="0068354D">
            <w:pPr>
              <w:pStyle w:val="TABLE-col-heading"/>
              <w:rPr>
                <w:ins w:id="13688" w:author="Charles Gifford" w:date="2017-03-20T02:41:00Z"/>
              </w:rPr>
            </w:pPr>
            <w:ins w:id="13689" w:author="Charles Gifford" w:date="2017-03-20T02:41:00Z">
              <w:r w:rsidRPr="009432BC">
                <w:t>Multiplicity</w:t>
              </w:r>
            </w:ins>
          </w:p>
        </w:tc>
        <w:tc>
          <w:tcPr>
            <w:tcW w:w="3780" w:type="dxa"/>
            <w:shd w:val="clear" w:color="auto" w:fill="auto"/>
          </w:tcPr>
          <w:p w14:paraId="58D11C74" w14:textId="77777777" w:rsidR="004E0C5D" w:rsidRPr="009432BC" w:rsidRDefault="004E0C5D" w:rsidP="0068354D">
            <w:pPr>
              <w:pStyle w:val="TABLE-col-heading"/>
              <w:rPr>
                <w:ins w:id="13690" w:author="Charles Gifford" w:date="2017-03-20T02:41:00Z"/>
              </w:rPr>
            </w:pPr>
            <w:ins w:id="13691" w:author="Charles Gifford" w:date="2017-03-20T02:41:00Z">
              <w:r w:rsidRPr="009432BC">
                <w:t>Description</w:t>
              </w:r>
            </w:ins>
          </w:p>
        </w:tc>
      </w:tr>
      <w:tr w:rsidR="004E0C5D" w:rsidRPr="009432BC" w14:paraId="3D761F39" w14:textId="77777777" w:rsidTr="0068354D">
        <w:trPr>
          <w:trHeight w:val="332"/>
          <w:ins w:id="13692" w:author="Charles Gifford" w:date="2017-03-20T02:41:00Z"/>
        </w:trPr>
        <w:tc>
          <w:tcPr>
            <w:tcW w:w="2155" w:type="dxa"/>
          </w:tcPr>
          <w:p w14:paraId="73749DBB" w14:textId="5CC07F72" w:rsidR="004E0C5D" w:rsidRPr="009432BC" w:rsidRDefault="004E0C5D" w:rsidP="004E0C5D">
            <w:pPr>
              <w:pStyle w:val="TABLE-cell"/>
              <w:rPr>
                <w:ins w:id="13693" w:author="Charles Gifford" w:date="2017-03-20T02:41:00Z"/>
              </w:rPr>
            </w:pPr>
            <w:ins w:id="13694" w:author="Charles Gifford" w:date="2017-03-20T02:42:00Z">
              <w:r>
                <w:rPr>
                  <w:szCs w:val="20"/>
                  <w:lang w:val="en-US"/>
                </w:rPr>
                <w:t>Operations segment</w:t>
              </w:r>
            </w:ins>
          </w:p>
        </w:tc>
        <w:tc>
          <w:tcPr>
            <w:tcW w:w="2070" w:type="dxa"/>
          </w:tcPr>
          <w:p w14:paraId="5BD4173A" w14:textId="552FD33F" w:rsidR="004E0C5D" w:rsidRPr="009432BC" w:rsidRDefault="004E0C5D" w:rsidP="004E0C5D">
            <w:pPr>
              <w:pStyle w:val="TABLE-cell"/>
              <w:rPr>
                <w:ins w:id="13695" w:author="Charles Gifford" w:date="2017-03-20T02:41:00Z"/>
              </w:rPr>
            </w:pPr>
            <w:ins w:id="13696" w:author="Charles Gifford" w:date="2017-03-20T02:43:00Z">
              <w:r>
                <w:rPr>
                  <w:szCs w:val="20"/>
                  <w:lang w:val="en-US"/>
                </w:rPr>
                <w:t>NA</w:t>
              </w:r>
            </w:ins>
          </w:p>
        </w:tc>
        <w:tc>
          <w:tcPr>
            <w:tcW w:w="1080" w:type="dxa"/>
          </w:tcPr>
          <w:p w14:paraId="728BF57E" w14:textId="1BE8B73E" w:rsidR="004E0C5D" w:rsidRPr="009432BC" w:rsidRDefault="004E0C5D" w:rsidP="004E0C5D">
            <w:pPr>
              <w:pStyle w:val="TABLE-cell"/>
              <w:rPr>
                <w:ins w:id="13697" w:author="Charles Gifford" w:date="2017-03-20T02:41:00Z"/>
              </w:rPr>
            </w:pPr>
            <w:ins w:id="13698" w:author="Charles Gifford" w:date="2017-03-20T02:42:00Z">
              <w:r>
                <w:rPr>
                  <w:szCs w:val="20"/>
                  <w:lang w:val="en-US"/>
                </w:rPr>
                <w:t>1</w:t>
              </w:r>
            </w:ins>
          </w:p>
        </w:tc>
        <w:tc>
          <w:tcPr>
            <w:tcW w:w="3780" w:type="dxa"/>
          </w:tcPr>
          <w:p w14:paraId="7E55D26A" w14:textId="4B8DB4B3" w:rsidR="004E0C5D" w:rsidRPr="009432BC" w:rsidRDefault="004E0C5D" w:rsidP="004E0C5D">
            <w:pPr>
              <w:pStyle w:val="TABLE-cell"/>
              <w:rPr>
                <w:ins w:id="13699" w:author="Charles Gifford" w:date="2017-03-20T02:41:00Z"/>
              </w:rPr>
            </w:pPr>
            <w:ins w:id="13700" w:author="Charles Gifford" w:date="2017-03-20T02:42:00Z">
              <w:r>
                <w:rPr>
                  <w:lang w:val="en-US"/>
                </w:rPr>
                <w:t xml:space="preserve">The </w:t>
              </w:r>
              <w:r>
                <w:rPr>
                  <w:i/>
                  <w:lang w:val="en-US"/>
                </w:rPr>
                <w:t>operations</w:t>
              </w:r>
              <w:r w:rsidRPr="002F42AC">
                <w:rPr>
                  <w:i/>
                  <w:lang w:val="en-US"/>
                </w:rPr>
                <w:t xml:space="preserve"> segment</w:t>
              </w:r>
              <w:r>
                <w:rPr>
                  <w:lang w:val="en-US"/>
                </w:rPr>
                <w:t xml:space="preserve"> that</w:t>
              </w:r>
              <w:r>
                <w:t xml:space="preserve"> </w:t>
              </w:r>
              <w:r w:rsidRPr="002C4D30">
                <w:rPr>
                  <w:lang w:val="en-US"/>
                </w:rPr>
                <w:t xml:space="preserve">is in part defined by </w:t>
              </w:r>
              <w:r>
                <w:rPr>
                  <w:lang w:val="en-US"/>
                </w:rPr>
                <w:t xml:space="preserve">this </w:t>
              </w:r>
              <w:r>
                <w:rPr>
                  <w:i/>
                  <w:lang w:val="en-US"/>
                </w:rPr>
                <w:t>personnel</w:t>
              </w:r>
              <w:r>
                <w:rPr>
                  <w:lang w:val="en-US"/>
                </w:rPr>
                <w:t xml:space="preserve"> </w:t>
              </w:r>
              <w:r w:rsidRPr="002F42AC">
                <w:rPr>
                  <w:i/>
                  <w:lang w:val="en-US"/>
                </w:rPr>
                <w:t>specification</w:t>
              </w:r>
              <w:r>
                <w:rPr>
                  <w:lang w:val="en-US"/>
                </w:rPr>
                <w:t>.</w:t>
              </w:r>
            </w:ins>
          </w:p>
        </w:tc>
      </w:tr>
      <w:tr w:rsidR="004E0C5D" w:rsidRPr="009432BC" w14:paraId="2193A17D" w14:textId="77777777" w:rsidTr="0068354D">
        <w:trPr>
          <w:trHeight w:val="332"/>
          <w:ins w:id="13701" w:author="Charles Gifford" w:date="2017-03-20T02:41:00Z"/>
        </w:trPr>
        <w:tc>
          <w:tcPr>
            <w:tcW w:w="2155" w:type="dxa"/>
          </w:tcPr>
          <w:p w14:paraId="7798AB24" w14:textId="4086F1C8" w:rsidR="004E0C5D" w:rsidRDefault="004E0C5D" w:rsidP="004E0C5D">
            <w:pPr>
              <w:pStyle w:val="TABLE-cell"/>
              <w:rPr>
                <w:ins w:id="13702" w:author="Charles Gifford" w:date="2017-03-20T02:41:00Z"/>
                <w:szCs w:val="20"/>
                <w:lang w:val="en-US"/>
              </w:rPr>
            </w:pPr>
            <w:ins w:id="13703" w:author="Charles Gifford" w:date="2017-03-20T02:42:00Z">
              <w:r>
                <w:rPr>
                  <w:szCs w:val="20"/>
                  <w:lang w:val="en-US"/>
                </w:rPr>
                <w:t>Personnel specification property</w:t>
              </w:r>
            </w:ins>
          </w:p>
        </w:tc>
        <w:tc>
          <w:tcPr>
            <w:tcW w:w="2070" w:type="dxa"/>
          </w:tcPr>
          <w:p w14:paraId="36EA7153" w14:textId="18B701D2" w:rsidR="004E0C5D" w:rsidRDefault="004E0C5D" w:rsidP="004E0C5D">
            <w:pPr>
              <w:pStyle w:val="TABLE-cell"/>
              <w:rPr>
                <w:ins w:id="13704" w:author="Charles Gifford" w:date="2017-03-20T02:41:00Z"/>
                <w:szCs w:val="20"/>
                <w:lang w:val="en-US"/>
              </w:rPr>
            </w:pPr>
            <w:ins w:id="13705" w:author="Charles Gifford" w:date="2017-03-20T02:42:00Z">
              <w:r>
                <w:rPr>
                  <w:szCs w:val="20"/>
                  <w:lang w:val="en-US"/>
                </w:rPr>
                <w:t>Personnel specification property</w:t>
              </w:r>
            </w:ins>
          </w:p>
        </w:tc>
        <w:tc>
          <w:tcPr>
            <w:tcW w:w="1080" w:type="dxa"/>
          </w:tcPr>
          <w:p w14:paraId="5B0A50B2" w14:textId="4AA5BD24" w:rsidR="004E0C5D" w:rsidRDefault="004E0C5D" w:rsidP="004E0C5D">
            <w:pPr>
              <w:pStyle w:val="TABLE-cell"/>
              <w:rPr>
                <w:ins w:id="13706" w:author="Charles Gifford" w:date="2017-03-20T02:41:00Z"/>
                <w:szCs w:val="20"/>
                <w:lang w:val="en-US"/>
              </w:rPr>
            </w:pPr>
            <w:ins w:id="13707" w:author="Charles Gifford" w:date="2017-03-20T02:42:00Z">
              <w:r>
                <w:rPr>
                  <w:szCs w:val="20"/>
                  <w:lang w:val="en-US"/>
                </w:rPr>
                <w:t>0..*</w:t>
              </w:r>
            </w:ins>
          </w:p>
        </w:tc>
        <w:tc>
          <w:tcPr>
            <w:tcW w:w="3780" w:type="dxa"/>
          </w:tcPr>
          <w:p w14:paraId="35C6AACF" w14:textId="6EC1DFC6" w:rsidR="004E0C5D" w:rsidRDefault="004E0C5D" w:rsidP="004E0C5D">
            <w:pPr>
              <w:pStyle w:val="TABLE-cell"/>
              <w:rPr>
                <w:ins w:id="13708" w:author="Charles Gifford" w:date="2017-03-20T02:41:00Z"/>
                <w:lang w:val="en-US"/>
              </w:rPr>
            </w:pPr>
            <w:ins w:id="13709" w:author="Charles Gifford" w:date="2017-03-20T02:42:00Z">
              <w:r w:rsidRPr="004D7C4D">
                <w:rPr>
                  <w:lang w:val="en-US"/>
                </w:rPr>
                <w:t xml:space="preserve">The </w:t>
              </w:r>
              <w:r w:rsidRPr="00BE0F67">
                <w:rPr>
                  <w:i/>
                  <w:lang w:val="en-US"/>
                </w:rPr>
                <w:t>personnel specification property(s)</w:t>
              </w:r>
              <w:r w:rsidRPr="004D7C4D">
                <w:rPr>
                  <w:lang w:val="en-US"/>
                </w:rPr>
                <w:t xml:space="preserve"> of </w:t>
              </w:r>
              <w:r>
                <w:rPr>
                  <w:lang w:val="en-US"/>
                </w:rPr>
                <w:t xml:space="preserve">this </w:t>
              </w:r>
              <w:r>
                <w:rPr>
                  <w:i/>
                  <w:lang w:val="en-US"/>
                </w:rPr>
                <w:t>personnel</w:t>
              </w:r>
              <w:r>
                <w:rPr>
                  <w:lang w:val="en-US"/>
                </w:rPr>
                <w:t xml:space="preserve"> </w:t>
              </w:r>
              <w:r w:rsidRPr="002F42AC">
                <w:rPr>
                  <w:i/>
                  <w:lang w:val="en-US"/>
                </w:rPr>
                <w:t>specification</w:t>
              </w:r>
              <w:r>
                <w:rPr>
                  <w:lang w:val="en-US"/>
                </w:rPr>
                <w:t>.</w:t>
              </w:r>
            </w:ins>
          </w:p>
        </w:tc>
      </w:tr>
      <w:tr w:rsidR="004E0C5D" w:rsidRPr="009432BC" w14:paraId="0226464B" w14:textId="77777777" w:rsidTr="00B206BA">
        <w:trPr>
          <w:trHeight w:val="332"/>
          <w:ins w:id="13710" w:author="Charles Gifford" w:date="2017-03-20T02:44:00Z"/>
        </w:trPr>
        <w:tc>
          <w:tcPr>
            <w:tcW w:w="2155" w:type="dxa"/>
            <w:shd w:val="clear" w:color="auto" w:fill="auto"/>
          </w:tcPr>
          <w:p w14:paraId="5B3BD235" w14:textId="25804812" w:rsidR="004E0C5D" w:rsidRDefault="004E0C5D" w:rsidP="004E0C5D">
            <w:pPr>
              <w:pStyle w:val="TABLE-cell"/>
              <w:rPr>
                <w:ins w:id="13711" w:author="Charles Gifford" w:date="2017-03-20T02:44:00Z"/>
                <w:szCs w:val="20"/>
                <w:lang w:val="en-US"/>
              </w:rPr>
            </w:pPr>
            <w:ins w:id="13712" w:author="Charles Gifford" w:date="2017-03-20T02:44:00Z">
              <w:r w:rsidRPr="00BA207E">
                <w:t>Personnel class</w:t>
              </w:r>
            </w:ins>
          </w:p>
        </w:tc>
        <w:tc>
          <w:tcPr>
            <w:tcW w:w="2070" w:type="dxa"/>
            <w:shd w:val="clear" w:color="auto" w:fill="auto"/>
          </w:tcPr>
          <w:p w14:paraId="20FC158B" w14:textId="455990B6" w:rsidR="004E0C5D" w:rsidRDefault="004E0C5D" w:rsidP="004E0C5D">
            <w:pPr>
              <w:pStyle w:val="TABLE-cell"/>
              <w:rPr>
                <w:ins w:id="13713" w:author="Charles Gifford" w:date="2017-03-20T02:44:00Z"/>
                <w:szCs w:val="20"/>
                <w:lang w:val="en-US"/>
              </w:rPr>
            </w:pPr>
            <w:ins w:id="13714" w:author="Charles Gifford" w:date="2017-03-20T02:44:00Z">
              <w:r w:rsidRPr="00BA207E">
                <w:t>Personnel class</w:t>
              </w:r>
            </w:ins>
          </w:p>
        </w:tc>
        <w:tc>
          <w:tcPr>
            <w:tcW w:w="1080" w:type="dxa"/>
          </w:tcPr>
          <w:p w14:paraId="01D34A9E" w14:textId="18117C79" w:rsidR="004E0C5D" w:rsidRDefault="004E0C5D" w:rsidP="004E0C5D">
            <w:pPr>
              <w:pStyle w:val="TABLE-cell"/>
              <w:rPr>
                <w:ins w:id="13715" w:author="Charles Gifford" w:date="2017-03-20T02:44:00Z"/>
                <w:szCs w:val="20"/>
                <w:lang w:val="en-US"/>
              </w:rPr>
            </w:pPr>
            <w:ins w:id="13716" w:author="Charles Gifford" w:date="2017-03-20T02:44:00Z">
              <w:r w:rsidRPr="0030452A">
                <w:t>0..*</w:t>
              </w:r>
            </w:ins>
          </w:p>
        </w:tc>
        <w:tc>
          <w:tcPr>
            <w:tcW w:w="3780" w:type="dxa"/>
          </w:tcPr>
          <w:p w14:paraId="21E25010" w14:textId="71E0E613" w:rsidR="004E0C5D" w:rsidRPr="004D7C4D" w:rsidRDefault="004E0C5D" w:rsidP="004E0C5D">
            <w:pPr>
              <w:pStyle w:val="TABLE-cell"/>
              <w:rPr>
                <w:ins w:id="13717" w:author="Charles Gifford" w:date="2017-03-20T02:44:00Z"/>
                <w:lang w:val="en-US"/>
              </w:rPr>
            </w:pPr>
            <w:ins w:id="13718" w:author="Charles Gifford" w:date="2017-03-20T02:44:00Z">
              <w:r>
                <w:t>A cross-model association to</w:t>
              </w:r>
              <w:r w:rsidRPr="00FD719C">
                <w:t xml:space="preserve"> element in the </w:t>
              </w:r>
              <w:r>
                <w:t xml:space="preserve">personnel </w:t>
              </w:r>
              <w:r w:rsidRPr="00FD719C">
                <w:t>model</w:t>
              </w:r>
              <w:r>
                <w:t xml:space="preserve"> as explained in clause 4.6.4</w:t>
              </w:r>
              <w:r w:rsidRPr="00FD719C">
                <w:t>.</w:t>
              </w:r>
            </w:ins>
          </w:p>
        </w:tc>
      </w:tr>
      <w:tr w:rsidR="004E0C5D" w:rsidRPr="009432BC" w14:paraId="400BA8B8" w14:textId="77777777" w:rsidTr="00B206BA">
        <w:trPr>
          <w:trHeight w:val="332"/>
          <w:ins w:id="13719" w:author="Charles Gifford" w:date="2017-03-20T02:44:00Z"/>
        </w:trPr>
        <w:tc>
          <w:tcPr>
            <w:tcW w:w="2155" w:type="dxa"/>
            <w:shd w:val="clear" w:color="auto" w:fill="auto"/>
          </w:tcPr>
          <w:p w14:paraId="6644F9CD" w14:textId="5BE768FA" w:rsidR="004E0C5D" w:rsidRDefault="004E0C5D" w:rsidP="004E0C5D">
            <w:pPr>
              <w:pStyle w:val="TABLE-cell"/>
              <w:rPr>
                <w:ins w:id="13720" w:author="Charles Gifford" w:date="2017-03-20T02:44:00Z"/>
                <w:szCs w:val="20"/>
                <w:lang w:val="en-US"/>
              </w:rPr>
            </w:pPr>
            <w:ins w:id="13721" w:author="Charles Gifford" w:date="2017-03-20T02:44:00Z">
              <w:r w:rsidRPr="00BA207E">
                <w:t>Person</w:t>
              </w:r>
            </w:ins>
          </w:p>
        </w:tc>
        <w:tc>
          <w:tcPr>
            <w:tcW w:w="2070" w:type="dxa"/>
            <w:shd w:val="clear" w:color="auto" w:fill="auto"/>
          </w:tcPr>
          <w:p w14:paraId="7F30280D" w14:textId="57B3253F" w:rsidR="004E0C5D" w:rsidRDefault="004E0C5D" w:rsidP="004E0C5D">
            <w:pPr>
              <w:pStyle w:val="TABLE-cell"/>
              <w:rPr>
                <w:ins w:id="13722" w:author="Charles Gifford" w:date="2017-03-20T02:44:00Z"/>
                <w:szCs w:val="20"/>
                <w:lang w:val="en-US"/>
              </w:rPr>
            </w:pPr>
            <w:ins w:id="13723" w:author="Charles Gifford" w:date="2017-03-20T02:44:00Z">
              <w:r w:rsidRPr="00BA207E">
                <w:t>Person</w:t>
              </w:r>
            </w:ins>
          </w:p>
        </w:tc>
        <w:tc>
          <w:tcPr>
            <w:tcW w:w="1080" w:type="dxa"/>
          </w:tcPr>
          <w:p w14:paraId="757D8137" w14:textId="0EA8C758" w:rsidR="004E0C5D" w:rsidRDefault="004E0C5D" w:rsidP="004E0C5D">
            <w:pPr>
              <w:pStyle w:val="TABLE-cell"/>
              <w:rPr>
                <w:ins w:id="13724" w:author="Charles Gifford" w:date="2017-03-20T02:44:00Z"/>
                <w:szCs w:val="20"/>
                <w:lang w:val="en-US"/>
              </w:rPr>
            </w:pPr>
            <w:ins w:id="13725" w:author="Charles Gifford" w:date="2017-03-20T02:44:00Z">
              <w:r w:rsidRPr="0030452A">
                <w:t>0..*</w:t>
              </w:r>
            </w:ins>
          </w:p>
        </w:tc>
        <w:tc>
          <w:tcPr>
            <w:tcW w:w="3780" w:type="dxa"/>
            <w:shd w:val="clear" w:color="auto" w:fill="auto"/>
          </w:tcPr>
          <w:p w14:paraId="6AD31CFB" w14:textId="7BF42C31" w:rsidR="004E0C5D" w:rsidRPr="004D7C4D" w:rsidRDefault="004E0C5D" w:rsidP="004E0C5D">
            <w:pPr>
              <w:pStyle w:val="TABLE-cell"/>
              <w:rPr>
                <w:ins w:id="13726" w:author="Charles Gifford" w:date="2017-03-20T02:44:00Z"/>
                <w:lang w:val="en-US"/>
              </w:rPr>
            </w:pPr>
            <w:ins w:id="13727" w:author="Charles Gifford" w:date="2017-03-20T02:44:00Z">
              <w:r w:rsidRPr="002C3CDB">
                <w:t>A cross-model association to element in the personnel model as explained in clause 4.6.4.</w:t>
              </w:r>
            </w:ins>
          </w:p>
        </w:tc>
      </w:tr>
    </w:tbl>
    <w:p w14:paraId="1D773D46" w14:textId="017AFB92" w:rsidR="009E6331" w:rsidRPr="001C220C" w:rsidRDefault="009E6331" w:rsidP="000D7FCB">
      <w:pPr>
        <w:pStyle w:val="TABLE-title"/>
        <w:rPr>
          <w:lang w:val="en-US"/>
        </w:rPr>
      </w:pPr>
      <w:bookmarkStart w:id="13728" w:name="_Ref161734481"/>
      <w:bookmarkStart w:id="13729" w:name="_Toc161631644"/>
      <w:bookmarkStart w:id="13730" w:name="_Toc266864169"/>
      <w:bookmarkStart w:id="13731" w:name="_Toc306621057"/>
      <w:bookmarkStart w:id="13732" w:name="_Toc320178453"/>
      <w:bookmarkStart w:id="13733" w:name="_Toc478492447"/>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207606">
        <w:rPr>
          <w:noProof/>
          <w:lang w:val="en-US"/>
        </w:rPr>
        <w:t>147</w:t>
      </w:r>
      <w:r w:rsidR="00FD29D6">
        <w:rPr>
          <w:lang w:val="en-US"/>
        </w:rPr>
        <w:fldChar w:fldCharType="end"/>
      </w:r>
      <w:bookmarkEnd w:id="13728"/>
      <w:r w:rsidRPr="001C220C">
        <w:rPr>
          <w:lang w:val="en-US"/>
        </w:rPr>
        <w:t xml:space="preserve"> </w:t>
      </w:r>
      <w:r w:rsidR="000D7FCB">
        <w:rPr>
          <w:lang w:val="en-US"/>
        </w:rPr>
        <w:t>–</w:t>
      </w:r>
      <w:r w:rsidRPr="001C220C">
        <w:rPr>
          <w:lang w:val="en-US"/>
        </w:rPr>
        <w:t xml:space="preserve"> </w:t>
      </w:r>
      <w:r w:rsidR="003B2776">
        <w:rPr>
          <w:lang w:val="en-US"/>
        </w:rPr>
        <w:t>P</w:t>
      </w:r>
      <w:r w:rsidRPr="001C220C">
        <w:rPr>
          <w:lang w:val="en-US"/>
        </w:rPr>
        <w:t>ersonnel specification</w:t>
      </w:r>
      <w:bookmarkEnd w:id="13729"/>
      <w:bookmarkEnd w:id="13730"/>
      <w:bookmarkEnd w:id="13731"/>
      <w:bookmarkEnd w:id="13732"/>
      <w:r w:rsidR="003B2776" w:rsidRPr="00AC2193">
        <w:rPr>
          <w:lang w:val="en-US"/>
        </w:rPr>
        <w:t xml:space="preserve"> </w:t>
      </w:r>
      <w:r w:rsidR="003B2776">
        <w:rPr>
          <w:lang w:val="en-US"/>
        </w:rPr>
        <w:t>attributes</w:t>
      </w:r>
      <w:bookmarkEnd w:id="13733"/>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175"/>
        <w:gridCol w:w="1350"/>
        <w:gridCol w:w="1080"/>
        <w:gridCol w:w="1292"/>
      </w:tblGrid>
      <w:tr w:rsidR="009E6331" w:rsidRPr="001C220C" w14:paraId="0EB062C3" w14:textId="77777777" w:rsidTr="00806D30">
        <w:trPr>
          <w:tblHeader/>
          <w:jc w:val="center"/>
        </w:trPr>
        <w:tc>
          <w:tcPr>
            <w:tcW w:w="1269" w:type="dxa"/>
          </w:tcPr>
          <w:p w14:paraId="02766BAB" w14:textId="77777777" w:rsidR="009E6331" w:rsidRPr="001C220C" w:rsidRDefault="009E6331" w:rsidP="002651BD">
            <w:pPr>
              <w:pStyle w:val="NormalTableHeader"/>
              <w:keepNext w:val="0"/>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140D2C4E" w14:textId="77777777" w:rsidR="009E6331" w:rsidRPr="001C220C" w:rsidRDefault="009E6331" w:rsidP="002651BD">
            <w:pPr>
              <w:pStyle w:val="NormalTableHeader"/>
              <w:keepNext w:val="0"/>
              <w:spacing w:before="40"/>
              <w:rPr>
                <w:lang w:val="en-US"/>
              </w:rPr>
            </w:pPr>
            <w:r w:rsidRPr="001C220C">
              <w:rPr>
                <w:lang w:val="en-US"/>
              </w:rPr>
              <w:t>Description</w:t>
            </w:r>
          </w:p>
        </w:tc>
        <w:tc>
          <w:tcPr>
            <w:tcW w:w="1175" w:type="dxa"/>
          </w:tcPr>
          <w:p w14:paraId="5869741E" w14:textId="77777777" w:rsidR="009E6331" w:rsidRPr="001C220C" w:rsidRDefault="00AE4770" w:rsidP="002651BD">
            <w:pPr>
              <w:pStyle w:val="NormalTableHeader"/>
              <w:keepNext w:val="0"/>
              <w:spacing w:before="40"/>
              <w:rPr>
                <w:lang w:val="en-US"/>
              </w:rPr>
            </w:pPr>
            <w:r>
              <w:rPr>
                <w:lang w:val="en-US"/>
              </w:rPr>
              <w:t>Production example</w:t>
            </w:r>
            <w:r w:rsidR="009E6331" w:rsidRPr="001C220C">
              <w:rPr>
                <w:lang w:val="en-US"/>
              </w:rPr>
              <w:t>s</w:t>
            </w:r>
          </w:p>
        </w:tc>
        <w:tc>
          <w:tcPr>
            <w:tcW w:w="1350" w:type="dxa"/>
          </w:tcPr>
          <w:p w14:paraId="60989430" w14:textId="77777777" w:rsidR="009E6331" w:rsidRPr="001C220C" w:rsidRDefault="00AE4770" w:rsidP="002651BD">
            <w:pPr>
              <w:pStyle w:val="NormalTableHeader"/>
              <w:keepNext w:val="0"/>
              <w:spacing w:before="40"/>
              <w:rPr>
                <w:lang w:val="en-US"/>
              </w:rPr>
            </w:pPr>
            <w:r>
              <w:rPr>
                <w:lang w:val="en-US"/>
              </w:rPr>
              <w:t>Maintenance example</w:t>
            </w:r>
            <w:r w:rsidR="009E6331" w:rsidRPr="001C220C">
              <w:rPr>
                <w:lang w:val="en-US"/>
              </w:rPr>
              <w:t>s</w:t>
            </w:r>
          </w:p>
        </w:tc>
        <w:tc>
          <w:tcPr>
            <w:tcW w:w="1080" w:type="dxa"/>
          </w:tcPr>
          <w:p w14:paraId="5879E7DA" w14:textId="77777777" w:rsidR="009E6331" w:rsidRPr="001C220C" w:rsidRDefault="00AE4770" w:rsidP="002651BD">
            <w:pPr>
              <w:pStyle w:val="NormalTableHeader"/>
              <w:keepNext w:val="0"/>
              <w:spacing w:before="40"/>
              <w:rPr>
                <w:lang w:val="en-US"/>
              </w:rPr>
            </w:pPr>
            <w:r>
              <w:rPr>
                <w:lang w:val="en-US"/>
              </w:rPr>
              <w:t>Quality example</w:t>
            </w:r>
            <w:r w:rsidR="009E6331" w:rsidRPr="001C220C">
              <w:rPr>
                <w:lang w:val="en-US"/>
              </w:rPr>
              <w:t>s</w:t>
            </w:r>
          </w:p>
        </w:tc>
        <w:tc>
          <w:tcPr>
            <w:tcW w:w="1292" w:type="dxa"/>
          </w:tcPr>
          <w:p w14:paraId="57C07E0B" w14:textId="77777777" w:rsidR="009E6331" w:rsidRPr="001C220C" w:rsidRDefault="00AE4770" w:rsidP="002651BD">
            <w:pPr>
              <w:pStyle w:val="NormalTableHeader"/>
              <w:keepNext w:val="0"/>
              <w:spacing w:before="40"/>
              <w:rPr>
                <w:lang w:val="en-US"/>
              </w:rPr>
            </w:pPr>
            <w:r>
              <w:rPr>
                <w:lang w:val="en-US"/>
              </w:rPr>
              <w:t>Inventory example</w:t>
            </w:r>
            <w:r w:rsidR="009E6331" w:rsidRPr="001C220C">
              <w:rPr>
                <w:lang w:val="en-US"/>
              </w:rPr>
              <w:t>s</w:t>
            </w:r>
          </w:p>
        </w:tc>
      </w:tr>
      <w:tr w:rsidR="0061778F" w:rsidRPr="001C220C" w14:paraId="48325330" w14:textId="77777777" w:rsidTr="00806D30">
        <w:trPr>
          <w:cantSplit/>
          <w:jc w:val="center"/>
          <w:ins w:id="13734" w:author="Charles Gifford" w:date="2017-03-15T18:49:00Z"/>
        </w:trPr>
        <w:tc>
          <w:tcPr>
            <w:tcW w:w="1269" w:type="dxa"/>
          </w:tcPr>
          <w:p w14:paraId="3E67A838" w14:textId="725255F6" w:rsidR="0061778F" w:rsidRPr="001C220C" w:rsidRDefault="0061778F" w:rsidP="0061778F">
            <w:pPr>
              <w:pStyle w:val="TableNormal1"/>
              <w:keepNext w:val="0"/>
              <w:rPr>
                <w:ins w:id="13735" w:author="Charles Gifford" w:date="2017-03-15T18:49:00Z"/>
                <w:lang w:val="en-US"/>
              </w:rPr>
            </w:pPr>
            <w:ins w:id="13736" w:author="Charles Gifford" w:date="2017-03-15T18:49:00Z">
              <w:r w:rsidRPr="0061778F">
                <w:rPr>
                  <w:szCs w:val="16"/>
                </w:rPr>
                <w:t>ID</w:t>
              </w:r>
            </w:ins>
          </w:p>
        </w:tc>
        <w:tc>
          <w:tcPr>
            <w:tcW w:w="2880" w:type="dxa"/>
          </w:tcPr>
          <w:p w14:paraId="29AD333A" w14:textId="5BB8C11E" w:rsidR="0061778F" w:rsidRPr="001C220C" w:rsidRDefault="0061778F" w:rsidP="0061778F">
            <w:pPr>
              <w:pStyle w:val="TableNormal1"/>
              <w:keepNext w:val="0"/>
              <w:rPr>
                <w:ins w:id="13737" w:author="Charles Gifford" w:date="2017-03-15T18:49:00Z"/>
                <w:lang w:val="en-US"/>
              </w:rPr>
            </w:pPr>
            <w:ins w:id="13738" w:author="Charles Gifford" w:date="2017-03-15T18:49:00Z">
              <w:r w:rsidRPr="0061778F">
                <w:rPr>
                  <w:szCs w:val="16"/>
                </w:rPr>
                <w:t xml:space="preserve">A unique identification of a specific </w:t>
              </w:r>
              <w:r w:rsidRPr="0061778F">
                <w:rPr>
                  <w:i/>
                  <w:szCs w:val="16"/>
                </w:rPr>
                <w:t xml:space="preserve">personnel segment specification. </w:t>
              </w:r>
            </w:ins>
          </w:p>
        </w:tc>
        <w:tc>
          <w:tcPr>
            <w:tcW w:w="1175" w:type="dxa"/>
          </w:tcPr>
          <w:p w14:paraId="74930B76" w14:textId="59D57463" w:rsidR="0061778F" w:rsidRPr="001C220C" w:rsidRDefault="0061778F" w:rsidP="0061778F">
            <w:pPr>
              <w:pStyle w:val="TableNormal1"/>
              <w:keepNext w:val="0"/>
              <w:rPr>
                <w:ins w:id="13739" w:author="Charles Gifford" w:date="2017-03-15T18:49:00Z"/>
                <w:lang w:val="en-US"/>
              </w:rPr>
            </w:pPr>
            <w:ins w:id="13740" w:author="Charles Gifford" w:date="2017-03-15T18:49:00Z">
              <w:r w:rsidRPr="0061778F">
                <w:rPr>
                  <w:szCs w:val="16"/>
                </w:rPr>
                <w:t xml:space="preserve">PS1-Employee 23 </w:t>
              </w:r>
            </w:ins>
          </w:p>
        </w:tc>
        <w:tc>
          <w:tcPr>
            <w:tcW w:w="1350" w:type="dxa"/>
          </w:tcPr>
          <w:p w14:paraId="482BB470" w14:textId="6CDEE7A8" w:rsidR="0061778F" w:rsidRPr="001C220C" w:rsidRDefault="0061778F" w:rsidP="0061778F">
            <w:pPr>
              <w:pStyle w:val="TableNormal1"/>
              <w:keepNext w:val="0"/>
              <w:spacing w:before="40"/>
              <w:rPr>
                <w:ins w:id="13741" w:author="Charles Gifford" w:date="2017-03-15T18:49:00Z"/>
                <w:lang w:val="en-US"/>
              </w:rPr>
            </w:pPr>
            <w:ins w:id="13742" w:author="Charles Gifford" w:date="2017-03-15T18:49:00Z">
              <w:r w:rsidRPr="0061778F">
                <w:rPr>
                  <w:szCs w:val="16"/>
                </w:rPr>
                <w:t>PS1-22828</w:t>
              </w:r>
            </w:ins>
          </w:p>
        </w:tc>
        <w:tc>
          <w:tcPr>
            <w:tcW w:w="1080" w:type="dxa"/>
          </w:tcPr>
          <w:p w14:paraId="4FB60F38" w14:textId="3E6A153D" w:rsidR="0061778F" w:rsidRPr="001C220C" w:rsidRDefault="0061778F" w:rsidP="0061778F">
            <w:pPr>
              <w:pStyle w:val="TableNormal1"/>
              <w:keepNext w:val="0"/>
              <w:spacing w:before="40"/>
              <w:rPr>
                <w:ins w:id="13743" w:author="Charles Gifford" w:date="2017-03-15T18:49:00Z"/>
                <w:lang w:val="en-US"/>
              </w:rPr>
            </w:pPr>
            <w:ins w:id="13744" w:author="Charles Gifford" w:date="2017-03-15T18:49:00Z">
              <w:r w:rsidRPr="0061778F">
                <w:rPr>
                  <w:szCs w:val="16"/>
                </w:rPr>
                <w:t>PS1-999-123-4567</w:t>
              </w:r>
            </w:ins>
          </w:p>
        </w:tc>
        <w:tc>
          <w:tcPr>
            <w:tcW w:w="1292" w:type="dxa"/>
          </w:tcPr>
          <w:p w14:paraId="1672ABB7" w14:textId="06BD8CB8" w:rsidR="0061778F" w:rsidRPr="001C220C" w:rsidRDefault="0061778F" w:rsidP="0061778F">
            <w:pPr>
              <w:pStyle w:val="TableNormal1"/>
              <w:keepNext w:val="0"/>
              <w:spacing w:before="40"/>
              <w:rPr>
                <w:ins w:id="13745" w:author="Charles Gifford" w:date="2017-03-15T18:49:00Z"/>
                <w:lang w:val="en-US"/>
              </w:rPr>
            </w:pPr>
            <w:ins w:id="13746" w:author="Charles Gifford" w:date="2017-03-15T18:49:00Z">
              <w:r w:rsidRPr="0061778F">
                <w:rPr>
                  <w:szCs w:val="16"/>
                </w:rPr>
                <w:t>PS1-007</w:t>
              </w:r>
            </w:ins>
          </w:p>
        </w:tc>
      </w:tr>
      <w:tr w:rsidR="00506979" w:rsidRPr="001C220C" w14:paraId="5295AE47" w14:textId="77777777" w:rsidTr="00806D30">
        <w:trPr>
          <w:cantSplit/>
          <w:jc w:val="center"/>
        </w:trPr>
        <w:tc>
          <w:tcPr>
            <w:tcW w:w="1269" w:type="dxa"/>
          </w:tcPr>
          <w:p w14:paraId="1FC9827F" w14:textId="77777777" w:rsidR="00506979" w:rsidRPr="001C220C" w:rsidRDefault="00506979" w:rsidP="002651BD">
            <w:pPr>
              <w:pStyle w:val="TableNormal1"/>
              <w:keepNext w:val="0"/>
              <w:rPr>
                <w:lang w:val="en-US"/>
              </w:rPr>
            </w:pPr>
            <w:r w:rsidRPr="001C220C">
              <w:rPr>
                <w:lang w:val="en-US"/>
              </w:rPr>
              <w:t xml:space="preserve">Personnel </w:t>
            </w:r>
            <w:r w:rsidR="00EB3C27">
              <w:rPr>
                <w:lang w:val="en-US"/>
              </w:rPr>
              <w:t>c</w:t>
            </w:r>
            <w:r w:rsidRPr="001C220C">
              <w:rPr>
                <w:lang w:val="en-US"/>
              </w:rPr>
              <w:t>lass</w:t>
            </w:r>
          </w:p>
        </w:tc>
        <w:tc>
          <w:tcPr>
            <w:tcW w:w="2880" w:type="dxa"/>
          </w:tcPr>
          <w:p w14:paraId="10A009B2" w14:textId="77777777" w:rsidR="00506979" w:rsidRPr="001C220C" w:rsidRDefault="00506979" w:rsidP="002651BD">
            <w:pPr>
              <w:pStyle w:val="TableNormal1"/>
              <w:keepNext w:val="0"/>
              <w:rPr>
                <w:lang w:val="en-US"/>
              </w:rPr>
            </w:pPr>
            <w:r w:rsidRPr="001C220C">
              <w:rPr>
                <w:lang w:val="en-US"/>
              </w:rPr>
              <w:t xml:space="preserve">Identifies the associated </w:t>
            </w:r>
            <w:r w:rsidRPr="001C220C">
              <w:rPr>
                <w:i/>
                <w:lang w:val="en-US"/>
              </w:rPr>
              <w:t xml:space="preserve">personnel class </w:t>
            </w:r>
            <w:r w:rsidRPr="001C220C">
              <w:rPr>
                <w:lang w:val="en-US"/>
              </w:rPr>
              <w:t xml:space="preserve">or set of </w:t>
            </w:r>
            <w:r w:rsidRPr="001C220C">
              <w:rPr>
                <w:i/>
                <w:lang w:val="en-US"/>
              </w:rPr>
              <w:t>personnel classes</w:t>
            </w:r>
            <w:r w:rsidRPr="001C220C">
              <w:rPr>
                <w:lang w:val="en-US"/>
              </w:rPr>
              <w:t xml:space="preserve"> of the specification for a specific segment</w:t>
            </w:r>
            <w:r w:rsidR="008558A5">
              <w:rPr>
                <w:lang w:val="en-US"/>
              </w:rPr>
              <w:t xml:space="preserve">. </w:t>
            </w:r>
          </w:p>
        </w:tc>
        <w:tc>
          <w:tcPr>
            <w:tcW w:w="1175" w:type="dxa"/>
          </w:tcPr>
          <w:p w14:paraId="66A0B70C" w14:textId="77777777" w:rsidR="00506979" w:rsidRPr="001C220C" w:rsidRDefault="00506979" w:rsidP="002651BD">
            <w:pPr>
              <w:pStyle w:val="TableNormal1"/>
              <w:keepNext w:val="0"/>
              <w:rPr>
                <w:lang w:val="en-US"/>
              </w:rPr>
            </w:pPr>
            <w:r w:rsidRPr="001C220C">
              <w:rPr>
                <w:lang w:val="en-US"/>
              </w:rPr>
              <w:t>Widget Polisher</w:t>
            </w:r>
          </w:p>
        </w:tc>
        <w:tc>
          <w:tcPr>
            <w:tcW w:w="1350" w:type="dxa"/>
          </w:tcPr>
          <w:p w14:paraId="3E9B28D7" w14:textId="77777777" w:rsidR="00506979" w:rsidRPr="001C220C" w:rsidRDefault="00506979" w:rsidP="002651BD">
            <w:pPr>
              <w:pStyle w:val="TableNormal1"/>
              <w:keepNext w:val="0"/>
              <w:spacing w:before="40"/>
              <w:rPr>
                <w:lang w:val="en-US"/>
              </w:rPr>
            </w:pPr>
            <w:r w:rsidRPr="001C220C">
              <w:rPr>
                <w:lang w:val="en-US"/>
              </w:rPr>
              <w:t>Diesel mechanic grade 2</w:t>
            </w:r>
          </w:p>
        </w:tc>
        <w:tc>
          <w:tcPr>
            <w:tcW w:w="1080" w:type="dxa"/>
          </w:tcPr>
          <w:p w14:paraId="617AA602" w14:textId="77777777" w:rsidR="00506979" w:rsidRPr="001C220C" w:rsidRDefault="00506979" w:rsidP="002651BD">
            <w:pPr>
              <w:pStyle w:val="TableNormal1"/>
              <w:keepNext w:val="0"/>
              <w:spacing w:before="40"/>
              <w:rPr>
                <w:lang w:val="en-US"/>
              </w:rPr>
            </w:pPr>
            <w:r w:rsidRPr="001C220C">
              <w:rPr>
                <w:lang w:val="en-US"/>
              </w:rPr>
              <w:t>Lab Tech II</w:t>
            </w:r>
          </w:p>
        </w:tc>
        <w:tc>
          <w:tcPr>
            <w:tcW w:w="1292" w:type="dxa"/>
          </w:tcPr>
          <w:p w14:paraId="393F75C4" w14:textId="77777777" w:rsidR="00506979" w:rsidRPr="001C220C" w:rsidRDefault="00506979" w:rsidP="002651BD">
            <w:pPr>
              <w:pStyle w:val="TableNormal1"/>
              <w:keepNext w:val="0"/>
              <w:spacing w:before="40"/>
              <w:rPr>
                <w:lang w:val="en-US"/>
              </w:rPr>
            </w:pPr>
            <w:r w:rsidRPr="001C220C">
              <w:rPr>
                <w:lang w:val="en-US"/>
              </w:rPr>
              <w:t>warehouse manager</w:t>
            </w:r>
          </w:p>
        </w:tc>
      </w:tr>
      <w:tr w:rsidR="00506979" w:rsidRPr="001C220C" w14:paraId="1484C862" w14:textId="77777777" w:rsidTr="00806D30">
        <w:trPr>
          <w:cantSplit/>
          <w:jc w:val="center"/>
        </w:trPr>
        <w:tc>
          <w:tcPr>
            <w:tcW w:w="1269" w:type="dxa"/>
          </w:tcPr>
          <w:p w14:paraId="534BBDF9" w14:textId="77777777" w:rsidR="00506979" w:rsidRPr="001C220C" w:rsidRDefault="00506979" w:rsidP="002651BD">
            <w:pPr>
              <w:pStyle w:val="TableNormal1"/>
              <w:keepNext w:val="0"/>
              <w:rPr>
                <w:lang w:val="en-US"/>
              </w:rPr>
            </w:pPr>
            <w:r w:rsidRPr="001C220C">
              <w:rPr>
                <w:lang w:val="en-US"/>
              </w:rPr>
              <w:t>Person</w:t>
            </w:r>
          </w:p>
        </w:tc>
        <w:tc>
          <w:tcPr>
            <w:tcW w:w="2880" w:type="dxa"/>
          </w:tcPr>
          <w:p w14:paraId="1BC3CDAE" w14:textId="77777777" w:rsidR="00506979" w:rsidRPr="001C220C" w:rsidRDefault="00506979" w:rsidP="002651BD">
            <w:pPr>
              <w:pStyle w:val="TableNormal1"/>
              <w:keepNext w:val="0"/>
              <w:rPr>
                <w:lang w:val="en-US"/>
              </w:rPr>
            </w:pPr>
            <w:r w:rsidRPr="001C220C">
              <w:rPr>
                <w:lang w:val="en-US"/>
              </w:rPr>
              <w:t xml:space="preserve">Identifies the associated </w:t>
            </w:r>
            <w:r w:rsidRPr="001C220C">
              <w:rPr>
                <w:i/>
                <w:lang w:val="en-US"/>
              </w:rPr>
              <w:t xml:space="preserve">person </w:t>
            </w:r>
            <w:r w:rsidRPr="001C220C">
              <w:rPr>
                <w:lang w:val="en-US"/>
              </w:rPr>
              <w:t xml:space="preserve">or set of </w:t>
            </w:r>
            <w:r w:rsidRPr="001C220C">
              <w:rPr>
                <w:i/>
                <w:lang w:val="en-US"/>
              </w:rPr>
              <w:t>persons</w:t>
            </w:r>
            <w:r w:rsidRPr="001C220C">
              <w:rPr>
                <w:lang w:val="en-US"/>
              </w:rPr>
              <w:t xml:space="preserve"> of the specification for a specific segment.</w:t>
            </w:r>
          </w:p>
        </w:tc>
        <w:tc>
          <w:tcPr>
            <w:tcW w:w="1175" w:type="dxa"/>
          </w:tcPr>
          <w:p w14:paraId="41B645FB" w14:textId="77777777" w:rsidR="00506979" w:rsidRPr="001C220C" w:rsidRDefault="00506979" w:rsidP="002651BD">
            <w:pPr>
              <w:pStyle w:val="TableNormal1"/>
              <w:keepNext w:val="0"/>
              <w:rPr>
                <w:lang w:val="en-US"/>
              </w:rPr>
            </w:pPr>
            <w:r w:rsidRPr="001C220C">
              <w:rPr>
                <w:lang w:val="en-US"/>
              </w:rPr>
              <w:t>999-12-3456</w:t>
            </w:r>
          </w:p>
        </w:tc>
        <w:tc>
          <w:tcPr>
            <w:tcW w:w="1350" w:type="dxa"/>
          </w:tcPr>
          <w:p w14:paraId="08A789C0" w14:textId="77777777" w:rsidR="00506979" w:rsidRPr="001C220C" w:rsidRDefault="00506979" w:rsidP="002651BD">
            <w:pPr>
              <w:pStyle w:val="TableNormal1"/>
              <w:keepNext w:val="0"/>
              <w:spacing w:before="40"/>
              <w:rPr>
                <w:lang w:val="en-US"/>
              </w:rPr>
            </w:pPr>
            <w:r w:rsidRPr="001C220C">
              <w:rPr>
                <w:lang w:val="en-US"/>
              </w:rPr>
              <w:t>DMG2 422</w:t>
            </w:r>
          </w:p>
        </w:tc>
        <w:tc>
          <w:tcPr>
            <w:tcW w:w="1080" w:type="dxa"/>
          </w:tcPr>
          <w:p w14:paraId="1E5C3CE1" w14:textId="77777777" w:rsidR="00506979" w:rsidRPr="001C220C" w:rsidRDefault="00506979" w:rsidP="002651BD">
            <w:pPr>
              <w:pStyle w:val="TableNormal1"/>
              <w:keepNext w:val="0"/>
              <w:spacing w:before="40"/>
              <w:rPr>
                <w:lang w:val="en-US"/>
              </w:rPr>
            </w:pPr>
            <w:r w:rsidRPr="001C220C">
              <w:rPr>
                <w:lang w:val="en-US"/>
              </w:rPr>
              <w:t>LT-101</w:t>
            </w:r>
          </w:p>
        </w:tc>
        <w:tc>
          <w:tcPr>
            <w:tcW w:w="1292" w:type="dxa"/>
          </w:tcPr>
          <w:p w14:paraId="53984B12" w14:textId="77777777" w:rsidR="00506979" w:rsidRPr="001C220C" w:rsidRDefault="00506979" w:rsidP="002651BD">
            <w:pPr>
              <w:pStyle w:val="TableNormal1"/>
              <w:keepNext w:val="0"/>
              <w:spacing w:before="40"/>
              <w:rPr>
                <w:lang w:val="en-US"/>
              </w:rPr>
            </w:pPr>
            <w:r w:rsidRPr="001C220C">
              <w:rPr>
                <w:lang w:val="en-US"/>
              </w:rPr>
              <w:t>999-99-9999</w:t>
            </w:r>
          </w:p>
        </w:tc>
      </w:tr>
      <w:tr w:rsidR="00506979" w:rsidRPr="001C220C" w14:paraId="02AA8642" w14:textId="77777777" w:rsidTr="00806D30">
        <w:trPr>
          <w:cantSplit/>
          <w:jc w:val="center"/>
        </w:trPr>
        <w:tc>
          <w:tcPr>
            <w:tcW w:w="1269" w:type="dxa"/>
          </w:tcPr>
          <w:p w14:paraId="45081F15" w14:textId="77777777" w:rsidR="00506979" w:rsidRPr="001C220C" w:rsidRDefault="00506979" w:rsidP="002651BD">
            <w:pPr>
              <w:pStyle w:val="TableNormal1"/>
              <w:keepNext w:val="0"/>
              <w:rPr>
                <w:lang w:val="en-US"/>
              </w:rPr>
            </w:pPr>
            <w:r w:rsidRPr="001C220C">
              <w:rPr>
                <w:lang w:val="en-US"/>
              </w:rPr>
              <w:t>Description</w:t>
            </w:r>
          </w:p>
        </w:tc>
        <w:tc>
          <w:tcPr>
            <w:tcW w:w="2880" w:type="dxa"/>
          </w:tcPr>
          <w:p w14:paraId="639D4D68" w14:textId="77777777" w:rsidR="00506979" w:rsidRPr="001C220C" w:rsidRDefault="00506979" w:rsidP="002651BD">
            <w:pPr>
              <w:pStyle w:val="TableNormal1"/>
              <w:keepNext w:val="0"/>
              <w:rPr>
                <w:lang w:val="en-US"/>
              </w:rPr>
            </w:pPr>
            <w:r w:rsidRPr="001C220C">
              <w:rPr>
                <w:lang w:val="en-US"/>
              </w:rPr>
              <w:t xml:space="preserve">Contains additional information of the </w:t>
            </w:r>
            <w:r w:rsidRPr="001C220C">
              <w:rPr>
                <w:i/>
                <w:lang w:val="en-US"/>
              </w:rPr>
              <w:t>personnel specification</w:t>
            </w:r>
            <w:r w:rsidRPr="001C220C">
              <w:rPr>
                <w:lang w:val="en-US"/>
              </w:rPr>
              <w:t>.</w:t>
            </w:r>
          </w:p>
        </w:tc>
        <w:tc>
          <w:tcPr>
            <w:tcW w:w="1175" w:type="dxa"/>
          </w:tcPr>
          <w:p w14:paraId="24AF7463" w14:textId="77777777" w:rsidR="00506979" w:rsidRPr="001C220C" w:rsidRDefault="00506979" w:rsidP="002651BD">
            <w:pPr>
              <w:pStyle w:val="TableNormal1"/>
              <w:keepNext w:val="0"/>
              <w:rPr>
                <w:lang w:val="en-US"/>
              </w:rPr>
            </w:pPr>
            <w:r w:rsidRPr="001C220C">
              <w:rPr>
                <w:lang w:val="en-US"/>
              </w:rPr>
              <w:t>Polisher skill required for export quality polished widget</w:t>
            </w:r>
          </w:p>
        </w:tc>
        <w:tc>
          <w:tcPr>
            <w:tcW w:w="1350" w:type="dxa"/>
          </w:tcPr>
          <w:p w14:paraId="7A10B920" w14:textId="77777777" w:rsidR="00506979" w:rsidRPr="001C220C" w:rsidRDefault="00506979" w:rsidP="002651BD">
            <w:pPr>
              <w:pStyle w:val="TableNormal1"/>
              <w:keepNext w:val="0"/>
              <w:spacing w:before="40"/>
              <w:rPr>
                <w:lang w:val="en-US"/>
              </w:rPr>
            </w:pPr>
            <w:r w:rsidRPr="001C220C">
              <w:rPr>
                <w:lang w:val="en-US"/>
              </w:rPr>
              <w:t>Certified Diesel mechanic for heavy equipment</w:t>
            </w:r>
          </w:p>
        </w:tc>
        <w:tc>
          <w:tcPr>
            <w:tcW w:w="1080" w:type="dxa"/>
          </w:tcPr>
          <w:p w14:paraId="6E9B058C" w14:textId="77777777" w:rsidR="00506979" w:rsidRPr="001C220C" w:rsidRDefault="00506979" w:rsidP="002651BD">
            <w:pPr>
              <w:pStyle w:val="TableNormal1"/>
              <w:keepNext w:val="0"/>
              <w:spacing w:before="40"/>
              <w:rPr>
                <w:lang w:val="en-US"/>
              </w:rPr>
            </w:pPr>
            <w:r w:rsidRPr="001C220C">
              <w:rPr>
                <w:lang w:val="en-US"/>
              </w:rPr>
              <w:t>Level 2 certified quality technician</w:t>
            </w:r>
          </w:p>
        </w:tc>
        <w:tc>
          <w:tcPr>
            <w:tcW w:w="1292" w:type="dxa"/>
          </w:tcPr>
          <w:p w14:paraId="4C30AEB0" w14:textId="77777777" w:rsidR="00506979" w:rsidRPr="001C220C" w:rsidRDefault="00506979" w:rsidP="002651BD">
            <w:pPr>
              <w:pStyle w:val="TableNormal1"/>
              <w:keepNext w:val="0"/>
              <w:spacing w:before="40"/>
              <w:rPr>
                <w:lang w:val="en-US"/>
              </w:rPr>
            </w:pPr>
            <w:r w:rsidRPr="001C220C">
              <w:rPr>
                <w:lang w:val="en-US"/>
              </w:rPr>
              <w:t>Schedules line side inventory deliveries in terms of this segment</w:t>
            </w:r>
          </w:p>
        </w:tc>
      </w:tr>
      <w:tr w:rsidR="00F67980" w:rsidRPr="001C220C" w14:paraId="4FC5B5B1" w14:textId="77777777" w:rsidTr="00806D30">
        <w:trPr>
          <w:cantSplit/>
          <w:jc w:val="center"/>
        </w:trPr>
        <w:tc>
          <w:tcPr>
            <w:tcW w:w="1269" w:type="dxa"/>
          </w:tcPr>
          <w:p w14:paraId="62ED502A" w14:textId="77777777" w:rsidR="00F67980" w:rsidRPr="001C220C" w:rsidRDefault="00F67980" w:rsidP="002651BD">
            <w:pPr>
              <w:pStyle w:val="TableNormal1"/>
              <w:keepNext w:val="0"/>
              <w:rPr>
                <w:lang w:val="en-US"/>
              </w:rPr>
            </w:pPr>
            <w:ins w:id="13747" w:author="Dennis Brandl" w:date="2015-08-17T11:01:00Z">
              <w:r>
                <w:rPr>
                  <w:lang w:val="en-US"/>
                </w:rPr>
                <w:t xml:space="preserve">Hierarchy </w:t>
              </w:r>
            </w:ins>
            <w:r w:rsidR="00EB3C27">
              <w:rPr>
                <w:lang w:val="en-US"/>
              </w:rPr>
              <w:t>s</w:t>
            </w:r>
            <w:ins w:id="13748" w:author="Dennis Brandl" w:date="2015-08-17T11:01:00Z">
              <w:r>
                <w:rPr>
                  <w:lang w:val="en-US"/>
                </w:rPr>
                <w:t>cope</w:t>
              </w:r>
            </w:ins>
          </w:p>
        </w:tc>
        <w:tc>
          <w:tcPr>
            <w:tcW w:w="2880" w:type="dxa"/>
          </w:tcPr>
          <w:p w14:paraId="45295252" w14:textId="77777777" w:rsidR="00F67980" w:rsidRPr="001C220C" w:rsidRDefault="00F67980" w:rsidP="002651BD">
            <w:pPr>
              <w:pStyle w:val="TableNormal1"/>
              <w:keepNext w:val="0"/>
              <w:rPr>
                <w:ins w:id="13749" w:author="Dennis Brandl" w:date="2015-08-17T11:01:00Z"/>
                <w:lang w:val="en-US"/>
              </w:rPr>
            </w:pPr>
            <w:ins w:id="13750" w:author="Dennis Brandl" w:date="2015-08-17T11:01:00Z">
              <w:r w:rsidRPr="001C220C">
                <w:rPr>
                  <w:lang w:val="en-US"/>
                </w:rPr>
                <w:t>Identifies where the exchanged information fits within the role based equipment hierarchy</w:t>
              </w:r>
              <w:r>
                <w:rPr>
                  <w:lang w:val="en-US"/>
                </w:rPr>
                <w:t xml:space="preserve">. </w:t>
              </w:r>
            </w:ins>
          </w:p>
          <w:p w14:paraId="5D47F651" w14:textId="77777777" w:rsidR="00F67980" w:rsidRPr="001C220C" w:rsidRDefault="00F67980" w:rsidP="002651BD">
            <w:pPr>
              <w:pStyle w:val="TableNormal1"/>
              <w:keepNext w:val="0"/>
              <w:rPr>
                <w:lang w:val="en-US"/>
              </w:rPr>
            </w:pPr>
          </w:p>
        </w:tc>
        <w:tc>
          <w:tcPr>
            <w:tcW w:w="1175" w:type="dxa"/>
          </w:tcPr>
          <w:p w14:paraId="2CC17C29" w14:textId="77777777" w:rsidR="00F67980" w:rsidRPr="001C220C" w:rsidRDefault="00F67980" w:rsidP="002651BD">
            <w:pPr>
              <w:pStyle w:val="TableNormal1"/>
              <w:keepNext w:val="0"/>
              <w:rPr>
                <w:lang w:val="en-US"/>
              </w:rPr>
            </w:pPr>
            <w:ins w:id="13751" w:author="Dennis Brandl" w:date="2015-08-17T11:01:00Z">
              <w:r w:rsidRPr="001C220C">
                <w:rPr>
                  <w:lang w:val="en-US"/>
                </w:rPr>
                <w:t>East Wing(AREA)/ Manufacturing Line #2(WORK CENTER)</w:t>
              </w:r>
            </w:ins>
          </w:p>
        </w:tc>
        <w:tc>
          <w:tcPr>
            <w:tcW w:w="1350" w:type="dxa"/>
          </w:tcPr>
          <w:p w14:paraId="15C4F89B" w14:textId="77777777" w:rsidR="00F67980" w:rsidRPr="001C220C" w:rsidRDefault="00F67980" w:rsidP="002651BD">
            <w:pPr>
              <w:pStyle w:val="TableNormal1"/>
              <w:keepNext w:val="0"/>
              <w:rPr>
                <w:ins w:id="13752" w:author="Dennis Brandl" w:date="2015-08-17T11:01:00Z"/>
                <w:lang w:val="en-US"/>
              </w:rPr>
            </w:pPr>
            <w:ins w:id="13753" w:author="Dennis Brandl" w:date="2015-08-17T11:01:00Z">
              <w:r w:rsidRPr="001C220C">
                <w:rPr>
                  <w:lang w:val="en-US"/>
                </w:rPr>
                <w:t>CNC Machine</w:t>
              </w:r>
            </w:ins>
          </w:p>
          <w:p w14:paraId="4081FF44" w14:textId="77777777" w:rsidR="00F67980" w:rsidRPr="001C220C" w:rsidRDefault="00F67980" w:rsidP="002651BD">
            <w:pPr>
              <w:pStyle w:val="TableNormal1"/>
              <w:keepNext w:val="0"/>
              <w:spacing w:before="40"/>
              <w:rPr>
                <w:lang w:val="en-US"/>
              </w:rPr>
            </w:pPr>
            <w:ins w:id="13754" w:author="Dennis Brandl" w:date="2015-08-17T11:01:00Z">
              <w:r w:rsidRPr="001C220C">
                <w:rPr>
                  <w:lang w:val="en-US"/>
                </w:rPr>
                <w:t>Asset ID 13465</w:t>
              </w:r>
            </w:ins>
          </w:p>
        </w:tc>
        <w:tc>
          <w:tcPr>
            <w:tcW w:w="1080" w:type="dxa"/>
          </w:tcPr>
          <w:p w14:paraId="562AACF1" w14:textId="77777777" w:rsidR="00F67980" w:rsidRPr="001C220C" w:rsidRDefault="00F67980" w:rsidP="002651BD">
            <w:pPr>
              <w:pStyle w:val="TableNormal1"/>
              <w:keepNext w:val="0"/>
              <w:rPr>
                <w:ins w:id="13755" w:author="Dennis Brandl" w:date="2015-08-17T11:01:00Z"/>
                <w:lang w:val="en-US"/>
              </w:rPr>
            </w:pPr>
            <w:ins w:id="13756" w:author="Dennis Brandl" w:date="2015-08-17T11:01:00Z">
              <w:r w:rsidRPr="001C220C">
                <w:rPr>
                  <w:lang w:val="en-US"/>
                </w:rPr>
                <w:t>Test Cell 4</w:t>
              </w:r>
            </w:ins>
          </w:p>
          <w:p w14:paraId="3E398034" w14:textId="77777777" w:rsidR="00F67980" w:rsidRPr="001C220C" w:rsidRDefault="00F67980" w:rsidP="002651BD">
            <w:pPr>
              <w:pStyle w:val="TableNormal1"/>
              <w:keepNext w:val="0"/>
              <w:spacing w:before="40"/>
              <w:rPr>
                <w:lang w:val="en-US"/>
              </w:rPr>
            </w:pPr>
            <w:ins w:id="13757" w:author="Dennis Brandl" w:date="2015-08-17T11:01:00Z">
              <w:r w:rsidRPr="001C220C">
                <w:rPr>
                  <w:lang w:val="en-US"/>
                </w:rPr>
                <w:t>Receiving</w:t>
              </w:r>
            </w:ins>
          </w:p>
        </w:tc>
        <w:tc>
          <w:tcPr>
            <w:tcW w:w="1292" w:type="dxa"/>
          </w:tcPr>
          <w:p w14:paraId="3EF81EE3" w14:textId="77777777" w:rsidR="00F67980" w:rsidRPr="001C220C" w:rsidRDefault="00F67980" w:rsidP="002651BD">
            <w:pPr>
              <w:pStyle w:val="TableNormal1"/>
              <w:keepNext w:val="0"/>
              <w:spacing w:before="40"/>
              <w:rPr>
                <w:lang w:val="en-US"/>
              </w:rPr>
            </w:pPr>
            <w:ins w:id="13758" w:author="Dennis Brandl" w:date="2015-08-17T11:01:00Z">
              <w:r w:rsidRPr="001C220C">
                <w:rPr>
                  <w:lang w:val="en-US"/>
                </w:rPr>
                <w:t>Ware</w:t>
              </w:r>
              <w:r>
                <w:rPr>
                  <w:lang w:val="en-US"/>
                </w:rPr>
                <w:t>-</w:t>
              </w:r>
              <w:r w:rsidRPr="001C220C">
                <w:rPr>
                  <w:lang w:val="en-US"/>
                </w:rPr>
                <w:t>house B</w:t>
              </w:r>
            </w:ins>
          </w:p>
        </w:tc>
      </w:tr>
      <w:tr w:rsidR="009F2B95" w:rsidRPr="00A756AC" w14:paraId="30D55C16" w14:textId="77777777" w:rsidTr="00600813">
        <w:trPr>
          <w:cantSplit/>
          <w:jc w:val="center"/>
          <w:ins w:id="13759" w:author="Charles Gifford" w:date="2016-01-11T12:55:00Z"/>
        </w:trPr>
        <w:tc>
          <w:tcPr>
            <w:tcW w:w="1269" w:type="dxa"/>
          </w:tcPr>
          <w:p w14:paraId="44FD59F3" w14:textId="77777777" w:rsidR="009F2B95" w:rsidRPr="00E32145" w:rsidRDefault="009F2B95" w:rsidP="009F2B95">
            <w:pPr>
              <w:pStyle w:val="TABLE-cell"/>
              <w:rPr>
                <w:ins w:id="13760" w:author="Charles Gifford" w:date="2017-03-17T21:40:00Z"/>
                <w:lang w:val="en-US"/>
              </w:rPr>
            </w:pPr>
            <w:ins w:id="13761" w:author="Charles Gifford" w:date="2017-03-17T21:40:00Z">
              <w:r>
                <w:rPr>
                  <w:lang w:val="en-US"/>
                </w:rPr>
                <w:t>Spatial definition</w:t>
              </w:r>
            </w:ins>
          </w:p>
          <w:p w14:paraId="76989B6F" w14:textId="77777777" w:rsidR="009F2B95" w:rsidRPr="009042FD" w:rsidRDefault="009F2B95" w:rsidP="009F2B95">
            <w:pPr>
              <w:pStyle w:val="TableNormal1"/>
              <w:keepNext w:val="0"/>
              <w:rPr>
                <w:ins w:id="13762" w:author="Charles Gifford" w:date="2016-01-11T12:55:00Z"/>
                <w:lang w:val="en-US"/>
              </w:rPr>
            </w:pPr>
          </w:p>
        </w:tc>
        <w:tc>
          <w:tcPr>
            <w:tcW w:w="2880" w:type="dxa"/>
          </w:tcPr>
          <w:p w14:paraId="578FE9BC" w14:textId="17ACEC84" w:rsidR="009F2B95" w:rsidRPr="009042FD" w:rsidRDefault="009F2B95" w:rsidP="009F2B95">
            <w:pPr>
              <w:pStyle w:val="TableNormal1"/>
              <w:keepNext w:val="0"/>
              <w:rPr>
                <w:ins w:id="13763" w:author="Charles Gifford" w:date="2016-01-11T12:55:00Z"/>
                <w:lang w:val="en-US"/>
              </w:rPr>
            </w:pPr>
            <w:ins w:id="13764" w:author="Charles Gifford" w:date="2017-03-17T21:40:00Z">
              <w:r>
                <w:rPr>
                  <w:lang w:val="en-US"/>
                </w:rPr>
                <w:t>S</w:t>
              </w:r>
              <w:r w:rsidRPr="00E32145">
                <w:rPr>
                  <w:lang w:val="en-US"/>
                </w:rPr>
                <w:t xml:space="preserve">patially defines the </w:t>
              </w:r>
              <w:r>
                <w:rPr>
                  <w:lang w:val="en-US"/>
                </w:rPr>
                <w:t>personnel resource(s)</w:t>
              </w:r>
              <w:r>
                <w:rPr>
                  <w:i/>
                  <w:lang w:val="en-US"/>
                </w:rPr>
                <w:t xml:space="preserve"> </w:t>
              </w:r>
              <w:r>
                <w:rPr>
                  <w:lang w:val="en-US"/>
                </w:rPr>
                <w:t xml:space="preserve">specified by this </w:t>
              </w:r>
              <w:r>
                <w:rPr>
                  <w:i/>
                  <w:lang w:val="en-US"/>
                </w:rPr>
                <w:t>personnel specification</w:t>
              </w:r>
              <w:r w:rsidRPr="00E32145">
                <w:rPr>
                  <w:lang w:val="en-US"/>
                </w:rPr>
                <w:t xml:space="preserve"> as a </w:t>
              </w:r>
              <w:r w:rsidRPr="00C30F13">
                <w:rPr>
                  <w:lang w:val="en-US"/>
                </w:rPr>
                <w:t>0-dimensional point, 1-dimensional line, or 2-dimensional shape or 3-dimensional solid</w:t>
              </w:r>
              <w:r w:rsidRPr="00E32145">
                <w:rPr>
                  <w:lang w:val="en-US"/>
                </w:rPr>
                <w:t>.</w:t>
              </w:r>
            </w:ins>
          </w:p>
        </w:tc>
        <w:tc>
          <w:tcPr>
            <w:tcW w:w="1175" w:type="dxa"/>
          </w:tcPr>
          <w:p w14:paraId="4706A73D" w14:textId="3F59BED9" w:rsidR="009F2B95" w:rsidRPr="009042FD" w:rsidRDefault="009F2B95" w:rsidP="009F2B95">
            <w:pPr>
              <w:pStyle w:val="TableNormal1"/>
              <w:keepNext w:val="0"/>
              <w:rPr>
                <w:ins w:id="13765" w:author="Charles Gifford" w:date="2016-01-11T12:55:00Z"/>
                <w:lang w:val="en-US"/>
              </w:rPr>
            </w:pPr>
            <w:ins w:id="13766" w:author="Charles Gifford" w:date="2017-03-17T21:40:00Z">
              <w:r w:rsidRPr="00E32145">
                <w:rPr>
                  <w:lang w:val="en-US"/>
                </w:rPr>
                <w:t>4326 / EPSG / GPX / lat="45.35" lon="24.15"</w:t>
              </w:r>
            </w:ins>
          </w:p>
        </w:tc>
        <w:tc>
          <w:tcPr>
            <w:tcW w:w="1350" w:type="dxa"/>
          </w:tcPr>
          <w:p w14:paraId="654AB61C" w14:textId="4C176FEB" w:rsidR="009F2B95" w:rsidRPr="009042FD" w:rsidRDefault="009F2B95" w:rsidP="009F2B95">
            <w:pPr>
              <w:pStyle w:val="TableNormal1"/>
              <w:keepNext w:val="0"/>
              <w:rPr>
                <w:ins w:id="13767" w:author="Charles Gifford" w:date="2016-01-11T12:55:00Z"/>
                <w:lang w:val="en-US"/>
              </w:rPr>
            </w:pPr>
            <w:ins w:id="13768" w:author="Charles Gifford" w:date="2017-03-17T21:40:00Z">
              <w:r w:rsidRPr="00E32145">
                <w:rPr>
                  <w:lang w:val="en-US"/>
                </w:rPr>
                <w:t>5800 / EPSG / WKT / POINT ( -1000 463 )</w:t>
              </w:r>
            </w:ins>
          </w:p>
        </w:tc>
        <w:tc>
          <w:tcPr>
            <w:tcW w:w="1080" w:type="dxa"/>
          </w:tcPr>
          <w:p w14:paraId="7E394009" w14:textId="7FFF079F" w:rsidR="009F2B95" w:rsidRPr="009042FD" w:rsidRDefault="009F2B95" w:rsidP="009F2B95">
            <w:pPr>
              <w:pStyle w:val="TableNormal1"/>
              <w:keepNext w:val="0"/>
              <w:rPr>
                <w:ins w:id="13769" w:author="Charles Gifford" w:date="2016-01-11T12:55:00Z"/>
                <w:lang w:val="en-US"/>
              </w:rPr>
            </w:pPr>
            <w:ins w:id="13770" w:author="Charles Gifford" w:date="2017-03-17T21:40:00Z">
              <w:r w:rsidRPr="00E32145">
                <w:rPr>
                  <w:lang w:val="en-US"/>
                </w:rPr>
                <w:t>4269 / EPSG / WKT / POINT ( 3848472 96789 )</w:t>
              </w:r>
            </w:ins>
          </w:p>
        </w:tc>
        <w:tc>
          <w:tcPr>
            <w:tcW w:w="1292" w:type="dxa"/>
          </w:tcPr>
          <w:p w14:paraId="755AA0BD" w14:textId="1E12D0D0" w:rsidR="009F2B95" w:rsidRPr="009042FD" w:rsidRDefault="009F2B95" w:rsidP="009F2B95">
            <w:pPr>
              <w:pStyle w:val="TableNormal1"/>
              <w:keepNext w:val="0"/>
              <w:spacing w:before="40"/>
              <w:rPr>
                <w:ins w:id="13771" w:author="Charles Gifford" w:date="2016-01-11T12:55:00Z"/>
                <w:lang w:val="en-US"/>
              </w:rPr>
            </w:pPr>
            <w:ins w:id="13772" w:author="Charles Gifford" w:date="2017-03-17T21:40:00Z">
              <w:r w:rsidRPr="00E32145">
                <w:rPr>
                  <w:lang w:val="en-US"/>
                </w:rPr>
                <w:t>6283 / EPSG / WKT / POLYGON ( ( -646.99 676.18, -645.14 683.09, -646.99 676.18 ) )</w:t>
              </w:r>
            </w:ins>
          </w:p>
        </w:tc>
      </w:tr>
      <w:tr w:rsidR="009F2B95" w:rsidRPr="00A756AC" w14:paraId="17F0F06A" w14:textId="77777777" w:rsidTr="00600813">
        <w:trPr>
          <w:cantSplit/>
          <w:jc w:val="center"/>
          <w:ins w:id="13773" w:author="Charles Gifford" w:date="2017-03-17T21:40:00Z"/>
        </w:trPr>
        <w:tc>
          <w:tcPr>
            <w:tcW w:w="1269" w:type="dxa"/>
          </w:tcPr>
          <w:p w14:paraId="222F40F7" w14:textId="52E178A1" w:rsidR="009F2B95" w:rsidRDefault="009F2B95" w:rsidP="009F2B95">
            <w:pPr>
              <w:pStyle w:val="TableNormal1"/>
              <w:keepNext w:val="0"/>
              <w:rPr>
                <w:ins w:id="13774" w:author="Charles Gifford" w:date="2017-03-17T21:40:00Z"/>
                <w:lang w:val="en-US"/>
              </w:rPr>
            </w:pPr>
            <w:ins w:id="13775" w:author="Charles Gifford" w:date="2017-03-17T21:40:00Z">
              <w:r>
                <w:rPr>
                  <w:lang w:val="en-US"/>
                </w:rPr>
                <w:t>Operational location</w:t>
              </w:r>
            </w:ins>
          </w:p>
        </w:tc>
        <w:tc>
          <w:tcPr>
            <w:tcW w:w="2880" w:type="dxa"/>
          </w:tcPr>
          <w:p w14:paraId="09DC163B" w14:textId="2EDD93C1" w:rsidR="009F2B95" w:rsidRPr="000071CE" w:rsidRDefault="009F2B95" w:rsidP="009F2B95">
            <w:pPr>
              <w:pStyle w:val="TableNormal1"/>
              <w:keepNext w:val="0"/>
              <w:rPr>
                <w:ins w:id="13776" w:author="Charles Gifford" w:date="2017-03-17T21:40:00Z"/>
                <w:lang w:val="en-US"/>
              </w:rPr>
            </w:pPr>
            <w:ins w:id="13777" w:author="Charles Gifford" w:date="2017-03-17T21:40:00Z">
              <w:r w:rsidRPr="00E32145">
                <w:rPr>
                  <w:lang w:val="en-US"/>
                </w:rPr>
                <w:t xml:space="preserve">Identifies the </w:t>
              </w:r>
              <w:r w:rsidRPr="00877CE7">
                <w:rPr>
                  <w:lang w:val="en-US"/>
                </w:rPr>
                <w:t>operational location</w:t>
              </w:r>
              <w:r w:rsidRPr="00E32145">
                <w:rPr>
                  <w:lang w:val="en-US"/>
                </w:rPr>
                <w:t xml:space="preserve"> of the personnel resource(s) specified by this </w:t>
              </w:r>
              <w:r w:rsidRPr="00E32145">
                <w:rPr>
                  <w:i/>
                  <w:lang w:val="en-US"/>
                </w:rPr>
                <w:t>personnel specification</w:t>
              </w:r>
              <w:r w:rsidRPr="00E32145">
                <w:rPr>
                  <w:lang w:val="en-US"/>
                </w:rPr>
                <w:t>.</w:t>
              </w:r>
            </w:ins>
          </w:p>
        </w:tc>
        <w:tc>
          <w:tcPr>
            <w:tcW w:w="1175" w:type="dxa"/>
          </w:tcPr>
          <w:p w14:paraId="5B4D8862" w14:textId="057A0FBC" w:rsidR="009F2B95" w:rsidRDefault="009F2B95" w:rsidP="009F2B95">
            <w:pPr>
              <w:pStyle w:val="TableNormal1"/>
              <w:keepNext w:val="0"/>
              <w:rPr>
                <w:ins w:id="13778" w:author="Charles Gifford" w:date="2017-03-17T21:40:00Z"/>
                <w:lang w:val="en-US"/>
              </w:rPr>
            </w:pPr>
            <w:ins w:id="13779" w:author="Charles Gifford" w:date="2017-03-17T21:40:00Z">
              <w:r>
                <w:rPr>
                  <w:lang w:val="en-US"/>
                </w:rPr>
                <w:t>SST57</w:t>
              </w:r>
            </w:ins>
          </w:p>
        </w:tc>
        <w:tc>
          <w:tcPr>
            <w:tcW w:w="1350" w:type="dxa"/>
          </w:tcPr>
          <w:p w14:paraId="48760539" w14:textId="36BA50C0" w:rsidR="009F2B95" w:rsidRDefault="009F2B95" w:rsidP="009F2B95">
            <w:pPr>
              <w:pStyle w:val="TableNormal1"/>
              <w:keepNext w:val="0"/>
              <w:rPr>
                <w:ins w:id="13780" w:author="Charles Gifford" w:date="2017-03-17T21:40:00Z"/>
                <w:lang w:val="en-US"/>
              </w:rPr>
            </w:pPr>
            <w:ins w:id="13781" w:author="Charles Gifford" w:date="2017-03-17T21:40:00Z">
              <w:r w:rsidRPr="00E32145">
                <w:rPr>
                  <w:lang w:val="en-US"/>
                </w:rPr>
                <w:t>Maintenance Shed 4S</w:t>
              </w:r>
            </w:ins>
          </w:p>
        </w:tc>
        <w:tc>
          <w:tcPr>
            <w:tcW w:w="1080" w:type="dxa"/>
          </w:tcPr>
          <w:p w14:paraId="72B32B94" w14:textId="24B8AB18" w:rsidR="009F2B95" w:rsidRDefault="009F2B95" w:rsidP="009F2B95">
            <w:pPr>
              <w:pStyle w:val="TableNormal1"/>
              <w:keepNext w:val="0"/>
              <w:rPr>
                <w:ins w:id="13782" w:author="Charles Gifford" w:date="2017-03-17T21:40:00Z"/>
                <w:lang w:val="en-US"/>
              </w:rPr>
            </w:pPr>
            <w:ins w:id="13783" w:author="Charles Gifford" w:date="2017-03-17T21:40:00Z">
              <w:r>
                <w:rPr>
                  <w:lang w:val="en-US"/>
                </w:rPr>
                <w:t>Sample Pickup 3</w:t>
              </w:r>
            </w:ins>
          </w:p>
        </w:tc>
        <w:tc>
          <w:tcPr>
            <w:tcW w:w="1292" w:type="dxa"/>
          </w:tcPr>
          <w:p w14:paraId="5E9BBEBB" w14:textId="5B888D49" w:rsidR="009F2B95" w:rsidRDefault="009F2B95" w:rsidP="009F2B95">
            <w:pPr>
              <w:pStyle w:val="TableNormal1"/>
              <w:keepNext w:val="0"/>
              <w:spacing w:before="40"/>
              <w:rPr>
                <w:ins w:id="13784" w:author="Charles Gifford" w:date="2017-03-17T21:40:00Z"/>
                <w:lang w:val="en-US"/>
              </w:rPr>
            </w:pPr>
            <w:ins w:id="13785" w:author="Charles Gifford" w:date="2017-03-17T21:40:00Z">
              <w:r>
                <w:rPr>
                  <w:lang w:val="en-US"/>
                </w:rPr>
                <w:t>Waypoint 7</w:t>
              </w:r>
            </w:ins>
          </w:p>
        </w:tc>
      </w:tr>
      <w:tr w:rsidR="009F2B95" w:rsidRPr="00A756AC" w14:paraId="6EB150F5" w14:textId="77777777" w:rsidTr="00600813">
        <w:trPr>
          <w:cantSplit/>
          <w:jc w:val="center"/>
          <w:ins w:id="13786" w:author="Charles Gifford" w:date="2017-03-17T21:40:00Z"/>
        </w:trPr>
        <w:tc>
          <w:tcPr>
            <w:tcW w:w="1269" w:type="dxa"/>
          </w:tcPr>
          <w:p w14:paraId="4522EC96" w14:textId="20A113FF" w:rsidR="009F2B95" w:rsidRDefault="009F2B95" w:rsidP="009F2B95">
            <w:pPr>
              <w:pStyle w:val="TableNormal1"/>
              <w:keepNext w:val="0"/>
              <w:rPr>
                <w:ins w:id="13787" w:author="Charles Gifford" w:date="2017-03-17T21:40:00Z"/>
                <w:lang w:val="en-US"/>
              </w:rPr>
            </w:pPr>
            <w:ins w:id="13788" w:author="Charles Gifford" w:date="2017-03-17T21:40:00Z">
              <w:r>
                <w:rPr>
                  <w:lang w:val="en-US"/>
                </w:rPr>
                <w:t>Operational location type</w:t>
              </w:r>
            </w:ins>
          </w:p>
        </w:tc>
        <w:tc>
          <w:tcPr>
            <w:tcW w:w="2880" w:type="dxa"/>
          </w:tcPr>
          <w:p w14:paraId="5E88D562" w14:textId="77777777" w:rsidR="009F2B95" w:rsidRPr="00EF1162" w:rsidRDefault="009F2B95" w:rsidP="009F2B95">
            <w:pPr>
              <w:pStyle w:val="TableNormal1"/>
              <w:rPr>
                <w:ins w:id="13789" w:author="Charles Gifford" w:date="2017-03-17T21:40:00Z"/>
              </w:rPr>
            </w:pPr>
            <w:ins w:id="13790" w:author="Charles Gifford" w:date="2017-03-17T21:40:00Z">
              <w:r w:rsidRPr="00EF1162">
                <w:t xml:space="preserve">Indicates whether the </w:t>
              </w:r>
              <w:r>
                <w:t xml:space="preserve">operational </w:t>
              </w:r>
              <w:r w:rsidRPr="00EF1162">
                <w:t>location attribute refers to a</w:t>
              </w:r>
              <w:r>
                <w:t>n</w:t>
              </w:r>
              <w:r w:rsidRPr="00EF1162">
                <w:t xml:space="preserve"> </w:t>
              </w:r>
              <w:r w:rsidRPr="00EF1162">
                <w:rPr>
                  <w:i/>
                </w:rPr>
                <w:t>operational</w:t>
              </w:r>
              <w:r>
                <w:t xml:space="preserve"> </w:t>
              </w:r>
              <w:r w:rsidRPr="00EF1162">
                <w:rPr>
                  <w:i/>
                </w:rPr>
                <w:t>location</w:t>
              </w:r>
              <w:r w:rsidRPr="00EF1162">
                <w:t xml:space="preserve"> object, or contains a description of the </w:t>
              </w:r>
              <w:r>
                <w:t xml:space="preserve">operational </w:t>
              </w:r>
              <w:r w:rsidRPr="00EF1162">
                <w:t>location.</w:t>
              </w:r>
            </w:ins>
          </w:p>
          <w:p w14:paraId="426EEFD6" w14:textId="77777777" w:rsidR="009F2B95" w:rsidRPr="00EF1162" w:rsidRDefault="009F2B95" w:rsidP="009F2B95">
            <w:pPr>
              <w:pStyle w:val="TableNormal1"/>
              <w:rPr>
                <w:ins w:id="13791" w:author="Charles Gifford" w:date="2017-03-17T21:40:00Z"/>
              </w:rPr>
            </w:pPr>
            <w:ins w:id="13792" w:author="Charles Gifford" w:date="2017-03-17T21:40:00Z">
              <w:r w:rsidRPr="00EF1162">
                <w:t>Mandatory where a</w:t>
              </w:r>
              <w:r>
                <w:t>n operational</w:t>
              </w:r>
              <w:r w:rsidRPr="00EF1162">
                <w:t xml:space="preserve"> location </w:t>
              </w:r>
              <w:r>
                <w:t xml:space="preserve">attribute </w:t>
              </w:r>
              <w:r w:rsidRPr="00EF1162">
                <w:t>is specified.  Defined values are:</w:t>
              </w:r>
            </w:ins>
          </w:p>
          <w:p w14:paraId="34F3B96A" w14:textId="77777777" w:rsidR="009F2B95" w:rsidRPr="00EF1162" w:rsidRDefault="009F2B95" w:rsidP="009F2B95">
            <w:pPr>
              <w:pStyle w:val="TableNormal1"/>
              <w:rPr>
                <w:ins w:id="13793" w:author="Charles Gifford" w:date="2017-03-17T21:40:00Z"/>
              </w:rPr>
            </w:pPr>
            <w:ins w:id="13794" w:author="Charles Gifford" w:date="2017-03-17T21:40:00Z">
              <w:r>
                <w:t xml:space="preserve">Operational </w:t>
              </w:r>
              <w:r w:rsidRPr="00EF1162">
                <w:t xml:space="preserve">Location – </w:t>
              </w:r>
              <w:r>
                <w:t>Operational l</w:t>
              </w:r>
              <w:r w:rsidRPr="00EF1162">
                <w:t>ocation attribute references a</w:t>
              </w:r>
              <w:r>
                <w:t>n</w:t>
              </w:r>
              <w:r w:rsidRPr="00EF1162">
                <w:t xml:space="preserve"> </w:t>
              </w:r>
              <w:r w:rsidRPr="00EF1162">
                <w:rPr>
                  <w:i/>
                </w:rPr>
                <w:t>operational</w:t>
              </w:r>
              <w:r>
                <w:t xml:space="preserve"> </w:t>
              </w:r>
              <w:r w:rsidRPr="00EF1162">
                <w:rPr>
                  <w:i/>
                </w:rPr>
                <w:t>location</w:t>
              </w:r>
              <w:r w:rsidRPr="00EF1162">
                <w:t>.</w:t>
              </w:r>
            </w:ins>
          </w:p>
          <w:p w14:paraId="67DB15B9" w14:textId="051CD4BA" w:rsidR="009F2B95" w:rsidRPr="000071CE" w:rsidRDefault="009F2B95" w:rsidP="009F2B95">
            <w:pPr>
              <w:pStyle w:val="TableNormal1"/>
              <w:keepNext w:val="0"/>
              <w:rPr>
                <w:ins w:id="13795" w:author="Charles Gifford" w:date="2017-03-17T21:40:00Z"/>
                <w:lang w:val="en-US"/>
              </w:rPr>
            </w:pPr>
            <w:ins w:id="13796" w:author="Charles Gifford" w:date="2017-03-17T21:40:00Z">
              <w:r>
                <w:rPr>
                  <w:lang w:val="en-US"/>
                </w:rPr>
                <w:t>Description – Operational l</w:t>
              </w:r>
              <w:r w:rsidRPr="00EF1162">
                <w:rPr>
                  <w:lang w:val="en-US"/>
                </w:rPr>
                <w:t xml:space="preserve">ocation attribute contains a description of the </w:t>
              </w:r>
              <w:r>
                <w:rPr>
                  <w:lang w:val="en-US"/>
                </w:rPr>
                <w:t xml:space="preserve">operational </w:t>
              </w:r>
              <w:r w:rsidRPr="00EF1162">
                <w:rPr>
                  <w:lang w:val="en-US"/>
                </w:rPr>
                <w:t>location, such as a street address.</w:t>
              </w:r>
            </w:ins>
          </w:p>
        </w:tc>
        <w:tc>
          <w:tcPr>
            <w:tcW w:w="1175" w:type="dxa"/>
          </w:tcPr>
          <w:p w14:paraId="5ADD553D" w14:textId="3E19A668" w:rsidR="009F2B95" w:rsidRDefault="009F2B95" w:rsidP="009F2B95">
            <w:pPr>
              <w:pStyle w:val="TableNormal1"/>
              <w:keepNext w:val="0"/>
              <w:rPr>
                <w:ins w:id="13797" w:author="Charles Gifford" w:date="2017-03-17T21:40:00Z"/>
                <w:lang w:val="en-US"/>
              </w:rPr>
            </w:pPr>
            <w:ins w:id="13798" w:author="Charles Gifford" w:date="2017-03-17T21:40:00Z">
              <w:r>
                <w:rPr>
                  <w:lang w:val="en-US"/>
                </w:rPr>
                <w:t>Operational Location</w:t>
              </w:r>
            </w:ins>
          </w:p>
        </w:tc>
        <w:tc>
          <w:tcPr>
            <w:tcW w:w="1350" w:type="dxa"/>
          </w:tcPr>
          <w:p w14:paraId="781BE8BD" w14:textId="7911BE84" w:rsidR="009F2B95" w:rsidRDefault="009F2B95" w:rsidP="009F2B95">
            <w:pPr>
              <w:pStyle w:val="TableNormal1"/>
              <w:keepNext w:val="0"/>
              <w:rPr>
                <w:ins w:id="13799" w:author="Charles Gifford" w:date="2017-03-17T21:40:00Z"/>
                <w:lang w:val="en-US"/>
              </w:rPr>
            </w:pPr>
            <w:ins w:id="13800" w:author="Charles Gifford" w:date="2017-03-17T21:40:00Z">
              <w:r>
                <w:rPr>
                  <w:lang w:val="en-US"/>
                </w:rPr>
                <w:t>Description</w:t>
              </w:r>
            </w:ins>
          </w:p>
        </w:tc>
        <w:tc>
          <w:tcPr>
            <w:tcW w:w="1080" w:type="dxa"/>
          </w:tcPr>
          <w:p w14:paraId="61BC83DC" w14:textId="38C6CCE2" w:rsidR="009F2B95" w:rsidRDefault="009F2B95" w:rsidP="009F2B95">
            <w:pPr>
              <w:pStyle w:val="TableNormal1"/>
              <w:keepNext w:val="0"/>
              <w:rPr>
                <w:ins w:id="13801" w:author="Charles Gifford" w:date="2017-03-17T21:40:00Z"/>
                <w:lang w:val="en-US"/>
              </w:rPr>
            </w:pPr>
            <w:ins w:id="13802" w:author="Charles Gifford" w:date="2017-03-17T21:40:00Z">
              <w:r>
                <w:rPr>
                  <w:lang w:val="en-US"/>
                </w:rPr>
                <w:t>Operational Location</w:t>
              </w:r>
            </w:ins>
          </w:p>
        </w:tc>
        <w:tc>
          <w:tcPr>
            <w:tcW w:w="1292" w:type="dxa"/>
          </w:tcPr>
          <w:p w14:paraId="181B69AA" w14:textId="3DAEC88D" w:rsidR="009F2B95" w:rsidRDefault="009F2B95" w:rsidP="009F2B95">
            <w:pPr>
              <w:pStyle w:val="TableNormal1"/>
              <w:keepNext w:val="0"/>
              <w:spacing w:before="40"/>
              <w:rPr>
                <w:ins w:id="13803" w:author="Charles Gifford" w:date="2017-03-17T21:40:00Z"/>
                <w:lang w:val="en-US"/>
              </w:rPr>
            </w:pPr>
            <w:ins w:id="13804" w:author="Charles Gifford" w:date="2017-03-17T21:40:00Z">
              <w:r>
                <w:rPr>
                  <w:lang w:val="en-US"/>
                </w:rPr>
                <w:t>Operational Location</w:t>
              </w:r>
            </w:ins>
          </w:p>
        </w:tc>
      </w:tr>
      <w:tr w:rsidR="00F67980" w:rsidRPr="001C220C" w14:paraId="65DC3410" w14:textId="77777777" w:rsidTr="00806D30">
        <w:trPr>
          <w:cantSplit/>
          <w:jc w:val="center"/>
        </w:trPr>
        <w:tc>
          <w:tcPr>
            <w:tcW w:w="1269" w:type="dxa"/>
          </w:tcPr>
          <w:p w14:paraId="043A815A" w14:textId="77777777" w:rsidR="00F67980" w:rsidRPr="001C220C" w:rsidRDefault="00F67980" w:rsidP="002651BD">
            <w:pPr>
              <w:pStyle w:val="TableNormal1"/>
              <w:keepNext w:val="0"/>
              <w:rPr>
                <w:lang w:val="en-US"/>
              </w:rPr>
            </w:pPr>
            <w:r w:rsidRPr="001C220C">
              <w:rPr>
                <w:lang w:val="en-US"/>
              </w:rPr>
              <w:t xml:space="preserve">Personnel </w:t>
            </w:r>
            <w:r w:rsidR="00EB3C27">
              <w:rPr>
                <w:lang w:val="en-US"/>
              </w:rPr>
              <w:t>u</w:t>
            </w:r>
            <w:r w:rsidRPr="001C220C">
              <w:rPr>
                <w:lang w:val="en-US"/>
              </w:rPr>
              <w:t>se</w:t>
            </w:r>
          </w:p>
        </w:tc>
        <w:tc>
          <w:tcPr>
            <w:tcW w:w="2880" w:type="dxa"/>
          </w:tcPr>
          <w:p w14:paraId="53810680" w14:textId="77777777" w:rsidR="00F67980" w:rsidRPr="001C220C" w:rsidRDefault="00F67980" w:rsidP="002651BD">
            <w:pPr>
              <w:pStyle w:val="TableNormal1"/>
              <w:keepNext w:val="0"/>
              <w:rPr>
                <w:lang w:val="en-US"/>
              </w:rPr>
            </w:pPr>
            <w:r w:rsidRPr="001C220C">
              <w:rPr>
                <w:lang w:val="en-US"/>
              </w:rPr>
              <w:t xml:space="preserve">Defines the expected use of the </w:t>
            </w:r>
            <w:r w:rsidRPr="00EB3C27">
              <w:rPr>
                <w:i/>
                <w:lang w:val="en-US"/>
              </w:rPr>
              <w:t>personnel class</w:t>
            </w:r>
            <w:r w:rsidRPr="001C220C">
              <w:rPr>
                <w:lang w:val="en-US"/>
              </w:rPr>
              <w:t xml:space="preserve"> or </w:t>
            </w:r>
            <w:r w:rsidRPr="00EB3C27">
              <w:rPr>
                <w:i/>
                <w:lang w:val="en-US"/>
              </w:rPr>
              <w:t>person</w:t>
            </w:r>
            <w:r>
              <w:rPr>
                <w:lang w:val="en-US"/>
              </w:rPr>
              <w:t xml:space="preserve">. </w:t>
            </w:r>
          </w:p>
        </w:tc>
        <w:tc>
          <w:tcPr>
            <w:tcW w:w="1175" w:type="dxa"/>
          </w:tcPr>
          <w:p w14:paraId="17E34E2B" w14:textId="77777777" w:rsidR="00F67980" w:rsidRPr="001C220C" w:rsidRDefault="00F67980" w:rsidP="002651BD">
            <w:pPr>
              <w:pStyle w:val="TableNormal1"/>
              <w:keepNext w:val="0"/>
              <w:rPr>
                <w:lang w:val="en-US"/>
              </w:rPr>
            </w:pPr>
            <w:r w:rsidRPr="001C220C">
              <w:rPr>
                <w:lang w:val="en-US"/>
              </w:rPr>
              <w:t>Allocated</w:t>
            </w:r>
          </w:p>
        </w:tc>
        <w:tc>
          <w:tcPr>
            <w:tcW w:w="1350" w:type="dxa"/>
          </w:tcPr>
          <w:p w14:paraId="063A9028" w14:textId="77777777" w:rsidR="00F67980" w:rsidRPr="001C220C" w:rsidRDefault="00F67980" w:rsidP="002651BD">
            <w:pPr>
              <w:pStyle w:val="TableNormal1"/>
              <w:keepNext w:val="0"/>
              <w:spacing w:before="40"/>
              <w:rPr>
                <w:lang w:val="en-US"/>
              </w:rPr>
            </w:pPr>
            <w:r w:rsidRPr="001C220C">
              <w:rPr>
                <w:lang w:val="en-US"/>
              </w:rPr>
              <w:t xml:space="preserve"> Allocated</w:t>
            </w:r>
          </w:p>
        </w:tc>
        <w:tc>
          <w:tcPr>
            <w:tcW w:w="1080" w:type="dxa"/>
          </w:tcPr>
          <w:p w14:paraId="0FB8FB6B" w14:textId="77777777" w:rsidR="00F67980" w:rsidRPr="001C220C" w:rsidRDefault="00F67980" w:rsidP="002651BD">
            <w:pPr>
              <w:pStyle w:val="TableNormal1"/>
              <w:keepNext w:val="0"/>
              <w:spacing w:before="40"/>
              <w:rPr>
                <w:lang w:val="en-US"/>
              </w:rPr>
            </w:pPr>
            <w:r w:rsidRPr="001C220C">
              <w:rPr>
                <w:lang w:val="en-US"/>
              </w:rPr>
              <w:t xml:space="preserve"> Allocated</w:t>
            </w:r>
          </w:p>
        </w:tc>
        <w:tc>
          <w:tcPr>
            <w:tcW w:w="1292" w:type="dxa"/>
          </w:tcPr>
          <w:p w14:paraId="4691E3C7" w14:textId="77777777" w:rsidR="00F67980" w:rsidRPr="001C220C" w:rsidRDefault="00F67980" w:rsidP="002651BD">
            <w:pPr>
              <w:pStyle w:val="TableNormal1"/>
              <w:keepNext w:val="0"/>
              <w:spacing w:before="40"/>
              <w:rPr>
                <w:lang w:val="en-US"/>
              </w:rPr>
            </w:pPr>
            <w:r w:rsidRPr="001C220C">
              <w:rPr>
                <w:lang w:val="en-US"/>
              </w:rPr>
              <w:t xml:space="preserve"> Allocated</w:t>
            </w:r>
          </w:p>
        </w:tc>
      </w:tr>
      <w:tr w:rsidR="00F67980" w:rsidRPr="001C220C" w14:paraId="6AAD35D0" w14:textId="77777777" w:rsidTr="00806D30">
        <w:trPr>
          <w:cantSplit/>
          <w:jc w:val="center"/>
        </w:trPr>
        <w:tc>
          <w:tcPr>
            <w:tcW w:w="1269" w:type="dxa"/>
          </w:tcPr>
          <w:p w14:paraId="4BC643CC" w14:textId="77777777" w:rsidR="00F67980" w:rsidRPr="001C220C" w:rsidRDefault="00F67980" w:rsidP="002651BD">
            <w:pPr>
              <w:pStyle w:val="TableNormal1"/>
              <w:keepNext w:val="0"/>
              <w:rPr>
                <w:lang w:val="en-US"/>
              </w:rPr>
            </w:pPr>
            <w:r w:rsidRPr="001C220C">
              <w:rPr>
                <w:lang w:val="en-US"/>
              </w:rPr>
              <w:t>Quantity</w:t>
            </w:r>
          </w:p>
        </w:tc>
        <w:tc>
          <w:tcPr>
            <w:tcW w:w="2880" w:type="dxa"/>
          </w:tcPr>
          <w:p w14:paraId="1023B7DD" w14:textId="77777777" w:rsidR="00F67980" w:rsidRPr="001C220C" w:rsidRDefault="00F67980" w:rsidP="002651BD">
            <w:pPr>
              <w:pStyle w:val="TableNormal1"/>
              <w:keepNext w:val="0"/>
              <w:rPr>
                <w:lang w:val="en-US"/>
              </w:rPr>
            </w:pPr>
            <w:r w:rsidRPr="001C220C">
              <w:rPr>
                <w:lang w:val="en-US"/>
              </w:rPr>
              <w:t>Specifies the amount of personnel resources required for the parent segment, if applicable</w:t>
            </w:r>
            <w:r>
              <w:rPr>
                <w:lang w:val="en-US"/>
              </w:rPr>
              <w:t xml:space="preserve">. </w:t>
            </w:r>
          </w:p>
        </w:tc>
        <w:tc>
          <w:tcPr>
            <w:tcW w:w="1175" w:type="dxa"/>
          </w:tcPr>
          <w:p w14:paraId="45514917" w14:textId="77777777" w:rsidR="00F67980" w:rsidRPr="001C220C" w:rsidRDefault="00F67980" w:rsidP="002651BD">
            <w:pPr>
              <w:pStyle w:val="TableNormal1"/>
              <w:keepNext w:val="0"/>
              <w:rPr>
                <w:lang w:val="en-US"/>
              </w:rPr>
            </w:pPr>
            <w:r w:rsidRPr="001C220C">
              <w:rPr>
                <w:lang w:val="en-US"/>
              </w:rPr>
              <w:t>0</w:t>
            </w:r>
            <w:r>
              <w:rPr>
                <w:lang w:val="en-US"/>
              </w:rPr>
              <w:t>,</w:t>
            </w:r>
            <w:r w:rsidRPr="001C220C">
              <w:rPr>
                <w:lang w:val="en-US"/>
              </w:rPr>
              <w:t>25</w:t>
            </w:r>
          </w:p>
        </w:tc>
        <w:tc>
          <w:tcPr>
            <w:tcW w:w="1350" w:type="dxa"/>
          </w:tcPr>
          <w:p w14:paraId="5A6DCCD9" w14:textId="77777777" w:rsidR="00F67980" w:rsidRPr="001C220C" w:rsidRDefault="00F67980" w:rsidP="002651BD">
            <w:pPr>
              <w:pStyle w:val="TableNormal1"/>
              <w:keepNext w:val="0"/>
              <w:spacing w:before="40"/>
              <w:rPr>
                <w:lang w:val="en-US"/>
              </w:rPr>
            </w:pPr>
            <w:r w:rsidRPr="001C220C">
              <w:rPr>
                <w:lang w:val="en-US"/>
              </w:rPr>
              <w:t>2</w:t>
            </w:r>
          </w:p>
        </w:tc>
        <w:tc>
          <w:tcPr>
            <w:tcW w:w="1080" w:type="dxa"/>
          </w:tcPr>
          <w:p w14:paraId="41588456" w14:textId="77777777" w:rsidR="00F67980" w:rsidRPr="001C220C" w:rsidRDefault="00F67980" w:rsidP="002651BD">
            <w:pPr>
              <w:pStyle w:val="TableNormal1"/>
              <w:keepNext w:val="0"/>
              <w:spacing w:before="40"/>
              <w:rPr>
                <w:lang w:val="en-US"/>
              </w:rPr>
            </w:pPr>
            <w:r w:rsidRPr="001C220C">
              <w:rPr>
                <w:lang w:val="en-US"/>
              </w:rPr>
              <w:t>1</w:t>
            </w:r>
          </w:p>
        </w:tc>
        <w:tc>
          <w:tcPr>
            <w:tcW w:w="1292" w:type="dxa"/>
          </w:tcPr>
          <w:p w14:paraId="7BD9B978" w14:textId="77777777" w:rsidR="00F67980" w:rsidRPr="001C220C" w:rsidRDefault="00F67980" w:rsidP="002651BD">
            <w:pPr>
              <w:pStyle w:val="TableNormal1"/>
              <w:keepNext w:val="0"/>
              <w:spacing w:before="40"/>
              <w:rPr>
                <w:lang w:val="en-US"/>
              </w:rPr>
            </w:pPr>
            <w:r w:rsidRPr="001C220C">
              <w:rPr>
                <w:lang w:val="en-US"/>
              </w:rPr>
              <w:t>0</w:t>
            </w:r>
            <w:r>
              <w:rPr>
                <w:lang w:val="en-US"/>
              </w:rPr>
              <w:t>,</w:t>
            </w:r>
            <w:r w:rsidRPr="001C220C">
              <w:rPr>
                <w:lang w:val="en-US"/>
              </w:rPr>
              <w:t>000</w:t>
            </w:r>
            <w:r>
              <w:rPr>
                <w:lang w:val="en-US"/>
              </w:rPr>
              <w:t xml:space="preserve"> </w:t>
            </w:r>
            <w:r w:rsidRPr="001C220C">
              <w:rPr>
                <w:lang w:val="en-US"/>
              </w:rPr>
              <w:t>1</w:t>
            </w:r>
          </w:p>
        </w:tc>
      </w:tr>
      <w:tr w:rsidR="00F67980" w:rsidRPr="001C220C" w14:paraId="3977E44C" w14:textId="77777777" w:rsidTr="00806D30">
        <w:trPr>
          <w:cantSplit/>
          <w:jc w:val="center"/>
        </w:trPr>
        <w:tc>
          <w:tcPr>
            <w:tcW w:w="1269" w:type="dxa"/>
          </w:tcPr>
          <w:p w14:paraId="11F66B45" w14:textId="77777777" w:rsidR="00F67980" w:rsidRPr="001C220C" w:rsidRDefault="00F67980" w:rsidP="002651BD">
            <w:pPr>
              <w:pStyle w:val="TableNormal1"/>
              <w:keepNext w:val="0"/>
              <w:rPr>
                <w:lang w:val="en-US"/>
              </w:rPr>
            </w:pPr>
            <w:r w:rsidRPr="001C220C">
              <w:rPr>
                <w:lang w:val="en-US"/>
              </w:rPr>
              <w:t xml:space="preserve">Quantity </w:t>
            </w:r>
            <w:r w:rsidR="00EB3C27">
              <w:rPr>
                <w:lang w:val="en-US"/>
              </w:rPr>
              <w:t>u</w:t>
            </w:r>
            <w:r w:rsidRPr="001C220C">
              <w:rPr>
                <w:lang w:val="en-US"/>
              </w:rPr>
              <w:t xml:space="preserve">nit of </w:t>
            </w:r>
            <w:r w:rsidR="00EB3C27">
              <w:rPr>
                <w:lang w:val="en-US"/>
              </w:rPr>
              <w:t>m</w:t>
            </w:r>
            <w:r w:rsidRPr="001C220C">
              <w:rPr>
                <w:lang w:val="en-US"/>
              </w:rPr>
              <w:t>easure</w:t>
            </w:r>
          </w:p>
        </w:tc>
        <w:tc>
          <w:tcPr>
            <w:tcW w:w="2880" w:type="dxa"/>
          </w:tcPr>
          <w:p w14:paraId="357DEF76" w14:textId="77777777" w:rsidR="00F67980" w:rsidRPr="001C220C" w:rsidRDefault="00F67980" w:rsidP="002651BD">
            <w:pPr>
              <w:pStyle w:val="TableNormal1"/>
              <w:keepNext w:val="0"/>
              <w:rPr>
                <w:lang w:val="en-US"/>
              </w:rPr>
            </w:pPr>
            <w:r w:rsidRPr="001C220C">
              <w:rPr>
                <w:lang w:val="en-US"/>
              </w:rPr>
              <w:t xml:space="preserve">The unit of measure of the associated quantity, if applicable. </w:t>
            </w:r>
          </w:p>
        </w:tc>
        <w:tc>
          <w:tcPr>
            <w:tcW w:w="1175" w:type="dxa"/>
          </w:tcPr>
          <w:p w14:paraId="3B5860F4" w14:textId="77777777" w:rsidR="00F67980" w:rsidRPr="001C220C" w:rsidRDefault="00F67980" w:rsidP="002651BD">
            <w:pPr>
              <w:pStyle w:val="TableNormal1"/>
              <w:keepNext w:val="0"/>
              <w:rPr>
                <w:lang w:val="en-US"/>
              </w:rPr>
            </w:pPr>
            <w:r w:rsidRPr="001C220C">
              <w:rPr>
                <w:lang w:val="en-US"/>
              </w:rPr>
              <w:t>person hours</w:t>
            </w:r>
          </w:p>
        </w:tc>
        <w:tc>
          <w:tcPr>
            <w:tcW w:w="1350" w:type="dxa"/>
          </w:tcPr>
          <w:p w14:paraId="488C375F" w14:textId="77777777" w:rsidR="00F67980" w:rsidRPr="001C220C" w:rsidRDefault="00F67980" w:rsidP="002651BD">
            <w:pPr>
              <w:pStyle w:val="TableNormal1"/>
              <w:keepNext w:val="0"/>
              <w:spacing w:before="40"/>
              <w:rPr>
                <w:lang w:val="en-US"/>
              </w:rPr>
            </w:pPr>
            <w:r w:rsidRPr="001C220C">
              <w:rPr>
                <w:lang w:val="en-US"/>
              </w:rPr>
              <w:t>People</w:t>
            </w:r>
          </w:p>
        </w:tc>
        <w:tc>
          <w:tcPr>
            <w:tcW w:w="1080" w:type="dxa"/>
          </w:tcPr>
          <w:p w14:paraId="46352355" w14:textId="77777777" w:rsidR="00F67980" w:rsidRPr="001C220C" w:rsidRDefault="00F67980" w:rsidP="002651BD">
            <w:pPr>
              <w:pStyle w:val="TableNormal1"/>
              <w:keepNext w:val="0"/>
              <w:spacing w:before="40"/>
              <w:rPr>
                <w:lang w:val="en-US"/>
              </w:rPr>
            </w:pPr>
            <w:r w:rsidRPr="001C220C">
              <w:rPr>
                <w:lang w:val="en-US"/>
              </w:rPr>
              <w:t>Tech</w:t>
            </w:r>
          </w:p>
        </w:tc>
        <w:tc>
          <w:tcPr>
            <w:tcW w:w="1292" w:type="dxa"/>
          </w:tcPr>
          <w:p w14:paraId="7F995C53" w14:textId="77777777" w:rsidR="00F67980" w:rsidRPr="001C220C" w:rsidRDefault="00F67980" w:rsidP="002651BD">
            <w:pPr>
              <w:pStyle w:val="TableNormal1"/>
              <w:keepNext w:val="0"/>
              <w:spacing w:before="40"/>
              <w:rPr>
                <w:lang w:val="en-US"/>
              </w:rPr>
            </w:pPr>
            <w:r w:rsidRPr="001C220C">
              <w:rPr>
                <w:lang w:val="en-US"/>
              </w:rPr>
              <w:t>Man years</w:t>
            </w:r>
          </w:p>
        </w:tc>
      </w:tr>
    </w:tbl>
    <w:p w14:paraId="477E1319" w14:textId="2FC851FF" w:rsidR="009E6331" w:rsidRPr="001C220C" w:rsidRDefault="009F2B95" w:rsidP="00600813">
      <w:pPr>
        <w:pStyle w:val="NOTE0"/>
        <w:rPr>
          <w:lang w:val="en-US"/>
        </w:rPr>
      </w:pPr>
      <w:ins w:id="13805" w:author="Charles Gifford" w:date="2017-03-17T21:41:00Z">
        <w:r w:rsidRPr="009F2B95">
          <w:rPr>
            <w:lang w:val="en-US"/>
          </w:rPr>
          <w:t>NOTE</w:t>
        </w:r>
        <w:r w:rsidRPr="009F2B95">
          <w:rPr>
            <w:lang w:val="en-US"/>
          </w:rPr>
          <w:tab/>
          <w:t xml:space="preserve">A </w:t>
        </w:r>
        <w:r w:rsidRPr="00207606">
          <w:rPr>
            <w:i/>
            <w:lang w:val="en-US"/>
          </w:rPr>
          <w:t>personnel specification</w:t>
        </w:r>
        <w:r w:rsidRPr="009F2B95">
          <w:rPr>
            <w:lang w:val="en-US"/>
          </w:rPr>
          <w:t xml:space="preserve"> may specify both a spatial definition and an operational location where it is necessary to specify the spatial definition of the specified personnel resource(s) within a given operational location.</w:t>
        </w:r>
      </w:ins>
    </w:p>
    <w:p w14:paraId="4AAF779B" w14:textId="77777777" w:rsidR="009E6331" w:rsidRPr="001C220C" w:rsidRDefault="009E6331" w:rsidP="003E1075">
      <w:pPr>
        <w:pStyle w:val="Heading3"/>
      </w:pPr>
      <w:bookmarkStart w:id="13806" w:name="_Toc161566446"/>
      <w:bookmarkStart w:id="13807" w:name="_Ref162266989"/>
      <w:bookmarkStart w:id="13808" w:name="_Toc320176957"/>
      <w:r w:rsidRPr="001C220C">
        <w:t>Personnel specification property</w:t>
      </w:r>
      <w:bookmarkEnd w:id="13806"/>
      <w:bookmarkEnd w:id="13807"/>
      <w:bookmarkEnd w:id="13808"/>
    </w:p>
    <w:p w14:paraId="488C40C3" w14:textId="77777777" w:rsidR="004D470D" w:rsidRDefault="004D470D" w:rsidP="004D470D">
      <w:pPr>
        <w:pStyle w:val="PARAGRAPH"/>
        <w:rPr>
          <w:lang w:val="en-US"/>
        </w:rPr>
      </w:pPr>
      <w:r w:rsidRPr="001C220C">
        <w:rPr>
          <w:lang w:val="en-US"/>
        </w:rPr>
        <w:t xml:space="preserve">Specific properties that are required </w:t>
      </w:r>
      <w:r>
        <w:rPr>
          <w:lang w:val="en-US"/>
        </w:rPr>
        <w:t xml:space="preserve">for </w:t>
      </w:r>
      <w:r w:rsidRPr="000C7AD0">
        <w:rPr>
          <w:i/>
          <w:lang w:val="en-US"/>
        </w:rPr>
        <w:t>personnel specifications</w:t>
      </w:r>
      <w:r>
        <w:rPr>
          <w:lang w:val="en-US"/>
        </w:rPr>
        <w:t xml:space="preserve"> </w:t>
      </w:r>
      <w:r w:rsidRPr="001C220C">
        <w:rPr>
          <w:lang w:val="en-US"/>
        </w:rPr>
        <w:t xml:space="preserve">shall be presented as </w:t>
      </w:r>
      <w:r w:rsidRPr="000C7AD0">
        <w:rPr>
          <w:i/>
          <w:lang w:val="en-US"/>
        </w:rPr>
        <w:t>personnel specification properties</w:t>
      </w:r>
      <w:r w:rsidRPr="001C220C">
        <w:rPr>
          <w:lang w:val="en-US"/>
        </w:rPr>
        <w:t>.</w:t>
      </w:r>
      <w:r w:rsidRPr="00AE642B">
        <w:rPr>
          <w:lang w:val="en-US"/>
        </w:rPr>
        <w:t xml:space="preserve"> </w:t>
      </w:r>
    </w:p>
    <w:p w14:paraId="479D4F4F" w14:textId="77777777" w:rsidR="00ED0076" w:rsidRPr="001C220C" w:rsidRDefault="00ED0076" w:rsidP="00ED0076">
      <w:pPr>
        <w:pStyle w:val="NOTE0"/>
        <w:rPr>
          <w:lang w:val="en-US"/>
        </w:rPr>
      </w:pPr>
      <w:r w:rsidRPr="001C220C">
        <w:rPr>
          <w:lang w:val="en-US"/>
        </w:rPr>
        <w:t>NOTE</w:t>
      </w:r>
      <w:r w:rsidRPr="001C220C">
        <w:rPr>
          <w:lang w:val="en-US"/>
        </w:rPr>
        <w:t> </w:t>
      </w:r>
      <w:r w:rsidRPr="001C220C">
        <w:rPr>
          <w:lang w:val="en-US"/>
        </w:rPr>
        <w:t xml:space="preserve">Examples of </w:t>
      </w:r>
      <w:r w:rsidRPr="004D470D">
        <w:rPr>
          <w:i/>
          <w:lang w:val="en-US"/>
        </w:rPr>
        <w:t>personnel specification properties</w:t>
      </w:r>
      <w:r w:rsidRPr="001C220C">
        <w:rPr>
          <w:i/>
          <w:lang w:val="en-US"/>
        </w:rPr>
        <w:t xml:space="preserve"> </w:t>
      </w:r>
      <w:r w:rsidRPr="001C220C">
        <w:rPr>
          <w:lang w:val="en-US"/>
        </w:rPr>
        <w:t xml:space="preserve">are training level required, specific skill required, and exposure availability. </w:t>
      </w:r>
    </w:p>
    <w:p w14:paraId="78F854B3" w14:textId="77777777" w:rsidR="009E6331" w:rsidRPr="001C220C" w:rsidRDefault="00A80106" w:rsidP="000D7FCB">
      <w:pPr>
        <w:pStyle w:val="PARAGRAPH"/>
        <w:rPr>
          <w:lang w:val="en-US"/>
        </w:rPr>
      </w:pPr>
      <w:r w:rsidRPr="004D470D">
        <w:rPr>
          <w:i/>
          <w:lang w:val="en-US"/>
        </w:rPr>
        <w:t>Personnel specification properties</w:t>
      </w:r>
      <w:r>
        <w:rPr>
          <w:lang w:val="en-US"/>
        </w:rPr>
        <w:t xml:space="preserve"> may c</w:t>
      </w:r>
      <w:r w:rsidR="000B39AE">
        <w:rPr>
          <w:lang w:val="en-US"/>
        </w:rPr>
        <w:t xml:space="preserve">ontain nested </w:t>
      </w:r>
      <w:r w:rsidR="000B39AE" w:rsidRPr="004D470D">
        <w:rPr>
          <w:i/>
          <w:lang w:val="en-US"/>
        </w:rPr>
        <w:t>personnel specification properties</w:t>
      </w:r>
      <w:r>
        <w:rPr>
          <w:lang w:val="en-US"/>
        </w:rPr>
        <w:t xml:space="preserve">. </w:t>
      </w:r>
    </w:p>
    <w:bookmarkStart w:id="13809" w:name="_Ref161734514"/>
    <w:bookmarkStart w:id="13810" w:name="_Toc161631645"/>
    <w:bookmarkStart w:id="13811" w:name="_Toc266864170"/>
    <w:bookmarkStart w:id="13812" w:name="_Toc306621058"/>
    <w:bookmarkStart w:id="13813" w:name="_Toc320178454"/>
    <w:p w14:paraId="69D65069" w14:textId="7E6312CA" w:rsidR="00AC0D95" w:rsidRDefault="003C4FED" w:rsidP="00AC0D95">
      <w:pPr>
        <w:pStyle w:val="PARAGRAPH"/>
        <w:rPr>
          <w:ins w:id="13814" w:author="Charles Gifford" w:date="2016-04-20T12:01:00Z"/>
          <w:lang w:val="en-US"/>
        </w:rPr>
      </w:pPr>
      <w:r>
        <w:rPr>
          <w:lang w:val="en-US"/>
        </w:rPr>
        <w:fldChar w:fldCharType="begin"/>
      </w:r>
      <w:r>
        <w:rPr>
          <w:lang w:val="en-US"/>
        </w:rPr>
        <w:instrText xml:space="preserve"> REF _Ref465529039 \h </w:instrText>
      </w:r>
      <w:r>
        <w:rPr>
          <w:lang w:val="en-US"/>
        </w:rPr>
      </w:r>
      <w:r>
        <w:rPr>
          <w:lang w:val="en-US"/>
        </w:rPr>
        <w:fldChar w:fldCharType="separate"/>
      </w:r>
      <w:r w:rsidR="00207606">
        <w:fldChar w:fldCharType="begin"/>
      </w:r>
      <w:r w:rsidR="00207606">
        <w:instrText xml:space="preserve"> REF _Ref477970529 \h </w:instrText>
      </w:r>
      <w:r w:rsidR="00207606">
        <w:fldChar w:fldCharType="separate"/>
      </w:r>
      <w:r w:rsidR="00207606">
        <w:t xml:space="preserve">Table </w:t>
      </w:r>
      <w:r w:rsidR="00207606">
        <w:rPr>
          <w:noProof/>
        </w:rPr>
        <w:t>148</w:t>
      </w:r>
      <w:r w:rsidR="00207606">
        <w:fldChar w:fldCharType="end"/>
      </w:r>
      <w:r>
        <w:rPr>
          <w:lang w:val="en-US"/>
        </w:rPr>
        <w:fldChar w:fldCharType="end"/>
      </w:r>
      <w:r>
        <w:rPr>
          <w:lang w:val="en-US"/>
        </w:rPr>
        <w:t xml:space="preserve"> </w:t>
      </w:r>
      <w:r w:rsidR="004D470D">
        <w:rPr>
          <w:lang w:val="en-US"/>
        </w:rPr>
        <w:t xml:space="preserve">defines </w:t>
      </w:r>
      <w:r w:rsidR="004D470D" w:rsidRPr="001C220C">
        <w:rPr>
          <w:lang w:val="en-US"/>
        </w:rPr>
        <w:t xml:space="preserve">the </w:t>
      </w:r>
      <w:r w:rsidR="00AC0D95">
        <w:rPr>
          <w:lang w:val="en-US"/>
        </w:rPr>
        <w:t>relationship</w:t>
      </w:r>
      <w:r w:rsidR="004E0C5D">
        <w:rPr>
          <w:lang w:val="en-US"/>
        </w:rPr>
        <w:t xml:space="preserve"> role</w:t>
      </w:r>
      <w:r w:rsidR="004D470D" w:rsidRPr="001C220C">
        <w:rPr>
          <w:lang w:val="en-US"/>
        </w:rPr>
        <w:t xml:space="preserve">s for </w:t>
      </w:r>
      <w:r>
        <w:rPr>
          <w:lang w:val="en-US"/>
        </w:rPr>
        <w:t xml:space="preserve">the </w:t>
      </w:r>
      <w:r w:rsidR="004D470D" w:rsidRPr="001C220C">
        <w:rPr>
          <w:i/>
          <w:lang w:val="en-US"/>
        </w:rPr>
        <w:t>personnel specification property</w:t>
      </w:r>
      <w:r w:rsidR="004D470D" w:rsidRPr="001C220C">
        <w:rPr>
          <w:lang w:val="en-US"/>
        </w:rPr>
        <w:t>.</w:t>
      </w:r>
      <w:ins w:id="13815" w:author="Charles Gifford" w:date="2016-04-20T12:01:00Z">
        <w:r w:rsidR="00AC0D95">
          <w:rPr>
            <w:lang w:val="en-US"/>
          </w:rPr>
          <w:t xml:space="preserve"> </w:t>
        </w:r>
      </w:ins>
      <w:ins w:id="13816" w:author="Charles Gifford" w:date="2017-03-22T18:27:00Z">
        <w:r w:rsidR="00207606">
          <w:rPr>
            <w:lang w:val="en-US"/>
          </w:rPr>
          <w:fldChar w:fldCharType="begin"/>
        </w:r>
        <w:r w:rsidR="00207606">
          <w:rPr>
            <w:lang w:val="en-US"/>
          </w:rPr>
          <w:instrText xml:space="preserve"> REF _Ref337198487 \h </w:instrText>
        </w:r>
      </w:ins>
      <w:r w:rsidR="00207606">
        <w:rPr>
          <w:lang w:val="en-US"/>
        </w:rPr>
      </w:r>
      <w:r w:rsidR="00207606">
        <w:rPr>
          <w:lang w:val="en-US"/>
        </w:rPr>
        <w:fldChar w:fldCharType="separate"/>
      </w:r>
      <w:ins w:id="13817" w:author="Charles Gifford" w:date="2017-03-22T18:27:00Z">
        <w:r w:rsidR="00207606" w:rsidRPr="001C220C">
          <w:rPr>
            <w:lang w:val="en-US"/>
          </w:rPr>
          <w:t xml:space="preserve">Table </w:t>
        </w:r>
        <w:r w:rsidR="00207606">
          <w:rPr>
            <w:noProof/>
            <w:lang w:val="en-US"/>
          </w:rPr>
          <w:t>149</w:t>
        </w:r>
        <w:r w:rsidR="00207606">
          <w:rPr>
            <w:lang w:val="en-US"/>
          </w:rPr>
          <w:fldChar w:fldCharType="end"/>
        </w:r>
      </w:ins>
      <w:ins w:id="13818" w:author="Charles Gifford" w:date="2016-10-29T18:28:00Z">
        <w:r>
          <w:rPr>
            <w:lang w:val="en-US"/>
          </w:rPr>
          <w:t xml:space="preserve"> </w:t>
        </w:r>
      </w:ins>
      <w:ins w:id="13819" w:author="Charles Gifford" w:date="2016-04-20T12:01:00Z">
        <w:r w:rsidR="00AC0D95">
          <w:rPr>
            <w:lang w:val="en-US"/>
          </w:rPr>
          <w:t xml:space="preserve">defines </w:t>
        </w:r>
        <w:r w:rsidR="00AC0D95" w:rsidRPr="001C220C">
          <w:rPr>
            <w:lang w:val="en-US"/>
          </w:rPr>
          <w:t xml:space="preserve">the attributes for </w:t>
        </w:r>
      </w:ins>
      <w:ins w:id="13820" w:author="Charles Gifford" w:date="2016-10-29T18:29:00Z">
        <w:r>
          <w:rPr>
            <w:lang w:val="en-US"/>
          </w:rPr>
          <w:t xml:space="preserve">the </w:t>
        </w:r>
      </w:ins>
      <w:ins w:id="13821" w:author="Charles Gifford" w:date="2016-04-20T12:01:00Z">
        <w:r w:rsidR="00AC0D95" w:rsidRPr="001C220C">
          <w:rPr>
            <w:i/>
            <w:lang w:val="en-US"/>
          </w:rPr>
          <w:t>personnel specification property</w:t>
        </w:r>
        <w:r w:rsidR="00AC0D95" w:rsidRPr="001C220C">
          <w:rPr>
            <w:lang w:val="en-US"/>
          </w:rPr>
          <w:t>.</w:t>
        </w:r>
      </w:ins>
    </w:p>
    <w:p w14:paraId="03057540" w14:textId="3EC6F216" w:rsidR="004E0C5D" w:rsidRDefault="00207606" w:rsidP="00881CA4">
      <w:pPr>
        <w:pStyle w:val="TABLE-title"/>
        <w:rPr>
          <w:ins w:id="13822" w:author="Charles Gifford" w:date="2017-03-20T02:47:00Z"/>
          <w:lang w:val="en-US"/>
        </w:rPr>
      </w:pPr>
      <w:bookmarkStart w:id="13823" w:name="_Ref477970529"/>
      <w:bookmarkStart w:id="13824" w:name="_Toc478492448"/>
      <w:ins w:id="13825" w:author="Charles Gifford" w:date="2017-03-22T18:26:00Z">
        <w:r>
          <w:t xml:space="preserve">Table </w:t>
        </w:r>
        <w:r>
          <w:fldChar w:fldCharType="begin"/>
        </w:r>
        <w:r>
          <w:instrText xml:space="preserve"> SEQ Table \* ARABIC </w:instrText>
        </w:r>
      </w:ins>
      <w:r>
        <w:fldChar w:fldCharType="separate"/>
      </w:r>
      <w:ins w:id="13826" w:author="Charles Gifford" w:date="2017-03-22T18:26:00Z">
        <w:r>
          <w:rPr>
            <w:noProof/>
          </w:rPr>
          <w:t>148</w:t>
        </w:r>
        <w:r>
          <w:fldChar w:fldCharType="end"/>
        </w:r>
        <w:bookmarkEnd w:id="13823"/>
        <w:r>
          <w:t xml:space="preserve"> </w:t>
        </w:r>
      </w:ins>
      <w:ins w:id="13827" w:author="Charles Gifford" w:date="2016-04-20T12:01:00Z">
        <w:r w:rsidR="00AC0D95">
          <w:rPr>
            <w:lang w:val="en-US"/>
          </w:rPr>
          <w:t>–</w:t>
        </w:r>
        <w:r w:rsidR="00AC0D95" w:rsidRPr="001C220C">
          <w:rPr>
            <w:lang w:val="en-US"/>
          </w:rPr>
          <w:t xml:space="preserve"> </w:t>
        </w:r>
        <w:r w:rsidR="00AC0D95">
          <w:rPr>
            <w:lang w:val="en-US"/>
          </w:rPr>
          <w:t>P</w:t>
        </w:r>
        <w:r w:rsidR="00AC0D95" w:rsidRPr="001C220C">
          <w:rPr>
            <w:lang w:val="en-US"/>
          </w:rPr>
          <w:t>ersonnel specification property</w:t>
        </w:r>
        <w:r w:rsidR="00AC0D95" w:rsidRPr="00AC2193">
          <w:rPr>
            <w:lang w:val="en-US"/>
          </w:rPr>
          <w:t xml:space="preserve"> </w:t>
        </w:r>
        <w:r w:rsidR="00AC0D95">
          <w:rPr>
            <w:lang w:val="en-US"/>
          </w:rPr>
          <w:t>relationship</w:t>
        </w:r>
      </w:ins>
      <w:ins w:id="13828" w:author="Charles Gifford" w:date="2017-03-20T02:47:00Z">
        <w:r w:rsidR="004E0C5D">
          <w:rPr>
            <w:lang w:val="en-US"/>
          </w:rPr>
          <w:t xml:space="preserve"> role</w:t>
        </w:r>
      </w:ins>
      <w:ins w:id="13829" w:author="Charles Gifford" w:date="2016-04-20T12:01:00Z">
        <w:r w:rsidR="00AC0D95">
          <w:rPr>
            <w:lang w:val="en-US"/>
          </w:rPr>
          <w:t>s</w:t>
        </w:r>
      </w:ins>
      <w:bookmarkEnd w:id="13824"/>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4E0C5D" w:rsidRPr="009432BC" w14:paraId="5347EC83" w14:textId="77777777" w:rsidTr="0068354D">
        <w:trPr>
          <w:trHeight w:val="197"/>
          <w:tblHeader/>
          <w:ins w:id="13830" w:author="Charles Gifford" w:date="2017-03-20T02:47:00Z"/>
        </w:trPr>
        <w:tc>
          <w:tcPr>
            <w:tcW w:w="2155" w:type="dxa"/>
            <w:shd w:val="clear" w:color="auto" w:fill="auto"/>
          </w:tcPr>
          <w:p w14:paraId="2963E136" w14:textId="77777777" w:rsidR="004E0C5D" w:rsidRPr="009432BC" w:rsidRDefault="004E0C5D" w:rsidP="0068354D">
            <w:pPr>
              <w:pStyle w:val="TABLE-col-heading"/>
              <w:rPr>
                <w:ins w:id="13831" w:author="Charles Gifford" w:date="2017-03-20T02:47:00Z"/>
              </w:rPr>
            </w:pPr>
            <w:ins w:id="13832" w:author="Charles Gifford" w:date="2017-03-20T02:47:00Z">
              <w:r w:rsidRPr="009432BC">
                <w:t>Related Object</w:t>
              </w:r>
            </w:ins>
          </w:p>
        </w:tc>
        <w:tc>
          <w:tcPr>
            <w:tcW w:w="2070" w:type="dxa"/>
            <w:shd w:val="clear" w:color="auto" w:fill="auto"/>
          </w:tcPr>
          <w:p w14:paraId="77C39CFF" w14:textId="77777777" w:rsidR="004E0C5D" w:rsidRPr="009432BC" w:rsidRDefault="004E0C5D" w:rsidP="0068354D">
            <w:pPr>
              <w:pStyle w:val="TABLE-col-heading"/>
              <w:rPr>
                <w:ins w:id="13833" w:author="Charles Gifford" w:date="2017-03-20T02:47:00Z"/>
              </w:rPr>
            </w:pPr>
            <w:ins w:id="13834" w:author="Charles Gifford" w:date="2017-03-20T02:47:00Z">
              <w:r w:rsidRPr="009432BC">
                <w:t>Role</w:t>
              </w:r>
            </w:ins>
          </w:p>
        </w:tc>
        <w:tc>
          <w:tcPr>
            <w:tcW w:w="1080" w:type="dxa"/>
            <w:shd w:val="clear" w:color="auto" w:fill="auto"/>
          </w:tcPr>
          <w:p w14:paraId="266ACE50" w14:textId="77777777" w:rsidR="004E0C5D" w:rsidRPr="009432BC" w:rsidRDefault="004E0C5D" w:rsidP="0068354D">
            <w:pPr>
              <w:pStyle w:val="TABLE-col-heading"/>
              <w:rPr>
                <w:ins w:id="13835" w:author="Charles Gifford" w:date="2017-03-20T02:47:00Z"/>
              </w:rPr>
            </w:pPr>
            <w:ins w:id="13836" w:author="Charles Gifford" w:date="2017-03-20T02:47:00Z">
              <w:r w:rsidRPr="009432BC">
                <w:t>Multiplicity</w:t>
              </w:r>
            </w:ins>
          </w:p>
        </w:tc>
        <w:tc>
          <w:tcPr>
            <w:tcW w:w="3780" w:type="dxa"/>
            <w:shd w:val="clear" w:color="auto" w:fill="auto"/>
          </w:tcPr>
          <w:p w14:paraId="6A798749" w14:textId="77777777" w:rsidR="004E0C5D" w:rsidRPr="009432BC" w:rsidRDefault="004E0C5D" w:rsidP="0068354D">
            <w:pPr>
              <w:pStyle w:val="TABLE-col-heading"/>
              <w:rPr>
                <w:ins w:id="13837" w:author="Charles Gifford" w:date="2017-03-20T02:47:00Z"/>
              </w:rPr>
            </w:pPr>
            <w:ins w:id="13838" w:author="Charles Gifford" w:date="2017-03-20T02:47:00Z">
              <w:r w:rsidRPr="009432BC">
                <w:t>Description</w:t>
              </w:r>
            </w:ins>
          </w:p>
        </w:tc>
      </w:tr>
      <w:tr w:rsidR="004E0C5D" w:rsidRPr="009432BC" w14:paraId="7B82CD43" w14:textId="77777777" w:rsidTr="0068354D">
        <w:trPr>
          <w:trHeight w:val="332"/>
          <w:ins w:id="13839" w:author="Charles Gifford" w:date="2017-03-20T02:47:00Z"/>
        </w:trPr>
        <w:tc>
          <w:tcPr>
            <w:tcW w:w="2155" w:type="dxa"/>
          </w:tcPr>
          <w:p w14:paraId="09493423" w14:textId="2D179B13" w:rsidR="004E0C5D" w:rsidRPr="009432BC" w:rsidRDefault="004E0C5D" w:rsidP="004E0C5D">
            <w:pPr>
              <w:pStyle w:val="TABLE-cell"/>
              <w:rPr>
                <w:ins w:id="13840" w:author="Charles Gifford" w:date="2017-03-20T02:47:00Z"/>
              </w:rPr>
            </w:pPr>
            <w:ins w:id="13841" w:author="Charles Gifford" w:date="2017-03-20T02:49:00Z">
              <w:r>
                <w:t xml:space="preserve">Personnel </w:t>
              </w:r>
              <w:r w:rsidRPr="0030452A">
                <w:t>specification property</w:t>
              </w:r>
            </w:ins>
          </w:p>
        </w:tc>
        <w:tc>
          <w:tcPr>
            <w:tcW w:w="2070" w:type="dxa"/>
          </w:tcPr>
          <w:p w14:paraId="5861CE52" w14:textId="28EC9716" w:rsidR="004E0C5D" w:rsidRPr="009432BC" w:rsidRDefault="004E0C5D" w:rsidP="004E0C5D">
            <w:pPr>
              <w:pStyle w:val="TABLE-cell"/>
              <w:rPr>
                <w:ins w:id="13842" w:author="Charles Gifford" w:date="2017-03-20T02:47:00Z"/>
              </w:rPr>
            </w:pPr>
            <w:ins w:id="13843" w:author="Charles Gifford" w:date="2017-03-20T02:49:00Z">
              <w:r w:rsidRPr="0030452A">
                <w:t>Personnel specification property</w:t>
              </w:r>
            </w:ins>
          </w:p>
        </w:tc>
        <w:tc>
          <w:tcPr>
            <w:tcW w:w="1080" w:type="dxa"/>
          </w:tcPr>
          <w:p w14:paraId="3B35150D" w14:textId="0BE700E6" w:rsidR="004E0C5D" w:rsidRPr="009432BC" w:rsidRDefault="004E0C5D" w:rsidP="004E0C5D">
            <w:pPr>
              <w:pStyle w:val="TABLE-cell"/>
              <w:rPr>
                <w:ins w:id="13844" w:author="Charles Gifford" w:date="2017-03-20T02:47:00Z"/>
              </w:rPr>
            </w:pPr>
            <w:ins w:id="13845" w:author="Charles Gifford" w:date="2017-03-20T02:49:00Z">
              <w:r w:rsidRPr="0030452A">
                <w:t>0..*</w:t>
              </w:r>
            </w:ins>
          </w:p>
        </w:tc>
        <w:tc>
          <w:tcPr>
            <w:tcW w:w="3780" w:type="dxa"/>
          </w:tcPr>
          <w:p w14:paraId="7E7577D3" w14:textId="33E7E79C" w:rsidR="004E0C5D" w:rsidRPr="009432BC" w:rsidRDefault="004E0C5D" w:rsidP="004E0C5D">
            <w:pPr>
              <w:pStyle w:val="TABLE-cell"/>
              <w:rPr>
                <w:ins w:id="13846" w:author="Charles Gifford" w:date="2017-03-20T02:47:00Z"/>
              </w:rPr>
            </w:pPr>
            <w:ins w:id="13847" w:author="Charles Gifford" w:date="2017-03-20T02:49:00Z">
              <w:r w:rsidRPr="0030452A">
                <w:t xml:space="preserve">The </w:t>
              </w:r>
              <w:r w:rsidRPr="0030452A">
                <w:rPr>
                  <w:i/>
                </w:rPr>
                <w:t>personnel specification property(s)</w:t>
              </w:r>
              <w:r w:rsidRPr="0030452A">
                <w:t xml:space="preserve"> of this </w:t>
              </w:r>
              <w:r w:rsidRPr="0030452A">
                <w:rPr>
                  <w:i/>
                </w:rPr>
                <w:t>personnel</w:t>
              </w:r>
              <w:r w:rsidRPr="0030452A">
                <w:t xml:space="preserve"> </w:t>
              </w:r>
              <w:r w:rsidRPr="0030452A">
                <w:rPr>
                  <w:i/>
                </w:rPr>
                <w:t>specification</w:t>
              </w:r>
              <w:r>
                <w:rPr>
                  <w:i/>
                </w:rPr>
                <w:t xml:space="preserve"> property</w:t>
              </w:r>
              <w:r w:rsidRPr="0030452A">
                <w:t>.</w:t>
              </w:r>
            </w:ins>
          </w:p>
        </w:tc>
      </w:tr>
      <w:tr w:rsidR="004E0C5D" w:rsidRPr="009432BC" w14:paraId="0227B80B" w14:textId="77777777" w:rsidTr="0068354D">
        <w:trPr>
          <w:trHeight w:val="332"/>
          <w:ins w:id="13848" w:author="Charles Gifford" w:date="2017-03-20T02:47:00Z"/>
        </w:trPr>
        <w:tc>
          <w:tcPr>
            <w:tcW w:w="2155" w:type="dxa"/>
          </w:tcPr>
          <w:p w14:paraId="64098E08" w14:textId="212EB05F" w:rsidR="004E0C5D" w:rsidRDefault="004E0C5D" w:rsidP="004E0C5D">
            <w:pPr>
              <w:pStyle w:val="TABLE-cell"/>
              <w:rPr>
                <w:ins w:id="13849" w:author="Charles Gifford" w:date="2017-03-20T02:47:00Z"/>
                <w:szCs w:val="20"/>
                <w:lang w:val="en-US"/>
              </w:rPr>
            </w:pPr>
            <w:ins w:id="13850" w:author="Charles Gifford" w:date="2017-03-20T02:49:00Z">
              <w:r w:rsidRPr="0030452A">
                <w:t>Pe</w:t>
              </w:r>
              <w:r>
                <w:t>rsonnel specification</w:t>
              </w:r>
            </w:ins>
          </w:p>
        </w:tc>
        <w:tc>
          <w:tcPr>
            <w:tcW w:w="2070" w:type="dxa"/>
          </w:tcPr>
          <w:p w14:paraId="5D9AAB23" w14:textId="45084C52" w:rsidR="004E0C5D" w:rsidRDefault="004E0C5D" w:rsidP="004E0C5D">
            <w:pPr>
              <w:pStyle w:val="TABLE-cell"/>
              <w:rPr>
                <w:ins w:id="13851" w:author="Charles Gifford" w:date="2017-03-20T02:47:00Z"/>
                <w:szCs w:val="20"/>
                <w:lang w:val="en-US"/>
              </w:rPr>
            </w:pPr>
            <w:ins w:id="13852" w:author="Charles Gifford" w:date="2017-03-20T02:49:00Z">
              <w:r>
                <w:t>NA</w:t>
              </w:r>
            </w:ins>
          </w:p>
        </w:tc>
        <w:tc>
          <w:tcPr>
            <w:tcW w:w="1080" w:type="dxa"/>
          </w:tcPr>
          <w:p w14:paraId="11A43C94" w14:textId="159B85AE" w:rsidR="004E0C5D" w:rsidRDefault="004E0C5D" w:rsidP="004E0C5D">
            <w:pPr>
              <w:pStyle w:val="TABLE-cell"/>
              <w:rPr>
                <w:ins w:id="13853" w:author="Charles Gifford" w:date="2017-03-20T02:47:00Z"/>
                <w:szCs w:val="20"/>
                <w:lang w:val="en-US"/>
              </w:rPr>
            </w:pPr>
            <w:ins w:id="13854" w:author="Charles Gifford" w:date="2017-03-20T02:49:00Z">
              <w:r>
                <w:t>1</w:t>
              </w:r>
            </w:ins>
          </w:p>
        </w:tc>
        <w:tc>
          <w:tcPr>
            <w:tcW w:w="3780" w:type="dxa"/>
          </w:tcPr>
          <w:p w14:paraId="64B4AB97" w14:textId="6D7FBF52" w:rsidR="004E0C5D" w:rsidRDefault="004E0C5D" w:rsidP="004E0C5D">
            <w:pPr>
              <w:pStyle w:val="TABLE-cell"/>
              <w:rPr>
                <w:ins w:id="13855" w:author="Charles Gifford" w:date="2017-03-20T02:47:00Z"/>
                <w:lang w:val="en-US"/>
              </w:rPr>
            </w:pPr>
            <w:ins w:id="13856" w:author="Charles Gifford" w:date="2017-03-20T02:49:00Z">
              <w:r w:rsidRPr="0030452A">
                <w:t xml:space="preserve">The </w:t>
              </w:r>
              <w:r w:rsidRPr="0030452A">
                <w:rPr>
                  <w:i/>
                </w:rPr>
                <w:t>personnel specification property(s)</w:t>
              </w:r>
              <w:r w:rsidRPr="0030452A">
                <w:t xml:space="preserve"> of this </w:t>
              </w:r>
              <w:r w:rsidRPr="0030452A">
                <w:rPr>
                  <w:i/>
                </w:rPr>
                <w:t>personnel</w:t>
              </w:r>
              <w:r w:rsidRPr="0030452A">
                <w:t xml:space="preserve"> </w:t>
              </w:r>
              <w:r w:rsidRPr="0030452A">
                <w:rPr>
                  <w:i/>
                </w:rPr>
                <w:t>specification</w:t>
              </w:r>
              <w:r>
                <w:rPr>
                  <w:i/>
                </w:rPr>
                <w:t xml:space="preserve"> property</w:t>
              </w:r>
              <w:r w:rsidRPr="0030452A">
                <w:t>.</w:t>
              </w:r>
            </w:ins>
          </w:p>
        </w:tc>
      </w:tr>
      <w:tr w:rsidR="004E0C5D" w:rsidRPr="009432BC" w14:paraId="6218CC56" w14:textId="77777777" w:rsidTr="0068354D">
        <w:trPr>
          <w:trHeight w:val="332"/>
          <w:ins w:id="13857" w:author="Charles Gifford" w:date="2017-03-20T02:47:00Z"/>
        </w:trPr>
        <w:tc>
          <w:tcPr>
            <w:tcW w:w="2155" w:type="dxa"/>
            <w:shd w:val="clear" w:color="auto" w:fill="auto"/>
          </w:tcPr>
          <w:p w14:paraId="48CC3EF5" w14:textId="09354276" w:rsidR="004E0C5D" w:rsidRDefault="004E0C5D" w:rsidP="004E0C5D">
            <w:pPr>
              <w:pStyle w:val="TABLE-cell"/>
              <w:rPr>
                <w:ins w:id="13858" w:author="Charles Gifford" w:date="2017-03-20T02:47:00Z"/>
                <w:szCs w:val="20"/>
                <w:lang w:val="en-US"/>
              </w:rPr>
            </w:pPr>
            <w:ins w:id="13859" w:author="Charles Gifford" w:date="2017-03-20T02:49:00Z">
              <w:r w:rsidRPr="00BA207E">
                <w:t>Personnel class</w:t>
              </w:r>
              <w:r>
                <w:t xml:space="preserve"> property</w:t>
              </w:r>
            </w:ins>
          </w:p>
        </w:tc>
        <w:tc>
          <w:tcPr>
            <w:tcW w:w="2070" w:type="dxa"/>
            <w:shd w:val="clear" w:color="auto" w:fill="auto"/>
          </w:tcPr>
          <w:p w14:paraId="5E98295A" w14:textId="420F4F95" w:rsidR="004E0C5D" w:rsidRDefault="004E0C5D" w:rsidP="004E0C5D">
            <w:pPr>
              <w:pStyle w:val="TABLE-cell"/>
              <w:rPr>
                <w:ins w:id="13860" w:author="Charles Gifford" w:date="2017-03-20T02:47:00Z"/>
                <w:szCs w:val="20"/>
                <w:lang w:val="en-US"/>
              </w:rPr>
            </w:pPr>
            <w:ins w:id="13861" w:author="Charles Gifford" w:date="2017-03-20T02:49:00Z">
              <w:r w:rsidRPr="00BA207E">
                <w:t>Personnel class</w:t>
              </w:r>
              <w:r>
                <w:t xml:space="preserve"> property</w:t>
              </w:r>
            </w:ins>
          </w:p>
        </w:tc>
        <w:tc>
          <w:tcPr>
            <w:tcW w:w="1080" w:type="dxa"/>
          </w:tcPr>
          <w:p w14:paraId="0E774534" w14:textId="49B21647" w:rsidR="004E0C5D" w:rsidRDefault="004E0C5D" w:rsidP="004E0C5D">
            <w:pPr>
              <w:pStyle w:val="TABLE-cell"/>
              <w:rPr>
                <w:ins w:id="13862" w:author="Charles Gifford" w:date="2017-03-20T02:47:00Z"/>
                <w:szCs w:val="20"/>
                <w:lang w:val="en-US"/>
              </w:rPr>
            </w:pPr>
            <w:ins w:id="13863" w:author="Charles Gifford" w:date="2017-03-20T02:49:00Z">
              <w:r w:rsidRPr="0030452A">
                <w:t>0..*</w:t>
              </w:r>
            </w:ins>
          </w:p>
        </w:tc>
        <w:tc>
          <w:tcPr>
            <w:tcW w:w="3780" w:type="dxa"/>
          </w:tcPr>
          <w:p w14:paraId="10A697C3" w14:textId="2C297BEA" w:rsidR="004E0C5D" w:rsidRPr="004D7C4D" w:rsidRDefault="004E0C5D" w:rsidP="004E0C5D">
            <w:pPr>
              <w:pStyle w:val="TABLE-cell"/>
              <w:rPr>
                <w:ins w:id="13864" w:author="Charles Gifford" w:date="2017-03-20T02:47:00Z"/>
                <w:lang w:val="en-US"/>
              </w:rPr>
            </w:pPr>
            <w:ins w:id="13865" w:author="Charles Gifford" w:date="2017-03-20T02:49:00Z">
              <w:r>
                <w:t>A cross-model dependency to</w:t>
              </w:r>
              <w:r w:rsidRPr="00FD719C">
                <w:t xml:space="preserve"> element in the </w:t>
              </w:r>
              <w:r>
                <w:t xml:space="preserve">personnel </w:t>
              </w:r>
              <w:r w:rsidRPr="00FD719C">
                <w:t>model</w:t>
              </w:r>
              <w:r>
                <w:t xml:space="preserve"> as explained in clause 4.6.4</w:t>
              </w:r>
              <w:r w:rsidRPr="00FD719C">
                <w:t>.</w:t>
              </w:r>
            </w:ins>
          </w:p>
        </w:tc>
      </w:tr>
      <w:tr w:rsidR="004E0C5D" w:rsidRPr="009432BC" w14:paraId="5D7D79B9" w14:textId="77777777" w:rsidTr="0068354D">
        <w:trPr>
          <w:trHeight w:val="332"/>
          <w:ins w:id="13866" w:author="Charles Gifford" w:date="2017-03-20T02:47:00Z"/>
        </w:trPr>
        <w:tc>
          <w:tcPr>
            <w:tcW w:w="2155" w:type="dxa"/>
            <w:shd w:val="clear" w:color="auto" w:fill="auto"/>
          </w:tcPr>
          <w:p w14:paraId="6C63D76E" w14:textId="2841FC0F" w:rsidR="004E0C5D" w:rsidRDefault="004E0C5D" w:rsidP="004E0C5D">
            <w:pPr>
              <w:pStyle w:val="TABLE-cell"/>
              <w:rPr>
                <w:ins w:id="13867" w:author="Charles Gifford" w:date="2017-03-20T02:47:00Z"/>
                <w:szCs w:val="20"/>
                <w:lang w:val="en-US"/>
              </w:rPr>
            </w:pPr>
            <w:ins w:id="13868" w:author="Charles Gifford" w:date="2017-03-20T02:49:00Z">
              <w:r w:rsidRPr="00BA207E">
                <w:t>Person</w:t>
              </w:r>
              <w:r>
                <w:t xml:space="preserve"> property</w:t>
              </w:r>
            </w:ins>
          </w:p>
        </w:tc>
        <w:tc>
          <w:tcPr>
            <w:tcW w:w="2070" w:type="dxa"/>
            <w:shd w:val="clear" w:color="auto" w:fill="auto"/>
          </w:tcPr>
          <w:p w14:paraId="4D4C8F25" w14:textId="02A3AAE3" w:rsidR="004E0C5D" w:rsidRDefault="004E0C5D" w:rsidP="004E0C5D">
            <w:pPr>
              <w:pStyle w:val="TABLE-cell"/>
              <w:rPr>
                <w:ins w:id="13869" w:author="Charles Gifford" w:date="2017-03-20T02:47:00Z"/>
                <w:szCs w:val="20"/>
                <w:lang w:val="en-US"/>
              </w:rPr>
            </w:pPr>
            <w:ins w:id="13870" w:author="Charles Gifford" w:date="2017-03-20T02:49:00Z">
              <w:r w:rsidRPr="00BA207E">
                <w:t>Person</w:t>
              </w:r>
              <w:r>
                <w:t xml:space="preserve"> property</w:t>
              </w:r>
            </w:ins>
          </w:p>
        </w:tc>
        <w:tc>
          <w:tcPr>
            <w:tcW w:w="1080" w:type="dxa"/>
          </w:tcPr>
          <w:p w14:paraId="0D1C65C5" w14:textId="29894AE1" w:rsidR="004E0C5D" w:rsidRDefault="004E0C5D" w:rsidP="004E0C5D">
            <w:pPr>
              <w:pStyle w:val="TABLE-cell"/>
              <w:rPr>
                <w:ins w:id="13871" w:author="Charles Gifford" w:date="2017-03-20T02:47:00Z"/>
                <w:szCs w:val="20"/>
                <w:lang w:val="en-US"/>
              </w:rPr>
            </w:pPr>
            <w:ins w:id="13872" w:author="Charles Gifford" w:date="2017-03-20T02:49:00Z">
              <w:r w:rsidRPr="0030452A">
                <w:t>0..*</w:t>
              </w:r>
            </w:ins>
          </w:p>
        </w:tc>
        <w:tc>
          <w:tcPr>
            <w:tcW w:w="3780" w:type="dxa"/>
            <w:shd w:val="clear" w:color="auto" w:fill="auto"/>
          </w:tcPr>
          <w:p w14:paraId="1578FC8D" w14:textId="2C0CB436" w:rsidR="004E0C5D" w:rsidRPr="004D7C4D" w:rsidRDefault="004E0C5D" w:rsidP="004E0C5D">
            <w:pPr>
              <w:pStyle w:val="TABLE-cell"/>
              <w:rPr>
                <w:ins w:id="13873" w:author="Charles Gifford" w:date="2017-03-20T02:47:00Z"/>
                <w:lang w:val="en-US"/>
              </w:rPr>
            </w:pPr>
            <w:ins w:id="13874" w:author="Charles Gifford" w:date="2017-03-20T02:49:00Z">
              <w:r>
                <w:t>A cross-model dependency</w:t>
              </w:r>
              <w:r w:rsidRPr="002C3CDB">
                <w:t xml:space="preserve"> to element in the personnel model as explained in clause 4.6.4.</w:t>
              </w:r>
            </w:ins>
          </w:p>
        </w:tc>
      </w:tr>
    </w:tbl>
    <w:p w14:paraId="5BF46511" w14:textId="60989717" w:rsidR="009E6331" w:rsidRPr="001C220C" w:rsidRDefault="009E6331" w:rsidP="000D7FCB">
      <w:pPr>
        <w:pStyle w:val="TABLE-title"/>
        <w:rPr>
          <w:lang w:val="en-US"/>
        </w:rPr>
      </w:pPr>
      <w:bookmarkStart w:id="13875" w:name="_Ref337198487"/>
      <w:bookmarkStart w:id="13876" w:name="_Toc478492449"/>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207606">
        <w:rPr>
          <w:noProof/>
          <w:lang w:val="en-US"/>
        </w:rPr>
        <w:t>149</w:t>
      </w:r>
      <w:r w:rsidR="00FD29D6">
        <w:rPr>
          <w:lang w:val="en-US"/>
        </w:rPr>
        <w:fldChar w:fldCharType="end"/>
      </w:r>
      <w:bookmarkEnd w:id="13809"/>
      <w:bookmarkEnd w:id="13875"/>
      <w:r w:rsidRPr="001C220C">
        <w:rPr>
          <w:lang w:val="en-US"/>
        </w:rPr>
        <w:t xml:space="preserve"> </w:t>
      </w:r>
      <w:r w:rsidR="000D7FCB">
        <w:rPr>
          <w:lang w:val="en-US"/>
        </w:rPr>
        <w:t>–</w:t>
      </w:r>
      <w:r w:rsidRPr="001C220C">
        <w:rPr>
          <w:lang w:val="en-US"/>
        </w:rPr>
        <w:t xml:space="preserve"> </w:t>
      </w:r>
      <w:r w:rsidR="003B2776">
        <w:rPr>
          <w:lang w:val="en-US"/>
        </w:rPr>
        <w:t>P</w:t>
      </w:r>
      <w:r w:rsidRPr="001C220C">
        <w:rPr>
          <w:lang w:val="en-US"/>
        </w:rPr>
        <w:t>ersonnel specification property</w:t>
      </w:r>
      <w:bookmarkEnd w:id="13810"/>
      <w:bookmarkEnd w:id="13811"/>
      <w:bookmarkEnd w:id="13812"/>
      <w:bookmarkEnd w:id="13813"/>
      <w:r w:rsidR="003B2776" w:rsidRPr="00AC2193">
        <w:rPr>
          <w:lang w:val="en-US"/>
        </w:rPr>
        <w:t xml:space="preserve"> </w:t>
      </w:r>
      <w:r w:rsidR="003B2776">
        <w:rPr>
          <w:lang w:val="en-US"/>
        </w:rPr>
        <w:t>attributes</w:t>
      </w:r>
      <w:bookmarkEnd w:id="13876"/>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9E6331" w:rsidRPr="001C220C" w14:paraId="0D140302" w14:textId="77777777" w:rsidTr="002F660E">
        <w:trPr>
          <w:tblHeader/>
          <w:jc w:val="center"/>
        </w:trPr>
        <w:tc>
          <w:tcPr>
            <w:tcW w:w="1269" w:type="dxa"/>
          </w:tcPr>
          <w:p w14:paraId="49D614C4" w14:textId="77777777" w:rsidR="009E6331" w:rsidRPr="001C220C" w:rsidRDefault="009E6331" w:rsidP="002F660E">
            <w:pPr>
              <w:pStyle w:val="NormalTableHeader"/>
              <w:keepNext w:val="0"/>
              <w:keepLines w:val="0"/>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34E78A01" w14:textId="77777777" w:rsidR="009E6331" w:rsidRPr="001C220C" w:rsidRDefault="009E6331" w:rsidP="002F660E">
            <w:pPr>
              <w:pStyle w:val="NormalTableHeader"/>
              <w:keepNext w:val="0"/>
              <w:keepLines w:val="0"/>
              <w:spacing w:before="40"/>
              <w:rPr>
                <w:lang w:val="en-US"/>
              </w:rPr>
            </w:pPr>
            <w:r w:rsidRPr="001C220C">
              <w:rPr>
                <w:lang w:val="en-US"/>
              </w:rPr>
              <w:t>Description</w:t>
            </w:r>
          </w:p>
        </w:tc>
        <w:tc>
          <w:tcPr>
            <w:tcW w:w="1440" w:type="dxa"/>
          </w:tcPr>
          <w:p w14:paraId="31A62A4C" w14:textId="77777777" w:rsidR="009E6331" w:rsidRPr="001C220C" w:rsidRDefault="00AE4770" w:rsidP="002F660E">
            <w:pPr>
              <w:pStyle w:val="NormalTableHeader"/>
              <w:keepNext w:val="0"/>
              <w:keepLines w:val="0"/>
              <w:spacing w:before="40"/>
              <w:rPr>
                <w:lang w:val="en-US"/>
              </w:rPr>
            </w:pPr>
            <w:r>
              <w:rPr>
                <w:lang w:val="en-US"/>
              </w:rPr>
              <w:t>Production example</w:t>
            </w:r>
            <w:r w:rsidR="009E6331" w:rsidRPr="001C220C">
              <w:rPr>
                <w:lang w:val="en-US"/>
              </w:rPr>
              <w:t>s</w:t>
            </w:r>
          </w:p>
        </w:tc>
        <w:tc>
          <w:tcPr>
            <w:tcW w:w="1297" w:type="dxa"/>
          </w:tcPr>
          <w:p w14:paraId="4EB16898" w14:textId="77777777" w:rsidR="009E6331" w:rsidRPr="001C220C" w:rsidRDefault="00AE4770" w:rsidP="002F660E">
            <w:pPr>
              <w:pStyle w:val="NormalTableHeader"/>
              <w:keepNext w:val="0"/>
              <w:keepLines w:val="0"/>
              <w:spacing w:before="40"/>
              <w:rPr>
                <w:lang w:val="en-US"/>
              </w:rPr>
            </w:pPr>
            <w:r>
              <w:rPr>
                <w:lang w:val="en-US"/>
              </w:rPr>
              <w:t>Maintenance example</w:t>
            </w:r>
            <w:r w:rsidR="009E6331" w:rsidRPr="001C220C">
              <w:rPr>
                <w:lang w:val="en-US"/>
              </w:rPr>
              <w:t>s</w:t>
            </w:r>
          </w:p>
        </w:tc>
        <w:tc>
          <w:tcPr>
            <w:tcW w:w="1080" w:type="dxa"/>
          </w:tcPr>
          <w:p w14:paraId="070677E6" w14:textId="77777777" w:rsidR="009E6331" w:rsidRPr="001C220C" w:rsidRDefault="00AE4770" w:rsidP="002F660E">
            <w:pPr>
              <w:pStyle w:val="NormalTableHeader"/>
              <w:keepNext w:val="0"/>
              <w:keepLines w:val="0"/>
              <w:spacing w:before="40"/>
              <w:rPr>
                <w:lang w:val="en-US"/>
              </w:rPr>
            </w:pPr>
            <w:r>
              <w:rPr>
                <w:lang w:val="en-US"/>
              </w:rPr>
              <w:t>Quality example</w:t>
            </w:r>
            <w:r w:rsidR="009E6331" w:rsidRPr="001C220C">
              <w:rPr>
                <w:lang w:val="en-US"/>
              </w:rPr>
              <w:t>s</w:t>
            </w:r>
          </w:p>
        </w:tc>
        <w:tc>
          <w:tcPr>
            <w:tcW w:w="1080" w:type="dxa"/>
          </w:tcPr>
          <w:p w14:paraId="1E325C84" w14:textId="77777777" w:rsidR="009E6331" w:rsidRPr="001C220C" w:rsidRDefault="00AE4770" w:rsidP="002F660E">
            <w:pPr>
              <w:pStyle w:val="NormalTableHeader"/>
              <w:keepNext w:val="0"/>
              <w:keepLines w:val="0"/>
              <w:spacing w:before="40"/>
              <w:rPr>
                <w:lang w:val="en-US"/>
              </w:rPr>
            </w:pPr>
            <w:r>
              <w:rPr>
                <w:lang w:val="en-US"/>
              </w:rPr>
              <w:t>Inventory example</w:t>
            </w:r>
            <w:r w:rsidR="009E6331" w:rsidRPr="001C220C">
              <w:rPr>
                <w:lang w:val="en-US"/>
              </w:rPr>
              <w:t>s</w:t>
            </w:r>
          </w:p>
        </w:tc>
      </w:tr>
      <w:tr w:rsidR="00E7099B" w:rsidRPr="001C220C" w14:paraId="4C85AF21" w14:textId="77777777" w:rsidTr="002F660E">
        <w:trPr>
          <w:jc w:val="center"/>
        </w:trPr>
        <w:tc>
          <w:tcPr>
            <w:tcW w:w="1269" w:type="dxa"/>
          </w:tcPr>
          <w:p w14:paraId="53C4090A" w14:textId="77777777" w:rsidR="00E7099B" w:rsidRPr="001C220C" w:rsidRDefault="00F81EE0" w:rsidP="002F660E">
            <w:pPr>
              <w:pStyle w:val="TableNormal1"/>
              <w:keepNext w:val="0"/>
              <w:keepLines w:val="0"/>
              <w:rPr>
                <w:lang w:val="en-US"/>
              </w:rPr>
            </w:pPr>
            <w:r w:rsidRPr="001C220C">
              <w:rPr>
                <w:lang w:val="en-US"/>
              </w:rPr>
              <w:t>ID</w:t>
            </w:r>
          </w:p>
        </w:tc>
        <w:tc>
          <w:tcPr>
            <w:tcW w:w="2880" w:type="dxa"/>
          </w:tcPr>
          <w:p w14:paraId="229BB002" w14:textId="77777777" w:rsidR="00E7099B" w:rsidRPr="001C220C" w:rsidRDefault="00E7099B" w:rsidP="002F660E">
            <w:pPr>
              <w:pStyle w:val="TableNormal1"/>
              <w:keepNext w:val="0"/>
              <w:keepLines w:val="0"/>
              <w:rPr>
                <w:lang w:val="en-US"/>
              </w:rPr>
            </w:pPr>
            <w:r w:rsidRPr="001C220C">
              <w:rPr>
                <w:lang w:val="en-US"/>
              </w:rPr>
              <w:t xml:space="preserve">An identification of a property of the associated </w:t>
            </w:r>
            <w:r w:rsidRPr="001C220C">
              <w:rPr>
                <w:i/>
                <w:lang w:val="en-US"/>
              </w:rPr>
              <w:t>person property</w:t>
            </w:r>
            <w:r w:rsidRPr="001C220C">
              <w:rPr>
                <w:lang w:val="en-US"/>
              </w:rPr>
              <w:t xml:space="preserve"> or </w:t>
            </w:r>
            <w:r w:rsidRPr="001C220C">
              <w:rPr>
                <w:i/>
                <w:lang w:val="en-US"/>
              </w:rPr>
              <w:t>personnel class property</w:t>
            </w:r>
            <w:r w:rsidRPr="001C220C">
              <w:rPr>
                <w:lang w:val="en-US"/>
              </w:rPr>
              <w:t xml:space="preserve"> for a specific segment.</w:t>
            </w:r>
          </w:p>
        </w:tc>
        <w:tc>
          <w:tcPr>
            <w:tcW w:w="1440" w:type="dxa"/>
          </w:tcPr>
          <w:p w14:paraId="49BBFB5E" w14:textId="77777777" w:rsidR="00E7099B" w:rsidRPr="001C220C" w:rsidRDefault="00E7099B" w:rsidP="002F660E">
            <w:pPr>
              <w:pStyle w:val="TableNormal1"/>
              <w:keepNext w:val="0"/>
              <w:keepLines w:val="0"/>
              <w:rPr>
                <w:lang w:val="en-US"/>
              </w:rPr>
            </w:pPr>
            <w:r w:rsidRPr="001C220C">
              <w:rPr>
                <w:lang w:val="en-US"/>
              </w:rPr>
              <w:t>Polishing Certification Level</w:t>
            </w:r>
          </w:p>
        </w:tc>
        <w:tc>
          <w:tcPr>
            <w:tcW w:w="1297" w:type="dxa"/>
          </w:tcPr>
          <w:p w14:paraId="4BA7194B" w14:textId="77777777" w:rsidR="00E7099B" w:rsidRPr="001C220C" w:rsidRDefault="00E7099B" w:rsidP="002F660E">
            <w:pPr>
              <w:pStyle w:val="TableNormal1"/>
              <w:keepNext w:val="0"/>
              <w:keepLines w:val="0"/>
              <w:spacing w:before="40"/>
              <w:rPr>
                <w:lang w:val="en-US"/>
              </w:rPr>
            </w:pPr>
            <w:r w:rsidRPr="001C220C">
              <w:rPr>
                <w:lang w:val="en-US"/>
              </w:rPr>
              <w:t>Grade 2 Diesel mechanic</w:t>
            </w:r>
          </w:p>
        </w:tc>
        <w:tc>
          <w:tcPr>
            <w:tcW w:w="1080" w:type="dxa"/>
          </w:tcPr>
          <w:p w14:paraId="64822B69" w14:textId="77777777" w:rsidR="00E7099B" w:rsidRPr="001C220C" w:rsidRDefault="00E7099B" w:rsidP="002F660E">
            <w:pPr>
              <w:pStyle w:val="TableNormal1"/>
              <w:keepNext w:val="0"/>
              <w:keepLines w:val="0"/>
              <w:spacing w:before="40"/>
              <w:rPr>
                <w:lang w:val="en-US"/>
              </w:rPr>
            </w:pPr>
            <w:r w:rsidRPr="001C220C">
              <w:rPr>
                <w:lang w:val="en-US"/>
              </w:rPr>
              <w:t>Lab Tech II</w:t>
            </w:r>
          </w:p>
        </w:tc>
        <w:tc>
          <w:tcPr>
            <w:tcW w:w="1080" w:type="dxa"/>
          </w:tcPr>
          <w:p w14:paraId="70C83AD3" w14:textId="77777777" w:rsidR="00E7099B" w:rsidRPr="001C220C" w:rsidRDefault="00E7099B" w:rsidP="002F660E">
            <w:pPr>
              <w:pStyle w:val="TableNormal1"/>
              <w:keepNext w:val="0"/>
              <w:keepLines w:val="0"/>
              <w:spacing w:before="40"/>
              <w:rPr>
                <w:lang w:val="en-US"/>
              </w:rPr>
            </w:pPr>
            <w:r w:rsidRPr="001C220C">
              <w:rPr>
                <w:lang w:val="en-US"/>
              </w:rPr>
              <w:t>warehouse manager</w:t>
            </w:r>
          </w:p>
        </w:tc>
      </w:tr>
      <w:tr w:rsidR="00E7099B" w:rsidRPr="001C220C" w14:paraId="27DF0B58" w14:textId="77777777" w:rsidTr="002F660E">
        <w:trPr>
          <w:jc w:val="center"/>
        </w:trPr>
        <w:tc>
          <w:tcPr>
            <w:tcW w:w="1269" w:type="dxa"/>
          </w:tcPr>
          <w:p w14:paraId="3F9C7635" w14:textId="77777777" w:rsidR="00E7099B" w:rsidRPr="001C220C" w:rsidRDefault="00E7099B" w:rsidP="002F660E">
            <w:pPr>
              <w:pStyle w:val="TableNormal1"/>
              <w:keepNext w:val="0"/>
              <w:keepLines w:val="0"/>
              <w:rPr>
                <w:lang w:val="en-US"/>
              </w:rPr>
            </w:pPr>
            <w:r w:rsidRPr="001C220C">
              <w:rPr>
                <w:lang w:val="en-US"/>
              </w:rPr>
              <w:t>Description</w:t>
            </w:r>
          </w:p>
        </w:tc>
        <w:tc>
          <w:tcPr>
            <w:tcW w:w="2880" w:type="dxa"/>
          </w:tcPr>
          <w:p w14:paraId="706F9456" w14:textId="77777777" w:rsidR="00E7099B" w:rsidRPr="001C220C" w:rsidRDefault="00E7099B" w:rsidP="002F660E">
            <w:pPr>
              <w:pStyle w:val="TableNormal1"/>
              <w:keepNext w:val="0"/>
              <w:keepLines w:val="0"/>
              <w:rPr>
                <w:lang w:val="en-US"/>
              </w:rPr>
            </w:pPr>
            <w:r w:rsidRPr="001C220C">
              <w:rPr>
                <w:lang w:val="en-US"/>
              </w:rPr>
              <w:t xml:space="preserve">Contains additional information and descriptions of the </w:t>
            </w:r>
            <w:r w:rsidRPr="001C220C">
              <w:rPr>
                <w:i/>
                <w:lang w:val="en-US"/>
              </w:rPr>
              <w:t xml:space="preserve">personnel specification property </w:t>
            </w:r>
            <w:r w:rsidRPr="001C220C">
              <w:rPr>
                <w:lang w:val="en-US"/>
              </w:rPr>
              <w:t>definition.</w:t>
            </w:r>
          </w:p>
        </w:tc>
        <w:tc>
          <w:tcPr>
            <w:tcW w:w="1440" w:type="dxa"/>
          </w:tcPr>
          <w:p w14:paraId="039A9338" w14:textId="77777777" w:rsidR="00E7099B" w:rsidRPr="001C220C" w:rsidRDefault="00E7099B" w:rsidP="002F660E">
            <w:pPr>
              <w:pStyle w:val="TableNormal1"/>
              <w:keepNext w:val="0"/>
              <w:keepLines w:val="0"/>
              <w:rPr>
                <w:lang w:val="en-US"/>
              </w:rPr>
            </w:pPr>
            <w:r w:rsidRPr="001C220C">
              <w:rPr>
                <w:lang w:val="en-US"/>
              </w:rPr>
              <w:t>Level of polishing skill certification required for the widget polisher</w:t>
            </w:r>
          </w:p>
        </w:tc>
        <w:tc>
          <w:tcPr>
            <w:tcW w:w="1297" w:type="dxa"/>
          </w:tcPr>
          <w:p w14:paraId="5C0E7514" w14:textId="77777777" w:rsidR="00E7099B" w:rsidRPr="001C220C" w:rsidRDefault="00E7099B" w:rsidP="002F660E">
            <w:pPr>
              <w:pStyle w:val="TableNormal1"/>
              <w:keepNext w:val="0"/>
              <w:keepLines w:val="0"/>
              <w:spacing w:before="40"/>
              <w:rPr>
                <w:lang w:val="en-US"/>
              </w:rPr>
            </w:pPr>
            <w:r w:rsidRPr="001C220C">
              <w:rPr>
                <w:lang w:val="en-US"/>
              </w:rPr>
              <w:t>Level of skill required to work on diesel engine</w:t>
            </w:r>
          </w:p>
        </w:tc>
        <w:tc>
          <w:tcPr>
            <w:tcW w:w="1080" w:type="dxa"/>
          </w:tcPr>
          <w:p w14:paraId="31AE60C6" w14:textId="77777777" w:rsidR="00E7099B" w:rsidRPr="001C220C" w:rsidRDefault="00E7099B" w:rsidP="002F660E">
            <w:pPr>
              <w:pStyle w:val="TableNormal1"/>
              <w:keepNext w:val="0"/>
              <w:keepLines w:val="0"/>
              <w:spacing w:before="40"/>
              <w:rPr>
                <w:lang w:val="en-US"/>
              </w:rPr>
            </w:pPr>
            <w:r w:rsidRPr="001C220C">
              <w:rPr>
                <w:lang w:val="en-US"/>
              </w:rPr>
              <w:t>Level of skill required to operate lab instrument</w:t>
            </w:r>
          </w:p>
        </w:tc>
        <w:tc>
          <w:tcPr>
            <w:tcW w:w="1080" w:type="dxa"/>
          </w:tcPr>
          <w:p w14:paraId="09C363F9" w14:textId="77777777" w:rsidR="00E7099B" w:rsidRPr="001C220C" w:rsidRDefault="00E7099B" w:rsidP="002F660E">
            <w:pPr>
              <w:pStyle w:val="TableNormal1"/>
              <w:keepNext w:val="0"/>
              <w:keepLines w:val="0"/>
              <w:spacing w:before="40"/>
              <w:rPr>
                <w:lang w:val="en-US"/>
              </w:rPr>
            </w:pPr>
            <w:r w:rsidRPr="001C220C">
              <w:rPr>
                <w:lang w:val="en-US"/>
              </w:rPr>
              <w:t>Level of skill required to manage warehouse scheduling</w:t>
            </w:r>
          </w:p>
        </w:tc>
      </w:tr>
      <w:tr w:rsidR="00E7099B" w:rsidRPr="001C220C" w14:paraId="3130A9D4" w14:textId="77777777" w:rsidTr="002F660E">
        <w:trPr>
          <w:jc w:val="center"/>
        </w:trPr>
        <w:tc>
          <w:tcPr>
            <w:tcW w:w="1269" w:type="dxa"/>
          </w:tcPr>
          <w:p w14:paraId="32C2F82D" w14:textId="77777777" w:rsidR="00E7099B" w:rsidRPr="001C220C" w:rsidRDefault="00E7099B" w:rsidP="002F660E">
            <w:pPr>
              <w:pStyle w:val="TableNormal1"/>
              <w:keepNext w:val="0"/>
              <w:keepLines w:val="0"/>
              <w:rPr>
                <w:lang w:val="en-US"/>
              </w:rPr>
            </w:pPr>
            <w:r w:rsidRPr="001C220C">
              <w:rPr>
                <w:lang w:val="en-US"/>
              </w:rPr>
              <w:t>Value</w:t>
            </w:r>
          </w:p>
        </w:tc>
        <w:tc>
          <w:tcPr>
            <w:tcW w:w="2880" w:type="dxa"/>
          </w:tcPr>
          <w:p w14:paraId="7CB79B94" w14:textId="77777777" w:rsidR="00977AA4" w:rsidRDefault="00E7099B" w:rsidP="002F660E">
            <w:pPr>
              <w:pStyle w:val="TableNormal1"/>
              <w:keepNext w:val="0"/>
              <w:keepLines w:val="0"/>
              <w:rPr>
                <w:lang w:val="en-US"/>
              </w:rPr>
            </w:pPr>
            <w:r w:rsidRPr="001C220C">
              <w:rPr>
                <w:lang w:val="en-US"/>
              </w:rPr>
              <w:t>The value, set of values,</w:t>
            </w:r>
            <w:r w:rsidR="00977AA4">
              <w:rPr>
                <w:lang w:val="en-US"/>
              </w:rPr>
              <w:t xml:space="preserve"> or range of the property. </w:t>
            </w:r>
          </w:p>
          <w:p w14:paraId="2AD876AD" w14:textId="77777777" w:rsidR="00E7099B" w:rsidRPr="001C220C" w:rsidRDefault="00977AA4" w:rsidP="002F660E">
            <w:pPr>
              <w:pStyle w:val="TableNormal1"/>
              <w:keepNext w:val="0"/>
              <w:keepLines w:val="0"/>
              <w:rPr>
                <w:lang w:val="en-US"/>
              </w:rPr>
            </w:pPr>
            <w:r>
              <w:rPr>
                <w:lang w:val="en-US"/>
              </w:rPr>
              <w:t xml:space="preserve">EXAMPLE   Apprentice, </w:t>
            </w:r>
            <w:r w:rsidR="00EB3C27">
              <w:rPr>
                <w:lang w:val="en-US"/>
              </w:rPr>
              <w:t>j</w:t>
            </w:r>
            <w:r w:rsidR="00E7099B" w:rsidRPr="001C220C">
              <w:rPr>
                <w:lang w:val="en-US"/>
              </w:rPr>
              <w:t xml:space="preserve">ourneyman, </w:t>
            </w:r>
            <w:r w:rsidR="00EB3C27">
              <w:rPr>
                <w:lang w:val="en-US"/>
              </w:rPr>
              <w:t>m</w:t>
            </w:r>
            <w:r w:rsidR="00E7099B" w:rsidRPr="001C220C">
              <w:rPr>
                <w:lang w:val="en-US"/>
              </w:rPr>
              <w:t>aster</w:t>
            </w:r>
          </w:p>
        </w:tc>
        <w:tc>
          <w:tcPr>
            <w:tcW w:w="1440" w:type="dxa"/>
          </w:tcPr>
          <w:p w14:paraId="4D4D92B4" w14:textId="77777777" w:rsidR="00E7099B" w:rsidRPr="001C220C" w:rsidRDefault="00E7099B" w:rsidP="002F660E">
            <w:pPr>
              <w:pStyle w:val="TableNormal1"/>
              <w:keepNext w:val="0"/>
              <w:keepLines w:val="0"/>
              <w:rPr>
                <w:lang w:val="en-US"/>
              </w:rPr>
            </w:pPr>
            <w:r w:rsidRPr="001C220C">
              <w:rPr>
                <w:lang w:val="en-US"/>
              </w:rPr>
              <w:t>Master</w:t>
            </w:r>
          </w:p>
        </w:tc>
        <w:tc>
          <w:tcPr>
            <w:tcW w:w="1297" w:type="dxa"/>
          </w:tcPr>
          <w:p w14:paraId="3401E4A6" w14:textId="77777777" w:rsidR="00E7099B" w:rsidRPr="001C220C" w:rsidRDefault="00E7099B" w:rsidP="002F660E">
            <w:pPr>
              <w:pStyle w:val="TableNormal1"/>
              <w:keepNext w:val="0"/>
              <w:keepLines w:val="0"/>
              <w:spacing w:before="40"/>
              <w:rPr>
                <w:lang w:val="en-US"/>
              </w:rPr>
            </w:pPr>
            <w:r w:rsidRPr="001C220C">
              <w:rPr>
                <w:lang w:val="en-US"/>
              </w:rPr>
              <w:t>Level 2</w:t>
            </w:r>
          </w:p>
        </w:tc>
        <w:tc>
          <w:tcPr>
            <w:tcW w:w="1080" w:type="dxa"/>
          </w:tcPr>
          <w:p w14:paraId="47AD854D" w14:textId="77777777" w:rsidR="00E7099B" w:rsidRPr="001C220C" w:rsidRDefault="00E7099B" w:rsidP="002F660E">
            <w:pPr>
              <w:pStyle w:val="TableNormal1"/>
              <w:keepNext w:val="0"/>
              <w:keepLines w:val="0"/>
              <w:spacing w:before="40"/>
              <w:rPr>
                <w:lang w:val="en-US"/>
              </w:rPr>
            </w:pPr>
            <w:r w:rsidRPr="001C220C">
              <w:rPr>
                <w:lang w:val="en-US"/>
              </w:rPr>
              <w:t>Level 2 certified quality technician</w:t>
            </w:r>
          </w:p>
        </w:tc>
        <w:tc>
          <w:tcPr>
            <w:tcW w:w="1080" w:type="dxa"/>
          </w:tcPr>
          <w:p w14:paraId="66DFC25F" w14:textId="77777777" w:rsidR="00E7099B" w:rsidRPr="001C220C" w:rsidRDefault="00E7099B" w:rsidP="002F660E">
            <w:pPr>
              <w:pStyle w:val="TableNormal1"/>
              <w:keepNext w:val="0"/>
              <w:keepLines w:val="0"/>
              <w:spacing w:before="40"/>
              <w:rPr>
                <w:lang w:val="en-US"/>
              </w:rPr>
            </w:pPr>
            <w:r w:rsidRPr="001C220C">
              <w:rPr>
                <w:lang w:val="en-US"/>
              </w:rPr>
              <w:t>MBA</w:t>
            </w:r>
          </w:p>
        </w:tc>
      </w:tr>
      <w:tr w:rsidR="00E7099B" w:rsidRPr="001C220C" w14:paraId="274974A5" w14:textId="77777777" w:rsidTr="002F660E">
        <w:trPr>
          <w:jc w:val="center"/>
        </w:trPr>
        <w:tc>
          <w:tcPr>
            <w:tcW w:w="1269" w:type="dxa"/>
          </w:tcPr>
          <w:p w14:paraId="32EFF266" w14:textId="77777777" w:rsidR="00E7099B" w:rsidRPr="001C220C" w:rsidRDefault="00E7099B" w:rsidP="002F660E">
            <w:pPr>
              <w:pStyle w:val="TableNormal1"/>
              <w:keepNext w:val="0"/>
              <w:keepLines w:val="0"/>
              <w:rPr>
                <w:lang w:val="en-US"/>
              </w:rPr>
            </w:pPr>
            <w:r w:rsidRPr="001C220C">
              <w:rPr>
                <w:lang w:val="en-US"/>
              </w:rPr>
              <w:t xml:space="preserve">Value </w:t>
            </w:r>
            <w:r w:rsidR="00EB3C27">
              <w:rPr>
                <w:lang w:val="en-US"/>
              </w:rPr>
              <w:t>u</w:t>
            </w:r>
            <w:r w:rsidRPr="001C220C">
              <w:rPr>
                <w:lang w:val="en-US"/>
              </w:rPr>
              <w:t xml:space="preserve">nit of </w:t>
            </w:r>
            <w:r w:rsidR="00EB3C27">
              <w:rPr>
                <w:lang w:val="en-US"/>
              </w:rPr>
              <w:t>m</w:t>
            </w:r>
            <w:r w:rsidRPr="001C220C">
              <w:rPr>
                <w:lang w:val="en-US"/>
              </w:rPr>
              <w:t>easure</w:t>
            </w:r>
          </w:p>
        </w:tc>
        <w:tc>
          <w:tcPr>
            <w:tcW w:w="2880" w:type="dxa"/>
          </w:tcPr>
          <w:p w14:paraId="3A32F85D" w14:textId="77777777" w:rsidR="00E7099B" w:rsidRPr="001C220C" w:rsidRDefault="00E7099B" w:rsidP="002F660E">
            <w:pPr>
              <w:pStyle w:val="TableNormal1"/>
              <w:keepNext w:val="0"/>
              <w:keepLines w:val="0"/>
              <w:rPr>
                <w:lang w:val="en-US"/>
              </w:rPr>
            </w:pPr>
            <w:r w:rsidRPr="001C220C">
              <w:rPr>
                <w:lang w:val="en-US"/>
              </w:rPr>
              <w:t>The unit of measure of the associated property value, if applicable.</w:t>
            </w:r>
          </w:p>
        </w:tc>
        <w:tc>
          <w:tcPr>
            <w:tcW w:w="1440" w:type="dxa"/>
          </w:tcPr>
          <w:p w14:paraId="506EE24C" w14:textId="77777777" w:rsidR="00E7099B" w:rsidRPr="001C220C" w:rsidRDefault="00E7099B" w:rsidP="002F660E">
            <w:pPr>
              <w:pStyle w:val="TableNormal1"/>
              <w:keepNext w:val="0"/>
              <w:keepLines w:val="0"/>
              <w:rPr>
                <w:lang w:val="en-US"/>
              </w:rPr>
            </w:pPr>
            <w:r w:rsidRPr="001C220C">
              <w:rPr>
                <w:lang w:val="en-US"/>
              </w:rPr>
              <w:t>{Apprentice, Journeyman, Master}</w:t>
            </w:r>
          </w:p>
        </w:tc>
        <w:tc>
          <w:tcPr>
            <w:tcW w:w="1297" w:type="dxa"/>
          </w:tcPr>
          <w:p w14:paraId="48EC67A2" w14:textId="77777777" w:rsidR="00E7099B" w:rsidRPr="001C220C" w:rsidRDefault="00E7099B" w:rsidP="002F660E">
            <w:pPr>
              <w:pStyle w:val="TableNormal1"/>
              <w:keepNext w:val="0"/>
              <w:keepLines w:val="0"/>
              <w:spacing w:before="40"/>
              <w:rPr>
                <w:lang w:val="en-US"/>
              </w:rPr>
            </w:pPr>
            <w:r w:rsidRPr="001C220C">
              <w:rPr>
                <w:lang w:val="en-US"/>
              </w:rPr>
              <w:t>Skill Level</w:t>
            </w:r>
          </w:p>
        </w:tc>
        <w:tc>
          <w:tcPr>
            <w:tcW w:w="1080" w:type="dxa"/>
          </w:tcPr>
          <w:p w14:paraId="30508C84" w14:textId="77777777" w:rsidR="00E7099B" w:rsidRPr="001C220C" w:rsidRDefault="00E7099B" w:rsidP="002F660E">
            <w:pPr>
              <w:pStyle w:val="TableNormal1"/>
              <w:keepNext w:val="0"/>
              <w:keepLines w:val="0"/>
              <w:spacing w:before="40"/>
              <w:rPr>
                <w:lang w:val="en-US"/>
              </w:rPr>
            </w:pPr>
            <w:r w:rsidRPr="001C220C">
              <w:rPr>
                <w:lang w:val="en-US"/>
              </w:rPr>
              <w:t>Skill Level</w:t>
            </w:r>
          </w:p>
        </w:tc>
        <w:tc>
          <w:tcPr>
            <w:tcW w:w="1080" w:type="dxa"/>
          </w:tcPr>
          <w:p w14:paraId="1D2B758D" w14:textId="77777777" w:rsidR="00E7099B" w:rsidRPr="001C220C" w:rsidRDefault="00E7099B" w:rsidP="002F660E">
            <w:pPr>
              <w:pStyle w:val="TableNormal1"/>
              <w:keepNext w:val="0"/>
              <w:keepLines w:val="0"/>
              <w:spacing w:before="40"/>
              <w:rPr>
                <w:lang w:val="en-US"/>
              </w:rPr>
            </w:pPr>
            <w:r w:rsidRPr="001C220C">
              <w:rPr>
                <w:lang w:val="en-US"/>
              </w:rPr>
              <w:t>Degree</w:t>
            </w:r>
          </w:p>
        </w:tc>
      </w:tr>
      <w:tr w:rsidR="00E7099B" w:rsidRPr="001C220C" w14:paraId="51306B55" w14:textId="77777777" w:rsidTr="002F660E">
        <w:trPr>
          <w:jc w:val="center"/>
        </w:trPr>
        <w:tc>
          <w:tcPr>
            <w:tcW w:w="1269" w:type="dxa"/>
          </w:tcPr>
          <w:p w14:paraId="480CB04A" w14:textId="77777777" w:rsidR="00E7099B" w:rsidRPr="001C220C" w:rsidRDefault="00E7099B" w:rsidP="002F660E">
            <w:pPr>
              <w:pStyle w:val="TableNormal1"/>
              <w:keepNext w:val="0"/>
              <w:keepLines w:val="0"/>
              <w:rPr>
                <w:lang w:val="en-US"/>
              </w:rPr>
            </w:pPr>
            <w:r w:rsidRPr="001C220C">
              <w:rPr>
                <w:lang w:val="en-US"/>
              </w:rPr>
              <w:t>Quantity</w:t>
            </w:r>
          </w:p>
        </w:tc>
        <w:tc>
          <w:tcPr>
            <w:tcW w:w="2880" w:type="dxa"/>
          </w:tcPr>
          <w:p w14:paraId="29D3D243" w14:textId="77777777" w:rsidR="00E7099B" w:rsidRPr="001C220C" w:rsidRDefault="00E7099B" w:rsidP="002F660E">
            <w:pPr>
              <w:pStyle w:val="TableNormal1"/>
              <w:keepNext w:val="0"/>
              <w:keepLines w:val="0"/>
              <w:rPr>
                <w:lang w:val="en-US"/>
              </w:rPr>
            </w:pPr>
            <w:r w:rsidRPr="001C220C">
              <w:rPr>
                <w:lang w:val="en-US"/>
              </w:rPr>
              <w:t>Specifies the amount of personnel resources required for the parent segment, if applicable</w:t>
            </w:r>
            <w:r w:rsidR="008558A5">
              <w:rPr>
                <w:lang w:val="en-US"/>
              </w:rPr>
              <w:t xml:space="preserve">. </w:t>
            </w:r>
          </w:p>
        </w:tc>
        <w:tc>
          <w:tcPr>
            <w:tcW w:w="1440" w:type="dxa"/>
          </w:tcPr>
          <w:p w14:paraId="3E3623D7" w14:textId="77777777" w:rsidR="00E7099B" w:rsidRPr="001C220C" w:rsidRDefault="00E7099B" w:rsidP="002F660E">
            <w:pPr>
              <w:pStyle w:val="TableNormal1"/>
              <w:keepNext w:val="0"/>
              <w:keepLines w:val="0"/>
              <w:rPr>
                <w:lang w:val="en-US"/>
              </w:rPr>
            </w:pPr>
            <w:r w:rsidRPr="001C220C">
              <w:rPr>
                <w:lang w:val="en-US"/>
              </w:rPr>
              <w:t>0</w:t>
            </w:r>
            <w:r w:rsidR="00322D0A">
              <w:rPr>
                <w:lang w:val="en-US"/>
              </w:rPr>
              <w:t>,</w:t>
            </w:r>
            <w:r w:rsidRPr="001C220C">
              <w:rPr>
                <w:lang w:val="en-US"/>
              </w:rPr>
              <w:t>10</w:t>
            </w:r>
          </w:p>
        </w:tc>
        <w:tc>
          <w:tcPr>
            <w:tcW w:w="1297" w:type="dxa"/>
          </w:tcPr>
          <w:p w14:paraId="3E09BE3B" w14:textId="77777777" w:rsidR="00E7099B" w:rsidRPr="001C220C" w:rsidRDefault="00E7099B" w:rsidP="002F660E">
            <w:pPr>
              <w:pStyle w:val="TableNormal1"/>
              <w:keepNext w:val="0"/>
              <w:keepLines w:val="0"/>
              <w:spacing w:before="40"/>
              <w:rPr>
                <w:lang w:val="en-US"/>
              </w:rPr>
            </w:pPr>
            <w:r w:rsidRPr="001C220C">
              <w:rPr>
                <w:lang w:val="en-US"/>
              </w:rPr>
              <w:t>2</w:t>
            </w:r>
          </w:p>
        </w:tc>
        <w:tc>
          <w:tcPr>
            <w:tcW w:w="1080" w:type="dxa"/>
          </w:tcPr>
          <w:p w14:paraId="16D3B015" w14:textId="77777777" w:rsidR="00E7099B" w:rsidRPr="001C220C" w:rsidRDefault="00E7099B" w:rsidP="002F660E">
            <w:pPr>
              <w:pStyle w:val="TableNormal1"/>
              <w:keepNext w:val="0"/>
              <w:keepLines w:val="0"/>
              <w:spacing w:before="40"/>
              <w:rPr>
                <w:lang w:val="en-US"/>
              </w:rPr>
            </w:pPr>
            <w:r w:rsidRPr="001C220C">
              <w:rPr>
                <w:lang w:val="en-US"/>
              </w:rPr>
              <w:t>1</w:t>
            </w:r>
          </w:p>
        </w:tc>
        <w:tc>
          <w:tcPr>
            <w:tcW w:w="1080" w:type="dxa"/>
          </w:tcPr>
          <w:p w14:paraId="5216D684" w14:textId="77777777" w:rsidR="00E7099B" w:rsidRPr="001C220C" w:rsidRDefault="00E7099B" w:rsidP="002F660E">
            <w:pPr>
              <w:pStyle w:val="TableNormal1"/>
              <w:keepNext w:val="0"/>
              <w:keepLines w:val="0"/>
              <w:spacing w:before="40"/>
              <w:rPr>
                <w:lang w:val="en-US"/>
              </w:rPr>
            </w:pPr>
            <w:r w:rsidRPr="001C220C">
              <w:rPr>
                <w:lang w:val="en-US"/>
              </w:rPr>
              <w:t>1</w:t>
            </w:r>
          </w:p>
        </w:tc>
      </w:tr>
      <w:tr w:rsidR="00E7099B" w:rsidRPr="001C220C" w14:paraId="0065B438" w14:textId="77777777" w:rsidTr="002F660E">
        <w:trPr>
          <w:jc w:val="center"/>
        </w:trPr>
        <w:tc>
          <w:tcPr>
            <w:tcW w:w="1269" w:type="dxa"/>
          </w:tcPr>
          <w:p w14:paraId="49926C80" w14:textId="77777777" w:rsidR="00E7099B" w:rsidRPr="001C220C" w:rsidRDefault="00E7099B" w:rsidP="002F660E">
            <w:pPr>
              <w:pStyle w:val="TableNormal1"/>
              <w:keepNext w:val="0"/>
              <w:keepLines w:val="0"/>
              <w:rPr>
                <w:lang w:val="en-US"/>
              </w:rPr>
            </w:pPr>
            <w:r w:rsidRPr="001C220C">
              <w:rPr>
                <w:lang w:val="en-US"/>
              </w:rPr>
              <w:t xml:space="preserve">Quantity </w:t>
            </w:r>
            <w:r w:rsidR="00EB3C27">
              <w:rPr>
                <w:lang w:val="en-US"/>
              </w:rPr>
              <w:t>u</w:t>
            </w:r>
            <w:r w:rsidRPr="001C220C">
              <w:rPr>
                <w:lang w:val="en-US"/>
              </w:rPr>
              <w:t xml:space="preserve">nit of </w:t>
            </w:r>
            <w:r w:rsidR="00EB3C27">
              <w:rPr>
                <w:lang w:val="en-US"/>
              </w:rPr>
              <w:t>m</w:t>
            </w:r>
            <w:r w:rsidRPr="001C220C">
              <w:rPr>
                <w:lang w:val="en-US"/>
              </w:rPr>
              <w:t>easure</w:t>
            </w:r>
          </w:p>
        </w:tc>
        <w:tc>
          <w:tcPr>
            <w:tcW w:w="2880" w:type="dxa"/>
          </w:tcPr>
          <w:p w14:paraId="1159556D" w14:textId="77777777" w:rsidR="00E7099B" w:rsidRPr="001C220C" w:rsidRDefault="00E7099B" w:rsidP="002F660E">
            <w:pPr>
              <w:pStyle w:val="TableNormal1"/>
              <w:keepNext w:val="0"/>
              <w:keepLines w:val="0"/>
              <w:rPr>
                <w:lang w:val="en-US"/>
              </w:rPr>
            </w:pPr>
            <w:r w:rsidRPr="001C220C">
              <w:rPr>
                <w:lang w:val="en-US"/>
              </w:rPr>
              <w:t>The unit of measure of the associated quantity, if applicable</w:t>
            </w:r>
            <w:r w:rsidR="008558A5">
              <w:rPr>
                <w:lang w:val="en-US"/>
              </w:rPr>
              <w:t xml:space="preserve">. </w:t>
            </w:r>
          </w:p>
        </w:tc>
        <w:tc>
          <w:tcPr>
            <w:tcW w:w="1440" w:type="dxa"/>
          </w:tcPr>
          <w:p w14:paraId="2B2EF1CB" w14:textId="77777777" w:rsidR="00E7099B" w:rsidRPr="001C220C" w:rsidRDefault="00E7099B" w:rsidP="002F660E">
            <w:pPr>
              <w:pStyle w:val="TableNormal1"/>
              <w:keepNext w:val="0"/>
              <w:keepLines w:val="0"/>
              <w:rPr>
                <w:lang w:val="en-US"/>
              </w:rPr>
            </w:pPr>
            <w:r w:rsidRPr="001C220C">
              <w:rPr>
                <w:lang w:val="en-US"/>
              </w:rPr>
              <w:t>Hours / piece</w:t>
            </w:r>
          </w:p>
        </w:tc>
        <w:tc>
          <w:tcPr>
            <w:tcW w:w="1297" w:type="dxa"/>
          </w:tcPr>
          <w:p w14:paraId="42FEBF41" w14:textId="77777777" w:rsidR="00E7099B" w:rsidRPr="001C220C" w:rsidRDefault="00E7099B" w:rsidP="002F660E">
            <w:pPr>
              <w:pStyle w:val="TableNormal1"/>
              <w:keepNext w:val="0"/>
              <w:keepLines w:val="0"/>
              <w:spacing w:before="40"/>
              <w:rPr>
                <w:lang w:val="en-US"/>
              </w:rPr>
            </w:pPr>
            <w:r w:rsidRPr="001C220C">
              <w:rPr>
                <w:lang w:val="en-US"/>
              </w:rPr>
              <w:t>People</w:t>
            </w:r>
          </w:p>
        </w:tc>
        <w:tc>
          <w:tcPr>
            <w:tcW w:w="1080" w:type="dxa"/>
          </w:tcPr>
          <w:p w14:paraId="41FBF788" w14:textId="77777777" w:rsidR="00E7099B" w:rsidRPr="001C220C" w:rsidRDefault="00E7099B" w:rsidP="002F660E">
            <w:pPr>
              <w:pStyle w:val="TableNormal1"/>
              <w:keepNext w:val="0"/>
              <w:keepLines w:val="0"/>
              <w:spacing w:before="40"/>
              <w:rPr>
                <w:lang w:val="en-US"/>
              </w:rPr>
            </w:pPr>
            <w:r w:rsidRPr="001C220C">
              <w:rPr>
                <w:lang w:val="en-US"/>
              </w:rPr>
              <w:t>Tech</w:t>
            </w:r>
          </w:p>
        </w:tc>
        <w:tc>
          <w:tcPr>
            <w:tcW w:w="1080" w:type="dxa"/>
          </w:tcPr>
          <w:p w14:paraId="7A53EADA" w14:textId="77777777" w:rsidR="00E7099B" w:rsidRPr="001C220C" w:rsidRDefault="00E7099B" w:rsidP="002F660E">
            <w:pPr>
              <w:pStyle w:val="TableNormal1"/>
              <w:keepNext w:val="0"/>
              <w:keepLines w:val="0"/>
              <w:spacing w:before="40"/>
              <w:rPr>
                <w:lang w:val="en-US"/>
              </w:rPr>
            </w:pPr>
            <w:r w:rsidRPr="001C220C">
              <w:rPr>
                <w:lang w:val="en-US"/>
              </w:rPr>
              <w:t>Manager</w:t>
            </w:r>
          </w:p>
        </w:tc>
      </w:tr>
    </w:tbl>
    <w:p w14:paraId="58BF881B" w14:textId="77777777" w:rsidR="009E6331" w:rsidRPr="001C220C" w:rsidRDefault="009E6331" w:rsidP="003E782E">
      <w:pPr>
        <w:rPr>
          <w:lang w:val="en-US"/>
        </w:rPr>
      </w:pPr>
    </w:p>
    <w:p w14:paraId="46D563C1" w14:textId="77777777" w:rsidR="009E6331" w:rsidRPr="001C220C" w:rsidRDefault="009E6331" w:rsidP="003E1075">
      <w:pPr>
        <w:pStyle w:val="Heading3"/>
      </w:pPr>
      <w:bookmarkStart w:id="13877" w:name="_Toc161566447"/>
      <w:bookmarkStart w:id="13878" w:name="_Toc320176958"/>
      <w:r w:rsidRPr="001C220C">
        <w:t>Equipment specification</w:t>
      </w:r>
      <w:bookmarkEnd w:id="13877"/>
      <w:bookmarkEnd w:id="13878"/>
    </w:p>
    <w:p w14:paraId="0360B337" w14:textId="77777777" w:rsidR="00C70FA6" w:rsidRPr="001C220C" w:rsidRDefault="00C70FA6" w:rsidP="000D7FCB">
      <w:pPr>
        <w:pStyle w:val="PARAGRAPH"/>
        <w:rPr>
          <w:lang w:val="en-US"/>
        </w:rPr>
      </w:pPr>
      <w:r w:rsidRPr="001C220C">
        <w:rPr>
          <w:lang w:val="en-US"/>
        </w:rPr>
        <w:t xml:space="preserve">An identification, reference, or correspondence to an </w:t>
      </w:r>
      <w:r w:rsidRPr="00EF7D1A">
        <w:rPr>
          <w:i/>
          <w:lang w:val="en-US"/>
        </w:rPr>
        <w:t>equipment capability</w:t>
      </w:r>
      <w:r w:rsidRPr="001C220C">
        <w:rPr>
          <w:lang w:val="en-US"/>
        </w:rPr>
        <w:t xml:space="preserve"> </w:t>
      </w:r>
      <w:r w:rsidR="004D470D" w:rsidRPr="001C220C">
        <w:rPr>
          <w:lang w:val="en-US"/>
        </w:rPr>
        <w:t xml:space="preserve">shall be presented as </w:t>
      </w:r>
      <w:r w:rsidRPr="001C220C">
        <w:rPr>
          <w:lang w:val="en-US"/>
        </w:rPr>
        <w:t xml:space="preserve">an </w:t>
      </w:r>
      <w:r w:rsidRPr="004D470D">
        <w:rPr>
          <w:i/>
          <w:lang w:val="en-US"/>
        </w:rPr>
        <w:t>equipment specification</w:t>
      </w:r>
      <w:r w:rsidRPr="001C220C">
        <w:rPr>
          <w:lang w:val="en-US"/>
        </w:rPr>
        <w:t xml:space="preserve">. An </w:t>
      </w:r>
      <w:r w:rsidRPr="004D470D">
        <w:rPr>
          <w:i/>
          <w:lang w:val="en-US"/>
        </w:rPr>
        <w:t>equipment specification</w:t>
      </w:r>
      <w:r w:rsidRPr="001C220C">
        <w:rPr>
          <w:lang w:val="en-US"/>
        </w:rPr>
        <w:t xml:space="preserve"> may specify either an </w:t>
      </w:r>
      <w:r w:rsidRPr="004D470D">
        <w:rPr>
          <w:i/>
          <w:lang w:val="en-US"/>
        </w:rPr>
        <w:t>equipment class</w:t>
      </w:r>
      <w:r w:rsidRPr="001C220C">
        <w:rPr>
          <w:lang w:val="en-US"/>
        </w:rPr>
        <w:t xml:space="preserve"> or a piece of </w:t>
      </w:r>
      <w:r w:rsidRPr="004D470D">
        <w:rPr>
          <w:i/>
          <w:lang w:val="en-US"/>
        </w:rPr>
        <w:t>equipment</w:t>
      </w:r>
      <w:r w:rsidRPr="001C220C">
        <w:rPr>
          <w:lang w:val="en-US"/>
        </w:rPr>
        <w:t xml:space="preserve">. </w:t>
      </w:r>
      <w:r w:rsidR="004D470D" w:rsidRPr="001C220C">
        <w:rPr>
          <w:lang w:val="en-US"/>
        </w:rPr>
        <w:t xml:space="preserve">An </w:t>
      </w:r>
      <w:r w:rsidR="004D470D" w:rsidRPr="004D470D">
        <w:rPr>
          <w:i/>
          <w:lang w:val="en-US"/>
        </w:rPr>
        <w:t>equipment specification</w:t>
      </w:r>
      <w:r w:rsidR="004D470D" w:rsidRPr="001C220C">
        <w:rPr>
          <w:lang w:val="en-US"/>
        </w:rPr>
        <w:t xml:space="preserve"> </w:t>
      </w:r>
      <w:r w:rsidRPr="001C220C">
        <w:rPr>
          <w:lang w:val="en-US"/>
        </w:rPr>
        <w:t xml:space="preserve">identifies the specific </w:t>
      </w:r>
      <w:r w:rsidRPr="00EF7D1A">
        <w:rPr>
          <w:i/>
          <w:lang w:val="en-US"/>
        </w:rPr>
        <w:t>equipment capability</w:t>
      </w:r>
      <w:r w:rsidRPr="001C220C">
        <w:rPr>
          <w:lang w:val="en-US"/>
        </w:rPr>
        <w:t xml:space="preserve"> that is associated with the segment. </w:t>
      </w:r>
    </w:p>
    <w:p w14:paraId="2FC7FF20" w14:textId="3417C252" w:rsidR="00C70FA6" w:rsidRPr="001C220C" w:rsidRDefault="00C70FA6" w:rsidP="00C70FA6">
      <w:pPr>
        <w:pStyle w:val="PARAGRAPH"/>
        <w:rPr>
          <w:lang w:val="en-US"/>
        </w:rPr>
      </w:pPr>
      <w:r w:rsidRPr="001C220C">
        <w:rPr>
          <w:lang w:val="en-US"/>
        </w:rPr>
        <w:t xml:space="preserve">An </w:t>
      </w:r>
      <w:r w:rsidRPr="004D470D">
        <w:rPr>
          <w:i/>
          <w:lang w:val="en-US"/>
        </w:rPr>
        <w:t>equipment specification</w:t>
      </w:r>
      <w:r w:rsidRPr="001C220C">
        <w:rPr>
          <w:lang w:val="en-US"/>
        </w:rPr>
        <w:t xml:space="preserve"> shall include</w:t>
      </w:r>
    </w:p>
    <w:p w14:paraId="6F6E705A" w14:textId="720EA461" w:rsidR="00290862" w:rsidRPr="001C220C" w:rsidRDefault="00C70FA6" w:rsidP="008B2E17">
      <w:pPr>
        <w:pStyle w:val="ListNumber"/>
        <w:numPr>
          <w:ilvl w:val="0"/>
          <w:numId w:val="75"/>
        </w:numPr>
        <w:ind w:left="360"/>
        <w:rPr>
          <w:lang w:val="en-US"/>
        </w:rPr>
      </w:pPr>
      <w:r w:rsidRPr="001C220C">
        <w:rPr>
          <w:lang w:val="en-US"/>
        </w:rPr>
        <w:t xml:space="preserve">an identification of the </w:t>
      </w:r>
      <w:r w:rsidRPr="00EF7D1A">
        <w:rPr>
          <w:i/>
          <w:lang w:val="en-US"/>
        </w:rPr>
        <w:t>equipment capability</w:t>
      </w:r>
      <w:r w:rsidRPr="001C220C">
        <w:rPr>
          <w:lang w:val="en-US"/>
        </w:rPr>
        <w:t xml:space="preserve"> needed either as the </w:t>
      </w:r>
      <w:r w:rsidRPr="00EF7D1A">
        <w:rPr>
          <w:i/>
          <w:lang w:val="en-US"/>
        </w:rPr>
        <w:t>equipment class</w:t>
      </w:r>
      <w:r w:rsidRPr="001C220C">
        <w:rPr>
          <w:lang w:val="en-US"/>
        </w:rPr>
        <w:t xml:space="preserve"> needed or specific equipment;</w:t>
      </w:r>
    </w:p>
    <w:p w14:paraId="75E29825" w14:textId="51FC4CAC" w:rsidR="00290862" w:rsidRPr="00290862" w:rsidRDefault="00C70FA6" w:rsidP="008B2E17">
      <w:pPr>
        <w:pStyle w:val="ListNumber"/>
        <w:numPr>
          <w:ilvl w:val="0"/>
          <w:numId w:val="75"/>
        </w:numPr>
        <w:ind w:left="360"/>
        <w:rPr>
          <w:lang w:val="en-US"/>
        </w:rPr>
      </w:pPr>
      <w:r w:rsidRPr="00290862">
        <w:rPr>
          <w:lang w:val="en-US"/>
        </w:rPr>
        <w:t xml:space="preserve">the quantity of the </w:t>
      </w:r>
      <w:r w:rsidRPr="00290862">
        <w:rPr>
          <w:i/>
          <w:lang w:val="en-US"/>
        </w:rPr>
        <w:t>equipment capability</w:t>
      </w:r>
      <w:r w:rsidRPr="00290862">
        <w:rPr>
          <w:lang w:val="en-US"/>
        </w:rPr>
        <w:t xml:space="preserve"> needed;</w:t>
      </w:r>
    </w:p>
    <w:p w14:paraId="69275FEE" w14:textId="77777777" w:rsidR="00C70FA6" w:rsidRPr="00290862" w:rsidRDefault="00C70FA6" w:rsidP="008B2E17">
      <w:pPr>
        <w:pStyle w:val="ListNumber"/>
        <w:numPr>
          <w:ilvl w:val="0"/>
          <w:numId w:val="75"/>
        </w:numPr>
        <w:ind w:left="360"/>
        <w:rPr>
          <w:lang w:val="en-US"/>
        </w:rPr>
      </w:pPr>
      <w:r w:rsidRPr="00290862">
        <w:rPr>
          <w:lang w:val="en-US"/>
        </w:rPr>
        <w:t>the unit of measure of the quantity.</w:t>
      </w:r>
    </w:p>
    <w:p w14:paraId="26981923" w14:textId="77777777" w:rsidR="00C70FA6" w:rsidRPr="001C220C" w:rsidRDefault="00C70FA6" w:rsidP="00C70FA6">
      <w:pPr>
        <w:pStyle w:val="PARAGRAPH"/>
        <w:rPr>
          <w:lang w:val="en-US"/>
        </w:rPr>
      </w:pPr>
      <w:r w:rsidRPr="001C220C">
        <w:rPr>
          <w:lang w:val="en-US"/>
        </w:rPr>
        <w:t xml:space="preserve">Specific elements associated with an </w:t>
      </w:r>
      <w:r w:rsidRPr="004D470D">
        <w:rPr>
          <w:i/>
          <w:lang w:val="en-US"/>
        </w:rPr>
        <w:t>equipment specification</w:t>
      </w:r>
      <w:r w:rsidRPr="001C220C">
        <w:rPr>
          <w:lang w:val="en-US"/>
        </w:rPr>
        <w:t xml:space="preserve"> may be included in one or more </w:t>
      </w:r>
      <w:r w:rsidRPr="004D470D">
        <w:rPr>
          <w:i/>
          <w:lang w:val="en-US"/>
        </w:rPr>
        <w:t>equipment specification properties</w:t>
      </w:r>
      <w:r w:rsidRPr="001C220C">
        <w:rPr>
          <w:lang w:val="en-US"/>
        </w:rPr>
        <w:t xml:space="preserve">. </w:t>
      </w:r>
    </w:p>
    <w:p w14:paraId="340907DE" w14:textId="1F0C635D" w:rsidR="00AC0D95" w:rsidRPr="001C220C" w:rsidRDefault="003C4FED" w:rsidP="00AC0D95">
      <w:pPr>
        <w:pStyle w:val="PARAGRAPH"/>
        <w:rPr>
          <w:lang w:val="en-US"/>
        </w:rPr>
      </w:pPr>
      <w:r>
        <w:rPr>
          <w:lang w:val="en-US"/>
        </w:rPr>
        <w:fldChar w:fldCharType="begin"/>
      </w:r>
      <w:r>
        <w:rPr>
          <w:lang w:val="en-US"/>
        </w:rPr>
        <w:instrText xml:space="preserve"> REF _Ref449166714 \h </w:instrText>
      </w:r>
      <w:r>
        <w:rPr>
          <w:lang w:val="en-US"/>
        </w:rPr>
      </w:r>
      <w:r>
        <w:rPr>
          <w:lang w:val="en-US"/>
        </w:rPr>
        <w:fldChar w:fldCharType="separate"/>
      </w:r>
      <w:r w:rsidR="00207606" w:rsidRPr="001C220C">
        <w:rPr>
          <w:lang w:val="en-US"/>
        </w:rPr>
        <w:t xml:space="preserve">Table </w:t>
      </w:r>
      <w:r w:rsidR="00207606">
        <w:rPr>
          <w:noProof/>
          <w:lang w:val="en-US"/>
        </w:rPr>
        <w:t>150</w:t>
      </w:r>
      <w:r>
        <w:rPr>
          <w:lang w:val="en-US"/>
        </w:rPr>
        <w:fldChar w:fldCharType="end"/>
      </w:r>
      <w:r w:rsidR="00977AA4">
        <w:rPr>
          <w:lang w:val="en-US"/>
        </w:rPr>
        <w:fldChar w:fldCharType="begin"/>
      </w:r>
      <w:r w:rsidR="00977AA4">
        <w:rPr>
          <w:lang w:val="en-US"/>
        </w:rPr>
        <w:instrText xml:space="preserve"> REF _Ref449166714 \h </w:instrText>
      </w:r>
      <w:r w:rsidR="00977AA4">
        <w:rPr>
          <w:lang w:val="en-US"/>
        </w:rPr>
      </w:r>
      <w:r w:rsidR="00977AA4">
        <w:rPr>
          <w:lang w:val="en-US"/>
        </w:rPr>
        <w:fldChar w:fldCharType="separate"/>
      </w:r>
      <w:r>
        <w:rPr>
          <w:lang w:val="en-US"/>
        </w:rPr>
        <w:t xml:space="preserve"> </w:t>
      </w:r>
      <w:r w:rsidR="00977AA4">
        <w:rPr>
          <w:lang w:val="en-US"/>
        </w:rPr>
        <w:fldChar w:fldCharType="end"/>
      </w:r>
      <w:r w:rsidR="00977AA4">
        <w:rPr>
          <w:lang w:val="en-US"/>
        </w:rPr>
        <w:t xml:space="preserve"> </w:t>
      </w:r>
      <w:r w:rsidR="009E6331" w:rsidRPr="001C220C">
        <w:rPr>
          <w:lang w:val="en-US"/>
        </w:rPr>
        <w:t xml:space="preserve">defines </w:t>
      </w:r>
      <w:r w:rsidR="00AC0D95">
        <w:rPr>
          <w:lang w:val="en-US"/>
        </w:rPr>
        <w:t>the relationship</w:t>
      </w:r>
      <w:r w:rsidR="00BB3CCB">
        <w:rPr>
          <w:lang w:val="en-US"/>
        </w:rPr>
        <w:t xml:space="preserve"> role</w:t>
      </w:r>
      <w:r w:rsidR="00AC0D95">
        <w:rPr>
          <w:lang w:val="en-US"/>
        </w:rPr>
        <w:t xml:space="preserve">s for </w:t>
      </w:r>
      <w:r>
        <w:rPr>
          <w:lang w:val="en-US"/>
        </w:rPr>
        <w:t xml:space="preserve">the </w:t>
      </w:r>
      <w:r w:rsidR="009E6331" w:rsidRPr="001C220C">
        <w:rPr>
          <w:i/>
          <w:lang w:val="en-US"/>
        </w:rPr>
        <w:t>equipment specification</w:t>
      </w:r>
      <w:r w:rsidR="009E6331" w:rsidRPr="001C220C">
        <w:rPr>
          <w:lang w:val="en-US"/>
        </w:rPr>
        <w:t>.</w:t>
      </w:r>
      <w:r w:rsidR="00AC0D95">
        <w:rPr>
          <w:lang w:val="en-US"/>
        </w:rPr>
        <w:t xml:space="preserve">  </w:t>
      </w:r>
      <w:r w:rsidR="00AC0D95">
        <w:rPr>
          <w:lang w:val="en-US"/>
        </w:rPr>
        <w:fldChar w:fldCharType="begin"/>
      </w:r>
      <w:r w:rsidR="00AC0D95">
        <w:rPr>
          <w:lang w:val="en-US"/>
        </w:rPr>
        <w:instrText xml:space="preserve"> REF _Ref161734554 \h </w:instrText>
      </w:r>
      <w:r w:rsidR="00AC0D95">
        <w:rPr>
          <w:lang w:val="en-US"/>
        </w:rPr>
      </w:r>
      <w:r w:rsidR="00AC0D95">
        <w:rPr>
          <w:lang w:val="en-US"/>
        </w:rPr>
        <w:fldChar w:fldCharType="separate"/>
      </w:r>
      <w:r w:rsidR="00207606" w:rsidRPr="001C220C">
        <w:rPr>
          <w:lang w:val="en-US"/>
        </w:rPr>
        <w:t xml:space="preserve">Table </w:t>
      </w:r>
      <w:r w:rsidR="00207606">
        <w:rPr>
          <w:noProof/>
          <w:lang w:val="en-US"/>
        </w:rPr>
        <w:t>151</w:t>
      </w:r>
      <w:r w:rsidR="00AC0D95">
        <w:rPr>
          <w:lang w:val="en-US"/>
        </w:rPr>
        <w:fldChar w:fldCharType="end"/>
      </w:r>
      <w:r w:rsidR="00AC0D95" w:rsidRPr="001C220C">
        <w:rPr>
          <w:lang w:val="en-US"/>
        </w:rPr>
        <w:t xml:space="preserve"> defines</w:t>
      </w:r>
      <w:r w:rsidR="00AC0D95">
        <w:rPr>
          <w:lang w:val="en-US"/>
        </w:rPr>
        <w:t xml:space="preserve"> the attributes for </w:t>
      </w:r>
      <w:r>
        <w:rPr>
          <w:lang w:val="en-US"/>
        </w:rPr>
        <w:t xml:space="preserve">the </w:t>
      </w:r>
      <w:r w:rsidR="00AC0D95" w:rsidRPr="001C220C">
        <w:rPr>
          <w:i/>
          <w:lang w:val="en-US"/>
        </w:rPr>
        <w:t>equipment specification</w:t>
      </w:r>
      <w:r w:rsidR="00AC0D95" w:rsidRPr="001C220C">
        <w:rPr>
          <w:lang w:val="en-US"/>
        </w:rPr>
        <w:t>.</w:t>
      </w:r>
    </w:p>
    <w:p w14:paraId="597F934F" w14:textId="3060F959" w:rsidR="00AC0D95" w:rsidRDefault="00AC0D95" w:rsidP="00AC0D95">
      <w:pPr>
        <w:pStyle w:val="TABLE-title"/>
        <w:rPr>
          <w:ins w:id="13879" w:author="Charles Gifford" w:date="2017-03-20T02:52:00Z"/>
          <w:lang w:val="en-US"/>
        </w:rPr>
      </w:pPr>
      <w:bookmarkStart w:id="13880" w:name="_Ref449166714"/>
      <w:bookmarkStart w:id="13881" w:name="_Toc478492450"/>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207606">
        <w:rPr>
          <w:noProof/>
          <w:lang w:val="en-US"/>
        </w:rPr>
        <w:t>150</w:t>
      </w:r>
      <w:r w:rsidR="00FD29D6">
        <w:rPr>
          <w:lang w:val="en-US"/>
        </w:rPr>
        <w:fldChar w:fldCharType="end"/>
      </w:r>
      <w:bookmarkEnd w:id="13880"/>
      <w:r w:rsidRPr="001C220C">
        <w:rPr>
          <w:lang w:val="en-US"/>
        </w:rPr>
        <w:t xml:space="preserve"> </w:t>
      </w:r>
      <w:r>
        <w:rPr>
          <w:lang w:val="en-US"/>
        </w:rPr>
        <w:t>–</w:t>
      </w:r>
      <w:r w:rsidRPr="001C220C">
        <w:rPr>
          <w:lang w:val="en-US"/>
        </w:rPr>
        <w:t xml:space="preserve"> </w:t>
      </w:r>
      <w:r>
        <w:rPr>
          <w:lang w:val="en-US"/>
        </w:rPr>
        <w:t>E</w:t>
      </w:r>
      <w:r w:rsidRPr="001C220C">
        <w:rPr>
          <w:lang w:val="en-US"/>
        </w:rPr>
        <w:t>quipment specification</w:t>
      </w:r>
      <w:r w:rsidRPr="00AC2193">
        <w:rPr>
          <w:lang w:val="en-US"/>
        </w:rPr>
        <w:t xml:space="preserve"> </w:t>
      </w:r>
      <w:r>
        <w:rPr>
          <w:lang w:val="en-US"/>
        </w:rPr>
        <w:t>relationship</w:t>
      </w:r>
      <w:r w:rsidR="00BB3CCB">
        <w:rPr>
          <w:lang w:val="en-US"/>
        </w:rPr>
        <w:t xml:space="preserve"> role</w:t>
      </w:r>
      <w:r>
        <w:rPr>
          <w:lang w:val="en-US"/>
        </w:rPr>
        <w:t>s</w:t>
      </w:r>
      <w:bookmarkEnd w:id="13881"/>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BB3CCB" w:rsidRPr="009432BC" w14:paraId="4AF8CD2A" w14:textId="77777777" w:rsidTr="0068354D">
        <w:trPr>
          <w:trHeight w:val="197"/>
          <w:tblHeader/>
          <w:ins w:id="13882" w:author="Charles Gifford" w:date="2017-03-20T02:52:00Z"/>
        </w:trPr>
        <w:tc>
          <w:tcPr>
            <w:tcW w:w="2155" w:type="dxa"/>
            <w:shd w:val="clear" w:color="auto" w:fill="auto"/>
          </w:tcPr>
          <w:p w14:paraId="602AE447" w14:textId="77777777" w:rsidR="00BB3CCB" w:rsidRPr="009432BC" w:rsidRDefault="00BB3CCB" w:rsidP="0068354D">
            <w:pPr>
              <w:pStyle w:val="TABLE-col-heading"/>
              <w:rPr>
                <w:ins w:id="13883" w:author="Charles Gifford" w:date="2017-03-20T02:52:00Z"/>
              </w:rPr>
            </w:pPr>
            <w:ins w:id="13884" w:author="Charles Gifford" w:date="2017-03-20T02:52:00Z">
              <w:r w:rsidRPr="009432BC">
                <w:t>Related Object</w:t>
              </w:r>
            </w:ins>
          </w:p>
        </w:tc>
        <w:tc>
          <w:tcPr>
            <w:tcW w:w="2070" w:type="dxa"/>
            <w:shd w:val="clear" w:color="auto" w:fill="auto"/>
          </w:tcPr>
          <w:p w14:paraId="68846CC1" w14:textId="77777777" w:rsidR="00BB3CCB" w:rsidRPr="009432BC" w:rsidRDefault="00BB3CCB" w:rsidP="0068354D">
            <w:pPr>
              <w:pStyle w:val="TABLE-col-heading"/>
              <w:rPr>
                <w:ins w:id="13885" w:author="Charles Gifford" w:date="2017-03-20T02:52:00Z"/>
              </w:rPr>
            </w:pPr>
            <w:ins w:id="13886" w:author="Charles Gifford" w:date="2017-03-20T02:52:00Z">
              <w:r w:rsidRPr="009432BC">
                <w:t>Role</w:t>
              </w:r>
            </w:ins>
          </w:p>
        </w:tc>
        <w:tc>
          <w:tcPr>
            <w:tcW w:w="1080" w:type="dxa"/>
            <w:shd w:val="clear" w:color="auto" w:fill="auto"/>
          </w:tcPr>
          <w:p w14:paraId="3B4D16B5" w14:textId="77777777" w:rsidR="00BB3CCB" w:rsidRPr="009432BC" w:rsidRDefault="00BB3CCB" w:rsidP="0068354D">
            <w:pPr>
              <w:pStyle w:val="TABLE-col-heading"/>
              <w:rPr>
                <w:ins w:id="13887" w:author="Charles Gifford" w:date="2017-03-20T02:52:00Z"/>
              </w:rPr>
            </w:pPr>
            <w:ins w:id="13888" w:author="Charles Gifford" w:date="2017-03-20T02:52:00Z">
              <w:r w:rsidRPr="009432BC">
                <w:t>Multiplicity</w:t>
              </w:r>
            </w:ins>
          </w:p>
        </w:tc>
        <w:tc>
          <w:tcPr>
            <w:tcW w:w="3780" w:type="dxa"/>
            <w:shd w:val="clear" w:color="auto" w:fill="auto"/>
          </w:tcPr>
          <w:p w14:paraId="176CFB7E" w14:textId="77777777" w:rsidR="00BB3CCB" w:rsidRPr="009432BC" w:rsidRDefault="00BB3CCB" w:rsidP="0068354D">
            <w:pPr>
              <w:pStyle w:val="TABLE-col-heading"/>
              <w:rPr>
                <w:ins w:id="13889" w:author="Charles Gifford" w:date="2017-03-20T02:52:00Z"/>
              </w:rPr>
            </w:pPr>
            <w:ins w:id="13890" w:author="Charles Gifford" w:date="2017-03-20T02:52:00Z">
              <w:r w:rsidRPr="009432BC">
                <w:t>Description</w:t>
              </w:r>
            </w:ins>
          </w:p>
        </w:tc>
      </w:tr>
      <w:tr w:rsidR="00BB3CCB" w:rsidRPr="009432BC" w14:paraId="40D1BE45" w14:textId="77777777" w:rsidTr="0068354D">
        <w:trPr>
          <w:trHeight w:val="332"/>
          <w:ins w:id="13891" w:author="Charles Gifford" w:date="2017-03-20T02:52:00Z"/>
        </w:trPr>
        <w:tc>
          <w:tcPr>
            <w:tcW w:w="2155" w:type="dxa"/>
          </w:tcPr>
          <w:p w14:paraId="45E3AD88" w14:textId="0ABB36A9" w:rsidR="00BB3CCB" w:rsidRPr="009432BC" w:rsidRDefault="00BB3CCB" w:rsidP="00BB3CCB">
            <w:pPr>
              <w:pStyle w:val="TABLE-cell"/>
              <w:rPr>
                <w:ins w:id="13892" w:author="Charles Gifford" w:date="2017-03-20T02:52:00Z"/>
              </w:rPr>
            </w:pPr>
            <w:ins w:id="13893" w:author="Charles Gifford" w:date="2017-03-20T02:53:00Z">
              <w:r>
                <w:rPr>
                  <w:szCs w:val="20"/>
                  <w:lang w:val="en-US"/>
                </w:rPr>
                <w:t>Operations segment</w:t>
              </w:r>
            </w:ins>
          </w:p>
        </w:tc>
        <w:tc>
          <w:tcPr>
            <w:tcW w:w="2070" w:type="dxa"/>
          </w:tcPr>
          <w:p w14:paraId="4A851C1D" w14:textId="30FAD991" w:rsidR="00BB3CCB" w:rsidRPr="009432BC" w:rsidRDefault="00BB3CCB" w:rsidP="00BB3CCB">
            <w:pPr>
              <w:pStyle w:val="TABLE-cell"/>
              <w:rPr>
                <w:ins w:id="13894" w:author="Charles Gifford" w:date="2017-03-20T02:52:00Z"/>
              </w:rPr>
            </w:pPr>
            <w:ins w:id="13895" w:author="Charles Gifford" w:date="2017-03-20T02:55:00Z">
              <w:r>
                <w:rPr>
                  <w:szCs w:val="20"/>
                  <w:lang w:val="en-US"/>
                </w:rPr>
                <w:t>NA</w:t>
              </w:r>
            </w:ins>
          </w:p>
        </w:tc>
        <w:tc>
          <w:tcPr>
            <w:tcW w:w="1080" w:type="dxa"/>
          </w:tcPr>
          <w:p w14:paraId="6F9458FA" w14:textId="63D644AB" w:rsidR="00BB3CCB" w:rsidRPr="009432BC" w:rsidRDefault="00BB3CCB" w:rsidP="00BB3CCB">
            <w:pPr>
              <w:pStyle w:val="TABLE-cell"/>
              <w:rPr>
                <w:ins w:id="13896" w:author="Charles Gifford" w:date="2017-03-20T02:52:00Z"/>
              </w:rPr>
            </w:pPr>
            <w:ins w:id="13897" w:author="Charles Gifford" w:date="2017-03-20T02:53:00Z">
              <w:r>
                <w:rPr>
                  <w:szCs w:val="20"/>
                  <w:lang w:val="en-US"/>
                </w:rPr>
                <w:t>1</w:t>
              </w:r>
            </w:ins>
          </w:p>
        </w:tc>
        <w:tc>
          <w:tcPr>
            <w:tcW w:w="3780" w:type="dxa"/>
          </w:tcPr>
          <w:p w14:paraId="292663DC" w14:textId="01FD59B3" w:rsidR="00BB3CCB" w:rsidRPr="009432BC" w:rsidRDefault="00BB3CCB" w:rsidP="00BB3CCB">
            <w:pPr>
              <w:pStyle w:val="TABLE-cell"/>
              <w:rPr>
                <w:ins w:id="13898" w:author="Charles Gifford" w:date="2017-03-20T02:52:00Z"/>
              </w:rPr>
            </w:pPr>
            <w:ins w:id="13899" w:author="Charles Gifford" w:date="2017-03-20T02:53:00Z">
              <w:r>
                <w:rPr>
                  <w:lang w:val="en-US"/>
                </w:rPr>
                <w:t xml:space="preserve">This </w:t>
              </w:r>
              <w:r>
                <w:rPr>
                  <w:i/>
                  <w:lang w:val="en-US"/>
                </w:rPr>
                <w:t>equipment</w:t>
              </w:r>
              <w:r>
                <w:rPr>
                  <w:lang w:val="en-US"/>
                </w:rPr>
                <w:t xml:space="preserve"> </w:t>
              </w:r>
              <w:r w:rsidRPr="002F42AC">
                <w:rPr>
                  <w:i/>
                  <w:lang w:val="en-US"/>
                </w:rPr>
                <w:t>specification</w:t>
              </w:r>
              <w:r>
                <w:rPr>
                  <w:lang w:val="en-US"/>
                </w:rPr>
                <w:t xml:space="preserve"> is a part of the </w:t>
              </w:r>
              <w:r w:rsidRPr="008E19CF">
                <w:rPr>
                  <w:i/>
                  <w:lang w:val="en-US"/>
                </w:rPr>
                <w:t>operations segment</w:t>
              </w:r>
              <w:r>
                <w:rPr>
                  <w:lang w:val="en-US"/>
                </w:rPr>
                <w:t>.</w:t>
              </w:r>
            </w:ins>
          </w:p>
        </w:tc>
      </w:tr>
      <w:tr w:rsidR="00BB3CCB" w:rsidRPr="009432BC" w14:paraId="4E9F6EA1" w14:textId="77777777" w:rsidTr="0068354D">
        <w:trPr>
          <w:trHeight w:val="332"/>
          <w:ins w:id="13900" w:author="Charles Gifford" w:date="2017-03-20T02:52:00Z"/>
        </w:trPr>
        <w:tc>
          <w:tcPr>
            <w:tcW w:w="2155" w:type="dxa"/>
          </w:tcPr>
          <w:p w14:paraId="497D449E" w14:textId="02A9462A" w:rsidR="00BB3CCB" w:rsidRDefault="00BB3CCB" w:rsidP="00BB3CCB">
            <w:pPr>
              <w:pStyle w:val="TABLE-cell"/>
              <w:rPr>
                <w:ins w:id="13901" w:author="Charles Gifford" w:date="2017-03-20T02:52:00Z"/>
                <w:szCs w:val="20"/>
                <w:lang w:val="en-US"/>
              </w:rPr>
            </w:pPr>
            <w:ins w:id="13902" w:author="Charles Gifford" w:date="2017-03-20T02:53:00Z">
              <w:r>
                <w:rPr>
                  <w:szCs w:val="20"/>
                  <w:lang w:val="en-US"/>
                </w:rPr>
                <w:t>Equipment specification property</w:t>
              </w:r>
            </w:ins>
          </w:p>
        </w:tc>
        <w:tc>
          <w:tcPr>
            <w:tcW w:w="2070" w:type="dxa"/>
          </w:tcPr>
          <w:p w14:paraId="65BE3C49" w14:textId="0EF13C1A" w:rsidR="00BB3CCB" w:rsidRDefault="00BB3CCB" w:rsidP="00BB3CCB">
            <w:pPr>
              <w:pStyle w:val="TABLE-cell"/>
              <w:rPr>
                <w:ins w:id="13903" w:author="Charles Gifford" w:date="2017-03-20T02:52:00Z"/>
                <w:szCs w:val="20"/>
                <w:lang w:val="en-US"/>
              </w:rPr>
            </w:pPr>
            <w:ins w:id="13904" w:author="Charles Gifford" w:date="2017-03-20T02:53:00Z">
              <w:r>
                <w:rPr>
                  <w:szCs w:val="20"/>
                  <w:lang w:val="en-US"/>
                </w:rPr>
                <w:t>Equipment specification property</w:t>
              </w:r>
            </w:ins>
          </w:p>
        </w:tc>
        <w:tc>
          <w:tcPr>
            <w:tcW w:w="1080" w:type="dxa"/>
          </w:tcPr>
          <w:p w14:paraId="4E1BA305" w14:textId="7E2E1268" w:rsidR="00BB3CCB" w:rsidRDefault="00BB3CCB" w:rsidP="00BB3CCB">
            <w:pPr>
              <w:pStyle w:val="TABLE-cell"/>
              <w:rPr>
                <w:ins w:id="13905" w:author="Charles Gifford" w:date="2017-03-20T02:52:00Z"/>
                <w:szCs w:val="20"/>
                <w:lang w:val="en-US"/>
              </w:rPr>
            </w:pPr>
            <w:ins w:id="13906" w:author="Charles Gifford" w:date="2017-03-20T02:53:00Z">
              <w:r>
                <w:rPr>
                  <w:szCs w:val="20"/>
                  <w:lang w:val="en-US"/>
                </w:rPr>
                <w:t>0..*</w:t>
              </w:r>
            </w:ins>
          </w:p>
        </w:tc>
        <w:tc>
          <w:tcPr>
            <w:tcW w:w="3780" w:type="dxa"/>
          </w:tcPr>
          <w:p w14:paraId="1549E33E" w14:textId="0C4A642C" w:rsidR="00BB3CCB" w:rsidRDefault="00BB3CCB" w:rsidP="00BB3CCB">
            <w:pPr>
              <w:pStyle w:val="TABLE-cell"/>
              <w:rPr>
                <w:ins w:id="13907" w:author="Charles Gifford" w:date="2017-03-20T02:52:00Z"/>
                <w:lang w:val="en-US"/>
              </w:rPr>
            </w:pPr>
            <w:ins w:id="13908" w:author="Charles Gifford" w:date="2017-03-20T02:53:00Z">
              <w:r w:rsidRPr="004D7C4D">
                <w:rPr>
                  <w:lang w:val="en-US"/>
                </w:rPr>
                <w:t>The</w:t>
              </w:r>
              <w:r>
                <w:t xml:space="preserve"> </w:t>
              </w:r>
              <w:r w:rsidRPr="00BE0F67">
                <w:rPr>
                  <w:i/>
                  <w:lang w:val="en-US"/>
                </w:rPr>
                <w:t>equipment specification property(s)</w:t>
              </w:r>
              <w:r w:rsidRPr="004D7C4D">
                <w:rPr>
                  <w:lang w:val="en-US"/>
                </w:rPr>
                <w:t xml:space="preserve"> of </w:t>
              </w:r>
              <w:r>
                <w:rPr>
                  <w:lang w:val="en-US"/>
                </w:rPr>
                <w:t xml:space="preserve">this </w:t>
              </w:r>
              <w:r>
                <w:rPr>
                  <w:i/>
                  <w:lang w:val="en-US"/>
                </w:rPr>
                <w:t>equipment</w:t>
              </w:r>
              <w:r>
                <w:rPr>
                  <w:lang w:val="en-US"/>
                </w:rPr>
                <w:t xml:space="preserve"> </w:t>
              </w:r>
              <w:r w:rsidRPr="002F42AC">
                <w:rPr>
                  <w:i/>
                  <w:lang w:val="en-US"/>
                </w:rPr>
                <w:t>specification</w:t>
              </w:r>
              <w:r>
                <w:rPr>
                  <w:lang w:val="en-US"/>
                </w:rPr>
                <w:t>.</w:t>
              </w:r>
            </w:ins>
          </w:p>
        </w:tc>
      </w:tr>
      <w:tr w:rsidR="00BB3CCB" w:rsidRPr="009432BC" w14:paraId="3CF5EED4" w14:textId="77777777" w:rsidTr="0068354D">
        <w:trPr>
          <w:trHeight w:val="332"/>
          <w:ins w:id="13909" w:author="Charles Gifford" w:date="2017-03-20T02:52:00Z"/>
        </w:trPr>
        <w:tc>
          <w:tcPr>
            <w:tcW w:w="2155" w:type="dxa"/>
            <w:shd w:val="clear" w:color="auto" w:fill="auto"/>
          </w:tcPr>
          <w:p w14:paraId="5563FDAA" w14:textId="01E2689D" w:rsidR="00BB3CCB" w:rsidRDefault="00BB3CCB" w:rsidP="00BB3CCB">
            <w:pPr>
              <w:pStyle w:val="TABLE-cell"/>
              <w:rPr>
                <w:ins w:id="13910" w:author="Charles Gifford" w:date="2017-03-20T02:52:00Z"/>
                <w:szCs w:val="20"/>
                <w:lang w:val="en-US"/>
              </w:rPr>
            </w:pPr>
            <w:ins w:id="13911" w:author="Charles Gifford" w:date="2017-03-20T02:55:00Z">
              <w:r>
                <w:t>E</w:t>
              </w:r>
              <w:r w:rsidRPr="00446A1E">
                <w:t>quipment</w:t>
              </w:r>
              <w:r w:rsidRPr="00BA207E">
                <w:t xml:space="preserve"> class</w:t>
              </w:r>
            </w:ins>
          </w:p>
        </w:tc>
        <w:tc>
          <w:tcPr>
            <w:tcW w:w="2070" w:type="dxa"/>
            <w:shd w:val="clear" w:color="auto" w:fill="auto"/>
          </w:tcPr>
          <w:p w14:paraId="7807412A" w14:textId="0B18E9E6" w:rsidR="00BB3CCB" w:rsidRDefault="00BB3CCB" w:rsidP="00BB3CCB">
            <w:pPr>
              <w:pStyle w:val="TABLE-cell"/>
              <w:rPr>
                <w:ins w:id="13912" w:author="Charles Gifford" w:date="2017-03-20T02:52:00Z"/>
                <w:szCs w:val="20"/>
                <w:lang w:val="en-US"/>
              </w:rPr>
            </w:pPr>
            <w:ins w:id="13913" w:author="Charles Gifford" w:date="2017-03-20T02:55:00Z">
              <w:r>
                <w:t>E</w:t>
              </w:r>
              <w:r w:rsidRPr="00446A1E">
                <w:t xml:space="preserve">quipment </w:t>
              </w:r>
              <w:r w:rsidRPr="00BA207E">
                <w:t>class</w:t>
              </w:r>
            </w:ins>
          </w:p>
        </w:tc>
        <w:tc>
          <w:tcPr>
            <w:tcW w:w="1080" w:type="dxa"/>
          </w:tcPr>
          <w:p w14:paraId="495BE35D" w14:textId="6EE42088" w:rsidR="00BB3CCB" w:rsidRDefault="00BB3CCB" w:rsidP="00BB3CCB">
            <w:pPr>
              <w:pStyle w:val="TABLE-cell"/>
              <w:rPr>
                <w:ins w:id="13914" w:author="Charles Gifford" w:date="2017-03-20T02:52:00Z"/>
                <w:szCs w:val="20"/>
                <w:lang w:val="en-US"/>
              </w:rPr>
            </w:pPr>
            <w:ins w:id="13915" w:author="Charles Gifford" w:date="2017-03-20T02:55:00Z">
              <w:r w:rsidRPr="0030452A">
                <w:t>0..*</w:t>
              </w:r>
            </w:ins>
          </w:p>
        </w:tc>
        <w:tc>
          <w:tcPr>
            <w:tcW w:w="3780" w:type="dxa"/>
          </w:tcPr>
          <w:p w14:paraId="652E5168" w14:textId="798C7C1E" w:rsidR="00BB3CCB" w:rsidRPr="004D7C4D" w:rsidRDefault="00BB3CCB" w:rsidP="00BB3CCB">
            <w:pPr>
              <w:pStyle w:val="TABLE-cell"/>
              <w:rPr>
                <w:ins w:id="13916" w:author="Charles Gifford" w:date="2017-03-20T02:52:00Z"/>
                <w:lang w:val="en-US"/>
              </w:rPr>
            </w:pPr>
            <w:ins w:id="13917" w:author="Charles Gifford" w:date="2017-03-20T02:55:00Z">
              <w:r>
                <w:t>A cross-model association to</w:t>
              </w:r>
              <w:r w:rsidRPr="00FD719C">
                <w:t xml:space="preserve"> element in the </w:t>
              </w:r>
              <w:r w:rsidRPr="00446A1E">
                <w:t xml:space="preserve">equipment </w:t>
              </w:r>
              <w:r w:rsidRPr="00FD719C">
                <w:t>model</w:t>
              </w:r>
              <w:r>
                <w:t xml:space="preserve"> as explained in clause 4.6.4</w:t>
              </w:r>
              <w:r w:rsidRPr="00FD719C">
                <w:t>.</w:t>
              </w:r>
            </w:ins>
          </w:p>
        </w:tc>
      </w:tr>
      <w:tr w:rsidR="00BB3CCB" w:rsidRPr="009432BC" w14:paraId="67217A78" w14:textId="77777777" w:rsidTr="0068354D">
        <w:trPr>
          <w:trHeight w:val="332"/>
          <w:ins w:id="13918" w:author="Charles Gifford" w:date="2017-03-20T02:52:00Z"/>
        </w:trPr>
        <w:tc>
          <w:tcPr>
            <w:tcW w:w="2155" w:type="dxa"/>
            <w:shd w:val="clear" w:color="auto" w:fill="auto"/>
          </w:tcPr>
          <w:p w14:paraId="41D81202" w14:textId="520720A7" w:rsidR="00BB3CCB" w:rsidRDefault="00BB3CCB" w:rsidP="00BB3CCB">
            <w:pPr>
              <w:pStyle w:val="TABLE-cell"/>
              <w:rPr>
                <w:ins w:id="13919" w:author="Charles Gifford" w:date="2017-03-20T02:52:00Z"/>
                <w:szCs w:val="20"/>
                <w:lang w:val="en-US"/>
              </w:rPr>
            </w:pPr>
            <w:ins w:id="13920" w:author="Charles Gifford" w:date="2017-03-20T02:55:00Z">
              <w:r>
                <w:t>E</w:t>
              </w:r>
              <w:r w:rsidRPr="00446A1E">
                <w:t>quipment</w:t>
              </w:r>
            </w:ins>
          </w:p>
        </w:tc>
        <w:tc>
          <w:tcPr>
            <w:tcW w:w="2070" w:type="dxa"/>
            <w:shd w:val="clear" w:color="auto" w:fill="auto"/>
          </w:tcPr>
          <w:p w14:paraId="1937AC26" w14:textId="1351946E" w:rsidR="00BB3CCB" w:rsidRDefault="00BB3CCB" w:rsidP="00BB3CCB">
            <w:pPr>
              <w:pStyle w:val="TABLE-cell"/>
              <w:rPr>
                <w:ins w:id="13921" w:author="Charles Gifford" w:date="2017-03-20T02:52:00Z"/>
                <w:szCs w:val="20"/>
                <w:lang w:val="en-US"/>
              </w:rPr>
            </w:pPr>
            <w:ins w:id="13922" w:author="Charles Gifford" w:date="2017-03-20T02:55:00Z">
              <w:r>
                <w:t>E</w:t>
              </w:r>
              <w:r w:rsidRPr="00446A1E">
                <w:t>quipment</w:t>
              </w:r>
            </w:ins>
          </w:p>
        </w:tc>
        <w:tc>
          <w:tcPr>
            <w:tcW w:w="1080" w:type="dxa"/>
          </w:tcPr>
          <w:p w14:paraId="07D3E3FB" w14:textId="1AC68414" w:rsidR="00BB3CCB" w:rsidRDefault="00BB3CCB" w:rsidP="00BB3CCB">
            <w:pPr>
              <w:pStyle w:val="TABLE-cell"/>
              <w:rPr>
                <w:ins w:id="13923" w:author="Charles Gifford" w:date="2017-03-20T02:52:00Z"/>
                <w:szCs w:val="20"/>
                <w:lang w:val="en-US"/>
              </w:rPr>
            </w:pPr>
            <w:ins w:id="13924" w:author="Charles Gifford" w:date="2017-03-20T02:55:00Z">
              <w:r w:rsidRPr="0030452A">
                <w:t>0..*</w:t>
              </w:r>
            </w:ins>
          </w:p>
        </w:tc>
        <w:tc>
          <w:tcPr>
            <w:tcW w:w="3780" w:type="dxa"/>
            <w:shd w:val="clear" w:color="auto" w:fill="auto"/>
          </w:tcPr>
          <w:p w14:paraId="66DDD42C" w14:textId="332B16A8" w:rsidR="00BB3CCB" w:rsidRPr="004D7C4D" w:rsidRDefault="00BB3CCB" w:rsidP="00BB3CCB">
            <w:pPr>
              <w:pStyle w:val="TABLE-cell"/>
              <w:rPr>
                <w:ins w:id="13925" w:author="Charles Gifford" w:date="2017-03-20T02:52:00Z"/>
                <w:lang w:val="en-US"/>
              </w:rPr>
            </w:pPr>
            <w:ins w:id="13926" w:author="Charles Gifford" w:date="2017-03-20T02:55:00Z">
              <w:r w:rsidRPr="002C3CDB">
                <w:t xml:space="preserve">A cross-model association to element in the </w:t>
              </w:r>
              <w:r w:rsidRPr="00446A1E">
                <w:t xml:space="preserve">equipment </w:t>
              </w:r>
              <w:r w:rsidRPr="002C3CDB">
                <w:t>model as explained in clause 4.6.4.</w:t>
              </w:r>
            </w:ins>
          </w:p>
        </w:tc>
      </w:tr>
    </w:tbl>
    <w:p w14:paraId="2EF95338" w14:textId="4AA5CCD7" w:rsidR="009E6331" w:rsidRPr="001C220C" w:rsidRDefault="009E6331" w:rsidP="000D7FCB">
      <w:pPr>
        <w:pStyle w:val="TABLE-title"/>
        <w:rPr>
          <w:lang w:val="en-US"/>
        </w:rPr>
      </w:pPr>
      <w:bookmarkStart w:id="13927" w:name="_Ref161734554"/>
      <w:bookmarkStart w:id="13928" w:name="_Toc161631646"/>
      <w:bookmarkStart w:id="13929" w:name="_Toc266864171"/>
      <w:bookmarkStart w:id="13930" w:name="_Toc306621059"/>
      <w:bookmarkStart w:id="13931" w:name="_Toc320178455"/>
      <w:bookmarkStart w:id="13932" w:name="_Toc478492451"/>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207606">
        <w:rPr>
          <w:noProof/>
          <w:lang w:val="en-US"/>
        </w:rPr>
        <w:t>151</w:t>
      </w:r>
      <w:r w:rsidR="00FD29D6">
        <w:rPr>
          <w:lang w:val="en-US"/>
        </w:rPr>
        <w:fldChar w:fldCharType="end"/>
      </w:r>
      <w:bookmarkEnd w:id="13927"/>
      <w:r w:rsidRPr="001C220C">
        <w:rPr>
          <w:lang w:val="en-US"/>
        </w:rPr>
        <w:t xml:space="preserve"> </w:t>
      </w:r>
      <w:r w:rsidR="000D7FCB">
        <w:rPr>
          <w:lang w:val="en-US"/>
        </w:rPr>
        <w:t>–</w:t>
      </w:r>
      <w:r w:rsidRPr="001C220C">
        <w:rPr>
          <w:lang w:val="en-US"/>
        </w:rPr>
        <w:t xml:space="preserve"> </w:t>
      </w:r>
      <w:r w:rsidR="003B2776">
        <w:rPr>
          <w:lang w:val="en-US"/>
        </w:rPr>
        <w:t>E</w:t>
      </w:r>
      <w:r w:rsidRPr="001C220C">
        <w:rPr>
          <w:lang w:val="en-US"/>
        </w:rPr>
        <w:t>quipment specification</w:t>
      </w:r>
      <w:bookmarkEnd w:id="13928"/>
      <w:bookmarkEnd w:id="13929"/>
      <w:bookmarkEnd w:id="13930"/>
      <w:bookmarkEnd w:id="13931"/>
      <w:r w:rsidR="003B2776" w:rsidRPr="00AC2193">
        <w:rPr>
          <w:lang w:val="en-US"/>
        </w:rPr>
        <w:t xml:space="preserve"> </w:t>
      </w:r>
      <w:r w:rsidR="003B2776">
        <w:rPr>
          <w:lang w:val="en-US"/>
        </w:rPr>
        <w:t>attributes</w:t>
      </w:r>
      <w:bookmarkEnd w:id="13932"/>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175"/>
        <w:gridCol w:w="1350"/>
        <w:gridCol w:w="1080"/>
        <w:gridCol w:w="1292"/>
      </w:tblGrid>
      <w:tr w:rsidR="009E6331" w:rsidRPr="001C220C" w14:paraId="546D445A" w14:textId="77777777" w:rsidTr="00806D30">
        <w:trPr>
          <w:tblHeader/>
          <w:jc w:val="center"/>
        </w:trPr>
        <w:tc>
          <w:tcPr>
            <w:tcW w:w="1269" w:type="dxa"/>
          </w:tcPr>
          <w:p w14:paraId="2DFA52E7" w14:textId="77777777" w:rsidR="009E6331" w:rsidRPr="001C220C" w:rsidRDefault="009E6331" w:rsidP="00977AA4">
            <w:pPr>
              <w:pStyle w:val="NormalTableHeader"/>
              <w:keepNext w:val="0"/>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774B2D4C" w14:textId="77777777" w:rsidR="009E6331" w:rsidRPr="001C220C" w:rsidRDefault="009E6331" w:rsidP="00977AA4">
            <w:pPr>
              <w:pStyle w:val="NormalTableHeader"/>
              <w:keepNext w:val="0"/>
              <w:spacing w:before="40"/>
              <w:rPr>
                <w:lang w:val="en-US"/>
              </w:rPr>
            </w:pPr>
            <w:r w:rsidRPr="001C220C">
              <w:rPr>
                <w:lang w:val="en-US"/>
              </w:rPr>
              <w:t>Description</w:t>
            </w:r>
          </w:p>
        </w:tc>
        <w:tc>
          <w:tcPr>
            <w:tcW w:w="1175" w:type="dxa"/>
          </w:tcPr>
          <w:p w14:paraId="1A15C475" w14:textId="77777777" w:rsidR="009E6331" w:rsidRPr="001C220C" w:rsidRDefault="00AE4770" w:rsidP="00977AA4">
            <w:pPr>
              <w:pStyle w:val="NormalTableHeader"/>
              <w:keepNext w:val="0"/>
              <w:spacing w:before="40"/>
              <w:rPr>
                <w:lang w:val="en-US"/>
              </w:rPr>
            </w:pPr>
            <w:r>
              <w:rPr>
                <w:lang w:val="en-US"/>
              </w:rPr>
              <w:t>Production example</w:t>
            </w:r>
            <w:r w:rsidR="009E6331" w:rsidRPr="001C220C">
              <w:rPr>
                <w:lang w:val="en-US"/>
              </w:rPr>
              <w:t>s</w:t>
            </w:r>
          </w:p>
        </w:tc>
        <w:tc>
          <w:tcPr>
            <w:tcW w:w="1350" w:type="dxa"/>
          </w:tcPr>
          <w:p w14:paraId="501E7C1E" w14:textId="77777777" w:rsidR="009E6331" w:rsidRPr="001C220C" w:rsidRDefault="00AE4770" w:rsidP="00977AA4">
            <w:pPr>
              <w:pStyle w:val="NormalTableHeader"/>
              <w:keepNext w:val="0"/>
              <w:spacing w:before="40"/>
              <w:rPr>
                <w:lang w:val="en-US"/>
              </w:rPr>
            </w:pPr>
            <w:r>
              <w:rPr>
                <w:lang w:val="en-US"/>
              </w:rPr>
              <w:t>Maintenance example</w:t>
            </w:r>
            <w:r w:rsidR="009E6331" w:rsidRPr="001C220C">
              <w:rPr>
                <w:lang w:val="en-US"/>
              </w:rPr>
              <w:t>s</w:t>
            </w:r>
          </w:p>
        </w:tc>
        <w:tc>
          <w:tcPr>
            <w:tcW w:w="1080" w:type="dxa"/>
          </w:tcPr>
          <w:p w14:paraId="3C8C6CE8" w14:textId="77777777" w:rsidR="009E6331" w:rsidRPr="001C220C" w:rsidRDefault="00AE4770" w:rsidP="00977AA4">
            <w:pPr>
              <w:pStyle w:val="NormalTableHeader"/>
              <w:keepNext w:val="0"/>
              <w:spacing w:before="40"/>
              <w:rPr>
                <w:lang w:val="en-US"/>
              </w:rPr>
            </w:pPr>
            <w:r>
              <w:rPr>
                <w:lang w:val="en-US"/>
              </w:rPr>
              <w:t>Quality example</w:t>
            </w:r>
            <w:r w:rsidR="009E6331" w:rsidRPr="001C220C">
              <w:rPr>
                <w:lang w:val="en-US"/>
              </w:rPr>
              <w:t>s</w:t>
            </w:r>
          </w:p>
        </w:tc>
        <w:tc>
          <w:tcPr>
            <w:tcW w:w="1292" w:type="dxa"/>
          </w:tcPr>
          <w:p w14:paraId="723ACA3C" w14:textId="77777777" w:rsidR="009E6331" w:rsidRPr="001C220C" w:rsidRDefault="00AE4770" w:rsidP="00977AA4">
            <w:pPr>
              <w:pStyle w:val="NormalTableHeader"/>
              <w:keepNext w:val="0"/>
              <w:spacing w:before="40"/>
              <w:rPr>
                <w:lang w:val="en-US"/>
              </w:rPr>
            </w:pPr>
            <w:r>
              <w:rPr>
                <w:lang w:val="en-US"/>
              </w:rPr>
              <w:t>Inventory example</w:t>
            </w:r>
            <w:r w:rsidR="009E6331" w:rsidRPr="001C220C">
              <w:rPr>
                <w:lang w:val="en-US"/>
              </w:rPr>
              <w:t>s</w:t>
            </w:r>
          </w:p>
        </w:tc>
      </w:tr>
      <w:tr w:rsidR="0061778F" w:rsidRPr="0077686C" w14:paraId="48822C2A" w14:textId="77777777" w:rsidTr="00806D30">
        <w:trPr>
          <w:cantSplit/>
          <w:jc w:val="center"/>
          <w:ins w:id="13933" w:author="Charles Gifford" w:date="2017-03-15T18:49:00Z"/>
        </w:trPr>
        <w:tc>
          <w:tcPr>
            <w:tcW w:w="1269" w:type="dxa"/>
          </w:tcPr>
          <w:p w14:paraId="30DBE0B5" w14:textId="168130BF" w:rsidR="0061778F" w:rsidRPr="001C220C" w:rsidRDefault="0061778F" w:rsidP="0061778F">
            <w:pPr>
              <w:pStyle w:val="TableNormal1"/>
              <w:keepNext w:val="0"/>
              <w:rPr>
                <w:ins w:id="13934" w:author="Charles Gifford" w:date="2017-03-15T18:49:00Z"/>
                <w:lang w:val="en-US"/>
              </w:rPr>
            </w:pPr>
            <w:ins w:id="13935" w:author="Charles Gifford" w:date="2017-03-15T18:50:00Z">
              <w:r w:rsidRPr="0061778F">
                <w:rPr>
                  <w:szCs w:val="16"/>
                </w:rPr>
                <w:t>ID</w:t>
              </w:r>
            </w:ins>
          </w:p>
        </w:tc>
        <w:tc>
          <w:tcPr>
            <w:tcW w:w="2880" w:type="dxa"/>
          </w:tcPr>
          <w:p w14:paraId="7E484309" w14:textId="7F3B9E4F" w:rsidR="0061778F" w:rsidRPr="001C220C" w:rsidRDefault="0061778F" w:rsidP="0061778F">
            <w:pPr>
              <w:pStyle w:val="TableNormal1"/>
              <w:keepNext w:val="0"/>
              <w:rPr>
                <w:ins w:id="13936" w:author="Charles Gifford" w:date="2017-03-15T18:49:00Z"/>
                <w:lang w:val="en-US"/>
              </w:rPr>
            </w:pPr>
            <w:ins w:id="13937" w:author="Charles Gifford" w:date="2017-03-15T18:50:00Z">
              <w:r w:rsidRPr="0061778F">
                <w:rPr>
                  <w:szCs w:val="16"/>
                </w:rPr>
                <w:t xml:space="preserve">A unique identification of a specific </w:t>
              </w:r>
            </w:ins>
            <w:ins w:id="13938" w:author="Charles Gifford" w:date="2017-03-15T18:54:00Z">
              <w:r w:rsidR="004C7DD4" w:rsidRPr="004C7DD4">
                <w:rPr>
                  <w:i/>
                  <w:szCs w:val="16"/>
                </w:rPr>
                <w:t xml:space="preserve">equipment </w:t>
              </w:r>
            </w:ins>
            <w:ins w:id="13939" w:author="Charles Gifford" w:date="2017-03-15T18:50:00Z">
              <w:r w:rsidRPr="0061778F">
                <w:rPr>
                  <w:i/>
                  <w:szCs w:val="16"/>
                </w:rPr>
                <w:t xml:space="preserve">specification. </w:t>
              </w:r>
            </w:ins>
          </w:p>
        </w:tc>
        <w:tc>
          <w:tcPr>
            <w:tcW w:w="1175" w:type="dxa"/>
          </w:tcPr>
          <w:p w14:paraId="3540B4D2" w14:textId="761ED6C2" w:rsidR="0061778F" w:rsidRPr="001C220C" w:rsidRDefault="0061778F" w:rsidP="0061778F">
            <w:pPr>
              <w:pStyle w:val="TableNormal1"/>
              <w:keepNext w:val="0"/>
              <w:rPr>
                <w:ins w:id="13940" w:author="Charles Gifford" w:date="2017-03-15T18:49:00Z"/>
                <w:lang w:val="en-US"/>
              </w:rPr>
            </w:pPr>
            <w:ins w:id="13941" w:author="Charles Gifford" w:date="2017-03-15T18:50:00Z">
              <w:r w:rsidRPr="0061778F">
                <w:rPr>
                  <w:szCs w:val="16"/>
                </w:rPr>
                <w:t xml:space="preserve">PS1-Employee 23 </w:t>
              </w:r>
            </w:ins>
          </w:p>
        </w:tc>
        <w:tc>
          <w:tcPr>
            <w:tcW w:w="1350" w:type="dxa"/>
          </w:tcPr>
          <w:p w14:paraId="0E659C35" w14:textId="1821C24C" w:rsidR="0061778F" w:rsidRPr="001C220C" w:rsidRDefault="0061778F" w:rsidP="0061778F">
            <w:pPr>
              <w:pStyle w:val="TableNormal1"/>
              <w:keepNext w:val="0"/>
              <w:spacing w:before="40"/>
              <w:rPr>
                <w:ins w:id="13942" w:author="Charles Gifford" w:date="2017-03-15T18:49:00Z"/>
                <w:lang w:val="en-US"/>
              </w:rPr>
            </w:pPr>
            <w:ins w:id="13943" w:author="Charles Gifford" w:date="2017-03-15T18:50:00Z">
              <w:r w:rsidRPr="0061778F">
                <w:rPr>
                  <w:szCs w:val="16"/>
                </w:rPr>
                <w:t>PS1-22828</w:t>
              </w:r>
            </w:ins>
          </w:p>
        </w:tc>
        <w:tc>
          <w:tcPr>
            <w:tcW w:w="1080" w:type="dxa"/>
          </w:tcPr>
          <w:p w14:paraId="6B264E68" w14:textId="62278DC9" w:rsidR="0061778F" w:rsidRPr="001C220C" w:rsidRDefault="0061778F" w:rsidP="0061778F">
            <w:pPr>
              <w:pStyle w:val="TableNormal1"/>
              <w:keepNext w:val="0"/>
              <w:spacing w:before="40"/>
              <w:rPr>
                <w:ins w:id="13944" w:author="Charles Gifford" w:date="2017-03-15T18:49:00Z"/>
                <w:lang w:val="en-US"/>
              </w:rPr>
            </w:pPr>
            <w:ins w:id="13945" w:author="Charles Gifford" w:date="2017-03-15T18:50:00Z">
              <w:r w:rsidRPr="0061778F">
                <w:rPr>
                  <w:szCs w:val="16"/>
                </w:rPr>
                <w:t>PS1-999-123-4567</w:t>
              </w:r>
            </w:ins>
          </w:p>
        </w:tc>
        <w:tc>
          <w:tcPr>
            <w:tcW w:w="1292" w:type="dxa"/>
          </w:tcPr>
          <w:p w14:paraId="379ACB9E" w14:textId="2277505B" w:rsidR="0061778F" w:rsidRPr="0077686C" w:rsidRDefault="0061778F" w:rsidP="0061778F">
            <w:pPr>
              <w:pStyle w:val="TableNormal1"/>
              <w:keepNext w:val="0"/>
              <w:spacing w:before="40"/>
              <w:rPr>
                <w:ins w:id="13946" w:author="Charles Gifford" w:date="2017-03-15T18:49:00Z"/>
                <w:lang w:val="fr-FR"/>
              </w:rPr>
            </w:pPr>
            <w:ins w:id="13947" w:author="Charles Gifford" w:date="2017-03-15T18:50:00Z">
              <w:r w:rsidRPr="0061778F">
                <w:rPr>
                  <w:szCs w:val="16"/>
                </w:rPr>
                <w:t>PS1-007</w:t>
              </w:r>
            </w:ins>
          </w:p>
        </w:tc>
      </w:tr>
      <w:tr w:rsidR="00E7099B" w:rsidRPr="0077686C" w14:paraId="38D8C8AF" w14:textId="77777777" w:rsidTr="00806D30">
        <w:trPr>
          <w:cantSplit/>
          <w:jc w:val="center"/>
        </w:trPr>
        <w:tc>
          <w:tcPr>
            <w:tcW w:w="1269" w:type="dxa"/>
          </w:tcPr>
          <w:p w14:paraId="7EE4018A" w14:textId="77777777" w:rsidR="00E7099B" w:rsidRPr="001C220C" w:rsidRDefault="00E7099B" w:rsidP="00977AA4">
            <w:pPr>
              <w:pStyle w:val="TableNormal1"/>
              <w:keepNext w:val="0"/>
              <w:rPr>
                <w:lang w:val="en-US"/>
              </w:rPr>
            </w:pPr>
            <w:r w:rsidRPr="001C220C">
              <w:rPr>
                <w:lang w:val="en-US"/>
              </w:rPr>
              <w:t xml:space="preserve">Equipment </w:t>
            </w:r>
            <w:r w:rsidR="00EF7D1A">
              <w:rPr>
                <w:lang w:val="en-US"/>
              </w:rPr>
              <w:t>c</w:t>
            </w:r>
            <w:r w:rsidRPr="001C220C">
              <w:rPr>
                <w:lang w:val="en-US"/>
              </w:rPr>
              <w:t>lass</w:t>
            </w:r>
          </w:p>
        </w:tc>
        <w:tc>
          <w:tcPr>
            <w:tcW w:w="2880" w:type="dxa"/>
          </w:tcPr>
          <w:p w14:paraId="0C1C0AF7" w14:textId="77777777" w:rsidR="00E7099B" w:rsidRPr="001C220C" w:rsidRDefault="00E7099B" w:rsidP="00977AA4">
            <w:pPr>
              <w:pStyle w:val="TableNormal1"/>
              <w:keepNext w:val="0"/>
              <w:rPr>
                <w:lang w:val="en-US"/>
              </w:rPr>
            </w:pPr>
            <w:r w:rsidRPr="001C220C">
              <w:rPr>
                <w:lang w:val="en-US"/>
              </w:rPr>
              <w:t xml:space="preserve">Identifies the associated </w:t>
            </w:r>
            <w:r w:rsidRPr="001C220C">
              <w:rPr>
                <w:i/>
                <w:lang w:val="en-US"/>
              </w:rPr>
              <w:t xml:space="preserve">equipment class </w:t>
            </w:r>
            <w:r w:rsidRPr="001C220C">
              <w:rPr>
                <w:lang w:val="en-US"/>
              </w:rPr>
              <w:t xml:space="preserve">or set of </w:t>
            </w:r>
            <w:r w:rsidRPr="001C220C">
              <w:rPr>
                <w:i/>
                <w:lang w:val="en-US"/>
              </w:rPr>
              <w:t>equipment classes</w:t>
            </w:r>
            <w:r w:rsidRPr="001C220C">
              <w:rPr>
                <w:lang w:val="en-US"/>
              </w:rPr>
              <w:t xml:space="preserve"> of the specification for a specific segment</w:t>
            </w:r>
            <w:r w:rsidR="008558A5">
              <w:rPr>
                <w:lang w:val="en-US"/>
              </w:rPr>
              <w:t xml:space="preserve">. </w:t>
            </w:r>
          </w:p>
        </w:tc>
        <w:tc>
          <w:tcPr>
            <w:tcW w:w="1175" w:type="dxa"/>
          </w:tcPr>
          <w:p w14:paraId="2ADD54B6" w14:textId="77777777" w:rsidR="00E7099B" w:rsidRPr="001C220C" w:rsidRDefault="00E7099B" w:rsidP="00977AA4">
            <w:pPr>
              <w:pStyle w:val="TableNormal1"/>
              <w:keepNext w:val="0"/>
              <w:rPr>
                <w:lang w:val="en-US"/>
              </w:rPr>
            </w:pPr>
            <w:r w:rsidRPr="001C220C">
              <w:rPr>
                <w:lang w:val="en-US"/>
              </w:rPr>
              <w:t>Widget Polishing Machine</w:t>
            </w:r>
          </w:p>
          <w:p w14:paraId="08079FB0" w14:textId="77777777" w:rsidR="00E7099B" w:rsidRPr="001C220C" w:rsidRDefault="00E7099B" w:rsidP="00977AA4">
            <w:pPr>
              <w:pStyle w:val="TableNormal1"/>
              <w:keepNext w:val="0"/>
              <w:rPr>
                <w:lang w:val="en-US"/>
              </w:rPr>
            </w:pPr>
          </w:p>
        </w:tc>
        <w:tc>
          <w:tcPr>
            <w:tcW w:w="1350" w:type="dxa"/>
          </w:tcPr>
          <w:p w14:paraId="2785E70D" w14:textId="77777777" w:rsidR="00E7099B" w:rsidRPr="001C220C" w:rsidRDefault="00E7099B" w:rsidP="00977AA4">
            <w:pPr>
              <w:pStyle w:val="TableNormal1"/>
              <w:keepNext w:val="0"/>
              <w:spacing w:before="40"/>
              <w:rPr>
                <w:lang w:val="en-US"/>
              </w:rPr>
            </w:pPr>
            <w:r w:rsidRPr="001C220C">
              <w:rPr>
                <w:lang w:val="en-US"/>
              </w:rPr>
              <w:t>Drill</w:t>
            </w:r>
          </w:p>
        </w:tc>
        <w:tc>
          <w:tcPr>
            <w:tcW w:w="1080" w:type="dxa"/>
          </w:tcPr>
          <w:p w14:paraId="56FD9578" w14:textId="77777777" w:rsidR="00E7099B" w:rsidRPr="001C220C" w:rsidRDefault="00E7099B" w:rsidP="00977AA4">
            <w:pPr>
              <w:pStyle w:val="TableNormal1"/>
              <w:keepNext w:val="0"/>
              <w:spacing w:before="40"/>
              <w:rPr>
                <w:lang w:val="en-US"/>
              </w:rPr>
            </w:pPr>
            <w:r w:rsidRPr="001C220C">
              <w:rPr>
                <w:lang w:val="en-US"/>
              </w:rPr>
              <w:t>GCMS</w:t>
            </w:r>
          </w:p>
        </w:tc>
        <w:tc>
          <w:tcPr>
            <w:tcW w:w="1292" w:type="dxa"/>
          </w:tcPr>
          <w:p w14:paraId="595BFBD4" w14:textId="77777777" w:rsidR="00E7099B" w:rsidRPr="0077686C" w:rsidRDefault="00E7099B" w:rsidP="00977AA4">
            <w:pPr>
              <w:pStyle w:val="TableNormal1"/>
              <w:keepNext w:val="0"/>
              <w:spacing w:before="40"/>
              <w:rPr>
                <w:lang w:val="fr-FR"/>
              </w:rPr>
            </w:pPr>
            <w:smartTag w:uri="urn:schemas-microsoft-com:office:smarttags" w:element="chmetcnv">
              <w:smartTagPr>
                <w:attr w:name="TCSC" w:val="0"/>
                <w:attr w:name="NumberType" w:val="1"/>
                <w:attr w:name="Negative" w:val="False"/>
                <w:attr w:name="HasSpace" w:val="True"/>
                <w:attr w:name="SourceValue" w:val="5000"/>
                <w:attr w:name="UnitName" w:val="lb"/>
              </w:smartTagPr>
              <w:r w:rsidRPr="0077686C">
                <w:rPr>
                  <w:lang w:val="fr-FR"/>
                </w:rPr>
                <w:t>5000 LB</w:t>
              </w:r>
            </w:smartTag>
            <w:r w:rsidR="00977AA4">
              <w:rPr>
                <w:lang w:val="fr-FR"/>
              </w:rPr>
              <w:t xml:space="preserve"> CAP SS containment </w:t>
            </w:r>
            <w:r w:rsidRPr="0077686C">
              <w:rPr>
                <w:lang w:val="fr-FR"/>
              </w:rPr>
              <w:t>vessel</w:t>
            </w:r>
          </w:p>
        </w:tc>
      </w:tr>
      <w:tr w:rsidR="00E7099B" w:rsidRPr="001C220C" w14:paraId="308609AE" w14:textId="77777777" w:rsidTr="00806D30">
        <w:trPr>
          <w:cantSplit/>
          <w:jc w:val="center"/>
        </w:trPr>
        <w:tc>
          <w:tcPr>
            <w:tcW w:w="1269" w:type="dxa"/>
          </w:tcPr>
          <w:p w14:paraId="6F97C527" w14:textId="77777777" w:rsidR="00E7099B" w:rsidRPr="001C220C" w:rsidRDefault="00E7099B" w:rsidP="00977AA4">
            <w:pPr>
              <w:pStyle w:val="TableNormal1"/>
              <w:keepNext w:val="0"/>
              <w:rPr>
                <w:lang w:val="en-US"/>
              </w:rPr>
            </w:pPr>
            <w:r w:rsidRPr="001C220C">
              <w:rPr>
                <w:lang w:val="en-US"/>
              </w:rPr>
              <w:t>Equipment</w:t>
            </w:r>
          </w:p>
        </w:tc>
        <w:tc>
          <w:tcPr>
            <w:tcW w:w="2880" w:type="dxa"/>
          </w:tcPr>
          <w:p w14:paraId="2C73525E" w14:textId="77777777" w:rsidR="00E7099B" w:rsidRPr="001C220C" w:rsidRDefault="00E7099B" w:rsidP="00977AA4">
            <w:pPr>
              <w:pStyle w:val="TableNormal1"/>
              <w:keepNext w:val="0"/>
              <w:rPr>
                <w:lang w:val="en-US"/>
              </w:rPr>
            </w:pPr>
            <w:r w:rsidRPr="001C220C">
              <w:rPr>
                <w:lang w:val="en-US"/>
              </w:rPr>
              <w:t xml:space="preserve">Identifies the associated </w:t>
            </w:r>
            <w:r w:rsidRPr="001C220C">
              <w:rPr>
                <w:i/>
                <w:lang w:val="en-US"/>
              </w:rPr>
              <w:t xml:space="preserve">equipment </w:t>
            </w:r>
            <w:r w:rsidRPr="001C220C">
              <w:rPr>
                <w:lang w:val="en-US"/>
              </w:rPr>
              <w:t xml:space="preserve">or set of </w:t>
            </w:r>
            <w:r w:rsidRPr="001C220C">
              <w:rPr>
                <w:i/>
                <w:lang w:val="en-US"/>
              </w:rPr>
              <w:t xml:space="preserve">equipment </w:t>
            </w:r>
            <w:r w:rsidRPr="001C220C">
              <w:rPr>
                <w:lang w:val="en-US"/>
              </w:rPr>
              <w:t>of the specification for a specific segment.</w:t>
            </w:r>
          </w:p>
        </w:tc>
        <w:tc>
          <w:tcPr>
            <w:tcW w:w="1175" w:type="dxa"/>
          </w:tcPr>
          <w:p w14:paraId="5F2BBAE3" w14:textId="77777777" w:rsidR="00E7099B" w:rsidRPr="001C220C" w:rsidRDefault="00E7099B" w:rsidP="00977AA4">
            <w:pPr>
              <w:pStyle w:val="TableNormal1"/>
              <w:keepNext w:val="0"/>
              <w:rPr>
                <w:lang w:val="en-US"/>
              </w:rPr>
            </w:pPr>
            <w:r w:rsidRPr="001C220C">
              <w:rPr>
                <w:lang w:val="en-US"/>
              </w:rPr>
              <w:t>WPM-10</w:t>
            </w:r>
          </w:p>
        </w:tc>
        <w:tc>
          <w:tcPr>
            <w:tcW w:w="1350" w:type="dxa"/>
          </w:tcPr>
          <w:p w14:paraId="2BAD6F08" w14:textId="77777777" w:rsidR="00E7099B" w:rsidRPr="001C220C" w:rsidRDefault="00E7099B" w:rsidP="00977AA4">
            <w:pPr>
              <w:pStyle w:val="TableNormal1"/>
              <w:keepNext w:val="0"/>
              <w:spacing w:before="40"/>
              <w:rPr>
                <w:lang w:val="en-US"/>
              </w:rPr>
            </w:pPr>
            <w:r w:rsidRPr="001C220C">
              <w:rPr>
                <w:lang w:val="en-US"/>
              </w:rPr>
              <w:t>18 VDC Hand Drill #5</w:t>
            </w:r>
          </w:p>
        </w:tc>
        <w:tc>
          <w:tcPr>
            <w:tcW w:w="1080" w:type="dxa"/>
          </w:tcPr>
          <w:p w14:paraId="37895435" w14:textId="77777777" w:rsidR="00E7099B" w:rsidRPr="001C220C" w:rsidRDefault="00E7099B" w:rsidP="00977AA4">
            <w:pPr>
              <w:pStyle w:val="TableNormal1"/>
              <w:keepNext w:val="0"/>
              <w:spacing w:before="40"/>
              <w:rPr>
                <w:lang w:val="en-US"/>
              </w:rPr>
            </w:pPr>
            <w:r w:rsidRPr="001C220C">
              <w:rPr>
                <w:lang w:val="en-US"/>
              </w:rPr>
              <w:t>GCMS-#1001</w:t>
            </w:r>
          </w:p>
        </w:tc>
        <w:tc>
          <w:tcPr>
            <w:tcW w:w="1292" w:type="dxa"/>
          </w:tcPr>
          <w:p w14:paraId="2A7047FA" w14:textId="77777777" w:rsidR="00E7099B" w:rsidRPr="001C220C" w:rsidRDefault="00E7099B" w:rsidP="00977AA4">
            <w:pPr>
              <w:pStyle w:val="TableNormal1"/>
              <w:keepNext w:val="0"/>
              <w:spacing w:before="40"/>
              <w:rPr>
                <w:lang w:val="en-US"/>
              </w:rPr>
            </w:pPr>
            <w:r w:rsidRPr="001C220C">
              <w:rPr>
                <w:lang w:val="en-US"/>
              </w:rPr>
              <w:t>VC#5</w:t>
            </w:r>
          </w:p>
        </w:tc>
      </w:tr>
      <w:tr w:rsidR="00E7099B" w:rsidRPr="001C220C" w14:paraId="3E477BBA" w14:textId="77777777" w:rsidTr="00806D30">
        <w:trPr>
          <w:cantSplit/>
          <w:jc w:val="center"/>
        </w:trPr>
        <w:tc>
          <w:tcPr>
            <w:tcW w:w="1269" w:type="dxa"/>
          </w:tcPr>
          <w:p w14:paraId="212E131B" w14:textId="77777777" w:rsidR="00E7099B" w:rsidRPr="001C220C" w:rsidRDefault="00E7099B" w:rsidP="00977AA4">
            <w:pPr>
              <w:pStyle w:val="TableNormal1"/>
              <w:keepNext w:val="0"/>
              <w:rPr>
                <w:lang w:val="en-US"/>
              </w:rPr>
            </w:pPr>
            <w:r w:rsidRPr="001C220C">
              <w:rPr>
                <w:lang w:val="en-US"/>
              </w:rPr>
              <w:t>Description</w:t>
            </w:r>
          </w:p>
        </w:tc>
        <w:tc>
          <w:tcPr>
            <w:tcW w:w="2880" w:type="dxa"/>
          </w:tcPr>
          <w:p w14:paraId="7F9FC3CD" w14:textId="77777777" w:rsidR="00E7099B" w:rsidRPr="001C220C" w:rsidRDefault="00E7099B" w:rsidP="00977AA4">
            <w:pPr>
              <w:pStyle w:val="TableNormal1"/>
              <w:keepNext w:val="0"/>
              <w:rPr>
                <w:lang w:val="en-US"/>
              </w:rPr>
            </w:pPr>
            <w:r w:rsidRPr="001C220C">
              <w:rPr>
                <w:lang w:val="en-US"/>
              </w:rPr>
              <w:t xml:space="preserve">Contains additional information and descriptions of the </w:t>
            </w:r>
            <w:r w:rsidRPr="001C220C">
              <w:rPr>
                <w:i/>
                <w:lang w:val="en-US"/>
              </w:rPr>
              <w:t>equipment specification</w:t>
            </w:r>
            <w:r w:rsidR="00977AA4">
              <w:rPr>
                <w:i/>
                <w:lang w:val="en-US"/>
              </w:rPr>
              <w:t>.</w:t>
            </w:r>
          </w:p>
        </w:tc>
        <w:tc>
          <w:tcPr>
            <w:tcW w:w="1175" w:type="dxa"/>
          </w:tcPr>
          <w:p w14:paraId="2F279D3D" w14:textId="77777777" w:rsidR="00E7099B" w:rsidRPr="001C220C" w:rsidRDefault="00E7099B" w:rsidP="00977AA4">
            <w:pPr>
              <w:pStyle w:val="TableNormal1"/>
              <w:keepNext w:val="0"/>
              <w:rPr>
                <w:lang w:val="en-US"/>
              </w:rPr>
            </w:pPr>
            <w:r w:rsidRPr="001C220C">
              <w:rPr>
                <w:lang w:val="en-US"/>
              </w:rPr>
              <w:t>Equipment required to polish Export Quality Widgets.</w:t>
            </w:r>
          </w:p>
        </w:tc>
        <w:tc>
          <w:tcPr>
            <w:tcW w:w="1350" w:type="dxa"/>
          </w:tcPr>
          <w:p w14:paraId="1DC7FA1D" w14:textId="77777777" w:rsidR="00E7099B" w:rsidRPr="001C220C" w:rsidRDefault="00E7099B" w:rsidP="00977AA4">
            <w:pPr>
              <w:pStyle w:val="TableNormal1"/>
              <w:keepNext w:val="0"/>
              <w:spacing w:before="40"/>
              <w:rPr>
                <w:lang w:val="en-US"/>
              </w:rPr>
            </w:pPr>
            <w:smartTag w:uri="urn:schemas-microsoft-com:office:smarttags" w:element="place">
              <w:r w:rsidRPr="001C220C">
                <w:rPr>
                  <w:lang w:val="en-US"/>
                </w:rPr>
                <w:t>Battery</w:t>
              </w:r>
            </w:smartTag>
            <w:r w:rsidRPr="001C220C">
              <w:rPr>
                <w:lang w:val="en-US"/>
              </w:rPr>
              <w:t xml:space="preserve"> operated drill required for remote, manual task</w:t>
            </w:r>
          </w:p>
        </w:tc>
        <w:tc>
          <w:tcPr>
            <w:tcW w:w="1080" w:type="dxa"/>
          </w:tcPr>
          <w:p w14:paraId="1BD2F2EB" w14:textId="77777777" w:rsidR="00E7099B" w:rsidRPr="001C220C" w:rsidRDefault="00E7099B" w:rsidP="00977AA4">
            <w:pPr>
              <w:pStyle w:val="TableNormal1"/>
              <w:keepNext w:val="0"/>
              <w:spacing w:before="40"/>
              <w:rPr>
                <w:lang w:val="en-US"/>
              </w:rPr>
            </w:pPr>
            <w:r w:rsidRPr="001C220C">
              <w:rPr>
                <w:lang w:val="en-US"/>
              </w:rPr>
              <w:t>Gas chromatograph for analyzing volatiles</w:t>
            </w:r>
          </w:p>
        </w:tc>
        <w:tc>
          <w:tcPr>
            <w:tcW w:w="1292" w:type="dxa"/>
          </w:tcPr>
          <w:p w14:paraId="06BDE6AF" w14:textId="77777777" w:rsidR="00E7099B" w:rsidRPr="001C220C" w:rsidRDefault="00E7099B" w:rsidP="00977AA4">
            <w:pPr>
              <w:pStyle w:val="TableNormal1"/>
              <w:keepNext w:val="0"/>
              <w:spacing w:before="40"/>
              <w:rPr>
                <w:lang w:val="en-US"/>
              </w:rPr>
            </w:pPr>
            <w:r w:rsidRPr="001C220C">
              <w:rPr>
                <w:lang w:val="en-US"/>
              </w:rPr>
              <w:t>Intermediate bulk container</w:t>
            </w:r>
          </w:p>
        </w:tc>
      </w:tr>
      <w:tr w:rsidR="00F67980" w:rsidRPr="001C220C" w14:paraId="7BA94B94" w14:textId="77777777" w:rsidTr="00806D30">
        <w:trPr>
          <w:cantSplit/>
          <w:jc w:val="center"/>
        </w:trPr>
        <w:tc>
          <w:tcPr>
            <w:tcW w:w="1269" w:type="dxa"/>
          </w:tcPr>
          <w:p w14:paraId="5762523B" w14:textId="77777777" w:rsidR="00F67980" w:rsidRPr="001C220C" w:rsidRDefault="00F67980" w:rsidP="00977AA4">
            <w:pPr>
              <w:pStyle w:val="TableNormal1"/>
              <w:keepNext w:val="0"/>
              <w:rPr>
                <w:lang w:val="en-US"/>
              </w:rPr>
            </w:pPr>
            <w:ins w:id="13948" w:author="Dennis Brandl" w:date="2015-08-17T11:01:00Z">
              <w:r>
                <w:rPr>
                  <w:lang w:val="en-US"/>
                </w:rPr>
                <w:t xml:space="preserve">Hierarchy </w:t>
              </w:r>
            </w:ins>
            <w:r w:rsidR="00EF7D1A">
              <w:rPr>
                <w:lang w:val="en-US"/>
              </w:rPr>
              <w:t>s</w:t>
            </w:r>
            <w:ins w:id="13949" w:author="Dennis Brandl" w:date="2015-08-17T11:01:00Z">
              <w:r>
                <w:rPr>
                  <w:lang w:val="en-US"/>
                </w:rPr>
                <w:t>cope</w:t>
              </w:r>
            </w:ins>
          </w:p>
        </w:tc>
        <w:tc>
          <w:tcPr>
            <w:tcW w:w="2880" w:type="dxa"/>
          </w:tcPr>
          <w:p w14:paraId="71F97C18" w14:textId="77777777" w:rsidR="00F67980" w:rsidRPr="001C220C" w:rsidRDefault="00F67980" w:rsidP="00977AA4">
            <w:pPr>
              <w:pStyle w:val="TableNormal1"/>
              <w:keepNext w:val="0"/>
              <w:rPr>
                <w:ins w:id="13950" w:author="Dennis Brandl" w:date="2015-08-17T11:01:00Z"/>
                <w:lang w:val="en-US"/>
              </w:rPr>
            </w:pPr>
            <w:ins w:id="13951" w:author="Dennis Brandl" w:date="2015-08-17T11:01:00Z">
              <w:r w:rsidRPr="001C220C">
                <w:rPr>
                  <w:lang w:val="en-US"/>
                </w:rPr>
                <w:t>Identifies where the exchanged information fits within the role based equipment hierarchy</w:t>
              </w:r>
              <w:r>
                <w:rPr>
                  <w:lang w:val="en-US"/>
                </w:rPr>
                <w:t xml:space="preserve">. </w:t>
              </w:r>
            </w:ins>
          </w:p>
          <w:p w14:paraId="0B1A9CAF" w14:textId="77777777" w:rsidR="00F67980" w:rsidRPr="001C220C" w:rsidRDefault="00F67980" w:rsidP="00977AA4">
            <w:pPr>
              <w:pStyle w:val="TableNormal1"/>
              <w:keepNext w:val="0"/>
              <w:rPr>
                <w:lang w:val="en-US"/>
              </w:rPr>
            </w:pPr>
          </w:p>
        </w:tc>
        <w:tc>
          <w:tcPr>
            <w:tcW w:w="1175" w:type="dxa"/>
          </w:tcPr>
          <w:p w14:paraId="16F991B6" w14:textId="77777777" w:rsidR="00F67980" w:rsidRPr="001C220C" w:rsidRDefault="00F67980" w:rsidP="00977AA4">
            <w:pPr>
              <w:pStyle w:val="TableNormal1"/>
              <w:keepNext w:val="0"/>
              <w:rPr>
                <w:lang w:val="en-US"/>
              </w:rPr>
            </w:pPr>
            <w:ins w:id="13952" w:author="Dennis Brandl" w:date="2015-08-17T11:01:00Z">
              <w:r w:rsidRPr="001C220C">
                <w:rPr>
                  <w:lang w:val="en-US"/>
                </w:rPr>
                <w:t>East Wing(AREA)/ Manufacturing Line #2(WORK CENTER)</w:t>
              </w:r>
            </w:ins>
          </w:p>
        </w:tc>
        <w:tc>
          <w:tcPr>
            <w:tcW w:w="1350" w:type="dxa"/>
          </w:tcPr>
          <w:p w14:paraId="7F57A611" w14:textId="77777777" w:rsidR="00F67980" w:rsidRPr="001C220C" w:rsidRDefault="00F67980" w:rsidP="00977AA4">
            <w:pPr>
              <w:pStyle w:val="TableNormal1"/>
              <w:keepNext w:val="0"/>
              <w:rPr>
                <w:ins w:id="13953" w:author="Dennis Brandl" w:date="2015-08-17T11:01:00Z"/>
                <w:lang w:val="en-US"/>
              </w:rPr>
            </w:pPr>
            <w:ins w:id="13954" w:author="Dennis Brandl" w:date="2015-08-17T11:01:00Z">
              <w:r w:rsidRPr="001C220C">
                <w:rPr>
                  <w:lang w:val="en-US"/>
                </w:rPr>
                <w:t>CNC Machine</w:t>
              </w:r>
            </w:ins>
          </w:p>
          <w:p w14:paraId="608AC7CB" w14:textId="77777777" w:rsidR="00F67980" w:rsidRPr="001C220C" w:rsidRDefault="00F67980" w:rsidP="00977AA4">
            <w:pPr>
              <w:pStyle w:val="TableNormal1"/>
              <w:keepNext w:val="0"/>
              <w:spacing w:before="40"/>
              <w:rPr>
                <w:lang w:val="en-US"/>
              </w:rPr>
            </w:pPr>
            <w:ins w:id="13955" w:author="Dennis Brandl" w:date="2015-08-17T11:01:00Z">
              <w:r w:rsidRPr="001C220C">
                <w:rPr>
                  <w:lang w:val="en-US"/>
                </w:rPr>
                <w:t>Asset ID 13465</w:t>
              </w:r>
            </w:ins>
          </w:p>
        </w:tc>
        <w:tc>
          <w:tcPr>
            <w:tcW w:w="1080" w:type="dxa"/>
          </w:tcPr>
          <w:p w14:paraId="471FAD0F" w14:textId="77777777" w:rsidR="00F67980" w:rsidRPr="001C220C" w:rsidRDefault="00F67980" w:rsidP="00977AA4">
            <w:pPr>
              <w:pStyle w:val="TableNormal1"/>
              <w:keepNext w:val="0"/>
              <w:rPr>
                <w:ins w:id="13956" w:author="Dennis Brandl" w:date="2015-08-17T11:01:00Z"/>
                <w:lang w:val="en-US"/>
              </w:rPr>
            </w:pPr>
            <w:ins w:id="13957" w:author="Dennis Brandl" w:date="2015-08-17T11:01:00Z">
              <w:r w:rsidRPr="001C220C">
                <w:rPr>
                  <w:lang w:val="en-US"/>
                </w:rPr>
                <w:t>Test Cell 4</w:t>
              </w:r>
            </w:ins>
          </w:p>
          <w:p w14:paraId="253EEB06" w14:textId="77777777" w:rsidR="00F67980" w:rsidRPr="001C220C" w:rsidRDefault="00F67980" w:rsidP="00977AA4">
            <w:pPr>
              <w:pStyle w:val="TableNormal1"/>
              <w:keepNext w:val="0"/>
              <w:spacing w:before="40"/>
              <w:rPr>
                <w:lang w:val="en-US"/>
              </w:rPr>
            </w:pPr>
            <w:ins w:id="13958" w:author="Dennis Brandl" w:date="2015-08-17T11:01:00Z">
              <w:r w:rsidRPr="001C220C">
                <w:rPr>
                  <w:lang w:val="en-US"/>
                </w:rPr>
                <w:t>Receiving</w:t>
              </w:r>
            </w:ins>
          </w:p>
        </w:tc>
        <w:tc>
          <w:tcPr>
            <w:tcW w:w="1292" w:type="dxa"/>
          </w:tcPr>
          <w:p w14:paraId="79CAFF19" w14:textId="77777777" w:rsidR="00F67980" w:rsidRPr="001C220C" w:rsidRDefault="00F67980" w:rsidP="00977AA4">
            <w:pPr>
              <w:pStyle w:val="TableNormal1"/>
              <w:keepNext w:val="0"/>
              <w:spacing w:before="40"/>
              <w:rPr>
                <w:lang w:val="en-US"/>
              </w:rPr>
            </w:pPr>
            <w:ins w:id="13959" w:author="Dennis Brandl" w:date="2015-08-17T11:01:00Z">
              <w:r w:rsidRPr="001C220C">
                <w:rPr>
                  <w:lang w:val="en-US"/>
                </w:rPr>
                <w:t>Warehouse B</w:t>
              </w:r>
            </w:ins>
          </w:p>
        </w:tc>
      </w:tr>
      <w:tr w:rsidR="009F2B95" w:rsidRPr="00A756AC" w14:paraId="4600EFE6" w14:textId="77777777" w:rsidTr="00600813">
        <w:trPr>
          <w:cantSplit/>
          <w:jc w:val="center"/>
          <w:ins w:id="13960" w:author="Charles Gifford" w:date="2016-01-11T12:56:00Z"/>
        </w:trPr>
        <w:tc>
          <w:tcPr>
            <w:tcW w:w="1269" w:type="dxa"/>
          </w:tcPr>
          <w:p w14:paraId="55D482B5" w14:textId="77777777" w:rsidR="009F2B95" w:rsidRPr="00E32145" w:rsidRDefault="009F2B95" w:rsidP="009F2B95">
            <w:pPr>
              <w:pStyle w:val="TABLE-cell"/>
              <w:rPr>
                <w:ins w:id="13961" w:author="Charles Gifford" w:date="2017-03-17T21:42:00Z"/>
                <w:lang w:val="en-US"/>
              </w:rPr>
            </w:pPr>
            <w:ins w:id="13962" w:author="Charles Gifford" w:date="2017-03-17T21:42:00Z">
              <w:r>
                <w:rPr>
                  <w:lang w:val="en-US"/>
                </w:rPr>
                <w:t>Spatial definition</w:t>
              </w:r>
            </w:ins>
          </w:p>
          <w:p w14:paraId="37824865" w14:textId="77777777" w:rsidR="009F2B95" w:rsidRPr="009042FD" w:rsidRDefault="009F2B95" w:rsidP="009F2B95">
            <w:pPr>
              <w:pStyle w:val="TableNormal1"/>
              <w:keepNext w:val="0"/>
              <w:rPr>
                <w:ins w:id="13963" w:author="Charles Gifford" w:date="2016-01-11T12:56:00Z"/>
                <w:lang w:val="en-US"/>
              </w:rPr>
            </w:pPr>
          </w:p>
        </w:tc>
        <w:tc>
          <w:tcPr>
            <w:tcW w:w="2880" w:type="dxa"/>
          </w:tcPr>
          <w:p w14:paraId="1C202176" w14:textId="1B7D91E7" w:rsidR="009F2B95" w:rsidRPr="009042FD" w:rsidRDefault="009F2B95" w:rsidP="009F2B95">
            <w:pPr>
              <w:pStyle w:val="TableNormal1"/>
              <w:keepNext w:val="0"/>
              <w:rPr>
                <w:ins w:id="13964" w:author="Charles Gifford" w:date="2016-01-11T12:56:00Z"/>
                <w:lang w:val="en-US"/>
              </w:rPr>
            </w:pPr>
            <w:ins w:id="13965" w:author="Charles Gifford" w:date="2017-03-17T21:42:00Z">
              <w:r>
                <w:rPr>
                  <w:lang w:val="en-US"/>
                </w:rPr>
                <w:t>S</w:t>
              </w:r>
              <w:r w:rsidRPr="00E32145">
                <w:rPr>
                  <w:lang w:val="en-US"/>
                </w:rPr>
                <w:t xml:space="preserve">patially defines the </w:t>
              </w:r>
              <w:r w:rsidRPr="00D21A98">
                <w:rPr>
                  <w:i/>
                  <w:lang w:val="en-US"/>
                </w:rPr>
                <w:t>equipment</w:t>
              </w:r>
              <w:r>
                <w:rPr>
                  <w:i/>
                  <w:lang w:val="en-US"/>
                </w:rPr>
                <w:t xml:space="preserve"> </w:t>
              </w:r>
              <w:r>
                <w:rPr>
                  <w:lang w:val="en-US"/>
                </w:rPr>
                <w:t xml:space="preserve">specified by this </w:t>
              </w:r>
              <w:r>
                <w:rPr>
                  <w:i/>
                  <w:lang w:val="en-US"/>
                </w:rPr>
                <w:t>equipment specification</w:t>
              </w:r>
              <w:r w:rsidRPr="00E32145">
                <w:rPr>
                  <w:lang w:val="en-US"/>
                </w:rPr>
                <w:t xml:space="preserve"> as a </w:t>
              </w:r>
              <w:r w:rsidRPr="00C30F13">
                <w:rPr>
                  <w:lang w:val="en-US"/>
                </w:rPr>
                <w:t>0-dimensional point, 1-dimensional line, or 2-dimensional shape or 3-dimensional solid</w:t>
              </w:r>
              <w:r w:rsidRPr="00E32145">
                <w:rPr>
                  <w:lang w:val="en-US"/>
                </w:rPr>
                <w:t>.</w:t>
              </w:r>
            </w:ins>
          </w:p>
        </w:tc>
        <w:tc>
          <w:tcPr>
            <w:tcW w:w="1175" w:type="dxa"/>
          </w:tcPr>
          <w:p w14:paraId="17B06C62" w14:textId="3E5B8624" w:rsidR="009F2B95" w:rsidRPr="009042FD" w:rsidRDefault="009F2B95" w:rsidP="009F2B95">
            <w:pPr>
              <w:pStyle w:val="TableNormal1"/>
              <w:keepNext w:val="0"/>
              <w:rPr>
                <w:ins w:id="13966" w:author="Charles Gifford" w:date="2016-01-11T12:56:00Z"/>
                <w:lang w:val="en-US"/>
              </w:rPr>
            </w:pPr>
            <w:ins w:id="13967" w:author="Charles Gifford" w:date="2017-03-17T21:42:00Z">
              <w:r w:rsidRPr="00E32145">
                <w:rPr>
                  <w:lang w:val="en-US"/>
                </w:rPr>
                <w:t>4326 / EPSG / GPX / lat="45.35" lon="24.15"</w:t>
              </w:r>
            </w:ins>
          </w:p>
        </w:tc>
        <w:tc>
          <w:tcPr>
            <w:tcW w:w="1350" w:type="dxa"/>
          </w:tcPr>
          <w:p w14:paraId="663AAE23" w14:textId="1CD1C5E4" w:rsidR="009F2B95" w:rsidRPr="009042FD" w:rsidRDefault="009F2B95" w:rsidP="009F2B95">
            <w:pPr>
              <w:pStyle w:val="TableNormal1"/>
              <w:keepNext w:val="0"/>
              <w:rPr>
                <w:ins w:id="13968" w:author="Charles Gifford" w:date="2016-01-11T12:56:00Z"/>
                <w:lang w:val="en-US"/>
              </w:rPr>
            </w:pPr>
            <w:ins w:id="13969" w:author="Charles Gifford" w:date="2017-03-17T21:42:00Z">
              <w:r w:rsidRPr="00E32145">
                <w:rPr>
                  <w:lang w:val="en-US"/>
                </w:rPr>
                <w:t>5800 / EPSG / WKT / POINT ( -1000 463 )</w:t>
              </w:r>
            </w:ins>
          </w:p>
        </w:tc>
        <w:tc>
          <w:tcPr>
            <w:tcW w:w="1080" w:type="dxa"/>
          </w:tcPr>
          <w:p w14:paraId="743759F1" w14:textId="1B752A2D" w:rsidR="009F2B95" w:rsidRPr="009042FD" w:rsidRDefault="009F2B95" w:rsidP="009F2B95">
            <w:pPr>
              <w:pStyle w:val="TableNormal1"/>
              <w:keepNext w:val="0"/>
              <w:rPr>
                <w:ins w:id="13970" w:author="Charles Gifford" w:date="2016-01-11T12:56:00Z"/>
                <w:lang w:val="en-US"/>
              </w:rPr>
            </w:pPr>
            <w:ins w:id="13971" w:author="Charles Gifford" w:date="2017-03-17T21:42:00Z">
              <w:r w:rsidRPr="00E32145">
                <w:rPr>
                  <w:lang w:val="en-US"/>
                </w:rPr>
                <w:t>4269 / EPSG / WKT / POINT ( 3848472 96789 )</w:t>
              </w:r>
            </w:ins>
          </w:p>
        </w:tc>
        <w:tc>
          <w:tcPr>
            <w:tcW w:w="1292" w:type="dxa"/>
          </w:tcPr>
          <w:p w14:paraId="0A825B9B" w14:textId="5DC34382" w:rsidR="009F2B95" w:rsidRPr="009042FD" w:rsidRDefault="009F2B95" w:rsidP="009F2B95">
            <w:pPr>
              <w:pStyle w:val="TableNormal1"/>
              <w:keepNext w:val="0"/>
              <w:spacing w:before="40"/>
              <w:rPr>
                <w:ins w:id="13972" w:author="Charles Gifford" w:date="2016-01-11T12:56:00Z"/>
                <w:lang w:val="en-US"/>
              </w:rPr>
            </w:pPr>
            <w:ins w:id="13973" w:author="Charles Gifford" w:date="2017-03-17T21:42:00Z">
              <w:r w:rsidRPr="00E32145">
                <w:rPr>
                  <w:lang w:val="en-US"/>
                </w:rPr>
                <w:t>6283 / EPSG / WKT / POLYGON ( ( -646.99 676.18, -645.14 683.09, -646.99 676.18 ) )</w:t>
              </w:r>
            </w:ins>
          </w:p>
        </w:tc>
      </w:tr>
      <w:tr w:rsidR="009F2B95" w:rsidRPr="00A756AC" w14:paraId="2B1128D2" w14:textId="77777777" w:rsidTr="00600813">
        <w:trPr>
          <w:cantSplit/>
          <w:jc w:val="center"/>
          <w:ins w:id="13974" w:author="Charles Gifford" w:date="2017-03-17T21:42:00Z"/>
        </w:trPr>
        <w:tc>
          <w:tcPr>
            <w:tcW w:w="1269" w:type="dxa"/>
          </w:tcPr>
          <w:p w14:paraId="6D561A7B" w14:textId="2701A77F" w:rsidR="009F2B95" w:rsidRDefault="009F2B95" w:rsidP="009F2B95">
            <w:pPr>
              <w:pStyle w:val="TableNormal1"/>
              <w:keepNext w:val="0"/>
              <w:rPr>
                <w:ins w:id="13975" w:author="Charles Gifford" w:date="2017-03-17T21:42:00Z"/>
                <w:lang w:val="en-US"/>
              </w:rPr>
            </w:pPr>
            <w:ins w:id="13976" w:author="Charles Gifford" w:date="2017-03-17T21:42:00Z">
              <w:r>
                <w:rPr>
                  <w:lang w:val="en-US"/>
                </w:rPr>
                <w:t>Operational location</w:t>
              </w:r>
            </w:ins>
          </w:p>
        </w:tc>
        <w:tc>
          <w:tcPr>
            <w:tcW w:w="2880" w:type="dxa"/>
          </w:tcPr>
          <w:p w14:paraId="1B42E47C" w14:textId="058381BE" w:rsidR="009F2B95" w:rsidRPr="000071CE" w:rsidRDefault="009F2B95" w:rsidP="009F2B95">
            <w:pPr>
              <w:pStyle w:val="TableNormal1"/>
              <w:keepNext w:val="0"/>
              <w:rPr>
                <w:ins w:id="13977" w:author="Charles Gifford" w:date="2017-03-17T21:42:00Z"/>
                <w:lang w:val="en-US"/>
              </w:rPr>
            </w:pPr>
            <w:ins w:id="13978" w:author="Charles Gifford" w:date="2017-03-17T21:42:00Z">
              <w:r w:rsidRPr="00E32145">
                <w:rPr>
                  <w:lang w:val="en-US"/>
                </w:rPr>
                <w:t xml:space="preserve">Identifies the </w:t>
              </w:r>
              <w:r w:rsidRPr="00877CE7">
                <w:rPr>
                  <w:lang w:val="en-US"/>
                </w:rPr>
                <w:t>operational location</w:t>
              </w:r>
              <w:r w:rsidRPr="00E32145">
                <w:rPr>
                  <w:lang w:val="en-US"/>
                </w:rPr>
                <w:t xml:space="preserve"> of the </w:t>
              </w:r>
              <w:r w:rsidRPr="00D21A98">
                <w:rPr>
                  <w:i/>
                  <w:lang w:val="en-US"/>
                </w:rPr>
                <w:t>equipment</w:t>
              </w:r>
              <w:r w:rsidRPr="00E32145">
                <w:rPr>
                  <w:lang w:val="en-US"/>
                </w:rPr>
                <w:t xml:space="preserve"> specified by this </w:t>
              </w:r>
              <w:r>
                <w:rPr>
                  <w:i/>
                  <w:lang w:val="en-US"/>
                </w:rPr>
                <w:t>equipment</w:t>
              </w:r>
              <w:r w:rsidRPr="00E32145">
                <w:rPr>
                  <w:i/>
                  <w:lang w:val="en-US"/>
                </w:rPr>
                <w:t xml:space="preserve"> specification</w:t>
              </w:r>
              <w:r w:rsidRPr="00E32145">
                <w:rPr>
                  <w:lang w:val="en-US"/>
                </w:rPr>
                <w:t>.</w:t>
              </w:r>
            </w:ins>
          </w:p>
        </w:tc>
        <w:tc>
          <w:tcPr>
            <w:tcW w:w="1175" w:type="dxa"/>
          </w:tcPr>
          <w:p w14:paraId="70443000" w14:textId="2114F7E5" w:rsidR="009F2B95" w:rsidRDefault="009F2B95" w:rsidP="009F2B95">
            <w:pPr>
              <w:pStyle w:val="TableNormal1"/>
              <w:keepNext w:val="0"/>
              <w:rPr>
                <w:ins w:id="13979" w:author="Charles Gifford" w:date="2017-03-17T21:42:00Z"/>
                <w:lang w:val="en-US"/>
              </w:rPr>
            </w:pPr>
            <w:ins w:id="13980" w:author="Charles Gifford" w:date="2017-03-17T21:42:00Z">
              <w:r>
                <w:rPr>
                  <w:lang w:val="en-US"/>
                </w:rPr>
                <w:t>SST57</w:t>
              </w:r>
            </w:ins>
          </w:p>
        </w:tc>
        <w:tc>
          <w:tcPr>
            <w:tcW w:w="1350" w:type="dxa"/>
          </w:tcPr>
          <w:p w14:paraId="02F270BB" w14:textId="3C76C390" w:rsidR="009F2B95" w:rsidRDefault="009F2B95" w:rsidP="009F2B95">
            <w:pPr>
              <w:pStyle w:val="TableNormal1"/>
              <w:keepNext w:val="0"/>
              <w:rPr>
                <w:ins w:id="13981" w:author="Charles Gifford" w:date="2017-03-17T21:42:00Z"/>
                <w:lang w:val="en-US"/>
              </w:rPr>
            </w:pPr>
            <w:ins w:id="13982" w:author="Charles Gifford" w:date="2017-03-17T21:42:00Z">
              <w:r>
                <w:rPr>
                  <w:lang w:val="en-US"/>
                </w:rPr>
                <w:t>Shed4S-8</w:t>
              </w:r>
            </w:ins>
          </w:p>
        </w:tc>
        <w:tc>
          <w:tcPr>
            <w:tcW w:w="1080" w:type="dxa"/>
          </w:tcPr>
          <w:p w14:paraId="29DB6BCF" w14:textId="33394E12" w:rsidR="009F2B95" w:rsidRDefault="009F2B95" w:rsidP="009F2B95">
            <w:pPr>
              <w:pStyle w:val="TableNormal1"/>
              <w:keepNext w:val="0"/>
              <w:rPr>
                <w:ins w:id="13983" w:author="Charles Gifford" w:date="2017-03-17T21:42:00Z"/>
                <w:lang w:val="en-US"/>
              </w:rPr>
            </w:pPr>
            <w:ins w:id="13984" w:author="Charles Gifford" w:date="2017-03-17T21:42:00Z">
              <w:r>
                <w:rPr>
                  <w:lang w:val="en-US"/>
                </w:rPr>
                <w:t>3822</w:t>
              </w:r>
            </w:ins>
          </w:p>
        </w:tc>
        <w:tc>
          <w:tcPr>
            <w:tcW w:w="1292" w:type="dxa"/>
          </w:tcPr>
          <w:p w14:paraId="61C3AEAE" w14:textId="3874CB73" w:rsidR="009F2B95" w:rsidRDefault="009F2B95" w:rsidP="009F2B95">
            <w:pPr>
              <w:pStyle w:val="TableNormal1"/>
              <w:keepNext w:val="0"/>
              <w:spacing w:before="40"/>
              <w:rPr>
                <w:ins w:id="13985" w:author="Charles Gifford" w:date="2017-03-17T21:42:00Z"/>
                <w:lang w:val="en-US"/>
              </w:rPr>
            </w:pPr>
            <w:ins w:id="13986" w:author="Charles Gifford" w:date="2017-03-17T21:42:00Z">
              <w:r>
                <w:rPr>
                  <w:lang w:val="en-US"/>
                </w:rPr>
                <w:t>WH1</w:t>
              </w:r>
            </w:ins>
          </w:p>
        </w:tc>
      </w:tr>
      <w:tr w:rsidR="009F2B95" w:rsidRPr="00A756AC" w14:paraId="05FC9427" w14:textId="77777777" w:rsidTr="00600813">
        <w:trPr>
          <w:cantSplit/>
          <w:jc w:val="center"/>
          <w:ins w:id="13987" w:author="Charles Gifford" w:date="2017-03-17T21:42:00Z"/>
        </w:trPr>
        <w:tc>
          <w:tcPr>
            <w:tcW w:w="1269" w:type="dxa"/>
          </w:tcPr>
          <w:p w14:paraId="78B2179D" w14:textId="73ADDC7B" w:rsidR="009F2B95" w:rsidRDefault="009F2B95" w:rsidP="009F2B95">
            <w:pPr>
              <w:pStyle w:val="TableNormal1"/>
              <w:keepNext w:val="0"/>
              <w:rPr>
                <w:ins w:id="13988" w:author="Charles Gifford" w:date="2017-03-17T21:42:00Z"/>
                <w:lang w:val="en-US"/>
              </w:rPr>
            </w:pPr>
            <w:ins w:id="13989" w:author="Charles Gifford" w:date="2017-03-17T21:42:00Z">
              <w:r>
                <w:rPr>
                  <w:lang w:val="en-US"/>
                </w:rPr>
                <w:t>Operational location type</w:t>
              </w:r>
            </w:ins>
          </w:p>
        </w:tc>
        <w:tc>
          <w:tcPr>
            <w:tcW w:w="2880" w:type="dxa"/>
          </w:tcPr>
          <w:p w14:paraId="6FF0557D" w14:textId="77777777" w:rsidR="009F2B95" w:rsidRPr="00EF1162" w:rsidRDefault="009F2B95" w:rsidP="009F2B95">
            <w:pPr>
              <w:pStyle w:val="TableNormal1"/>
              <w:rPr>
                <w:ins w:id="13990" w:author="Charles Gifford" w:date="2017-03-17T21:42:00Z"/>
              </w:rPr>
            </w:pPr>
            <w:ins w:id="13991" w:author="Charles Gifford" w:date="2017-03-17T21:42:00Z">
              <w:r w:rsidRPr="00EF1162">
                <w:t xml:space="preserve">Indicates whether the </w:t>
              </w:r>
              <w:r>
                <w:t xml:space="preserve">operational </w:t>
              </w:r>
              <w:r w:rsidRPr="00EF1162">
                <w:t>location attribute refers to a</w:t>
              </w:r>
              <w:r>
                <w:t>n</w:t>
              </w:r>
              <w:r w:rsidRPr="00EF1162">
                <w:t xml:space="preserve"> </w:t>
              </w:r>
              <w:r w:rsidRPr="00EF1162">
                <w:rPr>
                  <w:i/>
                </w:rPr>
                <w:t>operational</w:t>
              </w:r>
              <w:r>
                <w:t xml:space="preserve"> </w:t>
              </w:r>
              <w:r w:rsidRPr="00EF1162">
                <w:rPr>
                  <w:i/>
                </w:rPr>
                <w:t>location</w:t>
              </w:r>
              <w:r w:rsidRPr="00EF1162">
                <w:t xml:space="preserve"> object, or contains a description of the </w:t>
              </w:r>
              <w:r>
                <w:t xml:space="preserve">operational </w:t>
              </w:r>
              <w:r w:rsidRPr="00EF1162">
                <w:t>location.</w:t>
              </w:r>
            </w:ins>
          </w:p>
          <w:p w14:paraId="720C9185" w14:textId="77777777" w:rsidR="009F2B95" w:rsidRPr="00EF1162" w:rsidRDefault="009F2B95" w:rsidP="009F2B95">
            <w:pPr>
              <w:pStyle w:val="TableNormal1"/>
              <w:rPr>
                <w:ins w:id="13992" w:author="Charles Gifford" w:date="2017-03-17T21:42:00Z"/>
              </w:rPr>
            </w:pPr>
            <w:ins w:id="13993" w:author="Charles Gifford" w:date="2017-03-17T21:42:00Z">
              <w:r w:rsidRPr="00EF1162">
                <w:t>Mandatory where a</w:t>
              </w:r>
              <w:r>
                <w:t>n operational</w:t>
              </w:r>
              <w:r w:rsidRPr="00EF1162">
                <w:t xml:space="preserve"> location </w:t>
              </w:r>
              <w:r>
                <w:t xml:space="preserve">attribute </w:t>
              </w:r>
              <w:r w:rsidRPr="00EF1162">
                <w:t>is specified.  Defined values are:</w:t>
              </w:r>
            </w:ins>
          </w:p>
          <w:p w14:paraId="673797EC" w14:textId="77777777" w:rsidR="009F2B95" w:rsidRPr="00EF1162" w:rsidRDefault="009F2B95" w:rsidP="009F2B95">
            <w:pPr>
              <w:pStyle w:val="TableNormal1"/>
              <w:rPr>
                <w:ins w:id="13994" w:author="Charles Gifford" w:date="2017-03-17T21:42:00Z"/>
              </w:rPr>
            </w:pPr>
            <w:ins w:id="13995" w:author="Charles Gifford" w:date="2017-03-17T21:42:00Z">
              <w:r>
                <w:t xml:space="preserve">Operational </w:t>
              </w:r>
              <w:r w:rsidRPr="00EF1162">
                <w:t xml:space="preserve">Location – </w:t>
              </w:r>
              <w:r>
                <w:t>Operational l</w:t>
              </w:r>
              <w:r w:rsidRPr="00EF1162">
                <w:t>ocation attribute references a</w:t>
              </w:r>
              <w:r>
                <w:t>n</w:t>
              </w:r>
              <w:r w:rsidRPr="00EF1162">
                <w:t xml:space="preserve"> </w:t>
              </w:r>
              <w:r w:rsidRPr="00EF1162">
                <w:rPr>
                  <w:i/>
                </w:rPr>
                <w:t>operational</w:t>
              </w:r>
              <w:r>
                <w:t xml:space="preserve"> </w:t>
              </w:r>
              <w:r w:rsidRPr="00EF1162">
                <w:rPr>
                  <w:i/>
                </w:rPr>
                <w:t>location</w:t>
              </w:r>
              <w:r w:rsidRPr="00EF1162">
                <w:t>.</w:t>
              </w:r>
            </w:ins>
          </w:p>
          <w:p w14:paraId="6340D4AC" w14:textId="5ACC1545" w:rsidR="009F2B95" w:rsidRPr="000071CE" w:rsidRDefault="009F2B95" w:rsidP="009F2B95">
            <w:pPr>
              <w:pStyle w:val="TableNormal1"/>
              <w:keepNext w:val="0"/>
              <w:rPr>
                <w:ins w:id="13996" w:author="Charles Gifford" w:date="2017-03-17T21:42:00Z"/>
                <w:lang w:val="en-US"/>
              </w:rPr>
            </w:pPr>
            <w:ins w:id="13997" w:author="Charles Gifford" w:date="2017-03-17T21:42:00Z">
              <w:r>
                <w:rPr>
                  <w:lang w:val="en-US"/>
                </w:rPr>
                <w:t>Description – Operational l</w:t>
              </w:r>
              <w:r w:rsidRPr="00EF1162">
                <w:rPr>
                  <w:lang w:val="en-US"/>
                </w:rPr>
                <w:t xml:space="preserve">ocation attribute contains a description of the </w:t>
              </w:r>
              <w:r>
                <w:rPr>
                  <w:lang w:val="en-US"/>
                </w:rPr>
                <w:t xml:space="preserve">operational </w:t>
              </w:r>
              <w:r w:rsidRPr="00EF1162">
                <w:rPr>
                  <w:lang w:val="en-US"/>
                </w:rPr>
                <w:t>location, such as a street address.</w:t>
              </w:r>
            </w:ins>
          </w:p>
        </w:tc>
        <w:tc>
          <w:tcPr>
            <w:tcW w:w="1175" w:type="dxa"/>
          </w:tcPr>
          <w:p w14:paraId="492BC764" w14:textId="6258DE6B" w:rsidR="009F2B95" w:rsidRDefault="009F2B95" w:rsidP="009F2B95">
            <w:pPr>
              <w:pStyle w:val="TableNormal1"/>
              <w:keepNext w:val="0"/>
              <w:rPr>
                <w:ins w:id="13998" w:author="Charles Gifford" w:date="2017-03-17T21:42:00Z"/>
                <w:lang w:val="en-US"/>
              </w:rPr>
            </w:pPr>
            <w:ins w:id="13999" w:author="Charles Gifford" w:date="2017-03-17T21:42:00Z">
              <w:r>
                <w:rPr>
                  <w:lang w:val="en-US"/>
                </w:rPr>
                <w:t>Operational Location</w:t>
              </w:r>
            </w:ins>
          </w:p>
        </w:tc>
        <w:tc>
          <w:tcPr>
            <w:tcW w:w="1350" w:type="dxa"/>
          </w:tcPr>
          <w:p w14:paraId="2F8D194D" w14:textId="06598D5C" w:rsidR="009F2B95" w:rsidRDefault="009F2B95" w:rsidP="009F2B95">
            <w:pPr>
              <w:pStyle w:val="TableNormal1"/>
              <w:keepNext w:val="0"/>
              <w:rPr>
                <w:ins w:id="14000" w:author="Charles Gifford" w:date="2017-03-17T21:42:00Z"/>
                <w:lang w:val="en-US"/>
              </w:rPr>
            </w:pPr>
            <w:ins w:id="14001" w:author="Charles Gifford" w:date="2017-03-17T21:42:00Z">
              <w:r>
                <w:rPr>
                  <w:lang w:val="en-US"/>
                </w:rPr>
                <w:t>Description</w:t>
              </w:r>
            </w:ins>
          </w:p>
        </w:tc>
        <w:tc>
          <w:tcPr>
            <w:tcW w:w="1080" w:type="dxa"/>
          </w:tcPr>
          <w:p w14:paraId="53106DDF" w14:textId="3490B7C6" w:rsidR="009F2B95" w:rsidRDefault="009F2B95" w:rsidP="009F2B95">
            <w:pPr>
              <w:pStyle w:val="TableNormal1"/>
              <w:keepNext w:val="0"/>
              <w:rPr>
                <w:ins w:id="14002" w:author="Charles Gifford" w:date="2017-03-17T21:42:00Z"/>
                <w:lang w:val="en-US"/>
              </w:rPr>
            </w:pPr>
            <w:ins w:id="14003" w:author="Charles Gifford" w:date="2017-03-17T21:42:00Z">
              <w:r>
                <w:rPr>
                  <w:lang w:val="en-US"/>
                </w:rPr>
                <w:t>Operational Location</w:t>
              </w:r>
            </w:ins>
          </w:p>
        </w:tc>
        <w:tc>
          <w:tcPr>
            <w:tcW w:w="1292" w:type="dxa"/>
          </w:tcPr>
          <w:p w14:paraId="3853E81E" w14:textId="2EE6E6FF" w:rsidR="009F2B95" w:rsidRDefault="009F2B95" w:rsidP="009F2B95">
            <w:pPr>
              <w:pStyle w:val="TableNormal1"/>
              <w:keepNext w:val="0"/>
              <w:spacing w:before="40"/>
              <w:rPr>
                <w:ins w:id="14004" w:author="Charles Gifford" w:date="2017-03-17T21:42:00Z"/>
                <w:lang w:val="en-US"/>
              </w:rPr>
            </w:pPr>
            <w:ins w:id="14005" w:author="Charles Gifford" w:date="2017-03-17T21:42:00Z">
              <w:r>
                <w:rPr>
                  <w:lang w:val="en-US"/>
                </w:rPr>
                <w:t>Operational Location</w:t>
              </w:r>
            </w:ins>
          </w:p>
        </w:tc>
      </w:tr>
      <w:tr w:rsidR="00F67980" w:rsidRPr="001C220C" w14:paraId="0CFEC220" w14:textId="77777777" w:rsidTr="00806D30">
        <w:trPr>
          <w:cantSplit/>
          <w:jc w:val="center"/>
        </w:trPr>
        <w:tc>
          <w:tcPr>
            <w:tcW w:w="1269" w:type="dxa"/>
          </w:tcPr>
          <w:p w14:paraId="2D0012F0" w14:textId="77777777" w:rsidR="00F67980" w:rsidRPr="001C220C" w:rsidRDefault="00F67980" w:rsidP="00977AA4">
            <w:pPr>
              <w:pStyle w:val="TableNormal1"/>
              <w:keepNext w:val="0"/>
              <w:rPr>
                <w:lang w:val="en-US"/>
              </w:rPr>
            </w:pPr>
            <w:r w:rsidRPr="001C220C">
              <w:rPr>
                <w:lang w:val="en-US"/>
              </w:rPr>
              <w:t xml:space="preserve">Equipment </w:t>
            </w:r>
            <w:r w:rsidR="00EF7D1A">
              <w:rPr>
                <w:lang w:val="en-US"/>
              </w:rPr>
              <w:t>u</w:t>
            </w:r>
            <w:r w:rsidRPr="001C220C">
              <w:rPr>
                <w:lang w:val="en-US"/>
              </w:rPr>
              <w:t>se</w:t>
            </w:r>
          </w:p>
        </w:tc>
        <w:tc>
          <w:tcPr>
            <w:tcW w:w="2880" w:type="dxa"/>
          </w:tcPr>
          <w:p w14:paraId="76E3467E" w14:textId="77777777" w:rsidR="00F67980" w:rsidRPr="001C220C" w:rsidRDefault="00F67980" w:rsidP="00977AA4">
            <w:pPr>
              <w:pStyle w:val="TableNormal1"/>
              <w:keepNext w:val="0"/>
              <w:rPr>
                <w:lang w:val="en-US"/>
              </w:rPr>
            </w:pPr>
            <w:r w:rsidRPr="001C220C">
              <w:rPr>
                <w:lang w:val="en-US"/>
              </w:rPr>
              <w:t xml:space="preserve">Defines the expected use of the </w:t>
            </w:r>
            <w:r w:rsidRPr="00EF7D1A">
              <w:rPr>
                <w:i/>
                <w:lang w:val="en-US"/>
              </w:rPr>
              <w:t>equipment class</w:t>
            </w:r>
            <w:r w:rsidRPr="001C220C">
              <w:rPr>
                <w:lang w:val="en-US"/>
              </w:rPr>
              <w:t xml:space="preserve"> or </w:t>
            </w:r>
            <w:r w:rsidRPr="00EF7D1A">
              <w:rPr>
                <w:i/>
                <w:lang w:val="en-US"/>
              </w:rPr>
              <w:t>equipment</w:t>
            </w:r>
            <w:r w:rsidRPr="001C220C">
              <w:rPr>
                <w:lang w:val="en-US"/>
              </w:rPr>
              <w:t xml:space="preserve">. </w:t>
            </w:r>
          </w:p>
        </w:tc>
        <w:tc>
          <w:tcPr>
            <w:tcW w:w="1175" w:type="dxa"/>
          </w:tcPr>
          <w:p w14:paraId="081450A7" w14:textId="77777777" w:rsidR="00F67980" w:rsidRPr="001C220C" w:rsidRDefault="00F67980" w:rsidP="00977AA4">
            <w:pPr>
              <w:pStyle w:val="TableNormal1"/>
              <w:keepNext w:val="0"/>
              <w:rPr>
                <w:lang w:val="en-US"/>
              </w:rPr>
            </w:pPr>
            <w:r w:rsidRPr="001C220C">
              <w:rPr>
                <w:lang w:val="en-US"/>
              </w:rPr>
              <w:t>Part finishing</w:t>
            </w:r>
          </w:p>
        </w:tc>
        <w:tc>
          <w:tcPr>
            <w:tcW w:w="1350" w:type="dxa"/>
          </w:tcPr>
          <w:p w14:paraId="0E66DA55" w14:textId="77777777" w:rsidR="00F67980" w:rsidRPr="001C220C" w:rsidRDefault="00F67980" w:rsidP="00977AA4">
            <w:pPr>
              <w:pStyle w:val="TableNormal1"/>
              <w:keepNext w:val="0"/>
              <w:spacing w:before="40"/>
              <w:rPr>
                <w:lang w:val="en-US"/>
              </w:rPr>
            </w:pPr>
            <w:r w:rsidRPr="001C220C">
              <w:rPr>
                <w:lang w:val="en-US"/>
              </w:rPr>
              <w:t>Assembly setup</w:t>
            </w:r>
          </w:p>
        </w:tc>
        <w:tc>
          <w:tcPr>
            <w:tcW w:w="1080" w:type="dxa"/>
          </w:tcPr>
          <w:p w14:paraId="1AD2A32E" w14:textId="77777777" w:rsidR="00F67980" w:rsidRPr="001C220C" w:rsidRDefault="00F67980" w:rsidP="00977AA4">
            <w:pPr>
              <w:pStyle w:val="TableNormal1"/>
              <w:keepNext w:val="0"/>
              <w:spacing w:before="40"/>
              <w:rPr>
                <w:lang w:val="en-US"/>
              </w:rPr>
            </w:pPr>
            <w:r w:rsidRPr="001C220C">
              <w:rPr>
                <w:lang w:val="en-US"/>
              </w:rPr>
              <w:t>%VOC Test result</w:t>
            </w:r>
          </w:p>
        </w:tc>
        <w:tc>
          <w:tcPr>
            <w:tcW w:w="1292" w:type="dxa"/>
          </w:tcPr>
          <w:p w14:paraId="1DCAED4F" w14:textId="77777777" w:rsidR="00F67980" w:rsidRPr="001C220C" w:rsidRDefault="00F67980" w:rsidP="00977AA4">
            <w:pPr>
              <w:pStyle w:val="TableNormal1"/>
              <w:keepNext w:val="0"/>
              <w:spacing w:before="40"/>
              <w:rPr>
                <w:lang w:val="en-US"/>
              </w:rPr>
            </w:pPr>
            <w:r w:rsidRPr="001C220C">
              <w:rPr>
                <w:lang w:val="en-US"/>
              </w:rPr>
              <w:t>Raw material staging</w:t>
            </w:r>
          </w:p>
        </w:tc>
      </w:tr>
      <w:tr w:rsidR="00F67980" w:rsidRPr="001C220C" w14:paraId="62F86C56" w14:textId="77777777" w:rsidTr="00806D30">
        <w:trPr>
          <w:cantSplit/>
          <w:jc w:val="center"/>
        </w:trPr>
        <w:tc>
          <w:tcPr>
            <w:tcW w:w="1269" w:type="dxa"/>
          </w:tcPr>
          <w:p w14:paraId="2469F19C" w14:textId="77777777" w:rsidR="00F67980" w:rsidRPr="001C220C" w:rsidRDefault="00F67980" w:rsidP="00977AA4">
            <w:pPr>
              <w:pStyle w:val="TableNormal1"/>
              <w:keepNext w:val="0"/>
              <w:rPr>
                <w:lang w:val="en-US"/>
              </w:rPr>
            </w:pPr>
            <w:r w:rsidRPr="001C220C">
              <w:rPr>
                <w:lang w:val="en-US"/>
              </w:rPr>
              <w:t>Quantity</w:t>
            </w:r>
          </w:p>
        </w:tc>
        <w:tc>
          <w:tcPr>
            <w:tcW w:w="2880" w:type="dxa"/>
          </w:tcPr>
          <w:p w14:paraId="0F66B90E" w14:textId="77777777" w:rsidR="00F67980" w:rsidRPr="001C220C" w:rsidRDefault="00F67980" w:rsidP="00977AA4">
            <w:pPr>
              <w:pStyle w:val="TableNormal1"/>
              <w:keepNext w:val="0"/>
              <w:rPr>
                <w:lang w:val="en-US"/>
              </w:rPr>
            </w:pPr>
            <w:r w:rsidRPr="001C220C">
              <w:rPr>
                <w:lang w:val="en-US"/>
              </w:rPr>
              <w:t>Specifies the amount of equipment resources required for the parent segment, if applicable.</w:t>
            </w:r>
          </w:p>
        </w:tc>
        <w:tc>
          <w:tcPr>
            <w:tcW w:w="1175" w:type="dxa"/>
          </w:tcPr>
          <w:p w14:paraId="72D5F738" w14:textId="77777777" w:rsidR="00F67980" w:rsidRPr="001C220C" w:rsidRDefault="00F67980" w:rsidP="00977AA4">
            <w:pPr>
              <w:pStyle w:val="TableNormal1"/>
              <w:keepNext w:val="0"/>
              <w:rPr>
                <w:lang w:val="en-US"/>
              </w:rPr>
            </w:pPr>
            <w:r w:rsidRPr="001C220C">
              <w:rPr>
                <w:lang w:val="en-US"/>
              </w:rPr>
              <w:t>0</w:t>
            </w:r>
            <w:r>
              <w:rPr>
                <w:lang w:val="en-US"/>
              </w:rPr>
              <w:t>,</w:t>
            </w:r>
            <w:r w:rsidRPr="001C220C">
              <w:rPr>
                <w:lang w:val="en-US"/>
              </w:rPr>
              <w:t>5 {shared between two segments}</w:t>
            </w:r>
          </w:p>
        </w:tc>
        <w:tc>
          <w:tcPr>
            <w:tcW w:w="1350" w:type="dxa"/>
          </w:tcPr>
          <w:p w14:paraId="157A14D6" w14:textId="77777777" w:rsidR="00F67980" w:rsidRPr="001C220C" w:rsidRDefault="00F67980" w:rsidP="00977AA4">
            <w:pPr>
              <w:pStyle w:val="TableNormal1"/>
              <w:keepNext w:val="0"/>
              <w:spacing w:before="40"/>
              <w:rPr>
                <w:lang w:val="en-US"/>
              </w:rPr>
            </w:pPr>
            <w:r w:rsidRPr="001C220C">
              <w:rPr>
                <w:lang w:val="en-US"/>
              </w:rPr>
              <w:t>1</w:t>
            </w:r>
          </w:p>
        </w:tc>
        <w:tc>
          <w:tcPr>
            <w:tcW w:w="1080" w:type="dxa"/>
          </w:tcPr>
          <w:p w14:paraId="077E0207" w14:textId="77777777" w:rsidR="00F67980" w:rsidRPr="001C220C" w:rsidRDefault="00F67980" w:rsidP="00977AA4">
            <w:pPr>
              <w:pStyle w:val="TableNormal1"/>
              <w:keepNext w:val="0"/>
              <w:spacing w:before="40"/>
              <w:rPr>
                <w:lang w:val="en-US"/>
              </w:rPr>
            </w:pPr>
            <w:r w:rsidRPr="001C220C">
              <w:rPr>
                <w:lang w:val="en-US"/>
              </w:rPr>
              <w:t>1</w:t>
            </w:r>
          </w:p>
        </w:tc>
        <w:tc>
          <w:tcPr>
            <w:tcW w:w="1292" w:type="dxa"/>
          </w:tcPr>
          <w:p w14:paraId="0820876F" w14:textId="77777777" w:rsidR="00F67980" w:rsidRPr="001C220C" w:rsidRDefault="00F67980" w:rsidP="00977AA4">
            <w:pPr>
              <w:pStyle w:val="TableNormal1"/>
              <w:keepNext w:val="0"/>
              <w:spacing w:before="40"/>
              <w:rPr>
                <w:lang w:val="en-US"/>
              </w:rPr>
            </w:pPr>
            <w:r w:rsidRPr="001C220C">
              <w:rPr>
                <w:lang w:val="en-US"/>
              </w:rPr>
              <w:t>1</w:t>
            </w:r>
          </w:p>
        </w:tc>
      </w:tr>
      <w:tr w:rsidR="00F67980" w:rsidRPr="001C220C" w14:paraId="0B0A8EF5" w14:textId="77777777" w:rsidTr="00806D30">
        <w:trPr>
          <w:cantSplit/>
          <w:jc w:val="center"/>
        </w:trPr>
        <w:tc>
          <w:tcPr>
            <w:tcW w:w="1269" w:type="dxa"/>
          </w:tcPr>
          <w:p w14:paraId="6F61163A" w14:textId="77777777" w:rsidR="00F67980" w:rsidRPr="001C220C" w:rsidRDefault="00F67980" w:rsidP="00977AA4">
            <w:pPr>
              <w:pStyle w:val="TableNormal1"/>
              <w:keepNext w:val="0"/>
              <w:rPr>
                <w:lang w:val="en-US"/>
              </w:rPr>
            </w:pPr>
            <w:r w:rsidRPr="001C220C">
              <w:rPr>
                <w:lang w:val="en-US"/>
              </w:rPr>
              <w:t xml:space="preserve">Quantity </w:t>
            </w:r>
            <w:r w:rsidR="00EF7D1A">
              <w:rPr>
                <w:lang w:val="en-US"/>
              </w:rPr>
              <w:t>u</w:t>
            </w:r>
            <w:r w:rsidRPr="001C220C">
              <w:rPr>
                <w:lang w:val="en-US"/>
              </w:rPr>
              <w:t xml:space="preserve">nit of </w:t>
            </w:r>
            <w:r w:rsidR="00EF7D1A">
              <w:rPr>
                <w:lang w:val="en-US"/>
              </w:rPr>
              <w:t>m</w:t>
            </w:r>
            <w:r w:rsidRPr="001C220C">
              <w:rPr>
                <w:lang w:val="en-US"/>
              </w:rPr>
              <w:t>easure</w:t>
            </w:r>
          </w:p>
        </w:tc>
        <w:tc>
          <w:tcPr>
            <w:tcW w:w="2880" w:type="dxa"/>
          </w:tcPr>
          <w:p w14:paraId="7A9E99FD" w14:textId="77777777" w:rsidR="00F67980" w:rsidRPr="001C220C" w:rsidRDefault="00F67980" w:rsidP="00977AA4">
            <w:pPr>
              <w:pStyle w:val="TableNormal1"/>
              <w:keepNext w:val="0"/>
              <w:rPr>
                <w:lang w:val="en-US"/>
              </w:rPr>
            </w:pPr>
            <w:r w:rsidRPr="001C220C">
              <w:rPr>
                <w:lang w:val="en-US"/>
              </w:rPr>
              <w:t>The unit of measure of the associated quantity, if applicable.</w:t>
            </w:r>
          </w:p>
        </w:tc>
        <w:tc>
          <w:tcPr>
            <w:tcW w:w="1175" w:type="dxa"/>
          </w:tcPr>
          <w:p w14:paraId="318686E8" w14:textId="77777777" w:rsidR="00F67980" w:rsidRPr="001C220C" w:rsidRDefault="00F67980" w:rsidP="00977AA4">
            <w:pPr>
              <w:pStyle w:val="TableNormal1"/>
              <w:keepNext w:val="0"/>
              <w:rPr>
                <w:lang w:val="en-US"/>
              </w:rPr>
            </w:pPr>
            <w:r w:rsidRPr="001C220C">
              <w:rPr>
                <w:lang w:val="en-US"/>
              </w:rPr>
              <w:t>Each</w:t>
            </w:r>
          </w:p>
        </w:tc>
        <w:tc>
          <w:tcPr>
            <w:tcW w:w="1350" w:type="dxa"/>
          </w:tcPr>
          <w:p w14:paraId="10F23FD6" w14:textId="77777777" w:rsidR="00F67980" w:rsidRPr="001C220C" w:rsidRDefault="00F67980" w:rsidP="00977AA4">
            <w:pPr>
              <w:pStyle w:val="TableNormal1"/>
              <w:keepNext w:val="0"/>
              <w:spacing w:before="40"/>
              <w:rPr>
                <w:lang w:val="en-US"/>
              </w:rPr>
            </w:pPr>
            <w:r w:rsidRPr="001C220C">
              <w:rPr>
                <w:lang w:val="en-US"/>
              </w:rPr>
              <w:t>Each</w:t>
            </w:r>
          </w:p>
        </w:tc>
        <w:tc>
          <w:tcPr>
            <w:tcW w:w="1080" w:type="dxa"/>
          </w:tcPr>
          <w:p w14:paraId="3887A825" w14:textId="77777777" w:rsidR="00F67980" w:rsidRPr="001C220C" w:rsidRDefault="00F67980" w:rsidP="00977AA4">
            <w:pPr>
              <w:pStyle w:val="TableNormal1"/>
              <w:keepNext w:val="0"/>
              <w:spacing w:before="40"/>
              <w:rPr>
                <w:lang w:val="en-US"/>
              </w:rPr>
            </w:pPr>
            <w:r w:rsidRPr="001C220C">
              <w:rPr>
                <w:lang w:val="en-US"/>
              </w:rPr>
              <w:t>Each</w:t>
            </w:r>
          </w:p>
        </w:tc>
        <w:tc>
          <w:tcPr>
            <w:tcW w:w="1292" w:type="dxa"/>
          </w:tcPr>
          <w:p w14:paraId="474A5E25" w14:textId="77777777" w:rsidR="00F67980" w:rsidRPr="001C220C" w:rsidRDefault="00F67980" w:rsidP="00977AA4">
            <w:pPr>
              <w:pStyle w:val="TableNormal1"/>
              <w:keepNext w:val="0"/>
              <w:spacing w:before="40"/>
              <w:rPr>
                <w:lang w:val="en-US"/>
              </w:rPr>
            </w:pPr>
            <w:r w:rsidRPr="001C220C">
              <w:rPr>
                <w:lang w:val="en-US"/>
              </w:rPr>
              <w:t>Each</w:t>
            </w:r>
          </w:p>
        </w:tc>
      </w:tr>
    </w:tbl>
    <w:p w14:paraId="2F1AF47E" w14:textId="79E97D05" w:rsidR="009E6331" w:rsidRPr="001C220C" w:rsidRDefault="009F2B95" w:rsidP="00600813">
      <w:pPr>
        <w:pStyle w:val="NOTE0"/>
        <w:rPr>
          <w:lang w:val="en-US"/>
        </w:rPr>
      </w:pPr>
      <w:ins w:id="14006" w:author="Charles Gifford" w:date="2017-03-17T21:42:00Z">
        <w:r w:rsidRPr="009F2B95">
          <w:rPr>
            <w:lang w:val="en-US"/>
          </w:rPr>
          <w:t>NOTE</w:t>
        </w:r>
        <w:r w:rsidRPr="009F2B95">
          <w:rPr>
            <w:lang w:val="en-US"/>
          </w:rPr>
          <w:tab/>
          <w:t xml:space="preserve">An </w:t>
        </w:r>
        <w:r w:rsidRPr="00207606">
          <w:rPr>
            <w:i/>
            <w:lang w:val="en-US"/>
          </w:rPr>
          <w:t>equipment specification</w:t>
        </w:r>
        <w:r w:rsidRPr="009F2B95">
          <w:rPr>
            <w:lang w:val="en-US"/>
          </w:rPr>
          <w:t xml:space="preserve"> may specify both a spatial definition and an operational location where it is necessary to specify the spatial definition of the specified </w:t>
        </w:r>
        <w:r w:rsidRPr="00AD7F7C">
          <w:rPr>
            <w:i/>
            <w:lang w:val="en-US"/>
          </w:rPr>
          <w:t xml:space="preserve">equipment </w:t>
        </w:r>
        <w:r w:rsidRPr="009F2B95">
          <w:rPr>
            <w:lang w:val="en-US"/>
          </w:rPr>
          <w:t>within a given operational location.</w:t>
        </w:r>
      </w:ins>
    </w:p>
    <w:p w14:paraId="3822550C" w14:textId="77777777" w:rsidR="009E6331" w:rsidRPr="001C220C" w:rsidRDefault="009E6331" w:rsidP="003E1075">
      <w:pPr>
        <w:pStyle w:val="Heading3"/>
      </w:pPr>
      <w:bookmarkStart w:id="14007" w:name="_Toc161566448"/>
      <w:bookmarkStart w:id="14008" w:name="_Toc320176959"/>
      <w:r w:rsidRPr="001C220C">
        <w:t>Equipment specification property</w:t>
      </w:r>
      <w:bookmarkEnd w:id="14007"/>
      <w:bookmarkEnd w:id="14008"/>
    </w:p>
    <w:p w14:paraId="18258DF2" w14:textId="77777777" w:rsidR="004D470D" w:rsidRDefault="004D470D" w:rsidP="004D470D">
      <w:pPr>
        <w:pStyle w:val="PARAGRAPH"/>
        <w:rPr>
          <w:lang w:val="en-US"/>
        </w:rPr>
      </w:pPr>
      <w:r w:rsidRPr="001C220C">
        <w:rPr>
          <w:lang w:val="en-US"/>
        </w:rPr>
        <w:t xml:space="preserve">Specific properties that are required </w:t>
      </w:r>
      <w:r>
        <w:rPr>
          <w:lang w:val="en-US"/>
        </w:rPr>
        <w:t xml:space="preserve">for </w:t>
      </w:r>
      <w:r>
        <w:rPr>
          <w:i/>
          <w:lang w:val="en-US"/>
        </w:rPr>
        <w:t>equipment</w:t>
      </w:r>
      <w:r w:rsidRPr="000C7AD0">
        <w:rPr>
          <w:i/>
          <w:lang w:val="en-US"/>
        </w:rPr>
        <w:t xml:space="preserve"> specifications</w:t>
      </w:r>
      <w:r>
        <w:rPr>
          <w:lang w:val="en-US"/>
        </w:rPr>
        <w:t xml:space="preserve"> </w:t>
      </w:r>
      <w:r w:rsidRPr="001C220C">
        <w:rPr>
          <w:lang w:val="en-US"/>
        </w:rPr>
        <w:t xml:space="preserve">shall be presented as </w:t>
      </w:r>
      <w:r>
        <w:rPr>
          <w:i/>
          <w:lang w:val="en-US"/>
        </w:rPr>
        <w:t xml:space="preserve">equipment </w:t>
      </w:r>
      <w:r w:rsidRPr="000C7AD0">
        <w:rPr>
          <w:i/>
          <w:lang w:val="en-US"/>
        </w:rPr>
        <w:t>specification properties</w:t>
      </w:r>
      <w:r w:rsidRPr="001C220C">
        <w:rPr>
          <w:lang w:val="en-US"/>
        </w:rPr>
        <w:t>.</w:t>
      </w:r>
      <w:r w:rsidRPr="00AE642B">
        <w:rPr>
          <w:lang w:val="en-US"/>
        </w:rPr>
        <w:t xml:space="preserve"> </w:t>
      </w:r>
    </w:p>
    <w:p w14:paraId="73C3358F" w14:textId="77777777" w:rsidR="00ED0076" w:rsidRPr="001C220C" w:rsidRDefault="00ED0076" w:rsidP="00ED0076">
      <w:pPr>
        <w:pStyle w:val="NOTE0"/>
        <w:rPr>
          <w:lang w:val="en-US"/>
        </w:rPr>
      </w:pPr>
      <w:r w:rsidRPr="001C220C">
        <w:rPr>
          <w:lang w:val="en-US"/>
        </w:rPr>
        <w:t>NOTE</w:t>
      </w:r>
      <w:r w:rsidRPr="001C220C">
        <w:rPr>
          <w:lang w:val="en-US"/>
        </w:rPr>
        <w:t> </w:t>
      </w:r>
      <w:r w:rsidRPr="001C220C">
        <w:rPr>
          <w:lang w:val="en-US"/>
        </w:rPr>
        <w:t xml:space="preserve">Examples of </w:t>
      </w:r>
      <w:r w:rsidRPr="004D470D">
        <w:rPr>
          <w:i/>
          <w:lang w:val="en-US"/>
        </w:rPr>
        <w:t>equipment specification properties</w:t>
      </w:r>
      <w:r w:rsidRPr="001C220C">
        <w:rPr>
          <w:i/>
          <w:lang w:val="en-US"/>
        </w:rPr>
        <w:t xml:space="preserve"> </w:t>
      </w:r>
      <w:r w:rsidRPr="001C220C">
        <w:rPr>
          <w:lang w:val="en-US"/>
        </w:rPr>
        <w:t xml:space="preserve">are material of construction, maximum material capacity, and minimum heat extraction amount. </w:t>
      </w:r>
    </w:p>
    <w:p w14:paraId="22EA9514" w14:textId="77777777" w:rsidR="009E6331" w:rsidRPr="001C220C" w:rsidRDefault="000B39AE" w:rsidP="000D7FCB">
      <w:pPr>
        <w:pStyle w:val="PARAGRAPH"/>
        <w:rPr>
          <w:lang w:val="en-US"/>
        </w:rPr>
      </w:pPr>
      <w:r w:rsidRPr="004D470D">
        <w:rPr>
          <w:i/>
          <w:lang w:val="en-US"/>
        </w:rPr>
        <w:t>Equipment specification properties</w:t>
      </w:r>
      <w:r>
        <w:rPr>
          <w:lang w:val="en-US"/>
        </w:rPr>
        <w:t xml:space="preserve"> may contain nested </w:t>
      </w:r>
      <w:r w:rsidRPr="004D470D">
        <w:rPr>
          <w:i/>
          <w:lang w:val="en-US"/>
        </w:rPr>
        <w:t>equipment specification properties</w:t>
      </w:r>
      <w:r>
        <w:rPr>
          <w:lang w:val="en-US"/>
        </w:rPr>
        <w:t>.</w:t>
      </w:r>
    </w:p>
    <w:bookmarkStart w:id="14009" w:name="_Ref161734596"/>
    <w:bookmarkStart w:id="14010" w:name="_Toc161631647"/>
    <w:bookmarkStart w:id="14011" w:name="_Toc266864172"/>
    <w:bookmarkStart w:id="14012" w:name="_Toc306621060"/>
    <w:bookmarkStart w:id="14013" w:name="_Toc320178456"/>
    <w:p w14:paraId="1C65E9EC" w14:textId="22882D0D" w:rsidR="00AC0D95" w:rsidRDefault="00977AA4" w:rsidP="00AC0D95">
      <w:pPr>
        <w:pStyle w:val="PARAGRAPH"/>
        <w:rPr>
          <w:lang w:val="en-US"/>
        </w:rPr>
      </w:pPr>
      <w:r>
        <w:rPr>
          <w:lang w:val="en-US"/>
        </w:rPr>
        <w:fldChar w:fldCharType="begin"/>
      </w:r>
      <w:r>
        <w:rPr>
          <w:lang w:val="en-US"/>
        </w:rPr>
        <w:instrText xml:space="preserve"> REF _Ref449166876 \h </w:instrText>
      </w:r>
      <w:r>
        <w:rPr>
          <w:lang w:val="en-US"/>
        </w:rPr>
      </w:r>
      <w:r>
        <w:rPr>
          <w:lang w:val="en-US"/>
        </w:rPr>
        <w:fldChar w:fldCharType="separate"/>
      </w:r>
      <w:r w:rsidR="00207606" w:rsidRPr="001C220C">
        <w:rPr>
          <w:lang w:val="en-US"/>
        </w:rPr>
        <w:t xml:space="preserve">Table </w:t>
      </w:r>
      <w:r w:rsidR="00207606">
        <w:rPr>
          <w:noProof/>
          <w:lang w:val="en-US"/>
        </w:rPr>
        <w:t>152</w:t>
      </w:r>
      <w:r>
        <w:rPr>
          <w:lang w:val="en-US"/>
        </w:rPr>
        <w:fldChar w:fldCharType="end"/>
      </w:r>
      <w:r>
        <w:rPr>
          <w:lang w:val="en-US"/>
        </w:rPr>
        <w:t xml:space="preserve"> </w:t>
      </w:r>
      <w:r w:rsidR="004D470D" w:rsidRPr="001C220C">
        <w:rPr>
          <w:lang w:val="en-US"/>
        </w:rPr>
        <w:t xml:space="preserve">defines the </w:t>
      </w:r>
      <w:r w:rsidR="00AC0D95">
        <w:rPr>
          <w:lang w:val="en-US"/>
        </w:rPr>
        <w:t>relationship</w:t>
      </w:r>
      <w:r w:rsidR="00BB3CCB">
        <w:rPr>
          <w:lang w:val="en-US"/>
        </w:rPr>
        <w:t xml:space="preserve"> role</w:t>
      </w:r>
      <w:r w:rsidR="004D470D" w:rsidRPr="001C220C">
        <w:rPr>
          <w:lang w:val="en-US"/>
        </w:rPr>
        <w:t xml:space="preserve">s for </w:t>
      </w:r>
      <w:r w:rsidR="003C4FED">
        <w:rPr>
          <w:lang w:val="en-US"/>
        </w:rPr>
        <w:t xml:space="preserve">the </w:t>
      </w:r>
      <w:r w:rsidR="004D470D" w:rsidRPr="001C220C">
        <w:rPr>
          <w:i/>
          <w:lang w:val="en-US"/>
        </w:rPr>
        <w:t>equipment specification property</w:t>
      </w:r>
      <w:r w:rsidR="004D470D">
        <w:rPr>
          <w:lang w:val="en-US"/>
        </w:rPr>
        <w:t>.</w:t>
      </w:r>
      <w:r w:rsidR="00AC0D95">
        <w:rPr>
          <w:lang w:val="en-US"/>
        </w:rPr>
        <w:t xml:space="preserve"> </w:t>
      </w:r>
      <w:r w:rsidR="004D470D">
        <w:rPr>
          <w:lang w:val="en-US"/>
        </w:rPr>
        <w:t xml:space="preserve"> </w:t>
      </w:r>
      <w:r w:rsidR="00AC0D95">
        <w:rPr>
          <w:lang w:val="en-US"/>
        </w:rPr>
        <w:fldChar w:fldCharType="begin"/>
      </w:r>
      <w:r w:rsidR="00AC0D95">
        <w:rPr>
          <w:lang w:val="en-US"/>
        </w:rPr>
        <w:instrText xml:space="preserve"> REF _Ref337198539 \h </w:instrText>
      </w:r>
      <w:r w:rsidR="00AC0D95">
        <w:rPr>
          <w:lang w:val="en-US"/>
        </w:rPr>
      </w:r>
      <w:r w:rsidR="00AC0D95">
        <w:rPr>
          <w:lang w:val="en-US"/>
        </w:rPr>
        <w:fldChar w:fldCharType="separate"/>
      </w:r>
      <w:r w:rsidR="00207606" w:rsidRPr="001C220C">
        <w:rPr>
          <w:lang w:val="en-US"/>
        </w:rPr>
        <w:t xml:space="preserve">Table </w:t>
      </w:r>
      <w:r w:rsidR="00207606">
        <w:rPr>
          <w:noProof/>
          <w:lang w:val="en-US"/>
        </w:rPr>
        <w:t>153</w:t>
      </w:r>
      <w:r w:rsidR="00AC0D95">
        <w:rPr>
          <w:lang w:val="en-US"/>
        </w:rPr>
        <w:fldChar w:fldCharType="end"/>
      </w:r>
      <w:r w:rsidR="00AC0D95" w:rsidRPr="001C220C">
        <w:rPr>
          <w:lang w:val="en-US"/>
        </w:rPr>
        <w:t xml:space="preserve"> defines the attributes for </w:t>
      </w:r>
      <w:r w:rsidR="003C4FED">
        <w:rPr>
          <w:lang w:val="en-US"/>
        </w:rPr>
        <w:t xml:space="preserve">the </w:t>
      </w:r>
      <w:r w:rsidR="00AC0D95" w:rsidRPr="001C220C">
        <w:rPr>
          <w:i/>
          <w:lang w:val="en-US"/>
        </w:rPr>
        <w:t>equipment specification property</w:t>
      </w:r>
      <w:r w:rsidR="00AC0D95">
        <w:rPr>
          <w:lang w:val="en-US"/>
        </w:rPr>
        <w:t xml:space="preserve">. </w:t>
      </w:r>
    </w:p>
    <w:p w14:paraId="0CCBCB6B" w14:textId="542C8B87" w:rsidR="004D470D" w:rsidRDefault="00AC0D95" w:rsidP="00151EC2">
      <w:pPr>
        <w:pStyle w:val="TABLE-title"/>
        <w:rPr>
          <w:ins w:id="14014" w:author="Charles Gifford" w:date="2017-03-20T02:56:00Z"/>
          <w:lang w:val="en-US"/>
        </w:rPr>
      </w:pPr>
      <w:bookmarkStart w:id="14015" w:name="_Ref449166876"/>
      <w:bookmarkStart w:id="14016" w:name="_Toc478492452"/>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207606">
        <w:rPr>
          <w:noProof/>
          <w:lang w:val="en-US"/>
        </w:rPr>
        <w:t>152</w:t>
      </w:r>
      <w:r w:rsidR="00FD29D6">
        <w:rPr>
          <w:lang w:val="en-US"/>
        </w:rPr>
        <w:fldChar w:fldCharType="end"/>
      </w:r>
      <w:bookmarkEnd w:id="14015"/>
      <w:r w:rsidRPr="001C220C">
        <w:rPr>
          <w:lang w:val="en-US"/>
        </w:rPr>
        <w:t xml:space="preserve"> </w:t>
      </w:r>
      <w:r>
        <w:rPr>
          <w:lang w:val="en-US"/>
        </w:rPr>
        <w:t>–</w:t>
      </w:r>
      <w:r w:rsidRPr="001C220C">
        <w:rPr>
          <w:lang w:val="en-US"/>
        </w:rPr>
        <w:t xml:space="preserve"> </w:t>
      </w:r>
      <w:r>
        <w:rPr>
          <w:lang w:val="en-US"/>
        </w:rPr>
        <w:t>E</w:t>
      </w:r>
      <w:r w:rsidRPr="001C220C">
        <w:rPr>
          <w:lang w:val="en-US"/>
        </w:rPr>
        <w:t>quipment specification property</w:t>
      </w:r>
      <w:r w:rsidRPr="00AC2193">
        <w:rPr>
          <w:lang w:val="en-US"/>
        </w:rPr>
        <w:t xml:space="preserve"> </w:t>
      </w:r>
      <w:r>
        <w:rPr>
          <w:lang w:val="en-US"/>
        </w:rPr>
        <w:t>relationship</w:t>
      </w:r>
      <w:r w:rsidR="00BB3CCB">
        <w:rPr>
          <w:lang w:val="en-US"/>
        </w:rPr>
        <w:t xml:space="preserve"> role</w:t>
      </w:r>
      <w:r>
        <w:rPr>
          <w:lang w:val="en-US"/>
        </w:rPr>
        <w:t>s</w:t>
      </w:r>
      <w:bookmarkEnd w:id="14016"/>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BB3CCB" w:rsidRPr="009432BC" w14:paraId="734A1BD3" w14:textId="77777777" w:rsidTr="0068354D">
        <w:trPr>
          <w:trHeight w:val="197"/>
          <w:tblHeader/>
          <w:ins w:id="14017" w:author="Charles Gifford" w:date="2017-03-20T02:56:00Z"/>
        </w:trPr>
        <w:tc>
          <w:tcPr>
            <w:tcW w:w="2155" w:type="dxa"/>
            <w:shd w:val="clear" w:color="auto" w:fill="auto"/>
          </w:tcPr>
          <w:p w14:paraId="6EEF9059" w14:textId="77777777" w:rsidR="00BB3CCB" w:rsidRPr="009432BC" w:rsidRDefault="00BB3CCB" w:rsidP="0068354D">
            <w:pPr>
              <w:pStyle w:val="TABLE-col-heading"/>
              <w:rPr>
                <w:ins w:id="14018" w:author="Charles Gifford" w:date="2017-03-20T02:56:00Z"/>
              </w:rPr>
            </w:pPr>
            <w:ins w:id="14019" w:author="Charles Gifford" w:date="2017-03-20T02:56:00Z">
              <w:r w:rsidRPr="009432BC">
                <w:t>Related Object</w:t>
              </w:r>
            </w:ins>
          </w:p>
        </w:tc>
        <w:tc>
          <w:tcPr>
            <w:tcW w:w="2070" w:type="dxa"/>
            <w:shd w:val="clear" w:color="auto" w:fill="auto"/>
          </w:tcPr>
          <w:p w14:paraId="7781ABA0" w14:textId="77777777" w:rsidR="00BB3CCB" w:rsidRPr="009432BC" w:rsidRDefault="00BB3CCB" w:rsidP="0068354D">
            <w:pPr>
              <w:pStyle w:val="TABLE-col-heading"/>
              <w:rPr>
                <w:ins w:id="14020" w:author="Charles Gifford" w:date="2017-03-20T02:56:00Z"/>
              </w:rPr>
            </w:pPr>
            <w:ins w:id="14021" w:author="Charles Gifford" w:date="2017-03-20T02:56:00Z">
              <w:r w:rsidRPr="009432BC">
                <w:t>Role</w:t>
              </w:r>
            </w:ins>
          </w:p>
        </w:tc>
        <w:tc>
          <w:tcPr>
            <w:tcW w:w="1080" w:type="dxa"/>
            <w:shd w:val="clear" w:color="auto" w:fill="auto"/>
          </w:tcPr>
          <w:p w14:paraId="44A21EB9" w14:textId="77777777" w:rsidR="00BB3CCB" w:rsidRPr="009432BC" w:rsidRDefault="00BB3CCB" w:rsidP="0068354D">
            <w:pPr>
              <w:pStyle w:val="TABLE-col-heading"/>
              <w:rPr>
                <w:ins w:id="14022" w:author="Charles Gifford" w:date="2017-03-20T02:56:00Z"/>
              </w:rPr>
            </w:pPr>
            <w:ins w:id="14023" w:author="Charles Gifford" w:date="2017-03-20T02:56:00Z">
              <w:r w:rsidRPr="009432BC">
                <w:t>Multiplicity</w:t>
              </w:r>
            </w:ins>
          </w:p>
        </w:tc>
        <w:tc>
          <w:tcPr>
            <w:tcW w:w="3780" w:type="dxa"/>
            <w:shd w:val="clear" w:color="auto" w:fill="auto"/>
          </w:tcPr>
          <w:p w14:paraId="1A8173F4" w14:textId="77777777" w:rsidR="00BB3CCB" w:rsidRPr="009432BC" w:rsidRDefault="00BB3CCB" w:rsidP="0068354D">
            <w:pPr>
              <w:pStyle w:val="TABLE-col-heading"/>
              <w:rPr>
                <w:ins w:id="14024" w:author="Charles Gifford" w:date="2017-03-20T02:56:00Z"/>
              </w:rPr>
            </w:pPr>
            <w:ins w:id="14025" w:author="Charles Gifford" w:date="2017-03-20T02:56:00Z">
              <w:r w:rsidRPr="009432BC">
                <w:t>Description</w:t>
              </w:r>
            </w:ins>
          </w:p>
        </w:tc>
      </w:tr>
      <w:tr w:rsidR="00BB3CCB" w:rsidRPr="009432BC" w14:paraId="282029E1" w14:textId="77777777" w:rsidTr="0068354D">
        <w:trPr>
          <w:trHeight w:val="332"/>
          <w:ins w:id="14026" w:author="Charles Gifford" w:date="2017-03-20T02:56:00Z"/>
        </w:trPr>
        <w:tc>
          <w:tcPr>
            <w:tcW w:w="2155" w:type="dxa"/>
          </w:tcPr>
          <w:p w14:paraId="7D1A52BA" w14:textId="0E6A0EAB" w:rsidR="00BB3CCB" w:rsidRPr="009432BC" w:rsidRDefault="00BB3CCB" w:rsidP="00BB3CCB">
            <w:pPr>
              <w:pStyle w:val="TABLE-cell"/>
              <w:rPr>
                <w:ins w:id="14027" w:author="Charles Gifford" w:date="2017-03-20T02:56:00Z"/>
              </w:rPr>
            </w:pPr>
            <w:ins w:id="14028" w:author="Charles Gifford" w:date="2017-03-20T02:58:00Z">
              <w:r>
                <w:t xml:space="preserve">Equipment </w:t>
              </w:r>
              <w:r w:rsidRPr="0030452A">
                <w:t>specification property</w:t>
              </w:r>
            </w:ins>
          </w:p>
        </w:tc>
        <w:tc>
          <w:tcPr>
            <w:tcW w:w="2070" w:type="dxa"/>
          </w:tcPr>
          <w:p w14:paraId="75E4AB1E" w14:textId="6E35DAAD" w:rsidR="00BB3CCB" w:rsidRPr="009432BC" w:rsidRDefault="00BB3CCB" w:rsidP="00BB3CCB">
            <w:pPr>
              <w:pStyle w:val="TABLE-cell"/>
              <w:rPr>
                <w:ins w:id="14029" w:author="Charles Gifford" w:date="2017-03-20T02:56:00Z"/>
              </w:rPr>
            </w:pPr>
            <w:ins w:id="14030" w:author="Charles Gifford" w:date="2017-03-20T02:58:00Z">
              <w:r>
                <w:t>Equipment</w:t>
              </w:r>
              <w:r w:rsidRPr="0030452A">
                <w:t xml:space="preserve"> specification property</w:t>
              </w:r>
            </w:ins>
          </w:p>
        </w:tc>
        <w:tc>
          <w:tcPr>
            <w:tcW w:w="1080" w:type="dxa"/>
          </w:tcPr>
          <w:p w14:paraId="6085A059" w14:textId="342BD132" w:rsidR="00BB3CCB" w:rsidRPr="009432BC" w:rsidRDefault="00BB3CCB" w:rsidP="00BB3CCB">
            <w:pPr>
              <w:pStyle w:val="TABLE-cell"/>
              <w:rPr>
                <w:ins w:id="14031" w:author="Charles Gifford" w:date="2017-03-20T02:56:00Z"/>
              </w:rPr>
            </w:pPr>
            <w:ins w:id="14032" w:author="Charles Gifford" w:date="2017-03-20T02:58:00Z">
              <w:r w:rsidRPr="0030452A">
                <w:t>0..*</w:t>
              </w:r>
            </w:ins>
          </w:p>
        </w:tc>
        <w:tc>
          <w:tcPr>
            <w:tcW w:w="3780" w:type="dxa"/>
          </w:tcPr>
          <w:p w14:paraId="01655951" w14:textId="3038A825" w:rsidR="00BB3CCB" w:rsidRPr="009432BC" w:rsidRDefault="00BB3CCB" w:rsidP="00BB3CCB">
            <w:pPr>
              <w:pStyle w:val="TABLE-cell"/>
              <w:rPr>
                <w:ins w:id="14033" w:author="Charles Gifford" w:date="2017-03-20T02:56:00Z"/>
              </w:rPr>
            </w:pPr>
            <w:ins w:id="14034" w:author="Charles Gifford" w:date="2017-03-20T02:58:00Z">
              <w:r w:rsidRPr="0030452A">
                <w:t xml:space="preserve">The </w:t>
              </w:r>
              <w:r>
                <w:rPr>
                  <w:i/>
                </w:rPr>
                <w:t>equipment</w:t>
              </w:r>
              <w:r w:rsidRPr="0030452A">
                <w:rPr>
                  <w:i/>
                </w:rPr>
                <w:t xml:space="preserve"> specification property(s)</w:t>
              </w:r>
              <w:r w:rsidRPr="0030452A">
                <w:t xml:space="preserve"> of this </w:t>
              </w:r>
              <w:r>
                <w:rPr>
                  <w:i/>
                </w:rPr>
                <w:t>equipment</w:t>
              </w:r>
              <w:r w:rsidRPr="0030452A">
                <w:t xml:space="preserve"> </w:t>
              </w:r>
              <w:r w:rsidRPr="0030452A">
                <w:rPr>
                  <w:i/>
                </w:rPr>
                <w:t>specification</w:t>
              </w:r>
              <w:r>
                <w:rPr>
                  <w:i/>
                </w:rPr>
                <w:t xml:space="preserve"> property</w:t>
              </w:r>
              <w:r w:rsidRPr="0030452A">
                <w:t>.</w:t>
              </w:r>
            </w:ins>
          </w:p>
        </w:tc>
      </w:tr>
      <w:tr w:rsidR="00BB3CCB" w:rsidRPr="009432BC" w14:paraId="70007B74" w14:textId="77777777" w:rsidTr="0068354D">
        <w:trPr>
          <w:trHeight w:val="332"/>
          <w:ins w:id="14035" w:author="Charles Gifford" w:date="2017-03-20T02:56:00Z"/>
        </w:trPr>
        <w:tc>
          <w:tcPr>
            <w:tcW w:w="2155" w:type="dxa"/>
          </w:tcPr>
          <w:p w14:paraId="74F37214" w14:textId="6722CC58" w:rsidR="00BB3CCB" w:rsidRDefault="00BB3CCB" w:rsidP="00BB3CCB">
            <w:pPr>
              <w:pStyle w:val="TABLE-cell"/>
              <w:rPr>
                <w:ins w:id="14036" w:author="Charles Gifford" w:date="2017-03-20T02:56:00Z"/>
                <w:szCs w:val="20"/>
                <w:lang w:val="en-US"/>
              </w:rPr>
            </w:pPr>
            <w:ins w:id="14037" w:author="Charles Gifford" w:date="2017-03-20T02:58:00Z">
              <w:r>
                <w:t>Equipment specification</w:t>
              </w:r>
            </w:ins>
          </w:p>
        </w:tc>
        <w:tc>
          <w:tcPr>
            <w:tcW w:w="2070" w:type="dxa"/>
          </w:tcPr>
          <w:p w14:paraId="3A6C70B3" w14:textId="5D06B928" w:rsidR="00BB3CCB" w:rsidRDefault="00BB3CCB" w:rsidP="00BB3CCB">
            <w:pPr>
              <w:pStyle w:val="TABLE-cell"/>
              <w:rPr>
                <w:ins w:id="14038" w:author="Charles Gifford" w:date="2017-03-20T02:56:00Z"/>
                <w:szCs w:val="20"/>
                <w:lang w:val="en-US"/>
              </w:rPr>
            </w:pPr>
            <w:ins w:id="14039" w:author="Charles Gifford" w:date="2017-03-20T02:58:00Z">
              <w:r>
                <w:t>NA</w:t>
              </w:r>
            </w:ins>
          </w:p>
        </w:tc>
        <w:tc>
          <w:tcPr>
            <w:tcW w:w="1080" w:type="dxa"/>
          </w:tcPr>
          <w:p w14:paraId="6D2C55D2" w14:textId="4552C203" w:rsidR="00BB3CCB" w:rsidRDefault="00BB3CCB" w:rsidP="00BB3CCB">
            <w:pPr>
              <w:pStyle w:val="TABLE-cell"/>
              <w:rPr>
                <w:ins w:id="14040" w:author="Charles Gifford" w:date="2017-03-20T02:56:00Z"/>
                <w:szCs w:val="20"/>
                <w:lang w:val="en-US"/>
              </w:rPr>
            </w:pPr>
            <w:ins w:id="14041" w:author="Charles Gifford" w:date="2017-03-20T02:58:00Z">
              <w:r>
                <w:t>1</w:t>
              </w:r>
            </w:ins>
          </w:p>
        </w:tc>
        <w:tc>
          <w:tcPr>
            <w:tcW w:w="3780" w:type="dxa"/>
          </w:tcPr>
          <w:p w14:paraId="58E54E7A" w14:textId="1605DA11" w:rsidR="00BB3CCB" w:rsidRDefault="00BB3CCB" w:rsidP="00BB3CCB">
            <w:pPr>
              <w:pStyle w:val="TABLE-cell"/>
              <w:rPr>
                <w:ins w:id="14042" w:author="Charles Gifford" w:date="2017-03-20T02:56:00Z"/>
                <w:lang w:val="en-US"/>
              </w:rPr>
            </w:pPr>
            <w:ins w:id="14043" w:author="Charles Gifford" w:date="2017-03-20T02:58:00Z">
              <w:r w:rsidRPr="0030452A">
                <w:t xml:space="preserve">The </w:t>
              </w:r>
              <w:r>
                <w:rPr>
                  <w:i/>
                </w:rPr>
                <w:t>equipment</w:t>
              </w:r>
              <w:r w:rsidRPr="0030452A">
                <w:rPr>
                  <w:i/>
                </w:rPr>
                <w:t xml:space="preserve"> specification property(s)</w:t>
              </w:r>
              <w:r w:rsidRPr="0030452A">
                <w:t xml:space="preserve"> of this </w:t>
              </w:r>
              <w:r>
                <w:rPr>
                  <w:i/>
                </w:rPr>
                <w:t>equipment</w:t>
              </w:r>
              <w:r w:rsidRPr="0030452A">
                <w:t xml:space="preserve"> </w:t>
              </w:r>
              <w:r w:rsidRPr="0030452A">
                <w:rPr>
                  <w:i/>
                </w:rPr>
                <w:t>specification</w:t>
              </w:r>
              <w:r>
                <w:rPr>
                  <w:i/>
                </w:rPr>
                <w:t xml:space="preserve"> property</w:t>
              </w:r>
              <w:r w:rsidRPr="0030452A">
                <w:t>.</w:t>
              </w:r>
            </w:ins>
          </w:p>
        </w:tc>
      </w:tr>
      <w:tr w:rsidR="00BB3CCB" w:rsidRPr="009432BC" w14:paraId="73136F53" w14:textId="77777777" w:rsidTr="0068354D">
        <w:trPr>
          <w:trHeight w:val="332"/>
          <w:ins w:id="14044" w:author="Charles Gifford" w:date="2017-03-20T02:56:00Z"/>
        </w:trPr>
        <w:tc>
          <w:tcPr>
            <w:tcW w:w="2155" w:type="dxa"/>
            <w:shd w:val="clear" w:color="auto" w:fill="auto"/>
          </w:tcPr>
          <w:p w14:paraId="5D8D08E0" w14:textId="03ACB825" w:rsidR="00BB3CCB" w:rsidRDefault="00BB3CCB" w:rsidP="00BB3CCB">
            <w:pPr>
              <w:pStyle w:val="TABLE-cell"/>
              <w:rPr>
                <w:ins w:id="14045" w:author="Charles Gifford" w:date="2017-03-20T02:56:00Z"/>
                <w:szCs w:val="20"/>
                <w:lang w:val="en-US"/>
              </w:rPr>
            </w:pPr>
            <w:ins w:id="14046" w:author="Charles Gifford" w:date="2017-03-20T02:58:00Z">
              <w:r>
                <w:t>Equipment</w:t>
              </w:r>
              <w:r w:rsidRPr="00BA207E">
                <w:t xml:space="preserve"> class</w:t>
              </w:r>
              <w:r>
                <w:t xml:space="preserve"> property</w:t>
              </w:r>
            </w:ins>
          </w:p>
        </w:tc>
        <w:tc>
          <w:tcPr>
            <w:tcW w:w="2070" w:type="dxa"/>
            <w:shd w:val="clear" w:color="auto" w:fill="auto"/>
          </w:tcPr>
          <w:p w14:paraId="069A5D68" w14:textId="0FC0282A" w:rsidR="00BB3CCB" w:rsidRDefault="00BB3CCB" w:rsidP="00BB3CCB">
            <w:pPr>
              <w:pStyle w:val="TABLE-cell"/>
              <w:rPr>
                <w:ins w:id="14047" w:author="Charles Gifford" w:date="2017-03-20T02:56:00Z"/>
                <w:szCs w:val="20"/>
                <w:lang w:val="en-US"/>
              </w:rPr>
            </w:pPr>
            <w:ins w:id="14048" w:author="Charles Gifford" w:date="2017-03-20T02:58:00Z">
              <w:r>
                <w:t>Equipment</w:t>
              </w:r>
              <w:r w:rsidRPr="00BA207E">
                <w:t xml:space="preserve"> class</w:t>
              </w:r>
              <w:r>
                <w:t xml:space="preserve"> property</w:t>
              </w:r>
            </w:ins>
          </w:p>
        </w:tc>
        <w:tc>
          <w:tcPr>
            <w:tcW w:w="1080" w:type="dxa"/>
          </w:tcPr>
          <w:p w14:paraId="6AFE2510" w14:textId="58E24CAC" w:rsidR="00BB3CCB" w:rsidRDefault="00BB3CCB" w:rsidP="00BB3CCB">
            <w:pPr>
              <w:pStyle w:val="TABLE-cell"/>
              <w:rPr>
                <w:ins w:id="14049" w:author="Charles Gifford" w:date="2017-03-20T02:56:00Z"/>
                <w:szCs w:val="20"/>
                <w:lang w:val="en-US"/>
              </w:rPr>
            </w:pPr>
            <w:ins w:id="14050" w:author="Charles Gifford" w:date="2017-03-20T02:58:00Z">
              <w:r w:rsidRPr="0030452A">
                <w:t>0..*</w:t>
              </w:r>
            </w:ins>
          </w:p>
        </w:tc>
        <w:tc>
          <w:tcPr>
            <w:tcW w:w="3780" w:type="dxa"/>
          </w:tcPr>
          <w:p w14:paraId="32E0BF30" w14:textId="64EE0A78" w:rsidR="00BB3CCB" w:rsidRPr="004D7C4D" w:rsidRDefault="00BB3CCB" w:rsidP="00BB3CCB">
            <w:pPr>
              <w:pStyle w:val="TABLE-cell"/>
              <w:rPr>
                <w:ins w:id="14051" w:author="Charles Gifford" w:date="2017-03-20T02:56:00Z"/>
                <w:lang w:val="en-US"/>
              </w:rPr>
            </w:pPr>
            <w:ins w:id="14052" w:author="Charles Gifford" w:date="2017-03-20T02:58:00Z">
              <w:r>
                <w:t>A cross-model dependency to</w:t>
              </w:r>
              <w:r w:rsidRPr="00FD719C">
                <w:t xml:space="preserve"> element in the </w:t>
              </w:r>
              <w:r>
                <w:t xml:space="preserve">equipment </w:t>
              </w:r>
              <w:r w:rsidRPr="00FD719C">
                <w:t>model</w:t>
              </w:r>
              <w:r>
                <w:t xml:space="preserve"> as explained in clause 4.6.4</w:t>
              </w:r>
              <w:r w:rsidRPr="00FD719C">
                <w:t>.</w:t>
              </w:r>
            </w:ins>
          </w:p>
        </w:tc>
      </w:tr>
      <w:tr w:rsidR="00BB3CCB" w:rsidRPr="009432BC" w14:paraId="1C2ED96E" w14:textId="4101D9D7" w:rsidTr="0068354D">
        <w:trPr>
          <w:trHeight w:val="332"/>
          <w:ins w:id="14053" w:author="Charles Gifford" w:date="2017-03-20T02:56:00Z"/>
        </w:trPr>
        <w:tc>
          <w:tcPr>
            <w:tcW w:w="2155" w:type="dxa"/>
            <w:shd w:val="clear" w:color="auto" w:fill="auto"/>
          </w:tcPr>
          <w:p w14:paraId="4BA2A9A7" w14:textId="65A23925" w:rsidR="00BB3CCB" w:rsidRDefault="00BB3CCB" w:rsidP="00BB3CCB">
            <w:pPr>
              <w:pStyle w:val="TABLE-cell"/>
              <w:rPr>
                <w:ins w:id="14054" w:author="Charles Gifford" w:date="2017-03-20T02:56:00Z"/>
                <w:szCs w:val="20"/>
                <w:lang w:val="en-US"/>
              </w:rPr>
            </w:pPr>
            <w:ins w:id="14055" w:author="Charles Gifford" w:date="2017-03-20T02:58:00Z">
              <w:r>
                <w:t>Equipment property</w:t>
              </w:r>
            </w:ins>
          </w:p>
        </w:tc>
        <w:tc>
          <w:tcPr>
            <w:tcW w:w="2070" w:type="dxa"/>
            <w:shd w:val="clear" w:color="auto" w:fill="auto"/>
          </w:tcPr>
          <w:p w14:paraId="3A535817" w14:textId="0AE369ED" w:rsidR="00BB3CCB" w:rsidRDefault="00BB3CCB" w:rsidP="00BB3CCB">
            <w:pPr>
              <w:pStyle w:val="TABLE-cell"/>
              <w:rPr>
                <w:ins w:id="14056" w:author="Charles Gifford" w:date="2017-03-20T02:56:00Z"/>
                <w:szCs w:val="20"/>
                <w:lang w:val="en-US"/>
              </w:rPr>
            </w:pPr>
            <w:ins w:id="14057" w:author="Charles Gifford" w:date="2017-03-20T02:58:00Z">
              <w:r>
                <w:t>Equipment property</w:t>
              </w:r>
            </w:ins>
          </w:p>
        </w:tc>
        <w:tc>
          <w:tcPr>
            <w:tcW w:w="1080" w:type="dxa"/>
          </w:tcPr>
          <w:p w14:paraId="2A673DD4" w14:textId="6A81B4FB" w:rsidR="00BB3CCB" w:rsidRDefault="00BB3CCB" w:rsidP="00BB3CCB">
            <w:pPr>
              <w:pStyle w:val="TABLE-cell"/>
              <w:rPr>
                <w:ins w:id="14058" w:author="Charles Gifford" w:date="2017-03-20T02:56:00Z"/>
                <w:szCs w:val="20"/>
                <w:lang w:val="en-US"/>
              </w:rPr>
            </w:pPr>
            <w:ins w:id="14059" w:author="Charles Gifford" w:date="2017-03-20T02:58:00Z">
              <w:r w:rsidRPr="0030452A">
                <w:t>0..*</w:t>
              </w:r>
            </w:ins>
          </w:p>
        </w:tc>
        <w:tc>
          <w:tcPr>
            <w:tcW w:w="3780" w:type="dxa"/>
            <w:shd w:val="clear" w:color="auto" w:fill="auto"/>
          </w:tcPr>
          <w:p w14:paraId="55BBAED4" w14:textId="73252F9A" w:rsidR="00BB3CCB" w:rsidRPr="004D7C4D" w:rsidRDefault="00BB3CCB" w:rsidP="00BB3CCB">
            <w:pPr>
              <w:pStyle w:val="TABLE-cell"/>
              <w:rPr>
                <w:ins w:id="14060" w:author="Charles Gifford" w:date="2017-03-20T02:56:00Z"/>
                <w:lang w:val="en-US"/>
              </w:rPr>
            </w:pPr>
            <w:ins w:id="14061" w:author="Charles Gifford" w:date="2017-03-20T02:58:00Z">
              <w:r>
                <w:t>A cross-model dependency</w:t>
              </w:r>
              <w:r w:rsidRPr="002C3CDB">
                <w:t xml:space="preserve"> to element in the </w:t>
              </w:r>
              <w:r>
                <w:t>equipment</w:t>
              </w:r>
              <w:r w:rsidRPr="002C3CDB">
                <w:t xml:space="preserve"> model as explained in clause 4.6.4.</w:t>
              </w:r>
            </w:ins>
          </w:p>
        </w:tc>
      </w:tr>
    </w:tbl>
    <w:p w14:paraId="0452E96F" w14:textId="28DF7D60" w:rsidR="009E6331" w:rsidRPr="001C220C" w:rsidRDefault="009E6331" w:rsidP="000D7FCB">
      <w:pPr>
        <w:pStyle w:val="TABLE-title"/>
        <w:rPr>
          <w:lang w:val="en-US"/>
        </w:rPr>
      </w:pPr>
      <w:bookmarkStart w:id="14062" w:name="_Ref337198539"/>
      <w:bookmarkStart w:id="14063" w:name="_Toc478492453"/>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207606">
        <w:rPr>
          <w:noProof/>
          <w:lang w:val="en-US"/>
        </w:rPr>
        <w:t>153</w:t>
      </w:r>
      <w:r w:rsidR="00FD29D6">
        <w:rPr>
          <w:lang w:val="en-US"/>
        </w:rPr>
        <w:fldChar w:fldCharType="end"/>
      </w:r>
      <w:bookmarkEnd w:id="14009"/>
      <w:bookmarkEnd w:id="14062"/>
      <w:r w:rsidRPr="001C220C">
        <w:rPr>
          <w:lang w:val="en-US"/>
        </w:rPr>
        <w:t xml:space="preserve"> </w:t>
      </w:r>
      <w:r w:rsidR="000D7FCB">
        <w:rPr>
          <w:lang w:val="en-US"/>
        </w:rPr>
        <w:t>–</w:t>
      </w:r>
      <w:r w:rsidRPr="001C220C">
        <w:rPr>
          <w:lang w:val="en-US"/>
        </w:rPr>
        <w:t xml:space="preserve"> </w:t>
      </w:r>
      <w:r w:rsidR="003B2776">
        <w:rPr>
          <w:lang w:val="en-US"/>
        </w:rPr>
        <w:t>E</w:t>
      </w:r>
      <w:r w:rsidRPr="001C220C">
        <w:rPr>
          <w:lang w:val="en-US"/>
        </w:rPr>
        <w:t>quipment specification property</w:t>
      </w:r>
      <w:bookmarkEnd w:id="14010"/>
      <w:bookmarkEnd w:id="14011"/>
      <w:bookmarkEnd w:id="14012"/>
      <w:bookmarkEnd w:id="14013"/>
      <w:r w:rsidR="003B2776" w:rsidRPr="00AC2193">
        <w:rPr>
          <w:lang w:val="en-US"/>
        </w:rPr>
        <w:t xml:space="preserve"> </w:t>
      </w:r>
      <w:r w:rsidR="003B2776">
        <w:rPr>
          <w:lang w:val="en-US"/>
        </w:rPr>
        <w:t>attributes</w:t>
      </w:r>
      <w:bookmarkEnd w:id="14063"/>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9E6331" w:rsidRPr="001C220C" w14:paraId="0A80911B" w14:textId="77777777">
        <w:trPr>
          <w:tblHeader/>
          <w:jc w:val="center"/>
        </w:trPr>
        <w:tc>
          <w:tcPr>
            <w:tcW w:w="1269" w:type="dxa"/>
          </w:tcPr>
          <w:p w14:paraId="7BD1F135" w14:textId="77777777" w:rsidR="009E6331" w:rsidRPr="001C220C" w:rsidRDefault="009E6331" w:rsidP="0084125A">
            <w:pPr>
              <w:pStyle w:val="NormalTableHeader"/>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401F6CB3" w14:textId="77777777" w:rsidR="009E6331" w:rsidRPr="001C220C" w:rsidRDefault="009E6331" w:rsidP="0084125A">
            <w:pPr>
              <w:pStyle w:val="NormalTableHeader"/>
              <w:spacing w:before="40"/>
              <w:rPr>
                <w:lang w:val="en-US"/>
              </w:rPr>
            </w:pPr>
            <w:r w:rsidRPr="001C220C">
              <w:rPr>
                <w:lang w:val="en-US"/>
              </w:rPr>
              <w:t>Description</w:t>
            </w:r>
          </w:p>
        </w:tc>
        <w:tc>
          <w:tcPr>
            <w:tcW w:w="1440" w:type="dxa"/>
          </w:tcPr>
          <w:p w14:paraId="1099DEFB" w14:textId="77777777" w:rsidR="009E6331" w:rsidRPr="001C220C" w:rsidRDefault="00AE4770" w:rsidP="0084125A">
            <w:pPr>
              <w:pStyle w:val="NormalTableHeader"/>
              <w:spacing w:before="40"/>
              <w:rPr>
                <w:lang w:val="en-US"/>
              </w:rPr>
            </w:pPr>
            <w:r>
              <w:rPr>
                <w:lang w:val="en-US"/>
              </w:rPr>
              <w:t>Production example</w:t>
            </w:r>
            <w:r w:rsidR="009E6331" w:rsidRPr="001C220C">
              <w:rPr>
                <w:lang w:val="en-US"/>
              </w:rPr>
              <w:t>s</w:t>
            </w:r>
          </w:p>
        </w:tc>
        <w:tc>
          <w:tcPr>
            <w:tcW w:w="1297" w:type="dxa"/>
          </w:tcPr>
          <w:p w14:paraId="7A0BEF63" w14:textId="77777777" w:rsidR="009E6331" w:rsidRPr="001C220C" w:rsidRDefault="00AE4770" w:rsidP="0084125A">
            <w:pPr>
              <w:pStyle w:val="NormalTableHeader"/>
              <w:spacing w:before="40"/>
              <w:rPr>
                <w:lang w:val="en-US"/>
              </w:rPr>
            </w:pPr>
            <w:r>
              <w:rPr>
                <w:lang w:val="en-US"/>
              </w:rPr>
              <w:t>Maintenance example</w:t>
            </w:r>
            <w:r w:rsidR="009E6331" w:rsidRPr="001C220C">
              <w:rPr>
                <w:lang w:val="en-US"/>
              </w:rPr>
              <w:t>s</w:t>
            </w:r>
          </w:p>
        </w:tc>
        <w:tc>
          <w:tcPr>
            <w:tcW w:w="1080" w:type="dxa"/>
          </w:tcPr>
          <w:p w14:paraId="36EBAF9D" w14:textId="77777777" w:rsidR="009E6331" w:rsidRPr="001C220C" w:rsidRDefault="00AE4770" w:rsidP="0084125A">
            <w:pPr>
              <w:pStyle w:val="NormalTableHeader"/>
              <w:spacing w:before="40"/>
              <w:rPr>
                <w:lang w:val="en-US"/>
              </w:rPr>
            </w:pPr>
            <w:r>
              <w:rPr>
                <w:lang w:val="en-US"/>
              </w:rPr>
              <w:t>Quality example</w:t>
            </w:r>
            <w:r w:rsidR="009E6331" w:rsidRPr="001C220C">
              <w:rPr>
                <w:lang w:val="en-US"/>
              </w:rPr>
              <w:t>s</w:t>
            </w:r>
          </w:p>
        </w:tc>
        <w:tc>
          <w:tcPr>
            <w:tcW w:w="1080" w:type="dxa"/>
          </w:tcPr>
          <w:p w14:paraId="0ABCDD40" w14:textId="77777777" w:rsidR="009E6331" w:rsidRPr="001C220C" w:rsidRDefault="00AE4770" w:rsidP="0084125A">
            <w:pPr>
              <w:pStyle w:val="NormalTableHeader"/>
              <w:spacing w:before="40"/>
              <w:rPr>
                <w:lang w:val="en-US"/>
              </w:rPr>
            </w:pPr>
            <w:r>
              <w:rPr>
                <w:lang w:val="en-US"/>
              </w:rPr>
              <w:t>Inventory example</w:t>
            </w:r>
            <w:r w:rsidR="009E6331" w:rsidRPr="001C220C">
              <w:rPr>
                <w:lang w:val="en-US"/>
              </w:rPr>
              <w:t>s</w:t>
            </w:r>
          </w:p>
        </w:tc>
      </w:tr>
      <w:tr w:rsidR="00E7099B" w:rsidRPr="001C220C" w14:paraId="4089FC61" w14:textId="77777777">
        <w:trPr>
          <w:cantSplit/>
          <w:jc w:val="center"/>
        </w:trPr>
        <w:tc>
          <w:tcPr>
            <w:tcW w:w="1269" w:type="dxa"/>
          </w:tcPr>
          <w:p w14:paraId="014B7CC6" w14:textId="77777777" w:rsidR="00E7099B" w:rsidRPr="001C220C" w:rsidRDefault="00F81EE0" w:rsidP="0084125A">
            <w:pPr>
              <w:pStyle w:val="TableNormal1"/>
              <w:rPr>
                <w:lang w:val="en-US"/>
              </w:rPr>
            </w:pPr>
            <w:r w:rsidRPr="001C220C">
              <w:rPr>
                <w:lang w:val="en-US"/>
              </w:rPr>
              <w:t>ID</w:t>
            </w:r>
          </w:p>
        </w:tc>
        <w:tc>
          <w:tcPr>
            <w:tcW w:w="2880" w:type="dxa"/>
          </w:tcPr>
          <w:p w14:paraId="47FE61BD" w14:textId="77777777" w:rsidR="00E7099B" w:rsidRPr="001C220C" w:rsidRDefault="00E7099B" w:rsidP="0084125A">
            <w:pPr>
              <w:pStyle w:val="TableNormal1"/>
              <w:rPr>
                <w:lang w:val="en-US"/>
              </w:rPr>
            </w:pPr>
            <w:r w:rsidRPr="001C220C">
              <w:rPr>
                <w:lang w:val="en-US"/>
              </w:rPr>
              <w:t xml:space="preserve">An identification of the associated </w:t>
            </w:r>
            <w:r w:rsidRPr="001C220C">
              <w:rPr>
                <w:i/>
                <w:lang w:val="en-US"/>
              </w:rPr>
              <w:t>equipment property</w:t>
            </w:r>
            <w:r w:rsidRPr="001C220C">
              <w:rPr>
                <w:lang w:val="en-US"/>
              </w:rPr>
              <w:t xml:space="preserve"> or </w:t>
            </w:r>
            <w:r w:rsidRPr="001C220C">
              <w:rPr>
                <w:i/>
                <w:lang w:val="en-US"/>
              </w:rPr>
              <w:t>equipment class property</w:t>
            </w:r>
            <w:r w:rsidRPr="001C220C">
              <w:rPr>
                <w:lang w:val="en-US"/>
              </w:rPr>
              <w:t xml:space="preserve"> for a specific segment.</w:t>
            </w:r>
          </w:p>
        </w:tc>
        <w:tc>
          <w:tcPr>
            <w:tcW w:w="1440" w:type="dxa"/>
          </w:tcPr>
          <w:p w14:paraId="04F87724" w14:textId="77777777" w:rsidR="00E7099B" w:rsidRPr="001C220C" w:rsidRDefault="00E7099B" w:rsidP="0084125A">
            <w:pPr>
              <w:pStyle w:val="TableNormal1"/>
              <w:rPr>
                <w:lang w:val="en-US"/>
              </w:rPr>
            </w:pPr>
            <w:r w:rsidRPr="001C220C">
              <w:rPr>
                <w:lang w:val="en-US"/>
              </w:rPr>
              <w:t>Voltage Rating</w:t>
            </w:r>
          </w:p>
        </w:tc>
        <w:tc>
          <w:tcPr>
            <w:tcW w:w="1297" w:type="dxa"/>
          </w:tcPr>
          <w:p w14:paraId="4AFF5919" w14:textId="77777777" w:rsidR="00E7099B" w:rsidRPr="001C220C" w:rsidRDefault="00E7099B" w:rsidP="0084125A">
            <w:pPr>
              <w:pStyle w:val="TableNormal1"/>
              <w:spacing w:before="40"/>
              <w:rPr>
                <w:lang w:val="en-US"/>
              </w:rPr>
            </w:pPr>
            <w:r w:rsidRPr="001C220C">
              <w:rPr>
                <w:lang w:val="en-US"/>
              </w:rPr>
              <w:t>Chuck Size</w:t>
            </w:r>
          </w:p>
        </w:tc>
        <w:tc>
          <w:tcPr>
            <w:tcW w:w="1080" w:type="dxa"/>
          </w:tcPr>
          <w:p w14:paraId="4109F6B0" w14:textId="77777777" w:rsidR="00E7099B" w:rsidRPr="001C220C" w:rsidRDefault="00E7099B" w:rsidP="0084125A">
            <w:pPr>
              <w:pStyle w:val="TableNormal1"/>
              <w:spacing w:before="40"/>
              <w:rPr>
                <w:lang w:val="en-US"/>
              </w:rPr>
            </w:pPr>
            <w:r w:rsidRPr="001C220C">
              <w:rPr>
                <w:lang w:val="en-US"/>
              </w:rPr>
              <w:t>Carrier Gas</w:t>
            </w:r>
          </w:p>
        </w:tc>
        <w:tc>
          <w:tcPr>
            <w:tcW w:w="1080" w:type="dxa"/>
          </w:tcPr>
          <w:p w14:paraId="36499947" w14:textId="77777777" w:rsidR="00E7099B" w:rsidRPr="001C220C" w:rsidRDefault="00E7099B" w:rsidP="0084125A">
            <w:pPr>
              <w:pStyle w:val="TableNormal1"/>
              <w:spacing w:before="40"/>
              <w:rPr>
                <w:lang w:val="en-US"/>
              </w:rPr>
            </w:pPr>
            <w:r w:rsidRPr="001C220C">
              <w:rPr>
                <w:lang w:val="en-US"/>
              </w:rPr>
              <w:t>Stainless Steel Type</w:t>
            </w:r>
          </w:p>
        </w:tc>
      </w:tr>
      <w:tr w:rsidR="00E7099B" w:rsidRPr="001C220C" w14:paraId="6ED42B89" w14:textId="77777777">
        <w:trPr>
          <w:cantSplit/>
          <w:jc w:val="center"/>
        </w:trPr>
        <w:tc>
          <w:tcPr>
            <w:tcW w:w="1269" w:type="dxa"/>
          </w:tcPr>
          <w:p w14:paraId="08A3E8F0" w14:textId="77777777" w:rsidR="00E7099B" w:rsidRPr="001C220C" w:rsidRDefault="00E7099B" w:rsidP="0084125A">
            <w:pPr>
              <w:pStyle w:val="TableNormal1"/>
              <w:rPr>
                <w:lang w:val="en-US"/>
              </w:rPr>
            </w:pPr>
            <w:r w:rsidRPr="001C220C">
              <w:rPr>
                <w:lang w:val="en-US"/>
              </w:rPr>
              <w:t>Description</w:t>
            </w:r>
          </w:p>
        </w:tc>
        <w:tc>
          <w:tcPr>
            <w:tcW w:w="2880" w:type="dxa"/>
          </w:tcPr>
          <w:p w14:paraId="132BEE8C" w14:textId="77777777" w:rsidR="00E7099B" w:rsidRPr="001C220C" w:rsidRDefault="00E7099B" w:rsidP="0084125A">
            <w:pPr>
              <w:pStyle w:val="TableNormal1"/>
              <w:rPr>
                <w:lang w:val="en-US"/>
              </w:rPr>
            </w:pPr>
            <w:r w:rsidRPr="001C220C">
              <w:rPr>
                <w:lang w:val="en-US"/>
              </w:rPr>
              <w:t xml:space="preserve">Contains additional information and descriptions of the </w:t>
            </w:r>
            <w:r w:rsidRPr="001C220C">
              <w:rPr>
                <w:i/>
                <w:lang w:val="en-US"/>
              </w:rPr>
              <w:t xml:space="preserve">equipment specification property </w:t>
            </w:r>
            <w:r w:rsidRPr="001C220C">
              <w:rPr>
                <w:lang w:val="en-US"/>
              </w:rPr>
              <w:t>definition.</w:t>
            </w:r>
          </w:p>
        </w:tc>
        <w:tc>
          <w:tcPr>
            <w:tcW w:w="1440" w:type="dxa"/>
          </w:tcPr>
          <w:p w14:paraId="176B1C8C" w14:textId="77777777" w:rsidR="00E7099B" w:rsidRPr="001C220C" w:rsidRDefault="00E7099B" w:rsidP="0084125A">
            <w:pPr>
              <w:pStyle w:val="TableNormal1"/>
              <w:rPr>
                <w:lang w:val="en-US"/>
              </w:rPr>
            </w:pPr>
            <w:r w:rsidRPr="001C220C">
              <w:rPr>
                <w:lang w:val="en-US"/>
              </w:rPr>
              <w:t>The voltage rating required for operation</w:t>
            </w:r>
          </w:p>
        </w:tc>
        <w:tc>
          <w:tcPr>
            <w:tcW w:w="1297" w:type="dxa"/>
          </w:tcPr>
          <w:p w14:paraId="0332D65E" w14:textId="77777777" w:rsidR="00E7099B" w:rsidRPr="001C220C" w:rsidRDefault="00E7099B" w:rsidP="0084125A">
            <w:pPr>
              <w:pStyle w:val="TableNormal1"/>
              <w:spacing w:before="40"/>
              <w:rPr>
                <w:lang w:val="en-US"/>
              </w:rPr>
            </w:pPr>
            <w:r w:rsidRPr="001C220C">
              <w:rPr>
                <w:lang w:val="en-US"/>
              </w:rPr>
              <w:t>The range of the chuck</w:t>
            </w:r>
          </w:p>
        </w:tc>
        <w:tc>
          <w:tcPr>
            <w:tcW w:w="1080" w:type="dxa"/>
          </w:tcPr>
          <w:p w14:paraId="50568DC5" w14:textId="77777777" w:rsidR="00E7099B" w:rsidRPr="001C220C" w:rsidRDefault="00E7099B" w:rsidP="0084125A">
            <w:pPr>
              <w:pStyle w:val="TableNormal1"/>
              <w:spacing w:before="40"/>
              <w:rPr>
                <w:lang w:val="en-US"/>
              </w:rPr>
            </w:pPr>
            <w:r w:rsidRPr="001C220C">
              <w:rPr>
                <w:lang w:val="en-US"/>
              </w:rPr>
              <w:t>The carrier gas used to carry the sample</w:t>
            </w:r>
          </w:p>
        </w:tc>
        <w:tc>
          <w:tcPr>
            <w:tcW w:w="1080" w:type="dxa"/>
          </w:tcPr>
          <w:p w14:paraId="23898C32" w14:textId="77777777" w:rsidR="00E7099B" w:rsidRPr="001C220C" w:rsidRDefault="00E7099B" w:rsidP="0084125A">
            <w:pPr>
              <w:pStyle w:val="TableNormal1"/>
              <w:spacing w:before="40"/>
              <w:rPr>
                <w:lang w:val="en-US"/>
              </w:rPr>
            </w:pPr>
            <w:r w:rsidRPr="001C220C">
              <w:rPr>
                <w:lang w:val="en-US"/>
              </w:rPr>
              <w:t xml:space="preserve">The type of SS </w:t>
            </w:r>
          </w:p>
        </w:tc>
      </w:tr>
      <w:tr w:rsidR="00E7099B" w:rsidRPr="001C220C" w14:paraId="3D5FAF29" w14:textId="77777777">
        <w:trPr>
          <w:cantSplit/>
          <w:jc w:val="center"/>
        </w:trPr>
        <w:tc>
          <w:tcPr>
            <w:tcW w:w="1269" w:type="dxa"/>
          </w:tcPr>
          <w:p w14:paraId="5C970AA6" w14:textId="77777777" w:rsidR="00E7099B" w:rsidRPr="001C220C" w:rsidRDefault="00E7099B" w:rsidP="0084125A">
            <w:pPr>
              <w:pStyle w:val="TableNormal1"/>
              <w:rPr>
                <w:lang w:val="en-US"/>
              </w:rPr>
            </w:pPr>
            <w:r w:rsidRPr="001C220C">
              <w:rPr>
                <w:lang w:val="en-US"/>
              </w:rPr>
              <w:t>Value</w:t>
            </w:r>
          </w:p>
        </w:tc>
        <w:tc>
          <w:tcPr>
            <w:tcW w:w="2880" w:type="dxa"/>
          </w:tcPr>
          <w:p w14:paraId="29806117" w14:textId="77777777" w:rsidR="00E7099B" w:rsidRPr="001C220C" w:rsidRDefault="00E7099B" w:rsidP="0084125A">
            <w:pPr>
              <w:pStyle w:val="TableNormal1"/>
              <w:rPr>
                <w:lang w:val="en-US"/>
              </w:rPr>
            </w:pPr>
            <w:r w:rsidRPr="001C220C">
              <w:rPr>
                <w:lang w:val="en-US"/>
              </w:rPr>
              <w:t>The value, set of values, or range of the property</w:t>
            </w:r>
            <w:r w:rsidR="008558A5">
              <w:rPr>
                <w:lang w:val="en-US"/>
              </w:rPr>
              <w:t xml:space="preserve">. </w:t>
            </w:r>
            <w:r w:rsidRPr="001C220C">
              <w:rPr>
                <w:lang w:val="en-US"/>
              </w:rPr>
              <w:t xml:space="preserve">For example: </w:t>
            </w:r>
            <w:r w:rsidR="00EF7D1A">
              <w:rPr>
                <w:lang w:val="en-US"/>
              </w:rPr>
              <w:t>w</w:t>
            </w:r>
            <w:r w:rsidRPr="001C220C">
              <w:rPr>
                <w:lang w:val="en-US"/>
              </w:rPr>
              <w:t xml:space="preserve">et, </w:t>
            </w:r>
            <w:r w:rsidR="00EF7D1A">
              <w:rPr>
                <w:lang w:val="en-US"/>
              </w:rPr>
              <w:t>d</w:t>
            </w:r>
            <w:r w:rsidRPr="001C220C">
              <w:rPr>
                <w:lang w:val="en-US"/>
              </w:rPr>
              <w:t>ry</w:t>
            </w:r>
          </w:p>
        </w:tc>
        <w:tc>
          <w:tcPr>
            <w:tcW w:w="1440" w:type="dxa"/>
          </w:tcPr>
          <w:p w14:paraId="3D198094" w14:textId="77777777" w:rsidR="00E7099B" w:rsidRPr="001C220C" w:rsidRDefault="00E7099B" w:rsidP="0084125A">
            <w:pPr>
              <w:pStyle w:val="TableNormal1"/>
              <w:rPr>
                <w:lang w:val="en-US"/>
              </w:rPr>
            </w:pPr>
            <w:r w:rsidRPr="001C220C">
              <w:rPr>
                <w:lang w:val="en-US"/>
              </w:rPr>
              <w:t>190 ~ 240</w:t>
            </w:r>
          </w:p>
        </w:tc>
        <w:tc>
          <w:tcPr>
            <w:tcW w:w="1297" w:type="dxa"/>
          </w:tcPr>
          <w:p w14:paraId="166683B6" w14:textId="77777777" w:rsidR="00E7099B" w:rsidRPr="001C220C" w:rsidRDefault="00E7099B" w:rsidP="0084125A">
            <w:pPr>
              <w:pStyle w:val="TableNormal1"/>
              <w:spacing w:before="40"/>
              <w:rPr>
                <w:lang w:val="en-US"/>
              </w:rPr>
            </w:pPr>
            <w:r w:rsidRPr="001C220C">
              <w:rPr>
                <w:lang w:val="en-US"/>
              </w:rPr>
              <w:t>20 to 40</w:t>
            </w:r>
          </w:p>
        </w:tc>
        <w:tc>
          <w:tcPr>
            <w:tcW w:w="1080" w:type="dxa"/>
          </w:tcPr>
          <w:p w14:paraId="75D79DB4" w14:textId="77777777" w:rsidR="00E7099B" w:rsidRPr="001C220C" w:rsidRDefault="00E7099B" w:rsidP="0084125A">
            <w:pPr>
              <w:pStyle w:val="TableNormal1"/>
              <w:spacing w:before="40"/>
              <w:rPr>
                <w:lang w:val="en-US"/>
              </w:rPr>
            </w:pPr>
            <w:r w:rsidRPr="001C220C">
              <w:rPr>
                <w:lang w:val="en-US"/>
              </w:rPr>
              <w:t>He</w:t>
            </w:r>
          </w:p>
        </w:tc>
        <w:tc>
          <w:tcPr>
            <w:tcW w:w="1080" w:type="dxa"/>
          </w:tcPr>
          <w:p w14:paraId="6BC9F242" w14:textId="77777777" w:rsidR="00E7099B" w:rsidRPr="001C220C" w:rsidRDefault="00E7099B" w:rsidP="0084125A">
            <w:pPr>
              <w:pStyle w:val="TableNormal1"/>
              <w:spacing w:before="40"/>
              <w:rPr>
                <w:lang w:val="en-US"/>
              </w:rPr>
            </w:pPr>
            <w:r w:rsidRPr="001C220C">
              <w:rPr>
                <w:lang w:val="en-US"/>
              </w:rPr>
              <w:t>316</w:t>
            </w:r>
          </w:p>
        </w:tc>
      </w:tr>
      <w:tr w:rsidR="00E7099B" w:rsidRPr="001C220C" w14:paraId="0027632C" w14:textId="77777777">
        <w:trPr>
          <w:cantSplit/>
          <w:jc w:val="center"/>
        </w:trPr>
        <w:tc>
          <w:tcPr>
            <w:tcW w:w="1269" w:type="dxa"/>
          </w:tcPr>
          <w:p w14:paraId="1ACF8200" w14:textId="77777777" w:rsidR="00E7099B" w:rsidRPr="001C220C" w:rsidRDefault="00E7099B" w:rsidP="0084125A">
            <w:pPr>
              <w:pStyle w:val="TableNormal1"/>
              <w:rPr>
                <w:lang w:val="en-US"/>
              </w:rPr>
            </w:pPr>
            <w:r w:rsidRPr="001C220C">
              <w:rPr>
                <w:lang w:val="en-US"/>
              </w:rPr>
              <w:t xml:space="preserve">Value </w:t>
            </w:r>
            <w:r w:rsidR="00EF7D1A">
              <w:rPr>
                <w:lang w:val="en-US"/>
              </w:rPr>
              <w:t>u</w:t>
            </w:r>
            <w:r w:rsidRPr="001C220C">
              <w:rPr>
                <w:lang w:val="en-US"/>
              </w:rPr>
              <w:t xml:space="preserve">nit of </w:t>
            </w:r>
            <w:r w:rsidR="00EF7D1A">
              <w:rPr>
                <w:lang w:val="en-US"/>
              </w:rPr>
              <w:t>m</w:t>
            </w:r>
            <w:r w:rsidRPr="001C220C">
              <w:rPr>
                <w:lang w:val="en-US"/>
              </w:rPr>
              <w:t>easure</w:t>
            </w:r>
          </w:p>
        </w:tc>
        <w:tc>
          <w:tcPr>
            <w:tcW w:w="2880" w:type="dxa"/>
          </w:tcPr>
          <w:p w14:paraId="25BB0621" w14:textId="77777777" w:rsidR="00E7099B" w:rsidRPr="001C220C" w:rsidRDefault="00E7099B" w:rsidP="0084125A">
            <w:pPr>
              <w:pStyle w:val="TableNormal1"/>
              <w:rPr>
                <w:lang w:val="en-US"/>
              </w:rPr>
            </w:pPr>
            <w:r w:rsidRPr="001C220C">
              <w:rPr>
                <w:lang w:val="en-US"/>
              </w:rPr>
              <w:t>The unit of measure of the associated property value, if applicable.</w:t>
            </w:r>
          </w:p>
        </w:tc>
        <w:tc>
          <w:tcPr>
            <w:tcW w:w="1440" w:type="dxa"/>
          </w:tcPr>
          <w:p w14:paraId="12E6E872" w14:textId="77777777" w:rsidR="00E7099B" w:rsidRPr="001C220C" w:rsidRDefault="00E7099B" w:rsidP="0084125A">
            <w:pPr>
              <w:pStyle w:val="TableNormal1"/>
              <w:rPr>
                <w:lang w:val="en-US"/>
              </w:rPr>
            </w:pPr>
            <w:r w:rsidRPr="001C220C">
              <w:rPr>
                <w:lang w:val="en-US"/>
              </w:rPr>
              <w:t>Volts</w:t>
            </w:r>
          </w:p>
        </w:tc>
        <w:tc>
          <w:tcPr>
            <w:tcW w:w="1297" w:type="dxa"/>
          </w:tcPr>
          <w:p w14:paraId="3F7029B1" w14:textId="77777777" w:rsidR="00E7099B" w:rsidRPr="001C220C" w:rsidRDefault="00E7099B" w:rsidP="0084125A">
            <w:pPr>
              <w:pStyle w:val="TableNormal1"/>
              <w:spacing w:before="40"/>
              <w:rPr>
                <w:lang w:val="en-US"/>
              </w:rPr>
            </w:pPr>
            <w:r w:rsidRPr="001C220C">
              <w:rPr>
                <w:lang w:val="en-US"/>
              </w:rPr>
              <w:t>mm</w:t>
            </w:r>
          </w:p>
        </w:tc>
        <w:tc>
          <w:tcPr>
            <w:tcW w:w="1080" w:type="dxa"/>
          </w:tcPr>
          <w:p w14:paraId="4CFC41B1" w14:textId="77777777" w:rsidR="00E7099B" w:rsidRPr="001C220C" w:rsidRDefault="00E7099B" w:rsidP="0084125A">
            <w:pPr>
              <w:pStyle w:val="TableNormal1"/>
              <w:spacing w:before="40"/>
              <w:rPr>
                <w:lang w:val="en-US"/>
              </w:rPr>
            </w:pPr>
            <w:r w:rsidRPr="001C220C">
              <w:rPr>
                <w:lang w:val="en-US"/>
              </w:rPr>
              <w:t>&lt;n/a&gt;</w:t>
            </w:r>
          </w:p>
        </w:tc>
        <w:tc>
          <w:tcPr>
            <w:tcW w:w="1080" w:type="dxa"/>
          </w:tcPr>
          <w:p w14:paraId="04710DB4" w14:textId="77777777" w:rsidR="00E7099B" w:rsidRPr="001C220C" w:rsidRDefault="00E7099B" w:rsidP="0084125A">
            <w:pPr>
              <w:pStyle w:val="TableNormal1"/>
              <w:spacing w:before="40"/>
              <w:rPr>
                <w:lang w:val="en-US"/>
              </w:rPr>
            </w:pPr>
            <w:r w:rsidRPr="001C220C">
              <w:rPr>
                <w:lang w:val="en-US"/>
              </w:rPr>
              <w:t>Composi</w:t>
            </w:r>
            <w:r w:rsidR="00427DBB">
              <w:rPr>
                <w:lang w:val="en-US"/>
              </w:rPr>
              <w:t>-</w:t>
            </w:r>
            <w:r w:rsidRPr="001C220C">
              <w:rPr>
                <w:lang w:val="en-US"/>
              </w:rPr>
              <w:t>tion</w:t>
            </w:r>
          </w:p>
        </w:tc>
      </w:tr>
      <w:tr w:rsidR="00E7099B" w:rsidRPr="001C220C" w14:paraId="267358FD" w14:textId="77777777">
        <w:trPr>
          <w:cantSplit/>
          <w:jc w:val="center"/>
        </w:trPr>
        <w:tc>
          <w:tcPr>
            <w:tcW w:w="1269" w:type="dxa"/>
          </w:tcPr>
          <w:p w14:paraId="02144BFB" w14:textId="77777777" w:rsidR="00E7099B" w:rsidRPr="001C220C" w:rsidRDefault="00E7099B" w:rsidP="0084125A">
            <w:pPr>
              <w:pStyle w:val="TableNormal1"/>
              <w:rPr>
                <w:lang w:val="en-US"/>
              </w:rPr>
            </w:pPr>
            <w:r w:rsidRPr="001C220C">
              <w:rPr>
                <w:lang w:val="en-US"/>
              </w:rPr>
              <w:t>Quantity</w:t>
            </w:r>
          </w:p>
        </w:tc>
        <w:tc>
          <w:tcPr>
            <w:tcW w:w="2880" w:type="dxa"/>
          </w:tcPr>
          <w:p w14:paraId="5FB38A1D" w14:textId="77777777" w:rsidR="00E7099B" w:rsidRPr="001C220C" w:rsidRDefault="00E7099B" w:rsidP="0084125A">
            <w:pPr>
              <w:pStyle w:val="TableNormal1"/>
              <w:rPr>
                <w:lang w:val="en-US"/>
              </w:rPr>
            </w:pPr>
            <w:r w:rsidRPr="001C220C">
              <w:rPr>
                <w:lang w:val="en-US"/>
              </w:rPr>
              <w:t>Specifies the amount of equipment resources required for the parent segment, if applicable</w:t>
            </w:r>
            <w:r w:rsidR="008558A5">
              <w:rPr>
                <w:lang w:val="en-US"/>
              </w:rPr>
              <w:t xml:space="preserve">. </w:t>
            </w:r>
          </w:p>
        </w:tc>
        <w:tc>
          <w:tcPr>
            <w:tcW w:w="1440" w:type="dxa"/>
          </w:tcPr>
          <w:p w14:paraId="05C67004" w14:textId="77777777" w:rsidR="00E7099B" w:rsidRPr="001C220C" w:rsidRDefault="00E7099B" w:rsidP="0084125A">
            <w:pPr>
              <w:pStyle w:val="TableNormal1"/>
              <w:rPr>
                <w:lang w:val="en-US"/>
              </w:rPr>
            </w:pPr>
            <w:r w:rsidRPr="001C220C">
              <w:rPr>
                <w:lang w:val="en-US"/>
              </w:rPr>
              <w:t>n/a</w:t>
            </w:r>
          </w:p>
        </w:tc>
        <w:tc>
          <w:tcPr>
            <w:tcW w:w="1297" w:type="dxa"/>
          </w:tcPr>
          <w:p w14:paraId="28C3F5D0" w14:textId="77777777" w:rsidR="00E7099B" w:rsidRPr="001C220C" w:rsidRDefault="00E7099B" w:rsidP="0084125A">
            <w:pPr>
              <w:pStyle w:val="TableNormal1"/>
              <w:spacing w:before="40"/>
              <w:rPr>
                <w:lang w:val="en-US"/>
              </w:rPr>
            </w:pPr>
            <w:r w:rsidRPr="001C220C">
              <w:rPr>
                <w:lang w:val="en-US"/>
              </w:rPr>
              <w:t>2</w:t>
            </w:r>
          </w:p>
        </w:tc>
        <w:tc>
          <w:tcPr>
            <w:tcW w:w="1080" w:type="dxa"/>
          </w:tcPr>
          <w:p w14:paraId="00B9F46C" w14:textId="77777777" w:rsidR="00E7099B" w:rsidRPr="001C220C" w:rsidRDefault="00E7099B" w:rsidP="00427DBB">
            <w:pPr>
              <w:pStyle w:val="TableNormal1"/>
              <w:spacing w:before="40"/>
              <w:rPr>
                <w:lang w:val="en-US"/>
              </w:rPr>
            </w:pPr>
            <w:r w:rsidRPr="001C220C">
              <w:rPr>
                <w:lang w:val="en-US"/>
              </w:rPr>
              <w:t>0</w:t>
            </w:r>
            <w:r w:rsidR="00427DBB">
              <w:rPr>
                <w:lang w:val="en-US"/>
              </w:rPr>
              <w:t>,</w:t>
            </w:r>
            <w:r w:rsidRPr="001C220C">
              <w:rPr>
                <w:lang w:val="en-US"/>
              </w:rPr>
              <w:t>5</w:t>
            </w:r>
          </w:p>
        </w:tc>
        <w:tc>
          <w:tcPr>
            <w:tcW w:w="1080" w:type="dxa"/>
          </w:tcPr>
          <w:p w14:paraId="78E28E20" w14:textId="77777777" w:rsidR="00E7099B" w:rsidRPr="001C220C" w:rsidRDefault="00E7099B" w:rsidP="0084125A">
            <w:pPr>
              <w:pStyle w:val="TableNormal1"/>
              <w:spacing w:before="40"/>
              <w:rPr>
                <w:lang w:val="en-US"/>
              </w:rPr>
            </w:pPr>
            <w:r w:rsidRPr="001C220C">
              <w:rPr>
                <w:lang w:val="en-US"/>
              </w:rPr>
              <w:t>n/a</w:t>
            </w:r>
          </w:p>
        </w:tc>
      </w:tr>
      <w:tr w:rsidR="00E7099B" w:rsidRPr="001C220C" w14:paraId="66EE42CF" w14:textId="77777777">
        <w:trPr>
          <w:cantSplit/>
          <w:jc w:val="center"/>
        </w:trPr>
        <w:tc>
          <w:tcPr>
            <w:tcW w:w="1269" w:type="dxa"/>
          </w:tcPr>
          <w:p w14:paraId="3229AE90" w14:textId="77777777" w:rsidR="00E7099B" w:rsidRPr="001C220C" w:rsidRDefault="00E7099B" w:rsidP="0084125A">
            <w:pPr>
              <w:pStyle w:val="TableNormal1"/>
              <w:rPr>
                <w:lang w:val="en-US"/>
              </w:rPr>
            </w:pPr>
            <w:r w:rsidRPr="001C220C">
              <w:rPr>
                <w:lang w:val="en-US"/>
              </w:rPr>
              <w:t xml:space="preserve">Quantity </w:t>
            </w:r>
            <w:r w:rsidR="00EF7D1A">
              <w:rPr>
                <w:lang w:val="en-US"/>
              </w:rPr>
              <w:t>u</w:t>
            </w:r>
            <w:r w:rsidRPr="001C220C">
              <w:rPr>
                <w:lang w:val="en-US"/>
              </w:rPr>
              <w:t xml:space="preserve">nit of </w:t>
            </w:r>
            <w:r w:rsidR="00EF7D1A">
              <w:rPr>
                <w:lang w:val="en-US"/>
              </w:rPr>
              <w:t>m</w:t>
            </w:r>
            <w:r w:rsidRPr="001C220C">
              <w:rPr>
                <w:lang w:val="en-US"/>
              </w:rPr>
              <w:t>easure</w:t>
            </w:r>
          </w:p>
        </w:tc>
        <w:tc>
          <w:tcPr>
            <w:tcW w:w="2880" w:type="dxa"/>
          </w:tcPr>
          <w:p w14:paraId="041A9D30" w14:textId="77777777" w:rsidR="00E7099B" w:rsidRPr="001C220C" w:rsidRDefault="00E7099B" w:rsidP="0084125A">
            <w:pPr>
              <w:pStyle w:val="TableNormal1"/>
              <w:rPr>
                <w:lang w:val="en-US"/>
              </w:rPr>
            </w:pPr>
            <w:r w:rsidRPr="001C220C">
              <w:rPr>
                <w:lang w:val="en-US"/>
              </w:rPr>
              <w:t xml:space="preserve">The unit of measure of the associated quantity, if applicable. </w:t>
            </w:r>
          </w:p>
        </w:tc>
        <w:tc>
          <w:tcPr>
            <w:tcW w:w="1440" w:type="dxa"/>
          </w:tcPr>
          <w:p w14:paraId="0C0CE9DF" w14:textId="77777777" w:rsidR="00E7099B" w:rsidRPr="001C220C" w:rsidRDefault="00E7099B" w:rsidP="0084125A">
            <w:pPr>
              <w:pStyle w:val="TableNormal1"/>
              <w:rPr>
                <w:lang w:val="en-US"/>
              </w:rPr>
            </w:pPr>
            <w:r w:rsidRPr="001C220C">
              <w:rPr>
                <w:lang w:val="en-US"/>
              </w:rPr>
              <w:t>n/a</w:t>
            </w:r>
          </w:p>
        </w:tc>
        <w:tc>
          <w:tcPr>
            <w:tcW w:w="1297" w:type="dxa"/>
          </w:tcPr>
          <w:p w14:paraId="6674C2A9" w14:textId="77777777" w:rsidR="00E7099B" w:rsidRPr="001C220C" w:rsidRDefault="00E7099B" w:rsidP="0084125A">
            <w:pPr>
              <w:pStyle w:val="TableNormal1"/>
              <w:spacing w:before="40"/>
              <w:rPr>
                <w:lang w:val="en-US"/>
              </w:rPr>
            </w:pPr>
            <w:r w:rsidRPr="001C220C">
              <w:rPr>
                <w:lang w:val="en-US"/>
              </w:rPr>
              <w:t>Each</w:t>
            </w:r>
          </w:p>
        </w:tc>
        <w:tc>
          <w:tcPr>
            <w:tcW w:w="1080" w:type="dxa"/>
          </w:tcPr>
          <w:p w14:paraId="285CC582" w14:textId="77777777" w:rsidR="00E7099B" w:rsidRPr="001C220C" w:rsidRDefault="00E7099B" w:rsidP="0084125A">
            <w:pPr>
              <w:pStyle w:val="TableNormal1"/>
              <w:spacing w:before="40"/>
              <w:rPr>
                <w:lang w:val="en-US"/>
              </w:rPr>
            </w:pPr>
            <w:r w:rsidRPr="001C220C">
              <w:rPr>
                <w:lang w:val="en-US"/>
              </w:rPr>
              <w:t>L</w:t>
            </w:r>
          </w:p>
        </w:tc>
        <w:tc>
          <w:tcPr>
            <w:tcW w:w="1080" w:type="dxa"/>
          </w:tcPr>
          <w:p w14:paraId="0A11C63A" w14:textId="77777777" w:rsidR="00E7099B" w:rsidRPr="001C220C" w:rsidRDefault="00E7099B" w:rsidP="0084125A">
            <w:pPr>
              <w:pStyle w:val="TableNormal1"/>
              <w:spacing w:before="40"/>
              <w:rPr>
                <w:lang w:val="en-US"/>
              </w:rPr>
            </w:pPr>
            <w:r w:rsidRPr="001C220C">
              <w:rPr>
                <w:lang w:val="en-US"/>
              </w:rPr>
              <w:t>n/a</w:t>
            </w:r>
          </w:p>
        </w:tc>
      </w:tr>
    </w:tbl>
    <w:p w14:paraId="5D85F1B0" w14:textId="77777777" w:rsidR="009E6331" w:rsidRPr="001C220C" w:rsidRDefault="009E6331" w:rsidP="003E782E">
      <w:pPr>
        <w:rPr>
          <w:lang w:val="en-US"/>
        </w:rPr>
      </w:pPr>
    </w:p>
    <w:p w14:paraId="7695DBC1" w14:textId="77777777" w:rsidR="00BE16F5" w:rsidRPr="001C220C" w:rsidRDefault="00BE16F5" w:rsidP="003E1075">
      <w:pPr>
        <w:pStyle w:val="Heading3"/>
      </w:pPr>
      <w:bookmarkStart w:id="14064" w:name="_Toc320176960"/>
      <w:bookmarkStart w:id="14065" w:name="_Toc161566449"/>
      <w:r w:rsidRPr="001C220C">
        <w:t>Physical asset specification</w:t>
      </w:r>
      <w:bookmarkEnd w:id="14064"/>
      <w:r w:rsidRPr="001C220C">
        <w:t xml:space="preserve"> </w:t>
      </w:r>
    </w:p>
    <w:p w14:paraId="6E1C6DC0" w14:textId="77777777" w:rsidR="00BE16F5" w:rsidRPr="001C220C" w:rsidRDefault="00BE16F5" w:rsidP="00BE16F5">
      <w:pPr>
        <w:pStyle w:val="PARAGRAPH"/>
        <w:rPr>
          <w:lang w:val="en-US"/>
        </w:rPr>
      </w:pPr>
      <w:r w:rsidRPr="001C220C">
        <w:rPr>
          <w:lang w:val="en-US"/>
        </w:rPr>
        <w:t xml:space="preserve">An identification, reference, or correspondence to a physical asset capability </w:t>
      </w:r>
      <w:r w:rsidR="004D470D" w:rsidRPr="001C220C">
        <w:rPr>
          <w:lang w:val="en-US"/>
        </w:rPr>
        <w:t xml:space="preserve">shall be presented as </w:t>
      </w:r>
      <w:r w:rsidRPr="001C220C">
        <w:rPr>
          <w:lang w:val="en-US"/>
        </w:rPr>
        <w:t xml:space="preserve">a </w:t>
      </w:r>
      <w:r w:rsidRPr="004D470D">
        <w:rPr>
          <w:i/>
          <w:lang w:val="en-US"/>
        </w:rPr>
        <w:t>physical asset specification</w:t>
      </w:r>
      <w:r w:rsidRPr="001C220C">
        <w:rPr>
          <w:lang w:val="en-US"/>
        </w:rPr>
        <w:t xml:space="preserve">. A </w:t>
      </w:r>
      <w:r w:rsidRPr="004D470D">
        <w:rPr>
          <w:i/>
          <w:lang w:val="en-US"/>
        </w:rPr>
        <w:t>physical asset specification</w:t>
      </w:r>
      <w:r w:rsidRPr="001C220C">
        <w:rPr>
          <w:lang w:val="en-US"/>
        </w:rPr>
        <w:t xml:space="preserve"> may specify either a </w:t>
      </w:r>
      <w:r w:rsidRPr="004D470D">
        <w:rPr>
          <w:i/>
          <w:lang w:val="en-US"/>
        </w:rPr>
        <w:t>physical asset</w:t>
      </w:r>
      <w:r w:rsidRPr="001C220C">
        <w:rPr>
          <w:lang w:val="en-US"/>
        </w:rPr>
        <w:t xml:space="preserve"> or a </w:t>
      </w:r>
      <w:r w:rsidR="004D470D" w:rsidRPr="004D470D">
        <w:rPr>
          <w:i/>
          <w:lang w:val="en-US"/>
        </w:rPr>
        <w:t>physical asset class</w:t>
      </w:r>
      <w:r w:rsidRPr="001C220C">
        <w:rPr>
          <w:lang w:val="en-US"/>
        </w:rPr>
        <w:t xml:space="preserve">. </w:t>
      </w:r>
      <w:r w:rsidR="001F6E11" w:rsidRPr="001C220C">
        <w:rPr>
          <w:lang w:val="en-US"/>
        </w:rPr>
        <w:t xml:space="preserve">A </w:t>
      </w:r>
      <w:r w:rsidR="001F6E11" w:rsidRPr="004D470D">
        <w:rPr>
          <w:i/>
          <w:lang w:val="en-US"/>
        </w:rPr>
        <w:t>physical asset specification</w:t>
      </w:r>
      <w:r w:rsidR="001F6E11" w:rsidRPr="001C220C">
        <w:rPr>
          <w:lang w:val="en-US"/>
        </w:rPr>
        <w:t xml:space="preserve"> </w:t>
      </w:r>
      <w:r w:rsidRPr="001C220C">
        <w:rPr>
          <w:lang w:val="en-US"/>
        </w:rPr>
        <w:t xml:space="preserve">identifies the specific </w:t>
      </w:r>
      <w:r w:rsidRPr="00A62436">
        <w:rPr>
          <w:i/>
          <w:lang w:val="en-US"/>
        </w:rPr>
        <w:t>physical asset capability</w:t>
      </w:r>
      <w:r w:rsidRPr="001C220C">
        <w:rPr>
          <w:lang w:val="en-US"/>
        </w:rPr>
        <w:t xml:space="preserve"> that is associated with the segment. </w:t>
      </w:r>
    </w:p>
    <w:p w14:paraId="53AB5BA8" w14:textId="1C2F71D1" w:rsidR="00BE16F5" w:rsidRPr="001C220C" w:rsidRDefault="00BE16F5" w:rsidP="00907215">
      <w:pPr>
        <w:pStyle w:val="PARAGRAPH"/>
        <w:keepNext/>
        <w:rPr>
          <w:lang w:val="en-US"/>
        </w:rPr>
      </w:pPr>
      <w:r w:rsidRPr="001C220C">
        <w:rPr>
          <w:lang w:val="en-US"/>
        </w:rPr>
        <w:t xml:space="preserve">A </w:t>
      </w:r>
      <w:r w:rsidRPr="001F6E11">
        <w:rPr>
          <w:i/>
          <w:lang w:val="en-US"/>
        </w:rPr>
        <w:t>physical asset specification</w:t>
      </w:r>
      <w:r w:rsidRPr="001C220C">
        <w:rPr>
          <w:lang w:val="en-US"/>
        </w:rPr>
        <w:t xml:space="preserve"> shall include</w:t>
      </w:r>
    </w:p>
    <w:p w14:paraId="6FE80E13" w14:textId="77777777" w:rsidR="00BE16F5" w:rsidRPr="001C220C" w:rsidRDefault="00BE16F5" w:rsidP="008B2E17">
      <w:pPr>
        <w:pStyle w:val="ListNumber"/>
        <w:numPr>
          <w:ilvl w:val="0"/>
          <w:numId w:val="76"/>
        </w:numPr>
        <w:ind w:left="360"/>
        <w:rPr>
          <w:lang w:val="en-US"/>
        </w:rPr>
      </w:pPr>
      <w:r w:rsidRPr="001C220C">
        <w:rPr>
          <w:lang w:val="en-US"/>
        </w:rPr>
        <w:t xml:space="preserve">an identification of the </w:t>
      </w:r>
      <w:r w:rsidRPr="00A62436">
        <w:rPr>
          <w:i/>
          <w:lang w:val="en-US"/>
        </w:rPr>
        <w:t>physical asset capability</w:t>
      </w:r>
      <w:r w:rsidRPr="001C220C">
        <w:rPr>
          <w:lang w:val="en-US"/>
        </w:rPr>
        <w:t xml:space="preserve"> needed either as the </w:t>
      </w:r>
      <w:r w:rsidR="00243B34" w:rsidRPr="001F6E11">
        <w:rPr>
          <w:i/>
          <w:lang w:val="en-US"/>
        </w:rPr>
        <w:t>physical asset class</w:t>
      </w:r>
      <w:r w:rsidR="00243B34" w:rsidRPr="001C220C">
        <w:rPr>
          <w:lang w:val="en-US"/>
        </w:rPr>
        <w:t xml:space="preserve"> </w:t>
      </w:r>
      <w:r w:rsidRPr="001C220C">
        <w:rPr>
          <w:lang w:val="en-US"/>
        </w:rPr>
        <w:t xml:space="preserve">or </w:t>
      </w:r>
      <w:r w:rsidRPr="001F6E11">
        <w:rPr>
          <w:i/>
          <w:lang w:val="en-US"/>
        </w:rPr>
        <w:t>physical asset</w:t>
      </w:r>
      <w:r w:rsidRPr="001C220C">
        <w:rPr>
          <w:lang w:val="en-US"/>
        </w:rPr>
        <w:t>;</w:t>
      </w:r>
    </w:p>
    <w:p w14:paraId="3470EB22" w14:textId="77777777" w:rsidR="00BE16F5" w:rsidRPr="001C220C" w:rsidRDefault="00BE16F5" w:rsidP="008B2E17">
      <w:pPr>
        <w:pStyle w:val="ListNumber"/>
        <w:numPr>
          <w:ilvl w:val="0"/>
          <w:numId w:val="76"/>
        </w:numPr>
        <w:ind w:left="360"/>
        <w:rPr>
          <w:lang w:val="en-US"/>
        </w:rPr>
      </w:pPr>
      <w:r w:rsidRPr="001C220C">
        <w:rPr>
          <w:lang w:val="en-US"/>
        </w:rPr>
        <w:t xml:space="preserve">the quantity of the </w:t>
      </w:r>
      <w:r w:rsidRPr="00A62436">
        <w:rPr>
          <w:i/>
          <w:lang w:val="en-US"/>
        </w:rPr>
        <w:t>physical asset capability</w:t>
      </w:r>
      <w:r w:rsidRPr="001C220C">
        <w:rPr>
          <w:lang w:val="en-US"/>
        </w:rPr>
        <w:t xml:space="preserve"> needed;</w:t>
      </w:r>
    </w:p>
    <w:p w14:paraId="6AF9577B" w14:textId="77777777" w:rsidR="00BE16F5" w:rsidRPr="001C220C" w:rsidRDefault="00BE16F5" w:rsidP="008B2E17">
      <w:pPr>
        <w:pStyle w:val="ListNumber"/>
        <w:numPr>
          <w:ilvl w:val="0"/>
          <w:numId w:val="76"/>
        </w:numPr>
        <w:ind w:left="360"/>
        <w:rPr>
          <w:lang w:val="en-US"/>
        </w:rPr>
      </w:pPr>
      <w:r w:rsidRPr="001C220C">
        <w:rPr>
          <w:lang w:val="en-US"/>
        </w:rPr>
        <w:t>the unit of measure of the quantity.</w:t>
      </w:r>
    </w:p>
    <w:p w14:paraId="7A9E0B9B" w14:textId="77777777" w:rsidR="00BE16F5" w:rsidRPr="001C220C" w:rsidRDefault="00BE16F5" w:rsidP="000D7FCB">
      <w:pPr>
        <w:pStyle w:val="PARAGRAPH"/>
        <w:rPr>
          <w:lang w:val="en-US"/>
        </w:rPr>
      </w:pPr>
      <w:r w:rsidRPr="001C220C">
        <w:rPr>
          <w:lang w:val="en-US"/>
        </w:rPr>
        <w:t xml:space="preserve">Specific elements associated with a </w:t>
      </w:r>
      <w:r w:rsidRPr="001F6E11">
        <w:rPr>
          <w:i/>
          <w:lang w:val="en-US"/>
        </w:rPr>
        <w:t>physical asset specification</w:t>
      </w:r>
      <w:r w:rsidRPr="001C220C">
        <w:rPr>
          <w:lang w:val="en-US"/>
        </w:rPr>
        <w:t xml:space="preserve"> may be included in one or more </w:t>
      </w:r>
      <w:r w:rsidRPr="001F6E11">
        <w:rPr>
          <w:i/>
          <w:lang w:val="en-US"/>
        </w:rPr>
        <w:t>physical asset specification properties</w:t>
      </w:r>
      <w:r w:rsidRPr="001C220C">
        <w:rPr>
          <w:lang w:val="en-US"/>
        </w:rPr>
        <w:t xml:space="preserve">. </w:t>
      </w:r>
    </w:p>
    <w:p w14:paraId="1C303851" w14:textId="4AF6F83B" w:rsidR="00825D03" w:rsidRPr="00825D03" w:rsidRDefault="000059C3" w:rsidP="00825D03">
      <w:pPr>
        <w:pStyle w:val="PARAGRAPH"/>
        <w:rPr>
          <w:lang w:val="en-US"/>
        </w:rPr>
      </w:pPr>
      <w:r>
        <w:rPr>
          <w:lang w:val="en-US"/>
        </w:rPr>
        <w:fldChar w:fldCharType="begin"/>
      </w:r>
      <w:r>
        <w:rPr>
          <w:lang w:val="en-US"/>
        </w:rPr>
        <w:instrText xml:space="preserve"> REF _Ref458292211 \h </w:instrText>
      </w:r>
      <w:r>
        <w:rPr>
          <w:lang w:val="en-US"/>
        </w:rPr>
      </w:r>
      <w:r>
        <w:rPr>
          <w:lang w:val="en-US"/>
        </w:rPr>
        <w:fldChar w:fldCharType="separate"/>
      </w:r>
      <w:r w:rsidR="00207606">
        <w:t xml:space="preserve">Table </w:t>
      </w:r>
      <w:r w:rsidR="00207606">
        <w:rPr>
          <w:noProof/>
        </w:rPr>
        <w:t>154</w:t>
      </w:r>
      <w:r>
        <w:rPr>
          <w:lang w:val="en-US"/>
        </w:rPr>
        <w:fldChar w:fldCharType="end"/>
      </w:r>
      <w:r>
        <w:rPr>
          <w:lang w:val="en-US"/>
        </w:rPr>
        <w:t xml:space="preserve"> </w:t>
      </w:r>
      <w:r w:rsidR="00BE16F5" w:rsidRPr="001C220C">
        <w:rPr>
          <w:lang w:val="en-US"/>
        </w:rPr>
        <w:t xml:space="preserve">defines </w:t>
      </w:r>
      <w:r w:rsidR="00825D03">
        <w:rPr>
          <w:lang w:val="en-US"/>
        </w:rPr>
        <w:t>relationship</w:t>
      </w:r>
      <w:r w:rsidR="00BB3CCB">
        <w:rPr>
          <w:lang w:val="en-US"/>
        </w:rPr>
        <w:t xml:space="preserve"> role</w:t>
      </w:r>
      <w:r w:rsidR="00825D03">
        <w:rPr>
          <w:lang w:val="en-US"/>
        </w:rPr>
        <w:t xml:space="preserve">s for the </w:t>
      </w:r>
      <w:r w:rsidR="00BE16F5" w:rsidRPr="001C220C">
        <w:rPr>
          <w:i/>
          <w:lang w:val="en-US"/>
        </w:rPr>
        <w:t>physical asset</w:t>
      </w:r>
      <w:r w:rsidR="00BE16F5" w:rsidRPr="001C220C">
        <w:rPr>
          <w:lang w:val="en-US"/>
        </w:rPr>
        <w:t xml:space="preserve"> </w:t>
      </w:r>
      <w:r w:rsidR="00BE16F5" w:rsidRPr="001C220C">
        <w:rPr>
          <w:i/>
          <w:lang w:val="en-US"/>
        </w:rPr>
        <w:t>specification</w:t>
      </w:r>
      <w:r w:rsidR="00BE16F5" w:rsidRPr="001C220C">
        <w:rPr>
          <w:lang w:val="en-US"/>
        </w:rPr>
        <w:t>.</w:t>
      </w:r>
      <w:r w:rsidR="00825D03">
        <w:rPr>
          <w:lang w:val="en-US"/>
        </w:rPr>
        <w:t xml:space="preserve">  </w:t>
      </w:r>
      <w:r>
        <w:rPr>
          <w:lang w:val="en-US"/>
        </w:rPr>
        <w:fldChar w:fldCharType="begin"/>
      </w:r>
      <w:r>
        <w:rPr>
          <w:lang w:val="en-US"/>
        </w:rPr>
        <w:instrText xml:space="preserve"> REF _Ref169522801 \h </w:instrText>
      </w:r>
      <w:r>
        <w:rPr>
          <w:lang w:val="en-US"/>
        </w:rPr>
      </w:r>
      <w:r>
        <w:rPr>
          <w:lang w:val="en-US"/>
        </w:rPr>
        <w:fldChar w:fldCharType="separate"/>
      </w:r>
      <w:r w:rsidR="00207606" w:rsidRPr="001C220C">
        <w:rPr>
          <w:lang w:val="en-US"/>
        </w:rPr>
        <w:t xml:space="preserve">Table </w:t>
      </w:r>
      <w:r w:rsidR="00207606">
        <w:rPr>
          <w:noProof/>
          <w:lang w:val="en-US"/>
        </w:rPr>
        <w:t>155</w:t>
      </w:r>
      <w:r>
        <w:rPr>
          <w:lang w:val="en-US"/>
        </w:rPr>
        <w:fldChar w:fldCharType="end"/>
      </w:r>
      <w:r>
        <w:rPr>
          <w:lang w:val="en-US"/>
        </w:rPr>
        <w:t xml:space="preserve"> </w:t>
      </w:r>
      <w:r w:rsidR="00825D03" w:rsidRPr="00825D03">
        <w:rPr>
          <w:lang w:val="en-US"/>
        </w:rPr>
        <w:t xml:space="preserve">defines </w:t>
      </w:r>
      <w:r w:rsidR="00825D03">
        <w:rPr>
          <w:lang w:val="en-US"/>
        </w:rPr>
        <w:t xml:space="preserve">attributes of </w:t>
      </w:r>
      <w:r w:rsidR="003C4FED">
        <w:rPr>
          <w:lang w:val="en-US"/>
        </w:rPr>
        <w:t xml:space="preserve">the </w:t>
      </w:r>
      <w:r w:rsidR="00825D03" w:rsidRPr="007D6FDE">
        <w:rPr>
          <w:i/>
          <w:lang w:val="en-US"/>
        </w:rPr>
        <w:t>physical asset specification</w:t>
      </w:r>
      <w:r w:rsidR="00825D03" w:rsidRPr="00825D03">
        <w:rPr>
          <w:lang w:val="en-US"/>
        </w:rPr>
        <w:t>.</w:t>
      </w:r>
    </w:p>
    <w:p w14:paraId="00ED2A69" w14:textId="516AC78C" w:rsidR="00BE16F5" w:rsidRDefault="00977AA4" w:rsidP="00881CA4">
      <w:pPr>
        <w:pStyle w:val="TABLE-title"/>
        <w:rPr>
          <w:ins w:id="14066" w:author="Charles Gifford" w:date="2017-03-20T02:59:00Z"/>
          <w:lang w:val="en-US"/>
        </w:rPr>
      </w:pPr>
      <w:bookmarkStart w:id="14067" w:name="_Ref458292211"/>
      <w:bookmarkStart w:id="14068" w:name="_Toc478492454"/>
      <w:r>
        <w:t xml:space="preserve">Table </w:t>
      </w:r>
      <w:r w:rsidR="00FD29D6">
        <w:fldChar w:fldCharType="begin"/>
      </w:r>
      <w:r w:rsidR="00FD29D6">
        <w:instrText xml:space="preserve"> SEQ Table \* ARABIC </w:instrText>
      </w:r>
      <w:r w:rsidR="00FD29D6">
        <w:fldChar w:fldCharType="separate"/>
      </w:r>
      <w:r w:rsidR="00207606">
        <w:rPr>
          <w:noProof/>
        </w:rPr>
        <w:t>154</w:t>
      </w:r>
      <w:r w:rsidR="00FD29D6">
        <w:fldChar w:fldCharType="end"/>
      </w:r>
      <w:bookmarkEnd w:id="14067"/>
      <w:r w:rsidR="00825D03" w:rsidRPr="00825D03">
        <w:rPr>
          <w:lang w:val="en-US"/>
        </w:rPr>
        <w:t xml:space="preserve"> </w:t>
      </w:r>
      <w:ins w:id="14069" w:author="Charles Gifford" w:date="2016-04-20T11:50:00Z">
        <w:r w:rsidR="00825D03" w:rsidRPr="00825D03">
          <w:rPr>
            <w:lang w:val="en-US"/>
          </w:rPr>
          <w:t>– Physic</w:t>
        </w:r>
        <w:r w:rsidR="00AC0D95">
          <w:rPr>
            <w:lang w:val="en-US"/>
          </w:rPr>
          <w:t>al asset specification relationship</w:t>
        </w:r>
      </w:ins>
      <w:ins w:id="14070" w:author="Charles Gifford" w:date="2017-03-20T02:59:00Z">
        <w:r w:rsidR="00BB3CCB">
          <w:rPr>
            <w:lang w:val="en-US"/>
          </w:rPr>
          <w:t xml:space="preserve"> role</w:t>
        </w:r>
      </w:ins>
      <w:ins w:id="14071" w:author="Charles Gifford" w:date="2016-04-20T11:50:00Z">
        <w:r w:rsidR="00825D03" w:rsidRPr="00825D03">
          <w:rPr>
            <w:lang w:val="en-US"/>
          </w:rPr>
          <w:t>s</w:t>
        </w:r>
      </w:ins>
      <w:bookmarkEnd w:id="14068"/>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BB3CCB" w:rsidRPr="009432BC" w14:paraId="62F568C5" w14:textId="77777777" w:rsidTr="0068354D">
        <w:trPr>
          <w:trHeight w:val="197"/>
          <w:tblHeader/>
          <w:ins w:id="14072" w:author="Charles Gifford" w:date="2017-03-20T03:00:00Z"/>
        </w:trPr>
        <w:tc>
          <w:tcPr>
            <w:tcW w:w="2155" w:type="dxa"/>
            <w:shd w:val="clear" w:color="auto" w:fill="auto"/>
          </w:tcPr>
          <w:p w14:paraId="071A5426" w14:textId="77777777" w:rsidR="00BB3CCB" w:rsidRPr="009432BC" w:rsidRDefault="00BB3CCB" w:rsidP="0068354D">
            <w:pPr>
              <w:pStyle w:val="TABLE-col-heading"/>
              <w:rPr>
                <w:ins w:id="14073" w:author="Charles Gifford" w:date="2017-03-20T03:00:00Z"/>
              </w:rPr>
            </w:pPr>
            <w:ins w:id="14074" w:author="Charles Gifford" w:date="2017-03-20T03:00:00Z">
              <w:r w:rsidRPr="009432BC">
                <w:t>Related Object</w:t>
              </w:r>
            </w:ins>
          </w:p>
        </w:tc>
        <w:tc>
          <w:tcPr>
            <w:tcW w:w="2070" w:type="dxa"/>
            <w:shd w:val="clear" w:color="auto" w:fill="auto"/>
          </w:tcPr>
          <w:p w14:paraId="181AE2EA" w14:textId="77777777" w:rsidR="00BB3CCB" w:rsidRPr="009432BC" w:rsidRDefault="00BB3CCB" w:rsidP="0068354D">
            <w:pPr>
              <w:pStyle w:val="TABLE-col-heading"/>
              <w:rPr>
                <w:ins w:id="14075" w:author="Charles Gifford" w:date="2017-03-20T03:00:00Z"/>
              </w:rPr>
            </w:pPr>
            <w:ins w:id="14076" w:author="Charles Gifford" w:date="2017-03-20T03:00:00Z">
              <w:r w:rsidRPr="009432BC">
                <w:t>Role</w:t>
              </w:r>
            </w:ins>
          </w:p>
        </w:tc>
        <w:tc>
          <w:tcPr>
            <w:tcW w:w="1080" w:type="dxa"/>
            <w:shd w:val="clear" w:color="auto" w:fill="auto"/>
          </w:tcPr>
          <w:p w14:paraId="5A7FEBD2" w14:textId="77777777" w:rsidR="00BB3CCB" w:rsidRPr="009432BC" w:rsidRDefault="00BB3CCB" w:rsidP="0068354D">
            <w:pPr>
              <w:pStyle w:val="TABLE-col-heading"/>
              <w:rPr>
                <w:ins w:id="14077" w:author="Charles Gifford" w:date="2017-03-20T03:00:00Z"/>
              </w:rPr>
            </w:pPr>
            <w:ins w:id="14078" w:author="Charles Gifford" w:date="2017-03-20T03:00:00Z">
              <w:r w:rsidRPr="009432BC">
                <w:t>Multiplicity</w:t>
              </w:r>
            </w:ins>
          </w:p>
        </w:tc>
        <w:tc>
          <w:tcPr>
            <w:tcW w:w="3780" w:type="dxa"/>
            <w:shd w:val="clear" w:color="auto" w:fill="auto"/>
          </w:tcPr>
          <w:p w14:paraId="7886B5B2" w14:textId="77777777" w:rsidR="00BB3CCB" w:rsidRPr="009432BC" w:rsidRDefault="00BB3CCB" w:rsidP="0068354D">
            <w:pPr>
              <w:pStyle w:val="TABLE-col-heading"/>
              <w:rPr>
                <w:ins w:id="14079" w:author="Charles Gifford" w:date="2017-03-20T03:00:00Z"/>
              </w:rPr>
            </w:pPr>
            <w:ins w:id="14080" w:author="Charles Gifford" w:date="2017-03-20T03:00:00Z">
              <w:r w:rsidRPr="009432BC">
                <w:t>Description</w:t>
              </w:r>
            </w:ins>
          </w:p>
        </w:tc>
      </w:tr>
      <w:tr w:rsidR="00BB3CCB" w:rsidRPr="009432BC" w14:paraId="6A29990A" w14:textId="77777777" w:rsidTr="0068354D">
        <w:trPr>
          <w:trHeight w:val="332"/>
          <w:ins w:id="14081" w:author="Charles Gifford" w:date="2017-03-20T03:00:00Z"/>
        </w:trPr>
        <w:tc>
          <w:tcPr>
            <w:tcW w:w="2155" w:type="dxa"/>
          </w:tcPr>
          <w:p w14:paraId="7BC13830" w14:textId="3866FAB7" w:rsidR="00BB3CCB" w:rsidRPr="009432BC" w:rsidRDefault="00BB3CCB" w:rsidP="0068354D">
            <w:pPr>
              <w:pStyle w:val="TABLE-cell"/>
              <w:rPr>
                <w:ins w:id="14082" w:author="Charles Gifford" w:date="2017-03-20T03:00:00Z"/>
              </w:rPr>
            </w:pPr>
            <w:ins w:id="14083" w:author="Charles Gifford" w:date="2017-03-20T03:00:00Z">
              <w:r w:rsidRPr="00BB3CCB">
                <w:t>Operations segment</w:t>
              </w:r>
            </w:ins>
          </w:p>
        </w:tc>
        <w:tc>
          <w:tcPr>
            <w:tcW w:w="2070" w:type="dxa"/>
          </w:tcPr>
          <w:p w14:paraId="3E95757C" w14:textId="77777777" w:rsidR="00BB3CCB" w:rsidRPr="009432BC" w:rsidRDefault="00BB3CCB" w:rsidP="0068354D">
            <w:pPr>
              <w:pStyle w:val="TABLE-cell"/>
              <w:rPr>
                <w:ins w:id="14084" w:author="Charles Gifford" w:date="2017-03-20T03:00:00Z"/>
              </w:rPr>
            </w:pPr>
            <w:ins w:id="14085" w:author="Charles Gifford" w:date="2017-03-20T03:00:00Z">
              <w:r>
                <w:t>NA</w:t>
              </w:r>
            </w:ins>
          </w:p>
        </w:tc>
        <w:tc>
          <w:tcPr>
            <w:tcW w:w="1080" w:type="dxa"/>
          </w:tcPr>
          <w:p w14:paraId="06C8ED31" w14:textId="77777777" w:rsidR="00BB3CCB" w:rsidRPr="009432BC" w:rsidRDefault="00BB3CCB" w:rsidP="0068354D">
            <w:pPr>
              <w:pStyle w:val="TABLE-cell"/>
              <w:rPr>
                <w:ins w:id="14086" w:author="Charles Gifford" w:date="2017-03-20T03:00:00Z"/>
              </w:rPr>
            </w:pPr>
            <w:ins w:id="14087" w:author="Charles Gifford" w:date="2017-03-20T03:00:00Z">
              <w:r w:rsidRPr="0030452A">
                <w:t>1</w:t>
              </w:r>
            </w:ins>
          </w:p>
        </w:tc>
        <w:tc>
          <w:tcPr>
            <w:tcW w:w="3780" w:type="dxa"/>
          </w:tcPr>
          <w:p w14:paraId="65402DCA" w14:textId="0B3ECDCF" w:rsidR="00BB3CCB" w:rsidRPr="009432BC" w:rsidRDefault="00BB3CCB" w:rsidP="0068354D">
            <w:pPr>
              <w:pStyle w:val="TABLE-cell"/>
              <w:rPr>
                <w:ins w:id="14088" w:author="Charles Gifford" w:date="2017-03-20T03:00:00Z"/>
              </w:rPr>
            </w:pPr>
            <w:ins w:id="14089" w:author="Charles Gifford" w:date="2017-03-20T03:00:00Z">
              <w:r w:rsidRPr="0030452A">
                <w:t xml:space="preserve">The </w:t>
              </w:r>
            </w:ins>
            <w:ins w:id="14090" w:author="Charles Gifford" w:date="2017-03-20T03:01:00Z">
              <w:r w:rsidRPr="00B206BA">
                <w:rPr>
                  <w:i/>
                </w:rPr>
                <w:t>operations segment</w:t>
              </w:r>
            </w:ins>
            <w:ins w:id="14091" w:author="Charles Gifford" w:date="2017-03-20T03:00:00Z">
              <w:r w:rsidRPr="0030452A">
                <w:t xml:space="preserve"> defined in part by this </w:t>
              </w:r>
              <w:r>
                <w:rPr>
                  <w:i/>
                </w:rPr>
                <w:t>physical asset</w:t>
              </w:r>
              <w:r w:rsidRPr="00446A1E">
                <w:rPr>
                  <w:i/>
                </w:rPr>
                <w:t xml:space="preserve"> </w:t>
              </w:r>
              <w:r w:rsidRPr="0030452A">
                <w:rPr>
                  <w:i/>
                </w:rPr>
                <w:t>specification</w:t>
              </w:r>
              <w:r w:rsidRPr="0030452A">
                <w:t>.</w:t>
              </w:r>
            </w:ins>
          </w:p>
        </w:tc>
      </w:tr>
      <w:tr w:rsidR="00BB3CCB" w:rsidRPr="009432BC" w14:paraId="28BE96CC" w14:textId="77777777" w:rsidTr="0068354D">
        <w:trPr>
          <w:trHeight w:val="494"/>
          <w:ins w:id="14092" w:author="Charles Gifford" w:date="2017-03-20T03:00:00Z"/>
        </w:trPr>
        <w:tc>
          <w:tcPr>
            <w:tcW w:w="2155" w:type="dxa"/>
          </w:tcPr>
          <w:p w14:paraId="58E0FBBC" w14:textId="717992A0" w:rsidR="00BB3CCB" w:rsidRPr="009432BC" w:rsidRDefault="00BB3CCB" w:rsidP="0068354D">
            <w:pPr>
              <w:pStyle w:val="TABLE-cell"/>
              <w:rPr>
                <w:ins w:id="14093" w:author="Charles Gifford" w:date="2017-03-20T03:00:00Z"/>
              </w:rPr>
            </w:pPr>
            <w:ins w:id="14094" w:author="Charles Gifford" w:date="2017-03-20T03:00:00Z">
              <w:r>
                <w:t xml:space="preserve">Physical asset </w:t>
              </w:r>
              <w:r w:rsidRPr="0030452A">
                <w:t>specification property</w:t>
              </w:r>
            </w:ins>
          </w:p>
        </w:tc>
        <w:tc>
          <w:tcPr>
            <w:tcW w:w="2070" w:type="dxa"/>
          </w:tcPr>
          <w:p w14:paraId="4A2632BD" w14:textId="6CA41824" w:rsidR="00BB3CCB" w:rsidRPr="009432BC" w:rsidRDefault="00BB3CCB" w:rsidP="0068354D">
            <w:pPr>
              <w:pStyle w:val="TABLE-cell"/>
              <w:rPr>
                <w:ins w:id="14095" w:author="Charles Gifford" w:date="2017-03-20T03:00:00Z"/>
              </w:rPr>
            </w:pPr>
            <w:ins w:id="14096" w:author="Charles Gifford" w:date="2017-03-20T03:00:00Z">
              <w:r>
                <w:t xml:space="preserve">Physical asset </w:t>
              </w:r>
              <w:r w:rsidRPr="0030452A">
                <w:t>specification property</w:t>
              </w:r>
            </w:ins>
          </w:p>
        </w:tc>
        <w:tc>
          <w:tcPr>
            <w:tcW w:w="1080" w:type="dxa"/>
          </w:tcPr>
          <w:p w14:paraId="36755587" w14:textId="77777777" w:rsidR="00BB3CCB" w:rsidRPr="009432BC" w:rsidRDefault="00BB3CCB" w:rsidP="0068354D">
            <w:pPr>
              <w:pStyle w:val="TABLE-cell"/>
              <w:rPr>
                <w:ins w:id="14097" w:author="Charles Gifford" w:date="2017-03-20T03:00:00Z"/>
              </w:rPr>
            </w:pPr>
            <w:ins w:id="14098" w:author="Charles Gifford" w:date="2017-03-20T03:00:00Z">
              <w:r w:rsidRPr="0030452A">
                <w:t>0..*</w:t>
              </w:r>
            </w:ins>
          </w:p>
        </w:tc>
        <w:tc>
          <w:tcPr>
            <w:tcW w:w="3780" w:type="dxa"/>
          </w:tcPr>
          <w:p w14:paraId="4E5EDFDA" w14:textId="55230642" w:rsidR="00BB3CCB" w:rsidRPr="009432BC" w:rsidRDefault="00BB3CCB" w:rsidP="0068354D">
            <w:pPr>
              <w:pStyle w:val="TABLE-cell"/>
              <w:rPr>
                <w:ins w:id="14099" w:author="Charles Gifford" w:date="2017-03-20T03:00:00Z"/>
              </w:rPr>
            </w:pPr>
            <w:ins w:id="14100" w:author="Charles Gifford" w:date="2017-03-20T03:00:00Z">
              <w:r w:rsidRPr="0030452A">
                <w:t xml:space="preserve">The </w:t>
              </w:r>
              <w:r>
                <w:rPr>
                  <w:i/>
                </w:rPr>
                <w:t>physical asset</w:t>
              </w:r>
              <w:r w:rsidRPr="0030452A">
                <w:rPr>
                  <w:i/>
                </w:rPr>
                <w:t xml:space="preserve"> specification property(s)</w:t>
              </w:r>
              <w:r w:rsidRPr="0030452A">
                <w:t xml:space="preserve"> of this </w:t>
              </w:r>
              <w:r>
                <w:rPr>
                  <w:i/>
                </w:rPr>
                <w:t>physical asset</w:t>
              </w:r>
              <w:r w:rsidRPr="0030452A">
                <w:rPr>
                  <w:i/>
                </w:rPr>
                <w:t xml:space="preserve"> specification</w:t>
              </w:r>
              <w:r w:rsidRPr="0030452A">
                <w:t>.</w:t>
              </w:r>
            </w:ins>
          </w:p>
        </w:tc>
      </w:tr>
      <w:tr w:rsidR="00BB3CCB" w:rsidRPr="009432BC" w14:paraId="7775FDE7" w14:textId="77777777" w:rsidTr="0068354D">
        <w:trPr>
          <w:trHeight w:val="494"/>
          <w:ins w:id="14101" w:author="Charles Gifford" w:date="2017-03-20T03:00:00Z"/>
        </w:trPr>
        <w:tc>
          <w:tcPr>
            <w:tcW w:w="2155" w:type="dxa"/>
            <w:shd w:val="clear" w:color="auto" w:fill="auto"/>
          </w:tcPr>
          <w:p w14:paraId="32ABD977" w14:textId="77777777" w:rsidR="00BB3CCB" w:rsidRPr="0030452A" w:rsidRDefault="00BB3CCB" w:rsidP="0068354D">
            <w:pPr>
              <w:pStyle w:val="TABLE-cell"/>
              <w:rPr>
                <w:ins w:id="14102" w:author="Charles Gifford" w:date="2017-03-20T03:00:00Z"/>
              </w:rPr>
            </w:pPr>
            <w:ins w:id="14103" w:author="Charles Gifford" w:date="2017-03-20T03:00:00Z">
              <w:r>
                <w:t>Physical asset</w:t>
              </w:r>
              <w:r w:rsidRPr="00BA207E">
                <w:t xml:space="preserve"> class</w:t>
              </w:r>
            </w:ins>
          </w:p>
        </w:tc>
        <w:tc>
          <w:tcPr>
            <w:tcW w:w="2070" w:type="dxa"/>
            <w:shd w:val="clear" w:color="auto" w:fill="auto"/>
          </w:tcPr>
          <w:p w14:paraId="05C27D68" w14:textId="77777777" w:rsidR="00BB3CCB" w:rsidRPr="0030452A" w:rsidRDefault="00BB3CCB" w:rsidP="0068354D">
            <w:pPr>
              <w:pStyle w:val="TABLE-cell"/>
              <w:rPr>
                <w:ins w:id="14104" w:author="Charles Gifford" w:date="2017-03-20T03:00:00Z"/>
              </w:rPr>
            </w:pPr>
            <w:ins w:id="14105" w:author="Charles Gifford" w:date="2017-03-20T03:00:00Z">
              <w:r>
                <w:t>Physical asset</w:t>
              </w:r>
              <w:r w:rsidRPr="00446A1E">
                <w:t xml:space="preserve"> </w:t>
              </w:r>
              <w:r w:rsidRPr="00BA207E">
                <w:t>class</w:t>
              </w:r>
            </w:ins>
          </w:p>
        </w:tc>
        <w:tc>
          <w:tcPr>
            <w:tcW w:w="1080" w:type="dxa"/>
          </w:tcPr>
          <w:p w14:paraId="1151A3B9" w14:textId="77777777" w:rsidR="00BB3CCB" w:rsidRPr="0030452A" w:rsidRDefault="00BB3CCB" w:rsidP="0068354D">
            <w:pPr>
              <w:pStyle w:val="TABLE-cell"/>
              <w:rPr>
                <w:ins w:id="14106" w:author="Charles Gifford" w:date="2017-03-20T03:00:00Z"/>
              </w:rPr>
            </w:pPr>
            <w:ins w:id="14107" w:author="Charles Gifford" w:date="2017-03-20T03:00:00Z">
              <w:r w:rsidRPr="0030452A">
                <w:t>0..*</w:t>
              </w:r>
            </w:ins>
          </w:p>
        </w:tc>
        <w:tc>
          <w:tcPr>
            <w:tcW w:w="3780" w:type="dxa"/>
          </w:tcPr>
          <w:p w14:paraId="0402B8BE" w14:textId="77777777" w:rsidR="00BB3CCB" w:rsidRPr="0030452A" w:rsidRDefault="00BB3CCB" w:rsidP="0068354D">
            <w:pPr>
              <w:pStyle w:val="TABLE-cell"/>
              <w:rPr>
                <w:ins w:id="14108" w:author="Charles Gifford" w:date="2017-03-20T03:00:00Z"/>
              </w:rPr>
            </w:pPr>
            <w:ins w:id="14109" w:author="Charles Gifford" w:date="2017-03-20T03:00:00Z">
              <w:r>
                <w:t>A cross-model association to</w:t>
              </w:r>
              <w:r w:rsidRPr="00FD719C">
                <w:t xml:space="preserve"> element in the </w:t>
              </w:r>
              <w:r>
                <w:t>physical asset</w:t>
              </w:r>
              <w:r w:rsidRPr="00446A1E">
                <w:t xml:space="preserve"> </w:t>
              </w:r>
              <w:r w:rsidRPr="00FD719C">
                <w:t>model</w:t>
              </w:r>
              <w:r>
                <w:t xml:space="preserve"> as explained in clause 4.6.4</w:t>
              </w:r>
              <w:r w:rsidRPr="00FD719C">
                <w:t>.</w:t>
              </w:r>
            </w:ins>
          </w:p>
        </w:tc>
      </w:tr>
      <w:tr w:rsidR="00BB3CCB" w:rsidRPr="009432BC" w14:paraId="535DC038" w14:textId="77777777" w:rsidTr="0068354D">
        <w:trPr>
          <w:trHeight w:val="440"/>
          <w:ins w:id="14110" w:author="Charles Gifford" w:date="2017-03-20T03:00:00Z"/>
        </w:trPr>
        <w:tc>
          <w:tcPr>
            <w:tcW w:w="2155" w:type="dxa"/>
            <w:shd w:val="clear" w:color="auto" w:fill="auto"/>
          </w:tcPr>
          <w:p w14:paraId="049A7F8E" w14:textId="77777777" w:rsidR="00BB3CCB" w:rsidRPr="009432BC" w:rsidRDefault="00BB3CCB" w:rsidP="0068354D">
            <w:pPr>
              <w:pStyle w:val="TABLE-cell"/>
              <w:rPr>
                <w:ins w:id="14111" w:author="Charles Gifford" w:date="2017-03-20T03:00:00Z"/>
              </w:rPr>
            </w:pPr>
            <w:ins w:id="14112" w:author="Charles Gifford" w:date="2017-03-20T03:00:00Z">
              <w:r>
                <w:t>Physical asset</w:t>
              </w:r>
            </w:ins>
          </w:p>
        </w:tc>
        <w:tc>
          <w:tcPr>
            <w:tcW w:w="2070" w:type="dxa"/>
            <w:shd w:val="clear" w:color="auto" w:fill="auto"/>
          </w:tcPr>
          <w:p w14:paraId="361C2F25" w14:textId="77777777" w:rsidR="00BB3CCB" w:rsidRPr="009432BC" w:rsidRDefault="00BB3CCB" w:rsidP="0068354D">
            <w:pPr>
              <w:pStyle w:val="TABLE-cell"/>
              <w:rPr>
                <w:ins w:id="14113" w:author="Charles Gifford" w:date="2017-03-20T03:00:00Z"/>
              </w:rPr>
            </w:pPr>
            <w:ins w:id="14114" w:author="Charles Gifford" w:date="2017-03-20T03:00:00Z">
              <w:r>
                <w:t>Physical asset</w:t>
              </w:r>
            </w:ins>
          </w:p>
        </w:tc>
        <w:tc>
          <w:tcPr>
            <w:tcW w:w="1080" w:type="dxa"/>
          </w:tcPr>
          <w:p w14:paraId="72497FFF" w14:textId="77777777" w:rsidR="00BB3CCB" w:rsidRPr="009432BC" w:rsidRDefault="00BB3CCB" w:rsidP="0068354D">
            <w:pPr>
              <w:pStyle w:val="TABLE-cell"/>
              <w:rPr>
                <w:ins w:id="14115" w:author="Charles Gifford" w:date="2017-03-20T03:00:00Z"/>
              </w:rPr>
            </w:pPr>
            <w:ins w:id="14116" w:author="Charles Gifford" w:date="2017-03-20T03:00:00Z">
              <w:r w:rsidRPr="0030452A">
                <w:t>0..*</w:t>
              </w:r>
            </w:ins>
          </w:p>
        </w:tc>
        <w:tc>
          <w:tcPr>
            <w:tcW w:w="3780" w:type="dxa"/>
            <w:shd w:val="clear" w:color="auto" w:fill="auto"/>
          </w:tcPr>
          <w:p w14:paraId="08C04683" w14:textId="77777777" w:rsidR="00BB3CCB" w:rsidRPr="009432BC" w:rsidRDefault="00BB3CCB" w:rsidP="0068354D">
            <w:pPr>
              <w:pStyle w:val="TABLE-cell"/>
              <w:rPr>
                <w:ins w:id="14117" w:author="Charles Gifford" w:date="2017-03-20T03:00:00Z"/>
              </w:rPr>
            </w:pPr>
            <w:ins w:id="14118" w:author="Charles Gifford" w:date="2017-03-20T03:00:00Z">
              <w:r w:rsidRPr="002C3CDB">
                <w:t xml:space="preserve">A cross-model association to element in the </w:t>
              </w:r>
              <w:r>
                <w:t>physical asset</w:t>
              </w:r>
              <w:r w:rsidRPr="00446A1E">
                <w:t xml:space="preserve"> </w:t>
              </w:r>
              <w:r w:rsidRPr="002C3CDB">
                <w:t>model as explained in clause 4.6.4.</w:t>
              </w:r>
            </w:ins>
          </w:p>
        </w:tc>
      </w:tr>
    </w:tbl>
    <w:p w14:paraId="327E69C6" w14:textId="63C9A3A3" w:rsidR="00BE16F5" w:rsidRPr="001C220C" w:rsidRDefault="00BE16F5" w:rsidP="000D7FCB">
      <w:pPr>
        <w:pStyle w:val="TABLE-title"/>
        <w:rPr>
          <w:lang w:val="en-US"/>
        </w:rPr>
      </w:pPr>
      <w:bookmarkStart w:id="14119" w:name="_Ref169522801"/>
      <w:bookmarkStart w:id="14120" w:name="_Toc266864173"/>
      <w:bookmarkStart w:id="14121" w:name="_Toc306621061"/>
      <w:bookmarkStart w:id="14122" w:name="_Toc320178457"/>
      <w:bookmarkStart w:id="14123" w:name="_Toc478492455"/>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207606">
        <w:rPr>
          <w:noProof/>
          <w:lang w:val="en-US"/>
        </w:rPr>
        <w:t>155</w:t>
      </w:r>
      <w:r w:rsidR="00FD29D6">
        <w:rPr>
          <w:lang w:val="en-US"/>
        </w:rPr>
        <w:fldChar w:fldCharType="end"/>
      </w:r>
      <w:bookmarkEnd w:id="14119"/>
      <w:r w:rsidR="000D7FCB">
        <w:rPr>
          <w:lang w:val="en-US"/>
        </w:rPr>
        <w:t xml:space="preserve"> –</w:t>
      </w:r>
      <w:r w:rsidRPr="001C220C">
        <w:rPr>
          <w:lang w:val="en-US"/>
        </w:rPr>
        <w:t xml:space="preserve"> </w:t>
      </w:r>
      <w:r w:rsidR="003B2776">
        <w:rPr>
          <w:lang w:val="en-US"/>
        </w:rPr>
        <w:t>P</w:t>
      </w:r>
      <w:r w:rsidRPr="001C220C">
        <w:rPr>
          <w:lang w:val="en-US"/>
        </w:rPr>
        <w:t>hysical asset specification</w:t>
      </w:r>
      <w:bookmarkEnd w:id="14120"/>
      <w:bookmarkEnd w:id="14121"/>
      <w:bookmarkEnd w:id="14122"/>
      <w:r w:rsidR="003B2776" w:rsidRPr="00AC2193">
        <w:rPr>
          <w:lang w:val="en-US"/>
        </w:rPr>
        <w:t xml:space="preserve"> </w:t>
      </w:r>
      <w:r w:rsidR="003B2776">
        <w:rPr>
          <w:lang w:val="en-US"/>
        </w:rPr>
        <w:t>attributes</w:t>
      </w:r>
      <w:bookmarkEnd w:id="14123"/>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175"/>
        <w:gridCol w:w="1350"/>
        <w:gridCol w:w="1080"/>
        <w:gridCol w:w="1292"/>
      </w:tblGrid>
      <w:tr w:rsidR="00BE16F5" w:rsidRPr="001C220C" w14:paraId="3D40B391" w14:textId="77777777" w:rsidTr="00806D30">
        <w:trPr>
          <w:tblHeader/>
          <w:jc w:val="center"/>
        </w:trPr>
        <w:tc>
          <w:tcPr>
            <w:tcW w:w="1269" w:type="dxa"/>
          </w:tcPr>
          <w:p w14:paraId="36ACB1AA" w14:textId="77777777" w:rsidR="00BE16F5" w:rsidRPr="001C220C" w:rsidRDefault="00BE16F5" w:rsidP="007D6FDE">
            <w:pPr>
              <w:pStyle w:val="NormalTableHeader"/>
              <w:keepNext w:val="0"/>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1A288D58" w14:textId="77777777" w:rsidR="00BE16F5" w:rsidRPr="001C220C" w:rsidRDefault="00BE16F5" w:rsidP="007D6FDE">
            <w:pPr>
              <w:pStyle w:val="NormalTableHeader"/>
              <w:keepNext w:val="0"/>
              <w:spacing w:before="40"/>
              <w:rPr>
                <w:lang w:val="en-US"/>
              </w:rPr>
            </w:pPr>
            <w:r w:rsidRPr="001C220C">
              <w:rPr>
                <w:lang w:val="en-US"/>
              </w:rPr>
              <w:t>Description</w:t>
            </w:r>
          </w:p>
        </w:tc>
        <w:tc>
          <w:tcPr>
            <w:tcW w:w="1175" w:type="dxa"/>
          </w:tcPr>
          <w:p w14:paraId="20C3207E" w14:textId="77777777" w:rsidR="00BE16F5" w:rsidRPr="001C220C" w:rsidRDefault="00AE4770" w:rsidP="007D6FDE">
            <w:pPr>
              <w:pStyle w:val="NormalTableHeader"/>
              <w:keepNext w:val="0"/>
              <w:spacing w:before="40"/>
              <w:rPr>
                <w:lang w:val="en-US"/>
              </w:rPr>
            </w:pPr>
            <w:r>
              <w:rPr>
                <w:lang w:val="en-US"/>
              </w:rPr>
              <w:t>Production example</w:t>
            </w:r>
            <w:r w:rsidR="00BE16F5" w:rsidRPr="001C220C">
              <w:rPr>
                <w:lang w:val="en-US"/>
              </w:rPr>
              <w:t>s</w:t>
            </w:r>
          </w:p>
        </w:tc>
        <w:tc>
          <w:tcPr>
            <w:tcW w:w="1350" w:type="dxa"/>
          </w:tcPr>
          <w:p w14:paraId="78C24C19" w14:textId="77777777" w:rsidR="00BE16F5" w:rsidRPr="001C220C" w:rsidRDefault="00AE4770" w:rsidP="007D6FDE">
            <w:pPr>
              <w:pStyle w:val="NormalTableHeader"/>
              <w:keepNext w:val="0"/>
              <w:spacing w:before="40"/>
              <w:rPr>
                <w:lang w:val="en-US"/>
              </w:rPr>
            </w:pPr>
            <w:r>
              <w:rPr>
                <w:lang w:val="en-US"/>
              </w:rPr>
              <w:t>Maintenance example</w:t>
            </w:r>
            <w:r w:rsidR="00BE16F5" w:rsidRPr="001C220C">
              <w:rPr>
                <w:lang w:val="en-US"/>
              </w:rPr>
              <w:t>s</w:t>
            </w:r>
          </w:p>
        </w:tc>
        <w:tc>
          <w:tcPr>
            <w:tcW w:w="1080" w:type="dxa"/>
          </w:tcPr>
          <w:p w14:paraId="50EE627A" w14:textId="77777777" w:rsidR="00BE16F5" w:rsidRPr="001C220C" w:rsidRDefault="00AE4770" w:rsidP="007D6FDE">
            <w:pPr>
              <w:pStyle w:val="NormalTableHeader"/>
              <w:keepNext w:val="0"/>
              <w:spacing w:before="40"/>
              <w:rPr>
                <w:lang w:val="en-US"/>
              </w:rPr>
            </w:pPr>
            <w:r>
              <w:rPr>
                <w:lang w:val="en-US"/>
              </w:rPr>
              <w:t>Quality example</w:t>
            </w:r>
            <w:r w:rsidR="00BE16F5" w:rsidRPr="001C220C">
              <w:rPr>
                <w:lang w:val="en-US"/>
              </w:rPr>
              <w:t>s</w:t>
            </w:r>
          </w:p>
        </w:tc>
        <w:tc>
          <w:tcPr>
            <w:tcW w:w="1292" w:type="dxa"/>
          </w:tcPr>
          <w:p w14:paraId="6444C4D9" w14:textId="77777777" w:rsidR="00BE16F5" w:rsidRPr="001C220C" w:rsidRDefault="00AE4770" w:rsidP="007D6FDE">
            <w:pPr>
              <w:pStyle w:val="NormalTableHeader"/>
              <w:keepNext w:val="0"/>
              <w:spacing w:before="40"/>
              <w:rPr>
                <w:lang w:val="en-US"/>
              </w:rPr>
            </w:pPr>
            <w:r>
              <w:rPr>
                <w:lang w:val="en-US"/>
              </w:rPr>
              <w:t>Inventory example</w:t>
            </w:r>
            <w:r w:rsidR="00BE16F5" w:rsidRPr="001C220C">
              <w:rPr>
                <w:lang w:val="en-US"/>
              </w:rPr>
              <w:t>s</w:t>
            </w:r>
          </w:p>
        </w:tc>
      </w:tr>
      <w:tr w:rsidR="0061778F" w:rsidRPr="001C220C" w14:paraId="46510FEA" w14:textId="77777777" w:rsidTr="00806D30">
        <w:trPr>
          <w:cantSplit/>
          <w:jc w:val="center"/>
          <w:ins w:id="14124" w:author="Charles Gifford" w:date="2017-03-15T18:50:00Z"/>
        </w:trPr>
        <w:tc>
          <w:tcPr>
            <w:tcW w:w="1269" w:type="dxa"/>
          </w:tcPr>
          <w:p w14:paraId="61EA215B" w14:textId="4EC521EA" w:rsidR="0061778F" w:rsidRPr="001C220C" w:rsidRDefault="0061778F" w:rsidP="0061778F">
            <w:pPr>
              <w:pStyle w:val="TableNormal1"/>
              <w:keepNext w:val="0"/>
              <w:rPr>
                <w:ins w:id="14125" w:author="Charles Gifford" w:date="2017-03-15T18:50:00Z"/>
                <w:lang w:val="en-US"/>
              </w:rPr>
            </w:pPr>
            <w:ins w:id="14126" w:author="Charles Gifford" w:date="2017-03-15T18:50:00Z">
              <w:r w:rsidRPr="0061778F">
                <w:rPr>
                  <w:szCs w:val="16"/>
                </w:rPr>
                <w:t>ID</w:t>
              </w:r>
            </w:ins>
          </w:p>
        </w:tc>
        <w:tc>
          <w:tcPr>
            <w:tcW w:w="2880" w:type="dxa"/>
          </w:tcPr>
          <w:p w14:paraId="6E0E7879" w14:textId="5F964A2D" w:rsidR="0061778F" w:rsidRPr="001C220C" w:rsidRDefault="0061778F" w:rsidP="0061778F">
            <w:pPr>
              <w:pStyle w:val="TableNormal1"/>
              <w:keepNext w:val="0"/>
              <w:rPr>
                <w:ins w:id="14127" w:author="Charles Gifford" w:date="2017-03-15T18:50:00Z"/>
                <w:lang w:val="en-US"/>
              </w:rPr>
            </w:pPr>
            <w:ins w:id="14128" w:author="Charles Gifford" w:date="2017-03-15T18:50:00Z">
              <w:r w:rsidRPr="0061778F">
                <w:rPr>
                  <w:szCs w:val="16"/>
                </w:rPr>
                <w:t xml:space="preserve">A unique identification of a specific </w:t>
              </w:r>
            </w:ins>
            <w:ins w:id="14129" w:author="Charles Gifford" w:date="2017-03-15T18:53:00Z">
              <w:r w:rsidR="004C7DD4" w:rsidRPr="004C7DD4">
                <w:rPr>
                  <w:i/>
                  <w:szCs w:val="16"/>
                </w:rPr>
                <w:t xml:space="preserve">physical asset </w:t>
              </w:r>
            </w:ins>
            <w:ins w:id="14130" w:author="Charles Gifford" w:date="2017-03-15T18:50:00Z">
              <w:r w:rsidRPr="0061778F">
                <w:rPr>
                  <w:i/>
                  <w:szCs w:val="16"/>
                </w:rPr>
                <w:t xml:space="preserve">specification. </w:t>
              </w:r>
            </w:ins>
          </w:p>
        </w:tc>
        <w:tc>
          <w:tcPr>
            <w:tcW w:w="1175" w:type="dxa"/>
          </w:tcPr>
          <w:p w14:paraId="3C30A0AF" w14:textId="18784CE3" w:rsidR="0061778F" w:rsidRPr="001C220C" w:rsidRDefault="0061778F" w:rsidP="0061778F">
            <w:pPr>
              <w:pStyle w:val="TableNormal1"/>
              <w:keepNext w:val="0"/>
              <w:rPr>
                <w:ins w:id="14131" w:author="Charles Gifford" w:date="2017-03-15T18:50:00Z"/>
                <w:lang w:val="en-US"/>
              </w:rPr>
            </w:pPr>
            <w:ins w:id="14132" w:author="Charles Gifford" w:date="2017-03-15T18:50:00Z">
              <w:r w:rsidRPr="0061778F">
                <w:rPr>
                  <w:szCs w:val="16"/>
                </w:rPr>
                <w:t xml:space="preserve">PS1-Employee 23 </w:t>
              </w:r>
            </w:ins>
          </w:p>
        </w:tc>
        <w:tc>
          <w:tcPr>
            <w:tcW w:w="1350" w:type="dxa"/>
          </w:tcPr>
          <w:p w14:paraId="3091349D" w14:textId="5A2A6506" w:rsidR="0061778F" w:rsidRPr="001C220C" w:rsidRDefault="0061778F" w:rsidP="0061778F">
            <w:pPr>
              <w:pStyle w:val="TableNormal1"/>
              <w:keepNext w:val="0"/>
              <w:spacing w:before="40"/>
              <w:rPr>
                <w:ins w:id="14133" w:author="Charles Gifford" w:date="2017-03-15T18:50:00Z"/>
                <w:lang w:val="en-US"/>
              </w:rPr>
            </w:pPr>
            <w:ins w:id="14134" w:author="Charles Gifford" w:date="2017-03-15T18:50:00Z">
              <w:r w:rsidRPr="0061778F">
                <w:rPr>
                  <w:szCs w:val="16"/>
                </w:rPr>
                <w:t>PS1-22828</w:t>
              </w:r>
            </w:ins>
          </w:p>
        </w:tc>
        <w:tc>
          <w:tcPr>
            <w:tcW w:w="1080" w:type="dxa"/>
          </w:tcPr>
          <w:p w14:paraId="4D9C391C" w14:textId="277278BD" w:rsidR="0061778F" w:rsidRPr="001C220C" w:rsidRDefault="0061778F" w:rsidP="0061778F">
            <w:pPr>
              <w:pStyle w:val="TableNormal1"/>
              <w:keepNext w:val="0"/>
              <w:spacing w:before="40"/>
              <w:rPr>
                <w:ins w:id="14135" w:author="Charles Gifford" w:date="2017-03-15T18:50:00Z"/>
                <w:lang w:val="en-US"/>
              </w:rPr>
            </w:pPr>
            <w:ins w:id="14136" w:author="Charles Gifford" w:date="2017-03-15T18:50:00Z">
              <w:r w:rsidRPr="0061778F">
                <w:rPr>
                  <w:szCs w:val="16"/>
                </w:rPr>
                <w:t>PS1-999-123-4567</w:t>
              </w:r>
            </w:ins>
          </w:p>
        </w:tc>
        <w:tc>
          <w:tcPr>
            <w:tcW w:w="1292" w:type="dxa"/>
          </w:tcPr>
          <w:p w14:paraId="7D47CB59" w14:textId="6D8EB12A" w:rsidR="0061778F" w:rsidRPr="001C220C" w:rsidRDefault="0061778F" w:rsidP="0061778F">
            <w:pPr>
              <w:pStyle w:val="TableNormal1"/>
              <w:keepNext w:val="0"/>
              <w:spacing w:before="40"/>
              <w:rPr>
                <w:ins w:id="14137" w:author="Charles Gifford" w:date="2017-03-15T18:50:00Z"/>
                <w:lang w:val="en-US"/>
              </w:rPr>
            </w:pPr>
            <w:ins w:id="14138" w:author="Charles Gifford" w:date="2017-03-15T18:50:00Z">
              <w:r w:rsidRPr="0061778F">
                <w:rPr>
                  <w:szCs w:val="16"/>
                </w:rPr>
                <w:t>PS1-007</w:t>
              </w:r>
            </w:ins>
          </w:p>
        </w:tc>
      </w:tr>
      <w:tr w:rsidR="00E7099B" w:rsidRPr="001C220C" w14:paraId="0F232238" w14:textId="77777777" w:rsidTr="00806D30">
        <w:trPr>
          <w:cantSplit/>
          <w:jc w:val="center"/>
        </w:trPr>
        <w:tc>
          <w:tcPr>
            <w:tcW w:w="1269" w:type="dxa"/>
          </w:tcPr>
          <w:p w14:paraId="76358961" w14:textId="77777777" w:rsidR="00E7099B" w:rsidRPr="001C220C" w:rsidRDefault="00E7099B" w:rsidP="007D6FDE">
            <w:pPr>
              <w:pStyle w:val="TableNormal1"/>
              <w:keepNext w:val="0"/>
              <w:rPr>
                <w:lang w:val="en-US"/>
              </w:rPr>
            </w:pPr>
            <w:r w:rsidRPr="001C220C">
              <w:rPr>
                <w:lang w:val="en-US"/>
              </w:rPr>
              <w:t>Physical asset class</w:t>
            </w:r>
          </w:p>
        </w:tc>
        <w:tc>
          <w:tcPr>
            <w:tcW w:w="2880" w:type="dxa"/>
          </w:tcPr>
          <w:p w14:paraId="7EE447EB" w14:textId="77777777" w:rsidR="00E7099B" w:rsidRPr="001C220C" w:rsidRDefault="00E7099B" w:rsidP="007D6FDE">
            <w:pPr>
              <w:pStyle w:val="TableNormal1"/>
              <w:keepNext w:val="0"/>
              <w:rPr>
                <w:lang w:val="en-US"/>
              </w:rPr>
            </w:pPr>
            <w:r w:rsidRPr="001C220C">
              <w:rPr>
                <w:lang w:val="en-US"/>
              </w:rPr>
              <w:t xml:space="preserve">Identifies the associated </w:t>
            </w:r>
            <w:r w:rsidR="00151EC2">
              <w:rPr>
                <w:i/>
                <w:lang w:val="en-US"/>
              </w:rPr>
              <w:t>p</w:t>
            </w:r>
            <w:r w:rsidRPr="001C220C">
              <w:rPr>
                <w:i/>
                <w:lang w:val="en-US"/>
              </w:rPr>
              <w:t xml:space="preserve">hysical </w:t>
            </w:r>
            <w:r w:rsidR="00151EC2">
              <w:rPr>
                <w:i/>
                <w:lang w:val="en-US"/>
              </w:rPr>
              <w:t>a</w:t>
            </w:r>
            <w:r w:rsidRPr="001C220C">
              <w:rPr>
                <w:i/>
                <w:lang w:val="en-US"/>
              </w:rPr>
              <w:t xml:space="preserve">sset </w:t>
            </w:r>
            <w:r w:rsidR="00151EC2">
              <w:rPr>
                <w:i/>
                <w:lang w:val="en-US"/>
              </w:rPr>
              <w:t>c</w:t>
            </w:r>
            <w:r w:rsidRPr="001C220C">
              <w:rPr>
                <w:i/>
                <w:lang w:val="en-US"/>
              </w:rPr>
              <w:t xml:space="preserve">lass </w:t>
            </w:r>
            <w:r w:rsidRPr="001C220C">
              <w:rPr>
                <w:lang w:val="en-US"/>
              </w:rPr>
              <w:t xml:space="preserve">or set of </w:t>
            </w:r>
            <w:r w:rsidR="00151EC2">
              <w:rPr>
                <w:i/>
                <w:lang w:val="en-US"/>
              </w:rPr>
              <w:t>p</w:t>
            </w:r>
            <w:r w:rsidRPr="001C220C">
              <w:rPr>
                <w:i/>
                <w:lang w:val="en-US"/>
              </w:rPr>
              <w:t xml:space="preserve">hysical </w:t>
            </w:r>
            <w:r w:rsidR="00151EC2">
              <w:rPr>
                <w:i/>
                <w:lang w:val="en-US"/>
              </w:rPr>
              <w:t>a</w:t>
            </w:r>
            <w:r w:rsidRPr="001C220C">
              <w:rPr>
                <w:i/>
                <w:lang w:val="en-US"/>
              </w:rPr>
              <w:t xml:space="preserve">sset </w:t>
            </w:r>
            <w:r w:rsidR="00151EC2">
              <w:rPr>
                <w:i/>
                <w:lang w:val="en-US"/>
              </w:rPr>
              <w:t>c</w:t>
            </w:r>
            <w:r w:rsidRPr="001C220C">
              <w:rPr>
                <w:i/>
                <w:lang w:val="en-US"/>
              </w:rPr>
              <w:t xml:space="preserve">lasses </w:t>
            </w:r>
            <w:r w:rsidRPr="001C220C">
              <w:rPr>
                <w:lang w:val="en-US"/>
              </w:rPr>
              <w:t>of the specification for a specific segment</w:t>
            </w:r>
            <w:r w:rsidR="008558A5">
              <w:rPr>
                <w:lang w:val="en-US"/>
              </w:rPr>
              <w:t xml:space="preserve">. </w:t>
            </w:r>
          </w:p>
        </w:tc>
        <w:tc>
          <w:tcPr>
            <w:tcW w:w="1175" w:type="dxa"/>
          </w:tcPr>
          <w:p w14:paraId="16A801FA" w14:textId="77777777" w:rsidR="00E7099B" w:rsidRPr="001C220C" w:rsidRDefault="00E7099B" w:rsidP="007D6FDE">
            <w:pPr>
              <w:pStyle w:val="TableNormal1"/>
              <w:keepNext w:val="0"/>
              <w:rPr>
                <w:lang w:val="en-US"/>
              </w:rPr>
            </w:pPr>
            <w:r w:rsidRPr="001C220C">
              <w:rPr>
                <w:lang w:val="en-US"/>
              </w:rPr>
              <w:t>Polishing Machine</w:t>
            </w:r>
          </w:p>
          <w:p w14:paraId="4660942F" w14:textId="77777777" w:rsidR="00E7099B" w:rsidRPr="001C220C" w:rsidRDefault="00E7099B" w:rsidP="007D6FDE">
            <w:pPr>
              <w:pStyle w:val="TableNormal1"/>
              <w:keepNext w:val="0"/>
              <w:rPr>
                <w:lang w:val="en-US"/>
              </w:rPr>
            </w:pPr>
          </w:p>
        </w:tc>
        <w:tc>
          <w:tcPr>
            <w:tcW w:w="1350" w:type="dxa"/>
          </w:tcPr>
          <w:p w14:paraId="0221AA0B" w14:textId="77777777" w:rsidR="00E7099B" w:rsidRPr="001C220C" w:rsidRDefault="00E7099B" w:rsidP="007D6FDE">
            <w:pPr>
              <w:pStyle w:val="TableNormal1"/>
              <w:keepNext w:val="0"/>
              <w:spacing w:before="40"/>
              <w:rPr>
                <w:lang w:val="en-US"/>
              </w:rPr>
            </w:pPr>
            <w:r w:rsidRPr="001C220C">
              <w:rPr>
                <w:lang w:val="en-US"/>
              </w:rPr>
              <w:t>Torque Wrench</w:t>
            </w:r>
          </w:p>
        </w:tc>
        <w:tc>
          <w:tcPr>
            <w:tcW w:w="1080" w:type="dxa"/>
          </w:tcPr>
          <w:p w14:paraId="608508BD" w14:textId="77777777" w:rsidR="00E7099B" w:rsidRPr="001C220C" w:rsidRDefault="00E7099B" w:rsidP="007D6FDE">
            <w:pPr>
              <w:pStyle w:val="TableNormal1"/>
              <w:keepNext w:val="0"/>
              <w:spacing w:before="40"/>
              <w:rPr>
                <w:lang w:val="en-US"/>
              </w:rPr>
            </w:pPr>
            <w:r w:rsidRPr="001C220C">
              <w:rPr>
                <w:lang w:val="en-US"/>
              </w:rPr>
              <w:t>GCMS</w:t>
            </w:r>
          </w:p>
        </w:tc>
        <w:tc>
          <w:tcPr>
            <w:tcW w:w="1292" w:type="dxa"/>
          </w:tcPr>
          <w:p w14:paraId="6AAD22F6" w14:textId="77777777" w:rsidR="00E7099B" w:rsidRPr="001C220C" w:rsidRDefault="00E7099B" w:rsidP="007D6FDE">
            <w:pPr>
              <w:pStyle w:val="TableNormal1"/>
              <w:keepNext w:val="0"/>
              <w:spacing w:before="40"/>
              <w:rPr>
                <w:lang w:val="en-US"/>
              </w:rPr>
            </w:pPr>
            <w:r w:rsidRPr="001C220C">
              <w:rPr>
                <w:lang w:val="en-US"/>
              </w:rPr>
              <w:t>IBC</w:t>
            </w:r>
          </w:p>
        </w:tc>
      </w:tr>
      <w:tr w:rsidR="00E7099B" w:rsidRPr="001C220C" w14:paraId="1086474D" w14:textId="77777777" w:rsidTr="00806D30">
        <w:trPr>
          <w:cantSplit/>
          <w:jc w:val="center"/>
        </w:trPr>
        <w:tc>
          <w:tcPr>
            <w:tcW w:w="1269" w:type="dxa"/>
          </w:tcPr>
          <w:p w14:paraId="51E47291" w14:textId="77777777" w:rsidR="00E7099B" w:rsidRPr="001C220C" w:rsidRDefault="00E7099B" w:rsidP="007D6FDE">
            <w:pPr>
              <w:pStyle w:val="TableNormal1"/>
              <w:keepNext w:val="0"/>
              <w:rPr>
                <w:lang w:val="en-US"/>
              </w:rPr>
            </w:pPr>
            <w:r w:rsidRPr="001C220C">
              <w:rPr>
                <w:lang w:val="en-US"/>
              </w:rPr>
              <w:t xml:space="preserve">Physical </w:t>
            </w:r>
            <w:r w:rsidR="00EF7D1A">
              <w:rPr>
                <w:lang w:val="en-US"/>
              </w:rPr>
              <w:t>a</w:t>
            </w:r>
            <w:r w:rsidRPr="001C220C">
              <w:rPr>
                <w:lang w:val="en-US"/>
              </w:rPr>
              <w:t>sset</w:t>
            </w:r>
          </w:p>
        </w:tc>
        <w:tc>
          <w:tcPr>
            <w:tcW w:w="2880" w:type="dxa"/>
          </w:tcPr>
          <w:p w14:paraId="440C15AB" w14:textId="77777777" w:rsidR="00E7099B" w:rsidRPr="001C220C" w:rsidRDefault="00E7099B" w:rsidP="007D6FDE">
            <w:pPr>
              <w:pStyle w:val="TableNormal1"/>
              <w:keepNext w:val="0"/>
              <w:rPr>
                <w:lang w:val="en-US"/>
              </w:rPr>
            </w:pPr>
            <w:r w:rsidRPr="001C220C">
              <w:rPr>
                <w:lang w:val="en-US"/>
              </w:rPr>
              <w:t xml:space="preserve">Identifies the associated </w:t>
            </w:r>
            <w:r w:rsidRPr="001C220C">
              <w:rPr>
                <w:i/>
                <w:lang w:val="en-US"/>
              </w:rPr>
              <w:t xml:space="preserve">physical asset </w:t>
            </w:r>
            <w:r w:rsidRPr="001C220C">
              <w:rPr>
                <w:lang w:val="en-US"/>
              </w:rPr>
              <w:t xml:space="preserve">or set of </w:t>
            </w:r>
            <w:r w:rsidRPr="001C220C">
              <w:rPr>
                <w:i/>
                <w:lang w:val="en-US"/>
              </w:rPr>
              <w:t xml:space="preserve">physical assets </w:t>
            </w:r>
            <w:r w:rsidRPr="001C220C">
              <w:rPr>
                <w:lang w:val="en-US"/>
              </w:rPr>
              <w:t>of the specification for a specific segment.</w:t>
            </w:r>
          </w:p>
        </w:tc>
        <w:tc>
          <w:tcPr>
            <w:tcW w:w="1175" w:type="dxa"/>
          </w:tcPr>
          <w:p w14:paraId="1EA817AA" w14:textId="77777777" w:rsidR="00E7099B" w:rsidRPr="001C220C" w:rsidRDefault="00E92EAC" w:rsidP="007D6FDE">
            <w:pPr>
              <w:pStyle w:val="TableNormal1"/>
              <w:keepNext w:val="0"/>
              <w:rPr>
                <w:lang w:val="en-US"/>
              </w:rPr>
            </w:pPr>
            <w:r w:rsidRPr="001C220C">
              <w:rPr>
                <w:lang w:val="en-US"/>
              </w:rPr>
              <w:t>20090121</w:t>
            </w:r>
          </w:p>
        </w:tc>
        <w:tc>
          <w:tcPr>
            <w:tcW w:w="1350" w:type="dxa"/>
          </w:tcPr>
          <w:p w14:paraId="31A0A6BB" w14:textId="77777777" w:rsidR="00E7099B" w:rsidRPr="001C220C" w:rsidRDefault="00E7099B" w:rsidP="007D6FDE">
            <w:pPr>
              <w:pStyle w:val="TableNormal1"/>
              <w:keepNext w:val="0"/>
              <w:spacing w:before="40"/>
              <w:rPr>
                <w:lang w:val="en-US"/>
              </w:rPr>
            </w:pPr>
            <w:r w:rsidRPr="001C220C">
              <w:rPr>
                <w:lang w:val="en-US"/>
              </w:rPr>
              <w:t>100 N-m Torque Wrench</w:t>
            </w:r>
          </w:p>
        </w:tc>
        <w:tc>
          <w:tcPr>
            <w:tcW w:w="1080" w:type="dxa"/>
          </w:tcPr>
          <w:p w14:paraId="7B2922D4" w14:textId="77777777" w:rsidR="00E7099B" w:rsidRPr="001C220C" w:rsidRDefault="00E7099B" w:rsidP="007D6FDE">
            <w:pPr>
              <w:pStyle w:val="TableNormal1"/>
              <w:keepNext w:val="0"/>
              <w:spacing w:before="40"/>
              <w:rPr>
                <w:lang w:val="en-US"/>
              </w:rPr>
            </w:pPr>
            <w:r w:rsidRPr="001C220C">
              <w:rPr>
                <w:lang w:val="en-US"/>
              </w:rPr>
              <w:t>Model GCMS100</w:t>
            </w:r>
          </w:p>
        </w:tc>
        <w:tc>
          <w:tcPr>
            <w:tcW w:w="1292" w:type="dxa"/>
          </w:tcPr>
          <w:p w14:paraId="742A297B" w14:textId="77777777" w:rsidR="00E7099B" w:rsidRPr="001C220C" w:rsidRDefault="00E7099B" w:rsidP="007D6FDE">
            <w:pPr>
              <w:pStyle w:val="TableNormal1"/>
              <w:keepNext w:val="0"/>
              <w:spacing w:before="40"/>
              <w:rPr>
                <w:lang w:val="en-US"/>
              </w:rPr>
            </w:pPr>
            <w:r w:rsidRPr="001C220C">
              <w:rPr>
                <w:lang w:val="en-US"/>
              </w:rPr>
              <w:t>Model IBC-SS-5K</w:t>
            </w:r>
          </w:p>
        </w:tc>
      </w:tr>
      <w:tr w:rsidR="00E7099B" w:rsidRPr="001C220C" w14:paraId="2E236140" w14:textId="77777777" w:rsidTr="00806D30">
        <w:trPr>
          <w:cantSplit/>
          <w:jc w:val="center"/>
        </w:trPr>
        <w:tc>
          <w:tcPr>
            <w:tcW w:w="1269" w:type="dxa"/>
          </w:tcPr>
          <w:p w14:paraId="0A6A12F1" w14:textId="77777777" w:rsidR="00E7099B" w:rsidRPr="001C220C" w:rsidRDefault="00E7099B" w:rsidP="007D6FDE">
            <w:pPr>
              <w:pStyle w:val="TableNormal1"/>
              <w:keepNext w:val="0"/>
              <w:rPr>
                <w:lang w:val="en-US"/>
              </w:rPr>
            </w:pPr>
            <w:r w:rsidRPr="001C220C">
              <w:rPr>
                <w:lang w:val="en-US"/>
              </w:rPr>
              <w:t>Description</w:t>
            </w:r>
          </w:p>
        </w:tc>
        <w:tc>
          <w:tcPr>
            <w:tcW w:w="2880" w:type="dxa"/>
          </w:tcPr>
          <w:p w14:paraId="22656358" w14:textId="77777777" w:rsidR="00E7099B" w:rsidRPr="001C220C" w:rsidRDefault="00E7099B" w:rsidP="007D6FDE">
            <w:pPr>
              <w:pStyle w:val="TableNormal1"/>
              <w:keepNext w:val="0"/>
              <w:rPr>
                <w:lang w:val="en-US"/>
              </w:rPr>
            </w:pPr>
            <w:r w:rsidRPr="001C220C">
              <w:rPr>
                <w:lang w:val="en-US"/>
              </w:rPr>
              <w:t xml:space="preserve">Contains additional information and descriptions of the </w:t>
            </w:r>
            <w:r w:rsidRPr="001C220C">
              <w:rPr>
                <w:i/>
                <w:lang w:val="en-US"/>
              </w:rPr>
              <w:t>physical asset specification</w:t>
            </w:r>
          </w:p>
        </w:tc>
        <w:tc>
          <w:tcPr>
            <w:tcW w:w="1175" w:type="dxa"/>
          </w:tcPr>
          <w:p w14:paraId="26A0FEDD" w14:textId="77777777" w:rsidR="00E7099B" w:rsidRPr="001C220C" w:rsidRDefault="00E92EAC" w:rsidP="007D6FDE">
            <w:pPr>
              <w:pStyle w:val="TableNormal1"/>
              <w:keepNext w:val="0"/>
              <w:rPr>
                <w:lang w:val="en-US"/>
              </w:rPr>
            </w:pPr>
            <w:r w:rsidRPr="001C220C">
              <w:rPr>
                <w:lang w:val="en-US"/>
              </w:rPr>
              <w:t>Polisher</w:t>
            </w:r>
            <w:r w:rsidR="00E7099B" w:rsidRPr="001C220C">
              <w:rPr>
                <w:lang w:val="en-US"/>
              </w:rPr>
              <w:t xml:space="preserve"> </w:t>
            </w:r>
          </w:p>
        </w:tc>
        <w:tc>
          <w:tcPr>
            <w:tcW w:w="1350" w:type="dxa"/>
          </w:tcPr>
          <w:p w14:paraId="095E1A3D" w14:textId="77777777" w:rsidR="00E7099B" w:rsidRPr="001C220C" w:rsidRDefault="00E7099B" w:rsidP="007D6FDE">
            <w:pPr>
              <w:pStyle w:val="TableNormal1"/>
              <w:keepNext w:val="0"/>
              <w:spacing w:before="40"/>
              <w:rPr>
                <w:lang w:val="en-US"/>
              </w:rPr>
            </w:pPr>
            <w:r w:rsidRPr="001C220C">
              <w:rPr>
                <w:lang w:val="en-US"/>
              </w:rPr>
              <w:t>Wrench used for specific torque rating</w:t>
            </w:r>
          </w:p>
        </w:tc>
        <w:tc>
          <w:tcPr>
            <w:tcW w:w="1080" w:type="dxa"/>
          </w:tcPr>
          <w:p w14:paraId="7A21413E" w14:textId="77777777" w:rsidR="00E7099B" w:rsidRPr="001C220C" w:rsidRDefault="00E7099B" w:rsidP="007D6FDE">
            <w:pPr>
              <w:pStyle w:val="TableNormal1"/>
              <w:keepNext w:val="0"/>
              <w:spacing w:before="40"/>
              <w:rPr>
                <w:lang w:val="en-US"/>
              </w:rPr>
            </w:pPr>
            <w:r w:rsidRPr="001C220C">
              <w:rPr>
                <w:lang w:val="en-US"/>
              </w:rPr>
              <w:t>Used to measure VOC conc.</w:t>
            </w:r>
          </w:p>
        </w:tc>
        <w:tc>
          <w:tcPr>
            <w:tcW w:w="1292" w:type="dxa"/>
          </w:tcPr>
          <w:p w14:paraId="68D0D25E" w14:textId="77777777" w:rsidR="00E7099B" w:rsidRPr="001C220C" w:rsidRDefault="00E7099B" w:rsidP="007D6FDE">
            <w:pPr>
              <w:pStyle w:val="TableNormal1"/>
              <w:keepNext w:val="0"/>
              <w:spacing w:before="40"/>
              <w:rPr>
                <w:lang w:val="en-US"/>
              </w:rPr>
            </w:pPr>
            <w:r w:rsidRPr="001C220C">
              <w:rPr>
                <w:lang w:val="en-US"/>
              </w:rPr>
              <w:t xml:space="preserve">Stainless Steel </w:t>
            </w:r>
            <w:smartTag w:uri="urn:schemas-microsoft-com:office:smarttags" w:element="chmetcnv">
              <w:smartTagPr>
                <w:attr w:name="TCSC" w:val="0"/>
                <w:attr w:name="NumberType" w:val="1"/>
                <w:attr w:name="Negative" w:val="False"/>
                <w:attr w:name="HasSpace" w:val="True"/>
                <w:attr w:name="SourceValue" w:val="5000"/>
                <w:attr w:name="UnitName" w:val="lb"/>
              </w:smartTagPr>
              <w:r w:rsidRPr="001C220C">
                <w:rPr>
                  <w:lang w:val="en-US"/>
                </w:rPr>
                <w:t>5000 lb</w:t>
              </w:r>
            </w:smartTag>
            <w:r w:rsidRPr="001C220C">
              <w:rPr>
                <w:lang w:val="en-US"/>
              </w:rPr>
              <w:t xml:space="preserve"> capacity</w:t>
            </w:r>
          </w:p>
        </w:tc>
      </w:tr>
      <w:tr w:rsidR="00F67980" w:rsidRPr="001C220C" w14:paraId="2941EC58" w14:textId="77777777" w:rsidTr="00806D30">
        <w:trPr>
          <w:cantSplit/>
          <w:jc w:val="center"/>
        </w:trPr>
        <w:tc>
          <w:tcPr>
            <w:tcW w:w="1269" w:type="dxa"/>
          </w:tcPr>
          <w:p w14:paraId="1E56ACD1" w14:textId="77777777" w:rsidR="00F67980" w:rsidRPr="001C220C" w:rsidRDefault="00F67980" w:rsidP="007D6FDE">
            <w:pPr>
              <w:pStyle w:val="TableNormal1"/>
              <w:keepNext w:val="0"/>
              <w:rPr>
                <w:lang w:val="en-US"/>
              </w:rPr>
            </w:pPr>
            <w:ins w:id="14139" w:author="Dennis Brandl" w:date="2015-08-17T11:01:00Z">
              <w:r>
                <w:rPr>
                  <w:lang w:val="en-US"/>
                </w:rPr>
                <w:t xml:space="preserve">Hierarchy </w:t>
              </w:r>
            </w:ins>
            <w:r w:rsidR="00EF7D1A">
              <w:rPr>
                <w:lang w:val="en-US"/>
              </w:rPr>
              <w:t>s</w:t>
            </w:r>
            <w:ins w:id="14140" w:author="Dennis Brandl" w:date="2015-08-17T11:01:00Z">
              <w:r>
                <w:rPr>
                  <w:lang w:val="en-US"/>
                </w:rPr>
                <w:t>cope</w:t>
              </w:r>
            </w:ins>
          </w:p>
        </w:tc>
        <w:tc>
          <w:tcPr>
            <w:tcW w:w="2880" w:type="dxa"/>
          </w:tcPr>
          <w:p w14:paraId="7E309C39" w14:textId="77777777" w:rsidR="00F67980" w:rsidRPr="001C220C" w:rsidRDefault="00F67980" w:rsidP="007D6FDE">
            <w:pPr>
              <w:pStyle w:val="TableNormal1"/>
              <w:keepNext w:val="0"/>
              <w:rPr>
                <w:ins w:id="14141" w:author="Dennis Brandl" w:date="2015-08-17T11:01:00Z"/>
                <w:lang w:val="en-US"/>
              </w:rPr>
            </w:pPr>
            <w:ins w:id="14142" w:author="Dennis Brandl" w:date="2015-08-17T11:01:00Z">
              <w:r w:rsidRPr="001C220C">
                <w:rPr>
                  <w:lang w:val="en-US"/>
                </w:rPr>
                <w:t>Identifies where the exchanged information fits within the role based equipment hierarchy</w:t>
              </w:r>
              <w:r>
                <w:rPr>
                  <w:lang w:val="en-US"/>
                </w:rPr>
                <w:t xml:space="preserve">. </w:t>
              </w:r>
            </w:ins>
          </w:p>
          <w:p w14:paraId="29E62FCB" w14:textId="77777777" w:rsidR="00F67980" w:rsidRPr="001C220C" w:rsidRDefault="00F67980" w:rsidP="007D6FDE">
            <w:pPr>
              <w:pStyle w:val="TableNormal1"/>
              <w:keepNext w:val="0"/>
              <w:rPr>
                <w:lang w:val="en-US"/>
              </w:rPr>
            </w:pPr>
          </w:p>
        </w:tc>
        <w:tc>
          <w:tcPr>
            <w:tcW w:w="1175" w:type="dxa"/>
          </w:tcPr>
          <w:p w14:paraId="7EC44699" w14:textId="77777777" w:rsidR="00F67980" w:rsidRPr="001C220C" w:rsidRDefault="00F67980" w:rsidP="007D6FDE">
            <w:pPr>
              <w:pStyle w:val="TableNormal1"/>
              <w:keepNext w:val="0"/>
              <w:rPr>
                <w:lang w:val="en-US"/>
              </w:rPr>
            </w:pPr>
            <w:ins w:id="14143" w:author="Dennis Brandl" w:date="2015-08-17T11:01:00Z">
              <w:r w:rsidRPr="001C220C">
                <w:rPr>
                  <w:lang w:val="en-US"/>
                </w:rPr>
                <w:t>East Wing(AREA)/ Manufacturing Line #2(WORK CENTER)</w:t>
              </w:r>
            </w:ins>
          </w:p>
        </w:tc>
        <w:tc>
          <w:tcPr>
            <w:tcW w:w="1350" w:type="dxa"/>
          </w:tcPr>
          <w:p w14:paraId="4AD56334" w14:textId="77777777" w:rsidR="00F67980" w:rsidRPr="001C220C" w:rsidRDefault="00F67980" w:rsidP="007D6FDE">
            <w:pPr>
              <w:pStyle w:val="TableNormal1"/>
              <w:keepNext w:val="0"/>
              <w:rPr>
                <w:ins w:id="14144" w:author="Dennis Brandl" w:date="2015-08-17T11:01:00Z"/>
                <w:lang w:val="en-US"/>
              </w:rPr>
            </w:pPr>
            <w:ins w:id="14145" w:author="Dennis Brandl" w:date="2015-08-17T11:01:00Z">
              <w:r w:rsidRPr="001C220C">
                <w:rPr>
                  <w:lang w:val="en-US"/>
                </w:rPr>
                <w:t>CNC Machine</w:t>
              </w:r>
            </w:ins>
          </w:p>
          <w:p w14:paraId="774B9309" w14:textId="77777777" w:rsidR="00F67980" w:rsidRPr="001C220C" w:rsidRDefault="00F67980" w:rsidP="007D6FDE">
            <w:pPr>
              <w:pStyle w:val="TableNormal1"/>
              <w:keepNext w:val="0"/>
              <w:spacing w:before="40"/>
              <w:rPr>
                <w:lang w:val="en-US"/>
              </w:rPr>
            </w:pPr>
            <w:ins w:id="14146" w:author="Dennis Brandl" w:date="2015-08-17T11:01:00Z">
              <w:r w:rsidRPr="001C220C">
                <w:rPr>
                  <w:lang w:val="en-US"/>
                </w:rPr>
                <w:t>Asset ID 13465</w:t>
              </w:r>
            </w:ins>
          </w:p>
        </w:tc>
        <w:tc>
          <w:tcPr>
            <w:tcW w:w="1080" w:type="dxa"/>
          </w:tcPr>
          <w:p w14:paraId="2954B59C" w14:textId="77777777" w:rsidR="00F67980" w:rsidRPr="001C220C" w:rsidRDefault="00F67980" w:rsidP="007D6FDE">
            <w:pPr>
              <w:pStyle w:val="TableNormal1"/>
              <w:keepNext w:val="0"/>
              <w:rPr>
                <w:ins w:id="14147" w:author="Dennis Brandl" w:date="2015-08-17T11:01:00Z"/>
                <w:lang w:val="en-US"/>
              </w:rPr>
            </w:pPr>
            <w:ins w:id="14148" w:author="Dennis Brandl" w:date="2015-08-17T11:01:00Z">
              <w:r w:rsidRPr="001C220C">
                <w:rPr>
                  <w:lang w:val="en-US"/>
                </w:rPr>
                <w:t>Test Cell 4</w:t>
              </w:r>
            </w:ins>
          </w:p>
          <w:p w14:paraId="31C7E688" w14:textId="77777777" w:rsidR="00F67980" w:rsidRPr="001C220C" w:rsidRDefault="00F67980" w:rsidP="007D6FDE">
            <w:pPr>
              <w:pStyle w:val="TableNormal1"/>
              <w:keepNext w:val="0"/>
              <w:spacing w:before="40"/>
              <w:rPr>
                <w:lang w:val="en-US"/>
              </w:rPr>
            </w:pPr>
            <w:ins w:id="14149" w:author="Dennis Brandl" w:date="2015-08-17T11:01:00Z">
              <w:r w:rsidRPr="001C220C">
                <w:rPr>
                  <w:lang w:val="en-US"/>
                </w:rPr>
                <w:t>Receiving</w:t>
              </w:r>
            </w:ins>
          </w:p>
        </w:tc>
        <w:tc>
          <w:tcPr>
            <w:tcW w:w="1292" w:type="dxa"/>
          </w:tcPr>
          <w:p w14:paraId="5CE3C679" w14:textId="77777777" w:rsidR="00F67980" w:rsidRPr="001C220C" w:rsidRDefault="00F67980" w:rsidP="007D6FDE">
            <w:pPr>
              <w:pStyle w:val="TableNormal1"/>
              <w:keepNext w:val="0"/>
              <w:spacing w:before="40"/>
              <w:rPr>
                <w:lang w:val="en-US"/>
              </w:rPr>
            </w:pPr>
            <w:ins w:id="14150" w:author="Dennis Brandl" w:date="2015-08-17T11:01:00Z">
              <w:r w:rsidRPr="001C220C">
                <w:rPr>
                  <w:lang w:val="en-US"/>
                </w:rPr>
                <w:t>Ware</w:t>
              </w:r>
              <w:r>
                <w:rPr>
                  <w:lang w:val="en-US"/>
                </w:rPr>
                <w:t>-</w:t>
              </w:r>
              <w:r w:rsidRPr="001C220C">
                <w:rPr>
                  <w:lang w:val="en-US"/>
                </w:rPr>
                <w:t>house B</w:t>
              </w:r>
            </w:ins>
          </w:p>
        </w:tc>
      </w:tr>
      <w:tr w:rsidR="009F2B95" w:rsidRPr="00A756AC" w14:paraId="1FD3F585" w14:textId="77777777" w:rsidTr="00600813">
        <w:trPr>
          <w:cantSplit/>
          <w:jc w:val="center"/>
          <w:ins w:id="14151" w:author="Charles Gifford" w:date="2016-01-11T12:57:00Z"/>
        </w:trPr>
        <w:tc>
          <w:tcPr>
            <w:tcW w:w="1269" w:type="dxa"/>
          </w:tcPr>
          <w:p w14:paraId="689B4E10" w14:textId="77777777" w:rsidR="009F2B95" w:rsidRPr="00E32145" w:rsidRDefault="009F2B95" w:rsidP="009F2B95">
            <w:pPr>
              <w:pStyle w:val="TABLE-cell"/>
              <w:rPr>
                <w:ins w:id="14152" w:author="Charles Gifford" w:date="2017-03-17T21:43:00Z"/>
                <w:lang w:val="en-US"/>
              </w:rPr>
            </w:pPr>
            <w:ins w:id="14153" w:author="Charles Gifford" w:date="2017-03-17T21:43:00Z">
              <w:r>
                <w:rPr>
                  <w:lang w:val="en-US"/>
                </w:rPr>
                <w:t>Spatial definition</w:t>
              </w:r>
            </w:ins>
          </w:p>
          <w:p w14:paraId="74BECA53" w14:textId="77777777" w:rsidR="009F2B95" w:rsidRPr="009042FD" w:rsidRDefault="009F2B95" w:rsidP="009F2B95">
            <w:pPr>
              <w:pStyle w:val="TableNormal1"/>
              <w:keepNext w:val="0"/>
              <w:rPr>
                <w:ins w:id="14154" w:author="Charles Gifford" w:date="2016-01-11T12:57:00Z"/>
                <w:lang w:val="en-US"/>
              </w:rPr>
            </w:pPr>
          </w:p>
        </w:tc>
        <w:tc>
          <w:tcPr>
            <w:tcW w:w="2880" w:type="dxa"/>
          </w:tcPr>
          <w:p w14:paraId="5664D37A" w14:textId="6D1D650F" w:rsidR="009F2B95" w:rsidRPr="009042FD" w:rsidRDefault="009F2B95" w:rsidP="009F2B95">
            <w:pPr>
              <w:pStyle w:val="TableNormal1"/>
              <w:keepNext w:val="0"/>
              <w:rPr>
                <w:ins w:id="14155" w:author="Charles Gifford" w:date="2016-01-11T12:57:00Z"/>
                <w:lang w:val="en-US"/>
              </w:rPr>
            </w:pPr>
            <w:ins w:id="14156" w:author="Charles Gifford" w:date="2017-03-17T21:43:00Z">
              <w:r>
                <w:rPr>
                  <w:lang w:val="en-US"/>
                </w:rPr>
                <w:t>S</w:t>
              </w:r>
              <w:r w:rsidRPr="00E32145">
                <w:rPr>
                  <w:lang w:val="en-US"/>
                </w:rPr>
                <w:t xml:space="preserve">patially defines the </w:t>
              </w:r>
              <w:r>
                <w:rPr>
                  <w:i/>
                  <w:lang w:val="en-US"/>
                </w:rPr>
                <w:t xml:space="preserve">physical asset(s) </w:t>
              </w:r>
              <w:r>
                <w:rPr>
                  <w:lang w:val="en-US"/>
                </w:rPr>
                <w:t xml:space="preserve">specified by this </w:t>
              </w:r>
              <w:r>
                <w:rPr>
                  <w:i/>
                  <w:lang w:val="en-US"/>
                </w:rPr>
                <w:t>physical asset specification</w:t>
              </w:r>
              <w:r w:rsidRPr="00E32145">
                <w:rPr>
                  <w:lang w:val="en-US"/>
                </w:rPr>
                <w:t xml:space="preserve"> as a </w:t>
              </w:r>
              <w:r w:rsidRPr="00C30F13">
                <w:rPr>
                  <w:lang w:val="en-US"/>
                </w:rPr>
                <w:t>0-dimensional point, 1-dimensional line, or 2-dimensional shape or 3-dimensional solid</w:t>
              </w:r>
              <w:r w:rsidRPr="00E32145">
                <w:rPr>
                  <w:lang w:val="en-US"/>
                </w:rPr>
                <w:t>.</w:t>
              </w:r>
            </w:ins>
          </w:p>
        </w:tc>
        <w:tc>
          <w:tcPr>
            <w:tcW w:w="1175" w:type="dxa"/>
          </w:tcPr>
          <w:p w14:paraId="7511DCF0" w14:textId="1C388299" w:rsidR="009F2B95" w:rsidRPr="009042FD" w:rsidRDefault="009F2B95" w:rsidP="009F2B95">
            <w:pPr>
              <w:pStyle w:val="TableNormal1"/>
              <w:keepNext w:val="0"/>
              <w:rPr>
                <w:ins w:id="14157" w:author="Charles Gifford" w:date="2016-01-11T12:57:00Z"/>
                <w:lang w:val="en-US"/>
              </w:rPr>
            </w:pPr>
            <w:ins w:id="14158" w:author="Charles Gifford" w:date="2017-03-17T21:43:00Z">
              <w:r w:rsidRPr="00E32145">
                <w:rPr>
                  <w:lang w:val="en-US"/>
                </w:rPr>
                <w:t>4326 / EPSG / GPX / lat="45.35" lon="24.15"</w:t>
              </w:r>
            </w:ins>
          </w:p>
        </w:tc>
        <w:tc>
          <w:tcPr>
            <w:tcW w:w="1350" w:type="dxa"/>
          </w:tcPr>
          <w:p w14:paraId="4955D96D" w14:textId="65AD74B8" w:rsidR="009F2B95" w:rsidRPr="009042FD" w:rsidRDefault="009F2B95" w:rsidP="009F2B95">
            <w:pPr>
              <w:pStyle w:val="TableNormal1"/>
              <w:keepNext w:val="0"/>
              <w:rPr>
                <w:ins w:id="14159" w:author="Charles Gifford" w:date="2016-01-11T12:57:00Z"/>
                <w:lang w:val="en-US"/>
              </w:rPr>
            </w:pPr>
            <w:ins w:id="14160" w:author="Charles Gifford" w:date="2017-03-17T21:43:00Z">
              <w:r w:rsidRPr="00E32145">
                <w:rPr>
                  <w:lang w:val="en-US"/>
                </w:rPr>
                <w:t>5800 / EPSG / WKT / POINT ( -1000 463 )</w:t>
              </w:r>
            </w:ins>
          </w:p>
        </w:tc>
        <w:tc>
          <w:tcPr>
            <w:tcW w:w="1080" w:type="dxa"/>
          </w:tcPr>
          <w:p w14:paraId="7D82F659" w14:textId="0000B60C" w:rsidR="009F2B95" w:rsidRPr="009042FD" w:rsidRDefault="009F2B95" w:rsidP="009F2B95">
            <w:pPr>
              <w:pStyle w:val="TableNormal1"/>
              <w:keepNext w:val="0"/>
              <w:rPr>
                <w:ins w:id="14161" w:author="Charles Gifford" w:date="2016-01-11T12:57:00Z"/>
                <w:lang w:val="en-US"/>
              </w:rPr>
            </w:pPr>
            <w:ins w:id="14162" w:author="Charles Gifford" w:date="2017-03-17T21:43:00Z">
              <w:r w:rsidRPr="00E32145">
                <w:rPr>
                  <w:lang w:val="en-US"/>
                </w:rPr>
                <w:t>4269 / EPSG / WKT / POINT ( 3848472 96789 )</w:t>
              </w:r>
            </w:ins>
          </w:p>
        </w:tc>
        <w:tc>
          <w:tcPr>
            <w:tcW w:w="1292" w:type="dxa"/>
          </w:tcPr>
          <w:p w14:paraId="2431A6AD" w14:textId="036C3EC2" w:rsidR="009F2B95" w:rsidRPr="009042FD" w:rsidRDefault="009F2B95" w:rsidP="009F2B95">
            <w:pPr>
              <w:pStyle w:val="TableNormal1"/>
              <w:keepNext w:val="0"/>
              <w:spacing w:before="40"/>
              <w:rPr>
                <w:ins w:id="14163" w:author="Charles Gifford" w:date="2016-01-11T12:57:00Z"/>
                <w:lang w:val="en-US"/>
              </w:rPr>
            </w:pPr>
            <w:ins w:id="14164" w:author="Charles Gifford" w:date="2017-03-17T21:43:00Z">
              <w:r w:rsidRPr="00E32145">
                <w:rPr>
                  <w:lang w:val="en-US"/>
                </w:rPr>
                <w:t>6283 / EPSG / WKT / POLYGON ( ( -646.99 676.18, -645.14 683.09, -646.99 676.18 ) )</w:t>
              </w:r>
            </w:ins>
          </w:p>
        </w:tc>
      </w:tr>
      <w:tr w:rsidR="009F2B95" w:rsidRPr="00A756AC" w14:paraId="28296830" w14:textId="77777777" w:rsidTr="00600813">
        <w:trPr>
          <w:cantSplit/>
          <w:jc w:val="center"/>
          <w:ins w:id="14165" w:author="Charles Gifford" w:date="2017-03-17T21:43:00Z"/>
        </w:trPr>
        <w:tc>
          <w:tcPr>
            <w:tcW w:w="1269" w:type="dxa"/>
          </w:tcPr>
          <w:p w14:paraId="7A23277A" w14:textId="6AB04E33" w:rsidR="009F2B95" w:rsidRDefault="009F2B95" w:rsidP="009F2B95">
            <w:pPr>
              <w:pStyle w:val="TableNormal1"/>
              <w:keepNext w:val="0"/>
              <w:rPr>
                <w:ins w:id="14166" w:author="Charles Gifford" w:date="2017-03-17T21:43:00Z"/>
                <w:lang w:val="en-US"/>
              </w:rPr>
            </w:pPr>
            <w:ins w:id="14167" w:author="Charles Gifford" w:date="2017-03-17T21:43:00Z">
              <w:r>
                <w:rPr>
                  <w:lang w:val="en-US"/>
                </w:rPr>
                <w:t>Physical location</w:t>
              </w:r>
            </w:ins>
          </w:p>
        </w:tc>
        <w:tc>
          <w:tcPr>
            <w:tcW w:w="2880" w:type="dxa"/>
          </w:tcPr>
          <w:p w14:paraId="31AE5E18" w14:textId="08B4DD70" w:rsidR="009F2B95" w:rsidRPr="000071CE" w:rsidRDefault="009F2B95" w:rsidP="009F2B95">
            <w:pPr>
              <w:pStyle w:val="TableNormal1"/>
              <w:keepNext w:val="0"/>
              <w:rPr>
                <w:ins w:id="14168" w:author="Charles Gifford" w:date="2017-03-17T21:43:00Z"/>
                <w:lang w:val="en-US"/>
              </w:rPr>
            </w:pPr>
            <w:ins w:id="14169" w:author="Charles Gifford" w:date="2017-03-17T21:43:00Z">
              <w:r w:rsidRPr="00E32145">
                <w:rPr>
                  <w:lang w:val="en-US"/>
                </w:rPr>
                <w:t xml:space="preserve">Identifies the </w:t>
              </w:r>
              <w:r>
                <w:rPr>
                  <w:lang w:val="en-US"/>
                </w:rPr>
                <w:t>physical</w:t>
              </w:r>
              <w:r w:rsidRPr="00DD7E5B">
                <w:rPr>
                  <w:lang w:val="en-US"/>
                </w:rPr>
                <w:t xml:space="preserve"> location</w:t>
              </w:r>
              <w:r>
                <w:rPr>
                  <w:lang w:val="en-US"/>
                </w:rPr>
                <w:t xml:space="preserve"> of the </w:t>
              </w:r>
              <w:r w:rsidRPr="00B80960">
                <w:rPr>
                  <w:i/>
                  <w:lang w:val="en-US"/>
                </w:rPr>
                <w:t>physical asset</w:t>
              </w:r>
              <w:r>
                <w:rPr>
                  <w:i/>
                  <w:lang w:val="en-US"/>
                </w:rPr>
                <w:t>(</w:t>
              </w:r>
              <w:r w:rsidRPr="00B80960">
                <w:rPr>
                  <w:i/>
                  <w:lang w:val="en-US"/>
                </w:rPr>
                <w:t>s</w:t>
              </w:r>
              <w:r>
                <w:rPr>
                  <w:i/>
                  <w:lang w:val="en-US"/>
                </w:rPr>
                <w:t>)</w:t>
              </w:r>
              <w:r>
                <w:rPr>
                  <w:lang w:val="en-US"/>
                </w:rPr>
                <w:t xml:space="preserve"> </w:t>
              </w:r>
              <w:r w:rsidRPr="00E32145">
                <w:rPr>
                  <w:lang w:val="en-US"/>
                </w:rPr>
                <w:t xml:space="preserve">specified by this </w:t>
              </w:r>
              <w:r>
                <w:rPr>
                  <w:i/>
                  <w:lang w:val="en-US"/>
                </w:rPr>
                <w:t>physical asset</w:t>
              </w:r>
              <w:r w:rsidRPr="00E32145">
                <w:rPr>
                  <w:i/>
                  <w:lang w:val="en-US"/>
                </w:rPr>
                <w:t xml:space="preserve"> specification</w:t>
              </w:r>
              <w:r w:rsidRPr="00E32145">
                <w:rPr>
                  <w:lang w:val="en-US"/>
                </w:rPr>
                <w:t>.</w:t>
              </w:r>
            </w:ins>
          </w:p>
        </w:tc>
        <w:tc>
          <w:tcPr>
            <w:tcW w:w="1175" w:type="dxa"/>
          </w:tcPr>
          <w:p w14:paraId="095C926B" w14:textId="1D9FBC2D" w:rsidR="009F2B95" w:rsidRDefault="009F2B95" w:rsidP="009F2B95">
            <w:pPr>
              <w:pStyle w:val="TableNormal1"/>
              <w:keepNext w:val="0"/>
              <w:rPr>
                <w:ins w:id="14170" w:author="Charles Gifford" w:date="2017-03-17T21:43:00Z"/>
                <w:lang w:val="en-US"/>
              </w:rPr>
            </w:pPr>
            <w:ins w:id="14171" w:author="Charles Gifford" w:date="2017-03-17T21:43:00Z">
              <w:r>
                <w:rPr>
                  <w:lang w:val="en-US"/>
                </w:rPr>
                <w:t>SST57</w:t>
              </w:r>
            </w:ins>
          </w:p>
        </w:tc>
        <w:tc>
          <w:tcPr>
            <w:tcW w:w="1350" w:type="dxa"/>
          </w:tcPr>
          <w:p w14:paraId="3F69C23A" w14:textId="1402BD74" w:rsidR="009F2B95" w:rsidRDefault="009F2B95" w:rsidP="009F2B95">
            <w:pPr>
              <w:pStyle w:val="TableNormal1"/>
              <w:keepNext w:val="0"/>
              <w:rPr>
                <w:ins w:id="14172" w:author="Charles Gifford" w:date="2017-03-17T21:43:00Z"/>
                <w:lang w:val="en-US"/>
              </w:rPr>
            </w:pPr>
            <w:ins w:id="14173" w:author="Charles Gifford" w:date="2017-03-17T21:43:00Z">
              <w:r>
                <w:rPr>
                  <w:lang w:val="en-US"/>
                </w:rPr>
                <w:t>Shed4S-8</w:t>
              </w:r>
            </w:ins>
          </w:p>
        </w:tc>
        <w:tc>
          <w:tcPr>
            <w:tcW w:w="1080" w:type="dxa"/>
          </w:tcPr>
          <w:p w14:paraId="574CFD1E" w14:textId="482AB9F8" w:rsidR="009F2B95" w:rsidRDefault="009F2B95" w:rsidP="009F2B95">
            <w:pPr>
              <w:pStyle w:val="TableNormal1"/>
              <w:keepNext w:val="0"/>
              <w:rPr>
                <w:ins w:id="14174" w:author="Charles Gifford" w:date="2017-03-17T21:43:00Z"/>
                <w:lang w:val="en-US"/>
              </w:rPr>
            </w:pPr>
            <w:ins w:id="14175" w:author="Charles Gifford" w:date="2017-03-17T21:43:00Z">
              <w:r>
                <w:rPr>
                  <w:lang w:val="en-US"/>
                </w:rPr>
                <w:t>3822</w:t>
              </w:r>
            </w:ins>
          </w:p>
        </w:tc>
        <w:tc>
          <w:tcPr>
            <w:tcW w:w="1292" w:type="dxa"/>
          </w:tcPr>
          <w:p w14:paraId="3F973DC4" w14:textId="2A2D4D17" w:rsidR="009F2B95" w:rsidRDefault="009F2B95" w:rsidP="009F2B95">
            <w:pPr>
              <w:pStyle w:val="TableNormal1"/>
              <w:keepNext w:val="0"/>
              <w:spacing w:before="40"/>
              <w:rPr>
                <w:ins w:id="14176" w:author="Charles Gifford" w:date="2017-03-17T21:43:00Z"/>
                <w:lang w:val="en-US"/>
              </w:rPr>
            </w:pPr>
            <w:ins w:id="14177" w:author="Charles Gifford" w:date="2017-03-17T21:43:00Z">
              <w:r>
                <w:rPr>
                  <w:lang w:val="en-US"/>
                </w:rPr>
                <w:t>WH1</w:t>
              </w:r>
            </w:ins>
          </w:p>
        </w:tc>
      </w:tr>
      <w:tr w:rsidR="009F2B95" w:rsidRPr="00A756AC" w14:paraId="0ECDF8D2" w14:textId="77777777" w:rsidTr="00600813">
        <w:trPr>
          <w:cantSplit/>
          <w:jc w:val="center"/>
          <w:ins w:id="14178" w:author="Charles Gifford" w:date="2017-03-17T21:43:00Z"/>
        </w:trPr>
        <w:tc>
          <w:tcPr>
            <w:tcW w:w="1269" w:type="dxa"/>
          </w:tcPr>
          <w:p w14:paraId="13F07AF7" w14:textId="26F337B6" w:rsidR="009F2B95" w:rsidRDefault="009F2B95" w:rsidP="009F2B95">
            <w:pPr>
              <w:pStyle w:val="TableNormal1"/>
              <w:keepNext w:val="0"/>
              <w:rPr>
                <w:ins w:id="14179" w:author="Charles Gifford" w:date="2017-03-17T21:43:00Z"/>
                <w:lang w:val="en-US"/>
              </w:rPr>
            </w:pPr>
            <w:ins w:id="14180" w:author="Charles Gifford" w:date="2017-03-17T21:43:00Z">
              <w:r>
                <w:rPr>
                  <w:lang w:val="en-US"/>
                </w:rPr>
                <w:t>Physical location type</w:t>
              </w:r>
            </w:ins>
          </w:p>
        </w:tc>
        <w:tc>
          <w:tcPr>
            <w:tcW w:w="2880" w:type="dxa"/>
          </w:tcPr>
          <w:p w14:paraId="5BACF81D" w14:textId="77777777" w:rsidR="009F2B95" w:rsidRPr="00EF1162" w:rsidRDefault="009F2B95" w:rsidP="009F2B95">
            <w:pPr>
              <w:pStyle w:val="TableNormal1"/>
              <w:rPr>
                <w:ins w:id="14181" w:author="Charles Gifford" w:date="2017-03-17T21:43:00Z"/>
              </w:rPr>
            </w:pPr>
            <w:ins w:id="14182" w:author="Charles Gifford" w:date="2017-03-17T21:43:00Z">
              <w:r w:rsidRPr="00EF1162">
                <w:t xml:space="preserve">Indicates whether the </w:t>
              </w:r>
              <w:r>
                <w:t xml:space="preserve">physical </w:t>
              </w:r>
              <w:r w:rsidRPr="00EF1162">
                <w:t>location attribute refers to a</w:t>
              </w:r>
              <w:r>
                <w:t>n</w:t>
              </w:r>
              <w:r w:rsidRPr="00EF1162">
                <w:t xml:space="preserve"> </w:t>
              </w:r>
              <w:r w:rsidRPr="00EF1162">
                <w:rPr>
                  <w:i/>
                </w:rPr>
                <w:t>operational</w:t>
              </w:r>
              <w:r>
                <w:t xml:space="preserve"> </w:t>
              </w:r>
              <w:r w:rsidRPr="00EF1162">
                <w:rPr>
                  <w:i/>
                </w:rPr>
                <w:t>location</w:t>
              </w:r>
              <w:r w:rsidRPr="00EF1162">
                <w:t xml:space="preserve"> object, or contains a description of the </w:t>
              </w:r>
              <w:r>
                <w:t xml:space="preserve">physical </w:t>
              </w:r>
              <w:r w:rsidRPr="00EF1162">
                <w:t>location.</w:t>
              </w:r>
            </w:ins>
          </w:p>
          <w:p w14:paraId="15B756D1" w14:textId="77777777" w:rsidR="009F2B95" w:rsidRPr="00EF1162" w:rsidRDefault="009F2B95" w:rsidP="009F2B95">
            <w:pPr>
              <w:pStyle w:val="TableNormal1"/>
              <w:rPr>
                <w:ins w:id="14183" w:author="Charles Gifford" w:date="2017-03-17T21:43:00Z"/>
              </w:rPr>
            </w:pPr>
            <w:ins w:id="14184" w:author="Charles Gifford" w:date="2017-03-17T21:43:00Z">
              <w:r w:rsidRPr="00EF1162">
                <w:t>Mandatory where a</w:t>
              </w:r>
              <w:r>
                <w:t xml:space="preserve"> physical</w:t>
              </w:r>
              <w:r w:rsidRPr="00EF1162">
                <w:t xml:space="preserve"> location </w:t>
              </w:r>
              <w:r>
                <w:t xml:space="preserve">attribute </w:t>
              </w:r>
              <w:r w:rsidRPr="00EF1162">
                <w:t>is specified.  Defined values are:</w:t>
              </w:r>
            </w:ins>
          </w:p>
          <w:p w14:paraId="358A4114" w14:textId="77777777" w:rsidR="009F2B95" w:rsidRPr="00EF1162" w:rsidRDefault="009F2B95" w:rsidP="009F2B95">
            <w:pPr>
              <w:pStyle w:val="TableNormal1"/>
              <w:rPr>
                <w:ins w:id="14185" w:author="Charles Gifford" w:date="2017-03-17T21:43:00Z"/>
              </w:rPr>
            </w:pPr>
            <w:ins w:id="14186" w:author="Charles Gifford" w:date="2017-03-17T21:43:00Z">
              <w:r>
                <w:t xml:space="preserve">Operational </w:t>
              </w:r>
              <w:r w:rsidRPr="00EF1162">
                <w:t xml:space="preserve">Location – </w:t>
              </w:r>
              <w:r>
                <w:t>Physical l</w:t>
              </w:r>
              <w:r w:rsidRPr="00EF1162">
                <w:t>ocation attribute references a</w:t>
              </w:r>
              <w:r>
                <w:t>n</w:t>
              </w:r>
              <w:r w:rsidRPr="00EF1162">
                <w:t xml:space="preserve"> </w:t>
              </w:r>
              <w:r w:rsidRPr="00EF1162">
                <w:rPr>
                  <w:i/>
                </w:rPr>
                <w:t>operational</w:t>
              </w:r>
              <w:r>
                <w:t xml:space="preserve"> </w:t>
              </w:r>
              <w:r w:rsidRPr="00EF1162">
                <w:rPr>
                  <w:i/>
                </w:rPr>
                <w:t>location</w:t>
              </w:r>
              <w:r w:rsidRPr="00EF1162">
                <w:t>.</w:t>
              </w:r>
            </w:ins>
          </w:p>
          <w:p w14:paraId="0BAA0311" w14:textId="13EF7C1A" w:rsidR="009F2B95" w:rsidRPr="000071CE" w:rsidRDefault="009F2B95" w:rsidP="009F2B95">
            <w:pPr>
              <w:pStyle w:val="TableNormal1"/>
              <w:keepNext w:val="0"/>
              <w:rPr>
                <w:ins w:id="14187" w:author="Charles Gifford" w:date="2017-03-17T21:43:00Z"/>
                <w:lang w:val="en-US"/>
              </w:rPr>
            </w:pPr>
            <w:ins w:id="14188" w:author="Charles Gifford" w:date="2017-03-17T21:43:00Z">
              <w:r>
                <w:rPr>
                  <w:lang w:val="en-US"/>
                </w:rPr>
                <w:t>Description – Physical l</w:t>
              </w:r>
              <w:r w:rsidRPr="00EF1162">
                <w:rPr>
                  <w:lang w:val="en-US"/>
                </w:rPr>
                <w:t xml:space="preserve">ocation attribute contains a description of the </w:t>
              </w:r>
              <w:r>
                <w:rPr>
                  <w:lang w:val="en-US"/>
                </w:rPr>
                <w:t xml:space="preserve">physical </w:t>
              </w:r>
              <w:r w:rsidRPr="00EF1162">
                <w:rPr>
                  <w:lang w:val="en-US"/>
                </w:rPr>
                <w:t>location, such as a street address.</w:t>
              </w:r>
            </w:ins>
          </w:p>
        </w:tc>
        <w:tc>
          <w:tcPr>
            <w:tcW w:w="1175" w:type="dxa"/>
          </w:tcPr>
          <w:p w14:paraId="14445289" w14:textId="6578B122" w:rsidR="009F2B95" w:rsidRDefault="009F2B95" w:rsidP="009F2B95">
            <w:pPr>
              <w:pStyle w:val="TableNormal1"/>
              <w:keepNext w:val="0"/>
              <w:rPr>
                <w:ins w:id="14189" w:author="Charles Gifford" w:date="2017-03-17T21:43:00Z"/>
                <w:lang w:val="en-US"/>
              </w:rPr>
            </w:pPr>
            <w:ins w:id="14190" w:author="Charles Gifford" w:date="2017-03-17T21:43:00Z">
              <w:r>
                <w:rPr>
                  <w:lang w:val="en-US"/>
                </w:rPr>
                <w:t>Operational Location</w:t>
              </w:r>
            </w:ins>
          </w:p>
        </w:tc>
        <w:tc>
          <w:tcPr>
            <w:tcW w:w="1350" w:type="dxa"/>
          </w:tcPr>
          <w:p w14:paraId="1C1EFD75" w14:textId="62304E53" w:rsidR="009F2B95" w:rsidRDefault="009F2B95" w:rsidP="009F2B95">
            <w:pPr>
              <w:pStyle w:val="TableNormal1"/>
              <w:keepNext w:val="0"/>
              <w:rPr>
                <w:ins w:id="14191" w:author="Charles Gifford" w:date="2017-03-17T21:43:00Z"/>
                <w:lang w:val="en-US"/>
              </w:rPr>
            </w:pPr>
            <w:ins w:id="14192" w:author="Charles Gifford" w:date="2017-03-17T21:43:00Z">
              <w:r>
                <w:rPr>
                  <w:lang w:val="en-US"/>
                </w:rPr>
                <w:t>Description</w:t>
              </w:r>
            </w:ins>
          </w:p>
        </w:tc>
        <w:tc>
          <w:tcPr>
            <w:tcW w:w="1080" w:type="dxa"/>
          </w:tcPr>
          <w:p w14:paraId="6BEE2102" w14:textId="7239B259" w:rsidR="009F2B95" w:rsidRDefault="009F2B95" w:rsidP="009F2B95">
            <w:pPr>
              <w:pStyle w:val="TableNormal1"/>
              <w:keepNext w:val="0"/>
              <w:rPr>
                <w:ins w:id="14193" w:author="Charles Gifford" w:date="2017-03-17T21:43:00Z"/>
                <w:lang w:val="en-US"/>
              </w:rPr>
            </w:pPr>
            <w:ins w:id="14194" w:author="Charles Gifford" w:date="2017-03-17T21:43:00Z">
              <w:r>
                <w:rPr>
                  <w:lang w:val="en-US"/>
                </w:rPr>
                <w:t>Operational Location</w:t>
              </w:r>
            </w:ins>
          </w:p>
        </w:tc>
        <w:tc>
          <w:tcPr>
            <w:tcW w:w="1292" w:type="dxa"/>
          </w:tcPr>
          <w:p w14:paraId="297529B6" w14:textId="2A7BE543" w:rsidR="009F2B95" w:rsidRDefault="009F2B95" w:rsidP="009F2B95">
            <w:pPr>
              <w:pStyle w:val="TableNormal1"/>
              <w:keepNext w:val="0"/>
              <w:spacing w:before="40"/>
              <w:rPr>
                <w:ins w:id="14195" w:author="Charles Gifford" w:date="2017-03-17T21:43:00Z"/>
                <w:lang w:val="en-US"/>
              </w:rPr>
            </w:pPr>
            <w:ins w:id="14196" w:author="Charles Gifford" w:date="2017-03-17T21:43:00Z">
              <w:r>
                <w:rPr>
                  <w:lang w:val="en-US"/>
                </w:rPr>
                <w:t>Operational Location</w:t>
              </w:r>
            </w:ins>
          </w:p>
        </w:tc>
      </w:tr>
      <w:tr w:rsidR="00F67980" w:rsidRPr="001C220C" w14:paraId="773F2FD4" w14:textId="77777777" w:rsidTr="00806D30">
        <w:trPr>
          <w:cantSplit/>
          <w:jc w:val="center"/>
        </w:trPr>
        <w:tc>
          <w:tcPr>
            <w:tcW w:w="1269" w:type="dxa"/>
          </w:tcPr>
          <w:p w14:paraId="217EAB69" w14:textId="77777777" w:rsidR="00F67980" w:rsidRPr="001C220C" w:rsidRDefault="00F67980" w:rsidP="007D6FDE">
            <w:pPr>
              <w:pStyle w:val="TableNormal1"/>
              <w:keepNext w:val="0"/>
              <w:rPr>
                <w:lang w:val="en-US"/>
              </w:rPr>
            </w:pPr>
            <w:r w:rsidRPr="001C220C">
              <w:rPr>
                <w:lang w:val="en-US"/>
              </w:rPr>
              <w:t xml:space="preserve">Physical </w:t>
            </w:r>
            <w:r w:rsidR="00EF7D1A">
              <w:rPr>
                <w:lang w:val="en-US"/>
              </w:rPr>
              <w:t>a</w:t>
            </w:r>
            <w:r w:rsidRPr="001C220C">
              <w:rPr>
                <w:lang w:val="en-US"/>
              </w:rPr>
              <w:t xml:space="preserve">sset </w:t>
            </w:r>
            <w:r w:rsidR="00EF7D1A">
              <w:rPr>
                <w:lang w:val="en-US"/>
              </w:rPr>
              <w:t>u</w:t>
            </w:r>
            <w:r w:rsidRPr="001C220C">
              <w:rPr>
                <w:lang w:val="en-US"/>
              </w:rPr>
              <w:t>se</w:t>
            </w:r>
          </w:p>
        </w:tc>
        <w:tc>
          <w:tcPr>
            <w:tcW w:w="2880" w:type="dxa"/>
          </w:tcPr>
          <w:p w14:paraId="1382A88C" w14:textId="77777777" w:rsidR="00F67980" w:rsidRPr="001C220C" w:rsidRDefault="00F67980" w:rsidP="007D6FDE">
            <w:pPr>
              <w:pStyle w:val="TableNormal1"/>
              <w:keepNext w:val="0"/>
              <w:rPr>
                <w:lang w:val="en-US"/>
              </w:rPr>
            </w:pPr>
            <w:r w:rsidRPr="001C220C">
              <w:rPr>
                <w:lang w:val="en-US"/>
              </w:rPr>
              <w:t xml:space="preserve">Defines the expected use of the </w:t>
            </w:r>
            <w:r w:rsidRPr="00EF7D1A">
              <w:rPr>
                <w:i/>
                <w:lang w:val="en-US"/>
              </w:rPr>
              <w:t>physical asset class</w:t>
            </w:r>
            <w:r w:rsidRPr="001C220C">
              <w:rPr>
                <w:lang w:val="en-US"/>
              </w:rPr>
              <w:t xml:space="preserve"> or </w:t>
            </w:r>
            <w:r w:rsidRPr="00EF7D1A">
              <w:rPr>
                <w:i/>
                <w:lang w:val="en-US"/>
              </w:rPr>
              <w:t>physical asset</w:t>
            </w:r>
            <w:r w:rsidRPr="001C220C">
              <w:rPr>
                <w:lang w:val="en-US"/>
              </w:rPr>
              <w:t xml:space="preserve">. </w:t>
            </w:r>
          </w:p>
        </w:tc>
        <w:tc>
          <w:tcPr>
            <w:tcW w:w="1175" w:type="dxa"/>
          </w:tcPr>
          <w:p w14:paraId="1688CEB1" w14:textId="77777777" w:rsidR="00F67980" w:rsidRPr="001C220C" w:rsidRDefault="00F67980" w:rsidP="007D6FDE">
            <w:pPr>
              <w:pStyle w:val="TableNormal1"/>
              <w:keepNext w:val="0"/>
              <w:rPr>
                <w:lang w:val="en-US"/>
              </w:rPr>
            </w:pPr>
            <w:r w:rsidRPr="001C220C">
              <w:rPr>
                <w:lang w:val="en-US"/>
              </w:rPr>
              <w:t>Polish</w:t>
            </w:r>
          </w:p>
        </w:tc>
        <w:tc>
          <w:tcPr>
            <w:tcW w:w="1350" w:type="dxa"/>
          </w:tcPr>
          <w:p w14:paraId="196E08E3" w14:textId="77777777" w:rsidR="00F67980" w:rsidRPr="001C220C" w:rsidRDefault="00F67980" w:rsidP="007D6FDE">
            <w:pPr>
              <w:pStyle w:val="TableNormal1"/>
              <w:keepNext w:val="0"/>
              <w:spacing w:before="40"/>
              <w:rPr>
                <w:lang w:val="en-US"/>
              </w:rPr>
            </w:pPr>
            <w:r w:rsidRPr="001C220C">
              <w:rPr>
                <w:lang w:val="en-US"/>
              </w:rPr>
              <w:t>Wrench required for proper tightening of motor head</w:t>
            </w:r>
          </w:p>
        </w:tc>
        <w:tc>
          <w:tcPr>
            <w:tcW w:w="1080" w:type="dxa"/>
          </w:tcPr>
          <w:p w14:paraId="2D57A2DD" w14:textId="77777777" w:rsidR="00F67980" w:rsidRPr="001C220C" w:rsidRDefault="00F67980" w:rsidP="007D6FDE">
            <w:pPr>
              <w:pStyle w:val="TableNormal1"/>
              <w:keepNext w:val="0"/>
              <w:spacing w:before="40"/>
              <w:rPr>
                <w:lang w:val="en-US"/>
              </w:rPr>
            </w:pPr>
            <w:r w:rsidRPr="001C220C">
              <w:rPr>
                <w:lang w:val="en-US"/>
              </w:rPr>
              <w:t>Gas Chromatography test</w:t>
            </w:r>
          </w:p>
        </w:tc>
        <w:tc>
          <w:tcPr>
            <w:tcW w:w="1292" w:type="dxa"/>
          </w:tcPr>
          <w:p w14:paraId="160FCD2F" w14:textId="77777777" w:rsidR="00F67980" w:rsidRPr="001C220C" w:rsidRDefault="00F67980" w:rsidP="007D6FDE">
            <w:pPr>
              <w:pStyle w:val="TableNormal1"/>
              <w:keepNext w:val="0"/>
              <w:spacing w:before="40"/>
              <w:rPr>
                <w:lang w:val="en-US"/>
              </w:rPr>
            </w:pPr>
            <w:r w:rsidRPr="001C220C">
              <w:rPr>
                <w:lang w:val="en-US"/>
              </w:rPr>
              <w:t>Raw material staging</w:t>
            </w:r>
          </w:p>
        </w:tc>
      </w:tr>
      <w:tr w:rsidR="00F67980" w:rsidRPr="001C220C" w14:paraId="1B748F35" w14:textId="77777777" w:rsidTr="00806D30">
        <w:trPr>
          <w:cantSplit/>
          <w:jc w:val="center"/>
        </w:trPr>
        <w:tc>
          <w:tcPr>
            <w:tcW w:w="1269" w:type="dxa"/>
          </w:tcPr>
          <w:p w14:paraId="4E1ADB37" w14:textId="77777777" w:rsidR="00F67980" w:rsidRPr="001C220C" w:rsidRDefault="00F67980" w:rsidP="007D6FDE">
            <w:pPr>
              <w:pStyle w:val="TableNormal1"/>
              <w:keepNext w:val="0"/>
              <w:rPr>
                <w:lang w:val="en-US"/>
              </w:rPr>
            </w:pPr>
            <w:r w:rsidRPr="001C220C">
              <w:rPr>
                <w:lang w:val="en-US"/>
              </w:rPr>
              <w:t>Quantity</w:t>
            </w:r>
          </w:p>
        </w:tc>
        <w:tc>
          <w:tcPr>
            <w:tcW w:w="2880" w:type="dxa"/>
          </w:tcPr>
          <w:p w14:paraId="7758A8EA" w14:textId="77777777" w:rsidR="00F67980" w:rsidRPr="001C220C" w:rsidRDefault="00F67980" w:rsidP="007D6FDE">
            <w:pPr>
              <w:pStyle w:val="TableNormal1"/>
              <w:keepNext w:val="0"/>
              <w:rPr>
                <w:lang w:val="en-US"/>
              </w:rPr>
            </w:pPr>
            <w:r w:rsidRPr="001C220C">
              <w:rPr>
                <w:lang w:val="en-US"/>
              </w:rPr>
              <w:t>Specifies the amount of physical asset resources required for the parent segment, if applicable.</w:t>
            </w:r>
          </w:p>
        </w:tc>
        <w:tc>
          <w:tcPr>
            <w:tcW w:w="1175" w:type="dxa"/>
          </w:tcPr>
          <w:p w14:paraId="1F551458" w14:textId="77777777" w:rsidR="00F67980" w:rsidRPr="001C220C" w:rsidRDefault="00F67980" w:rsidP="007D6FDE">
            <w:pPr>
              <w:pStyle w:val="TableNormal1"/>
              <w:keepNext w:val="0"/>
              <w:rPr>
                <w:lang w:val="en-US"/>
              </w:rPr>
            </w:pPr>
            <w:r w:rsidRPr="001C220C">
              <w:rPr>
                <w:lang w:val="en-US"/>
              </w:rPr>
              <w:t>1</w:t>
            </w:r>
            <w:r>
              <w:rPr>
                <w:lang w:val="en-US"/>
              </w:rPr>
              <w:t>,</w:t>
            </w:r>
            <w:r w:rsidRPr="001C220C">
              <w:rPr>
                <w:lang w:val="en-US"/>
              </w:rPr>
              <w:t>25</w:t>
            </w:r>
          </w:p>
        </w:tc>
        <w:tc>
          <w:tcPr>
            <w:tcW w:w="1350" w:type="dxa"/>
          </w:tcPr>
          <w:p w14:paraId="1DFA26D9" w14:textId="77777777" w:rsidR="00F67980" w:rsidRPr="001C220C" w:rsidRDefault="00F67980" w:rsidP="007D6FDE">
            <w:pPr>
              <w:pStyle w:val="TableNormal1"/>
              <w:keepNext w:val="0"/>
              <w:spacing w:before="40"/>
              <w:rPr>
                <w:lang w:val="en-US"/>
              </w:rPr>
            </w:pPr>
            <w:r w:rsidRPr="001C220C">
              <w:rPr>
                <w:lang w:val="en-US"/>
              </w:rPr>
              <w:t>2</w:t>
            </w:r>
          </w:p>
        </w:tc>
        <w:tc>
          <w:tcPr>
            <w:tcW w:w="1080" w:type="dxa"/>
          </w:tcPr>
          <w:p w14:paraId="20B1131F" w14:textId="77777777" w:rsidR="00F67980" w:rsidRPr="001C220C" w:rsidRDefault="00F67980" w:rsidP="007D6FDE">
            <w:pPr>
              <w:pStyle w:val="TableNormal1"/>
              <w:keepNext w:val="0"/>
              <w:spacing w:before="40"/>
              <w:rPr>
                <w:lang w:val="en-US"/>
              </w:rPr>
            </w:pPr>
            <w:r w:rsidRPr="001C220C">
              <w:rPr>
                <w:lang w:val="en-US"/>
              </w:rPr>
              <w:t>1</w:t>
            </w:r>
          </w:p>
        </w:tc>
        <w:tc>
          <w:tcPr>
            <w:tcW w:w="1292" w:type="dxa"/>
          </w:tcPr>
          <w:p w14:paraId="44376042" w14:textId="77777777" w:rsidR="00F67980" w:rsidRPr="001C220C" w:rsidRDefault="00F67980" w:rsidP="007D6FDE">
            <w:pPr>
              <w:pStyle w:val="TableNormal1"/>
              <w:keepNext w:val="0"/>
              <w:spacing w:before="40"/>
              <w:rPr>
                <w:lang w:val="en-US"/>
              </w:rPr>
            </w:pPr>
            <w:r w:rsidRPr="001C220C">
              <w:rPr>
                <w:lang w:val="en-US"/>
              </w:rPr>
              <w:t>5</w:t>
            </w:r>
            <w:r>
              <w:rPr>
                <w:lang w:val="en-US"/>
              </w:rPr>
              <w:t xml:space="preserve"> </w:t>
            </w:r>
            <w:r w:rsidRPr="001C220C">
              <w:rPr>
                <w:lang w:val="en-US"/>
              </w:rPr>
              <w:t>000</w:t>
            </w:r>
          </w:p>
        </w:tc>
      </w:tr>
      <w:tr w:rsidR="00F67980" w:rsidRPr="001C220C" w14:paraId="4BC3E68B" w14:textId="77777777" w:rsidTr="00806D30">
        <w:trPr>
          <w:cantSplit/>
          <w:jc w:val="center"/>
        </w:trPr>
        <w:tc>
          <w:tcPr>
            <w:tcW w:w="1269" w:type="dxa"/>
          </w:tcPr>
          <w:p w14:paraId="61A6A5D0" w14:textId="77777777" w:rsidR="00F67980" w:rsidRPr="001C220C" w:rsidRDefault="00F67980" w:rsidP="007D6FDE">
            <w:pPr>
              <w:pStyle w:val="TableNormal1"/>
              <w:keepNext w:val="0"/>
              <w:rPr>
                <w:lang w:val="en-US"/>
              </w:rPr>
            </w:pPr>
            <w:r w:rsidRPr="001C220C">
              <w:rPr>
                <w:lang w:val="en-US"/>
              </w:rPr>
              <w:t xml:space="preserve">Quantity </w:t>
            </w:r>
            <w:r w:rsidR="00EF7D1A">
              <w:rPr>
                <w:lang w:val="en-US"/>
              </w:rPr>
              <w:t>u</w:t>
            </w:r>
            <w:r w:rsidRPr="001C220C">
              <w:rPr>
                <w:lang w:val="en-US"/>
              </w:rPr>
              <w:t xml:space="preserve">nit of </w:t>
            </w:r>
            <w:r w:rsidR="00EF7D1A">
              <w:rPr>
                <w:lang w:val="en-US"/>
              </w:rPr>
              <w:t>m</w:t>
            </w:r>
            <w:r w:rsidRPr="001C220C">
              <w:rPr>
                <w:lang w:val="en-US"/>
              </w:rPr>
              <w:t>easure</w:t>
            </w:r>
          </w:p>
        </w:tc>
        <w:tc>
          <w:tcPr>
            <w:tcW w:w="2880" w:type="dxa"/>
          </w:tcPr>
          <w:p w14:paraId="51341A4B" w14:textId="77777777" w:rsidR="00F67980" w:rsidRPr="001C220C" w:rsidRDefault="00F67980" w:rsidP="007D6FDE">
            <w:pPr>
              <w:pStyle w:val="TableNormal1"/>
              <w:keepNext w:val="0"/>
              <w:rPr>
                <w:lang w:val="en-US"/>
              </w:rPr>
            </w:pPr>
            <w:r w:rsidRPr="001C220C">
              <w:rPr>
                <w:lang w:val="en-US"/>
              </w:rPr>
              <w:t>The unit of measure of the associated quantity, if applicable.</w:t>
            </w:r>
          </w:p>
        </w:tc>
        <w:tc>
          <w:tcPr>
            <w:tcW w:w="1175" w:type="dxa"/>
          </w:tcPr>
          <w:p w14:paraId="56E18124" w14:textId="77777777" w:rsidR="00F67980" w:rsidRPr="001C220C" w:rsidRDefault="00F67980" w:rsidP="007D6FDE">
            <w:pPr>
              <w:pStyle w:val="TableNormal1"/>
              <w:keepNext w:val="0"/>
              <w:rPr>
                <w:lang w:val="en-US"/>
              </w:rPr>
            </w:pPr>
            <w:r w:rsidRPr="001C220C">
              <w:rPr>
                <w:lang w:val="en-US"/>
              </w:rPr>
              <w:t>Minutes / piece</w:t>
            </w:r>
          </w:p>
        </w:tc>
        <w:tc>
          <w:tcPr>
            <w:tcW w:w="1350" w:type="dxa"/>
          </w:tcPr>
          <w:p w14:paraId="24243060" w14:textId="77777777" w:rsidR="00F67980" w:rsidRPr="001C220C" w:rsidRDefault="00F67980" w:rsidP="007D6FDE">
            <w:pPr>
              <w:pStyle w:val="TableNormal1"/>
              <w:keepNext w:val="0"/>
              <w:spacing w:before="40"/>
              <w:rPr>
                <w:lang w:val="en-US"/>
              </w:rPr>
            </w:pPr>
            <w:r w:rsidRPr="001C220C">
              <w:rPr>
                <w:lang w:val="en-US"/>
              </w:rPr>
              <w:t>Each</w:t>
            </w:r>
          </w:p>
        </w:tc>
        <w:tc>
          <w:tcPr>
            <w:tcW w:w="1080" w:type="dxa"/>
          </w:tcPr>
          <w:p w14:paraId="1B6094BD" w14:textId="77777777" w:rsidR="00F67980" w:rsidRPr="001C220C" w:rsidRDefault="00F67980" w:rsidP="007D6FDE">
            <w:pPr>
              <w:pStyle w:val="TableNormal1"/>
              <w:keepNext w:val="0"/>
              <w:spacing w:before="40"/>
              <w:rPr>
                <w:lang w:val="en-US"/>
              </w:rPr>
            </w:pPr>
            <w:r w:rsidRPr="001C220C">
              <w:rPr>
                <w:lang w:val="en-US"/>
              </w:rPr>
              <w:t>Each</w:t>
            </w:r>
          </w:p>
        </w:tc>
        <w:tc>
          <w:tcPr>
            <w:tcW w:w="1292" w:type="dxa"/>
          </w:tcPr>
          <w:p w14:paraId="6336E389" w14:textId="77777777" w:rsidR="00F67980" w:rsidRPr="001C220C" w:rsidRDefault="00F67980" w:rsidP="007D6FDE">
            <w:pPr>
              <w:pStyle w:val="TableNormal1"/>
              <w:keepNext w:val="0"/>
              <w:spacing w:before="40"/>
              <w:rPr>
                <w:lang w:val="en-US"/>
              </w:rPr>
            </w:pPr>
            <w:r w:rsidRPr="001C220C">
              <w:rPr>
                <w:lang w:val="en-US"/>
              </w:rPr>
              <w:t>Each</w:t>
            </w:r>
          </w:p>
        </w:tc>
      </w:tr>
    </w:tbl>
    <w:p w14:paraId="3570524A" w14:textId="73FB054A" w:rsidR="00BE16F5" w:rsidRPr="001C220C" w:rsidRDefault="009F2B95" w:rsidP="00600813">
      <w:pPr>
        <w:pStyle w:val="NOTE0"/>
        <w:rPr>
          <w:lang w:val="en-US"/>
        </w:rPr>
      </w:pPr>
      <w:ins w:id="14197" w:author="Charles Gifford" w:date="2017-03-17T21:44:00Z">
        <w:r w:rsidRPr="009F2B95">
          <w:rPr>
            <w:lang w:val="en-US"/>
          </w:rPr>
          <w:t>NOTE</w:t>
        </w:r>
        <w:r w:rsidRPr="009F2B95">
          <w:rPr>
            <w:lang w:val="en-US"/>
          </w:rPr>
          <w:tab/>
          <w:t xml:space="preserve">A </w:t>
        </w:r>
        <w:r w:rsidRPr="00207606">
          <w:rPr>
            <w:i/>
            <w:lang w:val="en-US"/>
          </w:rPr>
          <w:t>physical asset specification</w:t>
        </w:r>
        <w:r w:rsidRPr="009F2B95">
          <w:rPr>
            <w:lang w:val="en-US"/>
          </w:rPr>
          <w:t xml:space="preserve"> may specify both a spatial definition and a physical location where it is necessary to specify the spatial definition of the specified </w:t>
        </w:r>
        <w:r w:rsidRPr="00EA4A4E">
          <w:rPr>
            <w:i/>
            <w:lang w:val="en-US"/>
          </w:rPr>
          <w:t xml:space="preserve">physical asset(s) </w:t>
        </w:r>
        <w:r w:rsidRPr="009F2B95">
          <w:rPr>
            <w:lang w:val="en-US"/>
          </w:rPr>
          <w:t>within a given physical location.</w:t>
        </w:r>
      </w:ins>
    </w:p>
    <w:p w14:paraId="3111BB06" w14:textId="77777777" w:rsidR="00BE16F5" w:rsidRPr="001C220C" w:rsidRDefault="00BE16F5" w:rsidP="003E1075">
      <w:pPr>
        <w:pStyle w:val="Heading3"/>
      </w:pPr>
      <w:bookmarkStart w:id="14198" w:name="_Toc320176961"/>
      <w:r w:rsidRPr="001C220C">
        <w:t>Physical asset specification property</w:t>
      </w:r>
      <w:bookmarkEnd w:id="14198"/>
    </w:p>
    <w:p w14:paraId="10409C5D" w14:textId="77777777" w:rsidR="001F6E11" w:rsidRDefault="001F6E11" w:rsidP="001F6E11">
      <w:pPr>
        <w:pStyle w:val="PARAGRAPH"/>
        <w:rPr>
          <w:lang w:val="en-US"/>
        </w:rPr>
      </w:pPr>
      <w:r w:rsidRPr="001C220C">
        <w:rPr>
          <w:lang w:val="en-US"/>
        </w:rPr>
        <w:t xml:space="preserve">Specific properties that are required </w:t>
      </w:r>
      <w:r>
        <w:rPr>
          <w:lang w:val="en-US"/>
        </w:rPr>
        <w:t xml:space="preserve">for </w:t>
      </w:r>
      <w:r>
        <w:rPr>
          <w:i/>
          <w:lang w:val="en-US"/>
        </w:rPr>
        <w:t>physical asset</w:t>
      </w:r>
      <w:r w:rsidRPr="000C7AD0">
        <w:rPr>
          <w:i/>
          <w:lang w:val="en-US"/>
        </w:rPr>
        <w:t xml:space="preserve"> specifications</w:t>
      </w:r>
      <w:r>
        <w:rPr>
          <w:lang w:val="en-US"/>
        </w:rPr>
        <w:t xml:space="preserve"> </w:t>
      </w:r>
      <w:r w:rsidRPr="001C220C">
        <w:rPr>
          <w:lang w:val="en-US"/>
        </w:rPr>
        <w:t xml:space="preserve">shall be presented as </w:t>
      </w:r>
      <w:r>
        <w:rPr>
          <w:i/>
          <w:lang w:val="en-US"/>
        </w:rPr>
        <w:t>physical asset</w:t>
      </w:r>
      <w:r w:rsidRPr="000C7AD0">
        <w:rPr>
          <w:i/>
          <w:lang w:val="en-US"/>
        </w:rPr>
        <w:t xml:space="preserve"> specification properties</w:t>
      </w:r>
      <w:r w:rsidRPr="001C220C">
        <w:rPr>
          <w:lang w:val="en-US"/>
        </w:rPr>
        <w:t>.</w:t>
      </w:r>
      <w:r w:rsidRPr="00AE642B">
        <w:rPr>
          <w:lang w:val="en-US"/>
        </w:rPr>
        <w:t xml:space="preserve"> </w:t>
      </w:r>
    </w:p>
    <w:p w14:paraId="19BB64B1" w14:textId="77777777" w:rsidR="00D72131" w:rsidRPr="001C220C" w:rsidRDefault="000B39AE" w:rsidP="000D7FCB">
      <w:pPr>
        <w:pStyle w:val="PARAGRAPH"/>
        <w:rPr>
          <w:lang w:val="en-US"/>
        </w:rPr>
      </w:pPr>
      <w:r w:rsidRPr="001F6E11">
        <w:rPr>
          <w:i/>
          <w:lang w:val="en-US"/>
        </w:rPr>
        <w:t>Physical asset specification properties</w:t>
      </w:r>
      <w:r>
        <w:rPr>
          <w:lang w:val="en-US"/>
        </w:rPr>
        <w:t xml:space="preserve"> may contain nested </w:t>
      </w:r>
      <w:r w:rsidRPr="00EF7D1A">
        <w:rPr>
          <w:i/>
          <w:lang w:val="en-US"/>
        </w:rPr>
        <w:t xml:space="preserve">physical </w:t>
      </w:r>
      <w:r w:rsidRPr="001F6E11">
        <w:rPr>
          <w:i/>
          <w:lang w:val="en-US"/>
        </w:rPr>
        <w:t>asset specification properties</w:t>
      </w:r>
      <w:r>
        <w:rPr>
          <w:lang w:val="en-US"/>
        </w:rPr>
        <w:t>.</w:t>
      </w:r>
    </w:p>
    <w:bookmarkStart w:id="14199" w:name="_Ref169522824"/>
    <w:bookmarkStart w:id="14200" w:name="_Toc266864174"/>
    <w:bookmarkStart w:id="14201" w:name="_Toc306621062"/>
    <w:bookmarkStart w:id="14202" w:name="_Toc320178458"/>
    <w:p w14:paraId="4512AA06" w14:textId="15088A06" w:rsidR="00825D03" w:rsidRDefault="00207606" w:rsidP="00825D03">
      <w:pPr>
        <w:pStyle w:val="PARAGRAPH"/>
        <w:rPr>
          <w:ins w:id="14203" w:author="Charles Gifford" w:date="2016-04-20T11:49:00Z"/>
          <w:lang w:val="en-US"/>
        </w:rPr>
      </w:pPr>
      <w:r>
        <w:rPr>
          <w:lang w:val="en-US"/>
        </w:rPr>
        <w:fldChar w:fldCharType="begin"/>
      </w:r>
      <w:r>
        <w:rPr>
          <w:lang w:val="en-US"/>
        </w:rPr>
        <w:instrText xml:space="preserve"> REF _Ref477970923 \h </w:instrText>
      </w:r>
      <w:r>
        <w:rPr>
          <w:lang w:val="en-US"/>
        </w:rPr>
      </w:r>
      <w:r>
        <w:rPr>
          <w:lang w:val="en-US"/>
        </w:rPr>
        <w:fldChar w:fldCharType="separate"/>
      </w:r>
      <w:r>
        <w:t xml:space="preserve">Table </w:t>
      </w:r>
      <w:r>
        <w:rPr>
          <w:noProof/>
        </w:rPr>
        <w:t>156</w:t>
      </w:r>
      <w:r>
        <w:rPr>
          <w:lang w:val="en-US"/>
        </w:rPr>
        <w:fldChar w:fldCharType="end"/>
      </w:r>
      <w:r w:rsidR="000059C3">
        <w:rPr>
          <w:lang w:val="en-US"/>
        </w:rPr>
        <w:t xml:space="preserve"> </w:t>
      </w:r>
      <w:r w:rsidR="001F6E11" w:rsidRPr="001C220C">
        <w:rPr>
          <w:lang w:val="en-US"/>
        </w:rPr>
        <w:t xml:space="preserve">defines the </w:t>
      </w:r>
      <w:r w:rsidR="00825D03">
        <w:rPr>
          <w:lang w:val="en-US"/>
        </w:rPr>
        <w:t>relationship</w:t>
      </w:r>
      <w:r w:rsidR="001D3EB7">
        <w:rPr>
          <w:lang w:val="en-US"/>
        </w:rPr>
        <w:t xml:space="preserve"> role</w:t>
      </w:r>
      <w:r w:rsidR="001F6E11" w:rsidRPr="001C220C">
        <w:rPr>
          <w:lang w:val="en-US"/>
        </w:rPr>
        <w:t xml:space="preserve">s for </w:t>
      </w:r>
      <w:r w:rsidR="003C4FED">
        <w:rPr>
          <w:lang w:val="en-US"/>
        </w:rPr>
        <w:t xml:space="preserve">the </w:t>
      </w:r>
      <w:r w:rsidR="001F6E11" w:rsidRPr="001C220C">
        <w:rPr>
          <w:i/>
          <w:lang w:val="en-US"/>
        </w:rPr>
        <w:t>physical asset specification property</w:t>
      </w:r>
      <w:r w:rsidR="001F6E11">
        <w:rPr>
          <w:lang w:val="en-US"/>
        </w:rPr>
        <w:t xml:space="preserve">. </w:t>
      </w:r>
      <w:ins w:id="14204" w:author="Charles Gifford" w:date="2016-04-20T11:49:00Z">
        <w:r w:rsidR="00825D03">
          <w:rPr>
            <w:lang w:val="en-US"/>
          </w:rPr>
          <w:t xml:space="preserve"> </w:t>
        </w:r>
      </w:ins>
      <w:ins w:id="14205" w:author="Charles Gifford" w:date="2016-08-07T00:16:00Z">
        <w:r w:rsidR="000059C3">
          <w:rPr>
            <w:lang w:val="en-US"/>
          </w:rPr>
          <w:fldChar w:fldCharType="begin"/>
        </w:r>
        <w:r w:rsidR="000059C3">
          <w:rPr>
            <w:lang w:val="en-US"/>
          </w:rPr>
          <w:instrText xml:space="preserve"> REF _Ref449167107 \h </w:instrText>
        </w:r>
      </w:ins>
      <w:r w:rsidR="000059C3">
        <w:rPr>
          <w:lang w:val="en-US"/>
        </w:rPr>
      </w:r>
      <w:r w:rsidR="000059C3">
        <w:rPr>
          <w:lang w:val="en-US"/>
        </w:rPr>
        <w:fldChar w:fldCharType="separate"/>
      </w:r>
      <w:r w:rsidRPr="001C220C">
        <w:rPr>
          <w:lang w:val="en-US"/>
        </w:rPr>
        <w:t xml:space="preserve">Table </w:t>
      </w:r>
      <w:ins w:id="14206" w:author="Charles Gifford" w:date="2017-03-22T18:33:00Z">
        <w:r>
          <w:rPr>
            <w:noProof/>
            <w:lang w:val="en-US"/>
          </w:rPr>
          <w:t>157</w:t>
        </w:r>
      </w:ins>
      <w:ins w:id="14207" w:author="Charles Gifford" w:date="2016-08-07T00:16:00Z">
        <w:r w:rsidR="000059C3">
          <w:rPr>
            <w:lang w:val="en-US"/>
          </w:rPr>
          <w:fldChar w:fldCharType="end"/>
        </w:r>
        <w:r w:rsidR="000059C3">
          <w:rPr>
            <w:lang w:val="en-US"/>
          </w:rPr>
          <w:t xml:space="preserve"> </w:t>
        </w:r>
      </w:ins>
      <w:ins w:id="14208" w:author="Charles Gifford" w:date="2016-04-20T11:49:00Z">
        <w:r w:rsidR="00825D03" w:rsidRPr="001C220C">
          <w:rPr>
            <w:lang w:val="en-US"/>
          </w:rPr>
          <w:t xml:space="preserve">defines the attributes for </w:t>
        </w:r>
      </w:ins>
      <w:ins w:id="14209" w:author="Charles Gifford" w:date="2016-10-29T18:37:00Z">
        <w:r w:rsidR="003C4FED">
          <w:rPr>
            <w:lang w:val="en-US"/>
          </w:rPr>
          <w:t xml:space="preserve">the </w:t>
        </w:r>
      </w:ins>
      <w:ins w:id="14210" w:author="Charles Gifford" w:date="2016-04-20T11:49:00Z">
        <w:r w:rsidR="00825D03" w:rsidRPr="001C220C">
          <w:rPr>
            <w:i/>
            <w:lang w:val="en-US"/>
          </w:rPr>
          <w:t>physical asset specificati</w:t>
        </w:r>
        <w:r w:rsidR="003C4FED">
          <w:rPr>
            <w:i/>
            <w:lang w:val="en-US"/>
          </w:rPr>
          <w:t>on property</w:t>
        </w:r>
        <w:r w:rsidR="00825D03">
          <w:rPr>
            <w:lang w:val="en-US"/>
          </w:rPr>
          <w:t xml:space="preserve">. </w:t>
        </w:r>
      </w:ins>
    </w:p>
    <w:p w14:paraId="78118C35" w14:textId="7693B840" w:rsidR="00825D03" w:rsidRDefault="00207606" w:rsidP="00881CA4">
      <w:pPr>
        <w:pStyle w:val="TABLE-title"/>
        <w:rPr>
          <w:ins w:id="14211" w:author="Charles Gifford" w:date="2017-03-20T03:04:00Z"/>
          <w:lang w:val="en-US"/>
        </w:rPr>
      </w:pPr>
      <w:bookmarkStart w:id="14212" w:name="_Ref477970923"/>
      <w:bookmarkStart w:id="14213" w:name="_Toc478492456"/>
      <w:ins w:id="14214" w:author="Charles Gifford" w:date="2017-03-22T18:32:00Z">
        <w:r>
          <w:t xml:space="preserve">Table </w:t>
        </w:r>
        <w:r>
          <w:fldChar w:fldCharType="begin"/>
        </w:r>
        <w:r>
          <w:instrText xml:space="preserve"> SEQ Table \* ARABIC </w:instrText>
        </w:r>
      </w:ins>
      <w:r>
        <w:fldChar w:fldCharType="separate"/>
      </w:r>
      <w:ins w:id="14215" w:author="Charles Gifford" w:date="2017-03-22T18:32:00Z">
        <w:r>
          <w:rPr>
            <w:noProof/>
          </w:rPr>
          <w:t>156</w:t>
        </w:r>
        <w:r>
          <w:fldChar w:fldCharType="end"/>
        </w:r>
      </w:ins>
      <w:bookmarkEnd w:id="14212"/>
      <w:ins w:id="14216" w:author="Charles Gifford" w:date="2016-04-20T11:49:00Z">
        <w:r w:rsidR="00825D03">
          <w:rPr>
            <w:lang w:val="en-US"/>
          </w:rPr>
          <w:t xml:space="preserve"> –</w:t>
        </w:r>
        <w:r w:rsidR="00825D03" w:rsidRPr="001C220C">
          <w:rPr>
            <w:lang w:val="en-US"/>
          </w:rPr>
          <w:t xml:space="preserve"> </w:t>
        </w:r>
        <w:r w:rsidR="00825D03">
          <w:rPr>
            <w:lang w:val="en-US"/>
          </w:rPr>
          <w:t>P</w:t>
        </w:r>
        <w:r w:rsidR="00825D03" w:rsidRPr="001C220C">
          <w:rPr>
            <w:lang w:val="en-US"/>
          </w:rPr>
          <w:t>hysical asset specification property</w:t>
        </w:r>
        <w:r w:rsidR="00825D03" w:rsidRPr="00AC2193">
          <w:rPr>
            <w:lang w:val="en-US"/>
          </w:rPr>
          <w:t xml:space="preserve"> </w:t>
        </w:r>
        <w:r w:rsidR="00825D03">
          <w:rPr>
            <w:lang w:val="en-US"/>
          </w:rPr>
          <w:t>relationship</w:t>
        </w:r>
      </w:ins>
      <w:ins w:id="14217" w:author="Charles Gifford" w:date="2017-03-20T03:04:00Z">
        <w:r w:rsidR="001D3EB7">
          <w:rPr>
            <w:lang w:val="en-US"/>
          </w:rPr>
          <w:t xml:space="preserve"> role</w:t>
        </w:r>
      </w:ins>
      <w:ins w:id="14218" w:author="Charles Gifford" w:date="2016-04-20T11:49:00Z">
        <w:r w:rsidR="00825D03">
          <w:rPr>
            <w:lang w:val="en-US"/>
          </w:rPr>
          <w:t>s</w:t>
        </w:r>
      </w:ins>
      <w:bookmarkEnd w:id="14213"/>
    </w:p>
    <w:tbl>
      <w:tblPr>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870"/>
      </w:tblGrid>
      <w:tr w:rsidR="001D3EB7" w:rsidRPr="009432BC" w14:paraId="5E581A24" w14:textId="77777777" w:rsidTr="0068354D">
        <w:trPr>
          <w:trHeight w:val="197"/>
          <w:tblHeader/>
          <w:ins w:id="14219" w:author="Charles Gifford" w:date="2017-03-20T03:04:00Z"/>
        </w:trPr>
        <w:tc>
          <w:tcPr>
            <w:tcW w:w="2155" w:type="dxa"/>
            <w:shd w:val="clear" w:color="auto" w:fill="auto"/>
          </w:tcPr>
          <w:p w14:paraId="245CC71D" w14:textId="77777777" w:rsidR="001D3EB7" w:rsidRPr="009432BC" w:rsidRDefault="001D3EB7" w:rsidP="0068354D">
            <w:pPr>
              <w:pStyle w:val="TABLE-col-heading"/>
              <w:rPr>
                <w:ins w:id="14220" w:author="Charles Gifford" w:date="2017-03-20T03:04:00Z"/>
              </w:rPr>
            </w:pPr>
            <w:ins w:id="14221" w:author="Charles Gifford" w:date="2017-03-20T03:04:00Z">
              <w:r w:rsidRPr="009432BC">
                <w:t>Related Object</w:t>
              </w:r>
            </w:ins>
          </w:p>
        </w:tc>
        <w:tc>
          <w:tcPr>
            <w:tcW w:w="2070" w:type="dxa"/>
            <w:shd w:val="clear" w:color="auto" w:fill="auto"/>
          </w:tcPr>
          <w:p w14:paraId="164F6420" w14:textId="77777777" w:rsidR="001D3EB7" w:rsidRPr="009432BC" w:rsidRDefault="001D3EB7" w:rsidP="0068354D">
            <w:pPr>
              <w:pStyle w:val="TABLE-col-heading"/>
              <w:rPr>
                <w:ins w:id="14222" w:author="Charles Gifford" w:date="2017-03-20T03:04:00Z"/>
              </w:rPr>
            </w:pPr>
            <w:ins w:id="14223" w:author="Charles Gifford" w:date="2017-03-20T03:04:00Z">
              <w:r w:rsidRPr="009432BC">
                <w:t>Role</w:t>
              </w:r>
            </w:ins>
          </w:p>
        </w:tc>
        <w:tc>
          <w:tcPr>
            <w:tcW w:w="1080" w:type="dxa"/>
            <w:shd w:val="clear" w:color="auto" w:fill="auto"/>
          </w:tcPr>
          <w:p w14:paraId="7EC0E920" w14:textId="77777777" w:rsidR="001D3EB7" w:rsidRPr="009432BC" w:rsidRDefault="001D3EB7" w:rsidP="0068354D">
            <w:pPr>
              <w:pStyle w:val="TABLE-col-heading"/>
              <w:rPr>
                <w:ins w:id="14224" w:author="Charles Gifford" w:date="2017-03-20T03:04:00Z"/>
              </w:rPr>
            </w:pPr>
            <w:ins w:id="14225" w:author="Charles Gifford" w:date="2017-03-20T03:04:00Z">
              <w:r w:rsidRPr="009432BC">
                <w:t>Multiplicity</w:t>
              </w:r>
            </w:ins>
          </w:p>
        </w:tc>
        <w:tc>
          <w:tcPr>
            <w:tcW w:w="3870" w:type="dxa"/>
            <w:shd w:val="clear" w:color="auto" w:fill="auto"/>
          </w:tcPr>
          <w:p w14:paraId="49BC7818" w14:textId="77777777" w:rsidR="001D3EB7" w:rsidRPr="009432BC" w:rsidRDefault="001D3EB7" w:rsidP="0068354D">
            <w:pPr>
              <w:pStyle w:val="TABLE-col-heading"/>
              <w:rPr>
                <w:ins w:id="14226" w:author="Charles Gifford" w:date="2017-03-20T03:04:00Z"/>
              </w:rPr>
            </w:pPr>
            <w:ins w:id="14227" w:author="Charles Gifford" w:date="2017-03-20T03:04:00Z">
              <w:r w:rsidRPr="009432BC">
                <w:t>Description</w:t>
              </w:r>
            </w:ins>
          </w:p>
        </w:tc>
      </w:tr>
      <w:tr w:rsidR="001D3EB7" w:rsidRPr="009432BC" w14:paraId="1A2D85D3" w14:textId="77777777" w:rsidTr="0068354D">
        <w:trPr>
          <w:trHeight w:val="494"/>
          <w:ins w:id="14228" w:author="Charles Gifford" w:date="2017-03-20T03:04:00Z"/>
        </w:trPr>
        <w:tc>
          <w:tcPr>
            <w:tcW w:w="2155" w:type="dxa"/>
          </w:tcPr>
          <w:p w14:paraId="74EFC6B8" w14:textId="660D3582" w:rsidR="001D3EB7" w:rsidRPr="009432BC" w:rsidRDefault="001D3EB7" w:rsidP="0068354D">
            <w:pPr>
              <w:pStyle w:val="TABLE-cell"/>
              <w:rPr>
                <w:ins w:id="14229" w:author="Charles Gifford" w:date="2017-03-20T03:04:00Z"/>
              </w:rPr>
            </w:pPr>
            <w:ins w:id="14230" w:author="Charles Gifford" w:date="2017-03-20T03:04:00Z">
              <w:r>
                <w:t>Physical asset</w:t>
              </w:r>
            </w:ins>
            <w:ins w:id="14231" w:author="Charles Gifford" w:date="2017-03-20T03:05:00Z">
              <w:r>
                <w:t xml:space="preserve"> </w:t>
              </w:r>
            </w:ins>
            <w:ins w:id="14232" w:author="Charles Gifford" w:date="2017-03-20T03:04:00Z">
              <w:r w:rsidRPr="0030452A">
                <w:t>specification property</w:t>
              </w:r>
            </w:ins>
          </w:p>
        </w:tc>
        <w:tc>
          <w:tcPr>
            <w:tcW w:w="2070" w:type="dxa"/>
          </w:tcPr>
          <w:p w14:paraId="2DA77369" w14:textId="7F194727" w:rsidR="001D3EB7" w:rsidRPr="009432BC" w:rsidRDefault="001D3EB7" w:rsidP="0068354D">
            <w:pPr>
              <w:pStyle w:val="TABLE-cell"/>
              <w:rPr>
                <w:ins w:id="14233" w:author="Charles Gifford" w:date="2017-03-20T03:04:00Z"/>
              </w:rPr>
            </w:pPr>
            <w:ins w:id="14234" w:author="Charles Gifford" w:date="2017-03-20T03:04:00Z">
              <w:r>
                <w:t xml:space="preserve">Physical asset </w:t>
              </w:r>
              <w:r w:rsidRPr="0030452A">
                <w:t>specification property</w:t>
              </w:r>
            </w:ins>
          </w:p>
        </w:tc>
        <w:tc>
          <w:tcPr>
            <w:tcW w:w="1080" w:type="dxa"/>
          </w:tcPr>
          <w:p w14:paraId="0C0352A6" w14:textId="77777777" w:rsidR="001D3EB7" w:rsidRPr="009432BC" w:rsidRDefault="001D3EB7" w:rsidP="0068354D">
            <w:pPr>
              <w:pStyle w:val="TABLE-cell"/>
              <w:rPr>
                <w:ins w:id="14235" w:author="Charles Gifford" w:date="2017-03-20T03:04:00Z"/>
              </w:rPr>
            </w:pPr>
            <w:ins w:id="14236" w:author="Charles Gifford" w:date="2017-03-20T03:04:00Z">
              <w:r w:rsidRPr="0030452A">
                <w:t>0..*</w:t>
              </w:r>
            </w:ins>
          </w:p>
        </w:tc>
        <w:tc>
          <w:tcPr>
            <w:tcW w:w="3870" w:type="dxa"/>
          </w:tcPr>
          <w:p w14:paraId="76865310" w14:textId="57B37FC4" w:rsidR="001D3EB7" w:rsidRPr="009432BC" w:rsidRDefault="001D3EB7" w:rsidP="0068354D">
            <w:pPr>
              <w:pStyle w:val="TABLE-cell"/>
              <w:rPr>
                <w:ins w:id="14237" w:author="Charles Gifford" w:date="2017-03-20T03:04:00Z"/>
              </w:rPr>
            </w:pPr>
            <w:ins w:id="14238" w:author="Charles Gifford" w:date="2017-03-20T03:04:00Z">
              <w:r w:rsidRPr="0030452A">
                <w:t xml:space="preserve">The </w:t>
              </w:r>
              <w:r>
                <w:rPr>
                  <w:i/>
                </w:rPr>
                <w:t>physical asset</w:t>
              </w:r>
              <w:r w:rsidRPr="0030452A">
                <w:rPr>
                  <w:i/>
                </w:rPr>
                <w:t xml:space="preserve"> specification property(s)</w:t>
              </w:r>
              <w:r w:rsidRPr="0030452A">
                <w:t xml:space="preserve"> of this </w:t>
              </w:r>
              <w:r>
                <w:rPr>
                  <w:i/>
                </w:rPr>
                <w:t>physical asset</w:t>
              </w:r>
              <w:r w:rsidRPr="0030452A">
                <w:t xml:space="preserve"> </w:t>
              </w:r>
              <w:r w:rsidRPr="0030452A">
                <w:rPr>
                  <w:i/>
                </w:rPr>
                <w:t>specification</w:t>
              </w:r>
              <w:r>
                <w:rPr>
                  <w:i/>
                </w:rPr>
                <w:t xml:space="preserve"> property</w:t>
              </w:r>
              <w:r w:rsidRPr="0030452A">
                <w:t>.</w:t>
              </w:r>
            </w:ins>
          </w:p>
        </w:tc>
      </w:tr>
      <w:tr w:rsidR="001D3EB7" w:rsidRPr="009432BC" w14:paraId="4A1911EE" w14:textId="77777777" w:rsidTr="0068354D">
        <w:trPr>
          <w:trHeight w:val="494"/>
          <w:ins w:id="14239" w:author="Charles Gifford" w:date="2017-03-20T03:04:00Z"/>
        </w:trPr>
        <w:tc>
          <w:tcPr>
            <w:tcW w:w="2155" w:type="dxa"/>
          </w:tcPr>
          <w:p w14:paraId="5F73B09D" w14:textId="3B9C1AA7" w:rsidR="001D3EB7" w:rsidRPr="009432BC" w:rsidRDefault="001D3EB7" w:rsidP="0068354D">
            <w:pPr>
              <w:pStyle w:val="TABLE-cell"/>
              <w:rPr>
                <w:ins w:id="14240" w:author="Charles Gifford" w:date="2017-03-20T03:04:00Z"/>
              </w:rPr>
            </w:pPr>
            <w:ins w:id="14241" w:author="Charles Gifford" w:date="2017-03-20T03:04:00Z">
              <w:r>
                <w:t>Physical asset specification</w:t>
              </w:r>
            </w:ins>
          </w:p>
        </w:tc>
        <w:tc>
          <w:tcPr>
            <w:tcW w:w="2070" w:type="dxa"/>
          </w:tcPr>
          <w:p w14:paraId="744B6361" w14:textId="77777777" w:rsidR="001D3EB7" w:rsidRPr="009432BC" w:rsidRDefault="001D3EB7" w:rsidP="0068354D">
            <w:pPr>
              <w:pStyle w:val="TABLE-cell"/>
              <w:rPr>
                <w:ins w:id="14242" w:author="Charles Gifford" w:date="2017-03-20T03:04:00Z"/>
              </w:rPr>
            </w:pPr>
            <w:ins w:id="14243" w:author="Charles Gifford" w:date="2017-03-20T03:04:00Z">
              <w:r>
                <w:t>NA</w:t>
              </w:r>
            </w:ins>
          </w:p>
        </w:tc>
        <w:tc>
          <w:tcPr>
            <w:tcW w:w="1080" w:type="dxa"/>
          </w:tcPr>
          <w:p w14:paraId="0B30731B" w14:textId="77777777" w:rsidR="001D3EB7" w:rsidRPr="009432BC" w:rsidRDefault="001D3EB7" w:rsidP="0068354D">
            <w:pPr>
              <w:pStyle w:val="TABLE-cell"/>
              <w:rPr>
                <w:ins w:id="14244" w:author="Charles Gifford" w:date="2017-03-20T03:04:00Z"/>
              </w:rPr>
            </w:pPr>
            <w:ins w:id="14245" w:author="Charles Gifford" w:date="2017-03-20T03:04:00Z">
              <w:r>
                <w:t>1</w:t>
              </w:r>
            </w:ins>
          </w:p>
        </w:tc>
        <w:tc>
          <w:tcPr>
            <w:tcW w:w="3870" w:type="dxa"/>
          </w:tcPr>
          <w:p w14:paraId="5CBC97D1" w14:textId="798CF1B3" w:rsidR="001D3EB7" w:rsidRPr="009432BC" w:rsidRDefault="001D3EB7" w:rsidP="0068354D">
            <w:pPr>
              <w:pStyle w:val="TABLE-cell"/>
              <w:rPr>
                <w:ins w:id="14246" w:author="Charles Gifford" w:date="2017-03-20T03:04:00Z"/>
              </w:rPr>
            </w:pPr>
            <w:ins w:id="14247" w:author="Charles Gifford" w:date="2017-03-20T03:04:00Z">
              <w:r w:rsidRPr="0030452A">
                <w:t xml:space="preserve">The </w:t>
              </w:r>
              <w:r>
                <w:rPr>
                  <w:i/>
                </w:rPr>
                <w:t>physical asset</w:t>
              </w:r>
              <w:r w:rsidRPr="0030452A">
                <w:rPr>
                  <w:i/>
                </w:rPr>
                <w:t xml:space="preserve"> specification property(s)</w:t>
              </w:r>
              <w:r w:rsidRPr="0030452A">
                <w:t xml:space="preserve"> of this </w:t>
              </w:r>
              <w:r>
                <w:rPr>
                  <w:i/>
                </w:rPr>
                <w:t>physical asset</w:t>
              </w:r>
              <w:r w:rsidRPr="0030452A">
                <w:t xml:space="preserve"> </w:t>
              </w:r>
              <w:r w:rsidRPr="0030452A">
                <w:rPr>
                  <w:i/>
                </w:rPr>
                <w:t>specification</w:t>
              </w:r>
              <w:r>
                <w:rPr>
                  <w:i/>
                </w:rPr>
                <w:t xml:space="preserve"> property</w:t>
              </w:r>
              <w:r w:rsidRPr="0030452A">
                <w:t>.</w:t>
              </w:r>
            </w:ins>
          </w:p>
        </w:tc>
      </w:tr>
      <w:tr w:rsidR="001D3EB7" w:rsidRPr="009432BC" w14:paraId="583C1984" w14:textId="77777777" w:rsidTr="0068354D">
        <w:trPr>
          <w:trHeight w:val="494"/>
          <w:ins w:id="14248" w:author="Charles Gifford" w:date="2017-03-20T03:04:00Z"/>
        </w:trPr>
        <w:tc>
          <w:tcPr>
            <w:tcW w:w="2155" w:type="dxa"/>
            <w:shd w:val="clear" w:color="auto" w:fill="auto"/>
          </w:tcPr>
          <w:p w14:paraId="3ED1AB9B" w14:textId="77777777" w:rsidR="001D3EB7" w:rsidRPr="0030452A" w:rsidRDefault="001D3EB7" w:rsidP="0068354D">
            <w:pPr>
              <w:pStyle w:val="TABLE-cell"/>
              <w:rPr>
                <w:ins w:id="14249" w:author="Charles Gifford" w:date="2017-03-20T03:04:00Z"/>
              </w:rPr>
            </w:pPr>
            <w:ins w:id="14250" w:author="Charles Gifford" w:date="2017-03-20T03:04:00Z">
              <w:r>
                <w:t>Physical asset</w:t>
              </w:r>
              <w:r w:rsidRPr="00BA207E">
                <w:t xml:space="preserve"> class</w:t>
              </w:r>
              <w:r>
                <w:t xml:space="preserve"> property</w:t>
              </w:r>
            </w:ins>
          </w:p>
        </w:tc>
        <w:tc>
          <w:tcPr>
            <w:tcW w:w="2070" w:type="dxa"/>
            <w:shd w:val="clear" w:color="auto" w:fill="auto"/>
          </w:tcPr>
          <w:p w14:paraId="0CB1327A" w14:textId="77777777" w:rsidR="001D3EB7" w:rsidRPr="0030452A" w:rsidRDefault="001D3EB7" w:rsidP="0068354D">
            <w:pPr>
              <w:pStyle w:val="TABLE-cell"/>
              <w:rPr>
                <w:ins w:id="14251" w:author="Charles Gifford" w:date="2017-03-20T03:04:00Z"/>
              </w:rPr>
            </w:pPr>
            <w:ins w:id="14252" w:author="Charles Gifford" w:date="2017-03-20T03:04:00Z">
              <w:r>
                <w:t>Physical asset</w:t>
              </w:r>
              <w:r w:rsidRPr="00BA207E">
                <w:t xml:space="preserve"> class</w:t>
              </w:r>
              <w:r>
                <w:t xml:space="preserve"> property</w:t>
              </w:r>
            </w:ins>
          </w:p>
        </w:tc>
        <w:tc>
          <w:tcPr>
            <w:tcW w:w="1080" w:type="dxa"/>
          </w:tcPr>
          <w:p w14:paraId="04EA2BA5" w14:textId="77777777" w:rsidR="001D3EB7" w:rsidRPr="0030452A" w:rsidRDefault="001D3EB7" w:rsidP="0068354D">
            <w:pPr>
              <w:pStyle w:val="TABLE-cell"/>
              <w:rPr>
                <w:ins w:id="14253" w:author="Charles Gifford" w:date="2017-03-20T03:04:00Z"/>
              </w:rPr>
            </w:pPr>
            <w:ins w:id="14254" w:author="Charles Gifford" w:date="2017-03-20T03:04:00Z">
              <w:r w:rsidRPr="0030452A">
                <w:t>0..*</w:t>
              </w:r>
            </w:ins>
          </w:p>
        </w:tc>
        <w:tc>
          <w:tcPr>
            <w:tcW w:w="3870" w:type="dxa"/>
          </w:tcPr>
          <w:p w14:paraId="26990AB2" w14:textId="77777777" w:rsidR="001D3EB7" w:rsidRPr="0030452A" w:rsidRDefault="001D3EB7" w:rsidP="0068354D">
            <w:pPr>
              <w:pStyle w:val="TABLE-cell"/>
              <w:rPr>
                <w:ins w:id="14255" w:author="Charles Gifford" w:date="2017-03-20T03:04:00Z"/>
              </w:rPr>
            </w:pPr>
            <w:ins w:id="14256" w:author="Charles Gifford" w:date="2017-03-20T03:04:00Z">
              <w:r>
                <w:t>A cross-model dependency to</w:t>
              </w:r>
              <w:r w:rsidRPr="00FD719C">
                <w:t xml:space="preserve"> element in the </w:t>
              </w:r>
              <w:r>
                <w:t xml:space="preserve">physical asset </w:t>
              </w:r>
              <w:r w:rsidRPr="00FD719C">
                <w:t>model</w:t>
              </w:r>
              <w:r>
                <w:t xml:space="preserve"> as explained in clause 4.6.4</w:t>
              </w:r>
              <w:r w:rsidRPr="00FD719C">
                <w:t>.</w:t>
              </w:r>
            </w:ins>
          </w:p>
        </w:tc>
      </w:tr>
      <w:tr w:rsidR="001D3EB7" w:rsidRPr="009432BC" w14:paraId="7395EB24" w14:textId="19FDCE26" w:rsidTr="0068354D">
        <w:trPr>
          <w:trHeight w:val="440"/>
          <w:ins w:id="14257" w:author="Charles Gifford" w:date="2017-03-20T03:04:00Z"/>
        </w:trPr>
        <w:tc>
          <w:tcPr>
            <w:tcW w:w="2155" w:type="dxa"/>
            <w:shd w:val="clear" w:color="auto" w:fill="auto"/>
          </w:tcPr>
          <w:p w14:paraId="14ABC867" w14:textId="77777777" w:rsidR="001D3EB7" w:rsidRPr="009432BC" w:rsidRDefault="001D3EB7" w:rsidP="0068354D">
            <w:pPr>
              <w:pStyle w:val="TABLE-cell"/>
              <w:rPr>
                <w:ins w:id="14258" w:author="Charles Gifford" w:date="2017-03-20T03:04:00Z"/>
              </w:rPr>
            </w:pPr>
            <w:ins w:id="14259" w:author="Charles Gifford" w:date="2017-03-20T03:04:00Z">
              <w:r>
                <w:t>Physical asset property</w:t>
              </w:r>
            </w:ins>
          </w:p>
        </w:tc>
        <w:tc>
          <w:tcPr>
            <w:tcW w:w="2070" w:type="dxa"/>
            <w:shd w:val="clear" w:color="auto" w:fill="auto"/>
          </w:tcPr>
          <w:p w14:paraId="1D33DD07" w14:textId="77777777" w:rsidR="001D3EB7" w:rsidRPr="009432BC" w:rsidRDefault="001D3EB7" w:rsidP="0068354D">
            <w:pPr>
              <w:pStyle w:val="TABLE-cell"/>
              <w:rPr>
                <w:ins w:id="14260" w:author="Charles Gifford" w:date="2017-03-20T03:04:00Z"/>
              </w:rPr>
            </w:pPr>
            <w:ins w:id="14261" w:author="Charles Gifford" w:date="2017-03-20T03:04:00Z">
              <w:r>
                <w:t>Physical asset property</w:t>
              </w:r>
            </w:ins>
          </w:p>
        </w:tc>
        <w:tc>
          <w:tcPr>
            <w:tcW w:w="1080" w:type="dxa"/>
          </w:tcPr>
          <w:p w14:paraId="69B32590" w14:textId="77777777" w:rsidR="001D3EB7" w:rsidRPr="009432BC" w:rsidRDefault="001D3EB7" w:rsidP="0068354D">
            <w:pPr>
              <w:pStyle w:val="TABLE-cell"/>
              <w:rPr>
                <w:ins w:id="14262" w:author="Charles Gifford" w:date="2017-03-20T03:04:00Z"/>
              </w:rPr>
            </w:pPr>
            <w:ins w:id="14263" w:author="Charles Gifford" w:date="2017-03-20T03:04:00Z">
              <w:r w:rsidRPr="0030452A">
                <w:t>0..*</w:t>
              </w:r>
            </w:ins>
          </w:p>
        </w:tc>
        <w:tc>
          <w:tcPr>
            <w:tcW w:w="3870" w:type="dxa"/>
            <w:shd w:val="clear" w:color="auto" w:fill="auto"/>
          </w:tcPr>
          <w:p w14:paraId="18B50538" w14:textId="77777777" w:rsidR="001D3EB7" w:rsidRPr="009432BC" w:rsidRDefault="001D3EB7" w:rsidP="0068354D">
            <w:pPr>
              <w:pStyle w:val="TABLE-cell"/>
              <w:rPr>
                <w:ins w:id="14264" w:author="Charles Gifford" w:date="2017-03-20T03:04:00Z"/>
              </w:rPr>
            </w:pPr>
            <w:ins w:id="14265" w:author="Charles Gifford" w:date="2017-03-20T03:04:00Z">
              <w:r>
                <w:t>A cross-model dependency</w:t>
              </w:r>
              <w:r w:rsidRPr="002C3CDB">
                <w:t xml:space="preserve"> to element in the </w:t>
              </w:r>
              <w:r>
                <w:t>physical asset</w:t>
              </w:r>
              <w:r w:rsidRPr="002C3CDB">
                <w:t xml:space="preserve"> model as explained in clause 4.6.4.</w:t>
              </w:r>
            </w:ins>
          </w:p>
        </w:tc>
      </w:tr>
    </w:tbl>
    <w:p w14:paraId="210CC7C9" w14:textId="6E0F824B" w:rsidR="00D72131" w:rsidRPr="001C220C" w:rsidRDefault="00D72131" w:rsidP="00290862">
      <w:pPr>
        <w:pStyle w:val="TABLE-title"/>
        <w:rPr>
          <w:lang w:val="en-US"/>
        </w:rPr>
      </w:pPr>
      <w:bookmarkStart w:id="14266" w:name="_Ref449167107"/>
      <w:bookmarkStart w:id="14267" w:name="_Ref337198582"/>
      <w:bookmarkStart w:id="14268" w:name="_Toc478492457"/>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207606">
        <w:rPr>
          <w:noProof/>
          <w:lang w:val="en-US"/>
        </w:rPr>
        <w:t>157</w:t>
      </w:r>
      <w:r w:rsidR="00FD29D6">
        <w:rPr>
          <w:lang w:val="en-US"/>
        </w:rPr>
        <w:fldChar w:fldCharType="end"/>
      </w:r>
      <w:bookmarkEnd w:id="14199"/>
      <w:bookmarkEnd w:id="14266"/>
      <w:bookmarkEnd w:id="14267"/>
      <w:r w:rsidR="000D7FCB">
        <w:rPr>
          <w:lang w:val="en-US"/>
        </w:rPr>
        <w:t xml:space="preserve"> –</w:t>
      </w:r>
      <w:r w:rsidRPr="001C220C">
        <w:rPr>
          <w:lang w:val="en-US"/>
        </w:rPr>
        <w:t xml:space="preserve"> </w:t>
      </w:r>
      <w:r w:rsidR="003B2776">
        <w:rPr>
          <w:lang w:val="en-US"/>
        </w:rPr>
        <w:t>P</w:t>
      </w:r>
      <w:r w:rsidRPr="001C220C">
        <w:rPr>
          <w:lang w:val="en-US"/>
        </w:rPr>
        <w:t>hysical asset specification property</w:t>
      </w:r>
      <w:bookmarkEnd w:id="14200"/>
      <w:bookmarkEnd w:id="14201"/>
      <w:bookmarkEnd w:id="14202"/>
      <w:r w:rsidR="003B2776" w:rsidRPr="00AC2193">
        <w:rPr>
          <w:lang w:val="en-US"/>
        </w:rPr>
        <w:t xml:space="preserve"> </w:t>
      </w:r>
      <w:r w:rsidR="003B2776">
        <w:rPr>
          <w:lang w:val="en-US"/>
        </w:rPr>
        <w:t>attributes</w:t>
      </w:r>
      <w:bookmarkEnd w:id="14268"/>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D72131" w:rsidRPr="001C220C" w14:paraId="68786B1C" w14:textId="77777777" w:rsidTr="00290862">
        <w:trPr>
          <w:tblHeader/>
          <w:jc w:val="center"/>
        </w:trPr>
        <w:tc>
          <w:tcPr>
            <w:tcW w:w="1269" w:type="dxa"/>
          </w:tcPr>
          <w:p w14:paraId="02592E95" w14:textId="77777777" w:rsidR="00D72131" w:rsidRPr="001C220C" w:rsidRDefault="00D72131" w:rsidP="00290862">
            <w:pPr>
              <w:pStyle w:val="NormalTableHeader"/>
              <w:keepNext w:val="0"/>
              <w:keepLines w:val="0"/>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325CC553" w14:textId="77777777" w:rsidR="00D72131" w:rsidRPr="001C220C" w:rsidRDefault="00D72131" w:rsidP="00290862">
            <w:pPr>
              <w:pStyle w:val="NormalTableHeader"/>
              <w:keepNext w:val="0"/>
              <w:keepLines w:val="0"/>
              <w:spacing w:before="40"/>
              <w:rPr>
                <w:lang w:val="en-US"/>
              </w:rPr>
            </w:pPr>
            <w:r w:rsidRPr="001C220C">
              <w:rPr>
                <w:lang w:val="en-US"/>
              </w:rPr>
              <w:t>Description</w:t>
            </w:r>
          </w:p>
        </w:tc>
        <w:tc>
          <w:tcPr>
            <w:tcW w:w="1440" w:type="dxa"/>
          </w:tcPr>
          <w:p w14:paraId="2C0AC7AA" w14:textId="77777777" w:rsidR="00D72131" w:rsidRPr="001C220C" w:rsidRDefault="00AE4770" w:rsidP="00290862">
            <w:pPr>
              <w:pStyle w:val="NormalTableHeader"/>
              <w:keepNext w:val="0"/>
              <w:keepLines w:val="0"/>
              <w:spacing w:before="40"/>
              <w:rPr>
                <w:lang w:val="en-US"/>
              </w:rPr>
            </w:pPr>
            <w:r>
              <w:rPr>
                <w:lang w:val="en-US"/>
              </w:rPr>
              <w:t>Production example</w:t>
            </w:r>
            <w:r w:rsidR="00D72131" w:rsidRPr="001C220C">
              <w:rPr>
                <w:lang w:val="en-US"/>
              </w:rPr>
              <w:t>s</w:t>
            </w:r>
          </w:p>
        </w:tc>
        <w:tc>
          <w:tcPr>
            <w:tcW w:w="1297" w:type="dxa"/>
          </w:tcPr>
          <w:p w14:paraId="349A8C51" w14:textId="77777777" w:rsidR="00D72131" w:rsidRPr="001C220C" w:rsidRDefault="00AE4770" w:rsidP="00290862">
            <w:pPr>
              <w:pStyle w:val="NormalTableHeader"/>
              <w:keepNext w:val="0"/>
              <w:keepLines w:val="0"/>
              <w:spacing w:before="40"/>
              <w:rPr>
                <w:lang w:val="en-US"/>
              </w:rPr>
            </w:pPr>
            <w:r>
              <w:rPr>
                <w:lang w:val="en-US"/>
              </w:rPr>
              <w:t>Maintenance example</w:t>
            </w:r>
            <w:r w:rsidR="00D72131" w:rsidRPr="001C220C">
              <w:rPr>
                <w:lang w:val="en-US"/>
              </w:rPr>
              <w:t>s</w:t>
            </w:r>
          </w:p>
        </w:tc>
        <w:tc>
          <w:tcPr>
            <w:tcW w:w="1080" w:type="dxa"/>
          </w:tcPr>
          <w:p w14:paraId="2805C4D0" w14:textId="77777777" w:rsidR="00D72131" w:rsidRPr="001C220C" w:rsidRDefault="00AE4770" w:rsidP="00290862">
            <w:pPr>
              <w:pStyle w:val="NormalTableHeader"/>
              <w:keepNext w:val="0"/>
              <w:keepLines w:val="0"/>
              <w:spacing w:before="40"/>
              <w:rPr>
                <w:lang w:val="en-US"/>
              </w:rPr>
            </w:pPr>
            <w:r>
              <w:rPr>
                <w:lang w:val="en-US"/>
              </w:rPr>
              <w:t>Quality example</w:t>
            </w:r>
            <w:r w:rsidR="00D72131" w:rsidRPr="001C220C">
              <w:rPr>
                <w:lang w:val="en-US"/>
              </w:rPr>
              <w:t>s</w:t>
            </w:r>
          </w:p>
        </w:tc>
        <w:tc>
          <w:tcPr>
            <w:tcW w:w="1080" w:type="dxa"/>
          </w:tcPr>
          <w:p w14:paraId="005C1AAF" w14:textId="77777777" w:rsidR="00D72131" w:rsidRPr="001C220C" w:rsidRDefault="00AE4770" w:rsidP="00290862">
            <w:pPr>
              <w:pStyle w:val="NormalTableHeader"/>
              <w:keepNext w:val="0"/>
              <w:keepLines w:val="0"/>
              <w:spacing w:before="40"/>
              <w:rPr>
                <w:lang w:val="en-US"/>
              </w:rPr>
            </w:pPr>
            <w:r>
              <w:rPr>
                <w:lang w:val="en-US"/>
              </w:rPr>
              <w:t>Inventory example</w:t>
            </w:r>
            <w:r w:rsidR="00D72131" w:rsidRPr="001C220C">
              <w:rPr>
                <w:lang w:val="en-US"/>
              </w:rPr>
              <w:t>s</w:t>
            </w:r>
          </w:p>
        </w:tc>
      </w:tr>
      <w:tr w:rsidR="00D72131" w:rsidRPr="001C220C" w14:paraId="18016DA7" w14:textId="77777777" w:rsidTr="00290862">
        <w:trPr>
          <w:jc w:val="center"/>
        </w:trPr>
        <w:tc>
          <w:tcPr>
            <w:tcW w:w="1269" w:type="dxa"/>
          </w:tcPr>
          <w:p w14:paraId="6EB21292" w14:textId="77777777" w:rsidR="00D72131" w:rsidRPr="001C220C" w:rsidRDefault="00F81EE0" w:rsidP="00290862">
            <w:pPr>
              <w:pStyle w:val="TableNormal1"/>
              <w:keepNext w:val="0"/>
              <w:keepLines w:val="0"/>
              <w:rPr>
                <w:lang w:val="en-US"/>
              </w:rPr>
            </w:pPr>
            <w:r w:rsidRPr="001C220C">
              <w:rPr>
                <w:lang w:val="en-US"/>
              </w:rPr>
              <w:t>ID</w:t>
            </w:r>
          </w:p>
        </w:tc>
        <w:tc>
          <w:tcPr>
            <w:tcW w:w="2880" w:type="dxa"/>
          </w:tcPr>
          <w:p w14:paraId="407F6DDD" w14:textId="77777777" w:rsidR="00D72131" w:rsidRPr="001C220C" w:rsidRDefault="00D72131" w:rsidP="00290862">
            <w:pPr>
              <w:pStyle w:val="TableNormal1"/>
              <w:keepNext w:val="0"/>
              <w:keepLines w:val="0"/>
              <w:rPr>
                <w:lang w:val="en-US"/>
              </w:rPr>
            </w:pPr>
            <w:r w:rsidRPr="001C220C">
              <w:rPr>
                <w:lang w:val="en-US"/>
              </w:rPr>
              <w:t xml:space="preserve">An identification of the associated </w:t>
            </w:r>
            <w:r w:rsidRPr="001C220C">
              <w:rPr>
                <w:i/>
                <w:lang w:val="en-US"/>
              </w:rPr>
              <w:t>physical asset property</w:t>
            </w:r>
            <w:r w:rsidRPr="001C220C">
              <w:rPr>
                <w:lang w:val="en-US"/>
              </w:rPr>
              <w:t xml:space="preserve"> or </w:t>
            </w:r>
            <w:r w:rsidRPr="001C220C">
              <w:rPr>
                <w:i/>
                <w:lang w:val="en-US"/>
              </w:rPr>
              <w:t xml:space="preserve">physical </w:t>
            </w:r>
            <w:r w:rsidR="00243B34" w:rsidRPr="001C220C">
              <w:rPr>
                <w:i/>
                <w:lang w:val="en-US"/>
              </w:rPr>
              <w:t>asset class</w:t>
            </w:r>
            <w:r w:rsidRPr="001C220C">
              <w:rPr>
                <w:i/>
                <w:lang w:val="en-US"/>
              </w:rPr>
              <w:t xml:space="preserve"> property</w:t>
            </w:r>
            <w:r w:rsidRPr="001C220C">
              <w:rPr>
                <w:lang w:val="en-US"/>
              </w:rPr>
              <w:t xml:space="preserve"> for a specific segment.</w:t>
            </w:r>
          </w:p>
        </w:tc>
        <w:tc>
          <w:tcPr>
            <w:tcW w:w="1440" w:type="dxa"/>
          </w:tcPr>
          <w:p w14:paraId="73A696D1" w14:textId="77777777" w:rsidR="00D72131" w:rsidRPr="001C220C" w:rsidRDefault="00D72131" w:rsidP="00290862">
            <w:pPr>
              <w:pStyle w:val="TableNormal1"/>
              <w:keepNext w:val="0"/>
              <w:keepLines w:val="0"/>
              <w:rPr>
                <w:lang w:val="en-US"/>
              </w:rPr>
            </w:pPr>
            <w:r w:rsidRPr="001C220C">
              <w:rPr>
                <w:lang w:val="en-US"/>
              </w:rPr>
              <w:t>Polisher Type</w:t>
            </w:r>
          </w:p>
        </w:tc>
        <w:tc>
          <w:tcPr>
            <w:tcW w:w="1297" w:type="dxa"/>
          </w:tcPr>
          <w:p w14:paraId="58F4C078" w14:textId="77777777" w:rsidR="00D72131" w:rsidRPr="001C220C" w:rsidRDefault="0068338C" w:rsidP="00290862">
            <w:pPr>
              <w:pStyle w:val="TableNormal1"/>
              <w:keepNext w:val="0"/>
              <w:keepLines w:val="0"/>
              <w:spacing w:before="40"/>
              <w:rPr>
                <w:lang w:val="en-US"/>
              </w:rPr>
            </w:pPr>
            <w:r w:rsidRPr="001C220C">
              <w:rPr>
                <w:lang w:val="en-US"/>
              </w:rPr>
              <w:t>Torque range</w:t>
            </w:r>
          </w:p>
        </w:tc>
        <w:tc>
          <w:tcPr>
            <w:tcW w:w="1080" w:type="dxa"/>
          </w:tcPr>
          <w:p w14:paraId="40888ED7" w14:textId="77777777" w:rsidR="00D72131" w:rsidRPr="001C220C" w:rsidRDefault="0068338C" w:rsidP="00290862">
            <w:pPr>
              <w:pStyle w:val="TableNormal1"/>
              <w:keepNext w:val="0"/>
              <w:keepLines w:val="0"/>
              <w:rPr>
                <w:lang w:val="en-US"/>
              </w:rPr>
            </w:pPr>
            <w:r w:rsidRPr="007734B3">
              <w:rPr>
                <w:lang w:val="en-US"/>
              </w:rPr>
              <w:t>Min. detectable concentration</w:t>
            </w:r>
          </w:p>
        </w:tc>
        <w:tc>
          <w:tcPr>
            <w:tcW w:w="1080" w:type="dxa"/>
          </w:tcPr>
          <w:p w14:paraId="51DCA060" w14:textId="77777777" w:rsidR="00D72131" w:rsidRPr="001C220C" w:rsidRDefault="0068338C" w:rsidP="00290862">
            <w:pPr>
              <w:pStyle w:val="TableNormal1"/>
              <w:keepNext w:val="0"/>
              <w:keepLines w:val="0"/>
              <w:rPr>
                <w:lang w:val="en-US"/>
              </w:rPr>
            </w:pPr>
            <w:r w:rsidRPr="001C220C">
              <w:rPr>
                <w:lang w:val="en-US"/>
              </w:rPr>
              <w:t>Opening type</w:t>
            </w:r>
          </w:p>
        </w:tc>
      </w:tr>
      <w:tr w:rsidR="00D72131" w:rsidRPr="001C220C" w14:paraId="2BFFEA1E" w14:textId="77777777" w:rsidTr="00290862">
        <w:trPr>
          <w:jc w:val="center"/>
        </w:trPr>
        <w:tc>
          <w:tcPr>
            <w:tcW w:w="1269" w:type="dxa"/>
          </w:tcPr>
          <w:p w14:paraId="09D84CEE" w14:textId="77777777" w:rsidR="00D72131" w:rsidRPr="001C220C" w:rsidRDefault="00D72131" w:rsidP="00290862">
            <w:pPr>
              <w:pStyle w:val="TableNormal1"/>
              <w:keepNext w:val="0"/>
              <w:keepLines w:val="0"/>
              <w:rPr>
                <w:lang w:val="en-US"/>
              </w:rPr>
            </w:pPr>
            <w:r w:rsidRPr="001C220C">
              <w:rPr>
                <w:lang w:val="en-US"/>
              </w:rPr>
              <w:t>Description</w:t>
            </w:r>
          </w:p>
        </w:tc>
        <w:tc>
          <w:tcPr>
            <w:tcW w:w="2880" w:type="dxa"/>
          </w:tcPr>
          <w:p w14:paraId="4A0BEED9" w14:textId="77777777" w:rsidR="00D72131" w:rsidRPr="001C220C" w:rsidRDefault="00D72131" w:rsidP="00290862">
            <w:pPr>
              <w:pStyle w:val="TableNormal1"/>
              <w:keepNext w:val="0"/>
              <w:keepLines w:val="0"/>
              <w:rPr>
                <w:lang w:val="en-US"/>
              </w:rPr>
            </w:pPr>
            <w:r w:rsidRPr="001C220C">
              <w:rPr>
                <w:lang w:val="en-US"/>
              </w:rPr>
              <w:t xml:space="preserve">Contains additional information and descriptions of the </w:t>
            </w:r>
            <w:r w:rsidRPr="001C220C">
              <w:rPr>
                <w:i/>
                <w:lang w:val="en-US"/>
              </w:rPr>
              <w:t xml:space="preserve">physical asset specification property </w:t>
            </w:r>
            <w:r w:rsidRPr="001C220C">
              <w:rPr>
                <w:lang w:val="en-US"/>
              </w:rPr>
              <w:t>definition.</w:t>
            </w:r>
          </w:p>
        </w:tc>
        <w:tc>
          <w:tcPr>
            <w:tcW w:w="1440" w:type="dxa"/>
          </w:tcPr>
          <w:p w14:paraId="46D6D100" w14:textId="77777777" w:rsidR="00D72131" w:rsidRPr="001C220C" w:rsidRDefault="00D72131" w:rsidP="00290862">
            <w:pPr>
              <w:pStyle w:val="TableNormal1"/>
              <w:keepNext w:val="0"/>
              <w:keepLines w:val="0"/>
              <w:rPr>
                <w:lang w:val="en-US"/>
              </w:rPr>
            </w:pPr>
            <w:r w:rsidRPr="001C220C">
              <w:rPr>
                <w:lang w:val="en-US"/>
              </w:rPr>
              <w:t xml:space="preserve">Wet polisher required for </w:t>
            </w:r>
            <w:r w:rsidR="00E92EAC" w:rsidRPr="001C220C">
              <w:rPr>
                <w:lang w:val="en-US"/>
              </w:rPr>
              <w:t>fine polishing.</w:t>
            </w:r>
          </w:p>
        </w:tc>
        <w:tc>
          <w:tcPr>
            <w:tcW w:w="1297" w:type="dxa"/>
          </w:tcPr>
          <w:p w14:paraId="3A1CC27E" w14:textId="77777777" w:rsidR="00D72131" w:rsidRPr="001C220C" w:rsidRDefault="0068338C" w:rsidP="00290862">
            <w:pPr>
              <w:pStyle w:val="TableNormal1"/>
              <w:keepNext w:val="0"/>
              <w:keepLines w:val="0"/>
              <w:spacing w:before="40"/>
              <w:rPr>
                <w:lang w:val="en-US"/>
              </w:rPr>
            </w:pPr>
            <w:r w:rsidRPr="001C220C">
              <w:rPr>
                <w:lang w:val="en-US"/>
              </w:rPr>
              <w:t>Min-Max torque ratings</w:t>
            </w:r>
          </w:p>
        </w:tc>
        <w:tc>
          <w:tcPr>
            <w:tcW w:w="1080" w:type="dxa"/>
          </w:tcPr>
          <w:p w14:paraId="7C5E3F46" w14:textId="77777777" w:rsidR="00D72131" w:rsidRPr="001C220C" w:rsidRDefault="0068338C" w:rsidP="00290862">
            <w:pPr>
              <w:pStyle w:val="TableNormal1"/>
              <w:keepNext w:val="0"/>
              <w:keepLines w:val="0"/>
              <w:spacing w:before="40"/>
              <w:rPr>
                <w:lang w:val="en-US"/>
              </w:rPr>
            </w:pPr>
            <w:r w:rsidRPr="001C220C">
              <w:rPr>
                <w:lang w:val="en-US"/>
              </w:rPr>
              <w:t>Sensitivity of the detector</w:t>
            </w:r>
          </w:p>
        </w:tc>
        <w:tc>
          <w:tcPr>
            <w:tcW w:w="1080" w:type="dxa"/>
          </w:tcPr>
          <w:p w14:paraId="46AE6906" w14:textId="77777777" w:rsidR="00D72131" w:rsidRPr="001C220C" w:rsidRDefault="0068338C" w:rsidP="00290862">
            <w:pPr>
              <w:pStyle w:val="TableNormal1"/>
              <w:keepNext w:val="0"/>
              <w:keepLines w:val="0"/>
              <w:rPr>
                <w:lang w:val="en-US"/>
              </w:rPr>
            </w:pPr>
            <w:r w:rsidRPr="001C220C">
              <w:rPr>
                <w:lang w:val="en-US"/>
              </w:rPr>
              <w:t>top bung opening</w:t>
            </w:r>
          </w:p>
        </w:tc>
      </w:tr>
      <w:tr w:rsidR="00D72131" w:rsidRPr="001C220C" w14:paraId="1B8ADA7B" w14:textId="77777777" w:rsidTr="00290862">
        <w:trPr>
          <w:jc w:val="center"/>
        </w:trPr>
        <w:tc>
          <w:tcPr>
            <w:tcW w:w="1269" w:type="dxa"/>
          </w:tcPr>
          <w:p w14:paraId="13C539B2" w14:textId="77777777" w:rsidR="00D72131" w:rsidRPr="001C220C" w:rsidRDefault="00D72131" w:rsidP="00290862">
            <w:pPr>
              <w:pStyle w:val="TableNormal1"/>
              <w:keepNext w:val="0"/>
              <w:keepLines w:val="0"/>
              <w:rPr>
                <w:lang w:val="en-US"/>
              </w:rPr>
            </w:pPr>
            <w:r w:rsidRPr="001C220C">
              <w:rPr>
                <w:lang w:val="en-US"/>
              </w:rPr>
              <w:t>Value</w:t>
            </w:r>
          </w:p>
        </w:tc>
        <w:tc>
          <w:tcPr>
            <w:tcW w:w="2880" w:type="dxa"/>
          </w:tcPr>
          <w:p w14:paraId="10432F5E" w14:textId="77777777" w:rsidR="00D72131" w:rsidRPr="001C220C" w:rsidRDefault="00D72131" w:rsidP="00290862">
            <w:pPr>
              <w:pStyle w:val="TableNormal1"/>
              <w:keepNext w:val="0"/>
              <w:keepLines w:val="0"/>
              <w:rPr>
                <w:lang w:val="en-US"/>
              </w:rPr>
            </w:pPr>
            <w:r w:rsidRPr="001C220C">
              <w:rPr>
                <w:lang w:val="en-US"/>
              </w:rPr>
              <w:t>The value, set of values, or range of the property</w:t>
            </w:r>
            <w:r w:rsidR="008558A5">
              <w:rPr>
                <w:lang w:val="en-US"/>
              </w:rPr>
              <w:t xml:space="preserve">. </w:t>
            </w:r>
            <w:r w:rsidRPr="001C220C">
              <w:rPr>
                <w:lang w:val="en-US"/>
              </w:rPr>
              <w:t xml:space="preserve">For example: </w:t>
            </w:r>
            <w:r w:rsidR="00D63C9E">
              <w:rPr>
                <w:lang w:val="en-US"/>
              </w:rPr>
              <w:t>w</w:t>
            </w:r>
            <w:r w:rsidRPr="001C220C">
              <w:rPr>
                <w:lang w:val="en-US"/>
              </w:rPr>
              <w:t xml:space="preserve">et, </w:t>
            </w:r>
            <w:r w:rsidR="00D63C9E">
              <w:rPr>
                <w:lang w:val="en-US"/>
              </w:rPr>
              <w:t>d</w:t>
            </w:r>
            <w:r w:rsidRPr="001C220C">
              <w:rPr>
                <w:lang w:val="en-US"/>
              </w:rPr>
              <w:t>ry</w:t>
            </w:r>
          </w:p>
        </w:tc>
        <w:tc>
          <w:tcPr>
            <w:tcW w:w="1440" w:type="dxa"/>
          </w:tcPr>
          <w:p w14:paraId="7C7CEA7C" w14:textId="77777777" w:rsidR="00D72131" w:rsidRPr="001C220C" w:rsidRDefault="00D72131" w:rsidP="00290862">
            <w:pPr>
              <w:pStyle w:val="TableNormal1"/>
              <w:keepNext w:val="0"/>
              <w:keepLines w:val="0"/>
              <w:rPr>
                <w:lang w:val="en-US"/>
              </w:rPr>
            </w:pPr>
            <w:r w:rsidRPr="001C220C">
              <w:rPr>
                <w:lang w:val="en-US"/>
              </w:rPr>
              <w:t>Wet</w:t>
            </w:r>
          </w:p>
        </w:tc>
        <w:tc>
          <w:tcPr>
            <w:tcW w:w="1297" w:type="dxa"/>
          </w:tcPr>
          <w:p w14:paraId="5F3C7FDF" w14:textId="77777777" w:rsidR="00D72131" w:rsidRPr="001C220C" w:rsidRDefault="0068338C" w:rsidP="00290862">
            <w:pPr>
              <w:pStyle w:val="TableNormal1"/>
              <w:keepNext w:val="0"/>
              <w:keepLines w:val="0"/>
              <w:spacing w:before="40"/>
              <w:rPr>
                <w:lang w:val="en-US"/>
              </w:rPr>
            </w:pPr>
            <w:r w:rsidRPr="001C220C">
              <w:rPr>
                <w:lang w:val="en-US"/>
              </w:rPr>
              <w:t>10-80</w:t>
            </w:r>
          </w:p>
        </w:tc>
        <w:tc>
          <w:tcPr>
            <w:tcW w:w="1080" w:type="dxa"/>
          </w:tcPr>
          <w:p w14:paraId="2F026C59" w14:textId="77777777" w:rsidR="00D72131" w:rsidRPr="001C220C" w:rsidRDefault="0068338C" w:rsidP="00290862">
            <w:pPr>
              <w:pStyle w:val="TableNormal1"/>
              <w:keepNext w:val="0"/>
              <w:keepLines w:val="0"/>
              <w:spacing w:before="40"/>
              <w:rPr>
                <w:lang w:val="en-US"/>
              </w:rPr>
            </w:pPr>
            <w:r w:rsidRPr="001C220C">
              <w:rPr>
                <w:rFonts w:ascii="Melior" w:eastAsia="MS Mincho" w:hAnsi="Melior" w:cs="Melior"/>
                <w:spacing w:val="0"/>
                <w:sz w:val="19"/>
                <w:szCs w:val="19"/>
                <w:lang w:val="en-US" w:eastAsia="ja-JP"/>
              </w:rPr>
              <w:t xml:space="preserve">&lt; 1 </w:t>
            </w:r>
          </w:p>
        </w:tc>
        <w:tc>
          <w:tcPr>
            <w:tcW w:w="1080" w:type="dxa"/>
          </w:tcPr>
          <w:p w14:paraId="0B03601C" w14:textId="77777777" w:rsidR="00D72131" w:rsidRPr="001C220C" w:rsidRDefault="0068338C" w:rsidP="00290862">
            <w:pPr>
              <w:pStyle w:val="TableNormal1"/>
              <w:keepNext w:val="0"/>
              <w:keepLines w:val="0"/>
              <w:rPr>
                <w:lang w:val="en-US"/>
              </w:rPr>
            </w:pPr>
            <w:r w:rsidRPr="001C220C">
              <w:rPr>
                <w:lang w:val="en-US"/>
              </w:rPr>
              <w:t>Top bung</w:t>
            </w:r>
          </w:p>
        </w:tc>
      </w:tr>
      <w:tr w:rsidR="00D72131" w:rsidRPr="001C220C" w14:paraId="5B5666A5" w14:textId="77777777" w:rsidTr="00290862">
        <w:trPr>
          <w:jc w:val="center"/>
        </w:trPr>
        <w:tc>
          <w:tcPr>
            <w:tcW w:w="1269" w:type="dxa"/>
          </w:tcPr>
          <w:p w14:paraId="38EC5F06" w14:textId="77777777" w:rsidR="00D72131" w:rsidRPr="001C220C" w:rsidRDefault="00D72131" w:rsidP="00290862">
            <w:pPr>
              <w:pStyle w:val="TableNormal1"/>
              <w:keepNext w:val="0"/>
              <w:keepLines w:val="0"/>
              <w:rPr>
                <w:lang w:val="en-US"/>
              </w:rPr>
            </w:pPr>
            <w:r w:rsidRPr="001C220C">
              <w:rPr>
                <w:lang w:val="en-US"/>
              </w:rPr>
              <w:t xml:space="preserve">Value </w:t>
            </w:r>
            <w:r w:rsidR="00EF7D1A">
              <w:rPr>
                <w:lang w:val="en-US"/>
              </w:rPr>
              <w:t>u</w:t>
            </w:r>
            <w:r w:rsidRPr="001C220C">
              <w:rPr>
                <w:lang w:val="en-US"/>
              </w:rPr>
              <w:t xml:space="preserve">nit of </w:t>
            </w:r>
            <w:r w:rsidR="00EF7D1A">
              <w:rPr>
                <w:lang w:val="en-US"/>
              </w:rPr>
              <w:t>m</w:t>
            </w:r>
            <w:r w:rsidRPr="001C220C">
              <w:rPr>
                <w:lang w:val="en-US"/>
              </w:rPr>
              <w:t>easure</w:t>
            </w:r>
          </w:p>
        </w:tc>
        <w:tc>
          <w:tcPr>
            <w:tcW w:w="2880" w:type="dxa"/>
          </w:tcPr>
          <w:p w14:paraId="5F0647D0" w14:textId="77777777" w:rsidR="00D72131" w:rsidRPr="001C220C" w:rsidRDefault="00D72131" w:rsidP="00290862">
            <w:pPr>
              <w:pStyle w:val="TableNormal1"/>
              <w:keepNext w:val="0"/>
              <w:keepLines w:val="0"/>
              <w:rPr>
                <w:lang w:val="en-US"/>
              </w:rPr>
            </w:pPr>
            <w:r w:rsidRPr="001C220C">
              <w:rPr>
                <w:lang w:val="en-US"/>
              </w:rPr>
              <w:t>The unit of measure of the associated property value, if applicable.</w:t>
            </w:r>
          </w:p>
        </w:tc>
        <w:tc>
          <w:tcPr>
            <w:tcW w:w="1440" w:type="dxa"/>
          </w:tcPr>
          <w:p w14:paraId="0EFDE037" w14:textId="77777777" w:rsidR="00D72131" w:rsidRPr="001C220C" w:rsidRDefault="00C21049" w:rsidP="00290862">
            <w:pPr>
              <w:pStyle w:val="TableNormal1"/>
              <w:keepNext w:val="0"/>
              <w:keepLines w:val="0"/>
              <w:rPr>
                <w:lang w:val="en-US"/>
              </w:rPr>
            </w:pPr>
            <w:r>
              <w:rPr>
                <w:lang w:val="en-US"/>
              </w:rPr>
              <w:t>(not applicable)</w:t>
            </w:r>
          </w:p>
        </w:tc>
        <w:tc>
          <w:tcPr>
            <w:tcW w:w="1297" w:type="dxa"/>
          </w:tcPr>
          <w:p w14:paraId="3C8F55CD" w14:textId="77777777" w:rsidR="00D72131" w:rsidRPr="001C220C" w:rsidRDefault="0068338C" w:rsidP="00290862">
            <w:pPr>
              <w:pStyle w:val="TableNormal1"/>
              <w:keepNext w:val="0"/>
              <w:keepLines w:val="0"/>
              <w:spacing w:before="40"/>
              <w:rPr>
                <w:lang w:val="en-US"/>
              </w:rPr>
            </w:pPr>
            <w:r w:rsidRPr="001C220C">
              <w:rPr>
                <w:lang w:val="en-US"/>
              </w:rPr>
              <w:t>ft. lbs.</w:t>
            </w:r>
          </w:p>
        </w:tc>
        <w:tc>
          <w:tcPr>
            <w:tcW w:w="1080" w:type="dxa"/>
          </w:tcPr>
          <w:p w14:paraId="61DB7FAC" w14:textId="77777777" w:rsidR="00D72131" w:rsidRPr="001C220C" w:rsidRDefault="0068338C" w:rsidP="00290862">
            <w:pPr>
              <w:pStyle w:val="TableNormal1"/>
              <w:keepNext w:val="0"/>
              <w:keepLines w:val="0"/>
              <w:spacing w:before="40"/>
              <w:rPr>
                <w:lang w:val="en-US"/>
              </w:rPr>
            </w:pPr>
            <w:r w:rsidRPr="001C220C">
              <w:rPr>
                <w:rFonts w:ascii="Melior" w:eastAsia="MS Mincho" w:hAnsi="Melior" w:cs="Melior"/>
                <w:spacing w:val="0"/>
                <w:sz w:val="19"/>
                <w:szCs w:val="19"/>
                <w:lang w:val="en-US" w:eastAsia="ja-JP"/>
              </w:rPr>
              <w:t>ppm</w:t>
            </w:r>
          </w:p>
        </w:tc>
        <w:tc>
          <w:tcPr>
            <w:tcW w:w="1080" w:type="dxa"/>
          </w:tcPr>
          <w:p w14:paraId="3CBDE065" w14:textId="77777777" w:rsidR="00D72131" w:rsidRPr="001C220C" w:rsidRDefault="00C21049" w:rsidP="00290862">
            <w:pPr>
              <w:pStyle w:val="TableNormal1"/>
              <w:keepNext w:val="0"/>
              <w:keepLines w:val="0"/>
              <w:spacing w:before="40"/>
              <w:rPr>
                <w:lang w:val="en-US"/>
              </w:rPr>
            </w:pPr>
            <w:r>
              <w:rPr>
                <w:lang w:val="en-US"/>
              </w:rPr>
              <w:t>(not applicable)</w:t>
            </w:r>
          </w:p>
        </w:tc>
      </w:tr>
      <w:tr w:rsidR="00D72131" w:rsidRPr="001C220C" w14:paraId="7C64C11C" w14:textId="77777777" w:rsidTr="00290862">
        <w:trPr>
          <w:jc w:val="center"/>
        </w:trPr>
        <w:tc>
          <w:tcPr>
            <w:tcW w:w="1269" w:type="dxa"/>
          </w:tcPr>
          <w:p w14:paraId="1CACAD9F" w14:textId="77777777" w:rsidR="00D72131" w:rsidRPr="001C220C" w:rsidRDefault="00D72131" w:rsidP="00290862">
            <w:pPr>
              <w:pStyle w:val="TableNormal1"/>
              <w:keepNext w:val="0"/>
              <w:keepLines w:val="0"/>
              <w:rPr>
                <w:lang w:val="en-US"/>
              </w:rPr>
            </w:pPr>
            <w:r w:rsidRPr="001C220C">
              <w:rPr>
                <w:lang w:val="en-US"/>
              </w:rPr>
              <w:t>Quantity</w:t>
            </w:r>
          </w:p>
        </w:tc>
        <w:tc>
          <w:tcPr>
            <w:tcW w:w="2880" w:type="dxa"/>
          </w:tcPr>
          <w:p w14:paraId="278D72E5" w14:textId="77777777" w:rsidR="00D72131" w:rsidRPr="001C220C" w:rsidRDefault="00D72131" w:rsidP="00290862">
            <w:pPr>
              <w:pStyle w:val="TableNormal1"/>
              <w:keepNext w:val="0"/>
              <w:keepLines w:val="0"/>
              <w:rPr>
                <w:lang w:val="en-US"/>
              </w:rPr>
            </w:pPr>
            <w:r w:rsidRPr="001C220C">
              <w:rPr>
                <w:lang w:val="en-US"/>
              </w:rPr>
              <w:t>Specifies the amount of physical asset resources required for the parent segment, if applicable</w:t>
            </w:r>
            <w:r w:rsidR="008558A5">
              <w:rPr>
                <w:lang w:val="en-US"/>
              </w:rPr>
              <w:t xml:space="preserve">. </w:t>
            </w:r>
          </w:p>
        </w:tc>
        <w:tc>
          <w:tcPr>
            <w:tcW w:w="1440" w:type="dxa"/>
          </w:tcPr>
          <w:p w14:paraId="787D95A0" w14:textId="77777777" w:rsidR="00D72131" w:rsidRPr="001C220C" w:rsidRDefault="00D72131" w:rsidP="00290862">
            <w:pPr>
              <w:pStyle w:val="TableNormal1"/>
              <w:keepNext w:val="0"/>
              <w:keepLines w:val="0"/>
              <w:rPr>
                <w:lang w:val="en-US"/>
              </w:rPr>
            </w:pPr>
            <w:r w:rsidRPr="001C220C">
              <w:rPr>
                <w:lang w:val="en-US"/>
              </w:rPr>
              <w:t>0</w:t>
            </w:r>
            <w:r w:rsidR="002B38CE">
              <w:rPr>
                <w:lang w:val="en-US"/>
              </w:rPr>
              <w:t>,</w:t>
            </w:r>
            <w:r w:rsidRPr="001C220C">
              <w:rPr>
                <w:lang w:val="en-US"/>
              </w:rPr>
              <w:t>10</w:t>
            </w:r>
          </w:p>
        </w:tc>
        <w:tc>
          <w:tcPr>
            <w:tcW w:w="1297" w:type="dxa"/>
          </w:tcPr>
          <w:p w14:paraId="04E2248C" w14:textId="77777777" w:rsidR="00D72131" w:rsidRPr="001C220C" w:rsidRDefault="0068338C" w:rsidP="00290862">
            <w:pPr>
              <w:pStyle w:val="TableNormal1"/>
              <w:keepNext w:val="0"/>
              <w:keepLines w:val="0"/>
              <w:spacing w:before="40"/>
              <w:rPr>
                <w:lang w:val="en-US"/>
              </w:rPr>
            </w:pPr>
            <w:r w:rsidRPr="001C220C">
              <w:rPr>
                <w:lang w:val="en-US"/>
              </w:rPr>
              <w:t>1</w:t>
            </w:r>
          </w:p>
        </w:tc>
        <w:tc>
          <w:tcPr>
            <w:tcW w:w="1080" w:type="dxa"/>
          </w:tcPr>
          <w:p w14:paraId="72A0C76D" w14:textId="77777777" w:rsidR="00D72131" w:rsidRPr="001C220C" w:rsidRDefault="0068338C" w:rsidP="00290862">
            <w:pPr>
              <w:pStyle w:val="TableNormal1"/>
              <w:keepNext w:val="0"/>
              <w:keepLines w:val="0"/>
              <w:spacing w:before="40"/>
              <w:rPr>
                <w:lang w:val="en-US"/>
              </w:rPr>
            </w:pPr>
            <w:r w:rsidRPr="001C220C">
              <w:rPr>
                <w:lang w:val="en-US"/>
              </w:rPr>
              <w:t>1</w:t>
            </w:r>
          </w:p>
        </w:tc>
        <w:tc>
          <w:tcPr>
            <w:tcW w:w="1080" w:type="dxa"/>
          </w:tcPr>
          <w:p w14:paraId="1D0FA61F" w14:textId="77777777" w:rsidR="00D72131" w:rsidRPr="001C220C" w:rsidRDefault="00C21049" w:rsidP="00290862">
            <w:pPr>
              <w:pStyle w:val="TableNormal1"/>
              <w:keepNext w:val="0"/>
              <w:keepLines w:val="0"/>
              <w:spacing w:before="40"/>
              <w:rPr>
                <w:lang w:val="en-US"/>
              </w:rPr>
            </w:pPr>
            <w:r>
              <w:rPr>
                <w:lang w:val="en-US"/>
              </w:rPr>
              <w:t>(not applicable)</w:t>
            </w:r>
          </w:p>
        </w:tc>
      </w:tr>
      <w:tr w:rsidR="00D72131" w:rsidRPr="001C220C" w14:paraId="078078A9" w14:textId="77777777" w:rsidTr="00290862">
        <w:trPr>
          <w:jc w:val="center"/>
        </w:trPr>
        <w:tc>
          <w:tcPr>
            <w:tcW w:w="1269" w:type="dxa"/>
          </w:tcPr>
          <w:p w14:paraId="405144CF" w14:textId="77777777" w:rsidR="00D72131" w:rsidRPr="001C220C" w:rsidRDefault="00D72131" w:rsidP="00290862">
            <w:pPr>
              <w:pStyle w:val="TableNormal1"/>
              <w:keepNext w:val="0"/>
              <w:keepLines w:val="0"/>
              <w:rPr>
                <w:lang w:val="en-US"/>
              </w:rPr>
            </w:pPr>
            <w:r w:rsidRPr="001C220C">
              <w:rPr>
                <w:lang w:val="en-US"/>
              </w:rPr>
              <w:t xml:space="preserve">Quantity </w:t>
            </w:r>
            <w:r w:rsidR="00EF7D1A">
              <w:rPr>
                <w:lang w:val="en-US"/>
              </w:rPr>
              <w:t>u</w:t>
            </w:r>
            <w:r w:rsidRPr="001C220C">
              <w:rPr>
                <w:lang w:val="en-US"/>
              </w:rPr>
              <w:t xml:space="preserve">nit of </w:t>
            </w:r>
            <w:r w:rsidR="00EF7D1A">
              <w:rPr>
                <w:lang w:val="en-US"/>
              </w:rPr>
              <w:t>m</w:t>
            </w:r>
            <w:r w:rsidRPr="001C220C">
              <w:rPr>
                <w:lang w:val="en-US"/>
              </w:rPr>
              <w:t>easure</w:t>
            </w:r>
          </w:p>
        </w:tc>
        <w:tc>
          <w:tcPr>
            <w:tcW w:w="2880" w:type="dxa"/>
          </w:tcPr>
          <w:p w14:paraId="08C999EF" w14:textId="77777777" w:rsidR="00D72131" w:rsidRPr="001C220C" w:rsidRDefault="00D72131" w:rsidP="00290862">
            <w:pPr>
              <w:pStyle w:val="TableNormal1"/>
              <w:keepNext w:val="0"/>
              <w:keepLines w:val="0"/>
              <w:rPr>
                <w:lang w:val="en-US"/>
              </w:rPr>
            </w:pPr>
            <w:r w:rsidRPr="001C220C">
              <w:rPr>
                <w:lang w:val="en-US"/>
              </w:rPr>
              <w:t xml:space="preserve">The unit of measure of the associated quantity, if applicable. </w:t>
            </w:r>
          </w:p>
        </w:tc>
        <w:tc>
          <w:tcPr>
            <w:tcW w:w="1440" w:type="dxa"/>
          </w:tcPr>
          <w:p w14:paraId="39232C68" w14:textId="77777777" w:rsidR="00D72131" w:rsidRPr="001C220C" w:rsidRDefault="00D72131" w:rsidP="00290862">
            <w:pPr>
              <w:pStyle w:val="TableNormal1"/>
              <w:keepNext w:val="0"/>
              <w:keepLines w:val="0"/>
              <w:rPr>
                <w:lang w:val="en-US"/>
              </w:rPr>
            </w:pPr>
            <w:r w:rsidRPr="001C220C">
              <w:rPr>
                <w:lang w:val="en-US"/>
              </w:rPr>
              <w:t>Minutes / piece</w:t>
            </w:r>
          </w:p>
        </w:tc>
        <w:tc>
          <w:tcPr>
            <w:tcW w:w="1297" w:type="dxa"/>
          </w:tcPr>
          <w:p w14:paraId="156B6FAB" w14:textId="77777777" w:rsidR="00D72131" w:rsidRPr="001C220C" w:rsidRDefault="0068338C" w:rsidP="00290862">
            <w:pPr>
              <w:pStyle w:val="TableNormal1"/>
              <w:keepNext w:val="0"/>
              <w:keepLines w:val="0"/>
              <w:spacing w:before="40"/>
              <w:rPr>
                <w:lang w:val="en-US"/>
              </w:rPr>
            </w:pPr>
            <w:r w:rsidRPr="001C220C">
              <w:rPr>
                <w:lang w:val="en-US"/>
              </w:rPr>
              <w:t>each</w:t>
            </w:r>
          </w:p>
        </w:tc>
        <w:tc>
          <w:tcPr>
            <w:tcW w:w="1080" w:type="dxa"/>
          </w:tcPr>
          <w:p w14:paraId="55A7BD73" w14:textId="77777777" w:rsidR="00D72131" w:rsidRPr="001C220C" w:rsidRDefault="00C21049" w:rsidP="00290862">
            <w:pPr>
              <w:pStyle w:val="TableNormal1"/>
              <w:keepNext w:val="0"/>
              <w:keepLines w:val="0"/>
              <w:spacing w:before="40"/>
              <w:rPr>
                <w:lang w:val="en-US"/>
              </w:rPr>
            </w:pPr>
            <w:r>
              <w:rPr>
                <w:lang w:val="en-US"/>
              </w:rPr>
              <w:t>(not applicable)</w:t>
            </w:r>
          </w:p>
        </w:tc>
        <w:tc>
          <w:tcPr>
            <w:tcW w:w="1080" w:type="dxa"/>
          </w:tcPr>
          <w:p w14:paraId="1F1BC5D0" w14:textId="77777777" w:rsidR="00D72131" w:rsidRPr="001C220C" w:rsidRDefault="00C21049" w:rsidP="00290862">
            <w:pPr>
              <w:pStyle w:val="TableNormal1"/>
              <w:keepNext w:val="0"/>
              <w:keepLines w:val="0"/>
              <w:spacing w:before="40"/>
              <w:rPr>
                <w:lang w:val="en-US"/>
              </w:rPr>
            </w:pPr>
            <w:r>
              <w:rPr>
                <w:lang w:val="en-US"/>
              </w:rPr>
              <w:t>(not applicable)</w:t>
            </w:r>
          </w:p>
        </w:tc>
      </w:tr>
    </w:tbl>
    <w:p w14:paraId="66A1926E" w14:textId="77777777" w:rsidR="00D72131" w:rsidRPr="001C220C" w:rsidRDefault="00D72131" w:rsidP="00D72131">
      <w:pPr>
        <w:rPr>
          <w:lang w:val="en-US"/>
        </w:rPr>
      </w:pPr>
    </w:p>
    <w:p w14:paraId="5F7B7826" w14:textId="77777777" w:rsidR="009E6331" w:rsidRPr="001C220C" w:rsidRDefault="009E6331" w:rsidP="003E1075">
      <w:pPr>
        <w:pStyle w:val="Heading3"/>
      </w:pPr>
      <w:bookmarkStart w:id="14269" w:name="_Toc320176962"/>
      <w:r w:rsidRPr="001C220C">
        <w:t>Material specification</w:t>
      </w:r>
      <w:bookmarkEnd w:id="14065"/>
      <w:bookmarkEnd w:id="14269"/>
    </w:p>
    <w:p w14:paraId="1EBD431E" w14:textId="77777777" w:rsidR="00C70FA6" w:rsidRPr="001C220C" w:rsidRDefault="00C70FA6" w:rsidP="00C70FA6">
      <w:pPr>
        <w:pStyle w:val="PARAGRAPH"/>
        <w:rPr>
          <w:lang w:val="en-US"/>
        </w:rPr>
      </w:pPr>
      <w:r w:rsidRPr="001C220C">
        <w:rPr>
          <w:lang w:val="en-US"/>
        </w:rPr>
        <w:t xml:space="preserve">An identification or correspondence to a </w:t>
      </w:r>
      <w:r w:rsidRPr="007F014F">
        <w:rPr>
          <w:i/>
          <w:lang w:val="en-US"/>
        </w:rPr>
        <w:t>material capability</w:t>
      </w:r>
      <w:r w:rsidRPr="001C220C">
        <w:rPr>
          <w:lang w:val="en-US"/>
        </w:rPr>
        <w:t xml:space="preserve"> shall be presented as a </w:t>
      </w:r>
      <w:r w:rsidRPr="001F6E11">
        <w:rPr>
          <w:i/>
          <w:lang w:val="en-US"/>
        </w:rPr>
        <w:t>material specification</w:t>
      </w:r>
      <w:r w:rsidRPr="001C220C">
        <w:rPr>
          <w:lang w:val="en-US"/>
        </w:rPr>
        <w:t xml:space="preserve">. A </w:t>
      </w:r>
      <w:r w:rsidRPr="001F6E11">
        <w:rPr>
          <w:i/>
          <w:lang w:val="en-US"/>
        </w:rPr>
        <w:t>material specification</w:t>
      </w:r>
      <w:r w:rsidRPr="001C220C">
        <w:rPr>
          <w:lang w:val="en-US"/>
        </w:rPr>
        <w:t xml:space="preserve"> specifies a </w:t>
      </w:r>
      <w:r w:rsidRPr="001F6E11">
        <w:rPr>
          <w:i/>
          <w:lang w:val="en-US"/>
        </w:rPr>
        <w:t>material</w:t>
      </w:r>
      <w:r w:rsidR="001F6E11">
        <w:rPr>
          <w:i/>
          <w:lang w:val="en-US"/>
        </w:rPr>
        <w:t>, material definition</w:t>
      </w:r>
      <w:r w:rsidRPr="001C220C">
        <w:rPr>
          <w:i/>
          <w:lang w:val="en-US"/>
        </w:rPr>
        <w:t xml:space="preserve"> </w:t>
      </w:r>
      <w:r w:rsidRPr="001C220C">
        <w:rPr>
          <w:lang w:val="en-US"/>
        </w:rPr>
        <w:t xml:space="preserve">or </w:t>
      </w:r>
      <w:r w:rsidRPr="001F6E11">
        <w:rPr>
          <w:i/>
          <w:lang w:val="en-US"/>
        </w:rPr>
        <w:t>material class</w:t>
      </w:r>
      <w:r w:rsidRPr="001C220C">
        <w:rPr>
          <w:lang w:val="en-US"/>
        </w:rPr>
        <w:t xml:space="preserve">. </w:t>
      </w:r>
      <w:r w:rsidR="001F6E11" w:rsidRPr="001C220C">
        <w:rPr>
          <w:lang w:val="en-US"/>
        </w:rPr>
        <w:t xml:space="preserve">A </w:t>
      </w:r>
      <w:r w:rsidR="001F6E11" w:rsidRPr="001F6E11">
        <w:rPr>
          <w:i/>
          <w:lang w:val="en-US"/>
        </w:rPr>
        <w:t>material specification</w:t>
      </w:r>
      <w:r w:rsidR="001F6E11" w:rsidRPr="001C220C">
        <w:rPr>
          <w:lang w:val="en-US"/>
        </w:rPr>
        <w:t xml:space="preserve"> </w:t>
      </w:r>
      <w:r w:rsidRPr="001C220C">
        <w:rPr>
          <w:lang w:val="en-US"/>
        </w:rPr>
        <w:t xml:space="preserve">identifies the specific </w:t>
      </w:r>
      <w:r w:rsidRPr="007F014F">
        <w:rPr>
          <w:i/>
          <w:lang w:val="en-US"/>
        </w:rPr>
        <w:t>material specification</w:t>
      </w:r>
      <w:r w:rsidRPr="001C220C">
        <w:rPr>
          <w:lang w:val="en-US"/>
        </w:rPr>
        <w:t xml:space="preserve"> that is associated with the identified </w:t>
      </w:r>
      <w:r w:rsidR="001F6E11">
        <w:rPr>
          <w:i/>
          <w:lang w:val="en-US"/>
        </w:rPr>
        <w:t xml:space="preserve">operations </w:t>
      </w:r>
      <w:r w:rsidR="00B51D6E" w:rsidRPr="001F6E11">
        <w:rPr>
          <w:i/>
          <w:lang w:val="en-US"/>
        </w:rPr>
        <w:t>segment</w:t>
      </w:r>
      <w:r w:rsidRPr="001C220C">
        <w:rPr>
          <w:lang w:val="en-US"/>
        </w:rPr>
        <w:t xml:space="preserve">. </w:t>
      </w:r>
    </w:p>
    <w:p w14:paraId="5DC48C4B" w14:textId="04A3479D" w:rsidR="00C70FA6" w:rsidRPr="001C220C" w:rsidRDefault="00C70FA6" w:rsidP="00C70FA6">
      <w:pPr>
        <w:pStyle w:val="PARAGRAPH"/>
        <w:rPr>
          <w:lang w:val="en-US"/>
        </w:rPr>
      </w:pPr>
      <w:r w:rsidRPr="001C220C">
        <w:rPr>
          <w:lang w:val="en-US"/>
        </w:rPr>
        <w:t xml:space="preserve">A </w:t>
      </w:r>
      <w:r w:rsidRPr="001F6E11">
        <w:rPr>
          <w:i/>
          <w:lang w:val="en-US"/>
        </w:rPr>
        <w:t>material specification</w:t>
      </w:r>
      <w:r w:rsidRPr="001C220C">
        <w:rPr>
          <w:lang w:val="en-US"/>
        </w:rPr>
        <w:t xml:space="preserve"> shall include</w:t>
      </w:r>
    </w:p>
    <w:p w14:paraId="58471481" w14:textId="77777777" w:rsidR="00C70FA6" w:rsidRPr="001C220C" w:rsidRDefault="00C70FA6" w:rsidP="008B2E17">
      <w:pPr>
        <w:pStyle w:val="ListNumber"/>
        <w:numPr>
          <w:ilvl w:val="0"/>
          <w:numId w:val="77"/>
        </w:numPr>
        <w:ind w:left="360"/>
        <w:rPr>
          <w:lang w:val="en-US"/>
        </w:rPr>
      </w:pPr>
      <w:r w:rsidRPr="001C220C">
        <w:rPr>
          <w:lang w:val="en-US"/>
        </w:rPr>
        <w:t>an identification of the material needed;</w:t>
      </w:r>
    </w:p>
    <w:p w14:paraId="39EA6AFC" w14:textId="77777777" w:rsidR="00C70FA6" w:rsidRPr="001C220C" w:rsidRDefault="00C70FA6" w:rsidP="008B2E17">
      <w:pPr>
        <w:pStyle w:val="ListNumber"/>
        <w:numPr>
          <w:ilvl w:val="0"/>
          <w:numId w:val="77"/>
        </w:numPr>
        <w:ind w:left="360"/>
        <w:rPr>
          <w:lang w:val="en-US"/>
        </w:rPr>
      </w:pPr>
      <w:r w:rsidRPr="001C220C">
        <w:rPr>
          <w:lang w:val="en-US"/>
        </w:rPr>
        <w:t>the quantity of the material needed;</w:t>
      </w:r>
    </w:p>
    <w:p w14:paraId="71172261" w14:textId="77777777" w:rsidR="00C70FA6" w:rsidRPr="001C220C" w:rsidRDefault="00C70FA6" w:rsidP="008B2E17">
      <w:pPr>
        <w:pStyle w:val="ListNumber"/>
        <w:numPr>
          <w:ilvl w:val="0"/>
          <w:numId w:val="77"/>
        </w:numPr>
        <w:ind w:left="360"/>
        <w:rPr>
          <w:lang w:val="en-US"/>
        </w:rPr>
      </w:pPr>
      <w:r w:rsidRPr="001C220C">
        <w:rPr>
          <w:lang w:val="en-US"/>
        </w:rPr>
        <w:t>the unit of measure of the quantity.</w:t>
      </w:r>
    </w:p>
    <w:p w14:paraId="1F8EE577" w14:textId="77777777" w:rsidR="00C70FA6" w:rsidRPr="001C220C" w:rsidRDefault="00C70FA6" w:rsidP="00C70FA6">
      <w:pPr>
        <w:pStyle w:val="PARAGRAPH"/>
        <w:rPr>
          <w:lang w:val="en-US"/>
        </w:rPr>
      </w:pPr>
      <w:r w:rsidRPr="001C220C">
        <w:rPr>
          <w:lang w:val="en-US"/>
        </w:rPr>
        <w:t xml:space="preserve">Specific elements associated with a </w:t>
      </w:r>
      <w:r w:rsidRPr="001F6E11">
        <w:rPr>
          <w:i/>
          <w:lang w:val="en-US"/>
        </w:rPr>
        <w:t>material specification</w:t>
      </w:r>
      <w:r w:rsidRPr="001C220C">
        <w:rPr>
          <w:lang w:val="en-US"/>
        </w:rPr>
        <w:t xml:space="preserve"> may be included in one or more </w:t>
      </w:r>
      <w:r w:rsidRPr="001F6E11">
        <w:rPr>
          <w:i/>
          <w:lang w:val="en-US"/>
        </w:rPr>
        <w:t>material specification properties</w:t>
      </w:r>
      <w:r w:rsidRPr="001C220C">
        <w:rPr>
          <w:lang w:val="en-US"/>
        </w:rPr>
        <w:t xml:space="preserve">. </w:t>
      </w:r>
    </w:p>
    <w:p w14:paraId="4805D461" w14:textId="4E26F977" w:rsidR="000F0D54" w:rsidRPr="001C220C" w:rsidRDefault="007D6FDE" w:rsidP="000F0D54">
      <w:pPr>
        <w:pStyle w:val="PARAGRAPH"/>
        <w:rPr>
          <w:lang w:val="en-US"/>
        </w:rPr>
      </w:pPr>
      <w:r>
        <w:rPr>
          <w:lang w:val="en-US"/>
        </w:rPr>
        <w:fldChar w:fldCharType="begin"/>
      </w:r>
      <w:r>
        <w:rPr>
          <w:lang w:val="en-US"/>
        </w:rPr>
        <w:instrText xml:space="preserve"> REF _Ref449167306 \h </w:instrText>
      </w:r>
      <w:r>
        <w:rPr>
          <w:lang w:val="en-US"/>
        </w:rPr>
      </w:r>
      <w:r>
        <w:rPr>
          <w:lang w:val="en-US"/>
        </w:rPr>
        <w:fldChar w:fldCharType="separate"/>
      </w:r>
      <w:r w:rsidR="009D4EC5" w:rsidRPr="001C220C">
        <w:rPr>
          <w:lang w:val="en-US"/>
        </w:rPr>
        <w:t xml:space="preserve">Table </w:t>
      </w:r>
      <w:r w:rsidR="009D4EC5">
        <w:rPr>
          <w:noProof/>
          <w:lang w:val="en-US"/>
        </w:rPr>
        <w:t>158</w:t>
      </w:r>
      <w:r>
        <w:rPr>
          <w:lang w:val="en-US"/>
        </w:rPr>
        <w:fldChar w:fldCharType="end"/>
      </w:r>
      <w:r>
        <w:rPr>
          <w:lang w:val="en-US"/>
        </w:rPr>
        <w:t xml:space="preserve"> </w:t>
      </w:r>
      <w:r w:rsidR="009E6331" w:rsidRPr="001C220C">
        <w:rPr>
          <w:lang w:val="en-US"/>
        </w:rPr>
        <w:t xml:space="preserve">defines </w:t>
      </w:r>
      <w:r w:rsidR="00825D03">
        <w:rPr>
          <w:lang w:val="en-US"/>
        </w:rPr>
        <w:t>the relationship</w:t>
      </w:r>
      <w:r w:rsidR="001D3EB7">
        <w:rPr>
          <w:lang w:val="en-US"/>
        </w:rPr>
        <w:t xml:space="preserve"> role</w:t>
      </w:r>
      <w:r w:rsidR="00825D03">
        <w:rPr>
          <w:lang w:val="en-US"/>
        </w:rPr>
        <w:t xml:space="preserve">s for </w:t>
      </w:r>
      <w:r w:rsidR="0046435C">
        <w:rPr>
          <w:lang w:val="en-US"/>
        </w:rPr>
        <w:t xml:space="preserve">the </w:t>
      </w:r>
      <w:r w:rsidR="009E6331" w:rsidRPr="001C220C">
        <w:rPr>
          <w:i/>
          <w:lang w:val="en-US"/>
        </w:rPr>
        <w:t>material specification</w:t>
      </w:r>
      <w:r w:rsidR="009E6331" w:rsidRPr="001C220C">
        <w:rPr>
          <w:lang w:val="en-US"/>
        </w:rPr>
        <w:t>.</w:t>
      </w:r>
      <w:r w:rsidR="000F0D54">
        <w:rPr>
          <w:lang w:val="en-US"/>
        </w:rPr>
        <w:t xml:space="preserve">  </w:t>
      </w:r>
      <w:r w:rsidR="000F0D54">
        <w:rPr>
          <w:lang w:val="en-US"/>
        </w:rPr>
        <w:fldChar w:fldCharType="begin"/>
      </w:r>
      <w:r w:rsidR="000F0D54">
        <w:rPr>
          <w:lang w:val="en-US"/>
        </w:rPr>
        <w:instrText xml:space="preserve"> REF _Ref161734634 \h </w:instrText>
      </w:r>
      <w:r w:rsidR="000F0D54">
        <w:rPr>
          <w:lang w:val="en-US"/>
        </w:rPr>
      </w:r>
      <w:r w:rsidR="000F0D54">
        <w:rPr>
          <w:lang w:val="en-US"/>
        </w:rPr>
        <w:fldChar w:fldCharType="separate"/>
      </w:r>
      <w:r w:rsidR="00CB090D" w:rsidRPr="001C220C">
        <w:rPr>
          <w:lang w:val="en-US"/>
        </w:rPr>
        <w:t xml:space="preserve">Table </w:t>
      </w:r>
      <w:r w:rsidR="00CB090D">
        <w:rPr>
          <w:noProof/>
          <w:lang w:val="en-US"/>
        </w:rPr>
        <w:t>159</w:t>
      </w:r>
      <w:r w:rsidR="000F0D54">
        <w:rPr>
          <w:lang w:val="en-US"/>
        </w:rPr>
        <w:fldChar w:fldCharType="end"/>
      </w:r>
      <w:r w:rsidR="003C4FED">
        <w:rPr>
          <w:lang w:val="en-US"/>
        </w:rPr>
        <w:t xml:space="preserve"> </w:t>
      </w:r>
      <w:r w:rsidR="000F0D54" w:rsidRPr="001C220C">
        <w:rPr>
          <w:lang w:val="en-US"/>
        </w:rPr>
        <w:t xml:space="preserve">defines </w:t>
      </w:r>
      <w:r w:rsidR="00825D03">
        <w:rPr>
          <w:lang w:val="en-US"/>
        </w:rPr>
        <w:t xml:space="preserve">attributes for </w:t>
      </w:r>
      <w:r w:rsidR="0046435C">
        <w:rPr>
          <w:lang w:val="en-US"/>
        </w:rPr>
        <w:t xml:space="preserve">the </w:t>
      </w:r>
      <w:r w:rsidR="000F0D54" w:rsidRPr="001C220C">
        <w:rPr>
          <w:i/>
          <w:lang w:val="en-US"/>
        </w:rPr>
        <w:t>material specification</w:t>
      </w:r>
      <w:r w:rsidR="000F0D54" w:rsidRPr="001C220C">
        <w:rPr>
          <w:lang w:val="en-US"/>
        </w:rPr>
        <w:t>.</w:t>
      </w:r>
    </w:p>
    <w:p w14:paraId="22B17863" w14:textId="26B37EE0" w:rsidR="000F0D54" w:rsidRDefault="000F0D54" w:rsidP="000F0D54">
      <w:pPr>
        <w:pStyle w:val="TABLE-title"/>
        <w:rPr>
          <w:ins w:id="14270" w:author="Charles Gifford" w:date="2017-03-20T03:06:00Z"/>
          <w:lang w:val="en-US"/>
        </w:rPr>
      </w:pPr>
      <w:bookmarkStart w:id="14271" w:name="_Ref449167306"/>
      <w:bookmarkStart w:id="14272" w:name="_Toc478492458"/>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9D4EC5">
        <w:rPr>
          <w:noProof/>
          <w:lang w:val="en-US"/>
        </w:rPr>
        <w:t>158</w:t>
      </w:r>
      <w:r w:rsidR="00FD29D6">
        <w:rPr>
          <w:lang w:val="en-US"/>
        </w:rPr>
        <w:fldChar w:fldCharType="end"/>
      </w:r>
      <w:bookmarkEnd w:id="14271"/>
      <w:r w:rsidRPr="001C220C">
        <w:rPr>
          <w:lang w:val="en-US"/>
        </w:rPr>
        <w:t xml:space="preserve"> </w:t>
      </w:r>
      <w:r>
        <w:rPr>
          <w:lang w:val="en-US"/>
        </w:rPr>
        <w:t>–</w:t>
      </w:r>
      <w:r w:rsidRPr="001C220C">
        <w:rPr>
          <w:lang w:val="en-US"/>
        </w:rPr>
        <w:t xml:space="preserve"> </w:t>
      </w:r>
      <w:r>
        <w:rPr>
          <w:lang w:val="en-US"/>
        </w:rPr>
        <w:t>M</w:t>
      </w:r>
      <w:r w:rsidRPr="001C220C">
        <w:rPr>
          <w:lang w:val="en-US"/>
        </w:rPr>
        <w:t>aterial specification</w:t>
      </w:r>
      <w:r w:rsidRPr="00AC2193">
        <w:rPr>
          <w:lang w:val="en-US"/>
        </w:rPr>
        <w:t xml:space="preserve"> </w:t>
      </w:r>
      <w:r>
        <w:rPr>
          <w:lang w:val="en-US"/>
        </w:rPr>
        <w:t>relationship</w:t>
      </w:r>
      <w:r w:rsidR="001D3EB7">
        <w:rPr>
          <w:lang w:val="en-US"/>
        </w:rPr>
        <w:t xml:space="preserve"> role</w:t>
      </w:r>
      <w:r>
        <w:rPr>
          <w:lang w:val="en-US"/>
        </w:rPr>
        <w:t>s</w:t>
      </w:r>
      <w:bookmarkEnd w:id="14272"/>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1D3EB7" w:rsidRPr="009432BC" w14:paraId="69C18FE0" w14:textId="77777777" w:rsidTr="0068354D">
        <w:trPr>
          <w:trHeight w:val="197"/>
          <w:tblHeader/>
          <w:ins w:id="14273" w:author="Charles Gifford" w:date="2017-03-20T03:06:00Z"/>
        </w:trPr>
        <w:tc>
          <w:tcPr>
            <w:tcW w:w="2155" w:type="dxa"/>
            <w:shd w:val="clear" w:color="auto" w:fill="auto"/>
          </w:tcPr>
          <w:p w14:paraId="7E89730E" w14:textId="77777777" w:rsidR="001D3EB7" w:rsidRPr="009432BC" w:rsidRDefault="001D3EB7" w:rsidP="0068354D">
            <w:pPr>
              <w:pStyle w:val="TABLE-col-heading"/>
              <w:rPr>
                <w:ins w:id="14274" w:author="Charles Gifford" w:date="2017-03-20T03:06:00Z"/>
              </w:rPr>
            </w:pPr>
            <w:ins w:id="14275" w:author="Charles Gifford" w:date="2017-03-20T03:06:00Z">
              <w:r w:rsidRPr="009432BC">
                <w:t>Related Object</w:t>
              </w:r>
            </w:ins>
          </w:p>
        </w:tc>
        <w:tc>
          <w:tcPr>
            <w:tcW w:w="2070" w:type="dxa"/>
            <w:shd w:val="clear" w:color="auto" w:fill="auto"/>
          </w:tcPr>
          <w:p w14:paraId="7A0FD1E6" w14:textId="77777777" w:rsidR="001D3EB7" w:rsidRPr="009432BC" w:rsidRDefault="001D3EB7" w:rsidP="0068354D">
            <w:pPr>
              <w:pStyle w:val="TABLE-col-heading"/>
              <w:rPr>
                <w:ins w:id="14276" w:author="Charles Gifford" w:date="2017-03-20T03:06:00Z"/>
              </w:rPr>
            </w:pPr>
            <w:ins w:id="14277" w:author="Charles Gifford" w:date="2017-03-20T03:06:00Z">
              <w:r w:rsidRPr="009432BC">
                <w:t>Role</w:t>
              </w:r>
            </w:ins>
          </w:p>
        </w:tc>
        <w:tc>
          <w:tcPr>
            <w:tcW w:w="1080" w:type="dxa"/>
            <w:shd w:val="clear" w:color="auto" w:fill="auto"/>
          </w:tcPr>
          <w:p w14:paraId="4BF46176" w14:textId="77777777" w:rsidR="001D3EB7" w:rsidRPr="009432BC" w:rsidRDefault="001D3EB7" w:rsidP="0068354D">
            <w:pPr>
              <w:pStyle w:val="TABLE-col-heading"/>
              <w:rPr>
                <w:ins w:id="14278" w:author="Charles Gifford" w:date="2017-03-20T03:06:00Z"/>
              </w:rPr>
            </w:pPr>
            <w:ins w:id="14279" w:author="Charles Gifford" w:date="2017-03-20T03:06:00Z">
              <w:r w:rsidRPr="009432BC">
                <w:t>Multiplicity</w:t>
              </w:r>
            </w:ins>
          </w:p>
        </w:tc>
        <w:tc>
          <w:tcPr>
            <w:tcW w:w="3780" w:type="dxa"/>
            <w:shd w:val="clear" w:color="auto" w:fill="auto"/>
          </w:tcPr>
          <w:p w14:paraId="794BBDE9" w14:textId="77777777" w:rsidR="001D3EB7" w:rsidRPr="009432BC" w:rsidRDefault="001D3EB7" w:rsidP="0068354D">
            <w:pPr>
              <w:pStyle w:val="TABLE-col-heading"/>
              <w:rPr>
                <w:ins w:id="14280" w:author="Charles Gifford" w:date="2017-03-20T03:06:00Z"/>
              </w:rPr>
            </w:pPr>
            <w:ins w:id="14281" w:author="Charles Gifford" w:date="2017-03-20T03:06:00Z">
              <w:r w:rsidRPr="009432BC">
                <w:t>Description</w:t>
              </w:r>
            </w:ins>
          </w:p>
        </w:tc>
      </w:tr>
      <w:tr w:rsidR="001D3EB7" w:rsidRPr="009432BC" w14:paraId="14B913FC" w14:textId="77777777" w:rsidTr="0068354D">
        <w:trPr>
          <w:trHeight w:val="332"/>
          <w:ins w:id="14282" w:author="Charles Gifford" w:date="2017-03-20T03:06:00Z"/>
        </w:trPr>
        <w:tc>
          <w:tcPr>
            <w:tcW w:w="2155" w:type="dxa"/>
          </w:tcPr>
          <w:p w14:paraId="41B96482" w14:textId="47F532AE" w:rsidR="001D3EB7" w:rsidRPr="009432BC" w:rsidRDefault="001D3EB7" w:rsidP="0068354D">
            <w:pPr>
              <w:pStyle w:val="TABLE-cell"/>
              <w:rPr>
                <w:ins w:id="14283" w:author="Charles Gifford" w:date="2017-03-20T03:06:00Z"/>
              </w:rPr>
            </w:pPr>
            <w:ins w:id="14284" w:author="Charles Gifford" w:date="2017-03-20T03:07:00Z">
              <w:r>
                <w:t>Operations segment</w:t>
              </w:r>
            </w:ins>
          </w:p>
        </w:tc>
        <w:tc>
          <w:tcPr>
            <w:tcW w:w="2070" w:type="dxa"/>
          </w:tcPr>
          <w:p w14:paraId="0051AACB" w14:textId="77777777" w:rsidR="001D3EB7" w:rsidRPr="009432BC" w:rsidRDefault="001D3EB7" w:rsidP="0068354D">
            <w:pPr>
              <w:pStyle w:val="TABLE-cell"/>
              <w:rPr>
                <w:ins w:id="14285" w:author="Charles Gifford" w:date="2017-03-20T03:06:00Z"/>
              </w:rPr>
            </w:pPr>
            <w:ins w:id="14286" w:author="Charles Gifford" w:date="2017-03-20T03:06:00Z">
              <w:r>
                <w:t>NA</w:t>
              </w:r>
            </w:ins>
          </w:p>
        </w:tc>
        <w:tc>
          <w:tcPr>
            <w:tcW w:w="1080" w:type="dxa"/>
          </w:tcPr>
          <w:p w14:paraId="5811DFDF" w14:textId="77777777" w:rsidR="001D3EB7" w:rsidRPr="009432BC" w:rsidRDefault="001D3EB7" w:rsidP="0068354D">
            <w:pPr>
              <w:pStyle w:val="TABLE-cell"/>
              <w:rPr>
                <w:ins w:id="14287" w:author="Charles Gifford" w:date="2017-03-20T03:06:00Z"/>
              </w:rPr>
            </w:pPr>
            <w:ins w:id="14288" w:author="Charles Gifford" w:date="2017-03-20T03:06:00Z">
              <w:r w:rsidRPr="0030452A">
                <w:t>1</w:t>
              </w:r>
            </w:ins>
          </w:p>
        </w:tc>
        <w:tc>
          <w:tcPr>
            <w:tcW w:w="3780" w:type="dxa"/>
          </w:tcPr>
          <w:p w14:paraId="40C65BB5" w14:textId="25D7A29B" w:rsidR="001D3EB7" w:rsidRPr="009432BC" w:rsidRDefault="001D3EB7" w:rsidP="0068354D">
            <w:pPr>
              <w:pStyle w:val="TABLE-cell"/>
              <w:rPr>
                <w:ins w:id="14289" w:author="Charles Gifford" w:date="2017-03-20T03:06:00Z"/>
              </w:rPr>
            </w:pPr>
            <w:ins w:id="14290" w:author="Charles Gifford" w:date="2017-03-20T03:06:00Z">
              <w:r w:rsidRPr="0030452A">
                <w:t xml:space="preserve">The </w:t>
              </w:r>
              <w:r>
                <w:rPr>
                  <w:i/>
                </w:rPr>
                <w:t>operations</w:t>
              </w:r>
            </w:ins>
            <w:ins w:id="14291" w:author="Charles Gifford" w:date="2017-03-20T03:07:00Z">
              <w:r>
                <w:rPr>
                  <w:i/>
                </w:rPr>
                <w:t xml:space="preserve"> s</w:t>
              </w:r>
            </w:ins>
            <w:ins w:id="14292" w:author="Charles Gifford" w:date="2017-03-20T03:06:00Z">
              <w:r w:rsidRPr="0030452A">
                <w:rPr>
                  <w:i/>
                </w:rPr>
                <w:t>egment</w:t>
              </w:r>
              <w:r w:rsidRPr="0030452A">
                <w:t xml:space="preserve"> defined in part by this </w:t>
              </w:r>
              <w:r>
                <w:rPr>
                  <w:i/>
                </w:rPr>
                <w:t>material</w:t>
              </w:r>
              <w:r w:rsidRPr="00446A1E">
                <w:rPr>
                  <w:i/>
                </w:rPr>
                <w:t xml:space="preserve"> </w:t>
              </w:r>
              <w:r w:rsidRPr="0030452A">
                <w:rPr>
                  <w:i/>
                </w:rPr>
                <w:t>specification</w:t>
              </w:r>
              <w:r w:rsidRPr="0030452A">
                <w:t>.</w:t>
              </w:r>
            </w:ins>
          </w:p>
        </w:tc>
      </w:tr>
      <w:tr w:rsidR="001D3EB7" w:rsidRPr="009432BC" w14:paraId="5B004393" w14:textId="77777777" w:rsidTr="0068354D">
        <w:trPr>
          <w:trHeight w:val="494"/>
          <w:ins w:id="14293" w:author="Charles Gifford" w:date="2017-03-20T03:06:00Z"/>
        </w:trPr>
        <w:tc>
          <w:tcPr>
            <w:tcW w:w="2155" w:type="dxa"/>
          </w:tcPr>
          <w:p w14:paraId="1B406D3C" w14:textId="77777777" w:rsidR="001D3EB7" w:rsidRPr="009432BC" w:rsidRDefault="001D3EB7" w:rsidP="0068354D">
            <w:pPr>
              <w:pStyle w:val="TABLE-cell"/>
              <w:rPr>
                <w:ins w:id="14294" w:author="Charles Gifford" w:date="2017-03-20T03:06:00Z"/>
              </w:rPr>
            </w:pPr>
            <w:ins w:id="14295" w:author="Charles Gifford" w:date="2017-03-20T03:06:00Z">
              <w:r>
                <w:t>Material</w:t>
              </w:r>
              <w:r w:rsidRPr="0030452A">
                <w:t xml:space="preserve"> segment specification property</w:t>
              </w:r>
            </w:ins>
          </w:p>
        </w:tc>
        <w:tc>
          <w:tcPr>
            <w:tcW w:w="2070" w:type="dxa"/>
          </w:tcPr>
          <w:p w14:paraId="11AB639A" w14:textId="70A58B96" w:rsidR="001D3EB7" w:rsidRPr="009432BC" w:rsidRDefault="001D3EB7" w:rsidP="0068354D">
            <w:pPr>
              <w:pStyle w:val="TABLE-cell"/>
              <w:rPr>
                <w:ins w:id="14296" w:author="Charles Gifford" w:date="2017-03-20T03:06:00Z"/>
              </w:rPr>
            </w:pPr>
            <w:ins w:id="14297" w:author="Charles Gifford" w:date="2017-03-20T03:06:00Z">
              <w:r>
                <w:t xml:space="preserve">Material </w:t>
              </w:r>
              <w:r w:rsidRPr="0030452A">
                <w:t>specification property</w:t>
              </w:r>
            </w:ins>
          </w:p>
        </w:tc>
        <w:tc>
          <w:tcPr>
            <w:tcW w:w="1080" w:type="dxa"/>
          </w:tcPr>
          <w:p w14:paraId="7718C563" w14:textId="77777777" w:rsidR="001D3EB7" w:rsidRPr="009432BC" w:rsidRDefault="001D3EB7" w:rsidP="0068354D">
            <w:pPr>
              <w:pStyle w:val="TABLE-cell"/>
              <w:rPr>
                <w:ins w:id="14298" w:author="Charles Gifford" w:date="2017-03-20T03:06:00Z"/>
              </w:rPr>
            </w:pPr>
            <w:ins w:id="14299" w:author="Charles Gifford" w:date="2017-03-20T03:06:00Z">
              <w:r w:rsidRPr="0030452A">
                <w:t>0..*</w:t>
              </w:r>
            </w:ins>
          </w:p>
        </w:tc>
        <w:tc>
          <w:tcPr>
            <w:tcW w:w="3780" w:type="dxa"/>
          </w:tcPr>
          <w:p w14:paraId="0C595AE2" w14:textId="0C2AFADA" w:rsidR="001D3EB7" w:rsidRPr="009432BC" w:rsidRDefault="001D3EB7" w:rsidP="0068354D">
            <w:pPr>
              <w:pStyle w:val="TABLE-cell"/>
              <w:rPr>
                <w:ins w:id="14300" w:author="Charles Gifford" w:date="2017-03-20T03:06:00Z"/>
              </w:rPr>
            </w:pPr>
            <w:ins w:id="14301" w:author="Charles Gifford" w:date="2017-03-20T03:06:00Z">
              <w:r w:rsidRPr="0030452A">
                <w:t xml:space="preserve">The </w:t>
              </w:r>
              <w:r>
                <w:rPr>
                  <w:i/>
                </w:rPr>
                <w:t xml:space="preserve">material </w:t>
              </w:r>
              <w:r w:rsidRPr="0030452A">
                <w:rPr>
                  <w:i/>
                </w:rPr>
                <w:t>specification property(s)</w:t>
              </w:r>
              <w:r w:rsidRPr="0030452A">
                <w:t xml:space="preserve"> of this </w:t>
              </w:r>
              <w:r>
                <w:rPr>
                  <w:i/>
                </w:rPr>
                <w:t>material</w:t>
              </w:r>
              <w:r w:rsidRPr="0030452A">
                <w:rPr>
                  <w:i/>
                </w:rPr>
                <w:t xml:space="preserve"> specification</w:t>
              </w:r>
              <w:r w:rsidRPr="0030452A">
                <w:t>.</w:t>
              </w:r>
            </w:ins>
          </w:p>
        </w:tc>
      </w:tr>
      <w:tr w:rsidR="001D3EB7" w:rsidRPr="009432BC" w14:paraId="50D33518" w14:textId="77777777" w:rsidTr="0068354D">
        <w:trPr>
          <w:trHeight w:val="494"/>
          <w:ins w:id="14302" w:author="Charles Gifford" w:date="2017-03-20T03:06:00Z"/>
        </w:trPr>
        <w:tc>
          <w:tcPr>
            <w:tcW w:w="2155" w:type="dxa"/>
          </w:tcPr>
          <w:p w14:paraId="342D5670" w14:textId="1E741E4A" w:rsidR="001D3EB7" w:rsidRDefault="001D3EB7" w:rsidP="0068354D">
            <w:pPr>
              <w:pStyle w:val="TABLE-cell"/>
              <w:rPr>
                <w:ins w:id="14303" w:author="Charles Gifford" w:date="2017-03-20T03:06:00Z"/>
              </w:rPr>
            </w:pPr>
            <w:ins w:id="14304" w:author="Charles Gifford" w:date="2017-03-20T03:06:00Z">
              <w:r w:rsidRPr="00046ACA">
                <w:rPr>
                  <w:lang w:val="en-US"/>
                </w:rPr>
                <w:t xml:space="preserve">Material </w:t>
              </w:r>
              <w:r w:rsidRPr="00C37925">
                <w:rPr>
                  <w:lang w:val="en-US"/>
                </w:rPr>
                <w:t>s</w:t>
              </w:r>
              <w:r w:rsidRPr="00EC04C3">
                <w:rPr>
                  <w:lang w:val="en-US"/>
                </w:rPr>
                <w:t>pecification</w:t>
              </w:r>
            </w:ins>
          </w:p>
        </w:tc>
        <w:tc>
          <w:tcPr>
            <w:tcW w:w="2070" w:type="dxa"/>
            <w:shd w:val="clear" w:color="auto" w:fill="auto"/>
          </w:tcPr>
          <w:p w14:paraId="4A59E014" w14:textId="669FB149" w:rsidR="001D3EB7" w:rsidRDefault="001D3EB7" w:rsidP="0068354D">
            <w:pPr>
              <w:pStyle w:val="TABLE-cell"/>
              <w:rPr>
                <w:ins w:id="14305" w:author="Charles Gifford" w:date="2017-03-20T03:06:00Z"/>
              </w:rPr>
            </w:pPr>
            <w:ins w:id="14306" w:author="Charles Gifford" w:date="2017-03-20T03:06:00Z">
              <w:r w:rsidRPr="00046ACA">
                <w:t xml:space="preserve">Material </w:t>
              </w:r>
              <w:r>
                <w:t>specification child</w:t>
              </w:r>
            </w:ins>
          </w:p>
        </w:tc>
        <w:tc>
          <w:tcPr>
            <w:tcW w:w="1080" w:type="dxa"/>
            <w:shd w:val="clear" w:color="auto" w:fill="auto"/>
          </w:tcPr>
          <w:p w14:paraId="74F62D7D" w14:textId="77777777" w:rsidR="001D3EB7" w:rsidRPr="0030452A" w:rsidRDefault="001D3EB7" w:rsidP="0068354D">
            <w:pPr>
              <w:pStyle w:val="TABLE-cell"/>
              <w:rPr>
                <w:ins w:id="14307" w:author="Charles Gifford" w:date="2017-03-20T03:06:00Z"/>
              </w:rPr>
            </w:pPr>
            <w:ins w:id="14308" w:author="Charles Gifford" w:date="2017-03-20T03:06:00Z">
              <w:r w:rsidRPr="00F53D54">
                <w:rPr>
                  <w:lang w:val="en-US"/>
                </w:rPr>
                <w:t>0..*</w:t>
              </w:r>
            </w:ins>
          </w:p>
        </w:tc>
        <w:tc>
          <w:tcPr>
            <w:tcW w:w="3780" w:type="dxa"/>
          </w:tcPr>
          <w:p w14:paraId="233C0687" w14:textId="2A630427" w:rsidR="001D3EB7" w:rsidRPr="0030452A" w:rsidRDefault="001D3EB7" w:rsidP="0068354D">
            <w:pPr>
              <w:pStyle w:val="TABLE-cell"/>
              <w:rPr>
                <w:ins w:id="14309" w:author="Charles Gifford" w:date="2017-03-20T03:06:00Z"/>
              </w:rPr>
            </w:pPr>
            <w:ins w:id="14310" w:author="Charles Gifford" w:date="2017-03-20T03:06:00Z">
              <w:r w:rsidRPr="001A70AB">
                <w:rPr>
                  <w:szCs w:val="20"/>
                  <w:lang w:val="en-US"/>
                </w:rPr>
                <w:t>The related object(s)</w:t>
              </w:r>
              <w:r w:rsidRPr="00BD7B1C">
                <w:rPr>
                  <w:szCs w:val="20"/>
                  <w:lang w:val="en-US"/>
                </w:rPr>
                <w:t xml:space="preserve"> makes up part of this </w:t>
              </w:r>
              <w:r>
                <w:rPr>
                  <w:i/>
                  <w:szCs w:val="20"/>
                  <w:lang w:val="en-US"/>
                </w:rPr>
                <w:t>material</w:t>
              </w:r>
              <w:r w:rsidRPr="001A727E">
                <w:rPr>
                  <w:i/>
                  <w:lang w:val="en-US"/>
                </w:rPr>
                <w:t xml:space="preserve"> specification </w:t>
              </w:r>
              <w:r w:rsidRPr="00BD7B1C">
                <w:rPr>
                  <w:szCs w:val="20"/>
                  <w:lang w:val="en-US"/>
                </w:rPr>
                <w:t>as the whole.</w:t>
              </w:r>
            </w:ins>
          </w:p>
        </w:tc>
      </w:tr>
      <w:tr w:rsidR="001D3EB7" w:rsidRPr="009432BC" w14:paraId="561674FD" w14:textId="77777777" w:rsidTr="00B206BA">
        <w:trPr>
          <w:trHeight w:val="494"/>
          <w:ins w:id="14311" w:author="Charles Gifford" w:date="2017-03-20T03:08:00Z"/>
        </w:trPr>
        <w:tc>
          <w:tcPr>
            <w:tcW w:w="2155" w:type="dxa"/>
            <w:shd w:val="clear" w:color="auto" w:fill="auto"/>
          </w:tcPr>
          <w:p w14:paraId="4370DA92" w14:textId="66B8DB62" w:rsidR="001D3EB7" w:rsidRPr="00046ACA" w:rsidRDefault="001D3EB7" w:rsidP="001D3EB7">
            <w:pPr>
              <w:pStyle w:val="TABLE-cell"/>
              <w:rPr>
                <w:ins w:id="14312" w:author="Charles Gifford" w:date="2017-03-20T03:08:00Z"/>
                <w:lang w:val="en-US"/>
              </w:rPr>
            </w:pPr>
            <w:ins w:id="14313" w:author="Charles Gifford" w:date="2017-03-20T03:09:00Z">
              <w:r w:rsidRPr="00600813">
                <w:rPr>
                  <w:lang w:val="en-US"/>
                </w:rPr>
                <w:t>Operations material bill item</w:t>
              </w:r>
            </w:ins>
          </w:p>
        </w:tc>
        <w:tc>
          <w:tcPr>
            <w:tcW w:w="2070" w:type="dxa"/>
            <w:shd w:val="clear" w:color="auto" w:fill="auto"/>
          </w:tcPr>
          <w:p w14:paraId="5B7DE755" w14:textId="1B54C231" w:rsidR="001D3EB7" w:rsidRPr="00046ACA" w:rsidRDefault="001D3EB7" w:rsidP="001D3EB7">
            <w:pPr>
              <w:pStyle w:val="TABLE-cell"/>
              <w:rPr>
                <w:ins w:id="14314" w:author="Charles Gifford" w:date="2017-03-20T03:08:00Z"/>
              </w:rPr>
            </w:pPr>
            <w:ins w:id="14315" w:author="Charles Gifford" w:date="2017-03-20T03:10:00Z">
              <w:r>
                <w:rPr>
                  <w:lang w:val="en-US"/>
                </w:rPr>
                <w:t>NA</w:t>
              </w:r>
            </w:ins>
          </w:p>
        </w:tc>
        <w:tc>
          <w:tcPr>
            <w:tcW w:w="1080" w:type="dxa"/>
            <w:shd w:val="clear" w:color="auto" w:fill="auto"/>
          </w:tcPr>
          <w:p w14:paraId="08208EFC" w14:textId="64F27632" w:rsidR="001D3EB7" w:rsidRPr="00F53D54" w:rsidRDefault="001D3EB7" w:rsidP="001D3EB7">
            <w:pPr>
              <w:pStyle w:val="TABLE-cell"/>
              <w:rPr>
                <w:ins w:id="14316" w:author="Charles Gifford" w:date="2017-03-20T03:08:00Z"/>
                <w:lang w:val="en-US"/>
              </w:rPr>
            </w:pPr>
            <w:ins w:id="14317" w:author="Charles Gifford" w:date="2017-03-20T03:10:00Z">
              <w:r>
                <w:rPr>
                  <w:lang w:val="en-US"/>
                </w:rPr>
                <w:t>0,,1</w:t>
              </w:r>
            </w:ins>
          </w:p>
        </w:tc>
        <w:tc>
          <w:tcPr>
            <w:tcW w:w="3780" w:type="dxa"/>
            <w:shd w:val="clear" w:color="auto" w:fill="auto"/>
          </w:tcPr>
          <w:p w14:paraId="641A0A9F" w14:textId="284DB90F" w:rsidR="001D3EB7" w:rsidRPr="001A70AB" w:rsidRDefault="001D3EB7" w:rsidP="001D3EB7">
            <w:pPr>
              <w:pStyle w:val="TABLE-cell"/>
              <w:rPr>
                <w:ins w:id="14318" w:author="Charles Gifford" w:date="2017-03-20T03:08:00Z"/>
                <w:szCs w:val="20"/>
                <w:lang w:val="en-US"/>
              </w:rPr>
            </w:pPr>
            <w:ins w:id="14319" w:author="Charles Gifford" w:date="2017-03-20T03:09:00Z">
              <w:r w:rsidRPr="004244D5">
                <w:rPr>
                  <w:lang w:val="en-US"/>
                </w:rPr>
                <w:t>This</w:t>
              </w:r>
              <w:r w:rsidRPr="00685D60">
                <w:rPr>
                  <w:i/>
                  <w:lang w:val="en-US"/>
                </w:rPr>
                <w:t xml:space="preserve"> material specification</w:t>
              </w:r>
              <w:r w:rsidRPr="00685D60">
                <w:rPr>
                  <w:lang w:val="en-US"/>
                </w:rPr>
                <w:t xml:space="preserve">(s) defines the </w:t>
              </w:r>
              <w:r w:rsidRPr="00402EA2">
                <w:rPr>
                  <w:lang w:val="en-US"/>
                </w:rPr>
                <w:t xml:space="preserve">specified </w:t>
              </w:r>
              <w:r w:rsidRPr="00C313AE">
                <w:rPr>
                  <w:i/>
                  <w:lang w:val="en-US"/>
                </w:rPr>
                <w:t>operation material bill item</w:t>
              </w:r>
              <w:r w:rsidRPr="00C313AE">
                <w:rPr>
                  <w:lang w:val="en-US"/>
                </w:rPr>
                <w:t xml:space="preserve">. </w:t>
              </w:r>
            </w:ins>
          </w:p>
        </w:tc>
      </w:tr>
      <w:tr w:rsidR="001D3EB7" w:rsidRPr="009432BC" w14:paraId="242AC173" w14:textId="77777777" w:rsidTr="0068354D">
        <w:trPr>
          <w:trHeight w:val="494"/>
          <w:ins w:id="14320" w:author="Charles Gifford" w:date="2017-03-20T03:06:00Z"/>
        </w:trPr>
        <w:tc>
          <w:tcPr>
            <w:tcW w:w="2155" w:type="dxa"/>
            <w:shd w:val="clear" w:color="auto" w:fill="auto"/>
          </w:tcPr>
          <w:p w14:paraId="51A8C192" w14:textId="77777777" w:rsidR="001D3EB7" w:rsidRPr="0030452A" w:rsidRDefault="001D3EB7" w:rsidP="001D3EB7">
            <w:pPr>
              <w:pStyle w:val="TABLE-cell"/>
              <w:rPr>
                <w:ins w:id="14321" w:author="Charles Gifford" w:date="2017-03-20T03:06:00Z"/>
              </w:rPr>
            </w:pPr>
            <w:ins w:id="14322" w:author="Charles Gifford" w:date="2017-03-20T03:06:00Z">
              <w:r>
                <w:t>Material</w:t>
              </w:r>
              <w:r w:rsidRPr="00BA207E">
                <w:t xml:space="preserve"> class</w:t>
              </w:r>
            </w:ins>
          </w:p>
        </w:tc>
        <w:tc>
          <w:tcPr>
            <w:tcW w:w="2070" w:type="dxa"/>
            <w:shd w:val="clear" w:color="auto" w:fill="auto"/>
          </w:tcPr>
          <w:p w14:paraId="5216CE70" w14:textId="77777777" w:rsidR="001D3EB7" w:rsidRPr="0030452A" w:rsidRDefault="001D3EB7" w:rsidP="001D3EB7">
            <w:pPr>
              <w:pStyle w:val="TABLE-cell"/>
              <w:rPr>
                <w:ins w:id="14323" w:author="Charles Gifford" w:date="2017-03-20T03:06:00Z"/>
              </w:rPr>
            </w:pPr>
            <w:ins w:id="14324" w:author="Charles Gifford" w:date="2017-03-20T03:06:00Z">
              <w:r>
                <w:t>Material</w:t>
              </w:r>
              <w:r w:rsidRPr="00446A1E">
                <w:t xml:space="preserve"> </w:t>
              </w:r>
              <w:r w:rsidRPr="00BA207E">
                <w:t>class</w:t>
              </w:r>
            </w:ins>
          </w:p>
        </w:tc>
        <w:tc>
          <w:tcPr>
            <w:tcW w:w="1080" w:type="dxa"/>
          </w:tcPr>
          <w:p w14:paraId="4FFA74B4" w14:textId="77777777" w:rsidR="001D3EB7" w:rsidRPr="0030452A" w:rsidRDefault="001D3EB7" w:rsidP="001D3EB7">
            <w:pPr>
              <w:pStyle w:val="TABLE-cell"/>
              <w:rPr>
                <w:ins w:id="14325" w:author="Charles Gifford" w:date="2017-03-20T03:06:00Z"/>
              </w:rPr>
            </w:pPr>
            <w:ins w:id="14326" w:author="Charles Gifford" w:date="2017-03-20T03:06:00Z">
              <w:r w:rsidRPr="0030452A">
                <w:t>0..*</w:t>
              </w:r>
            </w:ins>
          </w:p>
        </w:tc>
        <w:tc>
          <w:tcPr>
            <w:tcW w:w="3780" w:type="dxa"/>
          </w:tcPr>
          <w:p w14:paraId="565C0B4F" w14:textId="77777777" w:rsidR="001D3EB7" w:rsidRPr="0030452A" w:rsidRDefault="001D3EB7" w:rsidP="001D3EB7">
            <w:pPr>
              <w:pStyle w:val="TABLE-cell"/>
              <w:rPr>
                <w:ins w:id="14327" w:author="Charles Gifford" w:date="2017-03-20T03:06:00Z"/>
              </w:rPr>
            </w:pPr>
            <w:ins w:id="14328" w:author="Charles Gifford" w:date="2017-03-20T03:06:00Z">
              <w:r>
                <w:t>A cross-model association to</w:t>
              </w:r>
              <w:r w:rsidRPr="00FD719C">
                <w:t xml:space="preserve"> element in the </w:t>
              </w:r>
              <w:r>
                <w:t>material</w:t>
              </w:r>
              <w:r w:rsidRPr="00446A1E">
                <w:t xml:space="preserve"> </w:t>
              </w:r>
              <w:r w:rsidRPr="00FD719C">
                <w:t>model</w:t>
              </w:r>
              <w:r>
                <w:t xml:space="preserve"> as explained in clause 4.6.4</w:t>
              </w:r>
              <w:r w:rsidRPr="00FD719C">
                <w:t>.</w:t>
              </w:r>
            </w:ins>
          </w:p>
        </w:tc>
      </w:tr>
      <w:tr w:rsidR="001D3EB7" w:rsidRPr="009432BC" w14:paraId="230E4667" w14:textId="77777777" w:rsidTr="0068354D">
        <w:trPr>
          <w:trHeight w:val="440"/>
          <w:ins w:id="14329" w:author="Charles Gifford" w:date="2017-03-20T03:06:00Z"/>
        </w:trPr>
        <w:tc>
          <w:tcPr>
            <w:tcW w:w="2155" w:type="dxa"/>
            <w:shd w:val="clear" w:color="auto" w:fill="auto"/>
          </w:tcPr>
          <w:p w14:paraId="174C13E6" w14:textId="77777777" w:rsidR="001D3EB7" w:rsidRPr="009432BC" w:rsidRDefault="001D3EB7" w:rsidP="001D3EB7">
            <w:pPr>
              <w:pStyle w:val="TABLE-cell"/>
              <w:rPr>
                <w:ins w:id="14330" w:author="Charles Gifford" w:date="2017-03-20T03:06:00Z"/>
              </w:rPr>
            </w:pPr>
            <w:ins w:id="14331" w:author="Charles Gifford" w:date="2017-03-20T03:06:00Z">
              <w:r>
                <w:t>Material</w:t>
              </w:r>
            </w:ins>
          </w:p>
        </w:tc>
        <w:tc>
          <w:tcPr>
            <w:tcW w:w="2070" w:type="dxa"/>
            <w:shd w:val="clear" w:color="auto" w:fill="auto"/>
          </w:tcPr>
          <w:p w14:paraId="5CA41E18" w14:textId="77777777" w:rsidR="001D3EB7" w:rsidRPr="009432BC" w:rsidRDefault="001D3EB7" w:rsidP="001D3EB7">
            <w:pPr>
              <w:pStyle w:val="TABLE-cell"/>
              <w:rPr>
                <w:ins w:id="14332" w:author="Charles Gifford" w:date="2017-03-20T03:06:00Z"/>
              </w:rPr>
            </w:pPr>
            <w:ins w:id="14333" w:author="Charles Gifford" w:date="2017-03-20T03:06:00Z">
              <w:r>
                <w:t>Material</w:t>
              </w:r>
            </w:ins>
          </w:p>
        </w:tc>
        <w:tc>
          <w:tcPr>
            <w:tcW w:w="1080" w:type="dxa"/>
          </w:tcPr>
          <w:p w14:paraId="1F2359C2" w14:textId="77777777" w:rsidR="001D3EB7" w:rsidRPr="009432BC" w:rsidRDefault="001D3EB7" w:rsidP="001D3EB7">
            <w:pPr>
              <w:pStyle w:val="TABLE-cell"/>
              <w:rPr>
                <w:ins w:id="14334" w:author="Charles Gifford" w:date="2017-03-20T03:06:00Z"/>
              </w:rPr>
            </w:pPr>
            <w:ins w:id="14335" w:author="Charles Gifford" w:date="2017-03-20T03:06:00Z">
              <w:r w:rsidRPr="0030452A">
                <w:t>0..*</w:t>
              </w:r>
            </w:ins>
          </w:p>
        </w:tc>
        <w:tc>
          <w:tcPr>
            <w:tcW w:w="3780" w:type="dxa"/>
            <w:shd w:val="clear" w:color="auto" w:fill="auto"/>
          </w:tcPr>
          <w:p w14:paraId="2A37358E" w14:textId="77777777" w:rsidR="001D3EB7" w:rsidRPr="009432BC" w:rsidRDefault="001D3EB7" w:rsidP="001D3EB7">
            <w:pPr>
              <w:pStyle w:val="TABLE-cell"/>
              <w:rPr>
                <w:ins w:id="14336" w:author="Charles Gifford" w:date="2017-03-20T03:06:00Z"/>
              </w:rPr>
            </w:pPr>
            <w:ins w:id="14337" w:author="Charles Gifford" w:date="2017-03-20T03:06:00Z">
              <w:r w:rsidRPr="002C3CDB">
                <w:t xml:space="preserve">A cross-model association to element in the </w:t>
              </w:r>
              <w:r>
                <w:t>material</w:t>
              </w:r>
              <w:r w:rsidRPr="00446A1E">
                <w:t xml:space="preserve"> </w:t>
              </w:r>
              <w:r w:rsidRPr="002C3CDB">
                <w:t>model as explained in clause 4.6.4.</w:t>
              </w:r>
            </w:ins>
          </w:p>
        </w:tc>
      </w:tr>
    </w:tbl>
    <w:p w14:paraId="706452B7" w14:textId="5CC082D0" w:rsidR="009E6331" w:rsidRPr="001C220C" w:rsidRDefault="009E6331" w:rsidP="000D7FCB">
      <w:pPr>
        <w:pStyle w:val="TABLE-title"/>
        <w:rPr>
          <w:lang w:val="en-US"/>
        </w:rPr>
      </w:pPr>
      <w:bookmarkStart w:id="14338" w:name="_Ref161734634"/>
      <w:bookmarkStart w:id="14339" w:name="_Toc161631648"/>
      <w:bookmarkStart w:id="14340" w:name="_Toc266864175"/>
      <w:bookmarkStart w:id="14341" w:name="_Toc306621063"/>
      <w:bookmarkStart w:id="14342" w:name="_Toc320178459"/>
      <w:bookmarkStart w:id="14343" w:name="_Toc478492459"/>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CB090D">
        <w:rPr>
          <w:noProof/>
          <w:lang w:val="en-US"/>
        </w:rPr>
        <w:t>159</w:t>
      </w:r>
      <w:r w:rsidR="00FD29D6">
        <w:rPr>
          <w:lang w:val="en-US"/>
        </w:rPr>
        <w:fldChar w:fldCharType="end"/>
      </w:r>
      <w:bookmarkEnd w:id="14338"/>
      <w:r w:rsidRPr="001C220C">
        <w:rPr>
          <w:lang w:val="en-US"/>
        </w:rPr>
        <w:t xml:space="preserve"> </w:t>
      </w:r>
      <w:r w:rsidR="000D7FCB">
        <w:rPr>
          <w:lang w:val="en-US"/>
        </w:rPr>
        <w:t>–</w:t>
      </w:r>
      <w:r w:rsidRPr="001C220C">
        <w:rPr>
          <w:lang w:val="en-US"/>
        </w:rPr>
        <w:t xml:space="preserve"> </w:t>
      </w:r>
      <w:r w:rsidR="003B2776">
        <w:rPr>
          <w:lang w:val="en-US"/>
        </w:rPr>
        <w:t>M</w:t>
      </w:r>
      <w:r w:rsidRPr="001C220C">
        <w:rPr>
          <w:lang w:val="en-US"/>
        </w:rPr>
        <w:t>aterial specification</w:t>
      </w:r>
      <w:bookmarkEnd w:id="14339"/>
      <w:bookmarkEnd w:id="14340"/>
      <w:bookmarkEnd w:id="14341"/>
      <w:bookmarkEnd w:id="14342"/>
      <w:r w:rsidR="003B2776" w:rsidRPr="00AC2193">
        <w:rPr>
          <w:lang w:val="en-US"/>
        </w:rPr>
        <w:t xml:space="preserve"> </w:t>
      </w:r>
      <w:r w:rsidR="003B2776">
        <w:rPr>
          <w:lang w:val="en-US"/>
        </w:rPr>
        <w:t>attributes</w:t>
      </w:r>
      <w:bookmarkEnd w:id="14343"/>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265"/>
        <w:gridCol w:w="1350"/>
        <w:gridCol w:w="1080"/>
        <w:gridCol w:w="1202"/>
      </w:tblGrid>
      <w:tr w:rsidR="009E6331" w:rsidRPr="001C220C" w14:paraId="14C9458B" w14:textId="77777777" w:rsidTr="00806D30">
        <w:trPr>
          <w:tblHeader/>
          <w:jc w:val="center"/>
        </w:trPr>
        <w:tc>
          <w:tcPr>
            <w:tcW w:w="1269" w:type="dxa"/>
          </w:tcPr>
          <w:p w14:paraId="53C621C7" w14:textId="77777777" w:rsidR="009E6331" w:rsidRPr="001C220C" w:rsidRDefault="009E6331" w:rsidP="000D7FCB">
            <w:pPr>
              <w:pStyle w:val="NormalTableHeader"/>
              <w:keepNext w:val="0"/>
              <w:keepLines w:val="0"/>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730AAD53" w14:textId="77777777" w:rsidR="009E6331" w:rsidRPr="001C220C" w:rsidRDefault="009E6331" w:rsidP="000D7FCB">
            <w:pPr>
              <w:pStyle w:val="NormalTableHeader"/>
              <w:keepNext w:val="0"/>
              <w:keepLines w:val="0"/>
              <w:spacing w:before="40"/>
              <w:rPr>
                <w:lang w:val="en-US"/>
              </w:rPr>
            </w:pPr>
            <w:r w:rsidRPr="001C220C">
              <w:rPr>
                <w:lang w:val="en-US"/>
              </w:rPr>
              <w:t>Description</w:t>
            </w:r>
          </w:p>
        </w:tc>
        <w:tc>
          <w:tcPr>
            <w:tcW w:w="1265" w:type="dxa"/>
          </w:tcPr>
          <w:p w14:paraId="7BA847C7" w14:textId="77777777" w:rsidR="009E6331" w:rsidRPr="001C220C" w:rsidRDefault="00AE4770" w:rsidP="000D7FCB">
            <w:pPr>
              <w:pStyle w:val="NormalTableHeader"/>
              <w:keepNext w:val="0"/>
              <w:keepLines w:val="0"/>
              <w:spacing w:before="40"/>
              <w:rPr>
                <w:lang w:val="en-US"/>
              </w:rPr>
            </w:pPr>
            <w:r>
              <w:rPr>
                <w:lang w:val="en-US"/>
              </w:rPr>
              <w:t>Production example</w:t>
            </w:r>
            <w:r w:rsidR="009E6331" w:rsidRPr="001C220C">
              <w:rPr>
                <w:lang w:val="en-US"/>
              </w:rPr>
              <w:t>s</w:t>
            </w:r>
          </w:p>
        </w:tc>
        <w:tc>
          <w:tcPr>
            <w:tcW w:w="1350" w:type="dxa"/>
          </w:tcPr>
          <w:p w14:paraId="01D69C9A" w14:textId="77777777" w:rsidR="009E6331" w:rsidRPr="001C220C" w:rsidRDefault="00AE4770" w:rsidP="000D7FCB">
            <w:pPr>
              <w:pStyle w:val="NormalTableHeader"/>
              <w:keepNext w:val="0"/>
              <w:keepLines w:val="0"/>
              <w:spacing w:before="40"/>
              <w:rPr>
                <w:lang w:val="en-US"/>
              </w:rPr>
            </w:pPr>
            <w:r>
              <w:rPr>
                <w:lang w:val="en-US"/>
              </w:rPr>
              <w:t>Maintenance example</w:t>
            </w:r>
            <w:r w:rsidR="009E6331" w:rsidRPr="001C220C">
              <w:rPr>
                <w:lang w:val="en-US"/>
              </w:rPr>
              <w:t>s</w:t>
            </w:r>
          </w:p>
        </w:tc>
        <w:tc>
          <w:tcPr>
            <w:tcW w:w="1080" w:type="dxa"/>
          </w:tcPr>
          <w:p w14:paraId="21426470" w14:textId="77777777" w:rsidR="009E6331" w:rsidRPr="001C220C" w:rsidRDefault="00AE4770" w:rsidP="000D7FCB">
            <w:pPr>
              <w:pStyle w:val="NormalTableHeader"/>
              <w:keepNext w:val="0"/>
              <w:keepLines w:val="0"/>
              <w:spacing w:before="40"/>
              <w:rPr>
                <w:lang w:val="en-US"/>
              </w:rPr>
            </w:pPr>
            <w:r>
              <w:rPr>
                <w:lang w:val="en-US"/>
              </w:rPr>
              <w:t>Quality example</w:t>
            </w:r>
            <w:r w:rsidR="009E6331" w:rsidRPr="001C220C">
              <w:rPr>
                <w:lang w:val="en-US"/>
              </w:rPr>
              <w:t>s</w:t>
            </w:r>
          </w:p>
        </w:tc>
        <w:tc>
          <w:tcPr>
            <w:tcW w:w="1202" w:type="dxa"/>
          </w:tcPr>
          <w:p w14:paraId="0B13E1C7" w14:textId="77777777" w:rsidR="009E6331" w:rsidRPr="001C220C" w:rsidRDefault="00AE4770" w:rsidP="000D7FCB">
            <w:pPr>
              <w:pStyle w:val="NormalTableHeader"/>
              <w:keepNext w:val="0"/>
              <w:keepLines w:val="0"/>
              <w:spacing w:before="40"/>
              <w:rPr>
                <w:lang w:val="en-US"/>
              </w:rPr>
            </w:pPr>
            <w:r>
              <w:rPr>
                <w:lang w:val="en-US"/>
              </w:rPr>
              <w:t>Inventory example</w:t>
            </w:r>
            <w:r w:rsidR="009E6331" w:rsidRPr="001C220C">
              <w:rPr>
                <w:lang w:val="en-US"/>
              </w:rPr>
              <w:t>s</w:t>
            </w:r>
          </w:p>
        </w:tc>
      </w:tr>
      <w:tr w:rsidR="0061778F" w:rsidRPr="001C220C" w14:paraId="234D9DCD" w14:textId="77777777" w:rsidTr="00806D30">
        <w:trPr>
          <w:cantSplit/>
          <w:jc w:val="center"/>
          <w:ins w:id="14344" w:author="Charles Gifford" w:date="2017-03-15T18:50:00Z"/>
        </w:trPr>
        <w:tc>
          <w:tcPr>
            <w:tcW w:w="1269" w:type="dxa"/>
          </w:tcPr>
          <w:p w14:paraId="2BB84A1D" w14:textId="75F9C01A" w:rsidR="0061778F" w:rsidRPr="001C220C" w:rsidRDefault="0061778F" w:rsidP="0061778F">
            <w:pPr>
              <w:pStyle w:val="TableNormal1"/>
              <w:keepNext w:val="0"/>
              <w:keepLines w:val="0"/>
              <w:rPr>
                <w:ins w:id="14345" w:author="Charles Gifford" w:date="2017-03-15T18:50:00Z"/>
                <w:lang w:val="en-US"/>
              </w:rPr>
            </w:pPr>
            <w:ins w:id="14346" w:author="Charles Gifford" w:date="2017-03-15T18:50:00Z">
              <w:r w:rsidRPr="0061778F">
                <w:rPr>
                  <w:szCs w:val="16"/>
                </w:rPr>
                <w:t>ID</w:t>
              </w:r>
            </w:ins>
          </w:p>
        </w:tc>
        <w:tc>
          <w:tcPr>
            <w:tcW w:w="2880" w:type="dxa"/>
          </w:tcPr>
          <w:p w14:paraId="58000C6E" w14:textId="464529D1" w:rsidR="0061778F" w:rsidRPr="001C220C" w:rsidRDefault="0061778F" w:rsidP="0061778F">
            <w:pPr>
              <w:pStyle w:val="TableNormal1"/>
              <w:keepNext w:val="0"/>
              <w:keepLines w:val="0"/>
              <w:rPr>
                <w:ins w:id="14347" w:author="Charles Gifford" w:date="2017-03-15T18:50:00Z"/>
                <w:lang w:val="en-US"/>
              </w:rPr>
            </w:pPr>
            <w:ins w:id="14348" w:author="Charles Gifford" w:date="2017-03-15T18:50:00Z">
              <w:r w:rsidRPr="0061778F">
                <w:rPr>
                  <w:szCs w:val="16"/>
                </w:rPr>
                <w:t xml:space="preserve">A unique identification of a specific </w:t>
              </w:r>
            </w:ins>
            <w:ins w:id="14349" w:author="Charles Gifford" w:date="2017-03-15T18:52:00Z">
              <w:r w:rsidR="004C7DD4">
                <w:rPr>
                  <w:i/>
                  <w:szCs w:val="16"/>
                </w:rPr>
                <w:t>material</w:t>
              </w:r>
            </w:ins>
            <w:ins w:id="14350" w:author="Charles Gifford" w:date="2017-03-15T18:50:00Z">
              <w:r w:rsidRPr="0061778F">
                <w:rPr>
                  <w:i/>
                  <w:szCs w:val="16"/>
                </w:rPr>
                <w:t xml:space="preserve"> specification. </w:t>
              </w:r>
            </w:ins>
          </w:p>
        </w:tc>
        <w:tc>
          <w:tcPr>
            <w:tcW w:w="1265" w:type="dxa"/>
          </w:tcPr>
          <w:p w14:paraId="14E9C642" w14:textId="322DB05F" w:rsidR="0061778F" w:rsidRPr="001C220C" w:rsidRDefault="0061778F" w:rsidP="0061778F">
            <w:pPr>
              <w:pStyle w:val="TableNormal1"/>
              <w:keepNext w:val="0"/>
              <w:keepLines w:val="0"/>
              <w:rPr>
                <w:ins w:id="14351" w:author="Charles Gifford" w:date="2017-03-15T18:50:00Z"/>
                <w:lang w:val="en-US"/>
              </w:rPr>
            </w:pPr>
            <w:ins w:id="14352" w:author="Charles Gifford" w:date="2017-03-15T18:50:00Z">
              <w:r w:rsidRPr="0061778F">
                <w:rPr>
                  <w:szCs w:val="16"/>
                </w:rPr>
                <w:t xml:space="preserve">PS1-Employee 23 </w:t>
              </w:r>
            </w:ins>
          </w:p>
        </w:tc>
        <w:tc>
          <w:tcPr>
            <w:tcW w:w="1350" w:type="dxa"/>
          </w:tcPr>
          <w:p w14:paraId="676793D6" w14:textId="1DD3FA97" w:rsidR="0061778F" w:rsidRPr="001C220C" w:rsidRDefault="0061778F" w:rsidP="0061778F">
            <w:pPr>
              <w:pStyle w:val="TableNormal1"/>
              <w:keepNext w:val="0"/>
              <w:keepLines w:val="0"/>
              <w:spacing w:before="40"/>
              <w:rPr>
                <w:ins w:id="14353" w:author="Charles Gifford" w:date="2017-03-15T18:50:00Z"/>
                <w:lang w:val="en-US"/>
              </w:rPr>
            </w:pPr>
            <w:ins w:id="14354" w:author="Charles Gifford" w:date="2017-03-15T18:50:00Z">
              <w:r w:rsidRPr="0061778F">
                <w:rPr>
                  <w:szCs w:val="16"/>
                </w:rPr>
                <w:t>PS1-22828</w:t>
              </w:r>
            </w:ins>
          </w:p>
        </w:tc>
        <w:tc>
          <w:tcPr>
            <w:tcW w:w="1080" w:type="dxa"/>
          </w:tcPr>
          <w:p w14:paraId="0B9F6BFC" w14:textId="684130AB" w:rsidR="0061778F" w:rsidRPr="001C220C" w:rsidRDefault="0061778F" w:rsidP="0061778F">
            <w:pPr>
              <w:pStyle w:val="TableNormal1"/>
              <w:keepNext w:val="0"/>
              <w:keepLines w:val="0"/>
              <w:spacing w:before="40"/>
              <w:rPr>
                <w:ins w:id="14355" w:author="Charles Gifford" w:date="2017-03-15T18:50:00Z"/>
                <w:lang w:val="en-US"/>
              </w:rPr>
            </w:pPr>
            <w:ins w:id="14356" w:author="Charles Gifford" w:date="2017-03-15T18:50:00Z">
              <w:r w:rsidRPr="0061778F">
                <w:rPr>
                  <w:szCs w:val="16"/>
                </w:rPr>
                <w:t>PS1-999-123-4567</w:t>
              </w:r>
            </w:ins>
          </w:p>
        </w:tc>
        <w:tc>
          <w:tcPr>
            <w:tcW w:w="1202" w:type="dxa"/>
          </w:tcPr>
          <w:p w14:paraId="7DFE63F5" w14:textId="27F50AB5" w:rsidR="0061778F" w:rsidRPr="001C220C" w:rsidRDefault="0061778F" w:rsidP="0061778F">
            <w:pPr>
              <w:pStyle w:val="TableNormal1"/>
              <w:keepNext w:val="0"/>
              <w:keepLines w:val="0"/>
              <w:spacing w:before="40"/>
              <w:rPr>
                <w:ins w:id="14357" w:author="Charles Gifford" w:date="2017-03-15T18:50:00Z"/>
                <w:lang w:val="en-US"/>
              </w:rPr>
            </w:pPr>
            <w:ins w:id="14358" w:author="Charles Gifford" w:date="2017-03-15T18:50:00Z">
              <w:r w:rsidRPr="0061778F">
                <w:rPr>
                  <w:szCs w:val="16"/>
                </w:rPr>
                <w:t>PS1-007</w:t>
              </w:r>
            </w:ins>
          </w:p>
        </w:tc>
      </w:tr>
      <w:tr w:rsidR="009E6331" w:rsidRPr="001C220C" w14:paraId="72D170B8" w14:textId="77777777" w:rsidTr="00806D30">
        <w:trPr>
          <w:cantSplit/>
          <w:jc w:val="center"/>
        </w:trPr>
        <w:tc>
          <w:tcPr>
            <w:tcW w:w="1269" w:type="dxa"/>
          </w:tcPr>
          <w:p w14:paraId="087DAC75" w14:textId="77777777" w:rsidR="009E6331" w:rsidRPr="001C220C" w:rsidRDefault="009E6331" w:rsidP="000D7FCB">
            <w:pPr>
              <w:pStyle w:val="TableNormal1"/>
              <w:keepNext w:val="0"/>
              <w:keepLines w:val="0"/>
              <w:rPr>
                <w:lang w:val="en-US"/>
              </w:rPr>
            </w:pPr>
            <w:r w:rsidRPr="001C220C">
              <w:rPr>
                <w:lang w:val="en-US"/>
              </w:rPr>
              <w:t xml:space="preserve">Material </w:t>
            </w:r>
            <w:r w:rsidR="00EF7D1A">
              <w:rPr>
                <w:lang w:val="en-US"/>
              </w:rPr>
              <w:t>c</w:t>
            </w:r>
            <w:r w:rsidRPr="001C220C">
              <w:rPr>
                <w:lang w:val="en-US"/>
              </w:rPr>
              <w:t>lass</w:t>
            </w:r>
          </w:p>
        </w:tc>
        <w:tc>
          <w:tcPr>
            <w:tcW w:w="2880" w:type="dxa"/>
          </w:tcPr>
          <w:p w14:paraId="584DB881" w14:textId="60D470D0" w:rsidR="009E6331" w:rsidRPr="001C220C" w:rsidRDefault="009E6331" w:rsidP="000D7FCB">
            <w:pPr>
              <w:pStyle w:val="TableNormal1"/>
              <w:keepNext w:val="0"/>
              <w:keepLines w:val="0"/>
              <w:rPr>
                <w:lang w:val="en-US"/>
              </w:rPr>
            </w:pPr>
            <w:r w:rsidRPr="001C220C">
              <w:rPr>
                <w:lang w:val="en-US"/>
              </w:rPr>
              <w:t xml:space="preserve">Identifies the associated </w:t>
            </w:r>
            <w:r w:rsidRPr="001C220C">
              <w:rPr>
                <w:i/>
                <w:lang w:val="en-US"/>
              </w:rPr>
              <w:t xml:space="preserve">material class </w:t>
            </w:r>
            <w:r w:rsidRPr="001C220C">
              <w:rPr>
                <w:lang w:val="en-US"/>
              </w:rPr>
              <w:t xml:space="preserve">or set of </w:t>
            </w:r>
            <w:r w:rsidRPr="001C220C">
              <w:rPr>
                <w:i/>
                <w:lang w:val="en-US"/>
              </w:rPr>
              <w:t>material classes</w:t>
            </w:r>
            <w:r w:rsidRPr="001C220C">
              <w:rPr>
                <w:lang w:val="en-US"/>
              </w:rPr>
              <w:t xml:space="preserve"> of the specification for a specific segment*  </w:t>
            </w:r>
          </w:p>
        </w:tc>
        <w:tc>
          <w:tcPr>
            <w:tcW w:w="1265" w:type="dxa"/>
          </w:tcPr>
          <w:p w14:paraId="38AC08F3" w14:textId="77777777" w:rsidR="009E6331" w:rsidRPr="001C220C" w:rsidRDefault="009E6331" w:rsidP="000D7FCB">
            <w:pPr>
              <w:pStyle w:val="TableNormal1"/>
              <w:keepNext w:val="0"/>
              <w:keepLines w:val="0"/>
              <w:rPr>
                <w:lang w:val="en-US"/>
              </w:rPr>
            </w:pPr>
            <w:r w:rsidRPr="001C220C">
              <w:rPr>
                <w:lang w:val="en-US"/>
              </w:rPr>
              <w:t>Abrasives</w:t>
            </w:r>
          </w:p>
        </w:tc>
        <w:tc>
          <w:tcPr>
            <w:tcW w:w="1350" w:type="dxa"/>
          </w:tcPr>
          <w:p w14:paraId="3AE0352F" w14:textId="77777777" w:rsidR="009E6331" w:rsidRPr="001C220C" w:rsidRDefault="0092549B" w:rsidP="000D7FCB">
            <w:pPr>
              <w:pStyle w:val="TableNormal1"/>
              <w:keepNext w:val="0"/>
              <w:keepLines w:val="0"/>
              <w:spacing w:before="40"/>
              <w:rPr>
                <w:lang w:val="en-US"/>
              </w:rPr>
            </w:pPr>
            <w:r w:rsidRPr="001C220C">
              <w:rPr>
                <w:lang w:val="en-US"/>
              </w:rPr>
              <w:t>Impeller</w:t>
            </w:r>
          </w:p>
        </w:tc>
        <w:tc>
          <w:tcPr>
            <w:tcW w:w="1080" w:type="dxa"/>
          </w:tcPr>
          <w:p w14:paraId="46651CEC" w14:textId="77777777" w:rsidR="009E6331" w:rsidRPr="001C220C" w:rsidRDefault="00B070DD" w:rsidP="000D7FCB">
            <w:pPr>
              <w:pStyle w:val="TableNormal1"/>
              <w:keepNext w:val="0"/>
              <w:keepLines w:val="0"/>
              <w:spacing w:before="40"/>
              <w:rPr>
                <w:lang w:val="en-US"/>
              </w:rPr>
            </w:pPr>
            <w:r w:rsidRPr="001C220C">
              <w:rPr>
                <w:lang w:val="en-US"/>
              </w:rPr>
              <w:t>Reference gas</w:t>
            </w:r>
          </w:p>
        </w:tc>
        <w:tc>
          <w:tcPr>
            <w:tcW w:w="1202" w:type="dxa"/>
          </w:tcPr>
          <w:p w14:paraId="30136333" w14:textId="77777777" w:rsidR="009E6331" w:rsidRPr="001C220C" w:rsidRDefault="0005439E" w:rsidP="000D7FCB">
            <w:pPr>
              <w:pStyle w:val="TableNormal1"/>
              <w:keepNext w:val="0"/>
              <w:keepLines w:val="0"/>
              <w:spacing w:before="40"/>
              <w:rPr>
                <w:lang w:val="en-US"/>
              </w:rPr>
            </w:pPr>
            <w:r w:rsidRPr="001C220C">
              <w:rPr>
                <w:lang w:val="en-US"/>
              </w:rPr>
              <w:t>Bung</w:t>
            </w:r>
          </w:p>
        </w:tc>
      </w:tr>
      <w:tr w:rsidR="009E6331" w:rsidRPr="001C220C" w14:paraId="778AEEE2" w14:textId="77777777" w:rsidTr="00806D30">
        <w:trPr>
          <w:cantSplit/>
          <w:jc w:val="center"/>
        </w:trPr>
        <w:tc>
          <w:tcPr>
            <w:tcW w:w="1269" w:type="dxa"/>
          </w:tcPr>
          <w:p w14:paraId="67DE30D6" w14:textId="77777777" w:rsidR="009E6331" w:rsidRPr="001C220C" w:rsidRDefault="009E6331" w:rsidP="000D7FCB">
            <w:pPr>
              <w:pStyle w:val="TableNormal1"/>
              <w:keepNext w:val="0"/>
              <w:keepLines w:val="0"/>
              <w:rPr>
                <w:lang w:val="en-US"/>
              </w:rPr>
            </w:pPr>
            <w:r w:rsidRPr="001C220C">
              <w:rPr>
                <w:lang w:val="en-US"/>
              </w:rPr>
              <w:t xml:space="preserve">Material </w:t>
            </w:r>
            <w:r w:rsidR="00EF7D1A">
              <w:rPr>
                <w:lang w:val="en-US"/>
              </w:rPr>
              <w:t>d</w:t>
            </w:r>
            <w:r w:rsidRPr="001C220C">
              <w:rPr>
                <w:lang w:val="en-US"/>
              </w:rPr>
              <w:t>efinition</w:t>
            </w:r>
          </w:p>
        </w:tc>
        <w:tc>
          <w:tcPr>
            <w:tcW w:w="2880" w:type="dxa"/>
          </w:tcPr>
          <w:p w14:paraId="52047475" w14:textId="2383216D" w:rsidR="009E6331" w:rsidRPr="001C220C" w:rsidRDefault="009E6331" w:rsidP="000D7FCB">
            <w:pPr>
              <w:pStyle w:val="TableNormal1"/>
              <w:keepNext w:val="0"/>
              <w:keepLines w:val="0"/>
              <w:rPr>
                <w:lang w:val="en-US"/>
              </w:rPr>
            </w:pPr>
            <w:r w:rsidRPr="001C220C">
              <w:rPr>
                <w:lang w:val="en-US"/>
              </w:rPr>
              <w:t xml:space="preserve">Identifies the associated </w:t>
            </w:r>
            <w:r w:rsidRPr="001C220C">
              <w:rPr>
                <w:i/>
                <w:lang w:val="en-US"/>
              </w:rPr>
              <w:t xml:space="preserve">material definition </w:t>
            </w:r>
            <w:r w:rsidRPr="001C220C">
              <w:rPr>
                <w:lang w:val="en-US"/>
              </w:rPr>
              <w:t xml:space="preserve">or set of </w:t>
            </w:r>
            <w:r w:rsidRPr="001C220C">
              <w:rPr>
                <w:i/>
                <w:lang w:val="en-US"/>
              </w:rPr>
              <w:t>material definition</w:t>
            </w:r>
            <w:r w:rsidRPr="001C220C">
              <w:rPr>
                <w:lang w:val="en-US"/>
              </w:rPr>
              <w:t xml:space="preserve"> of the specification for a specific segment*</w:t>
            </w:r>
          </w:p>
        </w:tc>
        <w:tc>
          <w:tcPr>
            <w:tcW w:w="1265" w:type="dxa"/>
          </w:tcPr>
          <w:p w14:paraId="0FF489DE" w14:textId="77777777" w:rsidR="009E6331" w:rsidRPr="001C220C" w:rsidRDefault="009E6331" w:rsidP="000D7FCB">
            <w:pPr>
              <w:pStyle w:val="TableNormal1"/>
              <w:keepNext w:val="0"/>
              <w:keepLines w:val="0"/>
              <w:rPr>
                <w:lang w:val="en-US"/>
              </w:rPr>
            </w:pPr>
            <w:r w:rsidRPr="001C220C">
              <w:rPr>
                <w:lang w:val="en-US"/>
              </w:rPr>
              <w:t>Rouge</w:t>
            </w:r>
          </w:p>
        </w:tc>
        <w:tc>
          <w:tcPr>
            <w:tcW w:w="1350" w:type="dxa"/>
          </w:tcPr>
          <w:p w14:paraId="3359C990" w14:textId="77777777" w:rsidR="009E6331" w:rsidRPr="001C220C" w:rsidRDefault="0092549B" w:rsidP="000D7FCB">
            <w:pPr>
              <w:pStyle w:val="TableNormal1"/>
              <w:keepNext w:val="0"/>
              <w:keepLines w:val="0"/>
              <w:spacing w:before="40"/>
              <w:rPr>
                <w:lang w:val="en-US"/>
              </w:rPr>
            </w:pPr>
            <w:r w:rsidRPr="001C220C">
              <w:rPr>
                <w:lang w:val="en-US"/>
              </w:rPr>
              <w:t>Motor-Impeller Subassembly</w:t>
            </w:r>
          </w:p>
        </w:tc>
        <w:tc>
          <w:tcPr>
            <w:tcW w:w="1080" w:type="dxa"/>
          </w:tcPr>
          <w:p w14:paraId="169670D5" w14:textId="77777777" w:rsidR="009E6331" w:rsidRPr="001C220C" w:rsidRDefault="00B070DD" w:rsidP="000D7FCB">
            <w:pPr>
              <w:pStyle w:val="TableNormal1"/>
              <w:keepNext w:val="0"/>
              <w:keepLines w:val="0"/>
              <w:spacing w:before="40"/>
              <w:rPr>
                <w:lang w:val="en-US"/>
              </w:rPr>
            </w:pPr>
            <w:r w:rsidRPr="001C220C">
              <w:rPr>
                <w:lang w:val="en-US"/>
              </w:rPr>
              <w:t>Nitrous Oxide 10 ppm</w:t>
            </w:r>
          </w:p>
        </w:tc>
        <w:tc>
          <w:tcPr>
            <w:tcW w:w="1202" w:type="dxa"/>
          </w:tcPr>
          <w:p w14:paraId="247354DA" w14:textId="77777777" w:rsidR="009E6331" w:rsidRPr="001C220C" w:rsidRDefault="0005439E" w:rsidP="000D7FCB">
            <w:pPr>
              <w:pStyle w:val="TableNormal1"/>
              <w:keepNext w:val="0"/>
              <w:keepLines w:val="0"/>
              <w:spacing w:before="40"/>
              <w:rPr>
                <w:lang w:val="en-US"/>
              </w:rPr>
            </w:pPr>
            <w:smartTag w:uri="urn:schemas-microsoft-com:office:smarttags" w:element="chmetcnv">
              <w:smartTagPr>
                <w:attr w:name="TCSC" w:val="0"/>
                <w:attr w:name="NumberType" w:val="1"/>
                <w:attr w:name="Negative" w:val="False"/>
                <w:attr w:name="HasSpace" w:val="False"/>
                <w:attr w:name="SourceValue" w:val="2"/>
                <w:attr w:name="UnitName" w:val="”"/>
              </w:smartTagPr>
              <w:r w:rsidRPr="001C220C">
                <w:rPr>
                  <w:lang w:val="en-US"/>
                </w:rPr>
                <w:t>2”</w:t>
              </w:r>
            </w:smartTag>
            <w:r w:rsidRPr="001C220C">
              <w:rPr>
                <w:lang w:val="en-US"/>
              </w:rPr>
              <w:t xml:space="preserve"> bung</w:t>
            </w:r>
          </w:p>
        </w:tc>
      </w:tr>
      <w:tr w:rsidR="009E6331" w:rsidRPr="001C220C" w14:paraId="79A936E2" w14:textId="77777777" w:rsidTr="00806D30">
        <w:trPr>
          <w:cantSplit/>
          <w:jc w:val="center"/>
        </w:trPr>
        <w:tc>
          <w:tcPr>
            <w:tcW w:w="1269" w:type="dxa"/>
          </w:tcPr>
          <w:p w14:paraId="27FB3D14" w14:textId="77777777" w:rsidR="009E6331" w:rsidRPr="001C220C" w:rsidRDefault="009E6331" w:rsidP="000D7FCB">
            <w:pPr>
              <w:pStyle w:val="TableNormal1"/>
              <w:keepNext w:val="0"/>
              <w:keepLines w:val="0"/>
              <w:rPr>
                <w:lang w:val="en-US"/>
              </w:rPr>
            </w:pPr>
            <w:r w:rsidRPr="001C220C">
              <w:rPr>
                <w:lang w:val="en-US"/>
              </w:rPr>
              <w:t>Description</w:t>
            </w:r>
          </w:p>
        </w:tc>
        <w:tc>
          <w:tcPr>
            <w:tcW w:w="2880" w:type="dxa"/>
          </w:tcPr>
          <w:p w14:paraId="6C62EE2C" w14:textId="77777777" w:rsidR="009E6331" w:rsidRPr="001C220C" w:rsidRDefault="009E6331" w:rsidP="000D7FCB">
            <w:pPr>
              <w:pStyle w:val="TableNormal1"/>
              <w:keepNext w:val="0"/>
              <w:keepLines w:val="0"/>
              <w:rPr>
                <w:lang w:val="en-US"/>
              </w:rPr>
            </w:pPr>
            <w:r w:rsidRPr="001C220C">
              <w:rPr>
                <w:lang w:val="en-US"/>
              </w:rPr>
              <w:t xml:space="preserve">Contains additional information and descriptions of the </w:t>
            </w:r>
            <w:r w:rsidRPr="001C220C">
              <w:rPr>
                <w:i/>
                <w:lang w:val="en-US"/>
              </w:rPr>
              <w:t>material specification</w:t>
            </w:r>
            <w:r w:rsidRPr="001C220C">
              <w:rPr>
                <w:lang w:val="en-US"/>
              </w:rPr>
              <w:t>.</w:t>
            </w:r>
          </w:p>
        </w:tc>
        <w:tc>
          <w:tcPr>
            <w:tcW w:w="1265" w:type="dxa"/>
          </w:tcPr>
          <w:p w14:paraId="2A57F9E2" w14:textId="77777777" w:rsidR="009E6331" w:rsidRPr="001C220C" w:rsidRDefault="009E6331" w:rsidP="000D7FCB">
            <w:pPr>
              <w:pStyle w:val="TableNormal1"/>
              <w:keepNext w:val="0"/>
              <w:keepLines w:val="0"/>
              <w:rPr>
                <w:lang w:val="en-US"/>
              </w:rPr>
            </w:pPr>
            <w:r w:rsidRPr="001C220C">
              <w:rPr>
                <w:lang w:val="en-US"/>
              </w:rPr>
              <w:t>Polishing material for Export Quality Widget polishing.</w:t>
            </w:r>
          </w:p>
        </w:tc>
        <w:tc>
          <w:tcPr>
            <w:tcW w:w="1350" w:type="dxa"/>
          </w:tcPr>
          <w:p w14:paraId="0C1A1C29" w14:textId="77777777" w:rsidR="009E6331" w:rsidRPr="001C220C" w:rsidRDefault="0092549B" w:rsidP="000D7FCB">
            <w:pPr>
              <w:pStyle w:val="TableNormal1"/>
              <w:keepNext w:val="0"/>
              <w:keepLines w:val="0"/>
              <w:spacing w:before="40"/>
              <w:rPr>
                <w:lang w:val="en-US"/>
              </w:rPr>
            </w:pPr>
            <w:r w:rsidRPr="001C220C">
              <w:rPr>
                <w:lang w:val="en-US"/>
              </w:rPr>
              <w:t>Replacement impeller</w:t>
            </w:r>
          </w:p>
        </w:tc>
        <w:tc>
          <w:tcPr>
            <w:tcW w:w="1080" w:type="dxa"/>
          </w:tcPr>
          <w:p w14:paraId="60B70831" w14:textId="77777777" w:rsidR="009E6331" w:rsidRPr="001C220C" w:rsidRDefault="00B070DD" w:rsidP="000D7FCB">
            <w:pPr>
              <w:pStyle w:val="TableNormal1"/>
              <w:keepNext w:val="0"/>
              <w:keepLines w:val="0"/>
              <w:spacing w:before="40"/>
              <w:rPr>
                <w:lang w:val="en-US"/>
              </w:rPr>
            </w:pPr>
            <w:r w:rsidRPr="001C220C">
              <w:rPr>
                <w:lang w:val="en-US"/>
              </w:rPr>
              <w:t>Calibration gas</w:t>
            </w:r>
          </w:p>
        </w:tc>
        <w:tc>
          <w:tcPr>
            <w:tcW w:w="1202" w:type="dxa"/>
          </w:tcPr>
          <w:p w14:paraId="68C21B96" w14:textId="77777777" w:rsidR="009E6331" w:rsidRPr="001C220C" w:rsidRDefault="0005439E" w:rsidP="000D7FCB">
            <w:pPr>
              <w:pStyle w:val="TableNormal1"/>
              <w:keepNext w:val="0"/>
              <w:keepLines w:val="0"/>
              <w:spacing w:before="40"/>
              <w:rPr>
                <w:lang w:val="en-US"/>
              </w:rPr>
            </w:pPr>
            <w:r w:rsidRPr="001C220C">
              <w:rPr>
                <w:lang w:val="en-US"/>
              </w:rPr>
              <w:t xml:space="preserve">4x2 </w:t>
            </w:r>
            <w:r w:rsidR="00506F44" w:rsidRPr="001C220C">
              <w:rPr>
                <w:lang w:val="en-US"/>
              </w:rPr>
              <w:t xml:space="preserve">304 </w:t>
            </w:r>
            <w:r w:rsidRPr="001C220C">
              <w:rPr>
                <w:lang w:val="en-US"/>
              </w:rPr>
              <w:t>Stainless Steel bung</w:t>
            </w:r>
          </w:p>
        </w:tc>
      </w:tr>
      <w:tr w:rsidR="00F67980" w:rsidRPr="001C220C" w14:paraId="67CAC906" w14:textId="77777777" w:rsidTr="00806D30">
        <w:trPr>
          <w:cantSplit/>
          <w:jc w:val="center"/>
        </w:trPr>
        <w:tc>
          <w:tcPr>
            <w:tcW w:w="1269" w:type="dxa"/>
          </w:tcPr>
          <w:p w14:paraId="6BAB83CB" w14:textId="77777777" w:rsidR="00F67980" w:rsidRPr="001C220C" w:rsidRDefault="00F67980" w:rsidP="00F67980">
            <w:pPr>
              <w:pStyle w:val="TableNormal1"/>
              <w:keepNext w:val="0"/>
              <w:keepLines w:val="0"/>
              <w:rPr>
                <w:lang w:val="en-US"/>
              </w:rPr>
            </w:pPr>
            <w:ins w:id="14359" w:author="Dennis Brandl" w:date="2015-08-17T11:01:00Z">
              <w:r>
                <w:rPr>
                  <w:lang w:val="en-US"/>
                </w:rPr>
                <w:t xml:space="preserve">Hierarchy </w:t>
              </w:r>
            </w:ins>
            <w:r w:rsidR="007F014F">
              <w:rPr>
                <w:lang w:val="en-US"/>
              </w:rPr>
              <w:t>s</w:t>
            </w:r>
            <w:ins w:id="14360" w:author="Dennis Brandl" w:date="2015-08-17T11:01:00Z">
              <w:r>
                <w:rPr>
                  <w:lang w:val="en-US"/>
                </w:rPr>
                <w:t>cope</w:t>
              </w:r>
            </w:ins>
          </w:p>
        </w:tc>
        <w:tc>
          <w:tcPr>
            <w:tcW w:w="2880" w:type="dxa"/>
          </w:tcPr>
          <w:p w14:paraId="2DEC0127" w14:textId="77777777" w:rsidR="00F67980" w:rsidRPr="001C220C" w:rsidRDefault="00F67980" w:rsidP="00F67980">
            <w:pPr>
              <w:pStyle w:val="TableNormal1"/>
              <w:rPr>
                <w:ins w:id="14361" w:author="Dennis Brandl" w:date="2015-08-17T11:01:00Z"/>
                <w:lang w:val="en-US"/>
              </w:rPr>
            </w:pPr>
            <w:ins w:id="14362" w:author="Dennis Brandl" w:date="2015-08-17T11:01:00Z">
              <w:r w:rsidRPr="001C220C">
                <w:rPr>
                  <w:lang w:val="en-US"/>
                </w:rPr>
                <w:t>Identifies where the exchanged information fits within the role based equipment hierarchy</w:t>
              </w:r>
              <w:r>
                <w:rPr>
                  <w:lang w:val="en-US"/>
                </w:rPr>
                <w:t xml:space="preserve">. </w:t>
              </w:r>
            </w:ins>
          </w:p>
          <w:p w14:paraId="51F4F921" w14:textId="77777777" w:rsidR="00F67980" w:rsidRDefault="00F67980" w:rsidP="00F67980">
            <w:pPr>
              <w:pStyle w:val="TableNormal1"/>
              <w:keepNext w:val="0"/>
              <w:keepLines w:val="0"/>
              <w:spacing w:before="40"/>
              <w:rPr>
                <w:lang w:val="en-US"/>
              </w:rPr>
            </w:pPr>
          </w:p>
        </w:tc>
        <w:tc>
          <w:tcPr>
            <w:tcW w:w="1265" w:type="dxa"/>
          </w:tcPr>
          <w:p w14:paraId="3E063729" w14:textId="77777777" w:rsidR="00F67980" w:rsidRPr="001C220C" w:rsidRDefault="00F67980" w:rsidP="00F67980">
            <w:pPr>
              <w:pStyle w:val="TableNormal1"/>
              <w:keepNext w:val="0"/>
              <w:keepLines w:val="0"/>
              <w:rPr>
                <w:lang w:val="en-US"/>
              </w:rPr>
            </w:pPr>
            <w:ins w:id="14363" w:author="Dennis Brandl" w:date="2015-08-17T11:01:00Z">
              <w:r w:rsidRPr="001C220C">
                <w:rPr>
                  <w:lang w:val="en-US"/>
                </w:rPr>
                <w:t>East Wing(AREA)/ Manufacturing Line #2(WORK CENTER)</w:t>
              </w:r>
            </w:ins>
          </w:p>
        </w:tc>
        <w:tc>
          <w:tcPr>
            <w:tcW w:w="1350" w:type="dxa"/>
          </w:tcPr>
          <w:p w14:paraId="0F7F0760" w14:textId="77777777" w:rsidR="00F67980" w:rsidRPr="001C220C" w:rsidRDefault="00F67980" w:rsidP="00F67980">
            <w:pPr>
              <w:pStyle w:val="TableNormal1"/>
              <w:rPr>
                <w:ins w:id="14364" w:author="Dennis Brandl" w:date="2015-08-17T11:01:00Z"/>
                <w:lang w:val="en-US"/>
              </w:rPr>
            </w:pPr>
            <w:ins w:id="14365" w:author="Dennis Brandl" w:date="2015-08-17T11:01:00Z">
              <w:r w:rsidRPr="001C220C">
                <w:rPr>
                  <w:lang w:val="en-US"/>
                </w:rPr>
                <w:t>CNC Machine</w:t>
              </w:r>
            </w:ins>
          </w:p>
          <w:p w14:paraId="174A9B6F" w14:textId="77777777" w:rsidR="00F67980" w:rsidRPr="001C220C" w:rsidRDefault="00F67980" w:rsidP="00F67980">
            <w:pPr>
              <w:pStyle w:val="TableNormal1"/>
              <w:keepNext w:val="0"/>
              <w:keepLines w:val="0"/>
              <w:spacing w:before="40"/>
              <w:rPr>
                <w:lang w:val="en-US"/>
              </w:rPr>
            </w:pPr>
            <w:ins w:id="14366" w:author="Dennis Brandl" w:date="2015-08-17T11:01:00Z">
              <w:r w:rsidRPr="001C220C">
                <w:rPr>
                  <w:lang w:val="en-US"/>
                </w:rPr>
                <w:t>Asset ID 13465</w:t>
              </w:r>
            </w:ins>
          </w:p>
        </w:tc>
        <w:tc>
          <w:tcPr>
            <w:tcW w:w="1080" w:type="dxa"/>
          </w:tcPr>
          <w:p w14:paraId="2439B596" w14:textId="77777777" w:rsidR="00F67980" w:rsidRPr="001C220C" w:rsidRDefault="00F67980" w:rsidP="00F67980">
            <w:pPr>
              <w:pStyle w:val="TableNormal1"/>
              <w:rPr>
                <w:ins w:id="14367" w:author="Dennis Brandl" w:date="2015-08-17T11:01:00Z"/>
                <w:lang w:val="en-US"/>
              </w:rPr>
            </w:pPr>
            <w:ins w:id="14368" w:author="Dennis Brandl" w:date="2015-08-17T11:01:00Z">
              <w:r w:rsidRPr="001C220C">
                <w:rPr>
                  <w:lang w:val="en-US"/>
                </w:rPr>
                <w:t>Test Cell 4</w:t>
              </w:r>
            </w:ins>
          </w:p>
          <w:p w14:paraId="54F8012D" w14:textId="77777777" w:rsidR="00F67980" w:rsidRPr="001C220C" w:rsidRDefault="00F67980" w:rsidP="00F67980">
            <w:pPr>
              <w:pStyle w:val="TableNormal1"/>
              <w:keepNext w:val="0"/>
              <w:keepLines w:val="0"/>
              <w:spacing w:before="40"/>
              <w:rPr>
                <w:lang w:val="en-US"/>
              </w:rPr>
            </w:pPr>
            <w:ins w:id="14369" w:author="Dennis Brandl" w:date="2015-08-17T11:01:00Z">
              <w:r w:rsidRPr="001C220C">
                <w:rPr>
                  <w:lang w:val="en-US"/>
                </w:rPr>
                <w:t>Receiving</w:t>
              </w:r>
            </w:ins>
          </w:p>
        </w:tc>
        <w:tc>
          <w:tcPr>
            <w:tcW w:w="1202" w:type="dxa"/>
          </w:tcPr>
          <w:p w14:paraId="4951F257" w14:textId="77777777" w:rsidR="00F67980" w:rsidRPr="001C220C" w:rsidRDefault="00F67980" w:rsidP="00F67980">
            <w:pPr>
              <w:pStyle w:val="TableNormal1"/>
              <w:keepNext w:val="0"/>
              <w:keepLines w:val="0"/>
              <w:spacing w:before="40"/>
              <w:rPr>
                <w:lang w:val="en-US"/>
              </w:rPr>
            </w:pPr>
            <w:ins w:id="14370" w:author="Dennis Brandl" w:date="2015-08-17T11:01:00Z">
              <w:r w:rsidRPr="001C220C">
                <w:rPr>
                  <w:lang w:val="en-US"/>
                </w:rPr>
                <w:t>Ware</w:t>
              </w:r>
              <w:r>
                <w:rPr>
                  <w:lang w:val="en-US"/>
                </w:rPr>
                <w:t>-</w:t>
              </w:r>
              <w:r w:rsidRPr="001C220C">
                <w:rPr>
                  <w:lang w:val="en-US"/>
                </w:rPr>
                <w:t>house B</w:t>
              </w:r>
            </w:ins>
          </w:p>
        </w:tc>
      </w:tr>
      <w:tr w:rsidR="009F2B95" w:rsidRPr="00A756AC" w14:paraId="6F27330C" w14:textId="77777777" w:rsidTr="00600813">
        <w:trPr>
          <w:cantSplit/>
          <w:jc w:val="center"/>
          <w:ins w:id="14371" w:author="Charles Gifford" w:date="2016-01-11T12:58:00Z"/>
        </w:trPr>
        <w:tc>
          <w:tcPr>
            <w:tcW w:w="1269" w:type="dxa"/>
          </w:tcPr>
          <w:p w14:paraId="6256B1B5" w14:textId="77777777" w:rsidR="009F2B95" w:rsidRPr="00E32145" w:rsidRDefault="009F2B95" w:rsidP="009F2B95">
            <w:pPr>
              <w:pStyle w:val="TABLE-cell"/>
              <w:rPr>
                <w:ins w:id="14372" w:author="Charles Gifford" w:date="2017-03-17T21:45:00Z"/>
                <w:lang w:val="en-US"/>
              </w:rPr>
            </w:pPr>
            <w:ins w:id="14373" w:author="Charles Gifford" w:date="2017-03-17T21:45:00Z">
              <w:r>
                <w:rPr>
                  <w:lang w:val="en-US"/>
                </w:rPr>
                <w:t>Spatial definition</w:t>
              </w:r>
            </w:ins>
          </w:p>
          <w:p w14:paraId="25909DD6" w14:textId="77777777" w:rsidR="009F2B95" w:rsidRPr="009042FD" w:rsidRDefault="009F2B95" w:rsidP="009F2B95">
            <w:pPr>
              <w:pStyle w:val="TableNormal1"/>
              <w:keepNext w:val="0"/>
              <w:keepLines w:val="0"/>
              <w:rPr>
                <w:ins w:id="14374" w:author="Charles Gifford" w:date="2016-01-11T12:58:00Z"/>
                <w:lang w:val="en-US"/>
              </w:rPr>
            </w:pPr>
          </w:p>
        </w:tc>
        <w:tc>
          <w:tcPr>
            <w:tcW w:w="2880" w:type="dxa"/>
          </w:tcPr>
          <w:p w14:paraId="3803D2DD" w14:textId="5944ADF6" w:rsidR="009F2B95" w:rsidRPr="009042FD" w:rsidRDefault="009F2B95" w:rsidP="009F2B95">
            <w:pPr>
              <w:pStyle w:val="TableNormal1"/>
              <w:rPr>
                <w:ins w:id="14375" w:author="Charles Gifford" w:date="2016-01-11T12:58:00Z"/>
                <w:lang w:val="en-US"/>
              </w:rPr>
            </w:pPr>
            <w:ins w:id="14376" w:author="Charles Gifford" w:date="2017-03-17T21:45:00Z">
              <w:r>
                <w:rPr>
                  <w:lang w:val="en-US"/>
                </w:rPr>
                <w:t xml:space="preserve">Spatially defines the material resource(s) specified by this </w:t>
              </w:r>
              <w:r>
                <w:rPr>
                  <w:i/>
                  <w:lang w:val="en-US"/>
                </w:rPr>
                <w:t xml:space="preserve">material specification </w:t>
              </w:r>
              <w:r w:rsidRPr="00E32145">
                <w:rPr>
                  <w:lang w:val="en-US"/>
                </w:rPr>
                <w:t xml:space="preserve">as a </w:t>
              </w:r>
              <w:r w:rsidRPr="00C30F13">
                <w:rPr>
                  <w:lang w:val="en-US"/>
                </w:rPr>
                <w:t>0-dimensional point, 1-dimensional line, or 2-dimensional shape or 3-dimensional solid</w:t>
              </w:r>
              <w:r w:rsidRPr="00E32145">
                <w:rPr>
                  <w:lang w:val="en-US"/>
                </w:rPr>
                <w:t>.</w:t>
              </w:r>
            </w:ins>
          </w:p>
        </w:tc>
        <w:tc>
          <w:tcPr>
            <w:tcW w:w="1265" w:type="dxa"/>
          </w:tcPr>
          <w:p w14:paraId="05BD4400" w14:textId="3AFB8100" w:rsidR="009F2B95" w:rsidRPr="009042FD" w:rsidRDefault="009F2B95" w:rsidP="009F2B95">
            <w:pPr>
              <w:pStyle w:val="TableNormal1"/>
              <w:keepNext w:val="0"/>
              <w:keepLines w:val="0"/>
              <w:rPr>
                <w:ins w:id="14377" w:author="Charles Gifford" w:date="2016-01-11T12:58:00Z"/>
                <w:lang w:val="en-US"/>
              </w:rPr>
            </w:pPr>
            <w:ins w:id="14378" w:author="Charles Gifford" w:date="2017-03-17T21:45:00Z">
              <w:r w:rsidRPr="00E32145">
                <w:rPr>
                  <w:lang w:val="en-US"/>
                </w:rPr>
                <w:t>4326 / EPSG / GPX / lat="45.35" lon="24.15"</w:t>
              </w:r>
            </w:ins>
          </w:p>
        </w:tc>
        <w:tc>
          <w:tcPr>
            <w:tcW w:w="1350" w:type="dxa"/>
          </w:tcPr>
          <w:p w14:paraId="48E67410" w14:textId="79D46123" w:rsidR="009F2B95" w:rsidRPr="009042FD" w:rsidRDefault="009F2B95" w:rsidP="009F2B95">
            <w:pPr>
              <w:pStyle w:val="TableNormal1"/>
              <w:rPr>
                <w:ins w:id="14379" w:author="Charles Gifford" w:date="2016-01-11T12:58:00Z"/>
                <w:lang w:val="en-US"/>
              </w:rPr>
            </w:pPr>
            <w:ins w:id="14380" w:author="Charles Gifford" w:date="2017-03-17T21:45:00Z">
              <w:r w:rsidRPr="00E32145">
                <w:rPr>
                  <w:lang w:val="en-US"/>
                </w:rPr>
                <w:t>5800 / EPSG / WKT / POINT ( -1000 463 )</w:t>
              </w:r>
            </w:ins>
          </w:p>
        </w:tc>
        <w:tc>
          <w:tcPr>
            <w:tcW w:w="1080" w:type="dxa"/>
          </w:tcPr>
          <w:p w14:paraId="4BFF6F44" w14:textId="5014C7CA" w:rsidR="009F2B95" w:rsidRPr="009042FD" w:rsidRDefault="009F2B95" w:rsidP="009F2B95">
            <w:pPr>
              <w:pStyle w:val="TableNormal1"/>
              <w:rPr>
                <w:ins w:id="14381" w:author="Charles Gifford" w:date="2016-01-11T12:58:00Z"/>
                <w:lang w:val="en-US"/>
              </w:rPr>
            </w:pPr>
            <w:ins w:id="14382" w:author="Charles Gifford" w:date="2017-03-17T21:45:00Z">
              <w:r w:rsidRPr="00E32145">
                <w:rPr>
                  <w:lang w:val="en-US"/>
                </w:rPr>
                <w:t>4269 / EPSG / WKT / POINT ( 3848472 96789 )</w:t>
              </w:r>
            </w:ins>
          </w:p>
        </w:tc>
        <w:tc>
          <w:tcPr>
            <w:tcW w:w="1202" w:type="dxa"/>
          </w:tcPr>
          <w:p w14:paraId="215C5B4C" w14:textId="1878A35E" w:rsidR="009F2B95" w:rsidRPr="009042FD" w:rsidRDefault="009F2B95" w:rsidP="009F2B95">
            <w:pPr>
              <w:pStyle w:val="TableNormal1"/>
              <w:keepNext w:val="0"/>
              <w:keepLines w:val="0"/>
              <w:spacing w:before="40"/>
              <w:rPr>
                <w:ins w:id="14383" w:author="Charles Gifford" w:date="2016-01-11T12:58:00Z"/>
                <w:lang w:val="en-US"/>
              </w:rPr>
            </w:pPr>
            <w:ins w:id="14384" w:author="Charles Gifford" w:date="2017-03-17T21:45:00Z">
              <w:r w:rsidRPr="00E32145">
                <w:rPr>
                  <w:lang w:val="en-US"/>
                </w:rPr>
                <w:t>6283 / EPSG / WKT / POLYGON ( ( -646.99 676.18, -645.14 683.09, -646.99 676.18 ) )</w:t>
              </w:r>
            </w:ins>
          </w:p>
        </w:tc>
      </w:tr>
      <w:tr w:rsidR="009F2B95" w:rsidRPr="00A756AC" w14:paraId="17271937" w14:textId="77777777" w:rsidTr="00600813">
        <w:trPr>
          <w:cantSplit/>
          <w:jc w:val="center"/>
          <w:ins w:id="14385" w:author="Charles Gifford" w:date="2017-03-17T21:45:00Z"/>
        </w:trPr>
        <w:tc>
          <w:tcPr>
            <w:tcW w:w="1269" w:type="dxa"/>
          </w:tcPr>
          <w:p w14:paraId="0124A30D" w14:textId="67201B99" w:rsidR="009F2B95" w:rsidRDefault="009F2B95" w:rsidP="009F2B95">
            <w:pPr>
              <w:pStyle w:val="TableNormal1"/>
              <w:keepNext w:val="0"/>
              <w:keepLines w:val="0"/>
              <w:rPr>
                <w:ins w:id="14386" w:author="Charles Gifford" w:date="2017-03-17T21:45:00Z"/>
                <w:lang w:val="en-US"/>
              </w:rPr>
            </w:pPr>
            <w:ins w:id="14387" w:author="Charles Gifford" w:date="2017-03-17T21:45:00Z">
              <w:r>
                <w:rPr>
                  <w:lang w:val="en-US"/>
                </w:rPr>
                <w:t>Storage location</w:t>
              </w:r>
            </w:ins>
          </w:p>
        </w:tc>
        <w:tc>
          <w:tcPr>
            <w:tcW w:w="2880" w:type="dxa"/>
          </w:tcPr>
          <w:p w14:paraId="758FDE3F" w14:textId="55CF9D3D" w:rsidR="009F2B95" w:rsidRPr="000071CE" w:rsidRDefault="009F2B95" w:rsidP="009F2B95">
            <w:pPr>
              <w:pStyle w:val="TableNormal1"/>
              <w:rPr>
                <w:ins w:id="14388" w:author="Charles Gifford" w:date="2017-03-17T21:45:00Z"/>
                <w:lang w:val="en-US"/>
              </w:rPr>
            </w:pPr>
            <w:ins w:id="14389" w:author="Charles Gifford" w:date="2017-03-17T21:45:00Z">
              <w:r w:rsidRPr="00E32145">
                <w:rPr>
                  <w:lang w:val="en-US"/>
                </w:rPr>
                <w:t xml:space="preserve">Identifies the </w:t>
              </w:r>
              <w:r w:rsidRPr="00605B9C">
                <w:rPr>
                  <w:lang w:val="en-US"/>
                </w:rPr>
                <w:t>storage location</w:t>
              </w:r>
              <w:r w:rsidRPr="00E32145">
                <w:rPr>
                  <w:lang w:val="en-US"/>
                </w:rPr>
                <w:t xml:space="preserve"> of the </w:t>
              </w:r>
              <w:r>
                <w:rPr>
                  <w:lang w:val="en-US"/>
                </w:rPr>
                <w:t xml:space="preserve">material resource(s) specified by this </w:t>
              </w:r>
              <w:r>
                <w:rPr>
                  <w:i/>
                  <w:lang w:val="en-US"/>
                </w:rPr>
                <w:t>material specification</w:t>
              </w:r>
              <w:r w:rsidRPr="00E32145">
                <w:rPr>
                  <w:lang w:val="en-US"/>
                </w:rPr>
                <w:t>.</w:t>
              </w:r>
            </w:ins>
          </w:p>
        </w:tc>
        <w:tc>
          <w:tcPr>
            <w:tcW w:w="1265" w:type="dxa"/>
          </w:tcPr>
          <w:p w14:paraId="2B4DFD64" w14:textId="18D01324" w:rsidR="009F2B95" w:rsidRDefault="009F2B95" w:rsidP="009F2B95">
            <w:pPr>
              <w:pStyle w:val="TableNormal1"/>
              <w:keepNext w:val="0"/>
              <w:keepLines w:val="0"/>
              <w:rPr>
                <w:ins w:id="14390" w:author="Charles Gifford" w:date="2017-03-17T21:45:00Z"/>
                <w:lang w:val="en-US"/>
              </w:rPr>
            </w:pPr>
            <w:ins w:id="14391" w:author="Charles Gifford" w:date="2017-03-17T21:45:00Z">
              <w:r>
                <w:rPr>
                  <w:lang w:val="en-US"/>
                </w:rPr>
                <w:t>SST57</w:t>
              </w:r>
            </w:ins>
          </w:p>
        </w:tc>
        <w:tc>
          <w:tcPr>
            <w:tcW w:w="1350" w:type="dxa"/>
          </w:tcPr>
          <w:p w14:paraId="69FEB6EC" w14:textId="017B07BA" w:rsidR="009F2B95" w:rsidRDefault="009F2B95" w:rsidP="009F2B95">
            <w:pPr>
              <w:pStyle w:val="TableNormal1"/>
              <w:rPr>
                <w:ins w:id="14392" w:author="Charles Gifford" w:date="2017-03-17T21:45:00Z"/>
                <w:lang w:val="en-US"/>
              </w:rPr>
            </w:pPr>
            <w:ins w:id="14393" w:author="Charles Gifford" w:date="2017-03-17T21:45:00Z">
              <w:r>
                <w:rPr>
                  <w:lang w:val="en-US"/>
                </w:rPr>
                <w:t>Shed4S-8</w:t>
              </w:r>
            </w:ins>
          </w:p>
        </w:tc>
        <w:tc>
          <w:tcPr>
            <w:tcW w:w="1080" w:type="dxa"/>
          </w:tcPr>
          <w:p w14:paraId="6BBC7484" w14:textId="67E40E29" w:rsidR="009F2B95" w:rsidRDefault="009F2B95" w:rsidP="009F2B95">
            <w:pPr>
              <w:pStyle w:val="TableNormal1"/>
              <w:rPr>
                <w:ins w:id="14394" w:author="Charles Gifford" w:date="2017-03-17T21:45:00Z"/>
                <w:lang w:val="en-US"/>
              </w:rPr>
            </w:pPr>
            <w:ins w:id="14395" w:author="Charles Gifford" w:date="2017-03-17T21:45:00Z">
              <w:r>
                <w:rPr>
                  <w:lang w:val="en-US"/>
                </w:rPr>
                <w:t>3822</w:t>
              </w:r>
            </w:ins>
          </w:p>
        </w:tc>
        <w:tc>
          <w:tcPr>
            <w:tcW w:w="1202" w:type="dxa"/>
          </w:tcPr>
          <w:p w14:paraId="37CEE4AA" w14:textId="33001F73" w:rsidR="009F2B95" w:rsidRDefault="009F2B95" w:rsidP="009F2B95">
            <w:pPr>
              <w:pStyle w:val="TableNormal1"/>
              <w:keepNext w:val="0"/>
              <w:keepLines w:val="0"/>
              <w:spacing w:before="40"/>
              <w:rPr>
                <w:ins w:id="14396" w:author="Charles Gifford" w:date="2017-03-17T21:45:00Z"/>
                <w:lang w:val="en-US"/>
              </w:rPr>
            </w:pPr>
            <w:ins w:id="14397" w:author="Charles Gifford" w:date="2017-03-17T21:45:00Z">
              <w:r>
                <w:rPr>
                  <w:lang w:val="en-US"/>
                </w:rPr>
                <w:t>WH1</w:t>
              </w:r>
            </w:ins>
          </w:p>
        </w:tc>
      </w:tr>
      <w:tr w:rsidR="009F2B95" w:rsidRPr="00A756AC" w14:paraId="7E28D6D7" w14:textId="77777777" w:rsidTr="00600813">
        <w:trPr>
          <w:cantSplit/>
          <w:jc w:val="center"/>
          <w:ins w:id="14398" w:author="Charles Gifford" w:date="2017-03-17T21:45:00Z"/>
        </w:trPr>
        <w:tc>
          <w:tcPr>
            <w:tcW w:w="1269" w:type="dxa"/>
          </w:tcPr>
          <w:p w14:paraId="072F09A7" w14:textId="26C35AF1" w:rsidR="009F2B95" w:rsidRDefault="009F2B95" w:rsidP="009F2B95">
            <w:pPr>
              <w:pStyle w:val="TableNormal1"/>
              <w:keepNext w:val="0"/>
              <w:keepLines w:val="0"/>
              <w:rPr>
                <w:ins w:id="14399" w:author="Charles Gifford" w:date="2017-03-17T21:45:00Z"/>
                <w:lang w:val="en-US"/>
              </w:rPr>
            </w:pPr>
            <w:ins w:id="14400" w:author="Charles Gifford" w:date="2017-03-17T21:45:00Z">
              <w:r>
                <w:rPr>
                  <w:lang w:val="en-US"/>
                </w:rPr>
                <w:t>Storage location type</w:t>
              </w:r>
            </w:ins>
          </w:p>
        </w:tc>
        <w:tc>
          <w:tcPr>
            <w:tcW w:w="2880" w:type="dxa"/>
          </w:tcPr>
          <w:p w14:paraId="2F849310" w14:textId="77777777" w:rsidR="009F2B95" w:rsidRPr="00812059" w:rsidRDefault="009F2B95" w:rsidP="009F2B95">
            <w:pPr>
              <w:pStyle w:val="TableNormal1"/>
              <w:rPr>
                <w:ins w:id="14401" w:author="Charles Gifford" w:date="2017-03-17T21:45:00Z"/>
              </w:rPr>
            </w:pPr>
            <w:ins w:id="14402" w:author="Charles Gifford" w:date="2017-03-17T21:45:00Z">
              <w:r w:rsidRPr="00812059">
                <w:t>Indicates whether the storage location attribute refers to a</w:t>
              </w:r>
              <w:r>
                <w:t>n</w:t>
              </w:r>
              <w:r w:rsidRPr="00812059">
                <w:t xml:space="preserve"> </w:t>
              </w:r>
              <w:r>
                <w:rPr>
                  <w:i/>
                </w:rPr>
                <w:t>operational l</w:t>
              </w:r>
              <w:r w:rsidRPr="00812059">
                <w:rPr>
                  <w:i/>
                </w:rPr>
                <w:t>ocation</w:t>
              </w:r>
              <w:r w:rsidRPr="00812059">
                <w:t xml:space="preserve">, </w:t>
              </w:r>
              <w:r w:rsidRPr="00812059">
                <w:rPr>
                  <w:i/>
                </w:rPr>
                <w:t>equipment</w:t>
              </w:r>
              <w:r w:rsidRPr="00812059">
                <w:t xml:space="preserve"> or </w:t>
              </w:r>
              <w:r w:rsidRPr="00812059">
                <w:rPr>
                  <w:i/>
                </w:rPr>
                <w:t>physical asset</w:t>
              </w:r>
              <w:r w:rsidRPr="00812059">
                <w:t xml:space="preserve"> object, or contains a description of the storage location.</w:t>
              </w:r>
            </w:ins>
          </w:p>
          <w:p w14:paraId="0C0A998B" w14:textId="77777777" w:rsidR="009F2B95" w:rsidRPr="00812059" w:rsidRDefault="009F2B95" w:rsidP="009F2B95">
            <w:pPr>
              <w:pStyle w:val="TableNormal1"/>
              <w:rPr>
                <w:ins w:id="14403" w:author="Charles Gifford" w:date="2017-03-17T21:45:00Z"/>
              </w:rPr>
            </w:pPr>
            <w:ins w:id="14404" w:author="Charles Gifford" w:date="2017-03-17T21:45:00Z">
              <w:r w:rsidRPr="00812059">
                <w:t>Mandatory where a storage location is specified.  Defined values are:</w:t>
              </w:r>
            </w:ins>
          </w:p>
          <w:p w14:paraId="0DB11CFA" w14:textId="77777777" w:rsidR="009F2B95" w:rsidRPr="00812059" w:rsidRDefault="009F2B95" w:rsidP="009F2B95">
            <w:pPr>
              <w:pStyle w:val="TableNormal1"/>
              <w:rPr>
                <w:ins w:id="14405" w:author="Charles Gifford" w:date="2017-03-17T21:45:00Z"/>
              </w:rPr>
            </w:pPr>
            <w:ins w:id="14406" w:author="Charles Gifford" w:date="2017-03-17T21:45:00Z">
              <w:r>
                <w:t xml:space="preserve">Operational </w:t>
              </w:r>
              <w:r w:rsidRPr="00812059">
                <w:t>Location – Storage location attribute references a</w:t>
              </w:r>
              <w:r>
                <w:t>n</w:t>
              </w:r>
              <w:r w:rsidRPr="00812059">
                <w:t xml:space="preserve"> </w:t>
              </w:r>
              <w:r>
                <w:rPr>
                  <w:i/>
                </w:rPr>
                <w:t xml:space="preserve">operational </w:t>
              </w:r>
              <w:r w:rsidRPr="00812059">
                <w:rPr>
                  <w:i/>
                </w:rPr>
                <w:t>location</w:t>
              </w:r>
              <w:r w:rsidRPr="00812059">
                <w:t>.</w:t>
              </w:r>
            </w:ins>
          </w:p>
          <w:p w14:paraId="5EB14E21" w14:textId="77777777" w:rsidR="009F2B95" w:rsidRPr="00812059" w:rsidRDefault="009F2B95" w:rsidP="009F2B95">
            <w:pPr>
              <w:pStyle w:val="TableNormal1"/>
              <w:rPr>
                <w:ins w:id="14407" w:author="Charles Gifford" w:date="2017-03-17T21:45:00Z"/>
              </w:rPr>
            </w:pPr>
            <w:ins w:id="14408" w:author="Charles Gifford" w:date="2017-03-17T21:45:00Z">
              <w:r w:rsidRPr="00812059">
                <w:t xml:space="preserve">Equipment – Storage location attribute references an </w:t>
              </w:r>
              <w:r w:rsidRPr="00812059">
                <w:rPr>
                  <w:i/>
                </w:rPr>
                <w:t>equipment</w:t>
              </w:r>
              <w:r w:rsidRPr="00812059">
                <w:t xml:space="preserve"> object.</w:t>
              </w:r>
            </w:ins>
          </w:p>
          <w:p w14:paraId="530F2160" w14:textId="77777777" w:rsidR="009F2B95" w:rsidRPr="00812059" w:rsidRDefault="009F2B95" w:rsidP="009F2B95">
            <w:pPr>
              <w:pStyle w:val="TableNormal1"/>
              <w:rPr>
                <w:ins w:id="14409" w:author="Charles Gifford" w:date="2017-03-17T21:45:00Z"/>
              </w:rPr>
            </w:pPr>
            <w:ins w:id="14410" w:author="Charles Gifford" w:date="2017-03-17T21:45:00Z">
              <w:r w:rsidRPr="00812059">
                <w:t xml:space="preserve">Physical Asset – Storage location attribute references a </w:t>
              </w:r>
              <w:r w:rsidRPr="00812059">
                <w:rPr>
                  <w:i/>
                </w:rPr>
                <w:t>physical asset</w:t>
              </w:r>
              <w:r w:rsidRPr="00812059">
                <w:t>.</w:t>
              </w:r>
            </w:ins>
          </w:p>
          <w:p w14:paraId="3291EEA9" w14:textId="06805478" w:rsidR="009F2B95" w:rsidRPr="000071CE" w:rsidRDefault="009F2B95" w:rsidP="009F2B95">
            <w:pPr>
              <w:pStyle w:val="TableNormal1"/>
              <w:rPr>
                <w:ins w:id="14411" w:author="Charles Gifford" w:date="2017-03-17T21:45:00Z"/>
                <w:lang w:val="en-US"/>
              </w:rPr>
            </w:pPr>
            <w:ins w:id="14412" w:author="Charles Gifford" w:date="2017-03-17T21:45:00Z">
              <w:r w:rsidRPr="00812059">
                <w:rPr>
                  <w:lang w:val="en-US"/>
                </w:rPr>
                <w:t>Description – Storage location attribute contains a description of the storage location, such as a street address.</w:t>
              </w:r>
            </w:ins>
          </w:p>
        </w:tc>
        <w:tc>
          <w:tcPr>
            <w:tcW w:w="1265" w:type="dxa"/>
          </w:tcPr>
          <w:p w14:paraId="237D9C91" w14:textId="043524FD" w:rsidR="009F2B95" w:rsidRDefault="009F2B95" w:rsidP="009F2B95">
            <w:pPr>
              <w:pStyle w:val="TableNormal1"/>
              <w:keepNext w:val="0"/>
              <w:keepLines w:val="0"/>
              <w:rPr>
                <w:ins w:id="14413" w:author="Charles Gifford" w:date="2017-03-17T21:45:00Z"/>
                <w:lang w:val="en-US"/>
              </w:rPr>
            </w:pPr>
            <w:ins w:id="14414" w:author="Charles Gifford" w:date="2017-03-17T21:45:00Z">
              <w:r>
                <w:rPr>
                  <w:lang w:val="en-US"/>
                </w:rPr>
                <w:t>Equipment</w:t>
              </w:r>
            </w:ins>
          </w:p>
        </w:tc>
        <w:tc>
          <w:tcPr>
            <w:tcW w:w="1350" w:type="dxa"/>
          </w:tcPr>
          <w:p w14:paraId="24EC31FB" w14:textId="05D8A387" w:rsidR="009F2B95" w:rsidRDefault="009F2B95" w:rsidP="009F2B95">
            <w:pPr>
              <w:pStyle w:val="TableNormal1"/>
              <w:rPr>
                <w:ins w:id="14415" w:author="Charles Gifford" w:date="2017-03-17T21:45:00Z"/>
                <w:lang w:val="en-US"/>
              </w:rPr>
            </w:pPr>
            <w:ins w:id="14416" w:author="Charles Gifford" w:date="2017-03-17T21:45:00Z">
              <w:r>
                <w:rPr>
                  <w:lang w:val="en-US"/>
                </w:rPr>
                <w:t>Physical Asset</w:t>
              </w:r>
            </w:ins>
          </w:p>
        </w:tc>
        <w:tc>
          <w:tcPr>
            <w:tcW w:w="1080" w:type="dxa"/>
          </w:tcPr>
          <w:p w14:paraId="144632B8" w14:textId="63062C8F" w:rsidR="009F2B95" w:rsidRDefault="009F2B95" w:rsidP="009F2B95">
            <w:pPr>
              <w:pStyle w:val="TableNormal1"/>
              <w:rPr>
                <w:ins w:id="14417" w:author="Charles Gifford" w:date="2017-03-17T21:45:00Z"/>
                <w:lang w:val="en-US"/>
              </w:rPr>
            </w:pPr>
            <w:ins w:id="14418" w:author="Charles Gifford" w:date="2017-03-17T21:45:00Z">
              <w:r>
                <w:rPr>
                  <w:lang w:val="en-US"/>
                </w:rPr>
                <w:t>Operational Location</w:t>
              </w:r>
            </w:ins>
          </w:p>
        </w:tc>
        <w:tc>
          <w:tcPr>
            <w:tcW w:w="1202" w:type="dxa"/>
          </w:tcPr>
          <w:p w14:paraId="641469B9" w14:textId="7EE864D4" w:rsidR="009F2B95" w:rsidRDefault="009F2B95" w:rsidP="009F2B95">
            <w:pPr>
              <w:pStyle w:val="TableNormal1"/>
              <w:keepNext w:val="0"/>
              <w:keepLines w:val="0"/>
              <w:spacing w:before="40"/>
              <w:rPr>
                <w:ins w:id="14419" w:author="Charles Gifford" w:date="2017-03-17T21:45:00Z"/>
                <w:lang w:val="en-US"/>
              </w:rPr>
            </w:pPr>
            <w:ins w:id="14420" w:author="Charles Gifford" w:date="2017-03-17T21:45:00Z">
              <w:r>
                <w:rPr>
                  <w:lang w:val="en-US"/>
                </w:rPr>
                <w:t>Description</w:t>
              </w:r>
            </w:ins>
          </w:p>
        </w:tc>
      </w:tr>
      <w:tr w:rsidR="00F67980" w:rsidRPr="001C220C" w14:paraId="5A9A2B46" w14:textId="77777777" w:rsidTr="00806D30">
        <w:trPr>
          <w:cantSplit/>
          <w:jc w:val="center"/>
        </w:trPr>
        <w:tc>
          <w:tcPr>
            <w:tcW w:w="1269" w:type="dxa"/>
          </w:tcPr>
          <w:p w14:paraId="4DDE354A" w14:textId="77777777" w:rsidR="00F67980" w:rsidRPr="001C220C" w:rsidRDefault="00F67980" w:rsidP="00F67980">
            <w:pPr>
              <w:pStyle w:val="TableNormal1"/>
              <w:keepNext w:val="0"/>
              <w:keepLines w:val="0"/>
              <w:rPr>
                <w:lang w:val="en-US"/>
              </w:rPr>
            </w:pPr>
            <w:r w:rsidRPr="001C220C">
              <w:rPr>
                <w:lang w:val="en-US"/>
              </w:rPr>
              <w:t xml:space="preserve">Material </w:t>
            </w:r>
            <w:r w:rsidR="007F014F">
              <w:rPr>
                <w:lang w:val="en-US"/>
              </w:rPr>
              <w:t>u</w:t>
            </w:r>
            <w:r w:rsidRPr="001C220C">
              <w:rPr>
                <w:lang w:val="en-US"/>
              </w:rPr>
              <w:t>se</w:t>
            </w:r>
          </w:p>
        </w:tc>
        <w:tc>
          <w:tcPr>
            <w:tcW w:w="2880" w:type="dxa"/>
          </w:tcPr>
          <w:p w14:paraId="60AF414E" w14:textId="77777777" w:rsidR="00F67980" w:rsidRDefault="00F67980" w:rsidP="00F67980">
            <w:pPr>
              <w:pStyle w:val="TableNormal1"/>
              <w:keepNext w:val="0"/>
              <w:keepLines w:val="0"/>
              <w:rPr>
                <w:ins w:id="14421" w:author="Charles Gifford" w:date="2015-12-22T14:57:00Z"/>
                <w:lang w:val="en-US"/>
              </w:rPr>
            </w:pPr>
            <w:r w:rsidRPr="001C220C">
              <w:rPr>
                <w:lang w:val="en-US"/>
              </w:rPr>
              <w:t>Defines the material use</w:t>
            </w:r>
            <w:r w:rsidR="00D63C9E">
              <w:rPr>
                <w:lang w:val="en-US"/>
              </w:rPr>
              <w:t>.</w:t>
            </w:r>
            <w:r w:rsidRPr="001C220C">
              <w:rPr>
                <w:lang w:val="en-US"/>
              </w:rPr>
              <w:t xml:space="preserve"> </w:t>
            </w:r>
          </w:p>
          <w:p w14:paraId="3E693CFB" w14:textId="77777777" w:rsidR="00D63C9E" w:rsidRDefault="003E34F8" w:rsidP="00263B33">
            <w:pPr>
              <w:pStyle w:val="TableNormal1"/>
              <w:rPr>
                <w:ins w:id="14422" w:author="Charles Gifford" w:date="2016-01-16T12:08:00Z"/>
                <w:lang w:val="en-US"/>
              </w:rPr>
            </w:pPr>
            <w:ins w:id="14423" w:author="Charles Gifford" w:date="2015-12-22T15:12:00Z">
              <w:r w:rsidRPr="003E34F8">
                <w:rPr>
                  <w:lang w:val="en-US"/>
                </w:rPr>
                <w:t xml:space="preserve">Defined values for </w:t>
              </w:r>
              <w:r>
                <w:rPr>
                  <w:lang w:val="en-US"/>
                </w:rPr>
                <w:t>p</w:t>
              </w:r>
            </w:ins>
            <w:ins w:id="14424" w:author="Charles Gifford" w:date="2015-12-22T14:57:00Z">
              <w:r w:rsidR="00263B33" w:rsidRPr="00263B33">
                <w:rPr>
                  <w:lang w:val="en-US"/>
                </w:rPr>
                <w:t>roductio</w:t>
              </w:r>
              <w:r w:rsidR="007F014F">
                <w:rPr>
                  <w:lang w:val="en-US"/>
                </w:rPr>
                <w:t xml:space="preserve">n operations are:  </w:t>
              </w:r>
            </w:ins>
          </w:p>
          <w:p w14:paraId="66553562" w14:textId="77777777" w:rsidR="00263B33" w:rsidRPr="00263B33" w:rsidRDefault="007F014F" w:rsidP="00263B33">
            <w:pPr>
              <w:pStyle w:val="TableNormal1"/>
              <w:rPr>
                <w:ins w:id="14425" w:author="Charles Gifford" w:date="2015-12-22T14:57:00Z"/>
                <w:lang w:val="en-US"/>
              </w:rPr>
            </w:pPr>
            <w:ins w:id="14426" w:author="Charles Gifford" w:date="2015-12-22T14:57:00Z">
              <w:r>
                <w:rPr>
                  <w:lang w:val="en-US"/>
                </w:rPr>
                <w:t>Consumable, material c</w:t>
              </w:r>
              <w:r w:rsidR="00263B33" w:rsidRPr="00263B33">
                <w:rPr>
                  <w:lang w:val="en-US"/>
                </w:rPr>
                <w:t>o</w:t>
              </w:r>
              <w:r>
                <w:rPr>
                  <w:lang w:val="en-US"/>
                </w:rPr>
                <w:t>nsumed, and material produced, b</w:t>
              </w:r>
              <w:r w:rsidR="00263B33" w:rsidRPr="00263B33">
                <w:rPr>
                  <w:lang w:val="en-US"/>
                </w:rPr>
                <w:t>y-product pr</w:t>
              </w:r>
              <w:r>
                <w:rPr>
                  <w:lang w:val="en-US"/>
                </w:rPr>
                <w:t>oduced, and c</w:t>
              </w:r>
              <w:r w:rsidR="00263B33">
                <w:rPr>
                  <w:lang w:val="en-US"/>
                </w:rPr>
                <w:t>o-product produced</w:t>
              </w:r>
              <w:r>
                <w:rPr>
                  <w:lang w:val="en-US"/>
                </w:rPr>
                <w:t>, yield p</w:t>
              </w:r>
              <w:r w:rsidR="00263B33" w:rsidRPr="00263B33">
                <w:rPr>
                  <w:lang w:val="en-US"/>
                </w:rPr>
                <w:t>roduced.</w:t>
              </w:r>
            </w:ins>
          </w:p>
          <w:p w14:paraId="6DEDE663" w14:textId="77777777" w:rsidR="00D63C9E" w:rsidRDefault="003E34F8" w:rsidP="00263B33">
            <w:pPr>
              <w:pStyle w:val="TableNormal1"/>
              <w:rPr>
                <w:ins w:id="14427" w:author="Charles Gifford" w:date="2016-01-16T12:09:00Z"/>
                <w:lang w:val="en-US"/>
              </w:rPr>
            </w:pPr>
            <w:ins w:id="14428" w:author="Charles Gifford" w:date="2015-12-22T15:12:00Z">
              <w:r w:rsidRPr="003E34F8">
                <w:rPr>
                  <w:lang w:val="en-US"/>
                </w:rPr>
                <w:t xml:space="preserve">Defined values for </w:t>
              </w:r>
            </w:ins>
            <w:ins w:id="14429" w:author="Charles Gifford" w:date="2015-12-22T14:57:00Z">
              <w:r>
                <w:rPr>
                  <w:lang w:val="en-US"/>
                </w:rPr>
                <w:t>m</w:t>
              </w:r>
              <w:r w:rsidR="00263B33" w:rsidRPr="00263B33">
                <w:rPr>
                  <w:lang w:val="en-US"/>
                </w:rPr>
                <w:t>aintenanc</w:t>
              </w:r>
              <w:r w:rsidR="007F014F">
                <w:rPr>
                  <w:lang w:val="en-US"/>
                </w:rPr>
                <w:t xml:space="preserve">e operations are:  </w:t>
              </w:r>
            </w:ins>
          </w:p>
          <w:p w14:paraId="5AAC527C" w14:textId="77777777" w:rsidR="00263B33" w:rsidRPr="00263B33" w:rsidRDefault="007F014F" w:rsidP="00263B33">
            <w:pPr>
              <w:pStyle w:val="TableNormal1"/>
              <w:rPr>
                <w:ins w:id="14430" w:author="Charles Gifford" w:date="2015-12-22T14:57:00Z"/>
                <w:lang w:val="en-US"/>
              </w:rPr>
            </w:pPr>
            <w:ins w:id="14431" w:author="Charles Gifford" w:date="2015-12-22T14:57:00Z">
              <w:r>
                <w:rPr>
                  <w:lang w:val="en-US"/>
                </w:rPr>
                <w:t>Consumable, replaced asset, replacement a</w:t>
              </w:r>
              <w:r w:rsidR="00263B33" w:rsidRPr="00263B33">
                <w:rPr>
                  <w:lang w:val="en-US"/>
                </w:rPr>
                <w:t>sset.</w:t>
              </w:r>
            </w:ins>
          </w:p>
          <w:p w14:paraId="1FE535E4" w14:textId="77777777" w:rsidR="00D63C9E" w:rsidRDefault="003E34F8" w:rsidP="00263B33">
            <w:pPr>
              <w:pStyle w:val="TableNormal1"/>
              <w:rPr>
                <w:ins w:id="14432" w:author="Charles Gifford" w:date="2016-01-16T12:09:00Z"/>
                <w:lang w:val="en-US"/>
              </w:rPr>
            </w:pPr>
            <w:ins w:id="14433" w:author="Charles Gifford" w:date="2015-12-22T15:12:00Z">
              <w:r w:rsidRPr="003E34F8">
                <w:rPr>
                  <w:lang w:val="en-US"/>
                </w:rPr>
                <w:t xml:space="preserve">Defined values for </w:t>
              </w:r>
            </w:ins>
            <w:ins w:id="14434" w:author="Charles Gifford" w:date="2015-12-22T14:57:00Z">
              <w:r>
                <w:rPr>
                  <w:lang w:val="en-US"/>
                </w:rPr>
                <w:t>q</w:t>
              </w:r>
              <w:r w:rsidR="00263B33" w:rsidRPr="00263B33">
                <w:rPr>
                  <w:lang w:val="en-US"/>
                </w:rPr>
                <w:t>uali</w:t>
              </w:r>
              <w:r w:rsidR="007F014F">
                <w:rPr>
                  <w:lang w:val="en-US"/>
                </w:rPr>
                <w:t xml:space="preserve">ty operations are: </w:t>
              </w:r>
            </w:ins>
          </w:p>
          <w:p w14:paraId="37513350" w14:textId="77777777" w:rsidR="00263B33" w:rsidRPr="00263B33" w:rsidRDefault="007F014F" w:rsidP="00263B33">
            <w:pPr>
              <w:pStyle w:val="TableNormal1"/>
              <w:rPr>
                <w:ins w:id="14435" w:author="Charles Gifford" w:date="2015-12-22T14:57:00Z"/>
                <w:lang w:val="en-US"/>
              </w:rPr>
            </w:pPr>
            <w:ins w:id="14436" w:author="Charles Gifford" w:date="2015-12-22T14:57:00Z">
              <w:r>
                <w:rPr>
                  <w:lang w:val="en-US"/>
                </w:rPr>
                <w:t>Consumable, sample, r</w:t>
              </w:r>
              <w:r w:rsidR="00263B33" w:rsidRPr="00263B33">
                <w:rPr>
                  <w:lang w:val="en-US"/>
                </w:rPr>
                <w:t>etur</w:t>
              </w:r>
              <w:r>
                <w:rPr>
                  <w:lang w:val="en-US"/>
                </w:rPr>
                <w:t>ned s</w:t>
              </w:r>
              <w:r w:rsidR="00263B33" w:rsidRPr="00263B33">
                <w:rPr>
                  <w:lang w:val="en-US"/>
                </w:rPr>
                <w:t>ample.</w:t>
              </w:r>
            </w:ins>
          </w:p>
          <w:p w14:paraId="412A427A" w14:textId="77777777" w:rsidR="00D63C9E" w:rsidRDefault="003E34F8" w:rsidP="00263B33">
            <w:pPr>
              <w:pStyle w:val="TableNormal1"/>
              <w:keepNext w:val="0"/>
              <w:keepLines w:val="0"/>
              <w:rPr>
                <w:ins w:id="14437" w:author="Charles Gifford" w:date="2016-01-16T12:09:00Z"/>
                <w:lang w:val="en-US"/>
              </w:rPr>
            </w:pPr>
            <w:ins w:id="14438" w:author="Charles Gifford" w:date="2015-12-22T15:12:00Z">
              <w:r w:rsidRPr="003E34F8">
                <w:rPr>
                  <w:lang w:val="en-US"/>
                </w:rPr>
                <w:t xml:space="preserve">Defined values for </w:t>
              </w:r>
              <w:r>
                <w:rPr>
                  <w:lang w:val="en-US"/>
                </w:rPr>
                <w:t>i</w:t>
              </w:r>
            </w:ins>
            <w:ins w:id="14439" w:author="Charles Gifford" w:date="2015-12-22T14:57:00Z">
              <w:r w:rsidR="00263B33" w:rsidRPr="00263B33">
                <w:rPr>
                  <w:lang w:val="en-US"/>
                </w:rPr>
                <w:t>nventory operations de</w:t>
              </w:r>
              <w:r w:rsidR="007F014F">
                <w:rPr>
                  <w:lang w:val="en-US"/>
                </w:rPr>
                <w:t xml:space="preserve">fined values are:  </w:t>
              </w:r>
            </w:ins>
          </w:p>
          <w:p w14:paraId="0D4527ED" w14:textId="77777777" w:rsidR="00263B33" w:rsidRPr="001C220C" w:rsidRDefault="007F014F" w:rsidP="00263B33">
            <w:pPr>
              <w:pStyle w:val="TableNormal1"/>
              <w:keepNext w:val="0"/>
              <w:keepLines w:val="0"/>
              <w:rPr>
                <w:lang w:val="en-US"/>
              </w:rPr>
            </w:pPr>
            <w:ins w:id="14440" w:author="Charles Gifford" w:date="2015-12-22T14:57:00Z">
              <w:r>
                <w:rPr>
                  <w:lang w:val="en-US"/>
                </w:rPr>
                <w:t>Consumable, carrier, returned carrier, i</w:t>
              </w:r>
              <w:r w:rsidR="00263B33" w:rsidRPr="00263B33">
                <w:rPr>
                  <w:lang w:val="en-US"/>
                </w:rPr>
                <w:t>nventoried.</w:t>
              </w:r>
            </w:ins>
          </w:p>
        </w:tc>
        <w:tc>
          <w:tcPr>
            <w:tcW w:w="1265" w:type="dxa"/>
          </w:tcPr>
          <w:p w14:paraId="31196E43" w14:textId="77777777" w:rsidR="00F67980" w:rsidRPr="001C220C" w:rsidRDefault="00F67980" w:rsidP="00F67980">
            <w:pPr>
              <w:pStyle w:val="TableNormal1"/>
              <w:keepNext w:val="0"/>
              <w:keepLines w:val="0"/>
              <w:rPr>
                <w:lang w:val="en-US"/>
              </w:rPr>
            </w:pPr>
            <w:r w:rsidRPr="001C220C">
              <w:rPr>
                <w:lang w:val="en-US"/>
              </w:rPr>
              <w:t>Consumable</w:t>
            </w:r>
          </w:p>
        </w:tc>
        <w:tc>
          <w:tcPr>
            <w:tcW w:w="1350" w:type="dxa"/>
          </w:tcPr>
          <w:p w14:paraId="37A7DEE6" w14:textId="77777777" w:rsidR="00F67980" w:rsidRPr="001C220C" w:rsidRDefault="00F67980" w:rsidP="00F67980">
            <w:pPr>
              <w:pStyle w:val="TableNormal1"/>
              <w:keepNext w:val="0"/>
              <w:keepLines w:val="0"/>
              <w:spacing w:before="40"/>
              <w:rPr>
                <w:lang w:val="en-US"/>
              </w:rPr>
            </w:pPr>
            <w:r w:rsidRPr="001C220C">
              <w:rPr>
                <w:lang w:val="en-US"/>
              </w:rPr>
              <w:t>Consumable</w:t>
            </w:r>
          </w:p>
        </w:tc>
        <w:tc>
          <w:tcPr>
            <w:tcW w:w="1080" w:type="dxa"/>
          </w:tcPr>
          <w:p w14:paraId="3E1F003C" w14:textId="77777777" w:rsidR="00F67980" w:rsidRPr="001C220C" w:rsidRDefault="00F67980" w:rsidP="00F67980">
            <w:pPr>
              <w:pStyle w:val="TableNormal1"/>
              <w:keepNext w:val="0"/>
              <w:keepLines w:val="0"/>
              <w:spacing w:before="40"/>
              <w:rPr>
                <w:lang w:val="en-US"/>
              </w:rPr>
            </w:pPr>
            <w:r w:rsidRPr="001C220C">
              <w:rPr>
                <w:lang w:val="en-US"/>
              </w:rPr>
              <w:t>Consumable</w:t>
            </w:r>
          </w:p>
        </w:tc>
        <w:tc>
          <w:tcPr>
            <w:tcW w:w="1202" w:type="dxa"/>
          </w:tcPr>
          <w:p w14:paraId="4658E01A" w14:textId="77777777" w:rsidR="00F67980" w:rsidRPr="001C220C" w:rsidRDefault="00F67980" w:rsidP="00F67980">
            <w:pPr>
              <w:pStyle w:val="TableNormal1"/>
              <w:keepNext w:val="0"/>
              <w:keepLines w:val="0"/>
              <w:spacing w:before="40"/>
              <w:rPr>
                <w:lang w:val="en-US"/>
              </w:rPr>
            </w:pPr>
            <w:r w:rsidRPr="001C220C">
              <w:rPr>
                <w:lang w:val="en-US"/>
              </w:rPr>
              <w:t>Consumable</w:t>
            </w:r>
          </w:p>
        </w:tc>
      </w:tr>
      <w:tr w:rsidR="00F67980" w:rsidRPr="001C220C" w14:paraId="1788592B" w14:textId="77777777" w:rsidTr="00806D30">
        <w:trPr>
          <w:cantSplit/>
          <w:jc w:val="center"/>
        </w:trPr>
        <w:tc>
          <w:tcPr>
            <w:tcW w:w="1269" w:type="dxa"/>
          </w:tcPr>
          <w:p w14:paraId="677AF07F" w14:textId="77777777" w:rsidR="00F67980" w:rsidRPr="001C220C" w:rsidRDefault="00F67980" w:rsidP="00F67980">
            <w:pPr>
              <w:pStyle w:val="TableNormal1"/>
              <w:keepNext w:val="0"/>
              <w:keepLines w:val="0"/>
              <w:rPr>
                <w:lang w:val="en-US"/>
              </w:rPr>
            </w:pPr>
            <w:r w:rsidRPr="001C220C">
              <w:rPr>
                <w:lang w:val="en-US"/>
              </w:rPr>
              <w:t>Quantity</w:t>
            </w:r>
          </w:p>
        </w:tc>
        <w:tc>
          <w:tcPr>
            <w:tcW w:w="2880" w:type="dxa"/>
          </w:tcPr>
          <w:p w14:paraId="726930B2" w14:textId="77777777" w:rsidR="00F67980" w:rsidRPr="001C220C" w:rsidRDefault="00F67980" w:rsidP="00F67980">
            <w:pPr>
              <w:pStyle w:val="TableNormal1"/>
              <w:keepNext w:val="0"/>
              <w:keepLines w:val="0"/>
              <w:rPr>
                <w:lang w:val="en-US"/>
              </w:rPr>
            </w:pPr>
            <w:r w:rsidRPr="001C220C">
              <w:rPr>
                <w:lang w:val="en-US"/>
              </w:rPr>
              <w:t>Specifies the amount of material resources required for the parent segment, if applicable.</w:t>
            </w:r>
          </w:p>
        </w:tc>
        <w:tc>
          <w:tcPr>
            <w:tcW w:w="1265" w:type="dxa"/>
          </w:tcPr>
          <w:p w14:paraId="487E0078" w14:textId="77777777" w:rsidR="00F67980" w:rsidRPr="001C220C" w:rsidRDefault="00F67980" w:rsidP="00F67980">
            <w:pPr>
              <w:pStyle w:val="TableNormal1"/>
              <w:keepNext w:val="0"/>
              <w:keepLines w:val="0"/>
              <w:rPr>
                <w:lang w:val="en-US"/>
              </w:rPr>
            </w:pPr>
            <w:r w:rsidRPr="001C220C">
              <w:rPr>
                <w:lang w:val="en-US"/>
              </w:rPr>
              <w:t>10</w:t>
            </w:r>
          </w:p>
        </w:tc>
        <w:tc>
          <w:tcPr>
            <w:tcW w:w="1350" w:type="dxa"/>
          </w:tcPr>
          <w:p w14:paraId="24E4D356" w14:textId="77777777" w:rsidR="00F67980" w:rsidRPr="001C220C" w:rsidRDefault="00F67980" w:rsidP="00F67980">
            <w:pPr>
              <w:pStyle w:val="TableNormal1"/>
              <w:keepNext w:val="0"/>
              <w:keepLines w:val="0"/>
              <w:spacing w:before="40"/>
              <w:rPr>
                <w:lang w:val="en-US"/>
              </w:rPr>
            </w:pPr>
            <w:r w:rsidRPr="001C220C">
              <w:rPr>
                <w:lang w:val="en-US"/>
              </w:rPr>
              <w:t>1</w:t>
            </w:r>
          </w:p>
        </w:tc>
        <w:tc>
          <w:tcPr>
            <w:tcW w:w="1080" w:type="dxa"/>
          </w:tcPr>
          <w:p w14:paraId="798C589D" w14:textId="77777777" w:rsidR="00F67980" w:rsidRPr="001C220C" w:rsidRDefault="00F67980" w:rsidP="00F67980">
            <w:pPr>
              <w:pStyle w:val="TableNormal1"/>
              <w:keepNext w:val="0"/>
              <w:keepLines w:val="0"/>
              <w:spacing w:before="40"/>
              <w:rPr>
                <w:lang w:val="en-US"/>
              </w:rPr>
            </w:pPr>
            <w:r w:rsidRPr="001C220C">
              <w:rPr>
                <w:lang w:val="en-US"/>
              </w:rPr>
              <w:t>1</w:t>
            </w:r>
            <w:r>
              <w:rPr>
                <w:lang w:val="en-US"/>
              </w:rPr>
              <w:t>,</w:t>
            </w:r>
            <w:r w:rsidRPr="001C220C">
              <w:rPr>
                <w:lang w:val="en-US"/>
              </w:rPr>
              <w:t>5</w:t>
            </w:r>
          </w:p>
        </w:tc>
        <w:tc>
          <w:tcPr>
            <w:tcW w:w="1202" w:type="dxa"/>
          </w:tcPr>
          <w:p w14:paraId="18307F17" w14:textId="77777777" w:rsidR="00F67980" w:rsidRPr="001C220C" w:rsidRDefault="00F67980" w:rsidP="00F67980">
            <w:pPr>
              <w:pStyle w:val="TableNormal1"/>
              <w:keepNext w:val="0"/>
              <w:keepLines w:val="0"/>
              <w:spacing w:before="40"/>
              <w:rPr>
                <w:lang w:val="en-US"/>
              </w:rPr>
            </w:pPr>
            <w:r w:rsidRPr="001C220C">
              <w:rPr>
                <w:lang w:val="en-US"/>
              </w:rPr>
              <w:t>1</w:t>
            </w:r>
          </w:p>
        </w:tc>
      </w:tr>
      <w:tr w:rsidR="00F67980" w:rsidRPr="001C220C" w14:paraId="49712331" w14:textId="77777777" w:rsidTr="00806D30">
        <w:trPr>
          <w:cantSplit/>
          <w:jc w:val="center"/>
        </w:trPr>
        <w:tc>
          <w:tcPr>
            <w:tcW w:w="1269" w:type="dxa"/>
          </w:tcPr>
          <w:p w14:paraId="64D188DB" w14:textId="77777777" w:rsidR="00F67980" w:rsidRPr="001C220C" w:rsidRDefault="00F67980" w:rsidP="00F67980">
            <w:pPr>
              <w:pStyle w:val="TableNormal1"/>
              <w:keepNext w:val="0"/>
              <w:keepLines w:val="0"/>
              <w:rPr>
                <w:lang w:val="en-US"/>
              </w:rPr>
            </w:pPr>
            <w:r w:rsidRPr="001C220C">
              <w:rPr>
                <w:lang w:val="en-US"/>
              </w:rPr>
              <w:t xml:space="preserve">Quantity </w:t>
            </w:r>
            <w:r w:rsidR="007F014F">
              <w:rPr>
                <w:lang w:val="en-US"/>
              </w:rPr>
              <w:t>u</w:t>
            </w:r>
            <w:r w:rsidRPr="001C220C">
              <w:rPr>
                <w:lang w:val="en-US"/>
              </w:rPr>
              <w:t xml:space="preserve">nit of </w:t>
            </w:r>
            <w:r w:rsidR="007F014F">
              <w:rPr>
                <w:lang w:val="en-US"/>
              </w:rPr>
              <w:t>m</w:t>
            </w:r>
            <w:r w:rsidRPr="001C220C">
              <w:rPr>
                <w:lang w:val="en-US"/>
              </w:rPr>
              <w:t>easure</w:t>
            </w:r>
          </w:p>
        </w:tc>
        <w:tc>
          <w:tcPr>
            <w:tcW w:w="2880" w:type="dxa"/>
          </w:tcPr>
          <w:p w14:paraId="557C2947" w14:textId="77777777" w:rsidR="00F67980" w:rsidRPr="001C220C" w:rsidRDefault="00F67980" w:rsidP="00F67980">
            <w:pPr>
              <w:pStyle w:val="TableNormal1"/>
              <w:keepNext w:val="0"/>
              <w:keepLines w:val="0"/>
              <w:rPr>
                <w:lang w:val="en-US"/>
              </w:rPr>
            </w:pPr>
            <w:r w:rsidRPr="001C220C">
              <w:rPr>
                <w:lang w:val="en-US"/>
              </w:rPr>
              <w:t>The unit of measure of the associated property value, if applicable.</w:t>
            </w:r>
          </w:p>
        </w:tc>
        <w:tc>
          <w:tcPr>
            <w:tcW w:w="1265" w:type="dxa"/>
          </w:tcPr>
          <w:p w14:paraId="17485BF7" w14:textId="77777777" w:rsidR="00F67980" w:rsidRPr="001C220C" w:rsidRDefault="00F67980" w:rsidP="00F67980">
            <w:pPr>
              <w:pStyle w:val="TableNormal1"/>
              <w:keepNext w:val="0"/>
              <w:keepLines w:val="0"/>
              <w:rPr>
                <w:lang w:val="en-US"/>
              </w:rPr>
            </w:pPr>
            <w:r w:rsidRPr="001C220C">
              <w:rPr>
                <w:lang w:val="en-US"/>
              </w:rPr>
              <w:t>gm / piece</w:t>
            </w:r>
          </w:p>
        </w:tc>
        <w:tc>
          <w:tcPr>
            <w:tcW w:w="1350" w:type="dxa"/>
          </w:tcPr>
          <w:p w14:paraId="4DFCDE08" w14:textId="77777777" w:rsidR="00F67980" w:rsidRPr="001C220C" w:rsidRDefault="00F67980" w:rsidP="00F67980">
            <w:pPr>
              <w:pStyle w:val="TableNormal1"/>
              <w:keepNext w:val="0"/>
              <w:keepLines w:val="0"/>
              <w:spacing w:before="40"/>
              <w:rPr>
                <w:lang w:val="en-US"/>
              </w:rPr>
            </w:pPr>
            <w:r w:rsidRPr="001C220C">
              <w:rPr>
                <w:lang w:val="en-US"/>
              </w:rPr>
              <w:t>each</w:t>
            </w:r>
          </w:p>
        </w:tc>
        <w:tc>
          <w:tcPr>
            <w:tcW w:w="1080" w:type="dxa"/>
          </w:tcPr>
          <w:p w14:paraId="78DEC7CC" w14:textId="77777777" w:rsidR="00F67980" w:rsidRPr="001C220C" w:rsidRDefault="00F67980" w:rsidP="00F67980">
            <w:pPr>
              <w:pStyle w:val="TableNormal1"/>
              <w:keepNext w:val="0"/>
              <w:keepLines w:val="0"/>
              <w:spacing w:before="40"/>
              <w:rPr>
                <w:lang w:val="en-US"/>
              </w:rPr>
            </w:pPr>
            <w:r w:rsidRPr="001C220C">
              <w:rPr>
                <w:lang w:val="en-US"/>
              </w:rPr>
              <w:t>Liter</w:t>
            </w:r>
          </w:p>
        </w:tc>
        <w:tc>
          <w:tcPr>
            <w:tcW w:w="1202" w:type="dxa"/>
          </w:tcPr>
          <w:p w14:paraId="15A3D6B9" w14:textId="77777777" w:rsidR="00F67980" w:rsidRPr="001C220C" w:rsidRDefault="00F67980" w:rsidP="00F67980">
            <w:pPr>
              <w:pStyle w:val="TableNormal1"/>
              <w:keepNext w:val="0"/>
              <w:keepLines w:val="0"/>
              <w:spacing w:before="40"/>
              <w:rPr>
                <w:lang w:val="en-US"/>
              </w:rPr>
            </w:pPr>
            <w:r w:rsidRPr="001C220C">
              <w:rPr>
                <w:lang w:val="en-US"/>
              </w:rPr>
              <w:t>Each</w:t>
            </w:r>
          </w:p>
        </w:tc>
      </w:tr>
      <w:tr w:rsidR="00F67980" w:rsidRPr="001C220C" w14:paraId="09A13496" w14:textId="77777777" w:rsidTr="00806D30">
        <w:trPr>
          <w:cantSplit/>
          <w:jc w:val="center"/>
        </w:trPr>
        <w:tc>
          <w:tcPr>
            <w:tcW w:w="1269" w:type="dxa"/>
          </w:tcPr>
          <w:p w14:paraId="145FDA2E" w14:textId="77777777" w:rsidR="00F67980" w:rsidRPr="001C220C" w:rsidRDefault="00F67980" w:rsidP="00F67980">
            <w:pPr>
              <w:pStyle w:val="TableNormal1"/>
              <w:keepNext w:val="0"/>
              <w:keepLines w:val="0"/>
              <w:rPr>
                <w:lang w:val="en-US"/>
              </w:rPr>
            </w:pPr>
            <w:r w:rsidRPr="001C220C">
              <w:rPr>
                <w:lang w:val="en-US"/>
              </w:rPr>
              <w:t xml:space="preserve">Assembly </w:t>
            </w:r>
            <w:r w:rsidR="007F014F">
              <w:rPr>
                <w:lang w:val="en-US"/>
              </w:rPr>
              <w:t>t</w:t>
            </w:r>
            <w:r w:rsidRPr="001C220C">
              <w:rPr>
                <w:lang w:val="en-US"/>
              </w:rPr>
              <w:t>ype</w:t>
            </w:r>
          </w:p>
        </w:tc>
        <w:tc>
          <w:tcPr>
            <w:tcW w:w="2880" w:type="dxa"/>
          </w:tcPr>
          <w:p w14:paraId="3C41E636" w14:textId="04C71FD1" w:rsidR="00F67980" w:rsidRPr="001C220C" w:rsidRDefault="00F67980" w:rsidP="00F67980">
            <w:pPr>
              <w:pStyle w:val="TableNormal1"/>
              <w:keepNext w:val="0"/>
              <w:keepLines w:val="0"/>
              <w:spacing w:before="40"/>
              <w:rPr>
                <w:lang w:val="en-US"/>
              </w:rPr>
            </w:pPr>
            <w:r>
              <w:rPr>
                <w:lang w:val="en-US"/>
              </w:rPr>
              <w:t>Optional</w:t>
            </w:r>
            <w:r w:rsidR="0046435C">
              <w:rPr>
                <w:lang w:val="en-US"/>
              </w:rPr>
              <w:t xml:space="preserve">  </w:t>
            </w:r>
            <w:r>
              <w:rPr>
                <w:lang w:val="en-US"/>
              </w:rPr>
              <w:t xml:space="preserve"> </w:t>
            </w:r>
            <w:r w:rsidRPr="001C220C">
              <w:rPr>
                <w:lang w:val="en-US"/>
              </w:rPr>
              <w:t>Defines the type of the assembly. The defined types are:</w:t>
            </w:r>
          </w:p>
          <w:p w14:paraId="472974BE" w14:textId="77777777" w:rsidR="00F67980" w:rsidRPr="001C220C" w:rsidRDefault="00F67980" w:rsidP="00F67980">
            <w:pPr>
              <w:pStyle w:val="TableNormal1"/>
              <w:keepNext w:val="0"/>
              <w:keepLines w:val="0"/>
              <w:spacing w:before="40"/>
              <w:rPr>
                <w:lang w:val="en-US"/>
              </w:rPr>
            </w:pPr>
            <w:r w:rsidRPr="001C220C">
              <w:rPr>
                <w:lang w:val="en-US"/>
              </w:rPr>
              <w:t xml:space="preserve">Physical – The components of the assembly are physically connected or in the same area. </w:t>
            </w:r>
          </w:p>
          <w:p w14:paraId="1C706FAC" w14:textId="77777777" w:rsidR="00F67980" w:rsidRPr="001C220C" w:rsidRDefault="00F67980" w:rsidP="00F67980">
            <w:pPr>
              <w:pStyle w:val="TableNormal1"/>
              <w:keepNext w:val="0"/>
              <w:keepLines w:val="0"/>
              <w:rPr>
                <w:lang w:val="en-US"/>
              </w:rPr>
            </w:pPr>
            <w:r w:rsidRPr="001C220C">
              <w:rPr>
                <w:lang w:val="en-US"/>
              </w:rPr>
              <w:t xml:space="preserve">Logical – The components of the assembly are not necessarily physically connected or in the same area. </w:t>
            </w:r>
          </w:p>
        </w:tc>
        <w:tc>
          <w:tcPr>
            <w:tcW w:w="1265" w:type="dxa"/>
          </w:tcPr>
          <w:p w14:paraId="2078DA60" w14:textId="77777777" w:rsidR="00F67980" w:rsidRPr="001C220C" w:rsidRDefault="00F67980" w:rsidP="00F67980">
            <w:pPr>
              <w:pStyle w:val="TableNormal1"/>
              <w:keepNext w:val="0"/>
              <w:keepLines w:val="0"/>
              <w:rPr>
                <w:lang w:val="en-US"/>
              </w:rPr>
            </w:pPr>
            <w:r w:rsidRPr="001C220C">
              <w:rPr>
                <w:lang w:val="en-US"/>
              </w:rPr>
              <w:t>Physical</w:t>
            </w:r>
          </w:p>
        </w:tc>
        <w:tc>
          <w:tcPr>
            <w:tcW w:w="1350" w:type="dxa"/>
          </w:tcPr>
          <w:p w14:paraId="575E53E3" w14:textId="77777777" w:rsidR="00F67980" w:rsidRPr="001C220C" w:rsidRDefault="00F67980" w:rsidP="00F67980">
            <w:pPr>
              <w:pStyle w:val="TableNormal1"/>
              <w:keepNext w:val="0"/>
              <w:keepLines w:val="0"/>
              <w:spacing w:before="40"/>
              <w:rPr>
                <w:lang w:val="en-US"/>
              </w:rPr>
            </w:pPr>
            <w:r w:rsidRPr="001C220C">
              <w:rPr>
                <w:lang w:val="en-US"/>
              </w:rPr>
              <w:t>Physical</w:t>
            </w:r>
          </w:p>
        </w:tc>
        <w:tc>
          <w:tcPr>
            <w:tcW w:w="1080" w:type="dxa"/>
          </w:tcPr>
          <w:p w14:paraId="58C52273" w14:textId="77777777" w:rsidR="00F67980" w:rsidRPr="001C220C" w:rsidRDefault="00F67980" w:rsidP="00F67980">
            <w:pPr>
              <w:pStyle w:val="TableNormal1"/>
              <w:keepNext w:val="0"/>
              <w:keepLines w:val="0"/>
              <w:spacing w:before="40"/>
              <w:rPr>
                <w:lang w:val="en-US"/>
              </w:rPr>
            </w:pPr>
            <w:r w:rsidRPr="001C220C">
              <w:rPr>
                <w:lang w:val="en-US"/>
              </w:rPr>
              <w:t>Logical</w:t>
            </w:r>
          </w:p>
        </w:tc>
        <w:tc>
          <w:tcPr>
            <w:tcW w:w="1202" w:type="dxa"/>
          </w:tcPr>
          <w:p w14:paraId="1DC780B4" w14:textId="77777777" w:rsidR="00F67980" w:rsidRPr="001C220C" w:rsidRDefault="00F67980" w:rsidP="00F67980">
            <w:pPr>
              <w:pStyle w:val="TableNormal1"/>
              <w:keepNext w:val="0"/>
              <w:keepLines w:val="0"/>
              <w:spacing w:before="40"/>
              <w:rPr>
                <w:lang w:val="en-US"/>
              </w:rPr>
            </w:pPr>
            <w:r w:rsidRPr="001C220C">
              <w:rPr>
                <w:lang w:val="en-US"/>
              </w:rPr>
              <w:t>Physical</w:t>
            </w:r>
          </w:p>
        </w:tc>
      </w:tr>
      <w:tr w:rsidR="00F67980" w:rsidRPr="001C220C" w14:paraId="03EE520C" w14:textId="77777777" w:rsidTr="00806D30">
        <w:trPr>
          <w:cantSplit/>
          <w:jc w:val="center"/>
        </w:trPr>
        <w:tc>
          <w:tcPr>
            <w:tcW w:w="1269" w:type="dxa"/>
          </w:tcPr>
          <w:p w14:paraId="086B2501" w14:textId="77777777" w:rsidR="00F67980" w:rsidRPr="001C220C" w:rsidRDefault="00F67980" w:rsidP="00F67980">
            <w:pPr>
              <w:pStyle w:val="TableNormal1"/>
              <w:keepNext w:val="0"/>
              <w:keepLines w:val="0"/>
              <w:rPr>
                <w:lang w:val="en-US"/>
              </w:rPr>
            </w:pPr>
            <w:r w:rsidRPr="001C220C">
              <w:rPr>
                <w:lang w:val="en-US"/>
              </w:rPr>
              <w:t xml:space="preserve">Assembly </w:t>
            </w:r>
            <w:r w:rsidR="007F014F">
              <w:rPr>
                <w:lang w:val="en-US"/>
              </w:rPr>
              <w:t>r</w:t>
            </w:r>
            <w:r w:rsidRPr="001C220C">
              <w:rPr>
                <w:lang w:val="en-US"/>
              </w:rPr>
              <w:t>elationship</w:t>
            </w:r>
          </w:p>
        </w:tc>
        <w:tc>
          <w:tcPr>
            <w:tcW w:w="2880" w:type="dxa"/>
          </w:tcPr>
          <w:p w14:paraId="117747EC" w14:textId="00AF2501" w:rsidR="00F67980" w:rsidRPr="001C220C" w:rsidRDefault="00F67980" w:rsidP="00F67980">
            <w:pPr>
              <w:pStyle w:val="TableNormal1"/>
              <w:keepNext w:val="0"/>
              <w:keepLines w:val="0"/>
              <w:spacing w:before="40"/>
              <w:rPr>
                <w:lang w:val="en-US"/>
              </w:rPr>
            </w:pPr>
            <w:r>
              <w:rPr>
                <w:lang w:val="en-US"/>
              </w:rPr>
              <w:t>Optional</w:t>
            </w:r>
            <w:r w:rsidR="0046435C">
              <w:rPr>
                <w:lang w:val="en-US"/>
              </w:rPr>
              <w:t xml:space="preserve">  </w:t>
            </w:r>
            <w:r>
              <w:rPr>
                <w:lang w:val="en-US"/>
              </w:rPr>
              <w:t xml:space="preserve"> </w:t>
            </w:r>
            <w:r w:rsidRPr="001C220C">
              <w:rPr>
                <w:lang w:val="en-US"/>
              </w:rPr>
              <w:t>Defines the type of the relationships. The defined types are:</w:t>
            </w:r>
          </w:p>
          <w:p w14:paraId="280ED0D3" w14:textId="77777777" w:rsidR="00F67980" w:rsidRPr="001C220C" w:rsidRDefault="00F67980" w:rsidP="00F67980">
            <w:pPr>
              <w:pStyle w:val="TableNormal1"/>
              <w:keepNext w:val="0"/>
              <w:keepLines w:val="0"/>
              <w:spacing w:before="40"/>
              <w:rPr>
                <w:lang w:val="en-US"/>
              </w:rPr>
            </w:pPr>
            <w:r w:rsidRPr="001C220C">
              <w:rPr>
                <w:lang w:val="en-US"/>
              </w:rPr>
              <w:t xml:space="preserve">Permanent – An assembly that is not intended to be split during the production process. </w:t>
            </w:r>
          </w:p>
          <w:p w14:paraId="5B6DE8F2" w14:textId="77777777" w:rsidR="00F67980" w:rsidRDefault="00F67980" w:rsidP="00F67980">
            <w:pPr>
              <w:pStyle w:val="TableNormal1"/>
              <w:keepNext w:val="0"/>
              <w:keepLines w:val="0"/>
              <w:spacing w:before="40"/>
              <w:rPr>
                <w:lang w:val="en-US"/>
              </w:rPr>
            </w:pPr>
            <w:r w:rsidRPr="001C220C">
              <w:rPr>
                <w:lang w:val="en-US"/>
              </w:rPr>
              <w:t>Transient – A temporary assembly using during production, such as a pallet of different materials or a batch kit.</w:t>
            </w:r>
          </w:p>
        </w:tc>
        <w:tc>
          <w:tcPr>
            <w:tcW w:w="1265" w:type="dxa"/>
          </w:tcPr>
          <w:p w14:paraId="228E71E5" w14:textId="77777777" w:rsidR="00F67980" w:rsidRPr="001C220C" w:rsidRDefault="00F67980" w:rsidP="00F67980">
            <w:pPr>
              <w:pStyle w:val="TableNormal1"/>
              <w:keepNext w:val="0"/>
              <w:keepLines w:val="0"/>
              <w:rPr>
                <w:lang w:val="en-US"/>
              </w:rPr>
            </w:pPr>
            <w:r w:rsidRPr="001C220C">
              <w:rPr>
                <w:lang w:val="en-US"/>
              </w:rPr>
              <w:t>Permanent</w:t>
            </w:r>
          </w:p>
        </w:tc>
        <w:tc>
          <w:tcPr>
            <w:tcW w:w="1350" w:type="dxa"/>
          </w:tcPr>
          <w:p w14:paraId="4DB419D5" w14:textId="77777777" w:rsidR="00F67980" w:rsidRPr="001C220C" w:rsidRDefault="00F67980" w:rsidP="00F67980">
            <w:pPr>
              <w:pStyle w:val="TableNormal1"/>
              <w:keepNext w:val="0"/>
              <w:keepLines w:val="0"/>
              <w:spacing w:before="40"/>
              <w:rPr>
                <w:lang w:val="en-US"/>
              </w:rPr>
            </w:pPr>
            <w:r w:rsidRPr="001C220C">
              <w:rPr>
                <w:lang w:val="en-US"/>
              </w:rPr>
              <w:t>Transient</w:t>
            </w:r>
          </w:p>
        </w:tc>
        <w:tc>
          <w:tcPr>
            <w:tcW w:w="1080" w:type="dxa"/>
          </w:tcPr>
          <w:p w14:paraId="114FF0B3" w14:textId="77777777" w:rsidR="00F67980" w:rsidRPr="001C220C" w:rsidRDefault="00F67980" w:rsidP="00F67980">
            <w:pPr>
              <w:pStyle w:val="TableNormal1"/>
              <w:keepNext w:val="0"/>
              <w:keepLines w:val="0"/>
              <w:spacing w:before="40"/>
              <w:rPr>
                <w:lang w:val="en-US"/>
              </w:rPr>
            </w:pPr>
            <w:r w:rsidRPr="001C220C">
              <w:rPr>
                <w:lang w:val="en-US"/>
              </w:rPr>
              <w:t>Permanent</w:t>
            </w:r>
          </w:p>
        </w:tc>
        <w:tc>
          <w:tcPr>
            <w:tcW w:w="1202" w:type="dxa"/>
          </w:tcPr>
          <w:p w14:paraId="42D1C138" w14:textId="77777777" w:rsidR="00F67980" w:rsidRPr="001C220C" w:rsidRDefault="00F67980" w:rsidP="00F67980">
            <w:pPr>
              <w:pStyle w:val="TableNormal1"/>
              <w:keepNext w:val="0"/>
              <w:keepLines w:val="0"/>
              <w:spacing w:before="40"/>
              <w:rPr>
                <w:lang w:val="en-US"/>
              </w:rPr>
            </w:pPr>
            <w:r w:rsidRPr="001C220C">
              <w:rPr>
                <w:lang w:val="en-US"/>
              </w:rPr>
              <w:t>Transient</w:t>
            </w:r>
          </w:p>
        </w:tc>
      </w:tr>
      <w:tr w:rsidR="00F67980" w:rsidRPr="001C220C" w14:paraId="4ACE611D" w14:textId="77777777" w:rsidTr="00AC115B">
        <w:trPr>
          <w:cantSplit/>
          <w:jc w:val="center"/>
        </w:trPr>
        <w:tc>
          <w:tcPr>
            <w:tcW w:w="9046" w:type="dxa"/>
            <w:gridSpan w:val="6"/>
          </w:tcPr>
          <w:p w14:paraId="68CE3B86" w14:textId="5F65EBB6" w:rsidR="00F67980" w:rsidRPr="001C220C" w:rsidRDefault="00F67980" w:rsidP="00F67980">
            <w:pPr>
              <w:pStyle w:val="NOTE0"/>
              <w:rPr>
                <w:lang w:val="en-US"/>
              </w:rPr>
            </w:pPr>
            <w:r w:rsidRPr="001C220C">
              <w:rPr>
                <w:lang w:val="en-US"/>
              </w:rPr>
              <w:t>* Typically</w:t>
            </w:r>
            <w:r w:rsidR="00F1535F">
              <w:rPr>
                <w:lang w:val="en-US"/>
              </w:rPr>
              <w:t>,</w:t>
            </w:r>
            <w:r w:rsidRPr="001C220C">
              <w:rPr>
                <w:lang w:val="en-US"/>
              </w:rPr>
              <w:t xml:space="preserve"> either a </w:t>
            </w:r>
            <w:r w:rsidRPr="001C220C">
              <w:rPr>
                <w:i/>
                <w:lang w:val="en-US"/>
              </w:rPr>
              <w:t>material class</w:t>
            </w:r>
            <w:r w:rsidRPr="001C220C">
              <w:rPr>
                <w:lang w:val="en-US"/>
              </w:rPr>
              <w:t xml:space="preserve"> or</w:t>
            </w:r>
            <w:r w:rsidRPr="001C220C">
              <w:rPr>
                <w:i/>
                <w:lang w:val="en-US"/>
              </w:rPr>
              <w:t xml:space="preserve"> material definition </w:t>
            </w:r>
            <w:r w:rsidRPr="001C220C">
              <w:rPr>
                <w:lang w:val="en-US"/>
              </w:rPr>
              <w:t>is specified.</w:t>
            </w:r>
          </w:p>
        </w:tc>
      </w:tr>
    </w:tbl>
    <w:p w14:paraId="21B6C03B" w14:textId="41C7A9DE" w:rsidR="009F2B95" w:rsidRDefault="009F2B95" w:rsidP="00600813">
      <w:pPr>
        <w:pStyle w:val="NOTE0"/>
        <w:rPr>
          <w:ins w:id="14441" w:author="Charles Gifford" w:date="2017-03-17T21:45:00Z"/>
          <w:lang w:val="en-US"/>
        </w:rPr>
      </w:pPr>
      <w:ins w:id="14442" w:author="Charles Gifford" w:date="2017-03-17T21:45:00Z">
        <w:r w:rsidRPr="009F2B95">
          <w:rPr>
            <w:lang w:val="en-US"/>
          </w:rPr>
          <w:t>NOTE</w:t>
        </w:r>
        <w:r w:rsidRPr="009F2B95">
          <w:rPr>
            <w:lang w:val="en-US"/>
          </w:rPr>
          <w:tab/>
          <w:t xml:space="preserve">A </w:t>
        </w:r>
        <w:r w:rsidRPr="009D4EC5">
          <w:rPr>
            <w:i/>
            <w:lang w:val="en-US"/>
          </w:rPr>
          <w:t xml:space="preserve">material specification </w:t>
        </w:r>
        <w:r w:rsidRPr="009F2B95">
          <w:rPr>
            <w:lang w:val="en-US"/>
          </w:rPr>
          <w:t>may specify a spatial definition in addition to a storage location where it is necessary to specify the spatial definition of the material resource(s) within the given storage location.</w:t>
        </w:r>
      </w:ins>
    </w:p>
    <w:p w14:paraId="6A7082C7" w14:textId="251E97EA" w:rsidR="00735A79" w:rsidRPr="001C220C" w:rsidRDefault="00735A79" w:rsidP="00735A79">
      <w:pPr>
        <w:pStyle w:val="PARAGRAPH"/>
        <w:rPr>
          <w:lang w:val="en-US"/>
        </w:rPr>
      </w:pPr>
      <w:r>
        <w:rPr>
          <w:lang w:val="en-US"/>
        </w:rPr>
        <w:t xml:space="preserve">A </w:t>
      </w:r>
      <w:r w:rsidR="001F6E11" w:rsidRPr="001F6E11">
        <w:rPr>
          <w:i/>
          <w:lang w:val="en-US"/>
        </w:rPr>
        <w:t>material specification</w:t>
      </w:r>
      <w:r w:rsidR="001F6E11">
        <w:rPr>
          <w:lang w:val="en-US"/>
        </w:rPr>
        <w:t xml:space="preserve"> may be defined as containing an assembly of </w:t>
      </w:r>
      <w:r w:rsidR="001F6E11" w:rsidRPr="001F6E11">
        <w:rPr>
          <w:i/>
          <w:lang w:val="en-US"/>
        </w:rPr>
        <w:t>material specifications</w:t>
      </w:r>
      <w:r w:rsidR="001F6E11">
        <w:rPr>
          <w:lang w:val="en-US"/>
        </w:rPr>
        <w:t xml:space="preserve"> and as part of an assembly of </w:t>
      </w:r>
      <w:r w:rsidR="001F6E11" w:rsidRPr="001F6E11">
        <w:rPr>
          <w:i/>
          <w:lang w:val="en-US"/>
        </w:rPr>
        <w:t>material specifications</w:t>
      </w:r>
    </w:p>
    <w:p w14:paraId="7956060C" w14:textId="77777777" w:rsidR="00735A79" w:rsidRPr="00E579E9" w:rsidRDefault="00E579E9" w:rsidP="00D40B7B">
      <w:pPr>
        <w:pStyle w:val="ListNumber"/>
        <w:numPr>
          <w:ilvl w:val="0"/>
          <w:numId w:val="31"/>
        </w:numPr>
        <w:ind w:left="360"/>
        <w:rPr>
          <w:lang w:val="en-US"/>
        </w:rPr>
      </w:pPr>
      <w:r>
        <w:rPr>
          <w:lang w:val="en-US"/>
        </w:rPr>
        <w:t>a</w:t>
      </w:r>
      <w:r w:rsidR="001F6E11" w:rsidRPr="00E579E9">
        <w:rPr>
          <w:lang w:val="en-US"/>
        </w:rPr>
        <w:t xml:space="preserve"> </w:t>
      </w:r>
      <w:r w:rsidR="001F6E11" w:rsidRPr="007F014F">
        <w:rPr>
          <w:i/>
          <w:lang w:val="en-US"/>
        </w:rPr>
        <w:t xml:space="preserve">material specification </w:t>
      </w:r>
      <w:r w:rsidR="001F6E11" w:rsidRPr="00E579E9">
        <w:rPr>
          <w:lang w:val="en-US"/>
        </w:rPr>
        <w:t xml:space="preserve">may define an assembly of zero or more </w:t>
      </w:r>
      <w:r w:rsidR="001F6E11" w:rsidRPr="007F014F">
        <w:rPr>
          <w:i/>
          <w:lang w:val="en-US"/>
        </w:rPr>
        <w:t>material specifications</w:t>
      </w:r>
      <w:r>
        <w:rPr>
          <w:lang w:val="en-US"/>
        </w:rPr>
        <w:t>;</w:t>
      </w:r>
      <w:r w:rsidR="001F6E11" w:rsidRPr="00E579E9">
        <w:rPr>
          <w:lang w:val="en-US"/>
        </w:rPr>
        <w:t xml:space="preserve"> </w:t>
      </w:r>
    </w:p>
    <w:p w14:paraId="743300ED" w14:textId="77777777" w:rsidR="00735A79" w:rsidRPr="00E579E9" w:rsidRDefault="00E579E9" w:rsidP="00D40B7B">
      <w:pPr>
        <w:pStyle w:val="ListNumber"/>
        <w:numPr>
          <w:ilvl w:val="0"/>
          <w:numId w:val="31"/>
        </w:numPr>
        <w:ind w:left="360"/>
        <w:rPr>
          <w:lang w:val="en-US"/>
        </w:rPr>
      </w:pPr>
      <w:r>
        <w:rPr>
          <w:lang w:val="en-US"/>
        </w:rPr>
        <w:t>a</w:t>
      </w:r>
      <w:r w:rsidR="001F6E11" w:rsidRPr="00E579E9">
        <w:rPr>
          <w:lang w:val="en-US"/>
        </w:rPr>
        <w:t xml:space="preserve"> </w:t>
      </w:r>
      <w:r w:rsidR="001F6E11" w:rsidRPr="007F014F">
        <w:rPr>
          <w:i/>
          <w:lang w:val="en-US"/>
        </w:rPr>
        <w:t>material specification</w:t>
      </w:r>
      <w:r w:rsidR="001F6E11" w:rsidRPr="00E579E9">
        <w:rPr>
          <w:lang w:val="en-US"/>
        </w:rPr>
        <w:t xml:space="preserve"> may be an assembly element of zero or more </w:t>
      </w:r>
      <w:r w:rsidR="001F6E11" w:rsidRPr="007F014F">
        <w:rPr>
          <w:i/>
          <w:lang w:val="en-US"/>
        </w:rPr>
        <w:t>material specifications</w:t>
      </w:r>
      <w:r>
        <w:rPr>
          <w:lang w:val="en-US"/>
        </w:rPr>
        <w:t>;</w:t>
      </w:r>
    </w:p>
    <w:p w14:paraId="63B78CFD" w14:textId="77777777" w:rsidR="00735A79" w:rsidRPr="00E579E9" w:rsidRDefault="00E579E9" w:rsidP="00D40B7B">
      <w:pPr>
        <w:pStyle w:val="ListNumber"/>
        <w:numPr>
          <w:ilvl w:val="0"/>
          <w:numId w:val="31"/>
        </w:numPr>
        <w:ind w:left="360"/>
        <w:rPr>
          <w:lang w:val="en-US"/>
        </w:rPr>
      </w:pPr>
      <w:r>
        <w:rPr>
          <w:lang w:val="en-US"/>
        </w:rPr>
        <w:t>a</w:t>
      </w:r>
      <w:r w:rsidR="001F6E11" w:rsidRPr="00E579E9">
        <w:rPr>
          <w:lang w:val="en-US"/>
        </w:rPr>
        <w:t xml:space="preserve">n assembly may be defined as a permanent or transient assembly of </w:t>
      </w:r>
      <w:r w:rsidR="001F6E11" w:rsidRPr="007F014F">
        <w:rPr>
          <w:i/>
          <w:lang w:val="en-US"/>
        </w:rPr>
        <w:t>material specifications</w:t>
      </w:r>
      <w:r>
        <w:rPr>
          <w:lang w:val="en-US"/>
        </w:rPr>
        <w:t>;</w:t>
      </w:r>
    </w:p>
    <w:p w14:paraId="13A8C0B8" w14:textId="77777777" w:rsidR="00735A79" w:rsidRPr="00E579E9" w:rsidRDefault="00E579E9" w:rsidP="00D40B7B">
      <w:pPr>
        <w:pStyle w:val="ListNumber"/>
        <w:numPr>
          <w:ilvl w:val="0"/>
          <w:numId w:val="31"/>
        </w:numPr>
        <w:ind w:left="360"/>
        <w:rPr>
          <w:lang w:val="en-US"/>
        </w:rPr>
      </w:pPr>
      <w:r>
        <w:rPr>
          <w:lang w:val="en-US"/>
        </w:rPr>
        <w:t>a</w:t>
      </w:r>
      <w:r w:rsidR="001F6E11" w:rsidRPr="00E579E9">
        <w:rPr>
          <w:lang w:val="en-US"/>
        </w:rPr>
        <w:t xml:space="preserve">n assembly may be defined as physical or a logical assembly of </w:t>
      </w:r>
      <w:r w:rsidR="001F6E11" w:rsidRPr="007F014F">
        <w:rPr>
          <w:i/>
          <w:lang w:val="en-US"/>
        </w:rPr>
        <w:t>material specifications</w:t>
      </w:r>
      <w:r w:rsidR="001F6E11" w:rsidRPr="00E579E9">
        <w:rPr>
          <w:lang w:val="en-US"/>
        </w:rPr>
        <w:t xml:space="preserve">. </w:t>
      </w:r>
    </w:p>
    <w:p w14:paraId="4BF62185" w14:textId="77777777" w:rsidR="009E6331" w:rsidRPr="001C220C" w:rsidRDefault="009E6331" w:rsidP="003E1075">
      <w:pPr>
        <w:pStyle w:val="Heading3"/>
      </w:pPr>
      <w:bookmarkStart w:id="14443" w:name="_Toc161566450"/>
      <w:bookmarkStart w:id="14444" w:name="_Toc320176963"/>
      <w:r w:rsidRPr="001C220C">
        <w:t>Material specification property</w:t>
      </w:r>
      <w:bookmarkEnd w:id="14443"/>
      <w:bookmarkEnd w:id="14444"/>
    </w:p>
    <w:p w14:paraId="3C70BA84" w14:textId="77777777" w:rsidR="001F6E11" w:rsidRDefault="001F6E11" w:rsidP="001F6E11">
      <w:pPr>
        <w:pStyle w:val="PARAGRAPH"/>
        <w:rPr>
          <w:lang w:val="en-US"/>
        </w:rPr>
      </w:pPr>
      <w:r w:rsidRPr="001C220C">
        <w:rPr>
          <w:lang w:val="en-US"/>
        </w:rPr>
        <w:t xml:space="preserve">Specific properties that are required </w:t>
      </w:r>
      <w:r>
        <w:rPr>
          <w:lang w:val="en-US"/>
        </w:rPr>
        <w:t xml:space="preserve">for </w:t>
      </w:r>
      <w:r>
        <w:rPr>
          <w:i/>
          <w:lang w:val="en-US"/>
        </w:rPr>
        <w:t>material</w:t>
      </w:r>
      <w:r w:rsidRPr="000C7AD0">
        <w:rPr>
          <w:i/>
          <w:lang w:val="en-US"/>
        </w:rPr>
        <w:t xml:space="preserve"> specifications</w:t>
      </w:r>
      <w:r>
        <w:rPr>
          <w:lang w:val="en-US"/>
        </w:rPr>
        <w:t xml:space="preserve"> </w:t>
      </w:r>
      <w:r w:rsidRPr="001C220C">
        <w:rPr>
          <w:lang w:val="en-US"/>
        </w:rPr>
        <w:t xml:space="preserve">shall be presented as </w:t>
      </w:r>
      <w:r>
        <w:rPr>
          <w:i/>
          <w:lang w:val="en-US"/>
        </w:rPr>
        <w:t xml:space="preserve">material </w:t>
      </w:r>
      <w:r w:rsidRPr="000C7AD0">
        <w:rPr>
          <w:i/>
          <w:lang w:val="en-US"/>
        </w:rPr>
        <w:t>specification properties</w:t>
      </w:r>
      <w:r w:rsidRPr="001C220C">
        <w:rPr>
          <w:lang w:val="en-US"/>
        </w:rPr>
        <w:t>.</w:t>
      </w:r>
      <w:r w:rsidRPr="00AE642B">
        <w:rPr>
          <w:lang w:val="en-US"/>
        </w:rPr>
        <w:t xml:space="preserve"> </w:t>
      </w:r>
    </w:p>
    <w:p w14:paraId="4BB03391" w14:textId="77777777" w:rsidR="00ED0076" w:rsidRPr="001C220C" w:rsidRDefault="00ED0076" w:rsidP="00ED0076">
      <w:pPr>
        <w:pStyle w:val="NOTE0"/>
        <w:rPr>
          <w:lang w:val="en-US"/>
        </w:rPr>
      </w:pPr>
      <w:r w:rsidRPr="001C220C">
        <w:rPr>
          <w:lang w:val="en-US"/>
        </w:rPr>
        <w:t>NOTE</w:t>
      </w:r>
      <w:r w:rsidRPr="001C220C">
        <w:rPr>
          <w:lang w:val="en-US"/>
        </w:rPr>
        <w:t> </w:t>
      </w:r>
      <w:r w:rsidRPr="001C220C">
        <w:rPr>
          <w:lang w:val="en-US"/>
        </w:rPr>
        <w:t xml:space="preserve">Examples of </w:t>
      </w:r>
      <w:r w:rsidRPr="001F6E11">
        <w:rPr>
          <w:i/>
          <w:lang w:val="en-US"/>
        </w:rPr>
        <w:t>material specification properties</w:t>
      </w:r>
      <w:r w:rsidRPr="001C220C">
        <w:rPr>
          <w:i/>
          <w:lang w:val="en-US"/>
        </w:rPr>
        <w:t xml:space="preserve"> </w:t>
      </w:r>
      <w:r w:rsidRPr="001C220C">
        <w:rPr>
          <w:lang w:val="en-US"/>
        </w:rPr>
        <w:t xml:space="preserve">are color range, density tolerance, and maximum scrap content. </w:t>
      </w:r>
    </w:p>
    <w:p w14:paraId="41B724CE" w14:textId="77777777" w:rsidR="007D6FDE" w:rsidRDefault="000B39AE" w:rsidP="000F0D54">
      <w:pPr>
        <w:pStyle w:val="PARAGRAPH"/>
        <w:rPr>
          <w:lang w:val="en-US"/>
        </w:rPr>
      </w:pPr>
      <w:r w:rsidRPr="001F6E11">
        <w:rPr>
          <w:i/>
          <w:lang w:val="en-US"/>
        </w:rPr>
        <w:t>Material specification properties</w:t>
      </w:r>
      <w:r>
        <w:rPr>
          <w:lang w:val="en-US"/>
        </w:rPr>
        <w:t xml:space="preserve"> may contain nested </w:t>
      </w:r>
      <w:r w:rsidRPr="001F6E11">
        <w:rPr>
          <w:i/>
          <w:lang w:val="en-US"/>
        </w:rPr>
        <w:t>material specification properties</w:t>
      </w:r>
      <w:r>
        <w:rPr>
          <w:lang w:val="en-US"/>
        </w:rPr>
        <w:t>.</w:t>
      </w:r>
      <w:bookmarkStart w:id="14445" w:name="_Ref161734687"/>
      <w:bookmarkStart w:id="14446" w:name="_Toc161631649"/>
      <w:bookmarkStart w:id="14447" w:name="_Toc266864176"/>
      <w:bookmarkStart w:id="14448" w:name="_Toc306621064"/>
      <w:bookmarkStart w:id="14449" w:name="_Toc320178460"/>
    </w:p>
    <w:p w14:paraId="2A0BD897" w14:textId="0CF0963E" w:rsidR="000F0D54" w:rsidRDefault="007D6FDE" w:rsidP="000F0D54">
      <w:pPr>
        <w:pStyle w:val="PARAGRAPH"/>
        <w:rPr>
          <w:lang w:val="en-US"/>
        </w:rPr>
      </w:pPr>
      <w:r>
        <w:rPr>
          <w:lang w:val="en-US"/>
        </w:rPr>
        <w:fldChar w:fldCharType="begin"/>
      </w:r>
      <w:r>
        <w:rPr>
          <w:lang w:val="en-US"/>
        </w:rPr>
        <w:instrText xml:space="preserve"> REF _Ref449167561 \h </w:instrText>
      </w:r>
      <w:r>
        <w:rPr>
          <w:lang w:val="en-US"/>
        </w:rPr>
      </w:r>
      <w:r>
        <w:rPr>
          <w:lang w:val="en-US"/>
        </w:rPr>
        <w:fldChar w:fldCharType="separate"/>
      </w:r>
      <w:r w:rsidR="009D4EC5" w:rsidRPr="001C220C">
        <w:rPr>
          <w:lang w:val="en-US"/>
        </w:rPr>
        <w:t xml:space="preserve">Table </w:t>
      </w:r>
      <w:r w:rsidR="009D4EC5">
        <w:rPr>
          <w:noProof/>
          <w:lang w:val="en-US"/>
        </w:rPr>
        <w:t>160</w:t>
      </w:r>
      <w:r>
        <w:rPr>
          <w:lang w:val="en-US"/>
        </w:rPr>
        <w:fldChar w:fldCharType="end"/>
      </w:r>
      <w:r>
        <w:rPr>
          <w:lang w:val="en-US"/>
        </w:rPr>
        <w:t xml:space="preserve"> </w:t>
      </w:r>
      <w:r w:rsidR="001F6E11" w:rsidRPr="001C220C">
        <w:rPr>
          <w:lang w:val="en-US"/>
        </w:rPr>
        <w:t xml:space="preserve">defines the </w:t>
      </w:r>
      <w:r w:rsidR="000F0D54">
        <w:rPr>
          <w:lang w:val="en-US"/>
        </w:rPr>
        <w:t>relationship</w:t>
      </w:r>
      <w:r w:rsidR="001A4DED">
        <w:rPr>
          <w:lang w:val="en-US"/>
        </w:rPr>
        <w:t xml:space="preserve"> role</w:t>
      </w:r>
      <w:r w:rsidR="001F6E11" w:rsidRPr="001C220C">
        <w:rPr>
          <w:lang w:val="en-US"/>
        </w:rPr>
        <w:t xml:space="preserve">s for </w:t>
      </w:r>
      <w:r w:rsidR="0046435C">
        <w:rPr>
          <w:lang w:val="en-US"/>
        </w:rPr>
        <w:t xml:space="preserve">the </w:t>
      </w:r>
      <w:r w:rsidR="001F6E11" w:rsidRPr="001C220C">
        <w:rPr>
          <w:i/>
          <w:lang w:val="en-US"/>
        </w:rPr>
        <w:t>material specification property</w:t>
      </w:r>
      <w:r w:rsidR="001F6E11">
        <w:rPr>
          <w:lang w:val="en-US"/>
        </w:rPr>
        <w:t xml:space="preserve">. </w:t>
      </w:r>
      <w:r w:rsidR="000F0D54">
        <w:rPr>
          <w:lang w:val="en-US"/>
        </w:rPr>
        <w:t xml:space="preserve"> </w:t>
      </w:r>
      <w:r w:rsidR="000F0D54">
        <w:rPr>
          <w:lang w:val="en-US"/>
        </w:rPr>
        <w:fldChar w:fldCharType="begin"/>
      </w:r>
      <w:r w:rsidR="000F0D54">
        <w:rPr>
          <w:lang w:val="en-US"/>
        </w:rPr>
        <w:instrText xml:space="preserve"> REF _Ref337198665 \h </w:instrText>
      </w:r>
      <w:r w:rsidR="000F0D54">
        <w:rPr>
          <w:lang w:val="en-US"/>
        </w:rPr>
      </w:r>
      <w:r w:rsidR="000F0D54">
        <w:rPr>
          <w:lang w:val="en-US"/>
        </w:rPr>
        <w:fldChar w:fldCharType="separate"/>
      </w:r>
      <w:r w:rsidR="009D4EC5" w:rsidRPr="001C220C">
        <w:rPr>
          <w:lang w:val="en-US"/>
        </w:rPr>
        <w:t xml:space="preserve">Table </w:t>
      </w:r>
      <w:r w:rsidR="009D4EC5">
        <w:rPr>
          <w:noProof/>
          <w:lang w:val="en-US"/>
        </w:rPr>
        <w:t>161</w:t>
      </w:r>
      <w:r w:rsidR="000F0D54">
        <w:rPr>
          <w:lang w:val="en-US"/>
        </w:rPr>
        <w:fldChar w:fldCharType="end"/>
      </w:r>
      <w:r w:rsidR="000F0D54" w:rsidRPr="001C220C">
        <w:rPr>
          <w:lang w:val="en-US"/>
        </w:rPr>
        <w:t xml:space="preserve"> defines the attributes for</w:t>
      </w:r>
      <w:r w:rsidR="0046435C">
        <w:rPr>
          <w:lang w:val="en-US"/>
        </w:rPr>
        <w:t xml:space="preserve"> the</w:t>
      </w:r>
      <w:r w:rsidR="000F0D54" w:rsidRPr="001C220C">
        <w:rPr>
          <w:lang w:val="en-US"/>
        </w:rPr>
        <w:t xml:space="preserve"> </w:t>
      </w:r>
      <w:r w:rsidR="000F0D54" w:rsidRPr="001C220C">
        <w:rPr>
          <w:i/>
          <w:lang w:val="en-US"/>
        </w:rPr>
        <w:t>material specification property</w:t>
      </w:r>
      <w:r w:rsidR="000F0D54">
        <w:rPr>
          <w:lang w:val="en-US"/>
        </w:rPr>
        <w:t xml:space="preserve">. </w:t>
      </w:r>
    </w:p>
    <w:p w14:paraId="2380E5F5" w14:textId="29C107D3" w:rsidR="000F0D54" w:rsidRDefault="000F0D54" w:rsidP="000F0D54">
      <w:pPr>
        <w:pStyle w:val="TABLE-title"/>
        <w:rPr>
          <w:ins w:id="14450" w:author="Charles Gifford" w:date="2017-03-20T03:12:00Z"/>
          <w:lang w:val="en-US"/>
        </w:rPr>
      </w:pPr>
      <w:bookmarkStart w:id="14451" w:name="_Ref449167561"/>
      <w:bookmarkStart w:id="14452" w:name="_Toc478492460"/>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9D4EC5">
        <w:rPr>
          <w:noProof/>
          <w:lang w:val="en-US"/>
        </w:rPr>
        <w:t>160</w:t>
      </w:r>
      <w:r w:rsidR="00FD29D6">
        <w:rPr>
          <w:lang w:val="en-US"/>
        </w:rPr>
        <w:fldChar w:fldCharType="end"/>
      </w:r>
      <w:bookmarkEnd w:id="14451"/>
      <w:r w:rsidRPr="001C220C">
        <w:rPr>
          <w:lang w:val="en-US"/>
        </w:rPr>
        <w:t xml:space="preserve"> </w:t>
      </w:r>
      <w:r>
        <w:rPr>
          <w:lang w:val="en-US"/>
        </w:rPr>
        <w:t>–</w:t>
      </w:r>
      <w:r w:rsidRPr="001C220C">
        <w:rPr>
          <w:lang w:val="en-US"/>
        </w:rPr>
        <w:t xml:space="preserve"> </w:t>
      </w:r>
      <w:r>
        <w:rPr>
          <w:lang w:val="en-US"/>
        </w:rPr>
        <w:t>M</w:t>
      </w:r>
      <w:r w:rsidRPr="001C220C">
        <w:rPr>
          <w:lang w:val="en-US"/>
        </w:rPr>
        <w:t>aterial specification property</w:t>
      </w:r>
      <w:r w:rsidRPr="00AC2193">
        <w:rPr>
          <w:lang w:val="en-US"/>
        </w:rPr>
        <w:t xml:space="preserve"> </w:t>
      </w:r>
      <w:r>
        <w:rPr>
          <w:lang w:val="en-US"/>
        </w:rPr>
        <w:t>relationship</w:t>
      </w:r>
      <w:r w:rsidR="001A4DED">
        <w:rPr>
          <w:lang w:val="en-US"/>
        </w:rPr>
        <w:t xml:space="preserve"> role</w:t>
      </w:r>
      <w:r>
        <w:rPr>
          <w:lang w:val="en-US"/>
        </w:rPr>
        <w:t>s</w:t>
      </w:r>
      <w:bookmarkEnd w:id="14452"/>
    </w:p>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65"/>
        <w:gridCol w:w="2079"/>
        <w:gridCol w:w="1085"/>
        <w:gridCol w:w="3887"/>
      </w:tblGrid>
      <w:tr w:rsidR="001A4DED" w:rsidRPr="009432BC" w14:paraId="107547B3" w14:textId="77777777" w:rsidTr="00F1535F">
        <w:trPr>
          <w:trHeight w:val="197"/>
          <w:tblHeader/>
          <w:ins w:id="14453" w:author="Charles Gifford" w:date="2017-03-20T03:13:00Z"/>
        </w:trPr>
        <w:tc>
          <w:tcPr>
            <w:tcW w:w="2155" w:type="dxa"/>
            <w:shd w:val="clear" w:color="auto" w:fill="auto"/>
          </w:tcPr>
          <w:p w14:paraId="2919AC51" w14:textId="77777777" w:rsidR="001A4DED" w:rsidRPr="009432BC" w:rsidRDefault="001A4DED" w:rsidP="0068354D">
            <w:pPr>
              <w:pStyle w:val="TABLE-col-heading"/>
              <w:rPr>
                <w:ins w:id="14454" w:author="Charles Gifford" w:date="2017-03-20T03:13:00Z"/>
              </w:rPr>
            </w:pPr>
            <w:ins w:id="14455" w:author="Charles Gifford" w:date="2017-03-20T03:13:00Z">
              <w:r w:rsidRPr="009432BC">
                <w:t>Related Object</w:t>
              </w:r>
            </w:ins>
          </w:p>
        </w:tc>
        <w:tc>
          <w:tcPr>
            <w:tcW w:w="2070" w:type="dxa"/>
            <w:shd w:val="clear" w:color="auto" w:fill="auto"/>
          </w:tcPr>
          <w:p w14:paraId="58F47870" w14:textId="77777777" w:rsidR="001A4DED" w:rsidRPr="009432BC" w:rsidRDefault="001A4DED" w:rsidP="0068354D">
            <w:pPr>
              <w:pStyle w:val="TABLE-col-heading"/>
              <w:rPr>
                <w:ins w:id="14456" w:author="Charles Gifford" w:date="2017-03-20T03:13:00Z"/>
              </w:rPr>
            </w:pPr>
            <w:ins w:id="14457" w:author="Charles Gifford" w:date="2017-03-20T03:13:00Z">
              <w:r w:rsidRPr="009432BC">
                <w:t>Role</w:t>
              </w:r>
            </w:ins>
          </w:p>
        </w:tc>
        <w:tc>
          <w:tcPr>
            <w:tcW w:w="1080" w:type="dxa"/>
            <w:shd w:val="clear" w:color="auto" w:fill="auto"/>
          </w:tcPr>
          <w:p w14:paraId="35BD58CC" w14:textId="77777777" w:rsidR="001A4DED" w:rsidRPr="009432BC" w:rsidRDefault="001A4DED" w:rsidP="0068354D">
            <w:pPr>
              <w:pStyle w:val="TABLE-col-heading"/>
              <w:rPr>
                <w:ins w:id="14458" w:author="Charles Gifford" w:date="2017-03-20T03:13:00Z"/>
              </w:rPr>
            </w:pPr>
            <w:ins w:id="14459" w:author="Charles Gifford" w:date="2017-03-20T03:13:00Z">
              <w:r w:rsidRPr="009432BC">
                <w:t>Multiplicity</w:t>
              </w:r>
            </w:ins>
          </w:p>
        </w:tc>
        <w:tc>
          <w:tcPr>
            <w:tcW w:w="3870" w:type="dxa"/>
            <w:shd w:val="clear" w:color="auto" w:fill="auto"/>
          </w:tcPr>
          <w:p w14:paraId="3C046A78" w14:textId="77777777" w:rsidR="001A4DED" w:rsidRPr="009432BC" w:rsidRDefault="001A4DED" w:rsidP="0068354D">
            <w:pPr>
              <w:pStyle w:val="TABLE-col-heading"/>
              <w:rPr>
                <w:ins w:id="14460" w:author="Charles Gifford" w:date="2017-03-20T03:13:00Z"/>
              </w:rPr>
            </w:pPr>
            <w:ins w:id="14461" w:author="Charles Gifford" w:date="2017-03-20T03:13:00Z">
              <w:r w:rsidRPr="009432BC">
                <w:t>Description</w:t>
              </w:r>
            </w:ins>
          </w:p>
        </w:tc>
      </w:tr>
      <w:tr w:rsidR="001A4DED" w:rsidRPr="009432BC" w14:paraId="6D08F24D" w14:textId="77777777" w:rsidTr="00F1535F">
        <w:trPr>
          <w:trHeight w:val="494"/>
          <w:ins w:id="14462" w:author="Charles Gifford" w:date="2017-03-20T03:13:00Z"/>
        </w:trPr>
        <w:tc>
          <w:tcPr>
            <w:tcW w:w="2155" w:type="dxa"/>
          </w:tcPr>
          <w:p w14:paraId="7E4C6A27" w14:textId="55CD469F" w:rsidR="001A4DED" w:rsidRPr="009432BC" w:rsidRDefault="001A4DED" w:rsidP="0068354D">
            <w:pPr>
              <w:pStyle w:val="TABLE-cell"/>
              <w:rPr>
                <w:ins w:id="14463" w:author="Charles Gifford" w:date="2017-03-20T03:13:00Z"/>
              </w:rPr>
            </w:pPr>
            <w:ins w:id="14464" w:author="Charles Gifford" w:date="2017-03-20T03:13:00Z">
              <w:r>
                <w:t>Material</w:t>
              </w:r>
              <w:r w:rsidRPr="0030452A">
                <w:t xml:space="preserve"> specification property</w:t>
              </w:r>
            </w:ins>
          </w:p>
        </w:tc>
        <w:tc>
          <w:tcPr>
            <w:tcW w:w="2070" w:type="dxa"/>
          </w:tcPr>
          <w:p w14:paraId="549148FC" w14:textId="6CE415C0" w:rsidR="001A4DED" w:rsidRPr="009432BC" w:rsidRDefault="001A4DED" w:rsidP="0068354D">
            <w:pPr>
              <w:pStyle w:val="TABLE-cell"/>
              <w:rPr>
                <w:ins w:id="14465" w:author="Charles Gifford" w:date="2017-03-20T03:13:00Z"/>
              </w:rPr>
            </w:pPr>
            <w:ins w:id="14466" w:author="Charles Gifford" w:date="2017-03-20T03:13:00Z">
              <w:r>
                <w:t>Material</w:t>
              </w:r>
              <w:r w:rsidRPr="0030452A">
                <w:t xml:space="preserve"> specification property</w:t>
              </w:r>
            </w:ins>
          </w:p>
        </w:tc>
        <w:tc>
          <w:tcPr>
            <w:tcW w:w="1080" w:type="dxa"/>
          </w:tcPr>
          <w:p w14:paraId="64A9DE43" w14:textId="77777777" w:rsidR="001A4DED" w:rsidRPr="009432BC" w:rsidRDefault="001A4DED" w:rsidP="0068354D">
            <w:pPr>
              <w:pStyle w:val="TABLE-cell"/>
              <w:rPr>
                <w:ins w:id="14467" w:author="Charles Gifford" w:date="2017-03-20T03:13:00Z"/>
              </w:rPr>
            </w:pPr>
            <w:ins w:id="14468" w:author="Charles Gifford" w:date="2017-03-20T03:13:00Z">
              <w:r w:rsidRPr="0030452A">
                <w:t>0..*</w:t>
              </w:r>
            </w:ins>
          </w:p>
        </w:tc>
        <w:tc>
          <w:tcPr>
            <w:tcW w:w="3870" w:type="dxa"/>
          </w:tcPr>
          <w:p w14:paraId="63C08DB3" w14:textId="414E5FE6" w:rsidR="001A4DED" w:rsidRPr="009432BC" w:rsidRDefault="001A4DED" w:rsidP="0068354D">
            <w:pPr>
              <w:pStyle w:val="TABLE-cell"/>
              <w:rPr>
                <w:ins w:id="14469" w:author="Charles Gifford" w:date="2017-03-20T03:13:00Z"/>
              </w:rPr>
            </w:pPr>
            <w:ins w:id="14470" w:author="Charles Gifford" w:date="2017-03-20T03:13:00Z">
              <w:r w:rsidRPr="0030452A">
                <w:t xml:space="preserve">The </w:t>
              </w:r>
              <w:r>
                <w:rPr>
                  <w:i/>
                </w:rPr>
                <w:t>material</w:t>
              </w:r>
              <w:r w:rsidRPr="0030452A">
                <w:rPr>
                  <w:i/>
                </w:rPr>
                <w:t xml:space="preserve"> specification property(s)</w:t>
              </w:r>
              <w:r w:rsidRPr="0030452A">
                <w:t xml:space="preserve"> of this </w:t>
              </w:r>
              <w:r>
                <w:rPr>
                  <w:i/>
                </w:rPr>
                <w:t>material</w:t>
              </w:r>
              <w:r w:rsidRPr="0030452A">
                <w:rPr>
                  <w:i/>
                </w:rPr>
                <w:t xml:space="preserve"> specification</w:t>
              </w:r>
              <w:r>
                <w:rPr>
                  <w:i/>
                </w:rPr>
                <w:t xml:space="preserve"> property</w:t>
              </w:r>
              <w:r w:rsidRPr="0030452A">
                <w:t>.</w:t>
              </w:r>
            </w:ins>
          </w:p>
        </w:tc>
      </w:tr>
      <w:tr w:rsidR="001A4DED" w:rsidRPr="009432BC" w14:paraId="649B2E12" w14:textId="77777777" w:rsidTr="00F1535F">
        <w:trPr>
          <w:trHeight w:val="494"/>
          <w:ins w:id="14471" w:author="Charles Gifford" w:date="2017-03-20T03:13:00Z"/>
        </w:trPr>
        <w:tc>
          <w:tcPr>
            <w:tcW w:w="2155" w:type="dxa"/>
          </w:tcPr>
          <w:p w14:paraId="0B4471DB" w14:textId="558694D2" w:rsidR="001A4DED" w:rsidRPr="009432BC" w:rsidRDefault="001A4DED" w:rsidP="0068354D">
            <w:pPr>
              <w:pStyle w:val="TABLE-cell"/>
              <w:rPr>
                <w:ins w:id="14472" w:author="Charles Gifford" w:date="2017-03-20T03:13:00Z"/>
              </w:rPr>
            </w:pPr>
            <w:ins w:id="14473" w:author="Charles Gifford" w:date="2017-03-20T03:13:00Z">
              <w:r>
                <w:t>Material specification</w:t>
              </w:r>
            </w:ins>
          </w:p>
        </w:tc>
        <w:tc>
          <w:tcPr>
            <w:tcW w:w="2070" w:type="dxa"/>
          </w:tcPr>
          <w:p w14:paraId="5BD09807" w14:textId="77777777" w:rsidR="001A4DED" w:rsidRPr="009432BC" w:rsidRDefault="001A4DED" w:rsidP="0068354D">
            <w:pPr>
              <w:pStyle w:val="TABLE-cell"/>
              <w:rPr>
                <w:ins w:id="14474" w:author="Charles Gifford" w:date="2017-03-20T03:13:00Z"/>
              </w:rPr>
            </w:pPr>
            <w:ins w:id="14475" w:author="Charles Gifford" w:date="2017-03-20T03:13:00Z">
              <w:r>
                <w:t>NA</w:t>
              </w:r>
            </w:ins>
          </w:p>
        </w:tc>
        <w:tc>
          <w:tcPr>
            <w:tcW w:w="1080" w:type="dxa"/>
          </w:tcPr>
          <w:p w14:paraId="6C652A98" w14:textId="77777777" w:rsidR="001A4DED" w:rsidRPr="009432BC" w:rsidRDefault="001A4DED" w:rsidP="0068354D">
            <w:pPr>
              <w:pStyle w:val="TABLE-cell"/>
              <w:rPr>
                <w:ins w:id="14476" w:author="Charles Gifford" w:date="2017-03-20T03:13:00Z"/>
              </w:rPr>
            </w:pPr>
            <w:ins w:id="14477" w:author="Charles Gifford" w:date="2017-03-20T03:13:00Z">
              <w:r>
                <w:t>1</w:t>
              </w:r>
            </w:ins>
          </w:p>
        </w:tc>
        <w:tc>
          <w:tcPr>
            <w:tcW w:w="3870" w:type="dxa"/>
          </w:tcPr>
          <w:p w14:paraId="001FF233" w14:textId="4CDAEB84" w:rsidR="001A4DED" w:rsidRPr="009432BC" w:rsidRDefault="001A4DED" w:rsidP="0068354D">
            <w:pPr>
              <w:pStyle w:val="TABLE-cell"/>
              <w:rPr>
                <w:ins w:id="14478" w:author="Charles Gifford" w:date="2017-03-20T03:13:00Z"/>
              </w:rPr>
            </w:pPr>
            <w:ins w:id="14479" w:author="Charles Gifford" w:date="2017-03-20T03:13:00Z">
              <w:r w:rsidRPr="0030452A">
                <w:t xml:space="preserve">The </w:t>
              </w:r>
              <w:r>
                <w:rPr>
                  <w:i/>
                </w:rPr>
                <w:t>material</w:t>
              </w:r>
              <w:r w:rsidRPr="0030452A">
                <w:rPr>
                  <w:i/>
                </w:rPr>
                <w:t xml:space="preserve"> specification property(s)</w:t>
              </w:r>
              <w:r w:rsidRPr="0030452A">
                <w:t xml:space="preserve"> of this </w:t>
              </w:r>
              <w:r>
                <w:rPr>
                  <w:i/>
                </w:rPr>
                <w:t>material</w:t>
              </w:r>
              <w:r w:rsidRPr="0030452A">
                <w:rPr>
                  <w:i/>
                </w:rPr>
                <w:t xml:space="preserve"> specification</w:t>
              </w:r>
              <w:r>
                <w:rPr>
                  <w:i/>
                </w:rPr>
                <w:t xml:space="preserve"> property</w:t>
              </w:r>
              <w:r w:rsidRPr="0030452A">
                <w:t>.</w:t>
              </w:r>
            </w:ins>
          </w:p>
        </w:tc>
      </w:tr>
      <w:tr w:rsidR="001A4DED" w:rsidRPr="009432BC" w14:paraId="62396DBF" w14:textId="77777777" w:rsidTr="00F1535F">
        <w:trPr>
          <w:trHeight w:val="494"/>
          <w:ins w:id="14480" w:author="Charles Gifford" w:date="2017-03-20T03:13:00Z"/>
        </w:trPr>
        <w:tc>
          <w:tcPr>
            <w:tcW w:w="2155" w:type="dxa"/>
            <w:shd w:val="clear" w:color="auto" w:fill="auto"/>
          </w:tcPr>
          <w:p w14:paraId="30435470" w14:textId="77777777" w:rsidR="001A4DED" w:rsidRPr="0030452A" w:rsidRDefault="001A4DED" w:rsidP="0068354D">
            <w:pPr>
              <w:pStyle w:val="TABLE-cell"/>
              <w:rPr>
                <w:ins w:id="14481" w:author="Charles Gifford" w:date="2017-03-20T03:13:00Z"/>
              </w:rPr>
            </w:pPr>
            <w:ins w:id="14482" w:author="Charles Gifford" w:date="2017-03-20T03:13:00Z">
              <w:r>
                <w:t>Material</w:t>
              </w:r>
              <w:r w:rsidRPr="00BA207E">
                <w:t xml:space="preserve"> class</w:t>
              </w:r>
              <w:r>
                <w:t xml:space="preserve"> property</w:t>
              </w:r>
            </w:ins>
          </w:p>
        </w:tc>
        <w:tc>
          <w:tcPr>
            <w:tcW w:w="2070" w:type="dxa"/>
            <w:shd w:val="clear" w:color="auto" w:fill="auto"/>
          </w:tcPr>
          <w:p w14:paraId="220B2422" w14:textId="77777777" w:rsidR="001A4DED" w:rsidRPr="0030452A" w:rsidRDefault="001A4DED" w:rsidP="0068354D">
            <w:pPr>
              <w:pStyle w:val="TABLE-cell"/>
              <w:rPr>
                <w:ins w:id="14483" w:author="Charles Gifford" w:date="2017-03-20T03:13:00Z"/>
              </w:rPr>
            </w:pPr>
            <w:ins w:id="14484" w:author="Charles Gifford" w:date="2017-03-20T03:13:00Z">
              <w:r>
                <w:t>Material</w:t>
              </w:r>
              <w:r w:rsidRPr="00BA207E">
                <w:t xml:space="preserve"> class</w:t>
              </w:r>
              <w:r>
                <w:t xml:space="preserve"> property</w:t>
              </w:r>
            </w:ins>
          </w:p>
        </w:tc>
        <w:tc>
          <w:tcPr>
            <w:tcW w:w="1080" w:type="dxa"/>
          </w:tcPr>
          <w:p w14:paraId="2075DEDB" w14:textId="77777777" w:rsidR="001A4DED" w:rsidRPr="0030452A" w:rsidRDefault="001A4DED" w:rsidP="0068354D">
            <w:pPr>
              <w:pStyle w:val="TABLE-cell"/>
              <w:rPr>
                <w:ins w:id="14485" w:author="Charles Gifford" w:date="2017-03-20T03:13:00Z"/>
              </w:rPr>
            </w:pPr>
            <w:ins w:id="14486" w:author="Charles Gifford" w:date="2017-03-20T03:13:00Z">
              <w:r w:rsidRPr="0030452A">
                <w:t>0..*</w:t>
              </w:r>
            </w:ins>
          </w:p>
        </w:tc>
        <w:tc>
          <w:tcPr>
            <w:tcW w:w="3870" w:type="dxa"/>
          </w:tcPr>
          <w:p w14:paraId="64F33B5E" w14:textId="77777777" w:rsidR="001A4DED" w:rsidRPr="0030452A" w:rsidRDefault="001A4DED" w:rsidP="0068354D">
            <w:pPr>
              <w:pStyle w:val="TABLE-cell"/>
              <w:rPr>
                <w:ins w:id="14487" w:author="Charles Gifford" w:date="2017-03-20T03:13:00Z"/>
              </w:rPr>
            </w:pPr>
            <w:ins w:id="14488" w:author="Charles Gifford" w:date="2017-03-20T03:13:00Z">
              <w:r>
                <w:t>A cross-model dependency to</w:t>
              </w:r>
              <w:r w:rsidRPr="00FD719C">
                <w:t xml:space="preserve"> element in the </w:t>
              </w:r>
              <w:r>
                <w:t xml:space="preserve">material </w:t>
              </w:r>
              <w:r w:rsidRPr="00FD719C">
                <w:t>model</w:t>
              </w:r>
              <w:r>
                <w:t xml:space="preserve"> as explained in clause 4.6.4</w:t>
              </w:r>
              <w:r w:rsidRPr="00FD719C">
                <w:t>.</w:t>
              </w:r>
            </w:ins>
          </w:p>
        </w:tc>
      </w:tr>
      <w:tr w:rsidR="001A4DED" w:rsidRPr="009432BC" w14:paraId="71E50DAA" w14:textId="77777777" w:rsidTr="00F1535F">
        <w:trPr>
          <w:trHeight w:val="440"/>
          <w:ins w:id="14489" w:author="Charles Gifford" w:date="2017-03-20T03:13:00Z"/>
        </w:trPr>
        <w:tc>
          <w:tcPr>
            <w:tcW w:w="2155" w:type="dxa"/>
            <w:shd w:val="clear" w:color="auto" w:fill="auto"/>
          </w:tcPr>
          <w:p w14:paraId="5034281B" w14:textId="77777777" w:rsidR="001A4DED" w:rsidRPr="009432BC" w:rsidRDefault="001A4DED" w:rsidP="0068354D">
            <w:pPr>
              <w:pStyle w:val="TABLE-cell"/>
              <w:rPr>
                <w:ins w:id="14490" w:author="Charles Gifford" w:date="2017-03-20T03:13:00Z"/>
              </w:rPr>
            </w:pPr>
            <w:ins w:id="14491" w:author="Charles Gifford" w:date="2017-03-20T03:13:00Z">
              <w:r>
                <w:t>Material property</w:t>
              </w:r>
            </w:ins>
          </w:p>
        </w:tc>
        <w:tc>
          <w:tcPr>
            <w:tcW w:w="2070" w:type="dxa"/>
            <w:shd w:val="clear" w:color="auto" w:fill="auto"/>
          </w:tcPr>
          <w:p w14:paraId="7BF366FA" w14:textId="77777777" w:rsidR="001A4DED" w:rsidRPr="009432BC" w:rsidRDefault="001A4DED" w:rsidP="0068354D">
            <w:pPr>
              <w:pStyle w:val="TABLE-cell"/>
              <w:rPr>
                <w:ins w:id="14492" w:author="Charles Gifford" w:date="2017-03-20T03:13:00Z"/>
              </w:rPr>
            </w:pPr>
            <w:ins w:id="14493" w:author="Charles Gifford" w:date="2017-03-20T03:13:00Z">
              <w:r>
                <w:t>Material property</w:t>
              </w:r>
            </w:ins>
          </w:p>
        </w:tc>
        <w:tc>
          <w:tcPr>
            <w:tcW w:w="1080" w:type="dxa"/>
          </w:tcPr>
          <w:p w14:paraId="43C2767D" w14:textId="77777777" w:rsidR="001A4DED" w:rsidRPr="009432BC" w:rsidRDefault="001A4DED" w:rsidP="0068354D">
            <w:pPr>
              <w:pStyle w:val="TABLE-cell"/>
              <w:rPr>
                <w:ins w:id="14494" w:author="Charles Gifford" w:date="2017-03-20T03:13:00Z"/>
              </w:rPr>
            </w:pPr>
            <w:ins w:id="14495" w:author="Charles Gifford" w:date="2017-03-20T03:13:00Z">
              <w:r w:rsidRPr="0030452A">
                <w:t>0..*</w:t>
              </w:r>
            </w:ins>
          </w:p>
        </w:tc>
        <w:tc>
          <w:tcPr>
            <w:tcW w:w="3870" w:type="dxa"/>
            <w:shd w:val="clear" w:color="auto" w:fill="auto"/>
          </w:tcPr>
          <w:p w14:paraId="16486205" w14:textId="77777777" w:rsidR="001A4DED" w:rsidRPr="009432BC" w:rsidRDefault="001A4DED" w:rsidP="0068354D">
            <w:pPr>
              <w:pStyle w:val="TABLE-cell"/>
              <w:rPr>
                <w:ins w:id="14496" w:author="Charles Gifford" w:date="2017-03-20T03:13:00Z"/>
              </w:rPr>
            </w:pPr>
            <w:ins w:id="14497" w:author="Charles Gifford" w:date="2017-03-20T03:13:00Z">
              <w:r>
                <w:t>A cross-model dependency</w:t>
              </w:r>
              <w:r w:rsidRPr="002C3CDB">
                <w:t xml:space="preserve"> to element in the </w:t>
              </w:r>
              <w:r>
                <w:t>material</w:t>
              </w:r>
              <w:r w:rsidRPr="002C3CDB">
                <w:t xml:space="preserve"> model as explained in clause 4.6.4.</w:t>
              </w:r>
            </w:ins>
          </w:p>
        </w:tc>
      </w:tr>
    </w:tbl>
    <w:p w14:paraId="2076F3B6" w14:textId="26A95551" w:rsidR="009E6331" w:rsidRPr="001C220C" w:rsidRDefault="009E6331" w:rsidP="000D7FCB">
      <w:pPr>
        <w:pStyle w:val="TABLE-title"/>
        <w:rPr>
          <w:lang w:val="en-US"/>
        </w:rPr>
      </w:pPr>
      <w:bookmarkStart w:id="14498" w:name="_Ref337198665"/>
      <w:bookmarkStart w:id="14499" w:name="_Toc478492461"/>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9D4EC5">
        <w:rPr>
          <w:noProof/>
          <w:lang w:val="en-US"/>
        </w:rPr>
        <w:t>161</w:t>
      </w:r>
      <w:r w:rsidR="00FD29D6">
        <w:rPr>
          <w:lang w:val="en-US"/>
        </w:rPr>
        <w:fldChar w:fldCharType="end"/>
      </w:r>
      <w:bookmarkEnd w:id="14445"/>
      <w:bookmarkEnd w:id="14498"/>
      <w:r w:rsidRPr="001C220C">
        <w:rPr>
          <w:lang w:val="en-US"/>
        </w:rPr>
        <w:t xml:space="preserve"> </w:t>
      </w:r>
      <w:r w:rsidR="000D7FCB">
        <w:rPr>
          <w:lang w:val="en-US"/>
        </w:rPr>
        <w:t>–</w:t>
      </w:r>
      <w:r w:rsidRPr="001C220C">
        <w:rPr>
          <w:lang w:val="en-US"/>
        </w:rPr>
        <w:t xml:space="preserve"> </w:t>
      </w:r>
      <w:r w:rsidR="003B2776">
        <w:rPr>
          <w:lang w:val="en-US"/>
        </w:rPr>
        <w:t>M</w:t>
      </w:r>
      <w:r w:rsidRPr="001C220C">
        <w:rPr>
          <w:lang w:val="en-US"/>
        </w:rPr>
        <w:t>aterial specification property</w:t>
      </w:r>
      <w:bookmarkEnd w:id="14446"/>
      <w:bookmarkEnd w:id="14447"/>
      <w:bookmarkEnd w:id="14448"/>
      <w:bookmarkEnd w:id="14449"/>
      <w:r w:rsidR="003B2776" w:rsidRPr="00AC2193">
        <w:rPr>
          <w:lang w:val="en-US"/>
        </w:rPr>
        <w:t xml:space="preserve"> </w:t>
      </w:r>
      <w:r w:rsidR="003B2776">
        <w:rPr>
          <w:lang w:val="en-US"/>
        </w:rPr>
        <w:t>attributes</w:t>
      </w:r>
      <w:bookmarkEnd w:id="14499"/>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9E6331" w:rsidRPr="001C220C" w14:paraId="73F6AF56" w14:textId="77777777">
        <w:trPr>
          <w:tblHeader/>
          <w:jc w:val="center"/>
        </w:trPr>
        <w:tc>
          <w:tcPr>
            <w:tcW w:w="1269" w:type="dxa"/>
          </w:tcPr>
          <w:p w14:paraId="0E704C5C" w14:textId="77777777" w:rsidR="009E6331" w:rsidRPr="001C220C" w:rsidRDefault="009E6331" w:rsidP="0084125A">
            <w:pPr>
              <w:pStyle w:val="NormalTableHeader"/>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052E2497" w14:textId="77777777" w:rsidR="009E6331" w:rsidRPr="001C220C" w:rsidRDefault="009E6331" w:rsidP="0084125A">
            <w:pPr>
              <w:pStyle w:val="NormalTableHeader"/>
              <w:spacing w:before="40"/>
              <w:rPr>
                <w:lang w:val="en-US"/>
              </w:rPr>
            </w:pPr>
            <w:r w:rsidRPr="001C220C">
              <w:rPr>
                <w:lang w:val="en-US"/>
              </w:rPr>
              <w:t>Description</w:t>
            </w:r>
          </w:p>
        </w:tc>
        <w:tc>
          <w:tcPr>
            <w:tcW w:w="1440" w:type="dxa"/>
          </w:tcPr>
          <w:p w14:paraId="563E6D0D" w14:textId="77777777" w:rsidR="009E6331" w:rsidRPr="001C220C" w:rsidRDefault="00AE4770" w:rsidP="0084125A">
            <w:pPr>
              <w:pStyle w:val="NormalTableHeader"/>
              <w:spacing w:before="40"/>
              <w:rPr>
                <w:lang w:val="en-US"/>
              </w:rPr>
            </w:pPr>
            <w:r>
              <w:rPr>
                <w:lang w:val="en-US"/>
              </w:rPr>
              <w:t>Production example</w:t>
            </w:r>
            <w:r w:rsidR="009E6331" w:rsidRPr="001C220C">
              <w:rPr>
                <w:lang w:val="en-US"/>
              </w:rPr>
              <w:t>s</w:t>
            </w:r>
          </w:p>
        </w:tc>
        <w:tc>
          <w:tcPr>
            <w:tcW w:w="1297" w:type="dxa"/>
          </w:tcPr>
          <w:p w14:paraId="33EA6E67" w14:textId="77777777" w:rsidR="009E6331" w:rsidRPr="001C220C" w:rsidRDefault="00AE4770" w:rsidP="0084125A">
            <w:pPr>
              <w:pStyle w:val="NormalTableHeader"/>
              <w:spacing w:before="40"/>
              <w:rPr>
                <w:lang w:val="en-US"/>
              </w:rPr>
            </w:pPr>
            <w:r>
              <w:rPr>
                <w:lang w:val="en-US"/>
              </w:rPr>
              <w:t>Maintenance example</w:t>
            </w:r>
            <w:r w:rsidR="009E6331" w:rsidRPr="001C220C">
              <w:rPr>
                <w:lang w:val="en-US"/>
              </w:rPr>
              <w:t>s</w:t>
            </w:r>
          </w:p>
        </w:tc>
        <w:tc>
          <w:tcPr>
            <w:tcW w:w="1080" w:type="dxa"/>
          </w:tcPr>
          <w:p w14:paraId="439A47B9" w14:textId="77777777" w:rsidR="009E6331" w:rsidRPr="001C220C" w:rsidRDefault="00AE4770" w:rsidP="0084125A">
            <w:pPr>
              <w:pStyle w:val="NormalTableHeader"/>
              <w:spacing w:before="40"/>
              <w:rPr>
                <w:lang w:val="en-US"/>
              </w:rPr>
            </w:pPr>
            <w:r>
              <w:rPr>
                <w:lang w:val="en-US"/>
              </w:rPr>
              <w:t>Quality example</w:t>
            </w:r>
            <w:r w:rsidR="009E6331" w:rsidRPr="001C220C">
              <w:rPr>
                <w:lang w:val="en-US"/>
              </w:rPr>
              <w:t>s</w:t>
            </w:r>
          </w:p>
        </w:tc>
        <w:tc>
          <w:tcPr>
            <w:tcW w:w="1080" w:type="dxa"/>
          </w:tcPr>
          <w:p w14:paraId="10BE6A0A" w14:textId="77777777" w:rsidR="009E6331" w:rsidRPr="001C220C" w:rsidRDefault="00AE4770" w:rsidP="0084125A">
            <w:pPr>
              <w:pStyle w:val="NormalTableHeader"/>
              <w:spacing w:before="40"/>
              <w:rPr>
                <w:lang w:val="en-US"/>
              </w:rPr>
            </w:pPr>
            <w:r>
              <w:rPr>
                <w:lang w:val="en-US"/>
              </w:rPr>
              <w:t>Inventory example</w:t>
            </w:r>
            <w:r w:rsidR="009E6331" w:rsidRPr="001C220C">
              <w:rPr>
                <w:lang w:val="en-US"/>
              </w:rPr>
              <w:t>s</w:t>
            </w:r>
          </w:p>
        </w:tc>
      </w:tr>
      <w:tr w:rsidR="009E6331" w:rsidRPr="001C220C" w14:paraId="2C06566C" w14:textId="77777777">
        <w:trPr>
          <w:cantSplit/>
          <w:jc w:val="center"/>
        </w:trPr>
        <w:tc>
          <w:tcPr>
            <w:tcW w:w="1269" w:type="dxa"/>
          </w:tcPr>
          <w:p w14:paraId="59B16ECD" w14:textId="77777777" w:rsidR="009E6331" w:rsidRPr="001C220C" w:rsidRDefault="00F81EE0" w:rsidP="0084125A">
            <w:pPr>
              <w:pStyle w:val="TableNormal1"/>
              <w:rPr>
                <w:lang w:val="en-US"/>
              </w:rPr>
            </w:pPr>
            <w:r w:rsidRPr="001C220C">
              <w:rPr>
                <w:lang w:val="en-US"/>
              </w:rPr>
              <w:t>ID</w:t>
            </w:r>
          </w:p>
        </w:tc>
        <w:tc>
          <w:tcPr>
            <w:tcW w:w="2880" w:type="dxa"/>
          </w:tcPr>
          <w:p w14:paraId="06F4925B" w14:textId="77777777" w:rsidR="009E6331" w:rsidRPr="001C220C" w:rsidRDefault="009E6331" w:rsidP="0084125A">
            <w:pPr>
              <w:pStyle w:val="TableNormal1"/>
              <w:rPr>
                <w:lang w:val="en-US"/>
              </w:rPr>
            </w:pPr>
            <w:r w:rsidRPr="001C220C">
              <w:rPr>
                <w:lang w:val="en-US"/>
              </w:rPr>
              <w:t xml:space="preserve">An identification of the associated </w:t>
            </w:r>
            <w:r w:rsidRPr="001C220C">
              <w:rPr>
                <w:i/>
                <w:lang w:val="en-US"/>
              </w:rPr>
              <w:t>material property</w:t>
            </w:r>
            <w:r w:rsidRPr="001C220C">
              <w:rPr>
                <w:lang w:val="en-US"/>
              </w:rPr>
              <w:t xml:space="preserve"> for a specific segment.</w:t>
            </w:r>
          </w:p>
        </w:tc>
        <w:tc>
          <w:tcPr>
            <w:tcW w:w="1440" w:type="dxa"/>
          </w:tcPr>
          <w:p w14:paraId="6F9F6567" w14:textId="77777777" w:rsidR="009E6331" w:rsidRPr="001C220C" w:rsidRDefault="009E6331" w:rsidP="0084125A">
            <w:pPr>
              <w:pStyle w:val="TableNormal1"/>
              <w:rPr>
                <w:lang w:val="en-US"/>
              </w:rPr>
            </w:pPr>
            <w:r w:rsidRPr="001C220C">
              <w:rPr>
                <w:lang w:val="en-US"/>
              </w:rPr>
              <w:t>Grit Size</w:t>
            </w:r>
          </w:p>
        </w:tc>
        <w:tc>
          <w:tcPr>
            <w:tcW w:w="1297" w:type="dxa"/>
          </w:tcPr>
          <w:p w14:paraId="51021109" w14:textId="77777777" w:rsidR="009E6331" w:rsidRPr="001C220C" w:rsidRDefault="00765F2E" w:rsidP="0084125A">
            <w:pPr>
              <w:pStyle w:val="TableNormal1"/>
              <w:spacing w:before="40"/>
              <w:rPr>
                <w:lang w:val="en-US"/>
              </w:rPr>
            </w:pPr>
            <w:r w:rsidRPr="001C220C">
              <w:rPr>
                <w:lang w:val="en-US"/>
              </w:rPr>
              <w:t>Pitch</w:t>
            </w:r>
          </w:p>
        </w:tc>
        <w:tc>
          <w:tcPr>
            <w:tcW w:w="1080" w:type="dxa"/>
          </w:tcPr>
          <w:p w14:paraId="57546068" w14:textId="77777777" w:rsidR="009E6331" w:rsidRPr="001C220C" w:rsidRDefault="00E93827" w:rsidP="0084125A">
            <w:pPr>
              <w:pStyle w:val="TableNormal1"/>
              <w:spacing w:before="40"/>
              <w:rPr>
                <w:lang w:val="en-US"/>
              </w:rPr>
            </w:pPr>
            <w:r w:rsidRPr="001C220C">
              <w:rPr>
                <w:lang w:val="en-US"/>
              </w:rPr>
              <w:t>Purity</w:t>
            </w:r>
          </w:p>
        </w:tc>
        <w:tc>
          <w:tcPr>
            <w:tcW w:w="1080" w:type="dxa"/>
          </w:tcPr>
          <w:p w14:paraId="5B036353" w14:textId="77777777" w:rsidR="009E6331" w:rsidRPr="001C220C" w:rsidRDefault="00E93827" w:rsidP="0084125A">
            <w:pPr>
              <w:pStyle w:val="TableNormal1"/>
              <w:spacing w:before="40"/>
              <w:rPr>
                <w:lang w:val="en-US"/>
              </w:rPr>
            </w:pPr>
            <w:r w:rsidRPr="001C220C">
              <w:rPr>
                <w:lang w:val="en-US"/>
              </w:rPr>
              <w:t>Material of Construction</w:t>
            </w:r>
          </w:p>
        </w:tc>
      </w:tr>
      <w:tr w:rsidR="009E6331" w:rsidRPr="001C220C" w14:paraId="6D05143F" w14:textId="77777777">
        <w:trPr>
          <w:cantSplit/>
          <w:jc w:val="center"/>
        </w:trPr>
        <w:tc>
          <w:tcPr>
            <w:tcW w:w="1269" w:type="dxa"/>
          </w:tcPr>
          <w:p w14:paraId="0A2E3CF6" w14:textId="77777777" w:rsidR="009E6331" w:rsidRPr="001C220C" w:rsidRDefault="009E6331" w:rsidP="0084125A">
            <w:pPr>
              <w:pStyle w:val="TableNormal1"/>
              <w:rPr>
                <w:lang w:val="en-US"/>
              </w:rPr>
            </w:pPr>
            <w:r w:rsidRPr="001C220C">
              <w:rPr>
                <w:lang w:val="en-US"/>
              </w:rPr>
              <w:t>Description</w:t>
            </w:r>
          </w:p>
        </w:tc>
        <w:tc>
          <w:tcPr>
            <w:tcW w:w="2880" w:type="dxa"/>
          </w:tcPr>
          <w:p w14:paraId="2AE56709" w14:textId="77777777" w:rsidR="009E6331" w:rsidRPr="001C220C" w:rsidRDefault="009E6331" w:rsidP="0084125A">
            <w:pPr>
              <w:pStyle w:val="TableNormal1"/>
              <w:rPr>
                <w:lang w:val="en-US"/>
              </w:rPr>
            </w:pPr>
            <w:r w:rsidRPr="001C220C">
              <w:rPr>
                <w:lang w:val="en-US"/>
              </w:rPr>
              <w:t xml:space="preserve">Contains additional information and descriptions of the </w:t>
            </w:r>
            <w:r w:rsidRPr="001C220C">
              <w:rPr>
                <w:i/>
                <w:lang w:val="en-US"/>
              </w:rPr>
              <w:t>material specification property</w:t>
            </w:r>
            <w:r w:rsidRPr="001C220C">
              <w:rPr>
                <w:lang w:val="en-US"/>
              </w:rPr>
              <w:t>.</w:t>
            </w:r>
          </w:p>
        </w:tc>
        <w:tc>
          <w:tcPr>
            <w:tcW w:w="1440" w:type="dxa"/>
          </w:tcPr>
          <w:p w14:paraId="3DAE8A8E" w14:textId="77777777" w:rsidR="009E6331" w:rsidRPr="001C220C" w:rsidRDefault="009E6331" w:rsidP="0084125A">
            <w:pPr>
              <w:pStyle w:val="TableNormal1"/>
              <w:rPr>
                <w:lang w:val="en-US"/>
              </w:rPr>
            </w:pPr>
            <w:r w:rsidRPr="001C220C">
              <w:rPr>
                <w:lang w:val="en-US"/>
              </w:rPr>
              <w:t>Measure of required grit size for Export Quality Widget polishing.</w:t>
            </w:r>
          </w:p>
        </w:tc>
        <w:tc>
          <w:tcPr>
            <w:tcW w:w="1297" w:type="dxa"/>
          </w:tcPr>
          <w:p w14:paraId="6C062B98" w14:textId="77777777" w:rsidR="009E6331" w:rsidRPr="001C220C" w:rsidRDefault="00765F2E" w:rsidP="0084125A">
            <w:pPr>
              <w:pStyle w:val="TableNormal1"/>
              <w:spacing w:before="40"/>
              <w:rPr>
                <w:lang w:val="en-US"/>
              </w:rPr>
            </w:pPr>
            <w:r w:rsidRPr="001C220C">
              <w:rPr>
                <w:lang w:val="en-US"/>
              </w:rPr>
              <w:t>Percentage of blade length per angle of progression</w:t>
            </w:r>
          </w:p>
        </w:tc>
        <w:tc>
          <w:tcPr>
            <w:tcW w:w="1080" w:type="dxa"/>
          </w:tcPr>
          <w:p w14:paraId="43C36765" w14:textId="77777777" w:rsidR="009E6331" w:rsidRPr="001C220C" w:rsidRDefault="00E93827" w:rsidP="0084125A">
            <w:pPr>
              <w:pStyle w:val="TableNormal1"/>
              <w:spacing w:before="40"/>
              <w:rPr>
                <w:lang w:val="en-US"/>
              </w:rPr>
            </w:pPr>
            <w:r w:rsidRPr="001C220C">
              <w:rPr>
                <w:lang w:val="en-US"/>
              </w:rPr>
              <w:t>Reference gas concentration</w:t>
            </w:r>
          </w:p>
        </w:tc>
        <w:tc>
          <w:tcPr>
            <w:tcW w:w="1080" w:type="dxa"/>
          </w:tcPr>
          <w:p w14:paraId="3A626D3A" w14:textId="77777777" w:rsidR="009E6331" w:rsidRPr="001C220C" w:rsidRDefault="00E93827" w:rsidP="0084125A">
            <w:pPr>
              <w:pStyle w:val="TableNormal1"/>
              <w:spacing w:before="40"/>
              <w:rPr>
                <w:lang w:val="en-US"/>
              </w:rPr>
            </w:pPr>
            <w:r w:rsidRPr="001C220C">
              <w:rPr>
                <w:lang w:val="en-US"/>
              </w:rPr>
              <w:t>MOC</w:t>
            </w:r>
          </w:p>
        </w:tc>
      </w:tr>
      <w:tr w:rsidR="009E6331" w:rsidRPr="001C220C" w14:paraId="2E2BFF68" w14:textId="77777777">
        <w:trPr>
          <w:cantSplit/>
          <w:jc w:val="center"/>
        </w:trPr>
        <w:tc>
          <w:tcPr>
            <w:tcW w:w="1269" w:type="dxa"/>
          </w:tcPr>
          <w:p w14:paraId="76E6AE58" w14:textId="77777777" w:rsidR="009E6331" w:rsidRPr="001C220C" w:rsidRDefault="009E6331" w:rsidP="0084125A">
            <w:pPr>
              <w:pStyle w:val="TableNormal1"/>
              <w:rPr>
                <w:lang w:val="en-US"/>
              </w:rPr>
            </w:pPr>
            <w:r w:rsidRPr="001C220C">
              <w:rPr>
                <w:lang w:val="en-US"/>
              </w:rPr>
              <w:t>Value</w:t>
            </w:r>
          </w:p>
        </w:tc>
        <w:tc>
          <w:tcPr>
            <w:tcW w:w="2880" w:type="dxa"/>
          </w:tcPr>
          <w:p w14:paraId="0ABB50BF" w14:textId="77777777" w:rsidR="009E6331" w:rsidRPr="001C220C" w:rsidRDefault="009E6331" w:rsidP="0084125A">
            <w:pPr>
              <w:pStyle w:val="TableNormal1"/>
              <w:rPr>
                <w:lang w:val="en-US"/>
              </w:rPr>
            </w:pPr>
            <w:r w:rsidRPr="001C220C">
              <w:rPr>
                <w:lang w:val="en-US"/>
              </w:rPr>
              <w:t xml:space="preserve">The value, set of values, or range for the associated property. </w:t>
            </w:r>
          </w:p>
        </w:tc>
        <w:tc>
          <w:tcPr>
            <w:tcW w:w="1440" w:type="dxa"/>
          </w:tcPr>
          <w:p w14:paraId="4F155CB8" w14:textId="77777777" w:rsidR="009E6331" w:rsidRPr="001C220C" w:rsidRDefault="009E6331" w:rsidP="0084125A">
            <w:pPr>
              <w:pStyle w:val="TableNormal1"/>
              <w:rPr>
                <w:lang w:val="en-US"/>
              </w:rPr>
            </w:pPr>
            <w:r w:rsidRPr="001C220C">
              <w:rPr>
                <w:lang w:val="en-US"/>
              </w:rPr>
              <w:t>{1</w:t>
            </w:r>
            <w:r w:rsidR="005D6AA0">
              <w:rPr>
                <w:lang w:val="en-US"/>
              </w:rPr>
              <w:t xml:space="preserve"> </w:t>
            </w:r>
            <w:r w:rsidRPr="001C220C">
              <w:rPr>
                <w:lang w:val="en-US"/>
              </w:rPr>
              <w:t>300..1</w:t>
            </w:r>
            <w:r w:rsidR="005D6AA0">
              <w:rPr>
                <w:lang w:val="en-US"/>
              </w:rPr>
              <w:t xml:space="preserve"> </w:t>
            </w:r>
            <w:r w:rsidRPr="001C220C">
              <w:rPr>
                <w:lang w:val="en-US"/>
              </w:rPr>
              <w:t>500}</w:t>
            </w:r>
          </w:p>
        </w:tc>
        <w:tc>
          <w:tcPr>
            <w:tcW w:w="1297" w:type="dxa"/>
          </w:tcPr>
          <w:p w14:paraId="0192D491" w14:textId="77777777" w:rsidR="009E6331" w:rsidRPr="001C220C" w:rsidRDefault="00765F2E" w:rsidP="0084125A">
            <w:pPr>
              <w:pStyle w:val="TableNormal1"/>
              <w:spacing w:before="40"/>
              <w:rPr>
                <w:lang w:val="en-US"/>
              </w:rPr>
            </w:pPr>
            <w:r w:rsidRPr="001C220C">
              <w:rPr>
                <w:lang w:val="en-US"/>
              </w:rPr>
              <w:t>16-21</w:t>
            </w:r>
          </w:p>
        </w:tc>
        <w:tc>
          <w:tcPr>
            <w:tcW w:w="1080" w:type="dxa"/>
          </w:tcPr>
          <w:p w14:paraId="78F16A5B" w14:textId="77777777" w:rsidR="009E6331" w:rsidRPr="001C220C" w:rsidRDefault="005D6AA0" w:rsidP="0084125A">
            <w:pPr>
              <w:pStyle w:val="TableNormal1"/>
              <w:spacing w:before="40"/>
              <w:rPr>
                <w:lang w:val="en-US"/>
              </w:rPr>
            </w:pPr>
            <w:r>
              <w:rPr>
                <w:lang w:val="en-US"/>
              </w:rPr>
              <w:t>±</w:t>
            </w:r>
            <w:r w:rsidR="00E93827" w:rsidRPr="001C220C">
              <w:rPr>
                <w:lang w:val="en-US"/>
              </w:rPr>
              <w:t xml:space="preserve"> 500 </w:t>
            </w:r>
          </w:p>
        </w:tc>
        <w:tc>
          <w:tcPr>
            <w:tcW w:w="1080" w:type="dxa"/>
          </w:tcPr>
          <w:p w14:paraId="608A214A" w14:textId="77777777" w:rsidR="009E6331" w:rsidRPr="001C220C" w:rsidRDefault="00E93827" w:rsidP="0084125A">
            <w:pPr>
              <w:pStyle w:val="TableNormal1"/>
              <w:spacing w:before="40"/>
              <w:rPr>
                <w:lang w:val="en-US"/>
              </w:rPr>
            </w:pPr>
            <w:r w:rsidRPr="001C220C">
              <w:rPr>
                <w:lang w:val="en-US"/>
              </w:rPr>
              <w:t>304 Stainless Steel</w:t>
            </w:r>
          </w:p>
        </w:tc>
      </w:tr>
      <w:tr w:rsidR="009E6331" w:rsidRPr="001C220C" w14:paraId="61DA2E6F" w14:textId="77777777">
        <w:trPr>
          <w:cantSplit/>
          <w:jc w:val="center"/>
        </w:trPr>
        <w:tc>
          <w:tcPr>
            <w:tcW w:w="1269" w:type="dxa"/>
          </w:tcPr>
          <w:p w14:paraId="68F2055B" w14:textId="77777777" w:rsidR="009E6331" w:rsidRPr="001C220C" w:rsidRDefault="009E6331" w:rsidP="0084125A">
            <w:pPr>
              <w:pStyle w:val="TableNormal1"/>
              <w:rPr>
                <w:lang w:val="en-US"/>
              </w:rPr>
            </w:pPr>
            <w:r w:rsidRPr="001C220C">
              <w:rPr>
                <w:lang w:val="en-US"/>
              </w:rPr>
              <w:t xml:space="preserve">Value </w:t>
            </w:r>
            <w:r w:rsidR="007F014F">
              <w:rPr>
                <w:lang w:val="en-US"/>
              </w:rPr>
              <w:t>u</w:t>
            </w:r>
            <w:r w:rsidRPr="001C220C">
              <w:rPr>
                <w:lang w:val="en-US"/>
              </w:rPr>
              <w:t xml:space="preserve">nit of </w:t>
            </w:r>
            <w:r w:rsidR="007F014F">
              <w:rPr>
                <w:lang w:val="en-US"/>
              </w:rPr>
              <w:t>m</w:t>
            </w:r>
            <w:r w:rsidRPr="001C220C">
              <w:rPr>
                <w:lang w:val="en-US"/>
              </w:rPr>
              <w:t>easure</w:t>
            </w:r>
          </w:p>
        </w:tc>
        <w:tc>
          <w:tcPr>
            <w:tcW w:w="2880" w:type="dxa"/>
          </w:tcPr>
          <w:p w14:paraId="27C46653" w14:textId="77777777" w:rsidR="009E6331" w:rsidRPr="001C220C" w:rsidRDefault="009E6331" w:rsidP="0084125A">
            <w:pPr>
              <w:pStyle w:val="TableNormal1"/>
              <w:rPr>
                <w:lang w:val="en-US"/>
              </w:rPr>
            </w:pPr>
            <w:r w:rsidRPr="001C220C">
              <w:rPr>
                <w:lang w:val="en-US"/>
              </w:rPr>
              <w:t>The unit of measure of the associated property value, if applicable.</w:t>
            </w:r>
          </w:p>
        </w:tc>
        <w:tc>
          <w:tcPr>
            <w:tcW w:w="1440" w:type="dxa"/>
          </w:tcPr>
          <w:p w14:paraId="34965811" w14:textId="77777777" w:rsidR="009E6331" w:rsidRPr="001C220C" w:rsidRDefault="009E6331" w:rsidP="0084125A">
            <w:pPr>
              <w:pStyle w:val="TableNormal1"/>
              <w:rPr>
                <w:lang w:val="en-US"/>
              </w:rPr>
            </w:pPr>
            <w:r w:rsidRPr="001C220C">
              <w:rPr>
                <w:lang w:val="en-US"/>
              </w:rPr>
              <w:t>Grit Number</w:t>
            </w:r>
          </w:p>
        </w:tc>
        <w:tc>
          <w:tcPr>
            <w:tcW w:w="1297" w:type="dxa"/>
          </w:tcPr>
          <w:p w14:paraId="06BD5CD2" w14:textId="77777777" w:rsidR="009E6331" w:rsidRPr="001C220C" w:rsidRDefault="00765F2E" w:rsidP="0084125A">
            <w:pPr>
              <w:pStyle w:val="TableNormal1"/>
              <w:spacing w:before="40"/>
              <w:rPr>
                <w:lang w:val="en-US"/>
              </w:rPr>
            </w:pPr>
            <w:r w:rsidRPr="001C220C">
              <w:rPr>
                <w:lang w:val="en-US"/>
              </w:rPr>
              <w:t>Pitch</w:t>
            </w:r>
          </w:p>
        </w:tc>
        <w:tc>
          <w:tcPr>
            <w:tcW w:w="1080" w:type="dxa"/>
          </w:tcPr>
          <w:p w14:paraId="299E9332" w14:textId="77777777" w:rsidR="009E6331" w:rsidRPr="001C220C" w:rsidRDefault="000F0D54" w:rsidP="0084125A">
            <w:pPr>
              <w:pStyle w:val="TableNormal1"/>
              <w:spacing w:before="40"/>
              <w:rPr>
                <w:lang w:val="en-US"/>
              </w:rPr>
            </w:pPr>
            <w:r w:rsidRPr="001C220C">
              <w:rPr>
                <w:lang w:val="en-US"/>
              </w:rPr>
              <w:t>P</w:t>
            </w:r>
            <w:r w:rsidR="00E93827" w:rsidRPr="001C220C">
              <w:rPr>
                <w:lang w:val="en-US"/>
              </w:rPr>
              <w:t>pb</w:t>
            </w:r>
          </w:p>
        </w:tc>
        <w:tc>
          <w:tcPr>
            <w:tcW w:w="1080" w:type="dxa"/>
          </w:tcPr>
          <w:p w14:paraId="4381B3C4" w14:textId="77777777" w:rsidR="009E6331" w:rsidRPr="001C220C" w:rsidRDefault="00E93827" w:rsidP="0084125A">
            <w:pPr>
              <w:pStyle w:val="TableNormal1"/>
              <w:spacing w:before="40"/>
              <w:rPr>
                <w:lang w:val="en-US"/>
              </w:rPr>
            </w:pPr>
            <w:r w:rsidRPr="001C220C">
              <w:rPr>
                <w:lang w:val="en-US"/>
              </w:rPr>
              <w:t>Grade</w:t>
            </w:r>
          </w:p>
        </w:tc>
      </w:tr>
      <w:tr w:rsidR="000826C8" w:rsidRPr="001C220C" w14:paraId="1BB71662" w14:textId="77777777">
        <w:trPr>
          <w:cantSplit/>
          <w:jc w:val="center"/>
        </w:trPr>
        <w:tc>
          <w:tcPr>
            <w:tcW w:w="1269" w:type="dxa"/>
          </w:tcPr>
          <w:p w14:paraId="0A343610" w14:textId="77777777" w:rsidR="000826C8" w:rsidRPr="001C220C" w:rsidRDefault="000826C8" w:rsidP="0084125A">
            <w:pPr>
              <w:pStyle w:val="TableNormal1"/>
              <w:rPr>
                <w:lang w:val="en-US"/>
              </w:rPr>
            </w:pPr>
            <w:r w:rsidRPr="001C220C">
              <w:rPr>
                <w:lang w:val="en-US"/>
              </w:rPr>
              <w:t>Quantity</w:t>
            </w:r>
          </w:p>
        </w:tc>
        <w:tc>
          <w:tcPr>
            <w:tcW w:w="2880" w:type="dxa"/>
          </w:tcPr>
          <w:p w14:paraId="100AC035" w14:textId="77777777" w:rsidR="000826C8" w:rsidRPr="001C220C" w:rsidRDefault="000826C8" w:rsidP="0084125A">
            <w:pPr>
              <w:pStyle w:val="TableNormal1"/>
              <w:rPr>
                <w:lang w:val="en-US"/>
              </w:rPr>
            </w:pPr>
            <w:r w:rsidRPr="001C220C">
              <w:rPr>
                <w:lang w:val="en-US"/>
              </w:rPr>
              <w:t>Specifies the amount of material resources required for the parent segment, if applicable.</w:t>
            </w:r>
          </w:p>
        </w:tc>
        <w:tc>
          <w:tcPr>
            <w:tcW w:w="1440" w:type="dxa"/>
          </w:tcPr>
          <w:p w14:paraId="077C742B" w14:textId="77777777" w:rsidR="000826C8" w:rsidRPr="001C220C" w:rsidRDefault="000826C8" w:rsidP="0084125A">
            <w:pPr>
              <w:pStyle w:val="TableNormal1"/>
              <w:rPr>
                <w:lang w:val="en-US"/>
              </w:rPr>
            </w:pPr>
            <w:r w:rsidRPr="001C220C">
              <w:rPr>
                <w:lang w:val="en-US"/>
              </w:rPr>
              <w:t>5</w:t>
            </w:r>
          </w:p>
        </w:tc>
        <w:tc>
          <w:tcPr>
            <w:tcW w:w="1297" w:type="dxa"/>
          </w:tcPr>
          <w:p w14:paraId="4C8150F7" w14:textId="77777777" w:rsidR="000826C8" w:rsidRPr="001C220C" w:rsidRDefault="00C21049" w:rsidP="0084125A">
            <w:pPr>
              <w:pStyle w:val="TableNormal1"/>
              <w:spacing w:before="40"/>
              <w:rPr>
                <w:lang w:val="en-US"/>
              </w:rPr>
            </w:pPr>
            <w:r>
              <w:rPr>
                <w:lang w:val="en-US"/>
              </w:rPr>
              <w:t>(not applicable)</w:t>
            </w:r>
          </w:p>
        </w:tc>
        <w:tc>
          <w:tcPr>
            <w:tcW w:w="1080" w:type="dxa"/>
          </w:tcPr>
          <w:p w14:paraId="180BE82D" w14:textId="77777777" w:rsidR="000826C8" w:rsidRPr="001C220C" w:rsidRDefault="00C21049" w:rsidP="0084125A">
            <w:pPr>
              <w:pStyle w:val="TableNormal1"/>
              <w:spacing w:before="40"/>
              <w:rPr>
                <w:lang w:val="en-US"/>
              </w:rPr>
            </w:pPr>
            <w:r>
              <w:rPr>
                <w:lang w:val="en-US"/>
              </w:rPr>
              <w:t>(not applicable)</w:t>
            </w:r>
          </w:p>
        </w:tc>
        <w:tc>
          <w:tcPr>
            <w:tcW w:w="1080" w:type="dxa"/>
          </w:tcPr>
          <w:p w14:paraId="1BD6D506" w14:textId="77777777" w:rsidR="000826C8" w:rsidRPr="001C220C" w:rsidRDefault="00C21049" w:rsidP="0084125A">
            <w:pPr>
              <w:pStyle w:val="TableNormal1"/>
              <w:spacing w:before="40"/>
              <w:rPr>
                <w:lang w:val="en-US"/>
              </w:rPr>
            </w:pPr>
            <w:r>
              <w:rPr>
                <w:lang w:val="en-US"/>
              </w:rPr>
              <w:t>(not applicable)</w:t>
            </w:r>
          </w:p>
        </w:tc>
      </w:tr>
      <w:tr w:rsidR="000826C8" w:rsidRPr="001C220C" w14:paraId="4FF482BC" w14:textId="77777777">
        <w:trPr>
          <w:cantSplit/>
          <w:jc w:val="center"/>
        </w:trPr>
        <w:tc>
          <w:tcPr>
            <w:tcW w:w="1269" w:type="dxa"/>
          </w:tcPr>
          <w:p w14:paraId="59E260DA" w14:textId="77777777" w:rsidR="000826C8" w:rsidRPr="001C220C" w:rsidRDefault="000826C8" w:rsidP="0084125A">
            <w:pPr>
              <w:pStyle w:val="TableNormal1"/>
              <w:rPr>
                <w:lang w:val="en-US"/>
              </w:rPr>
            </w:pPr>
            <w:r w:rsidRPr="001C220C">
              <w:rPr>
                <w:lang w:val="en-US"/>
              </w:rPr>
              <w:t xml:space="preserve">Quantity </w:t>
            </w:r>
            <w:r w:rsidR="007F014F">
              <w:rPr>
                <w:lang w:val="en-US"/>
              </w:rPr>
              <w:t>u</w:t>
            </w:r>
            <w:r w:rsidRPr="001C220C">
              <w:rPr>
                <w:lang w:val="en-US"/>
              </w:rPr>
              <w:t xml:space="preserve">nit of </w:t>
            </w:r>
            <w:r w:rsidR="007F014F">
              <w:rPr>
                <w:lang w:val="en-US"/>
              </w:rPr>
              <w:t>m</w:t>
            </w:r>
            <w:r w:rsidRPr="001C220C">
              <w:rPr>
                <w:lang w:val="en-US"/>
              </w:rPr>
              <w:t>easure</w:t>
            </w:r>
          </w:p>
        </w:tc>
        <w:tc>
          <w:tcPr>
            <w:tcW w:w="2880" w:type="dxa"/>
          </w:tcPr>
          <w:p w14:paraId="5CAA6E53" w14:textId="77777777" w:rsidR="000826C8" w:rsidRPr="001C220C" w:rsidRDefault="000826C8" w:rsidP="0084125A">
            <w:pPr>
              <w:pStyle w:val="TableNormal1"/>
              <w:rPr>
                <w:lang w:val="en-US"/>
              </w:rPr>
            </w:pPr>
            <w:r w:rsidRPr="001C220C">
              <w:rPr>
                <w:lang w:val="en-US"/>
              </w:rPr>
              <w:t>The unit of measure of the associated property value, if applicable.</w:t>
            </w:r>
          </w:p>
        </w:tc>
        <w:tc>
          <w:tcPr>
            <w:tcW w:w="1440" w:type="dxa"/>
          </w:tcPr>
          <w:p w14:paraId="11574BE8" w14:textId="77777777" w:rsidR="000826C8" w:rsidRPr="001C220C" w:rsidRDefault="000826C8" w:rsidP="0084125A">
            <w:pPr>
              <w:pStyle w:val="TableNormal1"/>
              <w:rPr>
                <w:lang w:val="en-US"/>
              </w:rPr>
            </w:pPr>
            <w:r w:rsidRPr="001C220C">
              <w:rPr>
                <w:lang w:val="en-US"/>
              </w:rPr>
              <w:t>gm / piece</w:t>
            </w:r>
          </w:p>
        </w:tc>
        <w:tc>
          <w:tcPr>
            <w:tcW w:w="1297" w:type="dxa"/>
          </w:tcPr>
          <w:p w14:paraId="5D07D062" w14:textId="77777777" w:rsidR="000826C8" w:rsidRPr="001C220C" w:rsidRDefault="00C21049" w:rsidP="0084125A">
            <w:pPr>
              <w:pStyle w:val="TableNormal1"/>
              <w:spacing w:before="40"/>
              <w:rPr>
                <w:lang w:val="en-US"/>
              </w:rPr>
            </w:pPr>
            <w:r>
              <w:rPr>
                <w:lang w:val="en-US"/>
              </w:rPr>
              <w:t>(not applicable)</w:t>
            </w:r>
          </w:p>
        </w:tc>
        <w:tc>
          <w:tcPr>
            <w:tcW w:w="1080" w:type="dxa"/>
          </w:tcPr>
          <w:p w14:paraId="0FD215EC" w14:textId="77777777" w:rsidR="000826C8" w:rsidRPr="001C220C" w:rsidRDefault="00C21049" w:rsidP="0084125A">
            <w:pPr>
              <w:pStyle w:val="TableNormal1"/>
              <w:spacing w:before="40"/>
              <w:rPr>
                <w:lang w:val="en-US"/>
              </w:rPr>
            </w:pPr>
            <w:r>
              <w:rPr>
                <w:lang w:val="en-US"/>
              </w:rPr>
              <w:t>(not applicable)</w:t>
            </w:r>
          </w:p>
        </w:tc>
        <w:tc>
          <w:tcPr>
            <w:tcW w:w="1080" w:type="dxa"/>
          </w:tcPr>
          <w:p w14:paraId="099FBBCE" w14:textId="77777777" w:rsidR="000826C8" w:rsidRPr="001C220C" w:rsidRDefault="00C21049" w:rsidP="0084125A">
            <w:pPr>
              <w:pStyle w:val="TableNormal1"/>
              <w:spacing w:before="40"/>
              <w:rPr>
                <w:lang w:val="en-US"/>
              </w:rPr>
            </w:pPr>
            <w:r>
              <w:rPr>
                <w:lang w:val="en-US"/>
              </w:rPr>
              <w:t>(not applicable)</w:t>
            </w:r>
          </w:p>
        </w:tc>
      </w:tr>
    </w:tbl>
    <w:p w14:paraId="72484946" w14:textId="77777777" w:rsidR="009E6331" w:rsidRPr="001C220C" w:rsidRDefault="009E6331" w:rsidP="00D01D26">
      <w:pPr>
        <w:rPr>
          <w:lang w:val="en-US"/>
        </w:rPr>
      </w:pPr>
    </w:p>
    <w:p w14:paraId="5A30009C" w14:textId="7A41DADF" w:rsidR="009E6331" w:rsidRPr="001C220C" w:rsidRDefault="009124FD" w:rsidP="003E1075">
      <w:pPr>
        <w:pStyle w:val="Heading3"/>
      </w:pPr>
      <w:bookmarkStart w:id="14500" w:name="_Toc161566451"/>
      <w:bookmarkStart w:id="14501" w:name="_Ref162322860"/>
      <w:bookmarkStart w:id="14502" w:name="_Ref320175543"/>
      <w:bookmarkStart w:id="14503" w:name="_Toc320176964"/>
      <w:del w:id="14504" w:author="Charles Gifford" w:date="2017-03-16T13:13:00Z">
        <w:r w:rsidRPr="001C220C" w:rsidDel="00786F85">
          <w:delText>Operations s</w:delText>
        </w:r>
      </w:del>
      <w:ins w:id="14505" w:author="Charles Gifford" w:date="2017-03-16T13:13:00Z">
        <w:r w:rsidR="00786F85">
          <w:t>S</w:t>
        </w:r>
      </w:ins>
      <w:r w:rsidRPr="001C220C">
        <w:t>egment</w:t>
      </w:r>
      <w:r w:rsidR="009E6331" w:rsidRPr="001C220C">
        <w:t xml:space="preserve"> dependency</w:t>
      </w:r>
      <w:bookmarkEnd w:id="14500"/>
      <w:bookmarkEnd w:id="14501"/>
      <w:bookmarkEnd w:id="14502"/>
      <w:bookmarkEnd w:id="14503"/>
    </w:p>
    <w:p w14:paraId="7E943603" w14:textId="777D42C7" w:rsidR="00C70FA6" w:rsidRPr="001C220C" w:rsidRDefault="001F6E11" w:rsidP="000D7FCB">
      <w:pPr>
        <w:pStyle w:val="PARAGRAPH"/>
        <w:rPr>
          <w:lang w:val="en-US"/>
        </w:rPr>
      </w:pPr>
      <w:r>
        <w:rPr>
          <w:lang w:val="en-US"/>
        </w:rPr>
        <w:t xml:space="preserve">Operations </w:t>
      </w:r>
      <w:r w:rsidRPr="001C220C">
        <w:rPr>
          <w:lang w:val="en-US"/>
        </w:rPr>
        <w:t xml:space="preserve">dependencies that are operation or product specific shall be presented as </w:t>
      </w:r>
      <w:del w:id="14506" w:author="Charles Gifford" w:date="2017-03-16T13:13:00Z">
        <w:r w:rsidR="009124FD" w:rsidRPr="001C220C" w:rsidDel="00786F85">
          <w:rPr>
            <w:i/>
            <w:lang w:val="en-US"/>
          </w:rPr>
          <w:delText xml:space="preserve">operations </w:delText>
        </w:r>
      </w:del>
      <w:r w:rsidR="009124FD" w:rsidRPr="001C220C">
        <w:rPr>
          <w:i/>
          <w:lang w:val="en-US"/>
        </w:rPr>
        <w:t>segment</w:t>
      </w:r>
      <w:r w:rsidR="009E6331" w:rsidRPr="001C220C">
        <w:rPr>
          <w:i/>
          <w:lang w:val="en-US"/>
        </w:rPr>
        <w:t xml:space="preserve"> dependencies</w:t>
      </w:r>
      <w:r w:rsidR="008558A5">
        <w:rPr>
          <w:lang w:val="en-US"/>
        </w:rPr>
        <w:t xml:space="preserve">. </w:t>
      </w:r>
    </w:p>
    <w:p w14:paraId="16E90D06" w14:textId="77777777" w:rsidR="009E6331" w:rsidRPr="001C220C" w:rsidRDefault="00C70FA6" w:rsidP="00C70FA6">
      <w:pPr>
        <w:pStyle w:val="NOTE0"/>
        <w:rPr>
          <w:lang w:val="en-US"/>
        </w:rPr>
      </w:pPr>
      <w:r w:rsidRPr="001C220C">
        <w:rPr>
          <w:lang w:val="en-US"/>
        </w:rPr>
        <w:t>EXAMPLE</w:t>
      </w:r>
      <w:r w:rsidR="00F81EE0" w:rsidRPr="001C220C">
        <w:rPr>
          <w:lang w:val="en-US"/>
        </w:rPr>
        <w:t xml:space="preserve"> </w:t>
      </w:r>
      <w:smartTag w:uri="urn:schemas-microsoft-com:office:smarttags" w:element="chmetcnv">
        <w:smartTagPr>
          <w:attr w:name="UnitName" w:val="a"/>
          <w:attr w:name="SourceValue" w:val="1"/>
          <w:attr w:name="HasSpace" w:val="False"/>
          <w:attr w:name="Negative" w:val="False"/>
          <w:attr w:name="NumberType" w:val="1"/>
          <w:attr w:name="TCSC" w:val="0"/>
        </w:smartTagPr>
        <w:r w:rsidR="00F81EE0" w:rsidRPr="001C220C">
          <w:rPr>
            <w:lang w:val="en-US"/>
          </w:rPr>
          <w:t>1</w:t>
        </w:r>
        <w:r w:rsidRPr="001C220C">
          <w:rPr>
            <w:lang w:val="en-US"/>
          </w:rPr>
          <w:tab/>
        </w:r>
      </w:smartTag>
      <w:r w:rsidRPr="001C220C">
        <w:rPr>
          <w:lang w:val="en-US"/>
        </w:rPr>
        <w:t>A</w:t>
      </w:r>
      <w:r w:rsidR="009E6331" w:rsidRPr="001C220C">
        <w:rPr>
          <w:lang w:val="en-US"/>
        </w:rPr>
        <w:t xml:space="preserve"> wheel assembly </w:t>
      </w:r>
      <w:r w:rsidR="006D42E6">
        <w:rPr>
          <w:lang w:val="en-US"/>
        </w:rPr>
        <w:t xml:space="preserve">operation </w:t>
      </w:r>
      <w:r w:rsidR="009E6331" w:rsidRPr="001C220C">
        <w:rPr>
          <w:lang w:val="en-US"/>
        </w:rPr>
        <w:t xml:space="preserve">and a frame assembly </w:t>
      </w:r>
      <w:r w:rsidR="006D42E6">
        <w:rPr>
          <w:lang w:val="en-US"/>
        </w:rPr>
        <w:t xml:space="preserve">operation </w:t>
      </w:r>
      <w:r w:rsidR="009E6331" w:rsidRPr="001C220C">
        <w:rPr>
          <w:lang w:val="en-US"/>
        </w:rPr>
        <w:t>can run in parallel</w:t>
      </w:r>
      <w:r w:rsidR="00C91311">
        <w:rPr>
          <w:lang w:val="en-US"/>
        </w:rPr>
        <w:t xml:space="preserve">. </w:t>
      </w:r>
      <w:r w:rsidR="009E6331" w:rsidRPr="001C220C">
        <w:rPr>
          <w:lang w:val="en-US"/>
        </w:rPr>
        <w:t xml:space="preserve"> </w:t>
      </w:r>
    </w:p>
    <w:p w14:paraId="05A56371" w14:textId="6F0C6C93" w:rsidR="000F0D54" w:rsidRPr="001C220C" w:rsidRDefault="007D6FDE" w:rsidP="000F0D54">
      <w:pPr>
        <w:pStyle w:val="PARAGRAPH"/>
        <w:rPr>
          <w:lang w:val="en-US"/>
        </w:rPr>
      </w:pPr>
      <w:r>
        <w:rPr>
          <w:lang w:val="en-US"/>
        </w:rPr>
        <w:fldChar w:fldCharType="begin"/>
      </w:r>
      <w:r>
        <w:rPr>
          <w:lang w:val="en-US"/>
        </w:rPr>
        <w:instrText xml:space="preserve"> REF _Ref449167676 \h </w:instrText>
      </w:r>
      <w:r>
        <w:rPr>
          <w:lang w:val="en-US"/>
        </w:rPr>
      </w:r>
      <w:r>
        <w:rPr>
          <w:lang w:val="en-US"/>
        </w:rPr>
        <w:fldChar w:fldCharType="separate"/>
      </w:r>
      <w:r w:rsidR="009D4EC5" w:rsidRPr="001C220C">
        <w:rPr>
          <w:lang w:val="en-US"/>
        </w:rPr>
        <w:t xml:space="preserve">Table </w:t>
      </w:r>
      <w:r w:rsidR="009D4EC5">
        <w:rPr>
          <w:noProof/>
          <w:lang w:val="en-US"/>
        </w:rPr>
        <w:t>162</w:t>
      </w:r>
      <w:r>
        <w:rPr>
          <w:lang w:val="en-US"/>
        </w:rPr>
        <w:fldChar w:fldCharType="end"/>
      </w:r>
      <w:r>
        <w:rPr>
          <w:lang w:val="en-US"/>
        </w:rPr>
        <w:t xml:space="preserve"> </w:t>
      </w:r>
      <w:r w:rsidR="00C70FA6" w:rsidRPr="001C220C">
        <w:rPr>
          <w:lang w:val="en-US"/>
        </w:rPr>
        <w:t xml:space="preserve">lists the </w:t>
      </w:r>
      <w:r w:rsidR="000F0D54">
        <w:rPr>
          <w:lang w:val="en-US"/>
        </w:rPr>
        <w:t>relationship</w:t>
      </w:r>
      <w:r w:rsidR="001A4DED">
        <w:rPr>
          <w:lang w:val="en-US"/>
        </w:rPr>
        <w:t xml:space="preserve"> role</w:t>
      </w:r>
      <w:r w:rsidR="000F0D54">
        <w:rPr>
          <w:lang w:val="en-US"/>
        </w:rPr>
        <w:t>s</w:t>
      </w:r>
      <w:r w:rsidR="00C70FA6" w:rsidRPr="001C220C">
        <w:rPr>
          <w:lang w:val="en-US"/>
        </w:rPr>
        <w:t xml:space="preserve"> of </w:t>
      </w:r>
      <w:r w:rsidR="0046435C">
        <w:rPr>
          <w:lang w:val="en-US"/>
        </w:rPr>
        <w:t>the</w:t>
      </w:r>
      <w:r w:rsidR="00BF69FC" w:rsidRPr="001C220C">
        <w:rPr>
          <w:lang w:val="en-US"/>
        </w:rPr>
        <w:t xml:space="preserve"> </w:t>
      </w:r>
      <w:r w:rsidR="00920361" w:rsidRPr="001F6E11">
        <w:rPr>
          <w:i/>
          <w:lang w:val="en-US"/>
        </w:rPr>
        <w:t>segment</w:t>
      </w:r>
      <w:r w:rsidR="00C70FA6" w:rsidRPr="001F6E11">
        <w:rPr>
          <w:i/>
          <w:lang w:val="en-US"/>
        </w:rPr>
        <w:t xml:space="preserve"> dependency</w:t>
      </w:r>
      <w:r w:rsidR="00C70FA6" w:rsidRPr="001C220C">
        <w:rPr>
          <w:lang w:val="en-US"/>
        </w:rPr>
        <w:t>.</w:t>
      </w:r>
      <w:r w:rsidR="000F0D54">
        <w:rPr>
          <w:lang w:val="en-US"/>
        </w:rPr>
        <w:t xml:space="preserve"> </w:t>
      </w:r>
      <w:r w:rsidR="000F0D54">
        <w:rPr>
          <w:lang w:val="en-US"/>
        </w:rPr>
        <w:fldChar w:fldCharType="begin"/>
      </w:r>
      <w:r w:rsidR="000F0D54">
        <w:rPr>
          <w:lang w:val="en-US"/>
        </w:rPr>
        <w:instrText xml:space="preserve"> REF _Ref161734918 \h </w:instrText>
      </w:r>
      <w:r w:rsidR="000F0D54">
        <w:rPr>
          <w:lang w:val="en-US"/>
        </w:rPr>
      </w:r>
      <w:r w:rsidR="000F0D54">
        <w:rPr>
          <w:lang w:val="en-US"/>
        </w:rPr>
        <w:fldChar w:fldCharType="separate"/>
      </w:r>
      <w:r w:rsidR="009D4EC5" w:rsidRPr="001C220C">
        <w:rPr>
          <w:lang w:val="en-US"/>
        </w:rPr>
        <w:t xml:space="preserve">Table </w:t>
      </w:r>
      <w:r w:rsidR="009D4EC5">
        <w:rPr>
          <w:noProof/>
          <w:lang w:val="en-US"/>
        </w:rPr>
        <w:t>163</w:t>
      </w:r>
      <w:r w:rsidR="000F0D54">
        <w:rPr>
          <w:lang w:val="en-US"/>
        </w:rPr>
        <w:fldChar w:fldCharType="end"/>
      </w:r>
      <w:r w:rsidR="000F0D54" w:rsidRPr="001C220C">
        <w:rPr>
          <w:lang w:val="en-US"/>
        </w:rPr>
        <w:t xml:space="preserve"> lists the attributes of </w:t>
      </w:r>
      <w:r w:rsidR="0046435C">
        <w:rPr>
          <w:lang w:val="en-US"/>
        </w:rPr>
        <w:t>the</w:t>
      </w:r>
      <w:r w:rsidR="000F0D54" w:rsidRPr="001C220C">
        <w:rPr>
          <w:lang w:val="en-US"/>
        </w:rPr>
        <w:t xml:space="preserve"> </w:t>
      </w:r>
      <w:del w:id="14507" w:author="Charles Gifford" w:date="2017-03-16T13:14:00Z">
        <w:r w:rsidR="000F0D54" w:rsidRPr="001F6E11" w:rsidDel="00786F85">
          <w:rPr>
            <w:i/>
            <w:lang w:val="en-US"/>
          </w:rPr>
          <w:delText xml:space="preserve">operations </w:delText>
        </w:r>
      </w:del>
      <w:r w:rsidR="000F0D54" w:rsidRPr="001F6E11">
        <w:rPr>
          <w:i/>
          <w:lang w:val="en-US"/>
        </w:rPr>
        <w:t>segment dependency</w:t>
      </w:r>
      <w:r w:rsidR="000F0D54" w:rsidRPr="001C220C">
        <w:rPr>
          <w:lang w:val="en-US"/>
        </w:rPr>
        <w:t>.</w:t>
      </w:r>
    </w:p>
    <w:p w14:paraId="34E4ABBC" w14:textId="54690C2D" w:rsidR="000F0D54" w:rsidRDefault="000F0D54" w:rsidP="000F0D54">
      <w:pPr>
        <w:pStyle w:val="TABLE-title"/>
        <w:rPr>
          <w:ins w:id="14508" w:author="Charles Gifford" w:date="2017-03-20T03:15:00Z"/>
          <w:lang w:val="en-US"/>
        </w:rPr>
      </w:pPr>
      <w:bookmarkStart w:id="14509" w:name="_Ref449167676"/>
      <w:bookmarkStart w:id="14510" w:name="_Toc478492462"/>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9D4EC5">
        <w:rPr>
          <w:noProof/>
          <w:lang w:val="en-US"/>
        </w:rPr>
        <w:t>162</w:t>
      </w:r>
      <w:r w:rsidR="00FD29D6">
        <w:rPr>
          <w:lang w:val="en-US"/>
        </w:rPr>
        <w:fldChar w:fldCharType="end"/>
      </w:r>
      <w:bookmarkEnd w:id="14509"/>
      <w:r w:rsidRPr="001C220C">
        <w:rPr>
          <w:noProof/>
          <w:lang w:val="en-US"/>
        </w:rPr>
        <w:t xml:space="preserve"> </w:t>
      </w:r>
      <w:r>
        <w:rPr>
          <w:lang w:val="en-US"/>
        </w:rPr>
        <w:t>–</w:t>
      </w:r>
      <w:r w:rsidRPr="001C220C">
        <w:rPr>
          <w:lang w:val="en-US"/>
        </w:rPr>
        <w:t xml:space="preserve"> </w:t>
      </w:r>
      <w:del w:id="14511" w:author="Charles Gifford" w:date="2017-03-16T13:14:00Z">
        <w:r w:rsidDel="00786F85">
          <w:rPr>
            <w:lang w:val="en-US"/>
          </w:rPr>
          <w:delText>O</w:delText>
        </w:r>
        <w:r w:rsidRPr="001C220C" w:rsidDel="00786F85">
          <w:rPr>
            <w:lang w:val="en-US"/>
          </w:rPr>
          <w:delText>perations s</w:delText>
        </w:r>
      </w:del>
      <w:ins w:id="14512" w:author="Charles Gifford" w:date="2017-03-16T13:14:00Z">
        <w:r w:rsidR="00786F85">
          <w:rPr>
            <w:lang w:val="en-US"/>
          </w:rPr>
          <w:t>S</w:t>
        </w:r>
      </w:ins>
      <w:r w:rsidRPr="001C220C">
        <w:rPr>
          <w:lang w:val="en-US"/>
        </w:rPr>
        <w:t>egment</w:t>
      </w:r>
      <w:r w:rsidRPr="001C220C">
        <w:rPr>
          <w:noProof/>
          <w:lang w:val="en-US"/>
        </w:rPr>
        <w:t xml:space="preserve"> dependency</w:t>
      </w:r>
      <w:r w:rsidRPr="00AC2193">
        <w:rPr>
          <w:lang w:val="en-US"/>
        </w:rPr>
        <w:t xml:space="preserve"> </w:t>
      </w:r>
      <w:r>
        <w:rPr>
          <w:lang w:val="en-US"/>
        </w:rPr>
        <w:t>relationship</w:t>
      </w:r>
      <w:r w:rsidR="001A4DED">
        <w:rPr>
          <w:lang w:val="en-US"/>
        </w:rPr>
        <w:t xml:space="preserve"> role</w:t>
      </w:r>
      <w:r>
        <w:rPr>
          <w:lang w:val="en-US"/>
        </w:rPr>
        <w:t>s</w:t>
      </w:r>
      <w:bookmarkEnd w:id="14510"/>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080"/>
        <w:gridCol w:w="3780"/>
      </w:tblGrid>
      <w:tr w:rsidR="001A4DED" w:rsidRPr="009432BC" w14:paraId="38EF6773" w14:textId="77777777" w:rsidTr="0068354D">
        <w:trPr>
          <w:trHeight w:val="197"/>
          <w:tblHeader/>
          <w:ins w:id="14513" w:author="Charles Gifford" w:date="2017-03-20T03:15:00Z"/>
        </w:trPr>
        <w:tc>
          <w:tcPr>
            <w:tcW w:w="2155" w:type="dxa"/>
            <w:shd w:val="clear" w:color="auto" w:fill="auto"/>
          </w:tcPr>
          <w:p w14:paraId="21441EB6" w14:textId="77777777" w:rsidR="001A4DED" w:rsidRPr="009432BC" w:rsidRDefault="001A4DED" w:rsidP="0068354D">
            <w:pPr>
              <w:pStyle w:val="TABLE-col-heading"/>
              <w:rPr>
                <w:ins w:id="14514" w:author="Charles Gifford" w:date="2017-03-20T03:15:00Z"/>
              </w:rPr>
            </w:pPr>
            <w:ins w:id="14515" w:author="Charles Gifford" w:date="2017-03-20T03:15:00Z">
              <w:r w:rsidRPr="009432BC">
                <w:t>Related Object</w:t>
              </w:r>
            </w:ins>
          </w:p>
        </w:tc>
        <w:tc>
          <w:tcPr>
            <w:tcW w:w="2070" w:type="dxa"/>
            <w:shd w:val="clear" w:color="auto" w:fill="auto"/>
          </w:tcPr>
          <w:p w14:paraId="4D5B0249" w14:textId="77777777" w:rsidR="001A4DED" w:rsidRPr="009432BC" w:rsidRDefault="001A4DED" w:rsidP="0068354D">
            <w:pPr>
              <w:pStyle w:val="TABLE-col-heading"/>
              <w:rPr>
                <w:ins w:id="14516" w:author="Charles Gifford" w:date="2017-03-20T03:15:00Z"/>
              </w:rPr>
            </w:pPr>
            <w:ins w:id="14517" w:author="Charles Gifford" w:date="2017-03-20T03:15:00Z">
              <w:r w:rsidRPr="009432BC">
                <w:t>Role</w:t>
              </w:r>
            </w:ins>
          </w:p>
        </w:tc>
        <w:tc>
          <w:tcPr>
            <w:tcW w:w="1080" w:type="dxa"/>
            <w:shd w:val="clear" w:color="auto" w:fill="auto"/>
          </w:tcPr>
          <w:p w14:paraId="37738003" w14:textId="77777777" w:rsidR="001A4DED" w:rsidRPr="009432BC" w:rsidRDefault="001A4DED" w:rsidP="0068354D">
            <w:pPr>
              <w:pStyle w:val="TABLE-col-heading"/>
              <w:rPr>
                <w:ins w:id="14518" w:author="Charles Gifford" w:date="2017-03-20T03:15:00Z"/>
              </w:rPr>
            </w:pPr>
            <w:ins w:id="14519" w:author="Charles Gifford" w:date="2017-03-20T03:15:00Z">
              <w:r w:rsidRPr="009432BC">
                <w:t>Multiplicity</w:t>
              </w:r>
            </w:ins>
          </w:p>
        </w:tc>
        <w:tc>
          <w:tcPr>
            <w:tcW w:w="3780" w:type="dxa"/>
            <w:shd w:val="clear" w:color="auto" w:fill="auto"/>
          </w:tcPr>
          <w:p w14:paraId="6502D698" w14:textId="77777777" w:rsidR="001A4DED" w:rsidRPr="009432BC" w:rsidRDefault="001A4DED" w:rsidP="0068354D">
            <w:pPr>
              <w:pStyle w:val="TABLE-col-heading"/>
              <w:rPr>
                <w:ins w:id="14520" w:author="Charles Gifford" w:date="2017-03-20T03:15:00Z"/>
              </w:rPr>
            </w:pPr>
            <w:ins w:id="14521" w:author="Charles Gifford" w:date="2017-03-20T03:15:00Z">
              <w:r w:rsidRPr="009432BC">
                <w:t>Description</w:t>
              </w:r>
            </w:ins>
          </w:p>
        </w:tc>
      </w:tr>
      <w:tr w:rsidR="001A4DED" w:rsidRPr="009432BC" w14:paraId="74B53F7C" w14:textId="77777777" w:rsidTr="0068354D">
        <w:trPr>
          <w:trHeight w:val="332"/>
          <w:ins w:id="14522" w:author="Charles Gifford" w:date="2017-03-20T03:15:00Z"/>
        </w:trPr>
        <w:tc>
          <w:tcPr>
            <w:tcW w:w="2155" w:type="dxa"/>
          </w:tcPr>
          <w:p w14:paraId="536085A3" w14:textId="330F17D1" w:rsidR="001A4DED" w:rsidRPr="009432BC" w:rsidRDefault="001A4DED" w:rsidP="0068354D">
            <w:pPr>
              <w:pStyle w:val="TABLE-cell"/>
              <w:rPr>
                <w:ins w:id="14523" w:author="Charles Gifford" w:date="2017-03-20T03:15:00Z"/>
              </w:rPr>
            </w:pPr>
            <w:ins w:id="14524" w:author="Charles Gifford" w:date="2017-03-20T03:16:00Z">
              <w:r w:rsidRPr="001A4DED">
                <w:rPr>
                  <w:szCs w:val="20"/>
                  <w:lang w:val="en-US"/>
                </w:rPr>
                <w:t>Operations segment</w:t>
              </w:r>
            </w:ins>
          </w:p>
        </w:tc>
        <w:tc>
          <w:tcPr>
            <w:tcW w:w="2070" w:type="dxa"/>
          </w:tcPr>
          <w:p w14:paraId="38F39668" w14:textId="4DBB5E05" w:rsidR="001A4DED" w:rsidRPr="009432BC" w:rsidRDefault="001A4DED" w:rsidP="0068354D">
            <w:pPr>
              <w:pStyle w:val="TABLE-cell"/>
              <w:rPr>
                <w:ins w:id="14525" w:author="Charles Gifford" w:date="2017-03-20T03:15:00Z"/>
              </w:rPr>
            </w:pPr>
            <w:ins w:id="14526" w:author="Charles Gifford" w:date="2017-03-20T03:16:00Z">
              <w:r w:rsidRPr="001A4DED">
                <w:rPr>
                  <w:szCs w:val="20"/>
                  <w:lang w:val="en-US"/>
                </w:rPr>
                <w:t>Operations segment</w:t>
              </w:r>
            </w:ins>
            <w:ins w:id="14527" w:author="Charles Gifford" w:date="2017-03-20T03:15:00Z">
              <w:r>
                <w:rPr>
                  <w:szCs w:val="20"/>
                  <w:lang w:val="en-US"/>
                </w:rPr>
                <w:t xml:space="preserve"> from</w:t>
              </w:r>
            </w:ins>
          </w:p>
        </w:tc>
        <w:tc>
          <w:tcPr>
            <w:tcW w:w="1080" w:type="dxa"/>
          </w:tcPr>
          <w:p w14:paraId="73DDE59A" w14:textId="77777777" w:rsidR="001A4DED" w:rsidRPr="009432BC" w:rsidRDefault="001A4DED" w:rsidP="0068354D">
            <w:pPr>
              <w:pStyle w:val="TABLE-cell"/>
              <w:rPr>
                <w:ins w:id="14528" w:author="Charles Gifford" w:date="2017-03-20T03:15:00Z"/>
              </w:rPr>
            </w:pPr>
            <w:ins w:id="14529" w:author="Charles Gifford" w:date="2017-03-20T03:15:00Z">
              <w:r>
                <w:rPr>
                  <w:szCs w:val="20"/>
                  <w:lang w:val="en-US"/>
                </w:rPr>
                <w:t>0..*</w:t>
              </w:r>
            </w:ins>
          </w:p>
        </w:tc>
        <w:tc>
          <w:tcPr>
            <w:tcW w:w="3780" w:type="dxa"/>
          </w:tcPr>
          <w:p w14:paraId="22BE2C46" w14:textId="7ECD442D" w:rsidR="001A4DED" w:rsidRPr="009432BC" w:rsidRDefault="001A4DED" w:rsidP="0068354D">
            <w:pPr>
              <w:pStyle w:val="TABLE-cell"/>
              <w:rPr>
                <w:ins w:id="14530" w:author="Charles Gifford" w:date="2017-03-20T03:15:00Z"/>
              </w:rPr>
            </w:pPr>
            <w:ins w:id="14531" w:author="Charles Gifford" w:date="2017-03-20T03:15:00Z">
              <w:r>
                <w:rPr>
                  <w:lang w:val="en-US"/>
                </w:rPr>
                <w:t xml:space="preserve">The source </w:t>
              </w:r>
            </w:ins>
            <w:ins w:id="14532" w:author="Charles Gifford" w:date="2017-03-20T03:16:00Z">
              <w:r>
                <w:rPr>
                  <w:i/>
                  <w:lang w:val="en-US"/>
                </w:rPr>
                <w:t>o</w:t>
              </w:r>
              <w:r w:rsidRPr="001A4DED">
                <w:rPr>
                  <w:i/>
                  <w:lang w:val="en-US"/>
                </w:rPr>
                <w:t>perations segment</w:t>
              </w:r>
            </w:ins>
            <w:ins w:id="14533" w:author="Charles Gifford" w:date="2017-03-20T03:15:00Z">
              <w:r>
                <w:rPr>
                  <w:i/>
                  <w:lang w:val="en-US"/>
                </w:rPr>
                <w:t>s</w:t>
              </w:r>
              <w:r>
                <w:rPr>
                  <w:lang w:val="en-US"/>
                </w:rPr>
                <w:t xml:space="preserve"> that the </w:t>
              </w:r>
              <w:r>
                <w:rPr>
                  <w:i/>
                  <w:lang w:val="en-US"/>
                </w:rPr>
                <w:t xml:space="preserve">target </w:t>
              </w:r>
            </w:ins>
            <w:ins w:id="14534" w:author="Charles Gifford" w:date="2017-03-20T03:17:00Z">
              <w:r>
                <w:rPr>
                  <w:i/>
                  <w:lang w:val="en-US"/>
                </w:rPr>
                <w:t>o</w:t>
              </w:r>
              <w:r w:rsidRPr="001A4DED">
                <w:rPr>
                  <w:i/>
                  <w:lang w:val="en-US"/>
                </w:rPr>
                <w:t>perations segment</w:t>
              </w:r>
            </w:ins>
            <w:ins w:id="14535" w:author="Charles Gifford" w:date="2017-03-20T03:15:00Z">
              <w:r>
                <w:rPr>
                  <w:i/>
                  <w:lang w:val="en-US"/>
                </w:rPr>
                <w:t>s</w:t>
              </w:r>
              <w:r>
                <w:rPr>
                  <w:lang w:val="en-US"/>
                </w:rPr>
                <w:t xml:space="preserve"> are dependent.</w:t>
              </w:r>
            </w:ins>
          </w:p>
        </w:tc>
      </w:tr>
      <w:tr w:rsidR="001A4DED" w:rsidRPr="009432BC" w14:paraId="0D6A58FE" w14:textId="77777777" w:rsidTr="0068354D">
        <w:trPr>
          <w:trHeight w:val="494"/>
          <w:ins w:id="14536" w:author="Charles Gifford" w:date="2017-03-20T03:15:00Z"/>
        </w:trPr>
        <w:tc>
          <w:tcPr>
            <w:tcW w:w="2155" w:type="dxa"/>
          </w:tcPr>
          <w:p w14:paraId="685171E1" w14:textId="35CCBDB7" w:rsidR="001A4DED" w:rsidRPr="009432BC" w:rsidRDefault="001A4DED" w:rsidP="0068354D">
            <w:pPr>
              <w:pStyle w:val="TABLE-cell"/>
              <w:rPr>
                <w:ins w:id="14537" w:author="Charles Gifford" w:date="2017-03-20T03:15:00Z"/>
              </w:rPr>
            </w:pPr>
            <w:ins w:id="14538" w:author="Charles Gifford" w:date="2017-03-20T03:16:00Z">
              <w:r w:rsidRPr="001A4DED">
                <w:rPr>
                  <w:szCs w:val="20"/>
                  <w:lang w:val="en-US"/>
                </w:rPr>
                <w:t>Operations segment</w:t>
              </w:r>
            </w:ins>
          </w:p>
        </w:tc>
        <w:tc>
          <w:tcPr>
            <w:tcW w:w="2070" w:type="dxa"/>
          </w:tcPr>
          <w:p w14:paraId="178AAC11" w14:textId="2F3D9754" w:rsidR="001A4DED" w:rsidRPr="009432BC" w:rsidRDefault="001A4DED" w:rsidP="0068354D">
            <w:pPr>
              <w:pStyle w:val="TABLE-cell"/>
              <w:rPr>
                <w:ins w:id="14539" w:author="Charles Gifford" w:date="2017-03-20T03:15:00Z"/>
              </w:rPr>
            </w:pPr>
            <w:ins w:id="14540" w:author="Charles Gifford" w:date="2017-03-20T03:16:00Z">
              <w:r w:rsidRPr="001A4DED">
                <w:rPr>
                  <w:szCs w:val="20"/>
                  <w:lang w:val="en-US"/>
                </w:rPr>
                <w:t>Operations segment</w:t>
              </w:r>
            </w:ins>
            <w:ins w:id="14541" w:author="Charles Gifford" w:date="2017-03-20T03:15:00Z">
              <w:r>
                <w:rPr>
                  <w:szCs w:val="20"/>
                  <w:lang w:val="en-US"/>
                </w:rPr>
                <w:t xml:space="preserve"> to</w:t>
              </w:r>
            </w:ins>
          </w:p>
        </w:tc>
        <w:tc>
          <w:tcPr>
            <w:tcW w:w="1080" w:type="dxa"/>
          </w:tcPr>
          <w:p w14:paraId="3DF7CE29" w14:textId="77777777" w:rsidR="001A4DED" w:rsidRPr="009432BC" w:rsidRDefault="001A4DED" w:rsidP="0068354D">
            <w:pPr>
              <w:pStyle w:val="TABLE-cell"/>
              <w:rPr>
                <w:ins w:id="14542" w:author="Charles Gifford" w:date="2017-03-20T03:15:00Z"/>
              </w:rPr>
            </w:pPr>
            <w:ins w:id="14543" w:author="Charles Gifford" w:date="2017-03-20T03:15:00Z">
              <w:r>
                <w:rPr>
                  <w:szCs w:val="20"/>
                  <w:lang w:val="en-US"/>
                </w:rPr>
                <w:t>0..*</w:t>
              </w:r>
            </w:ins>
          </w:p>
        </w:tc>
        <w:tc>
          <w:tcPr>
            <w:tcW w:w="3780" w:type="dxa"/>
          </w:tcPr>
          <w:p w14:paraId="66ACC765" w14:textId="490167B4" w:rsidR="001A4DED" w:rsidRPr="009432BC" w:rsidRDefault="001A4DED" w:rsidP="0068354D">
            <w:pPr>
              <w:pStyle w:val="TABLE-cell"/>
              <w:rPr>
                <w:ins w:id="14544" w:author="Charles Gifford" w:date="2017-03-20T03:15:00Z"/>
              </w:rPr>
            </w:pPr>
            <w:ins w:id="14545" w:author="Charles Gifford" w:date="2017-03-20T03:15:00Z">
              <w:r>
                <w:rPr>
                  <w:lang w:val="en-US"/>
                </w:rPr>
                <w:t xml:space="preserve">The target </w:t>
              </w:r>
            </w:ins>
            <w:ins w:id="14546" w:author="Charles Gifford" w:date="2017-03-20T03:17:00Z">
              <w:r>
                <w:rPr>
                  <w:i/>
                  <w:lang w:val="en-US"/>
                </w:rPr>
                <w:t>o</w:t>
              </w:r>
              <w:r w:rsidRPr="001A4DED">
                <w:rPr>
                  <w:i/>
                  <w:lang w:val="en-US"/>
                </w:rPr>
                <w:t>perations segment</w:t>
              </w:r>
              <w:r>
                <w:rPr>
                  <w:i/>
                  <w:lang w:val="en-US"/>
                </w:rPr>
                <w:t>s</w:t>
              </w:r>
            </w:ins>
            <w:ins w:id="14547" w:author="Charles Gifford" w:date="2017-03-20T03:15:00Z">
              <w:r>
                <w:rPr>
                  <w:lang w:val="en-US"/>
                </w:rPr>
                <w:t xml:space="preserve"> that are dependent on </w:t>
              </w:r>
              <w:r>
                <w:rPr>
                  <w:i/>
                  <w:lang w:val="en-US"/>
                </w:rPr>
                <w:t xml:space="preserve">source </w:t>
              </w:r>
            </w:ins>
            <w:ins w:id="14548" w:author="Charles Gifford" w:date="2017-03-20T03:17:00Z">
              <w:r>
                <w:rPr>
                  <w:i/>
                  <w:lang w:val="en-US"/>
                </w:rPr>
                <w:t>o</w:t>
              </w:r>
              <w:r w:rsidRPr="001A4DED">
                <w:rPr>
                  <w:i/>
                  <w:lang w:val="en-US"/>
                </w:rPr>
                <w:t>perations segment</w:t>
              </w:r>
            </w:ins>
            <w:ins w:id="14549" w:author="Charles Gifford" w:date="2017-03-20T03:15:00Z">
              <w:r>
                <w:rPr>
                  <w:i/>
                  <w:lang w:val="en-US"/>
                </w:rPr>
                <w:t>s</w:t>
              </w:r>
              <w:r>
                <w:rPr>
                  <w:lang w:val="en-US"/>
                </w:rPr>
                <w:t>.</w:t>
              </w:r>
            </w:ins>
          </w:p>
        </w:tc>
      </w:tr>
    </w:tbl>
    <w:p w14:paraId="00BAA74F" w14:textId="16FD4B88" w:rsidR="009E6331" w:rsidRPr="001C220C" w:rsidRDefault="009E6331" w:rsidP="000D7FCB">
      <w:pPr>
        <w:pStyle w:val="TABLE-title"/>
        <w:rPr>
          <w:noProof/>
          <w:lang w:val="en-US"/>
        </w:rPr>
      </w:pPr>
      <w:bookmarkStart w:id="14550" w:name="_Ref161734918"/>
      <w:bookmarkStart w:id="14551" w:name="_Toc161631650"/>
      <w:bookmarkStart w:id="14552" w:name="_Ref162329509"/>
      <w:bookmarkStart w:id="14553" w:name="_Toc266864177"/>
      <w:bookmarkStart w:id="14554" w:name="_Toc306621065"/>
      <w:bookmarkStart w:id="14555" w:name="_Toc320178461"/>
      <w:bookmarkStart w:id="14556" w:name="_Toc478492463"/>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9D4EC5">
        <w:rPr>
          <w:noProof/>
          <w:lang w:val="en-US"/>
        </w:rPr>
        <w:t>163</w:t>
      </w:r>
      <w:r w:rsidR="00FD29D6">
        <w:rPr>
          <w:lang w:val="en-US"/>
        </w:rPr>
        <w:fldChar w:fldCharType="end"/>
      </w:r>
      <w:bookmarkEnd w:id="14550"/>
      <w:r w:rsidRPr="001C220C">
        <w:rPr>
          <w:noProof/>
          <w:lang w:val="en-US"/>
        </w:rPr>
        <w:t xml:space="preserve"> </w:t>
      </w:r>
      <w:r w:rsidR="000D7FCB">
        <w:rPr>
          <w:lang w:val="en-US"/>
        </w:rPr>
        <w:t>–</w:t>
      </w:r>
      <w:r w:rsidR="00B638E1" w:rsidRPr="001C220C">
        <w:rPr>
          <w:lang w:val="en-US"/>
        </w:rPr>
        <w:t xml:space="preserve"> </w:t>
      </w:r>
      <w:del w:id="14557" w:author="Charles Gifford" w:date="2017-03-16T13:14:00Z">
        <w:r w:rsidR="003B2776" w:rsidDel="00786F85">
          <w:rPr>
            <w:lang w:val="en-US"/>
          </w:rPr>
          <w:delText>O</w:delText>
        </w:r>
        <w:r w:rsidR="00920361" w:rsidRPr="001C220C" w:rsidDel="00786F85">
          <w:rPr>
            <w:lang w:val="en-US"/>
          </w:rPr>
          <w:delText>perations s</w:delText>
        </w:r>
      </w:del>
      <w:ins w:id="14558" w:author="Charles Gifford" w:date="2017-03-16T13:14:00Z">
        <w:r w:rsidR="00786F85">
          <w:rPr>
            <w:lang w:val="en-US"/>
          </w:rPr>
          <w:t>S</w:t>
        </w:r>
      </w:ins>
      <w:r w:rsidR="00920361" w:rsidRPr="001C220C">
        <w:rPr>
          <w:lang w:val="en-US"/>
        </w:rPr>
        <w:t>egment</w:t>
      </w:r>
      <w:r w:rsidRPr="001C220C">
        <w:rPr>
          <w:noProof/>
          <w:lang w:val="en-US"/>
        </w:rPr>
        <w:t xml:space="preserve"> dependency</w:t>
      </w:r>
      <w:bookmarkEnd w:id="14551"/>
      <w:bookmarkEnd w:id="14552"/>
      <w:bookmarkEnd w:id="14553"/>
      <w:bookmarkEnd w:id="14554"/>
      <w:bookmarkEnd w:id="14555"/>
      <w:r w:rsidR="003B2776" w:rsidRPr="00AC2193">
        <w:rPr>
          <w:lang w:val="en-US"/>
        </w:rPr>
        <w:t xml:space="preserve"> </w:t>
      </w:r>
      <w:r w:rsidR="003B2776">
        <w:rPr>
          <w:lang w:val="en-US"/>
        </w:rPr>
        <w:t>attributes</w:t>
      </w:r>
      <w:bookmarkEnd w:id="14556"/>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9E6331" w:rsidRPr="001C220C" w14:paraId="0B7DB49B" w14:textId="77777777">
        <w:trPr>
          <w:tblHeader/>
          <w:jc w:val="center"/>
        </w:trPr>
        <w:tc>
          <w:tcPr>
            <w:tcW w:w="1269" w:type="dxa"/>
          </w:tcPr>
          <w:p w14:paraId="13B12A04" w14:textId="77777777" w:rsidR="009E6331" w:rsidRPr="001C220C" w:rsidRDefault="009E6331" w:rsidP="0064103C">
            <w:pPr>
              <w:pStyle w:val="NormalTableHeader"/>
              <w:keepNext w:val="0"/>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0EA5844B" w14:textId="77777777" w:rsidR="009E6331" w:rsidRPr="001C220C" w:rsidRDefault="009E6331" w:rsidP="0064103C">
            <w:pPr>
              <w:pStyle w:val="NormalTableHeader"/>
              <w:keepNext w:val="0"/>
              <w:spacing w:before="40"/>
              <w:rPr>
                <w:lang w:val="en-US"/>
              </w:rPr>
            </w:pPr>
            <w:r w:rsidRPr="001C220C">
              <w:rPr>
                <w:lang w:val="en-US"/>
              </w:rPr>
              <w:t>Description</w:t>
            </w:r>
          </w:p>
        </w:tc>
        <w:tc>
          <w:tcPr>
            <w:tcW w:w="1440" w:type="dxa"/>
          </w:tcPr>
          <w:p w14:paraId="7ED0EFFF" w14:textId="77777777" w:rsidR="009E6331" w:rsidRPr="001C220C" w:rsidRDefault="00AE4770" w:rsidP="0064103C">
            <w:pPr>
              <w:pStyle w:val="NormalTableHeader"/>
              <w:keepNext w:val="0"/>
              <w:spacing w:before="40"/>
              <w:rPr>
                <w:lang w:val="en-US"/>
              </w:rPr>
            </w:pPr>
            <w:r>
              <w:rPr>
                <w:lang w:val="en-US"/>
              </w:rPr>
              <w:t>Production example</w:t>
            </w:r>
            <w:r w:rsidR="009E6331" w:rsidRPr="001C220C">
              <w:rPr>
                <w:lang w:val="en-US"/>
              </w:rPr>
              <w:t>s</w:t>
            </w:r>
          </w:p>
        </w:tc>
        <w:tc>
          <w:tcPr>
            <w:tcW w:w="1297" w:type="dxa"/>
          </w:tcPr>
          <w:p w14:paraId="3093FB6B" w14:textId="77777777" w:rsidR="009E6331" w:rsidRPr="001C220C" w:rsidRDefault="00AE4770" w:rsidP="0064103C">
            <w:pPr>
              <w:pStyle w:val="NormalTableHeader"/>
              <w:keepNext w:val="0"/>
              <w:spacing w:before="40"/>
              <w:rPr>
                <w:lang w:val="en-US"/>
              </w:rPr>
            </w:pPr>
            <w:r>
              <w:rPr>
                <w:lang w:val="en-US"/>
              </w:rPr>
              <w:t>Maintenance example</w:t>
            </w:r>
            <w:r w:rsidR="009E6331" w:rsidRPr="001C220C">
              <w:rPr>
                <w:lang w:val="en-US"/>
              </w:rPr>
              <w:t>s</w:t>
            </w:r>
          </w:p>
        </w:tc>
        <w:tc>
          <w:tcPr>
            <w:tcW w:w="1080" w:type="dxa"/>
          </w:tcPr>
          <w:p w14:paraId="3820F7C9" w14:textId="77777777" w:rsidR="009E6331" w:rsidRPr="001C220C" w:rsidRDefault="00AE4770" w:rsidP="0064103C">
            <w:pPr>
              <w:pStyle w:val="NormalTableHeader"/>
              <w:keepNext w:val="0"/>
              <w:spacing w:before="40"/>
              <w:rPr>
                <w:lang w:val="en-US"/>
              </w:rPr>
            </w:pPr>
            <w:r>
              <w:rPr>
                <w:lang w:val="en-US"/>
              </w:rPr>
              <w:t>Quality example</w:t>
            </w:r>
            <w:r w:rsidR="009E6331" w:rsidRPr="001C220C">
              <w:rPr>
                <w:lang w:val="en-US"/>
              </w:rPr>
              <w:t>s</w:t>
            </w:r>
          </w:p>
        </w:tc>
        <w:tc>
          <w:tcPr>
            <w:tcW w:w="1080" w:type="dxa"/>
          </w:tcPr>
          <w:p w14:paraId="63CEB189" w14:textId="77777777" w:rsidR="009E6331" w:rsidRPr="001C220C" w:rsidRDefault="00AE4770" w:rsidP="0064103C">
            <w:pPr>
              <w:pStyle w:val="NormalTableHeader"/>
              <w:keepNext w:val="0"/>
              <w:spacing w:before="40"/>
              <w:rPr>
                <w:lang w:val="en-US"/>
              </w:rPr>
            </w:pPr>
            <w:r>
              <w:rPr>
                <w:lang w:val="en-US"/>
              </w:rPr>
              <w:t>Inventory example</w:t>
            </w:r>
            <w:r w:rsidR="009E6331" w:rsidRPr="001C220C">
              <w:rPr>
                <w:lang w:val="en-US"/>
              </w:rPr>
              <w:t>s</w:t>
            </w:r>
          </w:p>
        </w:tc>
      </w:tr>
      <w:tr w:rsidR="00AE642B" w:rsidRPr="001C220C" w14:paraId="60674DEB" w14:textId="77777777">
        <w:trPr>
          <w:cantSplit/>
          <w:jc w:val="center"/>
        </w:trPr>
        <w:tc>
          <w:tcPr>
            <w:tcW w:w="1269" w:type="dxa"/>
          </w:tcPr>
          <w:p w14:paraId="70865DFF" w14:textId="77777777" w:rsidR="00AE642B" w:rsidRPr="001C220C" w:rsidRDefault="00AE642B" w:rsidP="0064103C">
            <w:pPr>
              <w:pStyle w:val="TableNormal1"/>
              <w:keepNext w:val="0"/>
              <w:rPr>
                <w:lang w:val="en-US"/>
              </w:rPr>
            </w:pPr>
            <w:r w:rsidRPr="001C220C">
              <w:rPr>
                <w:lang w:val="en-US"/>
              </w:rPr>
              <w:t>ID</w:t>
            </w:r>
          </w:p>
        </w:tc>
        <w:tc>
          <w:tcPr>
            <w:tcW w:w="2880" w:type="dxa"/>
          </w:tcPr>
          <w:p w14:paraId="6DD0E89C" w14:textId="100C01A5" w:rsidR="00AE642B" w:rsidRPr="001C220C" w:rsidRDefault="00AE642B" w:rsidP="0064103C">
            <w:pPr>
              <w:pStyle w:val="TableNormal1"/>
              <w:keepNext w:val="0"/>
              <w:rPr>
                <w:lang w:val="en-US"/>
              </w:rPr>
            </w:pPr>
            <w:r w:rsidRPr="001C220C">
              <w:rPr>
                <w:color w:val="000000"/>
                <w:lang w:val="en-US"/>
              </w:rPr>
              <w:t xml:space="preserve">The identification of the </w:t>
            </w:r>
            <w:r w:rsidRPr="00AE642B">
              <w:rPr>
                <w:color w:val="000000"/>
                <w:lang w:val="en-US"/>
              </w:rPr>
              <w:t>unique instance of the</w:t>
            </w:r>
            <w:r>
              <w:rPr>
                <w:i/>
                <w:color w:val="000000"/>
                <w:lang w:val="en-US"/>
              </w:rPr>
              <w:t xml:space="preserve"> </w:t>
            </w:r>
            <w:del w:id="14559" w:author="Charles Gifford" w:date="2017-03-16T13:14:00Z">
              <w:r w:rsidDel="00786F85">
                <w:rPr>
                  <w:i/>
                  <w:color w:val="000000"/>
                  <w:lang w:val="en-US"/>
                </w:rPr>
                <w:delText xml:space="preserve">operations </w:delText>
              </w:r>
            </w:del>
            <w:r>
              <w:rPr>
                <w:i/>
                <w:color w:val="000000"/>
                <w:lang w:val="en-US"/>
              </w:rPr>
              <w:t>segment dependency</w:t>
            </w:r>
            <w:r w:rsidRPr="001C220C">
              <w:rPr>
                <w:color w:val="000000"/>
                <w:lang w:val="en-US"/>
              </w:rPr>
              <w:t>.</w:t>
            </w:r>
          </w:p>
        </w:tc>
        <w:tc>
          <w:tcPr>
            <w:tcW w:w="1440" w:type="dxa"/>
          </w:tcPr>
          <w:p w14:paraId="027894F3" w14:textId="77777777" w:rsidR="00AE642B" w:rsidRPr="001C220C" w:rsidRDefault="00AE642B" w:rsidP="0064103C">
            <w:pPr>
              <w:pStyle w:val="TableNormal1"/>
              <w:keepNext w:val="0"/>
              <w:rPr>
                <w:lang w:val="en-US"/>
              </w:rPr>
            </w:pPr>
            <w:r>
              <w:rPr>
                <w:lang w:val="en-US"/>
              </w:rPr>
              <w:t>PSD001</w:t>
            </w:r>
          </w:p>
        </w:tc>
        <w:tc>
          <w:tcPr>
            <w:tcW w:w="1297" w:type="dxa"/>
          </w:tcPr>
          <w:p w14:paraId="66F6CD85" w14:textId="77777777" w:rsidR="00AE642B" w:rsidRPr="001C220C" w:rsidRDefault="00AE642B" w:rsidP="0064103C">
            <w:pPr>
              <w:pStyle w:val="TableNormal1"/>
              <w:keepNext w:val="0"/>
              <w:spacing w:before="40"/>
              <w:rPr>
                <w:lang w:val="en-US"/>
              </w:rPr>
            </w:pPr>
            <w:r>
              <w:rPr>
                <w:lang w:val="en-US"/>
              </w:rPr>
              <w:t>34</w:t>
            </w:r>
          </w:p>
        </w:tc>
        <w:tc>
          <w:tcPr>
            <w:tcW w:w="1080" w:type="dxa"/>
          </w:tcPr>
          <w:p w14:paraId="25375DB5" w14:textId="77777777" w:rsidR="00AE642B" w:rsidRPr="001C220C" w:rsidRDefault="00AE642B" w:rsidP="0064103C">
            <w:pPr>
              <w:pStyle w:val="TableNormal1"/>
              <w:keepNext w:val="0"/>
              <w:spacing w:before="40"/>
              <w:rPr>
                <w:lang w:val="en-US"/>
              </w:rPr>
            </w:pPr>
            <w:r>
              <w:rPr>
                <w:lang w:val="en-US"/>
              </w:rPr>
              <w:t>A35</w:t>
            </w:r>
          </w:p>
        </w:tc>
        <w:tc>
          <w:tcPr>
            <w:tcW w:w="1080" w:type="dxa"/>
          </w:tcPr>
          <w:p w14:paraId="5812B2EF" w14:textId="77777777" w:rsidR="00AE642B" w:rsidRPr="001C220C" w:rsidRDefault="00AE642B" w:rsidP="0064103C">
            <w:pPr>
              <w:pStyle w:val="TableNormal1"/>
              <w:keepNext w:val="0"/>
              <w:spacing w:before="40"/>
              <w:rPr>
                <w:lang w:val="en-US"/>
              </w:rPr>
            </w:pPr>
            <w:r>
              <w:rPr>
                <w:lang w:val="en-US"/>
              </w:rPr>
              <w:t>PSA-I-5563</w:t>
            </w:r>
          </w:p>
        </w:tc>
      </w:tr>
      <w:tr w:rsidR="00AE642B" w:rsidRPr="001C220C" w14:paraId="57AB8183" w14:textId="77777777">
        <w:trPr>
          <w:cantSplit/>
          <w:jc w:val="center"/>
        </w:trPr>
        <w:tc>
          <w:tcPr>
            <w:tcW w:w="1269" w:type="dxa"/>
          </w:tcPr>
          <w:p w14:paraId="76251B11" w14:textId="77777777" w:rsidR="00AE642B" w:rsidRPr="001C220C" w:rsidRDefault="00AE642B" w:rsidP="0064103C">
            <w:pPr>
              <w:pStyle w:val="TableNormal1"/>
              <w:keepNext w:val="0"/>
              <w:rPr>
                <w:lang w:val="en-US"/>
              </w:rPr>
            </w:pPr>
            <w:r w:rsidRPr="001C220C">
              <w:rPr>
                <w:lang w:val="en-US"/>
              </w:rPr>
              <w:t>Description</w:t>
            </w:r>
          </w:p>
        </w:tc>
        <w:tc>
          <w:tcPr>
            <w:tcW w:w="2880" w:type="dxa"/>
          </w:tcPr>
          <w:p w14:paraId="088C4E32" w14:textId="508F2A67" w:rsidR="00AE642B" w:rsidRPr="001C220C" w:rsidRDefault="00AE642B" w:rsidP="0064103C">
            <w:pPr>
              <w:pStyle w:val="TableNormal1"/>
              <w:keepNext w:val="0"/>
              <w:rPr>
                <w:lang w:val="en-US"/>
              </w:rPr>
            </w:pPr>
            <w:r w:rsidRPr="001C220C">
              <w:rPr>
                <w:lang w:val="en-US"/>
              </w:rPr>
              <w:t xml:space="preserve">Contains additional information and descriptions of the </w:t>
            </w:r>
            <w:del w:id="14560" w:author="Charles Gifford" w:date="2017-03-16T13:14:00Z">
              <w:r w:rsidRPr="001C220C" w:rsidDel="00786F85">
                <w:rPr>
                  <w:i/>
                  <w:lang w:val="en-US"/>
                </w:rPr>
                <w:delText xml:space="preserve">operations </w:delText>
              </w:r>
            </w:del>
            <w:r w:rsidRPr="001C220C">
              <w:rPr>
                <w:i/>
                <w:lang w:val="en-US"/>
              </w:rPr>
              <w:t xml:space="preserve">segment dependency </w:t>
            </w:r>
            <w:r w:rsidRPr="001C220C">
              <w:rPr>
                <w:lang w:val="en-US"/>
              </w:rPr>
              <w:t>definition for a specific segment.</w:t>
            </w:r>
          </w:p>
        </w:tc>
        <w:tc>
          <w:tcPr>
            <w:tcW w:w="1440" w:type="dxa"/>
          </w:tcPr>
          <w:p w14:paraId="09A080C0" w14:textId="052EE1E5" w:rsidR="00AE642B" w:rsidRPr="001C220C" w:rsidRDefault="00AE642B" w:rsidP="0064103C">
            <w:pPr>
              <w:pStyle w:val="TableNormal1"/>
              <w:keepNext w:val="0"/>
              <w:rPr>
                <w:lang w:val="en-US"/>
              </w:rPr>
            </w:pPr>
            <w:r w:rsidRPr="001C220C">
              <w:rPr>
                <w:lang w:val="en-US"/>
              </w:rPr>
              <w:t>Defines the sequencing of widget washing during the Widget Assembly</w:t>
            </w:r>
            <w:ins w:id="14561" w:author="Charles Gifford" w:date="2017-03-15T13:13:00Z">
              <w:r w:rsidR="00926F7C">
                <w:rPr>
                  <w:lang w:val="en-US"/>
                </w:rPr>
                <w:t xml:space="preserve"> operations</w:t>
              </w:r>
            </w:ins>
            <w:del w:id="14562" w:author="Charles Gifford" w:date="2017-03-15T13:13:00Z">
              <w:r w:rsidRPr="001C220C" w:rsidDel="00926F7C">
                <w:rPr>
                  <w:lang w:val="en-US"/>
                </w:rPr>
                <w:delText xml:space="preserve"> product </w:delText>
              </w:r>
            </w:del>
            <w:r w:rsidRPr="001C220C">
              <w:rPr>
                <w:lang w:val="en-US"/>
              </w:rPr>
              <w:t>segment</w:t>
            </w:r>
          </w:p>
        </w:tc>
        <w:tc>
          <w:tcPr>
            <w:tcW w:w="1297" w:type="dxa"/>
          </w:tcPr>
          <w:p w14:paraId="6D77FC25" w14:textId="77777777" w:rsidR="00AE642B" w:rsidRPr="001C220C" w:rsidRDefault="00AE642B" w:rsidP="0064103C">
            <w:pPr>
              <w:pStyle w:val="TableNormal1"/>
              <w:keepNext w:val="0"/>
              <w:spacing w:before="40"/>
              <w:rPr>
                <w:lang w:val="en-US"/>
              </w:rPr>
            </w:pPr>
            <w:r w:rsidRPr="001C220C">
              <w:rPr>
                <w:lang w:val="en-US"/>
              </w:rPr>
              <w:t>Defines the sequence for replacing an impeller</w:t>
            </w:r>
          </w:p>
        </w:tc>
        <w:tc>
          <w:tcPr>
            <w:tcW w:w="1080" w:type="dxa"/>
          </w:tcPr>
          <w:p w14:paraId="2F1112B3" w14:textId="77777777" w:rsidR="00AE642B" w:rsidRPr="001C220C" w:rsidRDefault="00AE642B" w:rsidP="0064103C">
            <w:pPr>
              <w:pStyle w:val="TableNormal1"/>
              <w:keepNext w:val="0"/>
              <w:spacing w:before="40"/>
              <w:rPr>
                <w:lang w:val="en-US"/>
              </w:rPr>
            </w:pPr>
            <w:r w:rsidRPr="001C220C">
              <w:rPr>
                <w:lang w:val="en-US"/>
              </w:rPr>
              <w:t>Defines sampling sequence</w:t>
            </w:r>
          </w:p>
        </w:tc>
        <w:tc>
          <w:tcPr>
            <w:tcW w:w="1080" w:type="dxa"/>
          </w:tcPr>
          <w:p w14:paraId="3D072F39" w14:textId="77777777" w:rsidR="00AE642B" w:rsidRPr="001C220C" w:rsidRDefault="00AE642B" w:rsidP="0064103C">
            <w:pPr>
              <w:pStyle w:val="TableNormal1"/>
              <w:keepNext w:val="0"/>
              <w:spacing w:before="40"/>
              <w:rPr>
                <w:lang w:val="en-US"/>
              </w:rPr>
            </w:pPr>
            <w:r w:rsidRPr="001C220C">
              <w:rPr>
                <w:lang w:val="en-US"/>
              </w:rPr>
              <w:t>Defines IBC sealing</w:t>
            </w:r>
          </w:p>
        </w:tc>
      </w:tr>
      <w:tr w:rsidR="00F67980" w:rsidRPr="001C220C" w:rsidDel="00786F85" w14:paraId="7C53353A" w14:textId="714A5D76">
        <w:trPr>
          <w:cantSplit/>
          <w:jc w:val="center"/>
          <w:del w:id="14563" w:author="Charles Gifford" w:date="2017-03-16T13:14:00Z"/>
        </w:trPr>
        <w:tc>
          <w:tcPr>
            <w:tcW w:w="1269" w:type="dxa"/>
          </w:tcPr>
          <w:p w14:paraId="69945654" w14:textId="6E231F03" w:rsidR="00F67980" w:rsidRPr="001C220C" w:rsidDel="00786F85" w:rsidRDefault="00F67980" w:rsidP="0064103C">
            <w:pPr>
              <w:pStyle w:val="TableNormal1"/>
              <w:keepNext w:val="0"/>
              <w:rPr>
                <w:del w:id="14564" w:author="Charles Gifford" w:date="2017-03-16T13:14:00Z"/>
                <w:lang w:val="en-US"/>
              </w:rPr>
            </w:pPr>
            <w:ins w:id="14565" w:author="Dennis Brandl" w:date="2015-08-17T11:02:00Z">
              <w:del w:id="14566" w:author="Charles Gifford" w:date="2017-03-16T13:14:00Z">
                <w:r w:rsidDel="00786F85">
                  <w:rPr>
                    <w:lang w:val="en-US"/>
                  </w:rPr>
                  <w:delText xml:space="preserve">Hierarchy </w:delText>
                </w:r>
              </w:del>
            </w:ins>
            <w:del w:id="14567" w:author="Charles Gifford" w:date="2017-03-16T13:14:00Z">
              <w:r w:rsidR="003A5A2B" w:rsidDel="00786F85">
                <w:rPr>
                  <w:lang w:val="en-US"/>
                </w:rPr>
                <w:delText>s</w:delText>
              </w:r>
            </w:del>
            <w:ins w:id="14568" w:author="Dennis Brandl" w:date="2015-08-17T11:02:00Z">
              <w:del w:id="14569" w:author="Charles Gifford" w:date="2017-03-16T13:14:00Z">
                <w:r w:rsidDel="00786F85">
                  <w:rPr>
                    <w:lang w:val="en-US"/>
                  </w:rPr>
                  <w:delText>cope</w:delText>
                </w:r>
              </w:del>
            </w:ins>
          </w:p>
        </w:tc>
        <w:tc>
          <w:tcPr>
            <w:tcW w:w="2880" w:type="dxa"/>
          </w:tcPr>
          <w:p w14:paraId="7AC0C940" w14:textId="76D8B7E7" w:rsidR="00F67980" w:rsidRPr="001C220C" w:rsidDel="00786F85" w:rsidRDefault="00F67980" w:rsidP="0064103C">
            <w:pPr>
              <w:pStyle w:val="TableNormal1"/>
              <w:keepNext w:val="0"/>
              <w:rPr>
                <w:ins w:id="14570" w:author="Dennis Brandl" w:date="2015-08-17T11:02:00Z"/>
                <w:del w:id="14571" w:author="Charles Gifford" w:date="2017-03-16T13:14:00Z"/>
                <w:lang w:val="en-US"/>
              </w:rPr>
            </w:pPr>
            <w:ins w:id="14572" w:author="Dennis Brandl" w:date="2015-08-17T11:02:00Z">
              <w:del w:id="14573" w:author="Charles Gifford" w:date="2017-03-16T13:14:00Z">
                <w:r w:rsidRPr="001C220C" w:rsidDel="00786F85">
                  <w:rPr>
                    <w:lang w:val="en-US"/>
                  </w:rPr>
                  <w:delText>Identifies where the exchanged information fits within the role based equipment hierarchy</w:delText>
                </w:r>
                <w:r w:rsidDel="00786F85">
                  <w:rPr>
                    <w:lang w:val="en-US"/>
                  </w:rPr>
                  <w:delText xml:space="preserve">. </w:delText>
                </w:r>
              </w:del>
            </w:ins>
          </w:p>
          <w:p w14:paraId="50F59C4D" w14:textId="73140D0E" w:rsidR="00F67980" w:rsidRPr="001C220C" w:rsidDel="00786F85" w:rsidRDefault="00F67980" w:rsidP="0064103C">
            <w:pPr>
              <w:pStyle w:val="TableNormal1"/>
              <w:keepNext w:val="0"/>
              <w:rPr>
                <w:del w:id="14574" w:author="Charles Gifford" w:date="2017-03-16T13:14:00Z"/>
                <w:lang w:val="en-US"/>
              </w:rPr>
            </w:pPr>
          </w:p>
        </w:tc>
        <w:tc>
          <w:tcPr>
            <w:tcW w:w="1440" w:type="dxa"/>
          </w:tcPr>
          <w:p w14:paraId="797A2025" w14:textId="060650A3" w:rsidR="00F67980" w:rsidRPr="001C220C" w:rsidDel="00786F85" w:rsidRDefault="00F67980" w:rsidP="0064103C">
            <w:pPr>
              <w:pStyle w:val="TableNormal1"/>
              <w:keepNext w:val="0"/>
              <w:rPr>
                <w:del w:id="14575" w:author="Charles Gifford" w:date="2017-03-16T13:14:00Z"/>
                <w:lang w:val="en-US"/>
              </w:rPr>
            </w:pPr>
            <w:ins w:id="14576" w:author="Dennis Brandl" w:date="2015-08-17T11:02:00Z">
              <w:del w:id="14577" w:author="Charles Gifford" w:date="2017-03-16T13:14:00Z">
                <w:r w:rsidRPr="001C220C" w:rsidDel="00786F85">
                  <w:rPr>
                    <w:lang w:val="en-US"/>
                  </w:rPr>
                  <w:delText>East Wing(AREA)/ Manufacturing Line #2(WORK CENTER)</w:delText>
                </w:r>
              </w:del>
            </w:ins>
          </w:p>
        </w:tc>
        <w:tc>
          <w:tcPr>
            <w:tcW w:w="1297" w:type="dxa"/>
          </w:tcPr>
          <w:p w14:paraId="5D30140A" w14:textId="3B503436" w:rsidR="00F67980" w:rsidRPr="001C220C" w:rsidDel="00786F85" w:rsidRDefault="00F67980" w:rsidP="0064103C">
            <w:pPr>
              <w:pStyle w:val="TableNormal1"/>
              <w:keepNext w:val="0"/>
              <w:rPr>
                <w:ins w:id="14578" w:author="Dennis Brandl" w:date="2015-08-17T11:02:00Z"/>
                <w:del w:id="14579" w:author="Charles Gifford" w:date="2017-03-16T13:14:00Z"/>
                <w:lang w:val="en-US"/>
              </w:rPr>
            </w:pPr>
            <w:ins w:id="14580" w:author="Dennis Brandl" w:date="2015-08-17T11:02:00Z">
              <w:del w:id="14581" w:author="Charles Gifford" w:date="2017-03-16T13:14:00Z">
                <w:r w:rsidRPr="001C220C" w:rsidDel="00786F85">
                  <w:rPr>
                    <w:lang w:val="en-US"/>
                  </w:rPr>
                  <w:delText>CNC Machine</w:delText>
                </w:r>
              </w:del>
            </w:ins>
          </w:p>
          <w:p w14:paraId="187DB35B" w14:textId="23B9E5B6" w:rsidR="00F67980" w:rsidRPr="001C220C" w:rsidDel="00786F85" w:rsidRDefault="00F67980" w:rsidP="0064103C">
            <w:pPr>
              <w:pStyle w:val="TableNormal1"/>
              <w:keepNext w:val="0"/>
              <w:spacing w:before="40"/>
              <w:rPr>
                <w:del w:id="14582" w:author="Charles Gifford" w:date="2017-03-16T13:14:00Z"/>
                <w:lang w:val="en-US"/>
              </w:rPr>
            </w:pPr>
            <w:ins w:id="14583" w:author="Dennis Brandl" w:date="2015-08-17T11:02:00Z">
              <w:del w:id="14584" w:author="Charles Gifford" w:date="2017-03-16T13:14:00Z">
                <w:r w:rsidRPr="001C220C" w:rsidDel="00786F85">
                  <w:rPr>
                    <w:lang w:val="en-US"/>
                  </w:rPr>
                  <w:delText>Asset ID 13465</w:delText>
                </w:r>
              </w:del>
            </w:ins>
          </w:p>
        </w:tc>
        <w:tc>
          <w:tcPr>
            <w:tcW w:w="1080" w:type="dxa"/>
          </w:tcPr>
          <w:p w14:paraId="295656DE" w14:textId="2DAE3097" w:rsidR="00F67980" w:rsidRPr="001C220C" w:rsidDel="00786F85" w:rsidRDefault="00F67980" w:rsidP="0064103C">
            <w:pPr>
              <w:pStyle w:val="TableNormal1"/>
              <w:keepNext w:val="0"/>
              <w:rPr>
                <w:ins w:id="14585" w:author="Dennis Brandl" w:date="2015-08-17T11:02:00Z"/>
                <w:del w:id="14586" w:author="Charles Gifford" w:date="2017-03-16T13:14:00Z"/>
                <w:lang w:val="en-US"/>
              </w:rPr>
            </w:pPr>
            <w:ins w:id="14587" w:author="Dennis Brandl" w:date="2015-08-17T11:02:00Z">
              <w:del w:id="14588" w:author="Charles Gifford" w:date="2017-03-16T13:14:00Z">
                <w:r w:rsidRPr="001C220C" w:rsidDel="00786F85">
                  <w:rPr>
                    <w:lang w:val="en-US"/>
                  </w:rPr>
                  <w:delText>Test Cell 4</w:delText>
                </w:r>
              </w:del>
            </w:ins>
          </w:p>
          <w:p w14:paraId="704F4DF3" w14:textId="7E6F4D78" w:rsidR="00F67980" w:rsidRPr="001C220C" w:rsidDel="00786F85" w:rsidRDefault="00F67980" w:rsidP="0064103C">
            <w:pPr>
              <w:pStyle w:val="TableNormal1"/>
              <w:keepNext w:val="0"/>
              <w:spacing w:before="40"/>
              <w:rPr>
                <w:del w:id="14589" w:author="Charles Gifford" w:date="2017-03-16T13:14:00Z"/>
                <w:lang w:val="en-US"/>
              </w:rPr>
            </w:pPr>
            <w:ins w:id="14590" w:author="Dennis Brandl" w:date="2015-08-17T11:02:00Z">
              <w:del w:id="14591" w:author="Charles Gifford" w:date="2017-03-16T13:14:00Z">
                <w:r w:rsidRPr="001C220C" w:rsidDel="00786F85">
                  <w:rPr>
                    <w:lang w:val="en-US"/>
                  </w:rPr>
                  <w:delText>Receiving</w:delText>
                </w:r>
              </w:del>
            </w:ins>
          </w:p>
        </w:tc>
        <w:tc>
          <w:tcPr>
            <w:tcW w:w="1080" w:type="dxa"/>
          </w:tcPr>
          <w:p w14:paraId="2D6E522C" w14:textId="5BE4BD98" w:rsidR="00F67980" w:rsidRPr="001C220C" w:rsidDel="00786F85" w:rsidRDefault="00F67980" w:rsidP="0064103C">
            <w:pPr>
              <w:pStyle w:val="TableNormal1"/>
              <w:keepNext w:val="0"/>
              <w:spacing w:before="40"/>
              <w:rPr>
                <w:del w:id="14592" w:author="Charles Gifford" w:date="2017-03-16T13:14:00Z"/>
                <w:lang w:val="en-US"/>
              </w:rPr>
            </w:pPr>
            <w:ins w:id="14593" w:author="Dennis Brandl" w:date="2015-08-17T11:02:00Z">
              <w:del w:id="14594" w:author="Charles Gifford" w:date="2017-03-16T13:14:00Z">
                <w:r w:rsidRPr="001C220C" w:rsidDel="00786F85">
                  <w:rPr>
                    <w:lang w:val="en-US"/>
                  </w:rPr>
                  <w:delText>Ware</w:delText>
                </w:r>
                <w:r w:rsidDel="00786F85">
                  <w:rPr>
                    <w:lang w:val="en-US"/>
                  </w:rPr>
                  <w:delText>-</w:delText>
                </w:r>
                <w:r w:rsidRPr="001C220C" w:rsidDel="00786F85">
                  <w:rPr>
                    <w:lang w:val="en-US"/>
                  </w:rPr>
                  <w:delText>house B</w:delText>
                </w:r>
              </w:del>
            </w:ins>
          </w:p>
        </w:tc>
      </w:tr>
      <w:tr w:rsidR="00F67980" w:rsidRPr="001C220C" w14:paraId="3423475F" w14:textId="77777777">
        <w:trPr>
          <w:cantSplit/>
          <w:jc w:val="center"/>
        </w:trPr>
        <w:tc>
          <w:tcPr>
            <w:tcW w:w="1269" w:type="dxa"/>
          </w:tcPr>
          <w:p w14:paraId="1F2DEAB5" w14:textId="77777777" w:rsidR="00F67980" w:rsidRPr="001C220C" w:rsidRDefault="00F67980" w:rsidP="0064103C">
            <w:pPr>
              <w:pStyle w:val="TableNormal1"/>
              <w:keepNext w:val="0"/>
              <w:rPr>
                <w:lang w:val="en-US"/>
              </w:rPr>
            </w:pPr>
            <w:r w:rsidRPr="001C220C">
              <w:rPr>
                <w:lang w:val="en-US"/>
              </w:rPr>
              <w:t xml:space="preserve">Dependency </w:t>
            </w:r>
            <w:r w:rsidR="003A5A2B">
              <w:rPr>
                <w:lang w:val="en-US"/>
              </w:rPr>
              <w:t>t</w:t>
            </w:r>
            <w:r w:rsidRPr="001C220C">
              <w:rPr>
                <w:lang w:val="en-US"/>
              </w:rPr>
              <w:t>ype</w:t>
            </w:r>
          </w:p>
        </w:tc>
        <w:tc>
          <w:tcPr>
            <w:tcW w:w="2880" w:type="dxa"/>
          </w:tcPr>
          <w:p w14:paraId="3F91E650" w14:textId="77777777" w:rsidR="00F67980" w:rsidRPr="001C220C" w:rsidRDefault="00F67980" w:rsidP="0064103C">
            <w:pPr>
              <w:pStyle w:val="TableNormal1"/>
              <w:keepNext w:val="0"/>
              <w:rPr>
                <w:lang w:val="en-US"/>
              </w:rPr>
            </w:pPr>
            <w:r w:rsidRPr="001C220C">
              <w:rPr>
                <w:lang w:val="en-US"/>
              </w:rPr>
              <w:t>Defines the execution dependency constraints of one segment by another segment</w:t>
            </w:r>
            <w:r>
              <w:rPr>
                <w:lang w:val="en-US"/>
              </w:rPr>
              <w:t xml:space="preserve">. </w:t>
            </w:r>
          </w:p>
        </w:tc>
        <w:tc>
          <w:tcPr>
            <w:tcW w:w="1440" w:type="dxa"/>
          </w:tcPr>
          <w:p w14:paraId="5B3D6C9E" w14:textId="77777777" w:rsidR="00F67980" w:rsidRPr="001C220C" w:rsidRDefault="00F67980" w:rsidP="0064103C">
            <w:pPr>
              <w:pStyle w:val="TableNormal1"/>
              <w:keepNext w:val="0"/>
              <w:rPr>
                <w:lang w:val="en-US"/>
              </w:rPr>
            </w:pPr>
            <w:r w:rsidRPr="001C220C">
              <w:rPr>
                <w:lang w:val="en-US"/>
              </w:rPr>
              <w:t xml:space="preserve">Start </w:t>
            </w:r>
            <w:r w:rsidRPr="001C220C">
              <w:rPr>
                <w:i/>
                <w:lang w:val="en-US"/>
              </w:rPr>
              <w:t xml:space="preserve">Acid Addition </w:t>
            </w:r>
            <w:r w:rsidRPr="001C220C">
              <w:rPr>
                <w:lang w:val="en-US"/>
              </w:rPr>
              <w:t xml:space="preserve">no later than </w:t>
            </w:r>
            <w:r w:rsidRPr="001C220C">
              <w:rPr>
                <w:i/>
                <w:lang w:val="en-US"/>
              </w:rPr>
              <w:t xml:space="preserve">T </w:t>
            </w:r>
            <w:r w:rsidRPr="001C220C">
              <w:rPr>
                <w:lang w:val="en-US"/>
              </w:rPr>
              <w:t>(</w:t>
            </w:r>
            <w:r w:rsidRPr="001C220C">
              <w:rPr>
                <w:i/>
                <w:lang w:val="en-US"/>
              </w:rPr>
              <w:t>Timing Factor</w:t>
            </w:r>
            <w:r w:rsidRPr="001C220C">
              <w:rPr>
                <w:lang w:val="en-US"/>
              </w:rPr>
              <w:t xml:space="preserve">) after </w:t>
            </w:r>
            <w:r w:rsidRPr="001C220C">
              <w:rPr>
                <w:i/>
                <w:lang w:val="en-US"/>
              </w:rPr>
              <w:t xml:space="preserve">Reaction Complete </w:t>
            </w:r>
            <w:r w:rsidRPr="001C220C">
              <w:rPr>
                <w:lang w:val="en-US"/>
              </w:rPr>
              <w:t>end</w:t>
            </w:r>
          </w:p>
        </w:tc>
        <w:tc>
          <w:tcPr>
            <w:tcW w:w="1297" w:type="dxa"/>
          </w:tcPr>
          <w:p w14:paraId="5E7CD645" w14:textId="77777777" w:rsidR="00F67980" w:rsidRPr="001C220C" w:rsidRDefault="00F67980" w:rsidP="0064103C">
            <w:pPr>
              <w:pStyle w:val="TableNormal1"/>
              <w:keepNext w:val="0"/>
              <w:spacing w:before="40"/>
              <w:rPr>
                <w:lang w:val="en-US"/>
              </w:rPr>
            </w:pPr>
            <w:r w:rsidRPr="001C220C">
              <w:rPr>
                <w:lang w:val="en-US"/>
              </w:rPr>
              <w:t>Start disassembly after lock-out and tag-out segments are complete</w:t>
            </w:r>
          </w:p>
        </w:tc>
        <w:tc>
          <w:tcPr>
            <w:tcW w:w="1080" w:type="dxa"/>
          </w:tcPr>
          <w:p w14:paraId="7634EBFB" w14:textId="77777777" w:rsidR="00F67980" w:rsidRPr="001C220C" w:rsidRDefault="00F67980" w:rsidP="0064103C">
            <w:pPr>
              <w:pStyle w:val="TableNormal1"/>
              <w:keepNext w:val="0"/>
              <w:spacing w:before="40"/>
              <w:rPr>
                <w:lang w:val="en-US"/>
              </w:rPr>
            </w:pPr>
            <w:r w:rsidRPr="001C220C">
              <w:rPr>
                <w:lang w:val="en-US"/>
              </w:rPr>
              <w:t>Start calibration gas X minutes after purge gas ends</w:t>
            </w:r>
          </w:p>
        </w:tc>
        <w:tc>
          <w:tcPr>
            <w:tcW w:w="1080" w:type="dxa"/>
          </w:tcPr>
          <w:p w14:paraId="674DF0FF" w14:textId="77777777" w:rsidR="00F67980" w:rsidRPr="001C220C" w:rsidRDefault="00F67980" w:rsidP="0064103C">
            <w:pPr>
              <w:pStyle w:val="TableNormal1"/>
              <w:keepNext w:val="0"/>
              <w:spacing w:before="40"/>
              <w:rPr>
                <w:lang w:val="en-US"/>
              </w:rPr>
            </w:pPr>
            <w:r w:rsidRPr="001C220C">
              <w:rPr>
                <w:lang w:val="en-US"/>
              </w:rPr>
              <w:t>Insert and secure bung after IBC filling complete</w:t>
            </w:r>
          </w:p>
        </w:tc>
      </w:tr>
      <w:tr w:rsidR="00F67980" w:rsidRPr="001C220C" w14:paraId="30A58C1A" w14:textId="77777777">
        <w:trPr>
          <w:cantSplit/>
          <w:jc w:val="center"/>
        </w:trPr>
        <w:tc>
          <w:tcPr>
            <w:tcW w:w="1269" w:type="dxa"/>
          </w:tcPr>
          <w:p w14:paraId="4875CE18" w14:textId="77777777" w:rsidR="00F67980" w:rsidRPr="001C220C" w:rsidRDefault="00F67980" w:rsidP="0064103C">
            <w:pPr>
              <w:pStyle w:val="TableNormal1"/>
              <w:keepNext w:val="0"/>
              <w:rPr>
                <w:lang w:val="en-US"/>
              </w:rPr>
            </w:pPr>
            <w:r w:rsidRPr="001C220C">
              <w:rPr>
                <w:lang w:val="en-US"/>
              </w:rPr>
              <w:t xml:space="preserve">Dependency </w:t>
            </w:r>
            <w:r w:rsidR="003A5A2B">
              <w:rPr>
                <w:lang w:val="en-US"/>
              </w:rPr>
              <w:t>f</w:t>
            </w:r>
            <w:r w:rsidRPr="001C220C">
              <w:rPr>
                <w:lang w:val="en-US"/>
              </w:rPr>
              <w:t>actor</w:t>
            </w:r>
          </w:p>
        </w:tc>
        <w:tc>
          <w:tcPr>
            <w:tcW w:w="2880" w:type="dxa"/>
          </w:tcPr>
          <w:p w14:paraId="6A704C9A" w14:textId="77777777" w:rsidR="00F67980" w:rsidRPr="001C220C" w:rsidRDefault="00F67980" w:rsidP="0064103C">
            <w:pPr>
              <w:pStyle w:val="TableNormal1"/>
              <w:keepNext w:val="0"/>
              <w:rPr>
                <w:lang w:val="en-US"/>
              </w:rPr>
            </w:pPr>
            <w:r w:rsidRPr="001C220C">
              <w:rPr>
                <w:lang w:val="en-US"/>
              </w:rPr>
              <w:t>Factor used by dependency</w:t>
            </w:r>
          </w:p>
        </w:tc>
        <w:tc>
          <w:tcPr>
            <w:tcW w:w="1440" w:type="dxa"/>
          </w:tcPr>
          <w:p w14:paraId="7137A0A3" w14:textId="77777777" w:rsidR="00F67980" w:rsidRPr="001C220C" w:rsidRDefault="00F67980" w:rsidP="0064103C">
            <w:pPr>
              <w:pStyle w:val="TableNormal1"/>
              <w:keepNext w:val="0"/>
              <w:rPr>
                <w:lang w:val="en-US"/>
              </w:rPr>
            </w:pPr>
            <w:r w:rsidRPr="001C220C">
              <w:rPr>
                <w:lang w:val="en-US"/>
              </w:rPr>
              <w:t xml:space="preserve">25 </w:t>
            </w:r>
          </w:p>
        </w:tc>
        <w:tc>
          <w:tcPr>
            <w:tcW w:w="1297" w:type="dxa"/>
          </w:tcPr>
          <w:p w14:paraId="7E1A6E3E" w14:textId="77777777" w:rsidR="00F67980" w:rsidRPr="001C220C" w:rsidRDefault="00F67980" w:rsidP="0064103C">
            <w:pPr>
              <w:pStyle w:val="TableNormal1"/>
              <w:keepNext w:val="0"/>
              <w:spacing w:before="40"/>
              <w:rPr>
                <w:lang w:val="en-US"/>
              </w:rPr>
            </w:pPr>
            <w:r>
              <w:rPr>
                <w:lang w:val="en-US"/>
              </w:rPr>
              <w:t>&lt;True, False&gt;</w:t>
            </w:r>
          </w:p>
        </w:tc>
        <w:tc>
          <w:tcPr>
            <w:tcW w:w="1080" w:type="dxa"/>
          </w:tcPr>
          <w:p w14:paraId="5704496B" w14:textId="77777777" w:rsidR="00F67980" w:rsidRPr="001C220C" w:rsidRDefault="00F67980" w:rsidP="0064103C">
            <w:pPr>
              <w:pStyle w:val="TableNormal1"/>
              <w:keepNext w:val="0"/>
              <w:spacing w:before="40"/>
              <w:rPr>
                <w:lang w:val="en-US"/>
              </w:rPr>
            </w:pPr>
            <w:r w:rsidRPr="001C220C">
              <w:rPr>
                <w:lang w:val="en-US"/>
              </w:rPr>
              <w:t>50</w:t>
            </w:r>
          </w:p>
        </w:tc>
        <w:tc>
          <w:tcPr>
            <w:tcW w:w="1080" w:type="dxa"/>
          </w:tcPr>
          <w:p w14:paraId="5A816250" w14:textId="77777777" w:rsidR="00F67980" w:rsidRPr="001C220C" w:rsidRDefault="00F67980" w:rsidP="0064103C">
            <w:pPr>
              <w:pStyle w:val="TableNormal1"/>
              <w:keepNext w:val="0"/>
              <w:spacing w:before="40"/>
              <w:rPr>
                <w:lang w:val="en-US"/>
              </w:rPr>
            </w:pPr>
            <w:r>
              <w:rPr>
                <w:lang w:val="en-US"/>
              </w:rPr>
              <w:t>&lt;True, False&gt;</w:t>
            </w:r>
          </w:p>
        </w:tc>
      </w:tr>
      <w:tr w:rsidR="00F67980" w:rsidRPr="001C220C" w14:paraId="4713EC71" w14:textId="77777777">
        <w:trPr>
          <w:cantSplit/>
          <w:jc w:val="center"/>
        </w:trPr>
        <w:tc>
          <w:tcPr>
            <w:tcW w:w="1269" w:type="dxa"/>
          </w:tcPr>
          <w:p w14:paraId="59FC90A5" w14:textId="77777777" w:rsidR="00F67980" w:rsidRPr="001C220C" w:rsidRDefault="00F67980" w:rsidP="0064103C">
            <w:pPr>
              <w:pStyle w:val="TableNormal1"/>
              <w:keepNext w:val="0"/>
              <w:rPr>
                <w:lang w:val="en-US"/>
              </w:rPr>
            </w:pPr>
            <w:r w:rsidRPr="001C220C">
              <w:rPr>
                <w:lang w:val="en-US"/>
              </w:rPr>
              <w:t xml:space="preserve">Unit of </w:t>
            </w:r>
            <w:r w:rsidR="003A5A2B">
              <w:rPr>
                <w:lang w:val="en-US"/>
              </w:rPr>
              <w:t>m</w:t>
            </w:r>
            <w:r w:rsidRPr="001C220C">
              <w:rPr>
                <w:lang w:val="en-US"/>
              </w:rPr>
              <w:t>easure</w:t>
            </w:r>
          </w:p>
        </w:tc>
        <w:tc>
          <w:tcPr>
            <w:tcW w:w="2880" w:type="dxa"/>
          </w:tcPr>
          <w:p w14:paraId="4945E38E" w14:textId="77777777" w:rsidR="00F67980" w:rsidRPr="001C220C" w:rsidRDefault="00F67980" w:rsidP="0064103C">
            <w:pPr>
              <w:pStyle w:val="TableNormal1"/>
              <w:keepNext w:val="0"/>
              <w:rPr>
                <w:lang w:val="en-US"/>
              </w:rPr>
            </w:pPr>
            <w:r w:rsidRPr="001C220C">
              <w:rPr>
                <w:lang w:val="en-US"/>
              </w:rPr>
              <w:t xml:space="preserve">The units of measure of the </w:t>
            </w:r>
            <w:r w:rsidRPr="003A5A2B">
              <w:rPr>
                <w:i/>
                <w:lang w:val="en-US"/>
              </w:rPr>
              <w:t>dependency factor</w:t>
            </w:r>
            <w:r w:rsidRPr="001C220C">
              <w:rPr>
                <w:lang w:val="en-US"/>
              </w:rPr>
              <w:t>, if defined.</w:t>
            </w:r>
          </w:p>
        </w:tc>
        <w:tc>
          <w:tcPr>
            <w:tcW w:w="1440" w:type="dxa"/>
          </w:tcPr>
          <w:p w14:paraId="1937A1B8" w14:textId="77777777" w:rsidR="00F67980" w:rsidRPr="001C220C" w:rsidRDefault="00F67980" w:rsidP="0064103C">
            <w:pPr>
              <w:pStyle w:val="TableNormal1"/>
              <w:keepNext w:val="0"/>
              <w:rPr>
                <w:lang w:val="en-US"/>
              </w:rPr>
            </w:pPr>
            <w:r w:rsidRPr="001C220C">
              <w:rPr>
                <w:lang w:val="en-US"/>
              </w:rPr>
              <w:t>Minutes</w:t>
            </w:r>
          </w:p>
        </w:tc>
        <w:tc>
          <w:tcPr>
            <w:tcW w:w="1297" w:type="dxa"/>
          </w:tcPr>
          <w:p w14:paraId="0643CF3D" w14:textId="77777777" w:rsidR="00F67980" w:rsidRPr="001C220C" w:rsidRDefault="00F67980" w:rsidP="0064103C">
            <w:pPr>
              <w:pStyle w:val="TableNormal1"/>
              <w:keepNext w:val="0"/>
              <w:spacing w:before="40"/>
              <w:rPr>
                <w:lang w:val="en-US"/>
              </w:rPr>
            </w:pPr>
            <w:r w:rsidRPr="001C220C">
              <w:rPr>
                <w:lang w:val="en-US"/>
              </w:rPr>
              <w:t>Boolean</w:t>
            </w:r>
          </w:p>
        </w:tc>
        <w:tc>
          <w:tcPr>
            <w:tcW w:w="1080" w:type="dxa"/>
          </w:tcPr>
          <w:p w14:paraId="7271FDE5" w14:textId="77777777" w:rsidR="00F67980" w:rsidRPr="001C220C" w:rsidRDefault="00F67980" w:rsidP="0064103C">
            <w:pPr>
              <w:pStyle w:val="TableNormal1"/>
              <w:keepNext w:val="0"/>
              <w:spacing w:before="40"/>
              <w:rPr>
                <w:lang w:val="en-US"/>
              </w:rPr>
            </w:pPr>
            <w:r w:rsidRPr="001C220C">
              <w:rPr>
                <w:lang w:val="en-US"/>
              </w:rPr>
              <w:t>Minutes</w:t>
            </w:r>
          </w:p>
        </w:tc>
        <w:tc>
          <w:tcPr>
            <w:tcW w:w="1080" w:type="dxa"/>
          </w:tcPr>
          <w:p w14:paraId="1A2636E0" w14:textId="77777777" w:rsidR="00F67980" w:rsidRPr="001C220C" w:rsidRDefault="00F67980" w:rsidP="0064103C">
            <w:pPr>
              <w:pStyle w:val="TableNormal1"/>
              <w:keepNext w:val="0"/>
              <w:spacing w:before="40"/>
              <w:rPr>
                <w:lang w:val="en-US"/>
              </w:rPr>
            </w:pPr>
            <w:r w:rsidRPr="001C220C">
              <w:rPr>
                <w:lang w:val="en-US"/>
              </w:rPr>
              <w:t>Boolean</w:t>
            </w:r>
          </w:p>
        </w:tc>
      </w:tr>
    </w:tbl>
    <w:p w14:paraId="62628650" w14:textId="77777777" w:rsidR="00B638E1" w:rsidRPr="001C220C" w:rsidRDefault="00D866FF" w:rsidP="00C02B61">
      <w:pPr>
        <w:pStyle w:val="NOTE0"/>
        <w:rPr>
          <w:lang w:val="en-US"/>
        </w:rPr>
      </w:pPr>
      <w:r w:rsidRPr="001C220C">
        <w:rPr>
          <w:lang w:val="en-US"/>
        </w:rPr>
        <w:t>EXAMPLE</w:t>
      </w:r>
      <w:r w:rsidR="00F81EE0" w:rsidRPr="001C220C">
        <w:rPr>
          <w:lang w:val="en-US"/>
        </w:rPr>
        <w:t xml:space="preserve"> 2</w:t>
      </w:r>
      <w:r w:rsidR="00B638E1" w:rsidRPr="001C220C">
        <w:rPr>
          <w:lang w:val="en-US"/>
        </w:rPr>
        <w:tab/>
        <w:t xml:space="preserve">Dependency type using A and B to identify the segments, or specific resources within the segments, and T to identify the timing factor, </w:t>
      </w:r>
      <w:r w:rsidR="00123088" w:rsidRPr="001C220C">
        <w:rPr>
          <w:lang w:val="en-US"/>
        </w:rPr>
        <w:t xml:space="preserve">as shown in </w:t>
      </w:r>
      <w:r w:rsidR="000D7FCB">
        <w:rPr>
          <w:lang w:val="en-US"/>
        </w:rPr>
        <w:fldChar w:fldCharType="begin"/>
      </w:r>
      <w:r w:rsidR="000D7FCB">
        <w:rPr>
          <w:lang w:val="en-US"/>
        </w:rPr>
        <w:instrText xml:space="preserve"> REF _Ref200859352 \h </w:instrText>
      </w:r>
      <w:r w:rsidR="000D7FCB">
        <w:rPr>
          <w:lang w:val="en-US"/>
        </w:rPr>
      </w:r>
      <w:r w:rsidR="000D7FCB">
        <w:rPr>
          <w:lang w:val="en-US"/>
        </w:rPr>
        <w:fldChar w:fldCharType="separate"/>
      </w:r>
      <w:r w:rsidR="006105A7" w:rsidRPr="001C220C">
        <w:rPr>
          <w:lang w:val="en-US"/>
        </w:rPr>
        <w:t xml:space="preserve">Figure </w:t>
      </w:r>
      <w:r w:rsidR="006105A7">
        <w:rPr>
          <w:noProof/>
          <w:lang w:val="en-US"/>
        </w:rPr>
        <w:t>12</w:t>
      </w:r>
      <w:r w:rsidR="000D7FCB">
        <w:rPr>
          <w:lang w:val="en-US"/>
        </w:rPr>
        <w:fldChar w:fldCharType="end"/>
      </w:r>
      <w:r w:rsidR="00123088" w:rsidRPr="001C220C">
        <w:rPr>
          <w:lang w:val="en-US"/>
        </w:rPr>
        <w:t xml:space="preserve">, </w:t>
      </w:r>
      <w:r w:rsidR="00B638E1" w:rsidRPr="001C220C">
        <w:rPr>
          <w:lang w:val="en-US"/>
        </w:rPr>
        <w:t>include</w:t>
      </w:r>
      <w:r w:rsidR="00123088" w:rsidRPr="001C220C">
        <w:rPr>
          <w:lang w:val="en-US"/>
        </w:rPr>
        <w:t xml:space="preserve"> the following</w:t>
      </w:r>
      <w:r w:rsidR="00B638E1" w:rsidRPr="001C220C">
        <w:rPr>
          <w:lang w:val="en-US"/>
        </w:rPr>
        <w:t>:</w:t>
      </w:r>
    </w:p>
    <w:p w14:paraId="78C78E0A" w14:textId="77777777" w:rsidR="00B638E1" w:rsidRPr="00F30EDD" w:rsidRDefault="00B638E1" w:rsidP="002C25C7">
      <w:pPr>
        <w:pStyle w:val="ListDash2"/>
        <w:tabs>
          <w:tab w:val="clear" w:pos="680"/>
        </w:tabs>
        <w:ind w:left="360"/>
        <w:rPr>
          <w:sz w:val="16"/>
          <w:szCs w:val="16"/>
          <w:lang w:val="en-US"/>
        </w:rPr>
      </w:pPr>
      <w:r w:rsidRPr="00F30EDD">
        <w:rPr>
          <w:sz w:val="16"/>
          <w:szCs w:val="16"/>
          <w:lang w:val="en-US"/>
        </w:rPr>
        <w:t>B cannot follow A</w:t>
      </w:r>
    </w:p>
    <w:p w14:paraId="1AA113D1" w14:textId="77777777" w:rsidR="00B638E1" w:rsidRPr="00F30EDD" w:rsidRDefault="00B638E1" w:rsidP="002C25C7">
      <w:pPr>
        <w:pStyle w:val="ListDash2"/>
        <w:tabs>
          <w:tab w:val="clear" w:pos="680"/>
        </w:tabs>
        <w:ind w:left="360"/>
        <w:rPr>
          <w:sz w:val="16"/>
          <w:szCs w:val="16"/>
          <w:lang w:val="en-US"/>
        </w:rPr>
      </w:pPr>
      <w:r w:rsidRPr="00F30EDD">
        <w:rPr>
          <w:sz w:val="16"/>
          <w:szCs w:val="16"/>
          <w:lang w:val="en-US"/>
        </w:rPr>
        <w:t xml:space="preserve">B </w:t>
      </w:r>
      <w:r w:rsidR="00DE2E9A" w:rsidRPr="00F30EDD">
        <w:rPr>
          <w:sz w:val="16"/>
          <w:szCs w:val="16"/>
          <w:lang w:val="en-US"/>
        </w:rPr>
        <w:t xml:space="preserve">can </w:t>
      </w:r>
      <w:r w:rsidRPr="00F30EDD">
        <w:rPr>
          <w:sz w:val="16"/>
          <w:szCs w:val="16"/>
          <w:lang w:val="en-US"/>
        </w:rPr>
        <w:t>run in parallel to A</w:t>
      </w:r>
    </w:p>
    <w:p w14:paraId="3081E7E8" w14:textId="77777777" w:rsidR="00B638E1" w:rsidRPr="00F30EDD" w:rsidRDefault="00B638E1" w:rsidP="002C25C7">
      <w:pPr>
        <w:pStyle w:val="ListDash2"/>
        <w:tabs>
          <w:tab w:val="clear" w:pos="680"/>
        </w:tabs>
        <w:ind w:left="360"/>
        <w:rPr>
          <w:sz w:val="16"/>
          <w:szCs w:val="16"/>
          <w:lang w:val="en-US"/>
        </w:rPr>
      </w:pPr>
      <w:r w:rsidRPr="00F30EDD">
        <w:rPr>
          <w:sz w:val="16"/>
          <w:szCs w:val="16"/>
          <w:lang w:val="en-US"/>
        </w:rPr>
        <w:t xml:space="preserve">B </w:t>
      </w:r>
      <w:r w:rsidR="00DE2E9A" w:rsidRPr="00F30EDD">
        <w:rPr>
          <w:sz w:val="16"/>
          <w:szCs w:val="16"/>
          <w:lang w:val="en-US"/>
        </w:rPr>
        <w:t>can</w:t>
      </w:r>
      <w:r w:rsidRPr="00F30EDD">
        <w:rPr>
          <w:sz w:val="16"/>
          <w:szCs w:val="16"/>
          <w:lang w:val="en-US"/>
        </w:rPr>
        <w:t>not run in parallel to A</w:t>
      </w:r>
    </w:p>
    <w:p w14:paraId="02AA84DA" w14:textId="77777777" w:rsidR="00B638E1" w:rsidRPr="00F30EDD" w:rsidRDefault="00C307CF" w:rsidP="002C25C7">
      <w:pPr>
        <w:pStyle w:val="ListDash2"/>
        <w:tabs>
          <w:tab w:val="clear" w:pos="680"/>
        </w:tabs>
        <w:ind w:left="360"/>
        <w:rPr>
          <w:sz w:val="16"/>
          <w:szCs w:val="16"/>
          <w:lang w:val="en-US"/>
        </w:rPr>
      </w:pPr>
      <w:r w:rsidRPr="00F30EDD">
        <w:rPr>
          <w:sz w:val="16"/>
          <w:szCs w:val="16"/>
          <w:lang w:val="en-US"/>
        </w:rPr>
        <w:t>s</w:t>
      </w:r>
      <w:r w:rsidR="00B638E1" w:rsidRPr="00F30EDD">
        <w:rPr>
          <w:sz w:val="16"/>
          <w:szCs w:val="16"/>
          <w:lang w:val="en-US"/>
        </w:rPr>
        <w:t>tart B at A start</w:t>
      </w:r>
    </w:p>
    <w:p w14:paraId="62B7634E" w14:textId="77777777" w:rsidR="00B638E1" w:rsidRPr="00F30EDD" w:rsidRDefault="00B638E1" w:rsidP="002C25C7">
      <w:pPr>
        <w:pStyle w:val="ListDash2"/>
        <w:tabs>
          <w:tab w:val="clear" w:pos="680"/>
        </w:tabs>
        <w:ind w:left="360"/>
        <w:rPr>
          <w:sz w:val="16"/>
          <w:szCs w:val="16"/>
          <w:lang w:val="en-US"/>
        </w:rPr>
      </w:pPr>
      <w:r w:rsidRPr="00F30EDD">
        <w:rPr>
          <w:sz w:val="16"/>
          <w:szCs w:val="16"/>
          <w:lang w:val="en-US"/>
        </w:rPr>
        <w:t>Start B after A start</w:t>
      </w:r>
    </w:p>
    <w:p w14:paraId="30698573" w14:textId="77777777" w:rsidR="00B638E1" w:rsidRPr="00F30EDD" w:rsidRDefault="00B638E1" w:rsidP="002C25C7">
      <w:pPr>
        <w:pStyle w:val="ListDash2"/>
        <w:tabs>
          <w:tab w:val="clear" w:pos="680"/>
        </w:tabs>
        <w:ind w:left="360"/>
        <w:rPr>
          <w:sz w:val="16"/>
          <w:szCs w:val="16"/>
          <w:lang w:val="en-US"/>
        </w:rPr>
      </w:pPr>
      <w:r w:rsidRPr="00F30EDD">
        <w:rPr>
          <w:sz w:val="16"/>
          <w:szCs w:val="16"/>
          <w:lang w:val="en-US"/>
        </w:rPr>
        <w:t>Start B after A end</w:t>
      </w:r>
    </w:p>
    <w:p w14:paraId="5B315CA6" w14:textId="77777777" w:rsidR="00B638E1" w:rsidRPr="00F30EDD" w:rsidRDefault="00B638E1" w:rsidP="002C25C7">
      <w:pPr>
        <w:pStyle w:val="ListDash2"/>
        <w:tabs>
          <w:tab w:val="clear" w:pos="680"/>
        </w:tabs>
        <w:ind w:left="360"/>
        <w:rPr>
          <w:sz w:val="16"/>
          <w:szCs w:val="16"/>
          <w:lang w:val="en-US"/>
        </w:rPr>
      </w:pPr>
      <w:r w:rsidRPr="00F30EDD">
        <w:rPr>
          <w:sz w:val="16"/>
          <w:szCs w:val="16"/>
          <w:lang w:val="en-US"/>
        </w:rPr>
        <w:t>Start B no later than T (</w:t>
      </w:r>
      <w:r w:rsidR="003A5A2B" w:rsidRPr="003A5A2B">
        <w:rPr>
          <w:i/>
          <w:sz w:val="16"/>
          <w:szCs w:val="16"/>
          <w:lang w:val="en-US"/>
        </w:rPr>
        <w:t>d</w:t>
      </w:r>
      <w:r w:rsidR="00324B6C" w:rsidRPr="003A5A2B">
        <w:rPr>
          <w:i/>
          <w:sz w:val="16"/>
          <w:szCs w:val="16"/>
          <w:lang w:val="en-US"/>
        </w:rPr>
        <w:t xml:space="preserve">ependency </w:t>
      </w:r>
      <w:r w:rsidR="003A5A2B" w:rsidRPr="003A5A2B">
        <w:rPr>
          <w:i/>
          <w:sz w:val="16"/>
          <w:szCs w:val="16"/>
          <w:lang w:val="en-US"/>
        </w:rPr>
        <w:t>f</w:t>
      </w:r>
      <w:r w:rsidRPr="003A5A2B">
        <w:rPr>
          <w:i/>
          <w:sz w:val="16"/>
          <w:szCs w:val="16"/>
          <w:lang w:val="en-US"/>
        </w:rPr>
        <w:t>actor</w:t>
      </w:r>
      <w:r w:rsidR="00324B6C" w:rsidRPr="00F30EDD">
        <w:rPr>
          <w:sz w:val="16"/>
          <w:szCs w:val="16"/>
          <w:lang w:val="en-US"/>
        </w:rPr>
        <w:t xml:space="preserve"> with time T</w:t>
      </w:r>
      <w:r w:rsidRPr="00F30EDD">
        <w:rPr>
          <w:sz w:val="16"/>
          <w:szCs w:val="16"/>
          <w:lang w:val="en-US"/>
        </w:rPr>
        <w:t>) after A start</w:t>
      </w:r>
    </w:p>
    <w:p w14:paraId="0FBC3E46" w14:textId="77777777" w:rsidR="00B638E1" w:rsidRPr="00F30EDD" w:rsidRDefault="00B638E1" w:rsidP="002C25C7">
      <w:pPr>
        <w:pStyle w:val="ListDash2"/>
        <w:tabs>
          <w:tab w:val="clear" w:pos="680"/>
        </w:tabs>
        <w:ind w:left="360"/>
        <w:rPr>
          <w:sz w:val="16"/>
          <w:szCs w:val="16"/>
          <w:lang w:val="en-US"/>
        </w:rPr>
      </w:pPr>
      <w:r w:rsidRPr="00F30EDD">
        <w:rPr>
          <w:sz w:val="16"/>
          <w:szCs w:val="16"/>
          <w:lang w:val="en-US"/>
        </w:rPr>
        <w:t>Start B no earlier than T (</w:t>
      </w:r>
      <w:r w:rsidR="003A5A2B" w:rsidRPr="003A5A2B">
        <w:rPr>
          <w:i/>
          <w:sz w:val="16"/>
          <w:szCs w:val="16"/>
          <w:lang w:val="en-US"/>
        </w:rPr>
        <w:t>d</w:t>
      </w:r>
      <w:r w:rsidR="00324B6C" w:rsidRPr="003A5A2B">
        <w:rPr>
          <w:i/>
          <w:sz w:val="16"/>
          <w:szCs w:val="16"/>
          <w:lang w:val="en-US"/>
        </w:rPr>
        <w:t xml:space="preserve">ependency </w:t>
      </w:r>
      <w:r w:rsidR="003A5A2B" w:rsidRPr="003A5A2B">
        <w:rPr>
          <w:i/>
          <w:sz w:val="16"/>
          <w:szCs w:val="16"/>
          <w:lang w:val="en-US"/>
        </w:rPr>
        <w:t>f</w:t>
      </w:r>
      <w:r w:rsidRPr="003A5A2B">
        <w:rPr>
          <w:i/>
          <w:sz w:val="16"/>
          <w:szCs w:val="16"/>
          <w:lang w:val="en-US"/>
        </w:rPr>
        <w:t>actor</w:t>
      </w:r>
      <w:r w:rsidR="00324B6C" w:rsidRPr="00F30EDD">
        <w:rPr>
          <w:sz w:val="16"/>
          <w:szCs w:val="16"/>
          <w:lang w:val="en-US"/>
        </w:rPr>
        <w:t xml:space="preserve"> with time T</w:t>
      </w:r>
      <w:r w:rsidRPr="00F30EDD">
        <w:rPr>
          <w:sz w:val="16"/>
          <w:szCs w:val="16"/>
          <w:lang w:val="en-US"/>
        </w:rPr>
        <w:t>) after A start</w:t>
      </w:r>
    </w:p>
    <w:p w14:paraId="43ADC178" w14:textId="77777777" w:rsidR="00B638E1" w:rsidRPr="00F30EDD" w:rsidRDefault="00B638E1" w:rsidP="002C25C7">
      <w:pPr>
        <w:pStyle w:val="ListDash2"/>
        <w:tabs>
          <w:tab w:val="clear" w:pos="680"/>
        </w:tabs>
        <w:ind w:left="360"/>
        <w:rPr>
          <w:sz w:val="16"/>
          <w:szCs w:val="16"/>
          <w:lang w:val="en-US"/>
        </w:rPr>
      </w:pPr>
      <w:r w:rsidRPr="00F30EDD">
        <w:rPr>
          <w:sz w:val="16"/>
          <w:szCs w:val="16"/>
          <w:lang w:val="en-US"/>
        </w:rPr>
        <w:t>Start B no later than T (</w:t>
      </w:r>
      <w:r w:rsidR="003A5A2B" w:rsidRPr="003A5A2B">
        <w:rPr>
          <w:i/>
          <w:sz w:val="16"/>
          <w:szCs w:val="16"/>
          <w:lang w:val="en-US"/>
        </w:rPr>
        <w:t>d</w:t>
      </w:r>
      <w:r w:rsidR="00324B6C" w:rsidRPr="003A5A2B">
        <w:rPr>
          <w:i/>
          <w:sz w:val="16"/>
          <w:szCs w:val="16"/>
          <w:lang w:val="en-US"/>
        </w:rPr>
        <w:t xml:space="preserve">ependency </w:t>
      </w:r>
      <w:r w:rsidR="003A5A2B" w:rsidRPr="003A5A2B">
        <w:rPr>
          <w:i/>
          <w:sz w:val="16"/>
          <w:szCs w:val="16"/>
          <w:lang w:val="en-US"/>
        </w:rPr>
        <w:t>f</w:t>
      </w:r>
      <w:r w:rsidRPr="003A5A2B">
        <w:rPr>
          <w:i/>
          <w:sz w:val="16"/>
          <w:szCs w:val="16"/>
          <w:lang w:val="en-US"/>
        </w:rPr>
        <w:t>actor</w:t>
      </w:r>
      <w:r w:rsidR="00324B6C" w:rsidRPr="00F30EDD">
        <w:rPr>
          <w:sz w:val="16"/>
          <w:szCs w:val="16"/>
          <w:lang w:val="en-US"/>
        </w:rPr>
        <w:t xml:space="preserve"> with time T</w:t>
      </w:r>
      <w:r w:rsidRPr="00F30EDD">
        <w:rPr>
          <w:sz w:val="16"/>
          <w:szCs w:val="16"/>
          <w:lang w:val="en-US"/>
        </w:rPr>
        <w:t>) after A end</w:t>
      </w:r>
    </w:p>
    <w:p w14:paraId="7BE401B7" w14:textId="77777777" w:rsidR="00B638E1" w:rsidRPr="00F30EDD" w:rsidRDefault="00B638E1" w:rsidP="002C25C7">
      <w:pPr>
        <w:pStyle w:val="ListDash2"/>
        <w:tabs>
          <w:tab w:val="clear" w:pos="680"/>
        </w:tabs>
        <w:ind w:left="360"/>
        <w:rPr>
          <w:sz w:val="16"/>
          <w:szCs w:val="16"/>
          <w:lang w:val="en-US"/>
        </w:rPr>
      </w:pPr>
      <w:r w:rsidRPr="00F30EDD">
        <w:rPr>
          <w:sz w:val="16"/>
          <w:szCs w:val="16"/>
          <w:lang w:val="en-US"/>
        </w:rPr>
        <w:t xml:space="preserve">Start B no earlier than T </w:t>
      </w:r>
      <w:r w:rsidRPr="003A5A2B">
        <w:rPr>
          <w:i/>
          <w:sz w:val="16"/>
          <w:szCs w:val="16"/>
          <w:lang w:val="en-US"/>
        </w:rPr>
        <w:t>(</w:t>
      </w:r>
      <w:r w:rsidR="003A5A2B" w:rsidRPr="003A5A2B">
        <w:rPr>
          <w:i/>
          <w:sz w:val="16"/>
          <w:szCs w:val="16"/>
          <w:lang w:val="en-US"/>
        </w:rPr>
        <w:t>d</w:t>
      </w:r>
      <w:r w:rsidR="00324B6C" w:rsidRPr="003A5A2B">
        <w:rPr>
          <w:i/>
          <w:sz w:val="16"/>
          <w:szCs w:val="16"/>
          <w:lang w:val="en-US"/>
        </w:rPr>
        <w:t xml:space="preserve">ependency </w:t>
      </w:r>
      <w:r w:rsidR="003A5A2B" w:rsidRPr="003A5A2B">
        <w:rPr>
          <w:i/>
          <w:sz w:val="16"/>
          <w:szCs w:val="16"/>
          <w:lang w:val="en-US"/>
        </w:rPr>
        <w:t>f</w:t>
      </w:r>
      <w:r w:rsidRPr="003A5A2B">
        <w:rPr>
          <w:i/>
          <w:sz w:val="16"/>
          <w:szCs w:val="16"/>
          <w:lang w:val="en-US"/>
        </w:rPr>
        <w:t>actor</w:t>
      </w:r>
      <w:r w:rsidR="00324B6C" w:rsidRPr="00F30EDD">
        <w:rPr>
          <w:sz w:val="16"/>
          <w:szCs w:val="16"/>
          <w:lang w:val="en-US"/>
        </w:rPr>
        <w:t xml:space="preserve"> with time T</w:t>
      </w:r>
      <w:r w:rsidRPr="00F30EDD">
        <w:rPr>
          <w:sz w:val="16"/>
          <w:szCs w:val="16"/>
          <w:lang w:val="en-US"/>
        </w:rPr>
        <w:t>) after A end</w:t>
      </w:r>
    </w:p>
    <w:p w14:paraId="7522C39C" w14:textId="77777777" w:rsidR="00F81EE0" w:rsidRPr="001C220C" w:rsidRDefault="004B550D" w:rsidP="00F81EE0">
      <w:pPr>
        <w:pStyle w:val="NOTE0"/>
        <w:rPr>
          <w:lang w:val="en-US"/>
        </w:rPr>
      </w:pPr>
      <w:r>
        <w:rPr>
          <w:lang w:val="en-US"/>
        </w:rPr>
        <w:t>NOTE</w:t>
      </w:r>
      <w:r>
        <w:rPr>
          <w:lang w:val="en-US"/>
        </w:rPr>
        <w:tab/>
      </w:r>
      <w:r w:rsidR="00F81EE0" w:rsidRPr="001C220C">
        <w:rPr>
          <w:lang w:val="en-US"/>
        </w:rPr>
        <w:t xml:space="preserve">The associations to the A and B segments are not represented as attributes, as per </w:t>
      </w:r>
      <w:r w:rsidR="000D7FCB">
        <w:rPr>
          <w:lang w:val="en-US"/>
        </w:rPr>
        <w:fldChar w:fldCharType="begin"/>
      </w:r>
      <w:r w:rsidR="000D7FCB">
        <w:rPr>
          <w:lang w:val="en-US"/>
        </w:rPr>
        <w:instrText xml:space="preserve"> REF _Ref212446388 \r \h </w:instrText>
      </w:r>
      <w:r w:rsidR="000D7FCB">
        <w:rPr>
          <w:lang w:val="en-US"/>
        </w:rPr>
      </w:r>
      <w:r w:rsidR="000D7FCB">
        <w:rPr>
          <w:lang w:val="en-US"/>
        </w:rPr>
        <w:fldChar w:fldCharType="separate"/>
      </w:r>
      <w:r w:rsidR="006105A7">
        <w:rPr>
          <w:lang w:val="en-US"/>
        </w:rPr>
        <w:t>4.5.6</w:t>
      </w:r>
      <w:r w:rsidR="000D7FCB">
        <w:rPr>
          <w:lang w:val="en-US"/>
        </w:rPr>
        <w:fldChar w:fldCharType="end"/>
      </w:r>
      <w:r w:rsidR="00F81EE0" w:rsidRPr="001C220C">
        <w:rPr>
          <w:lang w:val="en-US"/>
        </w:rPr>
        <w:t xml:space="preserve">. </w:t>
      </w:r>
    </w:p>
    <w:p w14:paraId="51B73ADF" w14:textId="31BF0F86" w:rsidR="009E6331" w:rsidRPr="001C220C" w:rsidRDefault="006A5B9A" w:rsidP="0029062D">
      <w:pPr>
        <w:pStyle w:val="Heading2"/>
        <w:rPr>
          <w:lang w:val="en-US"/>
        </w:rPr>
      </w:pPr>
      <w:bookmarkStart w:id="14595" w:name="_Ref189211335"/>
      <w:bookmarkStart w:id="14596" w:name="_Toc306620085"/>
      <w:bookmarkStart w:id="14597" w:name="_Toc320176965"/>
      <w:bookmarkStart w:id="14598" w:name="_Toc478492230"/>
      <w:r w:rsidRPr="001C220C">
        <w:rPr>
          <w:lang w:val="en-US"/>
        </w:rPr>
        <w:t>Operations schedule</w:t>
      </w:r>
      <w:r w:rsidR="002B3EEA" w:rsidRPr="001C220C">
        <w:rPr>
          <w:lang w:val="en-US"/>
        </w:rPr>
        <w:t xml:space="preserve"> information</w:t>
      </w:r>
      <w:bookmarkEnd w:id="14595"/>
      <w:bookmarkEnd w:id="14596"/>
      <w:bookmarkEnd w:id="14597"/>
      <w:bookmarkEnd w:id="14598"/>
    </w:p>
    <w:p w14:paraId="7D5A58F2" w14:textId="77777777" w:rsidR="009E6331" w:rsidRPr="001C220C" w:rsidRDefault="006A5B9A" w:rsidP="003E1075">
      <w:pPr>
        <w:pStyle w:val="Heading3"/>
      </w:pPr>
      <w:bookmarkStart w:id="14599" w:name="_Toc320176966"/>
      <w:r w:rsidRPr="001C220C">
        <w:t>Operations schedule</w:t>
      </w:r>
      <w:r w:rsidR="009E6331" w:rsidRPr="001C220C">
        <w:t xml:space="preserve"> model</w:t>
      </w:r>
      <w:bookmarkEnd w:id="14599"/>
    </w:p>
    <w:p w14:paraId="0E133740" w14:textId="77777777" w:rsidR="00942115" w:rsidRPr="001C220C" w:rsidRDefault="00942115" w:rsidP="000D7FCB">
      <w:pPr>
        <w:pStyle w:val="PARAGRAPH"/>
        <w:rPr>
          <w:lang w:val="en-US"/>
        </w:rPr>
      </w:pPr>
      <w:r w:rsidRPr="001C220C">
        <w:rPr>
          <w:lang w:val="en-US"/>
        </w:rPr>
        <w:t xml:space="preserve">A request for </w:t>
      </w:r>
      <w:r w:rsidR="003D32BE" w:rsidRPr="001C220C">
        <w:rPr>
          <w:lang w:val="en-US"/>
        </w:rPr>
        <w:t>operations</w:t>
      </w:r>
      <w:r w:rsidRPr="001C220C">
        <w:rPr>
          <w:lang w:val="en-US"/>
        </w:rPr>
        <w:t xml:space="preserve"> </w:t>
      </w:r>
      <w:r w:rsidR="006A5B9A" w:rsidRPr="001C220C">
        <w:rPr>
          <w:lang w:val="en-US"/>
        </w:rPr>
        <w:t xml:space="preserve">to be </w:t>
      </w:r>
      <w:r w:rsidR="0015567C">
        <w:rPr>
          <w:lang w:val="en-US"/>
        </w:rPr>
        <w:t>performed</w:t>
      </w:r>
      <w:r w:rsidR="0015567C" w:rsidRPr="001C220C">
        <w:rPr>
          <w:lang w:val="en-US"/>
        </w:rPr>
        <w:t xml:space="preserve"> </w:t>
      </w:r>
      <w:r w:rsidR="00E23CC8">
        <w:rPr>
          <w:lang w:val="en-US"/>
        </w:rPr>
        <w:t xml:space="preserve">is an </w:t>
      </w:r>
      <w:r w:rsidR="00E23CC8" w:rsidRPr="003A5A2B">
        <w:rPr>
          <w:i/>
          <w:lang w:val="en-US"/>
        </w:rPr>
        <w:t>operations schedule</w:t>
      </w:r>
      <w:r w:rsidR="00E23CC8">
        <w:rPr>
          <w:lang w:val="en-US"/>
        </w:rPr>
        <w:t xml:space="preserve">. </w:t>
      </w:r>
      <w:r w:rsidR="009E6331" w:rsidRPr="001C220C">
        <w:rPr>
          <w:lang w:val="en-US"/>
        </w:rPr>
        <w:t xml:space="preserve">The </w:t>
      </w:r>
      <w:r w:rsidR="006A5B9A" w:rsidRPr="006D42E6">
        <w:rPr>
          <w:lang w:val="en-US"/>
        </w:rPr>
        <w:t>schedule</w:t>
      </w:r>
      <w:r w:rsidR="009E6331" w:rsidRPr="001C220C">
        <w:rPr>
          <w:lang w:val="en-US"/>
        </w:rPr>
        <w:t xml:space="preserve"> </w:t>
      </w:r>
      <w:r w:rsidRPr="001C220C">
        <w:rPr>
          <w:lang w:val="en-US"/>
        </w:rPr>
        <w:t>may apply</w:t>
      </w:r>
      <w:r w:rsidR="009E6331" w:rsidRPr="001C220C">
        <w:rPr>
          <w:lang w:val="en-US"/>
        </w:rPr>
        <w:t xml:space="preserve"> to scheduling of </w:t>
      </w:r>
      <w:r w:rsidR="00D07C78">
        <w:rPr>
          <w:lang w:val="en-US"/>
        </w:rPr>
        <w:t>p</w:t>
      </w:r>
      <w:r w:rsidR="009E6331" w:rsidRPr="001C220C">
        <w:rPr>
          <w:lang w:val="en-US"/>
        </w:rPr>
        <w:t xml:space="preserve">roduction, </w:t>
      </w:r>
      <w:r w:rsidR="00E23CC8" w:rsidRPr="001C220C">
        <w:rPr>
          <w:lang w:val="en-US"/>
        </w:rPr>
        <w:t>maintenance, quality test</w:t>
      </w:r>
      <w:r w:rsidR="00E23CC8">
        <w:rPr>
          <w:lang w:val="en-US"/>
        </w:rPr>
        <w:t>,</w:t>
      </w:r>
      <w:r w:rsidR="00E23CC8" w:rsidRPr="001C220C">
        <w:rPr>
          <w:lang w:val="en-US"/>
        </w:rPr>
        <w:t xml:space="preserve"> and inventory</w:t>
      </w:r>
      <w:r w:rsidR="00E23CC8">
        <w:rPr>
          <w:lang w:val="en-US"/>
        </w:rPr>
        <w:t xml:space="preserve"> operations</w:t>
      </w:r>
      <w:r w:rsidRPr="001C220C">
        <w:rPr>
          <w:lang w:val="en-US"/>
        </w:rPr>
        <w:t>.</w:t>
      </w:r>
    </w:p>
    <w:p w14:paraId="123B4521" w14:textId="3DB49DDE" w:rsidR="009E6331" w:rsidRPr="001C220C" w:rsidRDefault="00CB090D" w:rsidP="00907215">
      <w:pPr>
        <w:pStyle w:val="PARAGRAPH"/>
        <w:rPr>
          <w:lang w:val="en-US"/>
        </w:rPr>
      </w:pPr>
      <w:r>
        <w:fldChar w:fldCharType="begin"/>
      </w:r>
      <w:r>
        <w:rPr>
          <w:lang w:val="en-US"/>
        </w:rPr>
        <w:instrText xml:space="preserve"> REF _Ref477974702 \h </w:instrText>
      </w:r>
      <w:r>
        <w:fldChar w:fldCharType="separate"/>
      </w:r>
      <w:r w:rsidRPr="001C220C">
        <w:rPr>
          <w:lang w:val="en-US"/>
        </w:rPr>
        <w:t xml:space="preserve">Figure </w:t>
      </w:r>
      <w:r>
        <w:rPr>
          <w:noProof/>
          <w:lang w:val="en-US"/>
        </w:rPr>
        <w:t>21</w:t>
      </w:r>
      <w:r>
        <w:fldChar w:fldCharType="end"/>
      </w:r>
      <w:r>
        <w:t xml:space="preserve"> </w:t>
      </w:r>
      <w:r w:rsidR="009E6331" w:rsidRPr="001C220C">
        <w:rPr>
          <w:lang w:val="en-US"/>
        </w:rPr>
        <w:t xml:space="preserve">is the </w:t>
      </w:r>
      <w:r w:rsidR="006A5B9A" w:rsidRPr="0026051D">
        <w:rPr>
          <w:lang w:val="en-US"/>
        </w:rPr>
        <w:t>operations schedule</w:t>
      </w:r>
      <w:r w:rsidR="009E6331" w:rsidRPr="001C220C">
        <w:rPr>
          <w:lang w:val="en-US"/>
        </w:rPr>
        <w:t xml:space="preserve"> model.</w:t>
      </w:r>
      <w:ins w:id="14600" w:author="Charles Gifford" w:date="2017-03-20T10:45:00Z">
        <w:r w:rsidR="00FC7466" w:rsidRPr="00FC7466">
          <w:rPr>
            <w:lang w:val="en-US"/>
          </w:rPr>
          <w:t xml:space="preserve"> </w:t>
        </w:r>
      </w:ins>
      <w:ins w:id="14601" w:author="Charles Gifford" w:date="2017-03-22T19:39:00Z">
        <w:r>
          <w:rPr>
            <w:lang w:val="en-US"/>
          </w:rPr>
          <w:fldChar w:fldCharType="begin"/>
        </w:r>
        <w:r>
          <w:rPr>
            <w:lang w:val="en-US"/>
          </w:rPr>
          <w:instrText xml:space="preserve"> REF _Ref477974888 \h </w:instrText>
        </w:r>
      </w:ins>
      <w:r>
        <w:rPr>
          <w:lang w:val="en-US"/>
        </w:rPr>
      </w:r>
      <w:r>
        <w:rPr>
          <w:lang w:val="en-US"/>
        </w:rPr>
        <w:fldChar w:fldCharType="separate"/>
      </w:r>
      <w:ins w:id="14602" w:author="Charles Gifford" w:date="2017-03-22T19:39:00Z">
        <w:r>
          <w:t xml:space="preserve">Table </w:t>
        </w:r>
        <w:r>
          <w:rPr>
            <w:noProof/>
          </w:rPr>
          <w:t>164</w:t>
        </w:r>
        <w:r>
          <w:rPr>
            <w:lang w:val="en-US"/>
          </w:rPr>
          <w:fldChar w:fldCharType="end"/>
        </w:r>
        <w:r>
          <w:rPr>
            <w:lang w:val="en-US"/>
          </w:rPr>
          <w:t xml:space="preserve"> </w:t>
        </w:r>
      </w:ins>
      <w:ins w:id="14603" w:author="Charles Gifford" w:date="2017-03-20T10:45:00Z">
        <w:r w:rsidR="00FC7466" w:rsidRPr="00703702">
          <w:rPr>
            <w:lang w:val="en-US"/>
          </w:rPr>
          <w:t xml:space="preserve">lists the relationships of the objects in the operations </w:t>
        </w:r>
        <w:r w:rsidR="00FC7466">
          <w:rPr>
            <w:lang w:val="en-US"/>
          </w:rPr>
          <w:t>schedule</w:t>
        </w:r>
        <w:r w:rsidR="00FC7466" w:rsidRPr="00703702">
          <w:rPr>
            <w:lang w:val="en-US"/>
          </w:rPr>
          <w:t xml:space="preserve"> model.</w:t>
        </w:r>
      </w:ins>
    </w:p>
    <w:p w14:paraId="00F45F2F" w14:textId="77777777" w:rsidR="009127CE" w:rsidRDefault="00D81887" w:rsidP="000D7FCB">
      <w:pPr>
        <w:pStyle w:val="PARAGRAPH"/>
        <w:jc w:val="center"/>
        <w:rPr>
          <w:ins w:id="14604" w:author="Charles Gifford" w:date="2016-10-07T22:43:00Z"/>
        </w:rPr>
      </w:pPr>
      <w:del w:id="14605" w:author="Charles Gifford" w:date="2016-10-07T22:43:00Z">
        <w:r w:rsidRPr="008C3224" w:rsidDel="009127CE">
          <w:rPr>
            <w:noProof/>
            <w:lang w:val="en-US" w:eastAsia="en-US"/>
          </w:rPr>
          <w:drawing>
            <wp:inline distT="0" distB="0" distL="0" distR="0" wp14:anchorId="46357852" wp14:editId="39C6F4F7">
              <wp:extent cx="5943600" cy="50209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5020945"/>
                      </a:xfrm>
                      <a:prstGeom prst="rect">
                        <a:avLst/>
                      </a:prstGeom>
                      <a:noFill/>
                      <a:ln>
                        <a:noFill/>
                      </a:ln>
                    </pic:spPr>
                  </pic:pic>
                </a:graphicData>
              </a:graphic>
            </wp:inline>
          </w:drawing>
        </w:r>
      </w:del>
    </w:p>
    <w:p w14:paraId="06D7C348" w14:textId="08B51596" w:rsidR="009E6331" w:rsidRPr="001C220C" w:rsidRDefault="00A36EA2" w:rsidP="000D7FCB">
      <w:pPr>
        <w:pStyle w:val="PARAGRAPH"/>
        <w:jc w:val="center"/>
        <w:rPr>
          <w:lang w:val="en-US"/>
        </w:rPr>
      </w:pPr>
      <w:ins w:id="14606" w:author="Dennis Brandl" w:date="2015-09-05T14:34:00Z">
        <w:r w:rsidRPr="00A36EA2">
          <w:t xml:space="preserve"> </w:t>
        </w:r>
      </w:ins>
    </w:p>
    <w:p w14:paraId="26F9C614" w14:textId="6F382BD2" w:rsidR="00FC7466" w:rsidRPr="00FC7466" w:rsidRDefault="001628DF" w:rsidP="00FC7466">
      <w:pPr>
        <w:pStyle w:val="FIGURE"/>
        <w:rPr>
          <w:ins w:id="14607" w:author="Charles Gifford" w:date="2017-03-20T10:42:00Z"/>
          <w:lang w:val="en-US"/>
        </w:rPr>
      </w:pPr>
      <w:bookmarkStart w:id="14608" w:name="_Ref161735017"/>
      <w:bookmarkStart w:id="14609" w:name="_Toc157224388"/>
      <w:bookmarkStart w:id="14610" w:name="_Toc237687661"/>
      <w:bookmarkStart w:id="14611" w:name="_Toc306620204"/>
      <w:bookmarkStart w:id="14612" w:name="_Toc320178069"/>
      <w:ins w:id="14613" w:author="Charles Gifford" w:date="2017-03-22T18:43:00Z">
        <w:r>
          <w:rPr>
            <w:noProof/>
            <w:lang w:val="en-US" w:eastAsia="en-US"/>
          </w:rPr>
          <w:drawing>
            <wp:inline distT="0" distB="0" distL="0" distR="0" wp14:anchorId="794CECEC" wp14:editId="2784F8A6">
              <wp:extent cx="5789686" cy="5492750"/>
              <wp:effectExtent l="0" t="0" r="1905" b="0"/>
              <wp:docPr id="619" name="Picture 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91199" cy="5494185"/>
                      </a:xfrm>
                      <a:prstGeom prst="rect">
                        <a:avLst/>
                      </a:prstGeom>
                      <a:noFill/>
                    </pic:spPr>
                  </pic:pic>
                </a:graphicData>
              </a:graphic>
            </wp:inline>
          </w:drawing>
        </w:r>
      </w:ins>
    </w:p>
    <w:p w14:paraId="56B9E9EC" w14:textId="29ED4405" w:rsidR="00FC7466" w:rsidRDefault="009E6331" w:rsidP="00983736">
      <w:pPr>
        <w:pStyle w:val="FIGURE-title"/>
        <w:rPr>
          <w:ins w:id="14614" w:author="Charles Gifford" w:date="2017-03-20T10:48:00Z"/>
          <w:lang w:val="en-US"/>
        </w:rPr>
      </w:pPr>
      <w:bookmarkStart w:id="14615" w:name="_Ref477974702"/>
      <w:bookmarkStart w:id="14616" w:name="_Toc478492570"/>
      <w:r w:rsidRPr="001C220C">
        <w:rPr>
          <w:lang w:val="en-US"/>
        </w:rPr>
        <w:t xml:space="preserve">Figure </w:t>
      </w:r>
      <w:r w:rsidRPr="001C220C">
        <w:rPr>
          <w:lang w:val="en-US"/>
        </w:rPr>
        <w:fldChar w:fldCharType="begin"/>
      </w:r>
      <w:r w:rsidRPr="001C220C">
        <w:rPr>
          <w:lang w:val="en-US"/>
        </w:rPr>
        <w:instrText xml:space="preserve"> SEQ Figure \* ARABIC </w:instrText>
      </w:r>
      <w:r w:rsidRPr="001C220C">
        <w:rPr>
          <w:lang w:val="en-US"/>
        </w:rPr>
        <w:fldChar w:fldCharType="separate"/>
      </w:r>
      <w:r w:rsidR="00CB090D">
        <w:rPr>
          <w:noProof/>
          <w:lang w:val="en-US"/>
        </w:rPr>
        <w:t>21</w:t>
      </w:r>
      <w:r w:rsidRPr="001C220C">
        <w:rPr>
          <w:lang w:val="en-US"/>
        </w:rPr>
        <w:fldChar w:fldCharType="end"/>
      </w:r>
      <w:bookmarkEnd w:id="14608"/>
      <w:bookmarkEnd w:id="14615"/>
      <w:r w:rsidRPr="001C220C">
        <w:rPr>
          <w:lang w:val="en-US"/>
        </w:rPr>
        <w:t xml:space="preserve"> </w:t>
      </w:r>
      <w:r w:rsidR="000D7FCB">
        <w:rPr>
          <w:lang w:val="en-US"/>
        </w:rPr>
        <w:t>–</w:t>
      </w:r>
      <w:r w:rsidRPr="001C220C">
        <w:rPr>
          <w:lang w:val="en-US"/>
        </w:rPr>
        <w:t xml:space="preserve"> </w:t>
      </w:r>
      <w:r w:rsidR="006A5B9A" w:rsidRPr="001C220C">
        <w:rPr>
          <w:lang w:val="en-US"/>
        </w:rPr>
        <w:t>Operations schedule</w:t>
      </w:r>
      <w:r w:rsidRPr="001C220C">
        <w:rPr>
          <w:lang w:val="en-US"/>
        </w:rPr>
        <w:t xml:space="preserve"> model</w:t>
      </w:r>
      <w:bookmarkEnd w:id="14609"/>
      <w:bookmarkEnd w:id="14610"/>
      <w:bookmarkEnd w:id="14611"/>
      <w:bookmarkEnd w:id="14612"/>
      <w:bookmarkEnd w:id="14616"/>
    </w:p>
    <w:p w14:paraId="7EA78C7B" w14:textId="1BCCD5AF" w:rsidR="00FC7466" w:rsidRPr="00703702" w:rsidRDefault="00CB090D" w:rsidP="00881CA4">
      <w:pPr>
        <w:pStyle w:val="TABLE-title"/>
        <w:rPr>
          <w:ins w:id="14617" w:author="Charles Gifford" w:date="2017-03-20T10:49:00Z"/>
          <w:lang w:val="en-US"/>
        </w:rPr>
      </w:pPr>
      <w:bookmarkStart w:id="14618" w:name="_Ref477974888"/>
      <w:bookmarkStart w:id="14619" w:name="_Toc478492464"/>
      <w:ins w:id="14620" w:author="Charles Gifford" w:date="2017-03-22T19:34:00Z">
        <w:r>
          <w:t xml:space="preserve">Table </w:t>
        </w:r>
        <w:r>
          <w:fldChar w:fldCharType="begin"/>
        </w:r>
        <w:r>
          <w:instrText xml:space="preserve"> SEQ Table \* ARABIC </w:instrText>
        </w:r>
      </w:ins>
      <w:r>
        <w:fldChar w:fldCharType="separate"/>
      </w:r>
      <w:ins w:id="14621" w:author="Charles Gifford" w:date="2017-03-22T19:34:00Z">
        <w:r>
          <w:rPr>
            <w:noProof/>
          </w:rPr>
          <w:t>164</w:t>
        </w:r>
        <w:r>
          <w:fldChar w:fldCharType="end"/>
        </w:r>
        <w:bookmarkEnd w:id="14618"/>
        <w:r>
          <w:rPr>
            <w:lang w:val="en-US"/>
          </w:rPr>
          <w:t xml:space="preserve"> </w:t>
        </w:r>
      </w:ins>
      <w:ins w:id="14622" w:author="Charles Gifford" w:date="2017-03-20T10:49:00Z">
        <w:r w:rsidR="00FC7466">
          <w:rPr>
            <w:lang w:val="en-US"/>
          </w:rPr>
          <w:t>–</w:t>
        </w:r>
        <w:r>
          <w:rPr>
            <w:lang w:val="en-US"/>
          </w:rPr>
          <w:t xml:space="preserve"> Operations</w:t>
        </w:r>
      </w:ins>
      <w:ins w:id="14623" w:author="Charles Gifford" w:date="2017-03-22T19:38:00Z">
        <w:r>
          <w:rPr>
            <w:lang w:val="en-US"/>
          </w:rPr>
          <w:t xml:space="preserve"> schedule</w:t>
        </w:r>
      </w:ins>
      <w:ins w:id="14624" w:author="Charles Gifford" w:date="2017-03-20T10:49:00Z">
        <w:r w:rsidR="00FC7466" w:rsidRPr="001C220C">
          <w:rPr>
            <w:lang w:val="en-US"/>
          </w:rPr>
          <w:t xml:space="preserve"> model</w:t>
        </w:r>
        <w:r w:rsidR="00FC7466">
          <w:rPr>
            <w:lang w:val="en-US"/>
          </w:rPr>
          <w:t xml:space="preserve"> relationships</w:t>
        </w:r>
        <w:bookmarkEnd w:id="14619"/>
      </w:ins>
    </w:p>
    <w:tbl>
      <w:tblPr>
        <w:tblW w:w="9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335"/>
        <w:gridCol w:w="2340"/>
        <w:gridCol w:w="2070"/>
        <w:gridCol w:w="2520"/>
      </w:tblGrid>
      <w:tr w:rsidR="00FC7466" w:rsidRPr="000265B9" w14:paraId="7C73EC9A" w14:textId="77777777" w:rsidTr="00983736">
        <w:trPr>
          <w:trHeight w:val="98"/>
          <w:tblHeader/>
          <w:ins w:id="14625" w:author="Charles Gifford" w:date="2017-03-20T10:49:00Z"/>
        </w:trPr>
        <w:tc>
          <w:tcPr>
            <w:tcW w:w="2335" w:type="dxa"/>
            <w:shd w:val="clear" w:color="auto" w:fill="auto"/>
          </w:tcPr>
          <w:p w14:paraId="7CC559A5" w14:textId="77777777" w:rsidR="00FC7466" w:rsidRPr="000265B9" w:rsidRDefault="00FC7466" w:rsidP="00983736">
            <w:pPr>
              <w:pStyle w:val="TABLE-col-heading"/>
              <w:rPr>
                <w:ins w:id="14626" w:author="Charles Gifford" w:date="2017-03-20T10:49:00Z"/>
              </w:rPr>
            </w:pPr>
            <w:ins w:id="14627" w:author="Charles Gifford" w:date="2017-03-20T10:49:00Z">
              <w:r w:rsidRPr="000265B9">
                <w:t>From</w:t>
              </w:r>
            </w:ins>
          </w:p>
        </w:tc>
        <w:tc>
          <w:tcPr>
            <w:tcW w:w="2340" w:type="dxa"/>
            <w:shd w:val="clear" w:color="auto" w:fill="auto"/>
          </w:tcPr>
          <w:p w14:paraId="3A0CFEA9" w14:textId="77777777" w:rsidR="00FC7466" w:rsidRPr="000265B9" w:rsidRDefault="00FC7466" w:rsidP="00983736">
            <w:pPr>
              <w:pStyle w:val="TABLE-col-heading"/>
              <w:rPr>
                <w:ins w:id="14628" w:author="Charles Gifford" w:date="2017-03-20T10:49:00Z"/>
              </w:rPr>
            </w:pPr>
            <w:ins w:id="14629" w:author="Charles Gifford" w:date="2017-03-20T10:49:00Z">
              <w:r w:rsidRPr="000265B9">
                <w:t>To</w:t>
              </w:r>
            </w:ins>
          </w:p>
        </w:tc>
        <w:tc>
          <w:tcPr>
            <w:tcW w:w="2070" w:type="dxa"/>
            <w:shd w:val="clear" w:color="auto" w:fill="auto"/>
          </w:tcPr>
          <w:p w14:paraId="1F926CA4" w14:textId="77777777" w:rsidR="00FC7466" w:rsidRPr="000265B9" w:rsidRDefault="00FC7466" w:rsidP="00983736">
            <w:pPr>
              <w:pStyle w:val="TABLE-col-heading"/>
              <w:rPr>
                <w:ins w:id="14630" w:author="Charles Gifford" w:date="2017-03-20T10:49:00Z"/>
              </w:rPr>
            </w:pPr>
            <w:ins w:id="14631" w:author="Charles Gifford" w:date="2017-03-20T10:49:00Z">
              <w:r w:rsidRPr="000265B9">
                <w:t>Type</w:t>
              </w:r>
            </w:ins>
          </w:p>
        </w:tc>
        <w:tc>
          <w:tcPr>
            <w:tcW w:w="2520" w:type="dxa"/>
            <w:shd w:val="clear" w:color="auto" w:fill="auto"/>
          </w:tcPr>
          <w:p w14:paraId="4F5EA1D9" w14:textId="77777777" w:rsidR="00FC7466" w:rsidRPr="000265B9" w:rsidRDefault="00FC7466" w:rsidP="00983736">
            <w:pPr>
              <w:pStyle w:val="TABLE-col-heading"/>
              <w:rPr>
                <w:ins w:id="14632" w:author="Charles Gifford" w:date="2017-03-20T10:49:00Z"/>
              </w:rPr>
            </w:pPr>
            <w:ins w:id="14633" w:author="Charles Gifford" w:date="2017-03-20T10:49:00Z">
              <w:r w:rsidRPr="000265B9">
                <w:t>Relationship Name</w:t>
              </w:r>
            </w:ins>
          </w:p>
        </w:tc>
      </w:tr>
      <w:tr w:rsidR="00FC7466" w:rsidRPr="008F275A" w14:paraId="2EAB35E7" w14:textId="77777777" w:rsidTr="00983736">
        <w:trPr>
          <w:trHeight w:val="176"/>
          <w:ins w:id="14634" w:author="Charles Gifford" w:date="2017-03-20T10:49:00Z"/>
        </w:trPr>
        <w:tc>
          <w:tcPr>
            <w:tcW w:w="2335" w:type="dxa"/>
            <w:shd w:val="clear" w:color="auto" w:fill="auto"/>
          </w:tcPr>
          <w:p w14:paraId="07454ACF" w14:textId="493F70D8" w:rsidR="00FC7466" w:rsidRDefault="00552814" w:rsidP="00FC7466">
            <w:pPr>
              <w:pStyle w:val="TABLE-cell"/>
              <w:rPr>
                <w:ins w:id="14635" w:author="Charles Gifford" w:date="2017-03-20T10:49:00Z"/>
              </w:rPr>
            </w:pPr>
            <w:ins w:id="14636" w:author="Charles Gifford" w:date="2017-03-20T10:49:00Z">
              <w:r>
                <w:t>Operations schedule</w:t>
              </w:r>
            </w:ins>
          </w:p>
        </w:tc>
        <w:tc>
          <w:tcPr>
            <w:tcW w:w="2340" w:type="dxa"/>
            <w:shd w:val="clear" w:color="auto" w:fill="auto"/>
          </w:tcPr>
          <w:p w14:paraId="08538DB7" w14:textId="2A133B5C" w:rsidR="00FC7466" w:rsidRDefault="00552814" w:rsidP="00FC7466">
            <w:pPr>
              <w:pStyle w:val="TABLE-cell"/>
              <w:rPr>
                <w:ins w:id="14637" w:author="Charles Gifford" w:date="2017-03-20T10:49:00Z"/>
              </w:rPr>
            </w:pPr>
            <w:ins w:id="14638" w:author="Charles Gifford" w:date="2017-03-20T10:49:00Z">
              <w:r>
                <w:t xml:space="preserve">Operations </w:t>
              </w:r>
            </w:ins>
            <w:ins w:id="14639" w:author="Charles Gifford" w:date="2017-03-20T10:52:00Z">
              <w:r>
                <w:t>request</w:t>
              </w:r>
            </w:ins>
          </w:p>
        </w:tc>
        <w:tc>
          <w:tcPr>
            <w:tcW w:w="2070" w:type="dxa"/>
            <w:shd w:val="clear" w:color="auto" w:fill="auto"/>
          </w:tcPr>
          <w:p w14:paraId="087066E6" w14:textId="77777777" w:rsidR="00FC7466" w:rsidRDefault="00FC7466" w:rsidP="00FC7466">
            <w:pPr>
              <w:pStyle w:val="TABLE-cell"/>
              <w:rPr>
                <w:ins w:id="14640" w:author="Charles Gifford" w:date="2017-03-20T10:49:00Z"/>
              </w:rPr>
            </w:pPr>
            <w:ins w:id="14641" w:author="Charles Gifford" w:date="2017-03-20T10:49:00Z">
              <w:r w:rsidRPr="00011902">
                <w:t>Composition whole</w:t>
              </w:r>
            </w:ins>
          </w:p>
        </w:tc>
        <w:tc>
          <w:tcPr>
            <w:tcW w:w="2520" w:type="dxa"/>
            <w:shd w:val="clear" w:color="auto" w:fill="auto"/>
          </w:tcPr>
          <w:p w14:paraId="5B28289F" w14:textId="4E4C37EB" w:rsidR="00FC7466" w:rsidRDefault="00552814" w:rsidP="00552814">
            <w:pPr>
              <w:pStyle w:val="TABLE-cell"/>
              <w:rPr>
                <w:ins w:id="14642" w:author="Charles Gifford" w:date="2017-03-20T10:49:00Z"/>
              </w:rPr>
            </w:pPr>
            <w:ins w:id="14643" w:author="Charles Gifford" w:date="2017-03-20T10:52:00Z">
              <w:r w:rsidRPr="00552814">
                <w:t>Is made up of &gt;</w:t>
              </w:r>
            </w:ins>
          </w:p>
        </w:tc>
      </w:tr>
      <w:tr w:rsidR="00552814" w:rsidRPr="008F275A" w14:paraId="65C52217" w14:textId="77777777" w:rsidTr="00983736">
        <w:trPr>
          <w:trHeight w:val="176"/>
          <w:ins w:id="14644" w:author="Charles Gifford" w:date="2017-03-20T10:49:00Z"/>
        </w:trPr>
        <w:tc>
          <w:tcPr>
            <w:tcW w:w="2335" w:type="dxa"/>
            <w:shd w:val="clear" w:color="auto" w:fill="auto"/>
          </w:tcPr>
          <w:p w14:paraId="793FA619" w14:textId="01D56CC8" w:rsidR="00552814" w:rsidRDefault="00552814" w:rsidP="00552814">
            <w:pPr>
              <w:pStyle w:val="TABLE-cell"/>
              <w:rPr>
                <w:ins w:id="14645" w:author="Charles Gifford" w:date="2017-03-20T10:49:00Z"/>
              </w:rPr>
            </w:pPr>
            <w:ins w:id="14646" w:author="Charles Gifford" w:date="2017-03-20T10:53:00Z">
              <w:r w:rsidRPr="00552814">
                <w:t>Operations request</w:t>
              </w:r>
            </w:ins>
          </w:p>
        </w:tc>
        <w:tc>
          <w:tcPr>
            <w:tcW w:w="2340" w:type="dxa"/>
            <w:shd w:val="clear" w:color="auto" w:fill="auto"/>
          </w:tcPr>
          <w:p w14:paraId="19D3FC5A" w14:textId="6C59FD38" w:rsidR="00552814" w:rsidRDefault="00552814" w:rsidP="00552814">
            <w:pPr>
              <w:pStyle w:val="TABLE-cell"/>
              <w:rPr>
                <w:ins w:id="14647" w:author="Charles Gifford" w:date="2017-03-20T10:49:00Z"/>
              </w:rPr>
            </w:pPr>
            <w:ins w:id="14648" w:author="Charles Gifford" w:date="2017-03-20T10:53:00Z">
              <w:r>
                <w:t>Segment requirement</w:t>
              </w:r>
            </w:ins>
          </w:p>
        </w:tc>
        <w:tc>
          <w:tcPr>
            <w:tcW w:w="2070" w:type="dxa"/>
            <w:shd w:val="clear" w:color="auto" w:fill="auto"/>
          </w:tcPr>
          <w:p w14:paraId="7484D87E" w14:textId="4AD4A905" w:rsidR="00552814" w:rsidRPr="00011902" w:rsidRDefault="00552814" w:rsidP="00552814">
            <w:pPr>
              <w:pStyle w:val="TABLE-cell"/>
              <w:rPr>
                <w:ins w:id="14649" w:author="Charles Gifford" w:date="2017-03-20T10:49:00Z"/>
              </w:rPr>
            </w:pPr>
            <w:ins w:id="14650" w:author="Charles Gifford" w:date="2017-03-20T10:53:00Z">
              <w:r w:rsidRPr="00011902">
                <w:t>Composition whole</w:t>
              </w:r>
            </w:ins>
          </w:p>
        </w:tc>
        <w:tc>
          <w:tcPr>
            <w:tcW w:w="2520" w:type="dxa"/>
            <w:shd w:val="clear" w:color="auto" w:fill="auto"/>
          </w:tcPr>
          <w:p w14:paraId="277244C6" w14:textId="18854993" w:rsidR="00552814" w:rsidRPr="00011902" w:rsidRDefault="00552814" w:rsidP="00552814">
            <w:pPr>
              <w:pStyle w:val="TABLE-cell"/>
              <w:rPr>
                <w:ins w:id="14651" w:author="Charles Gifford" w:date="2017-03-20T10:49:00Z"/>
              </w:rPr>
            </w:pPr>
            <w:ins w:id="14652" w:author="Charles Gifford" w:date="2017-03-20T10:53:00Z">
              <w:r w:rsidRPr="00552814">
                <w:t>Is made up of &gt;</w:t>
              </w:r>
            </w:ins>
          </w:p>
        </w:tc>
      </w:tr>
      <w:tr w:rsidR="00552814" w:rsidRPr="008F275A" w14:paraId="7912D713" w14:textId="77777777" w:rsidTr="00FC7466">
        <w:trPr>
          <w:trHeight w:val="176"/>
          <w:ins w:id="14653" w:author="Charles Gifford" w:date="2017-03-20T10:54:00Z"/>
        </w:trPr>
        <w:tc>
          <w:tcPr>
            <w:tcW w:w="2335" w:type="dxa"/>
            <w:shd w:val="clear" w:color="auto" w:fill="auto"/>
          </w:tcPr>
          <w:p w14:paraId="3D6EBB8F" w14:textId="178EE784" w:rsidR="00552814" w:rsidRPr="00552814" w:rsidRDefault="00552814" w:rsidP="00552814">
            <w:pPr>
              <w:pStyle w:val="TABLE-cell"/>
              <w:rPr>
                <w:ins w:id="14654" w:author="Charles Gifford" w:date="2017-03-20T10:54:00Z"/>
              </w:rPr>
            </w:pPr>
            <w:ins w:id="14655" w:author="Charles Gifford" w:date="2017-03-20T10:54:00Z">
              <w:r w:rsidRPr="00552814">
                <w:t>Operations request</w:t>
              </w:r>
            </w:ins>
          </w:p>
        </w:tc>
        <w:tc>
          <w:tcPr>
            <w:tcW w:w="2340" w:type="dxa"/>
            <w:shd w:val="clear" w:color="auto" w:fill="auto"/>
          </w:tcPr>
          <w:p w14:paraId="5C1E3A4F" w14:textId="6617DAC5" w:rsidR="00552814" w:rsidRDefault="00552814" w:rsidP="00552814">
            <w:pPr>
              <w:pStyle w:val="TABLE-cell"/>
              <w:rPr>
                <w:ins w:id="14656" w:author="Charles Gifford" w:date="2017-03-20T10:54:00Z"/>
              </w:rPr>
            </w:pPr>
            <w:ins w:id="14657" w:author="Charles Gifford" w:date="2017-03-20T10:54:00Z">
              <w:r>
                <w:t>Requested segment response</w:t>
              </w:r>
            </w:ins>
          </w:p>
        </w:tc>
        <w:tc>
          <w:tcPr>
            <w:tcW w:w="2070" w:type="dxa"/>
            <w:shd w:val="clear" w:color="auto" w:fill="auto"/>
          </w:tcPr>
          <w:p w14:paraId="0EAFCEFB" w14:textId="1FFBC65E" w:rsidR="00552814" w:rsidRPr="00011902" w:rsidRDefault="00552814" w:rsidP="00552814">
            <w:pPr>
              <w:pStyle w:val="TABLE-cell"/>
              <w:rPr>
                <w:ins w:id="14658" w:author="Charles Gifford" w:date="2017-03-20T10:54:00Z"/>
              </w:rPr>
            </w:pPr>
            <w:ins w:id="14659" w:author="Charles Gifford" w:date="2017-03-20T10:54:00Z">
              <w:r w:rsidRPr="00011902">
                <w:t>Composition whole</w:t>
              </w:r>
            </w:ins>
          </w:p>
        </w:tc>
        <w:tc>
          <w:tcPr>
            <w:tcW w:w="2520" w:type="dxa"/>
            <w:shd w:val="clear" w:color="auto" w:fill="auto"/>
          </w:tcPr>
          <w:p w14:paraId="09A42457" w14:textId="18F5DA52" w:rsidR="00552814" w:rsidRPr="00552814" w:rsidRDefault="00552814" w:rsidP="00552814">
            <w:pPr>
              <w:pStyle w:val="TABLE-cell"/>
              <w:rPr>
                <w:ins w:id="14660" w:author="Charles Gifford" w:date="2017-03-20T10:54:00Z"/>
              </w:rPr>
            </w:pPr>
            <w:ins w:id="14661" w:author="Charles Gifford" w:date="2017-03-20T10:54:00Z">
              <w:r w:rsidRPr="00552814">
                <w:t>Is made up of &gt;</w:t>
              </w:r>
            </w:ins>
          </w:p>
        </w:tc>
      </w:tr>
      <w:tr w:rsidR="00FC7466" w:rsidRPr="008F275A" w14:paraId="560A85F2" w14:textId="77777777" w:rsidTr="00983736">
        <w:trPr>
          <w:trHeight w:val="176"/>
          <w:ins w:id="14662" w:author="Charles Gifford" w:date="2017-03-20T10:49:00Z"/>
        </w:trPr>
        <w:tc>
          <w:tcPr>
            <w:tcW w:w="2335" w:type="dxa"/>
            <w:shd w:val="clear" w:color="auto" w:fill="auto"/>
          </w:tcPr>
          <w:p w14:paraId="56B9B51B" w14:textId="1572F593" w:rsidR="00FC7466" w:rsidRDefault="00552814" w:rsidP="00FC7466">
            <w:pPr>
              <w:pStyle w:val="TABLE-cell"/>
              <w:rPr>
                <w:ins w:id="14663" w:author="Charles Gifford" w:date="2017-03-20T10:49:00Z"/>
              </w:rPr>
            </w:pPr>
            <w:ins w:id="14664" w:author="Charles Gifford" w:date="2017-03-20T10:55:00Z">
              <w:r w:rsidRPr="00552814">
                <w:t>Operations request</w:t>
              </w:r>
            </w:ins>
          </w:p>
        </w:tc>
        <w:tc>
          <w:tcPr>
            <w:tcW w:w="2340" w:type="dxa"/>
            <w:shd w:val="clear" w:color="auto" w:fill="auto"/>
          </w:tcPr>
          <w:p w14:paraId="2D65A41A" w14:textId="194AD570" w:rsidR="00FC7466" w:rsidRDefault="00552814" w:rsidP="00FC7466">
            <w:pPr>
              <w:pStyle w:val="TABLE-cell"/>
              <w:rPr>
                <w:ins w:id="14665" w:author="Charles Gifford" w:date="2017-03-20T10:49:00Z"/>
              </w:rPr>
            </w:pPr>
            <w:ins w:id="14666" w:author="Charles Gifford" w:date="2017-03-20T10:55:00Z">
              <w:r w:rsidRPr="00552814">
                <w:t>Operations definition</w:t>
              </w:r>
            </w:ins>
          </w:p>
        </w:tc>
        <w:tc>
          <w:tcPr>
            <w:tcW w:w="2070" w:type="dxa"/>
            <w:shd w:val="clear" w:color="auto" w:fill="auto"/>
          </w:tcPr>
          <w:p w14:paraId="2F554460" w14:textId="77777777" w:rsidR="00FC7466" w:rsidRPr="00011902" w:rsidRDefault="00FC7466" w:rsidP="00FC7466">
            <w:pPr>
              <w:pStyle w:val="TABLE-cell"/>
              <w:rPr>
                <w:ins w:id="14667" w:author="Charles Gifford" w:date="2017-03-20T10:49:00Z"/>
              </w:rPr>
            </w:pPr>
            <w:ins w:id="14668" w:author="Charles Gifford" w:date="2017-03-20T10:49:00Z">
              <w:r>
                <w:t>Dependency</w:t>
              </w:r>
            </w:ins>
          </w:p>
        </w:tc>
        <w:tc>
          <w:tcPr>
            <w:tcW w:w="2520" w:type="dxa"/>
            <w:shd w:val="clear" w:color="auto" w:fill="auto"/>
          </w:tcPr>
          <w:p w14:paraId="752CE2ED" w14:textId="2AD9C344" w:rsidR="00FC7466" w:rsidRPr="00011902" w:rsidRDefault="00552814" w:rsidP="00552814">
            <w:pPr>
              <w:pStyle w:val="TABLE-cell"/>
              <w:rPr>
                <w:ins w:id="14669" w:author="Charles Gifford" w:date="2017-03-20T10:49:00Z"/>
              </w:rPr>
            </w:pPr>
            <w:ins w:id="14670" w:author="Charles Gifford" w:date="2017-03-20T10:55:00Z">
              <w:r>
                <w:t>Corresponds to an e</w:t>
              </w:r>
            </w:ins>
            <w:ins w:id="14671" w:author="Charles Gifford" w:date="2017-03-20T10:56:00Z">
              <w:r>
                <w:t xml:space="preserve">lement in </w:t>
              </w:r>
            </w:ins>
            <w:ins w:id="14672" w:author="Charles Gifford" w:date="2017-03-20T10:49:00Z">
              <w:r w:rsidR="00FC7466" w:rsidRPr="00E31134">
                <w:t>&gt;</w:t>
              </w:r>
            </w:ins>
          </w:p>
        </w:tc>
      </w:tr>
      <w:tr w:rsidR="00552814" w:rsidRPr="008F275A" w14:paraId="76C2A036" w14:textId="77777777" w:rsidTr="00983736">
        <w:trPr>
          <w:trHeight w:val="176"/>
          <w:ins w:id="14673" w:author="Charles Gifford" w:date="2017-03-20T10:49:00Z"/>
        </w:trPr>
        <w:tc>
          <w:tcPr>
            <w:tcW w:w="2335" w:type="dxa"/>
            <w:shd w:val="clear" w:color="auto" w:fill="auto"/>
          </w:tcPr>
          <w:p w14:paraId="6CC18BD3" w14:textId="503AB17A" w:rsidR="00552814" w:rsidRDefault="00552814" w:rsidP="00552814">
            <w:pPr>
              <w:pStyle w:val="TABLE-cell"/>
              <w:rPr>
                <w:ins w:id="14674" w:author="Charles Gifford" w:date="2017-03-20T10:49:00Z"/>
              </w:rPr>
            </w:pPr>
            <w:ins w:id="14675" w:author="Charles Gifford" w:date="2017-03-20T10:56:00Z">
              <w:r w:rsidRPr="00552814">
                <w:t>Segment requirement</w:t>
              </w:r>
            </w:ins>
          </w:p>
        </w:tc>
        <w:tc>
          <w:tcPr>
            <w:tcW w:w="2340" w:type="dxa"/>
            <w:shd w:val="clear" w:color="auto" w:fill="auto"/>
          </w:tcPr>
          <w:p w14:paraId="581E019B" w14:textId="27380DA5" w:rsidR="00552814" w:rsidRDefault="00552814" w:rsidP="00552814">
            <w:pPr>
              <w:pStyle w:val="TABLE-cell"/>
              <w:rPr>
                <w:ins w:id="14676" w:author="Charles Gifford" w:date="2017-03-20T10:49:00Z"/>
              </w:rPr>
            </w:pPr>
            <w:ins w:id="14677" w:author="Charles Gifford" w:date="2017-03-20T10:57:00Z">
              <w:r w:rsidRPr="00552814">
                <w:t>Operations definition</w:t>
              </w:r>
            </w:ins>
          </w:p>
        </w:tc>
        <w:tc>
          <w:tcPr>
            <w:tcW w:w="2070" w:type="dxa"/>
            <w:shd w:val="clear" w:color="auto" w:fill="auto"/>
          </w:tcPr>
          <w:p w14:paraId="12307D24" w14:textId="68C04309" w:rsidR="00552814" w:rsidRPr="00011902" w:rsidRDefault="00552814" w:rsidP="00552814">
            <w:pPr>
              <w:pStyle w:val="TABLE-cell"/>
              <w:rPr>
                <w:ins w:id="14678" w:author="Charles Gifford" w:date="2017-03-20T10:49:00Z"/>
              </w:rPr>
            </w:pPr>
            <w:ins w:id="14679" w:author="Charles Gifford" w:date="2017-03-20T10:57:00Z">
              <w:r>
                <w:t>Dependency</w:t>
              </w:r>
            </w:ins>
          </w:p>
        </w:tc>
        <w:tc>
          <w:tcPr>
            <w:tcW w:w="2520" w:type="dxa"/>
            <w:shd w:val="clear" w:color="auto" w:fill="auto"/>
          </w:tcPr>
          <w:p w14:paraId="693D7BC8" w14:textId="3D056E7E" w:rsidR="00552814" w:rsidRPr="00011902" w:rsidRDefault="00552814" w:rsidP="00552814">
            <w:pPr>
              <w:pStyle w:val="TABLE-cell"/>
              <w:rPr>
                <w:ins w:id="14680" w:author="Charles Gifford" w:date="2017-03-20T10:49:00Z"/>
              </w:rPr>
            </w:pPr>
            <w:ins w:id="14681" w:author="Charles Gifford" w:date="2017-03-20T10:57:00Z">
              <w:r>
                <w:t xml:space="preserve">Corresponds to an element in </w:t>
              </w:r>
              <w:r w:rsidRPr="00E31134">
                <w:t>&gt;</w:t>
              </w:r>
            </w:ins>
          </w:p>
        </w:tc>
      </w:tr>
      <w:tr w:rsidR="00552814" w:rsidRPr="008F275A" w14:paraId="7F59725B" w14:textId="77777777" w:rsidTr="00FC7466">
        <w:trPr>
          <w:trHeight w:val="176"/>
          <w:ins w:id="14682" w:author="Charles Gifford" w:date="2017-03-20T10:57:00Z"/>
        </w:trPr>
        <w:tc>
          <w:tcPr>
            <w:tcW w:w="2335" w:type="dxa"/>
            <w:shd w:val="clear" w:color="auto" w:fill="auto"/>
          </w:tcPr>
          <w:p w14:paraId="2AA98508" w14:textId="70A342A4" w:rsidR="00552814" w:rsidRPr="00552814" w:rsidRDefault="00552814" w:rsidP="00552814">
            <w:pPr>
              <w:pStyle w:val="TABLE-cell"/>
              <w:rPr>
                <w:ins w:id="14683" w:author="Charles Gifford" w:date="2017-03-20T10:57:00Z"/>
              </w:rPr>
            </w:pPr>
            <w:ins w:id="14684" w:author="Charles Gifford" w:date="2017-03-20T10:57:00Z">
              <w:r w:rsidRPr="00552814">
                <w:t>Segment requirement</w:t>
              </w:r>
            </w:ins>
          </w:p>
        </w:tc>
        <w:tc>
          <w:tcPr>
            <w:tcW w:w="2340" w:type="dxa"/>
            <w:shd w:val="clear" w:color="auto" w:fill="auto"/>
          </w:tcPr>
          <w:p w14:paraId="44613DFA" w14:textId="0260DEBE" w:rsidR="00552814" w:rsidRPr="00552814" w:rsidRDefault="00552814" w:rsidP="00552814">
            <w:pPr>
              <w:pStyle w:val="TABLE-cell"/>
              <w:rPr>
                <w:ins w:id="14685" w:author="Charles Gifford" w:date="2017-03-20T10:57:00Z"/>
              </w:rPr>
            </w:pPr>
            <w:ins w:id="14686" w:author="Charles Gifford" w:date="2017-03-20T10:57:00Z">
              <w:r>
                <w:t xml:space="preserve">Process segment </w:t>
              </w:r>
            </w:ins>
          </w:p>
        </w:tc>
        <w:tc>
          <w:tcPr>
            <w:tcW w:w="2070" w:type="dxa"/>
            <w:shd w:val="clear" w:color="auto" w:fill="auto"/>
          </w:tcPr>
          <w:p w14:paraId="619370E4" w14:textId="7EC22049" w:rsidR="00552814" w:rsidRDefault="00552814" w:rsidP="00552814">
            <w:pPr>
              <w:pStyle w:val="TABLE-cell"/>
              <w:rPr>
                <w:ins w:id="14687" w:author="Charles Gifford" w:date="2017-03-20T10:57:00Z"/>
              </w:rPr>
            </w:pPr>
            <w:ins w:id="14688" w:author="Charles Gifford" w:date="2017-03-20T10:58:00Z">
              <w:r>
                <w:t>Association</w:t>
              </w:r>
            </w:ins>
          </w:p>
        </w:tc>
        <w:tc>
          <w:tcPr>
            <w:tcW w:w="2520" w:type="dxa"/>
            <w:shd w:val="clear" w:color="auto" w:fill="auto"/>
          </w:tcPr>
          <w:p w14:paraId="705EC932" w14:textId="785D8D59" w:rsidR="00552814" w:rsidRDefault="00552814" w:rsidP="00552814">
            <w:pPr>
              <w:pStyle w:val="TABLE-cell"/>
              <w:rPr>
                <w:ins w:id="14689" w:author="Charles Gifford" w:date="2017-03-20T10:57:00Z"/>
              </w:rPr>
            </w:pPr>
            <w:ins w:id="14690" w:author="Charles Gifford" w:date="2017-03-20T10:58:00Z">
              <w:r>
                <w:t>Corresponds to &gt;</w:t>
              </w:r>
            </w:ins>
          </w:p>
        </w:tc>
      </w:tr>
      <w:tr w:rsidR="00552814" w:rsidRPr="008F275A" w14:paraId="36D084BE" w14:textId="77777777" w:rsidTr="00FC7466">
        <w:trPr>
          <w:trHeight w:val="176"/>
          <w:ins w:id="14691" w:author="Charles Gifford" w:date="2017-03-20T10:58:00Z"/>
        </w:trPr>
        <w:tc>
          <w:tcPr>
            <w:tcW w:w="2335" w:type="dxa"/>
            <w:shd w:val="clear" w:color="auto" w:fill="auto"/>
          </w:tcPr>
          <w:p w14:paraId="23955E23" w14:textId="2511E73F" w:rsidR="00552814" w:rsidRPr="00552814" w:rsidRDefault="00552814" w:rsidP="00552814">
            <w:pPr>
              <w:pStyle w:val="TABLE-cell"/>
              <w:rPr>
                <w:ins w:id="14692" w:author="Charles Gifford" w:date="2017-03-20T10:58:00Z"/>
              </w:rPr>
            </w:pPr>
            <w:ins w:id="14693" w:author="Charles Gifford" w:date="2017-03-20T10:58:00Z">
              <w:r w:rsidRPr="00552814">
                <w:t>Segment requirement</w:t>
              </w:r>
            </w:ins>
          </w:p>
        </w:tc>
        <w:tc>
          <w:tcPr>
            <w:tcW w:w="2340" w:type="dxa"/>
            <w:shd w:val="clear" w:color="auto" w:fill="auto"/>
          </w:tcPr>
          <w:p w14:paraId="34491B30" w14:textId="0A1B1253" w:rsidR="00552814" w:rsidRDefault="00552814" w:rsidP="00552814">
            <w:pPr>
              <w:pStyle w:val="TABLE-cell"/>
              <w:rPr>
                <w:ins w:id="14694" w:author="Charles Gifford" w:date="2017-03-20T10:58:00Z"/>
              </w:rPr>
            </w:pPr>
            <w:ins w:id="14695" w:author="Charles Gifford" w:date="2017-03-20T10:58:00Z">
              <w:r w:rsidRPr="00552814">
                <w:t>Segment requirement</w:t>
              </w:r>
            </w:ins>
          </w:p>
        </w:tc>
        <w:tc>
          <w:tcPr>
            <w:tcW w:w="2070" w:type="dxa"/>
            <w:shd w:val="clear" w:color="auto" w:fill="auto"/>
          </w:tcPr>
          <w:p w14:paraId="73A4DC4C" w14:textId="7F44FE03" w:rsidR="00552814" w:rsidRDefault="00552814" w:rsidP="00552814">
            <w:pPr>
              <w:pStyle w:val="TABLE-cell"/>
              <w:rPr>
                <w:ins w:id="14696" w:author="Charles Gifford" w:date="2017-03-20T10:58:00Z"/>
              </w:rPr>
            </w:pPr>
            <w:ins w:id="14697" w:author="Charles Gifford" w:date="2017-03-20T10:58:00Z">
              <w:r w:rsidRPr="008F275A">
                <w:t>Aggregation hierarchy</w:t>
              </w:r>
            </w:ins>
          </w:p>
        </w:tc>
        <w:tc>
          <w:tcPr>
            <w:tcW w:w="2520" w:type="dxa"/>
            <w:shd w:val="clear" w:color="auto" w:fill="auto"/>
          </w:tcPr>
          <w:p w14:paraId="16A443FA" w14:textId="14D1AA62" w:rsidR="00552814" w:rsidRDefault="00552814" w:rsidP="00552814">
            <w:pPr>
              <w:pStyle w:val="TABLE-cell"/>
              <w:rPr>
                <w:ins w:id="14698" w:author="Charles Gifford" w:date="2017-03-20T10:58:00Z"/>
              </w:rPr>
            </w:pPr>
            <w:ins w:id="14699" w:author="Charles Gifford" w:date="2017-03-20T10:58:00Z">
              <w:r>
                <w:t>Is made up of</w:t>
              </w:r>
              <w:r w:rsidRPr="008F275A">
                <w:t xml:space="preserve"> &gt;</w:t>
              </w:r>
            </w:ins>
          </w:p>
        </w:tc>
      </w:tr>
      <w:tr w:rsidR="002F5D4A" w:rsidRPr="008F275A" w14:paraId="2CF580F4" w14:textId="77777777" w:rsidTr="00983736">
        <w:trPr>
          <w:trHeight w:val="176"/>
          <w:ins w:id="14700" w:author="Charles Gifford" w:date="2017-03-20T10:49:00Z"/>
        </w:trPr>
        <w:tc>
          <w:tcPr>
            <w:tcW w:w="2335" w:type="dxa"/>
            <w:shd w:val="clear" w:color="auto" w:fill="auto"/>
          </w:tcPr>
          <w:p w14:paraId="0098E116" w14:textId="344056CD" w:rsidR="002F5D4A" w:rsidRPr="008F275A" w:rsidRDefault="002F5D4A" w:rsidP="002F5D4A">
            <w:pPr>
              <w:pStyle w:val="TABLE-cell"/>
              <w:rPr>
                <w:ins w:id="14701" w:author="Charles Gifford" w:date="2017-03-20T10:49:00Z"/>
              </w:rPr>
            </w:pPr>
            <w:ins w:id="14702" w:author="Charles Gifford" w:date="2017-03-20T11:04:00Z">
              <w:r w:rsidRPr="00A363B6">
                <w:t>Segment requirement</w:t>
              </w:r>
            </w:ins>
          </w:p>
        </w:tc>
        <w:tc>
          <w:tcPr>
            <w:tcW w:w="2340" w:type="dxa"/>
            <w:shd w:val="clear" w:color="auto" w:fill="auto"/>
          </w:tcPr>
          <w:p w14:paraId="03FFA817" w14:textId="77777777" w:rsidR="002F5D4A" w:rsidRPr="008F275A" w:rsidRDefault="002F5D4A" w:rsidP="002F5D4A">
            <w:pPr>
              <w:pStyle w:val="TABLE-cell"/>
              <w:rPr>
                <w:ins w:id="14703" w:author="Charles Gifford" w:date="2017-03-20T10:49:00Z"/>
              </w:rPr>
            </w:pPr>
            <w:ins w:id="14704" w:author="Charles Gifford" w:date="2017-03-20T10:49:00Z">
              <w:r>
                <w:t>P</w:t>
              </w:r>
              <w:r w:rsidRPr="008F275A">
                <w:t>arameter</w:t>
              </w:r>
              <w:r>
                <w:t xml:space="preserve"> specification</w:t>
              </w:r>
            </w:ins>
          </w:p>
        </w:tc>
        <w:tc>
          <w:tcPr>
            <w:tcW w:w="2070" w:type="dxa"/>
            <w:shd w:val="clear" w:color="auto" w:fill="auto"/>
          </w:tcPr>
          <w:p w14:paraId="01E03C73" w14:textId="77777777" w:rsidR="002F5D4A" w:rsidRPr="008F275A" w:rsidRDefault="002F5D4A" w:rsidP="002F5D4A">
            <w:pPr>
              <w:pStyle w:val="TABLE-cell"/>
              <w:rPr>
                <w:ins w:id="14705" w:author="Charles Gifford" w:date="2017-03-20T10:49:00Z"/>
              </w:rPr>
            </w:pPr>
            <w:ins w:id="14706" w:author="Charles Gifford" w:date="2017-03-20T10:49:00Z">
              <w:r w:rsidRPr="005A6C93">
                <w:rPr>
                  <w:szCs w:val="20"/>
                </w:rPr>
                <w:t>Composition whole</w:t>
              </w:r>
            </w:ins>
          </w:p>
        </w:tc>
        <w:tc>
          <w:tcPr>
            <w:tcW w:w="2520" w:type="dxa"/>
            <w:shd w:val="clear" w:color="auto" w:fill="auto"/>
          </w:tcPr>
          <w:p w14:paraId="127BA855" w14:textId="7E3C22BA" w:rsidR="002F5D4A" w:rsidRPr="008F275A" w:rsidRDefault="002F5D4A" w:rsidP="002F5D4A">
            <w:pPr>
              <w:pStyle w:val="TABLE-cell"/>
              <w:rPr>
                <w:ins w:id="14707" w:author="Charles Gifford" w:date="2017-03-20T10:49:00Z"/>
              </w:rPr>
            </w:pPr>
            <w:ins w:id="14708" w:author="Charles Gifford" w:date="2017-03-20T11:04:00Z">
              <w:r>
                <w:rPr>
                  <w:szCs w:val="20"/>
                </w:rPr>
                <w:t>Contains</w:t>
              </w:r>
            </w:ins>
            <w:ins w:id="14709" w:author="Charles Gifford" w:date="2017-03-20T10:49:00Z">
              <w:r>
                <w:rPr>
                  <w:szCs w:val="20"/>
                </w:rPr>
                <w:t xml:space="preserve"> &gt;</w:t>
              </w:r>
            </w:ins>
          </w:p>
        </w:tc>
      </w:tr>
      <w:tr w:rsidR="002F5D4A" w:rsidRPr="008F275A" w14:paraId="0BA0808A" w14:textId="77777777" w:rsidTr="00983736">
        <w:trPr>
          <w:trHeight w:val="176"/>
          <w:ins w:id="14710" w:author="Charles Gifford" w:date="2017-03-20T10:49:00Z"/>
        </w:trPr>
        <w:tc>
          <w:tcPr>
            <w:tcW w:w="2335" w:type="dxa"/>
            <w:shd w:val="clear" w:color="auto" w:fill="auto"/>
          </w:tcPr>
          <w:p w14:paraId="6160CEE3" w14:textId="1EF3FD42" w:rsidR="002F5D4A" w:rsidRPr="008F275A" w:rsidRDefault="002F5D4A" w:rsidP="002F5D4A">
            <w:pPr>
              <w:pStyle w:val="TABLE-cell"/>
              <w:rPr>
                <w:ins w:id="14711" w:author="Charles Gifford" w:date="2017-03-20T10:49:00Z"/>
              </w:rPr>
            </w:pPr>
            <w:ins w:id="14712" w:author="Charles Gifford" w:date="2017-03-20T11:04:00Z">
              <w:r w:rsidRPr="00A363B6">
                <w:t>Segment requirement</w:t>
              </w:r>
            </w:ins>
          </w:p>
        </w:tc>
        <w:tc>
          <w:tcPr>
            <w:tcW w:w="2340" w:type="dxa"/>
          </w:tcPr>
          <w:p w14:paraId="59EDB9FF" w14:textId="2E8B7030" w:rsidR="002F5D4A" w:rsidRPr="008F275A" w:rsidRDefault="002F5D4A" w:rsidP="002F5D4A">
            <w:pPr>
              <w:pStyle w:val="TABLE-cell"/>
              <w:rPr>
                <w:ins w:id="14713" w:author="Charles Gifford" w:date="2017-03-20T10:49:00Z"/>
              </w:rPr>
            </w:pPr>
            <w:ins w:id="14714" w:author="Charles Gifford" w:date="2017-03-20T10:49:00Z">
              <w:r>
                <w:rPr>
                  <w:szCs w:val="20"/>
                </w:rPr>
                <w:t xml:space="preserve">Personnel </w:t>
              </w:r>
            </w:ins>
            <w:ins w:id="14715" w:author="Charles Gifford" w:date="2017-03-20T11:26:00Z">
              <w:r w:rsidR="006D577C" w:rsidRPr="006D577C">
                <w:rPr>
                  <w:szCs w:val="20"/>
                </w:rPr>
                <w:t>requirement</w:t>
              </w:r>
            </w:ins>
          </w:p>
        </w:tc>
        <w:tc>
          <w:tcPr>
            <w:tcW w:w="2070" w:type="dxa"/>
            <w:shd w:val="clear" w:color="auto" w:fill="auto"/>
          </w:tcPr>
          <w:p w14:paraId="10055C2F" w14:textId="77777777" w:rsidR="002F5D4A" w:rsidRPr="008F275A" w:rsidRDefault="002F5D4A" w:rsidP="002F5D4A">
            <w:pPr>
              <w:pStyle w:val="TABLE-cell"/>
              <w:rPr>
                <w:ins w:id="14716" w:author="Charles Gifford" w:date="2017-03-20T10:49:00Z"/>
              </w:rPr>
            </w:pPr>
            <w:ins w:id="14717" w:author="Charles Gifford" w:date="2017-03-20T10:49:00Z">
              <w:r w:rsidRPr="005A6C93">
                <w:rPr>
                  <w:szCs w:val="20"/>
                </w:rPr>
                <w:t>Composition whole</w:t>
              </w:r>
            </w:ins>
          </w:p>
        </w:tc>
        <w:tc>
          <w:tcPr>
            <w:tcW w:w="2520" w:type="dxa"/>
            <w:shd w:val="clear" w:color="auto" w:fill="auto"/>
          </w:tcPr>
          <w:p w14:paraId="38AE23CF" w14:textId="398B8582" w:rsidR="002F5D4A" w:rsidRPr="008F275A" w:rsidRDefault="002F5D4A" w:rsidP="002F5D4A">
            <w:pPr>
              <w:pStyle w:val="TABLE-cell"/>
              <w:rPr>
                <w:ins w:id="14718" w:author="Charles Gifford" w:date="2017-03-20T10:49:00Z"/>
              </w:rPr>
            </w:pPr>
            <w:ins w:id="14719" w:author="Charles Gifford" w:date="2017-03-20T11:04:00Z">
              <w:r>
                <w:rPr>
                  <w:szCs w:val="20"/>
                </w:rPr>
                <w:t>Contains &gt;</w:t>
              </w:r>
            </w:ins>
          </w:p>
        </w:tc>
      </w:tr>
      <w:tr w:rsidR="002F5D4A" w:rsidRPr="008F275A" w14:paraId="695D321D" w14:textId="77777777" w:rsidTr="00983736">
        <w:trPr>
          <w:trHeight w:val="176"/>
          <w:ins w:id="14720" w:author="Charles Gifford" w:date="2017-03-20T10:49:00Z"/>
        </w:trPr>
        <w:tc>
          <w:tcPr>
            <w:tcW w:w="2335" w:type="dxa"/>
            <w:shd w:val="clear" w:color="auto" w:fill="auto"/>
          </w:tcPr>
          <w:p w14:paraId="276FD46C" w14:textId="010BDD50" w:rsidR="002F5D4A" w:rsidRPr="008F275A" w:rsidRDefault="002F5D4A" w:rsidP="002F5D4A">
            <w:pPr>
              <w:pStyle w:val="TABLE-cell"/>
              <w:rPr>
                <w:ins w:id="14721" w:author="Charles Gifford" w:date="2017-03-20T10:49:00Z"/>
              </w:rPr>
            </w:pPr>
            <w:ins w:id="14722" w:author="Charles Gifford" w:date="2017-03-20T11:04:00Z">
              <w:r w:rsidRPr="00A363B6">
                <w:t>Segment requirement</w:t>
              </w:r>
            </w:ins>
          </w:p>
        </w:tc>
        <w:tc>
          <w:tcPr>
            <w:tcW w:w="2340" w:type="dxa"/>
          </w:tcPr>
          <w:p w14:paraId="0835061C" w14:textId="051DB0CE" w:rsidR="002F5D4A" w:rsidRPr="008F275A" w:rsidRDefault="002F5D4A" w:rsidP="002F5D4A">
            <w:pPr>
              <w:pStyle w:val="TABLE-cell"/>
              <w:rPr>
                <w:ins w:id="14723" w:author="Charles Gifford" w:date="2017-03-20T10:49:00Z"/>
              </w:rPr>
            </w:pPr>
            <w:ins w:id="14724" w:author="Charles Gifford" w:date="2017-03-20T10:49:00Z">
              <w:r w:rsidRPr="0030452A">
                <w:rPr>
                  <w:szCs w:val="20"/>
                </w:rPr>
                <w:t xml:space="preserve">Equipment </w:t>
              </w:r>
            </w:ins>
            <w:ins w:id="14725" w:author="Charles Gifford" w:date="2017-03-20T11:26:00Z">
              <w:r w:rsidR="006D577C" w:rsidRPr="006D577C">
                <w:rPr>
                  <w:szCs w:val="20"/>
                </w:rPr>
                <w:t>requirement</w:t>
              </w:r>
            </w:ins>
          </w:p>
        </w:tc>
        <w:tc>
          <w:tcPr>
            <w:tcW w:w="2070" w:type="dxa"/>
            <w:shd w:val="clear" w:color="auto" w:fill="auto"/>
          </w:tcPr>
          <w:p w14:paraId="75380F99" w14:textId="77777777" w:rsidR="002F5D4A" w:rsidRPr="008F275A" w:rsidRDefault="002F5D4A" w:rsidP="002F5D4A">
            <w:pPr>
              <w:pStyle w:val="TABLE-cell"/>
              <w:rPr>
                <w:ins w:id="14726" w:author="Charles Gifford" w:date="2017-03-20T10:49:00Z"/>
              </w:rPr>
            </w:pPr>
            <w:ins w:id="14727" w:author="Charles Gifford" w:date="2017-03-20T10:49:00Z">
              <w:r w:rsidRPr="005A6C93">
                <w:rPr>
                  <w:szCs w:val="20"/>
                </w:rPr>
                <w:t>Composition whole</w:t>
              </w:r>
            </w:ins>
          </w:p>
        </w:tc>
        <w:tc>
          <w:tcPr>
            <w:tcW w:w="2520" w:type="dxa"/>
            <w:shd w:val="clear" w:color="auto" w:fill="auto"/>
          </w:tcPr>
          <w:p w14:paraId="02BB5FF7" w14:textId="2D50EA0A" w:rsidR="002F5D4A" w:rsidRPr="008F275A" w:rsidRDefault="002F5D4A" w:rsidP="002F5D4A">
            <w:pPr>
              <w:pStyle w:val="TABLE-cell"/>
              <w:rPr>
                <w:ins w:id="14728" w:author="Charles Gifford" w:date="2017-03-20T10:49:00Z"/>
              </w:rPr>
            </w:pPr>
            <w:ins w:id="14729" w:author="Charles Gifford" w:date="2017-03-20T11:04:00Z">
              <w:r>
                <w:rPr>
                  <w:szCs w:val="20"/>
                </w:rPr>
                <w:t>Contains &gt;</w:t>
              </w:r>
            </w:ins>
          </w:p>
        </w:tc>
      </w:tr>
      <w:tr w:rsidR="002F5D4A" w:rsidRPr="008F275A" w14:paraId="4DCFB86D" w14:textId="77777777" w:rsidTr="00983736">
        <w:trPr>
          <w:trHeight w:val="176"/>
          <w:ins w:id="14730" w:author="Charles Gifford" w:date="2017-03-20T10:49:00Z"/>
        </w:trPr>
        <w:tc>
          <w:tcPr>
            <w:tcW w:w="2335" w:type="dxa"/>
            <w:shd w:val="clear" w:color="auto" w:fill="auto"/>
          </w:tcPr>
          <w:p w14:paraId="375862E5" w14:textId="1667E127" w:rsidR="002F5D4A" w:rsidRPr="008F275A" w:rsidRDefault="002F5D4A" w:rsidP="002F5D4A">
            <w:pPr>
              <w:pStyle w:val="TABLE-cell"/>
              <w:rPr>
                <w:ins w:id="14731" w:author="Charles Gifford" w:date="2017-03-20T10:49:00Z"/>
              </w:rPr>
            </w:pPr>
            <w:ins w:id="14732" w:author="Charles Gifford" w:date="2017-03-20T11:04:00Z">
              <w:r w:rsidRPr="00A363B6">
                <w:t>Segment requirement</w:t>
              </w:r>
            </w:ins>
          </w:p>
        </w:tc>
        <w:tc>
          <w:tcPr>
            <w:tcW w:w="2340" w:type="dxa"/>
          </w:tcPr>
          <w:p w14:paraId="54D6CC4C" w14:textId="4FC2D794" w:rsidR="002F5D4A" w:rsidRPr="008F275A" w:rsidRDefault="002F5D4A" w:rsidP="002F5D4A">
            <w:pPr>
              <w:pStyle w:val="TABLE-cell"/>
              <w:rPr>
                <w:ins w:id="14733" w:author="Charles Gifford" w:date="2017-03-20T10:49:00Z"/>
              </w:rPr>
            </w:pPr>
            <w:ins w:id="14734" w:author="Charles Gifford" w:date="2017-03-20T10:49:00Z">
              <w:r w:rsidRPr="0030452A">
                <w:rPr>
                  <w:szCs w:val="20"/>
                </w:rPr>
                <w:t xml:space="preserve">Physical asset </w:t>
              </w:r>
            </w:ins>
            <w:ins w:id="14735" w:author="Charles Gifford" w:date="2017-03-20T11:26:00Z">
              <w:r w:rsidR="006D577C" w:rsidRPr="006D577C">
                <w:rPr>
                  <w:szCs w:val="20"/>
                </w:rPr>
                <w:t>requirement</w:t>
              </w:r>
            </w:ins>
          </w:p>
        </w:tc>
        <w:tc>
          <w:tcPr>
            <w:tcW w:w="2070" w:type="dxa"/>
            <w:shd w:val="clear" w:color="auto" w:fill="auto"/>
          </w:tcPr>
          <w:p w14:paraId="4F686908" w14:textId="77777777" w:rsidR="002F5D4A" w:rsidRPr="008F275A" w:rsidRDefault="002F5D4A" w:rsidP="002F5D4A">
            <w:pPr>
              <w:pStyle w:val="TABLE-cell"/>
              <w:rPr>
                <w:ins w:id="14736" w:author="Charles Gifford" w:date="2017-03-20T10:49:00Z"/>
              </w:rPr>
            </w:pPr>
            <w:ins w:id="14737" w:author="Charles Gifford" w:date="2017-03-20T10:49:00Z">
              <w:r w:rsidRPr="005A6C93">
                <w:rPr>
                  <w:szCs w:val="20"/>
                </w:rPr>
                <w:t>Composition whole</w:t>
              </w:r>
            </w:ins>
          </w:p>
        </w:tc>
        <w:tc>
          <w:tcPr>
            <w:tcW w:w="2520" w:type="dxa"/>
            <w:shd w:val="clear" w:color="auto" w:fill="auto"/>
          </w:tcPr>
          <w:p w14:paraId="7392478C" w14:textId="093580BF" w:rsidR="002F5D4A" w:rsidRPr="008F275A" w:rsidRDefault="002F5D4A" w:rsidP="002F5D4A">
            <w:pPr>
              <w:pStyle w:val="TABLE-cell"/>
              <w:rPr>
                <w:ins w:id="14738" w:author="Charles Gifford" w:date="2017-03-20T10:49:00Z"/>
              </w:rPr>
            </w:pPr>
            <w:ins w:id="14739" w:author="Charles Gifford" w:date="2017-03-20T11:04:00Z">
              <w:r>
                <w:rPr>
                  <w:szCs w:val="20"/>
                </w:rPr>
                <w:t>Contains &gt;</w:t>
              </w:r>
            </w:ins>
          </w:p>
        </w:tc>
      </w:tr>
      <w:tr w:rsidR="002F5D4A" w:rsidRPr="008F275A" w14:paraId="38F76F38" w14:textId="77777777" w:rsidTr="00983736">
        <w:trPr>
          <w:trHeight w:val="176"/>
          <w:ins w:id="14740" w:author="Charles Gifford" w:date="2017-03-20T10:49:00Z"/>
        </w:trPr>
        <w:tc>
          <w:tcPr>
            <w:tcW w:w="2335" w:type="dxa"/>
            <w:shd w:val="clear" w:color="auto" w:fill="auto"/>
          </w:tcPr>
          <w:p w14:paraId="34E2FD19" w14:textId="58F45654" w:rsidR="002F5D4A" w:rsidRPr="008F275A" w:rsidRDefault="002F5D4A" w:rsidP="002F5D4A">
            <w:pPr>
              <w:pStyle w:val="TABLE-cell"/>
              <w:rPr>
                <w:ins w:id="14741" w:author="Charles Gifford" w:date="2017-03-20T10:49:00Z"/>
              </w:rPr>
            </w:pPr>
            <w:ins w:id="14742" w:author="Charles Gifford" w:date="2017-03-20T11:04:00Z">
              <w:r w:rsidRPr="00A363B6">
                <w:t>Segment requirement</w:t>
              </w:r>
            </w:ins>
          </w:p>
        </w:tc>
        <w:tc>
          <w:tcPr>
            <w:tcW w:w="2340" w:type="dxa"/>
          </w:tcPr>
          <w:p w14:paraId="03147736" w14:textId="2001D93C" w:rsidR="002F5D4A" w:rsidRPr="008F275A" w:rsidRDefault="002F5D4A" w:rsidP="002F5D4A">
            <w:pPr>
              <w:pStyle w:val="TABLE-cell"/>
              <w:rPr>
                <w:ins w:id="14743" w:author="Charles Gifford" w:date="2017-03-20T10:49:00Z"/>
              </w:rPr>
            </w:pPr>
            <w:ins w:id="14744" w:author="Charles Gifford" w:date="2017-03-20T10:49:00Z">
              <w:r w:rsidRPr="0030452A">
                <w:rPr>
                  <w:szCs w:val="20"/>
                </w:rPr>
                <w:t xml:space="preserve">Material </w:t>
              </w:r>
            </w:ins>
            <w:ins w:id="14745" w:author="Charles Gifford" w:date="2017-03-20T11:26:00Z">
              <w:r w:rsidR="006D577C" w:rsidRPr="006D577C">
                <w:rPr>
                  <w:szCs w:val="20"/>
                </w:rPr>
                <w:t>requirement</w:t>
              </w:r>
            </w:ins>
          </w:p>
        </w:tc>
        <w:tc>
          <w:tcPr>
            <w:tcW w:w="2070" w:type="dxa"/>
            <w:shd w:val="clear" w:color="auto" w:fill="auto"/>
          </w:tcPr>
          <w:p w14:paraId="432DFEE6" w14:textId="77777777" w:rsidR="002F5D4A" w:rsidRPr="008F275A" w:rsidRDefault="002F5D4A" w:rsidP="002F5D4A">
            <w:pPr>
              <w:pStyle w:val="TABLE-cell"/>
              <w:rPr>
                <w:ins w:id="14746" w:author="Charles Gifford" w:date="2017-03-20T10:49:00Z"/>
              </w:rPr>
            </w:pPr>
            <w:ins w:id="14747" w:author="Charles Gifford" w:date="2017-03-20T10:49:00Z">
              <w:r w:rsidRPr="005A6C93">
                <w:rPr>
                  <w:szCs w:val="20"/>
                </w:rPr>
                <w:t>Composition whole</w:t>
              </w:r>
            </w:ins>
          </w:p>
        </w:tc>
        <w:tc>
          <w:tcPr>
            <w:tcW w:w="2520" w:type="dxa"/>
            <w:shd w:val="clear" w:color="auto" w:fill="auto"/>
          </w:tcPr>
          <w:p w14:paraId="5698A4CF" w14:textId="569071F0" w:rsidR="002F5D4A" w:rsidRPr="008F275A" w:rsidRDefault="002F5D4A" w:rsidP="002F5D4A">
            <w:pPr>
              <w:pStyle w:val="TABLE-cell"/>
              <w:rPr>
                <w:ins w:id="14748" w:author="Charles Gifford" w:date="2017-03-20T10:49:00Z"/>
              </w:rPr>
            </w:pPr>
            <w:ins w:id="14749" w:author="Charles Gifford" w:date="2017-03-20T11:04:00Z">
              <w:r>
                <w:rPr>
                  <w:szCs w:val="20"/>
                </w:rPr>
                <w:t>Contains &gt;</w:t>
              </w:r>
            </w:ins>
          </w:p>
        </w:tc>
      </w:tr>
      <w:tr w:rsidR="00FC7466" w:rsidRPr="008F275A" w14:paraId="7A9382D4" w14:textId="77777777" w:rsidTr="00983736">
        <w:trPr>
          <w:trHeight w:val="176"/>
          <w:ins w:id="14750" w:author="Charles Gifford" w:date="2017-03-20T10:49:00Z"/>
        </w:trPr>
        <w:tc>
          <w:tcPr>
            <w:tcW w:w="2335" w:type="dxa"/>
            <w:shd w:val="clear" w:color="auto" w:fill="auto"/>
          </w:tcPr>
          <w:p w14:paraId="4F0069DD" w14:textId="77777777" w:rsidR="00FC7466" w:rsidRPr="008F275A" w:rsidRDefault="00FC7466" w:rsidP="00FC7466">
            <w:pPr>
              <w:pStyle w:val="TABLE-cell"/>
              <w:rPr>
                <w:ins w:id="14751" w:author="Charles Gifford" w:date="2017-03-20T10:49:00Z"/>
              </w:rPr>
            </w:pPr>
            <w:ins w:id="14752" w:author="Charles Gifford" w:date="2017-03-20T10:49:00Z">
              <w:r w:rsidRPr="00815F4B">
                <w:t>Parameter specification</w:t>
              </w:r>
            </w:ins>
          </w:p>
        </w:tc>
        <w:tc>
          <w:tcPr>
            <w:tcW w:w="2340" w:type="dxa"/>
            <w:shd w:val="clear" w:color="auto" w:fill="auto"/>
          </w:tcPr>
          <w:p w14:paraId="5DEA30E7" w14:textId="77777777" w:rsidR="00FC7466" w:rsidRPr="008F275A" w:rsidRDefault="00FC7466" w:rsidP="00FC7466">
            <w:pPr>
              <w:pStyle w:val="TABLE-cell"/>
              <w:rPr>
                <w:ins w:id="14753" w:author="Charles Gifford" w:date="2017-03-20T10:49:00Z"/>
              </w:rPr>
            </w:pPr>
            <w:ins w:id="14754" w:author="Charles Gifford" w:date="2017-03-20T10:49:00Z">
              <w:r w:rsidRPr="00815F4B">
                <w:t>Parameter specification</w:t>
              </w:r>
            </w:ins>
          </w:p>
        </w:tc>
        <w:tc>
          <w:tcPr>
            <w:tcW w:w="2070" w:type="dxa"/>
            <w:shd w:val="clear" w:color="auto" w:fill="auto"/>
          </w:tcPr>
          <w:p w14:paraId="7C630427" w14:textId="77777777" w:rsidR="00FC7466" w:rsidRPr="005A6C93" w:rsidRDefault="00FC7466" w:rsidP="00FC7466">
            <w:pPr>
              <w:pStyle w:val="TABLE-cell"/>
              <w:rPr>
                <w:ins w:id="14755" w:author="Charles Gifford" w:date="2017-03-20T10:49:00Z"/>
                <w:szCs w:val="20"/>
              </w:rPr>
            </w:pPr>
            <w:ins w:id="14756" w:author="Charles Gifford" w:date="2017-03-20T10:49:00Z">
              <w:r w:rsidRPr="00BB055C">
                <w:t>Composition hierarchy</w:t>
              </w:r>
            </w:ins>
          </w:p>
        </w:tc>
        <w:tc>
          <w:tcPr>
            <w:tcW w:w="2520" w:type="dxa"/>
            <w:shd w:val="clear" w:color="auto" w:fill="auto"/>
          </w:tcPr>
          <w:p w14:paraId="7DA33E21" w14:textId="77777777" w:rsidR="00FC7466" w:rsidRPr="00B41C7C" w:rsidRDefault="00FC7466" w:rsidP="00C02C26">
            <w:pPr>
              <w:pStyle w:val="TABLE-cell"/>
              <w:rPr>
                <w:ins w:id="14757" w:author="Charles Gifford" w:date="2017-03-20T10:49:00Z"/>
                <w:szCs w:val="20"/>
              </w:rPr>
            </w:pPr>
            <w:ins w:id="14758" w:author="Charles Gifford" w:date="2017-03-20T10:49:00Z">
              <w:r>
                <w:rPr>
                  <w:szCs w:val="20"/>
                </w:rPr>
                <w:t xml:space="preserve">Contains </w:t>
              </w:r>
              <w:r w:rsidRPr="00B41C7C">
                <w:rPr>
                  <w:szCs w:val="20"/>
                </w:rPr>
                <w:t>&gt;</w:t>
              </w:r>
            </w:ins>
          </w:p>
        </w:tc>
      </w:tr>
      <w:tr w:rsidR="00FC7466" w:rsidRPr="008F275A" w14:paraId="791A7AA7" w14:textId="77777777" w:rsidTr="00983736">
        <w:trPr>
          <w:trHeight w:val="176"/>
          <w:ins w:id="14759" w:author="Charles Gifford" w:date="2017-03-20T10:49:00Z"/>
        </w:trPr>
        <w:tc>
          <w:tcPr>
            <w:tcW w:w="2335" w:type="dxa"/>
            <w:shd w:val="clear" w:color="auto" w:fill="auto"/>
          </w:tcPr>
          <w:p w14:paraId="080EEF30" w14:textId="65F8F4CD" w:rsidR="00FC7466" w:rsidRPr="00BA207E" w:rsidRDefault="00FC7466" w:rsidP="00FC7466">
            <w:pPr>
              <w:pStyle w:val="TABLE-cell"/>
              <w:rPr>
                <w:ins w:id="14760" w:author="Charles Gifford" w:date="2017-03-20T10:49:00Z"/>
              </w:rPr>
            </w:pPr>
            <w:ins w:id="14761" w:author="Charles Gifford" w:date="2017-03-20T10:49:00Z">
              <w:r>
                <w:t xml:space="preserve">Personnel </w:t>
              </w:r>
            </w:ins>
            <w:ins w:id="14762" w:author="Charles Gifford" w:date="2017-03-20T11:27:00Z">
              <w:r w:rsidR="008069F0" w:rsidRPr="008069F0">
                <w:t>requirement</w:t>
              </w:r>
            </w:ins>
          </w:p>
        </w:tc>
        <w:tc>
          <w:tcPr>
            <w:tcW w:w="2340" w:type="dxa"/>
          </w:tcPr>
          <w:p w14:paraId="3FFAB4C4" w14:textId="59BBC24C" w:rsidR="00FC7466" w:rsidRPr="00BA207E" w:rsidRDefault="00FC7466" w:rsidP="00FC7466">
            <w:pPr>
              <w:pStyle w:val="TABLE-cell"/>
              <w:rPr>
                <w:ins w:id="14763" w:author="Charles Gifford" w:date="2017-03-20T10:49:00Z"/>
              </w:rPr>
            </w:pPr>
            <w:ins w:id="14764" w:author="Charles Gifford" w:date="2017-03-20T10:49:00Z">
              <w:r>
                <w:t xml:space="preserve">Personnel </w:t>
              </w:r>
            </w:ins>
            <w:ins w:id="14765" w:author="Charles Gifford" w:date="2017-03-20T11:27:00Z">
              <w:r w:rsidR="008069F0" w:rsidRPr="008069F0">
                <w:t xml:space="preserve">requirement </w:t>
              </w:r>
            </w:ins>
            <w:ins w:id="14766" w:author="Charles Gifford" w:date="2017-03-20T10:49:00Z">
              <w:r w:rsidRPr="00BA207E">
                <w:t>property</w:t>
              </w:r>
            </w:ins>
          </w:p>
        </w:tc>
        <w:tc>
          <w:tcPr>
            <w:tcW w:w="2070" w:type="dxa"/>
            <w:shd w:val="clear" w:color="auto" w:fill="auto"/>
          </w:tcPr>
          <w:p w14:paraId="0FF5A31D" w14:textId="77777777" w:rsidR="00FC7466" w:rsidRPr="00BA207E" w:rsidRDefault="00FC7466" w:rsidP="00FC7466">
            <w:pPr>
              <w:pStyle w:val="TABLE-cell"/>
              <w:rPr>
                <w:ins w:id="14767" w:author="Charles Gifford" w:date="2017-03-20T10:49:00Z"/>
              </w:rPr>
            </w:pPr>
            <w:ins w:id="14768" w:author="Charles Gifford" w:date="2017-03-20T10:49:00Z">
              <w:r w:rsidRPr="00BA207E">
                <w:t>Composition whole</w:t>
              </w:r>
            </w:ins>
          </w:p>
        </w:tc>
        <w:tc>
          <w:tcPr>
            <w:tcW w:w="2520" w:type="dxa"/>
            <w:shd w:val="clear" w:color="auto" w:fill="auto"/>
          </w:tcPr>
          <w:p w14:paraId="5D7F5631" w14:textId="372553D6" w:rsidR="00FC7466" w:rsidRPr="00BA207E" w:rsidRDefault="00C83E3D" w:rsidP="00C02C26">
            <w:pPr>
              <w:pStyle w:val="TABLE-cell"/>
              <w:rPr>
                <w:ins w:id="14769" w:author="Charles Gifford" w:date="2017-03-20T10:49:00Z"/>
              </w:rPr>
            </w:pPr>
            <w:ins w:id="14770" w:author="Charles Gifford" w:date="2017-03-20T14:37:00Z">
              <w:r>
                <w:t>Has values of &gt;</w:t>
              </w:r>
            </w:ins>
          </w:p>
        </w:tc>
      </w:tr>
      <w:tr w:rsidR="00FC7466" w:rsidRPr="008F275A" w14:paraId="004E7B5D" w14:textId="77777777" w:rsidTr="00983736">
        <w:trPr>
          <w:trHeight w:val="176"/>
          <w:ins w:id="14771" w:author="Charles Gifford" w:date="2017-03-20T10:49:00Z"/>
        </w:trPr>
        <w:tc>
          <w:tcPr>
            <w:tcW w:w="2335" w:type="dxa"/>
            <w:shd w:val="clear" w:color="auto" w:fill="auto"/>
          </w:tcPr>
          <w:p w14:paraId="07E0453E" w14:textId="3E2045B5" w:rsidR="00FC7466" w:rsidRPr="00BA207E" w:rsidRDefault="00FC7466" w:rsidP="00FC7466">
            <w:pPr>
              <w:pStyle w:val="TABLE-cell"/>
              <w:rPr>
                <w:ins w:id="14772" w:author="Charles Gifford" w:date="2017-03-20T10:49:00Z"/>
              </w:rPr>
            </w:pPr>
            <w:ins w:id="14773" w:author="Charles Gifford" w:date="2017-03-20T10:49:00Z">
              <w:r w:rsidRPr="00BA207E">
                <w:t xml:space="preserve">Personnel </w:t>
              </w:r>
            </w:ins>
            <w:ins w:id="14774" w:author="Charles Gifford" w:date="2017-03-20T11:27:00Z">
              <w:r w:rsidR="008069F0" w:rsidRPr="008069F0">
                <w:t xml:space="preserve">requirement </w:t>
              </w:r>
            </w:ins>
            <w:ins w:id="14775" w:author="Charles Gifford" w:date="2017-03-20T10:49:00Z">
              <w:r w:rsidRPr="00BA207E">
                <w:t>property</w:t>
              </w:r>
            </w:ins>
          </w:p>
        </w:tc>
        <w:tc>
          <w:tcPr>
            <w:tcW w:w="2340" w:type="dxa"/>
          </w:tcPr>
          <w:p w14:paraId="41CD16A4" w14:textId="2507404A" w:rsidR="00FC7466" w:rsidRPr="00BA207E" w:rsidRDefault="00FC7466" w:rsidP="00FC7466">
            <w:pPr>
              <w:pStyle w:val="TABLE-cell"/>
              <w:rPr>
                <w:ins w:id="14776" w:author="Charles Gifford" w:date="2017-03-20T10:49:00Z"/>
              </w:rPr>
            </w:pPr>
            <w:ins w:id="14777" w:author="Charles Gifford" w:date="2017-03-20T10:49:00Z">
              <w:r w:rsidRPr="00BA207E">
                <w:t xml:space="preserve">Personnel </w:t>
              </w:r>
            </w:ins>
            <w:ins w:id="14778" w:author="Charles Gifford" w:date="2017-03-20T11:27:00Z">
              <w:r w:rsidR="008069F0" w:rsidRPr="008069F0">
                <w:t>requirement</w:t>
              </w:r>
            </w:ins>
            <w:ins w:id="14779" w:author="Charles Gifford" w:date="2017-03-20T10:49:00Z">
              <w:r w:rsidRPr="00BA207E">
                <w:t xml:space="preserve"> property</w:t>
              </w:r>
            </w:ins>
          </w:p>
        </w:tc>
        <w:tc>
          <w:tcPr>
            <w:tcW w:w="2070" w:type="dxa"/>
            <w:shd w:val="clear" w:color="auto" w:fill="auto"/>
          </w:tcPr>
          <w:p w14:paraId="73EA777A" w14:textId="77777777" w:rsidR="00FC7466" w:rsidRPr="00BA207E" w:rsidRDefault="00FC7466" w:rsidP="00FC7466">
            <w:pPr>
              <w:pStyle w:val="TABLE-cell"/>
              <w:rPr>
                <w:ins w:id="14780" w:author="Charles Gifford" w:date="2017-03-20T10:49:00Z"/>
              </w:rPr>
            </w:pPr>
            <w:ins w:id="14781" w:author="Charles Gifford" w:date="2017-03-20T10:49:00Z">
              <w:r w:rsidRPr="00BA207E">
                <w:t>Composition hierarchy</w:t>
              </w:r>
            </w:ins>
          </w:p>
        </w:tc>
        <w:tc>
          <w:tcPr>
            <w:tcW w:w="2520" w:type="dxa"/>
            <w:shd w:val="clear" w:color="auto" w:fill="auto"/>
          </w:tcPr>
          <w:p w14:paraId="04F684BA" w14:textId="77777777" w:rsidR="00FC7466" w:rsidRPr="00BA207E" w:rsidRDefault="00FC7466" w:rsidP="00C02C26">
            <w:pPr>
              <w:pStyle w:val="TABLE-cell"/>
              <w:rPr>
                <w:ins w:id="14782" w:author="Charles Gifford" w:date="2017-03-20T10:49:00Z"/>
              </w:rPr>
            </w:pPr>
            <w:ins w:id="14783" w:author="Charles Gifford" w:date="2017-03-20T10:49:00Z">
              <w:r>
                <w:rPr>
                  <w:szCs w:val="20"/>
                </w:rPr>
                <w:t xml:space="preserve">Contains </w:t>
              </w:r>
              <w:r w:rsidRPr="00B41C7C">
                <w:rPr>
                  <w:szCs w:val="20"/>
                </w:rPr>
                <w:t>&gt;</w:t>
              </w:r>
            </w:ins>
          </w:p>
        </w:tc>
      </w:tr>
      <w:tr w:rsidR="00FC7466" w:rsidRPr="008F275A" w14:paraId="3DE270B8" w14:textId="77777777" w:rsidTr="00983736">
        <w:trPr>
          <w:trHeight w:val="350"/>
          <w:ins w:id="14784" w:author="Charles Gifford" w:date="2017-03-20T10:49:00Z"/>
        </w:trPr>
        <w:tc>
          <w:tcPr>
            <w:tcW w:w="2335" w:type="dxa"/>
            <w:shd w:val="clear" w:color="auto" w:fill="auto"/>
          </w:tcPr>
          <w:p w14:paraId="5DDF3D34" w14:textId="478BD894" w:rsidR="00FC7466" w:rsidRPr="00BA207E" w:rsidRDefault="00FC7466" w:rsidP="00FC7466">
            <w:pPr>
              <w:pStyle w:val="TABLE-cell"/>
              <w:rPr>
                <w:ins w:id="14785" w:author="Charles Gifford" w:date="2017-03-20T10:49:00Z"/>
              </w:rPr>
            </w:pPr>
            <w:ins w:id="14786" w:author="Charles Gifford" w:date="2017-03-20T10:49:00Z">
              <w:r w:rsidRPr="00BA207E">
                <w:t xml:space="preserve">Personnel </w:t>
              </w:r>
            </w:ins>
            <w:ins w:id="14787" w:author="Charles Gifford" w:date="2017-03-20T11:27:00Z">
              <w:r w:rsidR="008069F0" w:rsidRPr="008069F0">
                <w:t>requirement</w:t>
              </w:r>
            </w:ins>
          </w:p>
        </w:tc>
        <w:tc>
          <w:tcPr>
            <w:tcW w:w="2340" w:type="dxa"/>
            <w:shd w:val="clear" w:color="auto" w:fill="auto"/>
          </w:tcPr>
          <w:p w14:paraId="583BEA5A" w14:textId="77777777" w:rsidR="00FC7466" w:rsidRPr="00BA207E" w:rsidRDefault="00FC7466" w:rsidP="00FC7466">
            <w:pPr>
              <w:pStyle w:val="TABLE-cell"/>
              <w:rPr>
                <w:ins w:id="14788" w:author="Charles Gifford" w:date="2017-03-20T10:49:00Z"/>
              </w:rPr>
            </w:pPr>
            <w:ins w:id="14789" w:author="Charles Gifford" w:date="2017-03-20T10:49:00Z">
              <w:r w:rsidRPr="00BA207E">
                <w:t>Personnel class</w:t>
              </w:r>
            </w:ins>
          </w:p>
        </w:tc>
        <w:tc>
          <w:tcPr>
            <w:tcW w:w="2070" w:type="dxa"/>
            <w:shd w:val="clear" w:color="auto" w:fill="auto"/>
          </w:tcPr>
          <w:p w14:paraId="0D9A6D98" w14:textId="77777777" w:rsidR="00FC7466" w:rsidRPr="00BA207E" w:rsidRDefault="00FC7466" w:rsidP="00FC7466">
            <w:pPr>
              <w:pStyle w:val="TABLE-cell"/>
              <w:rPr>
                <w:ins w:id="14790" w:author="Charles Gifford" w:date="2017-03-20T10:49:00Z"/>
              </w:rPr>
            </w:pPr>
            <w:ins w:id="14791" w:author="Charles Gifford" w:date="2017-03-20T10:49:00Z">
              <w:r w:rsidRPr="00BA207E">
                <w:t>Association (A)</w:t>
              </w:r>
            </w:ins>
          </w:p>
        </w:tc>
        <w:tc>
          <w:tcPr>
            <w:tcW w:w="2520" w:type="dxa"/>
            <w:shd w:val="clear" w:color="auto" w:fill="auto"/>
          </w:tcPr>
          <w:p w14:paraId="786B0D19" w14:textId="77777777" w:rsidR="00FC7466" w:rsidRPr="00BA207E" w:rsidRDefault="00FC7466" w:rsidP="00C02C26">
            <w:pPr>
              <w:pStyle w:val="TABLE-cell"/>
              <w:rPr>
                <w:ins w:id="14792" w:author="Charles Gifford" w:date="2017-03-20T10:49:00Z"/>
              </w:rPr>
            </w:pPr>
            <w:ins w:id="14793" w:author="Charles Gifford" w:date="2017-03-20T10:49:00Z">
              <w:r w:rsidRPr="00BA207E">
                <w:t>Corresponds to &gt;</w:t>
              </w:r>
            </w:ins>
          </w:p>
        </w:tc>
      </w:tr>
      <w:tr w:rsidR="00FC7466" w:rsidRPr="008F275A" w14:paraId="3FE235C6" w14:textId="77777777" w:rsidTr="00983736">
        <w:trPr>
          <w:trHeight w:val="176"/>
          <w:ins w:id="14794" w:author="Charles Gifford" w:date="2017-03-20T10:49:00Z"/>
        </w:trPr>
        <w:tc>
          <w:tcPr>
            <w:tcW w:w="2335" w:type="dxa"/>
            <w:shd w:val="clear" w:color="auto" w:fill="auto"/>
          </w:tcPr>
          <w:p w14:paraId="330B0767" w14:textId="2B21D4DD" w:rsidR="00FC7466" w:rsidRPr="00BA207E" w:rsidRDefault="00FC7466" w:rsidP="00FC7466">
            <w:pPr>
              <w:pStyle w:val="TABLE-cell"/>
              <w:rPr>
                <w:ins w:id="14795" w:author="Charles Gifford" w:date="2017-03-20T10:49:00Z"/>
              </w:rPr>
            </w:pPr>
            <w:ins w:id="14796" w:author="Charles Gifford" w:date="2017-03-20T10:49:00Z">
              <w:r w:rsidRPr="00BA207E">
                <w:t xml:space="preserve">Personnel </w:t>
              </w:r>
            </w:ins>
            <w:ins w:id="14797" w:author="Charles Gifford" w:date="2017-03-20T11:28:00Z">
              <w:r w:rsidR="008069F0" w:rsidRPr="008069F0">
                <w:t>requirement</w:t>
              </w:r>
            </w:ins>
          </w:p>
        </w:tc>
        <w:tc>
          <w:tcPr>
            <w:tcW w:w="2340" w:type="dxa"/>
            <w:shd w:val="clear" w:color="auto" w:fill="auto"/>
          </w:tcPr>
          <w:p w14:paraId="4927DBF9" w14:textId="77777777" w:rsidR="00FC7466" w:rsidRPr="00BA207E" w:rsidRDefault="00FC7466" w:rsidP="00FC7466">
            <w:pPr>
              <w:pStyle w:val="TABLE-cell"/>
              <w:rPr>
                <w:ins w:id="14798" w:author="Charles Gifford" w:date="2017-03-20T10:49:00Z"/>
              </w:rPr>
            </w:pPr>
            <w:ins w:id="14799" w:author="Charles Gifford" w:date="2017-03-20T10:49:00Z">
              <w:r w:rsidRPr="00BA207E">
                <w:t>Person</w:t>
              </w:r>
            </w:ins>
          </w:p>
        </w:tc>
        <w:tc>
          <w:tcPr>
            <w:tcW w:w="2070" w:type="dxa"/>
            <w:shd w:val="clear" w:color="auto" w:fill="auto"/>
          </w:tcPr>
          <w:p w14:paraId="192ECC55" w14:textId="77777777" w:rsidR="00FC7466" w:rsidRPr="00BA207E" w:rsidRDefault="00FC7466" w:rsidP="00FC7466">
            <w:pPr>
              <w:pStyle w:val="TABLE-cell"/>
              <w:rPr>
                <w:ins w:id="14800" w:author="Charles Gifford" w:date="2017-03-20T10:49:00Z"/>
              </w:rPr>
            </w:pPr>
            <w:ins w:id="14801" w:author="Charles Gifford" w:date="2017-03-20T10:49:00Z">
              <w:r w:rsidRPr="00BA207E">
                <w:t>Association (C)</w:t>
              </w:r>
            </w:ins>
          </w:p>
        </w:tc>
        <w:tc>
          <w:tcPr>
            <w:tcW w:w="2520" w:type="dxa"/>
            <w:shd w:val="clear" w:color="auto" w:fill="auto"/>
          </w:tcPr>
          <w:p w14:paraId="3361896F" w14:textId="77777777" w:rsidR="00FC7466" w:rsidRPr="00BA207E" w:rsidRDefault="00FC7466" w:rsidP="00C02C26">
            <w:pPr>
              <w:pStyle w:val="TABLE-cell"/>
              <w:rPr>
                <w:ins w:id="14802" w:author="Charles Gifford" w:date="2017-03-20T10:49:00Z"/>
              </w:rPr>
            </w:pPr>
            <w:ins w:id="14803" w:author="Charles Gifford" w:date="2017-03-20T10:49:00Z">
              <w:r w:rsidRPr="00BA207E">
                <w:t>Corresponds to &gt;</w:t>
              </w:r>
            </w:ins>
          </w:p>
        </w:tc>
      </w:tr>
      <w:tr w:rsidR="00FC7466" w:rsidRPr="008F275A" w14:paraId="2181671C" w14:textId="77777777" w:rsidTr="00983736">
        <w:trPr>
          <w:trHeight w:val="176"/>
          <w:ins w:id="14804" w:author="Charles Gifford" w:date="2017-03-20T10:49:00Z"/>
        </w:trPr>
        <w:tc>
          <w:tcPr>
            <w:tcW w:w="2335" w:type="dxa"/>
            <w:shd w:val="clear" w:color="auto" w:fill="auto"/>
          </w:tcPr>
          <w:p w14:paraId="6435CD96" w14:textId="6AE39B3F" w:rsidR="00FC7466" w:rsidRPr="00BA207E" w:rsidRDefault="00FC7466" w:rsidP="00FC7466">
            <w:pPr>
              <w:pStyle w:val="TABLE-cell"/>
              <w:rPr>
                <w:ins w:id="14805" w:author="Charles Gifford" w:date="2017-03-20T10:49:00Z"/>
              </w:rPr>
            </w:pPr>
            <w:ins w:id="14806" w:author="Charles Gifford" w:date="2017-03-20T10:49:00Z">
              <w:r w:rsidRPr="00BA207E">
                <w:t xml:space="preserve">Personnel </w:t>
              </w:r>
            </w:ins>
            <w:ins w:id="14807" w:author="Charles Gifford" w:date="2017-03-20T11:28:00Z">
              <w:r w:rsidR="008069F0" w:rsidRPr="008069F0">
                <w:t xml:space="preserve">requirement </w:t>
              </w:r>
            </w:ins>
            <w:ins w:id="14808" w:author="Charles Gifford" w:date="2017-03-20T10:49:00Z">
              <w:r w:rsidRPr="00BA207E">
                <w:t>property</w:t>
              </w:r>
            </w:ins>
          </w:p>
        </w:tc>
        <w:tc>
          <w:tcPr>
            <w:tcW w:w="2340" w:type="dxa"/>
            <w:shd w:val="clear" w:color="auto" w:fill="auto"/>
          </w:tcPr>
          <w:p w14:paraId="7F1CD977" w14:textId="77777777" w:rsidR="00FC7466" w:rsidRPr="00BA207E" w:rsidRDefault="00FC7466" w:rsidP="00FC7466">
            <w:pPr>
              <w:pStyle w:val="TABLE-cell"/>
              <w:rPr>
                <w:ins w:id="14809" w:author="Charles Gifford" w:date="2017-03-20T10:49:00Z"/>
              </w:rPr>
            </w:pPr>
            <w:ins w:id="14810" w:author="Charles Gifford" w:date="2017-03-20T10:49:00Z">
              <w:r w:rsidRPr="00BA207E">
                <w:t>Personnel class property</w:t>
              </w:r>
            </w:ins>
          </w:p>
        </w:tc>
        <w:tc>
          <w:tcPr>
            <w:tcW w:w="2070" w:type="dxa"/>
            <w:shd w:val="clear" w:color="auto" w:fill="auto"/>
          </w:tcPr>
          <w:p w14:paraId="10CFB29A" w14:textId="77777777" w:rsidR="00FC7466" w:rsidRPr="00BA207E" w:rsidRDefault="00FC7466" w:rsidP="00FC7466">
            <w:pPr>
              <w:pStyle w:val="TABLE-cell"/>
              <w:rPr>
                <w:ins w:id="14811" w:author="Charles Gifford" w:date="2017-03-20T10:49:00Z"/>
              </w:rPr>
            </w:pPr>
            <w:ins w:id="14812" w:author="Charles Gifford" w:date="2017-03-20T10:49:00Z">
              <w:r w:rsidRPr="00BA207E">
                <w:t>Dependency (B)</w:t>
              </w:r>
            </w:ins>
          </w:p>
        </w:tc>
        <w:tc>
          <w:tcPr>
            <w:tcW w:w="2520" w:type="dxa"/>
            <w:shd w:val="clear" w:color="auto" w:fill="auto"/>
          </w:tcPr>
          <w:p w14:paraId="0B0387E7" w14:textId="77777777" w:rsidR="00FC7466" w:rsidRPr="00BA207E" w:rsidRDefault="00FC7466" w:rsidP="00C02C26">
            <w:pPr>
              <w:pStyle w:val="TABLE-cell"/>
              <w:rPr>
                <w:ins w:id="14813" w:author="Charles Gifford" w:date="2017-03-20T10:49:00Z"/>
              </w:rPr>
            </w:pPr>
            <w:ins w:id="14814" w:author="Charles Gifford" w:date="2017-03-20T10:49:00Z">
              <w:r w:rsidRPr="00BA207E">
                <w:t>Maps to &gt;</w:t>
              </w:r>
            </w:ins>
          </w:p>
        </w:tc>
      </w:tr>
      <w:tr w:rsidR="00FC7466" w:rsidRPr="008F275A" w14:paraId="44BE0A21" w14:textId="77777777" w:rsidTr="00983736">
        <w:trPr>
          <w:trHeight w:val="176"/>
          <w:ins w:id="14815" w:author="Charles Gifford" w:date="2017-03-20T10:49:00Z"/>
        </w:trPr>
        <w:tc>
          <w:tcPr>
            <w:tcW w:w="2335" w:type="dxa"/>
            <w:shd w:val="clear" w:color="auto" w:fill="auto"/>
          </w:tcPr>
          <w:p w14:paraId="7C5D6DDE" w14:textId="77CDD2B2" w:rsidR="00FC7466" w:rsidRPr="00BA207E" w:rsidRDefault="00FC7466" w:rsidP="00FC7466">
            <w:pPr>
              <w:pStyle w:val="TABLE-cell"/>
              <w:rPr>
                <w:ins w:id="14816" w:author="Charles Gifford" w:date="2017-03-20T10:49:00Z"/>
              </w:rPr>
            </w:pPr>
            <w:ins w:id="14817" w:author="Charles Gifford" w:date="2017-03-20T10:49:00Z">
              <w:r w:rsidRPr="00BA207E">
                <w:t xml:space="preserve">Personnel </w:t>
              </w:r>
            </w:ins>
            <w:ins w:id="14818" w:author="Charles Gifford" w:date="2017-03-20T11:28:00Z">
              <w:r w:rsidR="008069F0" w:rsidRPr="008069F0">
                <w:t xml:space="preserve">requirement </w:t>
              </w:r>
            </w:ins>
            <w:ins w:id="14819" w:author="Charles Gifford" w:date="2017-03-20T10:49:00Z">
              <w:r w:rsidRPr="00BA207E">
                <w:t>property</w:t>
              </w:r>
            </w:ins>
          </w:p>
        </w:tc>
        <w:tc>
          <w:tcPr>
            <w:tcW w:w="2340" w:type="dxa"/>
            <w:shd w:val="clear" w:color="auto" w:fill="auto"/>
          </w:tcPr>
          <w:p w14:paraId="274CCF8B" w14:textId="77777777" w:rsidR="00FC7466" w:rsidRPr="00BA207E" w:rsidRDefault="00FC7466" w:rsidP="00FC7466">
            <w:pPr>
              <w:pStyle w:val="TABLE-cell"/>
              <w:rPr>
                <w:ins w:id="14820" w:author="Charles Gifford" w:date="2017-03-20T10:49:00Z"/>
              </w:rPr>
            </w:pPr>
            <w:ins w:id="14821" w:author="Charles Gifford" w:date="2017-03-20T10:49:00Z">
              <w:r w:rsidRPr="00BA207E">
                <w:t>Person property</w:t>
              </w:r>
            </w:ins>
          </w:p>
        </w:tc>
        <w:tc>
          <w:tcPr>
            <w:tcW w:w="2070" w:type="dxa"/>
            <w:shd w:val="clear" w:color="auto" w:fill="auto"/>
          </w:tcPr>
          <w:p w14:paraId="48C2BE91" w14:textId="77777777" w:rsidR="00FC7466" w:rsidRPr="00BA207E" w:rsidRDefault="00FC7466" w:rsidP="00FC7466">
            <w:pPr>
              <w:pStyle w:val="TABLE-cell"/>
              <w:rPr>
                <w:ins w:id="14822" w:author="Charles Gifford" w:date="2017-03-20T10:49:00Z"/>
              </w:rPr>
            </w:pPr>
            <w:ins w:id="14823" w:author="Charles Gifford" w:date="2017-03-20T10:49:00Z">
              <w:r w:rsidRPr="00BA207E">
                <w:t>Dependency (D)</w:t>
              </w:r>
            </w:ins>
          </w:p>
        </w:tc>
        <w:tc>
          <w:tcPr>
            <w:tcW w:w="2520" w:type="dxa"/>
            <w:shd w:val="clear" w:color="auto" w:fill="auto"/>
          </w:tcPr>
          <w:p w14:paraId="7215ADEB" w14:textId="77777777" w:rsidR="00FC7466" w:rsidRPr="00BA207E" w:rsidRDefault="00FC7466" w:rsidP="00C02C26">
            <w:pPr>
              <w:pStyle w:val="TABLE-cell"/>
              <w:rPr>
                <w:ins w:id="14824" w:author="Charles Gifford" w:date="2017-03-20T10:49:00Z"/>
              </w:rPr>
            </w:pPr>
            <w:ins w:id="14825" w:author="Charles Gifford" w:date="2017-03-20T10:49:00Z">
              <w:r w:rsidRPr="00BA207E">
                <w:t>Maps to &gt;</w:t>
              </w:r>
            </w:ins>
          </w:p>
        </w:tc>
      </w:tr>
      <w:tr w:rsidR="00FC7466" w:rsidRPr="008F275A" w14:paraId="60AD9E82" w14:textId="77777777" w:rsidTr="00983736">
        <w:trPr>
          <w:trHeight w:val="176"/>
          <w:ins w:id="14826" w:author="Charles Gifford" w:date="2017-03-20T10:49:00Z"/>
        </w:trPr>
        <w:tc>
          <w:tcPr>
            <w:tcW w:w="2335" w:type="dxa"/>
            <w:shd w:val="clear" w:color="auto" w:fill="auto"/>
          </w:tcPr>
          <w:p w14:paraId="49977445" w14:textId="68B8272A" w:rsidR="00FC7466" w:rsidRPr="00BA207E" w:rsidRDefault="00FC7466" w:rsidP="00FC7466">
            <w:pPr>
              <w:pStyle w:val="TABLE-cell"/>
              <w:rPr>
                <w:ins w:id="14827" w:author="Charles Gifford" w:date="2017-03-20T10:49:00Z"/>
              </w:rPr>
            </w:pPr>
            <w:ins w:id="14828" w:author="Charles Gifford" w:date="2017-03-20T10:49:00Z">
              <w:r>
                <w:t>Equipment</w:t>
              </w:r>
              <w:r w:rsidRPr="00BA207E">
                <w:t xml:space="preserve"> </w:t>
              </w:r>
            </w:ins>
            <w:ins w:id="14829" w:author="Charles Gifford" w:date="2017-03-20T11:28:00Z">
              <w:r w:rsidR="008069F0" w:rsidRPr="008069F0">
                <w:t>requirement</w:t>
              </w:r>
            </w:ins>
          </w:p>
        </w:tc>
        <w:tc>
          <w:tcPr>
            <w:tcW w:w="2340" w:type="dxa"/>
          </w:tcPr>
          <w:p w14:paraId="52546491" w14:textId="2485EE48" w:rsidR="00FC7466" w:rsidRPr="00BA207E" w:rsidRDefault="00FC7466" w:rsidP="00FC7466">
            <w:pPr>
              <w:pStyle w:val="TABLE-cell"/>
              <w:rPr>
                <w:ins w:id="14830" w:author="Charles Gifford" w:date="2017-03-20T10:49:00Z"/>
              </w:rPr>
            </w:pPr>
            <w:ins w:id="14831" w:author="Charles Gifford" w:date="2017-03-20T10:49:00Z">
              <w:r w:rsidRPr="00BA207E">
                <w:t xml:space="preserve">Equipment </w:t>
              </w:r>
            </w:ins>
            <w:ins w:id="14832" w:author="Charles Gifford" w:date="2017-03-20T11:28:00Z">
              <w:r w:rsidR="008069F0">
                <w:t>requirement</w:t>
              </w:r>
            </w:ins>
            <w:ins w:id="14833" w:author="Charles Gifford" w:date="2017-03-20T10:49:00Z">
              <w:r w:rsidRPr="00BA207E">
                <w:t xml:space="preserve"> property</w:t>
              </w:r>
            </w:ins>
          </w:p>
        </w:tc>
        <w:tc>
          <w:tcPr>
            <w:tcW w:w="2070" w:type="dxa"/>
            <w:shd w:val="clear" w:color="auto" w:fill="auto"/>
          </w:tcPr>
          <w:p w14:paraId="0AA2DEED" w14:textId="77777777" w:rsidR="00FC7466" w:rsidRPr="00BA207E" w:rsidRDefault="00FC7466" w:rsidP="00FC7466">
            <w:pPr>
              <w:pStyle w:val="TABLE-cell"/>
              <w:rPr>
                <w:ins w:id="14834" w:author="Charles Gifford" w:date="2017-03-20T10:49:00Z"/>
              </w:rPr>
            </w:pPr>
            <w:ins w:id="14835" w:author="Charles Gifford" w:date="2017-03-20T10:49:00Z">
              <w:r w:rsidRPr="00921C55">
                <w:t xml:space="preserve">Composition </w:t>
              </w:r>
              <w:r w:rsidRPr="00BA207E">
                <w:t>whole</w:t>
              </w:r>
            </w:ins>
          </w:p>
        </w:tc>
        <w:tc>
          <w:tcPr>
            <w:tcW w:w="2520" w:type="dxa"/>
            <w:shd w:val="clear" w:color="auto" w:fill="auto"/>
          </w:tcPr>
          <w:p w14:paraId="254EF22E" w14:textId="0638D96C" w:rsidR="00FC7466" w:rsidRPr="00BA207E" w:rsidRDefault="00C83E3D" w:rsidP="00C02C26">
            <w:pPr>
              <w:pStyle w:val="TABLE-cell"/>
              <w:rPr>
                <w:ins w:id="14836" w:author="Charles Gifford" w:date="2017-03-20T10:49:00Z"/>
              </w:rPr>
            </w:pPr>
            <w:ins w:id="14837" w:author="Charles Gifford" w:date="2017-03-20T14:37:00Z">
              <w:r>
                <w:t>Has values of &gt;</w:t>
              </w:r>
            </w:ins>
          </w:p>
        </w:tc>
      </w:tr>
      <w:tr w:rsidR="00FC7466" w:rsidRPr="008F275A" w14:paraId="4B7DEFF8" w14:textId="77777777" w:rsidTr="00983736">
        <w:trPr>
          <w:trHeight w:val="176"/>
          <w:ins w:id="14838" w:author="Charles Gifford" w:date="2017-03-20T10:49:00Z"/>
        </w:trPr>
        <w:tc>
          <w:tcPr>
            <w:tcW w:w="2335" w:type="dxa"/>
            <w:shd w:val="clear" w:color="auto" w:fill="auto"/>
          </w:tcPr>
          <w:p w14:paraId="7FA6CC38" w14:textId="6B75A7BA" w:rsidR="00FC7466" w:rsidRPr="00BA207E" w:rsidRDefault="00FC7466" w:rsidP="00FC7466">
            <w:pPr>
              <w:pStyle w:val="TABLE-cell"/>
              <w:rPr>
                <w:ins w:id="14839" w:author="Charles Gifford" w:date="2017-03-20T10:49:00Z"/>
              </w:rPr>
            </w:pPr>
            <w:ins w:id="14840" w:author="Charles Gifford" w:date="2017-03-20T10:49:00Z">
              <w:r w:rsidRPr="00BA207E">
                <w:t xml:space="preserve">Equipment </w:t>
              </w:r>
            </w:ins>
            <w:ins w:id="14841" w:author="Charles Gifford" w:date="2017-03-20T11:29:00Z">
              <w:r w:rsidR="008069F0">
                <w:t>requirement</w:t>
              </w:r>
            </w:ins>
            <w:ins w:id="14842" w:author="Charles Gifford" w:date="2017-03-20T10:49:00Z">
              <w:r w:rsidRPr="00BA207E">
                <w:t xml:space="preserve"> property</w:t>
              </w:r>
            </w:ins>
          </w:p>
        </w:tc>
        <w:tc>
          <w:tcPr>
            <w:tcW w:w="2340" w:type="dxa"/>
          </w:tcPr>
          <w:p w14:paraId="3CF58F3C" w14:textId="0911B47B" w:rsidR="00FC7466" w:rsidRPr="00BA207E" w:rsidRDefault="00FC7466" w:rsidP="00FC7466">
            <w:pPr>
              <w:pStyle w:val="TABLE-cell"/>
              <w:rPr>
                <w:ins w:id="14843" w:author="Charles Gifford" w:date="2017-03-20T10:49:00Z"/>
              </w:rPr>
            </w:pPr>
            <w:ins w:id="14844" w:author="Charles Gifford" w:date="2017-03-20T10:49:00Z">
              <w:r w:rsidRPr="00BA207E">
                <w:t xml:space="preserve">Equipment </w:t>
              </w:r>
            </w:ins>
            <w:ins w:id="14845" w:author="Charles Gifford" w:date="2017-03-20T11:29:00Z">
              <w:r w:rsidR="008069F0">
                <w:t>requirement</w:t>
              </w:r>
            </w:ins>
            <w:ins w:id="14846" w:author="Charles Gifford" w:date="2017-03-20T10:49:00Z">
              <w:r w:rsidRPr="00BA207E">
                <w:t xml:space="preserve"> property</w:t>
              </w:r>
            </w:ins>
          </w:p>
        </w:tc>
        <w:tc>
          <w:tcPr>
            <w:tcW w:w="2070" w:type="dxa"/>
            <w:shd w:val="clear" w:color="auto" w:fill="auto"/>
          </w:tcPr>
          <w:p w14:paraId="3384B342" w14:textId="77777777" w:rsidR="00FC7466" w:rsidRPr="00921C55" w:rsidRDefault="00FC7466" w:rsidP="00FC7466">
            <w:pPr>
              <w:pStyle w:val="TABLE-cell"/>
              <w:rPr>
                <w:ins w:id="14847" w:author="Charles Gifford" w:date="2017-03-20T10:49:00Z"/>
              </w:rPr>
            </w:pPr>
            <w:ins w:id="14848" w:author="Charles Gifford" w:date="2017-03-20T10:49:00Z">
              <w:r w:rsidRPr="00921C55">
                <w:t>Composition hierarchy</w:t>
              </w:r>
            </w:ins>
          </w:p>
        </w:tc>
        <w:tc>
          <w:tcPr>
            <w:tcW w:w="2520" w:type="dxa"/>
            <w:shd w:val="clear" w:color="auto" w:fill="auto"/>
          </w:tcPr>
          <w:p w14:paraId="04DDC93E" w14:textId="77777777" w:rsidR="00FC7466" w:rsidRPr="00BA207E" w:rsidRDefault="00FC7466" w:rsidP="00C02C26">
            <w:pPr>
              <w:pStyle w:val="TABLE-cell"/>
              <w:rPr>
                <w:ins w:id="14849" w:author="Charles Gifford" w:date="2017-03-20T10:49:00Z"/>
              </w:rPr>
            </w:pPr>
            <w:ins w:id="14850" w:author="Charles Gifford" w:date="2017-03-20T10:49:00Z">
              <w:r>
                <w:rPr>
                  <w:szCs w:val="20"/>
                </w:rPr>
                <w:t xml:space="preserve">Contains </w:t>
              </w:r>
              <w:r w:rsidRPr="00B41C7C">
                <w:rPr>
                  <w:szCs w:val="20"/>
                </w:rPr>
                <w:t>&gt;</w:t>
              </w:r>
            </w:ins>
          </w:p>
        </w:tc>
      </w:tr>
      <w:tr w:rsidR="00FC7466" w:rsidRPr="008F275A" w14:paraId="7FC81995" w14:textId="77777777" w:rsidTr="00983736">
        <w:trPr>
          <w:trHeight w:val="176"/>
          <w:ins w:id="14851" w:author="Charles Gifford" w:date="2017-03-20T10:49:00Z"/>
        </w:trPr>
        <w:tc>
          <w:tcPr>
            <w:tcW w:w="2335" w:type="dxa"/>
            <w:shd w:val="clear" w:color="auto" w:fill="auto"/>
          </w:tcPr>
          <w:p w14:paraId="396BC985" w14:textId="45D113B4" w:rsidR="00FC7466" w:rsidRPr="00BA207E" w:rsidRDefault="00FC7466" w:rsidP="00FC7466">
            <w:pPr>
              <w:pStyle w:val="TABLE-cell"/>
              <w:rPr>
                <w:ins w:id="14852" w:author="Charles Gifford" w:date="2017-03-20T10:49:00Z"/>
              </w:rPr>
            </w:pPr>
            <w:ins w:id="14853" w:author="Charles Gifford" w:date="2017-03-20T10:49:00Z">
              <w:r w:rsidRPr="00BA207E">
                <w:t xml:space="preserve">Equipment </w:t>
              </w:r>
            </w:ins>
            <w:ins w:id="14854" w:author="Charles Gifford" w:date="2017-03-20T11:29:00Z">
              <w:r w:rsidR="008069F0">
                <w:t>requirement</w:t>
              </w:r>
            </w:ins>
          </w:p>
        </w:tc>
        <w:tc>
          <w:tcPr>
            <w:tcW w:w="2340" w:type="dxa"/>
            <w:shd w:val="clear" w:color="auto" w:fill="auto"/>
          </w:tcPr>
          <w:p w14:paraId="771ED7A4" w14:textId="77777777" w:rsidR="00FC7466" w:rsidRPr="00BA207E" w:rsidRDefault="00FC7466" w:rsidP="00FC7466">
            <w:pPr>
              <w:pStyle w:val="TABLE-cell"/>
              <w:rPr>
                <w:ins w:id="14855" w:author="Charles Gifford" w:date="2017-03-20T10:49:00Z"/>
              </w:rPr>
            </w:pPr>
            <w:ins w:id="14856" w:author="Charles Gifford" w:date="2017-03-20T10:49:00Z">
              <w:r w:rsidRPr="00BA207E">
                <w:t>Equipment class</w:t>
              </w:r>
            </w:ins>
          </w:p>
        </w:tc>
        <w:tc>
          <w:tcPr>
            <w:tcW w:w="2070" w:type="dxa"/>
            <w:shd w:val="clear" w:color="auto" w:fill="auto"/>
          </w:tcPr>
          <w:p w14:paraId="7543B718" w14:textId="77777777" w:rsidR="00FC7466" w:rsidRPr="00BA207E" w:rsidRDefault="00FC7466" w:rsidP="00FC7466">
            <w:pPr>
              <w:pStyle w:val="TABLE-cell"/>
              <w:rPr>
                <w:ins w:id="14857" w:author="Charles Gifford" w:date="2017-03-20T10:49:00Z"/>
              </w:rPr>
            </w:pPr>
            <w:ins w:id="14858" w:author="Charles Gifford" w:date="2017-03-20T10:49:00Z">
              <w:r w:rsidRPr="00BA207E">
                <w:t>Association (A)</w:t>
              </w:r>
            </w:ins>
          </w:p>
        </w:tc>
        <w:tc>
          <w:tcPr>
            <w:tcW w:w="2520" w:type="dxa"/>
            <w:shd w:val="clear" w:color="auto" w:fill="auto"/>
          </w:tcPr>
          <w:p w14:paraId="41D4121F" w14:textId="77777777" w:rsidR="00FC7466" w:rsidRPr="00BA207E" w:rsidRDefault="00FC7466" w:rsidP="00C02C26">
            <w:pPr>
              <w:pStyle w:val="TABLE-cell"/>
              <w:rPr>
                <w:ins w:id="14859" w:author="Charles Gifford" w:date="2017-03-20T10:49:00Z"/>
              </w:rPr>
            </w:pPr>
            <w:ins w:id="14860" w:author="Charles Gifford" w:date="2017-03-20T10:49:00Z">
              <w:r w:rsidRPr="00BA207E">
                <w:t>Corresponds to &gt;</w:t>
              </w:r>
            </w:ins>
          </w:p>
        </w:tc>
      </w:tr>
      <w:tr w:rsidR="00FC7466" w:rsidRPr="008F275A" w14:paraId="186199E6" w14:textId="77777777" w:rsidTr="00983736">
        <w:trPr>
          <w:trHeight w:val="176"/>
          <w:ins w:id="14861" w:author="Charles Gifford" w:date="2017-03-20T10:49:00Z"/>
        </w:trPr>
        <w:tc>
          <w:tcPr>
            <w:tcW w:w="2335" w:type="dxa"/>
            <w:shd w:val="clear" w:color="auto" w:fill="auto"/>
          </w:tcPr>
          <w:p w14:paraId="3A8A5FAB" w14:textId="599105DC" w:rsidR="00FC7466" w:rsidRPr="00BA207E" w:rsidRDefault="00FC7466" w:rsidP="00FC7466">
            <w:pPr>
              <w:pStyle w:val="TABLE-cell"/>
              <w:rPr>
                <w:ins w:id="14862" w:author="Charles Gifford" w:date="2017-03-20T10:49:00Z"/>
              </w:rPr>
            </w:pPr>
            <w:ins w:id="14863" w:author="Charles Gifford" w:date="2017-03-20T10:49:00Z">
              <w:r w:rsidRPr="00BA207E">
                <w:t xml:space="preserve">Equipment </w:t>
              </w:r>
            </w:ins>
            <w:ins w:id="14864" w:author="Charles Gifford" w:date="2017-03-20T11:29:00Z">
              <w:r w:rsidR="008069F0">
                <w:t>requirement</w:t>
              </w:r>
            </w:ins>
          </w:p>
        </w:tc>
        <w:tc>
          <w:tcPr>
            <w:tcW w:w="2340" w:type="dxa"/>
            <w:shd w:val="clear" w:color="auto" w:fill="auto"/>
          </w:tcPr>
          <w:p w14:paraId="6984E462" w14:textId="77777777" w:rsidR="00FC7466" w:rsidRPr="00BA207E" w:rsidRDefault="00FC7466" w:rsidP="00FC7466">
            <w:pPr>
              <w:pStyle w:val="TABLE-cell"/>
              <w:rPr>
                <w:ins w:id="14865" w:author="Charles Gifford" w:date="2017-03-20T10:49:00Z"/>
              </w:rPr>
            </w:pPr>
            <w:ins w:id="14866" w:author="Charles Gifford" w:date="2017-03-20T10:49:00Z">
              <w:r w:rsidRPr="00BA207E">
                <w:t>Equipment</w:t>
              </w:r>
            </w:ins>
          </w:p>
        </w:tc>
        <w:tc>
          <w:tcPr>
            <w:tcW w:w="2070" w:type="dxa"/>
            <w:shd w:val="clear" w:color="auto" w:fill="auto"/>
          </w:tcPr>
          <w:p w14:paraId="2A3A6576" w14:textId="77777777" w:rsidR="00FC7466" w:rsidRPr="00BA207E" w:rsidRDefault="00FC7466" w:rsidP="00FC7466">
            <w:pPr>
              <w:pStyle w:val="TABLE-cell"/>
              <w:rPr>
                <w:ins w:id="14867" w:author="Charles Gifford" w:date="2017-03-20T10:49:00Z"/>
              </w:rPr>
            </w:pPr>
            <w:ins w:id="14868" w:author="Charles Gifford" w:date="2017-03-20T10:49:00Z">
              <w:r w:rsidRPr="00BA207E">
                <w:t>Association (C)</w:t>
              </w:r>
            </w:ins>
          </w:p>
        </w:tc>
        <w:tc>
          <w:tcPr>
            <w:tcW w:w="2520" w:type="dxa"/>
            <w:shd w:val="clear" w:color="auto" w:fill="auto"/>
          </w:tcPr>
          <w:p w14:paraId="1D531BE3" w14:textId="77777777" w:rsidR="00FC7466" w:rsidRPr="00BA207E" w:rsidRDefault="00FC7466" w:rsidP="00C02C26">
            <w:pPr>
              <w:pStyle w:val="TABLE-cell"/>
              <w:rPr>
                <w:ins w:id="14869" w:author="Charles Gifford" w:date="2017-03-20T10:49:00Z"/>
              </w:rPr>
            </w:pPr>
            <w:ins w:id="14870" w:author="Charles Gifford" w:date="2017-03-20T10:49:00Z">
              <w:r w:rsidRPr="00BA207E">
                <w:t>Corresponds to &gt;</w:t>
              </w:r>
            </w:ins>
          </w:p>
        </w:tc>
      </w:tr>
      <w:tr w:rsidR="00FC7466" w:rsidRPr="008F275A" w14:paraId="6129D13A" w14:textId="77777777" w:rsidTr="00983736">
        <w:trPr>
          <w:trHeight w:val="176"/>
          <w:ins w:id="14871" w:author="Charles Gifford" w:date="2017-03-20T10:49:00Z"/>
        </w:trPr>
        <w:tc>
          <w:tcPr>
            <w:tcW w:w="2335" w:type="dxa"/>
            <w:shd w:val="clear" w:color="auto" w:fill="auto"/>
          </w:tcPr>
          <w:p w14:paraId="7359DC80" w14:textId="17BD745F" w:rsidR="00FC7466" w:rsidRPr="00BA207E" w:rsidRDefault="00FC7466" w:rsidP="00FC7466">
            <w:pPr>
              <w:pStyle w:val="TABLE-cell"/>
              <w:rPr>
                <w:ins w:id="14872" w:author="Charles Gifford" w:date="2017-03-20T10:49:00Z"/>
              </w:rPr>
            </w:pPr>
            <w:ins w:id="14873" w:author="Charles Gifford" w:date="2017-03-20T10:49:00Z">
              <w:r w:rsidRPr="00BA207E">
                <w:t xml:space="preserve">Equipment </w:t>
              </w:r>
            </w:ins>
            <w:ins w:id="14874" w:author="Charles Gifford" w:date="2017-03-20T11:29:00Z">
              <w:r w:rsidR="008069F0">
                <w:t>requirement</w:t>
              </w:r>
            </w:ins>
            <w:ins w:id="14875" w:author="Charles Gifford" w:date="2017-03-20T10:49:00Z">
              <w:r w:rsidRPr="00BA207E">
                <w:t xml:space="preserve"> property</w:t>
              </w:r>
            </w:ins>
          </w:p>
        </w:tc>
        <w:tc>
          <w:tcPr>
            <w:tcW w:w="2340" w:type="dxa"/>
            <w:shd w:val="clear" w:color="auto" w:fill="auto"/>
          </w:tcPr>
          <w:p w14:paraId="596D136F" w14:textId="77777777" w:rsidR="00FC7466" w:rsidRPr="00BA207E" w:rsidRDefault="00FC7466" w:rsidP="00FC7466">
            <w:pPr>
              <w:pStyle w:val="TABLE-cell"/>
              <w:rPr>
                <w:ins w:id="14876" w:author="Charles Gifford" w:date="2017-03-20T10:49:00Z"/>
              </w:rPr>
            </w:pPr>
            <w:ins w:id="14877" w:author="Charles Gifford" w:date="2017-03-20T10:49:00Z">
              <w:r w:rsidRPr="00BA207E">
                <w:t>Equipment class property</w:t>
              </w:r>
            </w:ins>
          </w:p>
        </w:tc>
        <w:tc>
          <w:tcPr>
            <w:tcW w:w="2070" w:type="dxa"/>
            <w:shd w:val="clear" w:color="auto" w:fill="auto"/>
          </w:tcPr>
          <w:p w14:paraId="488F69C2" w14:textId="77777777" w:rsidR="00FC7466" w:rsidRPr="00BA207E" w:rsidRDefault="00FC7466" w:rsidP="00FC7466">
            <w:pPr>
              <w:pStyle w:val="TABLE-cell"/>
              <w:rPr>
                <w:ins w:id="14878" w:author="Charles Gifford" w:date="2017-03-20T10:49:00Z"/>
              </w:rPr>
            </w:pPr>
            <w:ins w:id="14879" w:author="Charles Gifford" w:date="2017-03-20T10:49:00Z">
              <w:r w:rsidRPr="00BA207E">
                <w:t>Dependency (B)</w:t>
              </w:r>
            </w:ins>
          </w:p>
        </w:tc>
        <w:tc>
          <w:tcPr>
            <w:tcW w:w="2520" w:type="dxa"/>
            <w:shd w:val="clear" w:color="auto" w:fill="auto"/>
          </w:tcPr>
          <w:p w14:paraId="40D9088D" w14:textId="77777777" w:rsidR="00FC7466" w:rsidRPr="00BA207E" w:rsidRDefault="00FC7466" w:rsidP="00C02C26">
            <w:pPr>
              <w:pStyle w:val="TABLE-cell"/>
              <w:rPr>
                <w:ins w:id="14880" w:author="Charles Gifford" w:date="2017-03-20T10:49:00Z"/>
              </w:rPr>
            </w:pPr>
            <w:ins w:id="14881" w:author="Charles Gifford" w:date="2017-03-20T10:49:00Z">
              <w:r w:rsidRPr="00BA207E">
                <w:t>Maps to &gt;</w:t>
              </w:r>
            </w:ins>
          </w:p>
        </w:tc>
      </w:tr>
      <w:tr w:rsidR="00FC7466" w:rsidRPr="008F275A" w14:paraId="29B0B716" w14:textId="77777777" w:rsidTr="00983736">
        <w:trPr>
          <w:trHeight w:val="176"/>
          <w:ins w:id="14882" w:author="Charles Gifford" w:date="2017-03-20T10:49:00Z"/>
        </w:trPr>
        <w:tc>
          <w:tcPr>
            <w:tcW w:w="2335" w:type="dxa"/>
            <w:shd w:val="clear" w:color="auto" w:fill="auto"/>
          </w:tcPr>
          <w:p w14:paraId="1C4C8D44" w14:textId="002CBD1B" w:rsidR="00FC7466" w:rsidRPr="00BA207E" w:rsidRDefault="00FC7466" w:rsidP="00FC7466">
            <w:pPr>
              <w:pStyle w:val="TABLE-cell"/>
              <w:rPr>
                <w:ins w:id="14883" w:author="Charles Gifford" w:date="2017-03-20T10:49:00Z"/>
              </w:rPr>
            </w:pPr>
            <w:ins w:id="14884" w:author="Charles Gifford" w:date="2017-03-20T10:49:00Z">
              <w:r w:rsidRPr="00BA207E">
                <w:t xml:space="preserve">Equipment </w:t>
              </w:r>
            </w:ins>
            <w:ins w:id="14885" w:author="Charles Gifford" w:date="2017-03-20T11:29:00Z">
              <w:r w:rsidR="008069F0">
                <w:t>requirement</w:t>
              </w:r>
            </w:ins>
            <w:ins w:id="14886" w:author="Charles Gifford" w:date="2017-03-20T10:49:00Z">
              <w:r w:rsidRPr="00BA207E">
                <w:t xml:space="preserve"> property</w:t>
              </w:r>
            </w:ins>
          </w:p>
        </w:tc>
        <w:tc>
          <w:tcPr>
            <w:tcW w:w="2340" w:type="dxa"/>
            <w:shd w:val="clear" w:color="auto" w:fill="auto"/>
          </w:tcPr>
          <w:p w14:paraId="3FD43275" w14:textId="77777777" w:rsidR="00FC7466" w:rsidRPr="00BA207E" w:rsidRDefault="00FC7466" w:rsidP="00FC7466">
            <w:pPr>
              <w:pStyle w:val="TABLE-cell"/>
              <w:rPr>
                <w:ins w:id="14887" w:author="Charles Gifford" w:date="2017-03-20T10:49:00Z"/>
              </w:rPr>
            </w:pPr>
            <w:ins w:id="14888" w:author="Charles Gifford" w:date="2017-03-20T10:49:00Z">
              <w:r w:rsidRPr="00BA207E">
                <w:t>Equipment property</w:t>
              </w:r>
            </w:ins>
          </w:p>
        </w:tc>
        <w:tc>
          <w:tcPr>
            <w:tcW w:w="2070" w:type="dxa"/>
            <w:shd w:val="clear" w:color="auto" w:fill="auto"/>
          </w:tcPr>
          <w:p w14:paraId="4AA09AA7" w14:textId="77777777" w:rsidR="00FC7466" w:rsidRPr="00BA207E" w:rsidRDefault="00FC7466" w:rsidP="00FC7466">
            <w:pPr>
              <w:pStyle w:val="TABLE-cell"/>
              <w:rPr>
                <w:ins w:id="14889" w:author="Charles Gifford" w:date="2017-03-20T10:49:00Z"/>
              </w:rPr>
            </w:pPr>
            <w:ins w:id="14890" w:author="Charles Gifford" w:date="2017-03-20T10:49:00Z">
              <w:r w:rsidRPr="00BA207E">
                <w:t>Dependency (D)</w:t>
              </w:r>
            </w:ins>
          </w:p>
        </w:tc>
        <w:tc>
          <w:tcPr>
            <w:tcW w:w="2520" w:type="dxa"/>
            <w:shd w:val="clear" w:color="auto" w:fill="auto"/>
          </w:tcPr>
          <w:p w14:paraId="0E59E4F1" w14:textId="77777777" w:rsidR="00FC7466" w:rsidRPr="00BA207E" w:rsidRDefault="00FC7466" w:rsidP="00C02C26">
            <w:pPr>
              <w:pStyle w:val="TABLE-cell"/>
              <w:rPr>
                <w:ins w:id="14891" w:author="Charles Gifford" w:date="2017-03-20T10:49:00Z"/>
              </w:rPr>
            </w:pPr>
            <w:ins w:id="14892" w:author="Charles Gifford" w:date="2017-03-20T10:49:00Z">
              <w:r w:rsidRPr="00BA207E">
                <w:t>Maps to &gt;</w:t>
              </w:r>
            </w:ins>
          </w:p>
        </w:tc>
      </w:tr>
      <w:tr w:rsidR="00FC7466" w:rsidRPr="008F275A" w14:paraId="25A9B0B8" w14:textId="77777777" w:rsidTr="00983736">
        <w:trPr>
          <w:trHeight w:val="176"/>
          <w:ins w:id="14893" w:author="Charles Gifford" w:date="2017-03-20T10:49:00Z"/>
        </w:trPr>
        <w:tc>
          <w:tcPr>
            <w:tcW w:w="2335" w:type="dxa"/>
            <w:shd w:val="clear" w:color="auto" w:fill="auto"/>
          </w:tcPr>
          <w:p w14:paraId="7B6C900B" w14:textId="305D8B8D" w:rsidR="00FC7466" w:rsidRPr="00BA207E" w:rsidRDefault="00FC7466" w:rsidP="00FC7466">
            <w:pPr>
              <w:pStyle w:val="TABLE-cell"/>
              <w:rPr>
                <w:ins w:id="14894" w:author="Charles Gifford" w:date="2017-03-20T10:49:00Z"/>
              </w:rPr>
            </w:pPr>
            <w:ins w:id="14895" w:author="Charles Gifford" w:date="2017-03-20T10:49:00Z">
              <w:r>
                <w:t>Physical asset</w:t>
              </w:r>
              <w:r w:rsidRPr="00BA207E">
                <w:t xml:space="preserve"> </w:t>
              </w:r>
            </w:ins>
            <w:ins w:id="14896" w:author="Charles Gifford" w:date="2017-03-20T11:29:00Z">
              <w:r w:rsidR="008069F0">
                <w:t>requirement</w:t>
              </w:r>
            </w:ins>
          </w:p>
        </w:tc>
        <w:tc>
          <w:tcPr>
            <w:tcW w:w="2340" w:type="dxa"/>
          </w:tcPr>
          <w:p w14:paraId="0EDEFA06" w14:textId="1FC7A713" w:rsidR="00FC7466" w:rsidRPr="00BA207E" w:rsidRDefault="00FC7466" w:rsidP="00FC7466">
            <w:pPr>
              <w:pStyle w:val="TABLE-cell"/>
              <w:rPr>
                <w:ins w:id="14897" w:author="Charles Gifford" w:date="2017-03-20T10:49:00Z"/>
              </w:rPr>
            </w:pPr>
            <w:ins w:id="14898" w:author="Charles Gifford" w:date="2017-03-20T10:49:00Z">
              <w:r w:rsidRPr="00600EB9">
                <w:t xml:space="preserve">Physical asset </w:t>
              </w:r>
            </w:ins>
            <w:ins w:id="14899" w:author="Charles Gifford" w:date="2017-03-20T11:29:00Z">
              <w:r w:rsidR="008069F0">
                <w:t>requirement</w:t>
              </w:r>
            </w:ins>
            <w:ins w:id="14900" w:author="Charles Gifford" w:date="2017-03-20T10:49:00Z">
              <w:r w:rsidRPr="00BA207E">
                <w:t xml:space="preserve"> property</w:t>
              </w:r>
            </w:ins>
          </w:p>
        </w:tc>
        <w:tc>
          <w:tcPr>
            <w:tcW w:w="2070" w:type="dxa"/>
            <w:shd w:val="clear" w:color="auto" w:fill="auto"/>
          </w:tcPr>
          <w:p w14:paraId="1B2A6DC2" w14:textId="77777777" w:rsidR="00FC7466" w:rsidRPr="00BA207E" w:rsidRDefault="00FC7466" w:rsidP="00FC7466">
            <w:pPr>
              <w:pStyle w:val="TABLE-cell"/>
              <w:rPr>
                <w:ins w:id="14901" w:author="Charles Gifford" w:date="2017-03-20T10:49:00Z"/>
              </w:rPr>
            </w:pPr>
            <w:ins w:id="14902" w:author="Charles Gifford" w:date="2017-03-20T10:49:00Z">
              <w:r w:rsidRPr="00BA207E">
                <w:t>Composition whole</w:t>
              </w:r>
            </w:ins>
          </w:p>
        </w:tc>
        <w:tc>
          <w:tcPr>
            <w:tcW w:w="2520" w:type="dxa"/>
            <w:shd w:val="clear" w:color="auto" w:fill="auto"/>
          </w:tcPr>
          <w:p w14:paraId="45C15A15" w14:textId="46783F4C" w:rsidR="00FC7466" w:rsidRPr="00BA207E" w:rsidRDefault="00C83E3D" w:rsidP="00C02C26">
            <w:pPr>
              <w:pStyle w:val="TABLE-cell"/>
              <w:rPr>
                <w:ins w:id="14903" w:author="Charles Gifford" w:date="2017-03-20T10:49:00Z"/>
              </w:rPr>
            </w:pPr>
            <w:ins w:id="14904" w:author="Charles Gifford" w:date="2017-03-20T14:37:00Z">
              <w:r>
                <w:t>Has values of &gt;</w:t>
              </w:r>
            </w:ins>
          </w:p>
        </w:tc>
      </w:tr>
      <w:tr w:rsidR="00FC7466" w:rsidRPr="008F275A" w14:paraId="0BA12DEE" w14:textId="77777777" w:rsidTr="00983736">
        <w:trPr>
          <w:trHeight w:val="176"/>
          <w:ins w:id="14905" w:author="Charles Gifford" w:date="2017-03-20T10:49:00Z"/>
        </w:trPr>
        <w:tc>
          <w:tcPr>
            <w:tcW w:w="2335" w:type="dxa"/>
            <w:shd w:val="clear" w:color="auto" w:fill="auto"/>
          </w:tcPr>
          <w:p w14:paraId="79ED5B8E" w14:textId="0019D1EE" w:rsidR="00FC7466" w:rsidRPr="00BA207E" w:rsidRDefault="00FC7466" w:rsidP="00FC7466">
            <w:pPr>
              <w:pStyle w:val="TABLE-cell"/>
              <w:rPr>
                <w:ins w:id="14906" w:author="Charles Gifford" w:date="2017-03-20T10:49:00Z"/>
              </w:rPr>
            </w:pPr>
            <w:ins w:id="14907" w:author="Charles Gifford" w:date="2017-03-20T10:49:00Z">
              <w:r w:rsidRPr="00600EB9">
                <w:t xml:space="preserve">Physical asset </w:t>
              </w:r>
            </w:ins>
            <w:ins w:id="14908" w:author="Charles Gifford" w:date="2017-03-20T11:29:00Z">
              <w:r w:rsidR="008069F0">
                <w:t>requirement</w:t>
              </w:r>
            </w:ins>
            <w:ins w:id="14909" w:author="Charles Gifford" w:date="2017-03-20T10:49:00Z">
              <w:r w:rsidRPr="00BA207E">
                <w:t xml:space="preserve"> property</w:t>
              </w:r>
            </w:ins>
          </w:p>
        </w:tc>
        <w:tc>
          <w:tcPr>
            <w:tcW w:w="2340" w:type="dxa"/>
          </w:tcPr>
          <w:p w14:paraId="21DE5930" w14:textId="5B75C8AE" w:rsidR="00FC7466" w:rsidRPr="00BA207E" w:rsidRDefault="00FC7466" w:rsidP="00FC7466">
            <w:pPr>
              <w:pStyle w:val="TABLE-cell"/>
              <w:rPr>
                <w:ins w:id="14910" w:author="Charles Gifford" w:date="2017-03-20T10:49:00Z"/>
              </w:rPr>
            </w:pPr>
            <w:ins w:id="14911" w:author="Charles Gifford" w:date="2017-03-20T10:49:00Z">
              <w:r w:rsidRPr="00600EB9">
                <w:t xml:space="preserve">Physical asset </w:t>
              </w:r>
            </w:ins>
            <w:ins w:id="14912" w:author="Charles Gifford" w:date="2017-03-20T11:29:00Z">
              <w:r w:rsidR="008069F0">
                <w:t>requirement</w:t>
              </w:r>
            </w:ins>
            <w:ins w:id="14913" w:author="Charles Gifford" w:date="2017-03-20T10:49:00Z">
              <w:r w:rsidRPr="00BA207E">
                <w:t xml:space="preserve"> property</w:t>
              </w:r>
            </w:ins>
          </w:p>
        </w:tc>
        <w:tc>
          <w:tcPr>
            <w:tcW w:w="2070" w:type="dxa"/>
            <w:shd w:val="clear" w:color="auto" w:fill="auto"/>
          </w:tcPr>
          <w:p w14:paraId="6A1050FD" w14:textId="77777777" w:rsidR="00FC7466" w:rsidRPr="00BA207E" w:rsidRDefault="00FC7466" w:rsidP="00FC7466">
            <w:pPr>
              <w:pStyle w:val="TABLE-cell"/>
              <w:rPr>
                <w:ins w:id="14914" w:author="Charles Gifford" w:date="2017-03-20T10:49:00Z"/>
              </w:rPr>
            </w:pPr>
            <w:ins w:id="14915" w:author="Charles Gifford" w:date="2017-03-20T10:49:00Z">
              <w:r w:rsidRPr="00BA207E">
                <w:t>Composition hierarchy</w:t>
              </w:r>
            </w:ins>
          </w:p>
        </w:tc>
        <w:tc>
          <w:tcPr>
            <w:tcW w:w="2520" w:type="dxa"/>
            <w:shd w:val="clear" w:color="auto" w:fill="auto"/>
          </w:tcPr>
          <w:p w14:paraId="0EFFEFDA" w14:textId="77777777" w:rsidR="00FC7466" w:rsidRPr="00BA207E" w:rsidRDefault="00FC7466" w:rsidP="00C02C26">
            <w:pPr>
              <w:pStyle w:val="TABLE-cell"/>
              <w:rPr>
                <w:ins w:id="14916" w:author="Charles Gifford" w:date="2017-03-20T10:49:00Z"/>
              </w:rPr>
            </w:pPr>
            <w:ins w:id="14917" w:author="Charles Gifford" w:date="2017-03-20T10:49:00Z">
              <w:r>
                <w:rPr>
                  <w:szCs w:val="20"/>
                </w:rPr>
                <w:t xml:space="preserve">Contains </w:t>
              </w:r>
              <w:r w:rsidRPr="00B41C7C">
                <w:rPr>
                  <w:szCs w:val="20"/>
                </w:rPr>
                <w:t>&gt;</w:t>
              </w:r>
            </w:ins>
          </w:p>
        </w:tc>
      </w:tr>
      <w:tr w:rsidR="00FC7466" w:rsidRPr="008F275A" w14:paraId="4D002FEB" w14:textId="77777777" w:rsidTr="00983736">
        <w:trPr>
          <w:trHeight w:val="176"/>
          <w:ins w:id="14918" w:author="Charles Gifford" w:date="2017-03-20T10:49:00Z"/>
        </w:trPr>
        <w:tc>
          <w:tcPr>
            <w:tcW w:w="2335" w:type="dxa"/>
            <w:shd w:val="clear" w:color="auto" w:fill="auto"/>
          </w:tcPr>
          <w:p w14:paraId="416BAB9F" w14:textId="17D01CBB" w:rsidR="00FC7466" w:rsidRPr="00BA207E" w:rsidRDefault="00FC7466" w:rsidP="00FC7466">
            <w:pPr>
              <w:pStyle w:val="TABLE-cell"/>
              <w:rPr>
                <w:ins w:id="14919" w:author="Charles Gifford" w:date="2017-03-20T10:49:00Z"/>
              </w:rPr>
            </w:pPr>
            <w:ins w:id="14920" w:author="Charles Gifford" w:date="2017-03-20T10:49:00Z">
              <w:r w:rsidRPr="00600EB9">
                <w:t>Physical asset</w:t>
              </w:r>
              <w:r>
                <w:t xml:space="preserve"> </w:t>
              </w:r>
            </w:ins>
            <w:ins w:id="14921" w:author="Charles Gifford" w:date="2017-03-20T11:29:00Z">
              <w:r w:rsidR="008069F0">
                <w:t>requirement</w:t>
              </w:r>
            </w:ins>
          </w:p>
        </w:tc>
        <w:tc>
          <w:tcPr>
            <w:tcW w:w="2340" w:type="dxa"/>
            <w:shd w:val="clear" w:color="auto" w:fill="auto"/>
          </w:tcPr>
          <w:p w14:paraId="5AA3DA63" w14:textId="77777777" w:rsidR="00FC7466" w:rsidRPr="00BA207E" w:rsidRDefault="00FC7466" w:rsidP="00FC7466">
            <w:pPr>
              <w:pStyle w:val="TABLE-cell"/>
              <w:rPr>
                <w:ins w:id="14922" w:author="Charles Gifford" w:date="2017-03-20T10:49:00Z"/>
              </w:rPr>
            </w:pPr>
            <w:ins w:id="14923" w:author="Charles Gifford" w:date="2017-03-20T10:49:00Z">
              <w:r w:rsidRPr="00600EB9">
                <w:t xml:space="preserve">Physical asset </w:t>
              </w:r>
              <w:r w:rsidRPr="00BA207E">
                <w:t>class</w:t>
              </w:r>
            </w:ins>
          </w:p>
        </w:tc>
        <w:tc>
          <w:tcPr>
            <w:tcW w:w="2070" w:type="dxa"/>
            <w:shd w:val="clear" w:color="auto" w:fill="auto"/>
          </w:tcPr>
          <w:p w14:paraId="5AFDE9D2" w14:textId="77777777" w:rsidR="00FC7466" w:rsidRPr="00BA207E" w:rsidRDefault="00FC7466" w:rsidP="00FC7466">
            <w:pPr>
              <w:pStyle w:val="TABLE-cell"/>
              <w:rPr>
                <w:ins w:id="14924" w:author="Charles Gifford" w:date="2017-03-20T10:49:00Z"/>
              </w:rPr>
            </w:pPr>
            <w:ins w:id="14925" w:author="Charles Gifford" w:date="2017-03-20T10:49:00Z">
              <w:r w:rsidRPr="00BA207E">
                <w:t>Association (A)</w:t>
              </w:r>
            </w:ins>
          </w:p>
        </w:tc>
        <w:tc>
          <w:tcPr>
            <w:tcW w:w="2520" w:type="dxa"/>
            <w:shd w:val="clear" w:color="auto" w:fill="auto"/>
          </w:tcPr>
          <w:p w14:paraId="59FFFFAB" w14:textId="77777777" w:rsidR="00FC7466" w:rsidRPr="00BA207E" w:rsidRDefault="00FC7466" w:rsidP="00C02C26">
            <w:pPr>
              <w:pStyle w:val="TABLE-cell"/>
              <w:rPr>
                <w:ins w:id="14926" w:author="Charles Gifford" w:date="2017-03-20T10:49:00Z"/>
              </w:rPr>
            </w:pPr>
            <w:ins w:id="14927" w:author="Charles Gifford" w:date="2017-03-20T10:49:00Z">
              <w:r w:rsidRPr="00BA207E">
                <w:t>Corresponds to &gt;</w:t>
              </w:r>
            </w:ins>
          </w:p>
        </w:tc>
      </w:tr>
      <w:tr w:rsidR="00FC7466" w:rsidRPr="008F275A" w14:paraId="6DFF8C13" w14:textId="77777777" w:rsidTr="00983736">
        <w:trPr>
          <w:trHeight w:val="176"/>
          <w:ins w:id="14928" w:author="Charles Gifford" w:date="2017-03-20T10:49:00Z"/>
        </w:trPr>
        <w:tc>
          <w:tcPr>
            <w:tcW w:w="2335" w:type="dxa"/>
            <w:shd w:val="clear" w:color="auto" w:fill="auto"/>
          </w:tcPr>
          <w:p w14:paraId="1B3B1A52" w14:textId="32053BD4" w:rsidR="00FC7466" w:rsidRPr="00BA207E" w:rsidRDefault="00FC7466" w:rsidP="00FC7466">
            <w:pPr>
              <w:pStyle w:val="TABLE-cell"/>
              <w:rPr>
                <w:ins w:id="14929" w:author="Charles Gifford" w:date="2017-03-20T10:49:00Z"/>
              </w:rPr>
            </w:pPr>
            <w:ins w:id="14930" w:author="Charles Gifford" w:date="2017-03-20T10:49:00Z">
              <w:r>
                <w:t xml:space="preserve">Physical asset </w:t>
              </w:r>
            </w:ins>
            <w:ins w:id="14931" w:author="Charles Gifford" w:date="2017-03-20T11:29:00Z">
              <w:r w:rsidR="008069F0">
                <w:t>requirement</w:t>
              </w:r>
            </w:ins>
          </w:p>
        </w:tc>
        <w:tc>
          <w:tcPr>
            <w:tcW w:w="2340" w:type="dxa"/>
            <w:shd w:val="clear" w:color="auto" w:fill="auto"/>
          </w:tcPr>
          <w:p w14:paraId="456D8E5C" w14:textId="77777777" w:rsidR="00FC7466" w:rsidRPr="00BA207E" w:rsidRDefault="00FC7466" w:rsidP="00FC7466">
            <w:pPr>
              <w:pStyle w:val="TABLE-cell"/>
              <w:rPr>
                <w:ins w:id="14932" w:author="Charles Gifford" w:date="2017-03-20T10:49:00Z"/>
              </w:rPr>
            </w:pPr>
            <w:ins w:id="14933" w:author="Charles Gifford" w:date="2017-03-20T10:49:00Z">
              <w:r w:rsidRPr="00600EB9">
                <w:t>Physical asset</w:t>
              </w:r>
            </w:ins>
          </w:p>
        </w:tc>
        <w:tc>
          <w:tcPr>
            <w:tcW w:w="2070" w:type="dxa"/>
            <w:shd w:val="clear" w:color="auto" w:fill="auto"/>
          </w:tcPr>
          <w:p w14:paraId="16FB3FB5" w14:textId="77777777" w:rsidR="00FC7466" w:rsidRPr="00BA207E" w:rsidRDefault="00FC7466" w:rsidP="00FC7466">
            <w:pPr>
              <w:pStyle w:val="TABLE-cell"/>
              <w:rPr>
                <w:ins w:id="14934" w:author="Charles Gifford" w:date="2017-03-20T10:49:00Z"/>
              </w:rPr>
            </w:pPr>
            <w:ins w:id="14935" w:author="Charles Gifford" w:date="2017-03-20T10:49:00Z">
              <w:r w:rsidRPr="00BA207E">
                <w:t>Association (C)</w:t>
              </w:r>
            </w:ins>
          </w:p>
        </w:tc>
        <w:tc>
          <w:tcPr>
            <w:tcW w:w="2520" w:type="dxa"/>
            <w:shd w:val="clear" w:color="auto" w:fill="auto"/>
          </w:tcPr>
          <w:p w14:paraId="3FC7C5E4" w14:textId="77777777" w:rsidR="00FC7466" w:rsidRPr="00BA207E" w:rsidRDefault="00FC7466" w:rsidP="00C02C26">
            <w:pPr>
              <w:pStyle w:val="TABLE-cell"/>
              <w:rPr>
                <w:ins w:id="14936" w:author="Charles Gifford" w:date="2017-03-20T10:49:00Z"/>
              </w:rPr>
            </w:pPr>
            <w:ins w:id="14937" w:author="Charles Gifford" w:date="2017-03-20T10:49:00Z">
              <w:r w:rsidRPr="00BA207E">
                <w:t>Corresponds to &gt;</w:t>
              </w:r>
            </w:ins>
          </w:p>
        </w:tc>
      </w:tr>
      <w:tr w:rsidR="00FC7466" w:rsidRPr="008F275A" w14:paraId="4BDAAE96" w14:textId="77777777" w:rsidTr="00983736">
        <w:trPr>
          <w:trHeight w:val="176"/>
          <w:ins w:id="14938" w:author="Charles Gifford" w:date="2017-03-20T10:49:00Z"/>
        </w:trPr>
        <w:tc>
          <w:tcPr>
            <w:tcW w:w="2335" w:type="dxa"/>
            <w:shd w:val="clear" w:color="auto" w:fill="auto"/>
          </w:tcPr>
          <w:p w14:paraId="7FADA358" w14:textId="713C9217" w:rsidR="00FC7466" w:rsidRPr="00BA207E" w:rsidRDefault="00FC7466" w:rsidP="00FC7466">
            <w:pPr>
              <w:pStyle w:val="TABLE-cell"/>
              <w:rPr>
                <w:ins w:id="14939" w:author="Charles Gifford" w:date="2017-03-20T10:49:00Z"/>
              </w:rPr>
            </w:pPr>
            <w:ins w:id="14940" w:author="Charles Gifford" w:date="2017-03-20T10:49:00Z">
              <w:r w:rsidRPr="00600EB9">
                <w:t xml:space="preserve">Physical asset </w:t>
              </w:r>
            </w:ins>
            <w:ins w:id="14941" w:author="Charles Gifford" w:date="2017-03-20T11:29:00Z">
              <w:r w:rsidR="008069F0">
                <w:t>requirement</w:t>
              </w:r>
            </w:ins>
            <w:ins w:id="14942" w:author="Charles Gifford" w:date="2017-03-20T10:49:00Z">
              <w:r w:rsidRPr="00BA207E">
                <w:t xml:space="preserve"> property</w:t>
              </w:r>
            </w:ins>
          </w:p>
        </w:tc>
        <w:tc>
          <w:tcPr>
            <w:tcW w:w="2340" w:type="dxa"/>
            <w:shd w:val="clear" w:color="auto" w:fill="auto"/>
          </w:tcPr>
          <w:p w14:paraId="43605D48" w14:textId="77777777" w:rsidR="00FC7466" w:rsidRPr="00BA207E" w:rsidRDefault="00FC7466" w:rsidP="00FC7466">
            <w:pPr>
              <w:pStyle w:val="TABLE-cell"/>
              <w:rPr>
                <w:ins w:id="14943" w:author="Charles Gifford" w:date="2017-03-20T10:49:00Z"/>
              </w:rPr>
            </w:pPr>
            <w:ins w:id="14944" w:author="Charles Gifford" w:date="2017-03-20T10:49:00Z">
              <w:r w:rsidRPr="00600EB9">
                <w:t xml:space="preserve">Physical asset </w:t>
              </w:r>
              <w:r w:rsidRPr="00BA207E">
                <w:t>class property</w:t>
              </w:r>
            </w:ins>
          </w:p>
        </w:tc>
        <w:tc>
          <w:tcPr>
            <w:tcW w:w="2070" w:type="dxa"/>
            <w:shd w:val="clear" w:color="auto" w:fill="auto"/>
          </w:tcPr>
          <w:p w14:paraId="62E765CD" w14:textId="77777777" w:rsidR="00FC7466" w:rsidRPr="00BA207E" w:rsidRDefault="00FC7466" w:rsidP="00FC7466">
            <w:pPr>
              <w:pStyle w:val="TABLE-cell"/>
              <w:rPr>
                <w:ins w:id="14945" w:author="Charles Gifford" w:date="2017-03-20T10:49:00Z"/>
              </w:rPr>
            </w:pPr>
            <w:ins w:id="14946" w:author="Charles Gifford" w:date="2017-03-20T10:49:00Z">
              <w:r w:rsidRPr="00BA207E">
                <w:t>Dependency (B)</w:t>
              </w:r>
            </w:ins>
          </w:p>
        </w:tc>
        <w:tc>
          <w:tcPr>
            <w:tcW w:w="2520" w:type="dxa"/>
            <w:shd w:val="clear" w:color="auto" w:fill="auto"/>
          </w:tcPr>
          <w:p w14:paraId="623950B9" w14:textId="77777777" w:rsidR="00FC7466" w:rsidRPr="00BA207E" w:rsidRDefault="00FC7466" w:rsidP="00C02C26">
            <w:pPr>
              <w:pStyle w:val="TABLE-cell"/>
              <w:rPr>
                <w:ins w:id="14947" w:author="Charles Gifford" w:date="2017-03-20T10:49:00Z"/>
              </w:rPr>
            </w:pPr>
            <w:ins w:id="14948" w:author="Charles Gifford" w:date="2017-03-20T10:49:00Z">
              <w:r w:rsidRPr="00BA207E">
                <w:t>Maps to &gt;</w:t>
              </w:r>
            </w:ins>
          </w:p>
        </w:tc>
      </w:tr>
      <w:tr w:rsidR="00FC7466" w:rsidRPr="008F275A" w14:paraId="122DF6B6" w14:textId="77777777" w:rsidTr="00983736">
        <w:trPr>
          <w:trHeight w:val="176"/>
          <w:ins w:id="14949" w:author="Charles Gifford" w:date="2017-03-20T10:49:00Z"/>
        </w:trPr>
        <w:tc>
          <w:tcPr>
            <w:tcW w:w="2335" w:type="dxa"/>
            <w:shd w:val="clear" w:color="auto" w:fill="auto"/>
          </w:tcPr>
          <w:p w14:paraId="1F68811E" w14:textId="354E88EE" w:rsidR="00FC7466" w:rsidRPr="00BA207E" w:rsidRDefault="00FC7466" w:rsidP="00FC7466">
            <w:pPr>
              <w:pStyle w:val="TABLE-cell"/>
              <w:rPr>
                <w:ins w:id="14950" w:author="Charles Gifford" w:date="2017-03-20T10:49:00Z"/>
              </w:rPr>
            </w:pPr>
            <w:ins w:id="14951" w:author="Charles Gifford" w:date="2017-03-20T10:49:00Z">
              <w:r w:rsidRPr="00600EB9">
                <w:t xml:space="preserve">Physical asset </w:t>
              </w:r>
            </w:ins>
            <w:ins w:id="14952" w:author="Charles Gifford" w:date="2017-03-20T11:29:00Z">
              <w:r w:rsidR="008069F0">
                <w:t>requirement</w:t>
              </w:r>
            </w:ins>
            <w:ins w:id="14953" w:author="Charles Gifford" w:date="2017-03-20T10:49:00Z">
              <w:r w:rsidRPr="00BA207E">
                <w:t xml:space="preserve"> property</w:t>
              </w:r>
            </w:ins>
          </w:p>
        </w:tc>
        <w:tc>
          <w:tcPr>
            <w:tcW w:w="2340" w:type="dxa"/>
            <w:shd w:val="clear" w:color="auto" w:fill="auto"/>
          </w:tcPr>
          <w:p w14:paraId="072E2076" w14:textId="77777777" w:rsidR="00FC7466" w:rsidRPr="00BA207E" w:rsidRDefault="00FC7466" w:rsidP="00FC7466">
            <w:pPr>
              <w:pStyle w:val="TABLE-cell"/>
              <w:rPr>
                <w:ins w:id="14954" w:author="Charles Gifford" w:date="2017-03-20T10:49:00Z"/>
              </w:rPr>
            </w:pPr>
            <w:ins w:id="14955" w:author="Charles Gifford" w:date="2017-03-20T10:49:00Z">
              <w:r w:rsidRPr="00600EB9">
                <w:t xml:space="preserve">Physical asset </w:t>
              </w:r>
              <w:r w:rsidRPr="00BA207E">
                <w:t>property</w:t>
              </w:r>
            </w:ins>
          </w:p>
        </w:tc>
        <w:tc>
          <w:tcPr>
            <w:tcW w:w="2070" w:type="dxa"/>
            <w:shd w:val="clear" w:color="auto" w:fill="auto"/>
          </w:tcPr>
          <w:p w14:paraId="0FA00A10" w14:textId="77777777" w:rsidR="00FC7466" w:rsidRPr="00BA207E" w:rsidRDefault="00FC7466" w:rsidP="00FC7466">
            <w:pPr>
              <w:pStyle w:val="TABLE-cell"/>
              <w:rPr>
                <w:ins w:id="14956" w:author="Charles Gifford" w:date="2017-03-20T10:49:00Z"/>
              </w:rPr>
            </w:pPr>
            <w:ins w:id="14957" w:author="Charles Gifford" w:date="2017-03-20T10:49:00Z">
              <w:r w:rsidRPr="00BA207E">
                <w:t>Dependency (D)</w:t>
              </w:r>
            </w:ins>
          </w:p>
        </w:tc>
        <w:tc>
          <w:tcPr>
            <w:tcW w:w="2520" w:type="dxa"/>
            <w:shd w:val="clear" w:color="auto" w:fill="auto"/>
          </w:tcPr>
          <w:p w14:paraId="09AECE53" w14:textId="77777777" w:rsidR="00FC7466" w:rsidRPr="00BA207E" w:rsidRDefault="00FC7466" w:rsidP="00C02C26">
            <w:pPr>
              <w:pStyle w:val="TABLE-cell"/>
              <w:rPr>
                <w:ins w:id="14958" w:author="Charles Gifford" w:date="2017-03-20T10:49:00Z"/>
              </w:rPr>
            </w:pPr>
            <w:ins w:id="14959" w:author="Charles Gifford" w:date="2017-03-20T10:49:00Z">
              <w:r w:rsidRPr="00BA207E">
                <w:t>Maps to &gt;</w:t>
              </w:r>
            </w:ins>
          </w:p>
        </w:tc>
      </w:tr>
      <w:tr w:rsidR="00FC7466" w:rsidRPr="008F275A" w14:paraId="7A1819B3" w14:textId="77777777" w:rsidTr="00983736">
        <w:trPr>
          <w:trHeight w:val="176"/>
          <w:ins w:id="14960" w:author="Charles Gifford" w:date="2017-03-20T10:49:00Z"/>
        </w:trPr>
        <w:tc>
          <w:tcPr>
            <w:tcW w:w="2335" w:type="dxa"/>
            <w:shd w:val="clear" w:color="auto" w:fill="auto"/>
          </w:tcPr>
          <w:p w14:paraId="085E4C35" w14:textId="291CE0DB" w:rsidR="00FC7466" w:rsidRPr="00065ED2" w:rsidRDefault="00FC7466" w:rsidP="00FC7466">
            <w:pPr>
              <w:pStyle w:val="TABLE-cell"/>
              <w:rPr>
                <w:ins w:id="14961" w:author="Charles Gifford" w:date="2017-03-20T10:49:00Z"/>
              </w:rPr>
            </w:pPr>
            <w:ins w:id="14962" w:author="Charles Gifford" w:date="2017-03-20T10:49:00Z">
              <w:r>
                <w:t xml:space="preserve">Material </w:t>
              </w:r>
            </w:ins>
            <w:ins w:id="14963" w:author="Charles Gifford" w:date="2017-03-20T11:29:00Z">
              <w:r w:rsidR="008069F0">
                <w:t>requirement</w:t>
              </w:r>
            </w:ins>
          </w:p>
        </w:tc>
        <w:tc>
          <w:tcPr>
            <w:tcW w:w="2340" w:type="dxa"/>
          </w:tcPr>
          <w:p w14:paraId="249E478D" w14:textId="307EA0F5" w:rsidR="00FC7466" w:rsidRDefault="00FC7466" w:rsidP="00FC7466">
            <w:pPr>
              <w:pStyle w:val="TABLE-cell"/>
              <w:rPr>
                <w:ins w:id="14964" w:author="Charles Gifford" w:date="2017-03-20T10:49:00Z"/>
              </w:rPr>
            </w:pPr>
            <w:ins w:id="14965" w:author="Charles Gifford" w:date="2017-03-20T10:49:00Z">
              <w:r w:rsidRPr="00600EB9">
                <w:t xml:space="preserve">Material </w:t>
              </w:r>
            </w:ins>
            <w:ins w:id="14966" w:author="Charles Gifford" w:date="2017-03-20T11:29:00Z">
              <w:r w:rsidR="008069F0">
                <w:t>requirement</w:t>
              </w:r>
            </w:ins>
            <w:ins w:id="14967" w:author="Charles Gifford" w:date="2017-03-20T10:49:00Z">
              <w:r w:rsidRPr="00BA207E">
                <w:t xml:space="preserve"> property</w:t>
              </w:r>
            </w:ins>
          </w:p>
        </w:tc>
        <w:tc>
          <w:tcPr>
            <w:tcW w:w="2070" w:type="dxa"/>
            <w:shd w:val="clear" w:color="auto" w:fill="auto"/>
          </w:tcPr>
          <w:p w14:paraId="672BABD6" w14:textId="77777777" w:rsidR="00FC7466" w:rsidRPr="001312FB" w:rsidRDefault="00FC7466" w:rsidP="00FC7466">
            <w:pPr>
              <w:pStyle w:val="TABLE-cell"/>
              <w:rPr>
                <w:ins w:id="14968" w:author="Charles Gifford" w:date="2017-03-20T10:49:00Z"/>
              </w:rPr>
            </w:pPr>
            <w:ins w:id="14969" w:author="Charles Gifford" w:date="2017-03-20T10:49:00Z">
              <w:r w:rsidRPr="00BA207E">
                <w:t>Composition whole</w:t>
              </w:r>
            </w:ins>
          </w:p>
        </w:tc>
        <w:tc>
          <w:tcPr>
            <w:tcW w:w="2520" w:type="dxa"/>
            <w:shd w:val="clear" w:color="auto" w:fill="auto"/>
          </w:tcPr>
          <w:p w14:paraId="116C12C0" w14:textId="319EFA5D" w:rsidR="00FC7466" w:rsidRPr="001312FB" w:rsidRDefault="00C83E3D" w:rsidP="00C02C26">
            <w:pPr>
              <w:pStyle w:val="TABLE-cell"/>
              <w:rPr>
                <w:ins w:id="14970" w:author="Charles Gifford" w:date="2017-03-20T10:49:00Z"/>
              </w:rPr>
            </w:pPr>
            <w:ins w:id="14971" w:author="Charles Gifford" w:date="2017-03-20T14:37:00Z">
              <w:r>
                <w:t>Has values of &gt;</w:t>
              </w:r>
            </w:ins>
          </w:p>
        </w:tc>
      </w:tr>
      <w:tr w:rsidR="00FC7466" w:rsidRPr="008F275A" w14:paraId="51D09209" w14:textId="77777777" w:rsidTr="00983736">
        <w:trPr>
          <w:trHeight w:val="176"/>
          <w:ins w:id="14972" w:author="Charles Gifford" w:date="2017-03-20T10:49:00Z"/>
        </w:trPr>
        <w:tc>
          <w:tcPr>
            <w:tcW w:w="2335" w:type="dxa"/>
            <w:shd w:val="clear" w:color="auto" w:fill="auto"/>
          </w:tcPr>
          <w:p w14:paraId="099EF2F3" w14:textId="07607111" w:rsidR="00FC7466" w:rsidRPr="00BA207E" w:rsidRDefault="00FC7466" w:rsidP="00FC7466">
            <w:pPr>
              <w:pStyle w:val="TABLE-cell"/>
              <w:rPr>
                <w:ins w:id="14973" w:author="Charles Gifford" w:date="2017-03-20T10:49:00Z"/>
              </w:rPr>
            </w:pPr>
            <w:ins w:id="14974" w:author="Charles Gifford" w:date="2017-03-20T10:49:00Z">
              <w:r>
                <w:t>Material</w:t>
              </w:r>
              <w:r w:rsidRPr="00600EB9">
                <w:t xml:space="preserve"> </w:t>
              </w:r>
            </w:ins>
            <w:ins w:id="14975" w:author="Charles Gifford" w:date="2017-03-20T11:29:00Z">
              <w:r w:rsidR="008069F0">
                <w:t>requirement</w:t>
              </w:r>
            </w:ins>
            <w:ins w:id="14976" w:author="Charles Gifford" w:date="2017-03-20T10:49:00Z">
              <w:r w:rsidRPr="00BA207E">
                <w:t xml:space="preserve"> property</w:t>
              </w:r>
            </w:ins>
          </w:p>
        </w:tc>
        <w:tc>
          <w:tcPr>
            <w:tcW w:w="2340" w:type="dxa"/>
          </w:tcPr>
          <w:p w14:paraId="31DAFEC3" w14:textId="6966B2AD" w:rsidR="00FC7466" w:rsidRPr="00BA207E" w:rsidRDefault="00FC7466" w:rsidP="00FC7466">
            <w:pPr>
              <w:pStyle w:val="TABLE-cell"/>
              <w:rPr>
                <w:ins w:id="14977" w:author="Charles Gifford" w:date="2017-03-20T10:49:00Z"/>
              </w:rPr>
            </w:pPr>
            <w:ins w:id="14978" w:author="Charles Gifford" w:date="2017-03-20T10:49:00Z">
              <w:r w:rsidRPr="00600EB9">
                <w:t xml:space="preserve">Material </w:t>
              </w:r>
            </w:ins>
            <w:ins w:id="14979" w:author="Charles Gifford" w:date="2017-03-20T11:29:00Z">
              <w:r w:rsidR="008069F0">
                <w:t>requirement</w:t>
              </w:r>
            </w:ins>
            <w:ins w:id="14980" w:author="Charles Gifford" w:date="2017-03-20T10:49:00Z">
              <w:r w:rsidRPr="00BA207E">
                <w:t xml:space="preserve"> property</w:t>
              </w:r>
            </w:ins>
          </w:p>
        </w:tc>
        <w:tc>
          <w:tcPr>
            <w:tcW w:w="2070" w:type="dxa"/>
            <w:shd w:val="clear" w:color="auto" w:fill="auto"/>
          </w:tcPr>
          <w:p w14:paraId="396C584E" w14:textId="77777777" w:rsidR="00FC7466" w:rsidRPr="00BA207E" w:rsidRDefault="00FC7466" w:rsidP="00FC7466">
            <w:pPr>
              <w:pStyle w:val="TABLE-cell"/>
              <w:rPr>
                <w:ins w:id="14981" w:author="Charles Gifford" w:date="2017-03-20T10:49:00Z"/>
              </w:rPr>
            </w:pPr>
            <w:ins w:id="14982" w:author="Charles Gifford" w:date="2017-03-20T10:49:00Z">
              <w:r w:rsidRPr="00BA207E">
                <w:t>Composition hierarchy</w:t>
              </w:r>
            </w:ins>
          </w:p>
        </w:tc>
        <w:tc>
          <w:tcPr>
            <w:tcW w:w="2520" w:type="dxa"/>
            <w:shd w:val="clear" w:color="auto" w:fill="auto"/>
          </w:tcPr>
          <w:p w14:paraId="0C847D88" w14:textId="77777777" w:rsidR="00FC7466" w:rsidRPr="00BA207E" w:rsidRDefault="00FC7466" w:rsidP="00C02C26">
            <w:pPr>
              <w:pStyle w:val="TABLE-cell"/>
              <w:rPr>
                <w:ins w:id="14983" w:author="Charles Gifford" w:date="2017-03-20T10:49:00Z"/>
              </w:rPr>
            </w:pPr>
            <w:ins w:id="14984" w:author="Charles Gifford" w:date="2017-03-20T10:49:00Z">
              <w:r>
                <w:rPr>
                  <w:szCs w:val="20"/>
                </w:rPr>
                <w:t xml:space="preserve">Contains </w:t>
              </w:r>
              <w:r w:rsidRPr="00B41C7C">
                <w:rPr>
                  <w:szCs w:val="20"/>
                </w:rPr>
                <w:t>&gt;</w:t>
              </w:r>
            </w:ins>
          </w:p>
        </w:tc>
      </w:tr>
      <w:tr w:rsidR="00FC7466" w:rsidRPr="008F275A" w14:paraId="3CE2C510" w14:textId="77777777" w:rsidTr="00983736">
        <w:trPr>
          <w:trHeight w:val="176"/>
          <w:ins w:id="14985" w:author="Charles Gifford" w:date="2017-03-20T10:49:00Z"/>
        </w:trPr>
        <w:tc>
          <w:tcPr>
            <w:tcW w:w="2335" w:type="dxa"/>
            <w:shd w:val="clear" w:color="auto" w:fill="auto"/>
          </w:tcPr>
          <w:p w14:paraId="497F55FC" w14:textId="2F2D163E" w:rsidR="00FC7466" w:rsidRPr="00BA207E" w:rsidRDefault="00FC7466" w:rsidP="00FC7466">
            <w:pPr>
              <w:pStyle w:val="TABLE-cell"/>
              <w:rPr>
                <w:ins w:id="14986" w:author="Charles Gifford" w:date="2017-03-20T10:49:00Z"/>
              </w:rPr>
            </w:pPr>
            <w:ins w:id="14987" w:author="Charles Gifford" w:date="2017-03-20T10:49:00Z">
              <w:r w:rsidRPr="00600EB9">
                <w:t>Material</w:t>
              </w:r>
              <w:r>
                <w:t xml:space="preserve"> </w:t>
              </w:r>
            </w:ins>
            <w:ins w:id="14988" w:author="Charles Gifford" w:date="2017-03-20T11:29:00Z">
              <w:r w:rsidR="008069F0">
                <w:t>requirement</w:t>
              </w:r>
            </w:ins>
          </w:p>
        </w:tc>
        <w:tc>
          <w:tcPr>
            <w:tcW w:w="2340" w:type="dxa"/>
            <w:shd w:val="clear" w:color="auto" w:fill="auto"/>
          </w:tcPr>
          <w:p w14:paraId="351281E9" w14:textId="77777777" w:rsidR="00FC7466" w:rsidRPr="00BA207E" w:rsidRDefault="00FC7466" w:rsidP="00FC7466">
            <w:pPr>
              <w:pStyle w:val="TABLE-cell"/>
              <w:rPr>
                <w:ins w:id="14989" w:author="Charles Gifford" w:date="2017-03-20T10:49:00Z"/>
              </w:rPr>
            </w:pPr>
            <w:ins w:id="14990" w:author="Charles Gifford" w:date="2017-03-20T10:49:00Z">
              <w:r w:rsidRPr="00600EB9">
                <w:t xml:space="preserve">Material </w:t>
              </w:r>
              <w:r w:rsidRPr="00BA207E">
                <w:t>class</w:t>
              </w:r>
            </w:ins>
          </w:p>
        </w:tc>
        <w:tc>
          <w:tcPr>
            <w:tcW w:w="2070" w:type="dxa"/>
            <w:shd w:val="clear" w:color="auto" w:fill="auto"/>
          </w:tcPr>
          <w:p w14:paraId="220E878F" w14:textId="77777777" w:rsidR="00FC7466" w:rsidRPr="00BA207E" w:rsidRDefault="00FC7466" w:rsidP="00FC7466">
            <w:pPr>
              <w:pStyle w:val="TABLE-cell"/>
              <w:rPr>
                <w:ins w:id="14991" w:author="Charles Gifford" w:date="2017-03-20T10:49:00Z"/>
              </w:rPr>
            </w:pPr>
            <w:ins w:id="14992" w:author="Charles Gifford" w:date="2017-03-20T10:49:00Z">
              <w:r w:rsidRPr="00BA207E">
                <w:t>Association (A)</w:t>
              </w:r>
            </w:ins>
          </w:p>
        </w:tc>
        <w:tc>
          <w:tcPr>
            <w:tcW w:w="2520" w:type="dxa"/>
            <w:shd w:val="clear" w:color="auto" w:fill="auto"/>
          </w:tcPr>
          <w:p w14:paraId="22735078" w14:textId="77777777" w:rsidR="00FC7466" w:rsidRPr="00BA207E" w:rsidRDefault="00FC7466" w:rsidP="00C02C26">
            <w:pPr>
              <w:pStyle w:val="TABLE-cell"/>
              <w:rPr>
                <w:ins w:id="14993" w:author="Charles Gifford" w:date="2017-03-20T10:49:00Z"/>
              </w:rPr>
            </w:pPr>
            <w:ins w:id="14994" w:author="Charles Gifford" w:date="2017-03-20T10:49:00Z">
              <w:r w:rsidRPr="00BA207E">
                <w:t>Corresponds to &gt;</w:t>
              </w:r>
            </w:ins>
          </w:p>
        </w:tc>
      </w:tr>
      <w:tr w:rsidR="00FC7466" w:rsidRPr="008F275A" w14:paraId="4FC8F92F" w14:textId="77777777" w:rsidTr="00983736">
        <w:trPr>
          <w:trHeight w:val="176"/>
          <w:ins w:id="14995" w:author="Charles Gifford" w:date="2017-03-20T10:49:00Z"/>
        </w:trPr>
        <w:tc>
          <w:tcPr>
            <w:tcW w:w="2335" w:type="dxa"/>
            <w:shd w:val="clear" w:color="auto" w:fill="auto"/>
          </w:tcPr>
          <w:p w14:paraId="62AEDCDD" w14:textId="0815CF1D" w:rsidR="00FC7466" w:rsidRPr="00600EB9" w:rsidRDefault="00FC7466" w:rsidP="00FC7466">
            <w:pPr>
              <w:pStyle w:val="TABLE-cell"/>
              <w:rPr>
                <w:ins w:id="14996" w:author="Charles Gifford" w:date="2017-03-20T10:49:00Z"/>
              </w:rPr>
            </w:pPr>
            <w:ins w:id="14997" w:author="Charles Gifford" w:date="2017-03-20T10:49:00Z">
              <w:r w:rsidRPr="00600EB9">
                <w:t>Material</w:t>
              </w:r>
              <w:r>
                <w:t xml:space="preserve"> </w:t>
              </w:r>
            </w:ins>
            <w:ins w:id="14998" w:author="Charles Gifford" w:date="2017-03-20T11:29:00Z">
              <w:r w:rsidR="008069F0">
                <w:t>requirement</w:t>
              </w:r>
            </w:ins>
          </w:p>
        </w:tc>
        <w:tc>
          <w:tcPr>
            <w:tcW w:w="2340" w:type="dxa"/>
            <w:shd w:val="clear" w:color="auto" w:fill="auto"/>
          </w:tcPr>
          <w:p w14:paraId="695BF342" w14:textId="77777777" w:rsidR="00FC7466" w:rsidRPr="00600EB9" w:rsidRDefault="00FC7466" w:rsidP="00FC7466">
            <w:pPr>
              <w:pStyle w:val="TABLE-cell"/>
              <w:rPr>
                <w:ins w:id="14999" w:author="Charles Gifford" w:date="2017-03-20T10:49:00Z"/>
              </w:rPr>
            </w:pPr>
            <w:ins w:id="15000" w:author="Charles Gifford" w:date="2017-03-20T10:49:00Z">
              <w:r w:rsidRPr="00600EB9">
                <w:t xml:space="preserve">Material </w:t>
              </w:r>
              <w:r>
                <w:t>definition</w:t>
              </w:r>
            </w:ins>
          </w:p>
        </w:tc>
        <w:tc>
          <w:tcPr>
            <w:tcW w:w="2070" w:type="dxa"/>
            <w:shd w:val="clear" w:color="auto" w:fill="auto"/>
          </w:tcPr>
          <w:p w14:paraId="0790172D" w14:textId="77777777" w:rsidR="00FC7466" w:rsidRPr="00BA207E" w:rsidRDefault="00FC7466" w:rsidP="00FC7466">
            <w:pPr>
              <w:pStyle w:val="TABLE-cell"/>
              <w:rPr>
                <w:ins w:id="15001" w:author="Charles Gifford" w:date="2017-03-20T10:49:00Z"/>
              </w:rPr>
            </w:pPr>
            <w:ins w:id="15002" w:author="Charles Gifford" w:date="2017-03-20T10:49:00Z">
              <w:r w:rsidRPr="00BA207E">
                <w:t>Association (A)</w:t>
              </w:r>
            </w:ins>
          </w:p>
        </w:tc>
        <w:tc>
          <w:tcPr>
            <w:tcW w:w="2520" w:type="dxa"/>
            <w:shd w:val="clear" w:color="auto" w:fill="auto"/>
          </w:tcPr>
          <w:p w14:paraId="3DD5D7EA" w14:textId="77777777" w:rsidR="00FC7466" w:rsidRPr="00BA207E" w:rsidRDefault="00FC7466" w:rsidP="00C02C26">
            <w:pPr>
              <w:pStyle w:val="TABLE-cell"/>
              <w:rPr>
                <w:ins w:id="15003" w:author="Charles Gifford" w:date="2017-03-20T10:49:00Z"/>
              </w:rPr>
            </w:pPr>
            <w:ins w:id="15004" w:author="Charles Gifford" w:date="2017-03-20T10:49:00Z">
              <w:r w:rsidRPr="00BA207E">
                <w:t>Corresponds to &gt;</w:t>
              </w:r>
            </w:ins>
          </w:p>
        </w:tc>
      </w:tr>
      <w:tr w:rsidR="00FC7466" w:rsidRPr="008F275A" w14:paraId="21BD8FB6" w14:textId="77777777" w:rsidTr="00983736">
        <w:trPr>
          <w:trHeight w:val="176"/>
          <w:ins w:id="15005" w:author="Charles Gifford" w:date="2017-03-20T10:49:00Z"/>
        </w:trPr>
        <w:tc>
          <w:tcPr>
            <w:tcW w:w="2335" w:type="dxa"/>
            <w:shd w:val="clear" w:color="auto" w:fill="auto"/>
          </w:tcPr>
          <w:p w14:paraId="6C0C5D5C" w14:textId="7F8C57AC" w:rsidR="00FC7466" w:rsidRPr="00BA207E" w:rsidRDefault="00FC7466" w:rsidP="00FC7466">
            <w:pPr>
              <w:pStyle w:val="TABLE-cell"/>
              <w:rPr>
                <w:ins w:id="15006" w:author="Charles Gifford" w:date="2017-03-20T10:49:00Z"/>
              </w:rPr>
            </w:pPr>
            <w:ins w:id="15007" w:author="Charles Gifford" w:date="2017-03-20T10:49:00Z">
              <w:r w:rsidRPr="00600EB9">
                <w:t xml:space="preserve">Material </w:t>
              </w:r>
            </w:ins>
            <w:ins w:id="15008" w:author="Charles Gifford" w:date="2017-03-20T11:29:00Z">
              <w:r w:rsidR="008069F0">
                <w:t>requirement</w:t>
              </w:r>
            </w:ins>
          </w:p>
        </w:tc>
        <w:tc>
          <w:tcPr>
            <w:tcW w:w="2340" w:type="dxa"/>
            <w:shd w:val="clear" w:color="auto" w:fill="auto"/>
          </w:tcPr>
          <w:p w14:paraId="316671BB" w14:textId="77777777" w:rsidR="00FC7466" w:rsidRPr="00BA207E" w:rsidRDefault="00FC7466" w:rsidP="00FC7466">
            <w:pPr>
              <w:pStyle w:val="TABLE-cell"/>
              <w:rPr>
                <w:ins w:id="15009" w:author="Charles Gifford" w:date="2017-03-20T10:49:00Z"/>
              </w:rPr>
            </w:pPr>
            <w:ins w:id="15010" w:author="Charles Gifford" w:date="2017-03-20T10:49:00Z">
              <w:r>
                <w:t>Material lot</w:t>
              </w:r>
            </w:ins>
          </w:p>
        </w:tc>
        <w:tc>
          <w:tcPr>
            <w:tcW w:w="2070" w:type="dxa"/>
            <w:shd w:val="clear" w:color="auto" w:fill="auto"/>
          </w:tcPr>
          <w:p w14:paraId="4225EE92" w14:textId="77777777" w:rsidR="00FC7466" w:rsidRPr="00BA207E" w:rsidRDefault="00FC7466" w:rsidP="00FC7466">
            <w:pPr>
              <w:pStyle w:val="TABLE-cell"/>
              <w:rPr>
                <w:ins w:id="15011" w:author="Charles Gifford" w:date="2017-03-20T10:49:00Z"/>
              </w:rPr>
            </w:pPr>
            <w:ins w:id="15012" w:author="Charles Gifford" w:date="2017-03-20T10:49:00Z">
              <w:r w:rsidRPr="00BA207E">
                <w:t>Association (C)</w:t>
              </w:r>
            </w:ins>
          </w:p>
        </w:tc>
        <w:tc>
          <w:tcPr>
            <w:tcW w:w="2520" w:type="dxa"/>
            <w:shd w:val="clear" w:color="auto" w:fill="auto"/>
          </w:tcPr>
          <w:p w14:paraId="443E367F" w14:textId="77777777" w:rsidR="00FC7466" w:rsidRPr="00BA207E" w:rsidRDefault="00FC7466" w:rsidP="00C02C26">
            <w:pPr>
              <w:pStyle w:val="TABLE-cell"/>
              <w:rPr>
                <w:ins w:id="15013" w:author="Charles Gifford" w:date="2017-03-20T10:49:00Z"/>
              </w:rPr>
            </w:pPr>
            <w:ins w:id="15014" w:author="Charles Gifford" w:date="2017-03-20T10:49:00Z">
              <w:r w:rsidRPr="00BA207E">
                <w:t>Corresponds to &gt;</w:t>
              </w:r>
            </w:ins>
          </w:p>
        </w:tc>
      </w:tr>
      <w:tr w:rsidR="00FC7466" w:rsidRPr="008F275A" w14:paraId="1FBD1906" w14:textId="77777777" w:rsidTr="00983736">
        <w:trPr>
          <w:trHeight w:val="176"/>
          <w:ins w:id="15015" w:author="Charles Gifford" w:date="2017-03-20T10:49:00Z"/>
        </w:trPr>
        <w:tc>
          <w:tcPr>
            <w:tcW w:w="2335" w:type="dxa"/>
            <w:shd w:val="clear" w:color="auto" w:fill="auto"/>
          </w:tcPr>
          <w:p w14:paraId="003F1057" w14:textId="22A408A5" w:rsidR="00FC7466" w:rsidRPr="00600EB9" w:rsidRDefault="00FC7466" w:rsidP="00FC7466">
            <w:pPr>
              <w:pStyle w:val="TABLE-cell"/>
              <w:rPr>
                <w:ins w:id="15016" w:author="Charles Gifford" w:date="2017-03-20T10:49:00Z"/>
              </w:rPr>
            </w:pPr>
            <w:ins w:id="15017" w:author="Charles Gifford" w:date="2017-03-20T10:49:00Z">
              <w:r w:rsidRPr="00600EB9">
                <w:t xml:space="preserve">Material </w:t>
              </w:r>
            </w:ins>
            <w:ins w:id="15018" w:author="Charles Gifford" w:date="2017-03-20T11:29:00Z">
              <w:r w:rsidR="008069F0">
                <w:t>requirement</w:t>
              </w:r>
            </w:ins>
          </w:p>
        </w:tc>
        <w:tc>
          <w:tcPr>
            <w:tcW w:w="2340" w:type="dxa"/>
            <w:shd w:val="clear" w:color="auto" w:fill="auto"/>
          </w:tcPr>
          <w:p w14:paraId="0E627735" w14:textId="77777777" w:rsidR="00FC7466" w:rsidRDefault="00FC7466" w:rsidP="00FC7466">
            <w:pPr>
              <w:pStyle w:val="TABLE-cell"/>
              <w:rPr>
                <w:ins w:id="15019" w:author="Charles Gifford" w:date="2017-03-20T10:49:00Z"/>
              </w:rPr>
            </w:pPr>
            <w:ins w:id="15020" w:author="Charles Gifford" w:date="2017-03-20T10:49:00Z">
              <w:r>
                <w:t>Material sublot</w:t>
              </w:r>
            </w:ins>
          </w:p>
        </w:tc>
        <w:tc>
          <w:tcPr>
            <w:tcW w:w="2070" w:type="dxa"/>
            <w:shd w:val="clear" w:color="auto" w:fill="auto"/>
          </w:tcPr>
          <w:p w14:paraId="7283D610" w14:textId="77777777" w:rsidR="00FC7466" w:rsidRPr="00BA207E" w:rsidRDefault="00FC7466" w:rsidP="00FC7466">
            <w:pPr>
              <w:pStyle w:val="TABLE-cell"/>
              <w:rPr>
                <w:ins w:id="15021" w:author="Charles Gifford" w:date="2017-03-20T10:49:00Z"/>
              </w:rPr>
            </w:pPr>
            <w:ins w:id="15022" w:author="Charles Gifford" w:date="2017-03-20T10:49:00Z">
              <w:r w:rsidRPr="00BA207E">
                <w:t>Association (C)</w:t>
              </w:r>
            </w:ins>
          </w:p>
        </w:tc>
        <w:tc>
          <w:tcPr>
            <w:tcW w:w="2520" w:type="dxa"/>
            <w:shd w:val="clear" w:color="auto" w:fill="auto"/>
          </w:tcPr>
          <w:p w14:paraId="46B819A8" w14:textId="77777777" w:rsidR="00FC7466" w:rsidRPr="00BA207E" w:rsidRDefault="00FC7466" w:rsidP="00C02C26">
            <w:pPr>
              <w:pStyle w:val="TABLE-cell"/>
              <w:rPr>
                <w:ins w:id="15023" w:author="Charles Gifford" w:date="2017-03-20T10:49:00Z"/>
              </w:rPr>
            </w:pPr>
            <w:ins w:id="15024" w:author="Charles Gifford" w:date="2017-03-20T10:49:00Z">
              <w:r w:rsidRPr="00BA207E">
                <w:t>Corresponds to &gt;</w:t>
              </w:r>
            </w:ins>
          </w:p>
        </w:tc>
      </w:tr>
      <w:tr w:rsidR="00FC7466" w:rsidRPr="008F275A" w14:paraId="714A9802" w14:textId="77777777" w:rsidTr="00983736">
        <w:trPr>
          <w:trHeight w:val="176"/>
          <w:ins w:id="15025" w:author="Charles Gifford" w:date="2017-03-20T10:49:00Z"/>
        </w:trPr>
        <w:tc>
          <w:tcPr>
            <w:tcW w:w="2335" w:type="dxa"/>
            <w:shd w:val="clear" w:color="auto" w:fill="auto"/>
          </w:tcPr>
          <w:p w14:paraId="3475D099" w14:textId="1AA82C24" w:rsidR="00FC7466" w:rsidRPr="00BA207E" w:rsidRDefault="00FC7466" w:rsidP="00FC7466">
            <w:pPr>
              <w:pStyle w:val="TABLE-cell"/>
              <w:rPr>
                <w:ins w:id="15026" w:author="Charles Gifford" w:date="2017-03-20T10:49:00Z"/>
              </w:rPr>
            </w:pPr>
            <w:ins w:id="15027" w:author="Charles Gifford" w:date="2017-03-20T10:49:00Z">
              <w:r w:rsidRPr="00600EB9">
                <w:t xml:space="preserve">Material </w:t>
              </w:r>
            </w:ins>
            <w:ins w:id="15028" w:author="Charles Gifford" w:date="2017-03-20T11:29:00Z">
              <w:r w:rsidR="008069F0">
                <w:t>requirement</w:t>
              </w:r>
            </w:ins>
            <w:ins w:id="15029" w:author="Charles Gifford" w:date="2017-03-20T10:49:00Z">
              <w:r w:rsidRPr="00BA207E">
                <w:t xml:space="preserve"> property</w:t>
              </w:r>
            </w:ins>
          </w:p>
        </w:tc>
        <w:tc>
          <w:tcPr>
            <w:tcW w:w="2340" w:type="dxa"/>
            <w:shd w:val="clear" w:color="auto" w:fill="auto"/>
          </w:tcPr>
          <w:p w14:paraId="26D05A1F" w14:textId="77777777" w:rsidR="00FC7466" w:rsidRPr="00BA207E" w:rsidRDefault="00FC7466" w:rsidP="00FC7466">
            <w:pPr>
              <w:pStyle w:val="TABLE-cell"/>
              <w:rPr>
                <w:ins w:id="15030" w:author="Charles Gifford" w:date="2017-03-20T10:49:00Z"/>
              </w:rPr>
            </w:pPr>
            <w:ins w:id="15031" w:author="Charles Gifford" w:date="2017-03-20T10:49:00Z">
              <w:r w:rsidRPr="00600EB9">
                <w:t xml:space="preserve">Material </w:t>
              </w:r>
              <w:r w:rsidRPr="00BA207E">
                <w:t>class property</w:t>
              </w:r>
            </w:ins>
          </w:p>
        </w:tc>
        <w:tc>
          <w:tcPr>
            <w:tcW w:w="2070" w:type="dxa"/>
            <w:shd w:val="clear" w:color="auto" w:fill="auto"/>
          </w:tcPr>
          <w:p w14:paraId="221E1741" w14:textId="77777777" w:rsidR="00FC7466" w:rsidRPr="00BA207E" w:rsidRDefault="00FC7466" w:rsidP="00FC7466">
            <w:pPr>
              <w:pStyle w:val="TABLE-cell"/>
              <w:rPr>
                <w:ins w:id="15032" w:author="Charles Gifford" w:date="2017-03-20T10:49:00Z"/>
              </w:rPr>
            </w:pPr>
            <w:ins w:id="15033" w:author="Charles Gifford" w:date="2017-03-20T10:49:00Z">
              <w:r w:rsidRPr="00BA207E">
                <w:t>Dependency (B)</w:t>
              </w:r>
            </w:ins>
          </w:p>
        </w:tc>
        <w:tc>
          <w:tcPr>
            <w:tcW w:w="2520" w:type="dxa"/>
            <w:shd w:val="clear" w:color="auto" w:fill="auto"/>
          </w:tcPr>
          <w:p w14:paraId="776ED0BB" w14:textId="77777777" w:rsidR="00FC7466" w:rsidRPr="00BA207E" w:rsidRDefault="00FC7466" w:rsidP="00C02C26">
            <w:pPr>
              <w:pStyle w:val="TABLE-cell"/>
              <w:rPr>
                <w:ins w:id="15034" w:author="Charles Gifford" w:date="2017-03-20T10:49:00Z"/>
              </w:rPr>
            </w:pPr>
            <w:ins w:id="15035" w:author="Charles Gifford" w:date="2017-03-20T10:49:00Z">
              <w:r w:rsidRPr="00BA207E">
                <w:t>Maps to &gt;</w:t>
              </w:r>
            </w:ins>
          </w:p>
        </w:tc>
      </w:tr>
      <w:tr w:rsidR="00FC7466" w:rsidRPr="008F275A" w14:paraId="09BD8046" w14:textId="77777777" w:rsidTr="00983736">
        <w:trPr>
          <w:trHeight w:val="176"/>
          <w:ins w:id="15036" w:author="Charles Gifford" w:date="2017-03-20T10:49:00Z"/>
        </w:trPr>
        <w:tc>
          <w:tcPr>
            <w:tcW w:w="2335" w:type="dxa"/>
            <w:shd w:val="clear" w:color="auto" w:fill="auto"/>
          </w:tcPr>
          <w:p w14:paraId="55B66B27" w14:textId="36034180" w:rsidR="00FC7466" w:rsidRPr="00600EB9" w:rsidRDefault="00FC7466" w:rsidP="00FC7466">
            <w:pPr>
              <w:pStyle w:val="TABLE-cell"/>
              <w:rPr>
                <w:ins w:id="15037" w:author="Charles Gifford" w:date="2017-03-20T10:49:00Z"/>
              </w:rPr>
            </w:pPr>
            <w:ins w:id="15038" w:author="Charles Gifford" w:date="2017-03-20T10:49:00Z">
              <w:r w:rsidRPr="00600EB9">
                <w:t xml:space="preserve">Material </w:t>
              </w:r>
            </w:ins>
            <w:ins w:id="15039" w:author="Charles Gifford" w:date="2017-03-20T11:29:00Z">
              <w:r w:rsidR="008069F0">
                <w:t>requirement</w:t>
              </w:r>
            </w:ins>
            <w:ins w:id="15040" w:author="Charles Gifford" w:date="2017-03-20T10:49:00Z">
              <w:r w:rsidRPr="00BA207E">
                <w:t xml:space="preserve"> property</w:t>
              </w:r>
            </w:ins>
          </w:p>
        </w:tc>
        <w:tc>
          <w:tcPr>
            <w:tcW w:w="2340" w:type="dxa"/>
            <w:shd w:val="clear" w:color="auto" w:fill="auto"/>
          </w:tcPr>
          <w:p w14:paraId="52399CB2" w14:textId="77777777" w:rsidR="00FC7466" w:rsidRPr="00600EB9" w:rsidRDefault="00FC7466" w:rsidP="00FC7466">
            <w:pPr>
              <w:pStyle w:val="TABLE-cell"/>
              <w:rPr>
                <w:ins w:id="15041" w:author="Charles Gifford" w:date="2017-03-20T10:49:00Z"/>
              </w:rPr>
            </w:pPr>
            <w:ins w:id="15042" w:author="Charles Gifford" w:date="2017-03-20T10:49:00Z">
              <w:r w:rsidRPr="00600EB9">
                <w:t xml:space="preserve">Material </w:t>
              </w:r>
              <w:r>
                <w:t>definition</w:t>
              </w:r>
              <w:r w:rsidRPr="00BA207E">
                <w:t xml:space="preserve"> property</w:t>
              </w:r>
            </w:ins>
          </w:p>
        </w:tc>
        <w:tc>
          <w:tcPr>
            <w:tcW w:w="2070" w:type="dxa"/>
            <w:shd w:val="clear" w:color="auto" w:fill="auto"/>
          </w:tcPr>
          <w:p w14:paraId="073D373A" w14:textId="77777777" w:rsidR="00FC7466" w:rsidRPr="00BA207E" w:rsidRDefault="00FC7466" w:rsidP="00FC7466">
            <w:pPr>
              <w:pStyle w:val="TABLE-cell"/>
              <w:rPr>
                <w:ins w:id="15043" w:author="Charles Gifford" w:date="2017-03-20T10:49:00Z"/>
              </w:rPr>
            </w:pPr>
            <w:ins w:id="15044" w:author="Charles Gifford" w:date="2017-03-20T10:49:00Z">
              <w:r w:rsidRPr="00BA207E">
                <w:t>Dependency (B)</w:t>
              </w:r>
            </w:ins>
          </w:p>
        </w:tc>
        <w:tc>
          <w:tcPr>
            <w:tcW w:w="2520" w:type="dxa"/>
            <w:shd w:val="clear" w:color="auto" w:fill="auto"/>
          </w:tcPr>
          <w:p w14:paraId="527C6863" w14:textId="77777777" w:rsidR="00FC7466" w:rsidRPr="00BA207E" w:rsidRDefault="00FC7466" w:rsidP="00C02C26">
            <w:pPr>
              <w:pStyle w:val="TABLE-cell"/>
              <w:rPr>
                <w:ins w:id="15045" w:author="Charles Gifford" w:date="2017-03-20T10:49:00Z"/>
              </w:rPr>
            </w:pPr>
            <w:ins w:id="15046" w:author="Charles Gifford" w:date="2017-03-20T10:49:00Z">
              <w:r w:rsidRPr="00BA207E">
                <w:t>Maps to &gt;</w:t>
              </w:r>
            </w:ins>
          </w:p>
        </w:tc>
      </w:tr>
      <w:tr w:rsidR="00FC7466" w:rsidRPr="008F275A" w14:paraId="36E98F04" w14:textId="77777777" w:rsidTr="00983736">
        <w:trPr>
          <w:trHeight w:val="176"/>
          <w:ins w:id="15047" w:author="Charles Gifford" w:date="2017-03-20T10:49:00Z"/>
        </w:trPr>
        <w:tc>
          <w:tcPr>
            <w:tcW w:w="2335" w:type="dxa"/>
            <w:shd w:val="clear" w:color="auto" w:fill="auto"/>
          </w:tcPr>
          <w:p w14:paraId="45EEBCE5" w14:textId="153ABAD8" w:rsidR="00FC7466" w:rsidRPr="00BA207E" w:rsidRDefault="00FC7466" w:rsidP="00FC7466">
            <w:pPr>
              <w:pStyle w:val="TABLE-cell"/>
              <w:rPr>
                <w:ins w:id="15048" w:author="Charles Gifford" w:date="2017-03-20T10:49:00Z"/>
              </w:rPr>
            </w:pPr>
            <w:ins w:id="15049" w:author="Charles Gifford" w:date="2017-03-20T10:49:00Z">
              <w:r w:rsidRPr="00600EB9">
                <w:t xml:space="preserve">Material </w:t>
              </w:r>
            </w:ins>
            <w:ins w:id="15050" w:author="Charles Gifford" w:date="2017-03-20T11:29:00Z">
              <w:r w:rsidR="008069F0">
                <w:t>requirement</w:t>
              </w:r>
            </w:ins>
            <w:ins w:id="15051" w:author="Charles Gifford" w:date="2017-03-20T10:49:00Z">
              <w:r w:rsidRPr="00BA207E">
                <w:t xml:space="preserve"> property</w:t>
              </w:r>
            </w:ins>
          </w:p>
        </w:tc>
        <w:tc>
          <w:tcPr>
            <w:tcW w:w="2340" w:type="dxa"/>
            <w:shd w:val="clear" w:color="auto" w:fill="auto"/>
          </w:tcPr>
          <w:p w14:paraId="72D17142" w14:textId="77777777" w:rsidR="00FC7466" w:rsidRPr="00BA207E" w:rsidRDefault="00FC7466" w:rsidP="00FC7466">
            <w:pPr>
              <w:pStyle w:val="TABLE-cell"/>
              <w:rPr>
                <w:ins w:id="15052" w:author="Charles Gifford" w:date="2017-03-20T10:49:00Z"/>
              </w:rPr>
            </w:pPr>
            <w:ins w:id="15053" w:author="Charles Gifford" w:date="2017-03-20T10:49:00Z">
              <w:r w:rsidRPr="00600EB9">
                <w:t xml:space="preserve">Material </w:t>
              </w:r>
              <w:r>
                <w:t xml:space="preserve">lot </w:t>
              </w:r>
              <w:r w:rsidRPr="00BA207E">
                <w:t>property</w:t>
              </w:r>
            </w:ins>
          </w:p>
        </w:tc>
        <w:tc>
          <w:tcPr>
            <w:tcW w:w="2070" w:type="dxa"/>
            <w:shd w:val="clear" w:color="auto" w:fill="auto"/>
          </w:tcPr>
          <w:p w14:paraId="67F2E989" w14:textId="77777777" w:rsidR="00FC7466" w:rsidRPr="00BA207E" w:rsidRDefault="00FC7466" w:rsidP="00FC7466">
            <w:pPr>
              <w:pStyle w:val="TABLE-cell"/>
              <w:rPr>
                <w:ins w:id="15054" w:author="Charles Gifford" w:date="2017-03-20T10:49:00Z"/>
              </w:rPr>
            </w:pPr>
            <w:ins w:id="15055" w:author="Charles Gifford" w:date="2017-03-20T10:49:00Z">
              <w:r w:rsidRPr="00BA207E">
                <w:t>Dependency (D)</w:t>
              </w:r>
            </w:ins>
          </w:p>
        </w:tc>
        <w:tc>
          <w:tcPr>
            <w:tcW w:w="2520" w:type="dxa"/>
            <w:shd w:val="clear" w:color="auto" w:fill="auto"/>
          </w:tcPr>
          <w:p w14:paraId="6CF610A6" w14:textId="77777777" w:rsidR="00FC7466" w:rsidRPr="00BA207E" w:rsidRDefault="00FC7466" w:rsidP="00C02C26">
            <w:pPr>
              <w:pStyle w:val="TABLE-cell"/>
              <w:rPr>
                <w:ins w:id="15056" w:author="Charles Gifford" w:date="2017-03-20T10:49:00Z"/>
              </w:rPr>
            </w:pPr>
            <w:ins w:id="15057" w:author="Charles Gifford" w:date="2017-03-20T10:49:00Z">
              <w:r w:rsidRPr="00BA207E">
                <w:t>Maps to &gt;</w:t>
              </w:r>
            </w:ins>
          </w:p>
        </w:tc>
      </w:tr>
      <w:tr w:rsidR="00FC7466" w:rsidRPr="008F275A" w14:paraId="6121022D" w14:textId="77777777" w:rsidTr="00983736">
        <w:trPr>
          <w:trHeight w:val="176"/>
          <w:ins w:id="15058" w:author="Charles Gifford" w:date="2017-03-20T10:49:00Z"/>
        </w:trPr>
        <w:tc>
          <w:tcPr>
            <w:tcW w:w="2335" w:type="dxa"/>
            <w:shd w:val="clear" w:color="auto" w:fill="auto"/>
          </w:tcPr>
          <w:p w14:paraId="392056B5" w14:textId="5DF7BB3E" w:rsidR="00FC7466" w:rsidRPr="00600EB9" w:rsidRDefault="00FC7466" w:rsidP="00FC7466">
            <w:pPr>
              <w:pStyle w:val="TABLE-cell"/>
              <w:rPr>
                <w:ins w:id="15059" w:author="Charles Gifford" w:date="2017-03-20T10:49:00Z"/>
              </w:rPr>
            </w:pPr>
            <w:ins w:id="15060" w:author="Charles Gifford" w:date="2017-03-20T10:49:00Z">
              <w:r w:rsidRPr="00600EB9">
                <w:t xml:space="preserve">Material </w:t>
              </w:r>
            </w:ins>
            <w:ins w:id="15061" w:author="Charles Gifford" w:date="2017-03-20T11:29:00Z">
              <w:r w:rsidR="008069F0">
                <w:t>requirement</w:t>
              </w:r>
            </w:ins>
            <w:ins w:id="15062" w:author="Charles Gifford" w:date="2017-03-20T10:49:00Z">
              <w:r w:rsidRPr="00BA207E">
                <w:t xml:space="preserve"> property</w:t>
              </w:r>
            </w:ins>
          </w:p>
        </w:tc>
        <w:tc>
          <w:tcPr>
            <w:tcW w:w="2340" w:type="dxa"/>
            <w:shd w:val="clear" w:color="auto" w:fill="auto"/>
          </w:tcPr>
          <w:p w14:paraId="28AB37D2" w14:textId="77777777" w:rsidR="00FC7466" w:rsidRPr="00600EB9" w:rsidRDefault="00FC7466" w:rsidP="00FC7466">
            <w:pPr>
              <w:pStyle w:val="TABLE-cell"/>
              <w:rPr>
                <w:ins w:id="15063" w:author="Charles Gifford" w:date="2017-03-20T10:49:00Z"/>
              </w:rPr>
            </w:pPr>
            <w:ins w:id="15064" w:author="Charles Gifford" w:date="2017-03-20T10:49:00Z">
              <w:r w:rsidRPr="00600EB9">
                <w:t xml:space="preserve">Material </w:t>
              </w:r>
              <w:r>
                <w:t xml:space="preserve">sublot </w:t>
              </w:r>
              <w:r w:rsidRPr="00BA207E">
                <w:t>property</w:t>
              </w:r>
            </w:ins>
          </w:p>
        </w:tc>
        <w:tc>
          <w:tcPr>
            <w:tcW w:w="2070" w:type="dxa"/>
            <w:shd w:val="clear" w:color="auto" w:fill="auto"/>
          </w:tcPr>
          <w:p w14:paraId="4B893381" w14:textId="77777777" w:rsidR="00FC7466" w:rsidRPr="00BA207E" w:rsidRDefault="00FC7466" w:rsidP="00FC7466">
            <w:pPr>
              <w:pStyle w:val="TABLE-cell"/>
              <w:rPr>
                <w:ins w:id="15065" w:author="Charles Gifford" w:date="2017-03-20T10:49:00Z"/>
              </w:rPr>
            </w:pPr>
            <w:ins w:id="15066" w:author="Charles Gifford" w:date="2017-03-20T10:49:00Z">
              <w:r w:rsidRPr="00BA207E">
                <w:t>Dependency (D)</w:t>
              </w:r>
            </w:ins>
          </w:p>
        </w:tc>
        <w:tc>
          <w:tcPr>
            <w:tcW w:w="2520" w:type="dxa"/>
            <w:shd w:val="clear" w:color="auto" w:fill="auto"/>
          </w:tcPr>
          <w:p w14:paraId="6989A8E3" w14:textId="77777777" w:rsidR="00FC7466" w:rsidRPr="00BA207E" w:rsidRDefault="00FC7466" w:rsidP="00C02C26">
            <w:pPr>
              <w:pStyle w:val="TABLE-cell"/>
              <w:rPr>
                <w:ins w:id="15067" w:author="Charles Gifford" w:date="2017-03-20T10:49:00Z"/>
              </w:rPr>
            </w:pPr>
            <w:ins w:id="15068" w:author="Charles Gifford" w:date="2017-03-20T10:49:00Z">
              <w:r w:rsidRPr="00BA207E">
                <w:t>Maps to &gt;</w:t>
              </w:r>
            </w:ins>
          </w:p>
        </w:tc>
      </w:tr>
      <w:tr w:rsidR="00FC7466" w:rsidRPr="008F275A" w14:paraId="7D8FAC68" w14:textId="77777777" w:rsidTr="00983736">
        <w:trPr>
          <w:trHeight w:val="176"/>
          <w:ins w:id="15069" w:author="Charles Gifford" w:date="2017-03-20T10:49:00Z"/>
        </w:trPr>
        <w:tc>
          <w:tcPr>
            <w:tcW w:w="2335" w:type="dxa"/>
            <w:shd w:val="clear" w:color="auto" w:fill="auto"/>
          </w:tcPr>
          <w:p w14:paraId="4A5D5FE6" w14:textId="295994E7" w:rsidR="00FC7466" w:rsidRDefault="00FC7466" w:rsidP="00FC7466">
            <w:pPr>
              <w:pStyle w:val="TABLE-cell"/>
              <w:rPr>
                <w:ins w:id="15070" w:author="Charles Gifford" w:date="2017-03-20T10:49:00Z"/>
              </w:rPr>
            </w:pPr>
            <w:ins w:id="15071" w:author="Charles Gifford" w:date="2017-03-20T10:49:00Z">
              <w:r>
                <w:t xml:space="preserve">Material </w:t>
              </w:r>
            </w:ins>
            <w:ins w:id="15072" w:author="Charles Gifford" w:date="2017-03-20T11:29:00Z">
              <w:r w:rsidR="008069F0">
                <w:t>requirement</w:t>
              </w:r>
            </w:ins>
          </w:p>
        </w:tc>
        <w:tc>
          <w:tcPr>
            <w:tcW w:w="2340" w:type="dxa"/>
          </w:tcPr>
          <w:p w14:paraId="7B34D570" w14:textId="2A052FF0" w:rsidR="00FC7466" w:rsidRPr="00600EB9" w:rsidRDefault="00FC7466" w:rsidP="00FC7466">
            <w:pPr>
              <w:pStyle w:val="TABLE-cell"/>
              <w:rPr>
                <w:ins w:id="15073" w:author="Charles Gifford" w:date="2017-03-20T10:49:00Z"/>
              </w:rPr>
            </w:pPr>
            <w:ins w:id="15074" w:author="Charles Gifford" w:date="2017-03-20T10:49:00Z">
              <w:r>
                <w:t xml:space="preserve">Material </w:t>
              </w:r>
            </w:ins>
            <w:ins w:id="15075" w:author="Charles Gifford" w:date="2017-03-20T11:29:00Z">
              <w:r w:rsidR="008069F0">
                <w:t>requirement</w:t>
              </w:r>
            </w:ins>
          </w:p>
        </w:tc>
        <w:tc>
          <w:tcPr>
            <w:tcW w:w="2070" w:type="dxa"/>
            <w:shd w:val="clear" w:color="auto" w:fill="auto"/>
          </w:tcPr>
          <w:p w14:paraId="34ED368E" w14:textId="77777777" w:rsidR="00FC7466" w:rsidRPr="00BA207E" w:rsidRDefault="00FC7466" w:rsidP="00FC7466">
            <w:pPr>
              <w:pStyle w:val="TABLE-cell"/>
              <w:rPr>
                <w:ins w:id="15076" w:author="Charles Gifford" w:date="2017-03-20T10:49:00Z"/>
              </w:rPr>
            </w:pPr>
            <w:ins w:id="15077" w:author="Charles Gifford" w:date="2017-03-20T10:49:00Z">
              <w:r w:rsidRPr="009432BC">
                <w:t>Aggregation hierarchy</w:t>
              </w:r>
            </w:ins>
          </w:p>
        </w:tc>
        <w:tc>
          <w:tcPr>
            <w:tcW w:w="2520" w:type="dxa"/>
            <w:shd w:val="clear" w:color="auto" w:fill="auto"/>
          </w:tcPr>
          <w:p w14:paraId="0B52ABA6" w14:textId="77777777" w:rsidR="00FC7466" w:rsidRPr="00BA207E" w:rsidRDefault="00FC7466" w:rsidP="00FD240F">
            <w:pPr>
              <w:pStyle w:val="TABLE-cell"/>
              <w:rPr>
                <w:ins w:id="15078" w:author="Charles Gifford" w:date="2017-03-20T10:49:00Z"/>
              </w:rPr>
            </w:pPr>
            <w:ins w:id="15079" w:author="Charles Gifford" w:date="2017-03-20T10:49:00Z">
              <w:r>
                <w:t>Is assembled from &gt;</w:t>
              </w:r>
            </w:ins>
          </w:p>
        </w:tc>
      </w:tr>
      <w:tr w:rsidR="008069F0" w:rsidRPr="008F275A" w14:paraId="67801ADD" w14:textId="77777777" w:rsidTr="00FC7466">
        <w:trPr>
          <w:trHeight w:val="176"/>
          <w:ins w:id="15080" w:author="Charles Gifford" w:date="2017-03-20T11:36:00Z"/>
        </w:trPr>
        <w:tc>
          <w:tcPr>
            <w:tcW w:w="2335" w:type="dxa"/>
            <w:shd w:val="clear" w:color="auto" w:fill="auto"/>
          </w:tcPr>
          <w:p w14:paraId="3ED1C5DF" w14:textId="6A57D48E" w:rsidR="008069F0" w:rsidRDefault="008069F0" w:rsidP="00FC7466">
            <w:pPr>
              <w:pStyle w:val="TABLE-cell"/>
              <w:rPr>
                <w:ins w:id="15081" w:author="Charles Gifford" w:date="2017-03-20T11:36:00Z"/>
              </w:rPr>
            </w:pPr>
            <w:ins w:id="15082" w:author="Charles Gifford" w:date="2017-03-20T11:36:00Z">
              <w:r>
                <w:t>Material requirement</w:t>
              </w:r>
            </w:ins>
          </w:p>
        </w:tc>
        <w:tc>
          <w:tcPr>
            <w:tcW w:w="2340" w:type="dxa"/>
          </w:tcPr>
          <w:p w14:paraId="10A0D0AF" w14:textId="0D12EB45" w:rsidR="008069F0" w:rsidRDefault="008069F0" w:rsidP="00FC7466">
            <w:pPr>
              <w:pStyle w:val="TABLE-cell"/>
              <w:rPr>
                <w:ins w:id="15083" w:author="Charles Gifford" w:date="2017-03-20T11:36:00Z"/>
              </w:rPr>
            </w:pPr>
            <w:ins w:id="15084" w:author="Charles Gifford" w:date="2017-03-20T11:36:00Z">
              <w:r>
                <w:t>Test specifica</w:t>
              </w:r>
            </w:ins>
            <w:ins w:id="15085" w:author="Charles Gifford" w:date="2017-03-20T11:37:00Z">
              <w:r>
                <w:t>tion</w:t>
              </w:r>
            </w:ins>
          </w:p>
        </w:tc>
        <w:tc>
          <w:tcPr>
            <w:tcW w:w="2070" w:type="dxa"/>
            <w:shd w:val="clear" w:color="auto" w:fill="auto"/>
          </w:tcPr>
          <w:p w14:paraId="047286CB" w14:textId="6A969095" w:rsidR="008069F0" w:rsidRPr="009432BC" w:rsidRDefault="00A054E2" w:rsidP="00FC7466">
            <w:pPr>
              <w:pStyle w:val="TABLE-cell"/>
              <w:rPr>
                <w:ins w:id="15086" w:author="Charles Gifford" w:date="2017-03-20T11:36:00Z"/>
              </w:rPr>
            </w:pPr>
            <w:ins w:id="15087" w:author="Charles Gifford" w:date="2017-03-20T11:37:00Z">
              <w:r>
                <w:t>Association</w:t>
              </w:r>
            </w:ins>
          </w:p>
        </w:tc>
        <w:tc>
          <w:tcPr>
            <w:tcW w:w="2520" w:type="dxa"/>
            <w:shd w:val="clear" w:color="auto" w:fill="auto"/>
          </w:tcPr>
          <w:p w14:paraId="38A9DC95" w14:textId="3F6A60EB" w:rsidR="008069F0" w:rsidRDefault="00A054E2" w:rsidP="00FC7466">
            <w:pPr>
              <w:pStyle w:val="TABLE-cell"/>
              <w:rPr>
                <w:ins w:id="15088" w:author="Charles Gifford" w:date="2017-03-20T11:36:00Z"/>
              </w:rPr>
            </w:pPr>
            <w:ins w:id="15089" w:author="Charles Gifford" w:date="2017-03-20T11:37:00Z">
              <w:r>
                <w:t>Specifics &gt;</w:t>
              </w:r>
            </w:ins>
          </w:p>
        </w:tc>
      </w:tr>
    </w:tbl>
    <w:p w14:paraId="15BA669D" w14:textId="77777777" w:rsidR="009E6331" w:rsidRPr="001C220C" w:rsidRDefault="006A5B9A" w:rsidP="003E1075">
      <w:pPr>
        <w:pStyle w:val="Heading3"/>
      </w:pPr>
      <w:bookmarkStart w:id="15090" w:name="_Toc320176967"/>
      <w:r w:rsidRPr="001C220C">
        <w:t>Operations schedule</w:t>
      </w:r>
      <w:bookmarkEnd w:id="15090"/>
    </w:p>
    <w:p w14:paraId="2AFF5699" w14:textId="77777777" w:rsidR="00942115" w:rsidRPr="001C220C" w:rsidRDefault="00942115" w:rsidP="000D7FCB">
      <w:pPr>
        <w:pStyle w:val="PARAGRAPH"/>
        <w:rPr>
          <w:lang w:val="en-US"/>
        </w:rPr>
      </w:pPr>
      <w:bookmarkStart w:id="15091" w:name="_Toc161566454"/>
      <w:r w:rsidRPr="001C220C">
        <w:rPr>
          <w:lang w:val="en-US"/>
        </w:rPr>
        <w:t xml:space="preserve">A request for </w:t>
      </w:r>
      <w:r w:rsidR="003D32BE" w:rsidRPr="001C220C">
        <w:rPr>
          <w:lang w:val="en-US"/>
        </w:rPr>
        <w:t>operations</w:t>
      </w:r>
      <w:r w:rsidRPr="001C220C">
        <w:rPr>
          <w:lang w:val="en-US"/>
        </w:rPr>
        <w:t xml:space="preserve"> </w:t>
      </w:r>
      <w:r w:rsidR="006A5B9A" w:rsidRPr="001C220C">
        <w:rPr>
          <w:lang w:val="en-US"/>
        </w:rPr>
        <w:t xml:space="preserve">to be </w:t>
      </w:r>
      <w:r w:rsidR="0015567C">
        <w:rPr>
          <w:lang w:val="en-US"/>
        </w:rPr>
        <w:t>performed</w:t>
      </w:r>
      <w:r w:rsidR="0015567C" w:rsidRPr="001C220C">
        <w:rPr>
          <w:lang w:val="en-US"/>
        </w:rPr>
        <w:t xml:space="preserve"> </w:t>
      </w:r>
      <w:r w:rsidR="00E23CC8" w:rsidRPr="001C220C">
        <w:rPr>
          <w:lang w:val="en-US"/>
        </w:rPr>
        <w:t xml:space="preserve">shall be presented as </w:t>
      </w:r>
      <w:r w:rsidR="00BF69FC" w:rsidRPr="001C220C">
        <w:rPr>
          <w:lang w:val="en-US"/>
        </w:rPr>
        <w:t xml:space="preserve">an </w:t>
      </w:r>
      <w:r w:rsidR="00BF69FC" w:rsidRPr="00E23CC8">
        <w:rPr>
          <w:i/>
          <w:lang w:val="en-US"/>
        </w:rPr>
        <w:t>operation</w:t>
      </w:r>
      <w:r w:rsidR="006A5B9A" w:rsidRPr="00E23CC8">
        <w:rPr>
          <w:i/>
          <w:lang w:val="en-US"/>
        </w:rPr>
        <w:t>s schedule</w:t>
      </w:r>
      <w:r w:rsidRPr="001C220C">
        <w:rPr>
          <w:lang w:val="en-US"/>
        </w:rPr>
        <w:t xml:space="preserve">. </w:t>
      </w:r>
      <w:r w:rsidR="00BF69FC" w:rsidRPr="001C220C">
        <w:rPr>
          <w:lang w:val="en-US"/>
        </w:rPr>
        <w:t xml:space="preserve">An </w:t>
      </w:r>
      <w:r w:rsidR="00BF69FC" w:rsidRPr="00E23CC8">
        <w:rPr>
          <w:i/>
          <w:lang w:val="en-US"/>
        </w:rPr>
        <w:t>operation</w:t>
      </w:r>
      <w:r w:rsidR="006A5B9A" w:rsidRPr="00E23CC8">
        <w:rPr>
          <w:i/>
          <w:lang w:val="en-US"/>
        </w:rPr>
        <w:t>s schedule</w:t>
      </w:r>
      <w:r w:rsidRPr="001C220C">
        <w:rPr>
          <w:lang w:val="en-US"/>
        </w:rPr>
        <w:t xml:space="preserve"> shall be made up of one or more </w:t>
      </w:r>
      <w:r w:rsidR="006A5B9A" w:rsidRPr="00E23CC8">
        <w:rPr>
          <w:i/>
          <w:lang w:val="en-US"/>
        </w:rPr>
        <w:t>operations requests</w:t>
      </w:r>
      <w:r w:rsidRPr="001C220C">
        <w:rPr>
          <w:lang w:val="en-US"/>
        </w:rPr>
        <w:t>.</w:t>
      </w:r>
    </w:p>
    <w:p w14:paraId="20AA02F3" w14:textId="77777777" w:rsidR="00942115" w:rsidRPr="001C220C" w:rsidRDefault="00BF69FC" w:rsidP="000D7FCB">
      <w:pPr>
        <w:pStyle w:val="PARAGRAPH"/>
        <w:rPr>
          <w:lang w:val="en-US"/>
        </w:rPr>
      </w:pPr>
      <w:r w:rsidRPr="001C220C">
        <w:rPr>
          <w:lang w:val="en-US"/>
        </w:rPr>
        <w:t xml:space="preserve">An </w:t>
      </w:r>
      <w:r w:rsidRPr="00E23CC8">
        <w:rPr>
          <w:i/>
          <w:lang w:val="en-US"/>
        </w:rPr>
        <w:t>operation</w:t>
      </w:r>
      <w:r w:rsidR="006A5B9A" w:rsidRPr="00E23CC8">
        <w:rPr>
          <w:i/>
          <w:lang w:val="en-US"/>
        </w:rPr>
        <w:t>s schedule</w:t>
      </w:r>
      <w:r w:rsidR="00942115" w:rsidRPr="001C220C">
        <w:rPr>
          <w:lang w:val="en-US"/>
        </w:rPr>
        <w:t xml:space="preserve"> may be defined for any specific category of </w:t>
      </w:r>
      <w:r w:rsidR="006C7335" w:rsidRPr="001C220C">
        <w:rPr>
          <w:lang w:val="en-US"/>
        </w:rPr>
        <w:t>operations</w:t>
      </w:r>
      <w:r w:rsidR="00942115" w:rsidRPr="001C220C">
        <w:rPr>
          <w:lang w:val="en-US"/>
        </w:rPr>
        <w:t>; production, maintenance, quality, or inventory, or it may be defined for a combination of categories</w:t>
      </w:r>
      <w:r w:rsidR="00C91311">
        <w:rPr>
          <w:lang w:val="en-US"/>
        </w:rPr>
        <w:t xml:space="preserve">. </w:t>
      </w:r>
      <w:r w:rsidR="00942115" w:rsidRPr="001C220C">
        <w:rPr>
          <w:lang w:val="en-US"/>
        </w:rPr>
        <w:t xml:space="preserve">When a combination is selected, then the </w:t>
      </w:r>
      <w:r w:rsidR="006A5B9A" w:rsidRPr="00E23CC8">
        <w:rPr>
          <w:i/>
          <w:lang w:val="en-US"/>
        </w:rPr>
        <w:t>operations requests</w:t>
      </w:r>
      <w:r w:rsidR="00942115" w:rsidRPr="001C220C">
        <w:rPr>
          <w:lang w:val="en-US"/>
        </w:rPr>
        <w:t xml:space="preserve"> or </w:t>
      </w:r>
      <w:r w:rsidR="00942115" w:rsidRPr="00E23CC8">
        <w:rPr>
          <w:i/>
          <w:lang w:val="en-US"/>
        </w:rPr>
        <w:t>segment requirement</w:t>
      </w:r>
      <w:r w:rsidR="00E23CC8">
        <w:rPr>
          <w:i/>
          <w:lang w:val="en-US"/>
        </w:rPr>
        <w:t>s</w:t>
      </w:r>
      <w:r w:rsidR="00942115" w:rsidRPr="001C220C">
        <w:rPr>
          <w:lang w:val="en-US"/>
        </w:rPr>
        <w:t xml:space="preserve"> </w:t>
      </w:r>
      <w:r w:rsidR="00E23CC8">
        <w:rPr>
          <w:lang w:val="en-US"/>
        </w:rPr>
        <w:t>specify</w:t>
      </w:r>
      <w:r w:rsidR="00942115" w:rsidRPr="001C220C">
        <w:rPr>
          <w:lang w:val="en-US"/>
        </w:rPr>
        <w:t xml:space="preserve"> the category of the </w:t>
      </w:r>
      <w:r w:rsidR="006C7335" w:rsidRPr="001C220C">
        <w:rPr>
          <w:lang w:val="en-US"/>
        </w:rPr>
        <w:t>operation</w:t>
      </w:r>
      <w:r w:rsidR="008558A5">
        <w:rPr>
          <w:lang w:val="en-US"/>
        </w:rPr>
        <w:t xml:space="preserve">. </w:t>
      </w:r>
    </w:p>
    <w:bookmarkEnd w:id="15091"/>
    <w:p w14:paraId="353FF62D" w14:textId="179F0F1F" w:rsidR="007E0BF6" w:rsidRPr="001C220C" w:rsidRDefault="0064103C" w:rsidP="007E0BF6">
      <w:pPr>
        <w:pStyle w:val="PARAGRAPH"/>
        <w:rPr>
          <w:lang w:val="en-US"/>
        </w:rPr>
      </w:pPr>
      <w:r>
        <w:rPr>
          <w:lang w:val="en-US"/>
        </w:rPr>
        <w:fldChar w:fldCharType="begin"/>
      </w:r>
      <w:r>
        <w:rPr>
          <w:lang w:val="en-US"/>
        </w:rPr>
        <w:instrText xml:space="preserve"> REF _Ref449168258 \h </w:instrText>
      </w:r>
      <w:r>
        <w:rPr>
          <w:lang w:val="en-US"/>
        </w:rPr>
      </w:r>
      <w:r>
        <w:rPr>
          <w:lang w:val="en-US"/>
        </w:rPr>
        <w:fldChar w:fldCharType="separate"/>
      </w:r>
      <w:r w:rsidR="00CB090D" w:rsidRPr="001C220C">
        <w:rPr>
          <w:lang w:val="en-US"/>
        </w:rPr>
        <w:t xml:space="preserve">Table </w:t>
      </w:r>
      <w:r w:rsidR="00CB090D">
        <w:rPr>
          <w:noProof/>
          <w:lang w:val="en-US"/>
        </w:rPr>
        <w:t>165</w:t>
      </w:r>
      <w:r>
        <w:rPr>
          <w:lang w:val="en-US"/>
        </w:rPr>
        <w:fldChar w:fldCharType="end"/>
      </w:r>
      <w:r>
        <w:rPr>
          <w:lang w:val="en-US"/>
        </w:rPr>
        <w:t xml:space="preserve"> </w:t>
      </w:r>
      <w:r w:rsidR="009E6331" w:rsidRPr="001C220C">
        <w:rPr>
          <w:lang w:val="en-US"/>
        </w:rPr>
        <w:t xml:space="preserve">defines the </w:t>
      </w:r>
      <w:r w:rsidR="007E0BF6">
        <w:rPr>
          <w:lang w:val="en-US"/>
        </w:rPr>
        <w:t>relationship</w:t>
      </w:r>
      <w:r w:rsidR="00FD240F">
        <w:rPr>
          <w:lang w:val="en-US"/>
        </w:rPr>
        <w:t xml:space="preserve"> role</w:t>
      </w:r>
      <w:r w:rsidR="007E0BF6">
        <w:rPr>
          <w:lang w:val="en-US"/>
        </w:rPr>
        <w:t>s</w:t>
      </w:r>
      <w:r w:rsidR="009E6331" w:rsidRPr="001C220C">
        <w:rPr>
          <w:lang w:val="en-US"/>
        </w:rPr>
        <w:t xml:space="preserve"> for </w:t>
      </w:r>
      <w:r w:rsidR="00F83FEE">
        <w:rPr>
          <w:lang w:val="en-US"/>
        </w:rPr>
        <w:t xml:space="preserve">the </w:t>
      </w:r>
      <w:r w:rsidR="006A5B9A" w:rsidRPr="001C220C">
        <w:rPr>
          <w:i/>
          <w:lang w:val="en-US"/>
        </w:rPr>
        <w:t>operations schedule</w:t>
      </w:r>
      <w:r w:rsidR="009E6331" w:rsidRPr="001C220C">
        <w:rPr>
          <w:lang w:val="en-US"/>
        </w:rPr>
        <w:t>.</w:t>
      </w:r>
      <w:r w:rsidR="007E0BF6">
        <w:rPr>
          <w:lang w:val="en-US"/>
        </w:rPr>
        <w:t xml:space="preserve"> </w:t>
      </w:r>
      <w:r w:rsidR="007E0BF6">
        <w:rPr>
          <w:lang w:val="en-US"/>
        </w:rPr>
        <w:fldChar w:fldCharType="begin"/>
      </w:r>
      <w:r w:rsidR="007E0BF6">
        <w:rPr>
          <w:lang w:val="en-US"/>
        </w:rPr>
        <w:instrText xml:space="preserve"> REF _Ref161724020 \h </w:instrText>
      </w:r>
      <w:r w:rsidR="007E0BF6">
        <w:rPr>
          <w:lang w:val="en-US"/>
        </w:rPr>
      </w:r>
      <w:r w:rsidR="007E0BF6">
        <w:rPr>
          <w:lang w:val="en-US"/>
        </w:rPr>
        <w:fldChar w:fldCharType="separate"/>
      </w:r>
      <w:r w:rsidR="00CB090D" w:rsidRPr="001C220C">
        <w:rPr>
          <w:lang w:val="en-US"/>
        </w:rPr>
        <w:t xml:space="preserve">Table </w:t>
      </w:r>
      <w:r w:rsidR="00CB090D">
        <w:rPr>
          <w:noProof/>
          <w:lang w:val="en-US"/>
        </w:rPr>
        <w:t>166</w:t>
      </w:r>
      <w:r w:rsidR="007E0BF6">
        <w:rPr>
          <w:lang w:val="en-US"/>
        </w:rPr>
        <w:fldChar w:fldCharType="end"/>
      </w:r>
      <w:r w:rsidR="007E0BF6" w:rsidRPr="001C220C">
        <w:rPr>
          <w:lang w:val="en-US"/>
        </w:rPr>
        <w:t xml:space="preserve"> defines the attributes for </w:t>
      </w:r>
      <w:r w:rsidR="00F83FEE">
        <w:rPr>
          <w:lang w:val="en-US"/>
        </w:rPr>
        <w:t xml:space="preserve">the </w:t>
      </w:r>
      <w:r w:rsidR="007E0BF6" w:rsidRPr="001C220C">
        <w:rPr>
          <w:i/>
          <w:lang w:val="en-US"/>
        </w:rPr>
        <w:t>operations schedule</w:t>
      </w:r>
      <w:r w:rsidR="007E0BF6" w:rsidRPr="001C220C">
        <w:rPr>
          <w:lang w:val="en-US"/>
        </w:rPr>
        <w:t>.</w:t>
      </w:r>
    </w:p>
    <w:p w14:paraId="71D3E447" w14:textId="5E767A51" w:rsidR="009E6331" w:rsidRDefault="007E0BF6" w:rsidP="007E0BF6">
      <w:pPr>
        <w:pStyle w:val="TABLE-title"/>
        <w:rPr>
          <w:ins w:id="15092" w:author="Charles Gifford" w:date="2017-03-20T12:01:00Z"/>
          <w:lang w:val="en-US"/>
        </w:rPr>
      </w:pPr>
      <w:bookmarkStart w:id="15093" w:name="_Ref449168258"/>
      <w:bookmarkStart w:id="15094" w:name="_Ref477974764"/>
      <w:bookmarkStart w:id="15095" w:name="_Ref477974757"/>
      <w:bookmarkStart w:id="15096" w:name="_Toc478492465"/>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CB090D">
        <w:rPr>
          <w:noProof/>
          <w:lang w:val="en-US"/>
        </w:rPr>
        <w:t>165</w:t>
      </w:r>
      <w:r w:rsidR="00FD29D6">
        <w:rPr>
          <w:lang w:val="en-US"/>
        </w:rPr>
        <w:fldChar w:fldCharType="end"/>
      </w:r>
      <w:bookmarkEnd w:id="15093"/>
      <w:bookmarkEnd w:id="15094"/>
      <w:r w:rsidRPr="001C220C">
        <w:rPr>
          <w:lang w:val="en-US"/>
        </w:rPr>
        <w:t xml:space="preserve"> </w:t>
      </w:r>
      <w:r>
        <w:rPr>
          <w:lang w:val="en-US"/>
        </w:rPr>
        <w:t>–</w:t>
      </w:r>
      <w:r w:rsidRPr="001C220C">
        <w:rPr>
          <w:lang w:val="en-US"/>
        </w:rPr>
        <w:t xml:space="preserve"> </w:t>
      </w:r>
      <w:r>
        <w:rPr>
          <w:lang w:val="en-US"/>
        </w:rPr>
        <w:t>O</w:t>
      </w:r>
      <w:r w:rsidRPr="001C220C">
        <w:rPr>
          <w:lang w:val="en-US"/>
        </w:rPr>
        <w:t>perations schedule</w:t>
      </w:r>
      <w:r w:rsidRPr="00AC2193">
        <w:rPr>
          <w:lang w:val="en-US"/>
        </w:rPr>
        <w:t xml:space="preserve"> </w:t>
      </w:r>
      <w:r>
        <w:rPr>
          <w:lang w:val="en-US"/>
        </w:rPr>
        <w:t>relationship</w:t>
      </w:r>
      <w:r w:rsidR="00FD240F">
        <w:rPr>
          <w:lang w:val="en-US"/>
        </w:rPr>
        <w:t xml:space="preserve"> role</w:t>
      </w:r>
      <w:r>
        <w:rPr>
          <w:lang w:val="en-US"/>
        </w:rPr>
        <w:t>s</w:t>
      </w:r>
      <w:bookmarkEnd w:id="15095"/>
      <w:bookmarkEnd w:id="15096"/>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170"/>
        <w:gridCol w:w="3690"/>
      </w:tblGrid>
      <w:tr w:rsidR="00FD240F" w:rsidRPr="009432BC" w14:paraId="349E6A43" w14:textId="77777777" w:rsidTr="00FD240F">
        <w:trPr>
          <w:trHeight w:val="197"/>
          <w:tblHeader/>
          <w:ins w:id="15097" w:author="Charles Gifford" w:date="2017-03-20T12:01:00Z"/>
        </w:trPr>
        <w:tc>
          <w:tcPr>
            <w:tcW w:w="2155" w:type="dxa"/>
            <w:shd w:val="clear" w:color="auto" w:fill="auto"/>
          </w:tcPr>
          <w:p w14:paraId="5ECA58CC" w14:textId="77777777" w:rsidR="00FD240F" w:rsidRPr="009432BC" w:rsidRDefault="00FD240F" w:rsidP="00BA06AC">
            <w:pPr>
              <w:pStyle w:val="TABLE-col-heading"/>
              <w:rPr>
                <w:ins w:id="15098" w:author="Charles Gifford" w:date="2017-03-20T12:01:00Z"/>
              </w:rPr>
            </w:pPr>
            <w:ins w:id="15099" w:author="Charles Gifford" w:date="2017-03-20T12:01:00Z">
              <w:r w:rsidRPr="009432BC">
                <w:t>Related Object</w:t>
              </w:r>
            </w:ins>
          </w:p>
        </w:tc>
        <w:tc>
          <w:tcPr>
            <w:tcW w:w="2070" w:type="dxa"/>
            <w:shd w:val="clear" w:color="auto" w:fill="auto"/>
          </w:tcPr>
          <w:p w14:paraId="13BD7CAE" w14:textId="77777777" w:rsidR="00FD240F" w:rsidRPr="009432BC" w:rsidRDefault="00FD240F" w:rsidP="00BA06AC">
            <w:pPr>
              <w:pStyle w:val="TABLE-col-heading"/>
              <w:rPr>
                <w:ins w:id="15100" w:author="Charles Gifford" w:date="2017-03-20T12:01:00Z"/>
              </w:rPr>
            </w:pPr>
            <w:ins w:id="15101" w:author="Charles Gifford" w:date="2017-03-20T12:01:00Z">
              <w:r w:rsidRPr="009432BC">
                <w:t>Role</w:t>
              </w:r>
            </w:ins>
          </w:p>
        </w:tc>
        <w:tc>
          <w:tcPr>
            <w:tcW w:w="1170" w:type="dxa"/>
            <w:shd w:val="clear" w:color="auto" w:fill="auto"/>
          </w:tcPr>
          <w:p w14:paraId="6764C845" w14:textId="77777777" w:rsidR="00FD240F" w:rsidRPr="009432BC" w:rsidRDefault="00FD240F" w:rsidP="00BA06AC">
            <w:pPr>
              <w:pStyle w:val="TABLE-col-heading"/>
              <w:rPr>
                <w:ins w:id="15102" w:author="Charles Gifford" w:date="2017-03-20T12:01:00Z"/>
              </w:rPr>
            </w:pPr>
            <w:ins w:id="15103" w:author="Charles Gifford" w:date="2017-03-20T12:01:00Z">
              <w:r w:rsidRPr="009432BC">
                <w:t>Multiplicity</w:t>
              </w:r>
            </w:ins>
          </w:p>
        </w:tc>
        <w:tc>
          <w:tcPr>
            <w:tcW w:w="3690" w:type="dxa"/>
            <w:shd w:val="clear" w:color="auto" w:fill="auto"/>
          </w:tcPr>
          <w:p w14:paraId="2063ED96" w14:textId="77777777" w:rsidR="00FD240F" w:rsidRPr="009432BC" w:rsidRDefault="00FD240F" w:rsidP="00BA06AC">
            <w:pPr>
              <w:pStyle w:val="TABLE-col-heading"/>
              <w:rPr>
                <w:ins w:id="15104" w:author="Charles Gifford" w:date="2017-03-20T12:01:00Z"/>
              </w:rPr>
            </w:pPr>
            <w:ins w:id="15105" w:author="Charles Gifford" w:date="2017-03-20T12:01:00Z">
              <w:r w:rsidRPr="009432BC">
                <w:t>Description</w:t>
              </w:r>
            </w:ins>
          </w:p>
        </w:tc>
      </w:tr>
      <w:tr w:rsidR="00FD240F" w:rsidRPr="009432BC" w14:paraId="38B6E188" w14:textId="77777777" w:rsidTr="00FD240F">
        <w:trPr>
          <w:trHeight w:val="332"/>
          <w:ins w:id="15106" w:author="Charles Gifford" w:date="2017-03-20T12:01:00Z"/>
        </w:trPr>
        <w:tc>
          <w:tcPr>
            <w:tcW w:w="2155" w:type="dxa"/>
            <w:shd w:val="clear" w:color="auto" w:fill="auto"/>
          </w:tcPr>
          <w:p w14:paraId="3C5F4CDB" w14:textId="5B1E7557" w:rsidR="00FD240F" w:rsidRPr="009432BC" w:rsidRDefault="00FD240F" w:rsidP="00FD240F">
            <w:pPr>
              <w:pStyle w:val="TABLE-cell"/>
              <w:rPr>
                <w:ins w:id="15107" w:author="Charles Gifford" w:date="2017-03-20T12:01:00Z"/>
              </w:rPr>
            </w:pPr>
            <w:ins w:id="15108" w:author="Charles Gifford" w:date="2017-03-20T12:02:00Z">
              <w:r>
                <w:rPr>
                  <w:szCs w:val="20"/>
                  <w:lang w:val="en-US"/>
                </w:rPr>
                <w:t>Operations</w:t>
              </w:r>
              <w:r w:rsidRPr="00AB0960">
                <w:rPr>
                  <w:szCs w:val="20"/>
                  <w:lang w:val="en-US"/>
                </w:rPr>
                <w:t xml:space="preserve"> </w:t>
              </w:r>
              <w:r>
                <w:rPr>
                  <w:szCs w:val="20"/>
                  <w:lang w:val="en-US"/>
                </w:rPr>
                <w:t>request</w:t>
              </w:r>
            </w:ins>
          </w:p>
        </w:tc>
        <w:tc>
          <w:tcPr>
            <w:tcW w:w="2070" w:type="dxa"/>
            <w:shd w:val="clear" w:color="auto" w:fill="auto"/>
          </w:tcPr>
          <w:p w14:paraId="2F143019" w14:textId="20E37FA0" w:rsidR="00FD240F" w:rsidRPr="009432BC" w:rsidRDefault="00FD240F" w:rsidP="00FD240F">
            <w:pPr>
              <w:pStyle w:val="TABLE-cell"/>
              <w:rPr>
                <w:ins w:id="15109" w:author="Charles Gifford" w:date="2017-03-20T12:01:00Z"/>
              </w:rPr>
            </w:pPr>
            <w:ins w:id="15110" w:author="Charles Gifford" w:date="2017-03-20T12:02:00Z">
              <w:r>
                <w:rPr>
                  <w:szCs w:val="20"/>
                  <w:lang w:val="en-US"/>
                </w:rPr>
                <w:t>Operations request</w:t>
              </w:r>
            </w:ins>
          </w:p>
        </w:tc>
        <w:tc>
          <w:tcPr>
            <w:tcW w:w="1170" w:type="dxa"/>
            <w:shd w:val="clear" w:color="auto" w:fill="auto"/>
          </w:tcPr>
          <w:p w14:paraId="3485EDF3" w14:textId="7415D821" w:rsidR="00FD240F" w:rsidRPr="009432BC" w:rsidRDefault="00FD240F" w:rsidP="00FD240F">
            <w:pPr>
              <w:pStyle w:val="TABLE-cell"/>
              <w:rPr>
                <w:ins w:id="15111" w:author="Charles Gifford" w:date="2017-03-20T12:01:00Z"/>
              </w:rPr>
            </w:pPr>
            <w:ins w:id="15112" w:author="Charles Gifford" w:date="2017-03-20T12:02:00Z">
              <w:r>
                <w:rPr>
                  <w:szCs w:val="20"/>
                  <w:lang w:val="en-US"/>
                </w:rPr>
                <w:t>1..*</w:t>
              </w:r>
            </w:ins>
          </w:p>
        </w:tc>
        <w:tc>
          <w:tcPr>
            <w:tcW w:w="3690" w:type="dxa"/>
            <w:shd w:val="clear" w:color="auto" w:fill="auto"/>
          </w:tcPr>
          <w:p w14:paraId="110645F7" w14:textId="2E2911DA" w:rsidR="00FD240F" w:rsidRPr="009432BC" w:rsidRDefault="00FD240F" w:rsidP="00FD240F">
            <w:pPr>
              <w:pStyle w:val="TABLE-cell"/>
              <w:rPr>
                <w:ins w:id="15113" w:author="Charles Gifford" w:date="2017-03-20T12:01:00Z"/>
              </w:rPr>
            </w:pPr>
            <w:ins w:id="15114" w:author="Charles Gifford" w:date="2017-03-20T12:03:00Z">
              <w:r w:rsidRPr="00BE0F67">
                <w:rPr>
                  <w:lang w:val="en-US"/>
                </w:rPr>
                <w:t xml:space="preserve">The </w:t>
              </w:r>
              <w:r w:rsidRPr="0004522A">
                <w:rPr>
                  <w:i/>
                  <w:lang w:val="en-US"/>
                </w:rPr>
                <w:t>operations requests</w:t>
              </w:r>
              <w:r>
                <w:rPr>
                  <w:lang w:val="en-US"/>
                </w:rPr>
                <w:t xml:space="preserve"> that make up the </w:t>
              </w:r>
              <w:r w:rsidRPr="0004522A">
                <w:rPr>
                  <w:i/>
                  <w:lang w:val="en-US"/>
                </w:rPr>
                <w:t>operations schedule</w:t>
              </w:r>
              <w:r>
                <w:rPr>
                  <w:lang w:val="en-US"/>
                </w:rPr>
                <w:t>.</w:t>
              </w:r>
            </w:ins>
          </w:p>
        </w:tc>
      </w:tr>
    </w:tbl>
    <w:p w14:paraId="06ED1C21" w14:textId="3B69DC21" w:rsidR="009E6331" w:rsidRPr="001C220C" w:rsidRDefault="009E6331" w:rsidP="000D7FCB">
      <w:pPr>
        <w:pStyle w:val="TABLE-title"/>
        <w:rPr>
          <w:lang w:val="en-US"/>
        </w:rPr>
      </w:pPr>
      <w:bookmarkStart w:id="15115" w:name="_Ref161724020"/>
      <w:bookmarkStart w:id="15116" w:name="_Toc161631651"/>
      <w:bookmarkStart w:id="15117" w:name="_Toc266864178"/>
      <w:bookmarkStart w:id="15118" w:name="_Toc306621066"/>
      <w:bookmarkStart w:id="15119" w:name="_Toc320178462"/>
      <w:bookmarkStart w:id="15120" w:name="_Toc478492466"/>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CB090D">
        <w:rPr>
          <w:noProof/>
          <w:lang w:val="en-US"/>
        </w:rPr>
        <w:t>166</w:t>
      </w:r>
      <w:r w:rsidR="00FD29D6">
        <w:rPr>
          <w:lang w:val="en-US"/>
        </w:rPr>
        <w:fldChar w:fldCharType="end"/>
      </w:r>
      <w:bookmarkEnd w:id="15115"/>
      <w:r w:rsidRPr="001C220C">
        <w:rPr>
          <w:lang w:val="en-US"/>
        </w:rPr>
        <w:t xml:space="preserve"> </w:t>
      </w:r>
      <w:r w:rsidR="000D7FCB">
        <w:rPr>
          <w:lang w:val="en-US"/>
        </w:rPr>
        <w:t>–</w:t>
      </w:r>
      <w:r w:rsidRPr="001C220C">
        <w:rPr>
          <w:lang w:val="en-US"/>
        </w:rPr>
        <w:t xml:space="preserve"> </w:t>
      </w:r>
      <w:r w:rsidR="003B2776">
        <w:rPr>
          <w:lang w:val="en-US"/>
        </w:rPr>
        <w:t>O</w:t>
      </w:r>
      <w:r w:rsidR="006A5B9A" w:rsidRPr="001C220C">
        <w:rPr>
          <w:lang w:val="en-US"/>
        </w:rPr>
        <w:t>perations schedule</w:t>
      </w:r>
      <w:bookmarkEnd w:id="15116"/>
      <w:bookmarkEnd w:id="15117"/>
      <w:bookmarkEnd w:id="15118"/>
      <w:bookmarkEnd w:id="15119"/>
      <w:r w:rsidR="003B2776" w:rsidRPr="00AC2193">
        <w:rPr>
          <w:lang w:val="en-US"/>
        </w:rPr>
        <w:t xml:space="preserve"> </w:t>
      </w:r>
      <w:r w:rsidR="003B2776">
        <w:rPr>
          <w:lang w:val="en-US"/>
        </w:rPr>
        <w:t>attributes</w:t>
      </w:r>
      <w:bookmarkEnd w:id="15120"/>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29"/>
        <w:gridCol w:w="1131"/>
      </w:tblGrid>
      <w:tr w:rsidR="009E6331" w:rsidRPr="00FD240F" w14:paraId="64E76727" w14:textId="77777777" w:rsidTr="00DA07D1">
        <w:trPr>
          <w:tblHeader/>
          <w:jc w:val="center"/>
        </w:trPr>
        <w:tc>
          <w:tcPr>
            <w:tcW w:w="1269" w:type="dxa"/>
          </w:tcPr>
          <w:p w14:paraId="515CCEB1" w14:textId="77777777" w:rsidR="009E6331" w:rsidRPr="00FD240F" w:rsidRDefault="009E6331" w:rsidP="00FD240F">
            <w:pPr>
              <w:pStyle w:val="TABLE-col-heading"/>
            </w:pPr>
            <w:r w:rsidRPr="00FD240F">
              <w:t xml:space="preserve">Attribute </w:t>
            </w:r>
            <w:r w:rsidR="006618D3" w:rsidRPr="00FD240F">
              <w:t>n</w:t>
            </w:r>
            <w:r w:rsidRPr="00FD240F">
              <w:t>ame</w:t>
            </w:r>
          </w:p>
        </w:tc>
        <w:tc>
          <w:tcPr>
            <w:tcW w:w="2880" w:type="dxa"/>
          </w:tcPr>
          <w:p w14:paraId="707238AF" w14:textId="77777777" w:rsidR="009E6331" w:rsidRPr="00FD240F" w:rsidRDefault="009E6331" w:rsidP="00FD240F">
            <w:pPr>
              <w:pStyle w:val="TABLE-col-heading"/>
            </w:pPr>
            <w:r w:rsidRPr="00FD240F">
              <w:t>Description</w:t>
            </w:r>
          </w:p>
        </w:tc>
        <w:tc>
          <w:tcPr>
            <w:tcW w:w="1440" w:type="dxa"/>
          </w:tcPr>
          <w:p w14:paraId="68F5905A" w14:textId="77777777" w:rsidR="009E6331" w:rsidRPr="00FD240F" w:rsidRDefault="00AE4770" w:rsidP="00FD240F">
            <w:pPr>
              <w:pStyle w:val="TABLE-col-heading"/>
            </w:pPr>
            <w:r w:rsidRPr="00FD240F">
              <w:t>Production example</w:t>
            </w:r>
            <w:r w:rsidR="009E6331" w:rsidRPr="00FD240F">
              <w:t>s</w:t>
            </w:r>
          </w:p>
        </w:tc>
        <w:tc>
          <w:tcPr>
            <w:tcW w:w="1297" w:type="dxa"/>
          </w:tcPr>
          <w:p w14:paraId="2FAFB36C" w14:textId="77777777" w:rsidR="009E6331" w:rsidRPr="00FD240F" w:rsidRDefault="00AE4770" w:rsidP="00FD240F">
            <w:pPr>
              <w:pStyle w:val="TABLE-col-heading"/>
            </w:pPr>
            <w:r w:rsidRPr="00FD240F">
              <w:t>Maintenance example</w:t>
            </w:r>
            <w:r w:rsidR="009E6331" w:rsidRPr="00FD240F">
              <w:t>s</w:t>
            </w:r>
          </w:p>
        </w:tc>
        <w:tc>
          <w:tcPr>
            <w:tcW w:w="1029" w:type="dxa"/>
          </w:tcPr>
          <w:p w14:paraId="02831134" w14:textId="77777777" w:rsidR="009E6331" w:rsidRPr="00FD240F" w:rsidRDefault="00AE4770" w:rsidP="00FD240F">
            <w:pPr>
              <w:pStyle w:val="TABLE-col-heading"/>
            </w:pPr>
            <w:r w:rsidRPr="00FD240F">
              <w:t>Quality example</w:t>
            </w:r>
            <w:r w:rsidR="009E6331" w:rsidRPr="00FD240F">
              <w:t>s</w:t>
            </w:r>
          </w:p>
        </w:tc>
        <w:tc>
          <w:tcPr>
            <w:tcW w:w="1131" w:type="dxa"/>
          </w:tcPr>
          <w:p w14:paraId="793798A2" w14:textId="77777777" w:rsidR="009E6331" w:rsidRPr="00FD240F" w:rsidRDefault="00AE4770" w:rsidP="00FD240F">
            <w:pPr>
              <w:pStyle w:val="TABLE-col-heading"/>
            </w:pPr>
            <w:r w:rsidRPr="00FD240F">
              <w:t>Inventory example</w:t>
            </w:r>
            <w:r w:rsidR="009E6331" w:rsidRPr="00FD240F">
              <w:t>s</w:t>
            </w:r>
          </w:p>
        </w:tc>
      </w:tr>
      <w:tr w:rsidR="009E6331" w:rsidRPr="001C220C" w14:paraId="201CFCCB" w14:textId="77777777" w:rsidTr="00DA07D1">
        <w:trPr>
          <w:cantSplit/>
          <w:jc w:val="center"/>
        </w:trPr>
        <w:tc>
          <w:tcPr>
            <w:tcW w:w="1269" w:type="dxa"/>
          </w:tcPr>
          <w:p w14:paraId="1C6D2E18" w14:textId="77777777" w:rsidR="009E6331" w:rsidRPr="001C220C" w:rsidRDefault="009E6331" w:rsidP="00FD240F">
            <w:pPr>
              <w:pStyle w:val="TABLE-cell"/>
              <w:rPr>
                <w:lang w:val="en-US"/>
              </w:rPr>
            </w:pPr>
            <w:r w:rsidRPr="001C220C">
              <w:rPr>
                <w:lang w:val="en-US"/>
              </w:rPr>
              <w:t>ID</w:t>
            </w:r>
          </w:p>
        </w:tc>
        <w:tc>
          <w:tcPr>
            <w:tcW w:w="2880" w:type="dxa"/>
          </w:tcPr>
          <w:p w14:paraId="238E09EA" w14:textId="77777777" w:rsidR="009E6331" w:rsidRPr="001C220C" w:rsidRDefault="009E6331" w:rsidP="00FD240F">
            <w:pPr>
              <w:pStyle w:val="TABLE-cell"/>
              <w:rPr>
                <w:lang w:val="en-US"/>
              </w:rPr>
            </w:pPr>
            <w:r w:rsidRPr="001C220C">
              <w:rPr>
                <w:lang w:val="en-US"/>
              </w:rPr>
              <w:t xml:space="preserve">A unique identification of the </w:t>
            </w:r>
            <w:r w:rsidR="006A5B9A" w:rsidRPr="001C220C">
              <w:rPr>
                <w:i/>
                <w:lang w:val="en-US"/>
              </w:rPr>
              <w:t>operations schedule</w:t>
            </w:r>
            <w:r w:rsidRPr="001C220C">
              <w:rPr>
                <w:lang w:val="en-US"/>
              </w:rPr>
              <w:t xml:space="preserve"> and could include version and revision identification.</w:t>
            </w:r>
          </w:p>
          <w:p w14:paraId="1B1F1C85" w14:textId="77777777" w:rsidR="009E6331" w:rsidRPr="001C220C" w:rsidRDefault="009E6331" w:rsidP="00FD240F">
            <w:pPr>
              <w:pStyle w:val="TABLE-cell"/>
              <w:rPr>
                <w:lang w:val="en-US"/>
              </w:rPr>
            </w:pPr>
            <w:r w:rsidRPr="001C220C">
              <w:rPr>
                <w:lang w:val="en-US"/>
              </w:rPr>
              <w:t xml:space="preserve">The ID shall be used in other parts of the model when the </w:t>
            </w:r>
            <w:r w:rsidR="006A5B9A" w:rsidRPr="001C220C">
              <w:rPr>
                <w:i/>
                <w:lang w:val="en-US"/>
              </w:rPr>
              <w:t>operations schedule</w:t>
            </w:r>
            <w:r w:rsidRPr="001C220C">
              <w:rPr>
                <w:i/>
                <w:lang w:val="en-US"/>
              </w:rPr>
              <w:t xml:space="preserve"> </w:t>
            </w:r>
            <w:r w:rsidRPr="001C220C">
              <w:rPr>
                <w:lang w:val="en-US"/>
              </w:rPr>
              <w:t>needs to be identified.</w:t>
            </w:r>
          </w:p>
        </w:tc>
        <w:tc>
          <w:tcPr>
            <w:tcW w:w="1440" w:type="dxa"/>
          </w:tcPr>
          <w:p w14:paraId="1395CADF" w14:textId="77777777" w:rsidR="009E6331" w:rsidRPr="001C220C" w:rsidRDefault="009E6331" w:rsidP="00FD240F">
            <w:pPr>
              <w:pStyle w:val="TABLE-cell"/>
              <w:rPr>
                <w:lang w:val="en-US"/>
              </w:rPr>
            </w:pPr>
            <w:r w:rsidRPr="001C220C">
              <w:rPr>
                <w:lang w:val="en-US"/>
              </w:rPr>
              <w:t>PMMFUF</w:t>
            </w:r>
          </w:p>
          <w:p w14:paraId="74949B75" w14:textId="77777777" w:rsidR="009E6331" w:rsidRPr="001C220C" w:rsidRDefault="009E6331" w:rsidP="00FD240F">
            <w:pPr>
              <w:pStyle w:val="TABLE-cell"/>
              <w:rPr>
                <w:lang w:val="en-US"/>
              </w:rPr>
            </w:pPr>
          </w:p>
        </w:tc>
        <w:tc>
          <w:tcPr>
            <w:tcW w:w="1297" w:type="dxa"/>
          </w:tcPr>
          <w:p w14:paraId="041CDE87" w14:textId="77777777" w:rsidR="009E6331" w:rsidRPr="001C220C" w:rsidRDefault="009E6331" w:rsidP="00FD240F">
            <w:pPr>
              <w:pStyle w:val="TABLE-cell"/>
              <w:rPr>
                <w:lang w:val="en-US"/>
              </w:rPr>
            </w:pPr>
            <w:r w:rsidRPr="001C220C">
              <w:rPr>
                <w:lang w:val="en-US"/>
              </w:rPr>
              <w:t>MWOIDND</w:t>
            </w:r>
          </w:p>
          <w:p w14:paraId="6291A0CE" w14:textId="77777777" w:rsidR="009E6331" w:rsidRPr="001C220C" w:rsidRDefault="009E6331" w:rsidP="00FD240F">
            <w:pPr>
              <w:pStyle w:val="TABLE-cell"/>
              <w:rPr>
                <w:lang w:val="en-US"/>
              </w:rPr>
            </w:pPr>
          </w:p>
        </w:tc>
        <w:tc>
          <w:tcPr>
            <w:tcW w:w="1029" w:type="dxa"/>
          </w:tcPr>
          <w:p w14:paraId="07D2EEC8" w14:textId="77777777" w:rsidR="009E6331" w:rsidRPr="001C220C" w:rsidRDefault="009E6331" w:rsidP="00FD240F">
            <w:pPr>
              <w:pStyle w:val="TABLE-cell"/>
              <w:rPr>
                <w:lang w:val="en-US"/>
              </w:rPr>
            </w:pPr>
            <w:r w:rsidRPr="001C220C">
              <w:rPr>
                <w:lang w:val="en-US"/>
              </w:rPr>
              <w:t>QNFKVUV</w:t>
            </w:r>
          </w:p>
          <w:p w14:paraId="421F305E" w14:textId="77777777" w:rsidR="009E6331" w:rsidRPr="001C220C" w:rsidRDefault="009E6331" w:rsidP="00FD240F">
            <w:pPr>
              <w:pStyle w:val="TABLE-cell"/>
              <w:rPr>
                <w:lang w:val="en-US"/>
              </w:rPr>
            </w:pPr>
          </w:p>
        </w:tc>
        <w:tc>
          <w:tcPr>
            <w:tcW w:w="1131" w:type="dxa"/>
          </w:tcPr>
          <w:p w14:paraId="418F6B74" w14:textId="77777777" w:rsidR="009E6331" w:rsidRPr="001C220C" w:rsidRDefault="009E6331" w:rsidP="00FD240F">
            <w:pPr>
              <w:pStyle w:val="TABLE-cell"/>
              <w:rPr>
                <w:lang w:val="en-US"/>
              </w:rPr>
            </w:pPr>
            <w:r w:rsidRPr="001C220C">
              <w:rPr>
                <w:lang w:val="en-US"/>
              </w:rPr>
              <w:t>IECBDU</w:t>
            </w:r>
          </w:p>
          <w:p w14:paraId="361A0ACC" w14:textId="77777777" w:rsidR="009E6331" w:rsidRPr="001C220C" w:rsidRDefault="009E6331" w:rsidP="00FD240F">
            <w:pPr>
              <w:pStyle w:val="TABLE-cell"/>
              <w:rPr>
                <w:lang w:val="en-US"/>
              </w:rPr>
            </w:pPr>
          </w:p>
        </w:tc>
      </w:tr>
      <w:tr w:rsidR="00AC2193" w:rsidRPr="001C220C" w14:paraId="718B9C61" w14:textId="77777777" w:rsidTr="00DA07D1">
        <w:trPr>
          <w:cantSplit/>
          <w:jc w:val="center"/>
        </w:trPr>
        <w:tc>
          <w:tcPr>
            <w:tcW w:w="1269" w:type="dxa"/>
          </w:tcPr>
          <w:p w14:paraId="131AB291" w14:textId="77777777" w:rsidR="00AC2193" w:rsidRPr="001C220C" w:rsidRDefault="00AC2193" w:rsidP="00FD240F">
            <w:pPr>
              <w:pStyle w:val="TABLE-cell"/>
              <w:rPr>
                <w:lang w:val="en-US"/>
              </w:rPr>
            </w:pPr>
            <w:r w:rsidRPr="001C220C">
              <w:rPr>
                <w:lang w:val="en-US"/>
              </w:rPr>
              <w:t>Description</w:t>
            </w:r>
          </w:p>
        </w:tc>
        <w:tc>
          <w:tcPr>
            <w:tcW w:w="2880" w:type="dxa"/>
          </w:tcPr>
          <w:p w14:paraId="02412EB6" w14:textId="77777777" w:rsidR="00AC2193" w:rsidRPr="001C220C" w:rsidRDefault="00AC2193" w:rsidP="00FD240F">
            <w:pPr>
              <w:pStyle w:val="TABLE-cell"/>
              <w:rPr>
                <w:lang w:val="en-US"/>
              </w:rPr>
            </w:pPr>
            <w:r w:rsidRPr="001C220C">
              <w:rPr>
                <w:lang w:val="en-US"/>
              </w:rPr>
              <w:t xml:space="preserve">Contains additional information and descriptions of the </w:t>
            </w:r>
            <w:r w:rsidRPr="001C220C">
              <w:rPr>
                <w:i/>
                <w:lang w:val="en-US"/>
              </w:rPr>
              <w:t xml:space="preserve">operations schedule. </w:t>
            </w:r>
          </w:p>
        </w:tc>
        <w:tc>
          <w:tcPr>
            <w:tcW w:w="1440" w:type="dxa"/>
          </w:tcPr>
          <w:p w14:paraId="19A99AEA" w14:textId="77777777" w:rsidR="00AC2193" w:rsidRPr="001C220C" w:rsidRDefault="00AC2193" w:rsidP="00FD240F">
            <w:pPr>
              <w:pStyle w:val="TABLE-cell"/>
              <w:rPr>
                <w:lang w:val="en-US"/>
              </w:rPr>
            </w:pPr>
            <w:r w:rsidRPr="001C220C">
              <w:rPr>
                <w:lang w:val="en-US"/>
              </w:rPr>
              <w:t>Widget manufacturing schedule</w:t>
            </w:r>
          </w:p>
        </w:tc>
        <w:tc>
          <w:tcPr>
            <w:tcW w:w="1297" w:type="dxa"/>
          </w:tcPr>
          <w:p w14:paraId="1AA8CF97" w14:textId="77777777" w:rsidR="00AC2193" w:rsidRPr="001C220C" w:rsidRDefault="00AC2193" w:rsidP="00FD240F">
            <w:pPr>
              <w:pStyle w:val="TABLE-cell"/>
              <w:rPr>
                <w:lang w:val="en-US"/>
              </w:rPr>
            </w:pPr>
            <w:r w:rsidRPr="001C220C">
              <w:rPr>
                <w:lang w:val="en-US"/>
              </w:rPr>
              <w:t>Daily Planned Maintenance</w:t>
            </w:r>
          </w:p>
        </w:tc>
        <w:tc>
          <w:tcPr>
            <w:tcW w:w="1029" w:type="dxa"/>
          </w:tcPr>
          <w:p w14:paraId="59309065" w14:textId="77777777" w:rsidR="00AC2193" w:rsidRPr="001C220C" w:rsidRDefault="00AC2193" w:rsidP="00FD240F">
            <w:pPr>
              <w:pStyle w:val="TABLE-cell"/>
              <w:rPr>
                <w:lang w:val="en-US"/>
              </w:rPr>
            </w:pPr>
            <w:r w:rsidRPr="001C220C">
              <w:rPr>
                <w:lang w:val="en-US"/>
              </w:rPr>
              <w:t>Widget raw material testing schedule</w:t>
            </w:r>
          </w:p>
        </w:tc>
        <w:tc>
          <w:tcPr>
            <w:tcW w:w="1131" w:type="dxa"/>
          </w:tcPr>
          <w:p w14:paraId="372069E7" w14:textId="77777777" w:rsidR="00AC2193" w:rsidRPr="001C220C" w:rsidRDefault="00AC2193" w:rsidP="00FD240F">
            <w:pPr>
              <w:pStyle w:val="TABLE-cell"/>
              <w:rPr>
                <w:lang w:val="en-US"/>
              </w:rPr>
            </w:pPr>
            <w:r w:rsidRPr="001C220C">
              <w:rPr>
                <w:lang w:val="en-US"/>
              </w:rPr>
              <w:t>Widget raw material staging schedule</w:t>
            </w:r>
          </w:p>
        </w:tc>
      </w:tr>
      <w:tr w:rsidR="00AC2193" w:rsidRPr="001C220C" w14:paraId="22905E5B" w14:textId="77777777" w:rsidTr="00DA07D1">
        <w:trPr>
          <w:cantSplit/>
          <w:jc w:val="center"/>
        </w:trPr>
        <w:tc>
          <w:tcPr>
            <w:tcW w:w="1269" w:type="dxa"/>
          </w:tcPr>
          <w:p w14:paraId="13FB30CC" w14:textId="77777777" w:rsidR="00AC2193" w:rsidRPr="001C220C" w:rsidRDefault="00AC2193" w:rsidP="00FD240F">
            <w:pPr>
              <w:pStyle w:val="TABLE-cell"/>
              <w:rPr>
                <w:lang w:val="en-US"/>
              </w:rPr>
            </w:pPr>
            <w:r w:rsidRPr="001C220C">
              <w:rPr>
                <w:lang w:val="en-US"/>
              </w:rPr>
              <w:t>Operations type</w:t>
            </w:r>
          </w:p>
        </w:tc>
        <w:tc>
          <w:tcPr>
            <w:tcW w:w="2880" w:type="dxa"/>
          </w:tcPr>
          <w:p w14:paraId="268BC9D1" w14:textId="77777777" w:rsidR="00D63C9E" w:rsidRDefault="00AC2193" w:rsidP="00FD240F">
            <w:pPr>
              <w:pStyle w:val="TABLE-cell"/>
              <w:rPr>
                <w:lang w:val="en-US"/>
              </w:rPr>
            </w:pPr>
            <w:r w:rsidRPr="001C220C">
              <w:rPr>
                <w:lang w:val="en-US"/>
              </w:rPr>
              <w:t>Describes the category of operation.</w:t>
            </w:r>
            <w:r w:rsidR="00D63C9E">
              <w:rPr>
                <w:lang w:val="en-US"/>
              </w:rPr>
              <w:t xml:space="preserve"> </w:t>
            </w:r>
            <w:r w:rsidRPr="001C220C">
              <w:rPr>
                <w:lang w:val="en-US"/>
              </w:rPr>
              <w:t>Required attribute</w:t>
            </w:r>
            <w:r w:rsidR="00D63C9E">
              <w:rPr>
                <w:lang w:val="en-US"/>
              </w:rPr>
              <w:t xml:space="preserve">. </w:t>
            </w:r>
            <w:r w:rsidRPr="001C220C">
              <w:rPr>
                <w:lang w:val="en-US"/>
              </w:rPr>
              <w:t xml:space="preserve">Defined values are: </w:t>
            </w:r>
          </w:p>
          <w:p w14:paraId="5BCA2A3F" w14:textId="77777777" w:rsidR="00AC2193" w:rsidRPr="001C220C" w:rsidRDefault="00AC2193" w:rsidP="00FD240F">
            <w:pPr>
              <w:pStyle w:val="TABLE-cell"/>
              <w:rPr>
                <w:lang w:val="en-US"/>
              </w:rPr>
            </w:pPr>
            <w:r w:rsidRPr="001C220C">
              <w:rPr>
                <w:lang w:val="en-US"/>
              </w:rPr>
              <w:t xml:space="preserve">Production, </w:t>
            </w:r>
            <w:r w:rsidR="003A5A2B">
              <w:rPr>
                <w:lang w:val="en-US"/>
              </w:rPr>
              <w:t>m</w:t>
            </w:r>
            <w:r w:rsidRPr="001C220C">
              <w:rPr>
                <w:lang w:val="en-US"/>
              </w:rPr>
              <w:t xml:space="preserve">aintenance, </w:t>
            </w:r>
            <w:r w:rsidR="003A5A2B">
              <w:rPr>
                <w:lang w:val="en-US"/>
              </w:rPr>
              <w:t>q</w:t>
            </w:r>
            <w:r w:rsidRPr="001C220C">
              <w:rPr>
                <w:lang w:val="en-US"/>
              </w:rPr>
              <w:t xml:space="preserve">uality, </w:t>
            </w:r>
            <w:r w:rsidR="003A5A2B">
              <w:rPr>
                <w:lang w:val="en-US"/>
              </w:rPr>
              <w:t>i</w:t>
            </w:r>
            <w:r w:rsidRPr="001C220C">
              <w:rPr>
                <w:lang w:val="en-US"/>
              </w:rPr>
              <w:t xml:space="preserve">nventory, and </w:t>
            </w:r>
            <w:r w:rsidR="003A5A2B">
              <w:rPr>
                <w:lang w:val="en-US"/>
              </w:rPr>
              <w:t>m</w:t>
            </w:r>
            <w:r w:rsidRPr="001C220C">
              <w:rPr>
                <w:lang w:val="en-US"/>
              </w:rPr>
              <w:t>ixed.</w:t>
            </w:r>
          </w:p>
          <w:p w14:paraId="75C38C20" w14:textId="77777777" w:rsidR="00AC2193" w:rsidRPr="001C220C" w:rsidRDefault="00AC2193" w:rsidP="00FD240F">
            <w:pPr>
              <w:pStyle w:val="TABLE-cell"/>
              <w:rPr>
                <w:lang w:val="en-US"/>
              </w:rPr>
            </w:pPr>
            <w:r w:rsidRPr="001C220C">
              <w:rPr>
                <w:lang w:val="en-US"/>
              </w:rPr>
              <w:t xml:space="preserve">“Mixed” shall be used when the </w:t>
            </w:r>
            <w:r w:rsidRPr="003A5A2B">
              <w:rPr>
                <w:i/>
                <w:lang w:val="en-US"/>
              </w:rPr>
              <w:t xml:space="preserve">operations schedule </w:t>
            </w:r>
            <w:r w:rsidRPr="001C220C">
              <w:rPr>
                <w:lang w:val="en-US"/>
              </w:rPr>
              <w:t xml:space="preserve">contains several types of </w:t>
            </w:r>
            <w:r w:rsidRPr="003A5A2B">
              <w:rPr>
                <w:i/>
                <w:lang w:val="en-US"/>
              </w:rPr>
              <w:t>operations requests</w:t>
            </w:r>
            <w:r w:rsidRPr="001C220C">
              <w:rPr>
                <w:lang w:val="en-US"/>
              </w:rPr>
              <w:t xml:space="preserve"> and/or </w:t>
            </w:r>
            <w:r w:rsidRPr="003A5A2B">
              <w:rPr>
                <w:i/>
                <w:lang w:val="en-US"/>
              </w:rPr>
              <w:t>segment requirements</w:t>
            </w:r>
            <w:r w:rsidRPr="001C220C">
              <w:rPr>
                <w:lang w:val="en-US"/>
              </w:rPr>
              <w:t xml:space="preserve">. </w:t>
            </w:r>
          </w:p>
        </w:tc>
        <w:tc>
          <w:tcPr>
            <w:tcW w:w="1440" w:type="dxa"/>
          </w:tcPr>
          <w:p w14:paraId="69E38E46" w14:textId="77777777" w:rsidR="00AC2193" w:rsidRPr="001C220C" w:rsidRDefault="00AC2193" w:rsidP="00FD240F">
            <w:pPr>
              <w:pStyle w:val="TABLE-cell"/>
              <w:rPr>
                <w:lang w:val="en-US"/>
              </w:rPr>
            </w:pPr>
            <w:r w:rsidRPr="001C220C">
              <w:rPr>
                <w:lang w:val="en-US"/>
              </w:rPr>
              <w:t>Production</w:t>
            </w:r>
          </w:p>
        </w:tc>
        <w:tc>
          <w:tcPr>
            <w:tcW w:w="1297" w:type="dxa"/>
          </w:tcPr>
          <w:p w14:paraId="59D60DF0" w14:textId="77777777" w:rsidR="00AC2193" w:rsidRPr="001C220C" w:rsidRDefault="00AC2193" w:rsidP="00FD240F">
            <w:pPr>
              <w:pStyle w:val="TABLE-cell"/>
              <w:rPr>
                <w:lang w:val="en-US"/>
              </w:rPr>
            </w:pPr>
            <w:r w:rsidRPr="001C220C">
              <w:rPr>
                <w:lang w:val="en-US"/>
              </w:rPr>
              <w:t>Maintenance</w:t>
            </w:r>
          </w:p>
        </w:tc>
        <w:tc>
          <w:tcPr>
            <w:tcW w:w="1029" w:type="dxa"/>
          </w:tcPr>
          <w:p w14:paraId="03E1895B" w14:textId="77777777" w:rsidR="00AC2193" w:rsidRPr="001C220C" w:rsidRDefault="00AC2193" w:rsidP="00FD240F">
            <w:pPr>
              <w:pStyle w:val="TABLE-cell"/>
              <w:rPr>
                <w:lang w:val="en-US"/>
              </w:rPr>
            </w:pPr>
            <w:r w:rsidRPr="001C220C">
              <w:rPr>
                <w:lang w:val="en-US"/>
              </w:rPr>
              <w:t>Quality</w:t>
            </w:r>
          </w:p>
        </w:tc>
        <w:tc>
          <w:tcPr>
            <w:tcW w:w="1131" w:type="dxa"/>
          </w:tcPr>
          <w:p w14:paraId="7E5F2160" w14:textId="77777777" w:rsidR="00AC2193" w:rsidRPr="001C220C" w:rsidRDefault="00AC2193" w:rsidP="00FD240F">
            <w:pPr>
              <w:pStyle w:val="TABLE-cell"/>
              <w:rPr>
                <w:lang w:val="en-US"/>
              </w:rPr>
            </w:pPr>
            <w:r w:rsidRPr="001C220C">
              <w:rPr>
                <w:lang w:val="en-US"/>
              </w:rPr>
              <w:t>Inventory</w:t>
            </w:r>
          </w:p>
        </w:tc>
      </w:tr>
      <w:tr w:rsidR="00AC2193" w:rsidRPr="001C220C" w14:paraId="3D05B1D1" w14:textId="77777777" w:rsidTr="00DA07D1">
        <w:trPr>
          <w:cantSplit/>
          <w:jc w:val="center"/>
        </w:trPr>
        <w:tc>
          <w:tcPr>
            <w:tcW w:w="1269" w:type="dxa"/>
          </w:tcPr>
          <w:p w14:paraId="178093EA" w14:textId="77777777" w:rsidR="00AC2193" w:rsidRPr="001C220C" w:rsidRDefault="00AC2193" w:rsidP="00FD240F">
            <w:pPr>
              <w:pStyle w:val="TABLE-cell"/>
              <w:rPr>
                <w:lang w:val="en-US"/>
              </w:rPr>
            </w:pPr>
            <w:r w:rsidRPr="001C220C">
              <w:rPr>
                <w:lang w:val="en-US"/>
              </w:rPr>
              <w:t xml:space="preserve">Start </w:t>
            </w:r>
            <w:r w:rsidR="003A5A2B">
              <w:rPr>
                <w:lang w:val="en-US"/>
              </w:rPr>
              <w:t>t</w:t>
            </w:r>
            <w:r w:rsidRPr="001C220C">
              <w:rPr>
                <w:lang w:val="en-US"/>
              </w:rPr>
              <w:t>ime</w:t>
            </w:r>
          </w:p>
        </w:tc>
        <w:tc>
          <w:tcPr>
            <w:tcW w:w="2880" w:type="dxa"/>
          </w:tcPr>
          <w:p w14:paraId="3AB73D18" w14:textId="77777777" w:rsidR="00AC2193" w:rsidRPr="001C220C" w:rsidRDefault="00AC2193" w:rsidP="00FD240F">
            <w:pPr>
              <w:pStyle w:val="TABLE-cell"/>
              <w:rPr>
                <w:lang w:val="en-US"/>
              </w:rPr>
            </w:pPr>
            <w:r w:rsidRPr="001C220C">
              <w:rPr>
                <w:lang w:val="en-US"/>
              </w:rPr>
              <w:t xml:space="preserve">The starting time for the associated </w:t>
            </w:r>
            <w:r w:rsidRPr="001C220C">
              <w:rPr>
                <w:i/>
                <w:lang w:val="en-US"/>
              </w:rPr>
              <w:t>operations schedule</w:t>
            </w:r>
            <w:r w:rsidRPr="001C220C">
              <w:rPr>
                <w:lang w:val="en-US"/>
              </w:rPr>
              <w:t>, if applicable.</w:t>
            </w:r>
          </w:p>
        </w:tc>
        <w:tc>
          <w:tcPr>
            <w:tcW w:w="1440" w:type="dxa"/>
          </w:tcPr>
          <w:p w14:paraId="22AF8754" w14:textId="77777777" w:rsidR="00AC2193" w:rsidRPr="001C220C" w:rsidRDefault="00AC2193" w:rsidP="00FD240F">
            <w:pPr>
              <w:pStyle w:val="TABLE-cell"/>
              <w:rPr>
                <w:lang w:val="en-US"/>
              </w:rPr>
            </w:pPr>
            <w:smartTag w:uri="urn:schemas-microsoft-com:office:smarttags" w:element="chsdate">
              <w:smartTagPr>
                <w:attr w:name="IsROCDate" w:val="False"/>
                <w:attr w:name="IsLunarDate" w:val="False"/>
                <w:attr w:name="Day" w:val="28"/>
                <w:attr w:name="Month" w:val="10"/>
                <w:attr w:name="Year" w:val="2006"/>
              </w:smartTagPr>
              <w:smartTag w:uri="urn:schemas-microsoft-com:office:smarttags" w:element="date">
                <w:smartTagPr>
                  <w:attr w:name="ls" w:val="trans"/>
                  <w:attr w:name="Month" w:val="10"/>
                  <w:attr w:name="Day" w:val="28"/>
                  <w:attr w:name="Year" w:val="2006"/>
                </w:smartTagPr>
                <w:r w:rsidRPr="001C220C">
                  <w:rPr>
                    <w:lang w:val="en-US"/>
                  </w:rPr>
                  <w:t>10-28-2006</w:t>
                </w:r>
              </w:smartTag>
            </w:smartTag>
          </w:p>
        </w:tc>
        <w:tc>
          <w:tcPr>
            <w:tcW w:w="1297" w:type="dxa"/>
          </w:tcPr>
          <w:p w14:paraId="42E7718A" w14:textId="77777777" w:rsidR="00AC2193" w:rsidRPr="001C220C" w:rsidRDefault="00AC2193" w:rsidP="00FD240F">
            <w:pPr>
              <w:pStyle w:val="TABLE-cell"/>
              <w:rPr>
                <w:lang w:val="en-US"/>
              </w:rPr>
            </w:pPr>
            <w:smartTag w:uri="urn:schemas-microsoft-com:office:smarttags" w:element="chsdate">
              <w:smartTagPr>
                <w:attr w:name="IsROCDate" w:val="False"/>
                <w:attr w:name="IsLunarDate" w:val="False"/>
                <w:attr w:name="Day" w:val="27"/>
                <w:attr w:name="Month" w:val="10"/>
                <w:attr w:name="Year" w:val="2006"/>
              </w:smartTagPr>
              <w:r w:rsidRPr="001C220C">
                <w:rPr>
                  <w:lang w:val="en-US"/>
                </w:rPr>
                <w:t>10-27-2006</w:t>
              </w:r>
            </w:smartTag>
          </w:p>
        </w:tc>
        <w:tc>
          <w:tcPr>
            <w:tcW w:w="1029" w:type="dxa"/>
          </w:tcPr>
          <w:p w14:paraId="43FB94AC" w14:textId="77777777" w:rsidR="00AC2193" w:rsidRPr="001C220C" w:rsidRDefault="00AC2193" w:rsidP="00FD240F">
            <w:pPr>
              <w:pStyle w:val="TABLE-cell"/>
              <w:rPr>
                <w:lang w:val="en-US"/>
              </w:rPr>
            </w:pPr>
            <w:smartTag w:uri="urn:schemas-microsoft-com:office:smarttags" w:element="chsdate">
              <w:smartTagPr>
                <w:attr w:name="IsROCDate" w:val="False"/>
                <w:attr w:name="IsLunarDate" w:val="False"/>
                <w:attr w:name="Day" w:val="28"/>
                <w:attr w:name="Month" w:val="10"/>
                <w:attr w:name="Year" w:val="2006"/>
              </w:smartTagPr>
              <w:smartTag w:uri="urn:schemas-microsoft-com:office:smarttags" w:element="date">
                <w:smartTagPr>
                  <w:attr w:name="ls" w:val="trans"/>
                  <w:attr w:name="Month" w:val="10"/>
                  <w:attr w:name="Day" w:val="28"/>
                  <w:attr w:name="Year" w:val="2006"/>
                </w:smartTagPr>
                <w:r w:rsidRPr="001C220C">
                  <w:rPr>
                    <w:lang w:val="en-US"/>
                  </w:rPr>
                  <w:t>10-28-2006</w:t>
                </w:r>
              </w:smartTag>
            </w:smartTag>
          </w:p>
        </w:tc>
        <w:tc>
          <w:tcPr>
            <w:tcW w:w="1131" w:type="dxa"/>
          </w:tcPr>
          <w:p w14:paraId="258366A6" w14:textId="77777777" w:rsidR="00AC2193" w:rsidRPr="001C220C" w:rsidRDefault="00AC2193" w:rsidP="00FD240F">
            <w:pPr>
              <w:pStyle w:val="TABLE-cell"/>
              <w:rPr>
                <w:lang w:val="en-US"/>
              </w:rPr>
            </w:pPr>
            <w:smartTag w:uri="urn:schemas-microsoft-com:office:smarttags" w:element="chsdate">
              <w:smartTagPr>
                <w:attr w:name="IsROCDate" w:val="False"/>
                <w:attr w:name="IsLunarDate" w:val="False"/>
                <w:attr w:name="Day" w:val="28"/>
                <w:attr w:name="Month" w:val="10"/>
                <w:attr w:name="Year" w:val="2006"/>
              </w:smartTagPr>
              <w:smartTag w:uri="urn:schemas-microsoft-com:office:smarttags" w:element="date">
                <w:smartTagPr>
                  <w:attr w:name="ls" w:val="trans"/>
                  <w:attr w:name="Month" w:val="10"/>
                  <w:attr w:name="Day" w:val="28"/>
                  <w:attr w:name="Year" w:val="2006"/>
                </w:smartTagPr>
                <w:r w:rsidRPr="001C220C">
                  <w:rPr>
                    <w:lang w:val="en-US"/>
                  </w:rPr>
                  <w:t>10-28-2006</w:t>
                </w:r>
              </w:smartTag>
            </w:smartTag>
          </w:p>
        </w:tc>
      </w:tr>
      <w:tr w:rsidR="00AC2193" w:rsidRPr="001C220C" w14:paraId="436DB85B" w14:textId="77777777" w:rsidTr="00DA07D1">
        <w:trPr>
          <w:cantSplit/>
          <w:jc w:val="center"/>
        </w:trPr>
        <w:tc>
          <w:tcPr>
            <w:tcW w:w="1269" w:type="dxa"/>
          </w:tcPr>
          <w:p w14:paraId="1E836BA8" w14:textId="77777777" w:rsidR="00AC2193" w:rsidRPr="001C220C" w:rsidRDefault="00AC2193" w:rsidP="00FD240F">
            <w:pPr>
              <w:pStyle w:val="TABLE-cell"/>
              <w:rPr>
                <w:lang w:val="en-US"/>
              </w:rPr>
            </w:pPr>
            <w:r w:rsidRPr="001C220C">
              <w:rPr>
                <w:lang w:val="en-US"/>
              </w:rPr>
              <w:t xml:space="preserve">End </w:t>
            </w:r>
            <w:r w:rsidR="003A5A2B">
              <w:rPr>
                <w:lang w:val="en-US"/>
              </w:rPr>
              <w:t>t</w:t>
            </w:r>
            <w:r w:rsidRPr="001C220C">
              <w:rPr>
                <w:lang w:val="en-US"/>
              </w:rPr>
              <w:t>ime</w:t>
            </w:r>
          </w:p>
        </w:tc>
        <w:tc>
          <w:tcPr>
            <w:tcW w:w="2880" w:type="dxa"/>
          </w:tcPr>
          <w:p w14:paraId="32C5BF82" w14:textId="77777777" w:rsidR="00AC2193" w:rsidRPr="001C220C" w:rsidRDefault="00AC2193" w:rsidP="00FD240F">
            <w:pPr>
              <w:pStyle w:val="TABLE-cell"/>
              <w:rPr>
                <w:lang w:val="en-US"/>
              </w:rPr>
            </w:pPr>
            <w:r w:rsidRPr="001C220C">
              <w:rPr>
                <w:lang w:val="en-US"/>
              </w:rPr>
              <w:t xml:space="preserve">The ending time for the associated </w:t>
            </w:r>
            <w:r w:rsidRPr="001C220C">
              <w:rPr>
                <w:i/>
                <w:lang w:val="en-US"/>
              </w:rPr>
              <w:t>operations schedule</w:t>
            </w:r>
            <w:r w:rsidRPr="001C220C">
              <w:rPr>
                <w:lang w:val="en-US"/>
              </w:rPr>
              <w:t>, if applicable.</w:t>
            </w:r>
          </w:p>
        </w:tc>
        <w:tc>
          <w:tcPr>
            <w:tcW w:w="1440" w:type="dxa"/>
          </w:tcPr>
          <w:p w14:paraId="6750AFE5" w14:textId="77777777" w:rsidR="00AC2193" w:rsidRPr="001C220C" w:rsidRDefault="00AC2193" w:rsidP="00FD240F">
            <w:pPr>
              <w:pStyle w:val="TABLE-cell"/>
              <w:rPr>
                <w:lang w:val="en-US"/>
              </w:rPr>
            </w:pPr>
            <w:smartTag w:uri="urn:schemas-microsoft-com:office:smarttags" w:element="chsdate">
              <w:smartTagPr>
                <w:attr w:name="IsROCDate" w:val="False"/>
                <w:attr w:name="IsLunarDate" w:val="False"/>
                <w:attr w:name="Day" w:val="30"/>
                <w:attr w:name="Month" w:val="10"/>
                <w:attr w:name="Year" w:val="2006"/>
              </w:smartTagPr>
              <w:smartTag w:uri="urn:schemas-microsoft-com:office:smarttags" w:element="date">
                <w:smartTagPr>
                  <w:attr w:name="ls" w:val="trans"/>
                  <w:attr w:name="Month" w:val="10"/>
                  <w:attr w:name="Day" w:val="30"/>
                  <w:attr w:name="Year" w:val="2006"/>
                </w:smartTagPr>
                <w:r w:rsidRPr="001C220C">
                  <w:rPr>
                    <w:lang w:val="en-US"/>
                  </w:rPr>
                  <w:t>10-30-2006</w:t>
                </w:r>
              </w:smartTag>
            </w:smartTag>
          </w:p>
        </w:tc>
        <w:tc>
          <w:tcPr>
            <w:tcW w:w="1297" w:type="dxa"/>
          </w:tcPr>
          <w:p w14:paraId="1D78E3F2" w14:textId="77777777" w:rsidR="00AC2193" w:rsidRPr="001C220C" w:rsidRDefault="00AC2193" w:rsidP="00FD240F">
            <w:pPr>
              <w:pStyle w:val="TABLE-cell"/>
              <w:rPr>
                <w:lang w:val="en-US"/>
              </w:rPr>
            </w:pPr>
            <w:smartTag w:uri="urn:schemas-microsoft-com:office:smarttags" w:element="chsdate">
              <w:smartTagPr>
                <w:attr w:name="IsROCDate" w:val="False"/>
                <w:attr w:name="IsLunarDate" w:val="False"/>
                <w:attr w:name="Day" w:val="31"/>
                <w:attr w:name="Month" w:val="10"/>
                <w:attr w:name="Year" w:val="2006"/>
              </w:smartTagPr>
              <w:r w:rsidRPr="001C220C">
                <w:rPr>
                  <w:lang w:val="en-US"/>
                </w:rPr>
                <w:t>10-31-2006</w:t>
              </w:r>
            </w:smartTag>
          </w:p>
        </w:tc>
        <w:tc>
          <w:tcPr>
            <w:tcW w:w="1029" w:type="dxa"/>
          </w:tcPr>
          <w:p w14:paraId="41CD8924" w14:textId="77777777" w:rsidR="00AC2193" w:rsidRPr="001C220C" w:rsidRDefault="00AC2193" w:rsidP="00FD240F">
            <w:pPr>
              <w:pStyle w:val="TABLE-cell"/>
              <w:rPr>
                <w:lang w:val="en-US"/>
              </w:rPr>
            </w:pPr>
            <w:smartTag w:uri="urn:schemas-microsoft-com:office:smarttags" w:element="chsdate">
              <w:smartTagPr>
                <w:attr w:name="IsROCDate" w:val="False"/>
                <w:attr w:name="IsLunarDate" w:val="False"/>
                <w:attr w:name="Day" w:val="30"/>
                <w:attr w:name="Month" w:val="10"/>
                <w:attr w:name="Year" w:val="2006"/>
              </w:smartTagPr>
              <w:smartTag w:uri="urn:schemas-microsoft-com:office:smarttags" w:element="date">
                <w:smartTagPr>
                  <w:attr w:name="ls" w:val="trans"/>
                  <w:attr w:name="Month" w:val="10"/>
                  <w:attr w:name="Day" w:val="30"/>
                  <w:attr w:name="Year" w:val="2006"/>
                </w:smartTagPr>
                <w:r w:rsidRPr="001C220C">
                  <w:rPr>
                    <w:lang w:val="en-US"/>
                  </w:rPr>
                  <w:t>10-30-2006</w:t>
                </w:r>
              </w:smartTag>
            </w:smartTag>
          </w:p>
        </w:tc>
        <w:tc>
          <w:tcPr>
            <w:tcW w:w="1131" w:type="dxa"/>
          </w:tcPr>
          <w:p w14:paraId="0512F5D6" w14:textId="77777777" w:rsidR="00AC2193" w:rsidRPr="001C220C" w:rsidRDefault="00AC2193" w:rsidP="00FD240F">
            <w:pPr>
              <w:pStyle w:val="TABLE-cell"/>
              <w:rPr>
                <w:lang w:val="en-US"/>
              </w:rPr>
            </w:pPr>
            <w:smartTag w:uri="urn:schemas-microsoft-com:office:smarttags" w:element="chsdate">
              <w:smartTagPr>
                <w:attr w:name="IsROCDate" w:val="False"/>
                <w:attr w:name="IsLunarDate" w:val="False"/>
                <w:attr w:name="Day" w:val="30"/>
                <w:attr w:name="Month" w:val="10"/>
                <w:attr w:name="Year" w:val="2006"/>
              </w:smartTagPr>
              <w:smartTag w:uri="urn:schemas-microsoft-com:office:smarttags" w:element="date">
                <w:smartTagPr>
                  <w:attr w:name="ls" w:val="trans"/>
                  <w:attr w:name="Month" w:val="10"/>
                  <w:attr w:name="Day" w:val="30"/>
                  <w:attr w:name="Year" w:val="2006"/>
                </w:smartTagPr>
                <w:r w:rsidRPr="001C220C">
                  <w:rPr>
                    <w:lang w:val="en-US"/>
                  </w:rPr>
                  <w:t>10-30-2006</w:t>
                </w:r>
              </w:smartTag>
            </w:smartTag>
          </w:p>
        </w:tc>
      </w:tr>
      <w:tr w:rsidR="00AC2193" w:rsidRPr="001C220C" w14:paraId="1CF56DAC" w14:textId="77777777" w:rsidTr="00DA07D1">
        <w:trPr>
          <w:cantSplit/>
          <w:jc w:val="center"/>
        </w:trPr>
        <w:tc>
          <w:tcPr>
            <w:tcW w:w="1269" w:type="dxa"/>
          </w:tcPr>
          <w:p w14:paraId="63465BF0" w14:textId="77777777" w:rsidR="00AC2193" w:rsidRPr="001C220C" w:rsidRDefault="00AC2193" w:rsidP="00FD240F">
            <w:pPr>
              <w:pStyle w:val="TABLE-cell"/>
              <w:rPr>
                <w:lang w:val="en-US"/>
              </w:rPr>
            </w:pPr>
            <w:r w:rsidRPr="001C220C">
              <w:rPr>
                <w:lang w:val="en-US"/>
              </w:rPr>
              <w:t xml:space="preserve">Published </w:t>
            </w:r>
            <w:r w:rsidR="003A5A2B">
              <w:rPr>
                <w:lang w:val="en-US"/>
              </w:rPr>
              <w:t>d</w:t>
            </w:r>
            <w:r w:rsidRPr="001C220C">
              <w:rPr>
                <w:lang w:val="en-US"/>
              </w:rPr>
              <w:t>ate</w:t>
            </w:r>
          </w:p>
        </w:tc>
        <w:tc>
          <w:tcPr>
            <w:tcW w:w="2880" w:type="dxa"/>
          </w:tcPr>
          <w:p w14:paraId="1D420113" w14:textId="77777777" w:rsidR="00AC2193" w:rsidRPr="001C220C" w:rsidRDefault="00AC2193" w:rsidP="00FD240F">
            <w:pPr>
              <w:pStyle w:val="TABLE-cell"/>
              <w:rPr>
                <w:lang w:val="en-US"/>
              </w:rPr>
            </w:pPr>
            <w:r w:rsidRPr="001C220C">
              <w:rPr>
                <w:lang w:val="en-US"/>
              </w:rPr>
              <w:t xml:space="preserve">The date and time on which the </w:t>
            </w:r>
            <w:r w:rsidRPr="001C220C">
              <w:rPr>
                <w:i/>
                <w:lang w:val="en-US"/>
              </w:rPr>
              <w:t>operations schedule</w:t>
            </w:r>
            <w:r w:rsidRPr="001C220C">
              <w:rPr>
                <w:lang w:val="en-US"/>
              </w:rPr>
              <w:t xml:space="preserve"> was published or generated.</w:t>
            </w:r>
          </w:p>
        </w:tc>
        <w:tc>
          <w:tcPr>
            <w:tcW w:w="1440" w:type="dxa"/>
          </w:tcPr>
          <w:p w14:paraId="082FE530" w14:textId="77777777" w:rsidR="00AC2193" w:rsidRPr="001C220C" w:rsidRDefault="00AC2193" w:rsidP="00FD240F">
            <w:pPr>
              <w:pStyle w:val="TABLE-cell"/>
              <w:rPr>
                <w:lang w:val="en-US"/>
              </w:rPr>
            </w:pPr>
            <w:r w:rsidRPr="001C220C">
              <w:rPr>
                <w:lang w:val="en-US"/>
              </w:rPr>
              <w:t>10-17-2006 18:30 UTC</w:t>
            </w:r>
          </w:p>
        </w:tc>
        <w:tc>
          <w:tcPr>
            <w:tcW w:w="1297" w:type="dxa"/>
          </w:tcPr>
          <w:p w14:paraId="30780727" w14:textId="77777777" w:rsidR="00AC2193" w:rsidRPr="001C220C" w:rsidRDefault="00AC2193" w:rsidP="00FD240F">
            <w:pPr>
              <w:pStyle w:val="TABLE-cell"/>
              <w:rPr>
                <w:lang w:val="en-US"/>
              </w:rPr>
            </w:pPr>
            <w:smartTag w:uri="urn:schemas-microsoft-com:office:smarttags" w:element="chsdate">
              <w:smartTagPr>
                <w:attr w:name="IsROCDate" w:val="False"/>
                <w:attr w:name="IsLunarDate" w:val="False"/>
                <w:attr w:name="Day" w:val="17"/>
                <w:attr w:name="Month" w:val="10"/>
                <w:attr w:name="Year" w:val="2006"/>
              </w:smartTagPr>
              <w:r w:rsidRPr="001C220C">
                <w:rPr>
                  <w:lang w:val="en-US"/>
                </w:rPr>
                <w:t>10-17-2006</w:t>
              </w:r>
            </w:smartTag>
          </w:p>
          <w:p w14:paraId="07B73D29" w14:textId="77777777" w:rsidR="00AC2193" w:rsidRPr="001C220C" w:rsidRDefault="00AC2193" w:rsidP="00FD240F">
            <w:pPr>
              <w:pStyle w:val="TABLE-cell"/>
              <w:rPr>
                <w:lang w:val="en-US"/>
              </w:rPr>
            </w:pPr>
            <w:r w:rsidRPr="001C220C">
              <w:rPr>
                <w:lang w:val="en-US"/>
              </w:rPr>
              <w:t>18:30 UTC</w:t>
            </w:r>
          </w:p>
        </w:tc>
        <w:tc>
          <w:tcPr>
            <w:tcW w:w="1029" w:type="dxa"/>
          </w:tcPr>
          <w:p w14:paraId="1BB20724" w14:textId="77777777" w:rsidR="00AC2193" w:rsidRPr="001C220C" w:rsidRDefault="00643E78" w:rsidP="00FD240F">
            <w:pPr>
              <w:pStyle w:val="TABLE-cell"/>
              <w:rPr>
                <w:lang w:val="en-US"/>
              </w:rPr>
            </w:pPr>
            <w:r>
              <w:rPr>
                <w:lang w:val="en-US"/>
              </w:rPr>
              <w:t>10-17</w:t>
            </w:r>
            <w:r w:rsidR="00AC2193" w:rsidRPr="001C220C">
              <w:rPr>
                <w:lang w:val="en-US"/>
              </w:rPr>
              <w:t xml:space="preserve"> 2006</w:t>
            </w:r>
          </w:p>
          <w:p w14:paraId="17C8C13A" w14:textId="77777777" w:rsidR="00AC2193" w:rsidRPr="001C220C" w:rsidRDefault="00AC2193" w:rsidP="00FD240F">
            <w:pPr>
              <w:pStyle w:val="TABLE-cell"/>
              <w:rPr>
                <w:lang w:val="en-US"/>
              </w:rPr>
            </w:pPr>
            <w:r w:rsidRPr="001C220C">
              <w:rPr>
                <w:lang w:val="en-US"/>
              </w:rPr>
              <w:t>18:30 UTC</w:t>
            </w:r>
          </w:p>
        </w:tc>
        <w:tc>
          <w:tcPr>
            <w:tcW w:w="1131" w:type="dxa"/>
          </w:tcPr>
          <w:p w14:paraId="0BA99D0C" w14:textId="77777777" w:rsidR="00AC2193" w:rsidRPr="001C220C" w:rsidRDefault="00AC2193" w:rsidP="00FD240F">
            <w:pPr>
              <w:pStyle w:val="TABLE-cell"/>
              <w:rPr>
                <w:lang w:val="en-US"/>
              </w:rPr>
            </w:pPr>
            <w:smartTag w:uri="urn:schemas-microsoft-com:office:smarttags" w:element="chsdate">
              <w:smartTagPr>
                <w:attr w:name="IsROCDate" w:val="False"/>
                <w:attr w:name="IsLunarDate" w:val="False"/>
                <w:attr w:name="Day" w:val="17"/>
                <w:attr w:name="Month" w:val="10"/>
                <w:attr w:name="Year" w:val="2006"/>
              </w:smartTagPr>
              <w:r w:rsidRPr="001C220C">
                <w:rPr>
                  <w:lang w:val="en-US"/>
                </w:rPr>
                <w:t>10-17-2006</w:t>
              </w:r>
            </w:smartTag>
          </w:p>
          <w:p w14:paraId="04FA9A13" w14:textId="77777777" w:rsidR="00AC2193" w:rsidRPr="001C220C" w:rsidRDefault="00AC2193" w:rsidP="00FD240F">
            <w:pPr>
              <w:pStyle w:val="TABLE-cell"/>
              <w:rPr>
                <w:lang w:val="en-US"/>
              </w:rPr>
            </w:pPr>
            <w:r w:rsidRPr="001C220C">
              <w:rPr>
                <w:lang w:val="en-US"/>
              </w:rPr>
              <w:t>18:30 UTC</w:t>
            </w:r>
          </w:p>
        </w:tc>
      </w:tr>
      <w:tr w:rsidR="00AC2193" w:rsidRPr="001C220C" w14:paraId="7D88BB9B" w14:textId="77777777" w:rsidTr="00DA07D1">
        <w:trPr>
          <w:cantSplit/>
          <w:jc w:val="center"/>
        </w:trPr>
        <w:tc>
          <w:tcPr>
            <w:tcW w:w="1269" w:type="dxa"/>
          </w:tcPr>
          <w:p w14:paraId="0E7D1DC1" w14:textId="77777777" w:rsidR="00AC2193" w:rsidRPr="001C220C" w:rsidRDefault="00AC2193" w:rsidP="00FD240F">
            <w:pPr>
              <w:pStyle w:val="TABLE-cell"/>
              <w:rPr>
                <w:lang w:val="en-US"/>
              </w:rPr>
            </w:pPr>
            <w:r>
              <w:rPr>
                <w:lang w:val="en-US"/>
              </w:rPr>
              <w:t xml:space="preserve">Hierarchy </w:t>
            </w:r>
            <w:r w:rsidR="003A5A2B">
              <w:rPr>
                <w:lang w:val="en-US"/>
              </w:rPr>
              <w:t>s</w:t>
            </w:r>
            <w:r>
              <w:rPr>
                <w:lang w:val="en-US"/>
              </w:rPr>
              <w:t>cope</w:t>
            </w:r>
          </w:p>
        </w:tc>
        <w:tc>
          <w:tcPr>
            <w:tcW w:w="2880" w:type="dxa"/>
          </w:tcPr>
          <w:p w14:paraId="70EB266A" w14:textId="77777777" w:rsidR="00AC2193" w:rsidRPr="001C220C" w:rsidRDefault="00AC2193" w:rsidP="00FD240F">
            <w:pPr>
              <w:pStyle w:val="TABLE-cell"/>
              <w:rPr>
                <w:lang w:val="en-US"/>
              </w:rPr>
            </w:pPr>
            <w:r w:rsidRPr="001C220C">
              <w:rPr>
                <w:lang w:val="en-US"/>
              </w:rPr>
              <w:t>Identifies where the exchanged information fits within the role based equipment hierarchy</w:t>
            </w:r>
            <w:r w:rsidR="008558A5">
              <w:rPr>
                <w:lang w:val="en-US"/>
              </w:rPr>
              <w:t xml:space="preserve">. </w:t>
            </w:r>
          </w:p>
          <w:p w14:paraId="082D9E48" w14:textId="77777777" w:rsidR="00AC2193" w:rsidRPr="001C220C" w:rsidRDefault="00AC2193" w:rsidP="00FD240F">
            <w:pPr>
              <w:pStyle w:val="TABLE-cell"/>
              <w:rPr>
                <w:lang w:val="en-US"/>
              </w:rPr>
            </w:pPr>
          </w:p>
        </w:tc>
        <w:tc>
          <w:tcPr>
            <w:tcW w:w="1440" w:type="dxa"/>
          </w:tcPr>
          <w:p w14:paraId="591DE7AD" w14:textId="77777777" w:rsidR="00AC2193" w:rsidRPr="001C220C" w:rsidRDefault="00AC2193" w:rsidP="00FD240F">
            <w:pPr>
              <w:pStyle w:val="TABLE-cell"/>
              <w:rPr>
                <w:lang w:val="en-US"/>
              </w:rPr>
            </w:pPr>
            <w:r w:rsidRPr="001C220C">
              <w:rPr>
                <w:lang w:val="en-US"/>
              </w:rPr>
              <w:t>East Wing(AREA)/ Manufacturing Line #2(WORK CENTER)</w:t>
            </w:r>
          </w:p>
        </w:tc>
        <w:tc>
          <w:tcPr>
            <w:tcW w:w="1297" w:type="dxa"/>
          </w:tcPr>
          <w:p w14:paraId="6B4DC88A" w14:textId="77777777" w:rsidR="00AC2193" w:rsidRPr="001C220C" w:rsidRDefault="00AC2193" w:rsidP="00FD240F">
            <w:pPr>
              <w:pStyle w:val="TABLE-cell"/>
              <w:rPr>
                <w:lang w:val="en-US"/>
              </w:rPr>
            </w:pPr>
            <w:r w:rsidRPr="001C220C">
              <w:rPr>
                <w:lang w:val="en-US"/>
              </w:rPr>
              <w:t>CNC Machine</w:t>
            </w:r>
          </w:p>
          <w:p w14:paraId="2213372B" w14:textId="77777777" w:rsidR="00AC2193" w:rsidRPr="001C220C" w:rsidRDefault="00AC2193" w:rsidP="00FD240F">
            <w:pPr>
              <w:pStyle w:val="TABLE-cell"/>
              <w:rPr>
                <w:lang w:val="en-US"/>
              </w:rPr>
            </w:pPr>
            <w:r w:rsidRPr="001C220C">
              <w:rPr>
                <w:lang w:val="en-US"/>
              </w:rPr>
              <w:t>Asset ID 13465</w:t>
            </w:r>
          </w:p>
        </w:tc>
        <w:tc>
          <w:tcPr>
            <w:tcW w:w="1029" w:type="dxa"/>
          </w:tcPr>
          <w:p w14:paraId="563828CA" w14:textId="77777777" w:rsidR="00AC2193" w:rsidRPr="001C220C" w:rsidRDefault="00AC2193" w:rsidP="00FD240F">
            <w:pPr>
              <w:pStyle w:val="TABLE-cell"/>
              <w:rPr>
                <w:lang w:val="en-US"/>
              </w:rPr>
            </w:pPr>
            <w:r w:rsidRPr="001C220C">
              <w:rPr>
                <w:lang w:val="en-US"/>
              </w:rPr>
              <w:t>Test Cell 4</w:t>
            </w:r>
          </w:p>
          <w:p w14:paraId="4381A1C1" w14:textId="77777777" w:rsidR="00AC2193" w:rsidRPr="001C220C" w:rsidRDefault="00AC2193" w:rsidP="00FD240F">
            <w:pPr>
              <w:pStyle w:val="TABLE-cell"/>
              <w:rPr>
                <w:lang w:val="en-US"/>
              </w:rPr>
            </w:pPr>
            <w:r w:rsidRPr="001C220C">
              <w:rPr>
                <w:lang w:val="en-US"/>
              </w:rPr>
              <w:t>Receiving</w:t>
            </w:r>
          </w:p>
        </w:tc>
        <w:tc>
          <w:tcPr>
            <w:tcW w:w="1131" w:type="dxa"/>
          </w:tcPr>
          <w:p w14:paraId="5F2730D1" w14:textId="77777777" w:rsidR="00AC2193" w:rsidRPr="001C220C" w:rsidRDefault="00AC2193" w:rsidP="00FD240F">
            <w:pPr>
              <w:pStyle w:val="TABLE-cell"/>
              <w:rPr>
                <w:lang w:val="en-US"/>
              </w:rPr>
            </w:pPr>
            <w:r w:rsidRPr="001C220C">
              <w:rPr>
                <w:lang w:val="en-US"/>
              </w:rPr>
              <w:t>Warehouse B</w:t>
            </w:r>
          </w:p>
        </w:tc>
      </w:tr>
      <w:tr w:rsidR="00180295" w:rsidRPr="004620DE" w14:paraId="59EE7B15" w14:textId="77777777" w:rsidTr="00DA07D1">
        <w:trPr>
          <w:cantSplit/>
          <w:jc w:val="center"/>
        </w:trPr>
        <w:tc>
          <w:tcPr>
            <w:tcW w:w="1269" w:type="dxa"/>
          </w:tcPr>
          <w:p w14:paraId="019228EA" w14:textId="77777777" w:rsidR="00180295" w:rsidRPr="004620DE" w:rsidDel="008F0A3F" w:rsidRDefault="00180295" w:rsidP="00FD240F">
            <w:pPr>
              <w:pStyle w:val="TABLE-cell"/>
              <w:rPr>
                <w:lang w:val="en-US"/>
              </w:rPr>
            </w:pPr>
            <w:r w:rsidRPr="004620DE">
              <w:rPr>
                <w:lang w:val="en-US"/>
              </w:rPr>
              <w:t xml:space="preserve">Schedule </w:t>
            </w:r>
            <w:r w:rsidR="003A5A2B">
              <w:rPr>
                <w:lang w:val="en-US"/>
              </w:rPr>
              <w:t>s</w:t>
            </w:r>
            <w:r w:rsidRPr="004620DE">
              <w:rPr>
                <w:lang w:val="en-US"/>
              </w:rPr>
              <w:t>tate</w:t>
            </w:r>
          </w:p>
        </w:tc>
        <w:tc>
          <w:tcPr>
            <w:tcW w:w="2880" w:type="dxa"/>
          </w:tcPr>
          <w:p w14:paraId="5F38595F" w14:textId="77777777" w:rsidR="004E7BA6" w:rsidRDefault="00180295" w:rsidP="00FD240F">
            <w:pPr>
              <w:pStyle w:val="TABLE-cell"/>
              <w:rPr>
                <w:ins w:id="15121" w:author="Charles Gifford" w:date="2016-01-16T10:56:00Z"/>
                <w:lang w:val="en-US"/>
              </w:rPr>
            </w:pPr>
            <w:ins w:id="15122" w:author="Charles Gifford" w:date="2016-01-09T23:34:00Z">
              <w:r w:rsidRPr="002C348E">
                <w:rPr>
                  <w:lang w:val="en-US"/>
                </w:rPr>
                <w:t xml:space="preserve">Indicates the state of the </w:t>
              </w:r>
              <w:r w:rsidRPr="003A5A2B">
                <w:rPr>
                  <w:i/>
                  <w:lang w:val="en-US"/>
                </w:rPr>
                <w:t>operations schedule</w:t>
              </w:r>
              <w:r w:rsidR="00D63C9E">
                <w:rPr>
                  <w:lang w:val="en-US"/>
                </w:rPr>
                <w:t xml:space="preserve">. </w:t>
              </w:r>
              <w:r w:rsidR="003A5A2B">
                <w:rPr>
                  <w:lang w:val="en-US"/>
                </w:rPr>
                <w:t xml:space="preserve">Defined values are: </w:t>
              </w:r>
            </w:ins>
          </w:p>
          <w:p w14:paraId="4139491C" w14:textId="62C42440" w:rsidR="00180295" w:rsidRPr="00961952" w:rsidRDefault="003A5A2B" w:rsidP="00FD240F">
            <w:pPr>
              <w:pStyle w:val="TABLE-cell"/>
              <w:rPr>
                <w:lang w:val="en-US"/>
              </w:rPr>
            </w:pPr>
            <w:ins w:id="15123" w:author="Charles Gifford" w:date="2016-01-09T23:34:00Z">
              <w:r>
                <w:rPr>
                  <w:lang w:val="en-US"/>
                </w:rPr>
                <w:t>Forecast, released, cancelled,</w:t>
              </w:r>
            </w:ins>
            <w:r w:rsidR="0083085A">
              <w:rPr>
                <w:lang w:val="en-US"/>
              </w:rPr>
              <w:t xml:space="preserve"> waiting,</w:t>
            </w:r>
            <w:ins w:id="15124" w:author="Charles Gifford" w:date="2016-01-09T23:34:00Z">
              <w:r>
                <w:rPr>
                  <w:lang w:val="en-US"/>
                </w:rPr>
                <w:t xml:space="preserve"> ready, running, completed, aborted, held, paused, c</w:t>
              </w:r>
              <w:r w:rsidR="00180295" w:rsidRPr="0003683C">
                <w:rPr>
                  <w:lang w:val="en-US"/>
                </w:rPr>
                <w:t xml:space="preserve">losed. </w:t>
              </w:r>
            </w:ins>
          </w:p>
        </w:tc>
        <w:tc>
          <w:tcPr>
            <w:tcW w:w="1440" w:type="dxa"/>
            <w:tcBorders>
              <w:top w:val="single" w:sz="4" w:space="0" w:color="000000"/>
              <w:left w:val="single" w:sz="4" w:space="0" w:color="000000"/>
              <w:bottom w:val="single" w:sz="4" w:space="0" w:color="000000"/>
              <w:right w:val="single" w:sz="4" w:space="0" w:color="000000"/>
            </w:tcBorders>
          </w:tcPr>
          <w:p w14:paraId="4DB6A0AC" w14:textId="2A1A3B4A" w:rsidR="00180295" w:rsidRPr="004620DE" w:rsidRDefault="00180295" w:rsidP="00FD240F">
            <w:pPr>
              <w:pStyle w:val="TABLE-cell"/>
              <w:rPr>
                <w:lang w:val="en-US"/>
              </w:rPr>
            </w:pPr>
            <w:r w:rsidRPr="004620DE">
              <w:t>Completed</w:t>
            </w:r>
          </w:p>
        </w:tc>
        <w:tc>
          <w:tcPr>
            <w:tcW w:w="1297" w:type="dxa"/>
            <w:tcBorders>
              <w:top w:val="single" w:sz="4" w:space="0" w:color="000000"/>
              <w:left w:val="single" w:sz="4" w:space="0" w:color="000000"/>
              <w:bottom w:val="single" w:sz="4" w:space="0" w:color="000000"/>
              <w:right w:val="single" w:sz="4" w:space="0" w:color="000000"/>
            </w:tcBorders>
          </w:tcPr>
          <w:p w14:paraId="723EB6BB" w14:textId="3DD94ADB" w:rsidR="00180295" w:rsidRPr="004620DE" w:rsidRDefault="00180295" w:rsidP="00FD240F">
            <w:pPr>
              <w:pStyle w:val="TABLE-cell"/>
              <w:rPr>
                <w:lang w:val="en-US"/>
              </w:rPr>
            </w:pPr>
            <w:r w:rsidRPr="004620DE">
              <w:t>Closed</w:t>
            </w:r>
          </w:p>
        </w:tc>
        <w:tc>
          <w:tcPr>
            <w:tcW w:w="1029" w:type="dxa"/>
            <w:tcBorders>
              <w:top w:val="single" w:sz="4" w:space="0" w:color="000000"/>
              <w:left w:val="single" w:sz="4" w:space="0" w:color="000000"/>
              <w:bottom w:val="single" w:sz="4" w:space="0" w:color="000000"/>
              <w:right w:val="single" w:sz="4" w:space="0" w:color="000000"/>
            </w:tcBorders>
          </w:tcPr>
          <w:p w14:paraId="6AF51260" w14:textId="23CF961F" w:rsidR="00180295" w:rsidRPr="004620DE" w:rsidRDefault="00180295" w:rsidP="00FD240F">
            <w:pPr>
              <w:pStyle w:val="TABLE-cell"/>
              <w:rPr>
                <w:lang w:val="en-US"/>
              </w:rPr>
            </w:pPr>
            <w:r w:rsidRPr="004620DE">
              <w:t>Running</w:t>
            </w:r>
          </w:p>
        </w:tc>
        <w:tc>
          <w:tcPr>
            <w:tcW w:w="1131" w:type="dxa"/>
            <w:tcBorders>
              <w:top w:val="single" w:sz="4" w:space="0" w:color="000000"/>
              <w:left w:val="single" w:sz="4" w:space="0" w:color="000000"/>
              <w:bottom w:val="single" w:sz="4" w:space="0" w:color="000000"/>
              <w:right w:val="single" w:sz="4" w:space="0" w:color="000000"/>
            </w:tcBorders>
          </w:tcPr>
          <w:p w14:paraId="56CEE330" w14:textId="1BA1CB26" w:rsidR="00180295" w:rsidRPr="004620DE" w:rsidRDefault="00180295" w:rsidP="00FD240F">
            <w:pPr>
              <w:pStyle w:val="TABLE-cell"/>
              <w:rPr>
                <w:lang w:val="en-US"/>
              </w:rPr>
            </w:pPr>
            <w:r w:rsidRPr="004620DE">
              <w:t>Paused</w:t>
            </w:r>
          </w:p>
        </w:tc>
      </w:tr>
    </w:tbl>
    <w:p w14:paraId="09D0B67E" w14:textId="77777777" w:rsidR="00FD240F" w:rsidRDefault="00FD240F" w:rsidP="00FD240F">
      <w:pPr>
        <w:pStyle w:val="NOTE0"/>
        <w:rPr>
          <w:ins w:id="15125" w:author="Charles Gifford" w:date="2017-03-20T12:05:00Z"/>
          <w:lang w:val="en-US"/>
        </w:rPr>
      </w:pPr>
      <w:bookmarkStart w:id="15126" w:name="_Toc320176968"/>
      <w:ins w:id="15127" w:author="Charles Gifford" w:date="2017-03-20T12:05:00Z">
        <w:r>
          <w:rPr>
            <w:lang w:val="en-US"/>
          </w:rPr>
          <w:t>NOTE 1</w:t>
        </w:r>
        <w:r>
          <w:rPr>
            <w:lang w:val="en-US"/>
          </w:rPr>
          <w:t> </w:t>
        </w:r>
        <w:r w:rsidRPr="001C220C">
          <w:rPr>
            <w:lang w:val="en-US"/>
          </w:rPr>
          <w:t xml:space="preserve">A MIMOSA </w:t>
        </w:r>
        <w:r>
          <w:rPr>
            <w:lang w:val="en-US"/>
          </w:rPr>
          <w:t>s</w:t>
        </w:r>
        <w:r w:rsidRPr="001C220C">
          <w:rPr>
            <w:lang w:val="en-US"/>
          </w:rPr>
          <w:t xml:space="preserve">egment </w:t>
        </w:r>
        <w:r>
          <w:rPr>
            <w:lang w:val="en-US"/>
          </w:rPr>
          <w:t>r</w:t>
        </w:r>
        <w:r w:rsidRPr="001C220C">
          <w:rPr>
            <w:lang w:val="en-US"/>
          </w:rPr>
          <w:t xml:space="preserve">equest for </w:t>
        </w:r>
        <w:r>
          <w:rPr>
            <w:lang w:val="en-US"/>
          </w:rPr>
          <w:t>w</w:t>
        </w:r>
        <w:r w:rsidRPr="001C220C">
          <w:rPr>
            <w:lang w:val="en-US"/>
          </w:rPr>
          <w:t xml:space="preserve">ork and an </w:t>
        </w:r>
        <w:r>
          <w:rPr>
            <w:lang w:val="en-US"/>
          </w:rPr>
          <w:t>a</w:t>
        </w:r>
        <w:r w:rsidRPr="001C220C">
          <w:rPr>
            <w:lang w:val="en-US"/>
          </w:rPr>
          <w:t xml:space="preserve">sset </w:t>
        </w:r>
        <w:r>
          <w:rPr>
            <w:lang w:val="en-US"/>
          </w:rPr>
          <w:t>r</w:t>
        </w:r>
        <w:r w:rsidRPr="001C220C">
          <w:rPr>
            <w:lang w:val="en-US"/>
          </w:rPr>
          <w:t xml:space="preserve">equest for </w:t>
        </w:r>
        <w:r>
          <w:rPr>
            <w:lang w:val="en-US"/>
          </w:rPr>
          <w:t>w</w:t>
        </w:r>
        <w:r w:rsidRPr="001C220C">
          <w:rPr>
            <w:lang w:val="en-US"/>
          </w:rPr>
          <w:t xml:space="preserve">ork are the equivalent of an </w:t>
        </w:r>
        <w:r w:rsidRPr="00CB090D">
          <w:rPr>
            <w:i/>
            <w:lang w:val="en-US"/>
          </w:rPr>
          <w:t>operations request</w:t>
        </w:r>
        <w:r w:rsidRPr="001C220C">
          <w:rPr>
            <w:lang w:val="en-US"/>
          </w:rPr>
          <w:t xml:space="preserve"> for either </w:t>
        </w:r>
        <w:r w:rsidRPr="00CB090D">
          <w:rPr>
            <w:i/>
            <w:lang w:val="en-US"/>
          </w:rPr>
          <w:t xml:space="preserve">equipment </w:t>
        </w:r>
        <w:r w:rsidRPr="001C220C">
          <w:rPr>
            <w:lang w:val="en-US"/>
          </w:rPr>
          <w:t xml:space="preserve">or for a </w:t>
        </w:r>
        <w:r w:rsidRPr="00CB090D">
          <w:rPr>
            <w:i/>
            <w:lang w:val="en-US"/>
          </w:rPr>
          <w:t>physical asset</w:t>
        </w:r>
        <w:r>
          <w:rPr>
            <w:lang w:val="en-US"/>
          </w:rPr>
          <w:t xml:space="preserve">. </w:t>
        </w:r>
        <w:r w:rsidRPr="001C220C">
          <w:rPr>
            <w:lang w:val="en-US"/>
          </w:rPr>
          <w:t xml:space="preserve">The table of </w:t>
        </w:r>
        <w:r>
          <w:rPr>
            <w:lang w:val="en-US"/>
          </w:rPr>
          <w:t>r</w:t>
        </w:r>
        <w:r w:rsidRPr="001C220C">
          <w:rPr>
            <w:lang w:val="en-US"/>
          </w:rPr>
          <w:t xml:space="preserve">equest for </w:t>
        </w:r>
        <w:r>
          <w:rPr>
            <w:lang w:val="en-US"/>
          </w:rPr>
          <w:t>w</w:t>
        </w:r>
        <w:r w:rsidRPr="001C220C">
          <w:rPr>
            <w:lang w:val="en-US"/>
          </w:rPr>
          <w:t xml:space="preserve">ork is the equivalent of the </w:t>
        </w:r>
        <w:r w:rsidRPr="00CB090D">
          <w:rPr>
            <w:i/>
            <w:lang w:val="en-US"/>
          </w:rPr>
          <w:t>operations schedule</w:t>
        </w:r>
        <w:r w:rsidRPr="001C220C">
          <w:rPr>
            <w:lang w:val="en-US"/>
          </w:rPr>
          <w:t xml:space="preserve">. </w:t>
        </w:r>
      </w:ins>
    </w:p>
    <w:p w14:paraId="26F5B50D" w14:textId="77777777" w:rsidR="00FD240F" w:rsidRPr="00180295" w:rsidRDefault="00FD240F" w:rsidP="00FD240F">
      <w:pPr>
        <w:pStyle w:val="NOTE0"/>
        <w:rPr>
          <w:ins w:id="15128" w:author="Charles Gifford" w:date="2017-03-20T12:05:00Z"/>
          <w:lang w:val="en-US"/>
        </w:rPr>
      </w:pPr>
      <w:ins w:id="15129" w:author="Charles Gifford" w:date="2017-03-20T12:05:00Z">
        <w:r>
          <w:rPr>
            <w:lang w:val="en-US"/>
          </w:rPr>
          <w:t>NOTE 2</w:t>
        </w:r>
        <w:r w:rsidRPr="00180295">
          <w:rPr>
            <w:lang w:val="en-US"/>
          </w:rPr>
          <w:t xml:space="preserve"> </w:t>
        </w:r>
        <w:r>
          <w:rPr>
            <w:lang w:val="en-US"/>
          </w:rPr>
          <w:t xml:space="preserve">  </w:t>
        </w:r>
        <w:r w:rsidRPr="00180295">
          <w:rPr>
            <w:lang w:val="en-US"/>
          </w:rPr>
          <w:t xml:space="preserve">The attribute, </w:t>
        </w:r>
        <w:r w:rsidRPr="003A5A2B">
          <w:rPr>
            <w:lang w:val="en-US"/>
          </w:rPr>
          <w:t>schedule</w:t>
        </w:r>
        <w:r>
          <w:rPr>
            <w:lang w:val="en-US"/>
          </w:rPr>
          <w:t>d</w:t>
        </w:r>
        <w:r w:rsidRPr="003A5A2B">
          <w:rPr>
            <w:lang w:val="en-US"/>
          </w:rPr>
          <w:t xml:space="preserve"> state</w:t>
        </w:r>
        <w:r w:rsidRPr="00180295">
          <w:rPr>
            <w:lang w:val="en-US"/>
          </w:rPr>
          <w:t>, from earlier versions of ANSI/ISA-95.00.02 has been depreca</w:t>
        </w:r>
        <w:r>
          <w:rPr>
            <w:lang w:val="en-US"/>
          </w:rPr>
          <w:t xml:space="preserve">ted and replaced with </w:t>
        </w:r>
        <w:r w:rsidRPr="005403B2">
          <w:rPr>
            <w:lang w:val="en-US"/>
          </w:rPr>
          <w:t>schedule state</w:t>
        </w:r>
        <w:r w:rsidRPr="00383C0D">
          <w:rPr>
            <w:lang w:val="en-US"/>
          </w:rPr>
          <w:t xml:space="preserve"> </w:t>
        </w:r>
        <w:r>
          <w:rPr>
            <w:lang w:val="en-US"/>
          </w:rPr>
          <w:t>attribute</w:t>
        </w:r>
        <w:r w:rsidRPr="00180295">
          <w:rPr>
            <w:lang w:val="en-US"/>
          </w:rPr>
          <w:t>.</w:t>
        </w:r>
      </w:ins>
    </w:p>
    <w:p w14:paraId="3B2F6CD2" w14:textId="77777777" w:rsidR="00FD240F" w:rsidRDefault="00FD240F" w:rsidP="00FD240F">
      <w:pPr>
        <w:pStyle w:val="NOTE0"/>
        <w:rPr>
          <w:ins w:id="15130" w:author="Charles Gifford" w:date="2017-03-20T12:05:00Z"/>
          <w:lang w:val="en-US"/>
        </w:rPr>
      </w:pPr>
      <w:ins w:id="15131" w:author="Charles Gifford" w:date="2017-03-20T12:05:00Z">
        <w:r>
          <w:rPr>
            <w:lang w:val="en-US"/>
          </w:rPr>
          <w:t>NOTE 3</w:t>
        </w:r>
        <w:r w:rsidRPr="00180295">
          <w:rPr>
            <w:lang w:val="en-US"/>
          </w:rPr>
          <w:t xml:space="preserve"> </w:t>
        </w:r>
        <w:r>
          <w:rPr>
            <w:lang w:val="en-US"/>
          </w:rPr>
          <w:t xml:space="preserve">  </w:t>
        </w:r>
        <w:r w:rsidRPr="00180295">
          <w:rPr>
            <w:lang w:val="en-US"/>
          </w:rPr>
          <w:t>The defined values for state attributes for the following objects shall be clarified as the “pri</w:t>
        </w:r>
        <w:r>
          <w:rPr>
            <w:lang w:val="en-US"/>
          </w:rPr>
          <w:t>ncipal name” per ISA-95.00.07, e</w:t>
        </w:r>
        <w:r w:rsidRPr="00180295">
          <w:rPr>
            <w:lang w:val="en-US"/>
          </w:rPr>
          <w:t>nterpr</w:t>
        </w:r>
        <w:r>
          <w:rPr>
            <w:lang w:val="en-US"/>
          </w:rPr>
          <w:t xml:space="preserve">ise/control system integration – alias service model: </w:t>
        </w:r>
        <w:r w:rsidRPr="00CB090D">
          <w:rPr>
            <w:i/>
            <w:lang w:val="en-US"/>
          </w:rPr>
          <w:t xml:space="preserve">Operations schedule, operations request, segment requirement, operations performance, operations response, </w:t>
        </w:r>
        <w:r w:rsidRPr="003A5A2B">
          <w:rPr>
            <w:lang w:val="en-US"/>
          </w:rPr>
          <w:t xml:space="preserve">and </w:t>
        </w:r>
        <w:r w:rsidRPr="00CB090D">
          <w:rPr>
            <w:i/>
            <w:lang w:val="en-US"/>
          </w:rPr>
          <w:t>segment response</w:t>
        </w:r>
        <w:r w:rsidRPr="00180295">
          <w:rPr>
            <w:lang w:val="en-US"/>
          </w:rPr>
          <w:t>.</w:t>
        </w:r>
      </w:ins>
    </w:p>
    <w:p w14:paraId="5C4FC8BA" w14:textId="256E7780" w:rsidR="00FD240F" w:rsidRDefault="00FD240F" w:rsidP="00FD240F">
      <w:pPr>
        <w:pStyle w:val="NOTE0"/>
        <w:rPr>
          <w:ins w:id="15132" w:author="Charles Gifford" w:date="2017-03-20T12:05:00Z"/>
        </w:rPr>
      </w:pPr>
      <w:ins w:id="15133" w:author="Charles Gifford" w:date="2017-03-20T12:05:00Z">
        <w:r>
          <w:rPr>
            <w:lang w:val="en-US"/>
          </w:rPr>
          <w:t>NOTE 4</w:t>
        </w:r>
        <w:r>
          <w:rPr>
            <w:lang w:val="en-US"/>
          </w:rPr>
          <w:tab/>
          <w:t xml:space="preserve">The ISA-95 </w:t>
        </w:r>
        <w:r w:rsidRPr="009E4FC0">
          <w:rPr>
            <w:lang w:val="en-US"/>
          </w:rPr>
          <w:t xml:space="preserve">standard does not address </w:t>
        </w:r>
        <w:r>
          <w:rPr>
            <w:lang w:val="en-US"/>
          </w:rPr>
          <w:t xml:space="preserve">the exchange of planning state model meta data </w:t>
        </w:r>
        <w:r w:rsidRPr="009E4FC0">
          <w:rPr>
            <w:lang w:val="en-US"/>
          </w:rPr>
          <w:t xml:space="preserve">to define the states </w:t>
        </w:r>
        <w:r>
          <w:rPr>
            <w:lang w:val="en-US"/>
          </w:rPr>
          <w:t>of systems to another system;</w:t>
        </w:r>
        <w:r w:rsidRPr="009E4FC0">
          <w:rPr>
            <w:lang w:val="en-US"/>
          </w:rPr>
          <w:t xml:space="preserve"> the exchange objects only address the implementation design st</w:t>
        </w:r>
        <w:r>
          <w:rPr>
            <w:lang w:val="en-US"/>
          </w:rPr>
          <w:t>ate attribute’s defined values.  In an information exchange implementation, a</w:t>
        </w:r>
        <w:r w:rsidRPr="009E4FC0">
          <w:rPr>
            <w:lang w:val="en-US"/>
          </w:rPr>
          <w:t xml:space="preserve"> </w:t>
        </w:r>
        <w:r>
          <w:rPr>
            <w:lang w:val="en-US"/>
          </w:rPr>
          <w:t xml:space="preserve">planning and/or job order </w:t>
        </w:r>
        <w:r w:rsidRPr="009E4FC0">
          <w:rPr>
            <w:lang w:val="en-US"/>
          </w:rPr>
          <w:t xml:space="preserve">state engine must already have an agreement via </w:t>
        </w:r>
        <w:r>
          <w:rPr>
            <w:lang w:val="en-US"/>
          </w:rPr>
          <w:t xml:space="preserve">an implementation mfg </w:t>
        </w:r>
        <w:r w:rsidRPr="009E4FC0">
          <w:rPr>
            <w:lang w:val="en-US"/>
          </w:rPr>
          <w:t xml:space="preserve">profile </w:t>
        </w:r>
        <w:r>
          <w:rPr>
            <w:lang w:val="en-US"/>
          </w:rPr>
          <w:t>for the state model definitions.  ISA-</w:t>
        </w:r>
        <w:r w:rsidRPr="009E4FC0">
          <w:rPr>
            <w:lang w:val="en-US"/>
          </w:rPr>
          <w:t>95</w:t>
        </w:r>
        <w:r>
          <w:rPr>
            <w:lang w:val="en-US"/>
          </w:rPr>
          <w:t>-based</w:t>
        </w:r>
        <w:r w:rsidRPr="009E4FC0">
          <w:rPr>
            <w:lang w:val="en-US"/>
          </w:rPr>
          <w:t xml:space="preserve"> exchanges </w:t>
        </w:r>
        <w:r>
          <w:rPr>
            <w:lang w:val="en-US"/>
          </w:rPr>
          <w:t xml:space="preserve">transact </w:t>
        </w:r>
        <w:r w:rsidRPr="009E4FC0">
          <w:rPr>
            <w:lang w:val="en-US"/>
          </w:rPr>
          <w:t>the current</w:t>
        </w:r>
        <w:r>
          <w:rPr>
            <w:lang w:val="en-US"/>
          </w:rPr>
          <w:t xml:space="preserve"> state as a value/enumeration. </w:t>
        </w:r>
        <w:r w:rsidRPr="009E4FC0">
          <w:rPr>
            <w:lang w:val="en-US"/>
          </w:rPr>
          <w:t xml:space="preserve">The </w:t>
        </w:r>
        <w:r>
          <w:rPr>
            <w:lang w:val="en-US"/>
          </w:rPr>
          <w:t>sending and receiving applications</w:t>
        </w:r>
        <w:r w:rsidRPr="009E4FC0">
          <w:rPr>
            <w:lang w:val="en-US"/>
          </w:rPr>
          <w:t xml:space="preserve"> are “expected” to understand the state value being exchanged.</w:t>
        </w:r>
      </w:ins>
    </w:p>
    <w:p w14:paraId="5912625A" w14:textId="5ACBECFF" w:rsidR="00180295" w:rsidRPr="003B2776" w:rsidRDefault="00180295" w:rsidP="003B2776">
      <w:pPr>
        <w:pStyle w:val="PARAGRAPH"/>
      </w:pPr>
      <w:r w:rsidRPr="003B2776">
        <w:t xml:space="preserve">The defined values for the </w:t>
      </w:r>
      <w:r w:rsidR="00EA1589" w:rsidRPr="005403B2">
        <w:t>s</w:t>
      </w:r>
      <w:r w:rsidRPr="005403B2">
        <w:t xml:space="preserve">chedule </w:t>
      </w:r>
      <w:r w:rsidR="00EA1589" w:rsidRPr="005403B2">
        <w:t>s</w:t>
      </w:r>
      <w:r w:rsidRPr="005403B2">
        <w:t>tate</w:t>
      </w:r>
      <w:r w:rsidRPr="00383C0D">
        <w:t xml:space="preserve"> a</w:t>
      </w:r>
      <w:r w:rsidRPr="003B2776">
        <w:t xml:space="preserve">ttribute of the </w:t>
      </w:r>
      <w:r w:rsidRPr="00BE0F67">
        <w:rPr>
          <w:i/>
        </w:rPr>
        <w:t>operations schedule</w:t>
      </w:r>
      <w:r w:rsidR="00EA1589" w:rsidRPr="003B2776">
        <w:t xml:space="preserve">, </w:t>
      </w:r>
      <w:r w:rsidR="00EA1589" w:rsidRPr="00BE0F67">
        <w:rPr>
          <w:i/>
        </w:rPr>
        <w:t>request state</w:t>
      </w:r>
      <w:r w:rsidR="00EA1589" w:rsidRPr="003B2776">
        <w:t xml:space="preserve"> attribute for the </w:t>
      </w:r>
      <w:r w:rsidR="00EA1589" w:rsidRPr="00BE0F67">
        <w:rPr>
          <w:i/>
        </w:rPr>
        <w:t>operations request</w:t>
      </w:r>
      <w:r w:rsidR="00EA1589" w:rsidRPr="003B2776">
        <w:t>, and</w:t>
      </w:r>
      <w:r w:rsidR="00EA1589" w:rsidRPr="00383C0D">
        <w:t xml:space="preserve"> </w:t>
      </w:r>
      <w:r w:rsidR="00EA1589" w:rsidRPr="005403B2">
        <w:t>segment state</w:t>
      </w:r>
      <w:r w:rsidR="00EA1589" w:rsidRPr="00383C0D">
        <w:t xml:space="preserve"> </w:t>
      </w:r>
      <w:r w:rsidR="00EA1589" w:rsidRPr="003B2776">
        <w:t xml:space="preserve">attribute for </w:t>
      </w:r>
      <w:r w:rsidR="00EA1589" w:rsidRPr="00BE0F67">
        <w:rPr>
          <w:i/>
        </w:rPr>
        <w:t>segment requirement</w:t>
      </w:r>
      <w:r w:rsidR="00EA1589" w:rsidRPr="003B2776">
        <w:t xml:space="preserve"> </w:t>
      </w:r>
      <w:r w:rsidRPr="003B2776">
        <w:t xml:space="preserve">have the following definitions: </w:t>
      </w:r>
    </w:p>
    <w:p w14:paraId="3153ED9D" w14:textId="77777777" w:rsidR="00180295" w:rsidRPr="003B2776" w:rsidRDefault="00180295" w:rsidP="003B2776">
      <w:pPr>
        <w:pStyle w:val="PARAGRAPH"/>
        <w:spacing w:after="100"/>
      </w:pPr>
      <w:r w:rsidRPr="003B2776">
        <w:t xml:space="preserve">Forecast </w:t>
      </w:r>
      <w:r w:rsidR="004E7BA6" w:rsidRPr="003B2776">
        <w:t>–</w:t>
      </w:r>
      <w:r w:rsidRPr="003B2776">
        <w:t xml:space="preserve"> The requirements have not been released for use.</w:t>
      </w:r>
    </w:p>
    <w:p w14:paraId="7BCF6E7B" w14:textId="77777777" w:rsidR="00180295" w:rsidRPr="00180295" w:rsidRDefault="00180295" w:rsidP="003B2776">
      <w:pPr>
        <w:pStyle w:val="NOTE0"/>
        <w:rPr>
          <w:lang w:val="en-US"/>
        </w:rPr>
      </w:pPr>
      <w:r w:rsidRPr="00180295">
        <w:rPr>
          <w:lang w:val="en-US"/>
        </w:rPr>
        <w:t>E</w:t>
      </w:r>
      <w:r w:rsidR="001B35C8">
        <w:rPr>
          <w:lang w:val="en-US"/>
        </w:rPr>
        <w:t>XAMPLE</w:t>
      </w:r>
      <w:r w:rsidR="001B35C8">
        <w:rPr>
          <w:lang w:val="en-US"/>
        </w:rPr>
        <w:tab/>
      </w:r>
      <w:r w:rsidRPr="00180295">
        <w:rPr>
          <w:lang w:val="en-US"/>
        </w:rPr>
        <w:t xml:space="preserve">This may be a schedule which is an estimate to allow long term planning </w:t>
      </w:r>
      <w:r w:rsidR="003A5A2B">
        <w:rPr>
          <w:lang w:val="en-US"/>
        </w:rPr>
        <w:t>by the receiver, with a later “r</w:t>
      </w:r>
      <w:r w:rsidRPr="00180295">
        <w:rPr>
          <w:lang w:val="en-US"/>
        </w:rPr>
        <w:t>eleased” schedule when the schedule has been approved and released to production.</w:t>
      </w:r>
    </w:p>
    <w:p w14:paraId="5FCE6BB4" w14:textId="77777777" w:rsidR="00180295" w:rsidRPr="003B2776" w:rsidRDefault="00180295" w:rsidP="003B2776">
      <w:pPr>
        <w:pStyle w:val="PARAGRAPH"/>
        <w:spacing w:after="100"/>
      </w:pPr>
      <w:r w:rsidRPr="003B2776">
        <w:t xml:space="preserve">Released </w:t>
      </w:r>
      <w:r w:rsidR="004E7BA6" w:rsidRPr="003B2776">
        <w:t xml:space="preserve">– </w:t>
      </w:r>
      <w:r w:rsidRPr="003B2776">
        <w:t>The requirements have been released for use.</w:t>
      </w:r>
    </w:p>
    <w:p w14:paraId="0D06BE85" w14:textId="77777777" w:rsidR="00180295" w:rsidRPr="003B2776" w:rsidRDefault="00180295" w:rsidP="003B2776">
      <w:pPr>
        <w:pStyle w:val="PARAGRAPH"/>
        <w:spacing w:after="100"/>
      </w:pPr>
      <w:r w:rsidRPr="003B2776">
        <w:t>Cancelled – A scheduling decision has been taken to cancel the requirements prior to commencement of execution.</w:t>
      </w:r>
    </w:p>
    <w:p w14:paraId="56C7BDE5" w14:textId="77777777" w:rsidR="00180295" w:rsidRPr="003B2776" w:rsidRDefault="00180295" w:rsidP="003B2776">
      <w:pPr>
        <w:pStyle w:val="PARAGRAPH"/>
        <w:spacing w:after="100"/>
      </w:pPr>
      <w:r w:rsidRPr="003B2776">
        <w:t xml:space="preserve">Ready – Necessary pre-conditions have been met and the </w:t>
      </w:r>
      <w:r w:rsidR="001B35C8" w:rsidRPr="003B2776">
        <w:t>job orders</w:t>
      </w:r>
      <w:r w:rsidRPr="003B2776">
        <w:t xml:space="preserve"> or activities are ready to run.</w:t>
      </w:r>
    </w:p>
    <w:p w14:paraId="47CCE244" w14:textId="77777777" w:rsidR="00180295" w:rsidRPr="003B2776" w:rsidRDefault="00180295" w:rsidP="003B2776">
      <w:pPr>
        <w:pStyle w:val="PARAGRAPH"/>
        <w:spacing w:after="100"/>
      </w:pPr>
      <w:r w:rsidRPr="003B2776">
        <w:t xml:space="preserve">Running – </w:t>
      </w:r>
      <w:r w:rsidR="001B35C8" w:rsidRPr="003B2776">
        <w:t>Job orders</w:t>
      </w:r>
      <w:r w:rsidRPr="003B2776">
        <w:t xml:space="preserve"> or activities are in execution.</w:t>
      </w:r>
    </w:p>
    <w:p w14:paraId="1A113002" w14:textId="77777777" w:rsidR="00180295" w:rsidRPr="003B2776" w:rsidRDefault="00180295" w:rsidP="003B2776">
      <w:pPr>
        <w:pStyle w:val="PARAGRAPH"/>
        <w:spacing w:after="100"/>
      </w:pPr>
      <w:r w:rsidRPr="003B2776">
        <w:t xml:space="preserve">Completed – </w:t>
      </w:r>
      <w:r w:rsidR="001B35C8" w:rsidRPr="003B2776">
        <w:t>Job orders</w:t>
      </w:r>
      <w:r w:rsidRPr="003B2776">
        <w:t xml:space="preserve"> or activities have been completed and are no longer in execution.</w:t>
      </w:r>
    </w:p>
    <w:p w14:paraId="206B8662" w14:textId="77777777" w:rsidR="00180295" w:rsidRPr="003B2776" w:rsidRDefault="00180295" w:rsidP="003B2776">
      <w:pPr>
        <w:pStyle w:val="PARAGRAPH"/>
        <w:spacing w:after="100"/>
      </w:pPr>
      <w:r w:rsidRPr="003B2776">
        <w:t xml:space="preserve">Aborted – An execution decision has been taken to terminate the </w:t>
      </w:r>
      <w:r w:rsidR="001B35C8" w:rsidRPr="003B2776">
        <w:t>job orders</w:t>
      </w:r>
      <w:r w:rsidRPr="003B2776">
        <w:t xml:space="preserve"> or activities that may, or may not, have been previously commenced.</w:t>
      </w:r>
    </w:p>
    <w:p w14:paraId="580F2648" w14:textId="77777777" w:rsidR="00180295" w:rsidRPr="003B2776" w:rsidRDefault="00180295" w:rsidP="003B2776">
      <w:pPr>
        <w:pStyle w:val="PARAGRAPH"/>
        <w:spacing w:after="100"/>
      </w:pPr>
      <w:r w:rsidRPr="003B2776">
        <w:t xml:space="preserve">Held – </w:t>
      </w:r>
      <w:r w:rsidR="001B35C8" w:rsidRPr="003B2776">
        <w:t>Job orders</w:t>
      </w:r>
      <w:r w:rsidRPr="003B2776">
        <w:t xml:space="preserve"> or activities have been temporarily stopped due to a constraint of some form.</w:t>
      </w:r>
    </w:p>
    <w:p w14:paraId="583C7956" w14:textId="77777777" w:rsidR="00180295" w:rsidRPr="003B2776" w:rsidRDefault="00180295" w:rsidP="003B2776">
      <w:pPr>
        <w:pStyle w:val="PARAGRAPH"/>
        <w:spacing w:after="100"/>
      </w:pPr>
      <w:r w:rsidRPr="003B2776">
        <w:t xml:space="preserve">Paused – </w:t>
      </w:r>
      <w:r w:rsidR="001B35C8" w:rsidRPr="003B2776">
        <w:t>Job orders</w:t>
      </w:r>
      <w:r w:rsidRPr="003B2776">
        <w:t xml:space="preserve"> or activities have been temporarily stopped due to a deliberate decision within execution.</w:t>
      </w:r>
    </w:p>
    <w:p w14:paraId="2307C8A3" w14:textId="77777777" w:rsidR="00180295" w:rsidRPr="003B2776" w:rsidRDefault="00180295" w:rsidP="003B2776">
      <w:pPr>
        <w:pStyle w:val="PARAGRAPH"/>
        <w:spacing w:after="100"/>
      </w:pPr>
      <w:r w:rsidRPr="003B2776">
        <w:t xml:space="preserve">Closed – </w:t>
      </w:r>
      <w:r w:rsidR="001B35C8" w:rsidRPr="003B2776">
        <w:t>Job orders</w:t>
      </w:r>
      <w:r w:rsidRPr="003B2776">
        <w:t xml:space="preserve"> or activities have been completed and fully reconciled. No further changes, or restatement of actuals is expected</w:t>
      </w:r>
    </w:p>
    <w:p w14:paraId="7CA8DA5F" w14:textId="77777777" w:rsidR="009E6331" w:rsidRPr="001C220C" w:rsidRDefault="006A5B9A" w:rsidP="003E1075">
      <w:pPr>
        <w:pStyle w:val="Heading3"/>
      </w:pPr>
      <w:r w:rsidRPr="001C220C">
        <w:t>Operations request</w:t>
      </w:r>
      <w:bookmarkEnd w:id="15126"/>
    </w:p>
    <w:p w14:paraId="74CE6173" w14:textId="77777777" w:rsidR="00B638E1" w:rsidRPr="001C220C" w:rsidRDefault="00B638E1" w:rsidP="000D7FCB">
      <w:pPr>
        <w:pStyle w:val="PARAGRAPH"/>
        <w:rPr>
          <w:lang w:val="en-US"/>
        </w:rPr>
      </w:pPr>
      <w:r w:rsidRPr="001C220C">
        <w:rPr>
          <w:lang w:val="en-US"/>
        </w:rPr>
        <w:t>A request for a</w:t>
      </w:r>
      <w:r w:rsidR="00B870DB" w:rsidRPr="001C220C">
        <w:rPr>
          <w:lang w:val="en-US"/>
        </w:rPr>
        <w:t>n</w:t>
      </w:r>
      <w:r w:rsidRPr="001C220C">
        <w:rPr>
          <w:lang w:val="en-US"/>
        </w:rPr>
        <w:t xml:space="preserve"> element </w:t>
      </w:r>
      <w:r w:rsidR="006C7335" w:rsidRPr="001C220C">
        <w:rPr>
          <w:lang w:val="en-US"/>
        </w:rPr>
        <w:t xml:space="preserve">of an </w:t>
      </w:r>
      <w:r w:rsidR="006C7335" w:rsidRPr="00E23CC8">
        <w:rPr>
          <w:i/>
          <w:lang w:val="en-US"/>
        </w:rPr>
        <w:t>operation schedule</w:t>
      </w:r>
      <w:r w:rsidR="006C7335" w:rsidRPr="001C220C">
        <w:rPr>
          <w:lang w:val="en-US"/>
        </w:rPr>
        <w:t xml:space="preserve"> </w:t>
      </w:r>
      <w:r w:rsidR="00E23CC8" w:rsidRPr="001C220C">
        <w:rPr>
          <w:lang w:val="en-US"/>
        </w:rPr>
        <w:t xml:space="preserve">shall be presented as </w:t>
      </w:r>
      <w:r w:rsidR="00BF69FC" w:rsidRPr="001C220C">
        <w:rPr>
          <w:lang w:val="en-US"/>
        </w:rPr>
        <w:t xml:space="preserve">an </w:t>
      </w:r>
      <w:r w:rsidR="00BF69FC" w:rsidRPr="00E23CC8">
        <w:rPr>
          <w:i/>
          <w:lang w:val="en-US"/>
        </w:rPr>
        <w:t>operation</w:t>
      </w:r>
      <w:r w:rsidR="006A5B9A" w:rsidRPr="00E23CC8">
        <w:rPr>
          <w:i/>
          <w:lang w:val="en-US"/>
        </w:rPr>
        <w:t>s request</w:t>
      </w:r>
      <w:r w:rsidRPr="001C220C">
        <w:rPr>
          <w:lang w:val="en-US"/>
        </w:rPr>
        <w:t xml:space="preserve">. </w:t>
      </w:r>
      <w:r w:rsidR="00BF69FC" w:rsidRPr="001C220C">
        <w:rPr>
          <w:lang w:val="en-US"/>
        </w:rPr>
        <w:t xml:space="preserve">An </w:t>
      </w:r>
      <w:r w:rsidR="00BF69FC" w:rsidRPr="00E23CC8">
        <w:rPr>
          <w:i/>
          <w:lang w:val="en-US"/>
        </w:rPr>
        <w:t>operation</w:t>
      </w:r>
      <w:r w:rsidR="006A5B9A" w:rsidRPr="00E23CC8">
        <w:rPr>
          <w:i/>
          <w:lang w:val="en-US"/>
        </w:rPr>
        <w:t>s request</w:t>
      </w:r>
      <w:r w:rsidRPr="001C220C">
        <w:rPr>
          <w:lang w:val="en-US"/>
        </w:rPr>
        <w:t xml:space="preserve"> contains the information required by manu</w:t>
      </w:r>
      <w:r w:rsidRPr="001C220C">
        <w:rPr>
          <w:lang w:val="en-US"/>
        </w:rPr>
        <w:softHyphen/>
        <w:t xml:space="preserve">facturing to fulfill </w:t>
      </w:r>
      <w:r w:rsidR="006C7335" w:rsidRPr="001C220C">
        <w:rPr>
          <w:lang w:val="en-US"/>
        </w:rPr>
        <w:t xml:space="preserve">the </w:t>
      </w:r>
      <w:r w:rsidRPr="001C220C">
        <w:rPr>
          <w:lang w:val="en-US"/>
        </w:rPr>
        <w:t xml:space="preserve">scheduled </w:t>
      </w:r>
      <w:r w:rsidR="006C7335" w:rsidRPr="001C220C">
        <w:rPr>
          <w:lang w:val="en-US"/>
        </w:rPr>
        <w:t>operation</w:t>
      </w:r>
      <w:r w:rsidRPr="001C220C">
        <w:rPr>
          <w:lang w:val="en-US"/>
        </w:rPr>
        <w:t xml:space="preserve">. </w:t>
      </w:r>
      <w:r w:rsidR="00E23CC8" w:rsidRPr="001C220C">
        <w:rPr>
          <w:lang w:val="en-US"/>
        </w:rPr>
        <w:t xml:space="preserve">An </w:t>
      </w:r>
      <w:r w:rsidR="00E23CC8" w:rsidRPr="00E23CC8">
        <w:rPr>
          <w:i/>
          <w:lang w:val="en-US"/>
        </w:rPr>
        <w:t>operations request</w:t>
      </w:r>
      <w:r w:rsidR="00E23CC8" w:rsidRPr="001C220C">
        <w:rPr>
          <w:lang w:val="en-US"/>
        </w:rPr>
        <w:t xml:space="preserve"> </w:t>
      </w:r>
      <w:r w:rsidRPr="001C220C">
        <w:rPr>
          <w:lang w:val="en-US"/>
        </w:rPr>
        <w:t xml:space="preserve">may be a subset of the business information, or it may contain additional information not normally used by the business system. </w:t>
      </w:r>
    </w:p>
    <w:p w14:paraId="2C7D6B32" w14:textId="77777777" w:rsidR="00B638E1" w:rsidRDefault="00BF69FC" w:rsidP="000D7FCB">
      <w:pPr>
        <w:pStyle w:val="PARAGRAPH"/>
        <w:rPr>
          <w:lang w:val="en-US"/>
        </w:rPr>
      </w:pPr>
      <w:r w:rsidRPr="001C220C">
        <w:rPr>
          <w:lang w:val="en-US"/>
        </w:rPr>
        <w:t xml:space="preserve">An </w:t>
      </w:r>
      <w:r w:rsidRPr="00E23CC8">
        <w:rPr>
          <w:i/>
          <w:lang w:val="en-US"/>
        </w:rPr>
        <w:t>operation</w:t>
      </w:r>
      <w:r w:rsidR="006A5B9A" w:rsidRPr="00E23CC8">
        <w:rPr>
          <w:i/>
          <w:lang w:val="en-US"/>
        </w:rPr>
        <w:t>s request</w:t>
      </w:r>
      <w:r w:rsidR="00B638E1" w:rsidRPr="001C220C">
        <w:rPr>
          <w:lang w:val="en-US"/>
        </w:rPr>
        <w:t xml:space="preserve"> may identify or reference the associated </w:t>
      </w:r>
      <w:r w:rsidR="006A5B9A" w:rsidRPr="001C220C">
        <w:rPr>
          <w:lang w:val="en-US"/>
        </w:rPr>
        <w:t>operations instructions</w:t>
      </w:r>
      <w:r w:rsidR="00B638E1" w:rsidRPr="001C220C">
        <w:rPr>
          <w:lang w:val="en-US"/>
        </w:rPr>
        <w:t xml:space="preserve">. </w:t>
      </w:r>
      <w:r w:rsidRPr="001C220C">
        <w:rPr>
          <w:lang w:val="en-US"/>
        </w:rPr>
        <w:t xml:space="preserve">An </w:t>
      </w:r>
      <w:r w:rsidRPr="00E23CC8">
        <w:rPr>
          <w:i/>
          <w:lang w:val="en-US"/>
        </w:rPr>
        <w:t>operation</w:t>
      </w:r>
      <w:r w:rsidR="006A5B9A" w:rsidRPr="00E23CC8">
        <w:rPr>
          <w:i/>
          <w:lang w:val="en-US"/>
        </w:rPr>
        <w:t>s request</w:t>
      </w:r>
      <w:r w:rsidR="00B638E1" w:rsidRPr="001C220C">
        <w:rPr>
          <w:lang w:val="en-US"/>
        </w:rPr>
        <w:t xml:space="preserve"> shall contain at least one </w:t>
      </w:r>
      <w:r w:rsidR="00B638E1" w:rsidRPr="00E23CC8">
        <w:rPr>
          <w:i/>
          <w:lang w:val="en-US"/>
        </w:rPr>
        <w:t>segment requirement</w:t>
      </w:r>
      <w:r w:rsidR="00B638E1" w:rsidRPr="001C220C">
        <w:rPr>
          <w:lang w:val="en-US"/>
        </w:rPr>
        <w:t xml:space="preserve">, even if </w:t>
      </w:r>
      <w:r w:rsidR="00E23CC8">
        <w:rPr>
          <w:lang w:val="en-US"/>
        </w:rPr>
        <w:t xml:space="preserve">the </w:t>
      </w:r>
      <w:r w:rsidR="00E23CC8" w:rsidRPr="00E23CC8">
        <w:rPr>
          <w:i/>
          <w:lang w:val="en-US"/>
        </w:rPr>
        <w:t>segment requirement</w:t>
      </w:r>
      <w:r w:rsidR="00E23CC8">
        <w:rPr>
          <w:lang w:val="en-US"/>
        </w:rPr>
        <w:t xml:space="preserve"> </w:t>
      </w:r>
      <w:r w:rsidR="00B638E1" w:rsidRPr="001C220C">
        <w:rPr>
          <w:lang w:val="en-US"/>
        </w:rPr>
        <w:t xml:space="preserve">spans all of the </w:t>
      </w:r>
      <w:r w:rsidR="006C7335" w:rsidRPr="001C220C">
        <w:rPr>
          <w:lang w:val="en-US"/>
        </w:rPr>
        <w:t>operation</w:t>
      </w:r>
      <w:r w:rsidR="00B638E1" w:rsidRPr="001C220C">
        <w:rPr>
          <w:lang w:val="en-US"/>
        </w:rPr>
        <w:t xml:space="preserve">. </w:t>
      </w:r>
    </w:p>
    <w:p w14:paraId="62861EB9" w14:textId="6620E3A5" w:rsidR="00B638E1" w:rsidRPr="001C220C" w:rsidRDefault="00BF69FC" w:rsidP="00393230">
      <w:pPr>
        <w:pStyle w:val="PARAGRAPH"/>
        <w:keepNext/>
        <w:rPr>
          <w:lang w:val="en-US"/>
        </w:rPr>
      </w:pPr>
      <w:r w:rsidRPr="001C220C">
        <w:rPr>
          <w:lang w:val="en-US"/>
        </w:rPr>
        <w:t xml:space="preserve">An </w:t>
      </w:r>
      <w:r w:rsidRPr="00E23CC8">
        <w:rPr>
          <w:i/>
          <w:lang w:val="en-US"/>
        </w:rPr>
        <w:t>operation</w:t>
      </w:r>
      <w:r w:rsidR="006A5B9A" w:rsidRPr="00E23CC8">
        <w:rPr>
          <w:i/>
          <w:lang w:val="en-US"/>
        </w:rPr>
        <w:t>s request</w:t>
      </w:r>
      <w:r w:rsidR="00B638E1" w:rsidRPr="001C220C">
        <w:rPr>
          <w:lang w:val="en-US"/>
        </w:rPr>
        <w:t xml:space="preserve"> may include</w:t>
      </w:r>
    </w:p>
    <w:p w14:paraId="4E559CF0" w14:textId="77777777" w:rsidR="00B638E1" w:rsidRPr="001C220C" w:rsidRDefault="00B638E1" w:rsidP="008B2E17">
      <w:pPr>
        <w:pStyle w:val="ListNumber"/>
        <w:numPr>
          <w:ilvl w:val="0"/>
          <w:numId w:val="89"/>
        </w:numPr>
        <w:ind w:left="360"/>
        <w:rPr>
          <w:lang w:val="en-US"/>
        </w:rPr>
      </w:pPr>
      <w:r w:rsidRPr="001C220C">
        <w:rPr>
          <w:lang w:val="en-US"/>
        </w:rPr>
        <w:t xml:space="preserve">when to start </w:t>
      </w:r>
      <w:r w:rsidR="003D32BE" w:rsidRPr="001C220C">
        <w:rPr>
          <w:lang w:val="en-US"/>
        </w:rPr>
        <w:t>the operation</w:t>
      </w:r>
      <w:r w:rsidRPr="001C220C">
        <w:rPr>
          <w:lang w:val="en-US"/>
        </w:rPr>
        <w:t>, typically used if a scheduling system controls the schedule;</w:t>
      </w:r>
    </w:p>
    <w:p w14:paraId="45727516" w14:textId="77777777" w:rsidR="00B638E1" w:rsidRPr="001C220C" w:rsidRDefault="00B638E1" w:rsidP="008B2E17">
      <w:pPr>
        <w:pStyle w:val="ListNumber"/>
        <w:numPr>
          <w:ilvl w:val="0"/>
          <w:numId w:val="89"/>
        </w:numPr>
        <w:ind w:left="360"/>
        <w:rPr>
          <w:lang w:val="en-US"/>
        </w:rPr>
      </w:pPr>
      <w:r w:rsidRPr="001C220C">
        <w:rPr>
          <w:lang w:val="en-US"/>
        </w:rPr>
        <w:t xml:space="preserve">when the </w:t>
      </w:r>
      <w:r w:rsidR="003D32BE" w:rsidRPr="001C220C">
        <w:rPr>
          <w:lang w:val="en-US"/>
        </w:rPr>
        <w:t>operation</w:t>
      </w:r>
      <w:r w:rsidRPr="001C220C">
        <w:rPr>
          <w:lang w:val="en-US"/>
        </w:rPr>
        <w:t xml:space="preserve"> is to be finished, typically used if the manufacturing operations system controls its internal schedule to meet deadlines; </w:t>
      </w:r>
    </w:p>
    <w:p w14:paraId="530294EC" w14:textId="77777777" w:rsidR="00B638E1" w:rsidRPr="001C220C" w:rsidRDefault="00B638E1" w:rsidP="008B2E17">
      <w:pPr>
        <w:pStyle w:val="ListNumber"/>
        <w:numPr>
          <w:ilvl w:val="0"/>
          <w:numId w:val="89"/>
        </w:numPr>
        <w:ind w:left="360"/>
        <w:rPr>
          <w:lang w:val="en-US"/>
        </w:rPr>
      </w:pPr>
      <w:r w:rsidRPr="001C220C">
        <w:rPr>
          <w:lang w:val="en-US"/>
        </w:rPr>
        <w:t>the priority of the request, typically used if exact ordering of production is not externally scheduled</w:t>
      </w:r>
      <w:r w:rsidR="005447D1">
        <w:rPr>
          <w:lang w:val="en-US"/>
        </w:rPr>
        <w:t>.</w:t>
      </w:r>
      <w:r w:rsidRPr="001C220C">
        <w:rPr>
          <w:lang w:val="en-US"/>
        </w:rPr>
        <w:t xml:space="preserve"> </w:t>
      </w:r>
    </w:p>
    <w:p w14:paraId="251809F6" w14:textId="5E6834FD" w:rsidR="00B638E1" w:rsidRPr="001C220C" w:rsidRDefault="00BF69FC" w:rsidP="000D7FCB">
      <w:pPr>
        <w:pStyle w:val="PARAGRAPH"/>
        <w:rPr>
          <w:lang w:val="en-US"/>
        </w:rPr>
      </w:pPr>
      <w:r w:rsidRPr="001C220C">
        <w:rPr>
          <w:lang w:val="en-US"/>
        </w:rPr>
        <w:t xml:space="preserve">An </w:t>
      </w:r>
      <w:r w:rsidRPr="00E23CC8">
        <w:rPr>
          <w:i/>
          <w:lang w:val="en-US"/>
        </w:rPr>
        <w:t>operation</w:t>
      </w:r>
      <w:r w:rsidR="006A5B9A" w:rsidRPr="00E23CC8">
        <w:rPr>
          <w:i/>
          <w:lang w:val="en-US"/>
        </w:rPr>
        <w:t>s request</w:t>
      </w:r>
      <w:r w:rsidR="00B638E1" w:rsidRPr="001C220C">
        <w:rPr>
          <w:lang w:val="en-US"/>
        </w:rPr>
        <w:t xml:space="preserve"> may be reported on by one or more </w:t>
      </w:r>
      <w:r w:rsidR="006A5B9A" w:rsidRPr="00E23CC8">
        <w:rPr>
          <w:i/>
          <w:lang w:val="en-US"/>
        </w:rPr>
        <w:t>operations response</w:t>
      </w:r>
      <w:r w:rsidR="00B638E1" w:rsidRPr="00E23CC8">
        <w:rPr>
          <w:i/>
          <w:lang w:val="en-US"/>
        </w:rPr>
        <w:t>s</w:t>
      </w:r>
      <w:r w:rsidR="00B638E1" w:rsidRPr="001C220C">
        <w:rPr>
          <w:lang w:val="en-US"/>
        </w:rPr>
        <w:t xml:space="preserve">. Additional information may be described in the </w:t>
      </w:r>
      <w:r w:rsidR="00B638E1" w:rsidRPr="00E23CC8">
        <w:rPr>
          <w:i/>
          <w:lang w:val="en-US"/>
        </w:rPr>
        <w:t xml:space="preserve">parameters, personnel requirements, equipment requirements, </w:t>
      </w:r>
      <w:r w:rsidR="00C17398" w:rsidRPr="00E23CC8">
        <w:rPr>
          <w:i/>
          <w:lang w:val="en-US"/>
        </w:rPr>
        <w:t xml:space="preserve">physical asset requirements </w:t>
      </w:r>
      <w:r w:rsidR="00B638E1" w:rsidRPr="00E23CC8">
        <w:rPr>
          <w:lang w:val="en-US"/>
        </w:rPr>
        <w:t>and</w:t>
      </w:r>
      <w:r w:rsidR="00B638E1" w:rsidRPr="00E23CC8">
        <w:rPr>
          <w:i/>
          <w:lang w:val="en-US"/>
        </w:rPr>
        <w:t xml:space="preserve"> material requirements</w:t>
      </w:r>
      <w:r w:rsidR="00B638E1" w:rsidRPr="001C220C">
        <w:rPr>
          <w:lang w:val="en-US"/>
        </w:rPr>
        <w:t xml:space="preserve">. </w:t>
      </w:r>
    </w:p>
    <w:p w14:paraId="2642EF3F" w14:textId="2A3AD849" w:rsidR="00F37C7B" w:rsidRPr="001C220C" w:rsidRDefault="00CB090D" w:rsidP="00F37C7B">
      <w:pPr>
        <w:pStyle w:val="PARAGRAPH"/>
        <w:rPr>
          <w:ins w:id="15134" w:author="Charles Gifford" w:date="2016-04-21T12:20:00Z"/>
          <w:lang w:val="en-US"/>
        </w:rPr>
      </w:pPr>
      <w:r>
        <w:rPr>
          <w:lang w:val="en-US"/>
        </w:rPr>
        <w:fldChar w:fldCharType="begin"/>
      </w:r>
      <w:r>
        <w:rPr>
          <w:lang w:val="en-US"/>
        </w:rPr>
        <w:instrText xml:space="preserve"> REF _Ref477975213 \h </w:instrText>
      </w:r>
      <w:r>
        <w:rPr>
          <w:lang w:val="en-US"/>
        </w:rPr>
      </w:r>
      <w:r>
        <w:rPr>
          <w:lang w:val="en-US"/>
        </w:rPr>
        <w:fldChar w:fldCharType="separate"/>
      </w:r>
      <w:r>
        <w:t xml:space="preserve">Table </w:t>
      </w:r>
      <w:r>
        <w:rPr>
          <w:noProof/>
        </w:rPr>
        <w:t>167</w:t>
      </w:r>
      <w:r>
        <w:rPr>
          <w:lang w:val="en-US"/>
        </w:rPr>
        <w:fldChar w:fldCharType="end"/>
      </w:r>
      <w:r w:rsidR="00DD554D">
        <w:rPr>
          <w:lang w:val="en-US"/>
        </w:rPr>
        <w:t xml:space="preserve"> </w:t>
      </w:r>
      <w:r w:rsidR="009E6331" w:rsidRPr="001C220C">
        <w:rPr>
          <w:lang w:val="en-US"/>
        </w:rPr>
        <w:t xml:space="preserve">defines the </w:t>
      </w:r>
      <w:r w:rsidR="00F37C7B">
        <w:rPr>
          <w:lang w:val="en-US"/>
        </w:rPr>
        <w:t>relationship</w:t>
      </w:r>
      <w:r w:rsidR="00FD240F">
        <w:rPr>
          <w:lang w:val="en-US"/>
        </w:rPr>
        <w:t xml:space="preserve"> role</w:t>
      </w:r>
      <w:r w:rsidR="00F37C7B">
        <w:rPr>
          <w:lang w:val="en-US"/>
        </w:rPr>
        <w:t>s</w:t>
      </w:r>
      <w:r w:rsidR="009E6331" w:rsidRPr="001C220C">
        <w:rPr>
          <w:lang w:val="en-US"/>
        </w:rPr>
        <w:t xml:space="preserve"> for </w:t>
      </w:r>
      <w:r w:rsidR="00F83FEE">
        <w:rPr>
          <w:lang w:val="en-US"/>
        </w:rPr>
        <w:t xml:space="preserve">the </w:t>
      </w:r>
      <w:r w:rsidR="006A5B9A" w:rsidRPr="001C220C">
        <w:rPr>
          <w:i/>
          <w:lang w:val="en-US"/>
        </w:rPr>
        <w:t>operations request</w:t>
      </w:r>
      <w:r w:rsidR="009E6331" w:rsidRPr="001C220C">
        <w:rPr>
          <w:lang w:val="en-US"/>
        </w:rPr>
        <w:t>.</w:t>
      </w:r>
      <w:ins w:id="15135" w:author="Charles Gifford" w:date="2016-04-21T12:19:00Z">
        <w:r w:rsidR="00F37C7B">
          <w:rPr>
            <w:lang w:val="en-US"/>
          </w:rPr>
          <w:t xml:space="preserve">  </w:t>
        </w:r>
      </w:ins>
      <w:ins w:id="15136" w:author="Charles Gifford" w:date="2017-03-22T19:45:00Z">
        <w:r>
          <w:rPr>
            <w:lang w:val="en-US"/>
          </w:rPr>
          <w:fldChar w:fldCharType="begin"/>
        </w:r>
        <w:r>
          <w:rPr>
            <w:lang w:val="en-US"/>
          </w:rPr>
          <w:instrText xml:space="preserve"> REF _Ref161735130 \h </w:instrText>
        </w:r>
      </w:ins>
      <w:r>
        <w:rPr>
          <w:lang w:val="en-US"/>
        </w:rPr>
      </w:r>
      <w:r>
        <w:rPr>
          <w:lang w:val="en-US"/>
        </w:rPr>
        <w:fldChar w:fldCharType="separate"/>
      </w:r>
      <w:ins w:id="15137" w:author="Charles Gifford" w:date="2017-03-22T19:45:00Z">
        <w:r w:rsidRPr="001C220C">
          <w:rPr>
            <w:lang w:val="en-US"/>
          </w:rPr>
          <w:t xml:space="preserve">Table </w:t>
        </w:r>
        <w:r>
          <w:rPr>
            <w:noProof/>
            <w:lang w:val="en-US"/>
          </w:rPr>
          <w:t>168</w:t>
        </w:r>
        <w:r>
          <w:rPr>
            <w:lang w:val="en-US"/>
          </w:rPr>
          <w:fldChar w:fldCharType="end"/>
        </w:r>
      </w:ins>
      <w:ins w:id="15138" w:author="Charles Gifford" w:date="2016-04-21T12:20:00Z">
        <w:r w:rsidR="00F37C7B" w:rsidRPr="001C220C">
          <w:rPr>
            <w:lang w:val="en-US"/>
          </w:rPr>
          <w:t xml:space="preserve"> defines the attributes for </w:t>
        </w:r>
      </w:ins>
      <w:ins w:id="15139" w:author="Charles Gifford" w:date="2016-10-29T20:04:00Z">
        <w:r w:rsidR="00F83FEE">
          <w:rPr>
            <w:lang w:val="en-US"/>
          </w:rPr>
          <w:t xml:space="preserve">the </w:t>
        </w:r>
      </w:ins>
      <w:ins w:id="15140" w:author="Charles Gifford" w:date="2016-04-21T12:20:00Z">
        <w:r w:rsidR="00F37C7B" w:rsidRPr="001C220C">
          <w:rPr>
            <w:i/>
            <w:lang w:val="en-US"/>
          </w:rPr>
          <w:t>operations request</w:t>
        </w:r>
        <w:r w:rsidR="00F37C7B" w:rsidRPr="001C220C">
          <w:rPr>
            <w:lang w:val="en-US"/>
          </w:rPr>
          <w:t>.</w:t>
        </w:r>
      </w:ins>
    </w:p>
    <w:p w14:paraId="70E1054C" w14:textId="59CA41B0" w:rsidR="00F37C7B" w:rsidRDefault="00CB090D" w:rsidP="00881CA4">
      <w:pPr>
        <w:pStyle w:val="TABLE-title"/>
        <w:rPr>
          <w:ins w:id="15141" w:author="Charles Gifford" w:date="2017-03-20T12:06:00Z"/>
          <w:lang w:val="en-US"/>
        </w:rPr>
      </w:pPr>
      <w:bookmarkStart w:id="15142" w:name="_Ref477975213"/>
      <w:bookmarkStart w:id="15143" w:name="_Toc478492467"/>
      <w:ins w:id="15144" w:author="Charles Gifford" w:date="2017-03-22T19:43:00Z">
        <w:r>
          <w:t xml:space="preserve">Table </w:t>
        </w:r>
        <w:r>
          <w:fldChar w:fldCharType="begin"/>
        </w:r>
        <w:r>
          <w:instrText xml:space="preserve"> SEQ Table \* ARABIC </w:instrText>
        </w:r>
      </w:ins>
      <w:r>
        <w:fldChar w:fldCharType="separate"/>
      </w:r>
      <w:ins w:id="15145" w:author="Charles Gifford" w:date="2017-03-22T19:43:00Z">
        <w:r>
          <w:rPr>
            <w:noProof/>
          </w:rPr>
          <w:t>167</w:t>
        </w:r>
        <w:r>
          <w:fldChar w:fldCharType="end"/>
        </w:r>
      </w:ins>
      <w:bookmarkEnd w:id="15142"/>
      <w:ins w:id="15146" w:author="Charles Gifford" w:date="2016-04-21T12:20:00Z">
        <w:r w:rsidR="00F37C7B" w:rsidRPr="001C220C">
          <w:rPr>
            <w:lang w:val="en-US"/>
          </w:rPr>
          <w:t xml:space="preserve"> </w:t>
        </w:r>
        <w:r w:rsidR="00F37C7B">
          <w:rPr>
            <w:lang w:val="en-US"/>
          </w:rPr>
          <w:t>–</w:t>
        </w:r>
        <w:r w:rsidR="00F37C7B" w:rsidRPr="001C220C">
          <w:rPr>
            <w:lang w:val="en-US"/>
          </w:rPr>
          <w:t xml:space="preserve"> </w:t>
        </w:r>
        <w:r w:rsidR="00F37C7B">
          <w:rPr>
            <w:lang w:val="en-US"/>
          </w:rPr>
          <w:t>O</w:t>
        </w:r>
        <w:r w:rsidR="00F37C7B" w:rsidRPr="001C220C">
          <w:rPr>
            <w:lang w:val="en-US"/>
          </w:rPr>
          <w:t>perations request</w:t>
        </w:r>
        <w:r w:rsidR="00F37C7B" w:rsidRPr="00AC2193">
          <w:rPr>
            <w:lang w:val="en-US"/>
          </w:rPr>
          <w:t xml:space="preserve"> </w:t>
        </w:r>
        <w:r w:rsidR="00F37C7B">
          <w:rPr>
            <w:lang w:val="en-US"/>
          </w:rPr>
          <w:t>relationship</w:t>
        </w:r>
      </w:ins>
      <w:ins w:id="15147" w:author="Charles Gifford" w:date="2017-03-20T12:06:00Z">
        <w:r w:rsidR="00FD240F">
          <w:rPr>
            <w:lang w:val="en-US"/>
          </w:rPr>
          <w:t xml:space="preserve"> role</w:t>
        </w:r>
      </w:ins>
      <w:ins w:id="15148" w:author="Charles Gifford" w:date="2016-04-21T12:20:00Z">
        <w:r w:rsidR="00F37C7B">
          <w:rPr>
            <w:lang w:val="en-US"/>
          </w:rPr>
          <w:t>s</w:t>
        </w:r>
      </w:ins>
      <w:bookmarkEnd w:id="15143"/>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170"/>
        <w:gridCol w:w="3690"/>
      </w:tblGrid>
      <w:tr w:rsidR="00FD240F" w:rsidRPr="009432BC" w14:paraId="348EF395" w14:textId="77777777" w:rsidTr="00BA06AC">
        <w:trPr>
          <w:trHeight w:val="197"/>
          <w:tblHeader/>
          <w:ins w:id="15149" w:author="Charles Gifford" w:date="2017-03-20T12:06:00Z"/>
        </w:trPr>
        <w:tc>
          <w:tcPr>
            <w:tcW w:w="2155" w:type="dxa"/>
            <w:shd w:val="clear" w:color="auto" w:fill="auto"/>
          </w:tcPr>
          <w:p w14:paraId="5664352A" w14:textId="77777777" w:rsidR="00FD240F" w:rsidRPr="009432BC" w:rsidRDefault="00FD240F" w:rsidP="00BA06AC">
            <w:pPr>
              <w:pStyle w:val="TABLE-col-heading"/>
              <w:rPr>
                <w:ins w:id="15150" w:author="Charles Gifford" w:date="2017-03-20T12:06:00Z"/>
              </w:rPr>
            </w:pPr>
            <w:ins w:id="15151" w:author="Charles Gifford" w:date="2017-03-20T12:06:00Z">
              <w:r w:rsidRPr="009432BC">
                <w:t>Related Object</w:t>
              </w:r>
            </w:ins>
          </w:p>
        </w:tc>
        <w:tc>
          <w:tcPr>
            <w:tcW w:w="2070" w:type="dxa"/>
            <w:shd w:val="clear" w:color="auto" w:fill="auto"/>
          </w:tcPr>
          <w:p w14:paraId="5D587E4C" w14:textId="77777777" w:rsidR="00FD240F" w:rsidRPr="009432BC" w:rsidRDefault="00FD240F" w:rsidP="00BA06AC">
            <w:pPr>
              <w:pStyle w:val="TABLE-col-heading"/>
              <w:rPr>
                <w:ins w:id="15152" w:author="Charles Gifford" w:date="2017-03-20T12:06:00Z"/>
              </w:rPr>
            </w:pPr>
            <w:ins w:id="15153" w:author="Charles Gifford" w:date="2017-03-20T12:06:00Z">
              <w:r w:rsidRPr="009432BC">
                <w:t>Role</w:t>
              </w:r>
            </w:ins>
          </w:p>
        </w:tc>
        <w:tc>
          <w:tcPr>
            <w:tcW w:w="1170" w:type="dxa"/>
            <w:shd w:val="clear" w:color="auto" w:fill="auto"/>
          </w:tcPr>
          <w:p w14:paraId="26F214FC" w14:textId="77777777" w:rsidR="00FD240F" w:rsidRPr="009432BC" w:rsidRDefault="00FD240F" w:rsidP="00BA06AC">
            <w:pPr>
              <w:pStyle w:val="TABLE-col-heading"/>
              <w:rPr>
                <w:ins w:id="15154" w:author="Charles Gifford" w:date="2017-03-20T12:06:00Z"/>
              </w:rPr>
            </w:pPr>
            <w:ins w:id="15155" w:author="Charles Gifford" w:date="2017-03-20T12:06:00Z">
              <w:r w:rsidRPr="009432BC">
                <w:t>Multiplicity</w:t>
              </w:r>
            </w:ins>
          </w:p>
        </w:tc>
        <w:tc>
          <w:tcPr>
            <w:tcW w:w="3690" w:type="dxa"/>
            <w:shd w:val="clear" w:color="auto" w:fill="auto"/>
          </w:tcPr>
          <w:p w14:paraId="301BC630" w14:textId="77777777" w:rsidR="00FD240F" w:rsidRPr="009432BC" w:rsidRDefault="00FD240F" w:rsidP="00BA06AC">
            <w:pPr>
              <w:pStyle w:val="TABLE-col-heading"/>
              <w:rPr>
                <w:ins w:id="15156" w:author="Charles Gifford" w:date="2017-03-20T12:06:00Z"/>
              </w:rPr>
            </w:pPr>
            <w:ins w:id="15157" w:author="Charles Gifford" w:date="2017-03-20T12:06:00Z">
              <w:r w:rsidRPr="009432BC">
                <w:t>Description</w:t>
              </w:r>
            </w:ins>
          </w:p>
        </w:tc>
      </w:tr>
      <w:tr w:rsidR="001003FF" w:rsidRPr="009432BC" w14:paraId="69F56CBC" w14:textId="77777777" w:rsidTr="00983736">
        <w:trPr>
          <w:trHeight w:val="332"/>
          <w:ins w:id="15158" w:author="Charles Gifford" w:date="2017-03-20T12:06:00Z"/>
        </w:trPr>
        <w:tc>
          <w:tcPr>
            <w:tcW w:w="2155" w:type="dxa"/>
            <w:shd w:val="clear" w:color="auto" w:fill="auto"/>
          </w:tcPr>
          <w:p w14:paraId="6B23744B" w14:textId="3F14C3F4" w:rsidR="001003FF" w:rsidRPr="009432BC" w:rsidRDefault="001003FF" w:rsidP="001003FF">
            <w:pPr>
              <w:pStyle w:val="TABLE-cell"/>
              <w:rPr>
                <w:ins w:id="15159" w:author="Charles Gifford" w:date="2017-03-20T12:06:00Z"/>
              </w:rPr>
            </w:pPr>
            <w:ins w:id="15160" w:author="Charles Gifford" w:date="2017-03-20T12:08:00Z">
              <w:r>
                <w:rPr>
                  <w:szCs w:val="20"/>
                  <w:lang w:val="en-US"/>
                </w:rPr>
                <w:t>Operations schedule</w:t>
              </w:r>
            </w:ins>
          </w:p>
        </w:tc>
        <w:tc>
          <w:tcPr>
            <w:tcW w:w="2070" w:type="dxa"/>
            <w:shd w:val="clear" w:color="auto" w:fill="auto"/>
          </w:tcPr>
          <w:p w14:paraId="4A3140EE" w14:textId="759C7B71" w:rsidR="001003FF" w:rsidRPr="009432BC" w:rsidRDefault="001003FF" w:rsidP="001003FF">
            <w:pPr>
              <w:pStyle w:val="TABLE-cell"/>
              <w:rPr>
                <w:ins w:id="15161" w:author="Charles Gifford" w:date="2017-03-20T12:06:00Z"/>
              </w:rPr>
            </w:pPr>
            <w:ins w:id="15162" w:author="Charles Gifford" w:date="2017-03-20T12:08:00Z">
              <w:r>
                <w:rPr>
                  <w:szCs w:val="20"/>
                  <w:lang w:val="en-US"/>
                </w:rPr>
                <w:t>NA</w:t>
              </w:r>
            </w:ins>
          </w:p>
        </w:tc>
        <w:tc>
          <w:tcPr>
            <w:tcW w:w="1170" w:type="dxa"/>
            <w:shd w:val="clear" w:color="auto" w:fill="auto"/>
          </w:tcPr>
          <w:p w14:paraId="5E94C2A6" w14:textId="05E39884" w:rsidR="001003FF" w:rsidRPr="009432BC" w:rsidRDefault="001003FF" w:rsidP="001003FF">
            <w:pPr>
              <w:pStyle w:val="TABLE-cell"/>
              <w:rPr>
                <w:ins w:id="15163" w:author="Charles Gifford" w:date="2017-03-20T12:06:00Z"/>
              </w:rPr>
            </w:pPr>
            <w:ins w:id="15164" w:author="Charles Gifford" w:date="2017-03-20T12:08:00Z">
              <w:r>
                <w:rPr>
                  <w:szCs w:val="20"/>
                  <w:lang w:val="en-US"/>
                </w:rPr>
                <w:t>1</w:t>
              </w:r>
            </w:ins>
          </w:p>
        </w:tc>
        <w:tc>
          <w:tcPr>
            <w:tcW w:w="3690" w:type="dxa"/>
            <w:shd w:val="clear" w:color="auto" w:fill="auto"/>
          </w:tcPr>
          <w:p w14:paraId="0BFC527E" w14:textId="5ED50DE1" w:rsidR="001003FF" w:rsidRPr="009432BC" w:rsidRDefault="001003FF" w:rsidP="001003FF">
            <w:pPr>
              <w:pStyle w:val="TABLE-cell"/>
              <w:rPr>
                <w:ins w:id="15165" w:author="Charles Gifford" w:date="2017-03-20T12:06:00Z"/>
              </w:rPr>
            </w:pPr>
            <w:ins w:id="15166" w:author="Charles Gifford" w:date="2017-03-20T12:08:00Z">
              <w:r>
                <w:rPr>
                  <w:lang w:val="en-US"/>
                </w:rPr>
                <w:t xml:space="preserve">The </w:t>
              </w:r>
              <w:r>
                <w:rPr>
                  <w:i/>
                  <w:lang w:val="en-US"/>
                </w:rPr>
                <w:t>operations</w:t>
              </w:r>
              <w:r w:rsidRPr="002F42AC">
                <w:rPr>
                  <w:i/>
                  <w:lang w:val="en-US"/>
                </w:rPr>
                <w:t xml:space="preserve"> </w:t>
              </w:r>
              <w:r>
                <w:rPr>
                  <w:i/>
                  <w:lang w:val="en-US"/>
                </w:rPr>
                <w:t xml:space="preserve">schedule object </w:t>
              </w:r>
              <w:r>
                <w:rPr>
                  <w:lang w:val="en-US"/>
                </w:rPr>
                <w:t xml:space="preserve">defined in part by this </w:t>
              </w:r>
              <w:r w:rsidRPr="00705444">
                <w:rPr>
                  <w:i/>
                  <w:lang w:val="en-US"/>
                </w:rPr>
                <w:t xml:space="preserve">operations </w:t>
              </w:r>
              <w:r>
                <w:rPr>
                  <w:i/>
                  <w:lang w:val="en-US"/>
                </w:rPr>
                <w:t>request</w:t>
              </w:r>
              <w:r>
                <w:rPr>
                  <w:lang w:val="en-US"/>
                </w:rPr>
                <w:t>.</w:t>
              </w:r>
            </w:ins>
          </w:p>
        </w:tc>
      </w:tr>
      <w:tr w:rsidR="001003FF" w:rsidRPr="009432BC" w14:paraId="574E1767" w14:textId="77777777" w:rsidTr="00983736">
        <w:trPr>
          <w:trHeight w:val="332"/>
          <w:ins w:id="15167" w:author="Charles Gifford" w:date="2017-03-20T12:07:00Z"/>
        </w:trPr>
        <w:tc>
          <w:tcPr>
            <w:tcW w:w="2155" w:type="dxa"/>
            <w:shd w:val="clear" w:color="auto" w:fill="auto"/>
          </w:tcPr>
          <w:p w14:paraId="160F7484" w14:textId="075EC651" w:rsidR="001003FF" w:rsidRDefault="001003FF" w:rsidP="001003FF">
            <w:pPr>
              <w:pStyle w:val="TABLE-cell"/>
              <w:rPr>
                <w:ins w:id="15168" w:author="Charles Gifford" w:date="2017-03-20T12:07:00Z"/>
                <w:szCs w:val="20"/>
                <w:lang w:val="en-US"/>
              </w:rPr>
            </w:pPr>
            <w:ins w:id="15169" w:author="Charles Gifford" w:date="2017-03-20T12:08:00Z">
              <w:r>
                <w:rPr>
                  <w:szCs w:val="20"/>
                  <w:lang w:val="en-US"/>
                </w:rPr>
                <w:t xml:space="preserve">Requested segment response </w:t>
              </w:r>
            </w:ins>
          </w:p>
        </w:tc>
        <w:tc>
          <w:tcPr>
            <w:tcW w:w="2070" w:type="dxa"/>
            <w:shd w:val="clear" w:color="auto" w:fill="auto"/>
          </w:tcPr>
          <w:p w14:paraId="69F5B694" w14:textId="59EAB40B" w:rsidR="001003FF" w:rsidRDefault="001003FF" w:rsidP="001003FF">
            <w:pPr>
              <w:pStyle w:val="TABLE-cell"/>
              <w:rPr>
                <w:ins w:id="15170" w:author="Charles Gifford" w:date="2017-03-20T12:07:00Z"/>
                <w:szCs w:val="20"/>
                <w:lang w:val="en-US"/>
              </w:rPr>
            </w:pPr>
            <w:ins w:id="15171" w:author="Charles Gifford" w:date="2017-03-20T12:08:00Z">
              <w:r>
                <w:rPr>
                  <w:szCs w:val="20"/>
                  <w:lang w:val="en-US"/>
                </w:rPr>
                <w:t xml:space="preserve">Requested segment response </w:t>
              </w:r>
            </w:ins>
          </w:p>
        </w:tc>
        <w:tc>
          <w:tcPr>
            <w:tcW w:w="1170" w:type="dxa"/>
            <w:shd w:val="clear" w:color="auto" w:fill="auto"/>
          </w:tcPr>
          <w:p w14:paraId="126A48AD" w14:textId="641B9CEE" w:rsidR="001003FF" w:rsidRDefault="001003FF" w:rsidP="001003FF">
            <w:pPr>
              <w:pStyle w:val="TABLE-cell"/>
              <w:rPr>
                <w:ins w:id="15172" w:author="Charles Gifford" w:date="2017-03-20T12:07:00Z"/>
                <w:szCs w:val="20"/>
                <w:lang w:val="en-US"/>
              </w:rPr>
            </w:pPr>
            <w:ins w:id="15173" w:author="Charles Gifford" w:date="2017-03-20T12:08:00Z">
              <w:r>
                <w:rPr>
                  <w:szCs w:val="20"/>
                  <w:lang w:val="en-US"/>
                </w:rPr>
                <w:t>0..</w:t>
              </w:r>
            </w:ins>
            <w:ins w:id="15174" w:author="Charles Gifford" w:date="2017-03-20T12:15:00Z">
              <w:r>
                <w:rPr>
                  <w:szCs w:val="20"/>
                  <w:lang w:val="en-US"/>
                </w:rPr>
                <w:t>*</w:t>
              </w:r>
            </w:ins>
          </w:p>
        </w:tc>
        <w:tc>
          <w:tcPr>
            <w:tcW w:w="3690" w:type="dxa"/>
            <w:shd w:val="clear" w:color="auto" w:fill="auto"/>
          </w:tcPr>
          <w:p w14:paraId="1272C076" w14:textId="2E824C4D" w:rsidR="001003FF" w:rsidRPr="00BE0F67" w:rsidRDefault="001003FF" w:rsidP="001003FF">
            <w:pPr>
              <w:pStyle w:val="TABLE-cell"/>
              <w:rPr>
                <w:ins w:id="15175" w:author="Charles Gifford" w:date="2017-03-20T12:07:00Z"/>
                <w:lang w:val="en-US"/>
              </w:rPr>
            </w:pPr>
            <w:ins w:id="15176" w:author="Charles Gifford" w:date="2017-03-20T12:08:00Z">
              <w:r>
                <w:rPr>
                  <w:lang w:val="en-US"/>
                </w:rPr>
                <w:t xml:space="preserve">The </w:t>
              </w:r>
              <w:r>
                <w:rPr>
                  <w:i/>
                  <w:lang w:val="en-US"/>
                </w:rPr>
                <w:t xml:space="preserve">requested information to be </w:t>
              </w:r>
              <w:r w:rsidRPr="00C3037F">
                <w:rPr>
                  <w:lang w:val="en-US"/>
                </w:rPr>
                <w:t>returned in</w:t>
              </w:r>
              <w:r>
                <w:rPr>
                  <w:i/>
                  <w:lang w:val="en-US"/>
                </w:rPr>
                <w:t xml:space="preserve"> segment </w:t>
              </w:r>
              <w:r w:rsidRPr="004A4F9B">
                <w:rPr>
                  <w:i/>
                  <w:lang w:val="en-US"/>
                </w:rPr>
                <w:t xml:space="preserve">responses </w:t>
              </w:r>
              <w:r w:rsidRPr="00C3037F">
                <w:rPr>
                  <w:lang w:val="en-US"/>
                </w:rPr>
                <w:t>during the processing / execution of this this</w:t>
              </w:r>
              <w:r>
                <w:rPr>
                  <w:i/>
                  <w:lang w:val="en-US"/>
                </w:rPr>
                <w:t xml:space="preserve"> operations request.</w:t>
              </w:r>
            </w:ins>
          </w:p>
        </w:tc>
      </w:tr>
      <w:tr w:rsidR="001003FF" w:rsidRPr="009432BC" w14:paraId="576956CB" w14:textId="77777777" w:rsidTr="00983736">
        <w:trPr>
          <w:trHeight w:val="332"/>
          <w:ins w:id="15177" w:author="Charles Gifford" w:date="2017-03-20T12:07:00Z"/>
        </w:trPr>
        <w:tc>
          <w:tcPr>
            <w:tcW w:w="2155" w:type="dxa"/>
            <w:shd w:val="clear" w:color="auto" w:fill="auto"/>
          </w:tcPr>
          <w:p w14:paraId="17333B3D" w14:textId="41FD9FD9" w:rsidR="001003FF" w:rsidRDefault="001003FF" w:rsidP="001003FF">
            <w:pPr>
              <w:pStyle w:val="TABLE-cell"/>
              <w:rPr>
                <w:ins w:id="15178" w:author="Charles Gifford" w:date="2017-03-20T12:07:00Z"/>
                <w:szCs w:val="20"/>
                <w:lang w:val="en-US"/>
              </w:rPr>
            </w:pPr>
            <w:ins w:id="15179" w:author="Charles Gifford" w:date="2017-03-20T12:08:00Z">
              <w:r>
                <w:rPr>
                  <w:szCs w:val="20"/>
                  <w:lang w:val="en-US"/>
                </w:rPr>
                <w:t>Operations definition</w:t>
              </w:r>
            </w:ins>
          </w:p>
        </w:tc>
        <w:tc>
          <w:tcPr>
            <w:tcW w:w="2070" w:type="dxa"/>
            <w:shd w:val="clear" w:color="auto" w:fill="auto"/>
          </w:tcPr>
          <w:p w14:paraId="23744178" w14:textId="39EA0E7D" w:rsidR="001003FF" w:rsidRDefault="001003FF" w:rsidP="001003FF">
            <w:pPr>
              <w:pStyle w:val="TABLE-cell"/>
              <w:rPr>
                <w:ins w:id="15180" w:author="Charles Gifford" w:date="2017-03-20T12:07:00Z"/>
                <w:szCs w:val="20"/>
                <w:lang w:val="en-US"/>
              </w:rPr>
            </w:pPr>
            <w:ins w:id="15181" w:author="Charles Gifford" w:date="2017-03-20T12:08:00Z">
              <w:r>
                <w:rPr>
                  <w:szCs w:val="20"/>
                  <w:lang w:val="en-US"/>
                </w:rPr>
                <w:t>Operations definition</w:t>
              </w:r>
            </w:ins>
          </w:p>
        </w:tc>
        <w:tc>
          <w:tcPr>
            <w:tcW w:w="1170" w:type="dxa"/>
            <w:shd w:val="clear" w:color="auto" w:fill="auto"/>
          </w:tcPr>
          <w:p w14:paraId="3E0055D0" w14:textId="5613CE71" w:rsidR="001003FF" w:rsidRDefault="001003FF" w:rsidP="001003FF">
            <w:pPr>
              <w:pStyle w:val="TABLE-cell"/>
              <w:rPr>
                <w:ins w:id="15182" w:author="Charles Gifford" w:date="2017-03-20T12:07:00Z"/>
                <w:szCs w:val="20"/>
                <w:lang w:val="en-US"/>
              </w:rPr>
            </w:pPr>
            <w:ins w:id="15183" w:author="Charles Gifford" w:date="2017-03-20T12:08:00Z">
              <w:r>
                <w:rPr>
                  <w:szCs w:val="20"/>
                  <w:lang w:val="en-US"/>
                </w:rPr>
                <w:t>0..</w:t>
              </w:r>
            </w:ins>
            <w:ins w:id="15184" w:author="Charles Gifford" w:date="2017-03-20T12:14:00Z">
              <w:r>
                <w:rPr>
                  <w:szCs w:val="20"/>
                  <w:lang w:val="en-US"/>
                </w:rPr>
                <w:t>*</w:t>
              </w:r>
            </w:ins>
          </w:p>
        </w:tc>
        <w:tc>
          <w:tcPr>
            <w:tcW w:w="3690" w:type="dxa"/>
            <w:shd w:val="clear" w:color="auto" w:fill="auto"/>
          </w:tcPr>
          <w:p w14:paraId="2DE8CF66" w14:textId="57B5FE76" w:rsidR="001003FF" w:rsidRPr="00BE0F67" w:rsidRDefault="001003FF" w:rsidP="001003FF">
            <w:pPr>
              <w:pStyle w:val="TABLE-cell"/>
              <w:rPr>
                <w:ins w:id="15185" w:author="Charles Gifford" w:date="2017-03-20T12:07:00Z"/>
                <w:lang w:val="en-US"/>
              </w:rPr>
            </w:pPr>
            <w:ins w:id="15186" w:author="Charles Gifford" w:date="2017-03-20T12:08:00Z">
              <w:r>
                <w:rPr>
                  <w:lang w:val="en-US"/>
                </w:rPr>
                <w:t xml:space="preserve">The </w:t>
              </w:r>
              <w:r w:rsidRPr="00705444">
                <w:rPr>
                  <w:i/>
                  <w:lang w:val="en-US"/>
                </w:rPr>
                <w:t xml:space="preserve">operations </w:t>
              </w:r>
              <w:r>
                <w:rPr>
                  <w:i/>
                  <w:lang w:val="en-US"/>
                </w:rPr>
                <w:t>definition</w:t>
              </w:r>
              <w:r>
                <w:rPr>
                  <w:lang w:val="en-US"/>
                </w:rPr>
                <w:t xml:space="preserve"> reference that corresponds to this </w:t>
              </w:r>
              <w:r w:rsidRPr="00705444">
                <w:rPr>
                  <w:i/>
                  <w:lang w:val="en-US"/>
                </w:rPr>
                <w:t xml:space="preserve">operations </w:t>
              </w:r>
              <w:r>
                <w:rPr>
                  <w:i/>
                  <w:lang w:val="en-US"/>
                </w:rPr>
                <w:t>request</w:t>
              </w:r>
              <w:r>
                <w:rPr>
                  <w:lang w:val="en-US"/>
                </w:rPr>
                <w:t xml:space="preserve"> if applicable.</w:t>
              </w:r>
            </w:ins>
          </w:p>
        </w:tc>
      </w:tr>
      <w:tr w:rsidR="001003FF" w:rsidRPr="009432BC" w14:paraId="4689CA37" w14:textId="77777777" w:rsidTr="00983736">
        <w:trPr>
          <w:trHeight w:val="332"/>
          <w:ins w:id="15187" w:author="Charles Gifford" w:date="2017-03-20T12:07:00Z"/>
        </w:trPr>
        <w:tc>
          <w:tcPr>
            <w:tcW w:w="2155" w:type="dxa"/>
            <w:shd w:val="clear" w:color="auto" w:fill="auto"/>
          </w:tcPr>
          <w:p w14:paraId="52151EB5" w14:textId="5E6F14E9" w:rsidR="001003FF" w:rsidRDefault="001003FF" w:rsidP="001003FF">
            <w:pPr>
              <w:pStyle w:val="TABLE-cell"/>
              <w:rPr>
                <w:ins w:id="15188" w:author="Charles Gifford" w:date="2017-03-20T12:07:00Z"/>
                <w:szCs w:val="20"/>
                <w:lang w:val="en-US"/>
              </w:rPr>
            </w:pPr>
            <w:ins w:id="15189" w:author="Charles Gifford" w:date="2017-03-20T12:08:00Z">
              <w:r>
                <w:rPr>
                  <w:szCs w:val="20"/>
                  <w:lang w:val="en-US"/>
                </w:rPr>
                <w:t>Operations segment</w:t>
              </w:r>
            </w:ins>
          </w:p>
        </w:tc>
        <w:tc>
          <w:tcPr>
            <w:tcW w:w="2070" w:type="dxa"/>
            <w:shd w:val="clear" w:color="auto" w:fill="auto"/>
          </w:tcPr>
          <w:p w14:paraId="0F47EBA9" w14:textId="6682100D" w:rsidR="001003FF" w:rsidRDefault="001003FF" w:rsidP="001003FF">
            <w:pPr>
              <w:pStyle w:val="TABLE-cell"/>
              <w:rPr>
                <w:ins w:id="15190" w:author="Charles Gifford" w:date="2017-03-20T12:07:00Z"/>
                <w:szCs w:val="20"/>
                <w:lang w:val="en-US"/>
              </w:rPr>
            </w:pPr>
            <w:ins w:id="15191" w:author="Charles Gifford" w:date="2017-03-20T12:08:00Z">
              <w:r>
                <w:rPr>
                  <w:szCs w:val="20"/>
                  <w:lang w:val="en-US"/>
                </w:rPr>
                <w:t>Operations segment</w:t>
              </w:r>
            </w:ins>
          </w:p>
        </w:tc>
        <w:tc>
          <w:tcPr>
            <w:tcW w:w="1170" w:type="dxa"/>
            <w:shd w:val="clear" w:color="auto" w:fill="auto"/>
          </w:tcPr>
          <w:p w14:paraId="55286711" w14:textId="79D50E31" w:rsidR="001003FF" w:rsidRDefault="001003FF" w:rsidP="001003FF">
            <w:pPr>
              <w:pStyle w:val="TABLE-cell"/>
              <w:rPr>
                <w:ins w:id="15192" w:author="Charles Gifford" w:date="2017-03-20T12:07:00Z"/>
                <w:szCs w:val="20"/>
                <w:lang w:val="en-US"/>
              </w:rPr>
            </w:pPr>
            <w:ins w:id="15193" w:author="Charles Gifford" w:date="2017-03-20T12:14:00Z">
              <w:r>
                <w:rPr>
                  <w:szCs w:val="20"/>
                  <w:lang w:val="en-US"/>
                </w:rPr>
                <w:t>0</w:t>
              </w:r>
            </w:ins>
            <w:ins w:id="15194" w:author="Charles Gifford" w:date="2017-03-20T12:08:00Z">
              <w:r>
                <w:rPr>
                  <w:szCs w:val="20"/>
                  <w:lang w:val="en-US"/>
                </w:rPr>
                <w:t>..*</w:t>
              </w:r>
            </w:ins>
          </w:p>
        </w:tc>
        <w:tc>
          <w:tcPr>
            <w:tcW w:w="3690" w:type="dxa"/>
            <w:shd w:val="clear" w:color="auto" w:fill="auto"/>
          </w:tcPr>
          <w:p w14:paraId="0A06EB9E" w14:textId="7BEFE28F" w:rsidR="001003FF" w:rsidRPr="00BE0F67" w:rsidRDefault="001003FF" w:rsidP="001003FF">
            <w:pPr>
              <w:pStyle w:val="TABLE-cell"/>
              <w:rPr>
                <w:ins w:id="15195" w:author="Charles Gifford" w:date="2017-03-20T12:07:00Z"/>
                <w:lang w:val="en-US"/>
              </w:rPr>
            </w:pPr>
            <w:ins w:id="15196" w:author="Charles Gifford" w:date="2017-03-20T12:08:00Z">
              <w:r>
                <w:rPr>
                  <w:lang w:val="en-US"/>
                </w:rPr>
                <w:t xml:space="preserve">The associated </w:t>
              </w:r>
              <w:r w:rsidRPr="003A5A2B">
                <w:rPr>
                  <w:i/>
                  <w:lang w:val="en-US"/>
                </w:rPr>
                <w:t>operations segment</w:t>
              </w:r>
              <w:r>
                <w:rPr>
                  <w:lang w:val="en-US"/>
                </w:rPr>
                <w:t>s</w:t>
              </w:r>
              <w:r>
                <w:t xml:space="preserve"> </w:t>
              </w:r>
              <w:r w:rsidRPr="00C978DB">
                <w:rPr>
                  <w:lang w:val="en-US"/>
                </w:rPr>
                <w:t>reference that corresponds to this o</w:t>
              </w:r>
              <w:r>
                <w:rPr>
                  <w:lang w:val="en-US"/>
                </w:rPr>
                <w:t>perations request if applicable. If the</w:t>
              </w:r>
              <w:r w:rsidRPr="00393230">
                <w:rPr>
                  <w:i/>
                  <w:lang w:val="en-US"/>
                </w:rPr>
                <w:t xml:space="preserve"> operations segment </w:t>
              </w:r>
              <w:r>
                <w:rPr>
                  <w:lang w:val="en-US"/>
                </w:rPr>
                <w:t xml:space="preserve">reference is insufficient to identify the </w:t>
              </w:r>
              <w:r w:rsidRPr="003A5A2B">
                <w:rPr>
                  <w:i/>
                  <w:lang w:val="en-US"/>
                </w:rPr>
                <w:t>operations segment</w:t>
              </w:r>
              <w:r>
                <w:rPr>
                  <w:lang w:val="en-US"/>
                </w:rPr>
                <w:t xml:space="preserve">, then the </w:t>
              </w:r>
              <w:r w:rsidRPr="00705444">
                <w:rPr>
                  <w:i/>
                  <w:lang w:val="en-US"/>
                </w:rPr>
                <w:t>segment requirement</w:t>
              </w:r>
              <w:r>
                <w:rPr>
                  <w:lang w:val="en-US"/>
                </w:rPr>
                <w:t xml:space="preserve"> should also identify the </w:t>
              </w:r>
              <w:r w:rsidRPr="003A5A2B">
                <w:rPr>
                  <w:i/>
                  <w:lang w:val="en-US"/>
                </w:rPr>
                <w:t>operations definition</w:t>
              </w:r>
              <w:r>
                <w:rPr>
                  <w:i/>
                  <w:lang w:val="en-US"/>
                </w:rPr>
                <w:t xml:space="preserve"> reference</w:t>
              </w:r>
              <w:r>
                <w:rPr>
                  <w:lang w:val="en-US"/>
                </w:rPr>
                <w:t>.</w:t>
              </w:r>
            </w:ins>
          </w:p>
        </w:tc>
      </w:tr>
      <w:tr w:rsidR="001003FF" w:rsidRPr="009432BC" w14:paraId="5A55AC6C" w14:textId="77777777" w:rsidTr="00983736">
        <w:trPr>
          <w:trHeight w:val="332"/>
          <w:ins w:id="15197" w:author="Charles Gifford" w:date="2017-03-20T12:07:00Z"/>
        </w:trPr>
        <w:tc>
          <w:tcPr>
            <w:tcW w:w="2155" w:type="dxa"/>
            <w:shd w:val="clear" w:color="auto" w:fill="auto"/>
          </w:tcPr>
          <w:p w14:paraId="1DA95DB7" w14:textId="147C8931" w:rsidR="001003FF" w:rsidRDefault="001003FF" w:rsidP="001003FF">
            <w:pPr>
              <w:pStyle w:val="TABLE-cell"/>
              <w:rPr>
                <w:ins w:id="15198" w:author="Charles Gifford" w:date="2017-03-20T12:07:00Z"/>
                <w:szCs w:val="20"/>
                <w:lang w:val="en-US"/>
              </w:rPr>
            </w:pPr>
            <w:ins w:id="15199" w:author="Charles Gifford" w:date="2017-03-20T12:08:00Z">
              <w:r>
                <w:rPr>
                  <w:szCs w:val="20"/>
                  <w:lang w:val="en-US"/>
                </w:rPr>
                <w:t>Segment requirement</w:t>
              </w:r>
            </w:ins>
          </w:p>
        </w:tc>
        <w:tc>
          <w:tcPr>
            <w:tcW w:w="2070" w:type="dxa"/>
            <w:shd w:val="clear" w:color="auto" w:fill="auto"/>
          </w:tcPr>
          <w:p w14:paraId="057D050F" w14:textId="08A7EA81" w:rsidR="001003FF" w:rsidRDefault="001003FF" w:rsidP="001003FF">
            <w:pPr>
              <w:pStyle w:val="TABLE-cell"/>
              <w:rPr>
                <w:ins w:id="15200" w:author="Charles Gifford" w:date="2017-03-20T12:07:00Z"/>
                <w:szCs w:val="20"/>
                <w:lang w:val="en-US"/>
              </w:rPr>
            </w:pPr>
            <w:ins w:id="15201" w:author="Charles Gifford" w:date="2017-03-20T12:08:00Z">
              <w:r>
                <w:rPr>
                  <w:szCs w:val="20"/>
                  <w:lang w:val="en-US"/>
                </w:rPr>
                <w:t>Segment requirement</w:t>
              </w:r>
            </w:ins>
          </w:p>
        </w:tc>
        <w:tc>
          <w:tcPr>
            <w:tcW w:w="1170" w:type="dxa"/>
            <w:shd w:val="clear" w:color="auto" w:fill="auto"/>
          </w:tcPr>
          <w:p w14:paraId="2837C02E" w14:textId="2CDC1834" w:rsidR="001003FF" w:rsidRDefault="001003FF" w:rsidP="001003FF">
            <w:pPr>
              <w:pStyle w:val="TABLE-cell"/>
              <w:rPr>
                <w:ins w:id="15202" w:author="Charles Gifford" w:date="2017-03-20T12:07:00Z"/>
                <w:szCs w:val="20"/>
                <w:lang w:val="en-US"/>
              </w:rPr>
            </w:pPr>
            <w:ins w:id="15203" w:author="Charles Gifford" w:date="2017-03-20T12:08:00Z">
              <w:r>
                <w:rPr>
                  <w:szCs w:val="20"/>
                  <w:lang w:val="en-US"/>
                </w:rPr>
                <w:t>1..*</w:t>
              </w:r>
            </w:ins>
          </w:p>
        </w:tc>
        <w:tc>
          <w:tcPr>
            <w:tcW w:w="3690" w:type="dxa"/>
            <w:shd w:val="clear" w:color="auto" w:fill="auto"/>
          </w:tcPr>
          <w:p w14:paraId="7DD4733B" w14:textId="3CD38528" w:rsidR="001003FF" w:rsidRPr="00BE0F67" w:rsidRDefault="001003FF" w:rsidP="001003FF">
            <w:pPr>
              <w:pStyle w:val="TABLE-cell"/>
              <w:rPr>
                <w:ins w:id="15204" w:author="Charles Gifford" w:date="2017-03-20T12:07:00Z"/>
                <w:lang w:val="en-US"/>
              </w:rPr>
            </w:pPr>
            <w:ins w:id="15205" w:author="Charles Gifford" w:date="2017-03-20T12:08:00Z">
              <w:r>
                <w:rPr>
                  <w:lang w:val="en-US"/>
                </w:rPr>
                <w:t xml:space="preserve">The segment </w:t>
              </w:r>
              <w:r>
                <w:rPr>
                  <w:i/>
                  <w:lang w:val="en-US"/>
                </w:rPr>
                <w:t>requirements</w:t>
              </w:r>
              <w:r>
                <w:rPr>
                  <w:lang w:val="en-US"/>
                </w:rPr>
                <w:t xml:space="preserve"> related to this </w:t>
              </w:r>
              <w:r>
                <w:rPr>
                  <w:i/>
                  <w:lang w:val="en-US"/>
                </w:rPr>
                <w:t>operations request.</w:t>
              </w:r>
            </w:ins>
          </w:p>
        </w:tc>
      </w:tr>
    </w:tbl>
    <w:p w14:paraId="3C34A979" w14:textId="1F4EB99F" w:rsidR="009E6331" w:rsidRPr="001C220C" w:rsidRDefault="009E6331" w:rsidP="000D7FCB">
      <w:pPr>
        <w:pStyle w:val="TABLE-title"/>
        <w:rPr>
          <w:lang w:val="en-US"/>
        </w:rPr>
      </w:pPr>
      <w:bookmarkStart w:id="15206" w:name="_Ref161735130"/>
      <w:bookmarkStart w:id="15207" w:name="_Toc161631652"/>
      <w:bookmarkStart w:id="15208" w:name="_Toc266864179"/>
      <w:bookmarkStart w:id="15209" w:name="_Toc306621067"/>
      <w:bookmarkStart w:id="15210" w:name="_Toc320178463"/>
      <w:bookmarkStart w:id="15211" w:name="_Toc478492468"/>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CB090D">
        <w:rPr>
          <w:noProof/>
          <w:lang w:val="en-US"/>
        </w:rPr>
        <w:t>168</w:t>
      </w:r>
      <w:r w:rsidR="00FD29D6">
        <w:rPr>
          <w:lang w:val="en-US"/>
        </w:rPr>
        <w:fldChar w:fldCharType="end"/>
      </w:r>
      <w:bookmarkEnd w:id="15206"/>
      <w:r w:rsidRPr="001C220C">
        <w:rPr>
          <w:lang w:val="en-US"/>
        </w:rPr>
        <w:t xml:space="preserve"> </w:t>
      </w:r>
      <w:r w:rsidR="000D7FCB">
        <w:rPr>
          <w:lang w:val="en-US"/>
        </w:rPr>
        <w:t>–</w:t>
      </w:r>
      <w:r w:rsidRPr="001C220C">
        <w:rPr>
          <w:lang w:val="en-US"/>
        </w:rPr>
        <w:t xml:space="preserve"> </w:t>
      </w:r>
      <w:r w:rsidR="003B2776">
        <w:rPr>
          <w:lang w:val="en-US"/>
        </w:rPr>
        <w:t>O</w:t>
      </w:r>
      <w:r w:rsidR="006A5B9A" w:rsidRPr="001C220C">
        <w:rPr>
          <w:lang w:val="en-US"/>
        </w:rPr>
        <w:t>perations request</w:t>
      </w:r>
      <w:bookmarkEnd w:id="15207"/>
      <w:bookmarkEnd w:id="15208"/>
      <w:bookmarkEnd w:id="15209"/>
      <w:bookmarkEnd w:id="15210"/>
      <w:r w:rsidR="003B2776" w:rsidRPr="00AC2193">
        <w:rPr>
          <w:lang w:val="en-US"/>
        </w:rPr>
        <w:t xml:space="preserve"> </w:t>
      </w:r>
      <w:r w:rsidR="003B2776">
        <w:rPr>
          <w:lang w:val="en-US"/>
        </w:rPr>
        <w:t>attributes</w:t>
      </w:r>
      <w:bookmarkEnd w:id="15211"/>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9E6331" w:rsidRPr="001C220C" w14:paraId="5ECF41E0" w14:textId="77777777">
        <w:trPr>
          <w:tblHeader/>
          <w:jc w:val="center"/>
        </w:trPr>
        <w:tc>
          <w:tcPr>
            <w:tcW w:w="1269" w:type="dxa"/>
          </w:tcPr>
          <w:p w14:paraId="4B56637E" w14:textId="77777777" w:rsidR="009E6331" w:rsidRPr="001C220C" w:rsidRDefault="009E6331" w:rsidP="000D7FCB">
            <w:pPr>
              <w:pStyle w:val="NormalTableHeader"/>
              <w:keepNext w:val="0"/>
              <w:keepLines w:val="0"/>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4C33BF20" w14:textId="77777777" w:rsidR="009E6331" w:rsidRPr="001C220C" w:rsidRDefault="009E6331" w:rsidP="000D7FCB">
            <w:pPr>
              <w:pStyle w:val="NormalTableHeader"/>
              <w:keepNext w:val="0"/>
              <w:keepLines w:val="0"/>
              <w:spacing w:before="40"/>
              <w:rPr>
                <w:lang w:val="en-US"/>
              </w:rPr>
            </w:pPr>
            <w:r w:rsidRPr="001C220C">
              <w:rPr>
                <w:lang w:val="en-US"/>
              </w:rPr>
              <w:t>Description</w:t>
            </w:r>
          </w:p>
        </w:tc>
        <w:tc>
          <w:tcPr>
            <w:tcW w:w="1440" w:type="dxa"/>
          </w:tcPr>
          <w:p w14:paraId="78380D1B" w14:textId="77777777" w:rsidR="009E6331" w:rsidRPr="001C220C" w:rsidRDefault="00AE4770" w:rsidP="000D7FCB">
            <w:pPr>
              <w:pStyle w:val="NormalTableHeader"/>
              <w:keepNext w:val="0"/>
              <w:keepLines w:val="0"/>
              <w:spacing w:before="40"/>
              <w:rPr>
                <w:lang w:val="en-US"/>
              </w:rPr>
            </w:pPr>
            <w:r>
              <w:rPr>
                <w:lang w:val="en-US"/>
              </w:rPr>
              <w:t>Production example</w:t>
            </w:r>
            <w:r w:rsidR="009E6331" w:rsidRPr="001C220C">
              <w:rPr>
                <w:lang w:val="en-US"/>
              </w:rPr>
              <w:t>s</w:t>
            </w:r>
          </w:p>
        </w:tc>
        <w:tc>
          <w:tcPr>
            <w:tcW w:w="1297" w:type="dxa"/>
          </w:tcPr>
          <w:p w14:paraId="195BC6E3" w14:textId="77777777" w:rsidR="009E6331" w:rsidRPr="001C220C" w:rsidRDefault="00AE4770" w:rsidP="000D7FCB">
            <w:pPr>
              <w:pStyle w:val="NormalTableHeader"/>
              <w:keepNext w:val="0"/>
              <w:keepLines w:val="0"/>
              <w:spacing w:before="40"/>
              <w:rPr>
                <w:lang w:val="en-US"/>
              </w:rPr>
            </w:pPr>
            <w:r>
              <w:rPr>
                <w:lang w:val="en-US"/>
              </w:rPr>
              <w:t>Maintenance example</w:t>
            </w:r>
            <w:r w:rsidR="009E6331" w:rsidRPr="001C220C">
              <w:rPr>
                <w:lang w:val="en-US"/>
              </w:rPr>
              <w:t>s</w:t>
            </w:r>
          </w:p>
        </w:tc>
        <w:tc>
          <w:tcPr>
            <w:tcW w:w="1080" w:type="dxa"/>
          </w:tcPr>
          <w:p w14:paraId="70E9B287" w14:textId="77777777" w:rsidR="009E6331" w:rsidRPr="001C220C" w:rsidRDefault="00AE4770" w:rsidP="000D7FCB">
            <w:pPr>
              <w:pStyle w:val="NormalTableHeader"/>
              <w:keepNext w:val="0"/>
              <w:keepLines w:val="0"/>
              <w:spacing w:before="40"/>
              <w:rPr>
                <w:lang w:val="en-US"/>
              </w:rPr>
            </w:pPr>
            <w:r>
              <w:rPr>
                <w:lang w:val="en-US"/>
              </w:rPr>
              <w:t>Quality example</w:t>
            </w:r>
            <w:r w:rsidR="009E6331" w:rsidRPr="001C220C">
              <w:rPr>
                <w:lang w:val="en-US"/>
              </w:rPr>
              <w:t>s</w:t>
            </w:r>
          </w:p>
        </w:tc>
        <w:tc>
          <w:tcPr>
            <w:tcW w:w="1080" w:type="dxa"/>
          </w:tcPr>
          <w:p w14:paraId="5072CA7F" w14:textId="77777777" w:rsidR="009E6331" w:rsidRPr="001C220C" w:rsidRDefault="00AE4770" w:rsidP="000D7FCB">
            <w:pPr>
              <w:pStyle w:val="NormalTableHeader"/>
              <w:keepNext w:val="0"/>
              <w:keepLines w:val="0"/>
              <w:spacing w:before="40"/>
              <w:rPr>
                <w:lang w:val="en-US"/>
              </w:rPr>
            </w:pPr>
            <w:r>
              <w:rPr>
                <w:lang w:val="en-US"/>
              </w:rPr>
              <w:t>Inventory example</w:t>
            </w:r>
            <w:r w:rsidR="009E6331" w:rsidRPr="001C220C">
              <w:rPr>
                <w:lang w:val="en-US"/>
              </w:rPr>
              <w:t>s</w:t>
            </w:r>
          </w:p>
        </w:tc>
      </w:tr>
      <w:tr w:rsidR="009E6331" w:rsidRPr="001C220C" w14:paraId="138F9A6A" w14:textId="77777777">
        <w:trPr>
          <w:cantSplit/>
          <w:jc w:val="center"/>
        </w:trPr>
        <w:tc>
          <w:tcPr>
            <w:tcW w:w="1269" w:type="dxa"/>
          </w:tcPr>
          <w:p w14:paraId="501F231D" w14:textId="77777777" w:rsidR="009E6331" w:rsidRPr="001C220C" w:rsidRDefault="009E6331" w:rsidP="000D7FCB">
            <w:pPr>
              <w:pStyle w:val="TableNormal1"/>
              <w:keepNext w:val="0"/>
              <w:keepLines w:val="0"/>
              <w:rPr>
                <w:lang w:val="en-US"/>
              </w:rPr>
            </w:pPr>
            <w:r w:rsidRPr="001C220C">
              <w:rPr>
                <w:lang w:val="en-US"/>
              </w:rPr>
              <w:t>ID</w:t>
            </w:r>
          </w:p>
        </w:tc>
        <w:tc>
          <w:tcPr>
            <w:tcW w:w="2880" w:type="dxa"/>
          </w:tcPr>
          <w:p w14:paraId="5592E939" w14:textId="77777777" w:rsidR="009E6331" w:rsidRPr="001C220C" w:rsidRDefault="009E6331" w:rsidP="000D7FCB">
            <w:pPr>
              <w:pStyle w:val="TableNormal1"/>
              <w:keepNext w:val="0"/>
              <w:keepLines w:val="0"/>
              <w:rPr>
                <w:lang w:val="en-US"/>
              </w:rPr>
            </w:pPr>
            <w:r w:rsidRPr="001C220C">
              <w:rPr>
                <w:lang w:val="en-US"/>
              </w:rPr>
              <w:t xml:space="preserve">A unique identification of the </w:t>
            </w:r>
            <w:r w:rsidR="006A5B9A" w:rsidRPr="001C220C">
              <w:rPr>
                <w:i/>
                <w:lang w:val="en-US"/>
              </w:rPr>
              <w:t>operations request</w:t>
            </w:r>
            <w:r w:rsidRPr="001C220C">
              <w:rPr>
                <w:lang w:val="en-US"/>
              </w:rPr>
              <w:t xml:space="preserve">. </w:t>
            </w:r>
          </w:p>
          <w:p w14:paraId="000A19CF" w14:textId="77777777" w:rsidR="009E6331" w:rsidRPr="001C220C" w:rsidRDefault="009E6331" w:rsidP="000D7FCB">
            <w:pPr>
              <w:pStyle w:val="TableNormal1"/>
              <w:keepNext w:val="0"/>
              <w:keepLines w:val="0"/>
              <w:rPr>
                <w:lang w:val="en-US"/>
              </w:rPr>
            </w:pPr>
            <w:r w:rsidRPr="001C220C">
              <w:rPr>
                <w:lang w:val="en-US"/>
              </w:rPr>
              <w:t xml:space="preserve">The ID shall be used in other parts of the model when the </w:t>
            </w:r>
            <w:r w:rsidR="006A5B9A" w:rsidRPr="001C220C">
              <w:rPr>
                <w:i/>
                <w:lang w:val="en-US"/>
              </w:rPr>
              <w:t>operations request</w:t>
            </w:r>
            <w:r w:rsidRPr="001C220C">
              <w:rPr>
                <w:i/>
                <w:lang w:val="en-US"/>
              </w:rPr>
              <w:t xml:space="preserve"> </w:t>
            </w:r>
            <w:r w:rsidRPr="001C220C">
              <w:rPr>
                <w:lang w:val="en-US"/>
              </w:rPr>
              <w:t xml:space="preserve">needs to be identified. </w:t>
            </w:r>
          </w:p>
        </w:tc>
        <w:tc>
          <w:tcPr>
            <w:tcW w:w="1440" w:type="dxa"/>
          </w:tcPr>
          <w:p w14:paraId="1E8CD578" w14:textId="77777777" w:rsidR="009E6331" w:rsidRPr="001C220C" w:rsidRDefault="009E6331" w:rsidP="000D7FCB">
            <w:pPr>
              <w:pStyle w:val="TableNormal1"/>
              <w:keepNext w:val="0"/>
              <w:keepLines w:val="0"/>
              <w:rPr>
                <w:lang w:val="en-US"/>
              </w:rPr>
            </w:pPr>
            <w:r w:rsidRPr="001C220C">
              <w:rPr>
                <w:lang w:val="en-US"/>
              </w:rPr>
              <w:t>1001091</w:t>
            </w:r>
          </w:p>
        </w:tc>
        <w:tc>
          <w:tcPr>
            <w:tcW w:w="1297" w:type="dxa"/>
          </w:tcPr>
          <w:p w14:paraId="1BE62A13" w14:textId="77777777" w:rsidR="009E6331" w:rsidRPr="001C220C" w:rsidRDefault="00662AF7" w:rsidP="000D7FCB">
            <w:pPr>
              <w:pStyle w:val="TableNormal1"/>
              <w:keepNext w:val="0"/>
              <w:keepLines w:val="0"/>
              <w:rPr>
                <w:lang w:val="en-US"/>
              </w:rPr>
            </w:pPr>
            <w:smartTag w:uri="urn:schemas-microsoft-com:office:smarttags" w:element="chmetcnv">
              <w:smartTagPr>
                <w:attr w:name="UnitName" w:val="ac"/>
                <w:attr w:name="SourceValue" w:val="59328"/>
                <w:attr w:name="HasSpace" w:val="False"/>
                <w:attr w:name="Negative" w:val="False"/>
                <w:attr w:name="NumberType" w:val="1"/>
                <w:attr w:name="TCSC" w:val="0"/>
              </w:smartTagPr>
              <w:r w:rsidRPr="001C220C">
                <w:rPr>
                  <w:lang w:val="en-US"/>
                </w:rPr>
                <w:t>59328AC</w:t>
              </w:r>
            </w:smartTag>
            <w:r w:rsidRPr="001C220C">
              <w:rPr>
                <w:lang w:val="en-US"/>
              </w:rPr>
              <w:t>8</w:t>
            </w:r>
          </w:p>
        </w:tc>
        <w:tc>
          <w:tcPr>
            <w:tcW w:w="1080" w:type="dxa"/>
          </w:tcPr>
          <w:p w14:paraId="67E8D4F8" w14:textId="77777777" w:rsidR="009E6331" w:rsidRPr="001C220C" w:rsidRDefault="005C49A4" w:rsidP="000D7FCB">
            <w:pPr>
              <w:pStyle w:val="TableNormal1"/>
              <w:keepNext w:val="0"/>
              <w:keepLines w:val="0"/>
              <w:rPr>
                <w:lang w:val="en-US"/>
              </w:rPr>
            </w:pPr>
            <w:r w:rsidRPr="001C220C">
              <w:rPr>
                <w:lang w:val="en-US"/>
              </w:rPr>
              <w:t>E938723</w:t>
            </w:r>
          </w:p>
        </w:tc>
        <w:tc>
          <w:tcPr>
            <w:tcW w:w="1080" w:type="dxa"/>
          </w:tcPr>
          <w:p w14:paraId="6A3F2587" w14:textId="77777777" w:rsidR="009E6331" w:rsidRPr="001C220C" w:rsidRDefault="00976073" w:rsidP="000D7FCB">
            <w:pPr>
              <w:pStyle w:val="TableNormal1"/>
              <w:keepNext w:val="0"/>
              <w:keepLines w:val="0"/>
              <w:rPr>
                <w:lang w:val="en-US"/>
              </w:rPr>
            </w:pPr>
            <w:r w:rsidRPr="001C220C">
              <w:rPr>
                <w:lang w:val="en-US"/>
              </w:rPr>
              <w:t>KIT493</w:t>
            </w:r>
          </w:p>
        </w:tc>
      </w:tr>
      <w:tr w:rsidR="00AC2193" w:rsidRPr="001C220C" w14:paraId="3F669C48" w14:textId="77777777">
        <w:trPr>
          <w:cantSplit/>
          <w:jc w:val="center"/>
        </w:trPr>
        <w:tc>
          <w:tcPr>
            <w:tcW w:w="1269" w:type="dxa"/>
          </w:tcPr>
          <w:p w14:paraId="07239D58" w14:textId="77777777" w:rsidR="00AC2193" w:rsidRPr="001C220C" w:rsidRDefault="00AC2193" w:rsidP="000D7FCB">
            <w:pPr>
              <w:pStyle w:val="TableNormal1"/>
              <w:keepNext w:val="0"/>
              <w:keepLines w:val="0"/>
              <w:rPr>
                <w:lang w:val="en-US"/>
              </w:rPr>
            </w:pPr>
            <w:r w:rsidRPr="001C220C">
              <w:rPr>
                <w:lang w:val="en-US"/>
              </w:rPr>
              <w:t>Description</w:t>
            </w:r>
          </w:p>
        </w:tc>
        <w:tc>
          <w:tcPr>
            <w:tcW w:w="2880" w:type="dxa"/>
          </w:tcPr>
          <w:p w14:paraId="7C57DB5C" w14:textId="77777777" w:rsidR="00AC2193" w:rsidRPr="001C220C" w:rsidRDefault="00AC2193" w:rsidP="000D7FCB">
            <w:pPr>
              <w:pStyle w:val="TableNormal1"/>
              <w:keepNext w:val="0"/>
              <w:keepLines w:val="0"/>
              <w:rPr>
                <w:lang w:val="en-US"/>
              </w:rPr>
            </w:pPr>
            <w:r w:rsidRPr="001C220C">
              <w:rPr>
                <w:lang w:val="en-US"/>
              </w:rPr>
              <w:t xml:space="preserve">Contains additional information and descriptions of the </w:t>
            </w:r>
            <w:r w:rsidRPr="001C220C">
              <w:rPr>
                <w:i/>
                <w:lang w:val="en-US"/>
              </w:rPr>
              <w:t>operations request.</w:t>
            </w:r>
          </w:p>
        </w:tc>
        <w:tc>
          <w:tcPr>
            <w:tcW w:w="1440" w:type="dxa"/>
          </w:tcPr>
          <w:p w14:paraId="51874092" w14:textId="77777777" w:rsidR="00AC2193" w:rsidRPr="001C220C" w:rsidRDefault="00AC2193" w:rsidP="000D7FCB">
            <w:pPr>
              <w:pStyle w:val="TableNormal1"/>
              <w:keepNext w:val="0"/>
              <w:keepLines w:val="0"/>
              <w:rPr>
                <w:lang w:val="en-US"/>
              </w:rPr>
            </w:pPr>
            <w:r w:rsidRPr="001C220C">
              <w:rPr>
                <w:lang w:val="en-US"/>
              </w:rPr>
              <w:t xml:space="preserve">Operations request for export quality widgets for </w:t>
            </w:r>
            <w:smartTag w:uri="urn:schemas-microsoft-com:office:smarttags" w:element="date">
              <w:smartTagPr>
                <w:attr w:name="ls" w:val="trans"/>
                <w:attr w:name="Month" w:val="10"/>
                <w:attr w:name="Day" w:val="29"/>
                <w:attr w:name="Year" w:val="1999"/>
              </w:smartTagPr>
              <w:r w:rsidRPr="001C220C">
                <w:rPr>
                  <w:lang w:val="en-US"/>
                </w:rPr>
                <w:t>October 29, 1999</w:t>
              </w:r>
            </w:smartTag>
            <w:r w:rsidRPr="001C220C">
              <w:rPr>
                <w:lang w:val="en-US"/>
              </w:rPr>
              <w:t>.</w:t>
            </w:r>
          </w:p>
        </w:tc>
        <w:tc>
          <w:tcPr>
            <w:tcW w:w="1297" w:type="dxa"/>
          </w:tcPr>
          <w:p w14:paraId="4CC50D76" w14:textId="77777777" w:rsidR="00AC2193" w:rsidRPr="001C220C" w:rsidRDefault="00AC2193" w:rsidP="000D7FCB">
            <w:pPr>
              <w:pStyle w:val="TableNormal1"/>
              <w:keepNext w:val="0"/>
              <w:keepLines w:val="0"/>
              <w:rPr>
                <w:lang w:val="en-US"/>
              </w:rPr>
            </w:pPr>
            <w:r w:rsidRPr="001C220C">
              <w:rPr>
                <w:lang w:val="en-US"/>
              </w:rPr>
              <w:t>Daily maintenance request</w:t>
            </w:r>
          </w:p>
        </w:tc>
        <w:tc>
          <w:tcPr>
            <w:tcW w:w="1080" w:type="dxa"/>
          </w:tcPr>
          <w:p w14:paraId="3EA23B56" w14:textId="77777777" w:rsidR="00AC2193" w:rsidRPr="001C220C" w:rsidRDefault="00AC2193" w:rsidP="000D7FCB">
            <w:pPr>
              <w:pStyle w:val="TableNormal1"/>
              <w:keepNext w:val="0"/>
              <w:keepLines w:val="0"/>
              <w:rPr>
                <w:lang w:val="en-US"/>
              </w:rPr>
            </w:pPr>
            <w:r w:rsidRPr="001C220C">
              <w:rPr>
                <w:lang w:val="en-US"/>
              </w:rPr>
              <w:t>Test incoming materials</w:t>
            </w:r>
          </w:p>
        </w:tc>
        <w:tc>
          <w:tcPr>
            <w:tcW w:w="1080" w:type="dxa"/>
          </w:tcPr>
          <w:p w14:paraId="70CB396A" w14:textId="77777777" w:rsidR="00AC2193" w:rsidRPr="001C220C" w:rsidRDefault="00AC2193" w:rsidP="000D7FCB">
            <w:pPr>
              <w:pStyle w:val="TableNormal1"/>
              <w:keepNext w:val="0"/>
              <w:keepLines w:val="0"/>
              <w:rPr>
                <w:lang w:val="en-US"/>
              </w:rPr>
            </w:pPr>
            <w:r w:rsidRPr="001C220C">
              <w:rPr>
                <w:lang w:val="en-US"/>
              </w:rPr>
              <w:t>Prepare kit for production run</w:t>
            </w:r>
          </w:p>
        </w:tc>
      </w:tr>
      <w:tr w:rsidR="00AC2193" w:rsidRPr="001C220C" w14:paraId="4B9E1C57" w14:textId="77777777">
        <w:trPr>
          <w:cantSplit/>
          <w:jc w:val="center"/>
        </w:trPr>
        <w:tc>
          <w:tcPr>
            <w:tcW w:w="1269" w:type="dxa"/>
          </w:tcPr>
          <w:p w14:paraId="5E864AE6" w14:textId="77777777" w:rsidR="00AC2193" w:rsidRPr="001C220C" w:rsidRDefault="00AC2193" w:rsidP="000D7FCB">
            <w:pPr>
              <w:pStyle w:val="TableNormal1"/>
              <w:keepNext w:val="0"/>
              <w:keepLines w:val="0"/>
              <w:rPr>
                <w:lang w:val="en-US"/>
              </w:rPr>
            </w:pPr>
            <w:r w:rsidRPr="001C220C">
              <w:rPr>
                <w:lang w:val="en-US"/>
              </w:rPr>
              <w:t>Operations type</w:t>
            </w:r>
          </w:p>
        </w:tc>
        <w:tc>
          <w:tcPr>
            <w:tcW w:w="2880" w:type="dxa"/>
          </w:tcPr>
          <w:p w14:paraId="60F4441A" w14:textId="77777777" w:rsidR="004E7BA6" w:rsidRDefault="00AC2193" w:rsidP="000D7FCB">
            <w:pPr>
              <w:pStyle w:val="TableNormal1"/>
              <w:keepNext w:val="0"/>
              <w:keepLines w:val="0"/>
              <w:rPr>
                <w:lang w:val="en-US"/>
              </w:rPr>
            </w:pPr>
            <w:r w:rsidRPr="001C220C">
              <w:rPr>
                <w:color w:val="000000"/>
                <w:lang w:val="en-US"/>
              </w:rPr>
              <w:t>Describes the category of operations.</w:t>
            </w:r>
            <w:r w:rsidR="004E7BA6">
              <w:rPr>
                <w:color w:val="000000"/>
                <w:lang w:val="en-US"/>
              </w:rPr>
              <w:t xml:space="preserve">  </w:t>
            </w:r>
            <w:r w:rsidRPr="001C220C">
              <w:rPr>
                <w:lang w:val="en-US"/>
              </w:rPr>
              <w:t>Required attribute</w:t>
            </w:r>
            <w:r w:rsidR="003A5A2B">
              <w:rPr>
                <w:lang w:val="en-US"/>
              </w:rPr>
              <w:t>.</w:t>
            </w:r>
            <w:r w:rsidR="004E7BA6">
              <w:rPr>
                <w:lang w:val="en-US"/>
              </w:rPr>
              <w:t xml:space="preserve"> </w:t>
            </w:r>
          </w:p>
          <w:p w14:paraId="15E57E87" w14:textId="77777777" w:rsidR="004E7BA6" w:rsidRDefault="00AC2193" w:rsidP="000D7FCB">
            <w:pPr>
              <w:pStyle w:val="TableNormal1"/>
              <w:keepNext w:val="0"/>
              <w:keepLines w:val="0"/>
              <w:rPr>
                <w:lang w:val="en-US"/>
              </w:rPr>
            </w:pPr>
            <w:r w:rsidRPr="001C220C">
              <w:rPr>
                <w:lang w:val="en-US"/>
              </w:rPr>
              <w:t xml:space="preserve">Defined values are: </w:t>
            </w:r>
          </w:p>
          <w:p w14:paraId="2033B5CB" w14:textId="77777777" w:rsidR="00AC2193" w:rsidRPr="001C220C" w:rsidRDefault="00AC2193" w:rsidP="000D7FCB">
            <w:pPr>
              <w:pStyle w:val="TableNormal1"/>
              <w:keepNext w:val="0"/>
              <w:keepLines w:val="0"/>
              <w:rPr>
                <w:lang w:val="en-US"/>
              </w:rPr>
            </w:pPr>
            <w:r w:rsidRPr="001C220C">
              <w:rPr>
                <w:lang w:val="en-US"/>
              </w:rPr>
              <w:t xml:space="preserve">Production, </w:t>
            </w:r>
            <w:r w:rsidR="003A5A2B">
              <w:rPr>
                <w:lang w:val="en-US"/>
              </w:rPr>
              <w:t>m</w:t>
            </w:r>
            <w:r w:rsidRPr="001C220C">
              <w:rPr>
                <w:lang w:val="en-US"/>
              </w:rPr>
              <w:t xml:space="preserve">aintenance, </w:t>
            </w:r>
            <w:r w:rsidR="003A5A2B">
              <w:rPr>
                <w:lang w:val="en-US"/>
              </w:rPr>
              <w:t>q</w:t>
            </w:r>
            <w:r w:rsidRPr="001C220C">
              <w:rPr>
                <w:lang w:val="en-US"/>
              </w:rPr>
              <w:t xml:space="preserve">uality, </w:t>
            </w:r>
            <w:r w:rsidR="003A5A2B">
              <w:rPr>
                <w:lang w:val="en-US"/>
              </w:rPr>
              <w:t>i</w:t>
            </w:r>
            <w:r w:rsidRPr="001C220C">
              <w:rPr>
                <w:lang w:val="en-US"/>
              </w:rPr>
              <w:t xml:space="preserve">nventory, and </w:t>
            </w:r>
            <w:r w:rsidR="003A5A2B">
              <w:rPr>
                <w:lang w:val="en-US"/>
              </w:rPr>
              <w:t>m</w:t>
            </w:r>
            <w:r w:rsidRPr="001C220C">
              <w:rPr>
                <w:lang w:val="en-US"/>
              </w:rPr>
              <w:t>ixed.</w:t>
            </w:r>
          </w:p>
          <w:p w14:paraId="7AD201C9" w14:textId="77777777" w:rsidR="00AC2193" w:rsidRPr="001C220C" w:rsidRDefault="00AC2193" w:rsidP="000D7FCB">
            <w:pPr>
              <w:pStyle w:val="TableNormal1"/>
              <w:keepNext w:val="0"/>
              <w:keepLines w:val="0"/>
              <w:rPr>
                <w:color w:val="000000"/>
                <w:lang w:val="en-US"/>
              </w:rPr>
            </w:pPr>
            <w:r w:rsidRPr="001C220C">
              <w:rPr>
                <w:lang w:val="en-US"/>
              </w:rPr>
              <w:t>“Mixed” shall be used when the operations request contains several types of operations requests.</w:t>
            </w:r>
          </w:p>
        </w:tc>
        <w:tc>
          <w:tcPr>
            <w:tcW w:w="1440" w:type="dxa"/>
          </w:tcPr>
          <w:p w14:paraId="659B8270" w14:textId="77777777" w:rsidR="00AC2193" w:rsidRPr="001C220C" w:rsidRDefault="00AC2193" w:rsidP="000D7FCB">
            <w:pPr>
              <w:pStyle w:val="TableNormal1"/>
              <w:keepNext w:val="0"/>
              <w:keepLines w:val="0"/>
              <w:rPr>
                <w:color w:val="000000"/>
                <w:lang w:val="en-US"/>
              </w:rPr>
            </w:pPr>
            <w:r w:rsidRPr="001C220C">
              <w:rPr>
                <w:color w:val="000000"/>
                <w:lang w:val="en-US"/>
              </w:rPr>
              <w:t>Production</w:t>
            </w:r>
          </w:p>
        </w:tc>
        <w:tc>
          <w:tcPr>
            <w:tcW w:w="1297" w:type="dxa"/>
          </w:tcPr>
          <w:p w14:paraId="19E7FDCC" w14:textId="77777777" w:rsidR="00AC2193" w:rsidRPr="001C220C" w:rsidRDefault="00AC2193" w:rsidP="000D7FCB">
            <w:pPr>
              <w:pStyle w:val="TableNormal1"/>
              <w:keepNext w:val="0"/>
              <w:keepLines w:val="0"/>
              <w:rPr>
                <w:color w:val="000000"/>
                <w:lang w:val="en-US"/>
              </w:rPr>
            </w:pPr>
            <w:r w:rsidRPr="001C220C">
              <w:rPr>
                <w:color w:val="000000"/>
                <w:lang w:val="en-US"/>
              </w:rPr>
              <w:t>Maintenance</w:t>
            </w:r>
          </w:p>
        </w:tc>
        <w:tc>
          <w:tcPr>
            <w:tcW w:w="1080" w:type="dxa"/>
          </w:tcPr>
          <w:p w14:paraId="74003F4B" w14:textId="77777777" w:rsidR="00AC2193" w:rsidRPr="001C220C" w:rsidRDefault="00AC2193" w:rsidP="000D7FCB">
            <w:pPr>
              <w:pStyle w:val="TableNormal1"/>
              <w:keepNext w:val="0"/>
              <w:keepLines w:val="0"/>
              <w:rPr>
                <w:color w:val="000000"/>
                <w:lang w:val="en-US"/>
              </w:rPr>
            </w:pPr>
            <w:r w:rsidRPr="001C220C">
              <w:rPr>
                <w:color w:val="000000"/>
                <w:lang w:val="en-US"/>
              </w:rPr>
              <w:t>Quality</w:t>
            </w:r>
          </w:p>
        </w:tc>
        <w:tc>
          <w:tcPr>
            <w:tcW w:w="1080" w:type="dxa"/>
          </w:tcPr>
          <w:p w14:paraId="48890553" w14:textId="77777777" w:rsidR="00AC2193" w:rsidRPr="001C220C" w:rsidRDefault="00AC2193" w:rsidP="000D7FCB">
            <w:pPr>
              <w:pStyle w:val="TableNormal1"/>
              <w:keepNext w:val="0"/>
              <w:keepLines w:val="0"/>
              <w:rPr>
                <w:color w:val="000000"/>
                <w:lang w:val="en-US"/>
              </w:rPr>
            </w:pPr>
            <w:r w:rsidRPr="001C220C">
              <w:rPr>
                <w:color w:val="000000"/>
                <w:lang w:val="en-US"/>
              </w:rPr>
              <w:t>Inventory</w:t>
            </w:r>
          </w:p>
        </w:tc>
      </w:tr>
      <w:tr w:rsidR="00AC2193" w:rsidRPr="001C220C" w14:paraId="4C56EEDB" w14:textId="77777777">
        <w:trPr>
          <w:cantSplit/>
          <w:jc w:val="center"/>
        </w:trPr>
        <w:tc>
          <w:tcPr>
            <w:tcW w:w="1269" w:type="dxa"/>
          </w:tcPr>
          <w:p w14:paraId="0BB2119F" w14:textId="77777777" w:rsidR="00AC2193" w:rsidRPr="001C220C" w:rsidRDefault="00AC2193" w:rsidP="000D7FCB">
            <w:pPr>
              <w:pStyle w:val="TableNormal1"/>
              <w:keepNext w:val="0"/>
              <w:keepLines w:val="0"/>
              <w:rPr>
                <w:lang w:val="en-US"/>
              </w:rPr>
            </w:pPr>
            <w:r w:rsidRPr="001C220C">
              <w:rPr>
                <w:lang w:val="en-US"/>
              </w:rPr>
              <w:t xml:space="preserve">Start </w:t>
            </w:r>
            <w:r w:rsidR="003A5A2B">
              <w:rPr>
                <w:lang w:val="en-US"/>
              </w:rPr>
              <w:t>t</w:t>
            </w:r>
            <w:r w:rsidRPr="001C220C">
              <w:rPr>
                <w:lang w:val="en-US"/>
              </w:rPr>
              <w:t>ime</w:t>
            </w:r>
          </w:p>
        </w:tc>
        <w:tc>
          <w:tcPr>
            <w:tcW w:w="2880" w:type="dxa"/>
          </w:tcPr>
          <w:p w14:paraId="495AB656" w14:textId="77777777" w:rsidR="00AC2193" w:rsidRPr="001C220C" w:rsidRDefault="00AC2193" w:rsidP="000D7FCB">
            <w:pPr>
              <w:pStyle w:val="TableNormal1"/>
              <w:keepNext w:val="0"/>
              <w:keepLines w:val="0"/>
              <w:rPr>
                <w:lang w:val="en-US"/>
              </w:rPr>
            </w:pPr>
            <w:r w:rsidRPr="001C220C">
              <w:rPr>
                <w:color w:val="000000"/>
                <w:lang w:val="en-US"/>
              </w:rPr>
              <w:t>When operation is to be started, if applicable.</w:t>
            </w:r>
          </w:p>
        </w:tc>
        <w:tc>
          <w:tcPr>
            <w:tcW w:w="1440" w:type="dxa"/>
          </w:tcPr>
          <w:p w14:paraId="3811D636" w14:textId="77777777" w:rsidR="00AC2193" w:rsidRPr="001C220C" w:rsidRDefault="00AC2193" w:rsidP="000D7FCB">
            <w:pPr>
              <w:pStyle w:val="TableNormal1"/>
              <w:keepNext w:val="0"/>
              <w:keepLines w:val="0"/>
              <w:rPr>
                <w:color w:val="000000"/>
                <w:lang w:val="en-US"/>
              </w:rPr>
            </w:pPr>
            <w:r w:rsidRPr="001C220C">
              <w:rPr>
                <w:color w:val="000000"/>
                <w:lang w:val="en-US"/>
              </w:rPr>
              <w:t>1999-10-27 8:00 UTC</w:t>
            </w:r>
          </w:p>
        </w:tc>
        <w:tc>
          <w:tcPr>
            <w:tcW w:w="1297" w:type="dxa"/>
          </w:tcPr>
          <w:p w14:paraId="1F53AEB6" w14:textId="77777777" w:rsidR="00AC2193" w:rsidRPr="001C220C" w:rsidRDefault="00AC2193" w:rsidP="000D7FCB">
            <w:pPr>
              <w:pStyle w:val="TableNormal1"/>
              <w:keepNext w:val="0"/>
              <w:keepLines w:val="0"/>
              <w:rPr>
                <w:color w:val="000000"/>
                <w:lang w:val="en-US"/>
              </w:rPr>
            </w:pPr>
            <w:r w:rsidRPr="001C220C">
              <w:rPr>
                <w:lang w:val="en-US"/>
              </w:rPr>
              <w:t>10-28-2006 2:00 UTC</w:t>
            </w:r>
          </w:p>
        </w:tc>
        <w:tc>
          <w:tcPr>
            <w:tcW w:w="1080" w:type="dxa"/>
          </w:tcPr>
          <w:p w14:paraId="68622E78" w14:textId="77777777" w:rsidR="00AC2193" w:rsidRPr="001C220C" w:rsidRDefault="00AC2193" w:rsidP="000D7FCB">
            <w:pPr>
              <w:pStyle w:val="TableNormal1"/>
              <w:keepNext w:val="0"/>
              <w:keepLines w:val="0"/>
              <w:rPr>
                <w:color w:val="000000"/>
                <w:lang w:val="en-US"/>
              </w:rPr>
            </w:pPr>
            <w:r w:rsidRPr="001C220C">
              <w:rPr>
                <w:lang w:val="en-US"/>
              </w:rPr>
              <w:t>10-28-2006 4:00 UTC</w:t>
            </w:r>
          </w:p>
        </w:tc>
        <w:tc>
          <w:tcPr>
            <w:tcW w:w="1080" w:type="dxa"/>
          </w:tcPr>
          <w:p w14:paraId="199D8DD5" w14:textId="77777777" w:rsidR="00AC2193" w:rsidRPr="001C220C" w:rsidRDefault="00AC2193" w:rsidP="000D7FCB">
            <w:pPr>
              <w:pStyle w:val="TableNormal1"/>
              <w:keepNext w:val="0"/>
              <w:keepLines w:val="0"/>
              <w:rPr>
                <w:color w:val="000000"/>
                <w:lang w:val="en-US"/>
              </w:rPr>
            </w:pPr>
            <w:r w:rsidRPr="001C220C">
              <w:rPr>
                <w:lang w:val="en-US"/>
              </w:rPr>
              <w:t>10-28-2006 2:00 UTC</w:t>
            </w:r>
          </w:p>
        </w:tc>
      </w:tr>
      <w:tr w:rsidR="00AC2193" w:rsidRPr="001C220C" w14:paraId="7145270A" w14:textId="77777777">
        <w:trPr>
          <w:cantSplit/>
          <w:jc w:val="center"/>
        </w:trPr>
        <w:tc>
          <w:tcPr>
            <w:tcW w:w="1269" w:type="dxa"/>
          </w:tcPr>
          <w:p w14:paraId="3E163687" w14:textId="77777777" w:rsidR="00AC2193" w:rsidRPr="001C220C" w:rsidRDefault="00AC2193" w:rsidP="000D7FCB">
            <w:pPr>
              <w:pStyle w:val="TableNormal1"/>
              <w:keepNext w:val="0"/>
              <w:keepLines w:val="0"/>
              <w:rPr>
                <w:lang w:val="en-US"/>
              </w:rPr>
            </w:pPr>
            <w:r w:rsidRPr="001C220C">
              <w:rPr>
                <w:lang w:val="en-US"/>
              </w:rPr>
              <w:t xml:space="preserve">End </w:t>
            </w:r>
            <w:r w:rsidR="003A5A2B">
              <w:rPr>
                <w:lang w:val="en-US"/>
              </w:rPr>
              <w:t>t</w:t>
            </w:r>
            <w:r w:rsidRPr="001C220C">
              <w:rPr>
                <w:lang w:val="en-US"/>
              </w:rPr>
              <w:t>ime</w:t>
            </w:r>
          </w:p>
        </w:tc>
        <w:tc>
          <w:tcPr>
            <w:tcW w:w="2880" w:type="dxa"/>
          </w:tcPr>
          <w:p w14:paraId="7536B341" w14:textId="77777777" w:rsidR="00AC2193" w:rsidRPr="001C220C" w:rsidRDefault="00AC2193" w:rsidP="000D7FCB">
            <w:pPr>
              <w:pStyle w:val="TableNormal1"/>
              <w:keepNext w:val="0"/>
              <w:keepLines w:val="0"/>
              <w:rPr>
                <w:lang w:val="en-US"/>
              </w:rPr>
            </w:pPr>
            <w:r w:rsidRPr="001C220C">
              <w:rPr>
                <w:color w:val="000000"/>
                <w:lang w:val="en-US"/>
              </w:rPr>
              <w:t xml:space="preserve">When operation is to be completed, if applicable. </w:t>
            </w:r>
          </w:p>
        </w:tc>
        <w:tc>
          <w:tcPr>
            <w:tcW w:w="1440" w:type="dxa"/>
          </w:tcPr>
          <w:p w14:paraId="4E87B920" w14:textId="77777777" w:rsidR="00AC2193" w:rsidRPr="001C220C" w:rsidRDefault="00AC2193" w:rsidP="000D7FCB">
            <w:pPr>
              <w:pStyle w:val="TableNormal1"/>
              <w:keepNext w:val="0"/>
              <w:keepLines w:val="0"/>
              <w:rPr>
                <w:color w:val="000000"/>
                <w:lang w:val="en-US"/>
              </w:rPr>
            </w:pPr>
            <w:r w:rsidRPr="001C220C">
              <w:rPr>
                <w:color w:val="000000"/>
                <w:lang w:val="en-US"/>
              </w:rPr>
              <w:t>1999-10-27 17:00 UTC</w:t>
            </w:r>
          </w:p>
        </w:tc>
        <w:tc>
          <w:tcPr>
            <w:tcW w:w="1297" w:type="dxa"/>
          </w:tcPr>
          <w:p w14:paraId="47D5EBD9" w14:textId="77777777" w:rsidR="00AC2193" w:rsidRPr="001C220C" w:rsidRDefault="00AC2193" w:rsidP="000D7FCB">
            <w:pPr>
              <w:pStyle w:val="TableNormal1"/>
              <w:keepNext w:val="0"/>
              <w:keepLines w:val="0"/>
              <w:rPr>
                <w:color w:val="000000"/>
                <w:lang w:val="en-US"/>
              </w:rPr>
            </w:pPr>
            <w:r w:rsidRPr="001C220C">
              <w:rPr>
                <w:lang w:val="en-US"/>
              </w:rPr>
              <w:t>10-28-2006 2:30 UTC</w:t>
            </w:r>
          </w:p>
        </w:tc>
        <w:tc>
          <w:tcPr>
            <w:tcW w:w="1080" w:type="dxa"/>
          </w:tcPr>
          <w:p w14:paraId="74C5BAE5" w14:textId="77777777" w:rsidR="00AC2193" w:rsidRPr="001C220C" w:rsidRDefault="00AC2193" w:rsidP="000D7FCB">
            <w:pPr>
              <w:pStyle w:val="TableNormal1"/>
              <w:keepNext w:val="0"/>
              <w:keepLines w:val="0"/>
              <w:rPr>
                <w:color w:val="000000"/>
                <w:lang w:val="en-US"/>
              </w:rPr>
            </w:pPr>
            <w:r w:rsidRPr="001C220C">
              <w:rPr>
                <w:lang w:val="en-US"/>
              </w:rPr>
              <w:t>10-28-2006 4:30 UTC</w:t>
            </w:r>
          </w:p>
        </w:tc>
        <w:tc>
          <w:tcPr>
            <w:tcW w:w="1080" w:type="dxa"/>
          </w:tcPr>
          <w:p w14:paraId="609FE5F1" w14:textId="77777777" w:rsidR="00AC2193" w:rsidRPr="001C220C" w:rsidRDefault="00AC2193" w:rsidP="000D7FCB">
            <w:pPr>
              <w:pStyle w:val="TableNormal1"/>
              <w:keepNext w:val="0"/>
              <w:keepLines w:val="0"/>
              <w:rPr>
                <w:color w:val="000000"/>
                <w:lang w:val="en-US"/>
              </w:rPr>
            </w:pPr>
            <w:r w:rsidRPr="001C220C">
              <w:rPr>
                <w:lang w:val="en-US"/>
              </w:rPr>
              <w:t>10-28-2006 4:00 UTC</w:t>
            </w:r>
          </w:p>
        </w:tc>
      </w:tr>
      <w:tr w:rsidR="00AC2193" w:rsidRPr="001C220C" w14:paraId="6AF930FE" w14:textId="77777777">
        <w:trPr>
          <w:cantSplit/>
          <w:jc w:val="center"/>
        </w:trPr>
        <w:tc>
          <w:tcPr>
            <w:tcW w:w="1269" w:type="dxa"/>
          </w:tcPr>
          <w:p w14:paraId="04F79855" w14:textId="77777777" w:rsidR="00AC2193" w:rsidRPr="001C220C" w:rsidRDefault="00AC2193" w:rsidP="000D7FCB">
            <w:pPr>
              <w:pStyle w:val="TableNormal1"/>
              <w:keepNext w:val="0"/>
              <w:keepLines w:val="0"/>
              <w:rPr>
                <w:lang w:val="en-US"/>
              </w:rPr>
            </w:pPr>
            <w:r w:rsidRPr="001C220C">
              <w:rPr>
                <w:lang w:val="en-US"/>
              </w:rPr>
              <w:t>Priority</w:t>
            </w:r>
          </w:p>
        </w:tc>
        <w:tc>
          <w:tcPr>
            <w:tcW w:w="2880" w:type="dxa"/>
          </w:tcPr>
          <w:p w14:paraId="299BA55C" w14:textId="77777777" w:rsidR="00AC2193" w:rsidRPr="001C220C" w:rsidRDefault="00AC2193" w:rsidP="000D7FCB">
            <w:pPr>
              <w:pStyle w:val="TableNormal1"/>
              <w:keepNext w:val="0"/>
              <w:keepLines w:val="0"/>
              <w:rPr>
                <w:lang w:val="en-US"/>
              </w:rPr>
            </w:pPr>
            <w:r w:rsidRPr="001C220C">
              <w:rPr>
                <w:color w:val="000000"/>
                <w:lang w:val="en-US"/>
              </w:rPr>
              <w:t xml:space="preserve">The priority of the request, if applicable. </w:t>
            </w:r>
          </w:p>
        </w:tc>
        <w:tc>
          <w:tcPr>
            <w:tcW w:w="1440" w:type="dxa"/>
          </w:tcPr>
          <w:p w14:paraId="532381E7" w14:textId="77777777" w:rsidR="00AC2193" w:rsidRPr="001C220C" w:rsidRDefault="00AC2193" w:rsidP="000D7FCB">
            <w:pPr>
              <w:pStyle w:val="TableNormal1"/>
              <w:keepNext w:val="0"/>
              <w:keepLines w:val="0"/>
              <w:rPr>
                <w:color w:val="000000"/>
                <w:lang w:val="en-US"/>
              </w:rPr>
            </w:pPr>
            <w:r w:rsidRPr="001C220C">
              <w:rPr>
                <w:color w:val="000000"/>
                <w:lang w:val="en-US"/>
              </w:rPr>
              <w:t>Highest</w:t>
            </w:r>
          </w:p>
        </w:tc>
        <w:tc>
          <w:tcPr>
            <w:tcW w:w="1297" w:type="dxa"/>
          </w:tcPr>
          <w:p w14:paraId="143B5FB3" w14:textId="77777777" w:rsidR="00AC2193" w:rsidRPr="001C220C" w:rsidRDefault="00AC2193" w:rsidP="000D7FCB">
            <w:pPr>
              <w:pStyle w:val="TableNormal1"/>
              <w:keepNext w:val="0"/>
              <w:keepLines w:val="0"/>
              <w:rPr>
                <w:color w:val="000000"/>
                <w:lang w:val="en-US"/>
              </w:rPr>
            </w:pPr>
            <w:r w:rsidRPr="001C220C">
              <w:rPr>
                <w:color w:val="000000"/>
                <w:lang w:val="en-US"/>
              </w:rPr>
              <w:t>1</w:t>
            </w:r>
          </w:p>
        </w:tc>
        <w:tc>
          <w:tcPr>
            <w:tcW w:w="1080" w:type="dxa"/>
          </w:tcPr>
          <w:p w14:paraId="44D31544" w14:textId="77777777" w:rsidR="00AC2193" w:rsidRPr="001C220C" w:rsidRDefault="00AC2193" w:rsidP="000D7FCB">
            <w:pPr>
              <w:pStyle w:val="TableNormal1"/>
              <w:keepNext w:val="0"/>
              <w:keepLines w:val="0"/>
              <w:rPr>
                <w:color w:val="000000"/>
                <w:lang w:val="en-US"/>
              </w:rPr>
            </w:pPr>
            <w:r w:rsidRPr="001C220C">
              <w:rPr>
                <w:color w:val="000000"/>
                <w:lang w:val="en-US"/>
              </w:rPr>
              <w:t>B</w:t>
            </w:r>
          </w:p>
        </w:tc>
        <w:tc>
          <w:tcPr>
            <w:tcW w:w="1080" w:type="dxa"/>
          </w:tcPr>
          <w:p w14:paraId="70E3B73A" w14:textId="77777777" w:rsidR="00AC2193" w:rsidRPr="001C220C" w:rsidRDefault="00AC2193" w:rsidP="000D7FCB">
            <w:pPr>
              <w:pStyle w:val="TableNormal1"/>
              <w:keepNext w:val="0"/>
              <w:keepLines w:val="0"/>
              <w:rPr>
                <w:color w:val="000000"/>
                <w:lang w:val="en-US"/>
              </w:rPr>
            </w:pPr>
            <w:r w:rsidRPr="001C220C">
              <w:rPr>
                <w:color w:val="000000"/>
                <w:lang w:val="en-US"/>
              </w:rPr>
              <w:t>High</w:t>
            </w:r>
          </w:p>
        </w:tc>
      </w:tr>
      <w:tr w:rsidR="00AC2193" w:rsidRPr="001C220C" w14:paraId="578A0D7A" w14:textId="77777777">
        <w:trPr>
          <w:cantSplit/>
          <w:jc w:val="center"/>
        </w:trPr>
        <w:tc>
          <w:tcPr>
            <w:tcW w:w="1269" w:type="dxa"/>
          </w:tcPr>
          <w:p w14:paraId="74D9631A" w14:textId="77777777" w:rsidR="00AC2193" w:rsidRPr="001C220C" w:rsidRDefault="00AC2193" w:rsidP="000D7FCB">
            <w:pPr>
              <w:pStyle w:val="TableNormal1"/>
              <w:keepNext w:val="0"/>
              <w:keepLines w:val="0"/>
              <w:rPr>
                <w:lang w:val="en-US"/>
              </w:rPr>
            </w:pPr>
            <w:r>
              <w:rPr>
                <w:lang w:val="en-US"/>
              </w:rPr>
              <w:t xml:space="preserve">Hierarchy </w:t>
            </w:r>
            <w:r w:rsidR="003A5A2B">
              <w:rPr>
                <w:lang w:val="en-US"/>
              </w:rPr>
              <w:t>s</w:t>
            </w:r>
            <w:r>
              <w:rPr>
                <w:lang w:val="en-US"/>
              </w:rPr>
              <w:t>cope</w:t>
            </w:r>
          </w:p>
        </w:tc>
        <w:tc>
          <w:tcPr>
            <w:tcW w:w="2880" w:type="dxa"/>
          </w:tcPr>
          <w:p w14:paraId="52BBCCC3" w14:textId="77777777" w:rsidR="00AC2193" w:rsidRPr="001C220C" w:rsidRDefault="00AC2193" w:rsidP="000D7FCB">
            <w:pPr>
              <w:pStyle w:val="TableNormal1"/>
              <w:keepNext w:val="0"/>
              <w:keepLines w:val="0"/>
              <w:rPr>
                <w:lang w:val="en-US"/>
              </w:rPr>
            </w:pPr>
            <w:r w:rsidRPr="001C220C">
              <w:rPr>
                <w:lang w:val="en-US"/>
              </w:rPr>
              <w:t xml:space="preserve">Identifies where the exchanged information fits within the role based equipment hierarchy. </w:t>
            </w:r>
          </w:p>
        </w:tc>
        <w:tc>
          <w:tcPr>
            <w:tcW w:w="1440" w:type="dxa"/>
          </w:tcPr>
          <w:p w14:paraId="09AB3979" w14:textId="77777777" w:rsidR="00AC2193" w:rsidRPr="001C220C" w:rsidRDefault="00AC2193" w:rsidP="000D7FCB">
            <w:pPr>
              <w:pStyle w:val="TableNormal1"/>
              <w:keepNext w:val="0"/>
              <w:keepLines w:val="0"/>
              <w:rPr>
                <w:lang w:val="en-US"/>
              </w:rPr>
            </w:pPr>
            <w:r w:rsidRPr="001C220C">
              <w:rPr>
                <w:lang w:val="en-US"/>
              </w:rPr>
              <w:t>East Wing Manufacturing Line #2</w:t>
            </w:r>
          </w:p>
        </w:tc>
        <w:tc>
          <w:tcPr>
            <w:tcW w:w="1297" w:type="dxa"/>
          </w:tcPr>
          <w:p w14:paraId="08C88843" w14:textId="77777777" w:rsidR="00AC2193" w:rsidRPr="001C220C" w:rsidRDefault="00AC2193" w:rsidP="000D7FCB">
            <w:pPr>
              <w:pStyle w:val="TableNormal1"/>
              <w:keepNext w:val="0"/>
              <w:keepLines w:val="0"/>
              <w:rPr>
                <w:lang w:val="en-US"/>
              </w:rPr>
            </w:pPr>
            <w:r w:rsidRPr="001C220C">
              <w:rPr>
                <w:lang w:val="en-US"/>
              </w:rPr>
              <w:t>CNC Machine</w:t>
            </w:r>
          </w:p>
          <w:p w14:paraId="102039C0" w14:textId="77777777" w:rsidR="00AC2193" w:rsidRPr="001C220C" w:rsidRDefault="00AC2193" w:rsidP="000D7FCB">
            <w:pPr>
              <w:pStyle w:val="TableNormal1"/>
              <w:keepNext w:val="0"/>
              <w:keepLines w:val="0"/>
              <w:rPr>
                <w:lang w:val="en-US"/>
              </w:rPr>
            </w:pPr>
            <w:r w:rsidRPr="001C220C">
              <w:rPr>
                <w:lang w:val="en-US"/>
              </w:rPr>
              <w:t>Asset ID 13465</w:t>
            </w:r>
          </w:p>
        </w:tc>
        <w:tc>
          <w:tcPr>
            <w:tcW w:w="1080" w:type="dxa"/>
          </w:tcPr>
          <w:p w14:paraId="3F543233" w14:textId="77777777" w:rsidR="00AC2193" w:rsidRPr="001C220C" w:rsidRDefault="00AC2193" w:rsidP="000D7FCB">
            <w:pPr>
              <w:pStyle w:val="TableNormal1"/>
              <w:keepNext w:val="0"/>
              <w:keepLines w:val="0"/>
              <w:rPr>
                <w:lang w:val="en-US"/>
              </w:rPr>
            </w:pPr>
            <w:r w:rsidRPr="001C220C">
              <w:rPr>
                <w:lang w:val="en-US"/>
              </w:rPr>
              <w:t>Test Cell 4</w:t>
            </w:r>
          </w:p>
          <w:p w14:paraId="1C1691E4" w14:textId="77777777" w:rsidR="00AC2193" w:rsidRPr="001C220C" w:rsidRDefault="00AC2193" w:rsidP="000D7FCB">
            <w:pPr>
              <w:pStyle w:val="TableNormal1"/>
              <w:keepNext w:val="0"/>
              <w:keepLines w:val="0"/>
              <w:rPr>
                <w:lang w:val="en-US"/>
              </w:rPr>
            </w:pPr>
            <w:r w:rsidRPr="001C220C">
              <w:rPr>
                <w:lang w:val="en-US"/>
              </w:rPr>
              <w:t>Receiving</w:t>
            </w:r>
          </w:p>
        </w:tc>
        <w:tc>
          <w:tcPr>
            <w:tcW w:w="1080" w:type="dxa"/>
          </w:tcPr>
          <w:p w14:paraId="28E7969F" w14:textId="77777777" w:rsidR="00AC2193" w:rsidRPr="001C220C" w:rsidRDefault="00AC2193" w:rsidP="000D7FCB">
            <w:pPr>
              <w:pStyle w:val="TableNormal1"/>
              <w:keepNext w:val="0"/>
              <w:keepLines w:val="0"/>
              <w:rPr>
                <w:lang w:val="en-US"/>
              </w:rPr>
            </w:pPr>
            <w:r w:rsidRPr="001C220C">
              <w:rPr>
                <w:lang w:val="en-US"/>
              </w:rPr>
              <w:t>Ware</w:t>
            </w:r>
            <w:r w:rsidR="005447D1">
              <w:rPr>
                <w:lang w:val="en-US"/>
              </w:rPr>
              <w:t>-</w:t>
            </w:r>
            <w:r w:rsidRPr="001C220C">
              <w:rPr>
                <w:lang w:val="en-US"/>
              </w:rPr>
              <w:t>house B</w:t>
            </w:r>
          </w:p>
        </w:tc>
      </w:tr>
      <w:tr w:rsidR="00AC2193" w:rsidRPr="001C220C" w14:paraId="38FEA632" w14:textId="77777777">
        <w:trPr>
          <w:cantSplit/>
          <w:jc w:val="center"/>
        </w:trPr>
        <w:tc>
          <w:tcPr>
            <w:tcW w:w="1269" w:type="dxa"/>
          </w:tcPr>
          <w:p w14:paraId="6633F89B" w14:textId="77777777" w:rsidR="00AC2193" w:rsidRPr="001C220C" w:rsidRDefault="00AC2193" w:rsidP="000D7FCB">
            <w:pPr>
              <w:pStyle w:val="TableNormal1"/>
              <w:keepNext w:val="0"/>
              <w:keepLines w:val="0"/>
              <w:rPr>
                <w:lang w:val="en-US"/>
              </w:rPr>
            </w:pPr>
            <w:r>
              <w:rPr>
                <w:lang w:val="en-US"/>
              </w:rPr>
              <w:t xml:space="preserve">Operations </w:t>
            </w:r>
            <w:r w:rsidR="003A5A2B">
              <w:rPr>
                <w:lang w:val="en-US"/>
              </w:rPr>
              <w:t>d</w:t>
            </w:r>
            <w:r>
              <w:rPr>
                <w:lang w:val="en-US"/>
              </w:rPr>
              <w:t>efinition ID</w:t>
            </w:r>
          </w:p>
        </w:tc>
        <w:tc>
          <w:tcPr>
            <w:tcW w:w="2880" w:type="dxa"/>
          </w:tcPr>
          <w:p w14:paraId="72D532BD" w14:textId="77777777" w:rsidR="00AC2193" w:rsidRPr="001C220C" w:rsidRDefault="00AC2193" w:rsidP="002B7115">
            <w:pPr>
              <w:pStyle w:val="TableNormal1"/>
              <w:keepNext w:val="0"/>
              <w:keepLines w:val="0"/>
              <w:rPr>
                <w:lang w:val="en-US"/>
              </w:rPr>
            </w:pPr>
            <w:r w:rsidRPr="001C220C">
              <w:rPr>
                <w:lang w:val="en-US"/>
              </w:rPr>
              <w:t xml:space="preserve">Identifies the associated </w:t>
            </w:r>
            <w:r w:rsidR="003A5A2B">
              <w:rPr>
                <w:i/>
                <w:lang w:val="en-US"/>
              </w:rPr>
              <w:t>o</w:t>
            </w:r>
            <w:r w:rsidRPr="001C220C">
              <w:rPr>
                <w:i/>
                <w:lang w:val="en-US"/>
              </w:rPr>
              <w:t>perations definition</w:t>
            </w:r>
            <w:r w:rsidRPr="001C220C">
              <w:rPr>
                <w:lang w:val="en-US"/>
              </w:rPr>
              <w:t xml:space="preserve"> </w:t>
            </w:r>
            <w:r w:rsidR="002B7115">
              <w:rPr>
                <w:lang w:val="en-US"/>
              </w:rPr>
              <w:t xml:space="preserve">and/or </w:t>
            </w:r>
            <w:r w:rsidR="002B7115" w:rsidRPr="002B7115">
              <w:rPr>
                <w:i/>
                <w:lang w:val="en-US"/>
              </w:rPr>
              <w:t xml:space="preserve">operations segment </w:t>
            </w:r>
            <w:r w:rsidRPr="001C220C">
              <w:rPr>
                <w:lang w:val="en-US"/>
              </w:rPr>
              <w:t xml:space="preserve">to be used, if applicable. </w:t>
            </w:r>
          </w:p>
        </w:tc>
        <w:tc>
          <w:tcPr>
            <w:tcW w:w="1440" w:type="dxa"/>
          </w:tcPr>
          <w:p w14:paraId="78087418" w14:textId="77777777" w:rsidR="00AC2193" w:rsidRPr="001C220C" w:rsidRDefault="00AC2193" w:rsidP="000D7FCB">
            <w:pPr>
              <w:pStyle w:val="TableNormal1"/>
              <w:keepNext w:val="0"/>
              <w:keepLines w:val="0"/>
              <w:rPr>
                <w:lang w:val="en-US"/>
              </w:rPr>
            </w:pPr>
            <w:r w:rsidRPr="001C220C">
              <w:rPr>
                <w:lang w:val="en-US"/>
              </w:rPr>
              <w:t>Export Quality Widget</w:t>
            </w:r>
          </w:p>
        </w:tc>
        <w:tc>
          <w:tcPr>
            <w:tcW w:w="1297" w:type="dxa"/>
          </w:tcPr>
          <w:p w14:paraId="775AAB3C" w14:textId="77777777" w:rsidR="00AC2193" w:rsidRPr="001C220C" w:rsidRDefault="00AC2193" w:rsidP="000D7FCB">
            <w:pPr>
              <w:pStyle w:val="TableNormal1"/>
              <w:keepNext w:val="0"/>
              <w:keepLines w:val="0"/>
              <w:rPr>
                <w:lang w:val="en-US"/>
              </w:rPr>
            </w:pPr>
            <w:r w:rsidRPr="001C220C">
              <w:rPr>
                <w:lang w:val="en-US"/>
              </w:rPr>
              <w:t>CNC Daily Maintenance Procedure</w:t>
            </w:r>
          </w:p>
        </w:tc>
        <w:tc>
          <w:tcPr>
            <w:tcW w:w="1080" w:type="dxa"/>
          </w:tcPr>
          <w:p w14:paraId="6C681A00" w14:textId="77777777" w:rsidR="00AC2193" w:rsidRPr="001C220C" w:rsidRDefault="00AC2193" w:rsidP="000D7FCB">
            <w:pPr>
              <w:pStyle w:val="TableNormal1"/>
              <w:keepNext w:val="0"/>
              <w:keepLines w:val="0"/>
              <w:rPr>
                <w:lang w:val="en-US"/>
              </w:rPr>
            </w:pPr>
            <w:r w:rsidRPr="001C220C">
              <w:rPr>
                <w:lang w:val="en-US"/>
              </w:rPr>
              <w:t>T48323</w:t>
            </w:r>
          </w:p>
        </w:tc>
        <w:tc>
          <w:tcPr>
            <w:tcW w:w="1080" w:type="dxa"/>
          </w:tcPr>
          <w:p w14:paraId="70BA5FEB" w14:textId="77777777" w:rsidR="00AC2193" w:rsidRPr="001C220C" w:rsidRDefault="00AC2193" w:rsidP="000D7FCB">
            <w:pPr>
              <w:pStyle w:val="TableNormal1"/>
              <w:keepNext w:val="0"/>
              <w:keepLines w:val="0"/>
              <w:rPr>
                <w:lang w:val="en-US"/>
              </w:rPr>
            </w:pPr>
            <w:r w:rsidRPr="001C220C">
              <w:rPr>
                <w:lang w:val="en-US"/>
              </w:rPr>
              <w:t>BOM for Export Quality Widget</w:t>
            </w:r>
          </w:p>
        </w:tc>
      </w:tr>
      <w:tr w:rsidR="00EA1589" w:rsidRPr="004620DE" w14:paraId="5DB4D429" w14:textId="77777777" w:rsidTr="004620DE">
        <w:trPr>
          <w:cantSplit/>
          <w:jc w:val="center"/>
        </w:trPr>
        <w:tc>
          <w:tcPr>
            <w:tcW w:w="1269" w:type="dxa"/>
          </w:tcPr>
          <w:p w14:paraId="1C3A8E54" w14:textId="77777777" w:rsidR="00EA1589" w:rsidRPr="004620DE" w:rsidRDefault="00EA1589" w:rsidP="004620DE">
            <w:pPr>
              <w:pStyle w:val="TableNormal1"/>
              <w:keepNext w:val="0"/>
              <w:keepLines w:val="0"/>
              <w:spacing w:before="40"/>
              <w:rPr>
                <w:szCs w:val="16"/>
                <w:lang w:val="en-US"/>
              </w:rPr>
            </w:pPr>
            <w:r w:rsidRPr="004620DE">
              <w:rPr>
                <w:szCs w:val="16"/>
                <w:lang w:val="en-US"/>
              </w:rPr>
              <w:t xml:space="preserve">Request </w:t>
            </w:r>
            <w:r w:rsidR="003A5A2B">
              <w:rPr>
                <w:szCs w:val="16"/>
                <w:lang w:val="en-US"/>
              </w:rPr>
              <w:t>s</w:t>
            </w:r>
            <w:r w:rsidRPr="004620DE">
              <w:rPr>
                <w:szCs w:val="16"/>
                <w:lang w:val="en-US"/>
              </w:rPr>
              <w:t>tate</w:t>
            </w:r>
          </w:p>
        </w:tc>
        <w:tc>
          <w:tcPr>
            <w:tcW w:w="2880" w:type="dxa"/>
          </w:tcPr>
          <w:p w14:paraId="0D72EEE8" w14:textId="77777777" w:rsidR="00EA1589" w:rsidRPr="004620DE" w:rsidRDefault="00EA1589" w:rsidP="004620DE">
            <w:pPr>
              <w:pStyle w:val="TableNormal1"/>
              <w:keepNext w:val="0"/>
              <w:keepLines w:val="0"/>
              <w:spacing w:before="40"/>
              <w:rPr>
                <w:szCs w:val="16"/>
                <w:lang w:val="en-US"/>
              </w:rPr>
            </w:pPr>
            <w:r w:rsidRPr="004620DE">
              <w:rPr>
                <w:szCs w:val="16"/>
                <w:lang w:val="en-US"/>
              </w:rPr>
              <w:t xml:space="preserve">Indicates the state of the </w:t>
            </w:r>
            <w:r w:rsidRPr="003A5A2B">
              <w:rPr>
                <w:i/>
                <w:szCs w:val="16"/>
                <w:lang w:val="en-US"/>
              </w:rPr>
              <w:t>operations request.</w:t>
            </w:r>
            <w:r w:rsidRPr="004620DE">
              <w:rPr>
                <w:szCs w:val="16"/>
                <w:lang w:val="en-US"/>
              </w:rPr>
              <w:t xml:space="preserve"> </w:t>
            </w:r>
          </w:p>
          <w:p w14:paraId="0D43EB36" w14:textId="77777777" w:rsidR="00EA1589" w:rsidRPr="001874E1" w:rsidRDefault="00EA1589" w:rsidP="004620DE">
            <w:pPr>
              <w:pStyle w:val="TableNormal1"/>
              <w:keepNext w:val="0"/>
              <w:keepLines w:val="0"/>
              <w:spacing w:before="40"/>
              <w:rPr>
                <w:ins w:id="15212" w:author="Charles Gifford" w:date="2016-01-09T23:40:00Z"/>
                <w:szCs w:val="16"/>
                <w:lang w:val="en-US"/>
              </w:rPr>
            </w:pPr>
            <w:r w:rsidRPr="004620DE">
              <w:rPr>
                <w:szCs w:val="16"/>
                <w:lang w:val="en-US"/>
              </w:rPr>
              <w:t xml:space="preserve">Defined values are: </w:t>
            </w:r>
          </w:p>
          <w:p w14:paraId="6F1663E9" w14:textId="612682EC" w:rsidR="00EA1589" w:rsidRPr="00961952" w:rsidRDefault="003A5A2B" w:rsidP="004620DE">
            <w:pPr>
              <w:pStyle w:val="TableNormal1"/>
              <w:keepNext w:val="0"/>
              <w:keepLines w:val="0"/>
              <w:spacing w:before="40"/>
              <w:rPr>
                <w:szCs w:val="16"/>
                <w:lang w:val="en-US"/>
              </w:rPr>
            </w:pPr>
            <w:ins w:id="15213" w:author="Charles Gifford" w:date="2016-01-09T23:40:00Z">
              <w:r>
                <w:rPr>
                  <w:szCs w:val="16"/>
                  <w:lang w:val="en-US"/>
                </w:rPr>
                <w:t>Forecast, released, cancelled, ready, running, completed, aborted, held, paused, c</w:t>
              </w:r>
              <w:r w:rsidR="00EA1589" w:rsidRPr="002C348E">
                <w:rPr>
                  <w:szCs w:val="16"/>
                  <w:lang w:val="en-US"/>
                </w:rPr>
                <w:t>losed.</w:t>
              </w:r>
            </w:ins>
          </w:p>
        </w:tc>
        <w:tc>
          <w:tcPr>
            <w:tcW w:w="1440" w:type="dxa"/>
            <w:tcBorders>
              <w:top w:val="single" w:sz="4" w:space="0" w:color="000000"/>
              <w:left w:val="single" w:sz="4" w:space="0" w:color="000000"/>
              <w:bottom w:val="single" w:sz="4" w:space="0" w:color="000000"/>
              <w:right w:val="single" w:sz="4" w:space="0" w:color="000000"/>
            </w:tcBorders>
          </w:tcPr>
          <w:p w14:paraId="4903C97F" w14:textId="77777777" w:rsidR="00EA1589" w:rsidRPr="004620DE" w:rsidRDefault="00EA1589" w:rsidP="004620DE">
            <w:pPr>
              <w:pStyle w:val="TableNormal1"/>
              <w:keepNext w:val="0"/>
              <w:keepLines w:val="0"/>
              <w:spacing w:before="40"/>
              <w:rPr>
                <w:szCs w:val="16"/>
                <w:lang w:val="en-US"/>
              </w:rPr>
            </w:pPr>
            <w:r w:rsidRPr="004620DE">
              <w:rPr>
                <w:szCs w:val="16"/>
              </w:rPr>
              <w:t>Completed</w:t>
            </w:r>
          </w:p>
        </w:tc>
        <w:tc>
          <w:tcPr>
            <w:tcW w:w="1297" w:type="dxa"/>
            <w:tcBorders>
              <w:top w:val="single" w:sz="4" w:space="0" w:color="000000"/>
              <w:left w:val="single" w:sz="4" w:space="0" w:color="000000"/>
              <w:bottom w:val="single" w:sz="4" w:space="0" w:color="000000"/>
              <w:right w:val="single" w:sz="4" w:space="0" w:color="000000"/>
            </w:tcBorders>
          </w:tcPr>
          <w:p w14:paraId="3155E913" w14:textId="77777777" w:rsidR="00EA1589" w:rsidRPr="004620DE" w:rsidRDefault="00EA1589" w:rsidP="004620DE">
            <w:pPr>
              <w:pStyle w:val="TableNormal1"/>
              <w:keepNext w:val="0"/>
              <w:keepLines w:val="0"/>
              <w:spacing w:before="40"/>
              <w:rPr>
                <w:szCs w:val="16"/>
                <w:lang w:val="en-US"/>
              </w:rPr>
            </w:pPr>
            <w:r w:rsidRPr="004620DE">
              <w:rPr>
                <w:szCs w:val="16"/>
              </w:rPr>
              <w:t>Closed</w:t>
            </w:r>
          </w:p>
        </w:tc>
        <w:tc>
          <w:tcPr>
            <w:tcW w:w="1080" w:type="dxa"/>
            <w:tcBorders>
              <w:top w:val="single" w:sz="4" w:space="0" w:color="000000"/>
              <w:left w:val="single" w:sz="4" w:space="0" w:color="000000"/>
              <w:bottom w:val="single" w:sz="4" w:space="0" w:color="000000"/>
              <w:right w:val="single" w:sz="4" w:space="0" w:color="000000"/>
            </w:tcBorders>
          </w:tcPr>
          <w:p w14:paraId="47DB52DF" w14:textId="77777777" w:rsidR="00EA1589" w:rsidRPr="004620DE" w:rsidRDefault="00EA1589" w:rsidP="004620DE">
            <w:pPr>
              <w:pStyle w:val="TableNormal1"/>
              <w:keepNext w:val="0"/>
              <w:keepLines w:val="0"/>
              <w:spacing w:before="40"/>
              <w:rPr>
                <w:szCs w:val="16"/>
                <w:lang w:val="en-US"/>
              </w:rPr>
            </w:pPr>
            <w:r w:rsidRPr="004620DE">
              <w:rPr>
                <w:szCs w:val="16"/>
              </w:rPr>
              <w:t>Running</w:t>
            </w:r>
          </w:p>
        </w:tc>
        <w:tc>
          <w:tcPr>
            <w:tcW w:w="1080" w:type="dxa"/>
            <w:tcBorders>
              <w:top w:val="single" w:sz="4" w:space="0" w:color="000000"/>
              <w:left w:val="single" w:sz="4" w:space="0" w:color="000000"/>
              <w:bottom w:val="single" w:sz="4" w:space="0" w:color="000000"/>
              <w:right w:val="single" w:sz="4" w:space="0" w:color="000000"/>
            </w:tcBorders>
          </w:tcPr>
          <w:p w14:paraId="44070E1A" w14:textId="77777777" w:rsidR="00EA1589" w:rsidRPr="004620DE" w:rsidRDefault="00EA1589" w:rsidP="004620DE">
            <w:pPr>
              <w:pStyle w:val="TableNormal1"/>
              <w:keepNext w:val="0"/>
              <w:keepLines w:val="0"/>
              <w:spacing w:before="40"/>
              <w:rPr>
                <w:szCs w:val="16"/>
                <w:lang w:val="en-US"/>
              </w:rPr>
            </w:pPr>
            <w:r w:rsidRPr="004620DE">
              <w:rPr>
                <w:szCs w:val="16"/>
              </w:rPr>
              <w:t>Paused</w:t>
            </w:r>
          </w:p>
        </w:tc>
      </w:tr>
    </w:tbl>
    <w:p w14:paraId="7D3C0521" w14:textId="77777777" w:rsidR="009E6331" w:rsidRPr="001C220C" w:rsidRDefault="009E6331" w:rsidP="00D01D26">
      <w:pPr>
        <w:rPr>
          <w:lang w:val="en-US"/>
        </w:rPr>
      </w:pPr>
    </w:p>
    <w:p w14:paraId="029DB3D6" w14:textId="77777777" w:rsidR="009E6331" w:rsidRPr="001C220C" w:rsidRDefault="009E6331" w:rsidP="003E1075">
      <w:pPr>
        <w:pStyle w:val="Heading3"/>
      </w:pPr>
      <w:bookmarkStart w:id="15214" w:name="_Toc161566456"/>
      <w:bookmarkStart w:id="15215" w:name="_Toc320176969"/>
      <w:r w:rsidRPr="001C220C">
        <w:t>Segment requirement</w:t>
      </w:r>
      <w:bookmarkEnd w:id="15214"/>
      <w:bookmarkEnd w:id="15215"/>
    </w:p>
    <w:p w14:paraId="7708BB22" w14:textId="59D7DA13" w:rsidR="00B638E1" w:rsidRPr="001C220C" w:rsidRDefault="00E23CC8" w:rsidP="00B638E1">
      <w:pPr>
        <w:pStyle w:val="PARAGRAPH"/>
        <w:rPr>
          <w:lang w:val="en-US"/>
        </w:rPr>
      </w:pPr>
      <w:r>
        <w:rPr>
          <w:lang w:val="en-US"/>
        </w:rPr>
        <w:t xml:space="preserve">An </w:t>
      </w:r>
      <w:r w:rsidRPr="00E23CC8">
        <w:rPr>
          <w:i/>
          <w:lang w:val="en-US"/>
        </w:rPr>
        <w:t xml:space="preserve">operations </w:t>
      </w:r>
      <w:r w:rsidR="00B638E1" w:rsidRPr="00E23CC8">
        <w:rPr>
          <w:i/>
          <w:lang w:val="en-US"/>
        </w:rPr>
        <w:t>request</w:t>
      </w:r>
      <w:r w:rsidR="00B638E1" w:rsidRPr="001C220C">
        <w:rPr>
          <w:lang w:val="en-US"/>
        </w:rPr>
        <w:t xml:space="preserve"> shall be made up of one or more </w:t>
      </w:r>
      <w:r w:rsidR="00B638E1" w:rsidRPr="00E23CC8">
        <w:rPr>
          <w:i/>
          <w:lang w:val="en-US"/>
        </w:rPr>
        <w:t>segment requirements</w:t>
      </w:r>
      <w:r w:rsidR="00B638E1" w:rsidRPr="001C220C">
        <w:rPr>
          <w:lang w:val="en-US"/>
        </w:rPr>
        <w:t xml:space="preserve">. Each </w:t>
      </w:r>
      <w:r w:rsidR="00B638E1" w:rsidRPr="00E23CC8">
        <w:rPr>
          <w:i/>
          <w:lang w:val="en-US"/>
        </w:rPr>
        <w:t>segment requirement</w:t>
      </w:r>
      <w:r w:rsidR="00B638E1" w:rsidRPr="001C220C">
        <w:rPr>
          <w:i/>
          <w:lang w:val="en-US"/>
        </w:rPr>
        <w:t xml:space="preserve"> </w:t>
      </w:r>
      <w:r w:rsidR="00B638E1" w:rsidRPr="001C220C">
        <w:rPr>
          <w:lang w:val="en-US"/>
        </w:rPr>
        <w:t>shall correspond to, or reference, an identified</w:t>
      </w:r>
      <w:r w:rsidR="000D4D71" w:rsidRPr="000D4D71">
        <w:rPr>
          <w:i/>
          <w:lang w:val="en-US"/>
        </w:rPr>
        <w:t xml:space="preserve"> </w:t>
      </w:r>
      <w:r w:rsidR="00FD3CD1">
        <w:rPr>
          <w:i/>
          <w:lang w:val="en-US"/>
        </w:rPr>
        <w:t xml:space="preserve">operations definition, </w:t>
      </w:r>
      <w:r w:rsidR="000D4D71" w:rsidRPr="00E23CC8">
        <w:rPr>
          <w:i/>
          <w:lang w:val="en-US"/>
        </w:rPr>
        <w:t>operations segment</w:t>
      </w:r>
      <w:r w:rsidR="000D4D71" w:rsidRPr="001C220C">
        <w:rPr>
          <w:lang w:val="en-US"/>
        </w:rPr>
        <w:t xml:space="preserve"> or </w:t>
      </w:r>
      <w:r w:rsidR="000D4D71" w:rsidRPr="00E23CC8">
        <w:rPr>
          <w:i/>
          <w:lang w:val="en-US"/>
        </w:rPr>
        <w:t>process segment</w:t>
      </w:r>
      <w:r w:rsidR="00B638E1" w:rsidRPr="001C220C">
        <w:rPr>
          <w:lang w:val="en-US"/>
        </w:rPr>
        <w:t xml:space="preserve">. The </w:t>
      </w:r>
      <w:r w:rsidR="00B638E1" w:rsidRPr="00E23CC8">
        <w:rPr>
          <w:i/>
          <w:lang w:val="en-US"/>
        </w:rPr>
        <w:t>segment requirement</w:t>
      </w:r>
      <w:r w:rsidR="00B638E1" w:rsidRPr="001C220C">
        <w:rPr>
          <w:i/>
          <w:lang w:val="en-US"/>
        </w:rPr>
        <w:t xml:space="preserve"> </w:t>
      </w:r>
      <w:r w:rsidR="00B638E1" w:rsidRPr="001C220C">
        <w:rPr>
          <w:lang w:val="en-US"/>
        </w:rPr>
        <w:t xml:space="preserve">identifies or references the segment capability to which the associated </w:t>
      </w:r>
      <w:r w:rsidR="00B638E1" w:rsidRPr="003A5A2B">
        <w:rPr>
          <w:i/>
          <w:lang w:val="en-US"/>
        </w:rPr>
        <w:t xml:space="preserve">personnel, equipment, </w:t>
      </w:r>
      <w:r w:rsidR="00C17398" w:rsidRPr="003A5A2B">
        <w:rPr>
          <w:i/>
          <w:lang w:val="en-US"/>
        </w:rPr>
        <w:t xml:space="preserve">physical assets, </w:t>
      </w:r>
      <w:r w:rsidR="00B638E1" w:rsidRPr="003A5A2B">
        <w:rPr>
          <w:i/>
          <w:lang w:val="en-US"/>
        </w:rPr>
        <w:t>materials</w:t>
      </w:r>
      <w:r w:rsidR="00B638E1" w:rsidRPr="001C220C">
        <w:rPr>
          <w:lang w:val="en-US"/>
        </w:rPr>
        <w:t xml:space="preserve">, and </w:t>
      </w:r>
      <w:r w:rsidR="00CC5060" w:rsidRPr="003A5A2B">
        <w:rPr>
          <w:i/>
          <w:lang w:val="en-US"/>
        </w:rPr>
        <w:t xml:space="preserve">segment </w:t>
      </w:r>
      <w:r w:rsidR="00B638E1" w:rsidRPr="003A5A2B">
        <w:rPr>
          <w:i/>
          <w:lang w:val="en-US"/>
        </w:rPr>
        <w:t>parameter</w:t>
      </w:r>
      <w:r w:rsidR="00B638E1" w:rsidRPr="001C220C">
        <w:rPr>
          <w:lang w:val="en-US"/>
        </w:rPr>
        <w:t xml:space="preserve">s correspond. </w:t>
      </w:r>
    </w:p>
    <w:p w14:paraId="24FFEF82" w14:textId="77777777" w:rsidR="00C17398" w:rsidRDefault="00B638E1" w:rsidP="00B638E1">
      <w:pPr>
        <w:pStyle w:val="PARAGRAPH"/>
        <w:rPr>
          <w:lang w:val="en-US"/>
        </w:rPr>
      </w:pPr>
      <w:r w:rsidRPr="001C220C">
        <w:rPr>
          <w:lang w:val="en-US"/>
        </w:rPr>
        <w:t xml:space="preserve">The </w:t>
      </w:r>
      <w:r w:rsidR="00E23CC8" w:rsidRPr="00E23CC8">
        <w:rPr>
          <w:i/>
          <w:lang w:val="en-US"/>
        </w:rPr>
        <w:t xml:space="preserve">segment </w:t>
      </w:r>
      <w:r w:rsidRPr="00E23CC8">
        <w:rPr>
          <w:i/>
          <w:lang w:val="en-US"/>
        </w:rPr>
        <w:t xml:space="preserve">requirement </w:t>
      </w:r>
      <w:r w:rsidR="00C17398" w:rsidRPr="00E23CC8">
        <w:rPr>
          <w:i/>
          <w:lang w:val="en-US"/>
        </w:rPr>
        <w:t>properties</w:t>
      </w:r>
      <w:r w:rsidRPr="001C220C">
        <w:rPr>
          <w:lang w:val="en-US"/>
        </w:rPr>
        <w:t xml:space="preserve"> and </w:t>
      </w:r>
      <w:r w:rsidR="00E23CC8" w:rsidRPr="00E23CC8">
        <w:rPr>
          <w:i/>
          <w:lang w:val="en-US"/>
        </w:rPr>
        <w:t xml:space="preserve">segment </w:t>
      </w:r>
      <w:r w:rsidRPr="00E23CC8">
        <w:rPr>
          <w:i/>
          <w:lang w:val="en-US"/>
        </w:rPr>
        <w:t>parameter</w:t>
      </w:r>
      <w:r w:rsidR="00C17398" w:rsidRPr="00E23CC8">
        <w:rPr>
          <w:i/>
          <w:lang w:val="en-US"/>
        </w:rPr>
        <w:t>s</w:t>
      </w:r>
      <w:r w:rsidRPr="001C220C">
        <w:rPr>
          <w:lang w:val="en-US"/>
        </w:rPr>
        <w:t xml:space="preserve"> shall align with the parameters sent as part of a</w:t>
      </w:r>
      <w:r w:rsidR="004E7BA6">
        <w:rPr>
          <w:lang w:val="en-US"/>
        </w:rPr>
        <w:t>n</w:t>
      </w:r>
      <w:r w:rsidRPr="001C220C">
        <w:rPr>
          <w:lang w:val="en-US"/>
        </w:rPr>
        <w:t xml:space="preserve"> </w:t>
      </w:r>
      <w:r w:rsidR="004E7BA6">
        <w:rPr>
          <w:i/>
          <w:lang w:val="en-US"/>
        </w:rPr>
        <w:t xml:space="preserve">operations </w:t>
      </w:r>
      <w:r w:rsidRPr="0026051D">
        <w:rPr>
          <w:i/>
          <w:lang w:val="en-US"/>
        </w:rPr>
        <w:t>request</w:t>
      </w:r>
      <w:r w:rsidRPr="001C220C">
        <w:rPr>
          <w:lang w:val="en-US"/>
        </w:rPr>
        <w:t xml:space="preserve">. </w:t>
      </w:r>
    </w:p>
    <w:p w14:paraId="099404DA" w14:textId="77777777" w:rsidR="006D42E6" w:rsidRPr="001C220C" w:rsidRDefault="006D42E6" w:rsidP="006D42E6">
      <w:pPr>
        <w:pStyle w:val="NOTE0"/>
        <w:rPr>
          <w:lang w:val="en-US"/>
        </w:rPr>
      </w:pPr>
      <w:r w:rsidRPr="001C220C">
        <w:rPr>
          <w:lang w:val="en-US"/>
        </w:rPr>
        <w:t xml:space="preserve">EXAMPLE </w:t>
      </w:r>
      <w:r w:rsidR="00E5444E">
        <w:rPr>
          <w:lang w:val="en-US"/>
        </w:rPr>
        <w:t xml:space="preserve">  </w:t>
      </w:r>
      <w:r w:rsidRPr="001C220C">
        <w:rPr>
          <w:lang w:val="en-US"/>
        </w:rPr>
        <w:t xml:space="preserve">There </w:t>
      </w:r>
      <w:r>
        <w:rPr>
          <w:lang w:val="en-US"/>
        </w:rPr>
        <w:t xml:space="preserve">can are multiple </w:t>
      </w:r>
      <w:r w:rsidRPr="00E23CC8">
        <w:rPr>
          <w:i/>
          <w:lang w:val="en-US"/>
        </w:rPr>
        <w:t>segment requirements</w:t>
      </w:r>
      <w:r w:rsidRPr="001C220C">
        <w:rPr>
          <w:lang w:val="en-US"/>
        </w:rPr>
        <w:t xml:space="preserve"> defined</w:t>
      </w:r>
      <w:r>
        <w:rPr>
          <w:lang w:val="en-US"/>
        </w:rPr>
        <w:t xml:space="preserve">. </w:t>
      </w:r>
      <w:r w:rsidRPr="001C220C">
        <w:rPr>
          <w:lang w:val="en-US"/>
        </w:rPr>
        <w:t xml:space="preserve">There is one master </w:t>
      </w:r>
      <w:r w:rsidRPr="00E23CC8">
        <w:rPr>
          <w:i/>
          <w:lang w:val="en-US"/>
        </w:rPr>
        <w:t>segment requirement</w:t>
      </w:r>
      <w:r>
        <w:rPr>
          <w:lang w:val="en-US"/>
        </w:rPr>
        <w:t xml:space="preserve"> </w:t>
      </w:r>
      <w:r w:rsidRPr="001C220C">
        <w:rPr>
          <w:lang w:val="en-US"/>
        </w:rPr>
        <w:t xml:space="preserve">that applies to the entire </w:t>
      </w:r>
      <w:r w:rsidRPr="00E23CC8">
        <w:rPr>
          <w:i/>
          <w:lang w:val="en-US"/>
        </w:rPr>
        <w:t>operations request</w:t>
      </w:r>
      <w:r>
        <w:rPr>
          <w:lang w:val="en-US"/>
        </w:rPr>
        <w:t xml:space="preserve">. </w:t>
      </w:r>
      <w:r w:rsidRPr="001C220C">
        <w:rPr>
          <w:lang w:val="en-US"/>
        </w:rPr>
        <w:t xml:space="preserve">The master </w:t>
      </w:r>
      <w:r w:rsidRPr="00E23CC8">
        <w:rPr>
          <w:i/>
          <w:lang w:val="en-US"/>
        </w:rPr>
        <w:t>segment requirement</w:t>
      </w:r>
      <w:r>
        <w:rPr>
          <w:lang w:val="en-US"/>
        </w:rPr>
        <w:t xml:space="preserve"> can be </w:t>
      </w:r>
      <w:r w:rsidRPr="001C220C">
        <w:rPr>
          <w:lang w:val="en-US"/>
        </w:rPr>
        <w:t xml:space="preserve">made up of multiple nested </w:t>
      </w:r>
      <w:r w:rsidRPr="00E23CC8">
        <w:rPr>
          <w:i/>
          <w:lang w:val="en-US"/>
        </w:rPr>
        <w:t>segment requirements</w:t>
      </w:r>
      <w:r w:rsidRPr="001C220C">
        <w:rPr>
          <w:lang w:val="en-US"/>
        </w:rPr>
        <w:t xml:space="preserve"> for individually specified and reported segments. </w:t>
      </w:r>
    </w:p>
    <w:p w14:paraId="0E8AE2A2" w14:textId="77777777" w:rsidR="006D42E6" w:rsidRPr="001C220C" w:rsidRDefault="006D42E6" w:rsidP="006D42E6">
      <w:pPr>
        <w:pStyle w:val="NOTE0"/>
        <w:rPr>
          <w:lang w:val="en-US"/>
        </w:rPr>
      </w:pPr>
      <w:r>
        <w:rPr>
          <w:lang w:val="en-US"/>
        </w:rPr>
        <w:t>NOTE</w:t>
      </w:r>
      <w:r>
        <w:rPr>
          <w:lang w:val="en-US"/>
        </w:rPr>
        <w:t> </w:t>
      </w:r>
      <w:r w:rsidRPr="001C220C">
        <w:rPr>
          <w:lang w:val="en-US"/>
        </w:rPr>
        <w:t xml:space="preserve">Information that applies across all segments of the </w:t>
      </w:r>
      <w:r w:rsidRPr="00E23CC8">
        <w:rPr>
          <w:i/>
          <w:lang w:val="en-US"/>
        </w:rPr>
        <w:t>operations request</w:t>
      </w:r>
      <w:r w:rsidRPr="001C220C">
        <w:rPr>
          <w:lang w:val="en-US"/>
        </w:rPr>
        <w:t xml:space="preserve">, such as a customer name, </w:t>
      </w:r>
      <w:r>
        <w:rPr>
          <w:lang w:val="en-US"/>
        </w:rPr>
        <w:t xml:space="preserve">can </w:t>
      </w:r>
      <w:r w:rsidRPr="001C220C">
        <w:rPr>
          <w:lang w:val="en-US"/>
        </w:rPr>
        <w:t xml:space="preserve">be represented as a </w:t>
      </w:r>
      <w:r w:rsidRPr="00E23CC8">
        <w:rPr>
          <w:i/>
          <w:lang w:val="en-US"/>
        </w:rPr>
        <w:t>segment parameter</w:t>
      </w:r>
      <w:r w:rsidRPr="001C220C">
        <w:rPr>
          <w:lang w:val="en-US"/>
        </w:rPr>
        <w:t xml:space="preserve"> in the master </w:t>
      </w:r>
      <w:r w:rsidRPr="003A5A2B">
        <w:rPr>
          <w:i/>
          <w:lang w:val="en-US"/>
        </w:rPr>
        <w:t>segment requirement</w:t>
      </w:r>
      <w:r w:rsidRPr="001C220C">
        <w:rPr>
          <w:lang w:val="en-US"/>
        </w:rPr>
        <w:t xml:space="preserve">. Information that applies to specific </w:t>
      </w:r>
      <w:r w:rsidRPr="00E23CC8">
        <w:rPr>
          <w:i/>
          <w:lang w:val="en-US"/>
        </w:rPr>
        <w:t>segment requirements</w:t>
      </w:r>
      <w:r w:rsidRPr="001C220C">
        <w:rPr>
          <w:lang w:val="en-US"/>
        </w:rPr>
        <w:t xml:space="preserve"> </w:t>
      </w:r>
      <w:r>
        <w:rPr>
          <w:lang w:val="en-US"/>
        </w:rPr>
        <w:t xml:space="preserve">can </w:t>
      </w:r>
      <w:r w:rsidRPr="001C220C">
        <w:rPr>
          <w:lang w:val="en-US"/>
        </w:rPr>
        <w:t xml:space="preserve">be specified as part of the </w:t>
      </w:r>
      <w:r w:rsidRPr="00E23CC8">
        <w:rPr>
          <w:i/>
          <w:lang w:val="en-US"/>
        </w:rPr>
        <w:t>segment requirement</w:t>
      </w:r>
      <w:r w:rsidRPr="001C220C">
        <w:rPr>
          <w:lang w:val="en-US"/>
        </w:rPr>
        <w:t xml:space="preserve">. </w:t>
      </w:r>
    </w:p>
    <w:p w14:paraId="0125269D" w14:textId="56DF4832" w:rsidR="004A4F9B" w:rsidRPr="001C220C" w:rsidRDefault="00CB090D" w:rsidP="004A4F9B">
      <w:pPr>
        <w:pStyle w:val="PARAGRAPH"/>
        <w:rPr>
          <w:ins w:id="15216" w:author="Charles Gifford" w:date="2016-04-21T21:24:00Z"/>
          <w:lang w:val="en-US"/>
        </w:rPr>
      </w:pPr>
      <w:r>
        <w:rPr>
          <w:lang w:val="en-US"/>
        </w:rPr>
        <w:fldChar w:fldCharType="begin"/>
      </w:r>
      <w:r>
        <w:rPr>
          <w:lang w:val="en-US"/>
        </w:rPr>
        <w:instrText xml:space="preserve"> REF _Ref477975345 \h </w:instrText>
      </w:r>
      <w:r>
        <w:rPr>
          <w:lang w:val="en-US"/>
        </w:rPr>
      </w:r>
      <w:r>
        <w:rPr>
          <w:lang w:val="en-US"/>
        </w:rPr>
        <w:fldChar w:fldCharType="separate"/>
      </w:r>
      <w:r>
        <w:t xml:space="preserve">Table </w:t>
      </w:r>
      <w:r>
        <w:rPr>
          <w:noProof/>
        </w:rPr>
        <w:t>169</w:t>
      </w:r>
      <w:r>
        <w:rPr>
          <w:lang w:val="en-US"/>
        </w:rPr>
        <w:fldChar w:fldCharType="end"/>
      </w:r>
      <w:r w:rsidR="003B21F3">
        <w:rPr>
          <w:lang w:val="en-US"/>
        </w:rPr>
        <w:t xml:space="preserve"> </w:t>
      </w:r>
      <w:r w:rsidR="009E6331" w:rsidRPr="001C220C">
        <w:rPr>
          <w:lang w:val="en-US"/>
        </w:rPr>
        <w:t xml:space="preserve">defines the </w:t>
      </w:r>
      <w:r w:rsidR="004A4F9B">
        <w:rPr>
          <w:lang w:val="en-US"/>
        </w:rPr>
        <w:t>relationship</w:t>
      </w:r>
      <w:r w:rsidR="00EC0E6B">
        <w:rPr>
          <w:lang w:val="en-US"/>
        </w:rPr>
        <w:t xml:space="preserve"> role</w:t>
      </w:r>
      <w:r w:rsidR="009E6331" w:rsidRPr="001C220C">
        <w:rPr>
          <w:lang w:val="en-US"/>
        </w:rPr>
        <w:t xml:space="preserve">s for </w:t>
      </w:r>
      <w:r w:rsidR="003B21F3">
        <w:rPr>
          <w:lang w:val="en-US"/>
        </w:rPr>
        <w:t xml:space="preserve">the </w:t>
      </w:r>
      <w:r w:rsidR="009E6331" w:rsidRPr="001C220C">
        <w:rPr>
          <w:i/>
          <w:lang w:val="en-US"/>
        </w:rPr>
        <w:t>segment requirement</w:t>
      </w:r>
      <w:r w:rsidR="009E6331" w:rsidRPr="001C220C">
        <w:rPr>
          <w:lang w:val="en-US"/>
        </w:rPr>
        <w:t>.</w:t>
      </w:r>
      <w:ins w:id="15217" w:author="Charles Gifford" w:date="2016-04-21T21:24:00Z">
        <w:r w:rsidR="004A4F9B">
          <w:rPr>
            <w:lang w:val="en-US"/>
          </w:rPr>
          <w:t xml:space="preserve"> </w:t>
        </w:r>
      </w:ins>
      <w:ins w:id="15218" w:author="Charles Gifford" w:date="2017-03-22T19:47:00Z">
        <w:r>
          <w:rPr>
            <w:lang w:val="en-US"/>
          </w:rPr>
          <w:fldChar w:fldCharType="begin"/>
        </w:r>
        <w:r>
          <w:rPr>
            <w:lang w:val="en-US"/>
          </w:rPr>
          <w:instrText xml:space="preserve"> REF _Ref161735197 \h </w:instrText>
        </w:r>
      </w:ins>
      <w:r>
        <w:rPr>
          <w:lang w:val="en-US"/>
        </w:rPr>
      </w:r>
      <w:r>
        <w:rPr>
          <w:lang w:val="en-US"/>
        </w:rPr>
        <w:fldChar w:fldCharType="separate"/>
      </w:r>
      <w:ins w:id="15219" w:author="Charles Gifford" w:date="2017-03-22T19:47:00Z">
        <w:r w:rsidRPr="001C220C">
          <w:rPr>
            <w:lang w:val="en-US"/>
          </w:rPr>
          <w:t xml:space="preserve">Table </w:t>
        </w:r>
        <w:r>
          <w:rPr>
            <w:noProof/>
            <w:lang w:val="en-US"/>
          </w:rPr>
          <w:t>170</w:t>
        </w:r>
        <w:r>
          <w:rPr>
            <w:lang w:val="en-US"/>
          </w:rPr>
          <w:fldChar w:fldCharType="end"/>
        </w:r>
      </w:ins>
      <w:ins w:id="15220" w:author="Charles Gifford" w:date="2016-04-21T21:24:00Z">
        <w:r w:rsidR="003B21F3">
          <w:rPr>
            <w:lang w:val="en-US"/>
          </w:rPr>
          <w:t xml:space="preserve"> </w:t>
        </w:r>
        <w:r w:rsidR="004A4F9B" w:rsidRPr="001C220C">
          <w:rPr>
            <w:lang w:val="en-US"/>
          </w:rPr>
          <w:t xml:space="preserve">defines the attributes for </w:t>
        </w:r>
      </w:ins>
      <w:ins w:id="15221" w:author="Charles Gifford" w:date="2016-10-29T20:06:00Z">
        <w:r w:rsidR="003B21F3">
          <w:rPr>
            <w:lang w:val="en-US"/>
          </w:rPr>
          <w:t xml:space="preserve">the </w:t>
        </w:r>
      </w:ins>
      <w:ins w:id="15222" w:author="Charles Gifford" w:date="2016-04-21T21:24:00Z">
        <w:r w:rsidR="003B21F3">
          <w:rPr>
            <w:i/>
            <w:lang w:val="en-US"/>
          </w:rPr>
          <w:t>segment requirement</w:t>
        </w:r>
        <w:r w:rsidR="004A4F9B" w:rsidRPr="001C220C">
          <w:rPr>
            <w:lang w:val="en-US"/>
          </w:rPr>
          <w:t>.</w:t>
        </w:r>
      </w:ins>
    </w:p>
    <w:p w14:paraId="09470CA3" w14:textId="0D6E4E61" w:rsidR="009E6331" w:rsidRDefault="00CB090D" w:rsidP="00881CA4">
      <w:pPr>
        <w:pStyle w:val="TABLE-title"/>
        <w:rPr>
          <w:ins w:id="15223" w:author="Charles Gifford" w:date="2017-03-20T12:19:00Z"/>
          <w:lang w:val="en-US"/>
        </w:rPr>
      </w:pPr>
      <w:bookmarkStart w:id="15224" w:name="_Ref477975345"/>
      <w:bookmarkStart w:id="15225" w:name="_Toc478492469"/>
      <w:ins w:id="15226" w:author="Charles Gifford" w:date="2017-03-22T19:45:00Z">
        <w:r>
          <w:t xml:space="preserve">Table </w:t>
        </w:r>
        <w:r>
          <w:fldChar w:fldCharType="begin"/>
        </w:r>
        <w:r>
          <w:instrText xml:space="preserve"> SEQ Table \* ARABIC </w:instrText>
        </w:r>
      </w:ins>
      <w:r>
        <w:fldChar w:fldCharType="separate"/>
      </w:r>
      <w:ins w:id="15227" w:author="Charles Gifford" w:date="2017-03-22T19:45:00Z">
        <w:r>
          <w:rPr>
            <w:noProof/>
          </w:rPr>
          <w:t>169</w:t>
        </w:r>
        <w:r>
          <w:fldChar w:fldCharType="end"/>
        </w:r>
      </w:ins>
      <w:bookmarkEnd w:id="15224"/>
      <w:ins w:id="15228" w:author="Charles Gifford" w:date="2016-04-21T21:24:00Z">
        <w:r w:rsidR="004A4F9B" w:rsidRPr="001C220C">
          <w:rPr>
            <w:lang w:val="en-US"/>
          </w:rPr>
          <w:t xml:space="preserve"> </w:t>
        </w:r>
        <w:r w:rsidR="004A4F9B">
          <w:rPr>
            <w:lang w:val="en-US"/>
          </w:rPr>
          <w:t>–</w:t>
        </w:r>
        <w:r w:rsidR="004A4F9B" w:rsidRPr="001C220C">
          <w:rPr>
            <w:lang w:val="en-US"/>
          </w:rPr>
          <w:t xml:space="preserve"> </w:t>
        </w:r>
        <w:r w:rsidR="004A4F9B">
          <w:rPr>
            <w:lang w:val="en-US"/>
          </w:rPr>
          <w:t>S</w:t>
        </w:r>
        <w:r w:rsidR="004A4F9B" w:rsidRPr="001C220C">
          <w:rPr>
            <w:lang w:val="en-US"/>
          </w:rPr>
          <w:t>egment requirement</w:t>
        </w:r>
        <w:r w:rsidR="004A4F9B" w:rsidRPr="00AC2193">
          <w:rPr>
            <w:lang w:val="en-US"/>
          </w:rPr>
          <w:t xml:space="preserve"> </w:t>
        </w:r>
        <w:r w:rsidR="004A4F9B">
          <w:rPr>
            <w:lang w:val="en-US"/>
          </w:rPr>
          <w:t>relationship</w:t>
        </w:r>
      </w:ins>
      <w:ins w:id="15229" w:author="Charles Gifford" w:date="2017-03-20T12:19:00Z">
        <w:r w:rsidR="00EC0E6B">
          <w:rPr>
            <w:lang w:val="en-US"/>
          </w:rPr>
          <w:t xml:space="preserve"> role</w:t>
        </w:r>
      </w:ins>
      <w:ins w:id="15230" w:author="Charles Gifford" w:date="2016-04-21T21:24:00Z">
        <w:r w:rsidR="004A4F9B">
          <w:rPr>
            <w:lang w:val="en-US"/>
          </w:rPr>
          <w:t>s</w:t>
        </w:r>
      </w:ins>
      <w:bookmarkEnd w:id="15225"/>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170"/>
        <w:gridCol w:w="3690"/>
      </w:tblGrid>
      <w:tr w:rsidR="00EC0E6B" w:rsidRPr="009432BC" w14:paraId="342139BE" w14:textId="77777777" w:rsidTr="00BA06AC">
        <w:trPr>
          <w:trHeight w:val="197"/>
          <w:tblHeader/>
          <w:ins w:id="15231" w:author="Charles Gifford" w:date="2017-03-20T12:19:00Z"/>
        </w:trPr>
        <w:tc>
          <w:tcPr>
            <w:tcW w:w="2155" w:type="dxa"/>
            <w:shd w:val="clear" w:color="auto" w:fill="auto"/>
          </w:tcPr>
          <w:p w14:paraId="5767925A" w14:textId="77777777" w:rsidR="00EC0E6B" w:rsidRPr="009432BC" w:rsidRDefault="00EC0E6B" w:rsidP="00BA06AC">
            <w:pPr>
              <w:pStyle w:val="TABLE-col-heading"/>
              <w:rPr>
                <w:ins w:id="15232" w:author="Charles Gifford" w:date="2017-03-20T12:19:00Z"/>
              </w:rPr>
            </w:pPr>
            <w:ins w:id="15233" w:author="Charles Gifford" w:date="2017-03-20T12:19:00Z">
              <w:r w:rsidRPr="009432BC">
                <w:t>Related Object</w:t>
              </w:r>
            </w:ins>
          </w:p>
        </w:tc>
        <w:tc>
          <w:tcPr>
            <w:tcW w:w="2070" w:type="dxa"/>
            <w:shd w:val="clear" w:color="auto" w:fill="auto"/>
          </w:tcPr>
          <w:p w14:paraId="3B6667BA" w14:textId="77777777" w:rsidR="00EC0E6B" w:rsidRPr="009432BC" w:rsidRDefault="00EC0E6B" w:rsidP="00BA06AC">
            <w:pPr>
              <w:pStyle w:val="TABLE-col-heading"/>
              <w:rPr>
                <w:ins w:id="15234" w:author="Charles Gifford" w:date="2017-03-20T12:19:00Z"/>
              </w:rPr>
            </w:pPr>
            <w:ins w:id="15235" w:author="Charles Gifford" w:date="2017-03-20T12:19:00Z">
              <w:r w:rsidRPr="009432BC">
                <w:t>Role</w:t>
              </w:r>
            </w:ins>
          </w:p>
        </w:tc>
        <w:tc>
          <w:tcPr>
            <w:tcW w:w="1170" w:type="dxa"/>
            <w:shd w:val="clear" w:color="auto" w:fill="auto"/>
          </w:tcPr>
          <w:p w14:paraId="62A62D06" w14:textId="77777777" w:rsidR="00EC0E6B" w:rsidRPr="009432BC" w:rsidRDefault="00EC0E6B" w:rsidP="00BA06AC">
            <w:pPr>
              <w:pStyle w:val="TABLE-col-heading"/>
              <w:rPr>
                <w:ins w:id="15236" w:author="Charles Gifford" w:date="2017-03-20T12:19:00Z"/>
              </w:rPr>
            </w:pPr>
            <w:ins w:id="15237" w:author="Charles Gifford" w:date="2017-03-20T12:19:00Z">
              <w:r w:rsidRPr="009432BC">
                <w:t>Multiplicity</w:t>
              </w:r>
            </w:ins>
          </w:p>
        </w:tc>
        <w:tc>
          <w:tcPr>
            <w:tcW w:w="3690" w:type="dxa"/>
            <w:shd w:val="clear" w:color="auto" w:fill="auto"/>
          </w:tcPr>
          <w:p w14:paraId="1C1A32F2" w14:textId="77777777" w:rsidR="00EC0E6B" w:rsidRPr="009432BC" w:rsidRDefault="00EC0E6B" w:rsidP="00BA06AC">
            <w:pPr>
              <w:pStyle w:val="TABLE-col-heading"/>
              <w:rPr>
                <w:ins w:id="15238" w:author="Charles Gifford" w:date="2017-03-20T12:19:00Z"/>
              </w:rPr>
            </w:pPr>
            <w:ins w:id="15239" w:author="Charles Gifford" w:date="2017-03-20T12:19:00Z">
              <w:r w:rsidRPr="009432BC">
                <w:t>Description</w:t>
              </w:r>
            </w:ins>
          </w:p>
        </w:tc>
      </w:tr>
      <w:tr w:rsidR="003E38CA" w:rsidRPr="009432BC" w14:paraId="50E512F5" w14:textId="77777777" w:rsidTr="00BA06AC">
        <w:trPr>
          <w:trHeight w:val="332"/>
          <w:ins w:id="15240" w:author="Charles Gifford" w:date="2017-03-20T12:19:00Z"/>
        </w:trPr>
        <w:tc>
          <w:tcPr>
            <w:tcW w:w="2155" w:type="dxa"/>
          </w:tcPr>
          <w:p w14:paraId="79B100F7" w14:textId="72C0A1C6" w:rsidR="00EC0E6B" w:rsidRPr="009432BC" w:rsidRDefault="00EC0E6B" w:rsidP="00EC0E6B">
            <w:pPr>
              <w:pStyle w:val="TABLE-cell"/>
              <w:rPr>
                <w:ins w:id="15241" w:author="Charles Gifford" w:date="2017-03-20T12:19:00Z"/>
              </w:rPr>
            </w:pPr>
            <w:ins w:id="15242" w:author="Charles Gifford" w:date="2017-03-20T12:21:00Z">
              <w:r>
                <w:rPr>
                  <w:szCs w:val="20"/>
                  <w:lang w:val="en-US"/>
                </w:rPr>
                <w:t>Operations request</w:t>
              </w:r>
            </w:ins>
          </w:p>
        </w:tc>
        <w:tc>
          <w:tcPr>
            <w:tcW w:w="2070" w:type="dxa"/>
          </w:tcPr>
          <w:p w14:paraId="167F06DC" w14:textId="48C3682E" w:rsidR="00EC0E6B" w:rsidRPr="009432BC" w:rsidRDefault="00EC0E6B" w:rsidP="00EC0E6B">
            <w:pPr>
              <w:pStyle w:val="TABLE-cell"/>
              <w:rPr>
                <w:ins w:id="15243" w:author="Charles Gifford" w:date="2017-03-20T12:19:00Z"/>
              </w:rPr>
            </w:pPr>
            <w:ins w:id="15244" w:author="Charles Gifford" w:date="2017-03-20T12:26:00Z">
              <w:r>
                <w:rPr>
                  <w:szCs w:val="20"/>
                  <w:lang w:val="en-US"/>
                </w:rPr>
                <w:t>NA</w:t>
              </w:r>
            </w:ins>
          </w:p>
        </w:tc>
        <w:tc>
          <w:tcPr>
            <w:tcW w:w="1170" w:type="dxa"/>
          </w:tcPr>
          <w:p w14:paraId="2236D49B" w14:textId="23F0B48C" w:rsidR="00EC0E6B" w:rsidRPr="009432BC" w:rsidRDefault="00EC0E6B" w:rsidP="00EC0E6B">
            <w:pPr>
              <w:pStyle w:val="TABLE-cell"/>
              <w:rPr>
                <w:ins w:id="15245" w:author="Charles Gifford" w:date="2017-03-20T12:19:00Z"/>
              </w:rPr>
            </w:pPr>
            <w:ins w:id="15246" w:author="Charles Gifford" w:date="2017-03-20T12:21:00Z">
              <w:r>
                <w:rPr>
                  <w:szCs w:val="20"/>
                  <w:lang w:val="en-US"/>
                </w:rPr>
                <w:t>1</w:t>
              </w:r>
            </w:ins>
          </w:p>
        </w:tc>
        <w:tc>
          <w:tcPr>
            <w:tcW w:w="3690" w:type="dxa"/>
          </w:tcPr>
          <w:p w14:paraId="2C86F801" w14:textId="26D172A0" w:rsidR="00EC0E6B" w:rsidRPr="009432BC" w:rsidRDefault="00EC0E6B" w:rsidP="00EC0E6B">
            <w:pPr>
              <w:pStyle w:val="TABLE-cell"/>
              <w:rPr>
                <w:ins w:id="15247" w:author="Charles Gifford" w:date="2017-03-20T12:19:00Z"/>
              </w:rPr>
            </w:pPr>
            <w:ins w:id="15248" w:author="Charles Gifford" w:date="2017-03-20T12:22:00Z">
              <w:r>
                <w:rPr>
                  <w:lang w:val="en-US"/>
                </w:rPr>
                <w:t xml:space="preserve">The </w:t>
              </w:r>
              <w:r w:rsidRPr="00C3037F">
                <w:rPr>
                  <w:i/>
                  <w:lang w:val="en-US"/>
                </w:rPr>
                <w:t>operations request</w:t>
              </w:r>
              <w:r>
                <w:rPr>
                  <w:lang w:val="en-US"/>
                </w:rPr>
                <w:t xml:space="preserve"> </w:t>
              </w:r>
              <w:r w:rsidRPr="006C4186">
                <w:rPr>
                  <w:lang w:val="en-US"/>
                </w:rPr>
                <w:t xml:space="preserve">is </w:t>
              </w:r>
              <w:r>
                <w:rPr>
                  <w:lang w:val="en-US"/>
                </w:rPr>
                <w:t xml:space="preserve">defined </w:t>
              </w:r>
              <w:r w:rsidRPr="006C4186">
                <w:rPr>
                  <w:lang w:val="en-US"/>
                </w:rPr>
                <w:t xml:space="preserve">in part by </w:t>
              </w:r>
              <w:r>
                <w:rPr>
                  <w:lang w:val="en-US"/>
                </w:rPr>
                <w:t xml:space="preserve">this </w:t>
              </w:r>
              <w:r w:rsidRPr="00C3037F">
                <w:rPr>
                  <w:i/>
                  <w:lang w:val="en-US"/>
                </w:rPr>
                <w:t>segment requirement</w:t>
              </w:r>
              <w:r>
                <w:rPr>
                  <w:lang w:val="en-US"/>
                </w:rPr>
                <w:t>.</w:t>
              </w:r>
            </w:ins>
          </w:p>
        </w:tc>
      </w:tr>
      <w:tr w:rsidR="00EC0E6B" w:rsidRPr="009432BC" w14:paraId="48E1AB96" w14:textId="77777777" w:rsidTr="00BA06AC">
        <w:trPr>
          <w:trHeight w:val="332"/>
          <w:ins w:id="15249" w:author="Charles Gifford" w:date="2017-03-20T12:19:00Z"/>
        </w:trPr>
        <w:tc>
          <w:tcPr>
            <w:tcW w:w="2155" w:type="dxa"/>
          </w:tcPr>
          <w:p w14:paraId="7F151D9D" w14:textId="55233180" w:rsidR="00EC0E6B" w:rsidRDefault="00EC0E6B" w:rsidP="00EC0E6B">
            <w:pPr>
              <w:pStyle w:val="TABLE-cell"/>
              <w:rPr>
                <w:ins w:id="15250" w:author="Charles Gifford" w:date="2017-03-20T12:19:00Z"/>
                <w:szCs w:val="20"/>
                <w:lang w:val="en-US"/>
              </w:rPr>
            </w:pPr>
            <w:ins w:id="15251" w:author="Charles Gifford" w:date="2017-03-20T12:21:00Z">
              <w:r>
                <w:rPr>
                  <w:szCs w:val="20"/>
                  <w:lang w:val="en-US"/>
                </w:rPr>
                <w:t>Operations definition</w:t>
              </w:r>
            </w:ins>
          </w:p>
        </w:tc>
        <w:tc>
          <w:tcPr>
            <w:tcW w:w="2070" w:type="dxa"/>
          </w:tcPr>
          <w:p w14:paraId="681DFD5A" w14:textId="1A4DD5AF" w:rsidR="00EC0E6B" w:rsidRDefault="00EC0E6B" w:rsidP="00EC0E6B">
            <w:pPr>
              <w:pStyle w:val="TABLE-cell"/>
              <w:rPr>
                <w:ins w:id="15252" w:author="Charles Gifford" w:date="2017-03-20T12:19:00Z"/>
                <w:szCs w:val="20"/>
                <w:lang w:val="en-US"/>
              </w:rPr>
            </w:pPr>
            <w:ins w:id="15253" w:author="Charles Gifford" w:date="2017-03-20T12:21:00Z">
              <w:r>
                <w:rPr>
                  <w:szCs w:val="20"/>
                  <w:lang w:val="en-US"/>
                </w:rPr>
                <w:t>Operations definition</w:t>
              </w:r>
            </w:ins>
          </w:p>
        </w:tc>
        <w:tc>
          <w:tcPr>
            <w:tcW w:w="1170" w:type="dxa"/>
          </w:tcPr>
          <w:p w14:paraId="618D667F" w14:textId="3DC22B92" w:rsidR="00EC0E6B" w:rsidRDefault="00EC0E6B" w:rsidP="00EC0E6B">
            <w:pPr>
              <w:pStyle w:val="TABLE-cell"/>
              <w:rPr>
                <w:ins w:id="15254" w:author="Charles Gifford" w:date="2017-03-20T12:19:00Z"/>
                <w:szCs w:val="20"/>
                <w:lang w:val="en-US"/>
              </w:rPr>
            </w:pPr>
            <w:ins w:id="15255" w:author="Charles Gifford" w:date="2017-03-20T12:21:00Z">
              <w:r>
                <w:rPr>
                  <w:szCs w:val="20"/>
                  <w:lang w:val="en-US"/>
                </w:rPr>
                <w:t>0.*</w:t>
              </w:r>
            </w:ins>
          </w:p>
        </w:tc>
        <w:tc>
          <w:tcPr>
            <w:tcW w:w="3690" w:type="dxa"/>
          </w:tcPr>
          <w:p w14:paraId="08A1F932" w14:textId="4D2B4AAF" w:rsidR="00EC0E6B" w:rsidRPr="00BE0F67" w:rsidRDefault="00EC0E6B" w:rsidP="00EC0E6B">
            <w:pPr>
              <w:pStyle w:val="TABLE-cell"/>
              <w:rPr>
                <w:ins w:id="15256" w:author="Charles Gifford" w:date="2017-03-20T12:19:00Z"/>
                <w:lang w:val="en-US"/>
              </w:rPr>
            </w:pPr>
            <w:ins w:id="15257" w:author="Charles Gifford" w:date="2017-03-20T12:22:00Z">
              <w:r>
                <w:rPr>
                  <w:lang w:val="en-US"/>
                </w:rPr>
                <w:t xml:space="preserve">The </w:t>
              </w:r>
              <w:r w:rsidRPr="00705444">
                <w:rPr>
                  <w:i/>
                  <w:lang w:val="en-US"/>
                </w:rPr>
                <w:t xml:space="preserve">operations </w:t>
              </w:r>
              <w:r>
                <w:rPr>
                  <w:i/>
                  <w:lang w:val="en-US"/>
                </w:rPr>
                <w:t>definition</w:t>
              </w:r>
              <w:r>
                <w:rPr>
                  <w:lang w:val="en-US"/>
                </w:rPr>
                <w:t xml:space="preserve"> reference that corresponds to this </w:t>
              </w:r>
              <w:r>
                <w:rPr>
                  <w:i/>
                  <w:lang w:val="en-US"/>
                </w:rPr>
                <w:t>segment requirement</w:t>
              </w:r>
              <w:r>
                <w:rPr>
                  <w:lang w:val="en-US"/>
                </w:rPr>
                <w:t xml:space="preserve"> if applicable.</w:t>
              </w:r>
            </w:ins>
          </w:p>
        </w:tc>
      </w:tr>
      <w:tr w:rsidR="00EC0E6B" w:rsidRPr="009432BC" w14:paraId="1E78EABC" w14:textId="77777777" w:rsidTr="00BA06AC">
        <w:trPr>
          <w:trHeight w:val="332"/>
          <w:ins w:id="15258" w:author="Charles Gifford" w:date="2017-03-20T12:19:00Z"/>
        </w:trPr>
        <w:tc>
          <w:tcPr>
            <w:tcW w:w="2155" w:type="dxa"/>
          </w:tcPr>
          <w:p w14:paraId="14806AB8" w14:textId="5F11D59E" w:rsidR="00EC0E6B" w:rsidRDefault="00EC0E6B" w:rsidP="00EC0E6B">
            <w:pPr>
              <w:pStyle w:val="TABLE-cell"/>
              <w:rPr>
                <w:ins w:id="15259" w:author="Charles Gifford" w:date="2017-03-20T12:19:00Z"/>
                <w:szCs w:val="20"/>
                <w:lang w:val="en-US"/>
              </w:rPr>
            </w:pPr>
            <w:ins w:id="15260" w:author="Charles Gifford" w:date="2017-03-20T12:21:00Z">
              <w:r>
                <w:rPr>
                  <w:szCs w:val="20"/>
                  <w:lang w:val="en-US"/>
                </w:rPr>
                <w:t>Operations segment</w:t>
              </w:r>
            </w:ins>
          </w:p>
        </w:tc>
        <w:tc>
          <w:tcPr>
            <w:tcW w:w="2070" w:type="dxa"/>
          </w:tcPr>
          <w:p w14:paraId="1D8AC46D" w14:textId="44C2A546" w:rsidR="00EC0E6B" w:rsidRDefault="00EC0E6B" w:rsidP="00EC0E6B">
            <w:pPr>
              <w:pStyle w:val="TABLE-cell"/>
              <w:rPr>
                <w:ins w:id="15261" w:author="Charles Gifford" w:date="2017-03-20T12:19:00Z"/>
                <w:szCs w:val="20"/>
                <w:lang w:val="en-US"/>
              </w:rPr>
            </w:pPr>
            <w:ins w:id="15262" w:author="Charles Gifford" w:date="2017-03-20T12:21:00Z">
              <w:r>
                <w:rPr>
                  <w:szCs w:val="20"/>
                  <w:lang w:val="en-US"/>
                </w:rPr>
                <w:t>Operations segment</w:t>
              </w:r>
            </w:ins>
          </w:p>
        </w:tc>
        <w:tc>
          <w:tcPr>
            <w:tcW w:w="1170" w:type="dxa"/>
          </w:tcPr>
          <w:p w14:paraId="6F9E4A2F" w14:textId="456E63C6" w:rsidR="00EC0E6B" w:rsidRDefault="00EC0E6B" w:rsidP="00EC0E6B">
            <w:pPr>
              <w:pStyle w:val="TABLE-cell"/>
              <w:rPr>
                <w:ins w:id="15263" w:author="Charles Gifford" w:date="2017-03-20T12:19:00Z"/>
                <w:szCs w:val="20"/>
                <w:lang w:val="en-US"/>
              </w:rPr>
            </w:pPr>
            <w:ins w:id="15264" w:author="Charles Gifford" w:date="2017-03-20T12:21:00Z">
              <w:r>
                <w:rPr>
                  <w:szCs w:val="20"/>
                  <w:lang w:val="en-US"/>
                </w:rPr>
                <w:t>0..*</w:t>
              </w:r>
            </w:ins>
          </w:p>
        </w:tc>
        <w:tc>
          <w:tcPr>
            <w:tcW w:w="3690" w:type="dxa"/>
          </w:tcPr>
          <w:p w14:paraId="2690DCF2" w14:textId="4836A014" w:rsidR="00EC0E6B" w:rsidRPr="00BE0F67" w:rsidRDefault="00EC0E6B" w:rsidP="00EC0E6B">
            <w:pPr>
              <w:pStyle w:val="TABLE-cell"/>
              <w:rPr>
                <w:ins w:id="15265" w:author="Charles Gifford" w:date="2017-03-20T12:19:00Z"/>
                <w:lang w:val="en-US"/>
              </w:rPr>
            </w:pPr>
            <w:ins w:id="15266" w:author="Charles Gifford" w:date="2017-03-20T12:22:00Z">
              <w:r>
                <w:rPr>
                  <w:lang w:val="en-US"/>
                </w:rPr>
                <w:t xml:space="preserve">The associated </w:t>
              </w:r>
              <w:r w:rsidRPr="003A5A2B">
                <w:rPr>
                  <w:i/>
                  <w:lang w:val="en-US"/>
                </w:rPr>
                <w:t>operations segment</w:t>
              </w:r>
              <w:r>
                <w:rPr>
                  <w:lang w:val="en-US"/>
                </w:rPr>
                <w:t>s</w:t>
              </w:r>
              <w:r>
                <w:t xml:space="preserve"> </w:t>
              </w:r>
              <w:r w:rsidRPr="00C978DB">
                <w:rPr>
                  <w:lang w:val="en-US"/>
                </w:rPr>
                <w:t xml:space="preserve">that corresponds to this </w:t>
              </w:r>
              <w:r w:rsidRPr="00DA7DEB">
                <w:rPr>
                  <w:i/>
                  <w:lang w:val="en-US"/>
                </w:rPr>
                <w:t>segment requirement</w:t>
              </w:r>
              <w:r>
                <w:rPr>
                  <w:lang w:val="en-US"/>
                </w:rPr>
                <w:t xml:space="preserve"> if applicable. If the </w:t>
              </w:r>
              <w:r w:rsidRPr="009233B9">
                <w:rPr>
                  <w:i/>
                  <w:lang w:val="en-US"/>
                </w:rPr>
                <w:t xml:space="preserve">operations segment </w:t>
              </w:r>
              <w:r>
                <w:rPr>
                  <w:lang w:val="en-US"/>
                </w:rPr>
                <w:t xml:space="preserve">reference is insufficient to identify the </w:t>
              </w:r>
              <w:r w:rsidRPr="003A5A2B">
                <w:rPr>
                  <w:i/>
                  <w:lang w:val="en-US"/>
                </w:rPr>
                <w:t>operations segment</w:t>
              </w:r>
              <w:r>
                <w:rPr>
                  <w:lang w:val="en-US"/>
                </w:rPr>
                <w:t xml:space="preserve">, then this </w:t>
              </w:r>
              <w:r w:rsidRPr="00705444">
                <w:rPr>
                  <w:i/>
                  <w:lang w:val="en-US"/>
                </w:rPr>
                <w:t>segment requirement</w:t>
              </w:r>
              <w:r>
                <w:rPr>
                  <w:lang w:val="en-US"/>
                </w:rPr>
                <w:t xml:space="preserve"> should also identify the </w:t>
              </w:r>
              <w:r w:rsidRPr="003A5A2B">
                <w:rPr>
                  <w:i/>
                  <w:lang w:val="en-US"/>
                </w:rPr>
                <w:t>operations definition</w:t>
              </w:r>
              <w:r>
                <w:rPr>
                  <w:i/>
                  <w:lang w:val="en-US"/>
                </w:rPr>
                <w:t xml:space="preserve"> reference</w:t>
              </w:r>
              <w:r>
                <w:rPr>
                  <w:lang w:val="en-US"/>
                </w:rPr>
                <w:t>.</w:t>
              </w:r>
            </w:ins>
          </w:p>
        </w:tc>
      </w:tr>
      <w:tr w:rsidR="00EC0E6B" w:rsidRPr="009432BC" w14:paraId="0361856B" w14:textId="77777777" w:rsidTr="00BA06AC">
        <w:trPr>
          <w:trHeight w:val="332"/>
          <w:ins w:id="15267" w:author="Charles Gifford" w:date="2017-03-20T12:19:00Z"/>
        </w:trPr>
        <w:tc>
          <w:tcPr>
            <w:tcW w:w="2155" w:type="dxa"/>
          </w:tcPr>
          <w:p w14:paraId="1FD1F854" w14:textId="264EC392" w:rsidR="00EC0E6B" w:rsidRDefault="00EC0E6B" w:rsidP="00EC0E6B">
            <w:pPr>
              <w:pStyle w:val="TABLE-cell"/>
              <w:rPr>
                <w:ins w:id="15268" w:author="Charles Gifford" w:date="2017-03-20T12:19:00Z"/>
                <w:szCs w:val="20"/>
                <w:lang w:val="en-US"/>
              </w:rPr>
            </w:pPr>
            <w:ins w:id="15269" w:author="Charles Gifford" w:date="2017-03-20T12:21:00Z">
              <w:r>
                <w:rPr>
                  <w:szCs w:val="20"/>
                  <w:lang w:val="en-US"/>
                </w:rPr>
                <w:t>Process segment</w:t>
              </w:r>
            </w:ins>
          </w:p>
        </w:tc>
        <w:tc>
          <w:tcPr>
            <w:tcW w:w="2070" w:type="dxa"/>
          </w:tcPr>
          <w:p w14:paraId="553073AC" w14:textId="545040C1" w:rsidR="00EC0E6B" w:rsidRDefault="00EC0E6B" w:rsidP="00EC0E6B">
            <w:pPr>
              <w:pStyle w:val="TABLE-cell"/>
              <w:rPr>
                <w:ins w:id="15270" w:author="Charles Gifford" w:date="2017-03-20T12:19:00Z"/>
                <w:szCs w:val="20"/>
                <w:lang w:val="en-US"/>
              </w:rPr>
            </w:pPr>
            <w:ins w:id="15271" w:author="Charles Gifford" w:date="2017-03-20T12:21:00Z">
              <w:r>
                <w:rPr>
                  <w:szCs w:val="20"/>
                  <w:lang w:val="en-US"/>
                </w:rPr>
                <w:t>Process segment</w:t>
              </w:r>
            </w:ins>
          </w:p>
        </w:tc>
        <w:tc>
          <w:tcPr>
            <w:tcW w:w="1170" w:type="dxa"/>
          </w:tcPr>
          <w:p w14:paraId="3ED2806D" w14:textId="0EDA55CB" w:rsidR="00EC0E6B" w:rsidRDefault="00EC0E6B" w:rsidP="00EC0E6B">
            <w:pPr>
              <w:pStyle w:val="TABLE-cell"/>
              <w:rPr>
                <w:ins w:id="15272" w:author="Charles Gifford" w:date="2017-03-20T12:19:00Z"/>
                <w:szCs w:val="20"/>
                <w:lang w:val="en-US"/>
              </w:rPr>
            </w:pPr>
            <w:ins w:id="15273" w:author="Charles Gifford" w:date="2017-03-20T12:21:00Z">
              <w:r>
                <w:rPr>
                  <w:szCs w:val="20"/>
                  <w:lang w:val="en-US"/>
                </w:rPr>
                <w:t>0..1</w:t>
              </w:r>
            </w:ins>
          </w:p>
        </w:tc>
        <w:tc>
          <w:tcPr>
            <w:tcW w:w="3690" w:type="dxa"/>
          </w:tcPr>
          <w:p w14:paraId="2C95A180" w14:textId="7AB9F5F3" w:rsidR="00EC0E6B" w:rsidRPr="00BE0F67" w:rsidRDefault="00EC0E6B" w:rsidP="00EC0E6B">
            <w:pPr>
              <w:pStyle w:val="TABLE-cell"/>
              <w:rPr>
                <w:ins w:id="15274" w:author="Charles Gifford" w:date="2017-03-20T12:19:00Z"/>
                <w:lang w:val="en-US"/>
              </w:rPr>
            </w:pPr>
            <w:ins w:id="15275" w:author="Charles Gifford" w:date="2017-03-20T12:22:00Z">
              <w:r w:rsidRPr="001C220C">
                <w:rPr>
                  <w:lang w:val="en-US"/>
                </w:rPr>
                <w:t xml:space="preserve">An identification of the </w:t>
              </w:r>
              <w:r w:rsidRPr="003A5A2B">
                <w:rPr>
                  <w:i/>
                  <w:lang w:val="en-US"/>
                </w:rPr>
                <w:t>operations segment</w:t>
              </w:r>
              <w:r w:rsidRPr="001C220C">
                <w:rPr>
                  <w:lang w:val="en-US"/>
                </w:rPr>
                <w:t xml:space="preserve"> </w:t>
              </w:r>
              <w:r>
                <w:rPr>
                  <w:lang w:val="en-US"/>
                </w:rPr>
                <w:t xml:space="preserve">or </w:t>
              </w:r>
              <w:r w:rsidRPr="003A5A2B">
                <w:rPr>
                  <w:i/>
                  <w:lang w:val="en-US"/>
                </w:rPr>
                <w:t>process segment</w:t>
              </w:r>
              <w:r>
                <w:rPr>
                  <w:lang w:val="en-US"/>
                </w:rPr>
                <w:t xml:space="preserve"> associated with this</w:t>
              </w:r>
              <w:r w:rsidRPr="001C220C">
                <w:rPr>
                  <w:lang w:val="en-US"/>
                </w:rPr>
                <w:t xml:space="preserve"> </w:t>
              </w:r>
              <w:r w:rsidRPr="001C220C">
                <w:rPr>
                  <w:i/>
                  <w:lang w:val="en-US"/>
                </w:rPr>
                <w:t>segment requirement</w:t>
              </w:r>
              <w:r w:rsidRPr="001C220C">
                <w:rPr>
                  <w:lang w:val="en-US"/>
                </w:rPr>
                <w:t>, if applicable</w:t>
              </w:r>
              <w:r>
                <w:rPr>
                  <w:lang w:val="en-US"/>
                </w:rPr>
                <w:t>.</w:t>
              </w:r>
            </w:ins>
          </w:p>
        </w:tc>
      </w:tr>
      <w:tr w:rsidR="00EC0E6B" w:rsidRPr="009432BC" w14:paraId="1D188D75" w14:textId="77777777" w:rsidTr="00D23A6F">
        <w:trPr>
          <w:trHeight w:val="332"/>
          <w:ins w:id="15276" w:author="Charles Gifford" w:date="2017-03-20T12:19:00Z"/>
        </w:trPr>
        <w:tc>
          <w:tcPr>
            <w:tcW w:w="2155" w:type="dxa"/>
          </w:tcPr>
          <w:p w14:paraId="4F480C26" w14:textId="380BB0AD" w:rsidR="00EC0E6B" w:rsidRDefault="00EC0E6B" w:rsidP="00EC0E6B">
            <w:pPr>
              <w:pStyle w:val="TABLE-cell"/>
              <w:rPr>
                <w:ins w:id="15277" w:author="Charles Gifford" w:date="2017-03-20T12:19:00Z"/>
                <w:szCs w:val="20"/>
                <w:lang w:val="en-US"/>
              </w:rPr>
            </w:pPr>
            <w:ins w:id="15278" w:author="Charles Gifford" w:date="2017-03-20T12:24:00Z">
              <w:r>
                <w:rPr>
                  <w:szCs w:val="20"/>
                  <w:lang w:val="en-US"/>
                </w:rPr>
                <w:t xml:space="preserve">Segment requirement </w:t>
              </w:r>
            </w:ins>
          </w:p>
        </w:tc>
        <w:tc>
          <w:tcPr>
            <w:tcW w:w="2070" w:type="dxa"/>
          </w:tcPr>
          <w:p w14:paraId="1A06E313" w14:textId="124986BD" w:rsidR="00EC0E6B" w:rsidRDefault="00EC0E6B" w:rsidP="00EC0E6B">
            <w:pPr>
              <w:pStyle w:val="TABLE-cell"/>
              <w:rPr>
                <w:ins w:id="15279" w:author="Charles Gifford" w:date="2017-03-20T12:19:00Z"/>
                <w:szCs w:val="20"/>
                <w:lang w:val="en-US"/>
              </w:rPr>
            </w:pPr>
            <w:ins w:id="15280" w:author="Charles Gifford" w:date="2017-03-20T12:24:00Z">
              <w:r>
                <w:rPr>
                  <w:szCs w:val="20"/>
                  <w:lang w:val="en-US"/>
                </w:rPr>
                <w:t xml:space="preserve">Segment requirement child </w:t>
              </w:r>
            </w:ins>
          </w:p>
        </w:tc>
        <w:tc>
          <w:tcPr>
            <w:tcW w:w="1170" w:type="dxa"/>
          </w:tcPr>
          <w:p w14:paraId="15421E81" w14:textId="02E6D6C3" w:rsidR="00EC0E6B" w:rsidRDefault="00EC0E6B" w:rsidP="00EC0E6B">
            <w:pPr>
              <w:pStyle w:val="TABLE-cell"/>
              <w:rPr>
                <w:ins w:id="15281" w:author="Charles Gifford" w:date="2017-03-20T12:19:00Z"/>
                <w:szCs w:val="20"/>
                <w:lang w:val="en-US"/>
              </w:rPr>
            </w:pPr>
            <w:ins w:id="15282" w:author="Charles Gifford" w:date="2017-03-20T12:24:00Z">
              <w:r>
                <w:rPr>
                  <w:szCs w:val="20"/>
                  <w:lang w:val="en-US"/>
                </w:rPr>
                <w:t>0..*</w:t>
              </w:r>
            </w:ins>
          </w:p>
        </w:tc>
        <w:tc>
          <w:tcPr>
            <w:tcW w:w="3690" w:type="dxa"/>
            <w:shd w:val="clear" w:color="auto" w:fill="auto"/>
          </w:tcPr>
          <w:p w14:paraId="24990319" w14:textId="3CE3389B" w:rsidR="00EC0E6B" w:rsidRPr="00BE0F67" w:rsidRDefault="00EC0E6B" w:rsidP="00EC0E6B">
            <w:pPr>
              <w:pStyle w:val="TABLE-cell"/>
              <w:rPr>
                <w:ins w:id="15283" w:author="Charles Gifford" w:date="2017-03-20T12:19:00Z"/>
                <w:lang w:val="en-US"/>
              </w:rPr>
            </w:pPr>
            <w:ins w:id="15284" w:author="Charles Gifford" w:date="2017-03-20T12:25:00Z">
              <w:r w:rsidRPr="004C6184">
                <w:rPr>
                  <w:szCs w:val="20"/>
                  <w:lang w:val="en-US"/>
                </w:rPr>
                <w:t>The related object(s)</w:t>
              </w:r>
              <w:r w:rsidRPr="00BD7B1C">
                <w:rPr>
                  <w:szCs w:val="20"/>
                  <w:lang w:val="en-US"/>
                </w:rPr>
                <w:t xml:space="preserve"> makes up part of this </w:t>
              </w:r>
              <w:r>
                <w:rPr>
                  <w:i/>
                  <w:szCs w:val="20"/>
                  <w:lang w:val="en-US"/>
                </w:rPr>
                <w:t>s</w:t>
              </w:r>
              <w:r w:rsidRPr="00A30634">
                <w:rPr>
                  <w:i/>
                  <w:szCs w:val="20"/>
                  <w:lang w:val="en-US"/>
                </w:rPr>
                <w:t xml:space="preserve">egment requirement </w:t>
              </w:r>
              <w:r w:rsidRPr="00BD7B1C">
                <w:rPr>
                  <w:szCs w:val="20"/>
                  <w:lang w:val="en-US"/>
                </w:rPr>
                <w:t>as the whole.</w:t>
              </w:r>
            </w:ins>
          </w:p>
        </w:tc>
      </w:tr>
      <w:tr w:rsidR="00EC0E6B" w:rsidRPr="009432BC" w14:paraId="37B0C9AB" w14:textId="77777777" w:rsidTr="00D23A6F">
        <w:trPr>
          <w:trHeight w:val="332"/>
          <w:ins w:id="15285" w:author="Charles Gifford" w:date="2017-03-20T12:23:00Z"/>
        </w:trPr>
        <w:tc>
          <w:tcPr>
            <w:tcW w:w="2155" w:type="dxa"/>
          </w:tcPr>
          <w:p w14:paraId="6D4E800B" w14:textId="6CC9AFDC" w:rsidR="00EC0E6B" w:rsidRDefault="00EC0E6B" w:rsidP="00EC0E6B">
            <w:pPr>
              <w:pStyle w:val="TABLE-cell"/>
              <w:rPr>
                <w:ins w:id="15286" w:author="Charles Gifford" w:date="2017-03-20T12:23:00Z"/>
                <w:szCs w:val="20"/>
                <w:lang w:val="en-US"/>
              </w:rPr>
            </w:pPr>
            <w:ins w:id="15287" w:author="Charles Gifford" w:date="2017-03-20T12:24:00Z">
              <w:r>
                <w:rPr>
                  <w:szCs w:val="20"/>
                  <w:lang w:val="en-US"/>
                </w:rPr>
                <w:t>Segment parameter</w:t>
              </w:r>
            </w:ins>
          </w:p>
        </w:tc>
        <w:tc>
          <w:tcPr>
            <w:tcW w:w="2070" w:type="dxa"/>
          </w:tcPr>
          <w:p w14:paraId="77931377" w14:textId="106C6D88" w:rsidR="00EC0E6B" w:rsidRDefault="00EC0E6B" w:rsidP="00EC0E6B">
            <w:pPr>
              <w:pStyle w:val="TABLE-cell"/>
              <w:rPr>
                <w:ins w:id="15288" w:author="Charles Gifford" w:date="2017-03-20T12:23:00Z"/>
                <w:szCs w:val="20"/>
                <w:lang w:val="en-US"/>
              </w:rPr>
            </w:pPr>
            <w:ins w:id="15289" w:author="Charles Gifford" w:date="2017-03-20T12:24:00Z">
              <w:r>
                <w:rPr>
                  <w:szCs w:val="20"/>
                  <w:lang w:val="en-US"/>
                </w:rPr>
                <w:t>Segment parameter</w:t>
              </w:r>
            </w:ins>
          </w:p>
        </w:tc>
        <w:tc>
          <w:tcPr>
            <w:tcW w:w="1170" w:type="dxa"/>
          </w:tcPr>
          <w:p w14:paraId="605EA49B" w14:textId="2AB2C676" w:rsidR="00EC0E6B" w:rsidRDefault="00EC0E6B" w:rsidP="00EC0E6B">
            <w:pPr>
              <w:pStyle w:val="TABLE-cell"/>
              <w:rPr>
                <w:ins w:id="15290" w:author="Charles Gifford" w:date="2017-03-20T12:23:00Z"/>
                <w:szCs w:val="20"/>
                <w:lang w:val="en-US"/>
              </w:rPr>
            </w:pPr>
            <w:ins w:id="15291" w:author="Charles Gifford" w:date="2017-03-20T12:24:00Z">
              <w:r w:rsidRPr="00556FE6">
                <w:rPr>
                  <w:szCs w:val="20"/>
                  <w:lang w:val="en-US"/>
                </w:rPr>
                <w:t>0..*</w:t>
              </w:r>
            </w:ins>
          </w:p>
        </w:tc>
        <w:tc>
          <w:tcPr>
            <w:tcW w:w="3690" w:type="dxa"/>
            <w:shd w:val="clear" w:color="auto" w:fill="auto"/>
          </w:tcPr>
          <w:p w14:paraId="29DDA933" w14:textId="73FF58D0" w:rsidR="00EC0E6B" w:rsidRDefault="00EC0E6B" w:rsidP="00EC0E6B">
            <w:pPr>
              <w:pStyle w:val="TABLE-cell"/>
              <w:rPr>
                <w:ins w:id="15292" w:author="Charles Gifford" w:date="2017-03-20T12:23:00Z"/>
                <w:lang w:val="en-US"/>
              </w:rPr>
            </w:pPr>
            <w:ins w:id="15293" w:author="Charles Gifford" w:date="2017-03-20T12:25:00Z">
              <w:r w:rsidRPr="000D1E5B">
                <w:rPr>
                  <w:lang w:val="en-US"/>
                </w:rPr>
                <w:t xml:space="preserve">The </w:t>
              </w:r>
              <w:r w:rsidRPr="000D1E5B">
                <w:rPr>
                  <w:i/>
                  <w:lang w:val="en-US"/>
                </w:rPr>
                <w:t>segment parameters</w:t>
              </w:r>
              <w:r w:rsidRPr="000D1E5B">
                <w:rPr>
                  <w:lang w:val="en-US"/>
                </w:rPr>
                <w:t xml:space="preserve"> related to this </w:t>
              </w:r>
              <w:r w:rsidRPr="000D1E5B">
                <w:rPr>
                  <w:i/>
                  <w:lang w:val="en-US"/>
                </w:rPr>
                <w:t>segment requirement.</w:t>
              </w:r>
            </w:ins>
          </w:p>
        </w:tc>
      </w:tr>
      <w:tr w:rsidR="00EC0E6B" w:rsidRPr="009432BC" w14:paraId="056A8CC1" w14:textId="77777777" w:rsidTr="00D23A6F">
        <w:trPr>
          <w:trHeight w:val="332"/>
          <w:ins w:id="15294" w:author="Charles Gifford" w:date="2017-03-20T12:23:00Z"/>
        </w:trPr>
        <w:tc>
          <w:tcPr>
            <w:tcW w:w="2155" w:type="dxa"/>
          </w:tcPr>
          <w:p w14:paraId="1EA0E86E" w14:textId="27745E5B" w:rsidR="00EC0E6B" w:rsidRDefault="00EC0E6B" w:rsidP="00EC0E6B">
            <w:pPr>
              <w:pStyle w:val="TABLE-cell"/>
              <w:rPr>
                <w:ins w:id="15295" w:author="Charles Gifford" w:date="2017-03-20T12:23:00Z"/>
                <w:szCs w:val="20"/>
                <w:lang w:val="en-US"/>
              </w:rPr>
            </w:pPr>
            <w:ins w:id="15296" w:author="Charles Gifford" w:date="2017-03-20T12:24:00Z">
              <w:r>
                <w:rPr>
                  <w:szCs w:val="20"/>
                  <w:lang w:val="en-US"/>
                </w:rPr>
                <w:t>Personnel requirement</w:t>
              </w:r>
            </w:ins>
          </w:p>
        </w:tc>
        <w:tc>
          <w:tcPr>
            <w:tcW w:w="2070" w:type="dxa"/>
          </w:tcPr>
          <w:p w14:paraId="1E017BDC" w14:textId="36549975" w:rsidR="00EC0E6B" w:rsidRDefault="00EC0E6B" w:rsidP="00EC0E6B">
            <w:pPr>
              <w:pStyle w:val="TABLE-cell"/>
              <w:rPr>
                <w:ins w:id="15297" w:author="Charles Gifford" w:date="2017-03-20T12:23:00Z"/>
                <w:szCs w:val="20"/>
                <w:lang w:val="en-US"/>
              </w:rPr>
            </w:pPr>
            <w:ins w:id="15298" w:author="Charles Gifford" w:date="2017-03-20T12:24:00Z">
              <w:r>
                <w:rPr>
                  <w:szCs w:val="20"/>
                  <w:lang w:val="en-US"/>
                </w:rPr>
                <w:t>Personnel requirement</w:t>
              </w:r>
            </w:ins>
          </w:p>
        </w:tc>
        <w:tc>
          <w:tcPr>
            <w:tcW w:w="1170" w:type="dxa"/>
          </w:tcPr>
          <w:p w14:paraId="39F96DBB" w14:textId="668FF385" w:rsidR="00EC0E6B" w:rsidRDefault="00EC0E6B" w:rsidP="00EC0E6B">
            <w:pPr>
              <w:pStyle w:val="TABLE-cell"/>
              <w:rPr>
                <w:ins w:id="15299" w:author="Charles Gifford" w:date="2017-03-20T12:23:00Z"/>
                <w:szCs w:val="20"/>
                <w:lang w:val="en-US"/>
              </w:rPr>
            </w:pPr>
            <w:ins w:id="15300" w:author="Charles Gifford" w:date="2017-03-20T12:24:00Z">
              <w:r w:rsidRPr="00556FE6">
                <w:rPr>
                  <w:szCs w:val="20"/>
                  <w:lang w:val="en-US"/>
                </w:rPr>
                <w:t>0..*</w:t>
              </w:r>
            </w:ins>
          </w:p>
        </w:tc>
        <w:tc>
          <w:tcPr>
            <w:tcW w:w="3690" w:type="dxa"/>
            <w:shd w:val="clear" w:color="auto" w:fill="auto"/>
          </w:tcPr>
          <w:p w14:paraId="30F36B5D" w14:textId="25FF20D8" w:rsidR="00EC0E6B" w:rsidRDefault="00EC0E6B" w:rsidP="00EC0E6B">
            <w:pPr>
              <w:pStyle w:val="TABLE-cell"/>
              <w:rPr>
                <w:ins w:id="15301" w:author="Charles Gifford" w:date="2017-03-20T12:23:00Z"/>
                <w:lang w:val="en-US"/>
              </w:rPr>
            </w:pPr>
            <w:ins w:id="15302" w:author="Charles Gifford" w:date="2017-03-20T12:25:00Z">
              <w:r w:rsidRPr="000D1E5B">
                <w:rPr>
                  <w:lang w:val="en-US"/>
                </w:rPr>
                <w:t xml:space="preserve">The </w:t>
              </w:r>
              <w:r w:rsidRPr="000D1E5B">
                <w:rPr>
                  <w:i/>
                  <w:lang w:val="en-US"/>
                </w:rPr>
                <w:t>personnel requirements</w:t>
              </w:r>
              <w:r w:rsidRPr="000D1E5B">
                <w:rPr>
                  <w:lang w:val="en-US"/>
                </w:rPr>
                <w:t xml:space="preserve"> related to this </w:t>
              </w:r>
              <w:r w:rsidRPr="000D1E5B">
                <w:rPr>
                  <w:i/>
                  <w:lang w:val="en-US"/>
                </w:rPr>
                <w:t>segment requirement.</w:t>
              </w:r>
            </w:ins>
          </w:p>
        </w:tc>
      </w:tr>
      <w:tr w:rsidR="00EC0E6B" w:rsidRPr="009432BC" w14:paraId="1880BE2D" w14:textId="77777777" w:rsidTr="00D23A6F">
        <w:trPr>
          <w:trHeight w:val="332"/>
          <w:ins w:id="15303" w:author="Charles Gifford" w:date="2017-03-20T12:23:00Z"/>
        </w:trPr>
        <w:tc>
          <w:tcPr>
            <w:tcW w:w="2155" w:type="dxa"/>
          </w:tcPr>
          <w:p w14:paraId="20411FDB" w14:textId="3B7E233D" w:rsidR="00EC0E6B" w:rsidRDefault="00EC0E6B" w:rsidP="00EC0E6B">
            <w:pPr>
              <w:pStyle w:val="TABLE-cell"/>
              <w:rPr>
                <w:ins w:id="15304" w:author="Charles Gifford" w:date="2017-03-20T12:23:00Z"/>
                <w:szCs w:val="20"/>
                <w:lang w:val="en-US"/>
              </w:rPr>
            </w:pPr>
            <w:ins w:id="15305" w:author="Charles Gifford" w:date="2017-03-20T12:24:00Z">
              <w:r>
                <w:rPr>
                  <w:szCs w:val="20"/>
                  <w:lang w:val="en-US"/>
                </w:rPr>
                <w:t>Equipment requirement</w:t>
              </w:r>
            </w:ins>
          </w:p>
        </w:tc>
        <w:tc>
          <w:tcPr>
            <w:tcW w:w="2070" w:type="dxa"/>
          </w:tcPr>
          <w:p w14:paraId="7D6FCEED" w14:textId="711AA08B" w:rsidR="00EC0E6B" w:rsidRDefault="00EC0E6B" w:rsidP="00EC0E6B">
            <w:pPr>
              <w:pStyle w:val="TABLE-cell"/>
              <w:rPr>
                <w:ins w:id="15306" w:author="Charles Gifford" w:date="2017-03-20T12:23:00Z"/>
                <w:szCs w:val="20"/>
                <w:lang w:val="en-US"/>
              </w:rPr>
            </w:pPr>
            <w:ins w:id="15307" w:author="Charles Gifford" w:date="2017-03-20T12:24:00Z">
              <w:r>
                <w:rPr>
                  <w:szCs w:val="20"/>
                  <w:lang w:val="en-US"/>
                </w:rPr>
                <w:t>Equipment requirement</w:t>
              </w:r>
            </w:ins>
          </w:p>
        </w:tc>
        <w:tc>
          <w:tcPr>
            <w:tcW w:w="1170" w:type="dxa"/>
          </w:tcPr>
          <w:p w14:paraId="4562470B" w14:textId="258DD5FB" w:rsidR="00EC0E6B" w:rsidRDefault="00EC0E6B" w:rsidP="00EC0E6B">
            <w:pPr>
              <w:pStyle w:val="TABLE-cell"/>
              <w:rPr>
                <w:ins w:id="15308" w:author="Charles Gifford" w:date="2017-03-20T12:23:00Z"/>
                <w:szCs w:val="20"/>
                <w:lang w:val="en-US"/>
              </w:rPr>
            </w:pPr>
            <w:ins w:id="15309" w:author="Charles Gifford" w:date="2017-03-20T12:24:00Z">
              <w:r w:rsidRPr="00556FE6">
                <w:rPr>
                  <w:szCs w:val="20"/>
                  <w:lang w:val="en-US"/>
                </w:rPr>
                <w:t>0..*</w:t>
              </w:r>
            </w:ins>
          </w:p>
        </w:tc>
        <w:tc>
          <w:tcPr>
            <w:tcW w:w="3690" w:type="dxa"/>
            <w:shd w:val="clear" w:color="auto" w:fill="auto"/>
          </w:tcPr>
          <w:p w14:paraId="664C4F07" w14:textId="479BCCEB" w:rsidR="00EC0E6B" w:rsidRDefault="00EC0E6B" w:rsidP="00EC0E6B">
            <w:pPr>
              <w:pStyle w:val="TABLE-cell"/>
              <w:rPr>
                <w:ins w:id="15310" w:author="Charles Gifford" w:date="2017-03-20T12:23:00Z"/>
                <w:lang w:val="en-US"/>
              </w:rPr>
            </w:pPr>
            <w:ins w:id="15311" w:author="Charles Gifford" w:date="2017-03-20T12:25:00Z">
              <w:r w:rsidRPr="000D1E5B">
                <w:rPr>
                  <w:lang w:val="en-US"/>
                </w:rPr>
                <w:t xml:space="preserve">The </w:t>
              </w:r>
              <w:r w:rsidRPr="000D1E5B">
                <w:rPr>
                  <w:i/>
                  <w:lang w:val="en-US"/>
                </w:rPr>
                <w:t>equipment requirements</w:t>
              </w:r>
              <w:r w:rsidRPr="000D1E5B">
                <w:rPr>
                  <w:lang w:val="en-US"/>
                </w:rPr>
                <w:t xml:space="preserve"> related to this </w:t>
              </w:r>
              <w:r w:rsidRPr="000D1E5B">
                <w:rPr>
                  <w:i/>
                  <w:lang w:val="en-US"/>
                </w:rPr>
                <w:t>segment requirement.</w:t>
              </w:r>
            </w:ins>
          </w:p>
        </w:tc>
      </w:tr>
      <w:tr w:rsidR="00EC0E6B" w:rsidRPr="009432BC" w14:paraId="198FE440" w14:textId="77777777" w:rsidTr="00D23A6F">
        <w:trPr>
          <w:trHeight w:val="332"/>
          <w:ins w:id="15312" w:author="Charles Gifford" w:date="2017-03-20T12:23:00Z"/>
        </w:trPr>
        <w:tc>
          <w:tcPr>
            <w:tcW w:w="2155" w:type="dxa"/>
          </w:tcPr>
          <w:p w14:paraId="2F1D3E70" w14:textId="4D56BDCC" w:rsidR="00EC0E6B" w:rsidRDefault="00EC0E6B" w:rsidP="00EC0E6B">
            <w:pPr>
              <w:pStyle w:val="TABLE-cell"/>
              <w:rPr>
                <w:ins w:id="15313" w:author="Charles Gifford" w:date="2017-03-20T12:23:00Z"/>
                <w:szCs w:val="20"/>
                <w:lang w:val="en-US"/>
              </w:rPr>
            </w:pPr>
            <w:ins w:id="15314" w:author="Charles Gifford" w:date="2017-03-20T12:24:00Z">
              <w:r>
                <w:rPr>
                  <w:szCs w:val="20"/>
                  <w:lang w:val="en-US"/>
                </w:rPr>
                <w:t>Physical asset requirement</w:t>
              </w:r>
            </w:ins>
          </w:p>
        </w:tc>
        <w:tc>
          <w:tcPr>
            <w:tcW w:w="2070" w:type="dxa"/>
          </w:tcPr>
          <w:p w14:paraId="0FF1131A" w14:textId="13BC1D1E" w:rsidR="00EC0E6B" w:rsidRDefault="00EC0E6B" w:rsidP="00EC0E6B">
            <w:pPr>
              <w:pStyle w:val="TABLE-cell"/>
              <w:rPr>
                <w:ins w:id="15315" w:author="Charles Gifford" w:date="2017-03-20T12:23:00Z"/>
                <w:szCs w:val="20"/>
                <w:lang w:val="en-US"/>
              </w:rPr>
            </w:pPr>
            <w:ins w:id="15316" w:author="Charles Gifford" w:date="2017-03-20T12:24:00Z">
              <w:r>
                <w:rPr>
                  <w:szCs w:val="20"/>
                  <w:lang w:val="en-US"/>
                </w:rPr>
                <w:t>Physical asset requirement</w:t>
              </w:r>
            </w:ins>
          </w:p>
        </w:tc>
        <w:tc>
          <w:tcPr>
            <w:tcW w:w="1170" w:type="dxa"/>
          </w:tcPr>
          <w:p w14:paraId="2E7679B4" w14:textId="32B5D1DB" w:rsidR="00EC0E6B" w:rsidRDefault="00EC0E6B" w:rsidP="00EC0E6B">
            <w:pPr>
              <w:pStyle w:val="TABLE-cell"/>
              <w:rPr>
                <w:ins w:id="15317" w:author="Charles Gifford" w:date="2017-03-20T12:23:00Z"/>
                <w:szCs w:val="20"/>
                <w:lang w:val="en-US"/>
              </w:rPr>
            </w:pPr>
            <w:ins w:id="15318" w:author="Charles Gifford" w:date="2017-03-20T12:24:00Z">
              <w:r w:rsidRPr="00556FE6">
                <w:rPr>
                  <w:szCs w:val="20"/>
                  <w:lang w:val="en-US"/>
                </w:rPr>
                <w:t>0..*</w:t>
              </w:r>
            </w:ins>
          </w:p>
        </w:tc>
        <w:tc>
          <w:tcPr>
            <w:tcW w:w="3690" w:type="dxa"/>
            <w:shd w:val="clear" w:color="auto" w:fill="auto"/>
          </w:tcPr>
          <w:p w14:paraId="1227BD25" w14:textId="3F113407" w:rsidR="00EC0E6B" w:rsidRDefault="00EC0E6B" w:rsidP="00EC0E6B">
            <w:pPr>
              <w:pStyle w:val="TABLE-cell"/>
              <w:rPr>
                <w:ins w:id="15319" w:author="Charles Gifford" w:date="2017-03-20T12:23:00Z"/>
                <w:lang w:val="en-US"/>
              </w:rPr>
            </w:pPr>
            <w:ins w:id="15320" w:author="Charles Gifford" w:date="2017-03-20T12:25:00Z">
              <w:r w:rsidRPr="000D1E5B">
                <w:rPr>
                  <w:lang w:val="en-US"/>
                </w:rPr>
                <w:t xml:space="preserve">The </w:t>
              </w:r>
              <w:r w:rsidRPr="000D1E5B">
                <w:rPr>
                  <w:i/>
                  <w:lang w:val="en-US"/>
                </w:rPr>
                <w:t>physical asset requirements</w:t>
              </w:r>
              <w:r w:rsidRPr="000D1E5B">
                <w:rPr>
                  <w:lang w:val="en-US"/>
                </w:rPr>
                <w:t xml:space="preserve"> related to this </w:t>
              </w:r>
              <w:r w:rsidRPr="000D1E5B">
                <w:rPr>
                  <w:i/>
                  <w:lang w:val="en-US"/>
                </w:rPr>
                <w:t>segment requirement.</w:t>
              </w:r>
            </w:ins>
          </w:p>
        </w:tc>
      </w:tr>
      <w:tr w:rsidR="00EC0E6B" w:rsidRPr="009432BC" w14:paraId="7A772CA3" w14:textId="77777777" w:rsidTr="00D23A6F">
        <w:trPr>
          <w:trHeight w:val="332"/>
          <w:ins w:id="15321" w:author="Charles Gifford" w:date="2017-03-20T12:23:00Z"/>
        </w:trPr>
        <w:tc>
          <w:tcPr>
            <w:tcW w:w="2155" w:type="dxa"/>
          </w:tcPr>
          <w:p w14:paraId="5EF1D43B" w14:textId="04407CC1" w:rsidR="00EC0E6B" w:rsidRDefault="00EC0E6B" w:rsidP="00EC0E6B">
            <w:pPr>
              <w:pStyle w:val="TABLE-cell"/>
              <w:rPr>
                <w:ins w:id="15322" w:author="Charles Gifford" w:date="2017-03-20T12:23:00Z"/>
                <w:szCs w:val="20"/>
                <w:lang w:val="en-US"/>
              </w:rPr>
            </w:pPr>
            <w:ins w:id="15323" w:author="Charles Gifford" w:date="2017-03-20T12:24:00Z">
              <w:r>
                <w:rPr>
                  <w:szCs w:val="20"/>
                  <w:lang w:val="en-US"/>
                </w:rPr>
                <w:t>Material requirement</w:t>
              </w:r>
            </w:ins>
          </w:p>
        </w:tc>
        <w:tc>
          <w:tcPr>
            <w:tcW w:w="2070" w:type="dxa"/>
          </w:tcPr>
          <w:p w14:paraId="7E67C395" w14:textId="38FEA273" w:rsidR="00EC0E6B" w:rsidRDefault="00EC0E6B" w:rsidP="00EC0E6B">
            <w:pPr>
              <w:pStyle w:val="TABLE-cell"/>
              <w:rPr>
                <w:ins w:id="15324" w:author="Charles Gifford" w:date="2017-03-20T12:23:00Z"/>
                <w:szCs w:val="20"/>
                <w:lang w:val="en-US"/>
              </w:rPr>
            </w:pPr>
            <w:ins w:id="15325" w:author="Charles Gifford" w:date="2017-03-20T12:24:00Z">
              <w:r>
                <w:rPr>
                  <w:szCs w:val="20"/>
                  <w:lang w:val="en-US"/>
                </w:rPr>
                <w:t>Material requirement</w:t>
              </w:r>
            </w:ins>
          </w:p>
        </w:tc>
        <w:tc>
          <w:tcPr>
            <w:tcW w:w="1170" w:type="dxa"/>
          </w:tcPr>
          <w:p w14:paraId="6DC71766" w14:textId="1BAAE14F" w:rsidR="00EC0E6B" w:rsidRDefault="00EC0E6B" w:rsidP="00EC0E6B">
            <w:pPr>
              <w:pStyle w:val="TABLE-cell"/>
              <w:rPr>
                <w:ins w:id="15326" w:author="Charles Gifford" w:date="2017-03-20T12:23:00Z"/>
                <w:szCs w:val="20"/>
                <w:lang w:val="en-US"/>
              </w:rPr>
            </w:pPr>
            <w:ins w:id="15327" w:author="Charles Gifford" w:date="2017-03-20T12:24:00Z">
              <w:r w:rsidRPr="00556FE6">
                <w:rPr>
                  <w:szCs w:val="20"/>
                  <w:lang w:val="en-US"/>
                </w:rPr>
                <w:t>0..*</w:t>
              </w:r>
            </w:ins>
          </w:p>
        </w:tc>
        <w:tc>
          <w:tcPr>
            <w:tcW w:w="3690" w:type="dxa"/>
            <w:shd w:val="clear" w:color="auto" w:fill="auto"/>
          </w:tcPr>
          <w:p w14:paraId="09D99008" w14:textId="1205D686" w:rsidR="00EC0E6B" w:rsidRDefault="00EC0E6B" w:rsidP="00EC0E6B">
            <w:pPr>
              <w:pStyle w:val="TABLE-cell"/>
              <w:rPr>
                <w:ins w:id="15328" w:author="Charles Gifford" w:date="2017-03-20T12:23:00Z"/>
                <w:lang w:val="en-US"/>
              </w:rPr>
            </w:pPr>
            <w:ins w:id="15329" w:author="Charles Gifford" w:date="2017-03-20T12:25:00Z">
              <w:r w:rsidRPr="000D1E5B">
                <w:rPr>
                  <w:lang w:val="en-US"/>
                </w:rPr>
                <w:t xml:space="preserve">The </w:t>
              </w:r>
              <w:r w:rsidRPr="000D1E5B">
                <w:rPr>
                  <w:i/>
                  <w:lang w:val="en-US"/>
                </w:rPr>
                <w:t>material requirements</w:t>
              </w:r>
              <w:r w:rsidRPr="000D1E5B">
                <w:rPr>
                  <w:lang w:val="en-US"/>
                </w:rPr>
                <w:t xml:space="preserve"> related to this </w:t>
              </w:r>
              <w:r w:rsidRPr="000D1E5B">
                <w:rPr>
                  <w:i/>
                  <w:lang w:val="en-US"/>
                </w:rPr>
                <w:t>segment requirement.</w:t>
              </w:r>
            </w:ins>
          </w:p>
        </w:tc>
      </w:tr>
    </w:tbl>
    <w:p w14:paraId="5ECA4E1B" w14:textId="4AF6E77E" w:rsidR="009E6331" w:rsidRPr="001C220C" w:rsidRDefault="009E6331" w:rsidP="000D7FCB">
      <w:pPr>
        <w:pStyle w:val="TABLE-title"/>
        <w:rPr>
          <w:lang w:val="en-US"/>
        </w:rPr>
      </w:pPr>
      <w:bookmarkStart w:id="15330" w:name="_Ref161735197"/>
      <w:bookmarkStart w:id="15331" w:name="_Toc161631653"/>
      <w:bookmarkStart w:id="15332" w:name="_Toc266864180"/>
      <w:bookmarkStart w:id="15333" w:name="_Toc306621068"/>
      <w:bookmarkStart w:id="15334" w:name="_Toc320178464"/>
      <w:bookmarkStart w:id="15335" w:name="_Toc478492470"/>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CB090D">
        <w:rPr>
          <w:noProof/>
          <w:lang w:val="en-US"/>
        </w:rPr>
        <w:t>170</w:t>
      </w:r>
      <w:r w:rsidR="00FD29D6">
        <w:rPr>
          <w:lang w:val="en-US"/>
        </w:rPr>
        <w:fldChar w:fldCharType="end"/>
      </w:r>
      <w:bookmarkEnd w:id="15330"/>
      <w:r w:rsidRPr="001C220C">
        <w:rPr>
          <w:lang w:val="en-US"/>
        </w:rPr>
        <w:t xml:space="preserve"> </w:t>
      </w:r>
      <w:r w:rsidR="000D7FCB">
        <w:rPr>
          <w:lang w:val="en-US"/>
        </w:rPr>
        <w:t>–</w:t>
      </w:r>
      <w:r w:rsidRPr="001C220C">
        <w:rPr>
          <w:lang w:val="en-US"/>
        </w:rPr>
        <w:t xml:space="preserve"> </w:t>
      </w:r>
      <w:r w:rsidR="003B2776">
        <w:rPr>
          <w:lang w:val="en-US"/>
        </w:rPr>
        <w:t>S</w:t>
      </w:r>
      <w:r w:rsidRPr="001C220C">
        <w:rPr>
          <w:lang w:val="en-US"/>
        </w:rPr>
        <w:t>egment requirement</w:t>
      </w:r>
      <w:bookmarkEnd w:id="15331"/>
      <w:bookmarkEnd w:id="15332"/>
      <w:bookmarkEnd w:id="15333"/>
      <w:bookmarkEnd w:id="15334"/>
      <w:r w:rsidR="003B2776" w:rsidRPr="00AC2193">
        <w:rPr>
          <w:lang w:val="en-US"/>
        </w:rPr>
        <w:t xml:space="preserve"> </w:t>
      </w:r>
      <w:r w:rsidR="003B2776">
        <w:rPr>
          <w:lang w:val="en-US"/>
        </w:rPr>
        <w:t>attributes</w:t>
      </w:r>
      <w:bookmarkEnd w:id="15335"/>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686"/>
        <w:gridCol w:w="1530"/>
        <w:gridCol w:w="1350"/>
        <w:gridCol w:w="1131"/>
        <w:gridCol w:w="1080"/>
      </w:tblGrid>
      <w:tr w:rsidR="009E6331" w:rsidRPr="001C220C" w14:paraId="5F589CCC" w14:textId="77777777" w:rsidTr="0083085A">
        <w:trPr>
          <w:tblHeader/>
          <w:jc w:val="center"/>
        </w:trPr>
        <w:tc>
          <w:tcPr>
            <w:tcW w:w="1269" w:type="dxa"/>
          </w:tcPr>
          <w:p w14:paraId="1223568D" w14:textId="77777777" w:rsidR="009E6331" w:rsidRPr="001C220C" w:rsidRDefault="009E6331" w:rsidP="007158DF">
            <w:pPr>
              <w:pStyle w:val="NormalTableHeader"/>
              <w:keepNext w:val="0"/>
              <w:spacing w:before="40"/>
              <w:rPr>
                <w:lang w:val="en-US"/>
              </w:rPr>
            </w:pPr>
            <w:r w:rsidRPr="001C220C">
              <w:rPr>
                <w:lang w:val="en-US"/>
              </w:rPr>
              <w:t xml:space="preserve">Attribute </w:t>
            </w:r>
            <w:r w:rsidR="0001772B">
              <w:rPr>
                <w:lang w:val="en-US"/>
              </w:rPr>
              <w:t>n</w:t>
            </w:r>
            <w:r w:rsidRPr="001C220C">
              <w:rPr>
                <w:lang w:val="en-US"/>
              </w:rPr>
              <w:t>ame</w:t>
            </w:r>
          </w:p>
        </w:tc>
        <w:tc>
          <w:tcPr>
            <w:tcW w:w="2686" w:type="dxa"/>
          </w:tcPr>
          <w:p w14:paraId="70BC128C" w14:textId="77777777" w:rsidR="009E6331" w:rsidRPr="001C220C" w:rsidRDefault="009E6331" w:rsidP="007158DF">
            <w:pPr>
              <w:pStyle w:val="NormalTableHeader"/>
              <w:keepNext w:val="0"/>
              <w:spacing w:before="40"/>
              <w:rPr>
                <w:lang w:val="en-US"/>
              </w:rPr>
            </w:pPr>
            <w:r w:rsidRPr="001C220C">
              <w:rPr>
                <w:lang w:val="en-US"/>
              </w:rPr>
              <w:t>Description</w:t>
            </w:r>
          </w:p>
        </w:tc>
        <w:tc>
          <w:tcPr>
            <w:tcW w:w="1530" w:type="dxa"/>
          </w:tcPr>
          <w:p w14:paraId="7A206EF4" w14:textId="77777777" w:rsidR="009E6331" w:rsidRPr="001C220C" w:rsidRDefault="00AE4770" w:rsidP="007158DF">
            <w:pPr>
              <w:pStyle w:val="NormalTableHeader"/>
              <w:keepNext w:val="0"/>
              <w:spacing w:before="40"/>
              <w:rPr>
                <w:lang w:val="en-US"/>
              </w:rPr>
            </w:pPr>
            <w:r>
              <w:rPr>
                <w:lang w:val="en-US"/>
              </w:rPr>
              <w:t>Production example</w:t>
            </w:r>
            <w:r w:rsidR="009E6331" w:rsidRPr="001C220C">
              <w:rPr>
                <w:lang w:val="en-US"/>
              </w:rPr>
              <w:t>s</w:t>
            </w:r>
          </w:p>
        </w:tc>
        <w:tc>
          <w:tcPr>
            <w:tcW w:w="1350" w:type="dxa"/>
          </w:tcPr>
          <w:p w14:paraId="494D8EA3" w14:textId="77777777" w:rsidR="009E6331" w:rsidRPr="001C220C" w:rsidRDefault="00AE4770" w:rsidP="007158DF">
            <w:pPr>
              <w:pStyle w:val="NormalTableHeader"/>
              <w:keepNext w:val="0"/>
              <w:spacing w:before="40"/>
              <w:rPr>
                <w:lang w:val="en-US"/>
              </w:rPr>
            </w:pPr>
            <w:r>
              <w:rPr>
                <w:lang w:val="en-US"/>
              </w:rPr>
              <w:t>Maintenance example</w:t>
            </w:r>
            <w:r w:rsidR="009E6331" w:rsidRPr="001C220C">
              <w:rPr>
                <w:lang w:val="en-US"/>
              </w:rPr>
              <w:t>s</w:t>
            </w:r>
          </w:p>
        </w:tc>
        <w:tc>
          <w:tcPr>
            <w:tcW w:w="1131" w:type="dxa"/>
          </w:tcPr>
          <w:p w14:paraId="3F65D0C4" w14:textId="77777777" w:rsidR="009E6331" w:rsidRPr="001C220C" w:rsidRDefault="00AE4770" w:rsidP="007158DF">
            <w:pPr>
              <w:pStyle w:val="NormalTableHeader"/>
              <w:keepNext w:val="0"/>
              <w:spacing w:before="40"/>
              <w:rPr>
                <w:lang w:val="en-US"/>
              </w:rPr>
            </w:pPr>
            <w:r>
              <w:rPr>
                <w:lang w:val="en-US"/>
              </w:rPr>
              <w:t>Quality example</w:t>
            </w:r>
            <w:r w:rsidR="009E6331" w:rsidRPr="001C220C">
              <w:rPr>
                <w:lang w:val="en-US"/>
              </w:rPr>
              <w:t>s</w:t>
            </w:r>
          </w:p>
        </w:tc>
        <w:tc>
          <w:tcPr>
            <w:tcW w:w="1080" w:type="dxa"/>
          </w:tcPr>
          <w:p w14:paraId="4006C8F8" w14:textId="77777777" w:rsidR="009E6331" w:rsidRPr="001C220C" w:rsidRDefault="00AE4770" w:rsidP="007158DF">
            <w:pPr>
              <w:pStyle w:val="NormalTableHeader"/>
              <w:keepNext w:val="0"/>
              <w:spacing w:before="40"/>
              <w:rPr>
                <w:lang w:val="en-US"/>
              </w:rPr>
            </w:pPr>
            <w:r>
              <w:rPr>
                <w:lang w:val="en-US"/>
              </w:rPr>
              <w:t>Inventory example</w:t>
            </w:r>
            <w:r w:rsidR="009E6331" w:rsidRPr="001C220C">
              <w:rPr>
                <w:lang w:val="en-US"/>
              </w:rPr>
              <w:t>s</w:t>
            </w:r>
          </w:p>
        </w:tc>
      </w:tr>
      <w:tr w:rsidR="009E6331" w:rsidRPr="001C220C" w14:paraId="0D66968C" w14:textId="77777777" w:rsidTr="0083085A">
        <w:trPr>
          <w:cantSplit/>
          <w:jc w:val="center"/>
        </w:trPr>
        <w:tc>
          <w:tcPr>
            <w:tcW w:w="1269" w:type="dxa"/>
          </w:tcPr>
          <w:p w14:paraId="65841B9E" w14:textId="77777777" w:rsidR="009E6331" w:rsidRPr="001C220C" w:rsidRDefault="009E6331" w:rsidP="007158DF">
            <w:pPr>
              <w:pStyle w:val="TableNormal1"/>
              <w:keepNext w:val="0"/>
              <w:rPr>
                <w:lang w:val="en-US"/>
              </w:rPr>
            </w:pPr>
            <w:r w:rsidRPr="001C220C">
              <w:rPr>
                <w:lang w:val="en-US"/>
              </w:rPr>
              <w:t>ID</w:t>
            </w:r>
          </w:p>
        </w:tc>
        <w:tc>
          <w:tcPr>
            <w:tcW w:w="2686" w:type="dxa"/>
          </w:tcPr>
          <w:p w14:paraId="1824709D" w14:textId="77777777" w:rsidR="009E6331" w:rsidRPr="001C220C" w:rsidRDefault="009E6331" w:rsidP="007158DF">
            <w:pPr>
              <w:pStyle w:val="TableNormal1"/>
              <w:keepNext w:val="0"/>
              <w:rPr>
                <w:lang w:val="en-US"/>
              </w:rPr>
            </w:pPr>
            <w:r w:rsidRPr="001C220C">
              <w:rPr>
                <w:lang w:val="en-US"/>
              </w:rPr>
              <w:t xml:space="preserve">A unique identification of the </w:t>
            </w:r>
            <w:r w:rsidRPr="001C220C">
              <w:rPr>
                <w:i/>
                <w:lang w:val="en-US"/>
              </w:rPr>
              <w:t>segment requirement</w:t>
            </w:r>
            <w:r w:rsidRPr="001C220C">
              <w:rPr>
                <w:lang w:val="en-US"/>
              </w:rPr>
              <w:t xml:space="preserve"> within the scope of </w:t>
            </w:r>
            <w:r w:rsidR="00BF69FC" w:rsidRPr="001C220C">
              <w:rPr>
                <w:lang w:val="en-US"/>
              </w:rPr>
              <w:t xml:space="preserve">an </w:t>
            </w:r>
            <w:r w:rsidR="00BF69FC" w:rsidRPr="003A5A2B">
              <w:rPr>
                <w:i/>
                <w:lang w:val="en-US"/>
              </w:rPr>
              <w:t>operation</w:t>
            </w:r>
            <w:r w:rsidR="006A5B9A" w:rsidRPr="003A5A2B">
              <w:rPr>
                <w:i/>
                <w:lang w:val="en-US"/>
              </w:rPr>
              <w:t>s request</w:t>
            </w:r>
            <w:r w:rsidRPr="001C220C">
              <w:rPr>
                <w:lang w:val="en-US"/>
              </w:rPr>
              <w:t>.</w:t>
            </w:r>
          </w:p>
        </w:tc>
        <w:tc>
          <w:tcPr>
            <w:tcW w:w="1530" w:type="dxa"/>
          </w:tcPr>
          <w:p w14:paraId="4901064F" w14:textId="77777777" w:rsidR="009E6331" w:rsidRPr="001C220C" w:rsidRDefault="009E6331" w:rsidP="007158DF">
            <w:pPr>
              <w:pStyle w:val="TableNormal1"/>
              <w:keepNext w:val="0"/>
              <w:rPr>
                <w:lang w:val="en-US"/>
              </w:rPr>
            </w:pPr>
            <w:r w:rsidRPr="001C220C">
              <w:rPr>
                <w:lang w:val="en-US"/>
              </w:rPr>
              <w:t>A6646</w:t>
            </w:r>
          </w:p>
        </w:tc>
        <w:tc>
          <w:tcPr>
            <w:tcW w:w="1350" w:type="dxa"/>
          </w:tcPr>
          <w:p w14:paraId="475BE548" w14:textId="77777777" w:rsidR="009E6331" w:rsidRPr="001C220C" w:rsidRDefault="000376BF" w:rsidP="007158DF">
            <w:pPr>
              <w:pStyle w:val="TableNormal1"/>
              <w:keepNext w:val="0"/>
              <w:spacing w:before="40"/>
              <w:rPr>
                <w:lang w:val="en-US"/>
              </w:rPr>
            </w:pPr>
            <w:r w:rsidRPr="001C220C">
              <w:rPr>
                <w:lang w:val="en-US"/>
              </w:rPr>
              <w:t>KU492</w:t>
            </w:r>
          </w:p>
        </w:tc>
        <w:tc>
          <w:tcPr>
            <w:tcW w:w="1131" w:type="dxa"/>
          </w:tcPr>
          <w:p w14:paraId="2B77DA2B" w14:textId="77777777" w:rsidR="009E6331" w:rsidRPr="001C220C" w:rsidRDefault="005C49A4" w:rsidP="007158DF">
            <w:pPr>
              <w:pStyle w:val="TableNormal1"/>
              <w:keepNext w:val="0"/>
              <w:spacing w:before="40"/>
              <w:rPr>
                <w:lang w:val="en-US"/>
              </w:rPr>
            </w:pPr>
            <w:r w:rsidRPr="001C220C">
              <w:rPr>
                <w:lang w:val="en-US"/>
              </w:rPr>
              <w:t>48283</w:t>
            </w:r>
          </w:p>
        </w:tc>
        <w:tc>
          <w:tcPr>
            <w:tcW w:w="1080" w:type="dxa"/>
          </w:tcPr>
          <w:p w14:paraId="2FF96363" w14:textId="77777777" w:rsidR="009E6331" w:rsidRPr="001C220C" w:rsidRDefault="00B5479B" w:rsidP="007158DF">
            <w:pPr>
              <w:pStyle w:val="TableNormal1"/>
              <w:keepNext w:val="0"/>
              <w:spacing w:before="40"/>
              <w:rPr>
                <w:lang w:val="en-US"/>
              </w:rPr>
            </w:pPr>
            <w:r w:rsidRPr="001C220C">
              <w:rPr>
                <w:lang w:val="en-US"/>
              </w:rPr>
              <w:t>4883DV</w:t>
            </w:r>
          </w:p>
        </w:tc>
      </w:tr>
      <w:tr w:rsidR="00AC2193" w:rsidRPr="001C220C" w14:paraId="658BD9FD" w14:textId="77777777" w:rsidTr="0083085A">
        <w:trPr>
          <w:cantSplit/>
          <w:jc w:val="center"/>
        </w:trPr>
        <w:tc>
          <w:tcPr>
            <w:tcW w:w="1269" w:type="dxa"/>
          </w:tcPr>
          <w:p w14:paraId="33AA3A93" w14:textId="77777777" w:rsidR="00AC2193" w:rsidRPr="001C220C" w:rsidRDefault="00AC2193" w:rsidP="007158DF">
            <w:pPr>
              <w:pStyle w:val="TableNormal1"/>
              <w:keepNext w:val="0"/>
              <w:rPr>
                <w:lang w:val="en-US"/>
              </w:rPr>
            </w:pPr>
            <w:r w:rsidRPr="001C220C">
              <w:rPr>
                <w:lang w:val="en-US"/>
              </w:rPr>
              <w:t>Description</w:t>
            </w:r>
          </w:p>
        </w:tc>
        <w:tc>
          <w:tcPr>
            <w:tcW w:w="2686" w:type="dxa"/>
          </w:tcPr>
          <w:p w14:paraId="2495D858" w14:textId="77777777" w:rsidR="00AC2193" w:rsidRPr="001C220C" w:rsidRDefault="00AC2193" w:rsidP="007158DF">
            <w:pPr>
              <w:pStyle w:val="TableNormal1"/>
              <w:keepNext w:val="0"/>
              <w:rPr>
                <w:lang w:val="en-US"/>
              </w:rPr>
            </w:pPr>
            <w:r w:rsidRPr="001C220C">
              <w:rPr>
                <w:lang w:val="en-US"/>
              </w:rPr>
              <w:t xml:space="preserve">Contains additional information and descriptions of the </w:t>
            </w:r>
            <w:r w:rsidRPr="001C220C">
              <w:rPr>
                <w:i/>
                <w:lang w:val="en-US"/>
              </w:rPr>
              <w:t>segment requirement.</w:t>
            </w:r>
          </w:p>
        </w:tc>
        <w:tc>
          <w:tcPr>
            <w:tcW w:w="1530" w:type="dxa"/>
          </w:tcPr>
          <w:p w14:paraId="239971A0" w14:textId="77777777" w:rsidR="00AC2193" w:rsidRPr="001C220C" w:rsidRDefault="00AC2193" w:rsidP="007158DF">
            <w:pPr>
              <w:pStyle w:val="TableNormal1"/>
              <w:keepNext w:val="0"/>
              <w:rPr>
                <w:lang w:val="en-US"/>
              </w:rPr>
            </w:pPr>
            <w:r w:rsidRPr="001C220C">
              <w:rPr>
                <w:lang w:val="en-US"/>
              </w:rPr>
              <w:t>Polishing segment, containing specifications for personnel, materials and equipment.</w:t>
            </w:r>
          </w:p>
        </w:tc>
        <w:tc>
          <w:tcPr>
            <w:tcW w:w="1350" w:type="dxa"/>
          </w:tcPr>
          <w:p w14:paraId="50A8CFCE" w14:textId="77777777" w:rsidR="00AC2193" w:rsidRPr="001C220C" w:rsidRDefault="00AC2193" w:rsidP="007158DF">
            <w:pPr>
              <w:pStyle w:val="TableNormal1"/>
              <w:keepNext w:val="0"/>
              <w:spacing w:before="40"/>
              <w:rPr>
                <w:lang w:val="en-US"/>
              </w:rPr>
            </w:pPr>
            <w:r w:rsidRPr="001C220C">
              <w:rPr>
                <w:lang w:val="en-US"/>
              </w:rPr>
              <w:t>Test program to verify X-Y coordinates within calibration</w:t>
            </w:r>
          </w:p>
        </w:tc>
        <w:tc>
          <w:tcPr>
            <w:tcW w:w="1131" w:type="dxa"/>
          </w:tcPr>
          <w:p w14:paraId="7738F304" w14:textId="77777777" w:rsidR="00AC2193" w:rsidRPr="001C220C" w:rsidRDefault="00AC2193" w:rsidP="007158DF">
            <w:pPr>
              <w:pStyle w:val="TableNormal1"/>
              <w:keepNext w:val="0"/>
              <w:spacing w:before="40"/>
              <w:rPr>
                <w:lang w:val="en-US"/>
              </w:rPr>
            </w:pPr>
            <w:r w:rsidRPr="001C220C">
              <w:rPr>
                <w:lang w:val="en-US"/>
              </w:rPr>
              <w:t>Verify stock dimensions</w:t>
            </w:r>
          </w:p>
        </w:tc>
        <w:tc>
          <w:tcPr>
            <w:tcW w:w="1080" w:type="dxa"/>
          </w:tcPr>
          <w:p w14:paraId="5ECFD0D8" w14:textId="77777777" w:rsidR="00AC2193" w:rsidRPr="001C220C" w:rsidRDefault="00AC2193" w:rsidP="007158DF">
            <w:pPr>
              <w:pStyle w:val="TableNormal1"/>
              <w:keepNext w:val="0"/>
              <w:spacing w:before="40"/>
              <w:rPr>
                <w:lang w:val="en-US"/>
              </w:rPr>
            </w:pPr>
            <w:r w:rsidRPr="001C220C">
              <w:rPr>
                <w:lang w:val="en-US"/>
              </w:rPr>
              <w:t>Pull part from ware</w:t>
            </w:r>
            <w:r w:rsidR="00414AA7">
              <w:rPr>
                <w:lang w:val="en-US"/>
              </w:rPr>
              <w:t>-</w:t>
            </w:r>
            <w:r w:rsidRPr="001C220C">
              <w:rPr>
                <w:lang w:val="en-US"/>
              </w:rPr>
              <w:t>house, tag, and forward stage</w:t>
            </w:r>
          </w:p>
        </w:tc>
      </w:tr>
      <w:tr w:rsidR="00F67980" w:rsidRPr="001C220C" w14:paraId="69AB18A7" w14:textId="77777777" w:rsidTr="0083085A">
        <w:trPr>
          <w:cantSplit/>
          <w:jc w:val="center"/>
        </w:trPr>
        <w:tc>
          <w:tcPr>
            <w:tcW w:w="1269" w:type="dxa"/>
          </w:tcPr>
          <w:p w14:paraId="42A0F20C" w14:textId="77777777" w:rsidR="00F67980" w:rsidRPr="001C220C" w:rsidRDefault="00F67980" w:rsidP="007158DF">
            <w:pPr>
              <w:pStyle w:val="TableNormal1"/>
              <w:keepNext w:val="0"/>
              <w:rPr>
                <w:lang w:val="en-US"/>
              </w:rPr>
            </w:pPr>
            <w:r w:rsidRPr="001C220C">
              <w:rPr>
                <w:lang w:val="en-US"/>
              </w:rPr>
              <w:t>Operations type</w:t>
            </w:r>
          </w:p>
        </w:tc>
        <w:tc>
          <w:tcPr>
            <w:tcW w:w="2686" w:type="dxa"/>
          </w:tcPr>
          <w:p w14:paraId="337295BF" w14:textId="77777777" w:rsidR="004E7BA6" w:rsidRDefault="00F67980" w:rsidP="007158DF">
            <w:pPr>
              <w:pStyle w:val="TableNormal1"/>
              <w:keepNext w:val="0"/>
              <w:rPr>
                <w:lang w:val="en-US"/>
              </w:rPr>
            </w:pPr>
            <w:r w:rsidRPr="001C220C">
              <w:rPr>
                <w:color w:val="000000"/>
                <w:lang w:val="en-US"/>
              </w:rPr>
              <w:t>Describes the category of operation.</w:t>
            </w:r>
            <w:r w:rsidR="004E7BA6">
              <w:rPr>
                <w:color w:val="000000"/>
                <w:lang w:val="en-US"/>
              </w:rPr>
              <w:t xml:space="preserve"> </w:t>
            </w:r>
            <w:r w:rsidRPr="001C220C">
              <w:rPr>
                <w:color w:val="000000"/>
                <w:lang w:val="en-US"/>
              </w:rPr>
              <w:t xml:space="preserve">Required attribute. </w:t>
            </w:r>
            <w:r w:rsidRPr="001C220C">
              <w:rPr>
                <w:lang w:val="en-US"/>
              </w:rPr>
              <w:t xml:space="preserve">Defined values are: </w:t>
            </w:r>
          </w:p>
          <w:p w14:paraId="4DE77CA1" w14:textId="77777777" w:rsidR="00F67980" w:rsidRPr="001C220C" w:rsidRDefault="00F67980" w:rsidP="007158DF">
            <w:pPr>
              <w:pStyle w:val="TableNormal1"/>
              <w:keepNext w:val="0"/>
              <w:rPr>
                <w:lang w:val="en-US"/>
              </w:rPr>
            </w:pPr>
            <w:r w:rsidRPr="001C220C">
              <w:rPr>
                <w:lang w:val="en-US"/>
              </w:rPr>
              <w:t xml:space="preserve">Production, </w:t>
            </w:r>
            <w:r w:rsidR="003A5A2B">
              <w:rPr>
                <w:lang w:val="en-US"/>
              </w:rPr>
              <w:t>m</w:t>
            </w:r>
            <w:r w:rsidRPr="001C220C">
              <w:rPr>
                <w:lang w:val="en-US"/>
              </w:rPr>
              <w:t xml:space="preserve">aintenance, </w:t>
            </w:r>
            <w:r w:rsidR="003A5A2B">
              <w:rPr>
                <w:lang w:val="en-US"/>
              </w:rPr>
              <w:t>q</w:t>
            </w:r>
            <w:r w:rsidRPr="001C220C">
              <w:rPr>
                <w:lang w:val="en-US"/>
              </w:rPr>
              <w:t xml:space="preserve">uality, </w:t>
            </w:r>
            <w:r w:rsidR="003A5A2B">
              <w:rPr>
                <w:lang w:val="en-US"/>
              </w:rPr>
              <w:t>i</w:t>
            </w:r>
            <w:r w:rsidRPr="001C220C">
              <w:rPr>
                <w:lang w:val="en-US"/>
              </w:rPr>
              <w:t xml:space="preserve">nventory, and </w:t>
            </w:r>
            <w:r w:rsidR="003A5A2B">
              <w:rPr>
                <w:lang w:val="en-US"/>
              </w:rPr>
              <w:t>m</w:t>
            </w:r>
            <w:r w:rsidRPr="001C220C">
              <w:rPr>
                <w:lang w:val="en-US"/>
              </w:rPr>
              <w:t xml:space="preserve">ixed. </w:t>
            </w:r>
          </w:p>
        </w:tc>
        <w:tc>
          <w:tcPr>
            <w:tcW w:w="1530" w:type="dxa"/>
          </w:tcPr>
          <w:p w14:paraId="44A507D3" w14:textId="77777777" w:rsidR="00F67980" w:rsidRPr="001C220C" w:rsidRDefault="00F67980" w:rsidP="007158DF">
            <w:pPr>
              <w:pStyle w:val="TableNormal1"/>
              <w:keepNext w:val="0"/>
              <w:rPr>
                <w:color w:val="000000"/>
                <w:lang w:val="en-US"/>
              </w:rPr>
            </w:pPr>
            <w:r w:rsidRPr="001C220C">
              <w:rPr>
                <w:color w:val="000000"/>
                <w:lang w:val="en-US"/>
              </w:rPr>
              <w:t>Production</w:t>
            </w:r>
          </w:p>
        </w:tc>
        <w:tc>
          <w:tcPr>
            <w:tcW w:w="1350" w:type="dxa"/>
          </w:tcPr>
          <w:p w14:paraId="0A2A139B" w14:textId="77777777" w:rsidR="00F67980" w:rsidRPr="001C220C" w:rsidRDefault="00F67980" w:rsidP="007158DF">
            <w:pPr>
              <w:pStyle w:val="TableNormal1"/>
              <w:keepNext w:val="0"/>
              <w:spacing w:before="40"/>
              <w:rPr>
                <w:lang w:val="en-US"/>
              </w:rPr>
            </w:pPr>
            <w:r w:rsidRPr="001C220C">
              <w:rPr>
                <w:lang w:val="en-US"/>
              </w:rPr>
              <w:t>Maintenance</w:t>
            </w:r>
          </w:p>
        </w:tc>
        <w:tc>
          <w:tcPr>
            <w:tcW w:w="1131" w:type="dxa"/>
          </w:tcPr>
          <w:p w14:paraId="0B3ECEA5" w14:textId="77777777" w:rsidR="00F67980" w:rsidRPr="001C220C" w:rsidRDefault="00F67980" w:rsidP="007158DF">
            <w:pPr>
              <w:pStyle w:val="TableNormal1"/>
              <w:keepNext w:val="0"/>
              <w:spacing w:before="40"/>
              <w:rPr>
                <w:lang w:val="en-US"/>
              </w:rPr>
            </w:pPr>
            <w:r w:rsidRPr="001C220C">
              <w:rPr>
                <w:lang w:val="en-US"/>
              </w:rPr>
              <w:t>Quality</w:t>
            </w:r>
          </w:p>
        </w:tc>
        <w:tc>
          <w:tcPr>
            <w:tcW w:w="1080" w:type="dxa"/>
          </w:tcPr>
          <w:p w14:paraId="038A3F4D" w14:textId="77777777" w:rsidR="00F67980" w:rsidRPr="001C220C" w:rsidRDefault="00F67980" w:rsidP="007158DF">
            <w:pPr>
              <w:pStyle w:val="TableNormal1"/>
              <w:keepNext w:val="0"/>
              <w:spacing w:before="40"/>
              <w:rPr>
                <w:lang w:val="en-US"/>
              </w:rPr>
            </w:pPr>
            <w:r w:rsidRPr="001C220C">
              <w:rPr>
                <w:lang w:val="en-US"/>
              </w:rPr>
              <w:t>Inventory</w:t>
            </w:r>
          </w:p>
        </w:tc>
      </w:tr>
      <w:tr w:rsidR="00F67980" w:rsidRPr="001C220C" w14:paraId="7E9FFA87" w14:textId="77777777" w:rsidTr="0083085A">
        <w:trPr>
          <w:cantSplit/>
          <w:jc w:val="center"/>
        </w:trPr>
        <w:tc>
          <w:tcPr>
            <w:tcW w:w="1269" w:type="dxa"/>
          </w:tcPr>
          <w:p w14:paraId="1548D9C7" w14:textId="77777777" w:rsidR="00F67980" w:rsidRPr="001C220C" w:rsidRDefault="00F67980" w:rsidP="007158DF">
            <w:pPr>
              <w:pStyle w:val="TableNormal1"/>
              <w:keepNext w:val="0"/>
              <w:rPr>
                <w:lang w:val="en-US"/>
              </w:rPr>
            </w:pPr>
            <w:r w:rsidRPr="001C220C">
              <w:rPr>
                <w:lang w:val="en-US"/>
              </w:rPr>
              <w:t xml:space="preserve">Earliest </w:t>
            </w:r>
            <w:r w:rsidR="003A5A2B">
              <w:rPr>
                <w:lang w:val="en-US"/>
              </w:rPr>
              <w:t>s</w:t>
            </w:r>
            <w:r w:rsidRPr="001C220C">
              <w:rPr>
                <w:lang w:val="en-US"/>
              </w:rPr>
              <w:t xml:space="preserve">tart </w:t>
            </w:r>
            <w:r w:rsidR="003A5A2B">
              <w:rPr>
                <w:lang w:val="en-US"/>
              </w:rPr>
              <w:t>t</w:t>
            </w:r>
            <w:r w:rsidRPr="001C220C">
              <w:rPr>
                <w:lang w:val="en-US"/>
              </w:rPr>
              <w:t>ime</w:t>
            </w:r>
          </w:p>
        </w:tc>
        <w:tc>
          <w:tcPr>
            <w:tcW w:w="2686" w:type="dxa"/>
          </w:tcPr>
          <w:p w14:paraId="26D76376" w14:textId="77777777" w:rsidR="00F67980" w:rsidRPr="001C220C" w:rsidRDefault="00F67980" w:rsidP="007158DF">
            <w:pPr>
              <w:pStyle w:val="TableNormal1"/>
              <w:keepNext w:val="0"/>
              <w:rPr>
                <w:color w:val="000000"/>
                <w:lang w:val="en-US"/>
              </w:rPr>
            </w:pPr>
            <w:r w:rsidRPr="001C220C">
              <w:rPr>
                <w:color w:val="000000"/>
                <w:lang w:val="en-US"/>
              </w:rPr>
              <w:t xml:space="preserve">The expected earliest start time of this </w:t>
            </w:r>
            <w:r w:rsidRPr="001C220C">
              <w:rPr>
                <w:i/>
                <w:color w:val="000000"/>
                <w:lang w:val="en-US"/>
              </w:rPr>
              <w:t>segment requirement</w:t>
            </w:r>
            <w:r w:rsidRPr="001C220C">
              <w:rPr>
                <w:color w:val="000000"/>
                <w:lang w:val="en-US"/>
              </w:rPr>
              <w:t>, if applicable.</w:t>
            </w:r>
          </w:p>
        </w:tc>
        <w:tc>
          <w:tcPr>
            <w:tcW w:w="1530" w:type="dxa"/>
          </w:tcPr>
          <w:p w14:paraId="300F7A3D" w14:textId="77777777" w:rsidR="00F67980" w:rsidRPr="001C220C" w:rsidRDefault="00F67980" w:rsidP="007158DF">
            <w:pPr>
              <w:pStyle w:val="TableNormal1"/>
              <w:keepNext w:val="0"/>
              <w:rPr>
                <w:color w:val="000000"/>
                <w:lang w:val="en-US"/>
              </w:rPr>
            </w:pPr>
            <w:r w:rsidRPr="001C220C">
              <w:rPr>
                <w:lang w:val="en-US"/>
              </w:rPr>
              <w:t>10-28-2006 4:00 UTC</w:t>
            </w:r>
          </w:p>
        </w:tc>
        <w:tc>
          <w:tcPr>
            <w:tcW w:w="1350" w:type="dxa"/>
          </w:tcPr>
          <w:p w14:paraId="5CD13DDD" w14:textId="77777777" w:rsidR="00F67980" w:rsidRPr="001C220C" w:rsidRDefault="00F67980" w:rsidP="007158DF">
            <w:pPr>
              <w:pStyle w:val="TableNormal1"/>
              <w:keepNext w:val="0"/>
              <w:spacing w:before="40"/>
              <w:rPr>
                <w:lang w:val="en-US"/>
              </w:rPr>
            </w:pPr>
            <w:r w:rsidRPr="001C220C">
              <w:rPr>
                <w:lang w:val="en-US"/>
              </w:rPr>
              <w:t>10-28-2006 2:00 UTC</w:t>
            </w:r>
          </w:p>
        </w:tc>
        <w:tc>
          <w:tcPr>
            <w:tcW w:w="1131" w:type="dxa"/>
          </w:tcPr>
          <w:p w14:paraId="623F40F8" w14:textId="77777777" w:rsidR="00F67980" w:rsidRPr="001C220C" w:rsidRDefault="00F67980" w:rsidP="007158DF">
            <w:pPr>
              <w:pStyle w:val="TableNormal1"/>
              <w:keepNext w:val="0"/>
              <w:spacing w:before="40"/>
              <w:rPr>
                <w:lang w:val="en-US"/>
              </w:rPr>
            </w:pPr>
            <w:r w:rsidRPr="001C220C">
              <w:rPr>
                <w:lang w:val="en-US"/>
              </w:rPr>
              <w:t>10-28-2006 4:00 UTC</w:t>
            </w:r>
          </w:p>
        </w:tc>
        <w:tc>
          <w:tcPr>
            <w:tcW w:w="1080" w:type="dxa"/>
          </w:tcPr>
          <w:p w14:paraId="2FAC4356" w14:textId="77777777" w:rsidR="00F67980" w:rsidRPr="001C220C" w:rsidRDefault="00F67980" w:rsidP="007158DF">
            <w:pPr>
              <w:pStyle w:val="TableNormal1"/>
              <w:keepNext w:val="0"/>
              <w:spacing w:before="40"/>
              <w:rPr>
                <w:lang w:val="en-US"/>
              </w:rPr>
            </w:pPr>
            <w:r w:rsidRPr="001C220C">
              <w:rPr>
                <w:lang w:val="en-US"/>
              </w:rPr>
              <w:t>10-28-2006 4:00 UTC</w:t>
            </w:r>
          </w:p>
        </w:tc>
      </w:tr>
      <w:tr w:rsidR="00F67980" w:rsidRPr="001C220C" w14:paraId="57493A41" w14:textId="77777777" w:rsidTr="0083085A">
        <w:trPr>
          <w:cantSplit/>
          <w:jc w:val="center"/>
        </w:trPr>
        <w:tc>
          <w:tcPr>
            <w:tcW w:w="1269" w:type="dxa"/>
          </w:tcPr>
          <w:p w14:paraId="5A5B0766" w14:textId="77777777" w:rsidR="00F67980" w:rsidRPr="001C220C" w:rsidRDefault="00F67980" w:rsidP="007158DF">
            <w:pPr>
              <w:pStyle w:val="TableNormal1"/>
              <w:keepNext w:val="0"/>
              <w:rPr>
                <w:lang w:val="en-US"/>
              </w:rPr>
            </w:pPr>
            <w:r w:rsidRPr="001C220C">
              <w:rPr>
                <w:lang w:val="en-US"/>
              </w:rPr>
              <w:t xml:space="preserve">Latest </w:t>
            </w:r>
            <w:r w:rsidR="003A5A2B">
              <w:rPr>
                <w:lang w:val="en-US"/>
              </w:rPr>
              <w:t>e</w:t>
            </w:r>
            <w:r w:rsidRPr="001C220C">
              <w:rPr>
                <w:lang w:val="en-US"/>
              </w:rPr>
              <w:t xml:space="preserve">nd </w:t>
            </w:r>
            <w:r w:rsidR="003A5A2B">
              <w:rPr>
                <w:lang w:val="en-US"/>
              </w:rPr>
              <w:t>t</w:t>
            </w:r>
            <w:r w:rsidRPr="001C220C">
              <w:rPr>
                <w:lang w:val="en-US"/>
              </w:rPr>
              <w:t>ime</w:t>
            </w:r>
          </w:p>
        </w:tc>
        <w:tc>
          <w:tcPr>
            <w:tcW w:w="2686" w:type="dxa"/>
          </w:tcPr>
          <w:p w14:paraId="7137C5B8" w14:textId="77777777" w:rsidR="00F67980" w:rsidRPr="001C220C" w:rsidRDefault="00F67980" w:rsidP="007158DF">
            <w:pPr>
              <w:pStyle w:val="TableNormal1"/>
              <w:keepNext w:val="0"/>
              <w:rPr>
                <w:color w:val="000000"/>
                <w:lang w:val="en-US"/>
              </w:rPr>
            </w:pPr>
            <w:r w:rsidRPr="001C220C">
              <w:rPr>
                <w:color w:val="000000"/>
                <w:lang w:val="en-US"/>
              </w:rPr>
              <w:t xml:space="preserve">The expected latest ending time of this </w:t>
            </w:r>
            <w:r w:rsidRPr="001C220C">
              <w:rPr>
                <w:i/>
                <w:color w:val="000000"/>
                <w:lang w:val="en-US"/>
              </w:rPr>
              <w:t>segment requirement</w:t>
            </w:r>
            <w:r w:rsidRPr="001C220C">
              <w:rPr>
                <w:color w:val="000000"/>
                <w:lang w:val="en-US"/>
              </w:rPr>
              <w:t>, if applicable.</w:t>
            </w:r>
          </w:p>
        </w:tc>
        <w:tc>
          <w:tcPr>
            <w:tcW w:w="1530" w:type="dxa"/>
          </w:tcPr>
          <w:p w14:paraId="03A912BE" w14:textId="77777777" w:rsidR="00F67980" w:rsidRPr="001C220C" w:rsidRDefault="00F67980" w:rsidP="007158DF">
            <w:pPr>
              <w:pStyle w:val="TableNormal1"/>
              <w:keepNext w:val="0"/>
              <w:rPr>
                <w:color w:val="000000"/>
                <w:lang w:val="en-US"/>
              </w:rPr>
            </w:pPr>
            <w:r w:rsidRPr="001C220C">
              <w:rPr>
                <w:lang w:val="en-US"/>
              </w:rPr>
              <w:t>10-28-2006 10:00 UTC</w:t>
            </w:r>
          </w:p>
        </w:tc>
        <w:tc>
          <w:tcPr>
            <w:tcW w:w="1350" w:type="dxa"/>
          </w:tcPr>
          <w:p w14:paraId="0840AFE9" w14:textId="77777777" w:rsidR="00F67980" w:rsidRPr="001C220C" w:rsidRDefault="00F67980" w:rsidP="007158DF">
            <w:pPr>
              <w:pStyle w:val="TableNormal1"/>
              <w:keepNext w:val="0"/>
              <w:spacing w:before="40"/>
              <w:rPr>
                <w:lang w:val="en-US"/>
              </w:rPr>
            </w:pPr>
            <w:r w:rsidRPr="001C220C">
              <w:rPr>
                <w:lang w:val="en-US"/>
              </w:rPr>
              <w:t>10-28-2006 2:15 UTC</w:t>
            </w:r>
          </w:p>
        </w:tc>
        <w:tc>
          <w:tcPr>
            <w:tcW w:w="1131" w:type="dxa"/>
          </w:tcPr>
          <w:p w14:paraId="34A9298E" w14:textId="77777777" w:rsidR="00F67980" w:rsidRPr="001C220C" w:rsidRDefault="00F67980" w:rsidP="007158DF">
            <w:pPr>
              <w:pStyle w:val="TableNormal1"/>
              <w:keepNext w:val="0"/>
              <w:spacing w:before="40"/>
              <w:rPr>
                <w:lang w:val="en-US"/>
              </w:rPr>
            </w:pPr>
            <w:r w:rsidRPr="001C220C">
              <w:rPr>
                <w:lang w:val="en-US"/>
              </w:rPr>
              <w:t>10-28-2006 4:30 UTC</w:t>
            </w:r>
          </w:p>
        </w:tc>
        <w:tc>
          <w:tcPr>
            <w:tcW w:w="1080" w:type="dxa"/>
          </w:tcPr>
          <w:p w14:paraId="58ABF0FF" w14:textId="77777777" w:rsidR="00F67980" w:rsidRPr="001C220C" w:rsidRDefault="00F67980" w:rsidP="007158DF">
            <w:pPr>
              <w:pStyle w:val="TableNormal1"/>
              <w:keepNext w:val="0"/>
              <w:spacing w:before="40"/>
              <w:rPr>
                <w:lang w:val="en-US"/>
              </w:rPr>
            </w:pPr>
            <w:r w:rsidRPr="001C220C">
              <w:rPr>
                <w:lang w:val="en-US"/>
              </w:rPr>
              <w:t>10-28-2006 6:30 UTC</w:t>
            </w:r>
          </w:p>
        </w:tc>
      </w:tr>
      <w:tr w:rsidR="00F67980" w:rsidRPr="001C220C" w14:paraId="5A1529D2" w14:textId="77777777" w:rsidTr="0083085A">
        <w:trPr>
          <w:cantSplit/>
          <w:jc w:val="center"/>
        </w:trPr>
        <w:tc>
          <w:tcPr>
            <w:tcW w:w="1269" w:type="dxa"/>
          </w:tcPr>
          <w:p w14:paraId="2F4CC4BA" w14:textId="77777777" w:rsidR="00F67980" w:rsidRPr="001C220C" w:rsidRDefault="00F67980" w:rsidP="007158DF">
            <w:pPr>
              <w:pStyle w:val="TableNormal1"/>
              <w:keepNext w:val="0"/>
              <w:rPr>
                <w:lang w:val="en-US"/>
              </w:rPr>
            </w:pPr>
            <w:r w:rsidRPr="001C220C">
              <w:rPr>
                <w:lang w:val="en-US"/>
              </w:rPr>
              <w:t>Duration</w:t>
            </w:r>
          </w:p>
        </w:tc>
        <w:tc>
          <w:tcPr>
            <w:tcW w:w="2686" w:type="dxa"/>
          </w:tcPr>
          <w:p w14:paraId="2F23E9BD" w14:textId="77777777" w:rsidR="004E7BA6" w:rsidRDefault="00F67980" w:rsidP="007158DF">
            <w:pPr>
              <w:pStyle w:val="TableNormal1"/>
              <w:keepNext w:val="0"/>
              <w:rPr>
                <w:color w:val="000000"/>
                <w:lang w:val="en-US"/>
              </w:rPr>
            </w:pPr>
            <w:r w:rsidRPr="001C220C">
              <w:rPr>
                <w:color w:val="000000"/>
                <w:lang w:val="en-US"/>
              </w:rPr>
              <w:t xml:space="preserve">The expected duration of this </w:t>
            </w:r>
            <w:r w:rsidRPr="003A5A2B">
              <w:rPr>
                <w:i/>
                <w:color w:val="000000"/>
                <w:lang w:val="en-US"/>
              </w:rPr>
              <w:t>segment requirement</w:t>
            </w:r>
            <w:r w:rsidRPr="001C220C">
              <w:rPr>
                <w:color w:val="000000"/>
                <w:lang w:val="en-US"/>
              </w:rPr>
              <w:t xml:space="preserve">, if applicable. </w:t>
            </w:r>
          </w:p>
          <w:p w14:paraId="0FCACD28" w14:textId="77777777" w:rsidR="00F67980" w:rsidRPr="001C220C" w:rsidRDefault="0083085A" w:rsidP="007158DF">
            <w:pPr>
              <w:pStyle w:val="TableNormal1"/>
              <w:keepNext w:val="0"/>
              <w:rPr>
                <w:color w:val="000000"/>
                <w:lang w:val="en-US"/>
              </w:rPr>
            </w:pPr>
            <w:r>
              <w:rPr>
                <w:color w:val="000000"/>
                <w:lang w:val="en-US"/>
              </w:rPr>
              <w:t>NOTE</w:t>
            </w:r>
            <w:r w:rsidR="00F67980" w:rsidRPr="001C220C">
              <w:rPr>
                <w:color w:val="000000"/>
                <w:lang w:val="en-US"/>
              </w:rPr>
              <w:t xml:space="preserve"> </w:t>
            </w:r>
            <w:r>
              <w:rPr>
                <w:color w:val="000000"/>
                <w:lang w:val="en-US"/>
              </w:rPr>
              <w:t xml:space="preserve">  T</w:t>
            </w:r>
            <w:r w:rsidR="00F67980" w:rsidRPr="001C220C">
              <w:rPr>
                <w:color w:val="000000"/>
                <w:lang w:val="en-US"/>
              </w:rPr>
              <w:t xml:space="preserve">his should match the associated segment </w:t>
            </w:r>
            <w:r w:rsidR="00F67980" w:rsidRPr="003A5A2B">
              <w:rPr>
                <w:i/>
                <w:color w:val="000000"/>
                <w:lang w:val="en-US"/>
              </w:rPr>
              <w:t>duration</w:t>
            </w:r>
            <w:r w:rsidR="00F67980" w:rsidRPr="001C220C">
              <w:rPr>
                <w:color w:val="000000"/>
                <w:lang w:val="en-US"/>
              </w:rPr>
              <w:t xml:space="preserve">. </w:t>
            </w:r>
          </w:p>
        </w:tc>
        <w:tc>
          <w:tcPr>
            <w:tcW w:w="1530" w:type="dxa"/>
          </w:tcPr>
          <w:p w14:paraId="722D34AC" w14:textId="77777777" w:rsidR="00F67980" w:rsidRPr="001C220C" w:rsidRDefault="00F67980" w:rsidP="007158DF">
            <w:pPr>
              <w:pStyle w:val="TableNormal1"/>
              <w:keepNext w:val="0"/>
              <w:rPr>
                <w:color w:val="000000"/>
                <w:lang w:val="en-US"/>
              </w:rPr>
            </w:pPr>
            <w:r w:rsidRPr="001C220C">
              <w:rPr>
                <w:color w:val="000000"/>
                <w:lang w:val="en-US"/>
              </w:rPr>
              <w:t xml:space="preserve">15 </w:t>
            </w:r>
          </w:p>
        </w:tc>
        <w:tc>
          <w:tcPr>
            <w:tcW w:w="1350" w:type="dxa"/>
          </w:tcPr>
          <w:p w14:paraId="4B4A8CB7" w14:textId="77777777" w:rsidR="00F67980" w:rsidRPr="001C220C" w:rsidRDefault="00F67980" w:rsidP="007158DF">
            <w:pPr>
              <w:pStyle w:val="TableNormal1"/>
              <w:keepNext w:val="0"/>
              <w:spacing w:before="40"/>
              <w:rPr>
                <w:lang w:val="en-US"/>
              </w:rPr>
            </w:pPr>
            <w:r w:rsidRPr="001C220C">
              <w:rPr>
                <w:lang w:val="en-US"/>
              </w:rPr>
              <w:t>4</w:t>
            </w:r>
          </w:p>
        </w:tc>
        <w:tc>
          <w:tcPr>
            <w:tcW w:w="1131" w:type="dxa"/>
          </w:tcPr>
          <w:p w14:paraId="0605276B" w14:textId="77777777" w:rsidR="00F67980" w:rsidRPr="001C220C" w:rsidRDefault="00F67980" w:rsidP="007158DF">
            <w:pPr>
              <w:pStyle w:val="TableNormal1"/>
              <w:keepNext w:val="0"/>
              <w:spacing w:before="40"/>
              <w:rPr>
                <w:lang w:val="en-US"/>
              </w:rPr>
            </w:pPr>
            <w:r>
              <w:rPr>
                <w:lang w:val="en-US"/>
              </w:rPr>
              <w:t>0,5</w:t>
            </w:r>
          </w:p>
        </w:tc>
        <w:tc>
          <w:tcPr>
            <w:tcW w:w="1080" w:type="dxa"/>
          </w:tcPr>
          <w:p w14:paraId="0EC5ECAC" w14:textId="77777777" w:rsidR="00F67980" w:rsidRPr="001C220C" w:rsidRDefault="00F67980" w:rsidP="007158DF">
            <w:pPr>
              <w:pStyle w:val="TableNormal1"/>
              <w:keepNext w:val="0"/>
              <w:spacing w:before="40"/>
              <w:rPr>
                <w:lang w:val="en-US"/>
              </w:rPr>
            </w:pPr>
            <w:r w:rsidRPr="001C220C">
              <w:rPr>
                <w:lang w:val="en-US"/>
              </w:rPr>
              <w:t>2</w:t>
            </w:r>
            <w:r>
              <w:rPr>
                <w:lang w:val="en-US"/>
              </w:rPr>
              <w:t>,</w:t>
            </w:r>
            <w:r w:rsidRPr="001C220C">
              <w:rPr>
                <w:lang w:val="en-US"/>
              </w:rPr>
              <w:t>5</w:t>
            </w:r>
          </w:p>
        </w:tc>
      </w:tr>
      <w:tr w:rsidR="00F67980" w:rsidRPr="001C220C" w14:paraId="5043DC90" w14:textId="77777777" w:rsidTr="0083085A">
        <w:trPr>
          <w:cantSplit/>
          <w:jc w:val="center"/>
        </w:trPr>
        <w:tc>
          <w:tcPr>
            <w:tcW w:w="1269" w:type="dxa"/>
          </w:tcPr>
          <w:p w14:paraId="78F244FD" w14:textId="77777777" w:rsidR="00F67980" w:rsidRPr="001C220C" w:rsidRDefault="00F67980" w:rsidP="007158DF">
            <w:pPr>
              <w:pStyle w:val="TableNormal1"/>
              <w:keepNext w:val="0"/>
              <w:rPr>
                <w:lang w:val="en-US"/>
              </w:rPr>
            </w:pPr>
            <w:r w:rsidRPr="001C220C">
              <w:rPr>
                <w:lang w:val="en-US"/>
              </w:rPr>
              <w:t xml:space="preserve">Duration </w:t>
            </w:r>
            <w:r w:rsidR="003A5A2B">
              <w:rPr>
                <w:lang w:val="en-US"/>
              </w:rPr>
              <w:t>u</w:t>
            </w:r>
            <w:r w:rsidRPr="001C220C">
              <w:rPr>
                <w:lang w:val="en-US"/>
              </w:rPr>
              <w:t xml:space="preserve">nit of </w:t>
            </w:r>
            <w:r w:rsidR="003A5A2B">
              <w:rPr>
                <w:lang w:val="en-US"/>
              </w:rPr>
              <w:t>m</w:t>
            </w:r>
            <w:r w:rsidRPr="001C220C">
              <w:rPr>
                <w:lang w:val="en-US"/>
              </w:rPr>
              <w:t>easure</w:t>
            </w:r>
          </w:p>
        </w:tc>
        <w:tc>
          <w:tcPr>
            <w:tcW w:w="2686" w:type="dxa"/>
          </w:tcPr>
          <w:p w14:paraId="014D86BD" w14:textId="77777777" w:rsidR="00F67980" w:rsidRPr="001C220C" w:rsidRDefault="00F67980" w:rsidP="007158DF">
            <w:pPr>
              <w:pStyle w:val="TableNormal1"/>
              <w:keepNext w:val="0"/>
              <w:rPr>
                <w:color w:val="000000"/>
                <w:lang w:val="en-US"/>
              </w:rPr>
            </w:pPr>
            <w:r w:rsidRPr="001C220C">
              <w:rPr>
                <w:color w:val="000000"/>
                <w:lang w:val="en-US"/>
              </w:rPr>
              <w:t xml:space="preserve">The unit of measure of the duration, if applicable. </w:t>
            </w:r>
          </w:p>
        </w:tc>
        <w:tc>
          <w:tcPr>
            <w:tcW w:w="1530" w:type="dxa"/>
          </w:tcPr>
          <w:p w14:paraId="1636B8A2" w14:textId="77777777" w:rsidR="00F67980" w:rsidRPr="001C220C" w:rsidRDefault="00F67980" w:rsidP="007158DF">
            <w:pPr>
              <w:pStyle w:val="TableNormal1"/>
              <w:keepNext w:val="0"/>
              <w:rPr>
                <w:color w:val="000000"/>
                <w:lang w:val="en-US"/>
              </w:rPr>
            </w:pPr>
            <w:r w:rsidRPr="001C220C">
              <w:rPr>
                <w:color w:val="000000"/>
                <w:lang w:val="en-US"/>
              </w:rPr>
              <w:t>Minutes</w:t>
            </w:r>
          </w:p>
        </w:tc>
        <w:tc>
          <w:tcPr>
            <w:tcW w:w="1350" w:type="dxa"/>
          </w:tcPr>
          <w:p w14:paraId="4C55ECA1" w14:textId="77777777" w:rsidR="00F67980" w:rsidRPr="001C220C" w:rsidRDefault="00F67980" w:rsidP="007158DF">
            <w:pPr>
              <w:pStyle w:val="TableNormal1"/>
              <w:keepNext w:val="0"/>
              <w:spacing w:before="40"/>
              <w:rPr>
                <w:lang w:val="en-US"/>
              </w:rPr>
            </w:pPr>
            <w:r w:rsidRPr="001C220C">
              <w:rPr>
                <w:lang w:val="en-US"/>
              </w:rPr>
              <w:t>Minutes</w:t>
            </w:r>
          </w:p>
        </w:tc>
        <w:tc>
          <w:tcPr>
            <w:tcW w:w="1131" w:type="dxa"/>
          </w:tcPr>
          <w:p w14:paraId="1763B04C" w14:textId="77777777" w:rsidR="00F67980" w:rsidRPr="001C220C" w:rsidRDefault="00F67980" w:rsidP="007158DF">
            <w:pPr>
              <w:pStyle w:val="TableNormal1"/>
              <w:keepNext w:val="0"/>
              <w:spacing w:before="40"/>
              <w:rPr>
                <w:lang w:val="en-US"/>
              </w:rPr>
            </w:pPr>
            <w:r w:rsidRPr="001C220C">
              <w:rPr>
                <w:lang w:val="en-US"/>
              </w:rPr>
              <w:t>Hours</w:t>
            </w:r>
          </w:p>
        </w:tc>
        <w:tc>
          <w:tcPr>
            <w:tcW w:w="1080" w:type="dxa"/>
          </w:tcPr>
          <w:p w14:paraId="666F20A2" w14:textId="77777777" w:rsidR="00F67980" w:rsidRPr="001C220C" w:rsidRDefault="00F67980" w:rsidP="007158DF">
            <w:pPr>
              <w:pStyle w:val="TableNormal1"/>
              <w:keepNext w:val="0"/>
              <w:spacing w:before="40"/>
              <w:rPr>
                <w:lang w:val="en-US"/>
              </w:rPr>
            </w:pPr>
            <w:r w:rsidRPr="001C220C">
              <w:rPr>
                <w:lang w:val="en-US"/>
              </w:rPr>
              <w:t>Hours</w:t>
            </w:r>
          </w:p>
        </w:tc>
      </w:tr>
      <w:tr w:rsidR="00F67980" w:rsidRPr="001C220C" w14:paraId="6A5CA3F4" w14:textId="77777777" w:rsidTr="0083085A">
        <w:trPr>
          <w:cantSplit/>
          <w:jc w:val="center"/>
        </w:trPr>
        <w:tc>
          <w:tcPr>
            <w:tcW w:w="1269" w:type="dxa"/>
          </w:tcPr>
          <w:p w14:paraId="567167DD" w14:textId="77777777" w:rsidR="00F67980" w:rsidRPr="001C220C" w:rsidRDefault="00F67980" w:rsidP="007158DF">
            <w:pPr>
              <w:pStyle w:val="TableNormal1"/>
              <w:keepNext w:val="0"/>
              <w:rPr>
                <w:lang w:val="en-US"/>
              </w:rPr>
            </w:pPr>
            <w:r>
              <w:rPr>
                <w:lang w:val="en-US"/>
              </w:rPr>
              <w:t xml:space="preserve">Hierarchy </w:t>
            </w:r>
            <w:r w:rsidR="003A5A2B">
              <w:rPr>
                <w:lang w:val="en-US"/>
              </w:rPr>
              <w:t>s</w:t>
            </w:r>
            <w:r>
              <w:rPr>
                <w:lang w:val="en-US"/>
              </w:rPr>
              <w:t>cope</w:t>
            </w:r>
          </w:p>
        </w:tc>
        <w:tc>
          <w:tcPr>
            <w:tcW w:w="2686" w:type="dxa"/>
          </w:tcPr>
          <w:p w14:paraId="57AA642C" w14:textId="77777777" w:rsidR="00F67980" w:rsidRPr="001C220C" w:rsidRDefault="00F67980" w:rsidP="007158DF">
            <w:pPr>
              <w:pStyle w:val="TableNormal1"/>
              <w:keepNext w:val="0"/>
              <w:rPr>
                <w:lang w:val="en-US"/>
              </w:rPr>
            </w:pPr>
            <w:r w:rsidRPr="001C220C">
              <w:rPr>
                <w:lang w:val="en-US"/>
              </w:rPr>
              <w:t>Identifies where the exchanged information fits within the role based equipment hierarchy.</w:t>
            </w:r>
          </w:p>
        </w:tc>
        <w:tc>
          <w:tcPr>
            <w:tcW w:w="1530" w:type="dxa"/>
          </w:tcPr>
          <w:p w14:paraId="3ED1D27D" w14:textId="77777777" w:rsidR="00F67980" w:rsidRPr="001C220C" w:rsidRDefault="00F67980" w:rsidP="007158DF">
            <w:pPr>
              <w:pStyle w:val="TableNormal1"/>
              <w:keepNext w:val="0"/>
              <w:rPr>
                <w:lang w:val="en-US"/>
              </w:rPr>
            </w:pPr>
            <w:r w:rsidRPr="001C220C">
              <w:rPr>
                <w:lang w:val="en-US"/>
              </w:rPr>
              <w:t>East Wing Manufacturing Line #2</w:t>
            </w:r>
          </w:p>
        </w:tc>
        <w:tc>
          <w:tcPr>
            <w:tcW w:w="1350" w:type="dxa"/>
          </w:tcPr>
          <w:p w14:paraId="1284CB79" w14:textId="77777777" w:rsidR="00F67980" w:rsidRPr="001C220C" w:rsidRDefault="00F67980" w:rsidP="007158DF">
            <w:pPr>
              <w:pStyle w:val="TableNormal1"/>
              <w:keepNext w:val="0"/>
              <w:rPr>
                <w:lang w:val="en-US"/>
              </w:rPr>
            </w:pPr>
            <w:r w:rsidRPr="001C220C">
              <w:rPr>
                <w:lang w:val="en-US"/>
              </w:rPr>
              <w:t>CNC Machine</w:t>
            </w:r>
          </w:p>
          <w:p w14:paraId="0B7E8E11" w14:textId="77777777" w:rsidR="00F67980" w:rsidRPr="001C220C" w:rsidRDefault="00F67980" w:rsidP="007158DF">
            <w:pPr>
              <w:pStyle w:val="TableNormal1"/>
              <w:keepNext w:val="0"/>
              <w:spacing w:before="40"/>
              <w:rPr>
                <w:lang w:val="en-US"/>
              </w:rPr>
            </w:pPr>
            <w:r w:rsidRPr="001C220C">
              <w:rPr>
                <w:lang w:val="en-US"/>
              </w:rPr>
              <w:t>Asset ID 13465</w:t>
            </w:r>
          </w:p>
        </w:tc>
        <w:tc>
          <w:tcPr>
            <w:tcW w:w="1131" w:type="dxa"/>
          </w:tcPr>
          <w:p w14:paraId="111CE2FE" w14:textId="77777777" w:rsidR="00F67980" w:rsidRPr="001C220C" w:rsidRDefault="00F67980" w:rsidP="007158DF">
            <w:pPr>
              <w:pStyle w:val="TableNormal1"/>
              <w:keepNext w:val="0"/>
              <w:rPr>
                <w:lang w:val="en-US"/>
              </w:rPr>
            </w:pPr>
            <w:r w:rsidRPr="001C220C">
              <w:rPr>
                <w:lang w:val="en-US"/>
              </w:rPr>
              <w:t>Test Cell 4</w:t>
            </w:r>
          </w:p>
          <w:p w14:paraId="1C3CE253" w14:textId="77777777" w:rsidR="00F67980" w:rsidRPr="001C220C" w:rsidRDefault="00F67980" w:rsidP="007158DF">
            <w:pPr>
              <w:pStyle w:val="TableNormal1"/>
              <w:keepNext w:val="0"/>
              <w:spacing w:before="40"/>
              <w:rPr>
                <w:lang w:val="en-US"/>
              </w:rPr>
            </w:pPr>
            <w:r w:rsidRPr="001C220C">
              <w:rPr>
                <w:lang w:val="en-US"/>
              </w:rPr>
              <w:t>Receiving</w:t>
            </w:r>
          </w:p>
        </w:tc>
        <w:tc>
          <w:tcPr>
            <w:tcW w:w="1080" w:type="dxa"/>
          </w:tcPr>
          <w:p w14:paraId="66C33888" w14:textId="77777777" w:rsidR="00F67980" w:rsidRPr="001C220C" w:rsidRDefault="00F67980" w:rsidP="007158DF">
            <w:pPr>
              <w:pStyle w:val="TableNormal1"/>
              <w:keepNext w:val="0"/>
              <w:spacing w:before="40"/>
              <w:rPr>
                <w:lang w:val="en-US"/>
              </w:rPr>
            </w:pPr>
            <w:r w:rsidRPr="001C220C">
              <w:rPr>
                <w:lang w:val="en-US"/>
              </w:rPr>
              <w:t>Ware</w:t>
            </w:r>
            <w:r>
              <w:rPr>
                <w:lang w:val="en-US"/>
              </w:rPr>
              <w:t>-</w:t>
            </w:r>
            <w:r w:rsidRPr="001C220C">
              <w:rPr>
                <w:lang w:val="en-US"/>
              </w:rPr>
              <w:t>house B</w:t>
            </w:r>
          </w:p>
        </w:tc>
      </w:tr>
      <w:tr w:rsidR="00EA1589" w:rsidRPr="00EA1589" w14:paraId="1232195F" w14:textId="77777777" w:rsidTr="0083085A">
        <w:trPr>
          <w:cantSplit/>
          <w:jc w:val="center"/>
        </w:trPr>
        <w:tc>
          <w:tcPr>
            <w:tcW w:w="1269" w:type="dxa"/>
          </w:tcPr>
          <w:p w14:paraId="7FF2141B" w14:textId="77777777" w:rsidR="00EA1589" w:rsidRPr="00EA1589" w:rsidRDefault="00EA1589" w:rsidP="007158DF">
            <w:pPr>
              <w:pStyle w:val="TableNormal1"/>
              <w:keepNext w:val="0"/>
              <w:spacing w:before="40"/>
              <w:rPr>
                <w:szCs w:val="16"/>
                <w:lang w:val="en-US"/>
              </w:rPr>
            </w:pPr>
            <w:r w:rsidRPr="00EA1589">
              <w:rPr>
                <w:szCs w:val="16"/>
                <w:lang w:val="en-US"/>
              </w:rPr>
              <w:t xml:space="preserve">Segment </w:t>
            </w:r>
            <w:r w:rsidR="003A5A2B">
              <w:rPr>
                <w:szCs w:val="16"/>
                <w:lang w:val="en-US"/>
              </w:rPr>
              <w:t>s</w:t>
            </w:r>
            <w:r w:rsidRPr="00EA1589">
              <w:rPr>
                <w:szCs w:val="16"/>
                <w:lang w:val="en-US"/>
              </w:rPr>
              <w:t>tate</w:t>
            </w:r>
          </w:p>
        </w:tc>
        <w:tc>
          <w:tcPr>
            <w:tcW w:w="2686" w:type="dxa"/>
          </w:tcPr>
          <w:p w14:paraId="04FA42FA" w14:textId="77777777" w:rsidR="004E7BA6" w:rsidRDefault="00EA1589" w:rsidP="007158DF">
            <w:pPr>
              <w:pStyle w:val="TableNormal1"/>
              <w:keepNext w:val="0"/>
              <w:spacing w:before="40"/>
              <w:rPr>
                <w:ins w:id="15336" w:author="Charles Gifford" w:date="2016-01-16T11:02:00Z"/>
                <w:szCs w:val="16"/>
                <w:lang w:val="en-US"/>
              </w:rPr>
            </w:pPr>
            <w:ins w:id="15337" w:author="Charles Gifford" w:date="2016-01-09T23:46:00Z">
              <w:r w:rsidRPr="00EA1589">
                <w:rPr>
                  <w:szCs w:val="16"/>
                  <w:lang w:val="en-US"/>
                </w:rPr>
                <w:t xml:space="preserve">Indicates the state of the </w:t>
              </w:r>
              <w:r w:rsidRPr="003A5A2B">
                <w:rPr>
                  <w:i/>
                  <w:szCs w:val="16"/>
                  <w:lang w:val="en-US"/>
                </w:rPr>
                <w:t>segment requirement</w:t>
              </w:r>
              <w:r w:rsidRPr="00EA1589">
                <w:rPr>
                  <w:szCs w:val="16"/>
                  <w:lang w:val="en-US"/>
                </w:rPr>
                <w:t>.</w:t>
              </w:r>
              <w:r w:rsidR="003A5A2B">
                <w:rPr>
                  <w:szCs w:val="16"/>
                  <w:lang w:val="en-US"/>
                </w:rPr>
                <w:t xml:space="preserve"> Defined values are: </w:t>
              </w:r>
            </w:ins>
          </w:p>
          <w:p w14:paraId="32BAC425" w14:textId="05ABB3C0" w:rsidR="00EA1589" w:rsidRPr="00961952" w:rsidRDefault="003A5A2B" w:rsidP="007158DF">
            <w:pPr>
              <w:pStyle w:val="TableNormal1"/>
              <w:keepNext w:val="0"/>
              <w:spacing w:before="40"/>
              <w:rPr>
                <w:szCs w:val="16"/>
                <w:lang w:val="en-US"/>
              </w:rPr>
            </w:pPr>
            <w:ins w:id="15338" w:author="Charles Gifford" w:date="2016-01-09T23:46:00Z">
              <w:r>
                <w:rPr>
                  <w:szCs w:val="16"/>
                  <w:lang w:val="en-US"/>
                </w:rPr>
                <w:t xml:space="preserve">Forecast, released, cancelled, </w:t>
              </w:r>
            </w:ins>
            <w:ins w:id="15339" w:author="Charles Gifford" w:date="2016-04-11T22:22:00Z">
              <w:r w:rsidR="0053614C">
                <w:rPr>
                  <w:szCs w:val="16"/>
                  <w:lang w:val="en-US"/>
                </w:rPr>
                <w:t xml:space="preserve">waiting, </w:t>
              </w:r>
            </w:ins>
            <w:ins w:id="15340" w:author="Charles Gifford" w:date="2016-01-09T23:46:00Z">
              <w:r>
                <w:rPr>
                  <w:szCs w:val="16"/>
                  <w:lang w:val="en-US"/>
                </w:rPr>
                <w:t>ready, running, completed, aborted, held, paused, c</w:t>
              </w:r>
              <w:r w:rsidR="00EA1589" w:rsidRPr="00EA1589">
                <w:rPr>
                  <w:szCs w:val="16"/>
                  <w:lang w:val="en-US"/>
                </w:rPr>
                <w:t>losed</w:t>
              </w:r>
            </w:ins>
            <w:r w:rsidR="00F3510F">
              <w:rPr>
                <w:szCs w:val="16"/>
                <w:lang w:val="en-US"/>
              </w:rPr>
              <w:t>.</w:t>
            </w:r>
          </w:p>
        </w:tc>
        <w:tc>
          <w:tcPr>
            <w:tcW w:w="1530" w:type="dxa"/>
            <w:tcBorders>
              <w:top w:val="single" w:sz="4" w:space="0" w:color="000000"/>
              <w:left w:val="single" w:sz="4" w:space="0" w:color="000000"/>
              <w:bottom w:val="single" w:sz="4" w:space="0" w:color="000000"/>
              <w:right w:val="single" w:sz="4" w:space="0" w:color="000000"/>
            </w:tcBorders>
          </w:tcPr>
          <w:p w14:paraId="4203996E" w14:textId="1754F6BC" w:rsidR="00EA1589" w:rsidRPr="00EA1589" w:rsidRDefault="00EA1589" w:rsidP="007158DF">
            <w:pPr>
              <w:pStyle w:val="TableNormal1"/>
              <w:keepNext w:val="0"/>
              <w:spacing w:before="40"/>
              <w:rPr>
                <w:szCs w:val="16"/>
                <w:lang w:val="en-US"/>
              </w:rPr>
            </w:pPr>
            <w:ins w:id="15341" w:author="Charles Gifford" w:date="2016-01-09T23:46:00Z">
              <w:r w:rsidRPr="00EA1589">
                <w:rPr>
                  <w:szCs w:val="16"/>
                </w:rPr>
                <w:t>Completed</w:t>
              </w:r>
            </w:ins>
          </w:p>
        </w:tc>
        <w:tc>
          <w:tcPr>
            <w:tcW w:w="1350" w:type="dxa"/>
            <w:tcBorders>
              <w:top w:val="single" w:sz="4" w:space="0" w:color="000000"/>
              <w:left w:val="single" w:sz="4" w:space="0" w:color="000000"/>
              <w:bottom w:val="single" w:sz="4" w:space="0" w:color="000000"/>
              <w:right w:val="single" w:sz="4" w:space="0" w:color="000000"/>
            </w:tcBorders>
          </w:tcPr>
          <w:p w14:paraId="1F21F092" w14:textId="093A8C04" w:rsidR="00EA1589" w:rsidRPr="00EA1589" w:rsidRDefault="00EA1589" w:rsidP="007158DF">
            <w:pPr>
              <w:pStyle w:val="TableNormal1"/>
              <w:keepNext w:val="0"/>
              <w:spacing w:before="40"/>
              <w:rPr>
                <w:szCs w:val="16"/>
                <w:lang w:val="en-US"/>
              </w:rPr>
            </w:pPr>
            <w:ins w:id="15342" w:author="Charles Gifford" w:date="2016-01-09T23:46:00Z">
              <w:r w:rsidRPr="00EA1589">
                <w:rPr>
                  <w:szCs w:val="16"/>
                </w:rPr>
                <w:t>Closed</w:t>
              </w:r>
            </w:ins>
          </w:p>
        </w:tc>
        <w:tc>
          <w:tcPr>
            <w:tcW w:w="1131" w:type="dxa"/>
            <w:tcBorders>
              <w:top w:val="single" w:sz="4" w:space="0" w:color="000000"/>
              <w:left w:val="single" w:sz="4" w:space="0" w:color="000000"/>
              <w:bottom w:val="single" w:sz="4" w:space="0" w:color="000000"/>
              <w:right w:val="single" w:sz="4" w:space="0" w:color="000000"/>
            </w:tcBorders>
          </w:tcPr>
          <w:p w14:paraId="7416E22F" w14:textId="31D0BA33" w:rsidR="00EA1589" w:rsidRPr="00EA1589" w:rsidRDefault="00EA1589" w:rsidP="007158DF">
            <w:pPr>
              <w:pStyle w:val="TableNormal1"/>
              <w:keepNext w:val="0"/>
              <w:spacing w:before="40"/>
              <w:rPr>
                <w:szCs w:val="16"/>
                <w:lang w:val="en-US"/>
              </w:rPr>
            </w:pPr>
            <w:ins w:id="15343" w:author="Charles Gifford" w:date="2016-01-09T23:46:00Z">
              <w:r w:rsidRPr="00EA1589">
                <w:rPr>
                  <w:szCs w:val="16"/>
                </w:rPr>
                <w:t>Running</w:t>
              </w:r>
            </w:ins>
          </w:p>
        </w:tc>
        <w:tc>
          <w:tcPr>
            <w:tcW w:w="1080" w:type="dxa"/>
            <w:tcBorders>
              <w:top w:val="single" w:sz="4" w:space="0" w:color="000000"/>
              <w:left w:val="single" w:sz="4" w:space="0" w:color="000000"/>
              <w:bottom w:val="single" w:sz="4" w:space="0" w:color="000000"/>
              <w:right w:val="single" w:sz="4" w:space="0" w:color="000000"/>
            </w:tcBorders>
          </w:tcPr>
          <w:p w14:paraId="2CF01A6A" w14:textId="3E3B8CDB" w:rsidR="00EA1589" w:rsidRPr="00EA1589" w:rsidRDefault="00EA1589" w:rsidP="007158DF">
            <w:pPr>
              <w:pStyle w:val="TableNormal1"/>
              <w:keepNext w:val="0"/>
              <w:spacing w:before="40"/>
              <w:rPr>
                <w:szCs w:val="16"/>
                <w:lang w:val="en-US"/>
              </w:rPr>
            </w:pPr>
            <w:ins w:id="15344" w:author="Charles Gifford" w:date="2016-01-09T23:46:00Z">
              <w:r w:rsidRPr="00EA1589">
                <w:rPr>
                  <w:szCs w:val="16"/>
                </w:rPr>
                <w:t>Paused</w:t>
              </w:r>
            </w:ins>
          </w:p>
        </w:tc>
      </w:tr>
    </w:tbl>
    <w:p w14:paraId="27040238" w14:textId="77777777" w:rsidR="009E6331" w:rsidRPr="001C220C" w:rsidRDefault="009E6331" w:rsidP="00D01D26">
      <w:pPr>
        <w:rPr>
          <w:lang w:val="en-US"/>
        </w:rPr>
      </w:pPr>
    </w:p>
    <w:p w14:paraId="5FD5D45E" w14:textId="77777777" w:rsidR="009E6331" w:rsidRPr="001C220C" w:rsidRDefault="00BE16F5" w:rsidP="003E1075">
      <w:pPr>
        <w:pStyle w:val="Heading3"/>
      </w:pPr>
      <w:bookmarkStart w:id="15345" w:name="_Toc161566457"/>
      <w:bookmarkStart w:id="15346" w:name="_Toc320176970"/>
      <w:r w:rsidRPr="001C220C">
        <w:t>Segment p</w:t>
      </w:r>
      <w:r w:rsidR="009E6331" w:rsidRPr="001C220C">
        <w:t>arameter</w:t>
      </w:r>
      <w:bookmarkEnd w:id="15345"/>
      <w:bookmarkEnd w:id="15346"/>
    </w:p>
    <w:p w14:paraId="2940F291" w14:textId="77777777" w:rsidR="00E23CC8" w:rsidRDefault="00E23CC8" w:rsidP="00E23CC8">
      <w:pPr>
        <w:pStyle w:val="PARAGRAPH"/>
        <w:rPr>
          <w:lang w:val="en-US"/>
        </w:rPr>
      </w:pPr>
      <w:r w:rsidRPr="001C220C">
        <w:rPr>
          <w:lang w:val="en-US"/>
        </w:rPr>
        <w:t xml:space="preserve">Specific parameters required for a </w:t>
      </w:r>
      <w:r w:rsidRPr="000C7AD0">
        <w:rPr>
          <w:i/>
          <w:lang w:val="en-US"/>
        </w:rPr>
        <w:t>segment</w:t>
      </w:r>
      <w:r>
        <w:rPr>
          <w:i/>
          <w:lang w:val="en-US"/>
        </w:rPr>
        <w:t xml:space="preserve"> requirement</w:t>
      </w:r>
      <w:r w:rsidRPr="001C220C">
        <w:rPr>
          <w:lang w:val="en-US"/>
        </w:rPr>
        <w:t xml:space="preserve"> shall be </w:t>
      </w:r>
      <w:r>
        <w:rPr>
          <w:lang w:val="en-US"/>
        </w:rPr>
        <w:t xml:space="preserve">presented </w:t>
      </w:r>
      <w:r w:rsidRPr="001C220C">
        <w:rPr>
          <w:lang w:val="en-US"/>
        </w:rPr>
        <w:t xml:space="preserve">as </w:t>
      </w:r>
      <w:r w:rsidRPr="00E23CC8">
        <w:rPr>
          <w:i/>
          <w:lang w:val="en-US"/>
        </w:rPr>
        <w:t>s</w:t>
      </w:r>
      <w:r w:rsidRPr="000C7AD0">
        <w:rPr>
          <w:i/>
          <w:lang w:val="en-US"/>
        </w:rPr>
        <w:t>egment parameters</w:t>
      </w:r>
      <w:r>
        <w:rPr>
          <w:lang w:val="en-US"/>
        </w:rPr>
        <w:t xml:space="preserve">. </w:t>
      </w:r>
    </w:p>
    <w:p w14:paraId="3BA6650A" w14:textId="2D09321C" w:rsidR="00B638E1" w:rsidRPr="001C220C" w:rsidRDefault="00B638E1" w:rsidP="00B638E1">
      <w:pPr>
        <w:pStyle w:val="PARAGRAPH"/>
        <w:rPr>
          <w:lang w:val="en-US"/>
        </w:rPr>
      </w:pPr>
      <w:r w:rsidRPr="001C220C">
        <w:rPr>
          <w:lang w:val="en-US"/>
        </w:rPr>
        <w:t xml:space="preserve">A </w:t>
      </w:r>
      <w:r w:rsidR="00BE16F5" w:rsidRPr="00E23CC8">
        <w:rPr>
          <w:i/>
          <w:lang w:val="en-US"/>
        </w:rPr>
        <w:t xml:space="preserve">segment </w:t>
      </w:r>
      <w:r w:rsidRPr="00E23CC8">
        <w:rPr>
          <w:i/>
          <w:lang w:val="en-US"/>
        </w:rPr>
        <w:t>parameter</w:t>
      </w:r>
      <w:r w:rsidRPr="001C220C">
        <w:rPr>
          <w:lang w:val="en-US"/>
        </w:rPr>
        <w:t xml:space="preserve"> shall include</w:t>
      </w:r>
    </w:p>
    <w:p w14:paraId="797F0B98" w14:textId="77777777" w:rsidR="00B638E1" w:rsidRPr="001C220C" w:rsidRDefault="00B638E1" w:rsidP="008B2E17">
      <w:pPr>
        <w:pStyle w:val="ListNumber"/>
        <w:numPr>
          <w:ilvl w:val="0"/>
          <w:numId w:val="78"/>
        </w:numPr>
        <w:ind w:left="360"/>
        <w:rPr>
          <w:lang w:val="en-US"/>
        </w:rPr>
      </w:pPr>
      <w:r w:rsidRPr="001C220C">
        <w:rPr>
          <w:lang w:val="en-US"/>
        </w:rPr>
        <w:t xml:space="preserve">an identification of the parameter that matches </w:t>
      </w:r>
      <w:r w:rsidRPr="001F1D5D">
        <w:rPr>
          <w:i/>
          <w:lang w:val="en-US"/>
        </w:rPr>
        <w:t xml:space="preserve">parameter </w:t>
      </w:r>
      <w:r w:rsidR="00CC5060" w:rsidRPr="001F1D5D">
        <w:rPr>
          <w:i/>
          <w:lang w:val="en-US"/>
        </w:rPr>
        <w:t>specification</w:t>
      </w:r>
      <w:r w:rsidR="00CC5060" w:rsidRPr="001C220C">
        <w:rPr>
          <w:lang w:val="en-US"/>
        </w:rPr>
        <w:t xml:space="preserve"> </w:t>
      </w:r>
      <w:r w:rsidRPr="001C220C">
        <w:rPr>
          <w:lang w:val="en-US"/>
        </w:rPr>
        <w:t xml:space="preserve">of the </w:t>
      </w:r>
      <w:r w:rsidR="006A5B9A" w:rsidRPr="001F1D5D">
        <w:rPr>
          <w:i/>
          <w:lang w:val="en-US"/>
        </w:rPr>
        <w:t>operations definition</w:t>
      </w:r>
      <w:r w:rsidRPr="001C220C">
        <w:rPr>
          <w:lang w:val="en-US"/>
        </w:rPr>
        <w:t>, such as target acidity;</w:t>
      </w:r>
    </w:p>
    <w:p w14:paraId="19ECB3B1" w14:textId="77777777" w:rsidR="00B638E1" w:rsidRPr="001C220C" w:rsidRDefault="00B638E1" w:rsidP="008B2E17">
      <w:pPr>
        <w:pStyle w:val="ListNumber"/>
        <w:numPr>
          <w:ilvl w:val="0"/>
          <w:numId w:val="78"/>
        </w:numPr>
        <w:ind w:left="360"/>
        <w:rPr>
          <w:lang w:val="en-US"/>
        </w:rPr>
      </w:pPr>
      <w:r w:rsidRPr="001C220C">
        <w:rPr>
          <w:lang w:val="en-US"/>
        </w:rPr>
        <w:t>a value for the parameter, such as 3,4;</w:t>
      </w:r>
    </w:p>
    <w:p w14:paraId="28B64F50" w14:textId="77777777" w:rsidR="00B638E1" w:rsidRPr="001C220C" w:rsidRDefault="00B638E1" w:rsidP="008B2E17">
      <w:pPr>
        <w:pStyle w:val="ListNumber"/>
        <w:numPr>
          <w:ilvl w:val="0"/>
          <w:numId w:val="78"/>
        </w:numPr>
        <w:ind w:left="360"/>
        <w:rPr>
          <w:lang w:val="en-US"/>
        </w:rPr>
      </w:pPr>
      <w:r w:rsidRPr="001C220C">
        <w:rPr>
          <w:lang w:val="en-US"/>
        </w:rPr>
        <w:t>the unit of measure of the parameter, such as pH.</w:t>
      </w:r>
    </w:p>
    <w:p w14:paraId="750D8ADF" w14:textId="77777777" w:rsidR="00AE642B" w:rsidRDefault="00B638E1" w:rsidP="00AE642B">
      <w:pPr>
        <w:pStyle w:val="PARAGRAPH"/>
        <w:rPr>
          <w:lang w:val="en-US"/>
        </w:rPr>
      </w:pPr>
      <w:r w:rsidRPr="001C220C">
        <w:rPr>
          <w:lang w:val="en-US"/>
        </w:rPr>
        <w:t xml:space="preserve">A </w:t>
      </w:r>
      <w:r w:rsidR="00BE16F5" w:rsidRPr="00E23CC8">
        <w:rPr>
          <w:i/>
          <w:lang w:val="en-US"/>
        </w:rPr>
        <w:t xml:space="preserve">segment </w:t>
      </w:r>
      <w:r w:rsidRPr="00E23CC8">
        <w:rPr>
          <w:i/>
          <w:lang w:val="en-US"/>
        </w:rPr>
        <w:t>parameter</w:t>
      </w:r>
      <w:r w:rsidRPr="001C220C">
        <w:rPr>
          <w:lang w:val="en-US"/>
        </w:rPr>
        <w:t xml:space="preserve"> should include a set of limits that apply to any change to the value, such as quality limits and safety limits</w:t>
      </w:r>
      <w:r w:rsidR="008558A5">
        <w:rPr>
          <w:lang w:val="en-US"/>
        </w:rPr>
        <w:t xml:space="preserve">. </w:t>
      </w:r>
    </w:p>
    <w:p w14:paraId="239592E9" w14:textId="77777777" w:rsidR="00B638E1" w:rsidRPr="001C220C" w:rsidRDefault="00AE642B" w:rsidP="00AE642B">
      <w:pPr>
        <w:pStyle w:val="PARAGRAPH"/>
        <w:rPr>
          <w:lang w:val="en-US"/>
        </w:rPr>
      </w:pPr>
      <w:r w:rsidRPr="005D0E97">
        <w:rPr>
          <w:i/>
          <w:lang w:val="en-US"/>
        </w:rPr>
        <w:t>Segment parameters</w:t>
      </w:r>
      <w:r>
        <w:rPr>
          <w:lang w:val="en-US"/>
        </w:rPr>
        <w:t xml:space="preserve"> may contain nested </w:t>
      </w:r>
      <w:r w:rsidRPr="005D0E97">
        <w:rPr>
          <w:i/>
          <w:lang w:val="en-US"/>
        </w:rPr>
        <w:t>segment parameters</w:t>
      </w:r>
      <w:r>
        <w:rPr>
          <w:lang w:val="en-US"/>
        </w:rPr>
        <w:t>.</w:t>
      </w:r>
    </w:p>
    <w:p w14:paraId="3C31BEE6" w14:textId="2891B187" w:rsidR="008E38B4" w:rsidRPr="001C220C" w:rsidRDefault="00CB090D" w:rsidP="008E38B4">
      <w:pPr>
        <w:pStyle w:val="PARAGRAPH"/>
        <w:rPr>
          <w:ins w:id="15347" w:author="Charles Gifford" w:date="2016-04-21T13:07:00Z"/>
          <w:lang w:val="en-US"/>
        </w:rPr>
      </w:pPr>
      <w:r>
        <w:rPr>
          <w:lang w:val="en-US"/>
        </w:rPr>
        <w:fldChar w:fldCharType="begin"/>
      </w:r>
      <w:r>
        <w:rPr>
          <w:lang w:val="en-US"/>
        </w:rPr>
        <w:instrText xml:space="preserve"> REF _Ref477975454 \h </w:instrText>
      </w:r>
      <w:r>
        <w:rPr>
          <w:lang w:val="en-US"/>
        </w:rPr>
      </w:r>
      <w:r>
        <w:rPr>
          <w:lang w:val="en-US"/>
        </w:rPr>
        <w:fldChar w:fldCharType="separate"/>
      </w:r>
      <w:r>
        <w:t xml:space="preserve">Table </w:t>
      </w:r>
      <w:r>
        <w:rPr>
          <w:noProof/>
        </w:rPr>
        <w:t>171</w:t>
      </w:r>
      <w:r>
        <w:rPr>
          <w:lang w:val="en-US"/>
        </w:rPr>
        <w:fldChar w:fldCharType="end"/>
      </w:r>
      <w:r w:rsidR="002F660E">
        <w:rPr>
          <w:lang w:val="en-US"/>
        </w:rPr>
        <w:t xml:space="preserve"> </w:t>
      </w:r>
      <w:r w:rsidR="009E6331" w:rsidRPr="001C220C">
        <w:rPr>
          <w:lang w:val="en-US"/>
        </w:rPr>
        <w:t xml:space="preserve">defines the </w:t>
      </w:r>
      <w:r w:rsidR="008E38B4">
        <w:rPr>
          <w:lang w:val="en-US"/>
        </w:rPr>
        <w:t>relationship</w:t>
      </w:r>
      <w:r w:rsidR="00F61AC3">
        <w:rPr>
          <w:lang w:val="en-US"/>
        </w:rPr>
        <w:t xml:space="preserve"> role</w:t>
      </w:r>
      <w:r w:rsidR="008E38B4">
        <w:rPr>
          <w:lang w:val="en-US"/>
        </w:rPr>
        <w:t xml:space="preserve">s </w:t>
      </w:r>
      <w:r w:rsidR="009E6331" w:rsidRPr="001C220C">
        <w:rPr>
          <w:lang w:val="en-US"/>
        </w:rPr>
        <w:t xml:space="preserve">for </w:t>
      </w:r>
      <w:r w:rsidR="003B21F3">
        <w:rPr>
          <w:lang w:val="en-US"/>
        </w:rPr>
        <w:t xml:space="preserve">the </w:t>
      </w:r>
      <w:r w:rsidR="00BE16F5" w:rsidRPr="001C220C">
        <w:rPr>
          <w:i/>
          <w:lang w:val="en-US"/>
        </w:rPr>
        <w:t xml:space="preserve">segment </w:t>
      </w:r>
      <w:r w:rsidR="009E6331" w:rsidRPr="001C220C">
        <w:rPr>
          <w:i/>
          <w:lang w:val="en-US"/>
        </w:rPr>
        <w:t>parameter</w:t>
      </w:r>
      <w:r w:rsidR="009E6331" w:rsidRPr="001C220C">
        <w:rPr>
          <w:lang w:val="en-US"/>
        </w:rPr>
        <w:t>.</w:t>
      </w:r>
      <w:ins w:id="15348" w:author="Charles Gifford" w:date="2016-04-21T13:07:00Z">
        <w:r w:rsidR="008E38B4">
          <w:rPr>
            <w:lang w:val="en-US"/>
          </w:rPr>
          <w:t xml:space="preserve">  </w:t>
        </w:r>
      </w:ins>
      <w:ins w:id="15349" w:author="Charles Gifford" w:date="2017-03-22T19:49:00Z">
        <w:r>
          <w:rPr>
            <w:lang w:val="en-US"/>
          </w:rPr>
          <w:fldChar w:fldCharType="begin"/>
        </w:r>
        <w:r>
          <w:rPr>
            <w:lang w:val="en-US"/>
          </w:rPr>
          <w:instrText xml:space="preserve"> REF _Ref161735470 \h </w:instrText>
        </w:r>
      </w:ins>
      <w:r>
        <w:rPr>
          <w:lang w:val="en-US"/>
        </w:rPr>
      </w:r>
      <w:r>
        <w:rPr>
          <w:lang w:val="en-US"/>
        </w:rPr>
        <w:fldChar w:fldCharType="separate"/>
      </w:r>
      <w:ins w:id="15350" w:author="Charles Gifford" w:date="2017-03-22T19:49:00Z">
        <w:r w:rsidRPr="001C220C">
          <w:rPr>
            <w:lang w:val="en-US"/>
          </w:rPr>
          <w:t xml:space="preserve">Table </w:t>
        </w:r>
        <w:r>
          <w:rPr>
            <w:noProof/>
            <w:lang w:val="en-US"/>
          </w:rPr>
          <w:t>172</w:t>
        </w:r>
        <w:r>
          <w:rPr>
            <w:lang w:val="en-US"/>
          </w:rPr>
          <w:fldChar w:fldCharType="end"/>
        </w:r>
      </w:ins>
      <w:ins w:id="15351" w:author="Charles Gifford" w:date="2016-04-21T13:07:00Z">
        <w:r w:rsidR="008E38B4" w:rsidRPr="001C220C">
          <w:rPr>
            <w:lang w:val="en-US"/>
          </w:rPr>
          <w:t xml:space="preserve"> defines the attributes for </w:t>
        </w:r>
      </w:ins>
      <w:ins w:id="15352" w:author="Charles Gifford" w:date="2016-10-29T20:07:00Z">
        <w:r w:rsidR="003B21F3">
          <w:rPr>
            <w:lang w:val="en-US"/>
          </w:rPr>
          <w:t xml:space="preserve">the </w:t>
        </w:r>
      </w:ins>
      <w:ins w:id="15353" w:author="Charles Gifford" w:date="2016-04-21T13:07:00Z">
        <w:r w:rsidR="003B21F3">
          <w:rPr>
            <w:i/>
            <w:lang w:val="en-US"/>
          </w:rPr>
          <w:t>segment parameter</w:t>
        </w:r>
        <w:r w:rsidR="008E38B4" w:rsidRPr="001C220C">
          <w:rPr>
            <w:lang w:val="en-US"/>
          </w:rPr>
          <w:t>.</w:t>
        </w:r>
      </w:ins>
    </w:p>
    <w:p w14:paraId="5B75579E" w14:textId="4268E6C5" w:rsidR="009E6331" w:rsidRDefault="00CB090D" w:rsidP="00881CA4">
      <w:pPr>
        <w:pStyle w:val="TABLE-title"/>
        <w:rPr>
          <w:ins w:id="15354" w:author="Charles Gifford" w:date="2017-03-20T12:28:00Z"/>
          <w:lang w:val="en-US"/>
        </w:rPr>
      </w:pPr>
      <w:bookmarkStart w:id="15355" w:name="_Ref477975454"/>
      <w:bookmarkStart w:id="15356" w:name="_Toc478492471"/>
      <w:ins w:id="15357" w:author="Charles Gifford" w:date="2017-03-22T19:48:00Z">
        <w:r>
          <w:t xml:space="preserve">Table </w:t>
        </w:r>
        <w:r>
          <w:fldChar w:fldCharType="begin"/>
        </w:r>
        <w:r>
          <w:instrText xml:space="preserve"> SEQ Table \* ARABIC </w:instrText>
        </w:r>
      </w:ins>
      <w:r>
        <w:fldChar w:fldCharType="separate"/>
      </w:r>
      <w:ins w:id="15358" w:author="Charles Gifford" w:date="2017-03-22T19:48:00Z">
        <w:r>
          <w:rPr>
            <w:noProof/>
          </w:rPr>
          <w:t>171</w:t>
        </w:r>
        <w:r>
          <w:fldChar w:fldCharType="end"/>
        </w:r>
      </w:ins>
      <w:bookmarkEnd w:id="15355"/>
      <w:ins w:id="15359" w:author="Charles Gifford" w:date="2016-04-21T13:07:00Z">
        <w:r w:rsidR="008E38B4" w:rsidRPr="001C220C">
          <w:rPr>
            <w:lang w:val="en-US"/>
          </w:rPr>
          <w:t xml:space="preserve"> </w:t>
        </w:r>
        <w:r w:rsidR="008E38B4">
          <w:rPr>
            <w:lang w:val="en-US"/>
          </w:rPr>
          <w:t>–</w:t>
        </w:r>
        <w:r w:rsidR="008E38B4" w:rsidRPr="001C220C">
          <w:rPr>
            <w:lang w:val="en-US"/>
          </w:rPr>
          <w:t xml:space="preserve"> </w:t>
        </w:r>
        <w:r w:rsidR="008E38B4">
          <w:rPr>
            <w:lang w:val="en-US"/>
          </w:rPr>
          <w:t>S</w:t>
        </w:r>
        <w:r w:rsidR="008E38B4" w:rsidRPr="001C220C">
          <w:rPr>
            <w:lang w:val="en-US"/>
          </w:rPr>
          <w:t>egment parameter</w:t>
        </w:r>
        <w:r w:rsidR="008E38B4" w:rsidRPr="00AC2193">
          <w:rPr>
            <w:lang w:val="en-US"/>
          </w:rPr>
          <w:t xml:space="preserve"> </w:t>
        </w:r>
      </w:ins>
      <w:ins w:id="15360" w:author="Charles Gifford" w:date="2016-04-21T13:08:00Z">
        <w:r w:rsidR="008E38B4">
          <w:rPr>
            <w:lang w:val="en-US"/>
          </w:rPr>
          <w:t>relationship</w:t>
        </w:r>
      </w:ins>
      <w:ins w:id="15361" w:author="Charles Gifford" w:date="2017-03-20T12:28:00Z">
        <w:r w:rsidR="00F61AC3">
          <w:rPr>
            <w:lang w:val="en-US"/>
          </w:rPr>
          <w:t xml:space="preserve"> role</w:t>
        </w:r>
      </w:ins>
      <w:ins w:id="15362" w:author="Charles Gifford" w:date="2016-04-21T13:08:00Z">
        <w:r w:rsidR="008E38B4">
          <w:rPr>
            <w:lang w:val="en-US"/>
          </w:rPr>
          <w:t>s</w:t>
        </w:r>
      </w:ins>
      <w:bookmarkEnd w:id="15356"/>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170"/>
        <w:gridCol w:w="3690"/>
      </w:tblGrid>
      <w:tr w:rsidR="00F61AC3" w:rsidRPr="009432BC" w14:paraId="3FEEDEE0" w14:textId="77777777" w:rsidTr="00BA06AC">
        <w:trPr>
          <w:trHeight w:val="197"/>
          <w:tblHeader/>
          <w:ins w:id="15363" w:author="Charles Gifford" w:date="2017-03-20T12:28:00Z"/>
        </w:trPr>
        <w:tc>
          <w:tcPr>
            <w:tcW w:w="2155" w:type="dxa"/>
            <w:shd w:val="clear" w:color="auto" w:fill="auto"/>
          </w:tcPr>
          <w:p w14:paraId="56F11CBD" w14:textId="77777777" w:rsidR="00F61AC3" w:rsidRPr="009432BC" w:rsidRDefault="00F61AC3" w:rsidP="00BA06AC">
            <w:pPr>
              <w:pStyle w:val="TABLE-col-heading"/>
              <w:rPr>
                <w:ins w:id="15364" w:author="Charles Gifford" w:date="2017-03-20T12:28:00Z"/>
              </w:rPr>
            </w:pPr>
            <w:ins w:id="15365" w:author="Charles Gifford" w:date="2017-03-20T12:28:00Z">
              <w:r w:rsidRPr="009432BC">
                <w:t>Related Object</w:t>
              </w:r>
            </w:ins>
          </w:p>
        </w:tc>
        <w:tc>
          <w:tcPr>
            <w:tcW w:w="2070" w:type="dxa"/>
            <w:shd w:val="clear" w:color="auto" w:fill="auto"/>
          </w:tcPr>
          <w:p w14:paraId="7AE855E0" w14:textId="77777777" w:rsidR="00F61AC3" w:rsidRPr="009432BC" w:rsidRDefault="00F61AC3" w:rsidP="00BA06AC">
            <w:pPr>
              <w:pStyle w:val="TABLE-col-heading"/>
              <w:rPr>
                <w:ins w:id="15366" w:author="Charles Gifford" w:date="2017-03-20T12:28:00Z"/>
              </w:rPr>
            </w:pPr>
            <w:ins w:id="15367" w:author="Charles Gifford" w:date="2017-03-20T12:28:00Z">
              <w:r w:rsidRPr="009432BC">
                <w:t>Role</w:t>
              </w:r>
            </w:ins>
          </w:p>
        </w:tc>
        <w:tc>
          <w:tcPr>
            <w:tcW w:w="1170" w:type="dxa"/>
            <w:shd w:val="clear" w:color="auto" w:fill="auto"/>
          </w:tcPr>
          <w:p w14:paraId="3E335CB3" w14:textId="77777777" w:rsidR="00F61AC3" w:rsidRPr="009432BC" w:rsidRDefault="00F61AC3" w:rsidP="00BA06AC">
            <w:pPr>
              <w:pStyle w:val="TABLE-col-heading"/>
              <w:rPr>
                <w:ins w:id="15368" w:author="Charles Gifford" w:date="2017-03-20T12:28:00Z"/>
              </w:rPr>
            </w:pPr>
            <w:ins w:id="15369" w:author="Charles Gifford" w:date="2017-03-20T12:28:00Z">
              <w:r w:rsidRPr="009432BC">
                <w:t>Multiplicity</w:t>
              </w:r>
            </w:ins>
          </w:p>
        </w:tc>
        <w:tc>
          <w:tcPr>
            <w:tcW w:w="3690" w:type="dxa"/>
            <w:shd w:val="clear" w:color="auto" w:fill="auto"/>
          </w:tcPr>
          <w:p w14:paraId="53780F46" w14:textId="77777777" w:rsidR="00F61AC3" w:rsidRPr="009432BC" w:rsidRDefault="00F61AC3" w:rsidP="00BA06AC">
            <w:pPr>
              <w:pStyle w:val="TABLE-col-heading"/>
              <w:rPr>
                <w:ins w:id="15370" w:author="Charles Gifford" w:date="2017-03-20T12:28:00Z"/>
              </w:rPr>
            </w:pPr>
            <w:ins w:id="15371" w:author="Charles Gifford" w:date="2017-03-20T12:28:00Z">
              <w:r w:rsidRPr="009432BC">
                <w:t>Description</w:t>
              </w:r>
            </w:ins>
          </w:p>
        </w:tc>
      </w:tr>
      <w:tr w:rsidR="00F61AC3" w:rsidRPr="009432BC" w14:paraId="2FB7C228" w14:textId="77777777" w:rsidTr="00BA06AC">
        <w:trPr>
          <w:trHeight w:val="332"/>
          <w:ins w:id="15372" w:author="Charles Gifford" w:date="2017-03-20T12:28:00Z"/>
        </w:trPr>
        <w:tc>
          <w:tcPr>
            <w:tcW w:w="2155" w:type="dxa"/>
            <w:shd w:val="clear" w:color="auto" w:fill="auto"/>
          </w:tcPr>
          <w:p w14:paraId="49E9072C" w14:textId="5C74B195" w:rsidR="00F61AC3" w:rsidRPr="009432BC" w:rsidRDefault="00F61AC3" w:rsidP="00F61AC3">
            <w:pPr>
              <w:pStyle w:val="TABLE-cell"/>
              <w:rPr>
                <w:ins w:id="15373" w:author="Charles Gifford" w:date="2017-03-20T12:28:00Z"/>
              </w:rPr>
            </w:pPr>
            <w:ins w:id="15374" w:author="Charles Gifford" w:date="2017-03-20T12:30:00Z">
              <w:r w:rsidRPr="00AB0960">
                <w:rPr>
                  <w:szCs w:val="20"/>
                  <w:lang w:val="en-US"/>
                </w:rPr>
                <w:t>Segment requirement</w:t>
              </w:r>
            </w:ins>
          </w:p>
        </w:tc>
        <w:tc>
          <w:tcPr>
            <w:tcW w:w="2070" w:type="dxa"/>
            <w:shd w:val="clear" w:color="auto" w:fill="auto"/>
          </w:tcPr>
          <w:p w14:paraId="0BC50DFC" w14:textId="735FC669" w:rsidR="00F61AC3" w:rsidRPr="009432BC" w:rsidRDefault="00F61AC3" w:rsidP="00F61AC3">
            <w:pPr>
              <w:pStyle w:val="TABLE-cell"/>
              <w:rPr>
                <w:ins w:id="15375" w:author="Charles Gifford" w:date="2017-03-20T12:28:00Z"/>
              </w:rPr>
            </w:pPr>
            <w:ins w:id="15376" w:author="Charles Gifford" w:date="2017-03-20T12:31:00Z">
              <w:r>
                <w:rPr>
                  <w:szCs w:val="20"/>
                  <w:lang w:val="en-US"/>
                </w:rPr>
                <w:t>NA</w:t>
              </w:r>
            </w:ins>
          </w:p>
        </w:tc>
        <w:tc>
          <w:tcPr>
            <w:tcW w:w="1170" w:type="dxa"/>
            <w:shd w:val="clear" w:color="auto" w:fill="auto"/>
          </w:tcPr>
          <w:p w14:paraId="21B63EB6" w14:textId="4737B78D" w:rsidR="00F61AC3" w:rsidRPr="009432BC" w:rsidRDefault="00F61AC3" w:rsidP="00F61AC3">
            <w:pPr>
              <w:pStyle w:val="TABLE-cell"/>
              <w:rPr>
                <w:ins w:id="15377" w:author="Charles Gifford" w:date="2017-03-20T12:28:00Z"/>
              </w:rPr>
            </w:pPr>
            <w:ins w:id="15378" w:author="Charles Gifford" w:date="2017-03-20T12:30:00Z">
              <w:r w:rsidRPr="00AB0960">
                <w:rPr>
                  <w:szCs w:val="20"/>
                  <w:lang w:val="en-US"/>
                </w:rPr>
                <w:t>1</w:t>
              </w:r>
            </w:ins>
          </w:p>
        </w:tc>
        <w:tc>
          <w:tcPr>
            <w:tcW w:w="3690" w:type="dxa"/>
            <w:shd w:val="clear" w:color="auto" w:fill="auto"/>
          </w:tcPr>
          <w:p w14:paraId="67908E80" w14:textId="20B949C9" w:rsidR="00F61AC3" w:rsidRPr="009432BC" w:rsidRDefault="00F61AC3" w:rsidP="00F61AC3">
            <w:pPr>
              <w:pStyle w:val="TABLE-cell"/>
              <w:rPr>
                <w:ins w:id="15379" w:author="Charles Gifford" w:date="2017-03-20T12:28:00Z"/>
              </w:rPr>
            </w:pPr>
            <w:ins w:id="15380" w:author="Charles Gifford" w:date="2017-03-20T12:31:00Z">
              <w:r w:rsidRPr="00AB0960">
                <w:rPr>
                  <w:lang w:val="en-US"/>
                </w:rPr>
                <w:t xml:space="preserve">The </w:t>
              </w:r>
              <w:r w:rsidRPr="00AB0960">
                <w:rPr>
                  <w:i/>
                  <w:lang w:val="en-US"/>
                </w:rPr>
                <w:t>segment requirement</w:t>
              </w:r>
              <w:r w:rsidRPr="00AB0960">
                <w:rPr>
                  <w:lang w:val="en-US"/>
                </w:rPr>
                <w:t xml:space="preserve"> </w:t>
              </w:r>
              <w:r>
                <w:rPr>
                  <w:lang w:val="en-US"/>
                </w:rPr>
                <w:t>containing</w:t>
              </w:r>
              <w:r w:rsidRPr="00AB0960">
                <w:rPr>
                  <w:lang w:val="en-US"/>
                </w:rPr>
                <w:t xml:space="preserve"> this </w:t>
              </w:r>
              <w:r w:rsidRPr="00AB0960">
                <w:rPr>
                  <w:i/>
                  <w:lang w:val="en-US"/>
                </w:rPr>
                <w:t>segment parameter</w:t>
              </w:r>
              <w:r w:rsidRPr="00AB0960">
                <w:rPr>
                  <w:lang w:val="en-US"/>
                </w:rPr>
                <w:t>.</w:t>
              </w:r>
            </w:ins>
          </w:p>
        </w:tc>
      </w:tr>
      <w:tr w:rsidR="00F61AC3" w:rsidRPr="009432BC" w14:paraId="55D34A5B" w14:textId="77777777" w:rsidTr="00BA06AC">
        <w:trPr>
          <w:trHeight w:val="332"/>
          <w:ins w:id="15381" w:author="Charles Gifford" w:date="2017-03-20T12:30:00Z"/>
        </w:trPr>
        <w:tc>
          <w:tcPr>
            <w:tcW w:w="2155" w:type="dxa"/>
            <w:shd w:val="clear" w:color="auto" w:fill="auto"/>
          </w:tcPr>
          <w:p w14:paraId="155BF791" w14:textId="3F896FC5" w:rsidR="00F61AC3" w:rsidRDefault="00F61AC3" w:rsidP="00F61AC3">
            <w:pPr>
              <w:pStyle w:val="TABLE-cell"/>
              <w:rPr>
                <w:ins w:id="15382" w:author="Charles Gifford" w:date="2017-03-20T12:30:00Z"/>
                <w:szCs w:val="20"/>
                <w:lang w:val="en-US"/>
              </w:rPr>
            </w:pPr>
            <w:ins w:id="15383" w:author="Charles Gifford" w:date="2017-03-20T12:30:00Z">
              <w:r>
                <w:rPr>
                  <w:szCs w:val="20"/>
                  <w:lang w:val="en-US"/>
                </w:rPr>
                <w:t>Segment parameter</w:t>
              </w:r>
            </w:ins>
          </w:p>
        </w:tc>
        <w:tc>
          <w:tcPr>
            <w:tcW w:w="2070" w:type="dxa"/>
            <w:shd w:val="clear" w:color="auto" w:fill="auto"/>
          </w:tcPr>
          <w:p w14:paraId="04354421" w14:textId="1691A05A" w:rsidR="00F61AC3" w:rsidRDefault="00F61AC3" w:rsidP="00F61AC3">
            <w:pPr>
              <w:pStyle w:val="TABLE-cell"/>
              <w:rPr>
                <w:ins w:id="15384" w:author="Charles Gifford" w:date="2017-03-20T12:30:00Z"/>
                <w:szCs w:val="20"/>
                <w:lang w:val="en-US"/>
              </w:rPr>
            </w:pPr>
            <w:ins w:id="15385" w:author="Charles Gifford" w:date="2017-03-20T12:30:00Z">
              <w:r w:rsidRPr="005052E8">
                <w:rPr>
                  <w:szCs w:val="20"/>
                  <w:lang w:val="en-US"/>
                </w:rPr>
                <w:t xml:space="preserve">Segment parameter </w:t>
              </w:r>
              <w:r>
                <w:rPr>
                  <w:szCs w:val="20"/>
                  <w:lang w:val="en-US"/>
                </w:rPr>
                <w:t>child</w:t>
              </w:r>
            </w:ins>
          </w:p>
        </w:tc>
        <w:tc>
          <w:tcPr>
            <w:tcW w:w="1170" w:type="dxa"/>
            <w:shd w:val="clear" w:color="auto" w:fill="auto"/>
          </w:tcPr>
          <w:p w14:paraId="0A836049" w14:textId="6BC1509E" w:rsidR="00F61AC3" w:rsidRDefault="00F61AC3" w:rsidP="00F61AC3">
            <w:pPr>
              <w:pStyle w:val="TABLE-cell"/>
              <w:rPr>
                <w:ins w:id="15386" w:author="Charles Gifford" w:date="2017-03-20T12:30:00Z"/>
                <w:szCs w:val="20"/>
                <w:lang w:val="en-US"/>
              </w:rPr>
            </w:pPr>
            <w:ins w:id="15387" w:author="Charles Gifford" w:date="2017-03-20T12:30:00Z">
              <w:r>
                <w:rPr>
                  <w:szCs w:val="20"/>
                  <w:lang w:val="en-US"/>
                </w:rPr>
                <w:t>0..*</w:t>
              </w:r>
            </w:ins>
          </w:p>
        </w:tc>
        <w:tc>
          <w:tcPr>
            <w:tcW w:w="3690" w:type="dxa"/>
            <w:shd w:val="clear" w:color="auto" w:fill="auto"/>
          </w:tcPr>
          <w:p w14:paraId="6D119022" w14:textId="7F5057A4" w:rsidR="00F61AC3" w:rsidRPr="00BE0F67" w:rsidRDefault="00F61AC3" w:rsidP="00F61AC3">
            <w:pPr>
              <w:pStyle w:val="TABLE-cell"/>
              <w:rPr>
                <w:ins w:id="15388" w:author="Charles Gifford" w:date="2017-03-20T12:30:00Z"/>
                <w:lang w:val="en-US"/>
              </w:rPr>
            </w:pPr>
            <w:ins w:id="15389" w:author="Charles Gifford" w:date="2017-03-20T12:31:00Z">
              <w:r w:rsidRPr="00E51F1F">
                <w:rPr>
                  <w:lang w:val="en-US"/>
                </w:rPr>
                <w:t xml:space="preserve">The </w:t>
              </w:r>
              <w:r>
                <w:rPr>
                  <w:i/>
                  <w:lang w:val="en-US"/>
                </w:rPr>
                <w:t>s</w:t>
              </w:r>
              <w:r w:rsidRPr="005052E8">
                <w:rPr>
                  <w:i/>
                  <w:lang w:val="en-US"/>
                </w:rPr>
                <w:t>egment parameter</w:t>
              </w:r>
              <w:r>
                <w:rPr>
                  <w:i/>
                  <w:lang w:val="en-US"/>
                </w:rPr>
                <w:t>(s)</w:t>
              </w:r>
              <w:r>
                <w:rPr>
                  <w:lang w:val="en-US"/>
                </w:rPr>
                <w:t xml:space="preserve"> that are part of this </w:t>
              </w:r>
              <w:r>
                <w:rPr>
                  <w:i/>
                  <w:lang w:val="en-US"/>
                </w:rPr>
                <w:t>s</w:t>
              </w:r>
              <w:r w:rsidRPr="005052E8">
                <w:rPr>
                  <w:i/>
                  <w:lang w:val="en-US"/>
                </w:rPr>
                <w:t>egment parameter</w:t>
              </w:r>
              <w:r>
                <w:rPr>
                  <w:lang w:val="en-US"/>
                </w:rPr>
                <w:t>.</w:t>
              </w:r>
            </w:ins>
          </w:p>
        </w:tc>
      </w:tr>
      <w:tr w:rsidR="00F61AC3" w:rsidRPr="009432BC" w14:paraId="1E236EFD" w14:textId="77777777" w:rsidTr="00BA06AC">
        <w:trPr>
          <w:trHeight w:val="332"/>
          <w:ins w:id="15390" w:author="Charles Gifford" w:date="2017-03-20T12:30:00Z"/>
        </w:trPr>
        <w:tc>
          <w:tcPr>
            <w:tcW w:w="2155" w:type="dxa"/>
            <w:shd w:val="clear" w:color="auto" w:fill="auto"/>
          </w:tcPr>
          <w:p w14:paraId="1260948F" w14:textId="43B062C8" w:rsidR="00F61AC3" w:rsidRDefault="00F61AC3" w:rsidP="00F61AC3">
            <w:pPr>
              <w:pStyle w:val="TABLE-cell"/>
              <w:rPr>
                <w:ins w:id="15391" w:author="Charles Gifford" w:date="2017-03-20T12:30:00Z"/>
                <w:szCs w:val="20"/>
                <w:lang w:val="en-US"/>
              </w:rPr>
            </w:pPr>
            <w:ins w:id="15392" w:author="Charles Gifford" w:date="2017-03-20T12:30:00Z">
              <w:r w:rsidRPr="00AB0960">
                <w:rPr>
                  <w:szCs w:val="20"/>
                  <w:lang w:val="en-US"/>
                </w:rPr>
                <w:t>Parameter specification</w:t>
              </w:r>
            </w:ins>
          </w:p>
        </w:tc>
        <w:tc>
          <w:tcPr>
            <w:tcW w:w="2070" w:type="dxa"/>
            <w:shd w:val="clear" w:color="auto" w:fill="auto"/>
          </w:tcPr>
          <w:p w14:paraId="1E2FF743" w14:textId="60CA58F0" w:rsidR="00F61AC3" w:rsidRDefault="00F61AC3" w:rsidP="00F61AC3">
            <w:pPr>
              <w:pStyle w:val="TABLE-cell"/>
              <w:rPr>
                <w:ins w:id="15393" w:author="Charles Gifford" w:date="2017-03-20T12:30:00Z"/>
                <w:szCs w:val="20"/>
                <w:lang w:val="en-US"/>
              </w:rPr>
            </w:pPr>
            <w:ins w:id="15394" w:author="Charles Gifford" w:date="2017-03-20T12:30:00Z">
              <w:r w:rsidRPr="00AB0960">
                <w:rPr>
                  <w:szCs w:val="20"/>
                  <w:lang w:val="en-US"/>
                </w:rPr>
                <w:t>Parameter specification</w:t>
              </w:r>
            </w:ins>
          </w:p>
        </w:tc>
        <w:tc>
          <w:tcPr>
            <w:tcW w:w="1170" w:type="dxa"/>
            <w:shd w:val="clear" w:color="auto" w:fill="auto"/>
          </w:tcPr>
          <w:p w14:paraId="312D797E" w14:textId="4DC2D790" w:rsidR="00F61AC3" w:rsidRDefault="00F61AC3" w:rsidP="00F61AC3">
            <w:pPr>
              <w:pStyle w:val="TABLE-cell"/>
              <w:rPr>
                <w:ins w:id="15395" w:author="Charles Gifford" w:date="2017-03-20T12:30:00Z"/>
                <w:szCs w:val="20"/>
                <w:lang w:val="en-US"/>
              </w:rPr>
            </w:pPr>
            <w:ins w:id="15396" w:author="Charles Gifford" w:date="2017-03-20T12:30:00Z">
              <w:r w:rsidRPr="00AB0960">
                <w:rPr>
                  <w:szCs w:val="20"/>
                  <w:lang w:val="en-US"/>
                </w:rPr>
                <w:t>0..1</w:t>
              </w:r>
            </w:ins>
          </w:p>
        </w:tc>
        <w:tc>
          <w:tcPr>
            <w:tcW w:w="3690" w:type="dxa"/>
            <w:shd w:val="clear" w:color="auto" w:fill="auto"/>
          </w:tcPr>
          <w:p w14:paraId="389A9A6F" w14:textId="3BCFD65F" w:rsidR="00F61AC3" w:rsidRPr="00BE0F67" w:rsidRDefault="00F61AC3" w:rsidP="00F61AC3">
            <w:pPr>
              <w:pStyle w:val="TABLE-cell"/>
              <w:rPr>
                <w:ins w:id="15397" w:author="Charles Gifford" w:date="2017-03-20T12:30:00Z"/>
                <w:lang w:val="en-US"/>
              </w:rPr>
            </w:pPr>
            <w:ins w:id="15398" w:author="Charles Gifford" w:date="2017-03-20T12:31:00Z">
              <w:r w:rsidRPr="005E7ED4">
                <w:rPr>
                  <w:lang w:val="en-US"/>
                </w:rPr>
                <w:t>Refer</w:t>
              </w:r>
              <w:r>
                <w:rPr>
                  <w:lang w:val="en-US"/>
                </w:rPr>
                <w:t xml:space="preserve">ences to </w:t>
              </w:r>
              <w:r w:rsidRPr="005E7ED4">
                <w:rPr>
                  <w:lang w:val="en-US"/>
                </w:rPr>
                <w:t>operations definition model</w:t>
              </w:r>
              <w:r>
                <w:rPr>
                  <w:lang w:val="en-US"/>
                </w:rPr>
                <w:t xml:space="preserve"> elements</w:t>
              </w:r>
              <w:r>
                <w:rPr>
                  <w:i/>
                  <w:lang w:val="en-US"/>
                </w:rPr>
                <w:t>.</w:t>
              </w:r>
            </w:ins>
          </w:p>
        </w:tc>
      </w:tr>
      <w:tr w:rsidR="00F61AC3" w:rsidRPr="009432BC" w14:paraId="5A361769" w14:textId="77777777" w:rsidTr="00BA06AC">
        <w:trPr>
          <w:trHeight w:val="332"/>
          <w:ins w:id="15399" w:author="Charles Gifford" w:date="2017-03-20T12:30:00Z"/>
        </w:trPr>
        <w:tc>
          <w:tcPr>
            <w:tcW w:w="2155" w:type="dxa"/>
            <w:shd w:val="clear" w:color="auto" w:fill="auto"/>
          </w:tcPr>
          <w:p w14:paraId="1220E5B9" w14:textId="46D48A20" w:rsidR="00F61AC3" w:rsidRDefault="00F61AC3" w:rsidP="00F61AC3">
            <w:pPr>
              <w:pStyle w:val="TABLE-cell"/>
              <w:rPr>
                <w:ins w:id="15400" w:author="Charles Gifford" w:date="2017-03-20T12:30:00Z"/>
                <w:szCs w:val="20"/>
                <w:lang w:val="en-US"/>
              </w:rPr>
            </w:pPr>
            <w:ins w:id="15401" w:author="Charles Gifford" w:date="2017-03-20T12:30:00Z">
              <w:r w:rsidRPr="00AB0960">
                <w:rPr>
                  <w:szCs w:val="20"/>
                  <w:lang w:val="en-US"/>
                </w:rPr>
                <w:t>Process segment parameter</w:t>
              </w:r>
            </w:ins>
          </w:p>
        </w:tc>
        <w:tc>
          <w:tcPr>
            <w:tcW w:w="2070" w:type="dxa"/>
            <w:shd w:val="clear" w:color="auto" w:fill="auto"/>
          </w:tcPr>
          <w:p w14:paraId="13199D76" w14:textId="62C3CD28" w:rsidR="00F61AC3" w:rsidRDefault="00F61AC3" w:rsidP="00F61AC3">
            <w:pPr>
              <w:pStyle w:val="TABLE-cell"/>
              <w:rPr>
                <w:ins w:id="15402" w:author="Charles Gifford" w:date="2017-03-20T12:30:00Z"/>
                <w:szCs w:val="20"/>
                <w:lang w:val="en-US"/>
              </w:rPr>
            </w:pPr>
            <w:ins w:id="15403" w:author="Charles Gifford" w:date="2017-03-20T12:30:00Z">
              <w:r w:rsidRPr="00AB0960">
                <w:rPr>
                  <w:szCs w:val="20"/>
                  <w:lang w:val="en-US"/>
                </w:rPr>
                <w:t>Process segment parameter</w:t>
              </w:r>
            </w:ins>
          </w:p>
        </w:tc>
        <w:tc>
          <w:tcPr>
            <w:tcW w:w="1170" w:type="dxa"/>
            <w:shd w:val="clear" w:color="auto" w:fill="auto"/>
          </w:tcPr>
          <w:p w14:paraId="58BA74A2" w14:textId="0CA26814" w:rsidR="00F61AC3" w:rsidRDefault="00F61AC3" w:rsidP="00F61AC3">
            <w:pPr>
              <w:pStyle w:val="TABLE-cell"/>
              <w:rPr>
                <w:ins w:id="15404" w:author="Charles Gifford" w:date="2017-03-20T12:30:00Z"/>
                <w:szCs w:val="20"/>
                <w:lang w:val="en-US"/>
              </w:rPr>
            </w:pPr>
            <w:ins w:id="15405" w:author="Charles Gifford" w:date="2017-03-20T12:30:00Z">
              <w:r w:rsidRPr="00AB0960">
                <w:rPr>
                  <w:szCs w:val="20"/>
                  <w:lang w:val="en-US"/>
                </w:rPr>
                <w:t>0..1</w:t>
              </w:r>
            </w:ins>
          </w:p>
        </w:tc>
        <w:tc>
          <w:tcPr>
            <w:tcW w:w="3690" w:type="dxa"/>
            <w:shd w:val="clear" w:color="auto" w:fill="auto"/>
          </w:tcPr>
          <w:p w14:paraId="0419509C" w14:textId="2F5FC97D" w:rsidR="00F61AC3" w:rsidRPr="00BE0F67" w:rsidRDefault="00F61AC3" w:rsidP="00F61AC3">
            <w:pPr>
              <w:pStyle w:val="TABLE-cell"/>
              <w:rPr>
                <w:ins w:id="15406" w:author="Charles Gifford" w:date="2017-03-20T12:30:00Z"/>
                <w:lang w:val="en-US"/>
              </w:rPr>
            </w:pPr>
            <w:ins w:id="15407" w:author="Charles Gifford" w:date="2017-03-20T12:31:00Z">
              <w:r w:rsidRPr="005E7ED4">
                <w:rPr>
                  <w:lang w:val="en-US"/>
                </w:rPr>
                <w:t>Refer</w:t>
              </w:r>
              <w:r>
                <w:rPr>
                  <w:lang w:val="en-US"/>
                </w:rPr>
                <w:t>ences to</w:t>
              </w:r>
              <w:r w:rsidRPr="005E7ED4">
                <w:rPr>
                  <w:lang w:val="en-US"/>
                </w:rPr>
                <w:t xml:space="preserve"> process segment model</w:t>
              </w:r>
              <w:r>
                <w:rPr>
                  <w:lang w:val="en-US"/>
                </w:rPr>
                <w:t xml:space="preserve"> elements.</w:t>
              </w:r>
            </w:ins>
          </w:p>
        </w:tc>
      </w:tr>
    </w:tbl>
    <w:p w14:paraId="3132324B" w14:textId="050593F2" w:rsidR="009E6331" w:rsidRPr="001C220C" w:rsidRDefault="009E6331" w:rsidP="000D7FCB">
      <w:pPr>
        <w:pStyle w:val="TABLE-title"/>
        <w:rPr>
          <w:lang w:val="en-US"/>
        </w:rPr>
      </w:pPr>
      <w:bookmarkStart w:id="15408" w:name="_Ref161735470"/>
      <w:bookmarkStart w:id="15409" w:name="_Toc161631654"/>
      <w:bookmarkStart w:id="15410" w:name="_Toc266864181"/>
      <w:bookmarkStart w:id="15411" w:name="_Toc306621069"/>
      <w:bookmarkStart w:id="15412" w:name="_Toc320178465"/>
      <w:bookmarkStart w:id="15413" w:name="_Toc478492472"/>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CB090D">
        <w:rPr>
          <w:noProof/>
          <w:lang w:val="en-US"/>
        </w:rPr>
        <w:t>172</w:t>
      </w:r>
      <w:r w:rsidR="00FD29D6">
        <w:rPr>
          <w:lang w:val="en-US"/>
        </w:rPr>
        <w:fldChar w:fldCharType="end"/>
      </w:r>
      <w:bookmarkEnd w:id="15408"/>
      <w:r w:rsidRPr="001C220C">
        <w:rPr>
          <w:lang w:val="en-US"/>
        </w:rPr>
        <w:t xml:space="preserve"> </w:t>
      </w:r>
      <w:r w:rsidR="000D7FCB">
        <w:rPr>
          <w:lang w:val="en-US"/>
        </w:rPr>
        <w:t>–</w:t>
      </w:r>
      <w:r w:rsidR="00BE16F5" w:rsidRPr="001C220C">
        <w:rPr>
          <w:lang w:val="en-US"/>
        </w:rPr>
        <w:t xml:space="preserve"> </w:t>
      </w:r>
      <w:r w:rsidR="003B2776">
        <w:rPr>
          <w:lang w:val="en-US"/>
        </w:rPr>
        <w:t>S</w:t>
      </w:r>
      <w:r w:rsidR="00BE16F5" w:rsidRPr="001C220C">
        <w:rPr>
          <w:lang w:val="en-US"/>
        </w:rPr>
        <w:t>egment parameter</w:t>
      </w:r>
      <w:bookmarkEnd w:id="15409"/>
      <w:bookmarkEnd w:id="15410"/>
      <w:bookmarkEnd w:id="15411"/>
      <w:bookmarkEnd w:id="15412"/>
      <w:r w:rsidR="003B2776" w:rsidRPr="00AC2193">
        <w:rPr>
          <w:lang w:val="en-US"/>
        </w:rPr>
        <w:t xml:space="preserve"> </w:t>
      </w:r>
      <w:r w:rsidR="003B2776">
        <w:rPr>
          <w:lang w:val="en-US"/>
        </w:rPr>
        <w:t>attributes</w:t>
      </w:r>
      <w:bookmarkEnd w:id="15413"/>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29"/>
        <w:gridCol w:w="1131"/>
      </w:tblGrid>
      <w:tr w:rsidR="009E6331" w:rsidRPr="001C220C" w14:paraId="2219C1DA" w14:textId="77777777" w:rsidTr="0083085A">
        <w:trPr>
          <w:tblHeader/>
          <w:jc w:val="center"/>
        </w:trPr>
        <w:tc>
          <w:tcPr>
            <w:tcW w:w="1269" w:type="dxa"/>
          </w:tcPr>
          <w:p w14:paraId="6DC04055" w14:textId="77777777" w:rsidR="009E6331" w:rsidRPr="001C220C" w:rsidRDefault="009E6331" w:rsidP="00907215">
            <w:pPr>
              <w:pStyle w:val="TABLE-col-heading"/>
              <w:rPr>
                <w:lang w:val="en-US"/>
              </w:rPr>
            </w:pPr>
            <w:r w:rsidRPr="001C220C">
              <w:rPr>
                <w:lang w:val="en-US"/>
              </w:rPr>
              <w:t xml:space="preserve">Attribute </w:t>
            </w:r>
            <w:r w:rsidR="0001772B">
              <w:rPr>
                <w:lang w:val="en-US"/>
              </w:rPr>
              <w:t>n</w:t>
            </w:r>
            <w:r w:rsidRPr="001C220C">
              <w:rPr>
                <w:lang w:val="en-US"/>
              </w:rPr>
              <w:t>ame</w:t>
            </w:r>
          </w:p>
        </w:tc>
        <w:tc>
          <w:tcPr>
            <w:tcW w:w="2880" w:type="dxa"/>
          </w:tcPr>
          <w:p w14:paraId="0370FBF6" w14:textId="77777777" w:rsidR="009E6331" w:rsidRPr="001C220C" w:rsidRDefault="009E6331" w:rsidP="00907215">
            <w:pPr>
              <w:pStyle w:val="TABLE-col-heading"/>
              <w:rPr>
                <w:lang w:val="en-US"/>
              </w:rPr>
            </w:pPr>
            <w:r w:rsidRPr="001C220C">
              <w:rPr>
                <w:lang w:val="en-US"/>
              </w:rPr>
              <w:t>Description</w:t>
            </w:r>
          </w:p>
        </w:tc>
        <w:tc>
          <w:tcPr>
            <w:tcW w:w="1440" w:type="dxa"/>
          </w:tcPr>
          <w:p w14:paraId="207EC23E" w14:textId="77777777" w:rsidR="009E6331" w:rsidRPr="001C220C" w:rsidRDefault="00AE4770" w:rsidP="00907215">
            <w:pPr>
              <w:pStyle w:val="TABLE-col-heading"/>
              <w:rPr>
                <w:lang w:val="en-US"/>
              </w:rPr>
            </w:pPr>
            <w:r>
              <w:rPr>
                <w:lang w:val="en-US"/>
              </w:rPr>
              <w:t>Production example</w:t>
            </w:r>
            <w:r w:rsidR="009E6331" w:rsidRPr="001C220C">
              <w:rPr>
                <w:lang w:val="en-US"/>
              </w:rPr>
              <w:t>s</w:t>
            </w:r>
          </w:p>
        </w:tc>
        <w:tc>
          <w:tcPr>
            <w:tcW w:w="1297" w:type="dxa"/>
          </w:tcPr>
          <w:p w14:paraId="39EE8F01" w14:textId="77777777" w:rsidR="009E6331" w:rsidRPr="001C220C" w:rsidRDefault="00AE4770" w:rsidP="00907215">
            <w:pPr>
              <w:pStyle w:val="TABLE-col-heading"/>
              <w:rPr>
                <w:lang w:val="en-US"/>
              </w:rPr>
            </w:pPr>
            <w:r>
              <w:rPr>
                <w:lang w:val="en-US"/>
              </w:rPr>
              <w:t>Maintenance example</w:t>
            </w:r>
            <w:r w:rsidR="009E6331" w:rsidRPr="001C220C">
              <w:rPr>
                <w:lang w:val="en-US"/>
              </w:rPr>
              <w:t>s</w:t>
            </w:r>
          </w:p>
        </w:tc>
        <w:tc>
          <w:tcPr>
            <w:tcW w:w="1029" w:type="dxa"/>
          </w:tcPr>
          <w:p w14:paraId="0FF0E1F9" w14:textId="77777777" w:rsidR="009E6331" w:rsidRPr="001C220C" w:rsidRDefault="00AE4770" w:rsidP="00907215">
            <w:pPr>
              <w:pStyle w:val="TABLE-col-heading"/>
              <w:rPr>
                <w:lang w:val="en-US"/>
              </w:rPr>
            </w:pPr>
            <w:r>
              <w:rPr>
                <w:lang w:val="en-US"/>
              </w:rPr>
              <w:t>Quality example</w:t>
            </w:r>
            <w:r w:rsidR="009E6331" w:rsidRPr="001C220C">
              <w:rPr>
                <w:lang w:val="en-US"/>
              </w:rPr>
              <w:t>s</w:t>
            </w:r>
          </w:p>
        </w:tc>
        <w:tc>
          <w:tcPr>
            <w:tcW w:w="1131" w:type="dxa"/>
          </w:tcPr>
          <w:p w14:paraId="2719C14F" w14:textId="77777777" w:rsidR="009E6331" w:rsidRPr="001C220C" w:rsidRDefault="00AE4770" w:rsidP="00907215">
            <w:pPr>
              <w:pStyle w:val="TABLE-col-heading"/>
              <w:rPr>
                <w:lang w:val="en-US"/>
              </w:rPr>
            </w:pPr>
            <w:r>
              <w:rPr>
                <w:lang w:val="en-US"/>
              </w:rPr>
              <w:t>Inventory example</w:t>
            </w:r>
            <w:r w:rsidR="009E6331" w:rsidRPr="001C220C">
              <w:rPr>
                <w:lang w:val="en-US"/>
              </w:rPr>
              <w:t>s</w:t>
            </w:r>
          </w:p>
        </w:tc>
      </w:tr>
      <w:tr w:rsidR="009E6331" w:rsidRPr="001C220C" w14:paraId="6E96CAE7" w14:textId="77777777" w:rsidTr="0083085A">
        <w:trPr>
          <w:cantSplit/>
          <w:jc w:val="center"/>
        </w:trPr>
        <w:tc>
          <w:tcPr>
            <w:tcW w:w="1269" w:type="dxa"/>
          </w:tcPr>
          <w:p w14:paraId="512E8CFB" w14:textId="77777777" w:rsidR="009E6331" w:rsidRPr="001C220C" w:rsidRDefault="00F81EE0" w:rsidP="00907215">
            <w:pPr>
              <w:pStyle w:val="TABLE-cell"/>
              <w:rPr>
                <w:lang w:val="en-US"/>
              </w:rPr>
            </w:pPr>
            <w:r w:rsidRPr="001C220C">
              <w:rPr>
                <w:lang w:val="en-US"/>
              </w:rPr>
              <w:t>ID</w:t>
            </w:r>
          </w:p>
        </w:tc>
        <w:tc>
          <w:tcPr>
            <w:tcW w:w="2880" w:type="dxa"/>
          </w:tcPr>
          <w:p w14:paraId="01E34949" w14:textId="77777777" w:rsidR="009E6331" w:rsidRPr="001C220C" w:rsidRDefault="009E6331" w:rsidP="00907215">
            <w:pPr>
              <w:pStyle w:val="TABLE-cell"/>
              <w:rPr>
                <w:lang w:val="en-US"/>
              </w:rPr>
            </w:pPr>
            <w:r w:rsidRPr="001C220C">
              <w:rPr>
                <w:lang w:val="en-US"/>
              </w:rPr>
              <w:t>The</w:t>
            </w:r>
            <w:r w:rsidR="00F81EE0" w:rsidRPr="001C220C">
              <w:rPr>
                <w:lang w:val="en-US"/>
              </w:rPr>
              <w:t xml:space="preserve"> identification of the</w:t>
            </w:r>
            <w:r w:rsidRPr="001C220C">
              <w:rPr>
                <w:lang w:val="en-US"/>
              </w:rPr>
              <w:t xml:space="preserve"> </w:t>
            </w:r>
            <w:r w:rsidR="00BE16F5" w:rsidRPr="001C220C">
              <w:rPr>
                <w:i/>
                <w:lang w:val="en-US"/>
              </w:rPr>
              <w:t xml:space="preserve">segment </w:t>
            </w:r>
            <w:r w:rsidRPr="001C220C">
              <w:rPr>
                <w:i/>
                <w:lang w:val="en-US"/>
              </w:rPr>
              <w:t>parameter</w:t>
            </w:r>
            <w:r w:rsidRPr="001C220C">
              <w:rPr>
                <w:lang w:val="en-US"/>
              </w:rPr>
              <w:t xml:space="preserve">. </w:t>
            </w:r>
          </w:p>
        </w:tc>
        <w:tc>
          <w:tcPr>
            <w:tcW w:w="1440" w:type="dxa"/>
          </w:tcPr>
          <w:p w14:paraId="077F2FAB" w14:textId="77777777" w:rsidR="009E6331" w:rsidRPr="001C220C" w:rsidRDefault="009E6331" w:rsidP="00907215">
            <w:pPr>
              <w:pStyle w:val="TABLE-cell"/>
              <w:rPr>
                <w:lang w:val="en-US"/>
              </w:rPr>
            </w:pPr>
            <w:r w:rsidRPr="001C220C">
              <w:rPr>
                <w:lang w:val="en-US"/>
              </w:rPr>
              <w:t>Widget roughness</w:t>
            </w:r>
          </w:p>
        </w:tc>
        <w:tc>
          <w:tcPr>
            <w:tcW w:w="1297" w:type="dxa"/>
          </w:tcPr>
          <w:p w14:paraId="355464CD" w14:textId="77777777" w:rsidR="009E6331" w:rsidRPr="001C220C" w:rsidRDefault="00445404" w:rsidP="00907215">
            <w:pPr>
              <w:pStyle w:val="TABLE-cell"/>
              <w:rPr>
                <w:lang w:val="en-US"/>
              </w:rPr>
            </w:pPr>
            <w:r w:rsidRPr="001C220C">
              <w:rPr>
                <w:lang w:val="en-US"/>
              </w:rPr>
              <w:t>Test hole location tolerance</w:t>
            </w:r>
          </w:p>
        </w:tc>
        <w:tc>
          <w:tcPr>
            <w:tcW w:w="1029" w:type="dxa"/>
          </w:tcPr>
          <w:p w14:paraId="01ABE75B" w14:textId="77777777" w:rsidR="009E6331" w:rsidRPr="001C220C" w:rsidRDefault="00D166CD" w:rsidP="00907215">
            <w:pPr>
              <w:pStyle w:val="TABLE-cell"/>
              <w:rPr>
                <w:lang w:val="en-US"/>
              </w:rPr>
            </w:pPr>
            <w:r w:rsidRPr="001C220C">
              <w:rPr>
                <w:lang w:val="en-US"/>
              </w:rPr>
              <w:t xml:space="preserve">Thickness </w:t>
            </w:r>
          </w:p>
        </w:tc>
        <w:tc>
          <w:tcPr>
            <w:tcW w:w="1131" w:type="dxa"/>
          </w:tcPr>
          <w:p w14:paraId="3AD73EF3" w14:textId="77777777" w:rsidR="009E6331" w:rsidRPr="001C220C" w:rsidRDefault="00B5479B" w:rsidP="00907215">
            <w:pPr>
              <w:pStyle w:val="TABLE-cell"/>
              <w:rPr>
                <w:lang w:val="en-US"/>
              </w:rPr>
            </w:pPr>
            <w:r w:rsidRPr="001C220C">
              <w:rPr>
                <w:lang w:val="en-US"/>
              </w:rPr>
              <w:t>Staging location</w:t>
            </w:r>
          </w:p>
        </w:tc>
      </w:tr>
      <w:tr w:rsidR="009E6331" w:rsidRPr="001C220C" w14:paraId="4A90EDCE" w14:textId="77777777" w:rsidTr="0083085A">
        <w:trPr>
          <w:cantSplit/>
          <w:jc w:val="center"/>
        </w:trPr>
        <w:tc>
          <w:tcPr>
            <w:tcW w:w="1269" w:type="dxa"/>
          </w:tcPr>
          <w:p w14:paraId="29F2F82E" w14:textId="77777777" w:rsidR="009E6331" w:rsidRPr="001C220C" w:rsidRDefault="009E6331" w:rsidP="00907215">
            <w:pPr>
              <w:pStyle w:val="TABLE-cell"/>
              <w:rPr>
                <w:lang w:val="en-US"/>
              </w:rPr>
            </w:pPr>
            <w:r w:rsidRPr="001C220C">
              <w:rPr>
                <w:lang w:val="en-US"/>
              </w:rPr>
              <w:t>Description</w:t>
            </w:r>
          </w:p>
        </w:tc>
        <w:tc>
          <w:tcPr>
            <w:tcW w:w="2880" w:type="dxa"/>
          </w:tcPr>
          <w:p w14:paraId="6927C4B7" w14:textId="77777777" w:rsidR="009E6331" w:rsidRPr="001C220C" w:rsidRDefault="009E6331" w:rsidP="00907215">
            <w:pPr>
              <w:pStyle w:val="TABLE-cell"/>
              <w:rPr>
                <w:lang w:val="en-US"/>
              </w:rPr>
            </w:pPr>
            <w:r w:rsidRPr="001C220C">
              <w:rPr>
                <w:lang w:val="en-US"/>
              </w:rPr>
              <w:t xml:space="preserve">Contains additional information and descriptions of the </w:t>
            </w:r>
            <w:r w:rsidR="00BE16F5" w:rsidRPr="001C220C">
              <w:rPr>
                <w:i/>
                <w:lang w:val="en-US"/>
              </w:rPr>
              <w:t xml:space="preserve">segment </w:t>
            </w:r>
            <w:r w:rsidRPr="001C220C">
              <w:rPr>
                <w:i/>
                <w:lang w:val="en-US"/>
              </w:rPr>
              <w:t>parameter</w:t>
            </w:r>
            <w:r w:rsidR="003A5A2B">
              <w:rPr>
                <w:i/>
                <w:lang w:val="en-US"/>
              </w:rPr>
              <w:t>.</w:t>
            </w:r>
          </w:p>
        </w:tc>
        <w:tc>
          <w:tcPr>
            <w:tcW w:w="1440" w:type="dxa"/>
          </w:tcPr>
          <w:p w14:paraId="35B28FAD" w14:textId="77777777" w:rsidR="009E6331" w:rsidRPr="001C220C" w:rsidRDefault="009E6331" w:rsidP="00907215">
            <w:pPr>
              <w:pStyle w:val="TABLE-cell"/>
              <w:rPr>
                <w:lang w:val="en-US"/>
              </w:rPr>
            </w:pPr>
            <w:r w:rsidRPr="001C220C">
              <w:rPr>
                <w:lang w:val="en-US"/>
              </w:rPr>
              <w:t>Range of acceptable surface roughness to be manufactured.</w:t>
            </w:r>
          </w:p>
        </w:tc>
        <w:tc>
          <w:tcPr>
            <w:tcW w:w="1297" w:type="dxa"/>
          </w:tcPr>
          <w:p w14:paraId="1E3EA89B" w14:textId="77777777" w:rsidR="009E6331" w:rsidRPr="001C220C" w:rsidRDefault="00445404" w:rsidP="00907215">
            <w:pPr>
              <w:pStyle w:val="TABLE-cell"/>
              <w:rPr>
                <w:lang w:val="en-US"/>
              </w:rPr>
            </w:pPr>
            <w:r w:rsidRPr="001C220C">
              <w:rPr>
                <w:lang w:val="en-US"/>
              </w:rPr>
              <w:t>Range of acceptable hole locations</w:t>
            </w:r>
          </w:p>
        </w:tc>
        <w:tc>
          <w:tcPr>
            <w:tcW w:w="1029" w:type="dxa"/>
          </w:tcPr>
          <w:p w14:paraId="64D70418" w14:textId="77777777" w:rsidR="009E6331" w:rsidRPr="001C220C" w:rsidRDefault="00D166CD" w:rsidP="00907215">
            <w:pPr>
              <w:pStyle w:val="TABLE-cell"/>
              <w:rPr>
                <w:lang w:val="en-US"/>
              </w:rPr>
            </w:pPr>
            <w:r w:rsidRPr="001C220C">
              <w:rPr>
                <w:lang w:val="en-US"/>
              </w:rPr>
              <w:t>Thickness of stock sheets</w:t>
            </w:r>
          </w:p>
        </w:tc>
        <w:tc>
          <w:tcPr>
            <w:tcW w:w="1131" w:type="dxa"/>
          </w:tcPr>
          <w:p w14:paraId="27C4F8FE" w14:textId="77777777" w:rsidR="009E6331" w:rsidRPr="001C220C" w:rsidRDefault="00D30C54" w:rsidP="00907215">
            <w:pPr>
              <w:pStyle w:val="TABLE-cell"/>
              <w:rPr>
                <w:lang w:val="en-US"/>
              </w:rPr>
            </w:pPr>
            <w:r w:rsidRPr="001C220C">
              <w:rPr>
                <w:lang w:val="en-US"/>
              </w:rPr>
              <w:t>Forward staging location for production use</w:t>
            </w:r>
          </w:p>
        </w:tc>
      </w:tr>
      <w:tr w:rsidR="00F67980" w:rsidRPr="001C220C" w:rsidDel="00D86D99" w14:paraId="13FB7712" w14:textId="7C52F80D" w:rsidTr="0083085A">
        <w:trPr>
          <w:cantSplit/>
          <w:jc w:val="center"/>
          <w:del w:id="15414" w:author="Charles Gifford" w:date="2017-03-23T13:04:00Z"/>
        </w:trPr>
        <w:tc>
          <w:tcPr>
            <w:tcW w:w="1269" w:type="dxa"/>
          </w:tcPr>
          <w:p w14:paraId="34FFE741" w14:textId="05709DF5" w:rsidR="00F67980" w:rsidRPr="001C220C" w:rsidDel="00D86D99" w:rsidRDefault="00F67980">
            <w:pPr>
              <w:pStyle w:val="TABLE-cell"/>
              <w:rPr>
                <w:del w:id="15415" w:author="Charles Gifford" w:date="2017-03-23T13:04:00Z"/>
                <w:lang w:val="en-US"/>
              </w:rPr>
              <w:pPrChange w:id="15416" w:author="Charles Gifford" w:date="2017-03-23T13:03:00Z">
                <w:pPr>
                  <w:pStyle w:val="TableNormal1"/>
                </w:pPr>
              </w:pPrChange>
            </w:pPr>
            <w:ins w:id="15417" w:author="Dennis Brandl" w:date="2015-08-17T11:02:00Z">
              <w:del w:id="15418" w:author="Charles Gifford" w:date="2017-03-16T13:06:00Z">
                <w:r w:rsidDel="00830111">
                  <w:rPr>
                    <w:lang w:val="en-US"/>
                  </w:rPr>
                  <w:delText xml:space="preserve">Hierarchy </w:delText>
                </w:r>
              </w:del>
            </w:ins>
            <w:del w:id="15419" w:author="Charles Gifford" w:date="2017-03-16T13:06:00Z">
              <w:r w:rsidR="003A5A2B" w:rsidDel="00830111">
                <w:rPr>
                  <w:lang w:val="en-US"/>
                </w:rPr>
                <w:delText>s</w:delText>
              </w:r>
            </w:del>
            <w:ins w:id="15420" w:author="Dennis Brandl" w:date="2015-08-17T11:02:00Z">
              <w:del w:id="15421" w:author="Charles Gifford" w:date="2017-03-16T13:06:00Z">
                <w:r w:rsidDel="00830111">
                  <w:rPr>
                    <w:lang w:val="en-US"/>
                  </w:rPr>
                  <w:delText>cope</w:delText>
                </w:r>
              </w:del>
            </w:ins>
          </w:p>
        </w:tc>
        <w:tc>
          <w:tcPr>
            <w:tcW w:w="2880" w:type="dxa"/>
          </w:tcPr>
          <w:p w14:paraId="58578646" w14:textId="6B9899C6" w:rsidR="00F67980" w:rsidRPr="001C220C" w:rsidDel="00830111" w:rsidRDefault="00F67980">
            <w:pPr>
              <w:pStyle w:val="TABLE-cell"/>
              <w:rPr>
                <w:ins w:id="15422" w:author="Dennis Brandl" w:date="2015-08-17T11:02:00Z"/>
                <w:del w:id="15423" w:author="Charles Gifford" w:date="2017-03-16T13:06:00Z"/>
                <w:lang w:val="en-US"/>
              </w:rPr>
              <w:pPrChange w:id="15424" w:author="Charles Gifford" w:date="2017-03-23T13:03:00Z">
                <w:pPr>
                  <w:pStyle w:val="TableNormal1"/>
                </w:pPr>
              </w:pPrChange>
            </w:pPr>
            <w:ins w:id="15425" w:author="Dennis Brandl" w:date="2015-08-17T11:02:00Z">
              <w:del w:id="15426" w:author="Charles Gifford" w:date="2017-03-16T13:06:00Z">
                <w:r w:rsidRPr="001C220C" w:rsidDel="00830111">
                  <w:rPr>
                    <w:lang w:val="en-US"/>
                  </w:rPr>
                  <w:delText>Identifies where the exchanged information fits within the role based equipment hierarchy</w:delText>
                </w:r>
                <w:r w:rsidDel="00830111">
                  <w:rPr>
                    <w:lang w:val="en-US"/>
                  </w:rPr>
                  <w:delText xml:space="preserve">. </w:delText>
                </w:r>
              </w:del>
            </w:ins>
          </w:p>
          <w:p w14:paraId="30C70738" w14:textId="4C686B63" w:rsidR="00F67980" w:rsidRPr="001C220C" w:rsidDel="00D86D99" w:rsidRDefault="00F67980">
            <w:pPr>
              <w:pStyle w:val="TABLE-cell"/>
              <w:rPr>
                <w:del w:id="15427" w:author="Charles Gifford" w:date="2017-03-23T13:04:00Z"/>
                <w:lang w:val="en-US"/>
              </w:rPr>
              <w:pPrChange w:id="15428" w:author="Charles Gifford" w:date="2017-03-23T13:03:00Z">
                <w:pPr>
                  <w:pStyle w:val="TableNormal1"/>
                </w:pPr>
              </w:pPrChange>
            </w:pPr>
          </w:p>
        </w:tc>
        <w:tc>
          <w:tcPr>
            <w:tcW w:w="1440" w:type="dxa"/>
          </w:tcPr>
          <w:p w14:paraId="5E6CB660" w14:textId="5CEC9552" w:rsidR="00F67980" w:rsidRPr="001C220C" w:rsidDel="00D86D99" w:rsidRDefault="00F67980" w:rsidP="00907215">
            <w:pPr>
              <w:pStyle w:val="TABLE-cell"/>
              <w:rPr>
                <w:del w:id="15429" w:author="Charles Gifford" w:date="2017-03-23T13:04:00Z"/>
                <w:lang w:val="en-US"/>
              </w:rPr>
            </w:pPr>
            <w:ins w:id="15430" w:author="Dennis Brandl" w:date="2015-08-17T11:02:00Z">
              <w:del w:id="15431" w:author="Charles Gifford" w:date="2017-03-16T13:06:00Z">
                <w:r w:rsidRPr="001C220C" w:rsidDel="00830111">
                  <w:rPr>
                    <w:lang w:val="en-US"/>
                  </w:rPr>
                  <w:delText>East Wing(AREA)/ Manufacturing Line #2(WORK CENTER)</w:delText>
                </w:r>
              </w:del>
            </w:ins>
          </w:p>
        </w:tc>
        <w:tc>
          <w:tcPr>
            <w:tcW w:w="1297" w:type="dxa"/>
          </w:tcPr>
          <w:p w14:paraId="0B9D6236" w14:textId="49F9ED55" w:rsidR="00F67980" w:rsidRPr="001C220C" w:rsidDel="00830111" w:rsidRDefault="00F67980" w:rsidP="00907215">
            <w:pPr>
              <w:pStyle w:val="TABLE-cell"/>
              <w:rPr>
                <w:ins w:id="15432" w:author="Dennis Brandl" w:date="2015-08-17T11:02:00Z"/>
                <w:del w:id="15433" w:author="Charles Gifford" w:date="2017-03-16T13:06:00Z"/>
                <w:lang w:val="en-US"/>
              </w:rPr>
            </w:pPr>
            <w:ins w:id="15434" w:author="Dennis Brandl" w:date="2015-08-17T11:02:00Z">
              <w:del w:id="15435" w:author="Charles Gifford" w:date="2017-03-16T13:06:00Z">
                <w:r w:rsidRPr="001C220C" w:rsidDel="00830111">
                  <w:rPr>
                    <w:lang w:val="en-US"/>
                  </w:rPr>
                  <w:delText>CNC Machine</w:delText>
                </w:r>
              </w:del>
            </w:ins>
          </w:p>
          <w:p w14:paraId="2FCD6339" w14:textId="7B295B41" w:rsidR="00F67980" w:rsidRPr="001C220C" w:rsidDel="00D86D99" w:rsidRDefault="00F67980" w:rsidP="00907215">
            <w:pPr>
              <w:pStyle w:val="TABLE-cell"/>
              <w:rPr>
                <w:del w:id="15436" w:author="Charles Gifford" w:date="2017-03-23T13:04:00Z"/>
                <w:lang w:val="en-US"/>
              </w:rPr>
            </w:pPr>
            <w:ins w:id="15437" w:author="Dennis Brandl" w:date="2015-08-17T11:02:00Z">
              <w:del w:id="15438" w:author="Charles Gifford" w:date="2017-03-16T13:06:00Z">
                <w:r w:rsidRPr="001C220C" w:rsidDel="00830111">
                  <w:rPr>
                    <w:lang w:val="en-US"/>
                  </w:rPr>
                  <w:delText>Asset ID 13465</w:delText>
                </w:r>
              </w:del>
            </w:ins>
          </w:p>
        </w:tc>
        <w:tc>
          <w:tcPr>
            <w:tcW w:w="1029" w:type="dxa"/>
          </w:tcPr>
          <w:p w14:paraId="75643E9F" w14:textId="57310D19" w:rsidR="00F67980" w:rsidRPr="001C220C" w:rsidDel="00830111" w:rsidRDefault="00F67980" w:rsidP="00907215">
            <w:pPr>
              <w:pStyle w:val="TABLE-cell"/>
              <w:rPr>
                <w:ins w:id="15439" w:author="Dennis Brandl" w:date="2015-08-17T11:02:00Z"/>
                <w:del w:id="15440" w:author="Charles Gifford" w:date="2017-03-16T13:06:00Z"/>
                <w:lang w:val="en-US"/>
              </w:rPr>
            </w:pPr>
            <w:ins w:id="15441" w:author="Dennis Brandl" w:date="2015-08-17T11:02:00Z">
              <w:del w:id="15442" w:author="Charles Gifford" w:date="2017-03-16T13:06:00Z">
                <w:r w:rsidRPr="001C220C" w:rsidDel="00830111">
                  <w:rPr>
                    <w:lang w:val="en-US"/>
                  </w:rPr>
                  <w:delText>Test Cell 4</w:delText>
                </w:r>
              </w:del>
            </w:ins>
          </w:p>
          <w:p w14:paraId="21C34D74" w14:textId="7C9EBF1A" w:rsidR="00F67980" w:rsidRPr="001C220C" w:rsidDel="00D86D99" w:rsidRDefault="00F67980" w:rsidP="00907215">
            <w:pPr>
              <w:pStyle w:val="TABLE-cell"/>
              <w:rPr>
                <w:del w:id="15443" w:author="Charles Gifford" w:date="2017-03-23T13:04:00Z"/>
                <w:lang w:val="en-US"/>
              </w:rPr>
            </w:pPr>
            <w:ins w:id="15444" w:author="Dennis Brandl" w:date="2015-08-17T11:02:00Z">
              <w:del w:id="15445" w:author="Charles Gifford" w:date="2017-03-16T13:06:00Z">
                <w:r w:rsidRPr="001C220C" w:rsidDel="00830111">
                  <w:rPr>
                    <w:lang w:val="en-US"/>
                  </w:rPr>
                  <w:delText>Receiving</w:delText>
                </w:r>
              </w:del>
            </w:ins>
          </w:p>
        </w:tc>
        <w:tc>
          <w:tcPr>
            <w:tcW w:w="1131" w:type="dxa"/>
          </w:tcPr>
          <w:p w14:paraId="5C7F2000" w14:textId="71163743" w:rsidR="00F67980" w:rsidDel="00D86D99" w:rsidRDefault="00F67980" w:rsidP="00907215">
            <w:pPr>
              <w:pStyle w:val="TABLE-cell"/>
              <w:rPr>
                <w:del w:id="15446" w:author="Charles Gifford" w:date="2017-03-23T13:04:00Z"/>
                <w:lang w:val="en-US"/>
              </w:rPr>
            </w:pPr>
            <w:ins w:id="15447" w:author="Dennis Brandl" w:date="2015-08-17T11:02:00Z">
              <w:del w:id="15448" w:author="Charles Gifford" w:date="2017-03-16T13:06:00Z">
                <w:r w:rsidRPr="001C220C" w:rsidDel="00830111">
                  <w:rPr>
                    <w:lang w:val="en-US"/>
                  </w:rPr>
                  <w:delText>Warehouse B</w:delText>
                </w:r>
              </w:del>
            </w:ins>
          </w:p>
        </w:tc>
      </w:tr>
      <w:tr w:rsidR="00F67980" w:rsidRPr="001C220C" w14:paraId="196966D6" w14:textId="77777777" w:rsidTr="0083085A">
        <w:trPr>
          <w:cantSplit/>
          <w:jc w:val="center"/>
        </w:trPr>
        <w:tc>
          <w:tcPr>
            <w:tcW w:w="1269" w:type="dxa"/>
          </w:tcPr>
          <w:p w14:paraId="3113A390" w14:textId="77777777" w:rsidR="00F67980" w:rsidRPr="001C220C" w:rsidRDefault="00F67980" w:rsidP="00907215">
            <w:pPr>
              <w:pStyle w:val="TABLE-cell"/>
              <w:rPr>
                <w:lang w:val="en-US"/>
              </w:rPr>
            </w:pPr>
            <w:r w:rsidRPr="001C220C">
              <w:rPr>
                <w:lang w:val="en-US"/>
              </w:rPr>
              <w:t>Value</w:t>
            </w:r>
          </w:p>
        </w:tc>
        <w:tc>
          <w:tcPr>
            <w:tcW w:w="2880" w:type="dxa"/>
          </w:tcPr>
          <w:p w14:paraId="5976A3BA" w14:textId="77777777" w:rsidR="00F67980" w:rsidRPr="001C220C" w:rsidRDefault="00F67980" w:rsidP="00907215">
            <w:pPr>
              <w:pStyle w:val="TABLE-cell"/>
              <w:rPr>
                <w:lang w:val="en-US"/>
              </w:rPr>
            </w:pPr>
            <w:r w:rsidRPr="001C220C">
              <w:rPr>
                <w:lang w:val="en-US"/>
              </w:rPr>
              <w:t>The value, set of values, or range of the value to be used for this parameter.</w:t>
            </w:r>
          </w:p>
        </w:tc>
        <w:tc>
          <w:tcPr>
            <w:tcW w:w="1440" w:type="dxa"/>
          </w:tcPr>
          <w:p w14:paraId="3773FD4C" w14:textId="77777777" w:rsidR="00F67980" w:rsidRPr="001C220C" w:rsidRDefault="00F67980" w:rsidP="00907215">
            <w:pPr>
              <w:pStyle w:val="TABLE-cell"/>
              <w:rPr>
                <w:lang w:val="en-US"/>
              </w:rPr>
            </w:pPr>
            <w:r w:rsidRPr="001C220C">
              <w:rPr>
                <w:lang w:val="en-US"/>
              </w:rPr>
              <w:t>{80..2</w:t>
            </w:r>
            <w:r>
              <w:rPr>
                <w:lang w:val="en-US"/>
              </w:rPr>
              <w:t xml:space="preserve"> </w:t>
            </w:r>
            <w:r w:rsidRPr="001C220C">
              <w:rPr>
                <w:lang w:val="en-US"/>
              </w:rPr>
              <w:t>500}</w:t>
            </w:r>
          </w:p>
        </w:tc>
        <w:tc>
          <w:tcPr>
            <w:tcW w:w="1297" w:type="dxa"/>
          </w:tcPr>
          <w:p w14:paraId="77C92792" w14:textId="77777777" w:rsidR="00F67980" w:rsidRPr="001C220C" w:rsidRDefault="00F67980" w:rsidP="00907215">
            <w:pPr>
              <w:pStyle w:val="TABLE-cell"/>
              <w:rPr>
                <w:lang w:val="en-US"/>
              </w:rPr>
            </w:pPr>
            <w:r>
              <w:rPr>
                <w:lang w:val="en-US"/>
              </w:rPr>
              <w:t>±</w:t>
            </w:r>
            <w:r w:rsidRPr="001C220C">
              <w:rPr>
                <w:lang w:val="en-US"/>
              </w:rPr>
              <w:t xml:space="preserve"> </w:t>
            </w:r>
            <w:r>
              <w:rPr>
                <w:lang w:val="en-US"/>
              </w:rPr>
              <w:t>0,</w:t>
            </w:r>
            <w:r w:rsidRPr="001C220C">
              <w:rPr>
                <w:lang w:val="en-US"/>
              </w:rPr>
              <w:t>01</w:t>
            </w:r>
          </w:p>
        </w:tc>
        <w:tc>
          <w:tcPr>
            <w:tcW w:w="1029" w:type="dxa"/>
          </w:tcPr>
          <w:p w14:paraId="7AFFF982" w14:textId="77777777" w:rsidR="00F67980" w:rsidRPr="001C220C" w:rsidRDefault="00F67980" w:rsidP="00907215">
            <w:pPr>
              <w:pStyle w:val="TABLE-cell"/>
              <w:rPr>
                <w:lang w:val="en-US"/>
              </w:rPr>
            </w:pPr>
            <w:r w:rsidRPr="001C220C">
              <w:rPr>
                <w:lang w:val="en-US"/>
              </w:rPr>
              <w:t>5</w:t>
            </w:r>
          </w:p>
        </w:tc>
        <w:tc>
          <w:tcPr>
            <w:tcW w:w="1131" w:type="dxa"/>
          </w:tcPr>
          <w:p w14:paraId="4913D89A" w14:textId="77777777" w:rsidR="00F67980" w:rsidRPr="001C220C" w:rsidRDefault="00F67980" w:rsidP="00907215">
            <w:pPr>
              <w:pStyle w:val="TABLE-cell"/>
              <w:rPr>
                <w:lang w:val="en-US"/>
              </w:rPr>
            </w:pPr>
            <w:r w:rsidRPr="001C220C">
              <w:rPr>
                <w:lang w:val="en-US"/>
              </w:rPr>
              <w:t>East Wing Manufacturing Line #2</w:t>
            </w:r>
          </w:p>
        </w:tc>
      </w:tr>
      <w:tr w:rsidR="00F67980" w:rsidRPr="001C220C" w14:paraId="30472A64" w14:textId="77777777" w:rsidTr="0083085A">
        <w:trPr>
          <w:cantSplit/>
          <w:jc w:val="center"/>
        </w:trPr>
        <w:tc>
          <w:tcPr>
            <w:tcW w:w="1269" w:type="dxa"/>
          </w:tcPr>
          <w:p w14:paraId="7B9ADFE1" w14:textId="77777777" w:rsidR="00F67980" w:rsidRPr="001C220C" w:rsidRDefault="00F67980" w:rsidP="00907215">
            <w:pPr>
              <w:pStyle w:val="TABLE-cell"/>
              <w:rPr>
                <w:lang w:val="en-US"/>
              </w:rPr>
            </w:pPr>
            <w:r w:rsidRPr="001C220C">
              <w:rPr>
                <w:lang w:val="en-US"/>
              </w:rPr>
              <w:t xml:space="preserve">Value </w:t>
            </w:r>
            <w:r w:rsidR="003A5A2B">
              <w:rPr>
                <w:lang w:val="en-US"/>
              </w:rPr>
              <w:t>u</w:t>
            </w:r>
            <w:r w:rsidRPr="001C220C">
              <w:rPr>
                <w:lang w:val="en-US"/>
              </w:rPr>
              <w:t xml:space="preserve">nit of </w:t>
            </w:r>
            <w:r w:rsidR="003A5A2B">
              <w:rPr>
                <w:lang w:val="en-US"/>
              </w:rPr>
              <w:t>m</w:t>
            </w:r>
            <w:r w:rsidRPr="001C220C">
              <w:rPr>
                <w:lang w:val="en-US"/>
              </w:rPr>
              <w:t>easure</w:t>
            </w:r>
          </w:p>
        </w:tc>
        <w:tc>
          <w:tcPr>
            <w:tcW w:w="2880" w:type="dxa"/>
          </w:tcPr>
          <w:p w14:paraId="7F8BA728" w14:textId="77777777" w:rsidR="00F67980" w:rsidRPr="001C220C" w:rsidRDefault="00F67980" w:rsidP="00907215">
            <w:pPr>
              <w:pStyle w:val="TABLE-cell"/>
              <w:rPr>
                <w:lang w:val="en-US"/>
              </w:rPr>
            </w:pPr>
            <w:r w:rsidRPr="001C220C">
              <w:rPr>
                <w:lang w:val="en-US"/>
              </w:rPr>
              <w:t xml:space="preserve">The engineering units in which the value is defined, if applicable. </w:t>
            </w:r>
          </w:p>
        </w:tc>
        <w:tc>
          <w:tcPr>
            <w:tcW w:w="1440" w:type="dxa"/>
          </w:tcPr>
          <w:p w14:paraId="2B98A371" w14:textId="77777777" w:rsidR="00F67980" w:rsidRPr="001C220C" w:rsidRDefault="00F67980" w:rsidP="00907215">
            <w:pPr>
              <w:pStyle w:val="TABLE-cell"/>
              <w:rPr>
                <w:lang w:val="en-US"/>
              </w:rPr>
            </w:pPr>
            <w:r w:rsidRPr="001C220C">
              <w:rPr>
                <w:lang w:val="en-US"/>
              </w:rPr>
              <w:t>Angstroms</w:t>
            </w:r>
          </w:p>
        </w:tc>
        <w:tc>
          <w:tcPr>
            <w:tcW w:w="1297" w:type="dxa"/>
          </w:tcPr>
          <w:p w14:paraId="19C2EDE9" w14:textId="77777777" w:rsidR="00F67980" w:rsidRPr="001C220C" w:rsidRDefault="00F67980" w:rsidP="00907215">
            <w:pPr>
              <w:pStyle w:val="TABLE-cell"/>
              <w:rPr>
                <w:lang w:val="en-US"/>
              </w:rPr>
            </w:pPr>
            <w:r w:rsidRPr="001C220C">
              <w:rPr>
                <w:lang w:val="en-US"/>
              </w:rPr>
              <w:t>cm</w:t>
            </w:r>
          </w:p>
        </w:tc>
        <w:tc>
          <w:tcPr>
            <w:tcW w:w="1029" w:type="dxa"/>
          </w:tcPr>
          <w:p w14:paraId="662DBE89" w14:textId="77777777" w:rsidR="00F67980" w:rsidRPr="001C220C" w:rsidRDefault="00F67980" w:rsidP="00907215">
            <w:pPr>
              <w:pStyle w:val="TABLE-cell"/>
              <w:rPr>
                <w:lang w:val="en-US"/>
              </w:rPr>
            </w:pPr>
            <w:r w:rsidRPr="001C220C">
              <w:rPr>
                <w:lang w:val="en-US"/>
              </w:rPr>
              <w:t>mm</w:t>
            </w:r>
          </w:p>
        </w:tc>
        <w:tc>
          <w:tcPr>
            <w:tcW w:w="1131" w:type="dxa"/>
          </w:tcPr>
          <w:p w14:paraId="03F38522" w14:textId="77777777" w:rsidR="00F67980" w:rsidRPr="001C220C" w:rsidRDefault="00F67980" w:rsidP="00907215">
            <w:pPr>
              <w:pStyle w:val="TABLE-cell"/>
              <w:rPr>
                <w:lang w:val="en-US"/>
              </w:rPr>
            </w:pPr>
            <w:r>
              <w:rPr>
                <w:lang w:val="en-US"/>
              </w:rPr>
              <w:t>(</w:t>
            </w:r>
            <w:r w:rsidRPr="001C220C">
              <w:rPr>
                <w:lang w:val="en-US"/>
              </w:rPr>
              <w:t>not applicable</w:t>
            </w:r>
            <w:r>
              <w:rPr>
                <w:lang w:val="en-US"/>
              </w:rPr>
              <w:t>)</w:t>
            </w:r>
          </w:p>
        </w:tc>
      </w:tr>
    </w:tbl>
    <w:p w14:paraId="35320B48" w14:textId="77777777" w:rsidR="009E6331" w:rsidRPr="001C220C" w:rsidRDefault="009E6331" w:rsidP="00D01D26">
      <w:pPr>
        <w:rPr>
          <w:lang w:val="en-US"/>
        </w:rPr>
      </w:pPr>
    </w:p>
    <w:p w14:paraId="5BE79189" w14:textId="77777777" w:rsidR="009E6331" w:rsidRPr="001C220C" w:rsidRDefault="009E6331" w:rsidP="003E1075">
      <w:pPr>
        <w:pStyle w:val="Heading3"/>
      </w:pPr>
      <w:bookmarkStart w:id="15449" w:name="_Toc161566458"/>
      <w:bookmarkStart w:id="15450" w:name="_Toc320176971"/>
      <w:r w:rsidRPr="001C220C">
        <w:t>Personnel requirement</w:t>
      </w:r>
      <w:bookmarkEnd w:id="15449"/>
      <w:bookmarkEnd w:id="15450"/>
    </w:p>
    <w:p w14:paraId="5DC72071" w14:textId="77777777" w:rsidR="00B638E1" w:rsidRPr="001C220C" w:rsidRDefault="00B638E1" w:rsidP="00B638E1">
      <w:pPr>
        <w:pStyle w:val="PARAGRAPH"/>
        <w:rPr>
          <w:lang w:val="en-US"/>
        </w:rPr>
      </w:pPr>
      <w:r w:rsidRPr="001C220C">
        <w:rPr>
          <w:lang w:val="en-US"/>
        </w:rPr>
        <w:t xml:space="preserve">The identification of the number, type, duration, and scheduling of specific certifications and job classifications needed to support the current </w:t>
      </w:r>
      <w:r w:rsidR="006A5B9A" w:rsidRPr="001F1D5D">
        <w:rPr>
          <w:i/>
          <w:lang w:val="en-US"/>
        </w:rPr>
        <w:t>operations request</w:t>
      </w:r>
      <w:r w:rsidRPr="001C220C">
        <w:rPr>
          <w:lang w:val="en-US"/>
        </w:rPr>
        <w:t xml:space="preserve"> </w:t>
      </w:r>
      <w:r w:rsidR="005D0E97">
        <w:rPr>
          <w:lang w:val="en-US"/>
        </w:rPr>
        <w:t>shall be presented</w:t>
      </w:r>
      <w:r w:rsidRPr="001C220C">
        <w:rPr>
          <w:lang w:val="en-US"/>
        </w:rPr>
        <w:t xml:space="preserve"> as </w:t>
      </w:r>
      <w:r w:rsidRPr="005D0E97">
        <w:rPr>
          <w:i/>
          <w:lang w:val="en-US"/>
        </w:rPr>
        <w:t>personnel requirement</w:t>
      </w:r>
      <w:r w:rsidR="005D0E97" w:rsidRPr="005D0E97">
        <w:rPr>
          <w:i/>
          <w:lang w:val="en-US"/>
        </w:rPr>
        <w:t>s</w:t>
      </w:r>
      <w:r w:rsidRPr="001C220C">
        <w:rPr>
          <w:lang w:val="en-US"/>
        </w:rPr>
        <w:t xml:space="preserve">. </w:t>
      </w:r>
    </w:p>
    <w:p w14:paraId="3B346991" w14:textId="77777777" w:rsidR="00B638E1" w:rsidRPr="001C220C" w:rsidRDefault="00B638E1" w:rsidP="00B638E1">
      <w:pPr>
        <w:pStyle w:val="NOTE0"/>
        <w:rPr>
          <w:lang w:val="en-US"/>
        </w:rPr>
      </w:pPr>
      <w:r w:rsidRPr="001C220C">
        <w:rPr>
          <w:lang w:val="en-US"/>
        </w:rPr>
        <w:t>NOTE 1</w:t>
      </w:r>
      <w:r w:rsidRPr="001C220C">
        <w:rPr>
          <w:lang w:val="en-US"/>
        </w:rPr>
        <w:t> </w:t>
      </w:r>
      <w:r w:rsidRPr="001C220C">
        <w:rPr>
          <w:lang w:val="en-US"/>
        </w:rPr>
        <w:t>Examples of job classification types include mechanics, operators, health and protection, and inspectors.</w:t>
      </w:r>
    </w:p>
    <w:p w14:paraId="64C2A356" w14:textId="77777777" w:rsidR="00B638E1" w:rsidRPr="001C220C" w:rsidRDefault="004E7BA6" w:rsidP="00B638E1">
      <w:pPr>
        <w:pStyle w:val="NOTE0"/>
        <w:rPr>
          <w:lang w:val="en-US"/>
        </w:rPr>
      </w:pPr>
      <w:r>
        <w:rPr>
          <w:lang w:val="en-US"/>
        </w:rPr>
        <w:t>EXAMPLE 1</w:t>
      </w:r>
      <w:r w:rsidR="00B638E1" w:rsidRPr="001C220C">
        <w:rPr>
          <w:lang w:val="en-US"/>
        </w:rPr>
        <w:t> </w:t>
      </w:r>
      <w:r>
        <w:rPr>
          <w:lang w:val="en-US"/>
        </w:rPr>
        <w:t>T</w:t>
      </w:r>
      <w:r w:rsidR="00B638E1" w:rsidRPr="001C220C">
        <w:rPr>
          <w:lang w:val="en-US"/>
        </w:rPr>
        <w:t xml:space="preserve">here </w:t>
      </w:r>
      <w:r w:rsidR="00DE2E9A">
        <w:rPr>
          <w:lang w:val="en-US"/>
        </w:rPr>
        <w:t xml:space="preserve">can </w:t>
      </w:r>
      <w:r w:rsidR="00B638E1" w:rsidRPr="001C220C">
        <w:rPr>
          <w:lang w:val="en-US"/>
        </w:rPr>
        <w:t xml:space="preserve">be a requirement for one operator with a specified level of certification available 2 h after production starts. There would be one </w:t>
      </w:r>
      <w:r w:rsidR="00B638E1" w:rsidRPr="001F1D5D">
        <w:rPr>
          <w:i/>
          <w:lang w:val="en-US"/>
        </w:rPr>
        <w:t>personnel requirement</w:t>
      </w:r>
      <w:r w:rsidR="00B638E1" w:rsidRPr="001C220C">
        <w:rPr>
          <w:i/>
          <w:lang w:val="en-US"/>
        </w:rPr>
        <w:t xml:space="preserve"> </w:t>
      </w:r>
      <w:r w:rsidR="00B638E1" w:rsidRPr="001C220C">
        <w:rPr>
          <w:lang w:val="en-US"/>
        </w:rPr>
        <w:t xml:space="preserve">for the requirement for the operator and two </w:t>
      </w:r>
      <w:r w:rsidR="00B638E1" w:rsidRPr="001F1D5D">
        <w:rPr>
          <w:i/>
          <w:lang w:val="en-US"/>
        </w:rPr>
        <w:t>personnel requirement properties</w:t>
      </w:r>
      <w:r w:rsidR="00B638E1" w:rsidRPr="001C220C">
        <w:rPr>
          <w:lang w:val="en-US"/>
        </w:rPr>
        <w:t xml:space="preserve">, one for the certification level and one for the time requirement. </w:t>
      </w:r>
    </w:p>
    <w:p w14:paraId="1A00F4E8" w14:textId="77777777" w:rsidR="00B638E1" w:rsidRPr="001C220C" w:rsidRDefault="00B638E1" w:rsidP="00B638E1">
      <w:pPr>
        <w:pStyle w:val="PARAGRAPH"/>
        <w:rPr>
          <w:lang w:val="en-US"/>
        </w:rPr>
      </w:pPr>
      <w:r w:rsidRPr="001C220C">
        <w:rPr>
          <w:lang w:val="en-US"/>
        </w:rPr>
        <w:t xml:space="preserve">A </w:t>
      </w:r>
      <w:r w:rsidRPr="005D0E97">
        <w:rPr>
          <w:i/>
          <w:lang w:val="en-US"/>
        </w:rPr>
        <w:t>personnel requirement</w:t>
      </w:r>
      <w:r w:rsidRPr="001C220C">
        <w:rPr>
          <w:lang w:val="en-US"/>
        </w:rPr>
        <w:t xml:space="preserve"> shall include</w:t>
      </w:r>
    </w:p>
    <w:p w14:paraId="31C039E1" w14:textId="77777777" w:rsidR="00B638E1" w:rsidRPr="001C220C" w:rsidRDefault="00B638E1" w:rsidP="008B2E17">
      <w:pPr>
        <w:pStyle w:val="ListNumber"/>
        <w:numPr>
          <w:ilvl w:val="0"/>
          <w:numId w:val="79"/>
        </w:numPr>
        <w:ind w:left="360"/>
        <w:rPr>
          <w:lang w:val="en-US"/>
        </w:rPr>
      </w:pPr>
      <w:r w:rsidRPr="001C220C">
        <w:rPr>
          <w:lang w:val="en-US"/>
        </w:rPr>
        <w:t xml:space="preserve">the identification of the </w:t>
      </w:r>
      <w:r w:rsidRPr="001F1D5D">
        <w:rPr>
          <w:i/>
          <w:lang w:val="en-US"/>
        </w:rPr>
        <w:t xml:space="preserve">personnel </w:t>
      </w:r>
      <w:r w:rsidRPr="001C220C">
        <w:rPr>
          <w:lang w:val="en-US"/>
        </w:rPr>
        <w:t>needed, such as milling machine operator;</w:t>
      </w:r>
    </w:p>
    <w:p w14:paraId="36793F29" w14:textId="77777777" w:rsidR="00B638E1" w:rsidRPr="001C220C" w:rsidRDefault="00B638E1" w:rsidP="008B2E17">
      <w:pPr>
        <w:pStyle w:val="ListNumber"/>
        <w:numPr>
          <w:ilvl w:val="0"/>
          <w:numId w:val="79"/>
        </w:numPr>
        <w:ind w:left="360"/>
        <w:rPr>
          <w:lang w:val="en-US"/>
        </w:rPr>
      </w:pPr>
      <w:r w:rsidRPr="001C220C">
        <w:rPr>
          <w:lang w:val="en-US"/>
        </w:rPr>
        <w:t xml:space="preserve">the quantity of </w:t>
      </w:r>
      <w:r w:rsidRPr="001F1D5D">
        <w:rPr>
          <w:i/>
          <w:lang w:val="en-US"/>
        </w:rPr>
        <w:t xml:space="preserve">personnel </w:t>
      </w:r>
      <w:r w:rsidRPr="001C220C">
        <w:rPr>
          <w:lang w:val="en-US"/>
        </w:rPr>
        <w:t>needed.</w:t>
      </w:r>
    </w:p>
    <w:p w14:paraId="6478DA3D" w14:textId="77777777" w:rsidR="00B638E1" w:rsidRPr="001C220C" w:rsidRDefault="00B638E1" w:rsidP="000D7FCB">
      <w:pPr>
        <w:pStyle w:val="PARAGRAPH"/>
        <w:rPr>
          <w:lang w:val="en-US"/>
        </w:rPr>
      </w:pPr>
      <w:r w:rsidRPr="001C220C">
        <w:rPr>
          <w:lang w:val="en-US"/>
        </w:rPr>
        <w:t xml:space="preserve">Specific elements associated with each </w:t>
      </w:r>
      <w:r w:rsidRPr="005D0E97">
        <w:rPr>
          <w:i/>
          <w:lang w:val="en-US"/>
        </w:rPr>
        <w:t>personnel requirement</w:t>
      </w:r>
      <w:r w:rsidRPr="001C220C">
        <w:rPr>
          <w:lang w:val="en-US"/>
        </w:rPr>
        <w:t xml:space="preserve"> may be included in one or more </w:t>
      </w:r>
      <w:r w:rsidRPr="005D0E97">
        <w:rPr>
          <w:i/>
          <w:lang w:val="en-US"/>
        </w:rPr>
        <w:t>personnel requirement properties</w:t>
      </w:r>
      <w:r w:rsidRPr="001C220C">
        <w:rPr>
          <w:lang w:val="en-US"/>
        </w:rPr>
        <w:t xml:space="preserve">. </w:t>
      </w:r>
    </w:p>
    <w:p w14:paraId="0B5947E8" w14:textId="0521D0CB" w:rsidR="008E38B4" w:rsidRPr="001C220C" w:rsidRDefault="002F660E" w:rsidP="008E38B4">
      <w:pPr>
        <w:pStyle w:val="PARAGRAPH"/>
        <w:rPr>
          <w:lang w:val="en-US"/>
        </w:rPr>
      </w:pPr>
      <w:r>
        <w:rPr>
          <w:lang w:val="en-US"/>
        </w:rPr>
        <w:fldChar w:fldCharType="begin"/>
      </w:r>
      <w:r>
        <w:rPr>
          <w:lang w:val="en-US"/>
        </w:rPr>
        <w:instrText xml:space="preserve"> REF _Ref449169620 \h </w:instrText>
      </w:r>
      <w:r>
        <w:rPr>
          <w:lang w:val="en-US"/>
        </w:rPr>
      </w:r>
      <w:r>
        <w:rPr>
          <w:lang w:val="en-US"/>
        </w:rPr>
        <w:fldChar w:fldCharType="separate"/>
      </w:r>
      <w:r w:rsidR="00CB090D" w:rsidRPr="001C220C">
        <w:rPr>
          <w:lang w:val="en-US"/>
        </w:rPr>
        <w:t xml:space="preserve">Table </w:t>
      </w:r>
      <w:r w:rsidR="00CB090D">
        <w:rPr>
          <w:noProof/>
          <w:lang w:val="en-US"/>
        </w:rPr>
        <w:t>173</w:t>
      </w:r>
      <w:r>
        <w:rPr>
          <w:lang w:val="en-US"/>
        </w:rPr>
        <w:fldChar w:fldCharType="end"/>
      </w:r>
      <w:r>
        <w:rPr>
          <w:lang w:val="en-US"/>
        </w:rPr>
        <w:t xml:space="preserve"> </w:t>
      </w:r>
      <w:r w:rsidR="009E6331" w:rsidRPr="001C220C">
        <w:rPr>
          <w:lang w:val="en-US"/>
        </w:rPr>
        <w:t xml:space="preserve">defines the </w:t>
      </w:r>
      <w:r w:rsidR="008E38B4">
        <w:rPr>
          <w:lang w:val="en-US"/>
        </w:rPr>
        <w:t>relationship</w:t>
      </w:r>
      <w:r w:rsidR="00F61AC3">
        <w:rPr>
          <w:lang w:val="en-US"/>
        </w:rPr>
        <w:t xml:space="preserve"> role</w:t>
      </w:r>
      <w:r w:rsidR="009E6331" w:rsidRPr="001C220C">
        <w:rPr>
          <w:lang w:val="en-US"/>
        </w:rPr>
        <w:t xml:space="preserve">s for </w:t>
      </w:r>
      <w:r w:rsidR="003B21F3">
        <w:rPr>
          <w:lang w:val="en-US"/>
        </w:rPr>
        <w:t xml:space="preserve">the </w:t>
      </w:r>
      <w:r w:rsidR="009E6331" w:rsidRPr="001C220C">
        <w:rPr>
          <w:i/>
          <w:lang w:val="en-US"/>
        </w:rPr>
        <w:t>personnel requirement</w:t>
      </w:r>
      <w:r w:rsidR="009E6331" w:rsidRPr="001C220C">
        <w:rPr>
          <w:lang w:val="en-US"/>
        </w:rPr>
        <w:t>.</w:t>
      </w:r>
      <w:r w:rsidR="008E38B4">
        <w:rPr>
          <w:lang w:val="en-US"/>
        </w:rPr>
        <w:t xml:space="preserve">  </w:t>
      </w:r>
      <w:r w:rsidR="008E38B4">
        <w:rPr>
          <w:lang w:val="en-US"/>
        </w:rPr>
        <w:fldChar w:fldCharType="begin"/>
      </w:r>
      <w:r w:rsidR="008E38B4">
        <w:rPr>
          <w:lang w:val="en-US"/>
        </w:rPr>
        <w:instrText xml:space="preserve"> REF _Ref161735541 \h </w:instrText>
      </w:r>
      <w:r w:rsidR="008E38B4">
        <w:rPr>
          <w:lang w:val="en-US"/>
        </w:rPr>
      </w:r>
      <w:r w:rsidR="008E38B4">
        <w:rPr>
          <w:lang w:val="en-US"/>
        </w:rPr>
        <w:fldChar w:fldCharType="separate"/>
      </w:r>
      <w:r w:rsidR="00CB090D" w:rsidRPr="001C220C">
        <w:rPr>
          <w:lang w:val="en-US"/>
        </w:rPr>
        <w:t xml:space="preserve">Table </w:t>
      </w:r>
      <w:r w:rsidR="00CB090D">
        <w:rPr>
          <w:noProof/>
          <w:lang w:val="en-US"/>
        </w:rPr>
        <w:t>174</w:t>
      </w:r>
      <w:r w:rsidR="008E38B4">
        <w:rPr>
          <w:lang w:val="en-US"/>
        </w:rPr>
        <w:fldChar w:fldCharType="end"/>
      </w:r>
      <w:r w:rsidR="008E38B4" w:rsidRPr="001C220C">
        <w:rPr>
          <w:lang w:val="en-US"/>
        </w:rPr>
        <w:t xml:space="preserve"> defines the attributes for</w:t>
      </w:r>
      <w:r w:rsidR="003B21F3">
        <w:rPr>
          <w:lang w:val="en-US"/>
        </w:rPr>
        <w:t xml:space="preserve"> the</w:t>
      </w:r>
      <w:r w:rsidR="008E38B4" w:rsidRPr="001C220C">
        <w:rPr>
          <w:lang w:val="en-US"/>
        </w:rPr>
        <w:t xml:space="preserve"> </w:t>
      </w:r>
      <w:r w:rsidR="008E38B4" w:rsidRPr="001C220C">
        <w:rPr>
          <w:i/>
          <w:lang w:val="en-US"/>
        </w:rPr>
        <w:t>personnel requirement</w:t>
      </w:r>
      <w:r w:rsidR="008E38B4" w:rsidRPr="001C220C">
        <w:rPr>
          <w:lang w:val="en-US"/>
        </w:rPr>
        <w:t>.</w:t>
      </w:r>
    </w:p>
    <w:p w14:paraId="7B28386A" w14:textId="13E4CC48" w:rsidR="009E6331" w:rsidRDefault="008E38B4" w:rsidP="008E38B4">
      <w:pPr>
        <w:pStyle w:val="TABLE-title"/>
        <w:rPr>
          <w:ins w:id="15451" w:author="Charles Gifford" w:date="2017-03-20T12:33:00Z"/>
          <w:lang w:val="en-US"/>
        </w:rPr>
      </w:pPr>
      <w:bookmarkStart w:id="15452" w:name="_Ref449169620"/>
      <w:bookmarkStart w:id="15453" w:name="_Toc478492473"/>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CB090D">
        <w:rPr>
          <w:noProof/>
          <w:lang w:val="en-US"/>
        </w:rPr>
        <w:t>173</w:t>
      </w:r>
      <w:r w:rsidR="00FD29D6">
        <w:rPr>
          <w:lang w:val="en-US"/>
        </w:rPr>
        <w:fldChar w:fldCharType="end"/>
      </w:r>
      <w:bookmarkEnd w:id="15452"/>
      <w:r w:rsidRPr="001C220C">
        <w:rPr>
          <w:lang w:val="en-US"/>
        </w:rPr>
        <w:t xml:space="preserve"> </w:t>
      </w:r>
      <w:ins w:id="15454" w:author="Charles Gifford" w:date="2016-04-21T13:13:00Z">
        <w:r>
          <w:rPr>
            <w:lang w:val="en-US"/>
          </w:rPr>
          <w:t>–</w:t>
        </w:r>
        <w:r w:rsidRPr="001C220C">
          <w:rPr>
            <w:lang w:val="en-US"/>
          </w:rPr>
          <w:t xml:space="preserve"> </w:t>
        </w:r>
        <w:r>
          <w:rPr>
            <w:lang w:val="en-US"/>
          </w:rPr>
          <w:t>P</w:t>
        </w:r>
        <w:r w:rsidRPr="001C220C">
          <w:rPr>
            <w:lang w:val="en-US"/>
          </w:rPr>
          <w:t>ersonnel requirement</w:t>
        </w:r>
        <w:r w:rsidRPr="00AC2193">
          <w:rPr>
            <w:lang w:val="en-US"/>
          </w:rPr>
          <w:t xml:space="preserve"> </w:t>
        </w:r>
      </w:ins>
      <w:ins w:id="15455" w:author="Charles Gifford" w:date="2016-05-26T15:25:00Z">
        <w:r w:rsidR="00327E13">
          <w:rPr>
            <w:lang w:val="en-US"/>
          </w:rPr>
          <w:t>relationship</w:t>
        </w:r>
      </w:ins>
      <w:ins w:id="15456" w:author="Charles Gifford" w:date="2017-03-20T12:33:00Z">
        <w:r w:rsidR="00F61AC3">
          <w:rPr>
            <w:lang w:val="en-US"/>
          </w:rPr>
          <w:t xml:space="preserve"> role</w:t>
        </w:r>
      </w:ins>
      <w:ins w:id="15457" w:author="Charles Gifford" w:date="2016-05-26T15:28:00Z">
        <w:r w:rsidR="00327E13">
          <w:rPr>
            <w:lang w:val="en-US"/>
          </w:rPr>
          <w:t>s</w:t>
        </w:r>
      </w:ins>
      <w:bookmarkEnd w:id="15453"/>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170"/>
        <w:gridCol w:w="3690"/>
      </w:tblGrid>
      <w:tr w:rsidR="00F61AC3" w:rsidRPr="009432BC" w14:paraId="3BE6099D" w14:textId="77777777" w:rsidTr="00BA06AC">
        <w:trPr>
          <w:trHeight w:val="197"/>
          <w:tblHeader/>
          <w:ins w:id="15458" w:author="Charles Gifford" w:date="2017-03-20T12:33:00Z"/>
        </w:trPr>
        <w:tc>
          <w:tcPr>
            <w:tcW w:w="2155" w:type="dxa"/>
            <w:shd w:val="clear" w:color="auto" w:fill="auto"/>
          </w:tcPr>
          <w:p w14:paraId="24109F53" w14:textId="77777777" w:rsidR="00F61AC3" w:rsidRPr="009432BC" w:rsidRDefault="00F61AC3" w:rsidP="00BA06AC">
            <w:pPr>
              <w:pStyle w:val="TABLE-col-heading"/>
              <w:rPr>
                <w:ins w:id="15459" w:author="Charles Gifford" w:date="2017-03-20T12:33:00Z"/>
              </w:rPr>
            </w:pPr>
            <w:bookmarkStart w:id="15460" w:name="_Hlk477785796"/>
            <w:ins w:id="15461" w:author="Charles Gifford" w:date="2017-03-20T12:33:00Z">
              <w:r w:rsidRPr="009432BC">
                <w:t>Related Object</w:t>
              </w:r>
            </w:ins>
          </w:p>
        </w:tc>
        <w:tc>
          <w:tcPr>
            <w:tcW w:w="2070" w:type="dxa"/>
            <w:shd w:val="clear" w:color="auto" w:fill="auto"/>
          </w:tcPr>
          <w:p w14:paraId="2CBCE86E" w14:textId="77777777" w:rsidR="00F61AC3" w:rsidRPr="009432BC" w:rsidRDefault="00F61AC3" w:rsidP="00BA06AC">
            <w:pPr>
              <w:pStyle w:val="TABLE-col-heading"/>
              <w:rPr>
                <w:ins w:id="15462" w:author="Charles Gifford" w:date="2017-03-20T12:33:00Z"/>
              </w:rPr>
            </w:pPr>
            <w:ins w:id="15463" w:author="Charles Gifford" w:date="2017-03-20T12:33:00Z">
              <w:r w:rsidRPr="009432BC">
                <w:t>Role</w:t>
              </w:r>
            </w:ins>
          </w:p>
        </w:tc>
        <w:tc>
          <w:tcPr>
            <w:tcW w:w="1170" w:type="dxa"/>
            <w:shd w:val="clear" w:color="auto" w:fill="auto"/>
          </w:tcPr>
          <w:p w14:paraId="662D7D0E" w14:textId="77777777" w:rsidR="00F61AC3" w:rsidRPr="009432BC" w:rsidRDefault="00F61AC3" w:rsidP="00BA06AC">
            <w:pPr>
              <w:pStyle w:val="TABLE-col-heading"/>
              <w:rPr>
                <w:ins w:id="15464" w:author="Charles Gifford" w:date="2017-03-20T12:33:00Z"/>
              </w:rPr>
            </w:pPr>
            <w:ins w:id="15465" w:author="Charles Gifford" w:date="2017-03-20T12:33:00Z">
              <w:r w:rsidRPr="009432BC">
                <w:t>Multiplicity</w:t>
              </w:r>
            </w:ins>
          </w:p>
        </w:tc>
        <w:tc>
          <w:tcPr>
            <w:tcW w:w="3690" w:type="dxa"/>
            <w:shd w:val="clear" w:color="auto" w:fill="auto"/>
          </w:tcPr>
          <w:p w14:paraId="7A236BA8" w14:textId="77777777" w:rsidR="00F61AC3" w:rsidRPr="009432BC" w:rsidRDefault="00F61AC3" w:rsidP="00BA06AC">
            <w:pPr>
              <w:pStyle w:val="TABLE-col-heading"/>
              <w:rPr>
                <w:ins w:id="15466" w:author="Charles Gifford" w:date="2017-03-20T12:33:00Z"/>
              </w:rPr>
            </w:pPr>
            <w:ins w:id="15467" w:author="Charles Gifford" w:date="2017-03-20T12:33:00Z">
              <w:r w:rsidRPr="009432BC">
                <w:t>Description</w:t>
              </w:r>
            </w:ins>
          </w:p>
        </w:tc>
      </w:tr>
      <w:tr w:rsidR="00F61AC3" w:rsidRPr="009432BC" w14:paraId="6C90AB1F" w14:textId="77777777" w:rsidTr="00BA06AC">
        <w:trPr>
          <w:trHeight w:val="332"/>
          <w:ins w:id="15468" w:author="Charles Gifford" w:date="2017-03-20T12:33:00Z"/>
        </w:trPr>
        <w:tc>
          <w:tcPr>
            <w:tcW w:w="2155" w:type="dxa"/>
            <w:shd w:val="clear" w:color="auto" w:fill="auto"/>
          </w:tcPr>
          <w:p w14:paraId="030B9000" w14:textId="77777777" w:rsidR="00F61AC3" w:rsidRPr="009432BC" w:rsidRDefault="00F61AC3" w:rsidP="00BA06AC">
            <w:pPr>
              <w:pStyle w:val="TABLE-cell"/>
              <w:rPr>
                <w:ins w:id="15469" w:author="Charles Gifford" w:date="2017-03-20T12:33:00Z"/>
              </w:rPr>
            </w:pPr>
            <w:ins w:id="15470" w:author="Charles Gifford" w:date="2017-03-20T12:33:00Z">
              <w:r w:rsidRPr="00AB0960">
                <w:rPr>
                  <w:szCs w:val="20"/>
                  <w:lang w:val="en-US"/>
                </w:rPr>
                <w:t>Segment requirement</w:t>
              </w:r>
            </w:ins>
          </w:p>
        </w:tc>
        <w:tc>
          <w:tcPr>
            <w:tcW w:w="2070" w:type="dxa"/>
            <w:shd w:val="clear" w:color="auto" w:fill="auto"/>
          </w:tcPr>
          <w:p w14:paraId="6D9FF9CF" w14:textId="77777777" w:rsidR="00F61AC3" w:rsidRPr="009432BC" w:rsidRDefault="00F61AC3" w:rsidP="00BA06AC">
            <w:pPr>
              <w:pStyle w:val="TABLE-cell"/>
              <w:rPr>
                <w:ins w:id="15471" w:author="Charles Gifford" w:date="2017-03-20T12:33:00Z"/>
              </w:rPr>
            </w:pPr>
            <w:ins w:id="15472" w:author="Charles Gifford" w:date="2017-03-20T12:33:00Z">
              <w:r>
                <w:rPr>
                  <w:szCs w:val="20"/>
                  <w:lang w:val="en-US"/>
                </w:rPr>
                <w:t>NA</w:t>
              </w:r>
            </w:ins>
          </w:p>
        </w:tc>
        <w:tc>
          <w:tcPr>
            <w:tcW w:w="1170" w:type="dxa"/>
            <w:shd w:val="clear" w:color="auto" w:fill="auto"/>
          </w:tcPr>
          <w:p w14:paraId="2D3F61AE" w14:textId="77777777" w:rsidR="00F61AC3" w:rsidRPr="009432BC" w:rsidRDefault="00F61AC3" w:rsidP="00BA06AC">
            <w:pPr>
              <w:pStyle w:val="TABLE-cell"/>
              <w:rPr>
                <w:ins w:id="15473" w:author="Charles Gifford" w:date="2017-03-20T12:33:00Z"/>
              </w:rPr>
            </w:pPr>
            <w:ins w:id="15474" w:author="Charles Gifford" w:date="2017-03-20T12:33:00Z">
              <w:r w:rsidRPr="00AB0960">
                <w:rPr>
                  <w:szCs w:val="20"/>
                  <w:lang w:val="en-US"/>
                </w:rPr>
                <w:t>1</w:t>
              </w:r>
            </w:ins>
          </w:p>
        </w:tc>
        <w:tc>
          <w:tcPr>
            <w:tcW w:w="3690" w:type="dxa"/>
            <w:shd w:val="clear" w:color="auto" w:fill="auto"/>
          </w:tcPr>
          <w:p w14:paraId="739314C4" w14:textId="0216BFC0" w:rsidR="00F61AC3" w:rsidRPr="009432BC" w:rsidRDefault="00D80AC6" w:rsidP="00BA06AC">
            <w:pPr>
              <w:pStyle w:val="TABLE-cell"/>
              <w:rPr>
                <w:ins w:id="15475" w:author="Charles Gifford" w:date="2017-03-20T12:33:00Z"/>
              </w:rPr>
            </w:pPr>
            <w:ins w:id="15476" w:author="Charles Gifford" w:date="2017-03-20T15:11:00Z">
              <w:r>
                <w:rPr>
                  <w:lang w:val="en-US"/>
                </w:rPr>
                <w:t xml:space="preserve">This </w:t>
              </w:r>
              <w:r>
                <w:rPr>
                  <w:i/>
                  <w:lang w:val="en-US"/>
                </w:rPr>
                <w:t>personnel</w:t>
              </w:r>
              <w:r>
                <w:rPr>
                  <w:lang w:val="en-US"/>
                </w:rPr>
                <w:t xml:space="preserve"> </w:t>
              </w:r>
            </w:ins>
            <w:ins w:id="15477" w:author="Charles Gifford" w:date="2017-03-20T15:12:00Z">
              <w:r>
                <w:rPr>
                  <w:i/>
                  <w:lang w:val="en-US"/>
                </w:rPr>
                <w:t>requirement</w:t>
              </w:r>
            </w:ins>
            <w:ins w:id="15478" w:author="Charles Gifford" w:date="2017-03-20T15:11:00Z">
              <w:r>
                <w:rPr>
                  <w:lang w:val="en-US"/>
                </w:rPr>
                <w:t xml:space="preserve"> is a part of the </w:t>
              </w:r>
              <w:r w:rsidRPr="00D23A6F">
                <w:rPr>
                  <w:i/>
                  <w:lang w:val="en-US"/>
                </w:rPr>
                <w:t>segment re</w:t>
              </w:r>
            </w:ins>
            <w:ins w:id="15479" w:author="Charles Gifford" w:date="2017-03-20T15:12:00Z">
              <w:r w:rsidRPr="00D23A6F">
                <w:rPr>
                  <w:i/>
                  <w:lang w:val="en-US"/>
                </w:rPr>
                <w:t>quirement</w:t>
              </w:r>
            </w:ins>
            <w:ins w:id="15480" w:author="Charles Gifford" w:date="2017-03-20T15:11:00Z">
              <w:r>
                <w:rPr>
                  <w:lang w:val="en-US"/>
                </w:rPr>
                <w:t xml:space="preserve"> as the whole.</w:t>
              </w:r>
            </w:ins>
          </w:p>
        </w:tc>
      </w:tr>
      <w:tr w:rsidR="00F61AC3" w:rsidRPr="009432BC" w14:paraId="578B0F00" w14:textId="77777777" w:rsidTr="00BA06AC">
        <w:trPr>
          <w:trHeight w:val="332"/>
          <w:ins w:id="15481" w:author="Charles Gifford" w:date="2017-03-20T12:33:00Z"/>
        </w:trPr>
        <w:tc>
          <w:tcPr>
            <w:tcW w:w="2155" w:type="dxa"/>
            <w:shd w:val="clear" w:color="auto" w:fill="auto"/>
          </w:tcPr>
          <w:p w14:paraId="40049F8C" w14:textId="6451118E" w:rsidR="00F61AC3" w:rsidRDefault="00F61AC3" w:rsidP="00F61AC3">
            <w:pPr>
              <w:pStyle w:val="TABLE-cell"/>
              <w:rPr>
                <w:ins w:id="15482" w:author="Charles Gifford" w:date="2017-03-20T12:33:00Z"/>
                <w:szCs w:val="20"/>
                <w:lang w:val="en-US"/>
              </w:rPr>
            </w:pPr>
            <w:ins w:id="15483" w:author="Charles Gifford" w:date="2017-03-20T12:34:00Z">
              <w:r w:rsidRPr="00AB0960">
                <w:rPr>
                  <w:szCs w:val="20"/>
                  <w:lang w:val="en-US"/>
                </w:rPr>
                <w:t>Personnel requirement property</w:t>
              </w:r>
            </w:ins>
          </w:p>
        </w:tc>
        <w:tc>
          <w:tcPr>
            <w:tcW w:w="2070" w:type="dxa"/>
            <w:shd w:val="clear" w:color="auto" w:fill="auto"/>
          </w:tcPr>
          <w:p w14:paraId="0C69A557" w14:textId="58E3807C" w:rsidR="00F61AC3" w:rsidRDefault="00F61AC3" w:rsidP="00F61AC3">
            <w:pPr>
              <w:pStyle w:val="TABLE-cell"/>
              <w:rPr>
                <w:ins w:id="15484" w:author="Charles Gifford" w:date="2017-03-20T12:33:00Z"/>
                <w:szCs w:val="20"/>
                <w:lang w:val="en-US"/>
              </w:rPr>
            </w:pPr>
            <w:ins w:id="15485" w:author="Charles Gifford" w:date="2017-03-20T12:34:00Z">
              <w:r w:rsidRPr="00AB0960">
                <w:rPr>
                  <w:szCs w:val="20"/>
                  <w:lang w:val="en-US"/>
                </w:rPr>
                <w:t>Personnel requirement property</w:t>
              </w:r>
            </w:ins>
          </w:p>
        </w:tc>
        <w:tc>
          <w:tcPr>
            <w:tcW w:w="1170" w:type="dxa"/>
            <w:shd w:val="clear" w:color="auto" w:fill="auto"/>
          </w:tcPr>
          <w:p w14:paraId="4BF8A829" w14:textId="3A61C39E" w:rsidR="00F61AC3" w:rsidRDefault="00F61AC3" w:rsidP="00F61AC3">
            <w:pPr>
              <w:pStyle w:val="TABLE-cell"/>
              <w:rPr>
                <w:ins w:id="15486" w:author="Charles Gifford" w:date="2017-03-20T12:33:00Z"/>
                <w:szCs w:val="20"/>
                <w:lang w:val="en-US"/>
              </w:rPr>
            </w:pPr>
            <w:ins w:id="15487" w:author="Charles Gifford" w:date="2017-03-20T12:34:00Z">
              <w:r>
                <w:rPr>
                  <w:szCs w:val="20"/>
                  <w:lang w:val="en-US"/>
                </w:rPr>
                <w:t>0</w:t>
              </w:r>
              <w:r w:rsidRPr="00AB0960">
                <w:rPr>
                  <w:szCs w:val="20"/>
                  <w:lang w:val="en-US"/>
                </w:rPr>
                <w:t>..*</w:t>
              </w:r>
            </w:ins>
          </w:p>
        </w:tc>
        <w:tc>
          <w:tcPr>
            <w:tcW w:w="3690" w:type="dxa"/>
            <w:shd w:val="clear" w:color="auto" w:fill="auto"/>
          </w:tcPr>
          <w:p w14:paraId="1D581785" w14:textId="19E6FF20" w:rsidR="00F61AC3" w:rsidRPr="00BE0F67" w:rsidRDefault="00F61AC3" w:rsidP="00F61AC3">
            <w:pPr>
              <w:pStyle w:val="TABLE-cell"/>
              <w:rPr>
                <w:ins w:id="15488" w:author="Charles Gifford" w:date="2017-03-20T12:33:00Z"/>
                <w:lang w:val="en-US"/>
              </w:rPr>
            </w:pPr>
            <w:ins w:id="15489" w:author="Charles Gifford" w:date="2017-03-20T12:34:00Z">
              <w:r>
                <w:rPr>
                  <w:lang w:val="en-US"/>
                </w:rPr>
                <w:t>The</w:t>
              </w:r>
            </w:ins>
            <w:ins w:id="15490" w:author="Charles Gifford" w:date="2017-03-20T12:35:00Z">
              <w:r>
                <w:rPr>
                  <w:lang w:val="en-US"/>
                </w:rPr>
                <w:t xml:space="preserve"> values in</w:t>
              </w:r>
            </w:ins>
            <w:ins w:id="15491" w:author="Charles Gifford" w:date="2017-03-20T12:34:00Z">
              <w:r>
                <w:rPr>
                  <w:lang w:val="en-US"/>
                </w:rPr>
                <w:t xml:space="preserve"> </w:t>
              </w:r>
            </w:ins>
            <w:ins w:id="15492" w:author="Charles Gifford" w:date="2017-03-20T13:04:00Z">
              <w:r w:rsidR="00C02C26">
                <w:rPr>
                  <w:lang w:val="en-US"/>
                </w:rPr>
                <w:t xml:space="preserve">the </w:t>
              </w:r>
            </w:ins>
            <w:ins w:id="15493" w:author="Charles Gifford" w:date="2017-03-20T12:34:00Z">
              <w:r>
                <w:rPr>
                  <w:i/>
                  <w:lang w:val="en-US"/>
                </w:rPr>
                <w:t xml:space="preserve">personnel requirement </w:t>
              </w:r>
              <w:r w:rsidRPr="00465559">
                <w:rPr>
                  <w:i/>
                  <w:lang w:val="en-US"/>
                </w:rPr>
                <w:t>property</w:t>
              </w:r>
              <w:r>
                <w:rPr>
                  <w:lang w:val="en-US"/>
                </w:rPr>
                <w:t xml:space="preserve"> </w:t>
              </w:r>
            </w:ins>
            <w:ins w:id="15494" w:author="Charles Gifford" w:date="2017-03-20T13:04:00Z">
              <w:r w:rsidR="00C02C26">
                <w:rPr>
                  <w:lang w:val="en-US"/>
                </w:rPr>
                <w:t xml:space="preserve">are </w:t>
              </w:r>
            </w:ins>
            <w:ins w:id="15495" w:author="Charles Gifford" w:date="2017-03-20T12:34:00Z">
              <w:r>
                <w:rPr>
                  <w:lang w:val="en-US"/>
                </w:rPr>
                <w:t>for</w:t>
              </w:r>
              <w:r w:rsidRPr="00786491">
                <w:rPr>
                  <w:lang w:val="en-US"/>
                </w:rPr>
                <w:t xml:space="preserve"> </w:t>
              </w:r>
              <w:r w:rsidR="00BA06AC">
                <w:rPr>
                  <w:lang w:val="en-US"/>
                </w:rPr>
                <w:t>th</w:t>
              </w:r>
            </w:ins>
            <w:ins w:id="15496" w:author="Charles Gifford" w:date="2017-03-20T12:59:00Z">
              <w:r w:rsidR="00BA06AC">
                <w:rPr>
                  <w:lang w:val="en-US"/>
                </w:rPr>
                <w:t>is</w:t>
              </w:r>
            </w:ins>
            <w:ins w:id="15497" w:author="Charles Gifford" w:date="2017-03-20T12:34:00Z">
              <w:r w:rsidRPr="00AB0960">
                <w:rPr>
                  <w:lang w:val="en-US"/>
                </w:rPr>
                <w:t xml:space="preserve"> </w:t>
              </w:r>
              <w:r w:rsidRPr="00AB0960">
                <w:rPr>
                  <w:i/>
                  <w:lang w:val="en-US"/>
                </w:rPr>
                <w:t>personnel</w:t>
              </w:r>
              <w:r w:rsidRPr="00AB0960">
                <w:rPr>
                  <w:lang w:val="en-US"/>
                </w:rPr>
                <w:t xml:space="preserve"> </w:t>
              </w:r>
              <w:r w:rsidRPr="00AB0960">
                <w:rPr>
                  <w:i/>
                  <w:lang w:val="en-US"/>
                </w:rPr>
                <w:t>requirement</w:t>
              </w:r>
              <w:r w:rsidRPr="00AB0960">
                <w:rPr>
                  <w:lang w:val="en-US"/>
                </w:rPr>
                <w:t>.</w:t>
              </w:r>
            </w:ins>
          </w:p>
        </w:tc>
      </w:tr>
      <w:tr w:rsidR="003E38CA" w:rsidRPr="009432BC" w14:paraId="6BB423B8" w14:textId="77777777" w:rsidTr="00D23A6F">
        <w:trPr>
          <w:trHeight w:val="332"/>
          <w:ins w:id="15498" w:author="Charles Gifford" w:date="2017-03-20T12:45:00Z"/>
        </w:trPr>
        <w:tc>
          <w:tcPr>
            <w:tcW w:w="2155" w:type="dxa"/>
            <w:shd w:val="clear" w:color="auto" w:fill="auto"/>
          </w:tcPr>
          <w:p w14:paraId="143901D1" w14:textId="673C2ADC" w:rsidR="003E38CA" w:rsidRPr="00AB0960" w:rsidRDefault="003E38CA" w:rsidP="003E38CA">
            <w:pPr>
              <w:pStyle w:val="TABLE-cell"/>
              <w:rPr>
                <w:ins w:id="15499" w:author="Charles Gifford" w:date="2017-03-20T12:45:00Z"/>
                <w:szCs w:val="20"/>
                <w:lang w:val="en-US"/>
              </w:rPr>
            </w:pPr>
            <w:ins w:id="15500" w:author="Charles Gifford" w:date="2017-03-20T12:45:00Z">
              <w:r w:rsidRPr="00BA207E">
                <w:t>Personnel class</w:t>
              </w:r>
            </w:ins>
          </w:p>
        </w:tc>
        <w:tc>
          <w:tcPr>
            <w:tcW w:w="2070" w:type="dxa"/>
            <w:shd w:val="clear" w:color="auto" w:fill="auto"/>
          </w:tcPr>
          <w:p w14:paraId="6A0775A8" w14:textId="0A451869" w:rsidR="003E38CA" w:rsidRPr="00AB0960" w:rsidRDefault="003E38CA" w:rsidP="003E38CA">
            <w:pPr>
              <w:pStyle w:val="TABLE-cell"/>
              <w:rPr>
                <w:ins w:id="15501" w:author="Charles Gifford" w:date="2017-03-20T12:45:00Z"/>
                <w:szCs w:val="20"/>
                <w:lang w:val="en-US"/>
              </w:rPr>
            </w:pPr>
            <w:ins w:id="15502" w:author="Charles Gifford" w:date="2017-03-20T12:45:00Z">
              <w:r w:rsidRPr="00BA207E">
                <w:t>Personnel class</w:t>
              </w:r>
            </w:ins>
          </w:p>
        </w:tc>
        <w:tc>
          <w:tcPr>
            <w:tcW w:w="1170" w:type="dxa"/>
            <w:shd w:val="clear" w:color="auto" w:fill="auto"/>
          </w:tcPr>
          <w:p w14:paraId="3B3999DB" w14:textId="17C6297F" w:rsidR="003E38CA" w:rsidRDefault="003E38CA" w:rsidP="003E38CA">
            <w:pPr>
              <w:pStyle w:val="TABLE-cell"/>
              <w:rPr>
                <w:ins w:id="15503" w:author="Charles Gifford" w:date="2017-03-20T12:45:00Z"/>
                <w:szCs w:val="20"/>
                <w:lang w:val="en-US"/>
              </w:rPr>
            </w:pPr>
            <w:ins w:id="15504" w:author="Charles Gifford" w:date="2017-03-20T12:45:00Z">
              <w:r w:rsidRPr="0030452A">
                <w:t>0..*</w:t>
              </w:r>
            </w:ins>
          </w:p>
        </w:tc>
        <w:tc>
          <w:tcPr>
            <w:tcW w:w="3690" w:type="dxa"/>
            <w:shd w:val="clear" w:color="auto" w:fill="auto"/>
          </w:tcPr>
          <w:p w14:paraId="2BD028A6" w14:textId="2832AD34" w:rsidR="003E38CA" w:rsidRDefault="003E38CA" w:rsidP="003E38CA">
            <w:pPr>
              <w:pStyle w:val="TABLE-cell"/>
              <w:rPr>
                <w:ins w:id="15505" w:author="Charles Gifford" w:date="2017-03-20T12:45:00Z"/>
                <w:lang w:val="en-US"/>
              </w:rPr>
            </w:pPr>
            <w:ins w:id="15506" w:author="Charles Gifford" w:date="2017-03-20T12:45:00Z">
              <w:r>
                <w:t>A cross-model association to</w:t>
              </w:r>
              <w:r w:rsidRPr="00FD719C">
                <w:t xml:space="preserve"> element in the </w:t>
              </w:r>
              <w:r>
                <w:t xml:space="preserve">personnel </w:t>
              </w:r>
              <w:r w:rsidRPr="00FD719C">
                <w:t>model</w:t>
              </w:r>
              <w:r>
                <w:t xml:space="preserve"> as explained in clause 4.6.4</w:t>
              </w:r>
              <w:r w:rsidRPr="00FD719C">
                <w:t>.</w:t>
              </w:r>
            </w:ins>
          </w:p>
        </w:tc>
      </w:tr>
      <w:tr w:rsidR="003E38CA" w:rsidRPr="009432BC" w14:paraId="1C4BA46C" w14:textId="77777777" w:rsidTr="00D23A6F">
        <w:trPr>
          <w:trHeight w:val="332"/>
          <w:ins w:id="15507" w:author="Charles Gifford" w:date="2017-03-20T12:45:00Z"/>
        </w:trPr>
        <w:tc>
          <w:tcPr>
            <w:tcW w:w="2155" w:type="dxa"/>
            <w:shd w:val="clear" w:color="auto" w:fill="auto"/>
          </w:tcPr>
          <w:p w14:paraId="69B5C7C0" w14:textId="3B2B62FB" w:rsidR="003E38CA" w:rsidRPr="00AB0960" w:rsidRDefault="003E38CA" w:rsidP="003E38CA">
            <w:pPr>
              <w:pStyle w:val="TABLE-cell"/>
              <w:rPr>
                <w:ins w:id="15508" w:author="Charles Gifford" w:date="2017-03-20T12:45:00Z"/>
                <w:szCs w:val="20"/>
                <w:lang w:val="en-US"/>
              </w:rPr>
            </w:pPr>
            <w:ins w:id="15509" w:author="Charles Gifford" w:date="2017-03-20T12:45:00Z">
              <w:r w:rsidRPr="00BA207E">
                <w:t>Person</w:t>
              </w:r>
            </w:ins>
          </w:p>
        </w:tc>
        <w:tc>
          <w:tcPr>
            <w:tcW w:w="2070" w:type="dxa"/>
            <w:shd w:val="clear" w:color="auto" w:fill="auto"/>
          </w:tcPr>
          <w:p w14:paraId="7DBCFAD8" w14:textId="0A810EC7" w:rsidR="003E38CA" w:rsidRPr="00AB0960" w:rsidRDefault="003E38CA" w:rsidP="003E38CA">
            <w:pPr>
              <w:pStyle w:val="TABLE-cell"/>
              <w:rPr>
                <w:ins w:id="15510" w:author="Charles Gifford" w:date="2017-03-20T12:45:00Z"/>
                <w:szCs w:val="20"/>
                <w:lang w:val="en-US"/>
              </w:rPr>
            </w:pPr>
            <w:ins w:id="15511" w:author="Charles Gifford" w:date="2017-03-20T12:45:00Z">
              <w:r w:rsidRPr="00BA207E">
                <w:t>Person</w:t>
              </w:r>
            </w:ins>
          </w:p>
        </w:tc>
        <w:tc>
          <w:tcPr>
            <w:tcW w:w="1170" w:type="dxa"/>
            <w:shd w:val="clear" w:color="auto" w:fill="auto"/>
          </w:tcPr>
          <w:p w14:paraId="55F03876" w14:textId="1420A8BC" w:rsidR="003E38CA" w:rsidRDefault="003E38CA" w:rsidP="003E38CA">
            <w:pPr>
              <w:pStyle w:val="TABLE-cell"/>
              <w:rPr>
                <w:ins w:id="15512" w:author="Charles Gifford" w:date="2017-03-20T12:45:00Z"/>
                <w:szCs w:val="20"/>
                <w:lang w:val="en-US"/>
              </w:rPr>
            </w:pPr>
            <w:ins w:id="15513" w:author="Charles Gifford" w:date="2017-03-20T12:45:00Z">
              <w:r w:rsidRPr="0030452A">
                <w:t>0..*</w:t>
              </w:r>
            </w:ins>
          </w:p>
        </w:tc>
        <w:tc>
          <w:tcPr>
            <w:tcW w:w="3690" w:type="dxa"/>
            <w:shd w:val="clear" w:color="auto" w:fill="auto"/>
          </w:tcPr>
          <w:p w14:paraId="7BB2FAC7" w14:textId="43F5EFDD" w:rsidR="003E38CA" w:rsidRDefault="003E38CA" w:rsidP="003E38CA">
            <w:pPr>
              <w:pStyle w:val="TABLE-cell"/>
              <w:rPr>
                <w:ins w:id="15514" w:author="Charles Gifford" w:date="2017-03-20T12:45:00Z"/>
                <w:lang w:val="en-US"/>
              </w:rPr>
            </w:pPr>
            <w:ins w:id="15515" w:author="Charles Gifford" w:date="2017-03-20T12:45:00Z">
              <w:r w:rsidRPr="002C3CDB">
                <w:t>A cross-model association to element in the personnel model as explained in clause 4.6.4.</w:t>
              </w:r>
            </w:ins>
          </w:p>
        </w:tc>
      </w:tr>
    </w:tbl>
    <w:p w14:paraId="2A26CF3A" w14:textId="04492CA9" w:rsidR="009E6331" w:rsidRPr="001C220C" w:rsidRDefault="009E6331" w:rsidP="000D7FCB">
      <w:pPr>
        <w:pStyle w:val="TABLE-title"/>
        <w:rPr>
          <w:lang w:val="en-US"/>
        </w:rPr>
      </w:pPr>
      <w:bookmarkStart w:id="15516" w:name="_Ref161735541"/>
      <w:bookmarkStart w:id="15517" w:name="_Toc161631655"/>
      <w:bookmarkStart w:id="15518" w:name="_Toc266864182"/>
      <w:bookmarkStart w:id="15519" w:name="_Toc306621070"/>
      <w:bookmarkStart w:id="15520" w:name="_Toc320178466"/>
      <w:bookmarkStart w:id="15521" w:name="_Toc478492474"/>
      <w:bookmarkEnd w:id="15460"/>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CB090D">
        <w:rPr>
          <w:noProof/>
          <w:lang w:val="en-US"/>
        </w:rPr>
        <w:t>174</w:t>
      </w:r>
      <w:r w:rsidR="00FD29D6">
        <w:rPr>
          <w:lang w:val="en-US"/>
        </w:rPr>
        <w:fldChar w:fldCharType="end"/>
      </w:r>
      <w:bookmarkEnd w:id="15516"/>
      <w:r w:rsidRPr="001C220C">
        <w:rPr>
          <w:lang w:val="en-US"/>
        </w:rPr>
        <w:t xml:space="preserve"> </w:t>
      </w:r>
      <w:r w:rsidR="000D7FCB">
        <w:rPr>
          <w:lang w:val="en-US"/>
        </w:rPr>
        <w:t>–</w:t>
      </w:r>
      <w:r w:rsidRPr="001C220C">
        <w:rPr>
          <w:lang w:val="en-US"/>
        </w:rPr>
        <w:t xml:space="preserve"> </w:t>
      </w:r>
      <w:r w:rsidR="003B2776">
        <w:rPr>
          <w:lang w:val="en-US"/>
        </w:rPr>
        <w:t>P</w:t>
      </w:r>
      <w:r w:rsidRPr="001C220C">
        <w:rPr>
          <w:lang w:val="en-US"/>
        </w:rPr>
        <w:t>ersonnel requirement</w:t>
      </w:r>
      <w:bookmarkEnd w:id="15517"/>
      <w:bookmarkEnd w:id="15518"/>
      <w:bookmarkEnd w:id="15519"/>
      <w:bookmarkEnd w:id="15520"/>
      <w:r w:rsidR="003B2776" w:rsidRPr="00AC2193">
        <w:rPr>
          <w:lang w:val="en-US"/>
        </w:rPr>
        <w:t xml:space="preserve"> </w:t>
      </w:r>
      <w:r w:rsidR="003B2776">
        <w:rPr>
          <w:lang w:val="en-US"/>
        </w:rPr>
        <w:t>attributes</w:t>
      </w:r>
      <w:bookmarkEnd w:id="15521"/>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156"/>
        <w:gridCol w:w="1350"/>
        <w:gridCol w:w="1170"/>
        <w:gridCol w:w="1221"/>
      </w:tblGrid>
      <w:tr w:rsidR="009E6331" w:rsidRPr="001C220C" w14:paraId="4820BE76" w14:textId="77777777" w:rsidTr="00F3510F">
        <w:trPr>
          <w:tblHeader/>
          <w:jc w:val="center"/>
        </w:trPr>
        <w:tc>
          <w:tcPr>
            <w:tcW w:w="1269" w:type="dxa"/>
          </w:tcPr>
          <w:p w14:paraId="2DE8ABA1" w14:textId="77777777" w:rsidR="009E6331" w:rsidRPr="001C220C" w:rsidRDefault="009E6331" w:rsidP="00F3510F">
            <w:pPr>
              <w:pStyle w:val="NormalTableHeader"/>
              <w:keepNext w:val="0"/>
              <w:spacing w:before="40"/>
              <w:rPr>
                <w:lang w:val="en-US"/>
              </w:rPr>
            </w:pPr>
            <w:r w:rsidRPr="001C220C">
              <w:rPr>
                <w:lang w:val="en-US"/>
              </w:rPr>
              <w:t xml:space="preserve">Attribute </w:t>
            </w:r>
            <w:r w:rsidR="0001772B">
              <w:rPr>
                <w:lang w:val="en-US"/>
              </w:rPr>
              <w:t>n</w:t>
            </w:r>
            <w:r w:rsidRPr="001C220C">
              <w:rPr>
                <w:lang w:val="en-US"/>
              </w:rPr>
              <w:t>ame</w:t>
            </w:r>
          </w:p>
        </w:tc>
        <w:tc>
          <w:tcPr>
            <w:tcW w:w="2880" w:type="dxa"/>
          </w:tcPr>
          <w:p w14:paraId="520D04DF" w14:textId="77777777" w:rsidR="009E6331" w:rsidRPr="001C220C" w:rsidRDefault="009E6331" w:rsidP="00F3510F">
            <w:pPr>
              <w:pStyle w:val="NormalTableHeader"/>
              <w:keepNext w:val="0"/>
              <w:spacing w:before="40"/>
              <w:rPr>
                <w:lang w:val="en-US"/>
              </w:rPr>
            </w:pPr>
            <w:r w:rsidRPr="001C220C">
              <w:rPr>
                <w:lang w:val="en-US"/>
              </w:rPr>
              <w:t>Description</w:t>
            </w:r>
          </w:p>
        </w:tc>
        <w:tc>
          <w:tcPr>
            <w:tcW w:w="1156" w:type="dxa"/>
          </w:tcPr>
          <w:p w14:paraId="5880C07E" w14:textId="77777777" w:rsidR="009E6331" w:rsidRPr="001C220C" w:rsidRDefault="00AE4770" w:rsidP="00F3510F">
            <w:pPr>
              <w:pStyle w:val="NormalTableHeader"/>
              <w:keepNext w:val="0"/>
              <w:spacing w:before="40"/>
              <w:rPr>
                <w:lang w:val="en-US"/>
              </w:rPr>
            </w:pPr>
            <w:r>
              <w:rPr>
                <w:lang w:val="en-US"/>
              </w:rPr>
              <w:t>Production example</w:t>
            </w:r>
            <w:r w:rsidR="009E6331" w:rsidRPr="001C220C">
              <w:rPr>
                <w:lang w:val="en-US"/>
              </w:rPr>
              <w:t>s</w:t>
            </w:r>
          </w:p>
        </w:tc>
        <w:tc>
          <w:tcPr>
            <w:tcW w:w="1350" w:type="dxa"/>
          </w:tcPr>
          <w:p w14:paraId="5E6587AD" w14:textId="77777777" w:rsidR="009E6331" w:rsidRPr="001C220C" w:rsidRDefault="00AE4770" w:rsidP="00F3510F">
            <w:pPr>
              <w:pStyle w:val="NormalTableHeader"/>
              <w:keepNext w:val="0"/>
              <w:spacing w:before="40"/>
              <w:rPr>
                <w:lang w:val="en-US"/>
              </w:rPr>
            </w:pPr>
            <w:r>
              <w:rPr>
                <w:lang w:val="en-US"/>
              </w:rPr>
              <w:t>Maintenance example</w:t>
            </w:r>
            <w:r w:rsidR="009E6331" w:rsidRPr="001C220C">
              <w:rPr>
                <w:lang w:val="en-US"/>
              </w:rPr>
              <w:t>s</w:t>
            </w:r>
          </w:p>
        </w:tc>
        <w:tc>
          <w:tcPr>
            <w:tcW w:w="1170" w:type="dxa"/>
          </w:tcPr>
          <w:p w14:paraId="7812D2E2" w14:textId="77777777" w:rsidR="009E6331" w:rsidRPr="001C220C" w:rsidRDefault="00AE4770" w:rsidP="00F3510F">
            <w:pPr>
              <w:pStyle w:val="NormalTableHeader"/>
              <w:keepNext w:val="0"/>
              <w:spacing w:before="40"/>
              <w:rPr>
                <w:lang w:val="en-US"/>
              </w:rPr>
            </w:pPr>
            <w:r>
              <w:rPr>
                <w:lang w:val="en-US"/>
              </w:rPr>
              <w:t>Quality example</w:t>
            </w:r>
            <w:r w:rsidR="009E6331" w:rsidRPr="001C220C">
              <w:rPr>
                <w:lang w:val="en-US"/>
              </w:rPr>
              <w:t>s</w:t>
            </w:r>
          </w:p>
        </w:tc>
        <w:tc>
          <w:tcPr>
            <w:tcW w:w="1221" w:type="dxa"/>
          </w:tcPr>
          <w:p w14:paraId="05311C8B" w14:textId="77777777" w:rsidR="009E6331" w:rsidRPr="001C220C" w:rsidRDefault="00AE4770" w:rsidP="00F3510F">
            <w:pPr>
              <w:pStyle w:val="NormalTableHeader"/>
              <w:keepNext w:val="0"/>
              <w:spacing w:before="40"/>
              <w:rPr>
                <w:lang w:val="en-US"/>
              </w:rPr>
            </w:pPr>
            <w:r>
              <w:rPr>
                <w:lang w:val="en-US"/>
              </w:rPr>
              <w:t>Inventory example</w:t>
            </w:r>
            <w:r w:rsidR="009E6331" w:rsidRPr="001C220C">
              <w:rPr>
                <w:lang w:val="en-US"/>
              </w:rPr>
              <w:t>s</w:t>
            </w:r>
          </w:p>
        </w:tc>
      </w:tr>
      <w:tr w:rsidR="00456C77" w:rsidRPr="001C220C" w14:paraId="0E17857A" w14:textId="77777777" w:rsidTr="00F3510F">
        <w:trPr>
          <w:cantSplit/>
          <w:jc w:val="center"/>
          <w:ins w:id="15522" w:author="Charles Gifford" w:date="2016-07-22T21:33:00Z"/>
        </w:trPr>
        <w:tc>
          <w:tcPr>
            <w:tcW w:w="1269" w:type="dxa"/>
          </w:tcPr>
          <w:p w14:paraId="29F303E0" w14:textId="63FE28D8" w:rsidR="00456C77" w:rsidRPr="001C220C" w:rsidRDefault="00456C77" w:rsidP="00456C77">
            <w:pPr>
              <w:pStyle w:val="TableNormal1"/>
              <w:keepNext w:val="0"/>
              <w:rPr>
                <w:ins w:id="15523" w:author="Charles Gifford" w:date="2016-07-22T21:33:00Z"/>
                <w:lang w:val="en-US"/>
              </w:rPr>
            </w:pPr>
            <w:ins w:id="15524" w:author="Charles Gifford" w:date="2016-07-22T21:34:00Z">
              <w:r w:rsidRPr="00DD4C84">
                <w:t>ID</w:t>
              </w:r>
            </w:ins>
          </w:p>
        </w:tc>
        <w:tc>
          <w:tcPr>
            <w:tcW w:w="2880" w:type="dxa"/>
          </w:tcPr>
          <w:p w14:paraId="6AE8813D" w14:textId="28AE2C65" w:rsidR="00456C77" w:rsidRPr="001C220C" w:rsidRDefault="00456C77" w:rsidP="00456C77">
            <w:pPr>
              <w:pStyle w:val="TableNormal1"/>
              <w:keepNext w:val="0"/>
              <w:rPr>
                <w:ins w:id="15525" w:author="Charles Gifford" w:date="2016-07-22T21:33:00Z"/>
                <w:lang w:val="en-US"/>
              </w:rPr>
            </w:pPr>
            <w:ins w:id="15526" w:author="Charles Gifford" w:date="2016-07-22T21:34:00Z">
              <w:r w:rsidRPr="00DD4C84">
                <w:rPr>
                  <w:lang w:val="en-US"/>
                </w:rPr>
                <w:t xml:space="preserve">A unique identification of a specific </w:t>
              </w:r>
              <w:r w:rsidRPr="007F7475">
                <w:rPr>
                  <w:i/>
                  <w:lang w:val="en-US"/>
                </w:rPr>
                <w:t>person</w:t>
              </w:r>
            </w:ins>
            <w:r w:rsidR="00B84D87">
              <w:rPr>
                <w:i/>
                <w:lang w:val="en-US"/>
              </w:rPr>
              <w:t>nel</w:t>
            </w:r>
            <w:ins w:id="15527" w:author="Charles Gifford" w:date="2016-07-22T21:34:00Z">
              <w:r w:rsidRPr="007F7475">
                <w:rPr>
                  <w:i/>
                  <w:lang w:val="en-US"/>
                </w:rPr>
                <w:t xml:space="preserve"> requirement. </w:t>
              </w:r>
            </w:ins>
          </w:p>
        </w:tc>
        <w:tc>
          <w:tcPr>
            <w:tcW w:w="1156" w:type="dxa"/>
          </w:tcPr>
          <w:p w14:paraId="74B2F6D5" w14:textId="2FD71DC5" w:rsidR="00456C77" w:rsidRPr="001C220C" w:rsidRDefault="00456C77" w:rsidP="00456C77">
            <w:pPr>
              <w:pStyle w:val="TableNormal1"/>
              <w:keepNext w:val="0"/>
              <w:rPr>
                <w:ins w:id="15528" w:author="Charles Gifford" w:date="2016-07-22T21:33:00Z"/>
                <w:lang w:val="en-US"/>
              </w:rPr>
            </w:pPr>
            <w:ins w:id="15529" w:author="Charles Gifford" w:date="2016-07-22T21:34:00Z">
              <w:r w:rsidRPr="00DD4C84">
                <w:rPr>
                  <w:lang w:val="en-US"/>
                </w:rPr>
                <w:t>Employee 23</w:t>
              </w:r>
            </w:ins>
          </w:p>
        </w:tc>
        <w:tc>
          <w:tcPr>
            <w:tcW w:w="1350" w:type="dxa"/>
          </w:tcPr>
          <w:p w14:paraId="10B440BE" w14:textId="6A9DC8EF" w:rsidR="00456C77" w:rsidRPr="001C220C" w:rsidRDefault="00456C77" w:rsidP="00456C77">
            <w:pPr>
              <w:pStyle w:val="TableNormal1"/>
              <w:keepNext w:val="0"/>
              <w:spacing w:before="40"/>
              <w:rPr>
                <w:ins w:id="15530" w:author="Charles Gifford" w:date="2016-07-22T21:33:00Z"/>
                <w:lang w:val="en-US"/>
              </w:rPr>
            </w:pPr>
            <w:ins w:id="15531" w:author="Charles Gifford" w:date="2016-07-22T21:34:00Z">
              <w:r w:rsidRPr="00DD4C84">
                <w:rPr>
                  <w:lang w:val="en-US"/>
                </w:rPr>
                <w:t>22828</w:t>
              </w:r>
            </w:ins>
          </w:p>
        </w:tc>
        <w:tc>
          <w:tcPr>
            <w:tcW w:w="1170" w:type="dxa"/>
          </w:tcPr>
          <w:p w14:paraId="6E247A22" w14:textId="423265C5" w:rsidR="00456C77" w:rsidRPr="001C220C" w:rsidRDefault="00456C77" w:rsidP="00456C77">
            <w:pPr>
              <w:pStyle w:val="TableNormal1"/>
              <w:keepNext w:val="0"/>
              <w:spacing w:before="40"/>
              <w:rPr>
                <w:ins w:id="15532" w:author="Charles Gifford" w:date="2016-07-22T21:33:00Z"/>
                <w:lang w:val="en-US"/>
              </w:rPr>
            </w:pPr>
            <w:ins w:id="15533" w:author="Charles Gifford" w:date="2016-07-22T21:34:00Z">
              <w:r w:rsidRPr="00DD4C84">
                <w:rPr>
                  <w:lang w:val="en-US"/>
                </w:rPr>
                <w:t>999-123-4567</w:t>
              </w:r>
            </w:ins>
          </w:p>
        </w:tc>
        <w:tc>
          <w:tcPr>
            <w:tcW w:w="1221" w:type="dxa"/>
          </w:tcPr>
          <w:p w14:paraId="086E64A3" w14:textId="22771474" w:rsidR="00456C77" w:rsidRPr="001C220C" w:rsidRDefault="00456C77" w:rsidP="00456C77">
            <w:pPr>
              <w:pStyle w:val="TableNormal1"/>
              <w:keepNext w:val="0"/>
              <w:spacing w:before="40"/>
              <w:rPr>
                <w:ins w:id="15534" w:author="Charles Gifford" w:date="2016-07-22T21:33:00Z"/>
                <w:lang w:val="en-US"/>
              </w:rPr>
            </w:pPr>
            <w:ins w:id="15535" w:author="Charles Gifford" w:date="2016-07-22T21:34:00Z">
              <w:r w:rsidRPr="00DD4C84">
                <w:rPr>
                  <w:lang w:val="en-US"/>
                </w:rPr>
                <w:t>007</w:t>
              </w:r>
            </w:ins>
          </w:p>
        </w:tc>
      </w:tr>
      <w:tr w:rsidR="009E6331" w:rsidRPr="001C220C" w14:paraId="463B5911" w14:textId="77777777" w:rsidTr="00F3510F">
        <w:trPr>
          <w:cantSplit/>
          <w:jc w:val="center"/>
        </w:trPr>
        <w:tc>
          <w:tcPr>
            <w:tcW w:w="1269" w:type="dxa"/>
          </w:tcPr>
          <w:p w14:paraId="2B379706" w14:textId="77777777" w:rsidR="009E6331" w:rsidRPr="001C220C" w:rsidRDefault="009E6331" w:rsidP="00F3510F">
            <w:pPr>
              <w:pStyle w:val="TableNormal1"/>
              <w:keepNext w:val="0"/>
              <w:rPr>
                <w:lang w:val="en-US"/>
              </w:rPr>
            </w:pPr>
            <w:r w:rsidRPr="001C220C">
              <w:rPr>
                <w:lang w:val="en-US"/>
              </w:rPr>
              <w:t xml:space="preserve">Personnel </w:t>
            </w:r>
            <w:r w:rsidR="001F1D5D">
              <w:rPr>
                <w:lang w:val="en-US"/>
              </w:rPr>
              <w:t>c</w:t>
            </w:r>
            <w:r w:rsidRPr="001C220C">
              <w:rPr>
                <w:lang w:val="en-US"/>
              </w:rPr>
              <w:t>lass</w:t>
            </w:r>
          </w:p>
        </w:tc>
        <w:tc>
          <w:tcPr>
            <w:tcW w:w="2880" w:type="dxa"/>
          </w:tcPr>
          <w:p w14:paraId="0EA99913" w14:textId="77777777" w:rsidR="009E6331" w:rsidRPr="001C220C" w:rsidRDefault="009E6331" w:rsidP="00F3510F">
            <w:pPr>
              <w:pStyle w:val="TableNormal1"/>
              <w:keepNext w:val="0"/>
              <w:rPr>
                <w:lang w:val="en-US"/>
              </w:rPr>
            </w:pPr>
            <w:r w:rsidRPr="001C220C">
              <w:rPr>
                <w:lang w:val="en-US"/>
              </w:rPr>
              <w:t xml:space="preserve">Identifies the associated </w:t>
            </w:r>
            <w:r w:rsidRPr="001C220C">
              <w:rPr>
                <w:i/>
                <w:lang w:val="en-US"/>
              </w:rPr>
              <w:t xml:space="preserve">personnel class </w:t>
            </w:r>
            <w:r w:rsidRPr="001C220C">
              <w:rPr>
                <w:lang w:val="en-US"/>
              </w:rPr>
              <w:t xml:space="preserve">or set of </w:t>
            </w:r>
            <w:r w:rsidRPr="001C220C">
              <w:rPr>
                <w:i/>
                <w:lang w:val="en-US"/>
              </w:rPr>
              <w:t>personnel classes</w:t>
            </w:r>
            <w:r w:rsidRPr="001C220C">
              <w:rPr>
                <w:lang w:val="en-US"/>
              </w:rPr>
              <w:t xml:space="preserve"> of the requirement for a specific </w:t>
            </w:r>
            <w:r w:rsidRPr="001C220C">
              <w:rPr>
                <w:i/>
                <w:lang w:val="en-US"/>
              </w:rPr>
              <w:t>segment requirement</w:t>
            </w:r>
            <w:r w:rsidR="008558A5">
              <w:rPr>
                <w:lang w:val="en-US"/>
              </w:rPr>
              <w:t xml:space="preserve">. </w:t>
            </w:r>
          </w:p>
        </w:tc>
        <w:tc>
          <w:tcPr>
            <w:tcW w:w="1156" w:type="dxa"/>
          </w:tcPr>
          <w:p w14:paraId="1B6223DA" w14:textId="77777777" w:rsidR="009E6331" w:rsidRPr="001C220C" w:rsidRDefault="009E6331" w:rsidP="00F3510F">
            <w:pPr>
              <w:pStyle w:val="TableNormal1"/>
              <w:keepNext w:val="0"/>
              <w:rPr>
                <w:lang w:val="en-US"/>
              </w:rPr>
            </w:pPr>
            <w:r w:rsidRPr="001C220C">
              <w:rPr>
                <w:lang w:val="en-US"/>
              </w:rPr>
              <w:t xml:space="preserve">Widget Polisher </w:t>
            </w:r>
          </w:p>
        </w:tc>
        <w:tc>
          <w:tcPr>
            <w:tcW w:w="1350" w:type="dxa"/>
          </w:tcPr>
          <w:p w14:paraId="1F0633A5" w14:textId="77777777" w:rsidR="009E6331" w:rsidRPr="001C220C" w:rsidRDefault="00445404" w:rsidP="00F3510F">
            <w:pPr>
              <w:pStyle w:val="TableNormal1"/>
              <w:keepNext w:val="0"/>
              <w:spacing w:before="40"/>
              <w:rPr>
                <w:lang w:val="en-US"/>
              </w:rPr>
            </w:pPr>
            <w:r w:rsidRPr="001C220C">
              <w:rPr>
                <w:lang w:val="en-US"/>
              </w:rPr>
              <w:t>CNC operator</w:t>
            </w:r>
          </w:p>
        </w:tc>
        <w:tc>
          <w:tcPr>
            <w:tcW w:w="1170" w:type="dxa"/>
          </w:tcPr>
          <w:p w14:paraId="4BF8056D" w14:textId="77777777" w:rsidR="009E6331" w:rsidRPr="001C220C" w:rsidRDefault="00D166CD" w:rsidP="00F3510F">
            <w:pPr>
              <w:pStyle w:val="TableNormal1"/>
              <w:keepNext w:val="0"/>
              <w:spacing w:before="40"/>
              <w:rPr>
                <w:lang w:val="en-US"/>
              </w:rPr>
            </w:pPr>
            <w:r w:rsidRPr="001C220C">
              <w:rPr>
                <w:lang w:val="en-US"/>
              </w:rPr>
              <w:t>Quality Assurance Tech</w:t>
            </w:r>
          </w:p>
        </w:tc>
        <w:tc>
          <w:tcPr>
            <w:tcW w:w="1221" w:type="dxa"/>
          </w:tcPr>
          <w:p w14:paraId="04F50131" w14:textId="77777777" w:rsidR="009E6331" w:rsidRPr="001C220C" w:rsidRDefault="00D30C54" w:rsidP="00F3510F">
            <w:pPr>
              <w:pStyle w:val="TableNormal1"/>
              <w:keepNext w:val="0"/>
              <w:spacing w:before="40"/>
              <w:rPr>
                <w:lang w:val="en-US"/>
              </w:rPr>
            </w:pPr>
            <w:r w:rsidRPr="001C220C">
              <w:rPr>
                <w:lang w:val="en-US"/>
              </w:rPr>
              <w:t>Ware</w:t>
            </w:r>
            <w:r w:rsidR="00C12001">
              <w:rPr>
                <w:lang w:val="en-US"/>
              </w:rPr>
              <w:t>-</w:t>
            </w:r>
            <w:r w:rsidRPr="001C220C">
              <w:rPr>
                <w:lang w:val="en-US"/>
              </w:rPr>
              <w:t>house worker</w:t>
            </w:r>
          </w:p>
        </w:tc>
      </w:tr>
      <w:tr w:rsidR="009E6331" w:rsidRPr="001C220C" w14:paraId="407AF7D2" w14:textId="77777777" w:rsidTr="00F3510F">
        <w:trPr>
          <w:cantSplit/>
          <w:jc w:val="center"/>
        </w:trPr>
        <w:tc>
          <w:tcPr>
            <w:tcW w:w="1269" w:type="dxa"/>
          </w:tcPr>
          <w:p w14:paraId="6DD4B7B7" w14:textId="77777777" w:rsidR="009E6331" w:rsidRPr="001C220C" w:rsidRDefault="009E6331" w:rsidP="00F3510F">
            <w:pPr>
              <w:pStyle w:val="TableNormal1"/>
              <w:keepNext w:val="0"/>
              <w:rPr>
                <w:lang w:val="en-US"/>
              </w:rPr>
            </w:pPr>
            <w:r w:rsidRPr="001C220C">
              <w:rPr>
                <w:lang w:val="en-US"/>
              </w:rPr>
              <w:t>Person</w:t>
            </w:r>
          </w:p>
        </w:tc>
        <w:tc>
          <w:tcPr>
            <w:tcW w:w="2880" w:type="dxa"/>
          </w:tcPr>
          <w:p w14:paraId="1498DFD1" w14:textId="77777777" w:rsidR="009E6331" w:rsidRPr="001C220C" w:rsidRDefault="009E6331" w:rsidP="00F3510F">
            <w:pPr>
              <w:pStyle w:val="TableNormal1"/>
              <w:keepNext w:val="0"/>
              <w:rPr>
                <w:lang w:val="en-US"/>
              </w:rPr>
            </w:pPr>
            <w:r w:rsidRPr="001C220C">
              <w:rPr>
                <w:lang w:val="en-US"/>
              </w:rPr>
              <w:t xml:space="preserve">Identifies the associated </w:t>
            </w:r>
            <w:r w:rsidRPr="001C220C">
              <w:rPr>
                <w:i/>
                <w:lang w:val="en-US"/>
              </w:rPr>
              <w:t xml:space="preserve">person </w:t>
            </w:r>
            <w:r w:rsidRPr="001C220C">
              <w:rPr>
                <w:lang w:val="en-US"/>
              </w:rPr>
              <w:t xml:space="preserve">or set of </w:t>
            </w:r>
            <w:r w:rsidRPr="001C220C">
              <w:rPr>
                <w:i/>
                <w:lang w:val="en-US"/>
              </w:rPr>
              <w:t>persons</w:t>
            </w:r>
            <w:r w:rsidRPr="001C220C">
              <w:rPr>
                <w:lang w:val="en-US"/>
              </w:rPr>
              <w:t xml:space="preserve"> of the requirement for a specific </w:t>
            </w:r>
            <w:r w:rsidRPr="001C220C">
              <w:rPr>
                <w:i/>
                <w:lang w:val="en-US"/>
              </w:rPr>
              <w:t>segment requirement</w:t>
            </w:r>
            <w:r w:rsidRPr="001C220C">
              <w:rPr>
                <w:lang w:val="en-US"/>
              </w:rPr>
              <w:t xml:space="preserve">. </w:t>
            </w:r>
          </w:p>
          <w:p w14:paraId="47CF23FA" w14:textId="77777777" w:rsidR="009E6331" w:rsidRPr="001C220C" w:rsidRDefault="009E6331" w:rsidP="00F3510F">
            <w:pPr>
              <w:pStyle w:val="TableNormal1"/>
              <w:keepNext w:val="0"/>
              <w:rPr>
                <w:lang w:val="en-US"/>
              </w:rPr>
            </w:pPr>
            <w:r w:rsidRPr="001C220C">
              <w:rPr>
                <w:lang w:val="en-US"/>
              </w:rPr>
              <w:t>Typically</w:t>
            </w:r>
            <w:r w:rsidR="004E7BA6">
              <w:rPr>
                <w:lang w:val="en-US"/>
              </w:rPr>
              <w:t>,</w:t>
            </w:r>
            <w:r w:rsidRPr="001C220C">
              <w:rPr>
                <w:lang w:val="en-US"/>
              </w:rPr>
              <w:t xml:space="preserve"> either </w:t>
            </w:r>
            <w:r w:rsidRPr="001C220C">
              <w:rPr>
                <w:i/>
                <w:lang w:val="en-US"/>
              </w:rPr>
              <w:t>personnel class</w:t>
            </w:r>
            <w:r w:rsidRPr="001C220C">
              <w:rPr>
                <w:lang w:val="en-US"/>
              </w:rPr>
              <w:t xml:space="preserve"> or </w:t>
            </w:r>
            <w:r w:rsidRPr="001C220C">
              <w:rPr>
                <w:i/>
                <w:lang w:val="en-US"/>
              </w:rPr>
              <w:t>person</w:t>
            </w:r>
            <w:r w:rsidRPr="001C220C">
              <w:rPr>
                <w:lang w:val="en-US"/>
              </w:rPr>
              <w:t xml:space="preserve"> is specified, but not both.</w:t>
            </w:r>
          </w:p>
        </w:tc>
        <w:tc>
          <w:tcPr>
            <w:tcW w:w="1156" w:type="dxa"/>
          </w:tcPr>
          <w:p w14:paraId="70A3F97F" w14:textId="77777777" w:rsidR="009E6331" w:rsidRPr="001C220C" w:rsidRDefault="009E6331" w:rsidP="00F3510F">
            <w:pPr>
              <w:pStyle w:val="TableNormal1"/>
              <w:keepNext w:val="0"/>
              <w:rPr>
                <w:lang w:val="en-US"/>
              </w:rPr>
            </w:pPr>
            <w:r w:rsidRPr="001C220C">
              <w:rPr>
                <w:lang w:val="en-US"/>
              </w:rPr>
              <w:t>Gidget</w:t>
            </w:r>
          </w:p>
        </w:tc>
        <w:tc>
          <w:tcPr>
            <w:tcW w:w="1350" w:type="dxa"/>
          </w:tcPr>
          <w:p w14:paraId="5DA76882" w14:textId="77777777" w:rsidR="009E6331" w:rsidRPr="001C220C" w:rsidRDefault="00DF165A" w:rsidP="00F3510F">
            <w:pPr>
              <w:pStyle w:val="TableNormal1"/>
              <w:keepNext w:val="0"/>
              <w:spacing w:before="40"/>
              <w:rPr>
                <w:lang w:val="en-US"/>
              </w:rPr>
            </w:pPr>
            <w:r w:rsidRPr="001C220C">
              <w:rPr>
                <w:lang w:val="en-US"/>
              </w:rPr>
              <w:t>Charlie Goode</w:t>
            </w:r>
          </w:p>
        </w:tc>
        <w:tc>
          <w:tcPr>
            <w:tcW w:w="1170" w:type="dxa"/>
          </w:tcPr>
          <w:p w14:paraId="7A61284D" w14:textId="77777777" w:rsidR="009E6331" w:rsidRPr="001C220C" w:rsidRDefault="00C21049" w:rsidP="00F3510F">
            <w:pPr>
              <w:pStyle w:val="TableNormal1"/>
              <w:keepNext w:val="0"/>
              <w:spacing w:before="40"/>
              <w:rPr>
                <w:lang w:val="en-US"/>
              </w:rPr>
            </w:pPr>
            <w:r>
              <w:rPr>
                <w:lang w:val="en-US"/>
              </w:rPr>
              <w:t>(not applicable)</w:t>
            </w:r>
          </w:p>
        </w:tc>
        <w:tc>
          <w:tcPr>
            <w:tcW w:w="1221" w:type="dxa"/>
          </w:tcPr>
          <w:p w14:paraId="7C541372" w14:textId="77777777" w:rsidR="009E6331" w:rsidRPr="001C220C" w:rsidRDefault="00D30C54" w:rsidP="00F3510F">
            <w:pPr>
              <w:pStyle w:val="TableNormal1"/>
              <w:keepNext w:val="0"/>
              <w:spacing w:before="40"/>
              <w:rPr>
                <w:lang w:val="en-US"/>
              </w:rPr>
            </w:pPr>
            <w:r w:rsidRPr="001C220C">
              <w:rPr>
                <w:lang w:val="en-US"/>
              </w:rPr>
              <w:t>Joe Wurzelbacher</w:t>
            </w:r>
          </w:p>
        </w:tc>
      </w:tr>
      <w:tr w:rsidR="009E6331" w:rsidRPr="001C220C" w14:paraId="6C252D71" w14:textId="77777777" w:rsidTr="00F3510F">
        <w:trPr>
          <w:cantSplit/>
          <w:jc w:val="center"/>
        </w:trPr>
        <w:tc>
          <w:tcPr>
            <w:tcW w:w="1269" w:type="dxa"/>
          </w:tcPr>
          <w:p w14:paraId="4882136C" w14:textId="77777777" w:rsidR="009E6331" w:rsidRPr="001C220C" w:rsidRDefault="009E6331" w:rsidP="00F3510F">
            <w:pPr>
              <w:pStyle w:val="TableNormal1"/>
              <w:keepNext w:val="0"/>
              <w:rPr>
                <w:lang w:val="en-US"/>
              </w:rPr>
            </w:pPr>
            <w:r w:rsidRPr="001C220C">
              <w:rPr>
                <w:lang w:val="en-US"/>
              </w:rPr>
              <w:t>Description</w:t>
            </w:r>
          </w:p>
        </w:tc>
        <w:tc>
          <w:tcPr>
            <w:tcW w:w="2880" w:type="dxa"/>
          </w:tcPr>
          <w:p w14:paraId="412FF1CC" w14:textId="77777777" w:rsidR="009E6331" w:rsidRPr="001C220C" w:rsidRDefault="009E6331" w:rsidP="00F3510F">
            <w:pPr>
              <w:pStyle w:val="TableNormal1"/>
              <w:keepNext w:val="0"/>
              <w:rPr>
                <w:lang w:val="en-US"/>
              </w:rPr>
            </w:pPr>
            <w:r w:rsidRPr="001C220C">
              <w:rPr>
                <w:lang w:val="en-US"/>
              </w:rPr>
              <w:t xml:space="preserve">Contains additional information and descriptions of the </w:t>
            </w:r>
            <w:r w:rsidRPr="001C220C">
              <w:rPr>
                <w:i/>
                <w:lang w:val="en-US"/>
              </w:rPr>
              <w:t>personnel requirement.</w:t>
            </w:r>
          </w:p>
        </w:tc>
        <w:tc>
          <w:tcPr>
            <w:tcW w:w="1156" w:type="dxa"/>
          </w:tcPr>
          <w:p w14:paraId="675BF799" w14:textId="77BFCDF1" w:rsidR="009E6331" w:rsidRPr="001C220C" w:rsidRDefault="009E6331" w:rsidP="00F3510F">
            <w:pPr>
              <w:pStyle w:val="TableNormal1"/>
              <w:keepNext w:val="0"/>
              <w:rPr>
                <w:lang w:val="en-US"/>
              </w:rPr>
            </w:pPr>
            <w:r w:rsidRPr="001C220C">
              <w:rPr>
                <w:lang w:val="en-US"/>
              </w:rPr>
              <w:t>Defines the specific polishing operator assigned to this</w:t>
            </w:r>
            <w:ins w:id="15536" w:author="Charles Gifford" w:date="2016-08-06T22:10:00Z">
              <w:r w:rsidR="007716C6">
                <w:rPr>
                  <w:lang w:val="en-US"/>
                </w:rPr>
                <w:t xml:space="preserve"> </w:t>
              </w:r>
            </w:ins>
            <w:r w:rsidR="006A5B9A" w:rsidRPr="001C220C">
              <w:rPr>
                <w:lang w:val="en-US"/>
              </w:rPr>
              <w:t>operations request</w:t>
            </w:r>
            <w:r w:rsidRPr="001C220C">
              <w:rPr>
                <w:lang w:val="en-US"/>
              </w:rPr>
              <w:t>.</w:t>
            </w:r>
          </w:p>
        </w:tc>
        <w:tc>
          <w:tcPr>
            <w:tcW w:w="1350" w:type="dxa"/>
          </w:tcPr>
          <w:p w14:paraId="4E369647" w14:textId="77777777" w:rsidR="009E6331" w:rsidRPr="001C220C" w:rsidRDefault="00445404" w:rsidP="00F3510F">
            <w:pPr>
              <w:pStyle w:val="TableNormal1"/>
              <w:keepNext w:val="0"/>
              <w:spacing w:before="40"/>
              <w:rPr>
                <w:lang w:val="en-US"/>
              </w:rPr>
            </w:pPr>
            <w:r w:rsidRPr="001C220C">
              <w:rPr>
                <w:lang w:val="en-US"/>
              </w:rPr>
              <w:t>Trained CNC operator</w:t>
            </w:r>
          </w:p>
        </w:tc>
        <w:tc>
          <w:tcPr>
            <w:tcW w:w="1170" w:type="dxa"/>
          </w:tcPr>
          <w:p w14:paraId="1F2FF8A3" w14:textId="77777777" w:rsidR="009E6331" w:rsidRPr="001C220C" w:rsidRDefault="00D166CD" w:rsidP="00F3510F">
            <w:pPr>
              <w:pStyle w:val="TableNormal1"/>
              <w:keepNext w:val="0"/>
              <w:spacing w:before="40"/>
              <w:rPr>
                <w:lang w:val="en-US"/>
              </w:rPr>
            </w:pPr>
            <w:r w:rsidRPr="001C220C">
              <w:rPr>
                <w:lang w:val="en-US"/>
              </w:rPr>
              <w:t>Quality personnel trained in stock inspections</w:t>
            </w:r>
          </w:p>
        </w:tc>
        <w:tc>
          <w:tcPr>
            <w:tcW w:w="1221" w:type="dxa"/>
          </w:tcPr>
          <w:p w14:paraId="0E624CB3" w14:textId="77777777" w:rsidR="009E6331" w:rsidRPr="001C220C" w:rsidRDefault="00D30C54" w:rsidP="00F3510F">
            <w:pPr>
              <w:pStyle w:val="TableNormal1"/>
              <w:keepNext w:val="0"/>
              <w:spacing w:before="40"/>
              <w:rPr>
                <w:lang w:val="en-US"/>
              </w:rPr>
            </w:pPr>
            <w:r w:rsidRPr="001C220C">
              <w:rPr>
                <w:lang w:val="en-US"/>
              </w:rPr>
              <w:t>Person to assemble the kit</w:t>
            </w:r>
          </w:p>
        </w:tc>
      </w:tr>
      <w:tr w:rsidR="00F67980" w:rsidRPr="001C220C" w14:paraId="067FA7A6" w14:textId="77777777" w:rsidTr="00F3510F">
        <w:trPr>
          <w:cantSplit/>
          <w:jc w:val="center"/>
        </w:trPr>
        <w:tc>
          <w:tcPr>
            <w:tcW w:w="1269" w:type="dxa"/>
          </w:tcPr>
          <w:p w14:paraId="694D2DA7" w14:textId="77777777" w:rsidR="00F67980" w:rsidRPr="001C220C" w:rsidRDefault="00F67980" w:rsidP="00F3510F">
            <w:pPr>
              <w:pStyle w:val="TableNormal1"/>
              <w:keepNext w:val="0"/>
              <w:rPr>
                <w:lang w:val="en-US"/>
              </w:rPr>
            </w:pPr>
            <w:ins w:id="15537" w:author="Dennis Brandl" w:date="2015-08-17T11:02:00Z">
              <w:r>
                <w:rPr>
                  <w:lang w:val="en-US"/>
                </w:rPr>
                <w:t xml:space="preserve">Hierarchy </w:t>
              </w:r>
            </w:ins>
            <w:r w:rsidR="001F1D5D">
              <w:rPr>
                <w:lang w:val="en-US"/>
              </w:rPr>
              <w:t>s</w:t>
            </w:r>
            <w:ins w:id="15538" w:author="Dennis Brandl" w:date="2015-08-17T11:02:00Z">
              <w:r>
                <w:rPr>
                  <w:lang w:val="en-US"/>
                </w:rPr>
                <w:t>cope</w:t>
              </w:r>
            </w:ins>
          </w:p>
        </w:tc>
        <w:tc>
          <w:tcPr>
            <w:tcW w:w="2880" w:type="dxa"/>
          </w:tcPr>
          <w:p w14:paraId="50DD4532" w14:textId="77777777" w:rsidR="00F67980" w:rsidRPr="001C220C" w:rsidRDefault="00F67980" w:rsidP="00F3510F">
            <w:pPr>
              <w:pStyle w:val="TableNormal1"/>
              <w:keepNext w:val="0"/>
              <w:rPr>
                <w:ins w:id="15539" w:author="Dennis Brandl" w:date="2015-08-17T11:02:00Z"/>
                <w:lang w:val="en-US"/>
              </w:rPr>
            </w:pPr>
            <w:ins w:id="15540" w:author="Dennis Brandl" w:date="2015-08-17T11:02:00Z">
              <w:r w:rsidRPr="001C220C">
                <w:rPr>
                  <w:lang w:val="en-US"/>
                </w:rPr>
                <w:t>Identifies where the exchanged information fits within the role based equipment hierarchy</w:t>
              </w:r>
              <w:r>
                <w:rPr>
                  <w:lang w:val="en-US"/>
                </w:rPr>
                <w:t xml:space="preserve">. </w:t>
              </w:r>
            </w:ins>
          </w:p>
          <w:p w14:paraId="53B46DB9" w14:textId="77777777" w:rsidR="00F67980" w:rsidRPr="001C220C" w:rsidRDefault="00F67980" w:rsidP="00F3510F">
            <w:pPr>
              <w:pStyle w:val="TableNormal1"/>
              <w:keepNext w:val="0"/>
              <w:rPr>
                <w:lang w:val="en-US"/>
              </w:rPr>
            </w:pPr>
          </w:p>
        </w:tc>
        <w:tc>
          <w:tcPr>
            <w:tcW w:w="1156" w:type="dxa"/>
          </w:tcPr>
          <w:p w14:paraId="4BE234E3" w14:textId="77777777" w:rsidR="00F67980" w:rsidRPr="001C220C" w:rsidRDefault="00F67980" w:rsidP="00F3510F">
            <w:pPr>
              <w:pStyle w:val="TableNormal1"/>
              <w:keepNext w:val="0"/>
              <w:rPr>
                <w:lang w:val="en-US"/>
              </w:rPr>
            </w:pPr>
            <w:ins w:id="15541" w:author="Dennis Brandl" w:date="2015-08-17T11:02:00Z">
              <w:r w:rsidRPr="001C220C">
                <w:rPr>
                  <w:lang w:val="en-US"/>
                </w:rPr>
                <w:t>East Wing(AREA)/ Manufacturing Line #2(WORK CENTER)</w:t>
              </w:r>
            </w:ins>
          </w:p>
        </w:tc>
        <w:tc>
          <w:tcPr>
            <w:tcW w:w="1350" w:type="dxa"/>
          </w:tcPr>
          <w:p w14:paraId="4013CAC5" w14:textId="77777777" w:rsidR="00F67980" w:rsidRPr="001C220C" w:rsidRDefault="00F67980" w:rsidP="00F3510F">
            <w:pPr>
              <w:pStyle w:val="TableNormal1"/>
              <w:keepNext w:val="0"/>
              <w:rPr>
                <w:ins w:id="15542" w:author="Dennis Brandl" w:date="2015-08-17T11:02:00Z"/>
                <w:lang w:val="en-US"/>
              </w:rPr>
            </w:pPr>
            <w:ins w:id="15543" w:author="Dennis Brandl" w:date="2015-08-17T11:02:00Z">
              <w:r w:rsidRPr="001C220C">
                <w:rPr>
                  <w:lang w:val="en-US"/>
                </w:rPr>
                <w:t>CNC Machine</w:t>
              </w:r>
            </w:ins>
          </w:p>
          <w:p w14:paraId="5256CD65" w14:textId="77777777" w:rsidR="00F67980" w:rsidRPr="001C220C" w:rsidRDefault="00F67980" w:rsidP="00F3510F">
            <w:pPr>
              <w:pStyle w:val="TableNormal1"/>
              <w:keepNext w:val="0"/>
              <w:spacing w:before="40"/>
              <w:rPr>
                <w:lang w:val="en-US"/>
              </w:rPr>
            </w:pPr>
            <w:ins w:id="15544" w:author="Dennis Brandl" w:date="2015-08-17T11:02:00Z">
              <w:r w:rsidRPr="001C220C">
                <w:rPr>
                  <w:lang w:val="en-US"/>
                </w:rPr>
                <w:t>Asset ID 13465</w:t>
              </w:r>
            </w:ins>
          </w:p>
        </w:tc>
        <w:tc>
          <w:tcPr>
            <w:tcW w:w="1170" w:type="dxa"/>
          </w:tcPr>
          <w:p w14:paraId="67126FC2" w14:textId="77777777" w:rsidR="00F67980" w:rsidRPr="001C220C" w:rsidRDefault="00F67980" w:rsidP="00F3510F">
            <w:pPr>
              <w:pStyle w:val="TableNormal1"/>
              <w:keepNext w:val="0"/>
              <w:rPr>
                <w:ins w:id="15545" w:author="Dennis Brandl" w:date="2015-08-17T11:02:00Z"/>
                <w:lang w:val="en-US"/>
              </w:rPr>
            </w:pPr>
            <w:ins w:id="15546" w:author="Dennis Brandl" w:date="2015-08-17T11:02:00Z">
              <w:r w:rsidRPr="001C220C">
                <w:rPr>
                  <w:lang w:val="en-US"/>
                </w:rPr>
                <w:t>Test Cell 4</w:t>
              </w:r>
            </w:ins>
          </w:p>
          <w:p w14:paraId="49565E09" w14:textId="77777777" w:rsidR="00F67980" w:rsidRPr="001C220C" w:rsidRDefault="00F67980" w:rsidP="00F3510F">
            <w:pPr>
              <w:pStyle w:val="TableNormal1"/>
              <w:keepNext w:val="0"/>
              <w:spacing w:before="40"/>
              <w:rPr>
                <w:lang w:val="en-US"/>
              </w:rPr>
            </w:pPr>
            <w:ins w:id="15547" w:author="Dennis Brandl" w:date="2015-08-17T11:02:00Z">
              <w:r w:rsidRPr="001C220C">
                <w:rPr>
                  <w:lang w:val="en-US"/>
                </w:rPr>
                <w:t>Receiving</w:t>
              </w:r>
            </w:ins>
          </w:p>
        </w:tc>
        <w:tc>
          <w:tcPr>
            <w:tcW w:w="1221" w:type="dxa"/>
          </w:tcPr>
          <w:p w14:paraId="11626314" w14:textId="77777777" w:rsidR="00F67980" w:rsidRPr="001C220C" w:rsidRDefault="00F67980" w:rsidP="00F3510F">
            <w:pPr>
              <w:pStyle w:val="TableNormal1"/>
              <w:keepNext w:val="0"/>
              <w:spacing w:before="40"/>
              <w:rPr>
                <w:lang w:val="en-US"/>
              </w:rPr>
            </w:pPr>
            <w:ins w:id="15548" w:author="Dennis Brandl" w:date="2015-08-17T11:02:00Z">
              <w:r w:rsidRPr="001C220C">
                <w:rPr>
                  <w:lang w:val="en-US"/>
                </w:rPr>
                <w:t>Ware</w:t>
              </w:r>
              <w:r>
                <w:rPr>
                  <w:lang w:val="en-US"/>
                </w:rPr>
                <w:t>-</w:t>
              </w:r>
              <w:r w:rsidRPr="001C220C">
                <w:rPr>
                  <w:lang w:val="en-US"/>
                </w:rPr>
                <w:t>house B</w:t>
              </w:r>
            </w:ins>
          </w:p>
        </w:tc>
      </w:tr>
      <w:tr w:rsidR="00370556" w:rsidRPr="001C220C" w14:paraId="57202194" w14:textId="77777777" w:rsidTr="00F3510F">
        <w:trPr>
          <w:cantSplit/>
          <w:jc w:val="center"/>
          <w:ins w:id="15549" w:author="Charles Gifford" w:date="2017-03-17T21:56:00Z"/>
        </w:trPr>
        <w:tc>
          <w:tcPr>
            <w:tcW w:w="1269" w:type="dxa"/>
          </w:tcPr>
          <w:p w14:paraId="6E09D28F" w14:textId="77777777" w:rsidR="00370556" w:rsidRPr="00E32145" w:rsidRDefault="00370556" w:rsidP="00370556">
            <w:pPr>
              <w:pStyle w:val="TABLE-cell"/>
              <w:rPr>
                <w:ins w:id="15550" w:author="Charles Gifford" w:date="2017-03-17T21:56:00Z"/>
                <w:lang w:val="en-US"/>
              </w:rPr>
            </w:pPr>
            <w:ins w:id="15551" w:author="Charles Gifford" w:date="2017-03-17T21:56:00Z">
              <w:r>
                <w:rPr>
                  <w:lang w:val="en-US"/>
                </w:rPr>
                <w:t>Spatial definition</w:t>
              </w:r>
            </w:ins>
          </w:p>
          <w:p w14:paraId="38B167D9" w14:textId="77777777" w:rsidR="00370556" w:rsidRDefault="00370556" w:rsidP="00370556">
            <w:pPr>
              <w:pStyle w:val="TableNormal1"/>
              <w:keepNext w:val="0"/>
              <w:rPr>
                <w:ins w:id="15552" w:author="Charles Gifford" w:date="2017-03-17T21:56:00Z"/>
                <w:lang w:val="en-US"/>
              </w:rPr>
            </w:pPr>
          </w:p>
        </w:tc>
        <w:tc>
          <w:tcPr>
            <w:tcW w:w="2880" w:type="dxa"/>
          </w:tcPr>
          <w:p w14:paraId="08E9D49D" w14:textId="09DFAAD1" w:rsidR="00370556" w:rsidRPr="001C220C" w:rsidRDefault="00370556" w:rsidP="00370556">
            <w:pPr>
              <w:pStyle w:val="TableNormal1"/>
              <w:keepNext w:val="0"/>
              <w:rPr>
                <w:ins w:id="15553" w:author="Charles Gifford" w:date="2017-03-17T21:56:00Z"/>
                <w:lang w:val="en-US"/>
              </w:rPr>
            </w:pPr>
            <w:ins w:id="15554" w:author="Charles Gifford" w:date="2017-03-17T21:56:00Z">
              <w:r>
                <w:rPr>
                  <w:lang w:val="en-US"/>
                </w:rPr>
                <w:t>S</w:t>
              </w:r>
              <w:r w:rsidRPr="00E32145">
                <w:rPr>
                  <w:lang w:val="en-US"/>
                </w:rPr>
                <w:t xml:space="preserve">patially defines the </w:t>
              </w:r>
              <w:r>
                <w:rPr>
                  <w:lang w:val="en-US"/>
                </w:rPr>
                <w:t>personnel resource(s)</w:t>
              </w:r>
              <w:r>
                <w:rPr>
                  <w:i/>
                  <w:lang w:val="en-US"/>
                </w:rPr>
                <w:t xml:space="preserve"> </w:t>
              </w:r>
              <w:r>
                <w:rPr>
                  <w:lang w:val="en-US"/>
                </w:rPr>
                <w:t xml:space="preserve">specified by this </w:t>
              </w:r>
              <w:r>
                <w:rPr>
                  <w:i/>
                  <w:lang w:val="en-US"/>
                </w:rPr>
                <w:t>personnel requirement</w:t>
              </w:r>
              <w:r w:rsidRPr="00E32145">
                <w:rPr>
                  <w:lang w:val="en-US"/>
                </w:rPr>
                <w:t xml:space="preserve"> as a </w:t>
              </w:r>
              <w:r w:rsidRPr="00C30F13">
                <w:rPr>
                  <w:lang w:val="en-US"/>
                </w:rPr>
                <w:t>0-dimensional point, 1-dimensional line, or 2-dimensional shape or 3-dimensional solid</w:t>
              </w:r>
              <w:r w:rsidRPr="00E32145">
                <w:rPr>
                  <w:lang w:val="en-US"/>
                </w:rPr>
                <w:t>.</w:t>
              </w:r>
            </w:ins>
          </w:p>
        </w:tc>
        <w:tc>
          <w:tcPr>
            <w:tcW w:w="1156" w:type="dxa"/>
          </w:tcPr>
          <w:p w14:paraId="0D8E4A47" w14:textId="64A8D8EF" w:rsidR="00370556" w:rsidRPr="001C220C" w:rsidRDefault="00370556" w:rsidP="00370556">
            <w:pPr>
              <w:pStyle w:val="TableNormal1"/>
              <w:keepNext w:val="0"/>
              <w:rPr>
                <w:ins w:id="15555" w:author="Charles Gifford" w:date="2017-03-17T21:56:00Z"/>
                <w:lang w:val="en-US"/>
              </w:rPr>
            </w:pPr>
            <w:ins w:id="15556" w:author="Charles Gifford" w:date="2017-03-17T21:56:00Z">
              <w:r w:rsidRPr="00E32145">
                <w:rPr>
                  <w:lang w:val="en-US"/>
                </w:rPr>
                <w:t>4326 / EPSG / GPX / lat="45.35" lon="24.15"</w:t>
              </w:r>
            </w:ins>
          </w:p>
        </w:tc>
        <w:tc>
          <w:tcPr>
            <w:tcW w:w="1350" w:type="dxa"/>
          </w:tcPr>
          <w:p w14:paraId="26C444F6" w14:textId="3C972DD4" w:rsidR="00370556" w:rsidRPr="001C220C" w:rsidRDefault="00370556" w:rsidP="00370556">
            <w:pPr>
              <w:pStyle w:val="TableNormal1"/>
              <w:keepNext w:val="0"/>
              <w:rPr>
                <w:ins w:id="15557" w:author="Charles Gifford" w:date="2017-03-17T21:56:00Z"/>
                <w:lang w:val="en-US"/>
              </w:rPr>
            </w:pPr>
            <w:ins w:id="15558" w:author="Charles Gifford" w:date="2017-03-17T21:56:00Z">
              <w:r w:rsidRPr="00E32145">
                <w:rPr>
                  <w:lang w:val="en-US"/>
                </w:rPr>
                <w:t>5800 / EPSG / WKT / POINT ( -1000 463 )</w:t>
              </w:r>
            </w:ins>
          </w:p>
        </w:tc>
        <w:tc>
          <w:tcPr>
            <w:tcW w:w="1170" w:type="dxa"/>
          </w:tcPr>
          <w:p w14:paraId="52964990" w14:textId="0EC5F22A" w:rsidR="00370556" w:rsidRPr="001C220C" w:rsidRDefault="00370556" w:rsidP="00370556">
            <w:pPr>
              <w:pStyle w:val="TableNormal1"/>
              <w:keepNext w:val="0"/>
              <w:rPr>
                <w:ins w:id="15559" w:author="Charles Gifford" w:date="2017-03-17T21:56:00Z"/>
                <w:lang w:val="en-US"/>
              </w:rPr>
            </w:pPr>
            <w:ins w:id="15560" w:author="Charles Gifford" w:date="2017-03-17T21:56:00Z">
              <w:r w:rsidRPr="00E32145">
                <w:rPr>
                  <w:lang w:val="en-US"/>
                </w:rPr>
                <w:t>4269 / EPSG / WKT / POINT ( 3848472 96789 )</w:t>
              </w:r>
            </w:ins>
          </w:p>
        </w:tc>
        <w:tc>
          <w:tcPr>
            <w:tcW w:w="1221" w:type="dxa"/>
          </w:tcPr>
          <w:p w14:paraId="6A90FBFE" w14:textId="5AE7E80F" w:rsidR="00370556" w:rsidRPr="001C220C" w:rsidRDefault="00370556" w:rsidP="00370556">
            <w:pPr>
              <w:pStyle w:val="TableNormal1"/>
              <w:keepNext w:val="0"/>
              <w:spacing w:before="40"/>
              <w:rPr>
                <w:ins w:id="15561" w:author="Charles Gifford" w:date="2017-03-17T21:56:00Z"/>
                <w:lang w:val="en-US"/>
              </w:rPr>
            </w:pPr>
            <w:ins w:id="15562" w:author="Charles Gifford" w:date="2017-03-17T21:56:00Z">
              <w:r w:rsidRPr="00E32145">
                <w:rPr>
                  <w:lang w:val="en-US"/>
                </w:rPr>
                <w:t>6283 / EPSG / WKT / POLYGON ( ( -646.99 676.18, -645.14 683.09, -646.99 676.18 ) )</w:t>
              </w:r>
            </w:ins>
          </w:p>
        </w:tc>
      </w:tr>
      <w:tr w:rsidR="00370556" w:rsidRPr="001C220C" w14:paraId="1CB9840B" w14:textId="77777777" w:rsidTr="00F3510F">
        <w:trPr>
          <w:cantSplit/>
          <w:jc w:val="center"/>
          <w:ins w:id="15563" w:author="Charles Gifford" w:date="2017-03-17T21:56:00Z"/>
        </w:trPr>
        <w:tc>
          <w:tcPr>
            <w:tcW w:w="1269" w:type="dxa"/>
          </w:tcPr>
          <w:p w14:paraId="1E6D0237" w14:textId="0DBE6723" w:rsidR="00370556" w:rsidRDefault="00370556" w:rsidP="00370556">
            <w:pPr>
              <w:pStyle w:val="TableNormal1"/>
              <w:keepNext w:val="0"/>
              <w:rPr>
                <w:ins w:id="15564" w:author="Charles Gifford" w:date="2017-03-17T21:56:00Z"/>
                <w:lang w:val="en-US"/>
              </w:rPr>
            </w:pPr>
            <w:ins w:id="15565" w:author="Charles Gifford" w:date="2017-03-17T21:56:00Z">
              <w:r>
                <w:rPr>
                  <w:lang w:val="en-US"/>
                </w:rPr>
                <w:t>Operational location</w:t>
              </w:r>
            </w:ins>
          </w:p>
        </w:tc>
        <w:tc>
          <w:tcPr>
            <w:tcW w:w="2880" w:type="dxa"/>
          </w:tcPr>
          <w:p w14:paraId="56FAB785" w14:textId="5C875B77" w:rsidR="00370556" w:rsidRPr="001C220C" w:rsidRDefault="00370556" w:rsidP="00370556">
            <w:pPr>
              <w:pStyle w:val="TableNormal1"/>
              <w:keepNext w:val="0"/>
              <w:rPr>
                <w:ins w:id="15566" w:author="Charles Gifford" w:date="2017-03-17T21:56:00Z"/>
                <w:lang w:val="en-US"/>
              </w:rPr>
            </w:pPr>
            <w:ins w:id="15567" w:author="Charles Gifford" w:date="2017-03-17T21:56:00Z">
              <w:r w:rsidRPr="00E32145">
                <w:rPr>
                  <w:lang w:val="en-US"/>
                </w:rPr>
                <w:t xml:space="preserve">Identifies the </w:t>
              </w:r>
              <w:r>
                <w:rPr>
                  <w:i/>
                  <w:lang w:val="en-US"/>
                </w:rPr>
                <w:t xml:space="preserve">operational </w:t>
              </w:r>
              <w:r w:rsidRPr="00E32145">
                <w:rPr>
                  <w:i/>
                  <w:lang w:val="en-US"/>
                </w:rPr>
                <w:t>location</w:t>
              </w:r>
              <w:r w:rsidRPr="00E32145">
                <w:rPr>
                  <w:lang w:val="en-US"/>
                </w:rPr>
                <w:t xml:space="preserve"> of the personnel resource(s) </w:t>
              </w:r>
              <w:r>
                <w:rPr>
                  <w:lang w:val="en-US"/>
                </w:rPr>
                <w:t>specified</w:t>
              </w:r>
              <w:r w:rsidRPr="00E32145">
                <w:rPr>
                  <w:lang w:val="en-US"/>
                </w:rPr>
                <w:t xml:space="preserve"> by this </w:t>
              </w:r>
              <w:r w:rsidRPr="00E32145">
                <w:rPr>
                  <w:i/>
                  <w:lang w:val="en-US"/>
                </w:rPr>
                <w:t xml:space="preserve">personnel </w:t>
              </w:r>
              <w:r>
                <w:rPr>
                  <w:i/>
                  <w:lang w:val="en-US"/>
                </w:rPr>
                <w:t>requirement</w:t>
              </w:r>
              <w:r w:rsidRPr="00E32145">
                <w:rPr>
                  <w:lang w:val="en-US"/>
                </w:rPr>
                <w:t>.</w:t>
              </w:r>
            </w:ins>
          </w:p>
        </w:tc>
        <w:tc>
          <w:tcPr>
            <w:tcW w:w="1156" w:type="dxa"/>
          </w:tcPr>
          <w:p w14:paraId="6B5F445A" w14:textId="4FCCD572" w:rsidR="00370556" w:rsidRPr="001C220C" w:rsidRDefault="00370556" w:rsidP="00370556">
            <w:pPr>
              <w:pStyle w:val="TableNormal1"/>
              <w:keepNext w:val="0"/>
              <w:rPr>
                <w:ins w:id="15568" w:author="Charles Gifford" w:date="2017-03-17T21:56:00Z"/>
                <w:lang w:val="en-US"/>
              </w:rPr>
            </w:pPr>
            <w:ins w:id="15569" w:author="Charles Gifford" w:date="2017-03-17T21:56:00Z">
              <w:r>
                <w:rPr>
                  <w:lang w:val="en-US"/>
                </w:rPr>
                <w:t>SST57</w:t>
              </w:r>
            </w:ins>
          </w:p>
        </w:tc>
        <w:tc>
          <w:tcPr>
            <w:tcW w:w="1350" w:type="dxa"/>
          </w:tcPr>
          <w:p w14:paraId="40CE2522" w14:textId="002561DE" w:rsidR="00370556" w:rsidRPr="001C220C" w:rsidRDefault="00370556" w:rsidP="00370556">
            <w:pPr>
              <w:pStyle w:val="TableNormal1"/>
              <w:keepNext w:val="0"/>
              <w:rPr>
                <w:ins w:id="15570" w:author="Charles Gifford" w:date="2017-03-17T21:56:00Z"/>
                <w:lang w:val="en-US"/>
              </w:rPr>
            </w:pPr>
            <w:ins w:id="15571" w:author="Charles Gifford" w:date="2017-03-17T21:56:00Z">
              <w:r>
                <w:rPr>
                  <w:lang w:val="en-US"/>
                </w:rPr>
                <w:t>Shed4S-8</w:t>
              </w:r>
            </w:ins>
          </w:p>
        </w:tc>
        <w:tc>
          <w:tcPr>
            <w:tcW w:w="1170" w:type="dxa"/>
          </w:tcPr>
          <w:p w14:paraId="3F736DAE" w14:textId="352820E5" w:rsidR="00370556" w:rsidRPr="001C220C" w:rsidRDefault="00370556" w:rsidP="00370556">
            <w:pPr>
              <w:pStyle w:val="TableNormal1"/>
              <w:keepNext w:val="0"/>
              <w:rPr>
                <w:ins w:id="15572" w:author="Charles Gifford" w:date="2017-03-17T21:56:00Z"/>
                <w:lang w:val="en-US"/>
              </w:rPr>
            </w:pPr>
            <w:ins w:id="15573" w:author="Charles Gifford" w:date="2017-03-17T21:56:00Z">
              <w:r>
                <w:rPr>
                  <w:lang w:val="en-US"/>
                </w:rPr>
                <w:t>3822</w:t>
              </w:r>
            </w:ins>
          </w:p>
        </w:tc>
        <w:tc>
          <w:tcPr>
            <w:tcW w:w="1221" w:type="dxa"/>
          </w:tcPr>
          <w:p w14:paraId="4A438E5E" w14:textId="5F82C137" w:rsidR="00370556" w:rsidRPr="001C220C" w:rsidRDefault="00370556" w:rsidP="00370556">
            <w:pPr>
              <w:pStyle w:val="TableNormal1"/>
              <w:keepNext w:val="0"/>
              <w:spacing w:before="40"/>
              <w:rPr>
                <w:ins w:id="15574" w:author="Charles Gifford" w:date="2017-03-17T21:56:00Z"/>
                <w:lang w:val="en-US"/>
              </w:rPr>
            </w:pPr>
            <w:ins w:id="15575" w:author="Charles Gifford" w:date="2017-03-17T21:56:00Z">
              <w:r>
                <w:rPr>
                  <w:lang w:val="en-US"/>
                </w:rPr>
                <w:t>WH1</w:t>
              </w:r>
            </w:ins>
          </w:p>
        </w:tc>
      </w:tr>
      <w:tr w:rsidR="00370556" w:rsidRPr="00A756AC" w14:paraId="72FE865B" w14:textId="77777777" w:rsidTr="00600813">
        <w:trPr>
          <w:cantSplit/>
          <w:jc w:val="center"/>
          <w:ins w:id="15576" w:author="Charles Gifford" w:date="2016-01-11T13:00:00Z"/>
        </w:trPr>
        <w:tc>
          <w:tcPr>
            <w:tcW w:w="1269" w:type="dxa"/>
          </w:tcPr>
          <w:p w14:paraId="7B70841D" w14:textId="1A8295A6" w:rsidR="00370556" w:rsidRPr="009042FD" w:rsidRDefault="00370556" w:rsidP="00370556">
            <w:pPr>
              <w:pStyle w:val="TableNormal1"/>
              <w:keepNext w:val="0"/>
              <w:rPr>
                <w:ins w:id="15577" w:author="Charles Gifford" w:date="2016-01-11T13:00:00Z"/>
                <w:lang w:val="en-US"/>
              </w:rPr>
            </w:pPr>
            <w:ins w:id="15578" w:author="Charles Gifford" w:date="2017-03-17T21:56:00Z">
              <w:r>
                <w:rPr>
                  <w:lang w:val="en-US"/>
                </w:rPr>
                <w:t>Operational Location Type</w:t>
              </w:r>
            </w:ins>
          </w:p>
        </w:tc>
        <w:tc>
          <w:tcPr>
            <w:tcW w:w="2880" w:type="dxa"/>
          </w:tcPr>
          <w:p w14:paraId="3EDFCDAA" w14:textId="77777777" w:rsidR="00370556" w:rsidRPr="00EF1162" w:rsidRDefault="00370556" w:rsidP="00370556">
            <w:pPr>
              <w:pStyle w:val="TableNormal1"/>
              <w:rPr>
                <w:ins w:id="15579" w:author="Charles Gifford" w:date="2017-03-17T21:56:00Z"/>
              </w:rPr>
            </w:pPr>
            <w:ins w:id="15580" w:author="Charles Gifford" w:date="2017-03-17T21:56:00Z">
              <w:r w:rsidRPr="00EF1162">
                <w:t xml:space="preserve">Indicates whether the </w:t>
              </w:r>
              <w:r>
                <w:t xml:space="preserve">operational </w:t>
              </w:r>
              <w:r w:rsidRPr="00EF1162">
                <w:t>location attribute refers to a</w:t>
              </w:r>
              <w:r>
                <w:t>n</w:t>
              </w:r>
              <w:r w:rsidRPr="00EF1162">
                <w:t xml:space="preserve"> </w:t>
              </w:r>
              <w:r w:rsidRPr="00EF1162">
                <w:rPr>
                  <w:i/>
                </w:rPr>
                <w:t>operational</w:t>
              </w:r>
              <w:r>
                <w:t xml:space="preserve"> </w:t>
              </w:r>
              <w:r w:rsidRPr="00EF1162">
                <w:rPr>
                  <w:i/>
                </w:rPr>
                <w:t>location</w:t>
              </w:r>
              <w:r w:rsidRPr="00EF1162">
                <w:t xml:space="preserve"> object, or contains a description of the </w:t>
              </w:r>
              <w:r>
                <w:t xml:space="preserve">operational </w:t>
              </w:r>
              <w:r w:rsidRPr="00EF1162">
                <w:t>location.</w:t>
              </w:r>
            </w:ins>
          </w:p>
          <w:p w14:paraId="2AE1B838" w14:textId="77777777" w:rsidR="00370556" w:rsidRPr="00EF1162" w:rsidRDefault="00370556" w:rsidP="00370556">
            <w:pPr>
              <w:pStyle w:val="TableNormal1"/>
              <w:rPr>
                <w:ins w:id="15581" w:author="Charles Gifford" w:date="2017-03-17T21:56:00Z"/>
              </w:rPr>
            </w:pPr>
            <w:ins w:id="15582" w:author="Charles Gifford" w:date="2017-03-17T21:56:00Z">
              <w:r w:rsidRPr="00EF1162">
                <w:t>Mandatory where a</w:t>
              </w:r>
              <w:r>
                <w:t>n operational</w:t>
              </w:r>
              <w:r w:rsidRPr="00EF1162">
                <w:t xml:space="preserve"> location </w:t>
              </w:r>
              <w:r>
                <w:t xml:space="preserve">attribute </w:t>
              </w:r>
              <w:r w:rsidRPr="00EF1162">
                <w:t>is specified.  Defined values are:</w:t>
              </w:r>
            </w:ins>
          </w:p>
          <w:p w14:paraId="3064FE6F" w14:textId="77777777" w:rsidR="00370556" w:rsidRPr="00EF1162" w:rsidRDefault="00370556" w:rsidP="00370556">
            <w:pPr>
              <w:pStyle w:val="TableNormal1"/>
              <w:rPr>
                <w:ins w:id="15583" w:author="Charles Gifford" w:date="2017-03-17T21:56:00Z"/>
              </w:rPr>
            </w:pPr>
            <w:ins w:id="15584" w:author="Charles Gifford" w:date="2017-03-17T21:56:00Z">
              <w:r>
                <w:t xml:space="preserve">Operational </w:t>
              </w:r>
              <w:r w:rsidRPr="00EF1162">
                <w:t xml:space="preserve">Location – </w:t>
              </w:r>
              <w:r>
                <w:t>Operational l</w:t>
              </w:r>
              <w:r w:rsidRPr="00EF1162">
                <w:t>ocation attribute references a</w:t>
              </w:r>
              <w:r>
                <w:t>n</w:t>
              </w:r>
              <w:r w:rsidRPr="00EF1162">
                <w:t xml:space="preserve"> </w:t>
              </w:r>
              <w:r w:rsidRPr="00EF1162">
                <w:rPr>
                  <w:i/>
                </w:rPr>
                <w:t>operational</w:t>
              </w:r>
              <w:r>
                <w:t xml:space="preserve"> </w:t>
              </w:r>
              <w:r w:rsidRPr="00EF1162">
                <w:rPr>
                  <w:i/>
                </w:rPr>
                <w:t>location</w:t>
              </w:r>
              <w:r w:rsidRPr="00EF1162">
                <w:t>.</w:t>
              </w:r>
            </w:ins>
          </w:p>
          <w:p w14:paraId="268936A3" w14:textId="2D81A3BE" w:rsidR="00370556" w:rsidRPr="009042FD" w:rsidRDefault="00370556" w:rsidP="00370556">
            <w:pPr>
              <w:pStyle w:val="TableNormal1"/>
              <w:keepNext w:val="0"/>
              <w:rPr>
                <w:ins w:id="15585" w:author="Charles Gifford" w:date="2016-01-11T13:00:00Z"/>
                <w:lang w:val="en-US"/>
              </w:rPr>
            </w:pPr>
            <w:ins w:id="15586" w:author="Charles Gifford" w:date="2017-03-17T21:56:00Z">
              <w:r>
                <w:rPr>
                  <w:lang w:val="en-US"/>
                </w:rPr>
                <w:t>Description – Operational l</w:t>
              </w:r>
              <w:r w:rsidRPr="00EF1162">
                <w:rPr>
                  <w:lang w:val="en-US"/>
                </w:rPr>
                <w:t xml:space="preserve">ocation attribute contains a description of the </w:t>
              </w:r>
              <w:r>
                <w:rPr>
                  <w:lang w:val="en-US"/>
                </w:rPr>
                <w:t xml:space="preserve">operational </w:t>
              </w:r>
              <w:r w:rsidRPr="00EF1162">
                <w:rPr>
                  <w:lang w:val="en-US"/>
                </w:rPr>
                <w:t>location, such as a street address.</w:t>
              </w:r>
            </w:ins>
          </w:p>
        </w:tc>
        <w:tc>
          <w:tcPr>
            <w:tcW w:w="1156" w:type="dxa"/>
          </w:tcPr>
          <w:p w14:paraId="7901C67B" w14:textId="5EFDA419" w:rsidR="00370556" w:rsidRPr="009042FD" w:rsidRDefault="00370556" w:rsidP="00370556">
            <w:pPr>
              <w:pStyle w:val="TableNormal1"/>
              <w:keepNext w:val="0"/>
              <w:rPr>
                <w:ins w:id="15587" w:author="Charles Gifford" w:date="2016-01-11T13:00:00Z"/>
                <w:lang w:val="en-US"/>
              </w:rPr>
            </w:pPr>
            <w:ins w:id="15588" w:author="Charles Gifford" w:date="2017-03-17T21:56:00Z">
              <w:r>
                <w:rPr>
                  <w:lang w:val="en-US"/>
                </w:rPr>
                <w:t>Operational Location</w:t>
              </w:r>
            </w:ins>
          </w:p>
        </w:tc>
        <w:tc>
          <w:tcPr>
            <w:tcW w:w="1350" w:type="dxa"/>
          </w:tcPr>
          <w:p w14:paraId="54285086" w14:textId="302A5FA4" w:rsidR="00370556" w:rsidRPr="009042FD" w:rsidRDefault="00370556" w:rsidP="00370556">
            <w:pPr>
              <w:pStyle w:val="TableNormal1"/>
              <w:keepNext w:val="0"/>
              <w:rPr>
                <w:ins w:id="15589" w:author="Charles Gifford" w:date="2016-01-11T13:00:00Z"/>
                <w:lang w:val="en-US"/>
              </w:rPr>
            </w:pPr>
            <w:ins w:id="15590" w:author="Charles Gifford" w:date="2017-03-17T21:56:00Z">
              <w:r>
                <w:rPr>
                  <w:lang w:val="en-US"/>
                </w:rPr>
                <w:t>Description</w:t>
              </w:r>
            </w:ins>
          </w:p>
        </w:tc>
        <w:tc>
          <w:tcPr>
            <w:tcW w:w="1170" w:type="dxa"/>
          </w:tcPr>
          <w:p w14:paraId="29A5F7A1" w14:textId="55AAA392" w:rsidR="00370556" w:rsidRPr="009042FD" w:rsidRDefault="00370556" w:rsidP="00370556">
            <w:pPr>
              <w:pStyle w:val="TableNormal1"/>
              <w:keepNext w:val="0"/>
              <w:rPr>
                <w:ins w:id="15591" w:author="Charles Gifford" w:date="2016-01-11T13:00:00Z"/>
                <w:lang w:val="en-US"/>
              </w:rPr>
            </w:pPr>
            <w:ins w:id="15592" w:author="Charles Gifford" w:date="2017-03-17T21:56:00Z">
              <w:r>
                <w:rPr>
                  <w:lang w:val="en-US"/>
                </w:rPr>
                <w:t>Operational Location</w:t>
              </w:r>
            </w:ins>
          </w:p>
        </w:tc>
        <w:tc>
          <w:tcPr>
            <w:tcW w:w="1221" w:type="dxa"/>
          </w:tcPr>
          <w:p w14:paraId="5F1991E2" w14:textId="26EF7424" w:rsidR="00370556" w:rsidRPr="009042FD" w:rsidRDefault="00370556" w:rsidP="00370556">
            <w:pPr>
              <w:pStyle w:val="TableNormal1"/>
              <w:keepNext w:val="0"/>
              <w:spacing w:before="40"/>
              <w:rPr>
                <w:ins w:id="15593" w:author="Charles Gifford" w:date="2016-01-11T13:00:00Z"/>
                <w:lang w:val="en-US"/>
              </w:rPr>
            </w:pPr>
            <w:ins w:id="15594" w:author="Charles Gifford" w:date="2017-03-17T21:56:00Z">
              <w:r>
                <w:rPr>
                  <w:lang w:val="en-US"/>
                </w:rPr>
                <w:t>Operational Location</w:t>
              </w:r>
            </w:ins>
          </w:p>
        </w:tc>
      </w:tr>
      <w:tr w:rsidR="00F67980" w:rsidRPr="001C220C" w14:paraId="20C417E2" w14:textId="77777777" w:rsidTr="00F3510F">
        <w:trPr>
          <w:cantSplit/>
          <w:jc w:val="center"/>
        </w:trPr>
        <w:tc>
          <w:tcPr>
            <w:tcW w:w="1269" w:type="dxa"/>
          </w:tcPr>
          <w:p w14:paraId="2975498C" w14:textId="77777777" w:rsidR="00F67980" w:rsidRPr="001C220C" w:rsidRDefault="00F67980" w:rsidP="00F3510F">
            <w:pPr>
              <w:pStyle w:val="TableNormal1"/>
              <w:keepNext w:val="0"/>
              <w:rPr>
                <w:lang w:val="en-US"/>
              </w:rPr>
            </w:pPr>
            <w:r w:rsidRPr="001C220C">
              <w:rPr>
                <w:lang w:val="en-US"/>
              </w:rPr>
              <w:t xml:space="preserve">Personnel </w:t>
            </w:r>
            <w:r w:rsidR="001F1D5D">
              <w:rPr>
                <w:lang w:val="en-US"/>
              </w:rPr>
              <w:t>u</w:t>
            </w:r>
            <w:r w:rsidRPr="001C220C">
              <w:rPr>
                <w:lang w:val="en-US"/>
              </w:rPr>
              <w:t>se</w:t>
            </w:r>
          </w:p>
        </w:tc>
        <w:tc>
          <w:tcPr>
            <w:tcW w:w="2880" w:type="dxa"/>
          </w:tcPr>
          <w:p w14:paraId="13933656" w14:textId="77777777" w:rsidR="00F67980" w:rsidRPr="001C220C" w:rsidRDefault="00F67980" w:rsidP="00F3510F">
            <w:pPr>
              <w:pStyle w:val="TableNormal1"/>
              <w:keepNext w:val="0"/>
              <w:rPr>
                <w:lang w:val="en-US"/>
              </w:rPr>
            </w:pPr>
            <w:r w:rsidRPr="001C220C">
              <w:rPr>
                <w:lang w:val="en-US"/>
              </w:rPr>
              <w:t xml:space="preserve">Defines the expected use of the </w:t>
            </w:r>
            <w:r w:rsidRPr="001F1D5D">
              <w:rPr>
                <w:i/>
                <w:lang w:val="en-US"/>
              </w:rPr>
              <w:t>personnel class</w:t>
            </w:r>
            <w:r w:rsidRPr="001C220C">
              <w:rPr>
                <w:lang w:val="en-US"/>
              </w:rPr>
              <w:t xml:space="preserve"> or </w:t>
            </w:r>
            <w:r w:rsidRPr="001F1D5D">
              <w:rPr>
                <w:i/>
                <w:lang w:val="en-US"/>
              </w:rPr>
              <w:t>person.</w:t>
            </w:r>
            <w:r w:rsidRPr="001C220C">
              <w:rPr>
                <w:lang w:val="en-US"/>
              </w:rPr>
              <w:t xml:space="preserve"> </w:t>
            </w:r>
          </w:p>
        </w:tc>
        <w:tc>
          <w:tcPr>
            <w:tcW w:w="1156" w:type="dxa"/>
          </w:tcPr>
          <w:p w14:paraId="119836BF" w14:textId="77777777" w:rsidR="00F67980" w:rsidRPr="001C220C" w:rsidRDefault="00F67980" w:rsidP="00F3510F">
            <w:pPr>
              <w:pStyle w:val="TableNormal1"/>
              <w:keepNext w:val="0"/>
              <w:rPr>
                <w:lang w:val="en-US"/>
              </w:rPr>
            </w:pPr>
            <w:r w:rsidRPr="001C220C">
              <w:rPr>
                <w:lang w:val="en-US"/>
              </w:rPr>
              <w:t>Allocated</w:t>
            </w:r>
          </w:p>
        </w:tc>
        <w:tc>
          <w:tcPr>
            <w:tcW w:w="1350" w:type="dxa"/>
          </w:tcPr>
          <w:p w14:paraId="1778E507" w14:textId="77777777" w:rsidR="00F67980" w:rsidRPr="001C220C" w:rsidRDefault="00F67980" w:rsidP="00F3510F">
            <w:pPr>
              <w:pStyle w:val="TableNormal1"/>
              <w:keepNext w:val="0"/>
              <w:spacing w:before="40"/>
              <w:rPr>
                <w:lang w:val="en-US"/>
              </w:rPr>
            </w:pPr>
            <w:r w:rsidRPr="001C220C">
              <w:rPr>
                <w:lang w:val="en-US"/>
              </w:rPr>
              <w:t>Certified</w:t>
            </w:r>
          </w:p>
        </w:tc>
        <w:tc>
          <w:tcPr>
            <w:tcW w:w="1170" w:type="dxa"/>
          </w:tcPr>
          <w:p w14:paraId="13F6F465" w14:textId="77777777" w:rsidR="00F67980" w:rsidRPr="001C220C" w:rsidRDefault="00F67980" w:rsidP="00F3510F">
            <w:pPr>
              <w:pStyle w:val="TableNormal1"/>
              <w:keepNext w:val="0"/>
              <w:spacing w:before="40"/>
              <w:rPr>
                <w:lang w:val="en-US"/>
              </w:rPr>
            </w:pPr>
            <w:r w:rsidRPr="001C220C">
              <w:rPr>
                <w:lang w:val="en-US"/>
              </w:rPr>
              <w:t>Certified</w:t>
            </w:r>
          </w:p>
        </w:tc>
        <w:tc>
          <w:tcPr>
            <w:tcW w:w="1221" w:type="dxa"/>
          </w:tcPr>
          <w:p w14:paraId="040A78AC" w14:textId="77777777" w:rsidR="00F67980" w:rsidRPr="001C220C" w:rsidRDefault="00F67980" w:rsidP="00F3510F">
            <w:pPr>
              <w:pStyle w:val="TableNormal1"/>
              <w:keepNext w:val="0"/>
              <w:spacing w:before="40"/>
              <w:rPr>
                <w:lang w:val="en-US"/>
              </w:rPr>
            </w:pPr>
            <w:r w:rsidRPr="001C220C">
              <w:rPr>
                <w:lang w:val="en-US"/>
              </w:rPr>
              <w:t>Uncertified</w:t>
            </w:r>
          </w:p>
        </w:tc>
      </w:tr>
      <w:tr w:rsidR="00F67980" w:rsidRPr="001C220C" w14:paraId="19D965CF" w14:textId="77777777" w:rsidTr="00F3510F">
        <w:trPr>
          <w:cantSplit/>
          <w:jc w:val="center"/>
        </w:trPr>
        <w:tc>
          <w:tcPr>
            <w:tcW w:w="1269" w:type="dxa"/>
          </w:tcPr>
          <w:p w14:paraId="1DD4F1D3" w14:textId="77777777" w:rsidR="00F67980" w:rsidRPr="001C220C" w:rsidRDefault="00F67980" w:rsidP="00F3510F">
            <w:pPr>
              <w:pStyle w:val="TableNormal1"/>
              <w:keepNext w:val="0"/>
              <w:rPr>
                <w:lang w:val="en-US"/>
              </w:rPr>
            </w:pPr>
            <w:r w:rsidRPr="001C220C">
              <w:rPr>
                <w:lang w:val="en-US"/>
              </w:rPr>
              <w:t>Quantity</w:t>
            </w:r>
          </w:p>
        </w:tc>
        <w:tc>
          <w:tcPr>
            <w:tcW w:w="2880" w:type="dxa"/>
          </w:tcPr>
          <w:p w14:paraId="0D4DF263" w14:textId="77777777" w:rsidR="00F67980" w:rsidRPr="001C220C" w:rsidRDefault="00F67980" w:rsidP="00F3510F">
            <w:pPr>
              <w:pStyle w:val="TableNormal1"/>
              <w:keepNext w:val="0"/>
              <w:rPr>
                <w:lang w:val="en-US"/>
              </w:rPr>
            </w:pPr>
            <w:r w:rsidRPr="001C220C">
              <w:rPr>
                <w:lang w:val="en-US"/>
              </w:rPr>
              <w:t>Specifies the amount of personnel resources required for the parent segment, if applicable</w:t>
            </w:r>
            <w:r>
              <w:rPr>
                <w:lang w:val="en-US"/>
              </w:rPr>
              <w:t xml:space="preserve">. </w:t>
            </w:r>
            <w:r w:rsidRPr="001C220C">
              <w:rPr>
                <w:lang w:val="en-US"/>
              </w:rPr>
              <w:t xml:space="preserve">Applies to each member of the </w:t>
            </w:r>
            <w:r w:rsidRPr="001C220C">
              <w:rPr>
                <w:i/>
                <w:lang w:val="en-US"/>
              </w:rPr>
              <w:t>person</w:t>
            </w:r>
            <w:r w:rsidRPr="001C220C">
              <w:rPr>
                <w:lang w:val="en-US"/>
              </w:rPr>
              <w:t xml:space="preserve"> and </w:t>
            </w:r>
            <w:r w:rsidRPr="001C220C">
              <w:rPr>
                <w:i/>
                <w:lang w:val="en-US"/>
              </w:rPr>
              <w:t>personnel class</w:t>
            </w:r>
            <w:r w:rsidRPr="001C220C">
              <w:rPr>
                <w:lang w:val="en-US"/>
              </w:rPr>
              <w:t xml:space="preserve"> sets. </w:t>
            </w:r>
          </w:p>
        </w:tc>
        <w:tc>
          <w:tcPr>
            <w:tcW w:w="1156" w:type="dxa"/>
          </w:tcPr>
          <w:p w14:paraId="0258856D" w14:textId="77777777" w:rsidR="00F67980" w:rsidRPr="001C220C" w:rsidRDefault="00F67980" w:rsidP="00F3510F">
            <w:pPr>
              <w:pStyle w:val="TableNormal1"/>
              <w:keepNext w:val="0"/>
              <w:rPr>
                <w:lang w:val="en-US"/>
              </w:rPr>
            </w:pPr>
            <w:r w:rsidRPr="001C220C">
              <w:rPr>
                <w:lang w:val="en-US"/>
              </w:rPr>
              <w:t>1</w:t>
            </w:r>
          </w:p>
        </w:tc>
        <w:tc>
          <w:tcPr>
            <w:tcW w:w="1350" w:type="dxa"/>
          </w:tcPr>
          <w:p w14:paraId="190368B0" w14:textId="77777777" w:rsidR="00F67980" w:rsidRPr="001C220C" w:rsidRDefault="00F67980" w:rsidP="00F3510F">
            <w:pPr>
              <w:pStyle w:val="TableNormal1"/>
              <w:keepNext w:val="0"/>
              <w:spacing w:before="40"/>
              <w:rPr>
                <w:lang w:val="en-US"/>
              </w:rPr>
            </w:pPr>
            <w:r w:rsidRPr="001C220C">
              <w:rPr>
                <w:lang w:val="en-US"/>
              </w:rPr>
              <w:t>1</w:t>
            </w:r>
          </w:p>
        </w:tc>
        <w:tc>
          <w:tcPr>
            <w:tcW w:w="1170" w:type="dxa"/>
          </w:tcPr>
          <w:p w14:paraId="32D3E35C" w14:textId="77777777" w:rsidR="00F67980" w:rsidRPr="001C220C" w:rsidRDefault="00F67980" w:rsidP="00F3510F">
            <w:pPr>
              <w:pStyle w:val="TableNormal1"/>
              <w:keepNext w:val="0"/>
              <w:spacing w:before="40"/>
              <w:rPr>
                <w:lang w:val="en-US"/>
              </w:rPr>
            </w:pPr>
            <w:r w:rsidRPr="001C220C">
              <w:rPr>
                <w:lang w:val="en-US"/>
              </w:rPr>
              <w:t>1</w:t>
            </w:r>
          </w:p>
        </w:tc>
        <w:tc>
          <w:tcPr>
            <w:tcW w:w="1221" w:type="dxa"/>
          </w:tcPr>
          <w:p w14:paraId="05C60C7A" w14:textId="77777777" w:rsidR="00F67980" w:rsidRPr="001C220C" w:rsidRDefault="00F67980" w:rsidP="00F3510F">
            <w:pPr>
              <w:pStyle w:val="TableNormal1"/>
              <w:keepNext w:val="0"/>
              <w:spacing w:before="40"/>
              <w:rPr>
                <w:lang w:val="en-US"/>
              </w:rPr>
            </w:pPr>
            <w:r w:rsidRPr="001C220C">
              <w:rPr>
                <w:lang w:val="en-US"/>
              </w:rPr>
              <w:t>1</w:t>
            </w:r>
          </w:p>
        </w:tc>
      </w:tr>
      <w:tr w:rsidR="00F67980" w:rsidRPr="001C220C" w14:paraId="4DDC798B" w14:textId="77777777" w:rsidTr="00F3510F">
        <w:trPr>
          <w:cantSplit/>
          <w:jc w:val="center"/>
        </w:trPr>
        <w:tc>
          <w:tcPr>
            <w:tcW w:w="1269" w:type="dxa"/>
          </w:tcPr>
          <w:p w14:paraId="44238699" w14:textId="77777777" w:rsidR="00F67980" w:rsidRPr="001C220C" w:rsidRDefault="00F67980" w:rsidP="00F3510F">
            <w:pPr>
              <w:pStyle w:val="TableNormal1"/>
              <w:keepNext w:val="0"/>
              <w:rPr>
                <w:lang w:val="en-US"/>
              </w:rPr>
            </w:pPr>
            <w:r w:rsidRPr="001C220C">
              <w:rPr>
                <w:lang w:val="en-US"/>
              </w:rPr>
              <w:t xml:space="preserve">Quantity </w:t>
            </w:r>
            <w:r w:rsidR="001F1D5D">
              <w:rPr>
                <w:lang w:val="en-US"/>
              </w:rPr>
              <w:t>u</w:t>
            </w:r>
            <w:r w:rsidRPr="001C220C">
              <w:rPr>
                <w:lang w:val="en-US"/>
              </w:rPr>
              <w:t xml:space="preserve">nit of </w:t>
            </w:r>
            <w:r w:rsidR="001F1D5D">
              <w:rPr>
                <w:lang w:val="en-US"/>
              </w:rPr>
              <w:t>m</w:t>
            </w:r>
            <w:r w:rsidRPr="001C220C">
              <w:rPr>
                <w:lang w:val="en-US"/>
              </w:rPr>
              <w:t>easure</w:t>
            </w:r>
          </w:p>
        </w:tc>
        <w:tc>
          <w:tcPr>
            <w:tcW w:w="2880" w:type="dxa"/>
          </w:tcPr>
          <w:p w14:paraId="21EF719A" w14:textId="77777777" w:rsidR="00F67980" w:rsidRPr="001C220C" w:rsidRDefault="00F67980" w:rsidP="00F3510F">
            <w:pPr>
              <w:pStyle w:val="TableNormal1"/>
              <w:keepNext w:val="0"/>
              <w:rPr>
                <w:lang w:val="en-US"/>
              </w:rPr>
            </w:pPr>
            <w:r w:rsidRPr="001C220C">
              <w:rPr>
                <w:lang w:val="en-US"/>
              </w:rPr>
              <w:t>Identifies the unit of measure of the quantity, if applicable.</w:t>
            </w:r>
          </w:p>
        </w:tc>
        <w:tc>
          <w:tcPr>
            <w:tcW w:w="1156" w:type="dxa"/>
          </w:tcPr>
          <w:p w14:paraId="79E5E880" w14:textId="77777777" w:rsidR="00F67980" w:rsidRPr="001C220C" w:rsidRDefault="00F67980" w:rsidP="00F3510F">
            <w:pPr>
              <w:pStyle w:val="TableNormal1"/>
              <w:keepNext w:val="0"/>
              <w:rPr>
                <w:lang w:val="en-US"/>
              </w:rPr>
            </w:pPr>
            <w:r w:rsidRPr="001C220C">
              <w:rPr>
                <w:lang w:val="en-US"/>
              </w:rPr>
              <w:t>Full Time Equivalents</w:t>
            </w:r>
          </w:p>
        </w:tc>
        <w:tc>
          <w:tcPr>
            <w:tcW w:w="1350" w:type="dxa"/>
          </w:tcPr>
          <w:p w14:paraId="04156240" w14:textId="77777777" w:rsidR="00F67980" w:rsidRPr="001C220C" w:rsidRDefault="00F67980" w:rsidP="00F3510F">
            <w:pPr>
              <w:pStyle w:val="TableNormal1"/>
              <w:keepNext w:val="0"/>
              <w:spacing w:before="40"/>
              <w:rPr>
                <w:lang w:val="en-US"/>
              </w:rPr>
            </w:pPr>
            <w:r w:rsidRPr="001C220C">
              <w:rPr>
                <w:lang w:val="en-US"/>
              </w:rPr>
              <w:t>Full Time Equivalents</w:t>
            </w:r>
          </w:p>
        </w:tc>
        <w:tc>
          <w:tcPr>
            <w:tcW w:w="1170" w:type="dxa"/>
          </w:tcPr>
          <w:p w14:paraId="4366EC85" w14:textId="77777777" w:rsidR="00F67980" w:rsidRPr="001C220C" w:rsidRDefault="00F67980" w:rsidP="00F3510F">
            <w:pPr>
              <w:pStyle w:val="TableNormal1"/>
              <w:keepNext w:val="0"/>
              <w:spacing w:before="40"/>
              <w:rPr>
                <w:lang w:val="en-US"/>
              </w:rPr>
            </w:pPr>
            <w:r w:rsidRPr="001C220C">
              <w:rPr>
                <w:lang w:val="en-US"/>
              </w:rPr>
              <w:t>Full Time Equivalents</w:t>
            </w:r>
          </w:p>
        </w:tc>
        <w:tc>
          <w:tcPr>
            <w:tcW w:w="1221" w:type="dxa"/>
          </w:tcPr>
          <w:p w14:paraId="5E8C77CA" w14:textId="77777777" w:rsidR="00F67980" w:rsidRPr="001C220C" w:rsidRDefault="00F67980" w:rsidP="00F3510F">
            <w:pPr>
              <w:pStyle w:val="TableNormal1"/>
              <w:keepNext w:val="0"/>
              <w:spacing w:before="40"/>
              <w:rPr>
                <w:lang w:val="en-US"/>
              </w:rPr>
            </w:pPr>
            <w:r w:rsidRPr="001C220C">
              <w:rPr>
                <w:lang w:val="en-US"/>
              </w:rPr>
              <w:t>Full Time Equivalents</w:t>
            </w:r>
          </w:p>
        </w:tc>
      </w:tr>
    </w:tbl>
    <w:p w14:paraId="1E2F9853" w14:textId="0672E434" w:rsidR="009E6331" w:rsidRPr="001C220C" w:rsidRDefault="00F4692C" w:rsidP="00600813">
      <w:pPr>
        <w:pStyle w:val="NOTE0"/>
        <w:rPr>
          <w:lang w:val="en-US"/>
        </w:rPr>
      </w:pPr>
      <w:ins w:id="15595" w:author="Charles Gifford" w:date="2017-03-17T21:57:00Z">
        <w:r w:rsidRPr="00F4692C">
          <w:rPr>
            <w:lang w:val="en-US"/>
          </w:rPr>
          <w:t>NOTE</w:t>
        </w:r>
        <w:r w:rsidRPr="00F4692C">
          <w:rPr>
            <w:lang w:val="en-US"/>
          </w:rPr>
          <w:tab/>
          <w:t xml:space="preserve">A </w:t>
        </w:r>
        <w:r w:rsidRPr="00CB090D">
          <w:rPr>
            <w:i/>
            <w:lang w:val="en-US"/>
          </w:rPr>
          <w:t>personnel requirement</w:t>
        </w:r>
        <w:r w:rsidRPr="00F4692C">
          <w:rPr>
            <w:lang w:val="en-US"/>
          </w:rPr>
          <w:t xml:space="preserve"> may specify both a spatial definition and an operational location where it is necessary to specify the spatial definition of the specified personnel resource(s) within a given operational location.</w:t>
        </w:r>
      </w:ins>
    </w:p>
    <w:p w14:paraId="22F35EED" w14:textId="77777777" w:rsidR="009E6331" w:rsidRPr="001C220C" w:rsidRDefault="009E6331" w:rsidP="003E1075">
      <w:pPr>
        <w:pStyle w:val="Heading3"/>
      </w:pPr>
      <w:bookmarkStart w:id="15596" w:name="_Toc161566459"/>
      <w:bookmarkStart w:id="15597" w:name="_Toc320176972"/>
      <w:r w:rsidRPr="001C220C">
        <w:t>Personnel requirement property</w:t>
      </w:r>
      <w:bookmarkEnd w:id="15596"/>
      <w:bookmarkEnd w:id="15597"/>
    </w:p>
    <w:p w14:paraId="6D8D7B78" w14:textId="77777777" w:rsidR="005D0E97" w:rsidRDefault="005D0E97" w:rsidP="005D0E97">
      <w:pPr>
        <w:pStyle w:val="PARAGRAPH"/>
        <w:rPr>
          <w:lang w:val="en-US"/>
        </w:rPr>
      </w:pPr>
      <w:r w:rsidRPr="001C220C">
        <w:rPr>
          <w:lang w:val="en-US"/>
        </w:rPr>
        <w:t xml:space="preserve">Specific properties that are required </w:t>
      </w:r>
      <w:r>
        <w:rPr>
          <w:lang w:val="en-US"/>
        </w:rPr>
        <w:t xml:space="preserve">for </w:t>
      </w:r>
      <w:r>
        <w:rPr>
          <w:i/>
          <w:lang w:val="en-US"/>
        </w:rPr>
        <w:t>personnel requirements</w:t>
      </w:r>
      <w:r>
        <w:rPr>
          <w:lang w:val="en-US"/>
        </w:rPr>
        <w:t xml:space="preserve"> </w:t>
      </w:r>
      <w:r w:rsidRPr="001C220C">
        <w:rPr>
          <w:lang w:val="en-US"/>
        </w:rPr>
        <w:t xml:space="preserve">shall be presented </w:t>
      </w:r>
      <w:r>
        <w:rPr>
          <w:lang w:val="en-US"/>
        </w:rPr>
        <w:t xml:space="preserve">as </w:t>
      </w:r>
      <w:r>
        <w:rPr>
          <w:i/>
          <w:lang w:val="en-US"/>
        </w:rPr>
        <w:t xml:space="preserve">personnel requirement </w:t>
      </w:r>
      <w:r w:rsidRPr="000C7AD0">
        <w:rPr>
          <w:i/>
          <w:lang w:val="en-US"/>
        </w:rPr>
        <w:t>properties</w:t>
      </w:r>
      <w:r w:rsidRPr="001C220C">
        <w:rPr>
          <w:lang w:val="en-US"/>
        </w:rPr>
        <w:t>.</w:t>
      </w:r>
      <w:r w:rsidRPr="00AE642B">
        <w:rPr>
          <w:lang w:val="en-US"/>
        </w:rPr>
        <w:t xml:space="preserve"> </w:t>
      </w:r>
    </w:p>
    <w:p w14:paraId="67C68E79" w14:textId="77777777" w:rsidR="006D42E6" w:rsidRPr="001C220C" w:rsidRDefault="006D42E6" w:rsidP="006D42E6">
      <w:pPr>
        <w:pStyle w:val="NOTE0"/>
        <w:rPr>
          <w:lang w:val="en-US"/>
        </w:rPr>
      </w:pPr>
      <w:r>
        <w:rPr>
          <w:lang w:val="en-US"/>
        </w:rPr>
        <w:t xml:space="preserve">EXAMPLE </w:t>
      </w:r>
      <w:r w:rsidRPr="001C220C">
        <w:rPr>
          <w:lang w:val="en-US"/>
        </w:rPr>
        <w:t> </w:t>
      </w:r>
      <w:r w:rsidRPr="001C220C">
        <w:rPr>
          <w:lang w:val="en-US"/>
        </w:rPr>
        <w:t xml:space="preserve">Examples of </w:t>
      </w:r>
      <w:r>
        <w:rPr>
          <w:i/>
          <w:lang w:val="en-US"/>
        </w:rPr>
        <w:t>personnel requirement properties</w:t>
      </w:r>
      <w:r w:rsidRPr="001C220C">
        <w:rPr>
          <w:i/>
          <w:lang w:val="en-US"/>
        </w:rPr>
        <w:t xml:space="preserve"> </w:t>
      </w:r>
      <w:r w:rsidRPr="001C220C">
        <w:rPr>
          <w:lang w:val="en-US"/>
        </w:rPr>
        <w:t xml:space="preserve">are training and certification, specific skill, physical location, seniority level, exposure level, training certification, security level, experience level, physical requirements, and overtime limitations and restrictions. </w:t>
      </w:r>
    </w:p>
    <w:p w14:paraId="475496BE" w14:textId="77777777" w:rsidR="009E6331" w:rsidRPr="001C220C" w:rsidRDefault="000B39AE" w:rsidP="000D7FCB">
      <w:pPr>
        <w:pStyle w:val="PARAGRAPH"/>
        <w:rPr>
          <w:lang w:val="en-US"/>
        </w:rPr>
      </w:pPr>
      <w:r w:rsidRPr="005D0E97">
        <w:rPr>
          <w:i/>
          <w:lang w:val="en-US"/>
        </w:rPr>
        <w:t>Personnel requirement properties</w:t>
      </w:r>
      <w:r>
        <w:rPr>
          <w:lang w:val="en-US"/>
        </w:rPr>
        <w:t xml:space="preserve"> may contain nested </w:t>
      </w:r>
      <w:r w:rsidRPr="005D0E97">
        <w:rPr>
          <w:i/>
          <w:lang w:val="en-US"/>
        </w:rPr>
        <w:t>personnel requirement properties</w:t>
      </w:r>
      <w:r>
        <w:rPr>
          <w:lang w:val="en-US"/>
        </w:rPr>
        <w:t>.</w:t>
      </w:r>
    </w:p>
    <w:bookmarkStart w:id="15598" w:name="_Ref161735585"/>
    <w:bookmarkStart w:id="15599" w:name="_Toc161631656"/>
    <w:bookmarkStart w:id="15600" w:name="_Toc266864183"/>
    <w:bookmarkStart w:id="15601" w:name="_Toc306621071"/>
    <w:bookmarkStart w:id="15602" w:name="_Toc320178467"/>
    <w:p w14:paraId="1327C840" w14:textId="5B21951A" w:rsidR="005F011B" w:rsidRDefault="00CB090D" w:rsidP="005F011B">
      <w:pPr>
        <w:pStyle w:val="PARAGRAPH"/>
        <w:rPr>
          <w:ins w:id="15603" w:author="Charles Gifford" w:date="2016-04-21T21:41:00Z"/>
          <w:lang w:val="en-US"/>
        </w:rPr>
      </w:pPr>
      <w:r>
        <w:rPr>
          <w:lang w:val="en-US"/>
        </w:rPr>
        <w:fldChar w:fldCharType="begin"/>
      </w:r>
      <w:r>
        <w:rPr>
          <w:lang w:val="en-US"/>
        </w:rPr>
        <w:instrText xml:space="preserve"> REF _Ref477975649 \h </w:instrText>
      </w:r>
      <w:r>
        <w:rPr>
          <w:lang w:val="en-US"/>
        </w:rPr>
      </w:r>
      <w:r>
        <w:rPr>
          <w:lang w:val="en-US"/>
        </w:rPr>
        <w:fldChar w:fldCharType="separate"/>
      </w:r>
      <w:r>
        <w:t xml:space="preserve">Table </w:t>
      </w:r>
      <w:r>
        <w:rPr>
          <w:noProof/>
        </w:rPr>
        <w:t>175</w:t>
      </w:r>
      <w:r>
        <w:rPr>
          <w:lang w:val="en-US"/>
        </w:rPr>
        <w:fldChar w:fldCharType="end"/>
      </w:r>
      <w:r w:rsidR="00036760">
        <w:rPr>
          <w:lang w:val="en-US"/>
        </w:rPr>
        <w:t xml:space="preserve"> </w:t>
      </w:r>
      <w:r w:rsidR="005D0E97" w:rsidRPr="001C220C">
        <w:rPr>
          <w:lang w:val="en-US"/>
        </w:rPr>
        <w:t xml:space="preserve">defines the </w:t>
      </w:r>
      <w:r w:rsidR="005F011B">
        <w:rPr>
          <w:lang w:val="en-US"/>
        </w:rPr>
        <w:t>relationship</w:t>
      </w:r>
      <w:r w:rsidR="003E38CA">
        <w:rPr>
          <w:lang w:val="en-US"/>
        </w:rPr>
        <w:t xml:space="preserve"> role</w:t>
      </w:r>
      <w:r w:rsidR="005F011B">
        <w:rPr>
          <w:lang w:val="en-US"/>
        </w:rPr>
        <w:t xml:space="preserve">s </w:t>
      </w:r>
      <w:r w:rsidR="005D0E97" w:rsidRPr="001C220C">
        <w:rPr>
          <w:lang w:val="en-US"/>
        </w:rPr>
        <w:t xml:space="preserve">for </w:t>
      </w:r>
      <w:r w:rsidR="001D7F3C">
        <w:rPr>
          <w:lang w:val="en-US"/>
        </w:rPr>
        <w:t xml:space="preserve">the </w:t>
      </w:r>
      <w:r w:rsidR="005D0E97" w:rsidRPr="001C220C">
        <w:rPr>
          <w:i/>
          <w:lang w:val="en-US"/>
        </w:rPr>
        <w:t>personnel requirement property</w:t>
      </w:r>
      <w:r w:rsidR="005D0E97">
        <w:rPr>
          <w:lang w:val="en-US"/>
        </w:rPr>
        <w:t xml:space="preserve">. </w:t>
      </w:r>
      <w:ins w:id="15604" w:author="Charles Gifford" w:date="2017-03-22T19:52:00Z">
        <w:r>
          <w:rPr>
            <w:lang w:val="en-US"/>
          </w:rPr>
          <w:fldChar w:fldCharType="begin"/>
        </w:r>
        <w:r>
          <w:rPr>
            <w:lang w:val="en-US"/>
          </w:rPr>
          <w:instrText xml:space="preserve"> REF _Ref337198791 \h </w:instrText>
        </w:r>
      </w:ins>
      <w:r>
        <w:rPr>
          <w:lang w:val="en-US"/>
        </w:rPr>
      </w:r>
      <w:r>
        <w:rPr>
          <w:lang w:val="en-US"/>
        </w:rPr>
        <w:fldChar w:fldCharType="separate"/>
      </w:r>
      <w:ins w:id="15605" w:author="Charles Gifford" w:date="2017-03-22T19:52:00Z">
        <w:r w:rsidRPr="001C220C">
          <w:rPr>
            <w:lang w:val="en-US"/>
          </w:rPr>
          <w:t xml:space="preserve">Table </w:t>
        </w:r>
        <w:r>
          <w:rPr>
            <w:noProof/>
            <w:lang w:val="en-US"/>
          </w:rPr>
          <w:t>176</w:t>
        </w:r>
        <w:r>
          <w:rPr>
            <w:lang w:val="en-US"/>
          </w:rPr>
          <w:fldChar w:fldCharType="end"/>
        </w:r>
      </w:ins>
      <w:ins w:id="15606" w:author="Charles Gifford" w:date="2016-04-21T21:41:00Z">
        <w:r w:rsidR="005F011B" w:rsidRPr="001C220C">
          <w:rPr>
            <w:lang w:val="en-US"/>
          </w:rPr>
          <w:t xml:space="preserve"> defines the attributes for</w:t>
        </w:r>
      </w:ins>
      <w:ins w:id="15607" w:author="Charles Gifford" w:date="2016-10-29T20:25:00Z">
        <w:r w:rsidR="004969F4">
          <w:rPr>
            <w:lang w:val="en-US"/>
          </w:rPr>
          <w:t xml:space="preserve"> the</w:t>
        </w:r>
      </w:ins>
      <w:ins w:id="15608" w:author="Charles Gifford" w:date="2016-04-21T21:41:00Z">
        <w:r w:rsidR="005F011B" w:rsidRPr="001C220C">
          <w:rPr>
            <w:lang w:val="en-US"/>
          </w:rPr>
          <w:t xml:space="preserve"> </w:t>
        </w:r>
        <w:r w:rsidR="001D7F3C">
          <w:rPr>
            <w:i/>
            <w:lang w:val="en-US"/>
          </w:rPr>
          <w:t>personnel requirement property</w:t>
        </w:r>
        <w:r w:rsidR="005F011B">
          <w:rPr>
            <w:lang w:val="en-US"/>
          </w:rPr>
          <w:t xml:space="preserve">. </w:t>
        </w:r>
      </w:ins>
    </w:p>
    <w:p w14:paraId="7839EED4" w14:textId="6A701D6B" w:rsidR="005F011B" w:rsidRDefault="00CB090D" w:rsidP="00881CA4">
      <w:pPr>
        <w:pStyle w:val="TABLE-title"/>
        <w:rPr>
          <w:ins w:id="15609" w:author="Charles Gifford" w:date="2017-03-20T12:41:00Z"/>
          <w:lang w:val="en-US"/>
        </w:rPr>
      </w:pPr>
      <w:bookmarkStart w:id="15610" w:name="_Ref477975649"/>
      <w:bookmarkStart w:id="15611" w:name="_Toc478492475"/>
      <w:ins w:id="15612" w:author="Charles Gifford" w:date="2017-03-22T19:51:00Z">
        <w:r>
          <w:t xml:space="preserve">Table </w:t>
        </w:r>
        <w:r>
          <w:fldChar w:fldCharType="begin"/>
        </w:r>
        <w:r>
          <w:instrText xml:space="preserve"> SEQ Table \* ARABIC </w:instrText>
        </w:r>
      </w:ins>
      <w:r>
        <w:fldChar w:fldCharType="separate"/>
      </w:r>
      <w:ins w:id="15613" w:author="Charles Gifford" w:date="2017-03-22T19:51:00Z">
        <w:r>
          <w:rPr>
            <w:noProof/>
          </w:rPr>
          <w:t>175</w:t>
        </w:r>
        <w:r>
          <w:fldChar w:fldCharType="end"/>
        </w:r>
      </w:ins>
      <w:bookmarkEnd w:id="15610"/>
      <w:ins w:id="15614" w:author="Charles Gifford" w:date="2016-04-21T21:41:00Z">
        <w:r w:rsidR="005F011B" w:rsidRPr="001C220C">
          <w:rPr>
            <w:lang w:val="en-US"/>
          </w:rPr>
          <w:t xml:space="preserve"> </w:t>
        </w:r>
        <w:r w:rsidR="005F011B">
          <w:rPr>
            <w:lang w:val="en-US"/>
          </w:rPr>
          <w:t>–</w:t>
        </w:r>
        <w:r w:rsidR="005F011B" w:rsidRPr="001C220C">
          <w:rPr>
            <w:lang w:val="en-US"/>
          </w:rPr>
          <w:t xml:space="preserve"> </w:t>
        </w:r>
        <w:r w:rsidR="005F011B">
          <w:rPr>
            <w:lang w:val="en-US"/>
          </w:rPr>
          <w:t>P</w:t>
        </w:r>
        <w:r w:rsidR="005F011B" w:rsidRPr="001C220C">
          <w:rPr>
            <w:lang w:val="en-US"/>
          </w:rPr>
          <w:t>ersonnel requirement property</w:t>
        </w:r>
        <w:r w:rsidR="005F011B" w:rsidRPr="00AC2193">
          <w:rPr>
            <w:lang w:val="en-US"/>
          </w:rPr>
          <w:t xml:space="preserve"> </w:t>
        </w:r>
        <w:r w:rsidR="005F011B">
          <w:rPr>
            <w:lang w:val="en-US"/>
          </w:rPr>
          <w:t>relationship</w:t>
        </w:r>
      </w:ins>
      <w:ins w:id="15615" w:author="Charles Gifford" w:date="2017-03-20T12:41:00Z">
        <w:r w:rsidR="003E38CA">
          <w:rPr>
            <w:lang w:val="en-US"/>
          </w:rPr>
          <w:t xml:space="preserve"> role</w:t>
        </w:r>
      </w:ins>
      <w:ins w:id="15616" w:author="Charles Gifford" w:date="2016-04-21T21:41:00Z">
        <w:r w:rsidR="005F011B">
          <w:rPr>
            <w:lang w:val="en-US"/>
          </w:rPr>
          <w:t>s</w:t>
        </w:r>
      </w:ins>
      <w:bookmarkEnd w:id="15611"/>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170"/>
        <w:gridCol w:w="3690"/>
      </w:tblGrid>
      <w:tr w:rsidR="003E38CA" w:rsidRPr="009432BC" w14:paraId="7B69EF76" w14:textId="77777777" w:rsidTr="00BA06AC">
        <w:trPr>
          <w:trHeight w:val="197"/>
          <w:tblHeader/>
          <w:ins w:id="15617" w:author="Charles Gifford" w:date="2017-03-20T12:41:00Z"/>
        </w:trPr>
        <w:tc>
          <w:tcPr>
            <w:tcW w:w="2155" w:type="dxa"/>
            <w:shd w:val="clear" w:color="auto" w:fill="auto"/>
          </w:tcPr>
          <w:p w14:paraId="457F3797" w14:textId="77777777" w:rsidR="003E38CA" w:rsidRPr="009432BC" w:rsidRDefault="003E38CA" w:rsidP="00BA06AC">
            <w:pPr>
              <w:pStyle w:val="TABLE-col-heading"/>
              <w:rPr>
                <w:ins w:id="15618" w:author="Charles Gifford" w:date="2017-03-20T12:41:00Z"/>
              </w:rPr>
            </w:pPr>
            <w:bookmarkStart w:id="15619" w:name="_Hlk477786333"/>
            <w:ins w:id="15620" w:author="Charles Gifford" w:date="2017-03-20T12:41:00Z">
              <w:r w:rsidRPr="009432BC">
                <w:t>Related Object</w:t>
              </w:r>
            </w:ins>
          </w:p>
        </w:tc>
        <w:tc>
          <w:tcPr>
            <w:tcW w:w="2070" w:type="dxa"/>
            <w:shd w:val="clear" w:color="auto" w:fill="auto"/>
          </w:tcPr>
          <w:p w14:paraId="3C84798E" w14:textId="77777777" w:rsidR="003E38CA" w:rsidRPr="009432BC" w:rsidRDefault="003E38CA" w:rsidP="00BA06AC">
            <w:pPr>
              <w:pStyle w:val="TABLE-col-heading"/>
              <w:rPr>
                <w:ins w:id="15621" w:author="Charles Gifford" w:date="2017-03-20T12:41:00Z"/>
              </w:rPr>
            </w:pPr>
            <w:ins w:id="15622" w:author="Charles Gifford" w:date="2017-03-20T12:41:00Z">
              <w:r w:rsidRPr="009432BC">
                <w:t>Role</w:t>
              </w:r>
            </w:ins>
          </w:p>
        </w:tc>
        <w:tc>
          <w:tcPr>
            <w:tcW w:w="1170" w:type="dxa"/>
            <w:shd w:val="clear" w:color="auto" w:fill="auto"/>
          </w:tcPr>
          <w:p w14:paraId="413808B7" w14:textId="77777777" w:rsidR="003E38CA" w:rsidRPr="009432BC" w:rsidRDefault="003E38CA" w:rsidP="00BA06AC">
            <w:pPr>
              <w:pStyle w:val="TABLE-col-heading"/>
              <w:rPr>
                <w:ins w:id="15623" w:author="Charles Gifford" w:date="2017-03-20T12:41:00Z"/>
              </w:rPr>
            </w:pPr>
            <w:ins w:id="15624" w:author="Charles Gifford" w:date="2017-03-20T12:41:00Z">
              <w:r w:rsidRPr="009432BC">
                <w:t>Multiplicity</w:t>
              </w:r>
            </w:ins>
          </w:p>
        </w:tc>
        <w:tc>
          <w:tcPr>
            <w:tcW w:w="3690" w:type="dxa"/>
            <w:shd w:val="clear" w:color="auto" w:fill="auto"/>
          </w:tcPr>
          <w:p w14:paraId="1DB31CF0" w14:textId="77777777" w:rsidR="003E38CA" w:rsidRPr="009432BC" w:rsidRDefault="003E38CA" w:rsidP="00BA06AC">
            <w:pPr>
              <w:pStyle w:val="TABLE-col-heading"/>
              <w:rPr>
                <w:ins w:id="15625" w:author="Charles Gifford" w:date="2017-03-20T12:41:00Z"/>
              </w:rPr>
            </w:pPr>
            <w:ins w:id="15626" w:author="Charles Gifford" w:date="2017-03-20T12:41:00Z">
              <w:r w:rsidRPr="009432BC">
                <w:t>Description</w:t>
              </w:r>
            </w:ins>
          </w:p>
        </w:tc>
      </w:tr>
      <w:tr w:rsidR="003E38CA" w:rsidRPr="009432BC" w14:paraId="090D5AA0" w14:textId="77777777" w:rsidTr="00BA06AC">
        <w:trPr>
          <w:trHeight w:val="332"/>
          <w:ins w:id="15627" w:author="Charles Gifford" w:date="2017-03-20T12:41:00Z"/>
        </w:trPr>
        <w:tc>
          <w:tcPr>
            <w:tcW w:w="2155" w:type="dxa"/>
          </w:tcPr>
          <w:p w14:paraId="2A147EA0" w14:textId="0AE5A255" w:rsidR="003E38CA" w:rsidRPr="009432BC" w:rsidRDefault="003E38CA" w:rsidP="003E38CA">
            <w:pPr>
              <w:pStyle w:val="TABLE-cell"/>
              <w:rPr>
                <w:ins w:id="15628" w:author="Charles Gifford" w:date="2017-03-20T12:41:00Z"/>
              </w:rPr>
            </w:pPr>
            <w:ins w:id="15629" w:author="Charles Gifford" w:date="2017-03-20T12:43:00Z">
              <w:r>
                <w:rPr>
                  <w:szCs w:val="20"/>
                  <w:lang w:val="en-US"/>
                </w:rPr>
                <w:t>Personnel requirement</w:t>
              </w:r>
            </w:ins>
          </w:p>
        </w:tc>
        <w:tc>
          <w:tcPr>
            <w:tcW w:w="2070" w:type="dxa"/>
          </w:tcPr>
          <w:p w14:paraId="6F4A843B" w14:textId="2DA7EF85" w:rsidR="003E38CA" w:rsidRPr="009432BC" w:rsidRDefault="00BA06AC" w:rsidP="003E38CA">
            <w:pPr>
              <w:pStyle w:val="TABLE-cell"/>
              <w:rPr>
                <w:ins w:id="15630" w:author="Charles Gifford" w:date="2017-03-20T12:41:00Z"/>
              </w:rPr>
            </w:pPr>
            <w:ins w:id="15631" w:author="Charles Gifford" w:date="2017-03-20T12:56:00Z">
              <w:r>
                <w:rPr>
                  <w:szCs w:val="20"/>
                  <w:lang w:val="en-US"/>
                </w:rPr>
                <w:t>N</w:t>
              </w:r>
            </w:ins>
            <w:ins w:id="15632" w:author="Charles Gifford" w:date="2017-03-20T12:46:00Z">
              <w:r w:rsidR="003E38CA">
                <w:rPr>
                  <w:szCs w:val="20"/>
                  <w:lang w:val="en-US"/>
                </w:rPr>
                <w:t>A</w:t>
              </w:r>
            </w:ins>
          </w:p>
        </w:tc>
        <w:tc>
          <w:tcPr>
            <w:tcW w:w="1170" w:type="dxa"/>
          </w:tcPr>
          <w:p w14:paraId="18BFCFE9" w14:textId="614E325D" w:rsidR="003E38CA" w:rsidRPr="009432BC" w:rsidRDefault="003E38CA" w:rsidP="003E38CA">
            <w:pPr>
              <w:pStyle w:val="TABLE-cell"/>
              <w:rPr>
                <w:ins w:id="15633" w:author="Charles Gifford" w:date="2017-03-20T12:41:00Z"/>
              </w:rPr>
            </w:pPr>
            <w:ins w:id="15634" w:author="Charles Gifford" w:date="2017-03-20T12:43:00Z">
              <w:r>
                <w:rPr>
                  <w:szCs w:val="20"/>
                  <w:lang w:val="en-US"/>
                </w:rPr>
                <w:t>1</w:t>
              </w:r>
            </w:ins>
          </w:p>
        </w:tc>
        <w:tc>
          <w:tcPr>
            <w:tcW w:w="3690" w:type="dxa"/>
          </w:tcPr>
          <w:p w14:paraId="1197D685" w14:textId="189C19E9" w:rsidR="003E38CA" w:rsidRPr="009432BC" w:rsidRDefault="00BA06AC" w:rsidP="003E38CA">
            <w:pPr>
              <w:pStyle w:val="TABLE-cell"/>
              <w:rPr>
                <w:ins w:id="15635" w:author="Charles Gifford" w:date="2017-03-20T12:41:00Z"/>
              </w:rPr>
            </w:pPr>
            <w:ins w:id="15636" w:author="Charles Gifford" w:date="2017-03-20T12:43:00Z">
              <w:r>
                <w:rPr>
                  <w:szCs w:val="20"/>
                  <w:lang w:val="en-US"/>
                </w:rPr>
                <w:t>Th</w:t>
              </w:r>
            </w:ins>
            <w:ins w:id="15637" w:author="Charles Gifford" w:date="2017-03-20T13:00:00Z">
              <w:r>
                <w:rPr>
                  <w:szCs w:val="20"/>
                  <w:lang w:val="en-US"/>
                </w:rPr>
                <w:t>e</w:t>
              </w:r>
            </w:ins>
            <w:ins w:id="15638" w:author="Charles Gifford" w:date="2017-03-20T12:43:00Z">
              <w:r w:rsidR="003E38CA">
                <w:t xml:space="preserve"> </w:t>
              </w:r>
            </w:ins>
            <w:ins w:id="15639" w:author="Charles Gifford" w:date="2017-03-20T12:47:00Z">
              <w:r>
                <w:t>values</w:t>
              </w:r>
            </w:ins>
            <w:ins w:id="15640" w:author="Charles Gifford" w:date="2017-03-20T13:01:00Z">
              <w:r>
                <w:t xml:space="preserve"> for</w:t>
              </w:r>
            </w:ins>
            <w:ins w:id="15641" w:author="Charles Gifford" w:date="2017-03-20T12:47:00Z">
              <w:r w:rsidR="003E38CA">
                <w:t xml:space="preserve"> </w:t>
              </w:r>
            </w:ins>
            <w:ins w:id="15642" w:author="Charles Gifford" w:date="2017-03-20T13:00:00Z">
              <w:r>
                <w:t xml:space="preserve">this </w:t>
              </w:r>
            </w:ins>
            <w:ins w:id="15643" w:author="Charles Gifford" w:date="2017-03-20T12:43:00Z">
              <w:r w:rsidR="003E38CA" w:rsidRPr="00514F8D">
                <w:rPr>
                  <w:i/>
                  <w:szCs w:val="20"/>
                  <w:lang w:val="en-US"/>
                </w:rPr>
                <w:t>personnel requirement property</w:t>
              </w:r>
            </w:ins>
            <w:ins w:id="15644" w:author="Charles Gifford" w:date="2017-03-20T13:02:00Z">
              <w:r w:rsidR="00C02C26">
                <w:rPr>
                  <w:szCs w:val="20"/>
                  <w:lang w:val="en-US"/>
                </w:rPr>
                <w:t xml:space="preserve"> </w:t>
              </w:r>
            </w:ins>
            <w:ins w:id="15645" w:author="Charles Gifford" w:date="2017-03-20T12:43:00Z">
              <w:r w:rsidR="003E38CA">
                <w:rPr>
                  <w:szCs w:val="20"/>
                  <w:lang w:val="en-US"/>
                </w:rPr>
                <w:t>in part</w:t>
              </w:r>
            </w:ins>
            <w:ins w:id="15646" w:author="Charles Gifford" w:date="2017-03-20T13:01:00Z">
              <w:r w:rsidR="00C02C26">
                <w:rPr>
                  <w:szCs w:val="20"/>
                  <w:lang w:val="en-US"/>
                </w:rPr>
                <w:t xml:space="preserve"> are</w:t>
              </w:r>
            </w:ins>
            <w:ins w:id="15647" w:author="Charles Gifford" w:date="2017-03-20T12:43:00Z">
              <w:r w:rsidR="003E38CA">
                <w:rPr>
                  <w:szCs w:val="20"/>
                  <w:lang w:val="en-US"/>
                </w:rPr>
                <w:t xml:space="preserve"> for </w:t>
              </w:r>
              <w:r w:rsidR="003E38CA" w:rsidRPr="00C944A9">
                <w:rPr>
                  <w:szCs w:val="20"/>
                  <w:lang w:val="en-US"/>
                </w:rPr>
                <w:t xml:space="preserve">the </w:t>
              </w:r>
              <w:r w:rsidR="003E38CA" w:rsidRPr="00F11ACE">
                <w:rPr>
                  <w:i/>
                  <w:lang w:val="en-US"/>
                </w:rPr>
                <w:t>personnel requirement.</w:t>
              </w:r>
              <w:r w:rsidR="003E38CA">
                <w:rPr>
                  <w:lang w:val="en-US"/>
                </w:rPr>
                <w:t xml:space="preserve"> </w:t>
              </w:r>
            </w:ins>
          </w:p>
        </w:tc>
      </w:tr>
      <w:tr w:rsidR="003E38CA" w:rsidRPr="009432BC" w14:paraId="104CDCEE" w14:textId="77777777" w:rsidTr="00BA06AC">
        <w:trPr>
          <w:trHeight w:val="332"/>
          <w:ins w:id="15648" w:author="Charles Gifford" w:date="2017-03-20T12:41:00Z"/>
        </w:trPr>
        <w:tc>
          <w:tcPr>
            <w:tcW w:w="2155" w:type="dxa"/>
            <w:shd w:val="clear" w:color="auto" w:fill="auto"/>
          </w:tcPr>
          <w:p w14:paraId="5ED92814" w14:textId="77777777" w:rsidR="003E38CA" w:rsidRDefault="003E38CA" w:rsidP="00BA06AC">
            <w:pPr>
              <w:pStyle w:val="TABLE-cell"/>
              <w:rPr>
                <w:ins w:id="15649" w:author="Charles Gifford" w:date="2017-03-20T12:41:00Z"/>
                <w:szCs w:val="20"/>
                <w:lang w:val="en-US"/>
              </w:rPr>
            </w:pPr>
            <w:ins w:id="15650" w:author="Charles Gifford" w:date="2017-03-20T12:41:00Z">
              <w:r w:rsidRPr="00AB0960">
                <w:rPr>
                  <w:szCs w:val="20"/>
                  <w:lang w:val="en-US"/>
                </w:rPr>
                <w:t>Personnel requirement property</w:t>
              </w:r>
            </w:ins>
          </w:p>
        </w:tc>
        <w:tc>
          <w:tcPr>
            <w:tcW w:w="2070" w:type="dxa"/>
            <w:shd w:val="clear" w:color="auto" w:fill="auto"/>
          </w:tcPr>
          <w:p w14:paraId="4BE37A21" w14:textId="310EA70F" w:rsidR="003E38CA" w:rsidRDefault="003E38CA" w:rsidP="00BA06AC">
            <w:pPr>
              <w:pStyle w:val="TABLE-cell"/>
              <w:rPr>
                <w:ins w:id="15651" w:author="Charles Gifford" w:date="2017-03-20T12:41:00Z"/>
                <w:szCs w:val="20"/>
                <w:lang w:val="en-US"/>
              </w:rPr>
            </w:pPr>
            <w:ins w:id="15652" w:author="Charles Gifford" w:date="2017-03-20T12:41:00Z">
              <w:r w:rsidRPr="00AB0960">
                <w:rPr>
                  <w:szCs w:val="20"/>
                  <w:lang w:val="en-US"/>
                </w:rPr>
                <w:t>Personnel requirement property</w:t>
              </w:r>
            </w:ins>
            <w:ins w:id="15653" w:author="Charles Gifford" w:date="2017-03-20T15:19:00Z">
              <w:r w:rsidR="00D80AC6">
                <w:rPr>
                  <w:szCs w:val="20"/>
                  <w:lang w:val="en-US"/>
                </w:rPr>
                <w:t xml:space="preserve"> child</w:t>
              </w:r>
            </w:ins>
          </w:p>
        </w:tc>
        <w:tc>
          <w:tcPr>
            <w:tcW w:w="1170" w:type="dxa"/>
            <w:shd w:val="clear" w:color="auto" w:fill="auto"/>
          </w:tcPr>
          <w:p w14:paraId="70D12F48" w14:textId="77777777" w:rsidR="003E38CA" w:rsidRDefault="003E38CA" w:rsidP="00BA06AC">
            <w:pPr>
              <w:pStyle w:val="TABLE-cell"/>
              <w:rPr>
                <w:ins w:id="15654" w:author="Charles Gifford" w:date="2017-03-20T12:41:00Z"/>
                <w:szCs w:val="20"/>
                <w:lang w:val="en-US"/>
              </w:rPr>
            </w:pPr>
            <w:ins w:id="15655" w:author="Charles Gifford" w:date="2017-03-20T12:41:00Z">
              <w:r>
                <w:rPr>
                  <w:szCs w:val="20"/>
                  <w:lang w:val="en-US"/>
                </w:rPr>
                <w:t>0</w:t>
              </w:r>
              <w:r w:rsidRPr="00AB0960">
                <w:rPr>
                  <w:szCs w:val="20"/>
                  <w:lang w:val="en-US"/>
                </w:rPr>
                <w:t>..*</w:t>
              </w:r>
            </w:ins>
          </w:p>
        </w:tc>
        <w:tc>
          <w:tcPr>
            <w:tcW w:w="3690" w:type="dxa"/>
            <w:shd w:val="clear" w:color="auto" w:fill="auto"/>
          </w:tcPr>
          <w:p w14:paraId="240FE18E" w14:textId="5910442D" w:rsidR="003E38CA" w:rsidRPr="00BE0F67" w:rsidRDefault="003E38CA" w:rsidP="00BA06AC">
            <w:pPr>
              <w:pStyle w:val="TABLE-cell"/>
              <w:rPr>
                <w:ins w:id="15656" w:author="Charles Gifford" w:date="2017-03-20T12:41:00Z"/>
                <w:lang w:val="en-US"/>
              </w:rPr>
            </w:pPr>
            <w:ins w:id="15657" w:author="Charles Gifford" w:date="2017-03-20T12:41:00Z">
              <w:r>
                <w:rPr>
                  <w:lang w:val="en-US"/>
                </w:rPr>
                <w:t>The</w:t>
              </w:r>
              <w:r w:rsidR="00C02C26">
                <w:rPr>
                  <w:lang w:val="en-US"/>
                </w:rPr>
                <w:t xml:space="preserve"> values in</w:t>
              </w:r>
              <w:r>
                <w:rPr>
                  <w:lang w:val="en-US"/>
                </w:rPr>
                <w:t xml:space="preserve"> </w:t>
              </w:r>
            </w:ins>
            <w:ins w:id="15658" w:author="Charles Gifford" w:date="2017-03-20T13:03:00Z">
              <w:r w:rsidR="00C02C26">
                <w:rPr>
                  <w:lang w:val="en-US"/>
                </w:rPr>
                <w:t xml:space="preserve">the child </w:t>
              </w:r>
            </w:ins>
            <w:ins w:id="15659" w:author="Charles Gifford" w:date="2017-03-20T12:41:00Z">
              <w:r>
                <w:rPr>
                  <w:i/>
                  <w:lang w:val="en-US"/>
                </w:rPr>
                <w:t xml:space="preserve">personnel requirement </w:t>
              </w:r>
              <w:r w:rsidRPr="00465559">
                <w:rPr>
                  <w:i/>
                  <w:lang w:val="en-US"/>
                </w:rPr>
                <w:t>property</w:t>
              </w:r>
              <w:r>
                <w:rPr>
                  <w:lang w:val="en-US"/>
                </w:rPr>
                <w:t xml:space="preserve"> for</w:t>
              </w:r>
              <w:r w:rsidRPr="00786491">
                <w:rPr>
                  <w:lang w:val="en-US"/>
                </w:rPr>
                <w:t xml:space="preserve"> </w:t>
              </w:r>
              <w:r w:rsidR="00C02C26">
                <w:rPr>
                  <w:lang w:val="en-US"/>
                </w:rPr>
                <w:t>th</w:t>
              </w:r>
            </w:ins>
            <w:ins w:id="15660" w:author="Charles Gifford" w:date="2017-03-20T13:03:00Z">
              <w:r w:rsidR="00C02C26">
                <w:rPr>
                  <w:lang w:val="en-US"/>
                </w:rPr>
                <w:t>is</w:t>
              </w:r>
            </w:ins>
            <w:ins w:id="15661" w:author="Charles Gifford" w:date="2017-03-20T12:41:00Z">
              <w:r w:rsidRPr="00AB0960">
                <w:rPr>
                  <w:lang w:val="en-US"/>
                </w:rPr>
                <w:t xml:space="preserve"> </w:t>
              </w:r>
              <w:r w:rsidRPr="00AB0960">
                <w:rPr>
                  <w:i/>
                  <w:lang w:val="en-US"/>
                </w:rPr>
                <w:t>personnel</w:t>
              </w:r>
              <w:r w:rsidRPr="00AB0960">
                <w:rPr>
                  <w:lang w:val="en-US"/>
                </w:rPr>
                <w:t xml:space="preserve"> </w:t>
              </w:r>
              <w:r w:rsidRPr="00AB0960">
                <w:rPr>
                  <w:i/>
                  <w:lang w:val="en-US"/>
                </w:rPr>
                <w:t>requirement</w:t>
              </w:r>
              <w:r w:rsidRPr="00AB0960">
                <w:rPr>
                  <w:lang w:val="en-US"/>
                </w:rPr>
                <w:t>.</w:t>
              </w:r>
            </w:ins>
          </w:p>
        </w:tc>
      </w:tr>
      <w:tr w:rsidR="003E38CA" w:rsidRPr="009432BC" w14:paraId="1E2BC3FA" w14:textId="77777777" w:rsidTr="00D23A6F">
        <w:trPr>
          <w:trHeight w:val="332"/>
          <w:ins w:id="15662" w:author="Charles Gifford" w:date="2017-03-20T12:47:00Z"/>
        </w:trPr>
        <w:tc>
          <w:tcPr>
            <w:tcW w:w="2155" w:type="dxa"/>
            <w:shd w:val="clear" w:color="auto" w:fill="auto"/>
          </w:tcPr>
          <w:p w14:paraId="53E0D768" w14:textId="5D254B04" w:rsidR="003E38CA" w:rsidRPr="00AB0960" w:rsidRDefault="003E38CA" w:rsidP="003E38CA">
            <w:pPr>
              <w:pStyle w:val="TABLE-cell"/>
              <w:rPr>
                <w:ins w:id="15663" w:author="Charles Gifford" w:date="2017-03-20T12:47:00Z"/>
                <w:szCs w:val="20"/>
                <w:lang w:val="en-US"/>
              </w:rPr>
            </w:pPr>
            <w:ins w:id="15664" w:author="Charles Gifford" w:date="2017-03-20T12:47:00Z">
              <w:r w:rsidRPr="00BA207E">
                <w:t>Personnel class</w:t>
              </w:r>
              <w:r>
                <w:t xml:space="preserve"> property</w:t>
              </w:r>
            </w:ins>
          </w:p>
        </w:tc>
        <w:tc>
          <w:tcPr>
            <w:tcW w:w="2070" w:type="dxa"/>
            <w:shd w:val="clear" w:color="auto" w:fill="auto"/>
          </w:tcPr>
          <w:p w14:paraId="73B480A2" w14:textId="7ABBBF54" w:rsidR="003E38CA" w:rsidRPr="00AB0960" w:rsidRDefault="003E38CA" w:rsidP="003E38CA">
            <w:pPr>
              <w:pStyle w:val="TABLE-cell"/>
              <w:rPr>
                <w:ins w:id="15665" w:author="Charles Gifford" w:date="2017-03-20T12:47:00Z"/>
                <w:szCs w:val="20"/>
                <w:lang w:val="en-US"/>
              </w:rPr>
            </w:pPr>
            <w:ins w:id="15666" w:author="Charles Gifford" w:date="2017-03-20T12:47:00Z">
              <w:r w:rsidRPr="00BA207E">
                <w:t>Personnel class</w:t>
              </w:r>
              <w:r>
                <w:t xml:space="preserve"> property</w:t>
              </w:r>
            </w:ins>
          </w:p>
        </w:tc>
        <w:tc>
          <w:tcPr>
            <w:tcW w:w="1170" w:type="dxa"/>
            <w:shd w:val="clear" w:color="auto" w:fill="auto"/>
          </w:tcPr>
          <w:p w14:paraId="6EB7C0AF" w14:textId="0FA7E26B" w:rsidR="003E38CA" w:rsidRDefault="003E38CA" w:rsidP="003E38CA">
            <w:pPr>
              <w:pStyle w:val="TABLE-cell"/>
              <w:rPr>
                <w:ins w:id="15667" w:author="Charles Gifford" w:date="2017-03-20T12:47:00Z"/>
                <w:szCs w:val="20"/>
                <w:lang w:val="en-US"/>
              </w:rPr>
            </w:pPr>
            <w:ins w:id="15668" w:author="Charles Gifford" w:date="2017-03-20T12:47:00Z">
              <w:r w:rsidRPr="0030452A">
                <w:t>0..*</w:t>
              </w:r>
            </w:ins>
          </w:p>
        </w:tc>
        <w:tc>
          <w:tcPr>
            <w:tcW w:w="3690" w:type="dxa"/>
            <w:shd w:val="clear" w:color="auto" w:fill="auto"/>
          </w:tcPr>
          <w:p w14:paraId="1A67E0E7" w14:textId="36A5E1BD" w:rsidR="003E38CA" w:rsidRDefault="003E38CA" w:rsidP="003E38CA">
            <w:pPr>
              <w:pStyle w:val="TABLE-cell"/>
              <w:rPr>
                <w:ins w:id="15669" w:author="Charles Gifford" w:date="2017-03-20T12:47:00Z"/>
                <w:lang w:val="en-US"/>
              </w:rPr>
            </w:pPr>
            <w:ins w:id="15670" w:author="Charles Gifford" w:date="2017-03-20T12:47:00Z">
              <w:r>
                <w:t>A cross-model dependency to</w:t>
              </w:r>
              <w:r w:rsidRPr="00FD719C">
                <w:t xml:space="preserve"> element in the </w:t>
              </w:r>
              <w:r>
                <w:t xml:space="preserve">personnel </w:t>
              </w:r>
              <w:r w:rsidRPr="00FD719C">
                <w:t>model</w:t>
              </w:r>
              <w:r>
                <w:t xml:space="preserve"> as explained in clause 4.6.4</w:t>
              </w:r>
              <w:r w:rsidRPr="00FD719C">
                <w:t>.</w:t>
              </w:r>
            </w:ins>
          </w:p>
        </w:tc>
      </w:tr>
      <w:tr w:rsidR="003E38CA" w:rsidRPr="009432BC" w14:paraId="40078509" w14:textId="77777777" w:rsidTr="00D23A6F">
        <w:trPr>
          <w:trHeight w:val="332"/>
          <w:ins w:id="15671" w:author="Charles Gifford" w:date="2017-03-20T12:47:00Z"/>
        </w:trPr>
        <w:tc>
          <w:tcPr>
            <w:tcW w:w="2155" w:type="dxa"/>
            <w:shd w:val="clear" w:color="auto" w:fill="auto"/>
          </w:tcPr>
          <w:p w14:paraId="28470301" w14:textId="14D1D259" w:rsidR="003E38CA" w:rsidRPr="00AB0960" w:rsidRDefault="003E38CA" w:rsidP="003E38CA">
            <w:pPr>
              <w:pStyle w:val="TABLE-cell"/>
              <w:rPr>
                <w:ins w:id="15672" w:author="Charles Gifford" w:date="2017-03-20T12:47:00Z"/>
                <w:szCs w:val="20"/>
                <w:lang w:val="en-US"/>
              </w:rPr>
            </w:pPr>
            <w:ins w:id="15673" w:author="Charles Gifford" w:date="2017-03-20T12:47:00Z">
              <w:r w:rsidRPr="00BA207E">
                <w:t>Person</w:t>
              </w:r>
              <w:r>
                <w:t xml:space="preserve"> property</w:t>
              </w:r>
            </w:ins>
          </w:p>
        </w:tc>
        <w:tc>
          <w:tcPr>
            <w:tcW w:w="2070" w:type="dxa"/>
            <w:shd w:val="clear" w:color="auto" w:fill="auto"/>
          </w:tcPr>
          <w:p w14:paraId="474B0778" w14:textId="507F6D22" w:rsidR="003E38CA" w:rsidRPr="00AB0960" w:rsidRDefault="003E38CA" w:rsidP="003E38CA">
            <w:pPr>
              <w:pStyle w:val="TABLE-cell"/>
              <w:rPr>
                <w:ins w:id="15674" w:author="Charles Gifford" w:date="2017-03-20T12:47:00Z"/>
                <w:szCs w:val="20"/>
                <w:lang w:val="en-US"/>
              </w:rPr>
            </w:pPr>
            <w:ins w:id="15675" w:author="Charles Gifford" w:date="2017-03-20T12:47:00Z">
              <w:r w:rsidRPr="00BA207E">
                <w:t>Person</w:t>
              </w:r>
              <w:r>
                <w:t xml:space="preserve"> property</w:t>
              </w:r>
            </w:ins>
          </w:p>
        </w:tc>
        <w:tc>
          <w:tcPr>
            <w:tcW w:w="1170" w:type="dxa"/>
            <w:shd w:val="clear" w:color="auto" w:fill="auto"/>
          </w:tcPr>
          <w:p w14:paraId="246A52B9" w14:textId="438A9229" w:rsidR="003E38CA" w:rsidRDefault="003E38CA" w:rsidP="003E38CA">
            <w:pPr>
              <w:pStyle w:val="TABLE-cell"/>
              <w:rPr>
                <w:ins w:id="15676" w:author="Charles Gifford" w:date="2017-03-20T12:47:00Z"/>
                <w:szCs w:val="20"/>
                <w:lang w:val="en-US"/>
              </w:rPr>
            </w:pPr>
            <w:ins w:id="15677" w:author="Charles Gifford" w:date="2017-03-20T12:47:00Z">
              <w:r w:rsidRPr="0030452A">
                <w:t>0..*</w:t>
              </w:r>
            </w:ins>
          </w:p>
        </w:tc>
        <w:tc>
          <w:tcPr>
            <w:tcW w:w="3690" w:type="dxa"/>
            <w:shd w:val="clear" w:color="auto" w:fill="auto"/>
          </w:tcPr>
          <w:p w14:paraId="1DF44BAA" w14:textId="3615FC72" w:rsidR="003E38CA" w:rsidRDefault="003E38CA" w:rsidP="003E38CA">
            <w:pPr>
              <w:pStyle w:val="TABLE-cell"/>
              <w:rPr>
                <w:ins w:id="15678" w:author="Charles Gifford" w:date="2017-03-20T12:47:00Z"/>
                <w:lang w:val="en-US"/>
              </w:rPr>
            </w:pPr>
            <w:ins w:id="15679" w:author="Charles Gifford" w:date="2017-03-20T12:47:00Z">
              <w:r>
                <w:t>A cross-model dependency</w:t>
              </w:r>
              <w:r w:rsidRPr="002C3CDB">
                <w:t xml:space="preserve"> to element in the personnel model as explained in clause 4.6.4.</w:t>
              </w:r>
            </w:ins>
          </w:p>
        </w:tc>
      </w:tr>
    </w:tbl>
    <w:p w14:paraId="38CDB033" w14:textId="7CBD123E" w:rsidR="009E6331" w:rsidRPr="001C220C" w:rsidRDefault="009E6331" w:rsidP="000D7FCB">
      <w:pPr>
        <w:pStyle w:val="TABLE-title"/>
        <w:rPr>
          <w:lang w:val="en-US"/>
        </w:rPr>
      </w:pPr>
      <w:bookmarkStart w:id="15680" w:name="_Ref337198791"/>
      <w:bookmarkStart w:id="15681" w:name="_Toc478492476"/>
      <w:bookmarkEnd w:id="15619"/>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CB090D">
        <w:rPr>
          <w:noProof/>
          <w:lang w:val="en-US"/>
        </w:rPr>
        <w:t>176</w:t>
      </w:r>
      <w:r w:rsidR="00FD29D6">
        <w:rPr>
          <w:lang w:val="en-US"/>
        </w:rPr>
        <w:fldChar w:fldCharType="end"/>
      </w:r>
      <w:bookmarkEnd w:id="15598"/>
      <w:bookmarkEnd w:id="15680"/>
      <w:r w:rsidRPr="001C220C">
        <w:rPr>
          <w:lang w:val="en-US"/>
        </w:rPr>
        <w:t xml:space="preserve"> </w:t>
      </w:r>
      <w:r w:rsidR="000D7FCB">
        <w:rPr>
          <w:lang w:val="en-US"/>
        </w:rPr>
        <w:t>–</w:t>
      </w:r>
      <w:r w:rsidRPr="001C220C">
        <w:rPr>
          <w:lang w:val="en-US"/>
        </w:rPr>
        <w:t xml:space="preserve"> </w:t>
      </w:r>
      <w:r w:rsidR="003B2776">
        <w:rPr>
          <w:lang w:val="en-US"/>
        </w:rPr>
        <w:t>P</w:t>
      </w:r>
      <w:r w:rsidRPr="001C220C">
        <w:rPr>
          <w:lang w:val="en-US"/>
        </w:rPr>
        <w:t>ersonnel requirement property</w:t>
      </w:r>
      <w:bookmarkEnd w:id="15599"/>
      <w:bookmarkEnd w:id="15600"/>
      <w:bookmarkEnd w:id="15601"/>
      <w:bookmarkEnd w:id="15602"/>
      <w:r w:rsidR="003B2776" w:rsidRPr="00AC2193">
        <w:rPr>
          <w:lang w:val="en-US"/>
        </w:rPr>
        <w:t xml:space="preserve"> </w:t>
      </w:r>
      <w:r w:rsidR="003B2776">
        <w:rPr>
          <w:lang w:val="en-US"/>
        </w:rPr>
        <w:t>attributes</w:t>
      </w:r>
      <w:bookmarkEnd w:id="15681"/>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336"/>
        <w:gridCol w:w="1350"/>
        <w:gridCol w:w="1131"/>
        <w:gridCol w:w="1080"/>
      </w:tblGrid>
      <w:tr w:rsidR="009E6331" w:rsidRPr="001C220C" w14:paraId="418B7EB7" w14:textId="77777777" w:rsidTr="00036760">
        <w:trPr>
          <w:tblHeader/>
          <w:jc w:val="center"/>
        </w:trPr>
        <w:tc>
          <w:tcPr>
            <w:tcW w:w="1269" w:type="dxa"/>
          </w:tcPr>
          <w:p w14:paraId="45ED75C9" w14:textId="77777777" w:rsidR="009E6331" w:rsidRPr="001C220C" w:rsidRDefault="009E6331" w:rsidP="00F3510F">
            <w:pPr>
              <w:pStyle w:val="NormalTableHeader"/>
              <w:keepNext w:val="0"/>
              <w:spacing w:before="40"/>
              <w:rPr>
                <w:lang w:val="en-US"/>
              </w:rPr>
            </w:pPr>
            <w:r w:rsidRPr="001C220C">
              <w:rPr>
                <w:lang w:val="en-US"/>
              </w:rPr>
              <w:t xml:space="preserve">Attribute </w:t>
            </w:r>
            <w:r w:rsidR="0001772B">
              <w:rPr>
                <w:lang w:val="en-US"/>
              </w:rPr>
              <w:t>n</w:t>
            </w:r>
            <w:r w:rsidRPr="001C220C">
              <w:rPr>
                <w:lang w:val="en-US"/>
              </w:rPr>
              <w:t>ame</w:t>
            </w:r>
          </w:p>
        </w:tc>
        <w:tc>
          <w:tcPr>
            <w:tcW w:w="2880" w:type="dxa"/>
          </w:tcPr>
          <w:p w14:paraId="41CC7104" w14:textId="77777777" w:rsidR="009E6331" w:rsidRPr="001C220C" w:rsidRDefault="009E6331" w:rsidP="00F3510F">
            <w:pPr>
              <w:pStyle w:val="NormalTableHeader"/>
              <w:keepNext w:val="0"/>
              <w:spacing w:before="40"/>
              <w:rPr>
                <w:lang w:val="en-US"/>
              </w:rPr>
            </w:pPr>
            <w:r w:rsidRPr="001C220C">
              <w:rPr>
                <w:lang w:val="en-US"/>
              </w:rPr>
              <w:t>Description</w:t>
            </w:r>
          </w:p>
        </w:tc>
        <w:tc>
          <w:tcPr>
            <w:tcW w:w="1336" w:type="dxa"/>
          </w:tcPr>
          <w:p w14:paraId="5B188DDA" w14:textId="77777777" w:rsidR="009E6331" w:rsidRPr="001C220C" w:rsidRDefault="00AE4770" w:rsidP="00F3510F">
            <w:pPr>
              <w:pStyle w:val="NormalTableHeader"/>
              <w:keepNext w:val="0"/>
              <w:spacing w:before="40"/>
              <w:rPr>
                <w:lang w:val="en-US"/>
              </w:rPr>
            </w:pPr>
            <w:r>
              <w:rPr>
                <w:lang w:val="en-US"/>
              </w:rPr>
              <w:t>Production example</w:t>
            </w:r>
            <w:r w:rsidR="009E6331" w:rsidRPr="001C220C">
              <w:rPr>
                <w:lang w:val="en-US"/>
              </w:rPr>
              <w:t>s</w:t>
            </w:r>
          </w:p>
        </w:tc>
        <w:tc>
          <w:tcPr>
            <w:tcW w:w="1350" w:type="dxa"/>
          </w:tcPr>
          <w:p w14:paraId="5806D782" w14:textId="77777777" w:rsidR="009E6331" w:rsidRPr="001C220C" w:rsidRDefault="00AE4770" w:rsidP="00F3510F">
            <w:pPr>
              <w:pStyle w:val="NormalTableHeader"/>
              <w:keepNext w:val="0"/>
              <w:spacing w:before="40"/>
              <w:rPr>
                <w:lang w:val="en-US"/>
              </w:rPr>
            </w:pPr>
            <w:r>
              <w:rPr>
                <w:lang w:val="en-US"/>
              </w:rPr>
              <w:t>Maintenance example</w:t>
            </w:r>
            <w:r w:rsidR="009E6331" w:rsidRPr="001C220C">
              <w:rPr>
                <w:lang w:val="en-US"/>
              </w:rPr>
              <w:t>s</w:t>
            </w:r>
          </w:p>
        </w:tc>
        <w:tc>
          <w:tcPr>
            <w:tcW w:w="1131" w:type="dxa"/>
          </w:tcPr>
          <w:p w14:paraId="198684F9" w14:textId="77777777" w:rsidR="009E6331" w:rsidRPr="001C220C" w:rsidRDefault="00AE4770" w:rsidP="00F3510F">
            <w:pPr>
              <w:pStyle w:val="NormalTableHeader"/>
              <w:keepNext w:val="0"/>
              <w:spacing w:before="40"/>
              <w:rPr>
                <w:lang w:val="en-US"/>
              </w:rPr>
            </w:pPr>
            <w:r>
              <w:rPr>
                <w:lang w:val="en-US"/>
              </w:rPr>
              <w:t>Quality example</w:t>
            </w:r>
            <w:r w:rsidR="009E6331" w:rsidRPr="001C220C">
              <w:rPr>
                <w:lang w:val="en-US"/>
              </w:rPr>
              <w:t>s</w:t>
            </w:r>
          </w:p>
        </w:tc>
        <w:tc>
          <w:tcPr>
            <w:tcW w:w="1080" w:type="dxa"/>
          </w:tcPr>
          <w:p w14:paraId="58A809C4" w14:textId="77777777" w:rsidR="009E6331" w:rsidRPr="001C220C" w:rsidRDefault="00AE4770" w:rsidP="00F3510F">
            <w:pPr>
              <w:pStyle w:val="NormalTableHeader"/>
              <w:keepNext w:val="0"/>
              <w:spacing w:before="40"/>
              <w:rPr>
                <w:lang w:val="en-US"/>
              </w:rPr>
            </w:pPr>
            <w:r>
              <w:rPr>
                <w:lang w:val="en-US"/>
              </w:rPr>
              <w:t>Inventory example</w:t>
            </w:r>
            <w:r w:rsidR="009E6331" w:rsidRPr="001C220C">
              <w:rPr>
                <w:lang w:val="en-US"/>
              </w:rPr>
              <w:t>s</w:t>
            </w:r>
          </w:p>
        </w:tc>
      </w:tr>
      <w:tr w:rsidR="009E6331" w:rsidRPr="001C220C" w14:paraId="3253FDC4" w14:textId="77777777" w:rsidTr="00036760">
        <w:trPr>
          <w:cantSplit/>
          <w:jc w:val="center"/>
        </w:trPr>
        <w:tc>
          <w:tcPr>
            <w:tcW w:w="1269" w:type="dxa"/>
          </w:tcPr>
          <w:p w14:paraId="1F891C82" w14:textId="77777777" w:rsidR="009E6331" w:rsidRPr="001C220C" w:rsidRDefault="00F81EE0" w:rsidP="00F3510F">
            <w:pPr>
              <w:pStyle w:val="TableNormal1"/>
              <w:keepNext w:val="0"/>
              <w:rPr>
                <w:lang w:val="en-US"/>
              </w:rPr>
            </w:pPr>
            <w:r w:rsidRPr="001C220C">
              <w:rPr>
                <w:lang w:val="en-US"/>
              </w:rPr>
              <w:t>ID</w:t>
            </w:r>
          </w:p>
        </w:tc>
        <w:tc>
          <w:tcPr>
            <w:tcW w:w="2880" w:type="dxa"/>
          </w:tcPr>
          <w:p w14:paraId="6A175B86" w14:textId="77777777" w:rsidR="009E6331" w:rsidRPr="001C220C" w:rsidRDefault="009E6331" w:rsidP="00F3510F">
            <w:pPr>
              <w:pStyle w:val="TableNormal1"/>
              <w:keepNext w:val="0"/>
              <w:rPr>
                <w:lang w:val="en-US"/>
              </w:rPr>
            </w:pPr>
            <w:r w:rsidRPr="001C220C">
              <w:rPr>
                <w:lang w:val="en-US"/>
              </w:rPr>
              <w:t xml:space="preserve">An identification of the associated </w:t>
            </w:r>
            <w:r w:rsidRPr="001C220C">
              <w:rPr>
                <w:i/>
                <w:lang w:val="en-US"/>
              </w:rPr>
              <w:t>person property</w:t>
            </w:r>
            <w:r w:rsidRPr="001C220C">
              <w:rPr>
                <w:lang w:val="en-US"/>
              </w:rPr>
              <w:t xml:space="preserve"> or </w:t>
            </w:r>
            <w:r w:rsidRPr="001C220C">
              <w:rPr>
                <w:i/>
                <w:lang w:val="en-US"/>
              </w:rPr>
              <w:t>personnel class property</w:t>
            </w:r>
            <w:r w:rsidRPr="001C220C">
              <w:rPr>
                <w:lang w:val="en-US"/>
              </w:rPr>
              <w:t xml:space="preserve"> for a specific </w:t>
            </w:r>
            <w:r w:rsidRPr="001C220C">
              <w:rPr>
                <w:i/>
                <w:lang w:val="en-US"/>
              </w:rPr>
              <w:t>segment requirement</w:t>
            </w:r>
            <w:r w:rsidRPr="001C220C">
              <w:rPr>
                <w:lang w:val="en-US"/>
              </w:rPr>
              <w:t>.</w:t>
            </w:r>
          </w:p>
        </w:tc>
        <w:tc>
          <w:tcPr>
            <w:tcW w:w="1336" w:type="dxa"/>
          </w:tcPr>
          <w:p w14:paraId="1D1F1BA4" w14:textId="77777777" w:rsidR="009E6331" w:rsidRPr="001C220C" w:rsidRDefault="009E6331" w:rsidP="00F3510F">
            <w:pPr>
              <w:pStyle w:val="TableNormal1"/>
              <w:keepNext w:val="0"/>
              <w:rPr>
                <w:lang w:val="en-US"/>
              </w:rPr>
            </w:pPr>
            <w:r w:rsidRPr="001C220C">
              <w:rPr>
                <w:lang w:val="en-US"/>
              </w:rPr>
              <w:t>Polishing Certification Level</w:t>
            </w:r>
          </w:p>
        </w:tc>
        <w:tc>
          <w:tcPr>
            <w:tcW w:w="1350" w:type="dxa"/>
          </w:tcPr>
          <w:p w14:paraId="4D743500" w14:textId="77777777" w:rsidR="009E6331" w:rsidRPr="001C220C" w:rsidRDefault="009279EC" w:rsidP="00F3510F">
            <w:pPr>
              <w:pStyle w:val="TableNormal1"/>
              <w:keepNext w:val="0"/>
              <w:spacing w:before="40"/>
              <w:rPr>
                <w:lang w:val="en-US"/>
              </w:rPr>
            </w:pPr>
            <w:r w:rsidRPr="001C220C">
              <w:rPr>
                <w:lang w:val="en-US"/>
              </w:rPr>
              <w:t>CNC daily maintenance certification</w:t>
            </w:r>
          </w:p>
        </w:tc>
        <w:tc>
          <w:tcPr>
            <w:tcW w:w="1131" w:type="dxa"/>
          </w:tcPr>
          <w:p w14:paraId="7E221358" w14:textId="77777777" w:rsidR="009E6331" w:rsidRPr="001C220C" w:rsidRDefault="00D166CD" w:rsidP="00F3510F">
            <w:pPr>
              <w:pStyle w:val="TableNormal1"/>
              <w:keepNext w:val="0"/>
              <w:spacing w:before="40"/>
              <w:rPr>
                <w:lang w:val="en-US"/>
              </w:rPr>
            </w:pPr>
            <w:r w:rsidRPr="001C220C">
              <w:rPr>
                <w:lang w:val="en-US"/>
              </w:rPr>
              <w:t>Stock receiving inspection certification</w:t>
            </w:r>
          </w:p>
        </w:tc>
        <w:tc>
          <w:tcPr>
            <w:tcW w:w="1080" w:type="dxa"/>
          </w:tcPr>
          <w:p w14:paraId="7C4D08B5" w14:textId="77777777" w:rsidR="009E6331" w:rsidRPr="001C220C" w:rsidRDefault="00D30C54" w:rsidP="00F3510F">
            <w:pPr>
              <w:pStyle w:val="TableNormal1"/>
              <w:keepNext w:val="0"/>
              <w:spacing w:before="40"/>
              <w:rPr>
                <w:lang w:val="en-US"/>
              </w:rPr>
            </w:pPr>
            <w:r w:rsidRPr="001C220C">
              <w:rPr>
                <w:lang w:val="en-US"/>
              </w:rPr>
              <w:t>Steel toed shoes</w:t>
            </w:r>
          </w:p>
        </w:tc>
      </w:tr>
      <w:tr w:rsidR="009E6331" w:rsidRPr="001C220C" w14:paraId="3B8D31FD" w14:textId="77777777" w:rsidTr="00036760">
        <w:trPr>
          <w:cantSplit/>
          <w:jc w:val="center"/>
        </w:trPr>
        <w:tc>
          <w:tcPr>
            <w:tcW w:w="1269" w:type="dxa"/>
          </w:tcPr>
          <w:p w14:paraId="5B3B2556" w14:textId="77777777" w:rsidR="009E6331" w:rsidRPr="001C220C" w:rsidRDefault="009E6331" w:rsidP="00F3510F">
            <w:pPr>
              <w:pStyle w:val="TableNormal1"/>
              <w:keepNext w:val="0"/>
              <w:rPr>
                <w:lang w:val="en-US"/>
              </w:rPr>
            </w:pPr>
            <w:r w:rsidRPr="001C220C">
              <w:rPr>
                <w:lang w:val="en-US"/>
              </w:rPr>
              <w:t>Description</w:t>
            </w:r>
          </w:p>
        </w:tc>
        <w:tc>
          <w:tcPr>
            <w:tcW w:w="2880" w:type="dxa"/>
          </w:tcPr>
          <w:p w14:paraId="07144BFB" w14:textId="77777777" w:rsidR="009E6331" w:rsidRPr="001C220C" w:rsidRDefault="009E6331" w:rsidP="00F3510F">
            <w:pPr>
              <w:pStyle w:val="TableNormal1"/>
              <w:keepNext w:val="0"/>
              <w:rPr>
                <w:lang w:val="en-US"/>
              </w:rPr>
            </w:pPr>
            <w:r w:rsidRPr="001C220C">
              <w:rPr>
                <w:lang w:val="en-US"/>
              </w:rPr>
              <w:t xml:space="preserve">Contains additional information and descriptions of the </w:t>
            </w:r>
            <w:r w:rsidRPr="001C220C">
              <w:rPr>
                <w:i/>
                <w:lang w:val="en-US"/>
              </w:rPr>
              <w:t xml:space="preserve">personnel requirement property </w:t>
            </w:r>
            <w:r w:rsidRPr="001C220C">
              <w:rPr>
                <w:lang w:val="en-US"/>
              </w:rPr>
              <w:t>definition.</w:t>
            </w:r>
          </w:p>
        </w:tc>
        <w:tc>
          <w:tcPr>
            <w:tcW w:w="1336" w:type="dxa"/>
          </w:tcPr>
          <w:p w14:paraId="30B399B3" w14:textId="77777777" w:rsidR="009E6331" w:rsidRPr="001C220C" w:rsidRDefault="009E6331" w:rsidP="00F3510F">
            <w:pPr>
              <w:pStyle w:val="TableNormal1"/>
              <w:keepNext w:val="0"/>
              <w:rPr>
                <w:lang w:val="en-US"/>
              </w:rPr>
            </w:pPr>
            <w:r w:rsidRPr="001C220C">
              <w:rPr>
                <w:lang w:val="en-US"/>
              </w:rPr>
              <w:t>Level of polishing skill certification required for the widget polisher</w:t>
            </w:r>
          </w:p>
        </w:tc>
        <w:tc>
          <w:tcPr>
            <w:tcW w:w="1350" w:type="dxa"/>
          </w:tcPr>
          <w:p w14:paraId="751C46BC" w14:textId="77777777" w:rsidR="009E6331" w:rsidRPr="001C220C" w:rsidRDefault="009279EC" w:rsidP="00F3510F">
            <w:pPr>
              <w:pStyle w:val="TableNormal1"/>
              <w:keepNext w:val="0"/>
              <w:spacing w:before="40"/>
              <w:rPr>
                <w:lang w:val="en-US"/>
              </w:rPr>
            </w:pPr>
            <w:r w:rsidRPr="001C220C">
              <w:rPr>
                <w:lang w:val="en-US"/>
              </w:rPr>
              <w:t>Training level required</w:t>
            </w:r>
          </w:p>
        </w:tc>
        <w:tc>
          <w:tcPr>
            <w:tcW w:w="1131" w:type="dxa"/>
          </w:tcPr>
          <w:p w14:paraId="58D28AEA" w14:textId="77777777" w:rsidR="009E6331" w:rsidRPr="001C220C" w:rsidRDefault="00D166CD" w:rsidP="00F3510F">
            <w:pPr>
              <w:pStyle w:val="TableNormal1"/>
              <w:keepNext w:val="0"/>
              <w:spacing w:before="40"/>
              <w:rPr>
                <w:lang w:val="en-US"/>
              </w:rPr>
            </w:pPr>
            <w:r w:rsidRPr="001C220C">
              <w:rPr>
                <w:lang w:val="en-US"/>
              </w:rPr>
              <w:t>current certification</w:t>
            </w:r>
          </w:p>
        </w:tc>
        <w:tc>
          <w:tcPr>
            <w:tcW w:w="1080" w:type="dxa"/>
          </w:tcPr>
          <w:p w14:paraId="20280D26" w14:textId="77777777" w:rsidR="009E6331" w:rsidRPr="001C220C" w:rsidRDefault="00D30C54" w:rsidP="00F3510F">
            <w:pPr>
              <w:pStyle w:val="TableNormal1"/>
              <w:keepNext w:val="0"/>
              <w:spacing w:before="40"/>
              <w:rPr>
                <w:lang w:val="en-US"/>
              </w:rPr>
            </w:pPr>
            <w:r w:rsidRPr="001C220C">
              <w:rPr>
                <w:lang w:val="en-US"/>
              </w:rPr>
              <w:t>PPE required</w:t>
            </w:r>
          </w:p>
        </w:tc>
      </w:tr>
      <w:tr w:rsidR="00D30C54" w:rsidRPr="001C220C" w14:paraId="43DABD3D" w14:textId="77777777" w:rsidTr="00036760">
        <w:trPr>
          <w:cantSplit/>
          <w:jc w:val="center"/>
        </w:trPr>
        <w:tc>
          <w:tcPr>
            <w:tcW w:w="1269" w:type="dxa"/>
          </w:tcPr>
          <w:p w14:paraId="32C37FD1" w14:textId="77777777" w:rsidR="00D30C54" w:rsidRPr="001C220C" w:rsidRDefault="00D30C54" w:rsidP="00F3510F">
            <w:pPr>
              <w:pStyle w:val="TableNormal1"/>
              <w:keepNext w:val="0"/>
              <w:rPr>
                <w:lang w:val="en-US"/>
              </w:rPr>
            </w:pPr>
            <w:r w:rsidRPr="001C220C">
              <w:rPr>
                <w:lang w:val="en-US"/>
              </w:rPr>
              <w:t>Value</w:t>
            </w:r>
          </w:p>
        </w:tc>
        <w:tc>
          <w:tcPr>
            <w:tcW w:w="2880" w:type="dxa"/>
          </w:tcPr>
          <w:p w14:paraId="110B44A7" w14:textId="77777777" w:rsidR="00036760" w:rsidRDefault="00D30C54" w:rsidP="00036760">
            <w:pPr>
              <w:pStyle w:val="TableNormal1"/>
              <w:keepNext w:val="0"/>
              <w:rPr>
                <w:lang w:val="en-US"/>
              </w:rPr>
            </w:pPr>
            <w:r w:rsidRPr="001C220C">
              <w:rPr>
                <w:lang w:val="en-US"/>
              </w:rPr>
              <w:t>The value, set of values, or range of the property</w:t>
            </w:r>
            <w:r w:rsidR="008558A5">
              <w:rPr>
                <w:lang w:val="en-US"/>
              </w:rPr>
              <w:t xml:space="preserve">. </w:t>
            </w:r>
          </w:p>
          <w:p w14:paraId="78557855" w14:textId="77777777" w:rsidR="00D30C54" w:rsidRPr="001C220C" w:rsidRDefault="00036760" w:rsidP="00036760">
            <w:pPr>
              <w:pStyle w:val="TableNormal1"/>
              <w:keepNext w:val="0"/>
              <w:rPr>
                <w:lang w:val="en-US"/>
              </w:rPr>
            </w:pPr>
            <w:r>
              <w:rPr>
                <w:lang w:val="en-US"/>
              </w:rPr>
              <w:t xml:space="preserve">EXAMPLE  </w:t>
            </w:r>
            <w:r w:rsidR="00D30C54" w:rsidRPr="001C220C">
              <w:rPr>
                <w:lang w:val="en-US"/>
              </w:rPr>
              <w:t xml:space="preserve"> Apprentice, Journeyman, Master</w:t>
            </w:r>
          </w:p>
        </w:tc>
        <w:tc>
          <w:tcPr>
            <w:tcW w:w="1336" w:type="dxa"/>
          </w:tcPr>
          <w:p w14:paraId="01F64187" w14:textId="77777777" w:rsidR="00D30C54" w:rsidRPr="001C220C" w:rsidRDefault="00D30C54" w:rsidP="00F3510F">
            <w:pPr>
              <w:pStyle w:val="TableNormal1"/>
              <w:keepNext w:val="0"/>
              <w:rPr>
                <w:lang w:val="en-US"/>
              </w:rPr>
            </w:pPr>
            <w:r w:rsidRPr="001C220C">
              <w:rPr>
                <w:lang w:val="en-US"/>
              </w:rPr>
              <w:t>Journeyman</w:t>
            </w:r>
          </w:p>
        </w:tc>
        <w:tc>
          <w:tcPr>
            <w:tcW w:w="1350" w:type="dxa"/>
          </w:tcPr>
          <w:p w14:paraId="5F3C9A34" w14:textId="77777777" w:rsidR="00D30C54" w:rsidRPr="001C220C" w:rsidRDefault="00C21049" w:rsidP="00F3510F">
            <w:pPr>
              <w:pStyle w:val="TableNormal1"/>
              <w:keepNext w:val="0"/>
              <w:spacing w:before="40"/>
              <w:rPr>
                <w:lang w:val="en-US"/>
              </w:rPr>
            </w:pPr>
            <w:r>
              <w:rPr>
                <w:lang w:val="en-US"/>
              </w:rPr>
              <w:t>&lt;True, False&gt;</w:t>
            </w:r>
          </w:p>
        </w:tc>
        <w:tc>
          <w:tcPr>
            <w:tcW w:w="1131" w:type="dxa"/>
          </w:tcPr>
          <w:p w14:paraId="32F4A5A5" w14:textId="77777777" w:rsidR="00D30C54" w:rsidRPr="001C220C" w:rsidRDefault="00C21049" w:rsidP="00F3510F">
            <w:pPr>
              <w:pStyle w:val="TableNormal1"/>
              <w:keepNext w:val="0"/>
              <w:spacing w:before="40"/>
              <w:rPr>
                <w:lang w:val="en-US"/>
              </w:rPr>
            </w:pPr>
            <w:r>
              <w:rPr>
                <w:lang w:val="en-US"/>
              </w:rPr>
              <w:t>&lt;True, False&gt;</w:t>
            </w:r>
          </w:p>
        </w:tc>
        <w:tc>
          <w:tcPr>
            <w:tcW w:w="1080" w:type="dxa"/>
          </w:tcPr>
          <w:p w14:paraId="6E8372DF" w14:textId="77777777" w:rsidR="00D30C54" w:rsidRPr="001C220C" w:rsidRDefault="00C21049" w:rsidP="00F3510F">
            <w:pPr>
              <w:pStyle w:val="TableNormal1"/>
              <w:keepNext w:val="0"/>
              <w:spacing w:before="40"/>
              <w:rPr>
                <w:lang w:val="en-US"/>
              </w:rPr>
            </w:pPr>
            <w:r>
              <w:rPr>
                <w:lang w:val="en-US"/>
              </w:rPr>
              <w:t>&lt;True, False&gt;</w:t>
            </w:r>
          </w:p>
        </w:tc>
      </w:tr>
      <w:tr w:rsidR="00D30C54" w:rsidRPr="001C220C" w14:paraId="65418900" w14:textId="77777777" w:rsidTr="007716C6">
        <w:trPr>
          <w:cantSplit/>
          <w:trHeight w:val="431"/>
          <w:jc w:val="center"/>
        </w:trPr>
        <w:tc>
          <w:tcPr>
            <w:tcW w:w="1269" w:type="dxa"/>
          </w:tcPr>
          <w:p w14:paraId="399A9A1D" w14:textId="77777777" w:rsidR="00D30C54" w:rsidRPr="001C220C" w:rsidRDefault="00D30C54" w:rsidP="00F3510F">
            <w:pPr>
              <w:pStyle w:val="TableNormal1"/>
              <w:keepNext w:val="0"/>
              <w:rPr>
                <w:lang w:val="en-US"/>
              </w:rPr>
            </w:pPr>
            <w:r w:rsidRPr="001C220C">
              <w:rPr>
                <w:lang w:val="en-US"/>
              </w:rPr>
              <w:t xml:space="preserve">Value </w:t>
            </w:r>
            <w:r w:rsidR="001F1D5D">
              <w:rPr>
                <w:lang w:val="en-US"/>
              </w:rPr>
              <w:t>u</w:t>
            </w:r>
            <w:r w:rsidRPr="001C220C">
              <w:rPr>
                <w:lang w:val="en-US"/>
              </w:rPr>
              <w:t xml:space="preserve">nit of </w:t>
            </w:r>
            <w:r w:rsidR="001F1D5D">
              <w:rPr>
                <w:lang w:val="en-US"/>
              </w:rPr>
              <w:t>m</w:t>
            </w:r>
            <w:r w:rsidRPr="001C220C">
              <w:rPr>
                <w:lang w:val="en-US"/>
              </w:rPr>
              <w:t>easure</w:t>
            </w:r>
          </w:p>
        </w:tc>
        <w:tc>
          <w:tcPr>
            <w:tcW w:w="2880" w:type="dxa"/>
          </w:tcPr>
          <w:p w14:paraId="7B1712EA" w14:textId="77777777" w:rsidR="00D30C54" w:rsidRPr="001C220C" w:rsidRDefault="00D30C54" w:rsidP="00F3510F">
            <w:pPr>
              <w:pStyle w:val="TableNormal1"/>
              <w:keepNext w:val="0"/>
              <w:rPr>
                <w:lang w:val="en-US"/>
              </w:rPr>
            </w:pPr>
            <w:r w:rsidRPr="001C220C">
              <w:rPr>
                <w:lang w:val="en-US"/>
              </w:rPr>
              <w:t>The unit of measure of the associated property value, if applicable.</w:t>
            </w:r>
          </w:p>
        </w:tc>
        <w:tc>
          <w:tcPr>
            <w:tcW w:w="1336" w:type="dxa"/>
          </w:tcPr>
          <w:p w14:paraId="36649BCD" w14:textId="03086004" w:rsidR="00D30C54" w:rsidRPr="001C220C" w:rsidRDefault="00C21049" w:rsidP="00F3510F">
            <w:pPr>
              <w:pStyle w:val="TableNormal1"/>
              <w:keepNext w:val="0"/>
              <w:rPr>
                <w:lang w:val="en-US"/>
              </w:rPr>
            </w:pPr>
            <w:r>
              <w:rPr>
                <w:lang w:val="en-US"/>
              </w:rPr>
              <w:t>(not applicable)</w:t>
            </w:r>
          </w:p>
        </w:tc>
        <w:tc>
          <w:tcPr>
            <w:tcW w:w="1350" w:type="dxa"/>
          </w:tcPr>
          <w:p w14:paraId="4CB9D21A" w14:textId="77777777" w:rsidR="00D30C54" w:rsidRPr="001C220C" w:rsidRDefault="00D30C54" w:rsidP="00F3510F">
            <w:pPr>
              <w:pStyle w:val="TableNormal1"/>
              <w:keepNext w:val="0"/>
              <w:spacing w:before="40"/>
              <w:rPr>
                <w:lang w:val="en-US"/>
              </w:rPr>
            </w:pPr>
            <w:r w:rsidRPr="001C220C">
              <w:rPr>
                <w:lang w:val="en-US"/>
              </w:rPr>
              <w:t>Boolean</w:t>
            </w:r>
          </w:p>
        </w:tc>
        <w:tc>
          <w:tcPr>
            <w:tcW w:w="1131" w:type="dxa"/>
          </w:tcPr>
          <w:p w14:paraId="0FBE05FE" w14:textId="77777777" w:rsidR="00D30C54" w:rsidRPr="001C220C" w:rsidRDefault="00D30C54" w:rsidP="00F3510F">
            <w:pPr>
              <w:pStyle w:val="TableNormal1"/>
              <w:keepNext w:val="0"/>
              <w:spacing w:before="40"/>
              <w:rPr>
                <w:lang w:val="en-US"/>
              </w:rPr>
            </w:pPr>
            <w:r w:rsidRPr="001C220C">
              <w:rPr>
                <w:lang w:val="en-US"/>
              </w:rPr>
              <w:t>Boolean</w:t>
            </w:r>
          </w:p>
        </w:tc>
        <w:tc>
          <w:tcPr>
            <w:tcW w:w="1080" w:type="dxa"/>
          </w:tcPr>
          <w:p w14:paraId="07F88CE3" w14:textId="77777777" w:rsidR="00D30C54" w:rsidRPr="001C220C" w:rsidRDefault="00D30C54" w:rsidP="00F3510F">
            <w:pPr>
              <w:pStyle w:val="TableNormal1"/>
              <w:keepNext w:val="0"/>
              <w:spacing w:before="40"/>
              <w:rPr>
                <w:lang w:val="en-US"/>
              </w:rPr>
            </w:pPr>
            <w:r w:rsidRPr="001C220C">
              <w:rPr>
                <w:lang w:val="en-US"/>
              </w:rPr>
              <w:t>Boolean</w:t>
            </w:r>
          </w:p>
        </w:tc>
      </w:tr>
      <w:tr w:rsidR="00D30C54" w:rsidRPr="001C220C" w14:paraId="2E26708D" w14:textId="77777777" w:rsidTr="00036760">
        <w:trPr>
          <w:cantSplit/>
          <w:jc w:val="center"/>
        </w:trPr>
        <w:tc>
          <w:tcPr>
            <w:tcW w:w="1269" w:type="dxa"/>
          </w:tcPr>
          <w:p w14:paraId="1E31A91B" w14:textId="77777777" w:rsidR="00D30C54" w:rsidRPr="001C220C" w:rsidRDefault="00D30C54" w:rsidP="00F3510F">
            <w:pPr>
              <w:pStyle w:val="TableNormal1"/>
              <w:keepNext w:val="0"/>
              <w:rPr>
                <w:lang w:val="en-US"/>
              </w:rPr>
            </w:pPr>
            <w:r w:rsidRPr="001C220C">
              <w:rPr>
                <w:lang w:val="en-US"/>
              </w:rPr>
              <w:t>Quantity</w:t>
            </w:r>
          </w:p>
        </w:tc>
        <w:tc>
          <w:tcPr>
            <w:tcW w:w="2880" w:type="dxa"/>
          </w:tcPr>
          <w:p w14:paraId="72313E0F" w14:textId="77777777" w:rsidR="00D30C54" w:rsidRPr="001C220C" w:rsidRDefault="00D30C54" w:rsidP="00F3510F">
            <w:pPr>
              <w:pStyle w:val="TableNormal1"/>
              <w:keepNext w:val="0"/>
              <w:rPr>
                <w:lang w:val="en-US"/>
              </w:rPr>
            </w:pPr>
            <w:r w:rsidRPr="001C220C">
              <w:rPr>
                <w:lang w:val="en-US"/>
              </w:rPr>
              <w:t xml:space="preserve">Specifies the amount of the property required for the parent </w:t>
            </w:r>
            <w:r w:rsidRPr="001F1D5D">
              <w:rPr>
                <w:i/>
                <w:lang w:val="en-US"/>
              </w:rPr>
              <w:t>personnel requirement</w:t>
            </w:r>
            <w:r w:rsidRPr="001C220C">
              <w:rPr>
                <w:lang w:val="en-US"/>
              </w:rPr>
              <w:t xml:space="preserve">, if applicable. </w:t>
            </w:r>
          </w:p>
        </w:tc>
        <w:tc>
          <w:tcPr>
            <w:tcW w:w="1336" w:type="dxa"/>
          </w:tcPr>
          <w:p w14:paraId="6626A9B4" w14:textId="77777777" w:rsidR="00D30C54" w:rsidRPr="001C220C" w:rsidRDefault="00C21049" w:rsidP="00F3510F">
            <w:pPr>
              <w:pStyle w:val="TableNormal1"/>
              <w:keepNext w:val="0"/>
              <w:rPr>
                <w:lang w:val="en-US"/>
              </w:rPr>
            </w:pPr>
            <w:r>
              <w:rPr>
                <w:lang w:val="en-US"/>
              </w:rPr>
              <w:t>(not applicable)</w:t>
            </w:r>
          </w:p>
        </w:tc>
        <w:tc>
          <w:tcPr>
            <w:tcW w:w="1350" w:type="dxa"/>
          </w:tcPr>
          <w:p w14:paraId="744939BA" w14:textId="77777777" w:rsidR="00D30C54" w:rsidRPr="001C220C" w:rsidRDefault="00C21049" w:rsidP="00F3510F">
            <w:pPr>
              <w:pStyle w:val="TableNormal1"/>
              <w:keepNext w:val="0"/>
              <w:spacing w:before="40"/>
              <w:rPr>
                <w:lang w:val="en-US"/>
              </w:rPr>
            </w:pPr>
            <w:r>
              <w:rPr>
                <w:lang w:val="en-US"/>
              </w:rPr>
              <w:t>(not applicable)</w:t>
            </w:r>
          </w:p>
        </w:tc>
        <w:tc>
          <w:tcPr>
            <w:tcW w:w="1131" w:type="dxa"/>
          </w:tcPr>
          <w:p w14:paraId="38387E85" w14:textId="77777777" w:rsidR="00D30C54" w:rsidRPr="001C220C" w:rsidRDefault="00C21049" w:rsidP="00F3510F">
            <w:pPr>
              <w:pStyle w:val="TableNormal1"/>
              <w:keepNext w:val="0"/>
              <w:spacing w:before="40"/>
              <w:rPr>
                <w:lang w:val="en-US"/>
              </w:rPr>
            </w:pPr>
            <w:r>
              <w:rPr>
                <w:lang w:val="en-US"/>
              </w:rPr>
              <w:t>(not applicable)</w:t>
            </w:r>
          </w:p>
        </w:tc>
        <w:tc>
          <w:tcPr>
            <w:tcW w:w="1080" w:type="dxa"/>
          </w:tcPr>
          <w:p w14:paraId="6A5A8829" w14:textId="77777777" w:rsidR="00D30C54" w:rsidRPr="001C220C" w:rsidRDefault="00C21049" w:rsidP="00F3510F">
            <w:pPr>
              <w:pStyle w:val="TableNormal1"/>
              <w:keepNext w:val="0"/>
              <w:spacing w:before="40"/>
              <w:rPr>
                <w:lang w:val="en-US"/>
              </w:rPr>
            </w:pPr>
            <w:r>
              <w:rPr>
                <w:lang w:val="en-US"/>
              </w:rPr>
              <w:t>(not applicable)</w:t>
            </w:r>
          </w:p>
        </w:tc>
      </w:tr>
      <w:tr w:rsidR="00D30C54" w:rsidRPr="001C220C" w14:paraId="5FD2FBA0" w14:textId="77777777" w:rsidTr="00036760">
        <w:trPr>
          <w:cantSplit/>
          <w:jc w:val="center"/>
        </w:trPr>
        <w:tc>
          <w:tcPr>
            <w:tcW w:w="1269" w:type="dxa"/>
          </w:tcPr>
          <w:p w14:paraId="13B89B08" w14:textId="77777777" w:rsidR="00D30C54" w:rsidRPr="001C220C" w:rsidRDefault="00D30C54" w:rsidP="00F3510F">
            <w:pPr>
              <w:pStyle w:val="TableNormal1"/>
              <w:keepNext w:val="0"/>
              <w:rPr>
                <w:lang w:val="en-US"/>
              </w:rPr>
            </w:pPr>
            <w:r w:rsidRPr="001C220C">
              <w:rPr>
                <w:lang w:val="en-US"/>
              </w:rPr>
              <w:t xml:space="preserve">Quantity </w:t>
            </w:r>
            <w:r w:rsidR="001F1D5D">
              <w:rPr>
                <w:lang w:val="en-US"/>
              </w:rPr>
              <w:t>u</w:t>
            </w:r>
            <w:r w:rsidRPr="001C220C">
              <w:rPr>
                <w:lang w:val="en-US"/>
              </w:rPr>
              <w:t xml:space="preserve">nit of </w:t>
            </w:r>
            <w:r w:rsidR="001F1D5D">
              <w:rPr>
                <w:lang w:val="en-US"/>
              </w:rPr>
              <w:t>m</w:t>
            </w:r>
            <w:r w:rsidRPr="001C220C">
              <w:rPr>
                <w:lang w:val="en-US"/>
              </w:rPr>
              <w:t>easure</w:t>
            </w:r>
          </w:p>
        </w:tc>
        <w:tc>
          <w:tcPr>
            <w:tcW w:w="2880" w:type="dxa"/>
          </w:tcPr>
          <w:p w14:paraId="2C203229" w14:textId="77777777" w:rsidR="00D30C54" w:rsidRPr="001C220C" w:rsidRDefault="00D30C54" w:rsidP="00F3510F">
            <w:pPr>
              <w:pStyle w:val="TableNormal1"/>
              <w:keepNext w:val="0"/>
              <w:rPr>
                <w:lang w:val="en-US"/>
              </w:rPr>
            </w:pPr>
            <w:r w:rsidRPr="001C220C">
              <w:rPr>
                <w:lang w:val="en-US"/>
              </w:rPr>
              <w:t>Identifies the unit of measure of the quantity, if applicable.</w:t>
            </w:r>
          </w:p>
        </w:tc>
        <w:tc>
          <w:tcPr>
            <w:tcW w:w="1336" w:type="dxa"/>
          </w:tcPr>
          <w:p w14:paraId="6A3127D5" w14:textId="77777777" w:rsidR="00D30C54" w:rsidRPr="001C220C" w:rsidRDefault="00C21049" w:rsidP="00F3510F">
            <w:pPr>
              <w:pStyle w:val="TableNormal1"/>
              <w:keepNext w:val="0"/>
              <w:rPr>
                <w:lang w:val="en-US"/>
              </w:rPr>
            </w:pPr>
            <w:r>
              <w:rPr>
                <w:lang w:val="en-US"/>
              </w:rPr>
              <w:t>(not applicable)</w:t>
            </w:r>
          </w:p>
        </w:tc>
        <w:tc>
          <w:tcPr>
            <w:tcW w:w="1350" w:type="dxa"/>
          </w:tcPr>
          <w:p w14:paraId="7AD20784" w14:textId="77777777" w:rsidR="00D30C54" w:rsidRPr="001C220C" w:rsidRDefault="00C21049" w:rsidP="00F3510F">
            <w:pPr>
              <w:pStyle w:val="TableNormal1"/>
              <w:keepNext w:val="0"/>
              <w:spacing w:before="40"/>
              <w:rPr>
                <w:lang w:val="en-US"/>
              </w:rPr>
            </w:pPr>
            <w:r>
              <w:rPr>
                <w:lang w:val="en-US"/>
              </w:rPr>
              <w:t>(not applicable)</w:t>
            </w:r>
          </w:p>
        </w:tc>
        <w:tc>
          <w:tcPr>
            <w:tcW w:w="1131" w:type="dxa"/>
          </w:tcPr>
          <w:p w14:paraId="66775DCB" w14:textId="77777777" w:rsidR="00D30C54" w:rsidRPr="001C220C" w:rsidRDefault="00C21049" w:rsidP="00F3510F">
            <w:pPr>
              <w:pStyle w:val="TableNormal1"/>
              <w:keepNext w:val="0"/>
              <w:spacing w:before="40"/>
              <w:rPr>
                <w:lang w:val="en-US"/>
              </w:rPr>
            </w:pPr>
            <w:r>
              <w:rPr>
                <w:lang w:val="en-US"/>
              </w:rPr>
              <w:t>(not applicable)</w:t>
            </w:r>
          </w:p>
        </w:tc>
        <w:tc>
          <w:tcPr>
            <w:tcW w:w="1080" w:type="dxa"/>
          </w:tcPr>
          <w:p w14:paraId="0C5624EB" w14:textId="77777777" w:rsidR="00D30C54" w:rsidRPr="001C220C" w:rsidRDefault="00C21049" w:rsidP="00F3510F">
            <w:pPr>
              <w:pStyle w:val="TableNormal1"/>
              <w:keepNext w:val="0"/>
              <w:spacing w:before="40"/>
              <w:rPr>
                <w:lang w:val="en-US"/>
              </w:rPr>
            </w:pPr>
            <w:r>
              <w:rPr>
                <w:lang w:val="en-US"/>
              </w:rPr>
              <w:t>(not applicable)</w:t>
            </w:r>
          </w:p>
        </w:tc>
      </w:tr>
    </w:tbl>
    <w:p w14:paraId="3C0C0211" w14:textId="77777777" w:rsidR="009E6331" w:rsidRPr="001C220C" w:rsidRDefault="009E6331" w:rsidP="00D01D26">
      <w:pPr>
        <w:rPr>
          <w:lang w:val="en-US"/>
        </w:rPr>
      </w:pPr>
    </w:p>
    <w:p w14:paraId="33B810F5" w14:textId="77777777" w:rsidR="009E6331" w:rsidRPr="001C220C" w:rsidRDefault="009E6331" w:rsidP="003E1075">
      <w:pPr>
        <w:pStyle w:val="Heading3"/>
      </w:pPr>
      <w:bookmarkStart w:id="15682" w:name="_Toc161566460"/>
      <w:bookmarkStart w:id="15683" w:name="_Toc320176973"/>
      <w:r w:rsidRPr="001C220C">
        <w:t>Equipment requirement</w:t>
      </w:r>
      <w:bookmarkEnd w:id="15682"/>
      <w:bookmarkEnd w:id="15683"/>
    </w:p>
    <w:p w14:paraId="376F451F" w14:textId="77777777" w:rsidR="005D0E97" w:rsidRPr="001C220C" w:rsidRDefault="00B638E1" w:rsidP="005D0E97">
      <w:pPr>
        <w:pStyle w:val="PARAGRAPH"/>
        <w:rPr>
          <w:lang w:val="en-US"/>
        </w:rPr>
      </w:pPr>
      <w:r w:rsidRPr="001C220C">
        <w:rPr>
          <w:lang w:val="en-US"/>
        </w:rPr>
        <w:t xml:space="preserve">The identification of the number, type, duration, and scheduling of specific </w:t>
      </w:r>
      <w:r w:rsidRPr="001F1D5D">
        <w:rPr>
          <w:i/>
          <w:lang w:val="en-US"/>
        </w:rPr>
        <w:t>equipment</w:t>
      </w:r>
      <w:r w:rsidRPr="001C220C">
        <w:rPr>
          <w:lang w:val="en-US"/>
        </w:rPr>
        <w:t xml:space="preserve"> and equipment classifications or equipment constraints needed to support the current </w:t>
      </w:r>
      <w:r w:rsidR="006A5B9A" w:rsidRPr="001F1D5D">
        <w:rPr>
          <w:i/>
          <w:lang w:val="en-US"/>
        </w:rPr>
        <w:t>operations request</w:t>
      </w:r>
      <w:r w:rsidRPr="001C220C">
        <w:rPr>
          <w:lang w:val="en-US"/>
        </w:rPr>
        <w:t xml:space="preserve"> </w:t>
      </w:r>
      <w:r w:rsidR="005D0E97">
        <w:rPr>
          <w:lang w:val="en-US"/>
        </w:rPr>
        <w:t>shall be presented as</w:t>
      </w:r>
      <w:r w:rsidRPr="001C220C">
        <w:rPr>
          <w:lang w:val="en-US"/>
        </w:rPr>
        <w:t xml:space="preserve"> an </w:t>
      </w:r>
      <w:r w:rsidRPr="005D0E97">
        <w:rPr>
          <w:i/>
          <w:lang w:val="en-US"/>
        </w:rPr>
        <w:t>equipment requirement</w:t>
      </w:r>
      <w:r w:rsidRPr="001C220C">
        <w:rPr>
          <w:lang w:val="en-US"/>
        </w:rPr>
        <w:t xml:space="preserve">. </w:t>
      </w:r>
      <w:r w:rsidR="005D0E97" w:rsidRPr="001C220C">
        <w:rPr>
          <w:lang w:val="en-US"/>
        </w:rPr>
        <w:t xml:space="preserve">The </w:t>
      </w:r>
      <w:r w:rsidR="005D0E97" w:rsidRPr="001F1D5D">
        <w:rPr>
          <w:i/>
          <w:lang w:val="en-US"/>
        </w:rPr>
        <w:t>operations request</w:t>
      </w:r>
      <w:r w:rsidR="005D0E97" w:rsidRPr="001C220C">
        <w:rPr>
          <w:lang w:val="en-US"/>
        </w:rPr>
        <w:t xml:space="preserve"> may include one or more </w:t>
      </w:r>
      <w:r w:rsidR="005D0E97" w:rsidRPr="001F1D5D">
        <w:rPr>
          <w:i/>
          <w:lang w:val="en-US"/>
        </w:rPr>
        <w:t>equipment requirements</w:t>
      </w:r>
      <w:r w:rsidR="005D0E97" w:rsidRPr="001C220C">
        <w:rPr>
          <w:lang w:val="en-US"/>
        </w:rPr>
        <w:t>.</w:t>
      </w:r>
      <w:r w:rsidR="005D0E97" w:rsidRPr="001C220C">
        <w:rPr>
          <w:i/>
          <w:lang w:val="en-US"/>
        </w:rPr>
        <w:t xml:space="preserve"> </w:t>
      </w:r>
      <w:r w:rsidR="005D0E97" w:rsidRPr="001C220C">
        <w:rPr>
          <w:lang w:val="en-US"/>
        </w:rPr>
        <w:t xml:space="preserve">Requirements can be as generic as materials of construction, or as specific as a particular piece of equipment. Each of these requirements shall be an instance of </w:t>
      </w:r>
      <w:r w:rsidR="005D0E97">
        <w:rPr>
          <w:lang w:val="en-US"/>
        </w:rPr>
        <w:t xml:space="preserve">an </w:t>
      </w:r>
      <w:r w:rsidR="005D0E97" w:rsidRPr="005D0E97">
        <w:rPr>
          <w:i/>
          <w:lang w:val="en-US"/>
        </w:rPr>
        <w:t>equipment requirement</w:t>
      </w:r>
      <w:r w:rsidR="005D0E97" w:rsidRPr="001C220C">
        <w:rPr>
          <w:lang w:val="en-US"/>
        </w:rPr>
        <w:t>.</w:t>
      </w:r>
    </w:p>
    <w:p w14:paraId="42BB7FFE" w14:textId="77777777" w:rsidR="005D0E97" w:rsidRDefault="00B638E1" w:rsidP="000D7FCB">
      <w:pPr>
        <w:pStyle w:val="PARAGRAPH"/>
        <w:rPr>
          <w:lang w:val="en-US"/>
        </w:rPr>
      </w:pPr>
      <w:r w:rsidRPr="001C220C">
        <w:rPr>
          <w:lang w:val="en-US"/>
        </w:rPr>
        <w:t xml:space="preserve">Properties of the </w:t>
      </w:r>
      <w:r w:rsidRPr="005D0E97">
        <w:rPr>
          <w:i/>
          <w:lang w:val="en-US"/>
        </w:rPr>
        <w:t>equipment requirement</w:t>
      </w:r>
      <w:r w:rsidRPr="001C220C">
        <w:rPr>
          <w:i/>
          <w:lang w:val="en-US"/>
        </w:rPr>
        <w:t xml:space="preserve"> </w:t>
      </w:r>
      <w:r w:rsidR="005D0E97">
        <w:rPr>
          <w:lang w:val="en-US"/>
        </w:rPr>
        <w:t>shall be presented</w:t>
      </w:r>
      <w:r w:rsidRPr="001C220C">
        <w:rPr>
          <w:lang w:val="en-US"/>
        </w:rPr>
        <w:t xml:space="preserve"> as </w:t>
      </w:r>
      <w:r w:rsidRPr="005D0E97">
        <w:rPr>
          <w:i/>
          <w:lang w:val="en-US"/>
        </w:rPr>
        <w:t>equipment requirement properties</w:t>
      </w:r>
      <w:r w:rsidRPr="001C220C">
        <w:rPr>
          <w:lang w:val="en-US"/>
        </w:rPr>
        <w:t xml:space="preserve">. </w:t>
      </w:r>
    </w:p>
    <w:p w14:paraId="2E2A02EC" w14:textId="77777777" w:rsidR="00B638E1" w:rsidRPr="001C220C" w:rsidRDefault="00B638E1" w:rsidP="000D7FCB">
      <w:pPr>
        <w:pStyle w:val="PARAGRAPH"/>
        <w:rPr>
          <w:lang w:val="en-US"/>
        </w:rPr>
      </w:pPr>
      <w:r w:rsidRPr="001C220C">
        <w:rPr>
          <w:lang w:val="en-US"/>
        </w:rPr>
        <w:t xml:space="preserve">Each </w:t>
      </w:r>
      <w:r w:rsidRPr="005D0E97">
        <w:rPr>
          <w:i/>
          <w:lang w:val="en-US"/>
        </w:rPr>
        <w:t>equipment requirement</w:t>
      </w:r>
      <w:r w:rsidRPr="001C220C">
        <w:rPr>
          <w:i/>
          <w:lang w:val="en-US"/>
        </w:rPr>
        <w:t xml:space="preserve"> </w:t>
      </w:r>
      <w:r w:rsidRPr="001C220C">
        <w:rPr>
          <w:lang w:val="en-US"/>
        </w:rPr>
        <w:t xml:space="preserve">identifies a general class of </w:t>
      </w:r>
      <w:r w:rsidRPr="001F1D5D">
        <w:rPr>
          <w:i/>
          <w:lang w:val="en-US"/>
        </w:rPr>
        <w:t>equipment</w:t>
      </w:r>
      <w:r w:rsidRPr="001C220C">
        <w:rPr>
          <w:lang w:val="en-US"/>
        </w:rPr>
        <w:t xml:space="preserve"> (such as reactor vessels), a specific class of </w:t>
      </w:r>
      <w:r w:rsidRPr="001F1D5D">
        <w:rPr>
          <w:i/>
          <w:lang w:val="en-US"/>
        </w:rPr>
        <w:t>equipment</w:t>
      </w:r>
      <w:r w:rsidRPr="001C220C">
        <w:rPr>
          <w:lang w:val="en-US"/>
        </w:rPr>
        <w:t xml:space="preserve"> (such as isothermal reactors), or a specific piece or set of </w:t>
      </w:r>
      <w:r w:rsidRPr="001F1D5D">
        <w:rPr>
          <w:i/>
          <w:lang w:val="en-US"/>
        </w:rPr>
        <w:t>equipment</w:t>
      </w:r>
      <w:r w:rsidRPr="001C220C">
        <w:rPr>
          <w:lang w:val="en-US"/>
        </w:rPr>
        <w:t xml:space="preserve"> (such as isothermal reactor #7). The specific requirements on the </w:t>
      </w:r>
      <w:r w:rsidRPr="001F1D5D">
        <w:rPr>
          <w:i/>
          <w:lang w:val="en-US"/>
        </w:rPr>
        <w:t>equipment,</w:t>
      </w:r>
      <w:r w:rsidRPr="001C220C">
        <w:rPr>
          <w:lang w:val="en-US"/>
        </w:rPr>
        <w:t xml:space="preserve"> or </w:t>
      </w:r>
      <w:r w:rsidRPr="001F1D5D">
        <w:rPr>
          <w:i/>
          <w:lang w:val="en-US"/>
        </w:rPr>
        <w:t>equipment class</w:t>
      </w:r>
      <w:r w:rsidRPr="001C220C">
        <w:rPr>
          <w:lang w:val="en-US"/>
        </w:rPr>
        <w:t xml:space="preserve"> are listed as </w:t>
      </w:r>
      <w:r w:rsidRPr="001F1D5D">
        <w:rPr>
          <w:i/>
          <w:lang w:val="en-US"/>
        </w:rPr>
        <w:t>equipment requirement property</w:t>
      </w:r>
      <w:r w:rsidRPr="001C220C">
        <w:rPr>
          <w:lang w:val="en-US"/>
        </w:rPr>
        <w:t xml:space="preserve"> objects. </w:t>
      </w:r>
    </w:p>
    <w:p w14:paraId="1CBEF4CC" w14:textId="77777777" w:rsidR="00B638E1" w:rsidRPr="001C220C" w:rsidRDefault="00B638E1" w:rsidP="00B638E1">
      <w:pPr>
        <w:pStyle w:val="PARAGRAPH"/>
        <w:rPr>
          <w:lang w:val="en-US"/>
        </w:rPr>
      </w:pPr>
      <w:r w:rsidRPr="001C220C">
        <w:rPr>
          <w:lang w:val="en-US"/>
        </w:rPr>
        <w:t xml:space="preserve">An </w:t>
      </w:r>
      <w:r w:rsidRPr="005D0E97">
        <w:rPr>
          <w:i/>
          <w:lang w:val="en-US"/>
        </w:rPr>
        <w:t>equipment requirement</w:t>
      </w:r>
      <w:r w:rsidRPr="001C220C">
        <w:rPr>
          <w:lang w:val="en-US"/>
        </w:rPr>
        <w:t xml:space="preserve"> shall include</w:t>
      </w:r>
    </w:p>
    <w:p w14:paraId="64C20083" w14:textId="77777777" w:rsidR="00B638E1" w:rsidRPr="000D7FCB" w:rsidRDefault="00B638E1" w:rsidP="00D40B7B">
      <w:pPr>
        <w:pStyle w:val="ListNumber"/>
        <w:numPr>
          <w:ilvl w:val="0"/>
          <w:numId w:val="27"/>
        </w:numPr>
        <w:ind w:left="360"/>
        <w:rPr>
          <w:lang w:val="en-US"/>
        </w:rPr>
      </w:pPr>
      <w:r w:rsidRPr="000D7FCB">
        <w:rPr>
          <w:lang w:val="en-US"/>
        </w:rPr>
        <w:t xml:space="preserve">the identification of the </w:t>
      </w:r>
      <w:r w:rsidRPr="001F1D5D">
        <w:rPr>
          <w:i/>
          <w:lang w:val="en-US"/>
        </w:rPr>
        <w:t>equipment</w:t>
      </w:r>
      <w:r w:rsidRPr="000D7FCB">
        <w:rPr>
          <w:lang w:val="en-US"/>
        </w:rPr>
        <w:t xml:space="preserve"> needed, such as milling machine;</w:t>
      </w:r>
    </w:p>
    <w:p w14:paraId="019A8998" w14:textId="77777777" w:rsidR="00B638E1" w:rsidRPr="000D7FCB" w:rsidRDefault="00B638E1" w:rsidP="00D40B7B">
      <w:pPr>
        <w:pStyle w:val="ListNumber"/>
        <w:numPr>
          <w:ilvl w:val="0"/>
          <w:numId w:val="27"/>
        </w:numPr>
        <w:ind w:left="360"/>
        <w:rPr>
          <w:lang w:val="en-US"/>
        </w:rPr>
      </w:pPr>
      <w:r w:rsidRPr="000D7FCB">
        <w:rPr>
          <w:lang w:val="en-US"/>
        </w:rPr>
        <w:t>the quantity of</w:t>
      </w:r>
      <w:r w:rsidRPr="001F1D5D">
        <w:rPr>
          <w:i/>
          <w:lang w:val="en-US"/>
        </w:rPr>
        <w:t xml:space="preserve"> equipment</w:t>
      </w:r>
      <w:r w:rsidRPr="000D7FCB">
        <w:rPr>
          <w:lang w:val="en-US"/>
        </w:rPr>
        <w:t xml:space="preserve"> needed.</w:t>
      </w:r>
    </w:p>
    <w:p w14:paraId="209D4431" w14:textId="77777777" w:rsidR="00B638E1" w:rsidRPr="001C220C" w:rsidRDefault="00B638E1" w:rsidP="00B638E1">
      <w:pPr>
        <w:pStyle w:val="PARAGRAPH"/>
        <w:rPr>
          <w:lang w:val="en-US"/>
        </w:rPr>
      </w:pPr>
      <w:r w:rsidRPr="001C220C">
        <w:rPr>
          <w:lang w:val="en-US"/>
        </w:rPr>
        <w:t xml:space="preserve">Specific elements associated with each </w:t>
      </w:r>
      <w:r w:rsidRPr="005D0E97">
        <w:rPr>
          <w:i/>
          <w:lang w:val="en-US"/>
        </w:rPr>
        <w:t>equipment requirement</w:t>
      </w:r>
      <w:r w:rsidRPr="001C220C">
        <w:rPr>
          <w:lang w:val="en-US"/>
        </w:rPr>
        <w:t xml:space="preserve"> may be included in one or more </w:t>
      </w:r>
      <w:r w:rsidRPr="005D0E97">
        <w:rPr>
          <w:i/>
          <w:lang w:val="en-US"/>
        </w:rPr>
        <w:t>equipment requirement properties</w:t>
      </w:r>
      <w:r w:rsidRPr="001C220C">
        <w:rPr>
          <w:lang w:val="en-US"/>
        </w:rPr>
        <w:t xml:space="preserve">. </w:t>
      </w:r>
    </w:p>
    <w:p w14:paraId="4C4DD994" w14:textId="692C6F8E" w:rsidR="00D20DC2" w:rsidRPr="001C220C" w:rsidRDefault="00CB090D" w:rsidP="00D20DC2">
      <w:pPr>
        <w:pStyle w:val="PARAGRAPH"/>
        <w:rPr>
          <w:ins w:id="15684" w:author="Charles Gifford" w:date="2016-04-21T13:20:00Z"/>
          <w:lang w:val="en-US"/>
        </w:rPr>
      </w:pPr>
      <w:r>
        <w:rPr>
          <w:lang w:val="en-US"/>
        </w:rPr>
        <w:fldChar w:fldCharType="begin"/>
      </w:r>
      <w:r>
        <w:rPr>
          <w:lang w:val="en-US"/>
        </w:rPr>
        <w:instrText xml:space="preserve"> REF _Ref477975732 \h </w:instrText>
      </w:r>
      <w:r>
        <w:rPr>
          <w:lang w:val="en-US"/>
        </w:rPr>
      </w:r>
      <w:r>
        <w:rPr>
          <w:lang w:val="en-US"/>
        </w:rPr>
        <w:fldChar w:fldCharType="separate"/>
      </w:r>
      <w:r>
        <w:t xml:space="preserve">Table </w:t>
      </w:r>
      <w:r>
        <w:rPr>
          <w:noProof/>
        </w:rPr>
        <w:t>177</w:t>
      </w:r>
      <w:r>
        <w:rPr>
          <w:lang w:val="en-US"/>
        </w:rPr>
        <w:fldChar w:fldCharType="end"/>
      </w:r>
      <w:r w:rsidR="00036760">
        <w:rPr>
          <w:lang w:val="en-US"/>
        </w:rPr>
        <w:t xml:space="preserve"> </w:t>
      </w:r>
      <w:r w:rsidR="00456C77">
        <w:rPr>
          <w:lang w:val="en-US"/>
        </w:rPr>
        <w:t>defines</w:t>
      </w:r>
      <w:r w:rsidR="009E6331" w:rsidRPr="001C220C">
        <w:rPr>
          <w:lang w:val="en-US"/>
        </w:rPr>
        <w:t xml:space="preserve"> the </w:t>
      </w:r>
      <w:r w:rsidR="00D20DC2">
        <w:rPr>
          <w:lang w:val="en-US"/>
        </w:rPr>
        <w:t>relationship</w:t>
      </w:r>
      <w:r w:rsidR="003E38CA">
        <w:rPr>
          <w:lang w:val="en-US"/>
        </w:rPr>
        <w:t xml:space="preserve"> role</w:t>
      </w:r>
      <w:r w:rsidR="009E6331" w:rsidRPr="001C220C">
        <w:rPr>
          <w:lang w:val="en-US"/>
        </w:rPr>
        <w:t xml:space="preserve">s for </w:t>
      </w:r>
      <w:r w:rsidR="004969F4">
        <w:rPr>
          <w:lang w:val="en-US"/>
        </w:rPr>
        <w:t xml:space="preserve">the </w:t>
      </w:r>
      <w:r w:rsidR="009E6331" w:rsidRPr="001C220C">
        <w:rPr>
          <w:i/>
          <w:lang w:val="en-US"/>
        </w:rPr>
        <w:t>equipment requirement</w:t>
      </w:r>
      <w:r w:rsidR="009E6331" w:rsidRPr="001C220C">
        <w:rPr>
          <w:lang w:val="en-US"/>
        </w:rPr>
        <w:t>.</w:t>
      </w:r>
      <w:r w:rsidR="00D20DC2">
        <w:rPr>
          <w:lang w:val="en-US"/>
        </w:rPr>
        <w:t xml:space="preserve">  </w:t>
      </w:r>
      <w:r w:rsidR="00D20DC2">
        <w:rPr>
          <w:lang w:val="en-US"/>
        </w:rPr>
        <w:fldChar w:fldCharType="begin"/>
      </w:r>
      <w:r w:rsidR="00D20DC2">
        <w:rPr>
          <w:lang w:val="en-US"/>
        </w:rPr>
        <w:instrText xml:space="preserve"> REF _Ref161735636 \h </w:instrText>
      </w:r>
      <w:r w:rsidR="00D20DC2">
        <w:rPr>
          <w:lang w:val="en-US"/>
        </w:rPr>
      </w:r>
      <w:r w:rsidR="00D20DC2">
        <w:rPr>
          <w:lang w:val="en-US"/>
        </w:rPr>
        <w:fldChar w:fldCharType="separate"/>
      </w:r>
      <w:r w:rsidRPr="001C220C">
        <w:rPr>
          <w:lang w:val="en-US"/>
        </w:rPr>
        <w:t xml:space="preserve">Table </w:t>
      </w:r>
      <w:r>
        <w:rPr>
          <w:noProof/>
          <w:lang w:val="en-US"/>
        </w:rPr>
        <w:t>178</w:t>
      </w:r>
      <w:r w:rsidR="00D20DC2">
        <w:rPr>
          <w:lang w:val="en-US"/>
        </w:rPr>
        <w:fldChar w:fldCharType="end"/>
      </w:r>
      <w:r w:rsidR="00D20DC2" w:rsidRPr="001C220C">
        <w:rPr>
          <w:lang w:val="en-US"/>
        </w:rPr>
        <w:t xml:space="preserve"> de</w:t>
      </w:r>
      <w:r w:rsidR="00456C77">
        <w:t>fines</w:t>
      </w:r>
      <w:r w:rsidR="00D20DC2" w:rsidRPr="001C220C">
        <w:rPr>
          <w:lang w:val="en-US"/>
        </w:rPr>
        <w:t xml:space="preserve"> </w:t>
      </w:r>
      <w:ins w:id="15685" w:author="Charles Gifford" w:date="2016-04-21T13:20:00Z">
        <w:r w:rsidR="00D20DC2" w:rsidRPr="001C220C">
          <w:rPr>
            <w:lang w:val="en-US"/>
          </w:rPr>
          <w:t xml:space="preserve">the attributes for </w:t>
        </w:r>
      </w:ins>
      <w:ins w:id="15686" w:author="Charles Gifford" w:date="2016-10-29T20:26:00Z">
        <w:r w:rsidR="004969F4">
          <w:rPr>
            <w:lang w:val="en-US"/>
          </w:rPr>
          <w:t xml:space="preserve">the </w:t>
        </w:r>
      </w:ins>
      <w:ins w:id="15687" w:author="Charles Gifford" w:date="2016-04-21T13:20:00Z">
        <w:r w:rsidR="00D20DC2" w:rsidRPr="001C220C">
          <w:rPr>
            <w:i/>
            <w:lang w:val="en-US"/>
          </w:rPr>
          <w:t>equipment requirement</w:t>
        </w:r>
        <w:r w:rsidR="00D20DC2" w:rsidRPr="001C220C">
          <w:rPr>
            <w:lang w:val="en-US"/>
          </w:rPr>
          <w:t>.</w:t>
        </w:r>
      </w:ins>
    </w:p>
    <w:p w14:paraId="61A0D692" w14:textId="12141899" w:rsidR="009E6331" w:rsidRDefault="00CB090D" w:rsidP="00881CA4">
      <w:pPr>
        <w:pStyle w:val="TABLE-title"/>
        <w:rPr>
          <w:ins w:id="15688" w:author="Charles Gifford" w:date="2017-03-20T12:50:00Z"/>
          <w:lang w:val="en-US"/>
        </w:rPr>
      </w:pPr>
      <w:bookmarkStart w:id="15689" w:name="_Ref477975732"/>
      <w:bookmarkStart w:id="15690" w:name="_Toc478492477"/>
      <w:ins w:id="15691" w:author="Charles Gifford" w:date="2017-03-22T19:52:00Z">
        <w:r>
          <w:t xml:space="preserve">Table </w:t>
        </w:r>
        <w:r>
          <w:fldChar w:fldCharType="begin"/>
        </w:r>
        <w:r>
          <w:instrText xml:space="preserve"> SEQ Table \* ARABIC </w:instrText>
        </w:r>
      </w:ins>
      <w:r>
        <w:fldChar w:fldCharType="separate"/>
      </w:r>
      <w:ins w:id="15692" w:author="Charles Gifford" w:date="2017-03-22T19:52:00Z">
        <w:r>
          <w:rPr>
            <w:noProof/>
          </w:rPr>
          <w:t>177</w:t>
        </w:r>
        <w:r>
          <w:fldChar w:fldCharType="end"/>
        </w:r>
      </w:ins>
      <w:bookmarkEnd w:id="15689"/>
      <w:ins w:id="15693" w:author="Charles Gifford" w:date="2016-04-21T13:20:00Z">
        <w:r w:rsidR="00D20DC2" w:rsidRPr="001C220C">
          <w:rPr>
            <w:lang w:val="en-US"/>
          </w:rPr>
          <w:t xml:space="preserve"> </w:t>
        </w:r>
        <w:r w:rsidR="00D20DC2">
          <w:rPr>
            <w:lang w:val="en-US"/>
          </w:rPr>
          <w:t>–</w:t>
        </w:r>
        <w:r w:rsidR="00D20DC2" w:rsidRPr="001C220C">
          <w:rPr>
            <w:lang w:val="en-US"/>
          </w:rPr>
          <w:t xml:space="preserve"> </w:t>
        </w:r>
        <w:r w:rsidR="00D20DC2">
          <w:rPr>
            <w:lang w:val="en-US"/>
          </w:rPr>
          <w:t>E</w:t>
        </w:r>
        <w:r w:rsidR="00D20DC2" w:rsidRPr="001C220C">
          <w:rPr>
            <w:lang w:val="en-US"/>
          </w:rPr>
          <w:t>quipment requirement</w:t>
        </w:r>
        <w:r w:rsidR="00D20DC2">
          <w:rPr>
            <w:lang w:val="en-US"/>
          </w:rPr>
          <w:t xml:space="preserve"> relationship</w:t>
        </w:r>
      </w:ins>
      <w:ins w:id="15694" w:author="Charles Gifford" w:date="2017-03-20T12:51:00Z">
        <w:r w:rsidR="003E38CA">
          <w:rPr>
            <w:lang w:val="en-US"/>
          </w:rPr>
          <w:t xml:space="preserve"> role</w:t>
        </w:r>
      </w:ins>
      <w:ins w:id="15695" w:author="Charles Gifford" w:date="2016-04-21T13:20:00Z">
        <w:r w:rsidR="00D20DC2">
          <w:rPr>
            <w:lang w:val="en-US"/>
          </w:rPr>
          <w:t>s</w:t>
        </w:r>
      </w:ins>
      <w:bookmarkEnd w:id="15690"/>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170"/>
        <w:gridCol w:w="3690"/>
      </w:tblGrid>
      <w:tr w:rsidR="003E38CA" w:rsidRPr="009432BC" w14:paraId="7306E5A0" w14:textId="77777777" w:rsidTr="00BA06AC">
        <w:trPr>
          <w:trHeight w:val="197"/>
          <w:tblHeader/>
          <w:ins w:id="15696" w:author="Charles Gifford" w:date="2017-03-20T12:50:00Z"/>
        </w:trPr>
        <w:tc>
          <w:tcPr>
            <w:tcW w:w="2155" w:type="dxa"/>
            <w:shd w:val="clear" w:color="auto" w:fill="auto"/>
          </w:tcPr>
          <w:p w14:paraId="593EC07B" w14:textId="77777777" w:rsidR="003E38CA" w:rsidRPr="009432BC" w:rsidRDefault="003E38CA" w:rsidP="00BA06AC">
            <w:pPr>
              <w:pStyle w:val="TABLE-col-heading"/>
              <w:rPr>
                <w:ins w:id="15697" w:author="Charles Gifford" w:date="2017-03-20T12:50:00Z"/>
              </w:rPr>
            </w:pPr>
            <w:ins w:id="15698" w:author="Charles Gifford" w:date="2017-03-20T12:50:00Z">
              <w:r w:rsidRPr="009432BC">
                <w:t>Related Object</w:t>
              </w:r>
            </w:ins>
          </w:p>
        </w:tc>
        <w:tc>
          <w:tcPr>
            <w:tcW w:w="2070" w:type="dxa"/>
            <w:shd w:val="clear" w:color="auto" w:fill="auto"/>
          </w:tcPr>
          <w:p w14:paraId="576B0E37" w14:textId="77777777" w:rsidR="003E38CA" w:rsidRPr="009432BC" w:rsidRDefault="003E38CA" w:rsidP="00BA06AC">
            <w:pPr>
              <w:pStyle w:val="TABLE-col-heading"/>
              <w:rPr>
                <w:ins w:id="15699" w:author="Charles Gifford" w:date="2017-03-20T12:50:00Z"/>
              </w:rPr>
            </w:pPr>
            <w:ins w:id="15700" w:author="Charles Gifford" w:date="2017-03-20T12:50:00Z">
              <w:r w:rsidRPr="009432BC">
                <w:t>Role</w:t>
              </w:r>
            </w:ins>
          </w:p>
        </w:tc>
        <w:tc>
          <w:tcPr>
            <w:tcW w:w="1170" w:type="dxa"/>
            <w:shd w:val="clear" w:color="auto" w:fill="auto"/>
          </w:tcPr>
          <w:p w14:paraId="410D4486" w14:textId="77777777" w:rsidR="003E38CA" w:rsidRPr="009432BC" w:rsidRDefault="003E38CA" w:rsidP="00BA06AC">
            <w:pPr>
              <w:pStyle w:val="TABLE-col-heading"/>
              <w:rPr>
                <w:ins w:id="15701" w:author="Charles Gifford" w:date="2017-03-20T12:50:00Z"/>
              </w:rPr>
            </w:pPr>
            <w:ins w:id="15702" w:author="Charles Gifford" w:date="2017-03-20T12:50:00Z">
              <w:r w:rsidRPr="009432BC">
                <w:t>Multiplicity</w:t>
              </w:r>
            </w:ins>
          </w:p>
        </w:tc>
        <w:tc>
          <w:tcPr>
            <w:tcW w:w="3690" w:type="dxa"/>
            <w:shd w:val="clear" w:color="auto" w:fill="auto"/>
          </w:tcPr>
          <w:p w14:paraId="350A9BC7" w14:textId="77777777" w:rsidR="003E38CA" w:rsidRPr="009432BC" w:rsidRDefault="003E38CA" w:rsidP="00BA06AC">
            <w:pPr>
              <w:pStyle w:val="TABLE-col-heading"/>
              <w:rPr>
                <w:ins w:id="15703" w:author="Charles Gifford" w:date="2017-03-20T12:50:00Z"/>
              </w:rPr>
            </w:pPr>
            <w:ins w:id="15704" w:author="Charles Gifford" w:date="2017-03-20T12:50:00Z">
              <w:r w:rsidRPr="009432BC">
                <w:t>Description</w:t>
              </w:r>
            </w:ins>
          </w:p>
        </w:tc>
      </w:tr>
      <w:tr w:rsidR="00BA06AC" w:rsidRPr="009432BC" w14:paraId="2702B99D" w14:textId="77777777" w:rsidTr="00BA06AC">
        <w:trPr>
          <w:trHeight w:val="332"/>
          <w:ins w:id="15705" w:author="Charles Gifford" w:date="2017-03-20T12:50:00Z"/>
        </w:trPr>
        <w:tc>
          <w:tcPr>
            <w:tcW w:w="2155" w:type="dxa"/>
            <w:shd w:val="clear" w:color="auto" w:fill="auto"/>
          </w:tcPr>
          <w:p w14:paraId="6AA41E23" w14:textId="20E6C861" w:rsidR="00BA06AC" w:rsidRPr="009432BC" w:rsidRDefault="00BA06AC" w:rsidP="00BA06AC">
            <w:pPr>
              <w:pStyle w:val="TABLE-cell"/>
              <w:rPr>
                <w:ins w:id="15706" w:author="Charles Gifford" w:date="2017-03-20T12:50:00Z"/>
              </w:rPr>
            </w:pPr>
            <w:ins w:id="15707" w:author="Charles Gifford" w:date="2017-03-20T12:51:00Z">
              <w:r w:rsidRPr="00AB0960">
                <w:rPr>
                  <w:szCs w:val="20"/>
                  <w:lang w:val="en-US"/>
                </w:rPr>
                <w:t>Segment requirement</w:t>
              </w:r>
            </w:ins>
          </w:p>
        </w:tc>
        <w:tc>
          <w:tcPr>
            <w:tcW w:w="2070" w:type="dxa"/>
            <w:shd w:val="clear" w:color="auto" w:fill="auto"/>
          </w:tcPr>
          <w:p w14:paraId="35251E06" w14:textId="04CD47DB" w:rsidR="00BA06AC" w:rsidRPr="009432BC" w:rsidRDefault="00BA06AC" w:rsidP="00BA06AC">
            <w:pPr>
              <w:pStyle w:val="TABLE-cell"/>
              <w:rPr>
                <w:ins w:id="15708" w:author="Charles Gifford" w:date="2017-03-20T12:50:00Z"/>
              </w:rPr>
            </w:pPr>
            <w:ins w:id="15709" w:author="Charles Gifford" w:date="2017-03-20T12:52:00Z">
              <w:r>
                <w:rPr>
                  <w:szCs w:val="20"/>
                  <w:lang w:val="en-US"/>
                </w:rPr>
                <w:t>NA</w:t>
              </w:r>
            </w:ins>
          </w:p>
        </w:tc>
        <w:tc>
          <w:tcPr>
            <w:tcW w:w="1170" w:type="dxa"/>
            <w:shd w:val="clear" w:color="auto" w:fill="auto"/>
          </w:tcPr>
          <w:p w14:paraId="6BFDA8F0" w14:textId="43131E62" w:rsidR="00BA06AC" w:rsidRPr="009432BC" w:rsidRDefault="00BA06AC" w:rsidP="00BA06AC">
            <w:pPr>
              <w:pStyle w:val="TABLE-cell"/>
              <w:rPr>
                <w:ins w:id="15710" w:author="Charles Gifford" w:date="2017-03-20T12:50:00Z"/>
              </w:rPr>
            </w:pPr>
            <w:ins w:id="15711" w:author="Charles Gifford" w:date="2017-03-20T12:51:00Z">
              <w:r w:rsidRPr="00AB0960">
                <w:rPr>
                  <w:szCs w:val="20"/>
                  <w:lang w:val="en-US"/>
                </w:rPr>
                <w:t>1</w:t>
              </w:r>
            </w:ins>
          </w:p>
        </w:tc>
        <w:tc>
          <w:tcPr>
            <w:tcW w:w="3690" w:type="dxa"/>
            <w:shd w:val="clear" w:color="auto" w:fill="auto"/>
          </w:tcPr>
          <w:p w14:paraId="7D46FA71" w14:textId="1C1455AE" w:rsidR="00BA06AC" w:rsidRPr="009432BC" w:rsidRDefault="00BA06AC" w:rsidP="00BA06AC">
            <w:pPr>
              <w:pStyle w:val="TABLE-cell"/>
              <w:rPr>
                <w:ins w:id="15712" w:author="Charles Gifford" w:date="2017-03-20T12:50:00Z"/>
              </w:rPr>
            </w:pPr>
            <w:ins w:id="15713" w:author="Charles Gifford" w:date="2017-03-20T12:51:00Z">
              <w:r w:rsidRPr="00AB0960">
                <w:rPr>
                  <w:lang w:val="en-US"/>
                </w:rPr>
                <w:t xml:space="preserve">The </w:t>
              </w:r>
              <w:r w:rsidRPr="00AB0960">
                <w:rPr>
                  <w:i/>
                  <w:lang w:val="en-US"/>
                </w:rPr>
                <w:t>segment requirement</w:t>
              </w:r>
              <w:r w:rsidRPr="00AB0960">
                <w:rPr>
                  <w:lang w:val="en-US"/>
                </w:rPr>
                <w:t xml:space="preserve"> </w:t>
              </w:r>
              <w:r>
                <w:rPr>
                  <w:lang w:val="en-US"/>
                </w:rPr>
                <w:t xml:space="preserve">defined in part by </w:t>
              </w:r>
              <w:r w:rsidRPr="00AB0960">
                <w:rPr>
                  <w:lang w:val="en-US"/>
                </w:rPr>
                <w:t xml:space="preserve">this </w:t>
              </w:r>
              <w:r w:rsidRPr="00AB0960">
                <w:rPr>
                  <w:i/>
                  <w:lang w:val="en-US"/>
                </w:rPr>
                <w:t>equipment</w:t>
              </w:r>
              <w:r w:rsidRPr="00AB0960">
                <w:rPr>
                  <w:lang w:val="en-US"/>
                </w:rPr>
                <w:t xml:space="preserve"> </w:t>
              </w:r>
              <w:r w:rsidRPr="00AB0960">
                <w:rPr>
                  <w:i/>
                  <w:lang w:val="en-US"/>
                </w:rPr>
                <w:t>requirement</w:t>
              </w:r>
              <w:r w:rsidRPr="00AB0960">
                <w:rPr>
                  <w:lang w:val="en-US"/>
                </w:rPr>
                <w:t>.</w:t>
              </w:r>
            </w:ins>
          </w:p>
        </w:tc>
      </w:tr>
      <w:tr w:rsidR="00BA06AC" w:rsidRPr="009432BC" w14:paraId="09E4C919" w14:textId="77777777" w:rsidTr="00BA06AC">
        <w:trPr>
          <w:trHeight w:val="332"/>
          <w:ins w:id="15714" w:author="Charles Gifford" w:date="2017-03-20T12:50:00Z"/>
        </w:trPr>
        <w:tc>
          <w:tcPr>
            <w:tcW w:w="2155" w:type="dxa"/>
            <w:shd w:val="clear" w:color="auto" w:fill="auto"/>
          </w:tcPr>
          <w:p w14:paraId="2E97798D" w14:textId="6A3DB5D9" w:rsidR="00BA06AC" w:rsidRDefault="00BA06AC" w:rsidP="00BA06AC">
            <w:pPr>
              <w:pStyle w:val="TABLE-cell"/>
              <w:rPr>
                <w:ins w:id="15715" w:author="Charles Gifford" w:date="2017-03-20T12:50:00Z"/>
                <w:szCs w:val="20"/>
                <w:lang w:val="en-US"/>
              </w:rPr>
            </w:pPr>
            <w:ins w:id="15716" w:author="Charles Gifford" w:date="2017-03-20T12:51:00Z">
              <w:r w:rsidRPr="00AB0960">
                <w:rPr>
                  <w:szCs w:val="20"/>
                  <w:lang w:val="en-US"/>
                </w:rPr>
                <w:t>Equipment requirement</w:t>
              </w:r>
              <w:r>
                <w:rPr>
                  <w:szCs w:val="20"/>
                  <w:lang w:val="en-US"/>
                </w:rPr>
                <w:t xml:space="preserve"> </w:t>
              </w:r>
              <w:r w:rsidRPr="00AB0960">
                <w:rPr>
                  <w:szCs w:val="20"/>
                  <w:lang w:val="en-US"/>
                </w:rPr>
                <w:t>property</w:t>
              </w:r>
            </w:ins>
          </w:p>
        </w:tc>
        <w:tc>
          <w:tcPr>
            <w:tcW w:w="2070" w:type="dxa"/>
            <w:shd w:val="clear" w:color="auto" w:fill="auto"/>
          </w:tcPr>
          <w:p w14:paraId="041EF4F0" w14:textId="106AB11C" w:rsidR="00BA06AC" w:rsidRDefault="00BA06AC" w:rsidP="00BA06AC">
            <w:pPr>
              <w:pStyle w:val="TABLE-cell"/>
              <w:rPr>
                <w:ins w:id="15717" w:author="Charles Gifford" w:date="2017-03-20T12:50:00Z"/>
                <w:szCs w:val="20"/>
                <w:lang w:val="en-US"/>
              </w:rPr>
            </w:pPr>
            <w:ins w:id="15718" w:author="Charles Gifford" w:date="2017-03-20T12:51:00Z">
              <w:r w:rsidRPr="00AB0960">
                <w:rPr>
                  <w:szCs w:val="20"/>
                  <w:lang w:val="en-US"/>
                </w:rPr>
                <w:t>Equipment requirement p</w:t>
              </w:r>
              <w:r w:rsidRPr="00D3092B">
                <w:rPr>
                  <w:szCs w:val="20"/>
                  <w:lang w:val="en-US"/>
                </w:rPr>
                <w:t>roperty</w:t>
              </w:r>
            </w:ins>
          </w:p>
        </w:tc>
        <w:tc>
          <w:tcPr>
            <w:tcW w:w="1170" w:type="dxa"/>
            <w:shd w:val="clear" w:color="auto" w:fill="auto"/>
          </w:tcPr>
          <w:p w14:paraId="32A73F14" w14:textId="0B29F83D" w:rsidR="00BA06AC" w:rsidRDefault="00BA06AC" w:rsidP="00BA06AC">
            <w:pPr>
              <w:pStyle w:val="TABLE-cell"/>
              <w:rPr>
                <w:ins w:id="15719" w:author="Charles Gifford" w:date="2017-03-20T12:50:00Z"/>
                <w:szCs w:val="20"/>
                <w:lang w:val="en-US"/>
              </w:rPr>
            </w:pPr>
            <w:ins w:id="15720" w:author="Charles Gifford" w:date="2017-03-20T12:51:00Z">
              <w:r w:rsidRPr="00AB0960">
                <w:rPr>
                  <w:szCs w:val="20"/>
                  <w:lang w:val="en-US"/>
                </w:rPr>
                <w:t>0..*</w:t>
              </w:r>
            </w:ins>
          </w:p>
        </w:tc>
        <w:tc>
          <w:tcPr>
            <w:tcW w:w="3690" w:type="dxa"/>
            <w:shd w:val="clear" w:color="auto" w:fill="auto"/>
          </w:tcPr>
          <w:p w14:paraId="552BBC54" w14:textId="2D55E8BA" w:rsidR="00BA06AC" w:rsidRPr="00BE0F67" w:rsidRDefault="00C02C26" w:rsidP="00BA06AC">
            <w:pPr>
              <w:pStyle w:val="TABLE-cell"/>
              <w:rPr>
                <w:ins w:id="15721" w:author="Charles Gifford" w:date="2017-03-20T12:50:00Z"/>
                <w:lang w:val="en-US"/>
              </w:rPr>
            </w:pPr>
            <w:ins w:id="15722" w:author="Charles Gifford" w:date="2017-03-20T13:05:00Z">
              <w:r>
                <w:rPr>
                  <w:lang w:val="en-US"/>
                </w:rPr>
                <w:t xml:space="preserve">The values in the </w:t>
              </w:r>
              <w:r w:rsidRPr="00AB0960">
                <w:rPr>
                  <w:i/>
                  <w:lang w:val="en-US"/>
                </w:rPr>
                <w:t>equipment</w:t>
              </w:r>
              <w:r>
                <w:rPr>
                  <w:i/>
                  <w:lang w:val="en-US"/>
                </w:rPr>
                <w:t xml:space="preserve"> requirement </w:t>
              </w:r>
              <w:r w:rsidRPr="00465559">
                <w:rPr>
                  <w:i/>
                  <w:lang w:val="en-US"/>
                </w:rPr>
                <w:t>property</w:t>
              </w:r>
              <w:r>
                <w:rPr>
                  <w:lang w:val="en-US"/>
                </w:rPr>
                <w:t xml:space="preserve"> are for</w:t>
              </w:r>
              <w:r w:rsidRPr="00786491">
                <w:rPr>
                  <w:lang w:val="en-US"/>
                </w:rPr>
                <w:t xml:space="preserve"> </w:t>
              </w:r>
              <w:r>
                <w:rPr>
                  <w:lang w:val="en-US"/>
                </w:rPr>
                <w:t>this</w:t>
              </w:r>
              <w:r w:rsidRPr="00AB0960">
                <w:rPr>
                  <w:lang w:val="en-US"/>
                </w:rPr>
                <w:t xml:space="preserve"> </w:t>
              </w:r>
              <w:r w:rsidRPr="00AB0960">
                <w:rPr>
                  <w:i/>
                  <w:lang w:val="en-US"/>
                </w:rPr>
                <w:t>equipment</w:t>
              </w:r>
              <w:r w:rsidRPr="00AB0960">
                <w:rPr>
                  <w:lang w:val="en-US"/>
                </w:rPr>
                <w:t xml:space="preserve"> </w:t>
              </w:r>
              <w:r w:rsidRPr="00AB0960">
                <w:rPr>
                  <w:i/>
                  <w:lang w:val="en-US"/>
                </w:rPr>
                <w:t>requirement</w:t>
              </w:r>
              <w:r w:rsidRPr="00AB0960">
                <w:rPr>
                  <w:lang w:val="en-US"/>
                </w:rPr>
                <w:t>.</w:t>
              </w:r>
            </w:ins>
          </w:p>
        </w:tc>
      </w:tr>
      <w:tr w:rsidR="003E38CA" w:rsidRPr="009432BC" w14:paraId="3533AE5A" w14:textId="77777777" w:rsidTr="00BA06AC">
        <w:trPr>
          <w:trHeight w:val="332"/>
          <w:ins w:id="15723" w:author="Charles Gifford" w:date="2017-03-20T12:50:00Z"/>
        </w:trPr>
        <w:tc>
          <w:tcPr>
            <w:tcW w:w="2155" w:type="dxa"/>
            <w:shd w:val="clear" w:color="auto" w:fill="auto"/>
          </w:tcPr>
          <w:p w14:paraId="29036ABF" w14:textId="2A3FAED1" w:rsidR="003E38CA" w:rsidRPr="00AB0960" w:rsidRDefault="00BA06AC" w:rsidP="00BA06AC">
            <w:pPr>
              <w:pStyle w:val="TABLE-cell"/>
              <w:rPr>
                <w:ins w:id="15724" w:author="Charles Gifford" w:date="2017-03-20T12:50:00Z"/>
                <w:szCs w:val="20"/>
                <w:lang w:val="en-US"/>
              </w:rPr>
            </w:pPr>
            <w:ins w:id="15725" w:author="Charles Gifford" w:date="2017-03-20T12:52:00Z">
              <w:r w:rsidRPr="00BA06AC">
                <w:t xml:space="preserve">Equipment </w:t>
              </w:r>
            </w:ins>
            <w:ins w:id="15726" w:author="Charles Gifford" w:date="2017-03-20T12:50:00Z">
              <w:r w:rsidR="003E38CA" w:rsidRPr="00BA207E">
                <w:t>class</w:t>
              </w:r>
            </w:ins>
          </w:p>
        </w:tc>
        <w:tc>
          <w:tcPr>
            <w:tcW w:w="2070" w:type="dxa"/>
            <w:shd w:val="clear" w:color="auto" w:fill="auto"/>
          </w:tcPr>
          <w:p w14:paraId="0322F0BD" w14:textId="68FCC480" w:rsidR="003E38CA" w:rsidRPr="00AB0960" w:rsidRDefault="00BA06AC" w:rsidP="00BA06AC">
            <w:pPr>
              <w:pStyle w:val="TABLE-cell"/>
              <w:rPr>
                <w:ins w:id="15727" w:author="Charles Gifford" w:date="2017-03-20T12:50:00Z"/>
                <w:szCs w:val="20"/>
                <w:lang w:val="en-US"/>
              </w:rPr>
            </w:pPr>
            <w:ins w:id="15728" w:author="Charles Gifford" w:date="2017-03-20T12:52:00Z">
              <w:r w:rsidRPr="00BA06AC">
                <w:t xml:space="preserve">Equipment </w:t>
              </w:r>
            </w:ins>
            <w:ins w:id="15729" w:author="Charles Gifford" w:date="2017-03-20T12:50:00Z">
              <w:r w:rsidR="003E38CA" w:rsidRPr="00BA207E">
                <w:t>class</w:t>
              </w:r>
            </w:ins>
          </w:p>
        </w:tc>
        <w:tc>
          <w:tcPr>
            <w:tcW w:w="1170" w:type="dxa"/>
          </w:tcPr>
          <w:p w14:paraId="6E7A43D8" w14:textId="77777777" w:rsidR="003E38CA" w:rsidRDefault="003E38CA" w:rsidP="00BA06AC">
            <w:pPr>
              <w:pStyle w:val="TABLE-cell"/>
              <w:rPr>
                <w:ins w:id="15730" w:author="Charles Gifford" w:date="2017-03-20T12:50:00Z"/>
                <w:szCs w:val="20"/>
                <w:lang w:val="en-US"/>
              </w:rPr>
            </w:pPr>
            <w:ins w:id="15731" w:author="Charles Gifford" w:date="2017-03-20T12:50:00Z">
              <w:r w:rsidRPr="0030452A">
                <w:t>0..*</w:t>
              </w:r>
            </w:ins>
          </w:p>
        </w:tc>
        <w:tc>
          <w:tcPr>
            <w:tcW w:w="3690" w:type="dxa"/>
          </w:tcPr>
          <w:p w14:paraId="6389B6B8" w14:textId="53141F40" w:rsidR="003E38CA" w:rsidRDefault="003E38CA" w:rsidP="00BA06AC">
            <w:pPr>
              <w:pStyle w:val="TABLE-cell"/>
              <w:rPr>
                <w:ins w:id="15732" w:author="Charles Gifford" w:date="2017-03-20T12:50:00Z"/>
                <w:lang w:val="en-US"/>
              </w:rPr>
            </w:pPr>
            <w:ins w:id="15733" w:author="Charles Gifford" w:date="2017-03-20T12:50:00Z">
              <w:r>
                <w:t>A cross-model association to</w:t>
              </w:r>
              <w:r w:rsidRPr="00FD719C">
                <w:t xml:space="preserve"> element in the </w:t>
              </w:r>
            </w:ins>
            <w:ins w:id="15734" w:author="Charles Gifford" w:date="2017-03-20T12:53:00Z">
              <w:r w:rsidR="00BA06AC">
                <w:t>e</w:t>
              </w:r>
            </w:ins>
            <w:ins w:id="15735" w:author="Charles Gifford" w:date="2017-03-20T12:52:00Z">
              <w:r w:rsidR="00BA06AC" w:rsidRPr="00BA06AC">
                <w:t xml:space="preserve">quipment </w:t>
              </w:r>
            </w:ins>
            <w:ins w:id="15736" w:author="Charles Gifford" w:date="2017-03-20T12:50:00Z">
              <w:r w:rsidRPr="00FD719C">
                <w:t>model</w:t>
              </w:r>
              <w:r>
                <w:t xml:space="preserve"> as explained in clause 4.6.4</w:t>
              </w:r>
              <w:r w:rsidRPr="00FD719C">
                <w:t>.</w:t>
              </w:r>
            </w:ins>
          </w:p>
        </w:tc>
      </w:tr>
      <w:tr w:rsidR="003E38CA" w:rsidRPr="009432BC" w14:paraId="4802447B" w14:textId="77777777" w:rsidTr="00BA06AC">
        <w:trPr>
          <w:trHeight w:val="332"/>
          <w:ins w:id="15737" w:author="Charles Gifford" w:date="2017-03-20T12:50:00Z"/>
        </w:trPr>
        <w:tc>
          <w:tcPr>
            <w:tcW w:w="2155" w:type="dxa"/>
            <w:shd w:val="clear" w:color="auto" w:fill="auto"/>
          </w:tcPr>
          <w:p w14:paraId="1AB46FB1" w14:textId="5E82762E" w:rsidR="003E38CA" w:rsidRPr="00AB0960" w:rsidRDefault="00BA06AC" w:rsidP="00BA06AC">
            <w:pPr>
              <w:pStyle w:val="TABLE-cell"/>
              <w:rPr>
                <w:ins w:id="15738" w:author="Charles Gifford" w:date="2017-03-20T12:50:00Z"/>
                <w:szCs w:val="20"/>
                <w:lang w:val="en-US"/>
              </w:rPr>
            </w:pPr>
            <w:ins w:id="15739" w:author="Charles Gifford" w:date="2017-03-20T12:52:00Z">
              <w:r w:rsidRPr="00BA06AC">
                <w:t>Equipment</w:t>
              </w:r>
            </w:ins>
          </w:p>
        </w:tc>
        <w:tc>
          <w:tcPr>
            <w:tcW w:w="2070" w:type="dxa"/>
            <w:shd w:val="clear" w:color="auto" w:fill="auto"/>
          </w:tcPr>
          <w:p w14:paraId="172D873C" w14:textId="7667E0C0" w:rsidR="003E38CA" w:rsidRPr="00AB0960" w:rsidRDefault="00BA06AC" w:rsidP="00BA06AC">
            <w:pPr>
              <w:pStyle w:val="TABLE-cell"/>
              <w:rPr>
                <w:ins w:id="15740" w:author="Charles Gifford" w:date="2017-03-20T12:50:00Z"/>
                <w:szCs w:val="20"/>
                <w:lang w:val="en-US"/>
              </w:rPr>
            </w:pPr>
            <w:ins w:id="15741" w:author="Charles Gifford" w:date="2017-03-20T12:52:00Z">
              <w:r w:rsidRPr="00BA06AC">
                <w:t>Equipment</w:t>
              </w:r>
            </w:ins>
          </w:p>
        </w:tc>
        <w:tc>
          <w:tcPr>
            <w:tcW w:w="1170" w:type="dxa"/>
          </w:tcPr>
          <w:p w14:paraId="48A9C989" w14:textId="77777777" w:rsidR="003E38CA" w:rsidRDefault="003E38CA" w:rsidP="00BA06AC">
            <w:pPr>
              <w:pStyle w:val="TABLE-cell"/>
              <w:rPr>
                <w:ins w:id="15742" w:author="Charles Gifford" w:date="2017-03-20T12:50:00Z"/>
                <w:szCs w:val="20"/>
                <w:lang w:val="en-US"/>
              </w:rPr>
            </w:pPr>
            <w:ins w:id="15743" w:author="Charles Gifford" w:date="2017-03-20T12:50:00Z">
              <w:r w:rsidRPr="0030452A">
                <w:t>0..*</w:t>
              </w:r>
            </w:ins>
          </w:p>
        </w:tc>
        <w:tc>
          <w:tcPr>
            <w:tcW w:w="3690" w:type="dxa"/>
            <w:shd w:val="clear" w:color="auto" w:fill="auto"/>
          </w:tcPr>
          <w:p w14:paraId="34A56436" w14:textId="012BE583" w:rsidR="003E38CA" w:rsidRDefault="003E38CA" w:rsidP="00BA06AC">
            <w:pPr>
              <w:pStyle w:val="TABLE-cell"/>
              <w:rPr>
                <w:ins w:id="15744" w:author="Charles Gifford" w:date="2017-03-20T12:50:00Z"/>
                <w:lang w:val="en-US"/>
              </w:rPr>
            </w:pPr>
            <w:ins w:id="15745" w:author="Charles Gifford" w:date="2017-03-20T12:50:00Z">
              <w:r w:rsidRPr="002C3CDB">
                <w:t>A cross-model associat</w:t>
              </w:r>
              <w:r w:rsidR="00BA06AC">
                <w:t xml:space="preserve">ion to element in the </w:t>
              </w:r>
            </w:ins>
            <w:ins w:id="15746" w:author="Charles Gifford" w:date="2017-03-20T12:53:00Z">
              <w:r w:rsidR="00BA06AC">
                <w:t>e</w:t>
              </w:r>
            </w:ins>
            <w:ins w:id="15747" w:author="Charles Gifford" w:date="2017-03-20T12:52:00Z">
              <w:r w:rsidR="00BA06AC" w:rsidRPr="00BA06AC">
                <w:t xml:space="preserve">quipment </w:t>
              </w:r>
            </w:ins>
            <w:ins w:id="15748" w:author="Charles Gifford" w:date="2017-03-20T12:50:00Z">
              <w:r w:rsidRPr="002C3CDB">
                <w:t>model as explained in clause 4.6.4.</w:t>
              </w:r>
            </w:ins>
          </w:p>
        </w:tc>
      </w:tr>
    </w:tbl>
    <w:p w14:paraId="796175E7" w14:textId="645BB92C" w:rsidR="009E6331" w:rsidRPr="001C220C" w:rsidRDefault="009E6331" w:rsidP="000D7FCB">
      <w:pPr>
        <w:pStyle w:val="TABLE-title"/>
        <w:rPr>
          <w:lang w:val="en-US"/>
        </w:rPr>
      </w:pPr>
      <w:bookmarkStart w:id="15749" w:name="_Ref161735636"/>
      <w:bookmarkStart w:id="15750" w:name="_Toc161631657"/>
      <w:bookmarkStart w:id="15751" w:name="_Toc266864184"/>
      <w:bookmarkStart w:id="15752" w:name="_Toc306621072"/>
      <w:bookmarkStart w:id="15753" w:name="_Toc320178468"/>
      <w:bookmarkStart w:id="15754" w:name="_Toc478492478"/>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CB090D">
        <w:rPr>
          <w:noProof/>
          <w:lang w:val="en-US"/>
        </w:rPr>
        <w:t>178</w:t>
      </w:r>
      <w:r w:rsidR="00FD29D6">
        <w:rPr>
          <w:lang w:val="en-US"/>
        </w:rPr>
        <w:fldChar w:fldCharType="end"/>
      </w:r>
      <w:bookmarkEnd w:id="15749"/>
      <w:r w:rsidRPr="001C220C">
        <w:rPr>
          <w:lang w:val="en-US"/>
        </w:rPr>
        <w:t xml:space="preserve"> </w:t>
      </w:r>
      <w:r w:rsidR="000D7FCB">
        <w:rPr>
          <w:lang w:val="en-US"/>
        </w:rPr>
        <w:t>–</w:t>
      </w:r>
      <w:r w:rsidRPr="001C220C">
        <w:rPr>
          <w:lang w:val="en-US"/>
        </w:rPr>
        <w:t xml:space="preserve"> </w:t>
      </w:r>
      <w:r w:rsidR="00D02368">
        <w:rPr>
          <w:lang w:val="en-US"/>
        </w:rPr>
        <w:t>E</w:t>
      </w:r>
      <w:r w:rsidRPr="001C220C">
        <w:rPr>
          <w:lang w:val="en-US"/>
        </w:rPr>
        <w:t>quipment requirement</w:t>
      </w:r>
      <w:bookmarkEnd w:id="15750"/>
      <w:bookmarkEnd w:id="15751"/>
      <w:bookmarkEnd w:id="15752"/>
      <w:bookmarkEnd w:id="15753"/>
      <w:r w:rsidR="003B2776" w:rsidRPr="00AC2193">
        <w:rPr>
          <w:lang w:val="en-US"/>
        </w:rPr>
        <w:t xml:space="preserve"> </w:t>
      </w:r>
      <w:r w:rsidR="003B2776">
        <w:rPr>
          <w:lang w:val="en-US"/>
        </w:rPr>
        <w:t>attributes</w:t>
      </w:r>
      <w:bookmarkEnd w:id="15754"/>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238"/>
        <w:gridCol w:w="1350"/>
        <w:gridCol w:w="1178"/>
        <w:gridCol w:w="1131"/>
      </w:tblGrid>
      <w:tr w:rsidR="009E6331" w:rsidRPr="001C220C" w14:paraId="549D53C1" w14:textId="77777777" w:rsidTr="00456C77">
        <w:trPr>
          <w:tblHeader/>
          <w:jc w:val="center"/>
        </w:trPr>
        <w:tc>
          <w:tcPr>
            <w:tcW w:w="1269" w:type="dxa"/>
          </w:tcPr>
          <w:p w14:paraId="2AF50725" w14:textId="77777777" w:rsidR="009E6331" w:rsidRPr="001C220C" w:rsidRDefault="009E6331" w:rsidP="00036760">
            <w:pPr>
              <w:pStyle w:val="NormalTableHeader"/>
              <w:keepNext w:val="0"/>
              <w:spacing w:before="40"/>
              <w:rPr>
                <w:lang w:val="en-US"/>
              </w:rPr>
            </w:pPr>
            <w:r w:rsidRPr="001C220C">
              <w:rPr>
                <w:lang w:val="en-US"/>
              </w:rPr>
              <w:t xml:space="preserve">Attribute </w:t>
            </w:r>
            <w:r w:rsidR="0001772B">
              <w:rPr>
                <w:lang w:val="en-US"/>
              </w:rPr>
              <w:t>n</w:t>
            </w:r>
            <w:r w:rsidRPr="001C220C">
              <w:rPr>
                <w:lang w:val="en-US"/>
              </w:rPr>
              <w:t>ame</w:t>
            </w:r>
          </w:p>
        </w:tc>
        <w:tc>
          <w:tcPr>
            <w:tcW w:w="2880" w:type="dxa"/>
          </w:tcPr>
          <w:p w14:paraId="151FE365" w14:textId="77777777" w:rsidR="009E6331" w:rsidRPr="001C220C" w:rsidRDefault="009E6331" w:rsidP="00036760">
            <w:pPr>
              <w:pStyle w:val="NormalTableHeader"/>
              <w:keepNext w:val="0"/>
              <w:spacing w:before="40"/>
              <w:rPr>
                <w:lang w:val="en-US"/>
              </w:rPr>
            </w:pPr>
            <w:r w:rsidRPr="001C220C">
              <w:rPr>
                <w:lang w:val="en-US"/>
              </w:rPr>
              <w:t>Description</w:t>
            </w:r>
          </w:p>
        </w:tc>
        <w:tc>
          <w:tcPr>
            <w:tcW w:w="1238" w:type="dxa"/>
          </w:tcPr>
          <w:p w14:paraId="03636213" w14:textId="77777777" w:rsidR="009E6331" w:rsidRPr="001C220C" w:rsidRDefault="00AE4770" w:rsidP="00036760">
            <w:pPr>
              <w:pStyle w:val="NormalTableHeader"/>
              <w:keepNext w:val="0"/>
              <w:spacing w:before="40"/>
              <w:rPr>
                <w:lang w:val="en-US"/>
              </w:rPr>
            </w:pPr>
            <w:r>
              <w:rPr>
                <w:lang w:val="en-US"/>
              </w:rPr>
              <w:t>Production example</w:t>
            </w:r>
            <w:r w:rsidR="009E6331" w:rsidRPr="001C220C">
              <w:rPr>
                <w:lang w:val="en-US"/>
              </w:rPr>
              <w:t>s</w:t>
            </w:r>
          </w:p>
        </w:tc>
        <w:tc>
          <w:tcPr>
            <w:tcW w:w="1350" w:type="dxa"/>
          </w:tcPr>
          <w:p w14:paraId="16B63837" w14:textId="77777777" w:rsidR="009E6331" w:rsidRPr="001C220C" w:rsidRDefault="00AE4770" w:rsidP="00036760">
            <w:pPr>
              <w:pStyle w:val="NormalTableHeader"/>
              <w:keepNext w:val="0"/>
              <w:spacing w:before="40"/>
              <w:rPr>
                <w:lang w:val="en-US"/>
              </w:rPr>
            </w:pPr>
            <w:r>
              <w:rPr>
                <w:lang w:val="en-US"/>
              </w:rPr>
              <w:t>Maintenance example</w:t>
            </w:r>
            <w:r w:rsidR="009E6331" w:rsidRPr="001C220C">
              <w:rPr>
                <w:lang w:val="en-US"/>
              </w:rPr>
              <w:t>s</w:t>
            </w:r>
          </w:p>
        </w:tc>
        <w:tc>
          <w:tcPr>
            <w:tcW w:w="1178" w:type="dxa"/>
          </w:tcPr>
          <w:p w14:paraId="67974A21" w14:textId="77777777" w:rsidR="009E6331" w:rsidRPr="001C220C" w:rsidRDefault="00AE4770" w:rsidP="00036760">
            <w:pPr>
              <w:pStyle w:val="NormalTableHeader"/>
              <w:keepNext w:val="0"/>
              <w:spacing w:before="40"/>
              <w:rPr>
                <w:lang w:val="en-US"/>
              </w:rPr>
            </w:pPr>
            <w:r>
              <w:rPr>
                <w:lang w:val="en-US"/>
              </w:rPr>
              <w:t>Quality example</w:t>
            </w:r>
            <w:r w:rsidR="009E6331" w:rsidRPr="001C220C">
              <w:rPr>
                <w:lang w:val="en-US"/>
              </w:rPr>
              <w:t>s</w:t>
            </w:r>
          </w:p>
        </w:tc>
        <w:tc>
          <w:tcPr>
            <w:tcW w:w="1131" w:type="dxa"/>
          </w:tcPr>
          <w:p w14:paraId="3203BE03" w14:textId="77777777" w:rsidR="009E6331" w:rsidRPr="001C220C" w:rsidRDefault="00AE4770" w:rsidP="00036760">
            <w:pPr>
              <w:pStyle w:val="NormalTableHeader"/>
              <w:keepNext w:val="0"/>
              <w:spacing w:before="40"/>
              <w:rPr>
                <w:lang w:val="en-US"/>
              </w:rPr>
            </w:pPr>
            <w:r>
              <w:rPr>
                <w:lang w:val="en-US"/>
              </w:rPr>
              <w:t>Inventory example</w:t>
            </w:r>
            <w:r w:rsidR="009E6331" w:rsidRPr="001C220C">
              <w:rPr>
                <w:lang w:val="en-US"/>
              </w:rPr>
              <w:t>s</w:t>
            </w:r>
          </w:p>
        </w:tc>
      </w:tr>
      <w:tr w:rsidR="00456C77" w:rsidRPr="001C220C" w14:paraId="53B04EC9" w14:textId="77777777" w:rsidTr="00456C77">
        <w:trPr>
          <w:cantSplit/>
          <w:jc w:val="center"/>
          <w:ins w:id="15755" w:author="Charles Gifford" w:date="2016-07-22T21:36:00Z"/>
        </w:trPr>
        <w:tc>
          <w:tcPr>
            <w:tcW w:w="1269" w:type="dxa"/>
          </w:tcPr>
          <w:p w14:paraId="471715BB" w14:textId="388FDEDF" w:rsidR="00456C77" w:rsidRPr="001C220C" w:rsidRDefault="00456C77" w:rsidP="00456C77">
            <w:pPr>
              <w:pStyle w:val="TableNormal1"/>
              <w:keepNext w:val="0"/>
              <w:rPr>
                <w:ins w:id="15756" w:author="Charles Gifford" w:date="2016-07-22T21:36:00Z"/>
                <w:lang w:val="en-US"/>
              </w:rPr>
            </w:pPr>
            <w:ins w:id="15757" w:author="Charles Gifford" w:date="2016-07-22T21:37:00Z">
              <w:r w:rsidRPr="007950C3">
                <w:rPr>
                  <w:szCs w:val="16"/>
                </w:rPr>
                <w:t>ID</w:t>
              </w:r>
            </w:ins>
          </w:p>
        </w:tc>
        <w:tc>
          <w:tcPr>
            <w:tcW w:w="2880" w:type="dxa"/>
          </w:tcPr>
          <w:p w14:paraId="5BA97861" w14:textId="0265E396" w:rsidR="00456C77" w:rsidRPr="001C220C" w:rsidRDefault="00456C77" w:rsidP="00456C77">
            <w:pPr>
              <w:pStyle w:val="TableNormal1"/>
              <w:keepNext w:val="0"/>
              <w:rPr>
                <w:ins w:id="15758" w:author="Charles Gifford" w:date="2016-07-22T21:36:00Z"/>
                <w:lang w:val="en-US"/>
              </w:rPr>
            </w:pPr>
            <w:ins w:id="15759" w:author="Charles Gifford" w:date="2016-07-22T21:37:00Z">
              <w:r>
                <w:rPr>
                  <w:szCs w:val="16"/>
                  <w:lang w:val="en-US"/>
                </w:rPr>
                <w:t>Defines a</w:t>
              </w:r>
              <w:r w:rsidRPr="007950C3">
                <w:rPr>
                  <w:szCs w:val="16"/>
                  <w:lang w:val="en-US"/>
                </w:rPr>
                <w:t xml:space="preserve"> unique identification of a specific </w:t>
              </w:r>
              <w:r w:rsidRPr="007F7475">
                <w:rPr>
                  <w:i/>
                  <w:szCs w:val="16"/>
                  <w:lang w:val="en-US"/>
                </w:rPr>
                <w:t>equipment requirement</w:t>
              </w:r>
              <w:r>
                <w:rPr>
                  <w:szCs w:val="16"/>
                  <w:lang w:val="en-US"/>
                </w:rPr>
                <w:t>.</w:t>
              </w:r>
            </w:ins>
          </w:p>
        </w:tc>
        <w:tc>
          <w:tcPr>
            <w:tcW w:w="1238" w:type="dxa"/>
          </w:tcPr>
          <w:p w14:paraId="19D8AB6A" w14:textId="77777777" w:rsidR="00456C77" w:rsidRPr="007950C3" w:rsidRDefault="00456C77" w:rsidP="00456C77">
            <w:pPr>
              <w:pStyle w:val="TableNormal11"/>
              <w:spacing w:before="40"/>
              <w:rPr>
                <w:ins w:id="15760" w:author="Charles Gifford" w:date="2016-07-22T21:37:00Z"/>
                <w:szCs w:val="16"/>
                <w:lang w:val="en-US"/>
              </w:rPr>
            </w:pPr>
            <w:ins w:id="15761" w:author="Charles Gifford" w:date="2016-07-22T21:37:00Z">
              <w:r w:rsidRPr="007950C3">
                <w:rPr>
                  <w:szCs w:val="16"/>
                  <w:lang w:val="en-US"/>
                </w:rPr>
                <w:t>Jig 347</w:t>
              </w:r>
            </w:ins>
          </w:p>
          <w:p w14:paraId="0F7C0C17" w14:textId="77777777" w:rsidR="00456C77" w:rsidRPr="001C220C" w:rsidRDefault="00456C77" w:rsidP="00456C77">
            <w:pPr>
              <w:pStyle w:val="TableNormal1"/>
              <w:keepNext w:val="0"/>
              <w:rPr>
                <w:ins w:id="15762" w:author="Charles Gifford" w:date="2016-07-22T21:36:00Z"/>
                <w:lang w:val="en-US"/>
              </w:rPr>
            </w:pPr>
          </w:p>
        </w:tc>
        <w:tc>
          <w:tcPr>
            <w:tcW w:w="1350" w:type="dxa"/>
          </w:tcPr>
          <w:p w14:paraId="24E88295" w14:textId="2834C4A6" w:rsidR="00456C77" w:rsidRPr="001C220C" w:rsidRDefault="00456C77" w:rsidP="00456C77">
            <w:pPr>
              <w:pStyle w:val="TableNormal1"/>
              <w:keepNext w:val="0"/>
              <w:spacing w:before="40"/>
              <w:rPr>
                <w:ins w:id="15763" w:author="Charles Gifford" w:date="2016-07-22T21:36:00Z"/>
                <w:lang w:val="en-US"/>
              </w:rPr>
            </w:pPr>
            <w:ins w:id="15764" w:author="Charles Gifford" w:date="2016-07-22T21:37:00Z">
              <w:r w:rsidRPr="007950C3">
                <w:rPr>
                  <w:szCs w:val="16"/>
                </w:rPr>
                <w:t>Wldr445</w:t>
              </w:r>
            </w:ins>
          </w:p>
        </w:tc>
        <w:tc>
          <w:tcPr>
            <w:tcW w:w="1178" w:type="dxa"/>
          </w:tcPr>
          <w:p w14:paraId="06E658C3" w14:textId="0B68D532" w:rsidR="00456C77" w:rsidRPr="001C220C" w:rsidRDefault="00456C77" w:rsidP="00456C77">
            <w:pPr>
              <w:pStyle w:val="TableNormal1"/>
              <w:keepNext w:val="0"/>
              <w:spacing w:before="40"/>
              <w:rPr>
                <w:ins w:id="15765" w:author="Charles Gifford" w:date="2016-07-22T21:36:00Z"/>
                <w:lang w:val="en-US"/>
              </w:rPr>
            </w:pPr>
            <w:ins w:id="15766" w:author="Charles Gifford" w:date="2016-07-22T21:37:00Z">
              <w:r w:rsidRPr="007950C3">
                <w:rPr>
                  <w:szCs w:val="16"/>
                </w:rPr>
                <w:t>SN3883AT</w:t>
              </w:r>
            </w:ins>
          </w:p>
        </w:tc>
        <w:tc>
          <w:tcPr>
            <w:tcW w:w="1131" w:type="dxa"/>
          </w:tcPr>
          <w:p w14:paraId="4DE7E105" w14:textId="4FC79E2E" w:rsidR="00456C77" w:rsidRPr="001C220C" w:rsidRDefault="00456C77" w:rsidP="00456C77">
            <w:pPr>
              <w:pStyle w:val="TableNormal1"/>
              <w:keepNext w:val="0"/>
              <w:spacing w:before="40"/>
              <w:rPr>
                <w:ins w:id="15767" w:author="Charles Gifford" w:date="2016-07-22T21:36:00Z"/>
                <w:lang w:val="en-US"/>
              </w:rPr>
            </w:pPr>
            <w:ins w:id="15768" w:author="Charles Gifford" w:date="2016-07-22T21:37:00Z">
              <w:r w:rsidRPr="007950C3">
                <w:rPr>
                  <w:szCs w:val="16"/>
                </w:rPr>
                <w:t>VIN28203</w:t>
              </w:r>
            </w:ins>
          </w:p>
        </w:tc>
      </w:tr>
      <w:tr w:rsidR="009E6331" w:rsidRPr="001C220C" w14:paraId="261EBAF5" w14:textId="77777777" w:rsidTr="00456C77">
        <w:trPr>
          <w:cantSplit/>
          <w:jc w:val="center"/>
        </w:trPr>
        <w:tc>
          <w:tcPr>
            <w:tcW w:w="1269" w:type="dxa"/>
          </w:tcPr>
          <w:p w14:paraId="32A2E4B6" w14:textId="77777777" w:rsidR="009E6331" w:rsidRPr="001C220C" w:rsidRDefault="009E6331" w:rsidP="00036760">
            <w:pPr>
              <w:pStyle w:val="TableNormal1"/>
              <w:keepNext w:val="0"/>
              <w:rPr>
                <w:lang w:val="en-US"/>
              </w:rPr>
            </w:pPr>
            <w:r w:rsidRPr="001C220C">
              <w:rPr>
                <w:lang w:val="en-US"/>
              </w:rPr>
              <w:t xml:space="preserve">Equipment </w:t>
            </w:r>
            <w:r w:rsidR="001F1D5D">
              <w:rPr>
                <w:lang w:val="en-US"/>
              </w:rPr>
              <w:t>c</w:t>
            </w:r>
            <w:r w:rsidRPr="001C220C">
              <w:rPr>
                <w:lang w:val="en-US"/>
              </w:rPr>
              <w:t>lass</w:t>
            </w:r>
          </w:p>
        </w:tc>
        <w:tc>
          <w:tcPr>
            <w:tcW w:w="2880" w:type="dxa"/>
          </w:tcPr>
          <w:p w14:paraId="2E2CEC8A" w14:textId="77777777" w:rsidR="009E6331" w:rsidRPr="001C220C" w:rsidRDefault="009E6331" w:rsidP="00036760">
            <w:pPr>
              <w:pStyle w:val="TableNormal1"/>
              <w:keepNext w:val="0"/>
              <w:rPr>
                <w:lang w:val="en-US"/>
              </w:rPr>
            </w:pPr>
            <w:r w:rsidRPr="001C220C">
              <w:rPr>
                <w:lang w:val="en-US"/>
              </w:rPr>
              <w:t xml:space="preserve">Identifies the associated </w:t>
            </w:r>
            <w:r w:rsidRPr="001C220C">
              <w:rPr>
                <w:i/>
                <w:lang w:val="en-US"/>
              </w:rPr>
              <w:t xml:space="preserve">equipment class </w:t>
            </w:r>
            <w:r w:rsidRPr="001C220C">
              <w:rPr>
                <w:lang w:val="en-US"/>
              </w:rPr>
              <w:t xml:space="preserve">or set of </w:t>
            </w:r>
            <w:r w:rsidRPr="001C220C">
              <w:rPr>
                <w:i/>
                <w:lang w:val="en-US"/>
              </w:rPr>
              <w:t>equipment classes</w:t>
            </w:r>
            <w:r w:rsidRPr="001C220C">
              <w:rPr>
                <w:lang w:val="en-US"/>
              </w:rPr>
              <w:t xml:space="preserve"> of the requirement for a specific </w:t>
            </w:r>
            <w:r w:rsidRPr="001C220C">
              <w:rPr>
                <w:i/>
                <w:lang w:val="en-US"/>
              </w:rPr>
              <w:t>segment requirement</w:t>
            </w:r>
            <w:r w:rsidR="008558A5">
              <w:rPr>
                <w:lang w:val="en-US"/>
              </w:rPr>
              <w:t xml:space="preserve">. </w:t>
            </w:r>
          </w:p>
        </w:tc>
        <w:tc>
          <w:tcPr>
            <w:tcW w:w="1238" w:type="dxa"/>
          </w:tcPr>
          <w:p w14:paraId="0C7B3C7C" w14:textId="77777777" w:rsidR="009E6331" w:rsidRPr="001C220C" w:rsidRDefault="009E6331" w:rsidP="00036760">
            <w:pPr>
              <w:pStyle w:val="TableNormal1"/>
              <w:keepNext w:val="0"/>
              <w:rPr>
                <w:lang w:val="en-US"/>
              </w:rPr>
            </w:pPr>
            <w:r w:rsidRPr="001C220C">
              <w:rPr>
                <w:lang w:val="en-US"/>
              </w:rPr>
              <w:t>Widget Polishing Machine</w:t>
            </w:r>
          </w:p>
        </w:tc>
        <w:tc>
          <w:tcPr>
            <w:tcW w:w="1350" w:type="dxa"/>
          </w:tcPr>
          <w:p w14:paraId="6ECC060F" w14:textId="77777777" w:rsidR="009E6331" w:rsidRPr="001C220C" w:rsidRDefault="00F21690" w:rsidP="00036760">
            <w:pPr>
              <w:pStyle w:val="TableNormal1"/>
              <w:keepNext w:val="0"/>
              <w:spacing w:before="40"/>
              <w:rPr>
                <w:lang w:val="en-US"/>
              </w:rPr>
            </w:pPr>
            <w:r w:rsidRPr="001C220C">
              <w:rPr>
                <w:lang w:val="en-US"/>
              </w:rPr>
              <w:t xml:space="preserve">CNC Drill Press </w:t>
            </w:r>
          </w:p>
        </w:tc>
        <w:tc>
          <w:tcPr>
            <w:tcW w:w="1178" w:type="dxa"/>
          </w:tcPr>
          <w:p w14:paraId="24116350" w14:textId="188F81ED" w:rsidR="009E6331" w:rsidRPr="001C220C" w:rsidRDefault="00456C77" w:rsidP="00036760">
            <w:pPr>
              <w:pStyle w:val="TableNormal1"/>
              <w:keepNext w:val="0"/>
              <w:spacing w:before="40"/>
              <w:rPr>
                <w:lang w:val="en-US"/>
              </w:rPr>
            </w:pPr>
            <w:r w:rsidRPr="001C220C">
              <w:rPr>
                <w:lang w:val="en-US"/>
              </w:rPr>
              <w:t>Microme</w:t>
            </w:r>
            <w:r>
              <w:rPr>
                <w:lang w:val="en-US"/>
              </w:rPr>
              <w:t>t</w:t>
            </w:r>
            <w:r w:rsidRPr="001C220C">
              <w:rPr>
                <w:lang w:val="en-US"/>
              </w:rPr>
              <w:t>er</w:t>
            </w:r>
          </w:p>
        </w:tc>
        <w:tc>
          <w:tcPr>
            <w:tcW w:w="1131" w:type="dxa"/>
          </w:tcPr>
          <w:p w14:paraId="4A1BC343" w14:textId="77777777" w:rsidR="009E6331" w:rsidRPr="001C220C" w:rsidRDefault="00D30C54" w:rsidP="00036760">
            <w:pPr>
              <w:pStyle w:val="TableNormal1"/>
              <w:keepNext w:val="0"/>
              <w:spacing w:before="40"/>
              <w:rPr>
                <w:lang w:val="en-US"/>
              </w:rPr>
            </w:pPr>
            <w:r w:rsidRPr="001C220C">
              <w:rPr>
                <w:lang w:val="en-US"/>
              </w:rPr>
              <w:t>Bar code scanner</w:t>
            </w:r>
          </w:p>
        </w:tc>
      </w:tr>
      <w:tr w:rsidR="00D30C54" w:rsidRPr="001C220C" w14:paraId="31349AF6" w14:textId="77777777" w:rsidTr="00456C77">
        <w:trPr>
          <w:cantSplit/>
          <w:jc w:val="center"/>
        </w:trPr>
        <w:tc>
          <w:tcPr>
            <w:tcW w:w="1269" w:type="dxa"/>
          </w:tcPr>
          <w:p w14:paraId="03F705C6" w14:textId="77777777" w:rsidR="00D30C54" w:rsidRPr="001C220C" w:rsidRDefault="00D30C54" w:rsidP="00036760">
            <w:pPr>
              <w:pStyle w:val="TableNormal1"/>
              <w:keepNext w:val="0"/>
              <w:rPr>
                <w:lang w:val="en-US"/>
              </w:rPr>
            </w:pPr>
            <w:r w:rsidRPr="001C220C">
              <w:rPr>
                <w:lang w:val="en-US"/>
              </w:rPr>
              <w:t>Equipment</w:t>
            </w:r>
          </w:p>
        </w:tc>
        <w:tc>
          <w:tcPr>
            <w:tcW w:w="2880" w:type="dxa"/>
          </w:tcPr>
          <w:p w14:paraId="36A53C52" w14:textId="77777777" w:rsidR="00D30C54" w:rsidRPr="001C220C" w:rsidRDefault="00D30C54" w:rsidP="00036760">
            <w:pPr>
              <w:pStyle w:val="TableNormal1"/>
              <w:keepNext w:val="0"/>
              <w:rPr>
                <w:lang w:val="en-US"/>
              </w:rPr>
            </w:pPr>
            <w:r w:rsidRPr="001C220C">
              <w:rPr>
                <w:lang w:val="en-US"/>
              </w:rPr>
              <w:t xml:space="preserve">Identifies the associated </w:t>
            </w:r>
            <w:r w:rsidRPr="001C220C">
              <w:rPr>
                <w:i/>
                <w:lang w:val="en-US"/>
              </w:rPr>
              <w:t xml:space="preserve">equipment </w:t>
            </w:r>
            <w:r w:rsidRPr="001C220C">
              <w:rPr>
                <w:lang w:val="en-US"/>
              </w:rPr>
              <w:t xml:space="preserve">set of </w:t>
            </w:r>
            <w:r w:rsidRPr="001C220C">
              <w:rPr>
                <w:i/>
                <w:lang w:val="en-US"/>
              </w:rPr>
              <w:t xml:space="preserve">equipment </w:t>
            </w:r>
            <w:r w:rsidRPr="001C220C">
              <w:rPr>
                <w:lang w:val="en-US"/>
              </w:rPr>
              <w:t xml:space="preserve">of the requirement for a specific </w:t>
            </w:r>
            <w:r w:rsidRPr="001C220C">
              <w:rPr>
                <w:i/>
                <w:lang w:val="en-US"/>
              </w:rPr>
              <w:t>segment requirement</w:t>
            </w:r>
            <w:r w:rsidRPr="001C220C">
              <w:rPr>
                <w:lang w:val="en-US"/>
              </w:rPr>
              <w:t xml:space="preserve">. </w:t>
            </w:r>
          </w:p>
          <w:p w14:paraId="7C07E2E3" w14:textId="77777777" w:rsidR="00D30C54" w:rsidRPr="001C220C" w:rsidRDefault="00D30C54" w:rsidP="00036760">
            <w:pPr>
              <w:pStyle w:val="TableNormal1"/>
              <w:keepNext w:val="0"/>
              <w:rPr>
                <w:lang w:val="en-US"/>
              </w:rPr>
            </w:pPr>
            <w:r w:rsidRPr="001C220C">
              <w:rPr>
                <w:lang w:val="en-US"/>
              </w:rPr>
              <w:t>Typically</w:t>
            </w:r>
            <w:r w:rsidR="00D63C9E">
              <w:rPr>
                <w:lang w:val="en-US"/>
              </w:rPr>
              <w:t>,</w:t>
            </w:r>
            <w:r w:rsidRPr="001C220C">
              <w:rPr>
                <w:lang w:val="en-US"/>
              </w:rPr>
              <w:t xml:space="preserve"> either </w:t>
            </w:r>
            <w:r w:rsidRPr="001C220C">
              <w:rPr>
                <w:i/>
                <w:lang w:val="en-US"/>
              </w:rPr>
              <w:t>equipment class</w:t>
            </w:r>
            <w:r w:rsidRPr="001C220C">
              <w:rPr>
                <w:lang w:val="en-US"/>
              </w:rPr>
              <w:t xml:space="preserve"> or </w:t>
            </w:r>
            <w:r w:rsidRPr="001C220C">
              <w:rPr>
                <w:i/>
                <w:lang w:val="en-US"/>
              </w:rPr>
              <w:t xml:space="preserve">equipment </w:t>
            </w:r>
            <w:r w:rsidRPr="001C220C">
              <w:rPr>
                <w:lang w:val="en-US"/>
              </w:rPr>
              <w:t>is specified, but not both.</w:t>
            </w:r>
          </w:p>
        </w:tc>
        <w:tc>
          <w:tcPr>
            <w:tcW w:w="1238" w:type="dxa"/>
          </w:tcPr>
          <w:p w14:paraId="55981B25" w14:textId="77777777" w:rsidR="00D30C54" w:rsidRPr="001C220C" w:rsidRDefault="00D30C54" w:rsidP="00036760">
            <w:pPr>
              <w:pStyle w:val="TableNormal1"/>
              <w:keepNext w:val="0"/>
              <w:rPr>
                <w:lang w:val="en-US"/>
              </w:rPr>
            </w:pPr>
            <w:r w:rsidRPr="001C220C">
              <w:rPr>
                <w:lang w:val="en-US"/>
              </w:rPr>
              <w:t>WPM-19</w:t>
            </w:r>
          </w:p>
        </w:tc>
        <w:tc>
          <w:tcPr>
            <w:tcW w:w="1350" w:type="dxa"/>
          </w:tcPr>
          <w:p w14:paraId="47563DDF" w14:textId="77777777" w:rsidR="00D30C54" w:rsidRPr="001C220C" w:rsidRDefault="00D30C54" w:rsidP="00036760">
            <w:pPr>
              <w:pStyle w:val="TableNormal1"/>
              <w:keepNext w:val="0"/>
              <w:spacing w:before="40"/>
              <w:rPr>
                <w:lang w:val="en-US"/>
              </w:rPr>
            </w:pPr>
            <w:r w:rsidRPr="001C220C">
              <w:rPr>
                <w:lang w:val="en-US"/>
              </w:rPr>
              <w:t>DP-1</w:t>
            </w:r>
          </w:p>
        </w:tc>
        <w:tc>
          <w:tcPr>
            <w:tcW w:w="1178" w:type="dxa"/>
          </w:tcPr>
          <w:p w14:paraId="52906F46" w14:textId="77777777" w:rsidR="00D30C54" w:rsidRPr="001C220C" w:rsidRDefault="00C21049" w:rsidP="00036760">
            <w:pPr>
              <w:pStyle w:val="TableNormal1"/>
              <w:keepNext w:val="0"/>
              <w:spacing w:before="40"/>
              <w:rPr>
                <w:lang w:val="en-US"/>
              </w:rPr>
            </w:pPr>
            <w:r>
              <w:rPr>
                <w:lang w:val="en-US"/>
              </w:rPr>
              <w:t>(not applicable)</w:t>
            </w:r>
          </w:p>
        </w:tc>
        <w:tc>
          <w:tcPr>
            <w:tcW w:w="1131" w:type="dxa"/>
          </w:tcPr>
          <w:p w14:paraId="0A09B36A" w14:textId="77777777" w:rsidR="00D30C54" w:rsidRPr="001C220C" w:rsidRDefault="00C21049" w:rsidP="00036760">
            <w:pPr>
              <w:pStyle w:val="TableNormal1"/>
              <w:keepNext w:val="0"/>
              <w:spacing w:before="40"/>
              <w:rPr>
                <w:lang w:val="en-US"/>
              </w:rPr>
            </w:pPr>
            <w:r>
              <w:rPr>
                <w:lang w:val="en-US"/>
              </w:rPr>
              <w:t>(not applicable)</w:t>
            </w:r>
          </w:p>
        </w:tc>
      </w:tr>
      <w:tr w:rsidR="00D30C54" w:rsidRPr="001C220C" w14:paraId="0F0BAC29" w14:textId="77777777" w:rsidTr="00456C77">
        <w:trPr>
          <w:cantSplit/>
          <w:jc w:val="center"/>
        </w:trPr>
        <w:tc>
          <w:tcPr>
            <w:tcW w:w="1269" w:type="dxa"/>
          </w:tcPr>
          <w:p w14:paraId="4A29A4B6" w14:textId="77777777" w:rsidR="00D30C54" w:rsidRPr="001C220C" w:rsidRDefault="00D30C54" w:rsidP="00036760">
            <w:pPr>
              <w:pStyle w:val="TableNormal1"/>
              <w:keepNext w:val="0"/>
              <w:rPr>
                <w:lang w:val="en-US"/>
              </w:rPr>
            </w:pPr>
            <w:r w:rsidRPr="001C220C">
              <w:rPr>
                <w:lang w:val="en-US"/>
              </w:rPr>
              <w:t>Description</w:t>
            </w:r>
          </w:p>
        </w:tc>
        <w:tc>
          <w:tcPr>
            <w:tcW w:w="2880" w:type="dxa"/>
          </w:tcPr>
          <w:p w14:paraId="3AA0AFB0" w14:textId="77777777" w:rsidR="00D30C54" w:rsidRPr="001C220C" w:rsidRDefault="00D30C54" w:rsidP="00036760">
            <w:pPr>
              <w:pStyle w:val="TableNormal1"/>
              <w:keepNext w:val="0"/>
              <w:rPr>
                <w:lang w:val="en-US"/>
              </w:rPr>
            </w:pPr>
            <w:r w:rsidRPr="001C220C">
              <w:rPr>
                <w:lang w:val="en-US"/>
              </w:rPr>
              <w:t xml:space="preserve">Contains additional information and descriptions of the </w:t>
            </w:r>
            <w:r w:rsidRPr="001C220C">
              <w:rPr>
                <w:i/>
                <w:lang w:val="en-US"/>
              </w:rPr>
              <w:t>equipment requirement</w:t>
            </w:r>
          </w:p>
        </w:tc>
        <w:tc>
          <w:tcPr>
            <w:tcW w:w="1238" w:type="dxa"/>
          </w:tcPr>
          <w:p w14:paraId="4180B70C" w14:textId="77777777" w:rsidR="00D30C54" w:rsidRPr="001C220C" w:rsidRDefault="00D30C54" w:rsidP="00036760">
            <w:pPr>
              <w:pStyle w:val="TableNormal1"/>
              <w:keepNext w:val="0"/>
              <w:rPr>
                <w:lang w:val="en-US"/>
              </w:rPr>
            </w:pPr>
            <w:r w:rsidRPr="001C220C">
              <w:rPr>
                <w:lang w:val="en-US"/>
              </w:rPr>
              <w:t>Specifics the expected machine to be used for this operations request.</w:t>
            </w:r>
          </w:p>
        </w:tc>
        <w:tc>
          <w:tcPr>
            <w:tcW w:w="1350" w:type="dxa"/>
          </w:tcPr>
          <w:p w14:paraId="01FB2579" w14:textId="77777777" w:rsidR="00D30C54" w:rsidRPr="001C220C" w:rsidRDefault="00D30C54" w:rsidP="00036760">
            <w:pPr>
              <w:pStyle w:val="TableNormal1"/>
              <w:keepNext w:val="0"/>
              <w:spacing w:before="40"/>
              <w:rPr>
                <w:lang w:val="en-US"/>
              </w:rPr>
            </w:pPr>
            <w:r w:rsidRPr="001C220C">
              <w:rPr>
                <w:lang w:val="en-US"/>
              </w:rPr>
              <w:t>Automated drill press</w:t>
            </w:r>
          </w:p>
        </w:tc>
        <w:tc>
          <w:tcPr>
            <w:tcW w:w="1178" w:type="dxa"/>
          </w:tcPr>
          <w:p w14:paraId="1AD94BD5" w14:textId="77777777" w:rsidR="00D30C54" w:rsidRPr="001C220C" w:rsidRDefault="00D30C54" w:rsidP="00036760">
            <w:pPr>
              <w:pStyle w:val="TableNormal1"/>
              <w:keepNext w:val="0"/>
              <w:spacing w:before="40"/>
              <w:rPr>
                <w:lang w:val="en-US"/>
              </w:rPr>
            </w:pPr>
            <w:r w:rsidRPr="001C220C">
              <w:rPr>
                <w:lang w:val="en-US"/>
              </w:rPr>
              <w:t>Measure</w:t>
            </w:r>
            <w:r w:rsidR="00863A40">
              <w:rPr>
                <w:lang w:val="en-US"/>
              </w:rPr>
              <w:t>-</w:t>
            </w:r>
            <w:r w:rsidRPr="001C220C">
              <w:rPr>
                <w:lang w:val="en-US"/>
              </w:rPr>
              <w:t>ment tool</w:t>
            </w:r>
          </w:p>
        </w:tc>
        <w:tc>
          <w:tcPr>
            <w:tcW w:w="1131" w:type="dxa"/>
          </w:tcPr>
          <w:p w14:paraId="1D3ED8B0" w14:textId="77777777" w:rsidR="00D30C54" w:rsidRPr="001C220C" w:rsidRDefault="00D30C54" w:rsidP="00036760">
            <w:pPr>
              <w:pStyle w:val="TableNormal1"/>
              <w:keepNext w:val="0"/>
              <w:spacing w:before="40"/>
              <w:rPr>
                <w:lang w:val="en-US"/>
              </w:rPr>
            </w:pPr>
            <w:r w:rsidRPr="001C220C">
              <w:rPr>
                <w:lang w:val="en-US"/>
              </w:rPr>
              <w:t>Ware</w:t>
            </w:r>
            <w:r w:rsidR="00863A40">
              <w:rPr>
                <w:lang w:val="en-US"/>
              </w:rPr>
              <w:t>-</w:t>
            </w:r>
            <w:r w:rsidRPr="001C220C">
              <w:rPr>
                <w:lang w:val="en-US"/>
              </w:rPr>
              <w:t>house bar code scanner</w:t>
            </w:r>
          </w:p>
        </w:tc>
      </w:tr>
      <w:tr w:rsidR="00F67980" w:rsidRPr="001C220C" w14:paraId="489F0C67" w14:textId="77777777" w:rsidTr="00456C77">
        <w:trPr>
          <w:cantSplit/>
          <w:jc w:val="center"/>
        </w:trPr>
        <w:tc>
          <w:tcPr>
            <w:tcW w:w="1269" w:type="dxa"/>
          </w:tcPr>
          <w:p w14:paraId="4DD85AAA" w14:textId="77777777" w:rsidR="00F67980" w:rsidRPr="001C220C" w:rsidRDefault="00F67980" w:rsidP="00036760">
            <w:pPr>
              <w:pStyle w:val="TableNormal1"/>
              <w:keepNext w:val="0"/>
              <w:rPr>
                <w:lang w:val="en-US"/>
              </w:rPr>
            </w:pPr>
            <w:ins w:id="15769" w:author="Dennis Brandl" w:date="2015-08-17T11:02:00Z">
              <w:r>
                <w:rPr>
                  <w:lang w:val="en-US"/>
                </w:rPr>
                <w:t xml:space="preserve">Hierarchy </w:t>
              </w:r>
            </w:ins>
            <w:r w:rsidR="001F1D5D">
              <w:rPr>
                <w:lang w:val="en-US"/>
              </w:rPr>
              <w:t>s</w:t>
            </w:r>
            <w:ins w:id="15770" w:author="Dennis Brandl" w:date="2015-08-17T11:02:00Z">
              <w:r>
                <w:rPr>
                  <w:lang w:val="en-US"/>
                </w:rPr>
                <w:t>cope</w:t>
              </w:r>
            </w:ins>
          </w:p>
        </w:tc>
        <w:tc>
          <w:tcPr>
            <w:tcW w:w="2880" w:type="dxa"/>
          </w:tcPr>
          <w:p w14:paraId="001B0753" w14:textId="77777777" w:rsidR="00F67980" w:rsidRDefault="00F67980" w:rsidP="00036760">
            <w:pPr>
              <w:pStyle w:val="TableNormal1"/>
              <w:keepNext w:val="0"/>
              <w:rPr>
                <w:ins w:id="15771" w:author="Charles Gifford" w:date="2016-04-11T23:26:00Z"/>
                <w:lang w:val="en-US"/>
              </w:rPr>
            </w:pPr>
            <w:ins w:id="15772" w:author="Dennis Brandl" w:date="2015-08-17T11:02:00Z">
              <w:r w:rsidRPr="001C220C">
                <w:rPr>
                  <w:lang w:val="en-US"/>
                </w:rPr>
                <w:t>Identifies where the exchanged information fits within the role based equipment hierarchy</w:t>
              </w:r>
              <w:r>
                <w:rPr>
                  <w:lang w:val="en-US"/>
                </w:rPr>
                <w:t xml:space="preserve">. </w:t>
              </w:r>
            </w:ins>
          </w:p>
          <w:p w14:paraId="27F4AD48" w14:textId="77777777" w:rsidR="00F67980" w:rsidRPr="001C220C" w:rsidRDefault="00C32A6F" w:rsidP="00036760">
            <w:pPr>
              <w:pStyle w:val="TableNormal1"/>
              <w:keepNext w:val="0"/>
              <w:rPr>
                <w:lang w:val="en-US"/>
              </w:rPr>
            </w:pPr>
            <w:ins w:id="15773" w:author="Charles Gifford" w:date="2016-04-11T23:26:00Z">
              <w:r>
                <w:rPr>
                  <w:lang w:val="en-US"/>
                </w:rPr>
                <w:t>Hierarchy scope identifies</w:t>
              </w:r>
              <w:r w:rsidRPr="00C32A6F">
                <w:rPr>
                  <w:lang w:val="en-US"/>
                </w:rPr>
                <w:t xml:space="preserve"> the “path”.  E</w:t>
              </w:r>
              <w:r>
                <w:rPr>
                  <w:lang w:val="en-US"/>
                </w:rPr>
                <w:t>quipment scope is instance base.</w:t>
              </w:r>
            </w:ins>
            <w:ins w:id="15774" w:author="Charles Gifford" w:date="2016-04-11T23:27:00Z">
              <w:r w:rsidRPr="00C32A6F">
                <w:rPr>
                  <w:lang w:val="en-US"/>
                </w:rPr>
                <w:t xml:space="preserve"> </w:t>
              </w:r>
              <w:r w:rsidRPr="005403B2">
                <w:rPr>
                  <w:lang w:val="en-US"/>
                </w:rPr>
                <w:t>Equipment</w:t>
              </w:r>
            </w:ins>
            <w:ins w:id="15775" w:author="Charles Gifford" w:date="2016-04-11T23:26:00Z">
              <w:r w:rsidRPr="005403B2">
                <w:rPr>
                  <w:lang w:val="en-US"/>
                </w:rPr>
                <w:t xml:space="preserve"> level</w:t>
              </w:r>
            </w:ins>
            <w:ins w:id="15776" w:author="Charles Gifford" w:date="2016-04-11T23:28:00Z">
              <w:r w:rsidRPr="00412AF1">
                <w:rPr>
                  <w:lang w:val="en-US"/>
                </w:rPr>
                <w:t xml:space="preserve"> </w:t>
              </w:r>
              <w:r>
                <w:rPr>
                  <w:lang w:val="en-US"/>
                </w:rPr>
                <w:t>attribute defines</w:t>
              </w:r>
            </w:ins>
            <w:ins w:id="15777" w:author="Charles Gifford" w:date="2016-04-11T23:26:00Z">
              <w:r w:rsidRPr="00C32A6F">
                <w:rPr>
                  <w:lang w:val="en-US"/>
                </w:rPr>
                <w:t xml:space="preserve"> the generic level.</w:t>
              </w:r>
            </w:ins>
          </w:p>
        </w:tc>
        <w:tc>
          <w:tcPr>
            <w:tcW w:w="1238" w:type="dxa"/>
          </w:tcPr>
          <w:p w14:paraId="70A86A7D" w14:textId="77777777" w:rsidR="00F67980" w:rsidRPr="001C220C" w:rsidRDefault="00F67980" w:rsidP="00036760">
            <w:pPr>
              <w:pStyle w:val="TableNormal1"/>
              <w:keepNext w:val="0"/>
              <w:rPr>
                <w:lang w:val="en-US"/>
              </w:rPr>
            </w:pPr>
            <w:ins w:id="15778" w:author="Dennis Brandl" w:date="2015-08-17T11:02:00Z">
              <w:r w:rsidRPr="001C220C">
                <w:rPr>
                  <w:lang w:val="en-US"/>
                </w:rPr>
                <w:t>East Wing(AREA)/ Manufacturing Line #2(WORK CENTER)</w:t>
              </w:r>
            </w:ins>
          </w:p>
        </w:tc>
        <w:tc>
          <w:tcPr>
            <w:tcW w:w="1350" w:type="dxa"/>
          </w:tcPr>
          <w:p w14:paraId="080A22A4" w14:textId="77777777" w:rsidR="00F67980" w:rsidRPr="001C220C" w:rsidRDefault="00F67980" w:rsidP="00036760">
            <w:pPr>
              <w:pStyle w:val="TableNormal1"/>
              <w:keepNext w:val="0"/>
              <w:rPr>
                <w:ins w:id="15779" w:author="Dennis Brandl" w:date="2015-08-17T11:02:00Z"/>
                <w:lang w:val="en-US"/>
              </w:rPr>
            </w:pPr>
            <w:ins w:id="15780" w:author="Dennis Brandl" w:date="2015-08-17T11:02:00Z">
              <w:r w:rsidRPr="001C220C">
                <w:rPr>
                  <w:lang w:val="en-US"/>
                </w:rPr>
                <w:t>CNC Machine</w:t>
              </w:r>
            </w:ins>
          </w:p>
          <w:p w14:paraId="07DFB058" w14:textId="77777777" w:rsidR="00F67980" w:rsidRPr="001C220C" w:rsidRDefault="00F67980" w:rsidP="00036760">
            <w:pPr>
              <w:pStyle w:val="TableNormal1"/>
              <w:keepNext w:val="0"/>
              <w:spacing w:before="40"/>
              <w:rPr>
                <w:lang w:val="en-US"/>
              </w:rPr>
            </w:pPr>
            <w:ins w:id="15781" w:author="Dennis Brandl" w:date="2015-08-17T11:02:00Z">
              <w:r w:rsidRPr="001C220C">
                <w:rPr>
                  <w:lang w:val="en-US"/>
                </w:rPr>
                <w:t>Asset ID 13465</w:t>
              </w:r>
            </w:ins>
          </w:p>
        </w:tc>
        <w:tc>
          <w:tcPr>
            <w:tcW w:w="1178" w:type="dxa"/>
          </w:tcPr>
          <w:p w14:paraId="2B7CCD60" w14:textId="77777777" w:rsidR="00F67980" w:rsidRPr="001C220C" w:rsidRDefault="00F67980" w:rsidP="00036760">
            <w:pPr>
              <w:pStyle w:val="TableNormal1"/>
              <w:keepNext w:val="0"/>
              <w:rPr>
                <w:ins w:id="15782" w:author="Dennis Brandl" w:date="2015-08-17T11:02:00Z"/>
                <w:lang w:val="en-US"/>
              </w:rPr>
            </w:pPr>
            <w:ins w:id="15783" w:author="Dennis Brandl" w:date="2015-08-17T11:02:00Z">
              <w:r w:rsidRPr="001C220C">
                <w:rPr>
                  <w:lang w:val="en-US"/>
                </w:rPr>
                <w:t>Test Cell 4</w:t>
              </w:r>
            </w:ins>
          </w:p>
          <w:p w14:paraId="6DDFB88F" w14:textId="77777777" w:rsidR="00F67980" w:rsidRDefault="00F67980" w:rsidP="00036760">
            <w:pPr>
              <w:pStyle w:val="TableNormal1"/>
              <w:keepNext w:val="0"/>
              <w:spacing w:before="40"/>
              <w:rPr>
                <w:lang w:val="en-US"/>
              </w:rPr>
            </w:pPr>
            <w:ins w:id="15784" w:author="Dennis Brandl" w:date="2015-08-17T11:02:00Z">
              <w:r w:rsidRPr="001C220C">
                <w:rPr>
                  <w:lang w:val="en-US"/>
                </w:rPr>
                <w:t>Receiving</w:t>
              </w:r>
            </w:ins>
          </w:p>
        </w:tc>
        <w:tc>
          <w:tcPr>
            <w:tcW w:w="1131" w:type="dxa"/>
          </w:tcPr>
          <w:p w14:paraId="3AB83A3D" w14:textId="77777777" w:rsidR="00F67980" w:rsidRDefault="00F67980" w:rsidP="00036760">
            <w:pPr>
              <w:pStyle w:val="TableNormal1"/>
              <w:keepNext w:val="0"/>
              <w:spacing w:before="40"/>
              <w:rPr>
                <w:lang w:val="en-US"/>
              </w:rPr>
            </w:pPr>
            <w:ins w:id="15785" w:author="Dennis Brandl" w:date="2015-08-17T11:02:00Z">
              <w:r w:rsidRPr="001C220C">
                <w:rPr>
                  <w:lang w:val="en-US"/>
                </w:rPr>
                <w:t>Ware</w:t>
              </w:r>
              <w:r>
                <w:rPr>
                  <w:lang w:val="en-US"/>
                </w:rPr>
                <w:t>-</w:t>
              </w:r>
              <w:r w:rsidRPr="001C220C">
                <w:rPr>
                  <w:lang w:val="en-US"/>
                </w:rPr>
                <w:t>house B</w:t>
              </w:r>
            </w:ins>
          </w:p>
        </w:tc>
      </w:tr>
      <w:tr w:rsidR="00F4692C" w:rsidRPr="001C220C" w14:paraId="039CD736" w14:textId="77777777" w:rsidTr="00456C77">
        <w:trPr>
          <w:cantSplit/>
          <w:jc w:val="center"/>
          <w:ins w:id="15786" w:author="Charles Gifford" w:date="2017-03-17T21:57:00Z"/>
        </w:trPr>
        <w:tc>
          <w:tcPr>
            <w:tcW w:w="1269" w:type="dxa"/>
          </w:tcPr>
          <w:p w14:paraId="0228A72A" w14:textId="77777777" w:rsidR="00F4692C" w:rsidRPr="00E32145" w:rsidRDefault="00F4692C" w:rsidP="00F4692C">
            <w:pPr>
              <w:pStyle w:val="TABLE-cell"/>
              <w:rPr>
                <w:ins w:id="15787" w:author="Charles Gifford" w:date="2017-03-17T21:57:00Z"/>
                <w:lang w:val="en-US"/>
              </w:rPr>
            </w:pPr>
            <w:ins w:id="15788" w:author="Charles Gifford" w:date="2017-03-17T21:57:00Z">
              <w:r>
                <w:rPr>
                  <w:lang w:val="en-US"/>
                </w:rPr>
                <w:t>Spatial definition</w:t>
              </w:r>
            </w:ins>
          </w:p>
          <w:p w14:paraId="65E71109" w14:textId="77777777" w:rsidR="00F4692C" w:rsidRDefault="00F4692C" w:rsidP="00F4692C">
            <w:pPr>
              <w:pStyle w:val="TableNormal1"/>
              <w:keepNext w:val="0"/>
              <w:rPr>
                <w:ins w:id="15789" w:author="Charles Gifford" w:date="2017-03-17T21:57:00Z"/>
                <w:lang w:val="en-US"/>
              </w:rPr>
            </w:pPr>
          </w:p>
        </w:tc>
        <w:tc>
          <w:tcPr>
            <w:tcW w:w="2880" w:type="dxa"/>
          </w:tcPr>
          <w:p w14:paraId="6C857277" w14:textId="6CA1AED4" w:rsidR="00F4692C" w:rsidRPr="001C220C" w:rsidRDefault="00F4692C" w:rsidP="00F4692C">
            <w:pPr>
              <w:pStyle w:val="TableNormal1"/>
              <w:keepNext w:val="0"/>
              <w:rPr>
                <w:ins w:id="15790" w:author="Charles Gifford" w:date="2017-03-17T21:57:00Z"/>
                <w:lang w:val="en-US"/>
              </w:rPr>
            </w:pPr>
            <w:ins w:id="15791" w:author="Charles Gifford" w:date="2017-03-17T21:57:00Z">
              <w:r>
                <w:rPr>
                  <w:lang w:val="en-US"/>
                </w:rPr>
                <w:t>S</w:t>
              </w:r>
              <w:r w:rsidRPr="00E32145">
                <w:rPr>
                  <w:lang w:val="en-US"/>
                </w:rPr>
                <w:t xml:space="preserve">patially defines the </w:t>
              </w:r>
              <w:r w:rsidRPr="00D21A98">
                <w:rPr>
                  <w:i/>
                  <w:lang w:val="en-US"/>
                </w:rPr>
                <w:t>equipment</w:t>
              </w:r>
              <w:r>
                <w:rPr>
                  <w:i/>
                  <w:lang w:val="en-US"/>
                </w:rPr>
                <w:t xml:space="preserve"> </w:t>
              </w:r>
              <w:r>
                <w:rPr>
                  <w:lang w:val="en-US"/>
                </w:rPr>
                <w:t xml:space="preserve">specified by this </w:t>
              </w:r>
              <w:r>
                <w:rPr>
                  <w:i/>
                  <w:lang w:val="en-US"/>
                </w:rPr>
                <w:t>equipment requirement</w:t>
              </w:r>
              <w:r w:rsidRPr="00E32145">
                <w:rPr>
                  <w:lang w:val="en-US"/>
                </w:rPr>
                <w:t xml:space="preserve"> as a </w:t>
              </w:r>
              <w:r w:rsidRPr="00C30F13">
                <w:rPr>
                  <w:lang w:val="en-US"/>
                </w:rPr>
                <w:t>0-dimensional point, 1-dimensional line, or 2-dimensional shape or 3-dimensional solid</w:t>
              </w:r>
              <w:r w:rsidRPr="00E32145">
                <w:rPr>
                  <w:lang w:val="en-US"/>
                </w:rPr>
                <w:t>.</w:t>
              </w:r>
            </w:ins>
          </w:p>
        </w:tc>
        <w:tc>
          <w:tcPr>
            <w:tcW w:w="1238" w:type="dxa"/>
          </w:tcPr>
          <w:p w14:paraId="56852428" w14:textId="11BCDA2E" w:rsidR="00F4692C" w:rsidRPr="001C220C" w:rsidRDefault="00F4692C" w:rsidP="00F4692C">
            <w:pPr>
              <w:pStyle w:val="TableNormal1"/>
              <w:keepNext w:val="0"/>
              <w:rPr>
                <w:ins w:id="15792" w:author="Charles Gifford" w:date="2017-03-17T21:57:00Z"/>
                <w:lang w:val="en-US"/>
              </w:rPr>
            </w:pPr>
            <w:ins w:id="15793" w:author="Charles Gifford" w:date="2017-03-17T21:57:00Z">
              <w:r w:rsidRPr="00E32145">
                <w:rPr>
                  <w:lang w:val="en-US"/>
                </w:rPr>
                <w:t>4326 / EPSG / GPX / lat="45.35" lon="24.15"</w:t>
              </w:r>
            </w:ins>
          </w:p>
        </w:tc>
        <w:tc>
          <w:tcPr>
            <w:tcW w:w="1350" w:type="dxa"/>
          </w:tcPr>
          <w:p w14:paraId="4CC90625" w14:textId="150AD521" w:rsidR="00F4692C" w:rsidRPr="001C220C" w:rsidRDefault="00F4692C" w:rsidP="00F4692C">
            <w:pPr>
              <w:pStyle w:val="TableNormal1"/>
              <w:keepNext w:val="0"/>
              <w:rPr>
                <w:ins w:id="15794" w:author="Charles Gifford" w:date="2017-03-17T21:57:00Z"/>
                <w:lang w:val="en-US"/>
              </w:rPr>
            </w:pPr>
            <w:ins w:id="15795" w:author="Charles Gifford" w:date="2017-03-17T21:57:00Z">
              <w:r w:rsidRPr="00E32145">
                <w:rPr>
                  <w:lang w:val="en-US"/>
                </w:rPr>
                <w:t>5800 / EPSG / WKT / POINT ( -1000 463 )</w:t>
              </w:r>
            </w:ins>
          </w:p>
        </w:tc>
        <w:tc>
          <w:tcPr>
            <w:tcW w:w="1178" w:type="dxa"/>
          </w:tcPr>
          <w:p w14:paraId="56FD9DB2" w14:textId="5B9F123A" w:rsidR="00F4692C" w:rsidRPr="001C220C" w:rsidRDefault="00F4692C" w:rsidP="00F4692C">
            <w:pPr>
              <w:pStyle w:val="TableNormal1"/>
              <w:keepNext w:val="0"/>
              <w:rPr>
                <w:ins w:id="15796" w:author="Charles Gifford" w:date="2017-03-17T21:57:00Z"/>
                <w:lang w:val="en-US"/>
              </w:rPr>
            </w:pPr>
            <w:ins w:id="15797" w:author="Charles Gifford" w:date="2017-03-17T21:57:00Z">
              <w:r w:rsidRPr="00E32145">
                <w:rPr>
                  <w:lang w:val="en-US"/>
                </w:rPr>
                <w:t>4269 / EPSG / WKT / POINT ( 3848472 96789 )</w:t>
              </w:r>
            </w:ins>
          </w:p>
        </w:tc>
        <w:tc>
          <w:tcPr>
            <w:tcW w:w="1131" w:type="dxa"/>
          </w:tcPr>
          <w:p w14:paraId="5A9790DA" w14:textId="008B209A" w:rsidR="00F4692C" w:rsidRPr="001C220C" w:rsidRDefault="00F4692C" w:rsidP="00F4692C">
            <w:pPr>
              <w:pStyle w:val="TableNormal1"/>
              <w:keepNext w:val="0"/>
              <w:spacing w:before="40"/>
              <w:rPr>
                <w:ins w:id="15798" w:author="Charles Gifford" w:date="2017-03-17T21:57:00Z"/>
                <w:lang w:val="en-US"/>
              </w:rPr>
            </w:pPr>
            <w:ins w:id="15799" w:author="Charles Gifford" w:date="2017-03-17T21:57:00Z">
              <w:r w:rsidRPr="00E32145">
                <w:rPr>
                  <w:lang w:val="en-US"/>
                </w:rPr>
                <w:t>6283 / EPSG / WKT / POLYGON ( ( -646.99 676.18, -645.14 683.09, -646.99 676.18 ) )</w:t>
              </w:r>
            </w:ins>
          </w:p>
        </w:tc>
      </w:tr>
      <w:tr w:rsidR="00F4692C" w:rsidRPr="001C220C" w14:paraId="2AE15B3A" w14:textId="77777777" w:rsidTr="00456C77">
        <w:trPr>
          <w:cantSplit/>
          <w:jc w:val="center"/>
          <w:ins w:id="15800" w:author="Charles Gifford" w:date="2017-03-17T21:57:00Z"/>
        </w:trPr>
        <w:tc>
          <w:tcPr>
            <w:tcW w:w="1269" w:type="dxa"/>
          </w:tcPr>
          <w:p w14:paraId="71AEF084" w14:textId="746E6C23" w:rsidR="00F4692C" w:rsidRDefault="00F4692C" w:rsidP="00F4692C">
            <w:pPr>
              <w:pStyle w:val="TableNormal1"/>
              <w:keepNext w:val="0"/>
              <w:rPr>
                <w:ins w:id="15801" w:author="Charles Gifford" w:date="2017-03-17T21:57:00Z"/>
                <w:lang w:val="en-US"/>
              </w:rPr>
            </w:pPr>
            <w:ins w:id="15802" w:author="Charles Gifford" w:date="2017-03-17T21:57:00Z">
              <w:r>
                <w:rPr>
                  <w:lang w:val="en-US"/>
                </w:rPr>
                <w:t>Operational location</w:t>
              </w:r>
            </w:ins>
          </w:p>
        </w:tc>
        <w:tc>
          <w:tcPr>
            <w:tcW w:w="2880" w:type="dxa"/>
          </w:tcPr>
          <w:p w14:paraId="5F4DF096" w14:textId="4B3783C2" w:rsidR="00F4692C" w:rsidRPr="001C220C" w:rsidRDefault="00F4692C" w:rsidP="00F4692C">
            <w:pPr>
              <w:pStyle w:val="TableNormal1"/>
              <w:keepNext w:val="0"/>
              <w:rPr>
                <w:ins w:id="15803" w:author="Charles Gifford" w:date="2017-03-17T21:57:00Z"/>
                <w:lang w:val="en-US"/>
              </w:rPr>
            </w:pPr>
            <w:ins w:id="15804" w:author="Charles Gifford" w:date="2017-03-17T21:57:00Z">
              <w:r w:rsidRPr="00E32145">
                <w:rPr>
                  <w:lang w:val="en-US"/>
                </w:rPr>
                <w:t xml:space="preserve">Identifies the </w:t>
              </w:r>
              <w:r w:rsidRPr="00D46E7D">
                <w:rPr>
                  <w:lang w:val="en-US"/>
                </w:rPr>
                <w:t>operational location</w:t>
              </w:r>
              <w:r w:rsidRPr="00E32145">
                <w:rPr>
                  <w:lang w:val="en-US"/>
                </w:rPr>
                <w:t xml:space="preserve"> of the </w:t>
              </w:r>
              <w:r w:rsidRPr="00D21A98">
                <w:rPr>
                  <w:i/>
                  <w:lang w:val="en-US"/>
                </w:rPr>
                <w:t>equipment</w:t>
              </w:r>
              <w:r w:rsidRPr="00E32145">
                <w:rPr>
                  <w:lang w:val="en-US"/>
                </w:rPr>
                <w:t xml:space="preserve"> specified by this </w:t>
              </w:r>
              <w:r>
                <w:rPr>
                  <w:i/>
                  <w:lang w:val="en-US"/>
                </w:rPr>
                <w:t>equipment</w:t>
              </w:r>
              <w:r w:rsidRPr="00E32145">
                <w:rPr>
                  <w:i/>
                  <w:lang w:val="en-US"/>
                </w:rPr>
                <w:t xml:space="preserve"> </w:t>
              </w:r>
              <w:r>
                <w:rPr>
                  <w:i/>
                  <w:lang w:val="en-US"/>
                </w:rPr>
                <w:t>requirement</w:t>
              </w:r>
              <w:r w:rsidRPr="00E32145">
                <w:rPr>
                  <w:lang w:val="en-US"/>
                </w:rPr>
                <w:t>.</w:t>
              </w:r>
            </w:ins>
          </w:p>
        </w:tc>
        <w:tc>
          <w:tcPr>
            <w:tcW w:w="1238" w:type="dxa"/>
          </w:tcPr>
          <w:p w14:paraId="4C13956A" w14:textId="2BC69766" w:rsidR="00F4692C" w:rsidRPr="001C220C" w:rsidRDefault="00F4692C" w:rsidP="00F4692C">
            <w:pPr>
              <w:pStyle w:val="TableNormal1"/>
              <w:keepNext w:val="0"/>
              <w:rPr>
                <w:ins w:id="15805" w:author="Charles Gifford" w:date="2017-03-17T21:57:00Z"/>
                <w:lang w:val="en-US"/>
              </w:rPr>
            </w:pPr>
            <w:ins w:id="15806" w:author="Charles Gifford" w:date="2017-03-17T21:57:00Z">
              <w:r>
                <w:rPr>
                  <w:lang w:val="en-US"/>
                </w:rPr>
                <w:t>SST57</w:t>
              </w:r>
            </w:ins>
          </w:p>
        </w:tc>
        <w:tc>
          <w:tcPr>
            <w:tcW w:w="1350" w:type="dxa"/>
          </w:tcPr>
          <w:p w14:paraId="2657E511" w14:textId="7CAAE96F" w:rsidR="00F4692C" w:rsidRPr="001C220C" w:rsidRDefault="00F4692C" w:rsidP="00F4692C">
            <w:pPr>
              <w:pStyle w:val="TableNormal1"/>
              <w:keepNext w:val="0"/>
              <w:rPr>
                <w:ins w:id="15807" w:author="Charles Gifford" w:date="2017-03-17T21:57:00Z"/>
                <w:lang w:val="en-US"/>
              </w:rPr>
            </w:pPr>
            <w:ins w:id="15808" w:author="Charles Gifford" w:date="2017-03-17T21:57:00Z">
              <w:r>
                <w:rPr>
                  <w:lang w:val="en-US"/>
                </w:rPr>
                <w:t>Shed4S-8</w:t>
              </w:r>
            </w:ins>
          </w:p>
        </w:tc>
        <w:tc>
          <w:tcPr>
            <w:tcW w:w="1178" w:type="dxa"/>
          </w:tcPr>
          <w:p w14:paraId="14FB83B0" w14:textId="43CA4F2B" w:rsidR="00F4692C" w:rsidRPr="001C220C" w:rsidRDefault="00F4692C" w:rsidP="00F4692C">
            <w:pPr>
              <w:pStyle w:val="TableNormal1"/>
              <w:keepNext w:val="0"/>
              <w:rPr>
                <w:ins w:id="15809" w:author="Charles Gifford" w:date="2017-03-17T21:57:00Z"/>
                <w:lang w:val="en-US"/>
              </w:rPr>
            </w:pPr>
            <w:ins w:id="15810" w:author="Charles Gifford" w:date="2017-03-17T21:57:00Z">
              <w:r>
                <w:rPr>
                  <w:lang w:val="en-US"/>
                </w:rPr>
                <w:t>3822</w:t>
              </w:r>
            </w:ins>
          </w:p>
        </w:tc>
        <w:tc>
          <w:tcPr>
            <w:tcW w:w="1131" w:type="dxa"/>
          </w:tcPr>
          <w:p w14:paraId="0FF7A77F" w14:textId="434C0A99" w:rsidR="00F4692C" w:rsidRPr="001C220C" w:rsidRDefault="00F4692C" w:rsidP="00F4692C">
            <w:pPr>
              <w:pStyle w:val="TableNormal1"/>
              <w:keepNext w:val="0"/>
              <w:spacing w:before="40"/>
              <w:rPr>
                <w:ins w:id="15811" w:author="Charles Gifford" w:date="2017-03-17T21:57:00Z"/>
                <w:lang w:val="en-US"/>
              </w:rPr>
            </w:pPr>
            <w:ins w:id="15812" w:author="Charles Gifford" w:date="2017-03-17T21:57:00Z">
              <w:r>
                <w:rPr>
                  <w:lang w:val="en-US"/>
                </w:rPr>
                <w:t>WH1</w:t>
              </w:r>
            </w:ins>
          </w:p>
        </w:tc>
      </w:tr>
      <w:tr w:rsidR="00F4692C" w:rsidRPr="00A756AC" w14:paraId="4E28BE21" w14:textId="77777777" w:rsidTr="00600813">
        <w:trPr>
          <w:cantSplit/>
          <w:jc w:val="center"/>
          <w:ins w:id="15813" w:author="Charles Gifford" w:date="2016-01-11T13:01:00Z"/>
        </w:trPr>
        <w:tc>
          <w:tcPr>
            <w:tcW w:w="1269" w:type="dxa"/>
          </w:tcPr>
          <w:p w14:paraId="0C544220" w14:textId="37F577CF" w:rsidR="00F4692C" w:rsidRPr="009042FD" w:rsidRDefault="00F4692C" w:rsidP="00F4692C">
            <w:pPr>
              <w:pStyle w:val="TableNormal1"/>
              <w:keepNext w:val="0"/>
              <w:rPr>
                <w:ins w:id="15814" w:author="Charles Gifford" w:date="2016-01-11T13:01:00Z"/>
                <w:lang w:val="en-US"/>
              </w:rPr>
            </w:pPr>
            <w:ins w:id="15815" w:author="Charles Gifford" w:date="2017-03-17T21:57:00Z">
              <w:r>
                <w:rPr>
                  <w:lang w:val="en-US"/>
                </w:rPr>
                <w:t>Operational Location Type</w:t>
              </w:r>
            </w:ins>
          </w:p>
        </w:tc>
        <w:tc>
          <w:tcPr>
            <w:tcW w:w="2880" w:type="dxa"/>
          </w:tcPr>
          <w:p w14:paraId="1B6E5ACB" w14:textId="77777777" w:rsidR="00F4692C" w:rsidRPr="00EF1162" w:rsidRDefault="00F4692C" w:rsidP="00F4692C">
            <w:pPr>
              <w:pStyle w:val="TableNormal1"/>
              <w:rPr>
                <w:ins w:id="15816" w:author="Charles Gifford" w:date="2017-03-17T21:57:00Z"/>
              </w:rPr>
            </w:pPr>
            <w:ins w:id="15817" w:author="Charles Gifford" w:date="2017-03-17T21:57:00Z">
              <w:r w:rsidRPr="00EF1162">
                <w:t xml:space="preserve">Indicates whether the </w:t>
              </w:r>
              <w:r>
                <w:t xml:space="preserve">operational </w:t>
              </w:r>
              <w:r w:rsidRPr="00EF1162">
                <w:t>location attribute refers to a</w:t>
              </w:r>
              <w:r>
                <w:t>n</w:t>
              </w:r>
              <w:r w:rsidRPr="00EF1162">
                <w:t xml:space="preserve"> </w:t>
              </w:r>
              <w:r w:rsidRPr="00EF1162">
                <w:rPr>
                  <w:i/>
                </w:rPr>
                <w:t>operational</w:t>
              </w:r>
              <w:r>
                <w:t xml:space="preserve"> </w:t>
              </w:r>
              <w:r w:rsidRPr="00EF1162">
                <w:rPr>
                  <w:i/>
                </w:rPr>
                <w:t>location</w:t>
              </w:r>
              <w:r w:rsidRPr="00EF1162">
                <w:t xml:space="preserve"> object, or contains a description of the </w:t>
              </w:r>
              <w:r>
                <w:t xml:space="preserve">operational </w:t>
              </w:r>
              <w:r w:rsidRPr="00EF1162">
                <w:t>location.</w:t>
              </w:r>
            </w:ins>
          </w:p>
          <w:p w14:paraId="739DE4A0" w14:textId="77777777" w:rsidR="00F4692C" w:rsidRPr="00EF1162" w:rsidRDefault="00F4692C" w:rsidP="00F4692C">
            <w:pPr>
              <w:pStyle w:val="TableNormal1"/>
              <w:rPr>
                <w:ins w:id="15818" w:author="Charles Gifford" w:date="2017-03-17T21:57:00Z"/>
              </w:rPr>
            </w:pPr>
            <w:ins w:id="15819" w:author="Charles Gifford" w:date="2017-03-17T21:57:00Z">
              <w:r w:rsidRPr="00EF1162">
                <w:t>Mandatory where a</w:t>
              </w:r>
              <w:r>
                <w:t>n operational</w:t>
              </w:r>
              <w:r w:rsidRPr="00EF1162">
                <w:t xml:space="preserve"> location </w:t>
              </w:r>
              <w:r>
                <w:t xml:space="preserve">attribute </w:t>
              </w:r>
              <w:r w:rsidRPr="00EF1162">
                <w:t>is specified.  Defined values are:</w:t>
              </w:r>
            </w:ins>
          </w:p>
          <w:p w14:paraId="0B58C7E3" w14:textId="77777777" w:rsidR="00F4692C" w:rsidRPr="00EF1162" w:rsidRDefault="00F4692C" w:rsidP="00F4692C">
            <w:pPr>
              <w:pStyle w:val="TableNormal1"/>
              <w:rPr>
                <w:ins w:id="15820" w:author="Charles Gifford" w:date="2017-03-17T21:57:00Z"/>
              </w:rPr>
            </w:pPr>
            <w:ins w:id="15821" w:author="Charles Gifford" w:date="2017-03-17T21:57:00Z">
              <w:r>
                <w:t xml:space="preserve">Operational </w:t>
              </w:r>
              <w:r w:rsidRPr="00EF1162">
                <w:t xml:space="preserve">Location – </w:t>
              </w:r>
              <w:r>
                <w:t>Operational l</w:t>
              </w:r>
              <w:r w:rsidRPr="00EF1162">
                <w:t>ocation attribute references a</w:t>
              </w:r>
              <w:r>
                <w:t>n</w:t>
              </w:r>
              <w:r w:rsidRPr="00EF1162">
                <w:t xml:space="preserve"> </w:t>
              </w:r>
              <w:r w:rsidRPr="00EF1162">
                <w:rPr>
                  <w:i/>
                </w:rPr>
                <w:t>operational</w:t>
              </w:r>
              <w:r>
                <w:t xml:space="preserve"> </w:t>
              </w:r>
              <w:r w:rsidRPr="00EF1162">
                <w:rPr>
                  <w:i/>
                </w:rPr>
                <w:t>location</w:t>
              </w:r>
              <w:r w:rsidRPr="00EF1162">
                <w:t>.</w:t>
              </w:r>
            </w:ins>
          </w:p>
          <w:p w14:paraId="177981DF" w14:textId="67F90962" w:rsidR="00F4692C" w:rsidRPr="009042FD" w:rsidRDefault="00F4692C" w:rsidP="00F4692C">
            <w:pPr>
              <w:pStyle w:val="TableNormal1"/>
              <w:keepNext w:val="0"/>
              <w:rPr>
                <w:ins w:id="15822" w:author="Charles Gifford" w:date="2016-01-11T13:01:00Z"/>
                <w:lang w:val="en-US"/>
              </w:rPr>
            </w:pPr>
            <w:ins w:id="15823" w:author="Charles Gifford" w:date="2017-03-17T21:57:00Z">
              <w:r>
                <w:rPr>
                  <w:lang w:val="en-US"/>
                </w:rPr>
                <w:t>Description – Operational l</w:t>
              </w:r>
              <w:r w:rsidRPr="00EF1162">
                <w:rPr>
                  <w:lang w:val="en-US"/>
                </w:rPr>
                <w:t xml:space="preserve">ocation attribute contains a description of the </w:t>
              </w:r>
              <w:r>
                <w:rPr>
                  <w:lang w:val="en-US"/>
                </w:rPr>
                <w:t xml:space="preserve">operational </w:t>
              </w:r>
              <w:r w:rsidRPr="00EF1162">
                <w:rPr>
                  <w:lang w:val="en-US"/>
                </w:rPr>
                <w:t>location, such as a street address.</w:t>
              </w:r>
            </w:ins>
          </w:p>
        </w:tc>
        <w:tc>
          <w:tcPr>
            <w:tcW w:w="1238" w:type="dxa"/>
          </w:tcPr>
          <w:p w14:paraId="2B77FCFD" w14:textId="5B77062F" w:rsidR="00F4692C" w:rsidRPr="009042FD" w:rsidRDefault="00F4692C" w:rsidP="00F4692C">
            <w:pPr>
              <w:pStyle w:val="TableNormal1"/>
              <w:keepNext w:val="0"/>
              <w:rPr>
                <w:ins w:id="15824" w:author="Charles Gifford" w:date="2016-01-11T13:01:00Z"/>
                <w:lang w:val="en-US"/>
              </w:rPr>
            </w:pPr>
            <w:ins w:id="15825" w:author="Charles Gifford" w:date="2017-03-17T21:57:00Z">
              <w:r>
                <w:rPr>
                  <w:lang w:val="en-US"/>
                </w:rPr>
                <w:t>Operational Location</w:t>
              </w:r>
            </w:ins>
          </w:p>
        </w:tc>
        <w:tc>
          <w:tcPr>
            <w:tcW w:w="1350" w:type="dxa"/>
          </w:tcPr>
          <w:p w14:paraId="3531397F" w14:textId="0209E191" w:rsidR="00F4692C" w:rsidRPr="009042FD" w:rsidRDefault="00F4692C" w:rsidP="00F4692C">
            <w:pPr>
              <w:pStyle w:val="TableNormal1"/>
              <w:keepNext w:val="0"/>
              <w:rPr>
                <w:ins w:id="15826" w:author="Charles Gifford" w:date="2016-01-11T13:01:00Z"/>
                <w:lang w:val="en-US"/>
              </w:rPr>
            </w:pPr>
            <w:ins w:id="15827" w:author="Charles Gifford" w:date="2017-03-17T21:57:00Z">
              <w:r>
                <w:rPr>
                  <w:lang w:val="en-US"/>
                </w:rPr>
                <w:t>Description</w:t>
              </w:r>
            </w:ins>
          </w:p>
        </w:tc>
        <w:tc>
          <w:tcPr>
            <w:tcW w:w="1178" w:type="dxa"/>
          </w:tcPr>
          <w:p w14:paraId="3C7790D5" w14:textId="2A2610C5" w:rsidR="00F4692C" w:rsidRPr="009042FD" w:rsidRDefault="00F4692C" w:rsidP="00F4692C">
            <w:pPr>
              <w:pStyle w:val="TableNormal1"/>
              <w:keepNext w:val="0"/>
              <w:rPr>
                <w:ins w:id="15828" w:author="Charles Gifford" w:date="2016-01-11T13:01:00Z"/>
                <w:lang w:val="en-US"/>
              </w:rPr>
            </w:pPr>
            <w:ins w:id="15829" w:author="Charles Gifford" w:date="2017-03-17T21:57:00Z">
              <w:r>
                <w:rPr>
                  <w:lang w:val="en-US"/>
                </w:rPr>
                <w:t>Operational Location</w:t>
              </w:r>
            </w:ins>
          </w:p>
        </w:tc>
        <w:tc>
          <w:tcPr>
            <w:tcW w:w="1131" w:type="dxa"/>
          </w:tcPr>
          <w:p w14:paraId="51FC1119" w14:textId="5DC4D38B" w:rsidR="00F4692C" w:rsidRPr="009042FD" w:rsidRDefault="00F4692C" w:rsidP="00F4692C">
            <w:pPr>
              <w:pStyle w:val="TableNormal1"/>
              <w:keepNext w:val="0"/>
              <w:spacing w:before="40"/>
              <w:rPr>
                <w:ins w:id="15830" w:author="Charles Gifford" w:date="2016-01-11T13:01:00Z"/>
                <w:lang w:val="en-US"/>
              </w:rPr>
            </w:pPr>
            <w:ins w:id="15831" w:author="Charles Gifford" w:date="2017-03-17T21:57:00Z">
              <w:r>
                <w:rPr>
                  <w:lang w:val="en-US"/>
                </w:rPr>
                <w:t>Operational Location</w:t>
              </w:r>
            </w:ins>
          </w:p>
        </w:tc>
      </w:tr>
      <w:tr w:rsidR="000071CE" w:rsidRPr="001C220C" w14:paraId="1C03BD82" w14:textId="77777777" w:rsidTr="00456C77">
        <w:trPr>
          <w:cantSplit/>
          <w:jc w:val="center"/>
        </w:trPr>
        <w:tc>
          <w:tcPr>
            <w:tcW w:w="1269" w:type="dxa"/>
          </w:tcPr>
          <w:p w14:paraId="0C12CDDC" w14:textId="77777777" w:rsidR="000071CE" w:rsidRPr="001C220C" w:rsidRDefault="000071CE" w:rsidP="000071CE">
            <w:pPr>
              <w:pStyle w:val="TableNormal1"/>
              <w:keepNext w:val="0"/>
              <w:rPr>
                <w:lang w:val="en-US"/>
              </w:rPr>
            </w:pPr>
            <w:r w:rsidRPr="001C220C">
              <w:rPr>
                <w:lang w:val="en-US"/>
              </w:rPr>
              <w:t xml:space="preserve">Equipment </w:t>
            </w:r>
            <w:r>
              <w:rPr>
                <w:lang w:val="en-US"/>
              </w:rPr>
              <w:t>u</w:t>
            </w:r>
            <w:r w:rsidRPr="001C220C">
              <w:rPr>
                <w:lang w:val="en-US"/>
              </w:rPr>
              <w:t>se</w:t>
            </w:r>
          </w:p>
        </w:tc>
        <w:tc>
          <w:tcPr>
            <w:tcW w:w="2880" w:type="dxa"/>
          </w:tcPr>
          <w:p w14:paraId="48702A8B" w14:textId="77777777" w:rsidR="000071CE" w:rsidRPr="001C220C" w:rsidRDefault="000071CE" w:rsidP="000071CE">
            <w:pPr>
              <w:pStyle w:val="TableNormal1"/>
              <w:keepNext w:val="0"/>
              <w:rPr>
                <w:lang w:val="en-US"/>
              </w:rPr>
            </w:pPr>
            <w:r w:rsidRPr="001C220C">
              <w:rPr>
                <w:lang w:val="en-US"/>
              </w:rPr>
              <w:t xml:space="preserve">Defines the expected use of the </w:t>
            </w:r>
            <w:r w:rsidRPr="001F1D5D">
              <w:rPr>
                <w:i/>
                <w:lang w:val="en-US"/>
              </w:rPr>
              <w:t>equipment class</w:t>
            </w:r>
            <w:r w:rsidRPr="001C220C">
              <w:rPr>
                <w:lang w:val="en-US"/>
              </w:rPr>
              <w:t xml:space="preserve"> or </w:t>
            </w:r>
            <w:r w:rsidRPr="001F1D5D">
              <w:rPr>
                <w:i/>
                <w:lang w:val="en-US"/>
              </w:rPr>
              <w:t>equipment.</w:t>
            </w:r>
            <w:r>
              <w:rPr>
                <w:lang w:val="en-US"/>
              </w:rPr>
              <w:t xml:space="preserve"> </w:t>
            </w:r>
          </w:p>
        </w:tc>
        <w:tc>
          <w:tcPr>
            <w:tcW w:w="1238" w:type="dxa"/>
          </w:tcPr>
          <w:p w14:paraId="121CE420" w14:textId="77777777" w:rsidR="000071CE" w:rsidRPr="001C220C" w:rsidRDefault="000071CE" w:rsidP="000071CE">
            <w:pPr>
              <w:pStyle w:val="TableNormal1"/>
              <w:keepNext w:val="0"/>
              <w:rPr>
                <w:lang w:val="en-US"/>
              </w:rPr>
            </w:pPr>
            <w:r w:rsidRPr="001C220C">
              <w:rPr>
                <w:lang w:val="en-US"/>
              </w:rPr>
              <w:t>Production</w:t>
            </w:r>
          </w:p>
        </w:tc>
        <w:tc>
          <w:tcPr>
            <w:tcW w:w="1350" w:type="dxa"/>
          </w:tcPr>
          <w:p w14:paraId="796859FE" w14:textId="77777777" w:rsidR="000071CE" w:rsidRPr="001C220C" w:rsidRDefault="000071CE" w:rsidP="000071CE">
            <w:pPr>
              <w:pStyle w:val="TableNormal1"/>
              <w:keepNext w:val="0"/>
              <w:spacing w:before="40"/>
              <w:rPr>
                <w:lang w:val="en-US"/>
              </w:rPr>
            </w:pPr>
            <w:r w:rsidRPr="001C220C">
              <w:rPr>
                <w:lang w:val="en-US"/>
              </w:rPr>
              <w:t>Repair</w:t>
            </w:r>
          </w:p>
        </w:tc>
        <w:tc>
          <w:tcPr>
            <w:tcW w:w="1178" w:type="dxa"/>
          </w:tcPr>
          <w:p w14:paraId="33515238" w14:textId="77777777" w:rsidR="000071CE" w:rsidRPr="001C220C" w:rsidRDefault="000071CE" w:rsidP="000071CE">
            <w:pPr>
              <w:pStyle w:val="TableNormal1"/>
              <w:keepNext w:val="0"/>
              <w:spacing w:before="40"/>
              <w:rPr>
                <w:lang w:val="en-US"/>
              </w:rPr>
            </w:pPr>
            <w:r w:rsidRPr="001C220C">
              <w:rPr>
                <w:lang w:val="en-US"/>
              </w:rPr>
              <w:t>Testing</w:t>
            </w:r>
          </w:p>
        </w:tc>
        <w:tc>
          <w:tcPr>
            <w:tcW w:w="1131" w:type="dxa"/>
          </w:tcPr>
          <w:p w14:paraId="51CC0C61" w14:textId="77777777" w:rsidR="000071CE" w:rsidRPr="001C220C" w:rsidRDefault="000071CE" w:rsidP="000071CE">
            <w:pPr>
              <w:pStyle w:val="TableNormal1"/>
              <w:keepNext w:val="0"/>
              <w:spacing w:before="40"/>
              <w:rPr>
                <w:lang w:val="en-US"/>
              </w:rPr>
            </w:pPr>
            <w:r w:rsidRPr="001C220C">
              <w:rPr>
                <w:lang w:val="en-US"/>
              </w:rPr>
              <w:t>Transport</w:t>
            </w:r>
          </w:p>
        </w:tc>
      </w:tr>
      <w:tr w:rsidR="000071CE" w:rsidRPr="001C220C" w14:paraId="3A4889D3" w14:textId="77777777" w:rsidTr="00456C77">
        <w:trPr>
          <w:cantSplit/>
          <w:jc w:val="center"/>
        </w:trPr>
        <w:tc>
          <w:tcPr>
            <w:tcW w:w="1269" w:type="dxa"/>
          </w:tcPr>
          <w:p w14:paraId="5689D6A7" w14:textId="77777777" w:rsidR="000071CE" w:rsidRPr="001C220C" w:rsidRDefault="000071CE" w:rsidP="000071CE">
            <w:pPr>
              <w:pStyle w:val="TableNormal1"/>
              <w:keepNext w:val="0"/>
              <w:rPr>
                <w:lang w:val="en-US"/>
              </w:rPr>
            </w:pPr>
            <w:r w:rsidRPr="001C220C">
              <w:rPr>
                <w:lang w:val="en-US"/>
              </w:rPr>
              <w:t>Quantity</w:t>
            </w:r>
          </w:p>
        </w:tc>
        <w:tc>
          <w:tcPr>
            <w:tcW w:w="2880" w:type="dxa"/>
          </w:tcPr>
          <w:p w14:paraId="00FCA7E1" w14:textId="77777777" w:rsidR="000071CE" w:rsidRPr="001C220C" w:rsidRDefault="000071CE" w:rsidP="000071CE">
            <w:pPr>
              <w:pStyle w:val="TableNormal1"/>
              <w:keepNext w:val="0"/>
              <w:rPr>
                <w:lang w:val="en-US"/>
              </w:rPr>
            </w:pPr>
            <w:r w:rsidRPr="001C220C">
              <w:rPr>
                <w:lang w:val="en-US"/>
              </w:rPr>
              <w:t>Specifies the amount of equipment resources required for the parent segment, if applicable</w:t>
            </w:r>
            <w:r>
              <w:rPr>
                <w:lang w:val="en-US"/>
              </w:rPr>
              <w:t xml:space="preserve">. </w:t>
            </w:r>
            <w:r w:rsidRPr="001C220C">
              <w:rPr>
                <w:lang w:val="en-US"/>
              </w:rPr>
              <w:t xml:space="preserve">Applies to each member of the </w:t>
            </w:r>
            <w:r w:rsidRPr="001C220C">
              <w:rPr>
                <w:i/>
                <w:lang w:val="en-US"/>
              </w:rPr>
              <w:t xml:space="preserve">equipment </w:t>
            </w:r>
            <w:r w:rsidRPr="001C220C">
              <w:rPr>
                <w:lang w:val="en-US"/>
              </w:rPr>
              <w:t xml:space="preserve">and </w:t>
            </w:r>
            <w:r w:rsidRPr="001C220C">
              <w:rPr>
                <w:i/>
                <w:lang w:val="en-US"/>
              </w:rPr>
              <w:t>equipment class</w:t>
            </w:r>
            <w:r w:rsidRPr="001C220C">
              <w:rPr>
                <w:lang w:val="en-US"/>
              </w:rPr>
              <w:t xml:space="preserve"> sets. </w:t>
            </w:r>
          </w:p>
        </w:tc>
        <w:tc>
          <w:tcPr>
            <w:tcW w:w="1238" w:type="dxa"/>
          </w:tcPr>
          <w:p w14:paraId="77C102BB" w14:textId="77777777" w:rsidR="000071CE" w:rsidRPr="001C220C" w:rsidRDefault="000071CE" w:rsidP="000071CE">
            <w:pPr>
              <w:pStyle w:val="TableNormal1"/>
              <w:keepNext w:val="0"/>
              <w:rPr>
                <w:lang w:val="en-US"/>
              </w:rPr>
            </w:pPr>
            <w:r w:rsidRPr="001C220C">
              <w:rPr>
                <w:lang w:val="en-US"/>
              </w:rPr>
              <w:t>1</w:t>
            </w:r>
          </w:p>
        </w:tc>
        <w:tc>
          <w:tcPr>
            <w:tcW w:w="1350" w:type="dxa"/>
          </w:tcPr>
          <w:p w14:paraId="4292AF47" w14:textId="77777777" w:rsidR="000071CE" w:rsidRPr="001C220C" w:rsidRDefault="000071CE" w:rsidP="000071CE">
            <w:pPr>
              <w:pStyle w:val="TableNormal1"/>
              <w:keepNext w:val="0"/>
              <w:spacing w:before="40"/>
              <w:rPr>
                <w:lang w:val="en-US"/>
              </w:rPr>
            </w:pPr>
            <w:r w:rsidRPr="001C220C">
              <w:rPr>
                <w:lang w:val="en-US"/>
              </w:rPr>
              <w:t>1</w:t>
            </w:r>
          </w:p>
        </w:tc>
        <w:tc>
          <w:tcPr>
            <w:tcW w:w="1178" w:type="dxa"/>
          </w:tcPr>
          <w:p w14:paraId="105B1907" w14:textId="77777777" w:rsidR="000071CE" w:rsidRPr="001C220C" w:rsidRDefault="000071CE" w:rsidP="000071CE">
            <w:pPr>
              <w:pStyle w:val="TableNormal1"/>
              <w:keepNext w:val="0"/>
              <w:spacing w:before="40"/>
              <w:rPr>
                <w:lang w:val="en-US"/>
              </w:rPr>
            </w:pPr>
            <w:r w:rsidRPr="001C220C">
              <w:rPr>
                <w:lang w:val="en-US"/>
              </w:rPr>
              <w:t>1</w:t>
            </w:r>
          </w:p>
        </w:tc>
        <w:tc>
          <w:tcPr>
            <w:tcW w:w="1131" w:type="dxa"/>
          </w:tcPr>
          <w:p w14:paraId="11DBDA0B" w14:textId="77777777" w:rsidR="000071CE" w:rsidRPr="001C220C" w:rsidRDefault="000071CE" w:rsidP="000071CE">
            <w:pPr>
              <w:pStyle w:val="TableNormal1"/>
              <w:keepNext w:val="0"/>
              <w:spacing w:before="40"/>
              <w:rPr>
                <w:lang w:val="en-US"/>
              </w:rPr>
            </w:pPr>
            <w:r w:rsidRPr="001C220C">
              <w:rPr>
                <w:lang w:val="en-US"/>
              </w:rPr>
              <w:t>1</w:t>
            </w:r>
          </w:p>
        </w:tc>
      </w:tr>
      <w:tr w:rsidR="000071CE" w:rsidRPr="001C220C" w14:paraId="1D5B82EB" w14:textId="77777777" w:rsidTr="00456C77">
        <w:trPr>
          <w:cantSplit/>
          <w:jc w:val="center"/>
        </w:trPr>
        <w:tc>
          <w:tcPr>
            <w:tcW w:w="1269" w:type="dxa"/>
          </w:tcPr>
          <w:p w14:paraId="0BDC357A" w14:textId="77777777" w:rsidR="000071CE" w:rsidRPr="001C220C" w:rsidRDefault="000071CE" w:rsidP="000071CE">
            <w:pPr>
              <w:pStyle w:val="TableNormal1"/>
              <w:keepNext w:val="0"/>
              <w:rPr>
                <w:lang w:val="en-US"/>
              </w:rPr>
            </w:pPr>
            <w:r w:rsidRPr="001C220C">
              <w:rPr>
                <w:lang w:val="en-US"/>
              </w:rPr>
              <w:t xml:space="preserve">Quantity </w:t>
            </w:r>
            <w:r>
              <w:rPr>
                <w:lang w:val="en-US"/>
              </w:rPr>
              <w:t>u</w:t>
            </w:r>
            <w:r w:rsidRPr="001C220C">
              <w:rPr>
                <w:lang w:val="en-US"/>
              </w:rPr>
              <w:t xml:space="preserve">nit of </w:t>
            </w:r>
            <w:r>
              <w:rPr>
                <w:lang w:val="en-US"/>
              </w:rPr>
              <w:t>m</w:t>
            </w:r>
            <w:r w:rsidRPr="001C220C">
              <w:rPr>
                <w:lang w:val="en-US"/>
              </w:rPr>
              <w:t>easure</w:t>
            </w:r>
          </w:p>
        </w:tc>
        <w:tc>
          <w:tcPr>
            <w:tcW w:w="2880" w:type="dxa"/>
          </w:tcPr>
          <w:p w14:paraId="19FC4A49" w14:textId="77777777" w:rsidR="000071CE" w:rsidRPr="001C220C" w:rsidRDefault="000071CE" w:rsidP="000071CE">
            <w:pPr>
              <w:pStyle w:val="TableNormal1"/>
              <w:keepNext w:val="0"/>
              <w:rPr>
                <w:lang w:val="en-US"/>
              </w:rPr>
            </w:pPr>
            <w:r w:rsidRPr="001C220C">
              <w:rPr>
                <w:lang w:val="en-US"/>
              </w:rPr>
              <w:t>The unit of measure of the associated quantity, if applicable.</w:t>
            </w:r>
          </w:p>
        </w:tc>
        <w:tc>
          <w:tcPr>
            <w:tcW w:w="1238" w:type="dxa"/>
          </w:tcPr>
          <w:p w14:paraId="7EBA9880" w14:textId="77777777" w:rsidR="000071CE" w:rsidRPr="001C220C" w:rsidRDefault="000071CE" w:rsidP="000071CE">
            <w:pPr>
              <w:pStyle w:val="TableNormal1"/>
              <w:keepNext w:val="0"/>
              <w:rPr>
                <w:lang w:val="en-US"/>
              </w:rPr>
            </w:pPr>
            <w:r w:rsidRPr="001C220C">
              <w:rPr>
                <w:lang w:val="en-US"/>
              </w:rPr>
              <w:t>Units</w:t>
            </w:r>
          </w:p>
        </w:tc>
        <w:tc>
          <w:tcPr>
            <w:tcW w:w="1350" w:type="dxa"/>
          </w:tcPr>
          <w:p w14:paraId="5779595D" w14:textId="77777777" w:rsidR="000071CE" w:rsidRPr="001C220C" w:rsidRDefault="000071CE" w:rsidP="000071CE">
            <w:pPr>
              <w:pStyle w:val="TableNormal1"/>
              <w:keepNext w:val="0"/>
              <w:spacing w:before="40"/>
              <w:rPr>
                <w:lang w:val="en-US"/>
              </w:rPr>
            </w:pPr>
            <w:r w:rsidRPr="001C220C">
              <w:rPr>
                <w:lang w:val="en-US"/>
              </w:rPr>
              <w:t>Machine</w:t>
            </w:r>
          </w:p>
        </w:tc>
        <w:tc>
          <w:tcPr>
            <w:tcW w:w="1178" w:type="dxa"/>
          </w:tcPr>
          <w:p w14:paraId="65663028" w14:textId="77777777" w:rsidR="000071CE" w:rsidRPr="001C220C" w:rsidRDefault="000071CE" w:rsidP="000071CE">
            <w:pPr>
              <w:pStyle w:val="TableNormal1"/>
              <w:keepNext w:val="0"/>
              <w:spacing w:before="40"/>
              <w:rPr>
                <w:lang w:val="en-US"/>
              </w:rPr>
            </w:pPr>
            <w:r w:rsidRPr="001C220C">
              <w:rPr>
                <w:lang w:val="en-US"/>
              </w:rPr>
              <w:t>Tool</w:t>
            </w:r>
          </w:p>
        </w:tc>
        <w:tc>
          <w:tcPr>
            <w:tcW w:w="1131" w:type="dxa"/>
          </w:tcPr>
          <w:p w14:paraId="1C525389" w14:textId="77777777" w:rsidR="000071CE" w:rsidRPr="001C220C" w:rsidRDefault="000071CE" w:rsidP="000071CE">
            <w:pPr>
              <w:pStyle w:val="TableNormal1"/>
              <w:keepNext w:val="0"/>
              <w:spacing w:before="40"/>
              <w:rPr>
                <w:lang w:val="en-US"/>
              </w:rPr>
            </w:pPr>
            <w:r w:rsidRPr="001C220C">
              <w:rPr>
                <w:lang w:val="en-US"/>
              </w:rPr>
              <w:t>Tool</w:t>
            </w:r>
          </w:p>
        </w:tc>
      </w:tr>
      <w:tr w:rsidR="000071CE" w:rsidRPr="001C220C" w14:paraId="2313E9AF" w14:textId="77777777" w:rsidTr="00456C77">
        <w:trPr>
          <w:cantSplit/>
          <w:jc w:val="center"/>
        </w:trPr>
        <w:tc>
          <w:tcPr>
            <w:tcW w:w="1269" w:type="dxa"/>
          </w:tcPr>
          <w:p w14:paraId="5ABA242C" w14:textId="77777777" w:rsidR="000071CE" w:rsidRPr="001C220C" w:rsidRDefault="000071CE" w:rsidP="000071CE">
            <w:pPr>
              <w:pStyle w:val="TableNormal1"/>
              <w:keepNext w:val="0"/>
              <w:rPr>
                <w:lang w:val="en-US"/>
              </w:rPr>
            </w:pPr>
            <w:r w:rsidRPr="001C220C">
              <w:rPr>
                <w:lang w:val="en-US"/>
              </w:rPr>
              <w:t xml:space="preserve">Equipment </w:t>
            </w:r>
            <w:r>
              <w:rPr>
                <w:lang w:val="en-US"/>
              </w:rPr>
              <w:t>l</w:t>
            </w:r>
            <w:r w:rsidRPr="001C220C">
              <w:rPr>
                <w:lang w:val="en-US"/>
              </w:rPr>
              <w:t>evel</w:t>
            </w:r>
          </w:p>
        </w:tc>
        <w:tc>
          <w:tcPr>
            <w:tcW w:w="2880" w:type="dxa"/>
          </w:tcPr>
          <w:p w14:paraId="320A8BAB" w14:textId="77777777" w:rsidR="000071CE" w:rsidRDefault="000071CE" w:rsidP="000071CE">
            <w:pPr>
              <w:pStyle w:val="TableNormal1"/>
              <w:keepNext w:val="0"/>
              <w:rPr>
                <w:lang w:val="en-US"/>
              </w:rPr>
            </w:pPr>
            <w:r w:rsidRPr="001C220C">
              <w:rPr>
                <w:lang w:val="en-US"/>
              </w:rPr>
              <w:t>A definition of the level of the associated element of the</w:t>
            </w:r>
            <w:r>
              <w:rPr>
                <w:lang w:val="en-US"/>
              </w:rPr>
              <w:t xml:space="preserve"> </w:t>
            </w:r>
            <w:r w:rsidRPr="001F1D5D">
              <w:rPr>
                <w:i/>
                <w:lang w:val="en-US"/>
              </w:rPr>
              <w:t>equipment</w:t>
            </w:r>
            <w:r>
              <w:rPr>
                <w:lang w:val="en-US"/>
              </w:rPr>
              <w:t xml:space="preserve"> model. </w:t>
            </w:r>
            <w:ins w:id="15832" w:author="Charles Gifford" w:date="2016-04-11T23:29:00Z">
              <w:r w:rsidRPr="005403B2">
                <w:rPr>
                  <w:lang w:val="en-US"/>
                </w:rPr>
                <w:t xml:space="preserve">Equipment level </w:t>
              </w:r>
              <w:r w:rsidRPr="00412AF1">
                <w:rPr>
                  <w:lang w:val="en-US"/>
                </w:rPr>
                <w:t>attr</w:t>
              </w:r>
              <w:r w:rsidRPr="00C32A6F">
                <w:rPr>
                  <w:lang w:val="en-US"/>
                </w:rPr>
                <w:t>ibute defines the generic level.</w:t>
              </w:r>
            </w:ins>
          </w:p>
          <w:p w14:paraId="599CF73C" w14:textId="77777777" w:rsidR="000071CE" w:rsidRPr="001C220C" w:rsidRDefault="000071CE" w:rsidP="000071CE">
            <w:pPr>
              <w:pStyle w:val="TableNormal1"/>
              <w:keepNext w:val="0"/>
              <w:rPr>
                <w:lang w:val="en-US"/>
              </w:rPr>
            </w:pPr>
            <w:r>
              <w:rPr>
                <w:lang w:val="en-US"/>
              </w:rPr>
              <w:t>EXAMPLE   E</w:t>
            </w:r>
            <w:r w:rsidRPr="001C220C">
              <w:rPr>
                <w:lang w:val="en-US"/>
              </w:rPr>
              <w:t xml:space="preserve">nterprise, </w:t>
            </w:r>
            <w:r>
              <w:rPr>
                <w:lang w:val="en-US"/>
              </w:rPr>
              <w:t>s</w:t>
            </w:r>
            <w:r w:rsidRPr="001C220C">
              <w:rPr>
                <w:lang w:val="en-US"/>
              </w:rPr>
              <w:t xml:space="preserve">ite, </w:t>
            </w:r>
            <w:r>
              <w:rPr>
                <w:lang w:val="en-US"/>
              </w:rPr>
              <w:t>a</w:t>
            </w:r>
            <w:r w:rsidRPr="001C220C">
              <w:rPr>
                <w:lang w:val="en-US"/>
              </w:rPr>
              <w:t xml:space="preserve">rea, </w:t>
            </w:r>
            <w:r>
              <w:rPr>
                <w:lang w:val="en-US"/>
              </w:rPr>
              <w:t>u</w:t>
            </w:r>
            <w:r w:rsidRPr="001C220C">
              <w:rPr>
                <w:lang w:val="en-US"/>
              </w:rPr>
              <w:t xml:space="preserve">nit, </w:t>
            </w:r>
            <w:r>
              <w:rPr>
                <w:lang w:val="en-US"/>
              </w:rPr>
              <w:t>e</w:t>
            </w:r>
            <w:r w:rsidRPr="001C220C">
              <w:rPr>
                <w:lang w:val="en-US"/>
              </w:rPr>
              <w:t xml:space="preserve">quipment module, </w:t>
            </w:r>
            <w:r>
              <w:rPr>
                <w:lang w:val="en-US"/>
              </w:rPr>
              <w:t>c</w:t>
            </w:r>
            <w:r w:rsidRPr="001C220C">
              <w:rPr>
                <w:lang w:val="en-US"/>
              </w:rPr>
              <w:t xml:space="preserve">ontrol </w:t>
            </w:r>
            <w:r>
              <w:rPr>
                <w:lang w:val="en-US"/>
              </w:rPr>
              <w:t>m</w:t>
            </w:r>
            <w:r w:rsidRPr="001C220C">
              <w:rPr>
                <w:lang w:val="en-US"/>
              </w:rPr>
              <w:t>odule</w:t>
            </w:r>
            <w:r>
              <w:rPr>
                <w:lang w:val="en-US"/>
              </w:rPr>
              <w:t>.</w:t>
            </w:r>
          </w:p>
        </w:tc>
        <w:tc>
          <w:tcPr>
            <w:tcW w:w="1238" w:type="dxa"/>
          </w:tcPr>
          <w:p w14:paraId="75C5AA03" w14:textId="77777777" w:rsidR="000071CE" w:rsidRPr="001C220C" w:rsidRDefault="000071CE" w:rsidP="000071CE">
            <w:pPr>
              <w:pStyle w:val="TableNormal1"/>
              <w:keepNext w:val="0"/>
              <w:rPr>
                <w:lang w:val="en-US"/>
              </w:rPr>
            </w:pPr>
            <w:r w:rsidRPr="001C220C">
              <w:rPr>
                <w:lang w:val="en-US"/>
              </w:rPr>
              <w:t>Production Line</w:t>
            </w:r>
          </w:p>
        </w:tc>
        <w:tc>
          <w:tcPr>
            <w:tcW w:w="1350" w:type="dxa"/>
          </w:tcPr>
          <w:p w14:paraId="3B18208A" w14:textId="77777777" w:rsidR="000071CE" w:rsidRPr="001C220C" w:rsidRDefault="000071CE" w:rsidP="000071CE">
            <w:pPr>
              <w:pStyle w:val="TableNormal1"/>
              <w:keepNext w:val="0"/>
              <w:spacing w:before="40"/>
              <w:rPr>
                <w:lang w:val="en-US"/>
              </w:rPr>
            </w:pPr>
            <w:smartTag w:uri="urn:schemas-microsoft-com:office:smarttags" w:element="place">
              <w:smartTag w:uri="urn:schemas-microsoft-com:office:smarttags" w:element="PlaceName">
                <w:r w:rsidRPr="001C220C">
                  <w:rPr>
                    <w:lang w:val="en-US"/>
                  </w:rPr>
                  <w:t>Work</w:t>
                </w:r>
              </w:smartTag>
              <w:r w:rsidRPr="001C220C">
                <w:rPr>
                  <w:lang w:val="en-US"/>
                </w:rPr>
                <w:t xml:space="preserve"> </w:t>
              </w:r>
              <w:smartTag w:uri="urn:schemas-microsoft-com:office:smarttags" w:element="PlaceType">
                <w:r w:rsidRPr="001C220C">
                  <w:rPr>
                    <w:lang w:val="en-US"/>
                  </w:rPr>
                  <w:t>Center</w:t>
                </w:r>
              </w:smartTag>
            </w:smartTag>
          </w:p>
        </w:tc>
        <w:tc>
          <w:tcPr>
            <w:tcW w:w="1178" w:type="dxa"/>
          </w:tcPr>
          <w:p w14:paraId="27A513E5" w14:textId="77777777" w:rsidR="000071CE" w:rsidRPr="001C220C" w:rsidRDefault="000071CE" w:rsidP="000071CE">
            <w:pPr>
              <w:pStyle w:val="TableNormal1"/>
              <w:keepNext w:val="0"/>
              <w:spacing w:before="40"/>
              <w:rPr>
                <w:lang w:val="en-US"/>
              </w:rPr>
            </w:pPr>
            <w:r>
              <w:rPr>
                <w:lang w:val="en-US"/>
              </w:rPr>
              <w:t>(</w:t>
            </w:r>
            <w:r w:rsidRPr="001C220C">
              <w:rPr>
                <w:lang w:val="en-US"/>
              </w:rPr>
              <w:t>not applicable</w:t>
            </w:r>
            <w:r>
              <w:rPr>
                <w:lang w:val="en-US"/>
              </w:rPr>
              <w:t>)</w:t>
            </w:r>
          </w:p>
        </w:tc>
        <w:tc>
          <w:tcPr>
            <w:tcW w:w="1131" w:type="dxa"/>
          </w:tcPr>
          <w:p w14:paraId="02F8EFCB" w14:textId="77777777" w:rsidR="000071CE" w:rsidRPr="001C220C" w:rsidRDefault="000071CE" w:rsidP="000071CE">
            <w:pPr>
              <w:pStyle w:val="TableNormal1"/>
              <w:keepNext w:val="0"/>
              <w:spacing w:before="40"/>
              <w:rPr>
                <w:lang w:val="en-US"/>
              </w:rPr>
            </w:pPr>
            <w:r>
              <w:rPr>
                <w:lang w:val="en-US"/>
              </w:rPr>
              <w:t>(not applicable)</w:t>
            </w:r>
          </w:p>
        </w:tc>
      </w:tr>
    </w:tbl>
    <w:p w14:paraId="27B2CB1E" w14:textId="77777777" w:rsidR="00F4692C" w:rsidRDefault="00F4692C" w:rsidP="00F4692C">
      <w:pPr>
        <w:pStyle w:val="NOTE0"/>
        <w:rPr>
          <w:ins w:id="15833" w:author="Charles Gifford" w:date="2017-03-17T21:58:00Z"/>
          <w:bCs/>
          <w14:scene3d>
            <w14:camera w14:prst="orthographicFront"/>
            <w14:lightRig w14:rig="threePt" w14:dir="t">
              <w14:rot w14:lat="0" w14:lon="0" w14:rev="0"/>
            </w14:lightRig>
          </w14:scene3d>
        </w:rPr>
      </w:pPr>
      <w:bookmarkStart w:id="15834" w:name="_Toc161566461"/>
      <w:bookmarkStart w:id="15835" w:name="_Toc320176974"/>
      <w:ins w:id="15836" w:author="Charles Gifford" w:date="2017-03-17T21:58:00Z">
        <w:r w:rsidRPr="00F4692C">
          <w:rPr>
            <w14:scene3d>
              <w14:camera w14:prst="orthographicFront"/>
              <w14:lightRig w14:rig="threePt" w14:dir="t">
                <w14:rot w14:lat="0" w14:lon="0" w14:rev="0"/>
              </w14:lightRig>
            </w14:scene3d>
          </w:rPr>
          <w:t>NOTE</w:t>
        </w:r>
        <w:r w:rsidRPr="00F4692C">
          <w:rPr>
            <w14:scene3d>
              <w14:camera w14:prst="orthographicFront"/>
              <w14:lightRig w14:rig="threePt" w14:dir="t">
                <w14:rot w14:lat="0" w14:lon="0" w14:rev="0"/>
              </w14:lightRig>
            </w14:scene3d>
          </w:rPr>
          <w:tab/>
          <w:t xml:space="preserve">An </w:t>
        </w:r>
        <w:r w:rsidRPr="00CB090D">
          <w:rPr>
            <w:i/>
            <w14:scene3d>
              <w14:camera w14:prst="orthographicFront"/>
              <w14:lightRig w14:rig="threePt" w14:dir="t">
                <w14:rot w14:lat="0" w14:lon="0" w14:rev="0"/>
              </w14:lightRig>
            </w14:scene3d>
          </w:rPr>
          <w:t>equipment requirement</w:t>
        </w:r>
        <w:r w:rsidRPr="00F4692C">
          <w:rPr>
            <w14:scene3d>
              <w14:camera w14:prst="orthographicFront"/>
              <w14:lightRig w14:rig="threePt" w14:dir="t">
                <w14:rot w14:lat="0" w14:lon="0" w14:rev="0"/>
              </w14:lightRig>
            </w14:scene3d>
          </w:rPr>
          <w:t xml:space="preserve"> may specify both a spatial definition and an operational location where it is necessary to specify the spatial definition of the specified </w:t>
        </w:r>
        <w:r w:rsidRPr="00E67CD6">
          <w:rPr>
            <w:i/>
            <w14:scene3d>
              <w14:camera w14:prst="orthographicFront"/>
              <w14:lightRig w14:rig="threePt" w14:dir="t">
                <w14:rot w14:lat="0" w14:lon="0" w14:rev="0"/>
              </w14:lightRig>
            </w14:scene3d>
          </w:rPr>
          <w:t xml:space="preserve">equipment </w:t>
        </w:r>
        <w:r w:rsidRPr="00F4692C">
          <w:rPr>
            <w14:scene3d>
              <w14:camera w14:prst="orthographicFront"/>
              <w14:lightRig w14:rig="threePt" w14:dir="t">
                <w14:rot w14:lat="0" w14:lon="0" w14:rev="0"/>
              </w14:lightRig>
            </w14:scene3d>
          </w:rPr>
          <w:t>within a given operational location.</w:t>
        </w:r>
      </w:ins>
    </w:p>
    <w:p w14:paraId="547DC018" w14:textId="3180726F" w:rsidR="009E6331" w:rsidRPr="001C220C" w:rsidRDefault="009E6331" w:rsidP="00F4692C">
      <w:pPr>
        <w:pStyle w:val="Heading3"/>
      </w:pPr>
      <w:r w:rsidRPr="001C220C">
        <w:t>Equipment requirement property</w:t>
      </w:r>
      <w:bookmarkEnd w:id="15834"/>
      <w:bookmarkEnd w:id="15835"/>
    </w:p>
    <w:p w14:paraId="773F3FE4" w14:textId="77777777" w:rsidR="005D0E97" w:rsidRDefault="005D0E97" w:rsidP="005D0E97">
      <w:pPr>
        <w:pStyle w:val="PARAGRAPH"/>
        <w:rPr>
          <w:lang w:val="en-US"/>
        </w:rPr>
      </w:pPr>
      <w:r w:rsidRPr="001C220C">
        <w:rPr>
          <w:lang w:val="en-US"/>
        </w:rPr>
        <w:t xml:space="preserve">Specific properties that are required </w:t>
      </w:r>
      <w:r>
        <w:rPr>
          <w:lang w:val="en-US"/>
        </w:rPr>
        <w:t xml:space="preserve">for </w:t>
      </w:r>
      <w:r>
        <w:rPr>
          <w:i/>
          <w:lang w:val="en-US"/>
        </w:rPr>
        <w:t>equipment requirements</w:t>
      </w:r>
      <w:r>
        <w:rPr>
          <w:lang w:val="en-US"/>
        </w:rPr>
        <w:t xml:space="preserve"> </w:t>
      </w:r>
      <w:r w:rsidRPr="001C220C">
        <w:rPr>
          <w:lang w:val="en-US"/>
        </w:rPr>
        <w:t xml:space="preserve">shall be presented </w:t>
      </w:r>
      <w:r>
        <w:rPr>
          <w:lang w:val="en-US"/>
        </w:rPr>
        <w:t xml:space="preserve">as </w:t>
      </w:r>
      <w:r>
        <w:rPr>
          <w:i/>
          <w:lang w:val="en-US"/>
        </w:rPr>
        <w:t xml:space="preserve">equipment requirement </w:t>
      </w:r>
      <w:r w:rsidRPr="000C7AD0">
        <w:rPr>
          <w:i/>
          <w:lang w:val="en-US"/>
        </w:rPr>
        <w:t>properties</w:t>
      </w:r>
      <w:r w:rsidRPr="001C220C">
        <w:rPr>
          <w:lang w:val="en-US"/>
        </w:rPr>
        <w:t>.</w:t>
      </w:r>
      <w:r w:rsidRPr="00AE642B">
        <w:rPr>
          <w:lang w:val="en-US"/>
        </w:rPr>
        <w:t xml:space="preserve"> </w:t>
      </w:r>
    </w:p>
    <w:p w14:paraId="5083129A" w14:textId="77777777" w:rsidR="006D42E6" w:rsidRPr="001C220C" w:rsidRDefault="006D42E6" w:rsidP="006D42E6">
      <w:pPr>
        <w:pStyle w:val="NOTE0"/>
        <w:rPr>
          <w:lang w:val="en-US"/>
        </w:rPr>
      </w:pPr>
      <w:r>
        <w:rPr>
          <w:lang w:val="en-US"/>
        </w:rPr>
        <w:t>EXAMPLE</w:t>
      </w:r>
      <w:r w:rsidRPr="001C220C">
        <w:rPr>
          <w:lang w:val="en-US"/>
        </w:rPr>
        <w:t> </w:t>
      </w:r>
      <w:r w:rsidRPr="001C220C">
        <w:rPr>
          <w:lang w:val="en-US"/>
        </w:rPr>
        <w:t xml:space="preserve">Examples of </w:t>
      </w:r>
      <w:r w:rsidRPr="006D42E6">
        <w:rPr>
          <w:i/>
          <w:lang w:val="en-US"/>
        </w:rPr>
        <w:t>equipment requirement properties</w:t>
      </w:r>
      <w:r w:rsidRPr="001C220C">
        <w:rPr>
          <w:lang w:val="en-US"/>
        </w:rPr>
        <w:t xml:space="preserve"> are material of construction and minimum </w:t>
      </w:r>
      <w:r w:rsidRPr="00DB2242">
        <w:rPr>
          <w:i/>
          <w:lang w:val="en-US"/>
        </w:rPr>
        <w:t>equipment capacity</w:t>
      </w:r>
      <w:r w:rsidRPr="001C220C">
        <w:rPr>
          <w:lang w:val="en-US"/>
        </w:rPr>
        <w:t>.</w:t>
      </w:r>
    </w:p>
    <w:p w14:paraId="4F6D72B0" w14:textId="77777777" w:rsidR="009E6331" w:rsidRPr="001C220C" w:rsidRDefault="000B39AE" w:rsidP="000D7FCB">
      <w:pPr>
        <w:pStyle w:val="PARAGRAPH"/>
        <w:rPr>
          <w:lang w:val="en-US"/>
        </w:rPr>
      </w:pPr>
      <w:r w:rsidRPr="005D0E97">
        <w:rPr>
          <w:i/>
          <w:lang w:val="en-US"/>
        </w:rPr>
        <w:t>Equipment requirement properties</w:t>
      </w:r>
      <w:r>
        <w:rPr>
          <w:lang w:val="en-US"/>
        </w:rPr>
        <w:t xml:space="preserve"> may contain nested </w:t>
      </w:r>
      <w:r w:rsidRPr="005D0E97">
        <w:rPr>
          <w:i/>
          <w:lang w:val="en-US"/>
        </w:rPr>
        <w:t>equipment requirement properties</w:t>
      </w:r>
      <w:r>
        <w:rPr>
          <w:lang w:val="en-US"/>
        </w:rPr>
        <w:t>.</w:t>
      </w:r>
    </w:p>
    <w:bookmarkStart w:id="15837" w:name="_Ref161735686"/>
    <w:bookmarkStart w:id="15838" w:name="_Toc161631658"/>
    <w:bookmarkStart w:id="15839" w:name="_Toc266864185"/>
    <w:bookmarkStart w:id="15840" w:name="_Toc306621073"/>
    <w:bookmarkStart w:id="15841" w:name="_Toc320178469"/>
    <w:p w14:paraId="34D5B47D" w14:textId="2C6744F2" w:rsidR="00D20DC2" w:rsidRDefault="004B2A9D" w:rsidP="00D20DC2">
      <w:pPr>
        <w:pStyle w:val="PARAGRAPH"/>
        <w:rPr>
          <w:ins w:id="15842" w:author="Charles Gifford" w:date="2016-04-21T13:19:00Z"/>
          <w:lang w:val="en-US"/>
        </w:rPr>
      </w:pPr>
      <w:r>
        <w:rPr>
          <w:lang w:val="en-US"/>
        </w:rPr>
        <w:fldChar w:fldCharType="begin"/>
      </w:r>
      <w:r>
        <w:rPr>
          <w:lang w:val="en-US"/>
        </w:rPr>
        <w:instrText xml:space="preserve"> REF _Ref477975814 \h </w:instrText>
      </w:r>
      <w:r>
        <w:rPr>
          <w:lang w:val="en-US"/>
        </w:rPr>
      </w:r>
      <w:r>
        <w:rPr>
          <w:lang w:val="en-US"/>
        </w:rPr>
        <w:fldChar w:fldCharType="separate"/>
      </w:r>
      <w:r>
        <w:t xml:space="preserve">Table </w:t>
      </w:r>
      <w:r>
        <w:rPr>
          <w:noProof/>
        </w:rPr>
        <w:t>179</w:t>
      </w:r>
      <w:r>
        <w:rPr>
          <w:lang w:val="en-US"/>
        </w:rPr>
        <w:fldChar w:fldCharType="end"/>
      </w:r>
      <w:r w:rsidR="007A4A5D">
        <w:rPr>
          <w:lang w:val="en-US"/>
        </w:rPr>
        <w:t xml:space="preserve"> </w:t>
      </w:r>
      <w:r w:rsidR="005D0E97" w:rsidRPr="001C220C">
        <w:rPr>
          <w:lang w:val="en-US"/>
        </w:rPr>
        <w:t xml:space="preserve">defines the </w:t>
      </w:r>
      <w:r w:rsidR="00D20DC2">
        <w:rPr>
          <w:lang w:val="en-US"/>
        </w:rPr>
        <w:t>relationship</w:t>
      </w:r>
      <w:r w:rsidR="00BA06AC">
        <w:rPr>
          <w:lang w:val="en-US"/>
        </w:rPr>
        <w:t xml:space="preserve"> role</w:t>
      </w:r>
      <w:r w:rsidR="005D0E97" w:rsidRPr="001C220C">
        <w:rPr>
          <w:lang w:val="en-US"/>
        </w:rPr>
        <w:t xml:space="preserve">s for </w:t>
      </w:r>
      <w:r w:rsidR="004969F4">
        <w:rPr>
          <w:lang w:val="en-US"/>
        </w:rPr>
        <w:t xml:space="preserve">the </w:t>
      </w:r>
      <w:r w:rsidR="005D0E97" w:rsidRPr="001C220C">
        <w:rPr>
          <w:i/>
          <w:lang w:val="en-US"/>
        </w:rPr>
        <w:t>equipment requirement property</w:t>
      </w:r>
      <w:r w:rsidR="005D0E97">
        <w:rPr>
          <w:lang w:val="en-US"/>
        </w:rPr>
        <w:t xml:space="preserve">. </w:t>
      </w:r>
      <w:ins w:id="15843" w:author="Charles Gifford" w:date="2016-04-21T13:19:00Z">
        <w:r w:rsidR="00D20DC2">
          <w:rPr>
            <w:lang w:val="en-US"/>
          </w:rPr>
          <w:t xml:space="preserve"> </w:t>
        </w:r>
      </w:ins>
      <w:ins w:id="15844" w:author="Charles Gifford" w:date="2017-03-22T19:55:00Z">
        <w:r>
          <w:rPr>
            <w:lang w:val="en-US"/>
          </w:rPr>
          <w:fldChar w:fldCharType="begin"/>
        </w:r>
        <w:r>
          <w:rPr>
            <w:lang w:val="en-US"/>
          </w:rPr>
          <w:instrText xml:space="preserve"> REF _Ref337198836 \h </w:instrText>
        </w:r>
      </w:ins>
      <w:r>
        <w:rPr>
          <w:lang w:val="en-US"/>
        </w:rPr>
      </w:r>
      <w:r>
        <w:rPr>
          <w:lang w:val="en-US"/>
        </w:rPr>
        <w:fldChar w:fldCharType="separate"/>
      </w:r>
      <w:ins w:id="15845" w:author="Charles Gifford" w:date="2017-03-22T19:55:00Z">
        <w:r w:rsidRPr="001C220C">
          <w:rPr>
            <w:lang w:val="en-US"/>
          </w:rPr>
          <w:t xml:space="preserve">Table </w:t>
        </w:r>
        <w:r>
          <w:rPr>
            <w:noProof/>
            <w:lang w:val="en-US"/>
          </w:rPr>
          <w:t>180</w:t>
        </w:r>
        <w:r>
          <w:rPr>
            <w:lang w:val="en-US"/>
          </w:rPr>
          <w:fldChar w:fldCharType="end"/>
        </w:r>
      </w:ins>
      <w:ins w:id="15846" w:author="Charles Gifford" w:date="2016-04-21T13:19:00Z">
        <w:r w:rsidR="00D20DC2" w:rsidRPr="001C220C">
          <w:rPr>
            <w:lang w:val="en-US"/>
          </w:rPr>
          <w:t xml:space="preserve"> defines the attributes for </w:t>
        </w:r>
      </w:ins>
      <w:ins w:id="15847" w:author="Charles Gifford" w:date="2016-10-29T20:27:00Z">
        <w:r w:rsidR="004969F4">
          <w:rPr>
            <w:lang w:val="en-US"/>
          </w:rPr>
          <w:t xml:space="preserve">the </w:t>
        </w:r>
      </w:ins>
      <w:ins w:id="15848" w:author="Charles Gifford" w:date="2016-04-21T13:19:00Z">
        <w:r w:rsidR="00D20DC2" w:rsidRPr="001C220C">
          <w:rPr>
            <w:i/>
            <w:lang w:val="en-US"/>
          </w:rPr>
          <w:t>equipment requirement property</w:t>
        </w:r>
        <w:r w:rsidR="00D20DC2">
          <w:rPr>
            <w:lang w:val="en-US"/>
          </w:rPr>
          <w:t xml:space="preserve">. </w:t>
        </w:r>
      </w:ins>
    </w:p>
    <w:p w14:paraId="0579DE21" w14:textId="4C03F2F0" w:rsidR="00D20DC2" w:rsidRDefault="004B2A9D" w:rsidP="00881CA4">
      <w:pPr>
        <w:pStyle w:val="TABLE-title"/>
        <w:rPr>
          <w:ins w:id="15849" w:author="Charles Gifford" w:date="2017-03-20T12:54:00Z"/>
          <w:lang w:val="en-US"/>
        </w:rPr>
      </w:pPr>
      <w:bookmarkStart w:id="15850" w:name="_Ref477975814"/>
      <w:bookmarkStart w:id="15851" w:name="_Toc478492479"/>
      <w:ins w:id="15852" w:author="Charles Gifford" w:date="2017-03-22T19:54:00Z">
        <w:r>
          <w:t xml:space="preserve">Table </w:t>
        </w:r>
        <w:r>
          <w:fldChar w:fldCharType="begin"/>
        </w:r>
        <w:r>
          <w:instrText xml:space="preserve"> SEQ Table \* ARABIC </w:instrText>
        </w:r>
      </w:ins>
      <w:r>
        <w:fldChar w:fldCharType="separate"/>
      </w:r>
      <w:ins w:id="15853" w:author="Charles Gifford" w:date="2017-03-22T19:54:00Z">
        <w:r>
          <w:rPr>
            <w:noProof/>
          </w:rPr>
          <w:t>179</w:t>
        </w:r>
        <w:r>
          <w:fldChar w:fldCharType="end"/>
        </w:r>
      </w:ins>
      <w:bookmarkEnd w:id="15850"/>
      <w:ins w:id="15854" w:author="Charles Gifford" w:date="2016-04-21T13:19:00Z">
        <w:r w:rsidR="00D20DC2" w:rsidRPr="001C220C">
          <w:rPr>
            <w:noProof/>
            <w:lang w:val="en-US"/>
          </w:rPr>
          <w:t xml:space="preserve"> </w:t>
        </w:r>
        <w:r w:rsidR="00D20DC2">
          <w:rPr>
            <w:lang w:val="en-US"/>
          </w:rPr>
          <w:t>–</w:t>
        </w:r>
        <w:r w:rsidR="00D20DC2" w:rsidRPr="001C220C">
          <w:rPr>
            <w:noProof/>
            <w:lang w:val="en-US"/>
          </w:rPr>
          <w:t xml:space="preserve"> </w:t>
        </w:r>
        <w:r w:rsidR="00D20DC2">
          <w:rPr>
            <w:lang w:val="en-US"/>
          </w:rPr>
          <w:t>E</w:t>
        </w:r>
        <w:r w:rsidR="00D20DC2" w:rsidRPr="001C220C">
          <w:rPr>
            <w:noProof/>
            <w:lang w:val="en-US"/>
          </w:rPr>
          <w:t>quipment requirement property</w:t>
        </w:r>
        <w:r w:rsidR="00D20DC2" w:rsidRPr="00AC2193">
          <w:rPr>
            <w:lang w:val="en-US"/>
          </w:rPr>
          <w:t xml:space="preserve"> </w:t>
        </w:r>
      </w:ins>
      <w:ins w:id="15855" w:author="Charles Gifford" w:date="2016-04-21T13:20:00Z">
        <w:r w:rsidR="00D20DC2">
          <w:rPr>
            <w:lang w:val="en-US"/>
          </w:rPr>
          <w:t>relationship</w:t>
        </w:r>
      </w:ins>
      <w:ins w:id="15856" w:author="Charles Gifford" w:date="2016-04-21T13:19:00Z">
        <w:r w:rsidR="00D20DC2">
          <w:rPr>
            <w:lang w:val="en-US"/>
          </w:rPr>
          <w:t>s</w:t>
        </w:r>
      </w:ins>
      <w:bookmarkEnd w:id="15851"/>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170"/>
        <w:gridCol w:w="3690"/>
      </w:tblGrid>
      <w:tr w:rsidR="00BA06AC" w:rsidRPr="009432BC" w14:paraId="5D298F40" w14:textId="77777777" w:rsidTr="00BA06AC">
        <w:trPr>
          <w:trHeight w:val="197"/>
          <w:tblHeader/>
          <w:ins w:id="15857" w:author="Charles Gifford" w:date="2017-03-20T12:55:00Z"/>
        </w:trPr>
        <w:tc>
          <w:tcPr>
            <w:tcW w:w="2155" w:type="dxa"/>
            <w:shd w:val="clear" w:color="auto" w:fill="auto"/>
          </w:tcPr>
          <w:p w14:paraId="7A1DE334" w14:textId="77777777" w:rsidR="00BA06AC" w:rsidRPr="009432BC" w:rsidRDefault="00BA06AC" w:rsidP="00BA06AC">
            <w:pPr>
              <w:pStyle w:val="TABLE-col-heading"/>
              <w:rPr>
                <w:ins w:id="15858" w:author="Charles Gifford" w:date="2017-03-20T12:55:00Z"/>
              </w:rPr>
            </w:pPr>
            <w:bookmarkStart w:id="15859" w:name="_Hlk477778856"/>
            <w:ins w:id="15860" w:author="Charles Gifford" w:date="2017-03-20T12:55:00Z">
              <w:r w:rsidRPr="009432BC">
                <w:t>Related Object</w:t>
              </w:r>
            </w:ins>
          </w:p>
        </w:tc>
        <w:tc>
          <w:tcPr>
            <w:tcW w:w="2070" w:type="dxa"/>
            <w:shd w:val="clear" w:color="auto" w:fill="auto"/>
          </w:tcPr>
          <w:p w14:paraId="67A22C70" w14:textId="77777777" w:rsidR="00BA06AC" w:rsidRPr="009432BC" w:rsidRDefault="00BA06AC" w:rsidP="00BA06AC">
            <w:pPr>
              <w:pStyle w:val="TABLE-col-heading"/>
              <w:rPr>
                <w:ins w:id="15861" w:author="Charles Gifford" w:date="2017-03-20T12:55:00Z"/>
              </w:rPr>
            </w:pPr>
            <w:ins w:id="15862" w:author="Charles Gifford" w:date="2017-03-20T12:55:00Z">
              <w:r w:rsidRPr="009432BC">
                <w:t>Role</w:t>
              </w:r>
            </w:ins>
          </w:p>
        </w:tc>
        <w:tc>
          <w:tcPr>
            <w:tcW w:w="1170" w:type="dxa"/>
            <w:shd w:val="clear" w:color="auto" w:fill="auto"/>
          </w:tcPr>
          <w:p w14:paraId="538FA9EA" w14:textId="77777777" w:rsidR="00BA06AC" w:rsidRPr="009432BC" w:rsidRDefault="00BA06AC" w:rsidP="00BA06AC">
            <w:pPr>
              <w:pStyle w:val="TABLE-col-heading"/>
              <w:rPr>
                <w:ins w:id="15863" w:author="Charles Gifford" w:date="2017-03-20T12:55:00Z"/>
              </w:rPr>
            </w:pPr>
            <w:ins w:id="15864" w:author="Charles Gifford" w:date="2017-03-20T12:55:00Z">
              <w:r w:rsidRPr="009432BC">
                <w:t>Multiplicity</w:t>
              </w:r>
            </w:ins>
          </w:p>
        </w:tc>
        <w:tc>
          <w:tcPr>
            <w:tcW w:w="3690" w:type="dxa"/>
            <w:shd w:val="clear" w:color="auto" w:fill="auto"/>
          </w:tcPr>
          <w:p w14:paraId="49765F0F" w14:textId="77777777" w:rsidR="00BA06AC" w:rsidRPr="009432BC" w:rsidRDefault="00BA06AC" w:rsidP="00BA06AC">
            <w:pPr>
              <w:pStyle w:val="TABLE-col-heading"/>
              <w:rPr>
                <w:ins w:id="15865" w:author="Charles Gifford" w:date="2017-03-20T12:55:00Z"/>
              </w:rPr>
            </w:pPr>
            <w:ins w:id="15866" w:author="Charles Gifford" w:date="2017-03-20T12:55:00Z">
              <w:r w:rsidRPr="009432BC">
                <w:t>Description</w:t>
              </w:r>
            </w:ins>
          </w:p>
        </w:tc>
      </w:tr>
      <w:tr w:rsidR="00C02C26" w:rsidRPr="009432BC" w14:paraId="7A7283CA" w14:textId="77777777" w:rsidTr="00D23A6F">
        <w:trPr>
          <w:trHeight w:val="332"/>
          <w:ins w:id="15867" w:author="Charles Gifford" w:date="2017-03-20T12:55:00Z"/>
        </w:trPr>
        <w:tc>
          <w:tcPr>
            <w:tcW w:w="2155" w:type="dxa"/>
            <w:shd w:val="clear" w:color="auto" w:fill="auto"/>
          </w:tcPr>
          <w:p w14:paraId="1E696B0F" w14:textId="1D1CE1F4" w:rsidR="00C02C26" w:rsidRPr="009432BC" w:rsidRDefault="00C02C26" w:rsidP="00C02C26">
            <w:pPr>
              <w:pStyle w:val="TABLE-cell"/>
              <w:rPr>
                <w:ins w:id="15868" w:author="Charles Gifford" w:date="2017-03-20T12:55:00Z"/>
              </w:rPr>
            </w:pPr>
            <w:ins w:id="15869" w:author="Charles Gifford" w:date="2017-03-20T12:55:00Z">
              <w:r w:rsidRPr="00AB0960">
                <w:rPr>
                  <w:szCs w:val="20"/>
                  <w:lang w:val="en-US"/>
                </w:rPr>
                <w:t>Equipment requirement</w:t>
              </w:r>
            </w:ins>
          </w:p>
        </w:tc>
        <w:tc>
          <w:tcPr>
            <w:tcW w:w="2070" w:type="dxa"/>
            <w:shd w:val="clear" w:color="auto" w:fill="auto"/>
          </w:tcPr>
          <w:p w14:paraId="4D3CEC00" w14:textId="77046C6A" w:rsidR="00C02C26" w:rsidRPr="009432BC" w:rsidRDefault="00C02C26" w:rsidP="00C02C26">
            <w:pPr>
              <w:pStyle w:val="TABLE-cell"/>
              <w:rPr>
                <w:ins w:id="15870" w:author="Charles Gifford" w:date="2017-03-20T12:55:00Z"/>
              </w:rPr>
            </w:pPr>
            <w:ins w:id="15871" w:author="Charles Gifford" w:date="2017-03-20T12:55:00Z">
              <w:r>
                <w:rPr>
                  <w:szCs w:val="20"/>
                  <w:lang w:val="en-US"/>
                </w:rPr>
                <w:t>NA</w:t>
              </w:r>
            </w:ins>
          </w:p>
        </w:tc>
        <w:tc>
          <w:tcPr>
            <w:tcW w:w="1170" w:type="dxa"/>
            <w:shd w:val="clear" w:color="auto" w:fill="auto"/>
          </w:tcPr>
          <w:p w14:paraId="353695C4" w14:textId="55FA277D" w:rsidR="00C02C26" w:rsidRPr="009432BC" w:rsidRDefault="00C02C26" w:rsidP="00C02C26">
            <w:pPr>
              <w:pStyle w:val="TABLE-cell"/>
              <w:rPr>
                <w:ins w:id="15872" w:author="Charles Gifford" w:date="2017-03-20T12:55:00Z"/>
              </w:rPr>
            </w:pPr>
            <w:ins w:id="15873" w:author="Charles Gifford" w:date="2017-03-20T12:55:00Z">
              <w:r w:rsidRPr="00AB0960">
                <w:rPr>
                  <w:szCs w:val="20"/>
                  <w:lang w:val="en-US"/>
                </w:rPr>
                <w:t>1</w:t>
              </w:r>
            </w:ins>
          </w:p>
        </w:tc>
        <w:tc>
          <w:tcPr>
            <w:tcW w:w="3690" w:type="dxa"/>
          </w:tcPr>
          <w:p w14:paraId="0A1C4AE9" w14:textId="524CB09D" w:rsidR="00C02C26" w:rsidRPr="009432BC" w:rsidRDefault="00C02C26" w:rsidP="00C02C26">
            <w:pPr>
              <w:pStyle w:val="TABLE-cell"/>
              <w:rPr>
                <w:ins w:id="15874" w:author="Charles Gifford" w:date="2017-03-20T12:55:00Z"/>
              </w:rPr>
            </w:pPr>
            <w:ins w:id="15875" w:author="Charles Gifford" w:date="2017-03-20T13:06:00Z">
              <w:r>
                <w:rPr>
                  <w:szCs w:val="20"/>
                  <w:lang w:val="en-US"/>
                </w:rPr>
                <w:t>The</w:t>
              </w:r>
              <w:r>
                <w:t xml:space="preserve"> values for this </w:t>
              </w:r>
            </w:ins>
            <w:ins w:id="15876" w:author="Charles Gifford" w:date="2017-03-20T13:14:00Z">
              <w:r w:rsidR="00481547" w:rsidRPr="00D23A6F">
                <w:rPr>
                  <w:i/>
                </w:rPr>
                <w:t xml:space="preserve">equipment </w:t>
              </w:r>
            </w:ins>
            <w:ins w:id="15877" w:author="Charles Gifford" w:date="2017-03-20T13:06:00Z">
              <w:r w:rsidRPr="00514F8D">
                <w:rPr>
                  <w:i/>
                  <w:szCs w:val="20"/>
                  <w:lang w:val="en-US"/>
                </w:rPr>
                <w:t>requirement property</w:t>
              </w:r>
              <w:r>
                <w:rPr>
                  <w:szCs w:val="20"/>
                  <w:lang w:val="en-US"/>
                </w:rPr>
                <w:t xml:space="preserve"> in part are for </w:t>
              </w:r>
              <w:r w:rsidRPr="00C944A9">
                <w:rPr>
                  <w:szCs w:val="20"/>
                  <w:lang w:val="en-US"/>
                </w:rPr>
                <w:t xml:space="preserve">the </w:t>
              </w:r>
            </w:ins>
            <w:ins w:id="15878" w:author="Charles Gifford" w:date="2017-03-20T13:14:00Z">
              <w:r w:rsidR="00481547" w:rsidRPr="00160C96">
                <w:rPr>
                  <w:i/>
                </w:rPr>
                <w:t>equipment</w:t>
              </w:r>
            </w:ins>
            <w:ins w:id="15879" w:author="Charles Gifford" w:date="2017-03-20T13:06:00Z">
              <w:r w:rsidRPr="00F11ACE">
                <w:rPr>
                  <w:i/>
                  <w:lang w:val="en-US"/>
                </w:rPr>
                <w:t xml:space="preserve"> requirement.</w:t>
              </w:r>
              <w:r>
                <w:rPr>
                  <w:lang w:val="en-US"/>
                </w:rPr>
                <w:t xml:space="preserve"> </w:t>
              </w:r>
            </w:ins>
          </w:p>
        </w:tc>
      </w:tr>
      <w:tr w:rsidR="00C02C26" w:rsidRPr="009432BC" w14:paraId="22647453" w14:textId="77777777" w:rsidTr="00BA06AC">
        <w:trPr>
          <w:trHeight w:val="332"/>
          <w:ins w:id="15880" w:author="Charles Gifford" w:date="2017-03-20T12:55:00Z"/>
        </w:trPr>
        <w:tc>
          <w:tcPr>
            <w:tcW w:w="2155" w:type="dxa"/>
            <w:shd w:val="clear" w:color="auto" w:fill="auto"/>
          </w:tcPr>
          <w:p w14:paraId="1636D099" w14:textId="162BFA44" w:rsidR="00C02C26" w:rsidRDefault="00C02C26" w:rsidP="00C02C26">
            <w:pPr>
              <w:pStyle w:val="TABLE-cell"/>
              <w:rPr>
                <w:ins w:id="15881" w:author="Charles Gifford" w:date="2017-03-20T12:55:00Z"/>
                <w:szCs w:val="20"/>
                <w:lang w:val="en-US"/>
              </w:rPr>
            </w:pPr>
            <w:ins w:id="15882" w:author="Charles Gifford" w:date="2017-03-20T13:07:00Z">
              <w:r w:rsidRPr="00C02C26">
                <w:rPr>
                  <w:szCs w:val="20"/>
                  <w:lang w:val="en-US"/>
                </w:rPr>
                <w:t xml:space="preserve">Equipment </w:t>
              </w:r>
              <w:r w:rsidRPr="00AB0960">
                <w:rPr>
                  <w:szCs w:val="20"/>
                  <w:lang w:val="en-US"/>
                </w:rPr>
                <w:t>requirement property</w:t>
              </w:r>
            </w:ins>
          </w:p>
        </w:tc>
        <w:tc>
          <w:tcPr>
            <w:tcW w:w="2070" w:type="dxa"/>
            <w:shd w:val="clear" w:color="auto" w:fill="auto"/>
          </w:tcPr>
          <w:p w14:paraId="4FED4CEE" w14:textId="3CC677C8" w:rsidR="00C02C26" w:rsidRDefault="00C02C26" w:rsidP="00C02C26">
            <w:pPr>
              <w:pStyle w:val="TABLE-cell"/>
              <w:rPr>
                <w:ins w:id="15883" w:author="Charles Gifford" w:date="2017-03-20T12:55:00Z"/>
                <w:szCs w:val="20"/>
                <w:lang w:val="en-US"/>
              </w:rPr>
            </w:pPr>
            <w:ins w:id="15884" w:author="Charles Gifford" w:date="2017-03-20T13:07:00Z">
              <w:r w:rsidRPr="00C02C26">
                <w:rPr>
                  <w:szCs w:val="20"/>
                  <w:lang w:val="en-US"/>
                </w:rPr>
                <w:t xml:space="preserve">Equipment </w:t>
              </w:r>
              <w:r w:rsidRPr="00AB0960">
                <w:rPr>
                  <w:szCs w:val="20"/>
                  <w:lang w:val="en-US"/>
                </w:rPr>
                <w:t>requirement property</w:t>
              </w:r>
            </w:ins>
            <w:ins w:id="15885" w:author="Charles Gifford" w:date="2017-03-26T20:26:00Z">
              <w:r w:rsidR="0067684A">
                <w:rPr>
                  <w:szCs w:val="20"/>
                  <w:lang w:val="en-US"/>
                </w:rPr>
                <w:t xml:space="preserve"> child</w:t>
              </w:r>
            </w:ins>
          </w:p>
        </w:tc>
        <w:tc>
          <w:tcPr>
            <w:tcW w:w="1170" w:type="dxa"/>
            <w:shd w:val="clear" w:color="auto" w:fill="auto"/>
          </w:tcPr>
          <w:p w14:paraId="5DAD2E03" w14:textId="0D5F0981" w:rsidR="00C02C26" w:rsidRDefault="00C02C26" w:rsidP="00C02C26">
            <w:pPr>
              <w:pStyle w:val="TABLE-cell"/>
              <w:rPr>
                <w:ins w:id="15886" w:author="Charles Gifford" w:date="2017-03-20T12:55:00Z"/>
                <w:szCs w:val="20"/>
                <w:lang w:val="en-US"/>
              </w:rPr>
            </w:pPr>
            <w:ins w:id="15887" w:author="Charles Gifford" w:date="2017-03-20T13:07:00Z">
              <w:r>
                <w:rPr>
                  <w:szCs w:val="20"/>
                  <w:lang w:val="en-US"/>
                </w:rPr>
                <w:t>0</w:t>
              </w:r>
              <w:r w:rsidRPr="00AB0960">
                <w:rPr>
                  <w:szCs w:val="20"/>
                  <w:lang w:val="en-US"/>
                </w:rPr>
                <w:t>..*</w:t>
              </w:r>
            </w:ins>
          </w:p>
        </w:tc>
        <w:tc>
          <w:tcPr>
            <w:tcW w:w="3690" w:type="dxa"/>
            <w:shd w:val="clear" w:color="auto" w:fill="auto"/>
          </w:tcPr>
          <w:p w14:paraId="57CB03FA" w14:textId="02AE1D37" w:rsidR="00C02C26" w:rsidRPr="00BE0F67" w:rsidRDefault="00C02C26" w:rsidP="00C02C26">
            <w:pPr>
              <w:pStyle w:val="TABLE-cell"/>
              <w:rPr>
                <w:ins w:id="15888" w:author="Charles Gifford" w:date="2017-03-20T12:55:00Z"/>
                <w:lang w:val="en-US"/>
              </w:rPr>
            </w:pPr>
            <w:ins w:id="15889" w:author="Charles Gifford" w:date="2017-03-20T13:06:00Z">
              <w:r>
                <w:rPr>
                  <w:lang w:val="en-US"/>
                </w:rPr>
                <w:t xml:space="preserve">The values in the child </w:t>
              </w:r>
            </w:ins>
            <w:ins w:id="15890" w:author="Charles Gifford" w:date="2017-03-20T13:14:00Z">
              <w:r w:rsidR="00481547" w:rsidRPr="00160C96">
                <w:rPr>
                  <w:i/>
                </w:rPr>
                <w:t>equipment</w:t>
              </w:r>
            </w:ins>
            <w:ins w:id="15891" w:author="Charles Gifford" w:date="2017-03-20T13:06:00Z">
              <w:r>
                <w:rPr>
                  <w:i/>
                  <w:lang w:val="en-US"/>
                </w:rPr>
                <w:t xml:space="preserve"> requirement </w:t>
              </w:r>
              <w:r w:rsidRPr="00465559">
                <w:rPr>
                  <w:i/>
                  <w:lang w:val="en-US"/>
                </w:rPr>
                <w:t>property</w:t>
              </w:r>
              <w:r>
                <w:rPr>
                  <w:lang w:val="en-US"/>
                </w:rPr>
                <w:t xml:space="preserve"> for</w:t>
              </w:r>
              <w:r w:rsidRPr="00786491">
                <w:rPr>
                  <w:lang w:val="en-US"/>
                </w:rPr>
                <w:t xml:space="preserve"> </w:t>
              </w:r>
              <w:r>
                <w:rPr>
                  <w:lang w:val="en-US"/>
                </w:rPr>
                <w:t>this</w:t>
              </w:r>
              <w:r w:rsidRPr="00AB0960">
                <w:rPr>
                  <w:lang w:val="en-US"/>
                </w:rPr>
                <w:t xml:space="preserve"> </w:t>
              </w:r>
            </w:ins>
            <w:ins w:id="15892" w:author="Charles Gifford" w:date="2017-03-20T13:15:00Z">
              <w:r w:rsidR="00481547" w:rsidRPr="00160C96">
                <w:rPr>
                  <w:i/>
                </w:rPr>
                <w:t>equipment</w:t>
              </w:r>
              <w:r w:rsidR="00481547" w:rsidRPr="00AB0960">
                <w:rPr>
                  <w:i/>
                  <w:lang w:val="en-US"/>
                </w:rPr>
                <w:t xml:space="preserve"> </w:t>
              </w:r>
            </w:ins>
            <w:ins w:id="15893" w:author="Charles Gifford" w:date="2017-03-20T13:06:00Z">
              <w:r w:rsidRPr="00AB0960">
                <w:rPr>
                  <w:i/>
                  <w:lang w:val="en-US"/>
                </w:rPr>
                <w:t>requirement</w:t>
              </w:r>
              <w:r w:rsidRPr="00AB0960">
                <w:rPr>
                  <w:lang w:val="en-US"/>
                </w:rPr>
                <w:t>.</w:t>
              </w:r>
            </w:ins>
          </w:p>
        </w:tc>
      </w:tr>
      <w:tr w:rsidR="00BA06AC" w:rsidRPr="009432BC" w14:paraId="1D42AC06" w14:textId="77777777" w:rsidTr="00BA06AC">
        <w:trPr>
          <w:trHeight w:val="332"/>
          <w:ins w:id="15894" w:author="Charles Gifford" w:date="2017-03-20T12:55:00Z"/>
        </w:trPr>
        <w:tc>
          <w:tcPr>
            <w:tcW w:w="2155" w:type="dxa"/>
            <w:shd w:val="clear" w:color="auto" w:fill="auto"/>
          </w:tcPr>
          <w:p w14:paraId="02CF5A37" w14:textId="03E00810" w:rsidR="00BA06AC" w:rsidRPr="00AB0960" w:rsidRDefault="00BA06AC" w:rsidP="00BA06AC">
            <w:pPr>
              <w:pStyle w:val="TABLE-cell"/>
              <w:rPr>
                <w:ins w:id="15895" w:author="Charles Gifford" w:date="2017-03-20T12:55:00Z"/>
                <w:szCs w:val="20"/>
                <w:lang w:val="en-US"/>
              </w:rPr>
            </w:pPr>
            <w:ins w:id="15896" w:author="Charles Gifford" w:date="2017-03-20T12:57:00Z">
              <w:r w:rsidRPr="00BA06AC">
                <w:t xml:space="preserve">Equipment </w:t>
              </w:r>
            </w:ins>
            <w:ins w:id="15897" w:author="Charles Gifford" w:date="2017-03-20T12:55:00Z">
              <w:r w:rsidRPr="00BA207E">
                <w:t>class</w:t>
              </w:r>
              <w:r>
                <w:t xml:space="preserve"> property</w:t>
              </w:r>
            </w:ins>
          </w:p>
        </w:tc>
        <w:tc>
          <w:tcPr>
            <w:tcW w:w="2070" w:type="dxa"/>
            <w:shd w:val="clear" w:color="auto" w:fill="auto"/>
          </w:tcPr>
          <w:p w14:paraId="67C49D16" w14:textId="1A78EFC6" w:rsidR="00BA06AC" w:rsidRPr="00AB0960" w:rsidRDefault="00BA06AC" w:rsidP="00BA06AC">
            <w:pPr>
              <w:pStyle w:val="TABLE-cell"/>
              <w:rPr>
                <w:ins w:id="15898" w:author="Charles Gifford" w:date="2017-03-20T12:55:00Z"/>
                <w:szCs w:val="20"/>
                <w:lang w:val="en-US"/>
              </w:rPr>
            </w:pPr>
            <w:ins w:id="15899" w:author="Charles Gifford" w:date="2017-03-20T12:57:00Z">
              <w:r w:rsidRPr="00BA06AC">
                <w:t xml:space="preserve">Equipment </w:t>
              </w:r>
            </w:ins>
            <w:ins w:id="15900" w:author="Charles Gifford" w:date="2017-03-20T12:55:00Z">
              <w:r w:rsidRPr="00BA207E">
                <w:t>class</w:t>
              </w:r>
              <w:r>
                <w:t xml:space="preserve"> property</w:t>
              </w:r>
            </w:ins>
          </w:p>
        </w:tc>
        <w:tc>
          <w:tcPr>
            <w:tcW w:w="1170" w:type="dxa"/>
          </w:tcPr>
          <w:p w14:paraId="7CCB3C2B" w14:textId="77777777" w:rsidR="00BA06AC" w:rsidRDefault="00BA06AC" w:rsidP="00BA06AC">
            <w:pPr>
              <w:pStyle w:val="TABLE-cell"/>
              <w:rPr>
                <w:ins w:id="15901" w:author="Charles Gifford" w:date="2017-03-20T12:55:00Z"/>
                <w:szCs w:val="20"/>
                <w:lang w:val="en-US"/>
              </w:rPr>
            </w:pPr>
            <w:ins w:id="15902" w:author="Charles Gifford" w:date="2017-03-20T12:55:00Z">
              <w:r w:rsidRPr="0030452A">
                <w:t>0..*</w:t>
              </w:r>
            </w:ins>
          </w:p>
        </w:tc>
        <w:tc>
          <w:tcPr>
            <w:tcW w:w="3690" w:type="dxa"/>
          </w:tcPr>
          <w:p w14:paraId="1BD03309" w14:textId="7BE229B4" w:rsidR="00BA06AC" w:rsidRDefault="00BA06AC" w:rsidP="00BA06AC">
            <w:pPr>
              <w:pStyle w:val="TABLE-cell"/>
              <w:rPr>
                <w:ins w:id="15903" w:author="Charles Gifford" w:date="2017-03-20T12:55:00Z"/>
                <w:lang w:val="en-US"/>
              </w:rPr>
            </w:pPr>
            <w:ins w:id="15904" w:author="Charles Gifford" w:date="2017-03-20T12:55:00Z">
              <w:r>
                <w:t>A cross-model dependency to</w:t>
              </w:r>
              <w:r w:rsidRPr="00FD719C">
                <w:t xml:space="preserve"> element in the </w:t>
              </w:r>
            </w:ins>
            <w:ins w:id="15905" w:author="Charles Gifford" w:date="2017-03-20T12:57:00Z">
              <w:r>
                <w:t>e</w:t>
              </w:r>
              <w:r w:rsidRPr="00BA06AC">
                <w:t xml:space="preserve">quipment </w:t>
              </w:r>
            </w:ins>
            <w:ins w:id="15906" w:author="Charles Gifford" w:date="2017-03-20T12:55:00Z">
              <w:r w:rsidRPr="00FD719C">
                <w:t>model</w:t>
              </w:r>
              <w:r>
                <w:t xml:space="preserve"> as explained in clause 4.6.4</w:t>
              </w:r>
              <w:r w:rsidRPr="00FD719C">
                <w:t>.</w:t>
              </w:r>
            </w:ins>
          </w:p>
        </w:tc>
      </w:tr>
      <w:tr w:rsidR="00BA06AC" w:rsidRPr="009432BC" w14:paraId="64BDAE84" w14:textId="77777777" w:rsidTr="00BA06AC">
        <w:trPr>
          <w:trHeight w:val="332"/>
          <w:ins w:id="15907" w:author="Charles Gifford" w:date="2017-03-20T12:55:00Z"/>
        </w:trPr>
        <w:tc>
          <w:tcPr>
            <w:tcW w:w="2155" w:type="dxa"/>
            <w:shd w:val="clear" w:color="auto" w:fill="auto"/>
          </w:tcPr>
          <w:p w14:paraId="21CE2E29" w14:textId="1C6CF706" w:rsidR="00BA06AC" w:rsidRPr="00AB0960" w:rsidRDefault="00BA06AC" w:rsidP="00BA06AC">
            <w:pPr>
              <w:pStyle w:val="TABLE-cell"/>
              <w:rPr>
                <w:ins w:id="15908" w:author="Charles Gifford" w:date="2017-03-20T12:55:00Z"/>
                <w:szCs w:val="20"/>
                <w:lang w:val="en-US"/>
              </w:rPr>
            </w:pPr>
            <w:ins w:id="15909" w:author="Charles Gifford" w:date="2017-03-20T12:57:00Z">
              <w:r w:rsidRPr="00BA06AC">
                <w:t xml:space="preserve">Equipment </w:t>
              </w:r>
            </w:ins>
            <w:ins w:id="15910" w:author="Charles Gifford" w:date="2017-03-20T12:55:00Z">
              <w:r>
                <w:t>property</w:t>
              </w:r>
            </w:ins>
          </w:p>
        </w:tc>
        <w:tc>
          <w:tcPr>
            <w:tcW w:w="2070" w:type="dxa"/>
            <w:shd w:val="clear" w:color="auto" w:fill="auto"/>
          </w:tcPr>
          <w:p w14:paraId="7DCD9569" w14:textId="546C279C" w:rsidR="00BA06AC" w:rsidRPr="00AB0960" w:rsidRDefault="00BA06AC" w:rsidP="00BA06AC">
            <w:pPr>
              <w:pStyle w:val="TABLE-cell"/>
              <w:rPr>
                <w:ins w:id="15911" w:author="Charles Gifford" w:date="2017-03-20T12:55:00Z"/>
                <w:szCs w:val="20"/>
                <w:lang w:val="en-US"/>
              </w:rPr>
            </w:pPr>
            <w:ins w:id="15912" w:author="Charles Gifford" w:date="2017-03-20T12:57:00Z">
              <w:r w:rsidRPr="00BA06AC">
                <w:t xml:space="preserve">Equipment </w:t>
              </w:r>
            </w:ins>
            <w:ins w:id="15913" w:author="Charles Gifford" w:date="2017-03-20T12:55:00Z">
              <w:r>
                <w:t>property</w:t>
              </w:r>
            </w:ins>
          </w:p>
        </w:tc>
        <w:tc>
          <w:tcPr>
            <w:tcW w:w="1170" w:type="dxa"/>
          </w:tcPr>
          <w:p w14:paraId="52E9D807" w14:textId="77777777" w:rsidR="00BA06AC" w:rsidRDefault="00BA06AC" w:rsidP="00BA06AC">
            <w:pPr>
              <w:pStyle w:val="TABLE-cell"/>
              <w:rPr>
                <w:ins w:id="15914" w:author="Charles Gifford" w:date="2017-03-20T12:55:00Z"/>
                <w:szCs w:val="20"/>
                <w:lang w:val="en-US"/>
              </w:rPr>
            </w:pPr>
            <w:ins w:id="15915" w:author="Charles Gifford" w:date="2017-03-20T12:55:00Z">
              <w:r w:rsidRPr="0030452A">
                <w:t>0..*</w:t>
              </w:r>
            </w:ins>
          </w:p>
        </w:tc>
        <w:tc>
          <w:tcPr>
            <w:tcW w:w="3690" w:type="dxa"/>
            <w:shd w:val="clear" w:color="auto" w:fill="auto"/>
          </w:tcPr>
          <w:p w14:paraId="70115A2F" w14:textId="3D927C3B" w:rsidR="00BA06AC" w:rsidRDefault="00BA06AC" w:rsidP="00BA06AC">
            <w:pPr>
              <w:pStyle w:val="TABLE-cell"/>
              <w:rPr>
                <w:ins w:id="15916" w:author="Charles Gifford" w:date="2017-03-20T12:55:00Z"/>
                <w:lang w:val="en-US"/>
              </w:rPr>
            </w:pPr>
            <w:ins w:id="15917" w:author="Charles Gifford" w:date="2017-03-20T12:55:00Z">
              <w:r>
                <w:t>A cross-model dependency</w:t>
              </w:r>
              <w:r w:rsidRPr="002C3CDB">
                <w:t xml:space="preserve"> to element in the </w:t>
              </w:r>
            </w:ins>
            <w:ins w:id="15918" w:author="Charles Gifford" w:date="2017-03-20T12:57:00Z">
              <w:r>
                <w:t>e</w:t>
              </w:r>
              <w:r w:rsidRPr="00BA06AC">
                <w:t>quipment</w:t>
              </w:r>
            </w:ins>
            <w:ins w:id="15919" w:author="Charles Gifford" w:date="2017-03-20T12:55:00Z">
              <w:r w:rsidRPr="002C3CDB">
                <w:t xml:space="preserve"> model as explained in clause 4.6.4.</w:t>
              </w:r>
            </w:ins>
          </w:p>
        </w:tc>
      </w:tr>
    </w:tbl>
    <w:p w14:paraId="6957823D" w14:textId="26F45ADE" w:rsidR="009E6331" w:rsidRPr="001C220C" w:rsidRDefault="009E6331" w:rsidP="000D7FCB">
      <w:pPr>
        <w:pStyle w:val="TABLE-title"/>
        <w:rPr>
          <w:noProof/>
          <w:lang w:val="en-US"/>
        </w:rPr>
      </w:pPr>
      <w:bookmarkStart w:id="15920" w:name="_Ref337198836"/>
      <w:bookmarkStart w:id="15921" w:name="_Toc478492480"/>
      <w:bookmarkEnd w:id="15859"/>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4B2A9D">
        <w:rPr>
          <w:noProof/>
          <w:lang w:val="en-US"/>
        </w:rPr>
        <w:t>180</w:t>
      </w:r>
      <w:r w:rsidR="00FD29D6">
        <w:rPr>
          <w:lang w:val="en-US"/>
        </w:rPr>
        <w:fldChar w:fldCharType="end"/>
      </w:r>
      <w:bookmarkEnd w:id="15837"/>
      <w:bookmarkEnd w:id="15920"/>
      <w:r w:rsidRPr="001C220C">
        <w:rPr>
          <w:noProof/>
          <w:lang w:val="en-US"/>
        </w:rPr>
        <w:t xml:space="preserve"> </w:t>
      </w:r>
      <w:r w:rsidR="000D7FCB">
        <w:rPr>
          <w:lang w:val="en-US"/>
        </w:rPr>
        <w:t>–</w:t>
      </w:r>
      <w:r w:rsidRPr="001C220C">
        <w:rPr>
          <w:noProof/>
          <w:lang w:val="en-US"/>
        </w:rPr>
        <w:t xml:space="preserve"> </w:t>
      </w:r>
      <w:r w:rsidR="00D02368">
        <w:rPr>
          <w:lang w:val="en-US"/>
        </w:rPr>
        <w:t>E</w:t>
      </w:r>
      <w:r w:rsidRPr="001C220C">
        <w:rPr>
          <w:noProof/>
          <w:lang w:val="en-US"/>
        </w:rPr>
        <w:t>quipment requirement property</w:t>
      </w:r>
      <w:bookmarkEnd w:id="15838"/>
      <w:bookmarkEnd w:id="15839"/>
      <w:bookmarkEnd w:id="15840"/>
      <w:bookmarkEnd w:id="15841"/>
      <w:r w:rsidR="00D02368" w:rsidRPr="00AC2193">
        <w:rPr>
          <w:lang w:val="en-US"/>
        </w:rPr>
        <w:t xml:space="preserve"> </w:t>
      </w:r>
      <w:r w:rsidR="00D02368">
        <w:rPr>
          <w:lang w:val="en-US"/>
        </w:rPr>
        <w:t>attributes</w:t>
      </w:r>
      <w:bookmarkEnd w:id="15921"/>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9E6331" w:rsidRPr="001C220C" w14:paraId="020A6EBE" w14:textId="77777777">
        <w:trPr>
          <w:tblHeader/>
          <w:jc w:val="center"/>
        </w:trPr>
        <w:tc>
          <w:tcPr>
            <w:tcW w:w="1269" w:type="dxa"/>
          </w:tcPr>
          <w:p w14:paraId="5D2C4E8D" w14:textId="77777777" w:rsidR="009E6331" w:rsidRPr="001C220C" w:rsidRDefault="009E6331" w:rsidP="00DA07D1">
            <w:pPr>
              <w:pStyle w:val="NormalTableHeader"/>
              <w:keepNext w:val="0"/>
              <w:spacing w:before="40"/>
              <w:rPr>
                <w:lang w:val="en-US"/>
              </w:rPr>
            </w:pPr>
            <w:r w:rsidRPr="001C220C">
              <w:rPr>
                <w:lang w:val="en-US"/>
              </w:rPr>
              <w:t xml:space="preserve">Attribute </w:t>
            </w:r>
            <w:r w:rsidR="0001772B">
              <w:rPr>
                <w:lang w:val="en-US"/>
              </w:rPr>
              <w:t>n</w:t>
            </w:r>
            <w:r w:rsidRPr="001C220C">
              <w:rPr>
                <w:lang w:val="en-US"/>
              </w:rPr>
              <w:t>ame</w:t>
            </w:r>
          </w:p>
        </w:tc>
        <w:tc>
          <w:tcPr>
            <w:tcW w:w="2880" w:type="dxa"/>
          </w:tcPr>
          <w:p w14:paraId="07CE62C0" w14:textId="77777777" w:rsidR="009E6331" w:rsidRPr="001C220C" w:rsidRDefault="009E6331" w:rsidP="00DA07D1">
            <w:pPr>
              <w:pStyle w:val="NormalTableHeader"/>
              <w:keepNext w:val="0"/>
              <w:spacing w:before="40"/>
              <w:rPr>
                <w:lang w:val="en-US"/>
              </w:rPr>
            </w:pPr>
            <w:r w:rsidRPr="001C220C">
              <w:rPr>
                <w:lang w:val="en-US"/>
              </w:rPr>
              <w:t>Description</w:t>
            </w:r>
          </w:p>
        </w:tc>
        <w:tc>
          <w:tcPr>
            <w:tcW w:w="1440" w:type="dxa"/>
          </w:tcPr>
          <w:p w14:paraId="13AF05F7" w14:textId="77777777" w:rsidR="009E6331" w:rsidRPr="001C220C" w:rsidRDefault="00AE4770" w:rsidP="00DA07D1">
            <w:pPr>
              <w:pStyle w:val="NormalTableHeader"/>
              <w:keepNext w:val="0"/>
              <w:spacing w:before="40"/>
              <w:rPr>
                <w:lang w:val="en-US"/>
              </w:rPr>
            </w:pPr>
            <w:r>
              <w:rPr>
                <w:lang w:val="en-US"/>
              </w:rPr>
              <w:t>Production example</w:t>
            </w:r>
            <w:r w:rsidR="009E6331" w:rsidRPr="001C220C">
              <w:rPr>
                <w:lang w:val="en-US"/>
              </w:rPr>
              <w:t>s</w:t>
            </w:r>
          </w:p>
        </w:tc>
        <w:tc>
          <w:tcPr>
            <w:tcW w:w="1297" w:type="dxa"/>
          </w:tcPr>
          <w:p w14:paraId="3C84A0A2" w14:textId="77777777" w:rsidR="009E6331" w:rsidRPr="001C220C" w:rsidRDefault="00AE4770" w:rsidP="00DA07D1">
            <w:pPr>
              <w:pStyle w:val="NormalTableHeader"/>
              <w:keepNext w:val="0"/>
              <w:spacing w:before="40"/>
              <w:rPr>
                <w:lang w:val="en-US"/>
              </w:rPr>
            </w:pPr>
            <w:r>
              <w:rPr>
                <w:lang w:val="en-US"/>
              </w:rPr>
              <w:t>Maintenance example</w:t>
            </w:r>
            <w:r w:rsidR="009E6331" w:rsidRPr="001C220C">
              <w:rPr>
                <w:lang w:val="en-US"/>
              </w:rPr>
              <w:t>s</w:t>
            </w:r>
          </w:p>
        </w:tc>
        <w:tc>
          <w:tcPr>
            <w:tcW w:w="1080" w:type="dxa"/>
          </w:tcPr>
          <w:p w14:paraId="471340C4" w14:textId="77777777" w:rsidR="009E6331" w:rsidRPr="001C220C" w:rsidRDefault="00AE4770" w:rsidP="00DA07D1">
            <w:pPr>
              <w:pStyle w:val="NormalTableHeader"/>
              <w:keepNext w:val="0"/>
              <w:spacing w:before="40"/>
              <w:rPr>
                <w:lang w:val="en-US"/>
              </w:rPr>
            </w:pPr>
            <w:r>
              <w:rPr>
                <w:lang w:val="en-US"/>
              </w:rPr>
              <w:t>Quality example</w:t>
            </w:r>
            <w:r w:rsidR="009E6331" w:rsidRPr="001C220C">
              <w:rPr>
                <w:lang w:val="en-US"/>
              </w:rPr>
              <w:t>s</w:t>
            </w:r>
          </w:p>
        </w:tc>
        <w:tc>
          <w:tcPr>
            <w:tcW w:w="1080" w:type="dxa"/>
          </w:tcPr>
          <w:p w14:paraId="48A877D8" w14:textId="77777777" w:rsidR="009E6331" w:rsidRPr="001C220C" w:rsidRDefault="00AE4770" w:rsidP="00DA07D1">
            <w:pPr>
              <w:pStyle w:val="NormalTableHeader"/>
              <w:keepNext w:val="0"/>
              <w:spacing w:before="40"/>
              <w:rPr>
                <w:lang w:val="en-US"/>
              </w:rPr>
            </w:pPr>
            <w:r>
              <w:rPr>
                <w:lang w:val="en-US"/>
              </w:rPr>
              <w:t>Inventory example</w:t>
            </w:r>
            <w:r w:rsidR="009E6331" w:rsidRPr="001C220C">
              <w:rPr>
                <w:lang w:val="en-US"/>
              </w:rPr>
              <w:t>s</w:t>
            </w:r>
          </w:p>
        </w:tc>
      </w:tr>
      <w:tr w:rsidR="009E6331" w:rsidRPr="001C220C" w14:paraId="11E62028" w14:textId="77777777">
        <w:trPr>
          <w:cantSplit/>
          <w:jc w:val="center"/>
        </w:trPr>
        <w:tc>
          <w:tcPr>
            <w:tcW w:w="1269" w:type="dxa"/>
          </w:tcPr>
          <w:p w14:paraId="65471742" w14:textId="77777777" w:rsidR="009E6331" w:rsidRPr="001C220C" w:rsidRDefault="00F81EE0" w:rsidP="00DA07D1">
            <w:pPr>
              <w:pStyle w:val="TableNormal1"/>
              <w:keepNext w:val="0"/>
              <w:rPr>
                <w:lang w:val="en-US"/>
              </w:rPr>
            </w:pPr>
            <w:r w:rsidRPr="001C220C">
              <w:rPr>
                <w:lang w:val="en-US"/>
              </w:rPr>
              <w:t>ID</w:t>
            </w:r>
          </w:p>
        </w:tc>
        <w:tc>
          <w:tcPr>
            <w:tcW w:w="2880" w:type="dxa"/>
          </w:tcPr>
          <w:p w14:paraId="73542D92" w14:textId="77777777" w:rsidR="009E6331" w:rsidRPr="001C220C" w:rsidRDefault="009E6331" w:rsidP="00DA07D1">
            <w:pPr>
              <w:pStyle w:val="TableNormal1"/>
              <w:keepNext w:val="0"/>
              <w:rPr>
                <w:lang w:val="en-US"/>
              </w:rPr>
            </w:pPr>
            <w:r w:rsidRPr="001C220C">
              <w:rPr>
                <w:lang w:val="en-US"/>
              </w:rPr>
              <w:t xml:space="preserve">An identification of the associated </w:t>
            </w:r>
            <w:r w:rsidRPr="001C220C">
              <w:rPr>
                <w:i/>
                <w:lang w:val="en-US"/>
              </w:rPr>
              <w:t>equipment property</w:t>
            </w:r>
            <w:r w:rsidRPr="001C220C">
              <w:rPr>
                <w:lang w:val="en-US"/>
              </w:rPr>
              <w:t xml:space="preserve"> or </w:t>
            </w:r>
            <w:r w:rsidRPr="001C220C">
              <w:rPr>
                <w:i/>
                <w:lang w:val="en-US"/>
              </w:rPr>
              <w:t>equipment class property</w:t>
            </w:r>
            <w:r w:rsidRPr="001C220C">
              <w:rPr>
                <w:lang w:val="en-US"/>
              </w:rPr>
              <w:t xml:space="preserve"> for a specific </w:t>
            </w:r>
            <w:r w:rsidRPr="001C220C">
              <w:rPr>
                <w:i/>
                <w:lang w:val="en-US"/>
              </w:rPr>
              <w:t>segment requirement</w:t>
            </w:r>
            <w:r w:rsidRPr="001C220C">
              <w:rPr>
                <w:lang w:val="en-US"/>
              </w:rPr>
              <w:t>.</w:t>
            </w:r>
          </w:p>
        </w:tc>
        <w:tc>
          <w:tcPr>
            <w:tcW w:w="1440" w:type="dxa"/>
          </w:tcPr>
          <w:p w14:paraId="7F652EC6" w14:textId="77777777" w:rsidR="009E6331" w:rsidRPr="001C220C" w:rsidRDefault="009E6331" w:rsidP="00DA07D1">
            <w:pPr>
              <w:pStyle w:val="TableNormal1"/>
              <w:keepNext w:val="0"/>
              <w:rPr>
                <w:lang w:val="en-US"/>
              </w:rPr>
            </w:pPr>
            <w:r w:rsidRPr="001C220C">
              <w:rPr>
                <w:lang w:val="en-US"/>
              </w:rPr>
              <w:t>Polisher Type</w:t>
            </w:r>
          </w:p>
        </w:tc>
        <w:tc>
          <w:tcPr>
            <w:tcW w:w="1297" w:type="dxa"/>
          </w:tcPr>
          <w:p w14:paraId="67C06221" w14:textId="77777777" w:rsidR="009E6331" w:rsidRPr="001C220C" w:rsidRDefault="00183269" w:rsidP="00DA07D1">
            <w:pPr>
              <w:pStyle w:val="TableNormal1"/>
              <w:keepNext w:val="0"/>
              <w:spacing w:before="40"/>
              <w:rPr>
                <w:lang w:val="en-US"/>
              </w:rPr>
            </w:pPr>
            <w:r w:rsidRPr="001C220C">
              <w:rPr>
                <w:lang w:val="en-US"/>
              </w:rPr>
              <w:t xml:space="preserve">Spindle run-out </w:t>
            </w:r>
          </w:p>
        </w:tc>
        <w:tc>
          <w:tcPr>
            <w:tcW w:w="1080" w:type="dxa"/>
          </w:tcPr>
          <w:p w14:paraId="5A818419" w14:textId="77777777" w:rsidR="009E6331" w:rsidRPr="001C220C" w:rsidRDefault="00D166CD" w:rsidP="00DA07D1">
            <w:pPr>
              <w:pStyle w:val="TableNormal1"/>
              <w:keepNext w:val="0"/>
              <w:spacing w:before="40"/>
              <w:rPr>
                <w:lang w:val="en-US"/>
              </w:rPr>
            </w:pPr>
            <w:r w:rsidRPr="001C220C">
              <w:rPr>
                <w:lang w:val="en-US"/>
              </w:rPr>
              <w:t>Scale definition</w:t>
            </w:r>
          </w:p>
        </w:tc>
        <w:tc>
          <w:tcPr>
            <w:tcW w:w="1080" w:type="dxa"/>
          </w:tcPr>
          <w:p w14:paraId="35B59371" w14:textId="77777777" w:rsidR="009E6331" w:rsidRPr="001C220C" w:rsidRDefault="00D30C54" w:rsidP="00DA07D1">
            <w:pPr>
              <w:pStyle w:val="TableNormal1"/>
              <w:keepNext w:val="0"/>
              <w:spacing w:before="40"/>
              <w:rPr>
                <w:lang w:val="en-US"/>
              </w:rPr>
            </w:pPr>
            <w:r w:rsidRPr="001C220C">
              <w:rPr>
                <w:lang w:val="en-US"/>
              </w:rPr>
              <w:t>Portable with LED</w:t>
            </w:r>
          </w:p>
        </w:tc>
      </w:tr>
      <w:tr w:rsidR="009E6331" w:rsidRPr="001C220C" w14:paraId="2C040726" w14:textId="77777777">
        <w:trPr>
          <w:cantSplit/>
          <w:jc w:val="center"/>
        </w:trPr>
        <w:tc>
          <w:tcPr>
            <w:tcW w:w="1269" w:type="dxa"/>
          </w:tcPr>
          <w:p w14:paraId="446C6AA9" w14:textId="77777777" w:rsidR="009E6331" w:rsidRPr="001C220C" w:rsidRDefault="009E6331" w:rsidP="00DA07D1">
            <w:pPr>
              <w:pStyle w:val="TableNormal1"/>
              <w:keepNext w:val="0"/>
              <w:rPr>
                <w:lang w:val="en-US"/>
              </w:rPr>
            </w:pPr>
            <w:r w:rsidRPr="001C220C">
              <w:rPr>
                <w:lang w:val="en-US"/>
              </w:rPr>
              <w:t>Description</w:t>
            </w:r>
          </w:p>
        </w:tc>
        <w:tc>
          <w:tcPr>
            <w:tcW w:w="2880" w:type="dxa"/>
          </w:tcPr>
          <w:p w14:paraId="0E449DDB" w14:textId="77777777" w:rsidR="009E6331" w:rsidRPr="001C220C" w:rsidRDefault="009E6331" w:rsidP="00DA07D1">
            <w:pPr>
              <w:pStyle w:val="TableNormal1"/>
              <w:keepNext w:val="0"/>
              <w:rPr>
                <w:lang w:val="en-US"/>
              </w:rPr>
            </w:pPr>
            <w:r w:rsidRPr="001C220C">
              <w:rPr>
                <w:lang w:val="en-US"/>
              </w:rPr>
              <w:t xml:space="preserve">Contains additional information and descriptions of the </w:t>
            </w:r>
            <w:r w:rsidRPr="001C220C">
              <w:rPr>
                <w:i/>
                <w:lang w:val="en-US"/>
              </w:rPr>
              <w:t xml:space="preserve">equipment requirement property </w:t>
            </w:r>
            <w:r w:rsidRPr="001C220C">
              <w:rPr>
                <w:lang w:val="en-US"/>
              </w:rPr>
              <w:t>definition.</w:t>
            </w:r>
          </w:p>
        </w:tc>
        <w:tc>
          <w:tcPr>
            <w:tcW w:w="1440" w:type="dxa"/>
          </w:tcPr>
          <w:p w14:paraId="79688078" w14:textId="77777777" w:rsidR="009E6331" w:rsidRPr="001C220C" w:rsidRDefault="009E6331" w:rsidP="00DA07D1">
            <w:pPr>
              <w:pStyle w:val="TableNormal1"/>
              <w:keepNext w:val="0"/>
              <w:rPr>
                <w:lang w:val="en-US"/>
              </w:rPr>
            </w:pPr>
            <w:r w:rsidRPr="001C220C">
              <w:rPr>
                <w:lang w:val="en-US"/>
              </w:rPr>
              <w:t xml:space="preserve">Polisher required for this </w:t>
            </w:r>
            <w:r w:rsidR="006A5B9A" w:rsidRPr="001C220C">
              <w:rPr>
                <w:lang w:val="en-US"/>
              </w:rPr>
              <w:t>operations request</w:t>
            </w:r>
            <w:r w:rsidRPr="001C220C">
              <w:rPr>
                <w:lang w:val="en-US"/>
              </w:rPr>
              <w:t>.</w:t>
            </w:r>
          </w:p>
        </w:tc>
        <w:tc>
          <w:tcPr>
            <w:tcW w:w="1297" w:type="dxa"/>
          </w:tcPr>
          <w:p w14:paraId="3915785A" w14:textId="77777777" w:rsidR="009E6331" w:rsidRPr="001C220C" w:rsidRDefault="007A4A5D" w:rsidP="00DA07D1">
            <w:pPr>
              <w:pStyle w:val="TableNormal1"/>
              <w:keepNext w:val="0"/>
              <w:spacing w:before="40"/>
              <w:rPr>
                <w:lang w:val="en-US"/>
              </w:rPr>
            </w:pPr>
            <w:r>
              <w:rPr>
                <w:lang w:val="en-US"/>
              </w:rPr>
              <w:t>Max allowed spindle run</w:t>
            </w:r>
            <w:r w:rsidR="00183269" w:rsidRPr="001C220C">
              <w:rPr>
                <w:lang w:val="en-US"/>
              </w:rPr>
              <w:t>out</w:t>
            </w:r>
          </w:p>
        </w:tc>
        <w:tc>
          <w:tcPr>
            <w:tcW w:w="1080" w:type="dxa"/>
          </w:tcPr>
          <w:p w14:paraId="07B6D8CF" w14:textId="77777777" w:rsidR="009E6331" w:rsidRPr="001C220C" w:rsidRDefault="00DA2A8F" w:rsidP="00DA07D1">
            <w:pPr>
              <w:pStyle w:val="TableNormal1"/>
              <w:keepNext w:val="0"/>
              <w:spacing w:before="40"/>
              <w:rPr>
                <w:lang w:val="en-US"/>
              </w:rPr>
            </w:pPr>
            <w:r w:rsidRPr="001C220C">
              <w:rPr>
                <w:lang w:val="en-US"/>
              </w:rPr>
              <w:t>Units of measure</w:t>
            </w:r>
          </w:p>
        </w:tc>
        <w:tc>
          <w:tcPr>
            <w:tcW w:w="1080" w:type="dxa"/>
          </w:tcPr>
          <w:p w14:paraId="0CA834F3" w14:textId="77777777" w:rsidR="009E6331" w:rsidRPr="001C220C" w:rsidRDefault="00D30C54" w:rsidP="00DA07D1">
            <w:pPr>
              <w:pStyle w:val="TableNormal1"/>
              <w:keepNext w:val="0"/>
              <w:spacing w:before="40"/>
              <w:rPr>
                <w:lang w:val="en-US"/>
              </w:rPr>
            </w:pPr>
            <w:r w:rsidRPr="001C220C">
              <w:rPr>
                <w:lang w:val="en-US"/>
              </w:rPr>
              <w:t>Type description</w:t>
            </w:r>
          </w:p>
        </w:tc>
      </w:tr>
      <w:tr w:rsidR="009E6331" w:rsidRPr="001C220C" w14:paraId="5344583F" w14:textId="77777777">
        <w:trPr>
          <w:cantSplit/>
          <w:jc w:val="center"/>
        </w:trPr>
        <w:tc>
          <w:tcPr>
            <w:tcW w:w="1269" w:type="dxa"/>
          </w:tcPr>
          <w:p w14:paraId="3193117A" w14:textId="77777777" w:rsidR="009E6331" w:rsidRPr="001C220C" w:rsidRDefault="009E6331" w:rsidP="00DA07D1">
            <w:pPr>
              <w:pStyle w:val="TableNormal1"/>
              <w:keepNext w:val="0"/>
              <w:rPr>
                <w:lang w:val="en-US"/>
              </w:rPr>
            </w:pPr>
            <w:r w:rsidRPr="001C220C">
              <w:rPr>
                <w:lang w:val="en-US"/>
              </w:rPr>
              <w:t>Value</w:t>
            </w:r>
          </w:p>
        </w:tc>
        <w:tc>
          <w:tcPr>
            <w:tcW w:w="2880" w:type="dxa"/>
          </w:tcPr>
          <w:p w14:paraId="72123289" w14:textId="77777777" w:rsidR="007A4A5D" w:rsidRDefault="009E6331" w:rsidP="00DA07D1">
            <w:pPr>
              <w:pStyle w:val="TableNormal1"/>
              <w:keepNext w:val="0"/>
              <w:rPr>
                <w:lang w:val="en-US"/>
              </w:rPr>
            </w:pPr>
            <w:r w:rsidRPr="001C220C">
              <w:rPr>
                <w:lang w:val="en-US"/>
              </w:rPr>
              <w:t>The value, set of values, or range of the associated property</w:t>
            </w:r>
            <w:r w:rsidR="008558A5">
              <w:rPr>
                <w:lang w:val="en-US"/>
              </w:rPr>
              <w:t xml:space="preserve">. </w:t>
            </w:r>
            <w:r w:rsidR="001B1882">
              <w:rPr>
                <w:lang w:val="en-US"/>
              </w:rPr>
              <w:t xml:space="preserve"> </w:t>
            </w:r>
          </w:p>
          <w:p w14:paraId="3F299AF8" w14:textId="10B73175" w:rsidR="009E6331" w:rsidRPr="001C220C" w:rsidRDefault="007A4A5D" w:rsidP="00DA07D1">
            <w:pPr>
              <w:pStyle w:val="TableNormal1"/>
              <w:keepNext w:val="0"/>
              <w:rPr>
                <w:lang w:val="en-US"/>
              </w:rPr>
            </w:pPr>
            <w:r>
              <w:rPr>
                <w:lang w:val="en-US"/>
              </w:rPr>
              <w:t>EXAMPLE</w:t>
            </w:r>
            <w:r w:rsidR="007716C6">
              <w:rPr>
                <w:lang w:val="en-US"/>
              </w:rPr>
              <w:t xml:space="preserve">  </w:t>
            </w:r>
            <w:r>
              <w:rPr>
                <w:lang w:val="en-US"/>
              </w:rPr>
              <w:t>W</w:t>
            </w:r>
            <w:r w:rsidR="009E6331" w:rsidRPr="001C220C">
              <w:rPr>
                <w:lang w:val="en-US"/>
              </w:rPr>
              <w:t xml:space="preserve">et, </w:t>
            </w:r>
            <w:r w:rsidR="001B1882">
              <w:rPr>
                <w:lang w:val="en-US"/>
              </w:rPr>
              <w:t>d</w:t>
            </w:r>
            <w:r w:rsidR="009E6331" w:rsidRPr="001C220C">
              <w:rPr>
                <w:lang w:val="en-US"/>
              </w:rPr>
              <w:t>ry</w:t>
            </w:r>
          </w:p>
        </w:tc>
        <w:tc>
          <w:tcPr>
            <w:tcW w:w="1440" w:type="dxa"/>
          </w:tcPr>
          <w:p w14:paraId="3A2AF6D5" w14:textId="77777777" w:rsidR="009E6331" w:rsidRPr="001C220C" w:rsidRDefault="009E6331" w:rsidP="00DA07D1">
            <w:pPr>
              <w:pStyle w:val="TableNormal1"/>
              <w:keepNext w:val="0"/>
              <w:rPr>
                <w:lang w:val="en-US"/>
              </w:rPr>
            </w:pPr>
            <w:r w:rsidRPr="001C220C">
              <w:rPr>
                <w:lang w:val="en-US"/>
              </w:rPr>
              <w:t>Dry</w:t>
            </w:r>
          </w:p>
        </w:tc>
        <w:tc>
          <w:tcPr>
            <w:tcW w:w="1297" w:type="dxa"/>
          </w:tcPr>
          <w:p w14:paraId="1D4C21F2" w14:textId="77777777" w:rsidR="009E6331" w:rsidRPr="001C220C" w:rsidRDefault="00183269" w:rsidP="00DA07D1">
            <w:pPr>
              <w:pStyle w:val="TableNormal1"/>
              <w:keepNext w:val="0"/>
              <w:spacing w:before="40"/>
              <w:rPr>
                <w:lang w:val="en-US"/>
              </w:rPr>
            </w:pPr>
            <w:r w:rsidRPr="001C220C">
              <w:rPr>
                <w:lang w:val="en-US"/>
              </w:rPr>
              <w:t>less than 0</w:t>
            </w:r>
            <w:r w:rsidR="00863A40">
              <w:rPr>
                <w:lang w:val="en-US"/>
              </w:rPr>
              <w:t>,</w:t>
            </w:r>
            <w:r w:rsidRPr="001C220C">
              <w:rPr>
                <w:lang w:val="en-US"/>
              </w:rPr>
              <w:t>000</w:t>
            </w:r>
            <w:r w:rsidR="00863A40">
              <w:rPr>
                <w:lang w:val="en-US"/>
              </w:rPr>
              <w:t xml:space="preserve"> </w:t>
            </w:r>
            <w:r w:rsidRPr="001C220C">
              <w:rPr>
                <w:lang w:val="en-US"/>
              </w:rPr>
              <w:t>08</w:t>
            </w:r>
          </w:p>
        </w:tc>
        <w:tc>
          <w:tcPr>
            <w:tcW w:w="1080" w:type="dxa"/>
          </w:tcPr>
          <w:p w14:paraId="0CBF0F38" w14:textId="77777777" w:rsidR="009E6331" w:rsidRPr="001C220C" w:rsidRDefault="00DA2A8F" w:rsidP="00DA07D1">
            <w:pPr>
              <w:pStyle w:val="TableNormal1"/>
              <w:keepNext w:val="0"/>
              <w:spacing w:before="40"/>
              <w:rPr>
                <w:lang w:val="en-US"/>
              </w:rPr>
            </w:pPr>
            <w:r w:rsidRPr="001C220C">
              <w:rPr>
                <w:lang w:val="en-US"/>
              </w:rPr>
              <w:t>Metric</w:t>
            </w:r>
          </w:p>
        </w:tc>
        <w:tc>
          <w:tcPr>
            <w:tcW w:w="1080" w:type="dxa"/>
          </w:tcPr>
          <w:p w14:paraId="18B783B4" w14:textId="77777777" w:rsidR="009E6331" w:rsidRPr="001C220C" w:rsidRDefault="00C21049" w:rsidP="00DA07D1">
            <w:pPr>
              <w:pStyle w:val="TableNormal1"/>
              <w:keepNext w:val="0"/>
              <w:spacing w:before="40"/>
              <w:rPr>
                <w:lang w:val="en-US"/>
              </w:rPr>
            </w:pPr>
            <w:r>
              <w:rPr>
                <w:lang w:val="en-US"/>
              </w:rPr>
              <w:t>&lt;True, False&gt;</w:t>
            </w:r>
          </w:p>
        </w:tc>
      </w:tr>
      <w:tr w:rsidR="009E6331" w:rsidRPr="001C220C" w14:paraId="03C3D339" w14:textId="77777777">
        <w:trPr>
          <w:cantSplit/>
          <w:jc w:val="center"/>
        </w:trPr>
        <w:tc>
          <w:tcPr>
            <w:tcW w:w="1269" w:type="dxa"/>
          </w:tcPr>
          <w:p w14:paraId="7FFA4A24" w14:textId="77777777" w:rsidR="009E6331" w:rsidRPr="001C220C" w:rsidRDefault="009E6331" w:rsidP="00DA07D1">
            <w:pPr>
              <w:pStyle w:val="TableNormal1"/>
              <w:keepNext w:val="0"/>
              <w:rPr>
                <w:lang w:val="en-US"/>
              </w:rPr>
            </w:pPr>
            <w:r w:rsidRPr="001C220C">
              <w:rPr>
                <w:lang w:val="en-US"/>
              </w:rPr>
              <w:t xml:space="preserve">Value </w:t>
            </w:r>
            <w:r w:rsidR="001F1D5D">
              <w:rPr>
                <w:lang w:val="en-US"/>
              </w:rPr>
              <w:t>u</w:t>
            </w:r>
            <w:r w:rsidRPr="001C220C">
              <w:rPr>
                <w:lang w:val="en-US"/>
              </w:rPr>
              <w:t xml:space="preserve">nit of </w:t>
            </w:r>
            <w:r w:rsidR="001F1D5D">
              <w:rPr>
                <w:lang w:val="en-US"/>
              </w:rPr>
              <w:t>m</w:t>
            </w:r>
            <w:r w:rsidRPr="001C220C">
              <w:rPr>
                <w:lang w:val="en-US"/>
              </w:rPr>
              <w:t>easure</w:t>
            </w:r>
          </w:p>
        </w:tc>
        <w:tc>
          <w:tcPr>
            <w:tcW w:w="2880" w:type="dxa"/>
          </w:tcPr>
          <w:p w14:paraId="3FFB3E70" w14:textId="77777777" w:rsidR="009E6331" w:rsidRPr="001C220C" w:rsidRDefault="009E6331" w:rsidP="00DA07D1">
            <w:pPr>
              <w:pStyle w:val="TableNormal1"/>
              <w:keepNext w:val="0"/>
              <w:rPr>
                <w:lang w:val="en-US"/>
              </w:rPr>
            </w:pPr>
            <w:r w:rsidRPr="001C220C">
              <w:rPr>
                <w:lang w:val="en-US"/>
              </w:rPr>
              <w:t>The unit of measure of the associated property value, if applicable.</w:t>
            </w:r>
          </w:p>
        </w:tc>
        <w:tc>
          <w:tcPr>
            <w:tcW w:w="1440" w:type="dxa"/>
          </w:tcPr>
          <w:p w14:paraId="2497362A" w14:textId="77777777" w:rsidR="009E6331" w:rsidRPr="001C220C" w:rsidRDefault="00C21049" w:rsidP="00DA07D1">
            <w:pPr>
              <w:pStyle w:val="TableNormal1"/>
              <w:keepNext w:val="0"/>
              <w:rPr>
                <w:highlight w:val="yellow"/>
                <w:lang w:val="en-US"/>
              </w:rPr>
            </w:pPr>
            <w:r>
              <w:rPr>
                <w:lang w:val="en-US"/>
              </w:rPr>
              <w:t>(not applicable)</w:t>
            </w:r>
          </w:p>
        </w:tc>
        <w:tc>
          <w:tcPr>
            <w:tcW w:w="1297" w:type="dxa"/>
          </w:tcPr>
          <w:p w14:paraId="5805BD2D" w14:textId="77777777" w:rsidR="009E6331" w:rsidRPr="001C220C" w:rsidRDefault="00183269" w:rsidP="00DA07D1">
            <w:pPr>
              <w:pStyle w:val="TableNormal1"/>
              <w:keepNext w:val="0"/>
              <w:spacing w:before="40"/>
              <w:rPr>
                <w:lang w:val="en-US"/>
              </w:rPr>
            </w:pPr>
            <w:r w:rsidRPr="001C220C">
              <w:rPr>
                <w:lang w:val="en-US"/>
              </w:rPr>
              <w:t>Inches</w:t>
            </w:r>
          </w:p>
        </w:tc>
        <w:tc>
          <w:tcPr>
            <w:tcW w:w="1080" w:type="dxa"/>
          </w:tcPr>
          <w:p w14:paraId="6F3751F8" w14:textId="77777777" w:rsidR="009E6331" w:rsidRPr="001C220C" w:rsidRDefault="007A69EF" w:rsidP="00DA07D1">
            <w:pPr>
              <w:pStyle w:val="TableNormal1"/>
              <w:keepNext w:val="0"/>
              <w:spacing w:before="40"/>
              <w:rPr>
                <w:lang w:val="en-US"/>
              </w:rPr>
            </w:pPr>
            <w:r>
              <w:rPr>
                <w:lang w:val="en-US"/>
              </w:rPr>
              <w:t>(</w:t>
            </w:r>
            <w:r w:rsidR="00DA2A8F" w:rsidRPr="001C220C">
              <w:rPr>
                <w:lang w:val="en-US"/>
              </w:rPr>
              <w:t>not applicable</w:t>
            </w:r>
            <w:r>
              <w:rPr>
                <w:lang w:val="en-US"/>
              </w:rPr>
              <w:t>)</w:t>
            </w:r>
          </w:p>
        </w:tc>
        <w:tc>
          <w:tcPr>
            <w:tcW w:w="1080" w:type="dxa"/>
          </w:tcPr>
          <w:p w14:paraId="38508324" w14:textId="77777777" w:rsidR="009E6331" w:rsidRPr="001C220C" w:rsidRDefault="00D30C54" w:rsidP="00DA07D1">
            <w:pPr>
              <w:pStyle w:val="TableNormal1"/>
              <w:keepNext w:val="0"/>
              <w:spacing w:before="40"/>
              <w:rPr>
                <w:lang w:val="en-US"/>
              </w:rPr>
            </w:pPr>
            <w:r w:rsidRPr="001C220C">
              <w:rPr>
                <w:lang w:val="en-US"/>
              </w:rPr>
              <w:t>Boolean</w:t>
            </w:r>
          </w:p>
        </w:tc>
      </w:tr>
      <w:tr w:rsidR="009E6331" w:rsidRPr="001C220C" w14:paraId="224FED74" w14:textId="77777777">
        <w:trPr>
          <w:cantSplit/>
          <w:jc w:val="center"/>
        </w:trPr>
        <w:tc>
          <w:tcPr>
            <w:tcW w:w="1269" w:type="dxa"/>
          </w:tcPr>
          <w:p w14:paraId="0A8AEEB4" w14:textId="77777777" w:rsidR="009E6331" w:rsidRPr="001C220C" w:rsidRDefault="009E6331" w:rsidP="00DA07D1">
            <w:pPr>
              <w:pStyle w:val="TableNormal1"/>
              <w:keepNext w:val="0"/>
              <w:rPr>
                <w:lang w:val="en-US"/>
              </w:rPr>
            </w:pPr>
            <w:r w:rsidRPr="001C220C">
              <w:rPr>
                <w:lang w:val="en-US"/>
              </w:rPr>
              <w:t>Quantity</w:t>
            </w:r>
          </w:p>
        </w:tc>
        <w:tc>
          <w:tcPr>
            <w:tcW w:w="2880" w:type="dxa"/>
          </w:tcPr>
          <w:p w14:paraId="0EF41D53" w14:textId="77777777" w:rsidR="009E6331" w:rsidRPr="001C220C" w:rsidRDefault="009E6331" w:rsidP="00DA07D1">
            <w:pPr>
              <w:pStyle w:val="TableNormal1"/>
              <w:keepNext w:val="0"/>
              <w:rPr>
                <w:lang w:val="en-US"/>
              </w:rPr>
            </w:pPr>
            <w:r w:rsidRPr="001C220C">
              <w:rPr>
                <w:lang w:val="en-US"/>
              </w:rPr>
              <w:t>Specifies the amount of equipment</w:t>
            </w:r>
            <w:r w:rsidR="00183269" w:rsidRPr="001C220C">
              <w:rPr>
                <w:lang w:val="en-US"/>
              </w:rPr>
              <w:t xml:space="preserve"> </w:t>
            </w:r>
            <w:r w:rsidR="00DB2242">
              <w:rPr>
                <w:lang w:val="en-US"/>
              </w:rPr>
              <w:t xml:space="preserve">requirement </w:t>
            </w:r>
            <w:r w:rsidR="00183269" w:rsidRPr="001C220C">
              <w:rPr>
                <w:lang w:val="en-US"/>
              </w:rPr>
              <w:t>property</w:t>
            </w:r>
            <w:r w:rsidRPr="001C220C">
              <w:rPr>
                <w:lang w:val="en-US"/>
              </w:rPr>
              <w:t xml:space="preserve"> required for the parent </w:t>
            </w:r>
            <w:r w:rsidR="00183269" w:rsidRPr="00DB2242">
              <w:rPr>
                <w:i/>
                <w:lang w:val="en-US"/>
              </w:rPr>
              <w:t>equipment requirement</w:t>
            </w:r>
            <w:r w:rsidRPr="001C220C">
              <w:rPr>
                <w:lang w:val="en-US"/>
              </w:rPr>
              <w:t xml:space="preserve">, if applicable. </w:t>
            </w:r>
          </w:p>
        </w:tc>
        <w:tc>
          <w:tcPr>
            <w:tcW w:w="1440" w:type="dxa"/>
          </w:tcPr>
          <w:p w14:paraId="4615B9E4" w14:textId="77777777" w:rsidR="009E6331" w:rsidRPr="001C220C" w:rsidRDefault="009E6331" w:rsidP="00DA07D1">
            <w:pPr>
              <w:pStyle w:val="TableNormal1"/>
              <w:keepNext w:val="0"/>
              <w:rPr>
                <w:lang w:val="en-US"/>
              </w:rPr>
            </w:pPr>
            <w:r w:rsidRPr="001C220C">
              <w:rPr>
                <w:lang w:val="en-US"/>
              </w:rPr>
              <w:t>1</w:t>
            </w:r>
          </w:p>
        </w:tc>
        <w:tc>
          <w:tcPr>
            <w:tcW w:w="1297" w:type="dxa"/>
          </w:tcPr>
          <w:p w14:paraId="4A893745" w14:textId="77777777" w:rsidR="009E6331" w:rsidRPr="001C220C" w:rsidRDefault="007A69EF" w:rsidP="00DA07D1">
            <w:pPr>
              <w:pStyle w:val="TableNormal1"/>
              <w:keepNext w:val="0"/>
              <w:spacing w:before="40"/>
              <w:rPr>
                <w:lang w:val="en-US"/>
              </w:rPr>
            </w:pPr>
            <w:r>
              <w:rPr>
                <w:lang w:val="en-US"/>
              </w:rPr>
              <w:t>(</w:t>
            </w:r>
            <w:r w:rsidR="00183269" w:rsidRPr="001C220C">
              <w:rPr>
                <w:lang w:val="en-US"/>
              </w:rPr>
              <w:t>not applicable</w:t>
            </w:r>
            <w:r>
              <w:rPr>
                <w:lang w:val="en-US"/>
              </w:rPr>
              <w:t>)</w:t>
            </w:r>
          </w:p>
        </w:tc>
        <w:tc>
          <w:tcPr>
            <w:tcW w:w="1080" w:type="dxa"/>
          </w:tcPr>
          <w:p w14:paraId="0D1A2AEF" w14:textId="77777777" w:rsidR="009E6331" w:rsidRPr="001C220C" w:rsidRDefault="00DA2A8F" w:rsidP="00DA07D1">
            <w:pPr>
              <w:pStyle w:val="TableNormal1"/>
              <w:keepNext w:val="0"/>
              <w:spacing w:before="40"/>
              <w:rPr>
                <w:lang w:val="en-US"/>
              </w:rPr>
            </w:pPr>
            <w:r w:rsidRPr="001C220C">
              <w:rPr>
                <w:lang w:val="en-US"/>
              </w:rPr>
              <w:t>1</w:t>
            </w:r>
          </w:p>
        </w:tc>
        <w:tc>
          <w:tcPr>
            <w:tcW w:w="1080" w:type="dxa"/>
          </w:tcPr>
          <w:p w14:paraId="3FEDD6A2" w14:textId="77777777" w:rsidR="009E6331" w:rsidRPr="001C220C" w:rsidRDefault="00D30C54" w:rsidP="00DA07D1">
            <w:pPr>
              <w:pStyle w:val="TableNormal1"/>
              <w:keepNext w:val="0"/>
              <w:spacing w:before="40"/>
              <w:rPr>
                <w:lang w:val="en-US"/>
              </w:rPr>
            </w:pPr>
            <w:r w:rsidRPr="001C220C">
              <w:rPr>
                <w:lang w:val="en-US"/>
              </w:rPr>
              <w:t>1</w:t>
            </w:r>
          </w:p>
        </w:tc>
      </w:tr>
      <w:tr w:rsidR="009E6331" w:rsidRPr="001C220C" w14:paraId="5207D184" w14:textId="77777777">
        <w:trPr>
          <w:cantSplit/>
          <w:jc w:val="center"/>
        </w:trPr>
        <w:tc>
          <w:tcPr>
            <w:tcW w:w="1269" w:type="dxa"/>
          </w:tcPr>
          <w:p w14:paraId="6F55447E" w14:textId="77777777" w:rsidR="009E6331" w:rsidRPr="001C220C" w:rsidRDefault="009E6331" w:rsidP="00DA07D1">
            <w:pPr>
              <w:pStyle w:val="TableNormal1"/>
              <w:keepNext w:val="0"/>
              <w:rPr>
                <w:lang w:val="en-US"/>
              </w:rPr>
            </w:pPr>
            <w:r w:rsidRPr="001C220C">
              <w:rPr>
                <w:lang w:val="en-US"/>
              </w:rPr>
              <w:t xml:space="preserve">Quantity </w:t>
            </w:r>
            <w:r w:rsidR="001F1D5D">
              <w:rPr>
                <w:lang w:val="en-US"/>
              </w:rPr>
              <w:t>u</w:t>
            </w:r>
            <w:r w:rsidRPr="001C220C">
              <w:rPr>
                <w:lang w:val="en-US"/>
              </w:rPr>
              <w:t xml:space="preserve">nit of </w:t>
            </w:r>
            <w:r w:rsidR="001F1D5D">
              <w:rPr>
                <w:lang w:val="en-US"/>
              </w:rPr>
              <w:t>m</w:t>
            </w:r>
            <w:r w:rsidRPr="001C220C">
              <w:rPr>
                <w:lang w:val="en-US"/>
              </w:rPr>
              <w:t>easure</w:t>
            </w:r>
          </w:p>
        </w:tc>
        <w:tc>
          <w:tcPr>
            <w:tcW w:w="2880" w:type="dxa"/>
          </w:tcPr>
          <w:p w14:paraId="35318F4F" w14:textId="77777777" w:rsidR="009E6331" w:rsidRPr="001C220C" w:rsidRDefault="009E6331" w:rsidP="00DA07D1">
            <w:pPr>
              <w:pStyle w:val="TableNormal1"/>
              <w:keepNext w:val="0"/>
              <w:rPr>
                <w:lang w:val="en-US"/>
              </w:rPr>
            </w:pPr>
            <w:r w:rsidRPr="001C220C">
              <w:rPr>
                <w:lang w:val="en-US"/>
              </w:rPr>
              <w:t>The unit of measure of the associated quantity, if applicable.</w:t>
            </w:r>
          </w:p>
        </w:tc>
        <w:tc>
          <w:tcPr>
            <w:tcW w:w="1440" w:type="dxa"/>
          </w:tcPr>
          <w:p w14:paraId="49539527" w14:textId="77777777" w:rsidR="009E6331" w:rsidRPr="001C220C" w:rsidRDefault="009E6331" w:rsidP="00DA07D1">
            <w:pPr>
              <w:pStyle w:val="TableNormal1"/>
              <w:keepNext w:val="0"/>
              <w:rPr>
                <w:lang w:val="en-US"/>
              </w:rPr>
            </w:pPr>
            <w:r w:rsidRPr="001C220C">
              <w:rPr>
                <w:lang w:val="en-US"/>
              </w:rPr>
              <w:t>Units</w:t>
            </w:r>
          </w:p>
        </w:tc>
        <w:tc>
          <w:tcPr>
            <w:tcW w:w="1297" w:type="dxa"/>
          </w:tcPr>
          <w:p w14:paraId="268DCFA3" w14:textId="77777777" w:rsidR="009E6331" w:rsidRPr="001C220C" w:rsidRDefault="007A69EF" w:rsidP="00DA07D1">
            <w:pPr>
              <w:pStyle w:val="TableNormal1"/>
              <w:keepNext w:val="0"/>
              <w:spacing w:before="40"/>
              <w:rPr>
                <w:lang w:val="en-US"/>
              </w:rPr>
            </w:pPr>
            <w:r>
              <w:rPr>
                <w:lang w:val="en-US"/>
              </w:rPr>
              <w:t>(</w:t>
            </w:r>
            <w:r w:rsidR="00183269" w:rsidRPr="001C220C">
              <w:rPr>
                <w:lang w:val="en-US"/>
              </w:rPr>
              <w:t>not applicable</w:t>
            </w:r>
            <w:r>
              <w:rPr>
                <w:lang w:val="en-US"/>
              </w:rPr>
              <w:t>)</w:t>
            </w:r>
          </w:p>
        </w:tc>
        <w:tc>
          <w:tcPr>
            <w:tcW w:w="1080" w:type="dxa"/>
          </w:tcPr>
          <w:p w14:paraId="29636B38" w14:textId="77777777" w:rsidR="009E6331" w:rsidRPr="001C220C" w:rsidRDefault="00DA2A8F" w:rsidP="00DA07D1">
            <w:pPr>
              <w:pStyle w:val="TableNormal1"/>
              <w:keepNext w:val="0"/>
              <w:spacing w:before="40"/>
              <w:rPr>
                <w:lang w:val="en-US"/>
              </w:rPr>
            </w:pPr>
            <w:r w:rsidRPr="001C220C">
              <w:rPr>
                <w:lang w:val="en-US"/>
              </w:rPr>
              <w:t>Each</w:t>
            </w:r>
          </w:p>
        </w:tc>
        <w:tc>
          <w:tcPr>
            <w:tcW w:w="1080" w:type="dxa"/>
          </w:tcPr>
          <w:p w14:paraId="6615165D" w14:textId="77777777" w:rsidR="009E6331" w:rsidRPr="001C220C" w:rsidRDefault="00D30C54" w:rsidP="00DA07D1">
            <w:pPr>
              <w:pStyle w:val="TableNormal1"/>
              <w:keepNext w:val="0"/>
              <w:spacing w:before="40"/>
              <w:rPr>
                <w:lang w:val="en-US"/>
              </w:rPr>
            </w:pPr>
            <w:r w:rsidRPr="001C220C">
              <w:rPr>
                <w:lang w:val="en-US"/>
              </w:rPr>
              <w:t>Each</w:t>
            </w:r>
          </w:p>
        </w:tc>
      </w:tr>
    </w:tbl>
    <w:p w14:paraId="10FD85BB" w14:textId="77777777" w:rsidR="00283272" w:rsidRPr="001C220C" w:rsidRDefault="00283272" w:rsidP="00283272">
      <w:pPr>
        <w:rPr>
          <w:lang w:val="en-US"/>
        </w:rPr>
      </w:pPr>
    </w:p>
    <w:p w14:paraId="69000310" w14:textId="77777777" w:rsidR="00283272" w:rsidRPr="001C220C" w:rsidRDefault="00283272" w:rsidP="003E1075">
      <w:pPr>
        <w:pStyle w:val="Heading3"/>
      </w:pPr>
      <w:bookmarkStart w:id="15922" w:name="_Toc320176975"/>
      <w:r w:rsidRPr="001C220C">
        <w:t>Physical asset requirement</w:t>
      </w:r>
      <w:bookmarkEnd w:id="15922"/>
    </w:p>
    <w:p w14:paraId="40827C7E" w14:textId="77777777" w:rsidR="005D0E97" w:rsidRPr="001C220C" w:rsidRDefault="0046696F" w:rsidP="005D0E97">
      <w:pPr>
        <w:pStyle w:val="PARAGRAPH"/>
        <w:rPr>
          <w:lang w:val="en-US"/>
        </w:rPr>
      </w:pPr>
      <w:bookmarkStart w:id="15923" w:name="_Ref169522336"/>
      <w:r w:rsidRPr="001C220C">
        <w:rPr>
          <w:lang w:val="en-US"/>
        </w:rPr>
        <w:t xml:space="preserve">The identification of the number, type, duration, and scheduling of specific physical assets and physical </w:t>
      </w:r>
      <w:r w:rsidR="00243B34" w:rsidRPr="001C220C">
        <w:rPr>
          <w:lang w:val="en-US"/>
        </w:rPr>
        <w:t>asset class</w:t>
      </w:r>
      <w:r w:rsidRPr="001C220C">
        <w:rPr>
          <w:lang w:val="en-US"/>
        </w:rPr>
        <w:t xml:space="preserve"> constraints needed to support the current </w:t>
      </w:r>
      <w:r w:rsidR="006A5B9A" w:rsidRPr="001C220C">
        <w:rPr>
          <w:lang w:val="en-US"/>
        </w:rPr>
        <w:t>operations request</w:t>
      </w:r>
      <w:r w:rsidRPr="001C220C">
        <w:rPr>
          <w:lang w:val="en-US"/>
        </w:rPr>
        <w:t xml:space="preserve"> </w:t>
      </w:r>
      <w:r w:rsidR="005D0E97">
        <w:rPr>
          <w:lang w:val="en-US"/>
        </w:rPr>
        <w:t>shall be presented as</w:t>
      </w:r>
      <w:r w:rsidRPr="001C220C">
        <w:rPr>
          <w:lang w:val="en-US"/>
        </w:rPr>
        <w:t xml:space="preserve"> a </w:t>
      </w:r>
      <w:r w:rsidRPr="005D0E97">
        <w:rPr>
          <w:i/>
          <w:lang w:val="en-US"/>
        </w:rPr>
        <w:t>physical asset requirement</w:t>
      </w:r>
      <w:r w:rsidRPr="001C220C">
        <w:rPr>
          <w:lang w:val="en-US"/>
        </w:rPr>
        <w:t xml:space="preserve">. </w:t>
      </w:r>
      <w:r w:rsidR="005D0E97" w:rsidRPr="001C220C">
        <w:rPr>
          <w:lang w:val="en-US"/>
        </w:rPr>
        <w:t>The operations request may include one or more physical asset requirements.</w:t>
      </w:r>
      <w:r w:rsidR="005D0E97" w:rsidRPr="001C220C">
        <w:rPr>
          <w:i/>
          <w:lang w:val="en-US"/>
        </w:rPr>
        <w:t xml:space="preserve"> </w:t>
      </w:r>
      <w:r w:rsidR="005D0E97" w:rsidRPr="001C220C">
        <w:rPr>
          <w:lang w:val="en-US"/>
        </w:rPr>
        <w:t xml:space="preserve">Requirements can be as generic as materials of construction, or as specific as a particular piece of physical asset. Each of these requirements shall be an instance of </w:t>
      </w:r>
      <w:r w:rsidR="005D0E97">
        <w:rPr>
          <w:lang w:val="en-US"/>
        </w:rPr>
        <w:t>a</w:t>
      </w:r>
      <w:r w:rsidR="005D0E97" w:rsidRPr="001C220C">
        <w:rPr>
          <w:lang w:val="en-US"/>
        </w:rPr>
        <w:t xml:space="preserve"> </w:t>
      </w:r>
      <w:r w:rsidR="005D0E97" w:rsidRPr="005D0E97">
        <w:rPr>
          <w:i/>
          <w:lang w:val="en-US"/>
        </w:rPr>
        <w:t>physical asset requirement</w:t>
      </w:r>
      <w:r w:rsidR="005D0E97" w:rsidRPr="001C220C">
        <w:rPr>
          <w:lang w:val="en-US"/>
        </w:rPr>
        <w:t>.</w:t>
      </w:r>
    </w:p>
    <w:p w14:paraId="68EEB507" w14:textId="77777777" w:rsidR="005D0E97" w:rsidRDefault="0046696F" w:rsidP="0046696F">
      <w:pPr>
        <w:pStyle w:val="PARAGRAPH"/>
        <w:rPr>
          <w:lang w:val="en-US"/>
        </w:rPr>
      </w:pPr>
      <w:r w:rsidRPr="001C220C">
        <w:rPr>
          <w:lang w:val="en-US"/>
        </w:rPr>
        <w:t xml:space="preserve">Properties of the </w:t>
      </w:r>
      <w:r w:rsidRPr="005D0E97">
        <w:rPr>
          <w:i/>
          <w:lang w:val="en-US"/>
        </w:rPr>
        <w:t>physical asset requirement</w:t>
      </w:r>
      <w:r w:rsidRPr="001C220C">
        <w:rPr>
          <w:i/>
          <w:lang w:val="en-US"/>
        </w:rPr>
        <w:t xml:space="preserve"> </w:t>
      </w:r>
      <w:r w:rsidR="005D0E97">
        <w:rPr>
          <w:lang w:val="en-US"/>
        </w:rPr>
        <w:t>shall be presented</w:t>
      </w:r>
      <w:r w:rsidRPr="001C220C">
        <w:rPr>
          <w:lang w:val="en-US"/>
        </w:rPr>
        <w:t xml:space="preserve"> as </w:t>
      </w:r>
      <w:r w:rsidRPr="005D0E97">
        <w:rPr>
          <w:i/>
          <w:lang w:val="en-US"/>
        </w:rPr>
        <w:t>physical asset requirement properties</w:t>
      </w:r>
      <w:r w:rsidRPr="001C220C">
        <w:rPr>
          <w:lang w:val="en-US"/>
        </w:rPr>
        <w:t xml:space="preserve">. </w:t>
      </w:r>
    </w:p>
    <w:p w14:paraId="28A3C3C8" w14:textId="77777777" w:rsidR="0046696F" w:rsidRPr="001C220C" w:rsidRDefault="0046696F" w:rsidP="0046696F">
      <w:pPr>
        <w:pStyle w:val="PARAGRAPH"/>
        <w:rPr>
          <w:lang w:val="en-US"/>
        </w:rPr>
      </w:pPr>
      <w:r w:rsidRPr="001C220C">
        <w:rPr>
          <w:lang w:val="en-US"/>
        </w:rPr>
        <w:t xml:space="preserve">A </w:t>
      </w:r>
      <w:r w:rsidRPr="005D0E97">
        <w:rPr>
          <w:i/>
          <w:lang w:val="en-US"/>
        </w:rPr>
        <w:t>physical asset requirement</w:t>
      </w:r>
      <w:r w:rsidRPr="001C220C">
        <w:rPr>
          <w:lang w:val="en-US"/>
        </w:rPr>
        <w:t xml:space="preserve"> shall include</w:t>
      </w:r>
    </w:p>
    <w:p w14:paraId="2D9A9B43" w14:textId="2150E341" w:rsidR="0046696F" w:rsidRPr="001C220C" w:rsidRDefault="0046696F" w:rsidP="008B2E17">
      <w:pPr>
        <w:pStyle w:val="ListNumber"/>
        <w:numPr>
          <w:ilvl w:val="0"/>
          <w:numId w:val="80"/>
        </w:numPr>
        <w:ind w:left="360"/>
        <w:rPr>
          <w:lang w:val="en-US"/>
        </w:rPr>
      </w:pPr>
      <w:r w:rsidRPr="001C220C">
        <w:rPr>
          <w:lang w:val="en-US"/>
        </w:rPr>
        <w:t xml:space="preserve">the identification of the </w:t>
      </w:r>
      <w:r w:rsidRPr="001F1D5D">
        <w:rPr>
          <w:i/>
          <w:lang w:val="en-US"/>
        </w:rPr>
        <w:t>physical asset</w:t>
      </w:r>
      <w:r w:rsidRPr="001C220C">
        <w:rPr>
          <w:lang w:val="en-US"/>
        </w:rPr>
        <w:t xml:space="preserve"> needed, such as milling machine serial number #345334;</w:t>
      </w:r>
    </w:p>
    <w:p w14:paraId="1F431762" w14:textId="77777777" w:rsidR="0046696F" w:rsidRPr="001C220C" w:rsidRDefault="0046696F" w:rsidP="008B2E17">
      <w:pPr>
        <w:pStyle w:val="ListNumber"/>
        <w:numPr>
          <w:ilvl w:val="0"/>
          <w:numId w:val="80"/>
        </w:numPr>
        <w:ind w:left="360"/>
        <w:rPr>
          <w:lang w:val="en-US"/>
        </w:rPr>
      </w:pPr>
      <w:r w:rsidRPr="001C220C">
        <w:rPr>
          <w:lang w:val="en-US"/>
        </w:rPr>
        <w:t xml:space="preserve">the quantity of </w:t>
      </w:r>
      <w:r w:rsidRPr="001F1D5D">
        <w:rPr>
          <w:i/>
          <w:lang w:val="en-US"/>
        </w:rPr>
        <w:t>physical asset</w:t>
      </w:r>
      <w:r w:rsidRPr="001C220C">
        <w:rPr>
          <w:lang w:val="en-US"/>
        </w:rPr>
        <w:t xml:space="preserve"> needed.</w:t>
      </w:r>
    </w:p>
    <w:p w14:paraId="6BE4CD5C" w14:textId="77777777" w:rsidR="0046696F" w:rsidRPr="001C220C" w:rsidRDefault="0046696F" w:rsidP="00DE6B19">
      <w:pPr>
        <w:pStyle w:val="PARAGRAPH"/>
        <w:rPr>
          <w:lang w:val="en-US"/>
        </w:rPr>
      </w:pPr>
      <w:r w:rsidRPr="001C220C">
        <w:rPr>
          <w:lang w:val="en-US"/>
        </w:rPr>
        <w:t xml:space="preserve">Specific elements associated with each </w:t>
      </w:r>
      <w:r w:rsidRPr="001F1D5D">
        <w:rPr>
          <w:i/>
          <w:lang w:val="en-US"/>
        </w:rPr>
        <w:t>physical asset requirement</w:t>
      </w:r>
      <w:r w:rsidRPr="001C220C">
        <w:rPr>
          <w:lang w:val="en-US"/>
        </w:rPr>
        <w:t xml:space="preserve"> may be included in one or more </w:t>
      </w:r>
      <w:r w:rsidRPr="001F1D5D">
        <w:rPr>
          <w:i/>
          <w:lang w:val="en-US"/>
        </w:rPr>
        <w:t>physical asset requirement properties</w:t>
      </w:r>
      <w:r w:rsidRPr="001C220C">
        <w:rPr>
          <w:lang w:val="en-US"/>
        </w:rPr>
        <w:t xml:space="preserve">. </w:t>
      </w:r>
    </w:p>
    <w:p w14:paraId="43A73C8E" w14:textId="58B8E881" w:rsidR="00AB0960" w:rsidRPr="001C220C" w:rsidRDefault="004B2A9D" w:rsidP="00AB0960">
      <w:pPr>
        <w:pStyle w:val="PARAGRAPH"/>
        <w:rPr>
          <w:ins w:id="15924" w:author="Charles Gifford" w:date="2016-04-21T13:29:00Z"/>
          <w:lang w:val="en-US"/>
        </w:rPr>
      </w:pPr>
      <w:r>
        <w:rPr>
          <w:lang w:val="en-US"/>
        </w:rPr>
        <w:fldChar w:fldCharType="begin"/>
      </w:r>
      <w:r>
        <w:rPr>
          <w:lang w:val="en-US"/>
        </w:rPr>
        <w:instrText xml:space="preserve"> REF _Ref477975913 \h </w:instrText>
      </w:r>
      <w:r>
        <w:rPr>
          <w:lang w:val="en-US"/>
        </w:rPr>
      </w:r>
      <w:r>
        <w:rPr>
          <w:lang w:val="en-US"/>
        </w:rPr>
        <w:fldChar w:fldCharType="separate"/>
      </w:r>
      <w:r>
        <w:t xml:space="preserve">Table </w:t>
      </w:r>
      <w:r>
        <w:rPr>
          <w:noProof/>
        </w:rPr>
        <w:t>181</w:t>
      </w:r>
      <w:r>
        <w:rPr>
          <w:lang w:val="en-US"/>
        </w:rPr>
        <w:fldChar w:fldCharType="end"/>
      </w:r>
      <w:r w:rsidR="006C51DB">
        <w:rPr>
          <w:lang w:val="en-US"/>
        </w:rPr>
        <w:t xml:space="preserve"> </w:t>
      </w:r>
      <w:r w:rsidR="0046696F" w:rsidRPr="001C220C">
        <w:rPr>
          <w:lang w:val="en-US"/>
        </w:rPr>
        <w:t xml:space="preserve">defines the </w:t>
      </w:r>
      <w:r w:rsidR="00AB0960">
        <w:rPr>
          <w:lang w:val="en-US"/>
        </w:rPr>
        <w:t>relationship</w:t>
      </w:r>
      <w:r w:rsidR="00C02C26">
        <w:rPr>
          <w:lang w:val="en-US"/>
        </w:rPr>
        <w:t xml:space="preserve"> role</w:t>
      </w:r>
      <w:r w:rsidR="00AB0960">
        <w:rPr>
          <w:lang w:val="en-US"/>
        </w:rPr>
        <w:t>s</w:t>
      </w:r>
      <w:r w:rsidR="0046696F" w:rsidRPr="001C220C">
        <w:rPr>
          <w:lang w:val="en-US"/>
        </w:rPr>
        <w:t xml:space="preserve"> for </w:t>
      </w:r>
      <w:r w:rsidR="004969F4">
        <w:rPr>
          <w:lang w:val="en-US"/>
        </w:rPr>
        <w:t xml:space="preserve">the </w:t>
      </w:r>
      <w:r w:rsidR="0046696F" w:rsidRPr="001C220C">
        <w:rPr>
          <w:i/>
          <w:lang w:val="en-US"/>
        </w:rPr>
        <w:t>physical asset requirement</w:t>
      </w:r>
      <w:r w:rsidR="0046696F" w:rsidRPr="001C220C">
        <w:rPr>
          <w:lang w:val="en-US"/>
        </w:rPr>
        <w:t>.</w:t>
      </w:r>
      <w:ins w:id="15925" w:author="Charles Gifford" w:date="2016-04-21T13:29:00Z">
        <w:r w:rsidR="00AB0960">
          <w:rPr>
            <w:lang w:val="en-US"/>
          </w:rPr>
          <w:t xml:space="preserve"> </w:t>
        </w:r>
      </w:ins>
      <w:ins w:id="15926" w:author="Charles Gifford" w:date="2017-03-22T19:56:00Z">
        <w:r>
          <w:rPr>
            <w:lang w:val="en-US"/>
          </w:rPr>
          <w:fldChar w:fldCharType="begin"/>
        </w:r>
        <w:r>
          <w:rPr>
            <w:lang w:val="en-US"/>
          </w:rPr>
          <w:instrText xml:space="preserve"> REF _Ref176153527 \h </w:instrText>
        </w:r>
      </w:ins>
      <w:r>
        <w:rPr>
          <w:lang w:val="en-US"/>
        </w:rPr>
      </w:r>
      <w:r>
        <w:rPr>
          <w:lang w:val="en-US"/>
        </w:rPr>
        <w:fldChar w:fldCharType="separate"/>
      </w:r>
      <w:ins w:id="15927" w:author="Charles Gifford" w:date="2017-03-22T19:56:00Z">
        <w:r w:rsidRPr="001C220C">
          <w:rPr>
            <w:lang w:val="en-US"/>
          </w:rPr>
          <w:t xml:space="preserve">Table </w:t>
        </w:r>
        <w:r>
          <w:rPr>
            <w:noProof/>
            <w:lang w:val="en-US"/>
          </w:rPr>
          <w:t>182</w:t>
        </w:r>
        <w:r>
          <w:rPr>
            <w:lang w:val="en-US"/>
          </w:rPr>
          <w:fldChar w:fldCharType="end"/>
        </w:r>
      </w:ins>
      <w:ins w:id="15928" w:author="Charles Gifford" w:date="2016-04-21T13:29:00Z">
        <w:r w:rsidR="00AB0960" w:rsidRPr="001C220C">
          <w:rPr>
            <w:lang w:val="en-US"/>
          </w:rPr>
          <w:t xml:space="preserve"> defines the attributes for </w:t>
        </w:r>
      </w:ins>
      <w:ins w:id="15929" w:author="Charles Gifford" w:date="2016-10-29T20:28:00Z">
        <w:r w:rsidR="004969F4">
          <w:rPr>
            <w:lang w:val="en-US"/>
          </w:rPr>
          <w:t xml:space="preserve">the </w:t>
        </w:r>
      </w:ins>
      <w:ins w:id="15930" w:author="Charles Gifford" w:date="2016-04-21T13:29:00Z">
        <w:r w:rsidR="00AB0960" w:rsidRPr="001C220C">
          <w:rPr>
            <w:i/>
            <w:lang w:val="en-US"/>
          </w:rPr>
          <w:t>physical asset requirement</w:t>
        </w:r>
        <w:r w:rsidR="00AB0960" w:rsidRPr="001C220C">
          <w:rPr>
            <w:lang w:val="en-US"/>
          </w:rPr>
          <w:t>.</w:t>
        </w:r>
      </w:ins>
    </w:p>
    <w:p w14:paraId="01CAF06D" w14:textId="78A65634" w:rsidR="00AB0960" w:rsidRDefault="004B2A9D" w:rsidP="00881CA4">
      <w:pPr>
        <w:pStyle w:val="TABLE-title"/>
        <w:rPr>
          <w:ins w:id="15931" w:author="Charles Gifford" w:date="2017-03-20T13:08:00Z"/>
          <w:lang w:val="en-US"/>
        </w:rPr>
      </w:pPr>
      <w:bookmarkStart w:id="15932" w:name="_Ref477975913"/>
      <w:bookmarkStart w:id="15933" w:name="_Toc478492481"/>
      <w:ins w:id="15934" w:author="Charles Gifford" w:date="2017-03-22T19:55:00Z">
        <w:r>
          <w:t xml:space="preserve">Table </w:t>
        </w:r>
        <w:r>
          <w:fldChar w:fldCharType="begin"/>
        </w:r>
        <w:r>
          <w:instrText xml:space="preserve"> SEQ Table \* ARABIC </w:instrText>
        </w:r>
      </w:ins>
      <w:r>
        <w:fldChar w:fldCharType="separate"/>
      </w:r>
      <w:ins w:id="15935" w:author="Charles Gifford" w:date="2017-03-22T19:55:00Z">
        <w:r>
          <w:rPr>
            <w:noProof/>
          </w:rPr>
          <w:t>181</w:t>
        </w:r>
        <w:r>
          <w:fldChar w:fldCharType="end"/>
        </w:r>
      </w:ins>
      <w:bookmarkEnd w:id="15932"/>
      <w:ins w:id="15936" w:author="Charles Gifford" w:date="2016-04-21T13:29:00Z">
        <w:r w:rsidR="00AB0960">
          <w:rPr>
            <w:lang w:val="en-US"/>
          </w:rPr>
          <w:t xml:space="preserve"> –</w:t>
        </w:r>
        <w:r w:rsidR="00AB0960" w:rsidRPr="001C220C">
          <w:rPr>
            <w:lang w:val="en-US"/>
          </w:rPr>
          <w:t xml:space="preserve"> </w:t>
        </w:r>
        <w:r w:rsidR="00AB0960">
          <w:rPr>
            <w:lang w:val="en-US"/>
          </w:rPr>
          <w:t>P</w:t>
        </w:r>
        <w:r w:rsidR="00AB0960" w:rsidRPr="001C220C">
          <w:rPr>
            <w:lang w:val="en-US"/>
          </w:rPr>
          <w:t>hysical asset requirement</w:t>
        </w:r>
        <w:r w:rsidR="00AB0960" w:rsidRPr="00AC2193">
          <w:rPr>
            <w:lang w:val="en-US"/>
          </w:rPr>
          <w:t xml:space="preserve"> </w:t>
        </w:r>
        <w:r w:rsidR="00AB0960">
          <w:rPr>
            <w:lang w:val="en-US"/>
          </w:rPr>
          <w:t>relationship</w:t>
        </w:r>
      </w:ins>
      <w:ins w:id="15937" w:author="Charles Gifford" w:date="2017-03-20T13:08:00Z">
        <w:r w:rsidR="00C02C26">
          <w:rPr>
            <w:lang w:val="en-US"/>
          </w:rPr>
          <w:t xml:space="preserve"> role</w:t>
        </w:r>
      </w:ins>
      <w:ins w:id="15938" w:author="Charles Gifford" w:date="2016-04-21T13:29:00Z">
        <w:r w:rsidR="00AB0960">
          <w:rPr>
            <w:lang w:val="en-US"/>
          </w:rPr>
          <w:t>s</w:t>
        </w:r>
      </w:ins>
      <w:bookmarkEnd w:id="15933"/>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170"/>
        <w:gridCol w:w="3690"/>
      </w:tblGrid>
      <w:tr w:rsidR="00C02C26" w:rsidRPr="009432BC" w14:paraId="6C7D43C8" w14:textId="77777777" w:rsidTr="009576EB">
        <w:trPr>
          <w:trHeight w:val="197"/>
          <w:tblHeader/>
          <w:ins w:id="15939" w:author="Charles Gifford" w:date="2017-03-20T13:08:00Z"/>
        </w:trPr>
        <w:tc>
          <w:tcPr>
            <w:tcW w:w="2155" w:type="dxa"/>
            <w:shd w:val="clear" w:color="auto" w:fill="auto"/>
          </w:tcPr>
          <w:p w14:paraId="113BA9D9" w14:textId="77777777" w:rsidR="00C02C26" w:rsidRPr="009432BC" w:rsidRDefault="00C02C26" w:rsidP="009576EB">
            <w:pPr>
              <w:pStyle w:val="TABLE-col-heading"/>
              <w:rPr>
                <w:ins w:id="15940" w:author="Charles Gifford" w:date="2017-03-20T13:08:00Z"/>
              </w:rPr>
            </w:pPr>
            <w:ins w:id="15941" w:author="Charles Gifford" w:date="2017-03-20T13:08:00Z">
              <w:r w:rsidRPr="009432BC">
                <w:t>Related Object</w:t>
              </w:r>
            </w:ins>
          </w:p>
        </w:tc>
        <w:tc>
          <w:tcPr>
            <w:tcW w:w="2070" w:type="dxa"/>
            <w:shd w:val="clear" w:color="auto" w:fill="auto"/>
          </w:tcPr>
          <w:p w14:paraId="38EFB416" w14:textId="77777777" w:rsidR="00C02C26" w:rsidRPr="009432BC" w:rsidRDefault="00C02C26" w:rsidP="009576EB">
            <w:pPr>
              <w:pStyle w:val="TABLE-col-heading"/>
              <w:rPr>
                <w:ins w:id="15942" w:author="Charles Gifford" w:date="2017-03-20T13:08:00Z"/>
              </w:rPr>
            </w:pPr>
            <w:ins w:id="15943" w:author="Charles Gifford" w:date="2017-03-20T13:08:00Z">
              <w:r w:rsidRPr="009432BC">
                <w:t>Role</w:t>
              </w:r>
            </w:ins>
          </w:p>
        </w:tc>
        <w:tc>
          <w:tcPr>
            <w:tcW w:w="1170" w:type="dxa"/>
            <w:shd w:val="clear" w:color="auto" w:fill="auto"/>
          </w:tcPr>
          <w:p w14:paraId="5EDC8A0E" w14:textId="77777777" w:rsidR="00C02C26" w:rsidRPr="009432BC" w:rsidRDefault="00C02C26" w:rsidP="009576EB">
            <w:pPr>
              <w:pStyle w:val="TABLE-col-heading"/>
              <w:rPr>
                <w:ins w:id="15944" w:author="Charles Gifford" w:date="2017-03-20T13:08:00Z"/>
              </w:rPr>
            </w:pPr>
            <w:ins w:id="15945" w:author="Charles Gifford" w:date="2017-03-20T13:08:00Z">
              <w:r w:rsidRPr="009432BC">
                <w:t>Multiplicity</w:t>
              </w:r>
            </w:ins>
          </w:p>
        </w:tc>
        <w:tc>
          <w:tcPr>
            <w:tcW w:w="3690" w:type="dxa"/>
            <w:shd w:val="clear" w:color="auto" w:fill="auto"/>
          </w:tcPr>
          <w:p w14:paraId="4DA921AA" w14:textId="77777777" w:rsidR="00C02C26" w:rsidRPr="009432BC" w:rsidRDefault="00C02C26" w:rsidP="009576EB">
            <w:pPr>
              <w:pStyle w:val="TABLE-col-heading"/>
              <w:rPr>
                <w:ins w:id="15946" w:author="Charles Gifford" w:date="2017-03-20T13:08:00Z"/>
              </w:rPr>
            </w:pPr>
            <w:ins w:id="15947" w:author="Charles Gifford" w:date="2017-03-20T13:08:00Z">
              <w:r w:rsidRPr="009432BC">
                <w:t>Description</w:t>
              </w:r>
            </w:ins>
          </w:p>
        </w:tc>
      </w:tr>
      <w:tr w:rsidR="00C02C26" w:rsidRPr="009432BC" w14:paraId="1C914D98" w14:textId="77777777" w:rsidTr="009576EB">
        <w:trPr>
          <w:trHeight w:val="332"/>
          <w:ins w:id="15948" w:author="Charles Gifford" w:date="2017-03-20T13:08:00Z"/>
        </w:trPr>
        <w:tc>
          <w:tcPr>
            <w:tcW w:w="2155" w:type="dxa"/>
            <w:shd w:val="clear" w:color="auto" w:fill="auto"/>
          </w:tcPr>
          <w:p w14:paraId="1C9E455F" w14:textId="77777777" w:rsidR="00C02C26" w:rsidRPr="009432BC" w:rsidRDefault="00C02C26" w:rsidP="009576EB">
            <w:pPr>
              <w:pStyle w:val="TABLE-cell"/>
              <w:rPr>
                <w:ins w:id="15949" w:author="Charles Gifford" w:date="2017-03-20T13:08:00Z"/>
              </w:rPr>
            </w:pPr>
            <w:ins w:id="15950" w:author="Charles Gifford" w:date="2017-03-20T13:08:00Z">
              <w:r w:rsidRPr="00AB0960">
                <w:rPr>
                  <w:szCs w:val="20"/>
                  <w:lang w:val="en-US"/>
                </w:rPr>
                <w:t>Segment requirement</w:t>
              </w:r>
            </w:ins>
          </w:p>
        </w:tc>
        <w:tc>
          <w:tcPr>
            <w:tcW w:w="2070" w:type="dxa"/>
            <w:shd w:val="clear" w:color="auto" w:fill="auto"/>
          </w:tcPr>
          <w:p w14:paraId="7ED80EC5" w14:textId="77777777" w:rsidR="00C02C26" w:rsidRPr="009432BC" w:rsidRDefault="00C02C26" w:rsidP="009576EB">
            <w:pPr>
              <w:pStyle w:val="TABLE-cell"/>
              <w:rPr>
                <w:ins w:id="15951" w:author="Charles Gifford" w:date="2017-03-20T13:08:00Z"/>
              </w:rPr>
            </w:pPr>
            <w:ins w:id="15952" w:author="Charles Gifford" w:date="2017-03-20T13:08:00Z">
              <w:r>
                <w:rPr>
                  <w:szCs w:val="20"/>
                  <w:lang w:val="en-US"/>
                </w:rPr>
                <w:t>NA</w:t>
              </w:r>
            </w:ins>
          </w:p>
        </w:tc>
        <w:tc>
          <w:tcPr>
            <w:tcW w:w="1170" w:type="dxa"/>
            <w:shd w:val="clear" w:color="auto" w:fill="auto"/>
          </w:tcPr>
          <w:p w14:paraId="41BBA3C9" w14:textId="77777777" w:rsidR="00C02C26" w:rsidRPr="009432BC" w:rsidRDefault="00C02C26" w:rsidP="009576EB">
            <w:pPr>
              <w:pStyle w:val="TABLE-cell"/>
              <w:rPr>
                <w:ins w:id="15953" w:author="Charles Gifford" w:date="2017-03-20T13:08:00Z"/>
              </w:rPr>
            </w:pPr>
            <w:ins w:id="15954" w:author="Charles Gifford" w:date="2017-03-20T13:08:00Z">
              <w:r w:rsidRPr="00AB0960">
                <w:rPr>
                  <w:szCs w:val="20"/>
                  <w:lang w:val="en-US"/>
                </w:rPr>
                <w:t>1</w:t>
              </w:r>
            </w:ins>
          </w:p>
        </w:tc>
        <w:tc>
          <w:tcPr>
            <w:tcW w:w="3690" w:type="dxa"/>
            <w:shd w:val="clear" w:color="auto" w:fill="auto"/>
          </w:tcPr>
          <w:p w14:paraId="5687388D" w14:textId="69233606" w:rsidR="00C02C26" w:rsidRPr="009432BC" w:rsidRDefault="00C02C26" w:rsidP="009576EB">
            <w:pPr>
              <w:pStyle w:val="TABLE-cell"/>
              <w:rPr>
                <w:ins w:id="15955" w:author="Charles Gifford" w:date="2017-03-20T13:08:00Z"/>
              </w:rPr>
            </w:pPr>
            <w:ins w:id="15956" w:author="Charles Gifford" w:date="2017-03-20T13:08:00Z">
              <w:r w:rsidRPr="00AB0960">
                <w:rPr>
                  <w:lang w:val="en-US"/>
                </w:rPr>
                <w:t xml:space="preserve">The </w:t>
              </w:r>
              <w:r w:rsidRPr="00AB0960">
                <w:rPr>
                  <w:i/>
                  <w:lang w:val="en-US"/>
                </w:rPr>
                <w:t>segment requirement</w:t>
              </w:r>
              <w:r w:rsidRPr="00AB0960">
                <w:rPr>
                  <w:lang w:val="en-US"/>
                </w:rPr>
                <w:t xml:space="preserve"> </w:t>
              </w:r>
              <w:r>
                <w:rPr>
                  <w:lang w:val="en-US"/>
                </w:rPr>
                <w:t xml:space="preserve">defined in part by </w:t>
              </w:r>
              <w:r w:rsidRPr="00AB0960">
                <w:rPr>
                  <w:lang w:val="en-US"/>
                </w:rPr>
                <w:t xml:space="preserve">this </w:t>
              </w:r>
            </w:ins>
            <w:ins w:id="15957" w:author="Charles Gifford" w:date="2017-03-20T13:09:00Z">
              <w:r>
                <w:rPr>
                  <w:i/>
                  <w:lang w:val="en-US"/>
                </w:rPr>
                <w:t>p</w:t>
              </w:r>
              <w:r w:rsidRPr="00C02C26">
                <w:rPr>
                  <w:i/>
                  <w:lang w:val="en-US"/>
                </w:rPr>
                <w:t xml:space="preserve">hysical asset </w:t>
              </w:r>
            </w:ins>
            <w:ins w:id="15958" w:author="Charles Gifford" w:date="2017-03-20T13:08:00Z">
              <w:r w:rsidRPr="00AB0960">
                <w:rPr>
                  <w:i/>
                  <w:lang w:val="en-US"/>
                </w:rPr>
                <w:t>requirement</w:t>
              </w:r>
              <w:r w:rsidRPr="00AB0960">
                <w:rPr>
                  <w:lang w:val="en-US"/>
                </w:rPr>
                <w:t>.</w:t>
              </w:r>
            </w:ins>
          </w:p>
        </w:tc>
      </w:tr>
      <w:tr w:rsidR="00C02C26" w:rsidRPr="009432BC" w14:paraId="689C86A5" w14:textId="77777777" w:rsidTr="009576EB">
        <w:trPr>
          <w:trHeight w:val="332"/>
          <w:ins w:id="15959" w:author="Charles Gifford" w:date="2017-03-20T13:08:00Z"/>
        </w:trPr>
        <w:tc>
          <w:tcPr>
            <w:tcW w:w="2155" w:type="dxa"/>
            <w:shd w:val="clear" w:color="auto" w:fill="auto"/>
          </w:tcPr>
          <w:p w14:paraId="0D5A87EE" w14:textId="496A3C46" w:rsidR="00C02C26" w:rsidRDefault="00C02C26" w:rsidP="009576EB">
            <w:pPr>
              <w:pStyle w:val="TABLE-cell"/>
              <w:rPr>
                <w:ins w:id="15960" w:author="Charles Gifford" w:date="2017-03-20T13:08:00Z"/>
                <w:szCs w:val="20"/>
                <w:lang w:val="en-US"/>
              </w:rPr>
            </w:pPr>
            <w:ins w:id="15961" w:author="Charles Gifford" w:date="2017-03-20T13:09:00Z">
              <w:r w:rsidRPr="00C02C26">
                <w:rPr>
                  <w:szCs w:val="20"/>
                  <w:lang w:val="en-US"/>
                </w:rPr>
                <w:t xml:space="preserve">Physical asset </w:t>
              </w:r>
            </w:ins>
            <w:ins w:id="15962" w:author="Charles Gifford" w:date="2017-03-20T13:08:00Z">
              <w:r w:rsidRPr="00AB0960">
                <w:rPr>
                  <w:szCs w:val="20"/>
                  <w:lang w:val="en-US"/>
                </w:rPr>
                <w:t>requirement</w:t>
              </w:r>
              <w:r>
                <w:rPr>
                  <w:szCs w:val="20"/>
                  <w:lang w:val="en-US"/>
                </w:rPr>
                <w:t xml:space="preserve"> </w:t>
              </w:r>
              <w:r w:rsidRPr="00AB0960">
                <w:rPr>
                  <w:szCs w:val="20"/>
                  <w:lang w:val="en-US"/>
                </w:rPr>
                <w:t>property</w:t>
              </w:r>
            </w:ins>
          </w:p>
        </w:tc>
        <w:tc>
          <w:tcPr>
            <w:tcW w:w="2070" w:type="dxa"/>
            <w:shd w:val="clear" w:color="auto" w:fill="auto"/>
          </w:tcPr>
          <w:p w14:paraId="651D626A" w14:textId="3B40EC22" w:rsidR="00C02C26" w:rsidRDefault="00C02C26" w:rsidP="009576EB">
            <w:pPr>
              <w:pStyle w:val="TABLE-cell"/>
              <w:rPr>
                <w:ins w:id="15963" w:author="Charles Gifford" w:date="2017-03-20T13:08:00Z"/>
                <w:szCs w:val="20"/>
                <w:lang w:val="en-US"/>
              </w:rPr>
            </w:pPr>
            <w:ins w:id="15964" w:author="Charles Gifford" w:date="2017-03-20T13:09:00Z">
              <w:r w:rsidRPr="00C02C26">
                <w:rPr>
                  <w:szCs w:val="20"/>
                  <w:lang w:val="en-US"/>
                </w:rPr>
                <w:t xml:space="preserve">Physical asset </w:t>
              </w:r>
            </w:ins>
            <w:ins w:id="15965" w:author="Charles Gifford" w:date="2017-03-20T13:08:00Z">
              <w:r w:rsidRPr="00AB0960">
                <w:rPr>
                  <w:szCs w:val="20"/>
                  <w:lang w:val="en-US"/>
                </w:rPr>
                <w:t>requirement p</w:t>
              </w:r>
              <w:r w:rsidRPr="00D3092B">
                <w:rPr>
                  <w:szCs w:val="20"/>
                  <w:lang w:val="en-US"/>
                </w:rPr>
                <w:t>roperty</w:t>
              </w:r>
            </w:ins>
          </w:p>
        </w:tc>
        <w:tc>
          <w:tcPr>
            <w:tcW w:w="1170" w:type="dxa"/>
            <w:shd w:val="clear" w:color="auto" w:fill="auto"/>
          </w:tcPr>
          <w:p w14:paraId="33557C1D" w14:textId="77777777" w:rsidR="00C02C26" w:rsidRDefault="00C02C26" w:rsidP="009576EB">
            <w:pPr>
              <w:pStyle w:val="TABLE-cell"/>
              <w:rPr>
                <w:ins w:id="15966" w:author="Charles Gifford" w:date="2017-03-20T13:08:00Z"/>
                <w:szCs w:val="20"/>
                <w:lang w:val="en-US"/>
              </w:rPr>
            </w:pPr>
            <w:ins w:id="15967" w:author="Charles Gifford" w:date="2017-03-20T13:08:00Z">
              <w:r w:rsidRPr="00AB0960">
                <w:rPr>
                  <w:szCs w:val="20"/>
                  <w:lang w:val="en-US"/>
                </w:rPr>
                <w:t>0..*</w:t>
              </w:r>
            </w:ins>
          </w:p>
        </w:tc>
        <w:tc>
          <w:tcPr>
            <w:tcW w:w="3690" w:type="dxa"/>
            <w:shd w:val="clear" w:color="auto" w:fill="auto"/>
          </w:tcPr>
          <w:p w14:paraId="718724D2" w14:textId="76F8F3E6" w:rsidR="00C02C26" w:rsidRPr="00BE0F67" w:rsidRDefault="00C02C26" w:rsidP="009576EB">
            <w:pPr>
              <w:pStyle w:val="TABLE-cell"/>
              <w:rPr>
                <w:ins w:id="15968" w:author="Charles Gifford" w:date="2017-03-20T13:08:00Z"/>
                <w:lang w:val="en-US"/>
              </w:rPr>
            </w:pPr>
            <w:ins w:id="15969" w:author="Charles Gifford" w:date="2017-03-20T13:08:00Z">
              <w:r>
                <w:rPr>
                  <w:lang w:val="en-US"/>
                </w:rPr>
                <w:t xml:space="preserve">The values in the </w:t>
              </w:r>
            </w:ins>
            <w:ins w:id="15970" w:author="Charles Gifford" w:date="2017-03-20T13:09:00Z">
              <w:r w:rsidRPr="00C02C26">
                <w:rPr>
                  <w:i/>
                  <w:lang w:val="en-US"/>
                </w:rPr>
                <w:t>physical asset</w:t>
              </w:r>
            </w:ins>
            <w:ins w:id="15971" w:author="Charles Gifford" w:date="2017-03-20T13:08:00Z">
              <w:r>
                <w:rPr>
                  <w:i/>
                  <w:lang w:val="en-US"/>
                </w:rPr>
                <w:t xml:space="preserve"> requirement </w:t>
              </w:r>
              <w:r w:rsidRPr="00465559">
                <w:rPr>
                  <w:i/>
                  <w:lang w:val="en-US"/>
                </w:rPr>
                <w:t>property</w:t>
              </w:r>
              <w:r>
                <w:rPr>
                  <w:lang w:val="en-US"/>
                </w:rPr>
                <w:t xml:space="preserve"> are for</w:t>
              </w:r>
              <w:r w:rsidRPr="00786491">
                <w:rPr>
                  <w:lang w:val="en-US"/>
                </w:rPr>
                <w:t xml:space="preserve"> </w:t>
              </w:r>
              <w:r>
                <w:rPr>
                  <w:lang w:val="en-US"/>
                </w:rPr>
                <w:t>this</w:t>
              </w:r>
              <w:r w:rsidRPr="00AB0960">
                <w:rPr>
                  <w:lang w:val="en-US"/>
                </w:rPr>
                <w:t xml:space="preserve"> </w:t>
              </w:r>
            </w:ins>
            <w:ins w:id="15972" w:author="Charles Gifford" w:date="2017-03-20T13:10:00Z">
              <w:r w:rsidRPr="00C02C26">
                <w:rPr>
                  <w:i/>
                  <w:lang w:val="en-US"/>
                </w:rPr>
                <w:t>physical asset</w:t>
              </w:r>
            </w:ins>
            <w:ins w:id="15973" w:author="Charles Gifford" w:date="2017-03-20T13:08:00Z">
              <w:r w:rsidRPr="00AB0960">
                <w:rPr>
                  <w:lang w:val="en-US"/>
                </w:rPr>
                <w:t xml:space="preserve"> </w:t>
              </w:r>
              <w:r w:rsidRPr="00AB0960">
                <w:rPr>
                  <w:i/>
                  <w:lang w:val="en-US"/>
                </w:rPr>
                <w:t>requirement</w:t>
              </w:r>
              <w:r w:rsidRPr="00AB0960">
                <w:rPr>
                  <w:lang w:val="en-US"/>
                </w:rPr>
                <w:t>.</w:t>
              </w:r>
            </w:ins>
          </w:p>
        </w:tc>
      </w:tr>
      <w:tr w:rsidR="00C02C26" w:rsidRPr="009432BC" w14:paraId="20930252" w14:textId="77777777" w:rsidTr="009576EB">
        <w:trPr>
          <w:trHeight w:val="332"/>
          <w:ins w:id="15974" w:author="Charles Gifford" w:date="2017-03-20T13:08:00Z"/>
        </w:trPr>
        <w:tc>
          <w:tcPr>
            <w:tcW w:w="2155" w:type="dxa"/>
            <w:shd w:val="clear" w:color="auto" w:fill="auto"/>
          </w:tcPr>
          <w:p w14:paraId="57E6599B" w14:textId="38C53942" w:rsidR="00C02C26" w:rsidRPr="00AB0960" w:rsidRDefault="00C02C26" w:rsidP="009576EB">
            <w:pPr>
              <w:pStyle w:val="TABLE-cell"/>
              <w:rPr>
                <w:ins w:id="15975" w:author="Charles Gifford" w:date="2017-03-20T13:08:00Z"/>
                <w:szCs w:val="20"/>
                <w:lang w:val="en-US"/>
              </w:rPr>
            </w:pPr>
            <w:ins w:id="15976" w:author="Charles Gifford" w:date="2017-03-20T13:09:00Z">
              <w:r w:rsidRPr="00C02C26">
                <w:t xml:space="preserve">Physical asset </w:t>
              </w:r>
            </w:ins>
            <w:ins w:id="15977" w:author="Charles Gifford" w:date="2017-03-20T13:08:00Z">
              <w:r w:rsidRPr="00BA207E">
                <w:t>class</w:t>
              </w:r>
            </w:ins>
          </w:p>
        </w:tc>
        <w:tc>
          <w:tcPr>
            <w:tcW w:w="2070" w:type="dxa"/>
            <w:shd w:val="clear" w:color="auto" w:fill="auto"/>
          </w:tcPr>
          <w:p w14:paraId="3B087E34" w14:textId="3FBC8874" w:rsidR="00C02C26" w:rsidRPr="00AB0960" w:rsidRDefault="00C02C26" w:rsidP="009576EB">
            <w:pPr>
              <w:pStyle w:val="TABLE-cell"/>
              <w:rPr>
                <w:ins w:id="15978" w:author="Charles Gifford" w:date="2017-03-20T13:08:00Z"/>
                <w:szCs w:val="20"/>
                <w:lang w:val="en-US"/>
              </w:rPr>
            </w:pPr>
            <w:ins w:id="15979" w:author="Charles Gifford" w:date="2017-03-20T13:09:00Z">
              <w:r w:rsidRPr="00C02C26">
                <w:t xml:space="preserve">Physical asset </w:t>
              </w:r>
            </w:ins>
            <w:ins w:id="15980" w:author="Charles Gifford" w:date="2017-03-20T13:08:00Z">
              <w:r w:rsidRPr="00BA207E">
                <w:t>class</w:t>
              </w:r>
            </w:ins>
          </w:p>
        </w:tc>
        <w:tc>
          <w:tcPr>
            <w:tcW w:w="1170" w:type="dxa"/>
          </w:tcPr>
          <w:p w14:paraId="4FDE6423" w14:textId="77777777" w:rsidR="00C02C26" w:rsidRDefault="00C02C26" w:rsidP="009576EB">
            <w:pPr>
              <w:pStyle w:val="TABLE-cell"/>
              <w:rPr>
                <w:ins w:id="15981" w:author="Charles Gifford" w:date="2017-03-20T13:08:00Z"/>
                <w:szCs w:val="20"/>
                <w:lang w:val="en-US"/>
              </w:rPr>
            </w:pPr>
            <w:ins w:id="15982" w:author="Charles Gifford" w:date="2017-03-20T13:08:00Z">
              <w:r w:rsidRPr="0030452A">
                <w:t>0..*</w:t>
              </w:r>
            </w:ins>
          </w:p>
        </w:tc>
        <w:tc>
          <w:tcPr>
            <w:tcW w:w="3690" w:type="dxa"/>
          </w:tcPr>
          <w:p w14:paraId="21B464FD" w14:textId="6E44517C" w:rsidR="00C02C26" w:rsidRDefault="00C02C26" w:rsidP="009576EB">
            <w:pPr>
              <w:pStyle w:val="TABLE-cell"/>
              <w:rPr>
                <w:ins w:id="15983" w:author="Charles Gifford" w:date="2017-03-20T13:08:00Z"/>
                <w:lang w:val="en-US"/>
              </w:rPr>
            </w:pPr>
            <w:ins w:id="15984" w:author="Charles Gifford" w:date="2017-03-20T13:08:00Z">
              <w:r>
                <w:t>A cross-model association to</w:t>
              </w:r>
              <w:r w:rsidRPr="00FD719C">
                <w:t xml:space="preserve"> element in the </w:t>
              </w:r>
            </w:ins>
            <w:ins w:id="15985" w:author="Charles Gifford" w:date="2017-03-20T13:10:00Z">
              <w:r w:rsidRPr="00C02C26">
                <w:t>physical asset</w:t>
              </w:r>
            </w:ins>
            <w:ins w:id="15986" w:author="Charles Gifford" w:date="2017-03-20T13:08:00Z">
              <w:r w:rsidRPr="00BA06AC">
                <w:t xml:space="preserve"> </w:t>
              </w:r>
              <w:r w:rsidRPr="00FD719C">
                <w:t>model</w:t>
              </w:r>
              <w:r>
                <w:t xml:space="preserve"> as explained in clause 4.6.4</w:t>
              </w:r>
              <w:r w:rsidRPr="00FD719C">
                <w:t>.</w:t>
              </w:r>
            </w:ins>
          </w:p>
        </w:tc>
      </w:tr>
      <w:tr w:rsidR="00C02C26" w:rsidRPr="009432BC" w14:paraId="0D3B3284" w14:textId="77777777" w:rsidTr="009576EB">
        <w:trPr>
          <w:trHeight w:val="332"/>
          <w:ins w:id="15987" w:author="Charles Gifford" w:date="2017-03-20T13:08:00Z"/>
        </w:trPr>
        <w:tc>
          <w:tcPr>
            <w:tcW w:w="2155" w:type="dxa"/>
            <w:shd w:val="clear" w:color="auto" w:fill="auto"/>
          </w:tcPr>
          <w:p w14:paraId="42CCD769" w14:textId="21054576" w:rsidR="00C02C26" w:rsidRPr="00AB0960" w:rsidRDefault="00C02C26" w:rsidP="009576EB">
            <w:pPr>
              <w:pStyle w:val="TABLE-cell"/>
              <w:rPr>
                <w:ins w:id="15988" w:author="Charles Gifford" w:date="2017-03-20T13:08:00Z"/>
                <w:szCs w:val="20"/>
                <w:lang w:val="en-US"/>
              </w:rPr>
            </w:pPr>
            <w:ins w:id="15989" w:author="Charles Gifford" w:date="2017-03-20T13:10:00Z">
              <w:r>
                <w:t>P</w:t>
              </w:r>
              <w:r w:rsidRPr="00C02C26">
                <w:t>hysical asset</w:t>
              </w:r>
            </w:ins>
          </w:p>
        </w:tc>
        <w:tc>
          <w:tcPr>
            <w:tcW w:w="2070" w:type="dxa"/>
            <w:shd w:val="clear" w:color="auto" w:fill="auto"/>
          </w:tcPr>
          <w:p w14:paraId="4770A5E5" w14:textId="592B0F3D" w:rsidR="00C02C26" w:rsidRPr="00AB0960" w:rsidRDefault="00C02C26" w:rsidP="009576EB">
            <w:pPr>
              <w:pStyle w:val="TABLE-cell"/>
              <w:rPr>
                <w:ins w:id="15990" w:author="Charles Gifford" w:date="2017-03-20T13:08:00Z"/>
                <w:szCs w:val="20"/>
                <w:lang w:val="en-US"/>
              </w:rPr>
            </w:pPr>
            <w:ins w:id="15991" w:author="Charles Gifford" w:date="2017-03-20T13:10:00Z">
              <w:r>
                <w:t>P</w:t>
              </w:r>
              <w:r w:rsidRPr="00C02C26">
                <w:t>hysical asset</w:t>
              </w:r>
            </w:ins>
          </w:p>
        </w:tc>
        <w:tc>
          <w:tcPr>
            <w:tcW w:w="1170" w:type="dxa"/>
          </w:tcPr>
          <w:p w14:paraId="4799185C" w14:textId="77777777" w:rsidR="00C02C26" w:rsidRDefault="00C02C26" w:rsidP="009576EB">
            <w:pPr>
              <w:pStyle w:val="TABLE-cell"/>
              <w:rPr>
                <w:ins w:id="15992" w:author="Charles Gifford" w:date="2017-03-20T13:08:00Z"/>
                <w:szCs w:val="20"/>
                <w:lang w:val="en-US"/>
              </w:rPr>
            </w:pPr>
            <w:ins w:id="15993" w:author="Charles Gifford" w:date="2017-03-20T13:08:00Z">
              <w:r w:rsidRPr="0030452A">
                <w:t>0..*</w:t>
              </w:r>
            </w:ins>
          </w:p>
        </w:tc>
        <w:tc>
          <w:tcPr>
            <w:tcW w:w="3690" w:type="dxa"/>
            <w:shd w:val="clear" w:color="auto" w:fill="auto"/>
          </w:tcPr>
          <w:p w14:paraId="574856EA" w14:textId="067B63EE" w:rsidR="00C02C26" w:rsidRDefault="00C02C26" w:rsidP="009576EB">
            <w:pPr>
              <w:pStyle w:val="TABLE-cell"/>
              <w:rPr>
                <w:ins w:id="15994" w:author="Charles Gifford" w:date="2017-03-20T13:08:00Z"/>
                <w:lang w:val="en-US"/>
              </w:rPr>
            </w:pPr>
            <w:ins w:id="15995" w:author="Charles Gifford" w:date="2017-03-20T13:08:00Z">
              <w:r w:rsidRPr="002C3CDB">
                <w:t>A cross-model associat</w:t>
              </w:r>
              <w:r>
                <w:t xml:space="preserve">ion to element in the </w:t>
              </w:r>
            </w:ins>
            <w:ins w:id="15996" w:author="Charles Gifford" w:date="2017-03-20T13:10:00Z">
              <w:r w:rsidRPr="00C02C26">
                <w:t xml:space="preserve">physical asset </w:t>
              </w:r>
            </w:ins>
            <w:ins w:id="15997" w:author="Charles Gifford" w:date="2017-03-20T13:08:00Z">
              <w:r w:rsidRPr="002C3CDB">
                <w:t>model as explained in clause 4.6.4.</w:t>
              </w:r>
            </w:ins>
          </w:p>
        </w:tc>
      </w:tr>
    </w:tbl>
    <w:p w14:paraId="417373E7" w14:textId="565B68A9" w:rsidR="00283272" w:rsidRPr="001C220C" w:rsidRDefault="00283272" w:rsidP="00DE6B19">
      <w:pPr>
        <w:pStyle w:val="TABLE-title"/>
        <w:rPr>
          <w:lang w:val="en-US"/>
        </w:rPr>
      </w:pPr>
      <w:bookmarkStart w:id="15998" w:name="_Ref176153527"/>
      <w:bookmarkStart w:id="15999" w:name="_Toc266864186"/>
      <w:bookmarkStart w:id="16000" w:name="_Toc306621074"/>
      <w:bookmarkStart w:id="16001" w:name="_Toc320178470"/>
      <w:bookmarkStart w:id="16002" w:name="_Toc478492482"/>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4B2A9D">
        <w:rPr>
          <w:noProof/>
          <w:lang w:val="en-US"/>
        </w:rPr>
        <w:t>182</w:t>
      </w:r>
      <w:r w:rsidR="00FD29D6">
        <w:rPr>
          <w:lang w:val="en-US"/>
        </w:rPr>
        <w:fldChar w:fldCharType="end"/>
      </w:r>
      <w:bookmarkEnd w:id="15923"/>
      <w:bookmarkEnd w:id="15998"/>
      <w:r w:rsidR="00DE6B19">
        <w:rPr>
          <w:lang w:val="en-US"/>
        </w:rPr>
        <w:t xml:space="preserve"> –</w:t>
      </w:r>
      <w:r w:rsidRPr="001C220C">
        <w:rPr>
          <w:lang w:val="en-US"/>
        </w:rPr>
        <w:t xml:space="preserve"> </w:t>
      </w:r>
      <w:r w:rsidR="00D02368">
        <w:rPr>
          <w:lang w:val="en-US"/>
        </w:rPr>
        <w:t>P</w:t>
      </w:r>
      <w:r w:rsidRPr="001C220C">
        <w:rPr>
          <w:lang w:val="en-US"/>
        </w:rPr>
        <w:t xml:space="preserve">hysical </w:t>
      </w:r>
      <w:r w:rsidR="00F03204" w:rsidRPr="001C220C">
        <w:rPr>
          <w:lang w:val="en-US"/>
        </w:rPr>
        <w:t>a</w:t>
      </w:r>
      <w:r w:rsidRPr="001C220C">
        <w:rPr>
          <w:lang w:val="en-US"/>
        </w:rPr>
        <w:t>sset requirement</w:t>
      </w:r>
      <w:bookmarkEnd w:id="15999"/>
      <w:bookmarkEnd w:id="16000"/>
      <w:bookmarkEnd w:id="16001"/>
      <w:r w:rsidR="00D02368" w:rsidRPr="00AC2193">
        <w:rPr>
          <w:lang w:val="en-US"/>
        </w:rPr>
        <w:t xml:space="preserve"> </w:t>
      </w:r>
      <w:r w:rsidR="00D02368">
        <w:rPr>
          <w:lang w:val="en-US"/>
        </w:rPr>
        <w:t>attributes</w:t>
      </w:r>
      <w:bookmarkEnd w:id="16002"/>
    </w:p>
    <w:tbl>
      <w:tblPr>
        <w:tblW w:w="90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238"/>
        <w:gridCol w:w="1350"/>
        <w:gridCol w:w="1080"/>
        <w:gridCol w:w="1229"/>
      </w:tblGrid>
      <w:tr w:rsidR="004700F9" w:rsidRPr="001C220C" w14:paraId="2DB935D1" w14:textId="77777777" w:rsidTr="009E1DC8">
        <w:trPr>
          <w:tblHeader/>
        </w:trPr>
        <w:tc>
          <w:tcPr>
            <w:tcW w:w="1269" w:type="dxa"/>
          </w:tcPr>
          <w:p w14:paraId="05324C8C" w14:textId="77777777" w:rsidR="004700F9" w:rsidRPr="001C220C" w:rsidRDefault="004700F9" w:rsidP="00DA07D1">
            <w:pPr>
              <w:pStyle w:val="NormalTableHeader"/>
              <w:keepNext w:val="0"/>
              <w:spacing w:before="40"/>
              <w:rPr>
                <w:lang w:val="en-US"/>
              </w:rPr>
            </w:pPr>
            <w:r w:rsidRPr="001C220C">
              <w:rPr>
                <w:lang w:val="en-US"/>
              </w:rPr>
              <w:t xml:space="preserve">Attribute </w:t>
            </w:r>
            <w:r w:rsidR="0001772B">
              <w:rPr>
                <w:lang w:val="en-US"/>
              </w:rPr>
              <w:t>n</w:t>
            </w:r>
            <w:r w:rsidRPr="001C220C">
              <w:rPr>
                <w:lang w:val="en-US"/>
              </w:rPr>
              <w:t>ame</w:t>
            </w:r>
          </w:p>
        </w:tc>
        <w:tc>
          <w:tcPr>
            <w:tcW w:w="2880" w:type="dxa"/>
          </w:tcPr>
          <w:p w14:paraId="75AF5259" w14:textId="77777777" w:rsidR="004700F9" w:rsidRPr="001C220C" w:rsidRDefault="004700F9" w:rsidP="00DA07D1">
            <w:pPr>
              <w:pStyle w:val="NormalTableHeader"/>
              <w:keepNext w:val="0"/>
              <w:spacing w:before="40"/>
              <w:rPr>
                <w:lang w:val="en-US"/>
              </w:rPr>
            </w:pPr>
            <w:r w:rsidRPr="001C220C">
              <w:rPr>
                <w:lang w:val="en-US"/>
              </w:rPr>
              <w:t>Description</w:t>
            </w:r>
          </w:p>
        </w:tc>
        <w:tc>
          <w:tcPr>
            <w:tcW w:w="1238" w:type="dxa"/>
          </w:tcPr>
          <w:p w14:paraId="61F72913" w14:textId="77777777" w:rsidR="004700F9" w:rsidRPr="001C220C" w:rsidRDefault="00AE4770" w:rsidP="00DA07D1">
            <w:pPr>
              <w:pStyle w:val="NormalTableHeader"/>
              <w:keepNext w:val="0"/>
              <w:spacing w:before="40"/>
              <w:rPr>
                <w:lang w:val="en-US"/>
              </w:rPr>
            </w:pPr>
            <w:r>
              <w:rPr>
                <w:lang w:val="en-US"/>
              </w:rPr>
              <w:t>Production example</w:t>
            </w:r>
            <w:r w:rsidR="004700F9" w:rsidRPr="001C220C">
              <w:rPr>
                <w:lang w:val="en-US"/>
              </w:rPr>
              <w:t>s</w:t>
            </w:r>
          </w:p>
        </w:tc>
        <w:tc>
          <w:tcPr>
            <w:tcW w:w="1350" w:type="dxa"/>
          </w:tcPr>
          <w:p w14:paraId="61EFAAC5" w14:textId="77777777" w:rsidR="004700F9" w:rsidRPr="001C220C" w:rsidRDefault="00AE4770" w:rsidP="00DA07D1">
            <w:pPr>
              <w:pStyle w:val="NormalTableHeader"/>
              <w:keepNext w:val="0"/>
              <w:spacing w:before="40"/>
              <w:rPr>
                <w:lang w:val="en-US"/>
              </w:rPr>
            </w:pPr>
            <w:r>
              <w:rPr>
                <w:lang w:val="en-US"/>
              </w:rPr>
              <w:t>Maintenance example</w:t>
            </w:r>
            <w:r w:rsidR="004700F9" w:rsidRPr="001C220C">
              <w:rPr>
                <w:lang w:val="en-US"/>
              </w:rPr>
              <w:t>s</w:t>
            </w:r>
          </w:p>
        </w:tc>
        <w:tc>
          <w:tcPr>
            <w:tcW w:w="1080" w:type="dxa"/>
          </w:tcPr>
          <w:p w14:paraId="427744D9" w14:textId="77777777" w:rsidR="004700F9" w:rsidRPr="001C220C" w:rsidRDefault="00AE4770" w:rsidP="00DA07D1">
            <w:pPr>
              <w:pStyle w:val="NormalTableHeader"/>
              <w:keepNext w:val="0"/>
              <w:spacing w:before="40"/>
              <w:rPr>
                <w:lang w:val="en-US"/>
              </w:rPr>
            </w:pPr>
            <w:r>
              <w:rPr>
                <w:lang w:val="en-US"/>
              </w:rPr>
              <w:t>Quality example</w:t>
            </w:r>
            <w:r w:rsidR="004700F9" w:rsidRPr="001C220C">
              <w:rPr>
                <w:lang w:val="en-US"/>
              </w:rPr>
              <w:t>s</w:t>
            </w:r>
          </w:p>
        </w:tc>
        <w:tc>
          <w:tcPr>
            <w:tcW w:w="1229" w:type="dxa"/>
          </w:tcPr>
          <w:p w14:paraId="74990747" w14:textId="77777777" w:rsidR="004700F9" w:rsidRPr="001C220C" w:rsidRDefault="00AE4770" w:rsidP="00DA07D1">
            <w:pPr>
              <w:pStyle w:val="NormalTableHeader"/>
              <w:keepNext w:val="0"/>
              <w:spacing w:before="40"/>
              <w:rPr>
                <w:lang w:val="en-US"/>
              </w:rPr>
            </w:pPr>
            <w:r>
              <w:rPr>
                <w:lang w:val="en-US"/>
              </w:rPr>
              <w:t>Inventory example</w:t>
            </w:r>
            <w:r w:rsidR="004700F9" w:rsidRPr="001C220C">
              <w:rPr>
                <w:lang w:val="en-US"/>
              </w:rPr>
              <w:t>s</w:t>
            </w:r>
          </w:p>
        </w:tc>
      </w:tr>
      <w:tr w:rsidR="00456C77" w:rsidRPr="001C220C" w14:paraId="3BC38A54" w14:textId="77777777" w:rsidTr="009E1DC8">
        <w:trPr>
          <w:cantSplit/>
          <w:ins w:id="16003" w:author="Charles Gifford" w:date="2016-07-22T21:38:00Z"/>
        </w:trPr>
        <w:tc>
          <w:tcPr>
            <w:tcW w:w="1269" w:type="dxa"/>
          </w:tcPr>
          <w:p w14:paraId="1583E16A" w14:textId="71D9D0E8" w:rsidR="00456C77" w:rsidRPr="001C220C" w:rsidRDefault="00456C77" w:rsidP="00456C77">
            <w:pPr>
              <w:pStyle w:val="TableNormal1"/>
              <w:keepNext w:val="0"/>
              <w:rPr>
                <w:ins w:id="16004" w:author="Charles Gifford" w:date="2016-07-22T21:38:00Z"/>
                <w:lang w:val="en-US"/>
              </w:rPr>
            </w:pPr>
            <w:ins w:id="16005" w:author="Charles Gifford" w:date="2016-07-22T21:38:00Z">
              <w:r w:rsidRPr="00CB1BB4">
                <w:rPr>
                  <w:szCs w:val="16"/>
                </w:rPr>
                <w:t>ID</w:t>
              </w:r>
            </w:ins>
          </w:p>
        </w:tc>
        <w:tc>
          <w:tcPr>
            <w:tcW w:w="2880" w:type="dxa"/>
          </w:tcPr>
          <w:p w14:paraId="7F6B5170" w14:textId="4C303B4F" w:rsidR="00456C77" w:rsidRPr="001C220C" w:rsidRDefault="00456C77" w:rsidP="00456C77">
            <w:pPr>
              <w:pStyle w:val="TableNormal1"/>
              <w:keepNext w:val="0"/>
              <w:rPr>
                <w:ins w:id="16006" w:author="Charles Gifford" w:date="2016-07-22T21:38:00Z"/>
                <w:lang w:val="en-US"/>
              </w:rPr>
            </w:pPr>
            <w:ins w:id="16007" w:author="Charles Gifford" w:date="2016-07-22T21:38:00Z">
              <w:r w:rsidRPr="007F7475">
                <w:rPr>
                  <w:szCs w:val="16"/>
                </w:rPr>
                <w:t xml:space="preserve">Defines a unique identification of a </w:t>
              </w:r>
              <w:r w:rsidRPr="007F7475">
                <w:rPr>
                  <w:i/>
                  <w:szCs w:val="16"/>
                </w:rPr>
                <w:t>physical asset</w:t>
              </w:r>
              <w:r>
                <w:rPr>
                  <w:i/>
                  <w:szCs w:val="16"/>
                </w:rPr>
                <w:t xml:space="preserve"> requirement.</w:t>
              </w:r>
            </w:ins>
          </w:p>
        </w:tc>
        <w:tc>
          <w:tcPr>
            <w:tcW w:w="1238" w:type="dxa"/>
          </w:tcPr>
          <w:p w14:paraId="532043E2" w14:textId="7160163F" w:rsidR="00456C77" w:rsidRDefault="00456C77" w:rsidP="00456C77">
            <w:pPr>
              <w:pStyle w:val="TableNormal1"/>
              <w:keepNext w:val="0"/>
              <w:rPr>
                <w:ins w:id="16008" w:author="Charles Gifford" w:date="2016-07-22T21:38:00Z"/>
                <w:lang w:val="en-US"/>
              </w:rPr>
            </w:pPr>
            <w:ins w:id="16009" w:author="Charles Gifford" w:date="2016-07-22T21:38:00Z">
              <w:r w:rsidRPr="007F7475">
                <w:rPr>
                  <w:szCs w:val="16"/>
                </w:rPr>
                <w:t>SN5246$9</w:t>
              </w:r>
            </w:ins>
          </w:p>
        </w:tc>
        <w:tc>
          <w:tcPr>
            <w:tcW w:w="1350" w:type="dxa"/>
          </w:tcPr>
          <w:p w14:paraId="17D90D72" w14:textId="0E4252D8" w:rsidR="00456C77" w:rsidRPr="001C220C" w:rsidRDefault="00456C77" w:rsidP="00456C77">
            <w:pPr>
              <w:pStyle w:val="TableNormal1"/>
              <w:keepNext w:val="0"/>
              <w:spacing w:before="40"/>
              <w:rPr>
                <w:ins w:id="16010" w:author="Charles Gifford" w:date="2016-07-22T21:38:00Z"/>
                <w:lang w:val="en-US"/>
              </w:rPr>
            </w:pPr>
            <w:ins w:id="16011" w:author="Charles Gifford" w:date="2016-07-22T21:38:00Z">
              <w:r w:rsidRPr="007F7475">
                <w:rPr>
                  <w:szCs w:val="16"/>
                </w:rPr>
                <w:t>SN68928#1</w:t>
              </w:r>
            </w:ins>
          </w:p>
        </w:tc>
        <w:tc>
          <w:tcPr>
            <w:tcW w:w="1080" w:type="dxa"/>
          </w:tcPr>
          <w:p w14:paraId="7CE587CE" w14:textId="2170E7EF" w:rsidR="00456C77" w:rsidRDefault="00456C77" w:rsidP="00456C77">
            <w:pPr>
              <w:pStyle w:val="TableNormal1"/>
              <w:keepNext w:val="0"/>
              <w:rPr>
                <w:ins w:id="16012" w:author="Charles Gifford" w:date="2016-07-22T21:38:00Z"/>
                <w:lang w:val="en-US"/>
              </w:rPr>
            </w:pPr>
            <w:ins w:id="16013" w:author="Charles Gifford" w:date="2016-07-22T21:38:00Z">
              <w:r w:rsidRPr="007F7475">
                <w:rPr>
                  <w:szCs w:val="16"/>
                </w:rPr>
                <w:t>SN5247$3</w:t>
              </w:r>
            </w:ins>
          </w:p>
        </w:tc>
        <w:tc>
          <w:tcPr>
            <w:tcW w:w="1229" w:type="dxa"/>
          </w:tcPr>
          <w:p w14:paraId="0C97EF49" w14:textId="037E8FE6" w:rsidR="00456C77" w:rsidRDefault="00456C77" w:rsidP="00456C77">
            <w:pPr>
              <w:pStyle w:val="TableNormal1"/>
              <w:keepNext w:val="0"/>
              <w:rPr>
                <w:ins w:id="16014" w:author="Charles Gifford" w:date="2016-07-22T21:38:00Z"/>
                <w:lang w:val="en-US"/>
              </w:rPr>
            </w:pPr>
            <w:ins w:id="16015" w:author="Charles Gifford" w:date="2016-07-22T21:38:00Z">
              <w:r w:rsidRPr="007F7475">
                <w:rPr>
                  <w:szCs w:val="16"/>
                </w:rPr>
                <w:t>VIN 55262528</w:t>
              </w:r>
            </w:ins>
          </w:p>
        </w:tc>
      </w:tr>
      <w:tr w:rsidR="00550FD5" w:rsidRPr="001C220C" w14:paraId="3ADDB1A3" w14:textId="77777777" w:rsidTr="009E1DC8">
        <w:trPr>
          <w:cantSplit/>
        </w:trPr>
        <w:tc>
          <w:tcPr>
            <w:tcW w:w="1269" w:type="dxa"/>
          </w:tcPr>
          <w:p w14:paraId="355252B1" w14:textId="77777777" w:rsidR="00550FD5" w:rsidRPr="001C220C" w:rsidRDefault="00550FD5" w:rsidP="00DA07D1">
            <w:pPr>
              <w:pStyle w:val="TableNormal1"/>
              <w:keepNext w:val="0"/>
              <w:rPr>
                <w:lang w:val="en-US"/>
              </w:rPr>
            </w:pPr>
            <w:r w:rsidRPr="001C220C">
              <w:rPr>
                <w:lang w:val="en-US"/>
              </w:rPr>
              <w:t xml:space="preserve">Physical </w:t>
            </w:r>
            <w:r w:rsidR="001F1D5D">
              <w:rPr>
                <w:lang w:val="en-US"/>
              </w:rPr>
              <w:t>a</w:t>
            </w:r>
            <w:r w:rsidRPr="001C220C">
              <w:rPr>
                <w:lang w:val="en-US"/>
              </w:rPr>
              <w:t xml:space="preserve">sset </w:t>
            </w:r>
            <w:r w:rsidR="001F1D5D">
              <w:rPr>
                <w:lang w:val="en-US"/>
              </w:rPr>
              <w:t>c</w:t>
            </w:r>
            <w:r w:rsidRPr="001C220C">
              <w:rPr>
                <w:lang w:val="en-US"/>
              </w:rPr>
              <w:t>lass</w:t>
            </w:r>
          </w:p>
        </w:tc>
        <w:tc>
          <w:tcPr>
            <w:tcW w:w="2880" w:type="dxa"/>
          </w:tcPr>
          <w:p w14:paraId="323B19E2" w14:textId="77777777" w:rsidR="00550FD5" w:rsidRPr="001C220C" w:rsidRDefault="00550FD5" w:rsidP="00DA07D1">
            <w:pPr>
              <w:pStyle w:val="TableNormal1"/>
              <w:keepNext w:val="0"/>
              <w:rPr>
                <w:lang w:val="en-US"/>
              </w:rPr>
            </w:pPr>
            <w:r w:rsidRPr="001C220C">
              <w:rPr>
                <w:lang w:val="en-US"/>
              </w:rPr>
              <w:t xml:space="preserve">Identifies the associated </w:t>
            </w:r>
            <w:r w:rsidRPr="001C220C">
              <w:rPr>
                <w:i/>
                <w:lang w:val="en-US"/>
              </w:rPr>
              <w:t xml:space="preserve">physical asset model </w:t>
            </w:r>
            <w:r w:rsidRPr="001C220C">
              <w:rPr>
                <w:lang w:val="en-US"/>
              </w:rPr>
              <w:t xml:space="preserve">or set of </w:t>
            </w:r>
            <w:r w:rsidRPr="001C220C">
              <w:rPr>
                <w:i/>
                <w:lang w:val="en-US"/>
              </w:rPr>
              <w:t xml:space="preserve">physical asset models </w:t>
            </w:r>
            <w:r w:rsidRPr="001C220C">
              <w:rPr>
                <w:lang w:val="en-US"/>
              </w:rPr>
              <w:t xml:space="preserve">of the requirement for a specific </w:t>
            </w:r>
            <w:r w:rsidRPr="001C220C">
              <w:rPr>
                <w:i/>
                <w:lang w:val="en-US"/>
              </w:rPr>
              <w:t>segment requirement</w:t>
            </w:r>
            <w:r w:rsidR="008558A5">
              <w:rPr>
                <w:lang w:val="en-US"/>
              </w:rPr>
              <w:t xml:space="preserve">. </w:t>
            </w:r>
          </w:p>
        </w:tc>
        <w:tc>
          <w:tcPr>
            <w:tcW w:w="1238" w:type="dxa"/>
          </w:tcPr>
          <w:p w14:paraId="205CB4D1" w14:textId="77777777" w:rsidR="00550FD5" w:rsidRPr="001C220C" w:rsidRDefault="007A69EF" w:rsidP="00DA07D1">
            <w:pPr>
              <w:pStyle w:val="TableNormal1"/>
              <w:keepNext w:val="0"/>
              <w:rPr>
                <w:lang w:val="en-US"/>
              </w:rPr>
            </w:pPr>
            <w:r>
              <w:rPr>
                <w:lang w:val="en-US"/>
              </w:rPr>
              <w:t>(</w:t>
            </w:r>
            <w:r w:rsidR="00550FD5" w:rsidRPr="001C220C">
              <w:rPr>
                <w:lang w:val="en-US"/>
              </w:rPr>
              <w:t>not applicable</w:t>
            </w:r>
            <w:r>
              <w:rPr>
                <w:lang w:val="en-US"/>
              </w:rPr>
              <w:t>)</w:t>
            </w:r>
          </w:p>
        </w:tc>
        <w:tc>
          <w:tcPr>
            <w:tcW w:w="1350" w:type="dxa"/>
          </w:tcPr>
          <w:p w14:paraId="1F9174DE" w14:textId="77777777" w:rsidR="00550FD5" w:rsidRPr="001C220C" w:rsidRDefault="00550FD5" w:rsidP="00DA07D1">
            <w:pPr>
              <w:pStyle w:val="TableNormal1"/>
              <w:keepNext w:val="0"/>
              <w:spacing w:before="40"/>
              <w:rPr>
                <w:lang w:val="en-US"/>
              </w:rPr>
            </w:pPr>
            <w:r w:rsidRPr="001C220C">
              <w:rPr>
                <w:lang w:val="en-US"/>
              </w:rPr>
              <w:t>Model 105, XYZ Corp, CNC Drill Press</w:t>
            </w:r>
          </w:p>
        </w:tc>
        <w:tc>
          <w:tcPr>
            <w:tcW w:w="1080" w:type="dxa"/>
          </w:tcPr>
          <w:p w14:paraId="2A3D324E" w14:textId="77777777" w:rsidR="00550FD5" w:rsidRPr="001C220C" w:rsidRDefault="007A69EF" w:rsidP="00DA07D1">
            <w:pPr>
              <w:pStyle w:val="TableNormal1"/>
              <w:keepNext w:val="0"/>
              <w:rPr>
                <w:lang w:val="en-US"/>
              </w:rPr>
            </w:pPr>
            <w:r>
              <w:rPr>
                <w:lang w:val="en-US"/>
              </w:rPr>
              <w:t>(not applicable)</w:t>
            </w:r>
          </w:p>
        </w:tc>
        <w:tc>
          <w:tcPr>
            <w:tcW w:w="1229" w:type="dxa"/>
          </w:tcPr>
          <w:p w14:paraId="08BFA305" w14:textId="77777777" w:rsidR="00550FD5" w:rsidRPr="001C220C" w:rsidRDefault="007A69EF" w:rsidP="00DA07D1">
            <w:pPr>
              <w:pStyle w:val="TableNormal1"/>
              <w:keepNext w:val="0"/>
              <w:rPr>
                <w:lang w:val="en-US"/>
              </w:rPr>
            </w:pPr>
            <w:r>
              <w:rPr>
                <w:lang w:val="en-US"/>
              </w:rPr>
              <w:t>(not applicable)</w:t>
            </w:r>
          </w:p>
        </w:tc>
      </w:tr>
      <w:tr w:rsidR="00550FD5" w:rsidRPr="001C220C" w14:paraId="10E0CFB4" w14:textId="77777777" w:rsidTr="009E1DC8">
        <w:trPr>
          <w:cantSplit/>
        </w:trPr>
        <w:tc>
          <w:tcPr>
            <w:tcW w:w="1269" w:type="dxa"/>
          </w:tcPr>
          <w:p w14:paraId="65F4843E" w14:textId="77777777" w:rsidR="00550FD5" w:rsidRPr="001C220C" w:rsidRDefault="00550FD5" w:rsidP="00DA07D1">
            <w:pPr>
              <w:pStyle w:val="TableNormal1"/>
              <w:keepNext w:val="0"/>
              <w:rPr>
                <w:lang w:val="en-US"/>
              </w:rPr>
            </w:pPr>
            <w:r w:rsidRPr="001C220C">
              <w:rPr>
                <w:lang w:val="en-US"/>
              </w:rPr>
              <w:t xml:space="preserve">Physical </w:t>
            </w:r>
            <w:r w:rsidR="001F1D5D">
              <w:rPr>
                <w:lang w:val="en-US"/>
              </w:rPr>
              <w:t>a</w:t>
            </w:r>
            <w:r w:rsidRPr="001C220C">
              <w:rPr>
                <w:lang w:val="en-US"/>
              </w:rPr>
              <w:t>sset</w:t>
            </w:r>
          </w:p>
        </w:tc>
        <w:tc>
          <w:tcPr>
            <w:tcW w:w="2880" w:type="dxa"/>
          </w:tcPr>
          <w:p w14:paraId="70822A0B" w14:textId="77777777" w:rsidR="00550FD5" w:rsidRPr="001C220C" w:rsidRDefault="00550FD5" w:rsidP="00DA07D1">
            <w:pPr>
              <w:pStyle w:val="TableNormal1"/>
              <w:keepNext w:val="0"/>
              <w:rPr>
                <w:lang w:val="en-US"/>
              </w:rPr>
            </w:pPr>
            <w:r w:rsidRPr="001C220C">
              <w:rPr>
                <w:lang w:val="en-US"/>
              </w:rPr>
              <w:t xml:space="preserve">Identifies the associated </w:t>
            </w:r>
            <w:r w:rsidRPr="001C220C">
              <w:rPr>
                <w:i/>
                <w:lang w:val="en-US"/>
              </w:rPr>
              <w:t>physical asset</w:t>
            </w:r>
            <w:r w:rsidRPr="001C220C">
              <w:rPr>
                <w:lang w:val="en-US"/>
              </w:rPr>
              <w:t xml:space="preserve"> or set of </w:t>
            </w:r>
            <w:r w:rsidRPr="001C220C">
              <w:rPr>
                <w:i/>
                <w:lang w:val="en-US"/>
              </w:rPr>
              <w:t xml:space="preserve">physical assets </w:t>
            </w:r>
            <w:r w:rsidRPr="001C220C">
              <w:rPr>
                <w:lang w:val="en-US"/>
              </w:rPr>
              <w:t xml:space="preserve">of the requirement for a specific </w:t>
            </w:r>
            <w:r w:rsidRPr="001C220C">
              <w:rPr>
                <w:i/>
                <w:lang w:val="en-US"/>
              </w:rPr>
              <w:t>segment requirement</w:t>
            </w:r>
            <w:r w:rsidRPr="001C220C">
              <w:rPr>
                <w:lang w:val="en-US"/>
              </w:rPr>
              <w:t xml:space="preserve">. </w:t>
            </w:r>
          </w:p>
          <w:p w14:paraId="4C93DAF0" w14:textId="77777777" w:rsidR="00550FD5" w:rsidRPr="001C220C" w:rsidRDefault="00550FD5" w:rsidP="00DA07D1">
            <w:pPr>
              <w:pStyle w:val="TableNormal1"/>
              <w:keepNext w:val="0"/>
              <w:rPr>
                <w:lang w:val="en-US"/>
              </w:rPr>
            </w:pPr>
            <w:r w:rsidRPr="001C220C">
              <w:rPr>
                <w:lang w:val="en-US"/>
              </w:rPr>
              <w:t>Typically</w:t>
            </w:r>
            <w:r w:rsidR="00DB2242">
              <w:rPr>
                <w:lang w:val="en-US"/>
              </w:rPr>
              <w:t>,</w:t>
            </w:r>
            <w:r w:rsidRPr="001C220C">
              <w:rPr>
                <w:lang w:val="en-US"/>
              </w:rPr>
              <w:t xml:space="preserve"> either </w:t>
            </w:r>
            <w:r w:rsidRPr="001C220C">
              <w:rPr>
                <w:i/>
                <w:lang w:val="en-US"/>
              </w:rPr>
              <w:t>physical asset</w:t>
            </w:r>
            <w:r w:rsidRPr="001C220C">
              <w:rPr>
                <w:lang w:val="en-US"/>
              </w:rPr>
              <w:t xml:space="preserve"> or </w:t>
            </w:r>
            <w:r w:rsidRPr="001C220C">
              <w:rPr>
                <w:i/>
                <w:lang w:val="en-US"/>
              </w:rPr>
              <w:t xml:space="preserve">physical asset class </w:t>
            </w:r>
            <w:r w:rsidRPr="001C220C">
              <w:rPr>
                <w:lang w:val="en-US"/>
              </w:rPr>
              <w:t>is specified, but not both.</w:t>
            </w:r>
          </w:p>
        </w:tc>
        <w:tc>
          <w:tcPr>
            <w:tcW w:w="1238" w:type="dxa"/>
          </w:tcPr>
          <w:p w14:paraId="5F42F53D" w14:textId="77777777" w:rsidR="00550FD5" w:rsidRPr="001C220C" w:rsidRDefault="007A69EF" w:rsidP="00DA07D1">
            <w:pPr>
              <w:pStyle w:val="TableNormal1"/>
              <w:keepNext w:val="0"/>
              <w:rPr>
                <w:lang w:val="en-US"/>
              </w:rPr>
            </w:pPr>
            <w:r>
              <w:rPr>
                <w:lang w:val="en-US"/>
              </w:rPr>
              <w:t>(</w:t>
            </w:r>
            <w:r w:rsidR="00550FD5" w:rsidRPr="001C220C">
              <w:rPr>
                <w:lang w:val="en-US"/>
              </w:rPr>
              <w:t>not applicable</w:t>
            </w:r>
            <w:r>
              <w:rPr>
                <w:lang w:val="en-US"/>
              </w:rPr>
              <w:t>)</w:t>
            </w:r>
          </w:p>
        </w:tc>
        <w:tc>
          <w:tcPr>
            <w:tcW w:w="1350" w:type="dxa"/>
          </w:tcPr>
          <w:p w14:paraId="26C70D03" w14:textId="77777777" w:rsidR="00550FD5" w:rsidRPr="001C220C" w:rsidRDefault="00550FD5" w:rsidP="00DA07D1">
            <w:pPr>
              <w:pStyle w:val="TableNormal1"/>
              <w:keepNext w:val="0"/>
              <w:spacing w:before="40"/>
              <w:rPr>
                <w:lang w:val="en-US"/>
              </w:rPr>
            </w:pPr>
            <w:r w:rsidRPr="001C220C">
              <w:rPr>
                <w:lang w:val="en-US"/>
              </w:rPr>
              <w:t>Serial #: 5563442</w:t>
            </w:r>
          </w:p>
          <w:p w14:paraId="3D4AFC7D" w14:textId="77777777" w:rsidR="00550FD5" w:rsidRPr="001C220C" w:rsidRDefault="00550FD5" w:rsidP="00DA07D1">
            <w:pPr>
              <w:pStyle w:val="TableNormal1"/>
              <w:keepNext w:val="0"/>
              <w:spacing w:before="40"/>
              <w:rPr>
                <w:lang w:val="en-US"/>
              </w:rPr>
            </w:pPr>
            <w:r w:rsidRPr="001C220C">
              <w:rPr>
                <w:lang w:val="en-US"/>
              </w:rPr>
              <w:t>Asset ID: 44Q56W</w:t>
            </w:r>
          </w:p>
        </w:tc>
        <w:tc>
          <w:tcPr>
            <w:tcW w:w="1080" w:type="dxa"/>
          </w:tcPr>
          <w:p w14:paraId="00C51D6F" w14:textId="77777777" w:rsidR="00550FD5" w:rsidRPr="001C220C" w:rsidRDefault="007A69EF" w:rsidP="00DA07D1">
            <w:pPr>
              <w:pStyle w:val="TableNormal1"/>
              <w:keepNext w:val="0"/>
              <w:rPr>
                <w:lang w:val="en-US"/>
              </w:rPr>
            </w:pPr>
            <w:r>
              <w:rPr>
                <w:lang w:val="en-US"/>
              </w:rPr>
              <w:t>(not applicable)</w:t>
            </w:r>
          </w:p>
        </w:tc>
        <w:tc>
          <w:tcPr>
            <w:tcW w:w="1229" w:type="dxa"/>
          </w:tcPr>
          <w:p w14:paraId="2506CC85" w14:textId="77777777" w:rsidR="00550FD5" w:rsidRPr="001C220C" w:rsidRDefault="007A69EF" w:rsidP="00DA07D1">
            <w:pPr>
              <w:pStyle w:val="TableNormal1"/>
              <w:keepNext w:val="0"/>
              <w:rPr>
                <w:lang w:val="en-US"/>
              </w:rPr>
            </w:pPr>
            <w:r>
              <w:rPr>
                <w:lang w:val="en-US"/>
              </w:rPr>
              <w:t>(not applicable)</w:t>
            </w:r>
          </w:p>
        </w:tc>
      </w:tr>
      <w:tr w:rsidR="00550FD5" w:rsidRPr="001C220C" w14:paraId="28E1D772" w14:textId="77777777" w:rsidTr="009E1DC8">
        <w:trPr>
          <w:cantSplit/>
        </w:trPr>
        <w:tc>
          <w:tcPr>
            <w:tcW w:w="1269" w:type="dxa"/>
          </w:tcPr>
          <w:p w14:paraId="1B8CF303" w14:textId="77777777" w:rsidR="00550FD5" w:rsidRPr="001C220C" w:rsidRDefault="00550FD5" w:rsidP="00DA07D1">
            <w:pPr>
              <w:pStyle w:val="TableNormal1"/>
              <w:keepNext w:val="0"/>
              <w:rPr>
                <w:lang w:val="en-US"/>
              </w:rPr>
            </w:pPr>
            <w:r w:rsidRPr="001C220C">
              <w:rPr>
                <w:lang w:val="en-US"/>
              </w:rPr>
              <w:t>Description</w:t>
            </w:r>
          </w:p>
        </w:tc>
        <w:tc>
          <w:tcPr>
            <w:tcW w:w="2880" w:type="dxa"/>
          </w:tcPr>
          <w:p w14:paraId="09538848" w14:textId="77777777" w:rsidR="00550FD5" w:rsidRPr="001C220C" w:rsidRDefault="00550FD5" w:rsidP="00DA07D1">
            <w:pPr>
              <w:pStyle w:val="TableNormal1"/>
              <w:keepNext w:val="0"/>
              <w:rPr>
                <w:lang w:val="en-US"/>
              </w:rPr>
            </w:pPr>
            <w:r w:rsidRPr="001C220C">
              <w:rPr>
                <w:lang w:val="en-US"/>
              </w:rPr>
              <w:t xml:space="preserve">Contains additional information and descriptions of the </w:t>
            </w:r>
            <w:r w:rsidRPr="001C220C">
              <w:rPr>
                <w:i/>
                <w:lang w:val="en-US"/>
              </w:rPr>
              <w:t>physical asset requirement.</w:t>
            </w:r>
          </w:p>
        </w:tc>
        <w:tc>
          <w:tcPr>
            <w:tcW w:w="1238" w:type="dxa"/>
          </w:tcPr>
          <w:p w14:paraId="649FE73E" w14:textId="77777777" w:rsidR="00550FD5" w:rsidRPr="001C220C" w:rsidRDefault="007A69EF" w:rsidP="00DA07D1">
            <w:pPr>
              <w:pStyle w:val="TableNormal1"/>
              <w:keepNext w:val="0"/>
              <w:rPr>
                <w:lang w:val="en-US"/>
              </w:rPr>
            </w:pPr>
            <w:r>
              <w:rPr>
                <w:lang w:val="en-US"/>
              </w:rPr>
              <w:t>(</w:t>
            </w:r>
            <w:r w:rsidR="00550FD5" w:rsidRPr="001C220C">
              <w:rPr>
                <w:lang w:val="en-US"/>
              </w:rPr>
              <w:t>not applicable</w:t>
            </w:r>
            <w:r>
              <w:rPr>
                <w:lang w:val="en-US"/>
              </w:rPr>
              <w:t>)</w:t>
            </w:r>
          </w:p>
        </w:tc>
        <w:tc>
          <w:tcPr>
            <w:tcW w:w="1350" w:type="dxa"/>
          </w:tcPr>
          <w:p w14:paraId="657716BE" w14:textId="77777777" w:rsidR="00550FD5" w:rsidRPr="001C220C" w:rsidRDefault="00550FD5" w:rsidP="00DA07D1">
            <w:pPr>
              <w:pStyle w:val="TableNormal1"/>
              <w:keepNext w:val="0"/>
              <w:spacing w:before="40"/>
              <w:rPr>
                <w:lang w:val="en-US"/>
              </w:rPr>
            </w:pPr>
            <w:smartTag w:uri="urn:schemas-microsoft-com:office:smarttags" w:element="place">
              <w:smartTag w:uri="urn:schemas-microsoft-com:office:smarttags" w:element="country-region">
                <w:r w:rsidRPr="001C220C">
                  <w:rPr>
                    <w:rFonts w:ascii="Helvetica" w:hAnsi="Helvetica" w:cs="Helvetica"/>
                    <w:color w:val="000000"/>
                    <w:lang w:val="en-US"/>
                  </w:rPr>
                  <w:t>Cameroon</w:t>
                </w:r>
              </w:smartTag>
            </w:smartTag>
            <w:r w:rsidRPr="001C220C">
              <w:rPr>
                <w:rFonts w:ascii="Helvetica" w:hAnsi="Helvetica" w:cs="Helvetica"/>
                <w:color w:val="000000"/>
                <w:lang w:val="en-US"/>
              </w:rPr>
              <w:t xml:space="preserve"> Drill Press</w:t>
            </w:r>
          </w:p>
        </w:tc>
        <w:tc>
          <w:tcPr>
            <w:tcW w:w="1080" w:type="dxa"/>
          </w:tcPr>
          <w:p w14:paraId="24B057AF" w14:textId="77777777" w:rsidR="00550FD5" w:rsidRPr="001C220C" w:rsidRDefault="007A69EF" w:rsidP="00DA07D1">
            <w:pPr>
              <w:pStyle w:val="TableNormal1"/>
              <w:keepNext w:val="0"/>
              <w:rPr>
                <w:lang w:val="en-US"/>
              </w:rPr>
            </w:pPr>
            <w:r>
              <w:rPr>
                <w:lang w:val="en-US"/>
              </w:rPr>
              <w:t>(not applicable)</w:t>
            </w:r>
          </w:p>
        </w:tc>
        <w:tc>
          <w:tcPr>
            <w:tcW w:w="1229" w:type="dxa"/>
          </w:tcPr>
          <w:p w14:paraId="1C209431" w14:textId="77777777" w:rsidR="00550FD5" w:rsidRPr="001C220C" w:rsidRDefault="007A69EF" w:rsidP="00DA07D1">
            <w:pPr>
              <w:pStyle w:val="TableNormal1"/>
              <w:keepNext w:val="0"/>
              <w:rPr>
                <w:lang w:val="en-US"/>
              </w:rPr>
            </w:pPr>
            <w:r>
              <w:rPr>
                <w:lang w:val="en-US"/>
              </w:rPr>
              <w:t>(not applicable)</w:t>
            </w:r>
          </w:p>
        </w:tc>
      </w:tr>
      <w:tr w:rsidR="00681F1A" w:rsidRPr="001C220C" w14:paraId="1325F37A" w14:textId="77777777" w:rsidTr="009E1DC8">
        <w:trPr>
          <w:cantSplit/>
        </w:trPr>
        <w:tc>
          <w:tcPr>
            <w:tcW w:w="1269" w:type="dxa"/>
          </w:tcPr>
          <w:p w14:paraId="7B12FA5D" w14:textId="77777777" w:rsidR="00681F1A" w:rsidRPr="001C220C" w:rsidRDefault="00681F1A" w:rsidP="00DA07D1">
            <w:pPr>
              <w:pStyle w:val="TableNormal1"/>
              <w:keepNext w:val="0"/>
              <w:rPr>
                <w:lang w:val="en-US"/>
              </w:rPr>
            </w:pPr>
            <w:ins w:id="16016" w:author="Dennis Brandl" w:date="2015-08-17T11:03:00Z">
              <w:r>
                <w:rPr>
                  <w:lang w:val="en-US"/>
                </w:rPr>
                <w:t xml:space="preserve">Hierarchy </w:t>
              </w:r>
            </w:ins>
            <w:r w:rsidR="001F1D5D">
              <w:rPr>
                <w:lang w:val="en-US"/>
              </w:rPr>
              <w:t>s</w:t>
            </w:r>
            <w:ins w:id="16017" w:author="Dennis Brandl" w:date="2015-08-17T11:03:00Z">
              <w:r>
                <w:rPr>
                  <w:lang w:val="en-US"/>
                </w:rPr>
                <w:t>cope</w:t>
              </w:r>
            </w:ins>
          </w:p>
        </w:tc>
        <w:tc>
          <w:tcPr>
            <w:tcW w:w="2880" w:type="dxa"/>
          </w:tcPr>
          <w:p w14:paraId="221BCCB4" w14:textId="77777777" w:rsidR="00681F1A" w:rsidRPr="001C220C" w:rsidRDefault="00681F1A" w:rsidP="00DA07D1">
            <w:pPr>
              <w:pStyle w:val="TableNormal1"/>
              <w:keepNext w:val="0"/>
              <w:rPr>
                <w:ins w:id="16018" w:author="Dennis Brandl" w:date="2015-08-17T11:03:00Z"/>
                <w:lang w:val="en-US"/>
              </w:rPr>
            </w:pPr>
            <w:ins w:id="16019" w:author="Dennis Brandl" w:date="2015-08-17T11:03:00Z">
              <w:r w:rsidRPr="001C220C">
                <w:rPr>
                  <w:lang w:val="en-US"/>
                </w:rPr>
                <w:t>Identifies where the exchanged information fits within the role based equipment hierarchy</w:t>
              </w:r>
              <w:r>
                <w:rPr>
                  <w:lang w:val="en-US"/>
                </w:rPr>
                <w:t xml:space="preserve">. </w:t>
              </w:r>
            </w:ins>
          </w:p>
          <w:p w14:paraId="1F88E63E" w14:textId="77777777" w:rsidR="00681F1A" w:rsidRPr="001C220C" w:rsidRDefault="00681F1A" w:rsidP="00DA07D1">
            <w:pPr>
              <w:pStyle w:val="TableNormal1"/>
              <w:keepNext w:val="0"/>
              <w:rPr>
                <w:lang w:val="en-US"/>
              </w:rPr>
            </w:pPr>
          </w:p>
        </w:tc>
        <w:tc>
          <w:tcPr>
            <w:tcW w:w="1238" w:type="dxa"/>
          </w:tcPr>
          <w:p w14:paraId="61F58B9F" w14:textId="77777777" w:rsidR="00681F1A" w:rsidRDefault="00681F1A" w:rsidP="00DA07D1">
            <w:pPr>
              <w:pStyle w:val="TableNormal1"/>
              <w:keepNext w:val="0"/>
              <w:rPr>
                <w:lang w:val="en-US"/>
              </w:rPr>
            </w:pPr>
            <w:ins w:id="16020" w:author="Dennis Brandl" w:date="2015-08-17T11:03:00Z">
              <w:r w:rsidRPr="001C220C">
                <w:rPr>
                  <w:lang w:val="en-US"/>
                </w:rPr>
                <w:t>East Wing(AREA)/ Manufacturing Line #2(WORK CENTER)</w:t>
              </w:r>
            </w:ins>
          </w:p>
        </w:tc>
        <w:tc>
          <w:tcPr>
            <w:tcW w:w="1350" w:type="dxa"/>
          </w:tcPr>
          <w:p w14:paraId="23FA4E52" w14:textId="77777777" w:rsidR="00681F1A" w:rsidRPr="001C220C" w:rsidRDefault="00681F1A" w:rsidP="00DA07D1">
            <w:pPr>
              <w:pStyle w:val="TableNormal1"/>
              <w:keepNext w:val="0"/>
              <w:rPr>
                <w:ins w:id="16021" w:author="Dennis Brandl" w:date="2015-08-17T11:03:00Z"/>
                <w:lang w:val="en-US"/>
              </w:rPr>
            </w:pPr>
            <w:ins w:id="16022" w:author="Dennis Brandl" w:date="2015-08-17T11:03:00Z">
              <w:r w:rsidRPr="001C220C">
                <w:rPr>
                  <w:lang w:val="en-US"/>
                </w:rPr>
                <w:t>CNC Machine</w:t>
              </w:r>
            </w:ins>
          </w:p>
          <w:p w14:paraId="549B676B" w14:textId="77777777" w:rsidR="00681F1A" w:rsidRPr="001C220C" w:rsidRDefault="00681F1A" w:rsidP="00DA07D1">
            <w:pPr>
              <w:pStyle w:val="TableNormal1"/>
              <w:keepNext w:val="0"/>
              <w:spacing w:before="40"/>
              <w:rPr>
                <w:lang w:val="en-US"/>
              </w:rPr>
            </w:pPr>
            <w:ins w:id="16023" w:author="Dennis Brandl" w:date="2015-08-17T11:03:00Z">
              <w:r w:rsidRPr="001C220C">
                <w:rPr>
                  <w:lang w:val="en-US"/>
                </w:rPr>
                <w:t>Asset ID 13465</w:t>
              </w:r>
            </w:ins>
          </w:p>
        </w:tc>
        <w:tc>
          <w:tcPr>
            <w:tcW w:w="1080" w:type="dxa"/>
          </w:tcPr>
          <w:p w14:paraId="68DB6696" w14:textId="77777777" w:rsidR="00681F1A" w:rsidRPr="001C220C" w:rsidRDefault="00681F1A" w:rsidP="00DA07D1">
            <w:pPr>
              <w:pStyle w:val="TableNormal1"/>
              <w:keepNext w:val="0"/>
              <w:rPr>
                <w:ins w:id="16024" w:author="Dennis Brandl" w:date="2015-08-17T11:03:00Z"/>
                <w:lang w:val="en-US"/>
              </w:rPr>
            </w:pPr>
            <w:ins w:id="16025" w:author="Dennis Brandl" w:date="2015-08-17T11:03:00Z">
              <w:r w:rsidRPr="001C220C">
                <w:rPr>
                  <w:lang w:val="en-US"/>
                </w:rPr>
                <w:t>Test Cell 4</w:t>
              </w:r>
            </w:ins>
          </w:p>
          <w:p w14:paraId="43FB65DA" w14:textId="77777777" w:rsidR="00681F1A" w:rsidRDefault="00681F1A" w:rsidP="00DA07D1">
            <w:pPr>
              <w:pStyle w:val="TableNormal1"/>
              <w:keepNext w:val="0"/>
              <w:rPr>
                <w:lang w:val="en-US"/>
              </w:rPr>
            </w:pPr>
            <w:ins w:id="16026" w:author="Dennis Brandl" w:date="2015-08-17T11:03:00Z">
              <w:r w:rsidRPr="001C220C">
                <w:rPr>
                  <w:lang w:val="en-US"/>
                </w:rPr>
                <w:t>Receiving</w:t>
              </w:r>
            </w:ins>
          </w:p>
        </w:tc>
        <w:tc>
          <w:tcPr>
            <w:tcW w:w="1229" w:type="dxa"/>
          </w:tcPr>
          <w:p w14:paraId="1E7F427A" w14:textId="77777777" w:rsidR="00681F1A" w:rsidRDefault="00681F1A" w:rsidP="00DA07D1">
            <w:pPr>
              <w:pStyle w:val="TableNormal1"/>
              <w:keepNext w:val="0"/>
              <w:rPr>
                <w:lang w:val="en-US"/>
              </w:rPr>
            </w:pPr>
            <w:ins w:id="16027" w:author="Dennis Brandl" w:date="2015-08-17T11:03:00Z">
              <w:r w:rsidRPr="001C220C">
                <w:rPr>
                  <w:lang w:val="en-US"/>
                </w:rPr>
                <w:t>Ware</w:t>
              </w:r>
              <w:r>
                <w:rPr>
                  <w:lang w:val="en-US"/>
                </w:rPr>
                <w:t>-</w:t>
              </w:r>
              <w:r w:rsidRPr="001C220C">
                <w:rPr>
                  <w:lang w:val="en-US"/>
                </w:rPr>
                <w:t>house B</w:t>
              </w:r>
            </w:ins>
          </w:p>
        </w:tc>
      </w:tr>
      <w:tr w:rsidR="00F4692C" w:rsidRPr="001C220C" w14:paraId="36CC0D8B" w14:textId="77777777" w:rsidTr="009E1DC8">
        <w:trPr>
          <w:cantSplit/>
          <w:ins w:id="16028" w:author="Charles Gifford" w:date="2017-03-17T22:02:00Z"/>
        </w:trPr>
        <w:tc>
          <w:tcPr>
            <w:tcW w:w="1269" w:type="dxa"/>
          </w:tcPr>
          <w:p w14:paraId="1D6B7955" w14:textId="77777777" w:rsidR="00F4692C" w:rsidRPr="00E32145" w:rsidRDefault="00F4692C" w:rsidP="00F4692C">
            <w:pPr>
              <w:pStyle w:val="TABLE-cell"/>
              <w:rPr>
                <w:ins w:id="16029" w:author="Charles Gifford" w:date="2017-03-17T22:02:00Z"/>
                <w:lang w:val="en-US"/>
              </w:rPr>
            </w:pPr>
            <w:ins w:id="16030" w:author="Charles Gifford" w:date="2017-03-17T22:02:00Z">
              <w:r>
                <w:rPr>
                  <w:lang w:val="en-US"/>
                </w:rPr>
                <w:t>Spatial definition</w:t>
              </w:r>
            </w:ins>
          </w:p>
          <w:p w14:paraId="4ED86A4D" w14:textId="77777777" w:rsidR="00F4692C" w:rsidRDefault="00F4692C" w:rsidP="00F4692C">
            <w:pPr>
              <w:pStyle w:val="TableNormal1"/>
              <w:keepNext w:val="0"/>
              <w:rPr>
                <w:ins w:id="16031" w:author="Charles Gifford" w:date="2017-03-17T22:02:00Z"/>
                <w:lang w:val="en-US"/>
              </w:rPr>
            </w:pPr>
          </w:p>
        </w:tc>
        <w:tc>
          <w:tcPr>
            <w:tcW w:w="2880" w:type="dxa"/>
          </w:tcPr>
          <w:p w14:paraId="5F72F04D" w14:textId="3F1A6B0D" w:rsidR="00F4692C" w:rsidRPr="001C220C" w:rsidRDefault="00F4692C" w:rsidP="00F4692C">
            <w:pPr>
              <w:pStyle w:val="TableNormal1"/>
              <w:keepNext w:val="0"/>
              <w:rPr>
                <w:ins w:id="16032" w:author="Charles Gifford" w:date="2017-03-17T22:02:00Z"/>
                <w:lang w:val="en-US"/>
              </w:rPr>
            </w:pPr>
            <w:ins w:id="16033" w:author="Charles Gifford" w:date="2017-03-17T22:02:00Z">
              <w:r>
                <w:rPr>
                  <w:lang w:val="en-US"/>
                </w:rPr>
                <w:t>S</w:t>
              </w:r>
              <w:r w:rsidRPr="00E32145">
                <w:rPr>
                  <w:lang w:val="en-US"/>
                </w:rPr>
                <w:t xml:space="preserve">patially defines the </w:t>
              </w:r>
              <w:r>
                <w:rPr>
                  <w:i/>
                  <w:lang w:val="en-US"/>
                </w:rPr>
                <w:t xml:space="preserve">physical asset(s) </w:t>
              </w:r>
              <w:r>
                <w:rPr>
                  <w:lang w:val="en-US"/>
                </w:rPr>
                <w:t xml:space="preserve">specified by this </w:t>
              </w:r>
              <w:r>
                <w:rPr>
                  <w:i/>
                  <w:lang w:val="en-US"/>
                </w:rPr>
                <w:t>physical asset requirement</w:t>
              </w:r>
              <w:r w:rsidRPr="00E32145">
                <w:rPr>
                  <w:lang w:val="en-US"/>
                </w:rPr>
                <w:t xml:space="preserve"> as a </w:t>
              </w:r>
              <w:r w:rsidRPr="00C30F13">
                <w:rPr>
                  <w:lang w:val="en-US"/>
                </w:rPr>
                <w:t>0-dimensional point, 1-dimensional line, or 2-dimensional shape or 3-dimensional solid</w:t>
              </w:r>
              <w:r w:rsidRPr="00E32145">
                <w:rPr>
                  <w:lang w:val="en-US"/>
                </w:rPr>
                <w:t>.</w:t>
              </w:r>
            </w:ins>
          </w:p>
        </w:tc>
        <w:tc>
          <w:tcPr>
            <w:tcW w:w="1238" w:type="dxa"/>
          </w:tcPr>
          <w:p w14:paraId="57799C21" w14:textId="73899BE6" w:rsidR="00F4692C" w:rsidRPr="001C220C" w:rsidRDefault="00F4692C" w:rsidP="00F4692C">
            <w:pPr>
              <w:pStyle w:val="TableNormal1"/>
              <w:keepNext w:val="0"/>
              <w:rPr>
                <w:ins w:id="16034" w:author="Charles Gifford" w:date="2017-03-17T22:02:00Z"/>
                <w:lang w:val="en-US"/>
              </w:rPr>
            </w:pPr>
            <w:ins w:id="16035" w:author="Charles Gifford" w:date="2017-03-17T22:02:00Z">
              <w:r w:rsidRPr="00E32145">
                <w:rPr>
                  <w:lang w:val="en-US"/>
                </w:rPr>
                <w:t>4326 / EPSG / GPX / lat="45.35" lon="24.15"</w:t>
              </w:r>
            </w:ins>
          </w:p>
        </w:tc>
        <w:tc>
          <w:tcPr>
            <w:tcW w:w="1350" w:type="dxa"/>
          </w:tcPr>
          <w:p w14:paraId="6F6775E0" w14:textId="012EC005" w:rsidR="00F4692C" w:rsidRPr="001C220C" w:rsidRDefault="00F4692C" w:rsidP="00F4692C">
            <w:pPr>
              <w:pStyle w:val="TableNormal1"/>
              <w:keepNext w:val="0"/>
              <w:rPr>
                <w:ins w:id="16036" w:author="Charles Gifford" w:date="2017-03-17T22:02:00Z"/>
                <w:lang w:val="en-US"/>
              </w:rPr>
            </w:pPr>
            <w:ins w:id="16037" w:author="Charles Gifford" w:date="2017-03-17T22:02:00Z">
              <w:r w:rsidRPr="00E32145">
                <w:rPr>
                  <w:lang w:val="en-US"/>
                </w:rPr>
                <w:t>5800 / EPSG / WKT / POINT ( -1000 463 )</w:t>
              </w:r>
            </w:ins>
          </w:p>
        </w:tc>
        <w:tc>
          <w:tcPr>
            <w:tcW w:w="1080" w:type="dxa"/>
          </w:tcPr>
          <w:p w14:paraId="6F22150C" w14:textId="79891DDC" w:rsidR="00F4692C" w:rsidRPr="001C220C" w:rsidRDefault="00F4692C" w:rsidP="00F4692C">
            <w:pPr>
              <w:pStyle w:val="TableNormal1"/>
              <w:keepNext w:val="0"/>
              <w:rPr>
                <w:ins w:id="16038" w:author="Charles Gifford" w:date="2017-03-17T22:02:00Z"/>
                <w:lang w:val="en-US"/>
              </w:rPr>
            </w:pPr>
            <w:ins w:id="16039" w:author="Charles Gifford" w:date="2017-03-17T22:02:00Z">
              <w:r w:rsidRPr="00E32145">
                <w:rPr>
                  <w:lang w:val="en-US"/>
                </w:rPr>
                <w:t>4269 / EPSG / WKT / POINT ( 3848472 96789 )</w:t>
              </w:r>
            </w:ins>
          </w:p>
        </w:tc>
        <w:tc>
          <w:tcPr>
            <w:tcW w:w="1229" w:type="dxa"/>
          </w:tcPr>
          <w:p w14:paraId="098E652C" w14:textId="1C4B7AE9" w:rsidR="00F4692C" w:rsidRPr="001C220C" w:rsidRDefault="00F4692C" w:rsidP="00F4692C">
            <w:pPr>
              <w:pStyle w:val="TableNormal1"/>
              <w:keepNext w:val="0"/>
              <w:rPr>
                <w:ins w:id="16040" w:author="Charles Gifford" w:date="2017-03-17T22:02:00Z"/>
                <w:lang w:val="en-US"/>
              </w:rPr>
            </w:pPr>
            <w:ins w:id="16041" w:author="Charles Gifford" w:date="2017-03-17T22:02:00Z">
              <w:r w:rsidRPr="00E32145">
                <w:rPr>
                  <w:lang w:val="en-US"/>
                </w:rPr>
                <w:t>6283 / EPSG / WKT / POLYGON ( ( -646.99 676.18, -645.14 683.09, -646.99 676.18 ) )</w:t>
              </w:r>
            </w:ins>
          </w:p>
        </w:tc>
      </w:tr>
      <w:tr w:rsidR="00F4692C" w:rsidRPr="001C220C" w14:paraId="20BBC0D7" w14:textId="77777777" w:rsidTr="009E1DC8">
        <w:trPr>
          <w:cantSplit/>
          <w:ins w:id="16042" w:author="Charles Gifford" w:date="2017-03-17T22:02:00Z"/>
        </w:trPr>
        <w:tc>
          <w:tcPr>
            <w:tcW w:w="1269" w:type="dxa"/>
          </w:tcPr>
          <w:p w14:paraId="08EEBB9E" w14:textId="16B6F093" w:rsidR="00F4692C" w:rsidRDefault="00F4692C" w:rsidP="00F4692C">
            <w:pPr>
              <w:pStyle w:val="TableNormal1"/>
              <w:keepNext w:val="0"/>
              <w:rPr>
                <w:ins w:id="16043" w:author="Charles Gifford" w:date="2017-03-17T22:02:00Z"/>
                <w:lang w:val="en-US"/>
              </w:rPr>
            </w:pPr>
            <w:ins w:id="16044" w:author="Charles Gifford" w:date="2017-03-17T22:02:00Z">
              <w:r>
                <w:rPr>
                  <w:lang w:val="en-US"/>
                </w:rPr>
                <w:t>Physical location</w:t>
              </w:r>
            </w:ins>
          </w:p>
        </w:tc>
        <w:tc>
          <w:tcPr>
            <w:tcW w:w="2880" w:type="dxa"/>
          </w:tcPr>
          <w:p w14:paraId="49A06454" w14:textId="0337E629" w:rsidR="00F4692C" w:rsidRPr="001C220C" w:rsidRDefault="00F4692C" w:rsidP="00F4692C">
            <w:pPr>
              <w:pStyle w:val="TableNormal1"/>
              <w:keepNext w:val="0"/>
              <w:rPr>
                <w:ins w:id="16045" w:author="Charles Gifford" w:date="2017-03-17T22:02:00Z"/>
                <w:lang w:val="en-US"/>
              </w:rPr>
            </w:pPr>
            <w:ins w:id="16046" w:author="Charles Gifford" w:date="2017-03-17T22:02:00Z">
              <w:r w:rsidRPr="00E32145">
                <w:rPr>
                  <w:lang w:val="en-US"/>
                </w:rPr>
                <w:t xml:space="preserve">Identifies the </w:t>
              </w:r>
              <w:r>
                <w:rPr>
                  <w:lang w:val="en-US"/>
                </w:rPr>
                <w:t>physical</w:t>
              </w:r>
              <w:r w:rsidRPr="00D46E7D">
                <w:rPr>
                  <w:lang w:val="en-US"/>
                </w:rPr>
                <w:t xml:space="preserve"> location</w:t>
              </w:r>
              <w:r>
                <w:rPr>
                  <w:lang w:val="en-US"/>
                </w:rPr>
                <w:t xml:space="preserve"> of the </w:t>
              </w:r>
              <w:r w:rsidRPr="00B80960">
                <w:rPr>
                  <w:i/>
                  <w:lang w:val="en-US"/>
                </w:rPr>
                <w:t>physical asset</w:t>
              </w:r>
              <w:r>
                <w:rPr>
                  <w:i/>
                  <w:lang w:val="en-US"/>
                </w:rPr>
                <w:t>(</w:t>
              </w:r>
              <w:r w:rsidRPr="00B80960">
                <w:rPr>
                  <w:i/>
                  <w:lang w:val="en-US"/>
                </w:rPr>
                <w:t>s</w:t>
              </w:r>
              <w:r>
                <w:rPr>
                  <w:i/>
                  <w:lang w:val="en-US"/>
                </w:rPr>
                <w:t>)</w:t>
              </w:r>
              <w:r>
                <w:rPr>
                  <w:lang w:val="en-US"/>
                </w:rPr>
                <w:t xml:space="preserve"> </w:t>
              </w:r>
              <w:r w:rsidRPr="00E32145">
                <w:rPr>
                  <w:lang w:val="en-US"/>
                </w:rPr>
                <w:t xml:space="preserve">specified by this </w:t>
              </w:r>
              <w:r>
                <w:rPr>
                  <w:i/>
                  <w:lang w:val="en-US"/>
                </w:rPr>
                <w:t>physical asset</w:t>
              </w:r>
              <w:r w:rsidRPr="00E32145">
                <w:rPr>
                  <w:i/>
                  <w:lang w:val="en-US"/>
                </w:rPr>
                <w:t xml:space="preserve"> </w:t>
              </w:r>
              <w:r>
                <w:rPr>
                  <w:i/>
                  <w:lang w:val="en-US"/>
                </w:rPr>
                <w:t>requirement</w:t>
              </w:r>
              <w:r w:rsidRPr="00E32145">
                <w:rPr>
                  <w:lang w:val="en-US"/>
                </w:rPr>
                <w:t>.</w:t>
              </w:r>
            </w:ins>
          </w:p>
        </w:tc>
        <w:tc>
          <w:tcPr>
            <w:tcW w:w="1238" w:type="dxa"/>
          </w:tcPr>
          <w:p w14:paraId="2935D2BE" w14:textId="12857390" w:rsidR="00F4692C" w:rsidRPr="001C220C" w:rsidRDefault="00F4692C" w:rsidP="00F4692C">
            <w:pPr>
              <w:pStyle w:val="TableNormal1"/>
              <w:keepNext w:val="0"/>
              <w:rPr>
                <w:ins w:id="16047" w:author="Charles Gifford" w:date="2017-03-17T22:02:00Z"/>
                <w:lang w:val="en-US"/>
              </w:rPr>
            </w:pPr>
            <w:ins w:id="16048" w:author="Charles Gifford" w:date="2017-03-17T22:02:00Z">
              <w:r>
                <w:rPr>
                  <w:lang w:val="en-US"/>
                </w:rPr>
                <w:t>SST57</w:t>
              </w:r>
            </w:ins>
          </w:p>
        </w:tc>
        <w:tc>
          <w:tcPr>
            <w:tcW w:w="1350" w:type="dxa"/>
          </w:tcPr>
          <w:p w14:paraId="10E28FE7" w14:textId="24AF056D" w:rsidR="00F4692C" w:rsidRPr="001C220C" w:rsidRDefault="00F4692C" w:rsidP="00F4692C">
            <w:pPr>
              <w:pStyle w:val="TableNormal1"/>
              <w:keepNext w:val="0"/>
              <w:rPr>
                <w:ins w:id="16049" w:author="Charles Gifford" w:date="2017-03-17T22:02:00Z"/>
                <w:lang w:val="en-US"/>
              </w:rPr>
            </w:pPr>
            <w:ins w:id="16050" w:author="Charles Gifford" w:date="2017-03-17T22:02:00Z">
              <w:r>
                <w:rPr>
                  <w:lang w:val="en-US"/>
                </w:rPr>
                <w:t>Shed4S-8</w:t>
              </w:r>
            </w:ins>
          </w:p>
        </w:tc>
        <w:tc>
          <w:tcPr>
            <w:tcW w:w="1080" w:type="dxa"/>
          </w:tcPr>
          <w:p w14:paraId="5EB75254" w14:textId="696FF439" w:rsidR="00F4692C" w:rsidRPr="001C220C" w:rsidRDefault="00F4692C" w:rsidP="00F4692C">
            <w:pPr>
              <w:pStyle w:val="TableNormal1"/>
              <w:keepNext w:val="0"/>
              <w:rPr>
                <w:ins w:id="16051" w:author="Charles Gifford" w:date="2017-03-17T22:02:00Z"/>
                <w:lang w:val="en-US"/>
              </w:rPr>
            </w:pPr>
            <w:ins w:id="16052" w:author="Charles Gifford" w:date="2017-03-17T22:02:00Z">
              <w:r>
                <w:rPr>
                  <w:lang w:val="en-US"/>
                </w:rPr>
                <w:t>3822</w:t>
              </w:r>
            </w:ins>
          </w:p>
        </w:tc>
        <w:tc>
          <w:tcPr>
            <w:tcW w:w="1229" w:type="dxa"/>
          </w:tcPr>
          <w:p w14:paraId="39DE504F" w14:textId="06F90F71" w:rsidR="00F4692C" w:rsidRPr="001C220C" w:rsidRDefault="00F4692C" w:rsidP="00F4692C">
            <w:pPr>
              <w:pStyle w:val="TableNormal1"/>
              <w:keepNext w:val="0"/>
              <w:rPr>
                <w:ins w:id="16053" w:author="Charles Gifford" w:date="2017-03-17T22:02:00Z"/>
                <w:lang w:val="en-US"/>
              </w:rPr>
            </w:pPr>
            <w:ins w:id="16054" w:author="Charles Gifford" w:date="2017-03-17T22:02:00Z">
              <w:r>
                <w:rPr>
                  <w:lang w:val="en-US"/>
                </w:rPr>
                <w:t>WH1</w:t>
              </w:r>
            </w:ins>
          </w:p>
        </w:tc>
      </w:tr>
      <w:tr w:rsidR="00F4692C" w:rsidRPr="00A756AC" w14:paraId="23410FE2" w14:textId="77777777" w:rsidTr="00600813">
        <w:trPr>
          <w:cantSplit/>
          <w:ins w:id="16055" w:author="Charles Gifford" w:date="2016-01-11T13:02:00Z"/>
        </w:trPr>
        <w:tc>
          <w:tcPr>
            <w:tcW w:w="1269" w:type="dxa"/>
          </w:tcPr>
          <w:p w14:paraId="69C7536F" w14:textId="686DACBC" w:rsidR="00F4692C" w:rsidRPr="009042FD" w:rsidRDefault="00F4692C" w:rsidP="00F4692C">
            <w:pPr>
              <w:pStyle w:val="TableNormal1"/>
              <w:keepNext w:val="0"/>
              <w:rPr>
                <w:ins w:id="16056" w:author="Charles Gifford" w:date="2016-01-11T13:02:00Z"/>
                <w:lang w:val="en-US"/>
              </w:rPr>
            </w:pPr>
            <w:ins w:id="16057" w:author="Charles Gifford" w:date="2017-03-17T22:02:00Z">
              <w:r>
                <w:rPr>
                  <w:lang w:val="en-US"/>
                </w:rPr>
                <w:t>Physical location type</w:t>
              </w:r>
            </w:ins>
          </w:p>
        </w:tc>
        <w:tc>
          <w:tcPr>
            <w:tcW w:w="2880" w:type="dxa"/>
          </w:tcPr>
          <w:p w14:paraId="1DEDD9E0" w14:textId="77777777" w:rsidR="00F4692C" w:rsidRPr="00EF1162" w:rsidRDefault="00F4692C" w:rsidP="00F4692C">
            <w:pPr>
              <w:pStyle w:val="TableNormal1"/>
              <w:rPr>
                <w:ins w:id="16058" w:author="Charles Gifford" w:date="2017-03-17T22:02:00Z"/>
              </w:rPr>
            </w:pPr>
            <w:ins w:id="16059" w:author="Charles Gifford" w:date="2017-03-17T22:02:00Z">
              <w:r w:rsidRPr="00EF1162">
                <w:t xml:space="preserve">Indicates whether the </w:t>
              </w:r>
              <w:r>
                <w:t xml:space="preserve">physical </w:t>
              </w:r>
              <w:r w:rsidRPr="00EF1162">
                <w:t>location attribute refers to a</w:t>
              </w:r>
              <w:r>
                <w:t>n</w:t>
              </w:r>
              <w:r w:rsidRPr="00EF1162">
                <w:t xml:space="preserve"> </w:t>
              </w:r>
              <w:r w:rsidRPr="00EF1162">
                <w:rPr>
                  <w:i/>
                </w:rPr>
                <w:t>operational</w:t>
              </w:r>
              <w:r>
                <w:t xml:space="preserve"> </w:t>
              </w:r>
              <w:r w:rsidRPr="00EF1162">
                <w:rPr>
                  <w:i/>
                </w:rPr>
                <w:t>location</w:t>
              </w:r>
              <w:r w:rsidRPr="00EF1162">
                <w:t xml:space="preserve"> object, or contains a description of the </w:t>
              </w:r>
              <w:r>
                <w:t xml:space="preserve">physical </w:t>
              </w:r>
              <w:r w:rsidRPr="00EF1162">
                <w:t>location.</w:t>
              </w:r>
            </w:ins>
          </w:p>
          <w:p w14:paraId="48CC1CD9" w14:textId="77777777" w:rsidR="00F4692C" w:rsidRPr="00EF1162" w:rsidRDefault="00F4692C" w:rsidP="00F4692C">
            <w:pPr>
              <w:pStyle w:val="TableNormal1"/>
              <w:rPr>
                <w:ins w:id="16060" w:author="Charles Gifford" w:date="2017-03-17T22:02:00Z"/>
              </w:rPr>
            </w:pPr>
            <w:ins w:id="16061" w:author="Charles Gifford" w:date="2017-03-17T22:02:00Z">
              <w:r w:rsidRPr="00EF1162">
                <w:t>Mandatory where a</w:t>
              </w:r>
              <w:r>
                <w:t xml:space="preserve"> physical</w:t>
              </w:r>
              <w:r w:rsidRPr="00EF1162">
                <w:t xml:space="preserve"> location </w:t>
              </w:r>
              <w:r>
                <w:t xml:space="preserve">attribute </w:t>
              </w:r>
              <w:r w:rsidRPr="00EF1162">
                <w:t>is specified.  Defined values are:</w:t>
              </w:r>
            </w:ins>
          </w:p>
          <w:p w14:paraId="597B8CB1" w14:textId="77777777" w:rsidR="00F4692C" w:rsidRPr="00EF1162" w:rsidRDefault="00F4692C" w:rsidP="00F4692C">
            <w:pPr>
              <w:pStyle w:val="TableNormal1"/>
              <w:rPr>
                <w:ins w:id="16062" w:author="Charles Gifford" w:date="2017-03-17T22:02:00Z"/>
              </w:rPr>
            </w:pPr>
            <w:ins w:id="16063" w:author="Charles Gifford" w:date="2017-03-17T22:02:00Z">
              <w:r>
                <w:t xml:space="preserve">Operational </w:t>
              </w:r>
              <w:r w:rsidRPr="00EF1162">
                <w:t xml:space="preserve">Location – </w:t>
              </w:r>
              <w:r>
                <w:t>Physical l</w:t>
              </w:r>
              <w:r w:rsidRPr="00EF1162">
                <w:t>ocation attribute references a</w:t>
              </w:r>
              <w:r>
                <w:t>n</w:t>
              </w:r>
              <w:r w:rsidRPr="00EF1162">
                <w:t xml:space="preserve"> </w:t>
              </w:r>
              <w:r w:rsidRPr="00EF1162">
                <w:rPr>
                  <w:i/>
                </w:rPr>
                <w:t>operational</w:t>
              </w:r>
              <w:r>
                <w:t xml:space="preserve"> </w:t>
              </w:r>
              <w:r w:rsidRPr="00EF1162">
                <w:rPr>
                  <w:i/>
                </w:rPr>
                <w:t>location</w:t>
              </w:r>
              <w:r w:rsidRPr="00EF1162">
                <w:t>.</w:t>
              </w:r>
            </w:ins>
          </w:p>
          <w:p w14:paraId="1ED8B24D" w14:textId="73D156A9" w:rsidR="00F4692C" w:rsidRPr="009042FD" w:rsidRDefault="00F4692C" w:rsidP="00F4692C">
            <w:pPr>
              <w:pStyle w:val="TableNormal1"/>
              <w:keepNext w:val="0"/>
              <w:rPr>
                <w:ins w:id="16064" w:author="Charles Gifford" w:date="2016-01-11T13:02:00Z"/>
                <w:lang w:val="en-US"/>
              </w:rPr>
            </w:pPr>
            <w:ins w:id="16065" w:author="Charles Gifford" w:date="2017-03-17T22:02:00Z">
              <w:r>
                <w:rPr>
                  <w:lang w:val="en-US"/>
                </w:rPr>
                <w:t>Description – Physical l</w:t>
              </w:r>
              <w:r w:rsidRPr="00EF1162">
                <w:rPr>
                  <w:lang w:val="en-US"/>
                </w:rPr>
                <w:t xml:space="preserve">ocation attribute contains a description of the </w:t>
              </w:r>
              <w:r>
                <w:rPr>
                  <w:lang w:val="en-US"/>
                </w:rPr>
                <w:t xml:space="preserve">physical </w:t>
              </w:r>
              <w:r w:rsidRPr="00EF1162">
                <w:rPr>
                  <w:lang w:val="en-US"/>
                </w:rPr>
                <w:t>location, such as a street address.</w:t>
              </w:r>
            </w:ins>
          </w:p>
        </w:tc>
        <w:tc>
          <w:tcPr>
            <w:tcW w:w="1238" w:type="dxa"/>
          </w:tcPr>
          <w:p w14:paraId="7A3CF9CD" w14:textId="61727015" w:rsidR="00F4692C" w:rsidRPr="009042FD" w:rsidRDefault="00F4692C" w:rsidP="00F4692C">
            <w:pPr>
              <w:pStyle w:val="TableNormal1"/>
              <w:keepNext w:val="0"/>
              <w:rPr>
                <w:ins w:id="16066" w:author="Charles Gifford" w:date="2016-01-11T13:02:00Z"/>
                <w:lang w:val="en-US"/>
              </w:rPr>
            </w:pPr>
            <w:ins w:id="16067" w:author="Charles Gifford" w:date="2017-03-17T22:02:00Z">
              <w:r>
                <w:rPr>
                  <w:lang w:val="en-US"/>
                </w:rPr>
                <w:t>Operational Location</w:t>
              </w:r>
            </w:ins>
          </w:p>
        </w:tc>
        <w:tc>
          <w:tcPr>
            <w:tcW w:w="1350" w:type="dxa"/>
          </w:tcPr>
          <w:p w14:paraId="104838C5" w14:textId="0D565724" w:rsidR="00F4692C" w:rsidRPr="009042FD" w:rsidRDefault="00F4692C" w:rsidP="00F4692C">
            <w:pPr>
              <w:pStyle w:val="TableNormal1"/>
              <w:keepNext w:val="0"/>
              <w:rPr>
                <w:ins w:id="16068" w:author="Charles Gifford" w:date="2016-01-11T13:02:00Z"/>
                <w:lang w:val="en-US"/>
              </w:rPr>
            </w:pPr>
            <w:ins w:id="16069" w:author="Charles Gifford" w:date="2017-03-17T22:02:00Z">
              <w:r>
                <w:rPr>
                  <w:lang w:val="en-US"/>
                </w:rPr>
                <w:t>Description</w:t>
              </w:r>
            </w:ins>
          </w:p>
        </w:tc>
        <w:tc>
          <w:tcPr>
            <w:tcW w:w="1080" w:type="dxa"/>
          </w:tcPr>
          <w:p w14:paraId="3DB68474" w14:textId="1FEC35C7" w:rsidR="00F4692C" w:rsidRPr="009042FD" w:rsidRDefault="00F4692C" w:rsidP="00F4692C">
            <w:pPr>
              <w:pStyle w:val="TableNormal1"/>
              <w:keepNext w:val="0"/>
              <w:rPr>
                <w:ins w:id="16070" w:author="Charles Gifford" w:date="2016-01-11T13:02:00Z"/>
                <w:lang w:val="en-US"/>
              </w:rPr>
            </w:pPr>
            <w:ins w:id="16071" w:author="Charles Gifford" w:date="2017-03-17T22:02:00Z">
              <w:r>
                <w:rPr>
                  <w:lang w:val="en-US"/>
                </w:rPr>
                <w:t>Operational Location</w:t>
              </w:r>
            </w:ins>
          </w:p>
        </w:tc>
        <w:tc>
          <w:tcPr>
            <w:tcW w:w="1229" w:type="dxa"/>
          </w:tcPr>
          <w:p w14:paraId="1E043A66" w14:textId="171F2B8D" w:rsidR="00F4692C" w:rsidRPr="009042FD" w:rsidRDefault="00F4692C" w:rsidP="00F4692C">
            <w:pPr>
              <w:pStyle w:val="TableNormal1"/>
              <w:keepNext w:val="0"/>
              <w:rPr>
                <w:ins w:id="16072" w:author="Charles Gifford" w:date="2016-01-11T13:02:00Z"/>
                <w:lang w:val="en-US"/>
              </w:rPr>
            </w:pPr>
            <w:ins w:id="16073" w:author="Charles Gifford" w:date="2017-03-17T22:02:00Z">
              <w:r>
                <w:rPr>
                  <w:lang w:val="en-US"/>
                </w:rPr>
                <w:t>Operational Location</w:t>
              </w:r>
            </w:ins>
          </w:p>
        </w:tc>
      </w:tr>
      <w:tr w:rsidR="000071CE" w:rsidRPr="001C220C" w14:paraId="1322E912" w14:textId="77777777" w:rsidTr="009E1DC8">
        <w:trPr>
          <w:cantSplit/>
        </w:trPr>
        <w:tc>
          <w:tcPr>
            <w:tcW w:w="1269" w:type="dxa"/>
          </w:tcPr>
          <w:p w14:paraId="120B06C1" w14:textId="77777777" w:rsidR="000071CE" w:rsidRPr="001C220C" w:rsidRDefault="000071CE" w:rsidP="000071CE">
            <w:pPr>
              <w:pStyle w:val="TableNormal1"/>
              <w:keepNext w:val="0"/>
              <w:rPr>
                <w:lang w:val="en-US"/>
              </w:rPr>
            </w:pPr>
            <w:r w:rsidRPr="001C220C">
              <w:rPr>
                <w:lang w:val="en-US"/>
              </w:rPr>
              <w:t xml:space="preserve">Physical </w:t>
            </w:r>
            <w:r>
              <w:rPr>
                <w:lang w:val="en-US"/>
              </w:rPr>
              <w:t>a</w:t>
            </w:r>
            <w:r w:rsidRPr="001C220C">
              <w:rPr>
                <w:lang w:val="en-US"/>
              </w:rPr>
              <w:t xml:space="preserve">sset </w:t>
            </w:r>
            <w:r>
              <w:rPr>
                <w:lang w:val="en-US"/>
              </w:rPr>
              <w:t>u</w:t>
            </w:r>
            <w:r w:rsidRPr="001C220C">
              <w:rPr>
                <w:lang w:val="en-US"/>
              </w:rPr>
              <w:t>se</w:t>
            </w:r>
          </w:p>
        </w:tc>
        <w:tc>
          <w:tcPr>
            <w:tcW w:w="2880" w:type="dxa"/>
          </w:tcPr>
          <w:p w14:paraId="4C0ECFB0" w14:textId="77777777" w:rsidR="000071CE" w:rsidRPr="001C220C" w:rsidRDefault="000071CE" w:rsidP="000071CE">
            <w:pPr>
              <w:pStyle w:val="TableNormal1"/>
              <w:keepNext w:val="0"/>
              <w:rPr>
                <w:lang w:val="en-US"/>
              </w:rPr>
            </w:pPr>
            <w:r w:rsidRPr="001C220C">
              <w:rPr>
                <w:lang w:val="en-US"/>
              </w:rPr>
              <w:t xml:space="preserve">Defines the expected use of the </w:t>
            </w:r>
            <w:r w:rsidRPr="001F1D5D">
              <w:rPr>
                <w:i/>
                <w:lang w:val="en-US"/>
              </w:rPr>
              <w:t>physical asset class</w:t>
            </w:r>
            <w:r w:rsidRPr="001C220C">
              <w:rPr>
                <w:lang w:val="en-US"/>
              </w:rPr>
              <w:t xml:space="preserve"> or </w:t>
            </w:r>
            <w:r w:rsidRPr="001F1D5D">
              <w:rPr>
                <w:i/>
                <w:lang w:val="en-US"/>
              </w:rPr>
              <w:t>physical asset.</w:t>
            </w:r>
            <w:r>
              <w:rPr>
                <w:lang w:val="en-US"/>
              </w:rPr>
              <w:t xml:space="preserve"> </w:t>
            </w:r>
          </w:p>
        </w:tc>
        <w:tc>
          <w:tcPr>
            <w:tcW w:w="1238" w:type="dxa"/>
          </w:tcPr>
          <w:p w14:paraId="6F4267E7" w14:textId="77777777" w:rsidR="000071CE" w:rsidRPr="001C220C" w:rsidRDefault="000071CE" w:rsidP="000071CE">
            <w:pPr>
              <w:pStyle w:val="TableNormal1"/>
              <w:keepNext w:val="0"/>
              <w:rPr>
                <w:lang w:val="en-US"/>
              </w:rPr>
            </w:pPr>
            <w:r>
              <w:rPr>
                <w:lang w:val="en-US"/>
              </w:rPr>
              <w:t>(</w:t>
            </w:r>
            <w:r w:rsidRPr="001C220C">
              <w:rPr>
                <w:lang w:val="en-US"/>
              </w:rPr>
              <w:t>not applicable</w:t>
            </w:r>
            <w:r>
              <w:rPr>
                <w:lang w:val="en-US"/>
              </w:rPr>
              <w:t>)</w:t>
            </w:r>
          </w:p>
        </w:tc>
        <w:tc>
          <w:tcPr>
            <w:tcW w:w="1350" w:type="dxa"/>
          </w:tcPr>
          <w:p w14:paraId="6199085F" w14:textId="77777777" w:rsidR="000071CE" w:rsidRPr="001C220C" w:rsidRDefault="000071CE" w:rsidP="000071CE">
            <w:pPr>
              <w:pStyle w:val="TableNormal1"/>
              <w:keepNext w:val="0"/>
              <w:spacing w:before="40"/>
              <w:rPr>
                <w:lang w:val="en-US"/>
              </w:rPr>
            </w:pPr>
            <w:r w:rsidRPr="001C220C">
              <w:rPr>
                <w:lang w:val="en-US"/>
              </w:rPr>
              <w:t>Calibrate</w:t>
            </w:r>
          </w:p>
        </w:tc>
        <w:tc>
          <w:tcPr>
            <w:tcW w:w="1080" w:type="dxa"/>
          </w:tcPr>
          <w:p w14:paraId="46E2FD4D" w14:textId="77777777" w:rsidR="000071CE" w:rsidRPr="001C220C" w:rsidRDefault="000071CE" w:rsidP="000071CE">
            <w:pPr>
              <w:pStyle w:val="TableNormal1"/>
              <w:keepNext w:val="0"/>
              <w:rPr>
                <w:lang w:val="en-US"/>
              </w:rPr>
            </w:pPr>
            <w:r>
              <w:rPr>
                <w:lang w:val="en-US"/>
              </w:rPr>
              <w:t>(not applicable)</w:t>
            </w:r>
          </w:p>
        </w:tc>
        <w:tc>
          <w:tcPr>
            <w:tcW w:w="1229" w:type="dxa"/>
          </w:tcPr>
          <w:p w14:paraId="0D1C562E" w14:textId="77777777" w:rsidR="000071CE" w:rsidRPr="001C220C" w:rsidRDefault="000071CE" w:rsidP="000071CE">
            <w:pPr>
              <w:pStyle w:val="TableNormal1"/>
              <w:keepNext w:val="0"/>
              <w:rPr>
                <w:lang w:val="en-US"/>
              </w:rPr>
            </w:pPr>
            <w:r>
              <w:rPr>
                <w:lang w:val="en-US"/>
              </w:rPr>
              <w:t>(not applicable)</w:t>
            </w:r>
          </w:p>
        </w:tc>
      </w:tr>
      <w:tr w:rsidR="000071CE" w:rsidRPr="001C220C" w14:paraId="459931DB" w14:textId="77777777" w:rsidTr="009E1DC8">
        <w:trPr>
          <w:cantSplit/>
        </w:trPr>
        <w:tc>
          <w:tcPr>
            <w:tcW w:w="1269" w:type="dxa"/>
          </w:tcPr>
          <w:p w14:paraId="3D542085" w14:textId="77777777" w:rsidR="000071CE" w:rsidRPr="001C220C" w:rsidRDefault="000071CE" w:rsidP="000071CE">
            <w:pPr>
              <w:pStyle w:val="TableNormal1"/>
              <w:keepNext w:val="0"/>
              <w:rPr>
                <w:lang w:val="en-US"/>
              </w:rPr>
            </w:pPr>
            <w:r w:rsidRPr="001C220C">
              <w:rPr>
                <w:lang w:val="en-US"/>
              </w:rPr>
              <w:t>Quantity</w:t>
            </w:r>
          </w:p>
        </w:tc>
        <w:tc>
          <w:tcPr>
            <w:tcW w:w="2880" w:type="dxa"/>
          </w:tcPr>
          <w:p w14:paraId="5F706502" w14:textId="77777777" w:rsidR="000071CE" w:rsidRPr="001C220C" w:rsidRDefault="000071CE" w:rsidP="000071CE">
            <w:pPr>
              <w:pStyle w:val="TableNormal1"/>
              <w:keepNext w:val="0"/>
              <w:rPr>
                <w:lang w:val="en-US"/>
              </w:rPr>
            </w:pPr>
            <w:r w:rsidRPr="001C220C">
              <w:rPr>
                <w:lang w:val="en-US"/>
              </w:rPr>
              <w:t>Specifies the amount of equipment resources required for the parent segment, if applicable</w:t>
            </w:r>
            <w:r>
              <w:rPr>
                <w:lang w:val="en-US"/>
              </w:rPr>
              <w:t xml:space="preserve">. </w:t>
            </w:r>
            <w:r w:rsidRPr="001C220C">
              <w:rPr>
                <w:lang w:val="en-US"/>
              </w:rPr>
              <w:t xml:space="preserve">Applies to each member of the </w:t>
            </w:r>
            <w:r w:rsidRPr="001C220C">
              <w:rPr>
                <w:i/>
                <w:lang w:val="en-US"/>
              </w:rPr>
              <w:t xml:space="preserve">physical asset </w:t>
            </w:r>
            <w:r w:rsidRPr="001C220C">
              <w:rPr>
                <w:lang w:val="en-US"/>
              </w:rPr>
              <w:t xml:space="preserve">and </w:t>
            </w:r>
            <w:r w:rsidRPr="001C220C">
              <w:rPr>
                <w:i/>
                <w:lang w:val="en-US"/>
              </w:rPr>
              <w:t xml:space="preserve">physical asset class </w:t>
            </w:r>
            <w:r w:rsidRPr="001C220C">
              <w:rPr>
                <w:lang w:val="en-US"/>
              </w:rPr>
              <w:t xml:space="preserve">sets. </w:t>
            </w:r>
          </w:p>
        </w:tc>
        <w:tc>
          <w:tcPr>
            <w:tcW w:w="1238" w:type="dxa"/>
          </w:tcPr>
          <w:p w14:paraId="75DFDDA2" w14:textId="77777777" w:rsidR="000071CE" w:rsidRPr="001C220C" w:rsidRDefault="000071CE" w:rsidP="000071CE">
            <w:pPr>
              <w:pStyle w:val="TableNormal1"/>
              <w:keepNext w:val="0"/>
              <w:rPr>
                <w:lang w:val="en-US"/>
              </w:rPr>
            </w:pPr>
            <w:r>
              <w:rPr>
                <w:lang w:val="en-US"/>
              </w:rPr>
              <w:t>(</w:t>
            </w:r>
            <w:r w:rsidRPr="001C220C">
              <w:rPr>
                <w:lang w:val="en-US"/>
              </w:rPr>
              <w:t>not applicable</w:t>
            </w:r>
            <w:r>
              <w:rPr>
                <w:lang w:val="en-US"/>
              </w:rPr>
              <w:t>)</w:t>
            </w:r>
          </w:p>
        </w:tc>
        <w:tc>
          <w:tcPr>
            <w:tcW w:w="1350" w:type="dxa"/>
          </w:tcPr>
          <w:p w14:paraId="28467CE0" w14:textId="77777777" w:rsidR="000071CE" w:rsidRPr="001C220C" w:rsidRDefault="000071CE" w:rsidP="000071CE">
            <w:pPr>
              <w:pStyle w:val="TableNormal1"/>
              <w:keepNext w:val="0"/>
              <w:spacing w:before="40"/>
              <w:rPr>
                <w:lang w:val="en-US"/>
              </w:rPr>
            </w:pPr>
            <w:r w:rsidRPr="001C220C">
              <w:rPr>
                <w:lang w:val="en-US"/>
              </w:rPr>
              <w:t>1</w:t>
            </w:r>
          </w:p>
        </w:tc>
        <w:tc>
          <w:tcPr>
            <w:tcW w:w="1080" w:type="dxa"/>
          </w:tcPr>
          <w:p w14:paraId="33315BF1" w14:textId="77777777" w:rsidR="000071CE" w:rsidRPr="001C220C" w:rsidRDefault="000071CE" w:rsidP="000071CE">
            <w:pPr>
              <w:pStyle w:val="TableNormal1"/>
              <w:keepNext w:val="0"/>
              <w:rPr>
                <w:lang w:val="en-US"/>
              </w:rPr>
            </w:pPr>
            <w:r>
              <w:rPr>
                <w:lang w:val="en-US"/>
              </w:rPr>
              <w:t>(not applicable)</w:t>
            </w:r>
          </w:p>
        </w:tc>
        <w:tc>
          <w:tcPr>
            <w:tcW w:w="1229" w:type="dxa"/>
          </w:tcPr>
          <w:p w14:paraId="07A0F9BB" w14:textId="77777777" w:rsidR="000071CE" w:rsidRPr="001C220C" w:rsidRDefault="000071CE" w:rsidP="000071CE">
            <w:pPr>
              <w:pStyle w:val="TableNormal1"/>
              <w:keepNext w:val="0"/>
              <w:rPr>
                <w:lang w:val="en-US"/>
              </w:rPr>
            </w:pPr>
            <w:r>
              <w:rPr>
                <w:lang w:val="en-US"/>
              </w:rPr>
              <w:t>(not applicable)</w:t>
            </w:r>
          </w:p>
        </w:tc>
      </w:tr>
      <w:tr w:rsidR="000071CE" w:rsidRPr="001C220C" w14:paraId="5724757B" w14:textId="77777777" w:rsidTr="009E1DC8">
        <w:trPr>
          <w:cantSplit/>
        </w:trPr>
        <w:tc>
          <w:tcPr>
            <w:tcW w:w="1269" w:type="dxa"/>
          </w:tcPr>
          <w:p w14:paraId="211A7DDF" w14:textId="77777777" w:rsidR="000071CE" w:rsidRPr="001C220C" w:rsidRDefault="000071CE" w:rsidP="000071CE">
            <w:pPr>
              <w:pStyle w:val="TableNormal1"/>
              <w:keepNext w:val="0"/>
              <w:rPr>
                <w:lang w:val="en-US"/>
              </w:rPr>
            </w:pPr>
            <w:r w:rsidRPr="001C220C">
              <w:rPr>
                <w:lang w:val="en-US"/>
              </w:rPr>
              <w:t xml:space="preserve">Quantity </w:t>
            </w:r>
            <w:r>
              <w:rPr>
                <w:lang w:val="en-US"/>
              </w:rPr>
              <w:t>u</w:t>
            </w:r>
            <w:r w:rsidRPr="001C220C">
              <w:rPr>
                <w:lang w:val="en-US"/>
              </w:rPr>
              <w:t xml:space="preserve">nit of </w:t>
            </w:r>
            <w:r>
              <w:rPr>
                <w:lang w:val="en-US"/>
              </w:rPr>
              <w:t>m</w:t>
            </w:r>
            <w:r w:rsidRPr="001C220C">
              <w:rPr>
                <w:lang w:val="en-US"/>
              </w:rPr>
              <w:t>easure</w:t>
            </w:r>
          </w:p>
        </w:tc>
        <w:tc>
          <w:tcPr>
            <w:tcW w:w="2880" w:type="dxa"/>
          </w:tcPr>
          <w:p w14:paraId="105B894A" w14:textId="77777777" w:rsidR="000071CE" w:rsidRPr="001C220C" w:rsidRDefault="000071CE" w:rsidP="000071CE">
            <w:pPr>
              <w:pStyle w:val="TableNormal1"/>
              <w:keepNext w:val="0"/>
              <w:rPr>
                <w:lang w:val="en-US"/>
              </w:rPr>
            </w:pPr>
            <w:r w:rsidRPr="001C220C">
              <w:rPr>
                <w:lang w:val="en-US"/>
              </w:rPr>
              <w:t>The unit of measure of the associated quantity, if applicable.</w:t>
            </w:r>
          </w:p>
        </w:tc>
        <w:tc>
          <w:tcPr>
            <w:tcW w:w="1238" w:type="dxa"/>
          </w:tcPr>
          <w:p w14:paraId="22AE94FB" w14:textId="77777777" w:rsidR="000071CE" w:rsidRPr="001C220C" w:rsidRDefault="000071CE" w:rsidP="000071CE">
            <w:pPr>
              <w:pStyle w:val="TableNormal1"/>
              <w:keepNext w:val="0"/>
              <w:rPr>
                <w:lang w:val="en-US"/>
              </w:rPr>
            </w:pPr>
            <w:r>
              <w:rPr>
                <w:lang w:val="en-US"/>
              </w:rPr>
              <w:t>(</w:t>
            </w:r>
            <w:r w:rsidRPr="001C220C">
              <w:rPr>
                <w:lang w:val="en-US"/>
              </w:rPr>
              <w:t>not applicable</w:t>
            </w:r>
            <w:r>
              <w:rPr>
                <w:lang w:val="en-US"/>
              </w:rPr>
              <w:t>)</w:t>
            </w:r>
          </w:p>
        </w:tc>
        <w:tc>
          <w:tcPr>
            <w:tcW w:w="1350" w:type="dxa"/>
          </w:tcPr>
          <w:p w14:paraId="1E962466" w14:textId="77777777" w:rsidR="000071CE" w:rsidRPr="001C220C" w:rsidRDefault="000071CE" w:rsidP="000071CE">
            <w:pPr>
              <w:pStyle w:val="TableNormal1"/>
              <w:keepNext w:val="0"/>
              <w:spacing w:before="40"/>
              <w:rPr>
                <w:lang w:val="en-US"/>
              </w:rPr>
            </w:pPr>
            <w:r w:rsidRPr="001C220C">
              <w:rPr>
                <w:lang w:val="en-US"/>
              </w:rPr>
              <w:t>Machine</w:t>
            </w:r>
          </w:p>
        </w:tc>
        <w:tc>
          <w:tcPr>
            <w:tcW w:w="1080" w:type="dxa"/>
          </w:tcPr>
          <w:p w14:paraId="00FF0DEA" w14:textId="77777777" w:rsidR="000071CE" w:rsidRPr="001C220C" w:rsidRDefault="000071CE" w:rsidP="000071CE">
            <w:pPr>
              <w:pStyle w:val="TableNormal1"/>
              <w:keepNext w:val="0"/>
              <w:rPr>
                <w:lang w:val="en-US"/>
              </w:rPr>
            </w:pPr>
            <w:r>
              <w:rPr>
                <w:lang w:val="en-US"/>
              </w:rPr>
              <w:t>(not applicable)</w:t>
            </w:r>
          </w:p>
        </w:tc>
        <w:tc>
          <w:tcPr>
            <w:tcW w:w="1229" w:type="dxa"/>
          </w:tcPr>
          <w:p w14:paraId="53C5679B" w14:textId="77777777" w:rsidR="000071CE" w:rsidRPr="001C220C" w:rsidRDefault="000071CE" w:rsidP="000071CE">
            <w:pPr>
              <w:pStyle w:val="TableNormal1"/>
              <w:keepNext w:val="0"/>
              <w:rPr>
                <w:lang w:val="en-US"/>
              </w:rPr>
            </w:pPr>
            <w:r>
              <w:rPr>
                <w:lang w:val="en-US"/>
              </w:rPr>
              <w:t>(not applicable)</w:t>
            </w:r>
          </w:p>
        </w:tc>
      </w:tr>
      <w:tr w:rsidR="000071CE" w:rsidRPr="001C220C" w14:paraId="28AC0A14" w14:textId="77777777" w:rsidTr="009E1DC8">
        <w:trPr>
          <w:cantSplit/>
        </w:trPr>
        <w:tc>
          <w:tcPr>
            <w:tcW w:w="1269" w:type="dxa"/>
          </w:tcPr>
          <w:p w14:paraId="2CBBE2A0" w14:textId="77777777" w:rsidR="000071CE" w:rsidRPr="001C220C" w:rsidRDefault="000071CE" w:rsidP="000071CE">
            <w:pPr>
              <w:pStyle w:val="TableNormal1"/>
              <w:keepNext w:val="0"/>
              <w:rPr>
                <w:lang w:val="en-US"/>
              </w:rPr>
            </w:pPr>
            <w:r w:rsidRPr="001C220C">
              <w:rPr>
                <w:lang w:val="en-US"/>
              </w:rPr>
              <w:t xml:space="preserve">Equipment </w:t>
            </w:r>
            <w:r>
              <w:rPr>
                <w:lang w:val="en-US"/>
              </w:rPr>
              <w:t>l</w:t>
            </w:r>
            <w:r w:rsidRPr="001C220C">
              <w:rPr>
                <w:lang w:val="en-US"/>
              </w:rPr>
              <w:t>evel</w:t>
            </w:r>
          </w:p>
        </w:tc>
        <w:tc>
          <w:tcPr>
            <w:tcW w:w="2880" w:type="dxa"/>
          </w:tcPr>
          <w:p w14:paraId="3EF1E007" w14:textId="77777777" w:rsidR="000071CE" w:rsidRPr="001C220C" w:rsidRDefault="000071CE" w:rsidP="000071CE">
            <w:pPr>
              <w:pStyle w:val="TableNormal1"/>
              <w:keepNext w:val="0"/>
              <w:rPr>
                <w:lang w:val="en-US"/>
              </w:rPr>
            </w:pPr>
            <w:r w:rsidRPr="001C220C">
              <w:rPr>
                <w:lang w:val="en-US"/>
              </w:rPr>
              <w:t xml:space="preserve">A level definition for the associated element in the hierarchy of the </w:t>
            </w:r>
            <w:r w:rsidRPr="001F1D5D">
              <w:rPr>
                <w:i/>
                <w:lang w:val="en-US"/>
              </w:rPr>
              <w:t>physical asset</w:t>
            </w:r>
            <w:r w:rsidRPr="001C220C">
              <w:rPr>
                <w:lang w:val="en-US"/>
              </w:rPr>
              <w:t xml:space="preserve"> model</w:t>
            </w:r>
          </w:p>
        </w:tc>
        <w:tc>
          <w:tcPr>
            <w:tcW w:w="1238" w:type="dxa"/>
          </w:tcPr>
          <w:p w14:paraId="602C4675" w14:textId="77777777" w:rsidR="000071CE" w:rsidRPr="001C220C" w:rsidRDefault="000071CE" w:rsidP="000071CE">
            <w:pPr>
              <w:pStyle w:val="TableNormal1"/>
              <w:keepNext w:val="0"/>
              <w:rPr>
                <w:lang w:val="en-US"/>
              </w:rPr>
            </w:pPr>
            <w:r>
              <w:rPr>
                <w:lang w:val="en-US"/>
              </w:rPr>
              <w:t>(</w:t>
            </w:r>
            <w:r w:rsidRPr="001C220C">
              <w:rPr>
                <w:lang w:val="en-US"/>
              </w:rPr>
              <w:t>not applicable</w:t>
            </w:r>
            <w:r>
              <w:rPr>
                <w:lang w:val="en-US"/>
              </w:rPr>
              <w:t>)</w:t>
            </w:r>
          </w:p>
        </w:tc>
        <w:tc>
          <w:tcPr>
            <w:tcW w:w="1350" w:type="dxa"/>
          </w:tcPr>
          <w:p w14:paraId="1D97CF26" w14:textId="77777777" w:rsidR="000071CE" w:rsidRPr="001C220C" w:rsidRDefault="000071CE" w:rsidP="000071CE">
            <w:pPr>
              <w:pStyle w:val="TableNormal1"/>
              <w:keepNext w:val="0"/>
              <w:spacing w:before="40"/>
              <w:rPr>
                <w:lang w:val="en-US"/>
              </w:rPr>
            </w:pPr>
            <w:smartTag w:uri="urn:schemas-microsoft-com:office:smarttags" w:element="place">
              <w:smartTag w:uri="urn:schemas-microsoft-com:office:smarttags" w:element="PlaceName">
                <w:r w:rsidRPr="001C220C">
                  <w:rPr>
                    <w:lang w:val="en-US"/>
                  </w:rPr>
                  <w:t>Work</w:t>
                </w:r>
              </w:smartTag>
              <w:r w:rsidRPr="001C220C">
                <w:rPr>
                  <w:lang w:val="en-US"/>
                </w:rPr>
                <w:t xml:space="preserve"> </w:t>
              </w:r>
              <w:smartTag w:uri="urn:schemas-microsoft-com:office:smarttags" w:element="PlaceType">
                <w:r w:rsidRPr="001C220C">
                  <w:rPr>
                    <w:lang w:val="en-US"/>
                  </w:rPr>
                  <w:t>Center</w:t>
                </w:r>
              </w:smartTag>
            </w:smartTag>
          </w:p>
        </w:tc>
        <w:tc>
          <w:tcPr>
            <w:tcW w:w="1080" w:type="dxa"/>
          </w:tcPr>
          <w:p w14:paraId="63F293B5" w14:textId="77777777" w:rsidR="000071CE" w:rsidRPr="001C220C" w:rsidRDefault="000071CE" w:rsidP="000071CE">
            <w:pPr>
              <w:pStyle w:val="TableNormal1"/>
              <w:keepNext w:val="0"/>
              <w:rPr>
                <w:lang w:val="en-US"/>
              </w:rPr>
            </w:pPr>
            <w:r>
              <w:rPr>
                <w:lang w:val="en-US"/>
              </w:rPr>
              <w:t>(not applicable)</w:t>
            </w:r>
          </w:p>
        </w:tc>
        <w:tc>
          <w:tcPr>
            <w:tcW w:w="1229" w:type="dxa"/>
          </w:tcPr>
          <w:p w14:paraId="6C197BB7" w14:textId="77777777" w:rsidR="000071CE" w:rsidRPr="001C220C" w:rsidRDefault="000071CE" w:rsidP="000071CE">
            <w:pPr>
              <w:pStyle w:val="TableNormal1"/>
              <w:keepNext w:val="0"/>
              <w:rPr>
                <w:lang w:val="en-US"/>
              </w:rPr>
            </w:pPr>
            <w:r>
              <w:rPr>
                <w:lang w:val="en-US"/>
              </w:rPr>
              <w:t>(not applicable)</w:t>
            </w:r>
          </w:p>
        </w:tc>
      </w:tr>
    </w:tbl>
    <w:p w14:paraId="0D89FC01" w14:textId="24AC0531" w:rsidR="00F4692C" w:rsidRPr="00600813" w:rsidRDefault="00F4692C" w:rsidP="00F4692C">
      <w:pPr>
        <w:pStyle w:val="NOTE0"/>
        <w:rPr>
          <w:ins w:id="16074" w:author="Charles Gifford" w:date="2017-03-17T22:02:00Z"/>
        </w:rPr>
      </w:pPr>
      <w:ins w:id="16075" w:author="Charles Gifford" w:date="2017-03-17T22:02:00Z">
        <w:r w:rsidRPr="00F4692C">
          <w:rPr>
            <w:lang w:val="en-US"/>
          </w:rPr>
          <w:t>NOTE</w:t>
        </w:r>
        <w:r w:rsidRPr="00F4692C">
          <w:rPr>
            <w:lang w:val="en-US"/>
          </w:rPr>
          <w:tab/>
          <w:t xml:space="preserve">A </w:t>
        </w:r>
        <w:r w:rsidRPr="004B2A9D">
          <w:rPr>
            <w:i/>
            <w:lang w:val="en-US"/>
          </w:rPr>
          <w:t xml:space="preserve">physical asset requirement </w:t>
        </w:r>
        <w:r w:rsidRPr="00F4692C">
          <w:rPr>
            <w:lang w:val="en-US"/>
          </w:rPr>
          <w:t>may specify both a spatial definition and a physical location where it is necessary to specify the spatial definition of the specified physical asset(s) within a given physical location.</w:t>
        </w:r>
      </w:ins>
    </w:p>
    <w:p w14:paraId="6B0B58A3" w14:textId="26EDD826" w:rsidR="006D01FB" w:rsidRDefault="00D866FF" w:rsidP="00650350">
      <w:pPr>
        <w:pStyle w:val="NOTE0"/>
        <w:rPr>
          <w:lang w:val="en-US"/>
        </w:rPr>
      </w:pPr>
      <w:r w:rsidRPr="00B64F66">
        <w:rPr>
          <w:lang w:val="en-US"/>
        </w:rPr>
        <w:t>EXAMPLE</w:t>
      </w:r>
      <w:r w:rsidR="002C25C7">
        <w:rPr>
          <w:lang w:val="en-US"/>
        </w:rPr>
        <w:t xml:space="preserve">   </w:t>
      </w:r>
      <w:r w:rsidR="00993C8C" w:rsidRPr="00B64F66">
        <w:rPr>
          <w:lang w:val="en-US"/>
        </w:rPr>
        <w:t>The</w:t>
      </w:r>
      <w:r w:rsidR="00993C8C" w:rsidRPr="001C220C">
        <w:rPr>
          <w:lang w:val="en-US"/>
        </w:rPr>
        <w:t xml:space="preserve"> following </w:t>
      </w:r>
      <w:r w:rsidR="00650350">
        <w:rPr>
          <w:lang w:val="en-US"/>
        </w:rPr>
        <w:t xml:space="preserve">list contains </w:t>
      </w:r>
      <w:r w:rsidR="00993C8C" w:rsidRPr="001C220C">
        <w:rPr>
          <w:lang w:val="en-US"/>
        </w:rPr>
        <w:t>maintenance example</w:t>
      </w:r>
      <w:r w:rsidR="0046696F" w:rsidRPr="001C220C">
        <w:rPr>
          <w:lang w:val="en-US"/>
        </w:rPr>
        <w:t>s</w:t>
      </w:r>
      <w:r w:rsidR="008C3224">
        <w:rPr>
          <w:lang w:val="en-US"/>
        </w:rPr>
        <w:t xml:space="preserve"> for </w:t>
      </w:r>
      <w:r w:rsidR="00E969CC" w:rsidRPr="00E969CC">
        <w:rPr>
          <w:i/>
          <w:lang w:val="en-US"/>
        </w:rPr>
        <w:t>physical asset</w:t>
      </w:r>
      <w:r w:rsidR="00E969CC">
        <w:rPr>
          <w:lang w:val="en-US"/>
        </w:rPr>
        <w:t xml:space="preserve"> use</w:t>
      </w:r>
      <w:r w:rsidR="00993C8C" w:rsidRPr="001C220C">
        <w:rPr>
          <w:lang w:val="en-US"/>
        </w:rPr>
        <w:t>:</w:t>
      </w:r>
    </w:p>
    <w:p w14:paraId="2D5447F9" w14:textId="77777777" w:rsidR="004E136B" w:rsidRDefault="005D0E97" w:rsidP="006C51DB">
      <w:pPr>
        <w:pStyle w:val="NOTE0"/>
        <w:numPr>
          <w:ilvl w:val="0"/>
          <w:numId w:val="29"/>
        </w:numPr>
        <w:ind w:left="360"/>
        <w:rPr>
          <w:lang w:val="en-US"/>
        </w:rPr>
      </w:pPr>
      <w:r>
        <w:rPr>
          <w:lang w:val="en-US"/>
        </w:rPr>
        <w:t xml:space="preserve">Repair - </w:t>
      </w:r>
      <w:r w:rsidRPr="005D0E97">
        <w:rPr>
          <w:lang w:val="en-US"/>
        </w:rPr>
        <w:t>Very frequent action. Take action to return asset to its condition prior to the event that prompted the request. Does not necessarily return to original design specs, but the condition immediately prior to which it was withdrawn from service. Generally performed in place. Action does not alter the value of the asset or its depreciation. Example: Pulley belt has broken on an induced draft fan, and the belt needs to be replaced.</w:t>
      </w:r>
    </w:p>
    <w:p w14:paraId="1559DE85" w14:textId="77777777" w:rsidR="005D0E97" w:rsidRDefault="005D0E97" w:rsidP="006C51DB">
      <w:pPr>
        <w:pStyle w:val="NOTE0"/>
        <w:numPr>
          <w:ilvl w:val="0"/>
          <w:numId w:val="29"/>
        </w:numPr>
        <w:ind w:left="360"/>
        <w:rPr>
          <w:lang w:val="en-US"/>
        </w:rPr>
      </w:pPr>
      <w:r>
        <w:rPr>
          <w:lang w:val="en-US"/>
        </w:rPr>
        <w:t>Remove</w:t>
      </w:r>
      <w:r w:rsidR="00E969CC">
        <w:rPr>
          <w:lang w:val="en-US"/>
        </w:rPr>
        <w:t xml:space="preserve"> </w:t>
      </w:r>
      <w:r>
        <w:rPr>
          <w:lang w:val="en-US"/>
        </w:rPr>
        <w:t xml:space="preserve">- </w:t>
      </w:r>
      <w:r w:rsidRPr="005D0E97">
        <w:rPr>
          <w:lang w:val="en-US"/>
        </w:rPr>
        <w:t xml:space="preserve">Infrequent action. Remove of obsolete asset. Does not involve repair, does not involve replacement. It is removed from active service, and salvaged/scrapped/removed from an asset accounting perspective. Example: A truck off-loading transfer pump – </w:t>
      </w:r>
      <w:r w:rsidR="00EC5AF1">
        <w:rPr>
          <w:lang w:val="en-US"/>
        </w:rPr>
        <w:t>used by a</w:t>
      </w:r>
      <w:r w:rsidRPr="005D0E97">
        <w:rPr>
          <w:lang w:val="en-US"/>
        </w:rPr>
        <w:t xml:space="preserve"> former trucking contractor – now no longer needed as trucks are all pump-equipped to do their own transfer.</w:t>
      </w:r>
    </w:p>
    <w:p w14:paraId="33BA5D99" w14:textId="77777777" w:rsidR="005D0E97" w:rsidRDefault="005D0E97" w:rsidP="006C51DB">
      <w:pPr>
        <w:pStyle w:val="NOTE0"/>
        <w:numPr>
          <w:ilvl w:val="0"/>
          <w:numId w:val="29"/>
        </w:numPr>
        <w:ind w:left="360"/>
        <w:rPr>
          <w:lang w:val="en-US"/>
        </w:rPr>
      </w:pPr>
      <w:r>
        <w:rPr>
          <w:lang w:val="en-US"/>
        </w:rPr>
        <w:t>Replacement</w:t>
      </w:r>
      <w:r w:rsidRPr="005D0E97">
        <w:rPr>
          <w:lang w:val="en-US"/>
        </w:rPr>
        <w:t xml:space="preserve"> </w:t>
      </w:r>
      <w:r>
        <w:rPr>
          <w:lang w:val="en-US"/>
        </w:rPr>
        <w:t xml:space="preserve">- </w:t>
      </w:r>
      <w:r w:rsidRPr="001C220C">
        <w:rPr>
          <w:lang w:val="en-US"/>
        </w:rPr>
        <w:t>Frequent action, where the entire asset is removed and replaced with an equal or like asset in terms of asset performance</w:t>
      </w:r>
      <w:r>
        <w:rPr>
          <w:lang w:val="en-US"/>
        </w:rPr>
        <w:t xml:space="preserve">. </w:t>
      </w:r>
      <w:r w:rsidRPr="001C220C">
        <w:rPr>
          <w:lang w:val="en-US"/>
        </w:rPr>
        <w:t>Conditions are brought up to original performance of the asset. Action does not alter the value of the asset or its depreciation. Example: Remove and replace a 25 HP centrifugal transfer pump.</w:t>
      </w:r>
    </w:p>
    <w:p w14:paraId="0FA582CA" w14:textId="77777777" w:rsidR="00EB6924" w:rsidRDefault="005D0E97" w:rsidP="006C51DB">
      <w:pPr>
        <w:pStyle w:val="NOTE0"/>
        <w:numPr>
          <w:ilvl w:val="0"/>
          <w:numId w:val="29"/>
        </w:numPr>
        <w:ind w:left="360"/>
        <w:rPr>
          <w:lang w:val="en-US"/>
        </w:rPr>
      </w:pPr>
      <w:r>
        <w:rPr>
          <w:lang w:val="en-US"/>
        </w:rPr>
        <w:t xml:space="preserve">Calibrate - </w:t>
      </w:r>
      <w:r w:rsidRPr="001C220C">
        <w:rPr>
          <w:lang w:val="en-US"/>
        </w:rPr>
        <w:t>Moderate frequency, but skilled action</w:t>
      </w:r>
      <w:r>
        <w:rPr>
          <w:lang w:val="en-US"/>
        </w:rPr>
        <w:t xml:space="preserve">. </w:t>
      </w:r>
      <w:r w:rsidRPr="001C220C">
        <w:rPr>
          <w:lang w:val="en-US"/>
        </w:rPr>
        <w:t>The asset is calibrated and often verified (tested/certified) for accuracy and precision</w:t>
      </w:r>
      <w:r>
        <w:rPr>
          <w:lang w:val="en-US"/>
        </w:rPr>
        <w:t xml:space="preserve">. </w:t>
      </w:r>
      <w:r w:rsidRPr="001C220C">
        <w:rPr>
          <w:lang w:val="en-US"/>
        </w:rPr>
        <w:t>Often associated with field instrumentation (sensors and valves)</w:t>
      </w:r>
      <w:r>
        <w:rPr>
          <w:lang w:val="en-US"/>
        </w:rPr>
        <w:t xml:space="preserve">. </w:t>
      </w:r>
      <w:r w:rsidRPr="001C220C">
        <w:rPr>
          <w:lang w:val="en-US"/>
        </w:rPr>
        <w:t xml:space="preserve">A related action is re-calibration or re-ranging to a differing process </w:t>
      </w:r>
      <w:r w:rsidR="00EC5AF1">
        <w:rPr>
          <w:lang w:val="en-US"/>
        </w:rPr>
        <w:t>range</w:t>
      </w:r>
      <w:r>
        <w:rPr>
          <w:lang w:val="en-US"/>
        </w:rPr>
        <w:t xml:space="preserve">. </w:t>
      </w:r>
      <w:r w:rsidRPr="001C220C">
        <w:rPr>
          <w:lang w:val="en-US"/>
        </w:rPr>
        <w:t>Action does not alter the value of the asset or its depreciation</w:t>
      </w:r>
      <w:r>
        <w:rPr>
          <w:lang w:val="en-US"/>
        </w:rPr>
        <w:t xml:space="preserve">. </w:t>
      </w:r>
      <w:r w:rsidRPr="001C220C">
        <w:rPr>
          <w:lang w:val="en-US"/>
        </w:rPr>
        <w:t>Example: the RTD on tank 225 was re-ranged and calibrated to 0 – 200</w:t>
      </w:r>
      <w:r>
        <w:rPr>
          <w:lang w:val="en-US"/>
        </w:rPr>
        <w:t xml:space="preserve"> </w:t>
      </w:r>
      <w:r w:rsidRPr="00595F6B">
        <w:rPr>
          <w:lang w:val="en-US"/>
        </w:rPr>
        <w:t>°</w:t>
      </w:r>
      <w:r w:rsidRPr="001C220C">
        <w:rPr>
          <w:lang w:val="en-US"/>
        </w:rPr>
        <w:t>F.</w:t>
      </w:r>
    </w:p>
    <w:p w14:paraId="5B972871" w14:textId="77777777" w:rsidR="00EB6924" w:rsidRDefault="005D0E97" w:rsidP="006C51DB">
      <w:pPr>
        <w:pStyle w:val="NOTE0"/>
        <w:numPr>
          <w:ilvl w:val="0"/>
          <w:numId w:val="29"/>
        </w:numPr>
        <w:ind w:left="360"/>
        <w:rPr>
          <w:lang w:val="en-US"/>
        </w:rPr>
      </w:pPr>
      <w:r w:rsidRPr="00EB6924">
        <w:rPr>
          <w:lang w:val="en-US"/>
        </w:rPr>
        <w:t xml:space="preserve">Modify/Improve - Relatively frequent. Often involving some elements of design, this involves altering the original asset design to improve its usability and performance in operations. This alters its design to make it perform better. Because of this, its asset value has increased by the amount of capital invested to make this improvement. </w:t>
      </w:r>
    </w:p>
    <w:p w14:paraId="3E0068CE" w14:textId="6F04C5C5" w:rsidR="00993C8C" w:rsidRPr="005E7ED4" w:rsidRDefault="005D0E97" w:rsidP="007716C6">
      <w:pPr>
        <w:pStyle w:val="NOTE0"/>
        <w:ind w:left="360"/>
        <w:rPr>
          <w:lang w:val="en-US"/>
        </w:rPr>
      </w:pPr>
      <w:r w:rsidRPr="00EB6924">
        <w:rPr>
          <w:lang w:val="en-US"/>
        </w:rPr>
        <w:t>E</w:t>
      </w:r>
      <w:r w:rsidR="00EB6924">
        <w:rPr>
          <w:lang w:val="en-US"/>
        </w:rPr>
        <w:t>XAMPLE</w:t>
      </w:r>
      <w:r w:rsidR="00EB6924">
        <w:rPr>
          <w:lang w:val="en-US"/>
        </w:rPr>
        <w:tab/>
      </w:r>
      <w:r w:rsidRPr="00EB6924">
        <w:rPr>
          <w:lang w:val="en-US"/>
        </w:rPr>
        <w:t>A rigid shaft coupling on a 50 hp centrifugal pump is replaced with a flexible coupler to reduce the frequent bearing and/or seal failures in the original design. A second (simple</w:t>
      </w:r>
      <w:r w:rsidR="00ED2CC4" w:rsidRPr="00EB6924">
        <w:rPr>
          <w:lang w:val="en-US"/>
        </w:rPr>
        <w:t>)</w:t>
      </w:r>
      <w:r w:rsidRPr="00EB6924">
        <w:rPr>
          <w:lang w:val="en-US"/>
        </w:rPr>
        <w:t xml:space="preserve"> example is to replace a failed 20 hp centrifugal pump with a 30 hp centrifugal pump: rather than replace like for like, it us up-graded to higher horsepower. Again, its asset value has increased by the amount of additional capital invested to make this improvement (30 hp vs. 20 hp pump).</w:t>
      </w:r>
    </w:p>
    <w:p w14:paraId="30C18DB7" w14:textId="77777777" w:rsidR="00283272" w:rsidRPr="001C220C" w:rsidRDefault="00283272" w:rsidP="003E1075">
      <w:pPr>
        <w:pStyle w:val="Heading3"/>
      </w:pPr>
      <w:bookmarkStart w:id="16076" w:name="_Toc320176976"/>
      <w:r w:rsidRPr="001C220C">
        <w:t>Physical asset requirement property</w:t>
      </w:r>
      <w:bookmarkEnd w:id="16076"/>
    </w:p>
    <w:p w14:paraId="0C666805" w14:textId="77777777" w:rsidR="005D0E97" w:rsidRDefault="005D0E97" w:rsidP="005D0E97">
      <w:pPr>
        <w:pStyle w:val="PARAGRAPH"/>
        <w:rPr>
          <w:lang w:val="en-US"/>
        </w:rPr>
      </w:pPr>
      <w:r w:rsidRPr="001C220C">
        <w:rPr>
          <w:lang w:val="en-US"/>
        </w:rPr>
        <w:t xml:space="preserve">Specific properties that are required </w:t>
      </w:r>
      <w:r>
        <w:rPr>
          <w:lang w:val="en-US"/>
        </w:rPr>
        <w:t xml:space="preserve">for </w:t>
      </w:r>
      <w:r>
        <w:rPr>
          <w:i/>
          <w:lang w:val="en-US"/>
        </w:rPr>
        <w:t>physical asset requirements</w:t>
      </w:r>
      <w:r>
        <w:rPr>
          <w:lang w:val="en-US"/>
        </w:rPr>
        <w:t xml:space="preserve"> </w:t>
      </w:r>
      <w:r w:rsidRPr="001C220C">
        <w:rPr>
          <w:lang w:val="en-US"/>
        </w:rPr>
        <w:t xml:space="preserve">shall be presented </w:t>
      </w:r>
      <w:r>
        <w:rPr>
          <w:lang w:val="en-US"/>
        </w:rPr>
        <w:t xml:space="preserve">as </w:t>
      </w:r>
      <w:r>
        <w:rPr>
          <w:i/>
          <w:lang w:val="en-US"/>
        </w:rPr>
        <w:t xml:space="preserve">physical asset requirement </w:t>
      </w:r>
      <w:r w:rsidRPr="000C7AD0">
        <w:rPr>
          <w:i/>
          <w:lang w:val="en-US"/>
        </w:rPr>
        <w:t>properties</w:t>
      </w:r>
      <w:r w:rsidRPr="001C220C">
        <w:rPr>
          <w:lang w:val="en-US"/>
        </w:rPr>
        <w:t>.</w:t>
      </w:r>
      <w:r w:rsidRPr="00AE642B">
        <w:rPr>
          <w:lang w:val="en-US"/>
        </w:rPr>
        <w:t xml:space="preserve"> </w:t>
      </w:r>
    </w:p>
    <w:p w14:paraId="4FB146AE" w14:textId="77777777" w:rsidR="006D42E6" w:rsidRPr="001C220C" w:rsidRDefault="006D42E6" w:rsidP="006D42E6">
      <w:pPr>
        <w:pStyle w:val="NOTE0"/>
        <w:rPr>
          <w:lang w:val="en-US"/>
        </w:rPr>
      </w:pPr>
      <w:r>
        <w:rPr>
          <w:lang w:val="en-US"/>
        </w:rPr>
        <w:t>EXAMPLE</w:t>
      </w:r>
      <w:r w:rsidRPr="001C220C">
        <w:rPr>
          <w:rFonts w:ascii="Arial Unicode MS" w:eastAsia="Arial Unicode MS" w:hAnsi="Arial Unicode MS" w:cs="Arial Unicode MS"/>
          <w:lang w:val="en-US"/>
        </w:rPr>
        <w:t> </w:t>
      </w:r>
      <w:r w:rsidRPr="001C220C">
        <w:rPr>
          <w:lang w:val="en-US"/>
        </w:rPr>
        <w:t xml:space="preserve">Examples of </w:t>
      </w:r>
      <w:r w:rsidRPr="006D42E6">
        <w:rPr>
          <w:i/>
          <w:lang w:val="en-US"/>
        </w:rPr>
        <w:t>physical asset requirement properties</w:t>
      </w:r>
      <w:r w:rsidRPr="001C220C">
        <w:rPr>
          <w:lang w:val="en-US"/>
        </w:rPr>
        <w:t xml:space="preserve"> are material of construction and minimum physical asset capacity.</w:t>
      </w:r>
    </w:p>
    <w:p w14:paraId="5EF16A42" w14:textId="77777777" w:rsidR="006D42E6" w:rsidRPr="001C220C" w:rsidRDefault="006D42E6" w:rsidP="006D42E6">
      <w:pPr>
        <w:pStyle w:val="PARAGRAPH"/>
        <w:rPr>
          <w:lang w:val="en-US"/>
        </w:rPr>
      </w:pPr>
      <w:r w:rsidRPr="00E969CC">
        <w:rPr>
          <w:i/>
          <w:lang w:val="en-US"/>
        </w:rPr>
        <w:t>Physical asset requirement properties</w:t>
      </w:r>
      <w:r>
        <w:rPr>
          <w:lang w:val="en-US"/>
        </w:rPr>
        <w:t xml:space="preserve"> may contain nested </w:t>
      </w:r>
      <w:r w:rsidRPr="00E969CC">
        <w:rPr>
          <w:i/>
          <w:lang w:val="en-US"/>
        </w:rPr>
        <w:t>physical asset requirement properties</w:t>
      </w:r>
      <w:r>
        <w:rPr>
          <w:lang w:val="en-US"/>
        </w:rPr>
        <w:t>.</w:t>
      </w:r>
    </w:p>
    <w:p w14:paraId="6E865924" w14:textId="224BB534" w:rsidR="00AB0960" w:rsidRDefault="004B2A9D" w:rsidP="00AB0960">
      <w:pPr>
        <w:pStyle w:val="PARAGRAPH"/>
        <w:rPr>
          <w:ins w:id="16077" w:author="Charles Gifford" w:date="2016-04-21T13:37:00Z"/>
          <w:lang w:val="en-US"/>
        </w:rPr>
      </w:pPr>
      <w:r>
        <w:rPr>
          <w:lang w:val="en-US"/>
        </w:rPr>
        <w:fldChar w:fldCharType="begin"/>
      </w:r>
      <w:r>
        <w:rPr>
          <w:lang w:val="en-US"/>
        </w:rPr>
        <w:instrText xml:space="preserve"> REF _Ref477976143 \h </w:instrText>
      </w:r>
      <w:r>
        <w:rPr>
          <w:lang w:val="en-US"/>
        </w:rPr>
      </w:r>
      <w:r>
        <w:rPr>
          <w:lang w:val="en-US"/>
        </w:rPr>
        <w:fldChar w:fldCharType="separate"/>
      </w:r>
      <w:r>
        <w:t xml:space="preserve">Table </w:t>
      </w:r>
      <w:r>
        <w:rPr>
          <w:noProof/>
        </w:rPr>
        <w:t>183</w:t>
      </w:r>
      <w:r>
        <w:rPr>
          <w:lang w:val="en-US"/>
        </w:rPr>
        <w:fldChar w:fldCharType="end"/>
      </w:r>
      <w:r w:rsidR="007A4A5D">
        <w:rPr>
          <w:lang w:val="en-US"/>
        </w:rPr>
        <w:t xml:space="preserve"> </w:t>
      </w:r>
      <w:r w:rsidR="00283272" w:rsidRPr="001C220C">
        <w:rPr>
          <w:lang w:val="en-US"/>
        </w:rPr>
        <w:t xml:space="preserve">defines the </w:t>
      </w:r>
      <w:r w:rsidR="00AB0960">
        <w:rPr>
          <w:lang w:val="en-US"/>
        </w:rPr>
        <w:t>relationship</w:t>
      </w:r>
      <w:r w:rsidR="00C02C26">
        <w:rPr>
          <w:lang w:val="en-US"/>
        </w:rPr>
        <w:t xml:space="preserve"> roles</w:t>
      </w:r>
      <w:r w:rsidR="00283272" w:rsidRPr="001C220C">
        <w:rPr>
          <w:lang w:val="en-US"/>
        </w:rPr>
        <w:t xml:space="preserve"> for </w:t>
      </w:r>
      <w:r w:rsidR="004969F4">
        <w:rPr>
          <w:lang w:val="en-US"/>
        </w:rPr>
        <w:t xml:space="preserve">the </w:t>
      </w:r>
      <w:r w:rsidR="00283272" w:rsidRPr="001C220C">
        <w:rPr>
          <w:i/>
          <w:lang w:val="en-US"/>
        </w:rPr>
        <w:t>physical asset requirement property</w:t>
      </w:r>
      <w:r w:rsidR="008558A5">
        <w:rPr>
          <w:lang w:val="en-US"/>
        </w:rPr>
        <w:t xml:space="preserve">. </w:t>
      </w:r>
      <w:ins w:id="16078" w:author="Charles Gifford" w:date="2017-03-22T20:00:00Z">
        <w:r>
          <w:rPr>
            <w:lang w:val="en-US"/>
          </w:rPr>
          <w:fldChar w:fldCharType="begin"/>
        </w:r>
        <w:r>
          <w:rPr>
            <w:lang w:val="en-US"/>
          </w:rPr>
          <w:instrText xml:space="preserve"> REF _Ref169522928 \h </w:instrText>
        </w:r>
      </w:ins>
      <w:r>
        <w:rPr>
          <w:lang w:val="en-US"/>
        </w:rPr>
      </w:r>
      <w:r>
        <w:rPr>
          <w:lang w:val="en-US"/>
        </w:rPr>
        <w:fldChar w:fldCharType="separate"/>
      </w:r>
      <w:ins w:id="16079" w:author="Charles Gifford" w:date="2017-03-22T20:00:00Z">
        <w:r w:rsidRPr="001C220C">
          <w:rPr>
            <w:lang w:val="en-US"/>
          </w:rPr>
          <w:t xml:space="preserve">Table </w:t>
        </w:r>
        <w:r>
          <w:rPr>
            <w:noProof/>
            <w:lang w:val="en-US"/>
          </w:rPr>
          <w:t>184</w:t>
        </w:r>
        <w:r>
          <w:rPr>
            <w:lang w:val="en-US"/>
          </w:rPr>
          <w:fldChar w:fldCharType="end"/>
        </w:r>
      </w:ins>
      <w:ins w:id="16080" w:author="Charles Gifford" w:date="2016-04-21T13:37:00Z">
        <w:r w:rsidR="00AB0960" w:rsidRPr="001C220C">
          <w:rPr>
            <w:lang w:val="en-US"/>
          </w:rPr>
          <w:t xml:space="preserve"> defines the attributes for </w:t>
        </w:r>
      </w:ins>
      <w:ins w:id="16081" w:author="Charles Gifford" w:date="2016-10-29T20:29:00Z">
        <w:r w:rsidR="004969F4">
          <w:rPr>
            <w:lang w:val="en-US"/>
          </w:rPr>
          <w:t xml:space="preserve">the </w:t>
        </w:r>
      </w:ins>
      <w:ins w:id="16082" w:author="Charles Gifford" w:date="2016-04-21T13:37:00Z">
        <w:r w:rsidR="00AB0960" w:rsidRPr="001C220C">
          <w:rPr>
            <w:i/>
            <w:lang w:val="en-US"/>
          </w:rPr>
          <w:t>phys</w:t>
        </w:r>
        <w:r w:rsidR="004969F4">
          <w:rPr>
            <w:i/>
            <w:lang w:val="en-US"/>
          </w:rPr>
          <w:t>ical asset requirement property</w:t>
        </w:r>
        <w:r w:rsidR="00AB0960">
          <w:rPr>
            <w:lang w:val="en-US"/>
          </w:rPr>
          <w:t xml:space="preserve">. </w:t>
        </w:r>
      </w:ins>
    </w:p>
    <w:p w14:paraId="33169AE3" w14:textId="0B73B730" w:rsidR="00AB0960" w:rsidRDefault="004B2A9D" w:rsidP="00881CA4">
      <w:pPr>
        <w:pStyle w:val="TABLE-title"/>
        <w:rPr>
          <w:ins w:id="16083" w:author="Charles Gifford" w:date="2017-03-20T13:11:00Z"/>
          <w:lang w:val="en-US"/>
        </w:rPr>
      </w:pPr>
      <w:bookmarkStart w:id="16084" w:name="_Ref477976143"/>
      <w:bookmarkStart w:id="16085" w:name="_Toc478492483"/>
      <w:ins w:id="16086" w:author="Charles Gifford" w:date="2017-03-22T19:58:00Z">
        <w:r>
          <w:t xml:space="preserve">Table </w:t>
        </w:r>
        <w:r>
          <w:fldChar w:fldCharType="begin"/>
        </w:r>
        <w:r>
          <w:instrText xml:space="preserve"> SEQ Table \* ARABIC </w:instrText>
        </w:r>
      </w:ins>
      <w:r>
        <w:fldChar w:fldCharType="separate"/>
      </w:r>
      <w:ins w:id="16087" w:author="Charles Gifford" w:date="2017-03-22T19:58:00Z">
        <w:r>
          <w:rPr>
            <w:noProof/>
          </w:rPr>
          <w:t>183</w:t>
        </w:r>
        <w:r>
          <w:fldChar w:fldCharType="end"/>
        </w:r>
      </w:ins>
      <w:bookmarkEnd w:id="16084"/>
      <w:ins w:id="16088" w:author="Charles Gifford" w:date="2016-04-21T13:37:00Z">
        <w:r w:rsidR="00AB0960" w:rsidRPr="001C220C">
          <w:rPr>
            <w:noProof/>
            <w:lang w:val="en-US"/>
          </w:rPr>
          <w:t xml:space="preserve"> </w:t>
        </w:r>
        <w:r w:rsidR="00AB0960">
          <w:rPr>
            <w:lang w:val="en-US"/>
          </w:rPr>
          <w:t>–</w:t>
        </w:r>
        <w:r w:rsidR="00AB0960" w:rsidRPr="001C220C">
          <w:rPr>
            <w:noProof/>
            <w:lang w:val="en-US"/>
          </w:rPr>
          <w:t xml:space="preserve"> </w:t>
        </w:r>
        <w:r w:rsidR="00AB0960">
          <w:rPr>
            <w:lang w:val="en-US"/>
          </w:rPr>
          <w:t>P</w:t>
        </w:r>
        <w:r w:rsidR="00AB0960" w:rsidRPr="001C220C">
          <w:rPr>
            <w:noProof/>
            <w:lang w:val="en-US"/>
          </w:rPr>
          <w:t>hysical asset requirement property</w:t>
        </w:r>
      </w:ins>
      <w:ins w:id="16089" w:author="Charles Gifford" w:date="2017-03-22T20:03:00Z">
        <w:r>
          <w:rPr>
            <w:noProof/>
            <w:lang w:val="en-US"/>
          </w:rPr>
          <w:t xml:space="preserve"> relationship</w:t>
        </w:r>
      </w:ins>
      <w:ins w:id="16090" w:author="Charles Gifford" w:date="2016-04-21T13:37:00Z">
        <w:r w:rsidR="00AB0960" w:rsidRPr="00AC2193">
          <w:rPr>
            <w:lang w:val="en-US"/>
          </w:rPr>
          <w:t xml:space="preserve"> </w:t>
        </w:r>
      </w:ins>
      <w:ins w:id="16091" w:author="Charles Gifford" w:date="2017-03-20T13:11:00Z">
        <w:r w:rsidR="00C02C26">
          <w:rPr>
            <w:lang w:val="en-US"/>
          </w:rPr>
          <w:t>role</w:t>
        </w:r>
      </w:ins>
      <w:ins w:id="16092" w:author="Charles Gifford" w:date="2016-04-21T13:37:00Z">
        <w:r w:rsidR="00AB0960">
          <w:rPr>
            <w:lang w:val="en-US"/>
          </w:rPr>
          <w:t>s</w:t>
        </w:r>
      </w:ins>
      <w:bookmarkEnd w:id="16085"/>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170"/>
        <w:gridCol w:w="3690"/>
      </w:tblGrid>
      <w:tr w:rsidR="00C02C26" w:rsidRPr="009432BC" w14:paraId="67688C37" w14:textId="77777777" w:rsidTr="009576EB">
        <w:trPr>
          <w:trHeight w:val="197"/>
          <w:tblHeader/>
          <w:ins w:id="16093" w:author="Charles Gifford" w:date="2017-03-20T13:11:00Z"/>
        </w:trPr>
        <w:tc>
          <w:tcPr>
            <w:tcW w:w="2155" w:type="dxa"/>
            <w:shd w:val="clear" w:color="auto" w:fill="auto"/>
          </w:tcPr>
          <w:p w14:paraId="787708F4" w14:textId="77777777" w:rsidR="00C02C26" w:rsidRPr="009432BC" w:rsidRDefault="00C02C26" w:rsidP="009576EB">
            <w:pPr>
              <w:pStyle w:val="TABLE-col-heading"/>
              <w:rPr>
                <w:ins w:id="16094" w:author="Charles Gifford" w:date="2017-03-20T13:11:00Z"/>
              </w:rPr>
            </w:pPr>
            <w:ins w:id="16095" w:author="Charles Gifford" w:date="2017-03-20T13:11:00Z">
              <w:r w:rsidRPr="009432BC">
                <w:t>Related Object</w:t>
              </w:r>
            </w:ins>
          </w:p>
        </w:tc>
        <w:tc>
          <w:tcPr>
            <w:tcW w:w="2070" w:type="dxa"/>
            <w:shd w:val="clear" w:color="auto" w:fill="auto"/>
          </w:tcPr>
          <w:p w14:paraId="099F70E7" w14:textId="77777777" w:rsidR="00C02C26" w:rsidRPr="009432BC" w:rsidRDefault="00C02C26" w:rsidP="009576EB">
            <w:pPr>
              <w:pStyle w:val="TABLE-col-heading"/>
              <w:rPr>
                <w:ins w:id="16096" w:author="Charles Gifford" w:date="2017-03-20T13:11:00Z"/>
              </w:rPr>
            </w:pPr>
            <w:ins w:id="16097" w:author="Charles Gifford" w:date="2017-03-20T13:11:00Z">
              <w:r w:rsidRPr="009432BC">
                <w:t>Role</w:t>
              </w:r>
            </w:ins>
          </w:p>
        </w:tc>
        <w:tc>
          <w:tcPr>
            <w:tcW w:w="1170" w:type="dxa"/>
            <w:shd w:val="clear" w:color="auto" w:fill="auto"/>
          </w:tcPr>
          <w:p w14:paraId="44BB15ED" w14:textId="77777777" w:rsidR="00C02C26" w:rsidRPr="009432BC" w:rsidRDefault="00C02C26" w:rsidP="009576EB">
            <w:pPr>
              <w:pStyle w:val="TABLE-col-heading"/>
              <w:rPr>
                <w:ins w:id="16098" w:author="Charles Gifford" w:date="2017-03-20T13:11:00Z"/>
              </w:rPr>
            </w:pPr>
            <w:ins w:id="16099" w:author="Charles Gifford" w:date="2017-03-20T13:11:00Z">
              <w:r w:rsidRPr="009432BC">
                <w:t>Multiplicity</w:t>
              </w:r>
            </w:ins>
          </w:p>
        </w:tc>
        <w:tc>
          <w:tcPr>
            <w:tcW w:w="3690" w:type="dxa"/>
            <w:shd w:val="clear" w:color="auto" w:fill="auto"/>
          </w:tcPr>
          <w:p w14:paraId="5844EDED" w14:textId="77777777" w:rsidR="00C02C26" w:rsidRPr="009432BC" w:rsidRDefault="00C02C26" w:rsidP="009576EB">
            <w:pPr>
              <w:pStyle w:val="TABLE-col-heading"/>
              <w:rPr>
                <w:ins w:id="16100" w:author="Charles Gifford" w:date="2017-03-20T13:11:00Z"/>
              </w:rPr>
            </w:pPr>
            <w:ins w:id="16101" w:author="Charles Gifford" w:date="2017-03-20T13:11:00Z">
              <w:r w:rsidRPr="009432BC">
                <w:t>Description</w:t>
              </w:r>
            </w:ins>
          </w:p>
        </w:tc>
      </w:tr>
      <w:tr w:rsidR="00C02C26" w:rsidRPr="009432BC" w14:paraId="68FC8A9E" w14:textId="77777777" w:rsidTr="009576EB">
        <w:trPr>
          <w:trHeight w:val="332"/>
          <w:ins w:id="16102" w:author="Charles Gifford" w:date="2017-03-20T13:11:00Z"/>
        </w:trPr>
        <w:tc>
          <w:tcPr>
            <w:tcW w:w="2155" w:type="dxa"/>
            <w:shd w:val="clear" w:color="auto" w:fill="auto"/>
          </w:tcPr>
          <w:p w14:paraId="30D80222" w14:textId="5D4EC622" w:rsidR="00C02C26" w:rsidRPr="009432BC" w:rsidRDefault="00481547" w:rsidP="009576EB">
            <w:pPr>
              <w:pStyle w:val="TABLE-cell"/>
              <w:rPr>
                <w:ins w:id="16103" w:author="Charles Gifford" w:date="2017-03-20T13:11:00Z"/>
              </w:rPr>
            </w:pPr>
            <w:ins w:id="16104" w:author="Charles Gifford" w:date="2017-03-20T13:12:00Z">
              <w:r w:rsidRPr="00481547">
                <w:rPr>
                  <w:szCs w:val="20"/>
                  <w:lang w:val="en-US"/>
                </w:rPr>
                <w:t>Physical asset</w:t>
              </w:r>
            </w:ins>
            <w:ins w:id="16105" w:author="Charles Gifford" w:date="2017-03-20T13:11:00Z">
              <w:r w:rsidR="00C02C26" w:rsidRPr="00AB0960">
                <w:rPr>
                  <w:szCs w:val="20"/>
                  <w:lang w:val="en-US"/>
                </w:rPr>
                <w:t xml:space="preserve"> requirement</w:t>
              </w:r>
            </w:ins>
          </w:p>
        </w:tc>
        <w:tc>
          <w:tcPr>
            <w:tcW w:w="2070" w:type="dxa"/>
            <w:shd w:val="clear" w:color="auto" w:fill="auto"/>
          </w:tcPr>
          <w:p w14:paraId="69D69842" w14:textId="77777777" w:rsidR="00C02C26" w:rsidRPr="009432BC" w:rsidRDefault="00C02C26" w:rsidP="009576EB">
            <w:pPr>
              <w:pStyle w:val="TABLE-cell"/>
              <w:rPr>
                <w:ins w:id="16106" w:author="Charles Gifford" w:date="2017-03-20T13:11:00Z"/>
              </w:rPr>
            </w:pPr>
            <w:ins w:id="16107" w:author="Charles Gifford" w:date="2017-03-20T13:11:00Z">
              <w:r>
                <w:rPr>
                  <w:szCs w:val="20"/>
                  <w:lang w:val="en-US"/>
                </w:rPr>
                <w:t>NA</w:t>
              </w:r>
            </w:ins>
          </w:p>
        </w:tc>
        <w:tc>
          <w:tcPr>
            <w:tcW w:w="1170" w:type="dxa"/>
            <w:shd w:val="clear" w:color="auto" w:fill="auto"/>
          </w:tcPr>
          <w:p w14:paraId="689C07DF" w14:textId="77777777" w:rsidR="00C02C26" w:rsidRPr="009432BC" w:rsidRDefault="00C02C26" w:rsidP="009576EB">
            <w:pPr>
              <w:pStyle w:val="TABLE-cell"/>
              <w:rPr>
                <w:ins w:id="16108" w:author="Charles Gifford" w:date="2017-03-20T13:11:00Z"/>
              </w:rPr>
            </w:pPr>
            <w:ins w:id="16109" w:author="Charles Gifford" w:date="2017-03-20T13:11:00Z">
              <w:r w:rsidRPr="00AB0960">
                <w:rPr>
                  <w:szCs w:val="20"/>
                  <w:lang w:val="en-US"/>
                </w:rPr>
                <w:t>1</w:t>
              </w:r>
            </w:ins>
          </w:p>
        </w:tc>
        <w:tc>
          <w:tcPr>
            <w:tcW w:w="3690" w:type="dxa"/>
          </w:tcPr>
          <w:p w14:paraId="44E6E56E" w14:textId="0474E101" w:rsidR="00C02C26" w:rsidRPr="009432BC" w:rsidRDefault="00C02C26" w:rsidP="009576EB">
            <w:pPr>
              <w:pStyle w:val="TABLE-cell"/>
              <w:rPr>
                <w:ins w:id="16110" w:author="Charles Gifford" w:date="2017-03-20T13:11:00Z"/>
              </w:rPr>
            </w:pPr>
            <w:ins w:id="16111" w:author="Charles Gifford" w:date="2017-03-20T13:11:00Z">
              <w:r>
                <w:rPr>
                  <w:szCs w:val="20"/>
                  <w:lang w:val="en-US"/>
                </w:rPr>
                <w:t>The</w:t>
              </w:r>
              <w:r>
                <w:t xml:space="preserve"> values for this </w:t>
              </w:r>
            </w:ins>
            <w:ins w:id="16112" w:author="Charles Gifford" w:date="2017-03-20T13:13:00Z">
              <w:r w:rsidR="00481547" w:rsidRPr="00481547">
                <w:rPr>
                  <w:i/>
                  <w:szCs w:val="20"/>
                  <w:lang w:val="en-US"/>
                </w:rPr>
                <w:t xml:space="preserve">physical asset </w:t>
              </w:r>
            </w:ins>
            <w:ins w:id="16113" w:author="Charles Gifford" w:date="2017-03-20T13:11:00Z">
              <w:r w:rsidRPr="00514F8D">
                <w:rPr>
                  <w:i/>
                  <w:szCs w:val="20"/>
                  <w:lang w:val="en-US"/>
                </w:rPr>
                <w:t>requirement property</w:t>
              </w:r>
              <w:r>
                <w:rPr>
                  <w:szCs w:val="20"/>
                  <w:lang w:val="en-US"/>
                </w:rPr>
                <w:t xml:space="preserve"> in part are for </w:t>
              </w:r>
              <w:r w:rsidRPr="00C944A9">
                <w:rPr>
                  <w:szCs w:val="20"/>
                  <w:lang w:val="en-US"/>
                </w:rPr>
                <w:t xml:space="preserve">the </w:t>
              </w:r>
            </w:ins>
            <w:ins w:id="16114" w:author="Charles Gifford" w:date="2017-03-20T13:13:00Z">
              <w:r w:rsidR="00481547" w:rsidRPr="00481547">
                <w:rPr>
                  <w:i/>
                  <w:lang w:val="en-US"/>
                </w:rPr>
                <w:t>physical asset</w:t>
              </w:r>
            </w:ins>
            <w:ins w:id="16115" w:author="Charles Gifford" w:date="2017-03-20T13:11:00Z">
              <w:r w:rsidRPr="00F11ACE">
                <w:rPr>
                  <w:i/>
                  <w:lang w:val="en-US"/>
                </w:rPr>
                <w:t xml:space="preserve"> requirement.</w:t>
              </w:r>
              <w:r>
                <w:rPr>
                  <w:lang w:val="en-US"/>
                </w:rPr>
                <w:t xml:space="preserve"> </w:t>
              </w:r>
            </w:ins>
          </w:p>
        </w:tc>
      </w:tr>
      <w:tr w:rsidR="00C02C26" w:rsidRPr="009432BC" w14:paraId="1AD8A105" w14:textId="77777777" w:rsidTr="009576EB">
        <w:trPr>
          <w:trHeight w:val="332"/>
          <w:ins w:id="16116" w:author="Charles Gifford" w:date="2017-03-20T13:11:00Z"/>
        </w:trPr>
        <w:tc>
          <w:tcPr>
            <w:tcW w:w="2155" w:type="dxa"/>
            <w:shd w:val="clear" w:color="auto" w:fill="auto"/>
          </w:tcPr>
          <w:p w14:paraId="3B5ED18D" w14:textId="6814E140" w:rsidR="00C02C26" w:rsidRDefault="00481547" w:rsidP="009576EB">
            <w:pPr>
              <w:pStyle w:val="TABLE-cell"/>
              <w:rPr>
                <w:ins w:id="16117" w:author="Charles Gifford" w:date="2017-03-20T13:11:00Z"/>
                <w:szCs w:val="20"/>
                <w:lang w:val="en-US"/>
              </w:rPr>
            </w:pPr>
            <w:ins w:id="16118" w:author="Charles Gifford" w:date="2017-03-20T13:12:00Z">
              <w:r w:rsidRPr="00481547">
                <w:rPr>
                  <w:szCs w:val="20"/>
                  <w:lang w:val="en-US"/>
                </w:rPr>
                <w:t>Physical asset</w:t>
              </w:r>
            </w:ins>
            <w:ins w:id="16119" w:author="Charles Gifford" w:date="2017-03-20T13:11:00Z">
              <w:r w:rsidR="00C02C26" w:rsidRPr="00C02C26">
                <w:rPr>
                  <w:szCs w:val="20"/>
                  <w:lang w:val="en-US"/>
                </w:rPr>
                <w:t xml:space="preserve"> </w:t>
              </w:r>
              <w:r w:rsidR="00C02C26" w:rsidRPr="00AB0960">
                <w:rPr>
                  <w:szCs w:val="20"/>
                  <w:lang w:val="en-US"/>
                </w:rPr>
                <w:t>requirement property</w:t>
              </w:r>
            </w:ins>
          </w:p>
        </w:tc>
        <w:tc>
          <w:tcPr>
            <w:tcW w:w="2070" w:type="dxa"/>
            <w:shd w:val="clear" w:color="auto" w:fill="auto"/>
          </w:tcPr>
          <w:p w14:paraId="3F99D541" w14:textId="1AAD596E" w:rsidR="00C02C26" w:rsidRDefault="00481547" w:rsidP="009576EB">
            <w:pPr>
              <w:pStyle w:val="TABLE-cell"/>
              <w:rPr>
                <w:ins w:id="16120" w:author="Charles Gifford" w:date="2017-03-20T13:11:00Z"/>
                <w:szCs w:val="20"/>
                <w:lang w:val="en-US"/>
              </w:rPr>
            </w:pPr>
            <w:ins w:id="16121" w:author="Charles Gifford" w:date="2017-03-20T13:12:00Z">
              <w:r w:rsidRPr="00481547">
                <w:rPr>
                  <w:szCs w:val="20"/>
                  <w:lang w:val="en-US"/>
                </w:rPr>
                <w:t xml:space="preserve">Physical asset </w:t>
              </w:r>
            </w:ins>
            <w:ins w:id="16122" w:author="Charles Gifford" w:date="2017-03-20T13:11:00Z">
              <w:r w:rsidR="00C02C26" w:rsidRPr="00AB0960">
                <w:rPr>
                  <w:szCs w:val="20"/>
                  <w:lang w:val="en-US"/>
                </w:rPr>
                <w:t>requirement property</w:t>
              </w:r>
            </w:ins>
            <w:ins w:id="16123" w:author="Charles Gifford" w:date="2017-03-26T20:26:00Z">
              <w:r w:rsidR="0067684A">
                <w:rPr>
                  <w:szCs w:val="20"/>
                  <w:lang w:val="en-US"/>
                </w:rPr>
                <w:t xml:space="preserve"> child</w:t>
              </w:r>
            </w:ins>
          </w:p>
        </w:tc>
        <w:tc>
          <w:tcPr>
            <w:tcW w:w="1170" w:type="dxa"/>
            <w:shd w:val="clear" w:color="auto" w:fill="auto"/>
          </w:tcPr>
          <w:p w14:paraId="0B96FFF3" w14:textId="77777777" w:rsidR="00C02C26" w:rsidRDefault="00C02C26" w:rsidP="009576EB">
            <w:pPr>
              <w:pStyle w:val="TABLE-cell"/>
              <w:rPr>
                <w:ins w:id="16124" w:author="Charles Gifford" w:date="2017-03-20T13:11:00Z"/>
                <w:szCs w:val="20"/>
                <w:lang w:val="en-US"/>
              </w:rPr>
            </w:pPr>
            <w:ins w:id="16125" w:author="Charles Gifford" w:date="2017-03-20T13:11:00Z">
              <w:r>
                <w:rPr>
                  <w:szCs w:val="20"/>
                  <w:lang w:val="en-US"/>
                </w:rPr>
                <w:t>0</w:t>
              </w:r>
              <w:r w:rsidRPr="00AB0960">
                <w:rPr>
                  <w:szCs w:val="20"/>
                  <w:lang w:val="en-US"/>
                </w:rPr>
                <w:t>..*</w:t>
              </w:r>
            </w:ins>
          </w:p>
        </w:tc>
        <w:tc>
          <w:tcPr>
            <w:tcW w:w="3690" w:type="dxa"/>
            <w:shd w:val="clear" w:color="auto" w:fill="auto"/>
          </w:tcPr>
          <w:p w14:paraId="3AE5BEE1" w14:textId="1E1500A9" w:rsidR="00C02C26" w:rsidRPr="00BE0F67" w:rsidRDefault="00C02C26" w:rsidP="009576EB">
            <w:pPr>
              <w:pStyle w:val="TABLE-cell"/>
              <w:rPr>
                <w:ins w:id="16126" w:author="Charles Gifford" w:date="2017-03-20T13:11:00Z"/>
                <w:lang w:val="en-US"/>
              </w:rPr>
            </w:pPr>
            <w:ins w:id="16127" w:author="Charles Gifford" w:date="2017-03-20T13:11:00Z">
              <w:r>
                <w:rPr>
                  <w:lang w:val="en-US"/>
                </w:rPr>
                <w:t xml:space="preserve">The values in the child </w:t>
              </w:r>
            </w:ins>
            <w:ins w:id="16128" w:author="Charles Gifford" w:date="2017-03-20T13:13:00Z">
              <w:r w:rsidR="00481547" w:rsidRPr="00481547">
                <w:rPr>
                  <w:i/>
                  <w:lang w:val="en-US"/>
                </w:rPr>
                <w:t xml:space="preserve">physical asset </w:t>
              </w:r>
            </w:ins>
            <w:ins w:id="16129" w:author="Charles Gifford" w:date="2017-03-20T13:11:00Z">
              <w:r>
                <w:rPr>
                  <w:i/>
                  <w:lang w:val="en-US"/>
                </w:rPr>
                <w:t xml:space="preserve">requirement </w:t>
              </w:r>
              <w:r w:rsidRPr="00465559">
                <w:rPr>
                  <w:i/>
                  <w:lang w:val="en-US"/>
                </w:rPr>
                <w:t>property</w:t>
              </w:r>
              <w:r>
                <w:rPr>
                  <w:lang w:val="en-US"/>
                </w:rPr>
                <w:t xml:space="preserve"> for</w:t>
              </w:r>
              <w:r w:rsidRPr="00786491">
                <w:rPr>
                  <w:lang w:val="en-US"/>
                </w:rPr>
                <w:t xml:space="preserve"> </w:t>
              </w:r>
              <w:r>
                <w:rPr>
                  <w:lang w:val="en-US"/>
                </w:rPr>
                <w:t>this</w:t>
              </w:r>
              <w:r w:rsidRPr="00AB0960">
                <w:rPr>
                  <w:lang w:val="en-US"/>
                </w:rPr>
                <w:t xml:space="preserve"> </w:t>
              </w:r>
            </w:ins>
            <w:ins w:id="16130" w:author="Charles Gifford" w:date="2017-03-20T13:13:00Z">
              <w:r w:rsidR="00481547" w:rsidRPr="00481547">
                <w:rPr>
                  <w:i/>
                  <w:lang w:val="en-US"/>
                </w:rPr>
                <w:t>physical asset</w:t>
              </w:r>
              <w:r w:rsidR="00481547">
                <w:rPr>
                  <w:lang w:val="en-US"/>
                </w:rPr>
                <w:t xml:space="preserve"> </w:t>
              </w:r>
            </w:ins>
            <w:ins w:id="16131" w:author="Charles Gifford" w:date="2017-03-20T13:11:00Z">
              <w:r w:rsidRPr="00AB0960">
                <w:rPr>
                  <w:i/>
                  <w:lang w:val="en-US"/>
                </w:rPr>
                <w:t>requirement</w:t>
              </w:r>
              <w:r w:rsidRPr="00AB0960">
                <w:rPr>
                  <w:lang w:val="en-US"/>
                </w:rPr>
                <w:t>.</w:t>
              </w:r>
            </w:ins>
          </w:p>
        </w:tc>
      </w:tr>
      <w:tr w:rsidR="00C02C26" w:rsidRPr="009432BC" w14:paraId="041DE73C" w14:textId="77777777" w:rsidTr="009576EB">
        <w:trPr>
          <w:trHeight w:val="332"/>
          <w:ins w:id="16132" w:author="Charles Gifford" w:date="2017-03-20T13:11:00Z"/>
        </w:trPr>
        <w:tc>
          <w:tcPr>
            <w:tcW w:w="2155" w:type="dxa"/>
            <w:shd w:val="clear" w:color="auto" w:fill="auto"/>
          </w:tcPr>
          <w:p w14:paraId="03A60A25" w14:textId="48012725" w:rsidR="00C02C26" w:rsidRPr="00AB0960" w:rsidRDefault="00481547" w:rsidP="009576EB">
            <w:pPr>
              <w:pStyle w:val="TABLE-cell"/>
              <w:rPr>
                <w:ins w:id="16133" w:author="Charles Gifford" w:date="2017-03-20T13:11:00Z"/>
                <w:szCs w:val="20"/>
                <w:lang w:val="en-US"/>
              </w:rPr>
            </w:pPr>
            <w:ins w:id="16134" w:author="Charles Gifford" w:date="2017-03-20T13:12:00Z">
              <w:r w:rsidRPr="00481547">
                <w:t>Physical asset</w:t>
              </w:r>
            </w:ins>
            <w:ins w:id="16135" w:author="Charles Gifford" w:date="2017-03-20T13:11:00Z">
              <w:r w:rsidR="00C02C26" w:rsidRPr="00BA06AC">
                <w:t xml:space="preserve"> </w:t>
              </w:r>
              <w:r w:rsidR="00C02C26" w:rsidRPr="00BA207E">
                <w:t>class</w:t>
              </w:r>
              <w:r w:rsidR="00C02C26">
                <w:t xml:space="preserve"> property</w:t>
              </w:r>
            </w:ins>
          </w:p>
        </w:tc>
        <w:tc>
          <w:tcPr>
            <w:tcW w:w="2070" w:type="dxa"/>
            <w:shd w:val="clear" w:color="auto" w:fill="auto"/>
          </w:tcPr>
          <w:p w14:paraId="13DFF24E" w14:textId="5E7BDA6B" w:rsidR="00C02C26" w:rsidRPr="00AB0960" w:rsidRDefault="00481547" w:rsidP="009576EB">
            <w:pPr>
              <w:pStyle w:val="TABLE-cell"/>
              <w:rPr>
                <w:ins w:id="16136" w:author="Charles Gifford" w:date="2017-03-20T13:11:00Z"/>
                <w:szCs w:val="20"/>
                <w:lang w:val="en-US"/>
              </w:rPr>
            </w:pPr>
            <w:ins w:id="16137" w:author="Charles Gifford" w:date="2017-03-20T13:12:00Z">
              <w:r w:rsidRPr="00481547">
                <w:t xml:space="preserve">Physical asset </w:t>
              </w:r>
            </w:ins>
            <w:ins w:id="16138" w:author="Charles Gifford" w:date="2017-03-20T13:11:00Z">
              <w:r w:rsidR="00C02C26" w:rsidRPr="00BA207E">
                <w:t>class</w:t>
              </w:r>
              <w:r w:rsidR="00C02C26">
                <w:t xml:space="preserve"> property</w:t>
              </w:r>
            </w:ins>
          </w:p>
        </w:tc>
        <w:tc>
          <w:tcPr>
            <w:tcW w:w="1170" w:type="dxa"/>
          </w:tcPr>
          <w:p w14:paraId="115F4B0B" w14:textId="77777777" w:rsidR="00C02C26" w:rsidRDefault="00C02C26" w:rsidP="009576EB">
            <w:pPr>
              <w:pStyle w:val="TABLE-cell"/>
              <w:rPr>
                <w:ins w:id="16139" w:author="Charles Gifford" w:date="2017-03-20T13:11:00Z"/>
                <w:szCs w:val="20"/>
                <w:lang w:val="en-US"/>
              </w:rPr>
            </w:pPr>
            <w:ins w:id="16140" w:author="Charles Gifford" w:date="2017-03-20T13:11:00Z">
              <w:r w:rsidRPr="0030452A">
                <w:t>0..*</w:t>
              </w:r>
            </w:ins>
          </w:p>
        </w:tc>
        <w:tc>
          <w:tcPr>
            <w:tcW w:w="3690" w:type="dxa"/>
          </w:tcPr>
          <w:p w14:paraId="0FCE9B06" w14:textId="021DB9A4" w:rsidR="00C02C26" w:rsidRDefault="00C02C26" w:rsidP="009576EB">
            <w:pPr>
              <w:pStyle w:val="TABLE-cell"/>
              <w:rPr>
                <w:ins w:id="16141" w:author="Charles Gifford" w:date="2017-03-20T13:11:00Z"/>
                <w:lang w:val="en-US"/>
              </w:rPr>
            </w:pPr>
            <w:ins w:id="16142" w:author="Charles Gifford" w:date="2017-03-20T13:11:00Z">
              <w:r>
                <w:t>A cross-model dependency to</w:t>
              </w:r>
              <w:r w:rsidRPr="00FD719C">
                <w:t xml:space="preserve"> element in the </w:t>
              </w:r>
            </w:ins>
            <w:ins w:id="16143" w:author="Charles Gifford" w:date="2017-03-20T13:13:00Z">
              <w:r w:rsidR="00481547" w:rsidRPr="00481547">
                <w:t>physical asset</w:t>
              </w:r>
            </w:ins>
            <w:ins w:id="16144" w:author="Charles Gifford" w:date="2017-03-20T13:11:00Z">
              <w:r w:rsidRPr="00BA06AC">
                <w:t xml:space="preserve"> </w:t>
              </w:r>
              <w:r w:rsidRPr="00FD719C">
                <w:t>model</w:t>
              </w:r>
              <w:r>
                <w:t xml:space="preserve"> as explained in clause 4.6.4</w:t>
              </w:r>
              <w:r w:rsidRPr="00FD719C">
                <w:t>.</w:t>
              </w:r>
            </w:ins>
          </w:p>
        </w:tc>
      </w:tr>
      <w:tr w:rsidR="00C02C26" w:rsidRPr="009432BC" w14:paraId="0E80C151" w14:textId="77777777" w:rsidTr="009576EB">
        <w:trPr>
          <w:trHeight w:val="332"/>
          <w:ins w:id="16145" w:author="Charles Gifford" w:date="2017-03-20T13:11:00Z"/>
        </w:trPr>
        <w:tc>
          <w:tcPr>
            <w:tcW w:w="2155" w:type="dxa"/>
            <w:shd w:val="clear" w:color="auto" w:fill="auto"/>
          </w:tcPr>
          <w:p w14:paraId="0A3CA92A" w14:textId="6EE7FC74" w:rsidR="00C02C26" w:rsidRPr="00AB0960" w:rsidRDefault="00481547" w:rsidP="009576EB">
            <w:pPr>
              <w:pStyle w:val="TABLE-cell"/>
              <w:rPr>
                <w:ins w:id="16146" w:author="Charles Gifford" w:date="2017-03-20T13:11:00Z"/>
                <w:szCs w:val="20"/>
                <w:lang w:val="en-US"/>
              </w:rPr>
            </w:pPr>
            <w:ins w:id="16147" w:author="Charles Gifford" w:date="2017-03-20T13:12:00Z">
              <w:r w:rsidRPr="00481547">
                <w:t>Physical asset</w:t>
              </w:r>
            </w:ins>
            <w:ins w:id="16148" w:author="Charles Gifford" w:date="2017-03-20T13:11:00Z">
              <w:r w:rsidR="00C02C26" w:rsidRPr="00BA06AC">
                <w:t xml:space="preserve"> </w:t>
              </w:r>
              <w:r w:rsidR="00C02C26">
                <w:t>property</w:t>
              </w:r>
            </w:ins>
          </w:p>
        </w:tc>
        <w:tc>
          <w:tcPr>
            <w:tcW w:w="2070" w:type="dxa"/>
            <w:shd w:val="clear" w:color="auto" w:fill="auto"/>
          </w:tcPr>
          <w:p w14:paraId="543264DB" w14:textId="6743DE8E" w:rsidR="00C02C26" w:rsidRPr="00AB0960" w:rsidRDefault="00481547" w:rsidP="009576EB">
            <w:pPr>
              <w:pStyle w:val="TABLE-cell"/>
              <w:rPr>
                <w:ins w:id="16149" w:author="Charles Gifford" w:date="2017-03-20T13:11:00Z"/>
                <w:szCs w:val="20"/>
                <w:lang w:val="en-US"/>
              </w:rPr>
            </w:pPr>
            <w:ins w:id="16150" w:author="Charles Gifford" w:date="2017-03-20T13:12:00Z">
              <w:r w:rsidRPr="00481547">
                <w:t xml:space="preserve">Physical asset </w:t>
              </w:r>
            </w:ins>
            <w:ins w:id="16151" w:author="Charles Gifford" w:date="2017-03-20T13:11:00Z">
              <w:r w:rsidR="00C02C26">
                <w:t>property</w:t>
              </w:r>
            </w:ins>
          </w:p>
        </w:tc>
        <w:tc>
          <w:tcPr>
            <w:tcW w:w="1170" w:type="dxa"/>
          </w:tcPr>
          <w:p w14:paraId="2C541308" w14:textId="77777777" w:rsidR="00C02C26" w:rsidRDefault="00C02C26" w:rsidP="009576EB">
            <w:pPr>
              <w:pStyle w:val="TABLE-cell"/>
              <w:rPr>
                <w:ins w:id="16152" w:author="Charles Gifford" w:date="2017-03-20T13:11:00Z"/>
                <w:szCs w:val="20"/>
                <w:lang w:val="en-US"/>
              </w:rPr>
            </w:pPr>
            <w:ins w:id="16153" w:author="Charles Gifford" w:date="2017-03-20T13:11:00Z">
              <w:r w:rsidRPr="0030452A">
                <w:t>0..*</w:t>
              </w:r>
            </w:ins>
          </w:p>
        </w:tc>
        <w:tc>
          <w:tcPr>
            <w:tcW w:w="3690" w:type="dxa"/>
            <w:shd w:val="clear" w:color="auto" w:fill="auto"/>
          </w:tcPr>
          <w:p w14:paraId="306ADBD8" w14:textId="327F5387" w:rsidR="00C02C26" w:rsidRDefault="00C02C26" w:rsidP="009576EB">
            <w:pPr>
              <w:pStyle w:val="TABLE-cell"/>
              <w:rPr>
                <w:ins w:id="16154" w:author="Charles Gifford" w:date="2017-03-20T13:11:00Z"/>
                <w:lang w:val="en-US"/>
              </w:rPr>
            </w:pPr>
            <w:ins w:id="16155" w:author="Charles Gifford" w:date="2017-03-20T13:11:00Z">
              <w:r>
                <w:t>A cross-model dependency</w:t>
              </w:r>
              <w:r w:rsidRPr="002C3CDB">
                <w:t xml:space="preserve"> to element in the </w:t>
              </w:r>
            </w:ins>
            <w:ins w:id="16156" w:author="Charles Gifford" w:date="2017-03-20T13:13:00Z">
              <w:r w:rsidR="00481547">
                <w:t>p</w:t>
              </w:r>
              <w:r w:rsidR="00481547" w:rsidRPr="00481547">
                <w:t xml:space="preserve">hysical asset </w:t>
              </w:r>
            </w:ins>
            <w:ins w:id="16157" w:author="Charles Gifford" w:date="2017-03-20T13:11:00Z">
              <w:r w:rsidRPr="002C3CDB">
                <w:t>model as explained in clause 4.6.4.</w:t>
              </w:r>
            </w:ins>
          </w:p>
        </w:tc>
      </w:tr>
    </w:tbl>
    <w:p w14:paraId="1540A189" w14:textId="71AF68F6" w:rsidR="00283272" w:rsidRPr="001C220C" w:rsidRDefault="00283272" w:rsidP="00DE6B19">
      <w:pPr>
        <w:pStyle w:val="TABLE-title"/>
        <w:rPr>
          <w:noProof/>
          <w:lang w:val="en-US"/>
        </w:rPr>
      </w:pPr>
      <w:bookmarkStart w:id="16158" w:name="_Ref169522928"/>
      <w:bookmarkStart w:id="16159" w:name="_Toc266864187"/>
      <w:bookmarkStart w:id="16160" w:name="_Toc306621075"/>
      <w:bookmarkStart w:id="16161" w:name="_Toc320178471"/>
      <w:bookmarkStart w:id="16162" w:name="_Toc478492484"/>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4B2A9D">
        <w:rPr>
          <w:noProof/>
          <w:lang w:val="en-US"/>
        </w:rPr>
        <w:t>184</w:t>
      </w:r>
      <w:r w:rsidR="00FD29D6">
        <w:rPr>
          <w:lang w:val="en-US"/>
        </w:rPr>
        <w:fldChar w:fldCharType="end"/>
      </w:r>
      <w:bookmarkEnd w:id="16158"/>
      <w:r w:rsidRPr="001C220C">
        <w:rPr>
          <w:noProof/>
          <w:lang w:val="en-US"/>
        </w:rPr>
        <w:t xml:space="preserve"> </w:t>
      </w:r>
      <w:r w:rsidR="00DE6B19">
        <w:rPr>
          <w:lang w:val="en-US"/>
        </w:rPr>
        <w:t>–</w:t>
      </w:r>
      <w:r w:rsidRPr="001C220C">
        <w:rPr>
          <w:noProof/>
          <w:lang w:val="en-US"/>
        </w:rPr>
        <w:t xml:space="preserve"> </w:t>
      </w:r>
      <w:r w:rsidR="00D02368">
        <w:rPr>
          <w:lang w:val="en-US"/>
        </w:rPr>
        <w:t>P</w:t>
      </w:r>
      <w:r w:rsidRPr="001C220C">
        <w:rPr>
          <w:noProof/>
          <w:lang w:val="en-US"/>
        </w:rPr>
        <w:t>hysical asset requirement property</w:t>
      </w:r>
      <w:bookmarkEnd w:id="16159"/>
      <w:bookmarkEnd w:id="16160"/>
      <w:bookmarkEnd w:id="16161"/>
      <w:r w:rsidR="00D02368" w:rsidRPr="00AC2193">
        <w:rPr>
          <w:lang w:val="en-US"/>
        </w:rPr>
        <w:t xml:space="preserve"> </w:t>
      </w:r>
      <w:r w:rsidR="00D02368">
        <w:rPr>
          <w:lang w:val="en-US"/>
        </w:rPr>
        <w:t>attributes</w:t>
      </w:r>
      <w:bookmarkEnd w:id="16162"/>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4700F9" w:rsidRPr="001C220C" w14:paraId="3A3ABC01" w14:textId="77777777">
        <w:trPr>
          <w:tblHeader/>
          <w:jc w:val="center"/>
        </w:trPr>
        <w:tc>
          <w:tcPr>
            <w:tcW w:w="1269" w:type="dxa"/>
          </w:tcPr>
          <w:p w14:paraId="6B81AFA0" w14:textId="77777777" w:rsidR="004700F9" w:rsidRPr="001C220C" w:rsidRDefault="004700F9" w:rsidP="00EB6924">
            <w:pPr>
              <w:pStyle w:val="NormalTableHeader"/>
              <w:keepNext w:val="0"/>
              <w:spacing w:before="40"/>
              <w:rPr>
                <w:lang w:val="en-US"/>
              </w:rPr>
            </w:pPr>
            <w:r w:rsidRPr="001C220C">
              <w:rPr>
                <w:lang w:val="en-US"/>
              </w:rPr>
              <w:t xml:space="preserve">Attribute </w:t>
            </w:r>
            <w:r w:rsidR="0001772B">
              <w:rPr>
                <w:lang w:val="en-US"/>
              </w:rPr>
              <w:t>n</w:t>
            </w:r>
            <w:r w:rsidRPr="001C220C">
              <w:rPr>
                <w:lang w:val="en-US"/>
              </w:rPr>
              <w:t>ame</w:t>
            </w:r>
          </w:p>
        </w:tc>
        <w:tc>
          <w:tcPr>
            <w:tcW w:w="2880" w:type="dxa"/>
          </w:tcPr>
          <w:p w14:paraId="693B896E" w14:textId="77777777" w:rsidR="004700F9" w:rsidRPr="001C220C" w:rsidRDefault="004700F9" w:rsidP="00EB6924">
            <w:pPr>
              <w:pStyle w:val="NormalTableHeader"/>
              <w:keepNext w:val="0"/>
              <w:spacing w:before="40"/>
              <w:rPr>
                <w:lang w:val="en-US"/>
              </w:rPr>
            </w:pPr>
            <w:r w:rsidRPr="001C220C">
              <w:rPr>
                <w:lang w:val="en-US"/>
              </w:rPr>
              <w:t>Description</w:t>
            </w:r>
          </w:p>
        </w:tc>
        <w:tc>
          <w:tcPr>
            <w:tcW w:w="1440" w:type="dxa"/>
          </w:tcPr>
          <w:p w14:paraId="2C1427FD" w14:textId="77777777" w:rsidR="004700F9" w:rsidRPr="001C220C" w:rsidRDefault="00AE4770" w:rsidP="00EB6924">
            <w:pPr>
              <w:pStyle w:val="NormalTableHeader"/>
              <w:keepNext w:val="0"/>
              <w:spacing w:before="40"/>
              <w:rPr>
                <w:lang w:val="en-US"/>
              </w:rPr>
            </w:pPr>
            <w:r>
              <w:rPr>
                <w:lang w:val="en-US"/>
              </w:rPr>
              <w:t>Production example</w:t>
            </w:r>
            <w:r w:rsidR="004700F9" w:rsidRPr="001C220C">
              <w:rPr>
                <w:lang w:val="en-US"/>
              </w:rPr>
              <w:t>s</w:t>
            </w:r>
          </w:p>
        </w:tc>
        <w:tc>
          <w:tcPr>
            <w:tcW w:w="1297" w:type="dxa"/>
          </w:tcPr>
          <w:p w14:paraId="1C4EE563" w14:textId="77777777" w:rsidR="004700F9" w:rsidRPr="001C220C" w:rsidRDefault="00AE4770" w:rsidP="00EB6924">
            <w:pPr>
              <w:pStyle w:val="NormalTableHeader"/>
              <w:keepNext w:val="0"/>
              <w:spacing w:before="40"/>
              <w:rPr>
                <w:lang w:val="en-US"/>
              </w:rPr>
            </w:pPr>
            <w:r>
              <w:rPr>
                <w:lang w:val="en-US"/>
              </w:rPr>
              <w:t>Maintenance example</w:t>
            </w:r>
            <w:r w:rsidR="004700F9" w:rsidRPr="001C220C">
              <w:rPr>
                <w:lang w:val="en-US"/>
              </w:rPr>
              <w:t>s</w:t>
            </w:r>
          </w:p>
        </w:tc>
        <w:tc>
          <w:tcPr>
            <w:tcW w:w="1080" w:type="dxa"/>
          </w:tcPr>
          <w:p w14:paraId="19C2BD97" w14:textId="77777777" w:rsidR="004700F9" w:rsidRPr="001C220C" w:rsidRDefault="00AE4770" w:rsidP="00EB6924">
            <w:pPr>
              <w:pStyle w:val="NormalTableHeader"/>
              <w:keepNext w:val="0"/>
              <w:spacing w:before="40"/>
              <w:rPr>
                <w:lang w:val="en-US"/>
              </w:rPr>
            </w:pPr>
            <w:r>
              <w:rPr>
                <w:lang w:val="en-US"/>
              </w:rPr>
              <w:t>Quality example</w:t>
            </w:r>
            <w:r w:rsidR="004700F9" w:rsidRPr="001C220C">
              <w:rPr>
                <w:lang w:val="en-US"/>
              </w:rPr>
              <w:t>s</w:t>
            </w:r>
          </w:p>
        </w:tc>
        <w:tc>
          <w:tcPr>
            <w:tcW w:w="1080" w:type="dxa"/>
          </w:tcPr>
          <w:p w14:paraId="5EF00D4A" w14:textId="77777777" w:rsidR="004700F9" w:rsidRPr="001C220C" w:rsidRDefault="00AE4770" w:rsidP="00EB6924">
            <w:pPr>
              <w:pStyle w:val="NormalTableHeader"/>
              <w:keepNext w:val="0"/>
              <w:spacing w:before="40"/>
              <w:rPr>
                <w:lang w:val="en-US"/>
              </w:rPr>
            </w:pPr>
            <w:r>
              <w:rPr>
                <w:lang w:val="en-US"/>
              </w:rPr>
              <w:t>Inventory example</w:t>
            </w:r>
            <w:r w:rsidR="004700F9" w:rsidRPr="001C220C">
              <w:rPr>
                <w:lang w:val="en-US"/>
              </w:rPr>
              <w:t>s</w:t>
            </w:r>
          </w:p>
        </w:tc>
      </w:tr>
      <w:tr w:rsidR="00550FD5" w:rsidRPr="001C220C" w14:paraId="4DA417FA" w14:textId="77777777">
        <w:trPr>
          <w:cantSplit/>
          <w:jc w:val="center"/>
        </w:trPr>
        <w:tc>
          <w:tcPr>
            <w:tcW w:w="1269" w:type="dxa"/>
          </w:tcPr>
          <w:p w14:paraId="7A4B5052" w14:textId="77777777" w:rsidR="00550FD5" w:rsidRPr="001C220C" w:rsidRDefault="00550FD5" w:rsidP="00EB6924">
            <w:pPr>
              <w:pStyle w:val="TableNormal1"/>
              <w:keepNext w:val="0"/>
              <w:rPr>
                <w:lang w:val="en-US"/>
              </w:rPr>
            </w:pPr>
            <w:r w:rsidRPr="001C220C">
              <w:rPr>
                <w:lang w:val="en-US"/>
              </w:rPr>
              <w:t>ID</w:t>
            </w:r>
          </w:p>
        </w:tc>
        <w:tc>
          <w:tcPr>
            <w:tcW w:w="2880" w:type="dxa"/>
          </w:tcPr>
          <w:p w14:paraId="36555173" w14:textId="77777777" w:rsidR="00550FD5" w:rsidRPr="001C220C" w:rsidRDefault="00550FD5" w:rsidP="00EB6924">
            <w:pPr>
              <w:pStyle w:val="TableNormal1"/>
              <w:keepNext w:val="0"/>
              <w:rPr>
                <w:lang w:val="en-US"/>
              </w:rPr>
            </w:pPr>
            <w:r w:rsidRPr="001C220C">
              <w:rPr>
                <w:lang w:val="en-US"/>
              </w:rPr>
              <w:t xml:space="preserve">An identification of the associated </w:t>
            </w:r>
            <w:r w:rsidRPr="001C220C">
              <w:rPr>
                <w:i/>
                <w:lang w:val="en-US"/>
              </w:rPr>
              <w:t>equipment property</w:t>
            </w:r>
            <w:r w:rsidRPr="001C220C">
              <w:rPr>
                <w:lang w:val="en-US"/>
              </w:rPr>
              <w:t xml:space="preserve"> or </w:t>
            </w:r>
            <w:r w:rsidRPr="001C220C">
              <w:rPr>
                <w:i/>
                <w:lang w:val="en-US"/>
              </w:rPr>
              <w:t>equipment class property</w:t>
            </w:r>
            <w:r w:rsidRPr="001C220C">
              <w:rPr>
                <w:lang w:val="en-US"/>
              </w:rPr>
              <w:t xml:space="preserve"> for a specific </w:t>
            </w:r>
            <w:r w:rsidRPr="001C220C">
              <w:rPr>
                <w:i/>
                <w:lang w:val="en-US"/>
              </w:rPr>
              <w:t>segment requirement</w:t>
            </w:r>
            <w:r w:rsidRPr="001C220C">
              <w:rPr>
                <w:lang w:val="en-US"/>
              </w:rPr>
              <w:t>.</w:t>
            </w:r>
          </w:p>
        </w:tc>
        <w:tc>
          <w:tcPr>
            <w:tcW w:w="1440" w:type="dxa"/>
          </w:tcPr>
          <w:p w14:paraId="022285C4" w14:textId="77777777" w:rsidR="00550FD5" w:rsidRPr="001C220C" w:rsidRDefault="007A69EF" w:rsidP="00EB6924">
            <w:pPr>
              <w:pStyle w:val="TableNormal1"/>
              <w:keepNext w:val="0"/>
              <w:rPr>
                <w:lang w:val="en-US"/>
              </w:rPr>
            </w:pPr>
            <w:r>
              <w:rPr>
                <w:lang w:val="en-US"/>
              </w:rPr>
              <w:t>(not applicable)</w:t>
            </w:r>
          </w:p>
        </w:tc>
        <w:tc>
          <w:tcPr>
            <w:tcW w:w="1297" w:type="dxa"/>
          </w:tcPr>
          <w:p w14:paraId="017273A5" w14:textId="77777777" w:rsidR="00550FD5" w:rsidRPr="001C220C" w:rsidRDefault="00550FD5" w:rsidP="00EB6924">
            <w:pPr>
              <w:pStyle w:val="TableNormal1"/>
              <w:keepNext w:val="0"/>
              <w:spacing w:before="40"/>
              <w:rPr>
                <w:lang w:val="en-US"/>
              </w:rPr>
            </w:pPr>
            <w:r w:rsidRPr="001C220C">
              <w:rPr>
                <w:lang w:val="en-US"/>
              </w:rPr>
              <w:t>Repeatability</w:t>
            </w:r>
          </w:p>
        </w:tc>
        <w:tc>
          <w:tcPr>
            <w:tcW w:w="1080" w:type="dxa"/>
          </w:tcPr>
          <w:p w14:paraId="1ECB2057" w14:textId="77777777" w:rsidR="00550FD5" w:rsidRPr="001C220C" w:rsidRDefault="007A69EF" w:rsidP="00EB6924">
            <w:pPr>
              <w:pStyle w:val="TableNormal1"/>
              <w:keepNext w:val="0"/>
              <w:spacing w:before="40"/>
              <w:rPr>
                <w:lang w:val="en-US"/>
              </w:rPr>
            </w:pPr>
            <w:r>
              <w:rPr>
                <w:lang w:val="en-US"/>
              </w:rPr>
              <w:t>(not applicable)</w:t>
            </w:r>
          </w:p>
        </w:tc>
        <w:tc>
          <w:tcPr>
            <w:tcW w:w="1080" w:type="dxa"/>
          </w:tcPr>
          <w:p w14:paraId="71A47832" w14:textId="77777777" w:rsidR="00550FD5" w:rsidRPr="001C220C" w:rsidRDefault="007A69EF" w:rsidP="00EB6924">
            <w:pPr>
              <w:pStyle w:val="TableNormal1"/>
              <w:keepNext w:val="0"/>
              <w:spacing w:before="40"/>
              <w:rPr>
                <w:lang w:val="en-US"/>
              </w:rPr>
            </w:pPr>
            <w:r>
              <w:rPr>
                <w:lang w:val="en-US"/>
              </w:rPr>
              <w:t>(not applicable)</w:t>
            </w:r>
          </w:p>
        </w:tc>
      </w:tr>
      <w:tr w:rsidR="00550FD5" w:rsidRPr="001C220C" w14:paraId="5EBD2B58" w14:textId="77777777">
        <w:trPr>
          <w:cantSplit/>
          <w:jc w:val="center"/>
        </w:trPr>
        <w:tc>
          <w:tcPr>
            <w:tcW w:w="1269" w:type="dxa"/>
          </w:tcPr>
          <w:p w14:paraId="2B38B327" w14:textId="77777777" w:rsidR="00550FD5" w:rsidRPr="001C220C" w:rsidRDefault="00550FD5" w:rsidP="00EB6924">
            <w:pPr>
              <w:pStyle w:val="TableNormal1"/>
              <w:keepNext w:val="0"/>
              <w:rPr>
                <w:lang w:val="en-US"/>
              </w:rPr>
            </w:pPr>
            <w:r w:rsidRPr="001C220C">
              <w:rPr>
                <w:lang w:val="en-US"/>
              </w:rPr>
              <w:t>Description</w:t>
            </w:r>
          </w:p>
        </w:tc>
        <w:tc>
          <w:tcPr>
            <w:tcW w:w="2880" w:type="dxa"/>
          </w:tcPr>
          <w:p w14:paraId="393DB722" w14:textId="77777777" w:rsidR="00550FD5" w:rsidRPr="001C220C" w:rsidRDefault="00550FD5" w:rsidP="00EB6924">
            <w:pPr>
              <w:pStyle w:val="TableNormal1"/>
              <w:keepNext w:val="0"/>
              <w:rPr>
                <w:lang w:val="en-US"/>
              </w:rPr>
            </w:pPr>
            <w:r w:rsidRPr="001C220C">
              <w:rPr>
                <w:lang w:val="en-US"/>
              </w:rPr>
              <w:t xml:space="preserve">Contains additional information and descriptions of the </w:t>
            </w:r>
            <w:r w:rsidRPr="001C220C">
              <w:rPr>
                <w:i/>
                <w:lang w:val="en-US"/>
              </w:rPr>
              <w:t xml:space="preserve">equipment requirement property </w:t>
            </w:r>
            <w:r w:rsidRPr="001C220C">
              <w:rPr>
                <w:lang w:val="en-US"/>
              </w:rPr>
              <w:t>definition.</w:t>
            </w:r>
          </w:p>
        </w:tc>
        <w:tc>
          <w:tcPr>
            <w:tcW w:w="1440" w:type="dxa"/>
          </w:tcPr>
          <w:p w14:paraId="0FA776A3" w14:textId="77777777" w:rsidR="00550FD5" w:rsidRPr="001C220C" w:rsidRDefault="007A69EF" w:rsidP="00EB6924">
            <w:pPr>
              <w:pStyle w:val="TableNormal1"/>
              <w:keepNext w:val="0"/>
              <w:rPr>
                <w:lang w:val="en-US"/>
              </w:rPr>
            </w:pPr>
            <w:r>
              <w:rPr>
                <w:lang w:val="en-US"/>
              </w:rPr>
              <w:t>(not applicable)</w:t>
            </w:r>
          </w:p>
        </w:tc>
        <w:tc>
          <w:tcPr>
            <w:tcW w:w="1297" w:type="dxa"/>
          </w:tcPr>
          <w:p w14:paraId="267EF22E" w14:textId="77777777" w:rsidR="00550FD5" w:rsidRPr="001C220C" w:rsidRDefault="00550FD5" w:rsidP="00EB6924">
            <w:pPr>
              <w:pStyle w:val="TableNormal1"/>
              <w:keepNext w:val="0"/>
              <w:spacing w:before="40"/>
              <w:rPr>
                <w:lang w:val="en-US"/>
              </w:rPr>
            </w:pPr>
            <w:r w:rsidRPr="001C220C">
              <w:rPr>
                <w:lang w:val="en-US"/>
              </w:rPr>
              <w:t>Drilling consistency</w:t>
            </w:r>
          </w:p>
        </w:tc>
        <w:tc>
          <w:tcPr>
            <w:tcW w:w="1080" w:type="dxa"/>
          </w:tcPr>
          <w:p w14:paraId="6F1D9391" w14:textId="77777777" w:rsidR="00550FD5" w:rsidRPr="001C220C" w:rsidRDefault="007A69EF" w:rsidP="00EB6924">
            <w:pPr>
              <w:pStyle w:val="TableNormal1"/>
              <w:keepNext w:val="0"/>
              <w:spacing w:before="40"/>
              <w:rPr>
                <w:lang w:val="en-US"/>
              </w:rPr>
            </w:pPr>
            <w:r>
              <w:rPr>
                <w:lang w:val="en-US"/>
              </w:rPr>
              <w:t>(not applicable)</w:t>
            </w:r>
          </w:p>
        </w:tc>
        <w:tc>
          <w:tcPr>
            <w:tcW w:w="1080" w:type="dxa"/>
          </w:tcPr>
          <w:p w14:paraId="5CB31F1B" w14:textId="77777777" w:rsidR="00550FD5" w:rsidRPr="001C220C" w:rsidRDefault="007A69EF" w:rsidP="00EB6924">
            <w:pPr>
              <w:pStyle w:val="TableNormal1"/>
              <w:keepNext w:val="0"/>
              <w:spacing w:before="40"/>
              <w:rPr>
                <w:lang w:val="en-US"/>
              </w:rPr>
            </w:pPr>
            <w:r>
              <w:rPr>
                <w:lang w:val="en-US"/>
              </w:rPr>
              <w:t>(not applicable)</w:t>
            </w:r>
          </w:p>
        </w:tc>
      </w:tr>
      <w:tr w:rsidR="00550FD5" w:rsidRPr="001C220C" w14:paraId="7207894A" w14:textId="77777777">
        <w:trPr>
          <w:cantSplit/>
          <w:jc w:val="center"/>
        </w:trPr>
        <w:tc>
          <w:tcPr>
            <w:tcW w:w="1269" w:type="dxa"/>
          </w:tcPr>
          <w:p w14:paraId="1A34B553" w14:textId="77777777" w:rsidR="00550FD5" w:rsidRPr="001C220C" w:rsidRDefault="00550FD5" w:rsidP="00EB6924">
            <w:pPr>
              <w:pStyle w:val="TableNormal1"/>
              <w:keepNext w:val="0"/>
              <w:rPr>
                <w:lang w:val="en-US"/>
              </w:rPr>
            </w:pPr>
            <w:r w:rsidRPr="001C220C">
              <w:rPr>
                <w:lang w:val="en-US"/>
              </w:rPr>
              <w:t>Value</w:t>
            </w:r>
          </w:p>
        </w:tc>
        <w:tc>
          <w:tcPr>
            <w:tcW w:w="2880" w:type="dxa"/>
          </w:tcPr>
          <w:p w14:paraId="731CE945" w14:textId="77777777" w:rsidR="00EB6924" w:rsidRDefault="00550FD5" w:rsidP="00EB6924">
            <w:pPr>
              <w:pStyle w:val="TableNormal1"/>
              <w:keepNext w:val="0"/>
              <w:rPr>
                <w:lang w:val="en-US"/>
              </w:rPr>
            </w:pPr>
            <w:r w:rsidRPr="001C220C">
              <w:rPr>
                <w:lang w:val="en-US"/>
              </w:rPr>
              <w:t>The value, set of values, or range of the associated property</w:t>
            </w:r>
            <w:r w:rsidR="008558A5">
              <w:rPr>
                <w:lang w:val="en-US"/>
              </w:rPr>
              <w:t xml:space="preserve">. </w:t>
            </w:r>
          </w:p>
          <w:p w14:paraId="372DFE25" w14:textId="77777777" w:rsidR="00D63C9E" w:rsidRDefault="00EB6924" w:rsidP="00EB6924">
            <w:pPr>
              <w:pStyle w:val="TableNormal1"/>
              <w:keepNext w:val="0"/>
              <w:rPr>
                <w:lang w:val="en-US"/>
              </w:rPr>
            </w:pPr>
            <w:r>
              <w:rPr>
                <w:lang w:val="en-US"/>
              </w:rPr>
              <w:t>EXAMPE</w:t>
            </w:r>
            <w:r w:rsidR="00550FD5" w:rsidRPr="001C220C">
              <w:rPr>
                <w:lang w:val="en-US"/>
              </w:rPr>
              <w:t xml:space="preserve"> </w:t>
            </w:r>
          </w:p>
          <w:p w14:paraId="7A7B9180" w14:textId="77777777" w:rsidR="00550FD5" w:rsidRPr="001C220C" w:rsidRDefault="00EB6924" w:rsidP="00EB6924">
            <w:pPr>
              <w:pStyle w:val="TableNormal1"/>
              <w:keepNext w:val="0"/>
              <w:rPr>
                <w:lang w:val="en-US"/>
              </w:rPr>
            </w:pPr>
            <w:r>
              <w:rPr>
                <w:lang w:val="en-US"/>
              </w:rPr>
              <w:t>W</w:t>
            </w:r>
            <w:r w:rsidR="00550FD5" w:rsidRPr="001C220C">
              <w:rPr>
                <w:lang w:val="en-US"/>
              </w:rPr>
              <w:t xml:space="preserve">et, </w:t>
            </w:r>
            <w:r w:rsidR="00D63C9E">
              <w:rPr>
                <w:lang w:val="en-US"/>
              </w:rPr>
              <w:t>d</w:t>
            </w:r>
            <w:r w:rsidR="00550FD5" w:rsidRPr="001C220C">
              <w:rPr>
                <w:lang w:val="en-US"/>
              </w:rPr>
              <w:t>ry</w:t>
            </w:r>
          </w:p>
        </w:tc>
        <w:tc>
          <w:tcPr>
            <w:tcW w:w="1440" w:type="dxa"/>
          </w:tcPr>
          <w:p w14:paraId="7189E750" w14:textId="77777777" w:rsidR="00550FD5" w:rsidRPr="001C220C" w:rsidRDefault="007A69EF" w:rsidP="00EB6924">
            <w:pPr>
              <w:pStyle w:val="TableNormal1"/>
              <w:keepNext w:val="0"/>
              <w:rPr>
                <w:lang w:val="en-US"/>
              </w:rPr>
            </w:pPr>
            <w:r>
              <w:rPr>
                <w:lang w:val="en-US"/>
              </w:rPr>
              <w:t>(not applicable)</w:t>
            </w:r>
          </w:p>
        </w:tc>
        <w:tc>
          <w:tcPr>
            <w:tcW w:w="1297" w:type="dxa"/>
          </w:tcPr>
          <w:p w14:paraId="527BE62B" w14:textId="77777777" w:rsidR="00550FD5" w:rsidRPr="001C220C" w:rsidRDefault="00550FD5" w:rsidP="00EB6924">
            <w:pPr>
              <w:pStyle w:val="TableNormal1"/>
              <w:keepNext w:val="0"/>
              <w:spacing w:before="40"/>
              <w:rPr>
                <w:lang w:val="en-US"/>
              </w:rPr>
            </w:pPr>
            <w:r w:rsidRPr="001C220C">
              <w:rPr>
                <w:lang w:val="en-US"/>
              </w:rPr>
              <w:t>0</w:t>
            </w:r>
            <w:r w:rsidR="00C43161">
              <w:rPr>
                <w:lang w:val="en-US"/>
              </w:rPr>
              <w:t>,</w:t>
            </w:r>
            <w:r w:rsidRPr="001C220C">
              <w:rPr>
                <w:lang w:val="en-US"/>
              </w:rPr>
              <w:t>000</w:t>
            </w:r>
            <w:r w:rsidR="00C43161">
              <w:rPr>
                <w:lang w:val="en-US"/>
              </w:rPr>
              <w:t xml:space="preserve"> </w:t>
            </w:r>
            <w:r w:rsidRPr="001C220C">
              <w:rPr>
                <w:lang w:val="en-US"/>
              </w:rPr>
              <w:t>2</w:t>
            </w:r>
          </w:p>
        </w:tc>
        <w:tc>
          <w:tcPr>
            <w:tcW w:w="1080" w:type="dxa"/>
          </w:tcPr>
          <w:p w14:paraId="7639CE11" w14:textId="77777777" w:rsidR="00550FD5" w:rsidRPr="001C220C" w:rsidRDefault="007A69EF" w:rsidP="00EB6924">
            <w:pPr>
              <w:pStyle w:val="TableNormal1"/>
              <w:keepNext w:val="0"/>
              <w:spacing w:before="40"/>
              <w:rPr>
                <w:lang w:val="en-US"/>
              </w:rPr>
            </w:pPr>
            <w:r>
              <w:rPr>
                <w:lang w:val="en-US"/>
              </w:rPr>
              <w:t>(not applicable)</w:t>
            </w:r>
          </w:p>
        </w:tc>
        <w:tc>
          <w:tcPr>
            <w:tcW w:w="1080" w:type="dxa"/>
          </w:tcPr>
          <w:p w14:paraId="22A36933" w14:textId="77777777" w:rsidR="00550FD5" w:rsidRPr="001C220C" w:rsidRDefault="007A69EF" w:rsidP="00EB6924">
            <w:pPr>
              <w:pStyle w:val="TableNormal1"/>
              <w:keepNext w:val="0"/>
              <w:spacing w:before="40"/>
              <w:rPr>
                <w:lang w:val="en-US"/>
              </w:rPr>
            </w:pPr>
            <w:r>
              <w:rPr>
                <w:lang w:val="en-US"/>
              </w:rPr>
              <w:t>(not applicable)</w:t>
            </w:r>
          </w:p>
        </w:tc>
      </w:tr>
      <w:tr w:rsidR="00550FD5" w:rsidRPr="001C220C" w14:paraId="54780AB0" w14:textId="77777777">
        <w:trPr>
          <w:cantSplit/>
          <w:jc w:val="center"/>
        </w:trPr>
        <w:tc>
          <w:tcPr>
            <w:tcW w:w="1269" w:type="dxa"/>
          </w:tcPr>
          <w:p w14:paraId="262ACBD4" w14:textId="77777777" w:rsidR="00550FD5" w:rsidRPr="001C220C" w:rsidRDefault="00550FD5" w:rsidP="00EB6924">
            <w:pPr>
              <w:pStyle w:val="TableNormal1"/>
              <w:keepNext w:val="0"/>
              <w:rPr>
                <w:lang w:val="en-US"/>
              </w:rPr>
            </w:pPr>
            <w:r w:rsidRPr="001C220C">
              <w:rPr>
                <w:lang w:val="en-US"/>
              </w:rPr>
              <w:t xml:space="preserve">Value </w:t>
            </w:r>
            <w:r w:rsidR="001F1D5D">
              <w:rPr>
                <w:lang w:val="en-US"/>
              </w:rPr>
              <w:t>u</w:t>
            </w:r>
            <w:r w:rsidRPr="001C220C">
              <w:rPr>
                <w:lang w:val="en-US"/>
              </w:rPr>
              <w:t xml:space="preserve">nit of </w:t>
            </w:r>
            <w:r w:rsidR="001F1D5D">
              <w:rPr>
                <w:lang w:val="en-US"/>
              </w:rPr>
              <w:t>m</w:t>
            </w:r>
            <w:r w:rsidRPr="001C220C">
              <w:rPr>
                <w:lang w:val="en-US"/>
              </w:rPr>
              <w:t>easure</w:t>
            </w:r>
          </w:p>
        </w:tc>
        <w:tc>
          <w:tcPr>
            <w:tcW w:w="2880" w:type="dxa"/>
          </w:tcPr>
          <w:p w14:paraId="52DA45E0" w14:textId="77777777" w:rsidR="00550FD5" w:rsidRPr="001C220C" w:rsidRDefault="00550FD5" w:rsidP="00EB6924">
            <w:pPr>
              <w:pStyle w:val="TableNormal1"/>
              <w:keepNext w:val="0"/>
              <w:rPr>
                <w:lang w:val="en-US"/>
              </w:rPr>
            </w:pPr>
            <w:r w:rsidRPr="001C220C">
              <w:rPr>
                <w:lang w:val="en-US"/>
              </w:rPr>
              <w:t>The unit of measure of the associated property value, if applicable.</w:t>
            </w:r>
          </w:p>
        </w:tc>
        <w:tc>
          <w:tcPr>
            <w:tcW w:w="1440" w:type="dxa"/>
          </w:tcPr>
          <w:p w14:paraId="1AB7959E" w14:textId="77777777" w:rsidR="00550FD5" w:rsidRPr="001C220C" w:rsidRDefault="007A69EF" w:rsidP="00EB6924">
            <w:pPr>
              <w:pStyle w:val="TableNormal1"/>
              <w:keepNext w:val="0"/>
              <w:rPr>
                <w:highlight w:val="yellow"/>
                <w:lang w:val="en-US"/>
              </w:rPr>
            </w:pPr>
            <w:r>
              <w:rPr>
                <w:lang w:val="en-US"/>
              </w:rPr>
              <w:t>(not applicable)</w:t>
            </w:r>
          </w:p>
        </w:tc>
        <w:tc>
          <w:tcPr>
            <w:tcW w:w="1297" w:type="dxa"/>
          </w:tcPr>
          <w:p w14:paraId="0FF38FD0" w14:textId="77777777" w:rsidR="00550FD5" w:rsidRPr="001C220C" w:rsidRDefault="00550FD5" w:rsidP="00EB6924">
            <w:pPr>
              <w:pStyle w:val="TableNormal1"/>
              <w:keepNext w:val="0"/>
              <w:spacing w:before="40"/>
              <w:rPr>
                <w:lang w:val="en-US"/>
              </w:rPr>
            </w:pPr>
            <w:r w:rsidRPr="001C220C">
              <w:rPr>
                <w:lang w:val="en-US"/>
              </w:rPr>
              <w:t>Inches</w:t>
            </w:r>
          </w:p>
        </w:tc>
        <w:tc>
          <w:tcPr>
            <w:tcW w:w="1080" w:type="dxa"/>
          </w:tcPr>
          <w:p w14:paraId="0DE0E7FF" w14:textId="77777777" w:rsidR="00550FD5" w:rsidRPr="001C220C" w:rsidRDefault="007A69EF" w:rsidP="00EB6924">
            <w:pPr>
              <w:pStyle w:val="TableNormal1"/>
              <w:keepNext w:val="0"/>
              <w:spacing w:before="40"/>
              <w:rPr>
                <w:lang w:val="en-US"/>
              </w:rPr>
            </w:pPr>
            <w:r>
              <w:rPr>
                <w:lang w:val="en-US"/>
              </w:rPr>
              <w:t>(not applicable)</w:t>
            </w:r>
          </w:p>
        </w:tc>
        <w:tc>
          <w:tcPr>
            <w:tcW w:w="1080" w:type="dxa"/>
          </w:tcPr>
          <w:p w14:paraId="0830D56A" w14:textId="77777777" w:rsidR="00550FD5" w:rsidRPr="001C220C" w:rsidRDefault="007A69EF" w:rsidP="00EB6924">
            <w:pPr>
              <w:pStyle w:val="TableNormal1"/>
              <w:keepNext w:val="0"/>
              <w:spacing w:before="40"/>
              <w:rPr>
                <w:lang w:val="en-US"/>
              </w:rPr>
            </w:pPr>
            <w:r>
              <w:rPr>
                <w:lang w:val="en-US"/>
              </w:rPr>
              <w:t>(not applicable)</w:t>
            </w:r>
          </w:p>
        </w:tc>
      </w:tr>
      <w:tr w:rsidR="00550FD5" w:rsidRPr="001C220C" w14:paraId="20A6AEA3" w14:textId="77777777">
        <w:trPr>
          <w:cantSplit/>
          <w:jc w:val="center"/>
        </w:trPr>
        <w:tc>
          <w:tcPr>
            <w:tcW w:w="1269" w:type="dxa"/>
          </w:tcPr>
          <w:p w14:paraId="1C3EF135" w14:textId="77777777" w:rsidR="00550FD5" w:rsidRPr="001C220C" w:rsidRDefault="00550FD5" w:rsidP="00EB6924">
            <w:pPr>
              <w:pStyle w:val="TableNormal1"/>
              <w:keepNext w:val="0"/>
              <w:rPr>
                <w:lang w:val="en-US"/>
              </w:rPr>
            </w:pPr>
            <w:r w:rsidRPr="001C220C">
              <w:rPr>
                <w:lang w:val="en-US"/>
              </w:rPr>
              <w:t>Quantity</w:t>
            </w:r>
          </w:p>
        </w:tc>
        <w:tc>
          <w:tcPr>
            <w:tcW w:w="2880" w:type="dxa"/>
          </w:tcPr>
          <w:p w14:paraId="35B84DFB" w14:textId="77777777" w:rsidR="00550FD5" w:rsidRPr="001C220C" w:rsidRDefault="00550FD5" w:rsidP="00EB6924">
            <w:pPr>
              <w:pStyle w:val="TableNormal1"/>
              <w:keepNext w:val="0"/>
              <w:rPr>
                <w:lang w:val="en-US"/>
              </w:rPr>
            </w:pPr>
            <w:r w:rsidRPr="001C220C">
              <w:rPr>
                <w:lang w:val="en-US"/>
              </w:rPr>
              <w:t xml:space="preserve">Specifies the amount of </w:t>
            </w:r>
            <w:r w:rsidRPr="00DB2242">
              <w:rPr>
                <w:i/>
                <w:lang w:val="en-US"/>
              </w:rPr>
              <w:t xml:space="preserve">physical asset </w:t>
            </w:r>
            <w:r w:rsidR="00DB2242" w:rsidRPr="00DB2242">
              <w:rPr>
                <w:i/>
                <w:lang w:val="en-US"/>
              </w:rPr>
              <w:t xml:space="preserve">requirement </w:t>
            </w:r>
            <w:r w:rsidRPr="00DB2242">
              <w:rPr>
                <w:i/>
                <w:lang w:val="en-US"/>
              </w:rPr>
              <w:t>property</w:t>
            </w:r>
            <w:r w:rsidR="00AA21D3">
              <w:rPr>
                <w:lang w:val="en-US"/>
              </w:rPr>
              <w:t xml:space="preserve"> </w:t>
            </w:r>
            <w:r w:rsidRPr="001C220C">
              <w:rPr>
                <w:lang w:val="en-US"/>
              </w:rPr>
              <w:t xml:space="preserve">required for the parent </w:t>
            </w:r>
            <w:r w:rsidRPr="001F1D5D">
              <w:rPr>
                <w:i/>
                <w:lang w:val="en-US"/>
              </w:rPr>
              <w:t>physical asset</w:t>
            </w:r>
            <w:r w:rsidRPr="001C220C">
              <w:rPr>
                <w:lang w:val="en-US"/>
              </w:rPr>
              <w:t xml:space="preserve">, if applicable. </w:t>
            </w:r>
          </w:p>
        </w:tc>
        <w:tc>
          <w:tcPr>
            <w:tcW w:w="1440" w:type="dxa"/>
          </w:tcPr>
          <w:p w14:paraId="7A9453D9" w14:textId="77777777" w:rsidR="00550FD5" w:rsidRPr="001C220C" w:rsidRDefault="007A69EF" w:rsidP="00EB6924">
            <w:pPr>
              <w:pStyle w:val="TableNormal1"/>
              <w:keepNext w:val="0"/>
              <w:rPr>
                <w:lang w:val="en-US"/>
              </w:rPr>
            </w:pPr>
            <w:r>
              <w:rPr>
                <w:lang w:val="en-US"/>
              </w:rPr>
              <w:t>(not applicable)</w:t>
            </w:r>
          </w:p>
        </w:tc>
        <w:tc>
          <w:tcPr>
            <w:tcW w:w="1297" w:type="dxa"/>
          </w:tcPr>
          <w:p w14:paraId="2761987B" w14:textId="77777777" w:rsidR="00550FD5" w:rsidRPr="001C220C" w:rsidRDefault="007A69EF" w:rsidP="00EB6924">
            <w:pPr>
              <w:pStyle w:val="TableNormal1"/>
              <w:keepNext w:val="0"/>
              <w:spacing w:before="40"/>
              <w:rPr>
                <w:lang w:val="en-US"/>
              </w:rPr>
            </w:pPr>
            <w:r>
              <w:rPr>
                <w:lang w:val="en-US"/>
              </w:rPr>
              <w:t>(not applicable)</w:t>
            </w:r>
          </w:p>
        </w:tc>
        <w:tc>
          <w:tcPr>
            <w:tcW w:w="1080" w:type="dxa"/>
          </w:tcPr>
          <w:p w14:paraId="662368D8" w14:textId="77777777" w:rsidR="00550FD5" w:rsidRPr="001C220C" w:rsidRDefault="007A69EF" w:rsidP="00EB6924">
            <w:pPr>
              <w:pStyle w:val="TableNormal1"/>
              <w:keepNext w:val="0"/>
              <w:spacing w:before="40"/>
              <w:rPr>
                <w:lang w:val="en-US"/>
              </w:rPr>
            </w:pPr>
            <w:r>
              <w:rPr>
                <w:lang w:val="en-US"/>
              </w:rPr>
              <w:t>(not applicable)</w:t>
            </w:r>
          </w:p>
        </w:tc>
        <w:tc>
          <w:tcPr>
            <w:tcW w:w="1080" w:type="dxa"/>
          </w:tcPr>
          <w:p w14:paraId="777A0F37" w14:textId="77777777" w:rsidR="00550FD5" w:rsidRPr="001C220C" w:rsidRDefault="007A69EF" w:rsidP="00EB6924">
            <w:pPr>
              <w:pStyle w:val="TableNormal1"/>
              <w:keepNext w:val="0"/>
              <w:spacing w:before="40"/>
              <w:rPr>
                <w:lang w:val="en-US"/>
              </w:rPr>
            </w:pPr>
            <w:r>
              <w:rPr>
                <w:lang w:val="en-US"/>
              </w:rPr>
              <w:t>(not applicable)</w:t>
            </w:r>
          </w:p>
        </w:tc>
      </w:tr>
      <w:tr w:rsidR="00550FD5" w:rsidRPr="001C220C" w14:paraId="7025B331" w14:textId="77777777">
        <w:trPr>
          <w:cantSplit/>
          <w:jc w:val="center"/>
        </w:trPr>
        <w:tc>
          <w:tcPr>
            <w:tcW w:w="1269" w:type="dxa"/>
          </w:tcPr>
          <w:p w14:paraId="35866E38" w14:textId="77777777" w:rsidR="00550FD5" w:rsidRPr="001C220C" w:rsidRDefault="00550FD5" w:rsidP="00EB6924">
            <w:pPr>
              <w:pStyle w:val="TableNormal1"/>
              <w:keepNext w:val="0"/>
              <w:rPr>
                <w:lang w:val="en-US"/>
              </w:rPr>
            </w:pPr>
            <w:r w:rsidRPr="001C220C">
              <w:rPr>
                <w:lang w:val="en-US"/>
              </w:rPr>
              <w:t xml:space="preserve">Quantity </w:t>
            </w:r>
            <w:r w:rsidR="001F1D5D">
              <w:rPr>
                <w:lang w:val="en-US"/>
              </w:rPr>
              <w:t>u</w:t>
            </w:r>
            <w:r w:rsidRPr="001C220C">
              <w:rPr>
                <w:lang w:val="en-US"/>
              </w:rPr>
              <w:t xml:space="preserve">nit of </w:t>
            </w:r>
            <w:r w:rsidR="001F1D5D">
              <w:rPr>
                <w:lang w:val="en-US"/>
              </w:rPr>
              <w:t>m</w:t>
            </w:r>
            <w:r w:rsidRPr="001C220C">
              <w:rPr>
                <w:lang w:val="en-US"/>
              </w:rPr>
              <w:t>easure</w:t>
            </w:r>
          </w:p>
        </w:tc>
        <w:tc>
          <w:tcPr>
            <w:tcW w:w="2880" w:type="dxa"/>
          </w:tcPr>
          <w:p w14:paraId="013F2D5E" w14:textId="77777777" w:rsidR="00550FD5" w:rsidRPr="001C220C" w:rsidRDefault="00550FD5" w:rsidP="00EB6924">
            <w:pPr>
              <w:pStyle w:val="TableNormal1"/>
              <w:keepNext w:val="0"/>
              <w:rPr>
                <w:lang w:val="en-US"/>
              </w:rPr>
            </w:pPr>
            <w:r w:rsidRPr="001C220C">
              <w:rPr>
                <w:lang w:val="en-US"/>
              </w:rPr>
              <w:t>The unit of measure of the associated quantity, if applicable.</w:t>
            </w:r>
          </w:p>
        </w:tc>
        <w:tc>
          <w:tcPr>
            <w:tcW w:w="1440" w:type="dxa"/>
          </w:tcPr>
          <w:p w14:paraId="6FBC2C83" w14:textId="77777777" w:rsidR="00550FD5" w:rsidRPr="001C220C" w:rsidRDefault="007A69EF" w:rsidP="00EB6924">
            <w:pPr>
              <w:pStyle w:val="TableNormal1"/>
              <w:keepNext w:val="0"/>
              <w:rPr>
                <w:lang w:val="en-US"/>
              </w:rPr>
            </w:pPr>
            <w:r>
              <w:rPr>
                <w:lang w:val="en-US"/>
              </w:rPr>
              <w:t>(not applicable)</w:t>
            </w:r>
          </w:p>
        </w:tc>
        <w:tc>
          <w:tcPr>
            <w:tcW w:w="1297" w:type="dxa"/>
          </w:tcPr>
          <w:p w14:paraId="210494BB" w14:textId="77777777" w:rsidR="00550FD5" w:rsidRPr="001C220C" w:rsidRDefault="007A69EF" w:rsidP="00EB6924">
            <w:pPr>
              <w:pStyle w:val="TableNormal1"/>
              <w:keepNext w:val="0"/>
              <w:spacing w:before="40"/>
              <w:rPr>
                <w:lang w:val="en-US"/>
              </w:rPr>
            </w:pPr>
            <w:r>
              <w:rPr>
                <w:lang w:val="en-US"/>
              </w:rPr>
              <w:t>(not applicable)</w:t>
            </w:r>
          </w:p>
        </w:tc>
        <w:tc>
          <w:tcPr>
            <w:tcW w:w="1080" w:type="dxa"/>
          </w:tcPr>
          <w:p w14:paraId="47CA819B" w14:textId="77777777" w:rsidR="00550FD5" w:rsidRPr="001C220C" w:rsidRDefault="007A69EF" w:rsidP="00EB6924">
            <w:pPr>
              <w:pStyle w:val="TableNormal1"/>
              <w:keepNext w:val="0"/>
              <w:spacing w:before="40"/>
              <w:rPr>
                <w:lang w:val="en-US"/>
              </w:rPr>
            </w:pPr>
            <w:r>
              <w:rPr>
                <w:lang w:val="en-US"/>
              </w:rPr>
              <w:t>(not applicable)</w:t>
            </w:r>
          </w:p>
        </w:tc>
        <w:tc>
          <w:tcPr>
            <w:tcW w:w="1080" w:type="dxa"/>
          </w:tcPr>
          <w:p w14:paraId="3EDAEF93" w14:textId="77777777" w:rsidR="00550FD5" w:rsidRPr="001C220C" w:rsidRDefault="007A69EF" w:rsidP="00EB6924">
            <w:pPr>
              <w:pStyle w:val="TableNormal1"/>
              <w:keepNext w:val="0"/>
              <w:spacing w:before="40"/>
              <w:rPr>
                <w:lang w:val="en-US"/>
              </w:rPr>
            </w:pPr>
            <w:r>
              <w:rPr>
                <w:lang w:val="en-US"/>
              </w:rPr>
              <w:t>(not applicable)</w:t>
            </w:r>
          </w:p>
        </w:tc>
      </w:tr>
    </w:tbl>
    <w:p w14:paraId="71584201" w14:textId="77777777" w:rsidR="009E6331" w:rsidRPr="001C220C" w:rsidRDefault="009E6331" w:rsidP="00D01D26">
      <w:pPr>
        <w:rPr>
          <w:lang w:val="en-US"/>
        </w:rPr>
      </w:pPr>
    </w:p>
    <w:p w14:paraId="61E90D15" w14:textId="77777777" w:rsidR="009E6331" w:rsidRPr="001C220C" w:rsidRDefault="009E6331" w:rsidP="003E1075">
      <w:pPr>
        <w:pStyle w:val="Heading3"/>
      </w:pPr>
      <w:bookmarkStart w:id="16163" w:name="_Toc161566462"/>
      <w:bookmarkStart w:id="16164" w:name="_Toc320176977"/>
      <w:r w:rsidRPr="001C220C">
        <w:t>Material requirement</w:t>
      </w:r>
      <w:bookmarkEnd w:id="16163"/>
      <w:bookmarkEnd w:id="16164"/>
    </w:p>
    <w:p w14:paraId="44A7CE0C" w14:textId="77777777" w:rsidR="00B638E1" w:rsidRPr="001C220C" w:rsidRDefault="00B638E1" w:rsidP="00B638E1">
      <w:pPr>
        <w:pStyle w:val="PARAGRAPH"/>
        <w:rPr>
          <w:lang w:val="en-US"/>
        </w:rPr>
      </w:pPr>
      <w:r w:rsidRPr="001C220C">
        <w:rPr>
          <w:lang w:val="en-US"/>
        </w:rPr>
        <w:t xml:space="preserve">An identification of a </w:t>
      </w:r>
      <w:r w:rsidRPr="001F1D5D">
        <w:rPr>
          <w:i/>
          <w:lang w:val="en-US"/>
        </w:rPr>
        <w:t>material</w:t>
      </w:r>
      <w:r w:rsidRPr="001C220C">
        <w:rPr>
          <w:lang w:val="en-US"/>
        </w:rPr>
        <w:t xml:space="preserve"> that is expected to be used in the </w:t>
      </w:r>
      <w:r w:rsidR="006A5B9A" w:rsidRPr="001C220C">
        <w:rPr>
          <w:lang w:val="en-US"/>
        </w:rPr>
        <w:t>operations request</w:t>
      </w:r>
      <w:r w:rsidRPr="001C220C">
        <w:rPr>
          <w:lang w:val="en-US"/>
        </w:rPr>
        <w:t xml:space="preserve"> shall be presented as a </w:t>
      </w:r>
      <w:r w:rsidRPr="00E969CC">
        <w:rPr>
          <w:i/>
          <w:lang w:val="en-US"/>
        </w:rPr>
        <w:t>material requirement</w:t>
      </w:r>
      <w:r w:rsidRPr="001C220C">
        <w:rPr>
          <w:lang w:val="en-US"/>
        </w:rPr>
        <w:t xml:space="preserve">. </w:t>
      </w:r>
      <w:r w:rsidRPr="00E969CC">
        <w:rPr>
          <w:i/>
          <w:lang w:val="en-US"/>
        </w:rPr>
        <w:t>Material requirements</w:t>
      </w:r>
      <w:r w:rsidRPr="001C220C">
        <w:rPr>
          <w:lang w:val="en-US"/>
        </w:rPr>
        <w:t xml:space="preserve"> contain definitions of </w:t>
      </w:r>
      <w:r w:rsidRPr="001F1D5D">
        <w:rPr>
          <w:i/>
          <w:lang w:val="en-US"/>
        </w:rPr>
        <w:t xml:space="preserve">materials </w:t>
      </w:r>
      <w:r w:rsidRPr="001C220C">
        <w:rPr>
          <w:lang w:val="en-US"/>
        </w:rPr>
        <w:t xml:space="preserve">that may be consumed, produced, replaced, sampled, or otherwise used in manufacturing. </w:t>
      </w:r>
    </w:p>
    <w:p w14:paraId="74988004" w14:textId="423CAE3A" w:rsidR="00D3092B" w:rsidRPr="001C220C" w:rsidRDefault="004B2A9D" w:rsidP="00D3092B">
      <w:pPr>
        <w:pStyle w:val="PARAGRAPH"/>
        <w:rPr>
          <w:ins w:id="16165" w:author="Charles Gifford" w:date="2016-04-21T13:40:00Z"/>
          <w:lang w:val="en-US"/>
        </w:rPr>
      </w:pPr>
      <w:r>
        <w:rPr>
          <w:lang w:val="en-US"/>
        </w:rPr>
        <w:fldChar w:fldCharType="begin"/>
      </w:r>
      <w:r>
        <w:rPr>
          <w:lang w:val="en-US"/>
        </w:rPr>
        <w:instrText xml:space="preserve"> REF _Ref477976204 \h </w:instrText>
      </w:r>
      <w:r>
        <w:rPr>
          <w:lang w:val="en-US"/>
        </w:rPr>
      </w:r>
      <w:r>
        <w:rPr>
          <w:lang w:val="en-US"/>
        </w:rPr>
        <w:fldChar w:fldCharType="separate"/>
      </w:r>
      <w:r>
        <w:t xml:space="preserve">Table </w:t>
      </w:r>
      <w:r>
        <w:rPr>
          <w:noProof/>
        </w:rPr>
        <w:t>185</w:t>
      </w:r>
      <w:r>
        <w:rPr>
          <w:lang w:val="en-US"/>
        </w:rPr>
        <w:fldChar w:fldCharType="end"/>
      </w:r>
      <w:r w:rsidR="007A4A5D">
        <w:rPr>
          <w:lang w:val="en-US"/>
        </w:rPr>
        <w:t xml:space="preserve"> </w:t>
      </w:r>
      <w:r w:rsidR="009E6331" w:rsidRPr="001C220C">
        <w:rPr>
          <w:lang w:val="en-US"/>
        </w:rPr>
        <w:t xml:space="preserve">defines the </w:t>
      </w:r>
      <w:r w:rsidR="00D3092B">
        <w:rPr>
          <w:lang w:val="en-US"/>
        </w:rPr>
        <w:t>relationship</w:t>
      </w:r>
      <w:r w:rsidR="007F2B33">
        <w:rPr>
          <w:lang w:val="en-US"/>
        </w:rPr>
        <w:t xml:space="preserve"> role</w:t>
      </w:r>
      <w:r w:rsidR="009E6331" w:rsidRPr="001C220C">
        <w:rPr>
          <w:lang w:val="en-US"/>
        </w:rPr>
        <w:t xml:space="preserve">s for </w:t>
      </w:r>
      <w:r w:rsidR="004969F4">
        <w:rPr>
          <w:lang w:val="en-US"/>
        </w:rPr>
        <w:t xml:space="preserve">the </w:t>
      </w:r>
      <w:r w:rsidR="009E6331" w:rsidRPr="001C220C">
        <w:rPr>
          <w:i/>
          <w:lang w:val="en-US"/>
        </w:rPr>
        <w:t>material requirement</w:t>
      </w:r>
      <w:r w:rsidR="009E6331" w:rsidRPr="001C220C">
        <w:rPr>
          <w:lang w:val="en-US"/>
        </w:rPr>
        <w:t>.</w:t>
      </w:r>
      <w:r w:rsidR="00D3092B">
        <w:rPr>
          <w:lang w:val="en-US"/>
        </w:rPr>
        <w:t xml:space="preserve">  </w:t>
      </w:r>
      <w:r w:rsidR="00D3092B">
        <w:rPr>
          <w:lang w:val="en-US"/>
        </w:rPr>
        <w:fldChar w:fldCharType="begin"/>
      </w:r>
      <w:r w:rsidR="00D3092B">
        <w:rPr>
          <w:lang w:val="en-US"/>
        </w:rPr>
        <w:instrText xml:space="preserve"> REF _Ref161735719 \h </w:instrText>
      </w:r>
      <w:r w:rsidR="00D3092B">
        <w:rPr>
          <w:lang w:val="en-US"/>
        </w:rPr>
      </w:r>
      <w:r w:rsidR="00D3092B">
        <w:rPr>
          <w:lang w:val="en-US"/>
        </w:rPr>
        <w:fldChar w:fldCharType="separate"/>
      </w:r>
      <w:r w:rsidRPr="001C220C">
        <w:rPr>
          <w:lang w:val="en-US"/>
        </w:rPr>
        <w:t xml:space="preserve">Table </w:t>
      </w:r>
      <w:r>
        <w:rPr>
          <w:noProof/>
          <w:lang w:val="en-US"/>
        </w:rPr>
        <w:t>186</w:t>
      </w:r>
      <w:r w:rsidR="00D3092B">
        <w:rPr>
          <w:lang w:val="en-US"/>
        </w:rPr>
        <w:fldChar w:fldCharType="end"/>
      </w:r>
      <w:r w:rsidR="00D3092B" w:rsidRPr="001C220C">
        <w:rPr>
          <w:lang w:val="en-US"/>
        </w:rPr>
        <w:t xml:space="preserve"> </w:t>
      </w:r>
      <w:ins w:id="16166" w:author="Charles Gifford" w:date="2016-04-21T13:40:00Z">
        <w:r w:rsidR="00D3092B" w:rsidRPr="001C220C">
          <w:rPr>
            <w:lang w:val="en-US"/>
          </w:rPr>
          <w:t>defines the attributes for</w:t>
        </w:r>
      </w:ins>
      <w:ins w:id="16167" w:author="Charles Gifford" w:date="2016-10-29T20:30:00Z">
        <w:r w:rsidR="004969F4">
          <w:rPr>
            <w:lang w:val="en-US"/>
          </w:rPr>
          <w:t xml:space="preserve"> the</w:t>
        </w:r>
      </w:ins>
      <w:ins w:id="16168" w:author="Charles Gifford" w:date="2016-04-21T13:40:00Z">
        <w:r w:rsidR="00D3092B" w:rsidRPr="001C220C">
          <w:rPr>
            <w:lang w:val="en-US"/>
          </w:rPr>
          <w:t xml:space="preserve"> </w:t>
        </w:r>
        <w:r w:rsidR="00D3092B" w:rsidRPr="001C220C">
          <w:rPr>
            <w:i/>
            <w:lang w:val="en-US"/>
          </w:rPr>
          <w:t>material requirement</w:t>
        </w:r>
        <w:r w:rsidR="00D3092B" w:rsidRPr="001C220C">
          <w:rPr>
            <w:lang w:val="en-US"/>
          </w:rPr>
          <w:t>.</w:t>
        </w:r>
      </w:ins>
    </w:p>
    <w:p w14:paraId="19741B9B" w14:textId="2AC4F056" w:rsidR="00D3092B" w:rsidRDefault="004B2A9D" w:rsidP="00881CA4">
      <w:pPr>
        <w:pStyle w:val="TABLE-title"/>
        <w:rPr>
          <w:ins w:id="16169" w:author="Charles Gifford" w:date="2017-03-20T13:23:00Z"/>
          <w:lang w:val="en-US"/>
        </w:rPr>
      </w:pPr>
      <w:bookmarkStart w:id="16170" w:name="_Ref477976204"/>
      <w:bookmarkStart w:id="16171" w:name="_Toc478492485"/>
      <w:ins w:id="16172" w:author="Charles Gifford" w:date="2017-03-22T19:59:00Z">
        <w:r>
          <w:t xml:space="preserve">Table </w:t>
        </w:r>
        <w:r>
          <w:fldChar w:fldCharType="begin"/>
        </w:r>
        <w:r>
          <w:instrText xml:space="preserve"> SEQ Table \* ARABIC </w:instrText>
        </w:r>
      </w:ins>
      <w:r>
        <w:fldChar w:fldCharType="separate"/>
      </w:r>
      <w:ins w:id="16173" w:author="Charles Gifford" w:date="2017-03-22T19:59:00Z">
        <w:r>
          <w:rPr>
            <w:noProof/>
          </w:rPr>
          <w:t>185</w:t>
        </w:r>
        <w:r>
          <w:fldChar w:fldCharType="end"/>
        </w:r>
      </w:ins>
      <w:bookmarkEnd w:id="16170"/>
      <w:ins w:id="16174" w:author="Charles Gifford" w:date="2016-04-21T13:40:00Z">
        <w:r w:rsidR="00D3092B" w:rsidRPr="001C220C">
          <w:rPr>
            <w:lang w:val="en-US"/>
          </w:rPr>
          <w:t xml:space="preserve"> </w:t>
        </w:r>
        <w:r w:rsidR="00D3092B">
          <w:rPr>
            <w:lang w:val="en-US"/>
          </w:rPr>
          <w:t>–</w:t>
        </w:r>
        <w:r w:rsidR="00D3092B" w:rsidRPr="001C220C">
          <w:rPr>
            <w:lang w:val="en-US"/>
          </w:rPr>
          <w:t xml:space="preserve"> </w:t>
        </w:r>
        <w:r w:rsidR="00D3092B">
          <w:rPr>
            <w:lang w:val="en-US"/>
          </w:rPr>
          <w:t>M</w:t>
        </w:r>
        <w:r w:rsidR="00D3092B" w:rsidRPr="001C220C">
          <w:rPr>
            <w:lang w:val="en-US"/>
          </w:rPr>
          <w:t>aterial requirement</w:t>
        </w:r>
        <w:r w:rsidR="00D3092B" w:rsidRPr="00AC2193">
          <w:rPr>
            <w:lang w:val="en-US"/>
          </w:rPr>
          <w:t xml:space="preserve"> </w:t>
        </w:r>
        <w:r w:rsidR="00D3092B">
          <w:rPr>
            <w:lang w:val="en-US"/>
          </w:rPr>
          <w:t>relationship</w:t>
        </w:r>
      </w:ins>
      <w:ins w:id="16175" w:author="Charles Gifford" w:date="2017-03-20T13:23:00Z">
        <w:r w:rsidR="007F2B33">
          <w:rPr>
            <w:lang w:val="en-US"/>
          </w:rPr>
          <w:t xml:space="preserve"> role</w:t>
        </w:r>
      </w:ins>
      <w:ins w:id="16176" w:author="Charles Gifford" w:date="2016-04-21T13:40:00Z">
        <w:r w:rsidR="00D3092B">
          <w:rPr>
            <w:lang w:val="en-US"/>
          </w:rPr>
          <w:t>s</w:t>
        </w:r>
      </w:ins>
      <w:bookmarkEnd w:id="16171"/>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170"/>
        <w:gridCol w:w="3690"/>
      </w:tblGrid>
      <w:tr w:rsidR="007F2B33" w:rsidRPr="009432BC" w14:paraId="142028C6" w14:textId="77777777" w:rsidTr="009576EB">
        <w:trPr>
          <w:trHeight w:val="197"/>
          <w:tblHeader/>
          <w:ins w:id="16177" w:author="Charles Gifford" w:date="2017-03-20T13:23:00Z"/>
        </w:trPr>
        <w:tc>
          <w:tcPr>
            <w:tcW w:w="2155" w:type="dxa"/>
            <w:shd w:val="clear" w:color="auto" w:fill="auto"/>
          </w:tcPr>
          <w:p w14:paraId="26C55984" w14:textId="77777777" w:rsidR="007F2B33" w:rsidRPr="009432BC" w:rsidRDefault="007F2B33" w:rsidP="009576EB">
            <w:pPr>
              <w:pStyle w:val="TABLE-col-heading"/>
              <w:rPr>
                <w:ins w:id="16178" w:author="Charles Gifford" w:date="2017-03-20T13:23:00Z"/>
              </w:rPr>
            </w:pPr>
            <w:ins w:id="16179" w:author="Charles Gifford" w:date="2017-03-20T13:23:00Z">
              <w:r w:rsidRPr="009432BC">
                <w:t>Related Object</w:t>
              </w:r>
            </w:ins>
          </w:p>
        </w:tc>
        <w:tc>
          <w:tcPr>
            <w:tcW w:w="2070" w:type="dxa"/>
            <w:shd w:val="clear" w:color="auto" w:fill="auto"/>
          </w:tcPr>
          <w:p w14:paraId="7C07EC26" w14:textId="77777777" w:rsidR="007F2B33" w:rsidRPr="009432BC" w:rsidRDefault="007F2B33" w:rsidP="009576EB">
            <w:pPr>
              <w:pStyle w:val="TABLE-col-heading"/>
              <w:rPr>
                <w:ins w:id="16180" w:author="Charles Gifford" w:date="2017-03-20T13:23:00Z"/>
              </w:rPr>
            </w:pPr>
            <w:ins w:id="16181" w:author="Charles Gifford" w:date="2017-03-20T13:23:00Z">
              <w:r w:rsidRPr="009432BC">
                <w:t>Role</w:t>
              </w:r>
            </w:ins>
          </w:p>
        </w:tc>
        <w:tc>
          <w:tcPr>
            <w:tcW w:w="1170" w:type="dxa"/>
            <w:shd w:val="clear" w:color="auto" w:fill="auto"/>
          </w:tcPr>
          <w:p w14:paraId="56FB6DC8" w14:textId="77777777" w:rsidR="007F2B33" w:rsidRPr="009432BC" w:rsidRDefault="007F2B33" w:rsidP="009576EB">
            <w:pPr>
              <w:pStyle w:val="TABLE-col-heading"/>
              <w:rPr>
                <w:ins w:id="16182" w:author="Charles Gifford" w:date="2017-03-20T13:23:00Z"/>
              </w:rPr>
            </w:pPr>
            <w:ins w:id="16183" w:author="Charles Gifford" w:date="2017-03-20T13:23:00Z">
              <w:r w:rsidRPr="009432BC">
                <w:t>Multiplicity</w:t>
              </w:r>
            </w:ins>
          </w:p>
        </w:tc>
        <w:tc>
          <w:tcPr>
            <w:tcW w:w="3690" w:type="dxa"/>
            <w:shd w:val="clear" w:color="auto" w:fill="auto"/>
          </w:tcPr>
          <w:p w14:paraId="06AF74CA" w14:textId="77777777" w:rsidR="007F2B33" w:rsidRPr="009432BC" w:rsidRDefault="007F2B33" w:rsidP="009576EB">
            <w:pPr>
              <w:pStyle w:val="TABLE-col-heading"/>
              <w:rPr>
                <w:ins w:id="16184" w:author="Charles Gifford" w:date="2017-03-20T13:23:00Z"/>
              </w:rPr>
            </w:pPr>
            <w:ins w:id="16185" w:author="Charles Gifford" w:date="2017-03-20T13:23:00Z">
              <w:r w:rsidRPr="009432BC">
                <w:t>Description</w:t>
              </w:r>
            </w:ins>
          </w:p>
        </w:tc>
      </w:tr>
      <w:tr w:rsidR="007F2B33" w:rsidRPr="009432BC" w14:paraId="0553CAF4" w14:textId="77777777" w:rsidTr="009576EB">
        <w:trPr>
          <w:trHeight w:val="332"/>
          <w:ins w:id="16186" w:author="Charles Gifford" w:date="2017-03-20T13:23:00Z"/>
        </w:trPr>
        <w:tc>
          <w:tcPr>
            <w:tcW w:w="2155" w:type="dxa"/>
            <w:shd w:val="clear" w:color="auto" w:fill="auto"/>
          </w:tcPr>
          <w:p w14:paraId="30C90108" w14:textId="77777777" w:rsidR="007F2B33" w:rsidRPr="009432BC" w:rsidRDefault="007F2B33" w:rsidP="009576EB">
            <w:pPr>
              <w:pStyle w:val="TABLE-cell"/>
              <w:rPr>
                <w:ins w:id="16187" w:author="Charles Gifford" w:date="2017-03-20T13:23:00Z"/>
              </w:rPr>
            </w:pPr>
            <w:ins w:id="16188" w:author="Charles Gifford" w:date="2017-03-20T13:23:00Z">
              <w:r w:rsidRPr="00AB0960">
                <w:rPr>
                  <w:szCs w:val="20"/>
                  <w:lang w:val="en-US"/>
                </w:rPr>
                <w:t>Segment requirement</w:t>
              </w:r>
            </w:ins>
          </w:p>
        </w:tc>
        <w:tc>
          <w:tcPr>
            <w:tcW w:w="2070" w:type="dxa"/>
            <w:shd w:val="clear" w:color="auto" w:fill="auto"/>
          </w:tcPr>
          <w:p w14:paraId="2A39663A" w14:textId="77777777" w:rsidR="007F2B33" w:rsidRPr="009432BC" w:rsidRDefault="007F2B33" w:rsidP="009576EB">
            <w:pPr>
              <w:pStyle w:val="TABLE-cell"/>
              <w:rPr>
                <w:ins w:id="16189" w:author="Charles Gifford" w:date="2017-03-20T13:23:00Z"/>
              </w:rPr>
            </w:pPr>
            <w:ins w:id="16190" w:author="Charles Gifford" w:date="2017-03-20T13:23:00Z">
              <w:r>
                <w:rPr>
                  <w:szCs w:val="20"/>
                  <w:lang w:val="en-US"/>
                </w:rPr>
                <w:t>NA</w:t>
              </w:r>
            </w:ins>
          </w:p>
        </w:tc>
        <w:tc>
          <w:tcPr>
            <w:tcW w:w="1170" w:type="dxa"/>
            <w:shd w:val="clear" w:color="auto" w:fill="auto"/>
          </w:tcPr>
          <w:p w14:paraId="77137C22" w14:textId="77777777" w:rsidR="007F2B33" w:rsidRPr="009432BC" w:rsidRDefault="007F2B33" w:rsidP="009576EB">
            <w:pPr>
              <w:pStyle w:val="TABLE-cell"/>
              <w:rPr>
                <w:ins w:id="16191" w:author="Charles Gifford" w:date="2017-03-20T13:23:00Z"/>
              </w:rPr>
            </w:pPr>
            <w:ins w:id="16192" w:author="Charles Gifford" w:date="2017-03-20T13:23:00Z">
              <w:r w:rsidRPr="00AB0960">
                <w:rPr>
                  <w:szCs w:val="20"/>
                  <w:lang w:val="en-US"/>
                </w:rPr>
                <w:t>1</w:t>
              </w:r>
            </w:ins>
          </w:p>
        </w:tc>
        <w:tc>
          <w:tcPr>
            <w:tcW w:w="3690" w:type="dxa"/>
            <w:shd w:val="clear" w:color="auto" w:fill="auto"/>
          </w:tcPr>
          <w:p w14:paraId="418E25FA" w14:textId="59DF2BC3" w:rsidR="007F2B33" w:rsidRPr="009432BC" w:rsidRDefault="007F2B33" w:rsidP="009576EB">
            <w:pPr>
              <w:pStyle w:val="TABLE-cell"/>
              <w:rPr>
                <w:ins w:id="16193" w:author="Charles Gifford" w:date="2017-03-20T13:23:00Z"/>
              </w:rPr>
            </w:pPr>
            <w:ins w:id="16194" w:author="Charles Gifford" w:date="2017-03-20T13:23:00Z">
              <w:r w:rsidRPr="00AB0960">
                <w:rPr>
                  <w:lang w:val="en-US"/>
                </w:rPr>
                <w:t xml:space="preserve">The </w:t>
              </w:r>
              <w:r w:rsidRPr="00AB0960">
                <w:rPr>
                  <w:i/>
                  <w:lang w:val="en-US"/>
                </w:rPr>
                <w:t>segment requirement</w:t>
              </w:r>
              <w:r w:rsidRPr="00AB0960">
                <w:rPr>
                  <w:lang w:val="en-US"/>
                </w:rPr>
                <w:t xml:space="preserve"> </w:t>
              </w:r>
              <w:r>
                <w:rPr>
                  <w:lang w:val="en-US"/>
                </w:rPr>
                <w:t xml:space="preserve">defined in part by </w:t>
              </w:r>
              <w:r w:rsidRPr="00AB0960">
                <w:rPr>
                  <w:lang w:val="en-US"/>
                </w:rPr>
                <w:t xml:space="preserve">this </w:t>
              </w:r>
              <w:r>
                <w:rPr>
                  <w:i/>
                  <w:lang w:val="en-US"/>
                </w:rPr>
                <w:t>material</w:t>
              </w:r>
              <w:r w:rsidRPr="00C02C26">
                <w:rPr>
                  <w:i/>
                  <w:lang w:val="en-US"/>
                </w:rPr>
                <w:t xml:space="preserve"> </w:t>
              </w:r>
              <w:r w:rsidRPr="00AB0960">
                <w:rPr>
                  <w:i/>
                  <w:lang w:val="en-US"/>
                </w:rPr>
                <w:t>requirement</w:t>
              </w:r>
              <w:r w:rsidRPr="00AB0960">
                <w:rPr>
                  <w:lang w:val="en-US"/>
                </w:rPr>
                <w:t>.</w:t>
              </w:r>
            </w:ins>
          </w:p>
        </w:tc>
      </w:tr>
      <w:tr w:rsidR="007F2B33" w:rsidRPr="009432BC" w14:paraId="57CB2CC0" w14:textId="77777777" w:rsidTr="009576EB">
        <w:trPr>
          <w:trHeight w:val="332"/>
          <w:ins w:id="16195" w:author="Charles Gifford" w:date="2017-03-20T13:23:00Z"/>
        </w:trPr>
        <w:tc>
          <w:tcPr>
            <w:tcW w:w="2155" w:type="dxa"/>
            <w:shd w:val="clear" w:color="auto" w:fill="auto"/>
          </w:tcPr>
          <w:p w14:paraId="7A9DB207" w14:textId="1C1DCA34" w:rsidR="007F2B33" w:rsidRDefault="007F2B33" w:rsidP="009576EB">
            <w:pPr>
              <w:pStyle w:val="TABLE-cell"/>
              <w:rPr>
                <w:ins w:id="16196" w:author="Charles Gifford" w:date="2017-03-20T13:23:00Z"/>
                <w:szCs w:val="20"/>
                <w:lang w:val="en-US"/>
              </w:rPr>
            </w:pPr>
            <w:ins w:id="16197" w:author="Charles Gifford" w:date="2017-03-20T13:23:00Z">
              <w:r>
                <w:rPr>
                  <w:szCs w:val="20"/>
                  <w:lang w:val="en-US"/>
                </w:rPr>
                <w:t>Material</w:t>
              </w:r>
              <w:r w:rsidRPr="00C02C26">
                <w:rPr>
                  <w:szCs w:val="20"/>
                  <w:lang w:val="en-US"/>
                </w:rPr>
                <w:t xml:space="preserve"> </w:t>
              </w:r>
              <w:r w:rsidRPr="00AB0960">
                <w:rPr>
                  <w:szCs w:val="20"/>
                  <w:lang w:val="en-US"/>
                </w:rPr>
                <w:t>requirement</w:t>
              </w:r>
              <w:r>
                <w:rPr>
                  <w:szCs w:val="20"/>
                  <w:lang w:val="en-US"/>
                </w:rPr>
                <w:t xml:space="preserve"> </w:t>
              </w:r>
              <w:r w:rsidRPr="00AB0960">
                <w:rPr>
                  <w:szCs w:val="20"/>
                  <w:lang w:val="en-US"/>
                </w:rPr>
                <w:t>property</w:t>
              </w:r>
            </w:ins>
          </w:p>
        </w:tc>
        <w:tc>
          <w:tcPr>
            <w:tcW w:w="2070" w:type="dxa"/>
            <w:shd w:val="clear" w:color="auto" w:fill="auto"/>
          </w:tcPr>
          <w:p w14:paraId="0EC3AA03" w14:textId="3E0513C0" w:rsidR="007F2B33" w:rsidRDefault="007F2B33" w:rsidP="009576EB">
            <w:pPr>
              <w:pStyle w:val="TABLE-cell"/>
              <w:rPr>
                <w:ins w:id="16198" w:author="Charles Gifford" w:date="2017-03-20T13:23:00Z"/>
                <w:szCs w:val="20"/>
                <w:lang w:val="en-US"/>
              </w:rPr>
            </w:pPr>
            <w:ins w:id="16199" w:author="Charles Gifford" w:date="2017-03-20T13:23:00Z">
              <w:r>
                <w:rPr>
                  <w:szCs w:val="20"/>
                  <w:lang w:val="en-US"/>
                </w:rPr>
                <w:t>Material</w:t>
              </w:r>
              <w:r w:rsidRPr="00C02C26">
                <w:rPr>
                  <w:szCs w:val="20"/>
                  <w:lang w:val="en-US"/>
                </w:rPr>
                <w:t xml:space="preserve"> </w:t>
              </w:r>
              <w:r w:rsidRPr="00AB0960">
                <w:rPr>
                  <w:szCs w:val="20"/>
                  <w:lang w:val="en-US"/>
                </w:rPr>
                <w:t>requirement p</w:t>
              </w:r>
              <w:r w:rsidRPr="00D3092B">
                <w:rPr>
                  <w:szCs w:val="20"/>
                  <w:lang w:val="en-US"/>
                </w:rPr>
                <w:t>roperty</w:t>
              </w:r>
            </w:ins>
          </w:p>
        </w:tc>
        <w:tc>
          <w:tcPr>
            <w:tcW w:w="1170" w:type="dxa"/>
            <w:shd w:val="clear" w:color="auto" w:fill="auto"/>
          </w:tcPr>
          <w:p w14:paraId="035DE51F" w14:textId="77777777" w:rsidR="007F2B33" w:rsidRDefault="007F2B33" w:rsidP="009576EB">
            <w:pPr>
              <w:pStyle w:val="TABLE-cell"/>
              <w:rPr>
                <w:ins w:id="16200" w:author="Charles Gifford" w:date="2017-03-20T13:23:00Z"/>
                <w:szCs w:val="20"/>
                <w:lang w:val="en-US"/>
              </w:rPr>
            </w:pPr>
            <w:ins w:id="16201" w:author="Charles Gifford" w:date="2017-03-20T13:23:00Z">
              <w:r w:rsidRPr="00AB0960">
                <w:rPr>
                  <w:szCs w:val="20"/>
                  <w:lang w:val="en-US"/>
                </w:rPr>
                <w:t>0..*</w:t>
              </w:r>
            </w:ins>
          </w:p>
        </w:tc>
        <w:tc>
          <w:tcPr>
            <w:tcW w:w="3690" w:type="dxa"/>
            <w:shd w:val="clear" w:color="auto" w:fill="auto"/>
          </w:tcPr>
          <w:p w14:paraId="442B9A4C" w14:textId="4743A804" w:rsidR="007F2B33" w:rsidRPr="00BE0F67" w:rsidRDefault="007F2B33" w:rsidP="009576EB">
            <w:pPr>
              <w:pStyle w:val="TABLE-cell"/>
              <w:rPr>
                <w:ins w:id="16202" w:author="Charles Gifford" w:date="2017-03-20T13:23:00Z"/>
                <w:lang w:val="en-US"/>
              </w:rPr>
            </w:pPr>
            <w:ins w:id="16203" w:author="Charles Gifford" w:date="2017-03-20T13:23:00Z">
              <w:r>
                <w:rPr>
                  <w:lang w:val="en-US"/>
                </w:rPr>
                <w:t xml:space="preserve">The values in the </w:t>
              </w:r>
              <w:r>
                <w:rPr>
                  <w:i/>
                  <w:lang w:val="en-US"/>
                </w:rPr>
                <w:t xml:space="preserve">material requirement </w:t>
              </w:r>
              <w:r w:rsidRPr="00465559">
                <w:rPr>
                  <w:i/>
                  <w:lang w:val="en-US"/>
                </w:rPr>
                <w:t>property</w:t>
              </w:r>
              <w:r>
                <w:rPr>
                  <w:lang w:val="en-US"/>
                </w:rPr>
                <w:t xml:space="preserve"> are for</w:t>
              </w:r>
              <w:r w:rsidRPr="00786491">
                <w:rPr>
                  <w:lang w:val="en-US"/>
                </w:rPr>
                <w:t xml:space="preserve"> </w:t>
              </w:r>
              <w:r>
                <w:rPr>
                  <w:lang w:val="en-US"/>
                </w:rPr>
                <w:t>this</w:t>
              </w:r>
              <w:r w:rsidRPr="00AB0960">
                <w:rPr>
                  <w:lang w:val="en-US"/>
                </w:rPr>
                <w:t xml:space="preserve"> </w:t>
              </w:r>
            </w:ins>
            <w:ins w:id="16204" w:author="Charles Gifford" w:date="2017-03-20T13:24:00Z">
              <w:r>
                <w:rPr>
                  <w:i/>
                  <w:lang w:val="en-US"/>
                </w:rPr>
                <w:t>material</w:t>
              </w:r>
            </w:ins>
            <w:ins w:id="16205" w:author="Charles Gifford" w:date="2017-03-20T13:23:00Z">
              <w:r w:rsidRPr="00AB0960">
                <w:rPr>
                  <w:lang w:val="en-US"/>
                </w:rPr>
                <w:t xml:space="preserve"> </w:t>
              </w:r>
              <w:r w:rsidRPr="00AB0960">
                <w:rPr>
                  <w:i/>
                  <w:lang w:val="en-US"/>
                </w:rPr>
                <w:t>requirement</w:t>
              </w:r>
              <w:r w:rsidRPr="00AB0960">
                <w:rPr>
                  <w:lang w:val="en-US"/>
                </w:rPr>
                <w:t>.</w:t>
              </w:r>
            </w:ins>
          </w:p>
        </w:tc>
      </w:tr>
      <w:tr w:rsidR="007F2B33" w:rsidRPr="009432BC" w14:paraId="71FAA4EC" w14:textId="77777777" w:rsidTr="009576EB">
        <w:trPr>
          <w:trHeight w:val="332"/>
          <w:ins w:id="16206" w:author="Charles Gifford" w:date="2017-03-20T13:25:00Z"/>
        </w:trPr>
        <w:tc>
          <w:tcPr>
            <w:tcW w:w="2155" w:type="dxa"/>
            <w:shd w:val="clear" w:color="auto" w:fill="auto"/>
          </w:tcPr>
          <w:p w14:paraId="127F25D0" w14:textId="3C4102EC" w:rsidR="007F2B33" w:rsidRDefault="007F2B33" w:rsidP="007F2B33">
            <w:pPr>
              <w:pStyle w:val="TABLE-cell"/>
              <w:rPr>
                <w:ins w:id="16207" w:author="Charles Gifford" w:date="2017-03-20T13:25:00Z"/>
                <w:szCs w:val="20"/>
                <w:lang w:val="en-US"/>
              </w:rPr>
            </w:pPr>
            <w:ins w:id="16208" w:author="Charles Gifford" w:date="2017-03-20T13:25:00Z">
              <w:r w:rsidRPr="00D3092B">
                <w:rPr>
                  <w:szCs w:val="20"/>
                  <w:lang w:val="en-US"/>
                </w:rPr>
                <w:t>Material requirement</w:t>
              </w:r>
            </w:ins>
          </w:p>
        </w:tc>
        <w:tc>
          <w:tcPr>
            <w:tcW w:w="2070" w:type="dxa"/>
            <w:shd w:val="clear" w:color="auto" w:fill="auto"/>
          </w:tcPr>
          <w:p w14:paraId="32DA6518" w14:textId="2519E968" w:rsidR="007F2B33" w:rsidRDefault="007F2B33" w:rsidP="007F2B33">
            <w:pPr>
              <w:pStyle w:val="TABLE-cell"/>
              <w:rPr>
                <w:ins w:id="16209" w:author="Charles Gifford" w:date="2017-03-20T13:25:00Z"/>
                <w:szCs w:val="20"/>
                <w:lang w:val="en-US"/>
              </w:rPr>
            </w:pPr>
            <w:ins w:id="16210" w:author="Charles Gifford" w:date="2017-03-20T13:25:00Z">
              <w:r>
                <w:rPr>
                  <w:szCs w:val="20"/>
                  <w:lang w:val="en-US"/>
                </w:rPr>
                <w:t>Material</w:t>
              </w:r>
              <w:r w:rsidRPr="005C6184">
                <w:rPr>
                  <w:szCs w:val="20"/>
                  <w:lang w:val="en-US"/>
                </w:rPr>
                <w:t xml:space="preserve"> requirement</w:t>
              </w:r>
              <w:r>
                <w:rPr>
                  <w:szCs w:val="20"/>
                  <w:lang w:val="en-US"/>
                </w:rPr>
                <w:t xml:space="preserve"> child</w:t>
              </w:r>
            </w:ins>
          </w:p>
        </w:tc>
        <w:tc>
          <w:tcPr>
            <w:tcW w:w="1170" w:type="dxa"/>
            <w:shd w:val="clear" w:color="auto" w:fill="auto"/>
          </w:tcPr>
          <w:p w14:paraId="7F651CF6" w14:textId="6E1C142B" w:rsidR="007F2B33" w:rsidRPr="00AB0960" w:rsidRDefault="007F2B33" w:rsidP="007F2B33">
            <w:pPr>
              <w:pStyle w:val="TABLE-cell"/>
              <w:rPr>
                <w:ins w:id="16211" w:author="Charles Gifford" w:date="2017-03-20T13:25:00Z"/>
                <w:szCs w:val="20"/>
                <w:lang w:val="en-US"/>
              </w:rPr>
            </w:pPr>
            <w:ins w:id="16212" w:author="Charles Gifford" w:date="2017-03-20T13:25:00Z">
              <w:r w:rsidRPr="00D3092B">
                <w:rPr>
                  <w:szCs w:val="20"/>
                  <w:lang w:val="en-US"/>
                </w:rPr>
                <w:t>0..*</w:t>
              </w:r>
            </w:ins>
          </w:p>
        </w:tc>
        <w:tc>
          <w:tcPr>
            <w:tcW w:w="3690" w:type="dxa"/>
            <w:shd w:val="clear" w:color="auto" w:fill="auto"/>
          </w:tcPr>
          <w:p w14:paraId="65150200" w14:textId="463EAA36" w:rsidR="007F2B33" w:rsidRDefault="007F2B33" w:rsidP="007F2B33">
            <w:pPr>
              <w:pStyle w:val="TABLE-cell"/>
              <w:rPr>
                <w:ins w:id="16213" w:author="Charles Gifford" w:date="2017-03-20T13:25:00Z"/>
                <w:lang w:val="en-US"/>
              </w:rPr>
            </w:pPr>
            <w:ins w:id="16214" w:author="Charles Gifford" w:date="2017-03-20T13:25:00Z">
              <w:r>
                <w:rPr>
                  <w:i/>
                  <w:szCs w:val="20"/>
                  <w:lang w:val="en-US"/>
                </w:rPr>
                <w:t>The related object</w:t>
              </w:r>
              <w:r w:rsidRPr="001166EC">
                <w:rPr>
                  <w:i/>
                  <w:szCs w:val="20"/>
                  <w:lang w:val="en-US"/>
                </w:rPr>
                <w:t>(s)</w:t>
              </w:r>
              <w:r w:rsidRPr="00BD7B1C">
                <w:rPr>
                  <w:szCs w:val="20"/>
                  <w:lang w:val="en-US"/>
                </w:rPr>
                <w:t xml:space="preserve"> makes up part of this </w:t>
              </w:r>
              <w:r>
                <w:rPr>
                  <w:i/>
                  <w:szCs w:val="20"/>
                  <w:lang w:val="en-US"/>
                </w:rPr>
                <w:t>material</w:t>
              </w:r>
              <w:r>
                <w:t xml:space="preserve"> </w:t>
              </w:r>
              <w:r w:rsidRPr="001A70AB">
                <w:rPr>
                  <w:i/>
                  <w:lang w:val="en-US"/>
                </w:rPr>
                <w:t xml:space="preserve">requirement </w:t>
              </w:r>
              <w:r w:rsidRPr="00BD7B1C">
                <w:rPr>
                  <w:szCs w:val="20"/>
                  <w:lang w:val="en-US"/>
                </w:rPr>
                <w:t>as the whole.</w:t>
              </w:r>
            </w:ins>
          </w:p>
        </w:tc>
      </w:tr>
      <w:tr w:rsidR="007F2B33" w:rsidRPr="009432BC" w14:paraId="5D17459C" w14:textId="77777777" w:rsidTr="009576EB">
        <w:trPr>
          <w:trHeight w:val="332"/>
          <w:ins w:id="16215" w:author="Charles Gifford" w:date="2017-03-20T13:25:00Z"/>
        </w:trPr>
        <w:tc>
          <w:tcPr>
            <w:tcW w:w="2155" w:type="dxa"/>
            <w:shd w:val="clear" w:color="auto" w:fill="auto"/>
          </w:tcPr>
          <w:p w14:paraId="07A2A354" w14:textId="72B0E45B" w:rsidR="007F2B33" w:rsidRDefault="007F2B33" w:rsidP="007F2B33">
            <w:pPr>
              <w:pStyle w:val="TABLE-cell"/>
              <w:rPr>
                <w:ins w:id="16216" w:author="Charles Gifford" w:date="2017-03-20T13:25:00Z"/>
                <w:szCs w:val="20"/>
                <w:lang w:val="en-US"/>
              </w:rPr>
            </w:pPr>
            <w:ins w:id="16217" w:author="Charles Gifford" w:date="2017-03-20T13:26:00Z">
              <w:r>
                <w:t>T</w:t>
              </w:r>
            </w:ins>
            <w:ins w:id="16218" w:author="Charles Gifford" w:date="2017-03-20T13:25:00Z">
              <w:r>
                <w:t>est s</w:t>
              </w:r>
              <w:r w:rsidRPr="00B54320">
                <w:t>pecification</w:t>
              </w:r>
            </w:ins>
          </w:p>
        </w:tc>
        <w:tc>
          <w:tcPr>
            <w:tcW w:w="2070" w:type="dxa"/>
            <w:shd w:val="clear" w:color="auto" w:fill="auto"/>
          </w:tcPr>
          <w:p w14:paraId="05607CF3" w14:textId="1A797822" w:rsidR="007F2B33" w:rsidRDefault="007F2B33" w:rsidP="007F2B33">
            <w:pPr>
              <w:pStyle w:val="TABLE-cell"/>
              <w:rPr>
                <w:ins w:id="16219" w:author="Charles Gifford" w:date="2017-03-20T13:25:00Z"/>
                <w:szCs w:val="20"/>
                <w:lang w:val="en-US"/>
              </w:rPr>
            </w:pPr>
            <w:ins w:id="16220" w:author="Charles Gifford" w:date="2017-03-20T13:26:00Z">
              <w:r>
                <w:t>T</w:t>
              </w:r>
            </w:ins>
            <w:ins w:id="16221" w:author="Charles Gifford" w:date="2017-03-20T13:25:00Z">
              <w:r w:rsidRPr="00B54320">
                <w:t xml:space="preserve">est </w:t>
              </w:r>
              <w:r>
                <w:t>s</w:t>
              </w:r>
              <w:r w:rsidRPr="00B54320">
                <w:t>pecification ID</w:t>
              </w:r>
            </w:ins>
          </w:p>
        </w:tc>
        <w:tc>
          <w:tcPr>
            <w:tcW w:w="1170" w:type="dxa"/>
            <w:shd w:val="clear" w:color="auto" w:fill="auto"/>
          </w:tcPr>
          <w:p w14:paraId="61A628ED" w14:textId="75281170" w:rsidR="007F2B33" w:rsidRPr="00AB0960" w:rsidRDefault="007F2B33" w:rsidP="007F2B33">
            <w:pPr>
              <w:pStyle w:val="TABLE-cell"/>
              <w:rPr>
                <w:ins w:id="16222" w:author="Charles Gifford" w:date="2017-03-20T13:25:00Z"/>
                <w:szCs w:val="20"/>
                <w:lang w:val="en-US"/>
              </w:rPr>
            </w:pPr>
            <w:ins w:id="16223" w:author="Charles Gifford" w:date="2017-03-20T13:25:00Z">
              <w:r w:rsidRPr="00B54320">
                <w:t>0..*</w:t>
              </w:r>
            </w:ins>
          </w:p>
        </w:tc>
        <w:tc>
          <w:tcPr>
            <w:tcW w:w="3690" w:type="dxa"/>
            <w:shd w:val="clear" w:color="auto" w:fill="auto"/>
          </w:tcPr>
          <w:p w14:paraId="3E7D0435" w14:textId="3305BEC4" w:rsidR="007F2B33" w:rsidRDefault="007F2B33" w:rsidP="007F2B33">
            <w:pPr>
              <w:pStyle w:val="TABLE-cell"/>
              <w:rPr>
                <w:ins w:id="16224" w:author="Charles Gifford" w:date="2017-03-20T13:25:00Z"/>
                <w:lang w:val="en-US"/>
              </w:rPr>
            </w:pPr>
            <w:ins w:id="16225" w:author="Charles Gifford" w:date="2017-03-20T13:25:00Z">
              <w:r w:rsidRPr="00B54320">
                <w:t xml:space="preserve">Identification of the </w:t>
              </w:r>
              <w:r w:rsidRPr="00940095">
                <w:rPr>
                  <w:i/>
                </w:rPr>
                <w:t>test specification</w:t>
              </w:r>
              <w:r w:rsidRPr="00B54320">
                <w:t xml:space="preserve"> to be applied.</w:t>
              </w:r>
            </w:ins>
          </w:p>
        </w:tc>
      </w:tr>
      <w:tr w:rsidR="007F2B33" w:rsidRPr="009432BC" w14:paraId="2017EDD7" w14:textId="77777777" w:rsidTr="009576EB">
        <w:trPr>
          <w:trHeight w:val="332"/>
          <w:ins w:id="16226" w:author="Charles Gifford" w:date="2017-03-20T13:23:00Z"/>
        </w:trPr>
        <w:tc>
          <w:tcPr>
            <w:tcW w:w="2155" w:type="dxa"/>
            <w:shd w:val="clear" w:color="auto" w:fill="auto"/>
          </w:tcPr>
          <w:p w14:paraId="2880A51B" w14:textId="73ABCD4A" w:rsidR="007F2B33" w:rsidRPr="00AB0960" w:rsidRDefault="007F2B33" w:rsidP="009576EB">
            <w:pPr>
              <w:pStyle w:val="TABLE-cell"/>
              <w:rPr>
                <w:ins w:id="16227" w:author="Charles Gifford" w:date="2017-03-20T13:23:00Z"/>
                <w:szCs w:val="20"/>
                <w:lang w:val="en-US"/>
              </w:rPr>
            </w:pPr>
            <w:ins w:id="16228" w:author="Charles Gifford" w:date="2017-03-20T13:24:00Z">
              <w:r>
                <w:t>Material</w:t>
              </w:r>
            </w:ins>
            <w:ins w:id="16229" w:author="Charles Gifford" w:date="2017-03-20T13:23:00Z">
              <w:r w:rsidRPr="00C02C26">
                <w:t xml:space="preserve"> </w:t>
              </w:r>
              <w:r w:rsidRPr="00BA207E">
                <w:t>class</w:t>
              </w:r>
            </w:ins>
          </w:p>
        </w:tc>
        <w:tc>
          <w:tcPr>
            <w:tcW w:w="2070" w:type="dxa"/>
            <w:shd w:val="clear" w:color="auto" w:fill="auto"/>
          </w:tcPr>
          <w:p w14:paraId="6A4AD11A" w14:textId="23CF8DD3" w:rsidR="007F2B33" w:rsidRPr="00AB0960" w:rsidRDefault="007F2B33" w:rsidP="009576EB">
            <w:pPr>
              <w:pStyle w:val="TABLE-cell"/>
              <w:rPr>
                <w:ins w:id="16230" w:author="Charles Gifford" w:date="2017-03-20T13:23:00Z"/>
                <w:szCs w:val="20"/>
                <w:lang w:val="en-US"/>
              </w:rPr>
            </w:pPr>
            <w:ins w:id="16231" w:author="Charles Gifford" w:date="2017-03-20T13:24:00Z">
              <w:r>
                <w:t>Material</w:t>
              </w:r>
            </w:ins>
            <w:ins w:id="16232" w:author="Charles Gifford" w:date="2017-03-20T13:23:00Z">
              <w:r w:rsidRPr="00C02C26">
                <w:t xml:space="preserve"> </w:t>
              </w:r>
              <w:r w:rsidRPr="00BA207E">
                <w:t>class</w:t>
              </w:r>
            </w:ins>
          </w:p>
        </w:tc>
        <w:tc>
          <w:tcPr>
            <w:tcW w:w="1170" w:type="dxa"/>
          </w:tcPr>
          <w:p w14:paraId="5344B98C" w14:textId="77777777" w:rsidR="007F2B33" w:rsidRDefault="007F2B33" w:rsidP="009576EB">
            <w:pPr>
              <w:pStyle w:val="TABLE-cell"/>
              <w:rPr>
                <w:ins w:id="16233" w:author="Charles Gifford" w:date="2017-03-20T13:23:00Z"/>
                <w:szCs w:val="20"/>
                <w:lang w:val="en-US"/>
              </w:rPr>
            </w:pPr>
            <w:ins w:id="16234" w:author="Charles Gifford" w:date="2017-03-20T13:23:00Z">
              <w:r w:rsidRPr="0030452A">
                <w:t>0..*</w:t>
              </w:r>
            </w:ins>
          </w:p>
        </w:tc>
        <w:tc>
          <w:tcPr>
            <w:tcW w:w="3690" w:type="dxa"/>
          </w:tcPr>
          <w:p w14:paraId="0E8F074E" w14:textId="6DAC9841" w:rsidR="007F2B33" w:rsidRDefault="007F2B33" w:rsidP="009576EB">
            <w:pPr>
              <w:pStyle w:val="TABLE-cell"/>
              <w:rPr>
                <w:ins w:id="16235" w:author="Charles Gifford" w:date="2017-03-20T13:23:00Z"/>
                <w:lang w:val="en-US"/>
              </w:rPr>
            </w:pPr>
            <w:ins w:id="16236" w:author="Charles Gifford" w:date="2017-03-20T13:23:00Z">
              <w:r>
                <w:t>A cross-model association to</w:t>
              </w:r>
              <w:r w:rsidRPr="00FD719C">
                <w:t xml:space="preserve"> element in the </w:t>
              </w:r>
            </w:ins>
            <w:ins w:id="16237" w:author="Charles Gifford" w:date="2017-03-20T13:24:00Z">
              <w:r>
                <w:t>material</w:t>
              </w:r>
            </w:ins>
            <w:ins w:id="16238" w:author="Charles Gifford" w:date="2017-03-20T13:23:00Z">
              <w:r w:rsidRPr="00BA06AC">
                <w:t xml:space="preserve"> </w:t>
              </w:r>
              <w:r w:rsidRPr="00FD719C">
                <w:t>model</w:t>
              </w:r>
              <w:r>
                <w:t xml:space="preserve"> as explained in clause 4.6.4</w:t>
              </w:r>
              <w:r w:rsidRPr="00FD719C">
                <w:t>.</w:t>
              </w:r>
            </w:ins>
          </w:p>
        </w:tc>
      </w:tr>
      <w:tr w:rsidR="007F2B33" w:rsidRPr="009432BC" w14:paraId="1B1365C9" w14:textId="77777777" w:rsidTr="009576EB">
        <w:trPr>
          <w:trHeight w:val="332"/>
          <w:ins w:id="16239" w:author="Charles Gifford" w:date="2017-03-20T13:23:00Z"/>
        </w:trPr>
        <w:tc>
          <w:tcPr>
            <w:tcW w:w="2155" w:type="dxa"/>
            <w:shd w:val="clear" w:color="auto" w:fill="auto"/>
          </w:tcPr>
          <w:p w14:paraId="510C14EA" w14:textId="668BB927" w:rsidR="007F2B33" w:rsidRPr="00AB0960" w:rsidRDefault="007F2B33" w:rsidP="009576EB">
            <w:pPr>
              <w:pStyle w:val="TABLE-cell"/>
              <w:rPr>
                <w:ins w:id="16240" w:author="Charles Gifford" w:date="2017-03-20T13:23:00Z"/>
                <w:szCs w:val="20"/>
                <w:lang w:val="en-US"/>
              </w:rPr>
            </w:pPr>
            <w:ins w:id="16241" w:author="Charles Gifford" w:date="2017-03-20T13:24:00Z">
              <w:r>
                <w:t>Material</w:t>
              </w:r>
            </w:ins>
          </w:p>
        </w:tc>
        <w:tc>
          <w:tcPr>
            <w:tcW w:w="2070" w:type="dxa"/>
            <w:shd w:val="clear" w:color="auto" w:fill="auto"/>
          </w:tcPr>
          <w:p w14:paraId="578B3D9B" w14:textId="44BAB426" w:rsidR="007F2B33" w:rsidRPr="00AB0960" w:rsidRDefault="007F2B33" w:rsidP="009576EB">
            <w:pPr>
              <w:pStyle w:val="TABLE-cell"/>
              <w:rPr>
                <w:ins w:id="16242" w:author="Charles Gifford" w:date="2017-03-20T13:23:00Z"/>
                <w:szCs w:val="20"/>
                <w:lang w:val="en-US"/>
              </w:rPr>
            </w:pPr>
            <w:ins w:id="16243" w:author="Charles Gifford" w:date="2017-03-20T13:24:00Z">
              <w:r>
                <w:t>Material</w:t>
              </w:r>
            </w:ins>
          </w:p>
        </w:tc>
        <w:tc>
          <w:tcPr>
            <w:tcW w:w="1170" w:type="dxa"/>
          </w:tcPr>
          <w:p w14:paraId="13C75308" w14:textId="77777777" w:rsidR="007F2B33" w:rsidRDefault="007F2B33" w:rsidP="009576EB">
            <w:pPr>
              <w:pStyle w:val="TABLE-cell"/>
              <w:rPr>
                <w:ins w:id="16244" w:author="Charles Gifford" w:date="2017-03-20T13:23:00Z"/>
                <w:szCs w:val="20"/>
                <w:lang w:val="en-US"/>
              </w:rPr>
            </w:pPr>
            <w:ins w:id="16245" w:author="Charles Gifford" w:date="2017-03-20T13:23:00Z">
              <w:r w:rsidRPr="0030452A">
                <w:t>0..*</w:t>
              </w:r>
            </w:ins>
          </w:p>
        </w:tc>
        <w:tc>
          <w:tcPr>
            <w:tcW w:w="3690" w:type="dxa"/>
            <w:shd w:val="clear" w:color="auto" w:fill="auto"/>
          </w:tcPr>
          <w:p w14:paraId="60C906B6" w14:textId="2B6CC603" w:rsidR="007F2B33" w:rsidRDefault="007F2B33" w:rsidP="009576EB">
            <w:pPr>
              <w:pStyle w:val="TABLE-cell"/>
              <w:rPr>
                <w:ins w:id="16246" w:author="Charles Gifford" w:date="2017-03-20T13:23:00Z"/>
                <w:lang w:val="en-US"/>
              </w:rPr>
            </w:pPr>
            <w:ins w:id="16247" w:author="Charles Gifford" w:date="2017-03-20T13:23:00Z">
              <w:r w:rsidRPr="002C3CDB">
                <w:t>A cross-model associat</w:t>
              </w:r>
              <w:r>
                <w:t xml:space="preserve">ion to element in the </w:t>
              </w:r>
            </w:ins>
            <w:ins w:id="16248" w:author="Charles Gifford" w:date="2017-03-20T13:24:00Z">
              <w:r>
                <w:t>material</w:t>
              </w:r>
            </w:ins>
            <w:ins w:id="16249" w:author="Charles Gifford" w:date="2017-03-20T13:23:00Z">
              <w:r w:rsidRPr="00C02C26">
                <w:t xml:space="preserve"> </w:t>
              </w:r>
              <w:r w:rsidRPr="002C3CDB">
                <w:t>model as explained in clause 4.6.4.</w:t>
              </w:r>
            </w:ins>
          </w:p>
        </w:tc>
      </w:tr>
    </w:tbl>
    <w:p w14:paraId="069941D6" w14:textId="2DA89CF5" w:rsidR="009E6331" w:rsidRPr="001C220C" w:rsidRDefault="009E6331" w:rsidP="00DE6B19">
      <w:pPr>
        <w:pStyle w:val="TABLE-title"/>
        <w:rPr>
          <w:lang w:val="en-US"/>
        </w:rPr>
      </w:pPr>
      <w:bookmarkStart w:id="16250" w:name="_Ref161735719"/>
      <w:bookmarkStart w:id="16251" w:name="_Toc161631659"/>
      <w:bookmarkStart w:id="16252" w:name="_Toc266864188"/>
      <w:bookmarkStart w:id="16253" w:name="_Toc306621076"/>
      <w:bookmarkStart w:id="16254" w:name="_Toc320178472"/>
      <w:bookmarkStart w:id="16255" w:name="_Toc478492486"/>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4B2A9D">
        <w:rPr>
          <w:noProof/>
          <w:lang w:val="en-US"/>
        </w:rPr>
        <w:t>186</w:t>
      </w:r>
      <w:r w:rsidR="00FD29D6">
        <w:rPr>
          <w:lang w:val="en-US"/>
        </w:rPr>
        <w:fldChar w:fldCharType="end"/>
      </w:r>
      <w:bookmarkEnd w:id="16250"/>
      <w:r w:rsidRPr="001C220C">
        <w:rPr>
          <w:lang w:val="en-US"/>
        </w:rPr>
        <w:t xml:space="preserve"> </w:t>
      </w:r>
      <w:r w:rsidR="00DE6B19">
        <w:rPr>
          <w:lang w:val="en-US"/>
        </w:rPr>
        <w:t>–</w:t>
      </w:r>
      <w:r w:rsidRPr="001C220C">
        <w:rPr>
          <w:lang w:val="en-US"/>
        </w:rPr>
        <w:t xml:space="preserve"> </w:t>
      </w:r>
      <w:r w:rsidR="00D02368">
        <w:rPr>
          <w:lang w:val="en-US"/>
        </w:rPr>
        <w:t>M</w:t>
      </w:r>
      <w:r w:rsidRPr="001C220C">
        <w:rPr>
          <w:lang w:val="en-US"/>
        </w:rPr>
        <w:t>aterial requirement</w:t>
      </w:r>
      <w:bookmarkEnd w:id="16251"/>
      <w:bookmarkEnd w:id="16252"/>
      <w:bookmarkEnd w:id="16253"/>
      <w:bookmarkEnd w:id="16254"/>
      <w:r w:rsidR="00D02368" w:rsidRPr="00AC2193">
        <w:rPr>
          <w:lang w:val="en-US"/>
        </w:rPr>
        <w:t xml:space="preserve"> </w:t>
      </w:r>
      <w:r w:rsidR="00D02368">
        <w:rPr>
          <w:lang w:val="en-US"/>
        </w:rPr>
        <w:t>attributes</w:t>
      </w:r>
      <w:bookmarkEnd w:id="16255"/>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265"/>
        <w:gridCol w:w="1350"/>
        <w:gridCol w:w="1080"/>
        <w:gridCol w:w="1202"/>
      </w:tblGrid>
      <w:tr w:rsidR="009E6331" w:rsidRPr="001C220C" w14:paraId="692AD302" w14:textId="77777777" w:rsidTr="007A4A5D">
        <w:trPr>
          <w:trHeight w:val="440"/>
          <w:tblHeader/>
          <w:jc w:val="center"/>
        </w:trPr>
        <w:tc>
          <w:tcPr>
            <w:tcW w:w="1269" w:type="dxa"/>
          </w:tcPr>
          <w:p w14:paraId="407F5EEC" w14:textId="77777777" w:rsidR="009E6331" w:rsidRPr="001C220C" w:rsidRDefault="009E6331" w:rsidP="007A4A5D">
            <w:pPr>
              <w:pStyle w:val="NormalTableHeader"/>
              <w:keepNext w:val="0"/>
              <w:spacing w:before="40"/>
              <w:rPr>
                <w:lang w:val="en-US"/>
              </w:rPr>
            </w:pPr>
            <w:r w:rsidRPr="001C220C">
              <w:rPr>
                <w:lang w:val="en-US"/>
              </w:rPr>
              <w:t xml:space="preserve">Attribute </w:t>
            </w:r>
            <w:r w:rsidR="0001772B">
              <w:rPr>
                <w:lang w:val="en-US"/>
              </w:rPr>
              <w:t>n</w:t>
            </w:r>
            <w:r w:rsidRPr="001C220C">
              <w:rPr>
                <w:lang w:val="en-US"/>
              </w:rPr>
              <w:t>ame</w:t>
            </w:r>
          </w:p>
        </w:tc>
        <w:tc>
          <w:tcPr>
            <w:tcW w:w="2880" w:type="dxa"/>
          </w:tcPr>
          <w:p w14:paraId="716955B4" w14:textId="77777777" w:rsidR="009E6331" w:rsidRPr="001C220C" w:rsidRDefault="009E6331" w:rsidP="007A4A5D">
            <w:pPr>
              <w:pStyle w:val="NormalTableHeader"/>
              <w:keepNext w:val="0"/>
              <w:spacing w:before="40"/>
              <w:rPr>
                <w:lang w:val="en-US"/>
              </w:rPr>
            </w:pPr>
            <w:r w:rsidRPr="001C220C">
              <w:rPr>
                <w:lang w:val="en-US"/>
              </w:rPr>
              <w:t>Description</w:t>
            </w:r>
          </w:p>
        </w:tc>
        <w:tc>
          <w:tcPr>
            <w:tcW w:w="1265" w:type="dxa"/>
          </w:tcPr>
          <w:p w14:paraId="7109CFA7" w14:textId="77777777" w:rsidR="009E6331" w:rsidRPr="001C220C" w:rsidRDefault="00AE4770" w:rsidP="007A4A5D">
            <w:pPr>
              <w:pStyle w:val="NormalTableHeader"/>
              <w:keepNext w:val="0"/>
              <w:spacing w:before="40"/>
              <w:rPr>
                <w:lang w:val="en-US"/>
              </w:rPr>
            </w:pPr>
            <w:r>
              <w:rPr>
                <w:lang w:val="en-US"/>
              </w:rPr>
              <w:t>Production example</w:t>
            </w:r>
            <w:r w:rsidR="009E6331" w:rsidRPr="001C220C">
              <w:rPr>
                <w:lang w:val="en-US"/>
              </w:rPr>
              <w:t>s</w:t>
            </w:r>
          </w:p>
        </w:tc>
        <w:tc>
          <w:tcPr>
            <w:tcW w:w="1350" w:type="dxa"/>
          </w:tcPr>
          <w:p w14:paraId="20701DD9" w14:textId="77777777" w:rsidR="009E6331" w:rsidRPr="001C220C" w:rsidRDefault="00AE4770" w:rsidP="007A4A5D">
            <w:pPr>
              <w:pStyle w:val="NormalTableHeader"/>
              <w:keepNext w:val="0"/>
              <w:spacing w:before="40"/>
              <w:rPr>
                <w:lang w:val="en-US"/>
              </w:rPr>
            </w:pPr>
            <w:r>
              <w:rPr>
                <w:lang w:val="en-US"/>
              </w:rPr>
              <w:t>Maintenance example</w:t>
            </w:r>
            <w:r w:rsidR="009E6331" w:rsidRPr="001C220C">
              <w:rPr>
                <w:lang w:val="en-US"/>
              </w:rPr>
              <w:t>s</w:t>
            </w:r>
          </w:p>
        </w:tc>
        <w:tc>
          <w:tcPr>
            <w:tcW w:w="1080" w:type="dxa"/>
          </w:tcPr>
          <w:p w14:paraId="0835E221" w14:textId="77777777" w:rsidR="009E6331" w:rsidRPr="001C220C" w:rsidRDefault="00AE4770" w:rsidP="007A4A5D">
            <w:pPr>
              <w:pStyle w:val="NormalTableHeader"/>
              <w:keepNext w:val="0"/>
              <w:spacing w:before="40"/>
              <w:rPr>
                <w:lang w:val="en-US"/>
              </w:rPr>
            </w:pPr>
            <w:r>
              <w:rPr>
                <w:lang w:val="en-US"/>
              </w:rPr>
              <w:t>Quality example</w:t>
            </w:r>
            <w:r w:rsidR="009E6331" w:rsidRPr="001C220C">
              <w:rPr>
                <w:lang w:val="en-US"/>
              </w:rPr>
              <w:t>s</w:t>
            </w:r>
          </w:p>
        </w:tc>
        <w:tc>
          <w:tcPr>
            <w:tcW w:w="1202" w:type="dxa"/>
          </w:tcPr>
          <w:p w14:paraId="1630CCBB" w14:textId="77777777" w:rsidR="009E6331" w:rsidRPr="001C220C" w:rsidRDefault="00AE4770" w:rsidP="007A4A5D">
            <w:pPr>
              <w:pStyle w:val="NormalTableHeader"/>
              <w:keepNext w:val="0"/>
              <w:spacing w:before="40"/>
              <w:rPr>
                <w:lang w:val="en-US"/>
              </w:rPr>
            </w:pPr>
            <w:r>
              <w:rPr>
                <w:lang w:val="en-US"/>
              </w:rPr>
              <w:t>Inventory example</w:t>
            </w:r>
            <w:r w:rsidR="009E6331" w:rsidRPr="001C220C">
              <w:rPr>
                <w:lang w:val="en-US"/>
              </w:rPr>
              <w:t>s</w:t>
            </w:r>
          </w:p>
        </w:tc>
      </w:tr>
      <w:tr w:rsidR="00456C77" w:rsidRPr="001C220C" w14:paraId="49281849" w14:textId="77777777" w:rsidTr="00456C77">
        <w:trPr>
          <w:cantSplit/>
          <w:trHeight w:val="575"/>
          <w:jc w:val="center"/>
          <w:ins w:id="16256" w:author="Charles Gifford" w:date="2016-07-22T21:40:00Z"/>
        </w:trPr>
        <w:tc>
          <w:tcPr>
            <w:tcW w:w="1269" w:type="dxa"/>
          </w:tcPr>
          <w:p w14:paraId="2E0A17D5" w14:textId="7C435732" w:rsidR="00456C77" w:rsidRPr="001C220C" w:rsidRDefault="00456C77" w:rsidP="00456C77">
            <w:pPr>
              <w:pStyle w:val="TableNormal1"/>
              <w:keepNext w:val="0"/>
              <w:rPr>
                <w:ins w:id="16257" w:author="Charles Gifford" w:date="2016-07-22T21:40:00Z"/>
                <w:lang w:val="en-US"/>
              </w:rPr>
            </w:pPr>
            <w:ins w:id="16258" w:author="Charles Gifford" w:date="2016-07-22T21:40:00Z">
              <w:r w:rsidRPr="00CB1BB4">
                <w:rPr>
                  <w:szCs w:val="16"/>
                </w:rPr>
                <w:t>ID</w:t>
              </w:r>
            </w:ins>
          </w:p>
        </w:tc>
        <w:tc>
          <w:tcPr>
            <w:tcW w:w="2880" w:type="dxa"/>
          </w:tcPr>
          <w:p w14:paraId="5441070B" w14:textId="486EB3A6" w:rsidR="00456C77" w:rsidRPr="001C220C" w:rsidRDefault="00456C77" w:rsidP="00456C77">
            <w:pPr>
              <w:pStyle w:val="TableNormal1"/>
              <w:keepNext w:val="0"/>
              <w:rPr>
                <w:ins w:id="16259" w:author="Charles Gifford" w:date="2016-07-22T21:40:00Z"/>
                <w:lang w:val="en-US"/>
              </w:rPr>
            </w:pPr>
            <w:ins w:id="16260" w:author="Charles Gifford" w:date="2016-07-22T21:40:00Z">
              <w:r>
                <w:rPr>
                  <w:lang w:val="en-US"/>
                </w:rPr>
                <w:t>Defines a</w:t>
              </w:r>
              <w:r w:rsidRPr="00CB1BB4">
                <w:rPr>
                  <w:lang w:val="en-US"/>
                </w:rPr>
                <w:t xml:space="preserve"> unique identification of a specific </w:t>
              </w:r>
              <w:r w:rsidRPr="00CB1BB4">
                <w:rPr>
                  <w:i/>
                  <w:lang w:val="en-US"/>
                </w:rPr>
                <w:t xml:space="preserve">material </w:t>
              </w:r>
              <w:r>
                <w:rPr>
                  <w:i/>
                  <w:lang w:val="en-US"/>
                </w:rPr>
                <w:t>requirement</w:t>
              </w:r>
              <w:r w:rsidRPr="00CB1BB4">
                <w:rPr>
                  <w:lang w:val="en-US"/>
                </w:rPr>
                <w:t xml:space="preserve">, </w:t>
              </w:r>
            </w:ins>
          </w:p>
        </w:tc>
        <w:tc>
          <w:tcPr>
            <w:tcW w:w="1265" w:type="dxa"/>
          </w:tcPr>
          <w:p w14:paraId="5DB80178" w14:textId="46AD68F4" w:rsidR="00456C77" w:rsidRPr="001C220C" w:rsidRDefault="00456C77" w:rsidP="00456C77">
            <w:pPr>
              <w:pStyle w:val="TABLE-cell"/>
              <w:widowControl w:val="0"/>
              <w:rPr>
                <w:ins w:id="16261" w:author="Charles Gifford" w:date="2016-07-22T21:40:00Z"/>
                <w:lang w:val="en-US"/>
              </w:rPr>
            </w:pPr>
            <w:ins w:id="16262" w:author="Charles Gifford" w:date="2016-07-22T21:40:00Z">
              <w:r w:rsidRPr="00CB1BB4">
                <w:rPr>
                  <w:lang w:val="en-US"/>
                </w:rPr>
                <w:t xml:space="preserve">Sheet stock </w:t>
              </w:r>
              <w:smartTag w:uri="urn:schemas-microsoft-com:office:smarttags" w:element="chmetcnv">
                <w:smartTagPr>
                  <w:attr w:name="TCSC" w:val="0"/>
                  <w:attr w:name="NumberType" w:val="1"/>
                  <w:attr w:name="Negative" w:val="False"/>
                  <w:attr w:name="HasSpace" w:val="False"/>
                  <w:attr w:name="SourceValue" w:val="1443"/>
                  <w:attr w:name="UnitName" w:val="a"/>
                </w:smartTagPr>
                <w:r w:rsidRPr="00CB1BB4">
                  <w:rPr>
                    <w:lang w:val="en-US"/>
                  </w:rPr>
                  <w:t>1443a</w:t>
                </w:r>
              </w:smartTag>
            </w:ins>
          </w:p>
        </w:tc>
        <w:tc>
          <w:tcPr>
            <w:tcW w:w="1350" w:type="dxa"/>
          </w:tcPr>
          <w:p w14:paraId="771D3594" w14:textId="7B87D039" w:rsidR="00456C77" w:rsidRPr="001C220C" w:rsidRDefault="00456C77" w:rsidP="00456C77">
            <w:pPr>
              <w:pStyle w:val="TableNormal1"/>
              <w:keepNext w:val="0"/>
              <w:rPr>
                <w:ins w:id="16263" w:author="Charles Gifford" w:date="2016-07-22T21:40:00Z"/>
                <w:lang w:val="en-US"/>
              </w:rPr>
            </w:pPr>
            <w:ins w:id="16264" w:author="Charles Gifford" w:date="2016-07-22T21:40:00Z">
              <w:r w:rsidRPr="00CB1BB4">
                <w:rPr>
                  <w:szCs w:val="16"/>
                </w:rPr>
                <w:t>DO200cpO</w:t>
              </w:r>
            </w:ins>
          </w:p>
        </w:tc>
        <w:tc>
          <w:tcPr>
            <w:tcW w:w="1080" w:type="dxa"/>
          </w:tcPr>
          <w:p w14:paraId="369D5891" w14:textId="244C22DB" w:rsidR="00456C77" w:rsidRPr="001C220C" w:rsidRDefault="00456C77" w:rsidP="00456C77">
            <w:pPr>
              <w:pStyle w:val="TableNormal1"/>
              <w:keepNext w:val="0"/>
              <w:rPr>
                <w:ins w:id="16265" w:author="Charles Gifford" w:date="2016-07-22T21:40:00Z"/>
                <w:lang w:val="en-US"/>
              </w:rPr>
            </w:pPr>
            <w:ins w:id="16266" w:author="Charles Gifford" w:date="2016-07-22T21:40:00Z">
              <w:r w:rsidRPr="00CB1BB4">
                <w:rPr>
                  <w:szCs w:val="16"/>
                </w:rPr>
                <w:t>OA9929</w:t>
              </w:r>
            </w:ins>
          </w:p>
        </w:tc>
        <w:tc>
          <w:tcPr>
            <w:tcW w:w="1202" w:type="dxa"/>
          </w:tcPr>
          <w:p w14:paraId="4D5B786F" w14:textId="17E1E0AF" w:rsidR="00456C77" w:rsidRPr="001C220C" w:rsidRDefault="00456C77" w:rsidP="00456C77">
            <w:pPr>
              <w:pStyle w:val="TableNormal1"/>
              <w:keepNext w:val="0"/>
              <w:rPr>
                <w:ins w:id="16267" w:author="Charles Gifford" w:date="2016-07-22T21:40:00Z"/>
                <w:lang w:val="en-US"/>
              </w:rPr>
            </w:pPr>
            <w:ins w:id="16268" w:author="Charles Gifford" w:date="2016-07-22T21:40:00Z">
              <w:r w:rsidRPr="00CB1BB4">
                <w:rPr>
                  <w:szCs w:val="16"/>
                </w:rPr>
                <w:t>PW882929</w:t>
              </w:r>
            </w:ins>
          </w:p>
        </w:tc>
      </w:tr>
      <w:tr w:rsidR="00550FD5" w:rsidRPr="001C220C" w14:paraId="55D9787B" w14:textId="77777777" w:rsidTr="00591662">
        <w:trPr>
          <w:cantSplit/>
          <w:jc w:val="center"/>
        </w:trPr>
        <w:tc>
          <w:tcPr>
            <w:tcW w:w="1269" w:type="dxa"/>
          </w:tcPr>
          <w:p w14:paraId="2AEDF2F5" w14:textId="77777777" w:rsidR="00550FD5" w:rsidRPr="001C220C" w:rsidRDefault="00550FD5" w:rsidP="007A4A5D">
            <w:pPr>
              <w:pStyle w:val="TableNormal1"/>
              <w:keepNext w:val="0"/>
              <w:rPr>
                <w:lang w:val="en-US"/>
              </w:rPr>
            </w:pPr>
            <w:r w:rsidRPr="001C220C">
              <w:rPr>
                <w:lang w:val="en-US"/>
              </w:rPr>
              <w:t xml:space="preserve">Material </w:t>
            </w:r>
            <w:r w:rsidR="001F1D5D">
              <w:rPr>
                <w:lang w:val="en-US"/>
              </w:rPr>
              <w:t>c</w:t>
            </w:r>
            <w:r w:rsidRPr="001C220C">
              <w:rPr>
                <w:lang w:val="en-US"/>
              </w:rPr>
              <w:t>lass</w:t>
            </w:r>
          </w:p>
        </w:tc>
        <w:tc>
          <w:tcPr>
            <w:tcW w:w="2880" w:type="dxa"/>
          </w:tcPr>
          <w:p w14:paraId="058E64D1" w14:textId="77777777" w:rsidR="00550FD5" w:rsidRPr="001C220C" w:rsidRDefault="00550FD5" w:rsidP="007A4A5D">
            <w:pPr>
              <w:pStyle w:val="TableNormal1"/>
              <w:keepNext w:val="0"/>
              <w:rPr>
                <w:lang w:val="en-US"/>
              </w:rPr>
            </w:pPr>
            <w:r w:rsidRPr="001C220C">
              <w:rPr>
                <w:lang w:val="en-US"/>
              </w:rPr>
              <w:t xml:space="preserve">Identifies the associated </w:t>
            </w:r>
            <w:r w:rsidRPr="001C220C">
              <w:rPr>
                <w:i/>
                <w:lang w:val="en-US"/>
              </w:rPr>
              <w:t xml:space="preserve">material class </w:t>
            </w:r>
            <w:r w:rsidRPr="001C220C">
              <w:rPr>
                <w:lang w:val="en-US"/>
              </w:rPr>
              <w:t xml:space="preserve">or set of </w:t>
            </w:r>
            <w:r w:rsidRPr="001C220C">
              <w:rPr>
                <w:i/>
                <w:lang w:val="en-US"/>
              </w:rPr>
              <w:t>material classes</w:t>
            </w:r>
            <w:r w:rsidRPr="001C220C">
              <w:rPr>
                <w:lang w:val="en-US"/>
              </w:rPr>
              <w:t xml:space="preserve"> of the requirement for a specific </w:t>
            </w:r>
            <w:r w:rsidRPr="001C220C">
              <w:rPr>
                <w:i/>
                <w:lang w:val="en-US"/>
              </w:rPr>
              <w:t>segment requirement</w:t>
            </w:r>
            <w:r w:rsidRPr="001C220C">
              <w:rPr>
                <w:lang w:val="en-US"/>
              </w:rPr>
              <w:t xml:space="preserve">.* </w:t>
            </w:r>
          </w:p>
        </w:tc>
        <w:tc>
          <w:tcPr>
            <w:tcW w:w="1265" w:type="dxa"/>
          </w:tcPr>
          <w:p w14:paraId="42BE682A" w14:textId="77777777" w:rsidR="00550FD5" w:rsidRPr="001C220C" w:rsidRDefault="00550FD5" w:rsidP="007A4A5D">
            <w:pPr>
              <w:pStyle w:val="TableNormal1"/>
              <w:keepNext w:val="0"/>
              <w:rPr>
                <w:lang w:val="en-US"/>
              </w:rPr>
            </w:pPr>
            <w:r w:rsidRPr="001C220C">
              <w:rPr>
                <w:lang w:val="en-US"/>
              </w:rPr>
              <w:t>Widgets</w:t>
            </w:r>
          </w:p>
        </w:tc>
        <w:tc>
          <w:tcPr>
            <w:tcW w:w="1350" w:type="dxa"/>
          </w:tcPr>
          <w:p w14:paraId="1DAEDC9D" w14:textId="77777777" w:rsidR="00550FD5" w:rsidRPr="001C220C" w:rsidRDefault="00550FD5" w:rsidP="007A4A5D">
            <w:pPr>
              <w:pStyle w:val="TableNormal1"/>
              <w:keepNext w:val="0"/>
              <w:rPr>
                <w:lang w:val="en-US"/>
              </w:rPr>
            </w:pPr>
            <w:r w:rsidRPr="001C220C">
              <w:rPr>
                <w:lang w:val="en-US"/>
              </w:rPr>
              <w:t>Aluminum</w:t>
            </w:r>
          </w:p>
        </w:tc>
        <w:tc>
          <w:tcPr>
            <w:tcW w:w="1080" w:type="dxa"/>
          </w:tcPr>
          <w:p w14:paraId="58524634" w14:textId="77777777" w:rsidR="00550FD5" w:rsidRPr="001C220C" w:rsidRDefault="00550FD5" w:rsidP="007A4A5D">
            <w:pPr>
              <w:pStyle w:val="TableNormal1"/>
              <w:keepNext w:val="0"/>
              <w:rPr>
                <w:lang w:val="en-US"/>
              </w:rPr>
            </w:pPr>
            <w:r w:rsidRPr="001C220C">
              <w:rPr>
                <w:lang w:val="en-US"/>
              </w:rPr>
              <w:t>Widgets</w:t>
            </w:r>
          </w:p>
        </w:tc>
        <w:tc>
          <w:tcPr>
            <w:tcW w:w="1202" w:type="dxa"/>
          </w:tcPr>
          <w:p w14:paraId="675C2A8E" w14:textId="77777777" w:rsidR="00550FD5" w:rsidRPr="001C220C" w:rsidRDefault="00550FD5" w:rsidP="007A4A5D">
            <w:pPr>
              <w:pStyle w:val="TableNormal1"/>
              <w:keepNext w:val="0"/>
              <w:rPr>
                <w:lang w:val="en-US"/>
              </w:rPr>
            </w:pPr>
            <w:r w:rsidRPr="001C220C">
              <w:rPr>
                <w:lang w:val="en-US"/>
              </w:rPr>
              <w:t>Bolt</w:t>
            </w:r>
          </w:p>
        </w:tc>
      </w:tr>
      <w:tr w:rsidR="00550FD5" w:rsidRPr="001C220C" w14:paraId="0A28C7BE" w14:textId="77777777" w:rsidTr="00591662">
        <w:trPr>
          <w:cantSplit/>
          <w:jc w:val="center"/>
        </w:trPr>
        <w:tc>
          <w:tcPr>
            <w:tcW w:w="1269" w:type="dxa"/>
          </w:tcPr>
          <w:p w14:paraId="12EFD9EF" w14:textId="77777777" w:rsidR="00550FD5" w:rsidRPr="001C220C" w:rsidRDefault="00550FD5" w:rsidP="007A4A5D">
            <w:pPr>
              <w:pStyle w:val="TableNormal1"/>
              <w:keepNext w:val="0"/>
              <w:rPr>
                <w:lang w:val="en-US"/>
              </w:rPr>
            </w:pPr>
            <w:r w:rsidRPr="001C220C">
              <w:rPr>
                <w:lang w:val="en-US"/>
              </w:rPr>
              <w:t xml:space="preserve">Material </w:t>
            </w:r>
            <w:r w:rsidR="001F1D5D">
              <w:rPr>
                <w:lang w:val="en-US"/>
              </w:rPr>
              <w:t>d</w:t>
            </w:r>
            <w:r w:rsidRPr="001C220C">
              <w:rPr>
                <w:lang w:val="en-US"/>
              </w:rPr>
              <w:t>efinition</w:t>
            </w:r>
          </w:p>
        </w:tc>
        <w:tc>
          <w:tcPr>
            <w:tcW w:w="2880" w:type="dxa"/>
          </w:tcPr>
          <w:p w14:paraId="168851BC" w14:textId="77777777" w:rsidR="00550FD5" w:rsidRPr="001C220C" w:rsidRDefault="00550FD5" w:rsidP="007A4A5D">
            <w:pPr>
              <w:pStyle w:val="TableNormal1"/>
              <w:keepNext w:val="0"/>
              <w:rPr>
                <w:lang w:val="en-US"/>
              </w:rPr>
            </w:pPr>
            <w:r w:rsidRPr="001C220C">
              <w:rPr>
                <w:lang w:val="en-US"/>
              </w:rPr>
              <w:t xml:space="preserve">Identifies the associated </w:t>
            </w:r>
            <w:r w:rsidRPr="001C220C">
              <w:rPr>
                <w:i/>
                <w:lang w:val="en-US"/>
              </w:rPr>
              <w:t xml:space="preserve">material definition </w:t>
            </w:r>
            <w:r w:rsidRPr="001C220C">
              <w:rPr>
                <w:lang w:val="en-US"/>
              </w:rPr>
              <w:t xml:space="preserve">or set of </w:t>
            </w:r>
            <w:r w:rsidRPr="001C220C">
              <w:rPr>
                <w:i/>
                <w:lang w:val="en-US"/>
              </w:rPr>
              <w:t xml:space="preserve">material definitions </w:t>
            </w:r>
            <w:r w:rsidRPr="001C220C">
              <w:rPr>
                <w:lang w:val="en-US"/>
              </w:rPr>
              <w:t xml:space="preserve">of the requirement for a specific </w:t>
            </w:r>
            <w:r w:rsidRPr="001C220C">
              <w:rPr>
                <w:i/>
                <w:lang w:val="en-US"/>
              </w:rPr>
              <w:t>segment requirement</w:t>
            </w:r>
            <w:r w:rsidR="00B14228">
              <w:rPr>
                <w:lang w:val="en-US"/>
              </w:rPr>
              <w:t>.</w:t>
            </w:r>
            <w:r w:rsidRPr="001C220C">
              <w:rPr>
                <w:lang w:val="en-US"/>
              </w:rPr>
              <w:t>*</w:t>
            </w:r>
          </w:p>
        </w:tc>
        <w:tc>
          <w:tcPr>
            <w:tcW w:w="1265" w:type="dxa"/>
          </w:tcPr>
          <w:p w14:paraId="06B45DB6" w14:textId="77777777" w:rsidR="00550FD5" w:rsidRPr="001C220C" w:rsidRDefault="00550FD5" w:rsidP="007A4A5D">
            <w:pPr>
              <w:pStyle w:val="TableNormal1"/>
              <w:keepNext w:val="0"/>
              <w:rPr>
                <w:lang w:val="en-US"/>
              </w:rPr>
            </w:pPr>
            <w:r w:rsidRPr="001C220C">
              <w:rPr>
                <w:lang w:val="en-US"/>
              </w:rPr>
              <w:t>Export Quality Widgets</w:t>
            </w:r>
          </w:p>
        </w:tc>
        <w:tc>
          <w:tcPr>
            <w:tcW w:w="1350" w:type="dxa"/>
          </w:tcPr>
          <w:p w14:paraId="507BBC60" w14:textId="77777777" w:rsidR="00550FD5" w:rsidRPr="001C220C" w:rsidRDefault="00550FD5" w:rsidP="007A4A5D">
            <w:pPr>
              <w:pStyle w:val="TableNormal1"/>
              <w:keepNext w:val="0"/>
              <w:rPr>
                <w:lang w:val="en-US"/>
              </w:rPr>
            </w:pPr>
            <w:r w:rsidRPr="001C220C">
              <w:rPr>
                <w:lang w:val="en-US"/>
              </w:rPr>
              <w:t>Aluminum sheet</w:t>
            </w:r>
          </w:p>
        </w:tc>
        <w:tc>
          <w:tcPr>
            <w:tcW w:w="1080" w:type="dxa"/>
          </w:tcPr>
          <w:p w14:paraId="35F67DA0" w14:textId="77777777" w:rsidR="00550FD5" w:rsidRPr="001C220C" w:rsidRDefault="00550FD5" w:rsidP="007A4A5D">
            <w:pPr>
              <w:pStyle w:val="TableNormal1"/>
              <w:keepNext w:val="0"/>
              <w:rPr>
                <w:lang w:val="en-US"/>
              </w:rPr>
            </w:pPr>
            <w:r w:rsidRPr="001C220C">
              <w:rPr>
                <w:lang w:val="en-US"/>
              </w:rPr>
              <w:t>Export Quality Widgets</w:t>
            </w:r>
          </w:p>
        </w:tc>
        <w:tc>
          <w:tcPr>
            <w:tcW w:w="1202" w:type="dxa"/>
          </w:tcPr>
          <w:p w14:paraId="4C3E394B" w14:textId="77777777" w:rsidR="00550FD5" w:rsidRPr="001C220C" w:rsidRDefault="00550FD5" w:rsidP="007A4A5D">
            <w:pPr>
              <w:pStyle w:val="TableNormal1"/>
              <w:keepNext w:val="0"/>
              <w:rPr>
                <w:lang w:val="en-US"/>
              </w:rPr>
            </w:pPr>
            <w:smartTag w:uri="urn:schemas-microsoft-com:office:smarttags" w:element="chmetcnv">
              <w:smartTagPr>
                <w:attr w:name="UnitName" w:val="mm"/>
                <w:attr w:name="SourceValue" w:val="10"/>
                <w:attr w:name="HasSpace" w:val="True"/>
                <w:attr w:name="Negative" w:val="False"/>
                <w:attr w:name="NumberType" w:val="1"/>
                <w:attr w:name="TCSC" w:val="0"/>
              </w:smartTagPr>
              <w:r w:rsidRPr="001C220C">
                <w:rPr>
                  <w:lang w:val="en-US"/>
                </w:rPr>
                <w:t>10 mm</w:t>
              </w:r>
            </w:smartTag>
            <w:r w:rsidRPr="001C220C">
              <w:rPr>
                <w:lang w:val="en-US"/>
              </w:rPr>
              <w:t xml:space="preserve"> bolt</w:t>
            </w:r>
          </w:p>
        </w:tc>
      </w:tr>
      <w:tr w:rsidR="00550FD5" w:rsidRPr="001C220C" w14:paraId="55B687AB" w14:textId="77777777" w:rsidTr="00591662">
        <w:trPr>
          <w:cantSplit/>
          <w:jc w:val="center"/>
        </w:trPr>
        <w:tc>
          <w:tcPr>
            <w:tcW w:w="1269" w:type="dxa"/>
          </w:tcPr>
          <w:p w14:paraId="5983812A" w14:textId="77777777" w:rsidR="00550FD5" w:rsidRPr="001C220C" w:rsidRDefault="00550FD5" w:rsidP="007A4A5D">
            <w:pPr>
              <w:pStyle w:val="TableNormal1"/>
              <w:keepNext w:val="0"/>
              <w:rPr>
                <w:lang w:val="en-US"/>
              </w:rPr>
            </w:pPr>
            <w:r w:rsidRPr="001C220C">
              <w:rPr>
                <w:lang w:val="en-US"/>
              </w:rPr>
              <w:t xml:space="preserve">Material </w:t>
            </w:r>
            <w:r w:rsidR="001F1D5D">
              <w:rPr>
                <w:lang w:val="en-US"/>
              </w:rPr>
              <w:t>l</w:t>
            </w:r>
            <w:r w:rsidRPr="001C220C">
              <w:rPr>
                <w:lang w:val="en-US"/>
              </w:rPr>
              <w:t>ot</w:t>
            </w:r>
          </w:p>
        </w:tc>
        <w:tc>
          <w:tcPr>
            <w:tcW w:w="2880" w:type="dxa"/>
          </w:tcPr>
          <w:p w14:paraId="24FF0A7E" w14:textId="77777777" w:rsidR="00550FD5" w:rsidRPr="001C220C" w:rsidRDefault="00550FD5" w:rsidP="007A4A5D">
            <w:pPr>
              <w:pStyle w:val="TableNormal1"/>
              <w:keepNext w:val="0"/>
              <w:rPr>
                <w:lang w:val="en-US"/>
              </w:rPr>
            </w:pPr>
            <w:r w:rsidRPr="001C220C">
              <w:rPr>
                <w:lang w:val="en-US"/>
              </w:rPr>
              <w:t xml:space="preserve">Identifies the associated material lot, or set of </w:t>
            </w:r>
            <w:r w:rsidRPr="001C220C">
              <w:rPr>
                <w:i/>
                <w:lang w:val="en-US"/>
              </w:rPr>
              <w:t>material lots</w:t>
            </w:r>
            <w:r w:rsidRPr="001C220C">
              <w:rPr>
                <w:lang w:val="en-US"/>
              </w:rPr>
              <w:t xml:space="preserve"> of the requirement for a specific </w:t>
            </w:r>
            <w:r w:rsidRPr="001C220C">
              <w:rPr>
                <w:i/>
                <w:lang w:val="en-US"/>
              </w:rPr>
              <w:t>segment requirement</w:t>
            </w:r>
            <w:r w:rsidRPr="001C220C">
              <w:rPr>
                <w:lang w:val="en-US"/>
              </w:rPr>
              <w:t>.*</w:t>
            </w:r>
          </w:p>
        </w:tc>
        <w:tc>
          <w:tcPr>
            <w:tcW w:w="1265" w:type="dxa"/>
          </w:tcPr>
          <w:p w14:paraId="67423C44" w14:textId="77777777" w:rsidR="00550FD5" w:rsidRPr="001C220C" w:rsidRDefault="00550FD5" w:rsidP="007A4A5D">
            <w:pPr>
              <w:pStyle w:val="TableNormal1"/>
              <w:keepNext w:val="0"/>
              <w:rPr>
                <w:lang w:val="en-US"/>
              </w:rPr>
            </w:pPr>
            <w:r w:rsidRPr="001C220C">
              <w:rPr>
                <w:lang w:val="en-US"/>
              </w:rPr>
              <w:t>BWLOT-2282</w:t>
            </w:r>
          </w:p>
        </w:tc>
        <w:tc>
          <w:tcPr>
            <w:tcW w:w="1350" w:type="dxa"/>
          </w:tcPr>
          <w:p w14:paraId="730EFB41" w14:textId="77777777" w:rsidR="00550FD5" w:rsidRPr="001C220C" w:rsidRDefault="00550FD5" w:rsidP="007A4A5D">
            <w:pPr>
              <w:pStyle w:val="TableNormal1"/>
              <w:keepNext w:val="0"/>
              <w:rPr>
                <w:lang w:val="en-US"/>
              </w:rPr>
            </w:pPr>
            <w:r w:rsidRPr="001C220C">
              <w:rPr>
                <w:lang w:val="en-US"/>
              </w:rPr>
              <w:t>DW94</w:t>
            </w:r>
          </w:p>
        </w:tc>
        <w:tc>
          <w:tcPr>
            <w:tcW w:w="1080" w:type="dxa"/>
          </w:tcPr>
          <w:p w14:paraId="20C9E4CD" w14:textId="77777777" w:rsidR="00550FD5" w:rsidRPr="001C220C" w:rsidRDefault="00550FD5" w:rsidP="007A4A5D">
            <w:pPr>
              <w:pStyle w:val="TableNormal1"/>
              <w:keepNext w:val="0"/>
              <w:rPr>
                <w:lang w:val="en-US"/>
              </w:rPr>
            </w:pPr>
            <w:r w:rsidRPr="001C220C">
              <w:rPr>
                <w:lang w:val="en-US"/>
              </w:rPr>
              <w:t>BWLOT-2282</w:t>
            </w:r>
          </w:p>
        </w:tc>
        <w:tc>
          <w:tcPr>
            <w:tcW w:w="1202" w:type="dxa"/>
          </w:tcPr>
          <w:p w14:paraId="7C5B4D6F" w14:textId="77777777" w:rsidR="00550FD5" w:rsidRPr="001C220C" w:rsidRDefault="00550FD5" w:rsidP="007A4A5D">
            <w:pPr>
              <w:pStyle w:val="TableNormal1"/>
              <w:keepNext w:val="0"/>
              <w:rPr>
                <w:lang w:val="en-US"/>
              </w:rPr>
            </w:pPr>
            <w:r w:rsidRPr="001C220C">
              <w:rPr>
                <w:lang w:val="en-US"/>
              </w:rPr>
              <w:t>4823</w:t>
            </w:r>
          </w:p>
        </w:tc>
      </w:tr>
      <w:tr w:rsidR="00550FD5" w:rsidRPr="001C220C" w14:paraId="64A5685E" w14:textId="77777777" w:rsidTr="00591662">
        <w:trPr>
          <w:cantSplit/>
          <w:jc w:val="center"/>
        </w:trPr>
        <w:tc>
          <w:tcPr>
            <w:tcW w:w="1269" w:type="dxa"/>
          </w:tcPr>
          <w:p w14:paraId="567F9E23" w14:textId="77777777" w:rsidR="00550FD5" w:rsidRPr="001C220C" w:rsidRDefault="00550FD5" w:rsidP="007A4A5D">
            <w:pPr>
              <w:pStyle w:val="TableNormal1"/>
              <w:keepNext w:val="0"/>
              <w:rPr>
                <w:lang w:val="en-US"/>
              </w:rPr>
            </w:pPr>
            <w:r w:rsidRPr="001C220C">
              <w:rPr>
                <w:lang w:val="en-US"/>
              </w:rPr>
              <w:t xml:space="preserve">Material </w:t>
            </w:r>
            <w:r w:rsidR="001F1D5D">
              <w:rPr>
                <w:lang w:val="en-US"/>
              </w:rPr>
              <w:t>s</w:t>
            </w:r>
            <w:r w:rsidRPr="001C220C">
              <w:rPr>
                <w:lang w:val="en-US"/>
              </w:rPr>
              <w:t>ublot</w:t>
            </w:r>
          </w:p>
        </w:tc>
        <w:tc>
          <w:tcPr>
            <w:tcW w:w="2880" w:type="dxa"/>
          </w:tcPr>
          <w:p w14:paraId="78E27795" w14:textId="77777777" w:rsidR="00550FD5" w:rsidRPr="001C220C" w:rsidRDefault="00550FD5" w:rsidP="007A4A5D">
            <w:pPr>
              <w:pStyle w:val="TableNormal1"/>
              <w:keepNext w:val="0"/>
              <w:rPr>
                <w:lang w:val="en-US"/>
              </w:rPr>
            </w:pPr>
            <w:r w:rsidRPr="001C220C">
              <w:rPr>
                <w:lang w:val="en-US"/>
              </w:rPr>
              <w:t xml:space="preserve">Identifies the associated </w:t>
            </w:r>
            <w:r w:rsidRPr="001F1D5D">
              <w:rPr>
                <w:i/>
                <w:lang w:val="en-US"/>
              </w:rPr>
              <w:t>material sublot,</w:t>
            </w:r>
            <w:r w:rsidRPr="001C220C">
              <w:rPr>
                <w:lang w:val="en-US"/>
              </w:rPr>
              <w:t xml:space="preserve"> or set of </w:t>
            </w:r>
            <w:r w:rsidRPr="001C220C">
              <w:rPr>
                <w:i/>
                <w:lang w:val="en-US"/>
              </w:rPr>
              <w:t>material sublots</w:t>
            </w:r>
            <w:r w:rsidRPr="001C220C">
              <w:rPr>
                <w:lang w:val="en-US"/>
              </w:rPr>
              <w:t xml:space="preserve"> of the requirement for a specific </w:t>
            </w:r>
            <w:r w:rsidRPr="001C220C">
              <w:rPr>
                <w:i/>
                <w:lang w:val="en-US"/>
              </w:rPr>
              <w:t>segment requirement</w:t>
            </w:r>
            <w:r w:rsidRPr="001C220C">
              <w:rPr>
                <w:lang w:val="en-US"/>
              </w:rPr>
              <w:t>.*</w:t>
            </w:r>
          </w:p>
        </w:tc>
        <w:tc>
          <w:tcPr>
            <w:tcW w:w="1265" w:type="dxa"/>
          </w:tcPr>
          <w:p w14:paraId="23128B4A" w14:textId="77777777" w:rsidR="00550FD5" w:rsidRPr="001C220C" w:rsidRDefault="00550FD5" w:rsidP="007A4A5D">
            <w:pPr>
              <w:pStyle w:val="TableNormal1"/>
              <w:keepNext w:val="0"/>
              <w:rPr>
                <w:lang w:val="en-US"/>
              </w:rPr>
            </w:pPr>
            <w:r w:rsidRPr="001C220C">
              <w:rPr>
                <w:lang w:val="en-US"/>
              </w:rPr>
              <w:t>BWLOT-2282-A</w:t>
            </w:r>
          </w:p>
        </w:tc>
        <w:tc>
          <w:tcPr>
            <w:tcW w:w="1350" w:type="dxa"/>
          </w:tcPr>
          <w:p w14:paraId="1976489D" w14:textId="77777777" w:rsidR="00550FD5" w:rsidRPr="001C220C" w:rsidRDefault="007A69EF" w:rsidP="007A4A5D">
            <w:pPr>
              <w:pStyle w:val="TableNormal1"/>
              <w:keepNext w:val="0"/>
              <w:rPr>
                <w:lang w:val="en-US"/>
              </w:rPr>
            </w:pPr>
            <w:r>
              <w:rPr>
                <w:lang w:val="en-US"/>
              </w:rPr>
              <w:t>(not applicable)</w:t>
            </w:r>
          </w:p>
        </w:tc>
        <w:tc>
          <w:tcPr>
            <w:tcW w:w="1080" w:type="dxa"/>
          </w:tcPr>
          <w:p w14:paraId="69CC6162" w14:textId="77777777" w:rsidR="00550FD5" w:rsidRPr="001C220C" w:rsidRDefault="007A69EF" w:rsidP="007A4A5D">
            <w:pPr>
              <w:pStyle w:val="TableNormal1"/>
              <w:keepNext w:val="0"/>
              <w:rPr>
                <w:lang w:val="en-US"/>
              </w:rPr>
            </w:pPr>
            <w:r>
              <w:rPr>
                <w:lang w:val="en-US"/>
              </w:rPr>
              <w:t>(not applicable)</w:t>
            </w:r>
          </w:p>
        </w:tc>
        <w:tc>
          <w:tcPr>
            <w:tcW w:w="1202" w:type="dxa"/>
          </w:tcPr>
          <w:p w14:paraId="60C0EF33" w14:textId="77777777" w:rsidR="00550FD5" w:rsidRPr="001C220C" w:rsidRDefault="00550FD5" w:rsidP="007A4A5D">
            <w:pPr>
              <w:pStyle w:val="TableNormal1"/>
              <w:keepNext w:val="0"/>
              <w:rPr>
                <w:lang w:val="en-US"/>
              </w:rPr>
            </w:pPr>
            <w:r w:rsidRPr="001C220C">
              <w:rPr>
                <w:lang w:val="en-US"/>
              </w:rPr>
              <w:t>A</w:t>
            </w:r>
          </w:p>
        </w:tc>
      </w:tr>
      <w:tr w:rsidR="00AC2193" w:rsidRPr="001C220C" w14:paraId="606B1B74" w14:textId="77777777" w:rsidTr="00591662">
        <w:trPr>
          <w:cantSplit/>
          <w:jc w:val="center"/>
        </w:trPr>
        <w:tc>
          <w:tcPr>
            <w:tcW w:w="1269" w:type="dxa"/>
          </w:tcPr>
          <w:p w14:paraId="38A1CD1E" w14:textId="77777777" w:rsidR="00AC2193" w:rsidRPr="001C220C" w:rsidRDefault="00AC2193" w:rsidP="007A4A5D">
            <w:pPr>
              <w:pStyle w:val="TableNormal1"/>
              <w:keepNext w:val="0"/>
              <w:rPr>
                <w:lang w:val="en-US"/>
              </w:rPr>
            </w:pPr>
            <w:r w:rsidRPr="001C220C">
              <w:rPr>
                <w:lang w:val="en-US"/>
              </w:rPr>
              <w:t>Description</w:t>
            </w:r>
          </w:p>
        </w:tc>
        <w:tc>
          <w:tcPr>
            <w:tcW w:w="2880" w:type="dxa"/>
          </w:tcPr>
          <w:p w14:paraId="3246D21D" w14:textId="77777777" w:rsidR="00AC2193" w:rsidRPr="001C220C" w:rsidRDefault="00AC2193" w:rsidP="007A4A5D">
            <w:pPr>
              <w:pStyle w:val="TableNormal1"/>
              <w:keepNext w:val="0"/>
              <w:rPr>
                <w:lang w:val="en-US"/>
              </w:rPr>
            </w:pPr>
            <w:r w:rsidRPr="001C220C">
              <w:rPr>
                <w:lang w:val="en-US"/>
              </w:rPr>
              <w:t xml:space="preserve">Contains additional information and descriptions of the </w:t>
            </w:r>
            <w:r w:rsidRPr="001C220C">
              <w:rPr>
                <w:i/>
                <w:lang w:val="en-US"/>
              </w:rPr>
              <w:t xml:space="preserve">material requirement </w:t>
            </w:r>
            <w:r w:rsidRPr="001C220C">
              <w:rPr>
                <w:lang w:val="en-US"/>
              </w:rPr>
              <w:t>definition.</w:t>
            </w:r>
          </w:p>
        </w:tc>
        <w:tc>
          <w:tcPr>
            <w:tcW w:w="1265" w:type="dxa"/>
          </w:tcPr>
          <w:p w14:paraId="61F770AF" w14:textId="77777777" w:rsidR="00AC2193" w:rsidRPr="001C220C" w:rsidRDefault="00AC2193" w:rsidP="007A4A5D">
            <w:pPr>
              <w:pStyle w:val="TableNormal1"/>
              <w:keepNext w:val="0"/>
              <w:rPr>
                <w:lang w:val="en-US"/>
              </w:rPr>
            </w:pPr>
            <w:r w:rsidRPr="001C220C">
              <w:rPr>
                <w:lang w:val="en-US"/>
              </w:rPr>
              <w:t>Master Segment - Number of Widgets to produce.</w:t>
            </w:r>
          </w:p>
        </w:tc>
        <w:tc>
          <w:tcPr>
            <w:tcW w:w="1350" w:type="dxa"/>
          </w:tcPr>
          <w:p w14:paraId="6CAAD4B8" w14:textId="77777777" w:rsidR="00AC2193" w:rsidRPr="001C220C" w:rsidRDefault="00AC2193" w:rsidP="007A4A5D">
            <w:pPr>
              <w:pStyle w:val="TableNormal1"/>
              <w:keepNext w:val="0"/>
              <w:rPr>
                <w:lang w:val="en-US"/>
              </w:rPr>
            </w:pPr>
            <w:r w:rsidRPr="001C220C">
              <w:rPr>
                <w:lang w:val="en-US"/>
              </w:rPr>
              <w:t>Blank sheet to run test on</w:t>
            </w:r>
          </w:p>
        </w:tc>
        <w:tc>
          <w:tcPr>
            <w:tcW w:w="1080" w:type="dxa"/>
          </w:tcPr>
          <w:p w14:paraId="70AF8D4E" w14:textId="77777777" w:rsidR="00AC2193" w:rsidRPr="001C220C" w:rsidRDefault="00AC2193" w:rsidP="007A4A5D">
            <w:pPr>
              <w:pStyle w:val="TableNormal1"/>
              <w:keepNext w:val="0"/>
              <w:rPr>
                <w:lang w:val="en-US"/>
              </w:rPr>
            </w:pPr>
            <w:r w:rsidRPr="001C220C">
              <w:rPr>
                <w:lang w:val="en-US"/>
              </w:rPr>
              <w:t>Material to inspect/</w:t>
            </w:r>
            <w:r w:rsidR="00B14228">
              <w:rPr>
                <w:lang w:val="en-US"/>
              </w:rPr>
              <w:t xml:space="preserve"> </w:t>
            </w:r>
            <w:r w:rsidRPr="001C220C">
              <w:rPr>
                <w:lang w:val="en-US"/>
              </w:rPr>
              <w:t>test -- selected randomly from production lot</w:t>
            </w:r>
          </w:p>
        </w:tc>
        <w:tc>
          <w:tcPr>
            <w:tcW w:w="1202" w:type="dxa"/>
          </w:tcPr>
          <w:p w14:paraId="19CCC9EC" w14:textId="77777777" w:rsidR="00AC2193" w:rsidRPr="001C220C" w:rsidRDefault="00AC2193" w:rsidP="007A4A5D">
            <w:pPr>
              <w:pStyle w:val="TableNormal1"/>
              <w:keepNext w:val="0"/>
              <w:rPr>
                <w:lang w:val="en-US"/>
              </w:rPr>
            </w:pPr>
            <w:r w:rsidRPr="001C220C">
              <w:rPr>
                <w:lang w:val="en-US"/>
              </w:rPr>
              <w:t>Export quality bolt</w:t>
            </w:r>
          </w:p>
        </w:tc>
      </w:tr>
      <w:tr w:rsidR="00681F1A" w:rsidRPr="001C220C" w14:paraId="10BEFF6B" w14:textId="77777777" w:rsidTr="00591662">
        <w:trPr>
          <w:cantSplit/>
          <w:jc w:val="center"/>
        </w:trPr>
        <w:tc>
          <w:tcPr>
            <w:tcW w:w="1269" w:type="dxa"/>
          </w:tcPr>
          <w:p w14:paraId="08091E3D" w14:textId="77777777" w:rsidR="00681F1A" w:rsidRPr="001C220C" w:rsidRDefault="00681F1A" w:rsidP="007A4A5D">
            <w:pPr>
              <w:pStyle w:val="TableNormal1"/>
              <w:keepNext w:val="0"/>
              <w:rPr>
                <w:lang w:val="en-US"/>
              </w:rPr>
            </w:pPr>
            <w:ins w:id="16269" w:author="Dennis Brandl" w:date="2015-08-17T11:03:00Z">
              <w:r>
                <w:rPr>
                  <w:lang w:val="en-US"/>
                </w:rPr>
                <w:t xml:space="preserve">Hierarchy </w:t>
              </w:r>
            </w:ins>
            <w:r w:rsidR="001F1D5D">
              <w:rPr>
                <w:lang w:val="en-US"/>
              </w:rPr>
              <w:t>s</w:t>
            </w:r>
            <w:ins w:id="16270" w:author="Dennis Brandl" w:date="2015-08-17T11:03:00Z">
              <w:r>
                <w:rPr>
                  <w:lang w:val="en-US"/>
                </w:rPr>
                <w:t>cope</w:t>
              </w:r>
            </w:ins>
          </w:p>
        </w:tc>
        <w:tc>
          <w:tcPr>
            <w:tcW w:w="2880" w:type="dxa"/>
          </w:tcPr>
          <w:p w14:paraId="60D9CF9E" w14:textId="77777777" w:rsidR="00681F1A" w:rsidRPr="001C220C" w:rsidRDefault="00681F1A" w:rsidP="007A4A5D">
            <w:pPr>
              <w:pStyle w:val="TableNormal1"/>
              <w:keepNext w:val="0"/>
              <w:rPr>
                <w:ins w:id="16271" w:author="Dennis Brandl" w:date="2015-08-17T11:03:00Z"/>
                <w:lang w:val="en-US"/>
              </w:rPr>
            </w:pPr>
            <w:ins w:id="16272" w:author="Dennis Brandl" w:date="2015-08-17T11:03:00Z">
              <w:r w:rsidRPr="001C220C">
                <w:rPr>
                  <w:lang w:val="en-US"/>
                </w:rPr>
                <w:t>Identifies where the exchanged information fits within the role based equipment hierarchy</w:t>
              </w:r>
              <w:r>
                <w:rPr>
                  <w:lang w:val="en-US"/>
                </w:rPr>
                <w:t xml:space="preserve">. </w:t>
              </w:r>
            </w:ins>
          </w:p>
          <w:p w14:paraId="1EFEC8DA" w14:textId="77777777" w:rsidR="00681F1A" w:rsidRDefault="00681F1A" w:rsidP="007A4A5D">
            <w:pPr>
              <w:pStyle w:val="TableNormal1"/>
              <w:keepNext w:val="0"/>
              <w:spacing w:before="40"/>
              <w:rPr>
                <w:lang w:val="en-US"/>
              </w:rPr>
            </w:pPr>
          </w:p>
        </w:tc>
        <w:tc>
          <w:tcPr>
            <w:tcW w:w="1265" w:type="dxa"/>
          </w:tcPr>
          <w:p w14:paraId="2F6C0E9D" w14:textId="77777777" w:rsidR="00681F1A" w:rsidRPr="001C220C" w:rsidRDefault="00681F1A" w:rsidP="007A4A5D">
            <w:pPr>
              <w:pStyle w:val="TableNormal1"/>
              <w:keepNext w:val="0"/>
              <w:rPr>
                <w:lang w:val="en-US"/>
              </w:rPr>
            </w:pPr>
            <w:ins w:id="16273" w:author="Dennis Brandl" w:date="2015-08-17T11:03:00Z">
              <w:r w:rsidRPr="001C220C">
                <w:rPr>
                  <w:lang w:val="en-US"/>
                </w:rPr>
                <w:t>East Wing(AREA)/ Manufacturing Line #2(WORK CENTER)</w:t>
              </w:r>
            </w:ins>
          </w:p>
        </w:tc>
        <w:tc>
          <w:tcPr>
            <w:tcW w:w="1350" w:type="dxa"/>
          </w:tcPr>
          <w:p w14:paraId="5F797872" w14:textId="77777777" w:rsidR="00681F1A" w:rsidRPr="001C220C" w:rsidRDefault="00681F1A" w:rsidP="007A4A5D">
            <w:pPr>
              <w:pStyle w:val="TableNormal1"/>
              <w:keepNext w:val="0"/>
              <w:rPr>
                <w:ins w:id="16274" w:author="Dennis Brandl" w:date="2015-08-17T11:03:00Z"/>
                <w:lang w:val="en-US"/>
              </w:rPr>
            </w:pPr>
            <w:ins w:id="16275" w:author="Dennis Brandl" w:date="2015-08-17T11:03:00Z">
              <w:r w:rsidRPr="001C220C">
                <w:rPr>
                  <w:lang w:val="en-US"/>
                </w:rPr>
                <w:t>CNC Machine</w:t>
              </w:r>
            </w:ins>
          </w:p>
          <w:p w14:paraId="520E9E55" w14:textId="77777777" w:rsidR="00681F1A" w:rsidRPr="001C220C" w:rsidRDefault="00681F1A" w:rsidP="007A4A5D">
            <w:pPr>
              <w:pStyle w:val="TableNormal1"/>
              <w:keepNext w:val="0"/>
              <w:rPr>
                <w:lang w:val="en-US"/>
              </w:rPr>
            </w:pPr>
            <w:ins w:id="16276" w:author="Dennis Brandl" w:date="2015-08-17T11:03:00Z">
              <w:r w:rsidRPr="001C220C">
                <w:rPr>
                  <w:lang w:val="en-US"/>
                </w:rPr>
                <w:t>Asset ID 13465</w:t>
              </w:r>
            </w:ins>
          </w:p>
        </w:tc>
        <w:tc>
          <w:tcPr>
            <w:tcW w:w="1080" w:type="dxa"/>
          </w:tcPr>
          <w:p w14:paraId="15DCF275" w14:textId="77777777" w:rsidR="00681F1A" w:rsidRPr="001C220C" w:rsidRDefault="00681F1A" w:rsidP="007A4A5D">
            <w:pPr>
              <w:pStyle w:val="TableNormal1"/>
              <w:keepNext w:val="0"/>
              <w:rPr>
                <w:ins w:id="16277" w:author="Dennis Brandl" w:date="2015-08-17T11:03:00Z"/>
                <w:lang w:val="en-US"/>
              </w:rPr>
            </w:pPr>
            <w:ins w:id="16278" w:author="Dennis Brandl" w:date="2015-08-17T11:03:00Z">
              <w:r w:rsidRPr="001C220C">
                <w:rPr>
                  <w:lang w:val="en-US"/>
                </w:rPr>
                <w:t>Test Cell 4</w:t>
              </w:r>
            </w:ins>
          </w:p>
          <w:p w14:paraId="584E223B" w14:textId="77777777" w:rsidR="00681F1A" w:rsidRPr="001C220C" w:rsidRDefault="00681F1A" w:rsidP="007A4A5D">
            <w:pPr>
              <w:pStyle w:val="TableNormal1"/>
              <w:keepNext w:val="0"/>
              <w:rPr>
                <w:lang w:val="en-US"/>
              </w:rPr>
            </w:pPr>
            <w:ins w:id="16279" w:author="Dennis Brandl" w:date="2015-08-17T11:03:00Z">
              <w:r w:rsidRPr="001C220C">
                <w:rPr>
                  <w:lang w:val="en-US"/>
                </w:rPr>
                <w:t>Receiving</w:t>
              </w:r>
            </w:ins>
          </w:p>
        </w:tc>
        <w:tc>
          <w:tcPr>
            <w:tcW w:w="1202" w:type="dxa"/>
          </w:tcPr>
          <w:p w14:paraId="48842652" w14:textId="77777777" w:rsidR="00681F1A" w:rsidRPr="001C220C" w:rsidRDefault="00681F1A" w:rsidP="007A4A5D">
            <w:pPr>
              <w:pStyle w:val="TableNormal1"/>
              <w:keepNext w:val="0"/>
              <w:rPr>
                <w:lang w:val="en-US"/>
              </w:rPr>
            </w:pPr>
            <w:ins w:id="16280" w:author="Dennis Brandl" w:date="2015-08-17T11:03:00Z">
              <w:r w:rsidRPr="001C220C">
                <w:rPr>
                  <w:lang w:val="en-US"/>
                </w:rPr>
                <w:t>Warehouse B</w:t>
              </w:r>
            </w:ins>
          </w:p>
        </w:tc>
      </w:tr>
      <w:tr w:rsidR="00F4692C" w:rsidRPr="001C220C" w14:paraId="30BDB065" w14:textId="77777777" w:rsidTr="00591662">
        <w:trPr>
          <w:cantSplit/>
          <w:jc w:val="center"/>
          <w:ins w:id="16281" w:author="Charles Gifford" w:date="2017-03-17T22:06:00Z"/>
        </w:trPr>
        <w:tc>
          <w:tcPr>
            <w:tcW w:w="1269" w:type="dxa"/>
          </w:tcPr>
          <w:p w14:paraId="59B43ACD" w14:textId="77777777" w:rsidR="00F4692C" w:rsidRPr="00E32145" w:rsidRDefault="00F4692C" w:rsidP="00F4692C">
            <w:pPr>
              <w:pStyle w:val="TABLE-cell"/>
              <w:rPr>
                <w:ins w:id="16282" w:author="Charles Gifford" w:date="2017-03-17T22:06:00Z"/>
                <w:lang w:val="en-US"/>
              </w:rPr>
            </w:pPr>
            <w:ins w:id="16283" w:author="Charles Gifford" w:date="2017-03-17T22:06:00Z">
              <w:r>
                <w:rPr>
                  <w:lang w:val="en-US"/>
                </w:rPr>
                <w:t>Spatial definition</w:t>
              </w:r>
            </w:ins>
          </w:p>
          <w:p w14:paraId="3D264908" w14:textId="77777777" w:rsidR="00F4692C" w:rsidRDefault="00F4692C" w:rsidP="00F4692C">
            <w:pPr>
              <w:pStyle w:val="TableNormal1"/>
              <w:keepNext w:val="0"/>
              <w:rPr>
                <w:ins w:id="16284" w:author="Charles Gifford" w:date="2017-03-17T22:06:00Z"/>
                <w:lang w:val="en-US"/>
              </w:rPr>
            </w:pPr>
          </w:p>
        </w:tc>
        <w:tc>
          <w:tcPr>
            <w:tcW w:w="2880" w:type="dxa"/>
          </w:tcPr>
          <w:p w14:paraId="00CC8982" w14:textId="7240A369" w:rsidR="00F4692C" w:rsidRPr="001C220C" w:rsidRDefault="00F4692C" w:rsidP="00F4692C">
            <w:pPr>
              <w:pStyle w:val="TableNormal1"/>
              <w:keepNext w:val="0"/>
              <w:rPr>
                <w:ins w:id="16285" w:author="Charles Gifford" w:date="2017-03-17T22:06:00Z"/>
                <w:lang w:val="en-US"/>
              </w:rPr>
            </w:pPr>
            <w:ins w:id="16286" w:author="Charles Gifford" w:date="2017-03-17T22:06:00Z">
              <w:r>
                <w:rPr>
                  <w:lang w:val="en-US"/>
                </w:rPr>
                <w:t xml:space="preserve">Spatially defines the material resource(s) specified by this </w:t>
              </w:r>
              <w:r>
                <w:rPr>
                  <w:i/>
                  <w:lang w:val="en-US"/>
                </w:rPr>
                <w:t xml:space="preserve">material requirement </w:t>
              </w:r>
              <w:r w:rsidRPr="00E32145">
                <w:rPr>
                  <w:lang w:val="en-US"/>
                </w:rPr>
                <w:t xml:space="preserve">as a </w:t>
              </w:r>
              <w:r w:rsidRPr="00C30F13">
                <w:rPr>
                  <w:lang w:val="en-US"/>
                </w:rPr>
                <w:t>0-dimensional point, 1-dimensional line, or 2-dimensional shape or 3-dimensional solid</w:t>
              </w:r>
              <w:r w:rsidRPr="00E32145">
                <w:rPr>
                  <w:lang w:val="en-US"/>
                </w:rPr>
                <w:t>.</w:t>
              </w:r>
            </w:ins>
          </w:p>
        </w:tc>
        <w:tc>
          <w:tcPr>
            <w:tcW w:w="1265" w:type="dxa"/>
          </w:tcPr>
          <w:p w14:paraId="41C3EC49" w14:textId="34C9E44A" w:rsidR="00F4692C" w:rsidRPr="001C220C" w:rsidRDefault="00F4692C" w:rsidP="00F4692C">
            <w:pPr>
              <w:pStyle w:val="TableNormal1"/>
              <w:keepNext w:val="0"/>
              <w:rPr>
                <w:ins w:id="16287" w:author="Charles Gifford" w:date="2017-03-17T22:06:00Z"/>
                <w:lang w:val="en-US"/>
              </w:rPr>
            </w:pPr>
            <w:ins w:id="16288" w:author="Charles Gifford" w:date="2017-03-17T22:06:00Z">
              <w:r w:rsidRPr="00E32145">
                <w:rPr>
                  <w:lang w:val="en-US"/>
                </w:rPr>
                <w:t>4326 / EPSG / GPX / lat="45.35" lon="24.15"</w:t>
              </w:r>
            </w:ins>
          </w:p>
        </w:tc>
        <w:tc>
          <w:tcPr>
            <w:tcW w:w="1350" w:type="dxa"/>
          </w:tcPr>
          <w:p w14:paraId="144C7EDF" w14:textId="4047A926" w:rsidR="00F4692C" w:rsidRPr="001C220C" w:rsidRDefault="00F4692C" w:rsidP="00F4692C">
            <w:pPr>
              <w:pStyle w:val="TableNormal1"/>
              <w:keepNext w:val="0"/>
              <w:rPr>
                <w:ins w:id="16289" w:author="Charles Gifford" w:date="2017-03-17T22:06:00Z"/>
                <w:lang w:val="en-US"/>
              </w:rPr>
            </w:pPr>
            <w:ins w:id="16290" w:author="Charles Gifford" w:date="2017-03-17T22:06:00Z">
              <w:r w:rsidRPr="00E32145">
                <w:rPr>
                  <w:lang w:val="en-US"/>
                </w:rPr>
                <w:t>5800 / EPSG / WKT / POINT ( -1000 463 )</w:t>
              </w:r>
            </w:ins>
          </w:p>
        </w:tc>
        <w:tc>
          <w:tcPr>
            <w:tcW w:w="1080" w:type="dxa"/>
          </w:tcPr>
          <w:p w14:paraId="55ABE17D" w14:textId="1830EE79" w:rsidR="00F4692C" w:rsidRPr="001C220C" w:rsidRDefault="00F4692C" w:rsidP="00F4692C">
            <w:pPr>
              <w:pStyle w:val="TableNormal1"/>
              <w:keepNext w:val="0"/>
              <w:rPr>
                <w:ins w:id="16291" w:author="Charles Gifford" w:date="2017-03-17T22:06:00Z"/>
                <w:lang w:val="en-US"/>
              </w:rPr>
            </w:pPr>
            <w:ins w:id="16292" w:author="Charles Gifford" w:date="2017-03-17T22:06:00Z">
              <w:r w:rsidRPr="00E32145">
                <w:rPr>
                  <w:lang w:val="en-US"/>
                </w:rPr>
                <w:t>4269 / EPSG / WKT / POINT ( 3848472 96789 )</w:t>
              </w:r>
            </w:ins>
          </w:p>
        </w:tc>
        <w:tc>
          <w:tcPr>
            <w:tcW w:w="1202" w:type="dxa"/>
          </w:tcPr>
          <w:p w14:paraId="3DF66641" w14:textId="28395F5E" w:rsidR="00F4692C" w:rsidRPr="001C220C" w:rsidRDefault="00F4692C" w:rsidP="00F4692C">
            <w:pPr>
              <w:pStyle w:val="TableNormal1"/>
              <w:keepNext w:val="0"/>
              <w:rPr>
                <w:ins w:id="16293" w:author="Charles Gifford" w:date="2017-03-17T22:06:00Z"/>
                <w:lang w:val="en-US"/>
              </w:rPr>
            </w:pPr>
            <w:ins w:id="16294" w:author="Charles Gifford" w:date="2017-03-17T22:06:00Z">
              <w:r w:rsidRPr="00E32145">
                <w:rPr>
                  <w:lang w:val="en-US"/>
                </w:rPr>
                <w:t>6283 / EPSG / WKT / POLYGON ( ( -646.99 676.18, -645.14 683.09, -646.99 676.18 ) )</w:t>
              </w:r>
            </w:ins>
          </w:p>
        </w:tc>
      </w:tr>
      <w:tr w:rsidR="00F4692C" w:rsidRPr="001C220C" w14:paraId="0D7332E8" w14:textId="77777777" w:rsidTr="00591662">
        <w:trPr>
          <w:cantSplit/>
          <w:jc w:val="center"/>
          <w:ins w:id="16295" w:author="Charles Gifford" w:date="2017-03-17T22:06:00Z"/>
        </w:trPr>
        <w:tc>
          <w:tcPr>
            <w:tcW w:w="1269" w:type="dxa"/>
          </w:tcPr>
          <w:p w14:paraId="7714243C" w14:textId="3C0C5099" w:rsidR="00F4692C" w:rsidRDefault="00F4692C" w:rsidP="00F4692C">
            <w:pPr>
              <w:pStyle w:val="TableNormal1"/>
              <w:keepNext w:val="0"/>
              <w:rPr>
                <w:ins w:id="16296" w:author="Charles Gifford" w:date="2017-03-17T22:06:00Z"/>
                <w:lang w:val="en-US"/>
              </w:rPr>
            </w:pPr>
            <w:ins w:id="16297" w:author="Charles Gifford" w:date="2017-03-17T22:06:00Z">
              <w:r>
                <w:rPr>
                  <w:lang w:val="en-US"/>
                </w:rPr>
                <w:t>Storage location</w:t>
              </w:r>
            </w:ins>
          </w:p>
        </w:tc>
        <w:tc>
          <w:tcPr>
            <w:tcW w:w="2880" w:type="dxa"/>
          </w:tcPr>
          <w:p w14:paraId="5ABF1166" w14:textId="3F7CC0F1" w:rsidR="00F4692C" w:rsidRPr="001C220C" w:rsidRDefault="00F4692C" w:rsidP="00F4692C">
            <w:pPr>
              <w:pStyle w:val="TableNormal1"/>
              <w:keepNext w:val="0"/>
              <w:rPr>
                <w:ins w:id="16298" w:author="Charles Gifford" w:date="2017-03-17T22:06:00Z"/>
                <w:lang w:val="en-US"/>
              </w:rPr>
            </w:pPr>
            <w:ins w:id="16299" w:author="Charles Gifford" w:date="2017-03-17T22:06:00Z">
              <w:r w:rsidRPr="00E32145">
                <w:rPr>
                  <w:lang w:val="en-US"/>
                </w:rPr>
                <w:t xml:space="preserve">Identifies the </w:t>
              </w:r>
              <w:r>
                <w:rPr>
                  <w:lang w:val="en-US"/>
                </w:rPr>
                <w:t>storage</w:t>
              </w:r>
              <w:r w:rsidRPr="00D46E7D">
                <w:rPr>
                  <w:lang w:val="en-US"/>
                </w:rPr>
                <w:t xml:space="preserve"> location</w:t>
              </w:r>
              <w:r w:rsidRPr="00E32145">
                <w:rPr>
                  <w:lang w:val="en-US"/>
                </w:rPr>
                <w:t xml:space="preserve"> of the </w:t>
              </w:r>
              <w:r>
                <w:rPr>
                  <w:lang w:val="en-US"/>
                </w:rPr>
                <w:t xml:space="preserve">material resource(s) specified by this </w:t>
              </w:r>
              <w:r>
                <w:rPr>
                  <w:i/>
                  <w:lang w:val="en-US"/>
                </w:rPr>
                <w:t>material requirement</w:t>
              </w:r>
              <w:r w:rsidRPr="00E32145">
                <w:rPr>
                  <w:lang w:val="en-US"/>
                </w:rPr>
                <w:t>.</w:t>
              </w:r>
            </w:ins>
          </w:p>
        </w:tc>
        <w:tc>
          <w:tcPr>
            <w:tcW w:w="1265" w:type="dxa"/>
          </w:tcPr>
          <w:p w14:paraId="6F0B5CC7" w14:textId="3002C2B5" w:rsidR="00F4692C" w:rsidRPr="001C220C" w:rsidRDefault="00F4692C" w:rsidP="00F4692C">
            <w:pPr>
              <w:pStyle w:val="TableNormal1"/>
              <w:keepNext w:val="0"/>
              <w:rPr>
                <w:ins w:id="16300" w:author="Charles Gifford" w:date="2017-03-17T22:06:00Z"/>
                <w:lang w:val="en-US"/>
              </w:rPr>
            </w:pPr>
            <w:ins w:id="16301" w:author="Charles Gifford" w:date="2017-03-17T22:06:00Z">
              <w:r>
                <w:rPr>
                  <w:lang w:val="en-US"/>
                </w:rPr>
                <w:t>SST57</w:t>
              </w:r>
            </w:ins>
          </w:p>
        </w:tc>
        <w:tc>
          <w:tcPr>
            <w:tcW w:w="1350" w:type="dxa"/>
          </w:tcPr>
          <w:p w14:paraId="21F33F9F" w14:textId="74F45578" w:rsidR="00F4692C" w:rsidRPr="001C220C" w:rsidRDefault="00F4692C" w:rsidP="00F4692C">
            <w:pPr>
              <w:pStyle w:val="TableNormal1"/>
              <w:keepNext w:val="0"/>
              <w:rPr>
                <w:ins w:id="16302" w:author="Charles Gifford" w:date="2017-03-17T22:06:00Z"/>
                <w:lang w:val="en-US"/>
              </w:rPr>
            </w:pPr>
            <w:ins w:id="16303" w:author="Charles Gifford" w:date="2017-03-17T22:06:00Z">
              <w:r>
                <w:rPr>
                  <w:lang w:val="en-US"/>
                </w:rPr>
                <w:t>Shed4S-8</w:t>
              </w:r>
            </w:ins>
          </w:p>
        </w:tc>
        <w:tc>
          <w:tcPr>
            <w:tcW w:w="1080" w:type="dxa"/>
          </w:tcPr>
          <w:p w14:paraId="0BDC7E06" w14:textId="5C7FD3E1" w:rsidR="00F4692C" w:rsidRPr="001C220C" w:rsidRDefault="00F4692C" w:rsidP="00F4692C">
            <w:pPr>
              <w:pStyle w:val="TableNormal1"/>
              <w:keepNext w:val="0"/>
              <w:rPr>
                <w:ins w:id="16304" w:author="Charles Gifford" w:date="2017-03-17T22:06:00Z"/>
                <w:lang w:val="en-US"/>
              </w:rPr>
            </w:pPr>
            <w:ins w:id="16305" w:author="Charles Gifford" w:date="2017-03-17T22:06:00Z">
              <w:r>
                <w:rPr>
                  <w:lang w:val="en-US"/>
                </w:rPr>
                <w:t>3822</w:t>
              </w:r>
            </w:ins>
          </w:p>
        </w:tc>
        <w:tc>
          <w:tcPr>
            <w:tcW w:w="1202" w:type="dxa"/>
          </w:tcPr>
          <w:p w14:paraId="24DB55B1" w14:textId="2EF03F2C" w:rsidR="00F4692C" w:rsidRPr="001C220C" w:rsidRDefault="00F4692C" w:rsidP="00F4692C">
            <w:pPr>
              <w:pStyle w:val="TableNormal1"/>
              <w:keepNext w:val="0"/>
              <w:rPr>
                <w:ins w:id="16306" w:author="Charles Gifford" w:date="2017-03-17T22:06:00Z"/>
                <w:lang w:val="en-US"/>
              </w:rPr>
            </w:pPr>
            <w:ins w:id="16307" w:author="Charles Gifford" w:date="2017-03-17T22:06:00Z">
              <w:r>
                <w:rPr>
                  <w:lang w:val="en-US"/>
                </w:rPr>
                <w:t>WH1</w:t>
              </w:r>
            </w:ins>
          </w:p>
        </w:tc>
      </w:tr>
      <w:tr w:rsidR="00F4692C" w:rsidRPr="00A756AC" w14:paraId="714B9142" w14:textId="77777777" w:rsidTr="00600813">
        <w:trPr>
          <w:cantSplit/>
          <w:jc w:val="center"/>
          <w:ins w:id="16308" w:author="Charles Gifford" w:date="2016-01-11T13:03:00Z"/>
        </w:trPr>
        <w:tc>
          <w:tcPr>
            <w:tcW w:w="1269" w:type="dxa"/>
          </w:tcPr>
          <w:p w14:paraId="22DF3D2B" w14:textId="0CD6A375" w:rsidR="00F4692C" w:rsidRPr="009042FD" w:rsidRDefault="00F4692C" w:rsidP="00F4692C">
            <w:pPr>
              <w:pStyle w:val="TableNormal1"/>
              <w:keepNext w:val="0"/>
              <w:rPr>
                <w:ins w:id="16309" w:author="Charles Gifford" w:date="2016-01-11T13:03:00Z"/>
                <w:lang w:val="en-US"/>
              </w:rPr>
            </w:pPr>
            <w:ins w:id="16310" w:author="Charles Gifford" w:date="2017-03-17T22:06:00Z">
              <w:r>
                <w:rPr>
                  <w:lang w:val="en-US"/>
                </w:rPr>
                <w:t>Storage location type</w:t>
              </w:r>
            </w:ins>
          </w:p>
        </w:tc>
        <w:tc>
          <w:tcPr>
            <w:tcW w:w="2880" w:type="dxa"/>
          </w:tcPr>
          <w:p w14:paraId="5FEC1EC7" w14:textId="77777777" w:rsidR="00F4692C" w:rsidRPr="00812059" w:rsidRDefault="00F4692C" w:rsidP="00F4692C">
            <w:pPr>
              <w:pStyle w:val="TableNormal1"/>
              <w:rPr>
                <w:ins w:id="16311" w:author="Charles Gifford" w:date="2017-03-17T22:06:00Z"/>
              </w:rPr>
            </w:pPr>
            <w:ins w:id="16312" w:author="Charles Gifford" w:date="2017-03-17T22:06:00Z">
              <w:r w:rsidRPr="00812059">
                <w:t>Indicates whether the storage location attribute refers to a</w:t>
              </w:r>
              <w:r>
                <w:t>n</w:t>
              </w:r>
              <w:r w:rsidRPr="00812059">
                <w:t xml:space="preserve"> </w:t>
              </w:r>
              <w:r>
                <w:rPr>
                  <w:i/>
                </w:rPr>
                <w:t>operational l</w:t>
              </w:r>
              <w:r w:rsidRPr="00812059">
                <w:rPr>
                  <w:i/>
                </w:rPr>
                <w:t>ocation</w:t>
              </w:r>
              <w:r w:rsidRPr="00812059">
                <w:t xml:space="preserve">, </w:t>
              </w:r>
              <w:r w:rsidRPr="00812059">
                <w:rPr>
                  <w:i/>
                </w:rPr>
                <w:t>equipment</w:t>
              </w:r>
              <w:r w:rsidRPr="00812059">
                <w:t xml:space="preserve"> or </w:t>
              </w:r>
              <w:r w:rsidRPr="00812059">
                <w:rPr>
                  <w:i/>
                </w:rPr>
                <w:t>physical asset</w:t>
              </w:r>
              <w:r w:rsidRPr="00812059">
                <w:t xml:space="preserve"> object, or contains a description of the storage location.</w:t>
              </w:r>
            </w:ins>
          </w:p>
          <w:p w14:paraId="00659416" w14:textId="77777777" w:rsidR="00F4692C" w:rsidRPr="00812059" w:rsidRDefault="00F4692C" w:rsidP="00F4692C">
            <w:pPr>
              <w:pStyle w:val="TableNormal1"/>
              <w:rPr>
                <w:ins w:id="16313" w:author="Charles Gifford" w:date="2017-03-17T22:06:00Z"/>
              </w:rPr>
            </w:pPr>
            <w:ins w:id="16314" w:author="Charles Gifford" w:date="2017-03-17T22:06:00Z">
              <w:r w:rsidRPr="00812059">
                <w:t>Mandatory where a storage location is specified.  Defined values are:</w:t>
              </w:r>
            </w:ins>
          </w:p>
          <w:p w14:paraId="53EEB0A9" w14:textId="77777777" w:rsidR="00F4692C" w:rsidRPr="00812059" w:rsidRDefault="00F4692C" w:rsidP="00F4692C">
            <w:pPr>
              <w:pStyle w:val="TableNormal1"/>
              <w:rPr>
                <w:ins w:id="16315" w:author="Charles Gifford" w:date="2017-03-17T22:06:00Z"/>
              </w:rPr>
            </w:pPr>
            <w:ins w:id="16316" w:author="Charles Gifford" w:date="2017-03-17T22:06:00Z">
              <w:r>
                <w:t xml:space="preserve">Operational </w:t>
              </w:r>
              <w:r w:rsidRPr="00812059">
                <w:t>Location – Storage location attribute references a</w:t>
              </w:r>
              <w:r>
                <w:t>n</w:t>
              </w:r>
              <w:r w:rsidRPr="00812059">
                <w:t xml:space="preserve"> </w:t>
              </w:r>
              <w:r>
                <w:rPr>
                  <w:i/>
                </w:rPr>
                <w:t xml:space="preserve">operational </w:t>
              </w:r>
              <w:r w:rsidRPr="00812059">
                <w:rPr>
                  <w:i/>
                </w:rPr>
                <w:t>location</w:t>
              </w:r>
              <w:r w:rsidRPr="00812059">
                <w:t>.</w:t>
              </w:r>
            </w:ins>
          </w:p>
          <w:p w14:paraId="06FC24BB" w14:textId="77777777" w:rsidR="00F4692C" w:rsidRPr="00812059" w:rsidRDefault="00F4692C" w:rsidP="00F4692C">
            <w:pPr>
              <w:pStyle w:val="TableNormal1"/>
              <w:rPr>
                <w:ins w:id="16317" w:author="Charles Gifford" w:date="2017-03-17T22:06:00Z"/>
              </w:rPr>
            </w:pPr>
            <w:ins w:id="16318" w:author="Charles Gifford" w:date="2017-03-17T22:06:00Z">
              <w:r w:rsidRPr="00812059">
                <w:t xml:space="preserve">Equipment – Storage location attribute references an </w:t>
              </w:r>
              <w:r w:rsidRPr="00812059">
                <w:rPr>
                  <w:i/>
                </w:rPr>
                <w:t>equipment</w:t>
              </w:r>
              <w:r w:rsidRPr="00812059">
                <w:t xml:space="preserve"> object.</w:t>
              </w:r>
            </w:ins>
          </w:p>
          <w:p w14:paraId="1219D9ED" w14:textId="77777777" w:rsidR="00F4692C" w:rsidRPr="00812059" w:rsidRDefault="00F4692C" w:rsidP="00F4692C">
            <w:pPr>
              <w:pStyle w:val="TableNormal1"/>
              <w:rPr>
                <w:ins w:id="16319" w:author="Charles Gifford" w:date="2017-03-17T22:06:00Z"/>
              </w:rPr>
            </w:pPr>
            <w:ins w:id="16320" w:author="Charles Gifford" w:date="2017-03-17T22:06:00Z">
              <w:r w:rsidRPr="00812059">
                <w:t xml:space="preserve">Physical Asset – Storage location attribute references a </w:t>
              </w:r>
              <w:r w:rsidRPr="00812059">
                <w:rPr>
                  <w:i/>
                </w:rPr>
                <w:t>physical asset</w:t>
              </w:r>
              <w:r w:rsidRPr="00812059">
                <w:t>.</w:t>
              </w:r>
            </w:ins>
          </w:p>
          <w:p w14:paraId="693A610D" w14:textId="04CA1139" w:rsidR="00F4692C" w:rsidRPr="009042FD" w:rsidRDefault="00F4692C" w:rsidP="00F4692C">
            <w:pPr>
              <w:pStyle w:val="TableNormal1"/>
              <w:keepNext w:val="0"/>
              <w:rPr>
                <w:ins w:id="16321" w:author="Charles Gifford" w:date="2016-01-11T13:03:00Z"/>
                <w:lang w:val="en-US"/>
              </w:rPr>
            </w:pPr>
            <w:ins w:id="16322" w:author="Charles Gifford" w:date="2017-03-17T22:06:00Z">
              <w:r w:rsidRPr="00812059">
                <w:rPr>
                  <w:lang w:val="en-US"/>
                </w:rPr>
                <w:t>Description – Storage location attribute contains a description of the storage location, such as a street address.</w:t>
              </w:r>
            </w:ins>
          </w:p>
        </w:tc>
        <w:tc>
          <w:tcPr>
            <w:tcW w:w="1265" w:type="dxa"/>
          </w:tcPr>
          <w:p w14:paraId="7FAA2608" w14:textId="5596BF0B" w:rsidR="00F4692C" w:rsidRPr="009042FD" w:rsidRDefault="00F4692C" w:rsidP="00F4692C">
            <w:pPr>
              <w:pStyle w:val="TableNormal1"/>
              <w:keepNext w:val="0"/>
              <w:rPr>
                <w:ins w:id="16323" w:author="Charles Gifford" w:date="2016-01-11T13:03:00Z"/>
                <w:lang w:val="en-US"/>
              </w:rPr>
            </w:pPr>
            <w:ins w:id="16324" w:author="Charles Gifford" w:date="2017-03-17T22:06:00Z">
              <w:r>
                <w:rPr>
                  <w:lang w:val="en-US"/>
                </w:rPr>
                <w:t>Equipment</w:t>
              </w:r>
            </w:ins>
          </w:p>
        </w:tc>
        <w:tc>
          <w:tcPr>
            <w:tcW w:w="1350" w:type="dxa"/>
          </w:tcPr>
          <w:p w14:paraId="3D81F9D7" w14:textId="492B3C2D" w:rsidR="00F4692C" w:rsidRPr="009042FD" w:rsidRDefault="00F4692C" w:rsidP="00F4692C">
            <w:pPr>
              <w:pStyle w:val="TableNormal1"/>
              <w:keepNext w:val="0"/>
              <w:rPr>
                <w:ins w:id="16325" w:author="Charles Gifford" w:date="2016-01-11T13:03:00Z"/>
                <w:lang w:val="en-US"/>
              </w:rPr>
            </w:pPr>
            <w:ins w:id="16326" w:author="Charles Gifford" w:date="2017-03-17T22:06:00Z">
              <w:r>
                <w:rPr>
                  <w:lang w:val="en-US"/>
                </w:rPr>
                <w:t>Physical Asset</w:t>
              </w:r>
            </w:ins>
          </w:p>
        </w:tc>
        <w:tc>
          <w:tcPr>
            <w:tcW w:w="1080" w:type="dxa"/>
          </w:tcPr>
          <w:p w14:paraId="3E5A8D8A" w14:textId="5F0A45ED" w:rsidR="00F4692C" w:rsidRPr="009042FD" w:rsidRDefault="00F4692C" w:rsidP="00F4692C">
            <w:pPr>
              <w:pStyle w:val="TableNormal1"/>
              <w:keepNext w:val="0"/>
              <w:rPr>
                <w:ins w:id="16327" w:author="Charles Gifford" w:date="2016-01-11T13:03:00Z"/>
                <w:lang w:val="en-US"/>
              </w:rPr>
            </w:pPr>
            <w:ins w:id="16328" w:author="Charles Gifford" w:date="2017-03-17T22:06:00Z">
              <w:r>
                <w:rPr>
                  <w:lang w:val="en-US"/>
                </w:rPr>
                <w:t>Operational Location</w:t>
              </w:r>
            </w:ins>
          </w:p>
        </w:tc>
        <w:tc>
          <w:tcPr>
            <w:tcW w:w="1202" w:type="dxa"/>
          </w:tcPr>
          <w:p w14:paraId="32F4B835" w14:textId="6B2B30E7" w:rsidR="00F4692C" w:rsidRPr="009042FD" w:rsidRDefault="00F4692C" w:rsidP="00F4692C">
            <w:pPr>
              <w:pStyle w:val="TableNormal1"/>
              <w:keepNext w:val="0"/>
              <w:rPr>
                <w:ins w:id="16329" w:author="Charles Gifford" w:date="2016-01-11T13:03:00Z"/>
                <w:lang w:val="en-US"/>
              </w:rPr>
            </w:pPr>
            <w:ins w:id="16330" w:author="Charles Gifford" w:date="2017-03-17T22:06:00Z">
              <w:r>
                <w:rPr>
                  <w:lang w:val="en-US"/>
                </w:rPr>
                <w:t>Description</w:t>
              </w:r>
            </w:ins>
          </w:p>
        </w:tc>
      </w:tr>
      <w:tr w:rsidR="00681F1A" w:rsidRPr="001C220C" w14:paraId="689E5ED4" w14:textId="77777777" w:rsidTr="00591662">
        <w:trPr>
          <w:cantSplit/>
          <w:jc w:val="center"/>
        </w:trPr>
        <w:tc>
          <w:tcPr>
            <w:tcW w:w="1269" w:type="dxa"/>
          </w:tcPr>
          <w:p w14:paraId="7B10802B" w14:textId="77777777" w:rsidR="00681F1A" w:rsidRPr="001C220C" w:rsidRDefault="00681F1A" w:rsidP="007A4A5D">
            <w:pPr>
              <w:pStyle w:val="TableNormal1"/>
              <w:keepNext w:val="0"/>
              <w:rPr>
                <w:lang w:val="en-US"/>
              </w:rPr>
            </w:pPr>
            <w:r w:rsidRPr="001C220C">
              <w:rPr>
                <w:lang w:val="en-US"/>
              </w:rPr>
              <w:t xml:space="preserve">Material </w:t>
            </w:r>
            <w:r w:rsidR="001F1D5D">
              <w:rPr>
                <w:lang w:val="en-US"/>
              </w:rPr>
              <w:t>u</w:t>
            </w:r>
            <w:r w:rsidRPr="001C220C">
              <w:rPr>
                <w:lang w:val="en-US"/>
              </w:rPr>
              <w:t>se</w:t>
            </w:r>
          </w:p>
        </w:tc>
        <w:tc>
          <w:tcPr>
            <w:tcW w:w="2880" w:type="dxa"/>
          </w:tcPr>
          <w:p w14:paraId="4311E0BD" w14:textId="7BC148CB" w:rsidR="00263B33" w:rsidRDefault="00263B33" w:rsidP="007A4A5D">
            <w:pPr>
              <w:pStyle w:val="TableNormal1"/>
              <w:keepNext w:val="0"/>
              <w:rPr>
                <w:ins w:id="16331" w:author="Charles Gifford" w:date="2015-12-22T15:01:00Z"/>
                <w:lang w:val="en-US"/>
              </w:rPr>
            </w:pPr>
            <w:ins w:id="16332" w:author="Charles Gifford" w:date="2015-12-22T15:02:00Z">
              <w:r w:rsidRPr="00263B33">
                <w:rPr>
                  <w:lang w:val="en-US"/>
                </w:rPr>
                <w:t>Defines the material use.</w:t>
              </w:r>
            </w:ins>
          </w:p>
          <w:p w14:paraId="1FE79AE3" w14:textId="77777777" w:rsidR="00DB2242" w:rsidRDefault="003E34F8" w:rsidP="007A4A5D">
            <w:pPr>
              <w:pStyle w:val="TableNormal1"/>
              <w:keepNext w:val="0"/>
              <w:rPr>
                <w:ins w:id="16333" w:author="Charles Gifford" w:date="2016-01-16T11:14:00Z"/>
                <w:lang w:val="en-US"/>
              </w:rPr>
            </w:pPr>
            <w:ins w:id="16334" w:author="Charles Gifford" w:date="2015-12-22T15:13:00Z">
              <w:r w:rsidRPr="003E34F8">
                <w:rPr>
                  <w:lang w:val="en-US"/>
                </w:rPr>
                <w:t xml:space="preserve">Defined values for </w:t>
              </w:r>
            </w:ins>
            <w:ins w:id="16335" w:author="Charles Gifford" w:date="2015-12-22T15:00:00Z">
              <w:r>
                <w:rPr>
                  <w:lang w:val="en-US"/>
                </w:rPr>
                <w:t>p</w:t>
              </w:r>
              <w:r w:rsidR="00263B33" w:rsidRPr="00263B33">
                <w:rPr>
                  <w:lang w:val="en-US"/>
                </w:rPr>
                <w:t>roductio</w:t>
              </w:r>
              <w:r w:rsidR="001F1D5D">
                <w:rPr>
                  <w:lang w:val="en-US"/>
                </w:rPr>
                <w:t xml:space="preserve">n operations are:  </w:t>
              </w:r>
            </w:ins>
          </w:p>
          <w:p w14:paraId="132DC358" w14:textId="77777777" w:rsidR="00263B33" w:rsidRPr="00263B33" w:rsidRDefault="001F1D5D" w:rsidP="007A4A5D">
            <w:pPr>
              <w:pStyle w:val="TableNormal1"/>
              <w:keepNext w:val="0"/>
              <w:rPr>
                <w:ins w:id="16336" w:author="Charles Gifford" w:date="2015-12-22T15:00:00Z"/>
                <w:lang w:val="en-US"/>
              </w:rPr>
            </w:pPr>
            <w:ins w:id="16337" w:author="Charles Gifford" w:date="2015-12-22T15:00:00Z">
              <w:r>
                <w:rPr>
                  <w:lang w:val="en-US"/>
                </w:rPr>
                <w:t>Consumable, material consumed, material produced, b</w:t>
              </w:r>
              <w:r w:rsidR="00263B33" w:rsidRPr="00263B33">
                <w:rPr>
                  <w:lang w:val="en-US"/>
                </w:rPr>
                <w:t>y-produc</w:t>
              </w:r>
              <w:r>
                <w:rPr>
                  <w:lang w:val="en-US"/>
                </w:rPr>
                <w:t>t produced, c</w:t>
              </w:r>
              <w:r w:rsidR="00263B33">
                <w:rPr>
                  <w:lang w:val="en-US"/>
                </w:rPr>
                <w:t>o-product produced</w:t>
              </w:r>
              <w:r>
                <w:rPr>
                  <w:lang w:val="en-US"/>
                </w:rPr>
                <w:t>, yield p</w:t>
              </w:r>
              <w:r w:rsidR="00263B33" w:rsidRPr="00263B33">
                <w:rPr>
                  <w:lang w:val="en-US"/>
                </w:rPr>
                <w:t>roduced.</w:t>
              </w:r>
            </w:ins>
          </w:p>
          <w:p w14:paraId="5DABC861" w14:textId="77777777" w:rsidR="00DB2242" w:rsidRDefault="003E34F8" w:rsidP="007A4A5D">
            <w:pPr>
              <w:pStyle w:val="TableNormal1"/>
              <w:keepNext w:val="0"/>
              <w:rPr>
                <w:ins w:id="16338" w:author="Charles Gifford" w:date="2016-01-16T11:15:00Z"/>
                <w:lang w:val="en-US"/>
              </w:rPr>
            </w:pPr>
            <w:ins w:id="16339" w:author="Charles Gifford" w:date="2015-12-22T15:13:00Z">
              <w:r w:rsidRPr="003E34F8">
                <w:rPr>
                  <w:lang w:val="en-US"/>
                </w:rPr>
                <w:t xml:space="preserve">Defined values for </w:t>
              </w:r>
            </w:ins>
            <w:ins w:id="16340" w:author="Charles Gifford" w:date="2015-12-22T15:00:00Z">
              <w:r>
                <w:rPr>
                  <w:lang w:val="en-US"/>
                </w:rPr>
                <w:t>m</w:t>
              </w:r>
              <w:r w:rsidR="00263B33" w:rsidRPr="00263B33">
                <w:rPr>
                  <w:lang w:val="en-US"/>
                </w:rPr>
                <w:t>aintenanc</w:t>
              </w:r>
              <w:r w:rsidR="001F1D5D">
                <w:rPr>
                  <w:lang w:val="en-US"/>
                </w:rPr>
                <w:t xml:space="preserve">e operations are:  </w:t>
              </w:r>
            </w:ins>
          </w:p>
          <w:p w14:paraId="22332109" w14:textId="77777777" w:rsidR="00263B33" w:rsidRPr="00263B33" w:rsidRDefault="001F1D5D" w:rsidP="007A4A5D">
            <w:pPr>
              <w:pStyle w:val="TableNormal1"/>
              <w:keepNext w:val="0"/>
              <w:rPr>
                <w:ins w:id="16341" w:author="Charles Gifford" w:date="2015-12-22T15:00:00Z"/>
                <w:lang w:val="en-US"/>
              </w:rPr>
            </w:pPr>
            <w:ins w:id="16342" w:author="Charles Gifford" w:date="2015-12-22T15:00:00Z">
              <w:r>
                <w:rPr>
                  <w:lang w:val="en-US"/>
                </w:rPr>
                <w:t>Consumable, replaced asset, replacement a</w:t>
              </w:r>
              <w:r w:rsidR="00263B33" w:rsidRPr="00263B33">
                <w:rPr>
                  <w:lang w:val="en-US"/>
                </w:rPr>
                <w:t>sset.</w:t>
              </w:r>
            </w:ins>
          </w:p>
          <w:p w14:paraId="1E870A0C" w14:textId="77777777" w:rsidR="00DB2242" w:rsidRDefault="0084504E" w:rsidP="007A4A5D">
            <w:pPr>
              <w:pStyle w:val="TableNormal1"/>
              <w:keepNext w:val="0"/>
              <w:rPr>
                <w:ins w:id="16343" w:author="Charles Gifford" w:date="2016-01-16T11:15:00Z"/>
                <w:lang w:val="en-US"/>
              </w:rPr>
            </w:pPr>
            <w:ins w:id="16344" w:author="Charles Gifford" w:date="2015-12-22T15:14:00Z">
              <w:r w:rsidRPr="0084504E">
                <w:rPr>
                  <w:lang w:val="en-US"/>
                </w:rPr>
                <w:t xml:space="preserve">Defined values for </w:t>
              </w:r>
            </w:ins>
            <w:ins w:id="16345" w:author="Charles Gifford" w:date="2015-12-22T15:00:00Z">
              <w:r>
                <w:rPr>
                  <w:lang w:val="en-US"/>
                </w:rPr>
                <w:t>q</w:t>
              </w:r>
              <w:r w:rsidR="00263B33" w:rsidRPr="00263B33">
                <w:rPr>
                  <w:lang w:val="en-US"/>
                </w:rPr>
                <w:t>uali</w:t>
              </w:r>
              <w:r w:rsidR="001F1D5D">
                <w:rPr>
                  <w:lang w:val="en-US"/>
                </w:rPr>
                <w:t xml:space="preserve">ty operations are: </w:t>
              </w:r>
            </w:ins>
          </w:p>
          <w:p w14:paraId="3D99358B" w14:textId="77777777" w:rsidR="00263B33" w:rsidRPr="00263B33" w:rsidRDefault="001F1D5D" w:rsidP="007A4A5D">
            <w:pPr>
              <w:pStyle w:val="TableNormal1"/>
              <w:keepNext w:val="0"/>
              <w:rPr>
                <w:ins w:id="16346" w:author="Charles Gifford" w:date="2015-12-22T15:00:00Z"/>
                <w:lang w:val="en-US"/>
              </w:rPr>
            </w:pPr>
            <w:ins w:id="16347" w:author="Charles Gifford" w:date="2015-12-22T15:00:00Z">
              <w:r>
                <w:rPr>
                  <w:lang w:val="en-US"/>
                </w:rPr>
                <w:t>Consumable, sample, r</w:t>
              </w:r>
              <w:r w:rsidR="00263B33" w:rsidRPr="00263B33">
                <w:rPr>
                  <w:lang w:val="en-US"/>
                </w:rPr>
                <w:t>eturned Sample.</w:t>
              </w:r>
            </w:ins>
          </w:p>
          <w:p w14:paraId="39A7DE67" w14:textId="77777777" w:rsidR="00DB2242" w:rsidRDefault="0084504E" w:rsidP="007A4A5D">
            <w:pPr>
              <w:pStyle w:val="TableNormal1"/>
              <w:keepNext w:val="0"/>
              <w:rPr>
                <w:ins w:id="16348" w:author="Charles Gifford" w:date="2016-01-16T11:15:00Z"/>
                <w:lang w:val="en-US"/>
              </w:rPr>
            </w:pPr>
            <w:ins w:id="16349" w:author="Charles Gifford" w:date="2015-12-22T15:14:00Z">
              <w:r w:rsidRPr="0084504E">
                <w:rPr>
                  <w:lang w:val="en-US"/>
                </w:rPr>
                <w:t xml:space="preserve">Defined values for </w:t>
              </w:r>
              <w:r>
                <w:rPr>
                  <w:lang w:val="en-US"/>
                </w:rPr>
                <w:t>i</w:t>
              </w:r>
            </w:ins>
            <w:ins w:id="16350" w:author="Charles Gifford" w:date="2015-12-22T15:00:00Z">
              <w:r w:rsidR="00263B33" w:rsidRPr="00263B33">
                <w:rPr>
                  <w:lang w:val="en-US"/>
                </w:rPr>
                <w:t>nventor</w:t>
              </w:r>
              <w:r w:rsidR="001F1D5D">
                <w:rPr>
                  <w:lang w:val="en-US"/>
                </w:rPr>
                <w:t xml:space="preserve">y operations are:  </w:t>
              </w:r>
            </w:ins>
          </w:p>
          <w:p w14:paraId="780BE523" w14:textId="77777777" w:rsidR="00263B33" w:rsidRPr="001C220C" w:rsidRDefault="001F1D5D" w:rsidP="007A4A5D">
            <w:pPr>
              <w:pStyle w:val="TableNormal1"/>
              <w:keepNext w:val="0"/>
              <w:rPr>
                <w:lang w:val="en-US"/>
              </w:rPr>
            </w:pPr>
            <w:ins w:id="16351" w:author="Charles Gifford" w:date="2015-12-22T15:00:00Z">
              <w:r>
                <w:rPr>
                  <w:lang w:val="en-US"/>
                </w:rPr>
                <w:t>Consumable, c</w:t>
              </w:r>
              <w:r w:rsidR="00263B33" w:rsidRPr="00263B33">
                <w:rPr>
                  <w:lang w:val="en-US"/>
                </w:rPr>
                <w:t>arr</w:t>
              </w:r>
              <w:r>
                <w:rPr>
                  <w:lang w:val="en-US"/>
                </w:rPr>
                <w:t>ier, returned c</w:t>
              </w:r>
              <w:r w:rsidR="00263B33" w:rsidRPr="00263B33">
                <w:rPr>
                  <w:lang w:val="en-US"/>
                </w:rPr>
                <w:t>arrier, Inventoried.</w:t>
              </w:r>
            </w:ins>
          </w:p>
        </w:tc>
        <w:tc>
          <w:tcPr>
            <w:tcW w:w="1265" w:type="dxa"/>
          </w:tcPr>
          <w:p w14:paraId="7B627A1B" w14:textId="77777777" w:rsidR="00681F1A" w:rsidRPr="001C220C" w:rsidRDefault="00681F1A" w:rsidP="007A4A5D">
            <w:pPr>
              <w:pStyle w:val="TableNormal1"/>
              <w:keepNext w:val="0"/>
              <w:rPr>
                <w:lang w:val="en-US"/>
              </w:rPr>
            </w:pPr>
            <w:r w:rsidRPr="001C220C">
              <w:rPr>
                <w:lang w:val="en-US"/>
              </w:rPr>
              <w:t>Consumed</w:t>
            </w:r>
          </w:p>
        </w:tc>
        <w:tc>
          <w:tcPr>
            <w:tcW w:w="1350" w:type="dxa"/>
          </w:tcPr>
          <w:p w14:paraId="0BF34A88" w14:textId="77777777" w:rsidR="00681F1A" w:rsidRPr="001C220C" w:rsidRDefault="00681F1A" w:rsidP="007A4A5D">
            <w:pPr>
              <w:pStyle w:val="TableNormal1"/>
              <w:keepNext w:val="0"/>
              <w:rPr>
                <w:lang w:val="en-US"/>
              </w:rPr>
            </w:pPr>
            <w:r w:rsidRPr="001C220C">
              <w:rPr>
                <w:lang w:val="en-US"/>
              </w:rPr>
              <w:t>Consumed</w:t>
            </w:r>
          </w:p>
        </w:tc>
        <w:tc>
          <w:tcPr>
            <w:tcW w:w="1080" w:type="dxa"/>
          </w:tcPr>
          <w:p w14:paraId="0F7F0C77" w14:textId="77777777" w:rsidR="00681F1A" w:rsidRPr="001C220C" w:rsidRDefault="00681F1A" w:rsidP="007A4A5D">
            <w:pPr>
              <w:pStyle w:val="TableNormal1"/>
              <w:keepNext w:val="0"/>
              <w:rPr>
                <w:lang w:val="en-US"/>
              </w:rPr>
            </w:pPr>
            <w:r w:rsidRPr="001C220C">
              <w:rPr>
                <w:lang w:val="en-US"/>
              </w:rPr>
              <w:t>Inspection</w:t>
            </w:r>
          </w:p>
        </w:tc>
        <w:tc>
          <w:tcPr>
            <w:tcW w:w="1202" w:type="dxa"/>
          </w:tcPr>
          <w:p w14:paraId="180DE888" w14:textId="77777777" w:rsidR="00681F1A" w:rsidRPr="001C220C" w:rsidRDefault="00681F1A" w:rsidP="007A4A5D">
            <w:pPr>
              <w:pStyle w:val="TableNormal1"/>
              <w:keepNext w:val="0"/>
              <w:rPr>
                <w:lang w:val="en-US"/>
              </w:rPr>
            </w:pPr>
            <w:r w:rsidRPr="001C220C">
              <w:rPr>
                <w:lang w:val="en-US"/>
              </w:rPr>
              <w:t>Consumable</w:t>
            </w:r>
          </w:p>
        </w:tc>
      </w:tr>
      <w:tr w:rsidR="00681F1A" w:rsidRPr="001C220C" w14:paraId="102F19F3" w14:textId="77777777" w:rsidTr="005E7ED4">
        <w:trPr>
          <w:cantSplit/>
          <w:trHeight w:val="539"/>
          <w:jc w:val="center"/>
        </w:trPr>
        <w:tc>
          <w:tcPr>
            <w:tcW w:w="1269" w:type="dxa"/>
          </w:tcPr>
          <w:p w14:paraId="1EA8D86A" w14:textId="77777777" w:rsidR="00681F1A" w:rsidRPr="001C220C" w:rsidRDefault="00681F1A" w:rsidP="007A4A5D">
            <w:pPr>
              <w:pStyle w:val="TableNormal1"/>
              <w:keepNext w:val="0"/>
              <w:rPr>
                <w:lang w:val="en-US"/>
              </w:rPr>
            </w:pPr>
            <w:r>
              <w:rPr>
                <w:lang w:val="en-US"/>
              </w:rPr>
              <w:t xml:space="preserve">Storage </w:t>
            </w:r>
            <w:r w:rsidR="001F1D5D">
              <w:rPr>
                <w:lang w:val="en-US"/>
              </w:rPr>
              <w:t>l</w:t>
            </w:r>
            <w:r w:rsidRPr="001C220C">
              <w:rPr>
                <w:lang w:val="en-US"/>
              </w:rPr>
              <w:t>ocation</w:t>
            </w:r>
          </w:p>
        </w:tc>
        <w:tc>
          <w:tcPr>
            <w:tcW w:w="2880" w:type="dxa"/>
          </w:tcPr>
          <w:p w14:paraId="4E83157A" w14:textId="77777777" w:rsidR="00681F1A" w:rsidRPr="001C220C" w:rsidRDefault="00681F1A" w:rsidP="007A4A5D">
            <w:pPr>
              <w:pStyle w:val="TableNormal1"/>
              <w:keepNext w:val="0"/>
              <w:rPr>
                <w:lang w:val="en-US"/>
              </w:rPr>
            </w:pPr>
            <w:r w:rsidRPr="001C220C">
              <w:rPr>
                <w:lang w:val="en-US"/>
              </w:rPr>
              <w:t xml:space="preserve">Identifies the proposed location of the </w:t>
            </w:r>
            <w:r w:rsidRPr="00E731C0">
              <w:rPr>
                <w:i/>
                <w:lang w:val="en-US"/>
              </w:rPr>
              <w:t>material,</w:t>
            </w:r>
            <w:r w:rsidRPr="001C220C">
              <w:rPr>
                <w:lang w:val="en-US"/>
              </w:rPr>
              <w:t xml:space="preserve"> if applicable.</w:t>
            </w:r>
          </w:p>
        </w:tc>
        <w:tc>
          <w:tcPr>
            <w:tcW w:w="1265" w:type="dxa"/>
          </w:tcPr>
          <w:p w14:paraId="15DBC14A" w14:textId="77777777" w:rsidR="00681F1A" w:rsidRPr="001C220C" w:rsidRDefault="00681F1A" w:rsidP="007A4A5D">
            <w:pPr>
              <w:pStyle w:val="TableNormal1"/>
              <w:keepNext w:val="0"/>
              <w:rPr>
                <w:lang w:val="en-US"/>
              </w:rPr>
            </w:pPr>
            <w:r w:rsidRPr="001C220C">
              <w:rPr>
                <w:lang w:val="en-US"/>
              </w:rPr>
              <w:t>Finished Goods Inventory</w:t>
            </w:r>
          </w:p>
        </w:tc>
        <w:tc>
          <w:tcPr>
            <w:tcW w:w="1350" w:type="dxa"/>
          </w:tcPr>
          <w:p w14:paraId="2A92F0CD" w14:textId="77777777" w:rsidR="00681F1A" w:rsidRPr="001C220C" w:rsidRDefault="00681F1A" w:rsidP="007A4A5D">
            <w:pPr>
              <w:pStyle w:val="TableNormal1"/>
              <w:keepNext w:val="0"/>
              <w:rPr>
                <w:lang w:val="en-US"/>
              </w:rPr>
            </w:pPr>
            <w:r w:rsidRPr="001C220C">
              <w:rPr>
                <w:lang w:val="en-US"/>
              </w:rPr>
              <w:t>Rack 11</w:t>
            </w:r>
          </w:p>
        </w:tc>
        <w:tc>
          <w:tcPr>
            <w:tcW w:w="1080" w:type="dxa"/>
          </w:tcPr>
          <w:p w14:paraId="622CB5CC" w14:textId="77777777" w:rsidR="00681F1A" w:rsidRPr="001C220C" w:rsidRDefault="00681F1A" w:rsidP="007A4A5D">
            <w:pPr>
              <w:pStyle w:val="TableNormal1"/>
              <w:keepNext w:val="0"/>
              <w:rPr>
                <w:lang w:val="en-US"/>
              </w:rPr>
            </w:pPr>
            <w:r w:rsidRPr="001C220C">
              <w:rPr>
                <w:lang w:val="en-US"/>
              </w:rPr>
              <w:t>Finished Goods Inventory</w:t>
            </w:r>
          </w:p>
        </w:tc>
        <w:tc>
          <w:tcPr>
            <w:tcW w:w="1202" w:type="dxa"/>
          </w:tcPr>
          <w:p w14:paraId="68473E54" w14:textId="77777777" w:rsidR="00681F1A" w:rsidRPr="001C220C" w:rsidRDefault="00681F1A" w:rsidP="007A4A5D">
            <w:pPr>
              <w:pStyle w:val="TableNormal1"/>
              <w:keepNext w:val="0"/>
              <w:rPr>
                <w:lang w:val="en-US"/>
              </w:rPr>
            </w:pPr>
            <w:r w:rsidRPr="001C220C">
              <w:rPr>
                <w:lang w:val="en-US"/>
              </w:rPr>
              <w:t>Warehouse B, Bin 42</w:t>
            </w:r>
          </w:p>
        </w:tc>
      </w:tr>
      <w:tr w:rsidR="00681F1A" w:rsidRPr="001C220C" w14:paraId="32665259" w14:textId="77777777" w:rsidTr="00591662">
        <w:trPr>
          <w:cantSplit/>
          <w:jc w:val="center"/>
        </w:trPr>
        <w:tc>
          <w:tcPr>
            <w:tcW w:w="1269" w:type="dxa"/>
          </w:tcPr>
          <w:p w14:paraId="7A03354C" w14:textId="77777777" w:rsidR="00681F1A" w:rsidRPr="001C220C" w:rsidRDefault="00681F1A" w:rsidP="007A4A5D">
            <w:pPr>
              <w:pStyle w:val="TableNormal1"/>
              <w:keepNext w:val="0"/>
              <w:rPr>
                <w:lang w:val="en-US"/>
              </w:rPr>
            </w:pPr>
            <w:r w:rsidRPr="001C220C">
              <w:rPr>
                <w:lang w:val="en-US"/>
              </w:rPr>
              <w:t>Quantity</w:t>
            </w:r>
          </w:p>
        </w:tc>
        <w:tc>
          <w:tcPr>
            <w:tcW w:w="2880" w:type="dxa"/>
          </w:tcPr>
          <w:p w14:paraId="6820A363" w14:textId="77777777" w:rsidR="00681F1A" w:rsidRPr="001C220C" w:rsidRDefault="00681F1A" w:rsidP="007A4A5D">
            <w:pPr>
              <w:pStyle w:val="TableNormal1"/>
              <w:keepNext w:val="0"/>
              <w:rPr>
                <w:lang w:val="en-US"/>
              </w:rPr>
            </w:pPr>
            <w:r w:rsidRPr="001C220C">
              <w:rPr>
                <w:lang w:val="en-US"/>
              </w:rPr>
              <w:t xml:space="preserve">Specifies the amount of </w:t>
            </w:r>
            <w:r w:rsidRPr="00E731C0">
              <w:rPr>
                <w:i/>
                <w:lang w:val="en-US"/>
              </w:rPr>
              <w:t>material</w:t>
            </w:r>
            <w:r w:rsidRPr="001C220C">
              <w:rPr>
                <w:lang w:val="en-US"/>
              </w:rPr>
              <w:t xml:space="preserve"> to be used, if applicable. Applies to each member of the </w:t>
            </w:r>
            <w:r w:rsidRPr="001C220C">
              <w:rPr>
                <w:i/>
                <w:lang w:val="en-US"/>
              </w:rPr>
              <w:t>material lot</w:t>
            </w:r>
            <w:r w:rsidRPr="001C220C">
              <w:rPr>
                <w:lang w:val="en-US"/>
              </w:rPr>
              <w:t xml:space="preserve">, </w:t>
            </w:r>
            <w:r w:rsidRPr="001C220C">
              <w:rPr>
                <w:i/>
                <w:lang w:val="en-US"/>
              </w:rPr>
              <w:t>materials definition</w:t>
            </w:r>
            <w:r w:rsidRPr="001C220C">
              <w:rPr>
                <w:lang w:val="en-US"/>
              </w:rPr>
              <w:t xml:space="preserve">, or </w:t>
            </w:r>
            <w:r w:rsidRPr="001C220C">
              <w:rPr>
                <w:i/>
                <w:lang w:val="en-US"/>
              </w:rPr>
              <w:t>material class</w:t>
            </w:r>
            <w:r w:rsidRPr="001C220C">
              <w:rPr>
                <w:lang w:val="en-US"/>
              </w:rPr>
              <w:t xml:space="preserve"> sets. </w:t>
            </w:r>
          </w:p>
        </w:tc>
        <w:tc>
          <w:tcPr>
            <w:tcW w:w="1265" w:type="dxa"/>
          </w:tcPr>
          <w:p w14:paraId="4728F3B1" w14:textId="77777777" w:rsidR="00681F1A" w:rsidRPr="001C220C" w:rsidRDefault="00681F1A" w:rsidP="007A4A5D">
            <w:pPr>
              <w:pStyle w:val="TableNormal1"/>
              <w:keepNext w:val="0"/>
              <w:rPr>
                <w:lang w:val="en-US"/>
              </w:rPr>
            </w:pPr>
            <w:r w:rsidRPr="001C220C">
              <w:rPr>
                <w:lang w:val="en-US"/>
              </w:rPr>
              <w:t>1</w:t>
            </w:r>
            <w:r>
              <w:rPr>
                <w:lang w:val="en-US"/>
              </w:rPr>
              <w:t xml:space="preserve"> </w:t>
            </w:r>
            <w:r w:rsidRPr="001C220C">
              <w:rPr>
                <w:lang w:val="en-US"/>
              </w:rPr>
              <w:t>500</w:t>
            </w:r>
          </w:p>
        </w:tc>
        <w:tc>
          <w:tcPr>
            <w:tcW w:w="1350" w:type="dxa"/>
          </w:tcPr>
          <w:p w14:paraId="0919A844" w14:textId="77777777" w:rsidR="00681F1A" w:rsidRPr="001C220C" w:rsidRDefault="00681F1A" w:rsidP="007A4A5D">
            <w:pPr>
              <w:pStyle w:val="TableNormal1"/>
              <w:keepNext w:val="0"/>
              <w:rPr>
                <w:lang w:val="en-US"/>
              </w:rPr>
            </w:pPr>
            <w:r w:rsidRPr="001C220C">
              <w:rPr>
                <w:lang w:val="en-US"/>
              </w:rPr>
              <w:t>1</w:t>
            </w:r>
          </w:p>
        </w:tc>
        <w:tc>
          <w:tcPr>
            <w:tcW w:w="1080" w:type="dxa"/>
          </w:tcPr>
          <w:p w14:paraId="3858FFD0" w14:textId="77777777" w:rsidR="00681F1A" w:rsidRPr="001C220C" w:rsidRDefault="00681F1A" w:rsidP="007A4A5D">
            <w:pPr>
              <w:pStyle w:val="TableNormal1"/>
              <w:keepNext w:val="0"/>
              <w:rPr>
                <w:lang w:val="en-US"/>
              </w:rPr>
            </w:pPr>
            <w:r w:rsidRPr="001C220C">
              <w:rPr>
                <w:lang w:val="en-US"/>
              </w:rPr>
              <w:t>1</w:t>
            </w:r>
          </w:p>
        </w:tc>
        <w:tc>
          <w:tcPr>
            <w:tcW w:w="1202" w:type="dxa"/>
          </w:tcPr>
          <w:p w14:paraId="495A9080" w14:textId="77777777" w:rsidR="00681F1A" w:rsidRPr="001C220C" w:rsidRDefault="00681F1A" w:rsidP="007A4A5D">
            <w:pPr>
              <w:pStyle w:val="TableNormal1"/>
              <w:keepNext w:val="0"/>
              <w:rPr>
                <w:lang w:val="en-US"/>
              </w:rPr>
            </w:pPr>
            <w:r w:rsidRPr="001C220C">
              <w:rPr>
                <w:lang w:val="en-US"/>
              </w:rPr>
              <w:t>4</w:t>
            </w:r>
          </w:p>
        </w:tc>
      </w:tr>
      <w:tr w:rsidR="00681F1A" w:rsidRPr="001C220C" w14:paraId="37323BB2" w14:textId="77777777" w:rsidTr="00591662">
        <w:trPr>
          <w:cantSplit/>
          <w:jc w:val="center"/>
        </w:trPr>
        <w:tc>
          <w:tcPr>
            <w:tcW w:w="1269" w:type="dxa"/>
          </w:tcPr>
          <w:p w14:paraId="1A71DDA0" w14:textId="77777777" w:rsidR="00681F1A" w:rsidRPr="001C220C" w:rsidRDefault="00681F1A" w:rsidP="007A4A5D">
            <w:pPr>
              <w:pStyle w:val="TableNormal1"/>
              <w:keepNext w:val="0"/>
              <w:rPr>
                <w:lang w:val="en-US"/>
              </w:rPr>
            </w:pPr>
            <w:r w:rsidRPr="001C220C">
              <w:rPr>
                <w:lang w:val="en-US"/>
              </w:rPr>
              <w:t xml:space="preserve">Quantity </w:t>
            </w:r>
            <w:r w:rsidR="001F1D5D">
              <w:rPr>
                <w:lang w:val="en-US"/>
              </w:rPr>
              <w:t>u</w:t>
            </w:r>
            <w:r w:rsidRPr="001C220C">
              <w:rPr>
                <w:lang w:val="en-US"/>
              </w:rPr>
              <w:t xml:space="preserve">nit of </w:t>
            </w:r>
            <w:r w:rsidR="001F1D5D">
              <w:rPr>
                <w:lang w:val="en-US"/>
              </w:rPr>
              <w:t>m</w:t>
            </w:r>
            <w:r w:rsidRPr="001C220C">
              <w:rPr>
                <w:lang w:val="en-US"/>
              </w:rPr>
              <w:t>easure</w:t>
            </w:r>
          </w:p>
        </w:tc>
        <w:tc>
          <w:tcPr>
            <w:tcW w:w="2880" w:type="dxa"/>
          </w:tcPr>
          <w:p w14:paraId="1D500CEF" w14:textId="77777777" w:rsidR="00681F1A" w:rsidRPr="001C220C" w:rsidRDefault="00681F1A" w:rsidP="007A4A5D">
            <w:pPr>
              <w:pStyle w:val="TableNormal1"/>
              <w:keepNext w:val="0"/>
              <w:rPr>
                <w:lang w:val="en-US"/>
              </w:rPr>
            </w:pPr>
            <w:r w:rsidRPr="001C220C">
              <w:rPr>
                <w:lang w:val="en-US"/>
              </w:rPr>
              <w:t>Identifies the unit of measure of the quantity if applicable.</w:t>
            </w:r>
          </w:p>
        </w:tc>
        <w:tc>
          <w:tcPr>
            <w:tcW w:w="1265" w:type="dxa"/>
          </w:tcPr>
          <w:p w14:paraId="230CDD15" w14:textId="77777777" w:rsidR="00681F1A" w:rsidRPr="001C220C" w:rsidRDefault="00681F1A" w:rsidP="007A4A5D">
            <w:pPr>
              <w:pStyle w:val="TableNormal1"/>
              <w:keepNext w:val="0"/>
              <w:rPr>
                <w:lang w:val="en-US"/>
              </w:rPr>
            </w:pPr>
            <w:r w:rsidRPr="001C220C">
              <w:rPr>
                <w:lang w:val="en-US"/>
              </w:rPr>
              <w:t>Units</w:t>
            </w:r>
          </w:p>
        </w:tc>
        <w:tc>
          <w:tcPr>
            <w:tcW w:w="1350" w:type="dxa"/>
          </w:tcPr>
          <w:p w14:paraId="3F8A2135" w14:textId="77777777" w:rsidR="00681F1A" w:rsidRPr="001C220C" w:rsidRDefault="00681F1A" w:rsidP="007A4A5D">
            <w:pPr>
              <w:pStyle w:val="TableNormal1"/>
              <w:keepNext w:val="0"/>
              <w:rPr>
                <w:lang w:val="en-US"/>
              </w:rPr>
            </w:pPr>
            <w:r w:rsidRPr="001C220C">
              <w:rPr>
                <w:lang w:val="en-US"/>
              </w:rPr>
              <w:t>Sheet</w:t>
            </w:r>
          </w:p>
        </w:tc>
        <w:tc>
          <w:tcPr>
            <w:tcW w:w="1080" w:type="dxa"/>
          </w:tcPr>
          <w:p w14:paraId="3128B909" w14:textId="77777777" w:rsidR="00681F1A" w:rsidRPr="001C220C" w:rsidRDefault="00681F1A" w:rsidP="007A4A5D">
            <w:pPr>
              <w:pStyle w:val="TableNormal1"/>
              <w:keepNext w:val="0"/>
              <w:rPr>
                <w:lang w:val="en-US"/>
              </w:rPr>
            </w:pPr>
            <w:r w:rsidRPr="001C220C">
              <w:rPr>
                <w:lang w:val="en-US"/>
              </w:rPr>
              <w:t>Each</w:t>
            </w:r>
          </w:p>
        </w:tc>
        <w:tc>
          <w:tcPr>
            <w:tcW w:w="1202" w:type="dxa"/>
          </w:tcPr>
          <w:p w14:paraId="024F4C64" w14:textId="77777777" w:rsidR="00681F1A" w:rsidRPr="001C220C" w:rsidRDefault="00681F1A" w:rsidP="007A4A5D">
            <w:pPr>
              <w:pStyle w:val="TableNormal1"/>
              <w:keepNext w:val="0"/>
              <w:rPr>
                <w:lang w:val="en-US"/>
              </w:rPr>
            </w:pPr>
            <w:r w:rsidRPr="001C220C">
              <w:rPr>
                <w:lang w:val="en-US"/>
              </w:rPr>
              <w:t>Each</w:t>
            </w:r>
          </w:p>
        </w:tc>
      </w:tr>
      <w:tr w:rsidR="00681F1A" w:rsidRPr="001C220C" w14:paraId="5F3D4D71" w14:textId="77777777" w:rsidTr="00591662">
        <w:trPr>
          <w:cantSplit/>
          <w:jc w:val="center"/>
        </w:trPr>
        <w:tc>
          <w:tcPr>
            <w:tcW w:w="1269" w:type="dxa"/>
          </w:tcPr>
          <w:p w14:paraId="1D28EB51" w14:textId="77777777" w:rsidR="00681F1A" w:rsidRPr="001C220C" w:rsidRDefault="00681F1A" w:rsidP="007A4A5D">
            <w:pPr>
              <w:pStyle w:val="TableNormal1"/>
              <w:keepNext w:val="0"/>
              <w:rPr>
                <w:lang w:val="en-US"/>
              </w:rPr>
            </w:pPr>
            <w:r w:rsidRPr="001C220C">
              <w:rPr>
                <w:lang w:val="en-US"/>
              </w:rPr>
              <w:t xml:space="preserve">Assembly </w:t>
            </w:r>
            <w:r w:rsidR="001F1D5D">
              <w:rPr>
                <w:lang w:val="en-US"/>
              </w:rPr>
              <w:t>t</w:t>
            </w:r>
            <w:r w:rsidRPr="001C220C">
              <w:rPr>
                <w:lang w:val="en-US"/>
              </w:rPr>
              <w:t>ype</w:t>
            </w:r>
          </w:p>
        </w:tc>
        <w:tc>
          <w:tcPr>
            <w:tcW w:w="2880" w:type="dxa"/>
          </w:tcPr>
          <w:p w14:paraId="45D85020" w14:textId="77777777" w:rsidR="00681F1A" w:rsidRPr="001C220C" w:rsidRDefault="00681F1A" w:rsidP="007A4A5D">
            <w:pPr>
              <w:pStyle w:val="TableNormal1"/>
              <w:keepNext w:val="0"/>
              <w:spacing w:before="40"/>
              <w:rPr>
                <w:lang w:val="en-US"/>
              </w:rPr>
            </w:pPr>
            <w:r>
              <w:rPr>
                <w:lang w:val="en-US"/>
              </w:rPr>
              <w:t xml:space="preserve">Optional: </w:t>
            </w:r>
            <w:r w:rsidRPr="001C220C">
              <w:rPr>
                <w:lang w:val="en-US"/>
              </w:rPr>
              <w:t>Defines the type of the assembly. The defined types are:</w:t>
            </w:r>
          </w:p>
          <w:p w14:paraId="1686C354" w14:textId="77777777" w:rsidR="00681F1A" w:rsidRPr="001C220C" w:rsidRDefault="00681F1A" w:rsidP="007A4A5D">
            <w:pPr>
              <w:pStyle w:val="TableNormal1"/>
              <w:keepNext w:val="0"/>
              <w:spacing w:before="40"/>
              <w:rPr>
                <w:lang w:val="en-US"/>
              </w:rPr>
            </w:pPr>
            <w:r w:rsidRPr="001C220C">
              <w:rPr>
                <w:lang w:val="en-US"/>
              </w:rPr>
              <w:t xml:space="preserve">Physical – The components of the assembly are physically connected or in the same area. </w:t>
            </w:r>
          </w:p>
          <w:p w14:paraId="4B002FFA" w14:textId="77777777" w:rsidR="00681F1A" w:rsidRPr="001C220C" w:rsidRDefault="00681F1A" w:rsidP="007A4A5D">
            <w:pPr>
              <w:pStyle w:val="TableNormal1"/>
              <w:keepNext w:val="0"/>
              <w:rPr>
                <w:lang w:val="en-US"/>
              </w:rPr>
            </w:pPr>
            <w:r w:rsidRPr="001C220C">
              <w:rPr>
                <w:lang w:val="en-US"/>
              </w:rPr>
              <w:t xml:space="preserve">Logical – The components of the assembly are not necessarily physically connected or in the same area. </w:t>
            </w:r>
          </w:p>
        </w:tc>
        <w:tc>
          <w:tcPr>
            <w:tcW w:w="1265" w:type="dxa"/>
          </w:tcPr>
          <w:p w14:paraId="613D6814" w14:textId="77777777" w:rsidR="00681F1A" w:rsidRPr="001C220C" w:rsidRDefault="00681F1A" w:rsidP="007A4A5D">
            <w:pPr>
              <w:pStyle w:val="TableNormal1"/>
              <w:keepNext w:val="0"/>
              <w:rPr>
                <w:lang w:val="en-US"/>
              </w:rPr>
            </w:pPr>
            <w:r w:rsidRPr="001C220C">
              <w:rPr>
                <w:lang w:val="en-US"/>
              </w:rPr>
              <w:t>Physical</w:t>
            </w:r>
          </w:p>
        </w:tc>
        <w:tc>
          <w:tcPr>
            <w:tcW w:w="1350" w:type="dxa"/>
          </w:tcPr>
          <w:p w14:paraId="0BCEB471" w14:textId="77777777" w:rsidR="00681F1A" w:rsidRPr="001C220C" w:rsidRDefault="00681F1A" w:rsidP="007A4A5D">
            <w:pPr>
              <w:pStyle w:val="TableNormal1"/>
              <w:keepNext w:val="0"/>
              <w:rPr>
                <w:lang w:val="en-US"/>
              </w:rPr>
            </w:pPr>
            <w:r w:rsidRPr="001C220C">
              <w:rPr>
                <w:lang w:val="en-US"/>
              </w:rPr>
              <w:t>Physical</w:t>
            </w:r>
          </w:p>
        </w:tc>
        <w:tc>
          <w:tcPr>
            <w:tcW w:w="1080" w:type="dxa"/>
          </w:tcPr>
          <w:p w14:paraId="13ECF91E" w14:textId="77777777" w:rsidR="00681F1A" w:rsidRPr="001C220C" w:rsidRDefault="00681F1A" w:rsidP="007A4A5D">
            <w:pPr>
              <w:pStyle w:val="TableNormal1"/>
              <w:keepNext w:val="0"/>
              <w:rPr>
                <w:lang w:val="en-US"/>
              </w:rPr>
            </w:pPr>
            <w:r w:rsidRPr="001C220C">
              <w:rPr>
                <w:lang w:val="en-US"/>
              </w:rPr>
              <w:t>Logical</w:t>
            </w:r>
          </w:p>
        </w:tc>
        <w:tc>
          <w:tcPr>
            <w:tcW w:w="1202" w:type="dxa"/>
          </w:tcPr>
          <w:p w14:paraId="051DB1DE" w14:textId="77777777" w:rsidR="00681F1A" w:rsidRPr="001C220C" w:rsidRDefault="00681F1A" w:rsidP="007A4A5D">
            <w:pPr>
              <w:pStyle w:val="TableNormal1"/>
              <w:keepNext w:val="0"/>
              <w:rPr>
                <w:lang w:val="en-US"/>
              </w:rPr>
            </w:pPr>
            <w:r w:rsidRPr="001C220C">
              <w:rPr>
                <w:lang w:val="en-US"/>
              </w:rPr>
              <w:t>Physical</w:t>
            </w:r>
          </w:p>
        </w:tc>
      </w:tr>
      <w:tr w:rsidR="00681F1A" w:rsidRPr="001C220C" w14:paraId="10722276" w14:textId="77777777" w:rsidTr="00591662">
        <w:trPr>
          <w:cantSplit/>
          <w:jc w:val="center"/>
        </w:trPr>
        <w:tc>
          <w:tcPr>
            <w:tcW w:w="1269" w:type="dxa"/>
          </w:tcPr>
          <w:p w14:paraId="4DD0BFF1" w14:textId="77777777" w:rsidR="00681F1A" w:rsidRPr="001C220C" w:rsidRDefault="00681F1A" w:rsidP="007A4A5D">
            <w:pPr>
              <w:pStyle w:val="TableNormal1"/>
              <w:keepNext w:val="0"/>
              <w:rPr>
                <w:lang w:val="en-US"/>
              </w:rPr>
            </w:pPr>
            <w:r w:rsidRPr="001C220C">
              <w:rPr>
                <w:lang w:val="en-US"/>
              </w:rPr>
              <w:t xml:space="preserve">Assembly </w:t>
            </w:r>
            <w:r w:rsidR="001F1D5D">
              <w:rPr>
                <w:lang w:val="en-US"/>
              </w:rPr>
              <w:t>r</w:t>
            </w:r>
            <w:r w:rsidRPr="001C220C">
              <w:rPr>
                <w:lang w:val="en-US"/>
              </w:rPr>
              <w:t>elationship</w:t>
            </w:r>
          </w:p>
        </w:tc>
        <w:tc>
          <w:tcPr>
            <w:tcW w:w="2880" w:type="dxa"/>
          </w:tcPr>
          <w:p w14:paraId="5C605CDC" w14:textId="77777777" w:rsidR="00681F1A" w:rsidRPr="001C220C" w:rsidRDefault="00681F1A" w:rsidP="007A4A5D">
            <w:pPr>
              <w:pStyle w:val="TableNormal1"/>
              <w:keepNext w:val="0"/>
              <w:spacing w:before="40"/>
              <w:rPr>
                <w:lang w:val="en-US"/>
              </w:rPr>
            </w:pPr>
            <w:r>
              <w:rPr>
                <w:lang w:val="en-US"/>
              </w:rPr>
              <w:t xml:space="preserve">Optional: </w:t>
            </w:r>
            <w:r w:rsidRPr="001C220C">
              <w:rPr>
                <w:lang w:val="en-US"/>
              </w:rPr>
              <w:t>Defines the type of the relationships. The defined types are:</w:t>
            </w:r>
          </w:p>
          <w:p w14:paraId="77D75BBB" w14:textId="77777777" w:rsidR="00681F1A" w:rsidRPr="001C220C" w:rsidRDefault="00681F1A" w:rsidP="007A4A5D">
            <w:pPr>
              <w:pStyle w:val="TableNormal1"/>
              <w:keepNext w:val="0"/>
              <w:spacing w:before="40"/>
              <w:rPr>
                <w:lang w:val="en-US"/>
              </w:rPr>
            </w:pPr>
            <w:r w:rsidRPr="001C220C">
              <w:rPr>
                <w:lang w:val="en-US"/>
              </w:rPr>
              <w:t xml:space="preserve">Permanent – An assembly that is not intended to be split during the production process. </w:t>
            </w:r>
          </w:p>
          <w:p w14:paraId="1BE6FFC9" w14:textId="77777777" w:rsidR="00681F1A" w:rsidRPr="001C220C" w:rsidRDefault="00681F1A" w:rsidP="007A4A5D">
            <w:pPr>
              <w:pStyle w:val="TableNormal1"/>
              <w:keepNext w:val="0"/>
              <w:spacing w:before="40"/>
              <w:rPr>
                <w:lang w:val="en-US"/>
              </w:rPr>
            </w:pPr>
            <w:r w:rsidRPr="001C220C">
              <w:rPr>
                <w:lang w:val="en-US"/>
              </w:rPr>
              <w:t>Transient – A temporary assembly using during production, such as a pallet of different materials or a batch kit.</w:t>
            </w:r>
          </w:p>
          <w:p w14:paraId="07EF7666" w14:textId="700F980E" w:rsidR="00681F1A" w:rsidRDefault="00681F1A" w:rsidP="002F660E">
            <w:pPr>
              <w:pStyle w:val="TableNormal1"/>
              <w:keepNext w:val="0"/>
              <w:spacing w:before="40"/>
              <w:rPr>
                <w:lang w:val="en-US"/>
              </w:rPr>
            </w:pPr>
            <w:r>
              <w:rPr>
                <w:sz w:val="14"/>
                <w:szCs w:val="14"/>
                <w:lang w:val="en-US"/>
              </w:rPr>
              <w:t>NOTE</w:t>
            </w:r>
            <w:r w:rsidR="002F660E">
              <w:rPr>
                <w:sz w:val="14"/>
                <w:szCs w:val="14"/>
                <w:lang w:val="en-US"/>
              </w:rPr>
              <w:t xml:space="preserve">  </w:t>
            </w:r>
            <w:r w:rsidRPr="001C220C">
              <w:rPr>
                <w:sz w:val="14"/>
                <w:szCs w:val="14"/>
                <w:lang w:val="en-US"/>
              </w:rPr>
              <w:t xml:space="preserve">If </w:t>
            </w:r>
            <w:r w:rsidRPr="00E731C0">
              <w:rPr>
                <w:i/>
                <w:sz w:val="14"/>
                <w:szCs w:val="14"/>
                <w:lang w:val="en-US"/>
              </w:rPr>
              <w:t>material lots</w:t>
            </w:r>
            <w:r w:rsidRPr="001C220C">
              <w:rPr>
                <w:sz w:val="14"/>
                <w:szCs w:val="14"/>
                <w:lang w:val="en-US"/>
              </w:rPr>
              <w:t xml:space="preserve"> (or sublots) are merged or absorbed (e.g. blended), </w:t>
            </w:r>
            <w:r>
              <w:rPr>
                <w:sz w:val="14"/>
                <w:szCs w:val="14"/>
                <w:lang w:val="en-US"/>
              </w:rPr>
              <w:t xml:space="preserve">then this is a new </w:t>
            </w:r>
            <w:r w:rsidRPr="00E731C0">
              <w:rPr>
                <w:i/>
                <w:sz w:val="14"/>
                <w:szCs w:val="14"/>
                <w:lang w:val="en-US"/>
              </w:rPr>
              <w:t>material lot.</w:t>
            </w:r>
            <w:r w:rsidRPr="001C220C">
              <w:rPr>
                <w:sz w:val="14"/>
                <w:szCs w:val="14"/>
                <w:lang w:val="en-US"/>
              </w:rPr>
              <w:t xml:space="preserve"> </w:t>
            </w:r>
          </w:p>
        </w:tc>
        <w:tc>
          <w:tcPr>
            <w:tcW w:w="1265" w:type="dxa"/>
          </w:tcPr>
          <w:p w14:paraId="089DD943" w14:textId="77777777" w:rsidR="00681F1A" w:rsidRPr="001C220C" w:rsidRDefault="00681F1A" w:rsidP="007A4A5D">
            <w:pPr>
              <w:pStyle w:val="TableNormal1"/>
              <w:keepNext w:val="0"/>
              <w:rPr>
                <w:lang w:val="en-US"/>
              </w:rPr>
            </w:pPr>
            <w:r w:rsidRPr="001C220C">
              <w:rPr>
                <w:lang w:val="en-US"/>
              </w:rPr>
              <w:t>Permanent</w:t>
            </w:r>
          </w:p>
        </w:tc>
        <w:tc>
          <w:tcPr>
            <w:tcW w:w="1350" w:type="dxa"/>
          </w:tcPr>
          <w:p w14:paraId="2AA48747" w14:textId="77777777" w:rsidR="00681F1A" w:rsidRPr="001C220C" w:rsidRDefault="00681F1A" w:rsidP="007A4A5D">
            <w:pPr>
              <w:pStyle w:val="TableNormal1"/>
              <w:keepNext w:val="0"/>
              <w:rPr>
                <w:lang w:val="en-US"/>
              </w:rPr>
            </w:pPr>
            <w:r w:rsidRPr="001C220C">
              <w:rPr>
                <w:lang w:val="en-US"/>
              </w:rPr>
              <w:t>Transient</w:t>
            </w:r>
          </w:p>
        </w:tc>
        <w:tc>
          <w:tcPr>
            <w:tcW w:w="1080" w:type="dxa"/>
          </w:tcPr>
          <w:p w14:paraId="04E68185" w14:textId="77777777" w:rsidR="00681F1A" w:rsidRPr="001C220C" w:rsidRDefault="00681F1A" w:rsidP="007A4A5D">
            <w:pPr>
              <w:pStyle w:val="TableNormal1"/>
              <w:keepNext w:val="0"/>
              <w:rPr>
                <w:lang w:val="en-US"/>
              </w:rPr>
            </w:pPr>
            <w:r w:rsidRPr="001C220C">
              <w:rPr>
                <w:lang w:val="en-US"/>
              </w:rPr>
              <w:t>Permanent</w:t>
            </w:r>
          </w:p>
        </w:tc>
        <w:tc>
          <w:tcPr>
            <w:tcW w:w="1202" w:type="dxa"/>
          </w:tcPr>
          <w:p w14:paraId="1A036CD0" w14:textId="77777777" w:rsidR="00681F1A" w:rsidRPr="001C220C" w:rsidRDefault="00681F1A" w:rsidP="007A4A5D">
            <w:pPr>
              <w:pStyle w:val="TableNormal1"/>
              <w:keepNext w:val="0"/>
              <w:rPr>
                <w:lang w:val="en-US"/>
              </w:rPr>
            </w:pPr>
            <w:r w:rsidRPr="001C220C">
              <w:rPr>
                <w:lang w:val="en-US"/>
              </w:rPr>
              <w:t>Transient</w:t>
            </w:r>
          </w:p>
        </w:tc>
      </w:tr>
      <w:tr w:rsidR="00681F1A" w:rsidRPr="001C220C" w14:paraId="01131CE8" w14:textId="77777777" w:rsidTr="000045F0">
        <w:trPr>
          <w:cantSplit/>
          <w:jc w:val="center"/>
        </w:trPr>
        <w:tc>
          <w:tcPr>
            <w:tcW w:w="9046" w:type="dxa"/>
            <w:gridSpan w:val="6"/>
          </w:tcPr>
          <w:p w14:paraId="05A0B381" w14:textId="77777777" w:rsidR="00681F1A" w:rsidRPr="001C220C" w:rsidRDefault="00681F1A" w:rsidP="007A4A5D">
            <w:pPr>
              <w:pStyle w:val="NOTE0"/>
              <w:rPr>
                <w:lang w:val="en-US"/>
              </w:rPr>
            </w:pPr>
            <w:r w:rsidRPr="001C220C">
              <w:rPr>
                <w:lang w:val="en-US"/>
              </w:rPr>
              <w:t>* Typically</w:t>
            </w:r>
            <w:r w:rsidR="00D63C9E">
              <w:rPr>
                <w:lang w:val="en-US"/>
              </w:rPr>
              <w:t>,</w:t>
            </w:r>
            <w:r w:rsidRPr="001C220C">
              <w:rPr>
                <w:lang w:val="en-US"/>
              </w:rPr>
              <w:t xml:space="preserve"> either a </w:t>
            </w:r>
            <w:r w:rsidRPr="00E731C0">
              <w:rPr>
                <w:i/>
                <w:lang w:val="en-US"/>
              </w:rPr>
              <w:t>material class, material definition, material lot</w:t>
            </w:r>
            <w:r w:rsidRPr="001C220C">
              <w:rPr>
                <w:lang w:val="en-US"/>
              </w:rPr>
              <w:t xml:space="preserve">, </w:t>
            </w:r>
            <w:r w:rsidRPr="00E731C0">
              <w:rPr>
                <w:i/>
                <w:lang w:val="en-US"/>
              </w:rPr>
              <w:t>or material sublot</w:t>
            </w:r>
            <w:r w:rsidRPr="001C220C">
              <w:rPr>
                <w:lang w:val="en-US"/>
              </w:rPr>
              <w:t xml:space="preserve"> is specified.</w:t>
            </w:r>
          </w:p>
        </w:tc>
      </w:tr>
    </w:tbl>
    <w:p w14:paraId="41E0FED8" w14:textId="500EF31E" w:rsidR="00F4692C" w:rsidRDefault="00F4692C" w:rsidP="00F4692C">
      <w:pPr>
        <w:pStyle w:val="NOTE0"/>
        <w:rPr>
          <w:ins w:id="16352" w:author="Charles Gifford" w:date="2017-03-17T22:06:00Z"/>
          <w:lang w:val="en-US"/>
        </w:rPr>
      </w:pPr>
      <w:ins w:id="16353" w:author="Charles Gifford" w:date="2017-03-17T22:06:00Z">
        <w:r w:rsidRPr="00F4692C">
          <w:rPr>
            <w:lang w:val="en-US"/>
          </w:rPr>
          <w:t>NOTE</w:t>
        </w:r>
        <w:r w:rsidRPr="00F4692C">
          <w:rPr>
            <w:lang w:val="en-US"/>
          </w:rPr>
          <w:tab/>
          <w:t xml:space="preserve">A </w:t>
        </w:r>
        <w:r w:rsidRPr="004B2A9D">
          <w:rPr>
            <w:i/>
            <w:lang w:val="en-US"/>
          </w:rPr>
          <w:t xml:space="preserve">material requirement </w:t>
        </w:r>
        <w:r w:rsidRPr="00F4692C">
          <w:rPr>
            <w:lang w:val="en-US"/>
          </w:rPr>
          <w:t>may specify a spatial definition in addition to a storage location where it is necessary to specify the spatial definition of the material resource(s) within the given storage location.</w:t>
        </w:r>
      </w:ins>
    </w:p>
    <w:p w14:paraId="77C9A3E2" w14:textId="78A73674" w:rsidR="00735A79" w:rsidRPr="001C220C" w:rsidRDefault="00735A79" w:rsidP="00DE6B19">
      <w:pPr>
        <w:pStyle w:val="PARAGRAPH"/>
        <w:rPr>
          <w:lang w:val="en-US"/>
        </w:rPr>
      </w:pPr>
      <w:r>
        <w:rPr>
          <w:lang w:val="en-US"/>
        </w:rPr>
        <w:t xml:space="preserve">A </w:t>
      </w:r>
      <w:r w:rsidR="00E969CC" w:rsidRPr="00E969CC">
        <w:rPr>
          <w:i/>
          <w:lang w:val="en-US"/>
        </w:rPr>
        <w:t>material requirement</w:t>
      </w:r>
      <w:r w:rsidR="00E969CC">
        <w:rPr>
          <w:lang w:val="en-US"/>
        </w:rPr>
        <w:t xml:space="preserve"> may be defined as containing an assembly of </w:t>
      </w:r>
      <w:r w:rsidR="00E969CC" w:rsidRPr="00E969CC">
        <w:rPr>
          <w:i/>
          <w:lang w:val="en-US"/>
        </w:rPr>
        <w:t>material requirements</w:t>
      </w:r>
      <w:r w:rsidR="00E969CC">
        <w:rPr>
          <w:lang w:val="en-US"/>
        </w:rPr>
        <w:t xml:space="preserve"> and as part of an assembly of </w:t>
      </w:r>
      <w:r w:rsidR="00E969CC" w:rsidRPr="00E969CC">
        <w:rPr>
          <w:i/>
          <w:lang w:val="en-US"/>
        </w:rPr>
        <w:t>material requirements</w:t>
      </w:r>
      <w:r>
        <w:rPr>
          <w:lang w:val="en-US"/>
        </w:rPr>
        <w:t>:</w:t>
      </w:r>
      <w:r w:rsidRPr="001C220C">
        <w:rPr>
          <w:lang w:val="en-US"/>
        </w:rPr>
        <w:t xml:space="preserve"> </w:t>
      </w:r>
    </w:p>
    <w:p w14:paraId="0DA102BA" w14:textId="77777777" w:rsidR="00735A79" w:rsidRPr="000045F0" w:rsidRDefault="000045F0" w:rsidP="006C51DB">
      <w:pPr>
        <w:pStyle w:val="ListNumber"/>
        <w:numPr>
          <w:ilvl w:val="0"/>
          <w:numId w:val="32"/>
        </w:numPr>
        <w:ind w:left="360"/>
        <w:rPr>
          <w:lang w:val="en-US"/>
        </w:rPr>
      </w:pPr>
      <w:r>
        <w:rPr>
          <w:lang w:val="en-US"/>
        </w:rPr>
        <w:t>a</w:t>
      </w:r>
      <w:r w:rsidR="00E969CC" w:rsidRPr="000045F0">
        <w:rPr>
          <w:lang w:val="en-US"/>
        </w:rPr>
        <w:t xml:space="preserve"> </w:t>
      </w:r>
      <w:r w:rsidR="00E969CC" w:rsidRPr="000045F0">
        <w:rPr>
          <w:i/>
          <w:lang w:val="en-US"/>
        </w:rPr>
        <w:t>material requirement</w:t>
      </w:r>
      <w:r w:rsidR="00E969CC" w:rsidRPr="000045F0">
        <w:rPr>
          <w:lang w:val="en-US"/>
        </w:rPr>
        <w:t xml:space="preserve"> may define an assembly of zero or more </w:t>
      </w:r>
      <w:r w:rsidR="00E969CC" w:rsidRPr="000045F0">
        <w:rPr>
          <w:i/>
          <w:lang w:val="en-US"/>
        </w:rPr>
        <w:t>material requirements</w:t>
      </w:r>
      <w:r>
        <w:rPr>
          <w:lang w:val="en-US"/>
        </w:rPr>
        <w:t>;</w:t>
      </w:r>
      <w:r w:rsidR="00E969CC" w:rsidRPr="000045F0">
        <w:rPr>
          <w:lang w:val="en-US"/>
        </w:rPr>
        <w:t xml:space="preserve"> </w:t>
      </w:r>
    </w:p>
    <w:p w14:paraId="74F24327" w14:textId="77777777" w:rsidR="00735A79" w:rsidRPr="000045F0" w:rsidRDefault="000045F0" w:rsidP="006C51DB">
      <w:pPr>
        <w:pStyle w:val="ListNumber"/>
        <w:numPr>
          <w:ilvl w:val="0"/>
          <w:numId w:val="32"/>
        </w:numPr>
        <w:ind w:left="360"/>
        <w:rPr>
          <w:lang w:val="en-US"/>
        </w:rPr>
      </w:pPr>
      <w:r>
        <w:rPr>
          <w:lang w:val="en-US"/>
        </w:rPr>
        <w:t>a</w:t>
      </w:r>
      <w:r w:rsidR="00E969CC" w:rsidRPr="000045F0">
        <w:rPr>
          <w:lang w:val="en-US"/>
        </w:rPr>
        <w:t xml:space="preserve"> </w:t>
      </w:r>
      <w:r w:rsidR="00E969CC" w:rsidRPr="000045F0">
        <w:rPr>
          <w:i/>
          <w:lang w:val="en-US"/>
        </w:rPr>
        <w:t>material requirement</w:t>
      </w:r>
      <w:r w:rsidR="00E969CC" w:rsidRPr="000045F0">
        <w:rPr>
          <w:lang w:val="en-US"/>
        </w:rPr>
        <w:t xml:space="preserve"> may be an assembly element of zero or more </w:t>
      </w:r>
      <w:r w:rsidR="00E969CC" w:rsidRPr="000045F0">
        <w:rPr>
          <w:i/>
          <w:lang w:val="en-US"/>
        </w:rPr>
        <w:t>material requirements</w:t>
      </w:r>
      <w:r>
        <w:rPr>
          <w:lang w:val="en-US"/>
        </w:rPr>
        <w:t>;</w:t>
      </w:r>
      <w:r w:rsidR="00E969CC" w:rsidRPr="000045F0">
        <w:rPr>
          <w:lang w:val="en-US"/>
        </w:rPr>
        <w:t xml:space="preserve"> </w:t>
      </w:r>
    </w:p>
    <w:p w14:paraId="0D07281B" w14:textId="77777777" w:rsidR="00735A79" w:rsidRPr="000045F0" w:rsidRDefault="000045F0" w:rsidP="006C51DB">
      <w:pPr>
        <w:pStyle w:val="ListNumber"/>
        <w:numPr>
          <w:ilvl w:val="0"/>
          <w:numId w:val="32"/>
        </w:numPr>
        <w:ind w:left="360"/>
        <w:rPr>
          <w:lang w:val="en-US"/>
        </w:rPr>
      </w:pPr>
      <w:r>
        <w:rPr>
          <w:lang w:val="en-US"/>
        </w:rPr>
        <w:t>a</w:t>
      </w:r>
      <w:r w:rsidR="00E969CC" w:rsidRPr="000045F0">
        <w:rPr>
          <w:lang w:val="en-US"/>
        </w:rPr>
        <w:t xml:space="preserve">n assembly may be defined as a permanent or transient assembly of </w:t>
      </w:r>
      <w:r w:rsidR="00E969CC" w:rsidRPr="000045F0">
        <w:rPr>
          <w:i/>
          <w:lang w:val="en-US"/>
        </w:rPr>
        <w:t>material requirement</w:t>
      </w:r>
      <w:r>
        <w:rPr>
          <w:i/>
          <w:lang w:val="en-US"/>
        </w:rPr>
        <w:t>s;</w:t>
      </w:r>
      <w:r w:rsidR="00E969CC" w:rsidRPr="000045F0">
        <w:rPr>
          <w:lang w:val="en-US"/>
        </w:rPr>
        <w:t xml:space="preserve"> </w:t>
      </w:r>
    </w:p>
    <w:p w14:paraId="669A4DE0" w14:textId="77777777" w:rsidR="00CC40E0" w:rsidRPr="000045F0" w:rsidRDefault="000045F0" w:rsidP="006C51DB">
      <w:pPr>
        <w:pStyle w:val="ListNumber"/>
        <w:numPr>
          <w:ilvl w:val="0"/>
          <w:numId w:val="32"/>
        </w:numPr>
        <w:ind w:left="360"/>
        <w:rPr>
          <w:lang w:val="en-US"/>
        </w:rPr>
      </w:pPr>
      <w:r>
        <w:rPr>
          <w:lang w:val="en-US"/>
        </w:rPr>
        <w:t>a</w:t>
      </w:r>
      <w:r w:rsidR="00E969CC" w:rsidRPr="000045F0">
        <w:rPr>
          <w:lang w:val="en-US"/>
        </w:rPr>
        <w:t xml:space="preserve">n assembly may be defined as physical or a logical assembly of </w:t>
      </w:r>
      <w:r w:rsidR="00E969CC" w:rsidRPr="000045F0">
        <w:rPr>
          <w:i/>
          <w:lang w:val="en-US"/>
        </w:rPr>
        <w:t>material requirements</w:t>
      </w:r>
      <w:r w:rsidR="00E969CC" w:rsidRPr="000045F0">
        <w:rPr>
          <w:lang w:val="en-US"/>
        </w:rPr>
        <w:t xml:space="preserve">. </w:t>
      </w:r>
    </w:p>
    <w:p w14:paraId="48AA81CF" w14:textId="77777777" w:rsidR="00CC40E0" w:rsidRPr="001C220C" w:rsidRDefault="00CC40E0" w:rsidP="00D01D26">
      <w:pPr>
        <w:rPr>
          <w:lang w:val="en-US"/>
        </w:rPr>
      </w:pPr>
    </w:p>
    <w:p w14:paraId="5042D091" w14:textId="77777777" w:rsidR="009E6331" w:rsidRPr="001C220C" w:rsidRDefault="009E6331" w:rsidP="003E1075">
      <w:pPr>
        <w:pStyle w:val="Heading3"/>
      </w:pPr>
      <w:bookmarkStart w:id="16354" w:name="_Toc161566463"/>
      <w:bookmarkStart w:id="16355" w:name="_Toc320176978"/>
      <w:r w:rsidRPr="001C220C">
        <w:t>Material requirement property</w:t>
      </w:r>
      <w:bookmarkEnd w:id="16354"/>
      <w:bookmarkEnd w:id="16355"/>
    </w:p>
    <w:p w14:paraId="2E4839DF" w14:textId="77777777" w:rsidR="00D3092B" w:rsidRDefault="00B638E1" w:rsidP="00D3092B">
      <w:pPr>
        <w:pStyle w:val="PARAGRAPH"/>
        <w:rPr>
          <w:lang w:val="en-US"/>
        </w:rPr>
      </w:pPr>
      <w:r w:rsidRPr="001C220C">
        <w:rPr>
          <w:lang w:val="en-US"/>
        </w:rPr>
        <w:t xml:space="preserve">Properties of </w:t>
      </w:r>
      <w:r w:rsidR="00E969CC">
        <w:rPr>
          <w:lang w:val="en-US"/>
        </w:rPr>
        <w:t>a</w:t>
      </w:r>
      <w:r w:rsidRPr="001C220C">
        <w:rPr>
          <w:lang w:val="en-US"/>
        </w:rPr>
        <w:t xml:space="preserve"> </w:t>
      </w:r>
      <w:r w:rsidRPr="00E969CC">
        <w:rPr>
          <w:i/>
          <w:lang w:val="en-US"/>
        </w:rPr>
        <w:t>material requirement</w:t>
      </w:r>
      <w:r w:rsidRPr="001C220C">
        <w:rPr>
          <w:i/>
          <w:lang w:val="en-US"/>
        </w:rPr>
        <w:t xml:space="preserve"> </w:t>
      </w:r>
      <w:r w:rsidR="005D0E97">
        <w:rPr>
          <w:lang w:val="en-US"/>
        </w:rPr>
        <w:t>shall be presented</w:t>
      </w:r>
      <w:r w:rsidRPr="001C220C">
        <w:rPr>
          <w:lang w:val="en-US"/>
        </w:rPr>
        <w:t xml:space="preserve"> as </w:t>
      </w:r>
      <w:r w:rsidRPr="00E969CC">
        <w:rPr>
          <w:i/>
          <w:lang w:val="en-US"/>
        </w:rPr>
        <w:t>material requirement properties</w:t>
      </w:r>
      <w:r w:rsidRPr="001C220C">
        <w:rPr>
          <w:lang w:val="en-US"/>
        </w:rPr>
        <w:t xml:space="preserve">. Specific elements associated with each </w:t>
      </w:r>
      <w:r w:rsidRPr="00E969CC">
        <w:rPr>
          <w:i/>
          <w:lang w:val="en-US"/>
        </w:rPr>
        <w:t>material require</w:t>
      </w:r>
      <w:r w:rsidRPr="00E969CC">
        <w:rPr>
          <w:i/>
          <w:lang w:val="en-US"/>
        </w:rPr>
        <w:softHyphen/>
        <w:t>ment</w:t>
      </w:r>
      <w:r w:rsidRPr="001C220C">
        <w:rPr>
          <w:lang w:val="en-US"/>
        </w:rPr>
        <w:t xml:space="preserve"> may be included in one or more </w:t>
      </w:r>
      <w:r w:rsidRPr="00E969CC">
        <w:rPr>
          <w:i/>
          <w:lang w:val="en-US"/>
        </w:rPr>
        <w:t>material requirement properties</w:t>
      </w:r>
      <w:r w:rsidRPr="001C220C">
        <w:rPr>
          <w:lang w:val="en-US"/>
        </w:rPr>
        <w:t xml:space="preserve">. </w:t>
      </w:r>
      <w:r w:rsidR="00D3092B" w:rsidRPr="00E969CC">
        <w:rPr>
          <w:i/>
          <w:lang w:val="en-US"/>
        </w:rPr>
        <w:t>Material requirement properties</w:t>
      </w:r>
      <w:r w:rsidR="00D3092B">
        <w:rPr>
          <w:lang w:val="en-US"/>
        </w:rPr>
        <w:t xml:space="preserve"> may contain nested </w:t>
      </w:r>
      <w:r w:rsidR="00D3092B" w:rsidRPr="00E969CC">
        <w:rPr>
          <w:i/>
          <w:lang w:val="en-US"/>
        </w:rPr>
        <w:t>material requirement properties</w:t>
      </w:r>
      <w:r w:rsidR="00D3092B">
        <w:rPr>
          <w:lang w:val="en-US"/>
        </w:rPr>
        <w:t>.</w:t>
      </w:r>
    </w:p>
    <w:p w14:paraId="23E0E8C5" w14:textId="054CD04C" w:rsidR="00D3092B" w:rsidRDefault="004B2A9D" w:rsidP="00D3092B">
      <w:pPr>
        <w:pStyle w:val="PARAGRAPH"/>
        <w:rPr>
          <w:ins w:id="16356" w:author="Charles Gifford" w:date="2016-04-21T13:44:00Z"/>
          <w:lang w:val="en-US"/>
        </w:rPr>
      </w:pPr>
      <w:r>
        <w:rPr>
          <w:lang w:val="en-US"/>
        </w:rPr>
        <w:fldChar w:fldCharType="begin"/>
      </w:r>
      <w:r>
        <w:rPr>
          <w:lang w:val="en-US"/>
        </w:rPr>
        <w:instrText xml:space="preserve"> REF _Ref477976313 \h </w:instrText>
      </w:r>
      <w:r>
        <w:rPr>
          <w:lang w:val="en-US"/>
        </w:rPr>
      </w:r>
      <w:r>
        <w:rPr>
          <w:lang w:val="en-US"/>
        </w:rPr>
        <w:fldChar w:fldCharType="separate"/>
      </w:r>
      <w:r>
        <w:t xml:space="preserve">Table </w:t>
      </w:r>
      <w:r>
        <w:rPr>
          <w:noProof/>
        </w:rPr>
        <w:t>187</w:t>
      </w:r>
      <w:r>
        <w:rPr>
          <w:lang w:val="en-US"/>
        </w:rPr>
        <w:fldChar w:fldCharType="end"/>
      </w:r>
      <w:r w:rsidR="00D866F5">
        <w:rPr>
          <w:lang w:val="en-US"/>
        </w:rPr>
        <w:t xml:space="preserve"> </w:t>
      </w:r>
      <w:r w:rsidR="009E6331" w:rsidRPr="001C220C">
        <w:rPr>
          <w:lang w:val="en-US"/>
        </w:rPr>
        <w:t xml:space="preserve">defines the </w:t>
      </w:r>
      <w:r w:rsidR="00D3092B">
        <w:rPr>
          <w:lang w:val="en-US"/>
        </w:rPr>
        <w:t>relationship</w:t>
      </w:r>
      <w:r w:rsidR="007F2B33">
        <w:rPr>
          <w:lang w:val="en-US"/>
        </w:rPr>
        <w:t xml:space="preserve"> role</w:t>
      </w:r>
      <w:r w:rsidR="00D3092B">
        <w:rPr>
          <w:lang w:val="en-US"/>
        </w:rPr>
        <w:t>s</w:t>
      </w:r>
      <w:r w:rsidR="009E6331" w:rsidRPr="001C220C">
        <w:rPr>
          <w:lang w:val="en-US"/>
        </w:rPr>
        <w:t xml:space="preserve"> for </w:t>
      </w:r>
      <w:r w:rsidR="004969F4">
        <w:rPr>
          <w:lang w:val="en-US"/>
        </w:rPr>
        <w:t xml:space="preserve">the </w:t>
      </w:r>
      <w:r w:rsidR="009E6331" w:rsidRPr="001C220C">
        <w:rPr>
          <w:i/>
          <w:lang w:val="en-US"/>
        </w:rPr>
        <w:t>material requirement property</w:t>
      </w:r>
      <w:r w:rsidR="008558A5">
        <w:rPr>
          <w:lang w:val="en-US"/>
        </w:rPr>
        <w:t xml:space="preserve">. </w:t>
      </w:r>
      <w:ins w:id="16357" w:author="Charles Gifford" w:date="2017-03-22T20:03:00Z">
        <w:r>
          <w:rPr>
            <w:lang w:val="en-US"/>
          </w:rPr>
          <w:fldChar w:fldCharType="begin"/>
        </w:r>
        <w:r>
          <w:rPr>
            <w:lang w:val="en-US"/>
          </w:rPr>
          <w:instrText xml:space="preserve"> REF _Ref161735884 \h </w:instrText>
        </w:r>
      </w:ins>
      <w:r>
        <w:rPr>
          <w:lang w:val="en-US"/>
        </w:rPr>
      </w:r>
      <w:r>
        <w:rPr>
          <w:lang w:val="en-US"/>
        </w:rPr>
        <w:fldChar w:fldCharType="separate"/>
      </w:r>
      <w:ins w:id="16358" w:author="Charles Gifford" w:date="2017-03-22T20:03:00Z">
        <w:r w:rsidRPr="001C220C">
          <w:rPr>
            <w:lang w:val="en-US"/>
          </w:rPr>
          <w:t xml:space="preserve">Table </w:t>
        </w:r>
        <w:r>
          <w:rPr>
            <w:noProof/>
            <w:lang w:val="en-US"/>
          </w:rPr>
          <w:t>188</w:t>
        </w:r>
        <w:r>
          <w:rPr>
            <w:lang w:val="en-US"/>
          </w:rPr>
          <w:fldChar w:fldCharType="end"/>
        </w:r>
      </w:ins>
      <w:ins w:id="16359" w:author="Charles Gifford" w:date="2016-04-21T13:44:00Z">
        <w:r w:rsidR="00D3092B" w:rsidRPr="001C220C">
          <w:rPr>
            <w:lang w:val="en-US"/>
          </w:rPr>
          <w:t xml:space="preserve"> defines the attributes for</w:t>
        </w:r>
      </w:ins>
      <w:ins w:id="16360" w:author="Charles Gifford" w:date="2016-10-29T20:31:00Z">
        <w:r w:rsidR="004969F4">
          <w:rPr>
            <w:lang w:val="en-US"/>
          </w:rPr>
          <w:t xml:space="preserve"> the</w:t>
        </w:r>
      </w:ins>
      <w:ins w:id="16361" w:author="Charles Gifford" w:date="2016-04-21T13:44:00Z">
        <w:r w:rsidR="00D3092B" w:rsidRPr="001C220C">
          <w:rPr>
            <w:lang w:val="en-US"/>
          </w:rPr>
          <w:t xml:space="preserve"> </w:t>
        </w:r>
        <w:r w:rsidR="00D3092B" w:rsidRPr="001C220C">
          <w:rPr>
            <w:i/>
            <w:lang w:val="en-US"/>
          </w:rPr>
          <w:t>material requirement property</w:t>
        </w:r>
        <w:r w:rsidR="00D3092B">
          <w:rPr>
            <w:lang w:val="en-US"/>
          </w:rPr>
          <w:t xml:space="preserve">. </w:t>
        </w:r>
      </w:ins>
    </w:p>
    <w:p w14:paraId="064E8F5B" w14:textId="421896AF" w:rsidR="00D3092B" w:rsidRDefault="004B2A9D" w:rsidP="00881CA4">
      <w:pPr>
        <w:pStyle w:val="TABLE-title"/>
        <w:rPr>
          <w:ins w:id="16362" w:author="Charles Gifford" w:date="2017-03-20T13:27:00Z"/>
          <w:lang w:val="en-US"/>
        </w:rPr>
      </w:pPr>
      <w:bookmarkStart w:id="16363" w:name="_Ref477976313"/>
      <w:bookmarkStart w:id="16364" w:name="_Toc478492487"/>
      <w:ins w:id="16365" w:author="Charles Gifford" w:date="2017-03-22T20:02:00Z">
        <w:r>
          <w:t xml:space="preserve">Table </w:t>
        </w:r>
        <w:r>
          <w:fldChar w:fldCharType="begin"/>
        </w:r>
        <w:r>
          <w:instrText xml:space="preserve"> SEQ Table \* ARABIC </w:instrText>
        </w:r>
      </w:ins>
      <w:r>
        <w:fldChar w:fldCharType="separate"/>
      </w:r>
      <w:ins w:id="16366" w:author="Charles Gifford" w:date="2017-03-22T20:02:00Z">
        <w:r>
          <w:rPr>
            <w:noProof/>
          </w:rPr>
          <w:t>187</w:t>
        </w:r>
        <w:r>
          <w:fldChar w:fldCharType="end"/>
        </w:r>
      </w:ins>
      <w:bookmarkEnd w:id="16363"/>
      <w:ins w:id="16367" w:author="Charles Gifford" w:date="2016-04-21T13:44:00Z">
        <w:r w:rsidR="00D3092B" w:rsidRPr="001C220C">
          <w:rPr>
            <w:lang w:val="en-US"/>
          </w:rPr>
          <w:t xml:space="preserve"> </w:t>
        </w:r>
        <w:r w:rsidR="00D3092B">
          <w:rPr>
            <w:lang w:val="en-US"/>
          </w:rPr>
          <w:t>–</w:t>
        </w:r>
        <w:r w:rsidR="00D3092B" w:rsidRPr="001C220C">
          <w:rPr>
            <w:lang w:val="en-US"/>
          </w:rPr>
          <w:t xml:space="preserve"> </w:t>
        </w:r>
        <w:r w:rsidR="00D3092B">
          <w:rPr>
            <w:lang w:val="en-US"/>
          </w:rPr>
          <w:t>M</w:t>
        </w:r>
        <w:r w:rsidR="00D3092B" w:rsidRPr="001C220C">
          <w:rPr>
            <w:lang w:val="en-US"/>
          </w:rPr>
          <w:t>aterial requirement property</w:t>
        </w:r>
        <w:r w:rsidR="00D3092B" w:rsidRPr="00AC2193">
          <w:rPr>
            <w:lang w:val="en-US"/>
          </w:rPr>
          <w:t xml:space="preserve"> </w:t>
        </w:r>
      </w:ins>
      <w:ins w:id="16368" w:author="Charles Gifford" w:date="2016-04-21T13:45:00Z">
        <w:r w:rsidR="00D3092B">
          <w:rPr>
            <w:lang w:val="en-US"/>
          </w:rPr>
          <w:t>relationship</w:t>
        </w:r>
      </w:ins>
      <w:ins w:id="16369" w:author="Charles Gifford" w:date="2017-03-20T13:27:00Z">
        <w:r w:rsidR="007F2B33">
          <w:rPr>
            <w:lang w:val="en-US"/>
          </w:rPr>
          <w:t xml:space="preserve"> role</w:t>
        </w:r>
      </w:ins>
      <w:ins w:id="16370" w:author="Charles Gifford" w:date="2016-04-21T13:44:00Z">
        <w:r w:rsidR="00D3092B">
          <w:rPr>
            <w:lang w:val="en-US"/>
          </w:rPr>
          <w:t>s</w:t>
        </w:r>
      </w:ins>
      <w:bookmarkEnd w:id="16364"/>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170"/>
        <w:gridCol w:w="3690"/>
      </w:tblGrid>
      <w:tr w:rsidR="007F2B33" w:rsidRPr="009432BC" w14:paraId="012883B6" w14:textId="77777777" w:rsidTr="009576EB">
        <w:trPr>
          <w:trHeight w:val="197"/>
          <w:tblHeader/>
          <w:ins w:id="16371" w:author="Charles Gifford" w:date="2017-03-20T13:27:00Z"/>
        </w:trPr>
        <w:tc>
          <w:tcPr>
            <w:tcW w:w="2155" w:type="dxa"/>
            <w:shd w:val="clear" w:color="auto" w:fill="auto"/>
          </w:tcPr>
          <w:p w14:paraId="24B0AF96" w14:textId="77777777" w:rsidR="007F2B33" w:rsidRPr="009432BC" w:rsidRDefault="007F2B33">
            <w:pPr>
              <w:pStyle w:val="TABLE-col-heading"/>
              <w:rPr>
                <w:ins w:id="16372" w:author="Charles Gifford" w:date="2017-03-20T13:27:00Z"/>
              </w:rPr>
            </w:pPr>
            <w:ins w:id="16373" w:author="Charles Gifford" w:date="2017-03-20T13:27:00Z">
              <w:r w:rsidRPr="009432BC">
                <w:t>Related Object</w:t>
              </w:r>
            </w:ins>
          </w:p>
        </w:tc>
        <w:tc>
          <w:tcPr>
            <w:tcW w:w="2070" w:type="dxa"/>
            <w:shd w:val="clear" w:color="auto" w:fill="auto"/>
          </w:tcPr>
          <w:p w14:paraId="294CC816" w14:textId="77777777" w:rsidR="007F2B33" w:rsidRPr="009432BC" w:rsidRDefault="007F2B33">
            <w:pPr>
              <w:pStyle w:val="TABLE-col-heading"/>
              <w:rPr>
                <w:ins w:id="16374" w:author="Charles Gifford" w:date="2017-03-20T13:27:00Z"/>
              </w:rPr>
            </w:pPr>
            <w:ins w:id="16375" w:author="Charles Gifford" w:date="2017-03-20T13:27:00Z">
              <w:r w:rsidRPr="009432BC">
                <w:t>Role</w:t>
              </w:r>
            </w:ins>
          </w:p>
        </w:tc>
        <w:tc>
          <w:tcPr>
            <w:tcW w:w="1170" w:type="dxa"/>
            <w:shd w:val="clear" w:color="auto" w:fill="auto"/>
          </w:tcPr>
          <w:p w14:paraId="01A4CF7C" w14:textId="77777777" w:rsidR="007F2B33" w:rsidRPr="009432BC" w:rsidRDefault="007F2B33">
            <w:pPr>
              <w:pStyle w:val="TABLE-col-heading"/>
              <w:rPr>
                <w:ins w:id="16376" w:author="Charles Gifford" w:date="2017-03-20T13:27:00Z"/>
              </w:rPr>
            </w:pPr>
            <w:ins w:id="16377" w:author="Charles Gifford" w:date="2017-03-20T13:27:00Z">
              <w:r w:rsidRPr="009432BC">
                <w:t>Multiplicity</w:t>
              </w:r>
            </w:ins>
          </w:p>
        </w:tc>
        <w:tc>
          <w:tcPr>
            <w:tcW w:w="3690" w:type="dxa"/>
            <w:shd w:val="clear" w:color="auto" w:fill="auto"/>
          </w:tcPr>
          <w:p w14:paraId="2AB87335" w14:textId="77777777" w:rsidR="007F2B33" w:rsidRPr="009432BC" w:rsidRDefault="007F2B33">
            <w:pPr>
              <w:pStyle w:val="TABLE-col-heading"/>
              <w:rPr>
                <w:ins w:id="16378" w:author="Charles Gifford" w:date="2017-03-20T13:27:00Z"/>
              </w:rPr>
            </w:pPr>
            <w:ins w:id="16379" w:author="Charles Gifford" w:date="2017-03-20T13:27:00Z">
              <w:r w:rsidRPr="009432BC">
                <w:t>Description</w:t>
              </w:r>
            </w:ins>
          </w:p>
        </w:tc>
      </w:tr>
      <w:tr w:rsidR="007F2B33" w:rsidRPr="009432BC" w14:paraId="6B7F286A" w14:textId="77777777" w:rsidTr="009576EB">
        <w:trPr>
          <w:trHeight w:val="332"/>
          <w:ins w:id="16380" w:author="Charles Gifford" w:date="2017-03-20T13:27:00Z"/>
        </w:trPr>
        <w:tc>
          <w:tcPr>
            <w:tcW w:w="2155" w:type="dxa"/>
            <w:shd w:val="clear" w:color="auto" w:fill="auto"/>
          </w:tcPr>
          <w:p w14:paraId="0A5198BA" w14:textId="059D3B68" w:rsidR="007F2B33" w:rsidRPr="009432BC" w:rsidRDefault="007F2B33">
            <w:pPr>
              <w:pStyle w:val="TABLE-cell"/>
              <w:rPr>
                <w:ins w:id="16381" w:author="Charles Gifford" w:date="2017-03-20T13:27:00Z"/>
              </w:rPr>
            </w:pPr>
            <w:ins w:id="16382" w:author="Charles Gifford" w:date="2017-03-20T13:27:00Z">
              <w:r>
                <w:rPr>
                  <w:szCs w:val="20"/>
                  <w:lang w:val="en-US"/>
                </w:rPr>
                <w:t>Material</w:t>
              </w:r>
              <w:r w:rsidRPr="00AB0960">
                <w:rPr>
                  <w:szCs w:val="20"/>
                  <w:lang w:val="en-US"/>
                </w:rPr>
                <w:t xml:space="preserve"> requirement</w:t>
              </w:r>
            </w:ins>
          </w:p>
        </w:tc>
        <w:tc>
          <w:tcPr>
            <w:tcW w:w="2070" w:type="dxa"/>
            <w:shd w:val="clear" w:color="auto" w:fill="auto"/>
          </w:tcPr>
          <w:p w14:paraId="775CCADB" w14:textId="77777777" w:rsidR="007F2B33" w:rsidRPr="009432BC" w:rsidRDefault="007F2B33">
            <w:pPr>
              <w:pStyle w:val="TABLE-cell"/>
              <w:rPr>
                <w:ins w:id="16383" w:author="Charles Gifford" w:date="2017-03-20T13:27:00Z"/>
              </w:rPr>
            </w:pPr>
            <w:ins w:id="16384" w:author="Charles Gifford" w:date="2017-03-20T13:27:00Z">
              <w:r>
                <w:rPr>
                  <w:szCs w:val="20"/>
                  <w:lang w:val="en-US"/>
                </w:rPr>
                <w:t>NA</w:t>
              </w:r>
            </w:ins>
          </w:p>
        </w:tc>
        <w:tc>
          <w:tcPr>
            <w:tcW w:w="1170" w:type="dxa"/>
            <w:shd w:val="clear" w:color="auto" w:fill="auto"/>
          </w:tcPr>
          <w:p w14:paraId="3DDF38DB" w14:textId="77777777" w:rsidR="007F2B33" w:rsidRPr="009432BC" w:rsidRDefault="007F2B33">
            <w:pPr>
              <w:pStyle w:val="TABLE-cell"/>
              <w:rPr>
                <w:ins w:id="16385" w:author="Charles Gifford" w:date="2017-03-20T13:27:00Z"/>
              </w:rPr>
            </w:pPr>
            <w:ins w:id="16386" w:author="Charles Gifford" w:date="2017-03-20T13:27:00Z">
              <w:r w:rsidRPr="00AB0960">
                <w:rPr>
                  <w:szCs w:val="20"/>
                  <w:lang w:val="en-US"/>
                </w:rPr>
                <w:t>1</w:t>
              </w:r>
            </w:ins>
          </w:p>
        </w:tc>
        <w:tc>
          <w:tcPr>
            <w:tcW w:w="3690" w:type="dxa"/>
          </w:tcPr>
          <w:p w14:paraId="379508CB" w14:textId="1F3E760D" w:rsidR="007F2B33" w:rsidRPr="009432BC" w:rsidRDefault="007F2B33">
            <w:pPr>
              <w:pStyle w:val="TABLE-cell"/>
              <w:rPr>
                <w:ins w:id="16387" w:author="Charles Gifford" w:date="2017-03-20T13:27:00Z"/>
              </w:rPr>
            </w:pPr>
            <w:ins w:id="16388" w:author="Charles Gifford" w:date="2017-03-20T13:27:00Z">
              <w:r>
                <w:rPr>
                  <w:szCs w:val="20"/>
                  <w:lang w:val="en-US"/>
                </w:rPr>
                <w:t>The</w:t>
              </w:r>
              <w:r>
                <w:t xml:space="preserve"> values for this </w:t>
              </w:r>
              <w:r>
                <w:rPr>
                  <w:i/>
                  <w:szCs w:val="20"/>
                  <w:lang w:val="en-US"/>
                </w:rPr>
                <w:t>material</w:t>
              </w:r>
              <w:r w:rsidRPr="00481547">
                <w:rPr>
                  <w:i/>
                  <w:szCs w:val="20"/>
                  <w:lang w:val="en-US"/>
                </w:rPr>
                <w:t xml:space="preserve"> </w:t>
              </w:r>
              <w:r w:rsidRPr="00514F8D">
                <w:rPr>
                  <w:i/>
                  <w:szCs w:val="20"/>
                  <w:lang w:val="en-US"/>
                </w:rPr>
                <w:t>requirement property</w:t>
              </w:r>
              <w:r>
                <w:rPr>
                  <w:szCs w:val="20"/>
                  <w:lang w:val="en-US"/>
                </w:rPr>
                <w:t xml:space="preserve"> in part are for </w:t>
              </w:r>
              <w:r w:rsidRPr="00C944A9">
                <w:rPr>
                  <w:szCs w:val="20"/>
                  <w:lang w:val="en-US"/>
                </w:rPr>
                <w:t xml:space="preserve">the </w:t>
              </w:r>
            </w:ins>
            <w:ins w:id="16389" w:author="Charles Gifford" w:date="2017-03-20T13:28:00Z">
              <w:r>
                <w:rPr>
                  <w:i/>
                  <w:lang w:val="en-US"/>
                </w:rPr>
                <w:t>material</w:t>
              </w:r>
            </w:ins>
            <w:ins w:id="16390" w:author="Charles Gifford" w:date="2017-03-20T13:27:00Z">
              <w:r w:rsidRPr="00F11ACE">
                <w:rPr>
                  <w:i/>
                  <w:lang w:val="en-US"/>
                </w:rPr>
                <w:t xml:space="preserve"> requirement.</w:t>
              </w:r>
              <w:r>
                <w:rPr>
                  <w:lang w:val="en-US"/>
                </w:rPr>
                <w:t xml:space="preserve"> </w:t>
              </w:r>
            </w:ins>
          </w:p>
        </w:tc>
      </w:tr>
      <w:tr w:rsidR="007F2B33" w:rsidRPr="009432BC" w14:paraId="59439888" w14:textId="77777777" w:rsidTr="009576EB">
        <w:trPr>
          <w:trHeight w:val="332"/>
          <w:ins w:id="16391" w:author="Charles Gifford" w:date="2017-03-20T13:27:00Z"/>
        </w:trPr>
        <w:tc>
          <w:tcPr>
            <w:tcW w:w="2155" w:type="dxa"/>
            <w:shd w:val="clear" w:color="auto" w:fill="auto"/>
          </w:tcPr>
          <w:p w14:paraId="083E4E17" w14:textId="2BA6E33D" w:rsidR="007F2B33" w:rsidRDefault="007F2B33">
            <w:pPr>
              <w:pStyle w:val="TABLE-cell"/>
              <w:rPr>
                <w:ins w:id="16392" w:author="Charles Gifford" w:date="2017-03-20T13:27:00Z"/>
                <w:szCs w:val="20"/>
                <w:lang w:val="en-US"/>
              </w:rPr>
            </w:pPr>
            <w:ins w:id="16393" w:author="Charles Gifford" w:date="2017-03-20T13:28:00Z">
              <w:r>
                <w:rPr>
                  <w:szCs w:val="20"/>
                  <w:lang w:val="en-US"/>
                </w:rPr>
                <w:t>Material</w:t>
              </w:r>
            </w:ins>
            <w:ins w:id="16394" w:author="Charles Gifford" w:date="2017-03-20T13:27:00Z">
              <w:r w:rsidRPr="00C02C26">
                <w:rPr>
                  <w:szCs w:val="20"/>
                  <w:lang w:val="en-US"/>
                </w:rPr>
                <w:t xml:space="preserve"> </w:t>
              </w:r>
              <w:r w:rsidRPr="00AB0960">
                <w:rPr>
                  <w:szCs w:val="20"/>
                  <w:lang w:val="en-US"/>
                </w:rPr>
                <w:t>requirement property</w:t>
              </w:r>
            </w:ins>
          </w:p>
        </w:tc>
        <w:tc>
          <w:tcPr>
            <w:tcW w:w="2070" w:type="dxa"/>
            <w:shd w:val="clear" w:color="auto" w:fill="auto"/>
          </w:tcPr>
          <w:p w14:paraId="59468B44" w14:textId="0056E9E7" w:rsidR="007F2B33" w:rsidRDefault="007F2B33">
            <w:pPr>
              <w:pStyle w:val="TABLE-cell"/>
              <w:rPr>
                <w:ins w:id="16395" w:author="Charles Gifford" w:date="2017-03-20T13:27:00Z"/>
                <w:szCs w:val="20"/>
                <w:lang w:val="en-US"/>
              </w:rPr>
            </w:pPr>
            <w:ins w:id="16396" w:author="Charles Gifford" w:date="2017-03-20T13:28:00Z">
              <w:r>
                <w:rPr>
                  <w:szCs w:val="20"/>
                  <w:lang w:val="en-US"/>
                </w:rPr>
                <w:t>Material</w:t>
              </w:r>
            </w:ins>
            <w:ins w:id="16397" w:author="Charles Gifford" w:date="2017-03-20T13:27:00Z">
              <w:r w:rsidRPr="00481547">
                <w:rPr>
                  <w:szCs w:val="20"/>
                  <w:lang w:val="en-US"/>
                </w:rPr>
                <w:t xml:space="preserve"> </w:t>
              </w:r>
              <w:r w:rsidRPr="00AB0960">
                <w:rPr>
                  <w:szCs w:val="20"/>
                  <w:lang w:val="en-US"/>
                </w:rPr>
                <w:t>requirement property</w:t>
              </w:r>
            </w:ins>
            <w:ins w:id="16398" w:author="Charles Gifford" w:date="2017-03-26T20:27:00Z">
              <w:r w:rsidR="0067684A">
                <w:rPr>
                  <w:szCs w:val="20"/>
                  <w:lang w:val="en-US"/>
                </w:rPr>
                <w:t xml:space="preserve"> child</w:t>
              </w:r>
            </w:ins>
          </w:p>
        </w:tc>
        <w:tc>
          <w:tcPr>
            <w:tcW w:w="1170" w:type="dxa"/>
            <w:shd w:val="clear" w:color="auto" w:fill="auto"/>
          </w:tcPr>
          <w:p w14:paraId="0259916A" w14:textId="77777777" w:rsidR="007F2B33" w:rsidRDefault="007F2B33">
            <w:pPr>
              <w:pStyle w:val="TABLE-cell"/>
              <w:rPr>
                <w:ins w:id="16399" w:author="Charles Gifford" w:date="2017-03-20T13:27:00Z"/>
                <w:szCs w:val="20"/>
                <w:lang w:val="en-US"/>
              </w:rPr>
            </w:pPr>
            <w:ins w:id="16400" w:author="Charles Gifford" w:date="2017-03-20T13:27:00Z">
              <w:r>
                <w:rPr>
                  <w:szCs w:val="20"/>
                  <w:lang w:val="en-US"/>
                </w:rPr>
                <w:t>0</w:t>
              </w:r>
              <w:r w:rsidRPr="00AB0960">
                <w:rPr>
                  <w:szCs w:val="20"/>
                  <w:lang w:val="en-US"/>
                </w:rPr>
                <w:t>..*</w:t>
              </w:r>
            </w:ins>
          </w:p>
        </w:tc>
        <w:tc>
          <w:tcPr>
            <w:tcW w:w="3690" w:type="dxa"/>
            <w:shd w:val="clear" w:color="auto" w:fill="auto"/>
          </w:tcPr>
          <w:p w14:paraId="412C3D97" w14:textId="03AB1376" w:rsidR="007F2B33" w:rsidRPr="00BE0F67" w:rsidRDefault="007F2B33">
            <w:pPr>
              <w:pStyle w:val="TABLE-cell"/>
              <w:rPr>
                <w:ins w:id="16401" w:author="Charles Gifford" w:date="2017-03-20T13:27:00Z"/>
                <w:lang w:val="en-US"/>
              </w:rPr>
            </w:pPr>
            <w:ins w:id="16402" w:author="Charles Gifford" w:date="2017-03-20T13:27:00Z">
              <w:r>
                <w:rPr>
                  <w:lang w:val="en-US"/>
                </w:rPr>
                <w:t xml:space="preserve">The values in the child </w:t>
              </w:r>
            </w:ins>
            <w:ins w:id="16403" w:author="Charles Gifford" w:date="2017-03-20T13:28:00Z">
              <w:r>
                <w:rPr>
                  <w:i/>
                  <w:lang w:val="en-US"/>
                </w:rPr>
                <w:t>material</w:t>
              </w:r>
            </w:ins>
            <w:ins w:id="16404" w:author="Charles Gifford" w:date="2017-03-20T13:27:00Z">
              <w:r w:rsidRPr="00481547">
                <w:rPr>
                  <w:i/>
                  <w:lang w:val="en-US"/>
                </w:rPr>
                <w:t xml:space="preserve"> </w:t>
              </w:r>
              <w:r>
                <w:rPr>
                  <w:i/>
                  <w:lang w:val="en-US"/>
                </w:rPr>
                <w:t xml:space="preserve">requirement </w:t>
              </w:r>
              <w:r w:rsidRPr="00465559">
                <w:rPr>
                  <w:i/>
                  <w:lang w:val="en-US"/>
                </w:rPr>
                <w:t>property</w:t>
              </w:r>
              <w:r>
                <w:rPr>
                  <w:lang w:val="en-US"/>
                </w:rPr>
                <w:t xml:space="preserve"> for</w:t>
              </w:r>
              <w:r w:rsidRPr="00786491">
                <w:rPr>
                  <w:lang w:val="en-US"/>
                </w:rPr>
                <w:t xml:space="preserve"> </w:t>
              </w:r>
              <w:r>
                <w:rPr>
                  <w:lang w:val="en-US"/>
                </w:rPr>
                <w:t>this</w:t>
              </w:r>
              <w:r w:rsidRPr="00AB0960">
                <w:rPr>
                  <w:lang w:val="en-US"/>
                </w:rPr>
                <w:t xml:space="preserve"> </w:t>
              </w:r>
            </w:ins>
            <w:ins w:id="16405" w:author="Charles Gifford" w:date="2017-03-20T13:28:00Z">
              <w:r>
                <w:rPr>
                  <w:i/>
                  <w:lang w:val="en-US"/>
                </w:rPr>
                <w:t>material</w:t>
              </w:r>
            </w:ins>
            <w:ins w:id="16406" w:author="Charles Gifford" w:date="2017-03-20T13:27:00Z">
              <w:r>
                <w:rPr>
                  <w:lang w:val="en-US"/>
                </w:rPr>
                <w:t xml:space="preserve"> </w:t>
              </w:r>
              <w:r w:rsidRPr="00AB0960">
                <w:rPr>
                  <w:i/>
                  <w:lang w:val="en-US"/>
                </w:rPr>
                <w:t>requirement</w:t>
              </w:r>
              <w:r w:rsidRPr="00AB0960">
                <w:rPr>
                  <w:lang w:val="en-US"/>
                </w:rPr>
                <w:t>.</w:t>
              </w:r>
            </w:ins>
          </w:p>
        </w:tc>
      </w:tr>
      <w:tr w:rsidR="007F2B33" w:rsidRPr="009432BC" w14:paraId="718A8E04" w14:textId="77777777" w:rsidTr="009576EB">
        <w:trPr>
          <w:trHeight w:val="332"/>
          <w:ins w:id="16407" w:author="Charles Gifford" w:date="2017-03-20T13:27:00Z"/>
        </w:trPr>
        <w:tc>
          <w:tcPr>
            <w:tcW w:w="2155" w:type="dxa"/>
            <w:shd w:val="clear" w:color="auto" w:fill="auto"/>
          </w:tcPr>
          <w:p w14:paraId="113F7F9D" w14:textId="33B3C382" w:rsidR="007F2B33" w:rsidRPr="00AB0960" w:rsidRDefault="007F2B33">
            <w:pPr>
              <w:pStyle w:val="TABLE-cell"/>
              <w:rPr>
                <w:ins w:id="16408" w:author="Charles Gifford" w:date="2017-03-20T13:27:00Z"/>
                <w:szCs w:val="20"/>
                <w:lang w:val="en-US"/>
              </w:rPr>
            </w:pPr>
            <w:ins w:id="16409" w:author="Charles Gifford" w:date="2017-03-20T13:28:00Z">
              <w:r>
                <w:t>Material</w:t>
              </w:r>
            </w:ins>
            <w:ins w:id="16410" w:author="Charles Gifford" w:date="2017-03-20T13:27:00Z">
              <w:r w:rsidRPr="00BA06AC">
                <w:t xml:space="preserve"> </w:t>
              </w:r>
              <w:r w:rsidRPr="00BA207E">
                <w:t>class</w:t>
              </w:r>
              <w:r>
                <w:t xml:space="preserve"> property</w:t>
              </w:r>
            </w:ins>
          </w:p>
        </w:tc>
        <w:tc>
          <w:tcPr>
            <w:tcW w:w="2070" w:type="dxa"/>
            <w:shd w:val="clear" w:color="auto" w:fill="auto"/>
          </w:tcPr>
          <w:p w14:paraId="4C0F5438" w14:textId="3E18B3AF" w:rsidR="007F2B33" w:rsidRPr="00AB0960" w:rsidRDefault="007F2B33">
            <w:pPr>
              <w:pStyle w:val="TABLE-cell"/>
              <w:rPr>
                <w:ins w:id="16411" w:author="Charles Gifford" w:date="2017-03-20T13:27:00Z"/>
                <w:szCs w:val="20"/>
                <w:lang w:val="en-US"/>
              </w:rPr>
            </w:pPr>
            <w:ins w:id="16412" w:author="Charles Gifford" w:date="2017-03-20T13:28:00Z">
              <w:r>
                <w:t>Material</w:t>
              </w:r>
            </w:ins>
            <w:ins w:id="16413" w:author="Charles Gifford" w:date="2017-03-20T13:27:00Z">
              <w:r w:rsidRPr="00481547">
                <w:t xml:space="preserve"> </w:t>
              </w:r>
              <w:r w:rsidRPr="00BA207E">
                <w:t>class</w:t>
              </w:r>
              <w:r>
                <w:t xml:space="preserve"> property</w:t>
              </w:r>
            </w:ins>
          </w:p>
        </w:tc>
        <w:tc>
          <w:tcPr>
            <w:tcW w:w="1170" w:type="dxa"/>
          </w:tcPr>
          <w:p w14:paraId="031ECC4D" w14:textId="77777777" w:rsidR="007F2B33" w:rsidRDefault="007F2B33">
            <w:pPr>
              <w:pStyle w:val="TABLE-cell"/>
              <w:rPr>
                <w:ins w:id="16414" w:author="Charles Gifford" w:date="2017-03-20T13:27:00Z"/>
                <w:szCs w:val="20"/>
                <w:lang w:val="en-US"/>
              </w:rPr>
            </w:pPr>
            <w:ins w:id="16415" w:author="Charles Gifford" w:date="2017-03-20T13:27:00Z">
              <w:r w:rsidRPr="0030452A">
                <w:t>0..*</w:t>
              </w:r>
            </w:ins>
          </w:p>
        </w:tc>
        <w:tc>
          <w:tcPr>
            <w:tcW w:w="3690" w:type="dxa"/>
          </w:tcPr>
          <w:p w14:paraId="4F906549" w14:textId="79B33E4E" w:rsidR="007F2B33" w:rsidRDefault="007F2B33">
            <w:pPr>
              <w:pStyle w:val="TABLE-cell"/>
              <w:rPr>
                <w:ins w:id="16416" w:author="Charles Gifford" w:date="2017-03-20T13:27:00Z"/>
                <w:lang w:val="en-US"/>
              </w:rPr>
            </w:pPr>
            <w:ins w:id="16417" w:author="Charles Gifford" w:date="2017-03-20T13:27:00Z">
              <w:r>
                <w:t>A cross-model dependency to</w:t>
              </w:r>
              <w:r w:rsidRPr="00FD719C">
                <w:t xml:space="preserve"> element in the </w:t>
              </w:r>
            </w:ins>
            <w:ins w:id="16418" w:author="Charles Gifford" w:date="2017-03-20T13:28:00Z">
              <w:r>
                <w:t>material</w:t>
              </w:r>
            </w:ins>
            <w:ins w:id="16419" w:author="Charles Gifford" w:date="2017-03-20T13:27:00Z">
              <w:r w:rsidRPr="00BA06AC">
                <w:t xml:space="preserve"> </w:t>
              </w:r>
              <w:r w:rsidRPr="00FD719C">
                <w:t>model</w:t>
              </w:r>
              <w:r>
                <w:t xml:space="preserve"> as explained in clause 4.6.4</w:t>
              </w:r>
              <w:r w:rsidRPr="00FD719C">
                <w:t>.</w:t>
              </w:r>
            </w:ins>
          </w:p>
        </w:tc>
      </w:tr>
      <w:tr w:rsidR="007F2B33" w:rsidRPr="009432BC" w14:paraId="34E81D76" w14:textId="77777777" w:rsidTr="009576EB">
        <w:trPr>
          <w:trHeight w:val="332"/>
          <w:ins w:id="16420" w:author="Charles Gifford" w:date="2017-03-20T13:27:00Z"/>
        </w:trPr>
        <w:tc>
          <w:tcPr>
            <w:tcW w:w="2155" w:type="dxa"/>
            <w:shd w:val="clear" w:color="auto" w:fill="auto"/>
          </w:tcPr>
          <w:p w14:paraId="6B7720E4" w14:textId="103A7E91" w:rsidR="007F2B33" w:rsidRPr="00AB0960" w:rsidRDefault="007F2B33">
            <w:pPr>
              <w:pStyle w:val="TABLE-cell"/>
              <w:rPr>
                <w:ins w:id="16421" w:author="Charles Gifford" w:date="2017-03-20T13:27:00Z"/>
                <w:szCs w:val="20"/>
                <w:lang w:val="en-US"/>
              </w:rPr>
            </w:pPr>
            <w:ins w:id="16422" w:author="Charles Gifford" w:date="2017-03-20T13:28:00Z">
              <w:r>
                <w:t>Material</w:t>
              </w:r>
            </w:ins>
            <w:ins w:id="16423" w:author="Charles Gifford" w:date="2017-03-20T13:27:00Z">
              <w:r w:rsidRPr="00BA06AC">
                <w:t xml:space="preserve"> </w:t>
              </w:r>
              <w:r>
                <w:t>property</w:t>
              </w:r>
            </w:ins>
          </w:p>
        </w:tc>
        <w:tc>
          <w:tcPr>
            <w:tcW w:w="2070" w:type="dxa"/>
            <w:shd w:val="clear" w:color="auto" w:fill="auto"/>
          </w:tcPr>
          <w:p w14:paraId="5435CB54" w14:textId="3136616C" w:rsidR="007F2B33" w:rsidRPr="00AB0960" w:rsidRDefault="007F2B33">
            <w:pPr>
              <w:pStyle w:val="TABLE-cell"/>
              <w:rPr>
                <w:ins w:id="16424" w:author="Charles Gifford" w:date="2017-03-20T13:27:00Z"/>
                <w:szCs w:val="20"/>
                <w:lang w:val="en-US"/>
              </w:rPr>
            </w:pPr>
            <w:ins w:id="16425" w:author="Charles Gifford" w:date="2017-03-20T13:28:00Z">
              <w:r>
                <w:t>Material</w:t>
              </w:r>
            </w:ins>
            <w:ins w:id="16426" w:author="Charles Gifford" w:date="2017-03-20T13:27:00Z">
              <w:r w:rsidRPr="00481547">
                <w:t xml:space="preserve"> </w:t>
              </w:r>
              <w:r>
                <w:t>property</w:t>
              </w:r>
            </w:ins>
          </w:p>
        </w:tc>
        <w:tc>
          <w:tcPr>
            <w:tcW w:w="1170" w:type="dxa"/>
          </w:tcPr>
          <w:p w14:paraId="2EC64323" w14:textId="77777777" w:rsidR="007F2B33" w:rsidRDefault="007F2B33">
            <w:pPr>
              <w:pStyle w:val="TABLE-cell"/>
              <w:rPr>
                <w:ins w:id="16427" w:author="Charles Gifford" w:date="2017-03-20T13:27:00Z"/>
                <w:szCs w:val="20"/>
                <w:lang w:val="en-US"/>
              </w:rPr>
            </w:pPr>
            <w:ins w:id="16428" w:author="Charles Gifford" w:date="2017-03-20T13:27:00Z">
              <w:r w:rsidRPr="0030452A">
                <w:t>0..*</w:t>
              </w:r>
            </w:ins>
          </w:p>
        </w:tc>
        <w:tc>
          <w:tcPr>
            <w:tcW w:w="3690" w:type="dxa"/>
            <w:shd w:val="clear" w:color="auto" w:fill="auto"/>
          </w:tcPr>
          <w:p w14:paraId="070A6598" w14:textId="386694B3" w:rsidR="007F2B33" w:rsidRDefault="007F2B33">
            <w:pPr>
              <w:pStyle w:val="TABLE-cell"/>
              <w:rPr>
                <w:ins w:id="16429" w:author="Charles Gifford" w:date="2017-03-20T13:27:00Z"/>
                <w:lang w:val="en-US"/>
              </w:rPr>
            </w:pPr>
            <w:ins w:id="16430" w:author="Charles Gifford" w:date="2017-03-20T13:27:00Z">
              <w:r>
                <w:t>A cross-model dependency</w:t>
              </w:r>
              <w:r w:rsidRPr="002C3CDB">
                <w:t xml:space="preserve"> to element in the </w:t>
              </w:r>
            </w:ins>
            <w:ins w:id="16431" w:author="Charles Gifford" w:date="2017-03-20T13:28:00Z">
              <w:r>
                <w:t>material</w:t>
              </w:r>
            </w:ins>
            <w:ins w:id="16432" w:author="Charles Gifford" w:date="2017-03-20T13:27:00Z">
              <w:r w:rsidRPr="00481547">
                <w:t xml:space="preserve"> </w:t>
              </w:r>
              <w:r w:rsidRPr="002C3CDB">
                <w:t>model as explained in clause 4.6.4.</w:t>
              </w:r>
            </w:ins>
          </w:p>
        </w:tc>
      </w:tr>
    </w:tbl>
    <w:p w14:paraId="558EA024" w14:textId="3A5F585E" w:rsidR="009E6331" w:rsidRPr="001C220C" w:rsidRDefault="009E6331" w:rsidP="00DE6B19">
      <w:pPr>
        <w:pStyle w:val="TABLE-title"/>
        <w:rPr>
          <w:lang w:val="en-US"/>
        </w:rPr>
      </w:pPr>
      <w:bookmarkStart w:id="16433" w:name="_Ref161735884"/>
      <w:bookmarkStart w:id="16434" w:name="_Toc161631660"/>
      <w:bookmarkStart w:id="16435" w:name="_Toc266864189"/>
      <w:bookmarkStart w:id="16436" w:name="_Toc306621077"/>
      <w:bookmarkStart w:id="16437" w:name="_Toc320178473"/>
      <w:bookmarkStart w:id="16438" w:name="_Toc478492488"/>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4B2A9D">
        <w:rPr>
          <w:noProof/>
          <w:lang w:val="en-US"/>
        </w:rPr>
        <w:t>188</w:t>
      </w:r>
      <w:r w:rsidR="00FD29D6">
        <w:rPr>
          <w:lang w:val="en-US"/>
        </w:rPr>
        <w:fldChar w:fldCharType="end"/>
      </w:r>
      <w:bookmarkEnd w:id="16433"/>
      <w:r w:rsidRPr="001C220C">
        <w:rPr>
          <w:lang w:val="en-US"/>
        </w:rPr>
        <w:t xml:space="preserve"> </w:t>
      </w:r>
      <w:r w:rsidR="00DE6B19">
        <w:rPr>
          <w:lang w:val="en-US"/>
        </w:rPr>
        <w:t>–</w:t>
      </w:r>
      <w:r w:rsidRPr="001C220C">
        <w:rPr>
          <w:lang w:val="en-US"/>
        </w:rPr>
        <w:t xml:space="preserve"> </w:t>
      </w:r>
      <w:r w:rsidR="00D02368">
        <w:rPr>
          <w:lang w:val="en-US"/>
        </w:rPr>
        <w:t>M</w:t>
      </w:r>
      <w:r w:rsidRPr="001C220C">
        <w:rPr>
          <w:lang w:val="en-US"/>
        </w:rPr>
        <w:t>aterial requirement property</w:t>
      </w:r>
      <w:bookmarkEnd w:id="16434"/>
      <w:bookmarkEnd w:id="16435"/>
      <w:bookmarkEnd w:id="16436"/>
      <w:bookmarkEnd w:id="16437"/>
      <w:r w:rsidR="00D02368" w:rsidRPr="00AC2193">
        <w:rPr>
          <w:lang w:val="en-US"/>
        </w:rPr>
        <w:t xml:space="preserve"> </w:t>
      </w:r>
      <w:r w:rsidR="00D02368">
        <w:rPr>
          <w:lang w:val="en-US"/>
        </w:rPr>
        <w:t>attributes</w:t>
      </w:r>
      <w:bookmarkEnd w:id="16438"/>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9E6331" w:rsidRPr="001C220C" w14:paraId="77008C77" w14:textId="77777777">
        <w:trPr>
          <w:tblHeader/>
          <w:jc w:val="center"/>
        </w:trPr>
        <w:tc>
          <w:tcPr>
            <w:tcW w:w="1269" w:type="dxa"/>
          </w:tcPr>
          <w:p w14:paraId="5BA26C8D" w14:textId="77777777" w:rsidR="009E6331" w:rsidRPr="001C220C" w:rsidRDefault="009E6331" w:rsidP="00C367B0">
            <w:pPr>
              <w:pStyle w:val="NormalTableHeader"/>
              <w:keepNext w:val="0"/>
              <w:spacing w:before="40"/>
              <w:rPr>
                <w:lang w:val="en-US"/>
              </w:rPr>
            </w:pPr>
            <w:r w:rsidRPr="001C220C">
              <w:rPr>
                <w:lang w:val="en-US"/>
              </w:rPr>
              <w:t xml:space="preserve">Attribute </w:t>
            </w:r>
            <w:r w:rsidR="0001772B">
              <w:rPr>
                <w:lang w:val="en-US"/>
              </w:rPr>
              <w:t>n</w:t>
            </w:r>
            <w:r w:rsidRPr="001C220C">
              <w:rPr>
                <w:lang w:val="en-US"/>
              </w:rPr>
              <w:t>ame</w:t>
            </w:r>
          </w:p>
        </w:tc>
        <w:tc>
          <w:tcPr>
            <w:tcW w:w="2880" w:type="dxa"/>
          </w:tcPr>
          <w:p w14:paraId="012B5783" w14:textId="77777777" w:rsidR="009E6331" w:rsidRPr="001C220C" w:rsidRDefault="009E6331" w:rsidP="00C367B0">
            <w:pPr>
              <w:pStyle w:val="NormalTableHeader"/>
              <w:keepNext w:val="0"/>
              <w:spacing w:before="40"/>
              <w:rPr>
                <w:lang w:val="en-US"/>
              </w:rPr>
            </w:pPr>
            <w:r w:rsidRPr="001C220C">
              <w:rPr>
                <w:lang w:val="en-US"/>
              </w:rPr>
              <w:t>Description</w:t>
            </w:r>
          </w:p>
        </w:tc>
        <w:tc>
          <w:tcPr>
            <w:tcW w:w="1440" w:type="dxa"/>
          </w:tcPr>
          <w:p w14:paraId="76C8DA7C" w14:textId="77777777" w:rsidR="009E6331" w:rsidRPr="001C220C" w:rsidRDefault="00AE4770" w:rsidP="00C367B0">
            <w:pPr>
              <w:pStyle w:val="NormalTableHeader"/>
              <w:keepNext w:val="0"/>
              <w:spacing w:before="40"/>
              <w:rPr>
                <w:lang w:val="en-US"/>
              </w:rPr>
            </w:pPr>
            <w:r>
              <w:rPr>
                <w:lang w:val="en-US"/>
              </w:rPr>
              <w:t>Production example</w:t>
            </w:r>
            <w:r w:rsidR="009E6331" w:rsidRPr="001C220C">
              <w:rPr>
                <w:lang w:val="en-US"/>
              </w:rPr>
              <w:t>s</w:t>
            </w:r>
          </w:p>
        </w:tc>
        <w:tc>
          <w:tcPr>
            <w:tcW w:w="1297" w:type="dxa"/>
          </w:tcPr>
          <w:p w14:paraId="1272B319" w14:textId="77777777" w:rsidR="009E6331" w:rsidRPr="001C220C" w:rsidRDefault="00AE4770" w:rsidP="00C367B0">
            <w:pPr>
              <w:pStyle w:val="NormalTableHeader"/>
              <w:keepNext w:val="0"/>
              <w:spacing w:before="40"/>
              <w:rPr>
                <w:lang w:val="en-US"/>
              </w:rPr>
            </w:pPr>
            <w:r>
              <w:rPr>
                <w:lang w:val="en-US"/>
              </w:rPr>
              <w:t>Maintenance example</w:t>
            </w:r>
            <w:r w:rsidR="009E6331" w:rsidRPr="001C220C">
              <w:rPr>
                <w:lang w:val="en-US"/>
              </w:rPr>
              <w:t>s</w:t>
            </w:r>
          </w:p>
        </w:tc>
        <w:tc>
          <w:tcPr>
            <w:tcW w:w="1080" w:type="dxa"/>
          </w:tcPr>
          <w:p w14:paraId="554D8240" w14:textId="77777777" w:rsidR="009E6331" w:rsidRPr="001C220C" w:rsidRDefault="00AE4770" w:rsidP="00C367B0">
            <w:pPr>
              <w:pStyle w:val="NormalTableHeader"/>
              <w:keepNext w:val="0"/>
              <w:spacing w:before="40"/>
              <w:rPr>
                <w:lang w:val="en-US"/>
              </w:rPr>
            </w:pPr>
            <w:r>
              <w:rPr>
                <w:lang w:val="en-US"/>
              </w:rPr>
              <w:t>Quality example</w:t>
            </w:r>
            <w:r w:rsidR="009E6331" w:rsidRPr="001C220C">
              <w:rPr>
                <w:lang w:val="en-US"/>
              </w:rPr>
              <w:t>s</w:t>
            </w:r>
          </w:p>
        </w:tc>
        <w:tc>
          <w:tcPr>
            <w:tcW w:w="1080" w:type="dxa"/>
          </w:tcPr>
          <w:p w14:paraId="198AA59F" w14:textId="77777777" w:rsidR="009E6331" w:rsidRPr="001C220C" w:rsidRDefault="00AE4770" w:rsidP="00C367B0">
            <w:pPr>
              <w:pStyle w:val="NormalTableHeader"/>
              <w:keepNext w:val="0"/>
              <w:spacing w:before="40"/>
              <w:rPr>
                <w:lang w:val="en-US"/>
              </w:rPr>
            </w:pPr>
            <w:r>
              <w:rPr>
                <w:lang w:val="en-US"/>
              </w:rPr>
              <w:t>Inventory example</w:t>
            </w:r>
            <w:r w:rsidR="009E6331" w:rsidRPr="001C220C">
              <w:rPr>
                <w:lang w:val="en-US"/>
              </w:rPr>
              <w:t>s</w:t>
            </w:r>
          </w:p>
        </w:tc>
      </w:tr>
      <w:tr w:rsidR="00550FD5" w:rsidRPr="001C220C" w14:paraId="5BF81B83" w14:textId="77777777">
        <w:trPr>
          <w:cantSplit/>
          <w:jc w:val="center"/>
        </w:trPr>
        <w:tc>
          <w:tcPr>
            <w:tcW w:w="1269" w:type="dxa"/>
          </w:tcPr>
          <w:p w14:paraId="6B19AAE9" w14:textId="77777777" w:rsidR="00E731C0" w:rsidRDefault="00550FD5" w:rsidP="00C367B0">
            <w:pPr>
              <w:pStyle w:val="TableNormal1"/>
              <w:keepNext w:val="0"/>
              <w:rPr>
                <w:lang w:val="en-US"/>
              </w:rPr>
            </w:pPr>
            <w:r w:rsidRPr="001C220C">
              <w:rPr>
                <w:lang w:val="en-US"/>
              </w:rPr>
              <w:t>ID</w:t>
            </w:r>
          </w:p>
          <w:p w14:paraId="52BEAC3F" w14:textId="77777777" w:rsidR="00550FD5" w:rsidRPr="00E731C0" w:rsidRDefault="00550FD5" w:rsidP="00C367B0">
            <w:pPr>
              <w:rPr>
                <w:lang w:val="en-US"/>
              </w:rPr>
            </w:pPr>
          </w:p>
        </w:tc>
        <w:tc>
          <w:tcPr>
            <w:tcW w:w="2880" w:type="dxa"/>
          </w:tcPr>
          <w:p w14:paraId="77E2D39C" w14:textId="77777777" w:rsidR="00550FD5" w:rsidRPr="001C220C" w:rsidRDefault="00550FD5" w:rsidP="00C367B0">
            <w:pPr>
              <w:pStyle w:val="TableNormal1"/>
              <w:keepNext w:val="0"/>
              <w:rPr>
                <w:lang w:val="en-US"/>
              </w:rPr>
            </w:pPr>
            <w:r w:rsidRPr="001C220C">
              <w:rPr>
                <w:lang w:val="en-US"/>
              </w:rPr>
              <w:t xml:space="preserve">An identification of a property of the associated </w:t>
            </w:r>
            <w:r w:rsidRPr="001C220C">
              <w:rPr>
                <w:i/>
                <w:lang w:val="en-US"/>
              </w:rPr>
              <w:t>material property</w:t>
            </w:r>
            <w:r w:rsidRPr="001C220C">
              <w:rPr>
                <w:lang w:val="en-US"/>
              </w:rPr>
              <w:t xml:space="preserve"> or </w:t>
            </w:r>
            <w:r w:rsidRPr="001C220C">
              <w:rPr>
                <w:i/>
                <w:lang w:val="en-US"/>
              </w:rPr>
              <w:t>material class property</w:t>
            </w:r>
            <w:r w:rsidRPr="001C220C">
              <w:rPr>
                <w:lang w:val="en-US"/>
              </w:rPr>
              <w:t xml:space="preserve"> for a specific </w:t>
            </w:r>
            <w:r w:rsidRPr="001C220C">
              <w:rPr>
                <w:i/>
                <w:lang w:val="en-US"/>
              </w:rPr>
              <w:t>segment requirement</w:t>
            </w:r>
            <w:r w:rsidRPr="001C220C">
              <w:rPr>
                <w:lang w:val="en-US"/>
              </w:rPr>
              <w:t>.</w:t>
            </w:r>
          </w:p>
        </w:tc>
        <w:tc>
          <w:tcPr>
            <w:tcW w:w="1440" w:type="dxa"/>
          </w:tcPr>
          <w:p w14:paraId="53DD08FF" w14:textId="77777777" w:rsidR="00550FD5" w:rsidRPr="001C220C" w:rsidRDefault="00550FD5" w:rsidP="00C367B0">
            <w:pPr>
              <w:pStyle w:val="TableNormal1"/>
              <w:keepNext w:val="0"/>
              <w:rPr>
                <w:lang w:val="en-US"/>
              </w:rPr>
            </w:pPr>
            <w:r w:rsidRPr="001C220C">
              <w:rPr>
                <w:lang w:val="en-US"/>
              </w:rPr>
              <w:t>Color</w:t>
            </w:r>
          </w:p>
        </w:tc>
        <w:tc>
          <w:tcPr>
            <w:tcW w:w="1297" w:type="dxa"/>
          </w:tcPr>
          <w:p w14:paraId="61AF0C41" w14:textId="77777777" w:rsidR="00550FD5" w:rsidRPr="001C220C" w:rsidRDefault="00550FD5" w:rsidP="00C367B0">
            <w:pPr>
              <w:pStyle w:val="TableNormal1"/>
              <w:keepNext w:val="0"/>
              <w:spacing w:before="40"/>
              <w:rPr>
                <w:lang w:val="en-US"/>
              </w:rPr>
            </w:pPr>
            <w:r w:rsidRPr="001C220C">
              <w:rPr>
                <w:lang w:val="en-US"/>
              </w:rPr>
              <w:t>Size</w:t>
            </w:r>
          </w:p>
        </w:tc>
        <w:tc>
          <w:tcPr>
            <w:tcW w:w="1080" w:type="dxa"/>
          </w:tcPr>
          <w:p w14:paraId="13760FDA" w14:textId="77777777" w:rsidR="00550FD5" w:rsidRPr="001C220C" w:rsidRDefault="00550FD5" w:rsidP="00C367B0">
            <w:pPr>
              <w:pStyle w:val="TableNormal1"/>
              <w:keepNext w:val="0"/>
              <w:spacing w:before="40"/>
              <w:rPr>
                <w:lang w:val="en-US"/>
              </w:rPr>
            </w:pPr>
            <w:r w:rsidRPr="001C220C">
              <w:rPr>
                <w:lang w:val="en-US"/>
              </w:rPr>
              <w:t>OD</w:t>
            </w:r>
          </w:p>
        </w:tc>
        <w:tc>
          <w:tcPr>
            <w:tcW w:w="1080" w:type="dxa"/>
          </w:tcPr>
          <w:p w14:paraId="334AE9CD" w14:textId="77777777" w:rsidR="00550FD5" w:rsidRPr="001C220C" w:rsidRDefault="00550FD5" w:rsidP="00C367B0">
            <w:pPr>
              <w:pStyle w:val="TableNormal1"/>
              <w:keepNext w:val="0"/>
              <w:spacing w:before="40"/>
              <w:rPr>
                <w:lang w:val="en-US"/>
              </w:rPr>
            </w:pPr>
            <w:r w:rsidRPr="001C220C">
              <w:rPr>
                <w:lang w:val="en-US"/>
              </w:rPr>
              <w:t>MOC</w:t>
            </w:r>
          </w:p>
        </w:tc>
      </w:tr>
      <w:tr w:rsidR="00550FD5" w:rsidRPr="001C220C" w14:paraId="2EA6CC80" w14:textId="77777777">
        <w:trPr>
          <w:cantSplit/>
          <w:jc w:val="center"/>
        </w:trPr>
        <w:tc>
          <w:tcPr>
            <w:tcW w:w="1269" w:type="dxa"/>
          </w:tcPr>
          <w:p w14:paraId="584459B7" w14:textId="77777777" w:rsidR="00550FD5" w:rsidRPr="001C220C" w:rsidRDefault="00550FD5" w:rsidP="00C367B0">
            <w:pPr>
              <w:pStyle w:val="TableNormal1"/>
              <w:keepNext w:val="0"/>
              <w:rPr>
                <w:lang w:val="en-US"/>
              </w:rPr>
            </w:pPr>
            <w:r w:rsidRPr="001C220C">
              <w:rPr>
                <w:lang w:val="en-US"/>
              </w:rPr>
              <w:t>Description</w:t>
            </w:r>
          </w:p>
        </w:tc>
        <w:tc>
          <w:tcPr>
            <w:tcW w:w="2880" w:type="dxa"/>
          </w:tcPr>
          <w:p w14:paraId="51329540" w14:textId="77777777" w:rsidR="00550FD5" w:rsidRPr="001C220C" w:rsidRDefault="00550FD5" w:rsidP="00C367B0">
            <w:pPr>
              <w:pStyle w:val="TableNormal1"/>
              <w:keepNext w:val="0"/>
              <w:rPr>
                <w:lang w:val="en-US"/>
              </w:rPr>
            </w:pPr>
            <w:r w:rsidRPr="001C220C">
              <w:rPr>
                <w:lang w:val="en-US"/>
              </w:rPr>
              <w:t xml:space="preserve">Contains additional information and descriptions of the </w:t>
            </w:r>
            <w:r w:rsidRPr="001C220C">
              <w:rPr>
                <w:i/>
                <w:lang w:val="en-US"/>
              </w:rPr>
              <w:t xml:space="preserve">material produced requirement property </w:t>
            </w:r>
            <w:r w:rsidRPr="001C220C">
              <w:rPr>
                <w:lang w:val="en-US"/>
              </w:rPr>
              <w:t>definition.</w:t>
            </w:r>
          </w:p>
        </w:tc>
        <w:tc>
          <w:tcPr>
            <w:tcW w:w="1440" w:type="dxa"/>
          </w:tcPr>
          <w:p w14:paraId="1C9494F0" w14:textId="77777777" w:rsidR="00550FD5" w:rsidRPr="001C220C" w:rsidRDefault="00550FD5" w:rsidP="00C367B0">
            <w:pPr>
              <w:pStyle w:val="TableNormal1"/>
              <w:keepNext w:val="0"/>
              <w:rPr>
                <w:lang w:val="en-US"/>
              </w:rPr>
            </w:pPr>
            <w:r w:rsidRPr="001C220C">
              <w:rPr>
                <w:lang w:val="en-US"/>
              </w:rPr>
              <w:t>Specifies the color for this specific operations request., in the polishing segment</w:t>
            </w:r>
          </w:p>
        </w:tc>
        <w:tc>
          <w:tcPr>
            <w:tcW w:w="1297" w:type="dxa"/>
          </w:tcPr>
          <w:p w14:paraId="0B22891E" w14:textId="77777777" w:rsidR="00550FD5" w:rsidRPr="001C220C" w:rsidRDefault="00550FD5" w:rsidP="00C367B0">
            <w:pPr>
              <w:pStyle w:val="TableNormal1"/>
              <w:keepNext w:val="0"/>
              <w:spacing w:before="40"/>
              <w:rPr>
                <w:lang w:val="en-US"/>
              </w:rPr>
            </w:pPr>
            <w:r w:rsidRPr="001C220C">
              <w:rPr>
                <w:lang w:val="en-US"/>
              </w:rPr>
              <w:t>Size required by calibration test</w:t>
            </w:r>
          </w:p>
        </w:tc>
        <w:tc>
          <w:tcPr>
            <w:tcW w:w="1080" w:type="dxa"/>
          </w:tcPr>
          <w:p w14:paraId="46F2F3C7" w14:textId="77777777" w:rsidR="00550FD5" w:rsidRPr="001C220C" w:rsidRDefault="00550FD5" w:rsidP="00C367B0">
            <w:pPr>
              <w:pStyle w:val="TableNormal1"/>
              <w:keepNext w:val="0"/>
              <w:spacing w:before="40"/>
              <w:rPr>
                <w:lang w:val="en-US"/>
              </w:rPr>
            </w:pPr>
            <w:r w:rsidRPr="001C220C">
              <w:rPr>
                <w:lang w:val="en-US"/>
              </w:rPr>
              <w:t>Outside diameter</w:t>
            </w:r>
          </w:p>
        </w:tc>
        <w:tc>
          <w:tcPr>
            <w:tcW w:w="1080" w:type="dxa"/>
          </w:tcPr>
          <w:p w14:paraId="717EF5C0" w14:textId="77777777" w:rsidR="00550FD5" w:rsidRPr="001C220C" w:rsidRDefault="00550FD5" w:rsidP="00C367B0">
            <w:pPr>
              <w:pStyle w:val="TableNormal1"/>
              <w:keepNext w:val="0"/>
              <w:spacing w:before="40"/>
              <w:rPr>
                <w:lang w:val="en-US"/>
              </w:rPr>
            </w:pPr>
            <w:r w:rsidRPr="001C220C">
              <w:rPr>
                <w:lang w:val="en-US"/>
              </w:rPr>
              <w:t>Material of Construction</w:t>
            </w:r>
          </w:p>
        </w:tc>
      </w:tr>
      <w:tr w:rsidR="00550FD5" w:rsidRPr="001C220C" w14:paraId="77D047BA" w14:textId="77777777">
        <w:trPr>
          <w:cantSplit/>
          <w:jc w:val="center"/>
        </w:trPr>
        <w:tc>
          <w:tcPr>
            <w:tcW w:w="1269" w:type="dxa"/>
          </w:tcPr>
          <w:p w14:paraId="500006D1" w14:textId="77777777" w:rsidR="00550FD5" w:rsidRPr="001C220C" w:rsidRDefault="00550FD5" w:rsidP="00C367B0">
            <w:pPr>
              <w:pStyle w:val="TableNormal1"/>
              <w:keepNext w:val="0"/>
              <w:rPr>
                <w:lang w:val="en-US"/>
              </w:rPr>
            </w:pPr>
            <w:r w:rsidRPr="001C220C">
              <w:rPr>
                <w:lang w:val="en-US"/>
              </w:rPr>
              <w:t>Value</w:t>
            </w:r>
          </w:p>
        </w:tc>
        <w:tc>
          <w:tcPr>
            <w:tcW w:w="2880" w:type="dxa"/>
          </w:tcPr>
          <w:p w14:paraId="2C12623C" w14:textId="77777777" w:rsidR="00636D27" w:rsidRDefault="00550FD5" w:rsidP="00C367B0">
            <w:pPr>
              <w:pStyle w:val="TableNormal1"/>
              <w:keepNext w:val="0"/>
              <w:rPr>
                <w:lang w:val="en-US"/>
              </w:rPr>
            </w:pPr>
            <w:r w:rsidRPr="001C220C">
              <w:rPr>
                <w:lang w:val="en-US"/>
              </w:rPr>
              <w:t>The value, set of values, or range of the associated property</w:t>
            </w:r>
            <w:r w:rsidR="008558A5">
              <w:rPr>
                <w:lang w:val="en-US"/>
              </w:rPr>
              <w:t xml:space="preserve">. </w:t>
            </w:r>
            <w:r w:rsidRPr="001C220C">
              <w:rPr>
                <w:lang w:val="en-US"/>
              </w:rPr>
              <w:t>For example</w:t>
            </w:r>
            <w:r w:rsidR="001F1D5D">
              <w:rPr>
                <w:lang w:val="en-US"/>
              </w:rPr>
              <w:t>:</w:t>
            </w:r>
            <w:r w:rsidRPr="001C220C">
              <w:rPr>
                <w:lang w:val="en-US"/>
              </w:rPr>
              <w:t xml:space="preserve"> </w:t>
            </w:r>
          </w:p>
          <w:p w14:paraId="584F5743" w14:textId="77777777" w:rsidR="00550FD5" w:rsidRPr="001C220C" w:rsidRDefault="00D63C9E" w:rsidP="00C367B0">
            <w:pPr>
              <w:pStyle w:val="TableNormal1"/>
              <w:keepNext w:val="0"/>
              <w:rPr>
                <w:lang w:val="en-US"/>
              </w:rPr>
            </w:pPr>
            <w:r>
              <w:rPr>
                <w:lang w:val="en-US"/>
              </w:rPr>
              <w:t>r</w:t>
            </w:r>
            <w:r w:rsidR="00550FD5" w:rsidRPr="001C220C">
              <w:rPr>
                <w:lang w:val="en-US"/>
              </w:rPr>
              <w:t xml:space="preserve">ed, </w:t>
            </w:r>
            <w:r w:rsidR="001F1D5D">
              <w:rPr>
                <w:lang w:val="en-US"/>
              </w:rPr>
              <w:t>o</w:t>
            </w:r>
            <w:r w:rsidR="00550FD5" w:rsidRPr="001C220C">
              <w:rPr>
                <w:lang w:val="en-US"/>
              </w:rPr>
              <w:t xml:space="preserve">range, </w:t>
            </w:r>
            <w:r w:rsidR="001F1D5D">
              <w:rPr>
                <w:lang w:val="en-US"/>
              </w:rPr>
              <w:t>y</w:t>
            </w:r>
            <w:r w:rsidR="00550FD5" w:rsidRPr="001C220C">
              <w:rPr>
                <w:lang w:val="en-US"/>
              </w:rPr>
              <w:t xml:space="preserve">ellow, </w:t>
            </w:r>
            <w:r w:rsidR="001F1D5D">
              <w:rPr>
                <w:lang w:val="en-US"/>
              </w:rPr>
              <w:t>g</w:t>
            </w:r>
            <w:r w:rsidR="00550FD5" w:rsidRPr="001C220C">
              <w:rPr>
                <w:lang w:val="en-US"/>
              </w:rPr>
              <w:t xml:space="preserve">reen, </w:t>
            </w:r>
            <w:r w:rsidR="001F1D5D">
              <w:rPr>
                <w:lang w:val="en-US"/>
              </w:rPr>
              <w:t>b</w:t>
            </w:r>
            <w:r w:rsidR="00550FD5" w:rsidRPr="001C220C">
              <w:rPr>
                <w:lang w:val="en-US"/>
              </w:rPr>
              <w:t xml:space="preserve">lue, </w:t>
            </w:r>
            <w:r w:rsidR="001F1D5D">
              <w:rPr>
                <w:lang w:val="en-US"/>
              </w:rPr>
              <w:t>i</w:t>
            </w:r>
            <w:r w:rsidR="00550FD5" w:rsidRPr="001C220C">
              <w:rPr>
                <w:lang w:val="en-US"/>
              </w:rPr>
              <w:t xml:space="preserve">ndigo, </w:t>
            </w:r>
            <w:r w:rsidR="001F1D5D">
              <w:rPr>
                <w:lang w:val="en-US"/>
              </w:rPr>
              <w:t>v</w:t>
            </w:r>
            <w:r w:rsidR="00550FD5" w:rsidRPr="001C220C">
              <w:rPr>
                <w:lang w:val="en-US"/>
              </w:rPr>
              <w:t>iolet</w:t>
            </w:r>
          </w:p>
        </w:tc>
        <w:tc>
          <w:tcPr>
            <w:tcW w:w="1440" w:type="dxa"/>
          </w:tcPr>
          <w:p w14:paraId="76D37968" w14:textId="77777777" w:rsidR="00550FD5" w:rsidRPr="001C220C" w:rsidRDefault="00550FD5" w:rsidP="00C367B0">
            <w:pPr>
              <w:pStyle w:val="TableNormal1"/>
              <w:keepNext w:val="0"/>
              <w:rPr>
                <w:lang w:val="en-US"/>
              </w:rPr>
            </w:pPr>
            <w:r w:rsidRPr="001C220C">
              <w:rPr>
                <w:lang w:val="en-US"/>
              </w:rPr>
              <w:t>Red</w:t>
            </w:r>
          </w:p>
        </w:tc>
        <w:tc>
          <w:tcPr>
            <w:tcW w:w="1297" w:type="dxa"/>
          </w:tcPr>
          <w:p w14:paraId="29E58358" w14:textId="77777777" w:rsidR="00550FD5" w:rsidRPr="001C220C" w:rsidRDefault="00550FD5" w:rsidP="00C367B0">
            <w:pPr>
              <w:pStyle w:val="TableNormal1"/>
              <w:keepNext w:val="0"/>
              <w:spacing w:before="40"/>
              <w:rPr>
                <w:lang w:val="en-US"/>
              </w:rPr>
            </w:pPr>
            <w:r w:rsidRPr="001C220C">
              <w:rPr>
                <w:lang w:val="en-US"/>
              </w:rPr>
              <w:t xml:space="preserve">3 </w:t>
            </w:r>
            <w:r w:rsidR="002346CA">
              <w:rPr>
                <w:lang w:val="en-US"/>
              </w:rPr>
              <w:sym w:font="Symbol" w:char="F0B4"/>
            </w:r>
            <w:r w:rsidRPr="001C220C">
              <w:rPr>
                <w:lang w:val="en-US"/>
              </w:rPr>
              <w:t xml:space="preserve"> 5</w:t>
            </w:r>
          </w:p>
        </w:tc>
        <w:tc>
          <w:tcPr>
            <w:tcW w:w="1080" w:type="dxa"/>
          </w:tcPr>
          <w:p w14:paraId="64EC847C" w14:textId="77777777" w:rsidR="00550FD5" w:rsidRPr="001C220C" w:rsidRDefault="00550FD5" w:rsidP="00C367B0">
            <w:pPr>
              <w:pStyle w:val="TableNormal1"/>
              <w:keepNext w:val="0"/>
              <w:spacing w:before="40"/>
              <w:rPr>
                <w:lang w:val="en-US"/>
              </w:rPr>
            </w:pPr>
            <w:r w:rsidRPr="001C220C">
              <w:rPr>
                <w:lang w:val="en-US"/>
              </w:rPr>
              <w:t>3</w:t>
            </w:r>
            <w:r w:rsidR="000045F0">
              <w:rPr>
                <w:lang w:val="en-US"/>
              </w:rPr>
              <w:t>,</w:t>
            </w:r>
            <w:r w:rsidRPr="001C220C">
              <w:rPr>
                <w:lang w:val="en-US"/>
              </w:rPr>
              <w:t>257</w:t>
            </w:r>
          </w:p>
        </w:tc>
        <w:tc>
          <w:tcPr>
            <w:tcW w:w="1080" w:type="dxa"/>
          </w:tcPr>
          <w:p w14:paraId="60A367C1" w14:textId="77777777" w:rsidR="00550FD5" w:rsidRPr="001C220C" w:rsidRDefault="00550FD5" w:rsidP="00C367B0">
            <w:pPr>
              <w:pStyle w:val="TableNormal1"/>
              <w:keepNext w:val="0"/>
              <w:spacing w:before="40"/>
              <w:rPr>
                <w:lang w:val="en-US"/>
              </w:rPr>
            </w:pPr>
            <w:r w:rsidRPr="001C220C">
              <w:rPr>
                <w:lang w:val="en-US"/>
              </w:rPr>
              <w:t>304 Stainless</w:t>
            </w:r>
          </w:p>
        </w:tc>
      </w:tr>
      <w:tr w:rsidR="00550FD5" w:rsidRPr="001C220C" w14:paraId="2E895BDC" w14:textId="77777777">
        <w:trPr>
          <w:cantSplit/>
          <w:jc w:val="center"/>
        </w:trPr>
        <w:tc>
          <w:tcPr>
            <w:tcW w:w="1269" w:type="dxa"/>
          </w:tcPr>
          <w:p w14:paraId="0C5CAB00" w14:textId="77777777" w:rsidR="00550FD5" w:rsidRPr="001C220C" w:rsidRDefault="00550FD5" w:rsidP="00C367B0">
            <w:pPr>
              <w:pStyle w:val="TableNormal1"/>
              <w:keepNext w:val="0"/>
              <w:rPr>
                <w:lang w:val="en-US"/>
              </w:rPr>
            </w:pPr>
            <w:r w:rsidRPr="001C220C">
              <w:rPr>
                <w:lang w:val="en-US"/>
              </w:rPr>
              <w:t xml:space="preserve">Value </w:t>
            </w:r>
            <w:r w:rsidR="001F1D5D">
              <w:rPr>
                <w:lang w:val="en-US"/>
              </w:rPr>
              <w:t>u</w:t>
            </w:r>
            <w:r w:rsidRPr="001C220C">
              <w:rPr>
                <w:lang w:val="en-US"/>
              </w:rPr>
              <w:t xml:space="preserve">nit of </w:t>
            </w:r>
            <w:r w:rsidR="001F1D5D">
              <w:rPr>
                <w:lang w:val="en-US"/>
              </w:rPr>
              <w:t>m</w:t>
            </w:r>
            <w:r w:rsidRPr="001C220C">
              <w:rPr>
                <w:lang w:val="en-US"/>
              </w:rPr>
              <w:t>easure</w:t>
            </w:r>
          </w:p>
        </w:tc>
        <w:tc>
          <w:tcPr>
            <w:tcW w:w="2880" w:type="dxa"/>
          </w:tcPr>
          <w:p w14:paraId="5A18DF5D" w14:textId="77777777" w:rsidR="00550FD5" w:rsidRPr="001C220C" w:rsidRDefault="00550FD5" w:rsidP="00C367B0">
            <w:pPr>
              <w:pStyle w:val="TableNormal1"/>
              <w:keepNext w:val="0"/>
              <w:rPr>
                <w:lang w:val="en-US"/>
              </w:rPr>
            </w:pPr>
            <w:r w:rsidRPr="001C220C">
              <w:rPr>
                <w:lang w:val="en-US"/>
              </w:rPr>
              <w:t>The unit of measure of the associated property value, if applicable.</w:t>
            </w:r>
          </w:p>
        </w:tc>
        <w:tc>
          <w:tcPr>
            <w:tcW w:w="1440" w:type="dxa"/>
          </w:tcPr>
          <w:p w14:paraId="073DCDC0" w14:textId="77777777" w:rsidR="00550FD5" w:rsidRPr="001C220C" w:rsidRDefault="00C21049" w:rsidP="00C367B0">
            <w:pPr>
              <w:pStyle w:val="TableNormal1"/>
              <w:keepNext w:val="0"/>
              <w:rPr>
                <w:lang w:val="en-US"/>
              </w:rPr>
            </w:pPr>
            <w:r>
              <w:rPr>
                <w:lang w:val="en-US"/>
              </w:rPr>
              <w:t>(not applicable)</w:t>
            </w:r>
          </w:p>
        </w:tc>
        <w:tc>
          <w:tcPr>
            <w:tcW w:w="1297" w:type="dxa"/>
          </w:tcPr>
          <w:p w14:paraId="690B05DB" w14:textId="77777777" w:rsidR="00550FD5" w:rsidRPr="001C220C" w:rsidRDefault="00550FD5" w:rsidP="00C367B0">
            <w:pPr>
              <w:pStyle w:val="TableNormal1"/>
              <w:keepNext w:val="0"/>
              <w:spacing w:before="40"/>
              <w:rPr>
                <w:lang w:val="en-US"/>
              </w:rPr>
            </w:pPr>
            <w:r w:rsidRPr="001C220C">
              <w:rPr>
                <w:lang w:val="en-US"/>
              </w:rPr>
              <w:t>Feet</w:t>
            </w:r>
          </w:p>
        </w:tc>
        <w:tc>
          <w:tcPr>
            <w:tcW w:w="1080" w:type="dxa"/>
          </w:tcPr>
          <w:p w14:paraId="66EC8ADB" w14:textId="77777777" w:rsidR="00550FD5" w:rsidRPr="001C220C" w:rsidRDefault="00EC5AF1" w:rsidP="00C367B0">
            <w:pPr>
              <w:pStyle w:val="TableNormal1"/>
              <w:keepNext w:val="0"/>
              <w:spacing w:before="40"/>
              <w:rPr>
                <w:lang w:val="en-US"/>
              </w:rPr>
            </w:pPr>
            <w:r>
              <w:rPr>
                <w:lang w:val="en-US"/>
              </w:rPr>
              <w:t>c</w:t>
            </w:r>
            <w:r w:rsidR="00550FD5" w:rsidRPr="001C220C">
              <w:rPr>
                <w:lang w:val="en-US"/>
              </w:rPr>
              <w:t>m</w:t>
            </w:r>
          </w:p>
        </w:tc>
        <w:tc>
          <w:tcPr>
            <w:tcW w:w="1080" w:type="dxa"/>
          </w:tcPr>
          <w:p w14:paraId="1B97EDC5" w14:textId="77777777" w:rsidR="00550FD5" w:rsidRPr="001C220C" w:rsidRDefault="007A69EF" w:rsidP="00C367B0">
            <w:pPr>
              <w:pStyle w:val="TableNormal1"/>
              <w:keepNext w:val="0"/>
              <w:spacing w:before="40"/>
              <w:rPr>
                <w:lang w:val="en-US"/>
              </w:rPr>
            </w:pPr>
            <w:r>
              <w:rPr>
                <w:lang w:val="en-US"/>
              </w:rPr>
              <w:t>(not applicable)</w:t>
            </w:r>
          </w:p>
        </w:tc>
      </w:tr>
      <w:tr w:rsidR="00550FD5" w:rsidRPr="001C220C" w14:paraId="3D0ACA3C" w14:textId="77777777">
        <w:trPr>
          <w:cantSplit/>
          <w:jc w:val="center"/>
        </w:trPr>
        <w:tc>
          <w:tcPr>
            <w:tcW w:w="1269" w:type="dxa"/>
          </w:tcPr>
          <w:p w14:paraId="6695D0B9" w14:textId="77777777" w:rsidR="00550FD5" w:rsidRPr="001C220C" w:rsidRDefault="00550FD5" w:rsidP="00C367B0">
            <w:pPr>
              <w:pStyle w:val="TableNormal1"/>
              <w:keepNext w:val="0"/>
              <w:rPr>
                <w:lang w:val="en-US"/>
              </w:rPr>
            </w:pPr>
            <w:r w:rsidRPr="001C220C">
              <w:rPr>
                <w:lang w:val="en-US"/>
              </w:rPr>
              <w:t>Quantity</w:t>
            </w:r>
          </w:p>
        </w:tc>
        <w:tc>
          <w:tcPr>
            <w:tcW w:w="2880" w:type="dxa"/>
          </w:tcPr>
          <w:p w14:paraId="1C754631" w14:textId="77777777" w:rsidR="00550FD5" w:rsidRPr="001C220C" w:rsidRDefault="00550FD5" w:rsidP="00C367B0">
            <w:pPr>
              <w:pStyle w:val="TableNormal1"/>
              <w:keepNext w:val="0"/>
              <w:rPr>
                <w:lang w:val="en-US"/>
              </w:rPr>
            </w:pPr>
            <w:r w:rsidRPr="001C220C">
              <w:rPr>
                <w:lang w:val="en-US"/>
              </w:rPr>
              <w:t xml:space="preserve">Specifies the amount of material to be produced, if applicable. </w:t>
            </w:r>
          </w:p>
        </w:tc>
        <w:tc>
          <w:tcPr>
            <w:tcW w:w="1440" w:type="dxa"/>
          </w:tcPr>
          <w:p w14:paraId="5A127860" w14:textId="77777777" w:rsidR="00550FD5" w:rsidRPr="001C220C" w:rsidRDefault="00550FD5" w:rsidP="00C367B0">
            <w:pPr>
              <w:pStyle w:val="TableNormal1"/>
              <w:keepNext w:val="0"/>
              <w:rPr>
                <w:lang w:val="en-US"/>
              </w:rPr>
            </w:pPr>
            <w:r w:rsidRPr="001C220C">
              <w:rPr>
                <w:lang w:val="en-US"/>
              </w:rPr>
              <w:t>100</w:t>
            </w:r>
          </w:p>
        </w:tc>
        <w:tc>
          <w:tcPr>
            <w:tcW w:w="1297" w:type="dxa"/>
          </w:tcPr>
          <w:p w14:paraId="11A0EC05" w14:textId="77777777" w:rsidR="00550FD5" w:rsidRPr="001C220C" w:rsidRDefault="007A69EF" w:rsidP="00C367B0">
            <w:pPr>
              <w:pStyle w:val="TableNormal1"/>
              <w:keepNext w:val="0"/>
              <w:spacing w:before="40"/>
              <w:rPr>
                <w:lang w:val="en-US"/>
              </w:rPr>
            </w:pPr>
            <w:r>
              <w:rPr>
                <w:lang w:val="en-US"/>
              </w:rPr>
              <w:t>(not applicable)</w:t>
            </w:r>
          </w:p>
        </w:tc>
        <w:tc>
          <w:tcPr>
            <w:tcW w:w="1080" w:type="dxa"/>
          </w:tcPr>
          <w:p w14:paraId="658B39EE" w14:textId="77777777" w:rsidR="00550FD5" w:rsidRPr="001C220C" w:rsidRDefault="007A69EF" w:rsidP="00C367B0">
            <w:pPr>
              <w:pStyle w:val="TableNormal1"/>
              <w:keepNext w:val="0"/>
              <w:spacing w:before="40"/>
              <w:rPr>
                <w:lang w:val="en-US"/>
              </w:rPr>
            </w:pPr>
            <w:r>
              <w:rPr>
                <w:lang w:val="en-US"/>
              </w:rPr>
              <w:t>(not applicable)</w:t>
            </w:r>
          </w:p>
        </w:tc>
        <w:tc>
          <w:tcPr>
            <w:tcW w:w="1080" w:type="dxa"/>
          </w:tcPr>
          <w:p w14:paraId="293A4F8E" w14:textId="77777777" w:rsidR="00550FD5" w:rsidRPr="001C220C" w:rsidRDefault="007A69EF" w:rsidP="00C367B0">
            <w:pPr>
              <w:pStyle w:val="TableNormal1"/>
              <w:keepNext w:val="0"/>
              <w:spacing w:before="40"/>
              <w:rPr>
                <w:lang w:val="en-US"/>
              </w:rPr>
            </w:pPr>
            <w:r>
              <w:rPr>
                <w:lang w:val="en-US"/>
              </w:rPr>
              <w:t>(not applicable)</w:t>
            </w:r>
          </w:p>
        </w:tc>
      </w:tr>
      <w:tr w:rsidR="00550FD5" w:rsidRPr="001C220C" w14:paraId="6CD3C9D8" w14:textId="77777777">
        <w:trPr>
          <w:cantSplit/>
          <w:jc w:val="center"/>
        </w:trPr>
        <w:tc>
          <w:tcPr>
            <w:tcW w:w="1269" w:type="dxa"/>
          </w:tcPr>
          <w:p w14:paraId="61FD3CDB" w14:textId="77777777" w:rsidR="00550FD5" w:rsidRPr="001C220C" w:rsidRDefault="00550FD5" w:rsidP="00C367B0">
            <w:pPr>
              <w:pStyle w:val="TableNormal1"/>
              <w:keepNext w:val="0"/>
              <w:rPr>
                <w:lang w:val="en-US"/>
              </w:rPr>
            </w:pPr>
            <w:r w:rsidRPr="001C220C">
              <w:rPr>
                <w:lang w:val="en-US"/>
              </w:rPr>
              <w:t xml:space="preserve">Quantity </w:t>
            </w:r>
            <w:r w:rsidR="001F1D5D">
              <w:rPr>
                <w:lang w:val="en-US"/>
              </w:rPr>
              <w:t>u</w:t>
            </w:r>
            <w:r w:rsidRPr="001C220C">
              <w:rPr>
                <w:lang w:val="en-US"/>
              </w:rPr>
              <w:t xml:space="preserve">nit of </w:t>
            </w:r>
            <w:r w:rsidR="001F1D5D">
              <w:rPr>
                <w:lang w:val="en-US"/>
              </w:rPr>
              <w:t>m</w:t>
            </w:r>
            <w:r w:rsidRPr="001C220C">
              <w:rPr>
                <w:lang w:val="en-US"/>
              </w:rPr>
              <w:t>easure</w:t>
            </w:r>
          </w:p>
        </w:tc>
        <w:tc>
          <w:tcPr>
            <w:tcW w:w="2880" w:type="dxa"/>
          </w:tcPr>
          <w:p w14:paraId="4B148E53" w14:textId="77777777" w:rsidR="00550FD5" w:rsidRPr="001C220C" w:rsidRDefault="00550FD5" w:rsidP="00C367B0">
            <w:pPr>
              <w:pStyle w:val="TableNormal1"/>
              <w:keepNext w:val="0"/>
              <w:rPr>
                <w:lang w:val="en-US"/>
              </w:rPr>
            </w:pPr>
            <w:r w:rsidRPr="001C220C">
              <w:rPr>
                <w:lang w:val="en-US"/>
              </w:rPr>
              <w:t>Identifies the unit of measure of the quantity if applicable.</w:t>
            </w:r>
          </w:p>
        </w:tc>
        <w:tc>
          <w:tcPr>
            <w:tcW w:w="1440" w:type="dxa"/>
          </w:tcPr>
          <w:p w14:paraId="6EA4EE26" w14:textId="77777777" w:rsidR="00550FD5" w:rsidRPr="001C220C" w:rsidRDefault="00550FD5" w:rsidP="00C367B0">
            <w:pPr>
              <w:pStyle w:val="TableNormal1"/>
              <w:keepNext w:val="0"/>
              <w:rPr>
                <w:lang w:val="en-US"/>
              </w:rPr>
            </w:pPr>
            <w:r w:rsidRPr="001C220C">
              <w:rPr>
                <w:lang w:val="en-US"/>
              </w:rPr>
              <w:t>Units</w:t>
            </w:r>
          </w:p>
        </w:tc>
        <w:tc>
          <w:tcPr>
            <w:tcW w:w="1297" w:type="dxa"/>
          </w:tcPr>
          <w:p w14:paraId="48512C81" w14:textId="77777777" w:rsidR="00550FD5" w:rsidRPr="001C220C" w:rsidRDefault="007A69EF" w:rsidP="00C367B0">
            <w:pPr>
              <w:pStyle w:val="TableNormal1"/>
              <w:keepNext w:val="0"/>
              <w:spacing w:before="40"/>
              <w:rPr>
                <w:lang w:val="en-US"/>
              </w:rPr>
            </w:pPr>
            <w:r>
              <w:rPr>
                <w:lang w:val="en-US"/>
              </w:rPr>
              <w:t>(not applicable)</w:t>
            </w:r>
          </w:p>
        </w:tc>
        <w:tc>
          <w:tcPr>
            <w:tcW w:w="1080" w:type="dxa"/>
          </w:tcPr>
          <w:p w14:paraId="6D251EB6" w14:textId="77777777" w:rsidR="00550FD5" w:rsidRPr="001C220C" w:rsidRDefault="007A69EF" w:rsidP="00C367B0">
            <w:pPr>
              <w:pStyle w:val="TableNormal1"/>
              <w:keepNext w:val="0"/>
              <w:spacing w:before="40"/>
              <w:rPr>
                <w:lang w:val="en-US"/>
              </w:rPr>
            </w:pPr>
            <w:r>
              <w:rPr>
                <w:lang w:val="en-US"/>
              </w:rPr>
              <w:t>(not applicable)</w:t>
            </w:r>
          </w:p>
        </w:tc>
        <w:tc>
          <w:tcPr>
            <w:tcW w:w="1080" w:type="dxa"/>
          </w:tcPr>
          <w:p w14:paraId="441821C1" w14:textId="77777777" w:rsidR="00550FD5" w:rsidRPr="001C220C" w:rsidRDefault="007A69EF" w:rsidP="00C367B0">
            <w:pPr>
              <w:pStyle w:val="TableNormal1"/>
              <w:keepNext w:val="0"/>
              <w:spacing w:before="40"/>
              <w:rPr>
                <w:lang w:val="en-US"/>
              </w:rPr>
            </w:pPr>
            <w:r>
              <w:rPr>
                <w:lang w:val="en-US"/>
              </w:rPr>
              <w:t>(not applicable)</w:t>
            </w:r>
          </w:p>
        </w:tc>
      </w:tr>
    </w:tbl>
    <w:p w14:paraId="13F3506B" w14:textId="77777777" w:rsidR="00B638E1" w:rsidRPr="001C220C" w:rsidRDefault="00B638E1" w:rsidP="00B638E1">
      <w:pPr>
        <w:rPr>
          <w:lang w:val="en-US"/>
        </w:rPr>
      </w:pPr>
    </w:p>
    <w:p w14:paraId="7860D08A" w14:textId="77777777" w:rsidR="00B638E1" w:rsidRPr="001C220C" w:rsidRDefault="00B638E1" w:rsidP="003E1075">
      <w:pPr>
        <w:pStyle w:val="Heading3"/>
      </w:pPr>
      <w:bookmarkStart w:id="16439" w:name="_Toc320176979"/>
      <w:r w:rsidRPr="001C220C">
        <w:t>Requested segment response</w:t>
      </w:r>
      <w:bookmarkEnd w:id="16439"/>
    </w:p>
    <w:p w14:paraId="352D3CC3" w14:textId="363387A4" w:rsidR="00B638E1" w:rsidRPr="001C220C" w:rsidRDefault="00B638E1" w:rsidP="00DE6B19">
      <w:pPr>
        <w:pStyle w:val="PARAGRAPH"/>
        <w:rPr>
          <w:lang w:val="en-US"/>
        </w:rPr>
      </w:pPr>
      <w:r w:rsidRPr="001C220C">
        <w:rPr>
          <w:lang w:val="en-US"/>
        </w:rPr>
        <w:t xml:space="preserve">The identification of the information sent back as a result of the </w:t>
      </w:r>
      <w:del w:id="16440" w:author="Charles Gifford" w:date="2017-03-15T12:36:00Z">
        <w:r w:rsidRPr="001C220C" w:rsidDel="0077548E">
          <w:rPr>
            <w:i/>
            <w:lang w:val="en-US"/>
          </w:rPr>
          <w:delText>production</w:delText>
        </w:r>
      </w:del>
      <w:ins w:id="16441" w:author="Charles Gifford" w:date="2017-03-15T12:36:00Z">
        <w:r w:rsidR="0077548E">
          <w:rPr>
            <w:i/>
            <w:lang w:val="en-US"/>
          </w:rPr>
          <w:t>operations</w:t>
        </w:r>
      </w:ins>
      <w:r w:rsidRPr="001C220C">
        <w:rPr>
          <w:i/>
          <w:lang w:val="en-US"/>
        </w:rPr>
        <w:t xml:space="preserve"> request</w:t>
      </w:r>
      <w:r w:rsidRPr="001C220C">
        <w:rPr>
          <w:lang w:val="en-US"/>
        </w:rPr>
        <w:t xml:space="preserve"> </w:t>
      </w:r>
      <w:r w:rsidR="00E969CC" w:rsidRPr="001C220C">
        <w:rPr>
          <w:lang w:val="en-US"/>
        </w:rPr>
        <w:t xml:space="preserve">shall be presented </w:t>
      </w:r>
      <w:r w:rsidR="00E969CC">
        <w:rPr>
          <w:lang w:val="en-US"/>
        </w:rPr>
        <w:t xml:space="preserve">as </w:t>
      </w:r>
      <w:r w:rsidRPr="001C220C">
        <w:rPr>
          <w:lang w:val="en-US"/>
        </w:rPr>
        <w:t xml:space="preserve">a </w:t>
      </w:r>
      <w:r w:rsidRPr="001C220C">
        <w:rPr>
          <w:i/>
          <w:lang w:val="en-US"/>
        </w:rPr>
        <w:t>requested segment response</w:t>
      </w:r>
      <w:r w:rsidR="008558A5">
        <w:rPr>
          <w:lang w:val="en-US"/>
        </w:rPr>
        <w:t xml:space="preserve">. </w:t>
      </w:r>
      <w:r w:rsidRPr="001C220C">
        <w:rPr>
          <w:lang w:val="en-US"/>
        </w:rPr>
        <w:t xml:space="preserve">This information is of the same form as a </w:t>
      </w:r>
      <w:r w:rsidRPr="001C220C">
        <w:rPr>
          <w:i/>
          <w:lang w:val="en-US"/>
        </w:rPr>
        <w:t>segment response</w:t>
      </w:r>
      <w:r w:rsidRPr="001C220C">
        <w:rPr>
          <w:lang w:val="en-US"/>
        </w:rPr>
        <w:t>, but without actual values</w:t>
      </w:r>
      <w:r w:rsidR="008558A5">
        <w:rPr>
          <w:lang w:val="en-US"/>
        </w:rPr>
        <w:t xml:space="preserve">. </w:t>
      </w:r>
      <w:r w:rsidRPr="001C220C">
        <w:rPr>
          <w:lang w:val="en-US"/>
        </w:rPr>
        <w:t xml:space="preserve">(see </w:t>
      </w:r>
      <w:r w:rsidR="00DE6B19">
        <w:rPr>
          <w:lang w:val="en-US"/>
        </w:rPr>
        <w:fldChar w:fldCharType="begin"/>
      </w:r>
      <w:r w:rsidR="00DE6B19">
        <w:rPr>
          <w:lang w:val="en-US"/>
        </w:rPr>
        <w:instrText xml:space="preserve"> REF _Ref320174125 \r \h </w:instrText>
      </w:r>
      <w:r w:rsidR="00DE6B19">
        <w:rPr>
          <w:lang w:val="en-US"/>
        </w:rPr>
      </w:r>
      <w:r w:rsidR="00DE6B19">
        <w:rPr>
          <w:lang w:val="en-US"/>
        </w:rPr>
        <w:fldChar w:fldCharType="separate"/>
      </w:r>
      <w:r w:rsidR="006105A7">
        <w:rPr>
          <w:lang w:val="en-US"/>
        </w:rPr>
        <w:t>6.3.4</w:t>
      </w:r>
      <w:r w:rsidR="00DE6B19">
        <w:rPr>
          <w:lang w:val="en-US"/>
        </w:rPr>
        <w:fldChar w:fldCharType="end"/>
      </w:r>
      <w:r w:rsidRPr="001C220C">
        <w:rPr>
          <w:lang w:val="en-US"/>
        </w:rPr>
        <w:t>)</w:t>
      </w:r>
    </w:p>
    <w:p w14:paraId="2380DDC8" w14:textId="01155C48" w:rsidR="00B638E1" w:rsidRPr="001C220C" w:rsidRDefault="00B638E1" w:rsidP="00DE6B19">
      <w:pPr>
        <w:pStyle w:val="PARAGRAPH"/>
        <w:rPr>
          <w:lang w:val="en-US"/>
        </w:rPr>
      </w:pPr>
      <w:r w:rsidRPr="001C220C">
        <w:rPr>
          <w:lang w:val="en-US"/>
        </w:rPr>
        <w:t xml:space="preserve">A </w:t>
      </w:r>
      <w:r w:rsidRPr="001C220C">
        <w:rPr>
          <w:i/>
          <w:lang w:val="en-US"/>
        </w:rPr>
        <w:t>requested segment response</w:t>
      </w:r>
      <w:r w:rsidRPr="001C220C">
        <w:rPr>
          <w:lang w:val="en-US"/>
        </w:rPr>
        <w:t xml:space="preserve"> may include required information, which presents information reported on from </w:t>
      </w:r>
      <w:del w:id="16442" w:author="Charles Gifford" w:date="2017-03-15T12:37:00Z">
        <w:r w:rsidRPr="001C220C" w:rsidDel="0077548E">
          <w:rPr>
            <w:lang w:val="en-US"/>
          </w:rPr>
          <w:delText>production</w:delText>
        </w:r>
      </w:del>
      <w:ins w:id="16443" w:author="Charles Gifford" w:date="2017-03-15T12:37:00Z">
        <w:r w:rsidR="0077548E">
          <w:rPr>
            <w:lang w:val="en-US"/>
          </w:rPr>
          <w:t>operations</w:t>
        </w:r>
      </w:ins>
      <w:r w:rsidRPr="001C220C">
        <w:rPr>
          <w:lang w:val="en-US"/>
        </w:rPr>
        <w:t xml:space="preserve">, such as the actual amount of material consumed. </w:t>
      </w:r>
    </w:p>
    <w:p w14:paraId="21C90C70" w14:textId="0FBB7418" w:rsidR="00B638E1" w:rsidRPr="001C220C" w:rsidRDefault="00B638E1" w:rsidP="00DE6B19">
      <w:pPr>
        <w:pStyle w:val="PARAGRAPH"/>
        <w:rPr>
          <w:lang w:val="en-US"/>
        </w:rPr>
      </w:pPr>
      <w:r w:rsidRPr="001C220C">
        <w:rPr>
          <w:lang w:val="en-US"/>
        </w:rPr>
        <w:t xml:space="preserve">A </w:t>
      </w:r>
      <w:r w:rsidRPr="001C220C">
        <w:rPr>
          <w:i/>
          <w:lang w:val="en-US"/>
        </w:rPr>
        <w:t>requested segment response</w:t>
      </w:r>
      <w:r w:rsidRPr="001C220C">
        <w:rPr>
          <w:lang w:val="en-US"/>
        </w:rPr>
        <w:t xml:space="preserve"> may include optional information, which presents information that may be reported on from </w:t>
      </w:r>
      <w:del w:id="16444" w:author="Charles Gifford" w:date="2017-03-15T12:37:00Z">
        <w:r w:rsidRPr="001C220C" w:rsidDel="0077548E">
          <w:rPr>
            <w:lang w:val="en-US"/>
          </w:rPr>
          <w:delText>production</w:delText>
        </w:r>
      </w:del>
      <w:ins w:id="16445" w:author="Charles Gifford" w:date="2017-03-15T12:37:00Z">
        <w:r w:rsidR="0077548E">
          <w:rPr>
            <w:lang w:val="en-US"/>
          </w:rPr>
          <w:t>operations</w:t>
        </w:r>
      </w:ins>
      <w:r w:rsidRPr="001C220C">
        <w:rPr>
          <w:lang w:val="en-US"/>
        </w:rPr>
        <w:t>, such as operator-entered comments.</w:t>
      </w:r>
    </w:p>
    <w:p w14:paraId="38EEE2CE" w14:textId="77777777" w:rsidR="009E6331" w:rsidRPr="001C220C" w:rsidRDefault="006A5B9A" w:rsidP="0029062D">
      <w:pPr>
        <w:pStyle w:val="Heading2"/>
        <w:rPr>
          <w:lang w:val="en-US"/>
        </w:rPr>
      </w:pPr>
      <w:bookmarkStart w:id="16446" w:name="_Ref189211361"/>
      <w:bookmarkStart w:id="16447" w:name="_Toc306620086"/>
      <w:bookmarkStart w:id="16448" w:name="_Toc320176980"/>
      <w:bookmarkStart w:id="16449" w:name="_Toc478492231"/>
      <w:r w:rsidRPr="001C220C">
        <w:rPr>
          <w:lang w:val="en-US"/>
        </w:rPr>
        <w:t>Operations performance</w:t>
      </w:r>
      <w:r w:rsidR="002B3EEA" w:rsidRPr="001C220C">
        <w:rPr>
          <w:lang w:val="en-US"/>
        </w:rPr>
        <w:t xml:space="preserve"> information</w:t>
      </w:r>
      <w:bookmarkEnd w:id="16446"/>
      <w:bookmarkEnd w:id="16447"/>
      <w:bookmarkEnd w:id="16448"/>
      <w:bookmarkEnd w:id="16449"/>
    </w:p>
    <w:p w14:paraId="3F7FC291" w14:textId="77777777" w:rsidR="009E6331" w:rsidRPr="001C220C" w:rsidRDefault="006A5B9A" w:rsidP="003E1075">
      <w:pPr>
        <w:pStyle w:val="Heading3"/>
      </w:pPr>
      <w:bookmarkStart w:id="16450" w:name="_Toc320176981"/>
      <w:r w:rsidRPr="001C220C">
        <w:t>Operations performance</w:t>
      </w:r>
      <w:r w:rsidR="009E6331" w:rsidRPr="001C220C">
        <w:t xml:space="preserve"> model</w:t>
      </w:r>
      <w:bookmarkEnd w:id="16450"/>
    </w:p>
    <w:p w14:paraId="23580454" w14:textId="77777777" w:rsidR="00B638E1" w:rsidRPr="001C220C" w:rsidRDefault="006A5B9A" w:rsidP="00DE6B19">
      <w:pPr>
        <w:pStyle w:val="PARAGRAPH"/>
        <w:rPr>
          <w:lang w:val="en-US"/>
        </w:rPr>
      </w:pPr>
      <w:r w:rsidRPr="00E969CC">
        <w:rPr>
          <w:i/>
          <w:lang w:val="en-US"/>
        </w:rPr>
        <w:t>Operations performance</w:t>
      </w:r>
      <w:r w:rsidR="00B638E1" w:rsidRPr="001C220C">
        <w:rPr>
          <w:lang w:val="en-US"/>
        </w:rPr>
        <w:t xml:space="preserve"> is a report on requested manufacturing and is a collection of </w:t>
      </w:r>
      <w:r w:rsidRPr="00E969CC">
        <w:rPr>
          <w:i/>
          <w:lang w:val="en-US"/>
        </w:rPr>
        <w:t>operations response</w:t>
      </w:r>
      <w:r w:rsidR="00B638E1" w:rsidRPr="00E969CC">
        <w:rPr>
          <w:i/>
          <w:lang w:val="en-US"/>
        </w:rPr>
        <w:t>s</w:t>
      </w:r>
      <w:r w:rsidR="00B638E1" w:rsidRPr="001C220C">
        <w:rPr>
          <w:lang w:val="en-US"/>
        </w:rPr>
        <w:t xml:space="preserve">. </w:t>
      </w:r>
      <w:r w:rsidRPr="00E969CC">
        <w:rPr>
          <w:i/>
          <w:lang w:val="en-US"/>
        </w:rPr>
        <w:t>Operations response</w:t>
      </w:r>
      <w:r w:rsidR="00B638E1" w:rsidRPr="00E969CC">
        <w:rPr>
          <w:i/>
          <w:lang w:val="en-US"/>
        </w:rPr>
        <w:t>s</w:t>
      </w:r>
      <w:r w:rsidR="00B638E1" w:rsidRPr="001C220C">
        <w:rPr>
          <w:lang w:val="en-US"/>
        </w:rPr>
        <w:t xml:space="preserve"> are responses from manufacturing that </w:t>
      </w:r>
      <w:r w:rsidR="00E969CC">
        <w:rPr>
          <w:lang w:val="en-US"/>
        </w:rPr>
        <w:t>may be</w:t>
      </w:r>
      <w:r w:rsidR="00B638E1" w:rsidRPr="001C220C">
        <w:rPr>
          <w:lang w:val="en-US"/>
        </w:rPr>
        <w:t xml:space="preserve"> associated with </w:t>
      </w:r>
      <w:r w:rsidR="00BF69FC" w:rsidRPr="001C220C">
        <w:rPr>
          <w:lang w:val="en-US"/>
        </w:rPr>
        <w:t xml:space="preserve">an </w:t>
      </w:r>
      <w:r w:rsidR="00BF69FC" w:rsidRPr="00E969CC">
        <w:rPr>
          <w:i/>
          <w:lang w:val="en-US"/>
        </w:rPr>
        <w:t>operation</w:t>
      </w:r>
      <w:r w:rsidRPr="00E969CC">
        <w:rPr>
          <w:i/>
          <w:lang w:val="en-US"/>
        </w:rPr>
        <w:t>s request</w:t>
      </w:r>
      <w:r w:rsidR="008558A5">
        <w:rPr>
          <w:lang w:val="en-US"/>
        </w:rPr>
        <w:t xml:space="preserve">. </w:t>
      </w:r>
      <w:r w:rsidR="00B638E1" w:rsidRPr="001C220C">
        <w:rPr>
          <w:lang w:val="en-US"/>
        </w:rPr>
        <w:t xml:space="preserve">There may be one or more </w:t>
      </w:r>
      <w:r w:rsidR="00E969CC" w:rsidRPr="00E969CC">
        <w:rPr>
          <w:i/>
          <w:lang w:val="en-US"/>
        </w:rPr>
        <w:t>o</w:t>
      </w:r>
      <w:r w:rsidRPr="00E969CC">
        <w:rPr>
          <w:i/>
          <w:lang w:val="en-US"/>
        </w:rPr>
        <w:t>perations response</w:t>
      </w:r>
      <w:r w:rsidR="00B638E1" w:rsidRPr="00E969CC">
        <w:rPr>
          <w:i/>
          <w:lang w:val="en-US"/>
        </w:rPr>
        <w:t>s</w:t>
      </w:r>
      <w:r w:rsidR="00B638E1" w:rsidRPr="001C220C">
        <w:rPr>
          <w:lang w:val="en-US"/>
        </w:rPr>
        <w:t xml:space="preserve"> for a single </w:t>
      </w:r>
      <w:r w:rsidR="00E969CC" w:rsidRPr="00E969CC">
        <w:rPr>
          <w:i/>
          <w:lang w:val="en-US"/>
        </w:rPr>
        <w:t>o</w:t>
      </w:r>
      <w:r w:rsidRPr="00E969CC">
        <w:rPr>
          <w:i/>
          <w:lang w:val="en-US"/>
        </w:rPr>
        <w:t>perations request</w:t>
      </w:r>
      <w:r w:rsidR="00B638E1" w:rsidRPr="001C220C">
        <w:rPr>
          <w:lang w:val="en-US"/>
        </w:rPr>
        <w:t xml:space="preserve"> if the manufacturing facility needs to split the </w:t>
      </w:r>
      <w:r w:rsidR="00E969CC" w:rsidRPr="00E969CC">
        <w:rPr>
          <w:i/>
          <w:lang w:val="en-US"/>
        </w:rPr>
        <w:t>o</w:t>
      </w:r>
      <w:r w:rsidRPr="00E969CC">
        <w:rPr>
          <w:i/>
          <w:lang w:val="en-US"/>
        </w:rPr>
        <w:t>perations request</w:t>
      </w:r>
      <w:r w:rsidR="00B638E1" w:rsidRPr="001C220C">
        <w:rPr>
          <w:lang w:val="en-US"/>
        </w:rPr>
        <w:t xml:space="preserve"> into smaller elements.</w:t>
      </w:r>
    </w:p>
    <w:p w14:paraId="02AAC138" w14:textId="593AFB82" w:rsidR="009E6331" w:rsidRPr="001C220C" w:rsidDel="00D86D99" w:rsidRDefault="00DE6B19" w:rsidP="00DE6B19">
      <w:pPr>
        <w:pStyle w:val="PARAGRAPH"/>
        <w:rPr>
          <w:del w:id="16451" w:author="Charles Gifford" w:date="2017-03-23T13:07:00Z"/>
          <w:lang w:val="en-US"/>
        </w:rPr>
      </w:pPr>
      <w:r>
        <w:rPr>
          <w:lang w:val="en-US"/>
        </w:rPr>
        <w:fldChar w:fldCharType="begin"/>
      </w:r>
      <w:r>
        <w:rPr>
          <w:lang w:val="en-US"/>
        </w:rPr>
        <w:instrText xml:space="preserve"> REF _Ref161735963 \h </w:instrText>
      </w:r>
      <w:r>
        <w:rPr>
          <w:lang w:val="en-US"/>
        </w:rPr>
      </w:r>
      <w:r>
        <w:rPr>
          <w:lang w:val="en-US"/>
        </w:rPr>
        <w:fldChar w:fldCharType="separate"/>
      </w:r>
      <w:r w:rsidR="006A1BED" w:rsidRPr="001C220C">
        <w:rPr>
          <w:lang w:val="en-US"/>
        </w:rPr>
        <w:t xml:space="preserve">Figure </w:t>
      </w:r>
      <w:r w:rsidR="006A1BED">
        <w:rPr>
          <w:noProof/>
          <w:lang w:val="en-US"/>
        </w:rPr>
        <w:t>22</w:t>
      </w:r>
      <w:r>
        <w:rPr>
          <w:lang w:val="en-US"/>
        </w:rPr>
        <w:fldChar w:fldCharType="end"/>
      </w:r>
      <w:r w:rsidR="009E6331" w:rsidRPr="001C220C">
        <w:rPr>
          <w:lang w:val="en-US"/>
        </w:rPr>
        <w:t xml:space="preserve"> below is the </w:t>
      </w:r>
      <w:r w:rsidR="006A5B9A" w:rsidRPr="001C220C">
        <w:rPr>
          <w:lang w:val="en-US"/>
        </w:rPr>
        <w:t>operations performance</w:t>
      </w:r>
      <w:r w:rsidR="009E6331" w:rsidRPr="001C220C">
        <w:rPr>
          <w:lang w:val="en-US"/>
        </w:rPr>
        <w:t xml:space="preserve"> model.</w:t>
      </w:r>
      <w:ins w:id="16452" w:author="Charles Gifford" w:date="2017-03-20T14:15:00Z">
        <w:r w:rsidR="00CF5075" w:rsidRPr="00CF5075">
          <w:t xml:space="preserve"> </w:t>
        </w:r>
      </w:ins>
      <w:ins w:id="16453" w:author="Charles Gifford" w:date="2017-03-22T20:12:00Z">
        <w:r w:rsidR="006A1BED">
          <w:rPr>
            <w:lang w:val="en-US"/>
          </w:rPr>
          <w:fldChar w:fldCharType="begin"/>
        </w:r>
        <w:r w:rsidR="006A1BED">
          <w:instrText xml:space="preserve"> REF _Ref477976882 \h </w:instrText>
        </w:r>
      </w:ins>
      <w:r w:rsidR="006A1BED">
        <w:rPr>
          <w:lang w:val="en-US"/>
        </w:rPr>
      </w:r>
      <w:r w:rsidR="006A1BED">
        <w:rPr>
          <w:lang w:val="en-US"/>
        </w:rPr>
        <w:fldChar w:fldCharType="separate"/>
      </w:r>
      <w:ins w:id="16454" w:author="Charles Gifford" w:date="2017-03-22T20:12:00Z">
        <w:r w:rsidR="006A1BED">
          <w:t xml:space="preserve">Table </w:t>
        </w:r>
        <w:r w:rsidR="006A1BED">
          <w:rPr>
            <w:noProof/>
          </w:rPr>
          <w:t>189</w:t>
        </w:r>
        <w:r w:rsidR="006A1BED">
          <w:rPr>
            <w:lang w:val="en-US"/>
          </w:rPr>
          <w:fldChar w:fldCharType="end"/>
        </w:r>
      </w:ins>
      <w:ins w:id="16455" w:author="Charles Gifford" w:date="2017-03-20T14:15:00Z">
        <w:r w:rsidR="00CF5075" w:rsidRPr="00CF5075">
          <w:rPr>
            <w:lang w:val="en-US"/>
          </w:rPr>
          <w:t xml:space="preserve"> lists the relationships of the ob</w:t>
        </w:r>
        <w:r w:rsidR="00CF5075">
          <w:rPr>
            <w:lang w:val="en-US"/>
          </w:rPr>
          <w:t xml:space="preserve">jects in the operations </w:t>
        </w:r>
      </w:ins>
      <w:ins w:id="16456" w:author="Charles Gifford" w:date="2017-03-20T14:16:00Z">
        <w:r w:rsidR="00CF5075">
          <w:rPr>
            <w:lang w:val="en-US"/>
          </w:rPr>
          <w:t>performance</w:t>
        </w:r>
      </w:ins>
      <w:ins w:id="16457" w:author="Charles Gifford" w:date="2017-03-20T14:15:00Z">
        <w:r w:rsidR="00CF5075" w:rsidRPr="00CF5075">
          <w:rPr>
            <w:lang w:val="en-US"/>
          </w:rPr>
          <w:t xml:space="preserve"> model.</w:t>
        </w:r>
      </w:ins>
    </w:p>
    <w:p w14:paraId="6BC32562" w14:textId="49AD414B" w:rsidR="009E6331" w:rsidRDefault="00D81887" w:rsidP="00907215">
      <w:pPr>
        <w:pStyle w:val="PARAGRAPH"/>
        <w:rPr>
          <w:ins w:id="16458" w:author="Charles Gifford" w:date="2016-07-23T14:13:00Z"/>
          <w:lang w:val="en-US"/>
        </w:rPr>
      </w:pPr>
      <w:del w:id="16459" w:author="Charles Gifford" w:date="2016-07-23T14:13:00Z">
        <w:r w:rsidRPr="008C3224" w:rsidDel="004F1964">
          <w:rPr>
            <w:noProof/>
            <w:lang w:val="en-US" w:eastAsia="en-US"/>
          </w:rPr>
          <w:drawing>
            <wp:inline distT="0" distB="0" distL="0" distR="0" wp14:anchorId="49676672" wp14:editId="724D2836">
              <wp:extent cx="5943600" cy="49447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4944745"/>
                      </a:xfrm>
                      <a:prstGeom prst="rect">
                        <a:avLst/>
                      </a:prstGeom>
                      <a:noFill/>
                      <a:ln>
                        <a:noFill/>
                      </a:ln>
                    </pic:spPr>
                  </pic:pic>
                </a:graphicData>
              </a:graphic>
            </wp:inline>
          </w:drawing>
        </w:r>
      </w:del>
    </w:p>
    <w:p w14:paraId="16AEB8E2" w14:textId="5E6A862C" w:rsidR="004F1964" w:rsidRPr="001C220C" w:rsidRDefault="006A1BED" w:rsidP="00DE6B19">
      <w:pPr>
        <w:pStyle w:val="PARAGRAPH"/>
        <w:jc w:val="center"/>
        <w:rPr>
          <w:lang w:val="en-US"/>
        </w:rPr>
      </w:pPr>
      <w:ins w:id="16460" w:author="Charles Gifford" w:date="2017-03-22T20:07:00Z">
        <w:r>
          <w:rPr>
            <w:noProof/>
            <w:lang w:val="en-US" w:eastAsia="en-US"/>
          </w:rPr>
          <w:drawing>
            <wp:inline distT="0" distB="0" distL="0" distR="0" wp14:anchorId="5CB2838D" wp14:editId="1301DFEA">
              <wp:extent cx="5886450" cy="6635871"/>
              <wp:effectExtent l="0" t="0" r="0" b="0"/>
              <wp:docPr id="621" name="Picture 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86623" cy="6636066"/>
                      </a:xfrm>
                      <a:prstGeom prst="rect">
                        <a:avLst/>
                      </a:prstGeom>
                      <a:noFill/>
                    </pic:spPr>
                  </pic:pic>
                </a:graphicData>
              </a:graphic>
            </wp:inline>
          </w:drawing>
        </w:r>
      </w:ins>
    </w:p>
    <w:p w14:paraId="1A424C18" w14:textId="22E5A10F" w:rsidR="006A1BED" w:rsidRPr="006A1BED" w:rsidRDefault="009E6331" w:rsidP="006A1BED">
      <w:pPr>
        <w:pStyle w:val="FIGURE-title"/>
        <w:rPr>
          <w:ins w:id="16461" w:author="Charles Gifford" w:date="2017-03-20T14:11:00Z"/>
          <w:lang w:val="en-US"/>
        </w:rPr>
      </w:pPr>
      <w:bookmarkStart w:id="16462" w:name="_Ref161735963"/>
      <w:bookmarkStart w:id="16463" w:name="_Toc157224389"/>
      <w:bookmarkStart w:id="16464" w:name="_Toc237687662"/>
      <w:bookmarkStart w:id="16465" w:name="_Toc306620205"/>
      <w:bookmarkStart w:id="16466" w:name="_Toc320178070"/>
      <w:bookmarkStart w:id="16467" w:name="_Toc478492571"/>
      <w:r w:rsidRPr="001C220C">
        <w:rPr>
          <w:lang w:val="en-US"/>
        </w:rPr>
        <w:t xml:space="preserve">Figure </w:t>
      </w:r>
      <w:r w:rsidRPr="001C220C">
        <w:rPr>
          <w:lang w:val="en-US"/>
        </w:rPr>
        <w:fldChar w:fldCharType="begin"/>
      </w:r>
      <w:r w:rsidRPr="001C220C">
        <w:rPr>
          <w:lang w:val="en-US"/>
        </w:rPr>
        <w:instrText xml:space="preserve"> SEQ Figure \* ARABIC </w:instrText>
      </w:r>
      <w:r w:rsidRPr="001C220C">
        <w:rPr>
          <w:lang w:val="en-US"/>
        </w:rPr>
        <w:fldChar w:fldCharType="separate"/>
      </w:r>
      <w:r w:rsidR="006A1BED">
        <w:rPr>
          <w:noProof/>
          <w:lang w:val="en-US"/>
        </w:rPr>
        <w:t>22</w:t>
      </w:r>
      <w:r w:rsidRPr="001C220C">
        <w:rPr>
          <w:lang w:val="en-US"/>
        </w:rPr>
        <w:fldChar w:fldCharType="end"/>
      </w:r>
      <w:bookmarkEnd w:id="16462"/>
      <w:r w:rsidRPr="001C220C">
        <w:rPr>
          <w:lang w:val="en-US"/>
        </w:rPr>
        <w:t xml:space="preserve"> </w:t>
      </w:r>
      <w:r w:rsidR="00DE6B19">
        <w:rPr>
          <w:lang w:val="en-US"/>
        </w:rPr>
        <w:t>–</w:t>
      </w:r>
      <w:r w:rsidRPr="001C220C">
        <w:rPr>
          <w:lang w:val="en-US"/>
        </w:rPr>
        <w:t xml:space="preserve"> </w:t>
      </w:r>
      <w:r w:rsidR="006A5B9A" w:rsidRPr="001C220C">
        <w:rPr>
          <w:lang w:val="en-US"/>
        </w:rPr>
        <w:t>Operations performance</w:t>
      </w:r>
      <w:r w:rsidRPr="001C220C">
        <w:rPr>
          <w:lang w:val="en-US"/>
        </w:rPr>
        <w:t xml:space="preserve"> model</w:t>
      </w:r>
      <w:bookmarkEnd w:id="16463"/>
      <w:bookmarkEnd w:id="16464"/>
      <w:bookmarkEnd w:id="16465"/>
      <w:bookmarkEnd w:id="16466"/>
      <w:bookmarkEnd w:id="16467"/>
    </w:p>
    <w:p w14:paraId="2EEA0DE3" w14:textId="22E16598" w:rsidR="00CF5075" w:rsidRDefault="006A1BED" w:rsidP="00881CA4">
      <w:pPr>
        <w:pStyle w:val="TABLE-title"/>
        <w:rPr>
          <w:ins w:id="16468" w:author="Charles Gifford" w:date="2017-03-20T14:16:00Z"/>
          <w:lang w:val="en-US"/>
        </w:rPr>
      </w:pPr>
      <w:bookmarkStart w:id="16469" w:name="_Ref477976882"/>
      <w:bookmarkStart w:id="16470" w:name="_Toc478492489"/>
      <w:ins w:id="16471" w:author="Charles Gifford" w:date="2017-03-22T20:11:00Z">
        <w:r>
          <w:t xml:space="preserve">Table </w:t>
        </w:r>
        <w:r>
          <w:fldChar w:fldCharType="begin"/>
        </w:r>
        <w:r>
          <w:instrText xml:space="preserve"> SEQ Table \* ARABIC </w:instrText>
        </w:r>
      </w:ins>
      <w:r>
        <w:fldChar w:fldCharType="separate"/>
      </w:r>
      <w:ins w:id="16472" w:author="Charles Gifford" w:date="2017-03-22T20:11:00Z">
        <w:r>
          <w:rPr>
            <w:noProof/>
          </w:rPr>
          <w:t>189</w:t>
        </w:r>
        <w:r>
          <w:fldChar w:fldCharType="end"/>
        </w:r>
        <w:bookmarkEnd w:id="16469"/>
        <w:r>
          <w:t xml:space="preserve"> </w:t>
        </w:r>
      </w:ins>
      <w:ins w:id="16473" w:author="Charles Gifford" w:date="2017-03-20T14:16:00Z">
        <w:r w:rsidR="00CF5075">
          <w:rPr>
            <w:lang w:val="en-US"/>
          </w:rPr>
          <w:t>–</w:t>
        </w:r>
        <w:r w:rsidR="00CF5075" w:rsidRPr="001C220C">
          <w:rPr>
            <w:lang w:val="en-US"/>
          </w:rPr>
          <w:t xml:space="preserve"> Operations performance model</w:t>
        </w:r>
        <w:r w:rsidR="00CF5075">
          <w:rPr>
            <w:lang w:val="en-US"/>
          </w:rPr>
          <w:t xml:space="preserve"> relationships</w:t>
        </w:r>
        <w:bookmarkEnd w:id="16470"/>
      </w:ins>
    </w:p>
    <w:tbl>
      <w:tblPr>
        <w:tblW w:w="9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335"/>
        <w:gridCol w:w="2340"/>
        <w:gridCol w:w="2070"/>
        <w:gridCol w:w="2520"/>
      </w:tblGrid>
      <w:tr w:rsidR="00CF5075" w:rsidRPr="000265B9" w14:paraId="67C23490" w14:textId="77777777" w:rsidTr="00D23A6F">
        <w:trPr>
          <w:trHeight w:val="98"/>
          <w:tblHeader/>
          <w:ins w:id="16474" w:author="Charles Gifford" w:date="2017-03-20T14:17:00Z"/>
        </w:trPr>
        <w:tc>
          <w:tcPr>
            <w:tcW w:w="2335" w:type="dxa"/>
            <w:shd w:val="clear" w:color="auto" w:fill="auto"/>
          </w:tcPr>
          <w:p w14:paraId="1BEFD3ED" w14:textId="77777777" w:rsidR="00CF5075" w:rsidRPr="000265B9" w:rsidRDefault="00CF5075" w:rsidP="00D23A6F">
            <w:pPr>
              <w:pStyle w:val="TABLE-col-heading"/>
              <w:rPr>
                <w:ins w:id="16475" w:author="Charles Gifford" w:date="2017-03-20T14:17:00Z"/>
              </w:rPr>
            </w:pPr>
            <w:ins w:id="16476" w:author="Charles Gifford" w:date="2017-03-20T14:17:00Z">
              <w:r w:rsidRPr="000265B9">
                <w:t>From</w:t>
              </w:r>
            </w:ins>
          </w:p>
        </w:tc>
        <w:tc>
          <w:tcPr>
            <w:tcW w:w="2340" w:type="dxa"/>
            <w:shd w:val="clear" w:color="auto" w:fill="auto"/>
          </w:tcPr>
          <w:p w14:paraId="5AA1DBA6" w14:textId="77777777" w:rsidR="00CF5075" w:rsidRPr="000265B9" w:rsidRDefault="00CF5075" w:rsidP="00D23A6F">
            <w:pPr>
              <w:pStyle w:val="TABLE-col-heading"/>
              <w:rPr>
                <w:ins w:id="16477" w:author="Charles Gifford" w:date="2017-03-20T14:17:00Z"/>
              </w:rPr>
            </w:pPr>
            <w:ins w:id="16478" w:author="Charles Gifford" w:date="2017-03-20T14:17:00Z">
              <w:r w:rsidRPr="000265B9">
                <w:t>To</w:t>
              </w:r>
            </w:ins>
          </w:p>
        </w:tc>
        <w:tc>
          <w:tcPr>
            <w:tcW w:w="2070" w:type="dxa"/>
            <w:shd w:val="clear" w:color="auto" w:fill="auto"/>
          </w:tcPr>
          <w:p w14:paraId="0E74641F" w14:textId="77777777" w:rsidR="00CF5075" w:rsidRPr="000265B9" w:rsidRDefault="00CF5075" w:rsidP="00D23A6F">
            <w:pPr>
              <w:pStyle w:val="TABLE-col-heading"/>
              <w:rPr>
                <w:ins w:id="16479" w:author="Charles Gifford" w:date="2017-03-20T14:17:00Z"/>
              </w:rPr>
            </w:pPr>
            <w:ins w:id="16480" w:author="Charles Gifford" w:date="2017-03-20T14:17:00Z">
              <w:r w:rsidRPr="000265B9">
                <w:t>Type</w:t>
              </w:r>
            </w:ins>
          </w:p>
        </w:tc>
        <w:tc>
          <w:tcPr>
            <w:tcW w:w="2520" w:type="dxa"/>
            <w:shd w:val="clear" w:color="auto" w:fill="auto"/>
          </w:tcPr>
          <w:p w14:paraId="2231B38F" w14:textId="77777777" w:rsidR="00CF5075" w:rsidRPr="000265B9" w:rsidRDefault="00CF5075" w:rsidP="00D23A6F">
            <w:pPr>
              <w:pStyle w:val="TABLE-col-heading"/>
              <w:rPr>
                <w:ins w:id="16481" w:author="Charles Gifford" w:date="2017-03-20T14:17:00Z"/>
              </w:rPr>
            </w:pPr>
            <w:ins w:id="16482" w:author="Charles Gifford" w:date="2017-03-20T14:17:00Z">
              <w:r w:rsidRPr="000265B9">
                <w:t>Relationship Name</w:t>
              </w:r>
            </w:ins>
          </w:p>
        </w:tc>
      </w:tr>
      <w:tr w:rsidR="00CF5075" w:rsidRPr="008F275A" w14:paraId="7997C4C1" w14:textId="77777777" w:rsidTr="00D23A6F">
        <w:trPr>
          <w:trHeight w:val="176"/>
          <w:ins w:id="16483" w:author="Charles Gifford" w:date="2017-03-20T14:17:00Z"/>
        </w:trPr>
        <w:tc>
          <w:tcPr>
            <w:tcW w:w="2335" w:type="dxa"/>
            <w:shd w:val="clear" w:color="auto" w:fill="auto"/>
          </w:tcPr>
          <w:p w14:paraId="20675A52" w14:textId="53109477" w:rsidR="00CF5075" w:rsidRDefault="00FF27D5" w:rsidP="00CF5075">
            <w:pPr>
              <w:pStyle w:val="TABLE-cell"/>
              <w:rPr>
                <w:ins w:id="16484" w:author="Charles Gifford" w:date="2017-03-20T14:17:00Z"/>
              </w:rPr>
            </w:pPr>
            <w:ins w:id="16485" w:author="Charles Gifford" w:date="2017-03-20T14:17:00Z">
              <w:r>
                <w:t xml:space="preserve">Operations </w:t>
              </w:r>
            </w:ins>
            <w:ins w:id="16486" w:author="Charles Gifford" w:date="2017-03-20T14:18:00Z">
              <w:r>
                <w:t>performance</w:t>
              </w:r>
            </w:ins>
          </w:p>
        </w:tc>
        <w:tc>
          <w:tcPr>
            <w:tcW w:w="2340" w:type="dxa"/>
            <w:shd w:val="clear" w:color="auto" w:fill="auto"/>
          </w:tcPr>
          <w:p w14:paraId="3800C5BE" w14:textId="0FB048E8" w:rsidR="00CF5075" w:rsidRDefault="00CF5075" w:rsidP="00CF5075">
            <w:pPr>
              <w:pStyle w:val="TABLE-cell"/>
              <w:rPr>
                <w:ins w:id="16487" w:author="Charles Gifford" w:date="2017-03-20T14:17:00Z"/>
              </w:rPr>
            </w:pPr>
            <w:ins w:id="16488" w:author="Charles Gifford" w:date="2017-03-20T14:17:00Z">
              <w:r>
                <w:t xml:space="preserve">Operations </w:t>
              </w:r>
              <w:r w:rsidR="00FF27D5">
                <w:t>resp</w:t>
              </w:r>
            </w:ins>
            <w:ins w:id="16489" w:author="Charles Gifford" w:date="2017-03-20T14:22:00Z">
              <w:r w:rsidR="00FF27D5">
                <w:t>onse</w:t>
              </w:r>
            </w:ins>
          </w:p>
        </w:tc>
        <w:tc>
          <w:tcPr>
            <w:tcW w:w="2070" w:type="dxa"/>
            <w:shd w:val="clear" w:color="auto" w:fill="auto"/>
          </w:tcPr>
          <w:p w14:paraId="10AEEE95" w14:textId="77777777" w:rsidR="00CF5075" w:rsidRDefault="00CF5075" w:rsidP="00CF5075">
            <w:pPr>
              <w:pStyle w:val="TABLE-cell"/>
              <w:rPr>
                <w:ins w:id="16490" w:author="Charles Gifford" w:date="2017-03-20T14:17:00Z"/>
              </w:rPr>
            </w:pPr>
            <w:ins w:id="16491" w:author="Charles Gifford" w:date="2017-03-20T14:17:00Z">
              <w:r w:rsidRPr="00011902">
                <w:t>Composition whole</w:t>
              </w:r>
            </w:ins>
          </w:p>
        </w:tc>
        <w:tc>
          <w:tcPr>
            <w:tcW w:w="2520" w:type="dxa"/>
            <w:shd w:val="clear" w:color="auto" w:fill="auto"/>
          </w:tcPr>
          <w:p w14:paraId="22037477" w14:textId="77777777" w:rsidR="00CF5075" w:rsidRDefault="00CF5075" w:rsidP="00FF27D5">
            <w:pPr>
              <w:pStyle w:val="TABLE-cell"/>
              <w:rPr>
                <w:ins w:id="16492" w:author="Charles Gifford" w:date="2017-03-20T14:17:00Z"/>
              </w:rPr>
            </w:pPr>
            <w:ins w:id="16493" w:author="Charles Gifford" w:date="2017-03-20T14:17:00Z">
              <w:r w:rsidRPr="00552814">
                <w:t>Is made up of &gt;</w:t>
              </w:r>
            </w:ins>
          </w:p>
        </w:tc>
      </w:tr>
      <w:tr w:rsidR="00FF27D5" w:rsidRPr="008F275A" w14:paraId="1BF8994C" w14:textId="77777777" w:rsidTr="00CF5075">
        <w:trPr>
          <w:trHeight w:val="176"/>
          <w:ins w:id="16494" w:author="Charles Gifford" w:date="2017-03-20T14:23:00Z"/>
        </w:trPr>
        <w:tc>
          <w:tcPr>
            <w:tcW w:w="2335" w:type="dxa"/>
            <w:shd w:val="clear" w:color="auto" w:fill="auto"/>
          </w:tcPr>
          <w:p w14:paraId="27467957" w14:textId="31BC0C57" w:rsidR="00FF27D5" w:rsidRPr="00C76C59" w:rsidRDefault="00FF27D5" w:rsidP="00FF27D5">
            <w:pPr>
              <w:pStyle w:val="TABLE-cell"/>
              <w:rPr>
                <w:ins w:id="16495" w:author="Charles Gifford" w:date="2017-03-20T14:23:00Z"/>
              </w:rPr>
            </w:pPr>
            <w:ins w:id="16496" w:author="Charles Gifford" w:date="2017-03-20T14:23:00Z">
              <w:r w:rsidRPr="00FF27D5">
                <w:t>Operations performance</w:t>
              </w:r>
            </w:ins>
          </w:p>
        </w:tc>
        <w:tc>
          <w:tcPr>
            <w:tcW w:w="2340" w:type="dxa"/>
            <w:shd w:val="clear" w:color="auto" w:fill="auto"/>
          </w:tcPr>
          <w:p w14:paraId="55A9C7F6" w14:textId="14515C01" w:rsidR="00FF27D5" w:rsidRDefault="00FF27D5" w:rsidP="00FF27D5">
            <w:pPr>
              <w:pStyle w:val="TABLE-cell"/>
              <w:rPr>
                <w:ins w:id="16497" w:author="Charles Gifford" w:date="2017-03-20T14:23:00Z"/>
              </w:rPr>
            </w:pPr>
            <w:ins w:id="16498" w:author="Charles Gifford" w:date="2017-03-20T14:23:00Z">
              <w:r>
                <w:t>Operations schedule</w:t>
              </w:r>
            </w:ins>
          </w:p>
        </w:tc>
        <w:tc>
          <w:tcPr>
            <w:tcW w:w="2070" w:type="dxa"/>
            <w:shd w:val="clear" w:color="auto" w:fill="auto"/>
          </w:tcPr>
          <w:p w14:paraId="6D68FB89" w14:textId="40995B24" w:rsidR="00FF27D5" w:rsidRPr="00011902" w:rsidRDefault="00FF27D5" w:rsidP="00FF27D5">
            <w:pPr>
              <w:pStyle w:val="TABLE-cell"/>
              <w:rPr>
                <w:ins w:id="16499" w:author="Charles Gifford" w:date="2017-03-20T14:23:00Z"/>
              </w:rPr>
            </w:pPr>
            <w:ins w:id="16500" w:author="Charles Gifford" w:date="2017-03-20T14:23:00Z">
              <w:r>
                <w:t>Association</w:t>
              </w:r>
            </w:ins>
          </w:p>
        </w:tc>
        <w:tc>
          <w:tcPr>
            <w:tcW w:w="2520" w:type="dxa"/>
            <w:shd w:val="clear" w:color="auto" w:fill="auto"/>
          </w:tcPr>
          <w:p w14:paraId="6F86A86F" w14:textId="4B3CDA28" w:rsidR="00FF27D5" w:rsidRPr="00552814" w:rsidRDefault="00FF27D5" w:rsidP="00FF27D5">
            <w:pPr>
              <w:pStyle w:val="TABLE-cell"/>
              <w:rPr>
                <w:ins w:id="16501" w:author="Charles Gifford" w:date="2017-03-20T14:23:00Z"/>
              </w:rPr>
            </w:pPr>
            <w:ins w:id="16502" w:author="Charles Gifford" w:date="2017-03-20T14:23:00Z">
              <w:r>
                <w:t>References a &gt;</w:t>
              </w:r>
            </w:ins>
          </w:p>
        </w:tc>
      </w:tr>
      <w:tr w:rsidR="00FF27D5" w:rsidRPr="008F275A" w14:paraId="752DB97B" w14:textId="77777777" w:rsidTr="00D23A6F">
        <w:trPr>
          <w:trHeight w:val="176"/>
          <w:ins w:id="16503" w:author="Charles Gifford" w:date="2017-03-20T14:17:00Z"/>
        </w:trPr>
        <w:tc>
          <w:tcPr>
            <w:tcW w:w="2335" w:type="dxa"/>
            <w:shd w:val="clear" w:color="auto" w:fill="auto"/>
          </w:tcPr>
          <w:p w14:paraId="4E6423E9" w14:textId="619F19BF" w:rsidR="00FF27D5" w:rsidRDefault="00FF27D5" w:rsidP="00FF27D5">
            <w:pPr>
              <w:pStyle w:val="TABLE-cell"/>
              <w:rPr>
                <w:ins w:id="16504" w:author="Charles Gifford" w:date="2017-03-20T14:17:00Z"/>
              </w:rPr>
            </w:pPr>
            <w:ins w:id="16505" w:author="Charles Gifford" w:date="2017-03-20T14:23:00Z">
              <w:r w:rsidRPr="00C76C59">
                <w:t>Operations response</w:t>
              </w:r>
            </w:ins>
          </w:p>
        </w:tc>
        <w:tc>
          <w:tcPr>
            <w:tcW w:w="2340" w:type="dxa"/>
            <w:shd w:val="clear" w:color="auto" w:fill="auto"/>
          </w:tcPr>
          <w:p w14:paraId="72C28EF6" w14:textId="4F889426" w:rsidR="00FF27D5" w:rsidRDefault="00FF27D5" w:rsidP="00FF27D5">
            <w:pPr>
              <w:pStyle w:val="TABLE-cell"/>
              <w:rPr>
                <w:ins w:id="16506" w:author="Charles Gifford" w:date="2017-03-20T14:17:00Z"/>
              </w:rPr>
            </w:pPr>
            <w:ins w:id="16507" w:author="Charles Gifford" w:date="2017-03-20T14:17:00Z">
              <w:r>
                <w:t>Segment re</w:t>
              </w:r>
            </w:ins>
            <w:ins w:id="16508" w:author="Charles Gifford" w:date="2017-03-20T14:26:00Z">
              <w:r>
                <w:t>sponse</w:t>
              </w:r>
            </w:ins>
          </w:p>
        </w:tc>
        <w:tc>
          <w:tcPr>
            <w:tcW w:w="2070" w:type="dxa"/>
            <w:shd w:val="clear" w:color="auto" w:fill="auto"/>
          </w:tcPr>
          <w:p w14:paraId="2CF37418" w14:textId="77777777" w:rsidR="00FF27D5" w:rsidRPr="00011902" w:rsidRDefault="00FF27D5" w:rsidP="00FF27D5">
            <w:pPr>
              <w:pStyle w:val="TABLE-cell"/>
              <w:rPr>
                <w:ins w:id="16509" w:author="Charles Gifford" w:date="2017-03-20T14:17:00Z"/>
              </w:rPr>
            </w:pPr>
            <w:ins w:id="16510" w:author="Charles Gifford" w:date="2017-03-20T14:17:00Z">
              <w:r w:rsidRPr="00011902">
                <w:t>Composition whole</w:t>
              </w:r>
            </w:ins>
          </w:p>
        </w:tc>
        <w:tc>
          <w:tcPr>
            <w:tcW w:w="2520" w:type="dxa"/>
            <w:shd w:val="clear" w:color="auto" w:fill="auto"/>
          </w:tcPr>
          <w:p w14:paraId="12B998F5" w14:textId="77777777" w:rsidR="00FF27D5" w:rsidRPr="00011902" w:rsidRDefault="00FF27D5" w:rsidP="00FF27D5">
            <w:pPr>
              <w:pStyle w:val="TABLE-cell"/>
              <w:rPr>
                <w:ins w:id="16511" w:author="Charles Gifford" w:date="2017-03-20T14:17:00Z"/>
              </w:rPr>
            </w:pPr>
            <w:ins w:id="16512" w:author="Charles Gifford" w:date="2017-03-20T14:17:00Z">
              <w:r w:rsidRPr="00552814">
                <w:t>Is made up of &gt;</w:t>
              </w:r>
            </w:ins>
          </w:p>
        </w:tc>
      </w:tr>
      <w:tr w:rsidR="00FF27D5" w:rsidRPr="008F275A" w14:paraId="4ABCAB3F" w14:textId="77777777" w:rsidTr="00D23A6F">
        <w:trPr>
          <w:trHeight w:val="176"/>
          <w:ins w:id="16513" w:author="Charles Gifford" w:date="2017-03-20T14:17:00Z"/>
        </w:trPr>
        <w:tc>
          <w:tcPr>
            <w:tcW w:w="2335" w:type="dxa"/>
            <w:shd w:val="clear" w:color="auto" w:fill="auto"/>
          </w:tcPr>
          <w:p w14:paraId="763192A6" w14:textId="34507EBC" w:rsidR="00FF27D5" w:rsidRPr="00552814" w:rsidRDefault="00FF27D5" w:rsidP="00FF27D5">
            <w:pPr>
              <w:pStyle w:val="TABLE-cell"/>
              <w:rPr>
                <w:ins w:id="16514" w:author="Charles Gifford" w:date="2017-03-20T14:17:00Z"/>
              </w:rPr>
            </w:pPr>
            <w:ins w:id="16515" w:author="Charles Gifford" w:date="2017-03-20T14:23:00Z">
              <w:r w:rsidRPr="00C76C59">
                <w:t>Operations response</w:t>
              </w:r>
            </w:ins>
          </w:p>
        </w:tc>
        <w:tc>
          <w:tcPr>
            <w:tcW w:w="2340" w:type="dxa"/>
            <w:shd w:val="clear" w:color="auto" w:fill="auto"/>
          </w:tcPr>
          <w:p w14:paraId="66D3EAF4" w14:textId="4F778AD1" w:rsidR="00FF27D5" w:rsidRDefault="00FF27D5" w:rsidP="00FF27D5">
            <w:pPr>
              <w:pStyle w:val="TABLE-cell"/>
              <w:rPr>
                <w:ins w:id="16516" w:author="Charles Gifford" w:date="2017-03-20T14:17:00Z"/>
              </w:rPr>
            </w:pPr>
            <w:ins w:id="16517" w:author="Charles Gifford" w:date="2017-03-20T14:24:00Z">
              <w:r>
                <w:t>Operations r</w:t>
              </w:r>
            </w:ins>
            <w:ins w:id="16518" w:author="Charles Gifford" w:date="2017-03-20T14:17:00Z">
              <w:r>
                <w:t>equest</w:t>
              </w:r>
            </w:ins>
          </w:p>
        </w:tc>
        <w:tc>
          <w:tcPr>
            <w:tcW w:w="2070" w:type="dxa"/>
            <w:shd w:val="clear" w:color="auto" w:fill="auto"/>
          </w:tcPr>
          <w:p w14:paraId="6AE98E32" w14:textId="668C2666" w:rsidR="00FF27D5" w:rsidRPr="00011902" w:rsidRDefault="00FF27D5" w:rsidP="00FF27D5">
            <w:pPr>
              <w:pStyle w:val="TABLE-cell"/>
              <w:rPr>
                <w:ins w:id="16519" w:author="Charles Gifford" w:date="2017-03-20T14:17:00Z"/>
              </w:rPr>
            </w:pPr>
            <w:ins w:id="16520" w:author="Charles Gifford" w:date="2017-03-20T14:25:00Z">
              <w:r w:rsidRPr="00FF27D5">
                <w:t>Association</w:t>
              </w:r>
            </w:ins>
          </w:p>
        </w:tc>
        <w:tc>
          <w:tcPr>
            <w:tcW w:w="2520" w:type="dxa"/>
            <w:shd w:val="clear" w:color="auto" w:fill="auto"/>
          </w:tcPr>
          <w:p w14:paraId="1D010229" w14:textId="4E47A3FC" w:rsidR="00FF27D5" w:rsidRPr="00552814" w:rsidRDefault="00FF27D5" w:rsidP="00FF27D5">
            <w:pPr>
              <w:pStyle w:val="TABLE-cell"/>
              <w:rPr>
                <w:ins w:id="16521" w:author="Charles Gifford" w:date="2017-03-20T14:17:00Z"/>
              </w:rPr>
            </w:pPr>
            <w:ins w:id="16522" w:author="Charles Gifford" w:date="2017-03-20T14:25:00Z">
              <w:r>
                <w:t>Corresponds to a</w:t>
              </w:r>
            </w:ins>
            <w:ins w:id="16523" w:author="Charles Gifford" w:date="2017-03-20T14:17:00Z">
              <w:r w:rsidRPr="00552814">
                <w:t xml:space="preserve"> &gt;</w:t>
              </w:r>
            </w:ins>
          </w:p>
        </w:tc>
      </w:tr>
      <w:tr w:rsidR="00FF27D5" w:rsidRPr="008F275A" w14:paraId="099DFFF9" w14:textId="77777777" w:rsidTr="00D23A6F">
        <w:trPr>
          <w:trHeight w:val="176"/>
          <w:ins w:id="16524" w:author="Charles Gifford" w:date="2017-03-20T14:17:00Z"/>
        </w:trPr>
        <w:tc>
          <w:tcPr>
            <w:tcW w:w="2335" w:type="dxa"/>
            <w:shd w:val="clear" w:color="auto" w:fill="auto"/>
          </w:tcPr>
          <w:p w14:paraId="43026D3F" w14:textId="0EF43079" w:rsidR="00FF27D5" w:rsidRDefault="00FF27D5" w:rsidP="00FF27D5">
            <w:pPr>
              <w:pStyle w:val="TABLE-cell"/>
              <w:rPr>
                <w:ins w:id="16525" w:author="Charles Gifford" w:date="2017-03-20T14:17:00Z"/>
              </w:rPr>
            </w:pPr>
            <w:ins w:id="16526" w:author="Charles Gifford" w:date="2017-03-20T14:23:00Z">
              <w:r w:rsidRPr="00C76C59">
                <w:t>Operations response</w:t>
              </w:r>
            </w:ins>
          </w:p>
        </w:tc>
        <w:tc>
          <w:tcPr>
            <w:tcW w:w="2340" w:type="dxa"/>
            <w:shd w:val="clear" w:color="auto" w:fill="auto"/>
          </w:tcPr>
          <w:p w14:paraId="4F25F02A" w14:textId="77777777" w:rsidR="00FF27D5" w:rsidRDefault="00FF27D5" w:rsidP="00FF27D5">
            <w:pPr>
              <w:pStyle w:val="TABLE-cell"/>
              <w:rPr>
                <w:ins w:id="16527" w:author="Charles Gifford" w:date="2017-03-20T14:17:00Z"/>
              </w:rPr>
            </w:pPr>
            <w:ins w:id="16528" w:author="Charles Gifford" w:date="2017-03-20T14:17:00Z">
              <w:r w:rsidRPr="00552814">
                <w:t>Operations definition</w:t>
              </w:r>
            </w:ins>
          </w:p>
        </w:tc>
        <w:tc>
          <w:tcPr>
            <w:tcW w:w="2070" w:type="dxa"/>
            <w:shd w:val="clear" w:color="auto" w:fill="auto"/>
          </w:tcPr>
          <w:p w14:paraId="7D7B52C5" w14:textId="77777777" w:rsidR="00FF27D5" w:rsidRPr="00011902" w:rsidRDefault="00FF27D5" w:rsidP="00FF27D5">
            <w:pPr>
              <w:pStyle w:val="TABLE-cell"/>
              <w:rPr>
                <w:ins w:id="16529" w:author="Charles Gifford" w:date="2017-03-20T14:17:00Z"/>
              </w:rPr>
            </w:pPr>
            <w:ins w:id="16530" w:author="Charles Gifford" w:date="2017-03-20T14:17:00Z">
              <w:r>
                <w:t>Dependency</w:t>
              </w:r>
            </w:ins>
          </w:p>
        </w:tc>
        <w:tc>
          <w:tcPr>
            <w:tcW w:w="2520" w:type="dxa"/>
            <w:shd w:val="clear" w:color="auto" w:fill="auto"/>
          </w:tcPr>
          <w:p w14:paraId="7F2355C2" w14:textId="77777777" w:rsidR="00FF27D5" w:rsidRPr="00011902" w:rsidRDefault="00FF27D5" w:rsidP="00FF27D5">
            <w:pPr>
              <w:pStyle w:val="TABLE-cell"/>
              <w:rPr>
                <w:ins w:id="16531" w:author="Charles Gifford" w:date="2017-03-20T14:17:00Z"/>
              </w:rPr>
            </w:pPr>
            <w:ins w:id="16532" w:author="Charles Gifford" w:date="2017-03-20T14:17:00Z">
              <w:r>
                <w:t xml:space="preserve">Corresponds to an element in </w:t>
              </w:r>
              <w:r w:rsidRPr="00E31134">
                <w:t>&gt;</w:t>
              </w:r>
            </w:ins>
          </w:p>
        </w:tc>
      </w:tr>
      <w:tr w:rsidR="00CF5075" w:rsidRPr="008F275A" w14:paraId="79F2091D" w14:textId="77777777" w:rsidTr="00D23A6F">
        <w:trPr>
          <w:trHeight w:val="176"/>
          <w:ins w:id="16533" w:author="Charles Gifford" w:date="2017-03-20T14:17:00Z"/>
        </w:trPr>
        <w:tc>
          <w:tcPr>
            <w:tcW w:w="2335" w:type="dxa"/>
            <w:shd w:val="clear" w:color="auto" w:fill="auto"/>
          </w:tcPr>
          <w:p w14:paraId="0D7196C0" w14:textId="240CA570" w:rsidR="00CF5075" w:rsidRDefault="00FF27D5" w:rsidP="00CF5075">
            <w:pPr>
              <w:pStyle w:val="TABLE-cell"/>
              <w:rPr>
                <w:ins w:id="16534" w:author="Charles Gifford" w:date="2017-03-20T14:17:00Z"/>
              </w:rPr>
            </w:pPr>
            <w:ins w:id="16535" w:author="Charles Gifford" w:date="2017-03-20T14:17:00Z">
              <w:r>
                <w:t>Segment response</w:t>
              </w:r>
            </w:ins>
          </w:p>
        </w:tc>
        <w:tc>
          <w:tcPr>
            <w:tcW w:w="2340" w:type="dxa"/>
            <w:shd w:val="clear" w:color="auto" w:fill="auto"/>
          </w:tcPr>
          <w:p w14:paraId="59B10C6E" w14:textId="77777777" w:rsidR="00CF5075" w:rsidRDefault="00CF5075" w:rsidP="00CF5075">
            <w:pPr>
              <w:pStyle w:val="TABLE-cell"/>
              <w:rPr>
                <w:ins w:id="16536" w:author="Charles Gifford" w:date="2017-03-20T14:17:00Z"/>
              </w:rPr>
            </w:pPr>
            <w:ins w:id="16537" w:author="Charles Gifford" w:date="2017-03-20T14:17:00Z">
              <w:r w:rsidRPr="00552814">
                <w:t>Operations definition</w:t>
              </w:r>
            </w:ins>
          </w:p>
        </w:tc>
        <w:tc>
          <w:tcPr>
            <w:tcW w:w="2070" w:type="dxa"/>
            <w:shd w:val="clear" w:color="auto" w:fill="auto"/>
          </w:tcPr>
          <w:p w14:paraId="7836B924" w14:textId="77777777" w:rsidR="00CF5075" w:rsidRPr="00011902" w:rsidRDefault="00CF5075" w:rsidP="00CF5075">
            <w:pPr>
              <w:pStyle w:val="TABLE-cell"/>
              <w:rPr>
                <w:ins w:id="16538" w:author="Charles Gifford" w:date="2017-03-20T14:17:00Z"/>
              </w:rPr>
            </w:pPr>
            <w:ins w:id="16539" w:author="Charles Gifford" w:date="2017-03-20T14:17:00Z">
              <w:r>
                <w:t>Dependency</w:t>
              </w:r>
            </w:ins>
          </w:p>
        </w:tc>
        <w:tc>
          <w:tcPr>
            <w:tcW w:w="2520" w:type="dxa"/>
            <w:shd w:val="clear" w:color="auto" w:fill="auto"/>
          </w:tcPr>
          <w:p w14:paraId="66698A78" w14:textId="77777777" w:rsidR="00CF5075" w:rsidRPr="00011902" w:rsidRDefault="00CF5075" w:rsidP="00DB4DDC">
            <w:pPr>
              <w:pStyle w:val="TABLE-cell"/>
              <w:rPr>
                <w:ins w:id="16540" w:author="Charles Gifford" w:date="2017-03-20T14:17:00Z"/>
              </w:rPr>
            </w:pPr>
            <w:ins w:id="16541" w:author="Charles Gifford" w:date="2017-03-20T14:17:00Z">
              <w:r>
                <w:t xml:space="preserve">Corresponds to an element in </w:t>
              </w:r>
              <w:r w:rsidRPr="00E31134">
                <w:t>&gt;</w:t>
              </w:r>
            </w:ins>
          </w:p>
        </w:tc>
      </w:tr>
      <w:tr w:rsidR="00FF27D5" w:rsidRPr="008F275A" w14:paraId="1563D92B" w14:textId="77777777" w:rsidTr="00D23A6F">
        <w:trPr>
          <w:trHeight w:val="176"/>
          <w:ins w:id="16542" w:author="Charles Gifford" w:date="2017-03-20T14:17:00Z"/>
        </w:trPr>
        <w:tc>
          <w:tcPr>
            <w:tcW w:w="2335" w:type="dxa"/>
            <w:shd w:val="clear" w:color="auto" w:fill="auto"/>
          </w:tcPr>
          <w:p w14:paraId="55549079" w14:textId="2EBC2B22" w:rsidR="00FF27D5" w:rsidRPr="00552814" w:rsidRDefault="00FF27D5" w:rsidP="00FF27D5">
            <w:pPr>
              <w:pStyle w:val="TABLE-cell"/>
              <w:rPr>
                <w:ins w:id="16543" w:author="Charles Gifford" w:date="2017-03-20T14:17:00Z"/>
              </w:rPr>
            </w:pPr>
            <w:ins w:id="16544" w:author="Charles Gifford" w:date="2017-03-20T14:27:00Z">
              <w:r w:rsidRPr="00FD7B03">
                <w:t>Segment response</w:t>
              </w:r>
            </w:ins>
          </w:p>
        </w:tc>
        <w:tc>
          <w:tcPr>
            <w:tcW w:w="2340" w:type="dxa"/>
            <w:shd w:val="clear" w:color="auto" w:fill="auto"/>
          </w:tcPr>
          <w:p w14:paraId="28376460" w14:textId="77777777" w:rsidR="00FF27D5" w:rsidRPr="00552814" w:rsidRDefault="00FF27D5" w:rsidP="00FF27D5">
            <w:pPr>
              <w:pStyle w:val="TABLE-cell"/>
              <w:rPr>
                <w:ins w:id="16545" w:author="Charles Gifford" w:date="2017-03-20T14:17:00Z"/>
              </w:rPr>
            </w:pPr>
            <w:ins w:id="16546" w:author="Charles Gifford" w:date="2017-03-20T14:17:00Z">
              <w:r>
                <w:t xml:space="preserve">Process segment </w:t>
              </w:r>
            </w:ins>
          </w:p>
        </w:tc>
        <w:tc>
          <w:tcPr>
            <w:tcW w:w="2070" w:type="dxa"/>
            <w:shd w:val="clear" w:color="auto" w:fill="auto"/>
          </w:tcPr>
          <w:p w14:paraId="7012785C" w14:textId="77777777" w:rsidR="00FF27D5" w:rsidRDefault="00FF27D5" w:rsidP="00FF27D5">
            <w:pPr>
              <w:pStyle w:val="TABLE-cell"/>
              <w:rPr>
                <w:ins w:id="16547" w:author="Charles Gifford" w:date="2017-03-20T14:17:00Z"/>
              </w:rPr>
            </w:pPr>
            <w:ins w:id="16548" w:author="Charles Gifford" w:date="2017-03-20T14:17:00Z">
              <w:r>
                <w:t>Association</w:t>
              </w:r>
            </w:ins>
          </w:p>
        </w:tc>
        <w:tc>
          <w:tcPr>
            <w:tcW w:w="2520" w:type="dxa"/>
            <w:shd w:val="clear" w:color="auto" w:fill="auto"/>
          </w:tcPr>
          <w:p w14:paraId="0FA05830" w14:textId="77777777" w:rsidR="00FF27D5" w:rsidRDefault="00FF27D5" w:rsidP="00FF27D5">
            <w:pPr>
              <w:pStyle w:val="TABLE-cell"/>
              <w:rPr>
                <w:ins w:id="16549" w:author="Charles Gifford" w:date="2017-03-20T14:17:00Z"/>
              </w:rPr>
            </w:pPr>
            <w:ins w:id="16550" w:author="Charles Gifford" w:date="2017-03-20T14:17:00Z">
              <w:r>
                <w:t>Corresponds to &gt;</w:t>
              </w:r>
            </w:ins>
          </w:p>
        </w:tc>
      </w:tr>
      <w:tr w:rsidR="00FF27D5" w:rsidRPr="008F275A" w14:paraId="6E1E4050" w14:textId="77777777" w:rsidTr="00D23A6F">
        <w:trPr>
          <w:trHeight w:val="176"/>
          <w:ins w:id="16551" w:author="Charles Gifford" w:date="2017-03-20T14:17:00Z"/>
        </w:trPr>
        <w:tc>
          <w:tcPr>
            <w:tcW w:w="2335" w:type="dxa"/>
            <w:shd w:val="clear" w:color="auto" w:fill="auto"/>
          </w:tcPr>
          <w:p w14:paraId="328F1526" w14:textId="4A6CB438" w:rsidR="00FF27D5" w:rsidRPr="00552814" w:rsidRDefault="00FF27D5" w:rsidP="00FF27D5">
            <w:pPr>
              <w:pStyle w:val="TABLE-cell"/>
              <w:rPr>
                <w:ins w:id="16552" w:author="Charles Gifford" w:date="2017-03-20T14:17:00Z"/>
              </w:rPr>
            </w:pPr>
            <w:ins w:id="16553" w:author="Charles Gifford" w:date="2017-03-20T14:27:00Z">
              <w:r w:rsidRPr="00FD7B03">
                <w:t>Segment response</w:t>
              </w:r>
            </w:ins>
          </w:p>
        </w:tc>
        <w:tc>
          <w:tcPr>
            <w:tcW w:w="2340" w:type="dxa"/>
            <w:shd w:val="clear" w:color="auto" w:fill="auto"/>
          </w:tcPr>
          <w:p w14:paraId="362B1411" w14:textId="600DF8CC" w:rsidR="00FF27D5" w:rsidRDefault="00C83E3D" w:rsidP="00FF27D5">
            <w:pPr>
              <w:pStyle w:val="TABLE-cell"/>
              <w:rPr>
                <w:ins w:id="16554" w:author="Charles Gifford" w:date="2017-03-20T14:17:00Z"/>
              </w:rPr>
            </w:pPr>
            <w:ins w:id="16555" w:author="Charles Gifford" w:date="2017-03-20T14:17:00Z">
              <w:r>
                <w:t>Segment respon</w:t>
              </w:r>
            </w:ins>
            <w:ins w:id="16556" w:author="Charles Gifford" w:date="2017-03-20T14:28:00Z">
              <w:r>
                <w:t>se</w:t>
              </w:r>
            </w:ins>
          </w:p>
        </w:tc>
        <w:tc>
          <w:tcPr>
            <w:tcW w:w="2070" w:type="dxa"/>
            <w:shd w:val="clear" w:color="auto" w:fill="auto"/>
          </w:tcPr>
          <w:p w14:paraId="2DADB209" w14:textId="77777777" w:rsidR="00FF27D5" w:rsidRDefault="00FF27D5" w:rsidP="00FF27D5">
            <w:pPr>
              <w:pStyle w:val="TABLE-cell"/>
              <w:rPr>
                <w:ins w:id="16557" w:author="Charles Gifford" w:date="2017-03-20T14:17:00Z"/>
              </w:rPr>
            </w:pPr>
            <w:ins w:id="16558" w:author="Charles Gifford" w:date="2017-03-20T14:17:00Z">
              <w:r w:rsidRPr="008F275A">
                <w:t>Aggregation hierarchy</w:t>
              </w:r>
            </w:ins>
          </w:p>
        </w:tc>
        <w:tc>
          <w:tcPr>
            <w:tcW w:w="2520" w:type="dxa"/>
            <w:shd w:val="clear" w:color="auto" w:fill="auto"/>
          </w:tcPr>
          <w:p w14:paraId="7B93BF49" w14:textId="77777777" w:rsidR="00FF27D5" w:rsidRDefault="00FF27D5" w:rsidP="00FF27D5">
            <w:pPr>
              <w:pStyle w:val="TABLE-cell"/>
              <w:rPr>
                <w:ins w:id="16559" w:author="Charles Gifford" w:date="2017-03-20T14:17:00Z"/>
              </w:rPr>
            </w:pPr>
            <w:ins w:id="16560" w:author="Charles Gifford" w:date="2017-03-20T14:17:00Z">
              <w:r>
                <w:t>Is made up of</w:t>
              </w:r>
              <w:r w:rsidRPr="008F275A">
                <w:t xml:space="preserve"> &gt;</w:t>
              </w:r>
            </w:ins>
          </w:p>
        </w:tc>
      </w:tr>
      <w:tr w:rsidR="00C83E3D" w:rsidRPr="008F275A" w14:paraId="24450E22" w14:textId="77777777" w:rsidTr="00CF5075">
        <w:trPr>
          <w:trHeight w:val="176"/>
          <w:ins w:id="16561" w:author="Charles Gifford" w:date="2017-03-20T14:28:00Z"/>
        </w:trPr>
        <w:tc>
          <w:tcPr>
            <w:tcW w:w="2335" w:type="dxa"/>
            <w:shd w:val="clear" w:color="auto" w:fill="auto"/>
          </w:tcPr>
          <w:p w14:paraId="20E9A213" w14:textId="56FE681A" w:rsidR="00C83E3D" w:rsidRPr="00FD7B03" w:rsidRDefault="00C83E3D" w:rsidP="00C83E3D">
            <w:pPr>
              <w:pStyle w:val="TABLE-cell"/>
              <w:rPr>
                <w:ins w:id="16562" w:author="Charles Gifford" w:date="2017-03-20T14:28:00Z"/>
              </w:rPr>
            </w:pPr>
            <w:ins w:id="16563" w:author="Charles Gifford" w:date="2017-03-20T14:28:00Z">
              <w:r w:rsidRPr="00FD7B03">
                <w:t>Segment response</w:t>
              </w:r>
            </w:ins>
          </w:p>
        </w:tc>
        <w:tc>
          <w:tcPr>
            <w:tcW w:w="2340" w:type="dxa"/>
            <w:shd w:val="clear" w:color="auto" w:fill="auto"/>
          </w:tcPr>
          <w:p w14:paraId="3DFB87DF" w14:textId="78EC8BB4" w:rsidR="00C83E3D" w:rsidRPr="00552814" w:rsidRDefault="00C83E3D" w:rsidP="00C83E3D">
            <w:pPr>
              <w:pStyle w:val="TABLE-cell"/>
              <w:rPr>
                <w:ins w:id="16564" w:author="Charles Gifford" w:date="2017-03-20T14:28:00Z"/>
              </w:rPr>
            </w:pPr>
            <w:ins w:id="16565" w:author="Charles Gifford" w:date="2017-03-20T14:28:00Z">
              <w:r w:rsidRPr="00552814">
                <w:t>Segment requirement</w:t>
              </w:r>
            </w:ins>
          </w:p>
        </w:tc>
        <w:tc>
          <w:tcPr>
            <w:tcW w:w="2070" w:type="dxa"/>
            <w:shd w:val="clear" w:color="auto" w:fill="auto"/>
          </w:tcPr>
          <w:p w14:paraId="75984F19" w14:textId="6131EFD6" w:rsidR="00C83E3D" w:rsidRPr="008F275A" w:rsidRDefault="00C83E3D" w:rsidP="00C83E3D">
            <w:pPr>
              <w:pStyle w:val="TABLE-cell"/>
              <w:rPr>
                <w:ins w:id="16566" w:author="Charles Gifford" w:date="2017-03-20T14:28:00Z"/>
              </w:rPr>
            </w:pPr>
            <w:ins w:id="16567" w:author="Charles Gifford" w:date="2017-03-20T14:29:00Z">
              <w:r>
                <w:t>Association</w:t>
              </w:r>
            </w:ins>
          </w:p>
        </w:tc>
        <w:tc>
          <w:tcPr>
            <w:tcW w:w="2520" w:type="dxa"/>
            <w:shd w:val="clear" w:color="auto" w:fill="auto"/>
          </w:tcPr>
          <w:p w14:paraId="6F1F7128" w14:textId="77DC1728" w:rsidR="00C83E3D" w:rsidRDefault="00C83E3D" w:rsidP="00C83E3D">
            <w:pPr>
              <w:pStyle w:val="TABLE-cell"/>
              <w:rPr>
                <w:ins w:id="16568" w:author="Charles Gifford" w:date="2017-03-20T14:28:00Z"/>
              </w:rPr>
            </w:pPr>
            <w:ins w:id="16569" w:author="Charles Gifford" w:date="2017-03-20T14:29:00Z">
              <w:r>
                <w:t>Corresponds to &gt;</w:t>
              </w:r>
            </w:ins>
          </w:p>
        </w:tc>
      </w:tr>
      <w:tr w:rsidR="00FF27D5" w:rsidRPr="008F275A" w14:paraId="397FF2B6" w14:textId="77777777" w:rsidTr="00D23A6F">
        <w:trPr>
          <w:trHeight w:val="176"/>
          <w:ins w:id="16570" w:author="Charles Gifford" w:date="2017-03-20T14:17:00Z"/>
        </w:trPr>
        <w:tc>
          <w:tcPr>
            <w:tcW w:w="2335" w:type="dxa"/>
            <w:shd w:val="clear" w:color="auto" w:fill="auto"/>
          </w:tcPr>
          <w:p w14:paraId="19963360" w14:textId="137C4AED" w:rsidR="00FF27D5" w:rsidRPr="008F275A" w:rsidRDefault="00FF27D5" w:rsidP="00FF27D5">
            <w:pPr>
              <w:pStyle w:val="TABLE-cell"/>
              <w:rPr>
                <w:ins w:id="16571" w:author="Charles Gifford" w:date="2017-03-20T14:17:00Z"/>
              </w:rPr>
            </w:pPr>
            <w:ins w:id="16572" w:author="Charles Gifford" w:date="2017-03-20T14:27:00Z">
              <w:r w:rsidRPr="00FD7B03">
                <w:t>Segment response</w:t>
              </w:r>
            </w:ins>
          </w:p>
        </w:tc>
        <w:tc>
          <w:tcPr>
            <w:tcW w:w="2340" w:type="dxa"/>
            <w:shd w:val="clear" w:color="auto" w:fill="auto"/>
          </w:tcPr>
          <w:p w14:paraId="323DBC86" w14:textId="30B34BAB" w:rsidR="00FF27D5" w:rsidRPr="008F275A" w:rsidRDefault="00C83E3D" w:rsidP="00FF27D5">
            <w:pPr>
              <w:pStyle w:val="TABLE-cell"/>
              <w:rPr>
                <w:ins w:id="16573" w:author="Charles Gifford" w:date="2017-03-20T14:17:00Z"/>
              </w:rPr>
            </w:pPr>
            <w:ins w:id="16574" w:author="Charles Gifford" w:date="2017-03-20T14:29:00Z">
              <w:r>
                <w:t>Segment data</w:t>
              </w:r>
            </w:ins>
          </w:p>
        </w:tc>
        <w:tc>
          <w:tcPr>
            <w:tcW w:w="2070" w:type="dxa"/>
            <w:shd w:val="clear" w:color="auto" w:fill="auto"/>
          </w:tcPr>
          <w:p w14:paraId="05762192" w14:textId="77777777" w:rsidR="00FF27D5" w:rsidRPr="008F275A" w:rsidRDefault="00FF27D5" w:rsidP="00FF27D5">
            <w:pPr>
              <w:pStyle w:val="TABLE-cell"/>
              <w:rPr>
                <w:ins w:id="16575" w:author="Charles Gifford" w:date="2017-03-20T14:17:00Z"/>
              </w:rPr>
            </w:pPr>
            <w:ins w:id="16576" w:author="Charles Gifford" w:date="2017-03-20T14:17:00Z">
              <w:r w:rsidRPr="005A6C93">
                <w:rPr>
                  <w:szCs w:val="20"/>
                </w:rPr>
                <w:t>Composition whole</w:t>
              </w:r>
            </w:ins>
          </w:p>
        </w:tc>
        <w:tc>
          <w:tcPr>
            <w:tcW w:w="2520" w:type="dxa"/>
            <w:shd w:val="clear" w:color="auto" w:fill="auto"/>
          </w:tcPr>
          <w:p w14:paraId="1FF29D0E" w14:textId="77777777" w:rsidR="00FF27D5" w:rsidRPr="008F275A" w:rsidRDefault="00FF27D5" w:rsidP="00FF27D5">
            <w:pPr>
              <w:pStyle w:val="TABLE-cell"/>
              <w:rPr>
                <w:ins w:id="16577" w:author="Charles Gifford" w:date="2017-03-20T14:17:00Z"/>
              </w:rPr>
            </w:pPr>
            <w:ins w:id="16578" w:author="Charles Gifford" w:date="2017-03-20T14:17:00Z">
              <w:r>
                <w:rPr>
                  <w:szCs w:val="20"/>
                </w:rPr>
                <w:t>Contains &gt;</w:t>
              </w:r>
            </w:ins>
          </w:p>
        </w:tc>
      </w:tr>
      <w:tr w:rsidR="00FF27D5" w:rsidRPr="008F275A" w14:paraId="115AE9B5" w14:textId="77777777" w:rsidTr="00D23A6F">
        <w:trPr>
          <w:trHeight w:val="176"/>
          <w:ins w:id="16579" w:author="Charles Gifford" w:date="2017-03-20T14:17:00Z"/>
        </w:trPr>
        <w:tc>
          <w:tcPr>
            <w:tcW w:w="2335" w:type="dxa"/>
            <w:shd w:val="clear" w:color="auto" w:fill="auto"/>
          </w:tcPr>
          <w:p w14:paraId="7C8EF4AC" w14:textId="67933EE2" w:rsidR="00FF27D5" w:rsidRPr="008F275A" w:rsidRDefault="00FF27D5" w:rsidP="00FF27D5">
            <w:pPr>
              <w:pStyle w:val="TABLE-cell"/>
              <w:rPr>
                <w:ins w:id="16580" w:author="Charles Gifford" w:date="2017-03-20T14:17:00Z"/>
              </w:rPr>
            </w:pPr>
            <w:ins w:id="16581" w:author="Charles Gifford" w:date="2017-03-20T14:27:00Z">
              <w:r w:rsidRPr="00FD7B03">
                <w:t>Segment response</w:t>
              </w:r>
            </w:ins>
          </w:p>
        </w:tc>
        <w:tc>
          <w:tcPr>
            <w:tcW w:w="2340" w:type="dxa"/>
          </w:tcPr>
          <w:p w14:paraId="134D7268" w14:textId="202062DC" w:rsidR="00FF27D5" w:rsidRPr="008F275A" w:rsidRDefault="00FF27D5" w:rsidP="00FF27D5">
            <w:pPr>
              <w:pStyle w:val="TABLE-cell"/>
              <w:rPr>
                <w:ins w:id="16582" w:author="Charles Gifford" w:date="2017-03-20T14:17:00Z"/>
              </w:rPr>
            </w:pPr>
            <w:ins w:id="16583" w:author="Charles Gifford" w:date="2017-03-20T14:17:00Z">
              <w:r>
                <w:rPr>
                  <w:szCs w:val="20"/>
                </w:rPr>
                <w:t xml:space="preserve">Personnel </w:t>
              </w:r>
            </w:ins>
            <w:ins w:id="16584" w:author="Charles Gifford" w:date="2017-03-20T14:29:00Z">
              <w:r w:rsidR="00C83E3D">
                <w:rPr>
                  <w:szCs w:val="20"/>
                </w:rPr>
                <w:t>actual</w:t>
              </w:r>
            </w:ins>
          </w:p>
        </w:tc>
        <w:tc>
          <w:tcPr>
            <w:tcW w:w="2070" w:type="dxa"/>
            <w:shd w:val="clear" w:color="auto" w:fill="auto"/>
          </w:tcPr>
          <w:p w14:paraId="1D2AC671" w14:textId="77777777" w:rsidR="00FF27D5" w:rsidRPr="008F275A" w:rsidRDefault="00FF27D5" w:rsidP="00FF27D5">
            <w:pPr>
              <w:pStyle w:val="TABLE-cell"/>
              <w:rPr>
                <w:ins w:id="16585" w:author="Charles Gifford" w:date="2017-03-20T14:17:00Z"/>
              </w:rPr>
            </w:pPr>
            <w:ins w:id="16586" w:author="Charles Gifford" w:date="2017-03-20T14:17:00Z">
              <w:r w:rsidRPr="005A6C93">
                <w:rPr>
                  <w:szCs w:val="20"/>
                </w:rPr>
                <w:t>Composition whole</w:t>
              </w:r>
            </w:ins>
          </w:p>
        </w:tc>
        <w:tc>
          <w:tcPr>
            <w:tcW w:w="2520" w:type="dxa"/>
            <w:shd w:val="clear" w:color="auto" w:fill="auto"/>
          </w:tcPr>
          <w:p w14:paraId="0D0B9B8B" w14:textId="77777777" w:rsidR="00FF27D5" w:rsidRPr="008F275A" w:rsidRDefault="00FF27D5" w:rsidP="00FF27D5">
            <w:pPr>
              <w:pStyle w:val="TABLE-cell"/>
              <w:rPr>
                <w:ins w:id="16587" w:author="Charles Gifford" w:date="2017-03-20T14:17:00Z"/>
              </w:rPr>
            </w:pPr>
            <w:ins w:id="16588" w:author="Charles Gifford" w:date="2017-03-20T14:17:00Z">
              <w:r>
                <w:rPr>
                  <w:szCs w:val="20"/>
                </w:rPr>
                <w:t>Contains &gt;</w:t>
              </w:r>
            </w:ins>
          </w:p>
        </w:tc>
      </w:tr>
      <w:tr w:rsidR="00FF27D5" w:rsidRPr="008F275A" w14:paraId="2E74EBE1" w14:textId="77777777" w:rsidTr="00D23A6F">
        <w:trPr>
          <w:trHeight w:val="176"/>
          <w:ins w:id="16589" w:author="Charles Gifford" w:date="2017-03-20T14:17:00Z"/>
        </w:trPr>
        <w:tc>
          <w:tcPr>
            <w:tcW w:w="2335" w:type="dxa"/>
            <w:shd w:val="clear" w:color="auto" w:fill="auto"/>
          </w:tcPr>
          <w:p w14:paraId="67C47FCC" w14:textId="392FD91D" w:rsidR="00FF27D5" w:rsidRPr="008F275A" w:rsidRDefault="00FF27D5" w:rsidP="00FF27D5">
            <w:pPr>
              <w:pStyle w:val="TABLE-cell"/>
              <w:rPr>
                <w:ins w:id="16590" w:author="Charles Gifford" w:date="2017-03-20T14:17:00Z"/>
              </w:rPr>
            </w:pPr>
            <w:ins w:id="16591" w:author="Charles Gifford" w:date="2017-03-20T14:27:00Z">
              <w:r w:rsidRPr="00FD7B03">
                <w:t>Segment response</w:t>
              </w:r>
            </w:ins>
          </w:p>
        </w:tc>
        <w:tc>
          <w:tcPr>
            <w:tcW w:w="2340" w:type="dxa"/>
          </w:tcPr>
          <w:p w14:paraId="7867940A" w14:textId="77D27EFA" w:rsidR="00FF27D5" w:rsidRPr="008F275A" w:rsidRDefault="00FF27D5" w:rsidP="00FF27D5">
            <w:pPr>
              <w:pStyle w:val="TABLE-cell"/>
              <w:rPr>
                <w:ins w:id="16592" w:author="Charles Gifford" w:date="2017-03-20T14:17:00Z"/>
              </w:rPr>
            </w:pPr>
            <w:ins w:id="16593" w:author="Charles Gifford" w:date="2017-03-20T14:17:00Z">
              <w:r w:rsidRPr="0030452A">
                <w:rPr>
                  <w:szCs w:val="20"/>
                </w:rPr>
                <w:t xml:space="preserve">Equipment </w:t>
              </w:r>
            </w:ins>
            <w:ins w:id="16594" w:author="Charles Gifford" w:date="2017-03-20T14:30:00Z">
              <w:r w:rsidR="00C83E3D" w:rsidRPr="00C83E3D">
                <w:rPr>
                  <w:szCs w:val="20"/>
                </w:rPr>
                <w:t>actual</w:t>
              </w:r>
            </w:ins>
          </w:p>
        </w:tc>
        <w:tc>
          <w:tcPr>
            <w:tcW w:w="2070" w:type="dxa"/>
            <w:shd w:val="clear" w:color="auto" w:fill="auto"/>
          </w:tcPr>
          <w:p w14:paraId="38A74928" w14:textId="77777777" w:rsidR="00FF27D5" w:rsidRPr="008F275A" w:rsidRDefault="00FF27D5" w:rsidP="00FF27D5">
            <w:pPr>
              <w:pStyle w:val="TABLE-cell"/>
              <w:rPr>
                <w:ins w:id="16595" w:author="Charles Gifford" w:date="2017-03-20T14:17:00Z"/>
              </w:rPr>
            </w:pPr>
            <w:ins w:id="16596" w:author="Charles Gifford" w:date="2017-03-20T14:17:00Z">
              <w:r w:rsidRPr="005A6C93">
                <w:rPr>
                  <w:szCs w:val="20"/>
                </w:rPr>
                <w:t>Composition whole</w:t>
              </w:r>
            </w:ins>
          </w:p>
        </w:tc>
        <w:tc>
          <w:tcPr>
            <w:tcW w:w="2520" w:type="dxa"/>
            <w:shd w:val="clear" w:color="auto" w:fill="auto"/>
          </w:tcPr>
          <w:p w14:paraId="04AE5163" w14:textId="77777777" w:rsidR="00FF27D5" w:rsidRPr="008F275A" w:rsidRDefault="00FF27D5" w:rsidP="00FF27D5">
            <w:pPr>
              <w:pStyle w:val="TABLE-cell"/>
              <w:rPr>
                <w:ins w:id="16597" w:author="Charles Gifford" w:date="2017-03-20T14:17:00Z"/>
              </w:rPr>
            </w:pPr>
            <w:ins w:id="16598" w:author="Charles Gifford" w:date="2017-03-20T14:17:00Z">
              <w:r>
                <w:rPr>
                  <w:szCs w:val="20"/>
                </w:rPr>
                <w:t>Contains &gt;</w:t>
              </w:r>
            </w:ins>
          </w:p>
        </w:tc>
      </w:tr>
      <w:tr w:rsidR="00FF27D5" w:rsidRPr="008F275A" w14:paraId="161A4C33" w14:textId="77777777" w:rsidTr="00D23A6F">
        <w:trPr>
          <w:trHeight w:val="176"/>
          <w:ins w:id="16599" w:author="Charles Gifford" w:date="2017-03-20T14:17:00Z"/>
        </w:trPr>
        <w:tc>
          <w:tcPr>
            <w:tcW w:w="2335" w:type="dxa"/>
            <w:shd w:val="clear" w:color="auto" w:fill="auto"/>
          </w:tcPr>
          <w:p w14:paraId="5689D0F5" w14:textId="1C0E9C42" w:rsidR="00FF27D5" w:rsidRPr="008F275A" w:rsidRDefault="00FF27D5" w:rsidP="00FF27D5">
            <w:pPr>
              <w:pStyle w:val="TABLE-cell"/>
              <w:rPr>
                <w:ins w:id="16600" w:author="Charles Gifford" w:date="2017-03-20T14:17:00Z"/>
              </w:rPr>
            </w:pPr>
            <w:ins w:id="16601" w:author="Charles Gifford" w:date="2017-03-20T14:27:00Z">
              <w:r w:rsidRPr="00FD7B03">
                <w:t>Segment response</w:t>
              </w:r>
            </w:ins>
          </w:p>
        </w:tc>
        <w:tc>
          <w:tcPr>
            <w:tcW w:w="2340" w:type="dxa"/>
          </w:tcPr>
          <w:p w14:paraId="00222604" w14:textId="5AE392A4" w:rsidR="00FF27D5" w:rsidRPr="008F275A" w:rsidRDefault="00FF27D5" w:rsidP="00FF27D5">
            <w:pPr>
              <w:pStyle w:val="TABLE-cell"/>
              <w:rPr>
                <w:ins w:id="16602" w:author="Charles Gifford" w:date="2017-03-20T14:17:00Z"/>
              </w:rPr>
            </w:pPr>
            <w:ins w:id="16603" w:author="Charles Gifford" w:date="2017-03-20T14:17:00Z">
              <w:r w:rsidRPr="0030452A">
                <w:rPr>
                  <w:szCs w:val="20"/>
                </w:rPr>
                <w:t xml:space="preserve">Physical asset </w:t>
              </w:r>
            </w:ins>
            <w:ins w:id="16604" w:author="Charles Gifford" w:date="2017-03-20T14:30:00Z">
              <w:r w:rsidR="00C83E3D" w:rsidRPr="00C83E3D">
                <w:rPr>
                  <w:szCs w:val="20"/>
                </w:rPr>
                <w:t>actual</w:t>
              </w:r>
            </w:ins>
          </w:p>
        </w:tc>
        <w:tc>
          <w:tcPr>
            <w:tcW w:w="2070" w:type="dxa"/>
            <w:shd w:val="clear" w:color="auto" w:fill="auto"/>
          </w:tcPr>
          <w:p w14:paraId="39192738" w14:textId="77777777" w:rsidR="00FF27D5" w:rsidRPr="008F275A" w:rsidRDefault="00FF27D5" w:rsidP="00FF27D5">
            <w:pPr>
              <w:pStyle w:val="TABLE-cell"/>
              <w:rPr>
                <w:ins w:id="16605" w:author="Charles Gifford" w:date="2017-03-20T14:17:00Z"/>
              </w:rPr>
            </w:pPr>
            <w:ins w:id="16606" w:author="Charles Gifford" w:date="2017-03-20T14:17:00Z">
              <w:r w:rsidRPr="005A6C93">
                <w:rPr>
                  <w:szCs w:val="20"/>
                </w:rPr>
                <w:t>Composition whole</w:t>
              </w:r>
            </w:ins>
          </w:p>
        </w:tc>
        <w:tc>
          <w:tcPr>
            <w:tcW w:w="2520" w:type="dxa"/>
            <w:shd w:val="clear" w:color="auto" w:fill="auto"/>
          </w:tcPr>
          <w:p w14:paraId="150258EE" w14:textId="77777777" w:rsidR="00FF27D5" w:rsidRPr="008F275A" w:rsidRDefault="00FF27D5" w:rsidP="00FF27D5">
            <w:pPr>
              <w:pStyle w:val="TABLE-cell"/>
              <w:rPr>
                <w:ins w:id="16607" w:author="Charles Gifford" w:date="2017-03-20T14:17:00Z"/>
              </w:rPr>
            </w:pPr>
            <w:ins w:id="16608" w:author="Charles Gifford" w:date="2017-03-20T14:17:00Z">
              <w:r>
                <w:rPr>
                  <w:szCs w:val="20"/>
                </w:rPr>
                <w:t>Contains &gt;</w:t>
              </w:r>
            </w:ins>
          </w:p>
        </w:tc>
      </w:tr>
      <w:tr w:rsidR="00FF27D5" w:rsidRPr="008F275A" w14:paraId="40118A19" w14:textId="77777777" w:rsidTr="00D23A6F">
        <w:trPr>
          <w:trHeight w:val="176"/>
          <w:ins w:id="16609" w:author="Charles Gifford" w:date="2017-03-20T14:17:00Z"/>
        </w:trPr>
        <w:tc>
          <w:tcPr>
            <w:tcW w:w="2335" w:type="dxa"/>
            <w:shd w:val="clear" w:color="auto" w:fill="auto"/>
          </w:tcPr>
          <w:p w14:paraId="09E9FAAD" w14:textId="062FD377" w:rsidR="00FF27D5" w:rsidRPr="008F275A" w:rsidRDefault="00FF27D5" w:rsidP="00FF27D5">
            <w:pPr>
              <w:pStyle w:val="TABLE-cell"/>
              <w:rPr>
                <w:ins w:id="16610" w:author="Charles Gifford" w:date="2017-03-20T14:17:00Z"/>
              </w:rPr>
            </w:pPr>
            <w:ins w:id="16611" w:author="Charles Gifford" w:date="2017-03-20T14:27:00Z">
              <w:r w:rsidRPr="00FD7B03">
                <w:t>Segment response</w:t>
              </w:r>
            </w:ins>
          </w:p>
        </w:tc>
        <w:tc>
          <w:tcPr>
            <w:tcW w:w="2340" w:type="dxa"/>
          </w:tcPr>
          <w:p w14:paraId="70427086" w14:textId="40187AAD" w:rsidR="00FF27D5" w:rsidRPr="008F275A" w:rsidRDefault="00FF27D5" w:rsidP="00FF27D5">
            <w:pPr>
              <w:pStyle w:val="TABLE-cell"/>
              <w:rPr>
                <w:ins w:id="16612" w:author="Charles Gifford" w:date="2017-03-20T14:17:00Z"/>
              </w:rPr>
            </w:pPr>
            <w:ins w:id="16613" w:author="Charles Gifford" w:date="2017-03-20T14:17:00Z">
              <w:r w:rsidRPr="0030452A">
                <w:rPr>
                  <w:szCs w:val="20"/>
                </w:rPr>
                <w:t xml:space="preserve">Material </w:t>
              </w:r>
            </w:ins>
            <w:ins w:id="16614" w:author="Charles Gifford" w:date="2017-03-20T14:30:00Z">
              <w:r w:rsidR="00C83E3D" w:rsidRPr="00C83E3D">
                <w:rPr>
                  <w:szCs w:val="20"/>
                </w:rPr>
                <w:t>actual</w:t>
              </w:r>
            </w:ins>
          </w:p>
        </w:tc>
        <w:tc>
          <w:tcPr>
            <w:tcW w:w="2070" w:type="dxa"/>
            <w:shd w:val="clear" w:color="auto" w:fill="auto"/>
          </w:tcPr>
          <w:p w14:paraId="3FE3AEEE" w14:textId="77777777" w:rsidR="00FF27D5" w:rsidRPr="008F275A" w:rsidRDefault="00FF27D5" w:rsidP="00FF27D5">
            <w:pPr>
              <w:pStyle w:val="TABLE-cell"/>
              <w:rPr>
                <w:ins w:id="16615" w:author="Charles Gifford" w:date="2017-03-20T14:17:00Z"/>
              </w:rPr>
            </w:pPr>
            <w:ins w:id="16616" w:author="Charles Gifford" w:date="2017-03-20T14:17:00Z">
              <w:r w:rsidRPr="005A6C93">
                <w:rPr>
                  <w:szCs w:val="20"/>
                </w:rPr>
                <w:t>Composition whole</w:t>
              </w:r>
            </w:ins>
          </w:p>
        </w:tc>
        <w:tc>
          <w:tcPr>
            <w:tcW w:w="2520" w:type="dxa"/>
            <w:shd w:val="clear" w:color="auto" w:fill="auto"/>
          </w:tcPr>
          <w:p w14:paraId="1CBAA9D1" w14:textId="77777777" w:rsidR="00FF27D5" w:rsidRPr="008F275A" w:rsidRDefault="00FF27D5" w:rsidP="00FF27D5">
            <w:pPr>
              <w:pStyle w:val="TABLE-cell"/>
              <w:rPr>
                <w:ins w:id="16617" w:author="Charles Gifford" w:date="2017-03-20T14:17:00Z"/>
              </w:rPr>
            </w:pPr>
            <w:ins w:id="16618" w:author="Charles Gifford" w:date="2017-03-20T14:17:00Z">
              <w:r>
                <w:rPr>
                  <w:szCs w:val="20"/>
                </w:rPr>
                <w:t>Contains &gt;</w:t>
              </w:r>
            </w:ins>
          </w:p>
        </w:tc>
      </w:tr>
      <w:tr w:rsidR="00CF5075" w:rsidRPr="008F275A" w14:paraId="1199A7CA" w14:textId="77777777" w:rsidTr="00D23A6F">
        <w:trPr>
          <w:trHeight w:val="176"/>
          <w:ins w:id="16619" w:author="Charles Gifford" w:date="2017-03-20T14:17:00Z"/>
        </w:trPr>
        <w:tc>
          <w:tcPr>
            <w:tcW w:w="2335" w:type="dxa"/>
            <w:shd w:val="clear" w:color="auto" w:fill="auto"/>
          </w:tcPr>
          <w:p w14:paraId="7BEBAC62" w14:textId="6E3267DA" w:rsidR="00CF5075" w:rsidRPr="008F275A" w:rsidRDefault="00C83E3D" w:rsidP="00CF5075">
            <w:pPr>
              <w:pStyle w:val="TABLE-cell"/>
              <w:rPr>
                <w:ins w:id="16620" w:author="Charles Gifford" w:date="2017-03-20T14:17:00Z"/>
              </w:rPr>
            </w:pPr>
            <w:ins w:id="16621" w:author="Charles Gifford" w:date="2017-03-20T14:30:00Z">
              <w:r w:rsidRPr="00C83E3D">
                <w:t>Segment data</w:t>
              </w:r>
            </w:ins>
          </w:p>
        </w:tc>
        <w:tc>
          <w:tcPr>
            <w:tcW w:w="2340" w:type="dxa"/>
            <w:shd w:val="clear" w:color="auto" w:fill="auto"/>
          </w:tcPr>
          <w:p w14:paraId="1B411A7F" w14:textId="32869562" w:rsidR="00CF5075" w:rsidRPr="008F275A" w:rsidRDefault="00C83E3D" w:rsidP="00CF5075">
            <w:pPr>
              <w:pStyle w:val="TABLE-cell"/>
              <w:rPr>
                <w:ins w:id="16622" w:author="Charles Gifford" w:date="2017-03-20T14:17:00Z"/>
              </w:rPr>
            </w:pPr>
            <w:ins w:id="16623" w:author="Charles Gifford" w:date="2017-03-20T14:30:00Z">
              <w:r w:rsidRPr="00C83E3D">
                <w:t>Segment data</w:t>
              </w:r>
            </w:ins>
          </w:p>
        </w:tc>
        <w:tc>
          <w:tcPr>
            <w:tcW w:w="2070" w:type="dxa"/>
            <w:shd w:val="clear" w:color="auto" w:fill="auto"/>
          </w:tcPr>
          <w:p w14:paraId="2BA24D62" w14:textId="77777777" w:rsidR="00CF5075" w:rsidRPr="005A6C93" w:rsidRDefault="00CF5075" w:rsidP="00CF5075">
            <w:pPr>
              <w:pStyle w:val="TABLE-cell"/>
              <w:rPr>
                <w:ins w:id="16624" w:author="Charles Gifford" w:date="2017-03-20T14:17:00Z"/>
                <w:szCs w:val="20"/>
              </w:rPr>
            </w:pPr>
            <w:ins w:id="16625" w:author="Charles Gifford" w:date="2017-03-20T14:17:00Z">
              <w:r w:rsidRPr="00BB055C">
                <w:t>Composition hierarchy</w:t>
              </w:r>
            </w:ins>
          </w:p>
        </w:tc>
        <w:tc>
          <w:tcPr>
            <w:tcW w:w="2520" w:type="dxa"/>
            <w:shd w:val="clear" w:color="auto" w:fill="auto"/>
          </w:tcPr>
          <w:p w14:paraId="0C7F7AE0" w14:textId="77777777" w:rsidR="00CF5075" w:rsidRPr="00B41C7C" w:rsidRDefault="00CF5075" w:rsidP="00DB4DDC">
            <w:pPr>
              <w:pStyle w:val="TABLE-cell"/>
              <w:rPr>
                <w:ins w:id="16626" w:author="Charles Gifford" w:date="2017-03-20T14:17:00Z"/>
                <w:szCs w:val="20"/>
              </w:rPr>
            </w:pPr>
            <w:ins w:id="16627" w:author="Charles Gifford" w:date="2017-03-20T14:17:00Z">
              <w:r>
                <w:rPr>
                  <w:szCs w:val="20"/>
                </w:rPr>
                <w:t xml:space="preserve">Contains </w:t>
              </w:r>
              <w:r w:rsidRPr="00B41C7C">
                <w:rPr>
                  <w:szCs w:val="20"/>
                </w:rPr>
                <w:t>&gt;</w:t>
              </w:r>
            </w:ins>
          </w:p>
        </w:tc>
      </w:tr>
      <w:tr w:rsidR="00CF5075" w:rsidRPr="008F275A" w14:paraId="3FC7C5AE" w14:textId="77777777" w:rsidTr="00D23A6F">
        <w:trPr>
          <w:trHeight w:val="176"/>
          <w:ins w:id="16628" w:author="Charles Gifford" w:date="2017-03-20T14:17:00Z"/>
        </w:trPr>
        <w:tc>
          <w:tcPr>
            <w:tcW w:w="2335" w:type="dxa"/>
            <w:shd w:val="clear" w:color="auto" w:fill="auto"/>
          </w:tcPr>
          <w:p w14:paraId="4EC69DA4" w14:textId="5C4BC033" w:rsidR="00CF5075" w:rsidRPr="00BA207E" w:rsidRDefault="00C83E3D" w:rsidP="00CF5075">
            <w:pPr>
              <w:pStyle w:val="TABLE-cell"/>
              <w:rPr>
                <w:ins w:id="16629" w:author="Charles Gifford" w:date="2017-03-20T14:17:00Z"/>
              </w:rPr>
            </w:pPr>
            <w:ins w:id="16630" w:author="Charles Gifford" w:date="2017-03-20T14:31:00Z">
              <w:r w:rsidRPr="00C83E3D">
                <w:t>Personnel actual</w:t>
              </w:r>
            </w:ins>
          </w:p>
        </w:tc>
        <w:tc>
          <w:tcPr>
            <w:tcW w:w="2340" w:type="dxa"/>
          </w:tcPr>
          <w:p w14:paraId="349A6B54" w14:textId="1F357DE2" w:rsidR="00CF5075" w:rsidRPr="00BA207E" w:rsidRDefault="00C83E3D" w:rsidP="00CF5075">
            <w:pPr>
              <w:pStyle w:val="TABLE-cell"/>
              <w:rPr>
                <w:ins w:id="16631" w:author="Charles Gifford" w:date="2017-03-20T14:17:00Z"/>
              </w:rPr>
            </w:pPr>
            <w:ins w:id="16632" w:author="Charles Gifford" w:date="2017-03-20T14:31:00Z">
              <w:r w:rsidRPr="00C83E3D">
                <w:t xml:space="preserve">Personnel actual </w:t>
              </w:r>
            </w:ins>
            <w:ins w:id="16633" w:author="Charles Gifford" w:date="2017-03-20T14:17:00Z">
              <w:r w:rsidR="00CF5075" w:rsidRPr="00BA207E">
                <w:t>property</w:t>
              </w:r>
            </w:ins>
          </w:p>
        </w:tc>
        <w:tc>
          <w:tcPr>
            <w:tcW w:w="2070" w:type="dxa"/>
            <w:shd w:val="clear" w:color="auto" w:fill="auto"/>
          </w:tcPr>
          <w:p w14:paraId="23144BAF" w14:textId="77777777" w:rsidR="00CF5075" w:rsidRPr="00BA207E" w:rsidRDefault="00CF5075" w:rsidP="00CF5075">
            <w:pPr>
              <w:pStyle w:val="TABLE-cell"/>
              <w:rPr>
                <w:ins w:id="16634" w:author="Charles Gifford" w:date="2017-03-20T14:17:00Z"/>
              </w:rPr>
            </w:pPr>
            <w:ins w:id="16635" w:author="Charles Gifford" w:date="2017-03-20T14:17:00Z">
              <w:r w:rsidRPr="00BA207E">
                <w:t>Composition whole</w:t>
              </w:r>
            </w:ins>
          </w:p>
        </w:tc>
        <w:tc>
          <w:tcPr>
            <w:tcW w:w="2520" w:type="dxa"/>
            <w:shd w:val="clear" w:color="auto" w:fill="auto"/>
          </w:tcPr>
          <w:p w14:paraId="5CA84E11" w14:textId="3E922883" w:rsidR="00CF5075" w:rsidRPr="00BA207E" w:rsidRDefault="00C83E3D" w:rsidP="00C83E3D">
            <w:pPr>
              <w:pStyle w:val="TABLE-cell"/>
              <w:rPr>
                <w:ins w:id="16636" w:author="Charles Gifford" w:date="2017-03-20T14:17:00Z"/>
              </w:rPr>
            </w:pPr>
            <w:ins w:id="16637" w:author="Charles Gifford" w:date="2017-03-20T14:36:00Z">
              <w:r>
                <w:t>Has values of &gt;</w:t>
              </w:r>
            </w:ins>
          </w:p>
        </w:tc>
      </w:tr>
      <w:tr w:rsidR="00CF5075" w:rsidRPr="008F275A" w14:paraId="3E247F92" w14:textId="77777777" w:rsidTr="00D23A6F">
        <w:trPr>
          <w:trHeight w:val="176"/>
          <w:ins w:id="16638" w:author="Charles Gifford" w:date="2017-03-20T14:17:00Z"/>
        </w:trPr>
        <w:tc>
          <w:tcPr>
            <w:tcW w:w="2335" w:type="dxa"/>
            <w:shd w:val="clear" w:color="auto" w:fill="auto"/>
          </w:tcPr>
          <w:p w14:paraId="6DF78670" w14:textId="5A05D70A" w:rsidR="00CF5075" w:rsidRPr="00BA207E" w:rsidRDefault="00C83E3D" w:rsidP="00CF5075">
            <w:pPr>
              <w:pStyle w:val="TABLE-cell"/>
              <w:rPr>
                <w:ins w:id="16639" w:author="Charles Gifford" w:date="2017-03-20T14:17:00Z"/>
              </w:rPr>
            </w:pPr>
            <w:ins w:id="16640" w:author="Charles Gifford" w:date="2017-03-20T14:31:00Z">
              <w:r w:rsidRPr="00C83E3D">
                <w:t xml:space="preserve">Personnel actual </w:t>
              </w:r>
            </w:ins>
            <w:ins w:id="16641" w:author="Charles Gifford" w:date="2017-03-20T14:17:00Z">
              <w:r w:rsidR="00CF5075" w:rsidRPr="00BA207E">
                <w:t>property</w:t>
              </w:r>
            </w:ins>
          </w:p>
        </w:tc>
        <w:tc>
          <w:tcPr>
            <w:tcW w:w="2340" w:type="dxa"/>
          </w:tcPr>
          <w:p w14:paraId="4BED7BE9" w14:textId="6B4AD44C" w:rsidR="00CF5075" w:rsidRPr="00BA207E" w:rsidRDefault="00C83E3D" w:rsidP="00CF5075">
            <w:pPr>
              <w:pStyle w:val="TABLE-cell"/>
              <w:rPr>
                <w:ins w:id="16642" w:author="Charles Gifford" w:date="2017-03-20T14:17:00Z"/>
              </w:rPr>
            </w:pPr>
            <w:ins w:id="16643" w:author="Charles Gifford" w:date="2017-03-20T14:32:00Z">
              <w:r w:rsidRPr="00C83E3D">
                <w:t xml:space="preserve">Personnel actual </w:t>
              </w:r>
            </w:ins>
            <w:ins w:id="16644" w:author="Charles Gifford" w:date="2017-03-20T14:17:00Z">
              <w:r w:rsidR="00CF5075" w:rsidRPr="00BA207E">
                <w:t>property</w:t>
              </w:r>
            </w:ins>
          </w:p>
        </w:tc>
        <w:tc>
          <w:tcPr>
            <w:tcW w:w="2070" w:type="dxa"/>
            <w:shd w:val="clear" w:color="auto" w:fill="auto"/>
          </w:tcPr>
          <w:p w14:paraId="70B771FB" w14:textId="77777777" w:rsidR="00CF5075" w:rsidRPr="00BA207E" w:rsidRDefault="00CF5075" w:rsidP="00CF5075">
            <w:pPr>
              <w:pStyle w:val="TABLE-cell"/>
              <w:rPr>
                <w:ins w:id="16645" w:author="Charles Gifford" w:date="2017-03-20T14:17:00Z"/>
              </w:rPr>
            </w:pPr>
            <w:ins w:id="16646" w:author="Charles Gifford" w:date="2017-03-20T14:17:00Z">
              <w:r w:rsidRPr="00BA207E">
                <w:t>Composition hierarchy</w:t>
              </w:r>
            </w:ins>
          </w:p>
        </w:tc>
        <w:tc>
          <w:tcPr>
            <w:tcW w:w="2520" w:type="dxa"/>
            <w:shd w:val="clear" w:color="auto" w:fill="auto"/>
          </w:tcPr>
          <w:p w14:paraId="489CB04E" w14:textId="77777777" w:rsidR="00CF5075" w:rsidRPr="00BA207E" w:rsidRDefault="00CF5075" w:rsidP="00DB4DDC">
            <w:pPr>
              <w:pStyle w:val="TABLE-cell"/>
              <w:rPr>
                <w:ins w:id="16647" w:author="Charles Gifford" w:date="2017-03-20T14:17:00Z"/>
              </w:rPr>
            </w:pPr>
            <w:ins w:id="16648" w:author="Charles Gifford" w:date="2017-03-20T14:17:00Z">
              <w:r>
                <w:rPr>
                  <w:szCs w:val="20"/>
                </w:rPr>
                <w:t xml:space="preserve">Contains </w:t>
              </w:r>
              <w:r w:rsidRPr="00B41C7C">
                <w:rPr>
                  <w:szCs w:val="20"/>
                </w:rPr>
                <w:t>&gt;</w:t>
              </w:r>
            </w:ins>
          </w:p>
        </w:tc>
      </w:tr>
      <w:tr w:rsidR="00CF5075" w:rsidRPr="008F275A" w14:paraId="0332EDEF" w14:textId="77777777" w:rsidTr="00D23A6F">
        <w:trPr>
          <w:trHeight w:val="350"/>
          <w:ins w:id="16649" w:author="Charles Gifford" w:date="2017-03-20T14:17:00Z"/>
        </w:trPr>
        <w:tc>
          <w:tcPr>
            <w:tcW w:w="2335" w:type="dxa"/>
            <w:shd w:val="clear" w:color="auto" w:fill="auto"/>
          </w:tcPr>
          <w:p w14:paraId="193ED8B6" w14:textId="2D3E3DF0" w:rsidR="00CF5075" w:rsidRPr="00BA207E" w:rsidRDefault="00CF5075" w:rsidP="00CF5075">
            <w:pPr>
              <w:pStyle w:val="TABLE-cell"/>
              <w:rPr>
                <w:ins w:id="16650" w:author="Charles Gifford" w:date="2017-03-20T14:17:00Z"/>
              </w:rPr>
            </w:pPr>
            <w:ins w:id="16651" w:author="Charles Gifford" w:date="2017-03-20T14:17:00Z">
              <w:r w:rsidRPr="00BA207E">
                <w:t xml:space="preserve">Personnel </w:t>
              </w:r>
            </w:ins>
            <w:ins w:id="16652" w:author="Charles Gifford" w:date="2017-03-20T14:32:00Z">
              <w:r w:rsidR="00C83E3D" w:rsidRPr="00C83E3D">
                <w:t>actual</w:t>
              </w:r>
            </w:ins>
          </w:p>
        </w:tc>
        <w:tc>
          <w:tcPr>
            <w:tcW w:w="2340" w:type="dxa"/>
            <w:shd w:val="clear" w:color="auto" w:fill="auto"/>
          </w:tcPr>
          <w:p w14:paraId="1B0C7B56" w14:textId="77777777" w:rsidR="00CF5075" w:rsidRPr="00BA207E" w:rsidRDefault="00CF5075" w:rsidP="00CF5075">
            <w:pPr>
              <w:pStyle w:val="TABLE-cell"/>
              <w:rPr>
                <w:ins w:id="16653" w:author="Charles Gifford" w:date="2017-03-20T14:17:00Z"/>
              </w:rPr>
            </w:pPr>
            <w:ins w:id="16654" w:author="Charles Gifford" w:date="2017-03-20T14:17:00Z">
              <w:r w:rsidRPr="00BA207E">
                <w:t>Personnel class</w:t>
              </w:r>
            </w:ins>
          </w:p>
        </w:tc>
        <w:tc>
          <w:tcPr>
            <w:tcW w:w="2070" w:type="dxa"/>
            <w:shd w:val="clear" w:color="auto" w:fill="auto"/>
          </w:tcPr>
          <w:p w14:paraId="48E45514" w14:textId="77777777" w:rsidR="00CF5075" w:rsidRPr="00BA207E" w:rsidRDefault="00CF5075" w:rsidP="00CF5075">
            <w:pPr>
              <w:pStyle w:val="TABLE-cell"/>
              <w:rPr>
                <w:ins w:id="16655" w:author="Charles Gifford" w:date="2017-03-20T14:17:00Z"/>
              </w:rPr>
            </w:pPr>
            <w:ins w:id="16656" w:author="Charles Gifford" w:date="2017-03-20T14:17:00Z">
              <w:r w:rsidRPr="00BA207E">
                <w:t>Association (A)</w:t>
              </w:r>
            </w:ins>
          </w:p>
        </w:tc>
        <w:tc>
          <w:tcPr>
            <w:tcW w:w="2520" w:type="dxa"/>
            <w:shd w:val="clear" w:color="auto" w:fill="auto"/>
          </w:tcPr>
          <w:p w14:paraId="7AA0BB00" w14:textId="77777777" w:rsidR="00CF5075" w:rsidRPr="00BA207E" w:rsidRDefault="00CF5075" w:rsidP="00DB4DDC">
            <w:pPr>
              <w:pStyle w:val="TABLE-cell"/>
              <w:rPr>
                <w:ins w:id="16657" w:author="Charles Gifford" w:date="2017-03-20T14:17:00Z"/>
              </w:rPr>
            </w:pPr>
            <w:ins w:id="16658" w:author="Charles Gifford" w:date="2017-03-20T14:17:00Z">
              <w:r w:rsidRPr="00BA207E">
                <w:t>Corresponds to &gt;</w:t>
              </w:r>
            </w:ins>
          </w:p>
        </w:tc>
      </w:tr>
      <w:tr w:rsidR="00CF5075" w:rsidRPr="008F275A" w14:paraId="016DD1FD" w14:textId="77777777" w:rsidTr="00D23A6F">
        <w:trPr>
          <w:trHeight w:val="176"/>
          <w:ins w:id="16659" w:author="Charles Gifford" w:date="2017-03-20T14:17:00Z"/>
        </w:trPr>
        <w:tc>
          <w:tcPr>
            <w:tcW w:w="2335" w:type="dxa"/>
            <w:shd w:val="clear" w:color="auto" w:fill="auto"/>
          </w:tcPr>
          <w:p w14:paraId="53DE91E9" w14:textId="3D66C3F8" w:rsidR="00CF5075" w:rsidRPr="00BA207E" w:rsidRDefault="00C83E3D" w:rsidP="00CF5075">
            <w:pPr>
              <w:pStyle w:val="TABLE-cell"/>
              <w:rPr>
                <w:ins w:id="16660" w:author="Charles Gifford" w:date="2017-03-20T14:17:00Z"/>
              </w:rPr>
            </w:pPr>
            <w:ins w:id="16661" w:author="Charles Gifford" w:date="2017-03-20T14:32:00Z">
              <w:r w:rsidRPr="00C83E3D">
                <w:t>Personnel actual</w:t>
              </w:r>
            </w:ins>
          </w:p>
        </w:tc>
        <w:tc>
          <w:tcPr>
            <w:tcW w:w="2340" w:type="dxa"/>
            <w:shd w:val="clear" w:color="auto" w:fill="auto"/>
          </w:tcPr>
          <w:p w14:paraId="1C90784F" w14:textId="77777777" w:rsidR="00CF5075" w:rsidRPr="00BA207E" w:rsidRDefault="00CF5075" w:rsidP="00CF5075">
            <w:pPr>
              <w:pStyle w:val="TABLE-cell"/>
              <w:rPr>
                <w:ins w:id="16662" w:author="Charles Gifford" w:date="2017-03-20T14:17:00Z"/>
              </w:rPr>
            </w:pPr>
            <w:ins w:id="16663" w:author="Charles Gifford" w:date="2017-03-20T14:17:00Z">
              <w:r w:rsidRPr="00BA207E">
                <w:t>Person</w:t>
              </w:r>
            </w:ins>
          </w:p>
        </w:tc>
        <w:tc>
          <w:tcPr>
            <w:tcW w:w="2070" w:type="dxa"/>
            <w:shd w:val="clear" w:color="auto" w:fill="auto"/>
          </w:tcPr>
          <w:p w14:paraId="6D641EF3" w14:textId="77777777" w:rsidR="00CF5075" w:rsidRPr="00BA207E" w:rsidRDefault="00CF5075" w:rsidP="00CF5075">
            <w:pPr>
              <w:pStyle w:val="TABLE-cell"/>
              <w:rPr>
                <w:ins w:id="16664" w:author="Charles Gifford" w:date="2017-03-20T14:17:00Z"/>
              </w:rPr>
            </w:pPr>
            <w:ins w:id="16665" w:author="Charles Gifford" w:date="2017-03-20T14:17:00Z">
              <w:r w:rsidRPr="00BA207E">
                <w:t>Association (C)</w:t>
              </w:r>
            </w:ins>
          </w:p>
        </w:tc>
        <w:tc>
          <w:tcPr>
            <w:tcW w:w="2520" w:type="dxa"/>
            <w:shd w:val="clear" w:color="auto" w:fill="auto"/>
          </w:tcPr>
          <w:p w14:paraId="35044F95" w14:textId="77777777" w:rsidR="00CF5075" w:rsidRPr="00BA207E" w:rsidRDefault="00CF5075" w:rsidP="00DB4DDC">
            <w:pPr>
              <w:pStyle w:val="TABLE-cell"/>
              <w:rPr>
                <w:ins w:id="16666" w:author="Charles Gifford" w:date="2017-03-20T14:17:00Z"/>
              </w:rPr>
            </w:pPr>
            <w:ins w:id="16667" w:author="Charles Gifford" w:date="2017-03-20T14:17:00Z">
              <w:r w:rsidRPr="00BA207E">
                <w:t>Corresponds to &gt;</w:t>
              </w:r>
            </w:ins>
          </w:p>
        </w:tc>
      </w:tr>
      <w:tr w:rsidR="00CF5075" w:rsidRPr="008F275A" w14:paraId="7699325C" w14:textId="77777777" w:rsidTr="00D23A6F">
        <w:trPr>
          <w:trHeight w:val="176"/>
          <w:ins w:id="16668" w:author="Charles Gifford" w:date="2017-03-20T14:17:00Z"/>
        </w:trPr>
        <w:tc>
          <w:tcPr>
            <w:tcW w:w="2335" w:type="dxa"/>
            <w:shd w:val="clear" w:color="auto" w:fill="auto"/>
          </w:tcPr>
          <w:p w14:paraId="6D1D75A1" w14:textId="06730A34" w:rsidR="00CF5075" w:rsidRPr="00BA207E" w:rsidRDefault="00CF5075" w:rsidP="00CF5075">
            <w:pPr>
              <w:pStyle w:val="TABLE-cell"/>
              <w:rPr>
                <w:ins w:id="16669" w:author="Charles Gifford" w:date="2017-03-20T14:17:00Z"/>
              </w:rPr>
            </w:pPr>
            <w:ins w:id="16670" w:author="Charles Gifford" w:date="2017-03-20T14:17:00Z">
              <w:r w:rsidRPr="00BA207E">
                <w:t xml:space="preserve">Personnel </w:t>
              </w:r>
            </w:ins>
            <w:ins w:id="16671" w:author="Charles Gifford" w:date="2017-03-20T14:32:00Z">
              <w:r w:rsidR="00C83E3D" w:rsidRPr="00C83E3D">
                <w:t xml:space="preserve">actual </w:t>
              </w:r>
            </w:ins>
            <w:ins w:id="16672" w:author="Charles Gifford" w:date="2017-03-20T14:17:00Z">
              <w:r w:rsidRPr="00BA207E">
                <w:t>property</w:t>
              </w:r>
            </w:ins>
          </w:p>
        </w:tc>
        <w:tc>
          <w:tcPr>
            <w:tcW w:w="2340" w:type="dxa"/>
            <w:shd w:val="clear" w:color="auto" w:fill="auto"/>
          </w:tcPr>
          <w:p w14:paraId="1E368D77" w14:textId="77777777" w:rsidR="00CF5075" w:rsidRPr="00BA207E" w:rsidRDefault="00CF5075" w:rsidP="00CF5075">
            <w:pPr>
              <w:pStyle w:val="TABLE-cell"/>
              <w:rPr>
                <w:ins w:id="16673" w:author="Charles Gifford" w:date="2017-03-20T14:17:00Z"/>
              </w:rPr>
            </w:pPr>
            <w:ins w:id="16674" w:author="Charles Gifford" w:date="2017-03-20T14:17:00Z">
              <w:r w:rsidRPr="00BA207E">
                <w:t>Personnel class property</w:t>
              </w:r>
            </w:ins>
          </w:p>
        </w:tc>
        <w:tc>
          <w:tcPr>
            <w:tcW w:w="2070" w:type="dxa"/>
            <w:shd w:val="clear" w:color="auto" w:fill="auto"/>
          </w:tcPr>
          <w:p w14:paraId="2DDDC382" w14:textId="77777777" w:rsidR="00CF5075" w:rsidRPr="00BA207E" w:rsidRDefault="00CF5075" w:rsidP="00CF5075">
            <w:pPr>
              <w:pStyle w:val="TABLE-cell"/>
              <w:rPr>
                <w:ins w:id="16675" w:author="Charles Gifford" w:date="2017-03-20T14:17:00Z"/>
              </w:rPr>
            </w:pPr>
            <w:ins w:id="16676" w:author="Charles Gifford" w:date="2017-03-20T14:17:00Z">
              <w:r w:rsidRPr="00BA207E">
                <w:t>Dependency (B)</w:t>
              </w:r>
            </w:ins>
          </w:p>
        </w:tc>
        <w:tc>
          <w:tcPr>
            <w:tcW w:w="2520" w:type="dxa"/>
            <w:shd w:val="clear" w:color="auto" w:fill="auto"/>
          </w:tcPr>
          <w:p w14:paraId="2FA20B53" w14:textId="77777777" w:rsidR="00CF5075" w:rsidRPr="00BA207E" w:rsidRDefault="00CF5075" w:rsidP="00DB4DDC">
            <w:pPr>
              <w:pStyle w:val="TABLE-cell"/>
              <w:rPr>
                <w:ins w:id="16677" w:author="Charles Gifford" w:date="2017-03-20T14:17:00Z"/>
              </w:rPr>
            </w:pPr>
            <w:ins w:id="16678" w:author="Charles Gifford" w:date="2017-03-20T14:17:00Z">
              <w:r w:rsidRPr="00BA207E">
                <w:t>Maps to &gt;</w:t>
              </w:r>
            </w:ins>
          </w:p>
        </w:tc>
      </w:tr>
      <w:tr w:rsidR="00CF5075" w:rsidRPr="008F275A" w14:paraId="5B296C2B" w14:textId="77777777" w:rsidTr="00D23A6F">
        <w:trPr>
          <w:trHeight w:val="176"/>
          <w:ins w:id="16679" w:author="Charles Gifford" w:date="2017-03-20T14:17:00Z"/>
        </w:trPr>
        <w:tc>
          <w:tcPr>
            <w:tcW w:w="2335" w:type="dxa"/>
            <w:shd w:val="clear" w:color="auto" w:fill="auto"/>
          </w:tcPr>
          <w:p w14:paraId="6E2DF100" w14:textId="1255CBD0" w:rsidR="00CF5075" w:rsidRPr="00BA207E" w:rsidRDefault="00CF5075" w:rsidP="00CF5075">
            <w:pPr>
              <w:pStyle w:val="TABLE-cell"/>
              <w:rPr>
                <w:ins w:id="16680" w:author="Charles Gifford" w:date="2017-03-20T14:17:00Z"/>
              </w:rPr>
            </w:pPr>
            <w:ins w:id="16681" w:author="Charles Gifford" w:date="2017-03-20T14:17:00Z">
              <w:r w:rsidRPr="00BA207E">
                <w:t xml:space="preserve">Personnel </w:t>
              </w:r>
            </w:ins>
            <w:ins w:id="16682" w:author="Charles Gifford" w:date="2017-03-20T14:32:00Z">
              <w:r w:rsidR="00C83E3D" w:rsidRPr="00C83E3D">
                <w:t xml:space="preserve">actual </w:t>
              </w:r>
            </w:ins>
            <w:ins w:id="16683" w:author="Charles Gifford" w:date="2017-03-20T14:17:00Z">
              <w:r w:rsidRPr="00BA207E">
                <w:t>property</w:t>
              </w:r>
            </w:ins>
          </w:p>
        </w:tc>
        <w:tc>
          <w:tcPr>
            <w:tcW w:w="2340" w:type="dxa"/>
            <w:shd w:val="clear" w:color="auto" w:fill="auto"/>
          </w:tcPr>
          <w:p w14:paraId="73837752" w14:textId="77777777" w:rsidR="00CF5075" w:rsidRPr="00BA207E" w:rsidRDefault="00CF5075" w:rsidP="00CF5075">
            <w:pPr>
              <w:pStyle w:val="TABLE-cell"/>
              <w:rPr>
                <w:ins w:id="16684" w:author="Charles Gifford" w:date="2017-03-20T14:17:00Z"/>
              </w:rPr>
            </w:pPr>
            <w:ins w:id="16685" w:author="Charles Gifford" w:date="2017-03-20T14:17:00Z">
              <w:r w:rsidRPr="00BA207E">
                <w:t>Person property</w:t>
              </w:r>
            </w:ins>
          </w:p>
        </w:tc>
        <w:tc>
          <w:tcPr>
            <w:tcW w:w="2070" w:type="dxa"/>
            <w:shd w:val="clear" w:color="auto" w:fill="auto"/>
          </w:tcPr>
          <w:p w14:paraId="15857B67" w14:textId="77777777" w:rsidR="00CF5075" w:rsidRPr="00BA207E" w:rsidRDefault="00CF5075" w:rsidP="00CF5075">
            <w:pPr>
              <w:pStyle w:val="TABLE-cell"/>
              <w:rPr>
                <w:ins w:id="16686" w:author="Charles Gifford" w:date="2017-03-20T14:17:00Z"/>
              </w:rPr>
            </w:pPr>
            <w:ins w:id="16687" w:author="Charles Gifford" w:date="2017-03-20T14:17:00Z">
              <w:r w:rsidRPr="00BA207E">
                <w:t>Dependency (D)</w:t>
              </w:r>
            </w:ins>
          </w:p>
        </w:tc>
        <w:tc>
          <w:tcPr>
            <w:tcW w:w="2520" w:type="dxa"/>
            <w:shd w:val="clear" w:color="auto" w:fill="auto"/>
          </w:tcPr>
          <w:p w14:paraId="3CDBE693" w14:textId="77777777" w:rsidR="00CF5075" w:rsidRPr="00BA207E" w:rsidRDefault="00CF5075" w:rsidP="00DB4DDC">
            <w:pPr>
              <w:pStyle w:val="TABLE-cell"/>
              <w:rPr>
                <w:ins w:id="16688" w:author="Charles Gifford" w:date="2017-03-20T14:17:00Z"/>
              </w:rPr>
            </w:pPr>
            <w:ins w:id="16689" w:author="Charles Gifford" w:date="2017-03-20T14:17:00Z">
              <w:r w:rsidRPr="00BA207E">
                <w:t>Maps to &gt;</w:t>
              </w:r>
            </w:ins>
          </w:p>
        </w:tc>
      </w:tr>
      <w:tr w:rsidR="00CF5075" w:rsidRPr="008F275A" w14:paraId="722CC23C" w14:textId="77777777" w:rsidTr="00D23A6F">
        <w:trPr>
          <w:trHeight w:val="176"/>
          <w:ins w:id="16690" w:author="Charles Gifford" w:date="2017-03-20T14:17:00Z"/>
        </w:trPr>
        <w:tc>
          <w:tcPr>
            <w:tcW w:w="2335" w:type="dxa"/>
            <w:shd w:val="clear" w:color="auto" w:fill="auto"/>
          </w:tcPr>
          <w:p w14:paraId="5F27947F" w14:textId="4F0CC1D9" w:rsidR="00CF5075" w:rsidRPr="00BA207E" w:rsidRDefault="00CF5075" w:rsidP="00CF5075">
            <w:pPr>
              <w:pStyle w:val="TABLE-cell"/>
              <w:rPr>
                <w:ins w:id="16691" w:author="Charles Gifford" w:date="2017-03-20T14:17:00Z"/>
              </w:rPr>
            </w:pPr>
            <w:ins w:id="16692" w:author="Charles Gifford" w:date="2017-03-20T14:17:00Z">
              <w:r>
                <w:t>Equipment</w:t>
              </w:r>
              <w:r w:rsidRPr="00BA207E">
                <w:t xml:space="preserve"> </w:t>
              </w:r>
            </w:ins>
            <w:ins w:id="16693" w:author="Charles Gifford" w:date="2017-03-20T14:32:00Z">
              <w:r w:rsidR="00C83E3D" w:rsidRPr="00C83E3D">
                <w:t>actual</w:t>
              </w:r>
            </w:ins>
          </w:p>
        </w:tc>
        <w:tc>
          <w:tcPr>
            <w:tcW w:w="2340" w:type="dxa"/>
          </w:tcPr>
          <w:p w14:paraId="0C78B50A" w14:textId="074871E7" w:rsidR="00CF5075" w:rsidRPr="00BA207E" w:rsidRDefault="00CF5075" w:rsidP="00CF5075">
            <w:pPr>
              <w:pStyle w:val="TABLE-cell"/>
              <w:rPr>
                <w:ins w:id="16694" w:author="Charles Gifford" w:date="2017-03-20T14:17:00Z"/>
              </w:rPr>
            </w:pPr>
            <w:ins w:id="16695" w:author="Charles Gifford" w:date="2017-03-20T14:17:00Z">
              <w:r w:rsidRPr="00BA207E">
                <w:t xml:space="preserve">Equipment </w:t>
              </w:r>
            </w:ins>
            <w:ins w:id="16696" w:author="Charles Gifford" w:date="2017-03-20T14:33:00Z">
              <w:r w:rsidR="00C83E3D">
                <w:t>actual</w:t>
              </w:r>
            </w:ins>
            <w:ins w:id="16697" w:author="Charles Gifford" w:date="2017-03-20T14:17:00Z">
              <w:r w:rsidRPr="00BA207E">
                <w:t xml:space="preserve"> property</w:t>
              </w:r>
            </w:ins>
          </w:p>
        </w:tc>
        <w:tc>
          <w:tcPr>
            <w:tcW w:w="2070" w:type="dxa"/>
            <w:shd w:val="clear" w:color="auto" w:fill="auto"/>
          </w:tcPr>
          <w:p w14:paraId="0DC5FF80" w14:textId="77777777" w:rsidR="00CF5075" w:rsidRPr="00BA207E" w:rsidRDefault="00CF5075" w:rsidP="00CF5075">
            <w:pPr>
              <w:pStyle w:val="TABLE-cell"/>
              <w:rPr>
                <w:ins w:id="16698" w:author="Charles Gifford" w:date="2017-03-20T14:17:00Z"/>
              </w:rPr>
            </w:pPr>
            <w:ins w:id="16699" w:author="Charles Gifford" w:date="2017-03-20T14:17:00Z">
              <w:r w:rsidRPr="00921C55">
                <w:t xml:space="preserve">Composition </w:t>
              </w:r>
              <w:r w:rsidRPr="00BA207E">
                <w:t>whole</w:t>
              </w:r>
            </w:ins>
          </w:p>
        </w:tc>
        <w:tc>
          <w:tcPr>
            <w:tcW w:w="2520" w:type="dxa"/>
            <w:shd w:val="clear" w:color="auto" w:fill="auto"/>
          </w:tcPr>
          <w:p w14:paraId="7FE7942F" w14:textId="60E4E661" w:rsidR="00CF5075" w:rsidRPr="00BA207E" w:rsidRDefault="00C83E3D" w:rsidP="00C83E3D">
            <w:pPr>
              <w:pStyle w:val="TABLE-cell"/>
              <w:rPr>
                <w:ins w:id="16700" w:author="Charles Gifford" w:date="2017-03-20T14:17:00Z"/>
              </w:rPr>
            </w:pPr>
            <w:ins w:id="16701" w:author="Charles Gifford" w:date="2017-03-20T14:36:00Z">
              <w:r>
                <w:t>Has values of &gt;</w:t>
              </w:r>
            </w:ins>
          </w:p>
        </w:tc>
      </w:tr>
      <w:tr w:rsidR="00CF5075" w:rsidRPr="008F275A" w14:paraId="36BDABA9" w14:textId="77777777" w:rsidTr="00D23A6F">
        <w:trPr>
          <w:trHeight w:val="176"/>
          <w:ins w:id="16702" w:author="Charles Gifford" w:date="2017-03-20T14:17:00Z"/>
        </w:trPr>
        <w:tc>
          <w:tcPr>
            <w:tcW w:w="2335" w:type="dxa"/>
            <w:shd w:val="clear" w:color="auto" w:fill="auto"/>
          </w:tcPr>
          <w:p w14:paraId="3A247F0B" w14:textId="76A336F0" w:rsidR="00CF5075" w:rsidRPr="00BA207E" w:rsidRDefault="00CF5075" w:rsidP="00CF5075">
            <w:pPr>
              <w:pStyle w:val="TABLE-cell"/>
              <w:rPr>
                <w:ins w:id="16703" w:author="Charles Gifford" w:date="2017-03-20T14:17:00Z"/>
              </w:rPr>
            </w:pPr>
            <w:ins w:id="16704" w:author="Charles Gifford" w:date="2017-03-20T14:17:00Z">
              <w:r w:rsidRPr="00BA207E">
                <w:t xml:space="preserve">Equipment </w:t>
              </w:r>
            </w:ins>
            <w:ins w:id="16705" w:author="Charles Gifford" w:date="2017-03-20T14:33:00Z">
              <w:r w:rsidR="00C83E3D">
                <w:t>actual</w:t>
              </w:r>
            </w:ins>
            <w:ins w:id="16706" w:author="Charles Gifford" w:date="2017-03-20T14:17:00Z">
              <w:r w:rsidRPr="00BA207E">
                <w:t xml:space="preserve"> property</w:t>
              </w:r>
            </w:ins>
          </w:p>
        </w:tc>
        <w:tc>
          <w:tcPr>
            <w:tcW w:w="2340" w:type="dxa"/>
          </w:tcPr>
          <w:p w14:paraId="252A9D98" w14:textId="0B4D5602" w:rsidR="00CF5075" w:rsidRPr="00BA207E" w:rsidRDefault="00CF5075" w:rsidP="00CF5075">
            <w:pPr>
              <w:pStyle w:val="TABLE-cell"/>
              <w:rPr>
                <w:ins w:id="16707" w:author="Charles Gifford" w:date="2017-03-20T14:17:00Z"/>
              </w:rPr>
            </w:pPr>
            <w:ins w:id="16708" w:author="Charles Gifford" w:date="2017-03-20T14:17:00Z">
              <w:r w:rsidRPr="00BA207E">
                <w:t xml:space="preserve">Equipment </w:t>
              </w:r>
            </w:ins>
            <w:ins w:id="16709" w:author="Charles Gifford" w:date="2017-03-20T14:33:00Z">
              <w:r w:rsidR="00C83E3D">
                <w:t>actual</w:t>
              </w:r>
            </w:ins>
            <w:ins w:id="16710" w:author="Charles Gifford" w:date="2017-03-20T14:17:00Z">
              <w:r w:rsidRPr="00BA207E">
                <w:t xml:space="preserve"> property</w:t>
              </w:r>
            </w:ins>
          </w:p>
        </w:tc>
        <w:tc>
          <w:tcPr>
            <w:tcW w:w="2070" w:type="dxa"/>
            <w:shd w:val="clear" w:color="auto" w:fill="auto"/>
          </w:tcPr>
          <w:p w14:paraId="6EEC8677" w14:textId="77777777" w:rsidR="00CF5075" w:rsidRPr="00921C55" w:rsidRDefault="00CF5075" w:rsidP="00CF5075">
            <w:pPr>
              <w:pStyle w:val="TABLE-cell"/>
              <w:rPr>
                <w:ins w:id="16711" w:author="Charles Gifford" w:date="2017-03-20T14:17:00Z"/>
              </w:rPr>
            </w:pPr>
            <w:ins w:id="16712" w:author="Charles Gifford" w:date="2017-03-20T14:17:00Z">
              <w:r w:rsidRPr="00921C55">
                <w:t>Composition hierarchy</w:t>
              </w:r>
            </w:ins>
          </w:p>
        </w:tc>
        <w:tc>
          <w:tcPr>
            <w:tcW w:w="2520" w:type="dxa"/>
            <w:shd w:val="clear" w:color="auto" w:fill="auto"/>
          </w:tcPr>
          <w:p w14:paraId="02EF708E" w14:textId="77777777" w:rsidR="00CF5075" w:rsidRPr="00BA207E" w:rsidRDefault="00CF5075" w:rsidP="00DB4DDC">
            <w:pPr>
              <w:pStyle w:val="TABLE-cell"/>
              <w:rPr>
                <w:ins w:id="16713" w:author="Charles Gifford" w:date="2017-03-20T14:17:00Z"/>
              </w:rPr>
            </w:pPr>
            <w:ins w:id="16714" w:author="Charles Gifford" w:date="2017-03-20T14:17:00Z">
              <w:r>
                <w:rPr>
                  <w:szCs w:val="20"/>
                </w:rPr>
                <w:t xml:space="preserve">Contains </w:t>
              </w:r>
              <w:r w:rsidRPr="00B41C7C">
                <w:rPr>
                  <w:szCs w:val="20"/>
                </w:rPr>
                <w:t>&gt;</w:t>
              </w:r>
            </w:ins>
          </w:p>
        </w:tc>
      </w:tr>
      <w:tr w:rsidR="00CF5075" w:rsidRPr="008F275A" w14:paraId="61295877" w14:textId="77777777" w:rsidTr="00D23A6F">
        <w:trPr>
          <w:trHeight w:val="176"/>
          <w:ins w:id="16715" w:author="Charles Gifford" w:date="2017-03-20T14:17:00Z"/>
        </w:trPr>
        <w:tc>
          <w:tcPr>
            <w:tcW w:w="2335" w:type="dxa"/>
            <w:shd w:val="clear" w:color="auto" w:fill="auto"/>
          </w:tcPr>
          <w:p w14:paraId="256F5574" w14:textId="3C7A6365" w:rsidR="00CF5075" w:rsidRPr="00BA207E" w:rsidRDefault="00CF5075" w:rsidP="00CF5075">
            <w:pPr>
              <w:pStyle w:val="TABLE-cell"/>
              <w:rPr>
                <w:ins w:id="16716" w:author="Charles Gifford" w:date="2017-03-20T14:17:00Z"/>
              </w:rPr>
            </w:pPr>
            <w:ins w:id="16717" w:author="Charles Gifford" w:date="2017-03-20T14:17:00Z">
              <w:r w:rsidRPr="00BA207E">
                <w:t xml:space="preserve">Equipment </w:t>
              </w:r>
            </w:ins>
            <w:ins w:id="16718" w:author="Charles Gifford" w:date="2017-03-20T14:33:00Z">
              <w:r w:rsidR="00C83E3D">
                <w:t>actual</w:t>
              </w:r>
            </w:ins>
          </w:p>
        </w:tc>
        <w:tc>
          <w:tcPr>
            <w:tcW w:w="2340" w:type="dxa"/>
            <w:shd w:val="clear" w:color="auto" w:fill="auto"/>
          </w:tcPr>
          <w:p w14:paraId="3B2E1291" w14:textId="77777777" w:rsidR="00CF5075" w:rsidRPr="00BA207E" w:rsidRDefault="00CF5075" w:rsidP="00CF5075">
            <w:pPr>
              <w:pStyle w:val="TABLE-cell"/>
              <w:rPr>
                <w:ins w:id="16719" w:author="Charles Gifford" w:date="2017-03-20T14:17:00Z"/>
              </w:rPr>
            </w:pPr>
            <w:ins w:id="16720" w:author="Charles Gifford" w:date="2017-03-20T14:17:00Z">
              <w:r w:rsidRPr="00BA207E">
                <w:t>Equipment class</w:t>
              </w:r>
            </w:ins>
          </w:p>
        </w:tc>
        <w:tc>
          <w:tcPr>
            <w:tcW w:w="2070" w:type="dxa"/>
            <w:shd w:val="clear" w:color="auto" w:fill="auto"/>
          </w:tcPr>
          <w:p w14:paraId="718B0CD4" w14:textId="77777777" w:rsidR="00CF5075" w:rsidRPr="00BA207E" w:rsidRDefault="00CF5075" w:rsidP="00CF5075">
            <w:pPr>
              <w:pStyle w:val="TABLE-cell"/>
              <w:rPr>
                <w:ins w:id="16721" w:author="Charles Gifford" w:date="2017-03-20T14:17:00Z"/>
              </w:rPr>
            </w:pPr>
            <w:ins w:id="16722" w:author="Charles Gifford" w:date="2017-03-20T14:17:00Z">
              <w:r w:rsidRPr="00BA207E">
                <w:t>Association (A)</w:t>
              </w:r>
            </w:ins>
          </w:p>
        </w:tc>
        <w:tc>
          <w:tcPr>
            <w:tcW w:w="2520" w:type="dxa"/>
            <w:shd w:val="clear" w:color="auto" w:fill="auto"/>
          </w:tcPr>
          <w:p w14:paraId="7E781E24" w14:textId="77777777" w:rsidR="00CF5075" w:rsidRPr="00BA207E" w:rsidRDefault="00CF5075" w:rsidP="00DB4DDC">
            <w:pPr>
              <w:pStyle w:val="TABLE-cell"/>
              <w:rPr>
                <w:ins w:id="16723" w:author="Charles Gifford" w:date="2017-03-20T14:17:00Z"/>
              </w:rPr>
            </w:pPr>
            <w:ins w:id="16724" w:author="Charles Gifford" w:date="2017-03-20T14:17:00Z">
              <w:r w:rsidRPr="00BA207E">
                <w:t>Corresponds to &gt;</w:t>
              </w:r>
            </w:ins>
          </w:p>
        </w:tc>
      </w:tr>
      <w:tr w:rsidR="00CF5075" w:rsidRPr="008F275A" w14:paraId="63C13D6F" w14:textId="77777777" w:rsidTr="00D23A6F">
        <w:trPr>
          <w:trHeight w:val="176"/>
          <w:ins w:id="16725" w:author="Charles Gifford" w:date="2017-03-20T14:17:00Z"/>
        </w:trPr>
        <w:tc>
          <w:tcPr>
            <w:tcW w:w="2335" w:type="dxa"/>
            <w:shd w:val="clear" w:color="auto" w:fill="auto"/>
          </w:tcPr>
          <w:p w14:paraId="0A33C425" w14:textId="23C9D35A" w:rsidR="00CF5075" w:rsidRPr="00BA207E" w:rsidRDefault="00CF5075" w:rsidP="00CF5075">
            <w:pPr>
              <w:pStyle w:val="TABLE-cell"/>
              <w:rPr>
                <w:ins w:id="16726" w:author="Charles Gifford" w:date="2017-03-20T14:17:00Z"/>
              </w:rPr>
            </w:pPr>
            <w:ins w:id="16727" w:author="Charles Gifford" w:date="2017-03-20T14:17:00Z">
              <w:r w:rsidRPr="00BA207E">
                <w:t xml:space="preserve">Equipment </w:t>
              </w:r>
            </w:ins>
            <w:ins w:id="16728" w:author="Charles Gifford" w:date="2017-03-20T14:33:00Z">
              <w:r w:rsidR="00C83E3D">
                <w:t>actual</w:t>
              </w:r>
            </w:ins>
          </w:p>
        </w:tc>
        <w:tc>
          <w:tcPr>
            <w:tcW w:w="2340" w:type="dxa"/>
            <w:shd w:val="clear" w:color="auto" w:fill="auto"/>
          </w:tcPr>
          <w:p w14:paraId="7EF87D07" w14:textId="77777777" w:rsidR="00CF5075" w:rsidRPr="00BA207E" w:rsidRDefault="00CF5075" w:rsidP="00CF5075">
            <w:pPr>
              <w:pStyle w:val="TABLE-cell"/>
              <w:rPr>
                <w:ins w:id="16729" w:author="Charles Gifford" w:date="2017-03-20T14:17:00Z"/>
              </w:rPr>
            </w:pPr>
            <w:ins w:id="16730" w:author="Charles Gifford" w:date="2017-03-20T14:17:00Z">
              <w:r w:rsidRPr="00BA207E">
                <w:t>Equipment</w:t>
              </w:r>
            </w:ins>
          </w:p>
        </w:tc>
        <w:tc>
          <w:tcPr>
            <w:tcW w:w="2070" w:type="dxa"/>
            <w:shd w:val="clear" w:color="auto" w:fill="auto"/>
          </w:tcPr>
          <w:p w14:paraId="1DE18196" w14:textId="77777777" w:rsidR="00CF5075" w:rsidRPr="00BA207E" w:rsidRDefault="00CF5075" w:rsidP="00CF5075">
            <w:pPr>
              <w:pStyle w:val="TABLE-cell"/>
              <w:rPr>
                <w:ins w:id="16731" w:author="Charles Gifford" w:date="2017-03-20T14:17:00Z"/>
              </w:rPr>
            </w:pPr>
            <w:ins w:id="16732" w:author="Charles Gifford" w:date="2017-03-20T14:17:00Z">
              <w:r w:rsidRPr="00BA207E">
                <w:t>Association (C)</w:t>
              </w:r>
            </w:ins>
          </w:p>
        </w:tc>
        <w:tc>
          <w:tcPr>
            <w:tcW w:w="2520" w:type="dxa"/>
            <w:shd w:val="clear" w:color="auto" w:fill="auto"/>
          </w:tcPr>
          <w:p w14:paraId="6F351DB3" w14:textId="77777777" w:rsidR="00CF5075" w:rsidRPr="00BA207E" w:rsidRDefault="00CF5075" w:rsidP="00DB4DDC">
            <w:pPr>
              <w:pStyle w:val="TABLE-cell"/>
              <w:rPr>
                <w:ins w:id="16733" w:author="Charles Gifford" w:date="2017-03-20T14:17:00Z"/>
              </w:rPr>
            </w:pPr>
            <w:ins w:id="16734" w:author="Charles Gifford" w:date="2017-03-20T14:17:00Z">
              <w:r w:rsidRPr="00BA207E">
                <w:t>Corresponds to &gt;</w:t>
              </w:r>
            </w:ins>
          </w:p>
        </w:tc>
      </w:tr>
      <w:tr w:rsidR="00CF5075" w:rsidRPr="008F275A" w14:paraId="26064115" w14:textId="77777777" w:rsidTr="00D23A6F">
        <w:trPr>
          <w:trHeight w:val="176"/>
          <w:ins w:id="16735" w:author="Charles Gifford" w:date="2017-03-20T14:17:00Z"/>
        </w:trPr>
        <w:tc>
          <w:tcPr>
            <w:tcW w:w="2335" w:type="dxa"/>
            <w:shd w:val="clear" w:color="auto" w:fill="auto"/>
          </w:tcPr>
          <w:p w14:paraId="075EAA43" w14:textId="79D548C5" w:rsidR="00CF5075" w:rsidRPr="00BA207E" w:rsidRDefault="00CF5075" w:rsidP="00CF5075">
            <w:pPr>
              <w:pStyle w:val="TABLE-cell"/>
              <w:rPr>
                <w:ins w:id="16736" w:author="Charles Gifford" w:date="2017-03-20T14:17:00Z"/>
              </w:rPr>
            </w:pPr>
            <w:ins w:id="16737" w:author="Charles Gifford" w:date="2017-03-20T14:17:00Z">
              <w:r w:rsidRPr="00BA207E">
                <w:t xml:space="preserve">Equipment </w:t>
              </w:r>
            </w:ins>
            <w:ins w:id="16738" w:author="Charles Gifford" w:date="2017-03-20T14:33:00Z">
              <w:r w:rsidR="00C83E3D">
                <w:t>actual</w:t>
              </w:r>
            </w:ins>
            <w:ins w:id="16739" w:author="Charles Gifford" w:date="2017-03-20T14:17:00Z">
              <w:r w:rsidRPr="00BA207E">
                <w:t xml:space="preserve"> property</w:t>
              </w:r>
            </w:ins>
          </w:p>
        </w:tc>
        <w:tc>
          <w:tcPr>
            <w:tcW w:w="2340" w:type="dxa"/>
            <w:shd w:val="clear" w:color="auto" w:fill="auto"/>
          </w:tcPr>
          <w:p w14:paraId="55B68522" w14:textId="77777777" w:rsidR="00CF5075" w:rsidRPr="00BA207E" w:rsidRDefault="00CF5075" w:rsidP="00CF5075">
            <w:pPr>
              <w:pStyle w:val="TABLE-cell"/>
              <w:rPr>
                <w:ins w:id="16740" w:author="Charles Gifford" w:date="2017-03-20T14:17:00Z"/>
              </w:rPr>
            </w:pPr>
            <w:ins w:id="16741" w:author="Charles Gifford" w:date="2017-03-20T14:17:00Z">
              <w:r w:rsidRPr="00BA207E">
                <w:t>Equipment class property</w:t>
              </w:r>
            </w:ins>
          </w:p>
        </w:tc>
        <w:tc>
          <w:tcPr>
            <w:tcW w:w="2070" w:type="dxa"/>
            <w:shd w:val="clear" w:color="auto" w:fill="auto"/>
          </w:tcPr>
          <w:p w14:paraId="561E5D6A" w14:textId="77777777" w:rsidR="00CF5075" w:rsidRPr="00BA207E" w:rsidRDefault="00CF5075" w:rsidP="00CF5075">
            <w:pPr>
              <w:pStyle w:val="TABLE-cell"/>
              <w:rPr>
                <w:ins w:id="16742" w:author="Charles Gifford" w:date="2017-03-20T14:17:00Z"/>
              </w:rPr>
            </w:pPr>
            <w:ins w:id="16743" w:author="Charles Gifford" w:date="2017-03-20T14:17:00Z">
              <w:r w:rsidRPr="00BA207E">
                <w:t>Dependency (B)</w:t>
              </w:r>
            </w:ins>
          </w:p>
        </w:tc>
        <w:tc>
          <w:tcPr>
            <w:tcW w:w="2520" w:type="dxa"/>
            <w:shd w:val="clear" w:color="auto" w:fill="auto"/>
          </w:tcPr>
          <w:p w14:paraId="65F29335" w14:textId="77777777" w:rsidR="00CF5075" w:rsidRPr="00BA207E" w:rsidRDefault="00CF5075" w:rsidP="00DB4DDC">
            <w:pPr>
              <w:pStyle w:val="TABLE-cell"/>
              <w:rPr>
                <w:ins w:id="16744" w:author="Charles Gifford" w:date="2017-03-20T14:17:00Z"/>
              </w:rPr>
            </w:pPr>
            <w:ins w:id="16745" w:author="Charles Gifford" w:date="2017-03-20T14:17:00Z">
              <w:r w:rsidRPr="00BA207E">
                <w:t>Maps to &gt;</w:t>
              </w:r>
            </w:ins>
          </w:p>
        </w:tc>
      </w:tr>
      <w:tr w:rsidR="00CF5075" w:rsidRPr="008F275A" w14:paraId="52163A83" w14:textId="77777777" w:rsidTr="00D23A6F">
        <w:trPr>
          <w:trHeight w:val="176"/>
          <w:ins w:id="16746" w:author="Charles Gifford" w:date="2017-03-20T14:17:00Z"/>
        </w:trPr>
        <w:tc>
          <w:tcPr>
            <w:tcW w:w="2335" w:type="dxa"/>
            <w:shd w:val="clear" w:color="auto" w:fill="auto"/>
          </w:tcPr>
          <w:p w14:paraId="58FB7A86" w14:textId="420BBEA3" w:rsidR="00CF5075" w:rsidRPr="00BA207E" w:rsidRDefault="00CF5075" w:rsidP="00CF5075">
            <w:pPr>
              <w:pStyle w:val="TABLE-cell"/>
              <w:rPr>
                <w:ins w:id="16747" w:author="Charles Gifford" w:date="2017-03-20T14:17:00Z"/>
              </w:rPr>
            </w:pPr>
            <w:ins w:id="16748" w:author="Charles Gifford" w:date="2017-03-20T14:17:00Z">
              <w:r w:rsidRPr="00BA207E">
                <w:t xml:space="preserve">Equipment </w:t>
              </w:r>
            </w:ins>
            <w:ins w:id="16749" w:author="Charles Gifford" w:date="2017-03-20T14:33:00Z">
              <w:r w:rsidR="00C83E3D">
                <w:t>actual</w:t>
              </w:r>
            </w:ins>
            <w:ins w:id="16750" w:author="Charles Gifford" w:date="2017-03-20T14:17:00Z">
              <w:r w:rsidRPr="00BA207E">
                <w:t xml:space="preserve"> property</w:t>
              </w:r>
            </w:ins>
          </w:p>
        </w:tc>
        <w:tc>
          <w:tcPr>
            <w:tcW w:w="2340" w:type="dxa"/>
            <w:shd w:val="clear" w:color="auto" w:fill="auto"/>
          </w:tcPr>
          <w:p w14:paraId="429853DA" w14:textId="77777777" w:rsidR="00CF5075" w:rsidRPr="00BA207E" w:rsidRDefault="00CF5075" w:rsidP="00CF5075">
            <w:pPr>
              <w:pStyle w:val="TABLE-cell"/>
              <w:rPr>
                <w:ins w:id="16751" w:author="Charles Gifford" w:date="2017-03-20T14:17:00Z"/>
              </w:rPr>
            </w:pPr>
            <w:ins w:id="16752" w:author="Charles Gifford" w:date="2017-03-20T14:17:00Z">
              <w:r w:rsidRPr="00BA207E">
                <w:t>Equipment property</w:t>
              </w:r>
            </w:ins>
          </w:p>
        </w:tc>
        <w:tc>
          <w:tcPr>
            <w:tcW w:w="2070" w:type="dxa"/>
            <w:shd w:val="clear" w:color="auto" w:fill="auto"/>
          </w:tcPr>
          <w:p w14:paraId="68D59E9F" w14:textId="77777777" w:rsidR="00CF5075" w:rsidRPr="00BA207E" w:rsidRDefault="00CF5075" w:rsidP="00CF5075">
            <w:pPr>
              <w:pStyle w:val="TABLE-cell"/>
              <w:rPr>
                <w:ins w:id="16753" w:author="Charles Gifford" w:date="2017-03-20T14:17:00Z"/>
              </w:rPr>
            </w:pPr>
            <w:ins w:id="16754" w:author="Charles Gifford" w:date="2017-03-20T14:17:00Z">
              <w:r w:rsidRPr="00BA207E">
                <w:t>Dependency (D)</w:t>
              </w:r>
            </w:ins>
          </w:p>
        </w:tc>
        <w:tc>
          <w:tcPr>
            <w:tcW w:w="2520" w:type="dxa"/>
            <w:shd w:val="clear" w:color="auto" w:fill="auto"/>
          </w:tcPr>
          <w:p w14:paraId="66331E17" w14:textId="77777777" w:rsidR="00CF5075" w:rsidRPr="00BA207E" w:rsidRDefault="00CF5075" w:rsidP="00DB4DDC">
            <w:pPr>
              <w:pStyle w:val="TABLE-cell"/>
              <w:rPr>
                <w:ins w:id="16755" w:author="Charles Gifford" w:date="2017-03-20T14:17:00Z"/>
              </w:rPr>
            </w:pPr>
            <w:ins w:id="16756" w:author="Charles Gifford" w:date="2017-03-20T14:17:00Z">
              <w:r w:rsidRPr="00BA207E">
                <w:t>Maps to &gt;</w:t>
              </w:r>
            </w:ins>
          </w:p>
        </w:tc>
      </w:tr>
      <w:tr w:rsidR="00CF5075" w:rsidRPr="008F275A" w14:paraId="5D18280F" w14:textId="77777777" w:rsidTr="00D23A6F">
        <w:trPr>
          <w:trHeight w:val="176"/>
          <w:ins w:id="16757" w:author="Charles Gifford" w:date="2017-03-20T14:17:00Z"/>
        </w:trPr>
        <w:tc>
          <w:tcPr>
            <w:tcW w:w="2335" w:type="dxa"/>
            <w:shd w:val="clear" w:color="auto" w:fill="auto"/>
          </w:tcPr>
          <w:p w14:paraId="39CF8B7B" w14:textId="0A2326E3" w:rsidR="00CF5075" w:rsidRPr="00BA207E" w:rsidRDefault="00CF5075" w:rsidP="00CF5075">
            <w:pPr>
              <w:pStyle w:val="TABLE-cell"/>
              <w:rPr>
                <w:ins w:id="16758" w:author="Charles Gifford" w:date="2017-03-20T14:17:00Z"/>
              </w:rPr>
            </w:pPr>
            <w:ins w:id="16759" w:author="Charles Gifford" w:date="2017-03-20T14:17:00Z">
              <w:r>
                <w:t>Physical asset</w:t>
              </w:r>
              <w:r w:rsidRPr="00BA207E">
                <w:t xml:space="preserve"> </w:t>
              </w:r>
            </w:ins>
            <w:ins w:id="16760" w:author="Charles Gifford" w:date="2017-03-20T14:33:00Z">
              <w:r w:rsidR="00C83E3D">
                <w:t>actual</w:t>
              </w:r>
            </w:ins>
          </w:p>
        </w:tc>
        <w:tc>
          <w:tcPr>
            <w:tcW w:w="2340" w:type="dxa"/>
          </w:tcPr>
          <w:p w14:paraId="6A26C9FE" w14:textId="45625C45" w:rsidR="00CF5075" w:rsidRPr="00BA207E" w:rsidRDefault="00CF5075" w:rsidP="00CF5075">
            <w:pPr>
              <w:pStyle w:val="TABLE-cell"/>
              <w:rPr>
                <w:ins w:id="16761" w:author="Charles Gifford" w:date="2017-03-20T14:17:00Z"/>
              </w:rPr>
            </w:pPr>
            <w:ins w:id="16762" w:author="Charles Gifford" w:date="2017-03-20T14:17:00Z">
              <w:r w:rsidRPr="00600EB9">
                <w:t xml:space="preserve">Physical asset </w:t>
              </w:r>
            </w:ins>
            <w:ins w:id="16763" w:author="Charles Gifford" w:date="2017-03-20T14:33:00Z">
              <w:r w:rsidR="00C83E3D">
                <w:t>actual</w:t>
              </w:r>
            </w:ins>
            <w:ins w:id="16764" w:author="Charles Gifford" w:date="2017-03-20T14:17:00Z">
              <w:r w:rsidRPr="00BA207E">
                <w:t xml:space="preserve"> property</w:t>
              </w:r>
            </w:ins>
          </w:p>
        </w:tc>
        <w:tc>
          <w:tcPr>
            <w:tcW w:w="2070" w:type="dxa"/>
            <w:shd w:val="clear" w:color="auto" w:fill="auto"/>
          </w:tcPr>
          <w:p w14:paraId="6D200D15" w14:textId="77777777" w:rsidR="00CF5075" w:rsidRPr="00BA207E" w:rsidRDefault="00CF5075" w:rsidP="00CF5075">
            <w:pPr>
              <w:pStyle w:val="TABLE-cell"/>
              <w:rPr>
                <w:ins w:id="16765" w:author="Charles Gifford" w:date="2017-03-20T14:17:00Z"/>
              </w:rPr>
            </w:pPr>
            <w:ins w:id="16766" w:author="Charles Gifford" w:date="2017-03-20T14:17:00Z">
              <w:r w:rsidRPr="00BA207E">
                <w:t>Composition whole</w:t>
              </w:r>
            </w:ins>
          </w:p>
        </w:tc>
        <w:tc>
          <w:tcPr>
            <w:tcW w:w="2520" w:type="dxa"/>
            <w:shd w:val="clear" w:color="auto" w:fill="auto"/>
          </w:tcPr>
          <w:p w14:paraId="01A2C97B" w14:textId="6F7FA6E4" w:rsidR="00CF5075" w:rsidRPr="00BA207E" w:rsidRDefault="00C83E3D" w:rsidP="00C83E3D">
            <w:pPr>
              <w:pStyle w:val="TABLE-cell"/>
              <w:rPr>
                <w:ins w:id="16767" w:author="Charles Gifford" w:date="2017-03-20T14:17:00Z"/>
              </w:rPr>
            </w:pPr>
            <w:ins w:id="16768" w:author="Charles Gifford" w:date="2017-03-20T14:36:00Z">
              <w:r>
                <w:t>Has values of &gt;</w:t>
              </w:r>
            </w:ins>
          </w:p>
        </w:tc>
      </w:tr>
      <w:tr w:rsidR="00CF5075" w:rsidRPr="008F275A" w14:paraId="3131DC29" w14:textId="77777777" w:rsidTr="00D23A6F">
        <w:trPr>
          <w:trHeight w:val="176"/>
          <w:ins w:id="16769" w:author="Charles Gifford" w:date="2017-03-20T14:17:00Z"/>
        </w:trPr>
        <w:tc>
          <w:tcPr>
            <w:tcW w:w="2335" w:type="dxa"/>
            <w:shd w:val="clear" w:color="auto" w:fill="auto"/>
          </w:tcPr>
          <w:p w14:paraId="02C5A005" w14:textId="1EA7CD4E" w:rsidR="00CF5075" w:rsidRPr="00BA207E" w:rsidRDefault="00CF5075" w:rsidP="00CF5075">
            <w:pPr>
              <w:pStyle w:val="TABLE-cell"/>
              <w:rPr>
                <w:ins w:id="16770" w:author="Charles Gifford" w:date="2017-03-20T14:17:00Z"/>
              </w:rPr>
            </w:pPr>
            <w:ins w:id="16771" w:author="Charles Gifford" w:date="2017-03-20T14:17:00Z">
              <w:r w:rsidRPr="00600EB9">
                <w:t xml:space="preserve">Physical asset </w:t>
              </w:r>
            </w:ins>
            <w:ins w:id="16772" w:author="Charles Gifford" w:date="2017-03-20T14:33:00Z">
              <w:r w:rsidR="00C83E3D">
                <w:t>actual</w:t>
              </w:r>
            </w:ins>
            <w:ins w:id="16773" w:author="Charles Gifford" w:date="2017-03-20T14:17:00Z">
              <w:r w:rsidRPr="00BA207E">
                <w:t xml:space="preserve"> property</w:t>
              </w:r>
            </w:ins>
          </w:p>
        </w:tc>
        <w:tc>
          <w:tcPr>
            <w:tcW w:w="2340" w:type="dxa"/>
          </w:tcPr>
          <w:p w14:paraId="72989337" w14:textId="4556671C" w:rsidR="00CF5075" w:rsidRPr="00BA207E" w:rsidRDefault="00CF5075" w:rsidP="00CF5075">
            <w:pPr>
              <w:pStyle w:val="TABLE-cell"/>
              <w:rPr>
                <w:ins w:id="16774" w:author="Charles Gifford" w:date="2017-03-20T14:17:00Z"/>
              </w:rPr>
            </w:pPr>
            <w:ins w:id="16775" w:author="Charles Gifford" w:date="2017-03-20T14:17:00Z">
              <w:r w:rsidRPr="00600EB9">
                <w:t xml:space="preserve">Physical asset </w:t>
              </w:r>
            </w:ins>
            <w:ins w:id="16776" w:author="Charles Gifford" w:date="2017-03-20T14:33:00Z">
              <w:r w:rsidR="00C83E3D">
                <w:t>actual</w:t>
              </w:r>
            </w:ins>
            <w:ins w:id="16777" w:author="Charles Gifford" w:date="2017-03-20T14:17:00Z">
              <w:r w:rsidRPr="00BA207E">
                <w:t xml:space="preserve"> property</w:t>
              </w:r>
            </w:ins>
          </w:p>
        </w:tc>
        <w:tc>
          <w:tcPr>
            <w:tcW w:w="2070" w:type="dxa"/>
            <w:shd w:val="clear" w:color="auto" w:fill="auto"/>
          </w:tcPr>
          <w:p w14:paraId="6254960C" w14:textId="77777777" w:rsidR="00CF5075" w:rsidRPr="00BA207E" w:rsidRDefault="00CF5075" w:rsidP="00CF5075">
            <w:pPr>
              <w:pStyle w:val="TABLE-cell"/>
              <w:rPr>
                <w:ins w:id="16778" w:author="Charles Gifford" w:date="2017-03-20T14:17:00Z"/>
              </w:rPr>
            </w:pPr>
            <w:ins w:id="16779" w:author="Charles Gifford" w:date="2017-03-20T14:17:00Z">
              <w:r w:rsidRPr="00BA207E">
                <w:t>Composition hierarchy</w:t>
              </w:r>
            </w:ins>
          </w:p>
        </w:tc>
        <w:tc>
          <w:tcPr>
            <w:tcW w:w="2520" w:type="dxa"/>
            <w:shd w:val="clear" w:color="auto" w:fill="auto"/>
          </w:tcPr>
          <w:p w14:paraId="620D3EDF" w14:textId="77777777" w:rsidR="00CF5075" w:rsidRPr="00BA207E" w:rsidRDefault="00CF5075" w:rsidP="00DB4DDC">
            <w:pPr>
              <w:pStyle w:val="TABLE-cell"/>
              <w:rPr>
                <w:ins w:id="16780" w:author="Charles Gifford" w:date="2017-03-20T14:17:00Z"/>
              </w:rPr>
            </w:pPr>
            <w:ins w:id="16781" w:author="Charles Gifford" w:date="2017-03-20T14:17:00Z">
              <w:r>
                <w:rPr>
                  <w:szCs w:val="20"/>
                </w:rPr>
                <w:t xml:space="preserve">Contains </w:t>
              </w:r>
              <w:r w:rsidRPr="00B41C7C">
                <w:rPr>
                  <w:szCs w:val="20"/>
                </w:rPr>
                <w:t>&gt;</w:t>
              </w:r>
            </w:ins>
          </w:p>
        </w:tc>
      </w:tr>
      <w:tr w:rsidR="00CF5075" w:rsidRPr="008F275A" w14:paraId="07DF3837" w14:textId="77777777" w:rsidTr="00D23A6F">
        <w:trPr>
          <w:trHeight w:val="176"/>
          <w:ins w:id="16782" w:author="Charles Gifford" w:date="2017-03-20T14:17:00Z"/>
        </w:trPr>
        <w:tc>
          <w:tcPr>
            <w:tcW w:w="2335" w:type="dxa"/>
            <w:shd w:val="clear" w:color="auto" w:fill="auto"/>
          </w:tcPr>
          <w:p w14:paraId="60D7E0FE" w14:textId="4F51F620" w:rsidR="00CF5075" w:rsidRPr="00BA207E" w:rsidRDefault="00CF5075" w:rsidP="00CF5075">
            <w:pPr>
              <w:pStyle w:val="TABLE-cell"/>
              <w:rPr>
                <w:ins w:id="16783" w:author="Charles Gifford" w:date="2017-03-20T14:17:00Z"/>
              </w:rPr>
            </w:pPr>
            <w:ins w:id="16784" w:author="Charles Gifford" w:date="2017-03-20T14:17:00Z">
              <w:r w:rsidRPr="00600EB9">
                <w:t>Physical asset</w:t>
              </w:r>
              <w:r>
                <w:t xml:space="preserve"> </w:t>
              </w:r>
            </w:ins>
            <w:ins w:id="16785" w:author="Charles Gifford" w:date="2017-03-20T14:33:00Z">
              <w:r w:rsidR="00C83E3D">
                <w:t>actual</w:t>
              </w:r>
            </w:ins>
          </w:p>
        </w:tc>
        <w:tc>
          <w:tcPr>
            <w:tcW w:w="2340" w:type="dxa"/>
            <w:shd w:val="clear" w:color="auto" w:fill="auto"/>
          </w:tcPr>
          <w:p w14:paraId="54DF50C8" w14:textId="77777777" w:rsidR="00CF5075" w:rsidRPr="00BA207E" w:rsidRDefault="00CF5075" w:rsidP="00CF5075">
            <w:pPr>
              <w:pStyle w:val="TABLE-cell"/>
              <w:rPr>
                <w:ins w:id="16786" w:author="Charles Gifford" w:date="2017-03-20T14:17:00Z"/>
              </w:rPr>
            </w:pPr>
            <w:ins w:id="16787" w:author="Charles Gifford" w:date="2017-03-20T14:17:00Z">
              <w:r w:rsidRPr="00600EB9">
                <w:t xml:space="preserve">Physical asset </w:t>
              </w:r>
              <w:r w:rsidRPr="00BA207E">
                <w:t>class</w:t>
              </w:r>
            </w:ins>
          </w:p>
        </w:tc>
        <w:tc>
          <w:tcPr>
            <w:tcW w:w="2070" w:type="dxa"/>
            <w:shd w:val="clear" w:color="auto" w:fill="auto"/>
          </w:tcPr>
          <w:p w14:paraId="162AE0B3" w14:textId="77777777" w:rsidR="00CF5075" w:rsidRPr="00BA207E" w:rsidRDefault="00CF5075" w:rsidP="00CF5075">
            <w:pPr>
              <w:pStyle w:val="TABLE-cell"/>
              <w:rPr>
                <w:ins w:id="16788" w:author="Charles Gifford" w:date="2017-03-20T14:17:00Z"/>
              </w:rPr>
            </w:pPr>
            <w:ins w:id="16789" w:author="Charles Gifford" w:date="2017-03-20T14:17:00Z">
              <w:r w:rsidRPr="00BA207E">
                <w:t>Association (A)</w:t>
              </w:r>
            </w:ins>
          </w:p>
        </w:tc>
        <w:tc>
          <w:tcPr>
            <w:tcW w:w="2520" w:type="dxa"/>
            <w:shd w:val="clear" w:color="auto" w:fill="auto"/>
          </w:tcPr>
          <w:p w14:paraId="05FAF6EB" w14:textId="77777777" w:rsidR="00CF5075" w:rsidRPr="00BA207E" w:rsidRDefault="00CF5075" w:rsidP="00DB4DDC">
            <w:pPr>
              <w:pStyle w:val="TABLE-cell"/>
              <w:rPr>
                <w:ins w:id="16790" w:author="Charles Gifford" w:date="2017-03-20T14:17:00Z"/>
              </w:rPr>
            </w:pPr>
            <w:ins w:id="16791" w:author="Charles Gifford" w:date="2017-03-20T14:17:00Z">
              <w:r w:rsidRPr="00BA207E">
                <w:t>Corresponds to &gt;</w:t>
              </w:r>
            </w:ins>
          </w:p>
        </w:tc>
      </w:tr>
      <w:tr w:rsidR="00CF5075" w:rsidRPr="008F275A" w14:paraId="7461BCAB" w14:textId="77777777" w:rsidTr="00D23A6F">
        <w:trPr>
          <w:trHeight w:val="176"/>
          <w:ins w:id="16792" w:author="Charles Gifford" w:date="2017-03-20T14:17:00Z"/>
        </w:trPr>
        <w:tc>
          <w:tcPr>
            <w:tcW w:w="2335" w:type="dxa"/>
            <w:shd w:val="clear" w:color="auto" w:fill="auto"/>
          </w:tcPr>
          <w:p w14:paraId="197C5B38" w14:textId="4DCDEE68" w:rsidR="00CF5075" w:rsidRPr="00BA207E" w:rsidRDefault="00CF5075" w:rsidP="00CF5075">
            <w:pPr>
              <w:pStyle w:val="TABLE-cell"/>
              <w:rPr>
                <w:ins w:id="16793" w:author="Charles Gifford" w:date="2017-03-20T14:17:00Z"/>
              </w:rPr>
            </w:pPr>
            <w:ins w:id="16794" w:author="Charles Gifford" w:date="2017-03-20T14:17:00Z">
              <w:r>
                <w:t xml:space="preserve">Physical asset </w:t>
              </w:r>
            </w:ins>
            <w:ins w:id="16795" w:author="Charles Gifford" w:date="2017-03-20T14:33:00Z">
              <w:r w:rsidR="00C83E3D">
                <w:t>actual</w:t>
              </w:r>
            </w:ins>
          </w:p>
        </w:tc>
        <w:tc>
          <w:tcPr>
            <w:tcW w:w="2340" w:type="dxa"/>
            <w:shd w:val="clear" w:color="auto" w:fill="auto"/>
          </w:tcPr>
          <w:p w14:paraId="52C42086" w14:textId="77777777" w:rsidR="00CF5075" w:rsidRPr="00BA207E" w:rsidRDefault="00CF5075" w:rsidP="00CF5075">
            <w:pPr>
              <w:pStyle w:val="TABLE-cell"/>
              <w:rPr>
                <w:ins w:id="16796" w:author="Charles Gifford" w:date="2017-03-20T14:17:00Z"/>
              </w:rPr>
            </w:pPr>
            <w:ins w:id="16797" w:author="Charles Gifford" w:date="2017-03-20T14:17:00Z">
              <w:r w:rsidRPr="00600EB9">
                <w:t>Physical asset</w:t>
              </w:r>
            </w:ins>
          </w:p>
        </w:tc>
        <w:tc>
          <w:tcPr>
            <w:tcW w:w="2070" w:type="dxa"/>
            <w:shd w:val="clear" w:color="auto" w:fill="auto"/>
          </w:tcPr>
          <w:p w14:paraId="4920A2D3" w14:textId="77777777" w:rsidR="00CF5075" w:rsidRPr="00BA207E" w:rsidRDefault="00CF5075" w:rsidP="00CF5075">
            <w:pPr>
              <w:pStyle w:val="TABLE-cell"/>
              <w:rPr>
                <w:ins w:id="16798" w:author="Charles Gifford" w:date="2017-03-20T14:17:00Z"/>
              </w:rPr>
            </w:pPr>
            <w:ins w:id="16799" w:author="Charles Gifford" w:date="2017-03-20T14:17:00Z">
              <w:r w:rsidRPr="00BA207E">
                <w:t>Association (C)</w:t>
              </w:r>
            </w:ins>
          </w:p>
        </w:tc>
        <w:tc>
          <w:tcPr>
            <w:tcW w:w="2520" w:type="dxa"/>
            <w:shd w:val="clear" w:color="auto" w:fill="auto"/>
          </w:tcPr>
          <w:p w14:paraId="041352F2" w14:textId="77777777" w:rsidR="00CF5075" w:rsidRPr="00BA207E" w:rsidRDefault="00CF5075" w:rsidP="00DB4DDC">
            <w:pPr>
              <w:pStyle w:val="TABLE-cell"/>
              <w:rPr>
                <w:ins w:id="16800" w:author="Charles Gifford" w:date="2017-03-20T14:17:00Z"/>
              </w:rPr>
            </w:pPr>
            <w:ins w:id="16801" w:author="Charles Gifford" w:date="2017-03-20T14:17:00Z">
              <w:r w:rsidRPr="00BA207E">
                <w:t>Corresponds to &gt;</w:t>
              </w:r>
            </w:ins>
          </w:p>
        </w:tc>
      </w:tr>
      <w:tr w:rsidR="00CF5075" w:rsidRPr="008F275A" w14:paraId="6E01076B" w14:textId="77777777" w:rsidTr="00D23A6F">
        <w:trPr>
          <w:trHeight w:val="176"/>
          <w:ins w:id="16802" w:author="Charles Gifford" w:date="2017-03-20T14:17:00Z"/>
        </w:trPr>
        <w:tc>
          <w:tcPr>
            <w:tcW w:w="2335" w:type="dxa"/>
            <w:shd w:val="clear" w:color="auto" w:fill="auto"/>
          </w:tcPr>
          <w:p w14:paraId="648FD325" w14:textId="2BFC1C71" w:rsidR="00CF5075" w:rsidRPr="00BA207E" w:rsidRDefault="00CF5075" w:rsidP="00CF5075">
            <w:pPr>
              <w:pStyle w:val="TABLE-cell"/>
              <w:rPr>
                <w:ins w:id="16803" w:author="Charles Gifford" w:date="2017-03-20T14:17:00Z"/>
              </w:rPr>
            </w:pPr>
            <w:ins w:id="16804" w:author="Charles Gifford" w:date="2017-03-20T14:17:00Z">
              <w:r w:rsidRPr="00600EB9">
                <w:t xml:space="preserve">Physical asset </w:t>
              </w:r>
            </w:ins>
            <w:ins w:id="16805" w:author="Charles Gifford" w:date="2017-03-20T14:33:00Z">
              <w:r w:rsidR="00C83E3D">
                <w:t>actual</w:t>
              </w:r>
            </w:ins>
            <w:ins w:id="16806" w:author="Charles Gifford" w:date="2017-03-20T14:17:00Z">
              <w:r w:rsidRPr="00BA207E">
                <w:t xml:space="preserve"> property</w:t>
              </w:r>
            </w:ins>
          </w:p>
        </w:tc>
        <w:tc>
          <w:tcPr>
            <w:tcW w:w="2340" w:type="dxa"/>
            <w:shd w:val="clear" w:color="auto" w:fill="auto"/>
          </w:tcPr>
          <w:p w14:paraId="7CA42959" w14:textId="77777777" w:rsidR="00CF5075" w:rsidRPr="00BA207E" w:rsidRDefault="00CF5075" w:rsidP="00CF5075">
            <w:pPr>
              <w:pStyle w:val="TABLE-cell"/>
              <w:rPr>
                <w:ins w:id="16807" w:author="Charles Gifford" w:date="2017-03-20T14:17:00Z"/>
              </w:rPr>
            </w:pPr>
            <w:ins w:id="16808" w:author="Charles Gifford" w:date="2017-03-20T14:17:00Z">
              <w:r w:rsidRPr="00600EB9">
                <w:t xml:space="preserve">Physical asset </w:t>
              </w:r>
              <w:r w:rsidRPr="00BA207E">
                <w:t>class property</w:t>
              </w:r>
            </w:ins>
          </w:p>
        </w:tc>
        <w:tc>
          <w:tcPr>
            <w:tcW w:w="2070" w:type="dxa"/>
            <w:shd w:val="clear" w:color="auto" w:fill="auto"/>
          </w:tcPr>
          <w:p w14:paraId="40D345A6" w14:textId="77777777" w:rsidR="00CF5075" w:rsidRPr="00BA207E" w:rsidRDefault="00CF5075" w:rsidP="00CF5075">
            <w:pPr>
              <w:pStyle w:val="TABLE-cell"/>
              <w:rPr>
                <w:ins w:id="16809" w:author="Charles Gifford" w:date="2017-03-20T14:17:00Z"/>
              </w:rPr>
            </w:pPr>
            <w:ins w:id="16810" w:author="Charles Gifford" w:date="2017-03-20T14:17:00Z">
              <w:r w:rsidRPr="00BA207E">
                <w:t>Dependency (B)</w:t>
              </w:r>
            </w:ins>
          </w:p>
        </w:tc>
        <w:tc>
          <w:tcPr>
            <w:tcW w:w="2520" w:type="dxa"/>
            <w:shd w:val="clear" w:color="auto" w:fill="auto"/>
          </w:tcPr>
          <w:p w14:paraId="0423D723" w14:textId="77777777" w:rsidR="00CF5075" w:rsidRPr="00BA207E" w:rsidRDefault="00CF5075" w:rsidP="00DB4DDC">
            <w:pPr>
              <w:pStyle w:val="TABLE-cell"/>
              <w:rPr>
                <w:ins w:id="16811" w:author="Charles Gifford" w:date="2017-03-20T14:17:00Z"/>
              </w:rPr>
            </w:pPr>
            <w:ins w:id="16812" w:author="Charles Gifford" w:date="2017-03-20T14:17:00Z">
              <w:r w:rsidRPr="00BA207E">
                <w:t>Maps to &gt;</w:t>
              </w:r>
            </w:ins>
          </w:p>
        </w:tc>
      </w:tr>
      <w:tr w:rsidR="00CF5075" w:rsidRPr="008F275A" w14:paraId="1EDD57DA" w14:textId="77777777" w:rsidTr="00D23A6F">
        <w:trPr>
          <w:trHeight w:val="176"/>
          <w:ins w:id="16813" w:author="Charles Gifford" w:date="2017-03-20T14:17:00Z"/>
        </w:trPr>
        <w:tc>
          <w:tcPr>
            <w:tcW w:w="2335" w:type="dxa"/>
            <w:shd w:val="clear" w:color="auto" w:fill="auto"/>
          </w:tcPr>
          <w:p w14:paraId="38868C6E" w14:textId="5BABC431" w:rsidR="00CF5075" w:rsidRPr="00BA207E" w:rsidRDefault="00CF5075" w:rsidP="00CF5075">
            <w:pPr>
              <w:pStyle w:val="TABLE-cell"/>
              <w:rPr>
                <w:ins w:id="16814" w:author="Charles Gifford" w:date="2017-03-20T14:17:00Z"/>
              </w:rPr>
            </w:pPr>
            <w:ins w:id="16815" w:author="Charles Gifford" w:date="2017-03-20T14:17:00Z">
              <w:r w:rsidRPr="00600EB9">
                <w:t xml:space="preserve">Physical asset </w:t>
              </w:r>
            </w:ins>
            <w:ins w:id="16816" w:author="Charles Gifford" w:date="2017-03-20T14:33:00Z">
              <w:r w:rsidR="00C83E3D">
                <w:t>actual</w:t>
              </w:r>
            </w:ins>
            <w:ins w:id="16817" w:author="Charles Gifford" w:date="2017-03-20T14:17:00Z">
              <w:r w:rsidRPr="00BA207E">
                <w:t xml:space="preserve"> property</w:t>
              </w:r>
            </w:ins>
          </w:p>
        </w:tc>
        <w:tc>
          <w:tcPr>
            <w:tcW w:w="2340" w:type="dxa"/>
            <w:shd w:val="clear" w:color="auto" w:fill="auto"/>
          </w:tcPr>
          <w:p w14:paraId="1CC63BD8" w14:textId="77777777" w:rsidR="00CF5075" w:rsidRPr="00BA207E" w:rsidRDefault="00CF5075" w:rsidP="00CF5075">
            <w:pPr>
              <w:pStyle w:val="TABLE-cell"/>
              <w:rPr>
                <w:ins w:id="16818" w:author="Charles Gifford" w:date="2017-03-20T14:17:00Z"/>
              </w:rPr>
            </w:pPr>
            <w:ins w:id="16819" w:author="Charles Gifford" w:date="2017-03-20T14:17:00Z">
              <w:r w:rsidRPr="00600EB9">
                <w:t xml:space="preserve">Physical asset </w:t>
              </w:r>
              <w:r w:rsidRPr="00BA207E">
                <w:t>property</w:t>
              </w:r>
            </w:ins>
          </w:p>
        </w:tc>
        <w:tc>
          <w:tcPr>
            <w:tcW w:w="2070" w:type="dxa"/>
            <w:shd w:val="clear" w:color="auto" w:fill="auto"/>
          </w:tcPr>
          <w:p w14:paraId="7BF285D0" w14:textId="77777777" w:rsidR="00CF5075" w:rsidRPr="00BA207E" w:rsidRDefault="00CF5075" w:rsidP="00CF5075">
            <w:pPr>
              <w:pStyle w:val="TABLE-cell"/>
              <w:rPr>
                <w:ins w:id="16820" w:author="Charles Gifford" w:date="2017-03-20T14:17:00Z"/>
              </w:rPr>
            </w:pPr>
            <w:ins w:id="16821" w:author="Charles Gifford" w:date="2017-03-20T14:17:00Z">
              <w:r w:rsidRPr="00BA207E">
                <w:t>Dependency (D)</w:t>
              </w:r>
            </w:ins>
          </w:p>
        </w:tc>
        <w:tc>
          <w:tcPr>
            <w:tcW w:w="2520" w:type="dxa"/>
            <w:shd w:val="clear" w:color="auto" w:fill="auto"/>
          </w:tcPr>
          <w:p w14:paraId="22046D2F" w14:textId="77777777" w:rsidR="00CF5075" w:rsidRPr="00BA207E" w:rsidRDefault="00CF5075" w:rsidP="00DB4DDC">
            <w:pPr>
              <w:pStyle w:val="TABLE-cell"/>
              <w:rPr>
                <w:ins w:id="16822" w:author="Charles Gifford" w:date="2017-03-20T14:17:00Z"/>
              </w:rPr>
            </w:pPr>
            <w:ins w:id="16823" w:author="Charles Gifford" w:date="2017-03-20T14:17:00Z">
              <w:r w:rsidRPr="00BA207E">
                <w:t>Maps to &gt;</w:t>
              </w:r>
            </w:ins>
          </w:p>
        </w:tc>
      </w:tr>
      <w:tr w:rsidR="00CF5075" w:rsidRPr="008F275A" w14:paraId="6D009A2A" w14:textId="77777777" w:rsidTr="00D23A6F">
        <w:trPr>
          <w:trHeight w:val="176"/>
          <w:ins w:id="16824" w:author="Charles Gifford" w:date="2017-03-20T14:17:00Z"/>
        </w:trPr>
        <w:tc>
          <w:tcPr>
            <w:tcW w:w="2335" w:type="dxa"/>
            <w:shd w:val="clear" w:color="auto" w:fill="auto"/>
          </w:tcPr>
          <w:p w14:paraId="2C800D61" w14:textId="25391329" w:rsidR="00CF5075" w:rsidRPr="00065ED2" w:rsidRDefault="00CF5075" w:rsidP="00CF5075">
            <w:pPr>
              <w:pStyle w:val="TABLE-cell"/>
              <w:rPr>
                <w:ins w:id="16825" w:author="Charles Gifford" w:date="2017-03-20T14:17:00Z"/>
              </w:rPr>
            </w:pPr>
            <w:ins w:id="16826" w:author="Charles Gifford" w:date="2017-03-20T14:17:00Z">
              <w:r>
                <w:t xml:space="preserve">Material </w:t>
              </w:r>
            </w:ins>
            <w:ins w:id="16827" w:author="Charles Gifford" w:date="2017-03-20T14:33:00Z">
              <w:r w:rsidR="00C83E3D">
                <w:t>actual</w:t>
              </w:r>
            </w:ins>
          </w:p>
        </w:tc>
        <w:tc>
          <w:tcPr>
            <w:tcW w:w="2340" w:type="dxa"/>
          </w:tcPr>
          <w:p w14:paraId="478E0B25" w14:textId="52ACC78C" w:rsidR="00CF5075" w:rsidRDefault="00CF5075" w:rsidP="00CF5075">
            <w:pPr>
              <w:pStyle w:val="TABLE-cell"/>
              <w:rPr>
                <w:ins w:id="16828" w:author="Charles Gifford" w:date="2017-03-20T14:17:00Z"/>
              </w:rPr>
            </w:pPr>
            <w:ins w:id="16829" w:author="Charles Gifford" w:date="2017-03-20T14:17:00Z">
              <w:r w:rsidRPr="00600EB9">
                <w:t xml:space="preserve">Material </w:t>
              </w:r>
            </w:ins>
            <w:ins w:id="16830" w:author="Charles Gifford" w:date="2017-03-20T14:33:00Z">
              <w:r w:rsidR="00C83E3D">
                <w:t>actual</w:t>
              </w:r>
            </w:ins>
            <w:ins w:id="16831" w:author="Charles Gifford" w:date="2017-03-20T14:17:00Z">
              <w:r w:rsidRPr="00BA207E">
                <w:t xml:space="preserve"> property</w:t>
              </w:r>
            </w:ins>
          </w:p>
        </w:tc>
        <w:tc>
          <w:tcPr>
            <w:tcW w:w="2070" w:type="dxa"/>
            <w:shd w:val="clear" w:color="auto" w:fill="auto"/>
          </w:tcPr>
          <w:p w14:paraId="2F4E5A2B" w14:textId="77777777" w:rsidR="00CF5075" w:rsidRPr="001312FB" w:rsidRDefault="00CF5075" w:rsidP="00CF5075">
            <w:pPr>
              <w:pStyle w:val="TABLE-cell"/>
              <w:rPr>
                <w:ins w:id="16832" w:author="Charles Gifford" w:date="2017-03-20T14:17:00Z"/>
              </w:rPr>
            </w:pPr>
            <w:ins w:id="16833" w:author="Charles Gifford" w:date="2017-03-20T14:17:00Z">
              <w:r w:rsidRPr="00BA207E">
                <w:t>Composition whole</w:t>
              </w:r>
            </w:ins>
          </w:p>
        </w:tc>
        <w:tc>
          <w:tcPr>
            <w:tcW w:w="2520" w:type="dxa"/>
            <w:shd w:val="clear" w:color="auto" w:fill="auto"/>
          </w:tcPr>
          <w:p w14:paraId="6BE5E149" w14:textId="4AE95932" w:rsidR="00CF5075" w:rsidRPr="001312FB" w:rsidRDefault="00C83E3D" w:rsidP="00C83E3D">
            <w:pPr>
              <w:pStyle w:val="TABLE-cell"/>
              <w:rPr>
                <w:ins w:id="16834" w:author="Charles Gifford" w:date="2017-03-20T14:17:00Z"/>
              </w:rPr>
            </w:pPr>
            <w:ins w:id="16835" w:author="Charles Gifford" w:date="2017-03-20T14:35:00Z">
              <w:r>
                <w:t>Has values of &gt;</w:t>
              </w:r>
            </w:ins>
          </w:p>
        </w:tc>
      </w:tr>
      <w:tr w:rsidR="00CF5075" w:rsidRPr="008F275A" w14:paraId="139A6DA3" w14:textId="77777777" w:rsidTr="00D23A6F">
        <w:trPr>
          <w:trHeight w:val="176"/>
          <w:ins w:id="16836" w:author="Charles Gifford" w:date="2017-03-20T14:17:00Z"/>
        </w:trPr>
        <w:tc>
          <w:tcPr>
            <w:tcW w:w="2335" w:type="dxa"/>
            <w:shd w:val="clear" w:color="auto" w:fill="auto"/>
          </w:tcPr>
          <w:p w14:paraId="4B2725C8" w14:textId="1E0F1758" w:rsidR="00CF5075" w:rsidRPr="00BA207E" w:rsidRDefault="00CF5075" w:rsidP="00CF5075">
            <w:pPr>
              <w:pStyle w:val="TABLE-cell"/>
              <w:rPr>
                <w:ins w:id="16837" w:author="Charles Gifford" w:date="2017-03-20T14:17:00Z"/>
              </w:rPr>
            </w:pPr>
            <w:ins w:id="16838" w:author="Charles Gifford" w:date="2017-03-20T14:17:00Z">
              <w:r>
                <w:t>Material</w:t>
              </w:r>
              <w:r w:rsidRPr="00600EB9">
                <w:t xml:space="preserve"> </w:t>
              </w:r>
            </w:ins>
            <w:ins w:id="16839" w:author="Charles Gifford" w:date="2017-03-20T14:33:00Z">
              <w:r w:rsidR="00C83E3D">
                <w:t>actual</w:t>
              </w:r>
            </w:ins>
            <w:ins w:id="16840" w:author="Charles Gifford" w:date="2017-03-20T14:17:00Z">
              <w:r w:rsidRPr="00BA207E">
                <w:t xml:space="preserve"> property</w:t>
              </w:r>
            </w:ins>
          </w:p>
        </w:tc>
        <w:tc>
          <w:tcPr>
            <w:tcW w:w="2340" w:type="dxa"/>
          </w:tcPr>
          <w:p w14:paraId="37E1527B" w14:textId="6038174A" w:rsidR="00CF5075" w:rsidRPr="00BA207E" w:rsidRDefault="00CF5075" w:rsidP="00CF5075">
            <w:pPr>
              <w:pStyle w:val="TABLE-cell"/>
              <w:rPr>
                <w:ins w:id="16841" w:author="Charles Gifford" w:date="2017-03-20T14:17:00Z"/>
              </w:rPr>
            </w:pPr>
            <w:ins w:id="16842" w:author="Charles Gifford" w:date="2017-03-20T14:17:00Z">
              <w:r w:rsidRPr="00600EB9">
                <w:t xml:space="preserve">Material </w:t>
              </w:r>
            </w:ins>
            <w:ins w:id="16843" w:author="Charles Gifford" w:date="2017-03-20T14:33:00Z">
              <w:r w:rsidR="00C83E3D">
                <w:t>actual</w:t>
              </w:r>
            </w:ins>
            <w:ins w:id="16844" w:author="Charles Gifford" w:date="2017-03-20T14:17:00Z">
              <w:r w:rsidRPr="00BA207E">
                <w:t xml:space="preserve"> property</w:t>
              </w:r>
            </w:ins>
          </w:p>
        </w:tc>
        <w:tc>
          <w:tcPr>
            <w:tcW w:w="2070" w:type="dxa"/>
            <w:shd w:val="clear" w:color="auto" w:fill="auto"/>
          </w:tcPr>
          <w:p w14:paraId="5A2616F1" w14:textId="77777777" w:rsidR="00CF5075" w:rsidRPr="00BA207E" w:rsidRDefault="00CF5075" w:rsidP="00CF5075">
            <w:pPr>
              <w:pStyle w:val="TABLE-cell"/>
              <w:rPr>
                <w:ins w:id="16845" w:author="Charles Gifford" w:date="2017-03-20T14:17:00Z"/>
              </w:rPr>
            </w:pPr>
            <w:ins w:id="16846" w:author="Charles Gifford" w:date="2017-03-20T14:17:00Z">
              <w:r w:rsidRPr="00BA207E">
                <w:t>Composition hierarchy</w:t>
              </w:r>
            </w:ins>
          </w:p>
        </w:tc>
        <w:tc>
          <w:tcPr>
            <w:tcW w:w="2520" w:type="dxa"/>
            <w:shd w:val="clear" w:color="auto" w:fill="auto"/>
          </w:tcPr>
          <w:p w14:paraId="024B08BA" w14:textId="77777777" w:rsidR="00CF5075" w:rsidRPr="00BA207E" w:rsidRDefault="00CF5075" w:rsidP="00DB4DDC">
            <w:pPr>
              <w:pStyle w:val="TABLE-cell"/>
              <w:rPr>
                <w:ins w:id="16847" w:author="Charles Gifford" w:date="2017-03-20T14:17:00Z"/>
              </w:rPr>
            </w:pPr>
            <w:ins w:id="16848" w:author="Charles Gifford" w:date="2017-03-20T14:17:00Z">
              <w:r>
                <w:rPr>
                  <w:szCs w:val="20"/>
                </w:rPr>
                <w:t xml:space="preserve">Contains </w:t>
              </w:r>
              <w:r w:rsidRPr="00B41C7C">
                <w:rPr>
                  <w:szCs w:val="20"/>
                </w:rPr>
                <w:t>&gt;</w:t>
              </w:r>
            </w:ins>
          </w:p>
        </w:tc>
      </w:tr>
      <w:tr w:rsidR="00CF5075" w:rsidRPr="008F275A" w14:paraId="78E8151B" w14:textId="77777777" w:rsidTr="00D23A6F">
        <w:trPr>
          <w:trHeight w:val="176"/>
          <w:ins w:id="16849" w:author="Charles Gifford" w:date="2017-03-20T14:17:00Z"/>
        </w:trPr>
        <w:tc>
          <w:tcPr>
            <w:tcW w:w="2335" w:type="dxa"/>
            <w:shd w:val="clear" w:color="auto" w:fill="auto"/>
          </w:tcPr>
          <w:p w14:paraId="266CC42F" w14:textId="3520F86F" w:rsidR="00CF5075" w:rsidRPr="00BA207E" w:rsidRDefault="00CF5075" w:rsidP="00CF5075">
            <w:pPr>
              <w:pStyle w:val="TABLE-cell"/>
              <w:rPr>
                <w:ins w:id="16850" w:author="Charles Gifford" w:date="2017-03-20T14:17:00Z"/>
              </w:rPr>
            </w:pPr>
            <w:ins w:id="16851" w:author="Charles Gifford" w:date="2017-03-20T14:17:00Z">
              <w:r w:rsidRPr="00600EB9">
                <w:t>Material</w:t>
              </w:r>
              <w:r>
                <w:t xml:space="preserve"> </w:t>
              </w:r>
            </w:ins>
            <w:ins w:id="16852" w:author="Charles Gifford" w:date="2017-03-20T14:33:00Z">
              <w:r w:rsidR="00C83E3D">
                <w:t>actual</w:t>
              </w:r>
            </w:ins>
          </w:p>
        </w:tc>
        <w:tc>
          <w:tcPr>
            <w:tcW w:w="2340" w:type="dxa"/>
            <w:shd w:val="clear" w:color="auto" w:fill="auto"/>
          </w:tcPr>
          <w:p w14:paraId="35AF11DF" w14:textId="77777777" w:rsidR="00CF5075" w:rsidRPr="00BA207E" w:rsidRDefault="00CF5075" w:rsidP="00CF5075">
            <w:pPr>
              <w:pStyle w:val="TABLE-cell"/>
              <w:rPr>
                <w:ins w:id="16853" w:author="Charles Gifford" w:date="2017-03-20T14:17:00Z"/>
              </w:rPr>
            </w:pPr>
            <w:ins w:id="16854" w:author="Charles Gifford" w:date="2017-03-20T14:17:00Z">
              <w:r w:rsidRPr="00600EB9">
                <w:t xml:space="preserve">Material </w:t>
              </w:r>
              <w:r w:rsidRPr="00BA207E">
                <w:t>class</w:t>
              </w:r>
            </w:ins>
          </w:p>
        </w:tc>
        <w:tc>
          <w:tcPr>
            <w:tcW w:w="2070" w:type="dxa"/>
            <w:shd w:val="clear" w:color="auto" w:fill="auto"/>
          </w:tcPr>
          <w:p w14:paraId="184D66D7" w14:textId="77777777" w:rsidR="00CF5075" w:rsidRPr="00BA207E" w:rsidRDefault="00CF5075" w:rsidP="00CF5075">
            <w:pPr>
              <w:pStyle w:val="TABLE-cell"/>
              <w:rPr>
                <w:ins w:id="16855" w:author="Charles Gifford" w:date="2017-03-20T14:17:00Z"/>
              </w:rPr>
            </w:pPr>
            <w:ins w:id="16856" w:author="Charles Gifford" w:date="2017-03-20T14:17:00Z">
              <w:r w:rsidRPr="00BA207E">
                <w:t>Association (A)</w:t>
              </w:r>
            </w:ins>
          </w:p>
        </w:tc>
        <w:tc>
          <w:tcPr>
            <w:tcW w:w="2520" w:type="dxa"/>
            <w:shd w:val="clear" w:color="auto" w:fill="auto"/>
          </w:tcPr>
          <w:p w14:paraId="6C6EFCE0" w14:textId="77777777" w:rsidR="00CF5075" w:rsidRPr="00BA207E" w:rsidRDefault="00CF5075" w:rsidP="00DB4DDC">
            <w:pPr>
              <w:pStyle w:val="TABLE-cell"/>
              <w:rPr>
                <w:ins w:id="16857" w:author="Charles Gifford" w:date="2017-03-20T14:17:00Z"/>
              </w:rPr>
            </w:pPr>
            <w:ins w:id="16858" w:author="Charles Gifford" w:date="2017-03-20T14:17:00Z">
              <w:r w:rsidRPr="00BA207E">
                <w:t>Corresponds to &gt;</w:t>
              </w:r>
            </w:ins>
          </w:p>
        </w:tc>
      </w:tr>
      <w:tr w:rsidR="00CF5075" w:rsidRPr="008F275A" w14:paraId="7A40E76C" w14:textId="77777777" w:rsidTr="00D23A6F">
        <w:trPr>
          <w:trHeight w:val="176"/>
          <w:ins w:id="16859" w:author="Charles Gifford" w:date="2017-03-20T14:17:00Z"/>
        </w:trPr>
        <w:tc>
          <w:tcPr>
            <w:tcW w:w="2335" w:type="dxa"/>
            <w:shd w:val="clear" w:color="auto" w:fill="auto"/>
          </w:tcPr>
          <w:p w14:paraId="7A7EB733" w14:textId="56F466F4" w:rsidR="00CF5075" w:rsidRPr="00600EB9" w:rsidRDefault="00CF5075" w:rsidP="00CF5075">
            <w:pPr>
              <w:pStyle w:val="TABLE-cell"/>
              <w:rPr>
                <w:ins w:id="16860" w:author="Charles Gifford" w:date="2017-03-20T14:17:00Z"/>
              </w:rPr>
            </w:pPr>
            <w:ins w:id="16861" w:author="Charles Gifford" w:date="2017-03-20T14:17:00Z">
              <w:r w:rsidRPr="00600EB9">
                <w:t>Material</w:t>
              </w:r>
              <w:r>
                <w:t xml:space="preserve"> </w:t>
              </w:r>
            </w:ins>
            <w:ins w:id="16862" w:author="Charles Gifford" w:date="2017-03-20T14:33:00Z">
              <w:r w:rsidR="00C83E3D">
                <w:t>actual</w:t>
              </w:r>
            </w:ins>
          </w:p>
        </w:tc>
        <w:tc>
          <w:tcPr>
            <w:tcW w:w="2340" w:type="dxa"/>
            <w:shd w:val="clear" w:color="auto" w:fill="auto"/>
          </w:tcPr>
          <w:p w14:paraId="6A470C3F" w14:textId="77777777" w:rsidR="00CF5075" w:rsidRPr="00600EB9" w:rsidRDefault="00CF5075" w:rsidP="00CF5075">
            <w:pPr>
              <w:pStyle w:val="TABLE-cell"/>
              <w:rPr>
                <w:ins w:id="16863" w:author="Charles Gifford" w:date="2017-03-20T14:17:00Z"/>
              </w:rPr>
            </w:pPr>
            <w:ins w:id="16864" w:author="Charles Gifford" w:date="2017-03-20T14:17:00Z">
              <w:r w:rsidRPr="00600EB9">
                <w:t xml:space="preserve">Material </w:t>
              </w:r>
              <w:r>
                <w:t>definition</w:t>
              </w:r>
            </w:ins>
          </w:p>
        </w:tc>
        <w:tc>
          <w:tcPr>
            <w:tcW w:w="2070" w:type="dxa"/>
            <w:shd w:val="clear" w:color="auto" w:fill="auto"/>
          </w:tcPr>
          <w:p w14:paraId="42ADBC4E" w14:textId="77777777" w:rsidR="00CF5075" w:rsidRPr="00BA207E" w:rsidRDefault="00CF5075" w:rsidP="00CF5075">
            <w:pPr>
              <w:pStyle w:val="TABLE-cell"/>
              <w:rPr>
                <w:ins w:id="16865" w:author="Charles Gifford" w:date="2017-03-20T14:17:00Z"/>
              </w:rPr>
            </w:pPr>
            <w:ins w:id="16866" w:author="Charles Gifford" w:date="2017-03-20T14:17:00Z">
              <w:r w:rsidRPr="00BA207E">
                <w:t>Association (A)</w:t>
              </w:r>
            </w:ins>
          </w:p>
        </w:tc>
        <w:tc>
          <w:tcPr>
            <w:tcW w:w="2520" w:type="dxa"/>
            <w:shd w:val="clear" w:color="auto" w:fill="auto"/>
          </w:tcPr>
          <w:p w14:paraId="1E1DDA00" w14:textId="77777777" w:rsidR="00CF5075" w:rsidRPr="00BA207E" w:rsidRDefault="00CF5075" w:rsidP="00DB4DDC">
            <w:pPr>
              <w:pStyle w:val="TABLE-cell"/>
              <w:rPr>
                <w:ins w:id="16867" w:author="Charles Gifford" w:date="2017-03-20T14:17:00Z"/>
              </w:rPr>
            </w:pPr>
            <w:ins w:id="16868" w:author="Charles Gifford" w:date="2017-03-20T14:17:00Z">
              <w:r w:rsidRPr="00BA207E">
                <w:t>Corresponds to &gt;</w:t>
              </w:r>
            </w:ins>
          </w:p>
        </w:tc>
      </w:tr>
      <w:tr w:rsidR="00CF5075" w:rsidRPr="008F275A" w14:paraId="0144CA86" w14:textId="77777777" w:rsidTr="00D23A6F">
        <w:trPr>
          <w:trHeight w:val="176"/>
          <w:ins w:id="16869" w:author="Charles Gifford" w:date="2017-03-20T14:17:00Z"/>
        </w:trPr>
        <w:tc>
          <w:tcPr>
            <w:tcW w:w="2335" w:type="dxa"/>
            <w:shd w:val="clear" w:color="auto" w:fill="auto"/>
          </w:tcPr>
          <w:p w14:paraId="26FB07A2" w14:textId="074E23B4" w:rsidR="00CF5075" w:rsidRPr="00BA207E" w:rsidRDefault="00CF5075" w:rsidP="00CF5075">
            <w:pPr>
              <w:pStyle w:val="TABLE-cell"/>
              <w:rPr>
                <w:ins w:id="16870" w:author="Charles Gifford" w:date="2017-03-20T14:17:00Z"/>
              </w:rPr>
            </w:pPr>
            <w:ins w:id="16871" w:author="Charles Gifford" w:date="2017-03-20T14:17:00Z">
              <w:r w:rsidRPr="00600EB9">
                <w:t xml:space="preserve">Material </w:t>
              </w:r>
            </w:ins>
            <w:ins w:id="16872" w:author="Charles Gifford" w:date="2017-03-20T14:33:00Z">
              <w:r w:rsidR="00C83E3D">
                <w:t>actual</w:t>
              </w:r>
            </w:ins>
          </w:p>
        </w:tc>
        <w:tc>
          <w:tcPr>
            <w:tcW w:w="2340" w:type="dxa"/>
            <w:shd w:val="clear" w:color="auto" w:fill="auto"/>
          </w:tcPr>
          <w:p w14:paraId="07608CD3" w14:textId="77777777" w:rsidR="00CF5075" w:rsidRPr="00BA207E" w:rsidRDefault="00CF5075" w:rsidP="00CF5075">
            <w:pPr>
              <w:pStyle w:val="TABLE-cell"/>
              <w:rPr>
                <w:ins w:id="16873" w:author="Charles Gifford" w:date="2017-03-20T14:17:00Z"/>
              </w:rPr>
            </w:pPr>
            <w:ins w:id="16874" w:author="Charles Gifford" w:date="2017-03-20T14:17:00Z">
              <w:r>
                <w:t>Material lot</w:t>
              </w:r>
            </w:ins>
          </w:p>
        </w:tc>
        <w:tc>
          <w:tcPr>
            <w:tcW w:w="2070" w:type="dxa"/>
            <w:shd w:val="clear" w:color="auto" w:fill="auto"/>
          </w:tcPr>
          <w:p w14:paraId="1E072C42" w14:textId="77777777" w:rsidR="00CF5075" w:rsidRPr="00BA207E" w:rsidRDefault="00CF5075" w:rsidP="00CF5075">
            <w:pPr>
              <w:pStyle w:val="TABLE-cell"/>
              <w:rPr>
                <w:ins w:id="16875" w:author="Charles Gifford" w:date="2017-03-20T14:17:00Z"/>
              </w:rPr>
            </w:pPr>
            <w:ins w:id="16876" w:author="Charles Gifford" w:date="2017-03-20T14:17:00Z">
              <w:r w:rsidRPr="00BA207E">
                <w:t>Association (C)</w:t>
              </w:r>
            </w:ins>
          </w:p>
        </w:tc>
        <w:tc>
          <w:tcPr>
            <w:tcW w:w="2520" w:type="dxa"/>
            <w:shd w:val="clear" w:color="auto" w:fill="auto"/>
          </w:tcPr>
          <w:p w14:paraId="14399CE5" w14:textId="77777777" w:rsidR="00CF5075" w:rsidRPr="00BA207E" w:rsidRDefault="00CF5075" w:rsidP="00DB4DDC">
            <w:pPr>
              <w:pStyle w:val="TABLE-cell"/>
              <w:rPr>
                <w:ins w:id="16877" w:author="Charles Gifford" w:date="2017-03-20T14:17:00Z"/>
              </w:rPr>
            </w:pPr>
            <w:ins w:id="16878" w:author="Charles Gifford" w:date="2017-03-20T14:17:00Z">
              <w:r w:rsidRPr="00BA207E">
                <w:t>Corresponds to &gt;</w:t>
              </w:r>
            </w:ins>
          </w:p>
        </w:tc>
      </w:tr>
      <w:tr w:rsidR="00CF5075" w:rsidRPr="008F275A" w14:paraId="74D08B4E" w14:textId="77777777" w:rsidTr="00D23A6F">
        <w:trPr>
          <w:trHeight w:val="176"/>
          <w:ins w:id="16879" w:author="Charles Gifford" w:date="2017-03-20T14:17:00Z"/>
        </w:trPr>
        <w:tc>
          <w:tcPr>
            <w:tcW w:w="2335" w:type="dxa"/>
            <w:shd w:val="clear" w:color="auto" w:fill="auto"/>
          </w:tcPr>
          <w:p w14:paraId="471A152D" w14:textId="7FFA61E7" w:rsidR="00CF5075" w:rsidRPr="00600EB9" w:rsidRDefault="00CF5075" w:rsidP="00CF5075">
            <w:pPr>
              <w:pStyle w:val="TABLE-cell"/>
              <w:rPr>
                <w:ins w:id="16880" w:author="Charles Gifford" w:date="2017-03-20T14:17:00Z"/>
              </w:rPr>
            </w:pPr>
            <w:ins w:id="16881" w:author="Charles Gifford" w:date="2017-03-20T14:17:00Z">
              <w:r w:rsidRPr="00600EB9">
                <w:t xml:space="preserve">Material </w:t>
              </w:r>
            </w:ins>
            <w:ins w:id="16882" w:author="Charles Gifford" w:date="2017-03-20T14:33:00Z">
              <w:r w:rsidR="00C83E3D">
                <w:t>actual</w:t>
              </w:r>
            </w:ins>
          </w:p>
        </w:tc>
        <w:tc>
          <w:tcPr>
            <w:tcW w:w="2340" w:type="dxa"/>
            <w:shd w:val="clear" w:color="auto" w:fill="auto"/>
          </w:tcPr>
          <w:p w14:paraId="4EAB366A" w14:textId="77777777" w:rsidR="00CF5075" w:rsidRDefault="00CF5075" w:rsidP="00CF5075">
            <w:pPr>
              <w:pStyle w:val="TABLE-cell"/>
              <w:rPr>
                <w:ins w:id="16883" w:author="Charles Gifford" w:date="2017-03-20T14:17:00Z"/>
              </w:rPr>
            </w:pPr>
            <w:ins w:id="16884" w:author="Charles Gifford" w:date="2017-03-20T14:17:00Z">
              <w:r>
                <w:t>Material sublot</w:t>
              </w:r>
            </w:ins>
          </w:p>
        </w:tc>
        <w:tc>
          <w:tcPr>
            <w:tcW w:w="2070" w:type="dxa"/>
            <w:shd w:val="clear" w:color="auto" w:fill="auto"/>
          </w:tcPr>
          <w:p w14:paraId="1953685C" w14:textId="77777777" w:rsidR="00CF5075" w:rsidRPr="00BA207E" w:rsidRDefault="00CF5075" w:rsidP="00CF5075">
            <w:pPr>
              <w:pStyle w:val="TABLE-cell"/>
              <w:rPr>
                <w:ins w:id="16885" w:author="Charles Gifford" w:date="2017-03-20T14:17:00Z"/>
              </w:rPr>
            </w:pPr>
            <w:ins w:id="16886" w:author="Charles Gifford" w:date="2017-03-20T14:17:00Z">
              <w:r w:rsidRPr="00BA207E">
                <w:t>Association (C)</w:t>
              </w:r>
            </w:ins>
          </w:p>
        </w:tc>
        <w:tc>
          <w:tcPr>
            <w:tcW w:w="2520" w:type="dxa"/>
            <w:shd w:val="clear" w:color="auto" w:fill="auto"/>
          </w:tcPr>
          <w:p w14:paraId="2FD761D2" w14:textId="77777777" w:rsidR="00CF5075" w:rsidRPr="00BA207E" w:rsidRDefault="00CF5075" w:rsidP="00DB4DDC">
            <w:pPr>
              <w:pStyle w:val="TABLE-cell"/>
              <w:rPr>
                <w:ins w:id="16887" w:author="Charles Gifford" w:date="2017-03-20T14:17:00Z"/>
              </w:rPr>
            </w:pPr>
            <w:ins w:id="16888" w:author="Charles Gifford" w:date="2017-03-20T14:17:00Z">
              <w:r w:rsidRPr="00BA207E">
                <w:t>Corresponds to &gt;</w:t>
              </w:r>
            </w:ins>
          </w:p>
        </w:tc>
      </w:tr>
      <w:tr w:rsidR="00CF5075" w:rsidRPr="008F275A" w14:paraId="5A30F84A" w14:textId="77777777" w:rsidTr="00D23A6F">
        <w:trPr>
          <w:trHeight w:val="176"/>
          <w:ins w:id="16889" w:author="Charles Gifford" w:date="2017-03-20T14:17:00Z"/>
        </w:trPr>
        <w:tc>
          <w:tcPr>
            <w:tcW w:w="2335" w:type="dxa"/>
            <w:shd w:val="clear" w:color="auto" w:fill="auto"/>
          </w:tcPr>
          <w:p w14:paraId="7F7D1D41" w14:textId="35C93AA2" w:rsidR="00CF5075" w:rsidRPr="00BA207E" w:rsidRDefault="00CF5075" w:rsidP="00CF5075">
            <w:pPr>
              <w:pStyle w:val="TABLE-cell"/>
              <w:rPr>
                <w:ins w:id="16890" w:author="Charles Gifford" w:date="2017-03-20T14:17:00Z"/>
              </w:rPr>
            </w:pPr>
            <w:ins w:id="16891" w:author="Charles Gifford" w:date="2017-03-20T14:17:00Z">
              <w:r w:rsidRPr="00600EB9">
                <w:t xml:space="preserve">Material </w:t>
              </w:r>
            </w:ins>
            <w:ins w:id="16892" w:author="Charles Gifford" w:date="2017-03-20T14:33:00Z">
              <w:r w:rsidR="00C83E3D">
                <w:t>actual</w:t>
              </w:r>
            </w:ins>
            <w:ins w:id="16893" w:author="Charles Gifford" w:date="2017-03-20T14:17:00Z">
              <w:r w:rsidRPr="00BA207E">
                <w:t xml:space="preserve"> property</w:t>
              </w:r>
            </w:ins>
          </w:p>
        </w:tc>
        <w:tc>
          <w:tcPr>
            <w:tcW w:w="2340" w:type="dxa"/>
            <w:shd w:val="clear" w:color="auto" w:fill="auto"/>
          </w:tcPr>
          <w:p w14:paraId="7DD8326F" w14:textId="77777777" w:rsidR="00CF5075" w:rsidRPr="00BA207E" w:rsidRDefault="00CF5075" w:rsidP="00CF5075">
            <w:pPr>
              <w:pStyle w:val="TABLE-cell"/>
              <w:rPr>
                <w:ins w:id="16894" w:author="Charles Gifford" w:date="2017-03-20T14:17:00Z"/>
              </w:rPr>
            </w:pPr>
            <w:ins w:id="16895" w:author="Charles Gifford" w:date="2017-03-20T14:17:00Z">
              <w:r w:rsidRPr="00600EB9">
                <w:t xml:space="preserve">Material </w:t>
              </w:r>
              <w:r w:rsidRPr="00BA207E">
                <w:t>class property</w:t>
              </w:r>
            </w:ins>
          </w:p>
        </w:tc>
        <w:tc>
          <w:tcPr>
            <w:tcW w:w="2070" w:type="dxa"/>
            <w:shd w:val="clear" w:color="auto" w:fill="auto"/>
          </w:tcPr>
          <w:p w14:paraId="6A13B4D9" w14:textId="77777777" w:rsidR="00CF5075" w:rsidRPr="00BA207E" w:rsidRDefault="00CF5075" w:rsidP="00CF5075">
            <w:pPr>
              <w:pStyle w:val="TABLE-cell"/>
              <w:rPr>
                <w:ins w:id="16896" w:author="Charles Gifford" w:date="2017-03-20T14:17:00Z"/>
              </w:rPr>
            </w:pPr>
            <w:ins w:id="16897" w:author="Charles Gifford" w:date="2017-03-20T14:17:00Z">
              <w:r w:rsidRPr="00BA207E">
                <w:t>Dependency (B)</w:t>
              </w:r>
            </w:ins>
          </w:p>
        </w:tc>
        <w:tc>
          <w:tcPr>
            <w:tcW w:w="2520" w:type="dxa"/>
            <w:shd w:val="clear" w:color="auto" w:fill="auto"/>
          </w:tcPr>
          <w:p w14:paraId="110DD1A9" w14:textId="77777777" w:rsidR="00CF5075" w:rsidRPr="00BA207E" w:rsidRDefault="00CF5075" w:rsidP="00DB4DDC">
            <w:pPr>
              <w:pStyle w:val="TABLE-cell"/>
              <w:rPr>
                <w:ins w:id="16898" w:author="Charles Gifford" w:date="2017-03-20T14:17:00Z"/>
              </w:rPr>
            </w:pPr>
            <w:ins w:id="16899" w:author="Charles Gifford" w:date="2017-03-20T14:17:00Z">
              <w:r w:rsidRPr="00BA207E">
                <w:t>Maps to &gt;</w:t>
              </w:r>
            </w:ins>
          </w:p>
        </w:tc>
      </w:tr>
      <w:tr w:rsidR="00CF5075" w:rsidRPr="008F275A" w14:paraId="5FE900EF" w14:textId="77777777" w:rsidTr="00D23A6F">
        <w:trPr>
          <w:trHeight w:val="176"/>
          <w:ins w:id="16900" w:author="Charles Gifford" w:date="2017-03-20T14:17:00Z"/>
        </w:trPr>
        <w:tc>
          <w:tcPr>
            <w:tcW w:w="2335" w:type="dxa"/>
            <w:shd w:val="clear" w:color="auto" w:fill="auto"/>
          </w:tcPr>
          <w:p w14:paraId="23B21C0E" w14:textId="657ED428" w:rsidR="00CF5075" w:rsidRPr="00600EB9" w:rsidRDefault="00CF5075" w:rsidP="00CF5075">
            <w:pPr>
              <w:pStyle w:val="TABLE-cell"/>
              <w:rPr>
                <w:ins w:id="16901" w:author="Charles Gifford" w:date="2017-03-20T14:17:00Z"/>
              </w:rPr>
            </w:pPr>
            <w:ins w:id="16902" w:author="Charles Gifford" w:date="2017-03-20T14:17:00Z">
              <w:r w:rsidRPr="00600EB9">
                <w:t xml:space="preserve">Material </w:t>
              </w:r>
            </w:ins>
            <w:ins w:id="16903" w:author="Charles Gifford" w:date="2017-03-20T14:33:00Z">
              <w:r w:rsidR="00C83E3D">
                <w:t>actual</w:t>
              </w:r>
            </w:ins>
            <w:ins w:id="16904" w:author="Charles Gifford" w:date="2017-03-20T14:17:00Z">
              <w:r w:rsidRPr="00BA207E">
                <w:t xml:space="preserve"> property</w:t>
              </w:r>
            </w:ins>
          </w:p>
        </w:tc>
        <w:tc>
          <w:tcPr>
            <w:tcW w:w="2340" w:type="dxa"/>
            <w:shd w:val="clear" w:color="auto" w:fill="auto"/>
          </w:tcPr>
          <w:p w14:paraId="02EB1184" w14:textId="77777777" w:rsidR="00CF5075" w:rsidRPr="00600EB9" w:rsidRDefault="00CF5075" w:rsidP="00CF5075">
            <w:pPr>
              <w:pStyle w:val="TABLE-cell"/>
              <w:rPr>
                <w:ins w:id="16905" w:author="Charles Gifford" w:date="2017-03-20T14:17:00Z"/>
              </w:rPr>
            </w:pPr>
            <w:ins w:id="16906" w:author="Charles Gifford" w:date="2017-03-20T14:17:00Z">
              <w:r w:rsidRPr="00600EB9">
                <w:t xml:space="preserve">Material </w:t>
              </w:r>
              <w:r>
                <w:t>definition</w:t>
              </w:r>
              <w:r w:rsidRPr="00BA207E">
                <w:t xml:space="preserve"> property</w:t>
              </w:r>
            </w:ins>
          </w:p>
        </w:tc>
        <w:tc>
          <w:tcPr>
            <w:tcW w:w="2070" w:type="dxa"/>
            <w:shd w:val="clear" w:color="auto" w:fill="auto"/>
          </w:tcPr>
          <w:p w14:paraId="0F0BB2EC" w14:textId="77777777" w:rsidR="00CF5075" w:rsidRPr="00BA207E" w:rsidRDefault="00CF5075" w:rsidP="00CF5075">
            <w:pPr>
              <w:pStyle w:val="TABLE-cell"/>
              <w:rPr>
                <w:ins w:id="16907" w:author="Charles Gifford" w:date="2017-03-20T14:17:00Z"/>
              </w:rPr>
            </w:pPr>
            <w:ins w:id="16908" w:author="Charles Gifford" w:date="2017-03-20T14:17:00Z">
              <w:r w:rsidRPr="00BA207E">
                <w:t>Dependency (B)</w:t>
              </w:r>
            </w:ins>
          </w:p>
        </w:tc>
        <w:tc>
          <w:tcPr>
            <w:tcW w:w="2520" w:type="dxa"/>
            <w:shd w:val="clear" w:color="auto" w:fill="auto"/>
          </w:tcPr>
          <w:p w14:paraId="4EDBC387" w14:textId="77777777" w:rsidR="00CF5075" w:rsidRPr="00BA207E" w:rsidRDefault="00CF5075" w:rsidP="00DB4DDC">
            <w:pPr>
              <w:pStyle w:val="TABLE-cell"/>
              <w:rPr>
                <w:ins w:id="16909" w:author="Charles Gifford" w:date="2017-03-20T14:17:00Z"/>
              </w:rPr>
            </w:pPr>
            <w:ins w:id="16910" w:author="Charles Gifford" w:date="2017-03-20T14:17:00Z">
              <w:r w:rsidRPr="00BA207E">
                <w:t>Maps to &gt;</w:t>
              </w:r>
            </w:ins>
          </w:p>
        </w:tc>
      </w:tr>
      <w:tr w:rsidR="00CF5075" w:rsidRPr="008F275A" w14:paraId="6313BDF0" w14:textId="77777777" w:rsidTr="00D23A6F">
        <w:trPr>
          <w:trHeight w:val="176"/>
          <w:ins w:id="16911" w:author="Charles Gifford" w:date="2017-03-20T14:17:00Z"/>
        </w:trPr>
        <w:tc>
          <w:tcPr>
            <w:tcW w:w="2335" w:type="dxa"/>
            <w:shd w:val="clear" w:color="auto" w:fill="auto"/>
          </w:tcPr>
          <w:p w14:paraId="08D5CA70" w14:textId="30E53F95" w:rsidR="00CF5075" w:rsidRPr="00BA207E" w:rsidRDefault="00CF5075" w:rsidP="00CF5075">
            <w:pPr>
              <w:pStyle w:val="TABLE-cell"/>
              <w:rPr>
                <w:ins w:id="16912" w:author="Charles Gifford" w:date="2017-03-20T14:17:00Z"/>
              </w:rPr>
            </w:pPr>
            <w:ins w:id="16913" w:author="Charles Gifford" w:date="2017-03-20T14:17:00Z">
              <w:r w:rsidRPr="00600EB9">
                <w:t xml:space="preserve">Material </w:t>
              </w:r>
            </w:ins>
            <w:ins w:id="16914" w:author="Charles Gifford" w:date="2017-03-20T14:33:00Z">
              <w:r w:rsidR="00C83E3D">
                <w:t>actual</w:t>
              </w:r>
            </w:ins>
            <w:ins w:id="16915" w:author="Charles Gifford" w:date="2017-03-20T14:17:00Z">
              <w:r w:rsidRPr="00BA207E">
                <w:t xml:space="preserve"> property</w:t>
              </w:r>
            </w:ins>
          </w:p>
        </w:tc>
        <w:tc>
          <w:tcPr>
            <w:tcW w:w="2340" w:type="dxa"/>
            <w:shd w:val="clear" w:color="auto" w:fill="auto"/>
          </w:tcPr>
          <w:p w14:paraId="0CC3D699" w14:textId="77777777" w:rsidR="00CF5075" w:rsidRPr="00BA207E" w:rsidRDefault="00CF5075" w:rsidP="00CF5075">
            <w:pPr>
              <w:pStyle w:val="TABLE-cell"/>
              <w:rPr>
                <w:ins w:id="16916" w:author="Charles Gifford" w:date="2017-03-20T14:17:00Z"/>
              </w:rPr>
            </w:pPr>
            <w:ins w:id="16917" w:author="Charles Gifford" w:date="2017-03-20T14:17:00Z">
              <w:r w:rsidRPr="00600EB9">
                <w:t xml:space="preserve">Material </w:t>
              </w:r>
              <w:r>
                <w:t xml:space="preserve">lot </w:t>
              </w:r>
              <w:r w:rsidRPr="00BA207E">
                <w:t>property</w:t>
              </w:r>
            </w:ins>
          </w:p>
        </w:tc>
        <w:tc>
          <w:tcPr>
            <w:tcW w:w="2070" w:type="dxa"/>
            <w:shd w:val="clear" w:color="auto" w:fill="auto"/>
          </w:tcPr>
          <w:p w14:paraId="500C6FFE" w14:textId="77777777" w:rsidR="00CF5075" w:rsidRPr="00BA207E" w:rsidRDefault="00CF5075" w:rsidP="00CF5075">
            <w:pPr>
              <w:pStyle w:val="TABLE-cell"/>
              <w:rPr>
                <w:ins w:id="16918" w:author="Charles Gifford" w:date="2017-03-20T14:17:00Z"/>
              </w:rPr>
            </w:pPr>
            <w:ins w:id="16919" w:author="Charles Gifford" w:date="2017-03-20T14:17:00Z">
              <w:r w:rsidRPr="00BA207E">
                <w:t>Dependency (D)</w:t>
              </w:r>
            </w:ins>
          </w:p>
        </w:tc>
        <w:tc>
          <w:tcPr>
            <w:tcW w:w="2520" w:type="dxa"/>
            <w:shd w:val="clear" w:color="auto" w:fill="auto"/>
          </w:tcPr>
          <w:p w14:paraId="083136E6" w14:textId="77777777" w:rsidR="00CF5075" w:rsidRPr="00BA207E" w:rsidRDefault="00CF5075" w:rsidP="00DB4DDC">
            <w:pPr>
              <w:pStyle w:val="TABLE-cell"/>
              <w:rPr>
                <w:ins w:id="16920" w:author="Charles Gifford" w:date="2017-03-20T14:17:00Z"/>
              </w:rPr>
            </w:pPr>
            <w:ins w:id="16921" w:author="Charles Gifford" w:date="2017-03-20T14:17:00Z">
              <w:r w:rsidRPr="00BA207E">
                <w:t>Maps to &gt;</w:t>
              </w:r>
            </w:ins>
          </w:p>
        </w:tc>
      </w:tr>
      <w:tr w:rsidR="00CF5075" w:rsidRPr="008F275A" w14:paraId="6EA04341" w14:textId="77777777" w:rsidTr="00D23A6F">
        <w:trPr>
          <w:trHeight w:val="176"/>
          <w:ins w:id="16922" w:author="Charles Gifford" w:date="2017-03-20T14:17:00Z"/>
        </w:trPr>
        <w:tc>
          <w:tcPr>
            <w:tcW w:w="2335" w:type="dxa"/>
            <w:shd w:val="clear" w:color="auto" w:fill="auto"/>
          </w:tcPr>
          <w:p w14:paraId="076A9CB9" w14:textId="60A00CFC" w:rsidR="00CF5075" w:rsidRPr="00600EB9" w:rsidRDefault="00CF5075" w:rsidP="00CF5075">
            <w:pPr>
              <w:pStyle w:val="TABLE-cell"/>
              <w:rPr>
                <w:ins w:id="16923" w:author="Charles Gifford" w:date="2017-03-20T14:17:00Z"/>
              </w:rPr>
            </w:pPr>
            <w:ins w:id="16924" w:author="Charles Gifford" w:date="2017-03-20T14:17:00Z">
              <w:r w:rsidRPr="00600EB9">
                <w:t xml:space="preserve">Material </w:t>
              </w:r>
            </w:ins>
            <w:ins w:id="16925" w:author="Charles Gifford" w:date="2017-03-20T14:33:00Z">
              <w:r w:rsidR="00C83E3D">
                <w:t>actual</w:t>
              </w:r>
            </w:ins>
            <w:ins w:id="16926" w:author="Charles Gifford" w:date="2017-03-20T14:17:00Z">
              <w:r w:rsidRPr="00BA207E">
                <w:t xml:space="preserve"> property</w:t>
              </w:r>
            </w:ins>
          </w:p>
        </w:tc>
        <w:tc>
          <w:tcPr>
            <w:tcW w:w="2340" w:type="dxa"/>
            <w:shd w:val="clear" w:color="auto" w:fill="auto"/>
          </w:tcPr>
          <w:p w14:paraId="200B1457" w14:textId="77777777" w:rsidR="00CF5075" w:rsidRPr="00600EB9" w:rsidRDefault="00CF5075" w:rsidP="00CF5075">
            <w:pPr>
              <w:pStyle w:val="TABLE-cell"/>
              <w:rPr>
                <w:ins w:id="16927" w:author="Charles Gifford" w:date="2017-03-20T14:17:00Z"/>
              </w:rPr>
            </w:pPr>
            <w:ins w:id="16928" w:author="Charles Gifford" w:date="2017-03-20T14:17:00Z">
              <w:r w:rsidRPr="00600EB9">
                <w:t xml:space="preserve">Material </w:t>
              </w:r>
              <w:r>
                <w:t xml:space="preserve">sublot </w:t>
              </w:r>
              <w:r w:rsidRPr="00BA207E">
                <w:t>property</w:t>
              </w:r>
            </w:ins>
          </w:p>
        </w:tc>
        <w:tc>
          <w:tcPr>
            <w:tcW w:w="2070" w:type="dxa"/>
            <w:shd w:val="clear" w:color="auto" w:fill="auto"/>
          </w:tcPr>
          <w:p w14:paraId="64180ABF" w14:textId="77777777" w:rsidR="00CF5075" w:rsidRPr="00BA207E" w:rsidRDefault="00CF5075" w:rsidP="00CF5075">
            <w:pPr>
              <w:pStyle w:val="TABLE-cell"/>
              <w:rPr>
                <w:ins w:id="16929" w:author="Charles Gifford" w:date="2017-03-20T14:17:00Z"/>
              </w:rPr>
            </w:pPr>
            <w:ins w:id="16930" w:author="Charles Gifford" w:date="2017-03-20T14:17:00Z">
              <w:r w:rsidRPr="00BA207E">
                <w:t>Dependency (D)</w:t>
              </w:r>
            </w:ins>
          </w:p>
        </w:tc>
        <w:tc>
          <w:tcPr>
            <w:tcW w:w="2520" w:type="dxa"/>
            <w:shd w:val="clear" w:color="auto" w:fill="auto"/>
          </w:tcPr>
          <w:p w14:paraId="0961239F" w14:textId="77777777" w:rsidR="00CF5075" w:rsidRPr="00BA207E" w:rsidRDefault="00CF5075" w:rsidP="00DB4DDC">
            <w:pPr>
              <w:pStyle w:val="TABLE-cell"/>
              <w:rPr>
                <w:ins w:id="16931" w:author="Charles Gifford" w:date="2017-03-20T14:17:00Z"/>
              </w:rPr>
            </w:pPr>
            <w:ins w:id="16932" w:author="Charles Gifford" w:date="2017-03-20T14:17:00Z">
              <w:r w:rsidRPr="00BA207E">
                <w:t>Maps to &gt;</w:t>
              </w:r>
            </w:ins>
          </w:p>
        </w:tc>
      </w:tr>
      <w:tr w:rsidR="00CF5075" w:rsidRPr="008F275A" w14:paraId="35F0326A" w14:textId="77777777" w:rsidTr="00D23A6F">
        <w:trPr>
          <w:trHeight w:val="176"/>
          <w:ins w:id="16933" w:author="Charles Gifford" w:date="2017-03-20T14:17:00Z"/>
        </w:trPr>
        <w:tc>
          <w:tcPr>
            <w:tcW w:w="2335" w:type="dxa"/>
            <w:shd w:val="clear" w:color="auto" w:fill="auto"/>
          </w:tcPr>
          <w:p w14:paraId="1541132C" w14:textId="2CD60908" w:rsidR="00CF5075" w:rsidRDefault="00CF5075" w:rsidP="00CF5075">
            <w:pPr>
              <w:pStyle w:val="TABLE-cell"/>
              <w:rPr>
                <w:ins w:id="16934" w:author="Charles Gifford" w:date="2017-03-20T14:17:00Z"/>
              </w:rPr>
            </w:pPr>
            <w:ins w:id="16935" w:author="Charles Gifford" w:date="2017-03-20T14:17:00Z">
              <w:r>
                <w:t xml:space="preserve">Material </w:t>
              </w:r>
            </w:ins>
            <w:ins w:id="16936" w:author="Charles Gifford" w:date="2017-03-20T14:33:00Z">
              <w:r w:rsidR="00C83E3D">
                <w:t>actual</w:t>
              </w:r>
            </w:ins>
          </w:p>
        </w:tc>
        <w:tc>
          <w:tcPr>
            <w:tcW w:w="2340" w:type="dxa"/>
          </w:tcPr>
          <w:p w14:paraId="7C892A84" w14:textId="7A392FFB" w:rsidR="00CF5075" w:rsidRPr="00600EB9" w:rsidRDefault="00CF5075" w:rsidP="00CF5075">
            <w:pPr>
              <w:pStyle w:val="TABLE-cell"/>
              <w:rPr>
                <w:ins w:id="16937" w:author="Charles Gifford" w:date="2017-03-20T14:17:00Z"/>
              </w:rPr>
            </w:pPr>
            <w:ins w:id="16938" w:author="Charles Gifford" w:date="2017-03-20T14:17:00Z">
              <w:r>
                <w:t xml:space="preserve">Material </w:t>
              </w:r>
            </w:ins>
            <w:ins w:id="16939" w:author="Charles Gifford" w:date="2017-03-20T14:33:00Z">
              <w:r w:rsidR="00C83E3D">
                <w:t>actual</w:t>
              </w:r>
            </w:ins>
          </w:p>
        </w:tc>
        <w:tc>
          <w:tcPr>
            <w:tcW w:w="2070" w:type="dxa"/>
            <w:shd w:val="clear" w:color="auto" w:fill="auto"/>
          </w:tcPr>
          <w:p w14:paraId="3530F840" w14:textId="77777777" w:rsidR="00CF5075" w:rsidRPr="00BA207E" w:rsidRDefault="00CF5075" w:rsidP="00CF5075">
            <w:pPr>
              <w:pStyle w:val="TABLE-cell"/>
              <w:rPr>
                <w:ins w:id="16940" w:author="Charles Gifford" w:date="2017-03-20T14:17:00Z"/>
              </w:rPr>
            </w:pPr>
            <w:ins w:id="16941" w:author="Charles Gifford" w:date="2017-03-20T14:17:00Z">
              <w:r w:rsidRPr="009432BC">
                <w:t>Aggregation hierarchy</w:t>
              </w:r>
            </w:ins>
          </w:p>
        </w:tc>
        <w:tc>
          <w:tcPr>
            <w:tcW w:w="2520" w:type="dxa"/>
            <w:shd w:val="clear" w:color="auto" w:fill="auto"/>
          </w:tcPr>
          <w:p w14:paraId="32B0711D" w14:textId="77777777" w:rsidR="00CF5075" w:rsidRPr="00BA207E" w:rsidRDefault="00CF5075" w:rsidP="00C83E3D">
            <w:pPr>
              <w:pStyle w:val="TABLE-cell"/>
              <w:rPr>
                <w:ins w:id="16942" w:author="Charles Gifford" w:date="2017-03-20T14:17:00Z"/>
              </w:rPr>
            </w:pPr>
            <w:ins w:id="16943" w:author="Charles Gifford" w:date="2017-03-20T14:17:00Z">
              <w:r>
                <w:t>Is assembled from &gt;</w:t>
              </w:r>
            </w:ins>
          </w:p>
        </w:tc>
      </w:tr>
    </w:tbl>
    <w:p w14:paraId="6953333A" w14:textId="5C32BF2A" w:rsidR="00CF5075" w:rsidRPr="00CF5075" w:rsidDel="00D86D99" w:rsidRDefault="00CF5075" w:rsidP="00D23A6F">
      <w:pPr>
        <w:pStyle w:val="PARAGRAPH"/>
        <w:rPr>
          <w:del w:id="16944" w:author="Charles Gifford" w:date="2017-03-23T13:07:00Z"/>
          <w:lang w:val="en-US"/>
        </w:rPr>
      </w:pPr>
    </w:p>
    <w:p w14:paraId="561CF15B" w14:textId="77777777" w:rsidR="009E6331" w:rsidRPr="002B05C1" w:rsidRDefault="006A5B9A" w:rsidP="003E1075">
      <w:pPr>
        <w:pStyle w:val="Heading3"/>
      </w:pPr>
      <w:bookmarkStart w:id="16945" w:name="_Toc320176982"/>
      <w:r w:rsidRPr="002B05C1">
        <w:t>Operations performance</w:t>
      </w:r>
      <w:bookmarkEnd w:id="16945"/>
    </w:p>
    <w:p w14:paraId="2F64221A" w14:textId="77777777" w:rsidR="00B638E1" w:rsidRPr="001C220C" w:rsidRDefault="00B638E1" w:rsidP="00DE6B19">
      <w:pPr>
        <w:pStyle w:val="PARAGRAPH"/>
        <w:rPr>
          <w:lang w:val="en-US"/>
        </w:rPr>
      </w:pPr>
      <w:r w:rsidRPr="001C220C">
        <w:rPr>
          <w:lang w:val="en-US"/>
        </w:rPr>
        <w:t xml:space="preserve">The performance of the requested manufacturing requests </w:t>
      </w:r>
      <w:r w:rsidR="005D0E97">
        <w:rPr>
          <w:lang w:val="en-US"/>
        </w:rPr>
        <w:t>shall be presented</w:t>
      </w:r>
      <w:r w:rsidRPr="001C220C">
        <w:rPr>
          <w:lang w:val="en-US"/>
        </w:rPr>
        <w:t xml:space="preserve"> as</w:t>
      </w:r>
      <w:r w:rsidR="006D42E6">
        <w:rPr>
          <w:lang w:val="en-US"/>
        </w:rPr>
        <w:t xml:space="preserve"> an</w:t>
      </w:r>
      <w:r w:rsidRPr="001C220C">
        <w:rPr>
          <w:lang w:val="en-US"/>
        </w:rPr>
        <w:t xml:space="preserve"> </w:t>
      </w:r>
      <w:r w:rsidR="006A5B9A" w:rsidRPr="00E969CC">
        <w:rPr>
          <w:i/>
          <w:lang w:val="en-US"/>
        </w:rPr>
        <w:t>operations performance</w:t>
      </w:r>
      <w:r w:rsidRPr="001C220C">
        <w:rPr>
          <w:lang w:val="en-US"/>
        </w:rPr>
        <w:t xml:space="preserve">. </w:t>
      </w:r>
      <w:r w:rsidR="006A5B9A" w:rsidRPr="00E969CC">
        <w:rPr>
          <w:i/>
          <w:lang w:val="en-US"/>
        </w:rPr>
        <w:t>Operations performance</w:t>
      </w:r>
      <w:r w:rsidRPr="001C220C">
        <w:rPr>
          <w:lang w:val="en-US"/>
        </w:rPr>
        <w:t xml:space="preserve"> shall be a collection of </w:t>
      </w:r>
      <w:r w:rsidR="006A5B9A" w:rsidRPr="00E969CC">
        <w:rPr>
          <w:i/>
          <w:lang w:val="en-US"/>
        </w:rPr>
        <w:t>operations response</w:t>
      </w:r>
      <w:r w:rsidRPr="00E969CC">
        <w:rPr>
          <w:i/>
          <w:lang w:val="en-US"/>
        </w:rPr>
        <w:t>s</w:t>
      </w:r>
      <w:r w:rsidRPr="001C220C">
        <w:rPr>
          <w:lang w:val="en-US"/>
        </w:rPr>
        <w:t>.</w:t>
      </w:r>
    </w:p>
    <w:p w14:paraId="2F7D0475" w14:textId="4A784BDB" w:rsidR="00E570D5" w:rsidRPr="001C220C" w:rsidRDefault="006A1BED" w:rsidP="00E570D5">
      <w:pPr>
        <w:pStyle w:val="PARAGRAPH"/>
        <w:rPr>
          <w:ins w:id="16946" w:author="Charles Gifford" w:date="2016-04-20T15:43:00Z"/>
          <w:lang w:val="en-US"/>
        </w:rPr>
      </w:pPr>
      <w:r>
        <w:rPr>
          <w:lang w:val="en-US"/>
        </w:rPr>
        <w:fldChar w:fldCharType="begin"/>
      </w:r>
      <w:r>
        <w:rPr>
          <w:lang w:val="en-US"/>
        </w:rPr>
        <w:instrText xml:space="preserve"> REF _Ref477976945 \h </w:instrText>
      </w:r>
      <w:r>
        <w:rPr>
          <w:lang w:val="en-US"/>
        </w:rPr>
      </w:r>
      <w:r>
        <w:rPr>
          <w:lang w:val="en-US"/>
        </w:rPr>
        <w:fldChar w:fldCharType="separate"/>
      </w:r>
      <w:r>
        <w:t xml:space="preserve">Table </w:t>
      </w:r>
      <w:r>
        <w:rPr>
          <w:noProof/>
        </w:rPr>
        <w:t>190</w:t>
      </w:r>
      <w:r>
        <w:rPr>
          <w:lang w:val="en-US"/>
        </w:rPr>
        <w:fldChar w:fldCharType="end"/>
      </w:r>
      <w:r w:rsidR="00D866F5">
        <w:rPr>
          <w:lang w:val="en-US"/>
        </w:rPr>
        <w:t xml:space="preserve"> </w:t>
      </w:r>
      <w:r w:rsidR="009E6331" w:rsidRPr="001C220C">
        <w:rPr>
          <w:lang w:val="en-US"/>
        </w:rPr>
        <w:t xml:space="preserve">defines the </w:t>
      </w:r>
      <w:r w:rsidR="00E570D5">
        <w:rPr>
          <w:lang w:val="en-US"/>
        </w:rPr>
        <w:t>relationship</w:t>
      </w:r>
      <w:r w:rsidR="00A3122E">
        <w:rPr>
          <w:lang w:val="en-US"/>
        </w:rPr>
        <w:t xml:space="preserve"> role</w:t>
      </w:r>
      <w:r w:rsidR="00E570D5">
        <w:rPr>
          <w:lang w:val="en-US"/>
        </w:rPr>
        <w:t xml:space="preserve">s </w:t>
      </w:r>
      <w:r w:rsidR="009E6331" w:rsidRPr="001C220C">
        <w:rPr>
          <w:lang w:val="en-US"/>
        </w:rPr>
        <w:t xml:space="preserve">for </w:t>
      </w:r>
      <w:r w:rsidR="003B2C18">
        <w:rPr>
          <w:lang w:val="en-US"/>
        </w:rPr>
        <w:t xml:space="preserve">the </w:t>
      </w:r>
      <w:r w:rsidR="006A5B9A" w:rsidRPr="001C220C">
        <w:rPr>
          <w:i/>
          <w:lang w:val="en-US"/>
        </w:rPr>
        <w:t>operations performance</w:t>
      </w:r>
      <w:r w:rsidR="009E6331" w:rsidRPr="001C220C">
        <w:rPr>
          <w:lang w:val="en-US"/>
        </w:rPr>
        <w:t>.</w:t>
      </w:r>
      <w:r w:rsidR="00E570D5" w:rsidRPr="00E570D5">
        <w:rPr>
          <w:lang w:val="en-US"/>
        </w:rPr>
        <w:t xml:space="preserve"> </w:t>
      </w:r>
      <w:ins w:id="16947" w:author="Charles Gifford" w:date="2017-03-22T20:14:00Z">
        <w:r>
          <w:rPr>
            <w:lang w:val="en-US"/>
          </w:rPr>
          <w:fldChar w:fldCharType="begin"/>
        </w:r>
        <w:r>
          <w:rPr>
            <w:lang w:val="en-US"/>
          </w:rPr>
          <w:instrText xml:space="preserve"> REF _Ref161735991 \h </w:instrText>
        </w:r>
      </w:ins>
      <w:r>
        <w:rPr>
          <w:lang w:val="en-US"/>
        </w:rPr>
      </w:r>
      <w:r>
        <w:rPr>
          <w:lang w:val="en-US"/>
        </w:rPr>
        <w:fldChar w:fldCharType="separate"/>
      </w:r>
      <w:ins w:id="16948" w:author="Charles Gifford" w:date="2017-03-22T20:14:00Z">
        <w:r w:rsidRPr="001C220C">
          <w:rPr>
            <w:lang w:val="en-US"/>
          </w:rPr>
          <w:t xml:space="preserve">Table </w:t>
        </w:r>
        <w:r>
          <w:rPr>
            <w:noProof/>
            <w:lang w:val="en-US"/>
          </w:rPr>
          <w:t>191</w:t>
        </w:r>
        <w:r>
          <w:rPr>
            <w:lang w:val="en-US"/>
          </w:rPr>
          <w:fldChar w:fldCharType="end"/>
        </w:r>
      </w:ins>
      <w:del w:id="16949" w:author="Charles Gifford" w:date="2017-03-22T20:14:00Z">
        <w:r w:rsidR="00E570D5" w:rsidDel="006A1BED">
          <w:rPr>
            <w:lang w:val="en-US"/>
          </w:rPr>
          <w:fldChar w:fldCharType="begin"/>
        </w:r>
        <w:r w:rsidR="00E570D5" w:rsidDel="006A1BED">
          <w:rPr>
            <w:lang w:val="en-US"/>
          </w:rPr>
          <w:delInstrText xml:space="preserve"> REF _Ref161735991 \h </w:delInstrText>
        </w:r>
        <w:r w:rsidR="00E570D5" w:rsidDel="006A1BED">
          <w:rPr>
            <w:lang w:val="en-US"/>
          </w:rPr>
        </w:r>
        <w:r w:rsidR="00E570D5" w:rsidDel="006A1BED">
          <w:rPr>
            <w:lang w:val="en-US"/>
          </w:rPr>
          <w:fldChar w:fldCharType="end"/>
        </w:r>
      </w:del>
      <w:r w:rsidR="00D866F5">
        <w:rPr>
          <w:lang w:val="en-US"/>
        </w:rPr>
        <w:t xml:space="preserve"> </w:t>
      </w:r>
      <w:ins w:id="16950" w:author="Charles Gifford" w:date="2016-04-20T15:43:00Z">
        <w:r w:rsidR="00E570D5" w:rsidRPr="001C220C">
          <w:rPr>
            <w:lang w:val="en-US"/>
          </w:rPr>
          <w:t xml:space="preserve">defines the attributes for </w:t>
        </w:r>
      </w:ins>
      <w:ins w:id="16951" w:author="Charles Gifford" w:date="2016-10-30T07:13:00Z">
        <w:r w:rsidR="003B2C18">
          <w:rPr>
            <w:lang w:val="en-US"/>
          </w:rPr>
          <w:t xml:space="preserve">the </w:t>
        </w:r>
      </w:ins>
      <w:ins w:id="16952" w:author="Charles Gifford" w:date="2016-04-20T15:43:00Z">
        <w:r w:rsidR="00E570D5" w:rsidRPr="001C220C">
          <w:rPr>
            <w:i/>
            <w:lang w:val="en-US"/>
          </w:rPr>
          <w:t>operations performance</w:t>
        </w:r>
        <w:r w:rsidR="00E570D5" w:rsidRPr="001C220C">
          <w:rPr>
            <w:lang w:val="en-US"/>
          </w:rPr>
          <w:t>.</w:t>
        </w:r>
      </w:ins>
    </w:p>
    <w:p w14:paraId="6A20BB24" w14:textId="510C5707" w:rsidR="009E6331" w:rsidRDefault="006A1BED" w:rsidP="00881CA4">
      <w:pPr>
        <w:pStyle w:val="TABLE-title"/>
        <w:rPr>
          <w:ins w:id="16953" w:author="Charles Gifford" w:date="2017-03-20T14:39:00Z"/>
          <w:lang w:val="en-US"/>
        </w:rPr>
      </w:pPr>
      <w:bookmarkStart w:id="16954" w:name="_Ref477976945"/>
      <w:bookmarkStart w:id="16955" w:name="_Toc478492490"/>
      <w:ins w:id="16956" w:author="Charles Gifford" w:date="2017-03-22T20:13:00Z">
        <w:r>
          <w:t xml:space="preserve">Table </w:t>
        </w:r>
        <w:r>
          <w:fldChar w:fldCharType="begin"/>
        </w:r>
        <w:r>
          <w:instrText xml:space="preserve"> SEQ Table \* ARABIC </w:instrText>
        </w:r>
      </w:ins>
      <w:r>
        <w:fldChar w:fldCharType="separate"/>
      </w:r>
      <w:ins w:id="16957" w:author="Charles Gifford" w:date="2017-03-22T20:13:00Z">
        <w:r>
          <w:rPr>
            <w:noProof/>
          </w:rPr>
          <w:t>190</w:t>
        </w:r>
        <w:r>
          <w:fldChar w:fldCharType="end"/>
        </w:r>
      </w:ins>
      <w:bookmarkEnd w:id="16954"/>
      <w:ins w:id="16958" w:author="Charles Gifford" w:date="2016-04-20T15:43:00Z">
        <w:r w:rsidR="00E570D5" w:rsidRPr="001C220C">
          <w:rPr>
            <w:noProof/>
            <w:lang w:val="en-US"/>
          </w:rPr>
          <w:t xml:space="preserve"> </w:t>
        </w:r>
        <w:r w:rsidR="00E570D5">
          <w:rPr>
            <w:lang w:val="en-US"/>
          </w:rPr>
          <w:t>–</w:t>
        </w:r>
        <w:r w:rsidR="00E570D5" w:rsidRPr="001C220C">
          <w:rPr>
            <w:noProof/>
            <w:lang w:val="en-US"/>
          </w:rPr>
          <w:t xml:space="preserve"> </w:t>
        </w:r>
        <w:r w:rsidR="00E570D5">
          <w:rPr>
            <w:lang w:val="en-US"/>
          </w:rPr>
          <w:t>O</w:t>
        </w:r>
        <w:r w:rsidR="00E570D5" w:rsidRPr="001C220C">
          <w:rPr>
            <w:noProof/>
            <w:lang w:val="en-US"/>
          </w:rPr>
          <w:t>perations performance</w:t>
        </w:r>
        <w:r w:rsidR="00E570D5" w:rsidRPr="00AC2193">
          <w:rPr>
            <w:lang w:val="en-US"/>
          </w:rPr>
          <w:t xml:space="preserve"> </w:t>
        </w:r>
      </w:ins>
      <w:ins w:id="16959" w:author="Charles Gifford" w:date="2016-04-20T15:44:00Z">
        <w:r w:rsidR="00E570D5">
          <w:rPr>
            <w:lang w:val="en-US"/>
          </w:rPr>
          <w:t>relationship</w:t>
        </w:r>
      </w:ins>
      <w:ins w:id="16960" w:author="Charles Gifford" w:date="2017-03-20T14:39:00Z">
        <w:r w:rsidR="00A3122E">
          <w:rPr>
            <w:lang w:val="en-US"/>
          </w:rPr>
          <w:t xml:space="preserve"> role</w:t>
        </w:r>
      </w:ins>
      <w:ins w:id="16961" w:author="Charles Gifford" w:date="2016-04-20T15:44:00Z">
        <w:r w:rsidR="00E570D5">
          <w:rPr>
            <w:lang w:val="en-US"/>
          </w:rPr>
          <w:t>s</w:t>
        </w:r>
      </w:ins>
      <w:bookmarkEnd w:id="16955"/>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170"/>
        <w:gridCol w:w="3690"/>
      </w:tblGrid>
      <w:tr w:rsidR="00A3122E" w:rsidRPr="009432BC" w14:paraId="15ABCFE1" w14:textId="77777777" w:rsidTr="009576EB">
        <w:trPr>
          <w:trHeight w:val="197"/>
          <w:tblHeader/>
          <w:ins w:id="16962" w:author="Charles Gifford" w:date="2017-03-20T14:39:00Z"/>
        </w:trPr>
        <w:tc>
          <w:tcPr>
            <w:tcW w:w="2155" w:type="dxa"/>
            <w:shd w:val="clear" w:color="auto" w:fill="auto"/>
          </w:tcPr>
          <w:p w14:paraId="1F316258" w14:textId="77777777" w:rsidR="00A3122E" w:rsidRPr="009432BC" w:rsidRDefault="00A3122E" w:rsidP="009576EB">
            <w:pPr>
              <w:pStyle w:val="TABLE-col-heading"/>
              <w:rPr>
                <w:ins w:id="16963" w:author="Charles Gifford" w:date="2017-03-20T14:39:00Z"/>
              </w:rPr>
            </w:pPr>
            <w:ins w:id="16964" w:author="Charles Gifford" w:date="2017-03-20T14:39:00Z">
              <w:r w:rsidRPr="009432BC">
                <w:t>Related Object</w:t>
              </w:r>
            </w:ins>
          </w:p>
        </w:tc>
        <w:tc>
          <w:tcPr>
            <w:tcW w:w="2070" w:type="dxa"/>
            <w:shd w:val="clear" w:color="auto" w:fill="auto"/>
          </w:tcPr>
          <w:p w14:paraId="449689A8" w14:textId="77777777" w:rsidR="00A3122E" w:rsidRPr="009432BC" w:rsidRDefault="00A3122E" w:rsidP="009576EB">
            <w:pPr>
              <w:pStyle w:val="TABLE-col-heading"/>
              <w:rPr>
                <w:ins w:id="16965" w:author="Charles Gifford" w:date="2017-03-20T14:39:00Z"/>
              </w:rPr>
            </w:pPr>
            <w:ins w:id="16966" w:author="Charles Gifford" w:date="2017-03-20T14:39:00Z">
              <w:r w:rsidRPr="009432BC">
                <w:t>Role</w:t>
              </w:r>
            </w:ins>
          </w:p>
        </w:tc>
        <w:tc>
          <w:tcPr>
            <w:tcW w:w="1170" w:type="dxa"/>
            <w:shd w:val="clear" w:color="auto" w:fill="auto"/>
          </w:tcPr>
          <w:p w14:paraId="5E2BDB01" w14:textId="77777777" w:rsidR="00A3122E" w:rsidRPr="009432BC" w:rsidRDefault="00A3122E" w:rsidP="009576EB">
            <w:pPr>
              <w:pStyle w:val="TABLE-col-heading"/>
              <w:rPr>
                <w:ins w:id="16967" w:author="Charles Gifford" w:date="2017-03-20T14:39:00Z"/>
              </w:rPr>
            </w:pPr>
            <w:ins w:id="16968" w:author="Charles Gifford" w:date="2017-03-20T14:39:00Z">
              <w:r w:rsidRPr="009432BC">
                <w:t>Multiplicity</w:t>
              </w:r>
            </w:ins>
          </w:p>
        </w:tc>
        <w:tc>
          <w:tcPr>
            <w:tcW w:w="3690" w:type="dxa"/>
            <w:shd w:val="clear" w:color="auto" w:fill="auto"/>
          </w:tcPr>
          <w:p w14:paraId="537DA18F" w14:textId="77777777" w:rsidR="00A3122E" w:rsidRPr="009432BC" w:rsidRDefault="00A3122E" w:rsidP="009576EB">
            <w:pPr>
              <w:pStyle w:val="TABLE-col-heading"/>
              <w:rPr>
                <w:ins w:id="16969" w:author="Charles Gifford" w:date="2017-03-20T14:39:00Z"/>
              </w:rPr>
            </w:pPr>
            <w:ins w:id="16970" w:author="Charles Gifford" w:date="2017-03-20T14:39:00Z">
              <w:r w:rsidRPr="009432BC">
                <w:t>Description</w:t>
              </w:r>
            </w:ins>
          </w:p>
        </w:tc>
      </w:tr>
      <w:tr w:rsidR="00A3122E" w:rsidRPr="009432BC" w14:paraId="16281683" w14:textId="77777777" w:rsidTr="00D23A6F">
        <w:trPr>
          <w:trHeight w:val="332"/>
          <w:ins w:id="16971" w:author="Charles Gifford" w:date="2017-03-20T14:40:00Z"/>
        </w:trPr>
        <w:tc>
          <w:tcPr>
            <w:tcW w:w="2155" w:type="dxa"/>
            <w:shd w:val="clear" w:color="auto" w:fill="auto"/>
          </w:tcPr>
          <w:p w14:paraId="1320B2CE" w14:textId="2A4B2534" w:rsidR="00A3122E" w:rsidRDefault="00A3122E" w:rsidP="00A3122E">
            <w:pPr>
              <w:pStyle w:val="TABLE-cell"/>
              <w:rPr>
                <w:ins w:id="16972" w:author="Charles Gifford" w:date="2017-03-20T14:40:00Z"/>
                <w:szCs w:val="20"/>
                <w:lang w:val="en-US"/>
              </w:rPr>
            </w:pPr>
            <w:ins w:id="16973" w:author="Charles Gifford" w:date="2017-03-20T14:41:00Z">
              <w:r>
                <w:rPr>
                  <w:szCs w:val="20"/>
                  <w:lang w:val="en-US"/>
                </w:rPr>
                <w:t>Operations response</w:t>
              </w:r>
            </w:ins>
          </w:p>
        </w:tc>
        <w:tc>
          <w:tcPr>
            <w:tcW w:w="2070" w:type="dxa"/>
            <w:shd w:val="clear" w:color="auto" w:fill="auto"/>
          </w:tcPr>
          <w:p w14:paraId="6878356B" w14:textId="1FDF06BF" w:rsidR="00A3122E" w:rsidRDefault="00A3122E" w:rsidP="00A3122E">
            <w:pPr>
              <w:pStyle w:val="TABLE-cell"/>
              <w:rPr>
                <w:ins w:id="16974" w:author="Charles Gifford" w:date="2017-03-20T14:40:00Z"/>
                <w:szCs w:val="20"/>
                <w:lang w:val="en-US"/>
              </w:rPr>
            </w:pPr>
            <w:ins w:id="16975" w:author="Charles Gifford" w:date="2017-03-20T14:41:00Z">
              <w:r>
                <w:rPr>
                  <w:szCs w:val="20"/>
                  <w:lang w:val="en-US"/>
                </w:rPr>
                <w:t>Operations response</w:t>
              </w:r>
            </w:ins>
          </w:p>
        </w:tc>
        <w:tc>
          <w:tcPr>
            <w:tcW w:w="1170" w:type="dxa"/>
            <w:shd w:val="clear" w:color="auto" w:fill="auto"/>
          </w:tcPr>
          <w:p w14:paraId="66A626A1" w14:textId="4A129278" w:rsidR="00A3122E" w:rsidRDefault="00A3122E" w:rsidP="00A3122E">
            <w:pPr>
              <w:pStyle w:val="TABLE-cell"/>
              <w:rPr>
                <w:ins w:id="16976" w:author="Charles Gifford" w:date="2017-03-20T14:40:00Z"/>
                <w:szCs w:val="20"/>
                <w:lang w:val="en-US"/>
              </w:rPr>
            </w:pPr>
            <w:ins w:id="16977" w:author="Charles Gifford" w:date="2017-03-20T14:41:00Z">
              <w:r>
                <w:rPr>
                  <w:szCs w:val="20"/>
                  <w:lang w:val="en-US"/>
                </w:rPr>
                <w:t>1..*</w:t>
              </w:r>
            </w:ins>
          </w:p>
        </w:tc>
        <w:tc>
          <w:tcPr>
            <w:tcW w:w="3690" w:type="dxa"/>
            <w:shd w:val="clear" w:color="auto" w:fill="auto"/>
          </w:tcPr>
          <w:p w14:paraId="0F24E9C0" w14:textId="4589F191" w:rsidR="00A3122E" w:rsidRPr="00BE0F67" w:rsidRDefault="00A3122E" w:rsidP="00A3122E">
            <w:pPr>
              <w:pStyle w:val="TABLE-cell"/>
              <w:rPr>
                <w:ins w:id="16978" w:author="Charles Gifford" w:date="2017-03-20T14:40:00Z"/>
                <w:lang w:val="en-US"/>
              </w:rPr>
            </w:pPr>
            <w:ins w:id="16979" w:author="Charles Gifford" w:date="2017-03-20T14:41:00Z">
              <w:r>
                <w:rPr>
                  <w:lang w:val="en-US"/>
                </w:rPr>
                <w:t xml:space="preserve">The </w:t>
              </w:r>
              <w:r w:rsidRPr="00C3037F">
                <w:rPr>
                  <w:i/>
                  <w:lang w:val="en-US"/>
                </w:rPr>
                <w:t>operations responses</w:t>
              </w:r>
              <w:r>
                <w:rPr>
                  <w:lang w:val="en-US"/>
                </w:rPr>
                <w:t xml:space="preserve"> that make up part of this </w:t>
              </w:r>
              <w:r w:rsidRPr="00C3037F">
                <w:rPr>
                  <w:i/>
                  <w:lang w:val="en-US"/>
                </w:rPr>
                <w:t>operations performance</w:t>
              </w:r>
              <w:r>
                <w:rPr>
                  <w:lang w:val="en-US"/>
                </w:rPr>
                <w:t xml:space="preserve"> as the whole.</w:t>
              </w:r>
            </w:ins>
          </w:p>
        </w:tc>
      </w:tr>
      <w:tr w:rsidR="00A3122E" w:rsidRPr="009432BC" w14:paraId="4CCF072C" w14:textId="77777777" w:rsidTr="00D23A6F">
        <w:trPr>
          <w:trHeight w:val="332"/>
          <w:ins w:id="16980" w:author="Charles Gifford" w:date="2017-03-20T14:41:00Z"/>
        </w:trPr>
        <w:tc>
          <w:tcPr>
            <w:tcW w:w="2155" w:type="dxa"/>
            <w:shd w:val="clear" w:color="auto" w:fill="auto"/>
          </w:tcPr>
          <w:p w14:paraId="0A9744F1" w14:textId="580517B3" w:rsidR="00A3122E" w:rsidRDefault="00A3122E" w:rsidP="00A3122E">
            <w:pPr>
              <w:pStyle w:val="TABLE-cell"/>
              <w:rPr>
                <w:ins w:id="16981" w:author="Charles Gifford" w:date="2017-03-20T14:41:00Z"/>
                <w:szCs w:val="20"/>
                <w:lang w:val="en-US"/>
              </w:rPr>
            </w:pPr>
            <w:ins w:id="16982" w:author="Charles Gifford" w:date="2017-03-20T14:41:00Z">
              <w:r>
                <w:rPr>
                  <w:szCs w:val="20"/>
                  <w:lang w:val="en-US"/>
                </w:rPr>
                <w:t>Operations schedule</w:t>
              </w:r>
            </w:ins>
          </w:p>
        </w:tc>
        <w:tc>
          <w:tcPr>
            <w:tcW w:w="2070" w:type="dxa"/>
            <w:shd w:val="clear" w:color="auto" w:fill="auto"/>
          </w:tcPr>
          <w:p w14:paraId="683C8EC4" w14:textId="13C45A2E" w:rsidR="00A3122E" w:rsidRDefault="00A3122E" w:rsidP="00A3122E">
            <w:pPr>
              <w:pStyle w:val="TABLE-cell"/>
              <w:rPr>
                <w:ins w:id="16983" w:author="Charles Gifford" w:date="2017-03-20T14:41:00Z"/>
                <w:szCs w:val="20"/>
                <w:lang w:val="en-US"/>
              </w:rPr>
            </w:pPr>
            <w:ins w:id="16984" w:author="Charles Gifford" w:date="2017-03-20T14:41:00Z">
              <w:r>
                <w:rPr>
                  <w:szCs w:val="20"/>
                  <w:lang w:val="en-US"/>
                </w:rPr>
                <w:t>Operations schedule</w:t>
              </w:r>
            </w:ins>
          </w:p>
        </w:tc>
        <w:tc>
          <w:tcPr>
            <w:tcW w:w="1170" w:type="dxa"/>
            <w:shd w:val="clear" w:color="auto" w:fill="auto"/>
          </w:tcPr>
          <w:p w14:paraId="763DDE66" w14:textId="2E509D8E" w:rsidR="00A3122E" w:rsidRDefault="00A3122E" w:rsidP="00A3122E">
            <w:pPr>
              <w:pStyle w:val="TABLE-cell"/>
              <w:rPr>
                <w:ins w:id="16985" w:author="Charles Gifford" w:date="2017-03-20T14:41:00Z"/>
                <w:szCs w:val="20"/>
                <w:lang w:val="en-US"/>
              </w:rPr>
            </w:pPr>
            <w:ins w:id="16986" w:author="Charles Gifford" w:date="2017-03-20T14:41:00Z">
              <w:r>
                <w:rPr>
                  <w:szCs w:val="20"/>
                  <w:lang w:val="en-US"/>
                </w:rPr>
                <w:t>0..1</w:t>
              </w:r>
            </w:ins>
          </w:p>
        </w:tc>
        <w:tc>
          <w:tcPr>
            <w:tcW w:w="3690" w:type="dxa"/>
            <w:shd w:val="clear" w:color="auto" w:fill="auto"/>
          </w:tcPr>
          <w:p w14:paraId="58899326" w14:textId="19943521" w:rsidR="00A3122E" w:rsidRPr="00A3122E" w:rsidRDefault="00A3122E" w:rsidP="00A3122E">
            <w:pPr>
              <w:pStyle w:val="TABLE-cell"/>
              <w:rPr>
                <w:ins w:id="16987" w:author="Charles Gifford" w:date="2017-03-20T14:44:00Z"/>
                <w:lang w:val="en-US"/>
              </w:rPr>
            </w:pPr>
            <w:ins w:id="16988" w:author="Charles Gifford" w:date="2017-03-20T14:44:00Z">
              <w:r w:rsidRPr="00A3122E">
                <w:rPr>
                  <w:lang w:val="en-US"/>
                </w:rPr>
                <w:t>An identification of t</w:t>
              </w:r>
              <w:r>
                <w:rPr>
                  <w:lang w:val="en-US"/>
                </w:rPr>
                <w:t xml:space="preserve">he associated </w:t>
              </w:r>
              <w:r w:rsidRPr="00E67CD6">
                <w:rPr>
                  <w:i/>
                  <w:lang w:val="en-US"/>
                </w:rPr>
                <w:t>operations schedule,</w:t>
              </w:r>
              <w:r w:rsidRPr="00A3122E">
                <w:rPr>
                  <w:lang w:val="en-US"/>
                </w:rPr>
                <w:t xml:space="preserve"> if applicable. </w:t>
              </w:r>
            </w:ins>
          </w:p>
          <w:p w14:paraId="3E89F028" w14:textId="024CB757" w:rsidR="00A3122E" w:rsidRPr="00BE0F67" w:rsidRDefault="00A3122E" w:rsidP="00A3122E">
            <w:pPr>
              <w:pStyle w:val="TABLE-cell"/>
              <w:rPr>
                <w:ins w:id="16989" w:author="Charles Gifford" w:date="2017-03-20T14:41:00Z"/>
                <w:lang w:val="en-US"/>
              </w:rPr>
            </w:pPr>
            <w:ins w:id="16990" w:author="Charles Gifford" w:date="2017-03-20T14:44:00Z">
              <w:r w:rsidRPr="00E67CD6">
                <w:rPr>
                  <w:i/>
                  <w:lang w:val="en-US"/>
                </w:rPr>
                <w:t>Operations performance</w:t>
              </w:r>
              <w:r w:rsidRPr="00A3122E">
                <w:rPr>
                  <w:lang w:val="en-US"/>
                </w:rPr>
                <w:t xml:space="preserve"> may not</w:t>
              </w:r>
              <w:r>
                <w:rPr>
                  <w:lang w:val="en-US"/>
                </w:rPr>
                <w:t xml:space="preserve"> relate to an </w:t>
              </w:r>
              <w:r w:rsidRPr="00E67CD6">
                <w:rPr>
                  <w:i/>
                  <w:lang w:val="en-US"/>
                </w:rPr>
                <w:t>operations schedule</w:t>
              </w:r>
              <w:r w:rsidRPr="00A3122E">
                <w:rPr>
                  <w:lang w:val="en-US"/>
                </w:rPr>
                <w:t>, it may be a report on all work for a specific time, or reported on by plant floor events.</w:t>
              </w:r>
            </w:ins>
          </w:p>
        </w:tc>
      </w:tr>
    </w:tbl>
    <w:p w14:paraId="10042374" w14:textId="424D3390" w:rsidR="009E6331" w:rsidRPr="001C220C" w:rsidRDefault="009E6331" w:rsidP="00DE6B19">
      <w:pPr>
        <w:pStyle w:val="TABLE-title"/>
        <w:rPr>
          <w:noProof/>
          <w:lang w:val="en-US"/>
        </w:rPr>
      </w:pPr>
      <w:bookmarkStart w:id="16991" w:name="_Ref161735991"/>
      <w:bookmarkStart w:id="16992" w:name="_Toc161631661"/>
      <w:bookmarkStart w:id="16993" w:name="_Toc266864190"/>
      <w:bookmarkStart w:id="16994" w:name="_Toc306621078"/>
      <w:bookmarkStart w:id="16995" w:name="_Toc320178474"/>
      <w:bookmarkStart w:id="16996" w:name="_Toc478492491"/>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ins w:id="16997" w:author="Charles Gifford" w:date="2017-03-22T20:13:00Z">
        <w:r w:rsidR="006A1BED">
          <w:rPr>
            <w:noProof/>
            <w:lang w:val="en-US"/>
          </w:rPr>
          <w:t>191</w:t>
        </w:r>
      </w:ins>
      <w:r w:rsidR="00FD29D6">
        <w:rPr>
          <w:lang w:val="en-US"/>
        </w:rPr>
        <w:fldChar w:fldCharType="end"/>
      </w:r>
      <w:bookmarkEnd w:id="16991"/>
      <w:r w:rsidRPr="001C220C">
        <w:rPr>
          <w:noProof/>
          <w:lang w:val="en-US"/>
        </w:rPr>
        <w:t xml:space="preserve"> </w:t>
      </w:r>
      <w:r w:rsidR="00DE6B19">
        <w:rPr>
          <w:lang w:val="en-US"/>
        </w:rPr>
        <w:t>–</w:t>
      </w:r>
      <w:r w:rsidRPr="001C220C">
        <w:rPr>
          <w:noProof/>
          <w:lang w:val="en-US"/>
        </w:rPr>
        <w:t xml:space="preserve"> </w:t>
      </w:r>
      <w:r w:rsidR="00D02368">
        <w:rPr>
          <w:lang w:val="en-US"/>
        </w:rPr>
        <w:t>O</w:t>
      </w:r>
      <w:r w:rsidR="006A5B9A" w:rsidRPr="001C220C">
        <w:rPr>
          <w:noProof/>
          <w:lang w:val="en-US"/>
        </w:rPr>
        <w:t>perations performance</w:t>
      </w:r>
      <w:bookmarkEnd w:id="16992"/>
      <w:bookmarkEnd w:id="16993"/>
      <w:bookmarkEnd w:id="16994"/>
      <w:bookmarkEnd w:id="16995"/>
      <w:r w:rsidR="00D02368" w:rsidRPr="00AC2193">
        <w:rPr>
          <w:lang w:val="en-US"/>
        </w:rPr>
        <w:t xml:space="preserve"> </w:t>
      </w:r>
      <w:r w:rsidR="00D02368">
        <w:rPr>
          <w:lang w:val="en-US"/>
        </w:rPr>
        <w:t>attributes</w:t>
      </w:r>
      <w:bookmarkEnd w:id="16996"/>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9E6331" w:rsidRPr="001C220C" w14:paraId="1C5B12F1" w14:textId="77777777">
        <w:trPr>
          <w:tblHeader/>
          <w:jc w:val="center"/>
        </w:trPr>
        <w:tc>
          <w:tcPr>
            <w:tcW w:w="1269" w:type="dxa"/>
          </w:tcPr>
          <w:p w14:paraId="09D0E38C" w14:textId="77777777" w:rsidR="009E6331" w:rsidRPr="001C220C" w:rsidRDefault="009E6331" w:rsidP="00D866F5">
            <w:pPr>
              <w:pStyle w:val="NormalTableHeader"/>
              <w:keepNext w:val="0"/>
              <w:spacing w:before="40"/>
              <w:rPr>
                <w:lang w:val="en-US"/>
              </w:rPr>
            </w:pPr>
            <w:r w:rsidRPr="001C220C">
              <w:rPr>
                <w:lang w:val="en-US"/>
              </w:rPr>
              <w:t>Attribute Name</w:t>
            </w:r>
          </w:p>
        </w:tc>
        <w:tc>
          <w:tcPr>
            <w:tcW w:w="2880" w:type="dxa"/>
          </w:tcPr>
          <w:p w14:paraId="2DB6337F" w14:textId="77777777" w:rsidR="009E6331" w:rsidRPr="001C220C" w:rsidRDefault="009E6331" w:rsidP="00D866F5">
            <w:pPr>
              <w:pStyle w:val="NormalTableHeader"/>
              <w:keepNext w:val="0"/>
              <w:spacing w:before="40"/>
              <w:rPr>
                <w:lang w:val="en-US"/>
              </w:rPr>
            </w:pPr>
            <w:r w:rsidRPr="001C220C">
              <w:rPr>
                <w:lang w:val="en-US"/>
              </w:rPr>
              <w:t>Description</w:t>
            </w:r>
          </w:p>
        </w:tc>
        <w:tc>
          <w:tcPr>
            <w:tcW w:w="1440" w:type="dxa"/>
          </w:tcPr>
          <w:p w14:paraId="41E26D79" w14:textId="77777777" w:rsidR="009E6331" w:rsidRPr="001C220C" w:rsidRDefault="00AE4770" w:rsidP="00D866F5">
            <w:pPr>
              <w:pStyle w:val="NormalTableHeader"/>
              <w:keepNext w:val="0"/>
              <w:spacing w:before="40"/>
              <w:rPr>
                <w:lang w:val="en-US"/>
              </w:rPr>
            </w:pPr>
            <w:r>
              <w:rPr>
                <w:lang w:val="en-US"/>
              </w:rPr>
              <w:t>Production example</w:t>
            </w:r>
            <w:r w:rsidR="009E6331" w:rsidRPr="001C220C">
              <w:rPr>
                <w:lang w:val="en-US"/>
              </w:rPr>
              <w:t>s</w:t>
            </w:r>
          </w:p>
        </w:tc>
        <w:tc>
          <w:tcPr>
            <w:tcW w:w="1297" w:type="dxa"/>
          </w:tcPr>
          <w:p w14:paraId="268E88BC" w14:textId="77777777" w:rsidR="009E6331" w:rsidRPr="001C220C" w:rsidRDefault="00AE4770" w:rsidP="00D866F5">
            <w:pPr>
              <w:pStyle w:val="NormalTableHeader"/>
              <w:keepNext w:val="0"/>
              <w:spacing w:before="40"/>
              <w:rPr>
                <w:lang w:val="en-US"/>
              </w:rPr>
            </w:pPr>
            <w:r>
              <w:rPr>
                <w:lang w:val="en-US"/>
              </w:rPr>
              <w:t>Maintenance example</w:t>
            </w:r>
            <w:r w:rsidR="009E6331" w:rsidRPr="001C220C">
              <w:rPr>
                <w:lang w:val="en-US"/>
              </w:rPr>
              <w:t>s</w:t>
            </w:r>
          </w:p>
        </w:tc>
        <w:tc>
          <w:tcPr>
            <w:tcW w:w="1080" w:type="dxa"/>
          </w:tcPr>
          <w:p w14:paraId="45205C9A" w14:textId="77777777" w:rsidR="009E6331" w:rsidRPr="001C220C" w:rsidRDefault="00AE4770" w:rsidP="00D866F5">
            <w:pPr>
              <w:pStyle w:val="NormalTableHeader"/>
              <w:keepNext w:val="0"/>
              <w:spacing w:before="40"/>
              <w:rPr>
                <w:lang w:val="en-US"/>
              </w:rPr>
            </w:pPr>
            <w:r>
              <w:rPr>
                <w:lang w:val="en-US"/>
              </w:rPr>
              <w:t>Quality example</w:t>
            </w:r>
            <w:r w:rsidR="009E6331" w:rsidRPr="001C220C">
              <w:rPr>
                <w:lang w:val="en-US"/>
              </w:rPr>
              <w:t>s</w:t>
            </w:r>
          </w:p>
        </w:tc>
        <w:tc>
          <w:tcPr>
            <w:tcW w:w="1080" w:type="dxa"/>
          </w:tcPr>
          <w:p w14:paraId="058D64A7" w14:textId="77777777" w:rsidR="009E6331" w:rsidRPr="001C220C" w:rsidRDefault="00AE4770" w:rsidP="00D866F5">
            <w:pPr>
              <w:pStyle w:val="NormalTableHeader"/>
              <w:keepNext w:val="0"/>
              <w:spacing w:before="40"/>
              <w:rPr>
                <w:lang w:val="en-US"/>
              </w:rPr>
            </w:pPr>
            <w:r>
              <w:rPr>
                <w:lang w:val="en-US"/>
              </w:rPr>
              <w:t>Inventory example</w:t>
            </w:r>
            <w:r w:rsidR="009E6331" w:rsidRPr="001C220C">
              <w:rPr>
                <w:lang w:val="en-US"/>
              </w:rPr>
              <w:t>s</w:t>
            </w:r>
          </w:p>
        </w:tc>
      </w:tr>
      <w:tr w:rsidR="009E6331" w:rsidRPr="001C220C" w14:paraId="5CBA97A9" w14:textId="77777777">
        <w:trPr>
          <w:cantSplit/>
          <w:jc w:val="center"/>
        </w:trPr>
        <w:tc>
          <w:tcPr>
            <w:tcW w:w="1269" w:type="dxa"/>
          </w:tcPr>
          <w:p w14:paraId="6CF26AD5" w14:textId="77777777" w:rsidR="009E6331" w:rsidRPr="001C220C" w:rsidRDefault="009E6331" w:rsidP="00D866F5">
            <w:pPr>
              <w:pStyle w:val="TableNormal1"/>
              <w:keepNext w:val="0"/>
              <w:rPr>
                <w:lang w:val="en-US"/>
              </w:rPr>
            </w:pPr>
            <w:r w:rsidRPr="001C220C">
              <w:rPr>
                <w:lang w:val="en-US"/>
              </w:rPr>
              <w:t>ID</w:t>
            </w:r>
          </w:p>
        </w:tc>
        <w:tc>
          <w:tcPr>
            <w:tcW w:w="2880" w:type="dxa"/>
          </w:tcPr>
          <w:p w14:paraId="2AF971EE" w14:textId="77777777" w:rsidR="009E6331" w:rsidRPr="001C220C" w:rsidRDefault="009E6331" w:rsidP="00D866F5">
            <w:pPr>
              <w:pStyle w:val="TableNormal1"/>
              <w:keepNext w:val="0"/>
              <w:rPr>
                <w:lang w:val="en-US"/>
              </w:rPr>
            </w:pPr>
            <w:r w:rsidRPr="001C220C">
              <w:rPr>
                <w:lang w:val="en-US"/>
              </w:rPr>
              <w:t xml:space="preserve">A unique identification of the </w:t>
            </w:r>
            <w:r w:rsidR="006A5B9A" w:rsidRPr="001C220C">
              <w:rPr>
                <w:i/>
                <w:lang w:val="en-US"/>
              </w:rPr>
              <w:t>operations performance</w:t>
            </w:r>
            <w:r w:rsidRPr="001C220C">
              <w:rPr>
                <w:lang w:val="en-US"/>
              </w:rPr>
              <w:t xml:space="preserve"> and could include version and revision identification.</w:t>
            </w:r>
          </w:p>
          <w:p w14:paraId="3E947760" w14:textId="77777777" w:rsidR="009E6331" w:rsidRPr="001C220C" w:rsidRDefault="009E6331" w:rsidP="00D866F5">
            <w:pPr>
              <w:pStyle w:val="TableNormal1"/>
              <w:keepNext w:val="0"/>
              <w:rPr>
                <w:lang w:val="en-US"/>
              </w:rPr>
            </w:pPr>
            <w:r w:rsidRPr="001C220C">
              <w:rPr>
                <w:lang w:val="en-US"/>
              </w:rPr>
              <w:t xml:space="preserve">The ID shall be used in other parts of the model when the </w:t>
            </w:r>
            <w:r w:rsidR="006A5B9A" w:rsidRPr="001C220C">
              <w:rPr>
                <w:i/>
                <w:lang w:val="en-US"/>
              </w:rPr>
              <w:t>operations performance</w:t>
            </w:r>
            <w:r w:rsidRPr="001C220C">
              <w:rPr>
                <w:i/>
                <w:lang w:val="en-US"/>
              </w:rPr>
              <w:t xml:space="preserve"> </w:t>
            </w:r>
            <w:r w:rsidRPr="001C220C">
              <w:rPr>
                <w:lang w:val="en-US"/>
              </w:rPr>
              <w:t>needs to be identified.</w:t>
            </w:r>
          </w:p>
        </w:tc>
        <w:tc>
          <w:tcPr>
            <w:tcW w:w="1440" w:type="dxa"/>
          </w:tcPr>
          <w:p w14:paraId="60B47564" w14:textId="77777777" w:rsidR="009E6331" w:rsidRPr="001C220C" w:rsidRDefault="009E6331" w:rsidP="00D866F5">
            <w:pPr>
              <w:pStyle w:val="TableNormal1"/>
              <w:keepNext w:val="0"/>
              <w:rPr>
                <w:lang w:val="en-US"/>
              </w:rPr>
            </w:pPr>
            <w:smartTag w:uri="urn:schemas-microsoft-com:office:smarttags" w:element="chsdate">
              <w:smartTagPr>
                <w:attr w:name="Year" w:val="1999"/>
                <w:attr w:name="Month" w:val="10"/>
                <w:attr w:name="Day" w:val="27"/>
                <w:attr w:name="IsLunarDate" w:val="False"/>
                <w:attr w:name="IsROCDate" w:val="False"/>
              </w:smartTagPr>
              <w:r w:rsidRPr="001C220C">
                <w:rPr>
                  <w:lang w:val="en-US"/>
                </w:rPr>
                <w:t>1999-10-27</w:t>
              </w:r>
            </w:smartTag>
            <w:r w:rsidRPr="001C220C">
              <w:rPr>
                <w:lang w:val="en-US"/>
              </w:rPr>
              <w:t>-A15</w:t>
            </w:r>
          </w:p>
        </w:tc>
        <w:tc>
          <w:tcPr>
            <w:tcW w:w="1297" w:type="dxa"/>
          </w:tcPr>
          <w:p w14:paraId="06085D2A" w14:textId="77777777" w:rsidR="009E6331" w:rsidRPr="001C220C" w:rsidRDefault="00C65A49" w:rsidP="00D866F5">
            <w:pPr>
              <w:pStyle w:val="TableNormal1"/>
              <w:keepNext w:val="0"/>
              <w:rPr>
                <w:lang w:val="en-US"/>
              </w:rPr>
            </w:pPr>
            <w:smartTag w:uri="urn:schemas-microsoft-com:office:smarttags" w:element="chmetcnv">
              <w:smartTagPr>
                <w:attr w:name="UnitName" w:val="m"/>
                <w:attr w:name="SourceValue" w:val="20061027"/>
                <w:attr w:name="HasSpace" w:val="False"/>
                <w:attr w:name="Negative" w:val="False"/>
                <w:attr w:name="NumberType" w:val="1"/>
                <w:attr w:name="TCSC" w:val="0"/>
              </w:smartTagPr>
              <w:r w:rsidRPr="001C220C">
                <w:rPr>
                  <w:lang w:val="en-US"/>
                </w:rPr>
                <w:t>20061027M</w:t>
              </w:r>
            </w:smartTag>
            <w:r w:rsidRPr="001C220C">
              <w:rPr>
                <w:lang w:val="en-US"/>
              </w:rPr>
              <w:t>04</w:t>
            </w:r>
          </w:p>
        </w:tc>
        <w:tc>
          <w:tcPr>
            <w:tcW w:w="1080" w:type="dxa"/>
          </w:tcPr>
          <w:p w14:paraId="09EAD3F3" w14:textId="77777777" w:rsidR="009E6331" w:rsidRPr="001C220C" w:rsidRDefault="000D2EB2" w:rsidP="00D866F5">
            <w:pPr>
              <w:pStyle w:val="TableNormal1"/>
              <w:keepNext w:val="0"/>
              <w:rPr>
                <w:lang w:val="en-US"/>
              </w:rPr>
            </w:pPr>
            <w:smartTag w:uri="urn:schemas-microsoft-com:office:smarttags" w:element="chmetcnv">
              <w:smartTagPr>
                <w:attr w:name="UnitName" w:val="m"/>
                <w:attr w:name="SourceValue" w:val="20061027"/>
                <w:attr w:name="HasSpace" w:val="False"/>
                <w:attr w:name="Negative" w:val="False"/>
                <w:attr w:name="NumberType" w:val="1"/>
                <w:attr w:name="TCSC" w:val="0"/>
              </w:smartTagPr>
              <w:r w:rsidRPr="001C220C">
                <w:rPr>
                  <w:lang w:val="en-US"/>
                </w:rPr>
                <w:t>20061027M</w:t>
              </w:r>
            </w:smartTag>
            <w:r w:rsidRPr="001C220C">
              <w:rPr>
                <w:lang w:val="en-US"/>
              </w:rPr>
              <w:t>04</w:t>
            </w:r>
          </w:p>
        </w:tc>
        <w:tc>
          <w:tcPr>
            <w:tcW w:w="1080" w:type="dxa"/>
          </w:tcPr>
          <w:p w14:paraId="10D1D3E4" w14:textId="77777777" w:rsidR="009E6331" w:rsidRPr="001C220C" w:rsidRDefault="000D2EB2" w:rsidP="00D866F5">
            <w:pPr>
              <w:pStyle w:val="TableNormal1"/>
              <w:keepNext w:val="0"/>
              <w:rPr>
                <w:lang w:val="en-US"/>
              </w:rPr>
            </w:pPr>
            <w:smartTag w:uri="urn:schemas-microsoft-com:office:smarttags" w:element="chmetcnv">
              <w:smartTagPr>
                <w:attr w:name="UnitName" w:val="m"/>
                <w:attr w:name="SourceValue" w:val="20061027"/>
                <w:attr w:name="HasSpace" w:val="False"/>
                <w:attr w:name="Negative" w:val="False"/>
                <w:attr w:name="NumberType" w:val="1"/>
                <w:attr w:name="TCSC" w:val="0"/>
              </w:smartTagPr>
              <w:r w:rsidRPr="001C220C">
                <w:rPr>
                  <w:lang w:val="en-US"/>
                </w:rPr>
                <w:t>20061027M</w:t>
              </w:r>
            </w:smartTag>
            <w:r w:rsidRPr="001C220C">
              <w:rPr>
                <w:lang w:val="en-US"/>
              </w:rPr>
              <w:t>04</w:t>
            </w:r>
          </w:p>
        </w:tc>
      </w:tr>
      <w:tr w:rsidR="00AC2193" w:rsidRPr="001C220C" w14:paraId="0CA25BB5" w14:textId="77777777">
        <w:trPr>
          <w:cantSplit/>
          <w:jc w:val="center"/>
        </w:trPr>
        <w:tc>
          <w:tcPr>
            <w:tcW w:w="1269" w:type="dxa"/>
          </w:tcPr>
          <w:p w14:paraId="7D591352" w14:textId="77777777" w:rsidR="00AC2193" w:rsidRPr="001C220C" w:rsidRDefault="00AC2193" w:rsidP="00D866F5">
            <w:pPr>
              <w:pStyle w:val="TableNormal1"/>
              <w:keepNext w:val="0"/>
              <w:rPr>
                <w:lang w:val="en-US"/>
              </w:rPr>
            </w:pPr>
            <w:r w:rsidRPr="001C220C">
              <w:rPr>
                <w:lang w:val="en-US"/>
              </w:rPr>
              <w:t>Description</w:t>
            </w:r>
          </w:p>
        </w:tc>
        <w:tc>
          <w:tcPr>
            <w:tcW w:w="2880" w:type="dxa"/>
          </w:tcPr>
          <w:p w14:paraId="5D472454" w14:textId="77777777" w:rsidR="00AC2193" w:rsidRPr="001C220C" w:rsidRDefault="00AC2193" w:rsidP="00D866F5">
            <w:pPr>
              <w:pStyle w:val="TableNormal1"/>
              <w:keepNext w:val="0"/>
              <w:rPr>
                <w:lang w:val="en-US"/>
              </w:rPr>
            </w:pPr>
            <w:r w:rsidRPr="001C220C">
              <w:rPr>
                <w:lang w:val="en-US"/>
              </w:rPr>
              <w:t xml:space="preserve">Contains additional information and descriptions of the </w:t>
            </w:r>
            <w:r w:rsidRPr="001C220C">
              <w:rPr>
                <w:i/>
                <w:lang w:val="en-US"/>
              </w:rPr>
              <w:t>operations performance.</w:t>
            </w:r>
          </w:p>
        </w:tc>
        <w:tc>
          <w:tcPr>
            <w:tcW w:w="1440" w:type="dxa"/>
          </w:tcPr>
          <w:p w14:paraId="0D4987F4" w14:textId="77777777" w:rsidR="00AC2193" w:rsidRPr="001C220C" w:rsidRDefault="00AC2193" w:rsidP="00D866F5">
            <w:pPr>
              <w:pStyle w:val="TableNormal1"/>
              <w:keepNext w:val="0"/>
              <w:rPr>
                <w:lang w:val="en-US"/>
              </w:rPr>
            </w:pPr>
            <w:r w:rsidRPr="001C220C">
              <w:rPr>
                <w:lang w:val="en-US"/>
              </w:rPr>
              <w:t xml:space="preserve">Operations performance report on </w:t>
            </w:r>
            <w:smartTag w:uri="urn:schemas-microsoft-com:office:smarttags" w:element="date">
              <w:smartTagPr>
                <w:attr w:name="ls" w:val="trans"/>
                <w:attr w:name="Month" w:val="10"/>
                <w:attr w:name="Day" w:val="27"/>
                <w:attr w:name="Year" w:val="1999"/>
              </w:smartTagPr>
              <w:r w:rsidRPr="001C220C">
                <w:rPr>
                  <w:lang w:val="en-US"/>
                </w:rPr>
                <w:t>Oct 27, 1999</w:t>
              </w:r>
            </w:smartTag>
            <w:r w:rsidRPr="001C220C">
              <w:rPr>
                <w:lang w:val="en-US"/>
              </w:rPr>
              <w:t xml:space="preserve"> operations schedule.</w:t>
            </w:r>
          </w:p>
        </w:tc>
        <w:tc>
          <w:tcPr>
            <w:tcW w:w="1297" w:type="dxa"/>
          </w:tcPr>
          <w:p w14:paraId="58F16286" w14:textId="77777777" w:rsidR="00AC2193" w:rsidRPr="001C220C" w:rsidRDefault="00AC2193" w:rsidP="00D866F5">
            <w:pPr>
              <w:pStyle w:val="TableNormal1"/>
              <w:keepNext w:val="0"/>
              <w:rPr>
                <w:lang w:val="en-US"/>
              </w:rPr>
            </w:pPr>
            <w:r w:rsidRPr="001C220C">
              <w:rPr>
                <w:lang w:val="en-US"/>
              </w:rPr>
              <w:t>Maintenance performance message</w:t>
            </w:r>
          </w:p>
        </w:tc>
        <w:tc>
          <w:tcPr>
            <w:tcW w:w="1080" w:type="dxa"/>
          </w:tcPr>
          <w:p w14:paraId="3F5D8213" w14:textId="77777777" w:rsidR="00AC2193" w:rsidRPr="001C220C" w:rsidRDefault="007A69EF" w:rsidP="00D866F5">
            <w:pPr>
              <w:pStyle w:val="TableNormal1"/>
              <w:keepNext w:val="0"/>
              <w:rPr>
                <w:lang w:val="en-US"/>
              </w:rPr>
            </w:pPr>
            <w:r>
              <w:rPr>
                <w:lang w:val="en-US"/>
              </w:rPr>
              <w:t>(not applicable)</w:t>
            </w:r>
          </w:p>
        </w:tc>
        <w:tc>
          <w:tcPr>
            <w:tcW w:w="1080" w:type="dxa"/>
          </w:tcPr>
          <w:p w14:paraId="0153F31D" w14:textId="77777777" w:rsidR="00AC2193" w:rsidRPr="001C220C" w:rsidRDefault="007A69EF" w:rsidP="00D866F5">
            <w:pPr>
              <w:pStyle w:val="TableNormal1"/>
              <w:keepNext w:val="0"/>
              <w:rPr>
                <w:lang w:val="en-US"/>
              </w:rPr>
            </w:pPr>
            <w:r>
              <w:rPr>
                <w:lang w:val="en-US"/>
              </w:rPr>
              <w:t>(not applicable)</w:t>
            </w:r>
          </w:p>
        </w:tc>
      </w:tr>
      <w:tr w:rsidR="00AC2193" w:rsidRPr="001C220C" w14:paraId="7EB5B36D" w14:textId="77777777">
        <w:trPr>
          <w:cantSplit/>
          <w:jc w:val="center"/>
        </w:trPr>
        <w:tc>
          <w:tcPr>
            <w:tcW w:w="1269" w:type="dxa"/>
          </w:tcPr>
          <w:p w14:paraId="4BA4DCC3" w14:textId="77777777" w:rsidR="00AC2193" w:rsidRPr="001C220C" w:rsidRDefault="00AC2193" w:rsidP="00D866F5">
            <w:pPr>
              <w:pStyle w:val="TableNormal1"/>
              <w:keepNext w:val="0"/>
              <w:rPr>
                <w:lang w:val="en-US"/>
              </w:rPr>
            </w:pPr>
            <w:r w:rsidRPr="001C220C">
              <w:rPr>
                <w:lang w:val="en-US"/>
              </w:rPr>
              <w:t>Operations type</w:t>
            </w:r>
          </w:p>
        </w:tc>
        <w:tc>
          <w:tcPr>
            <w:tcW w:w="2880" w:type="dxa"/>
          </w:tcPr>
          <w:p w14:paraId="0EB5F80D" w14:textId="77777777" w:rsidR="00804AB9" w:rsidRDefault="00AC2193" w:rsidP="00D866F5">
            <w:pPr>
              <w:pStyle w:val="TableNormal1"/>
              <w:keepNext w:val="0"/>
              <w:rPr>
                <w:lang w:val="en-US"/>
              </w:rPr>
            </w:pPr>
            <w:r w:rsidRPr="001C220C">
              <w:rPr>
                <w:lang w:val="en-US"/>
              </w:rPr>
              <w:t>Describes the category of operations. Required attribute</w:t>
            </w:r>
            <w:r w:rsidR="00E731C0">
              <w:rPr>
                <w:lang w:val="en-US"/>
              </w:rPr>
              <w:t>.</w:t>
            </w:r>
            <w:r w:rsidR="00804AB9">
              <w:rPr>
                <w:lang w:val="en-US"/>
              </w:rPr>
              <w:t xml:space="preserve">  </w:t>
            </w:r>
            <w:r w:rsidRPr="001C220C">
              <w:rPr>
                <w:lang w:val="en-US"/>
              </w:rPr>
              <w:t xml:space="preserve">Defined values are: </w:t>
            </w:r>
          </w:p>
          <w:p w14:paraId="75F9C65D" w14:textId="77777777" w:rsidR="00AC2193" w:rsidRPr="001C220C" w:rsidRDefault="00AC2193" w:rsidP="00D866F5">
            <w:pPr>
              <w:pStyle w:val="TableNormal1"/>
              <w:keepNext w:val="0"/>
              <w:rPr>
                <w:lang w:val="en-US"/>
              </w:rPr>
            </w:pPr>
            <w:r w:rsidRPr="001C220C">
              <w:rPr>
                <w:lang w:val="en-US"/>
              </w:rPr>
              <w:t xml:space="preserve">Production, </w:t>
            </w:r>
            <w:r w:rsidR="00E731C0">
              <w:rPr>
                <w:lang w:val="en-US"/>
              </w:rPr>
              <w:t>m</w:t>
            </w:r>
            <w:r w:rsidRPr="001C220C">
              <w:rPr>
                <w:lang w:val="en-US"/>
              </w:rPr>
              <w:t xml:space="preserve">aintenance, </w:t>
            </w:r>
            <w:r w:rsidR="00E731C0">
              <w:rPr>
                <w:lang w:val="en-US"/>
              </w:rPr>
              <w:t>q</w:t>
            </w:r>
            <w:r w:rsidRPr="001C220C">
              <w:rPr>
                <w:lang w:val="en-US"/>
              </w:rPr>
              <w:t xml:space="preserve">uality, </w:t>
            </w:r>
            <w:r w:rsidR="00E731C0">
              <w:rPr>
                <w:lang w:val="en-US"/>
              </w:rPr>
              <w:t>i</w:t>
            </w:r>
            <w:r w:rsidRPr="001C220C">
              <w:rPr>
                <w:lang w:val="en-US"/>
              </w:rPr>
              <w:t xml:space="preserve">nventory, or </w:t>
            </w:r>
            <w:r w:rsidR="00E731C0">
              <w:rPr>
                <w:lang w:val="en-US"/>
              </w:rPr>
              <w:t>m</w:t>
            </w:r>
            <w:r w:rsidRPr="001C220C">
              <w:rPr>
                <w:lang w:val="en-US"/>
              </w:rPr>
              <w:t xml:space="preserve">ixed. </w:t>
            </w:r>
          </w:p>
          <w:p w14:paraId="0A3BCE1B" w14:textId="77777777" w:rsidR="00AC2193" w:rsidRPr="001C220C" w:rsidRDefault="00AC2193" w:rsidP="00D866F5">
            <w:pPr>
              <w:pStyle w:val="TableNormal1"/>
              <w:keepNext w:val="0"/>
              <w:rPr>
                <w:lang w:val="en-US"/>
              </w:rPr>
            </w:pPr>
            <w:r w:rsidRPr="001C220C">
              <w:rPr>
                <w:lang w:val="en-US"/>
              </w:rPr>
              <w:t xml:space="preserve">“Mixed” shall be used when </w:t>
            </w:r>
            <w:r w:rsidRPr="00E731C0">
              <w:rPr>
                <w:i/>
                <w:lang w:val="en-US"/>
              </w:rPr>
              <w:t xml:space="preserve">operations performance </w:t>
            </w:r>
            <w:r w:rsidRPr="001C220C">
              <w:rPr>
                <w:lang w:val="en-US"/>
              </w:rPr>
              <w:t xml:space="preserve">contains several categories of </w:t>
            </w:r>
            <w:r w:rsidRPr="00E731C0">
              <w:rPr>
                <w:i/>
                <w:lang w:val="en-US"/>
              </w:rPr>
              <w:t>operations responses</w:t>
            </w:r>
            <w:r w:rsidRPr="001C220C">
              <w:rPr>
                <w:lang w:val="en-US"/>
              </w:rPr>
              <w:t xml:space="preserve"> or </w:t>
            </w:r>
            <w:r w:rsidRPr="00E731C0">
              <w:rPr>
                <w:i/>
                <w:lang w:val="en-US"/>
              </w:rPr>
              <w:t>segment responses.</w:t>
            </w:r>
          </w:p>
        </w:tc>
        <w:tc>
          <w:tcPr>
            <w:tcW w:w="1440" w:type="dxa"/>
          </w:tcPr>
          <w:p w14:paraId="335EA013" w14:textId="77777777" w:rsidR="00AC2193" w:rsidRPr="001C220C" w:rsidRDefault="00AC2193" w:rsidP="00D866F5">
            <w:pPr>
              <w:pStyle w:val="TableNormal1"/>
              <w:keepNext w:val="0"/>
              <w:rPr>
                <w:lang w:val="en-US"/>
              </w:rPr>
            </w:pPr>
            <w:r w:rsidRPr="001C220C">
              <w:rPr>
                <w:lang w:val="en-US"/>
              </w:rPr>
              <w:t>Production</w:t>
            </w:r>
          </w:p>
        </w:tc>
        <w:tc>
          <w:tcPr>
            <w:tcW w:w="1297" w:type="dxa"/>
          </w:tcPr>
          <w:p w14:paraId="502FD091" w14:textId="77777777" w:rsidR="00AC2193" w:rsidRPr="001C220C" w:rsidRDefault="00AC2193" w:rsidP="00D866F5">
            <w:pPr>
              <w:pStyle w:val="TableNormal1"/>
              <w:keepNext w:val="0"/>
              <w:rPr>
                <w:lang w:val="en-US"/>
              </w:rPr>
            </w:pPr>
            <w:r w:rsidRPr="001C220C">
              <w:rPr>
                <w:lang w:val="en-US"/>
              </w:rPr>
              <w:t>Maintenance</w:t>
            </w:r>
          </w:p>
        </w:tc>
        <w:tc>
          <w:tcPr>
            <w:tcW w:w="1080" w:type="dxa"/>
          </w:tcPr>
          <w:p w14:paraId="55613872" w14:textId="77777777" w:rsidR="00AC2193" w:rsidRPr="001C220C" w:rsidRDefault="00AC2193" w:rsidP="00D866F5">
            <w:pPr>
              <w:pStyle w:val="TableNormal1"/>
              <w:keepNext w:val="0"/>
              <w:rPr>
                <w:lang w:val="en-US"/>
              </w:rPr>
            </w:pPr>
            <w:r w:rsidRPr="001C220C">
              <w:rPr>
                <w:lang w:val="en-US"/>
              </w:rPr>
              <w:t>Quality</w:t>
            </w:r>
          </w:p>
        </w:tc>
        <w:tc>
          <w:tcPr>
            <w:tcW w:w="1080" w:type="dxa"/>
          </w:tcPr>
          <w:p w14:paraId="0DBF4B3A" w14:textId="77777777" w:rsidR="00AC2193" w:rsidRPr="001C220C" w:rsidRDefault="00AC2193" w:rsidP="00D866F5">
            <w:pPr>
              <w:pStyle w:val="TableNormal1"/>
              <w:keepNext w:val="0"/>
              <w:rPr>
                <w:lang w:val="en-US"/>
              </w:rPr>
            </w:pPr>
            <w:r w:rsidRPr="001C220C">
              <w:rPr>
                <w:lang w:val="en-US"/>
              </w:rPr>
              <w:t>Inventory</w:t>
            </w:r>
          </w:p>
        </w:tc>
      </w:tr>
      <w:tr w:rsidR="00AC2193" w:rsidRPr="001C220C" w14:paraId="3EAF25CF" w14:textId="77777777">
        <w:trPr>
          <w:cantSplit/>
          <w:jc w:val="center"/>
        </w:trPr>
        <w:tc>
          <w:tcPr>
            <w:tcW w:w="1269" w:type="dxa"/>
          </w:tcPr>
          <w:p w14:paraId="1BB1681E" w14:textId="52F855C2" w:rsidR="00AC2193" w:rsidRPr="001C220C" w:rsidRDefault="00AC2193" w:rsidP="00D866F5">
            <w:pPr>
              <w:pStyle w:val="TableNormal1"/>
              <w:keepNext w:val="0"/>
              <w:rPr>
                <w:lang w:val="en-US"/>
              </w:rPr>
            </w:pPr>
            <w:del w:id="16998" w:author="Charles Gifford" w:date="2017-03-09T23:06:00Z">
              <w:r w:rsidRPr="001C220C" w:rsidDel="00954C5A">
                <w:rPr>
                  <w:lang w:val="en-US"/>
                </w:rPr>
                <w:delText>Operations schedule</w:delText>
              </w:r>
            </w:del>
          </w:p>
        </w:tc>
        <w:tc>
          <w:tcPr>
            <w:tcW w:w="2880" w:type="dxa"/>
          </w:tcPr>
          <w:p w14:paraId="7FF402C3" w14:textId="53D2A45D" w:rsidR="00AC2193" w:rsidRPr="001C220C" w:rsidRDefault="00AC2193" w:rsidP="00D866F5">
            <w:pPr>
              <w:pStyle w:val="TableNormal1"/>
              <w:keepNext w:val="0"/>
              <w:rPr>
                <w:lang w:val="en-US"/>
              </w:rPr>
            </w:pPr>
            <w:del w:id="16999" w:author="Charles Gifford" w:date="2017-03-09T23:06:00Z">
              <w:r w:rsidRPr="001C220C" w:rsidDel="00954C5A">
                <w:rPr>
                  <w:lang w:val="en-US"/>
                </w:rPr>
                <w:delText xml:space="preserve">An identification of the associated </w:delText>
              </w:r>
              <w:r w:rsidRPr="001C220C" w:rsidDel="00954C5A">
                <w:rPr>
                  <w:i/>
                  <w:lang w:val="en-US"/>
                </w:rPr>
                <w:delText>operations schedule</w:delText>
              </w:r>
              <w:r w:rsidRPr="001C220C" w:rsidDel="00954C5A">
                <w:rPr>
                  <w:lang w:val="en-US"/>
                </w:rPr>
                <w:delText xml:space="preserve">, if applicable. </w:delText>
              </w:r>
            </w:del>
          </w:p>
        </w:tc>
        <w:tc>
          <w:tcPr>
            <w:tcW w:w="1440" w:type="dxa"/>
          </w:tcPr>
          <w:p w14:paraId="4F1AF810" w14:textId="0E0AF012" w:rsidR="00AC2193" w:rsidRPr="001C220C" w:rsidRDefault="00AC2193" w:rsidP="00D866F5">
            <w:pPr>
              <w:pStyle w:val="TableNormal1"/>
              <w:keepNext w:val="0"/>
              <w:rPr>
                <w:lang w:val="en-US"/>
              </w:rPr>
            </w:pPr>
            <w:smartTag w:uri="urn:schemas-microsoft-com:office:smarttags" w:element="chsdate">
              <w:smartTagPr>
                <w:attr w:name="Year" w:val="1999"/>
                <w:attr w:name="Month" w:val="10"/>
                <w:attr w:name="Day" w:val="27"/>
                <w:attr w:name="IsLunarDate" w:val="False"/>
                <w:attr w:name="IsROCDate" w:val="False"/>
              </w:smartTagPr>
              <w:del w:id="17000" w:author="Charles Gifford" w:date="2017-03-09T23:06:00Z">
                <w:r w:rsidRPr="001C220C" w:rsidDel="00954C5A">
                  <w:rPr>
                    <w:lang w:val="en-US"/>
                  </w:rPr>
                  <w:delText>1999-10-27</w:delText>
                </w:r>
              </w:del>
            </w:smartTag>
            <w:del w:id="17001" w:author="Charles Gifford" w:date="2017-03-09T23:06:00Z">
              <w:r w:rsidRPr="001C220C" w:rsidDel="00954C5A">
                <w:rPr>
                  <w:lang w:val="en-US"/>
                </w:rPr>
                <w:delText>-A15</w:delText>
              </w:r>
            </w:del>
          </w:p>
        </w:tc>
        <w:tc>
          <w:tcPr>
            <w:tcW w:w="1297" w:type="dxa"/>
          </w:tcPr>
          <w:p w14:paraId="58AB5627" w14:textId="56EAF020" w:rsidR="00AC2193" w:rsidRPr="001C220C" w:rsidRDefault="00AC2193" w:rsidP="00D866F5">
            <w:pPr>
              <w:pStyle w:val="TableNormal1"/>
              <w:keepNext w:val="0"/>
              <w:rPr>
                <w:lang w:val="en-US"/>
              </w:rPr>
            </w:pPr>
            <w:del w:id="17002" w:author="Charles Gifford" w:date="2017-03-09T23:06:00Z">
              <w:r w:rsidRPr="001C220C" w:rsidDel="00954C5A">
                <w:rPr>
                  <w:lang w:val="en-US"/>
                </w:rPr>
                <w:delText>MWOIDND</w:delText>
              </w:r>
            </w:del>
          </w:p>
        </w:tc>
        <w:tc>
          <w:tcPr>
            <w:tcW w:w="1080" w:type="dxa"/>
          </w:tcPr>
          <w:p w14:paraId="4014F5ED" w14:textId="01F60A04" w:rsidR="00AC2193" w:rsidRPr="001C220C" w:rsidRDefault="00AC2193" w:rsidP="00D866F5">
            <w:pPr>
              <w:pStyle w:val="TableNormal1"/>
              <w:keepNext w:val="0"/>
              <w:rPr>
                <w:lang w:val="en-US"/>
              </w:rPr>
            </w:pPr>
            <w:del w:id="17003" w:author="Charles Gifford" w:date="2017-03-09T23:06:00Z">
              <w:r w:rsidRPr="001C220C" w:rsidDel="00954C5A">
                <w:rPr>
                  <w:lang w:val="en-US"/>
                </w:rPr>
                <w:delText>QTEST55</w:delText>
              </w:r>
            </w:del>
          </w:p>
        </w:tc>
        <w:tc>
          <w:tcPr>
            <w:tcW w:w="1080" w:type="dxa"/>
          </w:tcPr>
          <w:p w14:paraId="7F2B642E" w14:textId="6EBDC9DD" w:rsidR="00AC2193" w:rsidRPr="001C220C" w:rsidRDefault="00AC2193" w:rsidP="00D866F5">
            <w:pPr>
              <w:pStyle w:val="TableNormal1"/>
              <w:keepNext w:val="0"/>
              <w:rPr>
                <w:lang w:val="en-US"/>
              </w:rPr>
            </w:pPr>
            <w:del w:id="17004" w:author="Charles Gifford" w:date="2017-03-09T23:06:00Z">
              <w:r w:rsidRPr="001C220C" w:rsidDel="00954C5A">
                <w:rPr>
                  <w:lang w:val="en-US"/>
                </w:rPr>
                <w:delText>MOVE99</w:delText>
              </w:r>
            </w:del>
          </w:p>
        </w:tc>
      </w:tr>
      <w:tr w:rsidR="00AC2193" w:rsidRPr="001C220C" w14:paraId="3B42CF36" w14:textId="77777777">
        <w:trPr>
          <w:cantSplit/>
          <w:jc w:val="center"/>
        </w:trPr>
        <w:tc>
          <w:tcPr>
            <w:tcW w:w="1269" w:type="dxa"/>
          </w:tcPr>
          <w:p w14:paraId="604A3BA8" w14:textId="77777777" w:rsidR="00AC2193" w:rsidRPr="001C220C" w:rsidRDefault="00AC2193" w:rsidP="00D866F5">
            <w:pPr>
              <w:pStyle w:val="TableNormal1"/>
              <w:keepNext w:val="0"/>
              <w:rPr>
                <w:lang w:val="en-US"/>
              </w:rPr>
            </w:pPr>
            <w:r w:rsidRPr="001C220C">
              <w:rPr>
                <w:lang w:val="en-US"/>
              </w:rPr>
              <w:t xml:space="preserve">Start </w:t>
            </w:r>
            <w:r w:rsidR="00E731C0">
              <w:rPr>
                <w:lang w:val="en-US"/>
              </w:rPr>
              <w:t>t</w:t>
            </w:r>
            <w:r w:rsidRPr="001C220C">
              <w:rPr>
                <w:lang w:val="en-US"/>
              </w:rPr>
              <w:t>ime</w:t>
            </w:r>
          </w:p>
        </w:tc>
        <w:tc>
          <w:tcPr>
            <w:tcW w:w="2880" w:type="dxa"/>
          </w:tcPr>
          <w:p w14:paraId="1ADF847C" w14:textId="77777777" w:rsidR="00AC2193" w:rsidRPr="001C220C" w:rsidRDefault="00AC2193" w:rsidP="00D866F5">
            <w:pPr>
              <w:pStyle w:val="TableNormal1"/>
              <w:keepNext w:val="0"/>
              <w:rPr>
                <w:lang w:val="en-US"/>
              </w:rPr>
            </w:pPr>
            <w:r w:rsidRPr="001C220C">
              <w:rPr>
                <w:lang w:val="en-US"/>
              </w:rPr>
              <w:t xml:space="preserve">The starting time of the associated </w:t>
            </w:r>
            <w:r w:rsidRPr="001C220C">
              <w:rPr>
                <w:i/>
                <w:lang w:val="en-US"/>
              </w:rPr>
              <w:t>operations performance</w:t>
            </w:r>
            <w:r w:rsidRPr="001C220C">
              <w:rPr>
                <w:lang w:val="en-US"/>
              </w:rPr>
              <w:t>, if applicable</w:t>
            </w:r>
            <w:r w:rsidR="008558A5">
              <w:rPr>
                <w:lang w:val="en-US"/>
              </w:rPr>
              <w:t xml:space="preserve">. </w:t>
            </w:r>
          </w:p>
        </w:tc>
        <w:tc>
          <w:tcPr>
            <w:tcW w:w="1440" w:type="dxa"/>
          </w:tcPr>
          <w:p w14:paraId="0BEA4478" w14:textId="77777777" w:rsidR="00AC2193" w:rsidRPr="001C220C" w:rsidRDefault="00AC2193" w:rsidP="00D866F5">
            <w:pPr>
              <w:pStyle w:val="TableNormal1"/>
              <w:keepNext w:val="0"/>
              <w:rPr>
                <w:lang w:val="en-US"/>
              </w:rPr>
            </w:pPr>
            <w:smartTag w:uri="urn:schemas-microsoft-com:office:smarttags" w:element="chsdate">
              <w:smartTagPr>
                <w:attr w:name="Year" w:val="1999"/>
                <w:attr w:name="Month" w:val="10"/>
                <w:attr w:name="Day" w:val="28"/>
                <w:attr w:name="IsLunarDate" w:val="False"/>
                <w:attr w:name="IsROCDate" w:val="False"/>
              </w:smartTagPr>
              <w:smartTag w:uri="urn:schemas-microsoft-com:office:smarttags" w:element="date">
                <w:smartTagPr>
                  <w:attr w:name="Year" w:val="1999"/>
                  <w:attr w:name="Day" w:val="28"/>
                  <w:attr w:name="Month" w:val="10"/>
                  <w:attr w:name="ls" w:val="trans"/>
                </w:smartTagPr>
                <w:r w:rsidRPr="001C220C">
                  <w:rPr>
                    <w:lang w:val="en-US"/>
                  </w:rPr>
                  <w:t>10-28-1999</w:t>
                </w:r>
              </w:smartTag>
            </w:smartTag>
          </w:p>
        </w:tc>
        <w:tc>
          <w:tcPr>
            <w:tcW w:w="1297" w:type="dxa"/>
          </w:tcPr>
          <w:p w14:paraId="355164A5" w14:textId="77777777" w:rsidR="00AC2193" w:rsidRPr="001C220C" w:rsidRDefault="00AC2193" w:rsidP="00D866F5">
            <w:pPr>
              <w:pStyle w:val="TableNormal1"/>
              <w:keepNext w:val="0"/>
              <w:rPr>
                <w:lang w:val="en-US"/>
              </w:rPr>
            </w:pPr>
            <w:r w:rsidRPr="001C220C">
              <w:rPr>
                <w:lang w:val="en-US"/>
              </w:rPr>
              <w:t>10-28-2006 2:00 UTC</w:t>
            </w:r>
          </w:p>
        </w:tc>
        <w:tc>
          <w:tcPr>
            <w:tcW w:w="1080" w:type="dxa"/>
          </w:tcPr>
          <w:p w14:paraId="0E8ED880" w14:textId="77777777" w:rsidR="00AC2193" w:rsidRPr="001C220C" w:rsidRDefault="00AC2193" w:rsidP="00D866F5">
            <w:pPr>
              <w:pStyle w:val="TableNormal1"/>
              <w:keepNext w:val="0"/>
              <w:rPr>
                <w:lang w:val="en-US"/>
              </w:rPr>
            </w:pPr>
            <w:r w:rsidRPr="001C220C">
              <w:rPr>
                <w:lang w:val="en-US"/>
              </w:rPr>
              <w:t>10-28-2006 2:00 UTC</w:t>
            </w:r>
          </w:p>
        </w:tc>
        <w:tc>
          <w:tcPr>
            <w:tcW w:w="1080" w:type="dxa"/>
          </w:tcPr>
          <w:p w14:paraId="19144FB7" w14:textId="77777777" w:rsidR="00AC2193" w:rsidRPr="001C220C" w:rsidRDefault="00AC2193" w:rsidP="00D866F5">
            <w:pPr>
              <w:pStyle w:val="TableNormal1"/>
              <w:keepNext w:val="0"/>
              <w:rPr>
                <w:lang w:val="en-US"/>
              </w:rPr>
            </w:pPr>
            <w:r w:rsidRPr="001C220C">
              <w:rPr>
                <w:lang w:val="en-US"/>
              </w:rPr>
              <w:t>10-28-2006 2:00 UTC</w:t>
            </w:r>
          </w:p>
        </w:tc>
      </w:tr>
      <w:tr w:rsidR="00AC2193" w:rsidRPr="001C220C" w14:paraId="63F55059" w14:textId="77777777">
        <w:trPr>
          <w:cantSplit/>
          <w:jc w:val="center"/>
        </w:trPr>
        <w:tc>
          <w:tcPr>
            <w:tcW w:w="1269" w:type="dxa"/>
          </w:tcPr>
          <w:p w14:paraId="0D141925" w14:textId="77777777" w:rsidR="00AC2193" w:rsidRPr="001C220C" w:rsidRDefault="00AC2193" w:rsidP="00D866F5">
            <w:pPr>
              <w:pStyle w:val="TableNormal1"/>
              <w:keepNext w:val="0"/>
              <w:rPr>
                <w:lang w:val="en-US"/>
              </w:rPr>
            </w:pPr>
            <w:r w:rsidRPr="001C220C">
              <w:rPr>
                <w:lang w:val="en-US"/>
              </w:rPr>
              <w:t xml:space="preserve">End </w:t>
            </w:r>
            <w:r w:rsidR="00E731C0">
              <w:rPr>
                <w:lang w:val="en-US"/>
              </w:rPr>
              <w:t>t</w:t>
            </w:r>
            <w:r w:rsidRPr="001C220C">
              <w:rPr>
                <w:lang w:val="en-US"/>
              </w:rPr>
              <w:t>ime</w:t>
            </w:r>
          </w:p>
        </w:tc>
        <w:tc>
          <w:tcPr>
            <w:tcW w:w="2880" w:type="dxa"/>
          </w:tcPr>
          <w:p w14:paraId="571561B4" w14:textId="77777777" w:rsidR="00AC2193" w:rsidRPr="001C220C" w:rsidRDefault="00AC2193" w:rsidP="00D866F5">
            <w:pPr>
              <w:pStyle w:val="TableNormal1"/>
              <w:keepNext w:val="0"/>
              <w:rPr>
                <w:lang w:val="en-US"/>
              </w:rPr>
            </w:pPr>
            <w:r w:rsidRPr="001C220C">
              <w:rPr>
                <w:lang w:val="en-US"/>
              </w:rPr>
              <w:t xml:space="preserve">The ending time of the associated </w:t>
            </w:r>
            <w:r w:rsidRPr="001C220C">
              <w:rPr>
                <w:i/>
                <w:lang w:val="en-US"/>
              </w:rPr>
              <w:t>operations performance</w:t>
            </w:r>
            <w:r w:rsidRPr="001C220C">
              <w:rPr>
                <w:lang w:val="en-US"/>
              </w:rPr>
              <w:t>, if applicable</w:t>
            </w:r>
            <w:r w:rsidR="008558A5">
              <w:rPr>
                <w:lang w:val="en-US"/>
              </w:rPr>
              <w:t xml:space="preserve">. </w:t>
            </w:r>
          </w:p>
        </w:tc>
        <w:tc>
          <w:tcPr>
            <w:tcW w:w="1440" w:type="dxa"/>
          </w:tcPr>
          <w:p w14:paraId="6A52183F" w14:textId="77777777" w:rsidR="00AC2193" w:rsidRPr="001C220C" w:rsidRDefault="00AC2193" w:rsidP="00D866F5">
            <w:pPr>
              <w:pStyle w:val="TableNormal1"/>
              <w:keepNext w:val="0"/>
              <w:rPr>
                <w:lang w:val="en-US"/>
              </w:rPr>
            </w:pPr>
            <w:smartTag w:uri="urn:schemas-microsoft-com:office:smarttags" w:element="chsdate">
              <w:smartTagPr>
                <w:attr w:name="Year" w:val="1999"/>
                <w:attr w:name="Month" w:val="10"/>
                <w:attr w:name="Day" w:val="30"/>
                <w:attr w:name="IsLunarDate" w:val="False"/>
                <w:attr w:name="IsROCDate" w:val="False"/>
              </w:smartTagPr>
              <w:smartTag w:uri="urn:schemas-microsoft-com:office:smarttags" w:element="date">
                <w:smartTagPr>
                  <w:attr w:name="Year" w:val="1999"/>
                  <w:attr w:name="Day" w:val="30"/>
                  <w:attr w:name="Month" w:val="10"/>
                  <w:attr w:name="ls" w:val="trans"/>
                </w:smartTagPr>
                <w:r w:rsidRPr="001C220C">
                  <w:rPr>
                    <w:lang w:val="en-US"/>
                  </w:rPr>
                  <w:t>10-30-1999</w:t>
                </w:r>
              </w:smartTag>
            </w:smartTag>
          </w:p>
        </w:tc>
        <w:tc>
          <w:tcPr>
            <w:tcW w:w="1297" w:type="dxa"/>
          </w:tcPr>
          <w:p w14:paraId="6A790B44" w14:textId="77777777" w:rsidR="00AC2193" w:rsidRPr="001C220C" w:rsidRDefault="00AC2193" w:rsidP="00D866F5">
            <w:pPr>
              <w:pStyle w:val="TableNormal1"/>
              <w:keepNext w:val="0"/>
              <w:rPr>
                <w:lang w:val="en-US"/>
              </w:rPr>
            </w:pPr>
            <w:r w:rsidRPr="001C220C">
              <w:rPr>
                <w:lang w:val="en-US"/>
              </w:rPr>
              <w:t>10-28-2006 2:30 UTC</w:t>
            </w:r>
          </w:p>
        </w:tc>
        <w:tc>
          <w:tcPr>
            <w:tcW w:w="1080" w:type="dxa"/>
          </w:tcPr>
          <w:p w14:paraId="40B21C80" w14:textId="77777777" w:rsidR="00AC2193" w:rsidRPr="001C220C" w:rsidRDefault="00AC2193" w:rsidP="00D866F5">
            <w:pPr>
              <w:pStyle w:val="TableNormal1"/>
              <w:keepNext w:val="0"/>
              <w:rPr>
                <w:lang w:val="en-US"/>
              </w:rPr>
            </w:pPr>
            <w:r w:rsidRPr="001C220C">
              <w:rPr>
                <w:lang w:val="en-US"/>
              </w:rPr>
              <w:t>10-28-2006 2:30 UTC</w:t>
            </w:r>
          </w:p>
        </w:tc>
        <w:tc>
          <w:tcPr>
            <w:tcW w:w="1080" w:type="dxa"/>
          </w:tcPr>
          <w:p w14:paraId="0BFC2A74" w14:textId="77777777" w:rsidR="00AC2193" w:rsidRPr="001C220C" w:rsidRDefault="00AC2193" w:rsidP="00D866F5">
            <w:pPr>
              <w:pStyle w:val="TableNormal1"/>
              <w:keepNext w:val="0"/>
              <w:rPr>
                <w:lang w:val="en-US"/>
              </w:rPr>
            </w:pPr>
            <w:r w:rsidRPr="001C220C">
              <w:rPr>
                <w:lang w:val="en-US"/>
              </w:rPr>
              <w:t>10-28-2006 2:30 UTC</w:t>
            </w:r>
          </w:p>
        </w:tc>
      </w:tr>
      <w:tr w:rsidR="00AC2193" w:rsidRPr="001C220C" w14:paraId="2D7194B3" w14:textId="77777777">
        <w:trPr>
          <w:cantSplit/>
          <w:jc w:val="center"/>
        </w:trPr>
        <w:tc>
          <w:tcPr>
            <w:tcW w:w="1269" w:type="dxa"/>
          </w:tcPr>
          <w:p w14:paraId="5518469D" w14:textId="77777777" w:rsidR="00AC2193" w:rsidRPr="001C220C" w:rsidRDefault="00AC2193" w:rsidP="00D866F5">
            <w:pPr>
              <w:pStyle w:val="TableNormal1"/>
              <w:keepNext w:val="0"/>
              <w:rPr>
                <w:lang w:val="en-US"/>
              </w:rPr>
            </w:pPr>
            <w:r>
              <w:rPr>
                <w:lang w:val="en-US"/>
              </w:rPr>
              <w:t xml:space="preserve">Hierarchy </w:t>
            </w:r>
            <w:r w:rsidR="00E731C0">
              <w:rPr>
                <w:lang w:val="en-US"/>
              </w:rPr>
              <w:t>s</w:t>
            </w:r>
            <w:r>
              <w:rPr>
                <w:lang w:val="en-US"/>
              </w:rPr>
              <w:t>cope</w:t>
            </w:r>
          </w:p>
        </w:tc>
        <w:tc>
          <w:tcPr>
            <w:tcW w:w="2880" w:type="dxa"/>
          </w:tcPr>
          <w:p w14:paraId="1F59DE89" w14:textId="77777777" w:rsidR="00AC2193" w:rsidRPr="001C220C" w:rsidRDefault="00AC2193" w:rsidP="00D866F5">
            <w:pPr>
              <w:pStyle w:val="TableNormal1"/>
              <w:keepNext w:val="0"/>
              <w:rPr>
                <w:lang w:val="en-US"/>
              </w:rPr>
            </w:pPr>
            <w:r w:rsidRPr="001C220C">
              <w:rPr>
                <w:lang w:val="en-US"/>
              </w:rPr>
              <w:t xml:space="preserve">Identifies where the exchanged information fits within the role based equipment hierarchy. </w:t>
            </w:r>
          </w:p>
        </w:tc>
        <w:tc>
          <w:tcPr>
            <w:tcW w:w="1440" w:type="dxa"/>
          </w:tcPr>
          <w:p w14:paraId="55BAFE04" w14:textId="77777777" w:rsidR="00AC2193" w:rsidRPr="001C220C" w:rsidRDefault="00AC2193" w:rsidP="00D866F5">
            <w:pPr>
              <w:pStyle w:val="TableNormal1"/>
              <w:keepNext w:val="0"/>
              <w:rPr>
                <w:lang w:val="en-US"/>
              </w:rPr>
            </w:pPr>
            <w:r w:rsidRPr="001C220C">
              <w:rPr>
                <w:lang w:val="en-US"/>
              </w:rPr>
              <w:t>East Wing Manufacturing Line #2</w:t>
            </w:r>
          </w:p>
        </w:tc>
        <w:tc>
          <w:tcPr>
            <w:tcW w:w="1297" w:type="dxa"/>
          </w:tcPr>
          <w:p w14:paraId="01AFCDE7" w14:textId="77777777" w:rsidR="00AC2193" w:rsidRPr="001C220C" w:rsidRDefault="00AC2193" w:rsidP="00D866F5">
            <w:pPr>
              <w:pStyle w:val="TableNormal1"/>
              <w:keepNext w:val="0"/>
              <w:rPr>
                <w:lang w:val="en-US"/>
              </w:rPr>
            </w:pPr>
            <w:r w:rsidRPr="001C220C">
              <w:rPr>
                <w:lang w:val="en-US"/>
              </w:rPr>
              <w:t>CNC Machine</w:t>
            </w:r>
          </w:p>
          <w:p w14:paraId="507AC05A" w14:textId="77777777" w:rsidR="00AC2193" w:rsidRPr="001C220C" w:rsidRDefault="00AC2193" w:rsidP="00D866F5">
            <w:pPr>
              <w:pStyle w:val="TableNormal1"/>
              <w:keepNext w:val="0"/>
              <w:rPr>
                <w:lang w:val="en-US"/>
              </w:rPr>
            </w:pPr>
            <w:r w:rsidRPr="001C220C">
              <w:rPr>
                <w:lang w:val="en-US"/>
              </w:rPr>
              <w:t>Asset ID 13465</w:t>
            </w:r>
          </w:p>
        </w:tc>
        <w:tc>
          <w:tcPr>
            <w:tcW w:w="1080" w:type="dxa"/>
          </w:tcPr>
          <w:p w14:paraId="103227B3" w14:textId="77777777" w:rsidR="00AC2193" w:rsidRPr="001C220C" w:rsidRDefault="007A69EF" w:rsidP="00D866F5">
            <w:pPr>
              <w:pStyle w:val="TableNormal1"/>
              <w:keepNext w:val="0"/>
              <w:rPr>
                <w:lang w:val="en-US"/>
              </w:rPr>
            </w:pPr>
            <w:r>
              <w:rPr>
                <w:lang w:val="en-US"/>
              </w:rPr>
              <w:t>(not applicable)</w:t>
            </w:r>
          </w:p>
        </w:tc>
        <w:tc>
          <w:tcPr>
            <w:tcW w:w="1080" w:type="dxa"/>
          </w:tcPr>
          <w:p w14:paraId="6F29B0D4" w14:textId="77777777" w:rsidR="00AC2193" w:rsidRPr="001C220C" w:rsidRDefault="007A69EF" w:rsidP="00D866F5">
            <w:pPr>
              <w:pStyle w:val="TableNormal1"/>
              <w:keepNext w:val="0"/>
              <w:rPr>
                <w:lang w:val="en-US"/>
              </w:rPr>
            </w:pPr>
            <w:r>
              <w:rPr>
                <w:lang w:val="en-US"/>
              </w:rPr>
              <w:t>(not applicable)</w:t>
            </w:r>
          </w:p>
        </w:tc>
      </w:tr>
      <w:tr w:rsidR="00AC2193" w:rsidRPr="00E8659E" w14:paraId="397F154F" w14:textId="77777777">
        <w:trPr>
          <w:cantSplit/>
          <w:jc w:val="center"/>
        </w:trPr>
        <w:tc>
          <w:tcPr>
            <w:tcW w:w="1269" w:type="dxa"/>
          </w:tcPr>
          <w:p w14:paraId="79626F37" w14:textId="77777777" w:rsidR="00AC2193" w:rsidRPr="00E8659E" w:rsidRDefault="00AC2193" w:rsidP="00D866F5">
            <w:pPr>
              <w:pStyle w:val="TableNormal1"/>
              <w:keepNext w:val="0"/>
              <w:spacing w:before="40"/>
              <w:rPr>
                <w:szCs w:val="16"/>
                <w:lang w:val="en-US"/>
              </w:rPr>
            </w:pPr>
            <w:r w:rsidRPr="00E8659E">
              <w:rPr>
                <w:szCs w:val="16"/>
                <w:lang w:val="en-US"/>
              </w:rPr>
              <w:t xml:space="preserve">Performance </w:t>
            </w:r>
            <w:r w:rsidR="00E731C0">
              <w:rPr>
                <w:szCs w:val="16"/>
                <w:lang w:val="en-US"/>
              </w:rPr>
              <w:t>s</w:t>
            </w:r>
            <w:r w:rsidRPr="00E8659E">
              <w:rPr>
                <w:szCs w:val="16"/>
                <w:lang w:val="en-US"/>
              </w:rPr>
              <w:t>tate</w:t>
            </w:r>
          </w:p>
        </w:tc>
        <w:tc>
          <w:tcPr>
            <w:tcW w:w="2880" w:type="dxa"/>
          </w:tcPr>
          <w:p w14:paraId="5051892A" w14:textId="77777777" w:rsidR="00804AB9" w:rsidRDefault="0015567C" w:rsidP="00D866F5">
            <w:pPr>
              <w:pStyle w:val="TableNormal1"/>
              <w:keepNext w:val="0"/>
              <w:spacing w:before="40"/>
              <w:rPr>
                <w:ins w:id="17005" w:author="Charles Gifford" w:date="2016-01-16T12:16:00Z"/>
                <w:szCs w:val="16"/>
              </w:rPr>
            </w:pPr>
            <w:r w:rsidRPr="00E8659E">
              <w:rPr>
                <w:szCs w:val="16"/>
                <w:lang w:val="en-US"/>
              </w:rPr>
              <w:t>Indicates the state of the</w:t>
            </w:r>
            <w:r w:rsidR="00AC2193" w:rsidRPr="00E8659E">
              <w:rPr>
                <w:szCs w:val="16"/>
                <w:lang w:val="en-US"/>
              </w:rPr>
              <w:t xml:space="preserve"> </w:t>
            </w:r>
            <w:r w:rsidR="004620DE" w:rsidRPr="00E731C0">
              <w:rPr>
                <w:i/>
                <w:szCs w:val="16"/>
                <w:lang w:val="en-US"/>
              </w:rPr>
              <w:t>o</w:t>
            </w:r>
            <w:r w:rsidR="00AC2193" w:rsidRPr="00E731C0">
              <w:rPr>
                <w:i/>
                <w:szCs w:val="16"/>
                <w:lang w:val="en-US"/>
              </w:rPr>
              <w:t xml:space="preserve">perations </w:t>
            </w:r>
            <w:r w:rsidR="004620DE" w:rsidRPr="00E731C0">
              <w:rPr>
                <w:i/>
                <w:szCs w:val="16"/>
                <w:lang w:val="en-US"/>
              </w:rPr>
              <w:t>p</w:t>
            </w:r>
            <w:r w:rsidRPr="00E731C0">
              <w:rPr>
                <w:i/>
                <w:szCs w:val="16"/>
                <w:lang w:val="en-US"/>
              </w:rPr>
              <w:t>erformance</w:t>
            </w:r>
            <w:r w:rsidR="00AC2193" w:rsidRPr="00E8659E">
              <w:rPr>
                <w:szCs w:val="16"/>
                <w:lang w:val="en-US"/>
              </w:rPr>
              <w:t xml:space="preserve">. </w:t>
            </w:r>
            <w:ins w:id="17006" w:author="Charles Gifford" w:date="2016-01-09T23:53:00Z">
              <w:r w:rsidR="00E731C0">
                <w:rPr>
                  <w:szCs w:val="16"/>
                </w:rPr>
                <w:t xml:space="preserve">Defined values are: </w:t>
              </w:r>
            </w:ins>
          </w:p>
          <w:p w14:paraId="6307F795" w14:textId="559B5031" w:rsidR="00AC2193" w:rsidRPr="00E8659E" w:rsidRDefault="001B35C8" w:rsidP="00D866F5">
            <w:pPr>
              <w:pStyle w:val="TableNormal1"/>
              <w:keepNext w:val="0"/>
              <w:spacing w:before="40"/>
              <w:rPr>
                <w:szCs w:val="16"/>
                <w:lang w:val="en-US"/>
              </w:rPr>
            </w:pPr>
            <w:ins w:id="17007" w:author="Charles Gifford" w:date="2016-04-11T22:17:00Z">
              <w:r>
                <w:rPr>
                  <w:szCs w:val="16"/>
                </w:rPr>
                <w:t xml:space="preserve">Waiting, </w:t>
              </w:r>
            </w:ins>
            <w:ins w:id="17008" w:author="Charles Gifford" w:date="2016-01-09T23:53:00Z">
              <w:r>
                <w:rPr>
                  <w:szCs w:val="16"/>
                </w:rPr>
                <w:t>r</w:t>
              </w:r>
              <w:r w:rsidR="00E731C0">
                <w:rPr>
                  <w:szCs w:val="16"/>
                </w:rPr>
                <w:t>eady, running, completed, aborted, held, paused, c</w:t>
              </w:r>
              <w:r w:rsidR="004620DE" w:rsidRPr="00E8659E">
                <w:rPr>
                  <w:szCs w:val="16"/>
                </w:rPr>
                <w:t xml:space="preserve">losed. </w:t>
              </w:r>
            </w:ins>
          </w:p>
        </w:tc>
        <w:tc>
          <w:tcPr>
            <w:tcW w:w="1440" w:type="dxa"/>
          </w:tcPr>
          <w:p w14:paraId="43B1FB7A" w14:textId="77777777" w:rsidR="00AC2193" w:rsidRPr="00E8659E" w:rsidRDefault="00AC2193" w:rsidP="00D866F5">
            <w:pPr>
              <w:pStyle w:val="TableNormal1"/>
              <w:keepNext w:val="0"/>
              <w:spacing w:before="40"/>
              <w:rPr>
                <w:szCs w:val="16"/>
                <w:lang w:val="en-US"/>
              </w:rPr>
            </w:pPr>
            <w:r w:rsidRPr="00E8659E">
              <w:rPr>
                <w:szCs w:val="16"/>
                <w:lang w:val="en-US"/>
              </w:rPr>
              <w:t>Ready</w:t>
            </w:r>
          </w:p>
        </w:tc>
        <w:tc>
          <w:tcPr>
            <w:tcW w:w="1297" w:type="dxa"/>
          </w:tcPr>
          <w:p w14:paraId="1E0943D3" w14:textId="77777777" w:rsidR="00AC2193" w:rsidRPr="00E8659E" w:rsidRDefault="00AC2193" w:rsidP="00D866F5">
            <w:pPr>
              <w:pStyle w:val="TableNormal1"/>
              <w:keepNext w:val="0"/>
              <w:spacing w:before="40"/>
              <w:rPr>
                <w:szCs w:val="16"/>
                <w:lang w:val="en-US"/>
              </w:rPr>
            </w:pPr>
            <w:r w:rsidRPr="00E8659E">
              <w:rPr>
                <w:szCs w:val="16"/>
                <w:lang w:val="en-US"/>
              </w:rPr>
              <w:t>Completed</w:t>
            </w:r>
          </w:p>
        </w:tc>
        <w:tc>
          <w:tcPr>
            <w:tcW w:w="1080" w:type="dxa"/>
          </w:tcPr>
          <w:p w14:paraId="647BBA96" w14:textId="65FF35E5" w:rsidR="00AC2193" w:rsidRPr="0003683C" w:rsidRDefault="00AC2193" w:rsidP="00D866F5">
            <w:pPr>
              <w:pStyle w:val="TableNormal1"/>
              <w:keepNext w:val="0"/>
              <w:spacing w:before="40"/>
              <w:rPr>
                <w:szCs w:val="16"/>
                <w:lang w:val="en-US"/>
              </w:rPr>
            </w:pPr>
            <w:r w:rsidRPr="001874E1">
              <w:rPr>
                <w:szCs w:val="16"/>
                <w:lang w:val="en-US"/>
              </w:rPr>
              <w:t>H</w:t>
            </w:r>
            <w:r w:rsidR="004620DE" w:rsidRPr="002C348E">
              <w:rPr>
                <w:szCs w:val="16"/>
                <w:lang w:val="en-US"/>
              </w:rPr>
              <w:t>eld</w:t>
            </w:r>
          </w:p>
        </w:tc>
        <w:tc>
          <w:tcPr>
            <w:tcW w:w="1080" w:type="dxa"/>
          </w:tcPr>
          <w:p w14:paraId="79B1EA86" w14:textId="77777777" w:rsidR="00AC2193" w:rsidRPr="00961952" w:rsidRDefault="00AC2193" w:rsidP="00D866F5">
            <w:pPr>
              <w:pStyle w:val="TableNormal1"/>
              <w:keepNext w:val="0"/>
              <w:spacing w:before="40"/>
              <w:rPr>
                <w:szCs w:val="16"/>
                <w:lang w:val="en-US"/>
              </w:rPr>
            </w:pPr>
            <w:r w:rsidRPr="00961952">
              <w:rPr>
                <w:szCs w:val="16"/>
                <w:lang w:val="en-US"/>
              </w:rPr>
              <w:t>Aborted</w:t>
            </w:r>
          </w:p>
        </w:tc>
      </w:tr>
      <w:tr w:rsidR="00AC2193" w:rsidRPr="001C220C" w14:paraId="3E0C89A6" w14:textId="77777777">
        <w:trPr>
          <w:cantSplit/>
          <w:jc w:val="center"/>
        </w:trPr>
        <w:tc>
          <w:tcPr>
            <w:tcW w:w="1269" w:type="dxa"/>
          </w:tcPr>
          <w:p w14:paraId="5B6150A3" w14:textId="77777777" w:rsidR="00AC2193" w:rsidRDefault="00AC2193" w:rsidP="00D866F5">
            <w:pPr>
              <w:pStyle w:val="TableNormal1"/>
              <w:keepNext w:val="0"/>
              <w:rPr>
                <w:lang w:val="en-US"/>
              </w:rPr>
            </w:pPr>
            <w:r w:rsidRPr="001C220C">
              <w:rPr>
                <w:lang w:val="en-US"/>
              </w:rPr>
              <w:t xml:space="preserve">Published </w:t>
            </w:r>
            <w:r w:rsidR="00E731C0">
              <w:rPr>
                <w:lang w:val="en-US"/>
              </w:rPr>
              <w:t>d</w:t>
            </w:r>
            <w:r w:rsidRPr="001C220C">
              <w:rPr>
                <w:lang w:val="en-US"/>
              </w:rPr>
              <w:t>ate</w:t>
            </w:r>
          </w:p>
        </w:tc>
        <w:tc>
          <w:tcPr>
            <w:tcW w:w="2880" w:type="dxa"/>
          </w:tcPr>
          <w:p w14:paraId="3F5F6E5B" w14:textId="77777777" w:rsidR="00AC2193" w:rsidRDefault="00AC2193" w:rsidP="00D866F5">
            <w:pPr>
              <w:pStyle w:val="TableNormal1"/>
              <w:keepNext w:val="0"/>
              <w:rPr>
                <w:lang w:val="en-US"/>
              </w:rPr>
            </w:pPr>
            <w:r w:rsidRPr="001C220C">
              <w:rPr>
                <w:lang w:val="en-US"/>
              </w:rPr>
              <w:t xml:space="preserve">The date and time on which the </w:t>
            </w:r>
            <w:r w:rsidRPr="005F3D2C">
              <w:rPr>
                <w:i/>
                <w:lang w:val="en-US"/>
              </w:rPr>
              <w:t xml:space="preserve">operations performance </w:t>
            </w:r>
            <w:r w:rsidRPr="001C220C">
              <w:rPr>
                <w:lang w:val="en-US"/>
              </w:rPr>
              <w:t>was published or generated.</w:t>
            </w:r>
          </w:p>
        </w:tc>
        <w:tc>
          <w:tcPr>
            <w:tcW w:w="1440" w:type="dxa"/>
          </w:tcPr>
          <w:p w14:paraId="4B197D89" w14:textId="77777777" w:rsidR="00AC2193" w:rsidRDefault="00AC2193" w:rsidP="00D866F5">
            <w:pPr>
              <w:pStyle w:val="TableNormal1"/>
              <w:keepNext w:val="0"/>
              <w:rPr>
                <w:lang w:val="en-US"/>
              </w:rPr>
            </w:pPr>
            <w:smartTag w:uri="urn:schemas-microsoft-com:office:smarttags" w:element="date">
              <w:smartTagPr>
                <w:attr w:name="Year" w:val="1999"/>
                <w:attr w:name="Day" w:val="27"/>
                <w:attr w:name="Month" w:val="10"/>
                <w:attr w:name="ls" w:val="trans"/>
              </w:smartTagPr>
              <w:r w:rsidRPr="001C220C">
                <w:rPr>
                  <w:lang w:val="en-US"/>
                </w:rPr>
                <w:t>10-27-1999</w:t>
              </w:r>
            </w:smartTag>
            <w:r w:rsidRPr="001C220C">
              <w:rPr>
                <w:lang w:val="en-US"/>
              </w:rPr>
              <w:t xml:space="preserve"> 13:42 EST</w:t>
            </w:r>
          </w:p>
        </w:tc>
        <w:tc>
          <w:tcPr>
            <w:tcW w:w="1297" w:type="dxa"/>
          </w:tcPr>
          <w:p w14:paraId="2BF1E0DD" w14:textId="77777777" w:rsidR="00AC2193" w:rsidRPr="001C220C" w:rsidRDefault="00AC2193" w:rsidP="00D866F5">
            <w:pPr>
              <w:pStyle w:val="TableNormal1"/>
              <w:keepNext w:val="0"/>
              <w:spacing w:before="0" w:after="0"/>
              <w:rPr>
                <w:lang w:val="en-US"/>
              </w:rPr>
            </w:pPr>
            <w:smartTag w:uri="urn:schemas-microsoft-com:office:smarttags" w:element="chsdate">
              <w:smartTagPr>
                <w:attr w:name="Year" w:val="2006"/>
                <w:attr w:name="Month" w:val="10"/>
                <w:attr w:name="Day" w:val="28"/>
                <w:attr w:name="IsLunarDate" w:val="False"/>
                <w:attr w:name="IsROCDate" w:val="False"/>
              </w:smartTagPr>
              <w:r w:rsidRPr="001C220C">
                <w:rPr>
                  <w:lang w:val="en-US"/>
                </w:rPr>
                <w:t>10-28-2006</w:t>
              </w:r>
            </w:smartTag>
          </w:p>
          <w:p w14:paraId="794C4DEE" w14:textId="77777777" w:rsidR="00AC2193" w:rsidRDefault="00AC2193" w:rsidP="00D866F5">
            <w:pPr>
              <w:pStyle w:val="TableNormal1"/>
              <w:keepNext w:val="0"/>
              <w:rPr>
                <w:lang w:val="en-US"/>
              </w:rPr>
            </w:pPr>
            <w:r w:rsidRPr="001C220C">
              <w:rPr>
                <w:lang w:val="en-US"/>
              </w:rPr>
              <w:t>11:00 UTC</w:t>
            </w:r>
          </w:p>
        </w:tc>
        <w:tc>
          <w:tcPr>
            <w:tcW w:w="1080" w:type="dxa"/>
          </w:tcPr>
          <w:p w14:paraId="7F56A6E2" w14:textId="77777777" w:rsidR="00AC2193" w:rsidRPr="001C220C" w:rsidRDefault="00AC2193" w:rsidP="00D866F5">
            <w:pPr>
              <w:pStyle w:val="TableNormal1"/>
              <w:keepNext w:val="0"/>
              <w:spacing w:before="0" w:after="0"/>
              <w:rPr>
                <w:lang w:val="en-US"/>
              </w:rPr>
            </w:pPr>
            <w:smartTag w:uri="urn:schemas-microsoft-com:office:smarttags" w:element="chsdate">
              <w:smartTagPr>
                <w:attr w:name="Year" w:val="2006"/>
                <w:attr w:name="Month" w:val="10"/>
                <w:attr w:name="Day" w:val="28"/>
                <w:attr w:name="IsLunarDate" w:val="False"/>
                <w:attr w:name="IsROCDate" w:val="False"/>
              </w:smartTagPr>
              <w:r w:rsidRPr="001C220C">
                <w:rPr>
                  <w:lang w:val="en-US"/>
                </w:rPr>
                <w:t>10-28-2006</w:t>
              </w:r>
            </w:smartTag>
          </w:p>
          <w:p w14:paraId="3A4D1D05" w14:textId="77777777" w:rsidR="00AC2193" w:rsidRDefault="00AC2193" w:rsidP="00D866F5">
            <w:pPr>
              <w:pStyle w:val="TableNormal1"/>
              <w:keepNext w:val="0"/>
              <w:rPr>
                <w:lang w:val="en-US"/>
              </w:rPr>
            </w:pPr>
            <w:r w:rsidRPr="001C220C">
              <w:rPr>
                <w:lang w:val="en-US"/>
              </w:rPr>
              <w:t>11:00 UTC</w:t>
            </w:r>
          </w:p>
        </w:tc>
        <w:tc>
          <w:tcPr>
            <w:tcW w:w="1080" w:type="dxa"/>
          </w:tcPr>
          <w:p w14:paraId="3B5F1877" w14:textId="77777777" w:rsidR="00AC2193" w:rsidRPr="001C220C" w:rsidRDefault="00AC2193" w:rsidP="00D866F5">
            <w:pPr>
              <w:pStyle w:val="TableNormal1"/>
              <w:keepNext w:val="0"/>
              <w:spacing w:before="0" w:after="0"/>
              <w:rPr>
                <w:lang w:val="en-US"/>
              </w:rPr>
            </w:pPr>
            <w:smartTag w:uri="urn:schemas-microsoft-com:office:smarttags" w:element="chsdate">
              <w:smartTagPr>
                <w:attr w:name="Year" w:val="2006"/>
                <w:attr w:name="Month" w:val="10"/>
                <w:attr w:name="Day" w:val="28"/>
                <w:attr w:name="IsLunarDate" w:val="False"/>
                <w:attr w:name="IsROCDate" w:val="False"/>
              </w:smartTagPr>
              <w:r w:rsidRPr="001C220C">
                <w:rPr>
                  <w:lang w:val="en-US"/>
                </w:rPr>
                <w:t>10-28-2006</w:t>
              </w:r>
            </w:smartTag>
          </w:p>
          <w:p w14:paraId="4A3A6A4B" w14:textId="77777777" w:rsidR="00AC2193" w:rsidRDefault="00AC2193" w:rsidP="00D866F5">
            <w:pPr>
              <w:pStyle w:val="TableNormal1"/>
              <w:keepNext w:val="0"/>
              <w:rPr>
                <w:lang w:val="en-US"/>
              </w:rPr>
            </w:pPr>
            <w:r w:rsidRPr="001C220C">
              <w:rPr>
                <w:lang w:val="en-US"/>
              </w:rPr>
              <w:t>11:00 UTC</w:t>
            </w:r>
          </w:p>
        </w:tc>
      </w:tr>
    </w:tbl>
    <w:p w14:paraId="02098D4F" w14:textId="77777777" w:rsidR="009E6331" w:rsidRDefault="009E6331" w:rsidP="0084125A">
      <w:pPr>
        <w:rPr>
          <w:ins w:id="17009" w:author="Charles Gifford" w:date="2016-01-09T23:56:00Z"/>
          <w:lang w:val="en-US"/>
        </w:rPr>
      </w:pPr>
    </w:p>
    <w:p w14:paraId="437EC7AC" w14:textId="77777777" w:rsidR="004620DE" w:rsidRDefault="004620DE" w:rsidP="00E8659E">
      <w:pPr>
        <w:pStyle w:val="PARAGRAPH"/>
        <w:spacing w:before="0" w:after="120"/>
        <w:rPr>
          <w:ins w:id="17010" w:author="Charles Gifford" w:date="2016-01-09T23:58:00Z"/>
          <w:lang w:val="en-US"/>
        </w:rPr>
      </w:pPr>
      <w:ins w:id="17011" w:author="Charles Gifford" w:date="2016-01-09T23:56:00Z">
        <w:r w:rsidRPr="004620DE">
          <w:rPr>
            <w:lang w:val="en-US"/>
          </w:rPr>
          <w:t>The</w:t>
        </w:r>
        <w:r w:rsidR="00E8659E">
          <w:rPr>
            <w:lang w:val="en-US"/>
          </w:rPr>
          <w:t xml:space="preserve"> defined values for the </w:t>
        </w:r>
        <w:r w:rsidR="00E8659E" w:rsidRPr="005403B2">
          <w:rPr>
            <w:lang w:val="en-US"/>
          </w:rPr>
          <w:t>performance</w:t>
        </w:r>
        <w:r w:rsidRPr="005403B2">
          <w:rPr>
            <w:lang w:val="en-US"/>
          </w:rPr>
          <w:t xml:space="preserve"> state</w:t>
        </w:r>
        <w:r w:rsidRPr="00412AF1">
          <w:rPr>
            <w:lang w:val="en-US"/>
          </w:rPr>
          <w:t xml:space="preserve"> </w:t>
        </w:r>
        <w:r w:rsidRPr="004620DE">
          <w:rPr>
            <w:lang w:val="en-US"/>
          </w:rPr>
          <w:t xml:space="preserve">attribute of the </w:t>
        </w:r>
        <w:r w:rsidRPr="00E731C0">
          <w:rPr>
            <w:i/>
            <w:lang w:val="en-US"/>
          </w:rPr>
          <w:t xml:space="preserve">operations </w:t>
        </w:r>
      </w:ins>
      <w:ins w:id="17012" w:author="Charles Gifford" w:date="2016-01-10T00:00:00Z">
        <w:r w:rsidR="00E8659E" w:rsidRPr="00E731C0">
          <w:rPr>
            <w:i/>
            <w:lang w:val="en-US"/>
          </w:rPr>
          <w:t>performance</w:t>
        </w:r>
      </w:ins>
      <w:ins w:id="17013" w:author="Charles Gifford" w:date="2016-01-09T23:56:00Z">
        <w:r w:rsidRPr="004620DE">
          <w:rPr>
            <w:lang w:val="en-US"/>
          </w:rPr>
          <w:t xml:space="preserve"> object, </w:t>
        </w:r>
        <w:r w:rsidRPr="005403B2">
          <w:rPr>
            <w:lang w:val="en-US"/>
          </w:rPr>
          <w:t>re</w:t>
        </w:r>
      </w:ins>
      <w:ins w:id="17014" w:author="Charles Gifford" w:date="2016-01-10T00:02:00Z">
        <w:r w:rsidR="00E8659E" w:rsidRPr="005403B2">
          <w:rPr>
            <w:lang w:val="en-US"/>
          </w:rPr>
          <w:t>sponse</w:t>
        </w:r>
      </w:ins>
      <w:ins w:id="17015" w:author="Charles Gifford" w:date="2016-01-09T23:56:00Z">
        <w:r w:rsidRPr="005403B2">
          <w:rPr>
            <w:lang w:val="en-US"/>
          </w:rPr>
          <w:t xml:space="preserve"> state</w:t>
        </w:r>
        <w:r w:rsidRPr="00412AF1">
          <w:rPr>
            <w:lang w:val="en-US"/>
          </w:rPr>
          <w:t xml:space="preserve"> </w:t>
        </w:r>
        <w:r w:rsidRPr="004620DE">
          <w:rPr>
            <w:lang w:val="en-US"/>
          </w:rPr>
          <w:t xml:space="preserve">attribute for the </w:t>
        </w:r>
        <w:r w:rsidRPr="00E731C0">
          <w:rPr>
            <w:i/>
            <w:lang w:val="en-US"/>
          </w:rPr>
          <w:t>operations re</w:t>
        </w:r>
      </w:ins>
      <w:ins w:id="17016" w:author="Charles Gifford" w:date="2016-01-10T00:02:00Z">
        <w:r w:rsidR="00E8659E" w:rsidRPr="00E731C0">
          <w:rPr>
            <w:i/>
            <w:lang w:val="en-US"/>
          </w:rPr>
          <w:t>sponse</w:t>
        </w:r>
      </w:ins>
      <w:ins w:id="17017" w:author="Charles Gifford" w:date="2016-01-09T23:56:00Z">
        <w:r w:rsidRPr="00E731C0">
          <w:rPr>
            <w:i/>
            <w:lang w:val="en-US"/>
          </w:rPr>
          <w:t xml:space="preserve"> </w:t>
        </w:r>
        <w:r w:rsidRPr="004620DE">
          <w:rPr>
            <w:lang w:val="en-US"/>
          </w:rPr>
          <w:t xml:space="preserve">object, and </w:t>
        </w:r>
        <w:r w:rsidRPr="005403B2">
          <w:rPr>
            <w:lang w:val="en-US"/>
          </w:rPr>
          <w:t xml:space="preserve">segment state </w:t>
        </w:r>
        <w:r w:rsidRPr="004620DE">
          <w:rPr>
            <w:lang w:val="en-US"/>
          </w:rPr>
          <w:t xml:space="preserve">attribute for </w:t>
        </w:r>
        <w:r w:rsidRPr="00E731C0">
          <w:rPr>
            <w:i/>
            <w:lang w:val="en-US"/>
          </w:rPr>
          <w:t>segment re</w:t>
        </w:r>
      </w:ins>
      <w:ins w:id="17018" w:author="Charles Gifford" w:date="2016-01-10T00:03:00Z">
        <w:r w:rsidR="00E8659E" w:rsidRPr="00E731C0">
          <w:rPr>
            <w:i/>
            <w:lang w:val="en-US"/>
          </w:rPr>
          <w:t>sponse</w:t>
        </w:r>
      </w:ins>
      <w:ins w:id="17019" w:author="Charles Gifford" w:date="2016-01-09T23:56:00Z">
        <w:r w:rsidRPr="004620DE">
          <w:rPr>
            <w:lang w:val="en-US"/>
          </w:rPr>
          <w:t xml:space="preserve"> object</w:t>
        </w:r>
        <w:r w:rsidR="00804AB9">
          <w:rPr>
            <w:lang w:val="en-US"/>
          </w:rPr>
          <w:t xml:space="preserve"> have the following definitions</w:t>
        </w:r>
      </w:ins>
      <w:ins w:id="17020" w:author="Charles Gifford" w:date="2016-01-16T23:34:00Z">
        <w:r w:rsidR="002C25C7">
          <w:rPr>
            <w:lang w:val="en-US"/>
          </w:rPr>
          <w:t>:</w:t>
        </w:r>
      </w:ins>
    </w:p>
    <w:p w14:paraId="71BEDF42" w14:textId="77777777" w:rsidR="001B35C8" w:rsidRDefault="001B35C8" w:rsidP="006C51DB">
      <w:pPr>
        <w:pStyle w:val="PARAGRAPH"/>
        <w:numPr>
          <w:ilvl w:val="0"/>
          <w:numId w:val="37"/>
        </w:numPr>
        <w:spacing w:before="0" w:after="120"/>
        <w:ind w:left="360"/>
        <w:rPr>
          <w:ins w:id="17021" w:author="Charles Gifford" w:date="2016-04-11T22:17:00Z"/>
          <w:lang w:val="en-US"/>
        </w:rPr>
      </w:pPr>
      <w:ins w:id="17022" w:author="Charles Gifford" w:date="2016-04-11T22:17:00Z">
        <w:r>
          <w:rPr>
            <w:lang w:val="en-US"/>
          </w:rPr>
          <w:t>Waiting</w:t>
        </w:r>
        <w:r w:rsidRPr="001B35C8">
          <w:rPr>
            <w:lang w:val="en-US"/>
          </w:rPr>
          <w:t xml:space="preserve"> </w:t>
        </w:r>
      </w:ins>
      <w:ins w:id="17023" w:author="Charles Gifford" w:date="2016-04-11T22:18:00Z">
        <w:r w:rsidRPr="001B35C8">
          <w:rPr>
            <w:lang w:val="en-US"/>
          </w:rPr>
          <w:t xml:space="preserve">– </w:t>
        </w:r>
        <w:r>
          <w:rPr>
            <w:lang w:val="en-US"/>
          </w:rPr>
          <w:t>N</w:t>
        </w:r>
      </w:ins>
      <w:ins w:id="17024" w:author="Charles Gifford" w:date="2016-04-11T22:17:00Z">
        <w:r w:rsidRPr="001B35C8">
          <w:rPr>
            <w:lang w:val="en-US"/>
          </w:rPr>
          <w:t>ecess</w:t>
        </w:r>
        <w:r>
          <w:rPr>
            <w:lang w:val="en-US"/>
          </w:rPr>
          <w:t xml:space="preserve">ary pre-conditions have not </w:t>
        </w:r>
        <w:r w:rsidRPr="001B35C8">
          <w:rPr>
            <w:lang w:val="en-US"/>
          </w:rPr>
          <w:t xml:space="preserve">been met and the </w:t>
        </w:r>
        <w:r w:rsidRPr="00EB6924">
          <w:rPr>
            <w:i/>
            <w:lang w:val="en-US"/>
          </w:rPr>
          <w:t>job order</w:t>
        </w:r>
      </w:ins>
      <w:ins w:id="17025" w:author="Charles Gifford" w:date="2016-04-11T22:18:00Z">
        <w:r w:rsidRPr="00EB6924">
          <w:rPr>
            <w:i/>
            <w:lang w:val="en-US"/>
          </w:rPr>
          <w:t>s</w:t>
        </w:r>
      </w:ins>
      <w:ins w:id="17026" w:author="Charles Gifford" w:date="2016-04-11T22:17:00Z">
        <w:r w:rsidRPr="001B35C8">
          <w:rPr>
            <w:lang w:val="en-US"/>
          </w:rPr>
          <w:t xml:space="preserve"> or acti</w:t>
        </w:r>
        <w:r>
          <w:rPr>
            <w:lang w:val="en-US"/>
          </w:rPr>
          <w:t>vities are not ready to run;</w:t>
        </w:r>
      </w:ins>
    </w:p>
    <w:p w14:paraId="4287ECA6" w14:textId="77777777" w:rsidR="00E8659E" w:rsidRPr="00E8659E" w:rsidRDefault="00E8659E" w:rsidP="006C51DB">
      <w:pPr>
        <w:pStyle w:val="PARAGRAPH"/>
        <w:numPr>
          <w:ilvl w:val="0"/>
          <w:numId w:val="37"/>
        </w:numPr>
        <w:spacing w:before="0" w:after="120"/>
        <w:ind w:left="360"/>
        <w:rPr>
          <w:ins w:id="17027" w:author="Charles Gifford" w:date="2016-01-09T23:58:00Z"/>
          <w:lang w:val="en-US"/>
        </w:rPr>
      </w:pPr>
      <w:ins w:id="17028" w:author="Charles Gifford" w:date="2016-01-09T23:58:00Z">
        <w:r w:rsidRPr="00E8659E">
          <w:rPr>
            <w:lang w:val="en-US"/>
          </w:rPr>
          <w:t xml:space="preserve">Ready – Necessary pre-conditions have been met and the </w:t>
        </w:r>
      </w:ins>
      <w:ins w:id="17029" w:author="Charles Gifford" w:date="2016-04-11T22:12:00Z">
        <w:r w:rsidR="001B35C8">
          <w:rPr>
            <w:i/>
            <w:lang w:val="en-US"/>
          </w:rPr>
          <w:t>job orders</w:t>
        </w:r>
      </w:ins>
      <w:ins w:id="17030" w:author="Charles Gifford" w:date="2016-01-09T23:58:00Z">
        <w:r w:rsidR="00804AB9">
          <w:rPr>
            <w:lang w:val="en-US"/>
          </w:rPr>
          <w:t xml:space="preserve"> or activities are ready to run;</w:t>
        </w:r>
      </w:ins>
    </w:p>
    <w:p w14:paraId="738E77F0" w14:textId="77777777" w:rsidR="00E8659E" w:rsidRPr="00E8659E" w:rsidRDefault="00E8659E" w:rsidP="006C51DB">
      <w:pPr>
        <w:pStyle w:val="PARAGRAPH"/>
        <w:numPr>
          <w:ilvl w:val="0"/>
          <w:numId w:val="37"/>
        </w:numPr>
        <w:spacing w:before="0" w:after="120"/>
        <w:ind w:left="360"/>
        <w:rPr>
          <w:ins w:id="17031" w:author="Charles Gifford" w:date="2016-01-09T23:58:00Z"/>
          <w:lang w:val="en-US"/>
        </w:rPr>
      </w:pPr>
      <w:ins w:id="17032" w:author="Charles Gifford" w:date="2016-01-09T23:58:00Z">
        <w:r w:rsidRPr="00E8659E">
          <w:rPr>
            <w:lang w:val="en-US"/>
          </w:rPr>
          <w:t xml:space="preserve">Running – </w:t>
        </w:r>
      </w:ins>
      <w:ins w:id="17033" w:author="Charles Gifford" w:date="2016-04-11T22:12:00Z">
        <w:r w:rsidR="001B35C8">
          <w:rPr>
            <w:i/>
            <w:lang w:val="en-US"/>
          </w:rPr>
          <w:t>Job orders</w:t>
        </w:r>
      </w:ins>
      <w:ins w:id="17034" w:author="Charles Gifford" w:date="2016-01-09T23:58:00Z">
        <w:r w:rsidRPr="00E731C0">
          <w:rPr>
            <w:i/>
            <w:lang w:val="en-US"/>
          </w:rPr>
          <w:t xml:space="preserve"> </w:t>
        </w:r>
        <w:r w:rsidR="00804AB9">
          <w:rPr>
            <w:lang w:val="en-US"/>
          </w:rPr>
          <w:t>or activities are in execution</w:t>
        </w:r>
      </w:ins>
      <w:ins w:id="17035" w:author="Charles Gifford" w:date="2016-01-16T12:18:00Z">
        <w:r w:rsidR="00804AB9">
          <w:rPr>
            <w:lang w:val="en-US"/>
          </w:rPr>
          <w:t>;</w:t>
        </w:r>
      </w:ins>
    </w:p>
    <w:p w14:paraId="3B9C3803" w14:textId="77777777" w:rsidR="00E8659E" w:rsidRPr="00E8659E" w:rsidRDefault="00E8659E" w:rsidP="006C51DB">
      <w:pPr>
        <w:pStyle w:val="PARAGRAPH"/>
        <w:numPr>
          <w:ilvl w:val="0"/>
          <w:numId w:val="37"/>
        </w:numPr>
        <w:spacing w:before="0" w:after="120"/>
        <w:ind w:left="360"/>
        <w:rPr>
          <w:ins w:id="17036" w:author="Charles Gifford" w:date="2016-01-09T23:58:00Z"/>
          <w:lang w:val="en-US"/>
        </w:rPr>
      </w:pPr>
      <w:ins w:id="17037" w:author="Charles Gifford" w:date="2016-01-09T23:58:00Z">
        <w:r w:rsidRPr="00E8659E">
          <w:rPr>
            <w:lang w:val="en-US"/>
          </w:rPr>
          <w:t>Completed –</w:t>
        </w:r>
        <w:r w:rsidRPr="00E731C0">
          <w:rPr>
            <w:i/>
            <w:lang w:val="en-US"/>
          </w:rPr>
          <w:t xml:space="preserve"> </w:t>
        </w:r>
      </w:ins>
      <w:ins w:id="17038" w:author="Charles Gifford" w:date="2016-04-11T22:12:00Z">
        <w:r w:rsidR="001B35C8">
          <w:rPr>
            <w:i/>
            <w:lang w:val="en-US"/>
          </w:rPr>
          <w:t>Job orders</w:t>
        </w:r>
      </w:ins>
      <w:ins w:id="17039" w:author="Charles Gifford" w:date="2016-01-09T23:58:00Z">
        <w:r w:rsidRPr="00E8659E">
          <w:rPr>
            <w:lang w:val="en-US"/>
          </w:rPr>
          <w:t xml:space="preserve"> or activities have been completed</w:t>
        </w:r>
        <w:r w:rsidR="00804AB9">
          <w:rPr>
            <w:lang w:val="en-US"/>
          </w:rPr>
          <w:t xml:space="preserve"> and are no longer in execution;</w:t>
        </w:r>
      </w:ins>
    </w:p>
    <w:p w14:paraId="731D8E73" w14:textId="77777777" w:rsidR="00E8659E" w:rsidRPr="00E8659E" w:rsidRDefault="00E8659E" w:rsidP="006C51DB">
      <w:pPr>
        <w:pStyle w:val="PARAGRAPH"/>
        <w:numPr>
          <w:ilvl w:val="0"/>
          <w:numId w:val="37"/>
        </w:numPr>
        <w:spacing w:before="0" w:after="120"/>
        <w:ind w:left="360"/>
        <w:rPr>
          <w:ins w:id="17040" w:author="Charles Gifford" w:date="2016-01-09T23:58:00Z"/>
          <w:lang w:val="en-US"/>
        </w:rPr>
      </w:pPr>
      <w:ins w:id="17041" w:author="Charles Gifford" w:date="2016-01-09T23:58:00Z">
        <w:r w:rsidRPr="00E8659E">
          <w:rPr>
            <w:lang w:val="en-US"/>
          </w:rPr>
          <w:t xml:space="preserve">Aborted – An execution decision has been taken to terminate the </w:t>
        </w:r>
      </w:ins>
      <w:ins w:id="17042" w:author="Charles Gifford" w:date="2016-04-11T22:12:00Z">
        <w:r w:rsidR="001B35C8">
          <w:rPr>
            <w:i/>
            <w:lang w:val="en-US"/>
          </w:rPr>
          <w:t>job orders</w:t>
        </w:r>
      </w:ins>
      <w:ins w:id="17043" w:author="Charles Gifford" w:date="2016-01-09T23:58:00Z">
        <w:r w:rsidRPr="00E731C0">
          <w:rPr>
            <w:i/>
            <w:lang w:val="en-US"/>
          </w:rPr>
          <w:t xml:space="preserve"> </w:t>
        </w:r>
        <w:r w:rsidRPr="00E8659E">
          <w:rPr>
            <w:lang w:val="en-US"/>
          </w:rPr>
          <w:t>or activities that may, or may not,</w:t>
        </w:r>
        <w:r w:rsidR="00804AB9">
          <w:rPr>
            <w:lang w:val="en-US"/>
          </w:rPr>
          <w:t xml:space="preserve"> have been previously commenced;</w:t>
        </w:r>
      </w:ins>
    </w:p>
    <w:p w14:paraId="4FEEB6EE" w14:textId="77777777" w:rsidR="00E8659E" w:rsidRPr="00E8659E" w:rsidRDefault="00E8659E" w:rsidP="006C51DB">
      <w:pPr>
        <w:pStyle w:val="PARAGRAPH"/>
        <w:numPr>
          <w:ilvl w:val="0"/>
          <w:numId w:val="37"/>
        </w:numPr>
        <w:spacing w:before="0" w:after="120"/>
        <w:ind w:left="360"/>
        <w:rPr>
          <w:ins w:id="17044" w:author="Charles Gifford" w:date="2016-01-09T23:58:00Z"/>
          <w:lang w:val="en-US"/>
        </w:rPr>
      </w:pPr>
      <w:ins w:id="17045" w:author="Charles Gifford" w:date="2016-01-09T23:58:00Z">
        <w:r w:rsidRPr="00E8659E">
          <w:rPr>
            <w:lang w:val="en-US"/>
          </w:rPr>
          <w:t xml:space="preserve">Held – </w:t>
        </w:r>
      </w:ins>
      <w:ins w:id="17046" w:author="Charles Gifford" w:date="2016-04-11T22:12:00Z">
        <w:r w:rsidR="001B35C8">
          <w:rPr>
            <w:i/>
            <w:lang w:val="en-US"/>
          </w:rPr>
          <w:t>Job orders</w:t>
        </w:r>
      </w:ins>
      <w:ins w:id="17047" w:author="Charles Gifford" w:date="2016-01-09T23:58:00Z">
        <w:r w:rsidRPr="00E8659E">
          <w:rPr>
            <w:lang w:val="en-US"/>
          </w:rPr>
          <w:t xml:space="preserve"> or activities have been temporarily stopped d</w:t>
        </w:r>
        <w:r w:rsidR="00804AB9">
          <w:rPr>
            <w:lang w:val="en-US"/>
          </w:rPr>
          <w:t>ue to a constraint of some form;</w:t>
        </w:r>
      </w:ins>
    </w:p>
    <w:p w14:paraId="13ECAAB2" w14:textId="77777777" w:rsidR="00E8659E" w:rsidRPr="00E8659E" w:rsidRDefault="00E8659E" w:rsidP="006C51DB">
      <w:pPr>
        <w:pStyle w:val="PARAGRAPH"/>
        <w:numPr>
          <w:ilvl w:val="0"/>
          <w:numId w:val="37"/>
        </w:numPr>
        <w:spacing w:before="0" w:after="120"/>
        <w:ind w:left="360"/>
        <w:rPr>
          <w:ins w:id="17048" w:author="Charles Gifford" w:date="2016-01-09T23:58:00Z"/>
          <w:lang w:val="en-US"/>
        </w:rPr>
      </w:pPr>
      <w:ins w:id="17049" w:author="Charles Gifford" w:date="2016-01-09T23:58:00Z">
        <w:r w:rsidRPr="00E8659E">
          <w:rPr>
            <w:lang w:val="en-US"/>
          </w:rPr>
          <w:t xml:space="preserve">Paused – </w:t>
        </w:r>
      </w:ins>
      <w:ins w:id="17050" w:author="Charles Gifford" w:date="2016-04-11T22:12:00Z">
        <w:r w:rsidR="001B35C8">
          <w:rPr>
            <w:i/>
            <w:lang w:val="en-US"/>
          </w:rPr>
          <w:t>Job orders</w:t>
        </w:r>
      </w:ins>
      <w:ins w:id="17051" w:author="Charles Gifford" w:date="2016-01-09T23:58:00Z">
        <w:r w:rsidRPr="00E731C0">
          <w:rPr>
            <w:i/>
            <w:lang w:val="en-US"/>
          </w:rPr>
          <w:t xml:space="preserve"> </w:t>
        </w:r>
        <w:r w:rsidRPr="00E8659E">
          <w:rPr>
            <w:lang w:val="en-US"/>
          </w:rPr>
          <w:t>or activities have been temporarily stopped due to a delib</w:t>
        </w:r>
        <w:r w:rsidR="00804AB9">
          <w:rPr>
            <w:lang w:val="en-US"/>
          </w:rPr>
          <w:t>erate decision within execution;</w:t>
        </w:r>
      </w:ins>
    </w:p>
    <w:p w14:paraId="795D2728" w14:textId="77777777" w:rsidR="004620DE" w:rsidRDefault="00E8659E" w:rsidP="006C51DB">
      <w:pPr>
        <w:pStyle w:val="PARAGRAPH"/>
        <w:numPr>
          <w:ilvl w:val="0"/>
          <w:numId w:val="37"/>
        </w:numPr>
        <w:spacing w:before="0" w:after="120"/>
        <w:ind w:left="360"/>
        <w:rPr>
          <w:ins w:id="17052" w:author="Charles Gifford" w:date="2016-01-09T23:54:00Z"/>
          <w:lang w:val="en-US"/>
        </w:rPr>
      </w:pPr>
      <w:ins w:id="17053" w:author="Charles Gifford" w:date="2016-01-09T23:58:00Z">
        <w:r w:rsidRPr="00E8659E">
          <w:rPr>
            <w:lang w:val="en-US"/>
          </w:rPr>
          <w:t xml:space="preserve">Closed – </w:t>
        </w:r>
      </w:ins>
      <w:ins w:id="17054" w:author="Charles Gifford" w:date="2016-04-11T22:12:00Z">
        <w:r w:rsidR="001B35C8">
          <w:rPr>
            <w:i/>
            <w:lang w:val="en-US"/>
          </w:rPr>
          <w:t>Job orders</w:t>
        </w:r>
      </w:ins>
      <w:ins w:id="17055" w:author="Charles Gifford" w:date="2016-01-09T23:58:00Z">
        <w:r w:rsidRPr="00E731C0">
          <w:rPr>
            <w:i/>
            <w:lang w:val="en-US"/>
          </w:rPr>
          <w:t xml:space="preserve"> </w:t>
        </w:r>
        <w:r w:rsidRPr="00E8659E">
          <w:rPr>
            <w:lang w:val="en-US"/>
          </w:rPr>
          <w:t>or activities have been completed and fully reconciled. No further changes, or restatement of actuals is expected.</w:t>
        </w:r>
      </w:ins>
    </w:p>
    <w:p w14:paraId="6B72A5E3" w14:textId="77777777" w:rsidR="009E6331" w:rsidRPr="001C220C" w:rsidRDefault="006A5B9A" w:rsidP="003E1075">
      <w:pPr>
        <w:pStyle w:val="Heading3"/>
      </w:pPr>
      <w:bookmarkStart w:id="17056" w:name="_Toc320176983"/>
      <w:r w:rsidRPr="001C220C">
        <w:t>Operations response</w:t>
      </w:r>
      <w:bookmarkEnd w:id="17056"/>
    </w:p>
    <w:p w14:paraId="2852E3C3" w14:textId="77777777" w:rsidR="00B638E1" w:rsidRPr="001C220C" w:rsidRDefault="00B638E1" w:rsidP="00DE6B19">
      <w:pPr>
        <w:pStyle w:val="PARAGRAPH"/>
        <w:rPr>
          <w:lang w:val="en-US"/>
        </w:rPr>
      </w:pPr>
      <w:r w:rsidRPr="001C220C">
        <w:rPr>
          <w:lang w:val="en-US"/>
        </w:rPr>
        <w:t xml:space="preserve">The responses from manufacturing that are associated with </w:t>
      </w:r>
      <w:r w:rsidR="00BF69FC" w:rsidRPr="001C220C">
        <w:rPr>
          <w:lang w:val="en-US"/>
        </w:rPr>
        <w:t xml:space="preserve">an </w:t>
      </w:r>
      <w:r w:rsidR="00BF69FC" w:rsidRPr="00E731C0">
        <w:rPr>
          <w:i/>
          <w:lang w:val="en-US"/>
        </w:rPr>
        <w:t>operation</w:t>
      </w:r>
      <w:r w:rsidR="006A5B9A" w:rsidRPr="00E731C0">
        <w:rPr>
          <w:i/>
          <w:lang w:val="en-US"/>
        </w:rPr>
        <w:t>s request</w:t>
      </w:r>
      <w:r w:rsidRPr="001C220C">
        <w:rPr>
          <w:i/>
          <w:lang w:val="en-US"/>
        </w:rPr>
        <w:t xml:space="preserve"> </w:t>
      </w:r>
      <w:r w:rsidR="005D0E97">
        <w:rPr>
          <w:lang w:val="en-US"/>
        </w:rPr>
        <w:t>shall be presented as</w:t>
      </w:r>
      <w:r w:rsidRPr="001C220C">
        <w:rPr>
          <w:lang w:val="en-US"/>
        </w:rPr>
        <w:t xml:space="preserve"> </w:t>
      </w:r>
      <w:r w:rsidR="006A5B9A" w:rsidRPr="00E969CC">
        <w:rPr>
          <w:i/>
          <w:lang w:val="en-US"/>
        </w:rPr>
        <w:t>operations response</w:t>
      </w:r>
      <w:r w:rsidRPr="00E969CC">
        <w:rPr>
          <w:i/>
          <w:lang w:val="en-US"/>
        </w:rPr>
        <w:t>s</w:t>
      </w:r>
      <w:r w:rsidRPr="001C220C">
        <w:rPr>
          <w:lang w:val="en-US"/>
        </w:rPr>
        <w:t xml:space="preserve">. There may be one or more </w:t>
      </w:r>
      <w:r w:rsidR="006A5B9A" w:rsidRPr="00E969CC">
        <w:rPr>
          <w:i/>
          <w:lang w:val="en-US"/>
        </w:rPr>
        <w:t>operations response</w:t>
      </w:r>
      <w:r w:rsidRPr="00E969CC">
        <w:rPr>
          <w:i/>
          <w:lang w:val="en-US"/>
        </w:rPr>
        <w:t>s</w:t>
      </w:r>
      <w:r w:rsidRPr="001C220C">
        <w:rPr>
          <w:i/>
          <w:lang w:val="en-US"/>
        </w:rPr>
        <w:t xml:space="preserve"> </w:t>
      </w:r>
      <w:r w:rsidRPr="001C220C">
        <w:rPr>
          <w:lang w:val="en-US"/>
        </w:rPr>
        <w:t xml:space="preserve">for a single </w:t>
      </w:r>
      <w:r w:rsidR="006A5B9A" w:rsidRPr="00E969CC">
        <w:rPr>
          <w:i/>
          <w:lang w:val="en-US"/>
        </w:rPr>
        <w:t>operations request</w:t>
      </w:r>
      <w:r w:rsidRPr="001C220C">
        <w:rPr>
          <w:lang w:val="en-US"/>
        </w:rPr>
        <w:t xml:space="preserve"> if the manufacturing facility needs to split the </w:t>
      </w:r>
      <w:r w:rsidR="006A5B9A" w:rsidRPr="00E969CC">
        <w:rPr>
          <w:i/>
          <w:lang w:val="en-US"/>
        </w:rPr>
        <w:t>operations request</w:t>
      </w:r>
      <w:r w:rsidRPr="001C220C">
        <w:rPr>
          <w:lang w:val="en-US"/>
        </w:rPr>
        <w:t xml:space="preserve"> into smaller elements. </w:t>
      </w:r>
    </w:p>
    <w:p w14:paraId="0EF871B5" w14:textId="77777777" w:rsidR="00B638E1" w:rsidRPr="001C220C" w:rsidRDefault="00BF69FC" w:rsidP="00DE6B19">
      <w:pPr>
        <w:pStyle w:val="PARAGRAPH"/>
        <w:rPr>
          <w:lang w:val="en-US"/>
        </w:rPr>
      </w:pPr>
      <w:r w:rsidRPr="001C220C">
        <w:rPr>
          <w:lang w:val="en-US"/>
        </w:rPr>
        <w:t xml:space="preserve">An </w:t>
      </w:r>
      <w:r w:rsidRPr="00E969CC">
        <w:rPr>
          <w:i/>
          <w:lang w:val="en-US"/>
        </w:rPr>
        <w:t>operation</w:t>
      </w:r>
      <w:r w:rsidR="006A5B9A" w:rsidRPr="00E969CC">
        <w:rPr>
          <w:i/>
          <w:lang w:val="en-US"/>
        </w:rPr>
        <w:t>s response</w:t>
      </w:r>
      <w:r w:rsidR="00B638E1" w:rsidRPr="001C220C">
        <w:rPr>
          <w:lang w:val="en-US"/>
        </w:rPr>
        <w:t xml:space="preserve"> may include the status of the request, such as the percentage complete, a finished status, or an aborted status.</w:t>
      </w:r>
    </w:p>
    <w:p w14:paraId="6C2ED344" w14:textId="654AED45" w:rsidR="00E570D5" w:rsidRPr="001C220C" w:rsidRDefault="006A1BED" w:rsidP="00E570D5">
      <w:pPr>
        <w:pStyle w:val="PARAGRAPH"/>
        <w:rPr>
          <w:ins w:id="17057" w:author="Charles Gifford" w:date="2016-04-20T15:42:00Z"/>
          <w:lang w:val="en-US"/>
        </w:rPr>
      </w:pPr>
      <w:r>
        <w:rPr>
          <w:lang w:val="en-US"/>
        </w:rPr>
        <w:fldChar w:fldCharType="begin"/>
      </w:r>
      <w:r>
        <w:rPr>
          <w:lang w:val="en-US"/>
        </w:rPr>
        <w:instrText xml:space="preserve"> REF _Ref477977063 \h </w:instrText>
      </w:r>
      <w:r>
        <w:rPr>
          <w:lang w:val="en-US"/>
        </w:rPr>
      </w:r>
      <w:r>
        <w:rPr>
          <w:lang w:val="en-US"/>
        </w:rPr>
        <w:fldChar w:fldCharType="separate"/>
      </w:r>
      <w:r>
        <w:t xml:space="preserve">Table </w:t>
      </w:r>
      <w:r>
        <w:rPr>
          <w:noProof/>
        </w:rPr>
        <w:t>192</w:t>
      </w:r>
      <w:r>
        <w:rPr>
          <w:lang w:val="en-US"/>
        </w:rPr>
        <w:fldChar w:fldCharType="end"/>
      </w:r>
      <w:r w:rsidR="00D866F5">
        <w:rPr>
          <w:lang w:val="en-US"/>
        </w:rPr>
        <w:t xml:space="preserve"> </w:t>
      </w:r>
      <w:r w:rsidR="009E6331" w:rsidRPr="001C220C">
        <w:rPr>
          <w:lang w:val="en-US"/>
        </w:rPr>
        <w:t xml:space="preserve">defines the </w:t>
      </w:r>
      <w:r w:rsidR="00E570D5">
        <w:rPr>
          <w:lang w:val="en-US"/>
        </w:rPr>
        <w:t>relationship</w:t>
      </w:r>
      <w:r w:rsidR="009576EB">
        <w:rPr>
          <w:lang w:val="en-US"/>
        </w:rPr>
        <w:t xml:space="preserve"> role</w:t>
      </w:r>
      <w:r w:rsidR="009E6331" w:rsidRPr="001C220C">
        <w:rPr>
          <w:lang w:val="en-US"/>
        </w:rPr>
        <w:t xml:space="preserve">s for </w:t>
      </w:r>
      <w:r w:rsidR="003B2C18">
        <w:rPr>
          <w:lang w:val="en-US"/>
        </w:rPr>
        <w:t xml:space="preserve">the </w:t>
      </w:r>
      <w:r w:rsidR="006A5B9A" w:rsidRPr="001C220C">
        <w:rPr>
          <w:i/>
          <w:lang w:val="en-US"/>
        </w:rPr>
        <w:t>operations response</w:t>
      </w:r>
      <w:r w:rsidR="009E6331" w:rsidRPr="001C220C">
        <w:rPr>
          <w:lang w:val="en-US"/>
        </w:rPr>
        <w:t xml:space="preserve">. </w:t>
      </w:r>
      <w:ins w:id="17058" w:author="Charles Gifford" w:date="2017-03-22T20:15:00Z">
        <w:r>
          <w:rPr>
            <w:lang w:val="en-US"/>
          </w:rPr>
          <w:fldChar w:fldCharType="begin"/>
        </w:r>
        <w:r>
          <w:rPr>
            <w:lang w:val="en-US"/>
          </w:rPr>
          <w:instrText xml:space="preserve"> REF _Ref161736038 \h </w:instrText>
        </w:r>
      </w:ins>
      <w:r>
        <w:rPr>
          <w:lang w:val="en-US"/>
        </w:rPr>
      </w:r>
      <w:r>
        <w:rPr>
          <w:lang w:val="en-US"/>
        </w:rPr>
        <w:fldChar w:fldCharType="separate"/>
      </w:r>
      <w:ins w:id="17059" w:author="Charles Gifford" w:date="2017-03-22T20:15:00Z">
        <w:r w:rsidRPr="001C220C">
          <w:rPr>
            <w:lang w:val="en-US"/>
          </w:rPr>
          <w:t xml:space="preserve">Table </w:t>
        </w:r>
        <w:r>
          <w:rPr>
            <w:noProof/>
            <w:lang w:val="en-US"/>
          </w:rPr>
          <w:t>193</w:t>
        </w:r>
        <w:r>
          <w:rPr>
            <w:lang w:val="en-US"/>
          </w:rPr>
          <w:fldChar w:fldCharType="end"/>
        </w:r>
      </w:ins>
      <w:ins w:id="17060" w:author="Charles Gifford" w:date="2016-04-20T15:42:00Z">
        <w:r w:rsidR="00E570D5" w:rsidRPr="001C220C">
          <w:rPr>
            <w:lang w:val="en-US"/>
          </w:rPr>
          <w:t xml:space="preserve"> defines the attributes for </w:t>
        </w:r>
      </w:ins>
      <w:ins w:id="17061" w:author="Charles Gifford" w:date="2016-10-30T07:14:00Z">
        <w:r w:rsidR="003B2C18">
          <w:rPr>
            <w:lang w:val="en-US"/>
          </w:rPr>
          <w:t xml:space="preserve">the </w:t>
        </w:r>
      </w:ins>
      <w:ins w:id="17062" w:author="Charles Gifford" w:date="2016-04-20T15:42:00Z">
        <w:r w:rsidR="003B2C18">
          <w:rPr>
            <w:i/>
            <w:lang w:val="en-US"/>
          </w:rPr>
          <w:t>operations response</w:t>
        </w:r>
        <w:r w:rsidR="00E570D5" w:rsidRPr="001C220C">
          <w:rPr>
            <w:lang w:val="en-US"/>
          </w:rPr>
          <w:t xml:space="preserve">. </w:t>
        </w:r>
      </w:ins>
    </w:p>
    <w:p w14:paraId="5B6BBF7A" w14:textId="27CC29DE" w:rsidR="00E570D5" w:rsidRDefault="006A1BED" w:rsidP="00881CA4">
      <w:pPr>
        <w:pStyle w:val="TABLE-title"/>
        <w:rPr>
          <w:ins w:id="17063" w:author="Charles Gifford" w:date="2017-03-20T14:50:00Z"/>
          <w:lang w:val="en-US"/>
        </w:rPr>
      </w:pPr>
      <w:bookmarkStart w:id="17064" w:name="_Ref477977063"/>
      <w:bookmarkStart w:id="17065" w:name="_Toc478492492"/>
      <w:ins w:id="17066" w:author="Charles Gifford" w:date="2017-03-22T20:14:00Z">
        <w:r>
          <w:t xml:space="preserve">Table </w:t>
        </w:r>
        <w:r>
          <w:fldChar w:fldCharType="begin"/>
        </w:r>
        <w:r>
          <w:instrText xml:space="preserve"> SEQ Table \* ARABIC </w:instrText>
        </w:r>
      </w:ins>
      <w:r>
        <w:fldChar w:fldCharType="separate"/>
      </w:r>
      <w:ins w:id="17067" w:author="Charles Gifford" w:date="2017-03-22T20:14:00Z">
        <w:r>
          <w:rPr>
            <w:noProof/>
          </w:rPr>
          <w:t>192</w:t>
        </w:r>
        <w:r>
          <w:fldChar w:fldCharType="end"/>
        </w:r>
      </w:ins>
      <w:bookmarkEnd w:id="17064"/>
      <w:ins w:id="17068" w:author="Charles Gifford" w:date="2016-04-20T15:42:00Z">
        <w:r w:rsidR="00E570D5" w:rsidRPr="001C220C">
          <w:rPr>
            <w:lang w:val="en-US"/>
          </w:rPr>
          <w:t xml:space="preserve"> </w:t>
        </w:r>
        <w:r w:rsidR="00E570D5">
          <w:rPr>
            <w:lang w:val="en-US"/>
          </w:rPr>
          <w:t>–</w:t>
        </w:r>
        <w:r w:rsidR="00E570D5" w:rsidRPr="001C220C">
          <w:rPr>
            <w:lang w:val="en-US"/>
          </w:rPr>
          <w:t xml:space="preserve"> </w:t>
        </w:r>
        <w:r w:rsidR="00E570D5">
          <w:rPr>
            <w:lang w:val="en-US"/>
          </w:rPr>
          <w:t>O</w:t>
        </w:r>
        <w:r w:rsidR="00E570D5" w:rsidRPr="001C220C">
          <w:rPr>
            <w:lang w:val="en-US"/>
          </w:rPr>
          <w:t>perations response</w:t>
        </w:r>
        <w:r w:rsidR="00E570D5" w:rsidRPr="00AC2193">
          <w:rPr>
            <w:lang w:val="en-US"/>
          </w:rPr>
          <w:t xml:space="preserve"> </w:t>
        </w:r>
      </w:ins>
      <w:ins w:id="17069" w:author="Charles Gifford" w:date="2016-04-20T15:43:00Z">
        <w:r w:rsidR="00E570D5">
          <w:rPr>
            <w:lang w:val="en-US"/>
          </w:rPr>
          <w:t>relationship</w:t>
        </w:r>
      </w:ins>
      <w:ins w:id="17070" w:author="Charles Gifford" w:date="2017-03-20T14:50:00Z">
        <w:r w:rsidR="009576EB">
          <w:rPr>
            <w:lang w:val="en-US"/>
          </w:rPr>
          <w:t xml:space="preserve"> role</w:t>
        </w:r>
      </w:ins>
      <w:ins w:id="17071" w:author="Charles Gifford" w:date="2016-04-20T15:42:00Z">
        <w:r w:rsidR="00E570D5">
          <w:rPr>
            <w:lang w:val="en-US"/>
          </w:rPr>
          <w:t>s</w:t>
        </w:r>
      </w:ins>
      <w:bookmarkEnd w:id="17065"/>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170"/>
        <w:gridCol w:w="3690"/>
      </w:tblGrid>
      <w:tr w:rsidR="009576EB" w:rsidRPr="009432BC" w14:paraId="11B03B92" w14:textId="77777777" w:rsidTr="009576EB">
        <w:trPr>
          <w:trHeight w:val="197"/>
          <w:tblHeader/>
          <w:ins w:id="17072" w:author="Charles Gifford" w:date="2017-03-20T14:50:00Z"/>
        </w:trPr>
        <w:tc>
          <w:tcPr>
            <w:tcW w:w="2155" w:type="dxa"/>
            <w:shd w:val="clear" w:color="auto" w:fill="auto"/>
          </w:tcPr>
          <w:p w14:paraId="29F61F86" w14:textId="77777777" w:rsidR="009576EB" w:rsidRPr="009432BC" w:rsidRDefault="009576EB" w:rsidP="009576EB">
            <w:pPr>
              <w:pStyle w:val="TABLE-col-heading"/>
              <w:rPr>
                <w:ins w:id="17073" w:author="Charles Gifford" w:date="2017-03-20T14:50:00Z"/>
              </w:rPr>
            </w:pPr>
            <w:ins w:id="17074" w:author="Charles Gifford" w:date="2017-03-20T14:50:00Z">
              <w:r w:rsidRPr="009432BC">
                <w:t>Related Object</w:t>
              </w:r>
            </w:ins>
          </w:p>
        </w:tc>
        <w:tc>
          <w:tcPr>
            <w:tcW w:w="2070" w:type="dxa"/>
            <w:shd w:val="clear" w:color="auto" w:fill="auto"/>
          </w:tcPr>
          <w:p w14:paraId="622425D4" w14:textId="77777777" w:rsidR="009576EB" w:rsidRPr="009432BC" w:rsidRDefault="009576EB" w:rsidP="009576EB">
            <w:pPr>
              <w:pStyle w:val="TABLE-col-heading"/>
              <w:rPr>
                <w:ins w:id="17075" w:author="Charles Gifford" w:date="2017-03-20T14:50:00Z"/>
              </w:rPr>
            </w:pPr>
            <w:ins w:id="17076" w:author="Charles Gifford" w:date="2017-03-20T14:50:00Z">
              <w:r w:rsidRPr="009432BC">
                <w:t>Role</w:t>
              </w:r>
            </w:ins>
          </w:p>
        </w:tc>
        <w:tc>
          <w:tcPr>
            <w:tcW w:w="1170" w:type="dxa"/>
            <w:shd w:val="clear" w:color="auto" w:fill="auto"/>
          </w:tcPr>
          <w:p w14:paraId="1FCC212A" w14:textId="77777777" w:rsidR="009576EB" w:rsidRPr="009432BC" w:rsidRDefault="009576EB" w:rsidP="009576EB">
            <w:pPr>
              <w:pStyle w:val="TABLE-col-heading"/>
              <w:rPr>
                <w:ins w:id="17077" w:author="Charles Gifford" w:date="2017-03-20T14:50:00Z"/>
              </w:rPr>
            </w:pPr>
            <w:ins w:id="17078" w:author="Charles Gifford" w:date="2017-03-20T14:50:00Z">
              <w:r w:rsidRPr="009432BC">
                <w:t>Multiplicity</w:t>
              </w:r>
            </w:ins>
          </w:p>
        </w:tc>
        <w:tc>
          <w:tcPr>
            <w:tcW w:w="3690" w:type="dxa"/>
            <w:shd w:val="clear" w:color="auto" w:fill="auto"/>
          </w:tcPr>
          <w:p w14:paraId="7521185A" w14:textId="77777777" w:rsidR="009576EB" w:rsidRPr="009432BC" w:rsidRDefault="009576EB" w:rsidP="009576EB">
            <w:pPr>
              <w:pStyle w:val="TABLE-col-heading"/>
              <w:rPr>
                <w:ins w:id="17079" w:author="Charles Gifford" w:date="2017-03-20T14:50:00Z"/>
              </w:rPr>
            </w:pPr>
            <w:ins w:id="17080" w:author="Charles Gifford" w:date="2017-03-20T14:50:00Z">
              <w:r w:rsidRPr="009432BC">
                <w:t>Description</w:t>
              </w:r>
            </w:ins>
          </w:p>
        </w:tc>
      </w:tr>
      <w:tr w:rsidR="009576EB" w:rsidRPr="009432BC" w14:paraId="2A37189C" w14:textId="77777777" w:rsidTr="009576EB">
        <w:trPr>
          <w:trHeight w:val="332"/>
          <w:ins w:id="17081" w:author="Charles Gifford" w:date="2017-03-20T14:50:00Z"/>
        </w:trPr>
        <w:tc>
          <w:tcPr>
            <w:tcW w:w="2155" w:type="dxa"/>
          </w:tcPr>
          <w:p w14:paraId="30EA01B8" w14:textId="31C1721C" w:rsidR="009576EB" w:rsidRDefault="009576EB" w:rsidP="009576EB">
            <w:pPr>
              <w:pStyle w:val="TABLE-cell"/>
              <w:rPr>
                <w:ins w:id="17082" w:author="Charles Gifford" w:date="2017-03-20T14:50:00Z"/>
                <w:szCs w:val="20"/>
                <w:lang w:val="en-US"/>
              </w:rPr>
            </w:pPr>
            <w:ins w:id="17083" w:author="Charles Gifford" w:date="2017-03-20T14:51:00Z">
              <w:r>
                <w:rPr>
                  <w:szCs w:val="20"/>
                  <w:lang w:val="en-US"/>
                </w:rPr>
                <w:t>Operations performance</w:t>
              </w:r>
            </w:ins>
          </w:p>
        </w:tc>
        <w:tc>
          <w:tcPr>
            <w:tcW w:w="2070" w:type="dxa"/>
          </w:tcPr>
          <w:p w14:paraId="1C50B3BB" w14:textId="6DE23E1E" w:rsidR="009576EB" w:rsidRDefault="009576EB" w:rsidP="009576EB">
            <w:pPr>
              <w:pStyle w:val="TABLE-cell"/>
              <w:rPr>
                <w:ins w:id="17084" w:author="Charles Gifford" w:date="2017-03-20T14:50:00Z"/>
                <w:szCs w:val="20"/>
                <w:lang w:val="en-US"/>
              </w:rPr>
            </w:pPr>
            <w:ins w:id="17085" w:author="Charles Gifford" w:date="2017-03-20T14:52:00Z">
              <w:r>
                <w:rPr>
                  <w:szCs w:val="20"/>
                  <w:lang w:val="en-US"/>
                </w:rPr>
                <w:t>NA</w:t>
              </w:r>
            </w:ins>
          </w:p>
        </w:tc>
        <w:tc>
          <w:tcPr>
            <w:tcW w:w="1170" w:type="dxa"/>
          </w:tcPr>
          <w:p w14:paraId="5F0BD623" w14:textId="2A1E6674" w:rsidR="009576EB" w:rsidRDefault="009576EB" w:rsidP="009576EB">
            <w:pPr>
              <w:pStyle w:val="TABLE-cell"/>
              <w:rPr>
                <w:ins w:id="17086" w:author="Charles Gifford" w:date="2017-03-20T14:50:00Z"/>
                <w:szCs w:val="20"/>
                <w:lang w:val="en-US"/>
              </w:rPr>
            </w:pPr>
            <w:ins w:id="17087" w:author="Charles Gifford" w:date="2017-03-20T14:51:00Z">
              <w:r>
                <w:rPr>
                  <w:szCs w:val="20"/>
                  <w:lang w:val="en-US"/>
                </w:rPr>
                <w:t>1</w:t>
              </w:r>
            </w:ins>
          </w:p>
        </w:tc>
        <w:tc>
          <w:tcPr>
            <w:tcW w:w="3690" w:type="dxa"/>
          </w:tcPr>
          <w:p w14:paraId="6422E84F" w14:textId="4AFC0DF7" w:rsidR="009576EB" w:rsidRPr="00BE0F67" w:rsidRDefault="009576EB" w:rsidP="009576EB">
            <w:pPr>
              <w:pStyle w:val="TABLE-cell"/>
              <w:rPr>
                <w:ins w:id="17088" w:author="Charles Gifford" w:date="2017-03-20T14:50:00Z"/>
                <w:lang w:val="en-US"/>
              </w:rPr>
            </w:pPr>
            <w:ins w:id="17089" w:author="Charles Gifford" w:date="2017-03-20T14:51:00Z">
              <w:r>
                <w:rPr>
                  <w:lang w:val="en-US"/>
                </w:rPr>
                <w:t xml:space="preserve">The </w:t>
              </w:r>
              <w:r>
                <w:rPr>
                  <w:i/>
                  <w:lang w:val="en-US"/>
                </w:rPr>
                <w:t>operations</w:t>
              </w:r>
              <w:r w:rsidRPr="002F42AC">
                <w:rPr>
                  <w:i/>
                  <w:lang w:val="en-US"/>
                </w:rPr>
                <w:t xml:space="preserve"> </w:t>
              </w:r>
              <w:r>
                <w:rPr>
                  <w:i/>
                  <w:lang w:val="en-US"/>
                </w:rPr>
                <w:t xml:space="preserve">performance is defined in part by </w:t>
              </w:r>
              <w:r>
                <w:rPr>
                  <w:lang w:val="en-US"/>
                </w:rPr>
                <w:t xml:space="preserve">this </w:t>
              </w:r>
              <w:r>
                <w:rPr>
                  <w:i/>
                  <w:lang w:val="en-US"/>
                </w:rPr>
                <w:t>operations response.</w:t>
              </w:r>
            </w:ins>
          </w:p>
        </w:tc>
      </w:tr>
      <w:tr w:rsidR="009576EB" w:rsidRPr="009432BC" w14:paraId="320B5AFA" w14:textId="77777777" w:rsidTr="009576EB">
        <w:trPr>
          <w:trHeight w:val="332"/>
          <w:ins w:id="17090" w:author="Charles Gifford" w:date="2017-03-20T14:51:00Z"/>
        </w:trPr>
        <w:tc>
          <w:tcPr>
            <w:tcW w:w="2155" w:type="dxa"/>
          </w:tcPr>
          <w:p w14:paraId="30D9FFE6" w14:textId="42B08CE7" w:rsidR="009576EB" w:rsidRDefault="009576EB" w:rsidP="009576EB">
            <w:pPr>
              <w:pStyle w:val="TABLE-cell"/>
              <w:rPr>
                <w:ins w:id="17091" w:author="Charles Gifford" w:date="2017-03-20T14:51:00Z"/>
                <w:szCs w:val="20"/>
                <w:lang w:val="en-US"/>
              </w:rPr>
            </w:pPr>
            <w:ins w:id="17092" w:author="Charles Gifford" w:date="2017-03-20T14:51:00Z">
              <w:r>
                <w:rPr>
                  <w:szCs w:val="20"/>
                  <w:lang w:val="en-US"/>
                </w:rPr>
                <w:t xml:space="preserve">Operations request </w:t>
              </w:r>
            </w:ins>
          </w:p>
        </w:tc>
        <w:tc>
          <w:tcPr>
            <w:tcW w:w="2070" w:type="dxa"/>
          </w:tcPr>
          <w:p w14:paraId="363AEF00" w14:textId="0A1A6166" w:rsidR="009576EB" w:rsidRDefault="009576EB" w:rsidP="009576EB">
            <w:pPr>
              <w:pStyle w:val="TABLE-cell"/>
              <w:rPr>
                <w:ins w:id="17093" w:author="Charles Gifford" w:date="2017-03-20T14:51:00Z"/>
                <w:szCs w:val="20"/>
                <w:lang w:val="en-US"/>
              </w:rPr>
            </w:pPr>
            <w:ins w:id="17094" w:author="Charles Gifford" w:date="2017-03-20T14:51:00Z">
              <w:r>
                <w:rPr>
                  <w:szCs w:val="20"/>
                  <w:lang w:val="en-US"/>
                </w:rPr>
                <w:t xml:space="preserve">Operations request </w:t>
              </w:r>
            </w:ins>
          </w:p>
        </w:tc>
        <w:tc>
          <w:tcPr>
            <w:tcW w:w="1170" w:type="dxa"/>
          </w:tcPr>
          <w:p w14:paraId="0DEFA1AE" w14:textId="3117339D" w:rsidR="009576EB" w:rsidRDefault="009576EB" w:rsidP="009576EB">
            <w:pPr>
              <w:pStyle w:val="TABLE-cell"/>
              <w:rPr>
                <w:ins w:id="17095" w:author="Charles Gifford" w:date="2017-03-20T14:51:00Z"/>
                <w:szCs w:val="20"/>
                <w:lang w:val="en-US"/>
              </w:rPr>
            </w:pPr>
            <w:ins w:id="17096" w:author="Charles Gifford" w:date="2017-03-20T14:51:00Z">
              <w:r>
                <w:rPr>
                  <w:szCs w:val="20"/>
                  <w:lang w:val="en-US"/>
                </w:rPr>
                <w:t>0..1</w:t>
              </w:r>
            </w:ins>
          </w:p>
        </w:tc>
        <w:tc>
          <w:tcPr>
            <w:tcW w:w="3690" w:type="dxa"/>
          </w:tcPr>
          <w:p w14:paraId="3D1A390C" w14:textId="6223D24B" w:rsidR="009576EB" w:rsidRDefault="009576EB" w:rsidP="009576EB">
            <w:pPr>
              <w:pStyle w:val="TABLE-cell"/>
              <w:rPr>
                <w:ins w:id="17097" w:author="Charles Gifford" w:date="2017-03-20T14:51:00Z"/>
                <w:lang w:val="en-US"/>
              </w:rPr>
            </w:pPr>
            <w:ins w:id="17098" w:author="Charles Gifford" w:date="2017-03-20T14:51:00Z">
              <w:r>
                <w:rPr>
                  <w:lang w:val="en-US"/>
                </w:rPr>
                <w:t xml:space="preserve">The </w:t>
              </w:r>
              <w:r w:rsidRPr="00C3037F">
                <w:rPr>
                  <w:i/>
                  <w:lang w:val="en-US"/>
                </w:rPr>
                <w:t>operations request</w:t>
              </w:r>
              <w:r>
                <w:rPr>
                  <w:lang w:val="en-US"/>
                </w:rPr>
                <w:t xml:space="preserve"> that corresponds to this </w:t>
              </w:r>
              <w:r w:rsidRPr="00C3037F">
                <w:rPr>
                  <w:i/>
                  <w:lang w:val="en-US"/>
                </w:rPr>
                <w:t>operations respons</w:t>
              </w:r>
              <w:r>
                <w:rPr>
                  <w:lang w:val="en-US"/>
                </w:rPr>
                <w:t>e if it exists or is relevant.</w:t>
              </w:r>
            </w:ins>
          </w:p>
        </w:tc>
      </w:tr>
      <w:tr w:rsidR="009576EB" w:rsidRPr="009432BC" w14:paraId="09AD5703" w14:textId="77777777" w:rsidTr="009576EB">
        <w:trPr>
          <w:trHeight w:val="332"/>
          <w:ins w:id="17099" w:author="Charles Gifford" w:date="2017-03-20T14:51:00Z"/>
        </w:trPr>
        <w:tc>
          <w:tcPr>
            <w:tcW w:w="2155" w:type="dxa"/>
          </w:tcPr>
          <w:p w14:paraId="3DE6B929" w14:textId="1347734C" w:rsidR="009576EB" w:rsidRDefault="009576EB" w:rsidP="009576EB">
            <w:pPr>
              <w:pStyle w:val="TABLE-cell"/>
              <w:rPr>
                <w:ins w:id="17100" w:author="Charles Gifford" w:date="2017-03-20T14:51:00Z"/>
                <w:szCs w:val="20"/>
                <w:lang w:val="en-US"/>
              </w:rPr>
            </w:pPr>
            <w:ins w:id="17101" w:author="Charles Gifford" w:date="2017-03-20T14:51:00Z">
              <w:r>
                <w:rPr>
                  <w:szCs w:val="20"/>
                  <w:lang w:val="en-US"/>
                </w:rPr>
                <w:t>Operations definition</w:t>
              </w:r>
            </w:ins>
          </w:p>
        </w:tc>
        <w:tc>
          <w:tcPr>
            <w:tcW w:w="2070" w:type="dxa"/>
          </w:tcPr>
          <w:p w14:paraId="575A3CE0" w14:textId="371EDB3D" w:rsidR="009576EB" w:rsidRDefault="009576EB" w:rsidP="009576EB">
            <w:pPr>
              <w:pStyle w:val="TABLE-cell"/>
              <w:rPr>
                <w:ins w:id="17102" w:author="Charles Gifford" w:date="2017-03-20T14:51:00Z"/>
                <w:szCs w:val="20"/>
                <w:lang w:val="en-US"/>
              </w:rPr>
            </w:pPr>
            <w:ins w:id="17103" w:author="Charles Gifford" w:date="2017-03-20T14:51:00Z">
              <w:r>
                <w:rPr>
                  <w:szCs w:val="20"/>
                  <w:lang w:val="en-US"/>
                </w:rPr>
                <w:t>Operations definition</w:t>
              </w:r>
            </w:ins>
          </w:p>
        </w:tc>
        <w:tc>
          <w:tcPr>
            <w:tcW w:w="1170" w:type="dxa"/>
          </w:tcPr>
          <w:p w14:paraId="3BDE3531" w14:textId="35CD8894" w:rsidR="009576EB" w:rsidRDefault="009576EB" w:rsidP="009576EB">
            <w:pPr>
              <w:pStyle w:val="TABLE-cell"/>
              <w:rPr>
                <w:ins w:id="17104" w:author="Charles Gifford" w:date="2017-03-20T14:51:00Z"/>
                <w:szCs w:val="20"/>
                <w:lang w:val="en-US"/>
              </w:rPr>
            </w:pPr>
            <w:ins w:id="17105" w:author="Charles Gifford" w:date="2017-03-20T14:51:00Z">
              <w:r>
                <w:rPr>
                  <w:szCs w:val="20"/>
                  <w:lang w:val="en-US"/>
                </w:rPr>
                <w:t>1</w:t>
              </w:r>
            </w:ins>
          </w:p>
        </w:tc>
        <w:tc>
          <w:tcPr>
            <w:tcW w:w="3690" w:type="dxa"/>
          </w:tcPr>
          <w:p w14:paraId="56AB6E25" w14:textId="28FD724E" w:rsidR="009576EB" w:rsidRDefault="009576EB" w:rsidP="009576EB">
            <w:pPr>
              <w:pStyle w:val="TABLE-cell"/>
              <w:rPr>
                <w:ins w:id="17106" w:author="Charles Gifford" w:date="2017-03-20T14:51:00Z"/>
                <w:lang w:val="en-US"/>
              </w:rPr>
            </w:pPr>
            <w:ins w:id="17107" w:author="Charles Gifford" w:date="2017-03-20T14:51:00Z">
              <w:r>
                <w:rPr>
                  <w:lang w:val="en-US"/>
                </w:rPr>
                <w:t xml:space="preserve">The </w:t>
              </w:r>
              <w:r w:rsidRPr="00705444">
                <w:rPr>
                  <w:i/>
                  <w:lang w:val="en-US"/>
                </w:rPr>
                <w:t xml:space="preserve">operations </w:t>
              </w:r>
              <w:r>
                <w:rPr>
                  <w:i/>
                  <w:lang w:val="en-US"/>
                </w:rPr>
                <w:t>definition</w:t>
              </w:r>
              <w:r>
                <w:rPr>
                  <w:lang w:val="en-US"/>
                </w:rPr>
                <w:t xml:space="preserve"> that corresponds to this </w:t>
              </w:r>
              <w:r w:rsidRPr="00705444">
                <w:rPr>
                  <w:i/>
                  <w:lang w:val="en-US"/>
                </w:rPr>
                <w:t>operations respons</w:t>
              </w:r>
              <w:r>
                <w:rPr>
                  <w:lang w:val="en-US"/>
                </w:rPr>
                <w:t>e if it exists or is relevant.</w:t>
              </w:r>
            </w:ins>
          </w:p>
        </w:tc>
      </w:tr>
      <w:tr w:rsidR="009576EB" w:rsidRPr="009432BC" w14:paraId="53878FB3" w14:textId="77777777" w:rsidTr="009576EB">
        <w:trPr>
          <w:trHeight w:val="332"/>
          <w:ins w:id="17108" w:author="Charles Gifford" w:date="2017-03-20T14:50:00Z"/>
        </w:trPr>
        <w:tc>
          <w:tcPr>
            <w:tcW w:w="2155" w:type="dxa"/>
          </w:tcPr>
          <w:p w14:paraId="1EB7E075" w14:textId="6DC280A2" w:rsidR="009576EB" w:rsidRDefault="009576EB" w:rsidP="009576EB">
            <w:pPr>
              <w:pStyle w:val="TABLE-cell"/>
              <w:rPr>
                <w:ins w:id="17109" w:author="Charles Gifford" w:date="2017-03-20T14:50:00Z"/>
                <w:szCs w:val="20"/>
                <w:lang w:val="en-US"/>
              </w:rPr>
            </w:pPr>
            <w:ins w:id="17110" w:author="Charles Gifford" w:date="2017-03-20T14:51:00Z">
              <w:r>
                <w:rPr>
                  <w:szCs w:val="20"/>
                  <w:lang w:val="en-US"/>
                </w:rPr>
                <w:t>Segment response</w:t>
              </w:r>
            </w:ins>
          </w:p>
        </w:tc>
        <w:tc>
          <w:tcPr>
            <w:tcW w:w="2070" w:type="dxa"/>
          </w:tcPr>
          <w:p w14:paraId="0F2A9C6F" w14:textId="52AD8422" w:rsidR="009576EB" w:rsidRDefault="009576EB" w:rsidP="009576EB">
            <w:pPr>
              <w:pStyle w:val="TABLE-cell"/>
              <w:rPr>
                <w:ins w:id="17111" w:author="Charles Gifford" w:date="2017-03-20T14:50:00Z"/>
                <w:szCs w:val="20"/>
                <w:lang w:val="en-US"/>
              </w:rPr>
            </w:pPr>
            <w:ins w:id="17112" w:author="Charles Gifford" w:date="2017-03-20T14:51:00Z">
              <w:r>
                <w:rPr>
                  <w:szCs w:val="20"/>
                  <w:lang w:val="en-US"/>
                </w:rPr>
                <w:t>Segment response</w:t>
              </w:r>
            </w:ins>
          </w:p>
        </w:tc>
        <w:tc>
          <w:tcPr>
            <w:tcW w:w="1170" w:type="dxa"/>
          </w:tcPr>
          <w:p w14:paraId="70BFFD14" w14:textId="39F39C7A" w:rsidR="009576EB" w:rsidRDefault="009576EB" w:rsidP="009576EB">
            <w:pPr>
              <w:pStyle w:val="TABLE-cell"/>
              <w:rPr>
                <w:ins w:id="17113" w:author="Charles Gifford" w:date="2017-03-20T14:50:00Z"/>
                <w:szCs w:val="20"/>
                <w:lang w:val="en-US"/>
              </w:rPr>
            </w:pPr>
            <w:ins w:id="17114" w:author="Charles Gifford" w:date="2017-03-20T14:51:00Z">
              <w:r>
                <w:rPr>
                  <w:szCs w:val="20"/>
                  <w:lang w:val="en-US"/>
                </w:rPr>
                <w:t>1..*</w:t>
              </w:r>
            </w:ins>
          </w:p>
        </w:tc>
        <w:tc>
          <w:tcPr>
            <w:tcW w:w="3690" w:type="dxa"/>
          </w:tcPr>
          <w:p w14:paraId="538940CB" w14:textId="1ED1DD95" w:rsidR="009576EB" w:rsidRPr="00BE0F67" w:rsidRDefault="009576EB" w:rsidP="009576EB">
            <w:pPr>
              <w:pStyle w:val="TABLE-cell"/>
              <w:rPr>
                <w:ins w:id="17115" w:author="Charles Gifford" w:date="2017-03-20T14:50:00Z"/>
                <w:lang w:val="en-US"/>
              </w:rPr>
            </w:pPr>
            <w:ins w:id="17116" w:author="Charles Gifford" w:date="2017-03-20T14:51:00Z">
              <w:r>
                <w:rPr>
                  <w:lang w:val="en-US"/>
                </w:rPr>
                <w:t xml:space="preserve">The </w:t>
              </w:r>
              <w:r w:rsidRPr="007C79E1">
                <w:rPr>
                  <w:i/>
                  <w:lang w:val="en-US"/>
                </w:rPr>
                <w:t xml:space="preserve">segment </w:t>
              </w:r>
              <w:r>
                <w:rPr>
                  <w:i/>
                  <w:lang w:val="en-US"/>
                </w:rPr>
                <w:t>responses</w:t>
              </w:r>
              <w:r>
                <w:rPr>
                  <w:lang w:val="en-US"/>
                </w:rPr>
                <w:t xml:space="preserve"> related to this </w:t>
              </w:r>
              <w:r>
                <w:rPr>
                  <w:i/>
                  <w:lang w:val="en-US"/>
                </w:rPr>
                <w:t>operations response.</w:t>
              </w:r>
            </w:ins>
          </w:p>
        </w:tc>
      </w:tr>
    </w:tbl>
    <w:p w14:paraId="7FC09678" w14:textId="38AC23E3" w:rsidR="009E6331" w:rsidRPr="001C220C" w:rsidRDefault="009E6331" w:rsidP="00DE6B19">
      <w:pPr>
        <w:pStyle w:val="TABLE-title"/>
        <w:rPr>
          <w:lang w:val="en-US"/>
        </w:rPr>
      </w:pPr>
      <w:bookmarkStart w:id="17117" w:name="_Ref161736038"/>
      <w:bookmarkStart w:id="17118" w:name="_Toc161631662"/>
      <w:bookmarkStart w:id="17119" w:name="_Toc266864191"/>
      <w:bookmarkStart w:id="17120" w:name="_Toc306621079"/>
      <w:bookmarkStart w:id="17121" w:name="_Toc320178475"/>
      <w:bookmarkStart w:id="17122" w:name="_Toc478492493"/>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6A1BED">
        <w:rPr>
          <w:noProof/>
          <w:lang w:val="en-US"/>
        </w:rPr>
        <w:t>193</w:t>
      </w:r>
      <w:r w:rsidR="00FD29D6">
        <w:rPr>
          <w:lang w:val="en-US"/>
        </w:rPr>
        <w:fldChar w:fldCharType="end"/>
      </w:r>
      <w:bookmarkEnd w:id="17117"/>
      <w:r w:rsidRPr="001C220C">
        <w:rPr>
          <w:lang w:val="en-US"/>
        </w:rPr>
        <w:t xml:space="preserve"> </w:t>
      </w:r>
      <w:r w:rsidR="00DE6B19">
        <w:rPr>
          <w:lang w:val="en-US"/>
        </w:rPr>
        <w:t>–</w:t>
      </w:r>
      <w:r w:rsidRPr="001C220C">
        <w:rPr>
          <w:lang w:val="en-US"/>
        </w:rPr>
        <w:t xml:space="preserve"> </w:t>
      </w:r>
      <w:r w:rsidR="00D02368">
        <w:rPr>
          <w:lang w:val="en-US"/>
        </w:rPr>
        <w:t>O</w:t>
      </w:r>
      <w:r w:rsidR="006A5B9A" w:rsidRPr="001C220C">
        <w:rPr>
          <w:lang w:val="en-US"/>
        </w:rPr>
        <w:t>perations response</w:t>
      </w:r>
      <w:bookmarkEnd w:id="17118"/>
      <w:bookmarkEnd w:id="17119"/>
      <w:bookmarkEnd w:id="17120"/>
      <w:bookmarkEnd w:id="17121"/>
      <w:r w:rsidR="00D02368" w:rsidRPr="00AC2193">
        <w:rPr>
          <w:lang w:val="en-US"/>
        </w:rPr>
        <w:t xml:space="preserve"> </w:t>
      </w:r>
      <w:r w:rsidR="00D02368">
        <w:rPr>
          <w:lang w:val="en-US"/>
        </w:rPr>
        <w:t>attributes</w:t>
      </w:r>
      <w:bookmarkEnd w:id="17122"/>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183"/>
        <w:gridCol w:w="1350"/>
        <w:gridCol w:w="1170"/>
        <w:gridCol w:w="1194"/>
      </w:tblGrid>
      <w:tr w:rsidR="009E6331" w:rsidRPr="001C220C" w14:paraId="5E35F393" w14:textId="77777777" w:rsidTr="00EB6924">
        <w:trPr>
          <w:tblHeader/>
          <w:jc w:val="center"/>
        </w:trPr>
        <w:tc>
          <w:tcPr>
            <w:tcW w:w="1269" w:type="dxa"/>
          </w:tcPr>
          <w:p w14:paraId="1A597680" w14:textId="77777777" w:rsidR="009E6331" w:rsidRPr="001C220C" w:rsidRDefault="009E6331" w:rsidP="00D866F5">
            <w:pPr>
              <w:pStyle w:val="NormalTableHeader"/>
              <w:keepNext w:val="0"/>
              <w:spacing w:before="40"/>
              <w:rPr>
                <w:lang w:val="en-US"/>
              </w:rPr>
            </w:pPr>
            <w:r w:rsidRPr="001C220C">
              <w:rPr>
                <w:lang w:val="en-US"/>
              </w:rPr>
              <w:t xml:space="preserve">Attribute </w:t>
            </w:r>
            <w:r w:rsidR="0001772B">
              <w:rPr>
                <w:lang w:val="en-US"/>
              </w:rPr>
              <w:t>n</w:t>
            </w:r>
            <w:r w:rsidRPr="001C220C">
              <w:rPr>
                <w:lang w:val="en-US"/>
              </w:rPr>
              <w:t>ame</w:t>
            </w:r>
          </w:p>
        </w:tc>
        <w:tc>
          <w:tcPr>
            <w:tcW w:w="2880" w:type="dxa"/>
          </w:tcPr>
          <w:p w14:paraId="7523DE8B" w14:textId="77777777" w:rsidR="009E6331" w:rsidRPr="001C220C" w:rsidRDefault="009E6331" w:rsidP="00D866F5">
            <w:pPr>
              <w:pStyle w:val="NormalTableHeader"/>
              <w:keepNext w:val="0"/>
              <w:spacing w:before="40"/>
              <w:rPr>
                <w:lang w:val="en-US"/>
              </w:rPr>
            </w:pPr>
            <w:r w:rsidRPr="001C220C">
              <w:rPr>
                <w:lang w:val="en-US"/>
              </w:rPr>
              <w:t>Description</w:t>
            </w:r>
          </w:p>
        </w:tc>
        <w:tc>
          <w:tcPr>
            <w:tcW w:w="1183" w:type="dxa"/>
          </w:tcPr>
          <w:p w14:paraId="7C1D76B9" w14:textId="77777777" w:rsidR="009E6331" w:rsidRPr="001C220C" w:rsidRDefault="00AE4770" w:rsidP="00D866F5">
            <w:pPr>
              <w:pStyle w:val="NormalTableHeader"/>
              <w:keepNext w:val="0"/>
              <w:spacing w:before="40"/>
              <w:rPr>
                <w:lang w:val="en-US"/>
              </w:rPr>
            </w:pPr>
            <w:r>
              <w:rPr>
                <w:lang w:val="en-US"/>
              </w:rPr>
              <w:t>Production example</w:t>
            </w:r>
            <w:r w:rsidR="009E6331" w:rsidRPr="001C220C">
              <w:rPr>
                <w:lang w:val="en-US"/>
              </w:rPr>
              <w:t>s</w:t>
            </w:r>
          </w:p>
        </w:tc>
        <w:tc>
          <w:tcPr>
            <w:tcW w:w="1350" w:type="dxa"/>
          </w:tcPr>
          <w:p w14:paraId="11609DB5" w14:textId="77777777" w:rsidR="009E6331" w:rsidRPr="001C220C" w:rsidRDefault="00AE4770" w:rsidP="00D866F5">
            <w:pPr>
              <w:pStyle w:val="NormalTableHeader"/>
              <w:keepNext w:val="0"/>
              <w:spacing w:before="40"/>
              <w:rPr>
                <w:lang w:val="en-US"/>
              </w:rPr>
            </w:pPr>
            <w:r>
              <w:rPr>
                <w:lang w:val="en-US"/>
              </w:rPr>
              <w:t>Maintenance example</w:t>
            </w:r>
            <w:r w:rsidR="009E6331" w:rsidRPr="001C220C">
              <w:rPr>
                <w:lang w:val="en-US"/>
              </w:rPr>
              <w:t>s</w:t>
            </w:r>
          </w:p>
        </w:tc>
        <w:tc>
          <w:tcPr>
            <w:tcW w:w="1170" w:type="dxa"/>
          </w:tcPr>
          <w:p w14:paraId="428EDE07" w14:textId="77777777" w:rsidR="009E6331" w:rsidRPr="001C220C" w:rsidRDefault="00AE4770" w:rsidP="00D866F5">
            <w:pPr>
              <w:pStyle w:val="NormalTableHeader"/>
              <w:keepNext w:val="0"/>
              <w:spacing w:before="40"/>
              <w:rPr>
                <w:lang w:val="en-US"/>
              </w:rPr>
            </w:pPr>
            <w:r>
              <w:rPr>
                <w:lang w:val="en-US"/>
              </w:rPr>
              <w:t>Quality example</w:t>
            </w:r>
            <w:r w:rsidR="009E6331" w:rsidRPr="001C220C">
              <w:rPr>
                <w:lang w:val="en-US"/>
              </w:rPr>
              <w:t>s</w:t>
            </w:r>
          </w:p>
        </w:tc>
        <w:tc>
          <w:tcPr>
            <w:tcW w:w="1194" w:type="dxa"/>
          </w:tcPr>
          <w:p w14:paraId="7DE89200" w14:textId="77777777" w:rsidR="009E6331" w:rsidRPr="001C220C" w:rsidRDefault="00AE4770" w:rsidP="00D866F5">
            <w:pPr>
              <w:pStyle w:val="NormalTableHeader"/>
              <w:keepNext w:val="0"/>
              <w:spacing w:before="40"/>
              <w:rPr>
                <w:lang w:val="en-US"/>
              </w:rPr>
            </w:pPr>
            <w:r>
              <w:rPr>
                <w:lang w:val="en-US"/>
              </w:rPr>
              <w:t>Inventory example</w:t>
            </w:r>
            <w:r w:rsidR="009E6331" w:rsidRPr="001C220C">
              <w:rPr>
                <w:lang w:val="en-US"/>
              </w:rPr>
              <w:t>s</w:t>
            </w:r>
          </w:p>
        </w:tc>
      </w:tr>
      <w:tr w:rsidR="00945C63" w:rsidRPr="001C220C" w14:paraId="2C2FA51C" w14:textId="77777777" w:rsidTr="00EB6924">
        <w:trPr>
          <w:cantSplit/>
          <w:jc w:val="center"/>
        </w:trPr>
        <w:tc>
          <w:tcPr>
            <w:tcW w:w="1269" w:type="dxa"/>
          </w:tcPr>
          <w:p w14:paraId="56CE25B1" w14:textId="77777777" w:rsidR="00945C63" w:rsidRPr="001C220C" w:rsidRDefault="00945C63" w:rsidP="00D866F5">
            <w:pPr>
              <w:pStyle w:val="TableNormal1"/>
              <w:keepNext w:val="0"/>
              <w:rPr>
                <w:lang w:val="en-US"/>
              </w:rPr>
            </w:pPr>
            <w:r w:rsidRPr="001C220C">
              <w:rPr>
                <w:lang w:val="en-US"/>
              </w:rPr>
              <w:t>ID</w:t>
            </w:r>
          </w:p>
        </w:tc>
        <w:tc>
          <w:tcPr>
            <w:tcW w:w="2880" w:type="dxa"/>
          </w:tcPr>
          <w:p w14:paraId="3D88E898" w14:textId="77777777" w:rsidR="00945C63" w:rsidRPr="001C220C" w:rsidRDefault="00945C63" w:rsidP="00D866F5">
            <w:pPr>
              <w:pStyle w:val="TableNormal1"/>
              <w:keepNext w:val="0"/>
              <w:rPr>
                <w:lang w:val="en-US"/>
              </w:rPr>
            </w:pPr>
            <w:r w:rsidRPr="001C220C">
              <w:rPr>
                <w:lang w:val="en-US"/>
              </w:rPr>
              <w:t xml:space="preserve">An identification within the associated </w:t>
            </w:r>
            <w:r w:rsidRPr="001C220C">
              <w:rPr>
                <w:i/>
                <w:lang w:val="en-US"/>
              </w:rPr>
              <w:t>operations response</w:t>
            </w:r>
            <w:r w:rsidRPr="001C220C">
              <w:rPr>
                <w:lang w:val="en-US"/>
              </w:rPr>
              <w:t xml:space="preserve">. </w:t>
            </w:r>
          </w:p>
          <w:p w14:paraId="484FDB45" w14:textId="77777777" w:rsidR="00945C63" w:rsidRPr="001C220C" w:rsidRDefault="00945C63" w:rsidP="00D866F5">
            <w:pPr>
              <w:pStyle w:val="TableNormal1"/>
              <w:keepNext w:val="0"/>
              <w:rPr>
                <w:color w:val="000000"/>
                <w:lang w:val="en-US"/>
              </w:rPr>
            </w:pPr>
            <w:r w:rsidRPr="001C220C">
              <w:rPr>
                <w:lang w:val="en-US"/>
              </w:rPr>
              <w:t xml:space="preserve">The ID shall be used in other parts of the model when the </w:t>
            </w:r>
            <w:r w:rsidRPr="001C220C">
              <w:rPr>
                <w:i/>
                <w:lang w:val="en-US"/>
              </w:rPr>
              <w:t xml:space="preserve">operations response </w:t>
            </w:r>
            <w:r w:rsidRPr="001C220C">
              <w:rPr>
                <w:lang w:val="en-US"/>
              </w:rPr>
              <w:t>needs to be identified.</w:t>
            </w:r>
          </w:p>
        </w:tc>
        <w:tc>
          <w:tcPr>
            <w:tcW w:w="1183" w:type="dxa"/>
          </w:tcPr>
          <w:p w14:paraId="3A9BCDEB" w14:textId="77777777" w:rsidR="00945C63" w:rsidRPr="001C220C" w:rsidRDefault="00945C63" w:rsidP="00D866F5">
            <w:pPr>
              <w:pStyle w:val="TableNormal1"/>
              <w:keepNext w:val="0"/>
              <w:rPr>
                <w:color w:val="000000"/>
                <w:lang w:val="en-US"/>
              </w:rPr>
            </w:pPr>
            <w:r w:rsidRPr="001C220C">
              <w:rPr>
                <w:lang w:val="en-US"/>
              </w:rPr>
              <w:t>1001091</w:t>
            </w:r>
          </w:p>
        </w:tc>
        <w:tc>
          <w:tcPr>
            <w:tcW w:w="1350" w:type="dxa"/>
          </w:tcPr>
          <w:p w14:paraId="063780C6" w14:textId="77777777" w:rsidR="00945C63" w:rsidRPr="001C220C" w:rsidRDefault="00945C63" w:rsidP="00D866F5">
            <w:pPr>
              <w:pStyle w:val="TableNormal1"/>
              <w:keepNext w:val="0"/>
              <w:rPr>
                <w:lang w:val="en-US"/>
              </w:rPr>
            </w:pPr>
            <w:r w:rsidRPr="001C220C">
              <w:rPr>
                <w:lang w:val="en-US"/>
              </w:rPr>
              <w:t>8490234</w:t>
            </w:r>
          </w:p>
        </w:tc>
        <w:tc>
          <w:tcPr>
            <w:tcW w:w="1170" w:type="dxa"/>
          </w:tcPr>
          <w:p w14:paraId="1A53DB96" w14:textId="77777777" w:rsidR="00945C63" w:rsidRPr="001C220C" w:rsidRDefault="00945C63" w:rsidP="00D866F5">
            <w:pPr>
              <w:pStyle w:val="TableNormal1"/>
              <w:keepNext w:val="0"/>
              <w:rPr>
                <w:lang w:val="en-US"/>
              </w:rPr>
            </w:pPr>
            <w:r w:rsidRPr="001C220C">
              <w:rPr>
                <w:lang w:val="en-US"/>
              </w:rPr>
              <w:t>E938723</w:t>
            </w:r>
          </w:p>
        </w:tc>
        <w:tc>
          <w:tcPr>
            <w:tcW w:w="1194" w:type="dxa"/>
          </w:tcPr>
          <w:p w14:paraId="1E1BD10D" w14:textId="77777777" w:rsidR="00945C63" w:rsidRPr="001C220C" w:rsidRDefault="00945C63" w:rsidP="00D866F5">
            <w:pPr>
              <w:pStyle w:val="TableNormal1"/>
              <w:keepNext w:val="0"/>
              <w:rPr>
                <w:lang w:val="en-US"/>
              </w:rPr>
            </w:pPr>
            <w:r w:rsidRPr="001C220C">
              <w:rPr>
                <w:lang w:val="en-US"/>
              </w:rPr>
              <w:t>KPP84022</w:t>
            </w:r>
          </w:p>
        </w:tc>
      </w:tr>
      <w:tr w:rsidR="00AC2193" w:rsidRPr="001C220C" w14:paraId="03B2BE6B" w14:textId="77777777" w:rsidTr="00EB6924">
        <w:trPr>
          <w:cantSplit/>
          <w:jc w:val="center"/>
        </w:trPr>
        <w:tc>
          <w:tcPr>
            <w:tcW w:w="1269" w:type="dxa"/>
          </w:tcPr>
          <w:p w14:paraId="3ADDDE4A" w14:textId="77777777" w:rsidR="00AC2193" w:rsidRPr="001C220C" w:rsidRDefault="00AC2193" w:rsidP="00D866F5">
            <w:pPr>
              <w:pStyle w:val="TableNormal1"/>
              <w:keepNext w:val="0"/>
              <w:rPr>
                <w:lang w:val="en-US"/>
              </w:rPr>
            </w:pPr>
            <w:r w:rsidRPr="001C220C">
              <w:rPr>
                <w:lang w:val="en-US"/>
              </w:rPr>
              <w:t>Description</w:t>
            </w:r>
          </w:p>
        </w:tc>
        <w:tc>
          <w:tcPr>
            <w:tcW w:w="2880" w:type="dxa"/>
          </w:tcPr>
          <w:p w14:paraId="6CA5A2C8" w14:textId="77777777" w:rsidR="00AC2193" w:rsidRPr="001C220C" w:rsidRDefault="00AC2193" w:rsidP="00D866F5">
            <w:pPr>
              <w:pStyle w:val="TableNormal1"/>
              <w:keepNext w:val="0"/>
              <w:rPr>
                <w:color w:val="000000"/>
                <w:lang w:val="en-US"/>
              </w:rPr>
            </w:pPr>
            <w:r w:rsidRPr="001C220C">
              <w:rPr>
                <w:lang w:val="en-US"/>
              </w:rPr>
              <w:t xml:space="preserve">Contains additional information and descriptions of the </w:t>
            </w:r>
            <w:r>
              <w:rPr>
                <w:i/>
                <w:lang w:val="en-US"/>
              </w:rPr>
              <w:t>operations</w:t>
            </w:r>
            <w:r w:rsidRPr="001C220C">
              <w:rPr>
                <w:i/>
                <w:lang w:val="en-US"/>
              </w:rPr>
              <w:t xml:space="preserve"> response.</w:t>
            </w:r>
          </w:p>
        </w:tc>
        <w:tc>
          <w:tcPr>
            <w:tcW w:w="1183" w:type="dxa"/>
          </w:tcPr>
          <w:p w14:paraId="2962D40F" w14:textId="77777777" w:rsidR="00AC2193" w:rsidRPr="001C220C" w:rsidRDefault="00AC2193" w:rsidP="00D866F5">
            <w:pPr>
              <w:pStyle w:val="TableNormal1"/>
              <w:keepNext w:val="0"/>
              <w:rPr>
                <w:color w:val="000000"/>
                <w:lang w:val="en-US"/>
              </w:rPr>
            </w:pPr>
            <w:r>
              <w:rPr>
                <w:lang w:val="en-US"/>
              </w:rPr>
              <w:t>July Actuals</w:t>
            </w:r>
          </w:p>
        </w:tc>
        <w:tc>
          <w:tcPr>
            <w:tcW w:w="1350" w:type="dxa"/>
          </w:tcPr>
          <w:p w14:paraId="4F6E1199" w14:textId="77777777" w:rsidR="00AC2193" w:rsidRPr="001C220C" w:rsidRDefault="00AC2193" w:rsidP="00D866F5">
            <w:pPr>
              <w:pStyle w:val="TableNormal1"/>
              <w:keepNext w:val="0"/>
              <w:spacing w:before="40"/>
              <w:rPr>
                <w:lang w:val="en-US"/>
              </w:rPr>
            </w:pPr>
            <w:r w:rsidRPr="001C220C">
              <w:rPr>
                <w:lang w:val="en-US"/>
              </w:rPr>
              <w:t>Test program to verify X-Y coordinates within calibration</w:t>
            </w:r>
          </w:p>
        </w:tc>
        <w:tc>
          <w:tcPr>
            <w:tcW w:w="1170" w:type="dxa"/>
          </w:tcPr>
          <w:p w14:paraId="4CA605BB" w14:textId="77777777" w:rsidR="00AC2193" w:rsidRPr="001C220C" w:rsidRDefault="00AC2193" w:rsidP="00D866F5">
            <w:pPr>
              <w:pStyle w:val="TableNormal1"/>
              <w:keepNext w:val="0"/>
              <w:spacing w:before="40"/>
              <w:rPr>
                <w:lang w:val="en-US"/>
              </w:rPr>
            </w:pPr>
            <w:r w:rsidRPr="001C220C">
              <w:rPr>
                <w:lang w:val="en-US"/>
              </w:rPr>
              <w:t>Verify stock dimensions</w:t>
            </w:r>
          </w:p>
        </w:tc>
        <w:tc>
          <w:tcPr>
            <w:tcW w:w="1194" w:type="dxa"/>
          </w:tcPr>
          <w:p w14:paraId="1836A709" w14:textId="77777777" w:rsidR="00AC2193" w:rsidRPr="001C220C" w:rsidRDefault="00AC2193" w:rsidP="00D866F5">
            <w:pPr>
              <w:pStyle w:val="TableNormal1"/>
              <w:keepNext w:val="0"/>
              <w:spacing w:before="40"/>
              <w:rPr>
                <w:lang w:val="en-US"/>
              </w:rPr>
            </w:pPr>
            <w:r w:rsidRPr="001C220C">
              <w:rPr>
                <w:lang w:val="en-US"/>
              </w:rPr>
              <w:t>Pull part from ware</w:t>
            </w:r>
            <w:r w:rsidR="00D866F5">
              <w:rPr>
                <w:lang w:val="en-US"/>
              </w:rPr>
              <w:t>house</w:t>
            </w:r>
            <w:r w:rsidRPr="001C220C">
              <w:rPr>
                <w:lang w:val="en-US"/>
              </w:rPr>
              <w:t>, tag, and forward stage</w:t>
            </w:r>
          </w:p>
        </w:tc>
      </w:tr>
      <w:tr w:rsidR="00945C63" w:rsidRPr="001C220C" w14:paraId="42840B8F" w14:textId="77777777" w:rsidTr="00EB6924">
        <w:trPr>
          <w:cantSplit/>
          <w:jc w:val="center"/>
        </w:trPr>
        <w:tc>
          <w:tcPr>
            <w:tcW w:w="1269" w:type="dxa"/>
          </w:tcPr>
          <w:p w14:paraId="7B3FC08C" w14:textId="77777777" w:rsidR="00945C63" w:rsidRPr="001C220C" w:rsidRDefault="00945C63" w:rsidP="00D866F5">
            <w:pPr>
              <w:pStyle w:val="TableNormal1"/>
              <w:keepNext w:val="0"/>
              <w:rPr>
                <w:lang w:val="en-US"/>
              </w:rPr>
            </w:pPr>
            <w:r w:rsidRPr="001C220C">
              <w:rPr>
                <w:lang w:val="en-US"/>
              </w:rPr>
              <w:t>Operations type</w:t>
            </w:r>
          </w:p>
        </w:tc>
        <w:tc>
          <w:tcPr>
            <w:tcW w:w="2880" w:type="dxa"/>
          </w:tcPr>
          <w:p w14:paraId="57CAA51B" w14:textId="77777777" w:rsidR="00804AB9" w:rsidRDefault="00945C63" w:rsidP="00D866F5">
            <w:pPr>
              <w:pStyle w:val="TableNormal1"/>
              <w:keepNext w:val="0"/>
              <w:rPr>
                <w:lang w:val="en-US"/>
              </w:rPr>
            </w:pPr>
            <w:r w:rsidRPr="001C220C">
              <w:rPr>
                <w:lang w:val="en-US"/>
              </w:rPr>
              <w:t>Describes the category of operations.</w:t>
            </w:r>
            <w:r w:rsidR="00804AB9">
              <w:rPr>
                <w:lang w:val="en-US"/>
              </w:rPr>
              <w:t xml:space="preserve"> </w:t>
            </w:r>
            <w:r w:rsidRPr="001C220C">
              <w:rPr>
                <w:lang w:val="en-US"/>
              </w:rPr>
              <w:t>Required attribute</w:t>
            </w:r>
            <w:r w:rsidR="00E731C0">
              <w:rPr>
                <w:lang w:val="en-US"/>
              </w:rPr>
              <w:t>.</w:t>
            </w:r>
            <w:r w:rsidRPr="001C220C">
              <w:rPr>
                <w:lang w:val="en-US"/>
              </w:rPr>
              <w:t xml:space="preserve"> Defined values are: </w:t>
            </w:r>
          </w:p>
          <w:p w14:paraId="142CEC88" w14:textId="77777777" w:rsidR="00945C63" w:rsidRPr="001C220C" w:rsidRDefault="00945C63" w:rsidP="00D866F5">
            <w:pPr>
              <w:pStyle w:val="TableNormal1"/>
              <w:keepNext w:val="0"/>
              <w:rPr>
                <w:lang w:val="en-US"/>
              </w:rPr>
            </w:pPr>
            <w:r w:rsidRPr="001C220C">
              <w:rPr>
                <w:lang w:val="en-US"/>
              </w:rPr>
              <w:t xml:space="preserve">Production, </w:t>
            </w:r>
            <w:r w:rsidR="00E731C0">
              <w:rPr>
                <w:lang w:val="en-US"/>
              </w:rPr>
              <w:t>m</w:t>
            </w:r>
            <w:r w:rsidRPr="001C220C">
              <w:rPr>
                <w:lang w:val="en-US"/>
              </w:rPr>
              <w:t xml:space="preserve">aintenance, </w:t>
            </w:r>
            <w:r w:rsidR="00E731C0">
              <w:rPr>
                <w:lang w:val="en-US"/>
              </w:rPr>
              <w:t>q</w:t>
            </w:r>
            <w:r w:rsidRPr="001C220C">
              <w:rPr>
                <w:lang w:val="en-US"/>
              </w:rPr>
              <w:t xml:space="preserve">uality, </w:t>
            </w:r>
            <w:r w:rsidR="00E731C0">
              <w:rPr>
                <w:lang w:val="en-US"/>
              </w:rPr>
              <w:t>i</w:t>
            </w:r>
            <w:r w:rsidRPr="001C220C">
              <w:rPr>
                <w:lang w:val="en-US"/>
              </w:rPr>
              <w:t xml:space="preserve">nventory, or </w:t>
            </w:r>
            <w:r w:rsidR="00E731C0">
              <w:rPr>
                <w:lang w:val="en-US"/>
              </w:rPr>
              <w:t>m</w:t>
            </w:r>
            <w:r w:rsidRPr="001C220C">
              <w:rPr>
                <w:lang w:val="en-US"/>
              </w:rPr>
              <w:t xml:space="preserve">ixed. </w:t>
            </w:r>
          </w:p>
          <w:p w14:paraId="1A7ACA37" w14:textId="77777777" w:rsidR="00945C63" w:rsidRPr="001C220C" w:rsidRDefault="00945C63" w:rsidP="00D866F5">
            <w:pPr>
              <w:pStyle w:val="TableNormal1"/>
              <w:keepNext w:val="0"/>
              <w:rPr>
                <w:lang w:val="en-US"/>
              </w:rPr>
            </w:pPr>
            <w:r w:rsidRPr="001C220C">
              <w:rPr>
                <w:lang w:val="en-US"/>
              </w:rPr>
              <w:t xml:space="preserve">“Mixed” shall be used when </w:t>
            </w:r>
            <w:r w:rsidRPr="00E731C0">
              <w:rPr>
                <w:i/>
                <w:lang w:val="en-US"/>
              </w:rPr>
              <w:t>operations response</w:t>
            </w:r>
            <w:r w:rsidRPr="001C220C">
              <w:rPr>
                <w:lang w:val="en-US"/>
              </w:rPr>
              <w:t xml:space="preserve"> contains several categories of </w:t>
            </w:r>
            <w:r w:rsidRPr="00E731C0">
              <w:rPr>
                <w:i/>
                <w:lang w:val="en-US"/>
              </w:rPr>
              <w:t>segment responses</w:t>
            </w:r>
            <w:r w:rsidRPr="001C220C">
              <w:rPr>
                <w:lang w:val="en-US"/>
              </w:rPr>
              <w:t>.</w:t>
            </w:r>
          </w:p>
        </w:tc>
        <w:tc>
          <w:tcPr>
            <w:tcW w:w="1183" w:type="dxa"/>
          </w:tcPr>
          <w:p w14:paraId="73AC6B48" w14:textId="77777777" w:rsidR="00945C63" w:rsidRPr="001C220C" w:rsidRDefault="00945C63" w:rsidP="00D866F5">
            <w:pPr>
              <w:pStyle w:val="TableNormal1"/>
              <w:keepNext w:val="0"/>
              <w:rPr>
                <w:lang w:val="en-US"/>
              </w:rPr>
            </w:pPr>
            <w:r w:rsidRPr="001C220C">
              <w:rPr>
                <w:lang w:val="en-US"/>
              </w:rPr>
              <w:t>Production</w:t>
            </w:r>
          </w:p>
        </w:tc>
        <w:tc>
          <w:tcPr>
            <w:tcW w:w="1350" w:type="dxa"/>
          </w:tcPr>
          <w:p w14:paraId="389C980D" w14:textId="77777777" w:rsidR="00945C63" w:rsidRPr="001C220C" w:rsidRDefault="00945C63" w:rsidP="00D866F5">
            <w:pPr>
              <w:pStyle w:val="TableNormal1"/>
              <w:keepNext w:val="0"/>
              <w:rPr>
                <w:lang w:val="en-US"/>
              </w:rPr>
            </w:pPr>
            <w:r w:rsidRPr="001C220C">
              <w:rPr>
                <w:lang w:val="en-US"/>
              </w:rPr>
              <w:t>Maintenance</w:t>
            </w:r>
          </w:p>
        </w:tc>
        <w:tc>
          <w:tcPr>
            <w:tcW w:w="1170" w:type="dxa"/>
          </w:tcPr>
          <w:p w14:paraId="6A81FDF7" w14:textId="77777777" w:rsidR="00945C63" w:rsidRPr="001C220C" w:rsidRDefault="00945C63" w:rsidP="00D866F5">
            <w:pPr>
              <w:pStyle w:val="TableNormal1"/>
              <w:keepNext w:val="0"/>
              <w:rPr>
                <w:lang w:val="en-US"/>
              </w:rPr>
            </w:pPr>
            <w:r w:rsidRPr="001C220C">
              <w:rPr>
                <w:lang w:val="en-US"/>
              </w:rPr>
              <w:t>Quality</w:t>
            </w:r>
          </w:p>
        </w:tc>
        <w:tc>
          <w:tcPr>
            <w:tcW w:w="1194" w:type="dxa"/>
          </w:tcPr>
          <w:p w14:paraId="17F8E55E" w14:textId="77777777" w:rsidR="00945C63" w:rsidRPr="001C220C" w:rsidRDefault="00945C63" w:rsidP="00D866F5">
            <w:pPr>
              <w:pStyle w:val="TableNormal1"/>
              <w:keepNext w:val="0"/>
              <w:rPr>
                <w:lang w:val="en-US"/>
              </w:rPr>
            </w:pPr>
            <w:r w:rsidRPr="001C220C">
              <w:rPr>
                <w:lang w:val="en-US"/>
              </w:rPr>
              <w:t>Inventory</w:t>
            </w:r>
          </w:p>
        </w:tc>
      </w:tr>
      <w:tr w:rsidR="00945C63" w:rsidRPr="001C220C" w14:paraId="438A658F" w14:textId="77777777" w:rsidTr="00EB6924">
        <w:trPr>
          <w:cantSplit/>
          <w:jc w:val="center"/>
        </w:trPr>
        <w:tc>
          <w:tcPr>
            <w:tcW w:w="1269" w:type="dxa"/>
          </w:tcPr>
          <w:p w14:paraId="5EBC4091" w14:textId="0231CDDB" w:rsidR="00945C63" w:rsidRPr="001C220C" w:rsidRDefault="00945C63" w:rsidP="00D866F5">
            <w:pPr>
              <w:pStyle w:val="TableNormal1"/>
              <w:keepNext w:val="0"/>
              <w:rPr>
                <w:lang w:val="en-US"/>
              </w:rPr>
            </w:pPr>
            <w:del w:id="17123" w:author="Charles Gifford" w:date="2017-03-09T23:07:00Z">
              <w:r w:rsidRPr="001C220C" w:rsidDel="00CC0994">
                <w:rPr>
                  <w:lang w:val="en-US"/>
                </w:rPr>
                <w:delText>Operations request</w:delText>
              </w:r>
            </w:del>
          </w:p>
        </w:tc>
        <w:tc>
          <w:tcPr>
            <w:tcW w:w="2880" w:type="dxa"/>
          </w:tcPr>
          <w:p w14:paraId="7705EFC9" w14:textId="1C1C3BE0" w:rsidR="00945C63" w:rsidRPr="001C220C" w:rsidRDefault="00945C63" w:rsidP="00D866F5">
            <w:pPr>
              <w:pStyle w:val="TableNormal1"/>
              <w:keepNext w:val="0"/>
              <w:rPr>
                <w:lang w:val="en-US"/>
              </w:rPr>
            </w:pPr>
            <w:del w:id="17124" w:author="Charles Gifford" w:date="2017-03-09T23:07:00Z">
              <w:r w:rsidRPr="001C220C" w:rsidDel="00CC0994">
                <w:rPr>
                  <w:lang w:val="en-US"/>
                </w:rPr>
                <w:delText xml:space="preserve">An identification of the associated </w:delText>
              </w:r>
              <w:r w:rsidRPr="001C220C" w:rsidDel="00CC0994">
                <w:rPr>
                  <w:i/>
                  <w:lang w:val="en-US"/>
                </w:rPr>
                <w:delText>operations request</w:delText>
              </w:r>
              <w:r w:rsidRPr="001C220C" w:rsidDel="00CC0994">
                <w:rPr>
                  <w:lang w:val="en-US"/>
                </w:rPr>
                <w:delText xml:space="preserve">, if applicable. </w:delText>
              </w:r>
            </w:del>
          </w:p>
        </w:tc>
        <w:tc>
          <w:tcPr>
            <w:tcW w:w="1183" w:type="dxa"/>
          </w:tcPr>
          <w:p w14:paraId="39CCEE8D" w14:textId="06C3C466" w:rsidR="00945C63" w:rsidRPr="001C220C" w:rsidRDefault="00945C63" w:rsidP="00D866F5">
            <w:pPr>
              <w:pStyle w:val="TableNormal1"/>
              <w:keepNext w:val="0"/>
              <w:rPr>
                <w:lang w:val="en-US"/>
              </w:rPr>
            </w:pPr>
            <w:del w:id="17125" w:author="Charles Gifford" w:date="2017-03-09T23:07:00Z">
              <w:r w:rsidRPr="001C220C" w:rsidDel="00CC0994">
                <w:rPr>
                  <w:lang w:val="en-US"/>
                </w:rPr>
                <w:delText>1001091</w:delText>
              </w:r>
            </w:del>
          </w:p>
        </w:tc>
        <w:tc>
          <w:tcPr>
            <w:tcW w:w="1350" w:type="dxa"/>
          </w:tcPr>
          <w:p w14:paraId="05E86CDF" w14:textId="148F9C40" w:rsidR="00945C63" w:rsidRPr="001C220C" w:rsidRDefault="00945C63" w:rsidP="00D866F5">
            <w:pPr>
              <w:pStyle w:val="TableNormal1"/>
              <w:keepNext w:val="0"/>
              <w:rPr>
                <w:lang w:val="en-US"/>
              </w:rPr>
            </w:pPr>
            <w:smartTag w:uri="urn:schemas-microsoft-com:office:smarttags" w:element="chmetcnv">
              <w:smartTagPr>
                <w:attr w:name="TCSC" w:val="0"/>
                <w:attr w:name="NumberType" w:val="1"/>
                <w:attr w:name="Negative" w:val="False"/>
                <w:attr w:name="HasSpace" w:val="False"/>
                <w:attr w:name="SourceValue" w:val="59328"/>
                <w:attr w:name="UnitName" w:val="ac"/>
              </w:smartTagPr>
              <w:del w:id="17126" w:author="Charles Gifford" w:date="2017-03-09T23:07:00Z">
                <w:r w:rsidRPr="001C220C" w:rsidDel="00CC0994">
                  <w:rPr>
                    <w:lang w:val="en-US"/>
                  </w:rPr>
                  <w:delText>59328AC</w:delText>
                </w:r>
              </w:del>
            </w:smartTag>
            <w:del w:id="17127" w:author="Charles Gifford" w:date="2017-03-09T23:07:00Z">
              <w:r w:rsidRPr="001C220C" w:rsidDel="00CC0994">
                <w:rPr>
                  <w:lang w:val="en-US"/>
                </w:rPr>
                <w:delText>8</w:delText>
              </w:r>
            </w:del>
          </w:p>
        </w:tc>
        <w:tc>
          <w:tcPr>
            <w:tcW w:w="1170" w:type="dxa"/>
          </w:tcPr>
          <w:p w14:paraId="40A54BBA" w14:textId="23732CEF" w:rsidR="00945C63" w:rsidRPr="001C220C" w:rsidRDefault="00945C63" w:rsidP="00D866F5">
            <w:pPr>
              <w:pStyle w:val="TableNormal1"/>
              <w:keepNext w:val="0"/>
              <w:rPr>
                <w:lang w:val="en-US"/>
              </w:rPr>
            </w:pPr>
            <w:del w:id="17128" w:author="Charles Gifford" w:date="2017-03-09T23:07:00Z">
              <w:r w:rsidRPr="001C220C" w:rsidDel="00CC0994">
                <w:rPr>
                  <w:lang w:val="en-US"/>
                </w:rPr>
                <w:delText>E938723</w:delText>
              </w:r>
            </w:del>
          </w:p>
        </w:tc>
        <w:tc>
          <w:tcPr>
            <w:tcW w:w="1194" w:type="dxa"/>
          </w:tcPr>
          <w:p w14:paraId="2056F890" w14:textId="10D701F7" w:rsidR="00945C63" w:rsidRPr="001C220C" w:rsidRDefault="00945C63" w:rsidP="00D866F5">
            <w:pPr>
              <w:pStyle w:val="TableNormal1"/>
              <w:keepNext w:val="0"/>
              <w:rPr>
                <w:lang w:val="en-US"/>
              </w:rPr>
            </w:pPr>
            <w:del w:id="17129" w:author="Charles Gifford" w:date="2017-03-09T23:07:00Z">
              <w:r w:rsidRPr="001C220C" w:rsidDel="00CC0994">
                <w:rPr>
                  <w:lang w:val="en-US"/>
                </w:rPr>
                <w:delText>KIT493</w:delText>
              </w:r>
            </w:del>
          </w:p>
        </w:tc>
      </w:tr>
      <w:tr w:rsidR="00945C63" w:rsidRPr="001C220C" w14:paraId="6A90620E" w14:textId="77777777" w:rsidTr="00EB6924">
        <w:trPr>
          <w:cantSplit/>
          <w:jc w:val="center"/>
        </w:trPr>
        <w:tc>
          <w:tcPr>
            <w:tcW w:w="1269" w:type="dxa"/>
          </w:tcPr>
          <w:p w14:paraId="2F66F019" w14:textId="77777777" w:rsidR="00945C63" w:rsidRPr="001C220C" w:rsidRDefault="00945C63" w:rsidP="00D866F5">
            <w:pPr>
              <w:pStyle w:val="TableNormal1"/>
              <w:keepNext w:val="0"/>
              <w:rPr>
                <w:lang w:val="en-US"/>
              </w:rPr>
            </w:pPr>
            <w:r w:rsidRPr="001C220C">
              <w:rPr>
                <w:lang w:val="en-US"/>
              </w:rPr>
              <w:t xml:space="preserve">Start </w:t>
            </w:r>
            <w:r w:rsidR="00E731C0">
              <w:rPr>
                <w:lang w:val="en-US"/>
              </w:rPr>
              <w:t>t</w:t>
            </w:r>
            <w:r w:rsidRPr="001C220C">
              <w:rPr>
                <w:lang w:val="en-US"/>
              </w:rPr>
              <w:t>ime</w:t>
            </w:r>
          </w:p>
        </w:tc>
        <w:tc>
          <w:tcPr>
            <w:tcW w:w="2880" w:type="dxa"/>
          </w:tcPr>
          <w:p w14:paraId="1B15BE0F" w14:textId="77777777" w:rsidR="00945C63" w:rsidRPr="001C220C" w:rsidRDefault="00945C63" w:rsidP="00D866F5">
            <w:pPr>
              <w:pStyle w:val="TableNormal1"/>
              <w:keepNext w:val="0"/>
              <w:rPr>
                <w:lang w:val="en-US"/>
              </w:rPr>
            </w:pPr>
            <w:r w:rsidRPr="001C220C">
              <w:rPr>
                <w:color w:val="000000"/>
                <w:lang w:val="en-US"/>
              </w:rPr>
              <w:t xml:space="preserve">The starting time of this </w:t>
            </w:r>
            <w:r w:rsidRPr="001C220C">
              <w:rPr>
                <w:i/>
                <w:color w:val="000000"/>
                <w:lang w:val="en-US"/>
              </w:rPr>
              <w:t>operations response</w:t>
            </w:r>
            <w:r w:rsidRPr="001C220C">
              <w:rPr>
                <w:color w:val="000000"/>
                <w:lang w:val="en-US"/>
              </w:rPr>
              <w:t>.</w:t>
            </w:r>
          </w:p>
        </w:tc>
        <w:tc>
          <w:tcPr>
            <w:tcW w:w="1183" w:type="dxa"/>
          </w:tcPr>
          <w:p w14:paraId="2C290A29" w14:textId="77777777" w:rsidR="00945C63" w:rsidRPr="001C220C" w:rsidRDefault="00945C63" w:rsidP="00D866F5">
            <w:pPr>
              <w:pStyle w:val="TableNormal1"/>
              <w:keepNext w:val="0"/>
              <w:rPr>
                <w:color w:val="000000"/>
                <w:lang w:val="en-US"/>
              </w:rPr>
            </w:pPr>
            <w:r w:rsidRPr="001C220C">
              <w:rPr>
                <w:color w:val="000000"/>
                <w:lang w:val="en-US"/>
              </w:rPr>
              <w:t>1999-10-27 8:33 UTC</w:t>
            </w:r>
          </w:p>
        </w:tc>
        <w:tc>
          <w:tcPr>
            <w:tcW w:w="1350" w:type="dxa"/>
          </w:tcPr>
          <w:p w14:paraId="3D779006" w14:textId="77777777" w:rsidR="00945C63" w:rsidRPr="001C220C" w:rsidRDefault="00945C63" w:rsidP="00D866F5">
            <w:pPr>
              <w:pStyle w:val="TableNormal1"/>
              <w:keepNext w:val="0"/>
              <w:rPr>
                <w:color w:val="000000"/>
                <w:lang w:val="en-US"/>
              </w:rPr>
            </w:pPr>
            <w:r w:rsidRPr="001C220C">
              <w:rPr>
                <w:lang w:val="en-US"/>
              </w:rPr>
              <w:t>10-28-2006 2:00 UTC</w:t>
            </w:r>
          </w:p>
        </w:tc>
        <w:tc>
          <w:tcPr>
            <w:tcW w:w="1170" w:type="dxa"/>
          </w:tcPr>
          <w:p w14:paraId="2EDD1ACF" w14:textId="77777777" w:rsidR="00945C63" w:rsidRPr="001C220C" w:rsidRDefault="00945C63" w:rsidP="00D866F5">
            <w:pPr>
              <w:pStyle w:val="TableNormal1"/>
              <w:keepNext w:val="0"/>
              <w:rPr>
                <w:color w:val="000000"/>
                <w:lang w:val="en-US"/>
              </w:rPr>
            </w:pPr>
            <w:r w:rsidRPr="001C220C">
              <w:rPr>
                <w:lang w:val="en-US"/>
              </w:rPr>
              <w:t>10-28-2006 4:00 UTC</w:t>
            </w:r>
          </w:p>
        </w:tc>
        <w:tc>
          <w:tcPr>
            <w:tcW w:w="1194" w:type="dxa"/>
          </w:tcPr>
          <w:p w14:paraId="735A4EDD" w14:textId="77777777" w:rsidR="00945C63" w:rsidRPr="001C220C" w:rsidRDefault="00945C63" w:rsidP="00D866F5">
            <w:pPr>
              <w:pStyle w:val="TableNormal1"/>
              <w:keepNext w:val="0"/>
              <w:rPr>
                <w:color w:val="000000"/>
                <w:lang w:val="en-US"/>
              </w:rPr>
            </w:pPr>
            <w:r w:rsidRPr="001C220C">
              <w:rPr>
                <w:lang w:val="en-US"/>
              </w:rPr>
              <w:t xml:space="preserve">10-28-2006 </w:t>
            </w:r>
            <w:r w:rsidR="0006159C" w:rsidRPr="001C220C">
              <w:rPr>
                <w:lang w:val="en-US"/>
              </w:rPr>
              <w:t>3</w:t>
            </w:r>
            <w:r w:rsidRPr="001C220C">
              <w:rPr>
                <w:lang w:val="en-US"/>
              </w:rPr>
              <w:t>:</w:t>
            </w:r>
            <w:r w:rsidR="0006159C" w:rsidRPr="001C220C">
              <w:rPr>
                <w:lang w:val="en-US"/>
              </w:rPr>
              <w:t>3</w:t>
            </w:r>
            <w:r w:rsidRPr="001C220C">
              <w:rPr>
                <w:lang w:val="en-US"/>
              </w:rPr>
              <w:t>0 UTC</w:t>
            </w:r>
          </w:p>
        </w:tc>
      </w:tr>
      <w:tr w:rsidR="00945C63" w:rsidRPr="001C220C" w14:paraId="4940E3BB" w14:textId="77777777" w:rsidTr="00EB6924">
        <w:trPr>
          <w:cantSplit/>
          <w:jc w:val="center"/>
        </w:trPr>
        <w:tc>
          <w:tcPr>
            <w:tcW w:w="1269" w:type="dxa"/>
          </w:tcPr>
          <w:p w14:paraId="400E90F9" w14:textId="77777777" w:rsidR="00945C63" w:rsidRPr="001C220C" w:rsidRDefault="00945C63" w:rsidP="00D866F5">
            <w:pPr>
              <w:pStyle w:val="TableNormal1"/>
              <w:keepNext w:val="0"/>
              <w:rPr>
                <w:lang w:val="en-US"/>
              </w:rPr>
            </w:pPr>
            <w:r w:rsidRPr="001C220C">
              <w:rPr>
                <w:lang w:val="en-US"/>
              </w:rPr>
              <w:t xml:space="preserve">End </w:t>
            </w:r>
            <w:r w:rsidR="00E731C0">
              <w:rPr>
                <w:lang w:val="en-US"/>
              </w:rPr>
              <w:t>t</w:t>
            </w:r>
            <w:r w:rsidRPr="001C220C">
              <w:rPr>
                <w:lang w:val="en-US"/>
              </w:rPr>
              <w:t>ime</w:t>
            </w:r>
          </w:p>
        </w:tc>
        <w:tc>
          <w:tcPr>
            <w:tcW w:w="2880" w:type="dxa"/>
          </w:tcPr>
          <w:p w14:paraId="09DC6ACA" w14:textId="77777777" w:rsidR="00945C63" w:rsidRPr="001C220C" w:rsidRDefault="00945C63" w:rsidP="00D866F5">
            <w:pPr>
              <w:pStyle w:val="TableNormal1"/>
              <w:keepNext w:val="0"/>
              <w:rPr>
                <w:lang w:val="en-US"/>
              </w:rPr>
            </w:pPr>
            <w:r w:rsidRPr="001C220C">
              <w:rPr>
                <w:color w:val="000000"/>
                <w:lang w:val="en-US"/>
              </w:rPr>
              <w:t xml:space="preserve">The ending time of this </w:t>
            </w:r>
            <w:r w:rsidRPr="001C220C">
              <w:rPr>
                <w:i/>
                <w:color w:val="000000"/>
                <w:lang w:val="en-US"/>
              </w:rPr>
              <w:t>operations response</w:t>
            </w:r>
            <w:r w:rsidRPr="001C220C">
              <w:rPr>
                <w:color w:val="000000"/>
                <w:lang w:val="en-US"/>
              </w:rPr>
              <w:t>.</w:t>
            </w:r>
          </w:p>
        </w:tc>
        <w:tc>
          <w:tcPr>
            <w:tcW w:w="1183" w:type="dxa"/>
          </w:tcPr>
          <w:p w14:paraId="67F9820D" w14:textId="77777777" w:rsidR="00945C63" w:rsidRPr="001C220C" w:rsidRDefault="00945C63" w:rsidP="00D866F5">
            <w:pPr>
              <w:pStyle w:val="TableNormal1"/>
              <w:keepNext w:val="0"/>
              <w:rPr>
                <w:color w:val="000000"/>
                <w:lang w:val="en-US"/>
              </w:rPr>
            </w:pPr>
            <w:r w:rsidRPr="001C220C">
              <w:rPr>
                <w:color w:val="000000"/>
                <w:lang w:val="en-US"/>
              </w:rPr>
              <w:t>1999-10-27 16:55 UTC</w:t>
            </w:r>
          </w:p>
        </w:tc>
        <w:tc>
          <w:tcPr>
            <w:tcW w:w="1350" w:type="dxa"/>
          </w:tcPr>
          <w:p w14:paraId="69FF0F2D" w14:textId="77777777" w:rsidR="00945C63" w:rsidRPr="001C220C" w:rsidRDefault="00945C63" w:rsidP="00D866F5">
            <w:pPr>
              <w:pStyle w:val="TableNormal1"/>
              <w:keepNext w:val="0"/>
              <w:rPr>
                <w:color w:val="000000"/>
                <w:lang w:val="en-US"/>
              </w:rPr>
            </w:pPr>
            <w:r w:rsidRPr="001C220C">
              <w:rPr>
                <w:lang w:val="en-US"/>
              </w:rPr>
              <w:t>10-28-2006 2:30 UTC</w:t>
            </w:r>
          </w:p>
        </w:tc>
        <w:tc>
          <w:tcPr>
            <w:tcW w:w="1170" w:type="dxa"/>
          </w:tcPr>
          <w:p w14:paraId="78F6251C" w14:textId="77777777" w:rsidR="00945C63" w:rsidRPr="001C220C" w:rsidRDefault="00945C63" w:rsidP="00D866F5">
            <w:pPr>
              <w:pStyle w:val="TableNormal1"/>
              <w:keepNext w:val="0"/>
              <w:rPr>
                <w:color w:val="000000"/>
                <w:lang w:val="en-US"/>
              </w:rPr>
            </w:pPr>
            <w:r w:rsidRPr="001C220C">
              <w:rPr>
                <w:lang w:val="en-US"/>
              </w:rPr>
              <w:t>10-28-2006 4:</w:t>
            </w:r>
            <w:r w:rsidR="0006159C" w:rsidRPr="001C220C">
              <w:rPr>
                <w:lang w:val="en-US"/>
              </w:rPr>
              <w:t>45</w:t>
            </w:r>
            <w:r w:rsidRPr="001C220C">
              <w:rPr>
                <w:lang w:val="en-US"/>
              </w:rPr>
              <w:t xml:space="preserve"> UTC</w:t>
            </w:r>
          </w:p>
        </w:tc>
        <w:tc>
          <w:tcPr>
            <w:tcW w:w="1194" w:type="dxa"/>
          </w:tcPr>
          <w:p w14:paraId="15FA955E" w14:textId="77777777" w:rsidR="00945C63" w:rsidRPr="001C220C" w:rsidRDefault="00945C63" w:rsidP="00D866F5">
            <w:pPr>
              <w:pStyle w:val="TableNormal1"/>
              <w:keepNext w:val="0"/>
              <w:rPr>
                <w:color w:val="000000"/>
                <w:lang w:val="en-US"/>
              </w:rPr>
            </w:pPr>
            <w:r w:rsidRPr="001C220C">
              <w:rPr>
                <w:lang w:val="en-US"/>
              </w:rPr>
              <w:t>10-28-2006</w:t>
            </w:r>
            <w:r w:rsidR="0006159C" w:rsidRPr="001C220C">
              <w:rPr>
                <w:lang w:val="en-US"/>
              </w:rPr>
              <w:t xml:space="preserve"> 5</w:t>
            </w:r>
            <w:r w:rsidRPr="001C220C">
              <w:rPr>
                <w:lang w:val="en-US"/>
              </w:rPr>
              <w:t>:00 UTC</w:t>
            </w:r>
          </w:p>
        </w:tc>
      </w:tr>
      <w:tr w:rsidR="00945C63" w:rsidRPr="001C220C" w14:paraId="3648D2F4" w14:textId="77777777" w:rsidTr="00EB6924">
        <w:trPr>
          <w:cantSplit/>
          <w:jc w:val="center"/>
        </w:trPr>
        <w:tc>
          <w:tcPr>
            <w:tcW w:w="1269" w:type="dxa"/>
          </w:tcPr>
          <w:p w14:paraId="596D59B2" w14:textId="77777777" w:rsidR="00945C63" w:rsidRPr="001C220C" w:rsidRDefault="007917D9" w:rsidP="00D866F5">
            <w:pPr>
              <w:pStyle w:val="TableNormal1"/>
              <w:keepNext w:val="0"/>
              <w:rPr>
                <w:lang w:val="en-US"/>
              </w:rPr>
            </w:pPr>
            <w:r>
              <w:rPr>
                <w:lang w:val="en-US"/>
              </w:rPr>
              <w:t xml:space="preserve">Hierarchy </w:t>
            </w:r>
            <w:r w:rsidR="00E731C0">
              <w:rPr>
                <w:lang w:val="en-US"/>
              </w:rPr>
              <w:t>s</w:t>
            </w:r>
            <w:r>
              <w:rPr>
                <w:lang w:val="en-US"/>
              </w:rPr>
              <w:t>cope</w:t>
            </w:r>
          </w:p>
        </w:tc>
        <w:tc>
          <w:tcPr>
            <w:tcW w:w="2880" w:type="dxa"/>
          </w:tcPr>
          <w:p w14:paraId="5316D68F" w14:textId="77777777" w:rsidR="00945C63" w:rsidRPr="001C220C" w:rsidRDefault="00945C63" w:rsidP="00D866F5">
            <w:pPr>
              <w:pStyle w:val="TableNormal1"/>
              <w:keepNext w:val="0"/>
              <w:rPr>
                <w:lang w:val="en-US"/>
              </w:rPr>
            </w:pPr>
            <w:r w:rsidRPr="001C220C">
              <w:rPr>
                <w:lang w:val="en-US"/>
              </w:rPr>
              <w:t xml:space="preserve">Identifies where the exchanged information fits within the role based equipment hierarchy. </w:t>
            </w:r>
          </w:p>
        </w:tc>
        <w:tc>
          <w:tcPr>
            <w:tcW w:w="1183" w:type="dxa"/>
          </w:tcPr>
          <w:p w14:paraId="2E31FE12" w14:textId="77777777" w:rsidR="00945C63" w:rsidRPr="001C220C" w:rsidRDefault="00945C63" w:rsidP="00D866F5">
            <w:pPr>
              <w:pStyle w:val="TableNormal1"/>
              <w:keepNext w:val="0"/>
              <w:rPr>
                <w:lang w:val="en-US"/>
              </w:rPr>
            </w:pPr>
            <w:r w:rsidRPr="001C220C">
              <w:rPr>
                <w:lang w:val="en-US"/>
              </w:rPr>
              <w:t>East Wing Manufacturing Line #2</w:t>
            </w:r>
          </w:p>
        </w:tc>
        <w:tc>
          <w:tcPr>
            <w:tcW w:w="1350" w:type="dxa"/>
          </w:tcPr>
          <w:p w14:paraId="4EECD560" w14:textId="77777777" w:rsidR="00945C63" w:rsidRPr="001C220C" w:rsidRDefault="00945C63" w:rsidP="00D866F5">
            <w:pPr>
              <w:pStyle w:val="TableNormal1"/>
              <w:keepNext w:val="0"/>
              <w:rPr>
                <w:lang w:val="en-US"/>
              </w:rPr>
            </w:pPr>
            <w:r w:rsidRPr="001C220C">
              <w:rPr>
                <w:lang w:val="en-US"/>
              </w:rPr>
              <w:t>CNC Machine</w:t>
            </w:r>
          </w:p>
          <w:p w14:paraId="6EC29FBC" w14:textId="77777777" w:rsidR="00945C63" w:rsidRPr="001C220C" w:rsidRDefault="00945C63" w:rsidP="00D866F5">
            <w:pPr>
              <w:pStyle w:val="TableNormal1"/>
              <w:keepNext w:val="0"/>
              <w:rPr>
                <w:lang w:val="en-US"/>
              </w:rPr>
            </w:pPr>
            <w:r w:rsidRPr="001C220C">
              <w:rPr>
                <w:lang w:val="en-US"/>
              </w:rPr>
              <w:t>Asset ID 13465</w:t>
            </w:r>
          </w:p>
        </w:tc>
        <w:tc>
          <w:tcPr>
            <w:tcW w:w="1170" w:type="dxa"/>
          </w:tcPr>
          <w:p w14:paraId="3B76E3A9" w14:textId="77777777" w:rsidR="00945C63" w:rsidRPr="001C220C" w:rsidRDefault="00945C63" w:rsidP="00D866F5">
            <w:pPr>
              <w:pStyle w:val="TableNormal1"/>
              <w:keepNext w:val="0"/>
              <w:rPr>
                <w:lang w:val="en-US"/>
              </w:rPr>
            </w:pPr>
            <w:r w:rsidRPr="001C220C">
              <w:rPr>
                <w:lang w:val="en-US"/>
              </w:rPr>
              <w:t>Test Cell 4</w:t>
            </w:r>
          </w:p>
          <w:p w14:paraId="5B08A7AE" w14:textId="77777777" w:rsidR="00945C63" w:rsidRPr="001C220C" w:rsidRDefault="00945C63" w:rsidP="00D866F5">
            <w:pPr>
              <w:pStyle w:val="TableNormal1"/>
              <w:keepNext w:val="0"/>
              <w:rPr>
                <w:lang w:val="en-US"/>
              </w:rPr>
            </w:pPr>
            <w:r w:rsidRPr="001C220C">
              <w:rPr>
                <w:lang w:val="en-US"/>
              </w:rPr>
              <w:t>Receiving</w:t>
            </w:r>
          </w:p>
        </w:tc>
        <w:tc>
          <w:tcPr>
            <w:tcW w:w="1194" w:type="dxa"/>
          </w:tcPr>
          <w:p w14:paraId="76159D84" w14:textId="77777777" w:rsidR="00945C63" w:rsidRPr="001C220C" w:rsidRDefault="0006159C" w:rsidP="00D866F5">
            <w:pPr>
              <w:pStyle w:val="TableNormal1"/>
              <w:keepNext w:val="0"/>
              <w:rPr>
                <w:lang w:val="en-US"/>
              </w:rPr>
            </w:pPr>
            <w:r w:rsidRPr="001C220C">
              <w:rPr>
                <w:lang w:val="en-US"/>
              </w:rPr>
              <w:t>Warehouse B</w:t>
            </w:r>
          </w:p>
        </w:tc>
      </w:tr>
      <w:tr w:rsidR="00A80106" w:rsidRPr="001C220C" w:rsidDel="00D86D99" w14:paraId="4701A3FF" w14:textId="38DCA91D" w:rsidTr="00EB6924">
        <w:trPr>
          <w:cantSplit/>
          <w:jc w:val="center"/>
          <w:del w:id="17130" w:author="Charles Gifford" w:date="2017-03-23T13:08:00Z"/>
        </w:trPr>
        <w:tc>
          <w:tcPr>
            <w:tcW w:w="1269" w:type="dxa"/>
          </w:tcPr>
          <w:p w14:paraId="22D1BA2D" w14:textId="2FC584D5" w:rsidR="00A80106" w:rsidRPr="001C220C" w:rsidDel="00D86D99" w:rsidRDefault="00A80106" w:rsidP="00D866F5">
            <w:pPr>
              <w:pStyle w:val="TableNormal1"/>
              <w:keepNext w:val="0"/>
              <w:rPr>
                <w:del w:id="17131" w:author="Charles Gifford" w:date="2017-03-23T13:08:00Z"/>
                <w:lang w:val="en-US"/>
              </w:rPr>
            </w:pPr>
            <w:del w:id="17132" w:author="Charles Gifford" w:date="2017-03-09T23:07:00Z">
              <w:r w:rsidDel="00CC0994">
                <w:rPr>
                  <w:lang w:val="en-US"/>
                </w:rPr>
                <w:delText>Operations</w:delText>
              </w:r>
              <w:r w:rsidRPr="001C220C" w:rsidDel="00CC0994">
                <w:rPr>
                  <w:lang w:val="en-US"/>
                </w:rPr>
                <w:delText xml:space="preserve"> </w:delText>
              </w:r>
              <w:r w:rsidR="00E731C0" w:rsidDel="00CC0994">
                <w:rPr>
                  <w:lang w:val="en-US"/>
                </w:rPr>
                <w:delText>d</w:delText>
              </w:r>
              <w:r w:rsidRPr="001C220C" w:rsidDel="00CC0994">
                <w:rPr>
                  <w:lang w:val="en-US"/>
                </w:rPr>
                <w:delText>efinition</w:delText>
              </w:r>
              <w:r w:rsidDel="00CC0994">
                <w:rPr>
                  <w:lang w:val="en-US"/>
                </w:rPr>
                <w:delText xml:space="preserve"> ID</w:delText>
              </w:r>
            </w:del>
          </w:p>
        </w:tc>
        <w:tc>
          <w:tcPr>
            <w:tcW w:w="2880" w:type="dxa"/>
          </w:tcPr>
          <w:p w14:paraId="62E01A86" w14:textId="47859A92" w:rsidR="00A80106" w:rsidRPr="001C220C" w:rsidDel="00D86D99" w:rsidRDefault="00A80106" w:rsidP="00D866F5">
            <w:pPr>
              <w:pStyle w:val="TableNormal1"/>
              <w:keepNext w:val="0"/>
              <w:rPr>
                <w:del w:id="17133" w:author="Charles Gifford" w:date="2017-03-23T13:08:00Z"/>
                <w:lang w:val="en-US"/>
              </w:rPr>
            </w:pPr>
            <w:del w:id="17134" w:author="Charles Gifford" w:date="2017-03-09T23:07:00Z">
              <w:r w:rsidRPr="001C220C" w:rsidDel="00CC0994">
                <w:rPr>
                  <w:lang w:val="en-US"/>
                </w:rPr>
                <w:delText xml:space="preserve">Identifies the associated </w:delText>
              </w:r>
              <w:r w:rsidR="00804AB9" w:rsidDel="00CC0994">
                <w:rPr>
                  <w:i/>
                  <w:lang w:val="en-US"/>
                </w:rPr>
                <w:delText>o</w:delText>
              </w:r>
              <w:r w:rsidRPr="001C220C" w:rsidDel="00CC0994">
                <w:rPr>
                  <w:i/>
                  <w:lang w:val="en-US"/>
                </w:rPr>
                <w:delText>perations definition</w:delText>
              </w:r>
              <w:r w:rsidRPr="001C220C" w:rsidDel="00CC0994">
                <w:rPr>
                  <w:lang w:val="en-US"/>
                </w:rPr>
                <w:delText xml:space="preserve"> </w:delText>
              </w:r>
            </w:del>
            <w:ins w:id="17135" w:author="Dennis Brandl" w:date="2015-09-05T16:08:00Z">
              <w:del w:id="17136" w:author="Charles Gifford" w:date="2017-03-09T23:07:00Z">
                <w:r w:rsidR="002B7115" w:rsidDel="00CC0994">
                  <w:rPr>
                    <w:lang w:val="en-US"/>
                  </w:rPr>
                  <w:delText xml:space="preserve">or </w:delText>
                </w:r>
                <w:r w:rsidR="002B7115" w:rsidRPr="002B7115" w:rsidDel="00CC0994">
                  <w:rPr>
                    <w:i/>
                    <w:lang w:val="en-US"/>
                  </w:rPr>
                  <w:delText>operations segment</w:delText>
                </w:r>
                <w:r w:rsidR="002B7115" w:rsidDel="00CC0994">
                  <w:rPr>
                    <w:lang w:val="en-US"/>
                  </w:rPr>
                  <w:delText xml:space="preserve"> </w:delText>
                </w:r>
              </w:del>
            </w:ins>
            <w:del w:id="17137" w:author="Charles Gifford" w:date="2017-03-09T23:07:00Z">
              <w:r w:rsidRPr="001C220C" w:rsidDel="00CC0994">
                <w:rPr>
                  <w:lang w:val="en-US"/>
                </w:rPr>
                <w:delText>that was used, if applicable</w:delText>
              </w:r>
              <w:r w:rsidR="008558A5" w:rsidDel="00CC0994">
                <w:rPr>
                  <w:lang w:val="en-US"/>
                </w:rPr>
                <w:delText xml:space="preserve">. </w:delText>
              </w:r>
            </w:del>
          </w:p>
        </w:tc>
        <w:tc>
          <w:tcPr>
            <w:tcW w:w="1183" w:type="dxa"/>
          </w:tcPr>
          <w:p w14:paraId="4A668023" w14:textId="6B87BFE8" w:rsidR="00A80106" w:rsidRPr="001C220C" w:rsidDel="00D86D99" w:rsidRDefault="00A80106" w:rsidP="00D866F5">
            <w:pPr>
              <w:pStyle w:val="TableNormal1"/>
              <w:keepNext w:val="0"/>
              <w:rPr>
                <w:del w:id="17138" w:author="Charles Gifford" w:date="2017-03-23T13:08:00Z"/>
                <w:lang w:val="en-US"/>
              </w:rPr>
            </w:pPr>
            <w:del w:id="17139" w:author="Charles Gifford" w:date="2017-03-09T23:07:00Z">
              <w:r w:rsidRPr="001C220C" w:rsidDel="00CC0994">
                <w:rPr>
                  <w:lang w:val="en-US"/>
                </w:rPr>
                <w:delText>Export Quality Widget</w:delText>
              </w:r>
              <w:r w:rsidDel="00CC0994">
                <w:rPr>
                  <w:lang w:val="en-US"/>
                </w:rPr>
                <w:delText xml:space="preserve"> V02</w:delText>
              </w:r>
            </w:del>
          </w:p>
        </w:tc>
        <w:tc>
          <w:tcPr>
            <w:tcW w:w="1350" w:type="dxa"/>
          </w:tcPr>
          <w:p w14:paraId="594EA969" w14:textId="51DA2490" w:rsidR="00A80106" w:rsidRPr="001C220C" w:rsidDel="00D86D99" w:rsidRDefault="00A80106" w:rsidP="00D866F5">
            <w:pPr>
              <w:pStyle w:val="TableNormal1"/>
              <w:keepNext w:val="0"/>
              <w:rPr>
                <w:del w:id="17140" w:author="Charles Gifford" w:date="2017-03-23T13:08:00Z"/>
                <w:lang w:val="en-US"/>
              </w:rPr>
            </w:pPr>
            <w:del w:id="17141" w:author="Charles Gifford" w:date="2017-03-09T23:07:00Z">
              <w:r w:rsidRPr="001C220C" w:rsidDel="00CC0994">
                <w:rPr>
                  <w:lang w:val="en-US"/>
                </w:rPr>
                <w:delText>CNC Daily Maintenance Procedure</w:delText>
              </w:r>
            </w:del>
          </w:p>
        </w:tc>
        <w:tc>
          <w:tcPr>
            <w:tcW w:w="1170" w:type="dxa"/>
          </w:tcPr>
          <w:p w14:paraId="39C61429" w14:textId="38B976C3" w:rsidR="00A80106" w:rsidRPr="001C220C" w:rsidDel="00D86D99" w:rsidRDefault="00A80106" w:rsidP="00D866F5">
            <w:pPr>
              <w:pStyle w:val="TableNormal1"/>
              <w:keepNext w:val="0"/>
              <w:rPr>
                <w:del w:id="17142" w:author="Charles Gifford" w:date="2017-03-23T13:08:00Z"/>
                <w:lang w:val="en-US"/>
              </w:rPr>
            </w:pPr>
            <w:del w:id="17143" w:author="Charles Gifford" w:date="2017-03-09T23:07:00Z">
              <w:r w:rsidRPr="001C220C" w:rsidDel="00CC0994">
                <w:rPr>
                  <w:lang w:val="en-US"/>
                </w:rPr>
                <w:delText>T48340</w:delText>
              </w:r>
              <w:r w:rsidDel="00CC0994">
                <w:rPr>
                  <w:lang w:val="en-US"/>
                </w:rPr>
                <w:delText xml:space="preserve"> v1.2</w:delText>
              </w:r>
            </w:del>
          </w:p>
        </w:tc>
        <w:tc>
          <w:tcPr>
            <w:tcW w:w="1194" w:type="dxa"/>
          </w:tcPr>
          <w:p w14:paraId="7F003BC3" w14:textId="3E0DF77F" w:rsidR="00A80106" w:rsidRPr="001C220C" w:rsidDel="00D86D99" w:rsidRDefault="00A80106" w:rsidP="00D866F5">
            <w:pPr>
              <w:pStyle w:val="TableNormal1"/>
              <w:keepNext w:val="0"/>
              <w:rPr>
                <w:del w:id="17144" w:author="Charles Gifford" w:date="2017-03-23T13:08:00Z"/>
                <w:lang w:val="en-US"/>
              </w:rPr>
            </w:pPr>
            <w:del w:id="17145" w:author="Charles Gifford" w:date="2017-03-09T23:07:00Z">
              <w:r w:rsidRPr="001C220C" w:rsidDel="00CC0994">
                <w:rPr>
                  <w:lang w:val="en-US"/>
                </w:rPr>
                <w:delText>BOM for Export Quality Widget</w:delText>
              </w:r>
            </w:del>
          </w:p>
        </w:tc>
      </w:tr>
      <w:tr w:rsidR="005F3D2C" w:rsidRPr="001C220C" w14:paraId="526F5913" w14:textId="77777777" w:rsidTr="00EB6924">
        <w:trPr>
          <w:cantSplit/>
          <w:jc w:val="center"/>
        </w:trPr>
        <w:tc>
          <w:tcPr>
            <w:tcW w:w="1269" w:type="dxa"/>
          </w:tcPr>
          <w:p w14:paraId="24FD46BA" w14:textId="77777777" w:rsidR="005F3D2C" w:rsidRDefault="005F3D2C" w:rsidP="00D866F5">
            <w:pPr>
              <w:pStyle w:val="TableNormal1"/>
              <w:keepNext w:val="0"/>
              <w:rPr>
                <w:lang w:val="en-US"/>
              </w:rPr>
            </w:pPr>
            <w:r>
              <w:rPr>
                <w:lang w:val="en-US"/>
              </w:rPr>
              <w:t xml:space="preserve">Response </w:t>
            </w:r>
            <w:r w:rsidR="00E731C0">
              <w:rPr>
                <w:lang w:val="en-US"/>
              </w:rPr>
              <w:t>s</w:t>
            </w:r>
            <w:r>
              <w:rPr>
                <w:lang w:val="en-US"/>
              </w:rPr>
              <w:t>tate</w:t>
            </w:r>
          </w:p>
        </w:tc>
        <w:tc>
          <w:tcPr>
            <w:tcW w:w="2880" w:type="dxa"/>
          </w:tcPr>
          <w:p w14:paraId="238F264A" w14:textId="77777777" w:rsidR="00804AB9" w:rsidRDefault="0015567C" w:rsidP="00D866F5">
            <w:pPr>
              <w:pStyle w:val="TableNormal1"/>
              <w:keepNext w:val="0"/>
              <w:rPr>
                <w:ins w:id="17146" w:author="Charles Gifford" w:date="2016-01-16T12:19:00Z"/>
                <w:lang w:val="en-US"/>
              </w:rPr>
            </w:pPr>
            <w:r>
              <w:rPr>
                <w:lang w:val="en-US"/>
              </w:rPr>
              <w:t xml:space="preserve">Indicates the state of the </w:t>
            </w:r>
            <w:r w:rsidR="00DE26AA" w:rsidRPr="00E731C0">
              <w:rPr>
                <w:i/>
                <w:lang w:val="en-US"/>
              </w:rPr>
              <w:t>o</w:t>
            </w:r>
            <w:r w:rsidRPr="00E731C0">
              <w:rPr>
                <w:i/>
                <w:lang w:val="en-US"/>
              </w:rPr>
              <w:t xml:space="preserve">perations </w:t>
            </w:r>
            <w:r w:rsidR="00DE26AA" w:rsidRPr="00E731C0">
              <w:rPr>
                <w:i/>
                <w:lang w:val="en-US"/>
              </w:rPr>
              <w:t>r</w:t>
            </w:r>
            <w:r w:rsidRPr="00E731C0">
              <w:rPr>
                <w:i/>
                <w:lang w:val="en-US"/>
              </w:rPr>
              <w:t>esponse</w:t>
            </w:r>
            <w:r w:rsidR="005F3D2C">
              <w:rPr>
                <w:lang w:val="en-US"/>
              </w:rPr>
              <w:t xml:space="preserve">. </w:t>
            </w:r>
            <w:ins w:id="17147" w:author="Charles Gifford" w:date="2016-01-10T00:05:00Z">
              <w:r w:rsidR="00E8659E" w:rsidRPr="00E8659E">
                <w:rPr>
                  <w:lang w:val="en-US"/>
                </w:rPr>
                <w:t xml:space="preserve">Defined values are: </w:t>
              </w:r>
            </w:ins>
          </w:p>
          <w:p w14:paraId="45BC9AC2" w14:textId="77777777" w:rsidR="005F3D2C" w:rsidRPr="001C220C" w:rsidRDefault="0053614C" w:rsidP="00D866F5">
            <w:pPr>
              <w:pStyle w:val="TableNormal1"/>
              <w:keepNext w:val="0"/>
              <w:rPr>
                <w:lang w:val="en-US"/>
              </w:rPr>
            </w:pPr>
            <w:ins w:id="17148" w:author="Charles Gifford" w:date="2016-04-11T22:21:00Z">
              <w:r>
                <w:rPr>
                  <w:lang w:val="en-US"/>
                </w:rPr>
                <w:t xml:space="preserve">Waiting, </w:t>
              </w:r>
            </w:ins>
            <w:ins w:id="17149" w:author="Charles Gifford" w:date="2016-01-10T00:05:00Z">
              <w:r w:rsidR="00E8659E" w:rsidRPr="00E8659E">
                <w:rPr>
                  <w:lang w:val="en-US"/>
                </w:rPr>
                <w:t>Ready</w:t>
              </w:r>
              <w:r w:rsidR="00E731C0">
                <w:rPr>
                  <w:lang w:val="en-US"/>
                </w:rPr>
                <w:t>, running, completed, aborted, held, paused, c</w:t>
              </w:r>
              <w:r w:rsidR="00E8659E" w:rsidRPr="00E8659E">
                <w:rPr>
                  <w:lang w:val="en-US"/>
                </w:rPr>
                <w:t xml:space="preserve">losed. </w:t>
              </w:r>
            </w:ins>
            <w:del w:id="17150" w:author="Charles Gifford" w:date="2016-01-10T00:05:00Z">
              <w:r w:rsidR="005F3D2C" w:rsidDel="00E8659E">
                <w:rPr>
                  <w:lang w:val="en-US"/>
                </w:rPr>
                <w:delText>Possible values are “Ready”, “Completed”, “Aborted”, and “Holding”</w:delText>
              </w:r>
            </w:del>
          </w:p>
        </w:tc>
        <w:tc>
          <w:tcPr>
            <w:tcW w:w="1183" w:type="dxa"/>
          </w:tcPr>
          <w:p w14:paraId="6F89CEF4" w14:textId="77777777" w:rsidR="005F3D2C" w:rsidRPr="001C220C" w:rsidRDefault="005F3D2C" w:rsidP="00D866F5">
            <w:pPr>
              <w:pStyle w:val="TableNormal1"/>
              <w:keepNext w:val="0"/>
              <w:rPr>
                <w:lang w:val="en-US"/>
              </w:rPr>
            </w:pPr>
            <w:r>
              <w:rPr>
                <w:lang w:val="en-US"/>
              </w:rPr>
              <w:t>Ready</w:t>
            </w:r>
          </w:p>
        </w:tc>
        <w:tc>
          <w:tcPr>
            <w:tcW w:w="1350" w:type="dxa"/>
          </w:tcPr>
          <w:p w14:paraId="14D5559D" w14:textId="77777777" w:rsidR="005F3D2C" w:rsidRPr="001C220C" w:rsidRDefault="005F3D2C" w:rsidP="00D866F5">
            <w:pPr>
              <w:pStyle w:val="TableNormal1"/>
              <w:keepNext w:val="0"/>
              <w:rPr>
                <w:lang w:val="en-US"/>
              </w:rPr>
            </w:pPr>
            <w:r>
              <w:rPr>
                <w:lang w:val="en-US"/>
              </w:rPr>
              <w:t>Completed</w:t>
            </w:r>
          </w:p>
        </w:tc>
        <w:tc>
          <w:tcPr>
            <w:tcW w:w="1170" w:type="dxa"/>
          </w:tcPr>
          <w:p w14:paraId="57421BF6" w14:textId="07B3C8F7" w:rsidR="005F3D2C" w:rsidRPr="001C220C" w:rsidRDefault="005F3D2C" w:rsidP="00D866F5">
            <w:pPr>
              <w:pStyle w:val="TableNormal1"/>
              <w:keepNext w:val="0"/>
              <w:rPr>
                <w:lang w:val="en-US"/>
              </w:rPr>
            </w:pPr>
            <w:r>
              <w:rPr>
                <w:lang w:val="en-US"/>
              </w:rPr>
              <w:t>H</w:t>
            </w:r>
            <w:r w:rsidR="00E8659E">
              <w:rPr>
                <w:lang w:val="en-US"/>
              </w:rPr>
              <w:t>eld</w:t>
            </w:r>
          </w:p>
        </w:tc>
        <w:tc>
          <w:tcPr>
            <w:tcW w:w="1194" w:type="dxa"/>
          </w:tcPr>
          <w:p w14:paraId="1E37817D" w14:textId="77777777" w:rsidR="005F3D2C" w:rsidRPr="001C220C" w:rsidRDefault="005F3D2C" w:rsidP="00D866F5">
            <w:pPr>
              <w:pStyle w:val="TableNormal1"/>
              <w:keepNext w:val="0"/>
              <w:rPr>
                <w:lang w:val="en-US"/>
              </w:rPr>
            </w:pPr>
            <w:r>
              <w:rPr>
                <w:lang w:val="en-US"/>
              </w:rPr>
              <w:t>Aborted</w:t>
            </w:r>
          </w:p>
        </w:tc>
      </w:tr>
    </w:tbl>
    <w:p w14:paraId="14B8FE61" w14:textId="77777777" w:rsidR="009E6331" w:rsidRPr="001C220C" w:rsidRDefault="009E6331" w:rsidP="0084125A">
      <w:pPr>
        <w:rPr>
          <w:lang w:val="en-US"/>
        </w:rPr>
      </w:pPr>
    </w:p>
    <w:p w14:paraId="180385DD" w14:textId="77777777" w:rsidR="009E6331" w:rsidRPr="001C220C" w:rsidRDefault="009E6331" w:rsidP="003E1075">
      <w:pPr>
        <w:pStyle w:val="Heading3"/>
      </w:pPr>
      <w:bookmarkStart w:id="17151" w:name="_Toc161566471"/>
      <w:bookmarkStart w:id="17152" w:name="_Ref162335388"/>
      <w:bookmarkStart w:id="17153" w:name="_Ref320174125"/>
      <w:bookmarkStart w:id="17154" w:name="_Toc320176984"/>
      <w:r w:rsidRPr="001C220C">
        <w:t>Segment response</w:t>
      </w:r>
      <w:bookmarkEnd w:id="17151"/>
      <w:bookmarkEnd w:id="17152"/>
      <w:bookmarkEnd w:id="17153"/>
      <w:bookmarkEnd w:id="17154"/>
    </w:p>
    <w:p w14:paraId="5A3332B8" w14:textId="77777777" w:rsidR="00B638E1" w:rsidRDefault="00B638E1" w:rsidP="00B638E1">
      <w:pPr>
        <w:pStyle w:val="PARAGRAPH"/>
        <w:rPr>
          <w:ins w:id="17155" w:author="Dennis Brandl" w:date="2015-12-06T16:13:00Z"/>
          <w:lang w:val="en-US"/>
        </w:rPr>
      </w:pPr>
      <w:r w:rsidRPr="001C220C">
        <w:rPr>
          <w:lang w:val="en-US"/>
        </w:rPr>
        <w:t xml:space="preserve">Information on a </w:t>
      </w:r>
      <w:r w:rsidRPr="00E731C0">
        <w:rPr>
          <w:i/>
          <w:lang w:val="en-US"/>
        </w:rPr>
        <w:t>segment</w:t>
      </w:r>
      <w:r w:rsidRPr="001C220C">
        <w:rPr>
          <w:lang w:val="en-US"/>
        </w:rPr>
        <w:t xml:space="preserve"> of </w:t>
      </w:r>
      <w:r w:rsidR="00BF69FC" w:rsidRPr="001C220C">
        <w:rPr>
          <w:lang w:val="en-US"/>
        </w:rPr>
        <w:t xml:space="preserve">an </w:t>
      </w:r>
      <w:r w:rsidR="00BF69FC" w:rsidRPr="00E731C0">
        <w:rPr>
          <w:i/>
          <w:lang w:val="en-US"/>
        </w:rPr>
        <w:t>operation</w:t>
      </w:r>
      <w:r w:rsidR="006A5B9A" w:rsidRPr="00E731C0">
        <w:rPr>
          <w:i/>
          <w:lang w:val="en-US"/>
        </w:rPr>
        <w:t>s response</w:t>
      </w:r>
      <w:r w:rsidRPr="001C220C">
        <w:rPr>
          <w:lang w:val="en-US"/>
        </w:rPr>
        <w:t xml:space="preserve"> </w:t>
      </w:r>
      <w:r w:rsidR="005D0E97">
        <w:rPr>
          <w:lang w:val="en-US"/>
        </w:rPr>
        <w:t>shall be presented as</w:t>
      </w:r>
      <w:r w:rsidRPr="001C220C">
        <w:rPr>
          <w:lang w:val="en-US"/>
        </w:rPr>
        <w:t xml:space="preserve"> a </w:t>
      </w:r>
      <w:r w:rsidRPr="00E969CC">
        <w:rPr>
          <w:i/>
          <w:lang w:val="en-US"/>
        </w:rPr>
        <w:t>segment response</w:t>
      </w:r>
      <w:r w:rsidRPr="001C220C">
        <w:rPr>
          <w:lang w:val="en-US"/>
        </w:rPr>
        <w:t xml:space="preserve">. A </w:t>
      </w:r>
      <w:r w:rsidRPr="00E969CC">
        <w:rPr>
          <w:i/>
          <w:lang w:val="en-US"/>
        </w:rPr>
        <w:t>segment response</w:t>
      </w:r>
      <w:r w:rsidRPr="001C220C">
        <w:rPr>
          <w:lang w:val="en-US"/>
        </w:rPr>
        <w:t xml:space="preserve"> shall be made up of zero or more sets of information on </w:t>
      </w:r>
      <w:r w:rsidR="00CC5060" w:rsidRPr="00E969CC">
        <w:rPr>
          <w:i/>
          <w:lang w:val="en-US"/>
        </w:rPr>
        <w:t xml:space="preserve">segment </w:t>
      </w:r>
      <w:r w:rsidRPr="00E969CC">
        <w:rPr>
          <w:i/>
          <w:lang w:val="en-US"/>
        </w:rPr>
        <w:t xml:space="preserve">data, personnel actual, equipment actual, </w:t>
      </w:r>
      <w:r w:rsidR="00CC5060" w:rsidRPr="00E969CC">
        <w:rPr>
          <w:lang w:val="en-US"/>
        </w:rPr>
        <w:t>and</w:t>
      </w:r>
      <w:r w:rsidR="00CC5060" w:rsidRPr="00E969CC">
        <w:rPr>
          <w:i/>
          <w:lang w:val="en-US"/>
        </w:rPr>
        <w:t xml:space="preserve"> </w:t>
      </w:r>
      <w:r w:rsidRPr="00E969CC">
        <w:rPr>
          <w:i/>
          <w:lang w:val="en-US"/>
        </w:rPr>
        <w:t>material actual</w:t>
      </w:r>
      <w:r w:rsidRPr="001C220C">
        <w:rPr>
          <w:lang w:val="en-US"/>
        </w:rPr>
        <w:t xml:space="preserve">. </w:t>
      </w:r>
      <w:ins w:id="17156" w:author="Dennis Brandl" w:date="2015-09-05T16:06:00Z">
        <w:r w:rsidR="002B7115" w:rsidRPr="001C220C">
          <w:rPr>
            <w:lang w:val="en-US"/>
          </w:rPr>
          <w:t xml:space="preserve">There may be one or more </w:t>
        </w:r>
        <w:r w:rsidR="002B7115">
          <w:rPr>
            <w:i/>
            <w:lang w:val="en-US"/>
          </w:rPr>
          <w:t>segment</w:t>
        </w:r>
        <w:r w:rsidR="002B7115" w:rsidRPr="00E969CC">
          <w:rPr>
            <w:i/>
            <w:lang w:val="en-US"/>
          </w:rPr>
          <w:t xml:space="preserve"> responses</w:t>
        </w:r>
        <w:r w:rsidR="002B7115" w:rsidRPr="001C220C">
          <w:rPr>
            <w:i/>
            <w:lang w:val="en-US"/>
          </w:rPr>
          <w:t xml:space="preserve"> </w:t>
        </w:r>
        <w:r w:rsidR="002B7115" w:rsidRPr="001C220C">
          <w:rPr>
            <w:lang w:val="en-US"/>
          </w:rPr>
          <w:t xml:space="preserve">for a single </w:t>
        </w:r>
      </w:ins>
      <w:ins w:id="17157" w:author="Dennis Brandl" w:date="2015-09-05T16:07:00Z">
        <w:r w:rsidR="002B7115">
          <w:rPr>
            <w:i/>
            <w:lang w:val="en-US"/>
          </w:rPr>
          <w:t>segment</w:t>
        </w:r>
      </w:ins>
      <w:ins w:id="17158" w:author="Dennis Brandl" w:date="2015-09-05T16:06:00Z">
        <w:r w:rsidR="002B7115" w:rsidRPr="00E969CC">
          <w:rPr>
            <w:i/>
            <w:lang w:val="en-US"/>
          </w:rPr>
          <w:t xml:space="preserve"> request</w:t>
        </w:r>
        <w:r w:rsidR="002B7115" w:rsidRPr="001C220C">
          <w:rPr>
            <w:lang w:val="en-US"/>
          </w:rPr>
          <w:t xml:space="preserve"> if the manufacturing facility needs to split the </w:t>
        </w:r>
      </w:ins>
      <w:ins w:id="17159" w:author="Dennis Brandl" w:date="2015-09-05T16:07:00Z">
        <w:r w:rsidR="002B7115">
          <w:rPr>
            <w:i/>
            <w:lang w:val="en-US"/>
          </w:rPr>
          <w:t xml:space="preserve">segment requirement </w:t>
        </w:r>
      </w:ins>
      <w:ins w:id="17160" w:author="Dennis Brandl" w:date="2015-09-05T16:06:00Z">
        <w:r w:rsidR="002B7115" w:rsidRPr="001C220C">
          <w:rPr>
            <w:lang w:val="en-US"/>
          </w:rPr>
          <w:t>into smaller elements.</w:t>
        </w:r>
      </w:ins>
    </w:p>
    <w:p w14:paraId="792DA8F6" w14:textId="77777777" w:rsidR="00016136" w:rsidRPr="001C220C" w:rsidRDefault="00016136" w:rsidP="00B638E1">
      <w:pPr>
        <w:pStyle w:val="PARAGRAPH"/>
        <w:rPr>
          <w:lang w:val="en-US"/>
        </w:rPr>
      </w:pPr>
      <w:ins w:id="17161" w:author="Dennis Brandl" w:date="2015-12-06T16:13:00Z">
        <w:r w:rsidRPr="00C96FDB">
          <w:t>A</w:t>
        </w:r>
        <w:r>
          <w:t>n</w:t>
        </w:r>
        <w:r w:rsidRPr="00C96FDB">
          <w:t xml:space="preserve"> </w:t>
        </w:r>
        <w:r w:rsidRPr="00016136">
          <w:rPr>
            <w:i/>
          </w:rPr>
          <w:t>operations response</w:t>
        </w:r>
        <w:r w:rsidRPr="00C96FDB">
          <w:t xml:space="preserve"> shall be made up of one or more </w:t>
        </w:r>
        <w:r w:rsidRPr="00016136">
          <w:rPr>
            <w:i/>
          </w:rPr>
          <w:t>segment responses</w:t>
        </w:r>
        <w:r w:rsidRPr="00C96FDB">
          <w:t xml:space="preserve">. Each </w:t>
        </w:r>
        <w:r w:rsidRPr="00016136">
          <w:rPr>
            <w:i/>
          </w:rPr>
          <w:t>segment response</w:t>
        </w:r>
        <w:r w:rsidRPr="00C96FDB">
          <w:t xml:space="preserve"> shall correspond to, or reference, an identified </w:t>
        </w:r>
        <w:r w:rsidRPr="00016136">
          <w:rPr>
            <w:i/>
          </w:rPr>
          <w:t>operations segment</w:t>
        </w:r>
        <w:r w:rsidRPr="00C96FDB">
          <w:t xml:space="preserve"> or </w:t>
        </w:r>
        <w:r w:rsidRPr="00016136">
          <w:rPr>
            <w:i/>
          </w:rPr>
          <w:t>process segment</w:t>
        </w:r>
        <w:r w:rsidRPr="00C96FDB">
          <w:t xml:space="preserve">. The </w:t>
        </w:r>
        <w:r w:rsidRPr="00016136">
          <w:rPr>
            <w:i/>
          </w:rPr>
          <w:t>segment response</w:t>
        </w:r>
        <w:r w:rsidRPr="00C96FDB">
          <w:t xml:space="preserve"> identifies or references the </w:t>
        </w:r>
        <w:r w:rsidRPr="00F767D9">
          <w:rPr>
            <w:i/>
          </w:rPr>
          <w:t>segment capability</w:t>
        </w:r>
        <w:r w:rsidRPr="00C96FDB">
          <w:t xml:space="preserve"> to which the associated </w:t>
        </w:r>
        <w:r w:rsidRPr="00F767D9">
          <w:rPr>
            <w:i/>
          </w:rPr>
          <w:t>personnel, equipment, materials,</w:t>
        </w:r>
        <w:r w:rsidRPr="00E731C0">
          <w:t xml:space="preserve"> and </w:t>
        </w:r>
        <w:r w:rsidRPr="00F767D9">
          <w:rPr>
            <w:i/>
          </w:rPr>
          <w:t>segment parameters</w:t>
        </w:r>
        <w:r w:rsidRPr="00C96FDB">
          <w:t xml:space="preserve"> correspond</w:t>
        </w:r>
      </w:ins>
      <w:ins w:id="17162" w:author="Charles Gifford" w:date="2016-01-16T12:20:00Z">
        <w:r w:rsidR="00804AB9">
          <w:t>.</w:t>
        </w:r>
      </w:ins>
    </w:p>
    <w:p w14:paraId="67B7E9B0" w14:textId="77777777" w:rsidR="00B638E1" w:rsidRPr="001C220C" w:rsidRDefault="00B638E1" w:rsidP="00DE6B19">
      <w:pPr>
        <w:pStyle w:val="PARAGRAPH"/>
        <w:rPr>
          <w:lang w:val="en-US"/>
        </w:rPr>
      </w:pPr>
      <w:r w:rsidRPr="001C220C">
        <w:rPr>
          <w:lang w:val="en-US"/>
        </w:rPr>
        <w:t xml:space="preserve">A </w:t>
      </w:r>
      <w:r w:rsidRPr="002C3471">
        <w:rPr>
          <w:i/>
          <w:lang w:val="en-US"/>
        </w:rPr>
        <w:t>segment response</w:t>
      </w:r>
      <w:r w:rsidRPr="001C220C">
        <w:rPr>
          <w:lang w:val="en-US"/>
        </w:rPr>
        <w:t xml:space="preserve"> shall include</w:t>
      </w:r>
    </w:p>
    <w:p w14:paraId="158CFCC0" w14:textId="77777777" w:rsidR="00B638E1" w:rsidRPr="001C220C" w:rsidRDefault="00B638E1" w:rsidP="008B2E17">
      <w:pPr>
        <w:pStyle w:val="ListNumber"/>
        <w:numPr>
          <w:ilvl w:val="0"/>
          <w:numId w:val="81"/>
        </w:numPr>
        <w:ind w:left="360"/>
        <w:rPr>
          <w:lang w:val="en-US"/>
        </w:rPr>
      </w:pPr>
      <w:r w:rsidRPr="001C220C">
        <w:rPr>
          <w:lang w:val="en-US"/>
        </w:rPr>
        <w:t xml:space="preserve">an identification of the associated </w:t>
      </w:r>
      <w:r w:rsidR="002C3471" w:rsidRPr="002C3471">
        <w:rPr>
          <w:i/>
          <w:lang w:val="en-US"/>
        </w:rPr>
        <w:t xml:space="preserve">operations </w:t>
      </w:r>
      <w:r w:rsidR="00BF69FC" w:rsidRPr="002C3471">
        <w:rPr>
          <w:i/>
          <w:lang w:val="en-US"/>
        </w:rPr>
        <w:t>segment</w:t>
      </w:r>
      <w:ins w:id="17163" w:author="Dennis Brandl" w:date="2015-12-06T16:11:00Z">
        <w:r w:rsidR="00016136" w:rsidRPr="00016136">
          <w:rPr>
            <w:lang w:val="en-US"/>
          </w:rPr>
          <w:t xml:space="preserve"> or</w:t>
        </w:r>
        <w:r w:rsidR="00016136">
          <w:rPr>
            <w:i/>
            <w:lang w:val="en-US"/>
          </w:rPr>
          <w:t xml:space="preserve"> process segment</w:t>
        </w:r>
      </w:ins>
      <w:r w:rsidRPr="001C220C">
        <w:rPr>
          <w:lang w:val="en-US"/>
        </w:rPr>
        <w:t>;</w:t>
      </w:r>
    </w:p>
    <w:p w14:paraId="5CC9163C" w14:textId="77777777" w:rsidR="00B638E1" w:rsidRPr="001C220C" w:rsidRDefault="00B638E1" w:rsidP="008B2E17">
      <w:pPr>
        <w:pStyle w:val="ListNumber"/>
        <w:numPr>
          <w:ilvl w:val="0"/>
          <w:numId w:val="81"/>
        </w:numPr>
        <w:ind w:left="360"/>
        <w:rPr>
          <w:lang w:val="en-US"/>
        </w:rPr>
      </w:pPr>
      <w:r w:rsidRPr="001C220C">
        <w:rPr>
          <w:lang w:val="en-US"/>
        </w:rPr>
        <w:t>the actual starting time;</w:t>
      </w:r>
    </w:p>
    <w:p w14:paraId="2966D663" w14:textId="77777777" w:rsidR="00B638E1" w:rsidRPr="001C220C" w:rsidRDefault="00B638E1" w:rsidP="008B2E17">
      <w:pPr>
        <w:pStyle w:val="ListNumber"/>
        <w:numPr>
          <w:ilvl w:val="0"/>
          <w:numId w:val="81"/>
        </w:numPr>
        <w:ind w:left="360"/>
        <w:rPr>
          <w:lang w:val="en-US"/>
        </w:rPr>
      </w:pPr>
      <w:r w:rsidRPr="001C220C">
        <w:rPr>
          <w:lang w:val="en-US"/>
        </w:rPr>
        <w:t>the actual stopping time.</w:t>
      </w:r>
    </w:p>
    <w:p w14:paraId="693B5E97" w14:textId="77777777" w:rsidR="00B638E1" w:rsidRPr="001C220C" w:rsidRDefault="00D866FF" w:rsidP="00CC5060">
      <w:pPr>
        <w:pStyle w:val="NOTE0"/>
        <w:rPr>
          <w:lang w:val="en-US"/>
        </w:rPr>
      </w:pPr>
      <w:r w:rsidRPr="001C220C">
        <w:rPr>
          <w:lang w:val="en-US"/>
        </w:rPr>
        <w:t>NOTE 1</w:t>
      </w:r>
      <w:r w:rsidR="00DE6B19">
        <w:rPr>
          <w:lang w:val="en-US"/>
        </w:rPr>
        <w:t> </w:t>
      </w:r>
      <w:r w:rsidR="00CC5060" w:rsidRPr="001C220C">
        <w:rPr>
          <w:lang w:val="en-US"/>
        </w:rPr>
        <w:t xml:space="preserve">A </w:t>
      </w:r>
      <w:r w:rsidR="00B638E1" w:rsidRPr="001C220C">
        <w:rPr>
          <w:lang w:val="en-US"/>
        </w:rPr>
        <w:t xml:space="preserve">response actual </w:t>
      </w:r>
      <w:r w:rsidR="00DE2E9A">
        <w:rPr>
          <w:lang w:val="en-US"/>
        </w:rPr>
        <w:t xml:space="preserve">can </w:t>
      </w:r>
      <w:r w:rsidR="00B638E1" w:rsidRPr="001C220C">
        <w:rPr>
          <w:lang w:val="en-US"/>
        </w:rPr>
        <w:t xml:space="preserve">contain </w:t>
      </w:r>
      <w:r w:rsidR="00CC5060" w:rsidRPr="001C220C">
        <w:rPr>
          <w:lang w:val="en-US"/>
        </w:rPr>
        <w:t xml:space="preserve">information </w:t>
      </w:r>
      <w:r w:rsidR="00B638E1" w:rsidRPr="001C220C">
        <w:rPr>
          <w:lang w:val="en-US"/>
        </w:rPr>
        <w:t>that define</w:t>
      </w:r>
      <w:r w:rsidR="00CC5060" w:rsidRPr="001C220C">
        <w:rPr>
          <w:lang w:val="en-US"/>
        </w:rPr>
        <w:t>s</w:t>
      </w:r>
      <w:r w:rsidR="00B638E1" w:rsidRPr="001C220C">
        <w:rPr>
          <w:lang w:val="en-US"/>
        </w:rPr>
        <w:t xml:space="preserve"> if the response was required or optional</w:t>
      </w:r>
      <w:r w:rsidR="00CC5060" w:rsidRPr="001C220C">
        <w:rPr>
          <w:lang w:val="en-US"/>
        </w:rPr>
        <w:t xml:space="preserve"> when the </w:t>
      </w:r>
      <w:r w:rsidR="00CC5060" w:rsidRPr="00E731C0">
        <w:rPr>
          <w:i/>
          <w:lang w:val="en-US"/>
        </w:rPr>
        <w:t>segment response</w:t>
      </w:r>
      <w:r w:rsidR="00CC5060" w:rsidRPr="001C220C">
        <w:rPr>
          <w:lang w:val="en-US"/>
        </w:rPr>
        <w:t xml:space="preserve"> is used as a requested </w:t>
      </w:r>
      <w:r w:rsidR="00CC5060" w:rsidRPr="00E731C0">
        <w:rPr>
          <w:i/>
          <w:lang w:val="en-US"/>
        </w:rPr>
        <w:t>segment response</w:t>
      </w:r>
      <w:r w:rsidR="00B638E1" w:rsidRPr="001C220C">
        <w:rPr>
          <w:lang w:val="en-US"/>
        </w:rPr>
        <w:t xml:space="preserve">. </w:t>
      </w:r>
    </w:p>
    <w:p w14:paraId="25A8C3C3" w14:textId="77777777" w:rsidR="006D42E6" w:rsidRPr="001C220C" w:rsidRDefault="006D42E6" w:rsidP="006D42E6">
      <w:pPr>
        <w:pStyle w:val="NOTE0"/>
        <w:rPr>
          <w:lang w:val="en-US"/>
        </w:rPr>
      </w:pPr>
      <w:r>
        <w:rPr>
          <w:lang w:val="en-US"/>
        </w:rPr>
        <w:t>NOTE 2</w:t>
      </w:r>
      <w:r>
        <w:rPr>
          <w:lang w:val="en-US"/>
        </w:rPr>
        <w:t> </w:t>
      </w:r>
      <w:r w:rsidRPr="001C220C">
        <w:rPr>
          <w:lang w:val="en-US"/>
        </w:rPr>
        <w:t xml:space="preserve">Information that applies across all segments of the </w:t>
      </w:r>
      <w:r w:rsidRPr="00E731C0">
        <w:rPr>
          <w:i/>
          <w:lang w:val="en-US"/>
        </w:rPr>
        <w:t>operations response</w:t>
      </w:r>
      <w:r w:rsidRPr="001C220C">
        <w:rPr>
          <w:lang w:val="en-US"/>
        </w:rPr>
        <w:t xml:space="preserve">, such as a final material produced, </w:t>
      </w:r>
      <w:r>
        <w:rPr>
          <w:lang w:val="en-US"/>
        </w:rPr>
        <w:t xml:space="preserve">can </w:t>
      </w:r>
      <w:r w:rsidRPr="001C220C">
        <w:rPr>
          <w:lang w:val="en-US"/>
        </w:rPr>
        <w:t xml:space="preserve">be represented as a material produced in the master segment. </w:t>
      </w:r>
    </w:p>
    <w:p w14:paraId="566AE1CF" w14:textId="77777777" w:rsidR="006D42E6" w:rsidRPr="001C220C" w:rsidRDefault="006D42E6" w:rsidP="006D42E6">
      <w:pPr>
        <w:pStyle w:val="NOTE0"/>
        <w:rPr>
          <w:lang w:val="en-US"/>
        </w:rPr>
      </w:pPr>
      <w:r>
        <w:rPr>
          <w:lang w:val="en-US"/>
        </w:rPr>
        <w:t>NOTE 3</w:t>
      </w:r>
      <w:r>
        <w:rPr>
          <w:lang w:val="en-US"/>
        </w:rPr>
        <w:t> </w:t>
      </w:r>
      <w:r w:rsidRPr="001C220C">
        <w:rPr>
          <w:lang w:val="en-US"/>
        </w:rPr>
        <w:t xml:space="preserve">Information that applies to specific segments, such as widget polishing equipment actually used </w:t>
      </w:r>
      <w:r>
        <w:rPr>
          <w:lang w:val="en-US"/>
        </w:rPr>
        <w:t xml:space="preserve">can </w:t>
      </w:r>
      <w:r w:rsidRPr="001C220C">
        <w:rPr>
          <w:lang w:val="en-US"/>
        </w:rPr>
        <w:t>be reported as part of the polishing segment.</w:t>
      </w:r>
    </w:p>
    <w:p w14:paraId="5D65B776" w14:textId="6CC96AB7" w:rsidR="006D42E6" w:rsidRPr="001C220C" w:rsidRDefault="006D42E6" w:rsidP="006D42E6">
      <w:pPr>
        <w:pStyle w:val="NOTE0"/>
        <w:rPr>
          <w:lang w:val="en-US"/>
        </w:rPr>
      </w:pPr>
      <w:r w:rsidRPr="001C220C">
        <w:rPr>
          <w:lang w:val="en-US"/>
        </w:rPr>
        <w:t>EXAMPLE</w:t>
      </w:r>
      <w:r>
        <w:rPr>
          <w:lang w:val="en-US"/>
        </w:rPr>
        <w:t xml:space="preserve"> </w:t>
      </w:r>
      <w:r w:rsidR="00BA331E">
        <w:rPr>
          <w:lang w:val="en-US"/>
        </w:rPr>
        <w:tab/>
      </w:r>
      <w:r w:rsidRPr="001C220C">
        <w:rPr>
          <w:lang w:val="en-US"/>
        </w:rPr>
        <w:t xml:space="preserve">There </w:t>
      </w:r>
      <w:r>
        <w:rPr>
          <w:lang w:val="en-US"/>
        </w:rPr>
        <w:t xml:space="preserve">can </w:t>
      </w:r>
      <w:r w:rsidRPr="001C220C">
        <w:rPr>
          <w:lang w:val="en-US"/>
        </w:rPr>
        <w:t>be multiple segments defined</w:t>
      </w:r>
      <w:r>
        <w:rPr>
          <w:lang w:val="en-US"/>
        </w:rPr>
        <w:t xml:space="preserve">. </w:t>
      </w:r>
      <w:r w:rsidRPr="001C220C">
        <w:rPr>
          <w:lang w:val="en-US"/>
        </w:rPr>
        <w:t xml:space="preserve">There </w:t>
      </w:r>
      <w:r>
        <w:rPr>
          <w:lang w:val="en-US"/>
        </w:rPr>
        <w:t xml:space="preserve">can </w:t>
      </w:r>
      <w:r w:rsidRPr="001C220C">
        <w:rPr>
          <w:lang w:val="en-US"/>
        </w:rPr>
        <w:t xml:space="preserve">be one master segment that applies to the entire </w:t>
      </w:r>
      <w:r w:rsidRPr="001B1882">
        <w:rPr>
          <w:i/>
          <w:lang w:val="en-US"/>
        </w:rPr>
        <w:t>operations response</w:t>
      </w:r>
      <w:r>
        <w:rPr>
          <w:lang w:val="en-US"/>
        </w:rPr>
        <w:t xml:space="preserve">. </w:t>
      </w:r>
      <w:r w:rsidRPr="001C220C">
        <w:rPr>
          <w:lang w:val="en-US"/>
        </w:rPr>
        <w:t>The master segment is made up of multiple nested segments for individually rep</w:t>
      </w:r>
      <w:r>
        <w:rPr>
          <w:lang w:val="en-US"/>
        </w:rPr>
        <w:t xml:space="preserve">orted segments. </w:t>
      </w:r>
    </w:p>
    <w:p w14:paraId="223C0DF9" w14:textId="4401C685" w:rsidR="007C79E1" w:rsidRPr="001C220C" w:rsidRDefault="006A1BED" w:rsidP="007C79E1">
      <w:pPr>
        <w:pStyle w:val="PARAGRAPH"/>
        <w:rPr>
          <w:lang w:val="en-US"/>
        </w:rPr>
      </w:pPr>
      <w:r>
        <w:rPr>
          <w:lang w:val="en-US"/>
        </w:rPr>
        <w:fldChar w:fldCharType="begin"/>
      </w:r>
      <w:r>
        <w:rPr>
          <w:lang w:val="en-US"/>
        </w:rPr>
        <w:instrText xml:space="preserve"> REF _Ref458286583 \h </w:instrText>
      </w:r>
      <w:r>
        <w:rPr>
          <w:lang w:val="en-US"/>
        </w:rPr>
      </w:r>
      <w:r>
        <w:rPr>
          <w:lang w:val="en-US"/>
        </w:rPr>
        <w:fldChar w:fldCharType="separate"/>
      </w:r>
      <w:r w:rsidRPr="001C220C">
        <w:rPr>
          <w:lang w:val="en-US"/>
        </w:rPr>
        <w:t xml:space="preserve">Table </w:t>
      </w:r>
      <w:r>
        <w:rPr>
          <w:noProof/>
          <w:lang w:val="en-US"/>
        </w:rPr>
        <w:t>194</w:t>
      </w:r>
      <w:r>
        <w:rPr>
          <w:lang w:val="en-US"/>
        </w:rPr>
        <w:fldChar w:fldCharType="end"/>
      </w:r>
      <w:r w:rsidR="0019644C">
        <w:rPr>
          <w:lang w:val="en-US"/>
        </w:rPr>
        <w:t xml:space="preserve"> </w:t>
      </w:r>
      <w:r w:rsidR="009E6331" w:rsidRPr="001C220C">
        <w:rPr>
          <w:lang w:val="en-US"/>
        </w:rPr>
        <w:t xml:space="preserve">defines the </w:t>
      </w:r>
      <w:r w:rsidR="007C79E1">
        <w:rPr>
          <w:lang w:val="en-US"/>
        </w:rPr>
        <w:t>relationship</w:t>
      </w:r>
      <w:r w:rsidR="009576EB">
        <w:rPr>
          <w:lang w:val="en-US"/>
        </w:rPr>
        <w:t xml:space="preserve"> role</w:t>
      </w:r>
      <w:r w:rsidR="009E6331" w:rsidRPr="001C220C">
        <w:rPr>
          <w:lang w:val="en-US"/>
        </w:rPr>
        <w:t xml:space="preserve">s for </w:t>
      </w:r>
      <w:r w:rsidR="003B2C18">
        <w:rPr>
          <w:lang w:val="en-US"/>
        </w:rPr>
        <w:t xml:space="preserve">the </w:t>
      </w:r>
      <w:r w:rsidR="009E6331" w:rsidRPr="001C220C">
        <w:rPr>
          <w:i/>
          <w:lang w:val="en-US"/>
        </w:rPr>
        <w:t>segment response</w:t>
      </w:r>
      <w:r w:rsidR="009E6331" w:rsidRPr="001C220C">
        <w:rPr>
          <w:lang w:val="en-US"/>
        </w:rPr>
        <w:t>.</w:t>
      </w:r>
      <w:r w:rsidR="007C79E1">
        <w:rPr>
          <w:lang w:val="en-US"/>
        </w:rPr>
        <w:t xml:space="preserve"> </w:t>
      </w:r>
      <w:r>
        <w:rPr>
          <w:lang w:val="en-US"/>
        </w:rPr>
        <w:fldChar w:fldCharType="begin"/>
      </w:r>
      <w:r>
        <w:rPr>
          <w:lang w:val="en-US"/>
        </w:rPr>
        <w:instrText xml:space="preserve"> REF _Ref161736117 \h </w:instrText>
      </w:r>
      <w:r>
        <w:rPr>
          <w:lang w:val="en-US"/>
        </w:rPr>
      </w:r>
      <w:r>
        <w:rPr>
          <w:lang w:val="en-US"/>
        </w:rPr>
        <w:fldChar w:fldCharType="separate"/>
      </w:r>
      <w:r w:rsidRPr="001C220C">
        <w:rPr>
          <w:lang w:val="en-US"/>
        </w:rPr>
        <w:t xml:space="preserve">Table </w:t>
      </w:r>
      <w:r>
        <w:rPr>
          <w:noProof/>
          <w:lang w:val="en-US"/>
        </w:rPr>
        <w:t>195</w:t>
      </w:r>
      <w:r>
        <w:rPr>
          <w:lang w:val="en-US"/>
        </w:rPr>
        <w:fldChar w:fldCharType="end"/>
      </w:r>
      <w:r w:rsidR="007C79E1" w:rsidRPr="001C220C">
        <w:rPr>
          <w:lang w:val="en-US"/>
        </w:rPr>
        <w:t xml:space="preserve"> defines the attributes for </w:t>
      </w:r>
      <w:r w:rsidR="003B2C18">
        <w:rPr>
          <w:lang w:val="en-US"/>
        </w:rPr>
        <w:t xml:space="preserve">the </w:t>
      </w:r>
      <w:r w:rsidR="007C79E1" w:rsidRPr="001C220C">
        <w:rPr>
          <w:i/>
          <w:lang w:val="en-US"/>
        </w:rPr>
        <w:t>segment response</w:t>
      </w:r>
      <w:r w:rsidR="007C79E1" w:rsidRPr="001C220C">
        <w:rPr>
          <w:lang w:val="en-US"/>
        </w:rPr>
        <w:t xml:space="preserve">. </w:t>
      </w:r>
    </w:p>
    <w:p w14:paraId="74F0D6B5" w14:textId="0D296492" w:rsidR="007C79E1" w:rsidRDefault="007C79E1" w:rsidP="007C79E1">
      <w:pPr>
        <w:pStyle w:val="TABLE-title"/>
        <w:rPr>
          <w:ins w:id="17164" w:author="Charles Gifford" w:date="2017-03-20T14:56:00Z"/>
          <w:lang w:val="en-US"/>
        </w:rPr>
      </w:pPr>
      <w:bookmarkStart w:id="17165" w:name="_Ref458286583"/>
      <w:bookmarkStart w:id="17166" w:name="_Toc478492494"/>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6A1BED">
        <w:rPr>
          <w:noProof/>
          <w:lang w:val="en-US"/>
        </w:rPr>
        <w:t>194</w:t>
      </w:r>
      <w:r w:rsidR="00FD29D6">
        <w:rPr>
          <w:lang w:val="en-US"/>
        </w:rPr>
        <w:fldChar w:fldCharType="end"/>
      </w:r>
      <w:bookmarkEnd w:id="17165"/>
      <w:r w:rsidRPr="001C220C">
        <w:rPr>
          <w:noProof/>
          <w:lang w:val="en-US"/>
        </w:rPr>
        <w:t xml:space="preserve"> </w:t>
      </w:r>
      <w:r>
        <w:rPr>
          <w:lang w:val="en-US"/>
        </w:rPr>
        <w:t>–</w:t>
      </w:r>
      <w:r w:rsidRPr="001C220C">
        <w:rPr>
          <w:noProof/>
          <w:lang w:val="en-US"/>
        </w:rPr>
        <w:t xml:space="preserve"> </w:t>
      </w:r>
      <w:r>
        <w:rPr>
          <w:lang w:val="en-US"/>
        </w:rPr>
        <w:t>S</w:t>
      </w:r>
      <w:r w:rsidRPr="001C220C">
        <w:rPr>
          <w:noProof/>
          <w:lang w:val="en-US"/>
        </w:rPr>
        <w:t>egment response</w:t>
      </w:r>
      <w:r w:rsidRPr="00AC2193">
        <w:rPr>
          <w:lang w:val="en-US"/>
        </w:rPr>
        <w:t xml:space="preserve"> </w:t>
      </w:r>
      <w:r>
        <w:rPr>
          <w:lang w:val="en-US"/>
        </w:rPr>
        <w:t>relationship</w:t>
      </w:r>
      <w:r w:rsidR="009576EB">
        <w:rPr>
          <w:lang w:val="en-US"/>
        </w:rPr>
        <w:t xml:space="preserve"> role</w:t>
      </w:r>
      <w:r>
        <w:rPr>
          <w:lang w:val="en-US"/>
        </w:rPr>
        <w:t>s</w:t>
      </w:r>
      <w:bookmarkEnd w:id="17166"/>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170"/>
        <w:gridCol w:w="3690"/>
      </w:tblGrid>
      <w:tr w:rsidR="009576EB" w:rsidRPr="009432BC" w14:paraId="6C809808" w14:textId="77777777" w:rsidTr="009576EB">
        <w:trPr>
          <w:trHeight w:val="197"/>
          <w:tblHeader/>
          <w:ins w:id="17167" w:author="Charles Gifford" w:date="2017-03-20T14:56:00Z"/>
        </w:trPr>
        <w:tc>
          <w:tcPr>
            <w:tcW w:w="2155" w:type="dxa"/>
            <w:shd w:val="clear" w:color="auto" w:fill="auto"/>
          </w:tcPr>
          <w:p w14:paraId="6BFD69F3" w14:textId="77777777" w:rsidR="009576EB" w:rsidRPr="009432BC" w:rsidRDefault="009576EB" w:rsidP="009576EB">
            <w:pPr>
              <w:pStyle w:val="TABLE-col-heading"/>
              <w:rPr>
                <w:ins w:id="17168" w:author="Charles Gifford" w:date="2017-03-20T14:56:00Z"/>
              </w:rPr>
            </w:pPr>
            <w:ins w:id="17169" w:author="Charles Gifford" w:date="2017-03-20T14:56:00Z">
              <w:r w:rsidRPr="009432BC">
                <w:t>Related Object</w:t>
              </w:r>
            </w:ins>
          </w:p>
        </w:tc>
        <w:tc>
          <w:tcPr>
            <w:tcW w:w="2070" w:type="dxa"/>
            <w:shd w:val="clear" w:color="auto" w:fill="auto"/>
          </w:tcPr>
          <w:p w14:paraId="73D670E8" w14:textId="77777777" w:rsidR="009576EB" w:rsidRPr="009432BC" w:rsidRDefault="009576EB" w:rsidP="009576EB">
            <w:pPr>
              <w:pStyle w:val="TABLE-col-heading"/>
              <w:rPr>
                <w:ins w:id="17170" w:author="Charles Gifford" w:date="2017-03-20T14:56:00Z"/>
              </w:rPr>
            </w:pPr>
            <w:ins w:id="17171" w:author="Charles Gifford" w:date="2017-03-20T14:56:00Z">
              <w:r w:rsidRPr="009432BC">
                <w:t>Role</w:t>
              </w:r>
            </w:ins>
          </w:p>
        </w:tc>
        <w:tc>
          <w:tcPr>
            <w:tcW w:w="1170" w:type="dxa"/>
            <w:shd w:val="clear" w:color="auto" w:fill="auto"/>
          </w:tcPr>
          <w:p w14:paraId="04B66833" w14:textId="77777777" w:rsidR="009576EB" w:rsidRPr="009432BC" w:rsidRDefault="009576EB" w:rsidP="009576EB">
            <w:pPr>
              <w:pStyle w:val="TABLE-col-heading"/>
              <w:rPr>
                <w:ins w:id="17172" w:author="Charles Gifford" w:date="2017-03-20T14:56:00Z"/>
              </w:rPr>
            </w:pPr>
            <w:ins w:id="17173" w:author="Charles Gifford" w:date="2017-03-20T14:56:00Z">
              <w:r w:rsidRPr="009432BC">
                <w:t>Multiplicity</w:t>
              </w:r>
            </w:ins>
          </w:p>
        </w:tc>
        <w:tc>
          <w:tcPr>
            <w:tcW w:w="3690" w:type="dxa"/>
            <w:shd w:val="clear" w:color="auto" w:fill="auto"/>
          </w:tcPr>
          <w:p w14:paraId="64C82000" w14:textId="77777777" w:rsidR="009576EB" w:rsidRPr="009432BC" w:rsidRDefault="009576EB" w:rsidP="009576EB">
            <w:pPr>
              <w:pStyle w:val="TABLE-col-heading"/>
              <w:rPr>
                <w:ins w:id="17174" w:author="Charles Gifford" w:date="2017-03-20T14:56:00Z"/>
              </w:rPr>
            </w:pPr>
            <w:ins w:id="17175" w:author="Charles Gifford" w:date="2017-03-20T14:56:00Z">
              <w:r w:rsidRPr="009432BC">
                <w:t>Description</w:t>
              </w:r>
            </w:ins>
          </w:p>
        </w:tc>
      </w:tr>
      <w:tr w:rsidR="009576EB" w:rsidRPr="009432BC" w14:paraId="0D30488D" w14:textId="77777777" w:rsidTr="009576EB">
        <w:trPr>
          <w:trHeight w:val="332"/>
          <w:ins w:id="17176" w:author="Charles Gifford" w:date="2017-03-20T14:56:00Z"/>
        </w:trPr>
        <w:tc>
          <w:tcPr>
            <w:tcW w:w="2155" w:type="dxa"/>
          </w:tcPr>
          <w:p w14:paraId="1C556AA9" w14:textId="07C5F93F" w:rsidR="009576EB" w:rsidRDefault="009576EB" w:rsidP="009576EB">
            <w:pPr>
              <w:pStyle w:val="TABLE-cell"/>
              <w:rPr>
                <w:ins w:id="17177" w:author="Charles Gifford" w:date="2017-03-20T14:56:00Z"/>
                <w:szCs w:val="20"/>
                <w:lang w:val="en-US"/>
              </w:rPr>
            </w:pPr>
            <w:ins w:id="17178" w:author="Charles Gifford" w:date="2017-03-20T14:58:00Z">
              <w:r>
                <w:rPr>
                  <w:szCs w:val="20"/>
                  <w:lang w:val="en-US"/>
                </w:rPr>
                <w:t>Process segment</w:t>
              </w:r>
            </w:ins>
          </w:p>
        </w:tc>
        <w:tc>
          <w:tcPr>
            <w:tcW w:w="2070" w:type="dxa"/>
          </w:tcPr>
          <w:p w14:paraId="13E9A3B3" w14:textId="58837987" w:rsidR="009576EB" w:rsidRDefault="009576EB" w:rsidP="009576EB">
            <w:pPr>
              <w:pStyle w:val="TABLE-cell"/>
              <w:rPr>
                <w:ins w:id="17179" w:author="Charles Gifford" w:date="2017-03-20T14:56:00Z"/>
                <w:szCs w:val="20"/>
                <w:lang w:val="en-US"/>
              </w:rPr>
            </w:pPr>
            <w:ins w:id="17180" w:author="Charles Gifford" w:date="2017-03-20T14:58:00Z">
              <w:r>
                <w:rPr>
                  <w:szCs w:val="20"/>
                  <w:lang w:val="en-US"/>
                </w:rPr>
                <w:t>Process segment</w:t>
              </w:r>
            </w:ins>
          </w:p>
        </w:tc>
        <w:tc>
          <w:tcPr>
            <w:tcW w:w="1170" w:type="dxa"/>
          </w:tcPr>
          <w:p w14:paraId="0539B664" w14:textId="2D970888" w:rsidR="009576EB" w:rsidRDefault="009576EB" w:rsidP="009576EB">
            <w:pPr>
              <w:pStyle w:val="TABLE-cell"/>
              <w:rPr>
                <w:ins w:id="17181" w:author="Charles Gifford" w:date="2017-03-20T14:56:00Z"/>
                <w:szCs w:val="20"/>
                <w:lang w:val="en-US"/>
              </w:rPr>
            </w:pPr>
            <w:ins w:id="17182" w:author="Charles Gifford" w:date="2017-03-20T14:59:00Z">
              <w:r>
                <w:rPr>
                  <w:szCs w:val="20"/>
                  <w:lang w:val="en-US"/>
                </w:rPr>
                <w:t>0..</w:t>
              </w:r>
            </w:ins>
            <w:ins w:id="17183" w:author="Charles Gifford" w:date="2017-03-20T14:58:00Z">
              <w:r>
                <w:rPr>
                  <w:szCs w:val="20"/>
                  <w:lang w:val="en-US"/>
                </w:rPr>
                <w:t>1</w:t>
              </w:r>
            </w:ins>
          </w:p>
        </w:tc>
        <w:tc>
          <w:tcPr>
            <w:tcW w:w="3690" w:type="dxa"/>
          </w:tcPr>
          <w:p w14:paraId="1216BBD3" w14:textId="76E2593D" w:rsidR="009576EB" w:rsidRPr="00BE0F67" w:rsidRDefault="009576EB" w:rsidP="009576EB">
            <w:pPr>
              <w:pStyle w:val="TABLE-cell"/>
              <w:rPr>
                <w:ins w:id="17184" w:author="Charles Gifford" w:date="2017-03-20T14:56:00Z"/>
                <w:lang w:val="en-US"/>
              </w:rPr>
            </w:pPr>
            <w:ins w:id="17185" w:author="Charles Gifford" w:date="2017-03-20T14:58:00Z">
              <w:r>
                <w:rPr>
                  <w:lang w:val="en-US"/>
                </w:rPr>
                <w:t xml:space="preserve">The </w:t>
              </w:r>
              <w:r w:rsidRPr="002F42AC">
                <w:rPr>
                  <w:i/>
                  <w:lang w:val="en-US"/>
                </w:rPr>
                <w:t>process segment</w:t>
              </w:r>
              <w:r>
                <w:rPr>
                  <w:i/>
                  <w:lang w:val="en-US"/>
                </w:rPr>
                <w:t xml:space="preserve"> that</w:t>
              </w:r>
              <w:r>
                <w:rPr>
                  <w:lang w:val="en-US"/>
                </w:rPr>
                <w:t xml:space="preserve"> corresponds to this </w:t>
              </w:r>
              <w:r w:rsidRPr="002F42AC">
                <w:rPr>
                  <w:i/>
                  <w:lang w:val="en-US"/>
                </w:rPr>
                <w:t>segment</w:t>
              </w:r>
              <w:r>
                <w:rPr>
                  <w:i/>
                  <w:lang w:val="en-US"/>
                </w:rPr>
                <w:t xml:space="preserve"> response.</w:t>
              </w:r>
            </w:ins>
          </w:p>
        </w:tc>
      </w:tr>
      <w:tr w:rsidR="009576EB" w:rsidRPr="009432BC" w14:paraId="27D65C4B" w14:textId="77777777" w:rsidTr="009576EB">
        <w:trPr>
          <w:trHeight w:val="332"/>
          <w:ins w:id="17186" w:author="Charles Gifford" w:date="2017-03-20T14:56:00Z"/>
        </w:trPr>
        <w:tc>
          <w:tcPr>
            <w:tcW w:w="2155" w:type="dxa"/>
          </w:tcPr>
          <w:p w14:paraId="105BF3DC" w14:textId="393BD7FE" w:rsidR="009576EB" w:rsidRDefault="009576EB" w:rsidP="009576EB">
            <w:pPr>
              <w:pStyle w:val="TABLE-cell"/>
              <w:rPr>
                <w:ins w:id="17187" w:author="Charles Gifford" w:date="2017-03-20T14:56:00Z"/>
                <w:szCs w:val="20"/>
                <w:lang w:val="en-US"/>
              </w:rPr>
            </w:pPr>
            <w:ins w:id="17188" w:author="Charles Gifford" w:date="2017-03-20T14:58:00Z">
              <w:r>
                <w:rPr>
                  <w:szCs w:val="20"/>
                  <w:lang w:val="en-US"/>
                </w:rPr>
                <w:t>Operations definition</w:t>
              </w:r>
            </w:ins>
          </w:p>
        </w:tc>
        <w:tc>
          <w:tcPr>
            <w:tcW w:w="2070" w:type="dxa"/>
          </w:tcPr>
          <w:p w14:paraId="32A6FFF6" w14:textId="4845347A" w:rsidR="009576EB" w:rsidRDefault="009576EB" w:rsidP="009576EB">
            <w:pPr>
              <w:pStyle w:val="TABLE-cell"/>
              <w:rPr>
                <w:ins w:id="17189" w:author="Charles Gifford" w:date="2017-03-20T14:56:00Z"/>
                <w:szCs w:val="20"/>
                <w:lang w:val="en-US"/>
              </w:rPr>
            </w:pPr>
            <w:ins w:id="17190" w:author="Charles Gifford" w:date="2017-03-20T14:59:00Z">
              <w:r w:rsidRPr="009576EB">
                <w:rPr>
                  <w:szCs w:val="20"/>
                  <w:lang w:val="en-US"/>
                </w:rPr>
                <w:t>Operations definition</w:t>
              </w:r>
            </w:ins>
          </w:p>
        </w:tc>
        <w:tc>
          <w:tcPr>
            <w:tcW w:w="1170" w:type="dxa"/>
          </w:tcPr>
          <w:p w14:paraId="4BB64D51" w14:textId="7F0BBB07" w:rsidR="009576EB" w:rsidRDefault="009576EB" w:rsidP="009576EB">
            <w:pPr>
              <w:pStyle w:val="TABLE-cell"/>
              <w:rPr>
                <w:ins w:id="17191" w:author="Charles Gifford" w:date="2017-03-20T14:56:00Z"/>
                <w:szCs w:val="20"/>
                <w:lang w:val="en-US"/>
              </w:rPr>
            </w:pPr>
            <w:ins w:id="17192" w:author="Charles Gifford" w:date="2017-03-20T14:59:00Z">
              <w:r>
                <w:rPr>
                  <w:szCs w:val="20"/>
                  <w:lang w:val="en-US"/>
                </w:rPr>
                <w:t>0..*</w:t>
              </w:r>
            </w:ins>
          </w:p>
        </w:tc>
        <w:tc>
          <w:tcPr>
            <w:tcW w:w="3690" w:type="dxa"/>
          </w:tcPr>
          <w:p w14:paraId="2BC10B2C" w14:textId="42084723" w:rsidR="009576EB" w:rsidRDefault="009576EB" w:rsidP="009576EB">
            <w:pPr>
              <w:pStyle w:val="TABLE-cell"/>
              <w:rPr>
                <w:ins w:id="17193" w:author="Charles Gifford" w:date="2017-03-20T14:56:00Z"/>
                <w:lang w:val="en-US"/>
              </w:rPr>
            </w:pPr>
            <w:ins w:id="17194" w:author="Charles Gifford" w:date="2017-03-20T14:59:00Z">
              <w:r>
                <w:rPr>
                  <w:lang w:val="en-US"/>
                </w:rPr>
                <w:t xml:space="preserve">The </w:t>
              </w:r>
            </w:ins>
            <w:ins w:id="17195" w:author="Charles Gifford" w:date="2017-03-20T15:00:00Z">
              <w:r w:rsidRPr="00D23A6F">
                <w:rPr>
                  <w:i/>
                  <w:lang w:val="en-US"/>
                </w:rPr>
                <w:t>operations definition</w:t>
              </w:r>
              <w:r w:rsidR="00DB4DDC">
                <w:rPr>
                  <w:i/>
                  <w:lang w:val="en-US"/>
                </w:rPr>
                <w:t>(s)</w:t>
              </w:r>
            </w:ins>
            <w:ins w:id="17196" w:author="Charles Gifford" w:date="2017-03-20T14:59:00Z">
              <w:r>
                <w:rPr>
                  <w:i/>
                  <w:lang w:val="en-US"/>
                </w:rPr>
                <w:t xml:space="preserve"> that</w:t>
              </w:r>
              <w:r>
                <w:rPr>
                  <w:lang w:val="en-US"/>
                </w:rPr>
                <w:t xml:space="preserve"> corresponds to this </w:t>
              </w:r>
              <w:r w:rsidRPr="002F42AC">
                <w:rPr>
                  <w:i/>
                  <w:lang w:val="en-US"/>
                </w:rPr>
                <w:t>segment</w:t>
              </w:r>
              <w:r>
                <w:rPr>
                  <w:i/>
                  <w:lang w:val="en-US"/>
                </w:rPr>
                <w:t xml:space="preserve"> response.</w:t>
              </w:r>
            </w:ins>
          </w:p>
        </w:tc>
      </w:tr>
      <w:tr w:rsidR="00DB4DDC" w:rsidRPr="009432BC" w14:paraId="7EB3C00D" w14:textId="77777777" w:rsidTr="009576EB">
        <w:trPr>
          <w:trHeight w:val="332"/>
          <w:ins w:id="17197" w:author="Charles Gifford" w:date="2017-03-20T14:56:00Z"/>
        </w:trPr>
        <w:tc>
          <w:tcPr>
            <w:tcW w:w="2155" w:type="dxa"/>
          </w:tcPr>
          <w:p w14:paraId="659F83C2" w14:textId="7B5114C7" w:rsidR="00DB4DDC" w:rsidRDefault="00DB4DDC" w:rsidP="00DB4DDC">
            <w:pPr>
              <w:pStyle w:val="TABLE-cell"/>
              <w:rPr>
                <w:ins w:id="17198" w:author="Charles Gifford" w:date="2017-03-20T14:56:00Z"/>
                <w:szCs w:val="20"/>
                <w:lang w:val="en-US"/>
              </w:rPr>
            </w:pPr>
            <w:ins w:id="17199" w:author="Charles Gifford" w:date="2017-03-20T14:58:00Z">
              <w:r w:rsidRPr="00713AF9">
                <w:rPr>
                  <w:szCs w:val="20"/>
                  <w:lang w:val="en-US"/>
                </w:rPr>
                <w:t>Segment requirement</w:t>
              </w:r>
            </w:ins>
          </w:p>
        </w:tc>
        <w:tc>
          <w:tcPr>
            <w:tcW w:w="2070" w:type="dxa"/>
          </w:tcPr>
          <w:p w14:paraId="338E9380" w14:textId="6787328F" w:rsidR="00DB4DDC" w:rsidRDefault="00DB4DDC" w:rsidP="00DB4DDC">
            <w:pPr>
              <w:pStyle w:val="TABLE-cell"/>
              <w:rPr>
                <w:ins w:id="17200" w:author="Charles Gifford" w:date="2017-03-20T14:56:00Z"/>
                <w:szCs w:val="20"/>
                <w:lang w:val="en-US"/>
              </w:rPr>
            </w:pPr>
            <w:ins w:id="17201" w:author="Charles Gifford" w:date="2017-03-20T15:01:00Z">
              <w:r w:rsidRPr="00DB4DDC">
                <w:rPr>
                  <w:szCs w:val="20"/>
                  <w:lang w:val="en-US"/>
                </w:rPr>
                <w:t>Segment requirement</w:t>
              </w:r>
            </w:ins>
          </w:p>
        </w:tc>
        <w:tc>
          <w:tcPr>
            <w:tcW w:w="1170" w:type="dxa"/>
          </w:tcPr>
          <w:p w14:paraId="7FBD7029" w14:textId="36E4EE3A" w:rsidR="00DB4DDC" w:rsidRDefault="00DB4DDC" w:rsidP="00DB4DDC">
            <w:pPr>
              <w:pStyle w:val="TABLE-cell"/>
              <w:rPr>
                <w:ins w:id="17202" w:author="Charles Gifford" w:date="2017-03-20T14:56:00Z"/>
                <w:szCs w:val="20"/>
                <w:lang w:val="en-US"/>
              </w:rPr>
            </w:pPr>
            <w:ins w:id="17203" w:author="Charles Gifford" w:date="2017-03-20T15:01:00Z">
              <w:r w:rsidRPr="002060C2">
                <w:t>0..*</w:t>
              </w:r>
            </w:ins>
          </w:p>
        </w:tc>
        <w:tc>
          <w:tcPr>
            <w:tcW w:w="3690" w:type="dxa"/>
          </w:tcPr>
          <w:p w14:paraId="2184CCDB" w14:textId="15ACB4D9" w:rsidR="00DB4DDC" w:rsidRDefault="00DB4DDC" w:rsidP="00DB4DDC">
            <w:pPr>
              <w:pStyle w:val="TABLE-cell"/>
              <w:rPr>
                <w:ins w:id="17204" w:author="Charles Gifford" w:date="2017-03-20T14:56:00Z"/>
                <w:lang w:val="en-US"/>
              </w:rPr>
            </w:pPr>
            <w:ins w:id="17205" w:author="Charles Gifford" w:date="2017-03-20T15:01:00Z">
              <w:r w:rsidRPr="002060C2">
                <w:t xml:space="preserve">The </w:t>
              </w:r>
              <w:r w:rsidRPr="00D23A6F">
                <w:rPr>
                  <w:i/>
                </w:rPr>
                <w:t>segment requirement</w:t>
              </w:r>
              <w:r w:rsidRPr="002060C2">
                <w:t>(s) that corresponds to this segment response.</w:t>
              </w:r>
            </w:ins>
          </w:p>
        </w:tc>
      </w:tr>
      <w:tr w:rsidR="009576EB" w:rsidRPr="009432BC" w14:paraId="22E93E2B" w14:textId="77777777" w:rsidTr="00D23A6F">
        <w:trPr>
          <w:trHeight w:val="332"/>
          <w:ins w:id="17206" w:author="Charles Gifford" w:date="2017-03-20T14:58:00Z"/>
        </w:trPr>
        <w:tc>
          <w:tcPr>
            <w:tcW w:w="2155" w:type="dxa"/>
          </w:tcPr>
          <w:p w14:paraId="31611D7C" w14:textId="6601B89D" w:rsidR="009576EB" w:rsidRDefault="009576EB" w:rsidP="009576EB">
            <w:pPr>
              <w:pStyle w:val="TABLE-cell"/>
              <w:rPr>
                <w:ins w:id="17207" w:author="Charles Gifford" w:date="2017-03-20T14:58:00Z"/>
                <w:szCs w:val="20"/>
                <w:lang w:val="en-US"/>
              </w:rPr>
            </w:pPr>
            <w:ins w:id="17208" w:author="Charles Gifford" w:date="2017-03-20T14:58:00Z">
              <w:r>
                <w:rPr>
                  <w:szCs w:val="20"/>
                  <w:lang w:val="en-US"/>
                </w:rPr>
                <w:t xml:space="preserve">Segment response </w:t>
              </w:r>
            </w:ins>
          </w:p>
        </w:tc>
        <w:tc>
          <w:tcPr>
            <w:tcW w:w="2070" w:type="dxa"/>
          </w:tcPr>
          <w:p w14:paraId="75B4E766" w14:textId="6B143C8B" w:rsidR="009576EB" w:rsidRDefault="009576EB" w:rsidP="009576EB">
            <w:pPr>
              <w:pStyle w:val="TABLE-cell"/>
              <w:rPr>
                <w:ins w:id="17209" w:author="Charles Gifford" w:date="2017-03-20T14:58:00Z"/>
                <w:szCs w:val="20"/>
                <w:lang w:val="en-US"/>
              </w:rPr>
            </w:pPr>
            <w:ins w:id="17210" w:author="Charles Gifford" w:date="2017-03-20T14:58:00Z">
              <w:r>
                <w:rPr>
                  <w:szCs w:val="20"/>
                  <w:lang w:val="en-US"/>
                </w:rPr>
                <w:t xml:space="preserve">Segment response child </w:t>
              </w:r>
            </w:ins>
          </w:p>
        </w:tc>
        <w:tc>
          <w:tcPr>
            <w:tcW w:w="1170" w:type="dxa"/>
          </w:tcPr>
          <w:p w14:paraId="381E2D97" w14:textId="026394B7" w:rsidR="009576EB" w:rsidRDefault="009576EB" w:rsidP="009576EB">
            <w:pPr>
              <w:pStyle w:val="TABLE-cell"/>
              <w:rPr>
                <w:ins w:id="17211" w:author="Charles Gifford" w:date="2017-03-20T14:58:00Z"/>
                <w:szCs w:val="20"/>
                <w:lang w:val="en-US"/>
              </w:rPr>
            </w:pPr>
            <w:ins w:id="17212" w:author="Charles Gifford" w:date="2017-03-20T14:58:00Z">
              <w:r>
                <w:rPr>
                  <w:szCs w:val="20"/>
                  <w:lang w:val="en-US"/>
                </w:rPr>
                <w:t>0..*</w:t>
              </w:r>
            </w:ins>
          </w:p>
        </w:tc>
        <w:tc>
          <w:tcPr>
            <w:tcW w:w="3690" w:type="dxa"/>
            <w:shd w:val="clear" w:color="auto" w:fill="auto"/>
          </w:tcPr>
          <w:p w14:paraId="78C7C54E" w14:textId="414CD977" w:rsidR="009576EB" w:rsidRDefault="009576EB" w:rsidP="009576EB">
            <w:pPr>
              <w:pStyle w:val="TABLE-cell"/>
              <w:rPr>
                <w:ins w:id="17213" w:author="Charles Gifford" w:date="2017-03-20T14:58:00Z"/>
                <w:lang w:val="en-US"/>
              </w:rPr>
            </w:pPr>
            <w:ins w:id="17214" w:author="Charles Gifford" w:date="2017-03-20T14:58:00Z">
              <w:r w:rsidRPr="004C6184">
                <w:rPr>
                  <w:szCs w:val="20"/>
                  <w:lang w:val="en-US"/>
                </w:rPr>
                <w:t>The related object(s)</w:t>
              </w:r>
              <w:r w:rsidRPr="00BD7B1C">
                <w:rPr>
                  <w:szCs w:val="20"/>
                  <w:lang w:val="en-US"/>
                </w:rPr>
                <w:t xml:space="preserve"> makes up part of this </w:t>
              </w:r>
              <w:r w:rsidRPr="00C54D9A">
                <w:rPr>
                  <w:i/>
                  <w:szCs w:val="20"/>
                  <w:lang w:val="en-US"/>
                </w:rPr>
                <w:t xml:space="preserve">segment response </w:t>
              </w:r>
              <w:r w:rsidRPr="00BD7B1C">
                <w:rPr>
                  <w:szCs w:val="20"/>
                  <w:lang w:val="en-US"/>
                </w:rPr>
                <w:t>as the whole.</w:t>
              </w:r>
            </w:ins>
          </w:p>
        </w:tc>
      </w:tr>
      <w:tr w:rsidR="009576EB" w:rsidRPr="009432BC" w14:paraId="241D4108" w14:textId="77777777" w:rsidTr="009576EB">
        <w:trPr>
          <w:trHeight w:val="332"/>
          <w:ins w:id="17215" w:author="Charles Gifford" w:date="2017-03-20T14:58:00Z"/>
        </w:trPr>
        <w:tc>
          <w:tcPr>
            <w:tcW w:w="2155" w:type="dxa"/>
          </w:tcPr>
          <w:p w14:paraId="161E3A01" w14:textId="3C3F91C9" w:rsidR="009576EB" w:rsidRDefault="009576EB" w:rsidP="009576EB">
            <w:pPr>
              <w:pStyle w:val="TABLE-cell"/>
              <w:rPr>
                <w:ins w:id="17216" w:author="Charles Gifford" w:date="2017-03-20T14:58:00Z"/>
                <w:szCs w:val="20"/>
                <w:lang w:val="en-US"/>
              </w:rPr>
            </w:pPr>
            <w:ins w:id="17217" w:author="Charles Gifford" w:date="2017-03-20T14:58:00Z">
              <w:r>
                <w:rPr>
                  <w:szCs w:val="20"/>
                  <w:lang w:val="en-US"/>
                </w:rPr>
                <w:t>Operations response</w:t>
              </w:r>
            </w:ins>
          </w:p>
        </w:tc>
        <w:tc>
          <w:tcPr>
            <w:tcW w:w="2070" w:type="dxa"/>
          </w:tcPr>
          <w:p w14:paraId="20A3ECAA" w14:textId="5195F858" w:rsidR="009576EB" w:rsidRDefault="00DB4DDC" w:rsidP="009576EB">
            <w:pPr>
              <w:pStyle w:val="TABLE-cell"/>
              <w:rPr>
                <w:ins w:id="17218" w:author="Charles Gifford" w:date="2017-03-20T14:58:00Z"/>
                <w:szCs w:val="20"/>
                <w:lang w:val="en-US"/>
              </w:rPr>
            </w:pPr>
            <w:ins w:id="17219" w:author="Charles Gifford" w:date="2017-03-20T15:02:00Z">
              <w:r>
                <w:rPr>
                  <w:szCs w:val="20"/>
                  <w:lang w:val="en-US"/>
                </w:rPr>
                <w:t>NA</w:t>
              </w:r>
            </w:ins>
          </w:p>
        </w:tc>
        <w:tc>
          <w:tcPr>
            <w:tcW w:w="1170" w:type="dxa"/>
          </w:tcPr>
          <w:p w14:paraId="4BBB075B" w14:textId="436AB34C" w:rsidR="009576EB" w:rsidRDefault="009576EB" w:rsidP="009576EB">
            <w:pPr>
              <w:pStyle w:val="TABLE-cell"/>
              <w:rPr>
                <w:ins w:id="17220" w:author="Charles Gifford" w:date="2017-03-20T14:58:00Z"/>
                <w:szCs w:val="20"/>
                <w:lang w:val="en-US"/>
              </w:rPr>
            </w:pPr>
            <w:ins w:id="17221" w:author="Charles Gifford" w:date="2017-03-20T14:58:00Z">
              <w:r>
                <w:rPr>
                  <w:szCs w:val="20"/>
                  <w:lang w:val="en-US"/>
                </w:rPr>
                <w:t>1</w:t>
              </w:r>
            </w:ins>
          </w:p>
        </w:tc>
        <w:tc>
          <w:tcPr>
            <w:tcW w:w="3690" w:type="dxa"/>
          </w:tcPr>
          <w:p w14:paraId="6116007A" w14:textId="6F6D3190" w:rsidR="009576EB" w:rsidRDefault="009576EB" w:rsidP="009576EB">
            <w:pPr>
              <w:pStyle w:val="TABLE-cell"/>
              <w:rPr>
                <w:ins w:id="17222" w:author="Charles Gifford" w:date="2017-03-20T14:58:00Z"/>
                <w:lang w:val="en-US"/>
              </w:rPr>
            </w:pPr>
            <w:ins w:id="17223" w:author="Charles Gifford" w:date="2017-03-20T14:58:00Z">
              <w:r>
                <w:rPr>
                  <w:lang w:val="en-US"/>
                </w:rPr>
                <w:t>T</w:t>
              </w:r>
              <w:r w:rsidRPr="00402599">
                <w:rPr>
                  <w:lang w:val="en-US"/>
                </w:rPr>
                <w:t xml:space="preserve">his </w:t>
              </w:r>
              <w:r w:rsidRPr="00A0331A">
                <w:rPr>
                  <w:i/>
                  <w:lang w:val="en-US"/>
                </w:rPr>
                <w:t>segment response</w:t>
              </w:r>
              <w:r w:rsidRPr="00402599">
                <w:rPr>
                  <w:lang w:val="en-US"/>
                </w:rPr>
                <w:t xml:space="preserve"> is a part of</w:t>
              </w:r>
              <w:r>
                <w:t xml:space="preserve"> </w:t>
              </w:r>
              <w:r>
                <w:rPr>
                  <w:lang w:val="en-US"/>
                </w:rPr>
                <w:t>t</w:t>
              </w:r>
              <w:r w:rsidRPr="005E786A">
                <w:rPr>
                  <w:lang w:val="en-US"/>
                </w:rPr>
                <w:t xml:space="preserve">he </w:t>
              </w:r>
              <w:r w:rsidRPr="00F767D9">
                <w:rPr>
                  <w:i/>
                  <w:lang w:val="en-US"/>
                </w:rPr>
                <w:t>operations response</w:t>
              </w:r>
              <w:r>
                <w:rPr>
                  <w:lang w:val="en-US"/>
                </w:rPr>
                <w:t xml:space="preserve"> as the whole</w:t>
              </w:r>
              <w:r w:rsidRPr="00402599">
                <w:rPr>
                  <w:lang w:val="en-US"/>
                </w:rPr>
                <w:t>.</w:t>
              </w:r>
            </w:ins>
          </w:p>
        </w:tc>
      </w:tr>
      <w:tr w:rsidR="009576EB" w:rsidRPr="009432BC" w14:paraId="3419F7BB" w14:textId="77777777" w:rsidTr="009576EB">
        <w:trPr>
          <w:trHeight w:val="332"/>
          <w:ins w:id="17224" w:author="Charles Gifford" w:date="2017-03-20T14:58:00Z"/>
        </w:trPr>
        <w:tc>
          <w:tcPr>
            <w:tcW w:w="2155" w:type="dxa"/>
          </w:tcPr>
          <w:p w14:paraId="76BB899B" w14:textId="4B13620A" w:rsidR="009576EB" w:rsidRDefault="009576EB" w:rsidP="009576EB">
            <w:pPr>
              <w:pStyle w:val="TABLE-cell"/>
              <w:rPr>
                <w:ins w:id="17225" w:author="Charles Gifford" w:date="2017-03-20T14:58:00Z"/>
                <w:szCs w:val="20"/>
                <w:lang w:val="en-US"/>
              </w:rPr>
            </w:pPr>
            <w:ins w:id="17226" w:author="Charles Gifford" w:date="2017-03-20T14:58:00Z">
              <w:r>
                <w:rPr>
                  <w:szCs w:val="20"/>
                  <w:lang w:val="en-US"/>
                </w:rPr>
                <w:t>Segment data</w:t>
              </w:r>
            </w:ins>
          </w:p>
        </w:tc>
        <w:tc>
          <w:tcPr>
            <w:tcW w:w="2070" w:type="dxa"/>
          </w:tcPr>
          <w:p w14:paraId="139AE6A3" w14:textId="41A4F5DF" w:rsidR="009576EB" w:rsidRDefault="009576EB" w:rsidP="009576EB">
            <w:pPr>
              <w:pStyle w:val="TABLE-cell"/>
              <w:rPr>
                <w:ins w:id="17227" w:author="Charles Gifford" w:date="2017-03-20T14:58:00Z"/>
                <w:szCs w:val="20"/>
                <w:lang w:val="en-US"/>
              </w:rPr>
            </w:pPr>
            <w:ins w:id="17228" w:author="Charles Gifford" w:date="2017-03-20T14:58:00Z">
              <w:r>
                <w:rPr>
                  <w:szCs w:val="20"/>
                  <w:lang w:val="en-US"/>
                </w:rPr>
                <w:t>Segment data</w:t>
              </w:r>
            </w:ins>
          </w:p>
        </w:tc>
        <w:tc>
          <w:tcPr>
            <w:tcW w:w="1170" w:type="dxa"/>
          </w:tcPr>
          <w:p w14:paraId="388EC146" w14:textId="7079367D" w:rsidR="009576EB" w:rsidRDefault="009576EB" w:rsidP="009576EB">
            <w:pPr>
              <w:pStyle w:val="TABLE-cell"/>
              <w:rPr>
                <w:ins w:id="17229" w:author="Charles Gifford" w:date="2017-03-20T14:58:00Z"/>
                <w:szCs w:val="20"/>
                <w:lang w:val="en-US"/>
              </w:rPr>
            </w:pPr>
            <w:ins w:id="17230" w:author="Charles Gifford" w:date="2017-03-20T14:58:00Z">
              <w:r w:rsidRPr="00553B23">
                <w:rPr>
                  <w:szCs w:val="20"/>
                  <w:lang w:val="en-US"/>
                </w:rPr>
                <w:t>0..*</w:t>
              </w:r>
            </w:ins>
          </w:p>
        </w:tc>
        <w:tc>
          <w:tcPr>
            <w:tcW w:w="3690" w:type="dxa"/>
          </w:tcPr>
          <w:p w14:paraId="57996DE6" w14:textId="752C4860" w:rsidR="009576EB" w:rsidRDefault="009576EB" w:rsidP="009576EB">
            <w:pPr>
              <w:pStyle w:val="TABLE-cell"/>
              <w:rPr>
                <w:ins w:id="17231" w:author="Charles Gifford" w:date="2017-03-20T14:58:00Z"/>
                <w:lang w:val="en-US"/>
              </w:rPr>
            </w:pPr>
            <w:ins w:id="17232" w:author="Charles Gifford" w:date="2017-03-20T14:58:00Z">
              <w:r>
                <w:rPr>
                  <w:lang w:val="en-US"/>
                </w:rPr>
                <w:t xml:space="preserve">The </w:t>
              </w:r>
              <w:r w:rsidRPr="00A0331A">
                <w:rPr>
                  <w:i/>
                  <w:lang w:val="en-US"/>
                </w:rPr>
                <w:t>segment data</w:t>
              </w:r>
              <w:r>
                <w:rPr>
                  <w:lang w:val="en-US"/>
                </w:rPr>
                <w:t xml:space="preserve"> related to this </w:t>
              </w:r>
              <w:r w:rsidRPr="002F42AC">
                <w:rPr>
                  <w:i/>
                  <w:lang w:val="en-US"/>
                </w:rPr>
                <w:t>segment</w:t>
              </w:r>
              <w:r>
                <w:rPr>
                  <w:i/>
                  <w:lang w:val="en-US"/>
                </w:rPr>
                <w:t xml:space="preserve"> response.</w:t>
              </w:r>
            </w:ins>
          </w:p>
        </w:tc>
      </w:tr>
      <w:tr w:rsidR="009576EB" w:rsidRPr="009432BC" w14:paraId="17D7FC95" w14:textId="77777777" w:rsidTr="009576EB">
        <w:trPr>
          <w:trHeight w:val="332"/>
          <w:ins w:id="17233" w:author="Charles Gifford" w:date="2017-03-20T14:58:00Z"/>
        </w:trPr>
        <w:tc>
          <w:tcPr>
            <w:tcW w:w="2155" w:type="dxa"/>
          </w:tcPr>
          <w:p w14:paraId="2FA81722" w14:textId="3EE18B87" w:rsidR="009576EB" w:rsidRDefault="009576EB" w:rsidP="009576EB">
            <w:pPr>
              <w:pStyle w:val="TABLE-cell"/>
              <w:rPr>
                <w:ins w:id="17234" w:author="Charles Gifford" w:date="2017-03-20T14:58:00Z"/>
                <w:szCs w:val="20"/>
                <w:lang w:val="en-US"/>
              </w:rPr>
            </w:pPr>
            <w:ins w:id="17235" w:author="Charles Gifford" w:date="2017-03-20T14:58:00Z">
              <w:r>
                <w:rPr>
                  <w:szCs w:val="20"/>
                  <w:lang w:val="en-US"/>
                </w:rPr>
                <w:t>Personnel actual</w:t>
              </w:r>
            </w:ins>
          </w:p>
        </w:tc>
        <w:tc>
          <w:tcPr>
            <w:tcW w:w="2070" w:type="dxa"/>
          </w:tcPr>
          <w:p w14:paraId="5E8C3822" w14:textId="6DB28F3C" w:rsidR="009576EB" w:rsidRDefault="009576EB" w:rsidP="009576EB">
            <w:pPr>
              <w:pStyle w:val="TABLE-cell"/>
              <w:rPr>
                <w:ins w:id="17236" w:author="Charles Gifford" w:date="2017-03-20T14:58:00Z"/>
                <w:szCs w:val="20"/>
                <w:lang w:val="en-US"/>
              </w:rPr>
            </w:pPr>
            <w:ins w:id="17237" w:author="Charles Gifford" w:date="2017-03-20T14:58:00Z">
              <w:r>
                <w:rPr>
                  <w:szCs w:val="20"/>
                  <w:lang w:val="en-US"/>
                </w:rPr>
                <w:t>Personnel actual</w:t>
              </w:r>
            </w:ins>
          </w:p>
        </w:tc>
        <w:tc>
          <w:tcPr>
            <w:tcW w:w="1170" w:type="dxa"/>
          </w:tcPr>
          <w:p w14:paraId="445266D0" w14:textId="762DDECA" w:rsidR="009576EB" w:rsidRDefault="009576EB" w:rsidP="009576EB">
            <w:pPr>
              <w:pStyle w:val="TABLE-cell"/>
              <w:rPr>
                <w:ins w:id="17238" w:author="Charles Gifford" w:date="2017-03-20T14:58:00Z"/>
                <w:szCs w:val="20"/>
                <w:lang w:val="en-US"/>
              </w:rPr>
            </w:pPr>
            <w:ins w:id="17239" w:author="Charles Gifford" w:date="2017-03-20T14:58:00Z">
              <w:r w:rsidRPr="00553B23">
                <w:rPr>
                  <w:szCs w:val="20"/>
                  <w:lang w:val="en-US"/>
                </w:rPr>
                <w:t>0..*</w:t>
              </w:r>
            </w:ins>
          </w:p>
        </w:tc>
        <w:tc>
          <w:tcPr>
            <w:tcW w:w="3690" w:type="dxa"/>
          </w:tcPr>
          <w:p w14:paraId="283F1A12" w14:textId="58C8DE19" w:rsidR="009576EB" w:rsidRDefault="009576EB" w:rsidP="009576EB">
            <w:pPr>
              <w:pStyle w:val="TABLE-cell"/>
              <w:rPr>
                <w:ins w:id="17240" w:author="Charles Gifford" w:date="2017-03-20T14:58:00Z"/>
                <w:lang w:val="en-US"/>
              </w:rPr>
            </w:pPr>
            <w:ins w:id="17241" w:author="Charles Gifford" w:date="2017-03-20T14:58:00Z">
              <w:r>
                <w:rPr>
                  <w:lang w:val="en-US"/>
                </w:rPr>
                <w:t xml:space="preserve">The </w:t>
              </w:r>
              <w:r>
                <w:rPr>
                  <w:i/>
                  <w:lang w:val="en-US"/>
                </w:rPr>
                <w:t>personnel actuals</w:t>
              </w:r>
              <w:r>
                <w:rPr>
                  <w:lang w:val="en-US"/>
                </w:rPr>
                <w:t xml:space="preserve"> related to this </w:t>
              </w:r>
              <w:r w:rsidRPr="002F42AC">
                <w:rPr>
                  <w:i/>
                  <w:lang w:val="en-US"/>
                </w:rPr>
                <w:t>segment</w:t>
              </w:r>
              <w:r>
                <w:rPr>
                  <w:i/>
                  <w:lang w:val="en-US"/>
                </w:rPr>
                <w:t xml:space="preserve"> response.</w:t>
              </w:r>
            </w:ins>
          </w:p>
        </w:tc>
      </w:tr>
      <w:tr w:rsidR="009576EB" w:rsidRPr="009432BC" w14:paraId="3371978F" w14:textId="77777777" w:rsidTr="009576EB">
        <w:trPr>
          <w:trHeight w:val="332"/>
          <w:ins w:id="17242" w:author="Charles Gifford" w:date="2017-03-20T14:58:00Z"/>
        </w:trPr>
        <w:tc>
          <w:tcPr>
            <w:tcW w:w="2155" w:type="dxa"/>
          </w:tcPr>
          <w:p w14:paraId="0B0C8635" w14:textId="2CFD4285" w:rsidR="009576EB" w:rsidRDefault="009576EB" w:rsidP="009576EB">
            <w:pPr>
              <w:pStyle w:val="TABLE-cell"/>
              <w:rPr>
                <w:ins w:id="17243" w:author="Charles Gifford" w:date="2017-03-20T14:58:00Z"/>
                <w:szCs w:val="20"/>
                <w:lang w:val="en-US"/>
              </w:rPr>
            </w:pPr>
            <w:ins w:id="17244" w:author="Charles Gifford" w:date="2017-03-20T14:58:00Z">
              <w:r>
                <w:rPr>
                  <w:szCs w:val="20"/>
                  <w:lang w:val="en-US"/>
                </w:rPr>
                <w:t>Equipment actual</w:t>
              </w:r>
            </w:ins>
          </w:p>
        </w:tc>
        <w:tc>
          <w:tcPr>
            <w:tcW w:w="2070" w:type="dxa"/>
          </w:tcPr>
          <w:p w14:paraId="7A85435E" w14:textId="0AEDAF34" w:rsidR="009576EB" w:rsidRDefault="009576EB" w:rsidP="009576EB">
            <w:pPr>
              <w:pStyle w:val="TABLE-cell"/>
              <w:rPr>
                <w:ins w:id="17245" w:author="Charles Gifford" w:date="2017-03-20T14:58:00Z"/>
                <w:szCs w:val="20"/>
                <w:lang w:val="en-US"/>
              </w:rPr>
            </w:pPr>
            <w:ins w:id="17246" w:author="Charles Gifford" w:date="2017-03-20T14:58:00Z">
              <w:r>
                <w:rPr>
                  <w:szCs w:val="20"/>
                  <w:lang w:val="en-US"/>
                </w:rPr>
                <w:t>Equipment actual</w:t>
              </w:r>
            </w:ins>
          </w:p>
        </w:tc>
        <w:tc>
          <w:tcPr>
            <w:tcW w:w="1170" w:type="dxa"/>
          </w:tcPr>
          <w:p w14:paraId="65765C1E" w14:textId="5B670AEC" w:rsidR="009576EB" w:rsidRDefault="009576EB" w:rsidP="009576EB">
            <w:pPr>
              <w:pStyle w:val="TABLE-cell"/>
              <w:rPr>
                <w:ins w:id="17247" w:author="Charles Gifford" w:date="2017-03-20T14:58:00Z"/>
                <w:szCs w:val="20"/>
                <w:lang w:val="en-US"/>
              </w:rPr>
            </w:pPr>
            <w:ins w:id="17248" w:author="Charles Gifford" w:date="2017-03-20T14:58:00Z">
              <w:r w:rsidRPr="00553B23">
                <w:rPr>
                  <w:szCs w:val="20"/>
                  <w:lang w:val="en-US"/>
                </w:rPr>
                <w:t>0..*</w:t>
              </w:r>
            </w:ins>
          </w:p>
        </w:tc>
        <w:tc>
          <w:tcPr>
            <w:tcW w:w="3690" w:type="dxa"/>
          </w:tcPr>
          <w:p w14:paraId="08B8C531" w14:textId="1B1ADFF2" w:rsidR="009576EB" w:rsidRDefault="009576EB" w:rsidP="009576EB">
            <w:pPr>
              <w:pStyle w:val="TABLE-cell"/>
              <w:rPr>
                <w:ins w:id="17249" w:author="Charles Gifford" w:date="2017-03-20T14:58:00Z"/>
                <w:lang w:val="en-US"/>
              </w:rPr>
            </w:pPr>
            <w:ins w:id="17250" w:author="Charles Gifford" w:date="2017-03-20T14:58:00Z">
              <w:r>
                <w:rPr>
                  <w:lang w:val="en-US"/>
                </w:rPr>
                <w:t xml:space="preserve">The </w:t>
              </w:r>
              <w:r>
                <w:rPr>
                  <w:i/>
                  <w:lang w:val="en-US"/>
                </w:rPr>
                <w:t>equipment actuals</w:t>
              </w:r>
              <w:r>
                <w:rPr>
                  <w:lang w:val="en-US"/>
                </w:rPr>
                <w:t xml:space="preserve"> related to this </w:t>
              </w:r>
              <w:r w:rsidRPr="002F42AC">
                <w:rPr>
                  <w:i/>
                  <w:lang w:val="en-US"/>
                </w:rPr>
                <w:t>segment</w:t>
              </w:r>
              <w:r>
                <w:rPr>
                  <w:i/>
                  <w:lang w:val="en-US"/>
                </w:rPr>
                <w:t xml:space="preserve"> response.</w:t>
              </w:r>
            </w:ins>
          </w:p>
        </w:tc>
      </w:tr>
      <w:tr w:rsidR="009576EB" w:rsidRPr="009432BC" w14:paraId="22AE3D0D" w14:textId="77777777" w:rsidTr="009576EB">
        <w:trPr>
          <w:trHeight w:val="332"/>
          <w:ins w:id="17251" w:author="Charles Gifford" w:date="2017-03-20T14:58:00Z"/>
        </w:trPr>
        <w:tc>
          <w:tcPr>
            <w:tcW w:w="2155" w:type="dxa"/>
          </w:tcPr>
          <w:p w14:paraId="35FB38F1" w14:textId="710E0314" w:rsidR="009576EB" w:rsidRDefault="009576EB" w:rsidP="009576EB">
            <w:pPr>
              <w:pStyle w:val="TABLE-cell"/>
              <w:rPr>
                <w:ins w:id="17252" w:author="Charles Gifford" w:date="2017-03-20T14:58:00Z"/>
                <w:szCs w:val="20"/>
                <w:lang w:val="en-US"/>
              </w:rPr>
            </w:pPr>
            <w:ins w:id="17253" w:author="Charles Gifford" w:date="2017-03-20T14:58:00Z">
              <w:r>
                <w:rPr>
                  <w:szCs w:val="20"/>
                  <w:lang w:val="en-US"/>
                </w:rPr>
                <w:t>Physical segment actual</w:t>
              </w:r>
            </w:ins>
          </w:p>
        </w:tc>
        <w:tc>
          <w:tcPr>
            <w:tcW w:w="2070" w:type="dxa"/>
          </w:tcPr>
          <w:p w14:paraId="01C436D1" w14:textId="41991100" w:rsidR="009576EB" w:rsidRDefault="009576EB" w:rsidP="009576EB">
            <w:pPr>
              <w:pStyle w:val="TABLE-cell"/>
              <w:rPr>
                <w:ins w:id="17254" w:author="Charles Gifford" w:date="2017-03-20T14:58:00Z"/>
                <w:szCs w:val="20"/>
                <w:lang w:val="en-US"/>
              </w:rPr>
            </w:pPr>
            <w:ins w:id="17255" w:author="Charles Gifford" w:date="2017-03-20T14:58:00Z">
              <w:r>
                <w:rPr>
                  <w:szCs w:val="20"/>
                  <w:lang w:val="en-US"/>
                </w:rPr>
                <w:t>Physical segment actual</w:t>
              </w:r>
            </w:ins>
          </w:p>
        </w:tc>
        <w:tc>
          <w:tcPr>
            <w:tcW w:w="1170" w:type="dxa"/>
          </w:tcPr>
          <w:p w14:paraId="5F77AB6B" w14:textId="282DF4DC" w:rsidR="009576EB" w:rsidRDefault="009576EB" w:rsidP="009576EB">
            <w:pPr>
              <w:pStyle w:val="TABLE-cell"/>
              <w:rPr>
                <w:ins w:id="17256" w:author="Charles Gifford" w:date="2017-03-20T14:58:00Z"/>
                <w:szCs w:val="20"/>
                <w:lang w:val="en-US"/>
              </w:rPr>
            </w:pPr>
            <w:ins w:id="17257" w:author="Charles Gifford" w:date="2017-03-20T14:58:00Z">
              <w:r w:rsidRPr="00553B23">
                <w:rPr>
                  <w:szCs w:val="20"/>
                  <w:lang w:val="en-US"/>
                </w:rPr>
                <w:t>0..*</w:t>
              </w:r>
            </w:ins>
          </w:p>
        </w:tc>
        <w:tc>
          <w:tcPr>
            <w:tcW w:w="3690" w:type="dxa"/>
          </w:tcPr>
          <w:p w14:paraId="0CF80A42" w14:textId="061756D2" w:rsidR="009576EB" w:rsidRDefault="009576EB" w:rsidP="009576EB">
            <w:pPr>
              <w:pStyle w:val="TABLE-cell"/>
              <w:rPr>
                <w:ins w:id="17258" w:author="Charles Gifford" w:date="2017-03-20T14:58:00Z"/>
                <w:lang w:val="en-US"/>
              </w:rPr>
            </w:pPr>
            <w:ins w:id="17259" w:author="Charles Gifford" w:date="2017-03-20T14:58:00Z">
              <w:r>
                <w:rPr>
                  <w:lang w:val="en-US"/>
                </w:rPr>
                <w:t xml:space="preserve">The </w:t>
              </w:r>
              <w:r>
                <w:rPr>
                  <w:i/>
                  <w:lang w:val="en-US"/>
                </w:rPr>
                <w:t>physical asset actuals</w:t>
              </w:r>
              <w:r>
                <w:rPr>
                  <w:lang w:val="en-US"/>
                </w:rPr>
                <w:t xml:space="preserve"> related to this </w:t>
              </w:r>
              <w:r w:rsidRPr="002F42AC">
                <w:rPr>
                  <w:i/>
                  <w:lang w:val="en-US"/>
                </w:rPr>
                <w:t>segment</w:t>
              </w:r>
              <w:r>
                <w:rPr>
                  <w:i/>
                  <w:lang w:val="en-US"/>
                </w:rPr>
                <w:t xml:space="preserve"> response</w:t>
              </w:r>
            </w:ins>
          </w:p>
        </w:tc>
      </w:tr>
      <w:tr w:rsidR="009576EB" w:rsidRPr="009432BC" w14:paraId="6779A3DA" w14:textId="77777777" w:rsidTr="009576EB">
        <w:trPr>
          <w:trHeight w:val="332"/>
          <w:ins w:id="17260" w:author="Charles Gifford" w:date="2017-03-20T14:58:00Z"/>
        </w:trPr>
        <w:tc>
          <w:tcPr>
            <w:tcW w:w="2155" w:type="dxa"/>
          </w:tcPr>
          <w:p w14:paraId="06264266" w14:textId="486A60EC" w:rsidR="009576EB" w:rsidRDefault="009576EB" w:rsidP="009576EB">
            <w:pPr>
              <w:pStyle w:val="TABLE-cell"/>
              <w:rPr>
                <w:ins w:id="17261" w:author="Charles Gifford" w:date="2017-03-20T14:58:00Z"/>
                <w:szCs w:val="20"/>
                <w:lang w:val="en-US"/>
              </w:rPr>
            </w:pPr>
            <w:ins w:id="17262" w:author="Charles Gifford" w:date="2017-03-20T14:58:00Z">
              <w:r>
                <w:rPr>
                  <w:szCs w:val="20"/>
                  <w:lang w:val="en-US"/>
                </w:rPr>
                <w:t>Material actual</w:t>
              </w:r>
            </w:ins>
          </w:p>
        </w:tc>
        <w:tc>
          <w:tcPr>
            <w:tcW w:w="2070" w:type="dxa"/>
          </w:tcPr>
          <w:p w14:paraId="04CDFF3A" w14:textId="34152523" w:rsidR="009576EB" w:rsidRDefault="009576EB" w:rsidP="009576EB">
            <w:pPr>
              <w:pStyle w:val="TABLE-cell"/>
              <w:rPr>
                <w:ins w:id="17263" w:author="Charles Gifford" w:date="2017-03-20T14:58:00Z"/>
                <w:szCs w:val="20"/>
                <w:lang w:val="en-US"/>
              </w:rPr>
            </w:pPr>
            <w:ins w:id="17264" w:author="Charles Gifford" w:date="2017-03-20T14:58:00Z">
              <w:r>
                <w:rPr>
                  <w:szCs w:val="20"/>
                  <w:lang w:val="en-US"/>
                </w:rPr>
                <w:t>Material actual</w:t>
              </w:r>
            </w:ins>
          </w:p>
        </w:tc>
        <w:tc>
          <w:tcPr>
            <w:tcW w:w="1170" w:type="dxa"/>
          </w:tcPr>
          <w:p w14:paraId="6DC50213" w14:textId="2A3E7CAB" w:rsidR="009576EB" w:rsidRDefault="009576EB" w:rsidP="009576EB">
            <w:pPr>
              <w:pStyle w:val="TABLE-cell"/>
              <w:rPr>
                <w:ins w:id="17265" w:author="Charles Gifford" w:date="2017-03-20T14:58:00Z"/>
                <w:szCs w:val="20"/>
                <w:lang w:val="en-US"/>
              </w:rPr>
            </w:pPr>
            <w:ins w:id="17266" w:author="Charles Gifford" w:date="2017-03-20T14:58:00Z">
              <w:r w:rsidRPr="00553B23">
                <w:rPr>
                  <w:szCs w:val="20"/>
                  <w:lang w:val="en-US"/>
                </w:rPr>
                <w:t>0..*</w:t>
              </w:r>
            </w:ins>
          </w:p>
        </w:tc>
        <w:tc>
          <w:tcPr>
            <w:tcW w:w="3690" w:type="dxa"/>
          </w:tcPr>
          <w:p w14:paraId="39ED80F9" w14:textId="3A417481" w:rsidR="009576EB" w:rsidRDefault="009576EB" w:rsidP="009576EB">
            <w:pPr>
              <w:pStyle w:val="TABLE-cell"/>
              <w:rPr>
                <w:ins w:id="17267" w:author="Charles Gifford" w:date="2017-03-20T14:58:00Z"/>
                <w:lang w:val="en-US"/>
              </w:rPr>
            </w:pPr>
            <w:ins w:id="17268" w:author="Charles Gifford" w:date="2017-03-20T14:58:00Z">
              <w:r>
                <w:rPr>
                  <w:lang w:val="en-US"/>
                </w:rPr>
                <w:t xml:space="preserve">The </w:t>
              </w:r>
              <w:r>
                <w:rPr>
                  <w:i/>
                  <w:lang w:val="en-US"/>
                </w:rPr>
                <w:t>material actuals</w:t>
              </w:r>
              <w:r>
                <w:rPr>
                  <w:lang w:val="en-US"/>
                </w:rPr>
                <w:t xml:space="preserve"> related to this </w:t>
              </w:r>
              <w:r w:rsidRPr="002F42AC">
                <w:rPr>
                  <w:i/>
                  <w:lang w:val="en-US"/>
                </w:rPr>
                <w:t>segment</w:t>
              </w:r>
              <w:r>
                <w:rPr>
                  <w:i/>
                  <w:lang w:val="en-US"/>
                </w:rPr>
                <w:t xml:space="preserve"> response.</w:t>
              </w:r>
            </w:ins>
          </w:p>
        </w:tc>
      </w:tr>
    </w:tbl>
    <w:p w14:paraId="195C05C5" w14:textId="2D699CE5" w:rsidR="009E6331" w:rsidRPr="001C220C" w:rsidRDefault="009E6331" w:rsidP="00DE6B19">
      <w:pPr>
        <w:pStyle w:val="TABLE-title"/>
        <w:rPr>
          <w:noProof/>
          <w:lang w:val="en-US"/>
        </w:rPr>
      </w:pPr>
      <w:bookmarkStart w:id="17269" w:name="_Ref161736117"/>
      <w:bookmarkStart w:id="17270" w:name="_Toc161631663"/>
      <w:bookmarkStart w:id="17271" w:name="_Toc266864192"/>
      <w:bookmarkStart w:id="17272" w:name="_Toc306621080"/>
      <w:bookmarkStart w:id="17273" w:name="_Toc320178476"/>
      <w:bookmarkStart w:id="17274" w:name="_Toc478492495"/>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6A1BED">
        <w:rPr>
          <w:noProof/>
          <w:lang w:val="en-US"/>
        </w:rPr>
        <w:t>195</w:t>
      </w:r>
      <w:r w:rsidR="00FD29D6">
        <w:rPr>
          <w:lang w:val="en-US"/>
        </w:rPr>
        <w:fldChar w:fldCharType="end"/>
      </w:r>
      <w:bookmarkEnd w:id="17269"/>
      <w:r w:rsidRPr="001C220C">
        <w:rPr>
          <w:noProof/>
          <w:lang w:val="en-US"/>
        </w:rPr>
        <w:t xml:space="preserve"> </w:t>
      </w:r>
      <w:r w:rsidR="00DE6B19">
        <w:rPr>
          <w:lang w:val="en-US"/>
        </w:rPr>
        <w:t>–</w:t>
      </w:r>
      <w:r w:rsidRPr="001C220C">
        <w:rPr>
          <w:noProof/>
          <w:lang w:val="en-US"/>
        </w:rPr>
        <w:t xml:space="preserve"> </w:t>
      </w:r>
      <w:r w:rsidR="00D02368">
        <w:rPr>
          <w:lang w:val="en-US"/>
        </w:rPr>
        <w:t>S</w:t>
      </w:r>
      <w:r w:rsidRPr="001C220C">
        <w:rPr>
          <w:noProof/>
          <w:lang w:val="en-US"/>
        </w:rPr>
        <w:t>egment response</w:t>
      </w:r>
      <w:bookmarkEnd w:id="17270"/>
      <w:bookmarkEnd w:id="17271"/>
      <w:bookmarkEnd w:id="17272"/>
      <w:bookmarkEnd w:id="17273"/>
      <w:r w:rsidR="00D02368" w:rsidRPr="00AC2193">
        <w:rPr>
          <w:lang w:val="en-US"/>
        </w:rPr>
        <w:t xml:space="preserve"> </w:t>
      </w:r>
      <w:r w:rsidR="00D02368">
        <w:rPr>
          <w:lang w:val="en-US"/>
        </w:rPr>
        <w:t>attributes</w:t>
      </w:r>
      <w:bookmarkEnd w:id="17274"/>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336"/>
        <w:gridCol w:w="1350"/>
        <w:gridCol w:w="1080"/>
        <w:gridCol w:w="1131"/>
      </w:tblGrid>
      <w:tr w:rsidR="009E6331" w:rsidRPr="001C220C" w14:paraId="7CC1CAD5" w14:textId="77777777" w:rsidTr="00DA59C1">
        <w:trPr>
          <w:tblHeader/>
          <w:jc w:val="center"/>
        </w:trPr>
        <w:tc>
          <w:tcPr>
            <w:tcW w:w="1269" w:type="dxa"/>
          </w:tcPr>
          <w:p w14:paraId="7A561DD2" w14:textId="77777777" w:rsidR="009E6331" w:rsidRPr="001C220C" w:rsidRDefault="009E6331" w:rsidP="00DA59C1">
            <w:pPr>
              <w:pStyle w:val="NormalTableHeader"/>
              <w:keepNext w:val="0"/>
              <w:spacing w:before="40"/>
              <w:rPr>
                <w:lang w:val="en-US"/>
              </w:rPr>
            </w:pPr>
            <w:r w:rsidRPr="001C220C">
              <w:rPr>
                <w:lang w:val="en-US"/>
              </w:rPr>
              <w:t xml:space="preserve">Attribute </w:t>
            </w:r>
            <w:r w:rsidR="0001772B">
              <w:rPr>
                <w:lang w:val="en-US"/>
              </w:rPr>
              <w:t>n</w:t>
            </w:r>
            <w:r w:rsidRPr="001C220C">
              <w:rPr>
                <w:lang w:val="en-US"/>
              </w:rPr>
              <w:t>ame</w:t>
            </w:r>
          </w:p>
        </w:tc>
        <w:tc>
          <w:tcPr>
            <w:tcW w:w="2880" w:type="dxa"/>
          </w:tcPr>
          <w:p w14:paraId="54C2F786" w14:textId="77777777" w:rsidR="009E6331" w:rsidRPr="001C220C" w:rsidRDefault="009E6331" w:rsidP="00DA59C1">
            <w:pPr>
              <w:pStyle w:val="NormalTableHeader"/>
              <w:keepNext w:val="0"/>
              <w:spacing w:before="40"/>
              <w:rPr>
                <w:lang w:val="en-US"/>
              </w:rPr>
            </w:pPr>
            <w:r w:rsidRPr="001C220C">
              <w:rPr>
                <w:lang w:val="en-US"/>
              </w:rPr>
              <w:t>Description</w:t>
            </w:r>
          </w:p>
        </w:tc>
        <w:tc>
          <w:tcPr>
            <w:tcW w:w="1336" w:type="dxa"/>
          </w:tcPr>
          <w:p w14:paraId="569EC1CB" w14:textId="77777777" w:rsidR="009E6331" w:rsidRPr="001C220C" w:rsidRDefault="00AE4770" w:rsidP="00DA59C1">
            <w:pPr>
              <w:pStyle w:val="NormalTableHeader"/>
              <w:keepNext w:val="0"/>
              <w:spacing w:before="40"/>
              <w:rPr>
                <w:lang w:val="en-US"/>
              </w:rPr>
            </w:pPr>
            <w:r>
              <w:rPr>
                <w:lang w:val="en-US"/>
              </w:rPr>
              <w:t>Production example</w:t>
            </w:r>
            <w:r w:rsidR="009E6331" w:rsidRPr="001C220C">
              <w:rPr>
                <w:lang w:val="en-US"/>
              </w:rPr>
              <w:t>s</w:t>
            </w:r>
          </w:p>
        </w:tc>
        <w:tc>
          <w:tcPr>
            <w:tcW w:w="1350" w:type="dxa"/>
          </w:tcPr>
          <w:p w14:paraId="237D7B17" w14:textId="77777777" w:rsidR="009E6331" w:rsidRPr="001C220C" w:rsidRDefault="00AE4770" w:rsidP="00DA59C1">
            <w:pPr>
              <w:pStyle w:val="NormalTableHeader"/>
              <w:keepNext w:val="0"/>
              <w:spacing w:before="40"/>
              <w:rPr>
                <w:lang w:val="en-US"/>
              </w:rPr>
            </w:pPr>
            <w:r>
              <w:rPr>
                <w:lang w:val="en-US"/>
              </w:rPr>
              <w:t>Maintenance example</w:t>
            </w:r>
            <w:r w:rsidR="009E6331" w:rsidRPr="001C220C">
              <w:rPr>
                <w:lang w:val="en-US"/>
              </w:rPr>
              <w:t>s</w:t>
            </w:r>
          </w:p>
        </w:tc>
        <w:tc>
          <w:tcPr>
            <w:tcW w:w="1080" w:type="dxa"/>
          </w:tcPr>
          <w:p w14:paraId="1FE7DBE0" w14:textId="77777777" w:rsidR="009E6331" w:rsidRPr="001C220C" w:rsidRDefault="00AE4770" w:rsidP="00DA59C1">
            <w:pPr>
              <w:pStyle w:val="NormalTableHeader"/>
              <w:keepNext w:val="0"/>
              <w:spacing w:before="40"/>
              <w:rPr>
                <w:lang w:val="en-US"/>
              </w:rPr>
            </w:pPr>
            <w:r>
              <w:rPr>
                <w:lang w:val="en-US"/>
              </w:rPr>
              <w:t>Quality example</w:t>
            </w:r>
            <w:r w:rsidR="009E6331" w:rsidRPr="001C220C">
              <w:rPr>
                <w:lang w:val="en-US"/>
              </w:rPr>
              <w:t>s</w:t>
            </w:r>
          </w:p>
        </w:tc>
        <w:tc>
          <w:tcPr>
            <w:tcW w:w="1131" w:type="dxa"/>
          </w:tcPr>
          <w:p w14:paraId="1CEAF4E6" w14:textId="77777777" w:rsidR="009E6331" w:rsidRPr="001C220C" w:rsidRDefault="00AE4770" w:rsidP="00DA59C1">
            <w:pPr>
              <w:pStyle w:val="NormalTableHeader"/>
              <w:keepNext w:val="0"/>
              <w:spacing w:before="40"/>
              <w:rPr>
                <w:lang w:val="en-US"/>
              </w:rPr>
            </w:pPr>
            <w:r>
              <w:rPr>
                <w:lang w:val="en-US"/>
              </w:rPr>
              <w:t>Inventory example</w:t>
            </w:r>
            <w:r w:rsidR="009E6331" w:rsidRPr="001C220C">
              <w:rPr>
                <w:lang w:val="en-US"/>
              </w:rPr>
              <w:t>s</w:t>
            </w:r>
          </w:p>
        </w:tc>
      </w:tr>
      <w:tr w:rsidR="00250956" w:rsidRPr="001C220C" w14:paraId="04FABC97" w14:textId="77777777" w:rsidTr="00DA59C1">
        <w:trPr>
          <w:cantSplit/>
          <w:jc w:val="center"/>
        </w:trPr>
        <w:tc>
          <w:tcPr>
            <w:tcW w:w="1269" w:type="dxa"/>
          </w:tcPr>
          <w:p w14:paraId="318F3ED2" w14:textId="77777777" w:rsidR="00250956" w:rsidRPr="001C220C" w:rsidRDefault="00250956" w:rsidP="00DA59C1">
            <w:pPr>
              <w:pStyle w:val="TableNormal1"/>
              <w:keepNext w:val="0"/>
              <w:rPr>
                <w:lang w:val="en-US"/>
              </w:rPr>
            </w:pPr>
            <w:r w:rsidRPr="001C220C">
              <w:rPr>
                <w:lang w:val="en-US"/>
              </w:rPr>
              <w:t>ID</w:t>
            </w:r>
          </w:p>
        </w:tc>
        <w:tc>
          <w:tcPr>
            <w:tcW w:w="2880" w:type="dxa"/>
          </w:tcPr>
          <w:p w14:paraId="5F69D86D" w14:textId="77777777" w:rsidR="00250956" w:rsidRPr="001C220C" w:rsidRDefault="00250956" w:rsidP="00DA59C1">
            <w:pPr>
              <w:pStyle w:val="TableNormal1"/>
              <w:keepNext w:val="0"/>
              <w:rPr>
                <w:color w:val="000000"/>
                <w:lang w:val="en-US"/>
              </w:rPr>
            </w:pPr>
            <w:r w:rsidRPr="001C220C">
              <w:rPr>
                <w:color w:val="000000"/>
                <w:lang w:val="en-US"/>
              </w:rPr>
              <w:t xml:space="preserve">Uniquely identifies an instance of a </w:t>
            </w:r>
            <w:r w:rsidRPr="001C220C">
              <w:rPr>
                <w:i/>
                <w:color w:val="000000"/>
                <w:lang w:val="en-US"/>
              </w:rPr>
              <w:t>process segment</w:t>
            </w:r>
            <w:r w:rsidRPr="001C220C">
              <w:rPr>
                <w:color w:val="000000"/>
                <w:lang w:val="en-US"/>
              </w:rPr>
              <w:t xml:space="preserve"> executed. </w:t>
            </w:r>
          </w:p>
          <w:p w14:paraId="7AA0BB24" w14:textId="77777777" w:rsidR="00250956" w:rsidRPr="001C220C" w:rsidRDefault="00250956" w:rsidP="00DA59C1">
            <w:pPr>
              <w:pStyle w:val="TableNormal1"/>
              <w:keepNext w:val="0"/>
              <w:rPr>
                <w:color w:val="000000"/>
                <w:lang w:val="en-US"/>
              </w:rPr>
            </w:pPr>
            <w:r w:rsidRPr="001C220C">
              <w:rPr>
                <w:color w:val="000000"/>
                <w:lang w:val="en-US"/>
              </w:rPr>
              <w:t xml:space="preserve">NOTE   The same </w:t>
            </w:r>
            <w:r w:rsidRPr="00E731C0">
              <w:rPr>
                <w:i/>
                <w:color w:val="000000"/>
                <w:lang w:val="en-US"/>
              </w:rPr>
              <w:t xml:space="preserve">process segment </w:t>
            </w:r>
            <w:r w:rsidR="00DE2E9A">
              <w:rPr>
                <w:color w:val="000000"/>
                <w:lang w:val="en-US"/>
              </w:rPr>
              <w:t xml:space="preserve">can </w:t>
            </w:r>
            <w:r w:rsidRPr="001C220C">
              <w:rPr>
                <w:color w:val="000000"/>
                <w:lang w:val="en-US"/>
              </w:rPr>
              <w:t xml:space="preserve">be referenced multiple times in a </w:t>
            </w:r>
            <w:r w:rsidRPr="00E731C0">
              <w:rPr>
                <w:i/>
                <w:color w:val="000000"/>
                <w:lang w:val="en-US"/>
              </w:rPr>
              <w:t>segment response.</w:t>
            </w:r>
          </w:p>
        </w:tc>
        <w:tc>
          <w:tcPr>
            <w:tcW w:w="1336" w:type="dxa"/>
          </w:tcPr>
          <w:p w14:paraId="0338435A" w14:textId="77777777" w:rsidR="00250956" w:rsidRPr="001C220C" w:rsidRDefault="00250956" w:rsidP="00DA59C1">
            <w:pPr>
              <w:pStyle w:val="TableNormal1"/>
              <w:keepNext w:val="0"/>
              <w:rPr>
                <w:color w:val="000000"/>
                <w:lang w:val="en-US"/>
              </w:rPr>
            </w:pPr>
            <w:r w:rsidRPr="001C220C">
              <w:rPr>
                <w:color w:val="000000"/>
                <w:lang w:val="en-US"/>
              </w:rPr>
              <w:t>A54-1</w:t>
            </w:r>
          </w:p>
        </w:tc>
        <w:tc>
          <w:tcPr>
            <w:tcW w:w="1350" w:type="dxa"/>
          </w:tcPr>
          <w:p w14:paraId="207C7D22" w14:textId="77777777" w:rsidR="00250956" w:rsidRPr="001C220C" w:rsidRDefault="00250956" w:rsidP="00DA59C1">
            <w:pPr>
              <w:pStyle w:val="TableNormal1"/>
              <w:keepNext w:val="0"/>
              <w:spacing w:before="40"/>
              <w:rPr>
                <w:lang w:val="en-US"/>
              </w:rPr>
            </w:pPr>
            <w:r w:rsidRPr="001C220C">
              <w:rPr>
                <w:lang w:val="en-US"/>
              </w:rPr>
              <w:t>KU492-SP</w:t>
            </w:r>
          </w:p>
        </w:tc>
        <w:tc>
          <w:tcPr>
            <w:tcW w:w="1080" w:type="dxa"/>
          </w:tcPr>
          <w:p w14:paraId="62D945FD" w14:textId="77777777" w:rsidR="00250956" w:rsidRPr="001C220C" w:rsidRDefault="00250956" w:rsidP="00DA59C1">
            <w:pPr>
              <w:pStyle w:val="TableNormal1"/>
              <w:keepNext w:val="0"/>
              <w:spacing w:before="40"/>
              <w:rPr>
                <w:lang w:val="en-US"/>
              </w:rPr>
            </w:pPr>
            <w:r w:rsidRPr="001C220C">
              <w:rPr>
                <w:lang w:val="en-US"/>
              </w:rPr>
              <w:t>48283-SR</w:t>
            </w:r>
          </w:p>
        </w:tc>
        <w:tc>
          <w:tcPr>
            <w:tcW w:w="1131" w:type="dxa"/>
          </w:tcPr>
          <w:p w14:paraId="445ED413" w14:textId="77777777" w:rsidR="00250956" w:rsidRPr="001C220C" w:rsidRDefault="00250956" w:rsidP="00DA59C1">
            <w:pPr>
              <w:pStyle w:val="TableNormal1"/>
              <w:keepNext w:val="0"/>
              <w:spacing w:before="40"/>
              <w:rPr>
                <w:lang w:val="en-US"/>
              </w:rPr>
            </w:pPr>
            <w:r w:rsidRPr="001C220C">
              <w:rPr>
                <w:lang w:val="en-US"/>
              </w:rPr>
              <w:t>4482837737883829</w:t>
            </w:r>
          </w:p>
        </w:tc>
      </w:tr>
      <w:tr w:rsidR="00AC2193" w:rsidRPr="001C220C" w14:paraId="53451D66" w14:textId="77777777" w:rsidTr="00DA59C1">
        <w:trPr>
          <w:cantSplit/>
          <w:jc w:val="center"/>
        </w:trPr>
        <w:tc>
          <w:tcPr>
            <w:tcW w:w="1269" w:type="dxa"/>
          </w:tcPr>
          <w:p w14:paraId="22219E9C" w14:textId="77777777" w:rsidR="00AC2193" w:rsidRPr="001C220C" w:rsidRDefault="00AC2193" w:rsidP="00DA59C1">
            <w:pPr>
              <w:pStyle w:val="TableNormal1"/>
              <w:keepNext w:val="0"/>
              <w:rPr>
                <w:lang w:val="en-US"/>
              </w:rPr>
            </w:pPr>
            <w:r w:rsidRPr="001C220C">
              <w:rPr>
                <w:lang w:val="en-US"/>
              </w:rPr>
              <w:t>Description</w:t>
            </w:r>
          </w:p>
        </w:tc>
        <w:tc>
          <w:tcPr>
            <w:tcW w:w="2880" w:type="dxa"/>
          </w:tcPr>
          <w:p w14:paraId="7ECE9186" w14:textId="77777777" w:rsidR="00AC2193" w:rsidRPr="001C220C" w:rsidRDefault="00AC2193" w:rsidP="00DA59C1">
            <w:pPr>
              <w:pStyle w:val="TableNormal1"/>
              <w:keepNext w:val="0"/>
              <w:rPr>
                <w:color w:val="000000"/>
                <w:lang w:val="en-US"/>
              </w:rPr>
            </w:pPr>
            <w:r w:rsidRPr="001C220C">
              <w:rPr>
                <w:lang w:val="en-US"/>
              </w:rPr>
              <w:t xml:space="preserve">Contains additional information and descriptions of the </w:t>
            </w:r>
            <w:r w:rsidRPr="001C220C">
              <w:rPr>
                <w:i/>
                <w:lang w:val="en-US"/>
              </w:rPr>
              <w:t>segment response.</w:t>
            </w:r>
          </w:p>
        </w:tc>
        <w:tc>
          <w:tcPr>
            <w:tcW w:w="1336" w:type="dxa"/>
          </w:tcPr>
          <w:p w14:paraId="55B1AD20" w14:textId="77777777" w:rsidR="00AC2193" w:rsidRPr="001C220C" w:rsidRDefault="00AC2193" w:rsidP="00DA59C1">
            <w:pPr>
              <w:pStyle w:val="TableNormal1"/>
              <w:keepNext w:val="0"/>
              <w:rPr>
                <w:color w:val="000000"/>
                <w:lang w:val="en-US"/>
              </w:rPr>
            </w:pPr>
            <w:r w:rsidRPr="001C220C">
              <w:rPr>
                <w:lang w:val="en-US"/>
              </w:rPr>
              <w:t>Master segment, containing material produced actuals.</w:t>
            </w:r>
          </w:p>
        </w:tc>
        <w:tc>
          <w:tcPr>
            <w:tcW w:w="1350" w:type="dxa"/>
          </w:tcPr>
          <w:p w14:paraId="1C4B90C0" w14:textId="77777777" w:rsidR="00AC2193" w:rsidRPr="001C220C" w:rsidRDefault="00AC2193" w:rsidP="00DA59C1">
            <w:pPr>
              <w:pStyle w:val="TableNormal1"/>
              <w:keepNext w:val="0"/>
              <w:spacing w:before="40"/>
              <w:rPr>
                <w:lang w:val="en-US"/>
              </w:rPr>
            </w:pPr>
            <w:r w:rsidRPr="001C220C">
              <w:rPr>
                <w:lang w:val="en-US"/>
              </w:rPr>
              <w:t>Test program to verify X-Y coordinates within calibration</w:t>
            </w:r>
          </w:p>
        </w:tc>
        <w:tc>
          <w:tcPr>
            <w:tcW w:w="1080" w:type="dxa"/>
          </w:tcPr>
          <w:p w14:paraId="19FCCD59" w14:textId="77777777" w:rsidR="00AC2193" w:rsidRPr="001C220C" w:rsidRDefault="00AC2193" w:rsidP="00DA59C1">
            <w:pPr>
              <w:pStyle w:val="TableNormal1"/>
              <w:keepNext w:val="0"/>
              <w:spacing w:before="40"/>
              <w:rPr>
                <w:lang w:val="en-US"/>
              </w:rPr>
            </w:pPr>
            <w:r w:rsidRPr="001C220C">
              <w:rPr>
                <w:lang w:val="en-US"/>
              </w:rPr>
              <w:t>Verify stock dimensions</w:t>
            </w:r>
          </w:p>
        </w:tc>
        <w:tc>
          <w:tcPr>
            <w:tcW w:w="1131" w:type="dxa"/>
          </w:tcPr>
          <w:p w14:paraId="125EA0A2" w14:textId="77777777" w:rsidR="00AC2193" w:rsidRPr="001C220C" w:rsidRDefault="00AC2193" w:rsidP="00DA59C1">
            <w:pPr>
              <w:pStyle w:val="TableNormal1"/>
              <w:keepNext w:val="0"/>
              <w:spacing w:before="40"/>
              <w:rPr>
                <w:lang w:val="en-US"/>
              </w:rPr>
            </w:pPr>
            <w:r w:rsidRPr="001C220C">
              <w:rPr>
                <w:lang w:val="en-US"/>
              </w:rPr>
              <w:t>Pull part from warehouse, tag, and forward stage</w:t>
            </w:r>
          </w:p>
        </w:tc>
      </w:tr>
      <w:tr w:rsidR="00AC2193" w:rsidRPr="001C220C" w14:paraId="54CC00F6" w14:textId="77777777" w:rsidTr="00DA59C1">
        <w:trPr>
          <w:cantSplit/>
          <w:jc w:val="center"/>
        </w:trPr>
        <w:tc>
          <w:tcPr>
            <w:tcW w:w="1269" w:type="dxa"/>
          </w:tcPr>
          <w:p w14:paraId="1D85B4E3" w14:textId="77777777" w:rsidR="00AC2193" w:rsidRPr="001C220C" w:rsidRDefault="00AC2193" w:rsidP="00DA59C1">
            <w:pPr>
              <w:pStyle w:val="TableNormal1"/>
              <w:keepNext w:val="0"/>
              <w:rPr>
                <w:lang w:val="en-US"/>
              </w:rPr>
            </w:pPr>
            <w:r w:rsidRPr="001C220C">
              <w:rPr>
                <w:lang w:val="en-US"/>
              </w:rPr>
              <w:t>Operations type</w:t>
            </w:r>
          </w:p>
        </w:tc>
        <w:tc>
          <w:tcPr>
            <w:tcW w:w="2880" w:type="dxa"/>
          </w:tcPr>
          <w:p w14:paraId="2D793258" w14:textId="77777777" w:rsidR="00804AB9" w:rsidRDefault="00AC2193" w:rsidP="00DA59C1">
            <w:pPr>
              <w:pStyle w:val="TableNormal1"/>
              <w:keepNext w:val="0"/>
              <w:rPr>
                <w:lang w:val="en-US"/>
              </w:rPr>
            </w:pPr>
            <w:r w:rsidRPr="001C220C">
              <w:rPr>
                <w:lang w:val="en-US"/>
              </w:rPr>
              <w:t>Describes the category of operations.</w:t>
            </w:r>
            <w:r w:rsidR="00804AB9">
              <w:rPr>
                <w:lang w:val="en-US"/>
              </w:rPr>
              <w:t xml:space="preserve"> </w:t>
            </w:r>
            <w:r w:rsidRPr="001C220C">
              <w:rPr>
                <w:lang w:val="en-US"/>
              </w:rPr>
              <w:t>Required attribute</w:t>
            </w:r>
            <w:r w:rsidR="00E731C0">
              <w:rPr>
                <w:lang w:val="en-US"/>
              </w:rPr>
              <w:t>.</w:t>
            </w:r>
            <w:r w:rsidR="00804AB9">
              <w:rPr>
                <w:lang w:val="en-US"/>
              </w:rPr>
              <w:t xml:space="preserve"> </w:t>
            </w:r>
            <w:r w:rsidRPr="001C220C">
              <w:rPr>
                <w:lang w:val="en-US"/>
              </w:rPr>
              <w:t xml:space="preserve">Defined values are: </w:t>
            </w:r>
          </w:p>
          <w:p w14:paraId="1D8D378E" w14:textId="77777777" w:rsidR="00AC2193" w:rsidRPr="001C220C" w:rsidRDefault="00AC2193" w:rsidP="00DA59C1">
            <w:pPr>
              <w:pStyle w:val="TableNormal1"/>
              <w:keepNext w:val="0"/>
              <w:rPr>
                <w:lang w:val="en-US"/>
              </w:rPr>
            </w:pPr>
            <w:r w:rsidRPr="001C220C">
              <w:rPr>
                <w:lang w:val="en-US"/>
              </w:rPr>
              <w:t xml:space="preserve">Production, </w:t>
            </w:r>
            <w:r w:rsidR="00E731C0">
              <w:rPr>
                <w:lang w:val="en-US"/>
              </w:rPr>
              <w:t>m</w:t>
            </w:r>
            <w:r w:rsidRPr="001C220C">
              <w:rPr>
                <w:lang w:val="en-US"/>
              </w:rPr>
              <w:t xml:space="preserve">aintenance, </w:t>
            </w:r>
            <w:r w:rsidR="00E731C0">
              <w:rPr>
                <w:lang w:val="en-US"/>
              </w:rPr>
              <w:t>q</w:t>
            </w:r>
            <w:r w:rsidRPr="001C220C">
              <w:rPr>
                <w:lang w:val="en-US"/>
              </w:rPr>
              <w:t xml:space="preserve">uality, </w:t>
            </w:r>
            <w:r w:rsidR="00E731C0">
              <w:rPr>
                <w:lang w:val="en-US"/>
              </w:rPr>
              <w:t>i</w:t>
            </w:r>
            <w:r w:rsidRPr="001C220C">
              <w:rPr>
                <w:lang w:val="en-US"/>
              </w:rPr>
              <w:t xml:space="preserve">nventory, or </w:t>
            </w:r>
            <w:r w:rsidR="00E731C0">
              <w:rPr>
                <w:lang w:val="en-US"/>
              </w:rPr>
              <w:t>m</w:t>
            </w:r>
            <w:r w:rsidRPr="001C220C">
              <w:rPr>
                <w:lang w:val="en-US"/>
              </w:rPr>
              <w:t xml:space="preserve">ixed. </w:t>
            </w:r>
          </w:p>
        </w:tc>
        <w:tc>
          <w:tcPr>
            <w:tcW w:w="1336" w:type="dxa"/>
          </w:tcPr>
          <w:p w14:paraId="4D991767" w14:textId="77777777" w:rsidR="00AC2193" w:rsidRPr="001C220C" w:rsidRDefault="00AC2193" w:rsidP="00DA59C1">
            <w:pPr>
              <w:pStyle w:val="TableNormal1"/>
              <w:keepNext w:val="0"/>
              <w:rPr>
                <w:lang w:val="en-US"/>
              </w:rPr>
            </w:pPr>
            <w:r w:rsidRPr="001C220C">
              <w:rPr>
                <w:lang w:val="en-US"/>
              </w:rPr>
              <w:t>Production</w:t>
            </w:r>
          </w:p>
        </w:tc>
        <w:tc>
          <w:tcPr>
            <w:tcW w:w="1350" w:type="dxa"/>
          </w:tcPr>
          <w:p w14:paraId="0523BBF0" w14:textId="77777777" w:rsidR="00AC2193" w:rsidRPr="001C220C" w:rsidRDefault="00AC2193" w:rsidP="00DA59C1">
            <w:pPr>
              <w:pStyle w:val="TableNormal1"/>
              <w:keepNext w:val="0"/>
              <w:rPr>
                <w:lang w:val="en-US"/>
              </w:rPr>
            </w:pPr>
            <w:r w:rsidRPr="001C220C">
              <w:rPr>
                <w:lang w:val="en-US"/>
              </w:rPr>
              <w:t>Maintenance</w:t>
            </w:r>
          </w:p>
        </w:tc>
        <w:tc>
          <w:tcPr>
            <w:tcW w:w="1080" w:type="dxa"/>
          </w:tcPr>
          <w:p w14:paraId="46EDA0C8" w14:textId="77777777" w:rsidR="00AC2193" w:rsidRPr="001C220C" w:rsidRDefault="00AC2193" w:rsidP="00DA59C1">
            <w:pPr>
              <w:pStyle w:val="TableNormal1"/>
              <w:keepNext w:val="0"/>
              <w:rPr>
                <w:lang w:val="en-US"/>
              </w:rPr>
            </w:pPr>
            <w:r w:rsidRPr="001C220C">
              <w:rPr>
                <w:lang w:val="en-US"/>
              </w:rPr>
              <w:t>Quality</w:t>
            </w:r>
          </w:p>
        </w:tc>
        <w:tc>
          <w:tcPr>
            <w:tcW w:w="1131" w:type="dxa"/>
          </w:tcPr>
          <w:p w14:paraId="253DF425" w14:textId="77777777" w:rsidR="00AC2193" w:rsidRPr="001C220C" w:rsidRDefault="00AC2193" w:rsidP="00DA59C1">
            <w:pPr>
              <w:pStyle w:val="TableNormal1"/>
              <w:keepNext w:val="0"/>
              <w:rPr>
                <w:lang w:val="en-US"/>
              </w:rPr>
            </w:pPr>
            <w:r w:rsidRPr="001C220C">
              <w:rPr>
                <w:lang w:val="en-US"/>
              </w:rPr>
              <w:t>Inventory</w:t>
            </w:r>
          </w:p>
        </w:tc>
      </w:tr>
      <w:tr w:rsidR="00AC2193" w:rsidRPr="001C220C" w14:paraId="1A7476F7" w14:textId="77777777" w:rsidTr="00DA59C1">
        <w:trPr>
          <w:cantSplit/>
          <w:jc w:val="center"/>
        </w:trPr>
        <w:tc>
          <w:tcPr>
            <w:tcW w:w="1269" w:type="dxa"/>
          </w:tcPr>
          <w:p w14:paraId="4BF1B725" w14:textId="77777777" w:rsidR="00AC2193" w:rsidRPr="001C220C" w:rsidRDefault="00AC2193" w:rsidP="00DA59C1">
            <w:pPr>
              <w:pStyle w:val="TableNormal1"/>
              <w:keepNext w:val="0"/>
              <w:rPr>
                <w:lang w:val="en-US"/>
              </w:rPr>
            </w:pPr>
            <w:r w:rsidRPr="001C220C">
              <w:rPr>
                <w:lang w:val="en-US"/>
              </w:rPr>
              <w:t xml:space="preserve">Actual </w:t>
            </w:r>
            <w:r w:rsidR="00E731C0">
              <w:rPr>
                <w:lang w:val="en-US"/>
              </w:rPr>
              <w:t>s</w:t>
            </w:r>
            <w:r w:rsidRPr="001C220C">
              <w:rPr>
                <w:lang w:val="en-US"/>
              </w:rPr>
              <w:t xml:space="preserve">tart </w:t>
            </w:r>
            <w:r w:rsidR="00E731C0">
              <w:rPr>
                <w:lang w:val="en-US"/>
              </w:rPr>
              <w:t>t</w:t>
            </w:r>
            <w:r w:rsidRPr="001C220C">
              <w:rPr>
                <w:lang w:val="en-US"/>
              </w:rPr>
              <w:t>ime</w:t>
            </w:r>
          </w:p>
        </w:tc>
        <w:tc>
          <w:tcPr>
            <w:tcW w:w="2880" w:type="dxa"/>
          </w:tcPr>
          <w:p w14:paraId="130BF411" w14:textId="77777777" w:rsidR="00AC2193" w:rsidRPr="001C220C" w:rsidRDefault="00AC2193" w:rsidP="00DA59C1">
            <w:pPr>
              <w:pStyle w:val="TableNormal1"/>
              <w:keepNext w:val="0"/>
              <w:rPr>
                <w:color w:val="000000"/>
                <w:lang w:val="en-US"/>
              </w:rPr>
            </w:pPr>
            <w:r w:rsidRPr="001C220C">
              <w:rPr>
                <w:color w:val="000000"/>
                <w:lang w:val="en-US"/>
              </w:rPr>
              <w:t xml:space="preserve">The actual start time of this </w:t>
            </w:r>
            <w:r w:rsidRPr="001C220C">
              <w:rPr>
                <w:i/>
                <w:color w:val="000000"/>
                <w:lang w:val="en-US"/>
              </w:rPr>
              <w:t>segment response</w:t>
            </w:r>
            <w:r w:rsidRPr="001C220C">
              <w:rPr>
                <w:color w:val="000000"/>
                <w:lang w:val="en-US"/>
              </w:rPr>
              <w:t>.</w:t>
            </w:r>
          </w:p>
        </w:tc>
        <w:tc>
          <w:tcPr>
            <w:tcW w:w="1336" w:type="dxa"/>
          </w:tcPr>
          <w:p w14:paraId="4C9ED9B0" w14:textId="77777777" w:rsidR="00AC2193" w:rsidRPr="001C220C" w:rsidRDefault="00AC2193" w:rsidP="00DA59C1">
            <w:pPr>
              <w:pStyle w:val="TableNormal1"/>
              <w:keepNext w:val="0"/>
              <w:rPr>
                <w:color w:val="000000"/>
                <w:lang w:val="en-US"/>
              </w:rPr>
            </w:pPr>
            <w:r w:rsidRPr="001C220C">
              <w:rPr>
                <w:color w:val="000000"/>
                <w:lang w:val="en-US"/>
              </w:rPr>
              <w:t>1999-10-27 8:33 UTC</w:t>
            </w:r>
          </w:p>
        </w:tc>
        <w:tc>
          <w:tcPr>
            <w:tcW w:w="1350" w:type="dxa"/>
          </w:tcPr>
          <w:p w14:paraId="0512008B" w14:textId="77777777" w:rsidR="00AC2193" w:rsidRPr="001C220C" w:rsidRDefault="00AC2193" w:rsidP="00DA59C1">
            <w:pPr>
              <w:pStyle w:val="TableNormal1"/>
              <w:keepNext w:val="0"/>
              <w:spacing w:before="40"/>
              <w:rPr>
                <w:lang w:val="en-US"/>
              </w:rPr>
            </w:pPr>
            <w:r w:rsidRPr="001C220C">
              <w:rPr>
                <w:lang w:val="en-US"/>
              </w:rPr>
              <w:t>10-28-2006 2:00 UTC</w:t>
            </w:r>
          </w:p>
        </w:tc>
        <w:tc>
          <w:tcPr>
            <w:tcW w:w="1080" w:type="dxa"/>
          </w:tcPr>
          <w:p w14:paraId="1EAB928A" w14:textId="77777777" w:rsidR="00AC2193" w:rsidRPr="001C220C" w:rsidRDefault="00AC2193" w:rsidP="00DA59C1">
            <w:pPr>
              <w:pStyle w:val="TableNormal1"/>
              <w:keepNext w:val="0"/>
              <w:spacing w:before="40"/>
              <w:rPr>
                <w:lang w:val="en-US"/>
              </w:rPr>
            </w:pPr>
            <w:r w:rsidRPr="001C220C">
              <w:rPr>
                <w:lang w:val="en-US"/>
              </w:rPr>
              <w:t>10-28-2006 4:00 UTC</w:t>
            </w:r>
          </w:p>
        </w:tc>
        <w:tc>
          <w:tcPr>
            <w:tcW w:w="1131" w:type="dxa"/>
          </w:tcPr>
          <w:p w14:paraId="37217AE5" w14:textId="77777777" w:rsidR="00AC2193" w:rsidRPr="001C220C" w:rsidRDefault="00AC2193" w:rsidP="00DA59C1">
            <w:pPr>
              <w:pStyle w:val="TableNormal1"/>
              <w:keepNext w:val="0"/>
              <w:spacing w:before="40"/>
              <w:rPr>
                <w:lang w:val="en-US"/>
              </w:rPr>
            </w:pPr>
            <w:r w:rsidRPr="001C220C">
              <w:rPr>
                <w:lang w:val="en-US"/>
              </w:rPr>
              <w:t>10-28-2006 4:00 UTC</w:t>
            </w:r>
          </w:p>
        </w:tc>
      </w:tr>
      <w:tr w:rsidR="00AC2193" w:rsidRPr="001C220C" w14:paraId="073D1279" w14:textId="77777777" w:rsidTr="00DA59C1">
        <w:trPr>
          <w:cantSplit/>
          <w:jc w:val="center"/>
        </w:trPr>
        <w:tc>
          <w:tcPr>
            <w:tcW w:w="1269" w:type="dxa"/>
          </w:tcPr>
          <w:p w14:paraId="0104980F" w14:textId="77777777" w:rsidR="00AC2193" w:rsidRPr="001C220C" w:rsidRDefault="00AC2193" w:rsidP="00DA59C1">
            <w:pPr>
              <w:pStyle w:val="TableNormal1"/>
              <w:keepNext w:val="0"/>
              <w:rPr>
                <w:lang w:val="en-US"/>
              </w:rPr>
            </w:pPr>
            <w:r w:rsidRPr="001C220C">
              <w:rPr>
                <w:lang w:val="en-US"/>
              </w:rPr>
              <w:t xml:space="preserve">Actual </w:t>
            </w:r>
            <w:r w:rsidR="00E731C0">
              <w:rPr>
                <w:lang w:val="en-US"/>
              </w:rPr>
              <w:t>e</w:t>
            </w:r>
            <w:r w:rsidRPr="001C220C">
              <w:rPr>
                <w:lang w:val="en-US"/>
              </w:rPr>
              <w:t xml:space="preserve">nd </w:t>
            </w:r>
            <w:r w:rsidR="00E731C0">
              <w:rPr>
                <w:lang w:val="en-US"/>
              </w:rPr>
              <w:t>t</w:t>
            </w:r>
            <w:r w:rsidRPr="001C220C">
              <w:rPr>
                <w:lang w:val="en-US"/>
              </w:rPr>
              <w:t>ime</w:t>
            </w:r>
          </w:p>
        </w:tc>
        <w:tc>
          <w:tcPr>
            <w:tcW w:w="2880" w:type="dxa"/>
          </w:tcPr>
          <w:p w14:paraId="284A1F03" w14:textId="77777777" w:rsidR="00AC2193" w:rsidRPr="001C220C" w:rsidRDefault="00AC2193" w:rsidP="00DA59C1">
            <w:pPr>
              <w:pStyle w:val="TableNormal1"/>
              <w:keepNext w:val="0"/>
              <w:rPr>
                <w:color w:val="000000"/>
                <w:lang w:val="en-US"/>
              </w:rPr>
            </w:pPr>
            <w:r w:rsidRPr="001C220C">
              <w:rPr>
                <w:color w:val="000000"/>
                <w:lang w:val="en-US"/>
              </w:rPr>
              <w:t xml:space="preserve">The actual end time of this </w:t>
            </w:r>
            <w:r w:rsidRPr="001C220C">
              <w:rPr>
                <w:i/>
                <w:color w:val="000000"/>
                <w:lang w:val="en-US"/>
              </w:rPr>
              <w:t>segment response</w:t>
            </w:r>
            <w:r w:rsidRPr="001C220C">
              <w:rPr>
                <w:color w:val="000000"/>
                <w:lang w:val="en-US"/>
              </w:rPr>
              <w:t>.</w:t>
            </w:r>
          </w:p>
        </w:tc>
        <w:tc>
          <w:tcPr>
            <w:tcW w:w="1336" w:type="dxa"/>
          </w:tcPr>
          <w:p w14:paraId="3E948C55" w14:textId="77777777" w:rsidR="00AC2193" w:rsidRPr="001C220C" w:rsidRDefault="00AC2193" w:rsidP="00DA59C1">
            <w:pPr>
              <w:pStyle w:val="TableNormal1"/>
              <w:keepNext w:val="0"/>
              <w:rPr>
                <w:color w:val="000000"/>
                <w:lang w:val="en-US"/>
              </w:rPr>
            </w:pPr>
            <w:r w:rsidRPr="001C220C">
              <w:rPr>
                <w:color w:val="000000"/>
                <w:lang w:val="en-US"/>
              </w:rPr>
              <w:t>1999-10-27 16:55 UTC</w:t>
            </w:r>
          </w:p>
        </w:tc>
        <w:tc>
          <w:tcPr>
            <w:tcW w:w="1350" w:type="dxa"/>
          </w:tcPr>
          <w:p w14:paraId="63D880D7" w14:textId="77777777" w:rsidR="00AC2193" w:rsidRPr="001C220C" w:rsidRDefault="00AC2193" w:rsidP="00DA59C1">
            <w:pPr>
              <w:pStyle w:val="TableNormal1"/>
              <w:keepNext w:val="0"/>
              <w:spacing w:before="40"/>
              <w:rPr>
                <w:lang w:val="en-US"/>
              </w:rPr>
            </w:pPr>
            <w:r w:rsidRPr="001C220C">
              <w:rPr>
                <w:lang w:val="en-US"/>
              </w:rPr>
              <w:t>10-28-2006 2:30 UTC</w:t>
            </w:r>
          </w:p>
        </w:tc>
        <w:tc>
          <w:tcPr>
            <w:tcW w:w="1080" w:type="dxa"/>
          </w:tcPr>
          <w:p w14:paraId="03D3A61B" w14:textId="77777777" w:rsidR="00AC2193" w:rsidRPr="001C220C" w:rsidRDefault="00AC2193" w:rsidP="00DA59C1">
            <w:pPr>
              <w:pStyle w:val="TableNormal1"/>
              <w:keepNext w:val="0"/>
              <w:spacing w:before="40"/>
              <w:rPr>
                <w:lang w:val="en-US"/>
              </w:rPr>
            </w:pPr>
            <w:r w:rsidRPr="001C220C">
              <w:rPr>
                <w:lang w:val="en-US"/>
              </w:rPr>
              <w:t>10-28-2006 4:30 UTC</w:t>
            </w:r>
          </w:p>
        </w:tc>
        <w:tc>
          <w:tcPr>
            <w:tcW w:w="1131" w:type="dxa"/>
          </w:tcPr>
          <w:p w14:paraId="6997FFCC" w14:textId="77777777" w:rsidR="00AC2193" w:rsidRPr="001C220C" w:rsidRDefault="00AC2193" w:rsidP="00DA59C1">
            <w:pPr>
              <w:pStyle w:val="TableNormal1"/>
              <w:keepNext w:val="0"/>
              <w:spacing w:before="40"/>
              <w:rPr>
                <w:lang w:val="en-US"/>
              </w:rPr>
            </w:pPr>
            <w:r w:rsidRPr="001C220C">
              <w:rPr>
                <w:lang w:val="en-US"/>
              </w:rPr>
              <w:t>10-28-2006 6:30 UTC</w:t>
            </w:r>
          </w:p>
        </w:tc>
      </w:tr>
      <w:tr w:rsidR="00494627" w:rsidRPr="001C220C" w14:paraId="0D766E32" w14:textId="77777777" w:rsidTr="00DA59C1">
        <w:trPr>
          <w:cantSplit/>
          <w:jc w:val="center"/>
          <w:ins w:id="17275" w:author="Dennis Brandl" w:date="2015-12-06T16:43:00Z"/>
        </w:trPr>
        <w:tc>
          <w:tcPr>
            <w:tcW w:w="1269" w:type="dxa"/>
          </w:tcPr>
          <w:p w14:paraId="4CFA6BDF" w14:textId="77777777" w:rsidR="00494627" w:rsidRDefault="00494627" w:rsidP="00DA59C1">
            <w:pPr>
              <w:pStyle w:val="TableNormal1"/>
              <w:keepNext w:val="0"/>
              <w:spacing w:before="40"/>
              <w:rPr>
                <w:ins w:id="17276" w:author="Dennis Brandl" w:date="2015-12-06T16:43:00Z"/>
                <w:lang w:val="en-US"/>
              </w:rPr>
            </w:pPr>
            <w:ins w:id="17277" w:author="Dennis Brandl" w:date="2015-12-06T16:43:00Z">
              <w:r w:rsidRPr="00956368">
                <w:rPr>
                  <w:spacing w:val="9"/>
                </w:rPr>
                <w:t xml:space="preserve">Posting </w:t>
              </w:r>
            </w:ins>
            <w:ins w:id="17278" w:author="Charles Gifford" w:date="2016-01-15T00:18:00Z">
              <w:r w:rsidR="00E731C0">
                <w:rPr>
                  <w:spacing w:val="9"/>
                </w:rPr>
                <w:t>d</w:t>
              </w:r>
            </w:ins>
            <w:ins w:id="17279" w:author="Dennis Brandl" w:date="2015-12-06T16:43:00Z">
              <w:r w:rsidRPr="00956368">
                <w:rPr>
                  <w:spacing w:val="9"/>
                </w:rPr>
                <w:t>ate</w:t>
              </w:r>
            </w:ins>
          </w:p>
        </w:tc>
        <w:tc>
          <w:tcPr>
            <w:tcW w:w="2880" w:type="dxa"/>
          </w:tcPr>
          <w:p w14:paraId="3E092187" w14:textId="77777777" w:rsidR="00DA59C1" w:rsidRDefault="00494627" w:rsidP="00DA59C1">
            <w:pPr>
              <w:pStyle w:val="TableNormal1"/>
              <w:keepNext w:val="0"/>
              <w:spacing w:before="40"/>
            </w:pPr>
            <w:ins w:id="17280" w:author="Dennis Brandl" w:date="2015-12-06T16:45:00Z">
              <w:r>
                <w:t>T</w:t>
              </w:r>
            </w:ins>
            <w:ins w:id="17281" w:author="Dennis Brandl" w:date="2015-12-06T16:43:00Z">
              <w:r w:rsidRPr="00956368">
                <w:t xml:space="preserve">he date and time that </w:t>
              </w:r>
            </w:ins>
            <w:ins w:id="17282" w:author="Dennis Brandl" w:date="2015-12-06T16:46:00Z">
              <w:r>
                <w:t xml:space="preserve">should be used for posting </w:t>
              </w:r>
            </w:ins>
            <w:ins w:id="17283" w:author="Dennis Brandl" w:date="2015-12-06T16:43:00Z">
              <w:r w:rsidRPr="00956368">
                <w:t xml:space="preserve">resource actuals to </w:t>
              </w:r>
            </w:ins>
            <w:ins w:id="17284" w:author="Dennis Brandl" w:date="2015-12-06T16:46:00Z">
              <w:r>
                <w:t>supporting</w:t>
              </w:r>
            </w:ins>
            <w:ins w:id="17285" w:author="Dennis Brandl" w:date="2015-12-06T16:43:00Z">
              <w:r w:rsidRPr="00956368">
                <w:t xml:space="preserve"> applications.</w:t>
              </w:r>
            </w:ins>
            <w:ins w:id="17286" w:author="Charles Gifford" w:date="2016-01-16T16:19:00Z">
              <w:r w:rsidR="001B1882">
                <w:t xml:space="preserve"> </w:t>
              </w:r>
            </w:ins>
          </w:p>
          <w:p w14:paraId="7F5817DF" w14:textId="372B8501" w:rsidR="003138D3" w:rsidRPr="00DA59C1" w:rsidRDefault="00DA59C1" w:rsidP="00DA59C1">
            <w:pPr>
              <w:pStyle w:val="TableNormal1"/>
              <w:keepNext w:val="0"/>
              <w:spacing w:before="40"/>
              <w:rPr>
                <w:ins w:id="17287" w:author="Dennis Brandl" w:date="2015-12-06T16:43:00Z"/>
              </w:rPr>
            </w:pPr>
            <w:r>
              <w:t>EXAMPLE</w:t>
            </w:r>
            <w:ins w:id="17288" w:author="Dennis Brandl" w:date="2015-12-06T16:46:00Z">
              <w:r w:rsidR="00494627">
                <w:t xml:space="preserve"> </w:t>
              </w:r>
            </w:ins>
            <w:r>
              <w:t xml:space="preserve"> </w:t>
            </w:r>
            <w:ins w:id="17289" w:author="Charles Gifford" w:date="2015-12-22T16:00:00Z">
              <w:r w:rsidR="003138D3" w:rsidRPr="00E731C0">
                <w:rPr>
                  <w:i/>
                  <w:lang w:val="en-US"/>
                </w:rPr>
                <w:t>Posting Date</w:t>
              </w:r>
              <w:r w:rsidR="003138D3">
                <w:rPr>
                  <w:lang w:val="en-US"/>
                </w:rPr>
                <w:t xml:space="preserve"> </w:t>
              </w:r>
              <w:r w:rsidR="003138D3" w:rsidRPr="003138D3">
                <w:rPr>
                  <w:lang w:val="en-US"/>
                </w:rPr>
                <w:t>indicate</w:t>
              </w:r>
            </w:ins>
            <w:ins w:id="17290" w:author="Charles Gifford" w:date="2015-12-22T16:02:00Z">
              <w:r w:rsidR="003138D3">
                <w:rPr>
                  <w:lang w:val="en-US"/>
                </w:rPr>
                <w:t>s</w:t>
              </w:r>
            </w:ins>
            <w:ins w:id="17291" w:author="Charles Gifford" w:date="2015-12-22T16:00:00Z">
              <w:r w:rsidR="003138D3" w:rsidRPr="003138D3">
                <w:rPr>
                  <w:lang w:val="en-US"/>
                </w:rPr>
                <w:t xml:space="preserve"> the date and time that the resource actuals should be financially and legally posted to accounting ledgers and to support planning applications.</w:t>
              </w:r>
            </w:ins>
          </w:p>
        </w:tc>
        <w:tc>
          <w:tcPr>
            <w:tcW w:w="1336" w:type="dxa"/>
          </w:tcPr>
          <w:p w14:paraId="7198D26D" w14:textId="77777777" w:rsidR="00494627" w:rsidRPr="001C220C" w:rsidRDefault="00494627" w:rsidP="00DA59C1">
            <w:pPr>
              <w:pStyle w:val="TableNormal1"/>
              <w:keepNext w:val="0"/>
              <w:spacing w:before="40"/>
              <w:rPr>
                <w:ins w:id="17292" w:author="Dennis Brandl" w:date="2015-12-06T16:43:00Z"/>
                <w:lang w:val="en-US"/>
              </w:rPr>
            </w:pPr>
            <w:ins w:id="17293" w:author="Dennis Brandl" w:date="2015-12-06T16:43:00Z">
              <w:r w:rsidRPr="00494627">
                <w:rPr>
                  <w:lang w:val="en-US"/>
                </w:rPr>
                <w:t>1999-10-27</w:t>
              </w:r>
            </w:ins>
            <w:ins w:id="17294" w:author="Dennis Brandl" w:date="2015-12-06T16:44:00Z">
              <w:r>
                <w:rPr>
                  <w:lang w:val="en-US"/>
                </w:rPr>
                <w:t xml:space="preserve"> </w:t>
              </w:r>
            </w:ins>
            <w:ins w:id="17295" w:author="Dennis Brandl" w:date="2015-12-06T16:43:00Z">
              <w:r w:rsidRPr="00494627">
                <w:rPr>
                  <w:lang w:val="en-US"/>
                </w:rPr>
                <w:t>16:55 UTC</w:t>
              </w:r>
            </w:ins>
          </w:p>
        </w:tc>
        <w:tc>
          <w:tcPr>
            <w:tcW w:w="1350" w:type="dxa"/>
          </w:tcPr>
          <w:p w14:paraId="0ECD88BA" w14:textId="77777777" w:rsidR="00494627" w:rsidRPr="001C220C" w:rsidRDefault="00494627" w:rsidP="00DA59C1">
            <w:pPr>
              <w:pStyle w:val="TableNormal1"/>
              <w:keepNext w:val="0"/>
              <w:spacing w:before="40"/>
              <w:rPr>
                <w:ins w:id="17296" w:author="Dennis Brandl" w:date="2015-12-06T16:43:00Z"/>
                <w:lang w:val="en-US"/>
              </w:rPr>
            </w:pPr>
            <w:ins w:id="17297" w:author="Dennis Brandl" w:date="2015-12-06T16:43:00Z">
              <w:r w:rsidRPr="00494627">
                <w:rPr>
                  <w:lang w:val="en-US"/>
                </w:rPr>
                <w:t>10-28-2006</w:t>
              </w:r>
            </w:ins>
            <w:ins w:id="17298" w:author="Dennis Brandl" w:date="2015-12-06T16:44:00Z">
              <w:r>
                <w:rPr>
                  <w:lang w:val="en-US"/>
                </w:rPr>
                <w:t xml:space="preserve"> </w:t>
              </w:r>
            </w:ins>
            <w:ins w:id="17299" w:author="Dennis Brandl" w:date="2015-12-06T16:43:00Z">
              <w:r w:rsidRPr="00494627">
                <w:rPr>
                  <w:lang w:val="en-US"/>
                </w:rPr>
                <w:t>2:30 UTC</w:t>
              </w:r>
            </w:ins>
          </w:p>
        </w:tc>
        <w:tc>
          <w:tcPr>
            <w:tcW w:w="1080" w:type="dxa"/>
          </w:tcPr>
          <w:p w14:paraId="7E02F50C" w14:textId="77777777" w:rsidR="00494627" w:rsidRPr="001C220C" w:rsidRDefault="00494627" w:rsidP="00DA59C1">
            <w:pPr>
              <w:pStyle w:val="TableNormal1"/>
              <w:keepNext w:val="0"/>
              <w:spacing w:before="40"/>
              <w:rPr>
                <w:ins w:id="17300" w:author="Dennis Brandl" w:date="2015-12-06T16:43:00Z"/>
                <w:lang w:val="en-US"/>
              </w:rPr>
            </w:pPr>
            <w:ins w:id="17301" w:author="Dennis Brandl" w:date="2015-12-06T16:43:00Z">
              <w:r w:rsidRPr="00494627">
                <w:rPr>
                  <w:lang w:val="en-US"/>
                </w:rPr>
                <w:t>10-28-</w:t>
              </w:r>
            </w:ins>
            <w:ins w:id="17302" w:author="Dennis Brandl" w:date="2015-12-06T16:44:00Z">
              <w:r>
                <w:rPr>
                  <w:lang w:val="en-US"/>
                </w:rPr>
                <w:t xml:space="preserve"> </w:t>
              </w:r>
            </w:ins>
            <w:ins w:id="17303" w:author="Dennis Brandl" w:date="2015-12-06T16:43:00Z">
              <w:r w:rsidRPr="00494627">
                <w:rPr>
                  <w:lang w:val="en-US"/>
                </w:rPr>
                <w:t>2006 4:30</w:t>
              </w:r>
            </w:ins>
            <w:ins w:id="17304" w:author="Dennis Brandl" w:date="2015-12-06T16:44:00Z">
              <w:r>
                <w:rPr>
                  <w:lang w:val="en-US"/>
                </w:rPr>
                <w:t xml:space="preserve"> </w:t>
              </w:r>
            </w:ins>
            <w:ins w:id="17305" w:author="Dennis Brandl" w:date="2015-12-06T16:43:00Z">
              <w:r w:rsidRPr="00494627">
                <w:rPr>
                  <w:lang w:val="en-US"/>
                </w:rPr>
                <w:t>UTC</w:t>
              </w:r>
            </w:ins>
          </w:p>
        </w:tc>
        <w:tc>
          <w:tcPr>
            <w:tcW w:w="1131" w:type="dxa"/>
          </w:tcPr>
          <w:p w14:paraId="527FD760" w14:textId="77777777" w:rsidR="00494627" w:rsidRPr="001C220C" w:rsidRDefault="00494627" w:rsidP="00DA59C1">
            <w:pPr>
              <w:pStyle w:val="TableNormal1"/>
              <w:keepNext w:val="0"/>
              <w:spacing w:before="40"/>
              <w:rPr>
                <w:ins w:id="17306" w:author="Dennis Brandl" w:date="2015-12-06T16:43:00Z"/>
                <w:lang w:val="en-US"/>
              </w:rPr>
            </w:pPr>
            <w:ins w:id="17307" w:author="Dennis Brandl" w:date="2015-12-06T16:43:00Z">
              <w:r w:rsidRPr="00494627">
                <w:rPr>
                  <w:lang w:val="en-US"/>
                </w:rPr>
                <w:t>11-01-2006 0:01</w:t>
              </w:r>
            </w:ins>
            <w:ins w:id="17308" w:author="Dennis Brandl" w:date="2015-12-06T16:44:00Z">
              <w:r>
                <w:rPr>
                  <w:lang w:val="en-US"/>
                </w:rPr>
                <w:t xml:space="preserve"> </w:t>
              </w:r>
            </w:ins>
            <w:ins w:id="17309" w:author="Dennis Brandl" w:date="2015-12-06T16:43:00Z">
              <w:r w:rsidRPr="00494627">
                <w:rPr>
                  <w:lang w:val="en-US"/>
                </w:rPr>
                <w:t>UTC</w:t>
              </w:r>
            </w:ins>
          </w:p>
        </w:tc>
      </w:tr>
      <w:tr w:rsidR="00494627" w:rsidRPr="001C220C" w14:paraId="1A85F67A" w14:textId="77777777" w:rsidTr="00BA331E">
        <w:trPr>
          <w:cantSplit/>
          <w:trHeight w:val="638"/>
          <w:jc w:val="center"/>
        </w:trPr>
        <w:tc>
          <w:tcPr>
            <w:tcW w:w="1269" w:type="dxa"/>
          </w:tcPr>
          <w:p w14:paraId="136E325C" w14:textId="77777777" w:rsidR="00494627" w:rsidRPr="001C220C" w:rsidRDefault="00494627" w:rsidP="00DA59C1">
            <w:pPr>
              <w:pStyle w:val="TableNormal1"/>
              <w:keepNext w:val="0"/>
              <w:rPr>
                <w:lang w:val="en-US"/>
              </w:rPr>
            </w:pPr>
            <w:r>
              <w:rPr>
                <w:lang w:val="en-US"/>
              </w:rPr>
              <w:t xml:space="preserve">Hierarchy </w:t>
            </w:r>
            <w:r w:rsidR="00E731C0">
              <w:rPr>
                <w:lang w:val="en-US"/>
              </w:rPr>
              <w:t>s</w:t>
            </w:r>
            <w:r>
              <w:rPr>
                <w:lang w:val="en-US"/>
              </w:rPr>
              <w:t>cope</w:t>
            </w:r>
          </w:p>
        </w:tc>
        <w:tc>
          <w:tcPr>
            <w:tcW w:w="2880" w:type="dxa"/>
          </w:tcPr>
          <w:p w14:paraId="058E9DC3" w14:textId="77777777" w:rsidR="00494627" w:rsidRPr="001C220C" w:rsidDel="003B2C18" w:rsidRDefault="00494627" w:rsidP="00DA59C1">
            <w:pPr>
              <w:pStyle w:val="TableNormal1"/>
              <w:keepNext w:val="0"/>
              <w:rPr>
                <w:del w:id="17310" w:author="Charles Gifford" w:date="2016-10-30T07:18:00Z"/>
                <w:lang w:val="en-US"/>
              </w:rPr>
            </w:pPr>
            <w:r w:rsidRPr="001C220C">
              <w:rPr>
                <w:lang w:val="en-US"/>
              </w:rPr>
              <w:t>Identifies where the exchanged information fits within the role based equipment hierarchy.</w:t>
            </w:r>
          </w:p>
          <w:p w14:paraId="4B46E701" w14:textId="77777777" w:rsidR="00494627" w:rsidRPr="001C220C" w:rsidRDefault="00494627" w:rsidP="00DA59C1">
            <w:pPr>
              <w:pStyle w:val="TableNormal1"/>
              <w:keepNext w:val="0"/>
              <w:rPr>
                <w:lang w:val="en-US"/>
              </w:rPr>
            </w:pPr>
          </w:p>
        </w:tc>
        <w:tc>
          <w:tcPr>
            <w:tcW w:w="1336" w:type="dxa"/>
          </w:tcPr>
          <w:p w14:paraId="7A18EECC" w14:textId="77777777" w:rsidR="00494627" w:rsidRPr="001C220C" w:rsidRDefault="00494627" w:rsidP="00DA59C1">
            <w:pPr>
              <w:pStyle w:val="TableNormal1"/>
              <w:keepNext w:val="0"/>
              <w:rPr>
                <w:lang w:val="en-US"/>
              </w:rPr>
            </w:pPr>
            <w:r w:rsidRPr="001C220C">
              <w:rPr>
                <w:lang w:val="en-US"/>
              </w:rPr>
              <w:t>East Wing Manufacturing Line #2</w:t>
            </w:r>
          </w:p>
        </w:tc>
        <w:tc>
          <w:tcPr>
            <w:tcW w:w="1350" w:type="dxa"/>
          </w:tcPr>
          <w:p w14:paraId="298DF55B" w14:textId="77777777" w:rsidR="00494627" w:rsidRPr="001C220C" w:rsidRDefault="00494627" w:rsidP="00DA59C1">
            <w:pPr>
              <w:pStyle w:val="TableNormal1"/>
              <w:keepNext w:val="0"/>
              <w:rPr>
                <w:lang w:val="en-US"/>
              </w:rPr>
            </w:pPr>
            <w:r w:rsidRPr="001C220C">
              <w:rPr>
                <w:lang w:val="en-US"/>
              </w:rPr>
              <w:t>CNC Machine</w:t>
            </w:r>
          </w:p>
          <w:p w14:paraId="460A779B" w14:textId="77777777" w:rsidR="00494627" w:rsidRPr="001C220C" w:rsidRDefault="00494627" w:rsidP="00DA59C1">
            <w:pPr>
              <w:pStyle w:val="TableNormal1"/>
              <w:keepNext w:val="0"/>
              <w:rPr>
                <w:lang w:val="en-US"/>
              </w:rPr>
            </w:pPr>
            <w:r w:rsidRPr="001C220C">
              <w:rPr>
                <w:lang w:val="en-US"/>
              </w:rPr>
              <w:t>Asset ID 13465</w:t>
            </w:r>
          </w:p>
        </w:tc>
        <w:tc>
          <w:tcPr>
            <w:tcW w:w="1080" w:type="dxa"/>
          </w:tcPr>
          <w:p w14:paraId="1A9B3D18" w14:textId="77777777" w:rsidR="00494627" w:rsidRPr="001C220C" w:rsidRDefault="00494627" w:rsidP="00DA59C1">
            <w:pPr>
              <w:pStyle w:val="TableNormal1"/>
              <w:keepNext w:val="0"/>
              <w:rPr>
                <w:lang w:val="en-US"/>
              </w:rPr>
            </w:pPr>
            <w:r w:rsidRPr="001C220C">
              <w:rPr>
                <w:lang w:val="en-US"/>
              </w:rPr>
              <w:t>Test Cell 4</w:t>
            </w:r>
          </w:p>
          <w:p w14:paraId="508375A5" w14:textId="77777777" w:rsidR="00494627" w:rsidRPr="001C220C" w:rsidRDefault="00494627" w:rsidP="00DA59C1">
            <w:pPr>
              <w:pStyle w:val="TableNormal1"/>
              <w:keepNext w:val="0"/>
              <w:rPr>
                <w:lang w:val="en-US"/>
              </w:rPr>
            </w:pPr>
            <w:r w:rsidRPr="001C220C">
              <w:rPr>
                <w:lang w:val="en-US"/>
              </w:rPr>
              <w:t>Receiving</w:t>
            </w:r>
          </w:p>
        </w:tc>
        <w:tc>
          <w:tcPr>
            <w:tcW w:w="1131" w:type="dxa"/>
          </w:tcPr>
          <w:p w14:paraId="5E45100F" w14:textId="77777777" w:rsidR="00494627" w:rsidRPr="001C220C" w:rsidRDefault="00494627" w:rsidP="00DA59C1">
            <w:pPr>
              <w:pStyle w:val="TableNormal1"/>
              <w:keepNext w:val="0"/>
              <w:rPr>
                <w:lang w:val="en-US"/>
              </w:rPr>
            </w:pPr>
            <w:r w:rsidRPr="001C220C">
              <w:rPr>
                <w:lang w:val="en-US"/>
              </w:rPr>
              <w:t>Warehouse B</w:t>
            </w:r>
          </w:p>
        </w:tc>
      </w:tr>
      <w:tr w:rsidR="00494627" w:rsidRPr="001C220C" w14:paraId="4ACA90DD" w14:textId="77777777" w:rsidTr="00DA59C1">
        <w:trPr>
          <w:cantSplit/>
          <w:jc w:val="center"/>
        </w:trPr>
        <w:tc>
          <w:tcPr>
            <w:tcW w:w="1269" w:type="dxa"/>
          </w:tcPr>
          <w:p w14:paraId="5B43A279" w14:textId="77777777" w:rsidR="00494627" w:rsidRDefault="00494627" w:rsidP="00DA59C1">
            <w:pPr>
              <w:pStyle w:val="TableNormal1"/>
              <w:keepNext w:val="0"/>
              <w:rPr>
                <w:lang w:val="en-US"/>
              </w:rPr>
            </w:pPr>
            <w:r>
              <w:rPr>
                <w:lang w:val="en-US"/>
              </w:rPr>
              <w:t xml:space="preserve">Segment </w:t>
            </w:r>
            <w:r w:rsidR="00E731C0">
              <w:rPr>
                <w:lang w:val="en-US"/>
              </w:rPr>
              <w:t>s</w:t>
            </w:r>
            <w:r>
              <w:rPr>
                <w:lang w:val="en-US"/>
              </w:rPr>
              <w:t>tate</w:t>
            </w:r>
          </w:p>
        </w:tc>
        <w:tc>
          <w:tcPr>
            <w:tcW w:w="2880" w:type="dxa"/>
          </w:tcPr>
          <w:p w14:paraId="4CBCE90D" w14:textId="77777777" w:rsidR="00804AB9" w:rsidRDefault="00494627" w:rsidP="00DA59C1">
            <w:pPr>
              <w:pStyle w:val="TableNormal1"/>
              <w:keepNext w:val="0"/>
              <w:rPr>
                <w:ins w:id="17311" w:author="Charles Gifford" w:date="2016-01-16T12:21:00Z"/>
                <w:lang w:val="en-US"/>
              </w:rPr>
            </w:pPr>
            <w:r>
              <w:rPr>
                <w:lang w:val="en-US"/>
              </w:rPr>
              <w:t xml:space="preserve">Indicates the state of the </w:t>
            </w:r>
            <w:r w:rsidR="00E8659E" w:rsidRPr="00E731C0">
              <w:rPr>
                <w:i/>
                <w:lang w:val="en-US"/>
              </w:rPr>
              <w:t>o</w:t>
            </w:r>
            <w:r w:rsidRPr="00E731C0">
              <w:rPr>
                <w:i/>
                <w:lang w:val="en-US"/>
              </w:rPr>
              <w:t xml:space="preserve">perations </w:t>
            </w:r>
            <w:r w:rsidR="00E8659E" w:rsidRPr="00E731C0">
              <w:rPr>
                <w:i/>
                <w:lang w:val="en-US"/>
              </w:rPr>
              <w:t>r</w:t>
            </w:r>
            <w:r w:rsidRPr="00E731C0">
              <w:rPr>
                <w:i/>
                <w:lang w:val="en-US"/>
              </w:rPr>
              <w:t>esponse.</w:t>
            </w:r>
            <w:r>
              <w:rPr>
                <w:lang w:val="en-US"/>
              </w:rPr>
              <w:t xml:space="preserve"> </w:t>
            </w:r>
            <w:ins w:id="17312" w:author="Charles Gifford" w:date="2016-01-10T00:06:00Z">
              <w:r w:rsidR="00E8659E" w:rsidRPr="00E8659E">
                <w:rPr>
                  <w:lang w:val="en-US"/>
                </w:rPr>
                <w:t>Define</w:t>
              </w:r>
              <w:r w:rsidR="00E731C0">
                <w:rPr>
                  <w:lang w:val="en-US"/>
                </w:rPr>
                <w:t xml:space="preserve">d values are: </w:t>
              </w:r>
            </w:ins>
          </w:p>
          <w:p w14:paraId="0645838C" w14:textId="77777777" w:rsidR="00494627" w:rsidRPr="001C220C" w:rsidRDefault="0053614C" w:rsidP="00DA59C1">
            <w:pPr>
              <w:pStyle w:val="TableNormal1"/>
              <w:keepNext w:val="0"/>
              <w:rPr>
                <w:lang w:val="en-US"/>
              </w:rPr>
            </w:pPr>
            <w:ins w:id="17313" w:author="Charles Gifford" w:date="2016-04-11T22:22:00Z">
              <w:r>
                <w:rPr>
                  <w:lang w:val="en-US"/>
                </w:rPr>
                <w:t xml:space="preserve">Waiting, </w:t>
              </w:r>
            </w:ins>
            <w:ins w:id="17314" w:author="Charles Gifford" w:date="2016-01-10T00:06:00Z">
              <w:r>
                <w:rPr>
                  <w:lang w:val="en-US"/>
                </w:rPr>
                <w:t>r</w:t>
              </w:r>
              <w:r w:rsidR="00E731C0">
                <w:rPr>
                  <w:lang w:val="en-US"/>
                </w:rPr>
                <w:t>eady, running, completed, aborted, held, paused, c</w:t>
              </w:r>
              <w:r w:rsidR="00E8659E" w:rsidRPr="00E8659E">
                <w:rPr>
                  <w:lang w:val="en-US"/>
                </w:rPr>
                <w:t xml:space="preserve">losed. </w:t>
              </w:r>
            </w:ins>
            <w:del w:id="17315" w:author="Charles Gifford" w:date="2016-01-10T00:06:00Z">
              <w:r w:rsidR="00494627" w:rsidDel="00E8659E">
                <w:rPr>
                  <w:lang w:val="en-US"/>
                </w:rPr>
                <w:delText>Possible values are “Ready”, “Completed”, “Aborted”, and “Holding”</w:delText>
              </w:r>
            </w:del>
          </w:p>
        </w:tc>
        <w:tc>
          <w:tcPr>
            <w:tcW w:w="1336" w:type="dxa"/>
          </w:tcPr>
          <w:p w14:paraId="33D453F2" w14:textId="77777777" w:rsidR="00494627" w:rsidRPr="001C220C" w:rsidRDefault="00494627" w:rsidP="00DA59C1">
            <w:pPr>
              <w:pStyle w:val="TableNormal1"/>
              <w:keepNext w:val="0"/>
              <w:rPr>
                <w:lang w:val="en-US"/>
              </w:rPr>
            </w:pPr>
            <w:r>
              <w:rPr>
                <w:lang w:val="en-US"/>
              </w:rPr>
              <w:t>Ready</w:t>
            </w:r>
          </w:p>
        </w:tc>
        <w:tc>
          <w:tcPr>
            <w:tcW w:w="1350" w:type="dxa"/>
          </w:tcPr>
          <w:p w14:paraId="73A54CB1" w14:textId="77777777" w:rsidR="00494627" w:rsidRPr="001C220C" w:rsidRDefault="00494627" w:rsidP="00DA59C1">
            <w:pPr>
              <w:pStyle w:val="TableNormal1"/>
              <w:keepNext w:val="0"/>
              <w:rPr>
                <w:lang w:val="en-US"/>
              </w:rPr>
            </w:pPr>
            <w:r>
              <w:rPr>
                <w:lang w:val="en-US"/>
              </w:rPr>
              <w:t>Completed</w:t>
            </w:r>
          </w:p>
        </w:tc>
        <w:tc>
          <w:tcPr>
            <w:tcW w:w="1080" w:type="dxa"/>
          </w:tcPr>
          <w:p w14:paraId="277C2414" w14:textId="77777777" w:rsidR="00494627" w:rsidRPr="001C220C" w:rsidRDefault="00494627" w:rsidP="00DA59C1">
            <w:pPr>
              <w:pStyle w:val="TableNormal1"/>
              <w:keepNext w:val="0"/>
              <w:rPr>
                <w:lang w:val="en-US"/>
              </w:rPr>
            </w:pPr>
            <w:r>
              <w:rPr>
                <w:lang w:val="en-US"/>
              </w:rPr>
              <w:t>H</w:t>
            </w:r>
            <w:ins w:id="17316" w:author="Charles Gifford" w:date="2016-01-10T00:05:00Z">
              <w:r w:rsidR="00E8659E">
                <w:rPr>
                  <w:lang w:val="en-US"/>
                </w:rPr>
                <w:t>eld</w:t>
              </w:r>
            </w:ins>
            <w:del w:id="17317" w:author="Charles Gifford" w:date="2016-01-10T00:05:00Z">
              <w:r w:rsidDel="00E8659E">
                <w:rPr>
                  <w:lang w:val="en-US"/>
                </w:rPr>
                <w:delText>olding</w:delText>
              </w:r>
            </w:del>
          </w:p>
        </w:tc>
        <w:tc>
          <w:tcPr>
            <w:tcW w:w="1131" w:type="dxa"/>
          </w:tcPr>
          <w:p w14:paraId="6080DDD1" w14:textId="77777777" w:rsidR="00494627" w:rsidRPr="001C220C" w:rsidRDefault="00494627" w:rsidP="00DA59C1">
            <w:pPr>
              <w:pStyle w:val="TableNormal1"/>
              <w:keepNext w:val="0"/>
              <w:rPr>
                <w:lang w:val="en-US"/>
              </w:rPr>
            </w:pPr>
            <w:r>
              <w:rPr>
                <w:lang w:val="en-US"/>
              </w:rPr>
              <w:t>Aborted</w:t>
            </w:r>
          </w:p>
        </w:tc>
      </w:tr>
    </w:tbl>
    <w:p w14:paraId="42A33FFF" w14:textId="77777777" w:rsidR="009E6331" w:rsidRPr="001C220C" w:rsidRDefault="009E6331" w:rsidP="008B4A6F">
      <w:pPr>
        <w:rPr>
          <w:lang w:val="en-US"/>
        </w:rPr>
      </w:pPr>
    </w:p>
    <w:p w14:paraId="0BDAEEFC" w14:textId="77777777" w:rsidR="009E6331" w:rsidRPr="001C220C" w:rsidRDefault="004700F9" w:rsidP="003E1075">
      <w:pPr>
        <w:pStyle w:val="Heading3"/>
      </w:pPr>
      <w:bookmarkStart w:id="17318" w:name="_Toc161566472"/>
      <w:bookmarkStart w:id="17319" w:name="_Toc320176985"/>
      <w:r w:rsidRPr="001C220C">
        <w:t xml:space="preserve">Segment </w:t>
      </w:r>
      <w:r w:rsidR="009E6331" w:rsidRPr="001C220C">
        <w:t>data</w:t>
      </w:r>
      <w:bookmarkEnd w:id="17318"/>
      <w:bookmarkEnd w:id="17319"/>
      <w:r w:rsidR="009E6331" w:rsidRPr="001C220C">
        <w:t xml:space="preserve"> </w:t>
      </w:r>
    </w:p>
    <w:p w14:paraId="690EE8C0" w14:textId="77777777" w:rsidR="00AE642B" w:rsidRDefault="00B638E1" w:rsidP="00AE642B">
      <w:pPr>
        <w:pStyle w:val="PARAGRAPH"/>
        <w:rPr>
          <w:lang w:val="en-US"/>
        </w:rPr>
      </w:pPr>
      <w:r w:rsidRPr="001C220C">
        <w:rPr>
          <w:lang w:val="en-US"/>
        </w:rPr>
        <w:t xml:space="preserve">Other information related to the actual </w:t>
      </w:r>
      <w:r w:rsidR="006C7335" w:rsidRPr="001C220C">
        <w:rPr>
          <w:lang w:val="en-US"/>
        </w:rPr>
        <w:t>operations</w:t>
      </w:r>
      <w:r w:rsidRPr="001C220C">
        <w:rPr>
          <w:lang w:val="en-US"/>
        </w:rPr>
        <w:t xml:space="preserve"> made shall be presented as </w:t>
      </w:r>
      <w:r w:rsidR="004700F9" w:rsidRPr="002C3471">
        <w:rPr>
          <w:i/>
          <w:lang w:val="en-US"/>
        </w:rPr>
        <w:t xml:space="preserve">segment </w:t>
      </w:r>
      <w:r w:rsidRPr="002C3471">
        <w:rPr>
          <w:i/>
          <w:lang w:val="en-US"/>
        </w:rPr>
        <w:t>data</w:t>
      </w:r>
      <w:r w:rsidR="008558A5">
        <w:rPr>
          <w:lang w:val="en-US"/>
        </w:rPr>
        <w:t xml:space="preserve">. </w:t>
      </w:r>
    </w:p>
    <w:p w14:paraId="7C03F838" w14:textId="77777777" w:rsidR="00B638E1" w:rsidRPr="001C220C" w:rsidRDefault="00AE642B" w:rsidP="00AE642B">
      <w:pPr>
        <w:pStyle w:val="PARAGRAPH"/>
        <w:rPr>
          <w:lang w:val="en-US"/>
        </w:rPr>
      </w:pPr>
      <w:r w:rsidRPr="002C3471">
        <w:rPr>
          <w:i/>
          <w:lang w:val="en-US"/>
        </w:rPr>
        <w:t>Segment data</w:t>
      </w:r>
      <w:r>
        <w:rPr>
          <w:lang w:val="en-US"/>
        </w:rPr>
        <w:t xml:space="preserve"> may contain nested </w:t>
      </w:r>
      <w:r w:rsidRPr="002C3471">
        <w:rPr>
          <w:i/>
          <w:lang w:val="en-US"/>
        </w:rPr>
        <w:t>segment data</w:t>
      </w:r>
      <w:r>
        <w:rPr>
          <w:lang w:val="en-US"/>
        </w:rPr>
        <w:t>.</w:t>
      </w:r>
    </w:p>
    <w:p w14:paraId="3F5680D1" w14:textId="7DDF7989" w:rsidR="00E570D5" w:rsidRPr="001C220C" w:rsidRDefault="006A1BED" w:rsidP="00E570D5">
      <w:pPr>
        <w:pStyle w:val="PARAGRAPH"/>
        <w:rPr>
          <w:ins w:id="17320" w:author="Charles Gifford" w:date="2016-04-20T15:41:00Z"/>
          <w:lang w:val="en-US"/>
        </w:rPr>
      </w:pPr>
      <w:r>
        <w:rPr>
          <w:lang w:val="en-US"/>
        </w:rPr>
        <w:fldChar w:fldCharType="begin"/>
      </w:r>
      <w:r>
        <w:rPr>
          <w:lang w:val="en-US"/>
        </w:rPr>
        <w:instrText xml:space="preserve"> REF _Ref477977375 \h </w:instrText>
      </w:r>
      <w:r>
        <w:rPr>
          <w:lang w:val="en-US"/>
        </w:rPr>
      </w:r>
      <w:r>
        <w:rPr>
          <w:lang w:val="en-US"/>
        </w:rPr>
        <w:fldChar w:fldCharType="separate"/>
      </w:r>
      <w:r>
        <w:t xml:space="preserve">Table </w:t>
      </w:r>
      <w:r>
        <w:rPr>
          <w:noProof/>
        </w:rPr>
        <w:t>196</w:t>
      </w:r>
      <w:r>
        <w:rPr>
          <w:lang w:val="en-US"/>
        </w:rPr>
        <w:fldChar w:fldCharType="end"/>
      </w:r>
      <w:r w:rsidR="00DA59C1">
        <w:rPr>
          <w:lang w:val="en-US"/>
        </w:rPr>
        <w:t xml:space="preserve"> </w:t>
      </w:r>
      <w:r w:rsidR="009E6331" w:rsidRPr="001C220C">
        <w:rPr>
          <w:lang w:val="en-US"/>
        </w:rPr>
        <w:t xml:space="preserve">defines the </w:t>
      </w:r>
      <w:r w:rsidR="00E570D5">
        <w:rPr>
          <w:lang w:val="en-US"/>
        </w:rPr>
        <w:t>relationship</w:t>
      </w:r>
      <w:r w:rsidR="00DB4DDC">
        <w:rPr>
          <w:lang w:val="en-US"/>
        </w:rPr>
        <w:t xml:space="preserve"> role</w:t>
      </w:r>
      <w:r w:rsidR="00E570D5">
        <w:rPr>
          <w:lang w:val="en-US"/>
        </w:rPr>
        <w:t>s</w:t>
      </w:r>
      <w:r w:rsidR="009E6331" w:rsidRPr="001C220C">
        <w:rPr>
          <w:lang w:val="en-US"/>
        </w:rPr>
        <w:t xml:space="preserve"> for </w:t>
      </w:r>
      <w:r w:rsidR="003B2C18">
        <w:rPr>
          <w:lang w:val="en-US"/>
        </w:rPr>
        <w:t xml:space="preserve">the </w:t>
      </w:r>
      <w:r w:rsidR="004700F9" w:rsidRPr="001C220C">
        <w:rPr>
          <w:i/>
          <w:lang w:val="en-US"/>
        </w:rPr>
        <w:t xml:space="preserve">segment </w:t>
      </w:r>
      <w:r w:rsidR="009E6331" w:rsidRPr="001C220C">
        <w:rPr>
          <w:i/>
          <w:lang w:val="en-US"/>
        </w:rPr>
        <w:t>data</w:t>
      </w:r>
      <w:r w:rsidR="009E6331" w:rsidRPr="001C220C">
        <w:rPr>
          <w:lang w:val="en-US"/>
        </w:rPr>
        <w:t xml:space="preserve">. </w:t>
      </w:r>
      <w:ins w:id="17321" w:author="Charles Gifford" w:date="2017-03-22T20:21:00Z">
        <w:r>
          <w:rPr>
            <w:lang w:val="en-US"/>
          </w:rPr>
          <w:fldChar w:fldCharType="begin"/>
        </w:r>
        <w:r>
          <w:rPr>
            <w:lang w:val="en-US"/>
          </w:rPr>
          <w:instrText xml:space="preserve"> REF _Ref161736297 \h </w:instrText>
        </w:r>
      </w:ins>
      <w:r>
        <w:rPr>
          <w:lang w:val="en-US"/>
        </w:rPr>
      </w:r>
      <w:r>
        <w:rPr>
          <w:lang w:val="en-US"/>
        </w:rPr>
        <w:fldChar w:fldCharType="separate"/>
      </w:r>
      <w:ins w:id="17322" w:author="Charles Gifford" w:date="2017-03-22T20:21:00Z">
        <w:r w:rsidRPr="001C220C">
          <w:rPr>
            <w:lang w:val="en-US"/>
          </w:rPr>
          <w:t xml:space="preserve">Table </w:t>
        </w:r>
        <w:r>
          <w:rPr>
            <w:noProof/>
            <w:lang w:val="en-US"/>
          </w:rPr>
          <w:t>197</w:t>
        </w:r>
        <w:r>
          <w:rPr>
            <w:lang w:val="en-US"/>
          </w:rPr>
          <w:fldChar w:fldCharType="end"/>
        </w:r>
        <w:r>
          <w:rPr>
            <w:lang w:val="en-US"/>
          </w:rPr>
          <w:t xml:space="preserve"> </w:t>
        </w:r>
      </w:ins>
      <w:ins w:id="17323" w:author="Charles Gifford" w:date="2016-04-20T15:41:00Z">
        <w:r w:rsidR="00E570D5" w:rsidRPr="001C220C">
          <w:rPr>
            <w:lang w:val="en-US"/>
          </w:rPr>
          <w:t xml:space="preserve">defines the attributes for </w:t>
        </w:r>
      </w:ins>
      <w:ins w:id="17324" w:author="Charles Gifford" w:date="2016-10-30T07:18:00Z">
        <w:r w:rsidR="003B2C18">
          <w:rPr>
            <w:lang w:val="en-US"/>
          </w:rPr>
          <w:t xml:space="preserve">the </w:t>
        </w:r>
      </w:ins>
      <w:ins w:id="17325" w:author="Charles Gifford" w:date="2016-04-20T15:41:00Z">
        <w:r w:rsidR="00E570D5" w:rsidRPr="001C220C">
          <w:rPr>
            <w:i/>
            <w:lang w:val="en-US"/>
          </w:rPr>
          <w:t>segment data</w:t>
        </w:r>
        <w:r w:rsidR="00E570D5" w:rsidRPr="001C220C">
          <w:rPr>
            <w:lang w:val="en-US"/>
          </w:rPr>
          <w:t xml:space="preserve">. </w:t>
        </w:r>
      </w:ins>
    </w:p>
    <w:p w14:paraId="7498B128" w14:textId="201641FD" w:rsidR="00E570D5" w:rsidRDefault="006A1BED" w:rsidP="00881CA4">
      <w:pPr>
        <w:pStyle w:val="TABLE-title"/>
        <w:rPr>
          <w:ins w:id="17326" w:author="Charles Gifford" w:date="2017-03-20T15:04:00Z"/>
          <w:lang w:val="en-US"/>
        </w:rPr>
      </w:pPr>
      <w:bookmarkStart w:id="17327" w:name="_Ref477977375"/>
      <w:bookmarkStart w:id="17328" w:name="_Toc478492496"/>
      <w:ins w:id="17329" w:author="Charles Gifford" w:date="2017-03-22T20:19:00Z">
        <w:r>
          <w:t xml:space="preserve">Table </w:t>
        </w:r>
        <w:r>
          <w:fldChar w:fldCharType="begin"/>
        </w:r>
        <w:r>
          <w:instrText xml:space="preserve"> SEQ Table \* ARABIC </w:instrText>
        </w:r>
      </w:ins>
      <w:r>
        <w:fldChar w:fldCharType="separate"/>
      </w:r>
      <w:ins w:id="17330" w:author="Charles Gifford" w:date="2017-03-22T20:19:00Z">
        <w:r>
          <w:rPr>
            <w:noProof/>
          </w:rPr>
          <w:t>196</w:t>
        </w:r>
        <w:r>
          <w:fldChar w:fldCharType="end"/>
        </w:r>
      </w:ins>
      <w:bookmarkEnd w:id="17327"/>
      <w:ins w:id="17331" w:author="Charles Gifford" w:date="2016-04-20T15:41:00Z">
        <w:r w:rsidR="00E570D5" w:rsidRPr="001C220C">
          <w:rPr>
            <w:noProof/>
            <w:lang w:val="en-US"/>
          </w:rPr>
          <w:t xml:space="preserve"> </w:t>
        </w:r>
        <w:r w:rsidR="00E570D5">
          <w:rPr>
            <w:lang w:val="en-US"/>
          </w:rPr>
          <w:t>–</w:t>
        </w:r>
        <w:r w:rsidR="00E570D5" w:rsidRPr="001C220C">
          <w:rPr>
            <w:noProof/>
            <w:lang w:val="en-US"/>
          </w:rPr>
          <w:t xml:space="preserve"> </w:t>
        </w:r>
        <w:r w:rsidR="00E570D5">
          <w:rPr>
            <w:lang w:val="en-US"/>
          </w:rPr>
          <w:t>S</w:t>
        </w:r>
        <w:r w:rsidR="00E570D5" w:rsidRPr="001C220C">
          <w:rPr>
            <w:noProof/>
            <w:lang w:val="en-US"/>
          </w:rPr>
          <w:t>egment data</w:t>
        </w:r>
        <w:r w:rsidR="00E570D5" w:rsidRPr="00AC2193">
          <w:rPr>
            <w:lang w:val="en-US"/>
          </w:rPr>
          <w:t xml:space="preserve"> </w:t>
        </w:r>
        <w:r w:rsidR="00E570D5">
          <w:rPr>
            <w:lang w:val="en-US"/>
          </w:rPr>
          <w:t>relationship</w:t>
        </w:r>
        <w:r w:rsidR="00DB4DDC">
          <w:rPr>
            <w:lang w:val="en-US"/>
          </w:rPr>
          <w:t xml:space="preserve"> role</w:t>
        </w:r>
      </w:ins>
      <w:ins w:id="17332" w:author="Charles Gifford" w:date="2017-03-20T15:04:00Z">
        <w:r w:rsidR="00DB4DDC">
          <w:rPr>
            <w:lang w:val="en-US"/>
          </w:rPr>
          <w:t>s</w:t>
        </w:r>
        <w:bookmarkEnd w:id="17328"/>
        <w:r w:rsidR="00DB4DDC">
          <w:rPr>
            <w:lang w:val="en-US"/>
          </w:rPr>
          <w:t xml:space="preserve"> </w:t>
        </w:r>
      </w:ins>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170"/>
        <w:gridCol w:w="3690"/>
      </w:tblGrid>
      <w:tr w:rsidR="00DB4DDC" w:rsidRPr="009432BC" w14:paraId="725383A1" w14:textId="77777777" w:rsidTr="0020423E">
        <w:trPr>
          <w:trHeight w:val="197"/>
          <w:tblHeader/>
          <w:ins w:id="17333" w:author="Charles Gifford" w:date="2017-03-20T15:04:00Z"/>
        </w:trPr>
        <w:tc>
          <w:tcPr>
            <w:tcW w:w="2155" w:type="dxa"/>
            <w:shd w:val="clear" w:color="auto" w:fill="auto"/>
          </w:tcPr>
          <w:p w14:paraId="326F2D89" w14:textId="77777777" w:rsidR="00DB4DDC" w:rsidRPr="009432BC" w:rsidRDefault="00DB4DDC" w:rsidP="0020423E">
            <w:pPr>
              <w:pStyle w:val="TABLE-col-heading"/>
              <w:rPr>
                <w:ins w:id="17334" w:author="Charles Gifford" w:date="2017-03-20T15:04:00Z"/>
              </w:rPr>
            </w:pPr>
            <w:ins w:id="17335" w:author="Charles Gifford" w:date="2017-03-20T15:04:00Z">
              <w:r w:rsidRPr="009432BC">
                <w:t>Related Object</w:t>
              </w:r>
            </w:ins>
          </w:p>
        </w:tc>
        <w:tc>
          <w:tcPr>
            <w:tcW w:w="2070" w:type="dxa"/>
            <w:shd w:val="clear" w:color="auto" w:fill="auto"/>
          </w:tcPr>
          <w:p w14:paraId="6E32BBCE" w14:textId="77777777" w:rsidR="00DB4DDC" w:rsidRPr="009432BC" w:rsidRDefault="00DB4DDC" w:rsidP="0020423E">
            <w:pPr>
              <w:pStyle w:val="TABLE-col-heading"/>
              <w:rPr>
                <w:ins w:id="17336" w:author="Charles Gifford" w:date="2017-03-20T15:04:00Z"/>
              </w:rPr>
            </w:pPr>
            <w:ins w:id="17337" w:author="Charles Gifford" w:date="2017-03-20T15:04:00Z">
              <w:r w:rsidRPr="009432BC">
                <w:t>Role</w:t>
              </w:r>
            </w:ins>
          </w:p>
        </w:tc>
        <w:tc>
          <w:tcPr>
            <w:tcW w:w="1170" w:type="dxa"/>
            <w:shd w:val="clear" w:color="auto" w:fill="auto"/>
          </w:tcPr>
          <w:p w14:paraId="2B5BC247" w14:textId="77777777" w:rsidR="00DB4DDC" w:rsidRPr="009432BC" w:rsidRDefault="00DB4DDC" w:rsidP="0020423E">
            <w:pPr>
              <w:pStyle w:val="TABLE-col-heading"/>
              <w:rPr>
                <w:ins w:id="17338" w:author="Charles Gifford" w:date="2017-03-20T15:04:00Z"/>
              </w:rPr>
            </w:pPr>
            <w:ins w:id="17339" w:author="Charles Gifford" w:date="2017-03-20T15:04:00Z">
              <w:r w:rsidRPr="009432BC">
                <w:t>Multiplicity</w:t>
              </w:r>
            </w:ins>
          </w:p>
        </w:tc>
        <w:tc>
          <w:tcPr>
            <w:tcW w:w="3690" w:type="dxa"/>
            <w:shd w:val="clear" w:color="auto" w:fill="auto"/>
          </w:tcPr>
          <w:p w14:paraId="7A38DBC1" w14:textId="77777777" w:rsidR="00DB4DDC" w:rsidRPr="009432BC" w:rsidRDefault="00DB4DDC" w:rsidP="0020423E">
            <w:pPr>
              <w:pStyle w:val="TABLE-col-heading"/>
              <w:rPr>
                <w:ins w:id="17340" w:author="Charles Gifford" w:date="2017-03-20T15:04:00Z"/>
              </w:rPr>
            </w:pPr>
            <w:ins w:id="17341" w:author="Charles Gifford" w:date="2017-03-20T15:04:00Z">
              <w:r w:rsidRPr="009432BC">
                <w:t>Description</w:t>
              </w:r>
            </w:ins>
          </w:p>
        </w:tc>
      </w:tr>
      <w:tr w:rsidR="00DB4DDC" w:rsidRPr="009432BC" w14:paraId="5A279C8C" w14:textId="77777777" w:rsidTr="00DB4DDC">
        <w:trPr>
          <w:trHeight w:val="332"/>
          <w:ins w:id="17342" w:author="Charles Gifford" w:date="2017-03-20T15:04:00Z"/>
        </w:trPr>
        <w:tc>
          <w:tcPr>
            <w:tcW w:w="2155" w:type="dxa"/>
          </w:tcPr>
          <w:p w14:paraId="08EDB5E5" w14:textId="28A7B7DE" w:rsidR="00DB4DDC" w:rsidRDefault="00DB4DDC" w:rsidP="00DB4DDC">
            <w:pPr>
              <w:pStyle w:val="TABLE-cell"/>
              <w:rPr>
                <w:ins w:id="17343" w:author="Charles Gifford" w:date="2017-03-20T15:04:00Z"/>
                <w:szCs w:val="20"/>
                <w:lang w:val="en-US"/>
              </w:rPr>
            </w:pPr>
            <w:ins w:id="17344" w:author="Charles Gifford" w:date="2017-03-20T15:05:00Z">
              <w:r>
                <w:rPr>
                  <w:szCs w:val="20"/>
                  <w:lang w:val="en-US"/>
                </w:rPr>
                <w:t>Segment response</w:t>
              </w:r>
            </w:ins>
          </w:p>
        </w:tc>
        <w:tc>
          <w:tcPr>
            <w:tcW w:w="2070" w:type="dxa"/>
          </w:tcPr>
          <w:p w14:paraId="2267D627" w14:textId="17C27D3E" w:rsidR="00DB4DDC" w:rsidRDefault="00DB4DDC" w:rsidP="00DB4DDC">
            <w:pPr>
              <w:pStyle w:val="TABLE-cell"/>
              <w:rPr>
                <w:ins w:id="17345" w:author="Charles Gifford" w:date="2017-03-20T15:04:00Z"/>
                <w:szCs w:val="20"/>
                <w:lang w:val="en-US"/>
              </w:rPr>
            </w:pPr>
            <w:ins w:id="17346" w:author="Charles Gifford" w:date="2017-03-20T15:05:00Z">
              <w:r>
                <w:rPr>
                  <w:szCs w:val="20"/>
                  <w:lang w:val="en-US"/>
                </w:rPr>
                <w:t>Segment response</w:t>
              </w:r>
            </w:ins>
          </w:p>
        </w:tc>
        <w:tc>
          <w:tcPr>
            <w:tcW w:w="1170" w:type="dxa"/>
          </w:tcPr>
          <w:p w14:paraId="048F6658" w14:textId="39E01876" w:rsidR="00DB4DDC" w:rsidRDefault="00DB4DDC" w:rsidP="00DB4DDC">
            <w:pPr>
              <w:pStyle w:val="TABLE-cell"/>
              <w:rPr>
                <w:ins w:id="17347" w:author="Charles Gifford" w:date="2017-03-20T15:04:00Z"/>
                <w:szCs w:val="20"/>
                <w:lang w:val="en-US"/>
              </w:rPr>
            </w:pPr>
            <w:ins w:id="17348" w:author="Charles Gifford" w:date="2017-03-20T15:05:00Z">
              <w:r>
                <w:rPr>
                  <w:szCs w:val="20"/>
                  <w:lang w:val="en-US"/>
                </w:rPr>
                <w:t>1</w:t>
              </w:r>
            </w:ins>
          </w:p>
        </w:tc>
        <w:tc>
          <w:tcPr>
            <w:tcW w:w="3690" w:type="dxa"/>
          </w:tcPr>
          <w:p w14:paraId="0C55FF16" w14:textId="2BF9E2D1" w:rsidR="00DB4DDC" w:rsidRPr="00BE0F67" w:rsidRDefault="00DB4DDC" w:rsidP="00DB4DDC">
            <w:pPr>
              <w:pStyle w:val="TABLE-cell"/>
              <w:rPr>
                <w:ins w:id="17349" w:author="Charles Gifford" w:date="2017-03-20T15:04:00Z"/>
                <w:lang w:val="en-US"/>
              </w:rPr>
            </w:pPr>
            <w:ins w:id="17350" w:author="Charles Gifford" w:date="2017-03-20T15:05:00Z">
              <w:r>
                <w:rPr>
                  <w:lang w:val="en-US"/>
                </w:rPr>
                <w:t xml:space="preserve">The </w:t>
              </w:r>
              <w:r w:rsidRPr="002F42AC">
                <w:rPr>
                  <w:i/>
                  <w:lang w:val="en-US"/>
                </w:rPr>
                <w:t>segment</w:t>
              </w:r>
              <w:r>
                <w:rPr>
                  <w:i/>
                  <w:lang w:val="en-US"/>
                </w:rPr>
                <w:t xml:space="preserve"> response</w:t>
              </w:r>
              <w:r>
                <w:rPr>
                  <w:lang w:val="en-US"/>
                </w:rPr>
                <w:t xml:space="preserve"> defined in part by this </w:t>
              </w:r>
              <w:r>
                <w:rPr>
                  <w:i/>
                  <w:lang w:val="en-US"/>
                </w:rPr>
                <w:t>segment data.</w:t>
              </w:r>
            </w:ins>
          </w:p>
        </w:tc>
      </w:tr>
      <w:tr w:rsidR="00DB4DDC" w:rsidRPr="009432BC" w14:paraId="3AA419D6" w14:textId="77777777" w:rsidTr="00DB4DDC">
        <w:trPr>
          <w:trHeight w:val="458"/>
          <w:ins w:id="17351" w:author="Charles Gifford" w:date="2017-03-20T15:04:00Z"/>
        </w:trPr>
        <w:tc>
          <w:tcPr>
            <w:tcW w:w="2155" w:type="dxa"/>
          </w:tcPr>
          <w:p w14:paraId="3CAD917C" w14:textId="4FD8F3E6" w:rsidR="00DB4DDC" w:rsidRDefault="00DB4DDC" w:rsidP="00DB4DDC">
            <w:pPr>
              <w:pStyle w:val="TABLE-cell"/>
              <w:rPr>
                <w:ins w:id="17352" w:author="Charles Gifford" w:date="2017-03-20T15:04:00Z"/>
                <w:szCs w:val="20"/>
                <w:lang w:val="en-US"/>
              </w:rPr>
            </w:pPr>
            <w:ins w:id="17353" w:author="Charles Gifford" w:date="2017-03-20T15:05:00Z">
              <w:r>
                <w:rPr>
                  <w:szCs w:val="20"/>
                  <w:lang w:val="en-US"/>
                </w:rPr>
                <w:t>Segment data</w:t>
              </w:r>
            </w:ins>
          </w:p>
        </w:tc>
        <w:tc>
          <w:tcPr>
            <w:tcW w:w="2070" w:type="dxa"/>
          </w:tcPr>
          <w:p w14:paraId="69B307BA" w14:textId="2C22F5FF" w:rsidR="00DB4DDC" w:rsidRDefault="00DB4DDC" w:rsidP="00DB4DDC">
            <w:pPr>
              <w:pStyle w:val="TABLE-cell"/>
              <w:rPr>
                <w:ins w:id="17354" w:author="Charles Gifford" w:date="2017-03-20T15:04:00Z"/>
                <w:szCs w:val="20"/>
                <w:lang w:val="en-US"/>
              </w:rPr>
            </w:pPr>
            <w:ins w:id="17355" w:author="Charles Gifford" w:date="2017-03-20T15:05:00Z">
              <w:r>
                <w:rPr>
                  <w:szCs w:val="20"/>
                  <w:lang w:val="en-US"/>
                </w:rPr>
                <w:t>Segment data child</w:t>
              </w:r>
            </w:ins>
          </w:p>
        </w:tc>
        <w:tc>
          <w:tcPr>
            <w:tcW w:w="1170" w:type="dxa"/>
          </w:tcPr>
          <w:p w14:paraId="143C67EE" w14:textId="50D85894" w:rsidR="00DB4DDC" w:rsidRDefault="00DB4DDC" w:rsidP="00DB4DDC">
            <w:pPr>
              <w:pStyle w:val="TABLE-cell"/>
              <w:rPr>
                <w:ins w:id="17356" w:author="Charles Gifford" w:date="2017-03-20T15:04:00Z"/>
                <w:szCs w:val="20"/>
                <w:lang w:val="en-US"/>
              </w:rPr>
            </w:pPr>
            <w:ins w:id="17357" w:author="Charles Gifford" w:date="2017-03-20T15:05:00Z">
              <w:r>
                <w:rPr>
                  <w:szCs w:val="20"/>
                  <w:lang w:val="en-US"/>
                </w:rPr>
                <w:t>0..*</w:t>
              </w:r>
            </w:ins>
          </w:p>
        </w:tc>
        <w:tc>
          <w:tcPr>
            <w:tcW w:w="3690" w:type="dxa"/>
          </w:tcPr>
          <w:p w14:paraId="7D5ED87C" w14:textId="43A89DA5" w:rsidR="00DB4DDC" w:rsidRPr="00BE0F67" w:rsidRDefault="00DB4DDC" w:rsidP="00DB4DDC">
            <w:pPr>
              <w:pStyle w:val="TABLE-cell"/>
              <w:rPr>
                <w:ins w:id="17358" w:author="Charles Gifford" w:date="2017-03-20T15:04:00Z"/>
                <w:lang w:val="en-US"/>
              </w:rPr>
            </w:pPr>
            <w:ins w:id="17359" w:author="Charles Gifford" w:date="2017-03-20T15:05:00Z">
              <w:r w:rsidRPr="00E51F1F">
                <w:rPr>
                  <w:lang w:val="en-US"/>
                </w:rPr>
                <w:t xml:space="preserve">The </w:t>
              </w:r>
              <w:r>
                <w:rPr>
                  <w:i/>
                  <w:lang w:val="en-US"/>
                </w:rPr>
                <w:t>segment data(s)</w:t>
              </w:r>
              <w:r>
                <w:rPr>
                  <w:lang w:val="en-US"/>
                </w:rPr>
                <w:t xml:space="preserve"> that is part of this</w:t>
              </w:r>
              <w:r>
                <w:t xml:space="preserve"> </w:t>
              </w:r>
              <w:r>
                <w:rPr>
                  <w:i/>
                  <w:lang w:val="en-US"/>
                </w:rPr>
                <w:t xml:space="preserve">segment data </w:t>
              </w:r>
              <w:r w:rsidRPr="00E51F1F">
                <w:rPr>
                  <w:lang w:val="en-US"/>
                </w:rPr>
                <w:t>as the whole</w:t>
              </w:r>
              <w:r>
                <w:rPr>
                  <w:lang w:val="en-US"/>
                </w:rPr>
                <w:t>.</w:t>
              </w:r>
            </w:ins>
          </w:p>
        </w:tc>
      </w:tr>
    </w:tbl>
    <w:p w14:paraId="4AF5BC44" w14:textId="74DFFC3C" w:rsidR="009E6331" w:rsidRPr="001C220C" w:rsidRDefault="009E6331" w:rsidP="00DE6B19">
      <w:pPr>
        <w:pStyle w:val="TABLE-title"/>
        <w:rPr>
          <w:noProof/>
          <w:lang w:val="en-US"/>
        </w:rPr>
      </w:pPr>
      <w:bookmarkStart w:id="17360" w:name="_Ref161736297"/>
      <w:bookmarkStart w:id="17361" w:name="_Toc161631664"/>
      <w:bookmarkStart w:id="17362" w:name="_Toc266864193"/>
      <w:bookmarkStart w:id="17363" w:name="_Toc306621081"/>
      <w:bookmarkStart w:id="17364" w:name="_Toc320178477"/>
      <w:bookmarkStart w:id="17365" w:name="_Toc478492497"/>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6A1BED">
        <w:rPr>
          <w:noProof/>
          <w:lang w:val="en-US"/>
        </w:rPr>
        <w:t>197</w:t>
      </w:r>
      <w:r w:rsidR="00FD29D6">
        <w:rPr>
          <w:lang w:val="en-US"/>
        </w:rPr>
        <w:fldChar w:fldCharType="end"/>
      </w:r>
      <w:bookmarkEnd w:id="17360"/>
      <w:r w:rsidRPr="001C220C">
        <w:rPr>
          <w:noProof/>
          <w:lang w:val="en-US"/>
        </w:rPr>
        <w:t xml:space="preserve"> </w:t>
      </w:r>
      <w:r w:rsidR="00DE6B19">
        <w:rPr>
          <w:lang w:val="en-US"/>
        </w:rPr>
        <w:t>–</w:t>
      </w:r>
      <w:r w:rsidRPr="001C220C">
        <w:rPr>
          <w:noProof/>
          <w:lang w:val="en-US"/>
        </w:rPr>
        <w:t xml:space="preserve"> </w:t>
      </w:r>
      <w:r w:rsidR="00D02368">
        <w:rPr>
          <w:lang w:val="en-US"/>
        </w:rPr>
        <w:t>S</w:t>
      </w:r>
      <w:r w:rsidR="004700F9" w:rsidRPr="001C220C">
        <w:rPr>
          <w:noProof/>
          <w:lang w:val="en-US"/>
        </w:rPr>
        <w:t xml:space="preserve">egment </w:t>
      </w:r>
      <w:r w:rsidRPr="001C220C">
        <w:rPr>
          <w:noProof/>
          <w:lang w:val="en-US"/>
        </w:rPr>
        <w:t>data</w:t>
      </w:r>
      <w:bookmarkEnd w:id="17361"/>
      <w:bookmarkEnd w:id="17362"/>
      <w:bookmarkEnd w:id="17363"/>
      <w:bookmarkEnd w:id="17364"/>
      <w:r w:rsidR="00D02368" w:rsidRPr="00AC2193">
        <w:rPr>
          <w:lang w:val="en-US"/>
        </w:rPr>
        <w:t xml:space="preserve"> </w:t>
      </w:r>
      <w:r w:rsidR="00D02368">
        <w:rPr>
          <w:lang w:val="en-US"/>
        </w:rPr>
        <w:t>attributes</w:t>
      </w:r>
      <w:bookmarkEnd w:id="17365"/>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776"/>
        <w:gridCol w:w="1544"/>
        <w:gridCol w:w="1297"/>
        <w:gridCol w:w="1029"/>
        <w:gridCol w:w="1131"/>
      </w:tblGrid>
      <w:tr w:rsidR="009E6331" w:rsidRPr="001C220C" w14:paraId="47A01F9E" w14:textId="77777777" w:rsidTr="0083085A">
        <w:trPr>
          <w:tblHeader/>
          <w:jc w:val="center"/>
        </w:trPr>
        <w:tc>
          <w:tcPr>
            <w:tcW w:w="1269" w:type="dxa"/>
          </w:tcPr>
          <w:p w14:paraId="5044509F" w14:textId="77777777" w:rsidR="009E6331" w:rsidRPr="001C220C" w:rsidRDefault="009E6331" w:rsidP="00DA59C1">
            <w:pPr>
              <w:pStyle w:val="NormalTableHeader"/>
              <w:keepNext w:val="0"/>
              <w:spacing w:before="40"/>
              <w:rPr>
                <w:lang w:val="en-US"/>
              </w:rPr>
            </w:pPr>
            <w:r w:rsidRPr="001C220C">
              <w:rPr>
                <w:lang w:val="en-US"/>
              </w:rPr>
              <w:t xml:space="preserve">Attribute </w:t>
            </w:r>
            <w:r w:rsidR="0001772B">
              <w:rPr>
                <w:lang w:val="en-US"/>
              </w:rPr>
              <w:t>n</w:t>
            </w:r>
            <w:r w:rsidRPr="001C220C">
              <w:rPr>
                <w:lang w:val="en-US"/>
              </w:rPr>
              <w:t>ame</w:t>
            </w:r>
          </w:p>
        </w:tc>
        <w:tc>
          <w:tcPr>
            <w:tcW w:w="2776" w:type="dxa"/>
          </w:tcPr>
          <w:p w14:paraId="67D5CE62" w14:textId="77777777" w:rsidR="009E6331" w:rsidRPr="001C220C" w:rsidRDefault="009E6331" w:rsidP="00DA59C1">
            <w:pPr>
              <w:pStyle w:val="NormalTableHeader"/>
              <w:keepNext w:val="0"/>
              <w:spacing w:before="40"/>
              <w:rPr>
                <w:lang w:val="en-US"/>
              </w:rPr>
            </w:pPr>
            <w:r w:rsidRPr="001C220C">
              <w:rPr>
                <w:lang w:val="en-US"/>
              </w:rPr>
              <w:t>Description</w:t>
            </w:r>
          </w:p>
        </w:tc>
        <w:tc>
          <w:tcPr>
            <w:tcW w:w="1544" w:type="dxa"/>
          </w:tcPr>
          <w:p w14:paraId="105B71A7" w14:textId="77777777" w:rsidR="009E6331" w:rsidRPr="001C220C" w:rsidRDefault="00AE4770" w:rsidP="00DA59C1">
            <w:pPr>
              <w:pStyle w:val="NormalTableHeader"/>
              <w:keepNext w:val="0"/>
              <w:spacing w:before="40"/>
              <w:rPr>
                <w:lang w:val="en-US"/>
              </w:rPr>
            </w:pPr>
            <w:r>
              <w:rPr>
                <w:lang w:val="en-US"/>
              </w:rPr>
              <w:t>Production example</w:t>
            </w:r>
            <w:r w:rsidR="009E6331" w:rsidRPr="001C220C">
              <w:rPr>
                <w:lang w:val="en-US"/>
              </w:rPr>
              <w:t>s</w:t>
            </w:r>
          </w:p>
        </w:tc>
        <w:tc>
          <w:tcPr>
            <w:tcW w:w="1297" w:type="dxa"/>
          </w:tcPr>
          <w:p w14:paraId="1F23C44C" w14:textId="77777777" w:rsidR="009E6331" w:rsidRPr="001C220C" w:rsidRDefault="00AE4770" w:rsidP="00DA59C1">
            <w:pPr>
              <w:pStyle w:val="NormalTableHeader"/>
              <w:keepNext w:val="0"/>
              <w:spacing w:before="40"/>
              <w:rPr>
                <w:lang w:val="en-US"/>
              </w:rPr>
            </w:pPr>
            <w:r>
              <w:rPr>
                <w:lang w:val="en-US"/>
              </w:rPr>
              <w:t>Maintenance example</w:t>
            </w:r>
            <w:r w:rsidR="009E6331" w:rsidRPr="001C220C">
              <w:rPr>
                <w:lang w:val="en-US"/>
              </w:rPr>
              <w:t>s</w:t>
            </w:r>
          </w:p>
        </w:tc>
        <w:tc>
          <w:tcPr>
            <w:tcW w:w="1029" w:type="dxa"/>
          </w:tcPr>
          <w:p w14:paraId="3A2E6D07" w14:textId="77777777" w:rsidR="009E6331" w:rsidRPr="001C220C" w:rsidRDefault="00AE4770" w:rsidP="00DA59C1">
            <w:pPr>
              <w:pStyle w:val="NormalTableHeader"/>
              <w:keepNext w:val="0"/>
              <w:spacing w:before="40"/>
              <w:rPr>
                <w:lang w:val="en-US"/>
              </w:rPr>
            </w:pPr>
            <w:r>
              <w:rPr>
                <w:lang w:val="en-US"/>
              </w:rPr>
              <w:t>Quality example</w:t>
            </w:r>
            <w:r w:rsidR="009E6331" w:rsidRPr="001C220C">
              <w:rPr>
                <w:lang w:val="en-US"/>
              </w:rPr>
              <w:t>s</w:t>
            </w:r>
          </w:p>
        </w:tc>
        <w:tc>
          <w:tcPr>
            <w:tcW w:w="1131" w:type="dxa"/>
          </w:tcPr>
          <w:p w14:paraId="22198215" w14:textId="77777777" w:rsidR="009E6331" w:rsidRPr="001C220C" w:rsidRDefault="00AE4770" w:rsidP="00DA59C1">
            <w:pPr>
              <w:pStyle w:val="NormalTableHeader"/>
              <w:keepNext w:val="0"/>
              <w:spacing w:before="40"/>
              <w:rPr>
                <w:lang w:val="en-US"/>
              </w:rPr>
            </w:pPr>
            <w:r>
              <w:rPr>
                <w:lang w:val="en-US"/>
              </w:rPr>
              <w:t>Inventory example</w:t>
            </w:r>
            <w:r w:rsidR="009E6331" w:rsidRPr="001C220C">
              <w:rPr>
                <w:lang w:val="en-US"/>
              </w:rPr>
              <w:t>s</w:t>
            </w:r>
          </w:p>
        </w:tc>
      </w:tr>
      <w:tr w:rsidR="009E6331" w:rsidRPr="001C220C" w14:paraId="69439BDF" w14:textId="77777777" w:rsidTr="0083085A">
        <w:trPr>
          <w:cantSplit/>
          <w:jc w:val="center"/>
        </w:trPr>
        <w:tc>
          <w:tcPr>
            <w:tcW w:w="1269" w:type="dxa"/>
          </w:tcPr>
          <w:p w14:paraId="64E9CEE2" w14:textId="77777777" w:rsidR="009E6331" w:rsidRPr="001C220C" w:rsidRDefault="00F81EE0" w:rsidP="00DA59C1">
            <w:pPr>
              <w:pStyle w:val="TableNormal1"/>
              <w:keepNext w:val="0"/>
              <w:rPr>
                <w:lang w:val="en-US"/>
              </w:rPr>
            </w:pPr>
            <w:r w:rsidRPr="001C220C">
              <w:rPr>
                <w:lang w:val="en-US"/>
              </w:rPr>
              <w:t>ID</w:t>
            </w:r>
          </w:p>
        </w:tc>
        <w:tc>
          <w:tcPr>
            <w:tcW w:w="2776" w:type="dxa"/>
          </w:tcPr>
          <w:p w14:paraId="78B28FD0" w14:textId="77777777" w:rsidR="009E6331" w:rsidRPr="001C220C" w:rsidRDefault="009E6331" w:rsidP="00DA59C1">
            <w:pPr>
              <w:pStyle w:val="TableNormal1"/>
              <w:keepNext w:val="0"/>
              <w:rPr>
                <w:color w:val="000000"/>
                <w:lang w:val="en-US"/>
              </w:rPr>
            </w:pPr>
            <w:r w:rsidRPr="001C220C">
              <w:rPr>
                <w:color w:val="000000"/>
                <w:lang w:val="en-US"/>
              </w:rPr>
              <w:t>The</w:t>
            </w:r>
            <w:r w:rsidR="00F81EE0" w:rsidRPr="001C220C">
              <w:rPr>
                <w:color w:val="000000"/>
                <w:lang w:val="en-US"/>
              </w:rPr>
              <w:t xml:space="preserve"> identification of the</w:t>
            </w:r>
            <w:r w:rsidRPr="001C220C">
              <w:rPr>
                <w:color w:val="000000"/>
                <w:lang w:val="en-US"/>
              </w:rPr>
              <w:t xml:space="preserve"> </w:t>
            </w:r>
            <w:r w:rsidR="004700F9" w:rsidRPr="001C220C">
              <w:rPr>
                <w:i/>
                <w:color w:val="000000"/>
                <w:lang w:val="en-US"/>
              </w:rPr>
              <w:t xml:space="preserve">segment </w:t>
            </w:r>
            <w:r w:rsidRPr="001C220C">
              <w:rPr>
                <w:i/>
                <w:color w:val="000000"/>
                <w:lang w:val="en-US"/>
              </w:rPr>
              <w:t>data</w:t>
            </w:r>
            <w:r w:rsidRPr="001C220C">
              <w:rPr>
                <w:color w:val="000000"/>
                <w:lang w:val="en-US"/>
              </w:rPr>
              <w:t>.</w:t>
            </w:r>
          </w:p>
        </w:tc>
        <w:tc>
          <w:tcPr>
            <w:tcW w:w="1544" w:type="dxa"/>
          </w:tcPr>
          <w:p w14:paraId="754404FD" w14:textId="77777777" w:rsidR="009E6331" w:rsidRPr="001C220C" w:rsidRDefault="009E6331" w:rsidP="00DA59C1">
            <w:pPr>
              <w:pStyle w:val="TableNormal1"/>
              <w:keepNext w:val="0"/>
              <w:rPr>
                <w:color w:val="000000"/>
                <w:lang w:val="en-US"/>
              </w:rPr>
            </w:pPr>
            <w:r w:rsidRPr="001C220C">
              <w:rPr>
                <w:color w:val="000000"/>
                <w:lang w:val="en-US"/>
              </w:rPr>
              <w:t>Widget Clock Speed</w:t>
            </w:r>
          </w:p>
        </w:tc>
        <w:tc>
          <w:tcPr>
            <w:tcW w:w="1297" w:type="dxa"/>
          </w:tcPr>
          <w:p w14:paraId="4D804370" w14:textId="77777777" w:rsidR="009E6331" w:rsidRPr="001C220C" w:rsidRDefault="00BF0344" w:rsidP="00DA59C1">
            <w:pPr>
              <w:pStyle w:val="TableNormal1"/>
              <w:keepNext w:val="0"/>
              <w:spacing w:before="40"/>
              <w:rPr>
                <w:lang w:val="en-US"/>
              </w:rPr>
            </w:pPr>
            <w:r w:rsidRPr="001C220C">
              <w:rPr>
                <w:lang w:val="en-US"/>
              </w:rPr>
              <w:t>Comment</w:t>
            </w:r>
          </w:p>
        </w:tc>
        <w:tc>
          <w:tcPr>
            <w:tcW w:w="1029" w:type="dxa"/>
          </w:tcPr>
          <w:p w14:paraId="4CA7FE52" w14:textId="77777777" w:rsidR="009E6331" w:rsidRPr="001C220C" w:rsidRDefault="00BF0344" w:rsidP="00DA59C1">
            <w:pPr>
              <w:pStyle w:val="TableNormal1"/>
              <w:keepNext w:val="0"/>
              <w:spacing w:before="40"/>
              <w:rPr>
                <w:lang w:val="en-US"/>
              </w:rPr>
            </w:pPr>
            <w:r w:rsidRPr="001C220C">
              <w:rPr>
                <w:lang w:val="en-US"/>
              </w:rPr>
              <w:t>Thickness</w:t>
            </w:r>
          </w:p>
        </w:tc>
        <w:tc>
          <w:tcPr>
            <w:tcW w:w="1131" w:type="dxa"/>
          </w:tcPr>
          <w:p w14:paraId="63D47970" w14:textId="77777777" w:rsidR="009E6331" w:rsidRPr="001C220C" w:rsidRDefault="00BF0344" w:rsidP="00DA59C1">
            <w:pPr>
              <w:pStyle w:val="TableNormal1"/>
              <w:keepNext w:val="0"/>
              <w:spacing w:before="40"/>
              <w:rPr>
                <w:lang w:val="en-US"/>
              </w:rPr>
            </w:pPr>
            <w:r w:rsidRPr="001C220C">
              <w:rPr>
                <w:lang w:val="en-US"/>
              </w:rPr>
              <w:t>Location</w:t>
            </w:r>
          </w:p>
        </w:tc>
      </w:tr>
      <w:tr w:rsidR="009E6331" w:rsidRPr="001C220C" w14:paraId="3C4B7205" w14:textId="77777777" w:rsidTr="0083085A">
        <w:trPr>
          <w:cantSplit/>
          <w:jc w:val="center"/>
        </w:trPr>
        <w:tc>
          <w:tcPr>
            <w:tcW w:w="1269" w:type="dxa"/>
          </w:tcPr>
          <w:p w14:paraId="61BFA036" w14:textId="77777777" w:rsidR="009E6331" w:rsidRPr="001C220C" w:rsidRDefault="009E6331" w:rsidP="00DA59C1">
            <w:pPr>
              <w:pStyle w:val="TableNormal1"/>
              <w:keepNext w:val="0"/>
              <w:rPr>
                <w:lang w:val="en-US"/>
              </w:rPr>
            </w:pPr>
            <w:r w:rsidRPr="001C220C">
              <w:rPr>
                <w:lang w:val="en-US"/>
              </w:rPr>
              <w:t>Description</w:t>
            </w:r>
          </w:p>
        </w:tc>
        <w:tc>
          <w:tcPr>
            <w:tcW w:w="2776" w:type="dxa"/>
          </w:tcPr>
          <w:p w14:paraId="0F722E88" w14:textId="77777777" w:rsidR="009E6331" w:rsidRPr="001C220C" w:rsidRDefault="009E6331" w:rsidP="00DA59C1">
            <w:pPr>
              <w:pStyle w:val="TableNormal1"/>
              <w:keepNext w:val="0"/>
              <w:rPr>
                <w:color w:val="000000"/>
                <w:lang w:val="en-US"/>
              </w:rPr>
            </w:pPr>
            <w:r w:rsidRPr="001C220C">
              <w:rPr>
                <w:color w:val="000000"/>
                <w:lang w:val="en-US"/>
              </w:rPr>
              <w:t xml:space="preserve">Contains additional information and descriptions of the </w:t>
            </w:r>
            <w:r w:rsidR="004700F9" w:rsidRPr="001C220C">
              <w:rPr>
                <w:i/>
                <w:color w:val="000000"/>
                <w:lang w:val="en-US"/>
              </w:rPr>
              <w:t xml:space="preserve">segment </w:t>
            </w:r>
            <w:r w:rsidRPr="001C220C">
              <w:rPr>
                <w:i/>
                <w:color w:val="000000"/>
                <w:lang w:val="en-US"/>
              </w:rPr>
              <w:t>data</w:t>
            </w:r>
            <w:r w:rsidRPr="001C220C">
              <w:rPr>
                <w:color w:val="000000"/>
                <w:lang w:val="en-US"/>
              </w:rPr>
              <w:t>.</w:t>
            </w:r>
          </w:p>
        </w:tc>
        <w:tc>
          <w:tcPr>
            <w:tcW w:w="1544" w:type="dxa"/>
          </w:tcPr>
          <w:p w14:paraId="2A6FD500" w14:textId="77777777" w:rsidR="009E6331" w:rsidRPr="001C220C" w:rsidRDefault="00DA59C1" w:rsidP="00DA59C1">
            <w:pPr>
              <w:pStyle w:val="TableNormal1"/>
              <w:keepNext w:val="0"/>
              <w:rPr>
                <w:color w:val="000000"/>
                <w:lang w:val="en-US"/>
              </w:rPr>
            </w:pPr>
            <w:r>
              <w:rPr>
                <w:color w:val="000000"/>
                <w:lang w:val="en-US"/>
              </w:rPr>
              <w:t xml:space="preserve">Defines </w:t>
            </w:r>
            <w:r w:rsidR="009E6331" w:rsidRPr="001C220C">
              <w:rPr>
                <w:color w:val="000000"/>
                <w:lang w:val="en-US"/>
              </w:rPr>
              <w:t xml:space="preserve">average measured clock speed of the produced widgets. </w:t>
            </w:r>
          </w:p>
        </w:tc>
        <w:tc>
          <w:tcPr>
            <w:tcW w:w="1297" w:type="dxa"/>
          </w:tcPr>
          <w:p w14:paraId="1F4B2051" w14:textId="77777777" w:rsidR="009E6331" w:rsidRPr="001C220C" w:rsidRDefault="00BF0344" w:rsidP="00DA59C1">
            <w:pPr>
              <w:pStyle w:val="TableNormal1"/>
              <w:keepNext w:val="0"/>
              <w:spacing w:before="40"/>
              <w:rPr>
                <w:lang w:val="en-US"/>
              </w:rPr>
            </w:pPr>
            <w:r w:rsidRPr="001C220C">
              <w:rPr>
                <w:lang w:val="en-US"/>
              </w:rPr>
              <w:t xml:space="preserve">Comment entered by maintenance </w:t>
            </w:r>
          </w:p>
        </w:tc>
        <w:tc>
          <w:tcPr>
            <w:tcW w:w="1029" w:type="dxa"/>
          </w:tcPr>
          <w:p w14:paraId="20238990" w14:textId="77777777" w:rsidR="009E6331" w:rsidRPr="001C220C" w:rsidRDefault="00BF0344" w:rsidP="00DA59C1">
            <w:pPr>
              <w:pStyle w:val="TableNormal1"/>
              <w:keepNext w:val="0"/>
              <w:spacing w:before="40"/>
              <w:rPr>
                <w:lang w:val="en-US"/>
              </w:rPr>
            </w:pPr>
            <w:r w:rsidRPr="001C220C">
              <w:rPr>
                <w:lang w:val="en-US"/>
              </w:rPr>
              <w:t>Actual measurement</w:t>
            </w:r>
          </w:p>
        </w:tc>
        <w:tc>
          <w:tcPr>
            <w:tcW w:w="1131" w:type="dxa"/>
          </w:tcPr>
          <w:p w14:paraId="0E610D64" w14:textId="77777777" w:rsidR="009E6331" w:rsidRPr="001C220C" w:rsidRDefault="00BF0344" w:rsidP="00DA59C1">
            <w:pPr>
              <w:pStyle w:val="TableNormal1"/>
              <w:keepNext w:val="0"/>
              <w:spacing w:before="40"/>
              <w:rPr>
                <w:lang w:val="en-US"/>
              </w:rPr>
            </w:pPr>
            <w:r w:rsidRPr="001C220C">
              <w:rPr>
                <w:lang w:val="en-US"/>
              </w:rPr>
              <w:t>Actual location kit was left in</w:t>
            </w:r>
          </w:p>
        </w:tc>
      </w:tr>
      <w:tr w:rsidR="00681F1A" w:rsidRPr="001C220C" w14:paraId="7E089515" w14:textId="77777777" w:rsidTr="0083085A">
        <w:trPr>
          <w:cantSplit/>
          <w:jc w:val="center"/>
        </w:trPr>
        <w:tc>
          <w:tcPr>
            <w:tcW w:w="1269" w:type="dxa"/>
          </w:tcPr>
          <w:p w14:paraId="3562089A" w14:textId="77777777" w:rsidR="00681F1A" w:rsidRPr="001C220C" w:rsidRDefault="00681F1A" w:rsidP="00DA59C1">
            <w:pPr>
              <w:pStyle w:val="TableNormal1"/>
              <w:keepNext w:val="0"/>
              <w:rPr>
                <w:lang w:val="en-US"/>
              </w:rPr>
            </w:pPr>
            <w:ins w:id="17366" w:author="Dennis Brandl" w:date="2015-08-17T11:03:00Z">
              <w:r>
                <w:rPr>
                  <w:lang w:val="en-US"/>
                </w:rPr>
                <w:t xml:space="preserve">Hierarchy </w:t>
              </w:r>
            </w:ins>
            <w:r w:rsidR="00E731C0">
              <w:rPr>
                <w:lang w:val="en-US"/>
              </w:rPr>
              <w:t>s</w:t>
            </w:r>
            <w:ins w:id="17367" w:author="Dennis Brandl" w:date="2015-08-17T11:03:00Z">
              <w:r>
                <w:rPr>
                  <w:lang w:val="en-US"/>
                </w:rPr>
                <w:t>cope</w:t>
              </w:r>
            </w:ins>
          </w:p>
        </w:tc>
        <w:tc>
          <w:tcPr>
            <w:tcW w:w="2776" w:type="dxa"/>
          </w:tcPr>
          <w:p w14:paraId="0CF0CD2C" w14:textId="77777777" w:rsidR="00681F1A" w:rsidRPr="001C220C" w:rsidRDefault="00681F1A" w:rsidP="00DA59C1">
            <w:pPr>
              <w:pStyle w:val="TableNormal1"/>
              <w:keepNext w:val="0"/>
              <w:rPr>
                <w:ins w:id="17368" w:author="Dennis Brandl" w:date="2015-08-17T11:03:00Z"/>
                <w:lang w:val="en-US"/>
              </w:rPr>
            </w:pPr>
            <w:ins w:id="17369" w:author="Dennis Brandl" w:date="2015-08-17T11:03:00Z">
              <w:r w:rsidRPr="001C220C">
                <w:rPr>
                  <w:lang w:val="en-US"/>
                </w:rPr>
                <w:t>Identifies where the exchanged information fits within the role based equipment hierarchy</w:t>
              </w:r>
              <w:r>
                <w:rPr>
                  <w:lang w:val="en-US"/>
                </w:rPr>
                <w:t xml:space="preserve">. </w:t>
              </w:r>
            </w:ins>
          </w:p>
          <w:p w14:paraId="0CFBC091" w14:textId="77777777" w:rsidR="00681F1A" w:rsidRPr="001C220C" w:rsidRDefault="00681F1A" w:rsidP="00DA59C1">
            <w:pPr>
              <w:pStyle w:val="TableNormal1"/>
              <w:keepNext w:val="0"/>
              <w:rPr>
                <w:color w:val="000000"/>
                <w:lang w:val="en-US"/>
              </w:rPr>
            </w:pPr>
          </w:p>
        </w:tc>
        <w:tc>
          <w:tcPr>
            <w:tcW w:w="1544" w:type="dxa"/>
          </w:tcPr>
          <w:p w14:paraId="31173B44" w14:textId="77777777" w:rsidR="00681F1A" w:rsidRPr="001C220C" w:rsidRDefault="00681F1A" w:rsidP="00DA59C1">
            <w:pPr>
              <w:pStyle w:val="TableNormal1"/>
              <w:keepNext w:val="0"/>
              <w:rPr>
                <w:color w:val="000000"/>
                <w:lang w:val="en-US"/>
              </w:rPr>
            </w:pPr>
            <w:ins w:id="17370" w:author="Dennis Brandl" w:date="2015-08-17T11:03:00Z">
              <w:r w:rsidRPr="001C220C">
                <w:rPr>
                  <w:lang w:val="en-US"/>
                </w:rPr>
                <w:t>East Wing(AREA)/ Manufacturing Line #2(WORK CENTER)</w:t>
              </w:r>
            </w:ins>
          </w:p>
        </w:tc>
        <w:tc>
          <w:tcPr>
            <w:tcW w:w="1297" w:type="dxa"/>
          </w:tcPr>
          <w:p w14:paraId="63496935" w14:textId="77777777" w:rsidR="00681F1A" w:rsidRPr="001C220C" w:rsidRDefault="00681F1A" w:rsidP="00DA59C1">
            <w:pPr>
              <w:pStyle w:val="TableNormal1"/>
              <w:keepNext w:val="0"/>
              <w:rPr>
                <w:ins w:id="17371" w:author="Dennis Brandl" w:date="2015-08-17T11:03:00Z"/>
                <w:lang w:val="en-US"/>
              </w:rPr>
            </w:pPr>
            <w:ins w:id="17372" w:author="Dennis Brandl" w:date="2015-08-17T11:03:00Z">
              <w:r w:rsidRPr="001C220C">
                <w:rPr>
                  <w:lang w:val="en-US"/>
                </w:rPr>
                <w:t>CNC Machine</w:t>
              </w:r>
            </w:ins>
          </w:p>
          <w:p w14:paraId="1255F75D" w14:textId="77777777" w:rsidR="00681F1A" w:rsidRDefault="00681F1A" w:rsidP="00DA59C1">
            <w:pPr>
              <w:pStyle w:val="TableNormal1"/>
              <w:keepNext w:val="0"/>
              <w:spacing w:before="40"/>
              <w:rPr>
                <w:lang w:val="en-US"/>
              </w:rPr>
            </w:pPr>
            <w:ins w:id="17373" w:author="Dennis Brandl" w:date="2015-08-17T11:03:00Z">
              <w:r w:rsidRPr="001C220C">
                <w:rPr>
                  <w:lang w:val="en-US"/>
                </w:rPr>
                <w:t>Asset ID 13465</w:t>
              </w:r>
            </w:ins>
          </w:p>
        </w:tc>
        <w:tc>
          <w:tcPr>
            <w:tcW w:w="1029" w:type="dxa"/>
          </w:tcPr>
          <w:p w14:paraId="06FF6DDA" w14:textId="77777777" w:rsidR="00681F1A" w:rsidRPr="001C220C" w:rsidRDefault="00681F1A" w:rsidP="00DA59C1">
            <w:pPr>
              <w:pStyle w:val="TableNormal1"/>
              <w:keepNext w:val="0"/>
              <w:rPr>
                <w:ins w:id="17374" w:author="Dennis Brandl" w:date="2015-08-17T11:03:00Z"/>
                <w:lang w:val="en-US"/>
              </w:rPr>
            </w:pPr>
            <w:ins w:id="17375" w:author="Dennis Brandl" w:date="2015-08-17T11:03:00Z">
              <w:r w:rsidRPr="001C220C">
                <w:rPr>
                  <w:lang w:val="en-US"/>
                </w:rPr>
                <w:t>Test Cell 4</w:t>
              </w:r>
            </w:ins>
          </w:p>
          <w:p w14:paraId="1025E71D" w14:textId="77777777" w:rsidR="00681F1A" w:rsidRPr="001C220C" w:rsidRDefault="00681F1A" w:rsidP="00DA59C1">
            <w:pPr>
              <w:pStyle w:val="TableNormal1"/>
              <w:keepNext w:val="0"/>
              <w:spacing w:before="40"/>
              <w:rPr>
                <w:lang w:val="en-US"/>
              </w:rPr>
            </w:pPr>
            <w:ins w:id="17376" w:author="Dennis Brandl" w:date="2015-08-17T11:03:00Z">
              <w:r w:rsidRPr="001C220C">
                <w:rPr>
                  <w:lang w:val="en-US"/>
                </w:rPr>
                <w:t>Receiving</w:t>
              </w:r>
            </w:ins>
          </w:p>
        </w:tc>
        <w:tc>
          <w:tcPr>
            <w:tcW w:w="1131" w:type="dxa"/>
          </w:tcPr>
          <w:p w14:paraId="19200FBD" w14:textId="77777777" w:rsidR="00681F1A" w:rsidRDefault="00681F1A" w:rsidP="00DA59C1">
            <w:pPr>
              <w:pStyle w:val="TableNormal1"/>
              <w:keepNext w:val="0"/>
              <w:spacing w:before="40"/>
              <w:rPr>
                <w:lang w:val="en-US"/>
              </w:rPr>
            </w:pPr>
            <w:ins w:id="17377" w:author="Dennis Brandl" w:date="2015-08-17T11:03:00Z">
              <w:r w:rsidRPr="001C220C">
                <w:rPr>
                  <w:lang w:val="en-US"/>
                </w:rPr>
                <w:t>Warehouse B</w:t>
              </w:r>
            </w:ins>
          </w:p>
        </w:tc>
      </w:tr>
      <w:tr w:rsidR="00681F1A" w:rsidRPr="001C220C" w14:paraId="20C13882" w14:textId="77777777" w:rsidTr="0083085A">
        <w:trPr>
          <w:cantSplit/>
          <w:jc w:val="center"/>
        </w:trPr>
        <w:tc>
          <w:tcPr>
            <w:tcW w:w="1269" w:type="dxa"/>
          </w:tcPr>
          <w:p w14:paraId="2A4C3526" w14:textId="77777777" w:rsidR="00681F1A" w:rsidRPr="001C220C" w:rsidRDefault="00681F1A" w:rsidP="00DA59C1">
            <w:pPr>
              <w:pStyle w:val="TableNormal1"/>
              <w:keepNext w:val="0"/>
              <w:rPr>
                <w:lang w:val="en-US"/>
              </w:rPr>
            </w:pPr>
            <w:r w:rsidRPr="001C220C">
              <w:rPr>
                <w:lang w:val="en-US"/>
              </w:rPr>
              <w:t>Value</w:t>
            </w:r>
          </w:p>
        </w:tc>
        <w:tc>
          <w:tcPr>
            <w:tcW w:w="2776" w:type="dxa"/>
          </w:tcPr>
          <w:p w14:paraId="489FC9A5" w14:textId="77777777" w:rsidR="00681F1A" w:rsidRPr="001C220C" w:rsidRDefault="00681F1A" w:rsidP="00DA59C1">
            <w:pPr>
              <w:pStyle w:val="TableNormal1"/>
              <w:keepNext w:val="0"/>
              <w:rPr>
                <w:color w:val="000000"/>
                <w:lang w:val="en-US"/>
              </w:rPr>
            </w:pPr>
            <w:r w:rsidRPr="001C220C">
              <w:rPr>
                <w:color w:val="000000"/>
                <w:lang w:val="en-US"/>
              </w:rPr>
              <w:t xml:space="preserve">The value or set of values of the </w:t>
            </w:r>
            <w:r w:rsidRPr="001C220C">
              <w:rPr>
                <w:i/>
                <w:color w:val="000000"/>
                <w:lang w:val="en-US"/>
              </w:rPr>
              <w:t>segment data</w:t>
            </w:r>
            <w:r w:rsidRPr="001C220C">
              <w:rPr>
                <w:color w:val="000000"/>
                <w:lang w:val="en-US"/>
              </w:rPr>
              <w:t>.</w:t>
            </w:r>
          </w:p>
        </w:tc>
        <w:tc>
          <w:tcPr>
            <w:tcW w:w="1544" w:type="dxa"/>
          </w:tcPr>
          <w:p w14:paraId="3507ACCA" w14:textId="77777777" w:rsidR="00681F1A" w:rsidRPr="001C220C" w:rsidRDefault="00681F1A" w:rsidP="00DA59C1">
            <w:pPr>
              <w:pStyle w:val="TableNormal1"/>
              <w:keepNext w:val="0"/>
              <w:rPr>
                <w:color w:val="000000"/>
                <w:lang w:val="en-US"/>
              </w:rPr>
            </w:pPr>
            <w:r w:rsidRPr="001C220C">
              <w:rPr>
                <w:color w:val="000000"/>
                <w:lang w:val="en-US"/>
              </w:rPr>
              <w:t>233</w:t>
            </w:r>
          </w:p>
        </w:tc>
        <w:tc>
          <w:tcPr>
            <w:tcW w:w="1297" w:type="dxa"/>
          </w:tcPr>
          <w:p w14:paraId="027C7FCD" w14:textId="77777777" w:rsidR="00681F1A" w:rsidRPr="001C220C" w:rsidRDefault="00681F1A" w:rsidP="00DA59C1">
            <w:pPr>
              <w:pStyle w:val="TableNormal1"/>
              <w:keepNext w:val="0"/>
              <w:spacing w:before="40"/>
              <w:rPr>
                <w:lang w:val="en-US"/>
              </w:rPr>
            </w:pPr>
            <w:r w:rsidRPr="001C220C">
              <w:rPr>
                <w:lang w:val="en-US"/>
              </w:rPr>
              <w:t>Sheet was nicked in first test</w:t>
            </w:r>
            <w:r>
              <w:rPr>
                <w:lang w:val="en-US"/>
              </w:rPr>
              <w:t xml:space="preserve">. </w:t>
            </w:r>
            <w:r w:rsidRPr="001C220C">
              <w:rPr>
                <w:lang w:val="en-US"/>
              </w:rPr>
              <w:t>Second sheet was ok.</w:t>
            </w:r>
          </w:p>
        </w:tc>
        <w:tc>
          <w:tcPr>
            <w:tcW w:w="1029" w:type="dxa"/>
          </w:tcPr>
          <w:p w14:paraId="7D3F9AB5" w14:textId="77777777" w:rsidR="00681F1A" w:rsidRPr="001C220C" w:rsidRDefault="00681F1A" w:rsidP="00DA59C1">
            <w:pPr>
              <w:pStyle w:val="TableNormal1"/>
              <w:keepNext w:val="0"/>
              <w:spacing w:before="40"/>
              <w:rPr>
                <w:lang w:val="en-US"/>
              </w:rPr>
            </w:pPr>
            <w:r w:rsidRPr="001C220C">
              <w:rPr>
                <w:lang w:val="en-US"/>
              </w:rPr>
              <w:t>6</w:t>
            </w:r>
          </w:p>
        </w:tc>
        <w:tc>
          <w:tcPr>
            <w:tcW w:w="1131" w:type="dxa"/>
          </w:tcPr>
          <w:p w14:paraId="0C1F1DA7" w14:textId="77777777" w:rsidR="00681F1A" w:rsidRPr="001C220C" w:rsidRDefault="00681F1A" w:rsidP="00DA59C1">
            <w:pPr>
              <w:pStyle w:val="TableNormal1"/>
              <w:keepNext w:val="0"/>
              <w:spacing w:before="40"/>
              <w:rPr>
                <w:lang w:val="en-US"/>
              </w:rPr>
            </w:pPr>
            <w:r w:rsidRPr="001C220C">
              <w:rPr>
                <w:lang w:val="en-US"/>
              </w:rPr>
              <w:t>East Wing Manufacturing Line #2</w:t>
            </w:r>
          </w:p>
        </w:tc>
      </w:tr>
      <w:tr w:rsidR="00681F1A" w:rsidRPr="001C220C" w14:paraId="0A512F70" w14:textId="77777777" w:rsidTr="0083085A">
        <w:trPr>
          <w:cantSplit/>
          <w:jc w:val="center"/>
        </w:trPr>
        <w:tc>
          <w:tcPr>
            <w:tcW w:w="1269" w:type="dxa"/>
          </w:tcPr>
          <w:p w14:paraId="2FA1867B" w14:textId="77777777" w:rsidR="00681F1A" w:rsidRPr="001C220C" w:rsidRDefault="00681F1A" w:rsidP="00DA59C1">
            <w:pPr>
              <w:pStyle w:val="TableNormal1"/>
              <w:keepNext w:val="0"/>
              <w:rPr>
                <w:lang w:val="en-US"/>
              </w:rPr>
            </w:pPr>
            <w:r w:rsidRPr="001C220C">
              <w:rPr>
                <w:lang w:val="en-US"/>
              </w:rPr>
              <w:t xml:space="preserve">Value </w:t>
            </w:r>
            <w:r w:rsidR="00E731C0">
              <w:rPr>
                <w:lang w:val="en-US"/>
              </w:rPr>
              <w:t>u</w:t>
            </w:r>
            <w:r w:rsidRPr="001C220C">
              <w:rPr>
                <w:lang w:val="en-US"/>
              </w:rPr>
              <w:t xml:space="preserve">nit of </w:t>
            </w:r>
            <w:r w:rsidR="00E731C0">
              <w:rPr>
                <w:lang w:val="en-US"/>
              </w:rPr>
              <w:t>m</w:t>
            </w:r>
            <w:r w:rsidRPr="001C220C">
              <w:rPr>
                <w:lang w:val="en-US"/>
              </w:rPr>
              <w:t>easure</w:t>
            </w:r>
          </w:p>
        </w:tc>
        <w:tc>
          <w:tcPr>
            <w:tcW w:w="2776" w:type="dxa"/>
          </w:tcPr>
          <w:p w14:paraId="62B0D973" w14:textId="77777777" w:rsidR="00681F1A" w:rsidRPr="001C220C" w:rsidRDefault="00681F1A" w:rsidP="00DA59C1">
            <w:pPr>
              <w:pStyle w:val="TableNormal1"/>
              <w:keepNext w:val="0"/>
              <w:rPr>
                <w:color w:val="000000"/>
                <w:lang w:val="en-US"/>
              </w:rPr>
            </w:pPr>
            <w:r w:rsidRPr="001C220C">
              <w:rPr>
                <w:color w:val="000000"/>
                <w:lang w:val="en-US"/>
              </w:rPr>
              <w:t>The engineering units in which the value is defined, if applicable</w:t>
            </w:r>
            <w:r>
              <w:rPr>
                <w:color w:val="000000"/>
                <w:lang w:val="en-US"/>
              </w:rPr>
              <w:t xml:space="preserve">. </w:t>
            </w:r>
          </w:p>
        </w:tc>
        <w:tc>
          <w:tcPr>
            <w:tcW w:w="1544" w:type="dxa"/>
          </w:tcPr>
          <w:p w14:paraId="3592F688" w14:textId="77777777" w:rsidR="00681F1A" w:rsidRPr="001C220C" w:rsidRDefault="00681F1A" w:rsidP="00DA59C1">
            <w:pPr>
              <w:pStyle w:val="TableNormal1"/>
              <w:keepNext w:val="0"/>
              <w:rPr>
                <w:color w:val="000000"/>
                <w:lang w:val="en-US"/>
              </w:rPr>
            </w:pPr>
            <w:r w:rsidRPr="001C220C">
              <w:rPr>
                <w:color w:val="000000"/>
                <w:lang w:val="en-US"/>
              </w:rPr>
              <w:t>MHz</w:t>
            </w:r>
          </w:p>
        </w:tc>
        <w:tc>
          <w:tcPr>
            <w:tcW w:w="1297" w:type="dxa"/>
          </w:tcPr>
          <w:p w14:paraId="62088C81" w14:textId="77777777" w:rsidR="00681F1A" w:rsidRPr="001C220C" w:rsidRDefault="00681F1A" w:rsidP="00DA59C1">
            <w:pPr>
              <w:pStyle w:val="TableNormal1"/>
              <w:keepNext w:val="0"/>
              <w:spacing w:before="40"/>
              <w:rPr>
                <w:lang w:val="en-US"/>
              </w:rPr>
            </w:pPr>
            <w:r>
              <w:rPr>
                <w:lang w:val="en-US"/>
              </w:rPr>
              <w:t>(not applicable)</w:t>
            </w:r>
          </w:p>
        </w:tc>
        <w:tc>
          <w:tcPr>
            <w:tcW w:w="1029" w:type="dxa"/>
          </w:tcPr>
          <w:p w14:paraId="7D032D8A" w14:textId="77777777" w:rsidR="00681F1A" w:rsidRPr="001C220C" w:rsidRDefault="00681F1A" w:rsidP="00DA59C1">
            <w:pPr>
              <w:pStyle w:val="TableNormal1"/>
              <w:keepNext w:val="0"/>
              <w:spacing w:before="40"/>
              <w:rPr>
                <w:lang w:val="en-US"/>
              </w:rPr>
            </w:pPr>
            <w:r w:rsidRPr="001C220C">
              <w:rPr>
                <w:lang w:val="en-US"/>
              </w:rPr>
              <w:t>mm</w:t>
            </w:r>
          </w:p>
        </w:tc>
        <w:tc>
          <w:tcPr>
            <w:tcW w:w="1131" w:type="dxa"/>
          </w:tcPr>
          <w:p w14:paraId="7DF710EC" w14:textId="77777777" w:rsidR="00681F1A" w:rsidRPr="001C220C" w:rsidRDefault="00681F1A" w:rsidP="00DA59C1">
            <w:pPr>
              <w:pStyle w:val="TableNormal1"/>
              <w:keepNext w:val="0"/>
              <w:spacing w:before="40"/>
              <w:rPr>
                <w:lang w:val="en-US"/>
              </w:rPr>
            </w:pPr>
            <w:r>
              <w:rPr>
                <w:lang w:val="en-US"/>
              </w:rPr>
              <w:t>(not applicable)</w:t>
            </w:r>
          </w:p>
        </w:tc>
      </w:tr>
    </w:tbl>
    <w:p w14:paraId="67959F58" w14:textId="77777777" w:rsidR="009E6331" w:rsidRPr="001C220C" w:rsidRDefault="009E6331" w:rsidP="00210609">
      <w:pPr>
        <w:rPr>
          <w:lang w:val="en-US"/>
        </w:rPr>
      </w:pPr>
    </w:p>
    <w:p w14:paraId="720EF3FE" w14:textId="77777777" w:rsidR="009E6331" w:rsidRPr="001C220C" w:rsidRDefault="009E6331" w:rsidP="003E1075">
      <w:pPr>
        <w:pStyle w:val="Heading3"/>
      </w:pPr>
      <w:bookmarkStart w:id="17378" w:name="_Toc161566473"/>
      <w:bookmarkStart w:id="17379" w:name="_Toc320176986"/>
      <w:r w:rsidRPr="001C220C">
        <w:t>Personnel actual</w:t>
      </w:r>
      <w:bookmarkEnd w:id="17378"/>
      <w:bookmarkEnd w:id="17379"/>
    </w:p>
    <w:p w14:paraId="42B34F3C" w14:textId="77777777" w:rsidR="002C3471" w:rsidRDefault="00B638E1" w:rsidP="00B638E1">
      <w:pPr>
        <w:pStyle w:val="PARAGRAPH"/>
        <w:rPr>
          <w:lang w:val="en-US"/>
        </w:rPr>
      </w:pPr>
      <w:r w:rsidRPr="001C220C">
        <w:rPr>
          <w:lang w:val="en-US"/>
        </w:rPr>
        <w:t xml:space="preserve">An identification of a </w:t>
      </w:r>
      <w:r w:rsidRPr="00E731C0">
        <w:rPr>
          <w:i/>
          <w:lang w:val="en-US"/>
        </w:rPr>
        <w:t>personnel capability</w:t>
      </w:r>
      <w:r w:rsidRPr="001C220C">
        <w:rPr>
          <w:lang w:val="en-US"/>
        </w:rPr>
        <w:t xml:space="preserve"> used during a specified </w:t>
      </w:r>
      <w:r w:rsidRPr="002C3471">
        <w:rPr>
          <w:i/>
          <w:lang w:val="en-US"/>
        </w:rPr>
        <w:t xml:space="preserve">segment </w:t>
      </w:r>
      <w:r w:rsidR="002C3471" w:rsidRPr="002C3471">
        <w:rPr>
          <w:i/>
          <w:lang w:val="en-US"/>
        </w:rPr>
        <w:t>response</w:t>
      </w:r>
      <w:r w:rsidR="002C3471">
        <w:rPr>
          <w:lang w:val="en-US"/>
        </w:rPr>
        <w:t xml:space="preserve"> </w:t>
      </w:r>
      <w:r w:rsidR="005D0E97">
        <w:rPr>
          <w:lang w:val="en-US"/>
        </w:rPr>
        <w:t>shall be presented as</w:t>
      </w:r>
      <w:r w:rsidRPr="001C220C">
        <w:rPr>
          <w:lang w:val="en-US"/>
        </w:rPr>
        <w:t xml:space="preserve"> </w:t>
      </w:r>
      <w:r w:rsidRPr="002C3471">
        <w:rPr>
          <w:i/>
          <w:lang w:val="en-US"/>
        </w:rPr>
        <w:t>personnel actual</w:t>
      </w:r>
      <w:r w:rsidRPr="001C220C">
        <w:rPr>
          <w:lang w:val="en-US"/>
        </w:rPr>
        <w:t xml:space="preserve">. </w:t>
      </w:r>
    </w:p>
    <w:p w14:paraId="73F3834A" w14:textId="421F7527" w:rsidR="00B638E1" w:rsidRPr="001C220C" w:rsidRDefault="002C3471" w:rsidP="002C3471">
      <w:pPr>
        <w:pStyle w:val="Note"/>
        <w:tabs>
          <w:tab w:val="left" w:pos="1080"/>
        </w:tabs>
        <w:spacing w:after="100"/>
        <w:rPr>
          <w:lang w:val="en-US"/>
        </w:rPr>
      </w:pPr>
      <w:r>
        <w:rPr>
          <w:lang w:val="en-US"/>
        </w:rPr>
        <w:t>NO</w:t>
      </w:r>
      <w:r w:rsidR="00975A63">
        <w:rPr>
          <w:lang w:val="en-US"/>
        </w:rPr>
        <w:t>TE</w:t>
      </w:r>
      <w:r w:rsidR="00975A63">
        <w:rPr>
          <w:lang w:val="en-US"/>
        </w:rPr>
        <w:t> </w:t>
      </w:r>
      <w:r w:rsidR="00EC5AF1">
        <w:rPr>
          <w:lang w:val="en-US"/>
        </w:rPr>
        <w:t>In o</w:t>
      </w:r>
      <w:r w:rsidR="006C7335" w:rsidRPr="001C220C">
        <w:rPr>
          <w:lang w:val="en-US"/>
        </w:rPr>
        <w:t>perational</w:t>
      </w:r>
      <w:r w:rsidR="00B638E1" w:rsidRPr="001C220C">
        <w:rPr>
          <w:lang w:val="en-US"/>
        </w:rPr>
        <w:t xml:space="preserve"> functions</w:t>
      </w:r>
      <w:r w:rsidR="00804AB9">
        <w:rPr>
          <w:lang w:val="en-US"/>
        </w:rPr>
        <w:t>,</w:t>
      </w:r>
      <w:r w:rsidR="00B638E1" w:rsidRPr="001C220C">
        <w:rPr>
          <w:lang w:val="en-US"/>
        </w:rPr>
        <w:t xml:space="preserve"> people </w:t>
      </w:r>
      <w:r w:rsidR="00EC5AF1">
        <w:rPr>
          <w:lang w:val="en-US"/>
        </w:rPr>
        <w:t xml:space="preserve">are often </w:t>
      </w:r>
      <w:r w:rsidR="00B638E1" w:rsidRPr="001C220C">
        <w:rPr>
          <w:lang w:val="en-US"/>
        </w:rPr>
        <w:t xml:space="preserve">a resource to carry out tasks. </w:t>
      </w:r>
    </w:p>
    <w:p w14:paraId="6000AD8F" w14:textId="77777777" w:rsidR="00B638E1" w:rsidRPr="001C220C" w:rsidRDefault="00B638E1" w:rsidP="00B638E1">
      <w:pPr>
        <w:pStyle w:val="PARAGRAPH"/>
        <w:rPr>
          <w:lang w:val="en-US"/>
        </w:rPr>
      </w:pPr>
      <w:r w:rsidRPr="002C3471">
        <w:rPr>
          <w:i/>
          <w:lang w:val="en-US"/>
        </w:rPr>
        <w:t>Personnel actuals</w:t>
      </w:r>
      <w:r w:rsidRPr="001C220C">
        <w:rPr>
          <w:i/>
          <w:lang w:val="en-US"/>
        </w:rPr>
        <w:t xml:space="preserve"> </w:t>
      </w:r>
      <w:r w:rsidRPr="001C220C">
        <w:rPr>
          <w:lang w:val="en-US"/>
        </w:rPr>
        <w:t xml:space="preserve">shall include the identification of each resource used, usually identifying a specific </w:t>
      </w:r>
      <w:r w:rsidRPr="00E731C0">
        <w:rPr>
          <w:i/>
          <w:lang w:val="en-US"/>
        </w:rPr>
        <w:t xml:space="preserve">personnel capability </w:t>
      </w:r>
      <w:r w:rsidRPr="001C220C">
        <w:rPr>
          <w:lang w:val="en-US"/>
        </w:rPr>
        <w:t xml:space="preserve">or </w:t>
      </w:r>
      <w:r w:rsidRPr="00E731C0">
        <w:rPr>
          <w:i/>
          <w:lang w:val="en-US"/>
        </w:rPr>
        <w:t>personnel class, s</w:t>
      </w:r>
      <w:r w:rsidRPr="001C220C">
        <w:rPr>
          <w:lang w:val="en-US"/>
        </w:rPr>
        <w:t xml:space="preserve">uch as end-point transmission assembly operators, or </w:t>
      </w:r>
      <w:r w:rsidRPr="00E570D5">
        <w:rPr>
          <w:i/>
          <w:lang w:val="en-US"/>
        </w:rPr>
        <w:t xml:space="preserve">personnel IDs </w:t>
      </w:r>
      <w:r w:rsidRPr="001C220C">
        <w:rPr>
          <w:lang w:val="en-US"/>
        </w:rPr>
        <w:t>such as Jean Smith or SS# 999-123-4567.</w:t>
      </w:r>
    </w:p>
    <w:p w14:paraId="150F3492" w14:textId="77777777" w:rsidR="00B638E1" w:rsidRPr="001C220C" w:rsidRDefault="00B638E1" w:rsidP="00B638E1">
      <w:pPr>
        <w:pStyle w:val="PARAGRAPH"/>
        <w:rPr>
          <w:lang w:val="en-US"/>
        </w:rPr>
      </w:pPr>
      <w:r w:rsidRPr="001C220C">
        <w:rPr>
          <w:lang w:val="en-US"/>
        </w:rPr>
        <w:t xml:space="preserve">Specific information about </w:t>
      </w:r>
      <w:r w:rsidRPr="002C3471">
        <w:rPr>
          <w:i/>
          <w:lang w:val="en-US"/>
        </w:rPr>
        <w:t>personnel actuals</w:t>
      </w:r>
      <w:r w:rsidRPr="001C220C">
        <w:rPr>
          <w:lang w:val="en-US"/>
        </w:rPr>
        <w:t xml:space="preserve"> </w:t>
      </w:r>
      <w:r w:rsidR="005D0E97">
        <w:rPr>
          <w:lang w:val="en-US"/>
        </w:rPr>
        <w:t>shall be presented</w:t>
      </w:r>
      <w:r w:rsidRPr="001C220C">
        <w:rPr>
          <w:lang w:val="en-US"/>
        </w:rPr>
        <w:t xml:space="preserve"> in </w:t>
      </w:r>
      <w:r w:rsidRPr="002C3471">
        <w:rPr>
          <w:i/>
          <w:lang w:val="en-US"/>
        </w:rPr>
        <w:t>personnel actual properties</w:t>
      </w:r>
      <w:r w:rsidRPr="001C220C">
        <w:rPr>
          <w:lang w:val="en-US"/>
        </w:rPr>
        <w:t xml:space="preserve">. </w:t>
      </w:r>
    </w:p>
    <w:p w14:paraId="036094EB" w14:textId="1CABD1F3" w:rsidR="00B638E1" w:rsidRPr="001C220C" w:rsidRDefault="00B638E1" w:rsidP="00B638E1">
      <w:pPr>
        <w:pStyle w:val="Note"/>
        <w:tabs>
          <w:tab w:val="left" w:pos="1080"/>
        </w:tabs>
        <w:spacing w:after="100"/>
        <w:rPr>
          <w:lang w:val="en-US"/>
        </w:rPr>
      </w:pPr>
      <w:r w:rsidRPr="001C220C">
        <w:rPr>
          <w:lang w:val="en-US"/>
        </w:rPr>
        <w:t>NOTE</w:t>
      </w:r>
      <w:r w:rsidRPr="001C220C">
        <w:rPr>
          <w:lang w:val="en-US"/>
        </w:rPr>
        <w:t> </w:t>
      </w:r>
      <w:r w:rsidRPr="001C220C">
        <w:rPr>
          <w:lang w:val="en-US"/>
        </w:rPr>
        <w:t xml:space="preserve">Examples of </w:t>
      </w:r>
      <w:r w:rsidRPr="002C3471">
        <w:rPr>
          <w:i/>
          <w:lang w:val="en-US"/>
        </w:rPr>
        <w:t>personnel actual properties</w:t>
      </w:r>
      <w:r w:rsidRPr="001C220C">
        <w:rPr>
          <w:lang w:val="en-US"/>
        </w:rPr>
        <w:t xml:space="preserve"> are</w:t>
      </w:r>
    </w:p>
    <w:p w14:paraId="2B3DA09D" w14:textId="0FB98FCE" w:rsidR="00B638E1" w:rsidRPr="00456C77" w:rsidRDefault="00B638E1" w:rsidP="008B2E17">
      <w:pPr>
        <w:pStyle w:val="ListDash2"/>
        <w:numPr>
          <w:ilvl w:val="0"/>
          <w:numId w:val="101"/>
        </w:numPr>
        <w:ind w:left="360"/>
        <w:rPr>
          <w:sz w:val="16"/>
          <w:szCs w:val="16"/>
          <w:lang w:val="en-US"/>
        </w:rPr>
      </w:pPr>
      <w:r w:rsidRPr="00456C77">
        <w:rPr>
          <w:sz w:val="16"/>
          <w:szCs w:val="16"/>
          <w:lang w:val="en-US"/>
        </w:rPr>
        <w:t xml:space="preserve">the actual </w:t>
      </w:r>
      <w:r w:rsidRPr="00456C77">
        <w:rPr>
          <w:i/>
          <w:sz w:val="16"/>
          <w:szCs w:val="16"/>
          <w:lang w:val="en-US"/>
        </w:rPr>
        <w:t xml:space="preserve">duration </w:t>
      </w:r>
      <w:r w:rsidRPr="00456C77">
        <w:rPr>
          <w:sz w:val="16"/>
          <w:szCs w:val="16"/>
          <w:lang w:val="en-US"/>
        </w:rPr>
        <w:t xml:space="preserve">of use of the </w:t>
      </w:r>
      <w:r w:rsidRPr="00456C77">
        <w:rPr>
          <w:i/>
          <w:sz w:val="16"/>
          <w:szCs w:val="16"/>
          <w:lang w:val="en-US"/>
        </w:rPr>
        <w:t xml:space="preserve">personnel </w:t>
      </w:r>
      <w:r w:rsidRPr="00456C77">
        <w:rPr>
          <w:sz w:val="16"/>
          <w:szCs w:val="16"/>
          <w:lang w:val="en-US"/>
        </w:rPr>
        <w:t xml:space="preserve">during the </w:t>
      </w:r>
      <w:del w:id="17380" w:author="Charles Gifford" w:date="2017-03-15T13:14:00Z">
        <w:r w:rsidR="00B51D6E" w:rsidRPr="00456C77" w:rsidDel="00926F7C">
          <w:rPr>
            <w:i/>
            <w:sz w:val="16"/>
            <w:szCs w:val="16"/>
            <w:lang w:val="en-US"/>
          </w:rPr>
          <w:delText xml:space="preserve">product </w:delText>
        </w:r>
      </w:del>
      <w:ins w:id="17381" w:author="Charles Gifford" w:date="2017-03-15T13:14:00Z">
        <w:r w:rsidR="00926F7C">
          <w:rPr>
            <w:i/>
            <w:sz w:val="16"/>
            <w:szCs w:val="16"/>
            <w:lang w:val="en-US"/>
          </w:rPr>
          <w:t xml:space="preserve">operations </w:t>
        </w:r>
      </w:ins>
      <w:r w:rsidR="00B51D6E" w:rsidRPr="00456C77">
        <w:rPr>
          <w:i/>
          <w:sz w:val="16"/>
          <w:szCs w:val="16"/>
          <w:lang w:val="en-US"/>
        </w:rPr>
        <w:t>segment</w:t>
      </w:r>
      <w:r w:rsidRPr="00456C77">
        <w:rPr>
          <w:sz w:val="16"/>
          <w:szCs w:val="16"/>
          <w:lang w:val="en-US"/>
        </w:rPr>
        <w:t>, such as 2 h; this information is often needed for actual costing analysis;</w:t>
      </w:r>
    </w:p>
    <w:p w14:paraId="76476513" w14:textId="5B755C46" w:rsidR="00B638E1" w:rsidRPr="00456C77" w:rsidRDefault="00B638E1" w:rsidP="008B2E17">
      <w:pPr>
        <w:pStyle w:val="ListDash2"/>
        <w:numPr>
          <w:ilvl w:val="0"/>
          <w:numId w:val="101"/>
        </w:numPr>
        <w:ind w:left="360"/>
        <w:rPr>
          <w:sz w:val="16"/>
          <w:szCs w:val="16"/>
          <w:lang w:val="en-US"/>
        </w:rPr>
      </w:pPr>
      <w:r w:rsidRPr="00456C77">
        <w:rPr>
          <w:sz w:val="16"/>
          <w:szCs w:val="16"/>
          <w:lang w:val="en-US"/>
        </w:rPr>
        <w:t>actual monitored exposure times by the</w:t>
      </w:r>
      <w:r w:rsidRPr="00456C77">
        <w:rPr>
          <w:i/>
          <w:sz w:val="16"/>
          <w:szCs w:val="16"/>
          <w:lang w:val="en-US"/>
        </w:rPr>
        <w:t xml:space="preserve"> personnel </w:t>
      </w:r>
      <w:r w:rsidRPr="00456C77">
        <w:rPr>
          <w:sz w:val="16"/>
          <w:szCs w:val="16"/>
          <w:lang w:val="en-US"/>
        </w:rPr>
        <w:t xml:space="preserve">during the </w:t>
      </w:r>
      <w:del w:id="17382" w:author="Charles Gifford" w:date="2017-03-15T13:14:00Z">
        <w:r w:rsidR="00B51D6E" w:rsidRPr="00456C77" w:rsidDel="00926F7C">
          <w:rPr>
            <w:i/>
            <w:sz w:val="16"/>
            <w:szCs w:val="16"/>
            <w:lang w:val="en-US"/>
          </w:rPr>
          <w:delText xml:space="preserve">product </w:delText>
        </w:r>
      </w:del>
      <w:ins w:id="17383" w:author="Charles Gifford" w:date="2017-03-15T13:14:00Z">
        <w:r w:rsidR="00926F7C">
          <w:rPr>
            <w:i/>
            <w:sz w:val="16"/>
            <w:szCs w:val="16"/>
            <w:lang w:val="en-US"/>
          </w:rPr>
          <w:t xml:space="preserve">operations </w:t>
        </w:r>
      </w:ins>
      <w:r w:rsidR="00B51D6E" w:rsidRPr="00456C77">
        <w:rPr>
          <w:i/>
          <w:sz w:val="16"/>
          <w:szCs w:val="16"/>
          <w:lang w:val="en-US"/>
        </w:rPr>
        <w:t>segment</w:t>
      </w:r>
      <w:r w:rsidRPr="00456C77">
        <w:rPr>
          <w:i/>
          <w:sz w:val="16"/>
          <w:szCs w:val="16"/>
          <w:lang w:val="en-US"/>
        </w:rPr>
        <w:t>;</w:t>
      </w:r>
    </w:p>
    <w:p w14:paraId="2BFD7307" w14:textId="087C1EBA" w:rsidR="00B638E1" w:rsidRPr="00456C77" w:rsidRDefault="00B638E1" w:rsidP="008B2E17">
      <w:pPr>
        <w:pStyle w:val="ListDash2"/>
        <w:numPr>
          <w:ilvl w:val="0"/>
          <w:numId w:val="101"/>
        </w:numPr>
        <w:ind w:left="360"/>
        <w:rPr>
          <w:sz w:val="16"/>
          <w:szCs w:val="16"/>
          <w:lang w:val="en-US"/>
        </w:rPr>
      </w:pPr>
      <w:r w:rsidRPr="00456C77">
        <w:rPr>
          <w:sz w:val="16"/>
          <w:szCs w:val="16"/>
          <w:lang w:val="en-US"/>
        </w:rPr>
        <w:t xml:space="preserve">the location of the </w:t>
      </w:r>
      <w:r w:rsidRPr="00456C77">
        <w:rPr>
          <w:i/>
          <w:sz w:val="16"/>
          <w:szCs w:val="16"/>
          <w:lang w:val="en-US"/>
        </w:rPr>
        <w:t xml:space="preserve">personnel </w:t>
      </w:r>
      <w:r w:rsidRPr="00456C77">
        <w:rPr>
          <w:sz w:val="16"/>
          <w:szCs w:val="16"/>
          <w:lang w:val="en-US"/>
        </w:rPr>
        <w:t xml:space="preserve">after use in the </w:t>
      </w:r>
      <w:del w:id="17384" w:author="Charles Gifford" w:date="2017-03-15T13:14:00Z">
        <w:r w:rsidR="00B51D6E" w:rsidRPr="00456C77" w:rsidDel="00926F7C">
          <w:rPr>
            <w:i/>
            <w:sz w:val="16"/>
            <w:szCs w:val="16"/>
            <w:lang w:val="en-US"/>
          </w:rPr>
          <w:delText xml:space="preserve">product </w:delText>
        </w:r>
      </w:del>
      <w:ins w:id="17385" w:author="Charles Gifford" w:date="2017-03-15T13:14:00Z">
        <w:r w:rsidR="00926F7C">
          <w:rPr>
            <w:i/>
            <w:sz w:val="16"/>
            <w:szCs w:val="16"/>
            <w:lang w:val="en-US"/>
          </w:rPr>
          <w:t xml:space="preserve">operations </w:t>
        </w:r>
      </w:ins>
      <w:r w:rsidR="00B51D6E" w:rsidRPr="00456C77">
        <w:rPr>
          <w:i/>
          <w:sz w:val="16"/>
          <w:szCs w:val="16"/>
          <w:lang w:val="en-US"/>
        </w:rPr>
        <w:t>segment</w:t>
      </w:r>
      <w:r w:rsidRPr="00456C77">
        <w:rPr>
          <w:i/>
          <w:sz w:val="16"/>
          <w:szCs w:val="16"/>
          <w:lang w:val="en-US"/>
        </w:rPr>
        <w:t xml:space="preserve">, </w:t>
      </w:r>
      <w:r w:rsidRPr="00456C77">
        <w:rPr>
          <w:sz w:val="16"/>
          <w:szCs w:val="16"/>
          <w:lang w:val="en-US"/>
        </w:rPr>
        <w:t xml:space="preserve">such as area 51; this information is often used for short-term scheduling of </w:t>
      </w:r>
      <w:r w:rsidRPr="00456C77">
        <w:rPr>
          <w:i/>
          <w:sz w:val="16"/>
          <w:szCs w:val="16"/>
          <w:lang w:val="en-US"/>
        </w:rPr>
        <w:t>personnel</w:t>
      </w:r>
      <w:r w:rsidRPr="00456C77">
        <w:rPr>
          <w:sz w:val="16"/>
          <w:szCs w:val="16"/>
          <w:lang w:val="en-US"/>
        </w:rPr>
        <w:t xml:space="preserve"> resources.</w:t>
      </w:r>
    </w:p>
    <w:p w14:paraId="3532A764" w14:textId="034A7889" w:rsidR="00E570D5" w:rsidRPr="001C220C" w:rsidRDefault="00DA59C1" w:rsidP="00E570D5">
      <w:pPr>
        <w:pStyle w:val="PARAGRAPH"/>
        <w:rPr>
          <w:lang w:val="en-US"/>
        </w:rPr>
      </w:pPr>
      <w:r>
        <w:rPr>
          <w:lang w:val="en-US"/>
        </w:rPr>
        <w:fldChar w:fldCharType="begin"/>
      </w:r>
      <w:r>
        <w:rPr>
          <w:lang w:val="en-US"/>
        </w:rPr>
        <w:instrText xml:space="preserve"> REF _Ref449172467 \h </w:instrText>
      </w:r>
      <w:r>
        <w:rPr>
          <w:lang w:val="en-US"/>
        </w:rPr>
      </w:r>
      <w:r>
        <w:rPr>
          <w:lang w:val="en-US"/>
        </w:rPr>
        <w:fldChar w:fldCharType="separate"/>
      </w:r>
      <w:r w:rsidR="00152862" w:rsidRPr="001C220C">
        <w:rPr>
          <w:lang w:val="en-US"/>
        </w:rPr>
        <w:t xml:space="preserve">Table </w:t>
      </w:r>
      <w:r w:rsidR="00152862">
        <w:rPr>
          <w:noProof/>
          <w:lang w:val="en-US"/>
        </w:rPr>
        <w:t>198</w:t>
      </w:r>
      <w:r>
        <w:rPr>
          <w:lang w:val="en-US"/>
        </w:rPr>
        <w:fldChar w:fldCharType="end"/>
      </w:r>
      <w:r>
        <w:rPr>
          <w:lang w:val="en-US"/>
        </w:rPr>
        <w:t xml:space="preserve"> </w:t>
      </w:r>
      <w:r w:rsidR="009E6331" w:rsidRPr="001C220C">
        <w:rPr>
          <w:lang w:val="en-US"/>
        </w:rPr>
        <w:t xml:space="preserve">defines the </w:t>
      </w:r>
      <w:r w:rsidR="00E570D5">
        <w:rPr>
          <w:lang w:val="en-US"/>
        </w:rPr>
        <w:t>relationship</w:t>
      </w:r>
      <w:r w:rsidR="00DB4DDC">
        <w:rPr>
          <w:lang w:val="en-US"/>
        </w:rPr>
        <w:t xml:space="preserve"> role</w:t>
      </w:r>
      <w:r w:rsidR="00E570D5">
        <w:rPr>
          <w:lang w:val="en-US"/>
        </w:rPr>
        <w:t>s</w:t>
      </w:r>
      <w:r w:rsidR="009E6331" w:rsidRPr="001C220C">
        <w:rPr>
          <w:lang w:val="en-US"/>
        </w:rPr>
        <w:t xml:space="preserve"> for </w:t>
      </w:r>
      <w:r w:rsidR="003B2C18">
        <w:rPr>
          <w:lang w:val="en-US"/>
        </w:rPr>
        <w:t xml:space="preserve">the </w:t>
      </w:r>
      <w:r w:rsidR="009E6331" w:rsidRPr="001C220C">
        <w:rPr>
          <w:i/>
          <w:lang w:val="en-US"/>
        </w:rPr>
        <w:t>personnel actual</w:t>
      </w:r>
      <w:r w:rsidR="009E6331" w:rsidRPr="001C220C">
        <w:rPr>
          <w:lang w:val="en-US"/>
        </w:rPr>
        <w:t xml:space="preserve">. </w:t>
      </w:r>
      <w:r w:rsidR="00E570D5">
        <w:rPr>
          <w:lang w:val="en-US"/>
        </w:rPr>
        <w:fldChar w:fldCharType="begin"/>
      </w:r>
      <w:r w:rsidR="00E570D5">
        <w:rPr>
          <w:lang w:val="en-US"/>
        </w:rPr>
        <w:instrText xml:space="preserve"> REF _Ref161736365 \h </w:instrText>
      </w:r>
      <w:r w:rsidR="00E570D5">
        <w:rPr>
          <w:lang w:val="en-US"/>
        </w:rPr>
      </w:r>
      <w:r w:rsidR="00E570D5">
        <w:rPr>
          <w:lang w:val="en-US"/>
        </w:rPr>
        <w:fldChar w:fldCharType="separate"/>
      </w:r>
      <w:r w:rsidR="00152862" w:rsidRPr="001C220C">
        <w:rPr>
          <w:lang w:val="en-US"/>
        </w:rPr>
        <w:t xml:space="preserve">Table </w:t>
      </w:r>
      <w:r w:rsidR="00152862">
        <w:rPr>
          <w:noProof/>
          <w:lang w:val="en-US"/>
        </w:rPr>
        <w:t>199</w:t>
      </w:r>
      <w:r w:rsidR="00E570D5">
        <w:rPr>
          <w:lang w:val="en-US"/>
        </w:rPr>
        <w:fldChar w:fldCharType="end"/>
      </w:r>
      <w:r w:rsidR="00E570D5" w:rsidRPr="001C220C">
        <w:rPr>
          <w:lang w:val="en-US"/>
        </w:rPr>
        <w:t xml:space="preserve"> defines the attributes for </w:t>
      </w:r>
      <w:r w:rsidR="003B2C18">
        <w:rPr>
          <w:lang w:val="en-US"/>
        </w:rPr>
        <w:t xml:space="preserve">the </w:t>
      </w:r>
      <w:r w:rsidR="00E570D5" w:rsidRPr="001C220C">
        <w:rPr>
          <w:i/>
          <w:lang w:val="en-US"/>
        </w:rPr>
        <w:t>perso</w:t>
      </w:r>
      <w:r w:rsidR="003B2C18">
        <w:rPr>
          <w:i/>
          <w:lang w:val="en-US"/>
        </w:rPr>
        <w:t>nnel actual</w:t>
      </w:r>
      <w:r w:rsidR="00E570D5" w:rsidRPr="001C220C">
        <w:rPr>
          <w:lang w:val="en-US"/>
        </w:rPr>
        <w:t xml:space="preserve">. </w:t>
      </w:r>
    </w:p>
    <w:p w14:paraId="734C649E" w14:textId="72085431" w:rsidR="00E570D5" w:rsidRDefault="00E570D5" w:rsidP="00E570D5">
      <w:pPr>
        <w:pStyle w:val="TABLE-title"/>
        <w:rPr>
          <w:ins w:id="17386" w:author="Charles Gifford" w:date="2017-03-20T15:07:00Z"/>
          <w:lang w:val="en-US"/>
        </w:rPr>
      </w:pPr>
      <w:bookmarkStart w:id="17387" w:name="_Ref449172467"/>
      <w:bookmarkStart w:id="17388" w:name="_Toc478492498"/>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152862">
        <w:rPr>
          <w:noProof/>
          <w:lang w:val="en-US"/>
        </w:rPr>
        <w:t>198</w:t>
      </w:r>
      <w:r w:rsidR="00FD29D6">
        <w:rPr>
          <w:lang w:val="en-US"/>
        </w:rPr>
        <w:fldChar w:fldCharType="end"/>
      </w:r>
      <w:bookmarkEnd w:id="17387"/>
      <w:r w:rsidRPr="001C220C">
        <w:rPr>
          <w:lang w:val="en-US"/>
        </w:rPr>
        <w:t xml:space="preserve"> </w:t>
      </w:r>
      <w:ins w:id="17389" w:author="Charles Gifford" w:date="2016-04-20T15:39:00Z">
        <w:r>
          <w:rPr>
            <w:lang w:val="en-US"/>
          </w:rPr>
          <w:t>–</w:t>
        </w:r>
        <w:r w:rsidRPr="001C220C">
          <w:rPr>
            <w:lang w:val="en-US"/>
          </w:rPr>
          <w:t xml:space="preserve"> </w:t>
        </w:r>
        <w:r>
          <w:rPr>
            <w:lang w:val="en-US"/>
          </w:rPr>
          <w:t>P</w:t>
        </w:r>
        <w:r w:rsidRPr="001C220C">
          <w:rPr>
            <w:lang w:val="en-US"/>
          </w:rPr>
          <w:t>ersonnel actual</w:t>
        </w:r>
        <w:r w:rsidRPr="00AC2193">
          <w:rPr>
            <w:lang w:val="en-US"/>
          </w:rPr>
          <w:t xml:space="preserve"> </w:t>
        </w:r>
        <w:r>
          <w:rPr>
            <w:lang w:val="en-US"/>
          </w:rPr>
          <w:t>relationship</w:t>
        </w:r>
      </w:ins>
      <w:ins w:id="17390" w:author="Charles Gifford" w:date="2017-03-20T15:07:00Z">
        <w:r w:rsidR="00DB4DDC">
          <w:rPr>
            <w:lang w:val="en-US"/>
          </w:rPr>
          <w:t xml:space="preserve"> role</w:t>
        </w:r>
      </w:ins>
      <w:ins w:id="17391" w:author="Charles Gifford" w:date="2016-04-20T15:39:00Z">
        <w:r>
          <w:rPr>
            <w:lang w:val="en-US"/>
          </w:rPr>
          <w:t>s</w:t>
        </w:r>
      </w:ins>
      <w:bookmarkEnd w:id="17388"/>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170"/>
        <w:gridCol w:w="3690"/>
      </w:tblGrid>
      <w:tr w:rsidR="00DB4DDC" w:rsidRPr="009432BC" w14:paraId="030BB650" w14:textId="77777777" w:rsidTr="0020423E">
        <w:trPr>
          <w:trHeight w:val="197"/>
          <w:tblHeader/>
          <w:ins w:id="17392" w:author="Charles Gifford" w:date="2017-03-20T15:07:00Z"/>
        </w:trPr>
        <w:tc>
          <w:tcPr>
            <w:tcW w:w="2155" w:type="dxa"/>
            <w:shd w:val="clear" w:color="auto" w:fill="auto"/>
          </w:tcPr>
          <w:p w14:paraId="47D7A535" w14:textId="77777777" w:rsidR="00DB4DDC" w:rsidRPr="009432BC" w:rsidRDefault="00DB4DDC" w:rsidP="0020423E">
            <w:pPr>
              <w:pStyle w:val="TABLE-col-heading"/>
              <w:rPr>
                <w:ins w:id="17393" w:author="Charles Gifford" w:date="2017-03-20T15:07:00Z"/>
              </w:rPr>
            </w:pPr>
            <w:ins w:id="17394" w:author="Charles Gifford" w:date="2017-03-20T15:07:00Z">
              <w:r w:rsidRPr="009432BC">
                <w:t>Related Object</w:t>
              </w:r>
            </w:ins>
          </w:p>
        </w:tc>
        <w:tc>
          <w:tcPr>
            <w:tcW w:w="2070" w:type="dxa"/>
            <w:shd w:val="clear" w:color="auto" w:fill="auto"/>
          </w:tcPr>
          <w:p w14:paraId="36E9B6DA" w14:textId="77777777" w:rsidR="00DB4DDC" w:rsidRPr="009432BC" w:rsidRDefault="00DB4DDC" w:rsidP="0020423E">
            <w:pPr>
              <w:pStyle w:val="TABLE-col-heading"/>
              <w:rPr>
                <w:ins w:id="17395" w:author="Charles Gifford" w:date="2017-03-20T15:07:00Z"/>
              </w:rPr>
            </w:pPr>
            <w:ins w:id="17396" w:author="Charles Gifford" w:date="2017-03-20T15:07:00Z">
              <w:r w:rsidRPr="009432BC">
                <w:t>Role</w:t>
              </w:r>
            </w:ins>
          </w:p>
        </w:tc>
        <w:tc>
          <w:tcPr>
            <w:tcW w:w="1170" w:type="dxa"/>
            <w:shd w:val="clear" w:color="auto" w:fill="auto"/>
          </w:tcPr>
          <w:p w14:paraId="3F189672" w14:textId="77777777" w:rsidR="00DB4DDC" w:rsidRPr="009432BC" w:rsidRDefault="00DB4DDC" w:rsidP="0020423E">
            <w:pPr>
              <w:pStyle w:val="TABLE-col-heading"/>
              <w:rPr>
                <w:ins w:id="17397" w:author="Charles Gifford" w:date="2017-03-20T15:07:00Z"/>
              </w:rPr>
            </w:pPr>
            <w:ins w:id="17398" w:author="Charles Gifford" w:date="2017-03-20T15:07:00Z">
              <w:r w:rsidRPr="009432BC">
                <w:t>Multiplicity</w:t>
              </w:r>
            </w:ins>
          </w:p>
        </w:tc>
        <w:tc>
          <w:tcPr>
            <w:tcW w:w="3690" w:type="dxa"/>
            <w:shd w:val="clear" w:color="auto" w:fill="auto"/>
          </w:tcPr>
          <w:p w14:paraId="2D5077AB" w14:textId="77777777" w:rsidR="00DB4DDC" w:rsidRPr="009432BC" w:rsidRDefault="00DB4DDC" w:rsidP="0020423E">
            <w:pPr>
              <w:pStyle w:val="TABLE-col-heading"/>
              <w:rPr>
                <w:ins w:id="17399" w:author="Charles Gifford" w:date="2017-03-20T15:07:00Z"/>
              </w:rPr>
            </w:pPr>
            <w:ins w:id="17400" w:author="Charles Gifford" w:date="2017-03-20T15:07:00Z">
              <w:r w:rsidRPr="009432BC">
                <w:t>Description</w:t>
              </w:r>
            </w:ins>
          </w:p>
        </w:tc>
      </w:tr>
      <w:tr w:rsidR="00DB4DDC" w:rsidRPr="009432BC" w14:paraId="12EFB572" w14:textId="77777777" w:rsidTr="0020423E">
        <w:trPr>
          <w:trHeight w:val="332"/>
          <w:ins w:id="17401" w:author="Charles Gifford" w:date="2017-03-20T15:07:00Z"/>
        </w:trPr>
        <w:tc>
          <w:tcPr>
            <w:tcW w:w="2155" w:type="dxa"/>
            <w:shd w:val="clear" w:color="auto" w:fill="auto"/>
          </w:tcPr>
          <w:p w14:paraId="735DD0B5" w14:textId="71D696E9" w:rsidR="00DB4DDC" w:rsidRPr="009432BC" w:rsidRDefault="00DB4DDC" w:rsidP="0020423E">
            <w:pPr>
              <w:pStyle w:val="TABLE-cell"/>
              <w:rPr>
                <w:ins w:id="17402" w:author="Charles Gifford" w:date="2017-03-20T15:07:00Z"/>
              </w:rPr>
            </w:pPr>
            <w:ins w:id="17403" w:author="Charles Gifford" w:date="2017-03-20T15:07:00Z">
              <w:r>
                <w:rPr>
                  <w:szCs w:val="20"/>
                  <w:lang w:val="en-US"/>
                </w:rPr>
                <w:t>Segment resp</w:t>
              </w:r>
            </w:ins>
            <w:ins w:id="17404" w:author="Charles Gifford" w:date="2017-03-20T15:08:00Z">
              <w:r>
                <w:rPr>
                  <w:szCs w:val="20"/>
                  <w:lang w:val="en-US"/>
                </w:rPr>
                <w:t>onse</w:t>
              </w:r>
            </w:ins>
          </w:p>
        </w:tc>
        <w:tc>
          <w:tcPr>
            <w:tcW w:w="2070" w:type="dxa"/>
            <w:shd w:val="clear" w:color="auto" w:fill="auto"/>
          </w:tcPr>
          <w:p w14:paraId="711CB20E" w14:textId="77777777" w:rsidR="00DB4DDC" w:rsidRPr="009432BC" w:rsidRDefault="00DB4DDC" w:rsidP="0020423E">
            <w:pPr>
              <w:pStyle w:val="TABLE-cell"/>
              <w:rPr>
                <w:ins w:id="17405" w:author="Charles Gifford" w:date="2017-03-20T15:07:00Z"/>
              </w:rPr>
            </w:pPr>
            <w:ins w:id="17406" w:author="Charles Gifford" w:date="2017-03-20T15:07:00Z">
              <w:r>
                <w:rPr>
                  <w:szCs w:val="20"/>
                  <w:lang w:val="en-US"/>
                </w:rPr>
                <w:t>NA</w:t>
              </w:r>
            </w:ins>
          </w:p>
        </w:tc>
        <w:tc>
          <w:tcPr>
            <w:tcW w:w="1170" w:type="dxa"/>
            <w:shd w:val="clear" w:color="auto" w:fill="auto"/>
          </w:tcPr>
          <w:p w14:paraId="74E7AF0E" w14:textId="77777777" w:rsidR="00DB4DDC" w:rsidRPr="009432BC" w:rsidRDefault="00DB4DDC" w:rsidP="0020423E">
            <w:pPr>
              <w:pStyle w:val="TABLE-cell"/>
              <w:rPr>
                <w:ins w:id="17407" w:author="Charles Gifford" w:date="2017-03-20T15:07:00Z"/>
              </w:rPr>
            </w:pPr>
            <w:ins w:id="17408" w:author="Charles Gifford" w:date="2017-03-20T15:07:00Z">
              <w:r w:rsidRPr="00AB0960">
                <w:rPr>
                  <w:szCs w:val="20"/>
                  <w:lang w:val="en-US"/>
                </w:rPr>
                <w:t>1</w:t>
              </w:r>
            </w:ins>
          </w:p>
        </w:tc>
        <w:tc>
          <w:tcPr>
            <w:tcW w:w="3690" w:type="dxa"/>
            <w:shd w:val="clear" w:color="auto" w:fill="auto"/>
          </w:tcPr>
          <w:p w14:paraId="7733A28B" w14:textId="7DE63F6A" w:rsidR="00DB4DDC" w:rsidRPr="009432BC" w:rsidRDefault="00DB4DDC" w:rsidP="0020423E">
            <w:pPr>
              <w:pStyle w:val="TABLE-cell"/>
              <w:rPr>
                <w:ins w:id="17409" w:author="Charles Gifford" w:date="2017-03-20T15:07:00Z"/>
              </w:rPr>
            </w:pPr>
            <w:ins w:id="17410" w:author="Charles Gifford" w:date="2017-03-20T15:09:00Z">
              <w:r>
                <w:rPr>
                  <w:lang w:val="en-US"/>
                </w:rPr>
                <w:t xml:space="preserve">This </w:t>
              </w:r>
              <w:r>
                <w:rPr>
                  <w:i/>
                  <w:lang w:val="en-US"/>
                </w:rPr>
                <w:t>personnel</w:t>
              </w:r>
              <w:r>
                <w:rPr>
                  <w:lang w:val="en-US"/>
                </w:rPr>
                <w:t xml:space="preserve"> </w:t>
              </w:r>
              <w:r>
                <w:rPr>
                  <w:i/>
                  <w:lang w:val="en-US"/>
                </w:rPr>
                <w:t>actual</w:t>
              </w:r>
              <w:r>
                <w:rPr>
                  <w:lang w:val="en-US"/>
                </w:rPr>
                <w:t xml:space="preserve"> is a part of the </w:t>
              </w:r>
              <w:r w:rsidRPr="00D80AC6">
                <w:rPr>
                  <w:i/>
                  <w:lang w:val="en-US"/>
                </w:rPr>
                <w:t xml:space="preserve">segment response </w:t>
              </w:r>
              <w:r>
                <w:rPr>
                  <w:lang w:val="en-US"/>
                </w:rPr>
                <w:t>as the whole.</w:t>
              </w:r>
            </w:ins>
          </w:p>
        </w:tc>
      </w:tr>
      <w:tr w:rsidR="00DB4DDC" w:rsidRPr="009432BC" w14:paraId="14CA81D2" w14:textId="77777777" w:rsidTr="0020423E">
        <w:trPr>
          <w:trHeight w:val="332"/>
          <w:ins w:id="17411" w:author="Charles Gifford" w:date="2017-03-20T15:07:00Z"/>
        </w:trPr>
        <w:tc>
          <w:tcPr>
            <w:tcW w:w="2155" w:type="dxa"/>
            <w:shd w:val="clear" w:color="auto" w:fill="auto"/>
          </w:tcPr>
          <w:p w14:paraId="11108F23" w14:textId="5D3D7B59" w:rsidR="00DB4DDC" w:rsidRDefault="00D80AC6" w:rsidP="0020423E">
            <w:pPr>
              <w:pStyle w:val="TABLE-cell"/>
              <w:rPr>
                <w:ins w:id="17412" w:author="Charles Gifford" w:date="2017-03-20T15:07:00Z"/>
                <w:szCs w:val="20"/>
                <w:lang w:val="en-US"/>
              </w:rPr>
            </w:pPr>
            <w:ins w:id="17413" w:author="Charles Gifford" w:date="2017-03-20T15:07:00Z">
              <w:r>
                <w:rPr>
                  <w:szCs w:val="20"/>
                  <w:lang w:val="en-US"/>
                </w:rPr>
                <w:t>Personnel act</w:t>
              </w:r>
            </w:ins>
            <w:ins w:id="17414" w:author="Charles Gifford" w:date="2017-03-20T15:13:00Z">
              <w:r>
                <w:rPr>
                  <w:szCs w:val="20"/>
                  <w:lang w:val="en-US"/>
                </w:rPr>
                <w:t xml:space="preserve">ual </w:t>
              </w:r>
            </w:ins>
            <w:ins w:id="17415" w:author="Charles Gifford" w:date="2017-03-20T15:07:00Z">
              <w:r w:rsidR="00DB4DDC" w:rsidRPr="00AB0960">
                <w:rPr>
                  <w:szCs w:val="20"/>
                  <w:lang w:val="en-US"/>
                </w:rPr>
                <w:t>property</w:t>
              </w:r>
            </w:ins>
          </w:p>
        </w:tc>
        <w:tc>
          <w:tcPr>
            <w:tcW w:w="2070" w:type="dxa"/>
            <w:shd w:val="clear" w:color="auto" w:fill="auto"/>
          </w:tcPr>
          <w:p w14:paraId="434FF873" w14:textId="47D9357C" w:rsidR="00DB4DDC" w:rsidRDefault="00DB4DDC" w:rsidP="0020423E">
            <w:pPr>
              <w:pStyle w:val="TABLE-cell"/>
              <w:rPr>
                <w:ins w:id="17416" w:author="Charles Gifford" w:date="2017-03-20T15:07:00Z"/>
                <w:szCs w:val="20"/>
                <w:lang w:val="en-US"/>
              </w:rPr>
            </w:pPr>
            <w:ins w:id="17417" w:author="Charles Gifford" w:date="2017-03-20T15:07:00Z">
              <w:r w:rsidRPr="00AB0960">
                <w:rPr>
                  <w:szCs w:val="20"/>
                  <w:lang w:val="en-US"/>
                </w:rPr>
                <w:t xml:space="preserve">Personnel </w:t>
              </w:r>
            </w:ins>
            <w:ins w:id="17418" w:author="Charles Gifford" w:date="2017-03-20T15:13:00Z">
              <w:r w:rsidR="00D80AC6" w:rsidRPr="00D80AC6">
                <w:rPr>
                  <w:szCs w:val="20"/>
                  <w:lang w:val="en-US"/>
                </w:rPr>
                <w:t xml:space="preserve">actual </w:t>
              </w:r>
            </w:ins>
            <w:ins w:id="17419" w:author="Charles Gifford" w:date="2017-03-20T15:07:00Z">
              <w:r w:rsidRPr="00AB0960">
                <w:rPr>
                  <w:szCs w:val="20"/>
                  <w:lang w:val="en-US"/>
                </w:rPr>
                <w:t>property</w:t>
              </w:r>
            </w:ins>
          </w:p>
        </w:tc>
        <w:tc>
          <w:tcPr>
            <w:tcW w:w="1170" w:type="dxa"/>
            <w:shd w:val="clear" w:color="auto" w:fill="auto"/>
          </w:tcPr>
          <w:p w14:paraId="6DFB193C" w14:textId="77777777" w:rsidR="00DB4DDC" w:rsidRDefault="00DB4DDC" w:rsidP="0020423E">
            <w:pPr>
              <w:pStyle w:val="TABLE-cell"/>
              <w:rPr>
                <w:ins w:id="17420" w:author="Charles Gifford" w:date="2017-03-20T15:07:00Z"/>
                <w:szCs w:val="20"/>
                <w:lang w:val="en-US"/>
              </w:rPr>
            </w:pPr>
            <w:ins w:id="17421" w:author="Charles Gifford" w:date="2017-03-20T15:07:00Z">
              <w:r>
                <w:rPr>
                  <w:szCs w:val="20"/>
                  <w:lang w:val="en-US"/>
                </w:rPr>
                <w:t>0</w:t>
              </w:r>
              <w:r w:rsidRPr="00AB0960">
                <w:rPr>
                  <w:szCs w:val="20"/>
                  <w:lang w:val="en-US"/>
                </w:rPr>
                <w:t>..*</w:t>
              </w:r>
            </w:ins>
          </w:p>
        </w:tc>
        <w:tc>
          <w:tcPr>
            <w:tcW w:w="3690" w:type="dxa"/>
            <w:shd w:val="clear" w:color="auto" w:fill="auto"/>
          </w:tcPr>
          <w:p w14:paraId="5503FB3F" w14:textId="2F72BD8B" w:rsidR="00DB4DDC" w:rsidRPr="00BE0F67" w:rsidRDefault="00DB4DDC" w:rsidP="0020423E">
            <w:pPr>
              <w:pStyle w:val="TABLE-cell"/>
              <w:rPr>
                <w:ins w:id="17422" w:author="Charles Gifford" w:date="2017-03-20T15:07:00Z"/>
                <w:lang w:val="en-US"/>
              </w:rPr>
            </w:pPr>
            <w:ins w:id="17423" w:author="Charles Gifford" w:date="2017-03-20T15:07:00Z">
              <w:r>
                <w:rPr>
                  <w:lang w:val="en-US"/>
                </w:rPr>
                <w:t xml:space="preserve">The values in the </w:t>
              </w:r>
              <w:r>
                <w:rPr>
                  <w:i/>
                  <w:lang w:val="en-US"/>
                </w:rPr>
                <w:t xml:space="preserve">personnel </w:t>
              </w:r>
            </w:ins>
            <w:ins w:id="17424" w:author="Charles Gifford" w:date="2017-03-20T15:14:00Z">
              <w:r w:rsidR="00D80AC6" w:rsidRPr="00D23A6F">
                <w:rPr>
                  <w:i/>
                  <w:szCs w:val="20"/>
                  <w:lang w:val="en-US"/>
                </w:rPr>
                <w:t>actual</w:t>
              </w:r>
            </w:ins>
            <w:ins w:id="17425" w:author="Charles Gifford" w:date="2017-03-20T15:07:00Z">
              <w:r>
                <w:rPr>
                  <w:i/>
                  <w:lang w:val="en-US"/>
                </w:rPr>
                <w:t xml:space="preserve"> </w:t>
              </w:r>
              <w:r w:rsidRPr="00465559">
                <w:rPr>
                  <w:i/>
                  <w:lang w:val="en-US"/>
                </w:rPr>
                <w:t>property</w:t>
              </w:r>
              <w:r>
                <w:rPr>
                  <w:lang w:val="en-US"/>
                </w:rPr>
                <w:t xml:space="preserve"> are for</w:t>
              </w:r>
              <w:r w:rsidRPr="00786491">
                <w:rPr>
                  <w:lang w:val="en-US"/>
                </w:rPr>
                <w:t xml:space="preserve"> </w:t>
              </w:r>
              <w:r>
                <w:rPr>
                  <w:lang w:val="en-US"/>
                </w:rPr>
                <w:t>this</w:t>
              </w:r>
              <w:r w:rsidRPr="00AB0960">
                <w:rPr>
                  <w:lang w:val="en-US"/>
                </w:rPr>
                <w:t xml:space="preserve"> </w:t>
              </w:r>
              <w:r w:rsidRPr="00AB0960">
                <w:rPr>
                  <w:i/>
                  <w:lang w:val="en-US"/>
                </w:rPr>
                <w:t>personnel</w:t>
              </w:r>
              <w:r w:rsidRPr="00AB0960">
                <w:rPr>
                  <w:lang w:val="en-US"/>
                </w:rPr>
                <w:t xml:space="preserve"> </w:t>
              </w:r>
            </w:ins>
            <w:ins w:id="17426" w:author="Charles Gifford" w:date="2017-03-20T15:14:00Z">
              <w:r w:rsidR="00D80AC6" w:rsidRPr="00D23A6F">
                <w:rPr>
                  <w:i/>
                  <w:szCs w:val="20"/>
                  <w:lang w:val="en-US"/>
                </w:rPr>
                <w:t>actual</w:t>
              </w:r>
              <w:r w:rsidR="00D80AC6">
                <w:rPr>
                  <w:szCs w:val="20"/>
                  <w:lang w:val="en-US"/>
                </w:rPr>
                <w:t>.</w:t>
              </w:r>
            </w:ins>
          </w:p>
        </w:tc>
      </w:tr>
      <w:tr w:rsidR="00DB4DDC" w:rsidRPr="009432BC" w14:paraId="4FC37818" w14:textId="77777777" w:rsidTr="0020423E">
        <w:trPr>
          <w:trHeight w:val="332"/>
          <w:ins w:id="17427" w:author="Charles Gifford" w:date="2017-03-20T15:07:00Z"/>
        </w:trPr>
        <w:tc>
          <w:tcPr>
            <w:tcW w:w="2155" w:type="dxa"/>
            <w:shd w:val="clear" w:color="auto" w:fill="auto"/>
          </w:tcPr>
          <w:p w14:paraId="37E31847" w14:textId="77777777" w:rsidR="00DB4DDC" w:rsidRPr="00AB0960" w:rsidRDefault="00DB4DDC" w:rsidP="0020423E">
            <w:pPr>
              <w:pStyle w:val="TABLE-cell"/>
              <w:rPr>
                <w:ins w:id="17428" w:author="Charles Gifford" w:date="2017-03-20T15:07:00Z"/>
                <w:szCs w:val="20"/>
                <w:lang w:val="en-US"/>
              </w:rPr>
            </w:pPr>
            <w:ins w:id="17429" w:author="Charles Gifford" w:date="2017-03-20T15:07:00Z">
              <w:r w:rsidRPr="00BA207E">
                <w:t>Personnel class</w:t>
              </w:r>
            </w:ins>
          </w:p>
        </w:tc>
        <w:tc>
          <w:tcPr>
            <w:tcW w:w="2070" w:type="dxa"/>
            <w:shd w:val="clear" w:color="auto" w:fill="auto"/>
          </w:tcPr>
          <w:p w14:paraId="1E271E1B" w14:textId="77777777" w:rsidR="00DB4DDC" w:rsidRPr="00AB0960" w:rsidRDefault="00DB4DDC" w:rsidP="0020423E">
            <w:pPr>
              <w:pStyle w:val="TABLE-cell"/>
              <w:rPr>
                <w:ins w:id="17430" w:author="Charles Gifford" w:date="2017-03-20T15:07:00Z"/>
                <w:szCs w:val="20"/>
                <w:lang w:val="en-US"/>
              </w:rPr>
            </w:pPr>
            <w:ins w:id="17431" w:author="Charles Gifford" w:date="2017-03-20T15:07:00Z">
              <w:r w:rsidRPr="00BA207E">
                <w:t>Personnel class</w:t>
              </w:r>
            </w:ins>
          </w:p>
        </w:tc>
        <w:tc>
          <w:tcPr>
            <w:tcW w:w="1170" w:type="dxa"/>
            <w:shd w:val="clear" w:color="auto" w:fill="auto"/>
          </w:tcPr>
          <w:p w14:paraId="5DBAC221" w14:textId="77777777" w:rsidR="00DB4DDC" w:rsidRDefault="00DB4DDC" w:rsidP="0020423E">
            <w:pPr>
              <w:pStyle w:val="TABLE-cell"/>
              <w:rPr>
                <w:ins w:id="17432" w:author="Charles Gifford" w:date="2017-03-20T15:07:00Z"/>
                <w:szCs w:val="20"/>
                <w:lang w:val="en-US"/>
              </w:rPr>
            </w:pPr>
            <w:ins w:id="17433" w:author="Charles Gifford" w:date="2017-03-20T15:07:00Z">
              <w:r w:rsidRPr="0030452A">
                <w:t>0..*</w:t>
              </w:r>
            </w:ins>
          </w:p>
        </w:tc>
        <w:tc>
          <w:tcPr>
            <w:tcW w:w="3690" w:type="dxa"/>
            <w:shd w:val="clear" w:color="auto" w:fill="auto"/>
          </w:tcPr>
          <w:p w14:paraId="60B66166" w14:textId="77777777" w:rsidR="00DB4DDC" w:rsidRDefault="00DB4DDC" w:rsidP="0020423E">
            <w:pPr>
              <w:pStyle w:val="TABLE-cell"/>
              <w:rPr>
                <w:ins w:id="17434" w:author="Charles Gifford" w:date="2017-03-20T15:07:00Z"/>
                <w:lang w:val="en-US"/>
              </w:rPr>
            </w:pPr>
            <w:ins w:id="17435" w:author="Charles Gifford" w:date="2017-03-20T15:07:00Z">
              <w:r>
                <w:t>A cross-model association to</w:t>
              </w:r>
              <w:r w:rsidRPr="00FD719C">
                <w:t xml:space="preserve"> element in the </w:t>
              </w:r>
              <w:r>
                <w:t xml:space="preserve">personnel </w:t>
              </w:r>
              <w:r w:rsidRPr="00FD719C">
                <w:t>model</w:t>
              </w:r>
              <w:r>
                <w:t xml:space="preserve"> as explained in clause 4.6.4</w:t>
              </w:r>
              <w:r w:rsidRPr="00FD719C">
                <w:t>.</w:t>
              </w:r>
            </w:ins>
          </w:p>
        </w:tc>
      </w:tr>
      <w:tr w:rsidR="00DB4DDC" w:rsidRPr="009432BC" w14:paraId="5B5452F0" w14:textId="77777777" w:rsidTr="0020423E">
        <w:trPr>
          <w:trHeight w:val="332"/>
          <w:ins w:id="17436" w:author="Charles Gifford" w:date="2017-03-20T15:07:00Z"/>
        </w:trPr>
        <w:tc>
          <w:tcPr>
            <w:tcW w:w="2155" w:type="dxa"/>
            <w:shd w:val="clear" w:color="auto" w:fill="auto"/>
          </w:tcPr>
          <w:p w14:paraId="18E31C18" w14:textId="77777777" w:rsidR="00DB4DDC" w:rsidRPr="00AB0960" w:rsidRDefault="00DB4DDC" w:rsidP="0020423E">
            <w:pPr>
              <w:pStyle w:val="TABLE-cell"/>
              <w:rPr>
                <w:ins w:id="17437" w:author="Charles Gifford" w:date="2017-03-20T15:07:00Z"/>
                <w:szCs w:val="20"/>
                <w:lang w:val="en-US"/>
              </w:rPr>
            </w:pPr>
            <w:ins w:id="17438" w:author="Charles Gifford" w:date="2017-03-20T15:07:00Z">
              <w:r w:rsidRPr="00BA207E">
                <w:t>Person</w:t>
              </w:r>
            </w:ins>
          </w:p>
        </w:tc>
        <w:tc>
          <w:tcPr>
            <w:tcW w:w="2070" w:type="dxa"/>
            <w:shd w:val="clear" w:color="auto" w:fill="auto"/>
          </w:tcPr>
          <w:p w14:paraId="5BB9835C" w14:textId="77777777" w:rsidR="00DB4DDC" w:rsidRPr="00AB0960" w:rsidRDefault="00DB4DDC" w:rsidP="0020423E">
            <w:pPr>
              <w:pStyle w:val="TABLE-cell"/>
              <w:rPr>
                <w:ins w:id="17439" w:author="Charles Gifford" w:date="2017-03-20T15:07:00Z"/>
                <w:szCs w:val="20"/>
                <w:lang w:val="en-US"/>
              </w:rPr>
            </w:pPr>
            <w:ins w:id="17440" w:author="Charles Gifford" w:date="2017-03-20T15:07:00Z">
              <w:r w:rsidRPr="00BA207E">
                <w:t>Person</w:t>
              </w:r>
            </w:ins>
          </w:p>
        </w:tc>
        <w:tc>
          <w:tcPr>
            <w:tcW w:w="1170" w:type="dxa"/>
            <w:shd w:val="clear" w:color="auto" w:fill="auto"/>
          </w:tcPr>
          <w:p w14:paraId="76F13490" w14:textId="77777777" w:rsidR="00DB4DDC" w:rsidRDefault="00DB4DDC" w:rsidP="0020423E">
            <w:pPr>
              <w:pStyle w:val="TABLE-cell"/>
              <w:rPr>
                <w:ins w:id="17441" w:author="Charles Gifford" w:date="2017-03-20T15:07:00Z"/>
                <w:szCs w:val="20"/>
                <w:lang w:val="en-US"/>
              </w:rPr>
            </w:pPr>
            <w:ins w:id="17442" w:author="Charles Gifford" w:date="2017-03-20T15:07:00Z">
              <w:r w:rsidRPr="0030452A">
                <w:t>0..*</w:t>
              </w:r>
            </w:ins>
          </w:p>
        </w:tc>
        <w:tc>
          <w:tcPr>
            <w:tcW w:w="3690" w:type="dxa"/>
            <w:shd w:val="clear" w:color="auto" w:fill="auto"/>
          </w:tcPr>
          <w:p w14:paraId="1E7A77D8" w14:textId="77777777" w:rsidR="00DB4DDC" w:rsidRDefault="00DB4DDC" w:rsidP="0020423E">
            <w:pPr>
              <w:pStyle w:val="TABLE-cell"/>
              <w:rPr>
                <w:ins w:id="17443" w:author="Charles Gifford" w:date="2017-03-20T15:07:00Z"/>
                <w:lang w:val="en-US"/>
              </w:rPr>
            </w:pPr>
            <w:ins w:id="17444" w:author="Charles Gifford" w:date="2017-03-20T15:07:00Z">
              <w:r w:rsidRPr="002C3CDB">
                <w:t>A cross-model association to element in the personnel model as explained in clause 4.6.4.</w:t>
              </w:r>
            </w:ins>
          </w:p>
        </w:tc>
      </w:tr>
    </w:tbl>
    <w:p w14:paraId="00FC8F1F" w14:textId="336E59CE" w:rsidR="009E6331" w:rsidRPr="001C220C" w:rsidRDefault="009E6331" w:rsidP="00DE6B19">
      <w:pPr>
        <w:pStyle w:val="TABLE-title"/>
        <w:rPr>
          <w:lang w:val="en-US"/>
        </w:rPr>
      </w:pPr>
      <w:bookmarkStart w:id="17445" w:name="_Ref161736365"/>
      <w:bookmarkStart w:id="17446" w:name="_Toc161631665"/>
      <w:bookmarkStart w:id="17447" w:name="_Toc266864194"/>
      <w:bookmarkStart w:id="17448" w:name="_Toc306621082"/>
      <w:bookmarkStart w:id="17449" w:name="_Toc320178478"/>
      <w:bookmarkStart w:id="17450" w:name="_Toc478492499"/>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152862">
        <w:rPr>
          <w:noProof/>
          <w:lang w:val="en-US"/>
        </w:rPr>
        <w:t>199</w:t>
      </w:r>
      <w:r w:rsidR="00FD29D6">
        <w:rPr>
          <w:lang w:val="en-US"/>
        </w:rPr>
        <w:fldChar w:fldCharType="end"/>
      </w:r>
      <w:bookmarkEnd w:id="17445"/>
      <w:r w:rsidRPr="001C220C">
        <w:rPr>
          <w:lang w:val="en-US"/>
        </w:rPr>
        <w:t xml:space="preserve"> </w:t>
      </w:r>
      <w:r w:rsidR="00DE6B19">
        <w:rPr>
          <w:lang w:val="en-US"/>
        </w:rPr>
        <w:t>–</w:t>
      </w:r>
      <w:r w:rsidRPr="001C220C">
        <w:rPr>
          <w:lang w:val="en-US"/>
        </w:rPr>
        <w:t xml:space="preserve"> </w:t>
      </w:r>
      <w:r w:rsidR="00D02368">
        <w:rPr>
          <w:lang w:val="en-US"/>
        </w:rPr>
        <w:t>P</w:t>
      </w:r>
      <w:r w:rsidRPr="001C220C">
        <w:rPr>
          <w:lang w:val="en-US"/>
        </w:rPr>
        <w:t>ersonnel actual</w:t>
      </w:r>
      <w:bookmarkEnd w:id="17446"/>
      <w:bookmarkEnd w:id="17447"/>
      <w:bookmarkEnd w:id="17448"/>
      <w:bookmarkEnd w:id="17449"/>
      <w:r w:rsidR="00D02368" w:rsidRPr="00AC2193">
        <w:rPr>
          <w:lang w:val="en-US"/>
        </w:rPr>
        <w:t xml:space="preserve"> </w:t>
      </w:r>
      <w:r w:rsidR="00D02368">
        <w:rPr>
          <w:lang w:val="en-US"/>
        </w:rPr>
        <w:t>attributes</w:t>
      </w:r>
      <w:bookmarkEnd w:id="17450"/>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156"/>
        <w:gridCol w:w="1350"/>
        <w:gridCol w:w="1189"/>
        <w:gridCol w:w="1202"/>
      </w:tblGrid>
      <w:tr w:rsidR="009E6331" w:rsidRPr="001C220C" w14:paraId="124DC8B2" w14:textId="77777777" w:rsidTr="00DA59C1">
        <w:trPr>
          <w:tblHeader/>
          <w:jc w:val="center"/>
        </w:trPr>
        <w:tc>
          <w:tcPr>
            <w:tcW w:w="1269" w:type="dxa"/>
          </w:tcPr>
          <w:p w14:paraId="740B55DA" w14:textId="77777777" w:rsidR="009E6331" w:rsidRPr="001C220C" w:rsidRDefault="009E6331" w:rsidP="00DA59C1">
            <w:pPr>
              <w:pStyle w:val="NormalTableHeader"/>
              <w:keepNext w:val="0"/>
              <w:spacing w:before="40"/>
              <w:rPr>
                <w:lang w:val="en-US"/>
              </w:rPr>
            </w:pPr>
            <w:r w:rsidRPr="001C220C">
              <w:rPr>
                <w:lang w:val="en-US"/>
              </w:rPr>
              <w:t xml:space="preserve">Attribute </w:t>
            </w:r>
            <w:r w:rsidR="0001772B">
              <w:rPr>
                <w:lang w:val="en-US"/>
              </w:rPr>
              <w:t>n</w:t>
            </w:r>
            <w:r w:rsidRPr="001C220C">
              <w:rPr>
                <w:lang w:val="en-US"/>
              </w:rPr>
              <w:t>ame</w:t>
            </w:r>
          </w:p>
        </w:tc>
        <w:tc>
          <w:tcPr>
            <w:tcW w:w="2880" w:type="dxa"/>
          </w:tcPr>
          <w:p w14:paraId="71E971DF" w14:textId="77777777" w:rsidR="009E6331" w:rsidRPr="001C220C" w:rsidRDefault="009E6331" w:rsidP="00DA59C1">
            <w:pPr>
              <w:pStyle w:val="NormalTableHeader"/>
              <w:keepNext w:val="0"/>
              <w:spacing w:before="40"/>
              <w:rPr>
                <w:lang w:val="en-US"/>
              </w:rPr>
            </w:pPr>
            <w:r w:rsidRPr="001C220C">
              <w:rPr>
                <w:lang w:val="en-US"/>
              </w:rPr>
              <w:t>Description</w:t>
            </w:r>
          </w:p>
        </w:tc>
        <w:tc>
          <w:tcPr>
            <w:tcW w:w="1156" w:type="dxa"/>
          </w:tcPr>
          <w:p w14:paraId="23C27020" w14:textId="77777777" w:rsidR="009E6331" w:rsidRPr="001C220C" w:rsidRDefault="00AE4770" w:rsidP="00DA59C1">
            <w:pPr>
              <w:pStyle w:val="NormalTableHeader"/>
              <w:keepNext w:val="0"/>
              <w:spacing w:before="40"/>
              <w:rPr>
                <w:lang w:val="en-US"/>
              </w:rPr>
            </w:pPr>
            <w:r>
              <w:rPr>
                <w:lang w:val="en-US"/>
              </w:rPr>
              <w:t>Production example</w:t>
            </w:r>
            <w:r w:rsidR="009E6331" w:rsidRPr="001C220C">
              <w:rPr>
                <w:lang w:val="en-US"/>
              </w:rPr>
              <w:t>s</w:t>
            </w:r>
          </w:p>
        </w:tc>
        <w:tc>
          <w:tcPr>
            <w:tcW w:w="1350" w:type="dxa"/>
          </w:tcPr>
          <w:p w14:paraId="755435B1" w14:textId="77777777" w:rsidR="009E6331" w:rsidRPr="001C220C" w:rsidRDefault="00AE4770" w:rsidP="00DA59C1">
            <w:pPr>
              <w:pStyle w:val="NormalTableHeader"/>
              <w:keepNext w:val="0"/>
              <w:spacing w:before="40"/>
              <w:rPr>
                <w:lang w:val="en-US"/>
              </w:rPr>
            </w:pPr>
            <w:r>
              <w:rPr>
                <w:lang w:val="en-US"/>
              </w:rPr>
              <w:t>Maintenance example</w:t>
            </w:r>
            <w:r w:rsidR="009E6331" w:rsidRPr="001C220C">
              <w:rPr>
                <w:lang w:val="en-US"/>
              </w:rPr>
              <w:t>s</w:t>
            </w:r>
          </w:p>
        </w:tc>
        <w:tc>
          <w:tcPr>
            <w:tcW w:w="1189" w:type="dxa"/>
          </w:tcPr>
          <w:p w14:paraId="3A9CBEBD" w14:textId="77777777" w:rsidR="009E6331" w:rsidRPr="001C220C" w:rsidRDefault="00AE4770" w:rsidP="00DA59C1">
            <w:pPr>
              <w:pStyle w:val="NormalTableHeader"/>
              <w:keepNext w:val="0"/>
              <w:spacing w:before="40"/>
              <w:rPr>
                <w:lang w:val="en-US"/>
              </w:rPr>
            </w:pPr>
            <w:r>
              <w:rPr>
                <w:lang w:val="en-US"/>
              </w:rPr>
              <w:t>Quality example</w:t>
            </w:r>
            <w:r w:rsidR="009E6331" w:rsidRPr="001C220C">
              <w:rPr>
                <w:lang w:val="en-US"/>
              </w:rPr>
              <w:t>s</w:t>
            </w:r>
          </w:p>
        </w:tc>
        <w:tc>
          <w:tcPr>
            <w:tcW w:w="1202" w:type="dxa"/>
          </w:tcPr>
          <w:p w14:paraId="2A4E20D1" w14:textId="77777777" w:rsidR="009E6331" w:rsidRPr="001C220C" w:rsidRDefault="00AE4770" w:rsidP="00DA59C1">
            <w:pPr>
              <w:pStyle w:val="NormalTableHeader"/>
              <w:keepNext w:val="0"/>
              <w:spacing w:before="40"/>
              <w:rPr>
                <w:lang w:val="en-US"/>
              </w:rPr>
            </w:pPr>
            <w:r>
              <w:rPr>
                <w:lang w:val="en-US"/>
              </w:rPr>
              <w:t>Inventory example</w:t>
            </w:r>
            <w:r w:rsidR="009E6331" w:rsidRPr="001C220C">
              <w:rPr>
                <w:lang w:val="en-US"/>
              </w:rPr>
              <w:t>s</w:t>
            </w:r>
          </w:p>
        </w:tc>
      </w:tr>
      <w:tr w:rsidR="00456C77" w:rsidRPr="001C220C" w14:paraId="058C2574" w14:textId="77777777" w:rsidTr="00DA59C1">
        <w:trPr>
          <w:cantSplit/>
          <w:jc w:val="center"/>
          <w:ins w:id="17451" w:author="Charles Gifford" w:date="2016-07-22T21:42:00Z"/>
        </w:trPr>
        <w:tc>
          <w:tcPr>
            <w:tcW w:w="1269" w:type="dxa"/>
          </w:tcPr>
          <w:p w14:paraId="01649B14" w14:textId="28F1CB33" w:rsidR="00456C77" w:rsidRPr="001C220C" w:rsidRDefault="00456C77" w:rsidP="00456C77">
            <w:pPr>
              <w:pStyle w:val="TableNormal1"/>
              <w:keepNext w:val="0"/>
              <w:rPr>
                <w:ins w:id="17452" w:author="Charles Gifford" w:date="2016-07-22T21:42:00Z"/>
                <w:lang w:val="en-US"/>
              </w:rPr>
            </w:pPr>
            <w:ins w:id="17453" w:author="Charles Gifford" w:date="2016-07-22T21:42:00Z">
              <w:r w:rsidRPr="00DD4C84">
                <w:t>ID</w:t>
              </w:r>
            </w:ins>
          </w:p>
        </w:tc>
        <w:tc>
          <w:tcPr>
            <w:tcW w:w="2880" w:type="dxa"/>
          </w:tcPr>
          <w:p w14:paraId="0B9E1095" w14:textId="711020F2" w:rsidR="00456C77" w:rsidRPr="001C220C" w:rsidRDefault="00456C77" w:rsidP="00456C77">
            <w:pPr>
              <w:pStyle w:val="TableNormal1"/>
              <w:keepNext w:val="0"/>
              <w:rPr>
                <w:ins w:id="17454" w:author="Charles Gifford" w:date="2016-07-22T21:42:00Z"/>
                <w:lang w:val="en-US"/>
              </w:rPr>
            </w:pPr>
            <w:ins w:id="17455" w:author="Charles Gifford" w:date="2016-07-22T21:42:00Z">
              <w:r w:rsidRPr="00DD4C84">
                <w:rPr>
                  <w:lang w:val="en-US"/>
                </w:rPr>
                <w:t xml:space="preserve">A unique identification of a specific </w:t>
              </w:r>
              <w:r w:rsidRPr="007F7475">
                <w:rPr>
                  <w:i/>
                  <w:lang w:val="en-US"/>
                </w:rPr>
                <w:t>person</w:t>
              </w:r>
            </w:ins>
            <w:r w:rsidR="00B84D87">
              <w:rPr>
                <w:i/>
                <w:lang w:val="en-US"/>
              </w:rPr>
              <w:t>nel</w:t>
            </w:r>
            <w:ins w:id="17456" w:author="Charles Gifford" w:date="2016-07-22T21:42:00Z">
              <w:r w:rsidRPr="007F7475">
                <w:rPr>
                  <w:i/>
                  <w:lang w:val="en-US"/>
                </w:rPr>
                <w:t xml:space="preserve"> actual</w:t>
              </w:r>
              <w:r>
                <w:rPr>
                  <w:lang w:val="en-US"/>
                </w:rPr>
                <w:t xml:space="preserve">. </w:t>
              </w:r>
            </w:ins>
          </w:p>
        </w:tc>
        <w:tc>
          <w:tcPr>
            <w:tcW w:w="1156" w:type="dxa"/>
          </w:tcPr>
          <w:p w14:paraId="49EECE17" w14:textId="16015E7A" w:rsidR="00456C77" w:rsidRPr="001C220C" w:rsidRDefault="00456C77" w:rsidP="00456C77">
            <w:pPr>
              <w:pStyle w:val="TableNormal1"/>
              <w:keepNext w:val="0"/>
              <w:rPr>
                <w:ins w:id="17457" w:author="Charles Gifford" w:date="2016-07-22T21:42:00Z"/>
                <w:lang w:val="en-US"/>
              </w:rPr>
            </w:pPr>
            <w:ins w:id="17458" w:author="Charles Gifford" w:date="2016-07-22T21:42:00Z">
              <w:r w:rsidRPr="00DD4C84">
                <w:rPr>
                  <w:lang w:val="en-US"/>
                </w:rPr>
                <w:t>Employee 23</w:t>
              </w:r>
            </w:ins>
          </w:p>
        </w:tc>
        <w:tc>
          <w:tcPr>
            <w:tcW w:w="1350" w:type="dxa"/>
          </w:tcPr>
          <w:p w14:paraId="696522E7" w14:textId="4D921E46" w:rsidR="00456C77" w:rsidRPr="001C220C" w:rsidRDefault="00456C77" w:rsidP="00456C77">
            <w:pPr>
              <w:pStyle w:val="TableNormal1"/>
              <w:keepNext w:val="0"/>
              <w:spacing w:before="40"/>
              <w:rPr>
                <w:ins w:id="17459" w:author="Charles Gifford" w:date="2016-07-22T21:42:00Z"/>
                <w:lang w:val="en-US"/>
              </w:rPr>
            </w:pPr>
            <w:ins w:id="17460" w:author="Charles Gifford" w:date="2016-07-22T21:42:00Z">
              <w:r w:rsidRPr="00DD4C84">
                <w:rPr>
                  <w:lang w:val="en-US"/>
                </w:rPr>
                <w:t>22828</w:t>
              </w:r>
            </w:ins>
          </w:p>
        </w:tc>
        <w:tc>
          <w:tcPr>
            <w:tcW w:w="1189" w:type="dxa"/>
          </w:tcPr>
          <w:p w14:paraId="67F8F8A5" w14:textId="79A046DB" w:rsidR="00456C77" w:rsidRPr="001C220C" w:rsidRDefault="00456C77" w:rsidP="00456C77">
            <w:pPr>
              <w:pStyle w:val="TableNormal1"/>
              <w:keepNext w:val="0"/>
              <w:spacing w:before="40"/>
              <w:rPr>
                <w:ins w:id="17461" w:author="Charles Gifford" w:date="2016-07-22T21:42:00Z"/>
                <w:lang w:val="en-US"/>
              </w:rPr>
            </w:pPr>
            <w:ins w:id="17462" w:author="Charles Gifford" w:date="2016-07-22T21:42:00Z">
              <w:r w:rsidRPr="00DD4C84">
                <w:rPr>
                  <w:lang w:val="en-US"/>
                </w:rPr>
                <w:t>999-123-4567</w:t>
              </w:r>
            </w:ins>
          </w:p>
        </w:tc>
        <w:tc>
          <w:tcPr>
            <w:tcW w:w="1202" w:type="dxa"/>
          </w:tcPr>
          <w:p w14:paraId="5567AE07" w14:textId="14CB4130" w:rsidR="00456C77" w:rsidRPr="001C220C" w:rsidRDefault="00456C77" w:rsidP="00456C77">
            <w:pPr>
              <w:pStyle w:val="TableNormal1"/>
              <w:keepNext w:val="0"/>
              <w:spacing w:before="40"/>
              <w:rPr>
                <w:ins w:id="17463" w:author="Charles Gifford" w:date="2016-07-22T21:42:00Z"/>
                <w:lang w:val="en-US"/>
              </w:rPr>
            </w:pPr>
            <w:ins w:id="17464" w:author="Charles Gifford" w:date="2016-07-22T21:42:00Z">
              <w:r w:rsidRPr="00DD4C84">
                <w:rPr>
                  <w:lang w:val="en-US"/>
                </w:rPr>
                <w:t>007</w:t>
              </w:r>
            </w:ins>
          </w:p>
        </w:tc>
      </w:tr>
      <w:tr w:rsidR="00DF0A6D" w:rsidRPr="001C220C" w14:paraId="1CB0AEA4" w14:textId="77777777" w:rsidTr="00DA59C1">
        <w:trPr>
          <w:cantSplit/>
          <w:jc w:val="center"/>
        </w:trPr>
        <w:tc>
          <w:tcPr>
            <w:tcW w:w="1269" w:type="dxa"/>
          </w:tcPr>
          <w:p w14:paraId="4D19152D" w14:textId="77777777" w:rsidR="00DF0A6D" w:rsidRPr="001C220C" w:rsidRDefault="00DF0A6D" w:rsidP="00DA59C1">
            <w:pPr>
              <w:pStyle w:val="TableNormal1"/>
              <w:keepNext w:val="0"/>
              <w:rPr>
                <w:lang w:val="en-US"/>
              </w:rPr>
            </w:pPr>
            <w:r w:rsidRPr="001C220C">
              <w:rPr>
                <w:lang w:val="en-US"/>
              </w:rPr>
              <w:t xml:space="preserve">Personnel </w:t>
            </w:r>
            <w:r w:rsidR="00E731C0">
              <w:rPr>
                <w:lang w:val="en-US"/>
              </w:rPr>
              <w:t>c</w:t>
            </w:r>
            <w:r w:rsidRPr="001C220C">
              <w:rPr>
                <w:lang w:val="en-US"/>
              </w:rPr>
              <w:t>lass</w:t>
            </w:r>
          </w:p>
        </w:tc>
        <w:tc>
          <w:tcPr>
            <w:tcW w:w="2880" w:type="dxa"/>
          </w:tcPr>
          <w:p w14:paraId="564E483F" w14:textId="77777777" w:rsidR="00DF0A6D" w:rsidRPr="001C220C" w:rsidRDefault="00DF0A6D" w:rsidP="00DA59C1">
            <w:pPr>
              <w:pStyle w:val="TableNormal1"/>
              <w:keepNext w:val="0"/>
              <w:rPr>
                <w:lang w:val="en-US"/>
              </w:rPr>
            </w:pPr>
            <w:r w:rsidRPr="001C220C">
              <w:rPr>
                <w:lang w:val="en-US"/>
              </w:rPr>
              <w:t xml:space="preserve">Identifies the associated </w:t>
            </w:r>
            <w:r w:rsidRPr="001C220C">
              <w:rPr>
                <w:i/>
                <w:lang w:val="en-US"/>
              </w:rPr>
              <w:t xml:space="preserve">personnel class </w:t>
            </w:r>
            <w:r w:rsidRPr="001C220C">
              <w:rPr>
                <w:lang w:val="en-US"/>
              </w:rPr>
              <w:t xml:space="preserve">or set of </w:t>
            </w:r>
            <w:r w:rsidRPr="001C220C">
              <w:rPr>
                <w:i/>
                <w:lang w:val="en-US"/>
              </w:rPr>
              <w:t>personnel classes</w:t>
            </w:r>
            <w:r w:rsidRPr="001C220C">
              <w:rPr>
                <w:lang w:val="en-US"/>
              </w:rPr>
              <w:t xml:space="preserve"> actually used for a specific </w:t>
            </w:r>
            <w:r w:rsidRPr="001C220C">
              <w:rPr>
                <w:i/>
                <w:lang w:val="en-US"/>
              </w:rPr>
              <w:t>segment response</w:t>
            </w:r>
            <w:r w:rsidR="008558A5">
              <w:rPr>
                <w:lang w:val="en-US"/>
              </w:rPr>
              <w:t xml:space="preserve">. </w:t>
            </w:r>
          </w:p>
        </w:tc>
        <w:tc>
          <w:tcPr>
            <w:tcW w:w="1156" w:type="dxa"/>
          </w:tcPr>
          <w:p w14:paraId="14367E1E" w14:textId="77777777" w:rsidR="00DF0A6D" w:rsidRPr="001C220C" w:rsidRDefault="00DF0A6D" w:rsidP="00DA59C1">
            <w:pPr>
              <w:pStyle w:val="TableNormal1"/>
              <w:keepNext w:val="0"/>
              <w:rPr>
                <w:lang w:val="en-US"/>
              </w:rPr>
            </w:pPr>
            <w:r w:rsidRPr="001C220C">
              <w:rPr>
                <w:lang w:val="en-US"/>
              </w:rPr>
              <w:t xml:space="preserve">Widget Polisher </w:t>
            </w:r>
          </w:p>
        </w:tc>
        <w:tc>
          <w:tcPr>
            <w:tcW w:w="1350" w:type="dxa"/>
          </w:tcPr>
          <w:p w14:paraId="09910797" w14:textId="77777777" w:rsidR="00DF0A6D" w:rsidRPr="001C220C" w:rsidRDefault="00DF0A6D" w:rsidP="00DA59C1">
            <w:pPr>
              <w:pStyle w:val="TableNormal1"/>
              <w:keepNext w:val="0"/>
              <w:spacing w:before="40"/>
              <w:rPr>
                <w:lang w:val="en-US"/>
              </w:rPr>
            </w:pPr>
            <w:r w:rsidRPr="001C220C">
              <w:rPr>
                <w:lang w:val="en-US"/>
              </w:rPr>
              <w:t>CNC operator</w:t>
            </w:r>
          </w:p>
        </w:tc>
        <w:tc>
          <w:tcPr>
            <w:tcW w:w="1189" w:type="dxa"/>
          </w:tcPr>
          <w:p w14:paraId="1BDCD24C" w14:textId="77777777" w:rsidR="00DF0A6D" w:rsidRPr="001C220C" w:rsidRDefault="00DF0A6D" w:rsidP="00DA59C1">
            <w:pPr>
              <w:pStyle w:val="TableNormal1"/>
              <w:keepNext w:val="0"/>
              <w:spacing w:before="40"/>
              <w:rPr>
                <w:lang w:val="en-US"/>
              </w:rPr>
            </w:pPr>
            <w:r w:rsidRPr="001C220C">
              <w:rPr>
                <w:lang w:val="en-US"/>
              </w:rPr>
              <w:t>[not applicable</w:t>
            </w:r>
          </w:p>
        </w:tc>
        <w:tc>
          <w:tcPr>
            <w:tcW w:w="1202" w:type="dxa"/>
          </w:tcPr>
          <w:p w14:paraId="017C680F" w14:textId="77777777" w:rsidR="00DF0A6D" w:rsidRPr="001C220C" w:rsidRDefault="00DF0A6D" w:rsidP="00DA59C1">
            <w:pPr>
              <w:pStyle w:val="TableNormal1"/>
              <w:keepNext w:val="0"/>
              <w:spacing w:before="40"/>
              <w:rPr>
                <w:lang w:val="en-US"/>
              </w:rPr>
            </w:pPr>
            <w:r w:rsidRPr="001C220C">
              <w:rPr>
                <w:lang w:val="en-US"/>
              </w:rPr>
              <w:t>Warehouse worker</w:t>
            </w:r>
          </w:p>
        </w:tc>
      </w:tr>
      <w:tr w:rsidR="00DF0A6D" w:rsidRPr="001C220C" w14:paraId="1BEE7C2F" w14:textId="77777777" w:rsidTr="0019644C">
        <w:trPr>
          <w:cantSplit/>
          <w:trHeight w:val="1160"/>
          <w:jc w:val="center"/>
        </w:trPr>
        <w:tc>
          <w:tcPr>
            <w:tcW w:w="1269" w:type="dxa"/>
          </w:tcPr>
          <w:p w14:paraId="41287CFB" w14:textId="77777777" w:rsidR="00DF0A6D" w:rsidRPr="001C220C" w:rsidRDefault="00DF0A6D" w:rsidP="00DA59C1">
            <w:pPr>
              <w:pStyle w:val="TableNormal1"/>
              <w:keepNext w:val="0"/>
              <w:rPr>
                <w:lang w:val="en-US"/>
              </w:rPr>
            </w:pPr>
            <w:r w:rsidRPr="001C220C">
              <w:rPr>
                <w:lang w:val="en-US"/>
              </w:rPr>
              <w:t>Person</w:t>
            </w:r>
          </w:p>
        </w:tc>
        <w:tc>
          <w:tcPr>
            <w:tcW w:w="2880" w:type="dxa"/>
          </w:tcPr>
          <w:p w14:paraId="494F7F63" w14:textId="77777777" w:rsidR="00DF0A6D" w:rsidRPr="001C220C" w:rsidRDefault="00DF0A6D" w:rsidP="00DA59C1">
            <w:pPr>
              <w:pStyle w:val="TableNormal1"/>
              <w:keepNext w:val="0"/>
              <w:rPr>
                <w:lang w:val="en-US"/>
              </w:rPr>
            </w:pPr>
            <w:r w:rsidRPr="001C220C">
              <w:rPr>
                <w:lang w:val="en-US"/>
              </w:rPr>
              <w:t xml:space="preserve">Identifies the associated </w:t>
            </w:r>
            <w:r w:rsidRPr="001C220C">
              <w:rPr>
                <w:i/>
                <w:lang w:val="en-US"/>
              </w:rPr>
              <w:t xml:space="preserve">person </w:t>
            </w:r>
            <w:r w:rsidRPr="001C220C">
              <w:rPr>
                <w:lang w:val="en-US"/>
              </w:rPr>
              <w:t xml:space="preserve">or set of </w:t>
            </w:r>
            <w:r w:rsidRPr="001C220C">
              <w:rPr>
                <w:i/>
                <w:lang w:val="en-US"/>
              </w:rPr>
              <w:t>persons</w:t>
            </w:r>
            <w:r w:rsidRPr="001C220C">
              <w:rPr>
                <w:lang w:val="en-US"/>
              </w:rPr>
              <w:t xml:space="preserve"> actually used for a specific </w:t>
            </w:r>
            <w:r w:rsidRPr="001C220C">
              <w:rPr>
                <w:i/>
                <w:lang w:val="en-US"/>
              </w:rPr>
              <w:t>segment response</w:t>
            </w:r>
            <w:r w:rsidRPr="001C220C">
              <w:rPr>
                <w:lang w:val="en-US"/>
              </w:rPr>
              <w:t xml:space="preserve">. </w:t>
            </w:r>
          </w:p>
          <w:p w14:paraId="09D6E52A" w14:textId="3CFCA11E" w:rsidR="00DF0A6D" w:rsidRPr="001C220C" w:rsidRDefault="0019644C" w:rsidP="00DA59C1">
            <w:pPr>
              <w:pStyle w:val="TableNormal1"/>
              <w:keepNext w:val="0"/>
              <w:rPr>
                <w:lang w:val="en-US"/>
              </w:rPr>
            </w:pPr>
            <w:r w:rsidRPr="001C220C">
              <w:rPr>
                <w:lang w:val="en-US"/>
              </w:rPr>
              <w:t>Typically,</w:t>
            </w:r>
            <w:r w:rsidR="00DF0A6D" w:rsidRPr="001C220C">
              <w:rPr>
                <w:lang w:val="en-US"/>
              </w:rPr>
              <w:t xml:space="preserve"> either </w:t>
            </w:r>
            <w:r w:rsidR="00DF0A6D" w:rsidRPr="001C220C">
              <w:rPr>
                <w:i/>
                <w:lang w:val="en-US"/>
              </w:rPr>
              <w:t>personnel class</w:t>
            </w:r>
            <w:r w:rsidR="00DF0A6D" w:rsidRPr="001C220C">
              <w:rPr>
                <w:lang w:val="en-US"/>
              </w:rPr>
              <w:t xml:space="preserve"> or </w:t>
            </w:r>
            <w:r w:rsidR="00DF0A6D" w:rsidRPr="001C220C">
              <w:rPr>
                <w:i/>
                <w:lang w:val="en-US"/>
              </w:rPr>
              <w:t>person</w:t>
            </w:r>
            <w:r w:rsidR="00DF0A6D" w:rsidRPr="001C220C">
              <w:rPr>
                <w:lang w:val="en-US"/>
              </w:rPr>
              <w:t xml:space="preserve"> is specified, but not both.</w:t>
            </w:r>
          </w:p>
        </w:tc>
        <w:tc>
          <w:tcPr>
            <w:tcW w:w="1156" w:type="dxa"/>
          </w:tcPr>
          <w:p w14:paraId="14223AD3" w14:textId="2D0C5FB1" w:rsidR="00DF0A6D" w:rsidRPr="001C220C" w:rsidRDefault="0019644C" w:rsidP="00DA59C1">
            <w:pPr>
              <w:pStyle w:val="TableNormal1"/>
              <w:keepNext w:val="0"/>
              <w:rPr>
                <w:lang w:val="en-US"/>
              </w:rPr>
            </w:pPr>
            <w:r w:rsidRPr="001C220C">
              <w:rPr>
                <w:lang w:val="en-US"/>
              </w:rPr>
              <w:t>Gadget</w:t>
            </w:r>
          </w:p>
        </w:tc>
        <w:tc>
          <w:tcPr>
            <w:tcW w:w="1350" w:type="dxa"/>
          </w:tcPr>
          <w:p w14:paraId="00377DD5" w14:textId="77777777" w:rsidR="00DF0A6D" w:rsidRPr="001C220C" w:rsidRDefault="00C21049" w:rsidP="00DA59C1">
            <w:pPr>
              <w:pStyle w:val="TableNormal1"/>
              <w:keepNext w:val="0"/>
              <w:spacing w:before="40"/>
              <w:rPr>
                <w:lang w:val="en-US"/>
              </w:rPr>
            </w:pPr>
            <w:r>
              <w:rPr>
                <w:lang w:val="en-US"/>
              </w:rPr>
              <w:t>(not applicable)</w:t>
            </w:r>
          </w:p>
        </w:tc>
        <w:tc>
          <w:tcPr>
            <w:tcW w:w="1189" w:type="dxa"/>
          </w:tcPr>
          <w:p w14:paraId="6BE30B4D" w14:textId="77777777" w:rsidR="00DF0A6D" w:rsidRPr="001C220C" w:rsidRDefault="00DF0A6D" w:rsidP="00DA59C1">
            <w:pPr>
              <w:pStyle w:val="TableNormal1"/>
              <w:keepNext w:val="0"/>
              <w:spacing w:before="40"/>
              <w:rPr>
                <w:lang w:val="en-US"/>
              </w:rPr>
            </w:pPr>
            <w:r w:rsidRPr="001C220C">
              <w:rPr>
                <w:lang w:val="en-US"/>
              </w:rPr>
              <w:t>261343</w:t>
            </w:r>
          </w:p>
        </w:tc>
        <w:tc>
          <w:tcPr>
            <w:tcW w:w="1202" w:type="dxa"/>
          </w:tcPr>
          <w:p w14:paraId="0035684A" w14:textId="77777777" w:rsidR="00DF0A6D" w:rsidRPr="001C220C" w:rsidRDefault="00C44FAD" w:rsidP="00DA59C1">
            <w:pPr>
              <w:pStyle w:val="TableNormal1"/>
              <w:keepNext w:val="0"/>
              <w:spacing w:before="40"/>
              <w:rPr>
                <w:lang w:val="en-US"/>
              </w:rPr>
            </w:pPr>
            <w:r w:rsidRPr="001C220C">
              <w:rPr>
                <w:lang w:val="en-US"/>
              </w:rPr>
              <w:t>Sara Feye</w:t>
            </w:r>
          </w:p>
        </w:tc>
      </w:tr>
      <w:tr w:rsidR="00DF0A6D" w:rsidRPr="001C220C" w14:paraId="303ECFC1" w14:textId="77777777" w:rsidTr="0019644C">
        <w:trPr>
          <w:cantSplit/>
          <w:trHeight w:val="1160"/>
          <w:jc w:val="center"/>
        </w:trPr>
        <w:tc>
          <w:tcPr>
            <w:tcW w:w="1269" w:type="dxa"/>
          </w:tcPr>
          <w:p w14:paraId="271ECB61" w14:textId="77777777" w:rsidR="00DF0A6D" w:rsidRPr="001C220C" w:rsidRDefault="00DF0A6D" w:rsidP="00DA59C1">
            <w:pPr>
              <w:pStyle w:val="TableNormal1"/>
              <w:keepNext w:val="0"/>
              <w:rPr>
                <w:lang w:val="en-US"/>
              </w:rPr>
            </w:pPr>
            <w:r w:rsidRPr="001C220C">
              <w:rPr>
                <w:lang w:val="en-US"/>
              </w:rPr>
              <w:t>Description</w:t>
            </w:r>
          </w:p>
        </w:tc>
        <w:tc>
          <w:tcPr>
            <w:tcW w:w="2880" w:type="dxa"/>
          </w:tcPr>
          <w:p w14:paraId="636D01DB" w14:textId="77777777" w:rsidR="00DF0A6D" w:rsidRPr="001C220C" w:rsidRDefault="00DF0A6D" w:rsidP="00DA59C1">
            <w:pPr>
              <w:pStyle w:val="TableNormal1"/>
              <w:keepNext w:val="0"/>
              <w:rPr>
                <w:lang w:val="en-US"/>
              </w:rPr>
            </w:pPr>
            <w:r w:rsidRPr="001C220C">
              <w:rPr>
                <w:lang w:val="en-US"/>
              </w:rPr>
              <w:t xml:space="preserve">Contains additional information and descriptions of the </w:t>
            </w:r>
            <w:r w:rsidRPr="001C220C">
              <w:rPr>
                <w:i/>
                <w:lang w:val="en-US"/>
              </w:rPr>
              <w:t>personnel actual</w:t>
            </w:r>
            <w:r w:rsidR="00FC1459">
              <w:rPr>
                <w:i/>
                <w:lang w:val="en-US"/>
              </w:rPr>
              <w:t>.</w:t>
            </w:r>
          </w:p>
        </w:tc>
        <w:tc>
          <w:tcPr>
            <w:tcW w:w="1156" w:type="dxa"/>
          </w:tcPr>
          <w:p w14:paraId="67ED228C" w14:textId="77777777" w:rsidR="00DF0A6D" w:rsidRPr="001C220C" w:rsidRDefault="00DF0A6D" w:rsidP="00DA59C1">
            <w:pPr>
              <w:pStyle w:val="TableNormal1"/>
              <w:keepNext w:val="0"/>
              <w:rPr>
                <w:lang w:val="en-US"/>
              </w:rPr>
            </w:pPr>
            <w:r w:rsidRPr="001C220C">
              <w:rPr>
                <w:lang w:val="en-US"/>
              </w:rPr>
              <w:t>Defines the specific polishing operator used in operations request.</w:t>
            </w:r>
          </w:p>
        </w:tc>
        <w:tc>
          <w:tcPr>
            <w:tcW w:w="1350" w:type="dxa"/>
          </w:tcPr>
          <w:p w14:paraId="0F533598" w14:textId="77777777" w:rsidR="00DF0A6D" w:rsidRPr="001C220C" w:rsidRDefault="00DF0A6D" w:rsidP="00DA59C1">
            <w:pPr>
              <w:pStyle w:val="TableNormal1"/>
              <w:keepNext w:val="0"/>
              <w:spacing w:before="40"/>
              <w:rPr>
                <w:lang w:val="en-US"/>
              </w:rPr>
            </w:pPr>
            <w:r w:rsidRPr="001C220C">
              <w:rPr>
                <w:lang w:val="en-US"/>
              </w:rPr>
              <w:t>Trained CNC operator</w:t>
            </w:r>
          </w:p>
        </w:tc>
        <w:tc>
          <w:tcPr>
            <w:tcW w:w="1189" w:type="dxa"/>
          </w:tcPr>
          <w:p w14:paraId="063BCECE" w14:textId="23BD0D0C" w:rsidR="00DF0A6D" w:rsidRPr="001C220C" w:rsidRDefault="00DF0A6D" w:rsidP="00DA59C1">
            <w:pPr>
              <w:pStyle w:val="TableNormal1"/>
              <w:keepNext w:val="0"/>
              <w:spacing w:before="40"/>
              <w:rPr>
                <w:lang w:val="en-US"/>
              </w:rPr>
            </w:pPr>
            <w:r w:rsidRPr="001C220C">
              <w:rPr>
                <w:lang w:val="en-US"/>
              </w:rPr>
              <w:t>Quality personnel trained in stock inspections</w:t>
            </w:r>
          </w:p>
        </w:tc>
        <w:tc>
          <w:tcPr>
            <w:tcW w:w="1202" w:type="dxa"/>
          </w:tcPr>
          <w:p w14:paraId="3F796C5C" w14:textId="77777777" w:rsidR="00DF0A6D" w:rsidRPr="001C220C" w:rsidRDefault="00DF0A6D" w:rsidP="00DA59C1">
            <w:pPr>
              <w:pStyle w:val="TableNormal1"/>
              <w:keepNext w:val="0"/>
              <w:spacing w:before="40"/>
              <w:rPr>
                <w:lang w:val="en-US"/>
              </w:rPr>
            </w:pPr>
            <w:r w:rsidRPr="001C220C">
              <w:rPr>
                <w:lang w:val="en-US"/>
              </w:rPr>
              <w:t>Person to assemble the kit</w:t>
            </w:r>
          </w:p>
        </w:tc>
      </w:tr>
      <w:tr w:rsidR="00681F1A" w:rsidRPr="001C220C" w14:paraId="2CC197B6" w14:textId="77777777" w:rsidTr="00DA59C1">
        <w:trPr>
          <w:cantSplit/>
          <w:jc w:val="center"/>
        </w:trPr>
        <w:tc>
          <w:tcPr>
            <w:tcW w:w="1269" w:type="dxa"/>
          </w:tcPr>
          <w:p w14:paraId="74B4D9C7" w14:textId="77777777" w:rsidR="00681F1A" w:rsidRPr="001C220C" w:rsidRDefault="00681F1A" w:rsidP="00DA59C1">
            <w:pPr>
              <w:pStyle w:val="TableNormal1"/>
              <w:keepNext w:val="0"/>
              <w:rPr>
                <w:lang w:val="en-US"/>
              </w:rPr>
            </w:pPr>
            <w:ins w:id="17465" w:author="Dennis Brandl" w:date="2015-08-17T11:04:00Z">
              <w:r>
                <w:rPr>
                  <w:lang w:val="en-US"/>
                </w:rPr>
                <w:t xml:space="preserve">Hierarchy </w:t>
              </w:r>
            </w:ins>
            <w:r w:rsidR="00E731C0">
              <w:rPr>
                <w:lang w:val="en-US"/>
              </w:rPr>
              <w:t>s</w:t>
            </w:r>
            <w:ins w:id="17466" w:author="Dennis Brandl" w:date="2015-08-17T11:04:00Z">
              <w:r>
                <w:rPr>
                  <w:lang w:val="en-US"/>
                </w:rPr>
                <w:t>cope</w:t>
              </w:r>
            </w:ins>
          </w:p>
        </w:tc>
        <w:tc>
          <w:tcPr>
            <w:tcW w:w="2880" w:type="dxa"/>
          </w:tcPr>
          <w:p w14:paraId="5913B01C" w14:textId="77777777" w:rsidR="00681F1A" w:rsidRPr="001C220C" w:rsidRDefault="00681F1A" w:rsidP="00DA59C1">
            <w:pPr>
              <w:pStyle w:val="TableNormal1"/>
              <w:keepNext w:val="0"/>
              <w:rPr>
                <w:ins w:id="17467" w:author="Dennis Brandl" w:date="2015-08-17T11:04:00Z"/>
                <w:lang w:val="en-US"/>
              </w:rPr>
            </w:pPr>
            <w:ins w:id="17468" w:author="Dennis Brandl" w:date="2015-08-17T11:04:00Z">
              <w:r w:rsidRPr="001C220C">
                <w:rPr>
                  <w:lang w:val="en-US"/>
                </w:rPr>
                <w:t>Identifies where the exchanged information fits within the role based equipment hierarchy</w:t>
              </w:r>
              <w:r>
                <w:rPr>
                  <w:lang w:val="en-US"/>
                </w:rPr>
                <w:t xml:space="preserve">. </w:t>
              </w:r>
            </w:ins>
          </w:p>
          <w:p w14:paraId="63581616" w14:textId="77777777" w:rsidR="00681F1A" w:rsidRPr="001C220C" w:rsidRDefault="00681F1A" w:rsidP="00DA59C1">
            <w:pPr>
              <w:pStyle w:val="TableNormal1"/>
              <w:keepNext w:val="0"/>
              <w:rPr>
                <w:lang w:val="en-US"/>
              </w:rPr>
            </w:pPr>
          </w:p>
        </w:tc>
        <w:tc>
          <w:tcPr>
            <w:tcW w:w="1156" w:type="dxa"/>
          </w:tcPr>
          <w:p w14:paraId="455423C2" w14:textId="77777777" w:rsidR="00681F1A" w:rsidRPr="001C220C" w:rsidRDefault="00681F1A" w:rsidP="00DA59C1">
            <w:pPr>
              <w:pStyle w:val="TableNormal1"/>
              <w:keepNext w:val="0"/>
              <w:rPr>
                <w:lang w:val="en-US"/>
              </w:rPr>
            </w:pPr>
            <w:ins w:id="17469" w:author="Dennis Brandl" w:date="2015-08-17T11:04:00Z">
              <w:r w:rsidRPr="001C220C">
                <w:rPr>
                  <w:lang w:val="en-US"/>
                </w:rPr>
                <w:t>East Wing(AREA)/ Manufacturing Line #2(WORK CENTER)</w:t>
              </w:r>
            </w:ins>
          </w:p>
        </w:tc>
        <w:tc>
          <w:tcPr>
            <w:tcW w:w="1350" w:type="dxa"/>
          </w:tcPr>
          <w:p w14:paraId="47EC942E" w14:textId="77777777" w:rsidR="00681F1A" w:rsidRPr="001C220C" w:rsidRDefault="00681F1A" w:rsidP="00DA59C1">
            <w:pPr>
              <w:pStyle w:val="TableNormal1"/>
              <w:keepNext w:val="0"/>
              <w:rPr>
                <w:ins w:id="17470" w:author="Dennis Brandl" w:date="2015-08-17T11:04:00Z"/>
                <w:lang w:val="en-US"/>
              </w:rPr>
            </w:pPr>
            <w:ins w:id="17471" w:author="Dennis Brandl" w:date="2015-08-17T11:04:00Z">
              <w:r w:rsidRPr="001C220C">
                <w:rPr>
                  <w:lang w:val="en-US"/>
                </w:rPr>
                <w:t>CNC Machine</w:t>
              </w:r>
            </w:ins>
          </w:p>
          <w:p w14:paraId="59FD8638" w14:textId="77777777" w:rsidR="00681F1A" w:rsidRPr="001C220C" w:rsidRDefault="00681F1A" w:rsidP="00DA59C1">
            <w:pPr>
              <w:pStyle w:val="TableNormal1"/>
              <w:keepNext w:val="0"/>
              <w:spacing w:before="40"/>
              <w:rPr>
                <w:lang w:val="en-US"/>
              </w:rPr>
            </w:pPr>
            <w:ins w:id="17472" w:author="Dennis Brandl" w:date="2015-08-17T11:04:00Z">
              <w:r w:rsidRPr="001C220C">
                <w:rPr>
                  <w:lang w:val="en-US"/>
                </w:rPr>
                <w:t>Asset ID 13465</w:t>
              </w:r>
            </w:ins>
          </w:p>
        </w:tc>
        <w:tc>
          <w:tcPr>
            <w:tcW w:w="1189" w:type="dxa"/>
          </w:tcPr>
          <w:p w14:paraId="6E13068E" w14:textId="77777777" w:rsidR="00681F1A" w:rsidRPr="001C220C" w:rsidRDefault="00681F1A" w:rsidP="00DA59C1">
            <w:pPr>
              <w:pStyle w:val="TableNormal1"/>
              <w:keepNext w:val="0"/>
              <w:rPr>
                <w:ins w:id="17473" w:author="Dennis Brandl" w:date="2015-08-17T11:04:00Z"/>
                <w:lang w:val="en-US"/>
              </w:rPr>
            </w:pPr>
            <w:ins w:id="17474" w:author="Dennis Brandl" w:date="2015-08-17T11:04:00Z">
              <w:r w:rsidRPr="001C220C">
                <w:rPr>
                  <w:lang w:val="en-US"/>
                </w:rPr>
                <w:t>Test Cell 4</w:t>
              </w:r>
            </w:ins>
          </w:p>
          <w:p w14:paraId="6AEF6B39" w14:textId="77777777" w:rsidR="00681F1A" w:rsidRPr="001C220C" w:rsidRDefault="00681F1A" w:rsidP="00DA59C1">
            <w:pPr>
              <w:pStyle w:val="TableNormal1"/>
              <w:keepNext w:val="0"/>
              <w:spacing w:before="40"/>
              <w:rPr>
                <w:lang w:val="en-US"/>
              </w:rPr>
            </w:pPr>
            <w:ins w:id="17475" w:author="Dennis Brandl" w:date="2015-08-17T11:04:00Z">
              <w:r w:rsidRPr="001C220C">
                <w:rPr>
                  <w:lang w:val="en-US"/>
                </w:rPr>
                <w:t>Receiving</w:t>
              </w:r>
            </w:ins>
          </w:p>
        </w:tc>
        <w:tc>
          <w:tcPr>
            <w:tcW w:w="1202" w:type="dxa"/>
          </w:tcPr>
          <w:p w14:paraId="7DF14A70" w14:textId="77777777" w:rsidR="00681F1A" w:rsidRPr="001C220C" w:rsidRDefault="00681F1A" w:rsidP="00DA59C1">
            <w:pPr>
              <w:pStyle w:val="TableNormal1"/>
              <w:keepNext w:val="0"/>
              <w:spacing w:before="40"/>
              <w:rPr>
                <w:lang w:val="en-US"/>
              </w:rPr>
            </w:pPr>
            <w:ins w:id="17476" w:author="Dennis Brandl" w:date="2015-08-17T11:04:00Z">
              <w:r w:rsidRPr="001C220C">
                <w:rPr>
                  <w:lang w:val="en-US"/>
                </w:rPr>
                <w:t>Warehouse B</w:t>
              </w:r>
            </w:ins>
          </w:p>
        </w:tc>
      </w:tr>
      <w:tr w:rsidR="00FA6852" w:rsidRPr="001C220C" w14:paraId="0B28252D" w14:textId="77777777" w:rsidTr="00DA59C1">
        <w:trPr>
          <w:cantSplit/>
          <w:jc w:val="center"/>
          <w:ins w:id="17477" w:author="Charles Gifford" w:date="2017-03-17T22:08:00Z"/>
        </w:trPr>
        <w:tc>
          <w:tcPr>
            <w:tcW w:w="1269" w:type="dxa"/>
          </w:tcPr>
          <w:p w14:paraId="1236CA02" w14:textId="77777777" w:rsidR="00FA6852" w:rsidRPr="00E32145" w:rsidRDefault="00FA6852" w:rsidP="00FA6852">
            <w:pPr>
              <w:pStyle w:val="TABLE-cell"/>
              <w:rPr>
                <w:ins w:id="17478" w:author="Charles Gifford" w:date="2017-03-17T22:08:00Z"/>
                <w:lang w:val="en-US"/>
              </w:rPr>
            </w:pPr>
            <w:ins w:id="17479" w:author="Charles Gifford" w:date="2017-03-17T22:08:00Z">
              <w:r>
                <w:rPr>
                  <w:lang w:val="en-US"/>
                </w:rPr>
                <w:t>Spatial definition</w:t>
              </w:r>
            </w:ins>
          </w:p>
          <w:p w14:paraId="5D7AC3ED" w14:textId="77777777" w:rsidR="00FA6852" w:rsidRDefault="00FA6852" w:rsidP="00FA6852">
            <w:pPr>
              <w:pStyle w:val="TableNormal1"/>
              <w:keepNext w:val="0"/>
              <w:rPr>
                <w:ins w:id="17480" w:author="Charles Gifford" w:date="2017-03-17T22:08:00Z"/>
                <w:lang w:val="en-US"/>
              </w:rPr>
            </w:pPr>
          </w:p>
        </w:tc>
        <w:tc>
          <w:tcPr>
            <w:tcW w:w="2880" w:type="dxa"/>
          </w:tcPr>
          <w:p w14:paraId="49BB44F9" w14:textId="5AF077B5" w:rsidR="00FA6852" w:rsidRPr="001C220C" w:rsidRDefault="00FA6852" w:rsidP="00FA6852">
            <w:pPr>
              <w:pStyle w:val="TableNormal1"/>
              <w:keepNext w:val="0"/>
              <w:rPr>
                <w:ins w:id="17481" w:author="Charles Gifford" w:date="2017-03-17T22:08:00Z"/>
                <w:lang w:val="en-US"/>
              </w:rPr>
            </w:pPr>
            <w:ins w:id="17482" w:author="Charles Gifford" w:date="2017-03-17T22:08:00Z">
              <w:r>
                <w:rPr>
                  <w:lang w:val="en-US"/>
                </w:rPr>
                <w:t>S</w:t>
              </w:r>
              <w:r w:rsidRPr="00E32145">
                <w:rPr>
                  <w:lang w:val="en-US"/>
                </w:rPr>
                <w:t xml:space="preserve">patially defines the </w:t>
              </w:r>
              <w:r>
                <w:rPr>
                  <w:lang w:val="en-US"/>
                </w:rPr>
                <w:t>personnel resource(s)</w:t>
              </w:r>
              <w:r>
                <w:rPr>
                  <w:i/>
                  <w:lang w:val="en-US"/>
                </w:rPr>
                <w:t xml:space="preserve"> </w:t>
              </w:r>
              <w:r>
                <w:rPr>
                  <w:lang w:val="en-US"/>
                </w:rPr>
                <w:t xml:space="preserve">specified by this </w:t>
              </w:r>
              <w:r>
                <w:rPr>
                  <w:i/>
                  <w:lang w:val="en-US"/>
                </w:rPr>
                <w:t>personnel actual</w:t>
              </w:r>
              <w:r w:rsidRPr="00E32145">
                <w:rPr>
                  <w:lang w:val="en-US"/>
                </w:rPr>
                <w:t xml:space="preserve"> as a </w:t>
              </w:r>
              <w:r w:rsidRPr="00C30F13">
                <w:rPr>
                  <w:lang w:val="en-US"/>
                </w:rPr>
                <w:t>0-dimensional point, 1-dimensional line, or 2-dimensional shape or 3-dimensional solid</w:t>
              </w:r>
              <w:r w:rsidRPr="00E32145">
                <w:rPr>
                  <w:lang w:val="en-US"/>
                </w:rPr>
                <w:t>.</w:t>
              </w:r>
            </w:ins>
          </w:p>
        </w:tc>
        <w:tc>
          <w:tcPr>
            <w:tcW w:w="1156" w:type="dxa"/>
          </w:tcPr>
          <w:p w14:paraId="3051D12F" w14:textId="562D3172" w:rsidR="00FA6852" w:rsidRPr="001C220C" w:rsidRDefault="00FA6852" w:rsidP="00FA6852">
            <w:pPr>
              <w:pStyle w:val="TableNormal1"/>
              <w:keepNext w:val="0"/>
              <w:rPr>
                <w:ins w:id="17483" w:author="Charles Gifford" w:date="2017-03-17T22:08:00Z"/>
                <w:lang w:val="en-US"/>
              </w:rPr>
            </w:pPr>
            <w:ins w:id="17484" w:author="Charles Gifford" w:date="2017-03-17T22:08:00Z">
              <w:r w:rsidRPr="00E32145">
                <w:rPr>
                  <w:lang w:val="en-US"/>
                </w:rPr>
                <w:t>4326 / EPSG / GPX / lat="45.35" lon="24.15"</w:t>
              </w:r>
            </w:ins>
          </w:p>
        </w:tc>
        <w:tc>
          <w:tcPr>
            <w:tcW w:w="1350" w:type="dxa"/>
          </w:tcPr>
          <w:p w14:paraId="4DD2D1EA" w14:textId="1ECEC253" w:rsidR="00FA6852" w:rsidRPr="001C220C" w:rsidRDefault="00FA6852" w:rsidP="00FA6852">
            <w:pPr>
              <w:pStyle w:val="TableNormal1"/>
              <w:keepNext w:val="0"/>
              <w:rPr>
                <w:ins w:id="17485" w:author="Charles Gifford" w:date="2017-03-17T22:08:00Z"/>
                <w:lang w:val="en-US"/>
              </w:rPr>
            </w:pPr>
            <w:ins w:id="17486" w:author="Charles Gifford" w:date="2017-03-17T22:08:00Z">
              <w:r w:rsidRPr="00E32145">
                <w:rPr>
                  <w:lang w:val="en-US"/>
                </w:rPr>
                <w:t>5800 / EPSG / WKT / POINT ( -1000 463 )</w:t>
              </w:r>
            </w:ins>
          </w:p>
        </w:tc>
        <w:tc>
          <w:tcPr>
            <w:tcW w:w="1189" w:type="dxa"/>
          </w:tcPr>
          <w:p w14:paraId="2BCBCFAE" w14:textId="7D01B0CE" w:rsidR="00FA6852" w:rsidRPr="001C220C" w:rsidRDefault="00FA6852" w:rsidP="00FA6852">
            <w:pPr>
              <w:pStyle w:val="TableNormal1"/>
              <w:keepNext w:val="0"/>
              <w:rPr>
                <w:ins w:id="17487" w:author="Charles Gifford" w:date="2017-03-17T22:08:00Z"/>
                <w:lang w:val="en-US"/>
              </w:rPr>
            </w:pPr>
            <w:ins w:id="17488" w:author="Charles Gifford" w:date="2017-03-17T22:08:00Z">
              <w:r w:rsidRPr="00E32145">
                <w:rPr>
                  <w:lang w:val="en-US"/>
                </w:rPr>
                <w:t>4269 / EPSG / WKT / POINT ( 3848472 96789 )</w:t>
              </w:r>
            </w:ins>
          </w:p>
        </w:tc>
        <w:tc>
          <w:tcPr>
            <w:tcW w:w="1202" w:type="dxa"/>
          </w:tcPr>
          <w:p w14:paraId="44EB1F9A" w14:textId="44E8DA0E" w:rsidR="00FA6852" w:rsidRPr="001C220C" w:rsidRDefault="00FA6852" w:rsidP="00FA6852">
            <w:pPr>
              <w:pStyle w:val="TableNormal1"/>
              <w:keepNext w:val="0"/>
              <w:spacing w:before="40"/>
              <w:rPr>
                <w:ins w:id="17489" w:author="Charles Gifford" w:date="2017-03-17T22:08:00Z"/>
                <w:lang w:val="en-US"/>
              </w:rPr>
            </w:pPr>
            <w:ins w:id="17490" w:author="Charles Gifford" w:date="2017-03-17T22:08:00Z">
              <w:r w:rsidRPr="00E32145">
                <w:rPr>
                  <w:lang w:val="en-US"/>
                </w:rPr>
                <w:t>6283 / EPSG / WKT / POLYGON ( ( -646.99 676.18, -645.14 683.09, -646.99 676.18 ) )</w:t>
              </w:r>
            </w:ins>
          </w:p>
        </w:tc>
      </w:tr>
      <w:tr w:rsidR="00FA6852" w:rsidRPr="001C220C" w14:paraId="7F961412" w14:textId="77777777" w:rsidTr="00DA59C1">
        <w:trPr>
          <w:cantSplit/>
          <w:jc w:val="center"/>
          <w:ins w:id="17491" w:author="Charles Gifford" w:date="2017-03-17T22:08:00Z"/>
        </w:trPr>
        <w:tc>
          <w:tcPr>
            <w:tcW w:w="1269" w:type="dxa"/>
          </w:tcPr>
          <w:p w14:paraId="59D01813" w14:textId="34021172" w:rsidR="00FA6852" w:rsidRDefault="00FA6852" w:rsidP="00FA6852">
            <w:pPr>
              <w:pStyle w:val="TableNormal1"/>
              <w:keepNext w:val="0"/>
              <w:rPr>
                <w:ins w:id="17492" w:author="Charles Gifford" w:date="2017-03-17T22:08:00Z"/>
                <w:lang w:val="en-US"/>
              </w:rPr>
            </w:pPr>
            <w:ins w:id="17493" w:author="Charles Gifford" w:date="2017-03-17T22:08:00Z">
              <w:r>
                <w:rPr>
                  <w:lang w:val="en-US"/>
                </w:rPr>
                <w:t>Operational location</w:t>
              </w:r>
            </w:ins>
          </w:p>
        </w:tc>
        <w:tc>
          <w:tcPr>
            <w:tcW w:w="2880" w:type="dxa"/>
          </w:tcPr>
          <w:p w14:paraId="1F387D07" w14:textId="4E640B65" w:rsidR="00FA6852" w:rsidRPr="001C220C" w:rsidRDefault="00FA6852" w:rsidP="00FA6852">
            <w:pPr>
              <w:pStyle w:val="TableNormal1"/>
              <w:keepNext w:val="0"/>
              <w:rPr>
                <w:ins w:id="17494" w:author="Charles Gifford" w:date="2017-03-17T22:08:00Z"/>
                <w:lang w:val="en-US"/>
              </w:rPr>
            </w:pPr>
            <w:ins w:id="17495" w:author="Charles Gifford" w:date="2017-03-17T22:08:00Z">
              <w:r w:rsidRPr="00E32145">
                <w:rPr>
                  <w:lang w:val="en-US"/>
                </w:rPr>
                <w:t xml:space="preserve">Identifies the </w:t>
              </w:r>
              <w:r w:rsidRPr="00590E5D">
                <w:rPr>
                  <w:lang w:val="en-US"/>
                </w:rPr>
                <w:t>operational location</w:t>
              </w:r>
              <w:r w:rsidRPr="00E32145">
                <w:rPr>
                  <w:lang w:val="en-US"/>
                </w:rPr>
                <w:t xml:space="preserve"> of the personnel resource(s) </w:t>
              </w:r>
              <w:r>
                <w:rPr>
                  <w:lang w:val="en-US"/>
                </w:rPr>
                <w:t>specified</w:t>
              </w:r>
              <w:r w:rsidRPr="00E32145">
                <w:rPr>
                  <w:lang w:val="en-US"/>
                </w:rPr>
                <w:t xml:space="preserve"> by this </w:t>
              </w:r>
              <w:r w:rsidRPr="00E32145">
                <w:rPr>
                  <w:i/>
                  <w:lang w:val="en-US"/>
                </w:rPr>
                <w:t xml:space="preserve">personnel </w:t>
              </w:r>
              <w:r>
                <w:rPr>
                  <w:i/>
                  <w:lang w:val="en-US"/>
                </w:rPr>
                <w:t>requirement</w:t>
              </w:r>
              <w:r w:rsidRPr="00E32145">
                <w:rPr>
                  <w:lang w:val="en-US"/>
                </w:rPr>
                <w:t>.</w:t>
              </w:r>
            </w:ins>
          </w:p>
        </w:tc>
        <w:tc>
          <w:tcPr>
            <w:tcW w:w="1156" w:type="dxa"/>
          </w:tcPr>
          <w:p w14:paraId="55212D24" w14:textId="6F15F862" w:rsidR="00FA6852" w:rsidRPr="001C220C" w:rsidRDefault="00FA6852" w:rsidP="00FA6852">
            <w:pPr>
              <w:pStyle w:val="TableNormal1"/>
              <w:keepNext w:val="0"/>
              <w:rPr>
                <w:ins w:id="17496" w:author="Charles Gifford" w:date="2017-03-17T22:08:00Z"/>
                <w:lang w:val="en-US"/>
              </w:rPr>
            </w:pPr>
            <w:ins w:id="17497" w:author="Charles Gifford" w:date="2017-03-17T22:08:00Z">
              <w:r>
                <w:rPr>
                  <w:lang w:val="en-US"/>
                </w:rPr>
                <w:t>SST57</w:t>
              </w:r>
            </w:ins>
          </w:p>
        </w:tc>
        <w:tc>
          <w:tcPr>
            <w:tcW w:w="1350" w:type="dxa"/>
          </w:tcPr>
          <w:p w14:paraId="74CD8F5F" w14:textId="38E6A783" w:rsidR="00FA6852" w:rsidRPr="001C220C" w:rsidRDefault="00FA6852" w:rsidP="00FA6852">
            <w:pPr>
              <w:pStyle w:val="TableNormal1"/>
              <w:keepNext w:val="0"/>
              <w:rPr>
                <w:ins w:id="17498" w:author="Charles Gifford" w:date="2017-03-17T22:08:00Z"/>
                <w:lang w:val="en-US"/>
              </w:rPr>
            </w:pPr>
            <w:ins w:id="17499" w:author="Charles Gifford" w:date="2017-03-17T22:08:00Z">
              <w:r>
                <w:rPr>
                  <w:lang w:val="en-US"/>
                </w:rPr>
                <w:t>Shed4S-8</w:t>
              </w:r>
            </w:ins>
          </w:p>
        </w:tc>
        <w:tc>
          <w:tcPr>
            <w:tcW w:w="1189" w:type="dxa"/>
          </w:tcPr>
          <w:p w14:paraId="0D0232CA" w14:textId="03B51340" w:rsidR="00FA6852" w:rsidRPr="001C220C" w:rsidRDefault="00FA6852" w:rsidP="00FA6852">
            <w:pPr>
              <w:pStyle w:val="TableNormal1"/>
              <w:keepNext w:val="0"/>
              <w:rPr>
                <w:ins w:id="17500" w:author="Charles Gifford" w:date="2017-03-17T22:08:00Z"/>
                <w:lang w:val="en-US"/>
              </w:rPr>
            </w:pPr>
            <w:ins w:id="17501" w:author="Charles Gifford" w:date="2017-03-17T22:08:00Z">
              <w:r>
                <w:rPr>
                  <w:lang w:val="en-US"/>
                </w:rPr>
                <w:t>3822</w:t>
              </w:r>
            </w:ins>
          </w:p>
        </w:tc>
        <w:tc>
          <w:tcPr>
            <w:tcW w:w="1202" w:type="dxa"/>
          </w:tcPr>
          <w:p w14:paraId="28632BDA" w14:textId="54B03CBD" w:rsidR="00FA6852" w:rsidRPr="001C220C" w:rsidRDefault="00FA6852" w:rsidP="00FA6852">
            <w:pPr>
              <w:pStyle w:val="TableNormal1"/>
              <w:keepNext w:val="0"/>
              <w:spacing w:before="40"/>
              <w:rPr>
                <w:ins w:id="17502" w:author="Charles Gifford" w:date="2017-03-17T22:08:00Z"/>
                <w:lang w:val="en-US"/>
              </w:rPr>
            </w:pPr>
            <w:ins w:id="17503" w:author="Charles Gifford" w:date="2017-03-17T22:08:00Z">
              <w:r>
                <w:rPr>
                  <w:lang w:val="en-US"/>
                </w:rPr>
                <w:t>WH1</w:t>
              </w:r>
            </w:ins>
          </w:p>
        </w:tc>
      </w:tr>
      <w:tr w:rsidR="00FA6852" w:rsidRPr="00A756AC" w14:paraId="6F757E7E" w14:textId="77777777" w:rsidTr="00F74376">
        <w:trPr>
          <w:cantSplit/>
          <w:jc w:val="center"/>
          <w:ins w:id="17504" w:author="Charles Gifford" w:date="2016-01-11T13:04:00Z"/>
        </w:trPr>
        <w:tc>
          <w:tcPr>
            <w:tcW w:w="1269" w:type="dxa"/>
          </w:tcPr>
          <w:p w14:paraId="22C309C1" w14:textId="7716B7D6" w:rsidR="00FA6852" w:rsidRPr="009042FD" w:rsidRDefault="00FA6852" w:rsidP="00FA6852">
            <w:pPr>
              <w:pStyle w:val="TableNormal1"/>
              <w:keepNext w:val="0"/>
              <w:rPr>
                <w:ins w:id="17505" w:author="Charles Gifford" w:date="2016-01-11T13:04:00Z"/>
                <w:lang w:val="en-US"/>
              </w:rPr>
            </w:pPr>
            <w:ins w:id="17506" w:author="Charles Gifford" w:date="2017-03-17T22:08:00Z">
              <w:r>
                <w:rPr>
                  <w:lang w:val="en-US"/>
                </w:rPr>
                <w:t>Operational location type</w:t>
              </w:r>
            </w:ins>
          </w:p>
        </w:tc>
        <w:tc>
          <w:tcPr>
            <w:tcW w:w="2880" w:type="dxa"/>
          </w:tcPr>
          <w:p w14:paraId="4241C428" w14:textId="77777777" w:rsidR="00FA6852" w:rsidRPr="00EF1162" w:rsidRDefault="00FA6852" w:rsidP="00FA6852">
            <w:pPr>
              <w:pStyle w:val="TableNormal1"/>
              <w:rPr>
                <w:ins w:id="17507" w:author="Charles Gifford" w:date="2017-03-17T22:08:00Z"/>
              </w:rPr>
            </w:pPr>
            <w:ins w:id="17508" w:author="Charles Gifford" w:date="2017-03-17T22:08:00Z">
              <w:r w:rsidRPr="00EF1162">
                <w:t xml:space="preserve">Indicates whether the </w:t>
              </w:r>
              <w:r>
                <w:t xml:space="preserve">operational </w:t>
              </w:r>
              <w:r w:rsidRPr="00EF1162">
                <w:t>location attribute refers to a</w:t>
              </w:r>
              <w:r>
                <w:t>n</w:t>
              </w:r>
              <w:r w:rsidRPr="00EF1162">
                <w:t xml:space="preserve"> </w:t>
              </w:r>
              <w:r w:rsidRPr="00EF1162">
                <w:rPr>
                  <w:i/>
                </w:rPr>
                <w:t>operational</w:t>
              </w:r>
              <w:r>
                <w:t xml:space="preserve"> </w:t>
              </w:r>
              <w:r w:rsidRPr="00EF1162">
                <w:rPr>
                  <w:i/>
                </w:rPr>
                <w:t>location</w:t>
              </w:r>
              <w:r w:rsidRPr="00EF1162">
                <w:t xml:space="preserve"> object, or contains a description of the </w:t>
              </w:r>
              <w:r>
                <w:t xml:space="preserve">operational </w:t>
              </w:r>
              <w:r w:rsidRPr="00EF1162">
                <w:t>location.</w:t>
              </w:r>
            </w:ins>
          </w:p>
          <w:p w14:paraId="700F034D" w14:textId="77777777" w:rsidR="00FA6852" w:rsidRPr="00EF1162" w:rsidRDefault="00FA6852" w:rsidP="00FA6852">
            <w:pPr>
              <w:pStyle w:val="TableNormal1"/>
              <w:rPr>
                <w:ins w:id="17509" w:author="Charles Gifford" w:date="2017-03-17T22:08:00Z"/>
              </w:rPr>
            </w:pPr>
            <w:ins w:id="17510" w:author="Charles Gifford" w:date="2017-03-17T22:08:00Z">
              <w:r w:rsidRPr="00EF1162">
                <w:t>Mandatory where a</w:t>
              </w:r>
              <w:r>
                <w:t>n operational</w:t>
              </w:r>
              <w:r w:rsidRPr="00EF1162">
                <w:t xml:space="preserve"> location </w:t>
              </w:r>
              <w:r>
                <w:t xml:space="preserve">attribute </w:t>
              </w:r>
              <w:r w:rsidRPr="00EF1162">
                <w:t>is specified.  Defined values are:</w:t>
              </w:r>
            </w:ins>
          </w:p>
          <w:p w14:paraId="0AFE99D6" w14:textId="77777777" w:rsidR="00FA6852" w:rsidRPr="00EF1162" w:rsidRDefault="00FA6852" w:rsidP="00FA6852">
            <w:pPr>
              <w:pStyle w:val="TableNormal1"/>
              <w:rPr>
                <w:ins w:id="17511" w:author="Charles Gifford" w:date="2017-03-17T22:08:00Z"/>
              </w:rPr>
            </w:pPr>
            <w:ins w:id="17512" w:author="Charles Gifford" w:date="2017-03-17T22:08:00Z">
              <w:r>
                <w:t xml:space="preserve">Operational </w:t>
              </w:r>
              <w:r w:rsidRPr="00EF1162">
                <w:t xml:space="preserve">Location – </w:t>
              </w:r>
              <w:r>
                <w:t>Operational l</w:t>
              </w:r>
              <w:r w:rsidRPr="00EF1162">
                <w:t>ocation attribute references a</w:t>
              </w:r>
              <w:r>
                <w:t>n</w:t>
              </w:r>
              <w:r w:rsidRPr="00EF1162">
                <w:t xml:space="preserve"> </w:t>
              </w:r>
              <w:r w:rsidRPr="00EF1162">
                <w:rPr>
                  <w:i/>
                </w:rPr>
                <w:t>operational</w:t>
              </w:r>
              <w:r>
                <w:t xml:space="preserve"> </w:t>
              </w:r>
              <w:r w:rsidRPr="00EF1162">
                <w:rPr>
                  <w:i/>
                </w:rPr>
                <w:t>location</w:t>
              </w:r>
              <w:r w:rsidRPr="00EF1162">
                <w:t>.</w:t>
              </w:r>
            </w:ins>
          </w:p>
          <w:p w14:paraId="2F59E809" w14:textId="646059C4" w:rsidR="00FA6852" w:rsidRPr="009042FD" w:rsidRDefault="00FA6852" w:rsidP="00FA6852">
            <w:pPr>
              <w:pStyle w:val="TableNormal1"/>
              <w:keepNext w:val="0"/>
              <w:rPr>
                <w:ins w:id="17513" w:author="Charles Gifford" w:date="2016-01-11T13:04:00Z"/>
                <w:lang w:val="en-US"/>
              </w:rPr>
            </w:pPr>
            <w:ins w:id="17514" w:author="Charles Gifford" w:date="2017-03-17T22:08:00Z">
              <w:r>
                <w:rPr>
                  <w:lang w:val="en-US"/>
                </w:rPr>
                <w:t>Description – Operational l</w:t>
              </w:r>
              <w:r w:rsidRPr="00EF1162">
                <w:rPr>
                  <w:lang w:val="en-US"/>
                </w:rPr>
                <w:t xml:space="preserve">ocation attribute contains a description of the </w:t>
              </w:r>
              <w:r>
                <w:rPr>
                  <w:lang w:val="en-US"/>
                </w:rPr>
                <w:t xml:space="preserve">operational </w:t>
              </w:r>
              <w:r w:rsidRPr="00EF1162">
                <w:rPr>
                  <w:lang w:val="en-US"/>
                </w:rPr>
                <w:t>location, such as a street address.</w:t>
              </w:r>
            </w:ins>
          </w:p>
        </w:tc>
        <w:tc>
          <w:tcPr>
            <w:tcW w:w="1156" w:type="dxa"/>
          </w:tcPr>
          <w:p w14:paraId="27278095" w14:textId="52857234" w:rsidR="00FA6852" w:rsidRPr="009042FD" w:rsidRDefault="00FA6852" w:rsidP="00FA6852">
            <w:pPr>
              <w:pStyle w:val="TableNormal1"/>
              <w:keepNext w:val="0"/>
              <w:rPr>
                <w:ins w:id="17515" w:author="Charles Gifford" w:date="2016-01-11T13:04:00Z"/>
                <w:lang w:val="en-US"/>
              </w:rPr>
            </w:pPr>
            <w:ins w:id="17516" w:author="Charles Gifford" w:date="2017-03-17T22:08:00Z">
              <w:r>
                <w:rPr>
                  <w:lang w:val="en-US"/>
                </w:rPr>
                <w:t>Operational Location</w:t>
              </w:r>
            </w:ins>
          </w:p>
        </w:tc>
        <w:tc>
          <w:tcPr>
            <w:tcW w:w="1350" w:type="dxa"/>
          </w:tcPr>
          <w:p w14:paraId="317C8967" w14:textId="1197385B" w:rsidR="00FA6852" w:rsidRPr="009042FD" w:rsidRDefault="00FA6852" w:rsidP="00FA6852">
            <w:pPr>
              <w:pStyle w:val="TableNormal1"/>
              <w:keepNext w:val="0"/>
              <w:rPr>
                <w:ins w:id="17517" w:author="Charles Gifford" w:date="2016-01-11T13:04:00Z"/>
                <w:lang w:val="en-US"/>
              </w:rPr>
            </w:pPr>
            <w:ins w:id="17518" w:author="Charles Gifford" w:date="2017-03-17T22:08:00Z">
              <w:r>
                <w:rPr>
                  <w:lang w:val="en-US"/>
                </w:rPr>
                <w:t>Description</w:t>
              </w:r>
            </w:ins>
          </w:p>
        </w:tc>
        <w:tc>
          <w:tcPr>
            <w:tcW w:w="1189" w:type="dxa"/>
          </w:tcPr>
          <w:p w14:paraId="11B013E1" w14:textId="743DA0BF" w:rsidR="00FA6852" w:rsidRPr="009042FD" w:rsidRDefault="00FA6852" w:rsidP="00FA6852">
            <w:pPr>
              <w:pStyle w:val="TableNormal1"/>
              <w:keepNext w:val="0"/>
              <w:rPr>
                <w:ins w:id="17519" w:author="Charles Gifford" w:date="2016-01-11T13:04:00Z"/>
                <w:lang w:val="en-US"/>
              </w:rPr>
            </w:pPr>
            <w:ins w:id="17520" w:author="Charles Gifford" w:date="2017-03-17T22:08:00Z">
              <w:r>
                <w:rPr>
                  <w:lang w:val="en-US"/>
                </w:rPr>
                <w:t>Operational Location</w:t>
              </w:r>
            </w:ins>
          </w:p>
        </w:tc>
        <w:tc>
          <w:tcPr>
            <w:tcW w:w="1202" w:type="dxa"/>
          </w:tcPr>
          <w:p w14:paraId="2AF761F3" w14:textId="58C65BF2" w:rsidR="00FA6852" w:rsidRPr="009042FD" w:rsidRDefault="00FA6852" w:rsidP="00FA6852">
            <w:pPr>
              <w:pStyle w:val="TableNormal1"/>
              <w:keepNext w:val="0"/>
              <w:spacing w:before="40"/>
              <w:rPr>
                <w:ins w:id="17521" w:author="Charles Gifford" w:date="2016-01-11T13:04:00Z"/>
                <w:lang w:val="en-US"/>
              </w:rPr>
            </w:pPr>
            <w:ins w:id="17522" w:author="Charles Gifford" w:date="2017-03-17T22:08:00Z">
              <w:r>
                <w:rPr>
                  <w:lang w:val="en-US"/>
                </w:rPr>
                <w:t>Operational Location</w:t>
              </w:r>
            </w:ins>
          </w:p>
        </w:tc>
      </w:tr>
      <w:tr w:rsidR="00681F1A" w:rsidRPr="001C220C" w14:paraId="4180200B" w14:textId="77777777" w:rsidTr="00DA59C1">
        <w:trPr>
          <w:cantSplit/>
          <w:jc w:val="center"/>
        </w:trPr>
        <w:tc>
          <w:tcPr>
            <w:tcW w:w="1269" w:type="dxa"/>
          </w:tcPr>
          <w:p w14:paraId="0982921A" w14:textId="77777777" w:rsidR="00681F1A" w:rsidRPr="001C220C" w:rsidRDefault="00681F1A" w:rsidP="00DA59C1">
            <w:pPr>
              <w:pStyle w:val="TableNormal1"/>
              <w:keepNext w:val="0"/>
              <w:rPr>
                <w:lang w:val="en-US"/>
              </w:rPr>
            </w:pPr>
            <w:r w:rsidRPr="001C220C">
              <w:rPr>
                <w:lang w:val="en-US"/>
              </w:rPr>
              <w:t xml:space="preserve">Personnel </w:t>
            </w:r>
            <w:r w:rsidR="00E731C0">
              <w:rPr>
                <w:lang w:val="en-US"/>
              </w:rPr>
              <w:t>u</w:t>
            </w:r>
            <w:r w:rsidRPr="001C220C">
              <w:rPr>
                <w:lang w:val="en-US"/>
              </w:rPr>
              <w:t>se</w:t>
            </w:r>
          </w:p>
        </w:tc>
        <w:tc>
          <w:tcPr>
            <w:tcW w:w="2880" w:type="dxa"/>
          </w:tcPr>
          <w:p w14:paraId="712B9954" w14:textId="77777777" w:rsidR="00681F1A" w:rsidRPr="001C220C" w:rsidRDefault="00681F1A" w:rsidP="00DA59C1">
            <w:pPr>
              <w:pStyle w:val="TableNormal1"/>
              <w:keepNext w:val="0"/>
              <w:rPr>
                <w:lang w:val="en-US"/>
              </w:rPr>
            </w:pPr>
            <w:r w:rsidRPr="001C220C">
              <w:rPr>
                <w:lang w:val="en-US"/>
              </w:rPr>
              <w:t xml:space="preserve">Defines the actual use of the </w:t>
            </w:r>
            <w:r w:rsidRPr="00E731C0">
              <w:rPr>
                <w:i/>
                <w:lang w:val="en-US"/>
              </w:rPr>
              <w:t>personnel class</w:t>
            </w:r>
            <w:r w:rsidRPr="001C220C">
              <w:rPr>
                <w:lang w:val="en-US"/>
              </w:rPr>
              <w:t xml:space="preserve"> or </w:t>
            </w:r>
            <w:r w:rsidRPr="00E731C0">
              <w:rPr>
                <w:i/>
                <w:lang w:val="en-US"/>
              </w:rPr>
              <w:t>person</w:t>
            </w:r>
            <w:r w:rsidRPr="001C220C">
              <w:rPr>
                <w:lang w:val="en-US"/>
              </w:rPr>
              <w:t>.</w:t>
            </w:r>
          </w:p>
          <w:p w14:paraId="30A619F6" w14:textId="77777777" w:rsidR="00681F1A" w:rsidRPr="001C220C" w:rsidRDefault="00681F1A" w:rsidP="00DA59C1">
            <w:pPr>
              <w:pStyle w:val="TableNormal1"/>
              <w:keepNext w:val="0"/>
              <w:rPr>
                <w:lang w:val="en-US"/>
              </w:rPr>
            </w:pPr>
          </w:p>
        </w:tc>
        <w:tc>
          <w:tcPr>
            <w:tcW w:w="1156" w:type="dxa"/>
          </w:tcPr>
          <w:p w14:paraId="6F3EC250" w14:textId="77777777" w:rsidR="00681F1A" w:rsidRPr="001C220C" w:rsidRDefault="00681F1A" w:rsidP="00DA59C1">
            <w:pPr>
              <w:pStyle w:val="TableNormal1"/>
              <w:keepNext w:val="0"/>
              <w:rPr>
                <w:lang w:val="en-US"/>
              </w:rPr>
            </w:pPr>
            <w:r w:rsidRPr="001C220C">
              <w:rPr>
                <w:lang w:val="en-US"/>
              </w:rPr>
              <w:t>Allocated</w:t>
            </w:r>
          </w:p>
        </w:tc>
        <w:tc>
          <w:tcPr>
            <w:tcW w:w="1350" w:type="dxa"/>
          </w:tcPr>
          <w:p w14:paraId="55B16FFF" w14:textId="77777777" w:rsidR="00681F1A" w:rsidRPr="001C220C" w:rsidRDefault="00681F1A" w:rsidP="00DA59C1">
            <w:pPr>
              <w:pStyle w:val="TableNormal1"/>
              <w:keepNext w:val="0"/>
              <w:spacing w:before="40"/>
              <w:rPr>
                <w:lang w:val="en-US"/>
              </w:rPr>
            </w:pPr>
            <w:r w:rsidRPr="001C220C">
              <w:rPr>
                <w:lang w:val="en-US"/>
              </w:rPr>
              <w:t>Certified</w:t>
            </w:r>
          </w:p>
        </w:tc>
        <w:tc>
          <w:tcPr>
            <w:tcW w:w="1189" w:type="dxa"/>
          </w:tcPr>
          <w:p w14:paraId="13226A13" w14:textId="77777777" w:rsidR="00681F1A" w:rsidRPr="001C220C" w:rsidRDefault="00681F1A" w:rsidP="00DA59C1">
            <w:pPr>
              <w:pStyle w:val="TableNormal1"/>
              <w:keepNext w:val="0"/>
              <w:spacing w:before="40"/>
              <w:rPr>
                <w:lang w:val="en-US"/>
              </w:rPr>
            </w:pPr>
            <w:r>
              <w:rPr>
                <w:lang w:val="en-US"/>
              </w:rPr>
              <w:t>(not applicable)</w:t>
            </w:r>
          </w:p>
        </w:tc>
        <w:tc>
          <w:tcPr>
            <w:tcW w:w="1202" w:type="dxa"/>
          </w:tcPr>
          <w:p w14:paraId="2A4C059D" w14:textId="77777777" w:rsidR="00681F1A" w:rsidRPr="001C220C" w:rsidRDefault="00681F1A" w:rsidP="00DA59C1">
            <w:pPr>
              <w:pStyle w:val="TableNormal1"/>
              <w:keepNext w:val="0"/>
              <w:spacing w:before="40"/>
              <w:rPr>
                <w:lang w:val="en-US"/>
              </w:rPr>
            </w:pPr>
            <w:r>
              <w:rPr>
                <w:lang w:val="en-US"/>
              </w:rPr>
              <w:t>(not applicable)</w:t>
            </w:r>
          </w:p>
        </w:tc>
      </w:tr>
      <w:tr w:rsidR="00681F1A" w:rsidRPr="001C220C" w14:paraId="5A32C8A7" w14:textId="77777777" w:rsidTr="00DA59C1">
        <w:trPr>
          <w:cantSplit/>
          <w:jc w:val="center"/>
        </w:trPr>
        <w:tc>
          <w:tcPr>
            <w:tcW w:w="1269" w:type="dxa"/>
          </w:tcPr>
          <w:p w14:paraId="6B5A0ED3" w14:textId="77777777" w:rsidR="00681F1A" w:rsidRPr="001C220C" w:rsidRDefault="00681F1A" w:rsidP="00DA59C1">
            <w:pPr>
              <w:pStyle w:val="TableNormal1"/>
              <w:keepNext w:val="0"/>
              <w:rPr>
                <w:lang w:val="en-US"/>
              </w:rPr>
            </w:pPr>
            <w:r w:rsidRPr="001C220C">
              <w:rPr>
                <w:lang w:val="en-US"/>
              </w:rPr>
              <w:t>Quantity</w:t>
            </w:r>
          </w:p>
        </w:tc>
        <w:tc>
          <w:tcPr>
            <w:tcW w:w="2880" w:type="dxa"/>
          </w:tcPr>
          <w:p w14:paraId="78F7A3C5" w14:textId="77777777" w:rsidR="00681F1A" w:rsidRPr="001C220C" w:rsidRDefault="00681F1A" w:rsidP="00DA59C1">
            <w:pPr>
              <w:pStyle w:val="TableNormal1"/>
              <w:keepNext w:val="0"/>
              <w:rPr>
                <w:lang w:val="en-US"/>
              </w:rPr>
            </w:pPr>
            <w:r w:rsidRPr="001C220C">
              <w:rPr>
                <w:lang w:val="en-US"/>
              </w:rPr>
              <w:t>Specifies the amount of personnel resources used in the parent segment, if applicable</w:t>
            </w:r>
            <w:r>
              <w:rPr>
                <w:lang w:val="en-US"/>
              </w:rPr>
              <w:t xml:space="preserve">. </w:t>
            </w:r>
            <w:r w:rsidRPr="001C220C">
              <w:rPr>
                <w:lang w:val="en-US"/>
              </w:rPr>
              <w:t xml:space="preserve">Applies to each member of the </w:t>
            </w:r>
            <w:r w:rsidRPr="001C220C">
              <w:rPr>
                <w:i/>
                <w:lang w:val="en-US"/>
              </w:rPr>
              <w:t>person</w:t>
            </w:r>
            <w:r w:rsidRPr="001C220C">
              <w:rPr>
                <w:lang w:val="en-US"/>
              </w:rPr>
              <w:t xml:space="preserve"> and </w:t>
            </w:r>
            <w:r w:rsidRPr="001C220C">
              <w:rPr>
                <w:i/>
                <w:lang w:val="en-US"/>
              </w:rPr>
              <w:t>personnel class</w:t>
            </w:r>
            <w:r w:rsidRPr="001C220C">
              <w:rPr>
                <w:lang w:val="en-US"/>
              </w:rPr>
              <w:t xml:space="preserve"> sets. </w:t>
            </w:r>
          </w:p>
        </w:tc>
        <w:tc>
          <w:tcPr>
            <w:tcW w:w="1156" w:type="dxa"/>
          </w:tcPr>
          <w:p w14:paraId="4F52A4CB" w14:textId="77777777" w:rsidR="00681F1A" w:rsidRPr="001C220C" w:rsidRDefault="00681F1A" w:rsidP="00DA59C1">
            <w:pPr>
              <w:pStyle w:val="TableNormal1"/>
              <w:keepNext w:val="0"/>
              <w:rPr>
                <w:lang w:val="en-US"/>
              </w:rPr>
            </w:pPr>
            <w:r w:rsidRPr="001C220C">
              <w:rPr>
                <w:lang w:val="en-US"/>
              </w:rPr>
              <w:t>1</w:t>
            </w:r>
          </w:p>
        </w:tc>
        <w:tc>
          <w:tcPr>
            <w:tcW w:w="1350" w:type="dxa"/>
          </w:tcPr>
          <w:p w14:paraId="3088CCB3" w14:textId="77777777" w:rsidR="00681F1A" w:rsidRPr="001C220C" w:rsidRDefault="00681F1A" w:rsidP="00DA59C1">
            <w:pPr>
              <w:pStyle w:val="TableNormal1"/>
              <w:keepNext w:val="0"/>
              <w:spacing w:before="40"/>
              <w:rPr>
                <w:lang w:val="en-US"/>
              </w:rPr>
            </w:pPr>
            <w:r w:rsidRPr="001C220C">
              <w:rPr>
                <w:lang w:val="en-US"/>
              </w:rPr>
              <w:t>1</w:t>
            </w:r>
          </w:p>
        </w:tc>
        <w:tc>
          <w:tcPr>
            <w:tcW w:w="1189" w:type="dxa"/>
          </w:tcPr>
          <w:p w14:paraId="0B21B769" w14:textId="77777777" w:rsidR="00681F1A" w:rsidRPr="001C220C" w:rsidRDefault="00681F1A" w:rsidP="00DA59C1">
            <w:pPr>
              <w:pStyle w:val="TableNormal1"/>
              <w:keepNext w:val="0"/>
              <w:spacing w:before="40"/>
              <w:rPr>
                <w:lang w:val="en-US"/>
              </w:rPr>
            </w:pPr>
            <w:r w:rsidRPr="001C220C">
              <w:rPr>
                <w:lang w:val="en-US"/>
              </w:rPr>
              <w:t>1</w:t>
            </w:r>
          </w:p>
        </w:tc>
        <w:tc>
          <w:tcPr>
            <w:tcW w:w="1202" w:type="dxa"/>
          </w:tcPr>
          <w:p w14:paraId="2785FC74" w14:textId="77777777" w:rsidR="00681F1A" w:rsidRPr="001C220C" w:rsidRDefault="00681F1A" w:rsidP="00DA59C1">
            <w:pPr>
              <w:pStyle w:val="TableNormal1"/>
              <w:keepNext w:val="0"/>
              <w:spacing w:before="40"/>
              <w:rPr>
                <w:lang w:val="en-US"/>
              </w:rPr>
            </w:pPr>
            <w:r w:rsidRPr="001C220C">
              <w:rPr>
                <w:lang w:val="en-US"/>
              </w:rPr>
              <w:t>1</w:t>
            </w:r>
          </w:p>
        </w:tc>
      </w:tr>
      <w:tr w:rsidR="00681F1A" w:rsidRPr="001C220C" w14:paraId="3FE0FE2D" w14:textId="77777777" w:rsidTr="00DA59C1">
        <w:trPr>
          <w:cantSplit/>
          <w:jc w:val="center"/>
        </w:trPr>
        <w:tc>
          <w:tcPr>
            <w:tcW w:w="1269" w:type="dxa"/>
          </w:tcPr>
          <w:p w14:paraId="694898B0" w14:textId="77777777" w:rsidR="00681F1A" w:rsidRPr="001C220C" w:rsidRDefault="00681F1A" w:rsidP="00DA59C1">
            <w:pPr>
              <w:pStyle w:val="TableNormal1"/>
              <w:keepNext w:val="0"/>
              <w:rPr>
                <w:lang w:val="en-US"/>
              </w:rPr>
            </w:pPr>
            <w:r w:rsidRPr="001C220C">
              <w:rPr>
                <w:lang w:val="en-US"/>
              </w:rPr>
              <w:t xml:space="preserve">Quantity </w:t>
            </w:r>
            <w:r w:rsidR="00E731C0">
              <w:rPr>
                <w:lang w:val="en-US"/>
              </w:rPr>
              <w:t>u</w:t>
            </w:r>
            <w:r w:rsidRPr="001C220C">
              <w:rPr>
                <w:lang w:val="en-US"/>
              </w:rPr>
              <w:t xml:space="preserve">nit of </w:t>
            </w:r>
            <w:r w:rsidR="00E731C0">
              <w:rPr>
                <w:lang w:val="en-US"/>
              </w:rPr>
              <w:t>m</w:t>
            </w:r>
            <w:r w:rsidRPr="001C220C">
              <w:rPr>
                <w:lang w:val="en-US"/>
              </w:rPr>
              <w:t>easure</w:t>
            </w:r>
          </w:p>
        </w:tc>
        <w:tc>
          <w:tcPr>
            <w:tcW w:w="2880" w:type="dxa"/>
          </w:tcPr>
          <w:p w14:paraId="211698F7" w14:textId="77777777" w:rsidR="00681F1A" w:rsidRPr="001C220C" w:rsidRDefault="00681F1A" w:rsidP="00DA59C1">
            <w:pPr>
              <w:pStyle w:val="TableNormal1"/>
              <w:keepNext w:val="0"/>
              <w:rPr>
                <w:lang w:val="en-US"/>
              </w:rPr>
            </w:pPr>
            <w:r w:rsidRPr="001C220C">
              <w:rPr>
                <w:lang w:val="en-US"/>
              </w:rPr>
              <w:t>Identifies the unit of measure of the quantity, if applicable.</w:t>
            </w:r>
          </w:p>
        </w:tc>
        <w:tc>
          <w:tcPr>
            <w:tcW w:w="1156" w:type="dxa"/>
          </w:tcPr>
          <w:p w14:paraId="7AF70D53" w14:textId="77777777" w:rsidR="00681F1A" w:rsidRPr="001C220C" w:rsidRDefault="00681F1A" w:rsidP="00DA59C1">
            <w:pPr>
              <w:pStyle w:val="TableNormal1"/>
              <w:keepNext w:val="0"/>
              <w:rPr>
                <w:lang w:val="en-US"/>
              </w:rPr>
            </w:pPr>
            <w:r w:rsidRPr="001C220C">
              <w:rPr>
                <w:lang w:val="en-US"/>
              </w:rPr>
              <w:t>Full Time Equivalents</w:t>
            </w:r>
          </w:p>
        </w:tc>
        <w:tc>
          <w:tcPr>
            <w:tcW w:w="1350" w:type="dxa"/>
          </w:tcPr>
          <w:p w14:paraId="72C721EF" w14:textId="77777777" w:rsidR="00681F1A" w:rsidRPr="001C220C" w:rsidRDefault="00681F1A" w:rsidP="00DA59C1">
            <w:pPr>
              <w:pStyle w:val="TableNormal1"/>
              <w:keepNext w:val="0"/>
              <w:spacing w:before="40"/>
              <w:rPr>
                <w:lang w:val="en-US"/>
              </w:rPr>
            </w:pPr>
            <w:r w:rsidRPr="001C220C">
              <w:rPr>
                <w:lang w:val="en-US"/>
              </w:rPr>
              <w:t>Full Time Equivalents</w:t>
            </w:r>
          </w:p>
        </w:tc>
        <w:tc>
          <w:tcPr>
            <w:tcW w:w="1189" w:type="dxa"/>
          </w:tcPr>
          <w:p w14:paraId="5C6DC688" w14:textId="77777777" w:rsidR="00681F1A" w:rsidRPr="001C220C" w:rsidRDefault="00681F1A" w:rsidP="00DA59C1">
            <w:pPr>
              <w:pStyle w:val="TableNormal1"/>
              <w:keepNext w:val="0"/>
              <w:spacing w:before="40"/>
              <w:rPr>
                <w:lang w:val="en-US"/>
              </w:rPr>
            </w:pPr>
            <w:r w:rsidRPr="001C220C">
              <w:rPr>
                <w:lang w:val="en-US"/>
              </w:rPr>
              <w:t>Full Time Equivalents</w:t>
            </w:r>
          </w:p>
        </w:tc>
        <w:tc>
          <w:tcPr>
            <w:tcW w:w="1202" w:type="dxa"/>
          </w:tcPr>
          <w:p w14:paraId="7A664138" w14:textId="77777777" w:rsidR="00681F1A" w:rsidRPr="001C220C" w:rsidRDefault="00DA59C1" w:rsidP="00DA59C1">
            <w:pPr>
              <w:pStyle w:val="TableNormal1"/>
              <w:keepNext w:val="0"/>
              <w:spacing w:before="40"/>
              <w:rPr>
                <w:lang w:val="en-US"/>
              </w:rPr>
            </w:pPr>
            <w:r>
              <w:rPr>
                <w:lang w:val="en-US"/>
              </w:rPr>
              <w:t>Full Time Equiva</w:t>
            </w:r>
            <w:r w:rsidR="00681F1A" w:rsidRPr="001C220C">
              <w:rPr>
                <w:lang w:val="en-US"/>
              </w:rPr>
              <w:t>lents</w:t>
            </w:r>
          </w:p>
        </w:tc>
      </w:tr>
    </w:tbl>
    <w:p w14:paraId="3583CF80" w14:textId="62A7D920" w:rsidR="009E6331" w:rsidRPr="001C220C" w:rsidRDefault="00FA6852" w:rsidP="00F74376">
      <w:pPr>
        <w:pStyle w:val="NOTE0"/>
        <w:rPr>
          <w:lang w:val="en-US"/>
        </w:rPr>
      </w:pPr>
      <w:ins w:id="17523" w:author="Charles Gifford" w:date="2017-03-17T22:09:00Z">
        <w:r w:rsidRPr="00FA6852">
          <w:rPr>
            <w:lang w:val="en-US"/>
          </w:rPr>
          <w:t>NOTE</w:t>
        </w:r>
        <w:r w:rsidRPr="00FA6852">
          <w:rPr>
            <w:lang w:val="en-US"/>
          </w:rPr>
          <w:tab/>
          <w:t xml:space="preserve">A </w:t>
        </w:r>
        <w:r w:rsidRPr="00152862">
          <w:rPr>
            <w:i/>
            <w:lang w:val="en-US"/>
          </w:rPr>
          <w:t xml:space="preserve">personnel actual </w:t>
        </w:r>
        <w:r w:rsidRPr="00FA6852">
          <w:rPr>
            <w:lang w:val="en-US"/>
          </w:rPr>
          <w:t>may specify both a spatial definition and an operational location where it is necessary to specify the spatial definition of the specified personnel resource(s) within a given operational location.</w:t>
        </w:r>
      </w:ins>
    </w:p>
    <w:p w14:paraId="1CBC4276" w14:textId="77777777" w:rsidR="009E6331" w:rsidRPr="001C220C" w:rsidRDefault="009E6331" w:rsidP="003E1075">
      <w:pPr>
        <w:pStyle w:val="Heading3"/>
      </w:pPr>
      <w:bookmarkStart w:id="17524" w:name="_Toc161566474"/>
      <w:bookmarkStart w:id="17525" w:name="_Toc320176987"/>
      <w:r w:rsidRPr="001C220C">
        <w:t>Personnel actual property</w:t>
      </w:r>
      <w:bookmarkEnd w:id="17524"/>
      <w:bookmarkEnd w:id="17525"/>
    </w:p>
    <w:p w14:paraId="7D4E5DFD" w14:textId="77777777" w:rsidR="002C3471" w:rsidRDefault="002C3471" w:rsidP="002C3471">
      <w:pPr>
        <w:pStyle w:val="PARAGRAPH"/>
        <w:rPr>
          <w:lang w:val="en-US"/>
        </w:rPr>
      </w:pPr>
      <w:r w:rsidRPr="001C220C">
        <w:rPr>
          <w:lang w:val="en-US"/>
        </w:rPr>
        <w:t xml:space="preserve">Specific properties that are required </w:t>
      </w:r>
      <w:r>
        <w:rPr>
          <w:lang w:val="en-US"/>
        </w:rPr>
        <w:t xml:space="preserve">for a </w:t>
      </w:r>
      <w:r>
        <w:rPr>
          <w:i/>
          <w:lang w:val="en-US"/>
        </w:rPr>
        <w:t>personnel actual</w:t>
      </w:r>
      <w:r>
        <w:rPr>
          <w:lang w:val="en-US"/>
        </w:rPr>
        <w:t xml:space="preserve"> </w:t>
      </w:r>
      <w:r w:rsidRPr="001C220C">
        <w:rPr>
          <w:lang w:val="en-US"/>
        </w:rPr>
        <w:t xml:space="preserve">shall be presented </w:t>
      </w:r>
      <w:r>
        <w:rPr>
          <w:lang w:val="en-US"/>
        </w:rPr>
        <w:t xml:space="preserve">as </w:t>
      </w:r>
      <w:r>
        <w:rPr>
          <w:i/>
          <w:lang w:val="en-US"/>
        </w:rPr>
        <w:t xml:space="preserve">personnel actual </w:t>
      </w:r>
      <w:r w:rsidRPr="000C7AD0">
        <w:rPr>
          <w:i/>
          <w:lang w:val="en-US"/>
        </w:rPr>
        <w:t>properties</w:t>
      </w:r>
      <w:r w:rsidRPr="001C220C">
        <w:rPr>
          <w:lang w:val="en-US"/>
        </w:rPr>
        <w:t>.</w:t>
      </w:r>
      <w:r w:rsidRPr="00AE642B">
        <w:rPr>
          <w:lang w:val="en-US"/>
        </w:rPr>
        <w:t xml:space="preserve"> </w:t>
      </w:r>
    </w:p>
    <w:p w14:paraId="4278AACC" w14:textId="77777777" w:rsidR="00DA59C1" w:rsidRDefault="0022037E" w:rsidP="0022037E">
      <w:pPr>
        <w:pStyle w:val="PARAGRAPH"/>
        <w:rPr>
          <w:lang w:val="en-US"/>
        </w:rPr>
      </w:pPr>
      <w:r w:rsidRPr="002C3471">
        <w:rPr>
          <w:i/>
          <w:lang w:val="en-US"/>
        </w:rPr>
        <w:t>Personnel actual properties</w:t>
      </w:r>
      <w:r>
        <w:rPr>
          <w:lang w:val="en-US"/>
        </w:rPr>
        <w:t xml:space="preserve"> may contain nested </w:t>
      </w:r>
      <w:r w:rsidRPr="002C3471">
        <w:rPr>
          <w:i/>
          <w:lang w:val="en-US"/>
        </w:rPr>
        <w:t>personnel actual properties</w:t>
      </w:r>
      <w:r>
        <w:rPr>
          <w:lang w:val="en-US"/>
        </w:rPr>
        <w:t>.</w:t>
      </w:r>
    </w:p>
    <w:p w14:paraId="05F0ADC9" w14:textId="0FEC4F89" w:rsidR="0022037E" w:rsidRDefault="00152862" w:rsidP="0022037E">
      <w:pPr>
        <w:pStyle w:val="PARAGRAPH"/>
        <w:rPr>
          <w:ins w:id="17526" w:author="Charles Gifford" w:date="2016-04-20T15:38:00Z"/>
          <w:lang w:val="en-US"/>
        </w:rPr>
      </w:pPr>
      <w:r>
        <w:rPr>
          <w:lang w:val="en-US"/>
        </w:rPr>
        <w:fldChar w:fldCharType="begin"/>
      </w:r>
      <w:r>
        <w:rPr>
          <w:lang w:val="en-US"/>
        </w:rPr>
        <w:instrText xml:space="preserve"> REF _Ref477977739 \h </w:instrText>
      </w:r>
      <w:r>
        <w:rPr>
          <w:lang w:val="en-US"/>
        </w:rPr>
      </w:r>
      <w:r>
        <w:rPr>
          <w:lang w:val="en-US"/>
        </w:rPr>
        <w:fldChar w:fldCharType="separate"/>
      </w:r>
      <w:r>
        <w:t xml:space="preserve">Table </w:t>
      </w:r>
      <w:r>
        <w:rPr>
          <w:noProof/>
        </w:rPr>
        <w:t>200</w:t>
      </w:r>
      <w:r>
        <w:rPr>
          <w:lang w:val="en-US"/>
        </w:rPr>
        <w:fldChar w:fldCharType="end"/>
      </w:r>
      <w:r w:rsidR="00091B26">
        <w:rPr>
          <w:lang w:val="en-US"/>
        </w:rPr>
        <w:t xml:space="preserve"> </w:t>
      </w:r>
      <w:r w:rsidR="009E6331" w:rsidRPr="001C220C">
        <w:rPr>
          <w:lang w:val="en-US"/>
        </w:rPr>
        <w:t xml:space="preserve">defines the </w:t>
      </w:r>
      <w:r w:rsidR="0022037E">
        <w:rPr>
          <w:lang w:val="en-US"/>
        </w:rPr>
        <w:t>relationship</w:t>
      </w:r>
      <w:r w:rsidR="00D80AC6">
        <w:rPr>
          <w:lang w:val="en-US"/>
        </w:rPr>
        <w:t xml:space="preserve"> role</w:t>
      </w:r>
      <w:r w:rsidR="0022037E">
        <w:rPr>
          <w:lang w:val="en-US"/>
        </w:rPr>
        <w:t>s</w:t>
      </w:r>
      <w:r w:rsidR="009E6331" w:rsidRPr="001C220C">
        <w:rPr>
          <w:lang w:val="en-US"/>
        </w:rPr>
        <w:t xml:space="preserve"> for </w:t>
      </w:r>
      <w:r w:rsidR="003B2C18">
        <w:rPr>
          <w:lang w:val="en-US"/>
        </w:rPr>
        <w:t xml:space="preserve">the </w:t>
      </w:r>
      <w:r w:rsidR="009E6331" w:rsidRPr="001C220C">
        <w:rPr>
          <w:i/>
          <w:lang w:val="en-US"/>
        </w:rPr>
        <w:t>personnel actual property</w:t>
      </w:r>
      <w:r w:rsidR="008558A5">
        <w:rPr>
          <w:lang w:val="en-US"/>
        </w:rPr>
        <w:t xml:space="preserve">. </w:t>
      </w:r>
      <w:ins w:id="17527" w:author="Charles Gifford" w:date="2017-03-22T20:27:00Z">
        <w:r>
          <w:rPr>
            <w:lang w:val="en-US"/>
          </w:rPr>
          <w:fldChar w:fldCharType="begin"/>
        </w:r>
        <w:r>
          <w:rPr>
            <w:lang w:val="en-US"/>
          </w:rPr>
          <w:instrText xml:space="preserve"> REF _Ref161736399 \h </w:instrText>
        </w:r>
      </w:ins>
      <w:r>
        <w:rPr>
          <w:lang w:val="en-US"/>
        </w:rPr>
      </w:r>
      <w:r>
        <w:rPr>
          <w:lang w:val="en-US"/>
        </w:rPr>
        <w:fldChar w:fldCharType="separate"/>
      </w:r>
      <w:ins w:id="17528" w:author="Charles Gifford" w:date="2017-03-22T20:27:00Z">
        <w:r w:rsidRPr="001C220C">
          <w:rPr>
            <w:lang w:val="en-US"/>
          </w:rPr>
          <w:t xml:space="preserve">Table </w:t>
        </w:r>
        <w:r>
          <w:rPr>
            <w:noProof/>
            <w:lang w:val="en-US"/>
          </w:rPr>
          <w:t>201</w:t>
        </w:r>
        <w:r>
          <w:rPr>
            <w:lang w:val="en-US"/>
          </w:rPr>
          <w:fldChar w:fldCharType="end"/>
        </w:r>
      </w:ins>
      <w:ins w:id="17529" w:author="Charles Gifford" w:date="2016-04-20T15:38:00Z">
        <w:r w:rsidR="0022037E" w:rsidRPr="001C220C">
          <w:rPr>
            <w:lang w:val="en-US"/>
          </w:rPr>
          <w:t xml:space="preserve"> defines the attributes for </w:t>
        </w:r>
      </w:ins>
      <w:ins w:id="17530" w:author="Charles Gifford" w:date="2016-10-30T07:22:00Z">
        <w:r w:rsidR="003B2C18">
          <w:rPr>
            <w:lang w:val="en-US"/>
          </w:rPr>
          <w:t xml:space="preserve">the </w:t>
        </w:r>
      </w:ins>
      <w:ins w:id="17531" w:author="Charles Gifford" w:date="2016-04-20T15:38:00Z">
        <w:r w:rsidR="0022037E" w:rsidRPr="001C220C">
          <w:rPr>
            <w:i/>
            <w:lang w:val="en-US"/>
          </w:rPr>
          <w:t>personnel actual property</w:t>
        </w:r>
        <w:r w:rsidR="0022037E">
          <w:rPr>
            <w:lang w:val="en-US"/>
          </w:rPr>
          <w:t xml:space="preserve">. </w:t>
        </w:r>
      </w:ins>
    </w:p>
    <w:p w14:paraId="7D479CA8" w14:textId="224E1129" w:rsidR="0022037E" w:rsidRDefault="00152862" w:rsidP="00881CA4">
      <w:pPr>
        <w:pStyle w:val="TABLE-title"/>
        <w:rPr>
          <w:ins w:id="17532" w:author="Charles Gifford" w:date="2017-03-20T15:16:00Z"/>
          <w:lang w:val="en-US"/>
        </w:rPr>
      </w:pPr>
      <w:bookmarkStart w:id="17533" w:name="_Ref477977739"/>
      <w:bookmarkStart w:id="17534" w:name="_Toc478492500"/>
      <w:ins w:id="17535" w:author="Charles Gifford" w:date="2017-03-22T20:25:00Z">
        <w:r>
          <w:t xml:space="preserve">Table </w:t>
        </w:r>
        <w:r>
          <w:fldChar w:fldCharType="begin"/>
        </w:r>
        <w:r>
          <w:instrText xml:space="preserve"> SEQ Table \* ARABIC </w:instrText>
        </w:r>
      </w:ins>
      <w:r>
        <w:fldChar w:fldCharType="separate"/>
      </w:r>
      <w:ins w:id="17536" w:author="Charles Gifford" w:date="2017-03-22T20:25:00Z">
        <w:r>
          <w:rPr>
            <w:noProof/>
          </w:rPr>
          <w:t>200</w:t>
        </w:r>
        <w:r>
          <w:fldChar w:fldCharType="end"/>
        </w:r>
      </w:ins>
      <w:bookmarkEnd w:id="17533"/>
      <w:ins w:id="17537" w:author="Charles Gifford" w:date="2016-04-20T15:38:00Z">
        <w:r w:rsidR="0022037E" w:rsidRPr="001C220C">
          <w:rPr>
            <w:noProof/>
            <w:lang w:val="en-US"/>
          </w:rPr>
          <w:t xml:space="preserve"> </w:t>
        </w:r>
        <w:r w:rsidR="0022037E">
          <w:rPr>
            <w:lang w:val="en-US"/>
          </w:rPr>
          <w:t>–</w:t>
        </w:r>
        <w:r w:rsidR="0022037E" w:rsidRPr="001C220C">
          <w:rPr>
            <w:noProof/>
            <w:lang w:val="en-US"/>
          </w:rPr>
          <w:t xml:space="preserve"> </w:t>
        </w:r>
        <w:r w:rsidR="0022037E">
          <w:rPr>
            <w:lang w:val="en-US"/>
          </w:rPr>
          <w:t>P</w:t>
        </w:r>
        <w:r w:rsidR="0022037E" w:rsidRPr="001C220C">
          <w:rPr>
            <w:noProof/>
            <w:lang w:val="en-US"/>
          </w:rPr>
          <w:t>ersonnel actual property</w:t>
        </w:r>
        <w:r w:rsidR="0022037E" w:rsidRPr="00AC2193">
          <w:rPr>
            <w:lang w:val="en-US"/>
          </w:rPr>
          <w:t xml:space="preserve"> </w:t>
        </w:r>
      </w:ins>
      <w:ins w:id="17538" w:author="Charles Gifford" w:date="2016-04-20T15:39:00Z">
        <w:r w:rsidR="0022037E">
          <w:rPr>
            <w:lang w:val="en-US"/>
          </w:rPr>
          <w:t>relationship</w:t>
        </w:r>
      </w:ins>
      <w:ins w:id="17539" w:author="Charles Gifford" w:date="2017-03-20T15:16:00Z">
        <w:r w:rsidR="00D80AC6">
          <w:rPr>
            <w:lang w:val="en-US"/>
          </w:rPr>
          <w:t xml:space="preserve"> role</w:t>
        </w:r>
      </w:ins>
      <w:ins w:id="17540" w:author="Charles Gifford" w:date="2016-04-20T15:39:00Z">
        <w:r w:rsidR="0022037E">
          <w:rPr>
            <w:lang w:val="en-US"/>
          </w:rPr>
          <w:t>s</w:t>
        </w:r>
      </w:ins>
      <w:bookmarkEnd w:id="17534"/>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170"/>
        <w:gridCol w:w="3690"/>
      </w:tblGrid>
      <w:tr w:rsidR="00D80AC6" w:rsidRPr="009432BC" w14:paraId="563132A9" w14:textId="77777777" w:rsidTr="0020423E">
        <w:trPr>
          <w:trHeight w:val="197"/>
          <w:tblHeader/>
          <w:ins w:id="17541" w:author="Charles Gifford" w:date="2017-03-20T15:16:00Z"/>
        </w:trPr>
        <w:tc>
          <w:tcPr>
            <w:tcW w:w="2155" w:type="dxa"/>
            <w:shd w:val="clear" w:color="auto" w:fill="auto"/>
          </w:tcPr>
          <w:p w14:paraId="53FAB945" w14:textId="77777777" w:rsidR="00D80AC6" w:rsidRPr="009432BC" w:rsidRDefault="00D80AC6" w:rsidP="0020423E">
            <w:pPr>
              <w:pStyle w:val="TABLE-col-heading"/>
              <w:rPr>
                <w:ins w:id="17542" w:author="Charles Gifford" w:date="2017-03-20T15:16:00Z"/>
              </w:rPr>
            </w:pPr>
            <w:bookmarkStart w:id="17543" w:name="_Hlk477805421"/>
            <w:ins w:id="17544" w:author="Charles Gifford" w:date="2017-03-20T15:16:00Z">
              <w:r w:rsidRPr="009432BC">
                <w:t>Related Object</w:t>
              </w:r>
            </w:ins>
          </w:p>
        </w:tc>
        <w:tc>
          <w:tcPr>
            <w:tcW w:w="2070" w:type="dxa"/>
            <w:shd w:val="clear" w:color="auto" w:fill="auto"/>
          </w:tcPr>
          <w:p w14:paraId="54A2696D" w14:textId="77777777" w:rsidR="00D80AC6" w:rsidRPr="009432BC" w:rsidRDefault="00D80AC6" w:rsidP="0020423E">
            <w:pPr>
              <w:pStyle w:val="TABLE-col-heading"/>
              <w:rPr>
                <w:ins w:id="17545" w:author="Charles Gifford" w:date="2017-03-20T15:16:00Z"/>
              </w:rPr>
            </w:pPr>
            <w:ins w:id="17546" w:author="Charles Gifford" w:date="2017-03-20T15:16:00Z">
              <w:r w:rsidRPr="009432BC">
                <w:t>Role</w:t>
              </w:r>
            </w:ins>
          </w:p>
        </w:tc>
        <w:tc>
          <w:tcPr>
            <w:tcW w:w="1170" w:type="dxa"/>
            <w:shd w:val="clear" w:color="auto" w:fill="auto"/>
          </w:tcPr>
          <w:p w14:paraId="75B360DF" w14:textId="77777777" w:rsidR="00D80AC6" w:rsidRPr="009432BC" w:rsidRDefault="00D80AC6" w:rsidP="0020423E">
            <w:pPr>
              <w:pStyle w:val="TABLE-col-heading"/>
              <w:rPr>
                <w:ins w:id="17547" w:author="Charles Gifford" w:date="2017-03-20T15:16:00Z"/>
              </w:rPr>
            </w:pPr>
            <w:ins w:id="17548" w:author="Charles Gifford" w:date="2017-03-20T15:16:00Z">
              <w:r w:rsidRPr="009432BC">
                <w:t>Multiplicity</w:t>
              </w:r>
            </w:ins>
          </w:p>
        </w:tc>
        <w:tc>
          <w:tcPr>
            <w:tcW w:w="3690" w:type="dxa"/>
            <w:shd w:val="clear" w:color="auto" w:fill="auto"/>
          </w:tcPr>
          <w:p w14:paraId="7D9848E3" w14:textId="77777777" w:rsidR="00D80AC6" w:rsidRPr="009432BC" w:rsidRDefault="00D80AC6" w:rsidP="0020423E">
            <w:pPr>
              <w:pStyle w:val="TABLE-col-heading"/>
              <w:rPr>
                <w:ins w:id="17549" w:author="Charles Gifford" w:date="2017-03-20T15:16:00Z"/>
              </w:rPr>
            </w:pPr>
            <w:ins w:id="17550" w:author="Charles Gifford" w:date="2017-03-20T15:16:00Z">
              <w:r w:rsidRPr="009432BC">
                <w:t>Description</w:t>
              </w:r>
            </w:ins>
          </w:p>
        </w:tc>
      </w:tr>
      <w:tr w:rsidR="00D80AC6" w:rsidRPr="009432BC" w14:paraId="33828312" w14:textId="77777777" w:rsidTr="0020423E">
        <w:trPr>
          <w:trHeight w:val="332"/>
          <w:ins w:id="17551" w:author="Charles Gifford" w:date="2017-03-20T15:16:00Z"/>
        </w:trPr>
        <w:tc>
          <w:tcPr>
            <w:tcW w:w="2155" w:type="dxa"/>
          </w:tcPr>
          <w:p w14:paraId="38716386" w14:textId="2DE573F5" w:rsidR="00D80AC6" w:rsidRPr="009432BC" w:rsidRDefault="00D80AC6" w:rsidP="0020423E">
            <w:pPr>
              <w:pStyle w:val="TABLE-cell"/>
              <w:rPr>
                <w:ins w:id="17552" w:author="Charles Gifford" w:date="2017-03-20T15:16:00Z"/>
              </w:rPr>
            </w:pPr>
            <w:ins w:id="17553" w:author="Charles Gifford" w:date="2017-03-20T15:16:00Z">
              <w:r>
                <w:rPr>
                  <w:szCs w:val="20"/>
                  <w:lang w:val="en-US"/>
                </w:rPr>
                <w:t xml:space="preserve">Personnel </w:t>
              </w:r>
            </w:ins>
            <w:ins w:id="17554" w:author="Charles Gifford" w:date="2017-03-20T15:17:00Z">
              <w:r>
                <w:rPr>
                  <w:szCs w:val="20"/>
                  <w:lang w:val="en-US"/>
                </w:rPr>
                <w:t>actual</w:t>
              </w:r>
            </w:ins>
          </w:p>
        </w:tc>
        <w:tc>
          <w:tcPr>
            <w:tcW w:w="2070" w:type="dxa"/>
          </w:tcPr>
          <w:p w14:paraId="7103D542" w14:textId="77777777" w:rsidR="00D80AC6" w:rsidRPr="009432BC" w:rsidRDefault="00D80AC6" w:rsidP="0020423E">
            <w:pPr>
              <w:pStyle w:val="TABLE-cell"/>
              <w:rPr>
                <w:ins w:id="17555" w:author="Charles Gifford" w:date="2017-03-20T15:16:00Z"/>
              </w:rPr>
            </w:pPr>
            <w:ins w:id="17556" w:author="Charles Gifford" w:date="2017-03-20T15:16:00Z">
              <w:r>
                <w:rPr>
                  <w:szCs w:val="20"/>
                  <w:lang w:val="en-US"/>
                </w:rPr>
                <w:t>NA</w:t>
              </w:r>
            </w:ins>
          </w:p>
        </w:tc>
        <w:tc>
          <w:tcPr>
            <w:tcW w:w="1170" w:type="dxa"/>
          </w:tcPr>
          <w:p w14:paraId="3B192D0D" w14:textId="77777777" w:rsidR="00D80AC6" w:rsidRPr="009432BC" w:rsidRDefault="00D80AC6" w:rsidP="0020423E">
            <w:pPr>
              <w:pStyle w:val="TABLE-cell"/>
              <w:rPr>
                <w:ins w:id="17557" w:author="Charles Gifford" w:date="2017-03-20T15:16:00Z"/>
              </w:rPr>
            </w:pPr>
            <w:ins w:id="17558" w:author="Charles Gifford" w:date="2017-03-20T15:16:00Z">
              <w:r>
                <w:rPr>
                  <w:szCs w:val="20"/>
                  <w:lang w:val="en-US"/>
                </w:rPr>
                <w:t>1</w:t>
              </w:r>
            </w:ins>
          </w:p>
        </w:tc>
        <w:tc>
          <w:tcPr>
            <w:tcW w:w="3690" w:type="dxa"/>
          </w:tcPr>
          <w:p w14:paraId="4FE2311A" w14:textId="605542F3" w:rsidR="00D80AC6" w:rsidRPr="009432BC" w:rsidRDefault="00D80AC6" w:rsidP="0020423E">
            <w:pPr>
              <w:pStyle w:val="TABLE-cell"/>
              <w:rPr>
                <w:ins w:id="17559" w:author="Charles Gifford" w:date="2017-03-20T15:16:00Z"/>
              </w:rPr>
            </w:pPr>
            <w:ins w:id="17560" w:author="Charles Gifford" w:date="2017-03-20T15:16:00Z">
              <w:r>
                <w:rPr>
                  <w:szCs w:val="20"/>
                  <w:lang w:val="en-US"/>
                </w:rPr>
                <w:t>The</w:t>
              </w:r>
              <w:r>
                <w:t xml:space="preserve"> values for this </w:t>
              </w:r>
              <w:r w:rsidRPr="00514F8D">
                <w:rPr>
                  <w:i/>
                  <w:szCs w:val="20"/>
                  <w:lang w:val="en-US"/>
                </w:rPr>
                <w:t xml:space="preserve">personnel </w:t>
              </w:r>
            </w:ins>
            <w:ins w:id="17561" w:author="Charles Gifford" w:date="2017-03-20T15:18:00Z">
              <w:r>
                <w:rPr>
                  <w:i/>
                  <w:szCs w:val="20"/>
                  <w:lang w:val="en-US"/>
                </w:rPr>
                <w:t>actual</w:t>
              </w:r>
            </w:ins>
            <w:ins w:id="17562" w:author="Charles Gifford" w:date="2017-03-20T15:16:00Z">
              <w:r w:rsidRPr="00514F8D">
                <w:rPr>
                  <w:i/>
                  <w:szCs w:val="20"/>
                  <w:lang w:val="en-US"/>
                </w:rPr>
                <w:t xml:space="preserve"> property</w:t>
              </w:r>
              <w:r>
                <w:rPr>
                  <w:szCs w:val="20"/>
                  <w:lang w:val="en-US"/>
                </w:rPr>
                <w:t xml:space="preserve"> in part are for </w:t>
              </w:r>
              <w:r w:rsidRPr="00C944A9">
                <w:rPr>
                  <w:szCs w:val="20"/>
                  <w:lang w:val="en-US"/>
                </w:rPr>
                <w:t xml:space="preserve">the </w:t>
              </w:r>
              <w:r w:rsidRPr="00F11ACE">
                <w:rPr>
                  <w:i/>
                  <w:lang w:val="en-US"/>
                </w:rPr>
                <w:t xml:space="preserve">personnel </w:t>
              </w:r>
            </w:ins>
            <w:ins w:id="17563" w:author="Charles Gifford" w:date="2017-03-20T15:18:00Z">
              <w:r>
                <w:rPr>
                  <w:i/>
                  <w:lang w:val="en-US"/>
                </w:rPr>
                <w:t>actual</w:t>
              </w:r>
            </w:ins>
            <w:ins w:id="17564" w:author="Charles Gifford" w:date="2017-03-20T15:16:00Z">
              <w:r w:rsidRPr="00F11ACE">
                <w:rPr>
                  <w:i/>
                  <w:lang w:val="en-US"/>
                </w:rPr>
                <w:t>.</w:t>
              </w:r>
              <w:r>
                <w:rPr>
                  <w:lang w:val="en-US"/>
                </w:rPr>
                <w:t xml:space="preserve"> </w:t>
              </w:r>
            </w:ins>
          </w:p>
        </w:tc>
      </w:tr>
      <w:tr w:rsidR="00D80AC6" w:rsidRPr="009432BC" w14:paraId="05B94B19" w14:textId="77777777" w:rsidTr="0020423E">
        <w:trPr>
          <w:trHeight w:val="332"/>
          <w:ins w:id="17565" w:author="Charles Gifford" w:date="2017-03-20T15:16:00Z"/>
        </w:trPr>
        <w:tc>
          <w:tcPr>
            <w:tcW w:w="2155" w:type="dxa"/>
            <w:shd w:val="clear" w:color="auto" w:fill="auto"/>
          </w:tcPr>
          <w:p w14:paraId="30EB0E1A" w14:textId="3FEDE937" w:rsidR="00D80AC6" w:rsidRDefault="00D80AC6" w:rsidP="0020423E">
            <w:pPr>
              <w:pStyle w:val="TABLE-cell"/>
              <w:rPr>
                <w:ins w:id="17566" w:author="Charles Gifford" w:date="2017-03-20T15:16:00Z"/>
                <w:szCs w:val="20"/>
                <w:lang w:val="en-US"/>
              </w:rPr>
            </w:pPr>
            <w:ins w:id="17567" w:author="Charles Gifford" w:date="2017-03-20T15:16:00Z">
              <w:r w:rsidRPr="00AB0960">
                <w:rPr>
                  <w:szCs w:val="20"/>
                  <w:lang w:val="en-US"/>
                </w:rPr>
                <w:t xml:space="preserve">Personnel </w:t>
              </w:r>
            </w:ins>
            <w:ins w:id="17568" w:author="Charles Gifford" w:date="2017-03-20T15:18:00Z">
              <w:r>
                <w:rPr>
                  <w:szCs w:val="20"/>
                  <w:lang w:val="en-US"/>
                </w:rPr>
                <w:t>actual</w:t>
              </w:r>
            </w:ins>
            <w:ins w:id="17569" w:author="Charles Gifford" w:date="2017-03-20T15:16:00Z">
              <w:r w:rsidRPr="00AB0960">
                <w:rPr>
                  <w:szCs w:val="20"/>
                  <w:lang w:val="en-US"/>
                </w:rPr>
                <w:t xml:space="preserve"> property</w:t>
              </w:r>
            </w:ins>
          </w:p>
        </w:tc>
        <w:tc>
          <w:tcPr>
            <w:tcW w:w="2070" w:type="dxa"/>
            <w:shd w:val="clear" w:color="auto" w:fill="auto"/>
          </w:tcPr>
          <w:p w14:paraId="4488B6A4" w14:textId="3EFD3F9A" w:rsidR="00D80AC6" w:rsidRDefault="00D80AC6" w:rsidP="0020423E">
            <w:pPr>
              <w:pStyle w:val="TABLE-cell"/>
              <w:rPr>
                <w:ins w:id="17570" w:author="Charles Gifford" w:date="2017-03-20T15:16:00Z"/>
                <w:szCs w:val="20"/>
                <w:lang w:val="en-US"/>
              </w:rPr>
            </w:pPr>
            <w:ins w:id="17571" w:author="Charles Gifford" w:date="2017-03-20T15:16:00Z">
              <w:r w:rsidRPr="00AB0960">
                <w:rPr>
                  <w:szCs w:val="20"/>
                  <w:lang w:val="en-US"/>
                </w:rPr>
                <w:t xml:space="preserve">Personnel </w:t>
              </w:r>
            </w:ins>
            <w:ins w:id="17572" w:author="Charles Gifford" w:date="2017-03-20T15:18:00Z">
              <w:r>
                <w:rPr>
                  <w:szCs w:val="20"/>
                  <w:lang w:val="en-US"/>
                </w:rPr>
                <w:t>actual</w:t>
              </w:r>
            </w:ins>
            <w:ins w:id="17573" w:author="Charles Gifford" w:date="2017-03-20T15:16:00Z">
              <w:r w:rsidRPr="00AB0960">
                <w:rPr>
                  <w:szCs w:val="20"/>
                  <w:lang w:val="en-US"/>
                </w:rPr>
                <w:t xml:space="preserve"> property</w:t>
              </w:r>
            </w:ins>
            <w:ins w:id="17574" w:author="Charles Gifford" w:date="2017-03-20T15:18:00Z">
              <w:r>
                <w:rPr>
                  <w:szCs w:val="20"/>
                  <w:lang w:val="en-US"/>
                </w:rPr>
                <w:t xml:space="preserve"> child</w:t>
              </w:r>
            </w:ins>
          </w:p>
        </w:tc>
        <w:tc>
          <w:tcPr>
            <w:tcW w:w="1170" w:type="dxa"/>
            <w:shd w:val="clear" w:color="auto" w:fill="auto"/>
          </w:tcPr>
          <w:p w14:paraId="4BD37816" w14:textId="77777777" w:rsidR="00D80AC6" w:rsidRDefault="00D80AC6" w:rsidP="0020423E">
            <w:pPr>
              <w:pStyle w:val="TABLE-cell"/>
              <w:rPr>
                <w:ins w:id="17575" w:author="Charles Gifford" w:date="2017-03-20T15:16:00Z"/>
                <w:szCs w:val="20"/>
                <w:lang w:val="en-US"/>
              </w:rPr>
            </w:pPr>
            <w:ins w:id="17576" w:author="Charles Gifford" w:date="2017-03-20T15:16:00Z">
              <w:r>
                <w:rPr>
                  <w:szCs w:val="20"/>
                  <w:lang w:val="en-US"/>
                </w:rPr>
                <w:t>0</w:t>
              </w:r>
              <w:r w:rsidRPr="00AB0960">
                <w:rPr>
                  <w:szCs w:val="20"/>
                  <w:lang w:val="en-US"/>
                </w:rPr>
                <w:t>..*</w:t>
              </w:r>
            </w:ins>
          </w:p>
        </w:tc>
        <w:tc>
          <w:tcPr>
            <w:tcW w:w="3690" w:type="dxa"/>
            <w:shd w:val="clear" w:color="auto" w:fill="auto"/>
          </w:tcPr>
          <w:p w14:paraId="0AB2BAEA" w14:textId="738E97EB" w:rsidR="00D80AC6" w:rsidRPr="00BE0F67" w:rsidRDefault="00D80AC6" w:rsidP="0020423E">
            <w:pPr>
              <w:pStyle w:val="TABLE-cell"/>
              <w:rPr>
                <w:ins w:id="17577" w:author="Charles Gifford" w:date="2017-03-20T15:16:00Z"/>
                <w:lang w:val="en-US"/>
              </w:rPr>
            </w:pPr>
            <w:ins w:id="17578" w:author="Charles Gifford" w:date="2017-03-20T15:16:00Z">
              <w:r>
                <w:rPr>
                  <w:lang w:val="en-US"/>
                </w:rPr>
                <w:t xml:space="preserve">The values in the child </w:t>
              </w:r>
              <w:r>
                <w:rPr>
                  <w:i/>
                  <w:lang w:val="en-US"/>
                </w:rPr>
                <w:t xml:space="preserve">personnel </w:t>
              </w:r>
            </w:ins>
            <w:ins w:id="17579" w:author="Charles Gifford" w:date="2017-03-20T15:18:00Z">
              <w:r>
                <w:rPr>
                  <w:i/>
                  <w:lang w:val="en-US"/>
                </w:rPr>
                <w:t>actual</w:t>
              </w:r>
            </w:ins>
            <w:ins w:id="17580" w:author="Charles Gifford" w:date="2017-03-20T15:16:00Z">
              <w:r>
                <w:rPr>
                  <w:i/>
                  <w:lang w:val="en-US"/>
                </w:rPr>
                <w:t xml:space="preserve"> </w:t>
              </w:r>
              <w:r w:rsidRPr="00465559">
                <w:rPr>
                  <w:i/>
                  <w:lang w:val="en-US"/>
                </w:rPr>
                <w:t>property</w:t>
              </w:r>
              <w:r>
                <w:rPr>
                  <w:lang w:val="en-US"/>
                </w:rPr>
                <w:t xml:space="preserve"> for</w:t>
              </w:r>
              <w:r w:rsidRPr="00786491">
                <w:rPr>
                  <w:lang w:val="en-US"/>
                </w:rPr>
                <w:t xml:space="preserve"> </w:t>
              </w:r>
              <w:r>
                <w:rPr>
                  <w:lang w:val="en-US"/>
                </w:rPr>
                <w:t>this</w:t>
              </w:r>
              <w:r w:rsidRPr="00AB0960">
                <w:rPr>
                  <w:lang w:val="en-US"/>
                </w:rPr>
                <w:t xml:space="preserve"> </w:t>
              </w:r>
              <w:r w:rsidRPr="00AB0960">
                <w:rPr>
                  <w:i/>
                  <w:lang w:val="en-US"/>
                </w:rPr>
                <w:t>personnel</w:t>
              </w:r>
              <w:r w:rsidRPr="00AB0960">
                <w:rPr>
                  <w:lang w:val="en-US"/>
                </w:rPr>
                <w:t xml:space="preserve"> </w:t>
              </w:r>
            </w:ins>
            <w:ins w:id="17581" w:author="Charles Gifford" w:date="2017-03-20T15:18:00Z">
              <w:r>
                <w:rPr>
                  <w:i/>
                  <w:lang w:val="en-US"/>
                </w:rPr>
                <w:t>actual</w:t>
              </w:r>
            </w:ins>
            <w:ins w:id="17582" w:author="Charles Gifford" w:date="2017-03-20T15:16:00Z">
              <w:r w:rsidRPr="00AB0960">
                <w:rPr>
                  <w:lang w:val="en-US"/>
                </w:rPr>
                <w:t>.</w:t>
              </w:r>
            </w:ins>
          </w:p>
        </w:tc>
      </w:tr>
      <w:tr w:rsidR="00D80AC6" w:rsidRPr="009432BC" w14:paraId="0D045C07" w14:textId="77777777" w:rsidTr="0020423E">
        <w:trPr>
          <w:trHeight w:val="332"/>
          <w:ins w:id="17583" w:author="Charles Gifford" w:date="2017-03-20T15:16:00Z"/>
        </w:trPr>
        <w:tc>
          <w:tcPr>
            <w:tcW w:w="2155" w:type="dxa"/>
            <w:shd w:val="clear" w:color="auto" w:fill="auto"/>
          </w:tcPr>
          <w:p w14:paraId="3082B861" w14:textId="77777777" w:rsidR="00D80AC6" w:rsidRPr="00AB0960" w:rsidRDefault="00D80AC6" w:rsidP="0020423E">
            <w:pPr>
              <w:pStyle w:val="TABLE-cell"/>
              <w:rPr>
                <w:ins w:id="17584" w:author="Charles Gifford" w:date="2017-03-20T15:16:00Z"/>
                <w:szCs w:val="20"/>
                <w:lang w:val="en-US"/>
              </w:rPr>
            </w:pPr>
            <w:bookmarkStart w:id="17585" w:name="_Hlk477805475"/>
            <w:ins w:id="17586" w:author="Charles Gifford" w:date="2017-03-20T15:16:00Z">
              <w:r w:rsidRPr="00BA207E">
                <w:t>Personnel class</w:t>
              </w:r>
              <w:r>
                <w:t xml:space="preserve"> property</w:t>
              </w:r>
            </w:ins>
          </w:p>
        </w:tc>
        <w:tc>
          <w:tcPr>
            <w:tcW w:w="2070" w:type="dxa"/>
            <w:shd w:val="clear" w:color="auto" w:fill="auto"/>
          </w:tcPr>
          <w:p w14:paraId="21E820DB" w14:textId="77777777" w:rsidR="00D80AC6" w:rsidRPr="00AB0960" w:rsidRDefault="00D80AC6" w:rsidP="0020423E">
            <w:pPr>
              <w:pStyle w:val="TABLE-cell"/>
              <w:rPr>
                <w:ins w:id="17587" w:author="Charles Gifford" w:date="2017-03-20T15:16:00Z"/>
                <w:szCs w:val="20"/>
                <w:lang w:val="en-US"/>
              </w:rPr>
            </w:pPr>
            <w:ins w:id="17588" w:author="Charles Gifford" w:date="2017-03-20T15:16:00Z">
              <w:r w:rsidRPr="00BA207E">
                <w:t>Personnel class</w:t>
              </w:r>
              <w:r>
                <w:t xml:space="preserve"> property</w:t>
              </w:r>
            </w:ins>
          </w:p>
        </w:tc>
        <w:tc>
          <w:tcPr>
            <w:tcW w:w="1170" w:type="dxa"/>
            <w:shd w:val="clear" w:color="auto" w:fill="auto"/>
          </w:tcPr>
          <w:p w14:paraId="61412D33" w14:textId="77777777" w:rsidR="00D80AC6" w:rsidRDefault="00D80AC6" w:rsidP="0020423E">
            <w:pPr>
              <w:pStyle w:val="TABLE-cell"/>
              <w:rPr>
                <w:ins w:id="17589" w:author="Charles Gifford" w:date="2017-03-20T15:16:00Z"/>
                <w:szCs w:val="20"/>
                <w:lang w:val="en-US"/>
              </w:rPr>
            </w:pPr>
            <w:ins w:id="17590" w:author="Charles Gifford" w:date="2017-03-20T15:16:00Z">
              <w:r w:rsidRPr="0030452A">
                <w:t>0..*</w:t>
              </w:r>
            </w:ins>
          </w:p>
        </w:tc>
        <w:tc>
          <w:tcPr>
            <w:tcW w:w="3690" w:type="dxa"/>
            <w:shd w:val="clear" w:color="auto" w:fill="auto"/>
          </w:tcPr>
          <w:p w14:paraId="1C6FEDD9" w14:textId="77777777" w:rsidR="00D80AC6" w:rsidRDefault="00D80AC6" w:rsidP="0020423E">
            <w:pPr>
              <w:pStyle w:val="TABLE-cell"/>
              <w:rPr>
                <w:ins w:id="17591" w:author="Charles Gifford" w:date="2017-03-20T15:16:00Z"/>
                <w:lang w:val="en-US"/>
              </w:rPr>
            </w:pPr>
            <w:ins w:id="17592" w:author="Charles Gifford" w:date="2017-03-20T15:16:00Z">
              <w:r>
                <w:t>A cross-model dependency to</w:t>
              </w:r>
              <w:r w:rsidRPr="00FD719C">
                <w:t xml:space="preserve"> element in the </w:t>
              </w:r>
              <w:r>
                <w:t xml:space="preserve">personnel </w:t>
              </w:r>
              <w:r w:rsidRPr="00FD719C">
                <w:t>model</w:t>
              </w:r>
              <w:r>
                <w:t xml:space="preserve"> as explained in clause 4.6.4</w:t>
              </w:r>
              <w:r w:rsidRPr="00FD719C">
                <w:t>.</w:t>
              </w:r>
            </w:ins>
          </w:p>
        </w:tc>
      </w:tr>
      <w:tr w:rsidR="00D80AC6" w:rsidRPr="009432BC" w14:paraId="59E29EC3" w14:textId="77777777" w:rsidTr="0020423E">
        <w:trPr>
          <w:trHeight w:val="332"/>
          <w:ins w:id="17593" w:author="Charles Gifford" w:date="2017-03-20T15:16:00Z"/>
        </w:trPr>
        <w:tc>
          <w:tcPr>
            <w:tcW w:w="2155" w:type="dxa"/>
            <w:shd w:val="clear" w:color="auto" w:fill="auto"/>
          </w:tcPr>
          <w:p w14:paraId="7B4B22E0" w14:textId="77777777" w:rsidR="00D80AC6" w:rsidRPr="00AB0960" w:rsidRDefault="00D80AC6" w:rsidP="0020423E">
            <w:pPr>
              <w:pStyle w:val="TABLE-cell"/>
              <w:rPr>
                <w:ins w:id="17594" w:author="Charles Gifford" w:date="2017-03-20T15:16:00Z"/>
                <w:szCs w:val="20"/>
                <w:lang w:val="en-US"/>
              </w:rPr>
            </w:pPr>
            <w:ins w:id="17595" w:author="Charles Gifford" w:date="2017-03-20T15:16:00Z">
              <w:r w:rsidRPr="00BA207E">
                <w:t>Person</w:t>
              </w:r>
              <w:r>
                <w:t xml:space="preserve"> property</w:t>
              </w:r>
            </w:ins>
          </w:p>
        </w:tc>
        <w:tc>
          <w:tcPr>
            <w:tcW w:w="2070" w:type="dxa"/>
            <w:shd w:val="clear" w:color="auto" w:fill="auto"/>
          </w:tcPr>
          <w:p w14:paraId="0C85DD45" w14:textId="77777777" w:rsidR="00D80AC6" w:rsidRPr="00AB0960" w:rsidRDefault="00D80AC6" w:rsidP="0020423E">
            <w:pPr>
              <w:pStyle w:val="TABLE-cell"/>
              <w:rPr>
                <w:ins w:id="17596" w:author="Charles Gifford" w:date="2017-03-20T15:16:00Z"/>
                <w:szCs w:val="20"/>
                <w:lang w:val="en-US"/>
              </w:rPr>
            </w:pPr>
            <w:ins w:id="17597" w:author="Charles Gifford" w:date="2017-03-20T15:16:00Z">
              <w:r w:rsidRPr="00BA207E">
                <w:t>Person</w:t>
              </w:r>
              <w:r>
                <w:t xml:space="preserve"> property</w:t>
              </w:r>
            </w:ins>
          </w:p>
        </w:tc>
        <w:tc>
          <w:tcPr>
            <w:tcW w:w="1170" w:type="dxa"/>
            <w:shd w:val="clear" w:color="auto" w:fill="auto"/>
          </w:tcPr>
          <w:p w14:paraId="06865724" w14:textId="77777777" w:rsidR="00D80AC6" w:rsidRDefault="00D80AC6" w:rsidP="0020423E">
            <w:pPr>
              <w:pStyle w:val="TABLE-cell"/>
              <w:rPr>
                <w:ins w:id="17598" w:author="Charles Gifford" w:date="2017-03-20T15:16:00Z"/>
                <w:szCs w:val="20"/>
                <w:lang w:val="en-US"/>
              </w:rPr>
            </w:pPr>
            <w:ins w:id="17599" w:author="Charles Gifford" w:date="2017-03-20T15:16:00Z">
              <w:r w:rsidRPr="0030452A">
                <w:t>0..*</w:t>
              </w:r>
            </w:ins>
          </w:p>
        </w:tc>
        <w:tc>
          <w:tcPr>
            <w:tcW w:w="3690" w:type="dxa"/>
            <w:shd w:val="clear" w:color="auto" w:fill="auto"/>
          </w:tcPr>
          <w:p w14:paraId="6AC9C6F5" w14:textId="77777777" w:rsidR="00D80AC6" w:rsidRDefault="00D80AC6" w:rsidP="0020423E">
            <w:pPr>
              <w:pStyle w:val="TABLE-cell"/>
              <w:rPr>
                <w:ins w:id="17600" w:author="Charles Gifford" w:date="2017-03-20T15:16:00Z"/>
                <w:lang w:val="en-US"/>
              </w:rPr>
            </w:pPr>
            <w:ins w:id="17601" w:author="Charles Gifford" w:date="2017-03-20T15:16:00Z">
              <w:r>
                <w:t>A cross-model dependency</w:t>
              </w:r>
              <w:r w:rsidRPr="002C3CDB">
                <w:t xml:space="preserve"> to element in the personnel model as explained in clause 4.6.4.</w:t>
              </w:r>
            </w:ins>
          </w:p>
        </w:tc>
      </w:tr>
    </w:tbl>
    <w:p w14:paraId="38189646" w14:textId="448A3F60" w:rsidR="009E6331" w:rsidRPr="001C220C" w:rsidRDefault="009E6331" w:rsidP="00DE6B19">
      <w:pPr>
        <w:pStyle w:val="TABLE-title"/>
        <w:rPr>
          <w:noProof/>
          <w:lang w:val="en-US"/>
        </w:rPr>
      </w:pPr>
      <w:bookmarkStart w:id="17602" w:name="_Ref161736399"/>
      <w:bookmarkStart w:id="17603" w:name="_Toc161631666"/>
      <w:bookmarkStart w:id="17604" w:name="_Toc266864195"/>
      <w:bookmarkStart w:id="17605" w:name="_Toc306621083"/>
      <w:bookmarkStart w:id="17606" w:name="_Toc320178479"/>
      <w:bookmarkStart w:id="17607" w:name="_Toc478492501"/>
      <w:bookmarkEnd w:id="17543"/>
      <w:bookmarkEnd w:id="17585"/>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152862">
        <w:rPr>
          <w:noProof/>
          <w:lang w:val="en-US"/>
        </w:rPr>
        <w:t>201</w:t>
      </w:r>
      <w:r w:rsidR="00FD29D6">
        <w:rPr>
          <w:lang w:val="en-US"/>
        </w:rPr>
        <w:fldChar w:fldCharType="end"/>
      </w:r>
      <w:bookmarkEnd w:id="17602"/>
      <w:r w:rsidRPr="001C220C">
        <w:rPr>
          <w:noProof/>
          <w:lang w:val="en-US"/>
        </w:rPr>
        <w:t xml:space="preserve"> </w:t>
      </w:r>
      <w:r w:rsidR="00DE6B19">
        <w:rPr>
          <w:lang w:val="en-US"/>
        </w:rPr>
        <w:t>–</w:t>
      </w:r>
      <w:r w:rsidRPr="001C220C">
        <w:rPr>
          <w:noProof/>
          <w:lang w:val="en-US"/>
        </w:rPr>
        <w:t xml:space="preserve"> </w:t>
      </w:r>
      <w:r w:rsidR="00D02368">
        <w:rPr>
          <w:lang w:val="en-US"/>
        </w:rPr>
        <w:t>P</w:t>
      </w:r>
      <w:r w:rsidRPr="001C220C">
        <w:rPr>
          <w:noProof/>
          <w:lang w:val="en-US"/>
        </w:rPr>
        <w:t>ersonnel actual property</w:t>
      </w:r>
      <w:bookmarkEnd w:id="17603"/>
      <w:bookmarkEnd w:id="17604"/>
      <w:bookmarkEnd w:id="17605"/>
      <w:bookmarkEnd w:id="17606"/>
      <w:r w:rsidR="00D02368" w:rsidRPr="00AC2193">
        <w:rPr>
          <w:lang w:val="en-US"/>
        </w:rPr>
        <w:t xml:space="preserve"> </w:t>
      </w:r>
      <w:r w:rsidR="00D02368">
        <w:rPr>
          <w:lang w:val="en-US"/>
        </w:rPr>
        <w:t>attributes</w:t>
      </w:r>
      <w:bookmarkEnd w:id="17607"/>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336"/>
        <w:gridCol w:w="1350"/>
        <w:gridCol w:w="1131"/>
        <w:gridCol w:w="1080"/>
      </w:tblGrid>
      <w:tr w:rsidR="009E6331" w:rsidRPr="001C220C" w14:paraId="01612E61" w14:textId="77777777" w:rsidTr="00D23A6F">
        <w:trPr>
          <w:tblHeader/>
          <w:jc w:val="center"/>
        </w:trPr>
        <w:tc>
          <w:tcPr>
            <w:tcW w:w="1269" w:type="dxa"/>
          </w:tcPr>
          <w:p w14:paraId="2249D665" w14:textId="77777777" w:rsidR="009E6331" w:rsidRPr="001C220C" w:rsidRDefault="009E6331" w:rsidP="00D23A6F">
            <w:pPr>
              <w:pStyle w:val="TABLE-col-heading"/>
              <w:rPr>
                <w:lang w:val="en-US"/>
              </w:rPr>
            </w:pPr>
            <w:r w:rsidRPr="001C220C">
              <w:rPr>
                <w:lang w:val="en-US"/>
              </w:rPr>
              <w:t xml:space="preserve">Attribute </w:t>
            </w:r>
            <w:r w:rsidR="00415084">
              <w:rPr>
                <w:lang w:val="en-US"/>
              </w:rPr>
              <w:t>n</w:t>
            </w:r>
            <w:r w:rsidRPr="001C220C">
              <w:rPr>
                <w:lang w:val="en-US"/>
              </w:rPr>
              <w:t>ame</w:t>
            </w:r>
          </w:p>
        </w:tc>
        <w:tc>
          <w:tcPr>
            <w:tcW w:w="2880" w:type="dxa"/>
          </w:tcPr>
          <w:p w14:paraId="05B2A7CD" w14:textId="77777777" w:rsidR="009E6331" w:rsidRPr="001C220C" w:rsidRDefault="009E6331" w:rsidP="00D23A6F">
            <w:pPr>
              <w:pStyle w:val="TABLE-col-heading"/>
              <w:rPr>
                <w:lang w:val="en-US"/>
              </w:rPr>
            </w:pPr>
            <w:r w:rsidRPr="001C220C">
              <w:rPr>
                <w:lang w:val="en-US"/>
              </w:rPr>
              <w:t>Description</w:t>
            </w:r>
          </w:p>
        </w:tc>
        <w:tc>
          <w:tcPr>
            <w:tcW w:w="1336" w:type="dxa"/>
          </w:tcPr>
          <w:p w14:paraId="31DC2569" w14:textId="77777777" w:rsidR="009E6331" w:rsidRPr="001C220C" w:rsidRDefault="00AE4770" w:rsidP="00D23A6F">
            <w:pPr>
              <w:pStyle w:val="TABLE-col-heading"/>
              <w:rPr>
                <w:lang w:val="en-US"/>
              </w:rPr>
            </w:pPr>
            <w:r>
              <w:rPr>
                <w:lang w:val="en-US"/>
              </w:rPr>
              <w:t>Production example</w:t>
            </w:r>
            <w:r w:rsidR="009E6331" w:rsidRPr="001C220C">
              <w:rPr>
                <w:lang w:val="en-US"/>
              </w:rPr>
              <w:t>s</w:t>
            </w:r>
          </w:p>
        </w:tc>
        <w:tc>
          <w:tcPr>
            <w:tcW w:w="1350" w:type="dxa"/>
          </w:tcPr>
          <w:p w14:paraId="659400FD" w14:textId="77777777" w:rsidR="009E6331" w:rsidRPr="001C220C" w:rsidRDefault="00AE4770" w:rsidP="00D23A6F">
            <w:pPr>
              <w:pStyle w:val="TABLE-col-heading"/>
              <w:rPr>
                <w:lang w:val="en-US"/>
              </w:rPr>
            </w:pPr>
            <w:r>
              <w:rPr>
                <w:lang w:val="en-US"/>
              </w:rPr>
              <w:t>Maintenance example</w:t>
            </w:r>
            <w:r w:rsidR="009E6331" w:rsidRPr="001C220C">
              <w:rPr>
                <w:lang w:val="en-US"/>
              </w:rPr>
              <w:t>s</w:t>
            </w:r>
          </w:p>
        </w:tc>
        <w:tc>
          <w:tcPr>
            <w:tcW w:w="1131" w:type="dxa"/>
          </w:tcPr>
          <w:p w14:paraId="79F6CD90" w14:textId="77777777" w:rsidR="009E6331" w:rsidRPr="001C220C" w:rsidRDefault="00AE4770" w:rsidP="00D23A6F">
            <w:pPr>
              <w:pStyle w:val="TABLE-col-heading"/>
              <w:rPr>
                <w:lang w:val="en-US"/>
              </w:rPr>
            </w:pPr>
            <w:r>
              <w:rPr>
                <w:lang w:val="en-US"/>
              </w:rPr>
              <w:t>Quality example</w:t>
            </w:r>
            <w:r w:rsidR="009E6331" w:rsidRPr="001C220C">
              <w:rPr>
                <w:lang w:val="en-US"/>
              </w:rPr>
              <w:t>s</w:t>
            </w:r>
          </w:p>
        </w:tc>
        <w:tc>
          <w:tcPr>
            <w:tcW w:w="1080" w:type="dxa"/>
          </w:tcPr>
          <w:p w14:paraId="0C38FD7C" w14:textId="77777777" w:rsidR="009E6331" w:rsidRPr="001C220C" w:rsidRDefault="00AE4770" w:rsidP="00D23A6F">
            <w:pPr>
              <w:pStyle w:val="TABLE-col-heading"/>
              <w:rPr>
                <w:lang w:val="en-US"/>
              </w:rPr>
            </w:pPr>
            <w:r>
              <w:rPr>
                <w:lang w:val="en-US"/>
              </w:rPr>
              <w:t>Inventory example</w:t>
            </w:r>
            <w:r w:rsidR="009E6331" w:rsidRPr="001C220C">
              <w:rPr>
                <w:lang w:val="en-US"/>
              </w:rPr>
              <w:t>s</w:t>
            </w:r>
          </w:p>
        </w:tc>
      </w:tr>
      <w:tr w:rsidR="00C44FAD" w:rsidRPr="001C220C" w14:paraId="0E3390CB" w14:textId="77777777" w:rsidTr="00D23A6F">
        <w:trPr>
          <w:jc w:val="center"/>
        </w:trPr>
        <w:tc>
          <w:tcPr>
            <w:tcW w:w="1269" w:type="dxa"/>
          </w:tcPr>
          <w:p w14:paraId="083CF8C9" w14:textId="77777777" w:rsidR="00C44FAD" w:rsidRPr="001C220C" w:rsidRDefault="00F81EE0" w:rsidP="00D23A6F">
            <w:pPr>
              <w:pStyle w:val="TABLE-cell"/>
              <w:rPr>
                <w:lang w:val="en-US"/>
              </w:rPr>
            </w:pPr>
            <w:r w:rsidRPr="001C220C">
              <w:rPr>
                <w:lang w:val="en-US"/>
              </w:rPr>
              <w:t>ID</w:t>
            </w:r>
          </w:p>
        </w:tc>
        <w:tc>
          <w:tcPr>
            <w:tcW w:w="2880" w:type="dxa"/>
          </w:tcPr>
          <w:p w14:paraId="2620FDAE" w14:textId="77777777" w:rsidR="00C44FAD" w:rsidRPr="001C220C" w:rsidRDefault="00C44FAD" w:rsidP="00D23A6F">
            <w:pPr>
              <w:pStyle w:val="TABLE-cell"/>
              <w:rPr>
                <w:lang w:val="en-US"/>
              </w:rPr>
            </w:pPr>
            <w:r w:rsidRPr="001C220C">
              <w:rPr>
                <w:lang w:val="en-US"/>
              </w:rPr>
              <w:t xml:space="preserve">An identification of the associated </w:t>
            </w:r>
            <w:r w:rsidRPr="001C220C">
              <w:rPr>
                <w:i/>
                <w:lang w:val="en-US"/>
              </w:rPr>
              <w:t>person property</w:t>
            </w:r>
            <w:r w:rsidRPr="001C220C">
              <w:rPr>
                <w:lang w:val="en-US"/>
              </w:rPr>
              <w:t xml:space="preserve"> or </w:t>
            </w:r>
            <w:r w:rsidRPr="001C220C">
              <w:rPr>
                <w:i/>
                <w:lang w:val="en-US"/>
              </w:rPr>
              <w:t>personnel class property</w:t>
            </w:r>
            <w:r w:rsidRPr="001C220C">
              <w:rPr>
                <w:lang w:val="en-US"/>
              </w:rPr>
              <w:t xml:space="preserve"> for a specific </w:t>
            </w:r>
            <w:r w:rsidRPr="001C220C">
              <w:rPr>
                <w:i/>
                <w:lang w:val="en-US"/>
              </w:rPr>
              <w:t>segment response</w:t>
            </w:r>
            <w:r w:rsidRPr="001C220C">
              <w:rPr>
                <w:lang w:val="en-US"/>
              </w:rPr>
              <w:t>.</w:t>
            </w:r>
          </w:p>
        </w:tc>
        <w:tc>
          <w:tcPr>
            <w:tcW w:w="1336" w:type="dxa"/>
          </w:tcPr>
          <w:p w14:paraId="5AB0C634" w14:textId="77777777" w:rsidR="00C44FAD" w:rsidRPr="001C220C" w:rsidRDefault="00C44FAD" w:rsidP="00D23A6F">
            <w:pPr>
              <w:pStyle w:val="TABLE-cell"/>
              <w:rPr>
                <w:lang w:val="en-US"/>
              </w:rPr>
            </w:pPr>
            <w:r w:rsidRPr="001C220C">
              <w:rPr>
                <w:lang w:val="en-US"/>
              </w:rPr>
              <w:t>Polishing Certification Level</w:t>
            </w:r>
          </w:p>
        </w:tc>
        <w:tc>
          <w:tcPr>
            <w:tcW w:w="1350" w:type="dxa"/>
          </w:tcPr>
          <w:p w14:paraId="4AB08DBF" w14:textId="77777777" w:rsidR="00C44FAD" w:rsidRPr="001C220C" w:rsidRDefault="00C44FAD" w:rsidP="00D23A6F">
            <w:pPr>
              <w:pStyle w:val="TABLE-cell"/>
              <w:rPr>
                <w:lang w:val="en-US"/>
              </w:rPr>
            </w:pPr>
            <w:r w:rsidRPr="001C220C">
              <w:rPr>
                <w:lang w:val="en-US"/>
              </w:rPr>
              <w:t>CNC daily maintenance certification</w:t>
            </w:r>
          </w:p>
        </w:tc>
        <w:tc>
          <w:tcPr>
            <w:tcW w:w="1131" w:type="dxa"/>
          </w:tcPr>
          <w:p w14:paraId="723ABA3E" w14:textId="77777777" w:rsidR="00C44FAD" w:rsidRPr="001C220C" w:rsidRDefault="00C44FAD" w:rsidP="00D23A6F">
            <w:pPr>
              <w:pStyle w:val="TABLE-cell"/>
              <w:rPr>
                <w:lang w:val="en-US"/>
              </w:rPr>
            </w:pPr>
            <w:r w:rsidRPr="001C220C">
              <w:rPr>
                <w:lang w:val="en-US"/>
              </w:rPr>
              <w:t>Stock receiving inspection certification</w:t>
            </w:r>
          </w:p>
        </w:tc>
        <w:tc>
          <w:tcPr>
            <w:tcW w:w="1080" w:type="dxa"/>
          </w:tcPr>
          <w:p w14:paraId="5207BEE7" w14:textId="77777777" w:rsidR="00C44FAD" w:rsidRPr="001C220C" w:rsidRDefault="00C21049" w:rsidP="00D23A6F">
            <w:pPr>
              <w:pStyle w:val="TABLE-cell"/>
              <w:rPr>
                <w:lang w:val="en-US"/>
              </w:rPr>
            </w:pPr>
            <w:r>
              <w:rPr>
                <w:lang w:val="en-US"/>
              </w:rPr>
              <w:t>(not applicable)</w:t>
            </w:r>
          </w:p>
        </w:tc>
      </w:tr>
      <w:tr w:rsidR="00C44FAD" w:rsidRPr="001C220C" w14:paraId="5B26C628" w14:textId="77777777" w:rsidTr="00D23A6F">
        <w:trPr>
          <w:jc w:val="center"/>
        </w:trPr>
        <w:tc>
          <w:tcPr>
            <w:tcW w:w="1269" w:type="dxa"/>
          </w:tcPr>
          <w:p w14:paraId="6B466C4C" w14:textId="77777777" w:rsidR="00C44FAD" w:rsidRPr="001C220C" w:rsidRDefault="00C44FAD" w:rsidP="00D23A6F">
            <w:pPr>
              <w:pStyle w:val="TABLE-cell"/>
              <w:rPr>
                <w:lang w:val="en-US"/>
              </w:rPr>
            </w:pPr>
            <w:r w:rsidRPr="001C220C">
              <w:rPr>
                <w:lang w:val="en-US"/>
              </w:rPr>
              <w:t>Description</w:t>
            </w:r>
          </w:p>
        </w:tc>
        <w:tc>
          <w:tcPr>
            <w:tcW w:w="2880" w:type="dxa"/>
          </w:tcPr>
          <w:p w14:paraId="07B5946D" w14:textId="77777777" w:rsidR="00C44FAD" w:rsidRPr="001C220C" w:rsidRDefault="00C44FAD" w:rsidP="00D23A6F">
            <w:pPr>
              <w:pStyle w:val="TABLE-cell"/>
              <w:rPr>
                <w:lang w:val="en-US"/>
              </w:rPr>
            </w:pPr>
            <w:r w:rsidRPr="001C220C">
              <w:rPr>
                <w:lang w:val="en-US"/>
              </w:rPr>
              <w:t xml:space="preserve">Contains additional information and descriptions of the </w:t>
            </w:r>
            <w:r w:rsidRPr="001C220C">
              <w:rPr>
                <w:i/>
                <w:lang w:val="en-US"/>
              </w:rPr>
              <w:t xml:space="preserve">personnel actual property </w:t>
            </w:r>
            <w:r w:rsidRPr="001C220C">
              <w:rPr>
                <w:lang w:val="en-US"/>
              </w:rPr>
              <w:t>definition.</w:t>
            </w:r>
          </w:p>
        </w:tc>
        <w:tc>
          <w:tcPr>
            <w:tcW w:w="1336" w:type="dxa"/>
          </w:tcPr>
          <w:p w14:paraId="5C0BD3F7" w14:textId="77777777" w:rsidR="00C44FAD" w:rsidRPr="001C220C" w:rsidRDefault="00C44FAD" w:rsidP="00D23A6F">
            <w:pPr>
              <w:pStyle w:val="TABLE-cell"/>
              <w:rPr>
                <w:lang w:val="en-US"/>
              </w:rPr>
            </w:pPr>
            <w:r w:rsidRPr="001C220C">
              <w:rPr>
                <w:lang w:val="en-US"/>
              </w:rPr>
              <w:t>Level of polishing skill certification actually used for the widget polisher</w:t>
            </w:r>
          </w:p>
        </w:tc>
        <w:tc>
          <w:tcPr>
            <w:tcW w:w="1350" w:type="dxa"/>
          </w:tcPr>
          <w:p w14:paraId="4CCF97AD" w14:textId="77777777" w:rsidR="00C44FAD" w:rsidRPr="001C220C" w:rsidRDefault="00C44FAD" w:rsidP="00D23A6F">
            <w:pPr>
              <w:pStyle w:val="TABLE-cell"/>
              <w:rPr>
                <w:lang w:val="en-US"/>
              </w:rPr>
            </w:pPr>
            <w:r w:rsidRPr="001C220C">
              <w:rPr>
                <w:lang w:val="en-US"/>
              </w:rPr>
              <w:t>Training level required</w:t>
            </w:r>
          </w:p>
        </w:tc>
        <w:tc>
          <w:tcPr>
            <w:tcW w:w="1131" w:type="dxa"/>
          </w:tcPr>
          <w:p w14:paraId="52FAA5BB" w14:textId="77777777" w:rsidR="00C44FAD" w:rsidRPr="001C220C" w:rsidRDefault="00C44FAD" w:rsidP="00D23A6F">
            <w:pPr>
              <w:pStyle w:val="TABLE-cell"/>
              <w:rPr>
                <w:lang w:val="en-US"/>
              </w:rPr>
            </w:pPr>
            <w:r w:rsidRPr="001C220C">
              <w:rPr>
                <w:lang w:val="en-US"/>
              </w:rPr>
              <w:t>current certification</w:t>
            </w:r>
          </w:p>
        </w:tc>
        <w:tc>
          <w:tcPr>
            <w:tcW w:w="1080" w:type="dxa"/>
          </w:tcPr>
          <w:p w14:paraId="74B4E79F" w14:textId="77777777" w:rsidR="00C44FAD" w:rsidRPr="001C220C" w:rsidRDefault="00C21049" w:rsidP="00D23A6F">
            <w:pPr>
              <w:pStyle w:val="TABLE-cell"/>
              <w:rPr>
                <w:lang w:val="en-US"/>
              </w:rPr>
            </w:pPr>
            <w:r>
              <w:rPr>
                <w:lang w:val="en-US"/>
              </w:rPr>
              <w:t>(not applicable)</w:t>
            </w:r>
          </w:p>
        </w:tc>
      </w:tr>
      <w:tr w:rsidR="00C44FAD" w:rsidRPr="001C220C" w14:paraId="1F3C4F08" w14:textId="77777777" w:rsidTr="00D23A6F">
        <w:trPr>
          <w:jc w:val="center"/>
        </w:trPr>
        <w:tc>
          <w:tcPr>
            <w:tcW w:w="1269" w:type="dxa"/>
          </w:tcPr>
          <w:p w14:paraId="798CCF0F" w14:textId="77777777" w:rsidR="00C44FAD" w:rsidRPr="001C220C" w:rsidRDefault="00C44FAD" w:rsidP="00D23A6F">
            <w:pPr>
              <w:pStyle w:val="TABLE-cell"/>
              <w:rPr>
                <w:lang w:val="en-US"/>
              </w:rPr>
            </w:pPr>
            <w:r w:rsidRPr="001C220C">
              <w:rPr>
                <w:lang w:val="en-US"/>
              </w:rPr>
              <w:t>Value</w:t>
            </w:r>
          </w:p>
        </w:tc>
        <w:tc>
          <w:tcPr>
            <w:tcW w:w="2880" w:type="dxa"/>
          </w:tcPr>
          <w:p w14:paraId="29F06D2F" w14:textId="77777777" w:rsidR="005751FB" w:rsidRDefault="00C44FAD" w:rsidP="00D23A6F">
            <w:pPr>
              <w:pStyle w:val="TABLE-cell"/>
              <w:rPr>
                <w:lang w:val="en-US"/>
              </w:rPr>
            </w:pPr>
            <w:r w:rsidRPr="001C220C">
              <w:rPr>
                <w:lang w:val="en-US"/>
              </w:rPr>
              <w:t>The value or set of values for the associated property</w:t>
            </w:r>
            <w:r w:rsidR="005751FB">
              <w:rPr>
                <w:lang w:val="en-US"/>
              </w:rPr>
              <w:t>.</w:t>
            </w:r>
          </w:p>
          <w:p w14:paraId="07996BEF" w14:textId="7E4944AB" w:rsidR="00FC1459" w:rsidRDefault="005751FB" w:rsidP="00D23A6F">
            <w:pPr>
              <w:pStyle w:val="TABLE-cell"/>
              <w:rPr>
                <w:lang w:val="en-US"/>
              </w:rPr>
            </w:pPr>
            <w:r>
              <w:rPr>
                <w:lang w:val="en-US"/>
              </w:rPr>
              <w:t>E</w:t>
            </w:r>
            <w:r w:rsidR="00A26209">
              <w:rPr>
                <w:lang w:val="en-US"/>
              </w:rPr>
              <w:t>X</w:t>
            </w:r>
            <w:r>
              <w:rPr>
                <w:lang w:val="en-US"/>
              </w:rPr>
              <w:t xml:space="preserve">AMPLE   </w:t>
            </w:r>
            <w:r w:rsidR="00C44FAD" w:rsidRPr="001C220C">
              <w:rPr>
                <w:lang w:val="en-US"/>
              </w:rPr>
              <w:t xml:space="preserve"> </w:t>
            </w:r>
          </w:p>
          <w:p w14:paraId="23CE6AB8" w14:textId="77777777" w:rsidR="00C44FAD" w:rsidRPr="001C220C" w:rsidRDefault="005751FB" w:rsidP="00D23A6F">
            <w:pPr>
              <w:pStyle w:val="TABLE-cell"/>
              <w:rPr>
                <w:lang w:val="en-US"/>
              </w:rPr>
            </w:pPr>
            <w:r>
              <w:rPr>
                <w:lang w:val="en-US"/>
              </w:rPr>
              <w:t>A</w:t>
            </w:r>
            <w:r w:rsidR="00C44FAD" w:rsidRPr="001C220C">
              <w:rPr>
                <w:lang w:val="en-US"/>
              </w:rPr>
              <w:t xml:space="preserve">pprentice, </w:t>
            </w:r>
            <w:r w:rsidR="00E731C0">
              <w:rPr>
                <w:lang w:val="en-US"/>
              </w:rPr>
              <w:t>j</w:t>
            </w:r>
            <w:r w:rsidR="00C44FAD" w:rsidRPr="001C220C">
              <w:rPr>
                <w:lang w:val="en-US"/>
              </w:rPr>
              <w:t xml:space="preserve">ourneyman, </w:t>
            </w:r>
            <w:r w:rsidR="00E731C0">
              <w:rPr>
                <w:lang w:val="en-US"/>
              </w:rPr>
              <w:t>m</w:t>
            </w:r>
            <w:r w:rsidR="00C44FAD" w:rsidRPr="001C220C">
              <w:rPr>
                <w:lang w:val="en-US"/>
              </w:rPr>
              <w:t>aster</w:t>
            </w:r>
          </w:p>
        </w:tc>
        <w:tc>
          <w:tcPr>
            <w:tcW w:w="1336" w:type="dxa"/>
          </w:tcPr>
          <w:p w14:paraId="40E0E5D7" w14:textId="77777777" w:rsidR="00C44FAD" w:rsidRPr="001C220C" w:rsidRDefault="00C44FAD" w:rsidP="00D23A6F">
            <w:pPr>
              <w:pStyle w:val="TABLE-cell"/>
              <w:rPr>
                <w:lang w:val="en-US"/>
              </w:rPr>
            </w:pPr>
            <w:r w:rsidRPr="001C220C">
              <w:rPr>
                <w:lang w:val="en-US"/>
              </w:rPr>
              <w:t>Master</w:t>
            </w:r>
          </w:p>
        </w:tc>
        <w:tc>
          <w:tcPr>
            <w:tcW w:w="1350" w:type="dxa"/>
          </w:tcPr>
          <w:p w14:paraId="0EDE5083" w14:textId="77777777" w:rsidR="00C44FAD" w:rsidRPr="001C220C" w:rsidRDefault="00C44FAD" w:rsidP="00D23A6F">
            <w:pPr>
              <w:pStyle w:val="TABLE-cell"/>
              <w:rPr>
                <w:lang w:val="en-US"/>
              </w:rPr>
            </w:pPr>
            <w:r w:rsidRPr="001C220C">
              <w:rPr>
                <w:lang w:val="en-US"/>
              </w:rPr>
              <w:t>True</w:t>
            </w:r>
          </w:p>
        </w:tc>
        <w:tc>
          <w:tcPr>
            <w:tcW w:w="1131" w:type="dxa"/>
          </w:tcPr>
          <w:p w14:paraId="01C3582F" w14:textId="77777777" w:rsidR="00C44FAD" w:rsidRPr="001C220C" w:rsidRDefault="00C44FAD" w:rsidP="00D23A6F">
            <w:pPr>
              <w:pStyle w:val="TABLE-cell"/>
              <w:rPr>
                <w:lang w:val="en-US"/>
              </w:rPr>
            </w:pPr>
            <w:r w:rsidRPr="001C220C">
              <w:rPr>
                <w:lang w:val="en-US"/>
              </w:rPr>
              <w:t>True</w:t>
            </w:r>
          </w:p>
        </w:tc>
        <w:tc>
          <w:tcPr>
            <w:tcW w:w="1080" w:type="dxa"/>
          </w:tcPr>
          <w:p w14:paraId="3E1AA518" w14:textId="77777777" w:rsidR="00C44FAD" w:rsidRPr="001C220C" w:rsidRDefault="00C21049" w:rsidP="00D23A6F">
            <w:pPr>
              <w:pStyle w:val="TABLE-cell"/>
              <w:rPr>
                <w:lang w:val="en-US"/>
              </w:rPr>
            </w:pPr>
            <w:r>
              <w:rPr>
                <w:lang w:val="en-US"/>
              </w:rPr>
              <w:t>(not applicable)</w:t>
            </w:r>
          </w:p>
        </w:tc>
      </w:tr>
      <w:tr w:rsidR="00C44FAD" w:rsidRPr="001C220C" w14:paraId="1D72C1C7" w14:textId="77777777" w:rsidTr="00D23A6F">
        <w:trPr>
          <w:jc w:val="center"/>
        </w:trPr>
        <w:tc>
          <w:tcPr>
            <w:tcW w:w="1269" w:type="dxa"/>
          </w:tcPr>
          <w:p w14:paraId="67B0B10F" w14:textId="77777777" w:rsidR="00C44FAD" w:rsidRPr="001C220C" w:rsidRDefault="00C44FAD" w:rsidP="00D23A6F">
            <w:pPr>
              <w:pStyle w:val="TABLE-cell"/>
              <w:rPr>
                <w:lang w:val="en-US"/>
              </w:rPr>
            </w:pPr>
            <w:r w:rsidRPr="001C220C">
              <w:rPr>
                <w:lang w:val="en-US"/>
              </w:rPr>
              <w:t xml:space="preserve">Value </w:t>
            </w:r>
            <w:r w:rsidR="00E731C0">
              <w:rPr>
                <w:lang w:val="en-US"/>
              </w:rPr>
              <w:t>u</w:t>
            </w:r>
            <w:r w:rsidRPr="001C220C">
              <w:rPr>
                <w:lang w:val="en-US"/>
              </w:rPr>
              <w:t xml:space="preserve">nit of </w:t>
            </w:r>
            <w:r w:rsidR="00E731C0">
              <w:rPr>
                <w:lang w:val="en-US"/>
              </w:rPr>
              <w:t>m</w:t>
            </w:r>
            <w:r w:rsidRPr="001C220C">
              <w:rPr>
                <w:lang w:val="en-US"/>
              </w:rPr>
              <w:t>easure</w:t>
            </w:r>
          </w:p>
        </w:tc>
        <w:tc>
          <w:tcPr>
            <w:tcW w:w="2880" w:type="dxa"/>
          </w:tcPr>
          <w:p w14:paraId="00856D69" w14:textId="77777777" w:rsidR="00C44FAD" w:rsidRPr="001C220C" w:rsidRDefault="00C44FAD" w:rsidP="00D23A6F">
            <w:pPr>
              <w:pStyle w:val="TABLE-cell"/>
              <w:rPr>
                <w:lang w:val="en-US"/>
              </w:rPr>
            </w:pPr>
            <w:r w:rsidRPr="001C220C">
              <w:rPr>
                <w:lang w:val="en-US"/>
              </w:rPr>
              <w:t>The unit of measure of the associated property value, if applicable.</w:t>
            </w:r>
          </w:p>
        </w:tc>
        <w:tc>
          <w:tcPr>
            <w:tcW w:w="1336" w:type="dxa"/>
          </w:tcPr>
          <w:p w14:paraId="19C30A45" w14:textId="77777777" w:rsidR="00C44FAD" w:rsidRPr="001C220C" w:rsidRDefault="00C21049" w:rsidP="00D23A6F">
            <w:pPr>
              <w:pStyle w:val="TABLE-cell"/>
              <w:rPr>
                <w:lang w:val="en-US"/>
              </w:rPr>
            </w:pPr>
            <w:r>
              <w:rPr>
                <w:lang w:val="en-US"/>
              </w:rPr>
              <w:t>(not applicable)</w:t>
            </w:r>
          </w:p>
        </w:tc>
        <w:tc>
          <w:tcPr>
            <w:tcW w:w="1350" w:type="dxa"/>
          </w:tcPr>
          <w:p w14:paraId="6A6DCA96" w14:textId="77777777" w:rsidR="00C44FAD" w:rsidRPr="001C220C" w:rsidRDefault="00C44FAD" w:rsidP="00D23A6F">
            <w:pPr>
              <w:pStyle w:val="TABLE-cell"/>
              <w:rPr>
                <w:lang w:val="en-US"/>
              </w:rPr>
            </w:pPr>
            <w:r w:rsidRPr="001C220C">
              <w:rPr>
                <w:lang w:val="en-US"/>
              </w:rPr>
              <w:t>Boolean</w:t>
            </w:r>
          </w:p>
        </w:tc>
        <w:tc>
          <w:tcPr>
            <w:tcW w:w="1131" w:type="dxa"/>
          </w:tcPr>
          <w:p w14:paraId="1101D9D0" w14:textId="77777777" w:rsidR="00C44FAD" w:rsidRPr="001C220C" w:rsidRDefault="00C44FAD" w:rsidP="00D23A6F">
            <w:pPr>
              <w:pStyle w:val="TABLE-cell"/>
              <w:rPr>
                <w:lang w:val="en-US"/>
              </w:rPr>
            </w:pPr>
            <w:r w:rsidRPr="001C220C">
              <w:rPr>
                <w:lang w:val="en-US"/>
              </w:rPr>
              <w:t>Boolean</w:t>
            </w:r>
          </w:p>
        </w:tc>
        <w:tc>
          <w:tcPr>
            <w:tcW w:w="1080" w:type="dxa"/>
          </w:tcPr>
          <w:p w14:paraId="0F0DBF5B" w14:textId="77777777" w:rsidR="00C44FAD" w:rsidRPr="001C220C" w:rsidRDefault="00C21049" w:rsidP="00D23A6F">
            <w:pPr>
              <w:pStyle w:val="TABLE-cell"/>
              <w:rPr>
                <w:lang w:val="en-US"/>
              </w:rPr>
            </w:pPr>
            <w:r>
              <w:rPr>
                <w:lang w:val="en-US"/>
              </w:rPr>
              <w:t>(not applicable)</w:t>
            </w:r>
          </w:p>
        </w:tc>
      </w:tr>
      <w:tr w:rsidR="00C44FAD" w:rsidRPr="001C220C" w14:paraId="21D6FA30" w14:textId="77777777" w:rsidTr="00D23A6F">
        <w:trPr>
          <w:jc w:val="center"/>
        </w:trPr>
        <w:tc>
          <w:tcPr>
            <w:tcW w:w="1269" w:type="dxa"/>
          </w:tcPr>
          <w:p w14:paraId="5680C037" w14:textId="77777777" w:rsidR="00C44FAD" w:rsidRPr="001C220C" w:rsidRDefault="00C44FAD" w:rsidP="00D23A6F">
            <w:pPr>
              <w:pStyle w:val="TABLE-cell"/>
              <w:rPr>
                <w:lang w:val="en-US"/>
              </w:rPr>
            </w:pPr>
            <w:r w:rsidRPr="001C220C">
              <w:rPr>
                <w:lang w:val="en-US"/>
              </w:rPr>
              <w:t>Quantity</w:t>
            </w:r>
          </w:p>
        </w:tc>
        <w:tc>
          <w:tcPr>
            <w:tcW w:w="2880" w:type="dxa"/>
          </w:tcPr>
          <w:p w14:paraId="245ADE6A" w14:textId="77777777" w:rsidR="00C44FAD" w:rsidRPr="001C220C" w:rsidRDefault="00C44FAD" w:rsidP="00D23A6F">
            <w:pPr>
              <w:pStyle w:val="TABLE-cell"/>
              <w:rPr>
                <w:lang w:val="en-US"/>
              </w:rPr>
            </w:pPr>
            <w:r w:rsidRPr="001C220C">
              <w:rPr>
                <w:lang w:val="en-US"/>
              </w:rPr>
              <w:t>Specifies the amount of personnel resources used in the parent segment, if applicable</w:t>
            </w:r>
            <w:r w:rsidR="008558A5">
              <w:rPr>
                <w:lang w:val="en-US"/>
              </w:rPr>
              <w:t xml:space="preserve">. </w:t>
            </w:r>
          </w:p>
        </w:tc>
        <w:tc>
          <w:tcPr>
            <w:tcW w:w="1336" w:type="dxa"/>
          </w:tcPr>
          <w:p w14:paraId="4D135994" w14:textId="77777777" w:rsidR="00C44FAD" w:rsidRPr="001C220C" w:rsidRDefault="00364D28" w:rsidP="00D23A6F">
            <w:pPr>
              <w:pStyle w:val="TABLE-cell"/>
              <w:rPr>
                <w:lang w:val="en-US"/>
              </w:rPr>
            </w:pPr>
            <w:r>
              <w:rPr>
                <w:lang w:val="en-US"/>
              </w:rPr>
              <w:t>0,</w:t>
            </w:r>
            <w:r w:rsidR="00C44FAD" w:rsidRPr="001C220C">
              <w:rPr>
                <w:lang w:val="en-US"/>
              </w:rPr>
              <w:t>25</w:t>
            </w:r>
          </w:p>
        </w:tc>
        <w:tc>
          <w:tcPr>
            <w:tcW w:w="1350" w:type="dxa"/>
          </w:tcPr>
          <w:p w14:paraId="7A607122" w14:textId="77777777" w:rsidR="00C44FAD" w:rsidRPr="001C220C" w:rsidRDefault="00C21049" w:rsidP="00D23A6F">
            <w:pPr>
              <w:pStyle w:val="TABLE-cell"/>
              <w:rPr>
                <w:lang w:val="en-US"/>
              </w:rPr>
            </w:pPr>
            <w:r>
              <w:rPr>
                <w:lang w:val="en-US"/>
              </w:rPr>
              <w:t>(not applicable)</w:t>
            </w:r>
          </w:p>
        </w:tc>
        <w:tc>
          <w:tcPr>
            <w:tcW w:w="1131" w:type="dxa"/>
          </w:tcPr>
          <w:p w14:paraId="60E1148B" w14:textId="77777777" w:rsidR="00C44FAD" w:rsidRPr="001C220C" w:rsidRDefault="00C21049" w:rsidP="00D23A6F">
            <w:pPr>
              <w:pStyle w:val="TABLE-cell"/>
              <w:rPr>
                <w:lang w:val="en-US"/>
              </w:rPr>
            </w:pPr>
            <w:r>
              <w:rPr>
                <w:lang w:val="en-US"/>
              </w:rPr>
              <w:t>(not applicable)</w:t>
            </w:r>
          </w:p>
        </w:tc>
        <w:tc>
          <w:tcPr>
            <w:tcW w:w="1080" w:type="dxa"/>
          </w:tcPr>
          <w:p w14:paraId="35DE079E" w14:textId="77777777" w:rsidR="00C44FAD" w:rsidRPr="001C220C" w:rsidRDefault="00C21049" w:rsidP="00D23A6F">
            <w:pPr>
              <w:pStyle w:val="TABLE-cell"/>
              <w:rPr>
                <w:lang w:val="en-US"/>
              </w:rPr>
            </w:pPr>
            <w:r>
              <w:rPr>
                <w:lang w:val="en-US"/>
              </w:rPr>
              <w:t>(not applicable)</w:t>
            </w:r>
          </w:p>
        </w:tc>
      </w:tr>
      <w:tr w:rsidR="00C44FAD" w:rsidRPr="001C220C" w14:paraId="440DAB18" w14:textId="77777777" w:rsidTr="00D23A6F">
        <w:trPr>
          <w:jc w:val="center"/>
        </w:trPr>
        <w:tc>
          <w:tcPr>
            <w:tcW w:w="1269" w:type="dxa"/>
          </w:tcPr>
          <w:p w14:paraId="4F48C958" w14:textId="77777777" w:rsidR="00C44FAD" w:rsidRPr="001C220C" w:rsidRDefault="00C44FAD" w:rsidP="00D23A6F">
            <w:pPr>
              <w:pStyle w:val="TABLE-cell"/>
              <w:rPr>
                <w:lang w:val="en-US"/>
              </w:rPr>
            </w:pPr>
            <w:r w:rsidRPr="001C220C">
              <w:rPr>
                <w:lang w:val="en-US"/>
              </w:rPr>
              <w:t xml:space="preserve">Quantity </w:t>
            </w:r>
            <w:r w:rsidR="00E731C0">
              <w:rPr>
                <w:lang w:val="en-US"/>
              </w:rPr>
              <w:t>u</w:t>
            </w:r>
            <w:r w:rsidRPr="001C220C">
              <w:rPr>
                <w:lang w:val="en-US"/>
              </w:rPr>
              <w:t xml:space="preserve">nit of </w:t>
            </w:r>
            <w:r w:rsidR="00E731C0">
              <w:rPr>
                <w:lang w:val="en-US"/>
              </w:rPr>
              <w:t>m</w:t>
            </w:r>
            <w:r w:rsidRPr="001C220C">
              <w:rPr>
                <w:lang w:val="en-US"/>
              </w:rPr>
              <w:t>easure</w:t>
            </w:r>
          </w:p>
        </w:tc>
        <w:tc>
          <w:tcPr>
            <w:tcW w:w="2880" w:type="dxa"/>
          </w:tcPr>
          <w:p w14:paraId="366120DE" w14:textId="77777777" w:rsidR="00C44FAD" w:rsidRPr="001C220C" w:rsidRDefault="00C44FAD" w:rsidP="00D23A6F">
            <w:pPr>
              <w:pStyle w:val="TABLE-cell"/>
              <w:rPr>
                <w:lang w:val="en-US"/>
              </w:rPr>
            </w:pPr>
            <w:r w:rsidRPr="001C220C">
              <w:rPr>
                <w:lang w:val="en-US"/>
              </w:rPr>
              <w:t>Identifies the unit of measure of the quantity, if applicable.</w:t>
            </w:r>
          </w:p>
        </w:tc>
        <w:tc>
          <w:tcPr>
            <w:tcW w:w="1336" w:type="dxa"/>
          </w:tcPr>
          <w:p w14:paraId="4736ADB4" w14:textId="77777777" w:rsidR="00C44FAD" w:rsidRPr="001C220C" w:rsidRDefault="00C44FAD" w:rsidP="00D23A6F">
            <w:pPr>
              <w:pStyle w:val="TABLE-cell"/>
              <w:rPr>
                <w:lang w:val="en-US"/>
              </w:rPr>
            </w:pPr>
            <w:r w:rsidRPr="001C220C">
              <w:rPr>
                <w:lang w:val="en-US"/>
              </w:rPr>
              <w:t>Hour</w:t>
            </w:r>
          </w:p>
        </w:tc>
        <w:tc>
          <w:tcPr>
            <w:tcW w:w="1350" w:type="dxa"/>
          </w:tcPr>
          <w:p w14:paraId="17B2B00E" w14:textId="77777777" w:rsidR="00C44FAD" w:rsidRPr="001C220C" w:rsidRDefault="00C21049" w:rsidP="00D23A6F">
            <w:pPr>
              <w:pStyle w:val="TABLE-cell"/>
              <w:rPr>
                <w:lang w:val="en-US"/>
              </w:rPr>
            </w:pPr>
            <w:r>
              <w:rPr>
                <w:lang w:val="en-US"/>
              </w:rPr>
              <w:t>(not applicable)</w:t>
            </w:r>
          </w:p>
        </w:tc>
        <w:tc>
          <w:tcPr>
            <w:tcW w:w="1131" w:type="dxa"/>
          </w:tcPr>
          <w:p w14:paraId="3D18BE83" w14:textId="77777777" w:rsidR="00C44FAD" w:rsidRPr="001C220C" w:rsidRDefault="00C21049" w:rsidP="00D23A6F">
            <w:pPr>
              <w:pStyle w:val="TABLE-cell"/>
              <w:rPr>
                <w:lang w:val="en-US"/>
              </w:rPr>
            </w:pPr>
            <w:r>
              <w:rPr>
                <w:lang w:val="en-US"/>
              </w:rPr>
              <w:t>(not applicable)</w:t>
            </w:r>
          </w:p>
        </w:tc>
        <w:tc>
          <w:tcPr>
            <w:tcW w:w="1080" w:type="dxa"/>
          </w:tcPr>
          <w:p w14:paraId="79516E9E" w14:textId="77777777" w:rsidR="00C44FAD" w:rsidRPr="001C220C" w:rsidRDefault="00C21049" w:rsidP="00D23A6F">
            <w:pPr>
              <w:pStyle w:val="TABLE-cell"/>
              <w:rPr>
                <w:lang w:val="en-US"/>
              </w:rPr>
            </w:pPr>
            <w:r>
              <w:rPr>
                <w:lang w:val="en-US"/>
              </w:rPr>
              <w:t>(not applicable)</w:t>
            </w:r>
          </w:p>
        </w:tc>
      </w:tr>
    </w:tbl>
    <w:p w14:paraId="5B698FC2" w14:textId="77777777" w:rsidR="009E6331" w:rsidRPr="001C220C" w:rsidRDefault="009E6331" w:rsidP="00210609">
      <w:pPr>
        <w:rPr>
          <w:lang w:val="en-US"/>
        </w:rPr>
      </w:pPr>
    </w:p>
    <w:p w14:paraId="7BBCEFB9" w14:textId="77777777" w:rsidR="009E6331" w:rsidRPr="001C220C" w:rsidRDefault="009E6331" w:rsidP="003E1075">
      <w:pPr>
        <w:pStyle w:val="Heading3"/>
      </w:pPr>
      <w:bookmarkStart w:id="17608" w:name="_Toc161566475"/>
      <w:bookmarkStart w:id="17609" w:name="_Toc320176988"/>
      <w:r w:rsidRPr="001C220C">
        <w:t>Equipment actual</w:t>
      </w:r>
      <w:bookmarkEnd w:id="17608"/>
      <w:bookmarkEnd w:id="17609"/>
    </w:p>
    <w:p w14:paraId="1A457BC7" w14:textId="77777777" w:rsidR="002C3471" w:rsidRDefault="00B638E1" w:rsidP="00B638E1">
      <w:pPr>
        <w:pStyle w:val="PARAGRAPH"/>
        <w:rPr>
          <w:lang w:val="en-US"/>
        </w:rPr>
      </w:pPr>
      <w:r w:rsidRPr="001C220C">
        <w:rPr>
          <w:lang w:val="en-US"/>
        </w:rPr>
        <w:t xml:space="preserve">An identification of an </w:t>
      </w:r>
      <w:r w:rsidRPr="00E731C0">
        <w:rPr>
          <w:i/>
          <w:lang w:val="en-US"/>
        </w:rPr>
        <w:t>equipment capability</w:t>
      </w:r>
      <w:r w:rsidRPr="001C220C">
        <w:rPr>
          <w:lang w:val="en-US"/>
        </w:rPr>
        <w:t xml:space="preserve"> used during a specified segment </w:t>
      </w:r>
      <w:r w:rsidR="005D0E97">
        <w:rPr>
          <w:lang w:val="en-US"/>
        </w:rPr>
        <w:t>shall be presented</w:t>
      </w:r>
      <w:r w:rsidRPr="001C220C">
        <w:rPr>
          <w:lang w:val="en-US"/>
        </w:rPr>
        <w:t xml:space="preserve"> as an </w:t>
      </w:r>
      <w:r w:rsidRPr="002C3471">
        <w:rPr>
          <w:i/>
          <w:lang w:val="en-US"/>
        </w:rPr>
        <w:t>equipment actual</w:t>
      </w:r>
      <w:r w:rsidRPr="001C220C">
        <w:rPr>
          <w:lang w:val="en-US"/>
        </w:rPr>
        <w:t xml:space="preserve">. </w:t>
      </w:r>
    </w:p>
    <w:p w14:paraId="76AA4699" w14:textId="71C0CC2F" w:rsidR="00B638E1" w:rsidRPr="001C220C" w:rsidRDefault="00975A63" w:rsidP="002C3471">
      <w:pPr>
        <w:pStyle w:val="Note"/>
        <w:tabs>
          <w:tab w:val="left" w:pos="1080"/>
        </w:tabs>
        <w:spacing w:after="100"/>
        <w:rPr>
          <w:lang w:val="en-US"/>
        </w:rPr>
      </w:pPr>
      <w:r>
        <w:rPr>
          <w:lang w:val="en-US"/>
        </w:rPr>
        <w:t>NOTE</w:t>
      </w:r>
      <w:r>
        <w:rPr>
          <w:lang w:val="en-US"/>
        </w:rPr>
        <w:t> </w:t>
      </w:r>
      <w:r w:rsidR="00EC5AF1">
        <w:rPr>
          <w:lang w:val="en-US"/>
        </w:rPr>
        <w:t>In o</w:t>
      </w:r>
      <w:r w:rsidR="006C7335" w:rsidRPr="001C220C">
        <w:rPr>
          <w:lang w:val="en-US"/>
        </w:rPr>
        <w:t>perations</w:t>
      </w:r>
      <w:r w:rsidR="00B638E1" w:rsidRPr="001C220C">
        <w:rPr>
          <w:lang w:val="en-US"/>
        </w:rPr>
        <w:t xml:space="preserve"> functions</w:t>
      </w:r>
      <w:r w:rsidR="00295739">
        <w:rPr>
          <w:lang w:val="en-US"/>
        </w:rPr>
        <w:t>,</w:t>
      </w:r>
      <w:r w:rsidR="00B638E1" w:rsidRPr="001C220C">
        <w:rPr>
          <w:lang w:val="en-US"/>
        </w:rPr>
        <w:t xml:space="preserve"> </w:t>
      </w:r>
      <w:r w:rsidR="00B638E1" w:rsidRPr="00E731C0">
        <w:rPr>
          <w:i/>
          <w:lang w:val="en-US"/>
        </w:rPr>
        <w:t xml:space="preserve">equipment </w:t>
      </w:r>
      <w:r w:rsidR="00B638E1" w:rsidRPr="001C220C">
        <w:rPr>
          <w:lang w:val="en-US"/>
        </w:rPr>
        <w:t>a</w:t>
      </w:r>
      <w:r w:rsidR="00EC5AF1">
        <w:rPr>
          <w:lang w:val="en-US"/>
        </w:rPr>
        <w:t>re often a</w:t>
      </w:r>
      <w:r w:rsidR="00B638E1" w:rsidRPr="001C220C">
        <w:rPr>
          <w:lang w:val="en-US"/>
        </w:rPr>
        <w:t xml:space="preserve"> resource to carry out tasks. </w:t>
      </w:r>
    </w:p>
    <w:p w14:paraId="7D635C75" w14:textId="77777777" w:rsidR="00B638E1" w:rsidRPr="001C220C" w:rsidRDefault="00B638E1" w:rsidP="00B638E1">
      <w:pPr>
        <w:pStyle w:val="PARAGRAPH"/>
        <w:rPr>
          <w:lang w:val="en-US"/>
        </w:rPr>
      </w:pPr>
      <w:r w:rsidRPr="002C3471">
        <w:rPr>
          <w:i/>
          <w:lang w:val="en-US"/>
        </w:rPr>
        <w:t>Equipment actual</w:t>
      </w:r>
      <w:r w:rsidRPr="001C220C">
        <w:rPr>
          <w:i/>
          <w:lang w:val="en-US"/>
        </w:rPr>
        <w:t xml:space="preserve"> </w:t>
      </w:r>
      <w:r w:rsidRPr="001C220C">
        <w:rPr>
          <w:lang w:val="en-US"/>
        </w:rPr>
        <w:t>shall include the identification of the equipment used, usually identifying a specific piece of equipment.</w:t>
      </w:r>
    </w:p>
    <w:p w14:paraId="67DEDE86" w14:textId="77777777" w:rsidR="00B638E1" w:rsidRPr="001C220C" w:rsidRDefault="00B638E1" w:rsidP="00B638E1">
      <w:pPr>
        <w:pStyle w:val="PARAGRAPH"/>
        <w:rPr>
          <w:lang w:val="en-US"/>
        </w:rPr>
      </w:pPr>
      <w:r w:rsidRPr="001C220C">
        <w:rPr>
          <w:lang w:val="en-US"/>
        </w:rPr>
        <w:t xml:space="preserve">Specific information about </w:t>
      </w:r>
      <w:r w:rsidRPr="002C3471">
        <w:rPr>
          <w:i/>
          <w:lang w:val="en-US"/>
        </w:rPr>
        <w:t>equipment actuals</w:t>
      </w:r>
      <w:r w:rsidRPr="001C220C">
        <w:rPr>
          <w:lang w:val="en-US"/>
        </w:rPr>
        <w:t xml:space="preserve"> </w:t>
      </w:r>
      <w:r w:rsidR="005D0E97">
        <w:rPr>
          <w:lang w:val="en-US"/>
        </w:rPr>
        <w:t>shall be presented</w:t>
      </w:r>
      <w:r w:rsidRPr="001C220C">
        <w:rPr>
          <w:lang w:val="en-US"/>
        </w:rPr>
        <w:t xml:space="preserve"> in </w:t>
      </w:r>
      <w:r w:rsidRPr="002C3471">
        <w:rPr>
          <w:i/>
          <w:lang w:val="en-US"/>
        </w:rPr>
        <w:t>equipment actual properties</w:t>
      </w:r>
      <w:r w:rsidRPr="001C220C">
        <w:rPr>
          <w:lang w:val="en-US"/>
        </w:rPr>
        <w:t xml:space="preserve">. </w:t>
      </w:r>
    </w:p>
    <w:p w14:paraId="6C0BBBC7" w14:textId="4F6CE6EA" w:rsidR="00B638E1" w:rsidRPr="001C220C" w:rsidRDefault="00B638E1" w:rsidP="00DE6B19">
      <w:pPr>
        <w:pStyle w:val="NOTE0"/>
        <w:rPr>
          <w:lang w:val="en-US"/>
        </w:rPr>
      </w:pPr>
      <w:r w:rsidRPr="001C220C">
        <w:rPr>
          <w:lang w:val="en-US"/>
        </w:rPr>
        <w:t>NOTE</w:t>
      </w:r>
      <w:r w:rsidRPr="001C220C">
        <w:rPr>
          <w:lang w:val="en-US"/>
        </w:rPr>
        <w:t> </w:t>
      </w:r>
      <w:r w:rsidRPr="001C220C">
        <w:rPr>
          <w:lang w:val="en-US"/>
        </w:rPr>
        <w:t xml:space="preserve">Examples of </w:t>
      </w:r>
      <w:r w:rsidRPr="002C3471">
        <w:rPr>
          <w:i/>
          <w:lang w:val="en-US"/>
        </w:rPr>
        <w:t>equipment actual properties</w:t>
      </w:r>
      <w:r w:rsidRPr="001C220C">
        <w:rPr>
          <w:lang w:val="en-US"/>
        </w:rPr>
        <w:t xml:space="preserve"> are</w:t>
      </w:r>
    </w:p>
    <w:p w14:paraId="192FC039" w14:textId="488CF885" w:rsidR="00B638E1" w:rsidRPr="00975A63" w:rsidRDefault="00975A63" w:rsidP="00975A63">
      <w:pPr>
        <w:pStyle w:val="List"/>
        <w:rPr>
          <w:sz w:val="16"/>
          <w:szCs w:val="16"/>
          <w:lang w:val="en-US"/>
        </w:rPr>
      </w:pPr>
      <w:r>
        <w:rPr>
          <w:sz w:val="16"/>
          <w:szCs w:val="16"/>
          <w:lang w:val="en-US"/>
        </w:rPr>
        <w:t>–</w:t>
      </w:r>
      <w:r>
        <w:rPr>
          <w:sz w:val="16"/>
          <w:szCs w:val="16"/>
          <w:lang w:val="en-US"/>
        </w:rPr>
        <w:tab/>
      </w:r>
      <w:r w:rsidR="00B638E1" w:rsidRPr="00975A63">
        <w:rPr>
          <w:sz w:val="16"/>
          <w:szCs w:val="16"/>
          <w:lang w:val="en-US"/>
        </w:rPr>
        <w:t xml:space="preserve">the actual duration of use of the </w:t>
      </w:r>
      <w:r w:rsidR="00B638E1" w:rsidRPr="00E731C0">
        <w:rPr>
          <w:i/>
          <w:sz w:val="16"/>
          <w:szCs w:val="16"/>
          <w:lang w:val="en-US"/>
        </w:rPr>
        <w:t>equipment</w:t>
      </w:r>
      <w:r w:rsidR="00B638E1" w:rsidRPr="00975A63">
        <w:rPr>
          <w:sz w:val="16"/>
          <w:szCs w:val="16"/>
          <w:lang w:val="en-US"/>
        </w:rPr>
        <w:t xml:space="preserve"> during the </w:t>
      </w:r>
      <w:del w:id="17610" w:author="Charles Gifford" w:date="2017-03-15T13:14:00Z">
        <w:r w:rsidR="00B51D6E" w:rsidRPr="00E731C0" w:rsidDel="00926F7C">
          <w:rPr>
            <w:i/>
            <w:sz w:val="16"/>
            <w:szCs w:val="16"/>
            <w:lang w:val="en-US"/>
          </w:rPr>
          <w:delText xml:space="preserve">product </w:delText>
        </w:r>
      </w:del>
      <w:ins w:id="17611" w:author="Charles Gifford" w:date="2017-03-15T13:14:00Z">
        <w:r w:rsidR="00926F7C">
          <w:rPr>
            <w:i/>
            <w:sz w:val="16"/>
            <w:szCs w:val="16"/>
            <w:lang w:val="en-US"/>
          </w:rPr>
          <w:t xml:space="preserve">operations </w:t>
        </w:r>
      </w:ins>
      <w:r w:rsidR="00B51D6E" w:rsidRPr="00E731C0">
        <w:rPr>
          <w:i/>
          <w:sz w:val="16"/>
          <w:szCs w:val="16"/>
          <w:lang w:val="en-US"/>
        </w:rPr>
        <w:t>segment</w:t>
      </w:r>
      <w:r w:rsidR="00B638E1" w:rsidRPr="00975A63">
        <w:rPr>
          <w:sz w:val="16"/>
          <w:szCs w:val="16"/>
          <w:lang w:val="en-US"/>
        </w:rPr>
        <w:t>; this information is often needed for actual costing analysis;</w:t>
      </w:r>
    </w:p>
    <w:p w14:paraId="57EE1928" w14:textId="29070D07" w:rsidR="00B638E1" w:rsidRPr="00975A63" w:rsidRDefault="00975A63" w:rsidP="00975A63">
      <w:pPr>
        <w:pStyle w:val="List"/>
        <w:rPr>
          <w:sz w:val="16"/>
          <w:szCs w:val="16"/>
          <w:lang w:val="en-US"/>
        </w:rPr>
      </w:pPr>
      <w:r>
        <w:rPr>
          <w:sz w:val="16"/>
          <w:szCs w:val="16"/>
          <w:lang w:val="en-US"/>
        </w:rPr>
        <w:t>–</w:t>
      </w:r>
      <w:r>
        <w:rPr>
          <w:sz w:val="16"/>
          <w:szCs w:val="16"/>
          <w:lang w:val="en-US"/>
        </w:rPr>
        <w:tab/>
      </w:r>
      <w:r w:rsidR="00B638E1" w:rsidRPr="00975A63">
        <w:rPr>
          <w:sz w:val="16"/>
          <w:szCs w:val="16"/>
          <w:lang w:val="en-US"/>
        </w:rPr>
        <w:t xml:space="preserve">the </w:t>
      </w:r>
      <w:r w:rsidR="00B638E1" w:rsidRPr="00E731C0">
        <w:rPr>
          <w:i/>
          <w:sz w:val="16"/>
          <w:szCs w:val="16"/>
          <w:lang w:val="en-US"/>
        </w:rPr>
        <w:t>equipment</w:t>
      </w:r>
      <w:r w:rsidR="00B638E1" w:rsidRPr="00975A63">
        <w:rPr>
          <w:sz w:val="16"/>
          <w:szCs w:val="16"/>
          <w:lang w:val="en-US"/>
        </w:rPr>
        <w:t xml:space="preserve"> condition, after use in the </w:t>
      </w:r>
      <w:del w:id="17612" w:author="Charles Gifford" w:date="2017-03-15T13:14:00Z">
        <w:r w:rsidR="00B51D6E" w:rsidRPr="00E731C0" w:rsidDel="00926F7C">
          <w:rPr>
            <w:i/>
            <w:sz w:val="16"/>
            <w:szCs w:val="16"/>
            <w:lang w:val="en-US"/>
          </w:rPr>
          <w:delText xml:space="preserve">product </w:delText>
        </w:r>
      </w:del>
      <w:ins w:id="17613" w:author="Charles Gifford" w:date="2017-03-15T13:14:00Z">
        <w:r w:rsidR="00926F7C">
          <w:rPr>
            <w:i/>
            <w:sz w:val="16"/>
            <w:szCs w:val="16"/>
            <w:lang w:val="en-US"/>
          </w:rPr>
          <w:t xml:space="preserve">operations </w:t>
        </w:r>
      </w:ins>
      <w:r w:rsidR="00B51D6E" w:rsidRPr="00E731C0">
        <w:rPr>
          <w:i/>
          <w:sz w:val="16"/>
          <w:szCs w:val="16"/>
          <w:lang w:val="en-US"/>
        </w:rPr>
        <w:t>segment</w:t>
      </w:r>
      <w:r w:rsidR="00B638E1" w:rsidRPr="00975A63">
        <w:rPr>
          <w:sz w:val="16"/>
          <w:szCs w:val="16"/>
          <w:lang w:val="en-US"/>
        </w:rPr>
        <w:t>, such as a status of available, out-of-service, or cleaning; this information is often used for short-term scheduling of equipment resources;</w:t>
      </w:r>
    </w:p>
    <w:p w14:paraId="6447F430" w14:textId="55935E35" w:rsidR="00B638E1" w:rsidRPr="00975A63" w:rsidRDefault="00975A63" w:rsidP="00975A63">
      <w:pPr>
        <w:pStyle w:val="List"/>
        <w:rPr>
          <w:sz w:val="16"/>
          <w:szCs w:val="16"/>
          <w:lang w:val="en-US"/>
        </w:rPr>
      </w:pPr>
      <w:r>
        <w:rPr>
          <w:sz w:val="16"/>
          <w:szCs w:val="16"/>
          <w:lang w:val="en-US"/>
        </w:rPr>
        <w:t>–</w:t>
      </w:r>
      <w:r>
        <w:rPr>
          <w:sz w:val="16"/>
          <w:szCs w:val="16"/>
          <w:lang w:val="en-US"/>
        </w:rPr>
        <w:tab/>
      </w:r>
      <w:r w:rsidR="00B638E1" w:rsidRPr="00975A63">
        <w:rPr>
          <w:sz w:val="16"/>
          <w:szCs w:val="16"/>
          <w:lang w:val="en-US"/>
        </w:rPr>
        <w:t xml:space="preserve">the equipment set-up procedures used for the </w:t>
      </w:r>
      <w:ins w:id="17614" w:author="Charles Gifford" w:date="2017-03-15T13:14:00Z">
        <w:r w:rsidR="00926F7C">
          <w:rPr>
            <w:b/>
            <w:sz w:val="16"/>
            <w:szCs w:val="16"/>
            <w:lang w:val="en-US"/>
          </w:rPr>
          <w:t xml:space="preserve">operations </w:t>
        </w:r>
      </w:ins>
      <w:r w:rsidR="00B51D6E" w:rsidRPr="00E731C0">
        <w:rPr>
          <w:b/>
          <w:sz w:val="16"/>
          <w:szCs w:val="16"/>
          <w:lang w:val="en-US"/>
        </w:rPr>
        <w:t>segment</w:t>
      </w:r>
      <w:r w:rsidR="00B638E1" w:rsidRPr="00975A63">
        <w:rPr>
          <w:sz w:val="16"/>
          <w:szCs w:val="16"/>
          <w:lang w:val="en-US"/>
        </w:rPr>
        <w:t>; this information is often needed for actual costing analysis and scheduling feedback;</w:t>
      </w:r>
    </w:p>
    <w:p w14:paraId="376FBB6A" w14:textId="77777777" w:rsidR="00B638E1" w:rsidRPr="00975A63" w:rsidRDefault="00975A63" w:rsidP="00975A63">
      <w:pPr>
        <w:pStyle w:val="List"/>
        <w:rPr>
          <w:sz w:val="16"/>
          <w:szCs w:val="16"/>
          <w:lang w:val="en-US"/>
        </w:rPr>
      </w:pPr>
      <w:r>
        <w:rPr>
          <w:sz w:val="16"/>
          <w:szCs w:val="16"/>
          <w:lang w:val="en-US"/>
        </w:rPr>
        <w:t>–</w:t>
      </w:r>
      <w:r>
        <w:rPr>
          <w:sz w:val="16"/>
          <w:szCs w:val="16"/>
          <w:lang w:val="en-US"/>
        </w:rPr>
        <w:tab/>
      </w:r>
      <w:r w:rsidR="00B638E1" w:rsidRPr="00975A63">
        <w:rPr>
          <w:sz w:val="16"/>
          <w:szCs w:val="16"/>
          <w:lang w:val="en-US"/>
        </w:rPr>
        <w:t xml:space="preserve">other </w:t>
      </w:r>
      <w:r w:rsidR="00B638E1" w:rsidRPr="00152862">
        <w:rPr>
          <w:sz w:val="16"/>
          <w:szCs w:val="16"/>
          <w:lang w:val="en-US"/>
        </w:rPr>
        <w:t>equipment</w:t>
      </w:r>
      <w:r w:rsidR="00B638E1" w:rsidRPr="00975A63">
        <w:rPr>
          <w:sz w:val="16"/>
          <w:szCs w:val="16"/>
          <w:lang w:val="en-US"/>
        </w:rPr>
        <w:t xml:space="preserve"> attributes, such as percentage of available capability used.</w:t>
      </w:r>
    </w:p>
    <w:p w14:paraId="427498E8" w14:textId="350E3FF2" w:rsidR="0022037E" w:rsidRPr="001C220C" w:rsidRDefault="005751FB" w:rsidP="0022037E">
      <w:pPr>
        <w:pStyle w:val="PARAGRAPH"/>
        <w:rPr>
          <w:lang w:val="en-US"/>
        </w:rPr>
      </w:pPr>
      <w:r>
        <w:rPr>
          <w:lang w:val="en-US"/>
        </w:rPr>
        <w:fldChar w:fldCharType="begin"/>
      </w:r>
      <w:r>
        <w:rPr>
          <w:lang w:val="en-US"/>
        </w:rPr>
        <w:instrText xml:space="preserve"> REF _Ref449172602 \h </w:instrText>
      </w:r>
      <w:r>
        <w:rPr>
          <w:lang w:val="en-US"/>
        </w:rPr>
      </w:r>
      <w:r>
        <w:rPr>
          <w:lang w:val="en-US"/>
        </w:rPr>
        <w:fldChar w:fldCharType="separate"/>
      </w:r>
      <w:r w:rsidR="00152862" w:rsidRPr="001C220C">
        <w:rPr>
          <w:lang w:val="en-US"/>
        </w:rPr>
        <w:t xml:space="preserve">Table </w:t>
      </w:r>
      <w:r w:rsidR="00152862">
        <w:rPr>
          <w:noProof/>
          <w:lang w:val="en-US"/>
        </w:rPr>
        <w:t>202</w:t>
      </w:r>
      <w:r>
        <w:rPr>
          <w:lang w:val="en-US"/>
        </w:rPr>
        <w:fldChar w:fldCharType="end"/>
      </w:r>
      <w:r>
        <w:rPr>
          <w:lang w:val="en-US"/>
        </w:rPr>
        <w:t xml:space="preserve"> </w:t>
      </w:r>
      <w:r w:rsidR="009E6331" w:rsidRPr="001C220C">
        <w:rPr>
          <w:lang w:val="en-US"/>
        </w:rPr>
        <w:t xml:space="preserve">defines the </w:t>
      </w:r>
      <w:r w:rsidR="0022037E">
        <w:rPr>
          <w:lang w:val="en-US"/>
        </w:rPr>
        <w:t>relationship</w:t>
      </w:r>
      <w:r w:rsidR="00D80AC6">
        <w:rPr>
          <w:lang w:val="en-US"/>
        </w:rPr>
        <w:t xml:space="preserve"> role</w:t>
      </w:r>
      <w:r w:rsidR="0022037E">
        <w:rPr>
          <w:lang w:val="en-US"/>
        </w:rPr>
        <w:t>s</w:t>
      </w:r>
      <w:r w:rsidR="009E6331" w:rsidRPr="001C220C">
        <w:rPr>
          <w:lang w:val="en-US"/>
        </w:rPr>
        <w:t xml:space="preserve"> for </w:t>
      </w:r>
      <w:r w:rsidR="00DF557C">
        <w:rPr>
          <w:lang w:val="en-US"/>
        </w:rPr>
        <w:t xml:space="preserve">the </w:t>
      </w:r>
      <w:r w:rsidR="009E6331" w:rsidRPr="001C220C">
        <w:rPr>
          <w:i/>
          <w:lang w:val="en-US"/>
        </w:rPr>
        <w:t>equipment actual</w:t>
      </w:r>
      <w:r w:rsidR="009E6331" w:rsidRPr="001C220C">
        <w:rPr>
          <w:lang w:val="en-US"/>
        </w:rPr>
        <w:t xml:space="preserve">. </w:t>
      </w:r>
      <w:r w:rsidR="0022037E">
        <w:rPr>
          <w:lang w:val="en-US"/>
        </w:rPr>
        <w:fldChar w:fldCharType="begin"/>
      </w:r>
      <w:r w:rsidR="0022037E">
        <w:rPr>
          <w:lang w:val="en-US"/>
        </w:rPr>
        <w:instrText xml:space="preserve"> REF _Ref161736431 \h </w:instrText>
      </w:r>
      <w:r w:rsidR="0022037E">
        <w:rPr>
          <w:lang w:val="en-US"/>
        </w:rPr>
      </w:r>
      <w:r w:rsidR="0022037E">
        <w:rPr>
          <w:lang w:val="en-US"/>
        </w:rPr>
        <w:fldChar w:fldCharType="separate"/>
      </w:r>
      <w:r w:rsidR="00152862" w:rsidRPr="001C220C">
        <w:rPr>
          <w:lang w:val="en-US"/>
        </w:rPr>
        <w:t xml:space="preserve">Table </w:t>
      </w:r>
      <w:r w:rsidR="00152862">
        <w:rPr>
          <w:noProof/>
          <w:lang w:val="en-US"/>
        </w:rPr>
        <w:t>203</w:t>
      </w:r>
      <w:r w:rsidR="0022037E">
        <w:rPr>
          <w:lang w:val="en-US"/>
        </w:rPr>
        <w:fldChar w:fldCharType="end"/>
      </w:r>
      <w:r w:rsidR="0022037E" w:rsidRPr="001C220C">
        <w:rPr>
          <w:lang w:val="en-US"/>
        </w:rPr>
        <w:t xml:space="preserve"> defines the attributes for </w:t>
      </w:r>
      <w:r w:rsidR="00DF557C">
        <w:rPr>
          <w:lang w:val="en-US"/>
        </w:rPr>
        <w:t xml:space="preserve">the </w:t>
      </w:r>
      <w:r w:rsidR="0022037E" w:rsidRPr="001C220C">
        <w:rPr>
          <w:i/>
          <w:lang w:val="en-US"/>
        </w:rPr>
        <w:t>equipment actual</w:t>
      </w:r>
      <w:r w:rsidR="0022037E" w:rsidRPr="001C220C">
        <w:rPr>
          <w:lang w:val="en-US"/>
        </w:rPr>
        <w:t xml:space="preserve">. </w:t>
      </w:r>
    </w:p>
    <w:p w14:paraId="0E1AE0D7" w14:textId="5A6E7B99" w:rsidR="0022037E" w:rsidRDefault="0022037E" w:rsidP="0022037E">
      <w:pPr>
        <w:pStyle w:val="TABLE-title"/>
        <w:rPr>
          <w:ins w:id="17615" w:author="Charles Gifford" w:date="2017-03-20T15:20:00Z"/>
          <w:lang w:val="en-US"/>
        </w:rPr>
      </w:pPr>
      <w:bookmarkStart w:id="17616" w:name="_Ref449172602"/>
      <w:bookmarkStart w:id="17617" w:name="_Toc478492502"/>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152862">
        <w:rPr>
          <w:noProof/>
          <w:lang w:val="en-US"/>
        </w:rPr>
        <w:t>202</w:t>
      </w:r>
      <w:r w:rsidR="00FD29D6">
        <w:rPr>
          <w:lang w:val="en-US"/>
        </w:rPr>
        <w:fldChar w:fldCharType="end"/>
      </w:r>
      <w:bookmarkEnd w:id="17616"/>
      <w:r w:rsidRPr="001C220C">
        <w:rPr>
          <w:lang w:val="en-US"/>
        </w:rPr>
        <w:t xml:space="preserve"> </w:t>
      </w:r>
      <w:r>
        <w:rPr>
          <w:lang w:val="en-US"/>
        </w:rPr>
        <w:t>–</w:t>
      </w:r>
      <w:r w:rsidRPr="001C220C">
        <w:rPr>
          <w:lang w:val="en-US"/>
        </w:rPr>
        <w:t xml:space="preserve"> </w:t>
      </w:r>
      <w:r>
        <w:rPr>
          <w:lang w:val="en-US"/>
        </w:rPr>
        <w:t>E</w:t>
      </w:r>
      <w:r w:rsidRPr="001C220C">
        <w:rPr>
          <w:lang w:val="en-US"/>
        </w:rPr>
        <w:t>quipment actual</w:t>
      </w:r>
      <w:r w:rsidRPr="00AC2193">
        <w:rPr>
          <w:lang w:val="en-US"/>
        </w:rPr>
        <w:t xml:space="preserve"> </w:t>
      </w:r>
      <w:r>
        <w:rPr>
          <w:lang w:val="en-US"/>
        </w:rPr>
        <w:t>relationship</w:t>
      </w:r>
      <w:r w:rsidR="00D80AC6">
        <w:rPr>
          <w:lang w:val="en-US"/>
        </w:rPr>
        <w:t xml:space="preserve"> role</w:t>
      </w:r>
      <w:r>
        <w:rPr>
          <w:lang w:val="en-US"/>
        </w:rPr>
        <w:t>s</w:t>
      </w:r>
      <w:bookmarkEnd w:id="17617"/>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170"/>
        <w:gridCol w:w="3690"/>
      </w:tblGrid>
      <w:tr w:rsidR="00D80AC6" w:rsidRPr="009432BC" w14:paraId="778FC9ED" w14:textId="77777777" w:rsidTr="0020423E">
        <w:trPr>
          <w:trHeight w:val="197"/>
          <w:tblHeader/>
          <w:ins w:id="17618" w:author="Charles Gifford" w:date="2017-03-20T15:20:00Z"/>
        </w:trPr>
        <w:tc>
          <w:tcPr>
            <w:tcW w:w="2155" w:type="dxa"/>
            <w:shd w:val="clear" w:color="auto" w:fill="auto"/>
          </w:tcPr>
          <w:p w14:paraId="1227ADE5" w14:textId="77777777" w:rsidR="00D80AC6" w:rsidRPr="009432BC" w:rsidRDefault="00D80AC6" w:rsidP="0020423E">
            <w:pPr>
              <w:pStyle w:val="TABLE-col-heading"/>
              <w:rPr>
                <w:ins w:id="17619" w:author="Charles Gifford" w:date="2017-03-20T15:20:00Z"/>
              </w:rPr>
            </w:pPr>
            <w:ins w:id="17620" w:author="Charles Gifford" w:date="2017-03-20T15:20:00Z">
              <w:r w:rsidRPr="009432BC">
                <w:t>Related Object</w:t>
              </w:r>
            </w:ins>
          </w:p>
        </w:tc>
        <w:tc>
          <w:tcPr>
            <w:tcW w:w="2070" w:type="dxa"/>
            <w:shd w:val="clear" w:color="auto" w:fill="auto"/>
          </w:tcPr>
          <w:p w14:paraId="1746D295" w14:textId="77777777" w:rsidR="00D80AC6" w:rsidRPr="009432BC" w:rsidRDefault="00D80AC6" w:rsidP="0020423E">
            <w:pPr>
              <w:pStyle w:val="TABLE-col-heading"/>
              <w:rPr>
                <w:ins w:id="17621" w:author="Charles Gifford" w:date="2017-03-20T15:20:00Z"/>
              </w:rPr>
            </w:pPr>
            <w:ins w:id="17622" w:author="Charles Gifford" w:date="2017-03-20T15:20:00Z">
              <w:r w:rsidRPr="009432BC">
                <w:t>Role</w:t>
              </w:r>
            </w:ins>
          </w:p>
        </w:tc>
        <w:tc>
          <w:tcPr>
            <w:tcW w:w="1170" w:type="dxa"/>
            <w:shd w:val="clear" w:color="auto" w:fill="auto"/>
          </w:tcPr>
          <w:p w14:paraId="13094DF0" w14:textId="77777777" w:rsidR="00D80AC6" w:rsidRPr="009432BC" w:rsidRDefault="00D80AC6" w:rsidP="0020423E">
            <w:pPr>
              <w:pStyle w:val="TABLE-col-heading"/>
              <w:rPr>
                <w:ins w:id="17623" w:author="Charles Gifford" w:date="2017-03-20T15:20:00Z"/>
              </w:rPr>
            </w:pPr>
            <w:ins w:id="17624" w:author="Charles Gifford" w:date="2017-03-20T15:20:00Z">
              <w:r w:rsidRPr="009432BC">
                <w:t>Multiplicity</w:t>
              </w:r>
            </w:ins>
          </w:p>
        </w:tc>
        <w:tc>
          <w:tcPr>
            <w:tcW w:w="3690" w:type="dxa"/>
            <w:shd w:val="clear" w:color="auto" w:fill="auto"/>
          </w:tcPr>
          <w:p w14:paraId="66FF9F51" w14:textId="77777777" w:rsidR="00D80AC6" w:rsidRPr="009432BC" w:rsidRDefault="00D80AC6" w:rsidP="0020423E">
            <w:pPr>
              <w:pStyle w:val="TABLE-col-heading"/>
              <w:rPr>
                <w:ins w:id="17625" w:author="Charles Gifford" w:date="2017-03-20T15:20:00Z"/>
              </w:rPr>
            </w:pPr>
            <w:ins w:id="17626" w:author="Charles Gifford" w:date="2017-03-20T15:20:00Z">
              <w:r w:rsidRPr="009432BC">
                <w:t>Description</w:t>
              </w:r>
            </w:ins>
          </w:p>
        </w:tc>
      </w:tr>
      <w:tr w:rsidR="00D80AC6" w:rsidRPr="009432BC" w14:paraId="0FAEEB18" w14:textId="77777777" w:rsidTr="0020423E">
        <w:trPr>
          <w:trHeight w:val="332"/>
          <w:ins w:id="17627" w:author="Charles Gifford" w:date="2017-03-20T15:20:00Z"/>
        </w:trPr>
        <w:tc>
          <w:tcPr>
            <w:tcW w:w="2155" w:type="dxa"/>
            <w:shd w:val="clear" w:color="auto" w:fill="auto"/>
          </w:tcPr>
          <w:p w14:paraId="624291B1" w14:textId="24F700A8" w:rsidR="00D80AC6" w:rsidRPr="009432BC" w:rsidRDefault="00D80AC6" w:rsidP="0020423E">
            <w:pPr>
              <w:pStyle w:val="TABLE-cell"/>
              <w:rPr>
                <w:ins w:id="17628" w:author="Charles Gifford" w:date="2017-03-20T15:20:00Z"/>
              </w:rPr>
            </w:pPr>
            <w:ins w:id="17629" w:author="Charles Gifford" w:date="2017-03-20T15:20:00Z">
              <w:r>
                <w:rPr>
                  <w:szCs w:val="20"/>
                  <w:lang w:val="en-US"/>
                </w:rPr>
                <w:t>Segment response</w:t>
              </w:r>
            </w:ins>
          </w:p>
        </w:tc>
        <w:tc>
          <w:tcPr>
            <w:tcW w:w="2070" w:type="dxa"/>
            <w:shd w:val="clear" w:color="auto" w:fill="auto"/>
          </w:tcPr>
          <w:p w14:paraId="2EDC123C" w14:textId="77777777" w:rsidR="00D80AC6" w:rsidRPr="009432BC" w:rsidRDefault="00D80AC6" w:rsidP="0020423E">
            <w:pPr>
              <w:pStyle w:val="TABLE-cell"/>
              <w:rPr>
                <w:ins w:id="17630" w:author="Charles Gifford" w:date="2017-03-20T15:20:00Z"/>
              </w:rPr>
            </w:pPr>
            <w:ins w:id="17631" w:author="Charles Gifford" w:date="2017-03-20T15:20:00Z">
              <w:r>
                <w:rPr>
                  <w:szCs w:val="20"/>
                  <w:lang w:val="en-US"/>
                </w:rPr>
                <w:t>NA</w:t>
              </w:r>
            </w:ins>
          </w:p>
        </w:tc>
        <w:tc>
          <w:tcPr>
            <w:tcW w:w="1170" w:type="dxa"/>
            <w:shd w:val="clear" w:color="auto" w:fill="auto"/>
          </w:tcPr>
          <w:p w14:paraId="4BB466F5" w14:textId="77777777" w:rsidR="00D80AC6" w:rsidRPr="009432BC" w:rsidRDefault="00D80AC6" w:rsidP="0020423E">
            <w:pPr>
              <w:pStyle w:val="TABLE-cell"/>
              <w:rPr>
                <w:ins w:id="17632" w:author="Charles Gifford" w:date="2017-03-20T15:20:00Z"/>
              </w:rPr>
            </w:pPr>
            <w:ins w:id="17633" w:author="Charles Gifford" w:date="2017-03-20T15:20:00Z">
              <w:r w:rsidRPr="00AB0960">
                <w:rPr>
                  <w:szCs w:val="20"/>
                  <w:lang w:val="en-US"/>
                </w:rPr>
                <w:t>1</w:t>
              </w:r>
            </w:ins>
          </w:p>
        </w:tc>
        <w:tc>
          <w:tcPr>
            <w:tcW w:w="3690" w:type="dxa"/>
            <w:shd w:val="clear" w:color="auto" w:fill="auto"/>
          </w:tcPr>
          <w:p w14:paraId="62DE92B4" w14:textId="077D7B33" w:rsidR="00D80AC6" w:rsidRPr="009432BC" w:rsidRDefault="00D80AC6" w:rsidP="0020423E">
            <w:pPr>
              <w:pStyle w:val="TABLE-cell"/>
              <w:rPr>
                <w:ins w:id="17634" w:author="Charles Gifford" w:date="2017-03-20T15:20:00Z"/>
              </w:rPr>
            </w:pPr>
            <w:ins w:id="17635" w:author="Charles Gifford" w:date="2017-03-20T15:21:00Z">
              <w:r>
                <w:rPr>
                  <w:lang w:val="en-US"/>
                </w:rPr>
                <w:t xml:space="preserve">The </w:t>
              </w:r>
              <w:r w:rsidRPr="002F42AC">
                <w:rPr>
                  <w:i/>
                  <w:lang w:val="en-US"/>
                </w:rPr>
                <w:t>segment</w:t>
              </w:r>
              <w:r>
                <w:rPr>
                  <w:i/>
                  <w:lang w:val="en-US"/>
                </w:rPr>
                <w:t xml:space="preserve"> response</w:t>
              </w:r>
              <w:r>
                <w:rPr>
                  <w:lang w:val="en-US"/>
                </w:rPr>
                <w:t xml:space="preserve"> containing in part this </w:t>
              </w:r>
              <w:r>
                <w:rPr>
                  <w:i/>
                  <w:lang w:val="en-US"/>
                </w:rPr>
                <w:t>equipment</w:t>
              </w:r>
              <w:r>
                <w:rPr>
                  <w:lang w:val="en-US"/>
                </w:rPr>
                <w:t xml:space="preserve"> </w:t>
              </w:r>
              <w:r>
                <w:rPr>
                  <w:i/>
                  <w:lang w:val="en-US"/>
                </w:rPr>
                <w:t>actual</w:t>
              </w:r>
              <w:r>
                <w:rPr>
                  <w:lang w:val="en-US"/>
                </w:rPr>
                <w:t>.</w:t>
              </w:r>
            </w:ins>
          </w:p>
        </w:tc>
      </w:tr>
      <w:tr w:rsidR="00D80AC6" w:rsidRPr="009432BC" w14:paraId="77B67250" w14:textId="77777777" w:rsidTr="0020423E">
        <w:trPr>
          <w:trHeight w:val="332"/>
          <w:ins w:id="17636" w:author="Charles Gifford" w:date="2017-03-20T15:20:00Z"/>
        </w:trPr>
        <w:tc>
          <w:tcPr>
            <w:tcW w:w="2155" w:type="dxa"/>
            <w:shd w:val="clear" w:color="auto" w:fill="auto"/>
          </w:tcPr>
          <w:p w14:paraId="447DBA2E" w14:textId="107A0FC5" w:rsidR="00D80AC6" w:rsidRDefault="00D80AC6" w:rsidP="0020423E">
            <w:pPr>
              <w:pStyle w:val="TABLE-cell"/>
              <w:rPr>
                <w:ins w:id="17637" w:author="Charles Gifford" w:date="2017-03-20T15:20:00Z"/>
                <w:szCs w:val="20"/>
                <w:lang w:val="en-US"/>
              </w:rPr>
            </w:pPr>
            <w:ins w:id="17638" w:author="Charles Gifford" w:date="2017-03-20T15:20:00Z">
              <w:r>
                <w:rPr>
                  <w:szCs w:val="20"/>
                  <w:lang w:val="en-US"/>
                </w:rPr>
                <w:t xml:space="preserve">Equipment actual </w:t>
              </w:r>
              <w:r w:rsidRPr="00AB0960">
                <w:rPr>
                  <w:szCs w:val="20"/>
                  <w:lang w:val="en-US"/>
                </w:rPr>
                <w:t>property</w:t>
              </w:r>
            </w:ins>
          </w:p>
        </w:tc>
        <w:tc>
          <w:tcPr>
            <w:tcW w:w="2070" w:type="dxa"/>
            <w:shd w:val="clear" w:color="auto" w:fill="auto"/>
          </w:tcPr>
          <w:p w14:paraId="265C54F9" w14:textId="1F9AF81D" w:rsidR="00D80AC6" w:rsidRDefault="00D80AC6" w:rsidP="0020423E">
            <w:pPr>
              <w:pStyle w:val="TABLE-cell"/>
              <w:rPr>
                <w:ins w:id="17639" w:author="Charles Gifford" w:date="2017-03-20T15:20:00Z"/>
                <w:szCs w:val="20"/>
                <w:lang w:val="en-US"/>
              </w:rPr>
            </w:pPr>
            <w:ins w:id="17640" w:author="Charles Gifford" w:date="2017-03-20T15:20:00Z">
              <w:r w:rsidRPr="00AB0960">
                <w:rPr>
                  <w:szCs w:val="20"/>
                  <w:lang w:val="en-US"/>
                </w:rPr>
                <w:t xml:space="preserve">Equipment </w:t>
              </w:r>
            </w:ins>
            <w:ins w:id="17641" w:author="Charles Gifford" w:date="2017-03-20T15:21:00Z">
              <w:r>
                <w:rPr>
                  <w:szCs w:val="20"/>
                  <w:lang w:val="en-US"/>
                </w:rPr>
                <w:t xml:space="preserve">actual </w:t>
              </w:r>
            </w:ins>
            <w:ins w:id="17642" w:author="Charles Gifford" w:date="2017-03-20T15:20:00Z">
              <w:r w:rsidRPr="00AB0960">
                <w:rPr>
                  <w:szCs w:val="20"/>
                  <w:lang w:val="en-US"/>
                </w:rPr>
                <w:t>p</w:t>
              </w:r>
              <w:r w:rsidRPr="00D3092B">
                <w:rPr>
                  <w:szCs w:val="20"/>
                  <w:lang w:val="en-US"/>
                </w:rPr>
                <w:t>roperty</w:t>
              </w:r>
            </w:ins>
          </w:p>
        </w:tc>
        <w:tc>
          <w:tcPr>
            <w:tcW w:w="1170" w:type="dxa"/>
            <w:shd w:val="clear" w:color="auto" w:fill="auto"/>
          </w:tcPr>
          <w:p w14:paraId="3F349B44" w14:textId="77777777" w:rsidR="00D80AC6" w:rsidRDefault="00D80AC6" w:rsidP="0020423E">
            <w:pPr>
              <w:pStyle w:val="TABLE-cell"/>
              <w:rPr>
                <w:ins w:id="17643" w:author="Charles Gifford" w:date="2017-03-20T15:20:00Z"/>
                <w:szCs w:val="20"/>
                <w:lang w:val="en-US"/>
              </w:rPr>
            </w:pPr>
            <w:ins w:id="17644" w:author="Charles Gifford" w:date="2017-03-20T15:20:00Z">
              <w:r w:rsidRPr="00AB0960">
                <w:rPr>
                  <w:szCs w:val="20"/>
                  <w:lang w:val="en-US"/>
                </w:rPr>
                <w:t>0..*</w:t>
              </w:r>
            </w:ins>
          </w:p>
        </w:tc>
        <w:tc>
          <w:tcPr>
            <w:tcW w:w="3690" w:type="dxa"/>
            <w:shd w:val="clear" w:color="auto" w:fill="auto"/>
          </w:tcPr>
          <w:p w14:paraId="60354C21" w14:textId="4912B87A" w:rsidR="00D80AC6" w:rsidRPr="00BE0F67" w:rsidRDefault="00D80AC6" w:rsidP="0020423E">
            <w:pPr>
              <w:pStyle w:val="TABLE-cell"/>
              <w:rPr>
                <w:ins w:id="17645" w:author="Charles Gifford" w:date="2017-03-20T15:20:00Z"/>
                <w:lang w:val="en-US"/>
              </w:rPr>
            </w:pPr>
            <w:ins w:id="17646" w:author="Charles Gifford" w:date="2017-03-20T15:20:00Z">
              <w:r>
                <w:rPr>
                  <w:lang w:val="en-US"/>
                </w:rPr>
                <w:t xml:space="preserve">The values in the </w:t>
              </w:r>
              <w:r w:rsidRPr="00AB0960">
                <w:rPr>
                  <w:i/>
                  <w:lang w:val="en-US"/>
                </w:rPr>
                <w:t>equipment</w:t>
              </w:r>
              <w:r>
                <w:rPr>
                  <w:i/>
                  <w:lang w:val="en-US"/>
                </w:rPr>
                <w:t xml:space="preserve"> </w:t>
              </w:r>
            </w:ins>
            <w:ins w:id="17647" w:author="Charles Gifford" w:date="2017-03-20T15:21:00Z">
              <w:r>
                <w:rPr>
                  <w:i/>
                  <w:lang w:val="en-US"/>
                </w:rPr>
                <w:t>actual</w:t>
              </w:r>
            </w:ins>
            <w:ins w:id="17648" w:author="Charles Gifford" w:date="2017-03-20T15:20:00Z">
              <w:r>
                <w:rPr>
                  <w:i/>
                  <w:lang w:val="en-US"/>
                </w:rPr>
                <w:t xml:space="preserve"> </w:t>
              </w:r>
              <w:r w:rsidRPr="00465559">
                <w:rPr>
                  <w:i/>
                  <w:lang w:val="en-US"/>
                </w:rPr>
                <w:t>property</w:t>
              </w:r>
              <w:r>
                <w:rPr>
                  <w:lang w:val="en-US"/>
                </w:rPr>
                <w:t xml:space="preserve"> are for</w:t>
              </w:r>
              <w:r w:rsidRPr="00786491">
                <w:rPr>
                  <w:lang w:val="en-US"/>
                </w:rPr>
                <w:t xml:space="preserve"> </w:t>
              </w:r>
              <w:r>
                <w:rPr>
                  <w:lang w:val="en-US"/>
                </w:rPr>
                <w:t>this</w:t>
              </w:r>
              <w:r w:rsidRPr="00AB0960">
                <w:rPr>
                  <w:lang w:val="en-US"/>
                </w:rPr>
                <w:t xml:space="preserve"> </w:t>
              </w:r>
              <w:r w:rsidRPr="00AB0960">
                <w:rPr>
                  <w:i/>
                  <w:lang w:val="en-US"/>
                </w:rPr>
                <w:t>equipment</w:t>
              </w:r>
              <w:r w:rsidRPr="00AB0960">
                <w:rPr>
                  <w:lang w:val="en-US"/>
                </w:rPr>
                <w:t xml:space="preserve"> </w:t>
              </w:r>
            </w:ins>
            <w:ins w:id="17649" w:author="Charles Gifford" w:date="2017-03-20T15:21:00Z">
              <w:r>
                <w:rPr>
                  <w:i/>
                  <w:lang w:val="en-US"/>
                </w:rPr>
                <w:t>actual</w:t>
              </w:r>
            </w:ins>
            <w:ins w:id="17650" w:author="Charles Gifford" w:date="2017-03-20T15:20:00Z">
              <w:r w:rsidRPr="00AB0960">
                <w:rPr>
                  <w:lang w:val="en-US"/>
                </w:rPr>
                <w:t>.</w:t>
              </w:r>
            </w:ins>
          </w:p>
        </w:tc>
      </w:tr>
      <w:tr w:rsidR="00D80AC6" w:rsidRPr="009432BC" w14:paraId="2A16FBA7" w14:textId="77777777" w:rsidTr="0020423E">
        <w:trPr>
          <w:trHeight w:val="332"/>
          <w:ins w:id="17651" w:author="Charles Gifford" w:date="2017-03-20T15:20:00Z"/>
        </w:trPr>
        <w:tc>
          <w:tcPr>
            <w:tcW w:w="2155" w:type="dxa"/>
            <w:shd w:val="clear" w:color="auto" w:fill="auto"/>
          </w:tcPr>
          <w:p w14:paraId="2D4C6F95" w14:textId="77777777" w:rsidR="00D80AC6" w:rsidRPr="00AB0960" w:rsidRDefault="00D80AC6" w:rsidP="0020423E">
            <w:pPr>
              <w:pStyle w:val="TABLE-cell"/>
              <w:rPr>
                <w:ins w:id="17652" w:author="Charles Gifford" w:date="2017-03-20T15:20:00Z"/>
                <w:szCs w:val="20"/>
                <w:lang w:val="en-US"/>
              </w:rPr>
            </w:pPr>
            <w:ins w:id="17653" w:author="Charles Gifford" w:date="2017-03-20T15:20:00Z">
              <w:r w:rsidRPr="00BA06AC">
                <w:t xml:space="preserve">Equipment </w:t>
              </w:r>
              <w:r w:rsidRPr="00BA207E">
                <w:t>class</w:t>
              </w:r>
            </w:ins>
          </w:p>
        </w:tc>
        <w:tc>
          <w:tcPr>
            <w:tcW w:w="2070" w:type="dxa"/>
            <w:shd w:val="clear" w:color="auto" w:fill="auto"/>
          </w:tcPr>
          <w:p w14:paraId="68617F2B" w14:textId="77777777" w:rsidR="00D80AC6" w:rsidRPr="00AB0960" w:rsidRDefault="00D80AC6" w:rsidP="0020423E">
            <w:pPr>
              <w:pStyle w:val="TABLE-cell"/>
              <w:rPr>
                <w:ins w:id="17654" w:author="Charles Gifford" w:date="2017-03-20T15:20:00Z"/>
                <w:szCs w:val="20"/>
                <w:lang w:val="en-US"/>
              </w:rPr>
            </w:pPr>
            <w:ins w:id="17655" w:author="Charles Gifford" w:date="2017-03-20T15:20:00Z">
              <w:r w:rsidRPr="00BA06AC">
                <w:t xml:space="preserve">Equipment </w:t>
              </w:r>
              <w:r w:rsidRPr="00BA207E">
                <w:t>class</w:t>
              </w:r>
            </w:ins>
          </w:p>
        </w:tc>
        <w:tc>
          <w:tcPr>
            <w:tcW w:w="1170" w:type="dxa"/>
          </w:tcPr>
          <w:p w14:paraId="7F587EDE" w14:textId="77777777" w:rsidR="00D80AC6" w:rsidRDefault="00D80AC6" w:rsidP="0020423E">
            <w:pPr>
              <w:pStyle w:val="TABLE-cell"/>
              <w:rPr>
                <w:ins w:id="17656" w:author="Charles Gifford" w:date="2017-03-20T15:20:00Z"/>
                <w:szCs w:val="20"/>
                <w:lang w:val="en-US"/>
              </w:rPr>
            </w:pPr>
            <w:ins w:id="17657" w:author="Charles Gifford" w:date="2017-03-20T15:20:00Z">
              <w:r w:rsidRPr="0030452A">
                <w:t>0..*</w:t>
              </w:r>
            </w:ins>
          </w:p>
        </w:tc>
        <w:tc>
          <w:tcPr>
            <w:tcW w:w="3690" w:type="dxa"/>
          </w:tcPr>
          <w:p w14:paraId="0107FA39" w14:textId="77777777" w:rsidR="00D80AC6" w:rsidRDefault="00D80AC6" w:rsidP="0020423E">
            <w:pPr>
              <w:pStyle w:val="TABLE-cell"/>
              <w:rPr>
                <w:ins w:id="17658" w:author="Charles Gifford" w:date="2017-03-20T15:20:00Z"/>
                <w:lang w:val="en-US"/>
              </w:rPr>
            </w:pPr>
            <w:ins w:id="17659" w:author="Charles Gifford" w:date="2017-03-20T15:20:00Z">
              <w:r>
                <w:t>A cross-model association to</w:t>
              </w:r>
              <w:r w:rsidRPr="00FD719C">
                <w:t xml:space="preserve"> element in the </w:t>
              </w:r>
              <w:r>
                <w:t>e</w:t>
              </w:r>
              <w:r w:rsidRPr="00BA06AC">
                <w:t xml:space="preserve">quipment </w:t>
              </w:r>
              <w:r w:rsidRPr="00FD719C">
                <w:t>model</w:t>
              </w:r>
              <w:r>
                <w:t xml:space="preserve"> as explained in clause 4.6.4</w:t>
              </w:r>
              <w:r w:rsidRPr="00FD719C">
                <w:t>.</w:t>
              </w:r>
            </w:ins>
          </w:p>
        </w:tc>
      </w:tr>
      <w:tr w:rsidR="00D80AC6" w:rsidRPr="009432BC" w14:paraId="277C2439" w14:textId="77777777" w:rsidTr="0020423E">
        <w:trPr>
          <w:trHeight w:val="332"/>
          <w:ins w:id="17660" w:author="Charles Gifford" w:date="2017-03-20T15:20:00Z"/>
        </w:trPr>
        <w:tc>
          <w:tcPr>
            <w:tcW w:w="2155" w:type="dxa"/>
            <w:shd w:val="clear" w:color="auto" w:fill="auto"/>
          </w:tcPr>
          <w:p w14:paraId="4EC1102F" w14:textId="77777777" w:rsidR="00D80AC6" w:rsidRPr="00AB0960" w:rsidRDefault="00D80AC6" w:rsidP="0020423E">
            <w:pPr>
              <w:pStyle w:val="TABLE-cell"/>
              <w:rPr>
                <w:ins w:id="17661" w:author="Charles Gifford" w:date="2017-03-20T15:20:00Z"/>
                <w:szCs w:val="20"/>
                <w:lang w:val="en-US"/>
              </w:rPr>
            </w:pPr>
            <w:ins w:id="17662" w:author="Charles Gifford" w:date="2017-03-20T15:20:00Z">
              <w:r w:rsidRPr="00BA06AC">
                <w:t>Equipment</w:t>
              </w:r>
            </w:ins>
          </w:p>
        </w:tc>
        <w:tc>
          <w:tcPr>
            <w:tcW w:w="2070" w:type="dxa"/>
            <w:shd w:val="clear" w:color="auto" w:fill="auto"/>
          </w:tcPr>
          <w:p w14:paraId="5F96AA3C" w14:textId="77777777" w:rsidR="00D80AC6" w:rsidRPr="00AB0960" w:rsidRDefault="00D80AC6" w:rsidP="0020423E">
            <w:pPr>
              <w:pStyle w:val="TABLE-cell"/>
              <w:rPr>
                <w:ins w:id="17663" w:author="Charles Gifford" w:date="2017-03-20T15:20:00Z"/>
                <w:szCs w:val="20"/>
                <w:lang w:val="en-US"/>
              </w:rPr>
            </w:pPr>
            <w:ins w:id="17664" w:author="Charles Gifford" w:date="2017-03-20T15:20:00Z">
              <w:r w:rsidRPr="00BA06AC">
                <w:t>Equipment</w:t>
              </w:r>
            </w:ins>
          </w:p>
        </w:tc>
        <w:tc>
          <w:tcPr>
            <w:tcW w:w="1170" w:type="dxa"/>
          </w:tcPr>
          <w:p w14:paraId="320DA926" w14:textId="77777777" w:rsidR="00D80AC6" w:rsidRDefault="00D80AC6" w:rsidP="0020423E">
            <w:pPr>
              <w:pStyle w:val="TABLE-cell"/>
              <w:rPr>
                <w:ins w:id="17665" w:author="Charles Gifford" w:date="2017-03-20T15:20:00Z"/>
                <w:szCs w:val="20"/>
                <w:lang w:val="en-US"/>
              </w:rPr>
            </w:pPr>
            <w:ins w:id="17666" w:author="Charles Gifford" w:date="2017-03-20T15:20:00Z">
              <w:r w:rsidRPr="0030452A">
                <w:t>0..*</w:t>
              </w:r>
            </w:ins>
          </w:p>
        </w:tc>
        <w:tc>
          <w:tcPr>
            <w:tcW w:w="3690" w:type="dxa"/>
            <w:shd w:val="clear" w:color="auto" w:fill="auto"/>
          </w:tcPr>
          <w:p w14:paraId="511ED91E" w14:textId="77777777" w:rsidR="00D80AC6" w:rsidRDefault="00D80AC6" w:rsidP="0020423E">
            <w:pPr>
              <w:pStyle w:val="TABLE-cell"/>
              <w:rPr>
                <w:ins w:id="17667" w:author="Charles Gifford" w:date="2017-03-20T15:20:00Z"/>
                <w:lang w:val="en-US"/>
              </w:rPr>
            </w:pPr>
            <w:ins w:id="17668" w:author="Charles Gifford" w:date="2017-03-20T15:20:00Z">
              <w:r w:rsidRPr="002C3CDB">
                <w:t>A cross-model associat</w:t>
              </w:r>
              <w:r>
                <w:t>ion to element in the e</w:t>
              </w:r>
              <w:r w:rsidRPr="00BA06AC">
                <w:t xml:space="preserve">quipment </w:t>
              </w:r>
              <w:r w:rsidRPr="002C3CDB">
                <w:t>model as explained in clause 4.6.4.</w:t>
              </w:r>
            </w:ins>
          </w:p>
        </w:tc>
      </w:tr>
    </w:tbl>
    <w:p w14:paraId="46633DC0" w14:textId="5EB4347E" w:rsidR="009E6331" w:rsidRPr="001C220C" w:rsidRDefault="009E6331" w:rsidP="00DE6B19">
      <w:pPr>
        <w:pStyle w:val="TABLE-title"/>
        <w:rPr>
          <w:lang w:val="en-US"/>
        </w:rPr>
      </w:pPr>
      <w:bookmarkStart w:id="17669" w:name="_Ref161736431"/>
      <w:bookmarkStart w:id="17670" w:name="_Toc161631667"/>
      <w:bookmarkStart w:id="17671" w:name="_Toc266864196"/>
      <w:bookmarkStart w:id="17672" w:name="_Toc306621084"/>
      <w:bookmarkStart w:id="17673" w:name="_Toc320178480"/>
      <w:bookmarkStart w:id="17674" w:name="_Toc478492503"/>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152862">
        <w:rPr>
          <w:noProof/>
          <w:lang w:val="en-US"/>
        </w:rPr>
        <w:t>203</w:t>
      </w:r>
      <w:r w:rsidR="00FD29D6">
        <w:rPr>
          <w:lang w:val="en-US"/>
        </w:rPr>
        <w:fldChar w:fldCharType="end"/>
      </w:r>
      <w:bookmarkEnd w:id="17669"/>
      <w:r w:rsidRPr="001C220C">
        <w:rPr>
          <w:lang w:val="en-US"/>
        </w:rPr>
        <w:t xml:space="preserve"> </w:t>
      </w:r>
      <w:r w:rsidR="00DE6B19">
        <w:rPr>
          <w:lang w:val="en-US"/>
        </w:rPr>
        <w:t>–</w:t>
      </w:r>
      <w:r w:rsidRPr="001C220C">
        <w:rPr>
          <w:lang w:val="en-US"/>
        </w:rPr>
        <w:t xml:space="preserve"> </w:t>
      </w:r>
      <w:r w:rsidR="00D02368">
        <w:rPr>
          <w:lang w:val="en-US"/>
        </w:rPr>
        <w:t>E</w:t>
      </w:r>
      <w:r w:rsidRPr="001C220C">
        <w:rPr>
          <w:lang w:val="en-US"/>
        </w:rPr>
        <w:t>quipment actual</w:t>
      </w:r>
      <w:bookmarkEnd w:id="17670"/>
      <w:bookmarkEnd w:id="17671"/>
      <w:bookmarkEnd w:id="17672"/>
      <w:bookmarkEnd w:id="17673"/>
      <w:r w:rsidR="00D02368" w:rsidRPr="00AC2193">
        <w:rPr>
          <w:lang w:val="en-US"/>
        </w:rPr>
        <w:t xml:space="preserve"> </w:t>
      </w:r>
      <w:r w:rsidR="00D02368">
        <w:rPr>
          <w:lang w:val="en-US"/>
        </w:rPr>
        <w:t>attributes</w:t>
      </w:r>
      <w:bookmarkEnd w:id="17674"/>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265"/>
        <w:gridCol w:w="1350"/>
        <w:gridCol w:w="1080"/>
        <w:gridCol w:w="1202"/>
      </w:tblGrid>
      <w:tr w:rsidR="009E6331" w:rsidRPr="001C220C" w14:paraId="7DF88959" w14:textId="77777777" w:rsidTr="00591662">
        <w:trPr>
          <w:tblHeader/>
          <w:jc w:val="center"/>
        </w:trPr>
        <w:tc>
          <w:tcPr>
            <w:tcW w:w="1269" w:type="dxa"/>
          </w:tcPr>
          <w:p w14:paraId="6844C5D1" w14:textId="77777777" w:rsidR="009E6331" w:rsidRPr="001C220C" w:rsidRDefault="009E6331" w:rsidP="005751FB">
            <w:pPr>
              <w:pStyle w:val="NormalTableHeader"/>
              <w:keepNext w:val="0"/>
              <w:spacing w:before="40"/>
              <w:rPr>
                <w:lang w:val="en-US"/>
              </w:rPr>
            </w:pPr>
            <w:r w:rsidRPr="001C220C">
              <w:rPr>
                <w:lang w:val="en-US"/>
              </w:rPr>
              <w:t xml:space="preserve">Attribute </w:t>
            </w:r>
            <w:r w:rsidR="00415084">
              <w:rPr>
                <w:lang w:val="en-US"/>
              </w:rPr>
              <w:t>n</w:t>
            </w:r>
            <w:r w:rsidRPr="001C220C">
              <w:rPr>
                <w:lang w:val="en-US"/>
              </w:rPr>
              <w:t>ame</w:t>
            </w:r>
          </w:p>
        </w:tc>
        <w:tc>
          <w:tcPr>
            <w:tcW w:w="2880" w:type="dxa"/>
          </w:tcPr>
          <w:p w14:paraId="3165BF50" w14:textId="77777777" w:rsidR="009E6331" w:rsidRPr="001C220C" w:rsidRDefault="009E6331" w:rsidP="005751FB">
            <w:pPr>
              <w:pStyle w:val="NormalTableHeader"/>
              <w:keepNext w:val="0"/>
              <w:spacing w:before="40"/>
              <w:rPr>
                <w:lang w:val="en-US"/>
              </w:rPr>
            </w:pPr>
            <w:r w:rsidRPr="001C220C">
              <w:rPr>
                <w:lang w:val="en-US"/>
              </w:rPr>
              <w:t>Description</w:t>
            </w:r>
          </w:p>
        </w:tc>
        <w:tc>
          <w:tcPr>
            <w:tcW w:w="1265" w:type="dxa"/>
          </w:tcPr>
          <w:p w14:paraId="2769387B" w14:textId="77777777" w:rsidR="009E6331" w:rsidRPr="001C220C" w:rsidRDefault="00AE4770" w:rsidP="005751FB">
            <w:pPr>
              <w:pStyle w:val="NormalTableHeader"/>
              <w:keepNext w:val="0"/>
              <w:spacing w:before="40"/>
              <w:rPr>
                <w:lang w:val="en-US"/>
              </w:rPr>
            </w:pPr>
            <w:r>
              <w:rPr>
                <w:lang w:val="en-US"/>
              </w:rPr>
              <w:t>Production example</w:t>
            </w:r>
            <w:r w:rsidR="009E6331" w:rsidRPr="001C220C">
              <w:rPr>
                <w:lang w:val="en-US"/>
              </w:rPr>
              <w:t>s</w:t>
            </w:r>
          </w:p>
        </w:tc>
        <w:tc>
          <w:tcPr>
            <w:tcW w:w="1350" w:type="dxa"/>
          </w:tcPr>
          <w:p w14:paraId="0AA8870D" w14:textId="77777777" w:rsidR="009E6331" w:rsidRPr="001C220C" w:rsidRDefault="00AE4770" w:rsidP="005751FB">
            <w:pPr>
              <w:pStyle w:val="NormalTableHeader"/>
              <w:keepNext w:val="0"/>
              <w:spacing w:before="40"/>
              <w:rPr>
                <w:lang w:val="en-US"/>
              </w:rPr>
            </w:pPr>
            <w:r>
              <w:rPr>
                <w:lang w:val="en-US"/>
              </w:rPr>
              <w:t>Maintenance example</w:t>
            </w:r>
            <w:r w:rsidR="009E6331" w:rsidRPr="001C220C">
              <w:rPr>
                <w:lang w:val="en-US"/>
              </w:rPr>
              <w:t>s</w:t>
            </w:r>
          </w:p>
        </w:tc>
        <w:tc>
          <w:tcPr>
            <w:tcW w:w="1080" w:type="dxa"/>
          </w:tcPr>
          <w:p w14:paraId="7E51B252" w14:textId="77777777" w:rsidR="009E6331" w:rsidRPr="001C220C" w:rsidRDefault="00AE4770" w:rsidP="005751FB">
            <w:pPr>
              <w:pStyle w:val="NormalTableHeader"/>
              <w:keepNext w:val="0"/>
              <w:spacing w:before="40"/>
              <w:rPr>
                <w:lang w:val="en-US"/>
              </w:rPr>
            </w:pPr>
            <w:r>
              <w:rPr>
                <w:lang w:val="en-US"/>
              </w:rPr>
              <w:t>Quality example</w:t>
            </w:r>
            <w:r w:rsidR="009E6331" w:rsidRPr="001C220C">
              <w:rPr>
                <w:lang w:val="en-US"/>
              </w:rPr>
              <w:t>s</w:t>
            </w:r>
          </w:p>
        </w:tc>
        <w:tc>
          <w:tcPr>
            <w:tcW w:w="1202" w:type="dxa"/>
          </w:tcPr>
          <w:p w14:paraId="1F32E143" w14:textId="77777777" w:rsidR="009E6331" w:rsidRPr="001C220C" w:rsidRDefault="00AE4770" w:rsidP="005751FB">
            <w:pPr>
              <w:pStyle w:val="NormalTableHeader"/>
              <w:keepNext w:val="0"/>
              <w:spacing w:before="40"/>
              <w:rPr>
                <w:lang w:val="en-US"/>
              </w:rPr>
            </w:pPr>
            <w:r>
              <w:rPr>
                <w:lang w:val="en-US"/>
              </w:rPr>
              <w:t>Inventory example</w:t>
            </w:r>
            <w:r w:rsidR="009E6331" w:rsidRPr="001C220C">
              <w:rPr>
                <w:lang w:val="en-US"/>
              </w:rPr>
              <w:t>s</w:t>
            </w:r>
          </w:p>
        </w:tc>
      </w:tr>
      <w:tr w:rsidR="0051058C" w:rsidRPr="001C220C" w14:paraId="61225E3A" w14:textId="77777777" w:rsidTr="0019644C">
        <w:trPr>
          <w:cantSplit/>
          <w:trHeight w:val="350"/>
          <w:jc w:val="center"/>
          <w:ins w:id="17675" w:author="Charles Gifford" w:date="2016-07-22T21:43:00Z"/>
        </w:trPr>
        <w:tc>
          <w:tcPr>
            <w:tcW w:w="1269" w:type="dxa"/>
          </w:tcPr>
          <w:p w14:paraId="0021311B" w14:textId="0DB435B2" w:rsidR="0051058C" w:rsidRPr="001C220C" w:rsidRDefault="0051058C" w:rsidP="0051058C">
            <w:pPr>
              <w:pStyle w:val="TableNormal1"/>
              <w:keepNext w:val="0"/>
              <w:rPr>
                <w:ins w:id="17676" w:author="Charles Gifford" w:date="2016-07-22T21:43:00Z"/>
                <w:lang w:val="en-US"/>
              </w:rPr>
            </w:pPr>
            <w:ins w:id="17677" w:author="Charles Gifford" w:date="2016-07-22T21:43:00Z">
              <w:r w:rsidRPr="007950C3">
                <w:rPr>
                  <w:szCs w:val="16"/>
                </w:rPr>
                <w:t>ID</w:t>
              </w:r>
            </w:ins>
          </w:p>
        </w:tc>
        <w:tc>
          <w:tcPr>
            <w:tcW w:w="2880" w:type="dxa"/>
          </w:tcPr>
          <w:p w14:paraId="14657C7A" w14:textId="557C9E84" w:rsidR="0051058C" w:rsidRPr="001C220C" w:rsidRDefault="0051058C" w:rsidP="0051058C">
            <w:pPr>
              <w:pStyle w:val="TableNormal1"/>
              <w:keepNext w:val="0"/>
              <w:rPr>
                <w:ins w:id="17678" w:author="Charles Gifford" w:date="2016-07-22T21:43:00Z"/>
                <w:lang w:val="en-US"/>
              </w:rPr>
            </w:pPr>
            <w:ins w:id="17679" w:author="Charles Gifford" w:date="2016-07-22T21:43:00Z">
              <w:r>
                <w:rPr>
                  <w:szCs w:val="16"/>
                  <w:lang w:val="en-US"/>
                </w:rPr>
                <w:t>Defines a</w:t>
              </w:r>
              <w:r w:rsidRPr="007950C3">
                <w:rPr>
                  <w:szCs w:val="16"/>
                  <w:lang w:val="en-US"/>
                </w:rPr>
                <w:t xml:space="preserve"> unique identification of a specific </w:t>
              </w:r>
              <w:r w:rsidRPr="007F7475">
                <w:rPr>
                  <w:i/>
                  <w:szCs w:val="16"/>
                  <w:lang w:val="en-US"/>
                </w:rPr>
                <w:t>equipment</w:t>
              </w:r>
              <w:r>
                <w:rPr>
                  <w:i/>
                  <w:szCs w:val="16"/>
                  <w:lang w:val="en-US"/>
                </w:rPr>
                <w:t xml:space="preserve"> actual</w:t>
              </w:r>
              <w:r>
                <w:rPr>
                  <w:szCs w:val="16"/>
                  <w:lang w:val="en-US"/>
                </w:rPr>
                <w:t>.</w:t>
              </w:r>
            </w:ins>
          </w:p>
        </w:tc>
        <w:tc>
          <w:tcPr>
            <w:tcW w:w="1265" w:type="dxa"/>
          </w:tcPr>
          <w:p w14:paraId="1465197C" w14:textId="25B3FD79" w:rsidR="0051058C" w:rsidRPr="0019644C" w:rsidRDefault="0019644C" w:rsidP="0019644C">
            <w:pPr>
              <w:pStyle w:val="TableNormal11"/>
              <w:spacing w:before="40"/>
              <w:rPr>
                <w:ins w:id="17680" w:author="Charles Gifford" w:date="2016-07-22T21:43:00Z"/>
                <w:szCs w:val="16"/>
                <w:lang w:val="en-US"/>
              </w:rPr>
            </w:pPr>
            <w:ins w:id="17681" w:author="Charles Gifford" w:date="2016-07-22T21:43:00Z">
              <w:r>
                <w:rPr>
                  <w:szCs w:val="16"/>
                  <w:lang w:val="en-US"/>
                </w:rPr>
                <w:t>Jig 347</w:t>
              </w:r>
            </w:ins>
          </w:p>
        </w:tc>
        <w:tc>
          <w:tcPr>
            <w:tcW w:w="1350" w:type="dxa"/>
          </w:tcPr>
          <w:p w14:paraId="058F5EA2" w14:textId="51E22BF7" w:rsidR="0051058C" w:rsidRPr="001C220C" w:rsidRDefault="0051058C" w:rsidP="0051058C">
            <w:pPr>
              <w:pStyle w:val="TableNormal1"/>
              <w:keepNext w:val="0"/>
              <w:spacing w:before="40"/>
              <w:rPr>
                <w:ins w:id="17682" w:author="Charles Gifford" w:date="2016-07-22T21:43:00Z"/>
                <w:lang w:val="en-US"/>
              </w:rPr>
            </w:pPr>
            <w:ins w:id="17683" w:author="Charles Gifford" w:date="2016-07-22T21:43:00Z">
              <w:r w:rsidRPr="007950C3">
                <w:rPr>
                  <w:szCs w:val="16"/>
                </w:rPr>
                <w:t>Wldr445</w:t>
              </w:r>
            </w:ins>
          </w:p>
        </w:tc>
        <w:tc>
          <w:tcPr>
            <w:tcW w:w="1080" w:type="dxa"/>
          </w:tcPr>
          <w:p w14:paraId="682E1571" w14:textId="6CBD8A34" w:rsidR="0051058C" w:rsidRDefault="0051058C" w:rsidP="0051058C">
            <w:pPr>
              <w:pStyle w:val="TableNormal1"/>
              <w:keepNext w:val="0"/>
              <w:spacing w:before="40"/>
              <w:rPr>
                <w:ins w:id="17684" w:author="Charles Gifford" w:date="2016-07-22T21:43:00Z"/>
                <w:lang w:val="en-US"/>
              </w:rPr>
            </w:pPr>
            <w:ins w:id="17685" w:author="Charles Gifford" w:date="2016-07-22T21:43:00Z">
              <w:r w:rsidRPr="007950C3">
                <w:rPr>
                  <w:szCs w:val="16"/>
                </w:rPr>
                <w:t>SN3883AT</w:t>
              </w:r>
            </w:ins>
          </w:p>
        </w:tc>
        <w:tc>
          <w:tcPr>
            <w:tcW w:w="1202" w:type="dxa"/>
          </w:tcPr>
          <w:p w14:paraId="4AF982F9" w14:textId="3E6BE72D" w:rsidR="0051058C" w:rsidRDefault="0051058C" w:rsidP="0051058C">
            <w:pPr>
              <w:pStyle w:val="TableNormal1"/>
              <w:keepNext w:val="0"/>
              <w:spacing w:before="40"/>
              <w:rPr>
                <w:ins w:id="17686" w:author="Charles Gifford" w:date="2016-07-22T21:43:00Z"/>
                <w:lang w:val="en-US"/>
              </w:rPr>
            </w:pPr>
            <w:ins w:id="17687" w:author="Charles Gifford" w:date="2016-07-22T21:43:00Z">
              <w:r w:rsidRPr="007950C3">
                <w:rPr>
                  <w:szCs w:val="16"/>
                </w:rPr>
                <w:t>VIN28203</w:t>
              </w:r>
            </w:ins>
          </w:p>
        </w:tc>
      </w:tr>
      <w:tr w:rsidR="004A1EB5" w:rsidRPr="001C220C" w14:paraId="1578D4EE" w14:textId="77777777" w:rsidTr="00591662">
        <w:trPr>
          <w:cantSplit/>
          <w:jc w:val="center"/>
        </w:trPr>
        <w:tc>
          <w:tcPr>
            <w:tcW w:w="1269" w:type="dxa"/>
          </w:tcPr>
          <w:p w14:paraId="42BA1C82" w14:textId="77777777" w:rsidR="004A1EB5" w:rsidRPr="001C220C" w:rsidRDefault="004A1EB5" w:rsidP="005751FB">
            <w:pPr>
              <w:pStyle w:val="TableNormal1"/>
              <w:keepNext w:val="0"/>
              <w:rPr>
                <w:lang w:val="en-US"/>
              </w:rPr>
            </w:pPr>
            <w:r w:rsidRPr="001C220C">
              <w:rPr>
                <w:lang w:val="en-US"/>
              </w:rPr>
              <w:t xml:space="preserve">Equipment </w:t>
            </w:r>
            <w:r w:rsidR="00E731C0">
              <w:rPr>
                <w:lang w:val="en-US"/>
              </w:rPr>
              <w:t>c</w:t>
            </w:r>
            <w:r w:rsidRPr="001C220C">
              <w:rPr>
                <w:lang w:val="en-US"/>
              </w:rPr>
              <w:t>lass</w:t>
            </w:r>
          </w:p>
        </w:tc>
        <w:tc>
          <w:tcPr>
            <w:tcW w:w="2880" w:type="dxa"/>
          </w:tcPr>
          <w:p w14:paraId="78E486C2" w14:textId="77777777" w:rsidR="004A1EB5" w:rsidRPr="001C220C" w:rsidRDefault="004A1EB5" w:rsidP="005751FB">
            <w:pPr>
              <w:pStyle w:val="TableNormal1"/>
              <w:keepNext w:val="0"/>
              <w:rPr>
                <w:lang w:val="en-US"/>
              </w:rPr>
            </w:pPr>
            <w:r w:rsidRPr="001C220C">
              <w:rPr>
                <w:lang w:val="en-US"/>
              </w:rPr>
              <w:t xml:space="preserve">Identifies the associated </w:t>
            </w:r>
            <w:r w:rsidRPr="001C220C">
              <w:rPr>
                <w:i/>
                <w:lang w:val="en-US"/>
              </w:rPr>
              <w:t xml:space="preserve">equipment class </w:t>
            </w:r>
            <w:r w:rsidRPr="001C220C">
              <w:rPr>
                <w:lang w:val="en-US"/>
              </w:rPr>
              <w:t xml:space="preserve">or set of </w:t>
            </w:r>
            <w:r w:rsidRPr="001C220C">
              <w:rPr>
                <w:i/>
                <w:lang w:val="en-US"/>
              </w:rPr>
              <w:t>equipment classes</w:t>
            </w:r>
            <w:r w:rsidRPr="001C220C">
              <w:rPr>
                <w:lang w:val="en-US"/>
              </w:rPr>
              <w:t xml:space="preserve"> actually used for a specific </w:t>
            </w:r>
            <w:r w:rsidRPr="001C220C">
              <w:rPr>
                <w:i/>
                <w:lang w:val="en-US"/>
              </w:rPr>
              <w:t>segment response</w:t>
            </w:r>
            <w:r w:rsidR="008558A5">
              <w:rPr>
                <w:lang w:val="en-US"/>
              </w:rPr>
              <w:t xml:space="preserve">. </w:t>
            </w:r>
          </w:p>
        </w:tc>
        <w:tc>
          <w:tcPr>
            <w:tcW w:w="1265" w:type="dxa"/>
          </w:tcPr>
          <w:p w14:paraId="7212B104" w14:textId="77777777" w:rsidR="004A1EB5" w:rsidRPr="001C220C" w:rsidRDefault="004A1EB5" w:rsidP="005751FB">
            <w:pPr>
              <w:pStyle w:val="TableNormal1"/>
              <w:keepNext w:val="0"/>
              <w:rPr>
                <w:lang w:val="en-US"/>
              </w:rPr>
            </w:pPr>
            <w:r w:rsidRPr="001C220C">
              <w:rPr>
                <w:lang w:val="en-US"/>
              </w:rPr>
              <w:t>Widget Polishing Machine</w:t>
            </w:r>
          </w:p>
        </w:tc>
        <w:tc>
          <w:tcPr>
            <w:tcW w:w="1350" w:type="dxa"/>
          </w:tcPr>
          <w:p w14:paraId="521DE010" w14:textId="77777777" w:rsidR="004A1EB5" w:rsidRPr="001C220C" w:rsidRDefault="004A1EB5" w:rsidP="005751FB">
            <w:pPr>
              <w:pStyle w:val="TableNormal1"/>
              <w:keepNext w:val="0"/>
              <w:spacing w:before="40"/>
              <w:rPr>
                <w:lang w:val="en-US"/>
              </w:rPr>
            </w:pPr>
            <w:r w:rsidRPr="001C220C">
              <w:rPr>
                <w:lang w:val="en-US"/>
              </w:rPr>
              <w:t xml:space="preserve">CNC Drill Press </w:t>
            </w:r>
          </w:p>
        </w:tc>
        <w:tc>
          <w:tcPr>
            <w:tcW w:w="1080" w:type="dxa"/>
          </w:tcPr>
          <w:p w14:paraId="5F299828" w14:textId="77777777" w:rsidR="004A1EB5" w:rsidRPr="001C220C" w:rsidRDefault="00C21049" w:rsidP="005751FB">
            <w:pPr>
              <w:pStyle w:val="TableNormal1"/>
              <w:keepNext w:val="0"/>
              <w:spacing w:before="40"/>
              <w:rPr>
                <w:lang w:val="en-US"/>
              </w:rPr>
            </w:pPr>
            <w:r>
              <w:rPr>
                <w:lang w:val="en-US"/>
              </w:rPr>
              <w:t>(not applicable)</w:t>
            </w:r>
          </w:p>
        </w:tc>
        <w:tc>
          <w:tcPr>
            <w:tcW w:w="1202" w:type="dxa"/>
          </w:tcPr>
          <w:p w14:paraId="59BF2845" w14:textId="77777777" w:rsidR="004A1EB5" w:rsidRPr="001C220C" w:rsidRDefault="00C21049" w:rsidP="005751FB">
            <w:pPr>
              <w:pStyle w:val="TableNormal1"/>
              <w:keepNext w:val="0"/>
              <w:spacing w:before="40"/>
              <w:rPr>
                <w:lang w:val="en-US"/>
              </w:rPr>
            </w:pPr>
            <w:r>
              <w:rPr>
                <w:lang w:val="en-US"/>
              </w:rPr>
              <w:t>(not applicable)</w:t>
            </w:r>
          </w:p>
        </w:tc>
      </w:tr>
      <w:tr w:rsidR="004A1EB5" w:rsidRPr="001C220C" w14:paraId="435A86B8" w14:textId="77777777" w:rsidTr="00591662">
        <w:trPr>
          <w:cantSplit/>
          <w:jc w:val="center"/>
        </w:trPr>
        <w:tc>
          <w:tcPr>
            <w:tcW w:w="1269" w:type="dxa"/>
          </w:tcPr>
          <w:p w14:paraId="578D7D96" w14:textId="77777777" w:rsidR="004A1EB5" w:rsidRPr="001C220C" w:rsidRDefault="004A1EB5" w:rsidP="005751FB">
            <w:pPr>
              <w:pStyle w:val="TableNormal1"/>
              <w:keepNext w:val="0"/>
              <w:rPr>
                <w:lang w:val="en-US"/>
              </w:rPr>
            </w:pPr>
            <w:r w:rsidRPr="001C220C">
              <w:rPr>
                <w:lang w:val="en-US"/>
              </w:rPr>
              <w:t>Equipment</w:t>
            </w:r>
          </w:p>
        </w:tc>
        <w:tc>
          <w:tcPr>
            <w:tcW w:w="2880" w:type="dxa"/>
          </w:tcPr>
          <w:p w14:paraId="6A17B623" w14:textId="77777777" w:rsidR="004A1EB5" w:rsidRPr="001C220C" w:rsidRDefault="004A1EB5" w:rsidP="005751FB">
            <w:pPr>
              <w:pStyle w:val="TableNormal1"/>
              <w:keepNext w:val="0"/>
              <w:rPr>
                <w:lang w:val="en-US"/>
              </w:rPr>
            </w:pPr>
            <w:r w:rsidRPr="001C220C">
              <w:rPr>
                <w:lang w:val="en-US"/>
              </w:rPr>
              <w:t xml:space="preserve">Identifies the associated </w:t>
            </w:r>
            <w:r w:rsidRPr="001C220C">
              <w:rPr>
                <w:i/>
                <w:lang w:val="en-US"/>
              </w:rPr>
              <w:t xml:space="preserve">equipment </w:t>
            </w:r>
            <w:r w:rsidRPr="001C220C">
              <w:rPr>
                <w:lang w:val="en-US"/>
              </w:rPr>
              <w:t xml:space="preserve">or set of </w:t>
            </w:r>
            <w:r w:rsidRPr="001C220C">
              <w:rPr>
                <w:i/>
                <w:lang w:val="en-US"/>
              </w:rPr>
              <w:t xml:space="preserve">equipment </w:t>
            </w:r>
            <w:r w:rsidRPr="001C220C">
              <w:rPr>
                <w:lang w:val="en-US"/>
              </w:rPr>
              <w:t xml:space="preserve">actually used for a specific </w:t>
            </w:r>
            <w:r w:rsidRPr="001C220C">
              <w:rPr>
                <w:i/>
                <w:lang w:val="en-US"/>
              </w:rPr>
              <w:t>segment response</w:t>
            </w:r>
            <w:r w:rsidRPr="001C220C">
              <w:rPr>
                <w:lang w:val="en-US"/>
              </w:rPr>
              <w:t xml:space="preserve">. </w:t>
            </w:r>
          </w:p>
          <w:p w14:paraId="2AB343F8" w14:textId="7AB8933A" w:rsidR="004A1EB5" w:rsidRPr="001C220C" w:rsidRDefault="0097738E" w:rsidP="005751FB">
            <w:pPr>
              <w:pStyle w:val="TableNormal1"/>
              <w:keepNext w:val="0"/>
              <w:rPr>
                <w:lang w:val="en-US"/>
              </w:rPr>
            </w:pPr>
            <w:r w:rsidRPr="001C220C">
              <w:rPr>
                <w:lang w:val="en-US"/>
              </w:rPr>
              <w:t>Typically,</w:t>
            </w:r>
            <w:r w:rsidR="004A1EB5" w:rsidRPr="001C220C">
              <w:rPr>
                <w:lang w:val="en-US"/>
              </w:rPr>
              <w:t xml:space="preserve"> either </w:t>
            </w:r>
            <w:r w:rsidR="004A1EB5" w:rsidRPr="001C220C">
              <w:rPr>
                <w:i/>
                <w:lang w:val="en-US"/>
              </w:rPr>
              <w:t>equipment class</w:t>
            </w:r>
            <w:r w:rsidR="004A1EB5" w:rsidRPr="001C220C">
              <w:rPr>
                <w:lang w:val="en-US"/>
              </w:rPr>
              <w:t xml:space="preserve"> or </w:t>
            </w:r>
            <w:r w:rsidR="004A1EB5" w:rsidRPr="001C220C">
              <w:rPr>
                <w:i/>
                <w:lang w:val="en-US"/>
              </w:rPr>
              <w:t xml:space="preserve">equipment </w:t>
            </w:r>
            <w:r w:rsidR="004A1EB5" w:rsidRPr="001C220C">
              <w:rPr>
                <w:lang w:val="en-US"/>
              </w:rPr>
              <w:t>is specified, but not both.</w:t>
            </w:r>
          </w:p>
        </w:tc>
        <w:tc>
          <w:tcPr>
            <w:tcW w:w="1265" w:type="dxa"/>
          </w:tcPr>
          <w:p w14:paraId="3A43401C" w14:textId="77777777" w:rsidR="004A1EB5" w:rsidRPr="001C220C" w:rsidRDefault="004A1EB5" w:rsidP="005751FB">
            <w:pPr>
              <w:pStyle w:val="TableNormal1"/>
              <w:keepNext w:val="0"/>
              <w:rPr>
                <w:lang w:val="en-US"/>
              </w:rPr>
            </w:pPr>
            <w:r w:rsidRPr="001C220C">
              <w:rPr>
                <w:lang w:val="en-US"/>
              </w:rPr>
              <w:t>WPM-20</w:t>
            </w:r>
          </w:p>
        </w:tc>
        <w:tc>
          <w:tcPr>
            <w:tcW w:w="1350" w:type="dxa"/>
          </w:tcPr>
          <w:p w14:paraId="40FF42CC" w14:textId="77777777" w:rsidR="004A1EB5" w:rsidRPr="001C220C" w:rsidRDefault="004A1EB5" w:rsidP="005751FB">
            <w:pPr>
              <w:pStyle w:val="TableNormal1"/>
              <w:keepNext w:val="0"/>
              <w:spacing w:before="40"/>
              <w:rPr>
                <w:lang w:val="en-US"/>
              </w:rPr>
            </w:pPr>
            <w:r w:rsidRPr="001C220C">
              <w:rPr>
                <w:lang w:val="en-US"/>
              </w:rPr>
              <w:t>DP-1</w:t>
            </w:r>
          </w:p>
        </w:tc>
        <w:tc>
          <w:tcPr>
            <w:tcW w:w="1080" w:type="dxa"/>
          </w:tcPr>
          <w:p w14:paraId="1BB250AC" w14:textId="77777777" w:rsidR="004A1EB5" w:rsidRPr="001C220C" w:rsidRDefault="00C21049" w:rsidP="005751FB">
            <w:pPr>
              <w:pStyle w:val="TableNormal1"/>
              <w:keepNext w:val="0"/>
              <w:spacing w:before="40"/>
              <w:rPr>
                <w:lang w:val="en-US"/>
              </w:rPr>
            </w:pPr>
            <w:r>
              <w:rPr>
                <w:lang w:val="en-US"/>
              </w:rPr>
              <w:t>(not applicable)</w:t>
            </w:r>
          </w:p>
        </w:tc>
        <w:tc>
          <w:tcPr>
            <w:tcW w:w="1202" w:type="dxa"/>
          </w:tcPr>
          <w:p w14:paraId="22CD91AE" w14:textId="77777777" w:rsidR="004A1EB5" w:rsidRPr="001C220C" w:rsidRDefault="00C21049" w:rsidP="005751FB">
            <w:pPr>
              <w:pStyle w:val="TableNormal1"/>
              <w:keepNext w:val="0"/>
              <w:spacing w:before="40"/>
              <w:rPr>
                <w:lang w:val="en-US"/>
              </w:rPr>
            </w:pPr>
            <w:r>
              <w:rPr>
                <w:lang w:val="en-US"/>
              </w:rPr>
              <w:t>(not applicable)</w:t>
            </w:r>
          </w:p>
        </w:tc>
      </w:tr>
      <w:tr w:rsidR="004A1EB5" w:rsidRPr="001C220C" w14:paraId="4020BB90" w14:textId="77777777" w:rsidTr="00591662">
        <w:trPr>
          <w:cantSplit/>
          <w:jc w:val="center"/>
        </w:trPr>
        <w:tc>
          <w:tcPr>
            <w:tcW w:w="1269" w:type="dxa"/>
          </w:tcPr>
          <w:p w14:paraId="02EF17C4" w14:textId="77777777" w:rsidR="004A1EB5" w:rsidRPr="001C220C" w:rsidRDefault="004A1EB5" w:rsidP="005751FB">
            <w:pPr>
              <w:pStyle w:val="TableNormal1"/>
              <w:keepNext w:val="0"/>
              <w:rPr>
                <w:lang w:val="en-US"/>
              </w:rPr>
            </w:pPr>
            <w:r w:rsidRPr="001C220C">
              <w:rPr>
                <w:lang w:val="en-US"/>
              </w:rPr>
              <w:t>Description</w:t>
            </w:r>
          </w:p>
        </w:tc>
        <w:tc>
          <w:tcPr>
            <w:tcW w:w="2880" w:type="dxa"/>
          </w:tcPr>
          <w:p w14:paraId="296F624B" w14:textId="77777777" w:rsidR="004A1EB5" w:rsidRPr="001C220C" w:rsidRDefault="004A1EB5" w:rsidP="005751FB">
            <w:pPr>
              <w:pStyle w:val="TableNormal1"/>
              <w:keepNext w:val="0"/>
              <w:rPr>
                <w:lang w:val="en-US"/>
              </w:rPr>
            </w:pPr>
            <w:r w:rsidRPr="001C220C">
              <w:rPr>
                <w:lang w:val="en-US"/>
              </w:rPr>
              <w:t xml:space="preserve">Contains additional information and descriptions of the </w:t>
            </w:r>
            <w:r w:rsidRPr="001C220C">
              <w:rPr>
                <w:i/>
                <w:lang w:val="en-US"/>
              </w:rPr>
              <w:t>equipment actual</w:t>
            </w:r>
            <w:r w:rsidR="00FC1459">
              <w:rPr>
                <w:i/>
                <w:lang w:val="en-US"/>
              </w:rPr>
              <w:t>.</w:t>
            </w:r>
          </w:p>
        </w:tc>
        <w:tc>
          <w:tcPr>
            <w:tcW w:w="1265" w:type="dxa"/>
          </w:tcPr>
          <w:p w14:paraId="311A918B" w14:textId="77777777" w:rsidR="004A1EB5" w:rsidRPr="001C220C" w:rsidRDefault="004A1EB5" w:rsidP="005751FB">
            <w:pPr>
              <w:pStyle w:val="TableNormal1"/>
              <w:keepNext w:val="0"/>
              <w:rPr>
                <w:lang w:val="en-US"/>
              </w:rPr>
            </w:pPr>
            <w:r w:rsidRPr="001C220C">
              <w:rPr>
                <w:lang w:val="en-US"/>
              </w:rPr>
              <w:t>Specifics the actual machine used for this operations request.</w:t>
            </w:r>
          </w:p>
        </w:tc>
        <w:tc>
          <w:tcPr>
            <w:tcW w:w="1350" w:type="dxa"/>
          </w:tcPr>
          <w:p w14:paraId="634E581D" w14:textId="77777777" w:rsidR="004A1EB5" w:rsidRPr="001C220C" w:rsidRDefault="004A1EB5" w:rsidP="005751FB">
            <w:pPr>
              <w:pStyle w:val="TableNormal1"/>
              <w:keepNext w:val="0"/>
              <w:spacing w:before="40"/>
              <w:rPr>
                <w:lang w:val="en-US"/>
              </w:rPr>
            </w:pPr>
            <w:r w:rsidRPr="001C220C">
              <w:rPr>
                <w:lang w:val="en-US"/>
              </w:rPr>
              <w:t>Automated drill press</w:t>
            </w:r>
          </w:p>
        </w:tc>
        <w:tc>
          <w:tcPr>
            <w:tcW w:w="1080" w:type="dxa"/>
          </w:tcPr>
          <w:p w14:paraId="4F972979" w14:textId="77777777" w:rsidR="004A1EB5" w:rsidRPr="001C220C" w:rsidRDefault="00C21049" w:rsidP="005751FB">
            <w:pPr>
              <w:pStyle w:val="TableNormal1"/>
              <w:keepNext w:val="0"/>
              <w:spacing w:before="40"/>
              <w:rPr>
                <w:lang w:val="en-US"/>
              </w:rPr>
            </w:pPr>
            <w:r>
              <w:rPr>
                <w:lang w:val="en-US"/>
              </w:rPr>
              <w:t>(not applicable)</w:t>
            </w:r>
          </w:p>
        </w:tc>
        <w:tc>
          <w:tcPr>
            <w:tcW w:w="1202" w:type="dxa"/>
          </w:tcPr>
          <w:p w14:paraId="751EF819" w14:textId="77777777" w:rsidR="004A1EB5" w:rsidRPr="001C220C" w:rsidRDefault="00C21049" w:rsidP="005751FB">
            <w:pPr>
              <w:pStyle w:val="TableNormal1"/>
              <w:keepNext w:val="0"/>
              <w:spacing w:before="40"/>
              <w:rPr>
                <w:lang w:val="en-US"/>
              </w:rPr>
            </w:pPr>
            <w:r>
              <w:rPr>
                <w:lang w:val="en-US"/>
              </w:rPr>
              <w:t>(not applicable)</w:t>
            </w:r>
          </w:p>
        </w:tc>
      </w:tr>
      <w:tr w:rsidR="00681F1A" w:rsidRPr="001C220C" w14:paraId="54730AFB" w14:textId="77777777" w:rsidTr="00591662">
        <w:trPr>
          <w:cantSplit/>
          <w:jc w:val="center"/>
        </w:trPr>
        <w:tc>
          <w:tcPr>
            <w:tcW w:w="1269" w:type="dxa"/>
          </w:tcPr>
          <w:p w14:paraId="42C84D1E" w14:textId="77777777" w:rsidR="00681F1A" w:rsidRPr="001C220C" w:rsidRDefault="00681F1A" w:rsidP="005751FB">
            <w:pPr>
              <w:pStyle w:val="TableNormal1"/>
              <w:keepNext w:val="0"/>
              <w:rPr>
                <w:lang w:val="en-US"/>
              </w:rPr>
            </w:pPr>
            <w:ins w:id="17688" w:author="Dennis Brandl" w:date="2015-08-17T11:04:00Z">
              <w:r>
                <w:rPr>
                  <w:lang w:val="en-US"/>
                </w:rPr>
                <w:t xml:space="preserve">Hierarchy </w:t>
              </w:r>
            </w:ins>
            <w:r w:rsidR="00E731C0">
              <w:rPr>
                <w:lang w:val="en-US"/>
              </w:rPr>
              <w:t>s</w:t>
            </w:r>
            <w:ins w:id="17689" w:author="Dennis Brandl" w:date="2015-08-17T11:04:00Z">
              <w:r>
                <w:rPr>
                  <w:lang w:val="en-US"/>
                </w:rPr>
                <w:t>cope</w:t>
              </w:r>
            </w:ins>
          </w:p>
        </w:tc>
        <w:tc>
          <w:tcPr>
            <w:tcW w:w="2880" w:type="dxa"/>
          </w:tcPr>
          <w:p w14:paraId="19434E85" w14:textId="77777777" w:rsidR="00681F1A" w:rsidRPr="001C220C" w:rsidRDefault="00681F1A" w:rsidP="005751FB">
            <w:pPr>
              <w:pStyle w:val="TableNormal1"/>
              <w:keepNext w:val="0"/>
              <w:rPr>
                <w:ins w:id="17690" w:author="Dennis Brandl" w:date="2015-08-17T11:04:00Z"/>
                <w:lang w:val="en-US"/>
              </w:rPr>
            </w:pPr>
            <w:ins w:id="17691" w:author="Dennis Brandl" w:date="2015-08-17T11:04:00Z">
              <w:r w:rsidRPr="001C220C">
                <w:rPr>
                  <w:lang w:val="en-US"/>
                </w:rPr>
                <w:t>Identifies where the exchanged information fits within the role based equipment hierarchy</w:t>
              </w:r>
              <w:r>
                <w:rPr>
                  <w:lang w:val="en-US"/>
                </w:rPr>
                <w:t xml:space="preserve">. </w:t>
              </w:r>
            </w:ins>
          </w:p>
          <w:p w14:paraId="4627F6E5" w14:textId="77777777" w:rsidR="00681F1A" w:rsidRPr="001C220C" w:rsidRDefault="00681F1A" w:rsidP="005751FB">
            <w:pPr>
              <w:pStyle w:val="TableNormal1"/>
              <w:keepNext w:val="0"/>
              <w:rPr>
                <w:lang w:val="en-US"/>
              </w:rPr>
            </w:pPr>
          </w:p>
        </w:tc>
        <w:tc>
          <w:tcPr>
            <w:tcW w:w="1265" w:type="dxa"/>
          </w:tcPr>
          <w:p w14:paraId="063779F9" w14:textId="77777777" w:rsidR="00681F1A" w:rsidRPr="001C220C" w:rsidRDefault="00681F1A" w:rsidP="005751FB">
            <w:pPr>
              <w:pStyle w:val="TableNormal1"/>
              <w:keepNext w:val="0"/>
              <w:rPr>
                <w:lang w:val="en-US"/>
              </w:rPr>
            </w:pPr>
            <w:ins w:id="17692" w:author="Dennis Brandl" w:date="2015-08-17T11:04:00Z">
              <w:r w:rsidRPr="001C220C">
                <w:rPr>
                  <w:lang w:val="en-US"/>
                </w:rPr>
                <w:t>East Wing(AREA)/ Manufacturing Line #2(WORK CENTER)</w:t>
              </w:r>
            </w:ins>
          </w:p>
        </w:tc>
        <w:tc>
          <w:tcPr>
            <w:tcW w:w="1350" w:type="dxa"/>
          </w:tcPr>
          <w:p w14:paraId="194F0393" w14:textId="77777777" w:rsidR="00681F1A" w:rsidRPr="001C220C" w:rsidRDefault="00681F1A" w:rsidP="005751FB">
            <w:pPr>
              <w:pStyle w:val="TableNormal1"/>
              <w:keepNext w:val="0"/>
              <w:rPr>
                <w:ins w:id="17693" w:author="Dennis Brandl" w:date="2015-08-17T11:04:00Z"/>
                <w:lang w:val="en-US"/>
              </w:rPr>
            </w:pPr>
            <w:ins w:id="17694" w:author="Dennis Brandl" w:date="2015-08-17T11:04:00Z">
              <w:r w:rsidRPr="001C220C">
                <w:rPr>
                  <w:lang w:val="en-US"/>
                </w:rPr>
                <w:t>CNC Machine</w:t>
              </w:r>
            </w:ins>
          </w:p>
          <w:p w14:paraId="0748E823" w14:textId="77777777" w:rsidR="00681F1A" w:rsidRPr="001C220C" w:rsidRDefault="00681F1A" w:rsidP="005751FB">
            <w:pPr>
              <w:pStyle w:val="TableNormal1"/>
              <w:keepNext w:val="0"/>
              <w:spacing w:before="40"/>
              <w:rPr>
                <w:lang w:val="en-US"/>
              </w:rPr>
            </w:pPr>
            <w:ins w:id="17695" w:author="Dennis Brandl" w:date="2015-08-17T11:04:00Z">
              <w:r w:rsidRPr="001C220C">
                <w:rPr>
                  <w:lang w:val="en-US"/>
                </w:rPr>
                <w:t>Asset ID 13465</w:t>
              </w:r>
            </w:ins>
          </w:p>
        </w:tc>
        <w:tc>
          <w:tcPr>
            <w:tcW w:w="1080" w:type="dxa"/>
          </w:tcPr>
          <w:p w14:paraId="12FE3001" w14:textId="77777777" w:rsidR="00681F1A" w:rsidRPr="001C220C" w:rsidRDefault="00681F1A" w:rsidP="005751FB">
            <w:pPr>
              <w:pStyle w:val="TableNormal1"/>
              <w:keepNext w:val="0"/>
              <w:rPr>
                <w:ins w:id="17696" w:author="Dennis Brandl" w:date="2015-08-17T11:04:00Z"/>
                <w:lang w:val="en-US"/>
              </w:rPr>
            </w:pPr>
            <w:ins w:id="17697" w:author="Dennis Brandl" w:date="2015-08-17T11:04:00Z">
              <w:r w:rsidRPr="001C220C">
                <w:rPr>
                  <w:lang w:val="en-US"/>
                </w:rPr>
                <w:t>Test Cell 4</w:t>
              </w:r>
            </w:ins>
          </w:p>
          <w:p w14:paraId="3C844D10" w14:textId="77777777" w:rsidR="00681F1A" w:rsidRDefault="00681F1A" w:rsidP="005751FB">
            <w:pPr>
              <w:pStyle w:val="TableNormal1"/>
              <w:keepNext w:val="0"/>
              <w:spacing w:before="40"/>
              <w:rPr>
                <w:lang w:val="en-US"/>
              </w:rPr>
            </w:pPr>
            <w:ins w:id="17698" w:author="Dennis Brandl" w:date="2015-08-17T11:04:00Z">
              <w:r w:rsidRPr="001C220C">
                <w:rPr>
                  <w:lang w:val="en-US"/>
                </w:rPr>
                <w:t>Receiving</w:t>
              </w:r>
            </w:ins>
          </w:p>
        </w:tc>
        <w:tc>
          <w:tcPr>
            <w:tcW w:w="1202" w:type="dxa"/>
          </w:tcPr>
          <w:p w14:paraId="3A8D2938" w14:textId="77777777" w:rsidR="00681F1A" w:rsidRDefault="00681F1A" w:rsidP="005751FB">
            <w:pPr>
              <w:pStyle w:val="TableNormal1"/>
              <w:keepNext w:val="0"/>
              <w:spacing w:before="40"/>
              <w:rPr>
                <w:lang w:val="en-US"/>
              </w:rPr>
            </w:pPr>
            <w:ins w:id="17699" w:author="Dennis Brandl" w:date="2015-08-17T11:04:00Z">
              <w:r w:rsidRPr="001C220C">
                <w:rPr>
                  <w:lang w:val="en-US"/>
                </w:rPr>
                <w:t>Warehouse B</w:t>
              </w:r>
            </w:ins>
          </w:p>
        </w:tc>
      </w:tr>
      <w:tr w:rsidR="00FA6852" w:rsidRPr="001C220C" w14:paraId="5D4224BE" w14:textId="77777777" w:rsidTr="00591662">
        <w:trPr>
          <w:cantSplit/>
          <w:jc w:val="center"/>
          <w:ins w:id="17700" w:author="Charles Gifford" w:date="2017-03-17T22:09:00Z"/>
        </w:trPr>
        <w:tc>
          <w:tcPr>
            <w:tcW w:w="1269" w:type="dxa"/>
          </w:tcPr>
          <w:p w14:paraId="44F18BB6" w14:textId="77777777" w:rsidR="00FA6852" w:rsidRPr="00E32145" w:rsidRDefault="00FA6852" w:rsidP="00FA6852">
            <w:pPr>
              <w:pStyle w:val="TABLE-cell"/>
              <w:rPr>
                <w:ins w:id="17701" w:author="Charles Gifford" w:date="2017-03-17T22:09:00Z"/>
                <w:lang w:val="en-US"/>
              </w:rPr>
            </w:pPr>
            <w:ins w:id="17702" w:author="Charles Gifford" w:date="2017-03-17T22:09:00Z">
              <w:r>
                <w:rPr>
                  <w:lang w:val="en-US"/>
                </w:rPr>
                <w:t>Spatial definition</w:t>
              </w:r>
            </w:ins>
          </w:p>
          <w:p w14:paraId="5A887544" w14:textId="77777777" w:rsidR="00FA6852" w:rsidRDefault="00FA6852" w:rsidP="00FA6852">
            <w:pPr>
              <w:pStyle w:val="TableNormal1"/>
              <w:keepNext w:val="0"/>
              <w:rPr>
                <w:ins w:id="17703" w:author="Charles Gifford" w:date="2017-03-17T22:09:00Z"/>
                <w:lang w:val="en-US"/>
              </w:rPr>
            </w:pPr>
          </w:p>
        </w:tc>
        <w:tc>
          <w:tcPr>
            <w:tcW w:w="2880" w:type="dxa"/>
          </w:tcPr>
          <w:p w14:paraId="40079CED" w14:textId="01899957" w:rsidR="00FA6852" w:rsidRPr="001C220C" w:rsidRDefault="00FA6852" w:rsidP="00FA6852">
            <w:pPr>
              <w:pStyle w:val="TableNormal1"/>
              <w:keepNext w:val="0"/>
              <w:rPr>
                <w:ins w:id="17704" w:author="Charles Gifford" w:date="2017-03-17T22:09:00Z"/>
                <w:lang w:val="en-US"/>
              </w:rPr>
            </w:pPr>
            <w:ins w:id="17705" w:author="Charles Gifford" w:date="2017-03-17T22:09:00Z">
              <w:r>
                <w:rPr>
                  <w:lang w:val="en-US"/>
                </w:rPr>
                <w:t>S</w:t>
              </w:r>
              <w:r w:rsidRPr="00E32145">
                <w:rPr>
                  <w:lang w:val="en-US"/>
                </w:rPr>
                <w:t xml:space="preserve">patially defines the </w:t>
              </w:r>
              <w:r w:rsidRPr="00D21A98">
                <w:rPr>
                  <w:i/>
                  <w:lang w:val="en-US"/>
                </w:rPr>
                <w:t>equipment</w:t>
              </w:r>
              <w:r>
                <w:rPr>
                  <w:i/>
                  <w:lang w:val="en-US"/>
                </w:rPr>
                <w:t xml:space="preserve"> </w:t>
              </w:r>
              <w:r>
                <w:rPr>
                  <w:lang w:val="en-US"/>
                </w:rPr>
                <w:t xml:space="preserve">specified by this </w:t>
              </w:r>
              <w:r>
                <w:rPr>
                  <w:i/>
                  <w:lang w:val="en-US"/>
                </w:rPr>
                <w:t>equipment actual</w:t>
              </w:r>
              <w:r w:rsidRPr="00E32145">
                <w:rPr>
                  <w:lang w:val="en-US"/>
                </w:rPr>
                <w:t xml:space="preserve"> as a </w:t>
              </w:r>
              <w:r w:rsidRPr="00C30F13">
                <w:rPr>
                  <w:lang w:val="en-US"/>
                </w:rPr>
                <w:t>0-dimensional point, 1-dimensional line, or 2-dimensional shape or 3-dimensional solid</w:t>
              </w:r>
              <w:r w:rsidRPr="00E32145">
                <w:rPr>
                  <w:lang w:val="en-US"/>
                </w:rPr>
                <w:t>.</w:t>
              </w:r>
            </w:ins>
          </w:p>
        </w:tc>
        <w:tc>
          <w:tcPr>
            <w:tcW w:w="1265" w:type="dxa"/>
          </w:tcPr>
          <w:p w14:paraId="7F1C0729" w14:textId="16CC5861" w:rsidR="00FA6852" w:rsidRPr="001C220C" w:rsidRDefault="00FA6852" w:rsidP="00FA6852">
            <w:pPr>
              <w:pStyle w:val="TableNormal1"/>
              <w:keepNext w:val="0"/>
              <w:rPr>
                <w:ins w:id="17706" w:author="Charles Gifford" w:date="2017-03-17T22:09:00Z"/>
                <w:lang w:val="en-US"/>
              </w:rPr>
            </w:pPr>
            <w:ins w:id="17707" w:author="Charles Gifford" w:date="2017-03-17T22:09:00Z">
              <w:r w:rsidRPr="00E32145">
                <w:rPr>
                  <w:lang w:val="en-US"/>
                </w:rPr>
                <w:t>4326 / EPSG / GPX / lat="45.35" lon="24.15"</w:t>
              </w:r>
            </w:ins>
          </w:p>
        </w:tc>
        <w:tc>
          <w:tcPr>
            <w:tcW w:w="1350" w:type="dxa"/>
          </w:tcPr>
          <w:p w14:paraId="714BB2A4" w14:textId="38673670" w:rsidR="00FA6852" w:rsidRPr="001C220C" w:rsidRDefault="00FA6852" w:rsidP="00FA6852">
            <w:pPr>
              <w:pStyle w:val="TableNormal1"/>
              <w:keepNext w:val="0"/>
              <w:rPr>
                <w:ins w:id="17708" w:author="Charles Gifford" w:date="2017-03-17T22:09:00Z"/>
                <w:lang w:val="en-US"/>
              </w:rPr>
            </w:pPr>
            <w:ins w:id="17709" w:author="Charles Gifford" w:date="2017-03-17T22:09:00Z">
              <w:r w:rsidRPr="00E32145">
                <w:rPr>
                  <w:lang w:val="en-US"/>
                </w:rPr>
                <w:t>5800 / EPSG / WKT / POINT ( -1000 463 )</w:t>
              </w:r>
            </w:ins>
          </w:p>
        </w:tc>
        <w:tc>
          <w:tcPr>
            <w:tcW w:w="1080" w:type="dxa"/>
          </w:tcPr>
          <w:p w14:paraId="00113C70" w14:textId="6AA04AAD" w:rsidR="00FA6852" w:rsidRPr="001C220C" w:rsidRDefault="00FA6852" w:rsidP="00FA6852">
            <w:pPr>
              <w:pStyle w:val="TableNormal1"/>
              <w:keepNext w:val="0"/>
              <w:rPr>
                <w:ins w:id="17710" w:author="Charles Gifford" w:date="2017-03-17T22:09:00Z"/>
                <w:lang w:val="en-US"/>
              </w:rPr>
            </w:pPr>
            <w:ins w:id="17711" w:author="Charles Gifford" w:date="2017-03-17T22:09:00Z">
              <w:r w:rsidRPr="00E32145">
                <w:rPr>
                  <w:lang w:val="en-US"/>
                </w:rPr>
                <w:t>4269 / EPSG / WKT / POINT ( 3848472 96789 )</w:t>
              </w:r>
            </w:ins>
          </w:p>
        </w:tc>
        <w:tc>
          <w:tcPr>
            <w:tcW w:w="1202" w:type="dxa"/>
          </w:tcPr>
          <w:p w14:paraId="304835BB" w14:textId="225DCB3B" w:rsidR="00FA6852" w:rsidRPr="001C220C" w:rsidRDefault="00FA6852" w:rsidP="00FA6852">
            <w:pPr>
              <w:pStyle w:val="TableNormal1"/>
              <w:keepNext w:val="0"/>
              <w:spacing w:before="40"/>
              <w:rPr>
                <w:ins w:id="17712" w:author="Charles Gifford" w:date="2017-03-17T22:09:00Z"/>
                <w:lang w:val="en-US"/>
              </w:rPr>
            </w:pPr>
            <w:ins w:id="17713" w:author="Charles Gifford" w:date="2017-03-17T22:09:00Z">
              <w:r w:rsidRPr="00E32145">
                <w:rPr>
                  <w:lang w:val="en-US"/>
                </w:rPr>
                <w:t>6283 / EPSG / WKT / POLYGON ( ( -646.99 676.18, -645.14 683.09, -646.99 676.18 ) )</w:t>
              </w:r>
            </w:ins>
          </w:p>
        </w:tc>
      </w:tr>
      <w:tr w:rsidR="00FA6852" w:rsidRPr="001C220C" w14:paraId="228363EB" w14:textId="77777777" w:rsidTr="00591662">
        <w:trPr>
          <w:cantSplit/>
          <w:jc w:val="center"/>
          <w:ins w:id="17714" w:author="Charles Gifford" w:date="2017-03-17T22:09:00Z"/>
        </w:trPr>
        <w:tc>
          <w:tcPr>
            <w:tcW w:w="1269" w:type="dxa"/>
          </w:tcPr>
          <w:p w14:paraId="0E9865F2" w14:textId="034A5DFF" w:rsidR="00FA6852" w:rsidRDefault="00FA6852" w:rsidP="00FA6852">
            <w:pPr>
              <w:pStyle w:val="TableNormal1"/>
              <w:keepNext w:val="0"/>
              <w:rPr>
                <w:ins w:id="17715" w:author="Charles Gifford" w:date="2017-03-17T22:09:00Z"/>
                <w:lang w:val="en-US"/>
              </w:rPr>
            </w:pPr>
            <w:ins w:id="17716" w:author="Charles Gifford" w:date="2017-03-17T22:09:00Z">
              <w:r>
                <w:rPr>
                  <w:lang w:val="en-US"/>
                </w:rPr>
                <w:t>Operational location</w:t>
              </w:r>
            </w:ins>
          </w:p>
        </w:tc>
        <w:tc>
          <w:tcPr>
            <w:tcW w:w="2880" w:type="dxa"/>
          </w:tcPr>
          <w:p w14:paraId="078BA41F" w14:textId="57049EA8" w:rsidR="00FA6852" w:rsidRPr="001C220C" w:rsidRDefault="00FA6852" w:rsidP="00FA6852">
            <w:pPr>
              <w:pStyle w:val="TableNormal1"/>
              <w:keepNext w:val="0"/>
              <w:rPr>
                <w:ins w:id="17717" w:author="Charles Gifford" w:date="2017-03-17T22:09:00Z"/>
                <w:lang w:val="en-US"/>
              </w:rPr>
            </w:pPr>
            <w:ins w:id="17718" w:author="Charles Gifford" w:date="2017-03-17T22:09:00Z">
              <w:r w:rsidRPr="00E32145">
                <w:rPr>
                  <w:lang w:val="en-US"/>
                </w:rPr>
                <w:t xml:space="preserve">Identifies the </w:t>
              </w:r>
              <w:r w:rsidRPr="00252850">
                <w:rPr>
                  <w:lang w:val="en-US"/>
                </w:rPr>
                <w:t>operational location</w:t>
              </w:r>
              <w:r w:rsidRPr="00E32145">
                <w:rPr>
                  <w:lang w:val="en-US"/>
                </w:rPr>
                <w:t xml:space="preserve"> of the </w:t>
              </w:r>
              <w:r w:rsidRPr="00D21A98">
                <w:rPr>
                  <w:i/>
                  <w:lang w:val="en-US"/>
                </w:rPr>
                <w:t>equipment</w:t>
              </w:r>
              <w:r w:rsidRPr="00E32145">
                <w:rPr>
                  <w:lang w:val="en-US"/>
                </w:rPr>
                <w:t xml:space="preserve"> specified by this </w:t>
              </w:r>
              <w:r>
                <w:rPr>
                  <w:i/>
                  <w:lang w:val="en-US"/>
                </w:rPr>
                <w:t>equipment</w:t>
              </w:r>
              <w:r w:rsidRPr="00E32145">
                <w:rPr>
                  <w:i/>
                  <w:lang w:val="en-US"/>
                </w:rPr>
                <w:t xml:space="preserve"> </w:t>
              </w:r>
              <w:r>
                <w:rPr>
                  <w:i/>
                  <w:lang w:val="en-US"/>
                </w:rPr>
                <w:t>actual</w:t>
              </w:r>
              <w:r w:rsidRPr="00E32145">
                <w:rPr>
                  <w:lang w:val="en-US"/>
                </w:rPr>
                <w:t>.</w:t>
              </w:r>
            </w:ins>
          </w:p>
        </w:tc>
        <w:tc>
          <w:tcPr>
            <w:tcW w:w="1265" w:type="dxa"/>
          </w:tcPr>
          <w:p w14:paraId="1323FD60" w14:textId="67477483" w:rsidR="00FA6852" w:rsidRPr="001C220C" w:rsidRDefault="00FA6852" w:rsidP="00FA6852">
            <w:pPr>
              <w:pStyle w:val="TableNormal1"/>
              <w:keepNext w:val="0"/>
              <w:rPr>
                <w:ins w:id="17719" w:author="Charles Gifford" w:date="2017-03-17T22:09:00Z"/>
                <w:lang w:val="en-US"/>
              </w:rPr>
            </w:pPr>
            <w:ins w:id="17720" w:author="Charles Gifford" w:date="2017-03-17T22:09:00Z">
              <w:r>
                <w:rPr>
                  <w:lang w:val="en-US"/>
                </w:rPr>
                <w:t>SST57</w:t>
              </w:r>
            </w:ins>
          </w:p>
        </w:tc>
        <w:tc>
          <w:tcPr>
            <w:tcW w:w="1350" w:type="dxa"/>
          </w:tcPr>
          <w:p w14:paraId="66BC039F" w14:textId="3B4DC27F" w:rsidR="00FA6852" w:rsidRPr="001C220C" w:rsidRDefault="00FA6852" w:rsidP="00FA6852">
            <w:pPr>
              <w:pStyle w:val="TableNormal1"/>
              <w:keepNext w:val="0"/>
              <w:rPr>
                <w:ins w:id="17721" w:author="Charles Gifford" w:date="2017-03-17T22:09:00Z"/>
                <w:lang w:val="en-US"/>
              </w:rPr>
            </w:pPr>
            <w:ins w:id="17722" w:author="Charles Gifford" w:date="2017-03-17T22:09:00Z">
              <w:r>
                <w:rPr>
                  <w:lang w:val="en-US"/>
                </w:rPr>
                <w:t>Shed4S-8</w:t>
              </w:r>
            </w:ins>
          </w:p>
        </w:tc>
        <w:tc>
          <w:tcPr>
            <w:tcW w:w="1080" w:type="dxa"/>
          </w:tcPr>
          <w:p w14:paraId="55E3C9FF" w14:textId="312B541C" w:rsidR="00FA6852" w:rsidRPr="001C220C" w:rsidRDefault="00FA6852" w:rsidP="00FA6852">
            <w:pPr>
              <w:pStyle w:val="TableNormal1"/>
              <w:keepNext w:val="0"/>
              <w:rPr>
                <w:ins w:id="17723" w:author="Charles Gifford" w:date="2017-03-17T22:09:00Z"/>
                <w:lang w:val="en-US"/>
              </w:rPr>
            </w:pPr>
            <w:ins w:id="17724" w:author="Charles Gifford" w:date="2017-03-17T22:09:00Z">
              <w:r>
                <w:rPr>
                  <w:lang w:val="en-US"/>
                </w:rPr>
                <w:t>3822</w:t>
              </w:r>
            </w:ins>
          </w:p>
        </w:tc>
        <w:tc>
          <w:tcPr>
            <w:tcW w:w="1202" w:type="dxa"/>
          </w:tcPr>
          <w:p w14:paraId="1EC9104F" w14:textId="66468512" w:rsidR="00FA6852" w:rsidRPr="001C220C" w:rsidRDefault="00FA6852" w:rsidP="00FA6852">
            <w:pPr>
              <w:pStyle w:val="TableNormal1"/>
              <w:keepNext w:val="0"/>
              <w:spacing w:before="40"/>
              <w:rPr>
                <w:ins w:id="17725" w:author="Charles Gifford" w:date="2017-03-17T22:09:00Z"/>
                <w:lang w:val="en-US"/>
              </w:rPr>
            </w:pPr>
            <w:ins w:id="17726" w:author="Charles Gifford" w:date="2017-03-17T22:09:00Z">
              <w:r>
                <w:rPr>
                  <w:lang w:val="en-US"/>
                </w:rPr>
                <w:t>WH1</w:t>
              </w:r>
            </w:ins>
          </w:p>
        </w:tc>
      </w:tr>
      <w:tr w:rsidR="00FA6852" w:rsidRPr="00A756AC" w14:paraId="4D8B062D" w14:textId="77777777" w:rsidTr="00F74376">
        <w:trPr>
          <w:cantSplit/>
          <w:jc w:val="center"/>
          <w:ins w:id="17727" w:author="Charles Gifford" w:date="2016-01-11T13:05:00Z"/>
        </w:trPr>
        <w:tc>
          <w:tcPr>
            <w:tcW w:w="1269" w:type="dxa"/>
          </w:tcPr>
          <w:p w14:paraId="2D6E4518" w14:textId="58A27231" w:rsidR="00FA6852" w:rsidRPr="009042FD" w:rsidRDefault="00FA6852" w:rsidP="00FA6852">
            <w:pPr>
              <w:pStyle w:val="TableNormal1"/>
              <w:keepNext w:val="0"/>
              <w:rPr>
                <w:ins w:id="17728" w:author="Charles Gifford" w:date="2016-01-11T13:05:00Z"/>
                <w:lang w:val="en-US"/>
              </w:rPr>
            </w:pPr>
            <w:ins w:id="17729" w:author="Charles Gifford" w:date="2017-03-17T22:09:00Z">
              <w:r>
                <w:rPr>
                  <w:lang w:val="en-US"/>
                </w:rPr>
                <w:t>Operational location type</w:t>
              </w:r>
            </w:ins>
          </w:p>
        </w:tc>
        <w:tc>
          <w:tcPr>
            <w:tcW w:w="2880" w:type="dxa"/>
          </w:tcPr>
          <w:p w14:paraId="564A2008" w14:textId="77777777" w:rsidR="00FA6852" w:rsidRPr="00EF1162" w:rsidRDefault="00FA6852" w:rsidP="00FA6852">
            <w:pPr>
              <w:pStyle w:val="TableNormal1"/>
              <w:rPr>
                <w:ins w:id="17730" w:author="Charles Gifford" w:date="2017-03-17T22:09:00Z"/>
              </w:rPr>
            </w:pPr>
            <w:ins w:id="17731" w:author="Charles Gifford" w:date="2017-03-17T22:09:00Z">
              <w:r w:rsidRPr="00EF1162">
                <w:t xml:space="preserve">Indicates whether the </w:t>
              </w:r>
              <w:r>
                <w:t xml:space="preserve">operational </w:t>
              </w:r>
              <w:r w:rsidRPr="00EF1162">
                <w:t>location attribute refers to a</w:t>
              </w:r>
              <w:r>
                <w:t>n</w:t>
              </w:r>
              <w:r w:rsidRPr="00EF1162">
                <w:t xml:space="preserve"> </w:t>
              </w:r>
              <w:r w:rsidRPr="00EF1162">
                <w:rPr>
                  <w:i/>
                </w:rPr>
                <w:t>operational</w:t>
              </w:r>
              <w:r>
                <w:t xml:space="preserve"> </w:t>
              </w:r>
              <w:r w:rsidRPr="00EF1162">
                <w:rPr>
                  <w:i/>
                </w:rPr>
                <w:t>location</w:t>
              </w:r>
              <w:r w:rsidRPr="00EF1162">
                <w:t xml:space="preserve"> object, or contains a description of the </w:t>
              </w:r>
              <w:r>
                <w:t xml:space="preserve">operational </w:t>
              </w:r>
              <w:r w:rsidRPr="00EF1162">
                <w:t>location.</w:t>
              </w:r>
            </w:ins>
          </w:p>
          <w:p w14:paraId="74BBB399" w14:textId="77777777" w:rsidR="00FA6852" w:rsidRPr="00EF1162" w:rsidRDefault="00FA6852" w:rsidP="00FA6852">
            <w:pPr>
              <w:pStyle w:val="TableNormal1"/>
              <w:rPr>
                <w:ins w:id="17732" w:author="Charles Gifford" w:date="2017-03-17T22:09:00Z"/>
              </w:rPr>
            </w:pPr>
            <w:ins w:id="17733" w:author="Charles Gifford" w:date="2017-03-17T22:09:00Z">
              <w:r w:rsidRPr="00EF1162">
                <w:t>Mandatory where a</w:t>
              </w:r>
              <w:r>
                <w:t>n operational</w:t>
              </w:r>
              <w:r w:rsidRPr="00EF1162">
                <w:t xml:space="preserve"> location </w:t>
              </w:r>
              <w:r>
                <w:t xml:space="preserve">attribute </w:t>
              </w:r>
              <w:r w:rsidRPr="00EF1162">
                <w:t>is specified.  Defined values are:</w:t>
              </w:r>
            </w:ins>
          </w:p>
          <w:p w14:paraId="5FE5F143" w14:textId="77777777" w:rsidR="00FA6852" w:rsidRPr="00EF1162" w:rsidRDefault="00FA6852" w:rsidP="00FA6852">
            <w:pPr>
              <w:pStyle w:val="TableNormal1"/>
              <w:rPr>
                <w:ins w:id="17734" w:author="Charles Gifford" w:date="2017-03-17T22:09:00Z"/>
              </w:rPr>
            </w:pPr>
            <w:ins w:id="17735" w:author="Charles Gifford" w:date="2017-03-17T22:09:00Z">
              <w:r>
                <w:t xml:space="preserve">Operational </w:t>
              </w:r>
              <w:r w:rsidRPr="00EF1162">
                <w:t xml:space="preserve">Location – </w:t>
              </w:r>
              <w:r>
                <w:t>Operational l</w:t>
              </w:r>
              <w:r w:rsidRPr="00EF1162">
                <w:t>ocation attribute references a</w:t>
              </w:r>
              <w:r>
                <w:t>n</w:t>
              </w:r>
              <w:r w:rsidRPr="00EF1162">
                <w:t xml:space="preserve"> </w:t>
              </w:r>
              <w:r w:rsidRPr="00EF1162">
                <w:rPr>
                  <w:i/>
                </w:rPr>
                <w:t>operational</w:t>
              </w:r>
              <w:r>
                <w:t xml:space="preserve"> </w:t>
              </w:r>
              <w:r w:rsidRPr="00EF1162">
                <w:rPr>
                  <w:i/>
                </w:rPr>
                <w:t>location</w:t>
              </w:r>
              <w:r w:rsidRPr="00EF1162">
                <w:t>.</w:t>
              </w:r>
            </w:ins>
          </w:p>
          <w:p w14:paraId="7A5D7205" w14:textId="13657AC6" w:rsidR="00FA6852" w:rsidRPr="009042FD" w:rsidRDefault="00FA6852" w:rsidP="00FA6852">
            <w:pPr>
              <w:pStyle w:val="TableNormal1"/>
              <w:keepNext w:val="0"/>
              <w:rPr>
                <w:ins w:id="17736" w:author="Charles Gifford" w:date="2016-01-11T13:05:00Z"/>
                <w:lang w:val="en-US"/>
              </w:rPr>
            </w:pPr>
            <w:ins w:id="17737" w:author="Charles Gifford" w:date="2017-03-17T22:09:00Z">
              <w:r>
                <w:rPr>
                  <w:lang w:val="en-US"/>
                </w:rPr>
                <w:t>Description – Operational l</w:t>
              </w:r>
              <w:r w:rsidRPr="00EF1162">
                <w:rPr>
                  <w:lang w:val="en-US"/>
                </w:rPr>
                <w:t xml:space="preserve">ocation attribute contains a description of the </w:t>
              </w:r>
              <w:r>
                <w:rPr>
                  <w:lang w:val="en-US"/>
                </w:rPr>
                <w:t xml:space="preserve">operational </w:t>
              </w:r>
              <w:r w:rsidRPr="00EF1162">
                <w:rPr>
                  <w:lang w:val="en-US"/>
                </w:rPr>
                <w:t>location, such as a street address.</w:t>
              </w:r>
            </w:ins>
          </w:p>
        </w:tc>
        <w:tc>
          <w:tcPr>
            <w:tcW w:w="1265" w:type="dxa"/>
          </w:tcPr>
          <w:p w14:paraId="6DEC34E1" w14:textId="0EA67B75" w:rsidR="00FA6852" w:rsidRPr="009042FD" w:rsidRDefault="00FA6852" w:rsidP="00FA6852">
            <w:pPr>
              <w:pStyle w:val="TableNormal1"/>
              <w:keepNext w:val="0"/>
              <w:rPr>
                <w:ins w:id="17738" w:author="Charles Gifford" w:date="2016-01-11T13:05:00Z"/>
                <w:lang w:val="en-US"/>
              </w:rPr>
            </w:pPr>
            <w:ins w:id="17739" w:author="Charles Gifford" w:date="2017-03-17T22:09:00Z">
              <w:r>
                <w:rPr>
                  <w:lang w:val="en-US"/>
                </w:rPr>
                <w:t>Operational Location</w:t>
              </w:r>
            </w:ins>
          </w:p>
        </w:tc>
        <w:tc>
          <w:tcPr>
            <w:tcW w:w="1350" w:type="dxa"/>
          </w:tcPr>
          <w:p w14:paraId="19B5A0BD" w14:textId="3C061E56" w:rsidR="00FA6852" w:rsidRPr="009042FD" w:rsidRDefault="00FA6852" w:rsidP="00FA6852">
            <w:pPr>
              <w:pStyle w:val="TableNormal1"/>
              <w:keepNext w:val="0"/>
              <w:rPr>
                <w:ins w:id="17740" w:author="Charles Gifford" w:date="2016-01-11T13:05:00Z"/>
                <w:lang w:val="en-US"/>
              </w:rPr>
            </w:pPr>
            <w:ins w:id="17741" w:author="Charles Gifford" w:date="2017-03-17T22:09:00Z">
              <w:r>
                <w:rPr>
                  <w:lang w:val="en-US"/>
                </w:rPr>
                <w:t>Description</w:t>
              </w:r>
            </w:ins>
          </w:p>
        </w:tc>
        <w:tc>
          <w:tcPr>
            <w:tcW w:w="1080" w:type="dxa"/>
          </w:tcPr>
          <w:p w14:paraId="67E43605" w14:textId="4AA9E17D" w:rsidR="00FA6852" w:rsidRPr="009042FD" w:rsidRDefault="00FA6852" w:rsidP="00FA6852">
            <w:pPr>
              <w:pStyle w:val="TableNormal1"/>
              <w:keepNext w:val="0"/>
              <w:rPr>
                <w:ins w:id="17742" w:author="Charles Gifford" w:date="2016-01-11T13:05:00Z"/>
                <w:lang w:val="en-US"/>
              </w:rPr>
            </w:pPr>
            <w:ins w:id="17743" w:author="Charles Gifford" w:date="2017-03-17T22:09:00Z">
              <w:r>
                <w:rPr>
                  <w:lang w:val="en-US"/>
                </w:rPr>
                <w:t>Operational Location</w:t>
              </w:r>
            </w:ins>
          </w:p>
        </w:tc>
        <w:tc>
          <w:tcPr>
            <w:tcW w:w="1202" w:type="dxa"/>
          </w:tcPr>
          <w:p w14:paraId="38F942F8" w14:textId="7C0D2CC8" w:rsidR="00FA6852" w:rsidRPr="009042FD" w:rsidRDefault="00FA6852" w:rsidP="00FA6852">
            <w:pPr>
              <w:pStyle w:val="TableNormal1"/>
              <w:keepNext w:val="0"/>
              <w:spacing w:before="40"/>
              <w:rPr>
                <w:ins w:id="17744" w:author="Charles Gifford" w:date="2016-01-11T13:05:00Z"/>
                <w:lang w:val="en-US"/>
              </w:rPr>
            </w:pPr>
            <w:ins w:id="17745" w:author="Charles Gifford" w:date="2017-03-17T22:09:00Z">
              <w:r>
                <w:rPr>
                  <w:lang w:val="en-US"/>
                </w:rPr>
                <w:t>Operational Location</w:t>
              </w:r>
            </w:ins>
          </w:p>
        </w:tc>
      </w:tr>
      <w:tr w:rsidR="00BA6779" w:rsidRPr="001C220C" w14:paraId="19F0108E" w14:textId="77777777" w:rsidTr="00591662">
        <w:trPr>
          <w:cantSplit/>
          <w:jc w:val="center"/>
        </w:trPr>
        <w:tc>
          <w:tcPr>
            <w:tcW w:w="1269" w:type="dxa"/>
          </w:tcPr>
          <w:p w14:paraId="6978BD45" w14:textId="77777777" w:rsidR="00BA6779" w:rsidRPr="001C220C" w:rsidRDefault="00BA6779" w:rsidP="00BA6779">
            <w:pPr>
              <w:pStyle w:val="TableNormal1"/>
              <w:keepNext w:val="0"/>
              <w:rPr>
                <w:lang w:val="en-US"/>
              </w:rPr>
            </w:pPr>
            <w:r w:rsidRPr="001C220C">
              <w:rPr>
                <w:lang w:val="en-US"/>
              </w:rPr>
              <w:t xml:space="preserve">Equipment </w:t>
            </w:r>
            <w:r>
              <w:rPr>
                <w:lang w:val="en-US"/>
              </w:rPr>
              <w:t>u</w:t>
            </w:r>
            <w:r w:rsidRPr="001C220C">
              <w:rPr>
                <w:lang w:val="en-US"/>
              </w:rPr>
              <w:t>se</w:t>
            </w:r>
          </w:p>
        </w:tc>
        <w:tc>
          <w:tcPr>
            <w:tcW w:w="2880" w:type="dxa"/>
          </w:tcPr>
          <w:p w14:paraId="5801E07F" w14:textId="77777777" w:rsidR="00BA6779" w:rsidRPr="001C220C" w:rsidRDefault="00BA6779" w:rsidP="00BA6779">
            <w:pPr>
              <w:pStyle w:val="TableNormal1"/>
              <w:keepNext w:val="0"/>
              <w:rPr>
                <w:lang w:val="en-US"/>
              </w:rPr>
            </w:pPr>
            <w:r w:rsidRPr="001C220C">
              <w:rPr>
                <w:lang w:val="en-US"/>
              </w:rPr>
              <w:t xml:space="preserve">Defines the actual use of the </w:t>
            </w:r>
            <w:r w:rsidRPr="00E731C0">
              <w:rPr>
                <w:i/>
                <w:lang w:val="en-US"/>
              </w:rPr>
              <w:t>equipment class</w:t>
            </w:r>
            <w:r w:rsidRPr="001C220C">
              <w:rPr>
                <w:lang w:val="en-US"/>
              </w:rPr>
              <w:t xml:space="preserve"> or </w:t>
            </w:r>
            <w:r w:rsidRPr="00E731C0">
              <w:rPr>
                <w:i/>
                <w:lang w:val="en-US"/>
              </w:rPr>
              <w:t>equipment.</w:t>
            </w:r>
          </w:p>
        </w:tc>
        <w:tc>
          <w:tcPr>
            <w:tcW w:w="1265" w:type="dxa"/>
          </w:tcPr>
          <w:p w14:paraId="5B0E5F92" w14:textId="77777777" w:rsidR="00BA6779" w:rsidRPr="001C220C" w:rsidRDefault="00BA6779" w:rsidP="00BA6779">
            <w:pPr>
              <w:pStyle w:val="TableNormal1"/>
              <w:keepNext w:val="0"/>
              <w:rPr>
                <w:lang w:val="en-US"/>
              </w:rPr>
            </w:pPr>
            <w:r>
              <w:rPr>
                <w:lang w:val="en-US"/>
              </w:rPr>
              <w:t>(not applicable)</w:t>
            </w:r>
          </w:p>
        </w:tc>
        <w:tc>
          <w:tcPr>
            <w:tcW w:w="1350" w:type="dxa"/>
          </w:tcPr>
          <w:p w14:paraId="51755268" w14:textId="77777777" w:rsidR="00BA6779" w:rsidRPr="001C220C" w:rsidRDefault="00BA6779" w:rsidP="00BA6779">
            <w:pPr>
              <w:pStyle w:val="TableNormal1"/>
              <w:keepNext w:val="0"/>
              <w:spacing w:before="40"/>
              <w:rPr>
                <w:lang w:val="en-US"/>
              </w:rPr>
            </w:pPr>
            <w:r>
              <w:rPr>
                <w:lang w:val="en-US"/>
              </w:rPr>
              <w:t>(not applicable)</w:t>
            </w:r>
          </w:p>
        </w:tc>
        <w:tc>
          <w:tcPr>
            <w:tcW w:w="1080" w:type="dxa"/>
          </w:tcPr>
          <w:p w14:paraId="1CE74EFA" w14:textId="77777777" w:rsidR="00BA6779" w:rsidRPr="001C220C" w:rsidRDefault="00BA6779" w:rsidP="00BA6779">
            <w:pPr>
              <w:pStyle w:val="TableNormal1"/>
              <w:keepNext w:val="0"/>
              <w:spacing w:before="40"/>
              <w:rPr>
                <w:lang w:val="en-US"/>
              </w:rPr>
            </w:pPr>
            <w:r>
              <w:rPr>
                <w:lang w:val="en-US"/>
              </w:rPr>
              <w:t>(not applicable)</w:t>
            </w:r>
          </w:p>
        </w:tc>
        <w:tc>
          <w:tcPr>
            <w:tcW w:w="1202" w:type="dxa"/>
          </w:tcPr>
          <w:p w14:paraId="70CD9593" w14:textId="77777777" w:rsidR="00BA6779" w:rsidRPr="001C220C" w:rsidRDefault="00BA6779" w:rsidP="00BA6779">
            <w:pPr>
              <w:pStyle w:val="TableNormal1"/>
              <w:keepNext w:val="0"/>
              <w:spacing w:before="40"/>
              <w:rPr>
                <w:lang w:val="en-US"/>
              </w:rPr>
            </w:pPr>
            <w:r>
              <w:rPr>
                <w:lang w:val="en-US"/>
              </w:rPr>
              <w:t>(not applicable)</w:t>
            </w:r>
          </w:p>
        </w:tc>
      </w:tr>
      <w:tr w:rsidR="00BA6779" w:rsidRPr="001C220C" w14:paraId="0F2D0344" w14:textId="77777777" w:rsidTr="00591662">
        <w:trPr>
          <w:cantSplit/>
          <w:jc w:val="center"/>
        </w:trPr>
        <w:tc>
          <w:tcPr>
            <w:tcW w:w="1269" w:type="dxa"/>
          </w:tcPr>
          <w:p w14:paraId="29B7DDA5" w14:textId="77777777" w:rsidR="00BA6779" w:rsidRPr="001C220C" w:rsidRDefault="00BA6779" w:rsidP="00BA6779">
            <w:pPr>
              <w:pStyle w:val="TableNormal1"/>
              <w:keepNext w:val="0"/>
              <w:rPr>
                <w:lang w:val="en-US"/>
              </w:rPr>
            </w:pPr>
            <w:r w:rsidRPr="001C220C">
              <w:rPr>
                <w:lang w:val="en-US"/>
              </w:rPr>
              <w:t>Quantity</w:t>
            </w:r>
          </w:p>
        </w:tc>
        <w:tc>
          <w:tcPr>
            <w:tcW w:w="2880" w:type="dxa"/>
          </w:tcPr>
          <w:p w14:paraId="0DBED66A" w14:textId="77777777" w:rsidR="00BA6779" w:rsidRPr="001C220C" w:rsidRDefault="00BA6779" w:rsidP="00BA6779">
            <w:pPr>
              <w:pStyle w:val="TableNormal1"/>
              <w:keepNext w:val="0"/>
              <w:rPr>
                <w:lang w:val="en-US"/>
              </w:rPr>
            </w:pPr>
            <w:r w:rsidRPr="001C220C">
              <w:rPr>
                <w:lang w:val="en-US"/>
              </w:rPr>
              <w:t>Specifies the amount of equipment resources used in parent segment, if applicable</w:t>
            </w:r>
            <w:r>
              <w:rPr>
                <w:lang w:val="en-US"/>
              </w:rPr>
              <w:t xml:space="preserve">. </w:t>
            </w:r>
            <w:r w:rsidRPr="001C220C">
              <w:rPr>
                <w:lang w:val="en-US"/>
              </w:rPr>
              <w:t xml:space="preserve">Applies to each member of the </w:t>
            </w:r>
            <w:r w:rsidRPr="001C220C">
              <w:rPr>
                <w:i/>
                <w:lang w:val="en-US"/>
              </w:rPr>
              <w:t xml:space="preserve">equipment </w:t>
            </w:r>
            <w:r w:rsidRPr="001C220C">
              <w:rPr>
                <w:lang w:val="en-US"/>
              </w:rPr>
              <w:t xml:space="preserve">and </w:t>
            </w:r>
            <w:r w:rsidRPr="001C220C">
              <w:rPr>
                <w:i/>
                <w:lang w:val="en-US"/>
              </w:rPr>
              <w:t>equipment class</w:t>
            </w:r>
            <w:r w:rsidRPr="001C220C">
              <w:rPr>
                <w:lang w:val="en-US"/>
              </w:rPr>
              <w:t xml:space="preserve"> sets. </w:t>
            </w:r>
          </w:p>
        </w:tc>
        <w:tc>
          <w:tcPr>
            <w:tcW w:w="1265" w:type="dxa"/>
          </w:tcPr>
          <w:p w14:paraId="6D346151" w14:textId="77777777" w:rsidR="00BA6779" w:rsidRPr="001C220C" w:rsidRDefault="00BA6779" w:rsidP="00BA6779">
            <w:pPr>
              <w:pStyle w:val="TableNormal1"/>
              <w:keepNext w:val="0"/>
              <w:rPr>
                <w:lang w:val="en-US"/>
              </w:rPr>
            </w:pPr>
            <w:r>
              <w:rPr>
                <w:lang w:val="en-US"/>
              </w:rPr>
              <w:t>0,</w:t>
            </w:r>
            <w:r w:rsidRPr="001C220C">
              <w:rPr>
                <w:lang w:val="en-US"/>
              </w:rPr>
              <w:t>05</w:t>
            </w:r>
          </w:p>
        </w:tc>
        <w:tc>
          <w:tcPr>
            <w:tcW w:w="1350" w:type="dxa"/>
          </w:tcPr>
          <w:p w14:paraId="0D866534" w14:textId="77777777" w:rsidR="00BA6779" w:rsidRPr="001C220C" w:rsidRDefault="00BA6779" w:rsidP="00BA6779">
            <w:pPr>
              <w:pStyle w:val="TableNormal1"/>
              <w:keepNext w:val="0"/>
              <w:spacing w:before="40"/>
              <w:rPr>
                <w:lang w:val="en-US"/>
              </w:rPr>
            </w:pPr>
            <w:r w:rsidRPr="001C220C">
              <w:rPr>
                <w:lang w:val="en-US"/>
              </w:rPr>
              <w:t>1</w:t>
            </w:r>
          </w:p>
        </w:tc>
        <w:tc>
          <w:tcPr>
            <w:tcW w:w="1080" w:type="dxa"/>
          </w:tcPr>
          <w:p w14:paraId="77E52A45" w14:textId="77777777" w:rsidR="00BA6779" w:rsidRPr="001C220C" w:rsidRDefault="00BA6779" w:rsidP="00BA6779">
            <w:pPr>
              <w:pStyle w:val="TableNormal1"/>
              <w:keepNext w:val="0"/>
              <w:spacing w:before="40"/>
              <w:rPr>
                <w:lang w:val="en-US"/>
              </w:rPr>
            </w:pPr>
            <w:r>
              <w:rPr>
                <w:lang w:val="en-US"/>
              </w:rPr>
              <w:t>(not applicable)</w:t>
            </w:r>
          </w:p>
        </w:tc>
        <w:tc>
          <w:tcPr>
            <w:tcW w:w="1202" w:type="dxa"/>
          </w:tcPr>
          <w:p w14:paraId="2D93839E" w14:textId="77777777" w:rsidR="00BA6779" w:rsidRPr="001C220C" w:rsidRDefault="00BA6779" w:rsidP="00BA6779">
            <w:pPr>
              <w:pStyle w:val="TableNormal1"/>
              <w:keepNext w:val="0"/>
              <w:spacing w:before="40"/>
              <w:rPr>
                <w:lang w:val="en-US"/>
              </w:rPr>
            </w:pPr>
            <w:r>
              <w:rPr>
                <w:lang w:val="en-US"/>
              </w:rPr>
              <w:t>(not applicable)</w:t>
            </w:r>
          </w:p>
        </w:tc>
      </w:tr>
      <w:tr w:rsidR="00BA6779" w:rsidRPr="001C220C" w14:paraId="5A730ED5" w14:textId="77777777" w:rsidTr="00591662">
        <w:trPr>
          <w:cantSplit/>
          <w:jc w:val="center"/>
        </w:trPr>
        <w:tc>
          <w:tcPr>
            <w:tcW w:w="1269" w:type="dxa"/>
          </w:tcPr>
          <w:p w14:paraId="4CE30A64" w14:textId="77777777" w:rsidR="00BA6779" w:rsidRPr="001C220C" w:rsidRDefault="00BA6779" w:rsidP="00BA6779">
            <w:pPr>
              <w:pStyle w:val="TableNormal1"/>
              <w:keepNext w:val="0"/>
              <w:rPr>
                <w:lang w:val="en-US"/>
              </w:rPr>
            </w:pPr>
            <w:r w:rsidRPr="001C220C">
              <w:rPr>
                <w:lang w:val="en-US"/>
              </w:rPr>
              <w:t xml:space="preserve">Quantity </w:t>
            </w:r>
            <w:r>
              <w:rPr>
                <w:lang w:val="en-US"/>
              </w:rPr>
              <w:t>u</w:t>
            </w:r>
            <w:r w:rsidRPr="001C220C">
              <w:rPr>
                <w:lang w:val="en-US"/>
              </w:rPr>
              <w:t xml:space="preserve">nit of </w:t>
            </w:r>
            <w:r>
              <w:rPr>
                <w:lang w:val="en-US"/>
              </w:rPr>
              <w:t>m</w:t>
            </w:r>
            <w:r w:rsidRPr="001C220C">
              <w:rPr>
                <w:lang w:val="en-US"/>
              </w:rPr>
              <w:t>easure</w:t>
            </w:r>
          </w:p>
        </w:tc>
        <w:tc>
          <w:tcPr>
            <w:tcW w:w="2880" w:type="dxa"/>
          </w:tcPr>
          <w:p w14:paraId="3D126B21" w14:textId="77777777" w:rsidR="00BA6779" w:rsidRPr="001C220C" w:rsidRDefault="00BA6779" w:rsidP="00BA6779">
            <w:pPr>
              <w:pStyle w:val="TableNormal1"/>
              <w:keepNext w:val="0"/>
              <w:rPr>
                <w:lang w:val="en-US"/>
              </w:rPr>
            </w:pPr>
            <w:r w:rsidRPr="001C220C">
              <w:rPr>
                <w:lang w:val="en-US"/>
              </w:rPr>
              <w:t>Identifies the unit of measure of the quantity, if applicable.</w:t>
            </w:r>
          </w:p>
        </w:tc>
        <w:tc>
          <w:tcPr>
            <w:tcW w:w="1265" w:type="dxa"/>
          </w:tcPr>
          <w:p w14:paraId="06A4B1CD" w14:textId="77777777" w:rsidR="00BA6779" w:rsidRPr="001C220C" w:rsidRDefault="00BA6779" w:rsidP="00BA6779">
            <w:pPr>
              <w:pStyle w:val="TableNormal1"/>
              <w:keepNext w:val="0"/>
              <w:rPr>
                <w:lang w:val="en-US"/>
              </w:rPr>
            </w:pPr>
            <w:r w:rsidRPr="001C220C">
              <w:rPr>
                <w:lang w:val="en-US"/>
              </w:rPr>
              <w:t>Machine Hours</w:t>
            </w:r>
          </w:p>
        </w:tc>
        <w:tc>
          <w:tcPr>
            <w:tcW w:w="1350" w:type="dxa"/>
          </w:tcPr>
          <w:p w14:paraId="7745ACA8" w14:textId="77777777" w:rsidR="00BA6779" w:rsidRPr="001C220C" w:rsidRDefault="00BA6779" w:rsidP="00BA6779">
            <w:pPr>
              <w:pStyle w:val="TableNormal1"/>
              <w:keepNext w:val="0"/>
              <w:spacing w:before="40"/>
              <w:rPr>
                <w:lang w:val="en-US"/>
              </w:rPr>
            </w:pPr>
            <w:r w:rsidRPr="001C220C">
              <w:rPr>
                <w:lang w:val="en-US"/>
              </w:rPr>
              <w:t>Machine</w:t>
            </w:r>
          </w:p>
        </w:tc>
        <w:tc>
          <w:tcPr>
            <w:tcW w:w="1080" w:type="dxa"/>
          </w:tcPr>
          <w:p w14:paraId="46FDA929" w14:textId="77777777" w:rsidR="00BA6779" w:rsidRPr="001C220C" w:rsidRDefault="00BA6779" w:rsidP="00BA6779">
            <w:pPr>
              <w:pStyle w:val="TableNormal1"/>
              <w:keepNext w:val="0"/>
              <w:spacing w:before="40"/>
              <w:rPr>
                <w:lang w:val="en-US"/>
              </w:rPr>
            </w:pPr>
            <w:r>
              <w:rPr>
                <w:lang w:val="en-US"/>
              </w:rPr>
              <w:t>(not applicable)</w:t>
            </w:r>
          </w:p>
        </w:tc>
        <w:tc>
          <w:tcPr>
            <w:tcW w:w="1202" w:type="dxa"/>
          </w:tcPr>
          <w:p w14:paraId="0C4F54C0" w14:textId="77777777" w:rsidR="00BA6779" w:rsidRPr="001C220C" w:rsidRDefault="00BA6779" w:rsidP="00BA6779">
            <w:pPr>
              <w:pStyle w:val="TableNormal1"/>
              <w:keepNext w:val="0"/>
              <w:spacing w:before="40"/>
              <w:rPr>
                <w:lang w:val="en-US"/>
              </w:rPr>
            </w:pPr>
            <w:r>
              <w:rPr>
                <w:lang w:val="en-US"/>
              </w:rPr>
              <w:t>(not applicable)</w:t>
            </w:r>
          </w:p>
        </w:tc>
      </w:tr>
    </w:tbl>
    <w:p w14:paraId="0B0CED5B" w14:textId="1C30B605" w:rsidR="009E6331" w:rsidRPr="001C220C" w:rsidRDefault="00FA6852" w:rsidP="00F74376">
      <w:pPr>
        <w:pStyle w:val="NOTE0"/>
        <w:rPr>
          <w:lang w:val="en-US"/>
        </w:rPr>
      </w:pPr>
      <w:ins w:id="17746" w:author="Charles Gifford" w:date="2017-03-17T22:10:00Z">
        <w:r w:rsidRPr="00FA6852">
          <w:rPr>
            <w:lang w:val="en-US"/>
          </w:rPr>
          <w:t>NOTE</w:t>
        </w:r>
        <w:r w:rsidRPr="00FA6852">
          <w:rPr>
            <w:lang w:val="en-US"/>
          </w:rPr>
          <w:tab/>
          <w:t xml:space="preserve">An </w:t>
        </w:r>
        <w:r w:rsidRPr="00152862">
          <w:rPr>
            <w:i/>
            <w:lang w:val="en-US"/>
          </w:rPr>
          <w:t xml:space="preserve">equipment actual </w:t>
        </w:r>
        <w:r w:rsidRPr="00FA6852">
          <w:rPr>
            <w:lang w:val="en-US"/>
          </w:rPr>
          <w:t xml:space="preserve">may specify both a spatial definition and an operational location where it is necessary to specify the spatial definition of the specified </w:t>
        </w:r>
        <w:r w:rsidRPr="00E67CD6">
          <w:rPr>
            <w:i/>
            <w:lang w:val="en-US"/>
          </w:rPr>
          <w:t xml:space="preserve">equipment </w:t>
        </w:r>
        <w:r w:rsidRPr="00FA6852">
          <w:rPr>
            <w:lang w:val="en-US"/>
          </w:rPr>
          <w:t>within a given operational location.</w:t>
        </w:r>
      </w:ins>
    </w:p>
    <w:p w14:paraId="09FA65B9" w14:textId="77777777" w:rsidR="009E6331" w:rsidRPr="001C220C" w:rsidRDefault="009E6331" w:rsidP="003E1075">
      <w:pPr>
        <w:pStyle w:val="Heading3"/>
      </w:pPr>
      <w:bookmarkStart w:id="17747" w:name="_Toc161566476"/>
      <w:bookmarkStart w:id="17748" w:name="_Toc320176989"/>
      <w:r w:rsidRPr="001C220C">
        <w:t>Equipment actual property</w:t>
      </w:r>
      <w:bookmarkEnd w:id="17747"/>
      <w:bookmarkEnd w:id="17748"/>
    </w:p>
    <w:p w14:paraId="661D1D62" w14:textId="77777777" w:rsidR="002C3471" w:rsidRDefault="002C3471" w:rsidP="002C3471">
      <w:pPr>
        <w:pStyle w:val="PARAGRAPH"/>
        <w:rPr>
          <w:lang w:val="en-US"/>
        </w:rPr>
      </w:pPr>
      <w:r w:rsidRPr="001C220C">
        <w:rPr>
          <w:lang w:val="en-US"/>
        </w:rPr>
        <w:t xml:space="preserve">Specific properties that are required </w:t>
      </w:r>
      <w:r>
        <w:rPr>
          <w:lang w:val="en-US"/>
        </w:rPr>
        <w:t xml:space="preserve">for an </w:t>
      </w:r>
      <w:r>
        <w:rPr>
          <w:i/>
          <w:lang w:val="en-US"/>
        </w:rPr>
        <w:t>equipment actual</w:t>
      </w:r>
      <w:r>
        <w:rPr>
          <w:lang w:val="en-US"/>
        </w:rPr>
        <w:t xml:space="preserve"> </w:t>
      </w:r>
      <w:r w:rsidRPr="001C220C">
        <w:rPr>
          <w:lang w:val="en-US"/>
        </w:rPr>
        <w:t xml:space="preserve">shall be presented </w:t>
      </w:r>
      <w:r>
        <w:rPr>
          <w:lang w:val="en-US"/>
        </w:rPr>
        <w:t xml:space="preserve">as </w:t>
      </w:r>
      <w:r>
        <w:rPr>
          <w:i/>
          <w:lang w:val="en-US"/>
        </w:rPr>
        <w:t xml:space="preserve">equipment actual </w:t>
      </w:r>
      <w:r w:rsidRPr="000C7AD0">
        <w:rPr>
          <w:i/>
          <w:lang w:val="en-US"/>
        </w:rPr>
        <w:t>properties</w:t>
      </w:r>
      <w:r w:rsidRPr="001C220C">
        <w:rPr>
          <w:lang w:val="en-US"/>
        </w:rPr>
        <w:t>.</w:t>
      </w:r>
      <w:r w:rsidRPr="00AE642B">
        <w:rPr>
          <w:lang w:val="en-US"/>
        </w:rPr>
        <w:t xml:space="preserve"> </w:t>
      </w:r>
      <w:r w:rsidR="0022037E" w:rsidRPr="002C3471">
        <w:rPr>
          <w:i/>
          <w:lang w:val="en-US"/>
        </w:rPr>
        <w:t>Equipment actual properties</w:t>
      </w:r>
      <w:r w:rsidR="0022037E">
        <w:rPr>
          <w:lang w:val="en-US"/>
        </w:rPr>
        <w:t xml:space="preserve"> may contain nested </w:t>
      </w:r>
      <w:r w:rsidR="0022037E" w:rsidRPr="002C3471">
        <w:rPr>
          <w:i/>
          <w:lang w:val="en-US"/>
        </w:rPr>
        <w:t>equipment actual properties</w:t>
      </w:r>
      <w:r w:rsidR="0022037E">
        <w:rPr>
          <w:lang w:val="en-US"/>
        </w:rPr>
        <w:t>.</w:t>
      </w:r>
    </w:p>
    <w:p w14:paraId="591266B6" w14:textId="646F711C" w:rsidR="0022037E" w:rsidRDefault="00152862" w:rsidP="0022037E">
      <w:pPr>
        <w:pStyle w:val="PARAGRAPH"/>
        <w:rPr>
          <w:ins w:id="17749" w:author="Charles Gifford" w:date="2016-04-20T15:36:00Z"/>
          <w:lang w:val="en-US"/>
        </w:rPr>
      </w:pPr>
      <w:r>
        <w:rPr>
          <w:lang w:val="en-US"/>
        </w:rPr>
        <w:fldChar w:fldCharType="begin"/>
      </w:r>
      <w:r>
        <w:rPr>
          <w:lang w:val="en-US"/>
        </w:rPr>
        <w:instrText xml:space="preserve"> REF _Ref477978015 \h </w:instrText>
      </w:r>
      <w:r>
        <w:rPr>
          <w:lang w:val="en-US"/>
        </w:rPr>
      </w:r>
      <w:r>
        <w:rPr>
          <w:lang w:val="en-US"/>
        </w:rPr>
        <w:fldChar w:fldCharType="separate"/>
      </w:r>
      <w:r>
        <w:t xml:space="preserve">Table </w:t>
      </w:r>
      <w:r>
        <w:rPr>
          <w:noProof/>
        </w:rPr>
        <w:t>204</w:t>
      </w:r>
      <w:r>
        <w:rPr>
          <w:lang w:val="en-US"/>
        </w:rPr>
        <w:fldChar w:fldCharType="end"/>
      </w:r>
      <w:r w:rsidR="0083085A">
        <w:rPr>
          <w:lang w:val="en-US"/>
        </w:rPr>
        <w:t xml:space="preserve"> </w:t>
      </w:r>
      <w:r w:rsidR="009E6331" w:rsidRPr="001C220C">
        <w:rPr>
          <w:lang w:val="en-US"/>
        </w:rPr>
        <w:t xml:space="preserve">defines the </w:t>
      </w:r>
      <w:r w:rsidR="0022037E">
        <w:rPr>
          <w:lang w:val="en-US"/>
        </w:rPr>
        <w:t>relationship</w:t>
      </w:r>
      <w:r w:rsidR="00983736">
        <w:rPr>
          <w:lang w:val="en-US"/>
        </w:rPr>
        <w:t xml:space="preserve"> role</w:t>
      </w:r>
      <w:r w:rsidR="0022037E">
        <w:rPr>
          <w:lang w:val="en-US"/>
        </w:rPr>
        <w:t>s</w:t>
      </w:r>
      <w:r w:rsidR="009E6331" w:rsidRPr="001C220C">
        <w:rPr>
          <w:lang w:val="en-US"/>
        </w:rPr>
        <w:t xml:space="preserve"> for </w:t>
      </w:r>
      <w:r w:rsidR="00DF557C">
        <w:rPr>
          <w:lang w:val="en-US"/>
        </w:rPr>
        <w:t xml:space="preserve">the </w:t>
      </w:r>
      <w:r w:rsidR="009E6331" w:rsidRPr="001C220C">
        <w:rPr>
          <w:i/>
          <w:lang w:val="en-US"/>
        </w:rPr>
        <w:t>equipment actual property</w:t>
      </w:r>
      <w:r w:rsidR="008558A5">
        <w:rPr>
          <w:lang w:val="en-US"/>
        </w:rPr>
        <w:t xml:space="preserve">. </w:t>
      </w:r>
      <w:ins w:id="17750" w:author="Charles Gifford" w:date="2017-03-22T20:31:00Z">
        <w:r>
          <w:rPr>
            <w:lang w:val="en-US"/>
          </w:rPr>
          <w:fldChar w:fldCharType="begin"/>
        </w:r>
        <w:r>
          <w:rPr>
            <w:lang w:val="en-US"/>
          </w:rPr>
          <w:instrText xml:space="preserve"> REF _Ref161736468 \h </w:instrText>
        </w:r>
      </w:ins>
      <w:r>
        <w:rPr>
          <w:lang w:val="en-US"/>
        </w:rPr>
      </w:r>
      <w:r>
        <w:rPr>
          <w:lang w:val="en-US"/>
        </w:rPr>
        <w:fldChar w:fldCharType="separate"/>
      </w:r>
      <w:ins w:id="17751" w:author="Charles Gifford" w:date="2017-03-22T20:31:00Z">
        <w:r w:rsidRPr="001C220C">
          <w:rPr>
            <w:lang w:val="en-US"/>
          </w:rPr>
          <w:t xml:space="preserve">Table </w:t>
        </w:r>
        <w:r>
          <w:rPr>
            <w:noProof/>
            <w:lang w:val="en-US"/>
          </w:rPr>
          <w:t>205</w:t>
        </w:r>
        <w:r>
          <w:rPr>
            <w:lang w:val="en-US"/>
          </w:rPr>
          <w:fldChar w:fldCharType="end"/>
        </w:r>
      </w:ins>
      <w:ins w:id="17752" w:author="Charles Gifford" w:date="2016-04-20T15:36:00Z">
        <w:r w:rsidR="0022037E" w:rsidRPr="001C220C">
          <w:rPr>
            <w:lang w:val="en-US"/>
          </w:rPr>
          <w:t xml:space="preserve"> defines the attributes for </w:t>
        </w:r>
      </w:ins>
      <w:ins w:id="17753" w:author="Charles Gifford" w:date="2016-10-30T07:26:00Z">
        <w:r w:rsidR="00DF557C">
          <w:rPr>
            <w:lang w:val="en-US"/>
          </w:rPr>
          <w:t xml:space="preserve">the </w:t>
        </w:r>
      </w:ins>
      <w:ins w:id="17754" w:author="Charles Gifford" w:date="2016-04-20T15:36:00Z">
        <w:r w:rsidR="00DF557C">
          <w:rPr>
            <w:i/>
            <w:lang w:val="en-US"/>
          </w:rPr>
          <w:t>equipment actual property</w:t>
        </w:r>
        <w:r w:rsidR="0022037E">
          <w:rPr>
            <w:lang w:val="en-US"/>
          </w:rPr>
          <w:t xml:space="preserve">. </w:t>
        </w:r>
      </w:ins>
    </w:p>
    <w:p w14:paraId="31FB4735" w14:textId="36472641" w:rsidR="0022037E" w:rsidRDefault="00152862" w:rsidP="00881CA4">
      <w:pPr>
        <w:pStyle w:val="TABLE-title"/>
        <w:rPr>
          <w:ins w:id="17755" w:author="Charles Gifford" w:date="2017-03-20T15:24:00Z"/>
          <w:lang w:val="en-US"/>
        </w:rPr>
      </w:pPr>
      <w:bookmarkStart w:id="17756" w:name="_Ref477978015"/>
      <w:bookmarkStart w:id="17757" w:name="_Toc478492504"/>
      <w:ins w:id="17758" w:author="Charles Gifford" w:date="2017-03-22T20:30:00Z">
        <w:r>
          <w:t xml:space="preserve">Table </w:t>
        </w:r>
        <w:r>
          <w:fldChar w:fldCharType="begin"/>
        </w:r>
        <w:r>
          <w:instrText xml:space="preserve"> SEQ Table \* ARABIC </w:instrText>
        </w:r>
      </w:ins>
      <w:r>
        <w:fldChar w:fldCharType="separate"/>
      </w:r>
      <w:ins w:id="17759" w:author="Charles Gifford" w:date="2017-03-22T20:30:00Z">
        <w:r>
          <w:rPr>
            <w:noProof/>
          </w:rPr>
          <w:t>204</w:t>
        </w:r>
        <w:r>
          <w:fldChar w:fldCharType="end"/>
        </w:r>
      </w:ins>
      <w:bookmarkEnd w:id="17756"/>
      <w:ins w:id="17760" w:author="Charles Gifford" w:date="2016-04-20T15:36:00Z">
        <w:r w:rsidR="0022037E" w:rsidRPr="001C220C">
          <w:rPr>
            <w:noProof/>
            <w:lang w:val="en-US"/>
          </w:rPr>
          <w:t xml:space="preserve"> </w:t>
        </w:r>
        <w:r w:rsidR="0022037E">
          <w:rPr>
            <w:lang w:val="en-US"/>
          </w:rPr>
          <w:t>–</w:t>
        </w:r>
        <w:r w:rsidR="0022037E" w:rsidRPr="001C220C">
          <w:rPr>
            <w:noProof/>
            <w:lang w:val="en-US"/>
          </w:rPr>
          <w:t xml:space="preserve"> </w:t>
        </w:r>
        <w:r w:rsidR="0022037E">
          <w:rPr>
            <w:lang w:val="en-US"/>
          </w:rPr>
          <w:t>E</w:t>
        </w:r>
        <w:r w:rsidR="0022037E" w:rsidRPr="001C220C">
          <w:rPr>
            <w:noProof/>
            <w:lang w:val="en-US"/>
          </w:rPr>
          <w:t>quipment actual property</w:t>
        </w:r>
        <w:r w:rsidR="0022037E" w:rsidRPr="00AC2193">
          <w:rPr>
            <w:lang w:val="en-US"/>
          </w:rPr>
          <w:t xml:space="preserve"> </w:t>
        </w:r>
        <w:r w:rsidR="0022037E">
          <w:rPr>
            <w:lang w:val="en-US"/>
          </w:rPr>
          <w:t>relationship</w:t>
        </w:r>
      </w:ins>
      <w:ins w:id="17761" w:author="Charles Gifford" w:date="2017-03-20T15:23:00Z">
        <w:r w:rsidR="00983736">
          <w:rPr>
            <w:lang w:val="en-US"/>
          </w:rPr>
          <w:t xml:space="preserve"> role</w:t>
        </w:r>
      </w:ins>
      <w:ins w:id="17762" w:author="Charles Gifford" w:date="2016-04-20T15:36:00Z">
        <w:r w:rsidR="0022037E">
          <w:rPr>
            <w:lang w:val="en-US"/>
          </w:rPr>
          <w:t>s</w:t>
        </w:r>
      </w:ins>
      <w:bookmarkEnd w:id="17757"/>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170"/>
        <w:gridCol w:w="3690"/>
      </w:tblGrid>
      <w:tr w:rsidR="00983736" w:rsidRPr="009432BC" w14:paraId="172F023A" w14:textId="77777777" w:rsidTr="0020423E">
        <w:trPr>
          <w:trHeight w:val="197"/>
          <w:tblHeader/>
          <w:ins w:id="17763" w:author="Charles Gifford" w:date="2017-03-20T15:24:00Z"/>
        </w:trPr>
        <w:tc>
          <w:tcPr>
            <w:tcW w:w="2155" w:type="dxa"/>
            <w:shd w:val="clear" w:color="auto" w:fill="auto"/>
          </w:tcPr>
          <w:p w14:paraId="79F6A097" w14:textId="77777777" w:rsidR="00983736" w:rsidRPr="009432BC" w:rsidRDefault="00983736" w:rsidP="0020423E">
            <w:pPr>
              <w:pStyle w:val="TABLE-col-heading"/>
              <w:rPr>
                <w:ins w:id="17764" w:author="Charles Gifford" w:date="2017-03-20T15:24:00Z"/>
              </w:rPr>
            </w:pPr>
            <w:ins w:id="17765" w:author="Charles Gifford" w:date="2017-03-20T15:24:00Z">
              <w:r w:rsidRPr="009432BC">
                <w:t>Related Object</w:t>
              </w:r>
            </w:ins>
          </w:p>
        </w:tc>
        <w:tc>
          <w:tcPr>
            <w:tcW w:w="2070" w:type="dxa"/>
            <w:shd w:val="clear" w:color="auto" w:fill="auto"/>
          </w:tcPr>
          <w:p w14:paraId="057BAB68" w14:textId="77777777" w:rsidR="00983736" w:rsidRPr="009432BC" w:rsidRDefault="00983736" w:rsidP="0020423E">
            <w:pPr>
              <w:pStyle w:val="TABLE-col-heading"/>
              <w:rPr>
                <w:ins w:id="17766" w:author="Charles Gifford" w:date="2017-03-20T15:24:00Z"/>
              </w:rPr>
            </w:pPr>
            <w:ins w:id="17767" w:author="Charles Gifford" w:date="2017-03-20T15:24:00Z">
              <w:r w:rsidRPr="009432BC">
                <w:t>Role</w:t>
              </w:r>
            </w:ins>
          </w:p>
        </w:tc>
        <w:tc>
          <w:tcPr>
            <w:tcW w:w="1170" w:type="dxa"/>
            <w:shd w:val="clear" w:color="auto" w:fill="auto"/>
          </w:tcPr>
          <w:p w14:paraId="746B73A5" w14:textId="77777777" w:rsidR="00983736" w:rsidRPr="009432BC" w:rsidRDefault="00983736" w:rsidP="0020423E">
            <w:pPr>
              <w:pStyle w:val="TABLE-col-heading"/>
              <w:rPr>
                <w:ins w:id="17768" w:author="Charles Gifford" w:date="2017-03-20T15:24:00Z"/>
              </w:rPr>
            </w:pPr>
            <w:ins w:id="17769" w:author="Charles Gifford" w:date="2017-03-20T15:24:00Z">
              <w:r w:rsidRPr="009432BC">
                <w:t>Multiplicity</w:t>
              </w:r>
            </w:ins>
          </w:p>
        </w:tc>
        <w:tc>
          <w:tcPr>
            <w:tcW w:w="3690" w:type="dxa"/>
            <w:shd w:val="clear" w:color="auto" w:fill="auto"/>
          </w:tcPr>
          <w:p w14:paraId="594069FD" w14:textId="77777777" w:rsidR="00983736" w:rsidRPr="009432BC" w:rsidRDefault="00983736" w:rsidP="0020423E">
            <w:pPr>
              <w:pStyle w:val="TABLE-col-heading"/>
              <w:rPr>
                <w:ins w:id="17770" w:author="Charles Gifford" w:date="2017-03-20T15:24:00Z"/>
              </w:rPr>
            </w:pPr>
            <w:ins w:id="17771" w:author="Charles Gifford" w:date="2017-03-20T15:24:00Z">
              <w:r w:rsidRPr="009432BC">
                <w:t>Description</w:t>
              </w:r>
            </w:ins>
          </w:p>
        </w:tc>
      </w:tr>
      <w:tr w:rsidR="00983736" w:rsidRPr="009432BC" w14:paraId="62C08717" w14:textId="77777777" w:rsidTr="0020423E">
        <w:trPr>
          <w:trHeight w:val="332"/>
          <w:ins w:id="17772" w:author="Charles Gifford" w:date="2017-03-20T15:24:00Z"/>
        </w:trPr>
        <w:tc>
          <w:tcPr>
            <w:tcW w:w="2155" w:type="dxa"/>
            <w:shd w:val="clear" w:color="auto" w:fill="auto"/>
          </w:tcPr>
          <w:p w14:paraId="01753375" w14:textId="0B5BBBBB" w:rsidR="00983736" w:rsidRPr="009432BC" w:rsidRDefault="00983736" w:rsidP="0020423E">
            <w:pPr>
              <w:pStyle w:val="TABLE-cell"/>
              <w:rPr>
                <w:ins w:id="17773" w:author="Charles Gifford" w:date="2017-03-20T15:24:00Z"/>
              </w:rPr>
            </w:pPr>
            <w:ins w:id="17774" w:author="Charles Gifford" w:date="2017-03-20T15:24:00Z">
              <w:r w:rsidRPr="00AB0960">
                <w:rPr>
                  <w:szCs w:val="20"/>
                  <w:lang w:val="en-US"/>
                </w:rPr>
                <w:t xml:space="preserve">Equipment </w:t>
              </w:r>
              <w:r>
                <w:rPr>
                  <w:szCs w:val="20"/>
                  <w:lang w:val="en-US"/>
                </w:rPr>
                <w:t>actual</w:t>
              </w:r>
            </w:ins>
          </w:p>
        </w:tc>
        <w:tc>
          <w:tcPr>
            <w:tcW w:w="2070" w:type="dxa"/>
            <w:shd w:val="clear" w:color="auto" w:fill="auto"/>
          </w:tcPr>
          <w:p w14:paraId="0843AE74" w14:textId="77777777" w:rsidR="00983736" w:rsidRPr="009432BC" w:rsidRDefault="00983736" w:rsidP="0020423E">
            <w:pPr>
              <w:pStyle w:val="TABLE-cell"/>
              <w:rPr>
                <w:ins w:id="17775" w:author="Charles Gifford" w:date="2017-03-20T15:24:00Z"/>
              </w:rPr>
            </w:pPr>
            <w:ins w:id="17776" w:author="Charles Gifford" w:date="2017-03-20T15:24:00Z">
              <w:r>
                <w:rPr>
                  <w:szCs w:val="20"/>
                  <w:lang w:val="en-US"/>
                </w:rPr>
                <w:t>NA</w:t>
              </w:r>
            </w:ins>
          </w:p>
        </w:tc>
        <w:tc>
          <w:tcPr>
            <w:tcW w:w="1170" w:type="dxa"/>
            <w:shd w:val="clear" w:color="auto" w:fill="auto"/>
          </w:tcPr>
          <w:p w14:paraId="27884C4B" w14:textId="77777777" w:rsidR="00983736" w:rsidRPr="009432BC" w:rsidRDefault="00983736" w:rsidP="0020423E">
            <w:pPr>
              <w:pStyle w:val="TABLE-cell"/>
              <w:rPr>
                <w:ins w:id="17777" w:author="Charles Gifford" w:date="2017-03-20T15:24:00Z"/>
              </w:rPr>
            </w:pPr>
            <w:ins w:id="17778" w:author="Charles Gifford" w:date="2017-03-20T15:24:00Z">
              <w:r w:rsidRPr="00AB0960">
                <w:rPr>
                  <w:szCs w:val="20"/>
                  <w:lang w:val="en-US"/>
                </w:rPr>
                <w:t>1</w:t>
              </w:r>
            </w:ins>
          </w:p>
        </w:tc>
        <w:tc>
          <w:tcPr>
            <w:tcW w:w="3690" w:type="dxa"/>
          </w:tcPr>
          <w:p w14:paraId="32E3A869" w14:textId="78E1C0BB" w:rsidR="00983736" w:rsidRPr="009432BC" w:rsidRDefault="00983736" w:rsidP="0020423E">
            <w:pPr>
              <w:pStyle w:val="TABLE-cell"/>
              <w:rPr>
                <w:ins w:id="17779" w:author="Charles Gifford" w:date="2017-03-20T15:24:00Z"/>
              </w:rPr>
            </w:pPr>
            <w:ins w:id="17780" w:author="Charles Gifford" w:date="2017-03-20T15:24:00Z">
              <w:r>
                <w:rPr>
                  <w:szCs w:val="20"/>
                  <w:lang w:val="en-US"/>
                </w:rPr>
                <w:t>The</w:t>
              </w:r>
              <w:r>
                <w:t xml:space="preserve"> values for this </w:t>
              </w:r>
              <w:r w:rsidRPr="00160C96">
                <w:rPr>
                  <w:i/>
                </w:rPr>
                <w:t xml:space="preserve">equipment </w:t>
              </w:r>
              <w:r>
                <w:rPr>
                  <w:i/>
                  <w:szCs w:val="20"/>
                  <w:lang w:val="en-US"/>
                </w:rPr>
                <w:t>actual</w:t>
              </w:r>
              <w:r w:rsidRPr="00514F8D">
                <w:rPr>
                  <w:i/>
                  <w:szCs w:val="20"/>
                  <w:lang w:val="en-US"/>
                </w:rPr>
                <w:t xml:space="preserve"> property</w:t>
              </w:r>
              <w:r>
                <w:rPr>
                  <w:szCs w:val="20"/>
                  <w:lang w:val="en-US"/>
                </w:rPr>
                <w:t xml:space="preserve"> in part are for </w:t>
              </w:r>
              <w:r w:rsidRPr="00C944A9">
                <w:rPr>
                  <w:szCs w:val="20"/>
                  <w:lang w:val="en-US"/>
                </w:rPr>
                <w:t xml:space="preserve">the </w:t>
              </w:r>
              <w:r w:rsidRPr="00160C96">
                <w:rPr>
                  <w:i/>
                </w:rPr>
                <w:t>equipment</w:t>
              </w:r>
              <w:r w:rsidRPr="00F11ACE">
                <w:rPr>
                  <w:i/>
                  <w:lang w:val="en-US"/>
                </w:rPr>
                <w:t xml:space="preserve"> </w:t>
              </w:r>
              <w:r>
                <w:rPr>
                  <w:i/>
                  <w:lang w:val="en-US"/>
                </w:rPr>
                <w:t>actual</w:t>
              </w:r>
              <w:r w:rsidRPr="00F11ACE">
                <w:rPr>
                  <w:i/>
                  <w:lang w:val="en-US"/>
                </w:rPr>
                <w:t>.</w:t>
              </w:r>
              <w:r>
                <w:rPr>
                  <w:lang w:val="en-US"/>
                </w:rPr>
                <w:t xml:space="preserve"> </w:t>
              </w:r>
            </w:ins>
          </w:p>
        </w:tc>
      </w:tr>
      <w:tr w:rsidR="00983736" w:rsidRPr="009432BC" w14:paraId="7698977B" w14:textId="77777777" w:rsidTr="0020423E">
        <w:trPr>
          <w:trHeight w:val="332"/>
          <w:ins w:id="17781" w:author="Charles Gifford" w:date="2017-03-20T15:24:00Z"/>
        </w:trPr>
        <w:tc>
          <w:tcPr>
            <w:tcW w:w="2155" w:type="dxa"/>
            <w:shd w:val="clear" w:color="auto" w:fill="auto"/>
          </w:tcPr>
          <w:p w14:paraId="0F0B75BB" w14:textId="174F5E12" w:rsidR="00983736" w:rsidRDefault="00983736" w:rsidP="0020423E">
            <w:pPr>
              <w:pStyle w:val="TABLE-cell"/>
              <w:rPr>
                <w:ins w:id="17782" w:author="Charles Gifford" w:date="2017-03-20T15:24:00Z"/>
                <w:szCs w:val="20"/>
                <w:lang w:val="en-US"/>
              </w:rPr>
            </w:pPr>
            <w:ins w:id="17783" w:author="Charles Gifford" w:date="2017-03-20T15:24:00Z">
              <w:r w:rsidRPr="00C02C26">
                <w:rPr>
                  <w:szCs w:val="20"/>
                  <w:lang w:val="en-US"/>
                </w:rPr>
                <w:t xml:space="preserve">Equipment </w:t>
              </w:r>
              <w:r>
                <w:rPr>
                  <w:szCs w:val="20"/>
                  <w:lang w:val="en-US"/>
                </w:rPr>
                <w:t>actual</w:t>
              </w:r>
              <w:r w:rsidRPr="00AB0960">
                <w:rPr>
                  <w:szCs w:val="20"/>
                  <w:lang w:val="en-US"/>
                </w:rPr>
                <w:t xml:space="preserve"> property</w:t>
              </w:r>
            </w:ins>
          </w:p>
        </w:tc>
        <w:tc>
          <w:tcPr>
            <w:tcW w:w="2070" w:type="dxa"/>
            <w:shd w:val="clear" w:color="auto" w:fill="auto"/>
          </w:tcPr>
          <w:p w14:paraId="45B0462C" w14:textId="2FBB7D96" w:rsidR="00983736" w:rsidRDefault="00983736" w:rsidP="0020423E">
            <w:pPr>
              <w:pStyle w:val="TABLE-cell"/>
              <w:rPr>
                <w:ins w:id="17784" w:author="Charles Gifford" w:date="2017-03-20T15:24:00Z"/>
                <w:szCs w:val="20"/>
                <w:lang w:val="en-US"/>
              </w:rPr>
            </w:pPr>
            <w:ins w:id="17785" w:author="Charles Gifford" w:date="2017-03-20T15:24:00Z">
              <w:r w:rsidRPr="00C02C26">
                <w:rPr>
                  <w:szCs w:val="20"/>
                  <w:lang w:val="en-US"/>
                </w:rPr>
                <w:t xml:space="preserve">Equipment </w:t>
              </w:r>
              <w:r>
                <w:rPr>
                  <w:szCs w:val="20"/>
                  <w:lang w:val="en-US"/>
                </w:rPr>
                <w:t>actual</w:t>
              </w:r>
              <w:r w:rsidRPr="00AB0960">
                <w:rPr>
                  <w:szCs w:val="20"/>
                  <w:lang w:val="en-US"/>
                </w:rPr>
                <w:t xml:space="preserve"> property</w:t>
              </w:r>
            </w:ins>
            <w:ins w:id="17786" w:author="Charles Gifford" w:date="2017-03-20T15:25:00Z">
              <w:r>
                <w:rPr>
                  <w:szCs w:val="20"/>
                  <w:lang w:val="en-US"/>
                </w:rPr>
                <w:t xml:space="preserve"> child</w:t>
              </w:r>
            </w:ins>
          </w:p>
        </w:tc>
        <w:tc>
          <w:tcPr>
            <w:tcW w:w="1170" w:type="dxa"/>
            <w:shd w:val="clear" w:color="auto" w:fill="auto"/>
          </w:tcPr>
          <w:p w14:paraId="1680EB84" w14:textId="77777777" w:rsidR="00983736" w:rsidRDefault="00983736" w:rsidP="0020423E">
            <w:pPr>
              <w:pStyle w:val="TABLE-cell"/>
              <w:rPr>
                <w:ins w:id="17787" w:author="Charles Gifford" w:date="2017-03-20T15:24:00Z"/>
                <w:szCs w:val="20"/>
                <w:lang w:val="en-US"/>
              </w:rPr>
            </w:pPr>
            <w:ins w:id="17788" w:author="Charles Gifford" w:date="2017-03-20T15:24:00Z">
              <w:r>
                <w:rPr>
                  <w:szCs w:val="20"/>
                  <w:lang w:val="en-US"/>
                </w:rPr>
                <w:t>0</w:t>
              </w:r>
              <w:r w:rsidRPr="00AB0960">
                <w:rPr>
                  <w:szCs w:val="20"/>
                  <w:lang w:val="en-US"/>
                </w:rPr>
                <w:t>..*</w:t>
              </w:r>
            </w:ins>
          </w:p>
        </w:tc>
        <w:tc>
          <w:tcPr>
            <w:tcW w:w="3690" w:type="dxa"/>
            <w:shd w:val="clear" w:color="auto" w:fill="auto"/>
          </w:tcPr>
          <w:p w14:paraId="6AD7DF26" w14:textId="63D3F106" w:rsidR="00983736" w:rsidRPr="00BE0F67" w:rsidRDefault="00983736" w:rsidP="0020423E">
            <w:pPr>
              <w:pStyle w:val="TABLE-cell"/>
              <w:rPr>
                <w:ins w:id="17789" w:author="Charles Gifford" w:date="2017-03-20T15:24:00Z"/>
                <w:lang w:val="en-US"/>
              </w:rPr>
            </w:pPr>
            <w:ins w:id="17790" w:author="Charles Gifford" w:date="2017-03-20T15:24:00Z">
              <w:r>
                <w:rPr>
                  <w:lang w:val="en-US"/>
                </w:rPr>
                <w:t xml:space="preserve">The values in the child </w:t>
              </w:r>
              <w:r w:rsidRPr="00160C96">
                <w:rPr>
                  <w:i/>
                </w:rPr>
                <w:t>equipment</w:t>
              </w:r>
              <w:r>
                <w:rPr>
                  <w:i/>
                  <w:lang w:val="en-US"/>
                </w:rPr>
                <w:t xml:space="preserve"> actual </w:t>
              </w:r>
              <w:r w:rsidRPr="00465559">
                <w:rPr>
                  <w:i/>
                  <w:lang w:val="en-US"/>
                </w:rPr>
                <w:t>property</w:t>
              </w:r>
              <w:r>
                <w:rPr>
                  <w:lang w:val="en-US"/>
                </w:rPr>
                <w:t xml:space="preserve"> for</w:t>
              </w:r>
              <w:r w:rsidRPr="00786491">
                <w:rPr>
                  <w:lang w:val="en-US"/>
                </w:rPr>
                <w:t xml:space="preserve"> </w:t>
              </w:r>
              <w:r>
                <w:rPr>
                  <w:lang w:val="en-US"/>
                </w:rPr>
                <w:t>this</w:t>
              </w:r>
              <w:r w:rsidRPr="00AB0960">
                <w:rPr>
                  <w:lang w:val="en-US"/>
                </w:rPr>
                <w:t xml:space="preserve"> </w:t>
              </w:r>
              <w:r w:rsidRPr="00160C96">
                <w:rPr>
                  <w:i/>
                </w:rPr>
                <w:t>equipment</w:t>
              </w:r>
              <w:r w:rsidRPr="00AB0960">
                <w:rPr>
                  <w:i/>
                  <w:lang w:val="en-US"/>
                </w:rPr>
                <w:t xml:space="preserve"> </w:t>
              </w:r>
              <w:r>
                <w:rPr>
                  <w:i/>
                  <w:lang w:val="en-US"/>
                </w:rPr>
                <w:t>actual</w:t>
              </w:r>
              <w:r w:rsidRPr="00AB0960">
                <w:rPr>
                  <w:lang w:val="en-US"/>
                </w:rPr>
                <w:t>.</w:t>
              </w:r>
            </w:ins>
          </w:p>
        </w:tc>
      </w:tr>
      <w:tr w:rsidR="00983736" w:rsidRPr="009432BC" w14:paraId="738F2E4A" w14:textId="77777777" w:rsidTr="0020423E">
        <w:trPr>
          <w:trHeight w:val="332"/>
          <w:ins w:id="17791" w:author="Charles Gifford" w:date="2017-03-20T15:24:00Z"/>
        </w:trPr>
        <w:tc>
          <w:tcPr>
            <w:tcW w:w="2155" w:type="dxa"/>
            <w:shd w:val="clear" w:color="auto" w:fill="auto"/>
          </w:tcPr>
          <w:p w14:paraId="56F8526D" w14:textId="77777777" w:rsidR="00983736" w:rsidRPr="00AB0960" w:rsidRDefault="00983736" w:rsidP="0020423E">
            <w:pPr>
              <w:pStyle w:val="TABLE-cell"/>
              <w:rPr>
                <w:ins w:id="17792" w:author="Charles Gifford" w:date="2017-03-20T15:24:00Z"/>
                <w:szCs w:val="20"/>
                <w:lang w:val="en-US"/>
              </w:rPr>
            </w:pPr>
            <w:ins w:id="17793" w:author="Charles Gifford" w:date="2017-03-20T15:24:00Z">
              <w:r w:rsidRPr="00BA06AC">
                <w:t xml:space="preserve">Equipment </w:t>
              </w:r>
              <w:r w:rsidRPr="00BA207E">
                <w:t>class</w:t>
              </w:r>
              <w:r>
                <w:t xml:space="preserve"> property</w:t>
              </w:r>
            </w:ins>
          </w:p>
        </w:tc>
        <w:tc>
          <w:tcPr>
            <w:tcW w:w="2070" w:type="dxa"/>
            <w:shd w:val="clear" w:color="auto" w:fill="auto"/>
          </w:tcPr>
          <w:p w14:paraId="0F7F0C79" w14:textId="77777777" w:rsidR="00983736" w:rsidRPr="00AB0960" w:rsidRDefault="00983736" w:rsidP="0020423E">
            <w:pPr>
              <w:pStyle w:val="TABLE-cell"/>
              <w:rPr>
                <w:ins w:id="17794" w:author="Charles Gifford" w:date="2017-03-20T15:24:00Z"/>
                <w:szCs w:val="20"/>
                <w:lang w:val="en-US"/>
              </w:rPr>
            </w:pPr>
            <w:ins w:id="17795" w:author="Charles Gifford" w:date="2017-03-20T15:24:00Z">
              <w:r w:rsidRPr="00BA06AC">
                <w:t xml:space="preserve">Equipment </w:t>
              </w:r>
              <w:r w:rsidRPr="00BA207E">
                <w:t>class</w:t>
              </w:r>
              <w:r>
                <w:t xml:space="preserve"> property</w:t>
              </w:r>
            </w:ins>
          </w:p>
        </w:tc>
        <w:tc>
          <w:tcPr>
            <w:tcW w:w="1170" w:type="dxa"/>
          </w:tcPr>
          <w:p w14:paraId="180E2E83" w14:textId="77777777" w:rsidR="00983736" w:rsidRDefault="00983736" w:rsidP="0020423E">
            <w:pPr>
              <w:pStyle w:val="TABLE-cell"/>
              <w:rPr>
                <w:ins w:id="17796" w:author="Charles Gifford" w:date="2017-03-20T15:24:00Z"/>
                <w:szCs w:val="20"/>
                <w:lang w:val="en-US"/>
              </w:rPr>
            </w:pPr>
            <w:ins w:id="17797" w:author="Charles Gifford" w:date="2017-03-20T15:24:00Z">
              <w:r w:rsidRPr="0030452A">
                <w:t>0..*</w:t>
              </w:r>
            </w:ins>
          </w:p>
        </w:tc>
        <w:tc>
          <w:tcPr>
            <w:tcW w:w="3690" w:type="dxa"/>
          </w:tcPr>
          <w:p w14:paraId="731B2609" w14:textId="77777777" w:rsidR="00983736" w:rsidRDefault="00983736" w:rsidP="0020423E">
            <w:pPr>
              <w:pStyle w:val="TABLE-cell"/>
              <w:rPr>
                <w:ins w:id="17798" w:author="Charles Gifford" w:date="2017-03-20T15:24:00Z"/>
                <w:lang w:val="en-US"/>
              </w:rPr>
            </w:pPr>
            <w:ins w:id="17799" w:author="Charles Gifford" w:date="2017-03-20T15:24:00Z">
              <w:r>
                <w:t>A cross-model dependency to</w:t>
              </w:r>
              <w:r w:rsidRPr="00FD719C">
                <w:t xml:space="preserve"> element in the </w:t>
              </w:r>
              <w:r>
                <w:t>e</w:t>
              </w:r>
              <w:r w:rsidRPr="00BA06AC">
                <w:t xml:space="preserve">quipment </w:t>
              </w:r>
              <w:r w:rsidRPr="00FD719C">
                <w:t>model</w:t>
              </w:r>
              <w:r>
                <w:t xml:space="preserve"> as explained in clause 4.6.4</w:t>
              </w:r>
              <w:r w:rsidRPr="00FD719C">
                <w:t>.</w:t>
              </w:r>
            </w:ins>
          </w:p>
        </w:tc>
      </w:tr>
      <w:tr w:rsidR="00983736" w:rsidRPr="009432BC" w14:paraId="54062373" w14:textId="77777777" w:rsidTr="0020423E">
        <w:trPr>
          <w:trHeight w:val="332"/>
          <w:ins w:id="17800" w:author="Charles Gifford" w:date="2017-03-20T15:24:00Z"/>
        </w:trPr>
        <w:tc>
          <w:tcPr>
            <w:tcW w:w="2155" w:type="dxa"/>
            <w:shd w:val="clear" w:color="auto" w:fill="auto"/>
          </w:tcPr>
          <w:p w14:paraId="56EFB302" w14:textId="77777777" w:rsidR="00983736" w:rsidRPr="00AB0960" w:rsidRDefault="00983736" w:rsidP="0020423E">
            <w:pPr>
              <w:pStyle w:val="TABLE-cell"/>
              <w:rPr>
                <w:ins w:id="17801" w:author="Charles Gifford" w:date="2017-03-20T15:24:00Z"/>
                <w:szCs w:val="20"/>
                <w:lang w:val="en-US"/>
              </w:rPr>
            </w:pPr>
            <w:ins w:id="17802" w:author="Charles Gifford" w:date="2017-03-20T15:24:00Z">
              <w:r w:rsidRPr="00BA06AC">
                <w:t xml:space="preserve">Equipment </w:t>
              </w:r>
              <w:r>
                <w:t>property</w:t>
              </w:r>
            </w:ins>
          </w:p>
        </w:tc>
        <w:tc>
          <w:tcPr>
            <w:tcW w:w="2070" w:type="dxa"/>
            <w:shd w:val="clear" w:color="auto" w:fill="auto"/>
          </w:tcPr>
          <w:p w14:paraId="44B343BF" w14:textId="77777777" w:rsidR="00983736" w:rsidRPr="00AB0960" w:rsidRDefault="00983736" w:rsidP="0020423E">
            <w:pPr>
              <w:pStyle w:val="TABLE-cell"/>
              <w:rPr>
                <w:ins w:id="17803" w:author="Charles Gifford" w:date="2017-03-20T15:24:00Z"/>
                <w:szCs w:val="20"/>
                <w:lang w:val="en-US"/>
              </w:rPr>
            </w:pPr>
            <w:ins w:id="17804" w:author="Charles Gifford" w:date="2017-03-20T15:24:00Z">
              <w:r w:rsidRPr="00BA06AC">
                <w:t xml:space="preserve">Equipment </w:t>
              </w:r>
              <w:r>
                <w:t>property</w:t>
              </w:r>
            </w:ins>
          </w:p>
        </w:tc>
        <w:tc>
          <w:tcPr>
            <w:tcW w:w="1170" w:type="dxa"/>
          </w:tcPr>
          <w:p w14:paraId="2C3ABF12" w14:textId="77777777" w:rsidR="00983736" w:rsidRDefault="00983736" w:rsidP="0020423E">
            <w:pPr>
              <w:pStyle w:val="TABLE-cell"/>
              <w:rPr>
                <w:ins w:id="17805" w:author="Charles Gifford" w:date="2017-03-20T15:24:00Z"/>
                <w:szCs w:val="20"/>
                <w:lang w:val="en-US"/>
              </w:rPr>
            </w:pPr>
            <w:ins w:id="17806" w:author="Charles Gifford" w:date="2017-03-20T15:24:00Z">
              <w:r w:rsidRPr="0030452A">
                <w:t>0..*</w:t>
              </w:r>
            </w:ins>
          </w:p>
        </w:tc>
        <w:tc>
          <w:tcPr>
            <w:tcW w:w="3690" w:type="dxa"/>
            <w:shd w:val="clear" w:color="auto" w:fill="auto"/>
          </w:tcPr>
          <w:p w14:paraId="64C0D05B" w14:textId="77777777" w:rsidR="00983736" w:rsidRDefault="00983736" w:rsidP="0020423E">
            <w:pPr>
              <w:pStyle w:val="TABLE-cell"/>
              <w:rPr>
                <w:ins w:id="17807" w:author="Charles Gifford" w:date="2017-03-20T15:24:00Z"/>
                <w:lang w:val="en-US"/>
              </w:rPr>
            </w:pPr>
            <w:ins w:id="17808" w:author="Charles Gifford" w:date="2017-03-20T15:24:00Z">
              <w:r>
                <w:t>A cross-model dependency</w:t>
              </w:r>
              <w:r w:rsidRPr="002C3CDB">
                <w:t xml:space="preserve"> to element in the </w:t>
              </w:r>
              <w:r>
                <w:t>e</w:t>
              </w:r>
              <w:r w:rsidRPr="00BA06AC">
                <w:t>quipment</w:t>
              </w:r>
              <w:r w:rsidRPr="002C3CDB">
                <w:t xml:space="preserve"> model as explained in clause 4.6.4.</w:t>
              </w:r>
            </w:ins>
          </w:p>
        </w:tc>
      </w:tr>
    </w:tbl>
    <w:p w14:paraId="75B9DAE9" w14:textId="0FAFB855" w:rsidR="009E6331" w:rsidRPr="001C220C" w:rsidRDefault="009E6331" w:rsidP="00DE6B19">
      <w:pPr>
        <w:pStyle w:val="TABLE-title"/>
        <w:rPr>
          <w:noProof/>
          <w:lang w:val="en-US"/>
        </w:rPr>
      </w:pPr>
      <w:bookmarkStart w:id="17809" w:name="_Ref161736468"/>
      <w:bookmarkStart w:id="17810" w:name="_Toc161631668"/>
      <w:bookmarkStart w:id="17811" w:name="_Toc266864197"/>
      <w:bookmarkStart w:id="17812" w:name="_Toc306621085"/>
      <w:bookmarkStart w:id="17813" w:name="_Toc320178481"/>
      <w:bookmarkStart w:id="17814" w:name="_Toc478492505"/>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152862">
        <w:rPr>
          <w:noProof/>
          <w:lang w:val="en-US"/>
        </w:rPr>
        <w:t>205</w:t>
      </w:r>
      <w:r w:rsidR="00FD29D6">
        <w:rPr>
          <w:lang w:val="en-US"/>
        </w:rPr>
        <w:fldChar w:fldCharType="end"/>
      </w:r>
      <w:bookmarkEnd w:id="17809"/>
      <w:r w:rsidRPr="001C220C">
        <w:rPr>
          <w:noProof/>
          <w:lang w:val="en-US"/>
        </w:rPr>
        <w:t xml:space="preserve"> </w:t>
      </w:r>
      <w:r w:rsidR="00DE6B19">
        <w:rPr>
          <w:lang w:val="en-US"/>
        </w:rPr>
        <w:t>–</w:t>
      </w:r>
      <w:r w:rsidRPr="001C220C">
        <w:rPr>
          <w:noProof/>
          <w:lang w:val="en-US"/>
        </w:rPr>
        <w:t xml:space="preserve"> </w:t>
      </w:r>
      <w:r w:rsidR="00D02368">
        <w:rPr>
          <w:lang w:val="en-US"/>
        </w:rPr>
        <w:t>E</w:t>
      </w:r>
      <w:r w:rsidRPr="001C220C">
        <w:rPr>
          <w:noProof/>
          <w:lang w:val="en-US"/>
        </w:rPr>
        <w:t>quipment actual property</w:t>
      </w:r>
      <w:bookmarkEnd w:id="17810"/>
      <w:bookmarkEnd w:id="17811"/>
      <w:bookmarkEnd w:id="17812"/>
      <w:bookmarkEnd w:id="17813"/>
      <w:r w:rsidR="00D02368" w:rsidRPr="00AC2193">
        <w:rPr>
          <w:lang w:val="en-US"/>
        </w:rPr>
        <w:t xml:space="preserve"> </w:t>
      </w:r>
      <w:r w:rsidR="00D02368">
        <w:rPr>
          <w:lang w:val="en-US"/>
        </w:rPr>
        <w:t>attributes</w:t>
      </w:r>
      <w:bookmarkEnd w:id="17814"/>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9E6331" w:rsidRPr="001C220C" w14:paraId="6C099154" w14:textId="77777777">
        <w:trPr>
          <w:tblHeader/>
          <w:jc w:val="center"/>
        </w:trPr>
        <w:tc>
          <w:tcPr>
            <w:tcW w:w="1269" w:type="dxa"/>
          </w:tcPr>
          <w:p w14:paraId="761002FE" w14:textId="77777777" w:rsidR="009E6331" w:rsidRPr="001C220C" w:rsidRDefault="009E6331" w:rsidP="005751FB">
            <w:pPr>
              <w:pStyle w:val="NormalTableHeader"/>
              <w:keepNext w:val="0"/>
              <w:spacing w:before="40"/>
              <w:rPr>
                <w:lang w:val="en-US"/>
              </w:rPr>
            </w:pPr>
            <w:r w:rsidRPr="001C220C">
              <w:rPr>
                <w:lang w:val="en-US"/>
              </w:rPr>
              <w:t xml:space="preserve">Attribute </w:t>
            </w:r>
            <w:r w:rsidR="00415084">
              <w:rPr>
                <w:lang w:val="en-US"/>
              </w:rPr>
              <w:t>n</w:t>
            </w:r>
            <w:r w:rsidRPr="001C220C">
              <w:rPr>
                <w:lang w:val="en-US"/>
              </w:rPr>
              <w:t>ame</w:t>
            </w:r>
          </w:p>
        </w:tc>
        <w:tc>
          <w:tcPr>
            <w:tcW w:w="2880" w:type="dxa"/>
          </w:tcPr>
          <w:p w14:paraId="5F4FCF45" w14:textId="77777777" w:rsidR="009E6331" w:rsidRPr="001C220C" w:rsidRDefault="009E6331" w:rsidP="005751FB">
            <w:pPr>
              <w:pStyle w:val="NormalTableHeader"/>
              <w:keepNext w:val="0"/>
              <w:spacing w:before="40"/>
              <w:rPr>
                <w:lang w:val="en-US"/>
              </w:rPr>
            </w:pPr>
            <w:r w:rsidRPr="001C220C">
              <w:rPr>
                <w:lang w:val="en-US"/>
              </w:rPr>
              <w:t>Description</w:t>
            </w:r>
          </w:p>
        </w:tc>
        <w:tc>
          <w:tcPr>
            <w:tcW w:w="1440" w:type="dxa"/>
          </w:tcPr>
          <w:p w14:paraId="13CF73CB" w14:textId="77777777" w:rsidR="009E6331" w:rsidRPr="001C220C" w:rsidRDefault="00AE4770" w:rsidP="005751FB">
            <w:pPr>
              <w:pStyle w:val="NormalTableHeader"/>
              <w:keepNext w:val="0"/>
              <w:spacing w:before="40"/>
              <w:rPr>
                <w:lang w:val="en-US"/>
              </w:rPr>
            </w:pPr>
            <w:r>
              <w:rPr>
                <w:lang w:val="en-US"/>
              </w:rPr>
              <w:t>Production example</w:t>
            </w:r>
            <w:r w:rsidR="009E6331" w:rsidRPr="001C220C">
              <w:rPr>
                <w:lang w:val="en-US"/>
              </w:rPr>
              <w:t>s</w:t>
            </w:r>
          </w:p>
        </w:tc>
        <w:tc>
          <w:tcPr>
            <w:tcW w:w="1297" w:type="dxa"/>
          </w:tcPr>
          <w:p w14:paraId="1899F18A" w14:textId="77777777" w:rsidR="009E6331" w:rsidRPr="001C220C" w:rsidRDefault="00AE4770" w:rsidP="005751FB">
            <w:pPr>
              <w:pStyle w:val="NormalTableHeader"/>
              <w:keepNext w:val="0"/>
              <w:spacing w:before="40"/>
              <w:rPr>
                <w:lang w:val="en-US"/>
              </w:rPr>
            </w:pPr>
            <w:r>
              <w:rPr>
                <w:lang w:val="en-US"/>
              </w:rPr>
              <w:t>Maintenance example</w:t>
            </w:r>
            <w:r w:rsidR="009E6331" w:rsidRPr="001C220C">
              <w:rPr>
                <w:lang w:val="en-US"/>
              </w:rPr>
              <w:t>s</w:t>
            </w:r>
          </w:p>
        </w:tc>
        <w:tc>
          <w:tcPr>
            <w:tcW w:w="1080" w:type="dxa"/>
          </w:tcPr>
          <w:p w14:paraId="64D3F6D9" w14:textId="3CAA9777" w:rsidR="009E6331" w:rsidRPr="001C220C" w:rsidRDefault="00AE4770" w:rsidP="005751FB">
            <w:pPr>
              <w:pStyle w:val="NormalTableHeader"/>
              <w:keepNext w:val="0"/>
              <w:spacing w:before="40"/>
              <w:rPr>
                <w:lang w:val="en-US"/>
              </w:rPr>
            </w:pPr>
            <w:r>
              <w:rPr>
                <w:lang w:val="en-US"/>
              </w:rPr>
              <w:t>Quality example</w:t>
            </w:r>
            <w:r w:rsidR="009E6331" w:rsidRPr="001C220C">
              <w:rPr>
                <w:lang w:val="en-US"/>
              </w:rPr>
              <w:t>s</w:t>
            </w:r>
          </w:p>
        </w:tc>
        <w:tc>
          <w:tcPr>
            <w:tcW w:w="1080" w:type="dxa"/>
          </w:tcPr>
          <w:p w14:paraId="32B1DA1E" w14:textId="77777777" w:rsidR="009E6331" w:rsidRPr="001C220C" w:rsidRDefault="00AE4770" w:rsidP="005751FB">
            <w:pPr>
              <w:pStyle w:val="NormalTableHeader"/>
              <w:keepNext w:val="0"/>
              <w:spacing w:before="40"/>
              <w:rPr>
                <w:lang w:val="en-US"/>
              </w:rPr>
            </w:pPr>
            <w:r>
              <w:rPr>
                <w:lang w:val="en-US"/>
              </w:rPr>
              <w:t>Inventory example</w:t>
            </w:r>
            <w:r w:rsidR="009E6331" w:rsidRPr="001C220C">
              <w:rPr>
                <w:lang w:val="en-US"/>
              </w:rPr>
              <w:t>s</w:t>
            </w:r>
          </w:p>
        </w:tc>
      </w:tr>
      <w:tr w:rsidR="008502FF" w:rsidRPr="001C220C" w14:paraId="2A38D8F5" w14:textId="77777777">
        <w:trPr>
          <w:cantSplit/>
          <w:jc w:val="center"/>
        </w:trPr>
        <w:tc>
          <w:tcPr>
            <w:tcW w:w="1269" w:type="dxa"/>
          </w:tcPr>
          <w:p w14:paraId="46193AF4" w14:textId="77777777" w:rsidR="008502FF" w:rsidRPr="001C220C" w:rsidRDefault="00F81EE0" w:rsidP="005751FB">
            <w:pPr>
              <w:pStyle w:val="TableNormal1"/>
              <w:keepNext w:val="0"/>
              <w:rPr>
                <w:lang w:val="en-US"/>
              </w:rPr>
            </w:pPr>
            <w:r w:rsidRPr="001C220C">
              <w:rPr>
                <w:lang w:val="en-US"/>
              </w:rPr>
              <w:t>ID</w:t>
            </w:r>
          </w:p>
        </w:tc>
        <w:tc>
          <w:tcPr>
            <w:tcW w:w="2880" w:type="dxa"/>
          </w:tcPr>
          <w:p w14:paraId="50F76ACC" w14:textId="77777777" w:rsidR="008502FF" w:rsidRPr="001C220C" w:rsidRDefault="008502FF" w:rsidP="005751FB">
            <w:pPr>
              <w:pStyle w:val="TableNormal1"/>
              <w:keepNext w:val="0"/>
              <w:rPr>
                <w:lang w:val="en-US"/>
              </w:rPr>
            </w:pPr>
            <w:r w:rsidRPr="001C220C">
              <w:rPr>
                <w:lang w:val="en-US"/>
              </w:rPr>
              <w:t xml:space="preserve">An identification of the associated </w:t>
            </w:r>
            <w:r w:rsidRPr="001C220C">
              <w:rPr>
                <w:i/>
                <w:lang w:val="en-US"/>
              </w:rPr>
              <w:t>equipment property</w:t>
            </w:r>
            <w:r w:rsidRPr="001C220C">
              <w:rPr>
                <w:lang w:val="en-US"/>
              </w:rPr>
              <w:t xml:space="preserve"> or </w:t>
            </w:r>
            <w:r w:rsidRPr="001C220C">
              <w:rPr>
                <w:i/>
                <w:lang w:val="en-US"/>
              </w:rPr>
              <w:t>equipment class property</w:t>
            </w:r>
            <w:r w:rsidRPr="001C220C">
              <w:rPr>
                <w:lang w:val="en-US"/>
              </w:rPr>
              <w:t xml:space="preserve"> for a specific </w:t>
            </w:r>
            <w:r w:rsidRPr="001C220C">
              <w:rPr>
                <w:i/>
                <w:lang w:val="en-US"/>
              </w:rPr>
              <w:t>segment response</w:t>
            </w:r>
            <w:r w:rsidRPr="001C220C">
              <w:rPr>
                <w:lang w:val="en-US"/>
              </w:rPr>
              <w:t>.</w:t>
            </w:r>
          </w:p>
        </w:tc>
        <w:tc>
          <w:tcPr>
            <w:tcW w:w="1440" w:type="dxa"/>
          </w:tcPr>
          <w:p w14:paraId="3EC8EAE0" w14:textId="77777777" w:rsidR="008502FF" w:rsidRPr="001C220C" w:rsidRDefault="008502FF" w:rsidP="005751FB">
            <w:pPr>
              <w:pStyle w:val="TableNormal1"/>
              <w:keepNext w:val="0"/>
              <w:rPr>
                <w:lang w:val="en-US"/>
              </w:rPr>
            </w:pPr>
            <w:r w:rsidRPr="001C220C">
              <w:rPr>
                <w:lang w:val="en-US"/>
              </w:rPr>
              <w:t>Polisher Type</w:t>
            </w:r>
          </w:p>
        </w:tc>
        <w:tc>
          <w:tcPr>
            <w:tcW w:w="1297" w:type="dxa"/>
          </w:tcPr>
          <w:p w14:paraId="3CE77A41" w14:textId="77777777" w:rsidR="008502FF" w:rsidRPr="001C220C" w:rsidRDefault="008502FF" w:rsidP="005751FB">
            <w:pPr>
              <w:pStyle w:val="TableNormal1"/>
              <w:keepNext w:val="0"/>
              <w:spacing w:before="40"/>
              <w:rPr>
                <w:lang w:val="en-US"/>
              </w:rPr>
            </w:pPr>
            <w:r w:rsidRPr="001C220C">
              <w:rPr>
                <w:lang w:val="en-US"/>
              </w:rPr>
              <w:t>Holes out of tolerance</w:t>
            </w:r>
          </w:p>
        </w:tc>
        <w:tc>
          <w:tcPr>
            <w:tcW w:w="1080" w:type="dxa"/>
          </w:tcPr>
          <w:p w14:paraId="1749D227" w14:textId="77777777" w:rsidR="008502FF" w:rsidRPr="001C220C" w:rsidRDefault="007A69EF" w:rsidP="005751FB">
            <w:pPr>
              <w:pStyle w:val="TableNormal1"/>
              <w:keepNext w:val="0"/>
              <w:spacing w:before="40"/>
              <w:rPr>
                <w:lang w:val="en-US"/>
              </w:rPr>
            </w:pPr>
            <w:r>
              <w:rPr>
                <w:lang w:val="en-US"/>
              </w:rPr>
              <w:t>(not applicable)</w:t>
            </w:r>
          </w:p>
        </w:tc>
        <w:tc>
          <w:tcPr>
            <w:tcW w:w="1080" w:type="dxa"/>
          </w:tcPr>
          <w:p w14:paraId="060FE109" w14:textId="77777777" w:rsidR="008502FF" w:rsidRPr="001C220C" w:rsidRDefault="00C21049" w:rsidP="005751FB">
            <w:pPr>
              <w:pStyle w:val="TableNormal1"/>
              <w:keepNext w:val="0"/>
              <w:spacing w:before="40"/>
              <w:rPr>
                <w:lang w:val="en-US"/>
              </w:rPr>
            </w:pPr>
            <w:r>
              <w:rPr>
                <w:lang w:val="en-US"/>
              </w:rPr>
              <w:t>(not applicable)</w:t>
            </w:r>
          </w:p>
        </w:tc>
      </w:tr>
      <w:tr w:rsidR="008502FF" w:rsidRPr="001C220C" w14:paraId="52C8CA77" w14:textId="77777777">
        <w:trPr>
          <w:cantSplit/>
          <w:jc w:val="center"/>
        </w:trPr>
        <w:tc>
          <w:tcPr>
            <w:tcW w:w="1269" w:type="dxa"/>
          </w:tcPr>
          <w:p w14:paraId="61E7FBCE" w14:textId="77777777" w:rsidR="008502FF" w:rsidRPr="001C220C" w:rsidRDefault="008502FF" w:rsidP="005751FB">
            <w:pPr>
              <w:pStyle w:val="TableNormal1"/>
              <w:keepNext w:val="0"/>
              <w:rPr>
                <w:lang w:val="en-US"/>
              </w:rPr>
            </w:pPr>
            <w:r w:rsidRPr="001C220C">
              <w:rPr>
                <w:lang w:val="en-US"/>
              </w:rPr>
              <w:t>Description</w:t>
            </w:r>
          </w:p>
        </w:tc>
        <w:tc>
          <w:tcPr>
            <w:tcW w:w="2880" w:type="dxa"/>
          </w:tcPr>
          <w:p w14:paraId="1BB3EEA5" w14:textId="77777777" w:rsidR="008502FF" w:rsidRPr="001C220C" w:rsidRDefault="008502FF" w:rsidP="005751FB">
            <w:pPr>
              <w:pStyle w:val="TableNormal1"/>
              <w:keepNext w:val="0"/>
              <w:rPr>
                <w:lang w:val="en-US"/>
              </w:rPr>
            </w:pPr>
            <w:r w:rsidRPr="001C220C">
              <w:rPr>
                <w:lang w:val="en-US"/>
              </w:rPr>
              <w:t xml:space="preserve">Contains additional information and descriptions of the </w:t>
            </w:r>
            <w:r w:rsidRPr="001C220C">
              <w:rPr>
                <w:i/>
                <w:lang w:val="en-US"/>
              </w:rPr>
              <w:t xml:space="preserve">equipment actual property </w:t>
            </w:r>
            <w:r w:rsidRPr="001C220C">
              <w:rPr>
                <w:lang w:val="en-US"/>
              </w:rPr>
              <w:t>definition.</w:t>
            </w:r>
          </w:p>
        </w:tc>
        <w:tc>
          <w:tcPr>
            <w:tcW w:w="1440" w:type="dxa"/>
          </w:tcPr>
          <w:p w14:paraId="60D6FD7E" w14:textId="77777777" w:rsidR="008502FF" w:rsidRPr="001C220C" w:rsidRDefault="008502FF" w:rsidP="005751FB">
            <w:pPr>
              <w:pStyle w:val="TableNormal1"/>
              <w:keepNext w:val="0"/>
              <w:rPr>
                <w:lang w:val="en-US"/>
              </w:rPr>
            </w:pPr>
            <w:r w:rsidRPr="001C220C">
              <w:rPr>
                <w:lang w:val="en-US"/>
              </w:rPr>
              <w:t>Actual polisher used for this process segment.</w:t>
            </w:r>
          </w:p>
        </w:tc>
        <w:tc>
          <w:tcPr>
            <w:tcW w:w="1297" w:type="dxa"/>
          </w:tcPr>
          <w:p w14:paraId="32C7A48A" w14:textId="77777777" w:rsidR="008502FF" w:rsidRPr="001C220C" w:rsidRDefault="008502FF" w:rsidP="005751FB">
            <w:pPr>
              <w:pStyle w:val="TableNormal1"/>
              <w:keepNext w:val="0"/>
              <w:spacing w:before="40"/>
              <w:rPr>
                <w:lang w:val="en-US"/>
              </w:rPr>
            </w:pPr>
            <w:r w:rsidRPr="001C220C">
              <w:rPr>
                <w:lang w:val="en-US"/>
              </w:rPr>
              <w:t>Number of drilled hole out of x-y tolerance</w:t>
            </w:r>
          </w:p>
        </w:tc>
        <w:tc>
          <w:tcPr>
            <w:tcW w:w="1080" w:type="dxa"/>
          </w:tcPr>
          <w:p w14:paraId="30000CD6" w14:textId="77777777" w:rsidR="008502FF" w:rsidRPr="001C220C" w:rsidRDefault="007A69EF" w:rsidP="005751FB">
            <w:pPr>
              <w:pStyle w:val="TableNormal1"/>
              <w:keepNext w:val="0"/>
              <w:spacing w:before="40"/>
              <w:rPr>
                <w:lang w:val="en-US"/>
              </w:rPr>
            </w:pPr>
            <w:r>
              <w:rPr>
                <w:lang w:val="en-US"/>
              </w:rPr>
              <w:t>(not applicable)</w:t>
            </w:r>
          </w:p>
        </w:tc>
        <w:tc>
          <w:tcPr>
            <w:tcW w:w="1080" w:type="dxa"/>
          </w:tcPr>
          <w:p w14:paraId="0CF94B42" w14:textId="77777777" w:rsidR="008502FF" w:rsidRPr="001C220C" w:rsidRDefault="00C21049" w:rsidP="005751FB">
            <w:pPr>
              <w:pStyle w:val="TableNormal1"/>
              <w:keepNext w:val="0"/>
              <w:spacing w:before="40"/>
              <w:rPr>
                <w:lang w:val="en-US"/>
              </w:rPr>
            </w:pPr>
            <w:r>
              <w:rPr>
                <w:lang w:val="en-US"/>
              </w:rPr>
              <w:t>(not applicable)</w:t>
            </w:r>
          </w:p>
        </w:tc>
      </w:tr>
      <w:tr w:rsidR="008502FF" w:rsidRPr="001C220C" w14:paraId="1C3BF9D5" w14:textId="77777777">
        <w:trPr>
          <w:cantSplit/>
          <w:jc w:val="center"/>
        </w:trPr>
        <w:tc>
          <w:tcPr>
            <w:tcW w:w="1269" w:type="dxa"/>
          </w:tcPr>
          <w:p w14:paraId="7C0C0680" w14:textId="77777777" w:rsidR="008502FF" w:rsidRPr="001C220C" w:rsidRDefault="008502FF" w:rsidP="005751FB">
            <w:pPr>
              <w:pStyle w:val="TableNormal1"/>
              <w:keepNext w:val="0"/>
              <w:rPr>
                <w:lang w:val="en-US"/>
              </w:rPr>
            </w:pPr>
            <w:r w:rsidRPr="001C220C">
              <w:rPr>
                <w:lang w:val="en-US"/>
              </w:rPr>
              <w:t>Value</w:t>
            </w:r>
          </w:p>
        </w:tc>
        <w:tc>
          <w:tcPr>
            <w:tcW w:w="2880" w:type="dxa"/>
          </w:tcPr>
          <w:p w14:paraId="74626371" w14:textId="77777777" w:rsidR="005751FB" w:rsidRDefault="008502FF" w:rsidP="005751FB">
            <w:pPr>
              <w:pStyle w:val="TableNormal1"/>
              <w:keepNext w:val="0"/>
              <w:rPr>
                <w:lang w:val="en-US"/>
              </w:rPr>
            </w:pPr>
            <w:r w:rsidRPr="001C220C">
              <w:rPr>
                <w:lang w:val="en-US"/>
              </w:rPr>
              <w:t>The value or set of values for the associated property</w:t>
            </w:r>
            <w:r w:rsidR="008558A5">
              <w:rPr>
                <w:lang w:val="en-US"/>
              </w:rPr>
              <w:t xml:space="preserve">. </w:t>
            </w:r>
          </w:p>
          <w:p w14:paraId="4890544F" w14:textId="333A0EAF" w:rsidR="008502FF" w:rsidRPr="001C220C" w:rsidRDefault="005751FB" w:rsidP="005751FB">
            <w:pPr>
              <w:pStyle w:val="TableNormal1"/>
              <w:keepNext w:val="0"/>
              <w:rPr>
                <w:lang w:val="en-US"/>
              </w:rPr>
            </w:pPr>
            <w:r>
              <w:rPr>
                <w:lang w:val="en-US"/>
              </w:rPr>
              <w:t>EXAMPLE</w:t>
            </w:r>
            <w:r w:rsidR="008502FF" w:rsidRPr="001C220C">
              <w:rPr>
                <w:lang w:val="en-US"/>
              </w:rPr>
              <w:t xml:space="preserve"> </w:t>
            </w:r>
            <w:r w:rsidR="0097738E">
              <w:rPr>
                <w:lang w:val="en-US"/>
              </w:rPr>
              <w:t>W</w:t>
            </w:r>
            <w:r w:rsidR="008502FF" w:rsidRPr="001C220C">
              <w:rPr>
                <w:lang w:val="en-US"/>
              </w:rPr>
              <w:t xml:space="preserve">et, </w:t>
            </w:r>
            <w:r w:rsidR="00295739">
              <w:rPr>
                <w:lang w:val="en-US"/>
              </w:rPr>
              <w:t>d</w:t>
            </w:r>
            <w:r w:rsidR="008502FF" w:rsidRPr="001C220C">
              <w:rPr>
                <w:lang w:val="en-US"/>
              </w:rPr>
              <w:t>ry.</w:t>
            </w:r>
          </w:p>
        </w:tc>
        <w:tc>
          <w:tcPr>
            <w:tcW w:w="1440" w:type="dxa"/>
          </w:tcPr>
          <w:p w14:paraId="63FF2733" w14:textId="77777777" w:rsidR="008502FF" w:rsidRPr="001C220C" w:rsidRDefault="008502FF" w:rsidP="005751FB">
            <w:pPr>
              <w:pStyle w:val="TableNormal1"/>
              <w:keepNext w:val="0"/>
              <w:rPr>
                <w:lang w:val="en-US"/>
              </w:rPr>
            </w:pPr>
            <w:r w:rsidRPr="001C220C">
              <w:rPr>
                <w:lang w:val="en-US"/>
              </w:rPr>
              <w:t>Dry</w:t>
            </w:r>
          </w:p>
        </w:tc>
        <w:tc>
          <w:tcPr>
            <w:tcW w:w="1297" w:type="dxa"/>
          </w:tcPr>
          <w:p w14:paraId="4E8FBAD3" w14:textId="77777777" w:rsidR="008502FF" w:rsidRPr="001C220C" w:rsidRDefault="008502FF" w:rsidP="005751FB">
            <w:pPr>
              <w:pStyle w:val="TableNormal1"/>
              <w:keepNext w:val="0"/>
              <w:spacing w:before="40"/>
              <w:rPr>
                <w:lang w:val="en-US"/>
              </w:rPr>
            </w:pPr>
            <w:r w:rsidRPr="001C220C">
              <w:rPr>
                <w:lang w:val="en-US"/>
              </w:rPr>
              <w:t>0</w:t>
            </w:r>
          </w:p>
        </w:tc>
        <w:tc>
          <w:tcPr>
            <w:tcW w:w="1080" w:type="dxa"/>
          </w:tcPr>
          <w:p w14:paraId="7AFF0EAF" w14:textId="77777777" w:rsidR="008502FF" w:rsidRPr="001C220C" w:rsidRDefault="007A69EF" w:rsidP="005751FB">
            <w:pPr>
              <w:pStyle w:val="TableNormal1"/>
              <w:keepNext w:val="0"/>
              <w:spacing w:before="40"/>
              <w:rPr>
                <w:lang w:val="en-US"/>
              </w:rPr>
            </w:pPr>
            <w:r>
              <w:rPr>
                <w:lang w:val="en-US"/>
              </w:rPr>
              <w:t>(not applicable)</w:t>
            </w:r>
          </w:p>
        </w:tc>
        <w:tc>
          <w:tcPr>
            <w:tcW w:w="1080" w:type="dxa"/>
          </w:tcPr>
          <w:p w14:paraId="25E34E34" w14:textId="77777777" w:rsidR="008502FF" w:rsidRPr="001C220C" w:rsidRDefault="00C21049" w:rsidP="005751FB">
            <w:pPr>
              <w:pStyle w:val="TableNormal1"/>
              <w:keepNext w:val="0"/>
              <w:spacing w:before="40"/>
              <w:rPr>
                <w:lang w:val="en-US"/>
              </w:rPr>
            </w:pPr>
            <w:r>
              <w:rPr>
                <w:lang w:val="en-US"/>
              </w:rPr>
              <w:t>(not applicable)</w:t>
            </w:r>
          </w:p>
        </w:tc>
      </w:tr>
      <w:tr w:rsidR="008502FF" w:rsidRPr="001C220C" w14:paraId="78FF58AA" w14:textId="77777777">
        <w:trPr>
          <w:cantSplit/>
          <w:jc w:val="center"/>
        </w:trPr>
        <w:tc>
          <w:tcPr>
            <w:tcW w:w="1269" w:type="dxa"/>
          </w:tcPr>
          <w:p w14:paraId="43EC2B28" w14:textId="77777777" w:rsidR="008502FF" w:rsidRPr="001C220C" w:rsidRDefault="008502FF" w:rsidP="005751FB">
            <w:pPr>
              <w:pStyle w:val="TableNormal1"/>
              <w:keepNext w:val="0"/>
              <w:rPr>
                <w:lang w:val="en-US"/>
              </w:rPr>
            </w:pPr>
            <w:r w:rsidRPr="001C220C">
              <w:rPr>
                <w:lang w:val="en-US"/>
              </w:rPr>
              <w:t xml:space="preserve">Value </w:t>
            </w:r>
            <w:r w:rsidR="00E731C0">
              <w:rPr>
                <w:lang w:val="en-US"/>
              </w:rPr>
              <w:t>u</w:t>
            </w:r>
            <w:r w:rsidRPr="001C220C">
              <w:rPr>
                <w:lang w:val="en-US"/>
              </w:rPr>
              <w:t xml:space="preserve">nit of </w:t>
            </w:r>
            <w:r w:rsidR="00E731C0">
              <w:rPr>
                <w:lang w:val="en-US"/>
              </w:rPr>
              <w:t>m</w:t>
            </w:r>
            <w:r w:rsidRPr="001C220C">
              <w:rPr>
                <w:lang w:val="en-US"/>
              </w:rPr>
              <w:t>easure</w:t>
            </w:r>
          </w:p>
        </w:tc>
        <w:tc>
          <w:tcPr>
            <w:tcW w:w="2880" w:type="dxa"/>
          </w:tcPr>
          <w:p w14:paraId="56408202" w14:textId="77777777" w:rsidR="008502FF" w:rsidRPr="001C220C" w:rsidRDefault="008502FF" w:rsidP="005751FB">
            <w:pPr>
              <w:pStyle w:val="TableNormal1"/>
              <w:keepNext w:val="0"/>
              <w:rPr>
                <w:lang w:val="en-US"/>
              </w:rPr>
            </w:pPr>
            <w:r w:rsidRPr="001C220C">
              <w:rPr>
                <w:lang w:val="en-US"/>
              </w:rPr>
              <w:t>The unit of measure of the associated property value, if applicable.</w:t>
            </w:r>
          </w:p>
        </w:tc>
        <w:tc>
          <w:tcPr>
            <w:tcW w:w="1440" w:type="dxa"/>
          </w:tcPr>
          <w:p w14:paraId="03C876D3" w14:textId="77777777" w:rsidR="008502FF" w:rsidRPr="001C220C" w:rsidRDefault="00C21049" w:rsidP="005751FB">
            <w:pPr>
              <w:pStyle w:val="TableNormal1"/>
              <w:keepNext w:val="0"/>
              <w:rPr>
                <w:lang w:val="en-US"/>
              </w:rPr>
            </w:pPr>
            <w:r>
              <w:rPr>
                <w:lang w:val="en-US"/>
              </w:rPr>
              <w:t>(not applicable)</w:t>
            </w:r>
          </w:p>
        </w:tc>
        <w:tc>
          <w:tcPr>
            <w:tcW w:w="1297" w:type="dxa"/>
          </w:tcPr>
          <w:p w14:paraId="3C8325F0" w14:textId="77777777" w:rsidR="008502FF" w:rsidRPr="001C220C" w:rsidRDefault="008502FF" w:rsidP="005751FB">
            <w:pPr>
              <w:pStyle w:val="TableNormal1"/>
              <w:keepNext w:val="0"/>
              <w:spacing w:before="40"/>
              <w:rPr>
                <w:lang w:val="en-US"/>
              </w:rPr>
            </w:pPr>
            <w:r w:rsidRPr="001C220C">
              <w:rPr>
                <w:lang w:val="en-US"/>
              </w:rPr>
              <w:t>Number of Holes</w:t>
            </w:r>
          </w:p>
        </w:tc>
        <w:tc>
          <w:tcPr>
            <w:tcW w:w="1080" w:type="dxa"/>
          </w:tcPr>
          <w:p w14:paraId="0E534540" w14:textId="77777777" w:rsidR="008502FF" w:rsidRPr="001C220C" w:rsidRDefault="007A69EF" w:rsidP="005751FB">
            <w:pPr>
              <w:pStyle w:val="TableNormal1"/>
              <w:keepNext w:val="0"/>
              <w:spacing w:before="40"/>
              <w:rPr>
                <w:lang w:val="en-US"/>
              </w:rPr>
            </w:pPr>
            <w:r>
              <w:rPr>
                <w:lang w:val="en-US"/>
              </w:rPr>
              <w:t>(not applicable)</w:t>
            </w:r>
          </w:p>
        </w:tc>
        <w:tc>
          <w:tcPr>
            <w:tcW w:w="1080" w:type="dxa"/>
          </w:tcPr>
          <w:p w14:paraId="2B9472A8" w14:textId="77777777" w:rsidR="008502FF" w:rsidRPr="001C220C" w:rsidRDefault="00C21049" w:rsidP="005751FB">
            <w:pPr>
              <w:pStyle w:val="TableNormal1"/>
              <w:keepNext w:val="0"/>
              <w:spacing w:before="40"/>
              <w:rPr>
                <w:lang w:val="en-US"/>
              </w:rPr>
            </w:pPr>
            <w:r>
              <w:rPr>
                <w:lang w:val="en-US"/>
              </w:rPr>
              <w:t>(not applicable)</w:t>
            </w:r>
          </w:p>
        </w:tc>
      </w:tr>
      <w:tr w:rsidR="008502FF" w:rsidRPr="001C220C" w14:paraId="5B792CCF" w14:textId="77777777">
        <w:trPr>
          <w:cantSplit/>
          <w:jc w:val="center"/>
        </w:trPr>
        <w:tc>
          <w:tcPr>
            <w:tcW w:w="1269" w:type="dxa"/>
          </w:tcPr>
          <w:p w14:paraId="76F97674" w14:textId="77777777" w:rsidR="008502FF" w:rsidRPr="001C220C" w:rsidRDefault="008502FF" w:rsidP="005751FB">
            <w:pPr>
              <w:pStyle w:val="TableNormal1"/>
              <w:keepNext w:val="0"/>
              <w:rPr>
                <w:lang w:val="en-US"/>
              </w:rPr>
            </w:pPr>
            <w:r w:rsidRPr="001C220C">
              <w:rPr>
                <w:lang w:val="en-US"/>
              </w:rPr>
              <w:t>Quantity</w:t>
            </w:r>
          </w:p>
        </w:tc>
        <w:tc>
          <w:tcPr>
            <w:tcW w:w="2880" w:type="dxa"/>
          </w:tcPr>
          <w:p w14:paraId="5B42345A" w14:textId="77777777" w:rsidR="008502FF" w:rsidRPr="001C220C" w:rsidRDefault="008502FF" w:rsidP="005751FB">
            <w:pPr>
              <w:pStyle w:val="TableNormal1"/>
              <w:keepNext w:val="0"/>
              <w:rPr>
                <w:lang w:val="en-US"/>
              </w:rPr>
            </w:pPr>
            <w:r w:rsidRPr="001C220C">
              <w:rPr>
                <w:lang w:val="en-US"/>
              </w:rPr>
              <w:t xml:space="preserve">Specifies the amount of equipment resources used in parent segment, if applicable </w:t>
            </w:r>
          </w:p>
        </w:tc>
        <w:tc>
          <w:tcPr>
            <w:tcW w:w="1440" w:type="dxa"/>
          </w:tcPr>
          <w:p w14:paraId="15DF5669" w14:textId="77777777" w:rsidR="008502FF" w:rsidRPr="001C220C" w:rsidRDefault="00364D28" w:rsidP="005751FB">
            <w:pPr>
              <w:pStyle w:val="TableNormal1"/>
              <w:keepNext w:val="0"/>
              <w:rPr>
                <w:lang w:val="en-US"/>
              </w:rPr>
            </w:pPr>
            <w:r>
              <w:rPr>
                <w:lang w:val="en-US"/>
              </w:rPr>
              <w:t>0,</w:t>
            </w:r>
            <w:r w:rsidR="008502FF" w:rsidRPr="001C220C">
              <w:rPr>
                <w:lang w:val="en-US"/>
              </w:rPr>
              <w:t>05</w:t>
            </w:r>
          </w:p>
        </w:tc>
        <w:tc>
          <w:tcPr>
            <w:tcW w:w="1297" w:type="dxa"/>
          </w:tcPr>
          <w:p w14:paraId="3402BB55" w14:textId="77777777" w:rsidR="008502FF" w:rsidRPr="001C220C" w:rsidRDefault="00A76391" w:rsidP="005751FB">
            <w:pPr>
              <w:pStyle w:val="TableNormal1"/>
              <w:keepNext w:val="0"/>
              <w:spacing w:before="40"/>
              <w:rPr>
                <w:lang w:val="en-US"/>
              </w:rPr>
            </w:pPr>
            <w:r w:rsidRPr="001C220C">
              <w:rPr>
                <w:lang w:val="en-US"/>
              </w:rPr>
              <w:t>2</w:t>
            </w:r>
          </w:p>
        </w:tc>
        <w:tc>
          <w:tcPr>
            <w:tcW w:w="1080" w:type="dxa"/>
          </w:tcPr>
          <w:p w14:paraId="67D986C4" w14:textId="77777777" w:rsidR="008502FF" w:rsidRPr="001C220C" w:rsidRDefault="007A69EF" w:rsidP="005751FB">
            <w:pPr>
              <w:pStyle w:val="TableNormal1"/>
              <w:keepNext w:val="0"/>
              <w:spacing w:before="40"/>
              <w:rPr>
                <w:lang w:val="en-US"/>
              </w:rPr>
            </w:pPr>
            <w:r>
              <w:rPr>
                <w:lang w:val="en-US"/>
              </w:rPr>
              <w:t>(not applicable)</w:t>
            </w:r>
          </w:p>
        </w:tc>
        <w:tc>
          <w:tcPr>
            <w:tcW w:w="1080" w:type="dxa"/>
          </w:tcPr>
          <w:p w14:paraId="1F13F3B5" w14:textId="77777777" w:rsidR="008502FF" w:rsidRPr="001C220C" w:rsidRDefault="00C21049" w:rsidP="005751FB">
            <w:pPr>
              <w:pStyle w:val="TableNormal1"/>
              <w:keepNext w:val="0"/>
              <w:spacing w:before="40"/>
              <w:rPr>
                <w:lang w:val="en-US"/>
              </w:rPr>
            </w:pPr>
            <w:r>
              <w:rPr>
                <w:lang w:val="en-US"/>
              </w:rPr>
              <w:t>(not applicable)</w:t>
            </w:r>
          </w:p>
        </w:tc>
      </w:tr>
      <w:tr w:rsidR="008502FF" w:rsidRPr="001C220C" w14:paraId="01A70E41" w14:textId="77777777">
        <w:trPr>
          <w:cantSplit/>
          <w:jc w:val="center"/>
        </w:trPr>
        <w:tc>
          <w:tcPr>
            <w:tcW w:w="1269" w:type="dxa"/>
          </w:tcPr>
          <w:p w14:paraId="52B8FB08" w14:textId="77777777" w:rsidR="008502FF" w:rsidRPr="001C220C" w:rsidRDefault="008502FF" w:rsidP="005751FB">
            <w:pPr>
              <w:pStyle w:val="TableNormal1"/>
              <w:keepNext w:val="0"/>
              <w:rPr>
                <w:lang w:val="en-US"/>
              </w:rPr>
            </w:pPr>
            <w:r w:rsidRPr="001C220C">
              <w:rPr>
                <w:lang w:val="en-US"/>
              </w:rPr>
              <w:t xml:space="preserve">Quantity </w:t>
            </w:r>
            <w:r w:rsidR="00E731C0">
              <w:rPr>
                <w:lang w:val="en-US"/>
              </w:rPr>
              <w:t>u</w:t>
            </w:r>
            <w:r w:rsidRPr="001C220C">
              <w:rPr>
                <w:lang w:val="en-US"/>
              </w:rPr>
              <w:t xml:space="preserve">nit of </w:t>
            </w:r>
            <w:r w:rsidR="00E731C0">
              <w:rPr>
                <w:lang w:val="en-US"/>
              </w:rPr>
              <w:t>m</w:t>
            </w:r>
            <w:r w:rsidRPr="001C220C">
              <w:rPr>
                <w:lang w:val="en-US"/>
              </w:rPr>
              <w:t>easure</w:t>
            </w:r>
          </w:p>
        </w:tc>
        <w:tc>
          <w:tcPr>
            <w:tcW w:w="2880" w:type="dxa"/>
          </w:tcPr>
          <w:p w14:paraId="1D834916" w14:textId="77777777" w:rsidR="008502FF" w:rsidRPr="001C220C" w:rsidRDefault="008502FF" w:rsidP="005751FB">
            <w:pPr>
              <w:pStyle w:val="TableNormal1"/>
              <w:keepNext w:val="0"/>
              <w:rPr>
                <w:lang w:val="en-US"/>
              </w:rPr>
            </w:pPr>
            <w:r w:rsidRPr="001C220C">
              <w:rPr>
                <w:lang w:val="en-US"/>
              </w:rPr>
              <w:t>Identifies the unit of measure of the quantity, if applicable.</w:t>
            </w:r>
          </w:p>
        </w:tc>
        <w:tc>
          <w:tcPr>
            <w:tcW w:w="1440" w:type="dxa"/>
          </w:tcPr>
          <w:p w14:paraId="5097890A" w14:textId="77777777" w:rsidR="008502FF" w:rsidRPr="001C220C" w:rsidRDefault="008502FF" w:rsidP="005751FB">
            <w:pPr>
              <w:pStyle w:val="TableNormal1"/>
              <w:keepNext w:val="0"/>
              <w:rPr>
                <w:lang w:val="en-US"/>
              </w:rPr>
            </w:pPr>
            <w:r w:rsidRPr="001C220C">
              <w:rPr>
                <w:lang w:val="en-US"/>
              </w:rPr>
              <w:t>Machine Hours</w:t>
            </w:r>
          </w:p>
        </w:tc>
        <w:tc>
          <w:tcPr>
            <w:tcW w:w="1297" w:type="dxa"/>
          </w:tcPr>
          <w:p w14:paraId="60711960" w14:textId="77777777" w:rsidR="008502FF" w:rsidRPr="001C220C" w:rsidRDefault="00A76391" w:rsidP="005751FB">
            <w:pPr>
              <w:pStyle w:val="TableNormal1"/>
              <w:keepNext w:val="0"/>
              <w:spacing w:before="40"/>
              <w:rPr>
                <w:lang w:val="en-US"/>
              </w:rPr>
            </w:pPr>
            <w:r w:rsidRPr="001C220C">
              <w:rPr>
                <w:lang w:val="en-US"/>
              </w:rPr>
              <w:t>Tests</w:t>
            </w:r>
          </w:p>
        </w:tc>
        <w:tc>
          <w:tcPr>
            <w:tcW w:w="1080" w:type="dxa"/>
          </w:tcPr>
          <w:p w14:paraId="6DE7626C" w14:textId="77777777" w:rsidR="008502FF" w:rsidRPr="001C220C" w:rsidRDefault="007A69EF" w:rsidP="005751FB">
            <w:pPr>
              <w:pStyle w:val="TableNormal1"/>
              <w:keepNext w:val="0"/>
              <w:spacing w:before="40"/>
              <w:rPr>
                <w:lang w:val="en-US"/>
              </w:rPr>
            </w:pPr>
            <w:r>
              <w:rPr>
                <w:lang w:val="en-US"/>
              </w:rPr>
              <w:t>(not applicable)</w:t>
            </w:r>
          </w:p>
        </w:tc>
        <w:tc>
          <w:tcPr>
            <w:tcW w:w="1080" w:type="dxa"/>
          </w:tcPr>
          <w:p w14:paraId="60B7AE50" w14:textId="77777777" w:rsidR="008502FF" w:rsidRPr="001C220C" w:rsidRDefault="00C21049" w:rsidP="005751FB">
            <w:pPr>
              <w:pStyle w:val="TableNormal1"/>
              <w:keepNext w:val="0"/>
              <w:spacing w:before="40"/>
              <w:rPr>
                <w:lang w:val="en-US"/>
              </w:rPr>
            </w:pPr>
            <w:r>
              <w:rPr>
                <w:lang w:val="en-US"/>
              </w:rPr>
              <w:t>(not applicable)</w:t>
            </w:r>
          </w:p>
        </w:tc>
      </w:tr>
    </w:tbl>
    <w:p w14:paraId="00DA8944" w14:textId="77777777" w:rsidR="00110645" w:rsidRPr="001C220C" w:rsidRDefault="00110645" w:rsidP="00110645">
      <w:pPr>
        <w:rPr>
          <w:lang w:val="en-US"/>
        </w:rPr>
      </w:pPr>
    </w:p>
    <w:p w14:paraId="5AD0AB47" w14:textId="77777777" w:rsidR="00110645" w:rsidRPr="001C220C" w:rsidRDefault="00110645" w:rsidP="003E1075">
      <w:pPr>
        <w:pStyle w:val="Heading3"/>
      </w:pPr>
      <w:bookmarkStart w:id="17815" w:name="_Toc320176990"/>
      <w:r w:rsidRPr="001C220C">
        <w:t>Physical asset actual</w:t>
      </w:r>
      <w:bookmarkEnd w:id="17815"/>
    </w:p>
    <w:p w14:paraId="1247A344" w14:textId="77777777" w:rsidR="002C3471" w:rsidRDefault="0046696F" w:rsidP="00DE6B19">
      <w:pPr>
        <w:pStyle w:val="PARAGRAPH"/>
        <w:rPr>
          <w:lang w:val="en-US"/>
        </w:rPr>
      </w:pPr>
      <w:r w:rsidRPr="001C220C">
        <w:rPr>
          <w:lang w:val="en-US"/>
        </w:rPr>
        <w:t xml:space="preserve">An identification of a physical asset capability used during a specified segment </w:t>
      </w:r>
      <w:r w:rsidR="005D0E97">
        <w:rPr>
          <w:lang w:val="en-US"/>
        </w:rPr>
        <w:t>shall be presented</w:t>
      </w:r>
      <w:r w:rsidRPr="001C220C">
        <w:rPr>
          <w:lang w:val="en-US"/>
        </w:rPr>
        <w:t xml:space="preserve"> as a </w:t>
      </w:r>
      <w:r w:rsidRPr="002C3471">
        <w:rPr>
          <w:i/>
          <w:lang w:val="en-US"/>
        </w:rPr>
        <w:t>physical asset actual</w:t>
      </w:r>
      <w:r w:rsidRPr="001C220C">
        <w:rPr>
          <w:lang w:val="en-US"/>
        </w:rPr>
        <w:t xml:space="preserve">. </w:t>
      </w:r>
    </w:p>
    <w:p w14:paraId="614F121C" w14:textId="77777777" w:rsidR="0046696F" w:rsidRPr="001C220C" w:rsidRDefault="00975A63" w:rsidP="002C3471">
      <w:pPr>
        <w:pStyle w:val="Note"/>
        <w:tabs>
          <w:tab w:val="left" w:pos="1080"/>
        </w:tabs>
        <w:spacing w:after="100"/>
        <w:rPr>
          <w:lang w:val="en-US"/>
        </w:rPr>
      </w:pPr>
      <w:r w:rsidRPr="008142CB">
        <w:rPr>
          <w:lang w:val="en-US"/>
        </w:rPr>
        <w:t>NOTE</w:t>
      </w:r>
      <w:r w:rsidRPr="008142CB">
        <w:rPr>
          <w:lang w:val="en-US"/>
        </w:rPr>
        <w:t> </w:t>
      </w:r>
      <w:r w:rsidR="00EC5AF1" w:rsidRPr="008142CB">
        <w:rPr>
          <w:lang w:val="en-US"/>
        </w:rPr>
        <w:t>In o</w:t>
      </w:r>
      <w:r w:rsidR="006C7335" w:rsidRPr="008142CB">
        <w:rPr>
          <w:lang w:val="en-US"/>
        </w:rPr>
        <w:t>perations</w:t>
      </w:r>
      <w:r w:rsidR="0046696F" w:rsidRPr="008142CB">
        <w:rPr>
          <w:lang w:val="en-US"/>
        </w:rPr>
        <w:t xml:space="preserve"> functions physical asset a</w:t>
      </w:r>
      <w:r w:rsidR="00EC5AF1" w:rsidRPr="008142CB">
        <w:rPr>
          <w:lang w:val="en-US"/>
        </w:rPr>
        <w:t>re often</w:t>
      </w:r>
      <w:r w:rsidR="0046696F" w:rsidRPr="008142CB">
        <w:rPr>
          <w:lang w:val="en-US"/>
        </w:rPr>
        <w:t xml:space="preserve"> a resource to carry out tasks.</w:t>
      </w:r>
      <w:r w:rsidR="0046696F" w:rsidRPr="001C220C">
        <w:rPr>
          <w:lang w:val="en-US"/>
        </w:rPr>
        <w:t xml:space="preserve"> </w:t>
      </w:r>
    </w:p>
    <w:p w14:paraId="3176B508" w14:textId="77777777" w:rsidR="0046696F" w:rsidRPr="001C220C" w:rsidRDefault="0046696F" w:rsidP="0046696F">
      <w:pPr>
        <w:pStyle w:val="PARAGRAPH"/>
        <w:rPr>
          <w:lang w:val="en-US"/>
        </w:rPr>
      </w:pPr>
      <w:r w:rsidRPr="002C3471">
        <w:rPr>
          <w:i/>
          <w:lang w:val="en-US"/>
        </w:rPr>
        <w:t>Physical asset actual</w:t>
      </w:r>
      <w:r w:rsidRPr="001C220C">
        <w:rPr>
          <w:i/>
          <w:lang w:val="en-US"/>
        </w:rPr>
        <w:t xml:space="preserve"> </w:t>
      </w:r>
      <w:r w:rsidRPr="001C220C">
        <w:rPr>
          <w:lang w:val="en-US"/>
        </w:rPr>
        <w:t xml:space="preserve">shall include the identification of the </w:t>
      </w:r>
      <w:r w:rsidRPr="002C3471">
        <w:rPr>
          <w:i/>
          <w:lang w:val="en-US"/>
        </w:rPr>
        <w:t>physical asset</w:t>
      </w:r>
      <w:r w:rsidRPr="001C220C">
        <w:rPr>
          <w:lang w:val="en-US"/>
        </w:rPr>
        <w:t xml:space="preserve"> used, usually identifying a specific piece of physical asset.</w:t>
      </w:r>
    </w:p>
    <w:p w14:paraId="320BCD39" w14:textId="77777777" w:rsidR="0046696F" w:rsidRPr="001C220C" w:rsidRDefault="0046696F" w:rsidP="00DE6B19">
      <w:pPr>
        <w:pStyle w:val="PARAGRAPH"/>
        <w:rPr>
          <w:lang w:val="en-US"/>
        </w:rPr>
      </w:pPr>
      <w:r w:rsidRPr="001C220C">
        <w:rPr>
          <w:lang w:val="en-US"/>
        </w:rPr>
        <w:t xml:space="preserve">Specific information about </w:t>
      </w:r>
      <w:r w:rsidRPr="002C3471">
        <w:rPr>
          <w:i/>
          <w:lang w:val="en-US"/>
        </w:rPr>
        <w:t>physical asset</w:t>
      </w:r>
      <w:r w:rsidRPr="001C220C">
        <w:rPr>
          <w:lang w:val="en-US"/>
        </w:rPr>
        <w:t xml:space="preserve"> actuals </w:t>
      </w:r>
      <w:r w:rsidR="005D0E97">
        <w:rPr>
          <w:lang w:val="en-US"/>
        </w:rPr>
        <w:t>shall be presented</w:t>
      </w:r>
      <w:r w:rsidRPr="001C220C">
        <w:rPr>
          <w:lang w:val="en-US"/>
        </w:rPr>
        <w:t xml:space="preserve"> in </w:t>
      </w:r>
      <w:r w:rsidRPr="002C3471">
        <w:rPr>
          <w:i/>
          <w:lang w:val="en-US"/>
        </w:rPr>
        <w:t>physical asset actual properties</w:t>
      </w:r>
      <w:r w:rsidRPr="001C220C">
        <w:rPr>
          <w:lang w:val="en-US"/>
        </w:rPr>
        <w:t xml:space="preserve">. </w:t>
      </w:r>
    </w:p>
    <w:p w14:paraId="09CCCAF8" w14:textId="0570FA49" w:rsidR="0022037E" w:rsidRPr="001C220C" w:rsidRDefault="00874CF3" w:rsidP="0022037E">
      <w:pPr>
        <w:pStyle w:val="PARAGRAPH"/>
        <w:rPr>
          <w:ins w:id="17816" w:author="Charles Gifford" w:date="2016-04-20T15:35:00Z"/>
          <w:lang w:val="en-US"/>
        </w:rPr>
      </w:pPr>
      <w:r>
        <w:rPr>
          <w:lang w:val="en-US"/>
        </w:rPr>
        <w:fldChar w:fldCharType="begin"/>
      </w:r>
      <w:r>
        <w:rPr>
          <w:lang w:val="en-US"/>
        </w:rPr>
        <w:instrText xml:space="preserve"> REF _Ref449173010 \h </w:instrText>
      </w:r>
      <w:r>
        <w:rPr>
          <w:lang w:val="en-US"/>
        </w:rPr>
      </w:r>
      <w:r>
        <w:rPr>
          <w:lang w:val="en-US"/>
        </w:rPr>
        <w:fldChar w:fldCharType="separate"/>
      </w:r>
      <w:r>
        <w:t xml:space="preserve">Table </w:t>
      </w:r>
      <w:r>
        <w:rPr>
          <w:noProof/>
        </w:rPr>
        <w:t>206</w:t>
      </w:r>
      <w:r>
        <w:rPr>
          <w:lang w:val="en-US"/>
        </w:rPr>
        <w:fldChar w:fldCharType="end"/>
      </w:r>
      <w:r w:rsidR="005751FB">
        <w:rPr>
          <w:lang w:val="en-US"/>
        </w:rPr>
        <w:t xml:space="preserve"> </w:t>
      </w:r>
      <w:r w:rsidR="0046696F" w:rsidRPr="001C220C">
        <w:rPr>
          <w:lang w:val="en-US"/>
        </w:rPr>
        <w:t xml:space="preserve">defines the </w:t>
      </w:r>
      <w:r w:rsidR="0022037E">
        <w:rPr>
          <w:lang w:val="en-US"/>
        </w:rPr>
        <w:t>relationship</w:t>
      </w:r>
      <w:r w:rsidR="00983736">
        <w:rPr>
          <w:lang w:val="en-US"/>
        </w:rPr>
        <w:t xml:space="preserve"> role</w:t>
      </w:r>
      <w:r w:rsidR="0022037E">
        <w:rPr>
          <w:lang w:val="en-US"/>
        </w:rPr>
        <w:t>s</w:t>
      </w:r>
      <w:r w:rsidR="0046696F" w:rsidRPr="001C220C">
        <w:rPr>
          <w:lang w:val="en-US"/>
        </w:rPr>
        <w:t xml:space="preserve"> for </w:t>
      </w:r>
      <w:r w:rsidR="00DF557C">
        <w:rPr>
          <w:lang w:val="en-US"/>
        </w:rPr>
        <w:t xml:space="preserve">the </w:t>
      </w:r>
      <w:r w:rsidR="0046696F" w:rsidRPr="001C220C">
        <w:rPr>
          <w:i/>
          <w:lang w:val="en-US"/>
        </w:rPr>
        <w:t>physical asset actual</w:t>
      </w:r>
      <w:r w:rsidR="008558A5">
        <w:rPr>
          <w:lang w:val="en-US"/>
        </w:rPr>
        <w:t xml:space="preserve">. </w:t>
      </w:r>
      <w:ins w:id="17817" w:author="Charles Gifford" w:date="2017-03-22T20:35:00Z">
        <w:r>
          <w:rPr>
            <w:lang w:val="en-US"/>
          </w:rPr>
          <w:fldChar w:fldCharType="begin"/>
        </w:r>
        <w:r>
          <w:rPr>
            <w:lang w:val="en-US"/>
          </w:rPr>
          <w:instrText xml:space="preserve"> REF _Ref169523015 \h </w:instrText>
        </w:r>
      </w:ins>
      <w:r>
        <w:rPr>
          <w:lang w:val="en-US"/>
        </w:rPr>
      </w:r>
      <w:r>
        <w:rPr>
          <w:lang w:val="en-US"/>
        </w:rPr>
        <w:fldChar w:fldCharType="separate"/>
      </w:r>
      <w:ins w:id="17818" w:author="Charles Gifford" w:date="2017-03-22T20:35:00Z">
        <w:r w:rsidRPr="001C220C">
          <w:rPr>
            <w:lang w:val="en-US"/>
          </w:rPr>
          <w:t xml:space="preserve">Table </w:t>
        </w:r>
        <w:r>
          <w:rPr>
            <w:noProof/>
            <w:lang w:val="en-US"/>
          </w:rPr>
          <w:t>207</w:t>
        </w:r>
        <w:r>
          <w:rPr>
            <w:lang w:val="en-US"/>
          </w:rPr>
          <w:fldChar w:fldCharType="end"/>
        </w:r>
      </w:ins>
      <w:ins w:id="17819" w:author="Charles Gifford" w:date="2016-04-20T15:35:00Z">
        <w:r w:rsidR="0022037E" w:rsidRPr="001C220C">
          <w:rPr>
            <w:lang w:val="en-US"/>
          </w:rPr>
          <w:t xml:space="preserve"> defines the attributes for </w:t>
        </w:r>
      </w:ins>
      <w:ins w:id="17820" w:author="Charles Gifford" w:date="2016-10-30T07:27:00Z">
        <w:r w:rsidR="00DF557C">
          <w:rPr>
            <w:lang w:val="en-US"/>
          </w:rPr>
          <w:t xml:space="preserve">the </w:t>
        </w:r>
      </w:ins>
      <w:ins w:id="17821" w:author="Charles Gifford" w:date="2016-04-20T15:35:00Z">
        <w:r w:rsidR="00DF557C">
          <w:rPr>
            <w:i/>
            <w:lang w:val="en-US"/>
          </w:rPr>
          <w:t>physical asset actual</w:t>
        </w:r>
        <w:r w:rsidR="0022037E">
          <w:rPr>
            <w:lang w:val="en-US"/>
          </w:rPr>
          <w:t xml:space="preserve">. </w:t>
        </w:r>
      </w:ins>
    </w:p>
    <w:p w14:paraId="1093359B" w14:textId="47C769B3" w:rsidR="0022037E" w:rsidRPr="00874CF3" w:rsidRDefault="00874CF3" w:rsidP="00881CA4">
      <w:pPr>
        <w:pStyle w:val="TABLE-title"/>
        <w:rPr>
          <w:ins w:id="17822" w:author="Charles Gifford" w:date="2017-03-20T15:26:00Z"/>
        </w:rPr>
      </w:pPr>
      <w:bookmarkStart w:id="17823" w:name="_Ref449173010"/>
      <w:bookmarkStart w:id="17824" w:name="_Toc478492506"/>
      <w:ins w:id="17825" w:author="Charles Gifford" w:date="2017-03-22T20:33:00Z">
        <w:r>
          <w:t xml:space="preserve">Table </w:t>
        </w:r>
        <w:r>
          <w:fldChar w:fldCharType="begin"/>
        </w:r>
        <w:r>
          <w:instrText xml:space="preserve"> SEQ Table \* ARABIC </w:instrText>
        </w:r>
      </w:ins>
      <w:r>
        <w:fldChar w:fldCharType="separate"/>
      </w:r>
      <w:ins w:id="17826" w:author="Charles Gifford" w:date="2017-03-22T20:33:00Z">
        <w:r>
          <w:rPr>
            <w:noProof/>
          </w:rPr>
          <w:t>206</w:t>
        </w:r>
        <w:r>
          <w:fldChar w:fldCharType="end"/>
        </w:r>
      </w:ins>
      <w:bookmarkEnd w:id="17823"/>
      <w:ins w:id="17827" w:author="Charles Gifford" w:date="2016-04-20T15:35:00Z">
        <w:r w:rsidR="0022037E">
          <w:rPr>
            <w:lang w:val="en-US"/>
          </w:rPr>
          <w:t xml:space="preserve"> –</w:t>
        </w:r>
        <w:r w:rsidR="0022037E" w:rsidRPr="001C220C">
          <w:rPr>
            <w:lang w:val="en-US"/>
          </w:rPr>
          <w:t xml:space="preserve"> </w:t>
        </w:r>
        <w:r w:rsidR="0022037E">
          <w:rPr>
            <w:lang w:val="en-US"/>
          </w:rPr>
          <w:t>P</w:t>
        </w:r>
        <w:r w:rsidR="0022037E" w:rsidRPr="001C220C">
          <w:rPr>
            <w:lang w:val="en-US"/>
          </w:rPr>
          <w:t>hysical asset actual</w:t>
        </w:r>
        <w:r w:rsidR="0022037E" w:rsidRPr="00AC2193">
          <w:rPr>
            <w:lang w:val="en-US"/>
          </w:rPr>
          <w:t xml:space="preserve"> </w:t>
        </w:r>
        <w:r w:rsidR="0022037E">
          <w:rPr>
            <w:lang w:val="en-US"/>
          </w:rPr>
          <w:t>relationship</w:t>
        </w:r>
      </w:ins>
      <w:ins w:id="17828" w:author="Charles Gifford" w:date="2017-03-20T15:26:00Z">
        <w:r w:rsidR="00983736">
          <w:rPr>
            <w:lang w:val="en-US"/>
          </w:rPr>
          <w:t xml:space="preserve"> role</w:t>
        </w:r>
      </w:ins>
      <w:ins w:id="17829" w:author="Charles Gifford" w:date="2016-04-20T15:35:00Z">
        <w:r w:rsidR="0022037E">
          <w:rPr>
            <w:lang w:val="en-US"/>
          </w:rPr>
          <w:t>s</w:t>
        </w:r>
      </w:ins>
      <w:bookmarkEnd w:id="17824"/>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170"/>
        <w:gridCol w:w="3690"/>
      </w:tblGrid>
      <w:tr w:rsidR="00983736" w:rsidRPr="009432BC" w14:paraId="737BE73C" w14:textId="77777777" w:rsidTr="0020423E">
        <w:trPr>
          <w:trHeight w:val="197"/>
          <w:tblHeader/>
          <w:ins w:id="17830" w:author="Charles Gifford" w:date="2017-03-20T15:26:00Z"/>
        </w:trPr>
        <w:tc>
          <w:tcPr>
            <w:tcW w:w="2155" w:type="dxa"/>
            <w:shd w:val="clear" w:color="auto" w:fill="auto"/>
          </w:tcPr>
          <w:p w14:paraId="77AA1FF9" w14:textId="77777777" w:rsidR="00983736" w:rsidRPr="009432BC" w:rsidRDefault="00983736" w:rsidP="0020423E">
            <w:pPr>
              <w:pStyle w:val="TABLE-col-heading"/>
              <w:rPr>
                <w:ins w:id="17831" w:author="Charles Gifford" w:date="2017-03-20T15:26:00Z"/>
              </w:rPr>
            </w:pPr>
            <w:ins w:id="17832" w:author="Charles Gifford" w:date="2017-03-20T15:26:00Z">
              <w:r w:rsidRPr="009432BC">
                <w:t>Related Object</w:t>
              </w:r>
            </w:ins>
          </w:p>
        </w:tc>
        <w:tc>
          <w:tcPr>
            <w:tcW w:w="2070" w:type="dxa"/>
            <w:shd w:val="clear" w:color="auto" w:fill="auto"/>
          </w:tcPr>
          <w:p w14:paraId="549984AC" w14:textId="77777777" w:rsidR="00983736" w:rsidRPr="009432BC" w:rsidRDefault="00983736" w:rsidP="0020423E">
            <w:pPr>
              <w:pStyle w:val="TABLE-col-heading"/>
              <w:rPr>
                <w:ins w:id="17833" w:author="Charles Gifford" w:date="2017-03-20T15:26:00Z"/>
              </w:rPr>
            </w:pPr>
            <w:ins w:id="17834" w:author="Charles Gifford" w:date="2017-03-20T15:26:00Z">
              <w:r w:rsidRPr="009432BC">
                <w:t>Role</w:t>
              </w:r>
            </w:ins>
          </w:p>
        </w:tc>
        <w:tc>
          <w:tcPr>
            <w:tcW w:w="1170" w:type="dxa"/>
            <w:shd w:val="clear" w:color="auto" w:fill="auto"/>
          </w:tcPr>
          <w:p w14:paraId="2083A602" w14:textId="77777777" w:rsidR="00983736" w:rsidRPr="009432BC" w:rsidRDefault="00983736" w:rsidP="0020423E">
            <w:pPr>
              <w:pStyle w:val="TABLE-col-heading"/>
              <w:rPr>
                <w:ins w:id="17835" w:author="Charles Gifford" w:date="2017-03-20T15:26:00Z"/>
              </w:rPr>
            </w:pPr>
            <w:ins w:id="17836" w:author="Charles Gifford" w:date="2017-03-20T15:26:00Z">
              <w:r w:rsidRPr="009432BC">
                <w:t>Multiplicity</w:t>
              </w:r>
            </w:ins>
          </w:p>
        </w:tc>
        <w:tc>
          <w:tcPr>
            <w:tcW w:w="3690" w:type="dxa"/>
            <w:shd w:val="clear" w:color="auto" w:fill="auto"/>
          </w:tcPr>
          <w:p w14:paraId="7584674D" w14:textId="77777777" w:rsidR="00983736" w:rsidRPr="009432BC" w:rsidRDefault="00983736" w:rsidP="0020423E">
            <w:pPr>
              <w:pStyle w:val="TABLE-col-heading"/>
              <w:rPr>
                <w:ins w:id="17837" w:author="Charles Gifford" w:date="2017-03-20T15:26:00Z"/>
              </w:rPr>
            </w:pPr>
            <w:ins w:id="17838" w:author="Charles Gifford" w:date="2017-03-20T15:26:00Z">
              <w:r w:rsidRPr="009432BC">
                <w:t>Description</w:t>
              </w:r>
            </w:ins>
          </w:p>
        </w:tc>
      </w:tr>
      <w:tr w:rsidR="00983736" w:rsidRPr="009432BC" w14:paraId="3EA7F088" w14:textId="77777777" w:rsidTr="0020423E">
        <w:trPr>
          <w:trHeight w:val="332"/>
          <w:ins w:id="17839" w:author="Charles Gifford" w:date="2017-03-20T15:26:00Z"/>
        </w:trPr>
        <w:tc>
          <w:tcPr>
            <w:tcW w:w="2155" w:type="dxa"/>
            <w:shd w:val="clear" w:color="auto" w:fill="auto"/>
          </w:tcPr>
          <w:p w14:paraId="7362E925" w14:textId="67DE12BC" w:rsidR="00983736" w:rsidRPr="009432BC" w:rsidRDefault="00983736" w:rsidP="0020423E">
            <w:pPr>
              <w:pStyle w:val="TABLE-cell"/>
              <w:rPr>
                <w:ins w:id="17840" w:author="Charles Gifford" w:date="2017-03-20T15:26:00Z"/>
              </w:rPr>
            </w:pPr>
            <w:ins w:id="17841" w:author="Charles Gifford" w:date="2017-03-20T15:26:00Z">
              <w:r>
                <w:rPr>
                  <w:szCs w:val="20"/>
                  <w:lang w:val="en-US"/>
                </w:rPr>
                <w:t>Segment response</w:t>
              </w:r>
            </w:ins>
          </w:p>
        </w:tc>
        <w:tc>
          <w:tcPr>
            <w:tcW w:w="2070" w:type="dxa"/>
            <w:shd w:val="clear" w:color="auto" w:fill="auto"/>
          </w:tcPr>
          <w:p w14:paraId="3497367D" w14:textId="77777777" w:rsidR="00983736" w:rsidRPr="009432BC" w:rsidRDefault="00983736" w:rsidP="0020423E">
            <w:pPr>
              <w:pStyle w:val="TABLE-cell"/>
              <w:rPr>
                <w:ins w:id="17842" w:author="Charles Gifford" w:date="2017-03-20T15:26:00Z"/>
              </w:rPr>
            </w:pPr>
            <w:ins w:id="17843" w:author="Charles Gifford" w:date="2017-03-20T15:26:00Z">
              <w:r>
                <w:rPr>
                  <w:szCs w:val="20"/>
                  <w:lang w:val="en-US"/>
                </w:rPr>
                <w:t>NA</w:t>
              </w:r>
            </w:ins>
          </w:p>
        </w:tc>
        <w:tc>
          <w:tcPr>
            <w:tcW w:w="1170" w:type="dxa"/>
            <w:shd w:val="clear" w:color="auto" w:fill="auto"/>
          </w:tcPr>
          <w:p w14:paraId="2812319A" w14:textId="77777777" w:rsidR="00983736" w:rsidRPr="009432BC" w:rsidRDefault="00983736" w:rsidP="0020423E">
            <w:pPr>
              <w:pStyle w:val="TABLE-cell"/>
              <w:rPr>
                <w:ins w:id="17844" w:author="Charles Gifford" w:date="2017-03-20T15:26:00Z"/>
              </w:rPr>
            </w:pPr>
            <w:ins w:id="17845" w:author="Charles Gifford" w:date="2017-03-20T15:26:00Z">
              <w:r w:rsidRPr="00AB0960">
                <w:rPr>
                  <w:szCs w:val="20"/>
                  <w:lang w:val="en-US"/>
                </w:rPr>
                <w:t>1</w:t>
              </w:r>
            </w:ins>
          </w:p>
        </w:tc>
        <w:tc>
          <w:tcPr>
            <w:tcW w:w="3690" w:type="dxa"/>
            <w:shd w:val="clear" w:color="auto" w:fill="auto"/>
          </w:tcPr>
          <w:p w14:paraId="5D05B2C4" w14:textId="3CEFCED6" w:rsidR="00983736" w:rsidRPr="009432BC" w:rsidRDefault="00983736" w:rsidP="0020423E">
            <w:pPr>
              <w:pStyle w:val="TABLE-cell"/>
              <w:rPr>
                <w:ins w:id="17846" w:author="Charles Gifford" w:date="2017-03-20T15:26:00Z"/>
              </w:rPr>
            </w:pPr>
            <w:ins w:id="17847" w:author="Charles Gifford" w:date="2017-03-20T15:26:00Z">
              <w:r>
                <w:rPr>
                  <w:lang w:val="en-US"/>
                </w:rPr>
                <w:t xml:space="preserve">The </w:t>
              </w:r>
              <w:r w:rsidRPr="002F42AC">
                <w:rPr>
                  <w:i/>
                  <w:lang w:val="en-US"/>
                </w:rPr>
                <w:t>segment</w:t>
              </w:r>
              <w:r>
                <w:rPr>
                  <w:i/>
                  <w:lang w:val="en-US"/>
                </w:rPr>
                <w:t xml:space="preserve"> response</w:t>
              </w:r>
              <w:r>
                <w:rPr>
                  <w:lang w:val="en-US"/>
                </w:rPr>
                <w:t xml:space="preserve"> as whole defined in part by this </w:t>
              </w:r>
              <w:r>
                <w:rPr>
                  <w:i/>
                  <w:lang w:val="en-US"/>
                </w:rPr>
                <w:t>physical asset</w:t>
              </w:r>
              <w:r>
                <w:rPr>
                  <w:lang w:val="en-US"/>
                </w:rPr>
                <w:t xml:space="preserve"> </w:t>
              </w:r>
              <w:r>
                <w:rPr>
                  <w:i/>
                  <w:lang w:val="en-US"/>
                </w:rPr>
                <w:t>actual</w:t>
              </w:r>
              <w:r>
                <w:rPr>
                  <w:lang w:val="en-US"/>
                </w:rPr>
                <w:t>.</w:t>
              </w:r>
            </w:ins>
          </w:p>
        </w:tc>
      </w:tr>
      <w:tr w:rsidR="00983736" w:rsidRPr="009432BC" w14:paraId="2DE64559" w14:textId="77777777" w:rsidTr="0020423E">
        <w:trPr>
          <w:trHeight w:val="332"/>
          <w:ins w:id="17848" w:author="Charles Gifford" w:date="2017-03-20T15:26:00Z"/>
        </w:trPr>
        <w:tc>
          <w:tcPr>
            <w:tcW w:w="2155" w:type="dxa"/>
            <w:shd w:val="clear" w:color="auto" w:fill="auto"/>
          </w:tcPr>
          <w:p w14:paraId="4BC35764" w14:textId="228FF8F6" w:rsidR="00983736" w:rsidRDefault="00983736" w:rsidP="0020423E">
            <w:pPr>
              <w:pStyle w:val="TABLE-cell"/>
              <w:rPr>
                <w:ins w:id="17849" w:author="Charles Gifford" w:date="2017-03-20T15:26:00Z"/>
                <w:szCs w:val="20"/>
                <w:lang w:val="en-US"/>
              </w:rPr>
            </w:pPr>
            <w:ins w:id="17850" w:author="Charles Gifford" w:date="2017-03-20T15:26:00Z">
              <w:r w:rsidRPr="00C02C26">
                <w:rPr>
                  <w:szCs w:val="20"/>
                  <w:lang w:val="en-US"/>
                </w:rPr>
                <w:t xml:space="preserve">Physical asset </w:t>
              </w:r>
            </w:ins>
            <w:ins w:id="17851" w:author="Charles Gifford" w:date="2017-03-20T15:27:00Z">
              <w:r>
                <w:rPr>
                  <w:szCs w:val="20"/>
                  <w:lang w:val="en-US"/>
                </w:rPr>
                <w:t>actual</w:t>
              </w:r>
            </w:ins>
            <w:ins w:id="17852" w:author="Charles Gifford" w:date="2017-03-20T15:26:00Z">
              <w:r>
                <w:rPr>
                  <w:szCs w:val="20"/>
                  <w:lang w:val="en-US"/>
                </w:rPr>
                <w:t xml:space="preserve"> </w:t>
              </w:r>
              <w:r w:rsidRPr="00AB0960">
                <w:rPr>
                  <w:szCs w:val="20"/>
                  <w:lang w:val="en-US"/>
                </w:rPr>
                <w:t>property</w:t>
              </w:r>
            </w:ins>
          </w:p>
        </w:tc>
        <w:tc>
          <w:tcPr>
            <w:tcW w:w="2070" w:type="dxa"/>
            <w:shd w:val="clear" w:color="auto" w:fill="auto"/>
          </w:tcPr>
          <w:p w14:paraId="1FFC63D5" w14:textId="6C611886" w:rsidR="00983736" w:rsidRDefault="00983736" w:rsidP="0020423E">
            <w:pPr>
              <w:pStyle w:val="TABLE-cell"/>
              <w:rPr>
                <w:ins w:id="17853" w:author="Charles Gifford" w:date="2017-03-20T15:26:00Z"/>
                <w:szCs w:val="20"/>
                <w:lang w:val="en-US"/>
              </w:rPr>
            </w:pPr>
            <w:ins w:id="17854" w:author="Charles Gifford" w:date="2017-03-20T15:26:00Z">
              <w:r w:rsidRPr="00C02C26">
                <w:rPr>
                  <w:szCs w:val="20"/>
                  <w:lang w:val="en-US"/>
                </w:rPr>
                <w:t xml:space="preserve">Physical asset </w:t>
              </w:r>
            </w:ins>
            <w:ins w:id="17855" w:author="Charles Gifford" w:date="2017-03-20T15:27:00Z">
              <w:r>
                <w:rPr>
                  <w:szCs w:val="20"/>
                  <w:lang w:val="en-US"/>
                </w:rPr>
                <w:t>actual</w:t>
              </w:r>
            </w:ins>
            <w:ins w:id="17856" w:author="Charles Gifford" w:date="2017-03-20T15:26:00Z">
              <w:r w:rsidRPr="00AB0960">
                <w:rPr>
                  <w:szCs w:val="20"/>
                  <w:lang w:val="en-US"/>
                </w:rPr>
                <w:t xml:space="preserve"> p</w:t>
              </w:r>
              <w:r w:rsidRPr="00D3092B">
                <w:rPr>
                  <w:szCs w:val="20"/>
                  <w:lang w:val="en-US"/>
                </w:rPr>
                <w:t>roperty</w:t>
              </w:r>
            </w:ins>
          </w:p>
        </w:tc>
        <w:tc>
          <w:tcPr>
            <w:tcW w:w="1170" w:type="dxa"/>
            <w:shd w:val="clear" w:color="auto" w:fill="auto"/>
          </w:tcPr>
          <w:p w14:paraId="308EA750" w14:textId="77777777" w:rsidR="00983736" w:rsidRDefault="00983736" w:rsidP="0020423E">
            <w:pPr>
              <w:pStyle w:val="TABLE-cell"/>
              <w:rPr>
                <w:ins w:id="17857" w:author="Charles Gifford" w:date="2017-03-20T15:26:00Z"/>
                <w:szCs w:val="20"/>
                <w:lang w:val="en-US"/>
              </w:rPr>
            </w:pPr>
            <w:ins w:id="17858" w:author="Charles Gifford" w:date="2017-03-20T15:26:00Z">
              <w:r w:rsidRPr="00AB0960">
                <w:rPr>
                  <w:szCs w:val="20"/>
                  <w:lang w:val="en-US"/>
                </w:rPr>
                <w:t>0..*</w:t>
              </w:r>
            </w:ins>
          </w:p>
        </w:tc>
        <w:tc>
          <w:tcPr>
            <w:tcW w:w="3690" w:type="dxa"/>
            <w:shd w:val="clear" w:color="auto" w:fill="auto"/>
          </w:tcPr>
          <w:p w14:paraId="6BB58618" w14:textId="34286F08" w:rsidR="00983736" w:rsidRPr="00BE0F67" w:rsidRDefault="00983736" w:rsidP="0020423E">
            <w:pPr>
              <w:pStyle w:val="TABLE-cell"/>
              <w:rPr>
                <w:ins w:id="17859" w:author="Charles Gifford" w:date="2017-03-20T15:26:00Z"/>
                <w:lang w:val="en-US"/>
              </w:rPr>
            </w:pPr>
            <w:ins w:id="17860" w:author="Charles Gifford" w:date="2017-03-20T15:26:00Z">
              <w:r>
                <w:rPr>
                  <w:lang w:val="en-US"/>
                </w:rPr>
                <w:t xml:space="preserve">The values in the </w:t>
              </w:r>
              <w:r w:rsidRPr="00C02C26">
                <w:rPr>
                  <w:i/>
                  <w:lang w:val="en-US"/>
                </w:rPr>
                <w:t>physical asset</w:t>
              </w:r>
              <w:r>
                <w:rPr>
                  <w:i/>
                  <w:lang w:val="en-US"/>
                </w:rPr>
                <w:t xml:space="preserve"> </w:t>
              </w:r>
            </w:ins>
            <w:ins w:id="17861" w:author="Charles Gifford" w:date="2017-03-20T15:27:00Z">
              <w:r>
                <w:rPr>
                  <w:i/>
                  <w:lang w:val="en-US"/>
                </w:rPr>
                <w:t>actual</w:t>
              </w:r>
            </w:ins>
            <w:ins w:id="17862" w:author="Charles Gifford" w:date="2017-03-20T15:26:00Z">
              <w:r>
                <w:rPr>
                  <w:i/>
                  <w:lang w:val="en-US"/>
                </w:rPr>
                <w:t xml:space="preserve"> </w:t>
              </w:r>
              <w:r w:rsidRPr="00465559">
                <w:rPr>
                  <w:i/>
                  <w:lang w:val="en-US"/>
                </w:rPr>
                <w:t>property</w:t>
              </w:r>
              <w:r>
                <w:rPr>
                  <w:lang w:val="en-US"/>
                </w:rPr>
                <w:t xml:space="preserve"> are for</w:t>
              </w:r>
              <w:r w:rsidRPr="00786491">
                <w:rPr>
                  <w:lang w:val="en-US"/>
                </w:rPr>
                <w:t xml:space="preserve"> </w:t>
              </w:r>
              <w:r>
                <w:rPr>
                  <w:lang w:val="en-US"/>
                </w:rPr>
                <w:t>this</w:t>
              </w:r>
              <w:r w:rsidRPr="00AB0960">
                <w:rPr>
                  <w:lang w:val="en-US"/>
                </w:rPr>
                <w:t xml:space="preserve"> </w:t>
              </w:r>
              <w:r w:rsidRPr="00C02C26">
                <w:rPr>
                  <w:i/>
                  <w:lang w:val="en-US"/>
                </w:rPr>
                <w:t>physical asset</w:t>
              </w:r>
              <w:r w:rsidRPr="00AB0960">
                <w:rPr>
                  <w:lang w:val="en-US"/>
                </w:rPr>
                <w:t xml:space="preserve"> </w:t>
              </w:r>
            </w:ins>
            <w:ins w:id="17863" w:author="Charles Gifford" w:date="2017-03-20T15:27:00Z">
              <w:r>
                <w:rPr>
                  <w:i/>
                  <w:lang w:val="en-US"/>
                </w:rPr>
                <w:t>actual</w:t>
              </w:r>
            </w:ins>
            <w:ins w:id="17864" w:author="Charles Gifford" w:date="2017-03-20T15:26:00Z">
              <w:r w:rsidRPr="00AB0960">
                <w:rPr>
                  <w:lang w:val="en-US"/>
                </w:rPr>
                <w:t>.</w:t>
              </w:r>
            </w:ins>
          </w:p>
        </w:tc>
      </w:tr>
      <w:tr w:rsidR="00983736" w:rsidRPr="009432BC" w14:paraId="1173F2FA" w14:textId="77777777" w:rsidTr="0020423E">
        <w:trPr>
          <w:trHeight w:val="332"/>
          <w:ins w:id="17865" w:author="Charles Gifford" w:date="2017-03-20T15:26:00Z"/>
        </w:trPr>
        <w:tc>
          <w:tcPr>
            <w:tcW w:w="2155" w:type="dxa"/>
            <w:shd w:val="clear" w:color="auto" w:fill="auto"/>
          </w:tcPr>
          <w:p w14:paraId="75FF4045" w14:textId="77777777" w:rsidR="00983736" w:rsidRPr="00AB0960" w:rsidRDefault="00983736" w:rsidP="0020423E">
            <w:pPr>
              <w:pStyle w:val="TABLE-cell"/>
              <w:rPr>
                <w:ins w:id="17866" w:author="Charles Gifford" w:date="2017-03-20T15:26:00Z"/>
                <w:szCs w:val="20"/>
                <w:lang w:val="en-US"/>
              </w:rPr>
            </w:pPr>
            <w:ins w:id="17867" w:author="Charles Gifford" w:date="2017-03-20T15:26:00Z">
              <w:r w:rsidRPr="00C02C26">
                <w:t xml:space="preserve">Physical asset </w:t>
              </w:r>
              <w:r w:rsidRPr="00BA207E">
                <w:t>class</w:t>
              </w:r>
            </w:ins>
          </w:p>
        </w:tc>
        <w:tc>
          <w:tcPr>
            <w:tcW w:w="2070" w:type="dxa"/>
            <w:shd w:val="clear" w:color="auto" w:fill="auto"/>
          </w:tcPr>
          <w:p w14:paraId="5C518835" w14:textId="77777777" w:rsidR="00983736" w:rsidRPr="00AB0960" w:rsidRDefault="00983736" w:rsidP="0020423E">
            <w:pPr>
              <w:pStyle w:val="TABLE-cell"/>
              <w:rPr>
                <w:ins w:id="17868" w:author="Charles Gifford" w:date="2017-03-20T15:26:00Z"/>
                <w:szCs w:val="20"/>
                <w:lang w:val="en-US"/>
              </w:rPr>
            </w:pPr>
            <w:ins w:id="17869" w:author="Charles Gifford" w:date="2017-03-20T15:26:00Z">
              <w:r w:rsidRPr="00C02C26">
                <w:t xml:space="preserve">Physical asset </w:t>
              </w:r>
              <w:r w:rsidRPr="00BA207E">
                <w:t>class</w:t>
              </w:r>
            </w:ins>
          </w:p>
        </w:tc>
        <w:tc>
          <w:tcPr>
            <w:tcW w:w="1170" w:type="dxa"/>
          </w:tcPr>
          <w:p w14:paraId="3EE33DE2" w14:textId="77777777" w:rsidR="00983736" w:rsidRDefault="00983736" w:rsidP="0020423E">
            <w:pPr>
              <w:pStyle w:val="TABLE-cell"/>
              <w:rPr>
                <w:ins w:id="17870" w:author="Charles Gifford" w:date="2017-03-20T15:26:00Z"/>
                <w:szCs w:val="20"/>
                <w:lang w:val="en-US"/>
              </w:rPr>
            </w:pPr>
            <w:ins w:id="17871" w:author="Charles Gifford" w:date="2017-03-20T15:26:00Z">
              <w:r w:rsidRPr="0030452A">
                <w:t>0..*</w:t>
              </w:r>
            </w:ins>
          </w:p>
        </w:tc>
        <w:tc>
          <w:tcPr>
            <w:tcW w:w="3690" w:type="dxa"/>
          </w:tcPr>
          <w:p w14:paraId="2EC9DEC5" w14:textId="77777777" w:rsidR="00983736" w:rsidRDefault="00983736" w:rsidP="0020423E">
            <w:pPr>
              <w:pStyle w:val="TABLE-cell"/>
              <w:rPr>
                <w:ins w:id="17872" w:author="Charles Gifford" w:date="2017-03-20T15:26:00Z"/>
                <w:lang w:val="en-US"/>
              </w:rPr>
            </w:pPr>
            <w:ins w:id="17873" w:author="Charles Gifford" w:date="2017-03-20T15:26:00Z">
              <w:r>
                <w:t>A cross-model association to</w:t>
              </w:r>
              <w:r w:rsidRPr="00FD719C">
                <w:t xml:space="preserve"> element in the </w:t>
              </w:r>
              <w:r w:rsidRPr="00C02C26">
                <w:t>physical asset</w:t>
              </w:r>
              <w:r w:rsidRPr="00BA06AC">
                <w:t xml:space="preserve"> </w:t>
              </w:r>
              <w:r w:rsidRPr="00FD719C">
                <w:t>model</w:t>
              </w:r>
              <w:r>
                <w:t xml:space="preserve"> as explained in clause 4.6.4</w:t>
              </w:r>
              <w:r w:rsidRPr="00FD719C">
                <w:t>.</w:t>
              </w:r>
            </w:ins>
          </w:p>
        </w:tc>
      </w:tr>
      <w:tr w:rsidR="00983736" w:rsidRPr="009432BC" w14:paraId="3C290B60" w14:textId="77777777" w:rsidTr="0020423E">
        <w:trPr>
          <w:trHeight w:val="332"/>
          <w:ins w:id="17874" w:author="Charles Gifford" w:date="2017-03-20T15:26:00Z"/>
        </w:trPr>
        <w:tc>
          <w:tcPr>
            <w:tcW w:w="2155" w:type="dxa"/>
            <w:shd w:val="clear" w:color="auto" w:fill="auto"/>
          </w:tcPr>
          <w:p w14:paraId="283D1845" w14:textId="77777777" w:rsidR="00983736" w:rsidRPr="00AB0960" w:rsidRDefault="00983736" w:rsidP="0020423E">
            <w:pPr>
              <w:pStyle w:val="TABLE-cell"/>
              <w:rPr>
                <w:ins w:id="17875" w:author="Charles Gifford" w:date="2017-03-20T15:26:00Z"/>
                <w:szCs w:val="20"/>
                <w:lang w:val="en-US"/>
              </w:rPr>
            </w:pPr>
            <w:ins w:id="17876" w:author="Charles Gifford" w:date="2017-03-20T15:26:00Z">
              <w:r>
                <w:t>P</w:t>
              </w:r>
              <w:r w:rsidRPr="00C02C26">
                <w:t>hysical asset</w:t>
              </w:r>
            </w:ins>
          </w:p>
        </w:tc>
        <w:tc>
          <w:tcPr>
            <w:tcW w:w="2070" w:type="dxa"/>
            <w:shd w:val="clear" w:color="auto" w:fill="auto"/>
          </w:tcPr>
          <w:p w14:paraId="4AD8D26D" w14:textId="77777777" w:rsidR="00983736" w:rsidRPr="00AB0960" w:rsidRDefault="00983736" w:rsidP="0020423E">
            <w:pPr>
              <w:pStyle w:val="TABLE-cell"/>
              <w:rPr>
                <w:ins w:id="17877" w:author="Charles Gifford" w:date="2017-03-20T15:26:00Z"/>
                <w:szCs w:val="20"/>
                <w:lang w:val="en-US"/>
              </w:rPr>
            </w:pPr>
            <w:ins w:id="17878" w:author="Charles Gifford" w:date="2017-03-20T15:26:00Z">
              <w:r>
                <w:t>P</w:t>
              </w:r>
              <w:r w:rsidRPr="00C02C26">
                <w:t>hysical asset</w:t>
              </w:r>
            </w:ins>
          </w:p>
        </w:tc>
        <w:tc>
          <w:tcPr>
            <w:tcW w:w="1170" w:type="dxa"/>
          </w:tcPr>
          <w:p w14:paraId="7B0D84BF" w14:textId="77777777" w:rsidR="00983736" w:rsidRDefault="00983736" w:rsidP="0020423E">
            <w:pPr>
              <w:pStyle w:val="TABLE-cell"/>
              <w:rPr>
                <w:ins w:id="17879" w:author="Charles Gifford" w:date="2017-03-20T15:26:00Z"/>
                <w:szCs w:val="20"/>
                <w:lang w:val="en-US"/>
              </w:rPr>
            </w:pPr>
            <w:ins w:id="17880" w:author="Charles Gifford" w:date="2017-03-20T15:26:00Z">
              <w:r w:rsidRPr="0030452A">
                <w:t>0..*</w:t>
              </w:r>
            </w:ins>
          </w:p>
        </w:tc>
        <w:tc>
          <w:tcPr>
            <w:tcW w:w="3690" w:type="dxa"/>
            <w:shd w:val="clear" w:color="auto" w:fill="auto"/>
          </w:tcPr>
          <w:p w14:paraId="50AA9BD5" w14:textId="77777777" w:rsidR="00983736" w:rsidRDefault="00983736" w:rsidP="0020423E">
            <w:pPr>
              <w:pStyle w:val="TABLE-cell"/>
              <w:rPr>
                <w:ins w:id="17881" w:author="Charles Gifford" w:date="2017-03-20T15:26:00Z"/>
                <w:lang w:val="en-US"/>
              </w:rPr>
            </w:pPr>
            <w:ins w:id="17882" w:author="Charles Gifford" w:date="2017-03-20T15:26:00Z">
              <w:r w:rsidRPr="002C3CDB">
                <w:t>A cross-model associat</w:t>
              </w:r>
              <w:r>
                <w:t xml:space="preserve">ion to element in the </w:t>
              </w:r>
              <w:r w:rsidRPr="00C02C26">
                <w:t xml:space="preserve">physical asset </w:t>
              </w:r>
              <w:r w:rsidRPr="002C3CDB">
                <w:t>model as explained in clause 4.6.4.</w:t>
              </w:r>
            </w:ins>
          </w:p>
        </w:tc>
      </w:tr>
    </w:tbl>
    <w:p w14:paraId="5BFF79AC" w14:textId="2C29B143" w:rsidR="00110645" w:rsidRPr="001C220C" w:rsidRDefault="00110645" w:rsidP="00DE6B19">
      <w:pPr>
        <w:pStyle w:val="TABLE-title"/>
        <w:rPr>
          <w:lang w:val="en-US"/>
        </w:rPr>
      </w:pPr>
      <w:bookmarkStart w:id="17883" w:name="_Ref169523015"/>
      <w:bookmarkStart w:id="17884" w:name="_Toc266864198"/>
      <w:bookmarkStart w:id="17885" w:name="_Toc306621086"/>
      <w:bookmarkStart w:id="17886" w:name="_Toc320178482"/>
      <w:bookmarkStart w:id="17887" w:name="_Toc478492507"/>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874CF3">
        <w:rPr>
          <w:noProof/>
          <w:lang w:val="en-US"/>
        </w:rPr>
        <w:t>207</w:t>
      </w:r>
      <w:r w:rsidR="00FD29D6">
        <w:rPr>
          <w:lang w:val="en-US"/>
        </w:rPr>
        <w:fldChar w:fldCharType="end"/>
      </w:r>
      <w:bookmarkEnd w:id="17883"/>
      <w:r w:rsidR="00DE6B19">
        <w:rPr>
          <w:lang w:val="en-US"/>
        </w:rPr>
        <w:t xml:space="preserve"> –</w:t>
      </w:r>
      <w:r w:rsidRPr="001C220C">
        <w:rPr>
          <w:lang w:val="en-US"/>
        </w:rPr>
        <w:t xml:space="preserve"> </w:t>
      </w:r>
      <w:r w:rsidR="00D02368">
        <w:rPr>
          <w:lang w:val="en-US"/>
        </w:rPr>
        <w:t>P</w:t>
      </w:r>
      <w:r w:rsidRPr="001C220C">
        <w:rPr>
          <w:lang w:val="en-US"/>
        </w:rPr>
        <w:t>hysical asset actual</w:t>
      </w:r>
      <w:bookmarkEnd w:id="17884"/>
      <w:bookmarkEnd w:id="17885"/>
      <w:bookmarkEnd w:id="17886"/>
      <w:r w:rsidR="00D02368" w:rsidRPr="00AC2193">
        <w:rPr>
          <w:lang w:val="en-US"/>
        </w:rPr>
        <w:t xml:space="preserve"> </w:t>
      </w:r>
      <w:r w:rsidR="00D02368">
        <w:rPr>
          <w:lang w:val="en-US"/>
        </w:rPr>
        <w:t>attributes</w:t>
      </w:r>
      <w:bookmarkEnd w:id="17887"/>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265"/>
        <w:gridCol w:w="1350"/>
        <w:gridCol w:w="1080"/>
        <w:gridCol w:w="1202"/>
      </w:tblGrid>
      <w:tr w:rsidR="00110645" w:rsidRPr="001C220C" w14:paraId="46B36DAF" w14:textId="77777777" w:rsidTr="00591662">
        <w:trPr>
          <w:tblHeader/>
          <w:jc w:val="center"/>
        </w:trPr>
        <w:tc>
          <w:tcPr>
            <w:tcW w:w="1269" w:type="dxa"/>
          </w:tcPr>
          <w:p w14:paraId="72EB9000" w14:textId="77777777" w:rsidR="00110645" w:rsidRPr="001C220C" w:rsidRDefault="00110645" w:rsidP="005751FB">
            <w:pPr>
              <w:pStyle w:val="NormalTableHeader"/>
              <w:keepNext w:val="0"/>
              <w:spacing w:before="40"/>
              <w:rPr>
                <w:lang w:val="en-US"/>
              </w:rPr>
            </w:pPr>
            <w:r w:rsidRPr="001C220C">
              <w:rPr>
                <w:lang w:val="en-US"/>
              </w:rPr>
              <w:t xml:space="preserve">Attribute </w:t>
            </w:r>
            <w:r w:rsidR="00415084">
              <w:rPr>
                <w:lang w:val="en-US"/>
              </w:rPr>
              <w:t>n</w:t>
            </w:r>
            <w:r w:rsidRPr="001C220C">
              <w:rPr>
                <w:lang w:val="en-US"/>
              </w:rPr>
              <w:t>ame</w:t>
            </w:r>
          </w:p>
        </w:tc>
        <w:tc>
          <w:tcPr>
            <w:tcW w:w="2880" w:type="dxa"/>
          </w:tcPr>
          <w:p w14:paraId="52004C01" w14:textId="77777777" w:rsidR="00110645" w:rsidRPr="001C220C" w:rsidRDefault="00110645" w:rsidP="005751FB">
            <w:pPr>
              <w:pStyle w:val="NormalTableHeader"/>
              <w:keepNext w:val="0"/>
              <w:spacing w:before="40"/>
              <w:rPr>
                <w:lang w:val="en-US"/>
              </w:rPr>
            </w:pPr>
            <w:r w:rsidRPr="001C220C">
              <w:rPr>
                <w:lang w:val="en-US"/>
              </w:rPr>
              <w:t>Description</w:t>
            </w:r>
          </w:p>
        </w:tc>
        <w:tc>
          <w:tcPr>
            <w:tcW w:w="1265" w:type="dxa"/>
          </w:tcPr>
          <w:p w14:paraId="7070B3E1" w14:textId="77777777" w:rsidR="00110645" w:rsidRPr="001C220C" w:rsidRDefault="00AE4770" w:rsidP="005751FB">
            <w:pPr>
              <w:pStyle w:val="NormalTableHeader"/>
              <w:keepNext w:val="0"/>
              <w:spacing w:before="40"/>
              <w:rPr>
                <w:lang w:val="en-US"/>
              </w:rPr>
            </w:pPr>
            <w:r>
              <w:rPr>
                <w:lang w:val="en-US"/>
              </w:rPr>
              <w:t>Production example</w:t>
            </w:r>
            <w:r w:rsidR="00110645" w:rsidRPr="001C220C">
              <w:rPr>
                <w:lang w:val="en-US"/>
              </w:rPr>
              <w:t>s</w:t>
            </w:r>
          </w:p>
        </w:tc>
        <w:tc>
          <w:tcPr>
            <w:tcW w:w="1350" w:type="dxa"/>
          </w:tcPr>
          <w:p w14:paraId="2EB19FB2" w14:textId="77777777" w:rsidR="00110645" w:rsidRPr="001C220C" w:rsidRDefault="00AE4770" w:rsidP="005751FB">
            <w:pPr>
              <w:pStyle w:val="NormalTableHeader"/>
              <w:keepNext w:val="0"/>
              <w:spacing w:before="40"/>
              <w:rPr>
                <w:lang w:val="en-US"/>
              </w:rPr>
            </w:pPr>
            <w:r>
              <w:rPr>
                <w:lang w:val="en-US"/>
              </w:rPr>
              <w:t>Maintenance example</w:t>
            </w:r>
            <w:r w:rsidR="00110645" w:rsidRPr="001C220C">
              <w:rPr>
                <w:lang w:val="en-US"/>
              </w:rPr>
              <w:t>s</w:t>
            </w:r>
          </w:p>
        </w:tc>
        <w:tc>
          <w:tcPr>
            <w:tcW w:w="1080" w:type="dxa"/>
          </w:tcPr>
          <w:p w14:paraId="6F484B4C" w14:textId="77777777" w:rsidR="00110645" w:rsidRPr="001C220C" w:rsidRDefault="00AE4770" w:rsidP="005751FB">
            <w:pPr>
              <w:pStyle w:val="NormalTableHeader"/>
              <w:keepNext w:val="0"/>
              <w:spacing w:before="40"/>
              <w:rPr>
                <w:lang w:val="en-US"/>
              </w:rPr>
            </w:pPr>
            <w:r>
              <w:rPr>
                <w:lang w:val="en-US"/>
              </w:rPr>
              <w:t>Quality example</w:t>
            </w:r>
            <w:r w:rsidR="00110645" w:rsidRPr="001C220C">
              <w:rPr>
                <w:lang w:val="en-US"/>
              </w:rPr>
              <w:t>s</w:t>
            </w:r>
          </w:p>
        </w:tc>
        <w:tc>
          <w:tcPr>
            <w:tcW w:w="1202" w:type="dxa"/>
          </w:tcPr>
          <w:p w14:paraId="437DA86E" w14:textId="77777777" w:rsidR="00110645" w:rsidRPr="001C220C" w:rsidRDefault="00AE4770" w:rsidP="005751FB">
            <w:pPr>
              <w:pStyle w:val="NormalTableHeader"/>
              <w:keepNext w:val="0"/>
              <w:spacing w:before="40"/>
              <w:rPr>
                <w:lang w:val="en-US"/>
              </w:rPr>
            </w:pPr>
            <w:r>
              <w:rPr>
                <w:lang w:val="en-US"/>
              </w:rPr>
              <w:t>Inventory example</w:t>
            </w:r>
            <w:r w:rsidR="00110645" w:rsidRPr="001C220C">
              <w:rPr>
                <w:lang w:val="en-US"/>
              </w:rPr>
              <w:t>s</w:t>
            </w:r>
          </w:p>
        </w:tc>
      </w:tr>
      <w:tr w:rsidR="0051058C" w:rsidRPr="001C220C" w14:paraId="55559ADF" w14:textId="77777777" w:rsidTr="00591662">
        <w:trPr>
          <w:cantSplit/>
          <w:jc w:val="center"/>
        </w:trPr>
        <w:tc>
          <w:tcPr>
            <w:tcW w:w="1269" w:type="dxa"/>
          </w:tcPr>
          <w:p w14:paraId="40C2C3AC" w14:textId="1FD81519" w:rsidR="0051058C" w:rsidRPr="009E1DC8" w:rsidRDefault="0051058C" w:rsidP="0051058C">
            <w:pPr>
              <w:pStyle w:val="TableNormal1"/>
              <w:keepNext w:val="0"/>
              <w:rPr>
                <w:szCs w:val="16"/>
                <w:lang w:val="en-US"/>
              </w:rPr>
            </w:pPr>
            <w:r w:rsidRPr="00CB1BB4">
              <w:rPr>
                <w:szCs w:val="16"/>
              </w:rPr>
              <w:t>ID</w:t>
            </w:r>
          </w:p>
        </w:tc>
        <w:tc>
          <w:tcPr>
            <w:tcW w:w="2880" w:type="dxa"/>
          </w:tcPr>
          <w:p w14:paraId="0AD97800" w14:textId="1656AEDA" w:rsidR="0051058C" w:rsidRPr="009E1DC8" w:rsidRDefault="0051058C" w:rsidP="0051058C">
            <w:pPr>
              <w:pStyle w:val="TableNormal1"/>
              <w:keepNext w:val="0"/>
              <w:rPr>
                <w:szCs w:val="16"/>
                <w:lang w:val="en-US"/>
              </w:rPr>
            </w:pPr>
            <w:r w:rsidRPr="007F7475">
              <w:rPr>
                <w:szCs w:val="16"/>
              </w:rPr>
              <w:t xml:space="preserve">Defines a unique identification of a </w:t>
            </w:r>
            <w:r>
              <w:rPr>
                <w:i/>
                <w:szCs w:val="16"/>
              </w:rPr>
              <w:t xml:space="preserve">physical </w:t>
            </w:r>
            <w:r w:rsidR="00B84D87">
              <w:rPr>
                <w:i/>
                <w:szCs w:val="16"/>
              </w:rPr>
              <w:t xml:space="preserve">asset </w:t>
            </w:r>
            <w:r w:rsidR="0097738E">
              <w:rPr>
                <w:i/>
                <w:szCs w:val="16"/>
              </w:rPr>
              <w:t>actual.</w:t>
            </w:r>
            <w:r>
              <w:rPr>
                <w:i/>
                <w:szCs w:val="16"/>
              </w:rPr>
              <w:t xml:space="preserve">   </w:t>
            </w:r>
          </w:p>
        </w:tc>
        <w:tc>
          <w:tcPr>
            <w:tcW w:w="1265" w:type="dxa"/>
          </w:tcPr>
          <w:p w14:paraId="53DD5BA9" w14:textId="1592B6B8" w:rsidR="0051058C" w:rsidRPr="00392A3F" w:rsidRDefault="0051058C" w:rsidP="0051058C">
            <w:pPr>
              <w:pStyle w:val="TableNormal1"/>
              <w:keepNext w:val="0"/>
              <w:rPr>
                <w:szCs w:val="16"/>
                <w:lang w:val="en-US"/>
              </w:rPr>
            </w:pPr>
            <w:r w:rsidRPr="007F7475">
              <w:rPr>
                <w:szCs w:val="16"/>
              </w:rPr>
              <w:t>SN5246$9</w:t>
            </w:r>
          </w:p>
        </w:tc>
        <w:tc>
          <w:tcPr>
            <w:tcW w:w="1350" w:type="dxa"/>
          </w:tcPr>
          <w:p w14:paraId="6E123D0E" w14:textId="38785BB4" w:rsidR="0051058C" w:rsidRPr="00392A3F" w:rsidRDefault="0051058C" w:rsidP="0051058C">
            <w:pPr>
              <w:pStyle w:val="TableNormal1"/>
              <w:keepNext w:val="0"/>
              <w:spacing w:before="40"/>
              <w:rPr>
                <w:szCs w:val="16"/>
                <w:lang w:val="en-US"/>
              </w:rPr>
            </w:pPr>
            <w:r w:rsidRPr="007F7475">
              <w:rPr>
                <w:szCs w:val="16"/>
              </w:rPr>
              <w:t>SN68928#1</w:t>
            </w:r>
          </w:p>
        </w:tc>
        <w:tc>
          <w:tcPr>
            <w:tcW w:w="1080" w:type="dxa"/>
          </w:tcPr>
          <w:p w14:paraId="4CBD3A0C" w14:textId="7C62DE54" w:rsidR="0051058C" w:rsidRPr="00392A3F" w:rsidRDefault="0051058C" w:rsidP="0051058C">
            <w:pPr>
              <w:pStyle w:val="TableNormal1"/>
              <w:keepNext w:val="0"/>
              <w:rPr>
                <w:szCs w:val="16"/>
                <w:lang w:val="en-US"/>
              </w:rPr>
            </w:pPr>
            <w:r w:rsidRPr="007F7475">
              <w:rPr>
                <w:szCs w:val="16"/>
              </w:rPr>
              <w:t>SN5247$3</w:t>
            </w:r>
          </w:p>
        </w:tc>
        <w:tc>
          <w:tcPr>
            <w:tcW w:w="1202" w:type="dxa"/>
          </w:tcPr>
          <w:p w14:paraId="1268B0DC" w14:textId="77F849D4" w:rsidR="0051058C" w:rsidRPr="00392A3F" w:rsidRDefault="0051058C" w:rsidP="0051058C">
            <w:pPr>
              <w:pStyle w:val="TableNormal1"/>
              <w:keepNext w:val="0"/>
              <w:rPr>
                <w:szCs w:val="16"/>
                <w:lang w:val="en-US"/>
              </w:rPr>
            </w:pPr>
            <w:r w:rsidRPr="007F7475">
              <w:rPr>
                <w:szCs w:val="16"/>
              </w:rPr>
              <w:t>VIN 55262528</w:t>
            </w:r>
          </w:p>
        </w:tc>
      </w:tr>
      <w:tr w:rsidR="005A79CB" w:rsidRPr="001C220C" w14:paraId="6DDD1475" w14:textId="77777777" w:rsidTr="00591662">
        <w:trPr>
          <w:cantSplit/>
          <w:jc w:val="center"/>
        </w:trPr>
        <w:tc>
          <w:tcPr>
            <w:tcW w:w="1269" w:type="dxa"/>
          </w:tcPr>
          <w:p w14:paraId="6C83B7BA" w14:textId="77777777" w:rsidR="005A79CB" w:rsidRPr="009E1DC8" w:rsidRDefault="005A79CB" w:rsidP="005751FB">
            <w:pPr>
              <w:pStyle w:val="TableNormal1"/>
              <w:keepNext w:val="0"/>
              <w:rPr>
                <w:szCs w:val="16"/>
                <w:lang w:val="en-US"/>
              </w:rPr>
            </w:pPr>
            <w:r w:rsidRPr="009E1DC8">
              <w:rPr>
                <w:szCs w:val="16"/>
                <w:lang w:val="en-US"/>
              </w:rPr>
              <w:t xml:space="preserve">Physical </w:t>
            </w:r>
            <w:r w:rsidR="00FC1459">
              <w:rPr>
                <w:szCs w:val="16"/>
                <w:lang w:val="en-US"/>
              </w:rPr>
              <w:t>a</w:t>
            </w:r>
            <w:r w:rsidRPr="009E1DC8">
              <w:rPr>
                <w:szCs w:val="16"/>
                <w:lang w:val="en-US"/>
              </w:rPr>
              <w:t xml:space="preserve">sset </w:t>
            </w:r>
            <w:r w:rsidR="00FC1459">
              <w:rPr>
                <w:szCs w:val="16"/>
                <w:lang w:val="en-US"/>
              </w:rPr>
              <w:t>c</w:t>
            </w:r>
            <w:r w:rsidRPr="009E1DC8">
              <w:rPr>
                <w:szCs w:val="16"/>
                <w:lang w:val="en-US"/>
              </w:rPr>
              <w:t>lass</w:t>
            </w:r>
          </w:p>
        </w:tc>
        <w:tc>
          <w:tcPr>
            <w:tcW w:w="2880" w:type="dxa"/>
          </w:tcPr>
          <w:p w14:paraId="142C3CA8" w14:textId="77777777" w:rsidR="005A79CB" w:rsidRPr="00392A3F" w:rsidRDefault="005A79CB" w:rsidP="005751FB">
            <w:pPr>
              <w:pStyle w:val="TableNormal1"/>
              <w:keepNext w:val="0"/>
              <w:rPr>
                <w:szCs w:val="16"/>
                <w:lang w:val="en-US"/>
              </w:rPr>
            </w:pPr>
            <w:r w:rsidRPr="009E1DC8">
              <w:rPr>
                <w:szCs w:val="16"/>
                <w:lang w:val="en-US"/>
              </w:rPr>
              <w:t xml:space="preserve">Identifies the associated </w:t>
            </w:r>
            <w:r w:rsidRPr="00392A3F">
              <w:rPr>
                <w:i/>
                <w:szCs w:val="16"/>
                <w:lang w:val="en-US"/>
              </w:rPr>
              <w:t xml:space="preserve">physical asset class </w:t>
            </w:r>
            <w:r w:rsidRPr="00392A3F">
              <w:rPr>
                <w:szCs w:val="16"/>
                <w:lang w:val="en-US"/>
              </w:rPr>
              <w:t xml:space="preserve">or set of </w:t>
            </w:r>
            <w:r w:rsidRPr="00392A3F">
              <w:rPr>
                <w:i/>
                <w:szCs w:val="16"/>
                <w:lang w:val="en-US"/>
              </w:rPr>
              <w:t xml:space="preserve">physical asset classes </w:t>
            </w:r>
            <w:r w:rsidRPr="00392A3F">
              <w:rPr>
                <w:szCs w:val="16"/>
                <w:lang w:val="en-US"/>
              </w:rPr>
              <w:t xml:space="preserve">actually used for a specific </w:t>
            </w:r>
            <w:r w:rsidRPr="00392A3F">
              <w:rPr>
                <w:i/>
                <w:szCs w:val="16"/>
                <w:lang w:val="en-US"/>
              </w:rPr>
              <w:t>segment response</w:t>
            </w:r>
            <w:r w:rsidR="008558A5" w:rsidRPr="00392A3F">
              <w:rPr>
                <w:szCs w:val="16"/>
                <w:lang w:val="en-US"/>
              </w:rPr>
              <w:t xml:space="preserve">. </w:t>
            </w:r>
          </w:p>
        </w:tc>
        <w:tc>
          <w:tcPr>
            <w:tcW w:w="1265" w:type="dxa"/>
          </w:tcPr>
          <w:p w14:paraId="001FA3AB" w14:textId="77777777" w:rsidR="005A79CB" w:rsidRPr="00392A3F" w:rsidRDefault="007A69EF" w:rsidP="005751FB">
            <w:pPr>
              <w:pStyle w:val="TableNormal1"/>
              <w:keepNext w:val="0"/>
              <w:rPr>
                <w:szCs w:val="16"/>
                <w:lang w:val="en-US"/>
              </w:rPr>
            </w:pPr>
            <w:r w:rsidRPr="00392A3F">
              <w:rPr>
                <w:szCs w:val="16"/>
                <w:lang w:val="en-US"/>
              </w:rPr>
              <w:t>(not applicable)</w:t>
            </w:r>
          </w:p>
        </w:tc>
        <w:tc>
          <w:tcPr>
            <w:tcW w:w="1350" w:type="dxa"/>
          </w:tcPr>
          <w:p w14:paraId="58D69828" w14:textId="77777777" w:rsidR="005A79CB" w:rsidRPr="00392A3F" w:rsidRDefault="005A79CB" w:rsidP="005751FB">
            <w:pPr>
              <w:pStyle w:val="TableNormal1"/>
              <w:keepNext w:val="0"/>
              <w:spacing w:before="40"/>
              <w:rPr>
                <w:szCs w:val="16"/>
                <w:lang w:val="en-US"/>
              </w:rPr>
            </w:pPr>
            <w:r w:rsidRPr="00392A3F">
              <w:rPr>
                <w:szCs w:val="16"/>
                <w:lang w:val="en-US"/>
              </w:rPr>
              <w:t>CNC Drill Press</w:t>
            </w:r>
          </w:p>
        </w:tc>
        <w:tc>
          <w:tcPr>
            <w:tcW w:w="1080" w:type="dxa"/>
          </w:tcPr>
          <w:p w14:paraId="3B9829D9" w14:textId="77777777" w:rsidR="005A79CB" w:rsidRPr="00392A3F" w:rsidRDefault="007A69EF" w:rsidP="005751FB">
            <w:pPr>
              <w:pStyle w:val="TableNormal1"/>
              <w:keepNext w:val="0"/>
              <w:rPr>
                <w:szCs w:val="16"/>
                <w:lang w:val="en-US"/>
              </w:rPr>
            </w:pPr>
            <w:r w:rsidRPr="00392A3F">
              <w:rPr>
                <w:szCs w:val="16"/>
                <w:lang w:val="en-US"/>
              </w:rPr>
              <w:t>(not applicable)</w:t>
            </w:r>
          </w:p>
        </w:tc>
        <w:tc>
          <w:tcPr>
            <w:tcW w:w="1202" w:type="dxa"/>
          </w:tcPr>
          <w:p w14:paraId="578A4099" w14:textId="77777777" w:rsidR="005A79CB" w:rsidRPr="00392A3F" w:rsidRDefault="007A69EF" w:rsidP="005751FB">
            <w:pPr>
              <w:pStyle w:val="TableNormal1"/>
              <w:keepNext w:val="0"/>
              <w:rPr>
                <w:szCs w:val="16"/>
                <w:lang w:val="en-US"/>
              </w:rPr>
            </w:pPr>
            <w:r w:rsidRPr="00392A3F">
              <w:rPr>
                <w:szCs w:val="16"/>
                <w:lang w:val="en-US"/>
              </w:rPr>
              <w:t>(not applicable)</w:t>
            </w:r>
          </w:p>
        </w:tc>
      </w:tr>
      <w:tr w:rsidR="005A79CB" w:rsidRPr="001C220C" w14:paraId="5D7C0F21" w14:textId="77777777" w:rsidTr="00591662">
        <w:trPr>
          <w:cantSplit/>
          <w:jc w:val="center"/>
        </w:trPr>
        <w:tc>
          <w:tcPr>
            <w:tcW w:w="1269" w:type="dxa"/>
          </w:tcPr>
          <w:p w14:paraId="5566B567" w14:textId="77777777" w:rsidR="005A79CB" w:rsidRPr="009E1DC8" w:rsidRDefault="005A79CB" w:rsidP="005751FB">
            <w:pPr>
              <w:pStyle w:val="TableNormal1"/>
              <w:keepNext w:val="0"/>
              <w:rPr>
                <w:szCs w:val="16"/>
                <w:lang w:val="en-US"/>
              </w:rPr>
            </w:pPr>
            <w:r w:rsidRPr="009E1DC8">
              <w:rPr>
                <w:szCs w:val="16"/>
                <w:lang w:val="en-US"/>
              </w:rPr>
              <w:t xml:space="preserve">Physical </w:t>
            </w:r>
            <w:r w:rsidR="00FC1459">
              <w:rPr>
                <w:szCs w:val="16"/>
                <w:lang w:val="en-US"/>
              </w:rPr>
              <w:t>a</w:t>
            </w:r>
            <w:r w:rsidRPr="009E1DC8">
              <w:rPr>
                <w:szCs w:val="16"/>
                <w:lang w:val="en-US"/>
              </w:rPr>
              <w:t>sset</w:t>
            </w:r>
          </w:p>
        </w:tc>
        <w:tc>
          <w:tcPr>
            <w:tcW w:w="2880" w:type="dxa"/>
          </w:tcPr>
          <w:p w14:paraId="604A15A5" w14:textId="77777777" w:rsidR="005A79CB" w:rsidRPr="00392A3F" w:rsidRDefault="005A79CB" w:rsidP="005751FB">
            <w:pPr>
              <w:pStyle w:val="TableNormal1"/>
              <w:keepNext w:val="0"/>
              <w:rPr>
                <w:szCs w:val="16"/>
                <w:lang w:val="en-US"/>
              </w:rPr>
            </w:pPr>
            <w:r w:rsidRPr="009E1DC8">
              <w:rPr>
                <w:szCs w:val="16"/>
                <w:lang w:val="en-US"/>
              </w:rPr>
              <w:t xml:space="preserve">Identifies the associated </w:t>
            </w:r>
            <w:r w:rsidRPr="00392A3F">
              <w:rPr>
                <w:i/>
                <w:szCs w:val="16"/>
                <w:lang w:val="en-US"/>
              </w:rPr>
              <w:t xml:space="preserve">physical asset </w:t>
            </w:r>
            <w:r w:rsidRPr="00392A3F">
              <w:rPr>
                <w:szCs w:val="16"/>
                <w:lang w:val="en-US"/>
              </w:rPr>
              <w:t xml:space="preserve">or set of </w:t>
            </w:r>
            <w:r w:rsidRPr="00392A3F">
              <w:rPr>
                <w:i/>
                <w:szCs w:val="16"/>
                <w:lang w:val="en-US"/>
              </w:rPr>
              <w:t>physical ass</w:t>
            </w:r>
            <w:r w:rsidR="00B731DA" w:rsidRPr="00392A3F">
              <w:rPr>
                <w:i/>
                <w:szCs w:val="16"/>
                <w:lang w:val="en-US"/>
              </w:rPr>
              <w:t>e</w:t>
            </w:r>
            <w:r w:rsidRPr="00392A3F">
              <w:rPr>
                <w:i/>
                <w:szCs w:val="16"/>
                <w:lang w:val="en-US"/>
              </w:rPr>
              <w:t xml:space="preserve">ts </w:t>
            </w:r>
            <w:r w:rsidRPr="00392A3F">
              <w:rPr>
                <w:szCs w:val="16"/>
                <w:lang w:val="en-US"/>
              </w:rPr>
              <w:t xml:space="preserve">actually used for a specific </w:t>
            </w:r>
            <w:r w:rsidRPr="00392A3F">
              <w:rPr>
                <w:i/>
                <w:szCs w:val="16"/>
                <w:lang w:val="en-US"/>
              </w:rPr>
              <w:t>segment response</w:t>
            </w:r>
            <w:r w:rsidRPr="00392A3F">
              <w:rPr>
                <w:szCs w:val="16"/>
                <w:lang w:val="en-US"/>
              </w:rPr>
              <w:t xml:space="preserve">. </w:t>
            </w:r>
          </w:p>
          <w:p w14:paraId="152D43FE" w14:textId="77777777" w:rsidR="005A79CB" w:rsidRPr="00392A3F" w:rsidRDefault="005A79CB" w:rsidP="005751FB">
            <w:pPr>
              <w:pStyle w:val="TableNormal1"/>
              <w:keepNext w:val="0"/>
              <w:rPr>
                <w:szCs w:val="16"/>
                <w:lang w:val="en-US"/>
              </w:rPr>
            </w:pPr>
            <w:r w:rsidRPr="00392A3F">
              <w:rPr>
                <w:szCs w:val="16"/>
                <w:lang w:val="en-US"/>
              </w:rPr>
              <w:t>Typically</w:t>
            </w:r>
            <w:r w:rsidR="00FC1459">
              <w:rPr>
                <w:szCs w:val="16"/>
                <w:lang w:val="en-US"/>
              </w:rPr>
              <w:t>,</w:t>
            </w:r>
            <w:r w:rsidRPr="00392A3F">
              <w:rPr>
                <w:szCs w:val="16"/>
                <w:lang w:val="en-US"/>
              </w:rPr>
              <w:t xml:space="preserve"> either </w:t>
            </w:r>
            <w:r w:rsidRPr="00392A3F">
              <w:rPr>
                <w:i/>
                <w:szCs w:val="16"/>
                <w:lang w:val="en-US"/>
              </w:rPr>
              <w:t>physical asset class</w:t>
            </w:r>
            <w:r w:rsidRPr="00392A3F">
              <w:rPr>
                <w:szCs w:val="16"/>
                <w:lang w:val="en-US"/>
              </w:rPr>
              <w:t xml:space="preserve"> or </w:t>
            </w:r>
            <w:r w:rsidRPr="00392A3F">
              <w:rPr>
                <w:i/>
                <w:szCs w:val="16"/>
                <w:lang w:val="en-US"/>
              </w:rPr>
              <w:t xml:space="preserve">physical asset </w:t>
            </w:r>
            <w:r w:rsidRPr="00392A3F">
              <w:rPr>
                <w:szCs w:val="16"/>
                <w:lang w:val="en-US"/>
              </w:rPr>
              <w:t>is specified, but not both.</w:t>
            </w:r>
          </w:p>
        </w:tc>
        <w:tc>
          <w:tcPr>
            <w:tcW w:w="1265" w:type="dxa"/>
          </w:tcPr>
          <w:p w14:paraId="04963414" w14:textId="77777777" w:rsidR="005A79CB" w:rsidRPr="00392A3F" w:rsidRDefault="007A69EF" w:rsidP="005751FB">
            <w:pPr>
              <w:pStyle w:val="TableNormal1"/>
              <w:keepNext w:val="0"/>
              <w:rPr>
                <w:szCs w:val="16"/>
                <w:lang w:val="en-US"/>
              </w:rPr>
            </w:pPr>
            <w:r w:rsidRPr="00392A3F">
              <w:rPr>
                <w:szCs w:val="16"/>
                <w:lang w:val="en-US"/>
              </w:rPr>
              <w:t>(not applicable)</w:t>
            </w:r>
          </w:p>
        </w:tc>
        <w:tc>
          <w:tcPr>
            <w:tcW w:w="1350" w:type="dxa"/>
          </w:tcPr>
          <w:p w14:paraId="11589DB6" w14:textId="77777777" w:rsidR="005A79CB" w:rsidRPr="00392A3F" w:rsidRDefault="005A79CB" w:rsidP="005751FB">
            <w:pPr>
              <w:pStyle w:val="TableNormal1"/>
              <w:keepNext w:val="0"/>
              <w:spacing w:before="40"/>
              <w:rPr>
                <w:szCs w:val="16"/>
                <w:lang w:val="en-US"/>
              </w:rPr>
            </w:pPr>
            <w:r w:rsidRPr="00392A3F">
              <w:rPr>
                <w:szCs w:val="16"/>
                <w:lang w:val="en-US"/>
              </w:rPr>
              <w:t>Serial #: 5563442</w:t>
            </w:r>
          </w:p>
          <w:p w14:paraId="0FA71CAC" w14:textId="77777777" w:rsidR="005A79CB" w:rsidRPr="00392A3F" w:rsidRDefault="005A79CB" w:rsidP="005751FB">
            <w:pPr>
              <w:pStyle w:val="TableNormal1"/>
              <w:keepNext w:val="0"/>
              <w:spacing w:before="40"/>
              <w:rPr>
                <w:szCs w:val="16"/>
                <w:lang w:val="en-US"/>
              </w:rPr>
            </w:pPr>
            <w:r w:rsidRPr="00392A3F">
              <w:rPr>
                <w:szCs w:val="16"/>
                <w:lang w:val="en-US"/>
              </w:rPr>
              <w:t>Asset ID: 44Q56W</w:t>
            </w:r>
          </w:p>
        </w:tc>
        <w:tc>
          <w:tcPr>
            <w:tcW w:w="1080" w:type="dxa"/>
          </w:tcPr>
          <w:p w14:paraId="1903A5E3" w14:textId="77777777" w:rsidR="005A79CB" w:rsidRPr="00392A3F" w:rsidRDefault="007A69EF" w:rsidP="005751FB">
            <w:pPr>
              <w:pStyle w:val="TableNormal1"/>
              <w:keepNext w:val="0"/>
              <w:rPr>
                <w:szCs w:val="16"/>
                <w:lang w:val="en-US"/>
              </w:rPr>
            </w:pPr>
            <w:r w:rsidRPr="00392A3F">
              <w:rPr>
                <w:szCs w:val="16"/>
                <w:lang w:val="en-US"/>
              </w:rPr>
              <w:t>(not applicable)</w:t>
            </w:r>
          </w:p>
        </w:tc>
        <w:tc>
          <w:tcPr>
            <w:tcW w:w="1202" w:type="dxa"/>
          </w:tcPr>
          <w:p w14:paraId="3BFFC02B" w14:textId="77777777" w:rsidR="005A79CB" w:rsidRPr="00392A3F" w:rsidRDefault="007A69EF" w:rsidP="005751FB">
            <w:pPr>
              <w:pStyle w:val="TableNormal1"/>
              <w:keepNext w:val="0"/>
              <w:rPr>
                <w:szCs w:val="16"/>
                <w:lang w:val="en-US"/>
              </w:rPr>
            </w:pPr>
            <w:r w:rsidRPr="00392A3F">
              <w:rPr>
                <w:szCs w:val="16"/>
                <w:lang w:val="en-US"/>
              </w:rPr>
              <w:t>(not applicable)</w:t>
            </w:r>
          </w:p>
        </w:tc>
      </w:tr>
      <w:tr w:rsidR="005A79CB" w:rsidRPr="001C220C" w14:paraId="58E8500E" w14:textId="77777777" w:rsidTr="00591662">
        <w:trPr>
          <w:cantSplit/>
          <w:jc w:val="center"/>
        </w:trPr>
        <w:tc>
          <w:tcPr>
            <w:tcW w:w="1269" w:type="dxa"/>
          </w:tcPr>
          <w:p w14:paraId="7B5D5933" w14:textId="77777777" w:rsidR="005A79CB" w:rsidRPr="009E1DC8" w:rsidRDefault="005A79CB" w:rsidP="005751FB">
            <w:pPr>
              <w:pStyle w:val="TableNormal1"/>
              <w:keepNext w:val="0"/>
              <w:rPr>
                <w:szCs w:val="16"/>
                <w:lang w:val="en-US"/>
              </w:rPr>
            </w:pPr>
            <w:r w:rsidRPr="009E1DC8">
              <w:rPr>
                <w:szCs w:val="16"/>
                <w:lang w:val="en-US"/>
              </w:rPr>
              <w:t>Description</w:t>
            </w:r>
          </w:p>
        </w:tc>
        <w:tc>
          <w:tcPr>
            <w:tcW w:w="2880" w:type="dxa"/>
          </w:tcPr>
          <w:p w14:paraId="4733EF2A" w14:textId="77777777" w:rsidR="005A79CB" w:rsidRPr="00392A3F" w:rsidRDefault="005A79CB" w:rsidP="005751FB">
            <w:pPr>
              <w:pStyle w:val="TableNormal1"/>
              <w:keepNext w:val="0"/>
              <w:rPr>
                <w:szCs w:val="16"/>
                <w:lang w:val="en-US"/>
              </w:rPr>
            </w:pPr>
            <w:r w:rsidRPr="009E1DC8">
              <w:rPr>
                <w:szCs w:val="16"/>
                <w:lang w:val="en-US"/>
              </w:rPr>
              <w:t xml:space="preserve">Contains additional information and descriptions of the </w:t>
            </w:r>
            <w:r w:rsidRPr="00392A3F">
              <w:rPr>
                <w:i/>
                <w:szCs w:val="16"/>
                <w:lang w:val="en-US"/>
              </w:rPr>
              <w:t>physical asset actual</w:t>
            </w:r>
          </w:p>
        </w:tc>
        <w:tc>
          <w:tcPr>
            <w:tcW w:w="1265" w:type="dxa"/>
          </w:tcPr>
          <w:p w14:paraId="2E6AFEFE" w14:textId="77777777" w:rsidR="005A79CB" w:rsidRPr="00392A3F" w:rsidRDefault="007A69EF" w:rsidP="005751FB">
            <w:pPr>
              <w:pStyle w:val="TableNormal1"/>
              <w:keepNext w:val="0"/>
              <w:rPr>
                <w:szCs w:val="16"/>
                <w:lang w:val="en-US"/>
              </w:rPr>
            </w:pPr>
            <w:r w:rsidRPr="00392A3F">
              <w:rPr>
                <w:szCs w:val="16"/>
                <w:lang w:val="en-US"/>
              </w:rPr>
              <w:t>(not applicable)</w:t>
            </w:r>
          </w:p>
        </w:tc>
        <w:tc>
          <w:tcPr>
            <w:tcW w:w="1350" w:type="dxa"/>
          </w:tcPr>
          <w:p w14:paraId="59C51CDB" w14:textId="77777777" w:rsidR="005A79CB" w:rsidRPr="009E1DC8" w:rsidRDefault="005A79CB" w:rsidP="005751FB">
            <w:pPr>
              <w:pStyle w:val="TableNormal1"/>
              <w:keepNext w:val="0"/>
              <w:spacing w:before="40"/>
              <w:rPr>
                <w:szCs w:val="16"/>
                <w:lang w:val="en-US"/>
              </w:rPr>
            </w:pPr>
            <w:r w:rsidRPr="00392A3F">
              <w:rPr>
                <w:color w:val="000000"/>
                <w:szCs w:val="16"/>
                <w:lang w:val="en-US"/>
              </w:rPr>
              <w:t>Cameroon Drill Press</w:t>
            </w:r>
          </w:p>
        </w:tc>
        <w:tc>
          <w:tcPr>
            <w:tcW w:w="1080" w:type="dxa"/>
          </w:tcPr>
          <w:p w14:paraId="79F0DB71" w14:textId="77777777" w:rsidR="005A79CB" w:rsidRPr="00392A3F" w:rsidRDefault="007A69EF" w:rsidP="005751FB">
            <w:pPr>
              <w:pStyle w:val="TableNormal1"/>
              <w:keepNext w:val="0"/>
              <w:rPr>
                <w:szCs w:val="16"/>
                <w:lang w:val="en-US"/>
              </w:rPr>
            </w:pPr>
            <w:r w:rsidRPr="009E1DC8">
              <w:rPr>
                <w:szCs w:val="16"/>
                <w:lang w:val="en-US"/>
              </w:rPr>
              <w:t>(not applicable)</w:t>
            </w:r>
          </w:p>
        </w:tc>
        <w:tc>
          <w:tcPr>
            <w:tcW w:w="1202" w:type="dxa"/>
          </w:tcPr>
          <w:p w14:paraId="281F6EBF" w14:textId="77777777" w:rsidR="005A79CB" w:rsidRPr="00392A3F" w:rsidRDefault="007A69EF" w:rsidP="005751FB">
            <w:pPr>
              <w:pStyle w:val="TableNormal1"/>
              <w:keepNext w:val="0"/>
              <w:rPr>
                <w:szCs w:val="16"/>
                <w:lang w:val="en-US"/>
              </w:rPr>
            </w:pPr>
            <w:r w:rsidRPr="00392A3F">
              <w:rPr>
                <w:szCs w:val="16"/>
                <w:lang w:val="en-US"/>
              </w:rPr>
              <w:t>(not applicable)</w:t>
            </w:r>
          </w:p>
        </w:tc>
      </w:tr>
      <w:tr w:rsidR="00681F1A" w:rsidRPr="001C220C" w14:paraId="428C5512" w14:textId="77777777" w:rsidTr="00591662">
        <w:trPr>
          <w:cantSplit/>
          <w:jc w:val="center"/>
        </w:trPr>
        <w:tc>
          <w:tcPr>
            <w:tcW w:w="1269" w:type="dxa"/>
          </w:tcPr>
          <w:p w14:paraId="63540B8A" w14:textId="77777777" w:rsidR="00681F1A" w:rsidRPr="00392A3F" w:rsidRDefault="00681F1A" w:rsidP="005751FB">
            <w:pPr>
              <w:pStyle w:val="TableNormal1"/>
              <w:keepNext w:val="0"/>
              <w:rPr>
                <w:szCs w:val="16"/>
                <w:lang w:val="en-US"/>
              </w:rPr>
            </w:pPr>
            <w:ins w:id="17888" w:author="Dennis Brandl" w:date="2015-08-17T11:04:00Z">
              <w:r w:rsidRPr="009E1DC8">
                <w:rPr>
                  <w:szCs w:val="16"/>
                  <w:lang w:val="en-US"/>
                </w:rPr>
                <w:t xml:space="preserve">Hierarchy </w:t>
              </w:r>
            </w:ins>
            <w:r w:rsidR="00295739">
              <w:rPr>
                <w:szCs w:val="16"/>
                <w:lang w:val="en-US"/>
              </w:rPr>
              <w:t>s</w:t>
            </w:r>
            <w:ins w:id="17889" w:author="Dennis Brandl" w:date="2015-08-17T11:04:00Z">
              <w:r w:rsidRPr="009E1DC8">
                <w:rPr>
                  <w:szCs w:val="16"/>
                  <w:lang w:val="en-US"/>
                </w:rPr>
                <w:t>cope</w:t>
              </w:r>
            </w:ins>
          </w:p>
        </w:tc>
        <w:tc>
          <w:tcPr>
            <w:tcW w:w="2880" w:type="dxa"/>
          </w:tcPr>
          <w:p w14:paraId="2A4BA0E6" w14:textId="77777777" w:rsidR="00681F1A" w:rsidRPr="00392A3F" w:rsidRDefault="00681F1A" w:rsidP="005751FB">
            <w:pPr>
              <w:pStyle w:val="TableNormal1"/>
              <w:keepNext w:val="0"/>
              <w:rPr>
                <w:ins w:id="17890" w:author="Dennis Brandl" w:date="2015-08-17T11:04:00Z"/>
                <w:szCs w:val="16"/>
                <w:lang w:val="en-US"/>
              </w:rPr>
            </w:pPr>
            <w:ins w:id="17891" w:author="Dennis Brandl" w:date="2015-08-17T11:04:00Z">
              <w:r w:rsidRPr="00392A3F">
                <w:rPr>
                  <w:szCs w:val="16"/>
                  <w:lang w:val="en-US"/>
                </w:rPr>
                <w:t xml:space="preserve">Identifies where the exchanged information fits within the role based equipment hierarchy. </w:t>
              </w:r>
            </w:ins>
          </w:p>
          <w:p w14:paraId="32686362" w14:textId="77777777" w:rsidR="00681F1A" w:rsidRPr="00392A3F" w:rsidRDefault="00681F1A" w:rsidP="005751FB">
            <w:pPr>
              <w:pStyle w:val="TableNormal1"/>
              <w:keepNext w:val="0"/>
              <w:rPr>
                <w:szCs w:val="16"/>
                <w:lang w:val="en-US"/>
              </w:rPr>
            </w:pPr>
          </w:p>
        </w:tc>
        <w:tc>
          <w:tcPr>
            <w:tcW w:w="1265" w:type="dxa"/>
          </w:tcPr>
          <w:p w14:paraId="69B9798C" w14:textId="77777777" w:rsidR="00681F1A" w:rsidRPr="001D62A4" w:rsidRDefault="00681F1A" w:rsidP="005751FB">
            <w:pPr>
              <w:pStyle w:val="TableNormal1"/>
              <w:keepNext w:val="0"/>
              <w:rPr>
                <w:szCs w:val="16"/>
                <w:lang w:val="en-US"/>
              </w:rPr>
            </w:pPr>
            <w:ins w:id="17892" w:author="Dennis Brandl" w:date="2015-08-17T11:04:00Z">
              <w:r w:rsidRPr="00C66FAE">
                <w:rPr>
                  <w:szCs w:val="16"/>
                  <w:lang w:val="en-US"/>
                </w:rPr>
                <w:t>East Wing(AREA)/ Manufacturing Line #2(WORK CENTER)</w:t>
              </w:r>
            </w:ins>
          </w:p>
        </w:tc>
        <w:tc>
          <w:tcPr>
            <w:tcW w:w="1350" w:type="dxa"/>
          </w:tcPr>
          <w:p w14:paraId="0B78CCA0" w14:textId="77777777" w:rsidR="00681F1A" w:rsidRPr="000327C9" w:rsidRDefault="00681F1A" w:rsidP="005751FB">
            <w:pPr>
              <w:pStyle w:val="TableNormal1"/>
              <w:keepNext w:val="0"/>
              <w:rPr>
                <w:ins w:id="17893" w:author="Dennis Brandl" w:date="2015-08-17T11:04:00Z"/>
                <w:szCs w:val="16"/>
                <w:lang w:val="en-US"/>
              </w:rPr>
            </w:pPr>
            <w:ins w:id="17894" w:author="Dennis Brandl" w:date="2015-08-17T11:04:00Z">
              <w:r w:rsidRPr="000327C9">
                <w:rPr>
                  <w:szCs w:val="16"/>
                  <w:lang w:val="en-US"/>
                </w:rPr>
                <w:t>CNC Machine</w:t>
              </w:r>
            </w:ins>
          </w:p>
          <w:p w14:paraId="344EC4A8" w14:textId="77777777" w:rsidR="00681F1A" w:rsidRPr="003357D0" w:rsidRDefault="00681F1A" w:rsidP="005751FB">
            <w:pPr>
              <w:pStyle w:val="TableNormal1"/>
              <w:keepNext w:val="0"/>
              <w:spacing w:before="40"/>
              <w:rPr>
                <w:szCs w:val="16"/>
                <w:lang w:val="en-US"/>
              </w:rPr>
            </w:pPr>
            <w:ins w:id="17895" w:author="Dennis Brandl" w:date="2015-08-17T11:04:00Z">
              <w:r w:rsidRPr="00447D93">
                <w:rPr>
                  <w:szCs w:val="16"/>
                  <w:lang w:val="en-US"/>
                </w:rPr>
                <w:t>Asset ID 13465</w:t>
              </w:r>
            </w:ins>
          </w:p>
        </w:tc>
        <w:tc>
          <w:tcPr>
            <w:tcW w:w="1080" w:type="dxa"/>
          </w:tcPr>
          <w:p w14:paraId="4CDB3327" w14:textId="77777777" w:rsidR="00681F1A" w:rsidRPr="007F2A21" w:rsidRDefault="00681F1A" w:rsidP="005751FB">
            <w:pPr>
              <w:pStyle w:val="TableNormal1"/>
              <w:keepNext w:val="0"/>
              <w:rPr>
                <w:ins w:id="17896" w:author="Dennis Brandl" w:date="2015-08-17T11:04:00Z"/>
                <w:szCs w:val="16"/>
                <w:lang w:val="en-US"/>
              </w:rPr>
            </w:pPr>
            <w:ins w:id="17897" w:author="Dennis Brandl" w:date="2015-08-17T11:04:00Z">
              <w:r w:rsidRPr="007F2A21">
                <w:rPr>
                  <w:szCs w:val="16"/>
                  <w:lang w:val="en-US"/>
                </w:rPr>
                <w:t>Test Cell 4</w:t>
              </w:r>
            </w:ins>
          </w:p>
          <w:p w14:paraId="10463C02" w14:textId="77777777" w:rsidR="00681F1A" w:rsidRPr="001F1D5D" w:rsidRDefault="00681F1A" w:rsidP="005751FB">
            <w:pPr>
              <w:pStyle w:val="TableNormal1"/>
              <w:keepNext w:val="0"/>
              <w:rPr>
                <w:szCs w:val="16"/>
                <w:lang w:val="en-US"/>
              </w:rPr>
            </w:pPr>
            <w:ins w:id="17898" w:author="Dennis Brandl" w:date="2015-08-17T11:04:00Z">
              <w:r w:rsidRPr="007F014F">
                <w:rPr>
                  <w:szCs w:val="16"/>
                  <w:lang w:val="en-US"/>
                </w:rPr>
                <w:t>Receiving</w:t>
              </w:r>
            </w:ins>
          </w:p>
        </w:tc>
        <w:tc>
          <w:tcPr>
            <w:tcW w:w="1202" w:type="dxa"/>
          </w:tcPr>
          <w:p w14:paraId="7178CE39" w14:textId="77777777" w:rsidR="00681F1A" w:rsidRPr="005D1E73" w:rsidRDefault="00681F1A" w:rsidP="005751FB">
            <w:pPr>
              <w:pStyle w:val="TableNormal1"/>
              <w:keepNext w:val="0"/>
              <w:rPr>
                <w:szCs w:val="16"/>
                <w:lang w:val="en-US"/>
              </w:rPr>
            </w:pPr>
            <w:ins w:id="17899" w:author="Dennis Brandl" w:date="2015-08-17T11:04:00Z">
              <w:r w:rsidRPr="003D14D2">
                <w:rPr>
                  <w:szCs w:val="16"/>
                  <w:lang w:val="en-US"/>
                </w:rPr>
                <w:t>Warehouse B</w:t>
              </w:r>
            </w:ins>
          </w:p>
        </w:tc>
      </w:tr>
      <w:tr w:rsidR="00FA6852" w:rsidRPr="001C220C" w14:paraId="018B094F" w14:textId="77777777" w:rsidTr="00591662">
        <w:trPr>
          <w:cantSplit/>
          <w:jc w:val="center"/>
          <w:ins w:id="17900" w:author="Charles Gifford" w:date="2017-03-17T22:10:00Z"/>
        </w:trPr>
        <w:tc>
          <w:tcPr>
            <w:tcW w:w="1269" w:type="dxa"/>
          </w:tcPr>
          <w:p w14:paraId="2EF00874" w14:textId="77777777" w:rsidR="00FA6852" w:rsidRPr="00E32145" w:rsidRDefault="00FA6852" w:rsidP="00FA6852">
            <w:pPr>
              <w:pStyle w:val="TABLE-cell"/>
              <w:rPr>
                <w:ins w:id="17901" w:author="Charles Gifford" w:date="2017-03-17T22:11:00Z"/>
                <w:lang w:val="en-US"/>
              </w:rPr>
            </w:pPr>
            <w:ins w:id="17902" w:author="Charles Gifford" w:date="2017-03-17T22:11:00Z">
              <w:r>
                <w:rPr>
                  <w:lang w:val="en-US"/>
                </w:rPr>
                <w:t>Spatial definition</w:t>
              </w:r>
            </w:ins>
          </w:p>
          <w:p w14:paraId="460A3744" w14:textId="77777777" w:rsidR="00FA6852" w:rsidRPr="009E1DC8" w:rsidRDefault="00FA6852" w:rsidP="00FA6852">
            <w:pPr>
              <w:pStyle w:val="TableNormal1"/>
              <w:keepNext w:val="0"/>
              <w:rPr>
                <w:ins w:id="17903" w:author="Charles Gifford" w:date="2017-03-17T22:10:00Z"/>
                <w:szCs w:val="16"/>
                <w:lang w:val="en-US"/>
              </w:rPr>
            </w:pPr>
          </w:p>
        </w:tc>
        <w:tc>
          <w:tcPr>
            <w:tcW w:w="2880" w:type="dxa"/>
          </w:tcPr>
          <w:p w14:paraId="10F6FB5B" w14:textId="49811944" w:rsidR="00FA6852" w:rsidRPr="00392A3F" w:rsidRDefault="00FA6852" w:rsidP="00FA6852">
            <w:pPr>
              <w:pStyle w:val="TableNormal1"/>
              <w:keepNext w:val="0"/>
              <w:rPr>
                <w:ins w:id="17904" w:author="Charles Gifford" w:date="2017-03-17T22:10:00Z"/>
                <w:szCs w:val="16"/>
                <w:lang w:val="en-US"/>
              </w:rPr>
            </w:pPr>
            <w:ins w:id="17905" w:author="Charles Gifford" w:date="2017-03-17T22:11:00Z">
              <w:r>
                <w:rPr>
                  <w:lang w:val="en-US"/>
                </w:rPr>
                <w:t>S</w:t>
              </w:r>
              <w:r w:rsidRPr="00E32145">
                <w:rPr>
                  <w:lang w:val="en-US"/>
                </w:rPr>
                <w:t xml:space="preserve">patially defines the </w:t>
              </w:r>
              <w:r>
                <w:rPr>
                  <w:i/>
                  <w:lang w:val="en-US"/>
                </w:rPr>
                <w:t xml:space="preserve">physical asset(s) </w:t>
              </w:r>
              <w:r>
                <w:rPr>
                  <w:lang w:val="en-US"/>
                </w:rPr>
                <w:t xml:space="preserve">specified by this </w:t>
              </w:r>
              <w:r>
                <w:rPr>
                  <w:i/>
                  <w:lang w:val="en-US"/>
                </w:rPr>
                <w:t>physical asset actual</w:t>
              </w:r>
              <w:r w:rsidRPr="00E32145">
                <w:rPr>
                  <w:lang w:val="en-US"/>
                </w:rPr>
                <w:t xml:space="preserve"> as a </w:t>
              </w:r>
              <w:r w:rsidRPr="00C30F13">
                <w:rPr>
                  <w:lang w:val="en-US"/>
                </w:rPr>
                <w:t>0-dimensional point, 1-dimensional line, or 2-dimensional shape or 3-dimensional solid</w:t>
              </w:r>
              <w:r w:rsidRPr="00E32145">
                <w:rPr>
                  <w:lang w:val="en-US"/>
                </w:rPr>
                <w:t>.</w:t>
              </w:r>
            </w:ins>
          </w:p>
        </w:tc>
        <w:tc>
          <w:tcPr>
            <w:tcW w:w="1265" w:type="dxa"/>
          </w:tcPr>
          <w:p w14:paraId="6E1588C1" w14:textId="78B31859" w:rsidR="00FA6852" w:rsidRPr="00C66FAE" w:rsidRDefault="00FA6852" w:rsidP="00FA6852">
            <w:pPr>
              <w:pStyle w:val="TableNormal1"/>
              <w:keepNext w:val="0"/>
              <w:rPr>
                <w:ins w:id="17906" w:author="Charles Gifford" w:date="2017-03-17T22:10:00Z"/>
                <w:szCs w:val="16"/>
                <w:lang w:val="en-US"/>
              </w:rPr>
            </w:pPr>
            <w:ins w:id="17907" w:author="Charles Gifford" w:date="2017-03-17T22:11:00Z">
              <w:r w:rsidRPr="00E32145">
                <w:rPr>
                  <w:lang w:val="en-US"/>
                </w:rPr>
                <w:t>4326 / EPSG / GPX / lat="45.35" lon="24.15"</w:t>
              </w:r>
            </w:ins>
          </w:p>
        </w:tc>
        <w:tc>
          <w:tcPr>
            <w:tcW w:w="1350" w:type="dxa"/>
          </w:tcPr>
          <w:p w14:paraId="4B2C44E1" w14:textId="09B9F596" w:rsidR="00FA6852" w:rsidRPr="000327C9" w:rsidRDefault="00FA6852" w:rsidP="00FA6852">
            <w:pPr>
              <w:pStyle w:val="TableNormal1"/>
              <w:keepNext w:val="0"/>
              <w:rPr>
                <w:ins w:id="17908" w:author="Charles Gifford" w:date="2017-03-17T22:10:00Z"/>
                <w:szCs w:val="16"/>
                <w:lang w:val="en-US"/>
              </w:rPr>
            </w:pPr>
            <w:ins w:id="17909" w:author="Charles Gifford" w:date="2017-03-17T22:11:00Z">
              <w:r w:rsidRPr="00E32145">
                <w:rPr>
                  <w:lang w:val="en-US"/>
                </w:rPr>
                <w:t>5800 / EPSG / WKT / POINT ( -1000 463 )</w:t>
              </w:r>
            </w:ins>
          </w:p>
        </w:tc>
        <w:tc>
          <w:tcPr>
            <w:tcW w:w="1080" w:type="dxa"/>
          </w:tcPr>
          <w:p w14:paraId="7C5B53CF" w14:textId="3E0F3AA8" w:rsidR="00FA6852" w:rsidRPr="007F2A21" w:rsidRDefault="00FA6852" w:rsidP="00FA6852">
            <w:pPr>
              <w:pStyle w:val="TableNormal1"/>
              <w:keepNext w:val="0"/>
              <w:rPr>
                <w:ins w:id="17910" w:author="Charles Gifford" w:date="2017-03-17T22:10:00Z"/>
                <w:szCs w:val="16"/>
                <w:lang w:val="en-US"/>
              </w:rPr>
            </w:pPr>
            <w:ins w:id="17911" w:author="Charles Gifford" w:date="2017-03-17T22:11:00Z">
              <w:r w:rsidRPr="00E32145">
                <w:rPr>
                  <w:lang w:val="en-US"/>
                </w:rPr>
                <w:t>4269 / EPSG / WKT / POINT ( 3848472 96789 )</w:t>
              </w:r>
            </w:ins>
          </w:p>
        </w:tc>
        <w:tc>
          <w:tcPr>
            <w:tcW w:w="1202" w:type="dxa"/>
          </w:tcPr>
          <w:p w14:paraId="56AB37DD" w14:textId="694A1D97" w:rsidR="00FA6852" w:rsidRPr="003D14D2" w:rsidRDefault="00FA6852" w:rsidP="00FA6852">
            <w:pPr>
              <w:pStyle w:val="TableNormal1"/>
              <w:keepNext w:val="0"/>
              <w:rPr>
                <w:ins w:id="17912" w:author="Charles Gifford" w:date="2017-03-17T22:10:00Z"/>
                <w:szCs w:val="16"/>
                <w:lang w:val="en-US"/>
              </w:rPr>
            </w:pPr>
            <w:ins w:id="17913" w:author="Charles Gifford" w:date="2017-03-17T22:11:00Z">
              <w:r w:rsidRPr="00E32145">
                <w:rPr>
                  <w:lang w:val="en-US"/>
                </w:rPr>
                <w:t>6283 / EPSG / WKT / POLYGON ( ( -646.99 676.18, -645.14 683.09, -646.99 676.18 ) )</w:t>
              </w:r>
            </w:ins>
          </w:p>
        </w:tc>
      </w:tr>
      <w:tr w:rsidR="00FA6852" w:rsidRPr="001C220C" w14:paraId="45BDEF5E" w14:textId="77777777" w:rsidTr="00591662">
        <w:trPr>
          <w:cantSplit/>
          <w:jc w:val="center"/>
          <w:ins w:id="17914" w:author="Charles Gifford" w:date="2017-03-17T22:10:00Z"/>
        </w:trPr>
        <w:tc>
          <w:tcPr>
            <w:tcW w:w="1269" w:type="dxa"/>
          </w:tcPr>
          <w:p w14:paraId="1BEFB8BF" w14:textId="5B5E0C89" w:rsidR="00FA6852" w:rsidRPr="009E1DC8" w:rsidRDefault="00FA6852" w:rsidP="00FA6852">
            <w:pPr>
              <w:pStyle w:val="TableNormal1"/>
              <w:keepNext w:val="0"/>
              <w:rPr>
                <w:ins w:id="17915" w:author="Charles Gifford" w:date="2017-03-17T22:10:00Z"/>
                <w:szCs w:val="16"/>
                <w:lang w:val="en-US"/>
              </w:rPr>
            </w:pPr>
            <w:ins w:id="17916" w:author="Charles Gifford" w:date="2017-03-17T22:11:00Z">
              <w:r>
                <w:rPr>
                  <w:lang w:val="en-US"/>
                </w:rPr>
                <w:t>Physical location</w:t>
              </w:r>
            </w:ins>
          </w:p>
        </w:tc>
        <w:tc>
          <w:tcPr>
            <w:tcW w:w="2880" w:type="dxa"/>
          </w:tcPr>
          <w:p w14:paraId="568F3175" w14:textId="4213C613" w:rsidR="00FA6852" w:rsidRPr="00392A3F" w:rsidRDefault="00FA6852" w:rsidP="00FA6852">
            <w:pPr>
              <w:pStyle w:val="TableNormal1"/>
              <w:keepNext w:val="0"/>
              <w:rPr>
                <w:ins w:id="17917" w:author="Charles Gifford" w:date="2017-03-17T22:10:00Z"/>
                <w:szCs w:val="16"/>
                <w:lang w:val="en-US"/>
              </w:rPr>
            </w:pPr>
            <w:ins w:id="17918" w:author="Charles Gifford" w:date="2017-03-17T22:11:00Z">
              <w:r>
                <w:rPr>
                  <w:lang w:val="en-US"/>
                </w:rPr>
                <w:t xml:space="preserve">Identifies the physical location of the </w:t>
              </w:r>
              <w:r>
                <w:rPr>
                  <w:i/>
                  <w:lang w:val="en-US"/>
                </w:rPr>
                <w:t>physical asset(s)</w:t>
              </w:r>
              <w:r>
                <w:rPr>
                  <w:lang w:val="en-US"/>
                </w:rPr>
                <w:t xml:space="preserve"> specified by this </w:t>
              </w:r>
              <w:r>
                <w:rPr>
                  <w:i/>
                  <w:lang w:val="en-US"/>
                </w:rPr>
                <w:t>physical asset actual</w:t>
              </w:r>
              <w:r>
                <w:rPr>
                  <w:lang w:val="en-US"/>
                </w:rPr>
                <w:t>.</w:t>
              </w:r>
            </w:ins>
          </w:p>
        </w:tc>
        <w:tc>
          <w:tcPr>
            <w:tcW w:w="1265" w:type="dxa"/>
          </w:tcPr>
          <w:p w14:paraId="4E692693" w14:textId="0BA2ACBC" w:rsidR="00FA6852" w:rsidRPr="00C66FAE" w:rsidRDefault="00FA6852" w:rsidP="00FA6852">
            <w:pPr>
              <w:pStyle w:val="TableNormal1"/>
              <w:keepNext w:val="0"/>
              <w:rPr>
                <w:ins w:id="17919" w:author="Charles Gifford" w:date="2017-03-17T22:10:00Z"/>
                <w:szCs w:val="16"/>
                <w:lang w:val="en-US"/>
              </w:rPr>
            </w:pPr>
            <w:ins w:id="17920" w:author="Charles Gifford" w:date="2017-03-17T22:11:00Z">
              <w:r>
                <w:rPr>
                  <w:lang w:val="en-US"/>
                </w:rPr>
                <w:t>SST57</w:t>
              </w:r>
            </w:ins>
          </w:p>
        </w:tc>
        <w:tc>
          <w:tcPr>
            <w:tcW w:w="1350" w:type="dxa"/>
          </w:tcPr>
          <w:p w14:paraId="32F9C3C6" w14:textId="7AC95600" w:rsidR="00FA6852" w:rsidRPr="000327C9" w:rsidRDefault="00FA6852" w:rsidP="00FA6852">
            <w:pPr>
              <w:pStyle w:val="TableNormal1"/>
              <w:keepNext w:val="0"/>
              <w:rPr>
                <w:ins w:id="17921" w:author="Charles Gifford" w:date="2017-03-17T22:10:00Z"/>
                <w:szCs w:val="16"/>
                <w:lang w:val="en-US"/>
              </w:rPr>
            </w:pPr>
            <w:ins w:id="17922" w:author="Charles Gifford" w:date="2017-03-17T22:11:00Z">
              <w:r>
                <w:rPr>
                  <w:lang w:val="en-US"/>
                </w:rPr>
                <w:t>Shed4S-8</w:t>
              </w:r>
            </w:ins>
          </w:p>
        </w:tc>
        <w:tc>
          <w:tcPr>
            <w:tcW w:w="1080" w:type="dxa"/>
          </w:tcPr>
          <w:p w14:paraId="32D84BC3" w14:textId="18F53690" w:rsidR="00FA6852" w:rsidRPr="007F2A21" w:rsidRDefault="00FA6852" w:rsidP="00FA6852">
            <w:pPr>
              <w:pStyle w:val="TableNormal1"/>
              <w:keepNext w:val="0"/>
              <w:rPr>
                <w:ins w:id="17923" w:author="Charles Gifford" w:date="2017-03-17T22:10:00Z"/>
                <w:szCs w:val="16"/>
                <w:lang w:val="en-US"/>
              </w:rPr>
            </w:pPr>
            <w:ins w:id="17924" w:author="Charles Gifford" w:date="2017-03-17T22:11:00Z">
              <w:r>
                <w:rPr>
                  <w:lang w:val="en-US"/>
                </w:rPr>
                <w:t>3822</w:t>
              </w:r>
            </w:ins>
          </w:p>
        </w:tc>
        <w:tc>
          <w:tcPr>
            <w:tcW w:w="1202" w:type="dxa"/>
          </w:tcPr>
          <w:p w14:paraId="2EDF4099" w14:textId="123AEFD5" w:rsidR="00FA6852" w:rsidRPr="003D14D2" w:rsidRDefault="00FA6852" w:rsidP="00FA6852">
            <w:pPr>
              <w:pStyle w:val="TableNormal1"/>
              <w:keepNext w:val="0"/>
              <w:rPr>
                <w:ins w:id="17925" w:author="Charles Gifford" w:date="2017-03-17T22:10:00Z"/>
                <w:szCs w:val="16"/>
                <w:lang w:val="en-US"/>
              </w:rPr>
            </w:pPr>
            <w:ins w:id="17926" w:author="Charles Gifford" w:date="2017-03-17T22:11:00Z">
              <w:r>
                <w:rPr>
                  <w:lang w:val="en-US"/>
                </w:rPr>
                <w:t>WH1</w:t>
              </w:r>
            </w:ins>
          </w:p>
        </w:tc>
      </w:tr>
      <w:tr w:rsidR="00FA6852" w:rsidRPr="00A756AC" w14:paraId="6A7187F8" w14:textId="77777777" w:rsidTr="00F74376">
        <w:trPr>
          <w:cantSplit/>
          <w:jc w:val="center"/>
          <w:ins w:id="17927" w:author="Charles Gifford" w:date="2016-01-11T13:06:00Z"/>
        </w:trPr>
        <w:tc>
          <w:tcPr>
            <w:tcW w:w="1269" w:type="dxa"/>
          </w:tcPr>
          <w:p w14:paraId="04FD2DF7" w14:textId="3E4A87D3" w:rsidR="00FA6852" w:rsidRPr="009E1DC8" w:rsidRDefault="00FA6852" w:rsidP="00FA6852">
            <w:pPr>
              <w:pStyle w:val="TableNormal1"/>
              <w:keepNext w:val="0"/>
              <w:rPr>
                <w:ins w:id="17928" w:author="Charles Gifford" w:date="2016-01-11T13:06:00Z"/>
                <w:szCs w:val="16"/>
                <w:lang w:val="en-US"/>
              </w:rPr>
            </w:pPr>
            <w:ins w:id="17929" w:author="Charles Gifford" w:date="2017-03-17T22:11:00Z">
              <w:r>
                <w:rPr>
                  <w:lang w:val="en-US"/>
                </w:rPr>
                <w:t>Physical location type</w:t>
              </w:r>
            </w:ins>
          </w:p>
        </w:tc>
        <w:tc>
          <w:tcPr>
            <w:tcW w:w="2880" w:type="dxa"/>
          </w:tcPr>
          <w:p w14:paraId="1583B80B" w14:textId="77777777" w:rsidR="00FA6852" w:rsidRPr="00EF1162" w:rsidRDefault="00FA6852" w:rsidP="00FA6852">
            <w:pPr>
              <w:pStyle w:val="TableNormal1"/>
              <w:rPr>
                <w:ins w:id="17930" w:author="Charles Gifford" w:date="2017-03-17T22:11:00Z"/>
              </w:rPr>
            </w:pPr>
            <w:ins w:id="17931" w:author="Charles Gifford" w:date="2017-03-17T22:11:00Z">
              <w:r w:rsidRPr="00EF1162">
                <w:t xml:space="preserve">Indicates whether the </w:t>
              </w:r>
              <w:r>
                <w:t xml:space="preserve">physical </w:t>
              </w:r>
              <w:r w:rsidRPr="00EF1162">
                <w:t>location attribute refers to a</w:t>
              </w:r>
              <w:r>
                <w:t>n</w:t>
              </w:r>
              <w:r w:rsidRPr="00EF1162">
                <w:t xml:space="preserve"> </w:t>
              </w:r>
              <w:r w:rsidRPr="00EF1162">
                <w:rPr>
                  <w:i/>
                </w:rPr>
                <w:t>operational</w:t>
              </w:r>
              <w:r>
                <w:t xml:space="preserve"> </w:t>
              </w:r>
              <w:r w:rsidRPr="00EF1162">
                <w:rPr>
                  <w:i/>
                </w:rPr>
                <w:t>location</w:t>
              </w:r>
              <w:r w:rsidRPr="00EF1162">
                <w:t xml:space="preserve"> object, or contains a description of the </w:t>
              </w:r>
              <w:r>
                <w:t xml:space="preserve">physical </w:t>
              </w:r>
              <w:r w:rsidRPr="00EF1162">
                <w:t>location.</w:t>
              </w:r>
            </w:ins>
          </w:p>
          <w:p w14:paraId="79384447" w14:textId="77777777" w:rsidR="00FA6852" w:rsidRPr="00EF1162" w:rsidRDefault="00FA6852" w:rsidP="00FA6852">
            <w:pPr>
              <w:pStyle w:val="TableNormal1"/>
              <w:rPr>
                <w:ins w:id="17932" w:author="Charles Gifford" w:date="2017-03-17T22:11:00Z"/>
              </w:rPr>
            </w:pPr>
            <w:ins w:id="17933" w:author="Charles Gifford" w:date="2017-03-17T22:11:00Z">
              <w:r w:rsidRPr="00EF1162">
                <w:t>Mandatory where a</w:t>
              </w:r>
              <w:r>
                <w:t xml:space="preserve"> physical</w:t>
              </w:r>
              <w:r w:rsidRPr="00EF1162">
                <w:t xml:space="preserve"> location </w:t>
              </w:r>
              <w:r>
                <w:t xml:space="preserve">attribute </w:t>
              </w:r>
              <w:r w:rsidRPr="00EF1162">
                <w:t>is specified.  Defined values are:</w:t>
              </w:r>
            </w:ins>
          </w:p>
          <w:p w14:paraId="7EA0402A" w14:textId="77777777" w:rsidR="00FA6852" w:rsidRPr="00EF1162" w:rsidRDefault="00FA6852" w:rsidP="00FA6852">
            <w:pPr>
              <w:pStyle w:val="TableNormal1"/>
              <w:rPr>
                <w:ins w:id="17934" w:author="Charles Gifford" w:date="2017-03-17T22:11:00Z"/>
              </w:rPr>
            </w:pPr>
            <w:ins w:id="17935" w:author="Charles Gifford" w:date="2017-03-17T22:11:00Z">
              <w:r>
                <w:t xml:space="preserve">Operational </w:t>
              </w:r>
              <w:r w:rsidRPr="00EF1162">
                <w:t xml:space="preserve">Location – </w:t>
              </w:r>
              <w:r>
                <w:t>Physical l</w:t>
              </w:r>
              <w:r w:rsidRPr="00EF1162">
                <w:t>ocation attribute references a</w:t>
              </w:r>
              <w:r>
                <w:t>n</w:t>
              </w:r>
              <w:r w:rsidRPr="00EF1162">
                <w:t xml:space="preserve"> </w:t>
              </w:r>
              <w:r w:rsidRPr="00EF1162">
                <w:rPr>
                  <w:i/>
                </w:rPr>
                <w:t>operational</w:t>
              </w:r>
              <w:r>
                <w:t xml:space="preserve"> </w:t>
              </w:r>
              <w:r w:rsidRPr="00EF1162">
                <w:rPr>
                  <w:i/>
                </w:rPr>
                <w:t>location</w:t>
              </w:r>
              <w:r w:rsidRPr="00EF1162">
                <w:t>.</w:t>
              </w:r>
            </w:ins>
          </w:p>
          <w:p w14:paraId="7FD91200" w14:textId="64CA8C82" w:rsidR="00FA6852" w:rsidRPr="00392A3F" w:rsidRDefault="00FA6852" w:rsidP="00FA6852">
            <w:pPr>
              <w:pStyle w:val="TableNormal1"/>
              <w:keepNext w:val="0"/>
              <w:rPr>
                <w:ins w:id="17936" w:author="Charles Gifford" w:date="2016-01-11T13:06:00Z"/>
                <w:szCs w:val="16"/>
                <w:lang w:val="en-US"/>
              </w:rPr>
            </w:pPr>
            <w:ins w:id="17937" w:author="Charles Gifford" w:date="2017-03-17T22:11:00Z">
              <w:r>
                <w:rPr>
                  <w:lang w:val="en-US"/>
                </w:rPr>
                <w:t>Description – Physical l</w:t>
              </w:r>
              <w:r w:rsidRPr="00EF1162">
                <w:rPr>
                  <w:lang w:val="en-US"/>
                </w:rPr>
                <w:t xml:space="preserve">ocation attribute contains a description of the </w:t>
              </w:r>
              <w:r>
                <w:rPr>
                  <w:lang w:val="en-US"/>
                </w:rPr>
                <w:t xml:space="preserve">physical </w:t>
              </w:r>
              <w:r w:rsidRPr="00EF1162">
                <w:rPr>
                  <w:lang w:val="en-US"/>
                </w:rPr>
                <w:t>location, such as a street address.</w:t>
              </w:r>
            </w:ins>
          </w:p>
        </w:tc>
        <w:tc>
          <w:tcPr>
            <w:tcW w:w="1265" w:type="dxa"/>
          </w:tcPr>
          <w:p w14:paraId="45948FD2" w14:textId="21CAF1A3" w:rsidR="00FA6852" w:rsidRPr="00392A3F" w:rsidRDefault="00FA6852" w:rsidP="00FA6852">
            <w:pPr>
              <w:pStyle w:val="TableNormal1"/>
              <w:keepNext w:val="0"/>
              <w:rPr>
                <w:ins w:id="17938" w:author="Charles Gifford" w:date="2016-01-11T13:06:00Z"/>
                <w:szCs w:val="16"/>
                <w:lang w:val="en-US"/>
              </w:rPr>
            </w:pPr>
            <w:ins w:id="17939" w:author="Charles Gifford" w:date="2017-03-17T22:11:00Z">
              <w:r>
                <w:rPr>
                  <w:lang w:val="en-US"/>
                </w:rPr>
                <w:t>Operational Location</w:t>
              </w:r>
            </w:ins>
          </w:p>
        </w:tc>
        <w:tc>
          <w:tcPr>
            <w:tcW w:w="1350" w:type="dxa"/>
          </w:tcPr>
          <w:p w14:paraId="6F5E5503" w14:textId="14C14BD8" w:rsidR="00FA6852" w:rsidRPr="00C66FAE" w:rsidRDefault="00FA6852" w:rsidP="00FA6852">
            <w:pPr>
              <w:pStyle w:val="TableNormal1"/>
              <w:keepNext w:val="0"/>
              <w:rPr>
                <w:ins w:id="17940" w:author="Charles Gifford" w:date="2016-01-11T13:06:00Z"/>
                <w:szCs w:val="16"/>
                <w:lang w:val="en-US"/>
              </w:rPr>
            </w:pPr>
            <w:ins w:id="17941" w:author="Charles Gifford" w:date="2017-03-17T22:11:00Z">
              <w:r>
                <w:rPr>
                  <w:lang w:val="en-US"/>
                </w:rPr>
                <w:t>Description</w:t>
              </w:r>
            </w:ins>
          </w:p>
        </w:tc>
        <w:tc>
          <w:tcPr>
            <w:tcW w:w="1080" w:type="dxa"/>
          </w:tcPr>
          <w:p w14:paraId="10F0393F" w14:textId="31FF0FED" w:rsidR="00FA6852" w:rsidRPr="001D62A4" w:rsidRDefault="00FA6852" w:rsidP="00FA6852">
            <w:pPr>
              <w:pStyle w:val="TableNormal1"/>
              <w:keepNext w:val="0"/>
              <w:rPr>
                <w:ins w:id="17942" w:author="Charles Gifford" w:date="2016-01-11T13:06:00Z"/>
                <w:szCs w:val="16"/>
                <w:lang w:val="en-US"/>
              </w:rPr>
            </w:pPr>
            <w:ins w:id="17943" w:author="Charles Gifford" w:date="2017-03-17T22:11:00Z">
              <w:r>
                <w:rPr>
                  <w:lang w:val="en-US"/>
                </w:rPr>
                <w:t>Operational Location</w:t>
              </w:r>
            </w:ins>
          </w:p>
        </w:tc>
        <w:tc>
          <w:tcPr>
            <w:tcW w:w="1202" w:type="dxa"/>
          </w:tcPr>
          <w:p w14:paraId="6AD0E1C1" w14:textId="4CC593C8" w:rsidR="00FA6852" w:rsidRPr="003357D0" w:rsidRDefault="00FA6852" w:rsidP="00FA6852">
            <w:pPr>
              <w:pStyle w:val="TableNormal1"/>
              <w:keepNext w:val="0"/>
              <w:rPr>
                <w:ins w:id="17944" w:author="Charles Gifford" w:date="2016-01-11T13:06:00Z"/>
                <w:szCs w:val="16"/>
                <w:lang w:val="en-US"/>
              </w:rPr>
            </w:pPr>
            <w:ins w:id="17945" w:author="Charles Gifford" w:date="2017-03-17T22:11:00Z">
              <w:r>
                <w:rPr>
                  <w:lang w:val="en-US"/>
                </w:rPr>
                <w:t>Operational Location</w:t>
              </w:r>
            </w:ins>
          </w:p>
        </w:tc>
      </w:tr>
      <w:tr w:rsidR="00BA6779" w:rsidRPr="001C220C" w14:paraId="2F2F7E2E" w14:textId="77777777" w:rsidTr="00591662">
        <w:trPr>
          <w:cantSplit/>
          <w:jc w:val="center"/>
        </w:trPr>
        <w:tc>
          <w:tcPr>
            <w:tcW w:w="1269" w:type="dxa"/>
          </w:tcPr>
          <w:p w14:paraId="207A33CD" w14:textId="77777777" w:rsidR="00BA6779" w:rsidRPr="009E1DC8" w:rsidRDefault="00BA6779" w:rsidP="00BA6779">
            <w:pPr>
              <w:pStyle w:val="TableNormal1"/>
              <w:keepNext w:val="0"/>
              <w:rPr>
                <w:szCs w:val="16"/>
                <w:lang w:val="en-US"/>
              </w:rPr>
            </w:pPr>
            <w:r w:rsidRPr="009E1DC8">
              <w:rPr>
                <w:szCs w:val="16"/>
                <w:lang w:val="en-US"/>
              </w:rPr>
              <w:t xml:space="preserve">Physical </w:t>
            </w:r>
            <w:r>
              <w:rPr>
                <w:szCs w:val="16"/>
                <w:lang w:val="en-US"/>
              </w:rPr>
              <w:t>a</w:t>
            </w:r>
            <w:r w:rsidRPr="009E1DC8">
              <w:rPr>
                <w:szCs w:val="16"/>
                <w:lang w:val="en-US"/>
              </w:rPr>
              <w:t xml:space="preserve">sset </w:t>
            </w:r>
            <w:r>
              <w:rPr>
                <w:szCs w:val="16"/>
                <w:lang w:val="en-US"/>
              </w:rPr>
              <w:t>u</w:t>
            </w:r>
            <w:r w:rsidRPr="009E1DC8">
              <w:rPr>
                <w:szCs w:val="16"/>
                <w:lang w:val="en-US"/>
              </w:rPr>
              <w:t>se</w:t>
            </w:r>
          </w:p>
        </w:tc>
        <w:tc>
          <w:tcPr>
            <w:tcW w:w="2880" w:type="dxa"/>
          </w:tcPr>
          <w:p w14:paraId="0B21F8DF" w14:textId="77777777" w:rsidR="00BA6779" w:rsidRDefault="00BA6779" w:rsidP="00BA6779">
            <w:pPr>
              <w:pStyle w:val="TableNormal1"/>
              <w:keepNext w:val="0"/>
              <w:rPr>
                <w:szCs w:val="16"/>
                <w:lang w:val="en-US"/>
              </w:rPr>
            </w:pPr>
            <w:r w:rsidRPr="009E1DC8">
              <w:rPr>
                <w:szCs w:val="16"/>
                <w:lang w:val="en-US"/>
              </w:rPr>
              <w:t>Defines the actual use of the physical asset class or physical asset.</w:t>
            </w:r>
            <w:r>
              <w:rPr>
                <w:szCs w:val="16"/>
                <w:lang w:val="en-US"/>
              </w:rPr>
              <w:t xml:space="preserve"> </w:t>
            </w:r>
            <w:r w:rsidRPr="00392A3F">
              <w:rPr>
                <w:szCs w:val="16"/>
                <w:lang w:val="en-US"/>
              </w:rPr>
              <w:t>Example</w:t>
            </w:r>
            <w:r>
              <w:rPr>
                <w:szCs w:val="16"/>
                <w:lang w:val="en-US"/>
              </w:rPr>
              <w:t>s</w:t>
            </w:r>
            <w:r w:rsidRPr="00392A3F">
              <w:rPr>
                <w:szCs w:val="16"/>
                <w:lang w:val="en-US"/>
              </w:rPr>
              <w:t xml:space="preserve"> for maintenance</w:t>
            </w:r>
            <w:r>
              <w:rPr>
                <w:szCs w:val="16"/>
                <w:lang w:val="en-US"/>
              </w:rPr>
              <w:t xml:space="preserve"> operations</w:t>
            </w:r>
            <w:r w:rsidRPr="00392A3F">
              <w:rPr>
                <w:szCs w:val="16"/>
                <w:lang w:val="en-US"/>
              </w:rPr>
              <w:t xml:space="preserve">: </w:t>
            </w:r>
          </w:p>
          <w:p w14:paraId="31553BBC" w14:textId="77777777" w:rsidR="00BA6779" w:rsidRPr="00392A3F" w:rsidRDefault="00BA6779" w:rsidP="00BA6779">
            <w:pPr>
              <w:pStyle w:val="TableNormal1"/>
              <w:keepNext w:val="0"/>
              <w:rPr>
                <w:szCs w:val="16"/>
                <w:lang w:val="en-US"/>
              </w:rPr>
            </w:pPr>
            <w:r>
              <w:rPr>
                <w:szCs w:val="16"/>
                <w:lang w:val="en-US"/>
              </w:rPr>
              <w:t>R</w:t>
            </w:r>
            <w:r w:rsidRPr="00392A3F">
              <w:rPr>
                <w:szCs w:val="16"/>
                <w:lang w:val="en-US"/>
              </w:rPr>
              <w:t xml:space="preserve">epaired, </w:t>
            </w:r>
            <w:r>
              <w:rPr>
                <w:szCs w:val="16"/>
                <w:lang w:val="en-US"/>
              </w:rPr>
              <w:t>r</w:t>
            </w:r>
            <w:r w:rsidRPr="00392A3F">
              <w:rPr>
                <w:szCs w:val="16"/>
                <w:lang w:val="en-US"/>
              </w:rPr>
              <w:t xml:space="preserve">emoved, </w:t>
            </w:r>
            <w:r>
              <w:rPr>
                <w:szCs w:val="16"/>
                <w:lang w:val="en-US"/>
              </w:rPr>
              <w:t>r</w:t>
            </w:r>
            <w:r w:rsidRPr="00392A3F">
              <w:rPr>
                <w:szCs w:val="16"/>
                <w:lang w:val="en-US"/>
              </w:rPr>
              <w:t xml:space="preserve">eplacement, </w:t>
            </w:r>
            <w:r>
              <w:rPr>
                <w:szCs w:val="16"/>
                <w:lang w:val="en-US"/>
              </w:rPr>
              <w:t>c</w:t>
            </w:r>
            <w:r w:rsidRPr="00392A3F">
              <w:rPr>
                <w:szCs w:val="16"/>
                <w:lang w:val="en-US"/>
              </w:rPr>
              <w:t xml:space="preserve">alibrated, </w:t>
            </w:r>
            <w:r>
              <w:rPr>
                <w:szCs w:val="16"/>
                <w:lang w:val="en-US"/>
              </w:rPr>
              <w:t>m</w:t>
            </w:r>
            <w:r w:rsidRPr="00392A3F">
              <w:rPr>
                <w:szCs w:val="16"/>
                <w:lang w:val="en-US"/>
              </w:rPr>
              <w:t>odified</w:t>
            </w:r>
            <w:r>
              <w:rPr>
                <w:szCs w:val="16"/>
                <w:lang w:val="en-US"/>
              </w:rPr>
              <w:t>, i</w:t>
            </w:r>
            <w:r w:rsidRPr="00392A3F">
              <w:rPr>
                <w:szCs w:val="16"/>
                <w:lang w:val="en-US"/>
              </w:rPr>
              <w:t>mproved</w:t>
            </w:r>
          </w:p>
        </w:tc>
        <w:tc>
          <w:tcPr>
            <w:tcW w:w="1265" w:type="dxa"/>
          </w:tcPr>
          <w:p w14:paraId="2DE16208" w14:textId="77777777" w:rsidR="00BA6779" w:rsidRPr="00392A3F" w:rsidRDefault="00BA6779" w:rsidP="00BA6779">
            <w:pPr>
              <w:pStyle w:val="TableNormal1"/>
              <w:keepNext w:val="0"/>
              <w:rPr>
                <w:szCs w:val="16"/>
                <w:lang w:val="en-US"/>
              </w:rPr>
            </w:pPr>
            <w:r w:rsidRPr="00392A3F">
              <w:rPr>
                <w:szCs w:val="16"/>
                <w:lang w:val="en-US"/>
              </w:rPr>
              <w:t>(not applicable)</w:t>
            </w:r>
          </w:p>
        </w:tc>
        <w:tc>
          <w:tcPr>
            <w:tcW w:w="1350" w:type="dxa"/>
          </w:tcPr>
          <w:p w14:paraId="3A7A925E" w14:textId="77777777" w:rsidR="00BA6779" w:rsidRPr="00392A3F" w:rsidRDefault="00BA6779" w:rsidP="00BA6779">
            <w:pPr>
              <w:pStyle w:val="TableNormal1"/>
              <w:keepNext w:val="0"/>
              <w:spacing w:before="40"/>
              <w:rPr>
                <w:szCs w:val="16"/>
                <w:lang w:val="en-US"/>
              </w:rPr>
            </w:pPr>
            <w:r w:rsidRPr="00392A3F">
              <w:rPr>
                <w:szCs w:val="16"/>
                <w:lang w:val="en-US"/>
              </w:rPr>
              <w:t>Calibrated</w:t>
            </w:r>
          </w:p>
        </w:tc>
        <w:tc>
          <w:tcPr>
            <w:tcW w:w="1080" w:type="dxa"/>
          </w:tcPr>
          <w:p w14:paraId="0B4DE23D" w14:textId="77777777" w:rsidR="00BA6779" w:rsidRPr="00392A3F" w:rsidRDefault="00BA6779" w:rsidP="00BA6779">
            <w:pPr>
              <w:pStyle w:val="TableNormal1"/>
              <w:keepNext w:val="0"/>
              <w:rPr>
                <w:szCs w:val="16"/>
                <w:lang w:val="en-US"/>
              </w:rPr>
            </w:pPr>
            <w:r w:rsidRPr="00392A3F">
              <w:rPr>
                <w:szCs w:val="16"/>
                <w:lang w:val="en-US"/>
              </w:rPr>
              <w:t>(not applicable)</w:t>
            </w:r>
          </w:p>
        </w:tc>
        <w:tc>
          <w:tcPr>
            <w:tcW w:w="1202" w:type="dxa"/>
          </w:tcPr>
          <w:p w14:paraId="45ECF994" w14:textId="77777777" w:rsidR="00BA6779" w:rsidRPr="00392A3F" w:rsidRDefault="00BA6779" w:rsidP="00BA6779">
            <w:pPr>
              <w:pStyle w:val="TableNormal1"/>
              <w:keepNext w:val="0"/>
              <w:rPr>
                <w:szCs w:val="16"/>
                <w:lang w:val="en-US"/>
              </w:rPr>
            </w:pPr>
            <w:r w:rsidRPr="00392A3F">
              <w:rPr>
                <w:szCs w:val="16"/>
                <w:lang w:val="en-US"/>
              </w:rPr>
              <w:t>(not applicable)</w:t>
            </w:r>
          </w:p>
        </w:tc>
      </w:tr>
      <w:tr w:rsidR="00BA6779" w:rsidRPr="001C220C" w14:paraId="2C5EBAB6" w14:textId="77777777" w:rsidTr="00591662">
        <w:trPr>
          <w:cantSplit/>
          <w:jc w:val="center"/>
        </w:trPr>
        <w:tc>
          <w:tcPr>
            <w:tcW w:w="1269" w:type="dxa"/>
          </w:tcPr>
          <w:p w14:paraId="4C087544" w14:textId="77777777" w:rsidR="00BA6779" w:rsidRPr="009E1DC8" w:rsidRDefault="00BA6779" w:rsidP="00BA6779">
            <w:pPr>
              <w:pStyle w:val="TableNormal1"/>
              <w:keepNext w:val="0"/>
              <w:rPr>
                <w:szCs w:val="16"/>
                <w:lang w:val="en-US"/>
              </w:rPr>
            </w:pPr>
            <w:r w:rsidRPr="009E1DC8">
              <w:rPr>
                <w:szCs w:val="16"/>
                <w:lang w:val="en-US"/>
              </w:rPr>
              <w:t>Quantity</w:t>
            </w:r>
          </w:p>
        </w:tc>
        <w:tc>
          <w:tcPr>
            <w:tcW w:w="2880" w:type="dxa"/>
          </w:tcPr>
          <w:p w14:paraId="7B878146" w14:textId="77777777" w:rsidR="00BA6779" w:rsidRPr="00392A3F" w:rsidRDefault="00BA6779" w:rsidP="00BA6779">
            <w:pPr>
              <w:pStyle w:val="TableNormal1"/>
              <w:keepNext w:val="0"/>
              <w:rPr>
                <w:szCs w:val="16"/>
                <w:lang w:val="en-US"/>
              </w:rPr>
            </w:pPr>
            <w:r w:rsidRPr="009E1DC8">
              <w:rPr>
                <w:szCs w:val="16"/>
                <w:lang w:val="en-US"/>
              </w:rPr>
              <w:t>Specifies the amount of equipment resources used in parent segment, if applicable</w:t>
            </w:r>
            <w:r w:rsidRPr="00392A3F">
              <w:rPr>
                <w:szCs w:val="16"/>
                <w:lang w:val="en-US"/>
              </w:rPr>
              <w:t xml:space="preserve">. Applies to each member of the </w:t>
            </w:r>
            <w:r w:rsidRPr="00392A3F">
              <w:rPr>
                <w:i/>
                <w:szCs w:val="16"/>
                <w:lang w:val="en-US"/>
              </w:rPr>
              <w:t xml:space="preserve">equipment </w:t>
            </w:r>
            <w:r w:rsidRPr="00392A3F">
              <w:rPr>
                <w:szCs w:val="16"/>
                <w:lang w:val="en-US"/>
              </w:rPr>
              <w:t xml:space="preserve">and </w:t>
            </w:r>
            <w:r w:rsidRPr="00392A3F">
              <w:rPr>
                <w:i/>
                <w:szCs w:val="16"/>
                <w:lang w:val="en-US"/>
              </w:rPr>
              <w:t>equipment class</w:t>
            </w:r>
            <w:r w:rsidRPr="00392A3F">
              <w:rPr>
                <w:szCs w:val="16"/>
                <w:lang w:val="en-US"/>
              </w:rPr>
              <w:t xml:space="preserve"> sets. </w:t>
            </w:r>
          </w:p>
        </w:tc>
        <w:tc>
          <w:tcPr>
            <w:tcW w:w="1265" w:type="dxa"/>
          </w:tcPr>
          <w:p w14:paraId="187756E3" w14:textId="77777777" w:rsidR="00BA6779" w:rsidRPr="00392A3F" w:rsidRDefault="00BA6779" w:rsidP="00BA6779">
            <w:pPr>
              <w:pStyle w:val="TableNormal1"/>
              <w:keepNext w:val="0"/>
              <w:rPr>
                <w:szCs w:val="16"/>
                <w:lang w:val="en-US"/>
              </w:rPr>
            </w:pPr>
            <w:r w:rsidRPr="00392A3F">
              <w:rPr>
                <w:szCs w:val="16"/>
                <w:lang w:val="en-US"/>
              </w:rPr>
              <w:t>(not applicable)</w:t>
            </w:r>
          </w:p>
        </w:tc>
        <w:tc>
          <w:tcPr>
            <w:tcW w:w="1350" w:type="dxa"/>
          </w:tcPr>
          <w:p w14:paraId="354D1111" w14:textId="77777777" w:rsidR="00BA6779" w:rsidRPr="00392A3F" w:rsidRDefault="00BA6779" w:rsidP="00BA6779">
            <w:pPr>
              <w:pStyle w:val="TableNormal1"/>
              <w:keepNext w:val="0"/>
              <w:spacing w:before="40"/>
              <w:rPr>
                <w:szCs w:val="16"/>
                <w:lang w:val="en-US"/>
              </w:rPr>
            </w:pPr>
            <w:r w:rsidRPr="00392A3F">
              <w:rPr>
                <w:szCs w:val="16"/>
                <w:lang w:val="en-US"/>
              </w:rPr>
              <w:t>1</w:t>
            </w:r>
          </w:p>
        </w:tc>
        <w:tc>
          <w:tcPr>
            <w:tcW w:w="1080" w:type="dxa"/>
          </w:tcPr>
          <w:p w14:paraId="68948168" w14:textId="77777777" w:rsidR="00BA6779" w:rsidRPr="00392A3F" w:rsidRDefault="00BA6779" w:rsidP="00BA6779">
            <w:pPr>
              <w:pStyle w:val="TableNormal1"/>
              <w:keepNext w:val="0"/>
              <w:rPr>
                <w:szCs w:val="16"/>
                <w:lang w:val="en-US"/>
              </w:rPr>
            </w:pPr>
            <w:r w:rsidRPr="00392A3F">
              <w:rPr>
                <w:szCs w:val="16"/>
                <w:lang w:val="en-US"/>
              </w:rPr>
              <w:t>(not applicable)</w:t>
            </w:r>
          </w:p>
        </w:tc>
        <w:tc>
          <w:tcPr>
            <w:tcW w:w="1202" w:type="dxa"/>
          </w:tcPr>
          <w:p w14:paraId="24355085" w14:textId="77777777" w:rsidR="00BA6779" w:rsidRPr="00392A3F" w:rsidRDefault="00BA6779" w:rsidP="00BA6779">
            <w:pPr>
              <w:pStyle w:val="TableNormal1"/>
              <w:keepNext w:val="0"/>
              <w:rPr>
                <w:szCs w:val="16"/>
                <w:lang w:val="en-US"/>
              </w:rPr>
            </w:pPr>
            <w:r w:rsidRPr="00392A3F">
              <w:rPr>
                <w:szCs w:val="16"/>
                <w:lang w:val="en-US"/>
              </w:rPr>
              <w:t>(not applicable)</w:t>
            </w:r>
          </w:p>
        </w:tc>
      </w:tr>
      <w:tr w:rsidR="00BA6779" w:rsidRPr="001C220C" w14:paraId="06A81A1D" w14:textId="77777777" w:rsidTr="00591662">
        <w:trPr>
          <w:cantSplit/>
          <w:jc w:val="center"/>
        </w:trPr>
        <w:tc>
          <w:tcPr>
            <w:tcW w:w="1269" w:type="dxa"/>
          </w:tcPr>
          <w:p w14:paraId="492D9B07" w14:textId="77777777" w:rsidR="00BA6779" w:rsidRPr="00392A3F" w:rsidRDefault="00BA6779" w:rsidP="00BA6779">
            <w:pPr>
              <w:pStyle w:val="TableNormal1"/>
              <w:keepNext w:val="0"/>
              <w:rPr>
                <w:szCs w:val="16"/>
                <w:lang w:val="en-US"/>
              </w:rPr>
            </w:pPr>
            <w:r w:rsidRPr="009E1DC8">
              <w:rPr>
                <w:szCs w:val="16"/>
                <w:lang w:val="en-US"/>
              </w:rPr>
              <w:t xml:space="preserve">Quantity </w:t>
            </w:r>
            <w:r>
              <w:rPr>
                <w:szCs w:val="16"/>
                <w:lang w:val="en-US"/>
              </w:rPr>
              <w:t>u</w:t>
            </w:r>
            <w:r w:rsidRPr="009E1DC8">
              <w:rPr>
                <w:szCs w:val="16"/>
                <w:lang w:val="en-US"/>
              </w:rPr>
              <w:t xml:space="preserve">nit of </w:t>
            </w:r>
            <w:r>
              <w:rPr>
                <w:szCs w:val="16"/>
                <w:lang w:val="en-US"/>
              </w:rPr>
              <w:t>m</w:t>
            </w:r>
            <w:r w:rsidRPr="009E1DC8">
              <w:rPr>
                <w:szCs w:val="16"/>
                <w:lang w:val="en-US"/>
              </w:rPr>
              <w:t>easure</w:t>
            </w:r>
          </w:p>
        </w:tc>
        <w:tc>
          <w:tcPr>
            <w:tcW w:w="2880" w:type="dxa"/>
          </w:tcPr>
          <w:p w14:paraId="75A13D3F" w14:textId="77777777" w:rsidR="00BA6779" w:rsidRPr="00392A3F" w:rsidRDefault="00BA6779" w:rsidP="00BA6779">
            <w:pPr>
              <w:pStyle w:val="TableNormal1"/>
              <w:keepNext w:val="0"/>
              <w:rPr>
                <w:szCs w:val="16"/>
                <w:lang w:val="en-US"/>
              </w:rPr>
            </w:pPr>
            <w:r w:rsidRPr="00392A3F">
              <w:rPr>
                <w:szCs w:val="16"/>
                <w:lang w:val="en-US"/>
              </w:rPr>
              <w:t>Identifies the unit of measure of the quantity, if applicable.</w:t>
            </w:r>
          </w:p>
        </w:tc>
        <w:tc>
          <w:tcPr>
            <w:tcW w:w="1265" w:type="dxa"/>
          </w:tcPr>
          <w:p w14:paraId="45B794B2" w14:textId="77777777" w:rsidR="00BA6779" w:rsidRPr="00392A3F" w:rsidRDefault="00BA6779" w:rsidP="00BA6779">
            <w:pPr>
              <w:pStyle w:val="TableNormal1"/>
              <w:keepNext w:val="0"/>
              <w:rPr>
                <w:szCs w:val="16"/>
                <w:lang w:val="en-US"/>
              </w:rPr>
            </w:pPr>
            <w:r w:rsidRPr="00392A3F">
              <w:rPr>
                <w:szCs w:val="16"/>
                <w:lang w:val="en-US"/>
              </w:rPr>
              <w:t>(not applicable)</w:t>
            </w:r>
          </w:p>
        </w:tc>
        <w:tc>
          <w:tcPr>
            <w:tcW w:w="1350" w:type="dxa"/>
          </w:tcPr>
          <w:p w14:paraId="2ED03F6A" w14:textId="77777777" w:rsidR="00BA6779" w:rsidRPr="00392A3F" w:rsidRDefault="00BA6779" w:rsidP="00BA6779">
            <w:pPr>
              <w:pStyle w:val="TableNormal1"/>
              <w:keepNext w:val="0"/>
              <w:spacing w:before="40"/>
              <w:rPr>
                <w:szCs w:val="16"/>
                <w:lang w:val="en-US"/>
              </w:rPr>
            </w:pPr>
            <w:r w:rsidRPr="00392A3F">
              <w:rPr>
                <w:szCs w:val="16"/>
                <w:lang w:val="en-US"/>
              </w:rPr>
              <w:t>Machine</w:t>
            </w:r>
          </w:p>
        </w:tc>
        <w:tc>
          <w:tcPr>
            <w:tcW w:w="1080" w:type="dxa"/>
          </w:tcPr>
          <w:p w14:paraId="061D9BAE" w14:textId="77777777" w:rsidR="00BA6779" w:rsidRPr="00392A3F" w:rsidRDefault="00BA6779" w:rsidP="00BA6779">
            <w:pPr>
              <w:pStyle w:val="TableNormal1"/>
              <w:keepNext w:val="0"/>
              <w:rPr>
                <w:szCs w:val="16"/>
                <w:lang w:val="en-US"/>
              </w:rPr>
            </w:pPr>
            <w:r w:rsidRPr="00392A3F">
              <w:rPr>
                <w:szCs w:val="16"/>
                <w:lang w:val="en-US"/>
              </w:rPr>
              <w:t>(not applicable)</w:t>
            </w:r>
          </w:p>
        </w:tc>
        <w:tc>
          <w:tcPr>
            <w:tcW w:w="1202" w:type="dxa"/>
          </w:tcPr>
          <w:p w14:paraId="38EA1157" w14:textId="77777777" w:rsidR="00BA6779" w:rsidRPr="00392A3F" w:rsidRDefault="00BA6779" w:rsidP="00BA6779">
            <w:pPr>
              <w:pStyle w:val="TableNormal1"/>
              <w:keepNext w:val="0"/>
              <w:rPr>
                <w:szCs w:val="16"/>
                <w:lang w:val="en-US"/>
              </w:rPr>
            </w:pPr>
            <w:r w:rsidRPr="00392A3F">
              <w:rPr>
                <w:szCs w:val="16"/>
                <w:lang w:val="en-US"/>
              </w:rPr>
              <w:t>(not applicable)</w:t>
            </w:r>
          </w:p>
        </w:tc>
      </w:tr>
    </w:tbl>
    <w:p w14:paraId="79FE8666" w14:textId="71FE397B" w:rsidR="00110645" w:rsidRPr="001C220C" w:rsidRDefault="00FA6852" w:rsidP="00F74376">
      <w:pPr>
        <w:pStyle w:val="NOTE0"/>
        <w:rPr>
          <w:lang w:val="en-US"/>
        </w:rPr>
      </w:pPr>
      <w:ins w:id="17946" w:author="Charles Gifford" w:date="2017-03-17T22:11:00Z">
        <w:r w:rsidRPr="00FA6852">
          <w:rPr>
            <w:lang w:val="en-US"/>
          </w:rPr>
          <w:t>NOTE</w:t>
        </w:r>
        <w:r w:rsidRPr="00FA6852">
          <w:rPr>
            <w:lang w:val="en-US"/>
          </w:rPr>
          <w:tab/>
          <w:t xml:space="preserve">A </w:t>
        </w:r>
        <w:r w:rsidRPr="00874CF3">
          <w:rPr>
            <w:i/>
            <w:lang w:val="en-US"/>
          </w:rPr>
          <w:t xml:space="preserve">physical asset actual </w:t>
        </w:r>
        <w:r w:rsidRPr="00FA6852">
          <w:rPr>
            <w:lang w:val="en-US"/>
          </w:rPr>
          <w:t xml:space="preserve">may specify both a spatial definition and a physical location where it is necessary to specify the spatial definition of the specified </w:t>
        </w:r>
        <w:r w:rsidRPr="00BB1779">
          <w:rPr>
            <w:i/>
            <w:lang w:val="en-US"/>
          </w:rPr>
          <w:t>physical asset(s)</w:t>
        </w:r>
        <w:r w:rsidRPr="00FA6852">
          <w:rPr>
            <w:lang w:val="en-US"/>
          </w:rPr>
          <w:t xml:space="preserve"> within a given physical location.</w:t>
        </w:r>
      </w:ins>
    </w:p>
    <w:p w14:paraId="3476FC47" w14:textId="77777777" w:rsidR="00110645" w:rsidRPr="001C220C" w:rsidRDefault="00110645" w:rsidP="003E1075">
      <w:pPr>
        <w:pStyle w:val="Heading3"/>
      </w:pPr>
      <w:bookmarkStart w:id="17947" w:name="_Toc320176991"/>
      <w:r w:rsidRPr="001C220C">
        <w:t>Physical asset actual property</w:t>
      </w:r>
      <w:bookmarkEnd w:id="17947"/>
    </w:p>
    <w:p w14:paraId="53B90822" w14:textId="77777777" w:rsidR="0022037E" w:rsidRDefault="002C3471" w:rsidP="0022037E">
      <w:pPr>
        <w:pStyle w:val="PARAGRAPH"/>
        <w:rPr>
          <w:lang w:val="en-US"/>
        </w:rPr>
      </w:pPr>
      <w:r w:rsidRPr="001C220C">
        <w:rPr>
          <w:lang w:val="en-US"/>
        </w:rPr>
        <w:t xml:space="preserve">Specific properties that are required </w:t>
      </w:r>
      <w:r>
        <w:rPr>
          <w:lang w:val="en-US"/>
        </w:rPr>
        <w:t xml:space="preserve">for a </w:t>
      </w:r>
      <w:r w:rsidRPr="002C3471">
        <w:rPr>
          <w:i/>
          <w:lang w:val="en-US"/>
        </w:rPr>
        <w:t>physical asset</w:t>
      </w:r>
      <w:r>
        <w:rPr>
          <w:i/>
          <w:lang w:val="en-US"/>
        </w:rPr>
        <w:t xml:space="preserve"> actual</w:t>
      </w:r>
      <w:r>
        <w:rPr>
          <w:lang w:val="en-US"/>
        </w:rPr>
        <w:t xml:space="preserve"> </w:t>
      </w:r>
      <w:r w:rsidRPr="001C220C">
        <w:rPr>
          <w:lang w:val="en-US"/>
        </w:rPr>
        <w:t xml:space="preserve">shall be presented </w:t>
      </w:r>
      <w:r>
        <w:rPr>
          <w:lang w:val="en-US"/>
        </w:rPr>
        <w:t xml:space="preserve">as </w:t>
      </w:r>
      <w:r>
        <w:rPr>
          <w:i/>
          <w:lang w:val="en-US"/>
        </w:rPr>
        <w:t xml:space="preserve">physical asset actual </w:t>
      </w:r>
      <w:r w:rsidRPr="000C7AD0">
        <w:rPr>
          <w:i/>
          <w:lang w:val="en-US"/>
        </w:rPr>
        <w:t>properties</w:t>
      </w:r>
      <w:r w:rsidRPr="001C220C">
        <w:rPr>
          <w:lang w:val="en-US"/>
        </w:rPr>
        <w:t>.</w:t>
      </w:r>
      <w:r w:rsidRPr="00AE642B">
        <w:rPr>
          <w:lang w:val="en-US"/>
        </w:rPr>
        <w:t xml:space="preserve"> </w:t>
      </w:r>
    </w:p>
    <w:p w14:paraId="7C79E01B" w14:textId="77777777" w:rsidR="002C3471" w:rsidRDefault="0022037E" w:rsidP="0022037E">
      <w:pPr>
        <w:pStyle w:val="PARAGRAPH"/>
        <w:rPr>
          <w:lang w:val="en-US"/>
        </w:rPr>
      </w:pPr>
      <w:r w:rsidRPr="002C3471">
        <w:rPr>
          <w:i/>
          <w:lang w:val="en-US"/>
        </w:rPr>
        <w:t>Physical asset actual properties</w:t>
      </w:r>
      <w:r>
        <w:rPr>
          <w:lang w:val="en-US"/>
        </w:rPr>
        <w:t xml:space="preserve"> may contain nested </w:t>
      </w:r>
      <w:r w:rsidRPr="002C3471">
        <w:rPr>
          <w:i/>
          <w:lang w:val="en-US"/>
        </w:rPr>
        <w:t>physical asset actual properties</w:t>
      </w:r>
      <w:r>
        <w:rPr>
          <w:i/>
          <w:lang w:val="en-US"/>
        </w:rPr>
        <w:t>.</w:t>
      </w:r>
    </w:p>
    <w:p w14:paraId="6A977141" w14:textId="2DD0B985" w:rsidR="0022037E" w:rsidRPr="001C220C" w:rsidRDefault="00874CF3" w:rsidP="0022037E">
      <w:pPr>
        <w:pStyle w:val="PARAGRAPH"/>
        <w:rPr>
          <w:ins w:id="17948" w:author="Charles Gifford" w:date="2016-04-20T15:34:00Z"/>
          <w:lang w:val="en-US"/>
        </w:rPr>
      </w:pPr>
      <w:r>
        <w:rPr>
          <w:lang w:val="en-US"/>
        </w:rPr>
        <w:fldChar w:fldCharType="begin"/>
      </w:r>
      <w:r>
        <w:rPr>
          <w:lang w:val="en-US"/>
        </w:rPr>
        <w:instrText xml:space="preserve"> REF _Ref477978330 \h </w:instrText>
      </w:r>
      <w:r>
        <w:rPr>
          <w:lang w:val="en-US"/>
        </w:rPr>
      </w:r>
      <w:r>
        <w:rPr>
          <w:lang w:val="en-US"/>
        </w:rPr>
        <w:fldChar w:fldCharType="separate"/>
      </w:r>
      <w:r>
        <w:t xml:space="preserve">Table </w:t>
      </w:r>
      <w:r>
        <w:rPr>
          <w:noProof/>
        </w:rPr>
        <w:t>208</w:t>
      </w:r>
      <w:r>
        <w:rPr>
          <w:lang w:val="en-US"/>
        </w:rPr>
        <w:fldChar w:fldCharType="end"/>
      </w:r>
      <w:r w:rsidR="005751FB">
        <w:rPr>
          <w:lang w:val="en-US"/>
        </w:rPr>
        <w:t xml:space="preserve"> </w:t>
      </w:r>
      <w:r w:rsidR="00110645" w:rsidRPr="001C220C">
        <w:rPr>
          <w:lang w:val="en-US"/>
        </w:rPr>
        <w:t xml:space="preserve">defines the </w:t>
      </w:r>
      <w:r w:rsidR="0022037E">
        <w:rPr>
          <w:lang w:val="en-US"/>
        </w:rPr>
        <w:t>relationship</w:t>
      </w:r>
      <w:r w:rsidR="00983736">
        <w:rPr>
          <w:lang w:val="en-US"/>
        </w:rPr>
        <w:t xml:space="preserve"> roles</w:t>
      </w:r>
      <w:r w:rsidR="00110645" w:rsidRPr="001C220C">
        <w:rPr>
          <w:lang w:val="en-US"/>
        </w:rPr>
        <w:t xml:space="preserve"> for </w:t>
      </w:r>
      <w:r w:rsidR="00DF557C">
        <w:rPr>
          <w:lang w:val="en-US"/>
        </w:rPr>
        <w:t xml:space="preserve">the </w:t>
      </w:r>
      <w:r w:rsidR="00110645" w:rsidRPr="001C220C">
        <w:rPr>
          <w:i/>
          <w:lang w:val="en-US"/>
        </w:rPr>
        <w:t>physical asset actual property</w:t>
      </w:r>
      <w:r w:rsidR="008558A5">
        <w:rPr>
          <w:lang w:val="en-US"/>
        </w:rPr>
        <w:t>.</w:t>
      </w:r>
      <w:ins w:id="17949" w:author="Charles Gifford" w:date="2016-04-20T15:34:00Z">
        <w:r w:rsidR="0022037E">
          <w:rPr>
            <w:lang w:val="en-US"/>
          </w:rPr>
          <w:t xml:space="preserve"> </w:t>
        </w:r>
      </w:ins>
      <w:ins w:id="17950" w:author="Charles Gifford" w:date="2017-03-22T20:36:00Z">
        <w:r>
          <w:rPr>
            <w:lang w:val="en-US"/>
          </w:rPr>
          <w:fldChar w:fldCharType="begin"/>
        </w:r>
        <w:r>
          <w:rPr>
            <w:lang w:val="en-US"/>
          </w:rPr>
          <w:instrText xml:space="preserve"> REF _Ref169523048 \h </w:instrText>
        </w:r>
      </w:ins>
      <w:r>
        <w:rPr>
          <w:lang w:val="en-US"/>
        </w:rPr>
      </w:r>
      <w:r>
        <w:rPr>
          <w:lang w:val="en-US"/>
        </w:rPr>
        <w:fldChar w:fldCharType="separate"/>
      </w:r>
      <w:ins w:id="17951" w:author="Charles Gifford" w:date="2017-03-22T20:36:00Z">
        <w:r w:rsidRPr="001C220C">
          <w:rPr>
            <w:lang w:val="en-US"/>
          </w:rPr>
          <w:t xml:space="preserve">Table </w:t>
        </w:r>
        <w:r>
          <w:rPr>
            <w:noProof/>
            <w:lang w:val="en-US"/>
          </w:rPr>
          <w:t>209</w:t>
        </w:r>
        <w:r>
          <w:rPr>
            <w:lang w:val="en-US"/>
          </w:rPr>
          <w:fldChar w:fldCharType="end"/>
        </w:r>
      </w:ins>
      <w:ins w:id="17952" w:author="Charles Gifford" w:date="2016-04-20T15:34:00Z">
        <w:r w:rsidR="0022037E" w:rsidRPr="001C220C">
          <w:rPr>
            <w:lang w:val="en-US"/>
          </w:rPr>
          <w:t xml:space="preserve"> defines the attributes for </w:t>
        </w:r>
      </w:ins>
      <w:ins w:id="17953" w:author="Charles Gifford" w:date="2016-10-30T07:27:00Z">
        <w:r w:rsidR="00DF557C">
          <w:rPr>
            <w:lang w:val="en-US"/>
          </w:rPr>
          <w:t xml:space="preserve">the </w:t>
        </w:r>
      </w:ins>
      <w:ins w:id="17954" w:author="Charles Gifford" w:date="2016-04-20T15:34:00Z">
        <w:r w:rsidR="00DF557C">
          <w:rPr>
            <w:i/>
            <w:lang w:val="en-US"/>
          </w:rPr>
          <w:t>physical asset actual property</w:t>
        </w:r>
        <w:r w:rsidR="0022037E">
          <w:rPr>
            <w:lang w:val="en-US"/>
          </w:rPr>
          <w:t>.</w:t>
        </w:r>
      </w:ins>
    </w:p>
    <w:p w14:paraId="4EE0B7C9" w14:textId="1B618CC0" w:rsidR="0022037E" w:rsidRDefault="00874CF3" w:rsidP="00881CA4">
      <w:pPr>
        <w:pStyle w:val="TABLE-title"/>
        <w:rPr>
          <w:ins w:id="17955" w:author="Charles Gifford" w:date="2017-03-20T15:28:00Z"/>
          <w:lang w:val="en-US"/>
        </w:rPr>
      </w:pPr>
      <w:bookmarkStart w:id="17956" w:name="_Ref477978330"/>
      <w:bookmarkStart w:id="17957" w:name="_Toc478492508"/>
      <w:ins w:id="17958" w:author="Charles Gifford" w:date="2017-03-22T20:36:00Z">
        <w:r>
          <w:t xml:space="preserve">Table </w:t>
        </w:r>
        <w:r>
          <w:fldChar w:fldCharType="begin"/>
        </w:r>
        <w:r>
          <w:instrText xml:space="preserve"> SEQ Table \* ARABIC </w:instrText>
        </w:r>
      </w:ins>
      <w:r>
        <w:fldChar w:fldCharType="separate"/>
      </w:r>
      <w:ins w:id="17959" w:author="Charles Gifford" w:date="2017-03-22T20:36:00Z">
        <w:r>
          <w:rPr>
            <w:noProof/>
          </w:rPr>
          <w:t>208</w:t>
        </w:r>
        <w:r>
          <w:fldChar w:fldCharType="end"/>
        </w:r>
      </w:ins>
      <w:bookmarkEnd w:id="17956"/>
      <w:ins w:id="17960" w:author="Charles Gifford" w:date="2016-04-20T15:34:00Z">
        <w:r w:rsidR="0022037E" w:rsidRPr="001C220C">
          <w:rPr>
            <w:noProof/>
            <w:lang w:val="en-US"/>
          </w:rPr>
          <w:t xml:space="preserve"> </w:t>
        </w:r>
        <w:r w:rsidR="0022037E">
          <w:rPr>
            <w:lang w:val="en-US"/>
          </w:rPr>
          <w:t>–</w:t>
        </w:r>
        <w:r w:rsidR="0022037E" w:rsidRPr="001C220C">
          <w:rPr>
            <w:noProof/>
            <w:lang w:val="en-US"/>
          </w:rPr>
          <w:t xml:space="preserve"> </w:t>
        </w:r>
        <w:r w:rsidR="0022037E">
          <w:rPr>
            <w:lang w:val="en-US"/>
          </w:rPr>
          <w:t>P</w:t>
        </w:r>
        <w:r w:rsidR="0022037E" w:rsidRPr="001C220C">
          <w:rPr>
            <w:noProof/>
            <w:lang w:val="en-US"/>
          </w:rPr>
          <w:t>hysical asset actual property</w:t>
        </w:r>
        <w:r w:rsidR="0022037E" w:rsidRPr="00AC2193">
          <w:rPr>
            <w:lang w:val="en-US"/>
          </w:rPr>
          <w:t xml:space="preserve"> </w:t>
        </w:r>
        <w:r w:rsidR="0022037E">
          <w:rPr>
            <w:lang w:val="en-US"/>
          </w:rPr>
          <w:t>relationship</w:t>
        </w:r>
      </w:ins>
      <w:ins w:id="17961" w:author="Charles Gifford" w:date="2017-03-20T15:28:00Z">
        <w:r w:rsidR="00983736">
          <w:rPr>
            <w:lang w:val="en-US"/>
          </w:rPr>
          <w:t xml:space="preserve"> role</w:t>
        </w:r>
      </w:ins>
      <w:ins w:id="17962" w:author="Charles Gifford" w:date="2016-04-20T15:34:00Z">
        <w:r w:rsidR="0022037E">
          <w:rPr>
            <w:lang w:val="en-US"/>
          </w:rPr>
          <w:t>s</w:t>
        </w:r>
      </w:ins>
      <w:bookmarkEnd w:id="17957"/>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170"/>
        <w:gridCol w:w="3690"/>
      </w:tblGrid>
      <w:tr w:rsidR="00983736" w:rsidRPr="009432BC" w14:paraId="7AF4AE16" w14:textId="77777777" w:rsidTr="0020423E">
        <w:trPr>
          <w:trHeight w:val="197"/>
          <w:tblHeader/>
          <w:ins w:id="17963" w:author="Charles Gifford" w:date="2017-03-20T15:28:00Z"/>
        </w:trPr>
        <w:tc>
          <w:tcPr>
            <w:tcW w:w="2155" w:type="dxa"/>
            <w:shd w:val="clear" w:color="auto" w:fill="auto"/>
          </w:tcPr>
          <w:p w14:paraId="10C3F74F" w14:textId="77777777" w:rsidR="00983736" w:rsidRPr="009432BC" w:rsidRDefault="00983736" w:rsidP="0020423E">
            <w:pPr>
              <w:pStyle w:val="TABLE-col-heading"/>
              <w:rPr>
                <w:ins w:id="17964" w:author="Charles Gifford" w:date="2017-03-20T15:28:00Z"/>
              </w:rPr>
            </w:pPr>
            <w:ins w:id="17965" w:author="Charles Gifford" w:date="2017-03-20T15:28:00Z">
              <w:r w:rsidRPr="009432BC">
                <w:t>Related Object</w:t>
              </w:r>
            </w:ins>
          </w:p>
        </w:tc>
        <w:tc>
          <w:tcPr>
            <w:tcW w:w="2070" w:type="dxa"/>
            <w:shd w:val="clear" w:color="auto" w:fill="auto"/>
          </w:tcPr>
          <w:p w14:paraId="48F34566" w14:textId="77777777" w:rsidR="00983736" w:rsidRPr="009432BC" w:rsidRDefault="00983736" w:rsidP="0020423E">
            <w:pPr>
              <w:pStyle w:val="TABLE-col-heading"/>
              <w:rPr>
                <w:ins w:id="17966" w:author="Charles Gifford" w:date="2017-03-20T15:28:00Z"/>
              </w:rPr>
            </w:pPr>
            <w:ins w:id="17967" w:author="Charles Gifford" w:date="2017-03-20T15:28:00Z">
              <w:r w:rsidRPr="009432BC">
                <w:t>Role</w:t>
              </w:r>
            </w:ins>
          </w:p>
        </w:tc>
        <w:tc>
          <w:tcPr>
            <w:tcW w:w="1170" w:type="dxa"/>
            <w:shd w:val="clear" w:color="auto" w:fill="auto"/>
          </w:tcPr>
          <w:p w14:paraId="37BA40A2" w14:textId="77777777" w:rsidR="00983736" w:rsidRPr="009432BC" w:rsidRDefault="00983736" w:rsidP="0020423E">
            <w:pPr>
              <w:pStyle w:val="TABLE-col-heading"/>
              <w:rPr>
                <w:ins w:id="17968" w:author="Charles Gifford" w:date="2017-03-20T15:28:00Z"/>
              </w:rPr>
            </w:pPr>
            <w:ins w:id="17969" w:author="Charles Gifford" w:date="2017-03-20T15:28:00Z">
              <w:r w:rsidRPr="009432BC">
                <w:t>Multiplicity</w:t>
              </w:r>
            </w:ins>
          </w:p>
        </w:tc>
        <w:tc>
          <w:tcPr>
            <w:tcW w:w="3690" w:type="dxa"/>
            <w:shd w:val="clear" w:color="auto" w:fill="auto"/>
          </w:tcPr>
          <w:p w14:paraId="7F4E53E0" w14:textId="77777777" w:rsidR="00983736" w:rsidRPr="009432BC" w:rsidRDefault="00983736" w:rsidP="0020423E">
            <w:pPr>
              <w:pStyle w:val="TABLE-col-heading"/>
              <w:rPr>
                <w:ins w:id="17970" w:author="Charles Gifford" w:date="2017-03-20T15:28:00Z"/>
              </w:rPr>
            </w:pPr>
            <w:ins w:id="17971" w:author="Charles Gifford" w:date="2017-03-20T15:28:00Z">
              <w:r w:rsidRPr="009432BC">
                <w:t>Description</w:t>
              </w:r>
            </w:ins>
          </w:p>
        </w:tc>
      </w:tr>
      <w:tr w:rsidR="00983736" w:rsidRPr="009432BC" w14:paraId="641016B0" w14:textId="77777777" w:rsidTr="0020423E">
        <w:trPr>
          <w:trHeight w:val="332"/>
          <w:ins w:id="17972" w:author="Charles Gifford" w:date="2017-03-20T15:28:00Z"/>
        </w:trPr>
        <w:tc>
          <w:tcPr>
            <w:tcW w:w="2155" w:type="dxa"/>
            <w:shd w:val="clear" w:color="auto" w:fill="auto"/>
          </w:tcPr>
          <w:p w14:paraId="17C7699F" w14:textId="366700FC" w:rsidR="00983736" w:rsidRPr="009432BC" w:rsidRDefault="00983736" w:rsidP="0020423E">
            <w:pPr>
              <w:pStyle w:val="TABLE-cell"/>
              <w:rPr>
                <w:ins w:id="17973" w:author="Charles Gifford" w:date="2017-03-20T15:28:00Z"/>
              </w:rPr>
            </w:pPr>
            <w:ins w:id="17974" w:author="Charles Gifford" w:date="2017-03-20T15:28:00Z">
              <w:r w:rsidRPr="00481547">
                <w:rPr>
                  <w:szCs w:val="20"/>
                  <w:lang w:val="en-US"/>
                </w:rPr>
                <w:t>Physical asset</w:t>
              </w:r>
              <w:r w:rsidRPr="00AB0960">
                <w:rPr>
                  <w:szCs w:val="20"/>
                  <w:lang w:val="en-US"/>
                </w:rPr>
                <w:t xml:space="preserve"> </w:t>
              </w:r>
              <w:r>
                <w:rPr>
                  <w:szCs w:val="20"/>
                  <w:lang w:val="en-US"/>
                </w:rPr>
                <w:t>actual</w:t>
              </w:r>
            </w:ins>
          </w:p>
        </w:tc>
        <w:tc>
          <w:tcPr>
            <w:tcW w:w="2070" w:type="dxa"/>
            <w:shd w:val="clear" w:color="auto" w:fill="auto"/>
          </w:tcPr>
          <w:p w14:paraId="582BB454" w14:textId="77777777" w:rsidR="00983736" w:rsidRPr="009432BC" w:rsidRDefault="00983736" w:rsidP="0020423E">
            <w:pPr>
              <w:pStyle w:val="TABLE-cell"/>
              <w:rPr>
                <w:ins w:id="17975" w:author="Charles Gifford" w:date="2017-03-20T15:28:00Z"/>
              </w:rPr>
            </w:pPr>
            <w:ins w:id="17976" w:author="Charles Gifford" w:date="2017-03-20T15:28:00Z">
              <w:r>
                <w:rPr>
                  <w:szCs w:val="20"/>
                  <w:lang w:val="en-US"/>
                </w:rPr>
                <w:t>NA</w:t>
              </w:r>
            </w:ins>
          </w:p>
        </w:tc>
        <w:tc>
          <w:tcPr>
            <w:tcW w:w="1170" w:type="dxa"/>
            <w:shd w:val="clear" w:color="auto" w:fill="auto"/>
          </w:tcPr>
          <w:p w14:paraId="1FB1E3DE" w14:textId="77777777" w:rsidR="00983736" w:rsidRPr="009432BC" w:rsidRDefault="00983736" w:rsidP="0020423E">
            <w:pPr>
              <w:pStyle w:val="TABLE-cell"/>
              <w:rPr>
                <w:ins w:id="17977" w:author="Charles Gifford" w:date="2017-03-20T15:28:00Z"/>
              </w:rPr>
            </w:pPr>
            <w:ins w:id="17978" w:author="Charles Gifford" w:date="2017-03-20T15:28:00Z">
              <w:r w:rsidRPr="00AB0960">
                <w:rPr>
                  <w:szCs w:val="20"/>
                  <w:lang w:val="en-US"/>
                </w:rPr>
                <w:t>1</w:t>
              </w:r>
            </w:ins>
          </w:p>
        </w:tc>
        <w:tc>
          <w:tcPr>
            <w:tcW w:w="3690" w:type="dxa"/>
          </w:tcPr>
          <w:p w14:paraId="067F7DF7" w14:textId="39AD3A1A" w:rsidR="00983736" w:rsidRPr="009432BC" w:rsidRDefault="00983736" w:rsidP="0020423E">
            <w:pPr>
              <w:pStyle w:val="TABLE-cell"/>
              <w:rPr>
                <w:ins w:id="17979" w:author="Charles Gifford" w:date="2017-03-20T15:28:00Z"/>
              </w:rPr>
            </w:pPr>
            <w:ins w:id="17980" w:author="Charles Gifford" w:date="2017-03-20T15:28:00Z">
              <w:r>
                <w:rPr>
                  <w:szCs w:val="20"/>
                  <w:lang w:val="en-US"/>
                </w:rPr>
                <w:t>The</w:t>
              </w:r>
              <w:r>
                <w:t xml:space="preserve"> values for this </w:t>
              </w:r>
              <w:r w:rsidRPr="00481547">
                <w:rPr>
                  <w:i/>
                  <w:szCs w:val="20"/>
                  <w:lang w:val="en-US"/>
                </w:rPr>
                <w:t xml:space="preserve">physical asset </w:t>
              </w:r>
              <w:r>
                <w:rPr>
                  <w:i/>
                  <w:szCs w:val="20"/>
                  <w:lang w:val="en-US"/>
                </w:rPr>
                <w:t>actual</w:t>
              </w:r>
              <w:r w:rsidRPr="00514F8D">
                <w:rPr>
                  <w:i/>
                  <w:szCs w:val="20"/>
                  <w:lang w:val="en-US"/>
                </w:rPr>
                <w:t xml:space="preserve"> property</w:t>
              </w:r>
              <w:r>
                <w:rPr>
                  <w:szCs w:val="20"/>
                  <w:lang w:val="en-US"/>
                </w:rPr>
                <w:t xml:space="preserve"> in part are for </w:t>
              </w:r>
              <w:r w:rsidRPr="00C944A9">
                <w:rPr>
                  <w:szCs w:val="20"/>
                  <w:lang w:val="en-US"/>
                </w:rPr>
                <w:t xml:space="preserve">the </w:t>
              </w:r>
              <w:r w:rsidRPr="00481547">
                <w:rPr>
                  <w:i/>
                  <w:lang w:val="en-US"/>
                </w:rPr>
                <w:t>physical asset</w:t>
              </w:r>
              <w:r w:rsidRPr="00F11ACE">
                <w:rPr>
                  <w:i/>
                  <w:lang w:val="en-US"/>
                </w:rPr>
                <w:t xml:space="preserve"> </w:t>
              </w:r>
              <w:r>
                <w:rPr>
                  <w:i/>
                  <w:lang w:val="en-US"/>
                </w:rPr>
                <w:t>actual</w:t>
              </w:r>
              <w:r w:rsidRPr="00F11ACE">
                <w:rPr>
                  <w:i/>
                  <w:lang w:val="en-US"/>
                </w:rPr>
                <w:t>.</w:t>
              </w:r>
              <w:r>
                <w:rPr>
                  <w:lang w:val="en-US"/>
                </w:rPr>
                <w:t xml:space="preserve"> </w:t>
              </w:r>
            </w:ins>
          </w:p>
        </w:tc>
      </w:tr>
      <w:tr w:rsidR="00983736" w:rsidRPr="009432BC" w14:paraId="463B80F4" w14:textId="77777777" w:rsidTr="0020423E">
        <w:trPr>
          <w:trHeight w:val="332"/>
          <w:ins w:id="17981" w:author="Charles Gifford" w:date="2017-03-20T15:28:00Z"/>
        </w:trPr>
        <w:tc>
          <w:tcPr>
            <w:tcW w:w="2155" w:type="dxa"/>
            <w:shd w:val="clear" w:color="auto" w:fill="auto"/>
          </w:tcPr>
          <w:p w14:paraId="58435359" w14:textId="348DE3A0" w:rsidR="00983736" w:rsidRDefault="00983736" w:rsidP="0020423E">
            <w:pPr>
              <w:pStyle w:val="TABLE-cell"/>
              <w:rPr>
                <w:ins w:id="17982" w:author="Charles Gifford" w:date="2017-03-20T15:28:00Z"/>
                <w:szCs w:val="20"/>
                <w:lang w:val="en-US"/>
              </w:rPr>
            </w:pPr>
            <w:ins w:id="17983" w:author="Charles Gifford" w:date="2017-03-20T15:28:00Z">
              <w:r w:rsidRPr="00481547">
                <w:rPr>
                  <w:szCs w:val="20"/>
                  <w:lang w:val="en-US"/>
                </w:rPr>
                <w:t>Physical asset</w:t>
              </w:r>
              <w:r w:rsidRPr="00C02C26">
                <w:rPr>
                  <w:szCs w:val="20"/>
                  <w:lang w:val="en-US"/>
                </w:rPr>
                <w:t xml:space="preserve"> </w:t>
              </w:r>
              <w:r>
                <w:rPr>
                  <w:szCs w:val="20"/>
                  <w:lang w:val="en-US"/>
                </w:rPr>
                <w:t>actual</w:t>
              </w:r>
              <w:r w:rsidRPr="00AB0960">
                <w:rPr>
                  <w:szCs w:val="20"/>
                  <w:lang w:val="en-US"/>
                </w:rPr>
                <w:t xml:space="preserve"> property</w:t>
              </w:r>
            </w:ins>
          </w:p>
        </w:tc>
        <w:tc>
          <w:tcPr>
            <w:tcW w:w="2070" w:type="dxa"/>
            <w:shd w:val="clear" w:color="auto" w:fill="auto"/>
          </w:tcPr>
          <w:p w14:paraId="29E16F60" w14:textId="051E9FFF" w:rsidR="00983736" w:rsidRDefault="00983736" w:rsidP="0020423E">
            <w:pPr>
              <w:pStyle w:val="TABLE-cell"/>
              <w:rPr>
                <w:ins w:id="17984" w:author="Charles Gifford" w:date="2017-03-20T15:28:00Z"/>
                <w:szCs w:val="20"/>
                <w:lang w:val="en-US"/>
              </w:rPr>
            </w:pPr>
            <w:ins w:id="17985" w:author="Charles Gifford" w:date="2017-03-20T15:28:00Z">
              <w:r w:rsidRPr="00481547">
                <w:rPr>
                  <w:szCs w:val="20"/>
                  <w:lang w:val="en-US"/>
                </w:rPr>
                <w:t xml:space="preserve">Physical asset </w:t>
              </w:r>
              <w:r>
                <w:rPr>
                  <w:szCs w:val="20"/>
                  <w:lang w:val="en-US"/>
                </w:rPr>
                <w:t>actual</w:t>
              </w:r>
              <w:r w:rsidRPr="00AB0960">
                <w:rPr>
                  <w:szCs w:val="20"/>
                  <w:lang w:val="en-US"/>
                </w:rPr>
                <w:t xml:space="preserve"> property</w:t>
              </w:r>
            </w:ins>
            <w:ins w:id="17986" w:author="Charles Gifford" w:date="2017-03-20T15:29:00Z">
              <w:r>
                <w:rPr>
                  <w:szCs w:val="20"/>
                  <w:lang w:val="en-US"/>
                </w:rPr>
                <w:t xml:space="preserve"> child</w:t>
              </w:r>
            </w:ins>
          </w:p>
        </w:tc>
        <w:tc>
          <w:tcPr>
            <w:tcW w:w="1170" w:type="dxa"/>
            <w:shd w:val="clear" w:color="auto" w:fill="auto"/>
          </w:tcPr>
          <w:p w14:paraId="487A7AE2" w14:textId="77777777" w:rsidR="00983736" w:rsidRDefault="00983736" w:rsidP="0020423E">
            <w:pPr>
              <w:pStyle w:val="TABLE-cell"/>
              <w:rPr>
                <w:ins w:id="17987" w:author="Charles Gifford" w:date="2017-03-20T15:28:00Z"/>
                <w:szCs w:val="20"/>
                <w:lang w:val="en-US"/>
              </w:rPr>
            </w:pPr>
            <w:ins w:id="17988" w:author="Charles Gifford" w:date="2017-03-20T15:28:00Z">
              <w:r>
                <w:rPr>
                  <w:szCs w:val="20"/>
                  <w:lang w:val="en-US"/>
                </w:rPr>
                <w:t>0</w:t>
              </w:r>
              <w:r w:rsidRPr="00AB0960">
                <w:rPr>
                  <w:szCs w:val="20"/>
                  <w:lang w:val="en-US"/>
                </w:rPr>
                <w:t>..*</w:t>
              </w:r>
            </w:ins>
          </w:p>
        </w:tc>
        <w:tc>
          <w:tcPr>
            <w:tcW w:w="3690" w:type="dxa"/>
            <w:shd w:val="clear" w:color="auto" w:fill="auto"/>
          </w:tcPr>
          <w:p w14:paraId="1DC9151B" w14:textId="1F4B4B34" w:rsidR="00983736" w:rsidRPr="00BE0F67" w:rsidRDefault="00983736" w:rsidP="0020423E">
            <w:pPr>
              <w:pStyle w:val="TABLE-cell"/>
              <w:rPr>
                <w:ins w:id="17989" w:author="Charles Gifford" w:date="2017-03-20T15:28:00Z"/>
                <w:lang w:val="en-US"/>
              </w:rPr>
            </w:pPr>
            <w:ins w:id="17990" w:author="Charles Gifford" w:date="2017-03-20T15:28:00Z">
              <w:r>
                <w:rPr>
                  <w:lang w:val="en-US"/>
                </w:rPr>
                <w:t xml:space="preserve">The values in the child </w:t>
              </w:r>
              <w:r w:rsidRPr="00481547">
                <w:rPr>
                  <w:i/>
                  <w:lang w:val="en-US"/>
                </w:rPr>
                <w:t xml:space="preserve">physical asset </w:t>
              </w:r>
              <w:r>
                <w:rPr>
                  <w:i/>
                  <w:lang w:val="en-US"/>
                </w:rPr>
                <w:t xml:space="preserve">actual </w:t>
              </w:r>
              <w:r w:rsidRPr="00465559">
                <w:rPr>
                  <w:i/>
                  <w:lang w:val="en-US"/>
                </w:rPr>
                <w:t>property</w:t>
              </w:r>
              <w:r>
                <w:rPr>
                  <w:lang w:val="en-US"/>
                </w:rPr>
                <w:t xml:space="preserve"> for</w:t>
              </w:r>
              <w:r w:rsidRPr="00786491">
                <w:rPr>
                  <w:lang w:val="en-US"/>
                </w:rPr>
                <w:t xml:space="preserve"> </w:t>
              </w:r>
              <w:r>
                <w:rPr>
                  <w:lang w:val="en-US"/>
                </w:rPr>
                <w:t>this</w:t>
              </w:r>
              <w:r w:rsidRPr="00AB0960">
                <w:rPr>
                  <w:lang w:val="en-US"/>
                </w:rPr>
                <w:t xml:space="preserve"> </w:t>
              </w:r>
              <w:r w:rsidRPr="00481547">
                <w:rPr>
                  <w:i/>
                  <w:lang w:val="en-US"/>
                </w:rPr>
                <w:t>physical asset</w:t>
              </w:r>
              <w:r>
                <w:rPr>
                  <w:lang w:val="en-US"/>
                </w:rPr>
                <w:t xml:space="preserve"> </w:t>
              </w:r>
              <w:r>
                <w:rPr>
                  <w:i/>
                  <w:lang w:val="en-US"/>
                </w:rPr>
                <w:t>actual</w:t>
              </w:r>
              <w:r w:rsidRPr="00AB0960">
                <w:rPr>
                  <w:lang w:val="en-US"/>
                </w:rPr>
                <w:t>.</w:t>
              </w:r>
            </w:ins>
          </w:p>
        </w:tc>
      </w:tr>
      <w:tr w:rsidR="00983736" w:rsidRPr="009432BC" w14:paraId="341811B0" w14:textId="77777777" w:rsidTr="0020423E">
        <w:trPr>
          <w:trHeight w:val="332"/>
          <w:ins w:id="17991" w:author="Charles Gifford" w:date="2017-03-20T15:28:00Z"/>
        </w:trPr>
        <w:tc>
          <w:tcPr>
            <w:tcW w:w="2155" w:type="dxa"/>
            <w:shd w:val="clear" w:color="auto" w:fill="auto"/>
          </w:tcPr>
          <w:p w14:paraId="73CEE9CD" w14:textId="77777777" w:rsidR="00983736" w:rsidRPr="00AB0960" w:rsidRDefault="00983736" w:rsidP="0020423E">
            <w:pPr>
              <w:pStyle w:val="TABLE-cell"/>
              <w:rPr>
                <w:ins w:id="17992" w:author="Charles Gifford" w:date="2017-03-20T15:28:00Z"/>
                <w:szCs w:val="20"/>
                <w:lang w:val="en-US"/>
              </w:rPr>
            </w:pPr>
            <w:ins w:id="17993" w:author="Charles Gifford" w:date="2017-03-20T15:28:00Z">
              <w:r w:rsidRPr="00481547">
                <w:t>Physical asset</w:t>
              </w:r>
              <w:r w:rsidRPr="00BA06AC">
                <w:t xml:space="preserve"> </w:t>
              </w:r>
              <w:r w:rsidRPr="00BA207E">
                <w:t>class</w:t>
              </w:r>
              <w:r>
                <w:t xml:space="preserve"> property</w:t>
              </w:r>
            </w:ins>
          </w:p>
        </w:tc>
        <w:tc>
          <w:tcPr>
            <w:tcW w:w="2070" w:type="dxa"/>
            <w:shd w:val="clear" w:color="auto" w:fill="auto"/>
          </w:tcPr>
          <w:p w14:paraId="63EC6384" w14:textId="77777777" w:rsidR="00983736" w:rsidRPr="00AB0960" w:rsidRDefault="00983736" w:rsidP="0020423E">
            <w:pPr>
              <w:pStyle w:val="TABLE-cell"/>
              <w:rPr>
                <w:ins w:id="17994" w:author="Charles Gifford" w:date="2017-03-20T15:28:00Z"/>
                <w:szCs w:val="20"/>
                <w:lang w:val="en-US"/>
              </w:rPr>
            </w:pPr>
            <w:ins w:id="17995" w:author="Charles Gifford" w:date="2017-03-20T15:28:00Z">
              <w:r w:rsidRPr="00481547">
                <w:t xml:space="preserve">Physical asset </w:t>
              </w:r>
              <w:r w:rsidRPr="00BA207E">
                <w:t>class</w:t>
              </w:r>
              <w:r>
                <w:t xml:space="preserve"> property</w:t>
              </w:r>
            </w:ins>
          </w:p>
        </w:tc>
        <w:tc>
          <w:tcPr>
            <w:tcW w:w="1170" w:type="dxa"/>
          </w:tcPr>
          <w:p w14:paraId="7EB2BD81" w14:textId="77777777" w:rsidR="00983736" w:rsidRDefault="00983736" w:rsidP="0020423E">
            <w:pPr>
              <w:pStyle w:val="TABLE-cell"/>
              <w:rPr>
                <w:ins w:id="17996" w:author="Charles Gifford" w:date="2017-03-20T15:28:00Z"/>
                <w:szCs w:val="20"/>
                <w:lang w:val="en-US"/>
              </w:rPr>
            </w:pPr>
            <w:ins w:id="17997" w:author="Charles Gifford" w:date="2017-03-20T15:28:00Z">
              <w:r w:rsidRPr="0030452A">
                <w:t>0..*</w:t>
              </w:r>
            </w:ins>
          </w:p>
        </w:tc>
        <w:tc>
          <w:tcPr>
            <w:tcW w:w="3690" w:type="dxa"/>
          </w:tcPr>
          <w:p w14:paraId="2A1CF60D" w14:textId="77777777" w:rsidR="00983736" w:rsidRDefault="00983736" w:rsidP="0020423E">
            <w:pPr>
              <w:pStyle w:val="TABLE-cell"/>
              <w:rPr>
                <w:ins w:id="17998" w:author="Charles Gifford" w:date="2017-03-20T15:28:00Z"/>
                <w:lang w:val="en-US"/>
              </w:rPr>
            </w:pPr>
            <w:ins w:id="17999" w:author="Charles Gifford" w:date="2017-03-20T15:28:00Z">
              <w:r>
                <w:t>A cross-model dependency to</w:t>
              </w:r>
              <w:r w:rsidRPr="00FD719C">
                <w:t xml:space="preserve"> element in the </w:t>
              </w:r>
              <w:r w:rsidRPr="00481547">
                <w:t>physical asset</w:t>
              </w:r>
              <w:r w:rsidRPr="00BA06AC">
                <w:t xml:space="preserve"> </w:t>
              </w:r>
              <w:r w:rsidRPr="00FD719C">
                <w:t>model</w:t>
              </w:r>
              <w:r>
                <w:t xml:space="preserve"> as explained in clause 4.6.4</w:t>
              </w:r>
              <w:r w:rsidRPr="00FD719C">
                <w:t>.</w:t>
              </w:r>
            </w:ins>
          </w:p>
        </w:tc>
      </w:tr>
      <w:tr w:rsidR="00983736" w:rsidRPr="009432BC" w14:paraId="703E5760" w14:textId="77777777" w:rsidTr="0020423E">
        <w:trPr>
          <w:trHeight w:val="332"/>
          <w:ins w:id="18000" w:author="Charles Gifford" w:date="2017-03-20T15:28:00Z"/>
        </w:trPr>
        <w:tc>
          <w:tcPr>
            <w:tcW w:w="2155" w:type="dxa"/>
            <w:shd w:val="clear" w:color="auto" w:fill="auto"/>
          </w:tcPr>
          <w:p w14:paraId="1A6B52EC" w14:textId="77777777" w:rsidR="00983736" w:rsidRPr="00AB0960" w:rsidRDefault="00983736" w:rsidP="0020423E">
            <w:pPr>
              <w:pStyle w:val="TABLE-cell"/>
              <w:rPr>
                <w:ins w:id="18001" w:author="Charles Gifford" w:date="2017-03-20T15:28:00Z"/>
                <w:szCs w:val="20"/>
                <w:lang w:val="en-US"/>
              </w:rPr>
            </w:pPr>
            <w:ins w:id="18002" w:author="Charles Gifford" w:date="2017-03-20T15:28:00Z">
              <w:r w:rsidRPr="00481547">
                <w:t>Physical asset</w:t>
              </w:r>
              <w:r w:rsidRPr="00BA06AC">
                <w:t xml:space="preserve"> </w:t>
              </w:r>
              <w:r>
                <w:t>property</w:t>
              </w:r>
            </w:ins>
          </w:p>
        </w:tc>
        <w:tc>
          <w:tcPr>
            <w:tcW w:w="2070" w:type="dxa"/>
            <w:shd w:val="clear" w:color="auto" w:fill="auto"/>
          </w:tcPr>
          <w:p w14:paraId="2258F43D" w14:textId="77777777" w:rsidR="00983736" w:rsidRPr="00AB0960" w:rsidRDefault="00983736" w:rsidP="0020423E">
            <w:pPr>
              <w:pStyle w:val="TABLE-cell"/>
              <w:rPr>
                <w:ins w:id="18003" w:author="Charles Gifford" w:date="2017-03-20T15:28:00Z"/>
                <w:szCs w:val="20"/>
                <w:lang w:val="en-US"/>
              </w:rPr>
            </w:pPr>
            <w:ins w:id="18004" w:author="Charles Gifford" w:date="2017-03-20T15:28:00Z">
              <w:r w:rsidRPr="00481547">
                <w:t xml:space="preserve">Physical asset </w:t>
              </w:r>
              <w:r>
                <w:t>property</w:t>
              </w:r>
            </w:ins>
          </w:p>
        </w:tc>
        <w:tc>
          <w:tcPr>
            <w:tcW w:w="1170" w:type="dxa"/>
          </w:tcPr>
          <w:p w14:paraId="499E8D18" w14:textId="77777777" w:rsidR="00983736" w:rsidRDefault="00983736" w:rsidP="0020423E">
            <w:pPr>
              <w:pStyle w:val="TABLE-cell"/>
              <w:rPr>
                <w:ins w:id="18005" w:author="Charles Gifford" w:date="2017-03-20T15:28:00Z"/>
                <w:szCs w:val="20"/>
                <w:lang w:val="en-US"/>
              </w:rPr>
            </w:pPr>
            <w:ins w:id="18006" w:author="Charles Gifford" w:date="2017-03-20T15:28:00Z">
              <w:r w:rsidRPr="0030452A">
                <w:t>0..*</w:t>
              </w:r>
            </w:ins>
          </w:p>
        </w:tc>
        <w:tc>
          <w:tcPr>
            <w:tcW w:w="3690" w:type="dxa"/>
            <w:shd w:val="clear" w:color="auto" w:fill="auto"/>
          </w:tcPr>
          <w:p w14:paraId="6297AFC1" w14:textId="77777777" w:rsidR="00983736" w:rsidRDefault="00983736" w:rsidP="0020423E">
            <w:pPr>
              <w:pStyle w:val="TABLE-cell"/>
              <w:rPr>
                <w:ins w:id="18007" w:author="Charles Gifford" w:date="2017-03-20T15:28:00Z"/>
                <w:lang w:val="en-US"/>
              </w:rPr>
            </w:pPr>
            <w:ins w:id="18008" w:author="Charles Gifford" w:date="2017-03-20T15:28:00Z">
              <w:r>
                <w:t>A cross-model dependency</w:t>
              </w:r>
              <w:r w:rsidRPr="002C3CDB">
                <w:t xml:space="preserve"> to element in the </w:t>
              </w:r>
              <w:r>
                <w:t>p</w:t>
              </w:r>
              <w:r w:rsidRPr="00481547">
                <w:t xml:space="preserve">hysical asset </w:t>
              </w:r>
              <w:r w:rsidRPr="002C3CDB">
                <w:t>model as explained in clause 4.6.4.</w:t>
              </w:r>
            </w:ins>
          </w:p>
        </w:tc>
      </w:tr>
    </w:tbl>
    <w:p w14:paraId="68A1E251" w14:textId="366EBD9A" w:rsidR="00110645" w:rsidRPr="001C220C" w:rsidRDefault="00110645" w:rsidP="00DE6B19">
      <w:pPr>
        <w:pStyle w:val="TABLE-title"/>
        <w:rPr>
          <w:noProof/>
          <w:lang w:val="en-US"/>
        </w:rPr>
      </w:pPr>
      <w:bookmarkStart w:id="18009" w:name="_Ref169523048"/>
      <w:bookmarkStart w:id="18010" w:name="_Toc266864199"/>
      <w:bookmarkStart w:id="18011" w:name="_Toc306621087"/>
      <w:bookmarkStart w:id="18012" w:name="_Toc320178483"/>
      <w:bookmarkStart w:id="18013" w:name="_Toc478492509"/>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874CF3">
        <w:rPr>
          <w:noProof/>
          <w:lang w:val="en-US"/>
        </w:rPr>
        <w:t>209</w:t>
      </w:r>
      <w:r w:rsidR="00FD29D6">
        <w:rPr>
          <w:lang w:val="en-US"/>
        </w:rPr>
        <w:fldChar w:fldCharType="end"/>
      </w:r>
      <w:bookmarkEnd w:id="18009"/>
      <w:r w:rsidRPr="001C220C">
        <w:rPr>
          <w:noProof/>
          <w:lang w:val="en-US"/>
        </w:rPr>
        <w:t xml:space="preserve"> </w:t>
      </w:r>
      <w:r w:rsidR="00DE6B19">
        <w:rPr>
          <w:lang w:val="en-US"/>
        </w:rPr>
        <w:t>–</w:t>
      </w:r>
      <w:r w:rsidRPr="001C220C">
        <w:rPr>
          <w:noProof/>
          <w:lang w:val="en-US"/>
        </w:rPr>
        <w:t xml:space="preserve"> </w:t>
      </w:r>
      <w:r w:rsidR="00D02368">
        <w:rPr>
          <w:lang w:val="en-US"/>
        </w:rPr>
        <w:t>P</w:t>
      </w:r>
      <w:r w:rsidRPr="001C220C">
        <w:rPr>
          <w:noProof/>
          <w:lang w:val="en-US"/>
        </w:rPr>
        <w:t>hysical asset actual property</w:t>
      </w:r>
      <w:bookmarkEnd w:id="18010"/>
      <w:bookmarkEnd w:id="18011"/>
      <w:bookmarkEnd w:id="18012"/>
      <w:r w:rsidR="00D02368" w:rsidRPr="00AC2193">
        <w:rPr>
          <w:lang w:val="en-US"/>
        </w:rPr>
        <w:t xml:space="preserve"> </w:t>
      </w:r>
      <w:r w:rsidR="00D02368">
        <w:rPr>
          <w:lang w:val="en-US"/>
        </w:rPr>
        <w:t>attributes</w:t>
      </w:r>
      <w:bookmarkEnd w:id="18013"/>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110645" w:rsidRPr="001C220C" w14:paraId="06161DCE" w14:textId="77777777">
        <w:trPr>
          <w:tblHeader/>
          <w:jc w:val="center"/>
        </w:trPr>
        <w:tc>
          <w:tcPr>
            <w:tcW w:w="1269" w:type="dxa"/>
          </w:tcPr>
          <w:p w14:paraId="25743623" w14:textId="77777777" w:rsidR="00110645" w:rsidRPr="001C220C" w:rsidRDefault="00110645" w:rsidP="00907215">
            <w:pPr>
              <w:pStyle w:val="TABLE-col-heading"/>
              <w:rPr>
                <w:lang w:val="en-US"/>
              </w:rPr>
            </w:pPr>
            <w:r w:rsidRPr="001C220C">
              <w:rPr>
                <w:lang w:val="en-US"/>
              </w:rPr>
              <w:t xml:space="preserve">Attribute </w:t>
            </w:r>
            <w:r w:rsidR="00415084">
              <w:rPr>
                <w:lang w:val="en-US"/>
              </w:rPr>
              <w:t>n</w:t>
            </w:r>
            <w:r w:rsidRPr="001C220C">
              <w:rPr>
                <w:lang w:val="en-US"/>
              </w:rPr>
              <w:t>ame</w:t>
            </w:r>
          </w:p>
        </w:tc>
        <w:tc>
          <w:tcPr>
            <w:tcW w:w="2880" w:type="dxa"/>
          </w:tcPr>
          <w:p w14:paraId="764DA817" w14:textId="77777777" w:rsidR="00110645" w:rsidRPr="001C220C" w:rsidRDefault="00110645" w:rsidP="00907215">
            <w:pPr>
              <w:pStyle w:val="TABLE-col-heading"/>
              <w:rPr>
                <w:lang w:val="en-US"/>
              </w:rPr>
            </w:pPr>
            <w:r w:rsidRPr="001C220C">
              <w:rPr>
                <w:lang w:val="en-US"/>
              </w:rPr>
              <w:t>Description</w:t>
            </w:r>
          </w:p>
        </w:tc>
        <w:tc>
          <w:tcPr>
            <w:tcW w:w="1440" w:type="dxa"/>
          </w:tcPr>
          <w:p w14:paraId="1C367038" w14:textId="77777777" w:rsidR="00110645" w:rsidRPr="001C220C" w:rsidRDefault="00AE4770" w:rsidP="00907215">
            <w:pPr>
              <w:pStyle w:val="TABLE-col-heading"/>
              <w:rPr>
                <w:lang w:val="en-US"/>
              </w:rPr>
            </w:pPr>
            <w:r>
              <w:rPr>
                <w:lang w:val="en-US"/>
              </w:rPr>
              <w:t>Production example</w:t>
            </w:r>
            <w:r w:rsidR="00110645" w:rsidRPr="001C220C">
              <w:rPr>
                <w:lang w:val="en-US"/>
              </w:rPr>
              <w:t>s</w:t>
            </w:r>
          </w:p>
        </w:tc>
        <w:tc>
          <w:tcPr>
            <w:tcW w:w="1297" w:type="dxa"/>
          </w:tcPr>
          <w:p w14:paraId="6F7BE38A" w14:textId="77777777" w:rsidR="00110645" w:rsidRPr="001C220C" w:rsidRDefault="00AE4770" w:rsidP="00907215">
            <w:pPr>
              <w:pStyle w:val="TABLE-col-heading"/>
              <w:rPr>
                <w:lang w:val="en-US"/>
              </w:rPr>
            </w:pPr>
            <w:r>
              <w:rPr>
                <w:lang w:val="en-US"/>
              </w:rPr>
              <w:t>Maintenance example</w:t>
            </w:r>
            <w:r w:rsidR="00110645" w:rsidRPr="001C220C">
              <w:rPr>
                <w:lang w:val="en-US"/>
              </w:rPr>
              <w:t>s</w:t>
            </w:r>
          </w:p>
        </w:tc>
        <w:tc>
          <w:tcPr>
            <w:tcW w:w="1080" w:type="dxa"/>
          </w:tcPr>
          <w:p w14:paraId="7ED5251B" w14:textId="77777777" w:rsidR="00110645" w:rsidRPr="001C220C" w:rsidRDefault="00AE4770" w:rsidP="00907215">
            <w:pPr>
              <w:pStyle w:val="TABLE-col-heading"/>
              <w:rPr>
                <w:lang w:val="en-US"/>
              </w:rPr>
            </w:pPr>
            <w:r>
              <w:rPr>
                <w:lang w:val="en-US"/>
              </w:rPr>
              <w:t>Quality example</w:t>
            </w:r>
            <w:r w:rsidR="00110645" w:rsidRPr="001C220C">
              <w:rPr>
                <w:lang w:val="en-US"/>
              </w:rPr>
              <w:t>s</w:t>
            </w:r>
          </w:p>
        </w:tc>
        <w:tc>
          <w:tcPr>
            <w:tcW w:w="1080" w:type="dxa"/>
          </w:tcPr>
          <w:p w14:paraId="51FD864D" w14:textId="77777777" w:rsidR="00110645" w:rsidRPr="001C220C" w:rsidRDefault="00AE4770" w:rsidP="00907215">
            <w:pPr>
              <w:pStyle w:val="TABLE-col-heading"/>
              <w:rPr>
                <w:lang w:val="en-US"/>
              </w:rPr>
            </w:pPr>
            <w:r>
              <w:rPr>
                <w:lang w:val="en-US"/>
              </w:rPr>
              <w:t>Inventory example</w:t>
            </w:r>
            <w:r w:rsidR="00110645" w:rsidRPr="001C220C">
              <w:rPr>
                <w:lang w:val="en-US"/>
              </w:rPr>
              <w:t>s</w:t>
            </w:r>
          </w:p>
        </w:tc>
      </w:tr>
      <w:tr w:rsidR="004E5C6A" w:rsidRPr="001C220C" w14:paraId="4B0AE72A" w14:textId="77777777">
        <w:trPr>
          <w:cantSplit/>
          <w:jc w:val="center"/>
        </w:trPr>
        <w:tc>
          <w:tcPr>
            <w:tcW w:w="1269" w:type="dxa"/>
          </w:tcPr>
          <w:p w14:paraId="1982158B" w14:textId="77777777" w:rsidR="004E5C6A" w:rsidRPr="001C220C" w:rsidRDefault="00F81EE0" w:rsidP="00907215">
            <w:pPr>
              <w:pStyle w:val="TABLE-cell"/>
              <w:rPr>
                <w:lang w:val="en-US"/>
              </w:rPr>
            </w:pPr>
            <w:r w:rsidRPr="001C220C">
              <w:rPr>
                <w:lang w:val="en-US"/>
              </w:rPr>
              <w:t>ID</w:t>
            </w:r>
          </w:p>
        </w:tc>
        <w:tc>
          <w:tcPr>
            <w:tcW w:w="2880" w:type="dxa"/>
          </w:tcPr>
          <w:p w14:paraId="2E8147B2" w14:textId="77777777" w:rsidR="004E5C6A" w:rsidRPr="001C220C" w:rsidRDefault="004E5C6A" w:rsidP="00907215">
            <w:pPr>
              <w:pStyle w:val="TABLE-cell"/>
              <w:rPr>
                <w:lang w:val="en-US"/>
              </w:rPr>
            </w:pPr>
            <w:r w:rsidRPr="001C220C">
              <w:rPr>
                <w:lang w:val="en-US"/>
              </w:rPr>
              <w:t xml:space="preserve">An identification of the associated </w:t>
            </w:r>
            <w:r w:rsidRPr="001C220C">
              <w:rPr>
                <w:i/>
                <w:lang w:val="en-US"/>
              </w:rPr>
              <w:t>physical asset property</w:t>
            </w:r>
            <w:r w:rsidRPr="001C220C">
              <w:rPr>
                <w:lang w:val="en-US"/>
              </w:rPr>
              <w:t xml:space="preserve"> or </w:t>
            </w:r>
            <w:r w:rsidRPr="001C220C">
              <w:rPr>
                <w:i/>
                <w:lang w:val="en-US"/>
              </w:rPr>
              <w:t>physical asset class property</w:t>
            </w:r>
            <w:r w:rsidRPr="001C220C">
              <w:rPr>
                <w:lang w:val="en-US"/>
              </w:rPr>
              <w:t xml:space="preserve"> for a specific </w:t>
            </w:r>
            <w:r w:rsidRPr="001C220C">
              <w:rPr>
                <w:i/>
                <w:lang w:val="en-US"/>
              </w:rPr>
              <w:t>segment response</w:t>
            </w:r>
            <w:r w:rsidRPr="001C220C">
              <w:rPr>
                <w:lang w:val="en-US"/>
              </w:rPr>
              <w:t>.</w:t>
            </w:r>
          </w:p>
        </w:tc>
        <w:tc>
          <w:tcPr>
            <w:tcW w:w="1440" w:type="dxa"/>
          </w:tcPr>
          <w:p w14:paraId="30A8351B" w14:textId="77777777" w:rsidR="004E5C6A" w:rsidRPr="001C220C" w:rsidRDefault="004E5C6A" w:rsidP="00907215">
            <w:pPr>
              <w:pStyle w:val="TABLE-cell"/>
              <w:rPr>
                <w:lang w:val="en-US"/>
              </w:rPr>
            </w:pPr>
            <w:r w:rsidRPr="001C220C">
              <w:rPr>
                <w:lang w:val="en-US"/>
              </w:rPr>
              <w:t>Polisher Type</w:t>
            </w:r>
          </w:p>
        </w:tc>
        <w:tc>
          <w:tcPr>
            <w:tcW w:w="1297" w:type="dxa"/>
          </w:tcPr>
          <w:p w14:paraId="400A248D" w14:textId="77777777" w:rsidR="004E5C6A" w:rsidRPr="001C220C" w:rsidRDefault="004E5C6A" w:rsidP="00907215">
            <w:pPr>
              <w:pStyle w:val="TABLE-cell"/>
              <w:rPr>
                <w:lang w:val="en-US"/>
              </w:rPr>
            </w:pPr>
            <w:r w:rsidRPr="001C220C">
              <w:rPr>
                <w:lang w:val="en-US"/>
              </w:rPr>
              <w:t>Repeatability</w:t>
            </w:r>
          </w:p>
        </w:tc>
        <w:tc>
          <w:tcPr>
            <w:tcW w:w="1080" w:type="dxa"/>
          </w:tcPr>
          <w:p w14:paraId="60290399" w14:textId="77777777" w:rsidR="004E5C6A" w:rsidRPr="001C220C" w:rsidRDefault="007A69EF" w:rsidP="00907215">
            <w:pPr>
              <w:pStyle w:val="TABLE-cell"/>
              <w:rPr>
                <w:lang w:val="en-US"/>
              </w:rPr>
            </w:pPr>
            <w:r>
              <w:rPr>
                <w:lang w:val="en-US"/>
              </w:rPr>
              <w:t>(not applicable)</w:t>
            </w:r>
          </w:p>
        </w:tc>
        <w:tc>
          <w:tcPr>
            <w:tcW w:w="1080" w:type="dxa"/>
          </w:tcPr>
          <w:p w14:paraId="207BDE46" w14:textId="77777777" w:rsidR="004E5C6A" w:rsidRPr="001C220C" w:rsidRDefault="007A69EF" w:rsidP="00907215">
            <w:pPr>
              <w:pStyle w:val="TABLE-cell"/>
              <w:rPr>
                <w:lang w:val="en-US"/>
              </w:rPr>
            </w:pPr>
            <w:r>
              <w:rPr>
                <w:lang w:val="en-US"/>
              </w:rPr>
              <w:t>(not applicable)</w:t>
            </w:r>
          </w:p>
        </w:tc>
      </w:tr>
      <w:tr w:rsidR="004E5C6A" w:rsidRPr="001C220C" w14:paraId="23B3895D" w14:textId="77777777">
        <w:trPr>
          <w:cantSplit/>
          <w:jc w:val="center"/>
        </w:trPr>
        <w:tc>
          <w:tcPr>
            <w:tcW w:w="1269" w:type="dxa"/>
          </w:tcPr>
          <w:p w14:paraId="7C5317E3" w14:textId="77777777" w:rsidR="004E5C6A" w:rsidRPr="001C220C" w:rsidRDefault="004E5C6A" w:rsidP="00907215">
            <w:pPr>
              <w:pStyle w:val="TABLE-cell"/>
              <w:rPr>
                <w:lang w:val="en-US"/>
              </w:rPr>
            </w:pPr>
            <w:r w:rsidRPr="001C220C">
              <w:rPr>
                <w:lang w:val="en-US"/>
              </w:rPr>
              <w:t>Description</w:t>
            </w:r>
          </w:p>
        </w:tc>
        <w:tc>
          <w:tcPr>
            <w:tcW w:w="2880" w:type="dxa"/>
          </w:tcPr>
          <w:p w14:paraId="1AC8534E" w14:textId="77777777" w:rsidR="004E5C6A" w:rsidRPr="001C220C" w:rsidRDefault="004E5C6A" w:rsidP="00907215">
            <w:pPr>
              <w:pStyle w:val="TABLE-cell"/>
              <w:rPr>
                <w:lang w:val="en-US"/>
              </w:rPr>
            </w:pPr>
            <w:r w:rsidRPr="001C220C">
              <w:rPr>
                <w:lang w:val="en-US"/>
              </w:rPr>
              <w:t xml:space="preserve">Contains additional information and descriptions of the </w:t>
            </w:r>
            <w:r w:rsidRPr="001C220C">
              <w:rPr>
                <w:i/>
                <w:lang w:val="en-US"/>
              </w:rPr>
              <w:t xml:space="preserve">physical asset actual property </w:t>
            </w:r>
            <w:r w:rsidRPr="001C220C">
              <w:rPr>
                <w:lang w:val="en-US"/>
              </w:rPr>
              <w:t>definition.</w:t>
            </w:r>
          </w:p>
        </w:tc>
        <w:tc>
          <w:tcPr>
            <w:tcW w:w="1440" w:type="dxa"/>
          </w:tcPr>
          <w:p w14:paraId="1230AA49" w14:textId="77777777" w:rsidR="004E5C6A" w:rsidRPr="001C220C" w:rsidRDefault="004E5C6A" w:rsidP="00907215">
            <w:pPr>
              <w:pStyle w:val="TABLE-cell"/>
              <w:rPr>
                <w:lang w:val="en-US"/>
              </w:rPr>
            </w:pPr>
            <w:r w:rsidRPr="001C220C">
              <w:rPr>
                <w:lang w:val="en-US"/>
              </w:rPr>
              <w:t>Actual polisher used for this process segment.</w:t>
            </w:r>
          </w:p>
        </w:tc>
        <w:tc>
          <w:tcPr>
            <w:tcW w:w="1297" w:type="dxa"/>
          </w:tcPr>
          <w:p w14:paraId="700168EA" w14:textId="77777777" w:rsidR="004E5C6A" w:rsidRPr="001C220C" w:rsidRDefault="004E5C6A" w:rsidP="00907215">
            <w:pPr>
              <w:pStyle w:val="TABLE-cell"/>
              <w:rPr>
                <w:lang w:val="en-US"/>
              </w:rPr>
            </w:pPr>
            <w:r w:rsidRPr="001C220C">
              <w:rPr>
                <w:lang w:val="en-US"/>
              </w:rPr>
              <w:t>Drilling consistency</w:t>
            </w:r>
          </w:p>
        </w:tc>
        <w:tc>
          <w:tcPr>
            <w:tcW w:w="1080" w:type="dxa"/>
          </w:tcPr>
          <w:p w14:paraId="0122D445" w14:textId="77777777" w:rsidR="004E5C6A" w:rsidRPr="001C220C" w:rsidRDefault="007A69EF" w:rsidP="00907215">
            <w:pPr>
              <w:pStyle w:val="TABLE-cell"/>
              <w:rPr>
                <w:lang w:val="en-US"/>
              </w:rPr>
            </w:pPr>
            <w:r>
              <w:rPr>
                <w:lang w:val="en-US"/>
              </w:rPr>
              <w:t>(not applicable)</w:t>
            </w:r>
          </w:p>
        </w:tc>
        <w:tc>
          <w:tcPr>
            <w:tcW w:w="1080" w:type="dxa"/>
          </w:tcPr>
          <w:p w14:paraId="303606E7" w14:textId="77777777" w:rsidR="004E5C6A" w:rsidRPr="001C220C" w:rsidRDefault="007A69EF" w:rsidP="00907215">
            <w:pPr>
              <w:pStyle w:val="TABLE-cell"/>
              <w:rPr>
                <w:lang w:val="en-US"/>
              </w:rPr>
            </w:pPr>
            <w:r>
              <w:rPr>
                <w:lang w:val="en-US"/>
              </w:rPr>
              <w:t>(not applicable)</w:t>
            </w:r>
          </w:p>
        </w:tc>
      </w:tr>
      <w:tr w:rsidR="004E5C6A" w:rsidRPr="001C220C" w14:paraId="31D9261D" w14:textId="77777777">
        <w:trPr>
          <w:cantSplit/>
          <w:jc w:val="center"/>
        </w:trPr>
        <w:tc>
          <w:tcPr>
            <w:tcW w:w="1269" w:type="dxa"/>
          </w:tcPr>
          <w:p w14:paraId="39A971AA" w14:textId="77777777" w:rsidR="004E5C6A" w:rsidRPr="001C220C" w:rsidRDefault="004E5C6A" w:rsidP="00907215">
            <w:pPr>
              <w:pStyle w:val="TABLE-cell"/>
              <w:rPr>
                <w:lang w:val="en-US"/>
              </w:rPr>
            </w:pPr>
            <w:r w:rsidRPr="001C220C">
              <w:rPr>
                <w:lang w:val="en-US"/>
              </w:rPr>
              <w:t>Value</w:t>
            </w:r>
          </w:p>
        </w:tc>
        <w:tc>
          <w:tcPr>
            <w:tcW w:w="2880" w:type="dxa"/>
          </w:tcPr>
          <w:p w14:paraId="347A63C8" w14:textId="77777777" w:rsidR="005751FB" w:rsidRDefault="004E5C6A" w:rsidP="00907215">
            <w:pPr>
              <w:pStyle w:val="TABLE-cell"/>
              <w:rPr>
                <w:lang w:val="en-US"/>
              </w:rPr>
            </w:pPr>
            <w:r w:rsidRPr="001C220C">
              <w:rPr>
                <w:lang w:val="en-US"/>
              </w:rPr>
              <w:t>The value or set of values for the associated property</w:t>
            </w:r>
            <w:r w:rsidR="008558A5">
              <w:rPr>
                <w:lang w:val="en-US"/>
              </w:rPr>
              <w:t xml:space="preserve">. </w:t>
            </w:r>
          </w:p>
          <w:p w14:paraId="41117E6C" w14:textId="3D1504A7" w:rsidR="004E5C6A" w:rsidRPr="001C220C" w:rsidRDefault="005751FB" w:rsidP="00907215">
            <w:pPr>
              <w:pStyle w:val="TABLE-cell"/>
              <w:rPr>
                <w:lang w:val="en-US"/>
              </w:rPr>
            </w:pPr>
            <w:r>
              <w:rPr>
                <w:lang w:val="en-US"/>
              </w:rPr>
              <w:t>EXAMPLE</w:t>
            </w:r>
            <w:r w:rsidR="004E5C6A" w:rsidRPr="001C220C">
              <w:rPr>
                <w:lang w:val="en-US"/>
              </w:rPr>
              <w:t xml:space="preserve"> </w:t>
            </w:r>
            <w:r w:rsidR="0097738E">
              <w:rPr>
                <w:lang w:val="en-US"/>
              </w:rPr>
              <w:t>W</w:t>
            </w:r>
            <w:r w:rsidR="004E5C6A" w:rsidRPr="001C220C">
              <w:rPr>
                <w:lang w:val="en-US"/>
              </w:rPr>
              <w:t xml:space="preserve">et, </w:t>
            </w:r>
            <w:r w:rsidR="00295739">
              <w:rPr>
                <w:lang w:val="en-US"/>
              </w:rPr>
              <w:t>d</w:t>
            </w:r>
            <w:r w:rsidR="004E5C6A" w:rsidRPr="001C220C">
              <w:rPr>
                <w:lang w:val="en-US"/>
              </w:rPr>
              <w:t>ry.</w:t>
            </w:r>
          </w:p>
        </w:tc>
        <w:tc>
          <w:tcPr>
            <w:tcW w:w="1440" w:type="dxa"/>
          </w:tcPr>
          <w:p w14:paraId="572BC242" w14:textId="77777777" w:rsidR="004E5C6A" w:rsidRPr="001C220C" w:rsidRDefault="004E5C6A" w:rsidP="00907215">
            <w:pPr>
              <w:pStyle w:val="TABLE-cell"/>
              <w:rPr>
                <w:lang w:val="en-US"/>
              </w:rPr>
            </w:pPr>
            <w:r w:rsidRPr="001C220C">
              <w:rPr>
                <w:lang w:val="en-US"/>
              </w:rPr>
              <w:t>Dry</w:t>
            </w:r>
          </w:p>
        </w:tc>
        <w:tc>
          <w:tcPr>
            <w:tcW w:w="1297" w:type="dxa"/>
          </w:tcPr>
          <w:p w14:paraId="44C853B0" w14:textId="77777777" w:rsidR="004E5C6A" w:rsidRPr="001C220C" w:rsidRDefault="00364D28" w:rsidP="00907215">
            <w:pPr>
              <w:pStyle w:val="TABLE-cell"/>
              <w:rPr>
                <w:lang w:val="en-US"/>
              </w:rPr>
            </w:pPr>
            <w:r>
              <w:rPr>
                <w:lang w:val="en-US"/>
              </w:rPr>
              <w:t>0,</w:t>
            </w:r>
            <w:r w:rsidR="004E5C6A" w:rsidRPr="001C220C">
              <w:rPr>
                <w:lang w:val="en-US"/>
              </w:rPr>
              <w:t>000</w:t>
            </w:r>
            <w:r>
              <w:rPr>
                <w:lang w:val="en-US"/>
              </w:rPr>
              <w:t xml:space="preserve"> </w:t>
            </w:r>
            <w:r w:rsidR="004E5C6A" w:rsidRPr="001C220C">
              <w:rPr>
                <w:lang w:val="en-US"/>
              </w:rPr>
              <w:t>2</w:t>
            </w:r>
          </w:p>
        </w:tc>
        <w:tc>
          <w:tcPr>
            <w:tcW w:w="1080" w:type="dxa"/>
          </w:tcPr>
          <w:p w14:paraId="543F6E7D" w14:textId="77777777" w:rsidR="004E5C6A" w:rsidRPr="001C220C" w:rsidRDefault="007A69EF" w:rsidP="00907215">
            <w:pPr>
              <w:pStyle w:val="TABLE-cell"/>
              <w:rPr>
                <w:lang w:val="en-US"/>
              </w:rPr>
            </w:pPr>
            <w:r>
              <w:rPr>
                <w:lang w:val="en-US"/>
              </w:rPr>
              <w:t>(not applicable)</w:t>
            </w:r>
          </w:p>
        </w:tc>
        <w:tc>
          <w:tcPr>
            <w:tcW w:w="1080" w:type="dxa"/>
          </w:tcPr>
          <w:p w14:paraId="207E8C4D" w14:textId="77777777" w:rsidR="004E5C6A" w:rsidRPr="001C220C" w:rsidRDefault="007A69EF" w:rsidP="00907215">
            <w:pPr>
              <w:pStyle w:val="TABLE-cell"/>
              <w:rPr>
                <w:lang w:val="en-US"/>
              </w:rPr>
            </w:pPr>
            <w:r>
              <w:rPr>
                <w:lang w:val="en-US"/>
              </w:rPr>
              <w:t>(not applicable)</w:t>
            </w:r>
          </w:p>
        </w:tc>
      </w:tr>
      <w:tr w:rsidR="004E5C6A" w:rsidRPr="001C220C" w14:paraId="0B416B5E" w14:textId="77777777">
        <w:trPr>
          <w:cantSplit/>
          <w:jc w:val="center"/>
        </w:trPr>
        <w:tc>
          <w:tcPr>
            <w:tcW w:w="1269" w:type="dxa"/>
          </w:tcPr>
          <w:p w14:paraId="7297EC97" w14:textId="77777777" w:rsidR="004E5C6A" w:rsidRPr="001C220C" w:rsidRDefault="004E5C6A" w:rsidP="00907215">
            <w:pPr>
              <w:pStyle w:val="TABLE-cell"/>
              <w:rPr>
                <w:lang w:val="en-US"/>
              </w:rPr>
            </w:pPr>
            <w:r w:rsidRPr="001C220C">
              <w:rPr>
                <w:lang w:val="en-US"/>
              </w:rPr>
              <w:t xml:space="preserve">Value </w:t>
            </w:r>
            <w:r w:rsidR="002B6606">
              <w:rPr>
                <w:lang w:val="en-US"/>
              </w:rPr>
              <w:t>u</w:t>
            </w:r>
            <w:r w:rsidRPr="001C220C">
              <w:rPr>
                <w:lang w:val="en-US"/>
              </w:rPr>
              <w:t xml:space="preserve">nit of </w:t>
            </w:r>
            <w:r w:rsidR="002B6606">
              <w:rPr>
                <w:lang w:val="en-US"/>
              </w:rPr>
              <w:t>m</w:t>
            </w:r>
            <w:r w:rsidRPr="001C220C">
              <w:rPr>
                <w:lang w:val="en-US"/>
              </w:rPr>
              <w:t>easure</w:t>
            </w:r>
          </w:p>
        </w:tc>
        <w:tc>
          <w:tcPr>
            <w:tcW w:w="2880" w:type="dxa"/>
          </w:tcPr>
          <w:p w14:paraId="495C56B0" w14:textId="77777777" w:rsidR="004E5C6A" w:rsidRPr="001C220C" w:rsidRDefault="004E5C6A" w:rsidP="00907215">
            <w:pPr>
              <w:pStyle w:val="TABLE-cell"/>
              <w:rPr>
                <w:lang w:val="en-US"/>
              </w:rPr>
            </w:pPr>
            <w:r w:rsidRPr="001C220C">
              <w:rPr>
                <w:lang w:val="en-US"/>
              </w:rPr>
              <w:t>The unit of measure of the associated property value, if applicable.</w:t>
            </w:r>
          </w:p>
        </w:tc>
        <w:tc>
          <w:tcPr>
            <w:tcW w:w="1440" w:type="dxa"/>
          </w:tcPr>
          <w:p w14:paraId="76768543" w14:textId="77777777" w:rsidR="004E5C6A" w:rsidRPr="001C220C" w:rsidRDefault="00C21049" w:rsidP="00907215">
            <w:pPr>
              <w:pStyle w:val="TABLE-cell"/>
              <w:rPr>
                <w:lang w:val="en-US"/>
              </w:rPr>
            </w:pPr>
            <w:r>
              <w:rPr>
                <w:lang w:val="en-US"/>
              </w:rPr>
              <w:t>(not applicable)</w:t>
            </w:r>
          </w:p>
        </w:tc>
        <w:tc>
          <w:tcPr>
            <w:tcW w:w="1297" w:type="dxa"/>
          </w:tcPr>
          <w:p w14:paraId="3BE347B0" w14:textId="77777777" w:rsidR="004E5C6A" w:rsidRPr="001C220C" w:rsidRDefault="004E5C6A" w:rsidP="00907215">
            <w:pPr>
              <w:pStyle w:val="TABLE-cell"/>
              <w:rPr>
                <w:lang w:val="en-US"/>
              </w:rPr>
            </w:pPr>
            <w:r w:rsidRPr="001C220C">
              <w:rPr>
                <w:lang w:val="en-US"/>
              </w:rPr>
              <w:t>Inches</w:t>
            </w:r>
          </w:p>
        </w:tc>
        <w:tc>
          <w:tcPr>
            <w:tcW w:w="1080" w:type="dxa"/>
          </w:tcPr>
          <w:p w14:paraId="1941F798" w14:textId="77777777" w:rsidR="004E5C6A" w:rsidRPr="001C220C" w:rsidRDefault="007A69EF" w:rsidP="00907215">
            <w:pPr>
              <w:pStyle w:val="TABLE-cell"/>
              <w:rPr>
                <w:lang w:val="en-US"/>
              </w:rPr>
            </w:pPr>
            <w:r>
              <w:rPr>
                <w:lang w:val="en-US"/>
              </w:rPr>
              <w:t>(not applicable)</w:t>
            </w:r>
          </w:p>
        </w:tc>
        <w:tc>
          <w:tcPr>
            <w:tcW w:w="1080" w:type="dxa"/>
          </w:tcPr>
          <w:p w14:paraId="12C42EBB" w14:textId="77777777" w:rsidR="004E5C6A" w:rsidRPr="001C220C" w:rsidRDefault="007A69EF" w:rsidP="00907215">
            <w:pPr>
              <w:pStyle w:val="TABLE-cell"/>
              <w:rPr>
                <w:lang w:val="en-US"/>
              </w:rPr>
            </w:pPr>
            <w:r>
              <w:rPr>
                <w:lang w:val="en-US"/>
              </w:rPr>
              <w:t>(not applicable)</w:t>
            </w:r>
          </w:p>
        </w:tc>
      </w:tr>
      <w:tr w:rsidR="004E5C6A" w:rsidRPr="001C220C" w14:paraId="27E13E40" w14:textId="77777777">
        <w:trPr>
          <w:cantSplit/>
          <w:jc w:val="center"/>
        </w:trPr>
        <w:tc>
          <w:tcPr>
            <w:tcW w:w="1269" w:type="dxa"/>
          </w:tcPr>
          <w:p w14:paraId="67C0A7CC" w14:textId="77777777" w:rsidR="004E5C6A" w:rsidRPr="001C220C" w:rsidRDefault="004E5C6A" w:rsidP="00907215">
            <w:pPr>
              <w:pStyle w:val="TABLE-cell"/>
              <w:rPr>
                <w:lang w:val="en-US"/>
              </w:rPr>
            </w:pPr>
            <w:r w:rsidRPr="001C220C">
              <w:rPr>
                <w:lang w:val="en-US"/>
              </w:rPr>
              <w:t>Quantity</w:t>
            </w:r>
          </w:p>
        </w:tc>
        <w:tc>
          <w:tcPr>
            <w:tcW w:w="2880" w:type="dxa"/>
          </w:tcPr>
          <w:p w14:paraId="64F23538" w14:textId="77777777" w:rsidR="004E5C6A" w:rsidRPr="001C220C" w:rsidRDefault="004E5C6A" w:rsidP="00907215">
            <w:pPr>
              <w:pStyle w:val="TABLE-cell"/>
              <w:rPr>
                <w:lang w:val="en-US"/>
              </w:rPr>
            </w:pPr>
            <w:r w:rsidRPr="001C220C">
              <w:rPr>
                <w:lang w:val="en-US"/>
              </w:rPr>
              <w:t xml:space="preserve">Specifies the amount of physical asset resources used in parent segment, if applicable </w:t>
            </w:r>
          </w:p>
        </w:tc>
        <w:tc>
          <w:tcPr>
            <w:tcW w:w="1440" w:type="dxa"/>
          </w:tcPr>
          <w:p w14:paraId="3AF085B4" w14:textId="77777777" w:rsidR="004E5C6A" w:rsidRPr="001C220C" w:rsidRDefault="00364D28" w:rsidP="00907215">
            <w:pPr>
              <w:pStyle w:val="TABLE-cell"/>
              <w:rPr>
                <w:lang w:val="en-US"/>
              </w:rPr>
            </w:pPr>
            <w:r>
              <w:rPr>
                <w:lang w:val="en-US"/>
              </w:rPr>
              <w:t>0,</w:t>
            </w:r>
            <w:r w:rsidR="004E5C6A" w:rsidRPr="001C220C">
              <w:rPr>
                <w:lang w:val="en-US"/>
              </w:rPr>
              <w:t>05</w:t>
            </w:r>
          </w:p>
        </w:tc>
        <w:tc>
          <w:tcPr>
            <w:tcW w:w="1297" w:type="dxa"/>
          </w:tcPr>
          <w:p w14:paraId="3846147F" w14:textId="77777777" w:rsidR="004E5C6A" w:rsidRPr="001C220C" w:rsidRDefault="004E5C6A" w:rsidP="00907215">
            <w:pPr>
              <w:pStyle w:val="TABLE-cell"/>
              <w:rPr>
                <w:lang w:val="en-US"/>
              </w:rPr>
            </w:pPr>
            <w:r w:rsidRPr="001C220C">
              <w:rPr>
                <w:lang w:val="en-US"/>
              </w:rPr>
              <w:t>2</w:t>
            </w:r>
          </w:p>
        </w:tc>
        <w:tc>
          <w:tcPr>
            <w:tcW w:w="1080" w:type="dxa"/>
          </w:tcPr>
          <w:p w14:paraId="738D1843" w14:textId="77777777" w:rsidR="004E5C6A" w:rsidRPr="001C220C" w:rsidRDefault="007A69EF" w:rsidP="00907215">
            <w:pPr>
              <w:pStyle w:val="TABLE-cell"/>
              <w:rPr>
                <w:lang w:val="en-US"/>
              </w:rPr>
            </w:pPr>
            <w:r>
              <w:rPr>
                <w:lang w:val="en-US"/>
              </w:rPr>
              <w:t>(not applicable)</w:t>
            </w:r>
          </w:p>
        </w:tc>
        <w:tc>
          <w:tcPr>
            <w:tcW w:w="1080" w:type="dxa"/>
          </w:tcPr>
          <w:p w14:paraId="06E8B12A" w14:textId="77777777" w:rsidR="004E5C6A" w:rsidRPr="001C220C" w:rsidRDefault="007A69EF" w:rsidP="00907215">
            <w:pPr>
              <w:pStyle w:val="TABLE-cell"/>
              <w:rPr>
                <w:lang w:val="en-US"/>
              </w:rPr>
            </w:pPr>
            <w:r>
              <w:rPr>
                <w:lang w:val="en-US"/>
              </w:rPr>
              <w:t>(not applicable)</w:t>
            </w:r>
          </w:p>
        </w:tc>
      </w:tr>
      <w:tr w:rsidR="004E5C6A" w:rsidRPr="001C220C" w14:paraId="58C4D1AB" w14:textId="77777777">
        <w:trPr>
          <w:cantSplit/>
          <w:jc w:val="center"/>
        </w:trPr>
        <w:tc>
          <w:tcPr>
            <w:tcW w:w="1269" w:type="dxa"/>
          </w:tcPr>
          <w:p w14:paraId="071DD440" w14:textId="77777777" w:rsidR="004E5C6A" w:rsidRPr="001C220C" w:rsidRDefault="004E5C6A" w:rsidP="00907215">
            <w:pPr>
              <w:pStyle w:val="TABLE-cell"/>
              <w:rPr>
                <w:lang w:val="en-US"/>
              </w:rPr>
            </w:pPr>
            <w:r w:rsidRPr="001C220C">
              <w:rPr>
                <w:lang w:val="en-US"/>
              </w:rPr>
              <w:t xml:space="preserve">Quantity </w:t>
            </w:r>
            <w:r w:rsidR="002B6606">
              <w:rPr>
                <w:lang w:val="en-US"/>
              </w:rPr>
              <w:t>u</w:t>
            </w:r>
            <w:r w:rsidRPr="001C220C">
              <w:rPr>
                <w:lang w:val="en-US"/>
              </w:rPr>
              <w:t xml:space="preserve">nit of </w:t>
            </w:r>
            <w:r w:rsidR="002B6606">
              <w:rPr>
                <w:lang w:val="en-US"/>
              </w:rPr>
              <w:t>m</w:t>
            </w:r>
            <w:r w:rsidRPr="001C220C">
              <w:rPr>
                <w:lang w:val="en-US"/>
              </w:rPr>
              <w:t>easure</w:t>
            </w:r>
          </w:p>
        </w:tc>
        <w:tc>
          <w:tcPr>
            <w:tcW w:w="2880" w:type="dxa"/>
          </w:tcPr>
          <w:p w14:paraId="1E645B2B" w14:textId="77777777" w:rsidR="004E5C6A" w:rsidRPr="001C220C" w:rsidRDefault="004E5C6A" w:rsidP="00907215">
            <w:pPr>
              <w:pStyle w:val="TABLE-cell"/>
              <w:rPr>
                <w:lang w:val="en-US"/>
              </w:rPr>
            </w:pPr>
            <w:r w:rsidRPr="001C220C">
              <w:rPr>
                <w:lang w:val="en-US"/>
              </w:rPr>
              <w:t>Identifies the unit of measure of the quantity, if applicable.</w:t>
            </w:r>
          </w:p>
        </w:tc>
        <w:tc>
          <w:tcPr>
            <w:tcW w:w="1440" w:type="dxa"/>
          </w:tcPr>
          <w:p w14:paraId="0B0A31C7" w14:textId="77777777" w:rsidR="004E5C6A" w:rsidRPr="001C220C" w:rsidRDefault="004E5C6A" w:rsidP="00907215">
            <w:pPr>
              <w:pStyle w:val="TABLE-cell"/>
              <w:rPr>
                <w:lang w:val="en-US"/>
              </w:rPr>
            </w:pPr>
            <w:r w:rsidRPr="001C220C">
              <w:rPr>
                <w:lang w:val="en-US"/>
              </w:rPr>
              <w:t>Machine Hours</w:t>
            </w:r>
          </w:p>
        </w:tc>
        <w:tc>
          <w:tcPr>
            <w:tcW w:w="1297" w:type="dxa"/>
          </w:tcPr>
          <w:p w14:paraId="212458C4" w14:textId="77777777" w:rsidR="004E5C6A" w:rsidRPr="001C220C" w:rsidRDefault="004E5C6A" w:rsidP="00907215">
            <w:pPr>
              <w:pStyle w:val="TABLE-cell"/>
              <w:rPr>
                <w:lang w:val="en-US"/>
              </w:rPr>
            </w:pPr>
            <w:r w:rsidRPr="001C220C">
              <w:rPr>
                <w:lang w:val="en-US"/>
              </w:rPr>
              <w:t>Tests</w:t>
            </w:r>
          </w:p>
        </w:tc>
        <w:tc>
          <w:tcPr>
            <w:tcW w:w="1080" w:type="dxa"/>
          </w:tcPr>
          <w:p w14:paraId="0A6E16E5" w14:textId="77777777" w:rsidR="004E5C6A" w:rsidRPr="001C220C" w:rsidRDefault="007A69EF" w:rsidP="00907215">
            <w:pPr>
              <w:pStyle w:val="TABLE-cell"/>
              <w:rPr>
                <w:lang w:val="en-US"/>
              </w:rPr>
            </w:pPr>
            <w:r>
              <w:rPr>
                <w:lang w:val="en-US"/>
              </w:rPr>
              <w:t>(not applicable)</w:t>
            </w:r>
          </w:p>
        </w:tc>
        <w:tc>
          <w:tcPr>
            <w:tcW w:w="1080" w:type="dxa"/>
          </w:tcPr>
          <w:p w14:paraId="3C7111CE" w14:textId="77777777" w:rsidR="004E5C6A" w:rsidRPr="001C220C" w:rsidRDefault="007A69EF" w:rsidP="00907215">
            <w:pPr>
              <w:pStyle w:val="TABLE-cell"/>
              <w:rPr>
                <w:lang w:val="en-US"/>
              </w:rPr>
            </w:pPr>
            <w:r>
              <w:rPr>
                <w:lang w:val="en-US"/>
              </w:rPr>
              <w:t>(not applicable)</w:t>
            </w:r>
          </w:p>
        </w:tc>
      </w:tr>
    </w:tbl>
    <w:p w14:paraId="1FA029E7" w14:textId="77777777" w:rsidR="009E6331" w:rsidRPr="001C220C" w:rsidRDefault="009E6331" w:rsidP="003E1075">
      <w:pPr>
        <w:pStyle w:val="Heading3"/>
      </w:pPr>
      <w:bookmarkStart w:id="18014" w:name="_Toc161566477"/>
      <w:bookmarkStart w:id="18015" w:name="_Toc320176992"/>
      <w:r w:rsidRPr="001C220C">
        <w:t>Material actual</w:t>
      </w:r>
      <w:bookmarkEnd w:id="18014"/>
      <w:bookmarkEnd w:id="18015"/>
    </w:p>
    <w:p w14:paraId="5E7439D7" w14:textId="77777777" w:rsidR="00B638E1" w:rsidRPr="001C220C" w:rsidRDefault="00B638E1" w:rsidP="00DE6B19">
      <w:pPr>
        <w:pStyle w:val="PARAGRAPH"/>
        <w:rPr>
          <w:lang w:val="en-US"/>
        </w:rPr>
      </w:pPr>
      <w:r w:rsidRPr="001C220C">
        <w:rPr>
          <w:lang w:val="en-US"/>
        </w:rPr>
        <w:t xml:space="preserve">An identification of a material that was used in the </w:t>
      </w:r>
      <w:r w:rsidR="006A5B9A" w:rsidRPr="001C220C">
        <w:rPr>
          <w:lang w:val="en-US"/>
        </w:rPr>
        <w:t>operations request</w:t>
      </w:r>
      <w:r w:rsidRPr="001C220C">
        <w:rPr>
          <w:lang w:val="en-US"/>
        </w:rPr>
        <w:t xml:space="preserve"> shall be presented as a </w:t>
      </w:r>
      <w:r w:rsidRPr="002C3471">
        <w:rPr>
          <w:i/>
          <w:lang w:val="en-US"/>
        </w:rPr>
        <w:t>material actual</w:t>
      </w:r>
      <w:r w:rsidRPr="001C220C">
        <w:rPr>
          <w:lang w:val="en-US"/>
        </w:rPr>
        <w:t xml:space="preserve">. </w:t>
      </w:r>
      <w:r w:rsidRPr="002C3471">
        <w:rPr>
          <w:i/>
          <w:lang w:val="en-US"/>
        </w:rPr>
        <w:t>Material actual</w:t>
      </w:r>
      <w:r w:rsidR="002C3471">
        <w:rPr>
          <w:i/>
          <w:lang w:val="en-US"/>
        </w:rPr>
        <w:t>s</w:t>
      </w:r>
      <w:r w:rsidRPr="001C220C">
        <w:rPr>
          <w:lang w:val="en-US"/>
        </w:rPr>
        <w:t xml:space="preserve"> contain definitions of materials that may have be consumed, produced, replaced, sampled, or otherwise used in manufacturing. </w:t>
      </w:r>
    </w:p>
    <w:p w14:paraId="2BDBCC6A" w14:textId="77777777" w:rsidR="006D42E6" w:rsidRPr="001C220C" w:rsidRDefault="006D42E6" w:rsidP="006D42E6">
      <w:pPr>
        <w:pStyle w:val="PARAGRAPH"/>
        <w:rPr>
          <w:lang w:val="en-US"/>
        </w:rPr>
      </w:pPr>
      <w:r>
        <w:rPr>
          <w:lang w:val="en-US"/>
        </w:rPr>
        <w:t xml:space="preserve">A </w:t>
      </w:r>
      <w:r w:rsidRPr="002C3471">
        <w:rPr>
          <w:i/>
          <w:lang w:val="en-US"/>
        </w:rPr>
        <w:t>material actual</w:t>
      </w:r>
      <w:r>
        <w:rPr>
          <w:lang w:val="en-US"/>
        </w:rPr>
        <w:t xml:space="preserve"> may be defined as containing an assembly of </w:t>
      </w:r>
      <w:r w:rsidRPr="002C3471">
        <w:rPr>
          <w:i/>
          <w:lang w:val="en-US"/>
        </w:rPr>
        <w:t>material actuals</w:t>
      </w:r>
      <w:r>
        <w:rPr>
          <w:lang w:val="en-US"/>
        </w:rPr>
        <w:t xml:space="preserve"> and as part of an assembly of </w:t>
      </w:r>
      <w:r w:rsidRPr="002C3471">
        <w:rPr>
          <w:i/>
          <w:lang w:val="en-US"/>
        </w:rPr>
        <w:t>material actuals</w:t>
      </w:r>
      <w:r>
        <w:rPr>
          <w:lang w:val="en-US"/>
        </w:rPr>
        <w:t>:</w:t>
      </w:r>
      <w:r w:rsidRPr="001C220C">
        <w:rPr>
          <w:lang w:val="en-US"/>
        </w:rPr>
        <w:t xml:space="preserve"> </w:t>
      </w:r>
    </w:p>
    <w:p w14:paraId="2A3DDA26" w14:textId="4D0E96CD" w:rsidR="006D42E6" w:rsidRPr="0051058C" w:rsidRDefault="006D42E6" w:rsidP="00F74376">
      <w:pPr>
        <w:pStyle w:val="ListNumber"/>
        <w:numPr>
          <w:ilvl w:val="0"/>
          <w:numId w:val="82"/>
        </w:numPr>
        <w:rPr>
          <w:lang w:val="en-US"/>
        </w:rPr>
      </w:pPr>
      <w:r w:rsidRPr="0051058C">
        <w:rPr>
          <w:lang w:val="en-US"/>
        </w:rPr>
        <w:t xml:space="preserve">A </w:t>
      </w:r>
      <w:r w:rsidRPr="0051058C">
        <w:rPr>
          <w:i/>
          <w:lang w:val="en-US"/>
        </w:rPr>
        <w:t>material actual</w:t>
      </w:r>
      <w:r w:rsidRPr="0051058C">
        <w:rPr>
          <w:lang w:val="en-US"/>
        </w:rPr>
        <w:t xml:space="preserve"> may define an assembly of zero or more </w:t>
      </w:r>
      <w:r w:rsidRPr="0051058C">
        <w:rPr>
          <w:i/>
          <w:lang w:val="en-US"/>
        </w:rPr>
        <w:t>material actuals</w:t>
      </w:r>
      <w:r w:rsidRPr="0051058C">
        <w:rPr>
          <w:lang w:val="en-US"/>
        </w:rPr>
        <w:t xml:space="preserve">. </w:t>
      </w:r>
    </w:p>
    <w:p w14:paraId="21E69CE7" w14:textId="77777777" w:rsidR="006D42E6" w:rsidRPr="00B15E94" w:rsidRDefault="006D42E6" w:rsidP="00F74376">
      <w:pPr>
        <w:pStyle w:val="ListNumber"/>
        <w:numPr>
          <w:ilvl w:val="0"/>
          <w:numId w:val="82"/>
        </w:numPr>
        <w:rPr>
          <w:lang w:val="en-US"/>
        </w:rPr>
      </w:pPr>
      <w:r w:rsidRPr="00B15E94">
        <w:rPr>
          <w:lang w:val="en-US"/>
        </w:rPr>
        <w:t xml:space="preserve">A </w:t>
      </w:r>
      <w:r w:rsidRPr="00B15E94">
        <w:rPr>
          <w:i/>
          <w:lang w:val="en-US"/>
        </w:rPr>
        <w:t>material actual</w:t>
      </w:r>
      <w:r w:rsidRPr="00B15E94">
        <w:rPr>
          <w:lang w:val="en-US"/>
        </w:rPr>
        <w:t xml:space="preserve"> may be an assembly element of zero or more </w:t>
      </w:r>
      <w:r w:rsidRPr="00B15E94">
        <w:rPr>
          <w:i/>
          <w:lang w:val="en-US"/>
        </w:rPr>
        <w:t>material actuals</w:t>
      </w:r>
      <w:r w:rsidRPr="00B15E94">
        <w:rPr>
          <w:lang w:val="en-US"/>
        </w:rPr>
        <w:t xml:space="preserve">. </w:t>
      </w:r>
    </w:p>
    <w:p w14:paraId="271E0D21" w14:textId="77777777" w:rsidR="006D42E6" w:rsidRPr="00B15E94" w:rsidRDefault="006D42E6" w:rsidP="00F74376">
      <w:pPr>
        <w:pStyle w:val="ListNumber"/>
        <w:numPr>
          <w:ilvl w:val="0"/>
          <w:numId w:val="82"/>
        </w:numPr>
        <w:rPr>
          <w:lang w:val="en-US"/>
        </w:rPr>
      </w:pPr>
      <w:r w:rsidRPr="00B15E94">
        <w:rPr>
          <w:lang w:val="en-US"/>
        </w:rPr>
        <w:t xml:space="preserve">An assembly may be defined as a permanent or transient assembly of </w:t>
      </w:r>
      <w:r w:rsidRPr="00B15E94">
        <w:rPr>
          <w:i/>
          <w:lang w:val="en-US"/>
        </w:rPr>
        <w:t>material actuals</w:t>
      </w:r>
      <w:r w:rsidRPr="00B15E94">
        <w:rPr>
          <w:lang w:val="en-US"/>
        </w:rPr>
        <w:t xml:space="preserve">. </w:t>
      </w:r>
    </w:p>
    <w:p w14:paraId="46EA8234" w14:textId="77777777" w:rsidR="006D42E6" w:rsidRPr="00B15E94" w:rsidRDefault="006D42E6" w:rsidP="00F74376">
      <w:pPr>
        <w:pStyle w:val="ListNumber"/>
        <w:numPr>
          <w:ilvl w:val="0"/>
          <w:numId w:val="82"/>
        </w:numPr>
        <w:rPr>
          <w:lang w:val="en-US"/>
        </w:rPr>
      </w:pPr>
      <w:r w:rsidRPr="00B15E94">
        <w:rPr>
          <w:lang w:val="en-US"/>
        </w:rPr>
        <w:t xml:space="preserve">An assembly may be defined as physical or a logical assembly of </w:t>
      </w:r>
      <w:r w:rsidRPr="00B15E94">
        <w:rPr>
          <w:i/>
          <w:lang w:val="en-US"/>
        </w:rPr>
        <w:t>material actuals</w:t>
      </w:r>
      <w:r w:rsidRPr="00B15E94">
        <w:rPr>
          <w:lang w:val="en-US"/>
        </w:rPr>
        <w:t xml:space="preserve">. </w:t>
      </w:r>
    </w:p>
    <w:p w14:paraId="2D91EF37" w14:textId="28B6F23D" w:rsidR="00A103B2" w:rsidRPr="001C220C" w:rsidRDefault="00874CF3" w:rsidP="00A103B2">
      <w:pPr>
        <w:pStyle w:val="PARAGRAPH"/>
        <w:rPr>
          <w:ins w:id="18016" w:author="Charles Gifford" w:date="2016-04-20T15:27:00Z"/>
          <w:lang w:val="en-US"/>
        </w:rPr>
      </w:pPr>
      <w:r>
        <w:rPr>
          <w:lang w:val="en-US"/>
        </w:rPr>
        <w:fldChar w:fldCharType="begin"/>
      </w:r>
      <w:r>
        <w:rPr>
          <w:lang w:val="en-US"/>
        </w:rPr>
        <w:instrText xml:space="preserve"> REF _Ref477978418 \h </w:instrText>
      </w:r>
      <w:r>
        <w:rPr>
          <w:lang w:val="en-US"/>
        </w:rPr>
      </w:r>
      <w:r>
        <w:rPr>
          <w:lang w:val="en-US"/>
        </w:rPr>
        <w:fldChar w:fldCharType="separate"/>
      </w:r>
      <w:r>
        <w:t xml:space="preserve">Table </w:t>
      </w:r>
      <w:r>
        <w:rPr>
          <w:noProof/>
        </w:rPr>
        <w:t>210</w:t>
      </w:r>
      <w:r>
        <w:rPr>
          <w:lang w:val="en-US"/>
        </w:rPr>
        <w:fldChar w:fldCharType="end"/>
      </w:r>
      <w:r w:rsidR="005751FB">
        <w:rPr>
          <w:lang w:val="en-US"/>
        </w:rPr>
        <w:t xml:space="preserve"> </w:t>
      </w:r>
      <w:r w:rsidR="009E6331" w:rsidRPr="001C220C">
        <w:rPr>
          <w:lang w:val="en-US"/>
        </w:rPr>
        <w:t xml:space="preserve">defines the </w:t>
      </w:r>
      <w:r w:rsidR="00A103B2">
        <w:rPr>
          <w:lang w:val="en-US"/>
        </w:rPr>
        <w:t>relationship</w:t>
      </w:r>
      <w:r w:rsidR="00983736">
        <w:rPr>
          <w:lang w:val="en-US"/>
        </w:rPr>
        <w:t xml:space="preserve"> role</w:t>
      </w:r>
      <w:r w:rsidR="00A103B2">
        <w:rPr>
          <w:lang w:val="en-US"/>
        </w:rPr>
        <w:t>s</w:t>
      </w:r>
      <w:r w:rsidR="009E6331" w:rsidRPr="001C220C">
        <w:rPr>
          <w:lang w:val="en-US"/>
        </w:rPr>
        <w:t xml:space="preserve"> for </w:t>
      </w:r>
      <w:r w:rsidR="00DF557C">
        <w:rPr>
          <w:lang w:val="en-US"/>
        </w:rPr>
        <w:t xml:space="preserve">the </w:t>
      </w:r>
      <w:r w:rsidR="009E6331" w:rsidRPr="001C220C">
        <w:rPr>
          <w:i/>
          <w:lang w:val="en-US"/>
        </w:rPr>
        <w:t>material actual</w:t>
      </w:r>
      <w:r w:rsidR="009E6331" w:rsidRPr="001C220C">
        <w:rPr>
          <w:lang w:val="en-US"/>
        </w:rPr>
        <w:t xml:space="preserve">. </w:t>
      </w:r>
      <w:ins w:id="18017" w:author="Charles Gifford" w:date="2017-03-22T20:38:00Z">
        <w:r>
          <w:rPr>
            <w:lang w:val="en-US"/>
          </w:rPr>
          <w:fldChar w:fldCharType="begin"/>
        </w:r>
        <w:r>
          <w:rPr>
            <w:lang w:val="en-US"/>
          </w:rPr>
          <w:instrText xml:space="preserve"> REF _Ref161736504 \h </w:instrText>
        </w:r>
      </w:ins>
      <w:r>
        <w:rPr>
          <w:lang w:val="en-US"/>
        </w:rPr>
      </w:r>
      <w:r>
        <w:rPr>
          <w:lang w:val="en-US"/>
        </w:rPr>
        <w:fldChar w:fldCharType="separate"/>
      </w:r>
      <w:ins w:id="18018" w:author="Charles Gifford" w:date="2017-03-22T20:38:00Z">
        <w:r w:rsidRPr="001C220C">
          <w:rPr>
            <w:lang w:val="en-US"/>
          </w:rPr>
          <w:t xml:space="preserve">Table </w:t>
        </w:r>
        <w:r>
          <w:rPr>
            <w:noProof/>
            <w:lang w:val="en-US"/>
          </w:rPr>
          <w:t>211</w:t>
        </w:r>
        <w:r>
          <w:rPr>
            <w:lang w:val="en-US"/>
          </w:rPr>
          <w:fldChar w:fldCharType="end"/>
        </w:r>
      </w:ins>
      <w:ins w:id="18019" w:author="Charles Gifford" w:date="2016-04-20T15:27:00Z">
        <w:r w:rsidR="00A103B2" w:rsidRPr="001C220C">
          <w:rPr>
            <w:lang w:val="en-US"/>
          </w:rPr>
          <w:t xml:space="preserve"> defines the attributes for </w:t>
        </w:r>
      </w:ins>
      <w:ins w:id="18020" w:author="Charles Gifford" w:date="2016-10-30T07:30:00Z">
        <w:r w:rsidR="00DF557C">
          <w:rPr>
            <w:lang w:val="en-US"/>
          </w:rPr>
          <w:t xml:space="preserve">the </w:t>
        </w:r>
      </w:ins>
      <w:ins w:id="18021" w:author="Charles Gifford" w:date="2016-04-20T15:27:00Z">
        <w:r w:rsidR="00DF557C">
          <w:rPr>
            <w:i/>
            <w:lang w:val="en-US"/>
          </w:rPr>
          <w:t>material actual</w:t>
        </w:r>
        <w:r w:rsidR="00A103B2" w:rsidRPr="001C220C">
          <w:rPr>
            <w:lang w:val="en-US"/>
          </w:rPr>
          <w:t xml:space="preserve">. </w:t>
        </w:r>
      </w:ins>
    </w:p>
    <w:p w14:paraId="5292E127" w14:textId="4D881C44" w:rsidR="009E6331" w:rsidRDefault="00874CF3" w:rsidP="00881CA4">
      <w:pPr>
        <w:pStyle w:val="TABLE-title"/>
        <w:rPr>
          <w:ins w:id="18022" w:author="Charles Gifford" w:date="2017-03-20T15:29:00Z"/>
          <w:lang w:val="en-US"/>
        </w:rPr>
      </w:pPr>
      <w:bookmarkStart w:id="18023" w:name="_Ref477978418"/>
      <w:bookmarkStart w:id="18024" w:name="_Toc478492510"/>
      <w:ins w:id="18025" w:author="Charles Gifford" w:date="2017-03-22T20:37:00Z">
        <w:r>
          <w:t xml:space="preserve">Table </w:t>
        </w:r>
        <w:r>
          <w:fldChar w:fldCharType="begin"/>
        </w:r>
        <w:r>
          <w:instrText xml:space="preserve"> SEQ Table \* ARABIC </w:instrText>
        </w:r>
      </w:ins>
      <w:r>
        <w:fldChar w:fldCharType="separate"/>
      </w:r>
      <w:ins w:id="18026" w:author="Charles Gifford" w:date="2017-03-22T20:37:00Z">
        <w:r>
          <w:rPr>
            <w:noProof/>
          </w:rPr>
          <w:t>210</w:t>
        </w:r>
        <w:r>
          <w:fldChar w:fldCharType="end"/>
        </w:r>
      </w:ins>
      <w:bookmarkEnd w:id="18023"/>
      <w:ins w:id="18027" w:author="Charles Gifford" w:date="2016-04-20T15:27:00Z">
        <w:r w:rsidR="00A103B2" w:rsidRPr="001C220C">
          <w:rPr>
            <w:noProof/>
            <w:lang w:val="en-US"/>
          </w:rPr>
          <w:t xml:space="preserve"> </w:t>
        </w:r>
        <w:r w:rsidR="00A103B2">
          <w:rPr>
            <w:lang w:val="en-US"/>
          </w:rPr>
          <w:t>–</w:t>
        </w:r>
        <w:r w:rsidR="00A103B2" w:rsidRPr="001C220C">
          <w:rPr>
            <w:noProof/>
            <w:lang w:val="en-US"/>
          </w:rPr>
          <w:t xml:space="preserve"> </w:t>
        </w:r>
        <w:r w:rsidR="00A103B2">
          <w:rPr>
            <w:lang w:val="en-US"/>
          </w:rPr>
          <w:t>M</w:t>
        </w:r>
        <w:r w:rsidR="00A103B2" w:rsidRPr="001C220C">
          <w:rPr>
            <w:noProof/>
            <w:lang w:val="en-US"/>
          </w:rPr>
          <w:t>aterial actual</w:t>
        </w:r>
        <w:r w:rsidR="00A103B2" w:rsidRPr="00AC2193">
          <w:rPr>
            <w:lang w:val="en-US"/>
          </w:rPr>
          <w:t xml:space="preserve"> </w:t>
        </w:r>
        <w:r w:rsidR="00A103B2">
          <w:rPr>
            <w:lang w:val="en-US"/>
          </w:rPr>
          <w:t>relationshi</w:t>
        </w:r>
      </w:ins>
      <w:ins w:id="18028" w:author="Charles Gifford" w:date="2016-04-20T15:28:00Z">
        <w:r w:rsidR="00A103B2">
          <w:rPr>
            <w:lang w:val="en-US"/>
          </w:rPr>
          <w:t>p</w:t>
        </w:r>
      </w:ins>
      <w:ins w:id="18029" w:author="Charles Gifford" w:date="2017-03-20T15:29:00Z">
        <w:r w:rsidR="00983736">
          <w:rPr>
            <w:lang w:val="en-US"/>
          </w:rPr>
          <w:t xml:space="preserve"> role</w:t>
        </w:r>
      </w:ins>
      <w:ins w:id="18030" w:author="Charles Gifford" w:date="2016-04-20T15:27:00Z">
        <w:r w:rsidR="00A103B2">
          <w:rPr>
            <w:lang w:val="en-US"/>
          </w:rPr>
          <w:t>s</w:t>
        </w:r>
      </w:ins>
      <w:bookmarkEnd w:id="18024"/>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170"/>
        <w:gridCol w:w="3690"/>
      </w:tblGrid>
      <w:tr w:rsidR="00983736" w:rsidRPr="009432BC" w14:paraId="34AE3E3D" w14:textId="77777777" w:rsidTr="0020423E">
        <w:trPr>
          <w:trHeight w:val="197"/>
          <w:tblHeader/>
          <w:ins w:id="18031" w:author="Charles Gifford" w:date="2017-03-20T15:30:00Z"/>
        </w:trPr>
        <w:tc>
          <w:tcPr>
            <w:tcW w:w="2155" w:type="dxa"/>
            <w:shd w:val="clear" w:color="auto" w:fill="auto"/>
          </w:tcPr>
          <w:p w14:paraId="1CD9E738" w14:textId="77777777" w:rsidR="00983736" w:rsidRPr="009432BC" w:rsidRDefault="00983736" w:rsidP="0020423E">
            <w:pPr>
              <w:pStyle w:val="TABLE-col-heading"/>
              <w:rPr>
                <w:ins w:id="18032" w:author="Charles Gifford" w:date="2017-03-20T15:30:00Z"/>
              </w:rPr>
            </w:pPr>
            <w:ins w:id="18033" w:author="Charles Gifford" w:date="2017-03-20T15:30:00Z">
              <w:r w:rsidRPr="009432BC">
                <w:t>Related Object</w:t>
              </w:r>
            </w:ins>
          </w:p>
        </w:tc>
        <w:tc>
          <w:tcPr>
            <w:tcW w:w="2070" w:type="dxa"/>
            <w:shd w:val="clear" w:color="auto" w:fill="auto"/>
          </w:tcPr>
          <w:p w14:paraId="6E880477" w14:textId="77777777" w:rsidR="00983736" w:rsidRPr="009432BC" w:rsidRDefault="00983736" w:rsidP="0020423E">
            <w:pPr>
              <w:pStyle w:val="TABLE-col-heading"/>
              <w:rPr>
                <w:ins w:id="18034" w:author="Charles Gifford" w:date="2017-03-20T15:30:00Z"/>
              </w:rPr>
            </w:pPr>
            <w:ins w:id="18035" w:author="Charles Gifford" w:date="2017-03-20T15:30:00Z">
              <w:r w:rsidRPr="009432BC">
                <w:t>Role</w:t>
              </w:r>
            </w:ins>
          </w:p>
        </w:tc>
        <w:tc>
          <w:tcPr>
            <w:tcW w:w="1170" w:type="dxa"/>
            <w:shd w:val="clear" w:color="auto" w:fill="auto"/>
          </w:tcPr>
          <w:p w14:paraId="7320411D" w14:textId="77777777" w:rsidR="00983736" w:rsidRPr="009432BC" w:rsidRDefault="00983736" w:rsidP="0020423E">
            <w:pPr>
              <w:pStyle w:val="TABLE-col-heading"/>
              <w:rPr>
                <w:ins w:id="18036" w:author="Charles Gifford" w:date="2017-03-20T15:30:00Z"/>
              </w:rPr>
            </w:pPr>
            <w:ins w:id="18037" w:author="Charles Gifford" w:date="2017-03-20T15:30:00Z">
              <w:r w:rsidRPr="009432BC">
                <w:t>Multiplicity</w:t>
              </w:r>
            </w:ins>
          </w:p>
        </w:tc>
        <w:tc>
          <w:tcPr>
            <w:tcW w:w="3690" w:type="dxa"/>
            <w:shd w:val="clear" w:color="auto" w:fill="auto"/>
          </w:tcPr>
          <w:p w14:paraId="376EE75A" w14:textId="77777777" w:rsidR="00983736" w:rsidRPr="009432BC" w:rsidRDefault="00983736" w:rsidP="0020423E">
            <w:pPr>
              <w:pStyle w:val="TABLE-col-heading"/>
              <w:rPr>
                <w:ins w:id="18038" w:author="Charles Gifford" w:date="2017-03-20T15:30:00Z"/>
              </w:rPr>
            </w:pPr>
            <w:ins w:id="18039" w:author="Charles Gifford" w:date="2017-03-20T15:30:00Z">
              <w:r w:rsidRPr="009432BC">
                <w:t>Description</w:t>
              </w:r>
            </w:ins>
          </w:p>
        </w:tc>
      </w:tr>
      <w:tr w:rsidR="00983736" w:rsidRPr="009432BC" w14:paraId="7D59BCF3" w14:textId="77777777" w:rsidTr="0020423E">
        <w:trPr>
          <w:trHeight w:val="332"/>
          <w:ins w:id="18040" w:author="Charles Gifford" w:date="2017-03-20T15:30:00Z"/>
        </w:trPr>
        <w:tc>
          <w:tcPr>
            <w:tcW w:w="2155" w:type="dxa"/>
            <w:shd w:val="clear" w:color="auto" w:fill="auto"/>
          </w:tcPr>
          <w:p w14:paraId="1B967C22" w14:textId="6F9783EA" w:rsidR="00983736" w:rsidRPr="009432BC" w:rsidRDefault="00983736" w:rsidP="0020423E">
            <w:pPr>
              <w:pStyle w:val="TABLE-cell"/>
              <w:rPr>
                <w:ins w:id="18041" w:author="Charles Gifford" w:date="2017-03-20T15:30:00Z"/>
              </w:rPr>
            </w:pPr>
            <w:ins w:id="18042" w:author="Charles Gifford" w:date="2017-03-20T15:30:00Z">
              <w:r>
                <w:rPr>
                  <w:szCs w:val="20"/>
                  <w:lang w:val="en-US"/>
                </w:rPr>
                <w:t>Segment response</w:t>
              </w:r>
            </w:ins>
          </w:p>
        </w:tc>
        <w:tc>
          <w:tcPr>
            <w:tcW w:w="2070" w:type="dxa"/>
            <w:shd w:val="clear" w:color="auto" w:fill="auto"/>
          </w:tcPr>
          <w:p w14:paraId="7724F33F" w14:textId="77777777" w:rsidR="00983736" w:rsidRPr="009432BC" w:rsidRDefault="00983736" w:rsidP="0020423E">
            <w:pPr>
              <w:pStyle w:val="TABLE-cell"/>
              <w:rPr>
                <w:ins w:id="18043" w:author="Charles Gifford" w:date="2017-03-20T15:30:00Z"/>
              </w:rPr>
            </w:pPr>
            <w:ins w:id="18044" w:author="Charles Gifford" w:date="2017-03-20T15:30:00Z">
              <w:r>
                <w:rPr>
                  <w:szCs w:val="20"/>
                  <w:lang w:val="en-US"/>
                </w:rPr>
                <w:t>NA</w:t>
              </w:r>
            </w:ins>
          </w:p>
        </w:tc>
        <w:tc>
          <w:tcPr>
            <w:tcW w:w="1170" w:type="dxa"/>
            <w:shd w:val="clear" w:color="auto" w:fill="auto"/>
          </w:tcPr>
          <w:p w14:paraId="5F94C25A" w14:textId="77777777" w:rsidR="00983736" w:rsidRPr="009432BC" w:rsidRDefault="00983736" w:rsidP="0020423E">
            <w:pPr>
              <w:pStyle w:val="TABLE-cell"/>
              <w:rPr>
                <w:ins w:id="18045" w:author="Charles Gifford" w:date="2017-03-20T15:30:00Z"/>
              </w:rPr>
            </w:pPr>
            <w:ins w:id="18046" w:author="Charles Gifford" w:date="2017-03-20T15:30:00Z">
              <w:r w:rsidRPr="00AB0960">
                <w:rPr>
                  <w:szCs w:val="20"/>
                  <w:lang w:val="en-US"/>
                </w:rPr>
                <w:t>1</w:t>
              </w:r>
            </w:ins>
          </w:p>
        </w:tc>
        <w:tc>
          <w:tcPr>
            <w:tcW w:w="3690" w:type="dxa"/>
            <w:shd w:val="clear" w:color="auto" w:fill="auto"/>
          </w:tcPr>
          <w:p w14:paraId="68F0EA4F" w14:textId="2A64E5DB" w:rsidR="00983736" w:rsidRPr="009432BC" w:rsidRDefault="00983736" w:rsidP="0020423E">
            <w:pPr>
              <w:pStyle w:val="TABLE-cell"/>
              <w:rPr>
                <w:ins w:id="18047" w:author="Charles Gifford" w:date="2017-03-20T15:30:00Z"/>
              </w:rPr>
            </w:pPr>
            <w:ins w:id="18048" w:author="Charles Gifford" w:date="2017-03-20T15:30:00Z">
              <w:r>
                <w:rPr>
                  <w:lang w:val="en-US"/>
                </w:rPr>
                <w:t xml:space="preserve">The </w:t>
              </w:r>
              <w:r w:rsidRPr="002F42AC">
                <w:rPr>
                  <w:i/>
                  <w:lang w:val="en-US"/>
                </w:rPr>
                <w:t>segment</w:t>
              </w:r>
              <w:r>
                <w:rPr>
                  <w:i/>
                  <w:lang w:val="en-US"/>
                </w:rPr>
                <w:t xml:space="preserve"> response</w:t>
              </w:r>
              <w:r>
                <w:rPr>
                  <w:lang w:val="en-US"/>
                </w:rPr>
                <w:t xml:space="preserve"> defined as the whole in part by this </w:t>
              </w:r>
              <w:r>
                <w:rPr>
                  <w:i/>
                  <w:lang w:val="en-US"/>
                </w:rPr>
                <w:t>material</w:t>
              </w:r>
              <w:r>
                <w:rPr>
                  <w:lang w:val="en-US"/>
                </w:rPr>
                <w:t xml:space="preserve"> </w:t>
              </w:r>
              <w:r>
                <w:rPr>
                  <w:i/>
                  <w:lang w:val="en-US"/>
                </w:rPr>
                <w:t>actual</w:t>
              </w:r>
              <w:r>
                <w:rPr>
                  <w:lang w:val="en-US"/>
                </w:rPr>
                <w:t>.</w:t>
              </w:r>
            </w:ins>
          </w:p>
        </w:tc>
      </w:tr>
      <w:tr w:rsidR="00983736" w:rsidRPr="009432BC" w14:paraId="6D68A4D9" w14:textId="77777777" w:rsidTr="0020423E">
        <w:trPr>
          <w:trHeight w:val="332"/>
          <w:ins w:id="18049" w:author="Charles Gifford" w:date="2017-03-20T15:30:00Z"/>
        </w:trPr>
        <w:tc>
          <w:tcPr>
            <w:tcW w:w="2155" w:type="dxa"/>
            <w:shd w:val="clear" w:color="auto" w:fill="auto"/>
          </w:tcPr>
          <w:p w14:paraId="76B2B7D3" w14:textId="2131A25F" w:rsidR="00983736" w:rsidRDefault="00983736" w:rsidP="0020423E">
            <w:pPr>
              <w:pStyle w:val="TABLE-cell"/>
              <w:rPr>
                <w:ins w:id="18050" w:author="Charles Gifford" w:date="2017-03-20T15:30:00Z"/>
                <w:szCs w:val="20"/>
                <w:lang w:val="en-US"/>
              </w:rPr>
            </w:pPr>
            <w:ins w:id="18051" w:author="Charles Gifford" w:date="2017-03-20T15:30:00Z">
              <w:r>
                <w:rPr>
                  <w:szCs w:val="20"/>
                  <w:lang w:val="en-US"/>
                </w:rPr>
                <w:t>Material</w:t>
              </w:r>
              <w:r w:rsidRPr="00C02C26">
                <w:rPr>
                  <w:szCs w:val="20"/>
                  <w:lang w:val="en-US"/>
                </w:rPr>
                <w:t xml:space="preserve"> </w:t>
              </w:r>
            </w:ins>
            <w:ins w:id="18052" w:author="Charles Gifford" w:date="2017-03-20T15:31:00Z">
              <w:r>
                <w:rPr>
                  <w:szCs w:val="20"/>
                  <w:lang w:val="en-US"/>
                </w:rPr>
                <w:t>actual</w:t>
              </w:r>
            </w:ins>
            <w:ins w:id="18053" w:author="Charles Gifford" w:date="2017-03-20T15:30:00Z">
              <w:r>
                <w:rPr>
                  <w:szCs w:val="20"/>
                  <w:lang w:val="en-US"/>
                </w:rPr>
                <w:t xml:space="preserve"> </w:t>
              </w:r>
              <w:r w:rsidRPr="00AB0960">
                <w:rPr>
                  <w:szCs w:val="20"/>
                  <w:lang w:val="en-US"/>
                </w:rPr>
                <w:t>property</w:t>
              </w:r>
            </w:ins>
          </w:p>
        </w:tc>
        <w:tc>
          <w:tcPr>
            <w:tcW w:w="2070" w:type="dxa"/>
            <w:shd w:val="clear" w:color="auto" w:fill="auto"/>
          </w:tcPr>
          <w:p w14:paraId="41431C1A" w14:textId="7DAEB921" w:rsidR="00983736" w:rsidRDefault="00983736" w:rsidP="0020423E">
            <w:pPr>
              <w:pStyle w:val="TABLE-cell"/>
              <w:rPr>
                <w:ins w:id="18054" w:author="Charles Gifford" w:date="2017-03-20T15:30:00Z"/>
                <w:szCs w:val="20"/>
                <w:lang w:val="en-US"/>
              </w:rPr>
            </w:pPr>
            <w:ins w:id="18055" w:author="Charles Gifford" w:date="2017-03-20T15:30:00Z">
              <w:r>
                <w:rPr>
                  <w:szCs w:val="20"/>
                  <w:lang w:val="en-US"/>
                </w:rPr>
                <w:t>Material</w:t>
              </w:r>
              <w:r w:rsidRPr="00C02C26">
                <w:rPr>
                  <w:szCs w:val="20"/>
                  <w:lang w:val="en-US"/>
                </w:rPr>
                <w:t xml:space="preserve"> </w:t>
              </w:r>
            </w:ins>
            <w:ins w:id="18056" w:author="Charles Gifford" w:date="2017-03-20T15:31:00Z">
              <w:r>
                <w:rPr>
                  <w:szCs w:val="20"/>
                  <w:lang w:val="en-US"/>
                </w:rPr>
                <w:t>actual</w:t>
              </w:r>
            </w:ins>
            <w:ins w:id="18057" w:author="Charles Gifford" w:date="2017-03-20T15:30:00Z">
              <w:r w:rsidRPr="00AB0960">
                <w:rPr>
                  <w:szCs w:val="20"/>
                  <w:lang w:val="en-US"/>
                </w:rPr>
                <w:t xml:space="preserve"> p</w:t>
              </w:r>
              <w:r w:rsidRPr="00D3092B">
                <w:rPr>
                  <w:szCs w:val="20"/>
                  <w:lang w:val="en-US"/>
                </w:rPr>
                <w:t>roperty</w:t>
              </w:r>
            </w:ins>
          </w:p>
        </w:tc>
        <w:tc>
          <w:tcPr>
            <w:tcW w:w="1170" w:type="dxa"/>
            <w:shd w:val="clear" w:color="auto" w:fill="auto"/>
          </w:tcPr>
          <w:p w14:paraId="4699F46D" w14:textId="77777777" w:rsidR="00983736" w:rsidRDefault="00983736" w:rsidP="0020423E">
            <w:pPr>
              <w:pStyle w:val="TABLE-cell"/>
              <w:rPr>
                <w:ins w:id="18058" w:author="Charles Gifford" w:date="2017-03-20T15:30:00Z"/>
                <w:szCs w:val="20"/>
                <w:lang w:val="en-US"/>
              </w:rPr>
            </w:pPr>
            <w:ins w:id="18059" w:author="Charles Gifford" w:date="2017-03-20T15:30:00Z">
              <w:r w:rsidRPr="00AB0960">
                <w:rPr>
                  <w:szCs w:val="20"/>
                  <w:lang w:val="en-US"/>
                </w:rPr>
                <w:t>0..*</w:t>
              </w:r>
            </w:ins>
          </w:p>
        </w:tc>
        <w:tc>
          <w:tcPr>
            <w:tcW w:w="3690" w:type="dxa"/>
            <w:shd w:val="clear" w:color="auto" w:fill="auto"/>
          </w:tcPr>
          <w:p w14:paraId="1B42D16B" w14:textId="0C6BCF6C" w:rsidR="00983736" w:rsidRPr="00BE0F67" w:rsidRDefault="00983736" w:rsidP="0020423E">
            <w:pPr>
              <w:pStyle w:val="TABLE-cell"/>
              <w:rPr>
                <w:ins w:id="18060" w:author="Charles Gifford" w:date="2017-03-20T15:30:00Z"/>
                <w:lang w:val="en-US"/>
              </w:rPr>
            </w:pPr>
            <w:ins w:id="18061" w:author="Charles Gifford" w:date="2017-03-20T15:30:00Z">
              <w:r>
                <w:rPr>
                  <w:lang w:val="en-US"/>
                </w:rPr>
                <w:t xml:space="preserve">The values in the </w:t>
              </w:r>
              <w:r>
                <w:rPr>
                  <w:i/>
                  <w:lang w:val="en-US"/>
                </w:rPr>
                <w:t xml:space="preserve">material </w:t>
              </w:r>
            </w:ins>
            <w:ins w:id="18062" w:author="Charles Gifford" w:date="2017-03-20T15:31:00Z">
              <w:r>
                <w:rPr>
                  <w:i/>
                  <w:lang w:val="en-US"/>
                </w:rPr>
                <w:t>actual</w:t>
              </w:r>
            </w:ins>
            <w:ins w:id="18063" w:author="Charles Gifford" w:date="2017-03-20T15:30:00Z">
              <w:r>
                <w:rPr>
                  <w:i/>
                  <w:lang w:val="en-US"/>
                </w:rPr>
                <w:t xml:space="preserve"> </w:t>
              </w:r>
              <w:r w:rsidRPr="00465559">
                <w:rPr>
                  <w:i/>
                  <w:lang w:val="en-US"/>
                </w:rPr>
                <w:t>property</w:t>
              </w:r>
              <w:r>
                <w:rPr>
                  <w:lang w:val="en-US"/>
                </w:rPr>
                <w:t xml:space="preserve"> are for</w:t>
              </w:r>
              <w:r w:rsidRPr="00786491">
                <w:rPr>
                  <w:lang w:val="en-US"/>
                </w:rPr>
                <w:t xml:space="preserve"> </w:t>
              </w:r>
              <w:r>
                <w:rPr>
                  <w:lang w:val="en-US"/>
                </w:rPr>
                <w:t>this</w:t>
              </w:r>
              <w:r w:rsidRPr="00AB0960">
                <w:rPr>
                  <w:lang w:val="en-US"/>
                </w:rPr>
                <w:t xml:space="preserve"> </w:t>
              </w:r>
              <w:r>
                <w:rPr>
                  <w:i/>
                  <w:lang w:val="en-US"/>
                </w:rPr>
                <w:t>material</w:t>
              </w:r>
              <w:r w:rsidRPr="00AB0960">
                <w:rPr>
                  <w:lang w:val="en-US"/>
                </w:rPr>
                <w:t xml:space="preserve"> </w:t>
              </w:r>
            </w:ins>
            <w:ins w:id="18064" w:author="Charles Gifford" w:date="2017-03-20T15:31:00Z">
              <w:r>
                <w:rPr>
                  <w:i/>
                  <w:lang w:val="en-US"/>
                </w:rPr>
                <w:t>actual</w:t>
              </w:r>
            </w:ins>
            <w:ins w:id="18065" w:author="Charles Gifford" w:date="2017-03-20T15:30:00Z">
              <w:r w:rsidRPr="00AB0960">
                <w:rPr>
                  <w:lang w:val="en-US"/>
                </w:rPr>
                <w:t>.</w:t>
              </w:r>
            </w:ins>
          </w:p>
        </w:tc>
      </w:tr>
      <w:tr w:rsidR="00983736" w:rsidRPr="009432BC" w14:paraId="45BD0A6B" w14:textId="77777777" w:rsidTr="0020423E">
        <w:trPr>
          <w:trHeight w:val="332"/>
          <w:ins w:id="18066" w:author="Charles Gifford" w:date="2017-03-20T15:30:00Z"/>
        </w:trPr>
        <w:tc>
          <w:tcPr>
            <w:tcW w:w="2155" w:type="dxa"/>
            <w:shd w:val="clear" w:color="auto" w:fill="auto"/>
          </w:tcPr>
          <w:p w14:paraId="628914C3" w14:textId="72230D7E" w:rsidR="00983736" w:rsidRDefault="00983736" w:rsidP="0020423E">
            <w:pPr>
              <w:pStyle w:val="TABLE-cell"/>
              <w:rPr>
                <w:ins w:id="18067" w:author="Charles Gifford" w:date="2017-03-20T15:30:00Z"/>
                <w:szCs w:val="20"/>
                <w:lang w:val="en-US"/>
              </w:rPr>
            </w:pPr>
            <w:ins w:id="18068" w:author="Charles Gifford" w:date="2017-03-20T15:30:00Z">
              <w:r w:rsidRPr="00D3092B">
                <w:rPr>
                  <w:szCs w:val="20"/>
                  <w:lang w:val="en-US"/>
                </w:rPr>
                <w:t xml:space="preserve">Material </w:t>
              </w:r>
            </w:ins>
            <w:ins w:id="18069" w:author="Charles Gifford" w:date="2017-03-20T15:31:00Z">
              <w:r>
                <w:rPr>
                  <w:szCs w:val="20"/>
                  <w:lang w:val="en-US"/>
                </w:rPr>
                <w:t>actual</w:t>
              </w:r>
            </w:ins>
          </w:p>
        </w:tc>
        <w:tc>
          <w:tcPr>
            <w:tcW w:w="2070" w:type="dxa"/>
            <w:shd w:val="clear" w:color="auto" w:fill="auto"/>
          </w:tcPr>
          <w:p w14:paraId="3FEE6777" w14:textId="20CF1AD6" w:rsidR="00983736" w:rsidRDefault="00983736" w:rsidP="0020423E">
            <w:pPr>
              <w:pStyle w:val="TABLE-cell"/>
              <w:rPr>
                <w:ins w:id="18070" w:author="Charles Gifford" w:date="2017-03-20T15:30:00Z"/>
                <w:szCs w:val="20"/>
                <w:lang w:val="en-US"/>
              </w:rPr>
            </w:pPr>
            <w:ins w:id="18071" w:author="Charles Gifford" w:date="2017-03-20T15:30:00Z">
              <w:r>
                <w:rPr>
                  <w:szCs w:val="20"/>
                  <w:lang w:val="en-US"/>
                </w:rPr>
                <w:t>Material</w:t>
              </w:r>
              <w:r w:rsidRPr="005C6184">
                <w:rPr>
                  <w:szCs w:val="20"/>
                  <w:lang w:val="en-US"/>
                </w:rPr>
                <w:t xml:space="preserve"> </w:t>
              </w:r>
            </w:ins>
            <w:ins w:id="18072" w:author="Charles Gifford" w:date="2017-03-20T15:31:00Z">
              <w:r>
                <w:rPr>
                  <w:szCs w:val="20"/>
                  <w:lang w:val="en-US"/>
                </w:rPr>
                <w:t>actual</w:t>
              </w:r>
            </w:ins>
            <w:ins w:id="18073" w:author="Charles Gifford" w:date="2017-03-20T15:30:00Z">
              <w:r>
                <w:rPr>
                  <w:szCs w:val="20"/>
                  <w:lang w:val="en-US"/>
                </w:rPr>
                <w:t xml:space="preserve"> child</w:t>
              </w:r>
            </w:ins>
          </w:p>
        </w:tc>
        <w:tc>
          <w:tcPr>
            <w:tcW w:w="1170" w:type="dxa"/>
            <w:shd w:val="clear" w:color="auto" w:fill="auto"/>
          </w:tcPr>
          <w:p w14:paraId="380405EA" w14:textId="77777777" w:rsidR="00983736" w:rsidRPr="00AB0960" w:rsidRDefault="00983736" w:rsidP="0020423E">
            <w:pPr>
              <w:pStyle w:val="TABLE-cell"/>
              <w:rPr>
                <w:ins w:id="18074" w:author="Charles Gifford" w:date="2017-03-20T15:30:00Z"/>
                <w:szCs w:val="20"/>
                <w:lang w:val="en-US"/>
              </w:rPr>
            </w:pPr>
            <w:ins w:id="18075" w:author="Charles Gifford" w:date="2017-03-20T15:30:00Z">
              <w:r w:rsidRPr="00D3092B">
                <w:rPr>
                  <w:szCs w:val="20"/>
                  <w:lang w:val="en-US"/>
                </w:rPr>
                <w:t>0..*</w:t>
              </w:r>
            </w:ins>
          </w:p>
        </w:tc>
        <w:tc>
          <w:tcPr>
            <w:tcW w:w="3690" w:type="dxa"/>
            <w:shd w:val="clear" w:color="auto" w:fill="auto"/>
          </w:tcPr>
          <w:p w14:paraId="0D63B901" w14:textId="5E62C112" w:rsidR="00983736" w:rsidRDefault="00983736" w:rsidP="0020423E">
            <w:pPr>
              <w:pStyle w:val="TABLE-cell"/>
              <w:rPr>
                <w:ins w:id="18076" w:author="Charles Gifford" w:date="2017-03-20T15:30:00Z"/>
                <w:lang w:val="en-US"/>
              </w:rPr>
            </w:pPr>
            <w:ins w:id="18077" w:author="Charles Gifford" w:date="2017-03-20T15:30:00Z">
              <w:r>
                <w:rPr>
                  <w:i/>
                  <w:szCs w:val="20"/>
                  <w:lang w:val="en-US"/>
                </w:rPr>
                <w:t>The related object</w:t>
              </w:r>
              <w:r w:rsidRPr="001166EC">
                <w:rPr>
                  <w:i/>
                  <w:szCs w:val="20"/>
                  <w:lang w:val="en-US"/>
                </w:rPr>
                <w:t>(s)</w:t>
              </w:r>
              <w:r w:rsidRPr="00BD7B1C">
                <w:rPr>
                  <w:szCs w:val="20"/>
                  <w:lang w:val="en-US"/>
                </w:rPr>
                <w:t xml:space="preserve"> makes up part of this </w:t>
              </w:r>
              <w:r>
                <w:rPr>
                  <w:i/>
                  <w:szCs w:val="20"/>
                  <w:lang w:val="en-US"/>
                </w:rPr>
                <w:t>material</w:t>
              </w:r>
              <w:r>
                <w:t xml:space="preserve"> </w:t>
              </w:r>
            </w:ins>
            <w:ins w:id="18078" w:author="Charles Gifford" w:date="2017-03-20T15:31:00Z">
              <w:r>
                <w:rPr>
                  <w:i/>
                  <w:lang w:val="en-US"/>
                </w:rPr>
                <w:t>actual</w:t>
              </w:r>
            </w:ins>
            <w:ins w:id="18079" w:author="Charles Gifford" w:date="2017-03-20T15:30:00Z">
              <w:r w:rsidRPr="001A70AB">
                <w:rPr>
                  <w:i/>
                  <w:lang w:val="en-US"/>
                </w:rPr>
                <w:t xml:space="preserve"> </w:t>
              </w:r>
              <w:r w:rsidRPr="00BD7B1C">
                <w:rPr>
                  <w:szCs w:val="20"/>
                  <w:lang w:val="en-US"/>
                </w:rPr>
                <w:t>as the whole.</w:t>
              </w:r>
            </w:ins>
          </w:p>
        </w:tc>
      </w:tr>
      <w:tr w:rsidR="00983736" w:rsidRPr="009432BC" w14:paraId="54A62C76" w14:textId="77777777" w:rsidTr="0020423E">
        <w:trPr>
          <w:trHeight w:val="332"/>
          <w:ins w:id="18080" w:author="Charles Gifford" w:date="2017-03-20T15:30:00Z"/>
        </w:trPr>
        <w:tc>
          <w:tcPr>
            <w:tcW w:w="2155" w:type="dxa"/>
            <w:shd w:val="clear" w:color="auto" w:fill="auto"/>
          </w:tcPr>
          <w:p w14:paraId="63693B18" w14:textId="77777777" w:rsidR="00983736" w:rsidRPr="00AB0960" w:rsidRDefault="00983736" w:rsidP="0020423E">
            <w:pPr>
              <w:pStyle w:val="TABLE-cell"/>
              <w:rPr>
                <w:ins w:id="18081" w:author="Charles Gifford" w:date="2017-03-20T15:30:00Z"/>
                <w:szCs w:val="20"/>
                <w:lang w:val="en-US"/>
              </w:rPr>
            </w:pPr>
            <w:ins w:id="18082" w:author="Charles Gifford" w:date="2017-03-20T15:30:00Z">
              <w:r>
                <w:t>Material</w:t>
              </w:r>
              <w:r w:rsidRPr="00C02C26">
                <w:t xml:space="preserve"> </w:t>
              </w:r>
              <w:r w:rsidRPr="00BA207E">
                <w:t>class</w:t>
              </w:r>
            </w:ins>
          </w:p>
        </w:tc>
        <w:tc>
          <w:tcPr>
            <w:tcW w:w="2070" w:type="dxa"/>
            <w:shd w:val="clear" w:color="auto" w:fill="auto"/>
          </w:tcPr>
          <w:p w14:paraId="570CF3B0" w14:textId="77777777" w:rsidR="00983736" w:rsidRPr="00AB0960" w:rsidRDefault="00983736" w:rsidP="0020423E">
            <w:pPr>
              <w:pStyle w:val="TABLE-cell"/>
              <w:rPr>
                <w:ins w:id="18083" w:author="Charles Gifford" w:date="2017-03-20T15:30:00Z"/>
                <w:szCs w:val="20"/>
                <w:lang w:val="en-US"/>
              </w:rPr>
            </w:pPr>
            <w:ins w:id="18084" w:author="Charles Gifford" w:date="2017-03-20T15:30:00Z">
              <w:r>
                <w:t>Material</w:t>
              </w:r>
              <w:r w:rsidRPr="00C02C26">
                <w:t xml:space="preserve"> </w:t>
              </w:r>
              <w:r w:rsidRPr="00BA207E">
                <w:t>class</w:t>
              </w:r>
            </w:ins>
          </w:p>
        </w:tc>
        <w:tc>
          <w:tcPr>
            <w:tcW w:w="1170" w:type="dxa"/>
          </w:tcPr>
          <w:p w14:paraId="26ED9D53" w14:textId="77777777" w:rsidR="00983736" w:rsidRDefault="00983736" w:rsidP="0020423E">
            <w:pPr>
              <w:pStyle w:val="TABLE-cell"/>
              <w:rPr>
                <w:ins w:id="18085" w:author="Charles Gifford" w:date="2017-03-20T15:30:00Z"/>
                <w:szCs w:val="20"/>
                <w:lang w:val="en-US"/>
              </w:rPr>
            </w:pPr>
            <w:ins w:id="18086" w:author="Charles Gifford" w:date="2017-03-20T15:30:00Z">
              <w:r w:rsidRPr="0030452A">
                <w:t>0..*</w:t>
              </w:r>
            </w:ins>
          </w:p>
        </w:tc>
        <w:tc>
          <w:tcPr>
            <w:tcW w:w="3690" w:type="dxa"/>
          </w:tcPr>
          <w:p w14:paraId="04B952B2" w14:textId="77777777" w:rsidR="00983736" w:rsidRDefault="00983736" w:rsidP="0020423E">
            <w:pPr>
              <w:pStyle w:val="TABLE-cell"/>
              <w:rPr>
                <w:ins w:id="18087" w:author="Charles Gifford" w:date="2017-03-20T15:30:00Z"/>
                <w:lang w:val="en-US"/>
              </w:rPr>
            </w:pPr>
            <w:ins w:id="18088" w:author="Charles Gifford" w:date="2017-03-20T15:30:00Z">
              <w:r>
                <w:t>A cross-model association to</w:t>
              </w:r>
              <w:r w:rsidRPr="00FD719C">
                <w:t xml:space="preserve"> element in the </w:t>
              </w:r>
              <w:r>
                <w:t>material</w:t>
              </w:r>
              <w:r w:rsidRPr="00BA06AC">
                <w:t xml:space="preserve"> </w:t>
              </w:r>
              <w:r w:rsidRPr="00FD719C">
                <w:t>model</w:t>
              </w:r>
              <w:r>
                <w:t xml:space="preserve"> as explained in clause 4.6.4</w:t>
              </w:r>
              <w:r w:rsidRPr="00FD719C">
                <w:t>.</w:t>
              </w:r>
            </w:ins>
          </w:p>
        </w:tc>
      </w:tr>
      <w:tr w:rsidR="00983736" w:rsidRPr="009432BC" w14:paraId="4F00624D" w14:textId="77777777" w:rsidTr="0020423E">
        <w:trPr>
          <w:trHeight w:val="332"/>
          <w:ins w:id="18089" w:author="Charles Gifford" w:date="2017-03-20T15:30:00Z"/>
        </w:trPr>
        <w:tc>
          <w:tcPr>
            <w:tcW w:w="2155" w:type="dxa"/>
            <w:shd w:val="clear" w:color="auto" w:fill="auto"/>
          </w:tcPr>
          <w:p w14:paraId="060494BF" w14:textId="77777777" w:rsidR="00983736" w:rsidRPr="00AB0960" w:rsidRDefault="00983736" w:rsidP="0020423E">
            <w:pPr>
              <w:pStyle w:val="TABLE-cell"/>
              <w:rPr>
                <w:ins w:id="18090" w:author="Charles Gifford" w:date="2017-03-20T15:30:00Z"/>
                <w:szCs w:val="20"/>
                <w:lang w:val="en-US"/>
              </w:rPr>
            </w:pPr>
            <w:ins w:id="18091" w:author="Charles Gifford" w:date="2017-03-20T15:30:00Z">
              <w:r>
                <w:t>Material</w:t>
              </w:r>
            </w:ins>
          </w:p>
        </w:tc>
        <w:tc>
          <w:tcPr>
            <w:tcW w:w="2070" w:type="dxa"/>
            <w:shd w:val="clear" w:color="auto" w:fill="auto"/>
          </w:tcPr>
          <w:p w14:paraId="78CB09BF" w14:textId="77777777" w:rsidR="00983736" w:rsidRPr="00AB0960" w:rsidRDefault="00983736" w:rsidP="0020423E">
            <w:pPr>
              <w:pStyle w:val="TABLE-cell"/>
              <w:rPr>
                <w:ins w:id="18092" w:author="Charles Gifford" w:date="2017-03-20T15:30:00Z"/>
                <w:szCs w:val="20"/>
                <w:lang w:val="en-US"/>
              </w:rPr>
            </w:pPr>
            <w:ins w:id="18093" w:author="Charles Gifford" w:date="2017-03-20T15:30:00Z">
              <w:r>
                <w:t>Material</w:t>
              </w:r>
            </w:ins>
          </w:p>
        </w:tc>
        <w:tc>
          <w:tcPr>
            <w:tcW w:w="1170" w:type="dxa"/>
          </w:tcPr>
          <w:p w14:paraId="2041E497" w14:textId="77777777" w:rsidR="00983736" w:rsidRDefault="00983736" w:rsidP="0020423E">
            <w:pPr>
              <w:pStyle w:val="TABLE-cell"/>
              <w:rPr>
                <w:ins w:id="18094" w:author="Charles Gifford" w:date="2017-03-20T15:30:00Z"/>
                <w:szCs w:val="20"/>
                <w:lang w:val="en-US"/>
              </w:rPr>
            </w:pPr>
            <w:ins w:id="18095" w:author="Charles Gifford" w:date="2017-03-20T15:30:00Z">
              <w:r w:rsidRPr="0030452A">
                <w:t>0..*</w:t>
              </w:r>
            </w:ins>
          </w:p>
        </w:tc>
        <w:tc>
          <w:tcPr>
            <w:tcW w:w="3690" w:type="dxa"/>
            <w:shd w:val="clear" w:color="auto" w:fill="auto"/>
          </w:tcPr>
          <w:p w14:paraId="1AEB469B" w14:textId="77777777" w:rsidR="00983736" w:rsidRDefault="00983736" w:rsidP="0020423E">
            <w:pPr>
              <w:pStyle w:val="TABLE-cell"/>
              <w:rPr>
                <w:ins w:id="18096" w:author="Charles Gifford" w:date="2017-03-20T15:30:00Z"/>
                <w:lang w:val="en-US"/>
              </w:rPr>
            </w:pPr>
            <w:ins w:id="18097" w:author="Charles Gifford" w:date="2017-03-20T15:30:00Z">
              <w:r w:rsidRPr="002C3CDB">
                <w:t>A cross-model associat</w:t>
              </w:r>
              <w:r>
                <w:t>ion to element in the material</w:t>
              </w:r>
              <w:r w:rsidRPr="00C02C26">
                <w:t xml:space="preserve"> </w:t>
              </w:r>
              <w:r w:rsidRPr="002C3CDB">
                <w:t>model as explained in clause 4.6.4.</w:t>
              </w:r>
            </w:ins>
          </w:p>
        </w:tc>
      </w:tr>
    </w:tbl>
    <w:p w14:paraId="5B047433" w14:textId="7343D723" w:rsidR="009E6331" w:rsidRPr="001C220C" w:rsidRDefault="009E6331" w:rsidP="00DE6B19">
      <w:pPr>
        <w:pStyle w:val="TABLE-title"/>
        <w:rPr>
          <w:noProof/>
          <w:lang w:val="en-US"/>
        </w:rPr>
      </w:pPr>
      <w:bookmarkStart w:id="18098" w:name="_Ref161736504"/>
      <w:bookmarkStart w:id="18099" w:name="_Toc161631669"/>
      <w:bookmarkStart w:id="18100" w:name="_Toc266864200"/>
      <w:bookmarkStart w:id="18101" w:name="_Toc306621088"/>
      <w:bookmarkStart w:id="18102" w:name="_Toc320178484"/>
      <w:bookmarkStart w:id="18103" w:name="_Toc478492511"/>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874CF3">
        <w:rPr>
          <w:noProof/>
          <w:lang w:val="en-US"/>
        </w:rPr>
        <w:t>211</w:t>
      </w:r>
      <w:r w:rsidR="00FD29D6">
        <w:rPr>
          <w:lang w:val="en-US"/>
        </w:rPr>
        <w:fldChar w:fldCharType="end"/>
      </w:r>
      <w:bookmarkEnd w:id="18098"/>
      <w:r w:rsidRPr="001C220C">
        <w:rPr>
          <w:noProof/>
          <w:lang w:val="en-US"/>
        </w:rPr>
        <w:t xml:space="preserve"> </w:t>
      </w:r>
      <w:r w:rsidR="00DE6B19">
        <w:rPr>
          <w:lang w:val="en-US"/>
        </w:rPr>
        <w:t>–</w:t>
      </w:r>
      <w:r w:rsidRPr="001C220C">
        <w:rPr>
          <w:noProof/>
          <w:lang w:val="en-US"/>
        </w:rPr>
        <w:t xml:space="preserve"> </w:t>
      </w:r>
      <w:r w:rsidR="00D02368">
        <w:rPr>
          <w:lang w:val="en-US"/>
        </w:rPr>
        <w:t>M</w:t>
      </w:r>
      <w:r w:rsidRPr="001C220C">
        <w:rPr>
          <w:noProof/>
          <w:lang w:val="en-US"/>
        </w:rPr>
        <w:t>aterial actual</w:t>
      </w:r>
      <w:bookmarkEnd w:id="18099"/>
      <w:bookmarkEnd w:id="18100"/>
      <w:bookmarkEnd w:id="18101"/>
      <w:bookmarkEnd w:id="18102"/>
      <w:r w:rsidR="00D02368" w:rsidRPr="00AC2193">
        <w:rPr>
          <w:lang w:val="en-US"/>
        </w:rPr>
        <w:t xml:space="preserve"> </w:t>
      </w:r>
      <w:r w:rsidR="00D02368">
        <w:rPr>
          <w:lang w:val="en-US"/>
        </w:rPr>
        <w:t>attributes</w:t>
      </w:r>
      <w:bookmarkEnd w:id="18103"/>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265"/>
        <w:gridCol w:w="1350"/>
        <w:gridCol w:w="1080"/>
        <w:gridCol w:w="1202"/>
      </w:tblGrid>
      <w:tr w:rsidR="009E6331" w:rsidRPr="001C220C" w14:paraId="283FA541" w14:textId="77777777" w:rsidTr="00591662">
        <w:trPr>
          <w:tblHeader/>
          <w:jc w:val="center"/>
        </w:trPr>
        <w:tc>
          <w:tcPr>
            <w:tcW w:w="1269" w:type="dxa"/>
          </w:tcPr>
          <w:p w14:paraId="54EAB2C6" w14:textId="77777777" w:rsidR="009E6331" w:rsidRPr="001C220C" w:rsidRDefault="009E6331" w:rsidP="005751FB">
            <w:pPr>
              <w:pStyle w:val="NormalTableHeader"/>
              <w:keepNext w:val="0"/>
              <w:spacing w:before="40"/>
              <w:rPr>
                <w:lang w:val="en-US"/>
              </w:rPr>
            </w:pPr>
            <w:r w:rsidRPr="001C220C">
              <w:rPr>
                <w:lang w:val="en-US"/>
              </w:rPr>
              <w:t xml:space="preserve">Attribute </w:t>
            </w:r>
            <w:r w:rsidR="00415084">
              <w:rPr>
                <w:lang w:val="en-US"/>
              </w:rPr>
              <w:t>n</w:t>
            </w:r>
            <w:r w:rsidRPr="001C220C">
              <w:rPr>
                <w:lang w:val="en-US"/>
              </w:rPr>
              <w:t>ame</w:t>
            </w:r>
          </w:p>
        </w:tc>
        <w:tc>
          <w:tcPr>
            <w:tcW w:w="2880" w:type="dxa"/>
          </w:tcPr>
          <w:p w14:paraId="4AD9457F" w14:textId="77777777" w:rsidR="009E6331" w:rsidRPr="001C220C" w:rsidRDefault="009E6331" w:rsidP="005751FB">
            <w:pPr>
              <w:pStyle w:val="NormalTableHeader"/>
              <w:keepNext w:val="0"/>
              <w:spacing w:before="40"/>
              <w:rPr>
                <w:lang w:val="en-US"/>
              </w:rPr>
            </w:pPr>
            <w:r w:rsidRPr="001C220C">
              <w:rPr>
                <w:lang w:val="en-US"/>
              </w:rPr>
              <w:t>Description</w:t>
            </w:r>
          </w:p>
        </w:tc>
        <w:tc>
          <w:tcPr>
            <w:tcW w:w="1265" w:type="dxa"/>
          </w:tcPr>
          <w:p w14:paraId="0C4C04BD" w14:textId="77777777" w:rsidR="009E6331" w:rsidRPr="001C220C" w:rsidRDefault="00AE4770" w:rsidP="005751FB">
            <w:pPr>
              <w:pStyle w:val="NormalTableHeader"/>
              <w:keepNext w:val="0"/>
              <w:spacing w:before="40"/>
              <w:rPr>
                <w:lang w:val="en-US"/>
              </w:rPr>
            </w:pPr>
            <w:r>
              <w:rPr>
                <w:lang w:val="en-US"/>
              </w:rPr>
              <w:t>Production example</w:t>
            </w:r>
            <w:r w:rsidR="009E6331" w:rsidRPr="001C220C">
              <w:rPr>
                <w:lang w:val="en-US"/>
              </w:rPr>
              <w:t>s</w:t>
            </w:r>
          </w:p>
        </w:tc>
        <w:tc>
          <w:tcPr>
            <w:tcW w:w="1350" w:type="dxa"/>
          </w:tcPr>
          <w:p w14:paraId="5B5E73D7" w14:textId="77777777" w:rsidR="009E6331" w:rsidRPr="001C220C" w:rsidRDefault="00AE4770" w:rsidP="005751FB">
            <w:pPr>
              <w:pStyle w:val="NormalTableHeader"/>
              <w:keepNext w:val="0"/>
              <w:spacing w:before="40"/>
              <w:rPr>
                <w:lang w:val="en-US"/>
              </w:rPr>
            </w:pPr>
            <w:r>
              <w:rPr>
                <w:lang w:val="en-US"/>
              </w:rPr>
              <w:t>Maintenance example</w:t>
            </w:r>
            <w:r w:rsidR="009E6331" w:rsidRPr="001C220C">
              <w:rPr>
                <w:lang w:val="en-US"/>
              </w:rPr>
              <w:t>s</w:t>
            </w:r>
          </w:p>
        </w:tc>
        <w:tc>
          <w:tcPr>
            <w:tcW w:w="1080" w:type="dxa"/>
          </w:tcPr>
          <w:p w14:paraId="518EED40" w14:textId="77777777" w:rsidR="009E6331" w:rsidRPr="001C220C" w:rsidRDefault="00AE4770" w:rsidP="005751FB">
            <w:pPr>
              <w:pStyle w:val="NormalTableHeader"/>
              <w:keepNext w:val="0"/>
              <w:spacing w:before="40"/>
              <w:rPr>
                <w:lang w:val="en-US"/>
              </w:rPr>
            </w:pPr>
            <w:r>
              <w:rPr>
                <w:lang w:val="en-US"/>
              </w:rPr>
              <w:t>Quality example</w:t>
            </w:r>
            <w:r w:rsidR="009E6331" w:rsidRPr="001C220C">
              <w:rPr>
                <w:lang w:val="en-US"/>
              </w:rPr>
              <w:t>s</w:t>
            </w:r>
          </w:p>
        </w:tc>
        <w:tc>
          <w:tcPr>
            <w:tcW w:w="1202" w:type="dxa"/>
          </w:tcPr>
          <w:p w14:paraId="73308A89" w14:textId="77777777" w:rsidR="009E6331" w:rsidRPr="001C220C" w:rsidRDefault="00AE4770" w:rsidP="005751FB">
            <w:pPr>
              <w:pStyle w:val="NormalTableHeader"/>
              <w:keepNext w:val="0"/>
              <w:spacing w:before="40"/>
              <w:rPr>
                <w:lang w:val="en-US"/>
              </w:rPr>
            </w:pPr>
            <w:r>
              <w:rPr>
                <w:lang w:val="en-US"/>
              </w:rPr>
              <w:t>Inventory example</w:t>
            </w:r>
            <w:r w:rsidR="009E6331" w:rsidRPr="001C220C">
              <w:rPr>
                <w:lang w:val="en-US"/>
              </w:rPr>
              <w:t>s</w:t>
            </w:r>
          </w:p>
        </w:tc>
      </w:tr>
      <w:tr w:rsidR="0051058C" w:rsidRPr="001C220C" w14:paraId="2009482E" w14:textId="77777777" w:rsidTr="00591662">
        <w:trPr>
          <w:cantSplit/>
          <w:jc w:val="center"/>
          <w:ins w:id="18104" w:author="Charles Gifford" w:date="2016-07-22T21:45:00Z"/>
        </w:trPr>
        <w:tc>
          <w:tcPr>
            <w:tcW w:w="1269" w:type="dxa"/>
          </w:tcPr>
          <w:p w14:paraId="4129CE00" w14:textId="0882AFD1" w:rsidR="0051058C" w:rsidRPr="001C220C" w:rsidRDefault="0051058C" w:rsidP="0051058C">
            <w:pPr>
              <w:pStyle w:val="TableNormal1"/>
              <w:keepNext w:val="0"/>
              <w:rPr>
                <w:ins w:id="18105" w:author="Charles Gifford" w:date="2016-07-22T21:45:00Z"/>
                <w:lang w:val="en-US"/>
              </w:rPr>
            </w:pPr>
            <w:ins w:id="18106" w:author="Charles Gifford" w:date="2016-07-22T21:45:00Z">
              <w:r w:rsidRPr="00CB1BB4">
                <w:rPr>
                  <w:szCs w:val="16"/>
                </w:rPr>
                <w:t>ID</w:t>
              </w:r>
            </w:ins>
          </w:p>
        </w:tc>
        <w:tc>
          <w:tcPr>
            <w:tcW w:w="2880" w:type="dxa"/>
          </w:tcPr>
          <w:p w14:paraId="7BD09FE0" w14:textId="189F8F1D" w:rsidR="0051058C" w:rsidRPr="001C220C" w:rsidRDefault="0051058C" w:rsidP="0051058C">
            <w:pPr>
              <w:pStyle w:val="TableNormal1"/>
              <w:keepNext w:val="0"/>
              <w:rPr>
                <w:ins w:id="18107" w:author="Charles Gifford" w:date="2016-07-22T21:45:00Z"/>
                <w:lang w:val="en-US"/>
              </w:rPr>
            </w:pPr>
            <w:ins w:id="18108" w:author="Charles Gifford" w:date="2016-07-22T21:45:00Z">
              <w:r>
                <w:rPr>
                  <w:lang w:val="en-US"/>
                </w:rPr>
                <w:t>Define a</w:t>
              </w:r>
              <w:r w:rsidRPr="00CB1BB4">
                <w:rPr>
                  <w:lang w:val="en-US"/>
                </w:rPr>
                <w:t xml:space="preserve"> unique identification of a specific </w:t>
              </w:r>
              <w:r w:rsidRPr="00CB1BB4">
                <w:rPr>
                  <w:i/>
                  <w:lang w:val="en-US"/>
                </w:rPr>
                <w:t xml:space="preserve">material </w:t>
              </w:r>
              <w:r>
                <w:rPr>
                  <w:i/>
                  <w:lang w:val="en-US"/>
                </w:rPr>
                <w:t>actual</w:t>
              </w:r>
              <w:r w:rsidRPr="00CB1BB4">
                <w:t>.</w:t>
              </w:r>
            </w:ins>
          </w:p>
        </w:tc>
        <w:tc>
          <w:tcPr>
            <w:tcW w:w="1265" w:type="dxa"/>
          </w:tcPr>
          <w:p w14:paraId="0D925854" w14:textId="69605CFC" w:rsidR="0051058C" w:rsidRPr="001C220C" w:rsidRDefault="0051058C" w:rsidP="0051058C">
            <w:pPr>
              <w:pStyle w:val="TABLE-cell"/>
              <w:widowControl w:val="0"/>
              <w:rPr>
                <w:ins w:id="18109" w:author="Charles Gifford" w:date="2016-07-22T21:45:00Z"/>
                <w:lang w:val="en-US"/>
              </w:rPr>
            </w:pPr>
            <w:ins w:id="18110" w:author="Charles Gifford" w:date="2016-07-22T21:45:00Z">
              <w:r w:rsidRPr="00CB1BB4">
                <w:rPr>
                  <w:lang w:val="en-US"/>
                </w:rPr>
                <w:t xml:space="preserve">Sheet stock </w:t>
              </w:r>
              <w:smartTag w:uri="urn:schemas-microsoft-com:office:smarttags" w:element="chmetcnv">
                <w:smartTagPr>
                  <w:attr w:name="UnitName" w:val="a"/>
                  <w:attr w:name="SourceValue" w:val="1443"/>
                  <w:attr w:name="HasSpace" w:val="False"/>
                  <w:attr w:name="Negative" w:val="False"/>
                  <w:attr w:name="NumberType" w:val="1"/>
                  <w:attr w:name="TCSC" w:val="0"/>
                </w:smartTagPr>
                <w:r w:rsidRPr="00CB1BB4">
                  <w:rPr>
                    <w:lang w:val="en-US"/>
                  </w:rPr>
                  <w:t>1443a</w:t>
                </w:r>
              </w:smartTag>
            </w:ins>
          </w:p>
        </w:tc>
        <w:tc>
          <w:tcPr>
            <w:tcW w:w="1350" w:type="dxa"/>
          </w:tcPr>
          <w:p w14:paraId="42533D0C" w14:textId="4C64F64D" w:rsidR="0051058C" w:rsidRPr="001C220C" w:rsidRDefault="0051058C" w:rsidP="0051058C">
            <w:pPr>
              <w:pStyle w:val="TableNormal1"/>
              <w:keepNext w:val="0"/>
              <w:rPr>
                <w:ins w:id="18111" w:author="Charles Gifford" w:date="2016-07-22T21:45:00Z"/>
                <w:lang w:val="en-US"/>
              </w:rPr>
            </w:pPr>
            <w:ins w:id="18112" w:author="Charles Gifford" w:date="2016-07-22T21:45:00Z">
              <w:r w:rsidRPr="00CB1BB4">
                <w:rPr>
                  <w:szCs w:val="16"/>
                </w:rPr>
                <w:t>DO200cpO</w:t>
              </w:r>
            </w:ins>
          </w:p>
        </w:tc>
        <w:tc>
          <w:tcPr>
            <w:tcW w:w="1080" w:type="dxa"/>
          </w:tcPr>
          <w:p w14:paraId="0E59C77C" w14:textId="5849D478" w:rsidR="0051058C" w:rsidRDefault="0051058C" w:rsidP="0051058C">
            <w:pPr>
              <w:pStyle w:val="TableNormal1"/>
              <w:keepNext w:val="0"/>
              <w:rPr>
                <w:ins w:id="18113" w:author="Charles Gifford" w:date="2016-07-22T21:45:00Z"/>
                <w:lang w:val="en-US"/>
              </w:rPr>
            </w:pPr>
            <w:ins w:id="18114" w:author="Charles Gifford" w:date="2016-07-22T21:45:00Z">
              <w:r w:rsidRPr="00CB1BB4">
                <w:rPr>
                  <w:szCs w:val="16"/>
                </w:rPr>
                <w:t>OA9929</w:t>
              </w:r>
            </w:ins>
          </w:p>
        </w:tc>
        <w:tc>
          <w:tcPr>
            <w:tcW w:w="1202" w:type="dxa"/>
          </w:tcPr>
          <w:p w14:paraId="25469686" w14:textId="2368DA09" w:rsidR="0051058C" w:rsidRPr="001C220C" w:rsidRDefault="0051058C" w:rsidP="0051058C">
            <w:pPr>
              <w:pStyle w:val="TableNormal1"/>
              <w:keepNext w:val="0"/>
              <w:rPr>
                <w:ins w:id="18115" w:author="Charles Gifford" w:date="2016-07-22T21:45:00Z"/>
                <w:lang w:val="en-US"/>
              </w:rPr>
            </w:pPr>
            <w:ins w:id="18116" w:author="Charles Gifford" w:date="2016-07-22T21:45:00Z">
              <w:r w:rsidRPr="00CB1BB4">
                <w:rPr>
                  <w:szCs w:val="16"/>
                </w:rPr>
                <w:t>PW882929</w:t>
              </w:r>
            </w:ins>
          </w:p>
        </w:tc>
      </w:tr>
      <w:tr w:rsidR="004A4652" w:rsidRPr="001C220C" w14:paraId="348DB7E1" w14:textId="77777777" w:rsidTr="00591662">
        <w:trPr>
          <w:cantSplit/>
          <w:jc w:val="center"/>
        </w:trPr>
        <w:tc>
          <w:tcPr>
            <w:tcW w:w="1269" w:type="dxa"/>
          </w:tcPr>
          <w:p w14:paraId="2CB36F47" w14:textId="77777777" w:rsidR="004A4652" w:rsidRPr="001C220C" w:rsidRDefault="004A4652" w:rsidP="005751FB">
            <w:pPr>
              <w:pStyle w:val="TableNormal1"/>
              <w:keepNext w:val="0"/>
              <w:rPr>
                <w:lang w:val="en-US"/>
              </w:rPr>
            </w:pPr>
            <w:r w:rsidRPr="001C220C">
              <w:rPr>
                <w:lang w:val="en-US"/>
              </w:rPr>
              <w:t xml:space="preserve">Material </w:t>
            </w:r>
            <w:r w:rsidR="00FC1459">
              <w:rPr>
                <w:lang w:val="en-US"/>
              </w:rPr>
              <w:t>c</w:t>
            </w:r>
            <w:r w:rsidRPr="001C220C">
              <w:rPr>
                <w:lang w:val="en-US"/>
              </w:rPr>
              <w:t>lass</w:t>
            </w:r>
          </w:p>
        </w:tc>
        <w:tc>
          <w:tcPr>
            <w:tcW w:w="2880" w:type="dxa"/>
          </w:tcPr>
          <w:p w14:paraId="7AC0C743" w14:textId="77777777" w:rsidR="004A4652" w:rsidRPr="001C220C" w:rsidRDefault="004A4652" w:rsidP="005751FB">
            <w:pPr>
              <w:pStyle w:val="TableNormal1"/>
              <w:keepNext w:val="0"/>
              <w:rPr>
                <w:lang w:val="en-US"/>
              </w:rPr>
            </w:pPr>
            <w:r w:rsidRPr="001C220C">
              <w:rPr>
                <w:lang w:val="en-US"/>
              </w:rPr>
              <w:t xml:space="preserve">Identifies the associated </w:t>
            </w:r>
            <w:r w:rsidRPr="001C220C">
              <w:rPr>
                <w:i/>
                <w:lang w:val="en-US"/>
              </w:rPr>
              <w:t xml:space="preserve">material class </w:t>
            </w:r>
            <w:r w:rsidRPr="001C220C">
              <w:rPr>
                <w:lang w:val="en-US"/>
              </w:rPr>
              <w:t xml:space="preserve">or set of </w:t>
            </w:r>
            <w:r w:rsidRPr="001C220C">
              <w:rPr>
                <w:i/>
                <w:lang w:val="en-US"/>
              </w:rPr>
              <w:t>material classes</w:t>
            </w:r>
            <w:r w:rsidRPr="001C220C">
              <w:rPr>
                <w:lang w:val="en-US"/>
              </w:rPr>
              <w:t xml:space="preserve"> actually made for a specific </w:t>
            </w:r>
            <w:r w:rsidRPr="001C220C">
              <w:rPr>
                <w:i/>
                <w:lang w:val="en-US"/>
              </w:rPr>
              <w:t>segment response</w:t>
            </w:r>
            <w:r w:rsidRPr="001C220C">
              <w:rPr>
                <w:lang w:val="en-US"/>
              </w:rPr>
              <w:t xml:space="preserve">.*  </w:t>
            </w:r>
          </w:p>
        </w:tc>
        <w:tc>
          <w:tcPr>
            <w:tcW w:w="1265" w:type="dxa"/>
          </w:tcPr>
          <w:p w14:paraId="50A958B0" w14:textId="77777777" w:rsidR="004A4652" w:rsidRPr="001C220C" w:rsidRDefault="004A4652" w:rsidP="005751FB">
            <w:pPr>
              <w:pStyle w:val="TableNormal1"/>
              <w:keepNext w:val="0"/>
              <w:rPr>
                <w:lang w:val="en-US"/>
              </w:rPr>
            </w:pPr>
            <w:r w:rsidRPr="001C220C">
              <w:rPr>
                <w:lang w:val="en-US"/>
              </w:rPr>
              <w:t>Widgets</w:t>
            </w:r>
          </w:p>
        </w:tc>
        <w:tc>
          <w:tcPr>
            <w:tcW w:w="1350" w:type="dxa"/>
          </w:tcPr>
          <w:p w14:paraId="0BBC41D1" w14:textId="77777777" w:rsidR="004A4652" w:rsidRPr="001C220C" w:rsidRDefault="004A4652" w:rsidP="005751FB">
            <w:pPr>
              <w:pStyle w:val="TableNormal1"/>
              <w:keepNext w:val="0"/>
              <w:rPr>
                <w:lang w:val="en-US"/>
              </w:rPr>
            </w:pPr>
            <w:r w:rsidRPr="001C220C">
              <w:rPr>
                <w:lang w:val="en-US"/>
              </w:rPr>
              <w:t>Aluminum</w:t>
            </w:r>
          </w:p>
        </w:tc>
        <w:tc>
          <w:tcPr>
            <w:tcW w:w="1080" w:type="dxa"/>
          </w:tcPr>
          <w:p w14:paraId="5035954A" w14:textId="77777777" w:rsidR="004A4652" w:rsidRPr="001C220C" w:rsidRDefault="007A69EF" w:rsidP="005751FB">
            <w:pPr>
              <w:pStyle w:val="TableNormal1"/>
              <w:keepNext w:val="0"/>
              <w:rPr>
                <w:lang w:val="en-US"/>
              </w:rPr>
            </w:pPr>
            <w:r>
              <w:rPr>
                <w:lang w:val="en-US"/>
              </w:rPr>
              <w:t>(not applicable)</w:t>
            </w:r>
          </w:p>
        </w:tc>
        <w:tc>
          <w:tcPr>
            <w:tcW w:w="1202" w:type="dxa"/>
          </w:tcPr>
          <w:p w14:paraId="32AD11B9" w14:textId="77777777" w:rsidR="004A4652" w:rsidRPr="001C220C" w:rsidRDefault="004A4652" w:rsidP="005751FB">
            <w:pPr>
              <w:pStyle w:val="TableNormal1"/>
              <w:keepNext w:val="0"/>
              <w:rPr>
                <w:lang w:val="en-US"/>
              </w:rPr>
            </w:pPr>
            <w:r w:rsidRPr="001C220C">
              <w:rPr>
                <w:lang w:val="en-US"/>
              </w:rPr>
              <w:t>Bolt</w:t>
            </w:r>
          </w:p>
        </w:tc>
      </w:tr>
      <w:tr w:rsidR="004A4652" w:rsidRPr="001C220C" w14:paraId="642801C5" w14:textId="77777777" w:rsidTr="00591662">
        <w:trPr>
          <w:cantSplit/>
          <w:jc w:val="center"/>
        </w:trPr>
        <w:tc>
          <w:tcPr>
            <w:tcW w:w="1269" w:type="dxa"/>
          </w:tcPr>
          <w:p w14:paraId="3BD40C21" w14:textId="77777777" w:rsidR="004A4652" w:rsidRPr="001C220C" w:rsidRDefault="004A4652" w:rsidP="005751FB">
            <w:pPr>
              <w:pStyle w:val="TableNormal1"/>
              <w:keepNext w:val="0"/>
              <w:rPr>
                <w:lang w:val="en-US"/>
              </w:rPr>
            </w:pPr>
            <w:r w:rsidRPr="001C220C">
              <w:rPr>
                <w:lang w:val="en-US"/>
              </w:rPr>
              <w:t xml:space="preserve">Material </w:t>
            </w:r>
            <w:r w:rsidR="00FC1459">
              <w:rPr>
                <w:lang w:val="en-US"/>
              </w:rPr>
              <w:t>d</w:t>
            </w:r>
            <w:r w:rsidRPr="001C220C">
              <w:rPr>
                <w:lang w:val="en-US"/>
              </w:rPr>
              <w:t>efinition</w:t>
            </w:r>
          </w:p>
        </w:tc>
        <w:tc>
          <w:tcPr>
            <w:tcW w:w="2880" w:type="dxa"/>
          </w:tcPr>
          <w:p w14:paraId="50E21C36" w14:textId="77777777" w:rsidR="004A4652" w:rsidRPr="001C220C" w:rsidRDefault="004A4652" w:rsidP="005751FB">
            <w:pPr>
              <w:pStyle w:val="TableNormal1"/>
              <w:keepNext w:val="0"/>
              <w:rPr>
                <w:lang w:val="en-US"/>
              </w:rPr>
            </w:pPr>
            <w:r w:rsidRPr="001C220C">
              <w:rPr>
                <w:lang w:val="en-US"/>
              </w:rPr>
              <w:t xml:space="preserve">Identifies the associated </w:t>
            </w:r>
            <w:r w:rsidRPr="001C220C">
              <w:rPr>
                <w:i/>
                <w:lang w:val="en-US"/>
              </w:rPr>
              <w:t xml:space="preserve">material definition </w:t>
            </w:r>
            <w:r w:rsidRPr="001C220C">
              <w:rPr>
                <w:lang w:val="en-US"/>
              </w:rPr>
              <w:t xml:space="preserve">or set of </w:t>
            </w:r>
            <w:r w:rsidRPr="001C220C">
              <w:rPr>
                <w:i/>
                <w:lang w:val="en-US"/>
              </w:rPr>
              <w:t xml:space="preserve">material definitions </w:t>
            </w:r>
            <w:r w:rsidRPr="001C220C">
              <w:rPr>
                <w:lang w:val="en-US"/>
              </w:rPr>
              <w:t xml:space="preserve">actually made for a specific </w:t>
            </w:r>
            <w:r w:rsidRPr="001C220C">
              <w:rPr>
                <w:i/>
                <w:lang w:val="en-US"/>
              </w:rPr>
              <w:t>segment response</w:t>
            </w:r>
            <w:r w:rsidRPr="001C220C">
              <w:rPr>
                <w:lang w:val="en-US"/>
              </w:rPr>
              <w:t>.*</w:t>
            </w:r>
          </w:p>
        </w:tc>
        <w:tc>
          <w:tcPr>
            <w:tcW w:w="1265" w:type="dxa"/>
          </w:tcPr>
          <w:p w14:paraId="0D6135BD" w14:textId="77777777" w:rsidR="004A4652" w:rsidRPr="001C220C" w:rsidRDefault="004A4652" w:rsidP="005751FB">
            <w:pPr>
              <w:pStyle w:val="TableNormal1"/>
              <w:keepNext w:val="0"/>
              <w:rPr>
                <w:lang w:val="en-US"/>
              </w:rPr>
            </w:pPr>
            <w:r w:rsidRPr="001C220C">
              <w:rPr>
                <w:lang w:val="en-US"/>
              </w:rPr>
              <w:t>Export Quality Widgets</w:t>
            </w:r>
          </w:p>
        </w:tc>
        <w:tc>
          <w:tcPr>
            <w:tcW w:w="1350" w:type="dxa"/>
          </w:tcPr>
          <w:p w14:paraId="65573946" w14:textId="77777777" w:rsidR="004A4652" w:rsidRPr="001C220C" w:rsidRDefault="004A4652" w:rsidP="005751FB">
            <w:pPr>
              <w:pStyle w:val="TableNormal1"/>
              <w:keepNext w:val="0"/>
              <w:rPr>
                <w:lang w:val="en-US"/>
              </w:rPr>
            </w:pPr>
            <w:r w:rsidRPr="001C220C">
              <w:rPr>
                <w:lang w:val="en-US"/>
              </w:rPr>
              <w:t>Aluminum sheet</w:t>
            </w:r>
          </w:p>
        </w:tc>
        <w:tc>
          <w:tcPr>
            <w:tcW w:w="1080" w:type="dxa"/>
          </w:tcPr>
          <w:p w14:paraId="5E3D134F" w14:textId="77777777" w:rsidR="004A4652" w:rsidRPr="001C220C" w:rsidRDefault="007A69EF" w:rsidP="005751FB">
            <w:pPr>
              <w:pStyle w:val="TableNormal1"/>
              <w:keepNext w:val="0"/>
              <w:rPr>
                <w:lang w:val="en-US"/>
              </w:rPr>
            </w:pPr>
            <w:r>
              <w:rPr>
                <w:lang w:val="en-US"/>
              </w:rPr>
              <w:t>(not applicable)</w:t>
            </w:r>
          </w:p>
        </w:tc>
        <w:tc>
          <w:tcPr>
            <w:tcW w:w="1202" w:type="dxa"/>
          </w:tcPr>
          <w:p w14:paraId="681AB894" w14:textId="77777777" w:rsidR="004A4652" w:rsidRPr="001C220C" w:rsidRDefault="004A4652" w:rsidP="005751FB">
            <w:pPr>
              <w:pStyle w:val="TableNormal1"/>
              <w:keepNext w:val="0"/>
              <w:rPr>
                <w:lang w:val="en-US"/>
              </w:rPr>
            </w:pPr>
            <w:smartTag w:uri="urn:schemas-microsoft-com:office:smarttags" w:element="chmetcnv">
              <w:smartTagPr>
                <w:attr w:name="TCSC" w:val="0"/>
                <w:attr w:name="NumberType" w:val="1"/>
                <w:attr w:name="Negative" w:val="False"/>
                <w:attr w:name="HasSpace" w:val="True"/>
                <w:attr w:name="SourceValue" w:val="10"/>
                <w:attr w:name="UnitName" w:val="mm"/>
              </w:smartTagPr>
              <w:r w:rsidRPr="001C220C">
                <w:rPr>
                  <w:lang w:val="en-US"/>
                </w:rPr>
                <w:t>10 mm</w:t>
              </w:r>
            </w:smartTag>
            <w:r w:rsidRPr="001C220C">
              <w:rPr>
                <w:lang w:val="en-US"/>
              </w:rPr>
              <w:t xml:space="preserve"> bolt</w:t>
            </w:r>
          </w:p>
        </w:tc>
      </w:tr>
      <w:tr w:rsidR="004A4652" w:rsidRPr="001C220C" w14:paraId="3A43366D" w14:textId="77777777" w:rsidTr="00591662">
        <w:trPr>
          <w:cantSplit/>
          <w:jc w:val="center"/>
        </w:trPr>
        <w:tc>
          <w:tcPr>
            <w:tcW w:w="1269" w:type="dxa"/>
          </w:tcPr>
          <w:p w14:paraId="6DD8D401" w14:textId="77777777" w:rsidR="004A4652" w:rsidRPr="001C220C" w:rsidRDefault="004A4652" w:rsidP="005751FB">
            <w:pPr>
              <w:pStyle w:val="TableNormal1"/>
              <w:keepNext w:val="0"/>
              <w:rPr>
                <w:lang w:val="en-US"/>
              </w:rPr>
            </w:pPr>
            <w:r w:rsidRPr="001C220C">
              <w:rPr>
                <w:lang w:val="en-US"/>
              </w:rPr>
              <w:t xml:space="preserve">Material </w:t>
            </w:r>
            <w:r w:rsidR="00FC1459">
              <w:rPr>
                <w:lang w:val="en-US"/>
              </w:rPr>
              <w:t>l</w:t>
            </w:r>
            <w:r w:rsidRPr="001C220C">
              <w:rPr>
                <w:lang w:val="en-US"/>
              </w:rPr>
              <w:t>ot</w:t>
            </w:r>
          </w:p>
        </w:tc>
        <w:tc>
          <w:tcPr>
            <w:tcW w:w="2880" w:type="dxa"/>
          </w:tcPr>
          <w:p w14:paraId="324A2AB7" w14:textId="77777777" w:rsidR="004A4652" w:rsidRPr="001C220C" w:rsidRDefault="004A4652" w:rsidP="005751FB">
            <w:pPr>
              <w:pStyle w:val="TableNormal1"/>
              <w:keepNext w:val="0"/>
              <w:rPr>
                <w:lang w:val="en-US"/>
              </w:rPr>
            </w:pPr>
            <w:r w:rsidRPr="001C220C">
              <w:rPr>
                <w:lang w:val="en-US"/>
              </w:rPr>
              <w:t xml:space="preserve">Identifies the associated </w:t>
            </w:r>
            <w:r w:rsidRPr="001C220C">
              <w:rPr>
                <w:i/>
                <w:lang w:val="en-US"/>
              </w:rPr>
              <w:t xml:space="preserve">material lot </w:t>
            </w:r>
            <w:r w:rsidRPr="001C220C">
              <w:rPr>
                <w:lang w:val="en-US"/>
              </w:rPr>
              <w:t xml:space="preserve">or set of </w:t>
            </w:r>
            <w:r w:rsidRPr="001C220C">
              <w:rPr>
                <w:i/>
                <w:lang w:val="en-US"/>
              </w:rPr>
              <w:t>material lots</w:t>
            </w:r>
            <w:r w:rsidRPr="001C220C">
              <w:rPr>
                <w:lang w:val="en-US"/>
              </w:rPr>
              <w:t xml:space="preserve"> actually made for a specific </w:t>
            </w:r>
            <w:r w:rsidRPr="001C220C">
              <w:rPr>
                <w:i/>
                <w:lang w:val="en-US"/>
              </w:rPr>
              <w:t>segment response</w:t>
            </w:r>
            <w:r w:rsidRPr="001C220C">
              <w:rPr>
                <w:lang w:val="en-US"/>
              </w:rPr>
              <w:t>.*</w:t>
            </w:r>
          </w:p>
        </w:tc>
        <w:tc>
          <w:tcPr>
            <w:tcW w:w="1265" w:type="dxa"/>
          </w:tcPr>
          <w:p w14:paraId="62558E2A" w14:textId="77777777" w:rsidR="004A4652" w:rsidRPr="001C220C" w:rsidRDefault="004A4652" w:rsidP="005751FB">
            <w:pPr>
              <w:pStyle w:val="TableNormal1"/>
              <w:keepNext w:val="0"/>
              <w:rPr>
                <w:lang w:val="en-US"/>
              </w:rPr>
            </w:pPr>
            <w:r w:rsidRPr="001C220C">
              <w:rPr>
                <w:lang w:val="en-US"/>
              </w:rPr>
              <w:t>BWLOT-2282</w:t>
            </w:r>
          </w:p>
        </w:tc>
        <w:tc>
          <w:tcPr>
            <w:tcW w:w="1350" w:type="dxa"/>
          </w:tcPr>
          <w:p w14:paraId="073BB961" w14:textId="77777777" w:rsidR="004A4652" w:rsidRPr="001C220C" w:rsidRDefault="004A4652" w:rsidP="005751FB">
            <w:pPr>
              <w:pStyle w:val="TableNormal1"/>
              <w:keepNext w:val="0"/>
              <w:rPr>
                <w:lang w:val="en-US"/>
              </w:rPr>
            </w:pPr>
            <w:r w:rsidRPr="001C220C">
              <w:rPr>
                <w:lang w:val="en-US"/>
              </w:rPr>
              <w:t>DW94</w:t>
            </w:r>
          </w:p>
        </w:tc>
        <w:tc>
          <w:tcPr>
            <w:tcW w:w="1080" w:type="dxa"/>
          </w:tcPr>
          <w:p w14:paraId="194362BB" w14:textId="77777777" w:rsidR="004A4652" w:rsidRPr="001C220C" w:rsidRDefault="007A69EF" w:rsidP="005751FB">
            <w:pPr>
              <w:pStyle w:val="TableNormal1"/>
              <w:keepNext w:val="0"/>
              <w:rPr>
                <w:lang w:val="en-US"/>
              </w:rPr>
            </w:pPr>
            <w:r>
              <w:rPr>
                <w:lang w:val="en-US"/>
              </w:rPr>
              <w:t>(not applicable)</w:t>
            </w:r>
          </w:p>
        </w:tc>
        <w:tc>
          <w:tcPr>
            <w:tcW w:w="1202" w:type="dxa"/>
          </w:tcPr>
          <w:p w14:paraId="492F6504" w14:textId="77777777" w:rsidR="004A4652" w:rsidRPr="001C220C" w:rsidRDefault="004A4652" w:rsidP="005751FB">
            <w:pPr>
              <w:pStyle w:val="TableNormal1"/>
              <w:keepNext w:val="0"/>
              <w:rPr>
                <w:lang w:val="en-US"/>
              </w:rPr>
            </w:pPr>
            <w:r w:rsidRPr="001C220C">
              <w:rPr>
                <w:lang w:val="en-US"/>
              </w:rPr>
              <w:t>48</w:t>
            </w:r>
            <w:r w:rsidR="00EF1F6F" w:rsidRPr="001C220C">
              <w:rPr>
                <w:lang w:val="en-US"/>
              </w:rPr>
              <w:t>57</w:t>
            </w:r>
          </w:p>
        </w:tc>
      </w:tr>
      <w:tr w:rsidR="004A4652" w:rsidRPr="001C220C" w14:paraId="6BD5CE3E" w14:textId="77777777" w:rsidTr="00591662">
        <w:trPr>
          <w:cantSplit/>
          <w:jc w:val="center"/>
        </w:trPr>
        <w:tc>
          <w:tcPr>
            <w:tcW w:w="1269" w:type="dxa"/>
          </w:tcPr>
          <w:p w14:paraId="3F8BC39F" w14:textId="77777777" w:rsidR="004A4652" w:rsidRPr="001C220C" w:rsidRDefault="004A4652" w:rsidP="005751FB">
            <w:pPr>
              <w:pStyle w:val="TableNormal1"/>
              <w:keepNext w:val="0"/>
              <w:rPr>
                <w:lang w:val="en-US"/>
              </w:rPr>
            </w:pPr>
            <w:r w:rsidRPr="001C220C">
              <w:rPr>
                <w:lang w:val="en-US"/>
              </w:rPr>
              <w:t xml:space="preserve">Material </w:t>
            </w:r>
            <w:r w:rsidR="00FC1459">
              <w:rPr>
                <w:lang w:val="en-US"/>
              </w:rPr>
              <w:t>s</w:t>
            </w:r>
            <w:r w:rsidRPr="001C220C">
              <w:rPr>
                <w:lang w:val="en-US"/>
              </w:rPr>
              <w:t>ublot</w:t>
            </w:r>
          </w:p>
        </w:tc>
        <w:tc>
          <w:tcPr>
            <w:tcW w:w="2880" w:type="dxa"/>
          </w:tcPr>
          <w:p w14:paraId="6FDC844C" w14:textId="77777777" w:rsidR="004A4652" w:rsidRPr="001C220C" w:rsidRDefault="004A4652" w:rsidP="005751FB">
            <w:pPr>
              <w:pStyle w:val="TableNormal1"/>
              <w:keepNext w:val="0"/>
              <w:rPr>
                <w:lang w:val="en-US"/>
              </w:rPr>
            </w:pPr>
            <w:r w:rsidRPr="001C220C">
              <w:rPr>
                <w:lang w:val="en-US"/>
              </w:rPr>
              <w:t xml:space="preserve">Identifies the associated </w:t>
            </w:r>
            <w:r w:rsidRPr="001C220C">
              <w:rPr>
                <w:i/>
                <w:lang w:val="en-US"/>
              </w:rPr>
              <w:t xml:space="preserve">material sublot </w:t>
            </w:r>
            <w:r w:rsidRPr="001C220C">
              <w:rPr>
                <w:lang w:val="en-US"/>
              </w:rPr>
              <w:t xml:space="preserve">or set of </w:t>
            </w:r>
            <w:r w:rsidRPr="001C220C">
              <w:rPr>
                <w:i/>
                <w:lang w:val="en-US"/>
              </w:rPr>
              <w:t>material sublots</w:t>
            </w:r>
            <w:r w:rsidRPr="001C220C">
              <w:rPr>
                <w:lang w:val="en-US"/>
              </w:rPr>
              <w:t xml:space="preserve"> actually made for a specific </w:t>
            </w:r>
            <w:r w:rsidRPr="001C220C">
              <w:rPr>
                <w:i/>
                <w:lang w:val="en-US"/>
              </w:rPr>
              <w:t>segment response</w:t>
            </w:r>
            <w:r w:rsidRPr="001C220C">
              <w:rPr>
                <w:lang w:val="en-US"/>
              </w:rPr>
              <w:t>.*</w:t>
            </w:r>
          </w:p>
        </w:tc>
        <w:tc>
          <w:tcPr>
            <w:tcW w:w="1265" w:type="dxa"/>
          </w:tcPr>
          <w:p w14:paraId="79CC5A22" w14:textId="77777777" w:rsidR="004A4652" w:rsidRPr="001C220C" w:rsidRDefault="004A4652" w:rsidP="005751FB">
            <w:pPr>
              <w:pStyle w:val="TableNormal1"/>
              <w:keepNext w:val="0"/>
              <w:rPr>
                <w:lang w:val="en-US"/>
              </w:rPr>
            </w:pPr>
            <w:r w:rsidRPr="001C220C">
              <w:rPr>
                <w:lang w:val="en-US"/>
              </w:rPr>
              <w:t>BWLOT-2282-A</w:t>
            </w:r>
          </w:p>
        </w:tc>
        <w:tc>
          <w:tcPr>
            <w:tcW w:w="1350" w:type="dxa"/>
          </w:tcPr>
          <w:p w14:paraId="2FAAB460" w14:textId="77777777" w:rsidR="004A4652" w:rsidRPr="001C220C" w:rsidRDefault="00EF1F6F" w:rsidP="005751FB">
            <w:pPr>
              <w:pStyle w:val="TableNormal1"/>
              <w:keepNext w:val="0"/>
              <w:rPr>
                <w:lang w:val="en-US"/>
              </w:rPr>
            </w:pPr>
            <w:r w:rsidRPr="001C220C">
              <w:rPr>
                <w:lang w:val="en-US"/>
              </w:rPr>
              <w:t>DW94-3</w:t>
            </w:r>
          </w:p>
        </w:tc>
        <w:tc>
          <w:tcPr>
            <w:tcW w:w="1080" w:type="dxa"/>
          </w:tcPr>
          <w:p w14:paraId="42D6A19D" w14:textId="77777777" w:rsidR="004A4652" w:rsidRPr="001C220C" w:rsidRDefault="007A69EF" w:rsidP="005751FB">
            <w:pPr>
              <w:pStyle w:val="TableNormal1"/>
              <w:keepNext w:val="0"/>
              <w:rPr>
                <w:lang w:val="en-US"/>
              </w:rPr>
            </w:pPr>
            <w:r>
              <w:rPr>
                <w:lang w:val="en-US"/>
              </w:rPr>
              <w:t>(not applicable)</w:t>
            </w:r>
          </w:p>
        </w:tc>
        <w:tc>
          <w:tcPr>
            <w:tcW w:w="1202" w:type="dxa"/>
          </w:tcPr>
          <w:p w14:paraId="3F02DC9A" w14:textId="77777777" w:rsidR="004A4652" w:rsidRPr="001C220C" w:rsidRDefault="00B51D6E" w:rsidP="005751FB">
            <w:pPr>
              <w:pStyle w:val="TableNormal1"/>
              <w:keepNext w:val="0"/>
              <w:rPr>
                <w:lang w:val="en-US"/>
              </w:rPr>
            </w:pPr>
            <w:smartTag w:uri="urn:schemas-microsoft-com:office:smarttags" w:element="chmetcnv">
              <w:smartTagPr>
                <w:attr w:name="TCSC" w:val="0"/>
                <w:attr w:name="NumberType" w:val="1"/>
                <w:attr w:name="Negative" w:val="False"/>
                <w:attr w:name="HasSpace" w:val="False"/>
                <w:attr w:name="SourceValue" w:val="4857"/>
                <w:attr w:name="UnitName" w:val="F"/>
              </w:smartTagPr>
              <w:r w:rsidRPr="001C220C">
                <w:rPr>
                  <w:lang w:val="en-US"/>
                </w:rPr>
                <w:t>4857</w:t>
              </w:r>
              <w:r w:rsidR="00EF1F6F" w:rsidRPr="001C220C">
                <w:rPr>
                  <w:lang w:val="en-US"/>
                </w:rPr>
                <w:t>F</w:t>
              </w:r>
            </w:smartTag>
          </w:p>
        </w:tc>
      </w:tr>
      <w:tr w:rsidR="00AC2193" w:rsidRPr="001C220C" w14:paraId="13A11609" w14:textId="77777777" w:rsidTr="00591662">
        <w:trPr>
          <w:cantSplit/>
          <w:jc w:val="center"/>
        </w:trPr>
        <w:tc>
          <w:tcPr>
            <w:tcW w:w="1269" w:type="dxa"/>
          </w:tcPr>
          <w:p w14:paraId="0456199D" w14:textId="77777777" w:rsidR="00AC2193" w:rsidRPr="001C220C" w:rsidRDefault="00AC2193" w:rsidP="005751FB">
            <w:pPr>
              <w:pStyle w:val="TableNormal1"/>
              <w:keepNext w:val="0"/>
              <w:rPr>
                <w:lang w:val="en-US"/>
              </w:rPr>
            </w:pPr>
            <w:r w:rsidRPr="001C220C">
              <w:rPr>
                <w:lang w:val="en-US"/>
              </w:rPr>
              <w:t>Description</w:t>
            </w:r>
          </w:p>
        </w:tc>
        <w:tc>
          <w:tcPr>
            <w:tcW w:w="2880" w:type="dxa"/>
          </w:tcPr>
          <w:p w14:paraId="76213D86" w14:textId="77777777" w:rsidR="00AC2193" w:rsidRPr="001C220C" w:rsidRDefault="00AC2193" w:rsidP="005751FB">
            <w:pPr>
              <w:pStyle w:val="TableNormal1"/>
              <w:keepNext w:val="0"/>
              <w:rPr>
                <w:lang w:val="en-US"/>
              </w:rPr>
            </w:pPr>
            <w:r w:rsidRPr="001C220C">
              <w:rPr>
                <w:lang w:val="en-US"/>
              </w:rPr>
              <w:t xml:space="preserve">Contains additional information and descriptions of the </w:t>
            </w:r>
            <w:r w:rsidRPr="001C220C">
              <w:rPr>
                <w:i/>
                <w:lang w:val="en-US"/>
              </w:rPr>
              <w:t>material produced actual</w:t>
            </w:r>
            <w:r w:rsidRPr="001C220C">
              <w:rPr>
                <w:lang w:val="en-US"/>
              </w:rPr>
              <w:t>.</w:t>
            </w:r>
          </w:p>
        </w:tc>
        <w:tc>
          <w:tcPr>
            <w:tcW w:w="1265" w:type="dxa"/>
          </w:tcPr>
          <w:p w14:paraId="7442454C" w14:textId="77777777" w:rsidR="00AC2193" w:rsidRPr="001C220C" w:rsidRDefault="00AC2193" w:rsidP="005751FB">
            <w:pPr>
              <w:pStyle w:val="TableNormal1"/>
              <w:keepNext w:val="0"/>
              <w:rPr>
                <w:lang w:val="en-US"/>
              </w:rPr>
            </w:pPr>
            <w:r w:rsidRPr="001C220C">
              <w:rPr>
                <w:lang w:val="en-US"/>
              </w:rPr>
              <w:t>Master Segment - Number of Widgets actually produced.</w:t>
            </w:r>
          </w:p>
        </w:tc>
        <w:tc>
          <w:tcPr>
            <w:tcW w:w="1350" w:type="dxa"/>
          </w:tcPr>
          <w:p w14:paraId="2D696C1F" w14:textId="77777777" w:rsidR="00AC2193" w:rsidRPr="001C220C" w:rsidRDefault="00AC2193" w:rsidP="005751FB">
            <w:pPr>
              <w:pStyle w:val="TableNormal1"/>
              <w:keepNext w:val="0"/>
              <w:rPr>
                <w:lang w:val="en-US"/>
              </w:rPr>
            </w:pPr>
            <w:r w:rsidRPr="001C220C">
              <w:rPr>
                <w:lang w:val="en-US"/>
              </w:rPr>
              <w:t>Blank sheet to run test on</w:t>
            </w:r>
          </w:p>
        </w:tc>
        <w:tc>
          <w:tcPr>
            <w:tcW w:w="1080" w:type="dxa"/>
          </w:tcPr>
          <w:p w14:paraId="4065B050" w14:textId="77777777" w:rsidR="00AC2193" w:rsidRPr="001C220C" w:rsidRDefault="007A69EF" w:rsidP="005751FB">
            <w:pPr>
              <w:pStyle w:val="TableNormal1"/>
              <w:keepNext w:val="0"/>
              <w:rPr>
                <w:lang w:val="en-US"/>
              </w:rPr>
            </w:pPr>
            <w:r>
              <w:rPr>
                <w:lang w:val="en-US"/>
              </w:rPr>
              <w:t>(not applicable)</w:t>
            </w:r>
          </w:p>
        </w:tc>
        <w:tc>
          <w:tcPr>
            <w:tcW w:w="1202" w:type="dxa"/>
          </w:tcPr>
          <w:p w14:paraId="1829B8BE" w14:textId="77777777" w:rsidR="00AC2193" w:rsidRPr="001C220C" w:rsidRDefault="00AC2193" w:rsidP="005751FB">
            <w:pPr>
              <w:pStyle w:val="TableNormal1"/>
              <w:keepNext w:val="0"/>
              <w:rPr>
                <w:lang w:val="en-US"/>
              </w:rPr>
            </w:pPr>
            <w:r w:rsidRPr="001C220C">
              <w:rPr>
                <w:lang w:val="en-US"/>
              </w:rPr>
              <w:t>Export quality bolt</w:t>
            </w:r>
          </w:p>
        </w:tc>
      </w:tr>
      <w:tr w:rsidR="00F53228" w:rsidRPr="001C220C" w14:paraId="41E315DA" w14:textId="77777777" w:rsidTr="00591662">
        <w:trPr>
          <w:cantSplit/>
          <w:jc w:val="center"/>
        </w:trPr>
        <w:tc>
          <w:tcPr>
            <w:tcW w:w="1269" w:type="dxa"/>
          </w:tcPr>
          <w:p w14:paraId="25D715E9" w14:textId="77777777" w:rsidR="00F53228" w:rsidRPr="001C220C" w:rsidRDefault="00F53228" w:rsidP="005751FB">
            <w:pPr>
              <w:pStyle w:val="TableNormal1"/>
              <w:keepNext w:val="0"/>
              <w:rPr>
                <w:lang w:val="en-US"/>
              </w:rPr>
            </w:pPr>
            <w:r>
              <w:rPr>
                <w:lang w:val="en-US"/>
              </w:rPr>
              <w:t xml:space="preserve">Hierarchy </w:t>
            </w:r>
            <w:r w:rsidR="00FC1459">
              <w:rPr>
                <w:lang w:val="en-US"/>
              </w:rPr>
              <w:t>s</w:t>
            </w:r>
            <w:r>
              <w:rPr>
                <w:lang w:val="en-US"/>
              </w:rPr>
              <w:t>cope</w:t>
            </w:r>
          </w:p>
        </w:tc>
        <w:tc>
          <w:tcPr>
            <w:tcW w:w="2880" w:type="dxa"/>
          </w:tcPr>
          <w:p w14:paraId="47705FCA" w14:textId="77777777" w:rsidR="00F53228" w:rsidRPr="001C220C" w:rsidRDefault="00F53228" w:rsidP="005751FB">
            <w:pPr>
              <w:pStyle w:val="TableNormal1"/>
              <w:keepNext w:val="0"/>
              <w:rPr>
                <w:ins w:id="18117" w:author="Dennis Brandl" w:date="2015-08-17T11:04:00Z"/>
                <w:lang w:val="en-US"/>
              </w:rPr>
            </w:pPr>
            <w:ins w:id="18118" w:author="Dennis Brandl" w:date="2015-08-17T11:04:00Z">
              <w:r w:rsidRPr="001C220C">
                <w:rPr>
                  <w:lang w:val="en-US"/>
                </w:rPr>
                <w:t>Identifies where the exchanged information fits within the role based equipment hierarchy</w:t>
              </w:r>
              <w:r>
                <w:rPr>
                  <w:lang w:val="en-US"/>
                </w:rPr>
                <w:t xml:space="preserve">. </w:t>
              </w:r>
            </w:ins>
          </w:p>
          <w:p w14:paraId="3D17A18C" w14:textId="77777777" w:rsidR="00F53228" w:rsidRDefault="00F53228" w:rsidP="005751FB">
            <w:pPr>
              <w:pStyle w:val="TableNormal1"/>
              <w:keepNext w:val="0"/>
              <w:spacing w:before="40"/>
              <w:rPr>
                <w:lang w:val="en-US"/>
              </w:rPr>
            </w:pPr>
          </w:p>
        </w:tc>
        <w:tc>
          <w:tcPr>
            <w:tcW w:w="1265" w:type="dxa"/>
          </w:tcPr>
          <w:p w14:paraId="4E9D578B" w14:textId="77777777" w:rsidR="00F53228" w:rsidRPr="001C220C" w:rsidRDefault="00F53228" w:rsidP="005751FB">
            <w:pPr>
              <w:pStyle w:val="TableNormal1"/>
              <w:keepNext w:val="0"/>
              <w:rPr>
                <w:lang w:val="en-US"/>
              </w:rPr>
            </w:pPr>
            <w:ins w:id="18119" w:author="Dennis Brandl" w:date="2015-08-17T11:04:00Z">
              <w:r w:rsidRPr="001C220C">
                <w:rPr>
                  <w:lang w:val="en-US"/>
                </w:rPr>
                <w:t>East Wing(AREA)/ Manufacturing Line #2(WORK CENTER)</w:t>
              </w:r>
            </w:ins>
          </w:p>
        </w:tc>
        <w:tc>
          <w:tcPr>
            <w:tcW w:w="1350" w:type="dxa"/>
          </w:tcPr>
          <w:p w14:paraId="0534479E" w14:textId="77777777" w:rsidR="00F53228" w:rsidRPr="001C220C" w:rsidRDefault="00F53228" w:rsidP="005751FB">
            <w:pPr>
              <w:pStyle w:val="TableNormal1"/>
              <w:keepNext w:val="0"/>
              <w:rPr>
                <w:ins w:id="18120" w:author="Dennis Brandl" w:date="2015-08-17T11:04:00Z"/>
                <w:lang w:val="en-US"/>
              </w:rPr>
            </w:pPr>
            <w:ins w:id="18121" w:author="Dennis Brandl" w:date="2015-08-17T11:04:00Z">
              <w:r w:rsidRPr="001C220C">
                <w:rPr>
                  <w:lang w:val="en-US"/>
                </w:rPr>
                <w:t>CNC Machine</w:t>
              </w:r>
            </w:ins>
          </w:p>
          <w:p w14:paraId="41AC1CE4" w14:textId="77777777" w:rsidR="00F53228" w:rsidRPr="001C220C" w:rsidRDefault="00F53228" w:rsidP="005751FB">
            <w:pPr>
              <w:pStyle w:val="TableNormal1"/>
              <w:keepNext w:val="0"/>
              <w:rPr>
                <w:lang w:val="en-US"/>
              </w:rPr>
            </w:pPr>
            <w:ins w:id="18122" w:author="Dennis Brandl" w:date="2015-08-17T11:04:00Z">
              <w:r w:rsidRPr="001C220C">
                <w:rPr>
                  <w:lang w:val="en-US"/>
                </w:rPr>
                <w:t>Asset ID 13465</w:t>
              </w:r>
            </w:ins>
          </w:p>
        </w:tc>
        <w:tc>
          <w:tcPr>
            <w:tcW w:w="1080" w:type="dxa"/>
          </w:tcPr>
          <w:p w14:paraId="02DD1BEB" w14:textId="77777777" w:rsidR="00F53228" w:rsidRPr="001C220C" w:rsidRDefault="00F53228" w:rsidP="005751FB">
            <w:pPr>
              <w:pStyle w:val="TableNormal1"/>
              <w:keepNext w:val="0"/>
              <w:rPr>
                <w:ins w:id="18123" w:author="Dennis Brandl" w:date="2015-08-17T11:04:00Z"/>
                <w:lang w:val="en-US"/>
              </w:rPr>
            </w:pPr>
            <w:ins w:id="18124" w:author="Dennis Brandl" w:date="2015-08-17T11:04:00Z">
              <w:r w:rsidRPr="001C220C">
                <w:rPr>
                  <w:lang w:val="en-US"/>
                </w:rPr>
                <w:t>Test Cell 4</w:t>
              </w:r>
            </w:ins>
          </w:p>
          <w:p w14:paraId="7784A59D" w14:textId="77777777" w:rsidR="00F53228" w:rsidRPr="001C220C" w:rsidRDefault="00F53228" w:rsidP="005751FB">
            <w:pPr>
              <w:pStyle w:val="TableNormal1"/>
              <w:keepNext w:val="0"/>
              <w:rPr>
                <w:lang w:val="en-US"/>
              </w:rPr>
            </w:pPr>
            <w:ins w:id="18125" w:author="Dennis Brandl" w:date="2015-08-17T11:04:00Z">
              <w:r w:rsidRPr="001C220C">
                <w:rPr>
                  <w:lang w:val="en-US"/>
                </w:rPr>
                <w:t>Receiving</w:t>
              </w:r>
            </w:ins>
          </w:p>
        </w:tc>
        <w:tc>
          <w:tcPr>
            <w:tcW w:w="1202" w:type="dxa"/>
          </w:tcPr>
          <w:p w14:paraId="36D26E6D" w14:textId="77777777" w:rsidR="00F53228" w:rsidRPr="001C220C" w:rsidRDefault="00F53228" w:rsidP="005751FB">
            <w:pPr>
              <w:pStyle w:val="TableNormal1"/>
              <w:keepNext w:val="0"/>
              <w:rPr>
                <w:lang w:val="en-US"/>
              </w:rPr>
            </w:pPr>
            <w:ins w:id="18126" w:author="Dennis Brandl" w:date="2015-08-17T11:04:00Z">
              <w:r w:rsidRPr="001C220C">
                <w:rPr>
                  <w:lang w:val="en-US"/>
                </w:rPr>
                <w:t>Warehouse B</w:t>
              </w:r>
            </w:ins>
          </w:p>
        </w:tc>
      </w:tr>
      <w:tr w:rsidR="00FA6852" w:rsidRPr="00A756AC" w14:paraId="0C62165A" w14:textId="77777777" w:rsidTr="00F74376">
        <w:trPr>
          <w:cantSplit/>
          <w:jc w:val="center"/>
          <w:ins w:id="18127" w:author="Charles Gifford" w:date="2016-01-11T13:07:00Z"/>
        </w:trPr>
        <w:tc>
          <w:tcPr>
            <w:tcW w:w="1269" w:type="dxa"/>
          </w:tcPr>
          <w:p w14:paraId="4D750554" w14:textId="77777777" w:rsidR="00FA6852" w:rsidRPr="00E32145" w:rsidRDefault="00FA6852" w:rsidP="00FA6852">
            <w:pPr>
              <w:pStyle w:val="TABLE-cell"/>
              <w:rPr>
                <w:ins w:id="18128" w:author="Charles Gifford" w:date="2017-03-17T22:12:00Z"/>
                <w:lang w:val="en-US"/>
              </w:rPr>
            </w:pPr>
            <w:ins w:id="18129" w:author="Charles Gifford" w:date="2017-03-17T22:12:00Z">
              <w:r>
                <w:rPr>
                  <w:lang w:val="en-US"/>
                </w:rPr>
                <w:t>Spatial definition</w:t>
              </w:r>
            </w:ins>
          </w:p>
          <w:p w14:paraId="492A988E" w14:textId="77777777" w:rsidR="00FA6852" w:rsidRPr="009042FD" w:rsidRDefault="00FA6852" w:rsidP="00FA6852">
            <w:pPr>
              <w:pStyle w:val="TableNormal1"/>
              <w:keepNext w:val="0"/>
              <w:rPr>
                <w:ins w:id="18130" w:author="Charles Gifford" w:date="2016-01-11T13:07:00Z"/>
                <w:lang w:val="en-US"/>
              </w:rPr>
            </w:pPr>
          </w:p>
        </w:tc>
        <w:tc>
          <w:tcPr>
            <w:tcW w:w="2880" w:type="dxa"/>
          </w:tcPr>
          <w:p w14:paraId="022B4C9E" w14:textId="32AD8873" w:rsidR="00FA6852" w:rsidRPr="009042FD" w:rsidRDefault="00FA6852" w:rsidP="00FA6852">
            <w:pPr>
              <w:pStyle w:val="TableNormal1"/>
              <w:keepNext w:val="0"/>
              <w:rPr>
                <w:ins w:id="18131" w:author="Charles Gifford" w:date="2016-01-11T13:07:00Z"/>
                <w:lang w:val="en-US"/>
              </w:rPr>
            </w:pPr>
            <w:ins w:id="18132" w:author="Charles Gifford" w:date="2017-03-17T22:12:00Z">
              <w:r>
                <w:rPr>
                  <w:lang w:val="en-US"/>
                </w:rPr>
                <w:t xml:space="preserve">Spatially defines the material resource(s) specified by this </w:t>
              </w:r>
              <w:r>
                <w:rPr>
                  <w:i/>
                  <w:lang w:val="en-US"/>
                </w:rPr>
                <w:t xml:space="preserve">material actual </w:t>
              </w:r>
              <w:r w:rsidRPr="00E32145">
                <w:rPr>
                  <w:lang w:val="en-US"/>
                </w:rPr>
                <w:t xml:space="preserve">as a </w:t>
              </w:r>
              <w:r w:rsidRPr="00C30F13">
                <w:rPr>
                  <w:lang w:val="en-US"/>
                </w:rPr>
                <w:t>0-dimensional point, 1-dimensional line, or 2-dimensional shape or 3-dimensional solid</w:t>
              </w:r>
              <w:r w:rsidRPr="00E32145">
                <w:rPr>
                  <w:lang w:val="en-US"/>
                </w:rPr>
                <w:t>.</w:t>
              </w:r>
            </w:ins>
          </w:p>
        </w:tc>
        <w:tc>
          <w:tcPr>
            <w:tcW w:w="1265" w:type="dxa"/>
          </w:tcPr>
          <w:p w14:paraId="5226F262" w14:textId="1995B3E3" w:rsidR="00FA6852" w:rsidRPr="009042FD" w:rsidRDefault="00FA6852" w:rsidP="00FA6852">
            <w:pPr>
              <w:pStyle w:val="TableNormal1"/>
              <w:keepNext w:val="0"/>
              <w:rPr>
                <w:ins w:id="18133" w:author="Charles Gifford" w:date="2016-01-11T13:07:00Z"/>
                <w:lang w:val="en-US"/>
              </w:rPr>
            </w:pPr>
            <w:ins w:id="18134" w:author="Charles Gifford" w:date="2017-03-17T22:12:00Z">
              <w:r w:rsidRPr="00E32145">
                <w:rPr>
                  <w:lang w:val="en-US"/>
                </w:rPr>
                <w:t>4326 / EPSG / GPX / lat="45.35" lon="24.15"</w:t>
              </w:r>
            </w:ins>
          </w:p>
        </w:tc>
        <w:tc>
          <w:tcPr>
            <w:tcW w:w="1350" w:type="dxa"/>
          </w:tcPr>
          <w:p w14:paraId="3B2D8128" w14:textId="405DEE1B" w:rsidR="00FA6852" w:rsidRPr="009042FD" w:rsidRDefault="00FA6852" w:rsidP="00FA6852">
            <w:pPr>
              <w:pStyle w:val="TableNormal1"/>
              <w:keepNext w:val="0"/>
              <w:rPr>
                <w:ins w:id="18135" w:author="Charles Gifford" w:date="2016-01-11T13:07:00Z"/>
                <w:lang w:val="en-US"/>
              </w:rPr>
            </w:pPr>
            <w:ins w:id="18136" w:author="Charles Gifford" w:date="2017-03-17T22:12:00Z">
              <w:r w:rsidRPr="00E32145">
                <w:rPr>
                  <w:lang w:val="en-US"/>
                </w:rPr>
                <w:t>5800 / EPSG / WKT / POINT ( -1000 463 )</w:t>
              </w:r>
            </w:ins>
          </w:p>
        </w:tc>
        <w:tc>
          <w:tcPr>
            <w:tcW w:w="1080" w:type="dxa"/>
          </w:tcPr>
          <w:p w14:paraId="5BC0A70F" w14:textId="357BBDB4" w:rsidR="00FA6852" w:rsidRPr="009042FD" w:rsidRDefault="00FA6852" w:rsidP="00FA6852">
            <w:pPr>
              <w:pStyle w:val="TableNormal1"/>
              <w:keepNext w:val="0"/>
              <w:rPr>
                <w:ins w:id="18137" w:author="Charles Gifford" w:date="2016-01-11T13:07:00Z"/>
                <w:lang w:val="en-US"/>
              </w:rPr>
            </w:pPr>
            <w:ins w:id="18138" w:author="Charles Gifford" w:date="2017-03-17T22:12:00Z">
              <w:r w:rsidRPr="00E32145">
                <w:rPr>
                  <w:lang w:val="en-US"/>
                </w:rPr>
                <w:t>4269 / EPSG / WKT / POINT ( 3848472 96789 )</w:t>
              </w:r>
            </w:ins>
          </w:p>
        </w:tc>
        <w:tc>
          <w:tcPr>
            <w:tcW w:w="1202" w:type="dxa"/>
          </w:tcPr>
          <w:p w14:paraId="08D5C7E3" w14:textId="6AE0E244" w:rsidR="00FA6852" w:rsidRPr="009042FD" w:rsidRDefault="00FA6852" w:rsidP="00FA6852">
            <w:pPr>
              <w:pStyle w:val="TableNormal1"/>
              <w:keepNext w:val="0"/>
              <w:rPr>
                <w:ins w:id="18139" w:author="Charles Gifford" w:date="2016-01-11T13:07:00Z"/>
                <w:lang w:val="en-US"/>
              </w:rPr>
            </w:pPr>
            <w:ins w:id="18140" w:author="Charles Gifford" w:date="2017-03-17T21:10:00Z">
              <w:r>
                <w:rPr>
                  <w:lang w:val="en-US"/>
                </w:rPr>
                <w:t xml:space="preserve"> </w:t>
              </w:r>
              <w:r w:rsidRPr="00E32145">
                <w:rPr>
                  <w:lang w:val="en-US"/>
                </w:rPr>
                <w:t xml:space="preserve"> / / WKT / POLYGON ( ( -646.99 676.18, -645.14 683.09, -646.99 676.18 ) )</w:t>
              </w:r>
            </w:ins>
          </w:p>
        </w:tc>
      </w:tr>
      <w:tr w:rsidR="00FA6852" w:rsidRPr="00A756AC" w14:paraId="1EC58289" w14:textId="77777777" w:rsidTr="00F74376">
        <w:trPr>
          <w:cantSplit/>
          <w:jc w:val="center"/>
          <w:ins w:id="18141" w:author="Charles Gifford" w:date="2017-03-17T22:11:00Z"/>
        </w:trPr>
        <w:tc>
          <w:tcPr>
            <w:tcW w:w="1269" w:type="dxa"/>
          </w:tcPr>
          <w:p w14:paraId="508D162B" w14:textId="6729691F" w:rsidR="00FA6852" w:rsidRDefault="00FA6852" w:rsidP="00FA6852">
            <w:pPr>
              <w:pStyle w:val="TableNormal1"/>
              <w:keepNext w:val="0"/>
              <w:rPr>
                <w:ins w:id="18142" w:author="Charles Gifford" w:date="2017-03-17T22:11:00Z"/>
                <w:lang w:val="en-US"/>
              </w:rPr>
            </w:pPr>
            <w:ins w:id="18143" w:author="Charles Gifford" w:date="2017-03-17T22:12:00Z">
              <w:r>
                <w:rPr>
                  <w:lang w:val="en-US"/>
                </w:rPr>
                <w:t xml:space="preserve">Storage location </w:t>
              </w:r>
            </w:ins>
          </w:p>
        </w:tc>
        <w:tc>
          <w:tcPr>
            <w:tcW w:w="2880" w:type="dxa"/>
          </w:tcPr>
          <w:p w14:paraId="4F983ED2" w14:textId="3AB2B616" w:rsidR="00FA6852" w:rsidRPr="000071CE" w:rsidRDefault="00FA6852" w:rsidP="00FA6852">
            <w:pPr>
              <w:pStyle w:val="TableNormal1"/>
              <w:keepNext w:val="0"/>
              <w:rPr>
                <w:ins w:id="18144" w:author="Charles Gifford" w:date="2017-03-17T22:11:00Z"/>
                <w:lang w:val="en-US"/>
              </w:rPr>
            </w:pPr>
            <w:ins w:id="18145" w:author="Charles Gifford" w:date="2017-03-17T22:12:00Z">
              <w:r>
                <w:rPr>
                  <w:lang w:val="en-US"/>
                </w:rPr>
                <w:t xml:space="preserve">Identifies the storage location of the material resource(s) specified by this </w:t>
              </w:r>
              <w:r>
                <w:rPr>
                  <w:i/>
                  <w:lang w:val="en-US"/>
                </w:rPr>
                <w:t>material actual</w:t>
              </w:r>
              <w:r>
                <w:rPr>
                  <w:lang w:val="en-US"/>
                </w:rPr>
                <w:t xml:space="preserve">. </w:t>
              </w:r>
              <w:r w:rsidRPr="005F45C1">
                <w:rPr>
                  <w:vertAlign w:val="superscript"/>
                  <w:lang w:val="en-US"/>
                </w:rPr>
                <w:t>1</w:t>
              </w:r>
            </w:ins>
          </w:p>
        </w:tc>
        <w:tc>
          <w:tcPr>
            <w:tcW w:w="1265" w:type="dxa"/>
          </w:tcPr>
          <w:p w14:paraId="1EAED7E8" w14:textId="75002C13" w:rsidR="00FA6852" w:rsidRDefault="00FA6852" w:rsidP="00FA6852">
            <w:pPr>
              <w:pStyle w:val="TableNormal1"/>
              <w:keepNext w:val="0"/>
              <w:rPr>
                <w:ins w:id="18146" w:author="Charles Gifford" w:date="2017-03-17T22:11:00Z"/>
                <w:lang w:val="en-US"/>
              </w:rPr>
            </w:pPr>
            <w:ins w:id="18147" w:author="Charles Gifford" w:date="2017-03-17T22:12:00Z">
              <w:r>
                <w:rPr>
                  <w:lang w:val="en-US"/>
                </w:rPr>
                <w:t>SST57</w:t>
              </w:r>
            </w:ins>
          </w:p>
        </w:tc>
        <w:tc>
          <w:tcPr>
            <w:tcW w:w="1350" w:type="dxa"/>
          </w:tcPr>
          <w:p w14:paraId="349D9C0D" w14:textId="22A7DD0D" w:rsidR="00FA6852" w:rsidRDefault="00FA6852" w:rsidP="00FA6852">
            <w:pPr>
              <w:pStyle w:val="TableNormal1"/>
              <w:keepNext w:val="0"/>
              <w:rPr>
                <w:ins w:id="18148" w:author="Charles Gifford" w:date="2017-03-17T22:11:00Z"/>
                <w:lang w:val="en-US"/>
              </w:rPr>
            </w:pPr>
            <w:ins w:id="18149" w:author="Charles Gifford" w:date="2017-03-17T22:12:00Z">
              <w:r>
                <w:rPr>
                  <w:lang w:val="en-US"/>
                </w:rPr>
                <w:t>Shed4S-8</w:t>
              </w:r>
            </w:ins>
          </w:p>
        </w:tc>
        <w:tc>
          <w:tcPr>
            <w:tcW w:w="1080" w:type="dxa"/>
          </w:tcPr>
          <w:p w14:paraId="1D785E1D" w14:textId="1CD7F0D9" w:rsidR="00FA6852" w:rsidRDefault="00FA6852" w:rsidP="00FA6852">
            <w:pPr>
              <w:pStyle w:val="TableNormal1"/>
              <w:keepNext w:val="0"/>
              <w:rPr>
                <w:ins w:id="18150" w:author="Charles Gifford" w:date="2017-03-17T22:11:00Z"/>
                <w:lang w:val="en-US"/>
              </w:rPr>
            </w:pPr>
            <w:ins w:id="18151" w:author="Charles Gifford" w:date="2017-03-17T22:12:00Z">
              <w:r>
                <w:rPr>
                  <w:lang w:val="en-US"/>
                </w:rPr>
                <w:t>3822</w:t>
              </w:r>
            </w:ins>
          </w:p>
        </w:tc>
        <w:tc>
          <w:tcPr>
            <w:tcW w:w="1202" w:type="dxa"/>
          </w:tcPr>
          <w:p w14:paraId="2DBF4BA3" w14:textId="77777777" w:rsidR="00FA6852" w:rsidRDefault="00FA6852" w:rsidP="00FA6852">
            <w:pPr>
              <w:pStyle w:val="TableNormal1"/>
              <w:keepNext w:val="0"/>
              <w:rPr>
                <w:ins w:id="18152" w:author="Charles Gifford" w:date="2017-03-17T22:11:00Z"/>
                <w:lang w:val="en-US"/>
              </w:rPr>
            </w:pPr>
          </w:p>
        </w:tc>
      </w:tr>
      <w:tr w:rsidR="00FA6852" w:rsidRPr="00A756AC" w14:paraId="51D5E7F1" w14:textId="77777777" w:rsidTr="00F74376">
        <w:trPr>
          <w:cantSplit/>
          <w:jc w:val="center"/>
          <w:ins w:id="18153" w:author="Charles Gifford" w:date="2017-03-17T22:11:00Z"/>
        </w:trPr>
        <w:tc>
          <w:tcPr>
            <w:tcW w:w="1269" w:type="dxa"/>
          </w:tcPr>
          <w:p w14:paraId="0099150F" w14:textId="233F865B" w:rsidR="00FA6852" w:rsidRDefault="00FA6852" w:rsidP="00FA6852">
            <w:pPr>
              <w:pStyle w:val="TableNormal1"/>
              <w:keepNext w:val="0"/>
              <w:rPr>
                <w:ins w:id="18154" w:author="Charles Gifford" w:date="2017-03-17T22:11:00Z"/>
                <w:lang w:val="en-US"/>
              </w:rPr>
            </w:pPr>
            <w:ins w:id="18155" w:author="Charles Gifford" w:date="2017-03-17T22:12:00Z">
              <w:r>
                <w:rPr>
                  <w:lang w:val="en-US"/>
                </w:rPr>
                <w:t>Storage location type</w:t>
              </w:r>
            </w:ins>
          </w:p>
        </w:tc>
        <w:tc>
          <w:tcPr>
            <w:tcW w:w="2880" w:type="dxa"/>
          </w:tcPr>
          <w:p w14:paraId="57121C83" w14:textId="77777777" w:rsidR="00FA6852" w:rsidRPr="00812059" w:rsidRDefault="00FA6852" w:rsidP="00FA6852">
            <w:pPr>
              <w:pStyle w:val="TableNormal1"/>
              <w:rPr>
                <w:ins w:id="18156" w:author="Charles Gifford" w:date="2017-03-17T22:12:00Z"/>
              </w:rPr>
            </w:pPr>
            <w:ins w:id="18157" w:author="Charles Gifford" w:date="2017-03-17T22:12:00Z">
              <w:r w:rsidRPr="00812059">
                <w:t>Indicates whether the storage location attribute refers to a</w:t>
              </w:r>
              <w:r>
                <w:t>n</w:t>
              </w:r>
              <w:r w:rsidRPr="00812059">
                <w:t xml:space="preserve"> </w:t>
              </w:r>
              <w:r>
                <w:rPr>
                  <w:i/>
                </w:rPr>
                <w:t>operational l</w:t>
              </w:r>
              <w:r w:rsidRPr="00812059">
                <w:rPr>
                  <w:i/>
                </w:rPr>
                <w:t>ocation</w:t>
              </w:r>
              <w:r w:rsidRPr="00812059">
                <w:t xml:space="preserve">, </w:t>
              </w:r>
              <w:r w:rsidRPr="00812059">
                <w:rPr>
                  <w:i/>
                </w:rPr>
                <w:t>equipment</w:t>
              </w:r>
              <w:r w:rsidRPr="00812059">
                <w:t xml:space="preserve"> or </w:t>
              </w:r>
              <w:r w:rsidRPr="00812059">
                <w:rPr>
                  <w:i/>
                </w:rPr>
                <w:t>physical asset</w:t>
              </w:r>
              <w:r w:rsidRPr="00812059">
                <w:t xml:space="preserve"> object, or contains a description of the storage location.</w:t>
              </w:r>
            </w:ins>
          </w:p>
          <w:p w14:paraId="6CDCA40E" w14:textId="77777777" w:rsidR="00FA6852" w:rsidRPr="00812059" w:rsidRDefault="00FA6852" w:rsidP="00FA6852">
            <w:pPr>
              <w:pStyle w:val="TableNormal1"/>
              <w:rPr>
                <w:ins w:id="18158" w:author="Charles Gifford" w:date="2017-03-17T22:12:00Z"/>
              </w:rPr>
            </w:pPr>
            <w:ins w:id="18159" w:author="Charles Gifford" w:date="2017-03-17T22:12:00Z">
              <w:r w:rsidRPr="00812059">
                <w:t>Mandatory where a storage location is specified.  Defined values are:</w:t>
              </w:r>
            </w:ins>
          </w:p>
          <w:p w14:paraId="678E9E73" w14:textId="77777777" w:rsidR="00FA6852" w:rsidRPr="00812059" w:rsidRDefault="00FA6852" w:rsidP="00FA6852">
            <w:pPr>
              <w:pStyle w:val="TableNormal1"/>
              <w:rPr>
                <w:ins w:id="18160" w:author="Charles Gifford" w:date="2017-03-17T22:12:00Z"/>
              </w:rPr>
            </w:pPr>
            <w:ins w:id="18161" w:author="Charles Gifford" w:date="2017-03-17T22:12:00Z">
              <w:r>
                <w:t xml:space="preserve">Operational </w:t>
              </w:r>
              <w:r w:rsidRPr="00812059">
                <w:t>Location – Storage location attribute references a</w:t>
              </w:r>
              <w:r>
                <w:t>n</w:t>
              </w:r>
              <w:r w:rsidRPr="00812059">
                <w:t xml:space="preserve"> </w:t>
              </w:r>
              <w:r>
                <w:rPr>
                  <w:i/>
                </w:rPr>
                <w:t xml:space="preserve">operational </w:t>
              </w:r>
              <w:r w:rsidRPr="00812059">
                <w:rPr>
                  <w:i/>
                </w:rPr>
                <w:t>location</w:t>
              </w:r>
              <w:r w:rsidRPr="00812059">
                <w:t>.</w:t>
              </w:r>
            </w:ins>
          </w:p>
          <w:p w14:paraId="65619B3C" w14:textId="77777777" w:rsidR="00FA6852" w:rsidRPr="00812059" w:rsidRDefault="00FA6852" w:rsidP="00FA6852">
            <w:pPr>
              <w:pStyle w:val="TableNormal1"/>
              <w:rPr>
                <w:ins w:id="18162" w:author="Charles Gifford" w:date="2017-03-17T22:12:00Z"/>
              </w:rPr>
            </w:pPr>
            <w:ins w:id="18163" w:author="Charles Gifford" w:date="2017-03-17T22:12:00Z">
              <w:r w:rsidRPr="00812059">
                <w:t xml:space="preserve">Equipment – Storage location attribute references an </w:t>
              </w:r>
              <w:r w:rsidRPr="00812059">
                <w:rPr>
                  <w:i/>
                </w:rPr>
                <w:t>equipment</w:t>
              </w:r>
              <w:r w:rsidRPr="00812059">
                <w:t xml:space="preserve"> object.</w:t>
              </w:r>
            </w:ins>
          </w:p>
          <w:p w14:paraId="6C8D377E" w14:textId="77777777" w:rsidR="00FA6852" w:rsidRPr="00812059" w:rsidRDefault="00FA6852" w:rsidP="00FA6852">
            <w:pPr>
              <w:pStyle w:val="TableNormal1"/>
              <w:rPr>
                <w:ins w:id="18164" w:author="Charles Gifford" w:date="2017-03-17T22:12:00Z"/>
              </w:rPr>
            </w:pPr>
            <w:ins w:id="18165" w:author="Charles Gifford" w:date="2017-03-17T22:12:00Z">
              <w:r w:rsidRPr="00812059">
                <w:t xml:space="preserve">Physical Asset – Storage location attribute references a </w:t>
              </w:r>
              <w:r w:rsidRPr="00812059">
                <w:rPr>
                  <w:i/>
                </w:rPr>
                <w:t>physical asset</w:t>
              </w:r>
              <w:r w:rsidRPr="00812059">
                <w:t>.</w:t>
              </w:r>
            </w:ins>
          </w:p>
          <w:p w14:paraId="0BC99B92" w14:textId="0096CFCB" w:rsidR="00FA6852" w:rsidRPr="000071CE" w:rsidRDefault="00FA6852" w:rsidP="00FA6852">
            <w:pPr>
              <w:pStyle w:val="TableNormal1"/>
              <w:keepNext w:val="0"/>
              <w:rPr>
                <w:ins w:id="18166" w:author="Charles Gifford" w:date="2017-03-17T22:11:00Z"/>
                <w:lang w:val="en-US"/>
              </w:rPr>
            </w:pPr>
            <w:ins w:id="18167" w:author="Charles Gifford" w:date="2017-03-17T22:12:00Z">
              <w:r w:rsidRPr="00812059">
                <w:rPr>
                  <w:lang w:val="en-US"/>
                </w:rPr>
                <w:t>Description – Storage location attribute contains a description of the storage location, such as a street address.</w:t>
              </w:r>
            </w:ins>
          </w:p>
        </w:tc>
        <w:tc>
          <w:tcPr>
            <w:tcW w:w="1265" w:type="dxa"/>
          </w:tcPr>
          <w:p w14:paraId="5061EF94" w14:textId="34AE4B54" w:rsidR="00FA6852" w:rsidRDefault="00FA6852" w:rsidP="00FA6852">
            <w:pPr>
              <w:pStyle w:val="TableNormal1"/>
              <w:keepNext w:val="0"/>
              <w:rPr>
                <w:ins w:id="18168" w:author="Charles Gifford" w:date="2017-03-17T22:11:00Z"/>
                <w:lang w:val="en-US"/>
              </w:rPr>
            </w:pPr>
            <w:ins w:id="18169" w:author="Charles Gifford" w:date="2017-03-17T22:12:00Z">
              <w:r>
                <w:rPr>
                  <w:lang w:val="en-US"/>
                </w:rPr>
                <w:t>Equipment</w:t>
              </w:r>
            </w:ins>
          </w:p>
        </w:tc>
        <w:tc>
          <w:tcPr>
            <w:tcW w:w="1350" w:type="dxa"/>
          </w:tcPr>
          <w:p w14:paraId="5830E74E" w14:textId="1D8CB248" w:rsidR="00FA6852" w:rsidRDefault="00FA6852" w:rsidP="00FA6852">
            <w:pPr>
              <w:pStyle w:val="TableNormal1"/>
              <w:keepNext w:val="0"/>
              <w:rPr>
                <w:ins w:id="18170" w:author="Charles Gifford" w:date="2017-03-17T22:11:00Z"/>
                <w:lang w:val="en-US"/>
              </w:rPr>
            </w:pPr>
            <w:ins w:id="18171" w:author="Charles Gifford" w:date="2017-03-17T22:12:00Z">
              <w:r>
                <w:rPr>
                  <w:lang w:val="en-US"/>
                </w:rPr>
                <w:t>Physical Asset</w:t>
              </w:r>
            </w:ins>
          </w:p>
        </w:tc>
        <w:tc>
          <w:tcPr>
            <w:tcW w:w="1080" w:type="dxa"/>
          </w:tcPr>
          <w:p w14:paraId="67267818" w14:textId="39A02E30" w:rsidR="00FA6852" w:rsidRDefault="00FA6852" w:rsidP="00FA6852">
            <w:pPr>
              <w:pStyle w:val="TableNormal1"/>
              <w:keepNext w:val="0"/>
              <w:rPr>
                <w:ins w:id="18172" w:author="Charles Gifford" w:date="2017-03-17T22:11:00Z"/>
                <w:lang w:val="en-US"/>
              </w:rPr>
            </w:pPr>
            <w:ins w:id="18173" w:author="Charles Gifford" w:date="2017-03-17T22:12:00Z">
              <w:r>
                <w:rPr>
                  <w:lang w:val="en-US"/>
                </w:rPr>
                <w:t>Operational Location</w:t>
              </w:r>
            </w:ins>
          </w:p>
        </w:tc>
        <w:tc>
          <w:tcPr>
            <w:tcW w:w="1202" w:type="dxa"/>
          </w:tcPr>
          <w:p w14:paraId="49DA2BFA" w14:textId="77777777" w:rsidR="00FA6852" w:rsidRDefault="00FA6852" w:rsidP="00FA6852">
            <w:pPr>
              <w:pStyle w:val="TableNormal1"/>
              <w:keepNext w:val="0"/>
              <w:rPr>
                <w:ins w:id="18174" w:author="Charles Gifford" w:date="2017-03-17T22:11:00Z"/>
                <w:lang w:val="en-US"/>
              </w:rPr>
            </w:pPr>
          </w:p>
        </w:tc>
      </w:tr>
      <w:tr w:rsidR="00BA6779" w:rsidRPr="001C220C" w14:paraId="43D3882F" w14:textId="77777777" w:rsidTr="00591662">
        <w:trPr>
          <w:cantSplit/>
          <w:jc w:val="center"/>
        </w:trPr>
        <w:tc>
          <w:tcPr>
            <w:tcW w:w="1269" w:type="dxa"/>
          </w:tcPr>
          <w:p w14:paraId="2A0027BB" w14:textId="77777777" w:rsidR="00BA6779" w:rsidRPr="001C220C" w:rsidRDefault="00BA6779" w:rsidP="00BA6779">
            <w:pPr>
              <w:pStyle w:val="TableNormal1"/>
              <w:keepNext w:val="0"/>
              <w:rPr>
                <w:lang w:val="en-US"/>
              </w:rPr>
            </w:pPr>
            <w:r w:rsidRPr="001C220C">
              <w:rPr>
                <w:lang w:val="en-US"/>
              </w:rPr>
              <w:t xml:space="preserve">Material </w:t>
            </w:r>
            <w:r>
              <w:rPr>
                <w:lang w:val="en-US"/>
              </w:rPr>
              <w:t>u</w:t>
            </w:r>
            <w:r w:rsidRPr="001C220C">
              <w:rPr>
                <w:lang w:val="en-US"/>
              </w:rPr>
              <w:t>se</w:t>
            </w:r>
          </w:p>
        </w:tc>
        <w:tc>
          <w:tcPr>
            <w:tcW w:w="2880" w:type="dxa"/>
          </w:tcPr>
          <w:p w14:paraId="6300EAC7" w14:textId="48EAF7BD" w:rsidR="00BA6779" w:rsidRDefault="00BA6779" w:rsidP="00BA6779">
            <w:pPr>
              <w:pStyle w:val="TableNormal1"/>
              <w:keepNext w:val="0"/>
              <w:rPr>
                <w:ins w:id="18175" w:author="Charles Gifford" w:date="2016-01-16T13:24:00Z"/>
                <w:lang w:val="en-US"/>
              </w:rPr>
            </w:pPr>
            <w:ins w:id="18176" w:author="Charles Gifford" w:date="2015-12-22T15:03:00Z">
              <w:r>
                <w:rPr>
                  <w:lang w:val="en-US"/>
                </w:rPr>
                <w:t>Defines the material use</w:t>
              </w:r>
            </w:ins>
            <w:ins w:id="18177" w:author="Charles Gifford" w:date="2015-12-22T15:15:00Z">
              <w:r>
                <w:rPr>
                  <w:lang w:val="en-US"/>
                </w:rPr>
                <w:t>.</w:t>
              </w:r>
            </w:ins>
          </w:p>
          <w:p w14:paraId="353BB6D3" w14:textId="77777777" w:rsidR="00BA6779" w:rsidRDefault="00BA6779" w:rsidP="00BA6779">
            <w:pPr>
              <w:pStyle w:val="TableNormal1"/>
              <w:keepNext w:val="0"/>
              <w:rPr>
                <w:lang w:val="en-US"/>
              </w:rPr>
            </w:pPr>
            <w:r w:rsidRPr="001C220C">
              <w:rPr>
                <w:lang w:val="en-US"/>
              </w:rPr>
              <w:t xml:space="preserve">Defined values for production operations are: </w:t>
            </w:r>
          </w:p>
          <w:p w14:paraId="4EE19105" w14:textId="77777777" w:rsidR="00BA6779" w:rsidRPr="001C220C" w:rsidRDefault="00BA6779" w:rsidP="00BA6779">
            <w:pPr>
              <w:pStyle w:val="TableNormal1"/>
              <w:keepNext w:val="0"/>
              <w:rPr>
                <w:lang w:val="en-US"/>
              </w:rPr>
            </w:pPr>
            <w:r w:rsidRPr="001C220C">
              <w:rPr>
                <w:lang w:val="en-US"/>
              </w:rPr>
              <w:t xml:space="preserve">Consumable, </w:t>
            </w:r>
            <w:r>
              <w:rPr>
                <w:lang w:val="en-US"/>
              </w:rPr>
              <w:t>c</w:t>
            </w:r>
            <w:r w:rsidRPr="001C220C">
              <w:rPr>
                <w:lang w:val="en-US"/>
              </w:rPr>
              <w:t xml:space="preserve">onsumed, </w:t>
            </w:r>
            <w:r>
              <w:rPr>
                <w:lang w:val="en-US"/>
              </w:rPr>
              <w:t>p</w:t>
            </w:r>
            <w:r w:rsidRPr="001C220C">
              <w:rPr>
                <w:lang w:val="en-US"/>
              </w:rPr>
              <w:t>roduced</w:t>
            </w:r>
            <w:r>
              <w:rPr>
                <w:lang w:val="en-US"/>
              </w:rPr>
              <w:t>, b</w:t>
            </w:r>
            <w:ins w:id="18178" w:author="Dennis Brandl" w:date="2015-09-05T16:33:00Z">
              <w:r>
                <w:rPr>
                  <w:lang w:val="en-US"/>
                </w:rPr>
                <w:t xml:space="preserve">y-product produced, </w:t>
              </w:r>
            </w:ins>
            <w:r>
              <w:rPr>
                <w:lang w:val="en-US"/>
              </w:rPr>
              <w:t>c</w:t>
            </w:r>
            <w:ins w:id="18179" w:author="Dennis Brandl" w:date="2015-09-05T16:33:00Z">
              <w:r>
                <w:rPr>
                  <w:lang w:val="en-US"/>
                </w:rPr>
                <w:t>o-product produced</w:t>
              </w:r>
            </w:ins>
            <w:ins w:id="18180" w:author="Charles Gifford" w:date="2015-12-22T15:04:00Z">
              <w:r>
                <w:rPr>
                  <w:lang w:val="en-US"/>
                </w:rPr>
                <w:t>, yield produced.</w:t>
              </w:r>
            </w:ins>
          </w:p>
          <w:p w14:paraId="3E855AE3" w14:textId="77777777" w:rsidR="00BA6779" w:rsidRDefault="00BA6779" w:rsidP="00BA6779">
            <w:pPr>
              <w:pStyle w:val="TableNormal1"/>
              <w:keepNext w:val="0"/>
              <w:rPr>
                <w:lang w:val="en-US"/>
              </w:rPr>
            </w:pPr>
            <w:r w:rsidRPr="001C220C">
              <w:rPr>
                <w:lang w:val="en-US"/>
              </w:rPr>
              <w:t xml:space="preserve">Defined values for maintenance operations are: </w:t>
            </w:r>
          </w:p>
          <w:p w14:paraId="1CFC89CA" w14:textId="77777777" w:rsidR="00BA6779" w:rsidRPr="001C220C" w:rsidRDefault="00BA6779" w:rsidP="00BA6779">
            <w:pPr>
              <w:pStyle w:val="TableNormal1"/>
              <w:keepNext w:val="0"/>
              <w:rPr>
                <w:lang w:val="en-US"/>
              </w:rPr>
            </w:pPr>
            <w:r w:rsidRPr="001C220C">
              <w:rPr>
                <w:lang w:val="en-US"/>
              </w:rPr>
              <w:t xml:space="preserve">Consumable, </w:t>
            </w:r>
            <w:r>
              <w:rPr>
                <w:lang w:val="en-US"/>
              </w:rPr>
              <w:t>r</w:t>
            </w:r>
            <w:r w:rsidRPr="001C220C">
              <w:rPr>
                <w:lang w:val="en-US"/>
              </w:rPr>
              <w:t xml:space="preserve">eplaced </w:t>
            </w:r>
            <w:r>
              <w:rPr>
                <w:lang w:val="en-US"/>
              </w:rPr>
              <w:t>a</w:t>
            </w:r>
            <w:r w:rsidRPr="001C220C">
              <w:rPr>
                <w:lang w:val="en-US"/>
              </w:rPr>
              <w:t xml:space="preserve">sset, </w:t>
            </w:r>
            <w:r>
              <w:rPr>
                <w:lang w:val="en-US"/>
              </w:rPr>
              <w:t>r</w:t>
            </w:r>
            <w:r w:rsidRPr="001C220C">
              <w:rPr>
                <w:lang w:val="en-US"/>
              </w:rPr>
              <w:t xml:space="preserve">eplacement </w:t>
            </w:r>
            <w:r>
              <w:rPr>
                <w:lang w:val="en-US"/>
              </w:rPr>
              <w:t>a</w:t>
            </w:r>
            <w:r w:rsidRPr="001C220C">
              <w:rPr>
                <w:lang w:val="en-US"/>
              </w:rPr>
              <w:t>sset</w:t>
            </w:r>
          </w:p>
          <w:p w14:paraId="1F3EBD43" w14:textId="77777777" w:rsidR="00BA6779" w:rsidRDefault="00BA6779" w:rsidP="00BA6779">
            <w:pPr>
              <w:pStyle w:val="TableNormal1"/>
              <w:keepNext w:val="0"/>
              <w:rPr>
                <w:lang w:val="en-US"/>
              </w:rPr>
            </w:pPr>
            <w:r w:rsidRPr="001C220C">
              <w:rPr>
                <w:lang w:val="en-US"/>
              </w:rPr>
              <w:t xml:space="preserve">Defined values for quality operations are: </w:t>
            </w:r>
          </w:p>
          <w:p w14:paraId="44EF73A1" w14:textId="77777777" w:rsidR="00BA6779" w:rsidRPr="001C220C" w:rsidRDefault="00BA6779" w:rsidP="00BA6779">
            <w:pPr>
              <w:pStyle w:val="TableNormal1"/>
              <w:keepNext w:val="0"/>
              <w:rPr>
                <w:lang w:val="en-US"/>
              </w:rPr>
            </w:pPr>
            <w:r w:rsidRPr="001C220C">
              <w:rPr>
                <w:lang w:val="en-US"/>
              </w:rPr>
              <w:t xml:space="preserve">Consumable, </w:t>
            </w:r>
            <w:r>
              <w:rPr>
                <w:lang w:val="en-US"/>
              </w:rPr>
              <w:t>s</w:t>
            </w:r>
            <w:r w:rsidRPr="001C220C">
              <w:rPr>
                <w:lang w:val="en-US"/>
              </w:rPr>
              <w:t xml:space="preserve">ample, </w:t>
            </w:r>
            <w:r>
              <w:rPr>
                <w:lang w:val="en-US"/>
              </w:rPr>
              <w:t>r</w:t>
            </w:r>
            <w:r w:rsidRPr="001C220C">
              <w:rPr>
                <w:lang w:val="en-US"/>
              </w:rPr>
              <w:t xml:space="preserve">eturned </w:t>
            </w:r>
            <w:r>
              <w:rPr>
                <w:lang w:val="en-US"/>
              </w:rPr>
              <w:t>s</w:t>
            </w:r>
            <w:r w:rsidRPr="001C220C">
              <w:rPr>
                <w:lang w:val="en-US"/>
              </w:rPr>
              <w:t>ample</w:t>
            </w:r>
          </w:p>
          <w:p w14:paraId="3133BB7C" w14:textId="77777777" w:rsidR="00BA6779" w:rsidRDefault="00BA6779" w:rsidP="00BA6779">
            <w:pPr>
              <w:pStyle w:val="TableNormal1"/>
              <w:keepNext w:val="0"/>
              <w:rPr>
                <w:lang w:val="en-US"/>
              </w:rPr>
            </w:pPr>
            <w:r w:rsidRPr="001C220C">
              <w:rPr>
                <w:lang w:val="en-US"/>
              </w:rPr>
              <w:t xml:space="preserve">Defined values for inventory operations are: </w:t>
            </w:r>
          </w:p>
          <w:p w14:paraId="28AC4F47" w14:textId="77777777" w:rsidR="00BA6779" w:rsidRPr="001C220C" w:rsidRDefault="00BA6779" w:rsidP="00BA6779">
            <w:pPr>
              <w:pStyle w:val="TableNormal1"/>
              <w:keepNext w:val="0"/>
              <w:rPr>
                <w:lang w:val="en-US"/>
              </w:rPr>
            </w:pPr>
            <w:r w:rsidRPr="001C220C">
              <w:rPr>
                <w:lang w:val="en-US"/>
              </w:rPr>
              <w:t xml:space="preserve">Consumable, </w:t>
            </w:r>
            <w:r>
              <w:rPr>
                <w:lang w:val="en-US"/>
              </w:rPr>
              <w:t>c</w:t>
            </w:r>
            <w:r w:rsidRPr="001C220C">
              <w:rPr>
                <w:lang w:val="en-US"/>
              </w:rPr>
              <w:t xml:space="preserve">arrier, </w:t>
            </w:r>
            <w:r>
              <w:rPr>
                <w:lang w:val="en-US"/>
              </w:rPr>
              <w:t>r</w:t>
            </w:r>
            <w:r w:rsidRPr="001C220C">
              <w:rPr>
                <w:lang w:val="en-US"/>
              </w:rPr>
              <w:t xml:space="preserve">eturned </w:t>
            </w:r>
            <w:r>
              <w:rPr>
                <w:lang w:val="en-US"/>
              </w:rPr>
              <w:t>c</w:t>
            </w:r>
            <w:r w:rsidRPr="001C220C">
              <w:rPr>
                <w:lang w:val="en-US"/>
              </w:rPr>
              <w:t>arrier</w:t>
            </w:r>
            <w:ins w:id="18181" w:author="Charles Gifford" w:date="2015-12-22T14:22:00Z">
              <w:r>
                <w:rPr>
                  <w:lang w:val="en-US"/>
                </w:rPr>
                <w:t xml:space="preserve">, </w:t>
              </w:r>
            </w:ins>
            <w:ins w:id="18182" w:author="Charles Gifford" w:date="2015-12-22T15:05:00Z">
              <w:r>
                <w:rPr>
                  <w:lang w:val="en-US"/>
                </w:rPr>
                <w:t>inventoried.</w:t>
              </w:r>
            </w:ins>
          </w:p>
        </w:tc>
        <w:tc>
          <w:tcPr>
            <w:tcW w:w="1265" w:type="dxa"/>
          </w:tcPr>
          <w:p w14:paraId="756A185A" w14:textId="77777777" w:rsidR="00BA6779" w:rsidRPr="001C220C" w:rsidRDefault="00BA6779" w:rsidP="00BA6779">
            <w:pPr>
              <w:pStyle w:val="TableNormal1"/>
              <w:keepNext w:val="0"/>
              <w:rPr>
                <w:lang w:val="en-US"/>
              </w:rPr>
            </w:pPr>
            <w:r w:rsidRPr="001C220C">
              <w:rPr>
                <w:lang w:val="en-US"/>
              </w:rPr>
              <w:t>Produced</w:t>
            </w:r>
          </w:p>
        </w:tc>
        <w:tc>
          <w:tcPr>
            <w:tcW w:w="1350" w:type="dxa"/>
          </w:tcPr>
          <w:p w14:paraId="0235326E" w14:textId="77777777" w:rsidR="00BA6779" w:rsidRPr="001C220C" w:rsidRDefault="00BA6779" w:rsidP="00BA6779">
            <w:pPr>
              <w:pStyle w:val="TableNormal1"/>
              <w:keepNext w:val="0"/>
              <w:rPr>
                <w:lang w:val="en-US"/>
              </w:rPr>
            </w:pPr>
            <w:r w:rsidRPr="001C220C">
              <w:rPr>
                <w:lang w:val="en-US"/>
              </w:rPr>
              <w:t>Consumed</w:t>
            </w:r>
          </w:p>
        </w:tc>
        <w:tc>
          <w:tcPr>
            <w:tcW w:w="1080" w:type="dxa"/>
          </w:tcPr>
          <w:p w14:paraId="4DDC51A5" w14:textId="77777777" w:rsidR="00BA6779" w:rsidRPr="001C220C" w:rsidRDefault="00BA6779" w:rsidP="00BA6779">
            <w:pPr>
              <w:pStyle w:val="TableNormal1"/>
              <w:keepNext w:val="0"/>
              <w:rPr>
                <w:lang w:val="en-US"/>
              </w:rPr>
            </w:pPr>
            <w:r>
              <w:rPr>
                <w:lang w:val="en-US"/>
              </w:rPr>
              <w:t>(not applicable)</w:t>
            </w:r>
          </w:p>
        </w:tc>
        <w:tc>
          <w:tcPr>
            <w:tcW w:w="1202" w:type="dxa"/>
          </w:tcPr>
          <w:p w14:paraId="1834FCD0" w14:textId="77777777" w:rsidR="00BA6779" w:rsidRPr="001C220C" w:rsidRDefault="00BA6779" w:rsidP="00BA6779">
            <w:pPr>
              <w:pStyle w:val="TableNormal1"/>
              <w:keepNext w:val="0"/>
              <w:rPr>
                <w:lang w:val="en-US"/>
              </w:rPr>
            </w:pPr>
            <w:r w:rsidRPr="001C220C">
              <w:rPr>
                <w:lang w:val="en-US"/>
              </w:rPr>
              <w:t>Consumed</w:t>
            </w:r>
          </w:p>
        </w:tc>
      </w:tr>
      <w:tr w:rsidR="00BA6779" w:rsidRPr="001C220C" w:rsidDel="00FA6852" w14:paraId="5624AE2F" w14:textId="5761A7CB" w:rsidTr="00591662">
        <w:trPr>
          <w:cantSplit/>
          <w:jc w:val="center"/>
          <w:del w:id="18183" w:author="Charles Gifford" w:date="2017-03-17T22:13:00Z"/>
        </w:trPr>
        <w:tc>
          <w:tcPr>
            <w:tcW w:w="1269" w:type="dxa"/>
          </w:tcPr>
          <w:p w14:paraId="251C5E00" w14:textId="4F2517DD" w:rsidR="00BA6779" w:rsidRPr="001C220C" w:rsidDel="00FA6852" w:rsidRDefault="00BA6779" w:rsidP="00BA6779">
            <w:pPr>
              <w:pStyle w:val="TableNormal1"/>
              <w:keepNext w:val="0"/>
              <w:rPr>
                <w:del w:id="18184" w:author="Charles Gifford" w:date="2017-03-17T22:13:00Z"/>
                <w:lang w:val="en-US"/>
              </w:rPr>
            </w:pPr>
            <w:del w:id="18185" w:author="Charles Gifford" w:date="2017-03-17T22:13:00Z">
              <w:r w:rsidDel="00FA6852">
                <w:rPr>
                  <w:lang w:val="en-US"/>
                </w:rPr>
                <w:delText>Storage l</w:delText>
              </w:r>
              <w:r w:rsidRPr="001C220C" w:rsidDel="00FA6852">
                <w:rPr>
                  <w:lang w:val="en-US"/>
                </w:rPr>
                <w:delText>ocation</w:delText>
              </w:r>
            </w:del>
          </w:p>
        </w:tc>
        <w:tc>
          <w:tcPr>
            <w:tcW w:w="2880" w:type="dxa"/>
          </w:tcPr>
          <w:p w14:paraId="4C4EE131" w14:textId="5D114C14" w:rsidR="00BA6779" w:rsidRPr="001C220C" w:rsidDel="00FA6852" w:rsidRDefault="00BA6779" w:rsidP="00BA6779">
            <w:pPr>
              <w:pStyle w:val="TableNormal1"/>
              <w:keepNext w:val="0"/>
              <w:rPr>
                <w:del w:id="18186" w:author="Charles Gifford" w:date="2017-03-17T22:13:00Z"/>
                <w:lang w:val="en-US"/>
              </w:rPr>
            </w:pPr>
            <w:del w:id="18187" w:author="Charles Gifford" w:date="2017-03-17T22:13:00Z">
              <w:r w:rsidRPr="001C220C" w:rsidDel="00FA6852">
                <w:rPr>
                  <w:lang w:val="en-US"/>
                </w:rPr>
                <w:delText>Identifies the actual location of the produced material, if applicable.</w:delText>
              </w:r>
            </w:del>
          </w:p>
        </w:tc>
        <w:tc>
          <w:tcPr>
            <w:tcW w:w="1265" w:type="dxa"/>
          </w:tcPr>
          <w:p w14:paraId="092201AD" w14:textId="7BA09073" w:rsidR="00BA6779" w:rsidRPr="001C220C" w:rsidDel="00FA6852" w:rsidRDefault="00BA6779" w:rsidP="00BA6779">
            <w:pPr>
              <w:pStyle w:val="TableNormal1"/>
              <w:keepNext w:val="0"/>
              <w:rPr>
                <w:del w:id="18188" w:author="Charles Gifford" w:date="2017-03-17T22:13:00Z"/>
                <w:lang w:val="en-US"/>
              </w:rPr>
            </w:pPr>
            <w:del w:id="18189" w:author="Charles Gifford" w:date="2017-03-17T22:13:00Z">
              <w:r w:rsidRPr="001C220C" w:rsidDel="00FA6852">
                <w:rPr>
                  <w:lang w:val="en-US"/>
                </w:rPr>
                <w:delText>Finished Goods Inventory</w:delText>
              </w:r>
            </w:del>
          </w:p>
        </w:tc>
        <w:tc>
          <w:tcPr>
            <w:tcW w:w="1350" w:type="dxa"/>
          </w:tcPr>
          <w:p w14:paraId="78A6FA66" w14:textId="59D28F46" w:rsidR="00BA6779" w:rsidRPr="001C220C" w:rsidDel="00FA6852" w:rsidRDefault="00BA6779" w:rsidP="00BA6779">
            <w:pPr>
              <w:pStyle w:val="TableNormal1"/>
              <w:keepNext w:val="0"/>
              <w:rPr>
                <w:del w:id="18190" w:author="Charles Gifford" w:date="2017-03-17T22:13:00Z"/>
                <w:lang w:val="en-US"/>
              </w:rPr>
            </w:pPr>
            <w:del w:id="18191" w:author="Charles Gifford" w:date="2017-03-17T22:13:00Z">
              <w:r w:rsidRPr="001C220C" w:rsidDel="00FA6852">
                <w:rPr>
                  <w:lang w:val="en-US"/>
                </w:rPr>
                <w:delText>Rack 11</w:delText>
              </w:r>
            </w:del>
          </w:p>
        </w:tc>
        <w:tc>
          <w:tcPr>
            <w:tcW w:w="1080" w:type="dxa"/>
          </w:tcPr>
          <w:p w14:paraId="38E10FDE" w14:textId="18DED703" w:rsidR="00BA6779" w:rsidRPr="001C220C" w:rsidDel="00FA6852" w:rsidRDefault="00BA6779" w:rsidP="00BA6779">
            <w:pPr>
              <w:pStyle w:val="TableNormal1"/>
              <w:keepNext w:val="0"/>
              <w:rPr>
                <w:del w:id="18192" w:author="Charles Gifford" w:date="2017-03-17T22:13:00Z"/>
                <w:lang w:val="en-US"/>
              </w:rPr>
            </w:pPr>
            <w:del w:id="18193" w:author="Charles Gifford" w:date="2017-03-17T22:13:00Z">
              <w:r w:rsidDel="00FA6852">
                <w:rPr>
                  <w:lang w:val="en-US"/>
                </w:rPr>
                <w:delText>(not applicable)</w:delText>
              </w:r>
            </w:del>
          </w:p>
        </w:tc>
        <w:tc>
          <w:tcPr>
            <w:tcW w:w="1202" w:type="dxa"/>
          </w:tcPr>
          <w:p w14:paraId="2D2A9862" w14:textId="37EB4277" w:rsidR="00BA6779" w:rsidRPr="001C220C" w:rsidDel="00FA6852" w:rsidRDefault="00BA6779" w:rsidP="00BA6779">
            <w:pPr>
              <w:pStyle w:val="TableNormal1"/>
              <w:keepNext w:val="0"/>
              <w:rPr>
                <w:del w:id="18194" w:author="Charles Gifford" w:date="2017-03-17T22:13:00Z"/>
                <w:lang w:val="en-US"/>
              </w:rPr>
            </w:pPr>
            <w:del w:id="18195" w:author="Charles Gifford" w:date="2017-03-17T22:13:00Z">
              <w:r w:rsidRPr="001C220C" w:rsidDel="00FA6852">
                <w:rPr>
                  <w:lang w:val="en-US"/>
                </w:rPr>
                <w:delText>Warehouse B, Bin 42</w:delText>
              </w:r>
            </w:del>
          </w:p>
        </w:tc>
      </w:tr>
      <w:tr w:rsidR="00BA6779" w:rsidRPr="001C220C" w14:paraId="3CB5A1A4" w14:textId="77777777" w:rsidTr="00591662">
        <w:trPr>
          <w:cantSplit/>
          <w:jc w:val="center"/>
        </w:trPr>
        <w:tc>
          <w:tcPr>
            <w:tcW w:w="1269" w:type="dxa"/>
          </w:tcPr>
          <w:p w14:paraId="583B1EF5" w14:textId="77777777" w:rsidR="00BA6779" w:rsidRPr="001C220C" w:rsidRDefault="00BA6779" w:rsidP="00BA6779">
            <w:pPr>
              <w:pStyle w:val="TableNormal1"/>
              <w:keepNext w:val="0"/>
              <w:rPr>
                <w:lang w:val="en-US"/>
              </w:rPr>
            </w:pPr>
            <w:r w:rsidRPr="001C220C">
              <w:rPr>
                <w:lang w:val="en-US"/>
              </w:rPr>
              <w:t>Quantity</w:t>
            </w:r>
          </w:p>
        </w:tc>
        <w:tc>
          <w:tcPr>
            <w:tcW w:w="2880" w:type="dxa"/>
          </w:tcPr>
          <w:p w14:paraId="6F1F8DB2" w14:textId="77777777" w:rsidR="00BA6779" w:rsidRPr="001C220C" w:rsidRDefault="00BA6779" w:rsidP="00BA6779">
            <w:pPr>
              <w:pStyle w:val="TableNormal1"/>
              <w:keepNext w:val="0"/>
              <w:rPr>
                <w:lang w:val="en-US"/>
              </w:rPr>
            </w:pPr>
            <w:r w:rsidRPr="001C220C">
              <w:rPr>
                <w:lang w:val="en-US"/>
              </w:rPr>
              <w:t>Specifies the amount of material produced by the parent segment</w:t>
            </w:r>
            <w:r>
              <w:rPr>
                <w:lang w:val="en-US"/>
              </w:rPr>
              <w:t xml:space="preserve">. </w:t>
            </w:r>
            <w:r w:rsidRPr="001C220C">
              <w:rPr>
                <w:lang w:val="en-US"/>
              </w:rPr>
              <w:t xml:space="preserve">Applies to each member of the </w:t>
            </w:r>
            <w:r w:rsidRPr="001C220C">
              <w:rPr>
                <w:i/>
                <w:lang w:val="en-US"/>
              </w:rPr>
              <w:t>material lot</w:t>
            </w:r>
            <w:r w:rsidRPr="001C220C">
              <w:rPr>
                <w:lang w:val="en-US"/>
              </w:rPr>
              <w:t xml:space="preserve">, </w:t>
            </w:r>
            <w:r w:rsidRPr="001C220C">
              <w:rPr>
                <w:i/>
                <w:lang w:val="en-US"/>
              </w:rPr>
              <w:t>materials definition</w:t>
            </w:r>
            <w:r w:rsidRPr="001C220C">
              <w:rPr>
                <w:lang w:val="en-US"/>
              </w:rPr>
              <w:t xml:space="preserve">, or </w:t>
            </w:r>
            <w:r w:rsidRPr="001C220C">
              <w:rPr>
                <w:i/>
                <w:lang w:val="en-US"/>
              </w:rPr>
              <w:t>material class</w:t>
            </w:r>
            <w:r w:rsidRPr="001C220C">
              <w:rPr>
                <w:lang w:val="en-US"/>
              </w:rPr>
              <w:t xml:space="preserve"> sets. </w:t>
            </w:r>
          </w:p>
        </w:tc>
        <w:tc>
          <w:tcPr>
            <w:tcW w:w="1265" w:type="dxa"/>
          </w:tcPr>
          <w:p w14:paraId="288BC6B3" w14:textId="77777777" w:rsidR="00BA6779" w:rsidRPr="001C220C" w:rsidRDefault="00BA6779" w:rsidP="00BA6779">
            <w:pPr>
              <w:pStyle w:val="TableNormal1"/>
              <w:keepNext w:val="0"/>
              <w:rPr>
                <w:lang w:val="en-US"/>
              </w:rPr>
            </w:pPr>
            <w:r w:rsidRPr="001C220C">
              <w:rPr>
                <w:lang w:val="en-US"/>
              </w:rPr>
              <w:t>1</w:t>
            </w:r>
            <w:r>
              <w:rPr>
                <w:lang w:val="en-US"/>
              </w:rPr>
              <w:t xml:space="preserve"> </w:t>
            </w:r>
            <w:r w:rsidRPr="001C220C">
              <w:rPr>
                <w:lang w:val="en-US"/>
              </w:rPr>
              <w:t>498</w:t>
            </w:r>
          </w:p>
        </w:tc>
        <w:tc>
          <w:tcPr>
            <w:tcW w:w="1350" w:type="dxa"/>
          </w:tcPr>
          <w:p w14:paraId="15527D33" w14:textId="77777777" w:rsidR="00BA6779" w:rsidRPr="001C220C" w:rsidRDefault="00BA6779" w:rsidP="00BA6779">
            <w:pPr>
              <w:pStyle w:val="TableNormal1"/>
              <w:keepNext w:val="0"/>
              <w:rPr>
                <w:lang w:val="en-US"/>
              </w:rPr>
            </w:pPr>
            <w:r w:rsidRPr="001C220C">
              <w:rPr>
                <w:lang w:val="en-US"/>
              </w:rPr>
              <w:t>2</w:t>
            </w:r>
          </w:p>
        </w:tc>
        <w:tc>
          <w:tcPr>
            <w:tcW w:w="1080" w:type="dxa"/>
          </w:tcPr>
          <w:p w14:paraId="1899BB89" w14:textId="77777777" w:rsidR="00BA6779" w:rsidRPr="001C220C" w:rsidRDefault="00BA6779" w:rsidP="00BA6779">
            <w:pPr>
              <w:pStyle w:val="TableNormal1"/>
              <w:keepNext w:val="0"/>
              <w:rPr>
                <w:lang w:val="en-US"/>
              </w:rPr>
            </w:pPr>
            <w:r>
              <w:rPr>
                <w:lang w:val="en-US"/>
              </w:rPr>
              <w:t>(not applicable)</w:t>
            </w:r>
          </w:p>
        </w:tc>
        <w:tc>
          <w:tcPr>
            <w:tcW w:w="1202" w:type="dxa"/>
          </w:tcPr>
          <w:p w14:paraId="5CBC3E79" w14:textId="77777777" w:rsidR="00BA6779" w:rsidRPr="001C220C" w:rsidRDefault="00BA6779" w:rsidP="00BA6779">
            <w:pPr>
              <w:pStyle w:val="TableNormal1"/>
              <w:keepNext w:val="0"/>
              <w:rPr>
                <w:lang w:val="en-US"/>
              </w:rPr>
            </w:pPr>
            <w:r w:rsidRPr="001C220C">
              <w:rPr>
                <w:lang w:val="en-US"/>
              </w:rPr>
              <w:t>4</w:t>
            </w:r>
          </w:p>
        </w:tc>
      </w:tr>
      <w:tr w:rsidR="00BA6779" w:rsidRPr="001C220C" w14:paraId="06EABB55" w14:textId="77777777" w:rsidTr="00591662">
        <w:trPr>
          <w:cantSplit/>
          <w:jc w:val="center"/>
        </w:trPr>
        <w:tc>
          <w:tcPr>
            <w:tcW w:w="1269" w:type="dxa"/>
          </w:tcPr>
          <w:p w14:paraId="1F06E9D2" w14:textId="77777777" w:rsidR="00BA6779" w:rsidRPr="001C220C" w:rsidRDefault="00BA6779" w:rsidP="00BA6779">
            <w:pPr>
              <w:pStyle w:val="TableNormal1"/>
              <w:keepNext w:val="0"/>
              <w:rPr>
                <w:lang w:val="en-US"/>
              </w:rPr>
            </w:pPr>
            <w:r w:rsidRPr="001C220C">
              <w:rPr>
                <w:lang w:val="en-US"/>
              </w:rPr>
              <w:t xml:space="preserve">Quantity </w:t>
            </w:r>
            <w:r>
              <w:rPr>
                <w:lang w:val="en-US"/>
              </w:rPr>
              <w:t>u</w:t>
            </w:r>
            <w:r w:rsidRPr="001C220C">
              <w:rPr>
                <w:lang w:val="en-US"/>
              </w:rPr>
              <w:t xml:space="preserve">nit of </w:t>
            </w:r>
            <w:r>
              <w:rPr>
                <w:lang w:val="en-US"/>
              </w:rPr>
              <w:t>m</w:t>
            </w:r>
            <w:r w:rsidRPr="001C220C">
              <w:rPr>
                <w:lang w:val="en-US"/>
              </w:rPr>
              <w:t>easure</w:t>
            </w:r>
          </w:p>
        </w:tc>
        <w:tc>
          <w:tcPr>
            <w:tcW w:w="2880" w:type="dxa"/>
          </w:tcPr>
          <w:p w14:paraId="6744DD93" w14:textId="77777777" w:rsidR="00BA6779" w:rsidRPr="001C220C" w:rsidRDefault="00BA6779" w:rsidP="00BA6779">
            <w:pPr>
              <w:pStyle w:val="TableNormal1"/>
              <w:keepNext w:val="0"/>
              <w:rPr>
                <w:lang w:val="en-US"/>
              </w:rPr>
            </w:pPr>
            <w:r w:rsidRPr="001C220C">
              <w:rPr>
                <w:lang w:val="en-US"/>
              </w:rPr>
              <w:t>Identifies the unit of measure of the quantity, if applicable.</w:t>
            </w:r>
          </w:p>
        </w:tc>
        <w:tc>
          <w:tcPr>
            <w:tcW w:w="1265" w:type="dxa"/>
          </w:tcPr>
          <w:p w14:paraId="57F54AC2" w14:textId="77777777" w:rsidR="00BA6779" w:rsidRPr="001C220C" w:rsidRDefault="00BA6779" w:rsidP="00BA6779">
            <w:pPr>
              <w:pStyle w:val="TableNormal1"/>
              <w:keepNext w:val="0"/>
              <w:rPr>
                <w:lang w:val="en-US"/>
              </w:rPr>
            </w:pPr>
            <w:r w:rsidRPr="001C220C">
              <w:rPr>
                <w:lang w:val="en-US"/>
              </w:rPr>
              <w:t>Units</w:t>
            </w:r>
          </w:p>
        </w:tc>
        <w:tc>
          <w:tcPr>
            <w:tcW w:w="1350" w:type="dxa"/>
          </w:tcPr>
          <w:p w14:paraId="7841E611" w14:textId="77777777" w:rsidR="00BA6779" w:rsidRPr="001C220C" w:rsidRDefault="00BA6779" w:rsidP="00BA6779">
            <w:pPr>
              <w:pStyle w:val="TableNormal1"/>
              <w:keepNext w:val="0"/>
              <w:rPr>
                <w:lang w:val="en-US"/>
              </w:rPr>
            </w:pPr>
            <w:r w:rsidRPr="001C220C">
              <w:rPr>
                <w:lang w:val="en-US"/>
              </w:rPr>
              <w:t>Sheet</w:t>
            </w:r>
          </w:p>
        </w:tc>
        <w:tc>
          <w:tcPr>
            <w:tcW w:w="1080" w:type="dxa"/>
          </w:tcPr>
          <w:p w14:paraId="1324021B" w14:textId="77777777" w:rsidR="00BA6779" w:rsidRPr="001C220C" w:rsidRDefault="00BA6779" w:rsidP="00BA6779">
            <w:pPr>
              <w:pStyle w:val="TableNormal1"/>
              <w:keepNext w:val="0"/>
              <w:rPr>
                <w:lang w:val="en-US"/>
              </w:rPr>
            </w:pPr>
            <w:r>
              <w:rPr>
                <w:lang w:val="en-US"/>
              </w:rPr>
              <w:t>(not applicable)</w:t>
            </w:r>
          </w:p>
        </w:tc>
        <w:tc>
          <w:tcPr>
            <w:tcW w:w="1202" w:type="dxa"/>
          </w:tcPr>
          <w:p w14:paraId="677176E2" w14:textId="77777777" w:rsidR="00BA6779" w:rsidRPr="001C220C" w:rsidRDefault="00BA6779" w:rsidP="00BA6779">
            <w:pPr>
              <w:pStyle w:val="TableNormal1"/>
              <w:keepNext w:val="0"/>
              <w:rPr>
                <w:lang w:val="en-US"/>
              </w:rPr>
            </w:pPr>
            <w:r w:rsidRPr="001C220C">
              <w:rPr>
                <w:lang w:val="en-US"/>
              </w:rPr>
              <w:t>Each</w:t>
            </w:r>
          </w:p>
        </w:tc>
      </w:tr>
      <w:tr w:rsidR="00BA6779" w:rsidRPr="001C220C" w14:paraId="14A1777E" w14:textId="77777777" w:rsidTr="00591662">
        <w:trPr>
          <w:cantSplit/>
          <w:jc w:val="center"/>
        </w:trPr>
        <w:tc>
          <w:tcPr>
            <w:tcW w:w="1269" w:type="dxa"/>
          </w:tcPr>
          <w:p w14:paraId="76216FB0" w14:textId="77777777" w:rsidR="00BA6779" w:rsidRPr="001C220C" w:rsidRDefault="00BA6779" w:rsidP="00BA6779">
            <w:pPr>
              <w:pStyle w:val="TableNormal1"/>
              <w:keepNext w:val="0"/>
              <w:rPr>
                <w:lang w:val="en-US"/>
              </w:rPr>
            </w:pPr>
            <w:r w:rsidRPr="001C220C">
              <w:rPr>
                <w:lang w:val="en-US"/>
              </w:rPr>
              <w:t xml:space="preserve">Assembly </w:t>
            </w:r>
            <w:r>
              <w:rPr>
                <w:lang w:val="en-US"/>
              </w:rPr>
              <w:t>t</w:t>
            </w:r>
            <w:r w:rsidRPr="001C220C">
              <w:rPr>
                <w:lang w:val="en-US"/>
              </w:rPr>
              <w:t>ype</w:t>
            </w:r>
          </w:p>
        </w:tc>
        <w:tc>
          <w:tcPr>
            <w:tcW w:w="2880" w:type="dxa"/>
          </w:tcPr>
          <w:p w14:paraId="7BC69B89" w14:textId="77777777" w:rsidR="00BA6779" w:rsidRPr="001C220C" w:rsidRDefault="00BA6779" w:rsidP="00BA6779">
            <w:pPr>
              <w:pStyle w:val="TableNormal1"/>
              <w:keepNext w:val="0"/>
              <w:spacing w:before="40"/>
              <w:rPr>
                <w:lang w:val="en-US"/>
              </w:rPr>
            </w:pPr>
            <w:r>
              <w:rPr>
                <w:lang w:val="en-US"/>
              </w:rPr>
              <w:t xml:space="preserve">Optional: </w:t>
            </w:r>
            <w:r w:rsidRPr="001C220C">
              <w:rPr>
                <w:lang w:val="en-US"/>
              </w:rPr>
              <w:t>Defines the type of the assembly. The defined types are:</w:t>
            </w:r>
          </w:p>
          <w:p w14:paraId="0D49C67E" w14:textId="77777777" w:rsidR="00BA6779" w:rsidRPr="001C220C" w:rsidRDefault="00BA6779" w:rsidP="00BA6779">
            <w:pPr>
              <w:pStyle w:val="TableNormal1"/>
              <w:keepNext w:val="0"/>
              <w:spacing w:before="40"/>
              <w:rPr>
                <w:lang w:val="en-US"/>
              </w:rPr>
            </w:pPr>
            <w:r w:rsidRPr="001C220C">
              <w:rPr>
                <w:lang w:val="en-US"/>
              </w:rPr>
              <w:t xml:space="preserve">Physical – The components of the assembly are physically connected or in the same area. </w:t>
            </w:r>
          </w:p>
          <w:p w14:paraId="62507CA7" w14:textId="77777777" w:rsidR="00BA6779" w:rsidRPr="001C220C" w:rsidRDefault="00BA6779" w:rsidP="00BA6779">
            <w:pPr>
              <w:pStyle w:val="TableNormal1"/>
              <w:keepNext w:val="0"/>
              <w:rPr>
                <w:lang w:val="en-US"/>
              </w:rPr>
            </w:pPr>
            <w:r w:rsidRPr="001C220C">
              <w:rPr>
                <w:lang w:val="en-US"/>
              </w:rPr>
              <w:t xml:space="preserve">Logical – The components of the assembly are not necessarily physically connected or in the same area. </w:t>
            </w:r>
          </w:p>
        </w:tc>
        <w:tc>
          <w:tcPr>
            <w:tcW w:w="1265" w:type="dxa"/>
          </w:tcPr>
          <w:p w14:paraId="44CB0B4D" w14:textId="77777777" w:rsidR="00BA6779" w:rsidRPr="001C220C" w:rsidRDefault="00BA6779" w:rsidP="00BA6779">
            <w:pPr>
              <w:pStyle w:val="TableNormal1"/>
              <w:keepNext w:val="0"/>
              <w:rPr>
                <w:lang w:val="en-US"/>
              </w:rPr>
            </w:pPr>
            <w:r w:rsidRPr="001C220C">
              <w:rPr>
                <w:lang w:val="en-US"/>
              </w:rPr>
              <w:t>Physical</w:t>
            </w:r>
          </w:p>
        </w:tc>
        <w:tc>
          <w:tcPr>
            <w:tcW w:w="1350" w:type="dxa"/>
          </w:tcPr>
          <w:p w14:paraId="3C7D73BF" w14:textId="77777777" w:rsidR="00BA6779" w:rsidRPr="001C220C" w:rsidRDefault="00BA6779" w:rsidP="00BA6779">
            <w:pPr>
              <w:pStyle w:val="TableNormal1"/>
              <w:keepNext w:val="0"/>
              <w:rPr>
                <w:lang w:val="en-US"/>
              </w:rPr>
            </w:pPr>
            <w:r w:rsidRPr="001C220C">
              <w:rPr>
                <w:lang w:val="en-US"/>
              </w:rPr>
              <w:t>Physical</w:t>
            </w:r>
          </w:p>
        </w:tc>
        <w:tc>
          <w:tcPr>
            <w:tcW w:w="1080" w:type="dxa"/>
          </w:tcPr>
          <w:p w14:paraId="33CE3A02" w14:textId="77777777" w:rsidR="00BA6779" w:rsidRPr="001C220C" w:rsidRDefault="00BA6779" w:rsidP="00BA6779">
            <w:pPr>
              <w:pStyle w:val="TableNormal1"/>
              <w:keepNext w:val="0"/>
              <w:rPr>
                <w:lang w:val="en-US"/>
              </w:rPr>
            </w:pPr>
            <w:r w:rsidRPr="001C220C">
              <w:rPr>
                <w:lang w:val="en-US"/>
              </w:rPr>
              <w:t>Logical</w:t>
            </w:r>
          </w:p>
        </w:tc>
        <w:tc>
          <w:tcPr>
            <w:tcW w:w="1202" w:type="dxa"/>
          </w:tcPr>
          <w:p w14:paraId="09942D7B" w14:textId="77777777" w:rsidR="00BA6779" w:rsidRPr="001C220C" w:rsidRDefault="00BA6779" w:rsidP="00BA6779">
            <w:pPr>
              <w:pStyle w:val="TableNormal1"/>
              <w:keepNext w:val="0"/>
              <w:rPr>
                <w:lang w:val="en-US"/>
              </w:rPr>
            </w:pPr>
            <w:r w:rsidRPr="001C220C">
              <w:rPr>
                <w:lang w:val="en-US"/>
              </w:rPr>
              <w:t>Physical</w:t>
            </w:r>
          </w:p>
        </w:tc>
      </w:tr>
      <w:tr w:rsidR="00BA6779" w:rsidRPr="001C220C" w14:paraId="12D4FC9B" w14:textId="77777777" w:rsidTr="00591662">
        <w:trPr>
          <w:cantSplit/>
          <w:jc w:val="center"/>
        </w:trPr>
        <w:tc>
          <w:tcPr>
            <w:tcW w:w="1269" w:type="dxa"/>
          </w:tcPr>
          <w:p w14:paraId="1171CBE8" w14:textId="77777777" w:rsidR="00BA6779" w:rsidRPr="001C220C" w:rsidRDefault="00BA6779" w:rsidP="00BA6779">
            <w:pPr>
              <w:pStyle w:val="TableNormal1"/>
              <w:keepNext w:val="0"/>
              <w:rPr>
                <w:lang w:val="en-US"/>
              </w:rPr>
            </w:pPr>
            <w:r w:rsidRPr="001C220C">
              <w:rPr>
                <w:lang w:val="en-US"/>
              </w:rPr>
              <w:t xml:space="preserve">Assembly </w:t>
            </w:r>
            <w:r>
              <w:rPr>
                <w:lang w:val="en-US"/>
              </w:rPr>
              <w:t>r</w:t>
            </w:r>
            <w:r w:rsidRPr="001C220C">
              <w:rPr>
                <w:lang w:val="en-US"/>
              </w:rPr>
              <w:t>elationship</w:t>
            </w:r>
          </w:p>
        </w:tc>
        <w:tc>
          <w:tcPr>
            <w:tcW w:w="2880" w:type="dxa"/>
          </w:tcPr>
          <w:p w14:paraId="55A8406C" w14:textId="77777777" w:rsidR="00BA6779" w:rsidRPr="001C220C" w:rsidRDefault="00BA6779" w:rsidP="00BA6779">
            <w:pPr>
              <w:pStyle w:val="TableNormal1"/>
              <w:keepNext w:val="0"/>
              <w:spacing w:before="40"/>
              <w:rPr>
                <w:lang w:val="en-US"/>
              </w:rPr>
            </w:pPr>
            <w:r>
              <w:rPr>
                <w:lang w:val="en-US"/>
              </w:rPr>
              <w:t xml:space="preserve">Optional: </w:t>
            </w:r>
            <w:r w:rsidRPr="001C220C">
              <w:rPr>
                <w:lang w:val="en-US"/>
              </w:rPr>
              <w:t>Defines the type of the relationships. The defined types are:</w:t>
            </w:r>
          </w:p>
          <w:p w14:paraId="32BC5177" w14:textId="77777777" w:rsidR="00BA6779" w:rsidRPr="001C220C" w:rsidRDefault="00BA6779" w:rsidP="00BA6779">
            <w:pPr>
              <w:pStyle w:val="TableNormal1"/>
              <w:keepNext w:val="0"/>
              <w:spacing w:before="40"/>
              <w:rPr>
                <w:lang w:val="en-US"/>
              </w:rPr>
            </w:pPr>
            <w:r w:rsidRPr="001C220C">
              <w:rPr>
                <w:lang w:val="en-US"/>
              </w:rPr>
              <w:t xml:space="preserve">Permanent – An assembly that is not intended to be split during the production process. </w:t>
            </w:r>
          </w:p>
          <w:p w14:paraId="7D8E2116" w14:textId="77777777" w:rsidR="00BA6779" w:rsidRDefault="00BA6779" w:rsidP="00BA6779">
            <w:pPr>
              <w:pStyle w:val="TableNormal1"/>
              <w:keepNext w:val="0"/>
              <w:spacing w:before="40"/>
              <w:rPr>
                <w:lang w:val="en-US"/>
              </w:rPr>
            </w:pPr>
            <w:r w:rsidRPr="001C220C">
              <w:rPr>
                <w:lang w:val="en-US"/>
              </w:rPr>
              <w:t>Transient – A temporary assembly using during production, such as a pallet of different materials or a batch kit.</w:t>
            </w:r>
          </w:p>
        </w:tc>
        <w:tc>
          <w:tcPr>
            <w:tcW w:w="1265" w:type="dxa"/>
          </w:tcPr>
          <w:p w14:paraId="5098478C" w14:textId="77777777" w:rsidR="00BA6779" w:rsidRPr="001C220C" w:rsidRDefault="00BA6779" w:rsidP="00BA6779">
            <w:pPr>
              <w:pStyle w:val="TableNormal1"/>
              <w:keepNext w:val="0"/>
              <w:rPr>
                <w:lang w:val="en-US"/>
              </w:rPr>
            </w:pPr>
            <w:r w:rsidRPr="001C220C">
              <w:rPr>
                <w:lang w:val="en-US"/>
              </w:rPr>
              <w:t>Permanent</w:t>
            </w:r>
          </w:p>
        </w:tc>
        <w:tc>
          <w:tcPr>
            <w:tcW w:w="1350" w:type="dxa"/>
          </w:tcPr>
          <w:p w14:paraId="7CFD97C1" w14:textId="77777777" w:rsidR="00BA6779" w:rsidRPr="001C220C" w:rsidRDefault="00BA6779" w:rsidP="00BA6779">
            <w:pPr>
              <w:pStyle w:val="TableNormal1"/>
              <w:keepNext w:val="0"/>
              <w:rPr>
                <w:lang w:val="en-US"/>
              </w:rPr>
            </w:pPr>
            <w:r w:rsidRPr="001C220C">
              <w:rPr>
                <w:lang w:val="en-US"/>
              </w:rPr>
              <w:t>Transient</w:t>
            </w:r>
          </w:p>
        </w:tc>
        <w:tc>
          <w:tcPr>
            <w:tcW w:w="1080" w:type="dxa"/>
          </w:tcPr>
          <w:p w14:paraId="27B3B569" w14:textId="77777777" w:rsidR="00BA6779" w:rsidRPr="001C220C" w:rsidRDefault="00BA6779" w:rsidP="00BA6779">
            <w:pPr>
              <w:pStyle w:val="TableNormal1"/>
              <w:keepNext w:val="0"/>
              <w:rPr>
                <w:lang w:val="en-US"/>
              </w:rPr>
            </w:pPr>
            <w:r w:rsidRPr="001C220C">
              <w:rPr>
                <w:lang w:val="en-US"/>
              </w:rPr>
              <w:t>Permanent</w:t>
            </w:r>
          </w:p>
        </w:tc>
        <w:tc>
          <w:tcPr>
            <w:tcW w:w="1202" w:type="dxa"/>
          </w:tcPr>
          <w:p w14:paraId="34433F02" w14:textId="77777777" w:rsidR="00BA6779" w:rsidRPr="001C220C" w:rsidRDefault="00BA6779" w:rsidP="00BA6779">
            <w:pPr>
              <w:pStyle w:val="TableNormal1"/>
              <w:keepNext w:val="0"/>
              <w:rPr>
                <w:lang w:val="en-US"/>
              </w:rPr>
            </w:pPr>
            <w:r w:rsidRPr="001C220C">
              <w:rPr>
                <w:lang w:val="en-US"/>
              </w:rPr>
              <w:t>Transient</w:t>
            </w:r>
          </w:p>
        </w:tc>
      </w:tr>
      <w:tr w:rsidR="00BA6779" w:rsidRPr="001C220C" w14:paraId="59C28DA3" w14:textId="77777777" w:rsidTr="00D15DF1">
        <w:trPr>
          <w:cantSplit/>
          <w:jc w:val="center"/>
        </w:trPr>
        <w:tc>
          <w:tcPr>
            <w:tcW w:w="9046" w:type="dxa"/>
            <w:gridSpan w:val="6"/>
          </w:tcPr>
          <w:p w14:paraId="0FEB87B9" w14:textId="77777777" w:rsidR="00BA6779" w:rsidRPr="001C220C" w:rsidRDefault="00BA6779" w:rsidP="00BA6779">
            <w:pPr>
              <w:pStyle w:val="TableNormal1"/>
              <w:keepNext w:val="0"/>
              <w:rPr>
                <w:lang w:val="en-US"/>
              </w:rPr>
            </w:pPr>
            <w:r w:rsidRPr="001C220C">
              <w:rPr>
                <w:lang w:val="en-US"/>
              </w:rPr>
              <w:t>* Typically</w:t>
            </w:r>
            <w:r>
              <w:rPr>
                <w:lang w:val="en-US"/>
              </w:rPr>
              <w:t>,</w:t>
            </w:r>
            <w:r w:rsidRPr="001C220C">
              <w:rPr>
                <w:lang w:val="en-US"/>
              </w:rPr>
              <w:t xml:space="preserve"> either a</w:t>
            </w:r>
            <w:r w:rsidRPr="00874CF3">
              <w:rPr>
                <w:i/>
                <w:lang w:val="en-US"/>
              </w:rPr>
              <w:t xml:space="preserve"> material class, material definition, material lot,</w:t>
            </w:r>
            <w:r w:rsidRPr="001C220C">
              <w:rPr>
                <w:lang w:val="en-US"/>
              </w:rPr>
              <w:t xml:space="preserve"> or </w:t>
            </w:r>
            <w:r w:rsidRPr="00874CF3">
              <w:rPr>
                <w:i/>
                <w:lang w:val="en-US"/>
              </w:rPr>
              <w:t>material sublot</w:t>
            </w:r>
            <w:r w:rsidRPr="001C220C">
              <w:rPr>
                <w:lang w:val="en-US"/>
              </w:rPr>
              <w:t xml:space="preserve"> is specified</w:t>
            </w:r>
            <w:r>
              <w:rPr>
                <w:lang w:val="en-US"/>
              </w:rPr>
              <w:t>.</w:t>
            </w:r>
          </w:p>
        </w:tc>
      </w:tr>
    </w:tbl>
    <w:p w14:paraId="17C0805B" w14:textId="28CD87DF" w:rsidR="009E6331" w:rsidRPr="001C220C" w:rsidRDefault="00FA6852" w:rsidP="00F74376">
      <w:pPr>
        <w:pStyle w:val="NOTE0"/>
        <w:rPr>
          <w:lang w:val="en-US"/>
        </w:rPr>
      </w:pPr>
      <w:ins w:id="18196" w:author="Charles Gifford" w:date="2017-03-17T22:13:00Z">
        <w:r w:rsidRPr="00FA6852">
          <w:rPr>
            <w:lang w:val="en-US"/>
          </w:rPr>
          <w:t>NOTE</w:t>
        </w:r>
        <w:r w:rsidRPr="00FA6852">
          <w:rPr>
            <w:lang w:val="en-US"/>
          </w:rPr>
          <w:tab/>
          <w:t xml:space="preserve">A </w:t>
        </w:r>
        <w:r w:rsidRPr="00874CF3">
          <w:rPr>
            <w:i/>
            <w:lang w:val="en-US"/>
          </w:rPr>
          <w:t xml:space="preserve">material actual </w:t>
        </w:r>
        <w:r w:rsidRPr="00FA6852">
          <w:rPr>
            <w:lang w:val="en-US"/>
          </w:rPr>
          <w:t>may specify a spatial definition in addition to a storage location where it is necessary to specify the spatial definition of the material resource(s) within the given storage location.</w:t>
        </w:r>
      </w:ins>
    </w:p>
    <w:p w14:paraId="4F08EA3D" w14:textId="77777777" w:rsidR="009E6331" w:rsidRPr="001C220C" w:rsidRDefault="009E6331" w:rsidP="003E1075">
      <w:pPr>
        <w:pStyle w:val="Heading3"/>
      </w:pPr>
      <w:bookmarkStart w:id="18197" w:name="_Toc161566478"/>
      <w:bookmarkStart w:id="18198" w:name="_Toc320176993"/>
      <w:r w:rsidRPr="001C220C">
        <w:t>Material actual property</w:t>
      </w:r>
      <w:bookmarkEnd w:id="18197"/>
      <w:bookmarkEnd w:id="18198"/>
    </w:p>
    <w:p w14:paraId="240F156E" w14:textId="77777777" w:rsidR="002C3471" w:rsidRDefault="002C3471" w:rsidP="002C3471">
      <w:pPr>
        <w:pStyle w:val="PARAGRAPH"/>
        <w:rPr>
          <w:lang w:val="en-US"/>
        </w:rPr>
      </w:pPr>
      <w:r w:rsidRPr="001C220C">
        <w:rPr>
          <w:lang w:val="en-US"/>
        </w:rPr>
        <w:t xml:space="preserve">Specific properties that are required </w:t>
      </w:r>
      <w:r>
        <w:rPr>
          <w:lang w:val="en-US"/>
        </w:rPr>
        <w:t xml:space="preserve">for a </w:t>
      </w:r>
      <w:r w:rsidRPr="002C3471">
        <w:rPr>
          <w:i/>
          <w:lang w:val="en-US"/>
        </w:rPr>
        <w:t>material</w:t>
      </w:r>
      <w:r>
        <w:rPr>
          <w:i/>
          <w:lang w:val="en-US"/>
        </w:rPr>
        <w:t xml:space="preserve"> actual</w:t>
      </w:r>
      <w:r>
        <w:rPr>
          <w:lang w:val="en-US"/>
        </w:rPr>
        <w:t xml:space="preserve"> </w:t>
      </w:r>
      <w:r w:rsidRPr="001C220C">
        <w:rPr>
          <w:lang w:val="en-US"/>
        </w:rPr>
        <w:t xml:space="preserve">shall be presented </w:t>
      </w:r>
      <w:r>
        <w:rPr>
          <w:lang w:val="en-US"/>
        </w:rPr>
        <w:t xml:space="preserve">as </w:t>
      </w:r>
      <w:r>
        <w:rPr>
          <w:i/>
          <w:lang w:val="en-US"/>
        </w:rPr>
        <w:t xml:space="preserve">material actual </w:t>
      </w:r>
      <w:r w:rsidRPr="000C7AD0">
        <w:rPr>
          <w:i/>
          <w:lang w:val="en-US"/>
        </w:rPr>
        <w:t>properties</w:t>
      </w:r>
      <w:r w:rsidRPr="001C220C">
        <w:rPr>
          <w:lang w:val="en-US"/>
        </w:rPr>
        <w:t>.</w:t>
      </w:r>
      <w:r w:rsidRPr="00AE642B">
        <w:rPr>
          <w:lang w:val="en-US"/>
        </w:rPr>
        <w:t xml:space="preserve"> </w:t>
      </w:r>
    </w:p>
    <w:p w14:paraId="71B5ECAF" w14:textId="77777777" w:rsidR="006D42E6" w:rsidRPr="001C220C" w:rsidRDefault="006D42E6" w:rsidP="006D42E6">
      <w:pPr>
        <w:pStyle w:val="PARAGRAPH"/>
        <w:rPr>
          <w:lang w:val="en-US"/>
        </w:rPr>
      </w:pPr>
      <w:r w:rsidRPr="002C3471">
        <w:rPr>
          <w:i/>
          <w:lang w:val="en-US"/>
        </w:rPr>
        <w:t>Material actual properties</w:t>
      </w:r>
      <w:r>
        <w:rPr>
          <w:lang w:val="en-US"/>
        </w:rPr>
        <w:t xml:space="preserve"> may contain nested </w:t>
      </w:r>
      <w:r w:rsidRPr="002C3471">
        <w:rPr>
          <w:i/>
          <w:lang w:val="en-US"/>
        </w:rPr>
        <w:t>material actual properties</w:t>
      </w:r>
      <w:r>
        <w:rPr>
          <w:lang w:val="en-US"/>
        </w:rPr>
        <w:t>.</w:t>
      </w:r>
    </w:p>
    <w:p w14:paraId="6B45D99A" w14:textId="11AF6DE1" w:rsidR="00A103B2" w:rsidRDefault="00874CF3" w:rsidP="00A103B2">
      <w:pPr>
        <w:pStyle w:val="PARAGRAPH"/>
        <w:rPr>
          <w:ins w:id="18199" w:author="Charles Gifford" w:date="2016-04-20T15:26:00Z"/>
          <w:lang w:val="en-US"/>
        </w:rPr>
      </w:pPr>
      <w:r>
        <w:rPr>
          <w:lang w:val="en-US"/>
        </w:rPr>
        <w:fldChar w:fldCharType="begin"/>
      </w:r>
      <w:r>
        <w:rPr>
          <w:lang w:val="en-US"/>
        </w:rPr>
        <w:instrText xml:space="preserve"> REF _Ref477978543 \h </w:instrText>
      </w:r>
      <w:r>
        <w:rPr>
          <w:lang w:val="en-US"/>
        </w:rPr>
      </w:r>
      <w:r>
        <w:rPr>
          <w:lang w:val="en-US"/>
        </w:rPr>
        <w:fldChar w:fldCharType="separate"/>
      </w:r>
      <w:r>
        <w:t xml:space="preserve">Table </w:t>
      </w:r>
      <w:r>
        <w:rPr>
          <w:noProof/>
        </w:rPr>
        <w:t>212</w:t>
      </w:r>
      <w:r>
        <w:rPr>
          <w:lang w:val="en-US"/>
        </w:rPr>
        <w:fldChar w:fldCharType="end"/>
      </w:r>
      <w:r w:rsidR="006277A3">
        <w:rPr>
          <w:lang w:val="en-US"/>
        </w:rPr>
        <w:t xml:space="preserve"> </w:t>
      </w:r>
      <w:r w:rsidR="009E6331" w:rsidRPr="001C220C">
        <w:rPr>
          <w:lang w:val="en-US"/>
        </w:rPr>
        <w:t xml:space="preserve">defines the </w:t>
      </w:r>
      <w:r w:rsidR="00A103B2">
        <w:rPr>
          <w:lang w:val="en-US"/>
        </w:rPr>
        <w:t>relationship</w:t>
      </w:r>
      <w:r w:rsidR="00983736">
        <w:rPr>
          <w:lang w:val="en-US"/>
        </w:rPr>
        <w:t xml:space="preserve"> role</w:t>
      </w:r>
      <w:r w:rsidR="00A103B2">
        <w:rPr>
          <w:lang w:val="en-US"/>
        </w:rPr>
        <w:t>s</w:t>
      </w:r>
      <w:r w:rsidR="009E6331" w:rsidRPr="001C220C">
        <w:rPr>
          <w:lang w:val="en-US"/>
        </w:rPr>
        <w:t xml:space="preserve"> for </w:t>
      </w:r>
      <w:r w:rsidR="00DF557C">
        <w:rPr>
          <w:lang w:val="en-US"/>
        </w:rPr>
        <w:t xml:space="preserve">the </w:t>
      </w:r>
      <w:r w:rsidR="009E6331" w:rsidRPr="001C220C">
        <w:rPr>
          <w:i/>
          <w:lang w:val="en-US"/>
        </w:rPr>
        <w:t>material actual property</w:t>
      </w:r>
      <w:r w:rsidR="008558A5">
        <w:rPr>
          <w:lang w:val="en-US"/>
        </w:rPr>
        <w:t xml:space="preserve">. </w:t>
      </w:r>
      <w:ins w:id="18200" w:author="Charles Gifford" w:date="2017-03-22T20:40:00Z">
        <w:r>
          <w:rPr>
            <w:lang w:val="en-US"/>
          </w:rPr>
          <w:fldChar w:fldCharType="begin"/>
        </w:r>
        <w:r>
          <w:rPr>
            <w:lang w:val="en-US"/>
          </w:rPr>
          <w:instrText xml:space="preserve"> REF _Ref161736579 \h </w:instrText>
        </w:r>
      </w:ins>
      <w:r>
        <w:rPr>
          <w:lang w:val="en-US"/>
        </w:rPr>
      </w:r>
      <w:r>
        <w:rPr>
          <w:lang w:val="en-US"/>
        </w:rPr>
        <w:fldChar w:fldCharType="separate"/>
      </w:r>
      <w:ins w:id="18201" w:author="Charles Gifford" w:date="2017-03-22T20:40:00Z">
        <w:r w:rsidRPr="001C220C">
          <w:rPr>
            <w:lang w:val="en-US"/>
          </w:rPr>
          <w:t xml:space="preserve">Table </w:t>
        </w:r>
        <w:r>
          <w:rPr>
            <w:noProof/>
            <w:lang w:val="en-US"/>
          </w:rPr>
          <w:t>213</w:t>
        </w:r>
        <w:r>
          <w:rPr>
            <w:lang w:val="en-US"/>
          </w:rPr>
          <w:fldChar w:fldCharType="end"/>
        </w:r>
      </w:ins>
      <w:ins w:id="18202" w:author="Charles Gifford" w:date="2016-04-20T15:26:00Z">
        <w:r w:rsidR="00A103B2" w:rsidRPr="001C220C">
          <w:rPr>
            <w:lang w:val="en-US"/>
          </w:rPr>
          <w:t xml:space="preserve"> defines the attributes for </w:t>
        </w:r>
      </w:ins>
      <w:ins w:id="18203" w:author="Charles Gifford" w:date="2016-10-30T08:27:00Z">
        <w:r w:rsidR="00CF6C61">
          <w:rPr>
            <w:lang w:val="en-US"/>
          </w:rPr>
          <w:t xml:space="preserve">the </w:t>
        </w:r>
      </w:ins>
      <w:ins w:id="18204" w:author="Charles Gifford" w:date="2016-04-20T15:26:00Z">
        <w:r w:rsidR="00DF557C">
          <w:rPr>
            <w:i/>
            <w:lang w:val="en-US"/>
          </w:rPr>
          <w:t>material actual property</w:t>
        </w:r>
        <w:r w:rsidR="00A103B2">
          <w:rPr>
            <w:lang w:val="en-US"/>
          </w:rPr>
          <w:t xml:space="preserve">. </w:t>
        </w:r>
      </w:ins>
    </w:p>
    <w:p w14:paraId="71B9D5AA" w14:textId="5D8F127D" w:rsidR="00A103B2" w:rsidRDefault="00874CF3" w:rsidP="00881CA4">
      <w:pPr>
        <w:pStyle w:val="TABLE-title"/>
        <w:rPr>
          <w:ins w:id="18205" w:author="Charles Gifford" w:date="2017-03-20T15:33:00Z"/>
          <w:lang w:val="en-US"/>
        </w:rPr>
      </w:pPr>
      <w:bookmarkStart w:id="18206" w:name="_Ref477978543"/>
      <w:bookmarkStart w:id="18207" w:name="_Toc478492512"/>
      <w:ins w:id="18208" w:author="Charles Gifford" w:date="2017-03-22T20:39:00Z">
        <w:r>
          <w:t xml:space="preserve">Table </w:t>
        </w:r>
        <w:r>
          <w:fldChar w:fldCharType="begin"/>
        </w:r>
        <w:r>
          <w:instrText xml:space="preserve"> SEQ Table \* ARABIC </w:instrText>
        </w:r>
      </w:ins>
      <w:r>
        <w:fldChar w:fldCharType="separate"/>
      </w:r>
      <w:ins w:id="18209" w:author="Charles Gifford" w:date="2017-03-22T20:39:00Z">
        <w:r>
          <w:rPr>
            <w:noProof/>
          </w:rPr>
          <w:t>212</w:t>
        </w:r>
        <w:r>
          <w:fldChar w:fldCharType="end"/>
        </w:r>
      </w:ins>
      <w:bookmarkEnd w:id="18206"/>
      <w:ins w:id="18210" w:author="Charles Gifford" w:date="2016-04-20T15:26:00Z">
        <w:r w:rsidR="00A103B2" w:rsidRPr="001C220C">
          <w:rPr>
            <w:lang w:val="en-US"/>
          </w:rPr>
          <w:t xml:space="preserve"> </w:t>
        </w:r>
        <w:r w:rsidR="00A103B2">
          <w:rPr>
            <w:lang w:val="en-US"/>
          </w:rPr>
          <w:t>–</w:t>
        </w:r>
        <w:r w:rsidR="00A103B2" w:rsidRPr="001C220C">
          <w:rPr>
            <w:lang w:val="en-US"/>
          </w:rPr>
          <w:t xml:space="preserve"> </w:t>
        </w:r>
        <w:r w:rsidR="00A103B2">
          <w:rPr>
            <w:lang w:val="en-US"/>
          </w:rPr>
          <w:t>M</w:t>
        </w:r>
        <w:r w:rsidR="00A103B2" w:rsidRPr="001C220C">
          <w:rPr>
            <w:lang w:val="en-US"/>
          </w:rPr>
          <w:t>aterial actual property</w:t>
        </w:r>
        <w:r w:rsidR="00A103B2" w:rsidRPr="00AC2193">
          <w:rPr>
            <w:lang w:val="en-US"/>
          </w:rPr>
          <w:t xml:space="preserve"> </w:t>
        </w:r>
        <w:r w:rsidR="00A103B2">
          <w:rPr>
            <w:lang w:val="en-US"/>
          </w:rPr>
          <w:t>relationship</w:t>
        </w:r>
      </w:ins>
      <w:ins w:id="18211" w:author="Charles Gifford" w:date="2017-03-20T15:33:00Z">
        <w:r w:rsidR="00983736">
          <w:rPr>
            <w:lang w:val="en-US"/>
          </w:rPr>
          <w:t xml:space="preserve"> role</w:t>
        </w:r>
      </w:ins>
      <w:ins w:id="18212" w:author="Charles Gifford" w:date="2016-04-20T15:26:00Z">
        <w:r w:rsidR="00A103B2">
          <w:rPr>
            <w:lang w:val="en-US"/>
          </w:rPr>
          <w:t>s</w:t>
        </w:r>
      </w:ins>
      <w:bookmarkEnd w:id="18207"/>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170"/>
        <w:gridCol w:w="3690"/>
      </w:tblGrid>
      <w:tr w:rsidR="00983736" w:rsidRPr="009432BC" w14:paraId="1264AA38" w14:textId="77777777" w:rsidTr="0020423E">
        <w:trPr>
          <w:trHeight w:val="197"/>
          <w:tblHeader/>
          <w:ins w:id="18213" w:author="Charles Gifford" w:date="2017-03-20T15:33:00Z"/>
        </w:trPr>
        <w:tc>
          <w:tcPr>
            <w:tcW w:w="2155" w:type="dxa"/>
            <w:shd w:val="clear" w:color="auto" w:fill="auto"/>
          </w:tcPr>
          <w:p w14:paraId="6076DD3F" w14:textId="77777777" w:rsidR="00983736" w:rsidRPr="009432BC" w:rsidRDefault="00983736" w:rsidP="0020423E">
            <w:pPr>
              <w:pStyle w:val="TABLE-col-heading"/>
              <w:rPr>
                <w:ins w:id="18214" w:author="Charles Gifford" w:date="2017-03-20T15:33:00Z"/>
              </w:rPr>
            </w:pPr>
            <w:ins w:id="18215" w:author="Charles Gifford" w:date="2017-03-20T15:33:00Z">
              <w:r w:rsidRPr="009432BC">
                <w:t>Related Object</w:t>
              </w:r>
            </w:ins>
          </w:p>
        </w:tc>
        <w:tc>
          <w:tcPr>
            <w:tcW w:w="2070" w:type="dxa"/>
            <w:shd w:val="clear" w:color="auto" w:fill="auto"/>
          </w:tcPr>
          <w:p w14:paraId="4B129E11" w14:textId="77777777" w:rsidR="00983736" w:rsidRPr="009432BC" w:rsidRDefault="00983736" w:rsidP="0020423E">
            <w:pPr>
              <w:pStyle w:val="TABLE-col-heading"/>
              <w:rPr>
                <w:ins w:id="18216" w:author="Charles Gifford" w:date="2017-03-20T15:33:00Z"/>
              </w:rPr>
            </w:pPr>
            <w:ins w:id="18217" w:author="Charles Gifford" w:date="2017-03-20T15:33:00Z">
              <w:r w:rsidRPr="009432BC">
                <w:t>Role</w:t>
              </w:r>
            </w:ins>
          </w:p>
        </w:tc>
        <w:tc>
          <w:tcPr>
            <w:tcW w:w="1170" w:type="dxa"/>
            <w:shd w:val="clear" w:color="auto" w:fill="auto"/>
          </w:tcPr>
          <w:p w14:paraId="2446C666" w14:textId="77777777" w:rsidR="00983736" w:rsidRPr="009432BC" w:rsidRDefault="00983736" w:rsidP="0020423E">
            <w:pPr>
              <w:pStyle w:val="TABLE-col-heading"/>
              <w:rPr>
                <w:ins w:id="18218" w:author="Charles Gifford" w:date="2017-03-20T15:33:00Z"/>
              </w:rPr>
            </w:pPr>
            <w:ins w:id="18219" w:author="Charles Gifford" w:date="2017-03-20T15:33:00Z">
              <w:r w:rsidRPr="009432BC">
                <w:t>Multiplicity</w:t>
              </w:r>
            </w:ins>
          </w:p>
        </w:tc>
        <w:tc>
          <w:tcPr>
            <w:tcW w:w="3690" w:type="dxa"/>
            <w:shd w:val="clear" w:color="auto" w:fill="auto"/>
          </w:tcPr>
          <w:p w14:paraId="4A35F0D3" w14:textId="77777777" w:rsidR="00983736" w:rsidRPr="009432BC" w:rsidRDefault="00983736" w:rsidP="0020423E">
            <w:pPr>
              <w:pStyle w:val="TABLE-col-heading"/>
              <w:rPr>
                <w:ins w:id="18220" w:author="Charles Gifford" w:date="2017-03-20T15:33:00Z"/>
              </w:rPr>
            </w:pPr>
            <w:ins w:id="18221" w:author="Charles Gifford" w:date="2017-03-20T15:33:00Z">
              <w:r w:rsidRPr="009432BC">
                <w:t>Description</w:t>
              </w:r>
            </w:ins>
          </w:p>
        </w:tc>
      </w:tr>
      <w:tr w:rsidR="00983736" w:rsidRPr="009432BC" w14:paraId="551C7C80" w14:textId="77777777" w:rsidTr="0020423E">
        <w:trPr>
          <w:trHeight w:val="332"/>
          <w:ins w:id="18222" w:author="Charles Gifford" w:date="2017-03-20T15:33:00Z"/>
        </w:trPr>
        <w:tc>
          <w:tcPr>
            <w:tcW w:w="2155" w:type="dxa"/>
            <w:shd w:val="clear" w:color="auto" w:fill="auto"/>
          </w:tcPr>
          <w:p w14:paraId="3AE2D879" w14:textId="4F21535A" w:rsidR="00983736" w:rsidRPr="009432BC" w:rsidRDefault="00983736" w:rsidP="0020423E">
            <w:pPr>
              <w:pStyle w:val="TABLE-cell"/>
              <w:rPr>
                <w:ins w:id="18223" w:author="Charles Gifford" w:date="2017-03-20T15:33:00Z"/>
              </w:rPr>
            </w:pPr>
            <w:ins w:id="18224" w:author="Charles Gifford" w:date="2017-03-20T15:33:00Z">
              <w:r>
                <w:rPr>
                  <w:szCs w:val="20"/>
                  <w:lang w:val="en-US"/>
                </w:rPr>
                <w:t>Material</w:t>
              </w:r>
              <w:r w:rsidRPr="00AB0960">
                <w:rPr>
                  <w:szCs w:val="20"/>
                  <w:lang w:val="en-US"/>
                </w:rPr>
                <w:t xml:space="preserve"> </w:t>
              </w:r>
              <w:r>
                <w:rPr>
                  <w:szCs w:val="20"/>
                  <w:lang w:val="en-US"/>
                </w:rPr>
                <w:t>actual</w:t>
              </w:r>
            </w:ins>
          </w:p>
        </w:tc>
        <w:tc>
          <w:tcPr>
            <w:tcW w:w="2070" w:type="dxa"/>
            <w:shd w:val="clear" w:color="auto" w:fill="auto"/>
          </w:tcPr>
          <w:p w14:paraId="2B97614A" w14:textId="77777777" w:rsidR="00983736" w:rsidRPr="009432BC" w:rsidRDefault="00983736" w:rsidP="0020423E">
            <w:pPr>
              <w:pStyle w:val="TABLE-cell"/>
              <w:rPr>
                <w:ins w:id="18225" w:author="Charles Gifford" w:date="2017-03-20T15:33:00Z"/>
              </w:rPr>
            </w:pPr>
            <w:ins w:id="18226" w:author="Charles Gifford" w:date="2017-03-20T15:33:00Z">
              <w:r>
                <w:rPr>
                  <w:szCs w:val="20"/>
                  <w:lang w:val="en-US"/>
                </w:rPr>
                <w:t>NA</w:t>
              </w:r>
            </w:ins>
          </w:p>
        </w:tc>
        <w:tc>
          <w:tcPr>
            <w:tcW w:w="1170" w:type="dxa"/>
            <w:shd w:val="clear" w:color="auto" w:fill="auto"/>
          </w:tcPr>
          <w:p w14:paraId="697C2AB9" w14:textId="77777777" w:rsidR="00983736" w:rsidRPr="009432BC" w:rsidRDefault="00983736" w:rsidP="0020423E">
            <w:pPr>
              <w:pStyle w:val="TABLE-cell"/>
              <w:rPr>
                <w:ins w:id="18227" w:author="Charles Gifford" w:date="2017-03-20T15:33:00Z"/>
              </w:rPr>
            </w:pPr>
            <w:ins w:id="18228" w:author="Charles Gifford" w:date="2017-03-20T15:33:00Z">
              <w:r w:rsidRPr="00AB0960">
                <w:rPr>
                  <w:szCs w:val="20"/>
                  <w:lang w:val="en-US"/>
                </w:rPr>
                <w:t>1</w:t>
              </w:r>
            </w:ins>
          </w:p>
        </w:tc>
        <w:tc>
          <w:tcPr>
            <w:tcW w:w="3690" w:type="dxa"/>
          </w:tcPr>
          <w:p w14:paraId="5B7FE90D" w14:textId="58794216" w:rsidR="00983736" w:rsidRPr="009432BC" w:rsidRDefault="00983736" w:rsidP="0020423E">
            <w:pPr>
              <w:pStyle w:val="TABLE-cell"/>
              <w:rPr>
                <w:ins w:id="18229" w:author="Charles Gifford" w:date="2017-03-20T15:33:00Z"/>
              </w:rPr>
            </w:pPr>
            <w:ins w:id="18230" w:author="Charles Gifford" w:date="2017-03-20T15:33:00Z">
              <w:r>
                <w:rPr>
                  <w:szCs w:val="20"/>
                  <w:lang w:val="en-US"/>
                </w:rPr>
                <w:t>The</w:t>
              </w:r>
              <w:r>
                <w:t xml:space="preserve"> values for this </w:t>
              </w:r>
              <w:r>
                <w:rPr>
                  <w:i/>
                  <w:szCs w:val="20"/>
                  <w:lang w:val="en-US"/>
                </w:rPr>
                <w:t>material</w:t>
              </w:r>
              <w:r w:rsidRPr="00481547">
                <w:rPr>
                  <w:i/>
                  <w:szCs w:val="20"/>
                  <w:lang w:val="en-US"/>
                </w:rPr>
                <w:t xml:space="preserve"> </w:t>
              </w:r>
              <w:r>
                <w:rPr>
                  <w:i/>
                  <w:szCs w:val="20"/>
                  <w:lang w:val="en-US"/>
                </w:rPr>
                <w:t>actual</w:t>
              </w:r>
              <w:r w:rsidRPr="00514F8D">
                <w:rPr>
                  <w:i/>
                  <w:szCs w:val="20"/>
                  <w:lang w:val="en-US"/>
                </w:rPr>
                <w:t xml:space="preserve"> property</w:t>
              </w:r>
              <w:r>
                <w:rPr>
                  <w:szCs w:val="20"/>
                  <w:lang w:val="en-US"/>
                </w:rPr>
                <w:t xml:space="preserve"> in part are for </w:t>
              </w:r>
              <w:r w:rsidRPr="00C944A9">
                <w:rPr>
                  <w:szCs w:val="20"/>
                  <w:lang w:val="en-US"/>
                </w:rPr>
                <w:t xml:space="preserve">the </w:t>
              </w:r>
              <w:r>
                <w:rPr>
                  <w:i/>
                  <w:lang w:val="en-US"/>
                </w:rPr>
                <w:t>material</w:t>
              </w:r>
              <w:r w:rsidRPr="00F11ACE">
                <w:rPr>
                  <w:i/>
                  <w:lang w:val="en-US"/>
                </w:rPr>
                <w:t xml:space="preserve"> </w:t>
              </w:r>
              <w:r>
                <w:rPr>
                  <w:i/>
                  <w:lang w:val="en-US"/>
                </w:rPr>
                <w:t>actual</w:t>
              </w:r>
              <w:r w:rsidRPr="00F11ACE">
                <w:rPr>
                  <w:i/>
                  <w:lang w:val="en-US"/>
                </w:rPr>
                <w:t>.</w:t>
              </w:r>
              <w:r>
                <w:rPr>
                  <w:lang w:val="en-US"/>
                </w:rPr>
                <w:t xml:space="preserve"> </w:t>
              </w:r>
            </w:ins>
          </w:p>
        </w:tc>
      </w:tr>
      <w:tr w:rsidR="00983736" w:rsidRPr="009432BC" w14:paraId="1648FFBC" w14:textId="77777777" w:rsidTr="0020423E">
        <w:trPr>
          <w:trHeight w:val="332"/>
          <w:ins w:id="18231" w:author="Charles Gifford" w:date="2017-03-20T15:33:00Z"/>
        </w:trPr>
        <w:tc>
          <w:tcPr>
            <w:tcW w:w="2155" w:type="dxa"/>
            <w:shd w:val="clear" w:color="auto" w:fill="auto"/>
          </w:tcPr>
          <w:p w14:paraId="40E1201A" w14:textId="60266310" w:rsidR="00983736" w:rsidRDefault="00983736" w:rsidP="0020423E">
            <w:pPr>
              <w:pStyle w:val="TABLE-cell"/>
              <w:rPr>
                <w:ins w:id="18232" w:author="Charles Gifford" w:date="2017-03-20T15:33:00Z"/>
                <w:szCs w:val="20"/>
                <w:lang w:val="en-US"/>
              </w:rPr>
            </w:pPr>
            <w:ins w:id="18233" w:author="Charles Gifford" w:date="2017-03-20T15:33:00Z">
              <w:r>
                <w:rPr>
                  <w:szCs w:val="20"/>
                  <w:lang w:val="en-US"/>
                </w:rPr>
                <w:t>Material</w:t>
              </w:r>
              <w:r w:rsidRPr="00C02C26">
                <w:rPr>
                  <w:szCs w:val="20"/>
                  <w:lang w:val="en-US"/>
                </w:rPr>
                <w:t xml:space="preserve"> </w:t>
              </w:r>
              <w:r>
                <w:rPr>
                  <w:szCs w:val="20"/>
                  <w:lang w:val="en-US"/>
                </w:rPr>
                <w:t>actual</w:t>
              </w:r>
              <w:r w:rsidRPr="00AB0960">
                <w:rPr>
                  <w:szCs w:val="20"/>
                  <w:lang w:val="en-US"/>
                </w:rPr>
                <w:t xml:space="preserve"> property</w:t>
              </w:r>
            </w:ins>
          </w:p>
        </w:tc>
        <w:tc>
          <w:tcPr>
            <w:tcW w:w="2070" w:type="dxa"/>
            <w:shd w:val="clear" w:color="auto" w:fill="auto"/>
          </w:tcPr>
          <w:p w14:paraId="17996AFA" w14:textId="75329B99" w:rsidR="00983736" w:rsidRDefault="00983736" w:rsidP="0020423E">
            <w:pPr>
              <w:pStyle w:val="TABLE-cell"/>
              <w:rPr>
                <w:ins w:id="18234" w:author="Charles Gifford" w:date="2017-03-20T15:33:00Z"/>
                <w:szCs w:val="20"/>
                <w:lang w:val="en-US"/>
              </w:rPr>
            </w:pPr>
            <w:ins w:id="18235" w:author="Charles Gifford" w:date="2017-03-20T15:33:00Z">
              <w:r>
                <w:rPr>
                  <w:szCs w:val="20"/>
                  <w:lang w:val="en-US"/>
                </w:rPr>
                <w:t>Material</w:t>
              </w:r>
              <w:r w:rsidRPr="00481547">
                <w:rPr>
                  <w:szCs w:val="20"/>
                  <w:lang w:val="en-US"/>
                </w:rPr>
                <w:t xml:space="preserve"> </w:t>
              </w:r>
              <w:r>
                <w:rPr>
                  <w:szCs w:val="20"/>
                  <w:lang w:val="en-US"/>
                </w:rPr>
                <w:t>actual</w:t>
              </w:r>
              <w:r w:rsidRPr="00AB0960">
                <w:rPr>
                  <w:szCs w:val="20"/>
                  <w:lang w:val="en-US"/>
                </w:rPr>
                <w:t xml:space="preserve"> property</w:t>
              </w:r>
            </w:ins>
            <w:ins w:id="18236" w:author="Charles Gifford" w:date="2017-03-26T20:27:00Z">
              <w:r w:rsidR="0067684A">
                <w:rPr>
                  <w:szCs w:val="20"/>
                  <w:lang w:val="en-US"/>
                </w:rPr>
                <w:t xml:space="preserve"> child</w:t>
              </w:r>
            </w:ins>
          </w:p>
        </w:tc>
        <w:tc>
          <w:tcPr>
            <w:tcW w:w="1170" w:type="dxa"/>
            <w:shd w:val="clear" w:color="auto" w:fill="auto"/>
          </w:tcPr>
          <w:p w14:paraId="73A9B104" w14:textId="77777777" w:rsidR="00983736" w:rsidRDefault="00983736" w:rsidP="0020423E">
            <w:pPr>
              <w:pStyle w:val="TABLE-cell"/>
              <w:rPr>
                <w:ins w:id="18237" w:author="Charles Gifford" w:date="2017-03-20T15:33:00Z"/>
                <w:szCs w:val="20"/>
                <w:lang w:val="en-US"/>
              </w:rPr>
            </w:pPr>
            <w:ins w:id="18238" w:author="Charles Gifford" w:date="2017-03-20T15:33:00Z">
              <w:r>
                <w:rPr>
                  <w:szCs w:val="20"/>
                  <w:lang w:val="en-US"/>
                </w:rPr>
                <w:t>0</w:t>
              </w:r>
              <w:r w:rsidRPr="00AB0960">
                <w:rPr>
                  <w:szCs w:val="20"/>
                  <w:lang w:val="en-US"/>
                </w:rPr>
                <w:t>..*</w:t>
              </w:r>
            </w:ins>
          </w:p>
        </w:tc>
        <w:tc>
          <w:tcPr>
            <w:tcW w:w="3690" w:type="dxa"/>
            <w:shd w:val="clear" w:color="auto" w:fill="auto"/>
          </w:tcPr>
          <w:p w14:paraId="4FF8C922" w14:textId="20CF3874" w:rsidR="00983736" w:rsidRPr="00BE0F67" w:rsidRDefault="00983736" w:rsidP="0020423E">
            <w:pPr>
              <w:pStyle w:val="TABLE-cell"/>
              <w:rPr>
                <w:ins w:id="18239" w:author="Charles Gifford" w:date="2017-03-20T15:33:00Z"/>
                <w:lang w:val="en-US"/>
              </w:rPr>
            </w:pPr>
            <w:ins w:id="18240" w:author="Charles Gifford" w:date="2017-03-20T15:33:00Z">
              <w:r>
                <w:rPr>
                  <w:lang w:val="en-US"/>
                </w:rPr>
                <w:t xml:space="preserve">The values in the child </w:t>
              </w:r>
              <w:r>
                <w:rPr>
                  <w:i/>
                  <w:lang w:val="en-US"/>
                </w:rPr>
                <w:t>material</w:t>
              </w:r>
              <w:r w:rsidRPr="00481547">
                <w:rPr>
                  <w:i/>
                  <w:lang w:val="en-US"/>
                </w:rPr>
                <w:t xml:space="preserve"> </w:t>
              </w:r>
              <w:r>
                <w:rPr>
                  <w:i/>
                  <w:lang w:val="en-US"/>
                </w:rPr>
                <w:t xml:space="preserve">actual </w:t>
              </w:r>
              <w:r w:rsidRPr="00465559">
                <w:rPr>
                  <w:i/>
                  <w:lang w:val="en-US"/>
                </w:rPr>
                <w:t>property</w:t>
              </w:r>
              <w:r>
                <w:rPr>
                  <w:lang w:val="en-US"/>
                </w:rPr>
                <w:t xml:space="preserve"> for</w:t>
              </w:r>
              <w:r w:rsidRPr="00786491">
                <w:rPr>
                  <w:lang w:val="en-US"/>
                </w:rPr>
                <w:t xml:space="preserve"> </w:t>
              </w:r>
              <w:r>
                <w:rPr>
                  <w:lang w:val="en-US"/>
                </w:rPr>
                <w:t>this</w:t>
              </w:r>
              <w:r w:rsidRPr="00AB0960">
                <w:rPr>
                  <w:lang w:val="en-US"/>
                </w:rPr>
                <w:t xml:space="preserve"> </w:t>
              </w:r>
              <w:r>
                <w:rPr>
                  <w:i/>
                  <w:lang w:val="en-US"/>
                </w:rPr>
                <w:t>material</w:t>
              </w:r>
              <w:r>
                <w:rPr>
                  <w:lang w:val="en-US"/>
                </w:rPr>
                <w:t xml:space="preserve"> </w:t>
              </w:r>
              <w:r>
                <w:rPr>
                  <w:i/>
                  <w:lang w:val="en-US"/>
                </w:rPr>
                <w:t>actual</w:t>
              </w:r>
            </w:ins>
            <w:ins w:id="18241" w:author="Charles Gifford" w:date="2017-03-27T21:00:00Z">
              <w:r w:rsidR="0098421C">
                <w:rPr>
                  <w:i/>
                  <w:lang w:val="en-US"/>
                </w:rPr>
                <w:t xml:space="preserve"> property</w:t>
              </w:r>
            </w:ins>
            <w:ins w:id="18242" w:author="Charles Gifford" w:date="2017-03-20T15:33:00Z">
              <w:r w:rsidRPr="00AB0960">
                <w:rPr>
                  <w:lang w:val="en-US"/>
                </w:rPr>
                <w:t>.</w:t>
              </w:r>
            </w:ins>
          </w:p>
        </w:tc>
      </w:tr>
      <w:tr w:rsidR="00983736" w:rsidRPr="009432BC" w14:paraId="464894B4" w14:textId="77777777" w:rsidTr="0020423E">
        <w:trPr>
          <w:trHeight w:val="332"/>
          <w:ins w:id="18243" w:author="Charles Gifford" w:date="2017-03-20T15:33:00Z"/>
        </w:trPr>
        <w:tc>
          <w:tcPr>
            <w:tcW w:w="2155" w:type="dxa"/>
            <w:shd w:val="clear" w:color="auto" w:fill="auto"/>
          </w:tcPr>
          <w:p w14:paraId="098795BC" w14:textId="77777777" w:rsidR="00983736" w:rsidRPr="00AB0960" w:rsidRDefault="00983736" w:rsidP="0020423E">
            <w:pPr>
              <w:pStyle w:val="TABLE-cell"/>
              <w:rPr>
                <w:ins w:id="18244" w:author="Charles Gifford" w:date="2017-03-20T15:33:00Z"/>
                <w:szCs w:val="20"/>
                <w:lang w:val="en-US"/>
              </w:rPr>
            </w:pPr>
            <w:ins w:id="18245" w:author="Charles Gifford" w:date="2017-03-20T15:33:00Z">
              <w:r>
                <w:t>Material</w:t>
              </w:r>
              <w:r w:rsidRPr="00BA06AC">
                <w:t xml:space="preserve"> </w:t>
              </w:r>
              <w:r w:rsidRPr="00BA207E">
                <w:t>class</w:t>
              </w:r>
              <w:r>
                <w:t xml:space="preserve"> property</w:t>
              </w:r>
            </w:ins>
          </w:p>
        </w:tc>
        <w:tc>
          <w:tcPr>
            <w:tcW w:w="2070" w:type="dxa"/>
            <w:shd w:val="clear" w:color="auto" w:fill="auto"/>
          </w:tcPr>
          <w:p w14:paraId="3187F6E2" w14:textId="77777777" w:rsidR="00983736" w:rsidRPr="00AB0960" w:rsidRDefault="00983736" w:rsidP="0020423E">
            <w:pPr>
              <w:pStyle w:val="TABLE-cell"/>
              <w:rPr>
                <w:ins w:id="18246" w:author="Charles Gifford" w:date="2017-03-20T15:33:00Z"/>
                <w:szCs w:val="20"/>
                <w:lang w:val="en-US"/>
              </w:rPr>
            </w:pPr>
            <w:ins w:id="18247" w:author="Charles Gifford" w:date="2017-03-20T15:33:00Z">
              <w:r>
                <w:t>Material</w:t>
              </w:r>
              <w:r w:rsidRPr="00481547">
                <w:t xml:space="preserve"> </w:t>
              </w:r>
              <w:r w:rsidRPr="00BA207E">
                <w:t>class</w:t>
              </w:r>
              <w:r>
                <w:t xml:space="preserve"> property</w:t>
              </w:r>
            </w:ins>
          </w:p>
        </w:tc>
        <w:tc>
          <w:tcPr>
            <w:tcW w:w="1170" w:type="dxa"/>
          </w:tcPr>
          <w:p w14:paraId="48170EAC" w14:textId="77777777" w:rsidR="00983736" w:rsidRDefault="00983736" w:rsidP="0020423E">
            <w:pPr>
              <w:pStyle w:val="TABLE-cell"/>
              <w:rPr>
                <w:ins w:id="18248" w:author="Charles Gifford" w:date="2017-03-20T15:33:00Z"/>
                <w:szCs w:val="20"/>
                <w:lang w:val="en-US"/>
              </w:rPr>
            </w:pPr>
            <w:ins w:id="18249" w:author="Charles Gifford" w:date="2017-03-20T15:33:00Z">
              <w:r w:rsidRPr="0030452A">
                <w:t>0..*</w:t>
              </w:r>
            </w:ins>
          </w:p>
        </w:tc>
        <w:tc>
          <w:tcPr>
            <w:tcW w:w="3690" w:type="dxa"/>
          </w:tcPr>
          <w:p w14:paraId="379ABCC5" w14:textId="77777777" w:rsidR="00983736" w:rsidRDefault="00983736" w:rsidP="0020423E">
            <w:pPr>
              <w:pStyle w:val="TABLE-cell"/>
              <w:rPr>
                <w:ins w:id="18250" w:author="Charles Gifford" w:date="2017-03-20T15:33:00Z"/>
                <w:lang w:val="en-US"/>
              </w:rPr>
            </w:pPr>
            <w:ins w:id="18251" w:author="Charles Gifford" w:date="2017-03-20T15:33:00Z">
              <w:r>
                <w:t>A cross-model dependency to</w:t>
              </w:r>
              <w:r w:rsidRPr="00FD719C">
                <w:t xml:space="preserve"> element in the </w:t>
              </w:r>
              <w:r>
                <w:t>material</w:t>
              </w:r>
              <w:r w:rsidRPr="00BA06AC">
                <w:t xml:space="preserve"> </w:t>
              </w:r>
              <w:r w:rsidRPr="00FD719C">
                <w:t>model</w:t>
              </w:r>
              <w:r>
                <w:t xml:space="preserve"> as explained in clause 4.6.4</w:t>
              </w:r>
              <w:r w:rsidRPr="00FD719C">
                <w:t>.</w:t>
              </w:r>
            </w:ins>
          </w:p>
        </w:tc>
      </w:tr>
      <w:tr w:rsidR="00983736" w:rsidRPr="009432BC" w14:paraId="0429D3A3" w14:textId="77777777" w:rsidTr="0020423E">
        <w:trPr>
          <w:trHeight w:val="332"/>
          <w:ins w:id="18252" w:author="Charles Gifford" w:date="2017-03-20T15:33:00Z"/>
        </w:trPr>
        <w:tc>
          <w:tcPr>
            <w:tcW w:w="2155" w:type="dxa"/>
            <w:shd w:val="clear" w:color="auto" w:fill="auto"/>
          </w:tcPr>
          <w:p w14:paraId="697D8DA3" w14:textId="77777777" w:rsidR="00983736" w:rsidRPr="00AB0960" w:rsidRDefault="00983736" w:rsidP="0020423E">
            <w:pPr>
              <w:pStyle w:val="TABLE-cell"/>
              <w:rPr>
                <w:ins w:id="18253" w:author="Charles Gifford" w:date="2017-03-20T15:33:00Z"/>
                <w:szCs w:val="20"/>
                <w:lang w:val="en-US"/>
              </w:rPr>
            </w:pPr>
            <w:ins w:id="18254" w:author="Charles Gifford" w:date="2017-03-20T15:33:00Z">
              <w:r>
                <w:t>Material</w:t>
              </w:r>
              <w:r w:rsidRPr="00BA06AC">
                <w:t xml:space="preserve"> </w:t>
              </w:r>
              <w:r>
                <w:t>property</w:t>
              </w:r>
            </w:ins>
          </w:p>
        </w:tc>
        <w:tc>
          <w:tcPr>
            <w:tcW w:w="2070" w:type="dxa"/>
            <w:shd w:val="clear" w:color="auto" w:fill="auto"/>
          </w:tcPr>
          <w:p w14:paraId="10AF94AA" w14:textId="77777777" w:rsidR="00983736" w:rsidRPr="00AB0960" w:rsidRDefault="00983736" w:rsidP="0020423E">
            <w:pPr>
              <w:pStyle w:val="TABLE-cell"/>
              <w:rPr>
                <w:ins w:id="18255" w:author="Charles Gifford" w:date="2017-03-20T15:33:00Z"/>
                <w:szCs w:val="20"/>
                <w:lang w:val="en-US"/>
              </w:rPr>
            </w:pPr>
            <w:ins w:id="18256" w:author="Charles Gifford" w:date="2017-03-20T15:33:00Z">
              <w:r>
                <w:t>Material</w:t>
              </w:r>
              <w:r w:rsidRPr="00481547">
                <w:t xml:space="preserve"> </w:t>
              </w:r>
              <w:r>
                <w:t>property</w:t>
              </w:r>
            </w:ins>
          </w:p>
        </w:tc>
        <w:tc>
          <w:tcPr>
            <w:tcW w:w="1170" w:type="dxa"/>
          </w:tcPr>
          <w:p w14:paraId="3AE6E732" w14:textId="77777777" w:rsidR="00983736" w:rsidRDefault="00983736" w:rsidP="0020423E">
            <w:pPr>
              <w:pStyle w:val="TABLE-cell"/>
              <w:rPr>
                <w:ins w:id="18257" w:author="Charles Gifford" w:date="2017-03-20T15:33:00Z"/>
                <w:szCs w:val="20"/>
                <w:lang w:val="en-US"/>
              </w:rPr>
            </w:pPr>
            <w:ins w:id="18258" w:author="Charles Gifford" w:date="2017-03-20T15:33:00Z">
              <w:r w:rsidRPr="0030452A">
                <w:t>0..*</w:t>
              </w:r>
            </w:ins>
          </w:p>
        </w:tc>
        <w:tc>
          <w:tcPr>
            <w:tcW w:w="3690" w:type="dxa"/>
            <w:shd w:val="clear" w:color="auto" w:fill="auto"/>
          </w:tcPr>
          <w:p w14:paraId="47402DCC" w14:textId="77777777" w:rsidR="00983736" w:rsidRDefault="00983736" w:rsidP="0020423E">
            <w:pPr>
              <w:pStyle w:val="TABLE-cell"/>
              <w:rPr>
                <w:ins w:id="18259" w:author="Charles Gifford" w:date="2017-03-20T15:33:00Z"/>
                <w:lang w:val="en-US"/>
              </w:rPr>
            </w:pPr>
            <w:ins w:id="18260" w:author="Charles Gifford" w:date="2017-03-20T15:33:00Z">
              <w:r>
                <w:t>A cross-model dependency</w:t>
              </w:r>
              <w:r w:rsidRPr="002C3CDB">
                <w:t xml:space="preserve"> to element in the </w:t>
              </w:r>
              <w:r>
                <w:t>material</w:t>
              </w:r>
              <w:r w:rsidRPr="00481547">
                <w:t xml:space="preserve"> </w:t>
              </w:r>
              <w:r w:rsidRPr="002C3CDB">
                <w:t>model as explained in clause 4.6.4.</w:t>
              </w:r>
            </w:ins>
          </w:p>
        </w:tc>
      </w:tr>
    </w:tbl>
    <w:p w14:paraId="47305BFF" w14:textId="18D0AE85" w:rsidR="009E6331" w:rsidRPr="001C220C" w:rsidRDefault="009E6331" w:rsidP="00DE6B19">
      <w:pPr>
        <w:pStyle w:val="TABLE-title"/>
        <w:rPr>
          <w:lang w:val="en-US"/>
        </w:rPr>
      </w:pPr>
      <w:bookmarkStart w:id="18261" w:name="_Ref161736579"/>
      <w:bookmarkStart w:id="18262" w:name="_Toc161631670"/>
      <w:bookmarkStart w:id="18263" w:name="_Toc266864201"/>
      <w:bookmarkStart w:id="18264" w:name="_Toc306621089"/>
      <w:bookmarkStart w:id="18265" w:name="_Toc320178485"/>
      <w:bookmarkStart w:id="18266" w:name="_Toc478492513"/>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874CF3">
        <w:rPr>
          <w:noProof/>
          <w:lang w:val="en-US"/>
        </w:rPr>
        <w:t>213</w:t>
      </w:r>
      <w:r w:rsidR="00FD29D6">
        <w:rPr>
          <w:lang w:val="en-US"/>
        </w:rPr>
        <w:fldChar w:fldCharType="end"/>
      </w:r>
      <w:bookmarkEnd w:id="18261"/>
      <w:r w:rsidRPr="001C220C">
        <w:rPr>
          <w:lang w:val="en-US"/>
        </w:rPr>
        <w:t xml:space="preserve"> </w:t>
      </w:r>
      <w:r w:rsidR="00DE6B19">
        <w:rPr>
          <w:lang w:val="en-US"/>
        </w:rPr>
        <w:t>–</w:t>
      </w:r>
      <w:r w:rsidRPr="001C220C">
        <w:rPr>
          <w:lang w:val="en-US"/>
        </w:rPr>
        <w:t xml:space="preserve"> </w:t>
      </w:r>
      <w:r w:rsidR="00D02368">
        <w:rPr>
          <w:lang w:val="en-US"/>
        </w:rPr>
        <w:t>M</w:t>
      </w:r>
      <w:r w:rsidRPr="001C220C">
        <w:rPr>
          <w:lang w:val="en-US"/>
        </w:rPr>
        <w:t>aterial actual property</w:t>
      </w:r>
      <w:bookmarkEnd w:id="18262"/>
      <w:bookmarkEnd w:id="18263"/>
      <w:bookmarkEnd w:id="18264"/>
      <w:bookmarkEnd w:id="18265"/>
      <w:r w:rsidR="00D02368" w:rsidRPr="00AC2193">
        <w:rPr>
          <w:lang w:val="en-US"/>
        </w:rPr>
        <w:t xml:space="preserve"> </w:t>
      </w:r>
      <w:r w:rsidR="00D02368">
        <w:rPr>
          <w:lang w:val="en-US"/>
        </w:rPr>
        <w:t>attributes</w:t>
      </w:r>
      <w:bookmarkEnd w:id="18266"/>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776"/>
        <w:gridCol w:w="1260"/>
        <w:gridCol w:w="1350"/>
        <w:gridCol w:w="1170"/>
        <w:gridCol w:w="1221"/>
      </w:tblGrid>
      <w:tr w:rsidR="009E6331" w:rsidRPr="001C220C" w14:paraId="5932F8AA" w14:textId="77777777" w:rsidTr="006277A3">
        <w:trPr>
          <w:tblHeader/>
          <w:jc w:val="center"/>
        </w:trPr>
        <w:tc>
          <w:tcPr>
            <w:tcW w:w="1269" w:type="dxa"/>
          </w:tcPr>
          <w:p w14:paraId="254628FE" w14:textId="77777777" w:rsidR="009E6331" w:rsidRPr="001C220C" w:rsidRDefault="009E6331" w:rsidP="006277A3">
            <w:pPr>
              <w:pStyle w:val="NormalTableHeader"/>
              <w:keepNext w:val="0"/>
              <w:spacing w:before="40"/>
              <w:rPr>
                <w:lang w:val="en-US"/>
              </w:rPr>
            </w:pPr>
            <w:r w:rsidRPr="001C220C">
              <w:rPr>
                <w:lang w:val="en-US"/>
              </w:rPr>
              <w:t xml:space="preserve">Attribute </w:t>
            </w:r>
            <w:r w:rsidR="000B599F">
              <w:rPr>
                <w:lang w:val="en-US"/>
              </w:rPr>
              <w:t>n</w:t>
            </w:r>
            <w:r w:rsidRPr="001C220C">
              <w:rPr>
                <w:lang w:val="en-US"/>
              </w:rPr>
              <w:t>ame</w:t>
            </w:r>
          </w:p>
        </w:tc>
        <w:tc>
          <w:tcPr>
            <w:tcW w:w="2776" w:type="dxa"/>
          </w:tcPr>
          <w:p w14:paraId="0F9F6C92" w14:textId="77777777" w:rsidR="009E6331" w:rsidRPr="001C220C" w:rsidRDefault="009E6331" w:rsidP="006277A3">
            <w:pPr>
              <w:pStyle w:val="NormalTableHeader"/>
              <w:keepNext w:val="0"/>
              <w:spacing w:before="40"/>
              <w:rPr>
                <w:lang w:val="en-US"/>
              </w:rPr>
            </w:pPr>
            <w:r w:rsidRPr="001C220C">
              <w:rPr>
                <w:lang w:val="en-US"/>
              </w:rPr>
              <w:t>Description</w:t>
            </w:r>
          </w:p>
        </w:tc>
        <w:tc>
          <w:tcPr>
            <w:tcW w:w="1260" w:type="dxa"/>
          </w:tcPr>
          <w:p w14:paraId="7214DDC6" w14:textId="77777777" w:rsidR="009E6331" w:rsidRPr="001C220C" w:rsidRDefault="00AE4770" w:rsidP="006277A3">
            <w:pPr>
              <w:pStyle w:val="NormalTableHeader"/>
              <w:keepNext w:val="0"/>
              <w:spacing w:before="40"/>
              <w:rPr>
                <w:lang w:val="en-US"/>
              </w:rPr>
            </w:pPr>
            <w:r>
              <w:rPr>
                <w:lang w:val="en-US"/>
              </w:rPr>
              <w:t>Production example</w:t>
            </w:r>
            <w:r w:rsidR="009E6331" w:rsidRPr="001C220C">
              <w:rPr>
                <w:lang w:val="en-US"/>
              </w:rPr>
              <w:t>s</w:t>
            </w:r>
          </w:p>
        </w:tc>
        <w:tc>
          <w:tcPr>
            <w:tcW w:w="1350" w:type="dxa"/>
          </w:tcPr>
          <w:p w14:paraId="258CF2BC" w14:textId="77777777" w:rsidR="009E6331" w:rsidRPr="001C220C" w:rsidRDefault="00AE4770" w:rsidP="006277A3">
            <w:pPr>
              <w:pStyle w:val="NormalTableHeader"/>
              <w:keepNext w:val="0"/>
              <w:spacing w:before="40"/>
              <w:rPr>
                <w:lang w:val="en-US"/>
              </w:rPr>
            </w:pPr>
            <w:r>
              <w:rPr>
                <w:lang w:val="en-US"/>
              </w:rPr>
              <w:t>Maintenance example</w:t>
            </w:r>
            <w:r w:rsidR="009E6331" w:rsidRPr="001C220C">
              <w:rPr>
                <w:lang w:val="en-US"/>
              </w:rPr>
              <w:t>s</w:t>
            </w:r>
          </w:p>
        </w:tc>
        <w:tc>
          <w:tcPr>
            <w:tcW w:w="1170" w:type="dxa"/>
          </w:tcPr>
          <w:p w14:paraId="2B48EF3D" w14:textId="77777777" w:rsidR="009E6331" w:rsidRPr="001C220C" w:rsidRDefault="00AE4770" w:rsidP="006277A3">
            <w:pPr>
              <w:pStyle w:val="NormalTableHeader"/>
              <w:keepNext w:val="0"/>
              <w:spacing w:before="40"/>
              <w:rPr>
                <w:lang w:val="en-US"/>
              </w:rPr>
            </w:pPr>
            <w:r>
              <w:rPr>
                <w:lang w:val="en-US"/>
              </w:rPr>
              <w:t>Quality example</w:t>
            </w:r>
            <w:r w:rsidR="009E6331" w:rsidRPr="001C220C">
              <w:rPr>
                <w:lang w:val="en-US"/>
              </w:rPr>
              <w:t>s</w:t>
            </w:r>
          </w:p>
        </w:tc>
        <w:tc>
          <w:tcPr>
            <w:tcW w:w="1221" w:type="dxa"/>
          </w:tcPr>
          <w:p w14:paraId="280EC1F1" w14:textId="77777777" w:rsidR="009E6331" w:rsidRPr="001C220C" w:rsidRDefault="00AE4770" w:rsidP="006277A3">
            <w:pPr>
              <w:pStyle w:val="NormalTableHeader"/>
              <w:keepNext w:val="0"/>
              <w:spacing w:before="40"/>
              <w:rPr>
                <w:lang w:val="en-US"/>
              </w:rPr>
            </w:pPr>
            <w:r>
              <w:rPr>
                <w:lang w:val="en-US"/>
              </w:rPr>
              <w:t>Inventory example</w:t>
            </w:r>
            <w:r w:rsidR="009E6331" w:rsidRPr="001C220C">
              <w:rPr>
                <w:lang w:val="en-US"/>
              </w:rPr>
              <w:t>s</w:t>
            </w:r>
          </w:p>
        </w:tc>
      </w:tr>
      <w:tr w:rsidR="00EF1F6F" w:rsidRPr="001C220C" w14:paraId="27C3C810" w14:textId="77777777" w:rsidTr="006277A3">
        <w:trPr>
          <w:cantSplit/>
          <w:jc w:val="center"/>
        </w:trPr>
        <w:tc>
          <w:tcPr>
            <w:tcW w:w="1269" w:type="dxa"/>
          </w:tcPr>
          <w:p w14:paraId="137A81DB" w14:textId="77777777" w:rsidR="00EF1F6F" w:rsidRPr="001C220C" w:rsidRDefault="00F81EE0" w:rsidP="006277A3">
            <w:pPr>
              <w:pStyle w:val="TableNormal1"/>
              <w:keepNext w:val="0"/>
              <w:rPr>
                <w:lang w:val="en-US"/>
              </w:rPr>
            </w:pPr>
            <w:r w:rsidRPr="001C220C">
              <w:rPr>
                <w:lang w:val="en-US"/>
              </w:rPr>
              <w:t>ID</w:t>
            </w:r>
          </w:p>
        </w:tc>
        <w:tc>
          <w:tcPr>
            <w:tcW w:w="2776" w:type="dxa"/>
          </w:tcPr>
          <w:p w14:paraId="5DD457D8" w14:textId="77777777" w:rsidR="00EF1F6F" w:rsidRPr="001C220C" w:rsidRDefault="00EF1F6F" w:rsidP="006277A3">
            <w:pPr>
              <w:pStyle w:val="TableNormal1"/>
              <w:keepNext w:val="0"/>
              <w:rPr>
                <w:lang w:val="en-US"/>
              </w:rPr>
            </w:pPr>
            <w:r w:rsidRPr="001C220C">
              <w:rPr>
                <w:lang w:val="en-US"/>
              </w:rPr>
              <w:t xml:space="preserve">An identification of the associated </w:t>
            </w:r>
            <w:r w:rsidRPr="001C220C">
              <w:rPr>
                <w:i/>
                <w:lang w:val="en-US"/>
              </w:rPr>
              <w:t>material property</w:t>
            </w:r>
            <w:r w:rsidRPr="001C220C">
              <w:rPr>
                <w:lang w:val="en-US"/>
              </w:rPr>
              <w:t xml:space="preserve"> or </w:t>
            </w:r>
            <w:r w:rsidRPr="001C220C">
              <w:rPr>
                <w:i/>
                <w:lang w:val="en-US"/>
              </w:rPr>
              <w:t>material class property</w:t>
            </w:r>
            <w:r w:rsidRPr="001C220C">
              <w:rPr>
                <w:lang w:val="en-US"/>
              </w:rPr>
              <w:t xml:space="preserve"> for a specific </w:t>
            </w:r>
            <w:r w:rsidRPr="001C220C">
              <w:rPr>
                <w:i/>
                <w:lang w:val="en-US"/>
              </w:rPr>
              <w:t>segment response</w:t>
            </w:r>
            <w:r w:rsidRPr="001C220C">
              <w:rPr>
                <w:lang w:val="en-US"/>
              </w:rPr>
              <w:t>.</w:t>
            </w:r>
          </w:p>
        </w:tc>
        <w:tc>
          <w:tcPr>
            <w:tcW w:w="1260" w:type="dxa"/>
          </w:tcPr>
          <w:p w14:paraId="363AD688" w14:textId="77777777" w:rsidR="00EF1F6F" w:rsidRPr="001C220C" w:rsidRDefault="00EF1F6F" w:rsidP="006277A3">
            <w:pPr>
              <w:pStyle w:val="TableNormal1"/>
              <w:keepNext w:val="0"/>
              <w:rPr>
                <w:lang w:val="en-US"/>
              </w:rPr>
            </w:pPr>
            <w:r w:rsidRPr="001C220C">
              <w:rPr>
                <w:lang w:val="en-US"/>
              </w:rPr>
              <w:t>Color</w:t>
            </w:r>
          </w:p>
        </w:tc>
        <w:tc>
          <w:tcPr>
            <w:tcW w:w="1350" w:type="dxa"/>
          </w:tcPr>
          <w:p w14:paraId="0A44E9D0" w14:textId="77777777" w:rsidR="00EF1F6F" w:rsidRPr="001C220C" w:rsidRDefault="00EF1F6F" w:rsidP="006277A3">
            <w:pPr>
              <w:pStyle w:val="TableNormal1"/>
              <w:keepNext w:val="0"/>
              <w:spacing w:before="40"/>
              <w:rPr>
                <w:lang w:val="en-US"/>
              </w:rPr>
            </w:pPr>
            <w:r w:rsidRPr="001C220C">
              <w:rPr>
                <w:lang w:val="en-US"/>
              </w:rPr>
              <w:t>Size</w:t>
            </w:r>
          </w:p>
        </w:tc>
        <w:tc>
          <w:tcPr>
            <w:tcW w:w="1170" w:type="dxa"/>
          </w:tcPr>
          <w:p w14:paraId="10CA9234" w14:textId="77777777" w:rsidR="00EF1F6F" w:rsidRPr="001C220C" w:rsidRDefault="007A69EF" w:rsidP="006277A3">
            <w:pPr>
              <w:pStyle w:val="TableNormal1"/>
              <w:keepNext w:val="0"/>
              <w:spacing w:before="40"/>
              <w:rPr>
                <w:lang w:val="en-US"/>
              </w:rPr>
            </w:pPr>
            <w:r>
              <w:rPr>
                <w:lang w:val="en-US"/>
              </w:rPr>
              <w:t>(not applicable)</w:t>
            </w:r>
          </w:p>
        </w:tc>
        <w:tc>
          <w:tcPr>
            <w:tcW w:w="1221" w:type="dxa"/>
          </w:tcPr>
          <w:p w14:paraId="46578CDD" w14:textId="77777777" w:rsidR="00EF1F6F" w:rsidRPr="001C220C" w:rsidRDefault="00EF1F6F" w:rsidP="006277A3">
            <w:pPr>
              <w:pStyle w:val="TableNormal1"/>
              <w:keepNext w:val="0"/>
              <w:spacing w:before="40"/>
              <w:rPr>
                <w:lang w:val="en-US"/>
              </w:rPr>
            </w:pPr>
            <w:r w:rsidRPr="001C220C">
              <w:rPr>
                <w:lang w:val="en-US"/>
              </w:rPr>
              <w:t>MOC</w:t>
            </w:r>
          </w:p>
        </w:tc>
      </w:tr>
      <w:tr w:rsidR="00EF1F6F" w:rsidRPr="001C220C" w14:paraId="069AB36A" w14:textId="77777777" w:rsidTr="006277A3">
        <w:trPr>
          <w:cantSplit/>
          <w:jc w:val="center"/>
        </w:trPr>
        <w:tc>
          <w:tcPr>
            <w:tcW w:w="1269" w:type="dxa"/>
          </w:tcPr>
          <w:p w14:paraId="1CDED61F" w14:textId="77777777" w:rsidR="00EF1F6F" w:rsidRPr="001C220C" w:rsidRDefault="00EF1F6F" w:rsidP="006277A3">
            <w:pPr>
              <w:pStyle w:val="TableNormal1"/>
              <w:keepNext w:val="0"/>
              <w:rPr>
                <w:lang w:val="en-US"/>
              </w:rPr>
            </w:pPr>
            <w:r w:rsidRPr="001C220C">
              <w:rPr>
                <w:lang w:val="en-US"/>
              </w:rPr>
              <w:t>Description</w:t>
            </w:r>
          </w:p>
        </w:tc>
        <w:tc>
          <w:tcPr>
            <w:tcW w:w="2776" w:type="dxa"/>
          </w:tcPr>
          <w:p w14:paraId="2BC9219B" w14:textId="77777777" w:rsidR="00EF1F6F" w:rsidRPr="001C220C" w:rsidRDefault="00EF1F6F" w:rsidP="006277A3">
            <w:pPr>
              <w:pStyle w:val="TableNormal1"/>
              <w:keepNext w:val="0"/>
              <w:rPr>
                <w:lang w:val="en-US"/>
              </w:rPr>
            </w:pPr>
            <w:r w:rsidRPr="001C220C">
              <w:rPr>
                <w:lang w:val="en-US"/>
              </w:rPr>
              <w:t xml:space="preserve">Contains additional information and descriptions of the </w:t>
            </w:r>
            <w:r w:rsidRPr="001C220C">
              <w:rPr>
                <w:i/>
                <w:lang w:val="en-US"/>
              </w:rPr>
              <w:t xml:space="preserve">material produced actual property </w:t>
            </w:r>
            <w:r w:rsidRPr="001C220C">
              <w:rPr>
                <w:lang w:val="en-US"/>
              </w:rPr>
              <w:t>definition.</w:t>
            </w:r>
          </w:p>
        </w:tc>
        <w:tc>
          <w:tcPr>
            <w:tcW w:w="1260" w:type="dxa"/>
          </w:tcPr>
          <w:p w14:paraId="5E1AEF94" w14:textId="77777777" w:rsidR="00EF1F6F" w:rsidRPr="001C220C" w:rsidRDefault="00EF1F6F" w:rsidP="006277A3">
            <w:pPr>
              <w:pStyle w:val="TableNormal1"/>
              <w:keepNext w:val="0"/>
              <w:rPr>
                <w:lang w:val="en-US"/>
              </w:rPr>
            </w:pPr>
            <w:r w:rsidRPr="001C220C">
              <w:rPr>
                <w:lang w:val="en-US"/>
              </w:rPr>
              <w:t>Defines the color actually produced, in the polishing segment</w:t>
            </w:r>
          </w:p>
        </w:tc>
        <w:tc>
          <w:tcPr>
            <w:tcW w:w="1350" w:type="dxa"/>
          </w:tcPr>
          <w:p w14:paraId="4A65EA6A" w14:textId="77777777" w:rsidR="00EF1F6F" w:rsidRPr="001C220C" w:rsidRDefault="00EF1F6F" w:rsidP="006277A3">
            <w:pPr>
              <w:pStyle w:val="TableNormal1"/>
              <w:keepNext w:val="0"/>
              <w:spacing w:before="40"/>
              <w:rPr>
                <w:lang w:val="en-US"/>
              </w:rPr>
            </w:pPr>
            <w:r w:rsidRPr="001C220C">
              <w:rPr>
                <w:lang w:val="en-US"/>
              </w:rPr>
              <w:t>Size required by calibration test</w:t>
            </w:r>
          </w:p>
        </w:tc>
        <w:tc>
          <w:tcPr>
            <w:tcW w:w="1170" w:type="dxa"/>
          </w:tcPr>
          <w:p w14:paraId="42DEC2B1" w14:textId="77777777" w:rsidR="00EF1F6F" w:rsidRPr="001C220C" w:rsidRDefault="007A69EF" w:rsidP="006277A3">
            <w:pPr>
              <w:pStyle w:val="TableNormal1"/>
              <w:keepNext w:val="0"/>
              <w:spacing w:before="40"/>
              <w:rPr>
                <w:lang w:val="en-US"/>
              </w:rPr>
            </w:pPr>
            <w:r>
              <w:rPr>
                <w:lang w:val="en-US"/>
              </w:rPr>
              <w:t>(not applicable)</w:t>
            </w:r>
          </w:p>
        </w:tc>
        <w:tc>
          <w:tcPr>
            <w:tcW w:w="1221" w:type="dxa"/>
          </w:tcPr>
          <w:p w14:paraId="76DFE680" w14:textId="77777777" w:rsidR="00EF1F6F" w:rsidRPr="001C220C" w:rsidRDefault="00EF1F6F" w:rsidP="006277A3">
            <w:pPr>
              <w:pStyle w:val="TableNormal1"/>
              <w:keepNext w:val="0"/>
              <w:spacing w:before="40"/>
              <w:rPr>
                <w:lang w:val="en-US"/>
              </w:rPr>
            </w:pPr>
            <w:r w:rsidRPr="001C220C">
              <w:rPr>
                <w:lang w:val="en-US"/>
              </w:rPr>
              <w:t>Material of Construction</w:t>
            </w:r>
          </w:p>
        </w:tc>
      </w:tr>
      <w:tr w:rsidR="00EF1F6F" w:rsidRPr="001C220C" w14:paraId="2E82B3E0" w14:textId="77777777" w:rsidTr="006277A3">
        <w:trPr>
          <w:cantSplit/>
          <w:jc w:val="center"/>
        </w:trPr>
        <w:tc>
          <w:tcPr>
            <w:tcW w:w="1269" w:type="dxa"/>
          </w:tcPr>
          <w:p w14:paraId="77E1A72C" w14:textId="77777777" w:rsidR="00EF1F6F" w:rsidRPr="001C220C" w:rsidRDefault="00EF1F6F" w:rsidP="006277A3">
            <w:pPr>
              <w:pStyle w:val="TableNormal1"/>
              <w:keepNext w:val="0"/>
              <w:rPr>
                <w:lang w:val="en-US"/>
              </w:rPr>
            </w:pPr>
            <w:r w:rsidRPr="001C220C">
              <w:rPr>
                <w:lang w:val="en-US"/>
              </w:rPr>
              <w:t>Value</w:t>
            </w:r>
          </w:p>
        </w:tc>
        <w:tc>
          <w:tcPr>
            <w:tcW w:w="2776" w:type="dxa"/>
          </w:tcPr>
          <w:p w14:paraId="26D72FA2" w14:textId="77777777" w:rsidR="006277A3" w:rsidRDefault="00EF1F6F" w:rsidP="006277A3">
            <w:pPr>
              <w:pStyle w:val="TableNormal1"/>
              <w:keepNext w:val="0"/>
              <w:rPr>
                <w:lang w:val="en-US"/>
              </w:rPr>
            </w:pPr>
            <w:r w:rsidRPr="001C220C">
              <w:rPr>
                <w:lang w:val="en-US"/>
              </w:rPr>
              <w:t>The value or set of values for the associated property</w:t>
            </w:r>
            <w:r w:rsidR="008558A5">
              <w:rPr>
                <w:lang w:val="en-US"/>
              </w:rPr>
              <w:t xml:space="preserve">. </w:t>
            </w:r>
          </w:p>
          <w:p w14:paraId="284B1C04" w14:textId="77777777" w:rsidR="00023DDC" w:rsidRDefault="006277A3" w:rsidP="006277A3">
            <w:pPr>
              <w:pStyle w:val="TableNormal1"/>
              <w:keepNext w:val="0"/>
              <w:rPr>
                <w:lang w:val="en-US"/>
              </w:rPr>
            </w:pPr>
            <w:r>
              <w:rPr>
                <w:lang w:val="en-US"/>
              </w:rPr>
              <w:t>EXAMPE</w:t>
            </w:r>
            <w:r w:rsidR="00EF1F6F" w:rsidRPr="001C220C">
              <w:rPr>
                <w:lang w:val="en-US"/>
              </w:rPr>
              <w:t xml:space="preserve"> </w:t>
            </w:r>
          </w:p>
          <w:p w14:paraId="647E87D6" w14:textId="77777777" w:rsidR="00EF1F6F" w:rsidRPr="001C220C" w:rsidRDefault="00023DDC" w:rsidP="006277A3">
            <w:pPr>
              <w:pStyle w:val="TableNormal1"/>
              <w:keepNext w:val="0"/>
              <w:rPr>
                <w:lang w:val="en-US"/>
              </w:rPr>
            </w:pPr>
            <w:r>
              <w:rPr>
                <w:lang w:val="en-US"/>
              </w:rPr>
              <w:t>R</w:t>
            </w:r>
            <w:r w:rsidR="00EF1F6F" w:rsidRPr="001C220C">
              <w:rPr>
                <w:lang w:val="en-US"/>
              </w:rPr>
              <w:t xml:space="preserve">ed, </w:t>
            </w:r>
            <w:r>
              <w:rPr>
                <w:lang w:val="en-US"/>
              </w:rPr>
              <w:t>o</w:t>
            </w:r>
            <w:r w:rsidR="00EF1F6F" w:rsidRPr="001C220C">
              <w:rPr>
                <w:lang w:val="en-US"/>
              </w:rPr>
              <w:t xml:space="preserve">range, </w:t>
            </w:r>
            <w:r>
              <w:rPr>
                <w:lang w:val="en-US"/>
              </w:rPr>
              <w:t>y</w:t>
            </w:r>
            <w:r w:rsidR="00EF1F6F" w:rsidRPr="001C220C">
              <w:rPr>
                <w:lang w:val="en-US"/>
              </w:rPr>
              <w:t xml:space="preserve">ellow, </w:t>
            </w:r>
            <w:r>
              <w:rPr>
                <w:lang w:val="en-US"/>
              </w:rPr>
              <w:t>g</w:t>
            </w:r>
            <w:r w:rsidR="00EF1F6F" w:rsidRPr="001C220C">
              <w:rPr>
                <w:lang w:val="en-US"/>
              </w:rPr>
              <w:t xml:space="preserve">reen, </w:t>
            </w:r>
            <w:r>
              <w:rPr>
                <w:lang w:val="en-US"/>
              </w:rPr>
              <w:t>b</w:t>
            </w:r>
            <w:r w:rsidR="00EF1F6F" w:rsidRPr="001C220C">
              <w:rPr>
                <w:lang w:val="en-US"/>
              </w:rPr>
              <w:t xml:space="preserve">lue, </w:t>
            </w:r>
            <w:r>
              <w:rPr>
                <w:lang w:val="en-US"/>
              </w:rPr>
              <w:t>i</w:t>
            </w:r>
            <w:r w:rsidR="00EF1F6F" w:rsidRPr="001C220C">
              <w:rPr>
                <w:lang w:val="en-US"/>
              </w:rPr>
              <w:t xml:space="preserve">ndigo, </w:t>
            </w:r>
            <w:r>
              <w:rPr>
                <w:lang w:val="en-US"/>
              </w:rPr>
              <w:t>v</w:t>
            </w:r>
            <w:r w:rsidR="00EF1F6F" w:rsidRPr="001C220C">
              <w:rPr>
                <w:lang w:val="en-US"/>
              </w:rPr>
              <w:t>iolet.</w:t>
            </w:r>
          </w:p>
        </w:tc>
        <w:tc>
          <w:tcPr>
            <w:tcW w:w="1260" w:type="dxa"/>
          </w:tcPr>
          <w:p w14:paraId="652E1A65" w14:textId="77777777" w:rsidR="00EF1F6F" w:rsidRPr="001C220C" w:rsidRDefault="00EF1F6F" w:rsidP="006277A3">
            <w:pPr>
              <w:pStyle w:val="TableNormal1"/>
              <w:keepNext w:val="0"/>
              <w:rPr>
                <w:lang w:val="en-US"/>
              </w:rPr>
            </w:pPr>
            <w:r w:rsidRPr="001C220C">
              <w:rPr>
                <w:lang w:val="en-US"/>
              </w:rPr>
              <w:t>Red</w:t>
            </w:r>
          </w:p>
        </w:tc>
        <w:tc>
          <w:tcPr>
            <w:tcW w:w="1350" w:type="dxa"/>
          </w:tcPr>
          <w:p w14:paraId="34B785FC" w14:textId="77777777" w:rsidR="00EF1F6F" w:rsidRPr="001C220C" w:rsidRDefault="00EF1F6F" w:rsidP="006277A3">
            <w:pPr>
              <w:pStyle w:val="TableNormal1"/>
              <w:keepNext w:val="0"/>
              <w:spacing w:before="40"/>
              <w:rPr>
                <w:lang w:val="en-US"/>
              </w:rPr>
            </w:pPr>
            <w:r w:rsidRPr="001C220C">
              <w:rPr>
                <w:lang w:val="en-US"/>
              </w:rPr>
              <w:t>3 x 5</w:t>
            </w:r>
          </w:p>
        </w:tc>
        <w:tc>
          <w:tcPr>
            <w:tcW w:w="1170" w:type="dxa"/>
          </w:tcPr>
          <w:p w14:paraId="7F9BE098" w14:textId="77777777" w:rsidR="00EF1F6F" w:rsidRPr="001C220C" w:rsidRDefault="007A69EF" w:rsidP="006277A3">
            <w:pPr>
              <w:pStyle w:val="TableNormal1"/>
              <w:keepNext w:val="0"/>
              <w:spacing w:before="40"/>
              <w:rPr>
                <w:lang w:val="en-US"/>
              </w:rPr>
            </w:pPr>
            <w:r>
              <w:rPr>
                <w:lang w:val="en-US"/>
              </w:rPr>
              <w:t>(not applicable)</w:t>
            </w:r>
          </w:p>
        </w:tc>
        <w:tc>
          <w:tcPr>
            <w:tcW w:w="1221" w:type="dxa"/>
          </w:tcPr>
          <w:p w14:paraId="1A04356F" w14:textId="77777777" w:rsidR="00EF1F6F" w:rsidRPr="001C220C" w:rsidRDefault="00EF1F6F" w:rsidP="006277A3">
            <w:pPr>
              <w:pStyle w:val="TableNormal1"/>
              <w:keepNext w:val="0"/>
              <w:spacing w:before="40"/>
              <w:rPr>
                <w:lang w:val="en-US"/>
              </w:rPr>
            </w:pPr>
            <w:r w:rsidRPr="001C220C">
              <w:rPr>
                <w:lang w:val="en-US"/>
              </w:rPr>
              <w:t>316 Stainless</w:t>
            </w:r>
          </w:p>
        </w:tc>
      </w:tr>
      <w:tr w:rsidR="00EF1F6F" w:rsidRPr="001C220C" w14:paraId="7671E562" w14:textId="77777777" w:rsidTr="006277A3">
        <w:trPr>
          <w:cantSplit/>
          <w:jc w:val="center"/>
        </w:trPr>
        <w:tc>
          <w:tcPr>
            <w:tcW w:w="1269" w:type="dxa"/>
          </w:tcPr>
          <w:p w14:paraId="673B55F7" w14:textId="77777777" w:rsidR="00EF1F6F" w:rsidRPr="001C220C" w:rsidRDefault="00EF1F6F" w:rsidP="006277A3">
            <w:pPr>
              <w:pStyle w:val="TableNormal1"/>
              <w:keepNext w:val="0"/>
              <w:rPr>
                <w:lang w:val="en-US"/>
              </w:rPr>
            </w:pPr>
            <w:r w:rsidRPr="001C220C">
              <w:rPr>
                <w:lang w:val="en-US"/>
              </w:rPr>
              <w:t xml:space="preserve">Value </w:t>
            </w:r>
            <w:r w:rsidR="00023DDC">
              <w:rPr>
                <w:lang w:val="en-US"/>
              </w:rPr>
              <w:t>u</w:t>
            </w:r>
            <w:r w:rsidRPr="001C220C">
              <w:rPr>
                <w:lang w:val="en-US"/>
              </w:rPr>
              <w:t xml:space="preserve">nit of </w:t>
            </w:r>
            <w:r w:rsidR="00023DDC">
              <w:rPr>
                <w:lang w:val="en-US"/>
              </w:rPr>
              <w:t>m</w:t>
            </w:r>
            <w:r w:rsidRPr="001C220C">
              <w:rPr>
                <w:lang w:val="en-US"/>
              </w:rPr>
              <w:t>easure</w:t>
            </w:r>
          </w:p>
        </w:tc>
        <w:tc>
          <w:tcPr>
            <w:tcW w:w="2776" w:type="dxa"/>
          </w:tcPr>
          <w:p w14:paraId="6A5DCA68" w14:textId="77777777" w:rsidR="00EF1F6F" w:rsidRPr="001C220C" w:rsidRDefault="00EF1F6F" w:rsidP="006277A3">
            <w:pPr>
              <w:pStyle w:val="TableNormal1"/>
              <w:keepNext w:val="0"/>
              <w:rPr>
                <w:lang w:val="en-US"/>
              </w:rPr>
            </w:pPr>
            <w:r w:rsidRPr="001C220C">
              <w:rPr>
                <w:lang w:val="en-US"/>
              </w:rPr>
              <w:t>The unit of measure of the associated property value, if applicable.</w:t>
            </w:r>
          </w:p>
        </w:tc>
        <w:tc>
          <w:tcPr>
            <w:tcW w:w="1260" w:type="dxa"/>
          </w:tcPr>
          <w:p w14:paraId="2B2AE447" w14:textId="77777777" w:rsidR="00EF1F6F" w:rsidRPr="001C220C" w:rsidRDefault="00EF1F6F" w:rsidP="006277A3">
            <w:pPr>
              <w:pStyle w:val="TableNormal1"/>
              <w:keepNext w:val="0"/>
              <w:rPr>
                <w:lang w:val="en-US"/>
              </w:rPr>
            </w:pPr>
            <w:r w:rsidRPr="001C220C">
              <w:rPr>
                <w:lang w:val="en-US"/>
              </w:rPr>
              <w:t>Color</w:t>
            </w:r>
          </w:p>
        </w:tc>
        <w:tc>
          <w:tcPr>
            <w:tcW w:w="1350" w:type="dxa"/>
          </w:tcPr>
          <w:p w14:paraId="2784523C" w14:textId="77777777" w:rsidR="00EF1F6F" w:rsidRPr="001C220C" w:rsidRDefault="00EF1F6F" w:rsidP="006277A3">
            <w:pPr>
              <w:pStyle w:val="TableNormal1"/>
              <w:keepNext w:val="0"/>
              <w:spacing w:before="40"/>
              <w:rPr>
                <w:lang w:val="en-US"/>
              </w:rPr>
            </w:pPr>
            <w:r w:rsidRPr="001C220C">
              <w:rPr>
                <w:lang w:val="en-US"/>
              </w:rPr>
              <w:t>Feet</w:t>
            </w:r>
          </w:p>
        </w:tc>
        <w:tc>
          <w:tcPr>
            <w:tcW w:w="1170" w:type="dxa"/>
          </w:tcPr>
          <w:p w14:paraId="1A53847E" w14:textId="77777777" w:rsidR="00EF1F6F" w:rsidRPr="001C220C" w:rsidRDefault="007A69EF" w:rsidP="006277A3">
            <w:pPr>
              <w:pStyle w:val="TableNormal1"/>
              <w:keepNext w:val="0"/>
              <w:spacing w:before="40"/>
              <w:rPr>
                <w:lang w:val="en-US"/>
              </w:rPr>
            </w:pPr>
            <w:r>
              <w:rPr>
                <w:lang w:val="en-US"/>
              </w:rPr>
              <w:t>(not applicable)</w:t>
            </w:r>
          </w:p>
        </w:tc>
        <w:tc>
          <w:tcPr>
            <w:tcW w:w="1221" w:type="dxa"/>
          </w:tcPr>
          <w:p w14:paraId="110E8E33" w14:textId="77777777" w:rsidR="00EF1F6F" w:rsidRPr="001C220C" w:rsidRDefault="007A69EF" w:rsidP="006277A3">
            <w:pPr>
              <w:pStyle w:val="TableNormal1"/>
              <w:keepNext w:val="0"/>
              <w:spacing w:before="40"/>
              <w:rPr>
                <w:lang w:val="en-US"/>
              </w:rPr>
            </w:pPr>
            <w:r>
              <w:rPr>
                <w:lang w:val="en-US"/>
              </w:rPr>
              <w:t>(not applicable)</w:t>
            </w:r>
          </w:p>
        </w:tc>
      </w:tr>
      <w:tr w:rsidR="00EF1F6F" w:rsidRPr="001C220C" w14:paraId="2866023F" w14:textId="77777777" w:rsidTr="006277A3">
        <w:trPr>
          <w:cantSplit/>
          <w:jc w:val="center"/>
        </w:trPr>
        <w:tc>
          <w:tcPr>
            <w:tcW w:w="1269" w:type="dxa"/>
          </w:tcPr>
          <w:p w14:paraId="0A79DCE9" w14:textId="77777777" w:rsidR="00EF1F6F" w:rsidRPr="001C220C" w:rsidRDefault="00EF1F6F" w:rsidP="006277A3">
            <w:pPr>
              <w:pStyle w:val="TableNormal1"/>
              <w:keepNext w:val="0"/>
              <w:rPr>
                <w:lang w:val="en-US"/>
              </w:rPr>
            </w:pPr>
            <w:r w:rsidRPr="001C220C">
              <w:rPr>
                <w:lang w:val="en-US"/>
              </w:rPr>
              <w:t>Quantity</w:t>
            </w:r>
          </w:p>
        </w:tc>
        <w:tc>
          <w:tcPr>
            <w:tcW w:w="2776" w:type="dxa"/>
          </w:tcPr>
          <w:p w14:paraId="001C9750" w14:textId="77777777" w:rsidR="00EF1F6F" w:rsidRPr="001C220C" w:rsidRDefault="00EF1F6F" w:rsidP="006277A3">
            <w:pPr>
              <w:pStyle w:val="TableNormal1"/>
              <w:keepNext w:val="0"/>
              <w:rPr>
                <w:lang w:val="en-US"/>
              </w:rPr>
            </w:pPr>
            <w:r w:rsidRPr="001C220C">
              <w:rPr>
                <w:lang w:val="en-US"/>
              </w:rPr>
              <w:t>Specifies the amount of material produced by the parent segment</w:t>
            </w:r>
            <w:r w:rsidR="008558A5">
              <w:rPr>
                <w:lang w:val="en-US"/>
              </w:rPr>
              <w:t xml:space="preserve">. </w:t>
            </w:r>
            <w:r w:rsidRPr="001C220C">
              <w:rPr>
                <w:lang w:val="en-US"/>
              </w:rPr>
              <w:t xml:space="preserve">Applies to each member of the </w:t>
            </w:r>
            <w:r w:rsidRPr="001C220C">
              <w:rPr>
                <w:i/>
                <w:lang w:val="en-US"/>
              </w:rPr>
              <w:t>material lot</w:t>
            </w:r>
            <w:r w:rsidRPr="001C220C">
              <w:rPr>
                <w:lang w:val="en-US"/>
              </w:rPr>
              <w:t xml:space="preserve">, </w:t>
            </w:r>
            <w:r w:rsidRPr="001C220C">
              <w:rPr>
                <w:i/>
                <w:lang w:val="en-US"/>
              </w:rPr>
              <w:t>materials definition</w:t>
            </w:r>
            <w:r w:rsidRPr="001C220C">
              <w:rPr>
                <w:lang w:val="en-US"/>
              </w:rPr>
              <w:t xml:space="preserve">, or </w:t>
            </w:r>
            <w:r w:rsidRPr="001C220C">
              <w:rPr>
                <w:i/>
                <w:lang w:val="en-US"/>
              </w:rPr>
              <w:t>material class</w:t>
            </w:r>
            <w:r w:rsidRPr="001C220C">
              <w:rPr>
                <w:lang w:val="en-US"/>
              </w:rPr>
              <w:t xml:space="preserve"> sets. </w:t>
            </w:r>
          </w:p>
        </w:tc>
        <w:tc>
          <w:tcPr>
            <w:tcW w:w="1260" w:type="dxa"/>
          </w:tcPr>
          <w:p w14:paraId="63E5822C" w14:textId="77777777" w:rsidR="00EF1F6F" w:rsidRPr="001C220C" w:rsidRDefault="00EF1F6F" w:rsidP="006277A3">
            <w:pPr>
              <w:pStyle w:val="TableNormal1"/>
              <w:keepNext w:val="0"/>
              <w:rPr>
                <w:lang w:val="en-US"/>
              </w:rPr>
            </w:pPr>
            <w:r w:rsidRPr="001C220C">
              <w:rPr>
                <w:lang w:val="en-US"/>
              </w:rPr>
              <w:t>1</w:t>
            </w:r>
            <w:r w:rsidR="00B0743D">
              <w:rPr>
                <w:lang w:val="en-US"/>
              </w:rPr>
              <w:t xml:space="preserve"> </w:t>
            </w:r>
            <w:r w:rsidRPr="001C220C">
              <w:rPr>
                <w:lang w:val="en-US"/>
              </w:rPr>
              <w:t>002</w:t>
            </w:r>
          </w:p>
        </w:tc>
        <w:tc>
          <w:tcPr>
            <w:tcW w:w="1350" w:type="dxa"/>
          </w:tcPr>
          <w:p w14:paraId="76BFAEF8" w14:textId="77777777" w:rsidR="00EF1F6F" w:rsidRPr="001C220C" w:rsidRDefault="007A69EF" w:rsidP="006277A3">
            <w:pPr>
              <w:pStyle w:val="TableNormal1"/>
              <w:keepNext w:val="0"/>
              <w:spacing w:before="40"/>
              <w:rPr>
                <w:lang w:val="en-US"/>
              </w:rPr>
            </w:pPr>
            <w:r>
              <w:rPr>
                <w:lang w:val="en-US"/>
              </w:rPr>
              <w:t>(not applicable)</w:t>
            </w:r>
          </w:p>
        </w:tc>
        <w:tc>
          <w:tcPr>
            <w:tcW w:w="1170" w:type="dxa"/>
          </w:tcPr>
          <w:p w14:paraId="32A85848" w14:textId="77777777" w:rsidR="00EF1F6F" w:rsidRPr="001C220C" w:rsidRDefault="007A69EF" w:rsidP="006277A3">
            <w:pPr>
              <w:pStyle w:val="TableNormal1"/>
              <w:keepNext w:val="0"/>
              <w:spacing w:before="40"/>
              <w:rPr>
                <w:lang w:val="en-US"/>
              </w:rPr>
            </w:pPr>
            <w:r>
              <w:rPr>
                <w:lang w:val="en-US"/>
              </w:rPr>
              <w:t>(not applicable)</w:t>
            </w:r>
          </w:p>
        </w:tc>
        <w:tc>
          <w:tcPr>
            <w:tcW w:w="1221" w:type="dxa"/>
          </w:tcPr>
          <w:p w14:paraId="7F4F831E" w14:textId="77777777" w:rsidR="00EF1F6F" w:rsidRPr="001C220C" w:rsidRDefault="007A69EF" w:rsidP="006277A3">
            <w:pPr>
              <w:pStyle w:val="TableNormal1"/>
              <w:keepNext w:val="0"/>
              <w:spacing w:before="40"/>
              <w:rPr>
                <w:lang w:val="en-US"/>
              </w:rPr>
            </w:pPr>
            <w:r>
              <w:rPr>
                <w:lang w:val="en-US"/>
              </w:rPr>
              <w:t>(not applicable)</w:t>
            </w:r>
          </w:p>
        </w:tc>
      </w:tr>
      <w:tr w:rsidR="00EF1F6F" w:rsidRPr="001C220C" w14:paraId="325331F7" w14:textId="77777777" w:rsidTr="006277A3">
        <w:trPr>
          <w:cantSplit/>
          <w:jc w:val="center"/>
        </w:trPr>
        <w:tc>
          <w:tcPr>
            <w:tcW w:w="1269" w:type="dxa"/>
          </w:tcPr>
          <w:p w14:paraId="6C70F789" w14:textId="77777777" w:rsidR="00EF1F6F" w:rsidRPr="001C220C" w:rsidRDefault="00EF1F6F" w:rsidP="006277A3">
            <w:pPr>
              <w:pStyle w:val="TableNormal1"/>
              <w:keepNext w:val="0"/>
              <w:rPr>
                <w:lang w:val="en-US"/>
              </w:rPr>
            </w:pPr>
            <w:r w:rsidRPr="001C220C">
              <w:rPr>
                <w:lang w:val="en-US"/>
              </w:rPr>
              <w:t xml:space="preserve">Quantity </w:t>
            </w:r>
            <w:r w:rsidR="00023DDC">
              <w:rPr>
                <w:lang w:val="en-US"/>
              </w:rPr>
              <w:t>u</w:t>
            </w:r>
            <w:r w:rsidRPr="001C220C">
              <w:rPr>
                <w:lang w:val="en-US"/>
              </w:rPr>
              <w:t xml:space="preserve">nit of </w:t>
            </w:r>
            <w:r w:rsidR="00023DDC">
              <w:rPr>
                <w:lang w:val="en-US"/>
              </w:rPr>
              <w:t>m</w:t>
            </w:r>
            <w:r w:rsidRPr="001C220C">
              <w:rPr>
                <w:lang w:val="en-US"/>
              </w:rPr>
              <w:t>easure</w:t>
            </w:r>
          </w:p>
        </w:tc>
        <w:tc>
          <w:tcPr>
            <w:tcW w:w="2776" w:type="dxa"/>
          </w:tcPr>
          <w:p w14:paraId="44D53C01" w14:textId="77777777" w:rsidR="00EF1F6F" w:rsidRPr="001C220C" w:rsidRDefault="00EF1F6F" w:rsidP="006277A3">
            <w:pPr>
              <w:pStyle w:val="TableNormal1"/>
              <w:keepNext w:val="0"/>
              <w:rPr>
                <w:lang w:val="en-US"/>
              </w:rPr>
            </w:pPr>
            <w:r w:rsidRPr="001C220C">
              <w:rPr>
                <w:lang w:val="en-US"/>
              </w:rPr>
              <w:t>Identifies the unit of measure of the quantity, if applicable.</w:t>
            </w:r>
          </w:p>
        </w:tc>
        <w:tc>
          <w:tcPr>
            <w:tcW w:w="1260" w:type="dxa"/>
          </w:tcPr>
          <w:p w14:paraId="436BC84E" w14:textId="77777777" w:rsidR="00EF1F6F" w:rsidRPr="001C220C" w:rsidRDefault="00EF1F6F" w:rsidP="006277A3">
            <w:pPr>
              <w:pStyle w:val="TableNormal1"/>
              <w:keepNext w:val="0"/>
              <w:rPr>
                <w:lang w:val="en-US"/>
              </w:rPr>
            </w:pPr>
            <w:r w:rsidRPr="001C220C">
              <w:rPr>
                <w:lang w:val="en-US"/>
              </w:rPr>
              <w:t>Units</w:t>
            </w:r>
          </w:p>
        </w:tc>
        <w:tc>
          <w:tcPr>
            <w:tcW w:w="1350" w:type="dxa"/>
          </w:tcPr>
          <w:p w14:paraId="18F03F4A" w14:textId="77777777" w:rsidR="00EF1F6F" w:rsidRPr="001C220C" w:rsidRDefault="007A69EF" w:rsidP="006277A3">
            <w:pPr>
              <w:pStyle w:val="TableNormal1"/>
              <w:keepNext w:val="0"/>
              <w:spacing w:before="40"/>
              <w:rPr>
                <w:lang w:val="en-US"/>
              </w:rPr>
            </w:pPr>
            <w:r>
              <w:rPr>
                <w:lang w:val="en-US"/>
              </w:rPr>
              <w:t>(not applicable)</w:t>
            </w:r>
          </w:p>
        </w:tc>
        <w:tc>
          <w:tcPr>
            <w:tcW w:w="1170" w:type="dxa"/>
          </w:tcPr>
          <w:p w14:paraId="53B8C363" w14:textId="77777777" w:rsidR="00EF1F6F" w:rsidRPr="001C220C" w:rsidRDefault="007A69EF" w:rsidP="006277A3">
            <w:pPr>
              <w:pStyle w:val="TableNormal1"/>
              <w:keepNext w:val="0"/>
              <w:spacing w:before="40"/>
              <w:rPr>
                <w:lang w:val="en-US"/>
              </w:rPr>
            </w:pPr>
            <w:r>
              <w:rPr>
                <w:lang w:val="en-US"/>
              </w:rPr>
              <w:t>(not applicable)</w:t>
            </w:r>
          </w:p>
        </w:tc>
        <w:tc>
          <w:tcPr>
            <w:tcW w:w="1221" w:type="dxa"/>
          </w:tcPr>
          <w:p w14:paraId="722C8E12" w14:textId="77777777" w:rsidR="00EF1F6F" w:rsidRPr="001C220C" w:rsidRDefault="007A69EF" w:rsidP="006277A3">
            <w:pPr>
              <w:pStyle w:val="TableNormal1"/>
              <w:keepNext w:val="0"/>
              <w:spacing w:before="40"/>
              <w:rPr>
                <w:lang w:val="en-US"/>
              </w:rPr>
            </w:pPr>
            <w:r>
              <w:rPr>
                <w:lang w:val="en-US"/>
              </w:rPr>
              <w:t>(not applicable)</w:t>
            </w:r>
          </w:p>
        </w:tc>
      </w:tr>
    </w:tbl>
    <w:p w14:paraId="3CB09A16" w14:textId="77777777" w:rsidR="00B638E1" w:rsidRPr="001C220C" w:rsidRDefault="00B638E1" w:rsidP="00B638E1">
      <w:pPr>
        <w:rPr>
          <w:lang w:val="en-US"/>
        </w:rPr>
      </w:pPr>
    </w:p>
    <w:p w14:paraId="5E141129" w14:textId="77777777" w:rsidR="009A0FC3" w:rsidRPr="001C220C" w:rsidRDefault="006A5B9A" w:rsidP="0029062D">
      <w:pPr>
        <w:pStyle w:val="Heading2"/>
        <w:rPr>
          <w:lang w:val="en-US"/>
        </w:rPr>
      </w:pPr>
      <w:bookmarkStart w:id="18267" w:name="_Ref189212292"/>
      <w:bookmarkStart w:id="18268" w:name="_Toc306620087"/>
      <w:bookmarkStart w:id="18269" w:name="_Toc320176994"/>
      <w:bookmarkStart w:id="18270" w:name="_Toc478492232"/>
      <w:r w:rsidRPr="001C220C">
        <w:rPr>
          <w:lang w:val="en-US"/>
        </w:rPr>
        <w:t>Operations capability</w:t>
      </w:r>
      <w:r w:rsidR="002B3EEA" w:rsidRPr="001C220C">
        <w:rPr>
          <w:lang w:val="en-US"/>
        </w:rPr>
        <w:t xml:space="preserve"> information</w:t>
      </w:r>
      <w:bookmarkEnd w:id="18267"/>
      <w:bookmarkEnd w:id="18268"/>
      <w:bookmarkEnd w:id="18269"/>
      <w:bookmarkEnd w:id="18270"/>
    </w:p>
    <w:p w14:paraId="42E34390" w14:textId="77777777" w:rsidR="0073361A" w:rsidRPr="001C220C" w:rsidRDefault="006A5B9A" w:rsidP="003E1075">
      <w:pPr>
        <w:pStyle w:val="Heading3"/>
      </w:pPr>
      <w:bookmarkStart w:id="18271" w:name="_Toc320176995"/>
      <w:r w:rsidRPr="001C220C">
        <w:t>Operations capability</w:t>
      </w:r>
      <w:r w:rsidR="0073361A" w:rsidRPr="001C220C">
        <w:t xml:space="preserve"> model</w:t>
      </w:r>
      <w:bookmarkEnd w:id="18271"/>
    </w:p>
    <w:p w14:paraId="23A3B3D8" w14:textId="77777777" w:rsidR="00B638E1" w:rsidRPr="001C220C" w:rsidRDefault="006A5B9A" w:rsidP="00B638E1">
      <w:pPr>
        <w:pStyle w:val="PARAGRAPH"/>
        <w:rPr>
          <w:lang w:val="en-US"/>
        </w:rPr>
      </w:pPr>
      <w:r w:rsidRPr="001C220C">
        <w:rPr>
          <w:lang w:val="en-US"/>
        </w:rPr>
        <w:t>Operations capability</w:t>
      </w:r>
      <w:r w:rsidR="00B638E1" w:rsidRPr="001C220C">
        <w:rPr>
          <w:lang w:val="en-US"/>
        </w:rPr>
        <w:t xml:space="preserve"> information is the collection of information about all resources for </w:t>
      </w:r>
      <w:r w:rsidR="006C7335" w:rsidRPr="001C220C">
        <w:rPr>
          <w:lang w:val="en-US"/>
        </w:rPr>
        <w:t>operations</w:t>
      </w:r>
      <w:r w:rsidR="00B638E1" w:rsidRPr="001C220C">
        <w:rPr>
          <w:lang w:val="en-US"/>
        </w:rPr>
        <w:t xml:space="preserve"> for selected </w:t>
      </w:r>
      <w:r w:rsidR="00BA042F" w:rsidRPr="001C220C">
        <w:rPr>
          <w:lang w:val="en-US"/>
        </w:rPr>
        <w:t xml:space="preserve">future and past </w:t>
      </w:r>
      <w:r w:rsidR="00B638E1" w:rsidRPr="001C220C">
        <w:rPr>
          <w:lang w:val="en-US"/>
        </w:rPr>
        <w:t xml:space="preserve">times. This is made up of information about </w:t>
      </w:r>
      <w:r w:rsidR="00B638E1" w:rsidRPr="002B6606">
        <w:rPr>
          <w:i/>
          <w:lang w:val="en-US"/>
        </w:rPr>
        <w:t xml:space="preserve">equipment, </w:t>
      </w:r>
      <w:r w:rsidR="00C17398" w:rsidRPr="002B6606">
        <w:rPr>
          <w:i/>
          <w:lang w:val="en-US"/>
        </w:rPr>
        <w:t xml:space="preserve">physical assets, </w:t>
      </w:r>
      <w:r w:rsidR="00B638E1" w:rsidRPr="002B6606">
        <w:rPr>
          <w:i/>
          <w:lang w:val="en-US"/>
        </w:rPr>
        <w:t>material, personnel,</w:t>
      </w:r>
      <w:r w:rsidR="00B638E1" w:rsidRPr="001C220C">
        <w:rPr>
          <w:lang w:val="en-US"/>
        </w:rPr>
        <w:t xml:space="preserve"> and </w:t>
      </w:r>
      <w:r w:rsidR="00BF69FC" w:rsidRPr="002B6606">
        <w:rPr>
          <w:i/>
          <w:lang w:val="en-US"/>
        </w:rPr>
        <w:t>process segment</w:t>
      </w:r>
      <w:r w:rsidR="00B638E1" w:rsidRPr="002B6606">
        <w:rPr>
          <w:i/>
          <w:lang w:val="en-US"/>
        </w:rPr>
        <w:t>s</w:t>
      </w:r>
      <w:r w:rsidR="008558A5">
        <w:rPr>
          <w:lang w:val="en-US"/>
        </w:rPr>
        <w:t xml:space="preserve">. </w:t>
      </w:r>
      <w:r w:rsidRPr="002B6606">
        <w:rPr>
          <w:i/>
          <w:lang w:val="en-US"/>
        </w:rPr>
        <w:t>Operations capability</w:t>
      </w:r>
      <w:r w:rsidR="00B638E1" w:rsidRPr="001C220C">
        <w:rPr>
          <w:lang w:val="en-US"/>
        </w:rPr>
        <w:t xml:space="preserve"> describes the names, terms, statuses, and quantities of which the manufacturing control system has knowledge</w:t>
      </w:r>
      <w:r w:rsidR="008558A5">
        <w:rPr>
          <w:lang w:val="en-US"/>
        </w:rPr>
        <w:t xml:space="preserve">. </w:t>
      </w:r>
    </w:p>
    <w:p w14:paraId="5A3738B6" w14:textId="736154EB" w:rsidR="008B4A6F" w:rsidRPr="001C220C" w:rsidDel="00CC597E" w:rsidRDefault="009C4136" w:rsidP="00DE6B19">
      <w:pPr>
        <w:pStyle w:val="PARAGRAPH"/>
        <w:rPr>
          <w:del w:id="18272" w:author="Charles Gifford" w:date="2017-03-23T13:09:00Z"/>
          <w:lang w:val="en-US"/>
        </w:rPr>
      </w:pPr>
      <w:r>
        <w:rPr>
          <w:lang w:val="en-US"/>
        </w:rPr>
        <w:fldChar w:fldCharType="begin"/>
      </w:r>
      <w:r>
        <w:rPr>
          <w:lang w:val="en-US"/>
        </w:rPr>
        <w:instrText xml:space="preserve"> REF _Ref477984097 \h </w:instrText>
      </w:r>
      <w:r>
        <w:rPr>
          <w:lang w:val="en-US"/>
        </w:rPr>
      </w:r>
      <w:r>
        <w:rPr>
          <w:lang w:val="en-US"/>
        </w:rPr>
        <w:fldChar w:fldCharType="separate"/>
      </w:r>
      <w:r w:rsidRPr="001C220C">
        <w:rPr>
          <w:lang w:val="en-US"/>
        </w:rPr>
        <w:t xml:space="preserve">Figure </w:t>
      </w:r>
      <w:r>
        <w:rPr>
          <w:noProof/>
          <w:lang w:val="en-US"/>
        </w:rPr>
        <w:t>23</w:t>
      </w:r>
      <w:r>
        <w:rPr>
          <w:lang w:val="en-US"/>
        </w:rPr>
        <w:fldChar w:fldCharType="end"/>
      </w:r>
      <w:r w:rsidR="008B4A6F" w:rsidRPr="001C220C">
        <w:rPr>
          <w:lang w:val="en-US"/>
        </w:rPr>
        <w:t xml:space="preserve"> is the </w:t>
      </w:r>
      <w:r w:rsidR="006A5B9A" w:rsidRPr="001C220C">
        <w:rPr>
          <w:lang w:val="en-US"/>
        </w:rPr>
        <w:t>operations capability</w:t>
      </w:r>
      <w:r w:rsidR="008B4A6F" w:rsidRPr="001C220C">
        <w:rPr>
          <w:lang w:val="en-US"/>
        </w:rPr>
        <w:t xml:space="preserve"> model that applies to production, maintenance, quality test and inventory.</w:t>
      </w:r>
      <w:ins w:id="18273" w:author="Charles Gifford" w:date="2017-03-20T20:09:00Z">
        <w:r w:rsidR="0020423E" w:rsidRPr="0020423E">
          <w:t xml:space="preserve"> </w:t>
        </w:r>
      </w:ins>
      <w:ins w:id="18274" w:author="Charles Gifford" w:date="2017-03-22T22:13:00Z">
        <w:r>
          <w:rPr>
            <w:lang w:val="en-US"/>
          </w:rPr>
          <w:fldChar w:fldCharType="begin"/>
        </w:r>
        <w:r>
          <w:instrText xml:space="preserve"> REF _Ref477984134 \h </w:instrText>
        </w:r>
      </w:ins>
      <w:r>
        <w:rPr>
          <w:lang w:val="en-US"/>
        </w:rPr>
      </w:r>
      <w:r>
        <w:rPr>
          <w:lang w:val="en-US"/>
        </w:rPr>
        <w:fldChar w:fldCharType="separate"/>
      </w:r>
      <w:ins w:id="18275" w:author="Charles Gifford" w:date="2017-03-22T22:13:00Z">
        <w:r>
          <w:t xml:space="preserve">Table </w:t>
        </w:r>
        <w:r>
          <w:rPr>
            <w:noProof/>
          </w:rPr>
          <w:t>214</w:t>
        </w:r>
        <w:r>
          <w:rPr>
            <w:lang w:val="en-US"/>
          </w:rPr>
          <w:fldChar w:fldCharType="end"/>
        </w:r>
      </w:ins>
      <w:ins w:id="18276" w:author="Charles Gifford" w:date="2017-03-20T20:09:00Z">
        <w:r w:rsidR="0020423E" w:rsidRPr="0020423E">
          <w:rPr>
            <w:lang w:val="en-US"/>
          </w:rPr>
          <w:t xml:space="preserve"> lists the relationships of the objects in the operations capability model.</w:t>
        </w:r>
      </w:ins>
    </w:p>
    <w:p w14:paraId="138796C1" w14:textId="5F626E68" w:rsidR="008B4A6F" w:rsidRPr="001C220C" w:rsidRDefault="00D81887" w:rsidP="00907215">
      <w:pPr>
        <w:pStyle w:val="PARAGRAPH"/>
        <w:rPr>
          <w:lang w:val="en-US"/>
        </w:rPr>
      </w:pPr>
      <w:del w:id="18277" w:author="Charles Gifford" w:date="2017-03-15T19:38:00Z">
        <w:r w:rsidDel="00783062">
          <w:rPr>
            <w:noProof/>
            <w:lang w:val="en-US" w:eastAsia="en-US"/>
          </w:rPr>
          <w:drawing>
            <wp:inline distT="0" distB="0" distL="0" distR="0" wp14:anchorId="78917C6C" wp14:editId="5E326BD6">
              <wp:extent cx="5486400" cy="33610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486400" cy="3361055"/>
                      </a:xfrm>
                      <a:prstGeom prst="rect">
                        <a:avLst/>
                      </a:prstGeom>
                      <a:noFill/>
                      <a:ln>
                        <a:noFill/>
                      </a:ln>
                    </pic:spPr>
                  </pic:pic>
                </a:graphicData>
              </a:graphic>
            </wp:inline>
          </w:drawing>
        </w:r>
      </w:del>
    </w:p>
    <w:p w14:paraId="4239437C" w14:textId="0AFC0845" w:rsidR="00783062" w:rsidRDefault="009C4136" w:rsidP="00783062">
      <w:pPr>
        <w:pStyle w:val="FIGURE"/>
        <w:rPr>
          <w:ins w:id="18278" w:author="Charles Gifford" w:date="2017-03-15T19:38:00Z"/>
          <w:lang w:val="en-US"/>
        </w:rPr>
      </w:pPr>
      <w:bookmarkStart w:id="18279" w:name="_Ref161733436"/>
      <w:bookmarkStart w:id="18280" w:name="_Toc157224384"/>
      <w:bookmarkStart w:id="18281" w:name="_Toc237687663"/>
      <w:bookmarkStart w:id="18282" w:name="_Toc306620206"/>
      <w:bookmarkStart w:id="18283" w:name="_Toc320178071"/>
      <w:ins w:id="18284" w:author="Charles Gifford" w:date="2017-03-22T22:08:00Z">
        <w:r>
          <w:rPr>
            <w:noProof/>
            <w:lang w:val="en-US" w:eastAsia="en-US"/>
          </w:rPr>
          <w:drawing>
            <wp:inline distT="0" distB="0" distL="0" distR="0" wp14:anchorId="4D9A679B" wp14:editId="03CEE42C">
              <wp:extent cx="5634552" cy="4146281"/>
              <wp:effectExtent l="0" t="0" r="444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34552" cy="4146281"/>
                      </a:xfrm>
                      <a:prstGeom prst="rect">
                        <a:avLst/>
                      </a:prstGeom>
                      <a:noFill/>
                    </pic:spPr>
                  </pic:pic>
                </a:graphicData>
              </a:graphic>
            </wp:inline>
          </w:drawing>
        </w:r>
      </w:ins>
    </w:p>
    <w:p w14:paraId="53AF2E86" w14:textId="2A0C5250" w:rsidR="008B4A6F" w:rsidRDefault="008B4A6F" w:rsidP="001E69AF">
      <w:pPr>
        <w:pStyle w:val="FIGURE-title"/>
        <w:rPr>
          <w:ins w:id="18285" w:author="Charles Gifford" w:date="2017-03-20T19:47:00Z"/>
          <w:lang w:val="en-US"/>
        </w:rPr>
      </w:pPr>
      <w:bookmarkStart w:id="18286" w:name="_Ref477984097"/>
      <w:bookmarkStart w:id="18287" w:name="_Toc478492572"/>
      <w:r w:rsidRPr="001C220C">
        <w:rPr>
          <w:lang w:val="en-US"/>
        </w:rPr>
        <w:t xml:space="preserve">Figure </w:t>
      </w:r>
      <w:r w:rsidRPr="001C220C">
        <w:rPr>
          <w:lang w:val="en-US"/>
        </w:rPr>
        <w:fldChar w:fldCharType="begin"/>
      </w:r>
      <w:r w:rsidRPr="001C220C">
        <w:rPr>
          <w:lang w:val="en-US"/>
        </w:rPr>
        <w:instrText xml:space="preserve"> SEQ Figure \* ARABIC </w:instrText>
      </w:r>
      <w:r w:rsidRPr="001C220C">
        <w:rPr>
          <w:lang w:val="en-US"/>
        </w:rPr>
        <w:fldChar w:fldCharType="separate"/>
      </w:r>
      <w:r w:rsidR="009C4136">
        <w:rPr>
          <w:noProof/>
          <w:lang w:val="en-US"/>
        </w:rPr>
        <w:t>23</w:t>
      </w:r>
      <w:r w:rsidRPr="001C220C">
        <w:rPr>
          <w:lang w:val="en-US"/>
        </w:rPr>
        <w:fldChar w:fldCharType="end"/>
      </w:r>
      <w:bookmarkEnd w:id="18279"/>
      <w:bookmarkEnd w:id="18286"/>
      <w:r w:rsidRPr="001C220C">
        <w:rPr>
          <w:lang w:val="en-US"/>
        </w:rPr>
        <w:t xml:space="preserve"> </w:t>
      </w:r>
      <w:r w:rsidR="00DE6B19">
        <w:rPr>
          <w:lang w:val="en-US"/>
        </w:rPr>
        <w:t>–</w:t>
      </w:r>
      <w:r w:rsidRPr="001C220C">
        <w:rPr>
          <w:lang w:val="en-US"/>
        </w:rPr>
        <w:t xml:space="preserve"> </w:t>
      </w:r>
      <w:bookmarkStart w:id="18288" w:name="_Hlk477802792"/>
      <w:r w:rsidR="006A5B9A" w:rsidRPr="001C220C">
        <w:rPr>
          <w:lang w:val="en-US"/>
        </w:rPr>
        <w:t>Operations capability</w:t>
      </w:r>
      <w:bookmarkEnd w:id="18288"/>
      <w:r w:rsidRPr="001C220C">
        <w:rPr>
          <w:lang w:val="en-US"/>
        </w:rPr>
        <w:t xml:space="preserve"> </w:t>
      </w:r>
      <w:r w:rsidR="00DD4C75">
        <w:rPr>
          <w:lang w:val="en-US"/>
        </w:rPr>
        <w:t>m</w:t>
      </w:r>
      <w:r w:rsidRPr="001C220C">
        <w:rPr>
          <w:lang w:val="en-US"/>
        </w:rPr>
        <w:t>odel</w:t>
      </w:r>
      <w:bookmarkEnd w:id="18280"/>
      <w:bookmarkEnd w:id="18281"/>
      <w:bookmarkEnd w:id="18282"/>
      <w:bookmarkEnd w:id="18283"/>
      <w:bookmarkEnd w:id="18287"/>
    </w:p>
    <w:p w14:paraId="15DC3450" w14:textId="37FF00DC" w:rsidR="00DD4C75" w:rsidRDefault="009C4136" w:rsidP="00881CA4">
      <w:pPr>
        <w:pStyle w:val="TABLE-title"/>
        <w:rPr>
          <w:ins w:id="18289" w:author="Charles Gifford" w:date="2017-03-20T19:50:00Z"/>
          <w:lang w:val="en-US"/>
        </w:rPr>
      </w:pPr>
      <w:bookmarkStart w:id="18290" w:name="_Ref477984134"/>
      <w:bookmarkStart w:id="18291" w:name="_Toc478492514"/>
      <w:bookmarkStart w:id="18292" w:name="_Hlk477813848"/>
      <w:ins w:id="18293" w:author="Charles Gifford" w:date="2017-03-22T22:03:00Z">
        <w:r>
          <w:t xml:space="preserve">Table </w:t>
        </w:r>
        <w:r>
          <w:fldChar w:fldCharType="begin"/>
        </w:r>
        <w:r>
          <w:instrText xml:space="preserve"> SEQ Table \* ARABIC </w:instrText>
        </w:r>
      </w:ins>
      <w:r>
        <w:fldChar w:fldCharType="separate"/>
      </w:r>
      <w:ins w:id="18294" w:author="Charles Gifford" w:date="2017-03-22T22:03:00Z">
        <w:r>
          <w:rPr>
            <w:noProof/>
          </w:rPr>
          <w:t>214</w:t>
        </w:r>
        <w:r>
          <w:fldChar w:fldCharType="end"/>
        </w:r>
        <w:bookmarkEnd w:id="18290"/>
        <w:r>
          <w:rPr>
            <w:lang w:val="en-US"/>
          </w:rPr>
          <w:t xml:space="preserve"> </w:t>
        </w:r>
      </w:ins>
      <w:ins w:id="18295" w:author="Charles Gifford" w:date="2017-03-20T19:50:00Z">
        <w:r w:rsidR="00DD4C75" w:rsidRPr="001C220C">
          <w:rPr>
            <w:lang w:val="en-US"/>
          </w:rPr>
          <w:t xml:space="preserve"> </w:t>
        </w:r>
        <w:r w:rsidR="00DD4C75">
          <w:rPr>
            <w:lang w:val="en-US"/>
          </w:rPr>
          <w:t>–</w:t>
        </w:r>
        <w:r w:rsidR="00DD4C75" w:rsidRPr="001C220C">
          <w:rPr>
            <w:lang w:val="en-US"/>
          </w:rPr>
          <w:t xml:space="preserve"> </w:t>
        </w:r>
      </w:ins>
      <w:ins w:id="18296" w:author="Charles Gifford" w:date="2017-03-20T19:51:00Z">
        <w:r w:rsidR="00DD4C75" w:rsidRPr="00DD4C75">
          <w:rPr>
            <w:lang w:val="en-US"/>
          </w:rPr>
          <w:t xml:space="preserve">Operations capability </w:t>
        </w:r>
      </w:ins>
      <w:ins w:id="18297" w:author="Charles Gifford" w:date="2017-03-20T19:50:00Z">
        <w:r w:rsidR="00DD4C75" w:rsidRPr="001C220C">
          <w:rPr>
            <w:lang w:val="en-US"/>
          </w:rPr>
          <w:t>model</w:t>
        </w:r>
        <w:r w:rsidR="00DD4C75">
          <w:rPr>
            <w:lang w:val="en-US"/>
          </w:rPr>
          <w:t xml:space="preserve"> relationships</w:t>
        </w:r>
        <w:bookmarkEnd w:id="18291"/>
      </w:ins>
    </w:p>
    <w:tbl>
      <w:tblPr>
        <w:tblW w:w="9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335"/>
        <w:gridCol w:w="2340"/>
        <w:gridCol w:w="2070"/>
        <w:gridCol w:w="2520"/>
      </w:tblGrid>
      <w:tr w:rsidR="00DD4C75" w:rsidRPr="000265B9" w14:paraId="67B91A98" w14:textId="77777777" w:rsidTr="0020423E">
        <w:trPr>
          <w:trHeight w:val="98"/>
          <w:tblHeader/>
          <w:ins w:id="18298" w:author="Charles Gifford" w:date="2017-03-20T19:50:00Z"/>
        </w:trPr>
        <w:tc>
          <w:tcPr>
            <w:tcW w:w="2335" w:type="dxa"/>
            <w:shd w:val="clear" w:color="auto" w:fill="auto"/>
          </w:tcPr>
          <w:p w14:paraId="3BCFAC24" w14:textId="77777777" w:rsidR="00DD4C75" w:rsidRPr="000265B9" w:rsidRDefault="00DD4C75" w:rsidP="0020423E">
            <w:pPr>
              <w:pStyle w:val="TABLE-col-heading"/>
              <w:rPr>
                <w:ins w:id="18299" w:author="Charles Gifford" w:date="2017-03-20T19:50:00Z"/>
              </w:rPr>
            </w:pPr>
            <w:ins w:id="18300" w:author="Charles Gifford" w:date="2017-03-20T19:50:00Z">
              <w:r w:rsidRPr="000265B9">
                <w:t>From</w:t>
              </w:r>
            </w:ins>
          </w:p>
        </w:tc>
        <w:tc>
          <w:tcPr>
            <w:tcW w:w="2340" w:type="dxa"/>
            <w:shd w:val="clear" w:color="auto" w:fill="auto"/>
          </w:tcPr>
          <w:p w14:paraId="290BBB12" w14:textId="77777777" w:rsidR="00DD4C75" w:rsidRPr="000265B9" w:rsidRDefault="00DD4C75" w:rsidP="0020423E">
            <w:pPr>
              <w:pStyle w:val="TABLE-col-heading"/>
              <w:rPr>
                <w:ins w:id="18301" w:author="Charles Gifford" w:date="2017-03-20T19:50:00Z"/>
              </w:rPr>
            </w:pPr>
            <w:ins w:id="18302" w:author="Charles Gifford" w:date="2017-03-20T19:50:00Z">
              <w:r w:rsidRPr="000265B9">
                <w:t>To</w:t>
              </w:r>
            </w:ins>
          </w:p>
        </w:tc>
        <w:tc>
          <w:tcPr>
            <w:tcW w:w="2070" w:type="dxa"/>
            <w:shd w:val="clear" w:color="auto" w:fill="auto"/>
          </w:tcPr>
          <w:p w14:paraId="42145AC9" w14:textId="77777777" w:rsidR="00DD4C75" w:rsidRPr="000265B9" w:rsidRDefault="00DD4C75" w:rsidP="0020423E">
            <w:pPr>
              <w:pStyle w:val="TABLE-col-heading"/>
              <w:rPr>
                <w:ins w:id="18303" w:author="Charles Gifford" w:date="2017-03-20T19:50:00Z"/>
              </w:rPr>
            </w:pPr>
            <w:ins w:id="18304" w:author="Charles Gifford" w:date="2017-03-20T19:50:00Z">
              <w:r w:rsidRPr="000265B9">
                <w:t>Type</w:t>
              </w:r>
            </w:ins>
          </w:p>
        </w:tc>
        <w:tc>
          <w:tcPr>
            <w:tcW w:w="2520" w:type="dxa"/>
            <w:shd w:val="clear" w:color="auto" w:fill="auto"/>
          </w:tcPr>
          <w:p w14:paraId="21EBA22B" w14:textId="77777777" w:rsidR="00DD4C75" w:rsidRPr="000265B9" w:rsidRDefault="00DD4C75" w:rsidP="0020423E">
            <w:pPr>
              <w:pStyle w:val="TABLE-col-heading"/>
              <w:rPr>
                <w:ins w:id="18305" w:author="Charles Gifford" w:date="2017-03-20T19:50:00Z"/>
              </w:rPr>
            </w:pPr>
            <w:ins w:id="18306" w:author="Charles Gifford" w:date="2017-03-20T19:50:00Z">
              <w:r w:rsidRPr="000265B9">
                <w:t>Relationship Name</w:t>
              </w:r>
            </w:ins>
          </w:p>
        </w:tc>
      </w:tr>
      <w:tr w:rsidR="00DD4C75" w:rsidRPr="008F275A" w14:paraId="7A928784" w14:textId="77777777" w:rsidTr="0020423E">
        <w:trPr>
          <w:trHeight w:val="176"/>
          <w:ins w:id="18307" w:author="Charles Gifford" w:date="2017-03-20T19:50:00Z"/>
        </w:trPr>
        <w:tc>
          <w:tcPr>
            <w:tcW w:w="2335" w:type="dxa"/>
            <w:shd w:val="clear" w:color="auto" w:fill="auto"/>
          </w:tcPr>
          <w:p w14:paraId="38C38AE0" w14:textId="23DDA672" w:rsidR="00DD4C75" w:rsidRPr="008F275A" w:rsidRDefault="00DD4C75" w:rsidP="0020423E">
            <w:pPr>
              <w:pStyle w:val="TABLE-cell"/>
              <w:rPr>
                <w:ins w:id="18308" w:author="Charles Gifford" w:date="2017-03-20T19:50:00Z"/>
              </w:rPr>
            </w:pPr>
            <w:ins w:id="18309" w:author="Charles Gifford" w:date="2017-03-20T19:54:00Z">
              <w:r>
                <w:t>Operations capability</w:t>
              </w:r>
            </w:ins>
          </w:p>
        </w:tc>
        <w:tc>
          <w:tcPr>
            <w:tcW w:w="2340" w:type="dxa"/>
            <w:shd w:val="clear" w:color="auto" w:fill="auto"/>
          </w:tcPr>
          <w:p w14:paraId="40B393CF" w14:textId="398349F8" w:rsidR="00DD4C75" w:rsidRPr="008F275A" w:rsidRDefault="00DD4C75" w:rsidP="0020423E">
            <w:pPr>
              <w:pStyle w:val="TABLE-cell"/>
              <w:rPr>
                <w:ins w:id="18310" w:author="Charles Gifford" w:date="2017-03-20T19:50:00Z"/>
              </w:rPr>
            </w:pPr>
            <w:ins w:id="18311" w:author="Charles Gifford" w:date="2017-03-20T19:57:00Z">
              <w:r w:rsidRPr="00DD4C75">
                <w:t>Process segment capability</w:t>
              </w:r>
            </w:ins>
          </w:p>
        </w:tc>
        <w:tc>
          <w:tcPr>
            <w:tcW w:w="2070" w:type="dxa"/>
            <w:shd w:val="clear" w:color="auto" w:fill="auto"/>
          </w:tcPr>
          <w:p w14:paraId="443A3D46" w14:textId="77777777" w:rsidR="00DD4C75" w:rsidRPr="008F275A" w:rsidRDefault="00DD4C75" w:rsidP="0020423E">
            <w:pPr>
              <w:pStyle w:val="TABLE-cell"/>
              <w:rPr>
                <w:ins w:id="18312" w:author="Charles Gifford" w:date="2017-03-20T19:50:00Z"/>
              </w:rPr>
            </w:pPr>
            <w:ins w:id="18313" w:author="Charles Gifford" w:date="2017-03-20T19:50:00Z">
              <w:r w:rsidRPr="005A6C93">
                <w:rPr>
                  <w:szCs w:val="20"/>
                </w:rPr>
                <w:t>Composition whole</w:t>
              </w:r>
            </w:ins>
          </w:p>
        </w:tc>
        <w:tc>
          <w:tcPr>
            <w:tcW w:w="2520" w:type="dxa"/>
            <w:shd w:val="clear" w:color="auto" w:fill="auto"/>
          </w:tcPr>
          <w:p w14:paraId="094D6E70" w14:textId="77777777" w:rsidR="00DD4C75" w:rsidRPr="008F275A" w:rsidRDefault="00DD4C75" w:rsidP="0020423E">
            <w:pPr>
              <w:pStyle w:val="TABLE-cell"/>
              <w:rPr>
                <w:ins w:id="18314" w:author="Charles Gifford" w:date="2017-03-20T19:50:00Z"/>
              </w:rPr>
            </w:pPr>
            <w:ins w:id="18315" w:author="Charles Gifford" w:date="2017-03-20T19:50:00Z">
              <w:r>
                <w:rPr>
                  <w:szCs w:val="20"/>
                </w:rPr>
                <w:t xml:space="preserve">Contains </w:t>
              </w:r>
              <w:r w:rsidRPr="00B41C7C">
                <w:rPr>
                  <w:szCs w:val="20"/>
                </w:rPr>
                <w:t>&gt;</w:t>
              </w:r>
            </w:ins>
          </w:p>
        </w:tc>
      </w:tr>
      <w:tr w:rsidR="00DD4C75" w:rsidRPr="008F275A" w14:paraId="2693E7D7" w14:textId="77777777" w:rsidTr="0020423E">
        <w:trPr>
          <w:trHeight w:val="176"/>
          <w:ins w:id="18316" w:author="Charles Gifford" w:date="2017-03-20T19:55:00Z"/>
        </w:trPr>
        <w:tc>
          <w:tcPr>
            <w:tcW w:w="2335" w:type="dxa"/>
            <w:shd w:val="clear" w:color="auto" w:fill="auto"/>
          </w:tcPr>
          <w:p w14:paraId="3EFA1B97" w14:textId="101FCCE2" w:rsidR="00DD4C75" w:rsidRDefault="00DD4C75" w:rsidP="00DD4C75">
            <w:pPr>
              <w:pStyle w:val="TABLE-cell"/>
              <w:rPr>
                <w:ins w:id="18317" w:author="Charles Gifford" w:date="2017-03-20T19:55:00Z"/>
              </w:rPr>
            </w:pPr>
            <w:ins w:id="18318" w:author="Charles Gifford" w:date="2017-03-20T19:57:00Z">
              <w:r>
                <w:t>Operations</w:t>
              </w:r>
            </w:ins>
            <w:ins w:id="18319" w:author="Charles Gifford" w:date="2017-03-20T19:56:00Z">
              <w:r w:rsidRPr="00DD4C75">
                <w:t xml:space="preserve"> capability</w:t>
              </w:r>
            </w:ins>
          </w:p>
        </w:tc>
        <w:tc>
          <w:tcPr>
            <w:tcW w:w="2340" w:type="dxa"/>
            <w:shd w:val="clear" w:color="auto" w:fill="auto"/>
          </w:tcPr>
          <w:p w14:paraId="1C01365E" w14:textId="0514BB2B" w:rsidR="00DD4C75" w:rsidRPr="008F275A" w:rsidRDefault="00DD4C75" w:rsidP="00DD4C75">
            <w:pPr>
              <w:pStyle w:val="TABLE-cell"/>
              <w:rPr>
                <w:ins w:id="18320" w:author="Charles Gifford" w:date="2017-03-20T19:55:00Z"/>
              </w:rPr>
            </w:pPr>
            <w:ins w:id="18321" w:author="Charles Gifford" w:date="2017-03-20T19:56:00Z">
              <w:r w:rsidRPr="00DD4C75">
                <w:t xml:space="preserve">Operations </w:t>
              </w:r>
              <w:r>
                <w:t xml:space="preserve">segment </w:t>
              </w:r>
              <w:r w:rsidRPr="00DD4C75">
                <w:t>capability</w:t>
              </w:r>
            </w:ins>
          </w:p>
        </w:tc>
        <w:tc>
          <w:tcPr>
            <w:tcW w:w="2070" w:type="dxa"/>
            <w:shd w:val="clear" w:color="auto" w:fill="auto"/>
          </w:tcPr>
          <w:p w14:paraId="758F64B3" w14:textId="6F55991E" w:rsidR="00DD4C75" w:rsidRPr="005A6C93" w:rsidRDefault="00DD4C75" w:rsidP="00DD4C75">
            <w:pPr>
              <w:pStyle w:val="TABLE-cell"/>
              <w:rPr>
                <w:ins w:id="18322" w:author="Charles Gifford" w:date="2017-03-20T19:55:00Z"/>
                <w:szCs w:val="20"/>
              </w:rPr>
            </w:pPr>
            <w:ins w:id="18323" w:author="Charles Gifford" w:date="2017-03-20T19:56:00Z">
              <w:r w:rsidRPr="005A6C93">
                <w:rPr>
                  <w:szCs w:val="20"/>
                </w:rPr>
                <w:t>Composition whole</w:t>
              </w:r>
            </w:ins>
          </w:p>
        </w:tc>
        <w:tc>
          <w:tcPr>
            <w:tcW w:w="2520" w:type="dxa"/>
            <w:shd w:val="clear" w:color="auto" w:fill="auto"/>
          </w:tcPr>
          <w:p w14:paraId="19171BD8" w14:textId="41E0056A" w:rsidR="00DD4C75" w:rsidRDefault="00DD4C75" w:rsidP="00DD4C75">
            <w:pPr>
              <w:pStyle w:val="TABLE-cell"/>
              <w:rPr>
                <w:ins w:id="18324" w:author="Charles Gifford" w:date="2017-03-20T19:55:00Z"/>
                <w:szCs w:val="20"/>
              </w:rPr>
            </w:pPr>
            <w:ins w:id="18325" w:author="Charles Gifford" w:date="2017-03-20T19:56:00Z">
              <w:r w:rsidRPr="009423FC">
                <w:rPr>
                  <w:szCs w:val="20"/>
                </w:rPr>
                <w:t>Contains &gt;</w:t>
              </w:r>
            </w:ins>
          </w:p>
        </w:tc>
      </w:tr>
      <w:tr w:rsidR="00DD4C75" w:rsidRPr="008F275A" w14:paraId="427D0A2B" w14:textId="77777777" w:rsidTr="0020423E">
        <w:trPr>
          <w:trHeight w:val="176"/>
          <w:ins w:id="18326" w:author="Charles Gifford" w:date="2017-03-20T19:50:00Z"/>
        </w:trPr>
        <w:tc>
          <w:tcPr>
            <w:tcW w:w="2335" w:type="dxa"/>
            <w:shd w:val="clear" w:color="auto" w:fill="auto"/>
          </w:tcPr>
          <w:p w14:paraId="6265C212" w14:textId="4D84B7BA" w:rsidR="00DD4C75" w:rsidRPr="008F275A" w:rsidRDefault="00DD4C75" w:rsidP="00DD4C75">
            <w:pPr>
              <w:pStyle w:val="TABLE-cell"/>
              <w:rPr>
                <w:ins w:id="18327" w:author="Charles Gifford" w:date="2017-03-20T19:50:00Z"/>
              </w:rPr>
            </w:pPr>
            <w:ins w:id="18328" w:author="Charles Gifford" w:date="2017-03-20T19:55:00Z">
              <w:r w:rsidRPr="00AF28CD">
                <w:t>Operations capability</w:t>
              </w:r>
            </w:ins>
          </w:p>
        </w:tc>
        <w:tc>
          <w:tcPr>
            <w:tcW w:w="2340" w:type="dxa"/>
          </w:tcPr>
          <w:p w14:paraId="74D314C3" w14:textId="57F54C95" w:rsidR="00DD4C75" w:rsidRPr="008F275A" w:rsidRDefault="00DD4C75" w:rsidP="00DD4C75">
            <w:pPr>
              <w:pStyle w:val="TABLE-cell"/>
              <w:rPr>
                <w:ins w:id="18329" w:author="Charles Gifford" w:date="2017-03-20T19:50:00Z"/>
              </w:rPr>
            </w:pPr>
            <w:ins w:id="18330" w:author="Charles Gifford" w:date="2017-03-20T19:50:00Z">
              <w:r w:rsidRPr="0030452A">
                <w:rPr>
                  <w:szCs w:val="20"/>
                </w:rPr>
                <w:t xml:space="preserve">Personnel </w:t>
              </w:r>
            </w:ins>
            <w:ins w:id="18331" w:author="Charles Gifford" w:date="2017-03-20T20:01:00Z">
              <w:r w:rsidR="002515FE">
                <w:rPr>
                  <w:szCs w:val="20"/>
                </w:rPr>
                <w:t>capability</w:t>
              </w:r>
            </w:ins>
          </w:p>
        </w:tc>
        <w:tc>
          <w:tcPr>
            <w:tcW w:w="2070" w:type="dxa"/>
            <w:shd w:val="clear" w:color="auto" w:fill="auto"/>
          </w:tcPr>
          <w:p w14:paraId="60D07014" w14:textId="77777777" w:rsidR="00DD4C75" w:rsidRPr="008F275A" w:rsidRDefault="00DD4C75" w:rsidP="00DD4C75">
            <w:pPr>
              <w:pStyle w:val="TABLE-cell"/>
              <w:rPr>
                <w:ins w:id="18332" w:author="Charles Gifford" w:date="2017-03-20T19:50:00Z"/>
              </w:rPr>
            </w:pPr>
            <w:ins w:id="18333" w:author="Charles Gifford" w:date="2017-03-20T19:50:00Z">
              <w:r w:rsidRPr="005A6C93">
                <w:rPr>
                  <w:szCs w:val="20"/>
                </w:rPr>
                <w:t>Composition whole</w:t>
              </w:r>
            </w:ins>
          </w:p>
        </w:tc>
        <w:tc>
          <w:tcPr>
            <w:tcW w:w="2520" w:type="dxa"/>
            <w:shd w:val="clear" w:color="auto" w:fill="auto"/>
          </w:tcPr>
          <w:p w14:paraId="37689731" w14:textId="77777777" w:rsidR="00DD4C75" w:rsidRPr="008F275A" w:rsidRDefault="00DD4C75" w:rsidP="00DD4C75">
            <w:pPr>
              <w:pStyle w:val="TABLE-cell"/>
              <w:rPr>
                <w:ins w:id="18334" w:author="Charles Gifford" w:date="2017-03-20T19:50:00Z"/>
              </w:rPr>
            </w:pPr>
            <w:ins w:id="18335" w:author="Charles Gifford" w:date="2017-03-20T19:50:00Z">
              <w:r w:rsidRPr="009423FC">
                <w:rPr>
                  <w:szCs w:val="20"/>
                </w:rPr>
                <w:t>Contains &gt;</w:t>
              </w:r>
            </w:ins>
          </w:p>
        </w:tc>
      </w:tr>
      <w:tr w:rsidR="00DD4C75" w:rsidRPr="008F275A" w14:paraId="26B278ED" w14:textId="77777777" w:rsidTr="0020423E">
        <w:trPr>
          <w:trHeight w:val="176"/>
          <w:ins w:id="18336" w:author="Charles Gifford" w:date="2017-03-20T19:50:00Z"/>
        </w:trPr>
        <w:tc>
          <w:tcPr>
            <w:tcW w:w="2335" w:type="dxa"/>
            <w:shd w:val="clear" w:color="auto" w:fill="auto"/>
          </w:tcPr>
          <w:p w14:paraId="51FBE584" w14:textId="667B6881" w:rsidR="00DD4C75" w:rsidRPr="008F275A" w:rsidRDefault="00DD4C75" w:rsidP="00DD4C75">
            <w:pPr>
              <w:pStyle w:val="TABLE-cell"/>
              <w:rPr>
                <w:ins w:id="18337" w:author="Charles Gifford" w:date="2017-03-20T19:50:00Z"/>
              </w:rPr>
            </w:pPr>
            <w:ins w:id="18338" w:author="Charles Gifford" w:date="2017-03-20T19:55:00Z">
              <w:r w:rsidRPr="00AF28CD">
                <w:t>Operations capability</w:t>
              </w:r>
            </w:ins>
          </w:p>
        </w:tc>
        <w:tc>
          <w:tcPr>
            <w:tcW w:w="2340" w:type="dxa"/>
          </w:tcPr>
          <w:p w14:paraId="47A0E73F" w14:textId="0E1C6224" w:rsidR="00DD4C75" w:rsidRPr="008F275A" w:rsidRDefault="00DD4C75" w:rsidP="00DD4C75">
            <w:pPr>
              <w:pStyle w:val="TABLE-cell"/>
              <w:rPr>
                <w:ins w:id="18339" w:author="Charles Gifford" w:date="2017-03-20T19:50:00Z"/>
              </w:rPr>
            </w:pPr>
            <w:ins w:id="18340" w:author="Charles Gifford" w:date="2017-03-20T19:50:00Z">
              <w:r w:rsidRPr="0030452A">
                <w:rPr>
                  <w:szCs w:val="20"/>
                </w:rPr>
                <w:t xml:space="preserve">Equipment </w:t>
              </w:r>
            </w:ins>
            <w:ins w:id="18341" w:author="Charles Gifford" w:date="2017-03-20T20:01:00Z">
              <w:r w:rsidR="002515FE">
                <w:rPr>
                  <w:szCs w:val="20"/>
                </w:rPr>
                <w:t>capability</w:t>
              </w:r>
            </w:ins>
          </w:p>
        </w:tc>
        <w:tc>
          <w:tcPr>
            <w:tcW w:w="2070" w:type="dxa"/>
            <w:shd w:val="clear" w:color="auto" w:fill="auto"/>
          </w:tcPr>
          <w:p w14:paraId="02D4441E" w14:textId="77777777" w:rsidR="00DD4C75" w:rsidRPr="008F275A" w:rsidRDefault="00DD4C75" w:rsidP="00DD4C75">
            <w:pPr>
              <w:pStyle w:val="TABLE-cell"/>
              <w:rPr>
                <w:ins w:id="18342" w:author="Charles Gifford" w:date="2017-03-20T19:50:00Z"/>
              </w:rPr>
            </w:pPr>
            <w:ins w:id="18343" w:author="Charles Gifford" w:date="2017-03-20T19:50:00Z">
              <w:r w:rsidRPr="005A6C93">
                <w:rPr>
                  <w:szCs w:val="20"/>
                </w:rPr>
                <w:t>Composition whole</w:t>
              </w:r>
            </w:ins>
          </w:p>
        </w:tc>
        <w:tc>
          <w:tcPr>
            <w:tcW w:w="2520" w:type="dxa"/>
            <w:shd w:val="clear" w:color="auto" w:fill="auto"/>
          </w:tcPr>
          <w:p w14:paraId="2445D96A" w14:textId="77777777" w:rsidR="00DD4C75" w:rsidRPr="008F275A" w:rsidRDefault="00DD4C75" w:rsidP="00DD4C75">
            <w:pPr>
              <w:pStyle w:val="TABLE-cell"/>
              <w:rPr>
                <w:ins w:id="18344" w:author="Charles Gifford" w:date="2017-03-20T19:50:00Z"/>
              </w:rPr>
            </w:pPr>
            <w:ins w:id="18345" w:author="Charles Gifford" w:date="2017-03-20T19:50:00Z">
              <w:r w:rsidRPr="009423FC">
                <w:rPr>
                  <w:szCs w:val="20"/>
                </w:rPr>
                <w:t>Contains &gt;</w:t>
              </w:r>
            </w:ins>
          </w:p>
        </w:tc>
      </w:tr>
      <w:tr w:rsidR="00DD4C75" w:rsidRPr="008F275A" w14:paraId="7790F32E" w14:textId="77777777" w:rsidTr="0020423E">
        <w:trPr>
          <w:trHeight w:val="176"/>
          <w:ins w:id="18346" w:author="Charles Gifford" w:date="2017-03-20T19:50:00Z"/>
        </w:trPr>
        <w:tc>
          <w:tcPr>
            <w:tcW w:w="2335" w:type="dxa"/>
            <w:shd w:val="clear" w:color="auto" w:fill="auto"/>
          </w:tcPr>
          <w:p w14:paraId="27D5D62B" w14:textId="68D497FD" w:rsidR="00DD4C75" w:rsidRPr="008F275A" w:rsidRDefault="00DD4C75" w:rsidP="00DD4C75">
            <w:pPr>
              <w:pStyle w:val="TABLE-cell"/>
              <w:rPr>
                <w:ins w:id="18347" w:author="Charles Gifford" w:date="2017-03-20T19:50:00Z"/>
              </w:rPr>
            </w:pPr>
            <w:ins w:id="18348" w:author="Charles Gifford" w:date="2017-03-20T19:55:00Z">
              <w:r w:rsidRPr="00AF28CD">
                <w:t>Operations capability</w:t>
              </w:r>
            </w:ins>
          </w:p>
        </w:tc>
        <w:tc>
          <w:tcPr>
            <w:tcW w:w="2340" w:type="dxa"/>
          </w:tcPr>
          <w:p w14:paraId="518600B1" w14:textId="3F8823C0" w:rsidR="00DD4C75" w:rsidRPr="008F275A" w:rsidRDefault="00DD4C75" w:rsidP="00DD4C75">
            <w:pPr>
              <w:pStyle w:val="TABLE-cell"/>
              <w:rPr>
                <w:ins w:id="18349" w:author="Charles Gifford" w:date="2017-03-20T19:50:00Z"/>
              </w:rPr>
            </w:pPr>
            <w:ins w:id="18350" w:author="Charles Gifford" w:date="2017-03-20T19:50:00Z">
              <w:r w:rsidRPr="0030452A">
                <w:rPr>
                  <w:szCs w:val="20"/>
                </w:rPr>
                <w:t xml:space="preserve">Physical asset </w:t>
              </w:r>
            </w:ins>
            <w:ins w:id="18351" w:author="Charles Gifford" w:date="2017-03-20T20:01:00Z">
              <w:r w:rsidR="002515FE">
                <w:rPr>
                  <w:szCs w:val="20"/>
                </w:rPr>
                <w:t>capability</w:t>
              </w:r>
            </w:ins>
          </w:p>
        </w:tc>
        <w:tc>
          <w:tcPr>
            <w:tcW w:w="2070" w:type="dxa"/>
            <w:shd w:val="clear" w:color="auto" w:fill="auto"/>
          </w:tcPr>
          <w:p w14:paraId="1CD574AC" w14:textId="77777777" w:rsidR="00DD4C75" w:rsidRPr="008F275A" w:rsidRDefault="00DD4C75" w:rsidP="00DD4C75">
            <w:pPr>
              <w:pStyle w:val="TABLE-cell"/>
              <w:rPr>
                <w:ins w:id="18352" w:author="Charles Gifford" w:date="2017-03-20T19:50:00Z"/>
              </w:rPr>
            </w:pPr>
            <w:ins w:id="18353" w:author="Charles Gifford" w:date="2017-03-20T19:50:00Z">
              <w:r w:rsidRPr="005A6C93">
                <w:rPr>
                  <w:szCs w:val="20"/>
                </w:rPr>
                <w:t>Composition whole</w:t>
              </w:r>
            </w:ins>
          </w:p>
        </w:tc>
        <w:tc>
          <w:tcPr>
            <w:tcW w:w="2520" w:type="dxa"/>
            <w:shd w:val="clear" w:color="auto" w:fill="auto"/>
          </w:tcPr>
          <w:p w14:paraId="43E9B351" w14:textId="77777777" w:rsidR="00DD4C75" w:rsidRPr="008F275A" w:rsidRDefault="00DD4C75" w:rsidP="00DD4C75">
            <w:pPr>
              <w:pStyle w:val="TABLE-cell"/>
              <w:rPr>
                <w:ins w:id="18354" w:author="Charles Gifford" w:date="2017-03-20T19:50:00Z"/>
              </w:rPr>
            </w:pPr>
            <w:ins w:id="18355" w:author="Charles Gifford" w:date="2017-03-20T19:50:00Z">
              <w:r w:rsidRPr="009423FC">
                <w:rPr>
                  <w:szCs w:val="20"/>
                </w:rPr>
                <w:t>Contains &gt;</w:t>
              </w:r>
            </w:ins>
          </w:p>
        </w:tc>
      </w:tr>
      <w:tr w:rsidR="00DD4C75" w:rsidRPr="008F275A" w14:paraId="437BE1B2" w14:textId="77777777" w:rsidTr="0020423E">
        <w:trPr>
          <w:trHeight w:val="176"/>
          <w:ins w:id="18356" w:author="Charles Gifford" w:date="2017-03-20T19:50:00Z"/>
        </w:trPr>
        <w:tc>
          <w:tcPr>
            <w:tcW w:w="2335" w:type="dxa"/>
            <w:shd w:val="clear" w:color="auto" w:fill="auto"/>
          </w:tcPr>
          <w:p w14:paraId="0ECE13DD" w14:textId="759807E1" w:rsidR="00DD4C75" w:rsidRPr="008F275A" w:rsidRDefault="00DD4C75" w:rsidP="00DD4C75">
            <w:pPr>
              <w:pStyle w:val="TABLE-cell"/>
              <w:rPr>
                <w:ins w:id="18357" w:author="Charles Gifford" w:date="2017-03-20T19:50:00Z"/>
              </w:rPr>
            </w:pPr>
            <w:ins w:id="18358" w:author="Charles Gifford" w:date="2017-03-20T19:55:00Z">
              <w:r w:rsidRPr="00AF28CD">
                <w:t>Operations capability</w:t>
              </w:r>
            </w:ins>
          </w:p>
        </w:tc>
        <w:tc>
          <w:tcPr>
            <w:tcW w:w="2340" w:type="dxa"/>
          </w:tcPr>
          <w:p w14:paraId="12DCCB59" w14:textId="209F1987" w:rsidR="00DD4C75" w:rsidRPr="008F275A" w:rsidRDefault="00DD4C75" w:rsidP="00DD4C75">
            <w:pPr>
              <w:pStyle w:val="TABLE-cell"/>
              <w:rPr>
                <w:ins w:id="18359" w:author="Charles Gifford" w:date="2017-03-20T19:50:00Z"/>
              </w:rPr>
            </w:pPr>
            <w:ins w:id="18360" w:author="Charles Gifford" w:date="2017-03-20T19:50:00Z">
              <w:r w:rsidRPr="0030452A">
                <w:rPr>
                  <w:szCs w:val="20"/>
                </w:rPr>
                <w:t xml:space="preserve">Material </w:t>
              </w:r>
            </w:ins>
            <w:ins w:id="18361" w:author="Charles Gifford" w:date="2017-03-20T20:01:00Z">
              <w:r w:rsidR="002515FE">
                <w:rPr>
                  <w:szCs w:val="20"/>
                </w:rPr>
                <w:t>capability</w:t>
              </w:r>
            </w:ins>
          </w:p>
        </w:tc>
        <w:tc>
          <w:tcPr>
            <w:tcW w:w="2070" w:type="dxa"/>
            <w:shd w:val="clear" w:color="auto" w:fill="auto"/>
          </w:tcPr>
          <w:p w14:paraId="3B71C271" w14:textId="77777777" w:rsidR="00DD4C75" w:rsidRPr="008F275A" w:rsidRDefault="00DD4C75" w:rsidP="00DD4C75">
            <w:pPr>
              <w:pStyle w:val="TABLE-cell"/>
              <w:rPr>
                <w:ins w:id="18362" w:author="Charles Gifford" w:date="2017-03-20T19:50:00Z"/>
              </w:rPr>
            </w:pPr>
            <w:ins w:id="18363" w:author="Charles Gifford" w:date="2017-03-20T19:50:00Z">
              <w:r w:rsidRPr="005A6C93">
                <w:rPr>
                  <w:szCs w:val="20"/>
                </w:rPr>
                <w:t>Composition whole</w:t>
              </w:r>
            </w:ins>
          </w:p>
        </w:tc>
        <w:tc>
          <w:tcPr>
            <w:tcW w:w="2520" w:type="dxa"/>
            <w:shd w:val="clear" w:color="auto" w:fill="auto"/>
          </w:tcPr>
          <w:p w14:paraId="163D29DE" w14:textId="77777777" w:rsidR="00DD4C75" w:rsidRPr="008F275A" w:rsidRDefault="00DD4C75" w:rsidP="00DD4C75">
            <w:pPr>
              <w:pStyle w:val="TABLE-cell"/>
              <w:rPr>
                <w:ins w:id="18364" w:author="Charles Gifford" w:date="2017-03-20T19:50:00Z"/>
              </w:rPr>
            </w:pPr>
            <w:ins w:id="18365" w:author="Charles Gifford" w:date="2017-03-20T19:50:00Z">
              <w:r w:rsidRPr="009423FC">
                <w:rPr>
                  <w:szCs w:val="20"/>
                </w:rPr>
                <w:t>Contains &gt;</w:t>
              </w:r>
            </w:ins>
          </w:p>
        </w:tc>
      </w:tr>
      <w:tr w:rsidR="002515FE" w:rsidRPr="008F275A" w14:paraId="45141648" w14:textId="77777777" w:rsidTr="0020423E">
        <w:trPr>
          <w:trHeight w:val="176"/>
          <w:ins w:id="18366" w:author="Charles Gifford" w:date="2017-03-20T19:59:00Z"/>
        </w:trPr>
        <w:tc>
          <w:tcPr>
            <w:tcW w:w="2335" w:type="dxa"/>
            <w:shd w:val="clear" w:color="auto" w:fill="auto"/>
          </w:tcPr>
          <w:p w14:paraId="5FED8C25" w14:textId="042A7190" w:rsidR="002515FE" w:rsidRDefault="002515FE" w:rsidP="0020423E">
            <w:pPr>
              <w:pStyle w:val="TABLE-cell"/>
              <w:rPr>
                <w:ins w:id="18367" w:author="Charles Gifford" w:date="2017-03-20T19:59:00Z"/>
              </w:rPr>
            </w:pPr>
            <w:ins w:id="18368" w:author="Charles Gifford" w:date="2017-03-20T19:59:00Z">
              <w:r>
                <w:t xml:space="preserve">Material </w:t>
              </w:r>
            </w:ins>
            <w:ins w:id="18369" w:author="Charles Gifford" w:date="2017-03-20T20:01:00Z">
              <w:r>
                <w:t>capability</w:t>
              </w:r>
            </w:ins>
          </w:p>
        </w:tc>
        <w:tc>
          <w:tcPr>
            <w:tcW w:w="2340" w:type="dxa"/>
          </w:tcPr>
          <w:p w14:paraId="372648C6" w14:textId="12DEDE0D" w:rsidR="002515FE" w:rsidRPr="00600EB9" w:rsidRDefault="002515FE" w:rsidP="0020423E">
            <w:pPr>
              <w:pStyle w:val="TABLE-cell"/>
              <w:rPr>
                <w:ins w:id="18370" w:author="Charles Gifford" w:date="2017-03-20T19:59:00Z"/>
              </w:rPr>
            </w:pPr>
            <w:ins w:id="18371" w:author="Charles Gifford" w:date="2017-03-20T19:59:00Z">
              <w:r>
                <w:t xml:space="preserve">Material </w:t>
              </w:r>
            </w:ins>
            <w:ins w:id="18372" w:author="Charles Gifford" w:date="2017-03-20T20:01:00Z">
              <w:r>
                <w:t>capability</w:t>
              </w:r>
            </w:ins>
          </w:p>
        </w:tc>
        <w:tc>
          <w:tcPr>
            <w:tcW w:w="2070" w:type="dxa"/>
            <w:shd w:val="clear" w:color="auto" w:fill="auto"/>
          </w:tcPr>
          <w:p w14:paraId="52C2ABE5" w14:textId="77777777" w:rsidR="002515FE" w:rsidRPr="00BA207E" w:rsidRDefault="002515FE" w:rsidP="0020423E">
            <w:pPr>
              <w:pStyle w:val="TABLE-cell"/>
              <w:rPr>
                <w:ins w:id="18373" w:author="Charles Gifford" w:date="2017-03-20T19:59:00Z"/>
              </w:rPr>
            </w:pPr>
            <w:ins w:id="18374" w:author="Charles Gifford" w:date="2017-03-20T19:59:00Z">
              <w:r w:rsidRPr="009432BC">
                <w:t>Aggregation hierarchy</w:t>
              </w:r>
            </w:ins>
          </w:p>
        </w:tc>
        <w:tc>
          <w:tcPr>
            <w:tcW w:w="2520" w:type="dxa"/>
            <w:shd w:val="clear" w:color="auto" w:fill="auto"/>
          </w:tcPr>
          <w:p w14:paraId="11495379" w14:textId="77777777" w:rsidR="002515FE" w:rsidRPr="00BA207E" w:rsidRDefault="002515FE" w:rsidP="0020423E">
            <w:pPr>
              <w:pStyle w:val="TABLE-cell"/>
              <w:rPr>
                <w:ins w:id="18375" w:author="Charles Gifford" w:date="2017-03-20T19:59:00Z"/>
              </w:rPr>
            </w:pPr>
            <w:ins w:id="18376" w:author="Charles Gifford" w:date="2017-03-20T19:59:00Z">
              <w:r>
                <w:t>Is assembled from &gt;</w:t>
              </w:r>
            </w:ins>
          </w:p>
        </w:tc>
      </w:tr>
      <w:tr w:rsidR="00DD4C75" w:rsidRPr="008F275A" w14:paraId="0873E512" w14:textId="77777777" w:rsidTr="0020423E">
        <w:trPr>
          <w:trHeight w:val="176"/>
          <w:ins w:id="18377" w:author="Charles Gifford" w:date="2017-03-20T19:50:00Z"/>
        </w:trPr>
        <w:tc>
          <w:tcPr>
            <w:tcW w:w="2335" w:type="dxa"/>
            <w:shd w:val="clear" w:color="auto" w:fill="auto"/>
          </w:tcPr>
          <w:p w14:paraId="5A9B4618" w14:textId="41209BCE" w:rsidR="00DD4C75" w:rsidRPr="00BA207E" w:rsidRDefault="00DD4C75" w:rsidP="0020423E">
            <w:pPr>
              <w:pStyle w:val="TABLE-cell"/>
              <w:rPr>
                <w:ins w:id="18378" w:author="Charles Gifford" w:date="2017-03-20T19:50:00Z"/>
              </w:rPr>
            </w:pPr>
            <w:ins w:id="18379" w:author="Charles Gifford" w:date="2017-03-20T19:50:00Z">
              <w:r w:rsidRPr="00BA207E">
                <w:t xml:space="preserve">Personnel </w:t>
              </w:r>
            </w:ins>
            <w:ins w:id="18380" w:author="Charles Gifford" w:date="2017-03-20T20:01:00Z">
              <w:r w:rsidR="002515FE">
                <w:t>capability</w:t>
              </w:r>
            </w:ins>
          </w:p>
        </w:tc>
        <w:tc>
          <w:tcPr>
            <w:tcW w:w="2340" w:type="dxa"/>
          </w:tcPr>
          <w:p w14:paraId="11DCFDA2" w14:textId="0E2E91E1" w:rsidR="00DD4C75" w:rsidRPr="00BA207E" w:rsidRDefault="00DD4C75" w:rsidP="0020423E">
            <w:pPr>
              <w:pStyle w:val="TABLE-cell"/>
              <w:rPr>
                <w:ins w:id="18381" w:author="Charles Gifford" w:date="2017-03-20T19:50:00Z"/>
              </w:rPr>
            </w:pPr>
            <w:ins w:id="18382" w:author="Charles Gifford" w:date="2017-03-20T19:50:00Z">
              <w:r w:rsidRPr="00BA207E">
                <w:t xml:space="preserve">Personnel </w:t>
              </w:r>
            </w:ins>
            <w:ins w:id="18383" w:author="Charles Gifford" w:date="2017-03-20T20:01:00Z">
              <w:r w:rsidR="002515FE">
                <w:t>capability</w:t>
              </w:r>
            </w:ins>
            <w:ins w:id="18384" w:author="Charles Gifford" w:date="2017-03-20T19:50:00Z">
              <w:r w:rsidRPr="00BA207E">
                <w:t xml:space="preserve"> property</w:t>
              </w:r>
            </w:ins>
          </w:p>
        </w:tc>
        <w:tc>
          <w:tcPr>
            <w:tcW w:w="2070" w:type="dxa"/>
            <w:shd w:val="clear" w:color="auto" w:fill="auto"/>
          </w:tcPr>
          <w:p w14:paraId="65FAED71" w14:textId="77777777" w:rsidR="00DD4C75" w:rsidRPr="00BA207E" w:rsidRDefault="00DD4C75" w:rsidP="0020423E">
            <w:pPr>
              <w:pStyle w:val="TABLE-cell"/>
              <w:rPr>
                <w:ins w:id="18385" w:author="Charles Gifford" w:date="2017-03-20T19:50:00Z"/>
              </w:rPr>
            </w:pPr>
            <w:ins w:id="18386" w:author="Charles Gifford" w:date="2017-03-20T19:50:00Z">
              <w:r w:rsidRPr="00BA207E">
                <w:t>Composition whole</w:t>
              </w:r>
            </w:ins>
          </w:p>
        </w:tc>
        <w:tc>
          <w:tcPr>
            <w:tcW w:w="2520" w:type="dxa"/>
            <w:shd w:val="clear" w:color="auto" w:fill="auto"/>
          </w:tcPr>
          <w:p w14:paraId="6673EDBA" w14:textId="4B17DC6C" w:rsidR="00DD4C75" w:rsidRPr="00BA207E" w:rsidRDefault="002515FE" w:rsidP="0020423E">
            <w:pPr>
              <w:pStyle w:val="TABLE-cell"/>
              <w:rPr>
                <w:ins w:id="18387" w:author="Charles Gifford" w:date="2017-03-20T19:50:00Z"/>
              </w:rPr>
            </w:pPr>
            <w:ins w:id="18388" w:author="Charles Gifford" w:date="2017-03-20T20:04:00Z">
              <w:r>
                <w:t>Has values of</w:t>
              </w:r>
            </w:ins>
            <w:ins w:id="18389" w:author="Charles Gifford" w:date="2017-03-20T19:50:00Z">
              <w:r w:rsidR="00DD4C75" w:rsidRPr="00BA207E">
                <w:t xml:space="preserve"> &gt;</w:t>
              </w:r>
            </w:ins>
          </w:p>
        </w:tc>
      </w:tr>
      <w:tr w:rsidR="00DD4C75" w:rsidRPr="008F275A" w14:paraId="56EFEFEA" w14:textId="77777777" w:rsidTr="0020423E">
        <w:trPr>
          <w:trHeight w:val="176"/>
          <w:ins w:id="18390" w:author="Charles Gifford" w:date="2017-03-20T19:50:00Z"/>
        </w:trPr>
        <w:tc>
          <w:tcPr>
            <w:tcW w:w="2335" w:type="dxa"/>
            <w:shd w:val="clear" w:color="auto" w:fill="auto"/>
          </w:tcPr>
          <w:p w14:paraId="6127979D" w14:textId="13A735BC" w:rsidR="00DD4C75" w:rsidRPr="00BA207E" w:rsidRDefault="00DD4C75" w:rsidP="0020423E">
            <w:pPr>
              <w:pStyle w:val="TABLE-cell"/>
              <w:rPr>
                <w:ins w:id="18391" w:author="Charles Gifford" w:date="2017-03-20T19:50:00Z"/>
              </w:rPr>
            </w:pPr>
            <w:ins w:id="18392" w:author="Charles Gifford" w:date="2017-03-20T19:50:00Z">
              <w:r w:rsidRPr="00BA207E">
                <w:t xml:space="preserve">Personnel </w:t>
              </w:r>
            </w:ins>
            <w:ins w:id="18393" w:author="Charles Gifford" w:date="2017-03-20T20:01:00Z">
              <w:r w:rsidR="002515FE">
                <w:t>capability</w:t>
              </w:r>
            </w:ins>
            <w:ins w:id="18394" w:author="Charles Gifford" w:date="2017-03-20T19:50:00Z">
              <w:r w:rsidRPr="00BA207E">
                <w:t xml:space="preserve"> property</w:t>
              </w:r>
            </w:ins>
          </w:p>
        </w:tc>
        <w:tc>
          <w:tcPr>
            <w:tcW w:w="2340" w:type="dxa"/>
          </w:tcPr>
          <w:p w14:paraId="46F04517" w14:textId="5861E663" w:rsidR="00DD4C75" w:rsidRPr="00BA207E" w:rsidRDefault="00DD4C75" w:rsidP="0020423E">
            <w:pPr>
              <w:pStyle w:val="TABLE-cell"/>
              <w:rPr>
                <w:ins w:id="18395" w:author="Charles Gifford" w:date="2017-03-20T19:50:00Z"/>
              </w:rPr>
            </w:pPr>
            <w:ins w:id="18396" w:author="Charles Gifford" w:date="2017-03-20T19:50:00Z">
              <w:r w:rsidRPr="00BA207E">
                <w:t xml:space="preserve">Personnel </w:t>
              </w:r>
            </w:ins>
            <w:ins w:id="18397" w:author="Charles Gifford" w:date="2017-03-20T20:01:00Z">
              <w:r w:rsidR="002515FE">
                <w:t>capability</w:t>
              </w:r>
            </w:ins>
            <w:ins w:id="18398" w:author="Charles Gifford" w:date="2017-03-20T19:50:00Z">
              <w:r w:rsidRPr="00BA207E">
                <w:t xml:space="preserve"> property</w:t>
              </w:r>
            </w:ins>
          </w:p>
        </w:tc>
        <w:tc>
          <w:tcPr>
            <w:tcW w:w="2070" w:type="dxa"/>
            <w:shd w:val="clear" w:color="auto" w:fill="auto"/>
          </w:tcPr>
          <w:p w14:paraId="0A976225" w14:textId="77777777" w:rsidR="00DD4C75" w:rsidRPr="00BA207E" w:rsidRDefault="00DD4C75" w:rsidP="0020423E">
            <w:pPr>
              <w:pStyle w:val="TABLE-cell"/>
              <w:rPr>
                <w:ins w:id="18399" w:author="Charles Gifford" w:date="2017-03-20T19:50:00Z"/>
              </w:rPr>
            </w:pPr>
            <w:ins w:id="18400" w:author="Charles Gifford" w:date="2017-03-20T19:50:00Z">
              <w:r w:rsidRPr="00BA207E">
                <w:t>Composition hierarchy</w:t>
              </w:r>
            </w:ins>
          </w:p>
        </w:tc>
        <w:tc>
          <w:tcPr>
            <w:tcW w:w="2520" w:type="dxa"/>
            <w:shd w:val="clear" w:color="auto" w:fill="auto"/>
          </w:tcPr>
          <w:p w14:paraId="6C9CD04C" w14:textId="77777777" w:rsidR="00DD4C75" w:rsidRPr="00BA207E" w:rsidRDefault="00DD4C75" w:rsidP="0020423E">
            <w:pPr>
              <w:pStyle w:val="TABLE-cell"/>
              <w:rPr>
                <w:ins w:id="18401" w:author="Charles Gifford" w:date="2017-03-20T19:50:00Z"/>
              </w:rPr>
            </w:pPr>
            <w:ins w:id="18402" w:author="Charles Gifford" w:date="2017-03-20T19:50:00Z">
              <w:r>
                <w:rPr>
                  <w:szCs w:val="20"/>
                </w:rPr>
                <w:t xml:space="preserve">Contains </w:t>
              </w:r>
              <w:r w:rsidRPr="00B41C7C">
                <w:rPr>
                  <w:szCs w:val="20"/>
                </w:rPr>
                <w:t>&gt;</w:t>
              </w:r>
            </w:ins>
          </w:p>
        </w:tc>
      </w:tr>
      <w:tr w:rsidR="00DD4C75" w:rsidRPr="008F275A" w14:paraId="69C8ACCD" w14:textId="77777777" w:rsidTr="0020423E">
        <w:trPr>
          <w:trHeight w:val="350"/>
          <w:ins w:id="18403" w:author="Charles Gifford" w:date="2017-03-20T19:50:00Z"/>
        </w:trPr>
        <w:tc>
          <w:tcPr>
            <w:tcW w:w="2335" w:type="dxa"/>
            <w:shd w:val="clear" w:color="auto" w:fill="auto"/>
          </w:tcPr>
          <w:p w14:paraId="4DD3CB09" w14:textId="4354EF8F" w:rsidR="00DD4C75" w:rsidRPr="00BA207E" w:rsidRDefault="00DD4C75" w:rsidP="0020423E">
            <w:pPr>
              <w:pStyle w:val="TABLE-cell"/>
              <w:rPr>
                <w:ins w:id="18404" w:author="Charles Gifford" w:date="2017-03-20T19:50:00Z"/>
              </w:rPr>
            </w:pPr>
            <w:ins w:id="18405" w:author="Charles Gifford" w:date="2017-03-20T19:50:00Z">
              <w:r w:rsidRPr="00BA207E">
                <w:t xml:space="preserve">Personnel </w:t>
              </w:r>
            </w:ins>
            <w:ins w:id="18406" w:author="Charles Gifford" w:date="2017-03-20T20:01:00Z">
              <w:r w:rsidR="002515FE">
                <w:t>capability</w:t>
              </w:r>
            </w:ins>
          </w:p>
        </w:tc>
        <w:tc>
          <w:tcPr>
            <w:tcW w:w="2340" w:type="dxa"/>
            <w:shd w:val="clear" w:color="auto" w:fill="auto"/>
          </w:tcPr>
          <w:p w14:paraId="5120E8BE" w14:textId="77777777" w:rsidR="00DD4C75" w:rsidRPr="00BA207E" w:rsidRDefault="00DD4C75" w:rsidP="0020423E">
            <w:pPr>
              <w:pStyle w:val="TABLE-cell"/>
              <w:rPr>
                <w:ins w:id="18407" w:author="Charles Gifford" w:date="2017-03-20T19:50:00Z"/>
              </w:rPr>
            </w:pPr>
            <w:ins w:id="18408" w:author="Charles Gifford" w:date="2017-03-20T19:50:00Z">
              <w:r w:rsidRPr="00BA207E">
                <w:t>Personnel class</w:t>
              </w:r>
            </w:ins>
          </w:p>
        </w:tc>
        <w:tc>
          <w:tcPr>
            <w:tcW w:w="2070" w:type="dxa"/>
            <w:shd w:val="clear" w:color="auto" w:fill="auto"/>
          </w:tcPr>
          <w:p w14:paraId="768D9E02" w14:textId="77777777" w:rsidR="00DD4C75" w:rsidRPr="00BA207E" w:rsidRDefault="00DD4C75" w:rsidP="0020423E">
            <w:pPr>
              <w:pStyle w:val="TABLE-cell"/>
              <w:rPr>
                <w:ins w:id="18409" w:author="Charles Gifford" w:date="2017-03-20T19:50:00Z"/>
              </w:rPr>
            </w:pPr>
            <w:ins w:id="18410" w:author="Charles Gifford" w:date="2017-03-20T19:50:00Z">
              <w:r w:rsidRPr="00BA207E">
                <w:t>Association (A)</w:t>
              </w:r>
            </w:ins>
          </w:p>
        </w:tc>
        <w:tc>
          <w:tcPr>
            <w:tcW w:w="2520" w:type="dxa"/>
            <w:shd w:val="clear" w:color="auto" w:fill="auto"/>
          </w:tcPr>
          <w:p w14:paraId="31F39C87" w14:textId="77777777" w:rsidR="00DD4C75" w:rsidRPr="00BA207E" w:rsidRDefault="00DD4C75" w:rsidP="0020423E">
            <w:pPr>
              <w:pStyle w:val="TABLE-cell"/>
              <w:rPr>
                <w:ins w:id="18411" w:author="Charles Gifford" w:date="2017-03-20T19:50:00Z"/>
              </w:rPr>
            </w:pPr>
            <w:ins w:id="18412" w:author="Charles Gifford" w:date="2017-03-20T19:50:00Z">
              <w:r w:rsidRPr="00BA207E">
                <w:t>Corresponds to &gt;</w:t>
              </w:r>
            </w:ins>
          </w:p>
        </w:tc>
      </w:tr>
      <w:tr w:rsidR="00DD4C75" w:rsidRPr="008F275A" w14:paraId="6A6A734E" w14:textId="77777777" w:rsidTr="0020423E">
        <w:trPr>
          <w:trHeight w:val="176"/>
          <w:ins w:id="18413" w:author="Charles Gifford" w:date="2017-03-20T19:50:00Z"/>
        </w:trPr>
        <w:tc>
          <w:tcPr>
            <w:tcW w:w="2335" w:type="dxa"/>
            <w:shd w:val="clear" w:color="auto" w:fill="auto"/>
          </w:tcPr>
          <w:p w14:paraId="529A126F" w14:textId="162E3E5D" w:rsidR="00DD4C75" w:rsidRPr="00BA207E" w:rsidRDefault="00DD4C75" w:rsidP="0020423E">
            <w:pPr>
              <w:pStyle w:val="TABLE-cell"/>
              <w:rPr>
                <w:ins w:id="18414" w:author="Charles Gifford" w:date="2017-03-20T19:50:00Z"/>
              </w:rPr>
            </w:pPr>
            <w:ins w:id="18415" w:author="Charles Gifford" w:date="2017-03-20T19:50:00Z">
              <w:r w:rsidRPr="00BA207E">
                <w:t xml:space="preserve">Personnel </w:t>
              </w:r>
            </w:ins>
            <w:ins w:id="18416" w:author="Charles Gifford" w:date="2017-03-20T20:02:00Z">
              <w:r w:rsidR="002515FE">
                <w:t>capability</w:t>
              </w:r>
            </w:ins>
          </w:p>
        </w:tc>
        <w:tc>
          <w:tcPr>
            <w:tcW w:w="2340" w:type="dxa"/>
            <w:shd w:val="clear" w:color="auto" w:fill="auto"/>
          </w:tcPr>
          <w:p w14:paraId="7BC1FD9E" w14:textId="77777777" w:rsidR="00DD4C75" w:rsidRPr="00BA207E" w:rsidRDefault="00DD4C75" w:rsidP="0020423E">
            <w:pPr>
              <w:pStyle w:val="TABLE-cell"/>
              <w:rPr>
                <w:ins w:id="18417" w:author="Charles Gifford" w:date="2017-03-20T19:50:00Z"/>
              </w:rPr>
            </w:pPr>
            <w:ins w:id="18418" w:author="Charles Gifford" w:date="2017-03-20T19:50:00Z">
              <w:r w:rsidRPr="00BA207E">
                <w:t>Person</w:t>
              </w:r>
            </w:ins>
          </w:p>
        </w:tc>
        <w:tc>
          <w:tcPr>
            <w:tcW w:w="2070" w:type="dxa"/>
            <w:shd w:val="clear" w:color="auto" w:fill="auto"/>
          </w:tcPr>
          <w:p w14:paraId="5C2B99AC" w14:textId="77777777" w:rsidR="00DD4C75" w:rsidRPr="00BA207E" w:rsidRDefault="00DD4C75" w:rsidP="0020423E">
            <w:pPr>
              <w:pStyle w:val="TABLE-cell"/>
              <w:rPr>
                <w:ins w:id="18419" w:author="Charles Gifford" w:date="2017-03-20T19:50:00Z"/>
              </w:rPr>
            </w:pPr>
            <w:ins w:id="18420" w:author="Charles Gifford" w:date="2017-03-20T19:50:00Z">
              <w:r w:rsidRPr="00BA207E">
                <w:t>Association (C)</w:t>
              </w:r>
            </w:ins>
          </w:p>
        </w:tc>
        <w:tc>
          <w:tcPr>
            <w:tcW w:w="2520" w:type="dxa"/>
            <w:shd w:val="clear" w:color="auto" w:fill="auto"/>
          </w:tcPr>
          <w:p w14:paraId="0FB33E51" w14:textId="77777777" w:rsidR="00DD4C75" w:rsidRPr="00BA207E" w:rsidRDefault="00DD4C75" w:rsidP="0020423E">
            <w:pPr>
              <w:pStyle w:val="TABLE-cell"/>
              <w:rPr>
                <w:ins w:id="18421" w:author="Charles Gifford" w:date="2017-03-20T19:50:00Z"/>
              </w:rPr>
            </w:pPr>
            <w:ins w:id="18422" w:author="Charles Gifford" w:date="2017-03-20T19:50:00Z">
              <w:r w:rsidRPr="00BA207E">
                <w:t>Corresponds to &gt;</w:t>
              </w:r>
            </w:ins>
          </w:p>
        </w:tc>
      </w:tr>
      <w:tr w:rsidR="00DD4C75" w:rsidRPr="008F275A" w14:paraId="597FBFE2" w14:textId="77777777" w:rsidTr="0020423E">
        <w:trPr>
          <w:trHeight w:val="176"/>
          <w:ins w:id="18423" w:author="Charles Gifford" w:date="2017-03-20T19:50:00Z"/>
        </w:trPr>
        <w:tc>
          <w:tcPr>
            <w:tcW w:w="2335" w:type="dxa"/>
            <w:shd w:val="clear" w:color="auto" w:fill="auto"/>
          </w:tcPr>
          <w:p w14:paraId="10D654ED" w14:textId="6DA5AACC" w:rsidR="00DD4C75" w:rsidRPr="00BA207E" w:rsidRDefault="00DD4C75" w:rsidP="0020423E">
            <w:pPr>
              <w:pStyle w:val="TABLE-cell"/>
              <w:rPr>
                <w:ins w:id="18424" w:author="Charles Gifford" w:date="2017-03-20T19:50:00Z"/>
              </w:rPr>
            </w:pPr>
            <w:ins w:id="18425" w:author="Charles Gifford" w:date="2017-03-20T19:50:00Z">
              <w:r w:rsidRPr="00BA207E">
                <w:t xml:space="preserve">Personnel </w:t>
              </w:r>
            </w:ins>
            <w:ins w:id="18426" w:author="Charles Gifford" w:date="2017-03-20T20:02:00Z">
              <w:r w:rsidR="002515FE">
                <w:t>capability</w:t>
              </w:r>
            </w:ins>
            <w:ins w:id="18427" w:author="Charles Gifford" w:date="2017-03-20T19:50:00Z">
              <w:r w:rsidRPr="00BA207E">
                <w:t xml:space="preserve"> property</w:t>
              </w:r>
            </w:ins>
          </w:p>
        </w:tc>
        <w:tc>
          <w:tcPr>
            <w:tcW w:w="2340" w:type="dxa"/>
            <w:shd w:val="clear" w:color="auto" w:fill="auto"/>
          </w:tcPr>
          <w:p w14:paraId="0984B68F" w14:textId="77777777" w:rsidR="00DD4C75" w:rsidRPr="00BA207E" w:rsidRDefault="00DD4C75" w:rsidP="0020423E">
            <w:pPr>
              <w:pStyle w:val="TABLE-cell"/>
              <w:rPr>
                <w:ins w:id="18428" w:author="Charles Gifford" w:date="2017-03-20T19:50:00Z"/>
              </w:rPr>
            </w:pPr>
            <w:ins w:id="18429" w:author="Charles Gifford" w:date="2017-03-20T19:50:00Z">
              <w:r w:rsidRPr="00BA207E">
                <w:t>Personnel class property</w:t>
              </w:r>
            </w:ins>
          </w:p>
        </w:tc>
        <w:tc>
          <w:tcPr>
            <w:tcW w:w="2070" w:type="dxa"/>
            <w:shd w:val="clear" w:color="auto" w:fill="auto"/>
          </w:tcPr>
          <w:p w14:paraId="435C30BD" w14:textId="77777777" w:rsidR="00DD4C75" w:rsidRPr="00BA207E" w:rsidRDefault="00DD4C75" w:rsidP="0020423E">
            <w:pPr>
              <w:pStyle w:val="TABLE-cell"/>
              <w:rPr>
                <w:ins w:id="18430" w:author="Charles Gifford" w:date="2017-03-20T19:50:00Z"/>
              </w:rPr>
            </w:pPr>
            <w:ins w:id="18431" w:author="Charles Gifford" w:date="2017-03-20T19:50:00Z">
              <w:r w:rsidRPr="00BA207E">
                <w:t>Dependency (B)</w:t>
              </w:r>
            </w:ins>
          </w:p>
        </w:tc>
        <w:tc>
          <w:tcPr>
            <w:tcW w:w="2520" w:type="dxa"/>
            <w:shd w:val="clear" w:color="auto" w:fill="auto"/>
          </w:tcPr>
          <w:p w14:paraId="42C6A39E" w14:textId="77777777" w:rsidR="00DD4C75" w:rsidRPr="00BA207E" w:rsidRDefault="00DD4C75" w:rsidP="0020423E">
            <w:pPr>
              <w:pStyle w:val="TABLE-cell"/>
              <w:rPr>
                <w:ins w:id="18432" w:author="Charles Gifford" w:date="2017-03-20T19:50:00Z"/>
              </w:rPr>
            </w:pPr>
            <w:ins w:id="18433" w:author="Charles Gifford" w:date="2017-03-20T19:50:00Z">
              <w:r w:rsidRPr="00BA207E">
                <w:t>Maps to &gt;</w:t>
              </w:r>
            </w:ins>
          </w:p>
        </w:tc>
      </w:tr>
      <w:tr w:rsidR="00DD4C75" w:rsidRPr="008F275A" w14:paraId="0B939F6C" w14:textId="77777777" w:rsidTr="0020423E">
        <w:trPr>
          <w:trHeight w:val="176"/>
          <w:ins w:id="18434" w:author="Charles Gifford" w:date="2017-03-20T19:50:00Z"/>
        </w:trPr>
        <w:tc>
          <w:tcPr>
            <w:tcW w:w="2335" w:type="dxa"/>
            <w:shd w:val="clear" w:color="auto" w:fill="auto"/>
          </w:tcPr>
          <w:p w14:paraId="14F138FD" w14:textId="4E0D22AA" w:rsidR="00DD4C75" w:rsidRPr="00BA207E" w:rsidRDefault="00DD4C75" w:rsidP="0020423E">
            <w:pPr>
              <w:pStyle w:val="TABLE-cell"/>
              <w:rPr>
                <w:ins w:id="18435" w:author="Charles Gifford" w:date="2017-03-20T19:50:00Z"/>
              </w:rPr>
            </w:pPr>
            <w:ins w:id="18436" w:author="Charles Gifford" w:date="2017-03-20T19:50:00Z">
              <w:r w:rsidRPr="00BA207E">
                <w:t xml:space="preserve">Personnel </w:t>
              </w:r>
            </w:ins>
            <w:ins w:id="18437" w:author="Charles Gifford" w:date="2017-03-20T20:02:00Z">
              <w:r w:rsidR="002515FE">
                <w:t>capability</w:t>
              </w:r>
            </w:ins>
            <w:ins w:id="18438" w:author="Charles Gifford" w:date="2017-03-20T19:50:00Z">
              <w:r w:rsidRPr="00BA207E">
                <w:t xml:space="preserve"> property</w:t>
              </w:r>
            </w:ins>
          </w:p>
        </w:tc>
        <w:tc>
          <w:tcPr>
            <w:tcW w:w="2340" w:type="dxa"/>
            <w:shd w:val="clear" w:color="auto" w:fill="auto"/>
          </w:tcPr>
          <w:p w14:paraId="05240D5E" w14:textId="77777777" w:rsidR="00DD4C75" w:rsidRPr="00BA207E" w:rsidRDefault="00DD4C75" w:rsidP="0020423E">
            <w:pPr>
              <w:pStyle w:val="TABLE-cell"/>
              <w:rPr>
                <w:ins w:id="18439" w:author="Charles Gifford" w:date="2017-03-20T19:50:00Z"/>
              </w:rPr>
            </w:pPr>
            <w:ins w:id="18440" w:author="Charles Gifford" w:date="2017-03-20T19:50:00Z">
              <w:r w:rsidRPr="00BA207E">
                <w:t>Person property</w:t>
              </w:r>
            </w:ins>
          </w:p>
        </w:tc>
        <w:tc>
          <w:tcPr>
            <w:tcW w:w="2070" w:type="dxa"/>
            <w:shd w:val="clear" w:color="auto" w:fill="auto"/>
          </w:tcPr>
          <w:p w14:paraId="53217F40" w14:textId="77777777" w:rsidR="00DD4C75" w:rsidRPr="00BA207E" w:rsidRDefault="00DD4C75" w:rsidP="0020423E">
            <w:pPr>
              <w:pStyle w:val="TABLE-cell"/>
              <w:rPr>
                <w:ins w:id="18441" w:author="Charles Gifford" w:date="2017-03-20T19:50:00Z"/>
              </w:rPr>
            </w:pPr>
            <w:ins w:id="18442" w:author="Charles Gifford" w:date="2017-03-20T19:50:00Z">
              <w:r w:rsidRPr="00BA207E">
                <w:t>Dependency (D)</w:t>
              </w:r>
            </w:ins>
          </w:p>
        </w:tc>
        <w:tc>
          <w:tcPr>
            <w:tcW w:w="2520" w:type="dxa"/>
            <w:shd w:val="clear" w:color="auto" w:fill="auto"/>
          </w:tcPr>
          <w:p w14:paraId="471BAB9E" w14:textId="77777777" w:rsidR="00DD4C75" w:rsidRPr="00BA207E" w:rsidRDefault="00DD4C75" w:rsidP="0020423E">
            <w:pPr>
              <w:pStyle w:val="TABLE-cell"/>
              <w:rPr>
                <w:ins w:id="18443" w:author="Charles Gifford" w:date="2017-03-20T19:50:00Z"/>
              </w:rPr>
            </w:pPr>
            <w:ins w:id="18444" w:author="Charles Gifford" w:date="2017-03-20T19:50:00Z">
              <w:r w:rsidRPr="00BA207E">
                <w:t>Maps to &gt;</w:t>
              </w:r>
            </w:ins>
          </w:p>
        </w:tc>
      </w:tr>
      <w:tr w:rsidR="00DD4C75" w:rsidRPr="008F275A" w14:paraId="4140BEDD" w14:textId="77777777" w:rsidTr="0020423E">
        <w:trPr>
          <w:trHeight w:val="176"/>
          <w:ins w:id="18445" w:author="Charles Gifford" w:date="2017-03-20T19:50:00Z"/>
        </w:trPr>
        <w:tc>
          <w:tcPr>
            <w:tcW w:w="2335" w:type="dxa"/>
            <w:shd w:val="clear" w:color="auto" w:fill="auto"/>
          </w:tcPr>
          <w:p w14:paraId="3957AF9A" w14:textId="1C489C6A" w:rsidR="00DD4C75" w:rsidRPr="00BA207E" w:rsidRDefault="00DD4C75" w:rsidP="0020423E">
            <w:pPr>
              <w:pStyle w:val="TABLE-cell"/>
              <w:rPr>
                <w:ins w:id="18446" w:author="Charles Gifford" w:date="2017-03-20T19:50:00Z"/>
              </w:rPr>
            </w:pPr>
            <w:ins w:id="18447" w:author="Charles Gifford" w:date="2017-03-20T19:50:00Z">
              <w:r>
                <w:t>Equipment</w:t>
              </w:r>
              <w:r w:rsidRPr="00BA207E">
                <w:t xml:space="preserve"> </w:t>
              </w:r>
            </w:ins>
            <w:ins w:id="18448" w:author="Charles Gifford" w:date="2017-03-20T20:02:00Z">
              <w:r w:rsidR="002515FE">
                <w:t>capability</w:t>
              </w:r>
            </w:ins>
          </w:p>
        </w:tc>
        <w:tc>
          <w:tcPr>
            <w:tcW w:w="2340" w:type="dxa"/>
          </w:tcPr>
          <w:p w14:paraId="73F877B7" w14:textId="36D1499F" w:rsidR="00DD4C75" w:rsidRPr="00BA207E" w:rsidRDefault="00DD4C75" w:rsidP="0020423E">
            <w:pPr>
              <w:pStyle w:val="TABLE-cell"/>
              <w:rPr>
                <w:ins w:id="18449" w:author="Charles Gifford" w:date="2017-03-20T19:50:00Z"/>
              </w:rPr>
            </w:pPr>
            <w:ins w:id="18450" w:author="Charles Gifford" w:date="2017-03-20T19:50:00Z">
              <w:r w:rsidRPr="00BA207E">
                <w:t xml:space="preserve">Equipment </w:t>
              </w:r>
            </w:ins>
            <w:ins w:id="18451" w:author="Charles Gifford" w:date="2017-03-20T20:02:00Z">
              <w:r w:rsidR="002515FE">
                <w:t>capability</w:t>
              </w:r>
            </w:ins>
            <w:ins w:id="18452" w:author="Charles Gifford" w:date="2017-03-20T19:50:00Z">
              <w:r w:rsidRPr="00BA207E">
                <w:t xml:space="preserve"> property</w:t>
              </w:r>
            </w:ins>
          </w:p>
        </w:tc>
        <w:tc>
          <w:tcPr>
            <w:tcW w:w="2070" w:type="dxa"/>
            <w:shd w:val="clear" w:color="auto" w:fill="auto"/>
          </w:tcPr>
          <w:p w14:paraId="1E15A058" w14:textId="77777777" w:rsidR="00DD4C75" w:rsidRPr="00BA207E" w:rsidRDefault="00DD4C75" w:rsidP="0020423E">
            <w:pPr>
              <w:pStyle w:val="TABLE-cell"/>
              <w:rPr>
                <w:ins w:id="18453" w:author="Charles Gifford" w:date="2017-03-20T19:50:00Z"/>
              </w:rPr>
            </w:pPr>
            <w:ins w:id="18454" w:author="Charles Gifford" w:date="2017-03-20T19:50:00Z">
              <w:r w:rsidRPr="00921C55">
                <w:t xml:space="preserve">Composition </w:t>
              </w:r>
              <w:r w:rsidRPr="00BA207E">
                <w:t>whole</w:t>
              </w:r>
            </w:ins>
          </w:p>
        </w:tc>
        <w:tc>
          <w:tcPr>
            <w:tcW w:w="2520" w:type="dxa"/>
            <w:shd w:val="clear" w:color="auto" w:fill="auto"/>
          </w:tcPr>
          <w:p w14:paraId="3EB502FF" w14:textId="249705E7" w:rsidR="00DD4C75" w:rsidRPr="00BA207E" w:rsidRDefault="002515FE" w:rsidP="0020423E">
            <w:pPr>
              <w:pStyle w:val="TABLE-cell"/>
              <w:rPr>
                <w:ins w:id="18455" w:author="Charles Gifford" w:date="2017-03-20T19:50:00Z"/>
              </w:rPr>
            </w:pPr>
            <w:ins w:id="18456" w:author="Charles Gifford" w:date="2017-03-20T20:04:00Z">
              <w:r>
                <w:t>Has values of</w:t>
              </w:r>
            </w:ins>
            <w:ins w:id="18457" w:author="Charles Gifford" w:date="2017-03-20T19:50:00Z">
              <w:r w:rsidR="00DD4C75" w:rsidRPr="00BA207E">
                <w:t xml:space="preserve"> &gt;</w:t>
              </w:r>
            </w:ins>
          </w:p>
        </w:tc>
      </w:tr>
      <w:tr w:rsidR="00DD4C75" w:rsidRPr="008F275A" w14:paraId="7A97513B" w14:textId="77777777" w:rsidTr="0020423E">
        <w:trPr>
          <w:trHeight w:val="176"/>
          <w:ins w:id="18458" w:author="Charles Gifford" w:date="2017-03-20T19:50:00Z"/>
        </w:trPr>
        <w:tc>
          <w:tcPr>
            <w:tcW w:w="2335" w:type="dxa"/>
            <w:shd w:val="clear" w:color="auto" w:fill="auto"/>
          </w:tcPr>
          <w:p w14:paraId="6BE6F009" w14:textId="596F8CE0" w:rsidR="00DD4C75" w:rsidRPr="00BA207E" w:rsidRDefault="00DD4C75" w:rsidP="0020423E">
            <w:pPr>
              <w:pStyle w:val="TABLE-cell"/>
              <w:rPr>
                <w:ins w:id="18459" w:author="Charles Gifford" w:date="2017-03-20T19:50:00Z"/>
              </w:rPr>
            </w:pPr>
            <w:ins w:id="18460" w:author="Charles Gifford" w:date="2017-03-20T19:50:00Z">
              <w:r w:rsidRPr="00BA207E">
                <w:t xml:space="preserve">Equipment </w:t>
              </w:r>
            </w:ins>
            <w:ins w:id="18461" w:author="Charles Gifford" w:date="2017-03-20T20:02:00Z">
              <w:r w:rsidR="002515FE">
                <w:t>capability</w:t>
              </w:r>
            </w:ins>
            <w:ins w:id="18462" w:author="Charles Gifford" w:date="2017-03-20T19:50:00Z">
              <w:r w:rsidRPr="00BA207E">
                <w:t xml:space="preserve"> property</w:t>
              </w:r>
            </w:ins>
          </w:p>
        </w:tc>
        <w:tc>
          <w:tcPr>
            <w:tcW w:w="2340" w:type="dxa"/>
          </w:tcPr>
          <w:p w14:paraId="15937B9D" w14:textId="4E362EDE" w:rsidR="00DD4C75" w:rsidRPr="00BA207E" w:rsidRDefault="00DD4C75" w:rsidP="0020423E">
            <w:pPr>
              <w:pStyle w:val="TABLE-cell"/>
              <w:rPr>
                <w:ins w:id="18463" w:author="Charles Gifford" w:date="2017-03-20T19:50:00Z"/>
              </w:rPr>
            </w:pPr>
            <w:ins w:id="18464" w:author="Charles Gifford" w:date="2017-03-20T19:50:00Z">
              <w:r w:rsidRPr="00BA207E">
                <w:t xml:space="preserve">Equipment </w:t>
              </w:r>
            </w:ins>
            <w:ins w:id="18465" w:author="Charles Gifford" w:date="2017-03-20T20:02:00Z">
              <w:r w:rsidR="002515FE">
                <w:t>capability</w:t>
              </w:r>
            </w:ins>
            <w:ins w:id="18466" w:author="Charles Gifford" w:date="2017-03-20T19:50:00Z">
              <w:r w:rsidRPr="00BA207E">
                <w:t xml:space="preserve"> property</w:t>
              </w:r>
            </w:ins>
          </w:p>
        </w:tc>
        <w:tc>
          <w:tcPr>
            <w:tcW w:w="2070" w:type="dxa"/>
            <w:shd w:val="clear" w:color="auto" w:fill="auto"/>
          </w:tcPr>
          <w:p w14:paraId="55F9F0B4" w14:textId="77777777" w:rsidR="00DD4C75" w:rsidRPr="00921C55" w:rsidRDefault="00DD4C75" w:rsidP="0020423E">
            <w:pPr>
              <w:pStyle w:val="TABLE-cell"/>
              <w:rPr>
                <w:ins w:id="18467" w:author="Charles Gifford" w:date="2017-03-20T19:50:00Z"/>
              </w:rPr>
            </w:pPr>
            <w:ins w:id="18468" w:author="Charles Gifford" w:date="2017-03-20T19:50:00Z">
              <w:r w:rsidRPr="00921C55">
                <w:t>Composition hierarchy</w:t>
              </w:r>
            </w:ins>
          </w:p>
        </w:tc>
        <w:tc>
          <w:tcPr>
            <w:tcW w:w="2520" w:type="dxa"/>
            <w:shd w:val="clear" w:color="auto" w:fill="auto"/>
          </w:tcPr>
          <w:p w14:paraId="70940BD8" w14:textId="77777777" w:rsidR="00DD4C75" w:rsidRPr="00BA207E" w:rsidRDefault="00DD4C75" w:rsidP="0020423E">
            <w:pPr>
              <w:pStyle w:val="TABLE-cell"/>
              <w:rPr>
                <w:ins w:id="18469" w:author="Charles Gifford" w:date="2017-03-20T19:50:00Z"/>
              </w:rPr>
            </w:pPr>
            <w:ins w:id="18470" w:author="Charles Gifford" w:date="2017-03-20T19:50:00Z">
              <w:r>
                <w:rPr>
                  <w:szCs w:val="20"/>
                </w:rPr>
                <w:t xml:space="preserve">Contains </w:t>
              </w:r>
              <w:r w:rsidRPr="00B41C7C">
                <w:rPr>
                  <w:szCs w:val="20"/>
                </w:rPr>
                <w:t>&gt;</w:t>
              </w:r>
            </w:ins>
          </w:p>
        </w:tc>
      </w:tr>
      <w:tr w:rsidR="00DD4C75" w:rsidRPr="008F275A" w14:paraId="72CDC257" w14:textId="77777777" w:rsidTr="0020423E">
        <w:trPr>
          <w:trHeight w:val="176"/>
          <w:ins w:id="18471" w:author="Charles Gifford" w:date="2017-03-20T19:50:00Z"/>
        </w:trPr>
        <w:tc>
          <w:tcPr>
            <w:tcW w:w="2335" w:type="dxa"/>
            <w:shd w:val="clear" w:color="auto" w:fill="auto"/>
          </w:tcPr>
          <w:p w14:paraId="1A1436B4" w14:textId="76457FE8" w:rsidR="00DD4C75" w:rsidRPr="00BA207E" w:rsidRDefault="00DD4C75" w:rsidP="0020423E">
            <w:pPr>
              <w:pStyle w:val="TABLE-cell"/>
              <w:rPr>
                <w:ins w:id="18472" w:author="Charles Gifford" w:date="2017-03-20T19:50:00Z"/>
              </w:rPr>
            </w:pPr>
            <w:ins w:id="18473" w:author="Charles Gifford" w:date="2017-03-20T19:50:00Z">
              <w:r w:rsidRPr="00BA207E">
                <w:t xml:space="preserve">Equipment </w:t>
              </w:r>
            </w:ins>
            <w:ins w:id="18474" w:author="Charles Gifford" w:date="2017-03-20T20:02:00Z">
              <w:r w:rsidR="002515FE">
                <w:t>capability</w:t>
              </w:r>
            </w:ins>
          </w:p>
        </w:tc>
        <w:tc>
          <w:tcPr>
            <w:tcW w:w="2340" w:type="dxa"/>
            <w:shd w:val="clear" w:color="auto" w:fill="auto"/>
          </w:tcPr>
          <w:p w14:paraId="14834B05" w14:textId="77777777" w:rsidR="00DD4C75" w:rsidRPr="00BA207E" w:rsidRDefault="00DD4C75" w:rsidP="0020423E">
            <w:pPr>
              <w:pStyle w:val="TABLE-cell"/>
              <w:rPr>
                <w:ins w:id="18475" w:author="Charles Gifford" w:date="2017-03-20T19:50:00Z"/>
              </w:rPr>
            </w:pPr>
            <w:ins w:id="18476" w:author="Charles Gifford" w:date="2017-03-20T19:50:00Z">
              <w:r w:rsidRPr="00BA207E">
                <w:t>Equipment class</w:t>
              </w:r>
            </w:ins>
          </w:p>
        </w:tc>
        <w:tc>
          <w:tcPr>
            <w:tcW w:w="2070" w:type="dxa"/>
            <w:shd w:val="clear" w:color="auto" w:fill="auto"/>
          </w:tcPr>
          <w:p w14:paraId="0BE1B811" w14:textId="77777777" w:rsidR="00DD4C75" w:rsidRPr="00BA207E" w:rsidRDefault="00DD4C75" w:rsidP="0020423E">
            <w:pPr>
              <w:pStyle w:val="TABLE-cell"/>
              <w:rPr>
                <w:ins w:id="18477" w:author="Charles Gifford" w:date="2017-03-20T19:50:00Z"/>
              </w:rPr>
            </w:pPr>
            <w:ins w:id="18478" w:author="Charles Gifford" w:date="2017-03-20T19:50:00Z">
              <w:r w:rsidRPr="00BA207E">
                <w:t>Association (A)</w:t>
              </w:r>
            </w:ins>
          </w:p>
        </w:tc>
        <w:tc>
          <w:tcPr>
            <w:tcW w:w="2520" w:type="dxa"/>
            <w:shd w:val="clear" w:color="auto" w:fill="auto"/>
          </w:tcPr>
          <w:p w14:paraId="6D5F0EF5" w14:textId="77777777" w:rsidR="00DD4C75" w:rsidRPr="00BA207E" w:rsidRDefault="00DD4C75" w:rsidP="0020423E">
            <w:pPr>
              <w:pStyle w:val="TABLE-cell"/>
              <w:rPr>
                <w:ins w:id="18479" w:author="Charles Gifford" w:date="2017-03-20T19:50:00Z"/>
              </w:rPr>
            </w:pPr>
            <w:ins w:id="18480" w:author="Charles Gifford" w:date="2017-03-20T19:50:00Z">
              <w:r w:rsidRPr="00BA207E">
                <w:t>Corresponds to &gt;</w:t>
              </w:r>
            </w:ins>
          </w:p>
        </w:tc>
      </w:tr>
      <w:tr w:rsidR="00DD4C75" w:rsidRPr="008F275A" w14:paraId="463DF4A7" w14:textId="77777777" w:rsidTr="0020423E">
        <w:trPr>
          <w:trHeight w:val="176"/>
          <w:ins w:id="18481" w:author="Charles Gifford" w:date="2017-03-20T19:50:00Z"/>
        </w:trPr>
        <w:tc>
          <w:tcPr>
            <w:tcW w:w="2335" w:type="dxa"/>
            <w:shd w:val="clear" w:color="auto" w:fill="auto"/>
          </w:tcPr>
          <w:p w14:paraId="5AA56ED4" w14:textId="63EEF239" w:rsidR="00DD4C75" w:rsidRPr="00BA207E" w:rsidRDefault="00DD4C75" w:rsidP="0020423E">
            <w:pPr>
              <w:pStyle w:val="TABLE-cell"/>
              <w:rPr>
                <w:ins w:id="18482" w:author="Charles Gifford" w:date="2017-03-20T19:50:00Z"/>
              </w:rPr>
            </w:pPr>
            <w:ins w:id="18483" w:author="Charles Gifford" w:date="2017-03-20T19:50:00Z">
              <w:r w:rsidRPr="00BA207E">
                <w:t xml:space="preserve">Equipment </w:t>
              </w:r>
            </w:ins>
            <w:ins w:id="18484" w:author="Charles Gifford" w:date="2017-03-20T20:02:00Z">
              <w:r w:rsidR="002515FE">
                <w:t>capability</w:t>
              </w:r>
            </w:ins>
          </w:p>
        </w:tc>
        <w:tc>
          <w:tcPr>
            <w:tcW w:w="2340" w:type="dxa"/>
            <w:shd w:val="clear" w:color="auto" w:fill="auto"/>
          </w:tcPr>
          <w:p w14:paraId="17999229" w14:textId="77777777" w:rsidR="00DD4C75" w:rsidRPr="00BA207E" w:rsidRDefault="00DD4C75" w:rsidP="0020423E">
            <w:pPr>
              <w:pStyle w:val="TABLE-cell"/>
              <w:rPr>
                <w:ins w:id="18485" w:author="Charles Gifford" w:date="2017-03-20T19:50:00Z"/>
              </w:rPr>
            </w:pPr>
            <w:ins w:id="18486" w:author="Charles Gifford" w:date="2017-03-20T19:50:00Z">
              <w:r w:rsidRPr="00BA207E">
                <w:t>Equipment</w:t>
              </w:r>
            </w:ins>
          </w:p>
        </w:tc>
        <w:tc>
          <w:tcPr>
            <w:tcW w:w="2070" w:type="dxa"/>
            <w:shd w:val="clear" w:color="auto" w:fill="auto"/>
          </w:tcPr>
          <w:p w14:paraId="7988EBE2" w14:textId="77777777" w:rsidR="00DD4C75" w:rsidRPr="00BA207E" w:rsidRDefault="00DD4C75" w:rsidP="0020423E">
            <w:pPr>
              <w:pStyle w:val="TABLE-cell"/>
              <w:rPr>
                <w:ins w:id="18487" w:author="Charles Gifford" w:date="2017-03-20T19:50:00Z"/>
              </w:rPr>
            </w:pPr>
            <w:ins w:id="18488" w:author="Charles Gifford" w:date="2017-03-20T19:50:00Z">
              <w:r w:rsidRPr="00BA207E">
                <w:t>Association (C)</w:t>
              </w:r>
            </w:ins>
          </w:p>
        </w:tc>
        <w:tc>
          <w:tcPr>
            <w:tcW w:w="2520" w:type="dxa"/>
            <w:shd w:val="clear" w:color="auto" w:fill="auto"/>
          </w:tcPr>
          <w:p w14:paraId="14CE37C3" w14:textId="77777777" w:rsidR="00DD4C75" w:rsidRPr="00BA207E" w:rsidRDefault="00DD4C75" w:rsidP="0020423E">
            <w:pPr>
              <w:pStyle w:val="TABLE-cell"/>
              <w:rPr>
                <w:ins w:id="18489" w:author="Charles Gifford" w:date="2017-03-20T19:50:00Z"/>
              </w:rPr>
            </w:pPr>
            <w:ins w:id="18490" w:author="Charles Gifford" w:date="2017-03-20T19:50:00Z">
              <w:r w:rsidRPr="00BA207E">
                <w:t>Corresponds to &gt;</w:t>
              </w:r>
            </w:ins>
          </w:p>
        </w:tc>
      </w:tr>
      <w:tr w:rsidR="00DD4C75" w:rsidRPr="008F275A" w14:paraId="7BB31C56" w14:textId="77777777" w:rsidTr="0020423E">
        <w:trPr>
          <w:trHeight w:val="176"/>
          <w:ins w:id="18491" w:author="Charles Gifford" w:date="2017-03-20T19:50:00Z"/>
        </w:trPr>
        <w:tc>
          <w:tcPr>
            <w:tcW w:w="2335" w:type="dxa"/>
            <w:shd w:val="clear" w:color="auto" w:fill="auto"/>
          </w:tcPr>
          <w:p w14:paraId="51DF8914" w14:textId="4478CFD5" w:rsidR="00DD4C75" w:rsidRPr="00BA207E" w:rsidRDefault="00DD4C75" w:rsidP="0020423E">
            <w:pPr>
              <w:pStyle w:val="TABLE-cell"/>
              <w:rPr>
                <w:ins w:id="18492" w:author="Charles Gifford" w:date="2017-03-20T19:50:00Z"/>
              </w:rPr>
            </w:pPr>
            <w:ins w:id="18493" w:author="Charles Gifford" w:date="2017-03-20T19:50:00Z">
              <w:r w:rsidRPr="00BA207E">
                <w:t xml:space="preserve">Equipment </w:t>
              </w:r>
            </w:ins>
            <w:ins w:id="18494" w:author="Charles Gifford" w:date="2017-03-20T20:02:00Z">
              <w:r w:rsidR="002515FE">
                <w:t>capability</w:t>
              </w:r>
            </w:ins>
            <w:ins w:id="18495" w:author="Charles Gifford" w:date="2017-03-20T19:50:00Z">
              <w:r w:rsidRPr="00BA207E">
                <w:t xml:space="preserve"> property</w:t>
              </w:r>
            </w:ins>
          </w:p>
        </w:tc>
        <w:tc>
          <w:tcPr>
            <w:tcW w:w="2340" w:type="dxa"/>
            <w:shd w:val="clear" w:color="auto" w:fill="auto"/>
          </w:tcPr>
          <w:p w14:paraId="079A9903" w14:textId="77777777" w:rsidR="00DD4C75" w:rsidRPr="00BA207E" w:rsidRDefault="00DD4C75" w:rsidP="0020423E">
            <w:pPr>
              <w:pStyle w:val="TABLE-cell"/>
              <w:rPr>
                <w:ins w:id="18496" w:author="Charles Gifford" w:date="2017-03-20T19:50:00Z"/>
              </w:rPr>
            </w:pPr>
            <w:ins w:id="18497" w:author="Charles Gifford" w:date="2017-03-20T19:50:00Z">
              <w:r w:rsidRPr="00BA207E">
                <w:t>Equipment class property</w:t>
              </w:r>
            </w:ins>
          </w:p>
        </w:tc>
        <w:tc>
          <w:tcPr>
            <w:tcW w:w="2070" w:type="dxa"/>
            <w:shd w:val="clear" w:color="auto" w:fill="auto"/>
          </w:tcPr>
          <w:p w14:paraId="50ECCC46" w14:textId="77777777" w:rsidR="00DD4C75" w:rsidRPr="00BA207E" w:rsidRDefault="00DD4C75" w:rsidP="0020423E">
            <w:pPr>
              <w:pStyle w:val="TABLE-cell"/>
              <w:rPr>
                <w:ins w:id="18498" w:author="Charles Gifford" w:date="2017-03-20T19:50:00Z"/>
              </w:rPr>
            </w:pPr>
            <w:ins w:id="18499" w:author="Charles Gifford" w:date="2017-03-20T19:50:00Z">
              <w:r w:rsidRPr="00BA207E">
                <w:t>Dependency (B)</w:t>
              </w:r>
            </w:ins>
          </w:p>
        </w:tc>
        <w:tc>
          <w:tcPr>
            <w:tcW w:w="2520" w:type="dxa"/>
            <w:shd w:val="clear" w:color="auto" w:fill="auto"/>
          </w:tcPr>
          <w:p w14:paraId="27657E83" w14:textId="77777777" w:rsidR="00DD4C75" w:rsidRPr="00BA207E" w:rsidRDefault="00DD4C75" w:rsidP="0020423E">
            <w:pPr>
              <w:pStyle w:val="TABLE-cell"/>
              <w:rPr>
                <w:ins w:id="18500" w:author="Charles Gifford" w:date="2017-03-20T19:50:00Z"/>
              </w:rPr>
            </w:pPr>
            <w:ins w:id="18501" w:author="Charles Gifford" w:date="2017-03-20T19:50:00Z">
              <w:r w:rsidRPr="00BA207E">
                <w:t>Maps to &gt;</w:t>
              </w:r>
            </w:ins>
          </w:p>
        </w:tc>
      </w:tr>
      <w:tr w:rsidR="00DD4C75" w:rsidRPr="008F275A" w14:paraId="72B1415B" w14:textId="77777777" w:rsidTr="0020423E">
        <w:trPr>
          <w:trHeight w:val="176"/>
          <w:ins w:id="18502" w:author="Charles Gifford" w:date="2017-03-20T19:50:00Z"/>
        </w:trPr>
        <w:tc>
          <w:tcPr>
            <w:tcW w:w="2335" w:type="dxa"/>
            <w:shd w:val="clear" w:color="auto" w:fill="auto"/>
          </w:tcPr>
          <w:p w14:paraId="21530AA7" w14:textId="68BDDB09" w:rsidR="00DD4C75" w:rsidRPr="00BA207E" w:rsidRDefault="00DD4C75" w:rsidP="0020423E">
            <w:pPr>
              <w:pStyle w:val="TABLE-cell"/>
              <w:rPr>
                <w:ins w:id="18503" w:author="Charles Gifford" w:date="2017-03-20T19:50:00Z"/>
              </w:rPr>
            </w:pPr>
            <w:ins w:id="18504" w:author="Charles Gifford" w:date="2017-03-20T19:50:00Z">
              <w:r w:rsidRPr="00BA207E">
                <w:t xml:space="preserve">Equipment </w:t>
              </w:r>
            </w:ins>
            <w:ins w:id="18505" w:author="Charles Gifford" w:date="2017-03-20T20:02:00Z">
              <w:r w:rsidR="002515FE">
                <w:t>capability</w:t>
              </w:r>
            </w:ins>
            <w:ins w:id="18506" w:author="Charles Gifford" w:date="2017-03-20T19:50:00Z">
              <w:r w:rsidRPr="00BA207E">
                <w:t xml:space="preserve"> property</w:t>
              </w:r>
            </w:ins>
          </w:p>
        </w:tc>
        <w:tc>
          <w:tcPr>
            <w:tcW w:w="2340" w:type="dxa"/>
            <w:shd w:val="clear" w:color="auto" w:fill="auto"/>
          </w:tcPr>
          <w:p w14:paraId="09CC6271" w14:textId="77777777" w:rsidR="00DD4C75" w:rsidRPr="00BA207E" w:rsidRDefault="00DD4C75" w:rsidP="0020423E">
            <w:pPr>
              <w:pStyle w:val="TABLE-cell"/>
              <w:rPr>
                <w:ins w:id="18507" w:author="Charles Gifford" w:date="2017-03-20T19:50:00Z"/>
              </w:rPr>
            </w:pPr>
            <w:ins w:id="18508" w:author="Charles Gifford" w:date="2017-03-20T19:50:00Z">
              <w:r w:rsidRPr="00BA207E">
                <w:t>Equipment property</w:t>
              </w:r>
            </w:ins>
          </w:p>
        </w:tc>
        <w:tc>
          <w:tcPr>
            <w:tcW w:w="2070" w:type="dxa"/>
            <w:shd w:val="clear" w:color="auto" w:fill="auto"/>
          </w:tcPr>
          <w:p w14:paraId="00E93E41" w14:textId="77777777" w:rsidR="00DD4C75" w:rsidRPr="00BA207E" w:rsidRDefault="00DD4C75" w:rsidP="0020423E">
            <w:pPr>
              <w:pStyle w:val="TABLE-cell"/>
              <w:rPr>
                <w:ins w:id="18509" w:author="Charles Gifford" w:date="2017-03-20T19:50:00Z"/>
              </w:rPr>
            </w:pPr>
            <w:ins w:id="18510" w:author="Charles Gifford" w:date="2017-03-20T19:50:00Z">
              <w:r w:rsidRPr="00BA207E">
                <w:t>Dependency (D)</w:t>
              </w:r>
            </w:ins>
          </w:p>
        </w:tc>
        <w:tc>
          <w:tcPr>
            <w:tcW w:w="2520" w:type="dxa"/>
            <w:shd w:val="clear" w:color="auto" w:fill="auto"/>
          </w:tcPr>
          <w:p w14:paraId="0F05F5BE" w14:textId="77777777" w:rsidR="00DD4C75" w:rsidRPr="00BA207E" w:rsidRDefault="00DD4C75" w:rsidP="0020423E">
            <w:pPr>
              <w:pStyle w:val="TABLE-cell"/>
              <w:rPr>
                <w:ins w:id="18511" w:author="Charles Gifford" w:date="2017-03-20T19:50:00Z"/>
              </w:rPr>
            </w:pPr>
            <w:ins w:id="18512" w:author="Charles Gifford" w:date="2017-03-20T19:50:00Z">
              <w:r w:rsidRPr="00BA207E">
                <w:t>Maps to &gt;</w:t>
              </w:r>
            </w:ins>
          </w:p>
        </w:tc>
      </w:tr>
      <w:tr w:rsidR="00DD4C75" w:rsidRPr="008F275A" w14:paraId="460BF228" w14:textId="77777777" w:rsidTr="0020423E">
        <w:trPr>
          <w:trHeight w:val="176"/>
          <w:ins w:id="18513" w:author="Charles Gifford" w:date="2017-03-20T19:50:00Z"/>
        </w:trPr>
        <w:tc>
          <w:tcPr>
            <w:tcW w:w="2335" w:type="dxa"/>
            <w:shd w:val="clear" w:color="auto" w:fill="auto"/>
          </w:tcPr>
          <w:p w14:paraId="15252268" w14:textId="2FD3738E" w:rsidR="00DD4C75" w:rsidRPr="00BA207E" w:rsidRDefault="00DD4C75" w:rsidP="0020423E">
            <w:pPr>
              <w:pStyle w:val="TABLE-cell"/>
              <w:rPr>
                <w:ins w:id="18514" w:author="Charles Gifford" w:date="2017-03-20T19:50:00Z"/>
              </w:rPr>
            </w:pPr>
            <w:ins w:id="18515" w:author="Charles Gifford" w:date="2017-03-20T19:50:00Z">
              <w:r>
                <w:t>Physical asset</w:t>
              </w:r>
              <w:r w:rsidRPr="00BA207E">
                <w:t xml:space="preserve"> </w:t>
              </w:r>
            </w:ins>
            <w:ins w:id="18516" w:author="Charles Gifford" w:date="2017-03-20T20:02:00Z">
              <w:r w:rsidR="002515FE">
                <w:t>capability</w:t>
              </w:r>
            </w:ins>
          </w:p>
        </w:tc>
        <w:tc>
          <w:tcPr>
            <w:tcW w:w="2340" w:type="dxa"/>
          </w:tcPr>
          <w:p w14:paraId="4CA59FA9" w14:textId="5B47D123" w:rsidR="00DD4C75" w:rsidRPr="00BA207E" w:rsidRDefault="00DD4C75" w:rsidP="0020423E">
            <w:pPr>
              <w:pStyle w:val="TABLE-cell"/>
              <w:rPr>
                <w:ins w:id="18517" w:author="Charles Gifford" w:date="2017-03-20T19:50:00Z"/>
              </w:rPr>
            </w:pPr>
            <w:ins w:id="18518" w:author="Charles Gifford" w:date="2017-03-20T19:50:00Z">
              <w:r w:rsidRPr="00600EB9">
                <w:t xml:space="preserve">Physical asset </w:t>
              </w:r>
            </w:ins>
            <w:ins w:id="18519" w:author="Charles Gifford" w:date="2017-03-20T20:02:00Z">
              <w:r w:rsidR="002515FE">
                <w:t>capability</w:t>
              </w:r>
            </w:ins>
            <w:ins w:id="18520" w:author="Charles Gifford" w:date="2017-03-20T19:50:00Z">
              <w:r w:rsidRPr="00BA207E">
                <w:t xml:space="preserve"> property</w:t>
              </w:r>
            </w:ins>
          </w:p>
        </w:tc>
        <w:tc>
          <w:tcPr>
            <w:tcW w:w="2070" w:type="dxa"/>
            <w:shd w:val="clear" w:color="auto" w:fill="auto"/>
          </w:tcPr>
          <w:p w14:paraId="08EAF2DC" w14:textId="77777777" w:rsidR="00DD4C75" w:rsidRPr="00BA207E" w:rsidRDefault="00DD4C75" w:rsidP="0020423E">
            <w:pPr>
              <w:pStyle w:val="TABLE-cell"/>
              <w:rPr>
                <w:ins w:id="18521" w:author="Charles Gifford" w:date="2017-03-20T19:50:00Z"/>
              </w:rPr>
            </w:pPr>
            <w:ins w:id="18522" w:author="Charles Gifford" w:date="2017-03-20T19:50:00Z">
              <w:r w:rsidRPr="00BA207E">
                <w:t>Composition whole</w:t>
              </w:r>
            </w:ins>
          </w:p>
        </w:tc>
        <w:tc>
          <w:tcPr>
            <w:tcW w:w="2520" w:type="dxa"/>
            <w:shd w:val="clear" w:color="auto" w:fill="auto"/>
          </w:tcPr>
          <w:p w14:paraId="38739AF1" w14:textId="32B43AC7" w:rsidR="00DD4C75" w:rsidRPr="00BA207E" w:rsidRDefault="002515FE" w:rsidP="0020423E">
            <w:pPr>
              <w:pStyle w:val="TABLE-cell"/>
              <w:rPr>
                <w:ins w:id="18523" w:author="Charles Gifford" w:date="2017-03-20T19:50:00Z"/>
              </w:rPr>
            </w:pPr>
            <w:ins w:id="18524" w:author="Charles Gifford" w:date="2017-03-20T20:04:00Z">
              <w:r>
                <w:t>Has values of</w:t>
              </w:r>
            </w:ins>
            <w:ins w:id="18525" w:author="Charles Gifford" w:date="2017-03-20T19:50:00Z">
              <w:r w:rsidR="00DD4C75" w:rsidRPr="00BA207E">
                <w:t xml:space="preserve"> &gt;</w:t>
              </w:r>
            </w:ins>
          </w:p>
        </w:tc>
      </w:tr>
      <w:tr w:rsidR="00DD4C75" w:rsidRPr="008F275A" w14:paraId="127D0AA4" w14:textId="77777777" w:rsidTr="0020423E">
        <w:trPr>
          <w:trHeight w:val="176"/>
          <w:ins w:id="18526" w:author="Charles Gifford" w:date="2017-03-20T19:50:00Z"/>
        </w:trPr>
        <w:tc>
          <w:tcPr>
            <w:tcW w:w="2335" w:type="dxa"/>
            <w:shd w:val="clear" w:color="auto" w:fill="auto"/>
          </w:tcPr>
          <w:p w14:paraId="5355C3DE" w14:textId="42F242A6" w:rsidR="00DD4C75" w:rsidRPr="00BA207E" w:rsidRDefault="00DD4C75" w:rsidP="0020423E">
            <w:pPr>
              <w:pStyle w:val="TABLE-cell"/>
              <w:rPr>
                <w:ins w:id="18527" w:author="Charles Gifford" w:date="2017-03-20T19:50:00Z"/>
              </w:rPr>
            </w:pPr>
            <w:ins w:id="18528" w:author="Charles Gifford" w:date="2017-03-20T19:50:00Z">
              <w:r w:rsidRPr="00600EB9">
                <w:t xml:space="preserve">Physical asset </w:t>
              </w:r>
            </w:ins>
            <w:ins w:id="18529" w:author="Charles Gifford" w:date="2017-03-20T20:02:00Z">
              <w:r w:rsidR="002515FE">
                <w:t>capability</w:t>
              </w:r>
            </w:ins>
            <w:ins w:id="18530" w:author="Charles Gifford" w:date="2017-03-20T19:50:00Z">
              <w:r w:rsidRPr="00BA207E">
                <w:t xml:space="preserve"> property</w:t>
              </w:r>
            </w:ins>
          </w:p>
        </w:tc>
        <w:tc>
          <w:tcPr>
            <w:tcW w:w="2340" w:type="dxa"/>
          </w:tcPr>
          <w:p w14:paraId="1C480599" w14:textId="381FAABA" w:rsidR="00DD4C75" w:rsidRPr="00BA207E" w:rsidRDefault="00DD4C75" w:rsidP="0020423E">
            <w:pPr>
              <w:pStyle w:val="TABLE-cell"/>
              <w:rPr>
                <w:ins w:id="18531" w:author="Charles Gifford" w:date="2017-03-20T19:50:00Z"/>
              </w:rPr>
            </w:pPr>
            <w:ins w:id="18532" w:author="Charles Gifford" w:date="2017-03-20T19:50:00Z">
              <w:r w:rsidRPr="00600EB9">
                <w:t xml:space="preserve">Physical asset </w:t>
              </w:r>
            </w:ins>
            <w:ins w:id="18533" w:author="Charles Gifford" w:date="2017-03-20T20:02:00Z">
              <w:r w:rsidR="002515FE">
                <w:t>capability</w:t>
              </w:r>
            </w:ins>
            <w:ins w:id="18534" w:author="Charles Gifford" w:date="2017-03-20T19:50:00Z">
              <w:r w:rsidRPr="00BA207E">
                <w:t xml:space="preserve"> property</w:t>
              </w:r>
            </w:ins>
          </w:p>
        </w:tc>
        <w:tc>
          <w:tcPr>
            <w:tcW w:w="2070" w:type="dxa"/>
            <w:shd w:val="clear" w:color="auto" w:fill="auto"/>
          </w:tcPr>
          <w:p w14:paraId="120B9248" w14:textId="77777777" w:rsidR="00DD4C75" w:rsidRPr="00BA207E" w:rsidRDefault="00DD4C75" w:rsidP="0020423E">
            <w:pPr>
              <w:pStyle w:val="TABLE-cell"/>
              <w:rPr>
                <w:ins w:id="18535" w:author="Charles Gifford" w:date="2017-03-20T19:50:00Z"/>
              </w:rPr>
            </w:pPr>
            <w:ins w:id="18536" w:author="Charles Gifford" w:date="2017-03-20T19:50:00Z">
              <w:r w:rsidRPr="00BA207E">
                <w:t>Composition hierarchy</w:t>
              </w:r>
            </w:ins>
          </w:p>
        </w:tc>
        <w:tc>
          <w:tcPr>
            <w:tcW w:w="2520" w:type="dxa"/>
            <w:shd w:val="clear" w:color="auto" w:fill="auto"/>
          </w:tcPr>
          <w:p w14:paraId="60F78382" w14:textId="77777777" w:rsidR="00DD4C75" w:rsidRPr="00BA207E" w:rsidRDefault="00DD4C75" w:rsidP="0020423E">
            <w:pPr>
              <w:pStyle w:val="TABLE-cell"/>
              <w:rPr>
                <w:ins w:id="18537" w:author="Charles Gifford" w:date="2017-03-20T19:50:00Z"/>
              </w:rPr>
            </w:pPr>
            <w:ins w:id="18538" w:author="Charles Gifford" w:date="2017-03-20T19:50:00Z">
              <w:r>
                <w:rPr>
                  <w:szCs w:val="20"/>
                </w:rPr>
                <w:t xml:space="preserve">Contains </w:t>
              </w:r>
              <w:r w:rsidRPr="00B41C7C">
                <w:rPr>
                  <w:szCs w:val="20"/>
                </w:rPr>
                <w:t>&gt;</w:t>
              </w:r>
            </w:ins>
          </w:p>
        </w:tc>
      </w:tr>
      <w:tr w:rsidR="00DD4C75" w:rsidRPr="008F275A" w14:paraId="5FE79E92" w14:textId="77777777" w:rsidTr="0020423E">
        <w:trPr>
          <w:trHeight w:val="176"/>
          <w:ins w:id="18539" w:author="Charles Gifford" w:date="2017-03-20T19:50:00Z"/>
        </w:trPr>
        <w:tc>
          <w:tcPr>
            <w:tcW w:w="2335" w:type="dxa"/>
            <w:shd w:val="clear" w:color="auto" w:fill="auto"/>
          </w:tcPr>
          <w:p w14:paraId="620DE515" w14:textId="6522EDCD" w:rsidR="00DD4C75" w:rsidRPr="00BA207E" w:rsidRDefault="00DD4C75" w:rsidP="0020423E">
            <w:pPr>
              <w:pStyle w:val="TABLE-cell"/>
              <w:rPr>
                <w:ins w:id="18540" w:author="Charles Gifford" w:date="2017-03-20T19:50:00Z"/>
              </w:rPr>
            </w:pPr>
            <w:ins w:id="18541" w:author="Charles Gifford" w:date="2017-03-20T19:50:00Z">
              <w:r w:rsidRPr="00600EB9">
                <w:t xml:space="preserve">Physical asset </w:t>
              </w:r>
            </w:ins>
            <w:ins w:id="18542" w:author="Charles Gifford" w:date="2017-03-20T20:02:00Z">
              <w:r w:rsidR="002515FE">
                <w:t>capability</w:t>
              </w:r>
            </w:ins>
          </w:p>
        </w:tc>
        <w:tc>
          <w:tcPr>
            <w:tcW w:w="2340" w:type="dxa"/>
            <w:shd w:val="clear" w:color="auto" w:fill="auto"/>
          </w:tcPr>
          <w:p w14:paraId="4A1A369D" w14:textId="77777777" w:rsidR="00DD4C75" w:rsidRPr="00BA207E" w:rsidRDefault="00DD4C75" w:rsidP="0020423E">
            <w:pPr>
              <w:pStyle w:val="TABLE-cell"/>
              <w:rPr>
                <w:ins w:id="18543" w:author="Charles Gifford" w:date="2017-03-20T19:50:00Z"/>
              </w:rPr>
            </w:pPr>
            <w:ins w:id="18544" w:author="Charles Gifford" w:date="2017-03-20T19:50:00Z">
              <w:r w:rsidRPr="00600EB9">
                <w:t xml:space="preserve">Physical asset </w:t>
              </w:r>
              <w:r w:rsidRPr="00BA207E">
                <w:t>class</w:t>
              </w:r>
            </w:ins>
          </w:p>
        </w:tc>
        <w:tc>
          <w:tcPr>
            <w:tcW w:w="2070" w:type="dxa"/>
            <w:shd w:val="clear" w:color="auto" w:fill="auto"/>
          </w:tcPr>
          <w:p w14:paraId="6AADF2A9" w14:textId="77777777" w:rsidR="00DD4C75" w:rsidRPr="00BA207E" w:rsidRDefault="00DD4C75" w:rsidP="0020423E">
            <w:pPr>
              <w:pStyle w:val="TABLE-cell"/>
              <w:rPr>
                <w:ins w:id="18545" w:author="Charles Gifford" w:date="2017-03-20T19:50:00Z"/>
              </w:rPr>
            </w:pPr>
            <w:ins w:id="18546" w:author="Charles Gifford" w:date="2017-03-20T19:50:00Z">
              <w:r w:rsidRPr="00BA207E">
                <w:t>Association (A)</w:t>
              </w:r>
            </w:ins>
          </w:p>
        </w:tc>
        <w:tc>
          <w:tcPr>
            <w:tcW w:w="2520" w:type="dxa"/>
            <w:shd w:val="clear" w:color="auto" w:fill="auto"/>
          </w:tcPr>
          <w:p w14:paraId="2E431E21" w14:textId="77777777" w:rsidR="00DD4C75" w:rsidRPr="00BA207E" w:rsidRDefault="00DD4C75" w:rsidP="0020423E">
            <w:pPr>
              <w:pStyle w:val="TABLE-cell"/>
              <w:rPr>
                <w:ins w:id="18547" w:author="Charles Gifford" w:date="2017-03-20T19:50:00Z"/>
              </w:rPr>
            </w:pPr>
            <w:ins w:id="18548" w:author="Charles Gifford" w:date="2017-03-20T19:50:00Z">
              <w:r w:rsidRPr="00BA207E">
                <w:t>Corresponds to &gt;</w:t>
              </w:r>
            </w:ins>
          </w:p>
        </w:tc>
      </w:tr>
      <w:tr w:rsidR="00DD4C75" w:rsidRPr="008F275A" w14:paraId="50E21B50" w14:textId="77777777" w:rsidTr="0020423E">
        <w:trPr>
          <w:trHeight w:val="176"/>
          <w:ins w:id="18549" w:author="Charles Gifford" w:date="2017-03-20T19:50:00Z"/>
        </w:trPr>
        <w:tc>
          <w:tcPr>
            <w:tcW w:w="2335" w:type="dxa"/>
            <w:shd w:val="clear" w:color="auto" w:fill="auto"/>
          </w:tcPr>
          <w:p w14:paraId="53BB24EC" w14:textId="75DB92DD" w:rsidR="00DD4C75" w:rsidRPr="00BA207E" w:rsidRDefault="00DD4C75" w:rsidP="0020423E">
            <w:pPr>
              <w:pStyle w:val="TABLE-cell"/>
              <w:rPr>
                <w:ins w:id="18550" w:author="Charles Gifford" w:date="2017-03-20T19:50:00Z"/>
              </w:rPr>
            </w:pPr>
            <w:ins w:id="18551" w:author="Charles Gifford" w:date="2017-03-20T19:50:00Z">
              <w:r w:rsidRPr="00600EB9">
                <w:t xml:space="preserve">Physical asset </w:t>
              </w:r>
            </w:ins>
            <w:ins w:id="18552" w:author="Charles Gifford" w:date="2017-03-20T20:02:00Z">
              <w:r w:rsidR="002515FE">
                <w:t>capability</w:t>
              </w:r>
            </w:ins>
          </w:p>
        </w:tc>
        <w:tc>
          <w:tcPr>
            <w:tcW w:w="2340" w:type="dxa"/>
            <w:shd w:val="clear" w:color="auto" w:fill="auto"/>
          </w:tcPr>
          <w:p w14:paraId="4D84626D" w14:textId="77777777" w:rsidR="00DD4C75" w:rsidRPr="00BA207E" w:rsidRDefault="00DD4C75" w:rsidP="0020423E">
            <w:pPr>
              <w:pStyle w:val="TABLE-cell"/>
              <w:rPr>
                <w:ins w:id="18553" w:author="Charles Gifford" w:date="2017-03-20T19:50:00Z"/>
              </w:rPr>
            </w:pPr>
            <w:ins w:id="18554" w:author="Charles Gifford" w:date="2017-03-20T19:50:00Z">
              <w:r w:rsidRPr="00600EB9">
                <w:t>Physical asset</w:t>
              </w:r>
            </w:ins>
          </w:p>
        </w:tc>
        <w:tc>
          <w:tcPr>
            <w:tcW w:w="2070" w:type="dxa"/>
            <w:shd w:val="clear" w:color="auto" w:fill="auto"/>
          </w:tcPr>
          <w:p w14:paraId="6AC0D0A1" w14:textId="77777777" w:rsidR="00DD4C75" w:rsidRPr="00BA207E" w:rsidRDefault="00DD4C75" w:rsidP="0020423E">
            <w:pPr>
              <w:pStyle w:val="TABLE-cell"/>
              <w:rPr>
                <w:ins w:id="18555" w:author="Charles Gifford" w:date="2017-03-20T19:50:00Z"/>
              </w:rPr>
            </w:pPr>
            <w:ins w:id="18556" w:author="Charles Gifford" w:date="2017-03-20T19:50:00Z">
              <w:r w:rsidRPr="00BA207E">
                <w:t>Association (C)</w:t>
              </w:r>
            </w:ins>
          </w:p>
        </w:tc>
        <w:tc>
          <w:tcPr>
            <w:tcW w:w="2520" w:type="dxa"/>
            <w:shd w:val="clear" w:color="auto" w:fill="auto"/>
          </w:tcPr>
          <w:p w14:paraId="021092F3" w14:textId="77777777" w:rsidR="00DD4C75" w:rsidRPr="00BA207E" w:rsidRDefault="00DD4C75" w:rsidP="0020423E">
            <w:pPr>
              <w:pStyle w:val="TABLE-cell"/>
              <w:rPr>
                <w:ins w:id="18557" w:author="Charles Gifford" w:date="2017-03-20T19:50:00Z"/>
              </w:rPr>
            </w:pPr>
            <w:ins w:id="18558" w:author="Charles Gifford" w:date="2017-03-20T19:50:00Z">
              <w:r w:rsidRPr="00BA207E">
                <w:t>Corresponds to &gt;</w:t>
              </w:r>
            </w:ins>
          </w:p>
        </w:tc>
      </w:tr>
      <w:tr w:rsidR="00DD4C75" w:rsidRPr="008F275A" w14:paraId="5C4F4A76" w14:textId="77777777" w:rsidTr="0020423E">
        <w:trPr>
          <w:trHeight w:val="176"/>
          <w:ins w:id="18559" w:author="Charles Gifford" w:date="2017-03-20T19:50:00Z"/>
        </w:trPr>
        <w:tc>
          <w:tcPr>
            <w:tcW w:w="2335" w:type="dxa"/>
            <w:shd w:val="clear" w:color="auto" w:fill="auto"/>
          </w:tcPr>
          <w:p w14:paraId="0D3EBE42" w14:textId="289F6839" w:rsidR="00DD4C75" w:rsidRPr="00BA207E" w:rsidRDefault="00DD4C75" w:rsidP="0020423E">
            <w:pPr>
              <w:pStyle w:val="TABLE-cell"/>
              <w:rPr>
                <w:ins w:id="18560" w:author="Charles Gifford" w:date="2017-03-20T19:50:00Z"/>
              </w:rPr>
            </w:pPr>
            <w:ins w:id="18561" w:author="Charles Gifford" w:date="2017-03-20T19:50:00Z">
              <w:r w:rsidRPr="00600EB9">
                <w:t xml:space="preserve">Physical asset </w:t>
              </w:r>
            </w:ins>
            <w:ins w:id="18562" w:author="Charles Gifford" w:date="2017-03-20T20:02:00Z">
              <w:r w:rsidR="002515FE">
                <w:t>capability</w:t>
              </w:r>
            </w:ins>
            <w:ins w:id="18563" w:author="Charles Gifford" w:date="2017-03-20T19:50:00Z">
              <w:r w:rsidRPr="00BA207E">
                <w:t xml:space="preserve"> property</w:t>
              </w:r>
            </w:ins>
          </w:p>
        </w:tc>
        <w:tc>
          <w:tcPr>
            <w:tcW w:w="2340" w:type="dxa"/>
            <w:shd w:val="clear" w:color="auto" w:fill="auto"/>
          </w:tcPr>
          <w:p w14:paraId="3B15AD90" w14:textId="77777777" w:rsidR="00DD4C75" w:rsidRPr="00BA207E" w:rsidRDefault="00DD4C75" w:rsidP="0020423E">
            <w:pPr>
              <w:pStyle w:val="TABLE-cell"/>
              <w:rPr>
                <w:ins w:id="18564" w:author="Charles Gifford" w:date="2017-03-20T19:50:00Z"/>
              </w:rPr>
            </w:pPr>
            <w:ins w:id="18565" w:author="Charles Gifford" w:date="2017-03-20T19:50:00Z">
              <w:r w:rsidRPr="00600EB9">
                <w:t xml:space="preserve">Physical asset </w:t>
              </w:r>
              <w:r w:rsidRPr="00BA207E">
                <w:t>class property</w:t>
              </w:r>
            </w:ins>
          </w:p>
        </w:tc>
        <w:tc>
          <w:tcPr>
            <w:tcW w:w="2070" w:type="dxa"/>
            <w:shd w:val="clear" w:color="auto" w:fill="auto"/>
          </w:tcPr>
          <w:p w14:paraId="49B04102" w14:textId="77777777" w:rsidR="00DD4C75" w:rsidRPr="00BA207E" w:rsidRDefault="00DD4C75" w:rsidP="0020423E">
            <w:pPr>
              <w:pStyle w:val="TABLE-cell"/>
              <w:rPr>
                <w:ins w:id="18566" w:author="Charles Gifford" w:date="2017-03-20T19:50:00Z"/>
              </w:rPr>
            </w:pPr>
            <w:ins w:id="18567" w:author="Charles Gifford" w:date="2017-03-20T19:50:00Z">
              <w:r w:rsidRPr="00BA207E">
                <w:t>Dependency (B)</w:t>
              </w:r>
            </w:ins>
          </w:p>
        </w:tc>
        <w:tc>
          <w:tcPr>
            <w:tcW w:w="2520" w:type="dxa"/>
            <w:shd w:val="clear" w:color="auto" w:fill="auto"/>
          </w:tcPr>
          <w:p w14:paraId="09BABF73" w14:textId="77777777" w:rsidR="00DD4C75" w:rsidRPr="00BA207E" w:rsidRDefault="00DD4C75" w:rsidP="0020423E">
            <w:pPr>
              <w:pStyle w:val="TABLE-cell"/>
              <w:rPr>
                <w:ins w:id="18568" w:author="Charles Gifford" w:date="2017-03-20T19:50:00Z"/>
              </w:rPr>
            </w:pPr>
            <w:ins w:id="18569" w:author="Charles Gifford" w:date="2017-03-20T19:50:00Z">
              <w:r w:rsidRPr="00BA207E">
                <w:t>Maps to &gt;</w:t>
              </w:r>
            </w:ins>
          </w:p>
        </w:tc>
      </w:tr>
      <w:tr w:rsidR="00DD4C75" w:rsidRPr="008F275A" w14:paraId="12D5A8EA" w14:textId="77777777" w:rsidTr="0020423E">
        <w:trPr>
          <w:trHeight w:val="176"/>
          <w:ins w:id="18570" w:author="Charles Gifford" w:date="2017-03-20T19:50:00Z"/>
        </w:trPr>
        <w:tc>
          <w:tcPr>
            <w:tcW w:w="2335" w:type="dxa"/>
            <w:shd w:val="clear" w:color="auto" w:fill="auto"/>
          </w:tcPr>
          <w:p w14:paraId="68E866BC" w14:textId="0CC0B4C5" w:rsidR="00DD4C75" w:rsidRPr="00BA207E" w:rsidRDefault="00DD4C75" w:rsidP="0020423E">
            <w:pPr>
              <w:pStyle w:val="TABLE-cell"/>
              <w:rPr>
                <w:ins w:id="18571" w:author="Charles Gifford" w:date="2017-03-20T19:50:00Z"/>
              </w:rPr>
            </w:pPr>
            <w:ins w:id="18572" w:author="Charles Gifford" w:date="2017-03-20T19:50:00Z">
              <w:r w:rsidRPr="00600EB9">
                <w:t xml:space="preserve">Physical asset </w:t>
              </w:r>
            </w:ins>
            <w:ins w:id="18573" w:author="Charles Gifford" w:date="2017-03-20T20:02:00Z">
              <w:r w:rsidR="002515FE">
                <w:t>capability</w:t>
              </w:r>
            </w:ins>
            <w:ins w:id="18574" w:author="Charles Gifford" w:date="2017-03-20T19:50:00Z">
              <w:r w:rsidRPr="00BA207E">
                <w:t xml:space="preserve"> property</w:t>
              </w:r>
            </w:ins>
          </w:p>
        </w:tc>
        <w:tc>
          <w:tcPr>
            <w:tcW w:w="2340" w:type="dxa"/>
            <w:shd w:val="clear" w:color="auto" w:fill="auto"/>
          </w:tcPr>
          <w:p w14:paraId="36BA1A48" w14:textId="77777777" w:rsidR="00DD4C75" w:rsidRPr="00BA207E" w:rsidRDefault="00DD4C75" w:rsidP="0020423E">
            <w:pPr>
              <w:pStyle w:val="TABLE-cell"/>
              <w:rPr>
                <w:ins w:id="18575" w:author="Charles Gifford" w:date="2017-03-20T19:50:00Z"/>
              </w:rPr>
            </w:pPr>
            <w:ins w:id="18576" w:author="Charles Gifford" w:date="2017-03-20T19:50:00Z">
              <w:r w:rsidRPr="00600EB9">
                <w:t xml:space="preserve">Physical asset </w:t>
              </w:r>
              <w:r w:rsidRPr="00BA207E">
                <w:t>property</w:t>
              </w:r>
            </w:ins>
          </w:p>
        </w:tc>
        <w:tc>
          <w:tcPr>
            <w:tcW w:w="2070" w:type="dxa"/>
            <w:shd w:val="clear" w:color="auto" w:fill="auto"/>
          </w:tcPr>
          <w:p w14:paraId="1C8F09C9" w14:textId="77777777" w:rsidR="00DD4C75" w:rsidRPr="00BA207E" w:rsidRDefault="00DD4C75" w:rsidP="0020423E">
            <w:pPr>
              <w:pStyle w:val="TABLE-cell"/>
              <w:rPr>
                <w:ins w:id="18577" w:author="Charles Gifford" w:date="2017-03-20T19:50:00Z"/>
              </w:rPr>
            </w:pPr>
            <w:ins w:id="18578" w:author="Charles Gifford" w:date="2017-03-20T19:50:00Z">
              <w:r w:rsidRPr="00BA207E">
                <w:t>Dependency (D)</w:t>
              </w:r>
            </w:ins>
          </w:p>
        </w:tc>
        <w:tc>
          <w:tcPr>
            <w:tcW w:w="2520" w:type="dxa"/>
            <w:shd w:val="clear" w:color="auto" w:fill="auto"/>
          </w:tcPr>
          <w:p w14:paraId="36771E64" w14:textId="77777777" w:rsidR="00DD4C75" w:rsidRPr="00BA207E" w:rsidRDefault="00DD4C75" w:rsidP="0020423E">
            <w:pPr>
              <w:pStyle w:val="TABLE-cell"/>
              <w:rPr>
                <w:ins w:id="18579" w:author="Charles Gifford" w:date="2017-03-20T19:50:00Z"/>
              </w:rPr>
            </w:pPr>
            <w:ins w:id="18580" w:author="Charles Gifford" w:date="2017-03-20T19:50:00Z">
              <w:r w:rsidRPr="00BA207E">
                <w:t>Maps to &gt;</w:t>
              </w:r>
            </w:ins>
          </w:p>
        </w:tc>
      </w:tr>
      <w:tr w:rsidR="00DD4C75" w:rsidRPr="008F275A" w14:paraId="64FE71CD" w14:textId="77777777" w:rsidTr="0020423E">
        <w:trPr>
          <w:trHeight w:val="176"/>
          <w:ins w:id="18581" w:author="Charles Gifford" w:date="2017-03-20T19:50:00Z"/>
        </w:trPr>
        <w:tc>
          <w:tcPr>
            <w:tcW w:w="2335" w:type="dxa"/>
            <w:shd w:val="clear" w:color="auto" w:fill="auto"/>
          </w:tcPr>
          <w:p w14:paraId="29BDD088" w14:textId="3E66F3CA" w:rsidR="00DD4C75" w:rsidRPr="00065ED2" w:rsidRDefault="00DD4C75" w:rsidP="0020423E">
            <w:pPr>
              <w:pStyle w:val="TABLE-cell"/>
              <w:rPr>
                <w:ins w:id="18582" w:author="Charles Gifford" w:date="2017-03-20T19:50:00Z"/>
              </w:rPr>
            </w:pPr>
            <w:ins w:id="18583" w:author="Charles Gifford" w:date="2017-03-20T19:50:00Z">
              <w:r>
                <w:t xml:space="preserve">Material </w:t>
              </w:r>
            </w:ins>
            <w:ins w:id="18584" w:author="Charles Gifford" w:date="2017-03-20T20:02:00Z">
              <w:r w:rsidR="002515FE">
                <w:t>capability</w:t>
              </w:r>
            </w:ins>
          </w:p>
        </w:tc>
        <w:tc>
          <w:tcPr>
            <w:tcW w:w="2340" w:type="dxa"/>
          </w:tcPr>
          <w:p w14:paraId="71F5BBBB" w14:textId="06B34025" w:rsidR="00DD4C75" w:rsidRDefault="00DD4C75" w:rsidP="0020423E">
            <w:pPr>
              <w:pStyle w:val="TABLE-cell"/>
              <w:rPr>
                <w:ins w:id="18585" w:author="Charles Gifford" w:date="2017-03-20T19:50:00Z"/>
              </w:rPr>
            </w:pPr>
            <w:ins w:id="18586" w:author="Charles Gifford" w:date="2017-03-20T19:50:00Z">
              <w:r w:rsidRPr="00600EB9">
                <w:t xml:space="preserve">Material </w:t>
              </w:r>
            </w:ins>
            <w:ins w:id="18587" w:author="Charles Gifford" w:date="2017-03-20T20:02:00Z">
              <w:r w:rsidR="002515FE">
                <w:t>capability</w:t>
              </w:r>
            </w:ins>
            <w:ins w:id="18588" w:author="Charles Gifford" w:date="2017-03-20T19:50:00Z">
              <w:r w:rsidRPr="00BA207E">
                <w:t xml:space="preserve"> property</w:t>
              </w:r>
            </w:ins>
          </w:p>
        </w:tc>
        <w:tc>
          <w:tcPr>
            <w:tcW w:w="2070" w:type="dxa"/>
            <w:shd w:val="clear" w:color="auto" w:fill="auto"/>
          </w:tcPr>
          <w:p w14:paraId="7B2FFC53" w14:textId="77777777" w:rsidR="00DD4C75" w:rsidRPr="001312FB" w:rsidRDefault="00DD4C75" w:rsidP="0020423E">
            <w:pPr>
              <w:pStyle w:val="TABLE-cell"/>
              <w:rPr>
                <w:ins w:id="18589" w:author="Charles Gifford" w:date="2017-03-20T19:50:00Z"/>
              </w:rPr>
            </w:pPr>
            <w:ins w:id="18590" w:author="Charles Gifford" w:date="2017-03-20T19:50:00Z">
              <w:r w:rsidRPr="00BA207E">
                <w:t>Composition whole</w:t>
              </w:r>
            </w:ins>
          </w:p>
        </w:tc>
        <w:tc>
          <w:tcPr>
            <w:tcW w:w="2520" w:type="dxa"/>
            <w:shd w:val="clear" w:color="auto" w:fill="auto"/>
          </w:tcPr>
          <w:p w14:paraId="7AF0050B" w14:textId="7DF684B9" w:rsidR="00DD4C75" w:rsidRPr="001312FB" w:rsidRDefault="002515FE" w:rsidP="0020423E">
            <w:pPr>
              <w:pStyle w:val="TABLE-cell"/>
              <w:rPr>
                <w:ins w:id="18591" w:author="Charles Gifford" w:date="2017-03-20T19:50:00Z"/>
              </w:rPr>
            </w:pPr>
            <w:ins w:id="18592" w:author="Charles Gifford" w:date="2017-03-20T20:04:00Z">
              <w:r>
                <w:t>Has values of</w:t>
              </w:r>
            </w:ins>
            <w:ins w:id="18593" w:author="Charles Gifford" w:date="2017-03-20T19:50:00Z">
              <w:r w:rsidR="00DD4C75" w:rsidRPr="00BA207E">
                <w:t xml:space="preserve"> &gt;</w:t>
              </w:r>
            </w:ins>
          </w:p>
        </w:tc>
      </w:tr>
      <w:tr w:rsidR="00DD4C75" w:rsidRPr="008F275A" w14:paraId="5E01C953" w14:textId="77777777" w:rsidTr="0020423E">
        <w:trPr>
          <w:trHeight w:val="176"/>
          <w:ins w:id="18594" w:author="Charles Gifford" w:date="2017-03-20T19:50:00Z"/>
        </w:trPr>
        <w:tc>
          <w:tcPr>
            <w:tcW w:w="2335" w:type="dxa"/>
            <w:shd w:val="clear" w:color="auto" w:fill="auto"/>
          </w:tcPr>
          <w:p w14:paraId="1060BA97" w14:textId="1DB9CD68" w:rsidR="00DD4C75" w:rsidRPr="00BA207E" w:rsidRDefault="00DD4C75" w:rsidP="0020423E">
            <w:pPr>
              <w:pStyle w:val="TABLE-cell"/>
              <w:rPr>
                <w:ins w:id="18595" w:author="Charles Gifford" w:date="2017-03-20T19:50:00Z"/>
              </w:rPr>
            </w:pPr>
            <w:ins w:id="18596" w:author="Charles Gifford" w:date="2017-03-20T19:50:00Z">
              <w:r>
                <w:t>Material</w:t>
              </w:r>
              <w:r w:rsidRPr="00600EB9">
                <w:t xml:space="preserve"> </w:t>
              </w:r>
            </w:ins>
            <w:ins w:id="18597" w:author="Charles Gifford" w:date="2017-03-20T20:02:00Z">
              <w:r w:rsidR="002515FE">
                <w:t>capability</w:t>
              </w:r>
            </w:ins>
            <w:ins w:id="18598" w:author="Charles Gifford" w:date="2017-03-20T19:50:00Z">
              <w:r w:rsidRPr="00BA207E">
                <w:t xml:space="preserve"> property</w:t>
              </w:r>
            </w:ins>
          </w:p>
        </w:tc>
        <w:tc>
          <w:tcPr>
            <w:tcW w:w="2340" w:type="dxa"/>
          </w:tcPr>
          <w:p w14:paraId="69E2E2A8" w14:textId="5DB43307" w:rsidR="00DD4C75" w:rsidRPr="00BA207E" w:rsidRDefault="00DD4C75" w:rsidP="0020423E">
            <w:pPr>
              <w:pStyle w:val="TABLE-cell"/>
              <w:rPr>
                <w:ins w:id="18599" w:author="Charles Gifford" w:date="2017-03-20T19:50:00Z"/>
              </w:rPr>
            </w:pPr>
            <w:ins w:id="18600" w:author="Charles Gifford" w:date="2017-03-20T19:50:00Z">
              <w:r w:rsidRPr="00600EB9">
                <w:t xml:space="preserve">Material </w:t>
              </w:r>
            </w:ins>
            <w:ins w:id="18601" w:author="Charles Gifford" w:date="2017-03-20T20:02:00Z">
              <w:r w:rsidR="002515FE">
                <w:t>capability</w:t>
              </w:r>
            </w:ins>
            <w:ins w:id="18602" w:author="Charles Gifford" w:date="2017-03-20T19:50:00Z">
              <w:r w:rsidRPr="00BA207E">
                <w:t xml:space="preserve"> property</w:t>
              </w:r>
            </w:ins>
          </w:p>
        </w:tc>
        <w:tc>
          <w:tcPr>
            <w:tcW w:w="2070" w:type="dxa"/>
            <w:shd w:val="clear" w:color="auto" w:fill="auto"/>
          </w:tcPr>
          <w:p w14:paraId="401E42E3" w14:textId="77777777" w:rsidR="00DD4C75" w:rsidRPr="00BA207E" w:rsidRDefault="00DD4C75" w:rsidP="0020423E">
            <w:pPr>
              <w:pStyle w:val="TABLE-cell"/>
              <w:rPr>
                <w:ins w:id="18603" w:author="Charles Gifford" w:date="2017-03-20T19:50:00Z"/>
              </w:rPr>
            </w:pPr>
            <w:ins w:id="18604" w:author="Charles Gifford" w:date="2017-03-20T19:50:00Z">
              <w:r w:rsidRPr="00BA207E">
                <w:t>Composition hierarchy</w:t>
              </w:r>
            </w:ins>
          </w:p>
        </w:tc>
        <w:tc>
          <w:tcPr>
            <w:tcW w:w="2520" w:type="dxa"/>
            <w:shd w:val="clear" w:color="auto" w:fill="auto"/>
          </w:tcPr>
          <w:p w14:paraId="63F8E1F8" w14:textId="77777777" w:rsidR="00DD4C75" w:rsidRPr="00BA207E" w:rsidRDefault="00DD4C75" w:rsidP="0020423E">
            <w:pPr>
              <w:pStyle w:val="TABLE-cell"/>
              <w:rPr>
                <w:ins w:id="18605" w:author="Charles Gifford" w:date="2017-03-20T19:50:00Z"/>
              </w:rPr>
            </w:pPr>
            <w:ins w:id="18606" w:author="Charles Gifford" w:date="2017-03-20T19:50:00Z">
              <w:r>
                <w:rPr>
                  <w:szCs w:val="20"/>
                </w:rPr>
                <w:t xml:space="preserve">Contains </w:t>
              </w:r>
              <w:r w:rsidRPr="00B41C7C">
                <w:rPr>
                  <w:szCs w:val="20"/>
                </w:rPr>
                <w:t>&gt;</w:t>
              </w:r>
            </w:ins>
          </w:p>
        </w:tc>
      </w:tr>
      <w:tr w:rsidR="00DD4C75" w:rsidRPr="008F275A" w14:paraId="2CDA5BCA" w14:textId="77777777" w:rsidTr="0020423E">
        <w:trPr>
          <w:trHeight w:val="176"/>
          <w:ins w:id="18607" w:author="Charles Gifford" w:date="2017-03-20T19:50:00Z"/>
        </w:trPr>
        <w:tc>
          <w:tcPr>
            <w:tcW w:w="2335" w:type="dxa"/>
            <w:shd w:val="clear" w:color="auto" w:fill="auto"/>
          </w:tcPr>
          <w:p w14:paraId="05955404" w14:textId="02499D43" w:rsidR="00DD4C75" w:rsidRPr="00BA207E" w:rsidRDefault="00DD4C75" w:rsidP="0020423E">
            <w:pPr>
              <w:pStyle w:val="TABLE-cell"/>
              <w:rPr>
                <w:ins w:id="18608" w:author="Charles Gifford" w:date="2017-03-20T19:50:00Z"/>
              </w:rPr>
            </w:pPr>
            <w:ins w:id="18609" w:author="Charles Gifford" w:date="2017-03-20T19:50:00Z">
              <w:r w:rsidRPr="00600EB9">
                <w:t xml:space="preserve">Material </w:t>
              </w:r>
            </w:ins>
            <w:ins w:id="18610" w:author="Charles Gifford" w:date="2017-03-20T20:02:00Z">
              <w:r w:rsidR="002515FE">
                <w:t>capability</w:t>
              </w:r>
            </w:ins>
          </w:p>
        </w:tc>
        <w:tc>
          <w:tcPr>
            <w:tcW w:w="2340" w:type="dxa"/>
            <w:shd w:val="clear" w:color="auto" w:fill="auto"/>
          </w:tcPr>
          <w:p w14:paraId="4CC4CF48" w14:textId="77777777" w:rsidR="00DD4C75" w:rsidRPr="00BA207E" w:rsidRDefault="00DD4C75" w:rsidP="0020423E">
            <w:pPr>
              <w:pStyle w:val="TABLE-cell"/>
              <w:rPr>
                <w:ins w:id="18611" w:author="Charles Gifford" w:date="2017-03-20T19:50:00Z"/>
              </w:rPr>
            </w:pPr>
            <w:ins w:id="18612" w:author="Charles Gifford" w:date="2017-03-20T19:50:00Z">
              <w:r w:rsidRPr="00600EB9">
                <w:t xml:space="preserve">Material </w:t>
              </w:r>
              <w:r w:rsidRPr="00BA207E">
                <w:t>class</w:t>
              </w:r>
            </w:ins>
          </w:p>
        </w:tc>
        <w:tc>
          <w:tcPr>
            <w:tcW w:w="2070" w:type="dxa"/>
            <w:shd w:val="clear" w:color="auto" w:fill="auto"/>
          </w:tcPr>
          <w:p w14:paraId="3550CEFB" w14:textId="77777777" w:rsidR="00DD4C75" w:rsidRPr="00BA207E" w:rsidRDefault="00DD4C75" w:rsidP="0020423E">
            <w:pPr>
              <w:pStyle w:val="TABLE-cell"/>
              <w:rPr>
                <w:ins w:id="18613" w:author="Charles Gifford" w:date="2017-03-20T19:50:00Z"/>
              </w:rPr>
            </w:pPr>
            <w:ins w:id="18614" w:author="Charles Gifford" w:date="2017-03-20T19:50:00Z">
              <w:r w:rsidRPr="00BA207E">
                <w:t>Association (A)</w:t>
              </w:r>
            </w:ins>
          </w:p>
        </w:tc>
        <w:tc>
          <w:tcPr>
            <w:tcW w:w="2520" w:type="dxa"/>
            <w:shd w:val="clear" w:color="auto" w:fill="auto"/>
          </w:tcPr>
          <w:p w14:paraId="78213425" w14:textId="77777777" w:rsidR="00DD4C75" w:rsidRPr="00BA207E" w:rsidRDefault="00DD4C75" w:rsidP="0020423E">
            <w:pPr>
              <w:pStyle w:val="TABLE-cell"/>
              <w:rPr>
                <w:ins w:id="18615" w:author="Charles Gifford" w:date="2017-03-20T19:50:00Z"/>
              </w:rPr>
            </w:pPr>
            <w:ins w:id="18616" w:author="Charles Gifford" w:date="2017-03-20T19:50:00Z">
              <w:r w:rsidRPr="00BA207E">
                <w:t>Corresponds to &gt;</w:t>
              </w:r>
            </w:ins>
          </w:p>
        </w:tc>
      </w:tr>
      <w:tr w:rsidR="00DD4C75" w:rsidRPr="008F275A" w14:paraId="301EE94B" w14:textId="77777777" w:rsidTr="0020423E">
        <w:trPr>
          <w:trHeight w:val="176"/>
          <w:ins w:id="18617" w:author="Charles Gifford" w:date="2017-03-20T19:50:00Z"/>
        </w:trPr>
        <w:tc>
          <w:tcPr>
            <w:tcW w:w="2335" w:type="dxa"/>
            <w:shd w:val="clear" w:color="auto" w:fill="auto"/>
          </w:tcPr>
          <w:p w14:paraId="50002109" w14:textId="3D6B2046" w:rsidR="00DD4C75" w:rsidRPr="00600EB9" w:rsidRDefault="00DD4C75" w:rsidP="0020423E">
            <w:pPr>
              <w:pStyle w:val="TABLE-cell"/>
              <w:rPr>
                <w:ins w:id="18618" w:author="Charles Gifford" w:date="2017-03-20T19:50:00Z"/>
              </w:rPr>
            </w:pPr>
            <w:ins w:id="18619" w:author="Charles Gifford" w:date="2017-03-20T19:50:00Z">
              <w:r w:rsidRPr="00600EB9">
                <w:t xml:space="preserve">Material </w:t>
              </w:r>
            </w:ins>
            <w:ins w:id="18620" w:author="Charles Gifford" w:date="2017-03-20T20:02:00Z">
              <w:r w:rsidR="002515FE">
                <w:t>capability</w:t>
              </w:r>
            </w:ins>
          </w:p>
        </w:tc>
        <w:tc>
          <w:tcPr>
            <w:tcW w:w="2340" w:type="dxa"/>
            <w:shd w:val="clear" w:color="auto" w:fill="auto"/>
          </w:tcPr>
          <w:p w14:paraId="30002924" w14:textId="77777777" w:rsidR="00DD4C75" w:rsidRPr="00600EB9" w:rsidRDefault="00DD4C75" w:rsidP="0020423E">
            <w:pPr>
              <w:pStyle w:val="TABLE-cell"/>
              <w:rPr>
                <w:ins w:id="18621" w:author="Charles Gifford" w:date="2017-03-20T19:50:00Z"/>
              </w:rPr>
            </w:pPr>
            <w:ins w:id="18622" w:author="Charles Gifford" w:date="2017-03-20T19:50:00Z">
              <w:r w:rsidRPr="00600EB9">
                <w:t xml:space="preserve">Material </w:t>
              </w:r>
              <w:r>
                <w:t>definition</w:t>
              </w:r>
            </w:ins>
          </w:p>
        </w:tc>
        <w:tc>
          <w:tcPr>
            <w:tcW w:w="2070" w:type="dxa"/>
            <w:shd w:val="clear" w:color="auto" w:fill="auto"/>
          </w:tcPr>
          <w:p w14:paraId="11371FE0" w14:textId="77777777" w:rsidR="00DD4C75" w:rsidRPr="00BA207E" w:rsidRDefault="00DD4C75" w:rsidP="0020423E">
            <w:pPr>
              <w:pStyle w:val="TABLE-cell"/>
              <w:rPr>
                <w:ins w:id="18623" w:author="Charles Gifford" w:date="2017-03-20T19:50:00Z"/>
              </w:rPr>
            </w:pPr>
            <w:ins w:id="18624" w:author="Charles Gifford" w:date="2017-03-20T19:50:00Z">
              <w:r w:rsidRPr="00BA207E">
                <w:t>Association (A)</w:t>
              </w:r>
            </w:ins>
          </w:p>
        </w:tc>
        <w:tc>
          <w:tcPr>
            <w:tcW w:w="2520" w:type="dxa"/>
            <w:shd w:val="clear" w:color="auto" w:fill="auto"/>
          </w:tcPr>
          <w:p w14:paraId="0ACE8708" w14:textId="77777777" w:rsidR="00DD4C75" w:rsidRPr="00BA207E" w:rsidRDefault="00DD4C75" w:rsidP="0020423E">
            <w:pPr>
              <w:pStyle w:val="TABLE-cell"/>
              <w:rPr>
                <w:ins w:id="18625" w:author="Charles Gifford" w:date="2017-03-20T19:50:00Z"/>
              </w:rPr>
            </w:pPr>
            <w:ins w:id="18626" w:author="Charles Gifford" w:date="2017-03-20T19:50:00Z">
              <w:r w:rsidRPr="00BA207E">
                <w:t>Corresponds to &gt;</w:t>
              </w:r>
            </w:ins>
          </w:p>
        </w:tc>
      </w:tr>
      <w:tr w:rsidR="00DD4C75" w:rsidRPr="008F275A" w14:paraId="0ABD2AD7" w14:textId="77777777" w:rsidTr="0020423E">
        <w:trPr>
          <w:trHeight w:val="176"/>
          <w:ins w:id="18627" w:author="Charles Gifford" w:date="2017-03-20T19:50:00Z"/>
        </w:trPr>
        <w:tc>
          <w:tcPr>
            <w:tcW w:w="2335" w:type="dxa"/>
            <w:shd w:val="clear" w:color="auto" w:fill="auto"/>
          </w:tcPr>
          <w:p w14:paraId="2CE89C3E" w14:textId="63F1A2C2" w:rsidR="00DD4C75" w:rsidRPr="00BA207E" w:rsidRDefault="00DD4C75" w:rsidP="0020423E">
            <w:pPr>
              <w:pStyle w:val="TABLE-cell"/>
              <w:rPr>
                <w:ins w:id="18628" w:author="Charles Gifford" w:date="2017-03-20T19:50:00Z"/>
              </w:rPr>
            </w:pPr>
            <w:ins w:id="18629" w:author="Charles Gifford" w:date="2017-03-20T19:50:00Z">
              <w:r w:rsidRPr="00600EB9">
                <w:t xml:space="preserve">Material </w:t>
              </w:r>
            </w:ins>
            <w:ins w:id="18630" w:author="Charles Gifford" w:date="2017-03-20T20:02:00Z">
              <w:r w:rsidR="002515FE">
                <w:t>capability</w:t>
              </w:r>
            </w:ins>
          </w:p>
        </w:tc>
        <w:tc>
          <w:tcPr>
            <w:tcW w:w="2340" w:type="dxa"/>
            <w:shd w:val="clear" w:color="auto" w:fill="auto"/>
          </w:tcPr>
          <w:p w14:paraId="72BEC0A0" w14:textId="77777777" w:rsidR="00DD4C75" w:rsidRPr="00BA207E" w:rsidRDefault="00DD4C75" w:rsidP="0020423E">
            <w:pPr>
              <w:pStyle w:val="TABLE-cell"/>
              <w:rPr>
                <w:ins w:id="18631" w:author="Charles Gifford" w:date="2017-03-20T19:50:00Z"/>
              </w:rPr>
            </w:pPr>
            <w:ins w:id="18632" w:author="Charles Gifford" w:date="2017-03-20T19:50:00Z">
              <w:r>
                <w:t>Material lot</w:t>
              </w:r>
            </w:ins>
          </w:p>
        </w:tc>
        <w:tc>
          <w:tcPr>
            <w:tcW w:w="2070" w:type="dxa"/>
            <w:shd w:val="clear" w:color="auto" w:fill="auto"/>
          </w:tcPr>
          <w:p w14:paraId="1AF0AC9E" w14:textId="77777777" w:rsidR="00DD4C75" w:rsidRPr="00BA207E" w:rsidRDefault="00DD4C75" w:rsidP="0020423E">
            <w:pPr>
              <w:pStyle w:val="TABLE-cell"/>
              <w:rPr>
                <w:ins w:id="18633" w:author="Charles Gifford" w:date="2017-03-20T19:50:00Z"/>
              </w:rPr>
            </w:pPr>
            <w:ins w:id="18634" w:author="Charles Gifford" w:date="2017-03-20T19:50:00Z">
              <w:r w:rsidRPr="00BA207E">
                <w:t>Association (C)</w:t>
              </w:r>
            </w:ins>
          </w:p>
        </w:tc>
        <w:tc>
          <w:tcPr>
            <w:tcW w:w="2520" w:type="dxa"/>
            <w:shd w:val="clear" w:color="auto" w:fill="auto"/>
          </w:tcPr>
          <w:p w14:paraId="1E1AF1DB" w14:textId="77777777" w:rsidR="00DD4C75" w:rsidRPr="00BA207E" w:rsidRDefault="00DD4C75" w:rsidP="0020423E">
            <w:pPr>
              <w:pStyle w:val="TABLE-cell"/>
              <w:rPr>
                <w:ins w:id="18635" w:author="Charles Gifford" w:date="2017-03-20T19:50:00Z"/>
              </w:rPr>
            </w:pPr>
            <w:ins w:id="18636" w:author="Charles Gifford" w:date="2017-03-20T19:50:00Z">
              <w:r w:rsidRPr="00BA207E">
                <w:t>Corresponds to &gt;</w:t>
              </w:r>
            </w:ins>
          </w:p>
        </w:tc>
      </w:tr>
      <w:tr w:rsidR="00DD4C75" w:rsidRPr="008F275A" w14:paraId="4EFAC55E" w14:textId="77777777" w:rsidTr="0020423E">
        <w:trPr>
          <w:trHeight w:val="176"/>
          <w:ins w:id="18637" w:author="Charles Gifford" w:date="2017-03-20T19:50:00Z"/>
        </w:trPr>
        <w:tc>
          <w:tcPr>
            <w:tcW w:w="2335" w:type="dxa"/>
            <w:shd w:val="clear" w:color="auto" w:fill="auto"/>
          </w:tcPr>
          <w:p w14:paraId="16212A23" w14:textId="5D12709D" w:rsidR="00DD4C75" w:rsidRPr="00600EB9" w:rsidRDefault="00DD4C75" w:rsidP="0020423E">
            <w:pPr>
              <w:pStyle w:val="TABLE-cell"/>
              <w:rPr>
                <w:ins w:id="18638" w:author="Charles Gifford" w:date="2017-03-20T19:50:00Z"/>
              </w:rPr>
            </w:pPr>
            <w:ins w:id="18639" w:author="Charles Gifford" w:date="2017-03-20T19:50:00Z">
              <w:r w:rsidRPr="00600EB9">
                <w:t xml:space="preserve">Material </w:t>
              </w:r>
            </w:ins>
            <w:ins w:id="18640" w:author="Charles Gifford" w:date="2017-03-20T20:02:00Z">
              <w:r w:rsidR="002515FE">
                <w:t>capability</w:t>
              </w:r>
            </w:ins>
          </w:p>
        </w:tc>
        <w:tc>
          <w:tcPr>
            <w:tcW w:w="2340" w:type="dxa"/>
            <w:shd w:val="clear" w:color="auto" w:fill="auto"/>
          </w:tcPr>
          <w:p w14:paraId="115A44C1" w14:textId="77777777" w:rsidR="00DD4C75" w:rsidRDefault="00DD4C75" w:rsidP="0020423E">
            <w:pPr>
              <w:pStyle w:val="TABLE-cell"/>
              <w:rPr>
                <w:ins w:id="18641" w:author="Charles Gifford" w:date="2017-03-20T19:50:00Z"/>
              </w:rPr>
            </w:pPr>
            <w:ins w:id="18642" w:author="Charles Gifford" w:date="2017-03-20T19:50:00Z">
              <w:r>
                <w:t>Material sublot</w:t>
              </w:r>
            </w:ins>
          </w:p>
        </w:tc>
        <w:tc>
          <w:tcPr>
            <w:tcW w:w="2070" w:type="dxa"/>
            <w:shd w:val="clear" w:color="auto" w:fill="auto"/>
          </w:tcPr>
          <w:p w14:paraId="4F0C50E4" w14:textId="77777777" w:rsidR="00DD4C75" w:rsidRPr="00BA207E" w:rsidRDefault="00DD4C75" w:rsidP="0020423E">
            <w:pPr>
              <w:pStyle w:val="TABLE-cell"/>
              <w:rPr>
                <w:ins w:id="18643" w:author="Charles Gifford" w:date="2017-03-20T19:50:00Z"/>
              </w:rPr>
            </w:pPr>
            <w:ins w:id="18644" w:author="Charles Gifford" w:date="2017-03-20T19:50:00Z">
              <w:r w:rsidRPr="00BA207E">
                <w:t>Association (C)</w:t>
              </w:r>
            </w:ins>
          </w:p>
        </w:tc>
        <w:tc>
          <w:tcPr>
            <w:tcW w:w="2520" w:type="dxa"/>
            <w:shd w:val="clear" w:color="auto" w:fill="auto"/>
          </w:tcPr>
          <w:p w14:paraId="26881E2F" w14:textId="77777777" w:rsidR="00DD4C75" w:rsidRPr="00BA207E" w:rsidRDefault="00DD4C75" w:rsidP="0020423E">
            <w:pPr>
              <w:pStyle w:val="TABLE-cell"/>
              <w:rPr>
                <w:ins w:id="18645" w:author="Charles Gifford" w:date="2017-03-20T19:50:00Z"/>
              </w:rPr>
            </w:pPr>
            <w:ins w:id="18646" w:author="Charles Gifford" w:date="2017-03-20T19:50:00Z">
              <w:r w:rsidRPr="00BA207E">
                <w:t>Corresponds to &gt;</w:t>
              </w:r>
            </w:ins>
          </w:p>
        </w:tc>
      </w:tr>
      <w:tr w:rsidR="00DD4C75" w:rsidRPr="008F275A" w14:paraId="100A5090" w14:textId="77777777" w:rsidTr="0020423E">
        <w:trPr>
          <w:trHeight w:val="176"/>
          <w:ins w:id="18647" w:author="Charles Gifford" w:date="2017-03-20T19:50:00Z"/>
        </w:trPr>
        <w:tc>
          <w:tcPr>
            <w:tcW w:w="2335" w:type="dxa"/>
            <w:shd w:val="clear" w:color="auto" w:fill="auto"/>
          </w:tcPr>
          <w:p w14:paraId="05728E41" w14:textId="70952161" w:rsidR="00DD4C75" w:rsidRPr="00BA207E" w:rsidRDefault="00DD4C75" w:rsidP="0020423E">
            <w:pPr>
              <w:pStyle w:val="TABLE-cell"/>
              <w:rPr>
                <w:ins w:id="18648" w:author="Charles Gifford" w:date="2017-03-20T19:50:00Z"/>
              </w:rPr>
            </w:pPr>
            <w:ins w:id="18649" w:author="Charles Gifford" w:date="2017-03-20T19:50:00Z">
              <w:r w:rsidRPr="00600EB9">
                <w:t xml:space="preserve">Material </w:t>
              </w:r>
            </w:ins>
            <w:ins w:id="18650" w:author="Charles Gifford" w:date="2017-03-20T20:02:00Z">
              <w:r w:rsidR="002515FE">
                <w:t>capability</w:t>
              </w:r>
            </w:ins>
            <w:ins w:id="18651" w:author="Charles Gifford" w:date="2017-03-20T19:50:00Z">
              <w:r w:rsidRPr="00BA207E">
                <w:t xml:space="preserve"> property</w:t>
              </w:r>
            </w:ins>
          </w:p>
        </w:tc>
        <w:tc>
          <w:tcPr>
            <w:tcW w:w="2340" w:type="dxa"/>
            <w:shd w:val="clear" w:color="auto" w:fill="auto"/>
          </w:tcPr>
          <w:p w14:paraId="16C804B2" w14:textId="77777777" w:rsidR="00DD4C75" w:rsidRPr="00BA207E" w:rsidRDefault="00DD4C75" w:rsidP="0020423E">
            <w:pPr>
              <w:pStyle w:val="TABLE-cell"/>
              <w:rPr>
                <w:ins w:id="18652" w:author="Charles Gifford" w:date="2017-03-20T19:50:00Z"/>
              </w:rPr>
            </w:pPr>
            <w:ins w:id="18653" w:author="Charles Gifford" w:date="2017-03-20T19:50:00Z">
              <w:r w:rsidRPr="00600EB9">
                <w:t xml:space="preserve">Material </w:t>
              </w:r>
              <w:r w:rsidRPr="00BA207E">
                <w:t>class property</w:t>
              </w:r>
            </w:ins>
          </w:p>
        </w:tc>
        <w:tc>
          <w:tcPr>
            <w:tcW w:w="2070" w:type="dxa"/>
            <w:shd w:val="clear" w:color="auto" w:fill="auto"/>
          </w:tcPr>
          <w:p w14:paraId="1268D32B" w14:textId="77777777" w:rsidR="00DD4C75" w:rsidRPr="00BA207E" w:rsidRDefault="00DD4C75" w:rsidP="0020423E">
            <w:pPr>
              <w:pStyle w:val="TABLE-cell"/>
              <w:rPr>
                <w:ins w:id="18654" w:author="Charles Gifford" w:date="2017-03-20T19:50:00Z"/>
              </w:rPr>
            </w:pPr>
            <w:ins w:id="18655" w:author="Charles Gifford" w:date="2017-03-20T19:50:00Z">
              <w:r w:rsidRPr="00BA207E">
                <w:t>Dependency (B)</w:t>
              </w:r>
            </w:ins>
          </w:p>
        </w:tc>
        <w:tc>
          <w:tcPr>
            <w:tcW w:w="2520" w:type="dxa"/>
            <w:shd w:val="clear" w:color="auto" w:fill="auto"/>
          </w:tcPr>
          <w:p w14:paraId="5A79DC6E" w14:textId="77777777" w:rsidR="00DD4C75" w:rsidRPr="00BA207E" w:rsidRDefault="00DD4C75" w:rsidP="0020423E">
            <w:pPr>
              <w:pStyle w:val="TABLE-cell"/>
              <w:rPr>
                <w:ins w:id="18656" w:author="Charles Gifford" w:date="2017-03-20T19:50:00Z"/>
              </w:rPr>
            </w:pPr>
            <w:ins w:id="18657" w:author="Charles Gifford" w:date="2017-03-20T19:50:00Z">
              <w:r w:rsidRPr="00BA207E">
                <w:t>Maps to &gt;</w:t>
              </w:r>
            </w:ins>
          </w:p>
        </w:tc>
      </w:tr>
      <w:tr w:rsidR="00DD4C75" w:rsidRPr="008F275A" w14:paraId="18C49C03" w14:textId="77777777" w:rsidTr="0020423E">
        <w:trPr>
          <w:trHeight w:val="176"/>
          <w:ins w:id="18658" w:author="Charles Gifford" w:date="2017-03-20T19:50:00Z"/>
        </w:trPr>
        <w:tc>
          <w:tcPr>
            <w:tcW w:w="2335" w:type="dxa"/>
            <w:shd w:val="clear" w:color="auto" w:fill="auto"/>
          </w:tcPr>
          <w:p w14:paraId="76C16DAA" w14:textId="377C2DE1" w:rsidR="00DD4C75" w:rsidRPr="00600EB9" w:rsidRDefault="00DD4C75" w:rsidP="0020423E">
            <w:pPr>
              <w:pStyle w:val="TABLE-cell"/>
              <w:rPr>
                <w:ins w:id="18659" w:author="Charles Gifford" w:date="2017-03-20T19:50:00Z"/>
              </w:rPr>
            </w:pPr>
            <w:ins w:id="18660" w:author="Charles Gifford" w:date="2017-03-20T19:50:00Z">
              <w:r w:rsidRPr="00600EB9">
                <w:t xml:space="preserve">Material </w:t>
              </w:r>
            </w:ins>
            <w:ins w:id="18661" w:author="Charles Gifford" w:date="2017-03-20T20:02:00Z">
              <w:r w:rsidR="002515FE">
                <w:t>capability</w:t>
              </w:r>
            </w:ins>
            <w:ins w:id="18662" w:author="Charles Gifford" w:date="2017-03-20T19:50:00Z">
              <w:r w:rsidRPr="00BA207E">
                <w:t xml:space="preserve"> property</w:t>
              </w:r>
            </w:ins>
          </w:p>
        </w:tc>
        <w:tc>
          <w:tcPr>
            <w:tcW w:w="2340" w:type="dxa"/>
            <w:shd w:val="clear" w:color="auto" w:fill="auto"/>
          </w:tcPr>
          <w:p w14:paraId="75990C4A" w14:textId="77777777" w:rsidR="00DD4C75" w:rsidRPr="00600EB9" w:rsidRDefault="00DD4C75" w:rsidP="0020423E">
            <w:pPr>
              <w:pStyle w:val="TABLE-cell"/>
              <w:rPr>
                <w:ins w:id="18663" w:author="Charles Gifford" w:date="2017-03-20T19:50:00Z"/>
              </w:rPr>
            </w:pPr>
            <w:ins w:id="18664" w:author="Charles Gifford" w:date="2017-03-20T19:50:00Z">
              <w:r w:rsidRPr="00600EB9">
                <w:t xml:space="preserve">Material </w:t>
              </w:r>
              <w:r>
                <w:t>definition</w:t>
              </w:r>
              <w:r w:rsidRPr="00BA207E">
                <w:t xml:space="preserve"> property</w:t>
              </w:r>
            </w:ins>
          </w:p>
        </w:tc>
        <w:tc>
          <w:tcPr>
            <w:tcW w:w="2070" w:type="dxa"/>
            <w:shd w:val="clear" w:color="auto" w:fill="auto"/>
          </w:tcPr>
          <w:p w14:paraId="0B7964B4" w14:textId="77777777" w:rsidR="00DD4C75" w:rsidRPr="00BA207E" w:rsidRDefault="00DD4C75" w:rsidP="0020423E">
            <w:pPr>
              <w:pStyle w:val="TABLE-cell"/>
              <w:rPr>
                <w:ins w:id="18665" w:author="Charles Gifford" w:date="2017-03-20T19:50:00Z"/>
              </w:rPr>
            </w:pPr>
            <w:ins w:id="18666" w:author="Charles Gifford" w:date="2017-03-20T19:50:00Z">
              <w:r w:rsidRPr="00BA207E">
                <w:t>Dependency (B)</w:t>
              </w:r>
            </w:ins>
          </w:p>
        </w:tc>
        <w:tc>
          <w:tcPr>
            <w:tcW w:w="2520" w:type="dxa"/>
            <w:shd w:val="clear" w:color="auto" w:fill="auto"/>
          </w:tcPr>
          <w:p w14:paraId="4B18FD92" w14:textId="77777777" w:rsidR="00DD4C75" w:rsidRPr="00BA207E" w:rsidRDefault="00DD4C75" w:rsidP="0020423E">
            <w:pPr>
              <w:pStyle w:val="TABLE-cell"/>
              <w:rPr>
                <w:ins w:id="18667" w:author="Charles Gifford" w:date="2017-03-20T19:50:00Z"/>
              </w:rPr>
            </w:pPr>
            <w:ins w:id="18668" w:author="Charles Gifford" w:date="2017-03-20T19:50:00Z">
              <w:r w:rsidRPr="00BA207E">
                <w:t>Maps to &gt;</w:t>
              </w:r>
            </w:ins>
          </w:p>
        </w:tc>
      </w:tr>
      <w:tr w:rsidR="00DD4C75" w:rsidRPr="008F275A" w14:paraId="05BD7722" w14:textId="77777777" w:rsidTr="0020423E">
        <w:trPr>
          <w:trHeight w:val="176"/>
          <w:ins w:id="18669" w:author="Charles Gifford" w:date="2017-03-20T19:50:00Z"/>
        </w:trPr>
        <w:tc>
          <w:tcPr>
            <w:tcW w:w="2335" w:type="dxa"/>
            <w:shd w:val="clear" w:color="auto" w:fill="auto"/>
          </w:tcPr>
          <w:p w14:paraId="49A1EDFD" w14:textId="6A1205B8" w:rsidR="00DD4C75" w:rsidRPr="00BA207E" w:rsidRDefault="00DD4C75" w:rsidP="0020423E">
            <w:pPr>
              <w:pStyle w:val="TABLE-cell"/>
              <w:rPr>
                <w:ins w:id="18670" w:author="Charles Gifford" w:date="2017-03-20T19:50:00Z"/>
              </w:rPr>
            </w:pPr>
            <w:ins w:id="18671" w:author="Charles Gifford" w:date="2017-03-20T19:50:00Z">
              <w:r w:rsidRPr="00600EB9">
                <w:t xml:space="preserve">Material </w:t>
              </w:r>
            </w:ins>
            <w:ins w:id="18672" w:author="Charles Gifford" w:date="2017-03-20T20:02:00Z">
              <w:r w:rsidR="002515FE">
                <w:t>capability</w:t>
              </w:r>
            </w:ins>
            <w:ins w:id="18673" w:author="Charles Gifford" w:date="2017-03-20T19:50:00Z">
              <w:r w:rsidRPr="00BA207E">
                <w:t xml:space="preserve"> property</w:t>
              </w:r>
            </w:ins>
          </w:p>
        </w:tc>
        <w:tc>
          <w:tcPr>
            <w:tcW w:w="2340" w:type="dxa"/>
            <w:shd w:val="clear" w:color="auto" w:fill="auto"/>
          </w:tcPr>
          <w:p w14:paraId="6433E703" w14:textId="77777777" w:rsidR="00DD4C75" w:rsidRPr="00BA207E" w:rsidRDefault="00DD4C75" w:rsidP="0020423E">
            <w:pPr>
              <w:pStyle w:val="TABLE-cell"/>
              <w:rPr>
                <w:ins w:id="18674" w:author="Charles Gifford" w:date="2017-03-20T19:50:00Z"/>
              </w:rPr>
            </w:pPr>
            <w:ins w:id="18675" w:author="Charles Gifford" w:date="2017-03-20T19:50:00Z">
              <w:r w:rsidRPr="00600EB9">
                <w:t xml:space="preserve">Material </w:t>
              </w:r>
              <w:r>
                <w:t xml:space="preserve">lot </w:t>
              </w:r>
              <w:r w:rsidRPr="00BA207E">
                <w:t>property</w:t>
              </w:r>
            </w:ins>
          </w:p>
        </w:tc>
        <w:tc>
          <w:tcPr>
            <w:tcW w:w="2070" w:type="dxa"/>
            <w:shd w:val="clear" w:color="auto" w:fill="auto"/>
          </w:tcPr>
          <w:p w14:paraId="363251B5" w14:textId="77777777" w:rsidR="00DD4C75" w:rsidRPr="00BA207E" w:rsidRDefault="00DD4C75" w:rsidP="0020423E">
            <w:pPr>
              <w:pStyle w:val="TABLE-cell"/>
              <w:rPr>
                <w:ins w:id="18676" w:author="Charles Gifford" w:date="2017-03-20T19:50:00Z"/>
              </w:rPr>
            </w:pPr>
            <w:ins w:id="18677" w:author="Charles Gifford" w:date="2017-03-20T19:50:00Z">
              <w:r w:rsidRPr="00BA207E">
                <w:t>Dependency (D)</w:t>
              </w:r>
            </w:ins>
          </w:p>
        </w:tc>
        <w:tc>
          <w:tcPr>
            <w:tcW w:w="2520" w:type="dxa"/>
            <w:shd w:val="clear" w:color="auto" w:fill="auto"/>
          </w:tcPr>
          <w:p w14:paraId="43754AA5" w14:textId="77777777" w:rsidR="00DD4C75" w:rsidRPr="00BA207E" w:rsidRDefault="00DD4C75" w:rsidP="0020423E">
            <w:pPr>
              <w:pStyle w:val="TABLE-cell"/>
              <w:rPr>
                <w:ins w:id="18678" w:author="Charles Gifford" w:date="2017-03-20T19:50:00Z"/>
              </w:rPr>
            </w:pPr>
            <w:ins w:id="18679" w:author="Charles Gifford" w:date="2017-03-20T19:50:00Z">
              <w:r w:rsidRPr="00BA207E">
                <w:t>Maps to &gt;</w:t>
              </w:r>
            </w:ins>
          </w:p>
        </w:tc>
      </w:tr>
      <w:tr w:rsidR="00DD4C75" w:rsidRPr="008F275A" w14:paraId="3D61937A" w14:textId="77777777" w:rsidTr="0020423E">
        <w:trPr>
          <w:trHeight w:val="176"/>
          <w:ins w:id="18680" w:author="Charles Gifford" w:date="2017-03-20T19:50:00Z"/>
        </w:trPr>
        <w:tc>
          <w:tcPr>
            <w:tcW w:w="2335" w:type="dxa"/>
            <w:shd w:val="clear" w:color="auto" w:fill="auto"/>
          </w:tcPr>
          <w:p w14:paraId="50900900" w14:textId="69D923B7" w:rsidR="00DD4C75" w:rsidRPr="00600EB9" w:rsidRDefault="00DD4C75" w:rsidP="0020423E">
            <w:pPr>
              <w:pStyle w:val="TABLE-cell"/>
              <w:rPr>
                <w:ins w:id="18681" w:author="Charles Gifford" w:date="2017-03-20T19:50:00Z"/>
              </w:rPr>
            </w:pPr>
            <w:ins w:id="18682" w:author="Charles Gifford" w:date="2017-03-20T19:50:00Z">
              <w:r w:rsidRPr="00600EB9">
                <w:t xml:space="preserve">Material </w:t>
              </w:r>
            </w:ins>
            <w:ins w:id="18683" w:author="Charles Gifford" w:date="2017-03-20T20:02:00Z">
              <w:r w:rsidR="002515FE">
                <w:t>capability</w:t>
              </w:r>
            </w:ins>
            <w:ins w:id="18684" w:author="Charles Gifford" w:date="2017-03-20T19:50:00Z">
              <w:r w:rsidRPr="00BA207E">
                <w:t xml:space="preserve"> property</w:t>
              </w:r>
            </w:ins>
          </w:p>
        </w:tc>
        <w:tc>
          <w:tcPr>
            <w:tcW w:w="2340" w:type="dxa"/>
            <w:shd w:val="clear" w:color="auto" w:fill="auto"/>
          </w:tcPr>
          <w:p w14:paraId="40B620F0" w14:textId="77777777" w:rsidR="00DD4C75" w:rsidRPr="00600EB9" w:rsidRDefault="00DD4C75" w:rsidP="0020423E">
            <w:pPr>
              <w:pStyle w:val="TABLE-cell"/>
              <w:rPr>
                <w:ins w:id="18685" w:author="Charles Gifford" w:date="2017-03-20T19:50:00Z"/>
              </w:rPr>
            </w:pPr>
            <w:ins w:id="18686" w:author="Charles Gifford" w:date="2017-03-20T19:50:00Z">
              <w:r w:rsidRPr="00600EB9">
                <w:t xml:space="preserve">Material </w:t>
              </w:r>
              <w:r>
                <w:t xml:space="preserve">sublot </w:t>
              </w:r>
              <w:r w:rsidRPr="00BA207E">
                <w:t>property</w:t>
              </w:r>
            </w:ins>
          </w:p>
        </w:tc>
        <w:tc>
          <w:tcPr>
            <w:tcW w:w="2070" w:type="dxa"/>
            <w:shd w:val="clear" w:color="auto" w:fill="auto"/>
          </w:tcPr>
          <w:p w14:paraId="261A6C28" w14:textId="77777777" w:rsidR="00DD4C75" w:rsidRPr="00BA207E" w:rsidRDefault="00DD4C75" w:rsidP="0020423E">
            <w:pPr>
              <w:pStyle w:val="TABLE-cell"/>
              <w:rPr>
                <w:ins w:id="18687" w:author="Charles Gifford" w:date="2017-03-20T19:50:00Z"/>
              </w:rPr>
            </w:pPr>
            <w:ins w:id="18688" w:author="Charles Gifford" w:date="2017-03-20T19:50:00Z">
              <w:r w:rsidRPr="00BA207E">
                <w:t>Dependency (D)</w:t>
              </w:r>
            </w:ins>
          </w:p>
        </w:tc>
        <w:tc>
          <w:tcPr>
            <w:tcW w:w="2520" w:type="dxa"/>
            <w:shd w:val="clear" w:color="auto" w:fill="auto"/>
          </w:tcPr>
          <w:p w14:paraId="5EB4139F" w14:textId="77777777" w:rsidR="00DD4C75" w:rsidRPr="00BA207E" w:rsidRDefault="00DD4C75" w:rsidP="0020423E">
            <w:pPr>
              <w:pStyle w:val="TABLE-cell"/>
              <w:rPr>
                <w:ins w:id="18689" w:author="Charles Gifford" w:date="2017-03-20T19:50:00Z"/>
              </w:rPr>
            </w:pPr>
            <w:ins w:id="18690" w:author="Charles Gifford" w:date="2017-03-20T19:50:00Z">
              <w:r w:rsidRPr="00BA207E">
                <w:t>Maps to &gt;</w:t>
              </w:r>
            </w:ins>
          </w:p>
        </w:tc>
      </w:tr>
    </w:tbl>
    <w:p w14:paraId="02989E4E" w14:textId="77777777" w:rsidR="008B4A6F" w:rsidRPr="001C220C" w:rsidRDefault="006A5B9A" w:rsidP="003E1075">
      <w:pPr>
        <w:pStyle w:val="Heading3"/>
      </w:pPr>
      <w:bookmarkStart w:id="18691" w:name="_Toc320176996"/>
      <w:bookmarkEnd w:id="18292"/>
      <w:r w:rsidRPr="001C220C">
        <w:t>Operations capability</w:t>
      </w:r>
      <w:bookmarkEnd w:id="18691"/>
    </w:p>
    <w:p w14:paraId="33FDBEB9" w14:textId="53DB8423" w:rsidR="002C3471" w:rsidRPr="001C220C" w:rsidRDefault="002C3471" w:rsidP="002C3471">
      <w:pPr>
        <w:pStyle w:val="PARAGRAPH"/>
        <w:rPr>
          <w:lang w:val="en-US"/>
        </w:rPr>
      </w:pPr>
      <w:r w:rsidRPr="001C220C">
        <w:rPr>
          <w:lang w:val="en-US"/>
        </w:rPr>
        <w:t xml:space="preserve">A collection of </w:t>
      </w:r>
      <w:r w:rsidRPr="00EB5BAF">
        <w:rPr>
          <w:i/>
          <w:lang w:val="en-US"/>
        </w:rPr>
        <w:t>personnel capabilities, equipment capabilities, physical asset capabilities, material capabilities</w:t>
      </w:r>
      <w:r w:rsidRPr="001C220C">
        <w:rPr>
          <w:lang w:val="en-US"/>
        </w:rPr>
        <w:t xml:space="preserve">, and </w:t>
      </w:r>
      <w:r w:rsidRPr="00EB5BAF">
        <w:rPr>
          <w:i/>
          <w:lang w:val="en-US"/>
        </w:rPr>
        <w:t>process segment capabilities</w:t>
      </w:r>
      <w:r w:rsidRPr="001C220C">
        <w:rPr>
          <w:lang w:val="en-US"/>
        </w:rPr>
        <w:t xml:space="preserve">, for a given slice of time (past, current, or future), </w:t>
      </w:r>
      <w:del w:id="18692" w:author="Charles Gifford" w:date="2017-03-17T18:52:00Z">
        <w:r w:rsidRPr="001C220C" w:rsidDel="009C27AB">
          <w:rPr>
            <w:lang w:val="en-US"/>
          </w:rPr>
          <w:delText>and defined as committed, available, and unattainable</w:delText>
        </w:r>
        <w:r w:rsidDel="009C27AB">
          <w:rPr>
            <w:lang w:val="en-US"/>
          </w:rPr>
          <w:delText xml:space="preserve"> </w:delText>
        </w:r>
      </w:del>
      <w:r>
        <w:rPr>
          <w:lang w:val="en-US"/>
        </w:rPr>
        <w:t xml:space="preserve">shall be presented as an </w:t>
      </w:r>
      <w:r w:rsidRPr="002C3471">
        <w:rPr>
          <w:i/>
          <w:lang w:val="en-US"/>
        </w:rPr>
        <w:t>operations capability</w:t>
      </w:r>
      <w:r>
        <w:rPr>
          <w:lang w:val="en-US"/>
        </w:rPr>
        <w:t xml:space="preserve">. </w:t>
      </w:r>
    </w:p>
    <w:p w14:paraId="288A9561" w14:textId="59D57597" w:rsidR="00A103B2" w:rsidRDefault="00C904EF" w:rsidP="00A103B2">
      <w:pPr>
        <w:pStyle w:val="PARAGRAPH"/>
        <w:rPr>
          <w:ins w:id="18693" w:author="Charles Gifford" w:date="2016-04-20T15:26:00Z"/>
          <w:lang w:val="en-US"/>
        </w:rPr>
      </w:pPr>
      <w:r>
        <w:rPr>
          <w:lang w:val="en-US"/>
        </w:rPr>
        <w:fldChar w:fldCharType="begin"/>
      </w:r>
      <w:r>
        <w:rPr>
          <w:lang w:val="en-US"/>
        </w:rPr>
        <w:instrText xml:space="preserve"> REF _Ref477984416 \h </w:instrText>
      </w:r>
      <w:r>
        <w:rPr>
          <w:lang w:val="en-US"/>
        </w:rPr>
      </w:r>
      <w:r>
        <w:rPr>
          <w:lang w:val="en-US"/>
        </w:rPr>
        <w:fldChar w:fldCharType="separate"/>
      </w:r>
      <w:r>
        <w:t xml:space="preserve">Table </w:t>
      </w:r>
      <w:r>
        <w:rPr>
          <w:noProof/>
        </w:rPr>
        <w:t>215</w:t>
      </w:r>
      <w:r>
        <w:rPr>
          <w:lang w:val="en-US"/>
        </w:rPr>
        <w:fldChar w:fldCharType="end"/>
      </w:r>
      <w:r w:rsidR="0083085A">
        <w:rPr>
          <w:lang w:val="en-US"/>
        </w:rPr>
        <w:t xml:space="preserve"> </w:t>
      </w:r>
      <w:r w:rsidR="008B4A6F" w:rsidRPr="001C220C">
        <w:rPr>
          <w:lang w:val="en-US"/>
        </w:rPr>
        <w:t xml:space="preserve">defines the </w:t>
      </w:r>
      <w:r w:rsidR="00A103B2">
        <w:rPr>
          <w:lang w:val="en-US"/>
        </w:rPr>
        <w:t>relationship</w:t>
      </w:r>
      <w:r w:rsidR="0020423E">
        <w:rPr>
          <w:lang w:val="en-US"/>
        </w:rPr>
        <w:t xml:space="preserve"> role</w:t>
      </w:r>
      <w:r w:rsidR="00A103B2">
        <w:rPr>
          <w:lang w:val="en-US"/>
        </w:rPr>
        <w:t>s</w:t>
      </w:r>
      <w:r w:rsidR="008B4A6F" w:rsidRPr="001C220C">
        <w:rPr>
          <w:lang w:val="en-US"/>
        </w:rPr>
        <w:t xml:space="preserve"> for </w:t>
      </w:r>
      <w:r w:rsidR="00A91D1D">
        <w:rPr>
          <w:lang w:val="en-US"/>
        </w:rPr>
        <w:t xml:space="preserve">the </w:t>
      </w:r>
      <w:r w:rsidR="006A5B9A" w:rsidRPr="001C220C">
        <w:rPr>
          <w:i/>
          <w:lang w:val="en-US"/>
        </w:rPr>
        <w:t>operations capability</w:t>
      </w:r>
      <w:r w:rsidR="008B4A6F" w:rsidRPr="001C220C">
        <w:rPr>
          <w:lang w:val="en-US"/>
        </w:rPr>
        <w:t xml:space="preserve">. </w:t>
      </w:r>
      <w:r>
        <w:rPr>
          <w:lang w:val="en-US"/>
        </w:rPr>
        <w:fldChar w:fldCharType="begin"/>
      </w:r>
      <w:r>
        <w:rPr>
          <w:lang w:val="en-US"/>
        </w:rPr>
        <w:instrText xml:space="preserve"> REF _Ref161733453 \h </w:instrText>
      </w:r>
      <w:r>
        <w:rPr>
          <w:lang w:val="en-US"/>
        </w:rPr>
      </w:r>
      <w:r>
        <w:rPr>
          <w:lang w:val="en-US"/>
        </w:rPr>
        <w:fldChar w:fldCharType="separate"/>
      </w:r>
      <w:r w:rsidRPr="001C220C">
        <w:rPr>
          <w:lang w:val="en-US"/>
        </w:rPr>
        <w:t xml:space="preserve">Table </w:t>
      </w:r>
      <w:r>
        <w:rPr>
          <w:noProof/>
          <w:lang w:val="en-US"/>
        </w:rPr>
        <w:t>216</w:t>
      </w:r>
      <w:r>
        <w:rPr>
          <w:lang w:val="en-US"/>
        </w:rPr>
        <w:fldChar w:fldCharType="end"/>
      </w:r>
      <w:r w:rsidR="0083085A">
        <w:rPr>
          <w:lang w:val="en-US"/>
        </w:rPr>
        <w:t xml:space="preserve"> </w:t>
      </w:r>
      <w:ins w:id="18694" w:author="Charles Gifford" w:date="2016-04-20T15:25:00Z">
        <w:r w:rsidR="00A103B2" w:rsidRPr="001C220C">
          <w:rPr>
            <w:lang w:val="en-US"/>
          </w:rPr>
          <w:t xml:space="preserve">defines the attributes for </w:t>
        </w:r>
      </w:ins>
      <w:ins w:id="18695" w:author="Charles Gifford" w:date="2016-10-30T07:49:00Z">
        <w:r w:rsidR="00A91D1D">
          <w:rPr>
            <w:lang w:val="en-US"/>
          </w:rPr>
          <w:t xml:space="preserve">the </w:t>
        </w:r>
      </w:ins>
      <w:ins w:id="18696" w:author="Charles Gifford" w:date="2016-04-20T15:25:00Z">
        <w:r w:rsidR="00A103B2" w:rsidRPr="001C220C">
          <w:rPr>
            <w:i/>
            <w:lang w:val="en-US"/>
          </w:rPr>
          <w:t>operations capability</w:t>
        </w:r>
        <w:r w:rsidR="00A103B2" w:rsidRPr="001C220C">
          <w:rPr>
            <w:lang w:val="en-US"/>
          </w:rPr>
          <w:t xml:space="preserve">. </w:t>
        </w:r>
      </w:ins>
    </w:p>
    <w:p w14:paraId="7B2DCA57" w14:textId="46606AA9" w:rsidR="002515FE" w:rsidRDefault="00C904EF" w:rsidP="00881CA4">
      <w:pPr>
        <w:pStyle w:val="TABLE-title"/>
        <w:rPr>
          <w:ins w:id="18697" w:author="Charles Gifford" w:date="2017-03-20T20:08:00Z"/>
          <w:lang w:val="en-US"/>
        </w:rPr>
      </w:pPr>
      <w:bookmarkStart w:id="18698" w:name="_Ref477984416"/>
      <w:bookmarkStart w:id="18699" w:name="_Toc478492515"/>
      <w:ins w:id="18700" w:author="Charles Gifford" w:date="2017-03-22T22:17:00Z">
        <w:r>
          <w:t xml:space="preserve">Table </w:t>
        </w:r>
        <w:r>
          <w:fldChar w:fldCharType="begin"/>
        </w:r>
        <w:r>
          <w:instrText xml:space="preserve"> SEQ Table \* ARABIC </w:instrText>
        </w:r>
      </w:ins>
      <w:r>
        <w:fldChar w:fldCharType="separate"/>
      </w:r>
      <w:ins w:id="18701" w:author="Charles Gifford" w:date="2017-03-22T22:17:00Z">
        <w:r>
          <w:rPr>
            <w:noProof/>
          </w:rPr>
          <w:t>215</w:t>
        </w:r>
        <w:r>
          <w:fldChar w:fldCharType="end"/>
        </w:r>
      </w:ins>
      <w:bookmarkEnd w:id="18698"/>
      <w:ins w:id="18702" w:author="Charles Gifford" w:date="2016-04-20T15:25:00Z">
        <w:r w:rsidR="00A103B2" w:rsidRPr="001C220C">
          <w:rPr>
            <w:lang w:val="en-US"/>
          </w:rPr>
          <w:t xml:space="preserve"> </w:t>
        </w:r>
        <w:r w:rsidR="00A103B2">
          <w:rPr>
            <w:lang w:val="en-US"/>
          </w:rPr>
          <w:t>–</w:t>
        </w:r>
        <w:r w:rsidR="00A103B2" w:rsidRPr="001C220C">
          <w:rPr>
            <w:lang w:val="en-US"/>
          </w:rPr>
          <w:t xml:space="preserve"> </w:t>
        </w:r>
        <w:r w:rsidR="00A103B2">
          <w:rPr>
            <w:lang w:val="en-US"/>
          </w:rPr>
          <w:t>O</w:t>
        </w:r>
        <w:r w:rsidR="00A103B2" w:rsidRPr="001C220C">
          <w:rPr>
            <w:lang w:val="en-US"/>
          </w:rPr>
          <w:t>perations capability</w:t>
        </w:r>
        <w:r w:rsidR="00A103B2" w:rsidRPr="00AC2193">
          <w:rPr>
            <w:lang w:val="en-US"/>
          </w:rPr>
          <w:t xml:space="preserve"> </w:t>
        </w:r>
      </w:ins>
      <w:ins w:id="18703" w:author="Charles Gifford" w:date="2016-04-20T15:26:00Z">
        <w:r w:rsidR="00A103B2">
          <w:rPr>
            <w:lang w:val="en-US"/>
          </w:rPr>
          <w:t>relationship</w:t>
        </w:r>
      </w:ins>
      <w:ins w:id="18704" w:author="Charles Gifford" w:date="2017-03-20T22:48:00Z">
        <w:r w:rsidR="008E3B89">
          <w:rPr>
            <w:lang w:val="en-US"/>
          </w:rPr>
          <w:t xml:space="preserve"> role</w:t>
        </w:r>
      </w:ins>
      <w:ins w:id="18705" w:author="Charles Gifford" w:date="2016-04-20T15:26:00Z">
        <w:r w:rsidR="00A103B2">
          <w:rPr>
            <w:lang w:val="en-US"/>
          </w:rPr>
          <w:t>s</w:t>
        </w:r>
      </w:ins>
      <w:bookmarkEnd w:id="18699"/>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170"/>
        <w:gridCol w:w="3690"/>
      </w:tblGrid>
      <w:tr w:rsidR="002515FE" w:rsidRPr="009432BC" w14:paraId="0844E65C" w14:textId="77777777" w:rsidTr="0020423E">
        <w:trPr>
          <w:trHeight w:val="197"/>
          <w:tblHeader/>
          <w:ins w:id="18706" w:author="Charles Gifford" w:date="2017-03-20T20:08:00Z"/>
        </w:trPr>
        <w:tc>
          <w:tcPr>
            <w:tcW w:w="2155" w:type="dxa"/>
            <w:shd w:val="clear" w:color="auto" w:fill="auto"/>
          </w:tcPr>
          <w:p w14:paraId="26B863F1" w14:textId="77777777" w:rsidR="002515FE" w:rsidRPr="009432BC" w:rsidRDefault="002515FE" w:rsidP="0020423E">
            <w:pPr>
              <w:pStyle w:val="TABLE-col-heading"/>
              <w:rPr>
                <w:ins w:id="18707" w:author="Charles Gifford" w:date="2017-03-20T20:08:00Z"/>
              </w:rPr>
            </w:pPr>
            <w:bookmarkStart w:id="18708" w:name="_Hlk477816874"/>
            <w:ins w:id="18709" w:author="Charles Gifford" w:date="2017-03-20T20:08:00Z">
              <w:r w:rsidRPr="009432BC">
                <w:t>Related Object</w:t>
              </w:r>
            </w:ins>
          </w:p>
        </w:tc>
        <w:tc>
          <w:tcPr>
            <w:tcW w:w="2070" w:type="dxa"/>
            <w:shd w:val="clear" w:color="auto" w:fill="auto"/>
          </w:tcPr>
          <w:p w14:paraId="0ADEE39B" w14:textId="77777777" w:rsidR="002515FE" w:rsidRPr="009432BC" w:rsidRDefault="002515FE" w:rsidP="0020423E">
            <w:pPr>
              <w:pStyle w:val="TABLE-col-heading"/>
              <w:rPr>
                <w:ins w:id="18710" w:author="Charles Gifford" w:date="2017-03-20T20:08:00Z"/>
              </w:rPr>
            </w:pPr>
            <w:ins w:id="18711" w:author="Charles Gifford" w:date="2017-03-20T20:08:00Z">
              <w:r w:rsidRPr="009432BC">
                <w:t>Role</w:t>
              </w:r>
            </w:ins>
          </w:p>
        </w:tc>
        <w:tc>
          <w:tcPr>
            <w:tcW w:w="1170" w:type="dxa"/>
            <w:shd w:val="clear" w:color="auto" w:fill="auto"/>
          </w:tcPr>
          <w:p w14:paraId="23CE56A0" w14:textId="77777777" w:rsidR="002515FE" w:rsidRPr="009432BC" w:rsidRDefault="002515FE" w:rsidP="0020423E">
            <w:pPr>
              <w:pStyle w:val="TABLE-col-heading"/>
              <w:rPr>
                <w:ins w:id="18712" w:author="Charles Gifford" w:date="2017-03-20T20:08:00Z"/>
              </w:rPr>
            </w:pPr>
            <w:ins w:id="18713" w:author="Charles Gifford" w:date="2017-03-20T20:08:00Z">
              <w:r w:rsidRPr="009432BC">
                <w:t>Multiplicity</w:t>
              </w:r>
            </w:ins>
          </w:p>
        </w:tc>
        <w:tc>
          <w:tcPr>
            <w:tcW w:w="3690" w:type="dxa"/>
            <w:shd w:val="clear" w:color="auto" w:fill="auto"/>
          </w:tcPr>
          <w:p w14:paraId="3DDDFD22" w14:textId="77777777" w:rsidR="002515FE" w:rsidRPr="009432BC" w:rsidRDefault="002515FE" w:rsidP="0020423E">
            <w:pPr>
              <w:pStyle w:val="TABLE-col-heading"/>
              <w:rPr>
                <w:ins w:id="18714" w:author="Charles Gifford" w:date="2017-03-20T20:08:00Z"/>
              </w:rPr>
            </w:pPr>
            <w:ins w:id="18715" w:author="Charles Gifford" w:date="2017-03-20T20:08:00Z">
              <w:r w:rsidRPr="009432BC">
                <w:t>Description</w:t>
              </w:r>
            </w:ins>
          </w:p>
        </w:tc>
      </w:tr>
      <w:tr w:rsidR="0020423E" w:rsidRPr="009432BC" w14:paraId="01D32BAC" w14:textId="77777777" w:rsidTr="0020423E">
        <w:trPr>
          <w:trHeight w:val="332"/>
          <w:ins w:id="18716" w:author="Charles Gifford" w:date="2017-03-20T20:08:00Z"/>
        </w:trPr>
        <w:tc>
          <w:tcPr>
            <w:tcW w:w="2155" w:type="dxa"/>
          </w:tcPr>
          <w:p w14:paraId="59E250F2" w14:textId="3489E888" w:rsidR="0020423E" w:rsidRDefault="0020423E" w:rsidP="0020423E">
            <w:pPr>
              <w:pStyle w:val="TABLE-cell"/>
              <w:rPr>
                <w:ins w:id="18717" w:author="Charles Gifford" w:date="2017-03-20T20:08:00Z"/>
                <w:szCs w:val="20"/>
                <w:lang w:val="en-US"/>
              </w:rPr>
            </w:pPr>
            <w:ins w:id="18718" w:author="Charles Gifford" w:date="2017-03-20T20:14:00Z">
              <w:r>
                <w:rPr>
                  <w:szCs w:val="20"/>
                  <w:lang w:val="en-US"/>
                </w:rPr>
                <w:t>Process segment capability</w:t>
              </w:r>
            </w:ins>
          </w:p>
        </w:tc>
        <w:tc>
          <w:tcPr>
            <w:tcW w:w="2070" w:type="dxa"/>
          </w:tcPr>
          <w:p w14:paraId="5A4840B5" w14:textId="0C63061B" w:rsidR="0020423E" w:rsidRDefault="0020423E" w:rsidP="0020423E">
            <w:pPr>
              <w:pStyle w:val="TABLE-cell"/>
              <w:rPr>
                <w:ins w:id="18719" w:author="Charles Gifford" w:date="2017-03-20T20:08:00Z"/>
                <w:szCs w:val="20"/>
                <w:lang w:val="en-US"/>
              </w:rPr>
            </w:pPr>
            <w:ins w:id="18720" w:author="Charles Gifford" w:date="2017-03-20T20:14:00Z">
              <w:r>
                <w:rPr>
                  <w:szCs w:val="20"/>
                  <w:lang w:val="en-US"/>
                </w:rPr>
                <w:t>Process segment capability</w:t>
              </w:r>
            </w:ins>
          </w:p>
        </w:tc>
        <w:tc>
          <w:tcPr>
            <w:tcW w:w="1170" w:type="dxa"/>
          </w:tcPr>
          <w:p w14:paraId="20E75611" w14:textId="3E0DA02A" w:rsidR="0020423E" w:rsidRDefault="0020423E" w:rsidP="0020423E">
            <w:pPr>
              <w:pStyle w:val="TABLE-cell"/>
              <w:rPr>
                <w:ins w:id="18721" w:author="Charles Gifford" w:date="2017-03-20T20:08:00Z"/>
                <w:szCs w:val="20"/>
                <w:lang w:val="en-US"/>
              </w:rPr>
            </w:pPr>
            <w:ins w:id="18722" w:author="Charles Gifford" w:date="2017-03-20T20:14:00Z">
              <w:r>
                <w:rPr>
                  <w:szCs w:val="20"/>
                  <w:lang w:val="en-US"/>
                </w:rPr>
                <w:t>0..*</w:t>
              </w:r>
            </w:ins>
          </w:p>
        </w:tc>
        <w:tc>
          <w:tcPr>
            <w:tcW w:w="3690" w:type="dxa"/>
          </w:tcPr>
          <w:p w14:paraId="65DD9CBF" w14:textId="47FA5853" w:rsidR="0020423E" w:rsidRDefault="0020423E" w:rsidP="0020423E">
            <w:pPr>
              <w:pStyle w:val="TABLE-cell"/>
              <w:rPr>
                <w:ins w:id="18723" w:author="Charles Gifford" w:date="2017-03-20T20:08:00Z"/>
                <w:lang w:val="en-US"/>
              </w:rPr>
            </w:pPr>
            <w:ins w:id="18724" w:author="Charles Gifford" w:date="2017-03-20T20:14:00Z">
              <w:r>
                <w:rPr>
                  <w:lang w:val="en-US"/>
                </w:rPr>
                <w:t xml:space="preserve">The </w:t>
              </w:r>
              <w:r>
                <w:rPr>
                  <w:i/>
                  <w:lang w:val="en-US"/>
                </w:rPr>
                <w:t>process segment capability(s)</w:t>
              </w:r>
              <w:r>
                <w:rPr>
                  <w:lang w:val="en-US"/>
                </w:rPr>
                <w:t xml:space="preserve"> related to this </w:t>
              </w:r>
              <w:r>
                <w:rPr>
                  <w:i/>
                  <w:lang w:val="en-US"/>
                </w:rPr>
                <w:t>operations capability.</w:t>
              </w:r>
            </w:ins>
          </w:p>
        </w:tc>
      </w:tr>
      <w:tr w:rsidR="0020423E" w:rsidRPr="009432BC" w14:paraId="35637A17" w14:textId="77777777" w:rsidTr="0020423E">
        <w:trPr>
          <w:trHeight w:val="332"/>
          <w:ins w:id="18725" w:author="Charles Gifford" w:date="2017-03-20T20:08:00Z"/>
        </w:trPr>
        <w:tc>
          <w:tcPr>
            <w:tcW w:w="2155" w:type="dxa"/>
          </w:tcPr>
          <w:p w14:paraId="1D3F289F" w14:textId="308378AF" w:rsidR="0020423E" w:rsidRDefault="0020423E" w:rsidP="0020423E">
            <w:pPr>
              <w:pStyle w:val="TABLE-cell"/>
              <w:rPr>
                <w:ins w:id="18726" w:author="Charles Gifford" w:date="2017-03-20T20:08:00Z"/>
                <w:szCs w:val="20"/>
                <w:lang w:val="en-US"/>
              </w:rPr>
            </w:pPr>
            <w:ins w:id="18727" w:author="Charles Gifford" w:date="2017-03-20T20:14:00Z">
              <w:r>
                <w:rPr>
                  <w:szCs w:val="20"/>
                  <w:lang w:val="en-US"/>
                </w:rPr>
                <w:t>Operations segment capability</w:t>
              </w:r>
            </w:ins>
          </w:p>
        </w:tc>
        <w:tc>
          <w:tcPr>
            <w:tcW w:w="2070" w:type="dxa"/>
          </w:tcPr>
          <w:p w14:paraId="1B062C04" w14:textId="704B9D35" w:rsidR="0020423E" w:rsidRDefault="0020423E" w:rsidP="0020423E">
            <w:pPr>
              <w:pStyle w:val="TABLE-cell"/>
              <w:rPr>
                <w:ins w:id="18728" w:author="Charles Gifford" w:date="2017-03-20T20:08:00Z"/>
                <w:szCs w:val="20"/>
                <w:lang w:val="en-US"/>
              </w:rPr>
            </w:pPr>
            <w:ins w:id="18729" w:author="Charles Gifford" w:date="2017-03-20T20:14:00Z">
              <w:r w:rsidRPr="0020423E">
                <w:rPr>
                  <w:szCs w:val="20"/>
                  <w:lang w:val="en-US"/>
                </w:rPr>
                <w:t>Operations segment capability</w:t>
              </w:r>
            </w:ins>
          </w:p>
        </w:tc>
        <w:tc>
          <w:tcPr>
            <w:tcW w:w="1170" w:type="dxa"/>
          </w:tcPr>
          <w:p w14:paraId="56D34E2C" w14:textId="2E3492C6" w:rsidR="0020423E" w:rsidRDefault="0020423E" w:rsidP="0020423E">
            <w:pPr>
              <w:pStyle w:val="TABLE-cell"/>
              <w:rPr>
                <w:ins w:id="18730" w:author="Charles Gifford" w:date="2017-03-20T20:08:00Z"/>
                <w:szCs w:val="20"/>
                <w:lang w:val="en-US"/>
              </w:rPr>
            </w:pPr>
            <w:ins w:id="18731" w:author="Charles Gifford" w:date="2017-03-20T20:14:00Z">
              <w:r>
                <w:rPr>
                  <w:szCs w:val="20"/>
                  <w:lang w:val="en-US"/>
                </w:rPr>
                <w:t>0..*</w:t>
              </w:r>
            </w:ins>
          </w:p>
        </w:tc>
        <w:tc>
          <w:tcPr>
            <w:tcW w:w="3690" w:type="dxa"/>
          </w:tcPr>
          <w:p w14:paraId="036ADB16" w14:textId="0B86A236" w:rsidR="0020423E" w:rsidRDefault="0020423E" w:rsidP="0020423E">
            <w:pPr>
              <w:pStyle w:val="TABLE-cell"/>
              <w:rPr>
                <w:ins w:id="18732" w:author="Charles Gifford" w:date="2017-03-20T20:08:00Z"/>
                <w:lang w:val="en-US"/>
              </w:rPr>
            </w:pPr>
            <w:ins w:id="18733" w:author="Charles Gifford" w:date="2017-03-20T20:14:00Z">
              <w:r w:rsidRPr="0020423E">
                <w:rPr>
                  <w:lang w:val="en-US"/>
                </w:rPr>
                <w:t xml:space="preserve">The </w:t>
              </w:r>
              <w:r w:rsidRPr="0020423E">
                <w:rPr>
                  <w:i/>
                  <w:lang w:val="en-US"/>
                </w:rPr>
                <w:t>operations</w:t>
              </w:r>
              <w:r w:rsidRPr="00160C96">
                <w:rPr>
                  <w:i/>
                  <w:lang w:val="en-US"/>
                </w:rPr>
                <w:t xml:space="preserve"> segment capability(s)</w:t>
              </w:r>
              <w:r w:rsidRPr="0020423E">
                <w:rPr>
                  <w:lang w:val="en-US"/>
                </w:rPr>
                <w:t xml:space="preserve"> related to this </w:t>
              </w:r>
              <w:r w:rsidRPr="0098421C">
                <w:rPr>
                  <w:i/>
                  <w:lang w:val="en-US"/>
                </w:rPr>
                <w:t>operations capability.</w:t>
              </w:r>
            </w:ins>
          </w:p>
        </w:tc>
      </w:tr>
      <w:tr w:rsidR="0020423E" w:rsidRPr="009432BC" w14:paraId="480FE38C" w14:textId="77777777" w:rsidTr="0020423E">
        <w:trPr>
          <w:trHeight w:val="332"/>
          <w:ins w:id="18734" w:author="Charles Gifford" w:date="2017-03-20T20:08:00Z"/>
        </w:trPr>
        <w:tc>
          <w:tcPr>
            <w:tcW w:w="2155" w:type="dxa"/>
          </w:tcPr>
          <w:p w14:paraId="444F8671" w14:textId="590F2FE1" w:rsidR="0020423E" w:rsidRDefault="0020423E" w:rsidP="0020423E">
            <w:pPr>
              <w:pStyle w:val="TABLE-cell"/>
              <w:rPr>
                <w:ins w:id="18735" w:author="Charles Gifford" w:date="2017-03-20T20:08:00Z"/>
                <w:szCs w:val="20"/>
                <w:lang w:val="en-US"/>
              </w:rPr>
            </w:pPr>
            <w:ins w:id="18736" w:author="Charles Gifford" w:date="2017-03-20T20:14:00Z">
              <w:r>
                <w:rPr>
                  <w:szCs w:val="20"/>
                  <w:lang w:val="en-US"/>
                </w:rPr>
                <w:t>Personnel capability</w:t>
              </w:r>
            </w:ins>
          </w:p>
        </w:tc>
        <w:tc>
          <w:tcPr>
            <w:tcW w:w="2070" w:type="dxa"/>
          </w:tcPr>
          <w:p w14:paraId="39E57ED5" w14:textId="1AA8171E" w:rsidR="0020423E" w:rsidRDefault="0020423E" w:rsidP="0020423E">
            <w:pPr>
              <w:pStyle w:val="TABLE-cell"/>
              <w:rPr>
                <w:ins w:id="18737" w:author="Charles Gifford" w:date="2017-03-20T20:08:00Z"/>
                <w:szCs w:val="20"/>
                <w:lang w:val="en-US"/>
              </w:rPr>
            </w:pPr>
            <w:ins w:id="18738" w:author="Charles Gifford" w:date="2017-03-20T20:14:00Z">
              <w:r>
                <w:rPr>
                  <w:szCs w:val="20"/>
                  <w:lang w:val="en-US"/>
                </w:rPr>
                <w:t>Personnel capability</w:t>
              </w:r>
            </w:ins>
          </w:p>
        </w:tc>
        <w:tc>
          <w:tcPr>
            <w:tcW w:w="1170" w:type="dxa"/>
          </w:tcPr>
          <w:p w14:paraId="343F8CCB" w14:textId="3064AEE6" w:rsidR="0020423E" w:rsidRDefault="0020423E" w:rsidP="0020423E">
            <w:pPr>
              <w:pStyle w:val="TABLE-cell"/>
              <w:rPr>
                <w:ins w:id="18739" w:author="Charles Gifford" w:date="2017-03-20T20:08:00Z"/>
                <w:szCs w:val="20"/>
                <w:lang w:val="en-US"/>
              </w:rPr>
            </w:pPr>
            <w:ins w:id="18740" w:author="Charles Gifford" w:date="2017-03-20T20:14:00Z">
              <w:r>
                <w:rPr>
                  <w:szCs w:val="20"/>
                  <w:lang w:val="en-US"/>
                </w:rPr>
                <w:t>0..*</w:t>
              </w:r>
            </w:ins>
          </w:p>
        </w:tc>
        <w:tc>
          <w:tcPr>
            <w:tcW w:w="3690" w:type="dxa"/>
          </w:tcPr>
          <w:p w14:paraId="0509124E" w14:textId="04867D0F" w:rsidR="0020423E" w:rsidRDefault="0020423E" w:rsidP="0020423E">
            <w:pPr>
              <w:pStyle w:val="TABLE-cell"/>
              <w:rPr>
                <w:ins w:id="18741" w:author="Charles Gifford" w:date="2017-03-20T20:08:00Z"/>
                <w:lang w:val="en-US"/>
              </w:rPr>
            </w:pPr>
            <w:ins w:id="18742" w:author="Charles Gifford" w:date="2017-03-20T20:14:00Z">
              <w:r>
                <w:rPr>
                  <w:lang w:val="en-US"/>
                </w:rPr>
                <w:t xml:space="preserve">The </w:t>
              </w:r>
              <w:r>
                <w:rPr>
                  <w:i/>
                  <w:lang w:val="en-US"/>
                </w:rPr>
                <w:t>personnel capability</w:t>
              </w:r>
              <w:r>
                <w:rPr>
                  <w:lang w:val="en-US"/>
                </w:rPr>
                <w:t xml:space="preserve"> related to this </w:t>
              </w:r>
              <w:r>
                <w:rPr>
                  <w:i/>
                  <w:lang w:val="en-US"/>
                </w:rPr>
                <w:t>operations capability.</w:t>
              </w:r>
            </w:ins>
          </w:p>
        </w:tc>
      </w:tr>
      <w:tr w:rsidR="0020423E" w:rsidRPr="009432BC" w14:paraId="7B661062" w14:textId="77777777" w:rsidTr="0020423E">
        <w:trPr>
          <w:trHeight w:val="332"/>
          <w:ins w:id="18743" w:author="Charles Gifford" w:date="2017-03-20T20:08:00Z"/>
        </w:trPr>
        <w:tc>
          <w:tcPr>
            <w:tcW w:w="2155" w:type="dxa"/>
          </w:tcPr>
          <w:p w14:paraId="249947F4" w14:textId="44D28918" w:rsidR="0020423E" w:rsidRDefault="0020423E" w:rsidP="0020423E">
            <w:pPr>
              <w:pStyle w:val="TABLE-cell"/>
              <w:rPr>
                <w:ins w:id="18744" w:author="Charles Gifford" w:date="2017-03-20T20:08:00Z"/>
                <w:szCs w:val="20"/>
                <w:lang w:val="en-US"/>
              </w:rPr>
            </w:pPr>
            <w:ins w:id="18745" w:author="Charles Gifford" w:date="2017-03-20T20:14:00Z">
              <w:r>
                <w:rPr>
                  <w:szCs w:val="20"/>
                  <w:lang w:val="en-US"/>
                </w:rPr>
                <w:t>Equipment capability</w:t>
              </w:r>
            </w:ins>
          </w:p>
        </w:tc>
        <w:tc>
          <w:tcPr>
            <w:tcW w:w="2070" w:type="dxa"/>
          </w:tcPr>
          <w:p w14:paraId="276A2A2B" w14:textId="107A3AA0" w:rsidR="0020423E" w:rsidRDefault="0020423E" w:rsidP="0020423E">
            <w:pPr>
              <w:pStyle w:val="TABLE-cell"/>
              <w:rPr>
                <w:ins w:id="18746" w:author="Charles Gifford" w:date="2017-03-20T20:08:00Z"/>
                <w:szCs w:val="20"/>
                <w:lang w:val="en-US"/>
              </w:rPr>
            </w:pPr>
            <w:ins w:id="18747" w:author="Charles Gifford" w:date="2017-03-20T20:14:00Z">
              <w:r>
                <w:rPr>
                  <w:szCs w:val="20"/>
                  <w:lang w:val="en-US"/>
                </w:rPr>
                <w:t>Equipment capability</w:t>
              </w:r>
            </w:ins>
          </w:p>
        </w:tc>
        <w:tc>
          <w:tcPr>
            <w:tcW w:w="1170" w:type="dxa"/>
          </w:tcPr>
          <w:p w14:paraId="2EE074E3" w14:textId="5BDD0964" w:rsidR="0020423E" w:rsidRDefault="0020423E" w:rsidP="0020423E">
            <w:pPr>
              <w:pStyle w:val="TABLE-cell"/>
              <w:rPr>
                <w:ins w:id="18748" w:author="Charles Gifford" w:date="2017-03-20T20:08:00Z"/>
                <w:szCs w:val="20"/>
                <w:lang w:val="en-US"/>
              </w:rPr>
            </w:pPr>
            <w:ins w:id="18749" w:author="Charles Gifford" w:date="2017-03-20T20:14:00Z">
              <w:r>
                <w:rPr>
                  <w:szCs w:val="20"/>
                  <w:lang w:val="en-US"/>
                </w:rPr>
                <w:t>0..*</w:t>
              </w:r>
            </w:ins>
          </w:p>
        </w:tc>
        <w:tc>
          <w:tcPr>
            <w:tcW w:w="3690" w:type="dxa"/>
          </w:tcPr>
          <w:p w14:paraId="73F0E3F4" w14:textId="41F55D80" w:rsidR="0020423E" w:rsidRDefault="0020423E" w:rsidP="0020423E">
            <w:pPr>
              <w:pStyle w:val="TABLE-cell"/>
              <w:rPr>
                <w:ins w:id="18750" w:author="Charles Gifford" w:date="2017-03-20T20:08:00Z"/>
                <w:lang w:val="en-US"/>
              </w:rPr>
            </w:pPr>
            <w:ins w:id="18751" w:author="Charles Gifford" w:date="2017-03-20T20:14:00Z">
              <w:r>
                <w:rPr>
                  <w:lang w:val="en-US"/>
                </w:rPr>
                <w:t xml:space="preserve">The </w:t>
              </w:r>
              <w:r>
                <w:rPr>
                  <w:i/>
                  <w:lang w:val="en-US"/>
                </w:rPr>
                <w:t>equipment capability</w:t>
              </w:r>
              <w:r>
                <w:rPr>
                  <w:lang w:val="en-US"/>
                </w:rPr>
                <w:t xml:space="preserve"> related to this</w:t>
              </w:r>
              <w:r>
                <w:rPr>
                  <w:i/>
                  <w:lang w:val="en-US"/>
                </w:rPr>
                <w:t xml:space="preserve"> operations capability.</w:t>
              </w:r>
            </w:ins>
          </w:p>
        </w:tc>
      </w:tr>
      <w:tr w:rsidR="0020423E" w:rsidRPr="009432BC" w14:paraId="7CDACAF3" w14:textId="77777777" w:rsidTr="0020423E">
        <w:trPr>
          <w:trHeight w:val="332"/>
          <w:ins w:id="18752" w:author="Charles Gifford" w:date="2017-03-20T20:08:00Z"/>
        </w:trPr>
        <w:tc>
          <w:tcPr>
            <w:tcW w:w="2155" w:type="dxa"/>
          </w:tcPr>
          <w:p w14:paraId="158F6C7A" w14:textId="09418806" w:rsidR="0020423E" w:rsidRDefault="0020423E" w:rsidP="0020423E">
            <w:pPr>
              <w:pStyle w:val="TABLE-cell"/>
              <w:rPr>
                <w:ins w:id="18753" w:author="Charles Gifford" w:date="2017-03-20T20:08:00Z"/>
                <w:szCs w:val="20"/>
                <w:lang w:val="en-US"/>
              </w:rPr>
            </w:pPr>
            <w:ins w:id="18754" w:author="Charles Gifford" w:date="2017-03-20T20:14:00Z">
              <w:r>
                <w:rPr>
                  <w:szCs w:val="20"/>
                  <w:lang w:val="en-US"/>
                </w:rPr>
                <w:t>Physical segment capability</w:t>
              </w:r>
            </w:ins>
          </w:p>
        </w:tc>
        <w:tc>
          <w:tcPr>
            <w:tcW w:w="2070" w:type="dxa"/>
          </w:tcPr>
          <w:p w14:paraId="3A4134F3" w14:textId="0AEAE677" w:rsidR="0020423E" w:rsidRDefault="0020423E" w:rsidP="0020423E">
            <w:pPr>
              <w:pStyle w:val="TABLE-cell"/>
              <w:rPr>
                <w:ins w:id="18755" w:author="Charles Gifford" w:date="2017-03-20T20:08:00Z"/>
                <w:szCs w:val="20"/>
                <w:lang w:val="en-US"/>
              </w:rPr>
            </w:pPr>
            <w:ins w:id="18756" w:author="Charles Gifford" w:date="2017-03-20T20:14:00Z">
              <w:r>
                <w:rPr>
                  <w:szCs w:val="20"/>
                  <w:lang w:val="en-US"/>
                </w:rPr>
                <w:t>Physical segment capability</w:t>
              </w:r>
            </w:ins>
          </w:p>
        </w:tc>
        <w:tc>
          <w:tcPr>
            <w:tcW w:w="1170" w:type="dxa"/>
          </w:tcPr>
          <w:p w14:paraId="729923B1" w14:textId="18EAAA0E" w:rsidR="0020423E" w:rsidRDefault="0020423E" w:rsidP="0020423E">
            <w:pPr>
              <w:pStyle w:val="TABLE-cell"/>
              <w:rPr>
                <w:ins w:id="18757" w:author="Charles Gifford" w:date="2017-03-20T20:08:00Z"/>
                <w:szCs w:val="20"/>
                <w:lang w:val="en-US"/>
              </w:rPr>
            </w:pPr>
            <w:ins w:id="18758" w:author="Charles Gifford" w:date="2017-03-20T20:14:00Z">
              <w:r>
                <w:rPr>
                  <w:szCs w:val="20"/>
                  <w:lang w:val="en-US"/>
                </w:rPr>
                <w:t>0..*</w:t>
              </w:r>
            </w:ins>
          </w:p>
        </w:tc>
        <w:tc>
          <w:tcPr>
            <w:tcW w:w="3690" w:type="dxa"/>
          </w:tcPr>
          <w:p w14:paraId="77FB4033" w14:textId="689CFF6A" w:rsidR="0020423E" w:rsidRDefault="0020423E" w:rsidP="0020423E">
            <w:pPr>
              <w:pStyle w:val="TABLE-cell"/>
              <w:rPr>
                <w:ins w:id="18759" w:author="Charles Gifford" w:date="2017-03-20T20:08:00Z"/>
                <w:lang w:val="en-US"/>
              </w:rPr>
            </w:pPr>
            <w:ins w:id="18760" w:author="Charles Gifford" w:date="2017-03-20T20:14:00Z">
              <w:r>
                <w:rPr>
                  <w:lang w:val="en-US"/>
                </w:rPr>
                <w:t xml:space="preserve">The </w:t>
              </w:r>
              <w:r>
                <w:rPr>
                  <w:i/>
                  <w:lang w:val="en-US"/>
                </w:rPr>
                <w:t>physical asset capability</w:t>
              </w:r>
              <w:r>
                <w:rPr>
                  <w:lang w:val="en-US"/>
                </w:rPr>
                <w:t xml:space="preserve"> related to this </w:t>
              </w:r>
              <w:r>
                <w:rPr>
                  <w:i/>
                  <w:lang w:val="en-US"/>
                </w:rPr>
                <w:t>operations capability.</w:t>
              </w:r>
            </w:ins>
          </w:p>
        </w:tc>
      </w:tr>
      <w:tr w:rsidR="0020423E" w:rsidRPr="009432BC" w14:paraId="2C839E8B" w14:textId="77777777" w:rsidTr="0020423E">
        <w:trPr>
          <w:trHeight w:val="332"/>
          <w:ins w:id="18761" w:author="Charles Gifford" w:date="2017-03-20T20:14:00Z"/>
        </w:trPr>
        <w:tc>
          <w:tcPr>
            <w:tcW w:w="2155" w:type="dxa"/>
          </w:tcPr>
          <w:p w14:paraId="4CD185CE" w14:textId="69FF7E97" w:rsidR="0020423E" w:rsidRDefault="0020423E" w:rsidP="0020423E">
            <w:pPr>
              <w:pStyle w:val="TABLE-cell"/>
              <w:rPr>
                <w:ins w:id="18762" w:author="Charles Gifford" w:date="2017-03-20T20:14:00Z"/>
                <w:szCs w:val="20"/>
                <w:lang w:val="en-US"/>
              </w:rPr>
            </w:pPr>
            <w:ins w:id="18763" w:author="Charles Gifford" w:date="2017-03-20T20:14:00Z">
              <w:r>
                <w:rPr>
                  <w:szCs w:val="20"/>
                  <w:lang w:val="en-US"/>
                </w:rPr>
                <w:t>Material capability</w:t>
              </w:r>
            </w:ins>
          </w:p>
        </w:tc>
        <w:tc>
          <w:tcPr>
            <w:tcW w:w="2070" w:type="dxa"/>
          </w:tcPr>
          <w:p w14:paraId="1D07137E" w14:textId="09A85514" w:rsidR="0020423E" w:rsidRDefault="0020423E" w:rsidP="0020423E">
            <w:pPr>
              <w:pStyle w:val="TABLE-cell"/>
              <w:rPr>
                <w:ins w:id="18764" w:author="Charles Gifford" w:date="2017-03-20T20:14:00Z"/>
                <w:szCs w:val="20"/>
                <w:lang w:val="en-US"/>
              </w:rPr>
            </w:pPr>
            <w:ins w:id="18765" w:author="Charles Gifford" w:date="2017-03-20T20:14:00Z">
              <w:r>
                <w:rPr>
                  <w:szCs w:val="20"/>
                  <w:lang w:val="en-US"/>
                </w:rPr>
                <w:t>Material capability</w:t>
              </w:r>
            </w:ins>
          </w:p>
        </w:tc>
        <w:tc>
          <w:tcPr>
            <w:tcW w:w="1170" w:type="dxa"/>
          </w:tcPr>
          <w:p w14:paraId="33839294" w14:textId="19D49B29" w:rsidR="0020423E" w:rsidRPr="00553B23" w:rsidRDefault="0020423E" w:rsidP="0020423E">
            <w:pPr>
              <w:pStyle w:val="TABLE-cell"/>
              <w:rPr>
                <w:ins w:id="18766" w:author="Charles Gifford" w:date="2017-03-20T20:14:00Z"/>
                <w:szCs w:val="20"/>
                <w:lang w:val="en-US"/>
              </w:rPr>
            </w:pPr>
            <w:ins w:id="18767" w:author="Charles Gifford" w:date="2017-03-20T20:14:00Z">
              <w:r>
                <w:rPr>
                  <w:szCs w:val="20"/>
                  <w:lang w:val="en-US"/>
                </w:rPr>
                <w:t>0..*</w:t>
              </w:r>
            </w:ins>
          </w:p>
        </w:tc>
        <w:tc>
          <w:tcPr>
            <w:tcW w:w="3690" w:type="dxa"/>
          </w:tcPr>
          <w:p w14:paraId="599B0E62" w14:textId="0C5144E5" w:rsidR="0020423E" w:rsidRDefault="0020423E" w:rsidP="0020423E">
            <w:pPr>
              <w:pStyle w:val="TABLE-cell"/>
              <w:rPr>
                <w:ins w:id="18768" w:author="Charles Gifford" w:date="2017-03-20T20:14:00Z"/>
                <w:lang w:val="en-US"/>
              </w:rPr>
            </w:pPr>
            <w:ins w:id="18769" w:author="Charles Gifford" w:date="2017-03-20T20:14:00Z">
              <w:r>
                <w:rPr>
                  <w:lang w:val="en-US"/>
                </w:rPr>
                <w:t xml:space="preserve">The </w:t>
              </w:r>
              <w:r>
                <w:rPr>
                  <w:i/>
                  <w:lang w:val="en-US"/>
                </w:rPr>
                <w:t>material capability</w:t>
              </w:r>
              <w:r>
                <w:rPr>
                  <w:lang w:val="en-US"/>
                </w:rPr>
                <w:t xml:space="preserve"> related to this </w:t>
              </w:r>
              <w:r>
                <w:rPr>
                  <w:i/>
                  <w:lang w:val="en-US"/>
                </w:rPr>
                <w:t>operations capability.</w:t>
              </w:r>
            </w:ins>
          </w:p>
        </w:tc>
      </w:tr>
    </w:tbl>
    <w:p w14:paraId="7999250F" w14:textId="51F02E06" w:rsidR="008B4A6F" w:rsidRPr="001C220C" w:rsidRDefault="008B4A6F" w:rsidP="00DE6B19">
      <w:pPr>
        <w:pStyle w:val="TABLE-title"/>
        <w:rPr>
          <w:lang w:val="en-US"/>
        </w:rPr>
      </w:pPr>
      <w:bookmarkStart w:id="18770" w:name="_Ref161733453"/>
      <w:bookmarkStart w:id="18771" w:name="_Toc161631671"/>
      <w:bookmarkStart w:id="18772" w:name="_Toc266864202"/>
      <w:bookmarkStart w:id="18773" w:name="_Toc306621090"/>
      <w:bookmarkStart w:id="18774" w:name="_Toc320178486"/>
      <w:bookmarkStart w:id="18775" w:name="_Toc478492516"/>
      <w:bookmarkEnd w:id="18708"/>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C904EF">
        <w:rPr>
          <w:noProof/>
          <w:lang w:val="en-US"/>
        </w:rPr>
        <w:t>216</w:t>
      </w:r>
      <w:r w:rsidR="00FD29D6">
        <w:rPr>
          <w:lang w:val="en-US"/>
        </w:rPr>
        <w:fldChar w:fldCharType="end"/>
      </w:r>
      <w:bookmarkEnd w:id="18770"/>
      <w:r w:rsidRPr="001C220C">
        <w:rPr>
          <w:lang w:val="en-US"/>
        </w:rPr>
        <w:t xml:space="preserve"> </w:t>
      </w:r>
      <w:r w:rsidR="00DE6B19">
        <w:rPr>
          <w:lang w:val="en-US"/>
        </w:rPr>
        <w:t>–</w:t>
      </w:r>
      <w:r w:rsidRPr="001C220C">
        <w:rPr>
          <w:lang w:val="en-US"/>
        </w:rPr>
        <w:t xml:space="preserve"> </w:t>
      </w:r>
      <w:r w:rsidR="00D02368">
        <w:rPr>
          <w:lang w:val="en-US"/>
        </w:rPr>
        <w:t>O</w:t>
      </w:r>
      <w:r w:rsidR="006A5B9A" w:rsidRPr="001C220C">
        <w:rPr>
          <w:lang w:val="en-US"/>
        </w:rPr>
        <w:t>perations capability</w:t>
      </w:r>
      <w:bookmarkEnd w:id="18771"/>
      <w:bookmarkEnd w:id="18772"/>
      <w:bookmarkEnd w:id="18773"/>
      <w:bookmarkEnd w:id="18774"/>
      <w:r w:rsidR="00D02368" w:rsidRPr="00AC2193">
        <w:rPr>
          <w:lang w:val="en-US"/>
        </w:rPr>
        <w:t xml:space="preserve"> </w:t>
      </w:r>
      <w:r w:rsidR="00D02368">
        <w:rPr>
          <w:lang w:val="en-US"/>
        </w:rPr>
        <w:t>attributes</w:t>
      </w:r>
      <w:bookmarkEnd w:id="18775"/>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776"/>
        <w:gridCol w:w="1260"/>
        <w:gridCol w:w="1350"/>
        <w:gridCol w:w="1170"/>
        <w:gridCol w:w="1221"/>
      </w:tblGrid>
      <w:tr w:rsidR="0073361A" w:rsidRPr="001C220C" w14:paraId="1756DF85" w14:textId="77777777" w:rsidTr="006277A3">
        <w:trPr>
          <w:tblHeader/>
          <w:jc w:val="center"/>
        </w:trPr>
        <w:tc>
          <w:tcPr>
            <w:tcW w:w="1269" w:type="dxa"/>
          </w:tcPr>
          <w:p w14:paraId="032FABB6" w14:textId="77777777" w:rsidR="0073361A" w:rsidRPr="001C220C" w:rsidRDefault="0073361A" w:rsidP="006277A3">
            <w:pPr>
              <w:pStyle w:val="NormalTableHeader"/>
              <w:keepNext w:val="0"/>
              <w:spacing w:before="40"/>
              <w:rPr>
                <w:lang w:val="en-US"/>
              </w:rPr>
            </w:pPr>
            <w:r w:rsidRPr="001C220C">
              <w:rPr>
                <w:lang w:val="en-US"/>
              </w:rPr>
              <w:t xml:space="preserve">Attribute </w:t>
            </w:r>
            <w:r w:rsidR="000B599F">
              <w:rPr>
                <w:lang w:val="en-US"/>
              </w:rPr>
              <w:t>n</w:t>
            </w:r>
            <w:r w:rsidRPr="001C220C">
              <w:rPr>
                <w:lang w:val="en-US"/>
              </w:rPr>
              <w:t>ame</w:t>
            </w:r>
          </w:p>
        </w:tc>
        <w:tc>
          <w:tcPr>
            <w:tcW w:w="2776" w:type="dxa"/>
          </w:tcPr>
          <w:p w14:paraId="56DB10F3" w14:textId="77777777" w:rsidR="0073361A" w:rsidRPr="001C220C" w:rsidRDefault="0073361A" w:rsidP="006277A3">
            <w:pPr>
              <w:pStyle w:val="NormalTableHeader"/>
              <w:keepNext w:val="0"/>
              <w:spacing w:before="40"/>
              <w:rPr>
                <w:lang w:val="en-US"/>
              </w:rPr>
            </w:pPr>
            <w:r w:rsidRPr="001C220C">
              <w:rPr>
                <w:lang w:val="en-US"/>
              </w:rPr>
              <w:t>Description</w:t>
            </w:r>
          </w:p>
        </w:tc>
        <w:tc>
          <w:tcPr>
            <w:tcW w:w="1260" w:type="dxa"/>
          </w:tcPr>
          <w:p w14:paraId="2D261E16" w14:textId="77777777" w:rsidR="0073361A" w:rsidRPr="001C220C" w:rsidRDefault="00AE4770" w:rsidP="006277A3">
            <w:pPr>
              <w:pStyle w:val="NormalTableHeader"/>
              <w:keepNext w:val="0"/>
              <w:spacing w:before="40"/>
              <w:rPr>
                <w:lang w:val="en-US"/>
              </w:rPr>
            </w:pPr>
            <w:r>
              <w:rPr>
                <w:lang w:val="en-US"/>
              </w:rPr>
              <w:t>Production example</w:t>
            </w:r>
            <w:r w:rsidR="0073361A" w:rsidRPr="001C220C">
              <w:rPr>
                <w:lang w:val="en-US"/>
              </w:rPr>
              <w:t>s</w:t>
            </w:r>
          </w:p>
        </w:tc>
        <w:tc>
          <w:tcPr>
            <w:tcW w:w="1350" w:type="dxa"/>
          </w:tcPr>
          <w:p w14:paraId="2A5CFA60" w14:textId="77777777" w:rsidR="0073361A" w:rsidRPr="001C220C" w:rsidRDefault="00AE4770" w:rsidP="006277A3">
            <w:pPr>
              <w:pStyle w:val="NormalTableHeader"/>
              <w:keepNext w:val="0"/>
              <w:spacing w:before="40"/>
              <w:rPr>
                <w:lang w:val="en-US"/>
              </w:rPr>
            </w:pPr>
            <w:r>
              <w:rPr>
                <w:lang w:val="en-US"/>
              </w:rPr>
              <w:t>Maintenance example</w:t>
            </w:r>
            <w:r w:rsidR="0073361A" w:rsidRPr="001C220C">
              <w:rPr>
                <w:lang w:val="en-US"/>
              </w:rPr>
              <w:t>s</w:t>
            </w:r>
          </w:p>
        </w:tc>
        <w:tc>
          <w:tcPr>
            <w:tcW w:w="1170" w:type="dxa"/>
          </w:tcPr>
          <w:p w14:paraId="4BFDFA2F" w14:textId="77777777" w:rsidR="0073361A" w:rsidRPr="001C220C" w:rsidRDefault="00AE4770" w:rsidP="006277A3">
            <w:pPr>
              <w:pStyle w:val="NormalTableHeader"/>
              <w:keepNext w:val="0"/>
              <w:spacing w:before="40"/>
              <w:rPr>
                <w:lang w:val="en-US"/>
              </w:rPr>
            </w:pPr>
            <w:r>
              <w:rPr>
                <w:lang w:val="en-US"/>
              </w:rPr>
              <w:t>Quality example</w:t>
            </w:r>
            <w:r w:rsidR="0073361A" w:rsidRPr="001C220C">
              <w:rPr>
                <w:lang w:val="en-US"/>
              </w:rPr>
              <w:t>s</w:t>
            </w:r>
          </w:p>
        </w:tc>
        <w:tc>
          <w:tcPr>
            <w:tcW w:w="1221" w:type="dxa"/>
          </w:tcPr>
          <w:p w14:paraId="6973B796" w14:textId="77777777" w:rsidR="0073361A" w:rsidRPr="001C220C" w:rsidRDefault="00AE4770" w:rsidP="006277A3">
            <w:pPr>
              <w:pStyle w:val="NormalTableHeader"/>
              <w:keepNext w:val="0"/>
              <w:spacing w:before="40"/>
              <w:rPr>
                <w:lang w:val="en-US"/>
              </w:rPr>
            </w:pPr>
            <w:r>
              <w:rPr>
                <w:lang w:val="en-US"/>
              </w:rPr>
              <w:t>Inventory example</w:t>
            </w:r>
            <w:r w:rsidR="0073361A" w:rsidRPr="001C220C">
              <w:rPr>
                <w:lang w:val="en-US"/>
              </w:rPr>
              <w:t>s</w:t>
            </w:r>
          </w:p>
        </w:tc>
      </w:tr>
      <w:tr w:rsidR="0073361A" w:rsidRPr="001C220C" w14:paraId="31652924" w14:textId="77777777" w:rsidTr="006277A3">
        <w:trPr>
          <w:cantSplit/>
          <w:jc w:val="center"/>
        </w:trPr>
        <w:tc>
          <w:tcPr>
            <w:tcW w:w="1269" w:type="dxa"/>
          </w:tcPr>
          <w:p w14:paraId="7AC9A59D" w14:textId="77777777" w:rsidR="0073361A" w:rsidRPr="001C220C" w:rsidRDefault="0073361A" w:rsidP="006277A3">
            <w:pPr>
              <w:pStyle w:val="TableNormal1"/>
              <w:keepNext w:val="0"/>
              <w:rPr>
                <w:lang w:val="en-US"/>
              </w:rPr>
            </w:pPr>
            <w:r w:rsidRPr="001C220C">
              <w:rPr>
                <w:lang w:val="en-US"/>
              </w:rPr>
              <w:t>ID</w:t>
            </w:r>
          </w:p>
        </w:tc>
        <w:tc>
          <w:tcPr>
            <w:tcW w:w="2776" w:type="dxa"/>
          </w:tcPr>
          <w:p w14:paraId="24E36FFF" w14:textId="77777777" w:rsidR="0073361A" w:rsidRPr="001C220C" w:rsidRDefault="0073361A" w:rsidP="006277A3">
            <w:pPr>
              <w:pStyle w:val="TableNormal1"/>
              <w:keepNext w:val="0"/>
              <w:rPr>
                <w:lang w:val="en-US"/>
              </w:rPr>
            </w:pPr>
            <w:r w:rsidRPr="001C220C">
              <w:rPr>
                <w:lang w:val="en-US"/>
              </w:rPr>
              <w:t xml:space="preserve">Defines a unique instance of </w:t>
            </w:r>
            <w:r w:rsidR="00BF69FC" w:rsidRPr="001C220C">
              <w:rPr>
                <w:lang w:val="en-US"/>
              </w:rPr>
              <w:t xml:space="preserve">an </w:t>
            </w:r>
            <w:r w:rsidR="00BF69FC" w:rsidRPr="003745BC">
              <w:rPr>
                <w:i/>
                <w:lang w:val="en-US"/>
              </w:rPr>
              <w:t>operation</w:t>
            </w:r>
            <w:r w:rsidR="006A5B9A" w:rsidRPr="003745BC">
              <w:rPr>
                <w:i/>
                <w:lang w:val="en-US"/>
              </w:rPr>
              <w:t>s capability</w:t>
            </w:r>
            <w:r w:rsidRPr="001C220C">
              <w:rPr>
                <w:lang w:val="en-US"/>
              </w:rPr>
              <w:t xml:space="preserve"> for a specified element of the equipment hierarchy model (</w:t>
            </w:r>
            <w:r w:rsidRPr="001C220C">
              <w:rPr>
                <w:i/>
                <w:lang w:val="en-US"/>
              </w:rPr>
              <w:t>enterprise, site, area, work ce</w:t>
            </w:r>
            <w:r w:rsidR="005F3D2C">
              <w:rPr>
                <w:i/>
                <w:lang w:val="en-US"/>
              </w:rPr>
              <w:t>n</w:t>
            </w:r>
            <w:r w:rsidRPr="001C220C">
              <w:rPr>
                <w:i/>
                <w:lang w:val="en-US"/>
              </w:rPr>
              <w:t>ter, or work unit</w:t>
            </w:r>
            <w:r w:rsidRPr="001C220C">
              <w:rPr>
                <w:lang w:val="en-US"/>
              </w:rPr>
              <w:t xml:space="preserve">). </w:t>
            </w:r>
          </w:p>
        </w:tc>
        <w:tc>
          <w:tcPr>
            <w:tcW w:w="1260" w:type="dxa"/>
          </w:tcPr>
          <w:p w14:paraId="444C5C22" w14:textId="77777777" w:rsidR="0073361A" w:rsidRPr="001C220C" w:rsidRDefault="0073361A" w:rsidP="006277A3">
            <w:pPr>
              <w:pStyle w:val="TableNormal1"/>
              <w:keepNext w:val="0"/>
              <w:rPr>
                <w:lang w:val="en-US"/>
              </w:rPr>
            </w:pPr>
            <w:smartTag w:uri="urn:schemas-microsoft-com:office:smarttags" w:element="chsdate">
              <w:smartTagPr>
                <w:attr w:name="IsROCDate" w:val="False"/>
                <w:attr w:name="IsLunarDate" w:val="False"/>
                <w:attr w:name="Day" w:val="30"/>
                <w:attr w:name="Month" w:val="12"/>
                <w:attr w:name="Year" w:val="1999"/>
              </w:smartTagPr>
              <w:r w:rsidRPr="001C220C">
                <w:rPr>
                  <w:lang w:val="en-US"/>
                </w:rPr>
                <w:t>1999/12/30</w:t>
              </w:r>
            </w:smartTag>
            <w:r w:rsidRPr="001C220C">
              <w:rPr>
                <w:lang w:val="en-US"/>
              </w:rPr>
              <w:t>-HPC52</w:t>
            </w:r>
          </w:p>
        </w:tc>
        <w:tc>
          <w:tcPr>
            <w:tcW w:w="1350" w:type="dxa"/>
          </w:tcPr>
          <w:p w14:paraId="40775DAB" w14:textId="77777777" w:rsidR="0073361A" w:rsidRPr="001C220C" w:rsidRDefault="00082B71" w:rsidP="006277A3">
            <w:pPr>
              <w:pStyle w:val="TableNormal1"/>
              <w:keepNext w:val="0"/>
              <w:spacing w:before="40"/>
              <w:rPr>
                <w:lang w:val="en-US"/>
              </w:rPr>
            </w:pPr>
            <w:r w:rsidRPr="001C220C">
              <w:rPr>
                <w:lang w:val="en-US"/>
              </w:rPr>
              <w:t>84818343DF</w:t>
            </w:r>
          </w:p>
        </w:tc>
        <w:tc>
          <w:tcPr>
            <w:tcW w:w="1170" w:type="dxa"/>
          </w:tcPr>
          <w:p w14:paraId="3E513061" w14:textId="77777777" w:rsidR="0073361A" w:rsidRPr="001C220C" w:rsidRDefault="00A35A11" w:rsidP="006277A3">
            <w:pPr>
              <w:pStyle w:val="TableNormal1"/>
              <w:keepNext w:val="0"/>
              <w:spacing w:before="40"/>
              <w:rPr>
                <w:lang w:val="en-US"/>
              </w:rPr>
            </w:pPr>
            <w:r w:rsidRPr="001C220C">
              <w:rPr>
                <w:lang w:val="en-US"/>
              </w:rPr>
              <w:t>4737845</w:t>
            </w:r>
          </w:p>
        </w:tc>
        <w:tc>
          <w:tcPr>
            <w:tcW w:w="1221" w:type="dxa"/>
          </w:tcPr>
          <w:p w14:paraId="4BB9C91D" w14:textId="77777777" w:rsidR="0073361A" w:rsidRPr="001C220C" w:rsidRDefault="00BB2E6B" w:rsidP="006277A3">
            <w:pPr>
              <w:pStyle w:val="TableNormal1"/>
              <w:keepNext w:val="0"/>
              <w:spacing w:before="40"/>
              <w:rPr>
                <w:lang w:val="en-US"/>
              </w:rPr>
            </w:pPr>
            <w:r w:rsidRPr="001C220C">
              <w:rPr>
                <w:lang w:val="en-US"/>
              </w:rPr>
              <w:t>EDIDCUIUE</w:t>
            </w:r>
          </w:p>
        </w:tc>
      </w:tr>
      <w:tr w:rsidR="0073361A" w:rsidRPr="001C220C" w14:paraId="7DB200E3" w14:textId="77777777" w:rsidTr="006277A3">
        <w:trPr>
          <w:cantSplit/>
          <w:jc w:val="center"/>
        </w:trPr>
        <w:tc>
          <w:tcPr>
            <w:tcW w:w="1269" w:type="dxa"/>
          </w:tcPr>
          <w:p w14:paraId="10E8081F" w14:textId="77777777" w:rsidR="0073361A" w:rsidRPr="001C220C" w:rsidRDefault="0073361A" w:rsidP="006277A3">
            <w:pPr>
              <w:pStyle w:val="TableNormal1"/>
              <w:keepNext w:val="0"/>
              <w:rPr>
                <w:lang w:val="en-US"/>
              </w:rPr>
            </w:pPr>
            <w:r w:rsidRPr="001C220C">
              <w:rPr>
                <w:lang w:val="en-US"/>
              </w:rPr>
              <w:t>Description</w:t>
            </w:r>
          </w:p>
        </w:tc>
        <w:tc>
          <w:tcPr>
            <w:tcW w:w="2776" w:type="dxa"/>
          </w:tcPr>
          <w:p w14:paraId="308C5006" w14:textId="77777777" w:rsidR="0073361A" w:rsidRPr="001C220C" w:rsidRDefault="0073361A" w:rsidP="006277A3">
            <w:pPr>
              <w:pStyle w:val="TableNormal1"/>
              <w:keepNext w:val="0"/>
              <w:rPr>
                <w:lang w:val="en-US"/>
              </w:rPr>
            </w:pPr>
            <w:r w:rsidRPr="001C220C">
              <w:rPr>
                <w:lang w:val="en-US"/>
              </w:rPr>
              <w:t xml:space="preserve">Contains additional information and descriptions of the </w:t>
            </w:r>
            <w:r w:rsidR="006A5B9A" w:rsidRPr="001C220C">
              <w:rPr>
                <w:i/>
                <w:lang w:val="en-US"/>
              </w:rPr>
              <w:t>operations capability</w:t>
            </w:r>
            <w:r w:rsidRPr="001C220C">
              <w:rPr>
                <w:i/>
                <w:lang w:val="en-US"/>
              </w:rPr>
              <w:t xml:space="preserve"> </w:t>
            </w:r>
            <w:r w:rsidRPr="001C220C">
              <w:rPr>
                <w:lang w:val="en-US"/>
              </w:rPr>
              <w:t xml:space="preserve">definition. </w:t>
            </w:r>
          </w:p>
        </w:tc>
        <w:tc>
          <w:tcPr>
            <w:tcW w:w="1260" w:type="dxa"/>
          </w:tcPr>
          <w:p w14:paraId="11E6C9F4" w14:textId="77777777" w:rsidR="0073361A" w:rsidRPr="001C220C" w:rsidRDefault="0073361A" w:rsidP="006277A3">
            <w:pPr>
              <w:pStyle w:val="TableNormal1"/>
              <w:keepNext w:val="0"/>
              <w:rPr>
                <w:lang w:val="en-US"/>
              </w:rPr>
            </w:pPr>
            <w:r w:rsidRPr="001C220C">
              <w:rPr>
                <w:lang w:val="en-US"/>
              </w:rPr>
              <w:t xml:space="preserve">One day’s </w:t>
            </w:r>
            <w:r w:rsidR="006A5B9A" w:rsidRPr="001C220C">
              <w:rPr>
                <w:lang w:val="en-US"/>
              </w:rPr>
              <w:t>operations capacity</w:t>
            </w:r>
            <w:r w:rsidR="00161807" w:rsidRPr="001C220C">
              <w:rPr>
                <w:lang w:val="en-US"/>
              </w:rPr>
              <w:t xml:space="preserve"> </w:t>
            </w:r>
            <w:r w:rsidRPr="001C220C">
              <w:rPr>
                <w:lang w:val="en-US"/>
              </w:rPr>
              <w:t>for the Boston Widget Company.</w:t>
            </w:r>
          </w:p>
        </w:tc>
        <w:tc>
          <w:tcPr>
            <w:tcW w:w="1350" w:type="dxa"/>
          </w:tcPr>
          <w:p w14:paraId="5DDE4BF6" w14:textId="77777777" w:rsidR="0073361A" w:rsidRPr="001C220C" w:rsidRDefault="00082B71" w:rsidP="006277A3">
            <w:pPr>
              <w:pStyle w:val="TableNormal1"/>
              <w:keepNext w:val="0"/>
              <w:spacing w:before="40"/>
              <w:rPr>
                <w:lang w:val="en-US"/>
              </w:rPr>
            </w:pPr>
            <w:r w:rsidRPr="001C220C">
              <w:rPr>
                <w:lang w:val="en-US"/>
              </w:rPr>
              <w:t>Maintenance capability for one week</w:t>
            </w:r>
          </w:p>
        </w:tc>
        <w:tc>
          <w:tcPr>
            <w:tcW w:w="1170" w:type="dxa"/>
          </w:tcPr>
          <w:p w14:paraId="341510A8" w14:textId="77777777" w:rsidR="0073361A" w:rsidRPr="001C220C" w:rsidRDefault="00A35A11" w:rsidP="006277A3">
            <w:pPr>
              <w:pStyle w:val="TableNormal1"/>
              <w:keepNext w:val="0"/>
              <w:spacing w:before="40"/>
              <w:rPr>
                <w:lang w:val="en-US"/>
              </w:rPr>
            </w:pPr>
            <w:r w:rsidRPr="001C220C">
              <w:rPr>
                <w:lang w:val="en-US"/>
              </w:rPr>
              <w:t>Test incoming material</w:t>
            </w:r>
          </w:p>
        </w:tc>
        <w:tc>
          <w:tcPr>
            <w:tcW w:w="1221" w:type="dxa"/>
          </w:tcPr>
          <w:p w14:paraId="272CD347" w14:textId="77777777" w:rsidR="0073361A" w:rsidRPr="001C220C" w:rsidRDefault="00BB2E6B" w:rsidP="006277A3">
            <w:pPr>
              <w:pStyle w:val="TableNormal1"/>
              <w:keepNext w:val="0"/>
              <w:spacing w:before="40"/>
              <w:rPr>
                <w:lang w:val="en-US"/>
              </w:rPr>
            </w:pPr>
            <w:r w:rsidRPr="001C220C">
              <w:rPr>
                <w:lang w:val="en-US"/>
              </w:rPr>
              <w:t>Warehouse kit prep</w:t>
            </w:r>
          </w:p>
        </w:tc>
      </w:tr>
      <w:tr w:rsidR="00824183" w:rsidRPr="001C220C" w14:paraId="56D3864F" w14:textId="77777777" w:rsidTr="006277A3">
        <w:trPr>
          <w:cantSplit/>
          <w:jc w:val="center"/>
          <w:ins w:id="18776" w:author="Charles Gifford" w:date="2017-03-21T18:51:00Z"/>
        </w:trPr>
        <w:tc>
          <w:tcPr>
            <w:tcW w:w="1269" w:type="dxa"/>
          </w:tcPr>
          <w:p w14:paraId="12A8BCFF" w14:textId="71E6C180" w:rsidR="00824183" w:rsidRPr="001C220C" w:rsidRDefault="00824183" w:rsidP="00824183">
            <w:pPr>
              <w:pStyle w:val="TableNormal1"/>
              <w:keepNext w:val="0"/>
              <w:rPr>
                <w:ins w:id="18777" w:author="Charles Gifford" w:date="2017-03-21T18:51:00Z"/>
                <w:lang w:val="en-US"/>
              </w:rPr>
            </w:pPr>
            <w:ins w:id="18778" w:author="Charles Gifford" w:date="2017-03-21T18:51:00Z">
              <w:r w:rsidRPr="001C220C">
                <w:rPr>
                  <w:lang w:val="en-US"/>
                </w:rPr>
                <w:t>Operations type</w:t>
              </w:r>
            </w:ins>
          </w:p>
        </w:tc>
        <w:tc>
          <w:tcPr>
            <w:tcW w:w="2776" w:type="dxa"/>
          </w:tcPr>
          <w:p w14:paraId="3C9A312E" w14:textId="77777777" w:rsidR="00824183" w:rsidRDefault="00824183" w:rsidP="00824183">
            <w:pPr>
              <w:pStyle w:val="TableNormal1"/>
              <w:keepNext w:val="0"/>
              <w:rPr>
                <w:ins w:id="18779" w:author="Charles Gifford" w:date="2017-03-21T18:51:00Z"/>
                <w:lang w:val="en-US"/>
              </w:rPr>
            </w:pPr>
            <w:ins w:id="18780" w:author="Charles Gifford" w:date="2017-03-21T18:51:00Z">
              <w:r w:rsidRPr="001C220C">
                <w:rPr>
                  <w:lang w:val="en-US"/>
                </w:rPr>
                <w:t>Describes the category of the activity</w:t>
              </w:r>
              <w:r>
                <w:rPr>
                  <w:lang w:val="en-US"/>
                </w:rPr>
                <w:t>.</w:t>
              </w:r>
              <w:r w:rsidRPr="001C220C">
                <w:rPr>
                  <w:lang w:val="en-US"/>
                </w:rPr>
                <w:t xml:space="preserve"> Required attribute.</w:t>
              </w:r>
              <w:r>
                <w:rPr>
                  <w:lang w:val="en-US"/>
                </w:rPr>
                <w:t xml:space="preserve"> </w:t>
              </w:r>
              <w:r w:rsidRPr="001C220C">
                <w:rPr>
                  <w:lang w:val="en-US"/>
                </w:rPr>
                <w:t xml:space="preserve">Defined values are: </w:t>
              </w:r>
            </w:ins>
          </w:p>
          <w:p w14:paraId="025D77EC" w14:textId="77777777" w:rsidR="00824183" w:rsidRPr="001C220C" w:rsidRDefault="00824183" w:rsidP="00824183">
            <w:pPr>
              <w:pStyle w:val="TableNormal1"/>
              <w:keepNext w:val="0"/>
              <w:rPr>
                <w:ins w:id="18781" w:author="Charles Gifford" w:date="2017-03-21T18:51:00Z"/>
                <w:lang w:val="en-US"/>
              </w:rPr>
            </w:pPr>
            <w:ins w:id="18782" w:author="Charles Gifford" w:date="2017-03-21T18:51:00Z">
              <w:r w:rsidRPr="001C220C">
                <w:rPr>
                  <w:lang w:val="en-US"/>
                </w:rPr>
                <w:t xml:space="preserve">Production, </w:t>
              </w:r>
              <w:r>
                <w:rPr>
                  <w:lang w:val="en-US"/>
                </w:rPr>
                <w:t>m</w:t>
              </w:r>
              <w:r w:rsidRPr="001C220C">
                <w:rPr>
                  <w:lang w:val="en-US"/>
                </w:rPr>
                <w:t xml:space="preserve">aintenance, </w:t>
              </w:r>
              <w:r>
                <w:rPr>
                  <w:lang w:val="en-US"/>
                </w:rPr>
                <w:t>q</w:t>
              </w:r>
              <w:r w:rsidRPr="001C220C">
                <w:rPr>
                  <w:lang w:val="en-US"/>
                </w:rPr>
                <w:t xml:space="preserve">uality, </w:t>
              </w:r>
              <w:r>
                <w:rPr>
                  <w:lang w:val="en-US"/>
                </w:rPr>
                <w:t>i</w:t>
              </w:r>
              <w:r w:rsidRPr="001C220C">
                <w:rPr>
                  <w:lang w:val="en-US"/>
                </w:rPr>
                <w:t xml:space="preserve">nventory, or </w:t>
              </w:r>
              <w:r>
                <w:rPr>
                  <w:lang w:val="en-US"/>
                </w:rPr>
                <w:t>m</w:t>
              </w:r>
              <w:r w:rsidRPr="001C220C">
                <w:rPr>
                  <w:lang w:val="en-US"/>
                </w:rPr>
                <w:t xml:space="preserve">ixed. </w:t>
              </w:r>
            </w:ins>
          </w:p>
          <w:p w14:paraId="6E672C85" w14:textId="56CE53C7" w:rsidR="00824183" w:rsidRPr="004F3CE9" w:rsidRDefault="00824183" w:rsidP="00824183">
            <w:pPr>
              <w:pStyle w:val="TableNormal1"/>
              <w:rPr>
                <w:ins w:id="18783" w:author="Charles Gifford" w:date="2017-03-21T18:51:00Z"/>
                <w:lang w:val="en-US"/>
              </w:rPr>
            </w:pPr>
            <w:ins w:id="18784" w:author="Charles Gifford" w:date="2017-03-21T18:51:00Z">
              <w:r w:rsidRPr="001C220C">
                <w:rPr>
                  <w:lang w:val="en-US"/>
                </w:rPr>
                <w:t xml:space="preserve">“Mixed” shall be used when the activity contains several categories of </w:t>
              </w:r>
              <w:r w:rsidRPr="003C61EC">
                <w:rPr>
                  <w:i/>
                  <w:lang w:val="en-US"/>
                </w:rPr>
                <w:t>process segments</w:t>
              </w:r>
              <w:r w:rsidRPr="001C220C">
                <w:rPr>
                  <w:lang w:val="en-US"/>
                </w:rPr>
                <w:t>.</w:t>
              </w:r>
            </w:ins>
          </w:p>
        </w:tc>
        <w:tc>
          <w:tcPr>
            <w:tcW w:w="1260" w:type="dxa"/>
          </w:tcPr>
          <w:p w14:paraId="0723D8C4" w14:textId="4470D83B" w:rsidR="00824183" w:rsidRPr="001C220C" w:rsidRDefault="00824183" w:rsidP="00824183">
            <w:pPr>
              <w:pStyle w:val="TableNormal1"/>
              <w:keepNext w:val="0"/>
              <w:rPr>
                <w:ins w:id="18785" w:author="Charles Gifford" w:date="2017-03-21T18:51:00Z"/>
                <w:lang w:val="en-US"/>
              </w:rPr>
            </w:pPr>
            <w:ins w:id="18786" w:author="Charles Gifford" w:date="2017-03-21T18:51:00Z">
              <w:r w:rsidRPr="001C220C">
                <w:rPr>
                  <w:lang w:val="en-US"/>
                </w:rPr>
                <w:t>Production</w:t>
              </w:r>
            </w:ins>
          </w:p>
        </w:tc>
        <w:tc>
          <w:tcPr>
            <w:tcW w:w="1350" w:type="dxa"/>
          </w:tcPr>
          <w:p w14:paraId="053F80CB" w14:textId="38241F3C" w:rsidR="00824183" w:rsidRPr="001C220C" w:rsidRDefault="00824183" w:rsidP="00824183">
            <w:pPr>
              <w:pStyle w:val="TableNormal1"/>
              <w:keepNext w:val="0"/>
              <w:spacing w:before="40"/>
              <w:rPr>
                <w:ins w:id="18787" w:author="Charles Gifford" w:date="2017-03-21T18:51:00Z"/>
                <w:lang w:val="en-US"/>
              </w:rPr>
            </w:pPr>
            <w:ins w:id="18788" w:author="Charles Gifford" w:date="2017-03-21T18:51:00Z">
              <w:r w:rsidRPr="001C220C">
                <w:rPr>
                  <w:lang w:val="en-US"/>
                </w:rPr>
                <w:t>Maintenance</w:t>
              </w:r>
            </w:ins>
          </w:p>
        </w:tc>
        <w:tc>
          <w:tcPr>
            <w:tcW w:w="1170" w:type="dxa"/>
          </w:tcPr>
          <w:p w14:paraId="703C97F4" w14:textId="5CCF056E" w:rsidR="00824183" w:rsidRPr="001C220C" w:rsidRDefault="00824183" w:rsidP="00824183">
            <w:pPr>
              <w:pStyle w:val="TableNormal1"/>
              <w:keepNext w:val="0"/>
              <w:spacing w:before="40"/>
              <w:rPr>
                <w:ins w:id="18789" w:author="Charles Gifford" w:date="2017-03-21T18:51:00Z"/>
                <w:lang w:val="en-US"/>
              </w:rPr>
            </w:pPr>
            <w:ins w:id="18790" w:author="Charles Gifford" w:date="2017-03-21T18:51:00Z">
              <w:r w:rsidRPr="001C220C">
                <w:rPr>
                  <w:lang w:val="en-US"/>
                </w:rPr>
                <w:t>Quality</w:t>
              </w:r>
            </w:ins>
          </w:p>
        </w:tc>
        <w:tc>
          <w:tcPr>
            <w:tcW w:w="1221" w:type="dxa"/>
          </w:tcPr>
          <w:p w14:paraId="5F9E4BEC" w14:textId="0D10357D" w:rsidR="00824183" w:rsidRPr="001C220C" w:rsidRDefault="00824183" w:rsidP="00824183">
            <w:pPr>
              <w:pStyle w:val="TableNormal1"/>
              <w:keepNext w:val="0"/>
              <w:spacing w:before="40"/>
              <w:rPr>
                <w:ins w:id="18791" w:author="Charles Gifford" w:date="2017-03-21T18:51:00Z"/>
                <w:lang w:val="en-US"/>
              </w:rPr>
            </w:pPr>
            <w:ins w:id="18792" w:author="Charles Gifford" w:date="2017-03-21T18:51:00Z">
              <w:r w:rsidRPr="001C220C">
                <w:rPr>
                  <w:lang w:val="en-US"/>
                </w:rPr>
                <w:t>Inventory</w:t>
              </w:r>
            </w:ins>
          </w:p>
        </w:tc>
      </w:tr>
      <w:tr w:rsidR="0073361A" w:rsidRPr="001C220C" w14:paraId="3A4B10E6" w14:textId="77777777" w:rsidTr="006277A3">
        <w:trPr>
          <w:cantSplit/>
          <w:jc w:val="center"/>
        </w:trPr>
        <w:tc>
          <w:tcPr>
            <w:tcW w:w="1269" w:type="dxa"/>
          </w:tcPr>
          <w:p w14:paraId="30D90A37" w14:textId="22840F5E" w:rsidR="0073361A" w:rsidRPr="001C220C" w:rsidRDefault="00161807" w:rsidP="006277A3">
            <w:pPr>
              <w:pStyle w:val="TableNormal1"/>
              <w:keepNext w:val="0"/>
              <w:rPr>
                <w:lang w:val="en-US"/>
              </w:rPr>
            </w:pPr>
            <w:r w:rsidRPr="001C220C">
              <w:rPr>
                <w:lang w:val="en-US"/>
              </w:rPr>
              <w:t>Cap</w:t>
            </w:r>
            <w:ins w:id="18793" w:author="Charles Gifford" w:date="2017-03-17T18:53:00Z">
              <w:r w:rsidR="009C27AB">
                <w:rPr>
                  <w:lang w:val="en-US"/>
                </w:rPr>
                <w:t xml:space="preserve">ability </w:t>
              </w:r>
            </w:ins>
            <w:del w:id="18794" w:author="Charles Gifford" w:date="2017-03-17T18:53:00Z">
              <w:r w:rsidRPr="001C220C" w:rsidDel="009C27AB">
                <w:rPr>
                  <w:lang w:val="en-US"/>
                </w:rPr>
                <w:delText xml:space="preserve">acity </w:delText>
              </w:r>
            </w:del>
            <w:r w:rsidR="00BB0B64">
              <w:rPr>
                <w:lang w:val="en-US"/>
              </w:rPr>
              <w:t>t</w:t>
            </w:r>
            <w:r w:rsidR="0073361A" w:rsidRPr="001C220C">
              <w:rPr>
                <w:lang w:val="en-US"/>
              </w:rPr>
              <w:t>ype</w:t>
            </w:r>
          </w:p>
        </w:tc>
        <w:tc>
          <w:tcPr>
            <w:tcW w:w="2776" w:type="dxa"/>
          </w:tcPr>
          <w:p w14:paraId="33C158F2" w14:textId="42BA5100" w:rsidR="004F3CE9" w:rsidRPr="004F3CE9" w:rsidRDefault="004F3CE9" w:rsidP="004F3CE9">
            <w:pPr>
              <w:pStyle w:val="TableNormal1"/>
              <w:rPr>
                <w:ins w:id="18795" w:author="Charles Gifford" w:date="2017-03-17T18:55:00Z"/>
                <w:lang w:val="en-US"/>
              </w:rPr>
            </w:pPr>
            <w:ins w:id="18796" w:author="Charles Gifford" w:date="2017-03-17T18:55:00Z">
              <w:r w:rsidRPr="004F3CE9">
                <w:rPr>
                  <w:lang w:val="en-US"/>
                </w:rPr>
                <w:t>Defines the type of</w:t>
              </w:r>
              <w:r>
                <w:rPr>
                  <w:lang w:val="en-US"/>
                </w:rPr>
                <w:t xml:space="preserve"> capability. Defined values are</w:t>
              </w:r>
            </w:ins>
          </w:p>
          <w:p w14:paraId="1B7E1C6D" w14:textId="77777777" w:rsidR="004F3CE9" w:rsidRPr="004F3CE9" w:rsidRDefault="004F3CE9" w:rsidP="004F3CE9">
            <w:pPr>
              <w:pStyle w:val="TableNormal1"/>
              <w:rPr>
                <w:ins w:id="18797" w:author="Charles Gifford" w:date="2017-03-17T18:55:00Z"/>
                <w:lang w:val="en-US"/>
              </w:rPr>
            </w:pPr>
            <w:ins w:id="18798" w:author="Charles Gifford" w:date="2017-03-17T18:55:00Z">
              <w:r w:rsidRPr="004F3CE9">
                <w:rPr>
                  <w:lang w:val="en-US"/>
                </w:rPr>
                <w:t>Committed, unattainable, available, used, unused, total.</w:t>
              </w:r>
            </w:ins>
          </w:p>
          <w:p w14:paraId="50153346" w14:textId="77777777" w:rsidR="004F3CE9" w:rsidRPr="004F3CE9" w:rsidRDefault="004F3CE9" w:rsidP="004F3CE9">
            <w:pPr>
              <w:pStyle w:val="TableNormal1"/>
              <w:rPr>
                <w:ins w:id="18799" w:author="Charles Gifford" w:date="2017-03-17T18:55:00Z"/>
                <w:lang w:val="en-US"/>
              </w:rPr>
            </w:pPr>
            <w:ins w:id="18800" w:author="Charles Gifford" w:date="2017-03-17T18:55:00Z">
              <w:r w:rsidRPr="004F3CE9">
                <w:rPr>
                  <w:lang w:val="en-US"/>
                </w:rPr>
                <w:t>Committed – capacity that is committed for future productive use.</w:t>
              </w:r>
            </w:ins>
          </w:p>
          <w:p w14:paraId="585CEEAD" w14:textId="77777777" w:rsidR="004F3CE9" w:rsidRPr="004F3CE9" w:rsidRDefault="004F3CE9" w:rsidP="004F3CE9">
            <w:pPr>
              <w:pStyle w:val="TableNormal1"/>
              <w:rPr>
                <w:ins w:id="18801" w:author="Charles Gifford" w:date="2017-03-17T18:55:00Z"/>
                <w:lang w:val="en-US"/>
              </w:rPr>
            </w:pPr>
            <w:ins w:id="18802" w:author="Charles Gifford" w:date="2017-03-17T18:55:00Z">
              <w:r w:rsidRPr="004F3CE9">
                <w:rPr>
                  <w:lang w:val="en-US"/>
                </w:rPr>
                <w:t>Unattainable – capacity that is not attainable for future productive use given the equipment condition, equipment utilization, personnel availability or material availability.</w:t>
              </w:r>
            </w:ins>
          </w:p>
          <w:p w14:paraId="003D526C" w14:textId="77777777" w:rsidR="004F3CE9" w:rsidRPr="004F3CE9" w:rsidRDefault="004F3CE9" w:rsidP="004F3CE9">
            <w:pPr>
              <w:pStyle w:val="TableNormal1"/>
              <w:rPr>
                <w:ins w:id="18803" w:author="Charles Gifford" w:date="2017-03-17T18:55:00Z"/>
                <w:lang w:val="en-US"/>
              </w:rPr>
            </w:pPr>
            <w:ins w:id="18804" w:author="Charles Gifford" w:date="2017-03-17T18:55:00Z">
              <w:r w:rsidRPr="004F3CE9">
                <w:rPr>
                  <w:lang w:val="en-US"/>
                </w:rPr>
                <w:t>Available – capacity that is available for additional future productive use.</w:t>
              </w:r>
            </w:ins>
          </w:p>
          <w:p w14:paraId="4B8F981B" w14:textId="77777777" w:rsidR="004F3CE9" w:rsidRPr="004F3CE9" w:rsidRDefault="004F3CE9" w:rsidP="004F3CE9">
            <w:pPr>
              <w:pStyle w:val="TableNormal1"/>
              <w:rPr>
                <w:ins w:id="18805" w:author="Charles Gifford" w:date="2017-03-17T18:55:00Z"/>
                <w:lang w:val="en-US"/>
              </w:rPr>
            </w:pPr>
            <w:ins w:id="18806" w:author="Charles Gifford" w:date="2017-03-17T18:55:00Z">
              <w:r w:rsidRPr="004F3CE9">
                <w:rPr>
                  <w:lang w:val="en-US"/>
                </w:rPr>
                <w:t>Used – a historical value that defines the portion of the capacity with acceptable quality.</w:t>
              </w:r>
            </w:ins>
          </w:p>
          <w:p w14:paraId="5ECB175B" w14:textId="77777777" w:rsidR="004F3CE9" w:rsidRPr="004F3CE9" w:rsidRDefault="004F3CE9" w:rsidP="004F3CE9">
            <w:pPr>
              <w:pStyle w:val="TableNormal1"/>
              <w:rPr>
                <w:ins w:id="18807" w:author="Charles Gifford" w:date="2017-03-17T18:55:00Z"/>
                <w:lang w:val="en-US"/>
              </w:rPr>
            </w:pPr>
            <w:ins w:id="18808" w:author="Charles Gifford" w:date="2017-03-17T18:55:00Z">
              <w:r w:rsidRPr="004F3CE9">
                <w:rPr>
                  <w:lang w:val="en-US"/>
                </w:rPr>
                <w:t>Unused – a historical value that defines the portion of the capacity that was not used or had unacceptable quality.</w:t>
              </w:r>
            </w:ins>
          </w:p>
          <w:p w14:paraId="11699C4D" w14:textId="304BD43A" w:rsidR="00BB0B64" w:rsidDel="004F3CE9" w:rsidRDefault="004F3CE9" w:rsidP="004F3CE9">
            <w:pPr>
              <w:pStyle w:val="TableNormal1"/>
              <w:keepNext w:val="0"/>
              <w:rPr>
                <w:del w:id="18809" w:author="Charles Gifford" w:date="2017-03-17T18:55:00Z"/>
                <w:lang w:val="en-US"/>
              </w:rPr>
            </w:pPr>
            <w:ins w:id="18810" w:author="Charles Gifford" w:date="2017-03-17T18:55:00Z">
              <w:r w:rsidRPr="004F3CE9">
                <w:rPr>
                  <w:lang w:val="en-US"/>
                </w:rPr>
                <w:t>Total – the sum of used and unused capability or the sum of available, unattainable and committed capability.</w:t>
              </w:r>
            </w:ins>
            <w:del w:id="18811" w:author="Charles Gifford" w:date="2017-03-17T18:55:00Z">
              <w:r w:rsidR="0073361A" w:rsidRPr="001C220C" w:rsidDel="004F3CE9">
                <w:rPr>
                  <w:lang w:val="en-US"/>
                </w:rPr>
                <w:delText xml:space="preserve">The </w:delText>
              </w:r>
              <w:r w:rsidR="00161807" w:rsidRPr="001C220C" w:rsidDel="004F3CE9">
                <w:rPr>
                  <w:lang w:val="en-US"/>
                </w:rPr>
                <w:delText>capacity</w:delText>
              </w:r>
              <w:r w:rsidR="007F05A1" w:rsidRPr="001C220C" w:rsidDel="004F3CE9">
                <w:rPr>
                  <w:lang w:val="en-US"/>
                </w:rPr>
                <w:delText xml:space="preserve"> </w:delText>
              </w:r>
              <w:r w:rsidR="0073361A" w:rsidRPr="001C220C" w:rsidDel="004F3CE9">
                <w:rPr>
                  <w:lang w:val="en-US"/>
                </w:rPr>
                <w:delText xml:space="preserve">type: </w:delText>
              </w:r>
            </w:del>
          </w:p>
          <w:p w14:paraId="1B9DF1EB" w14:textId="20A34CAD" w:rsidR="0073361A" w:rsidRPr="001C220C" w:rsidRDefault="00BA042F" w:rsidP="006277A3">
            <w:pPr>
              <w:pStyle w:val="TableNormal1"/>
              <w:keepNext w:val="0"/>
              <w:rPr>
                <w:lang w:val="en-US"/>
              </w:rPr>
            </w:pPr>
            <w:del w:id="18812" w:author="Charles Gifford" w:date="2017-03-17T18:55:00Z">
              <w:r w:rsidRPr="001C220C" w:rsidDel="004F3CE9">
                <w:rPr>
                  <w:lang w:val="en-US"/>
                </w:rPr>
                <w:delText xml:space="preserve">Used, </w:delText>
              </w:r>
              <w:r w:rsidR="00BB0B64" w:rsidDel="004F3CE9">
                <w:rPr>
                  <w:lang w:val="en-US"/>
                </w:rPr>
                <w:delText>u</w:delText>
              </w:r>
              <w:r w:rsidRPr="001C220C" w:rsidDel="004F3CE9">
                <w:rPr>
                  <w:lang w:val="en-US"/>
                </w:rPr>
                <w:delText xml:space="preserve">nused, </w:delText>
              </w:r>
              <w:r w:rsidR="00BB0B64" w:rsidDel="004F3CE9">
                <w:rPr>
                  <w:lang w:val="en-US"/>
                </w:rPr>
                <w:delText>t</w:delText>
              </w:r>
              <w:r w:rsidRPr="001C220C" w:rsidDel="004F3CE9">
                <w:rPr>
                  <w:lang w:val="en-US"/>
                </w:rPr>
                <w:delText xml:space="preserve">otal, </w:delText>
              </w:r>
              <w:r w:rsidR="00BB0B64" w:rsidDel="004F3CE9">
                <w:rPr>
                  <w:lang w:val="en-US"/>
                </w:rPr>
                <w:delText>a</w:delText>
              </w:r>
              <w:r w:rsidR="0073361A" w:rsidRPr="001C220C" w:rsidDel="004F3CE9">
                <w:rPr>
                  <w:lang w:val="en-US"/>
                </w:rPr>
                <w:delText xml:space="preserve">vailable, </w:delText>
              </w:r>
              <w:r w:rsidR="00BB0B64" w:rsidDel="004F3CE9">
                <w:rPr>
                  <w:lang w:val="en-US"/>
                </w:rPr>
                <w:delText>u</w:delText>
              </w:r>
              <w:r w:rsidR="0073361A" w:rsidRPr="001C220C" w:rsidDel="004F3CE9">
                <w:rPr>
                  <w:lang w:val="en-US"/>
                </w:rPr>
                <w:delText xml:space="preserve">nattainable, </w:delText>
              </w:r>
              <w:r w:rsidR="00BB0B64" w:rsidDel="004F3CE9">
                <w:rPr>
                  <w:lang w:val="en-US"/>
                </w:rPr>
                <w:delText>c</w:delText>
              </w:r>
              <w:r w:rsidR="0073361A" w:rsidRPr="001C220C" w:rsidDel="004F3CE9">
                <w:rPr>
                  <w:lang w:val="en-US"/>
                </w:rPr>
                <w:delText>ommitted.</w:delText>
              </w:r>
            </w:del>
          </w:p>
        </w:tc>
        <w:tc>
          <w:tcPr>
            <w:tcW w:w="1260" w:type="dxa"/>
          </w:tcPr>
          <w:p w14:paraId="155683D7" w14:textId="77777777" w:rsidR="0073361A" w:rsidRPr="001C220C" w:rsidRDefault="0073361A" w:rsidP="006277A3">
            <w:pPr>
              <w:pStyle w:val="TableNormal1"/>
              <w:keepNext w:val="0"/>
              <w:rPr>
                <w:lang w:val="en-US"/>
              </w:rPr>
            </w:pPr>
            <w:r w:rsidRPr="001C220C">
              <w:rPr>
                <w:lang w:val="en-US"/>
              </w:rPr>
              <w:t>Available</w:t>
            </w:r>
          </w:p>
        </w:tc>
        <w:tc>
          <w:tcPr>
            <w:tcW w:w="1350" w:type="dxa"/>
          </w:tcPr>
          <w:p w14:paraId="330C7CD0" w14:textId="77777777" w:rsidR="0073361A" w:rsidRPr="001C220C" w:rsidRDefault="00082B71" w:rsidP="006277A3">
            <w:pPr>
              <w:pStyle w:val="TableNormal1"/>
              <w:keepNext w:val="0"/>
              <w:spacing w:before="40"/>
              <w:rPr>
                <w:lang w:val="en-US"/>
              </w:rPr>
            </w:pPr>
            <w:r w:rsidRPr="001C220C">
              <w:rPr>
                <w:lang w:val="en-US"/>
              </w:rPr>
              <w:t>Committed</w:t>
            </w:r>
          </w:p>
        </w:tc>
        <w:tc>
          <w:tcPr>
            <w:tcW w:w="1170" w:type="dxa"/>
          </w:tcPr>
          <w:p w14:paraId="011D09C3" w14:textId="77777777" w:rsidR="0073361A" w:rsidRPr="001C220C" w:rsidRDefault="00A35A11" w:rsidP="006277A3">
            <w:pPr>
              <w:pStyle w:val="TableNormal1"/>
              <w:keepNext w:val="0"/>
              <w:spacing w:before="40"/>
              <w:rPr>
                <w:lang w:val="en-US"/>
              </w:rPr>
            </w:pPr>
            <w:r w:rsidRPr="001C220C">
              <w:rPr>
                <w:lang w:val="en-US"/>
              </w:rPr>
              <w:t>Available</w:t>
            </w:r>
          </w:p>
        </w:tc>
        <w:tc>
          <w:tcPr>
            <w:tcW w:w="1221" w:type="dxa"/>
          </w:tcPr>
          <w:p w14:paraId="520C3B48" w14:textId="77777777" w:rsidR="0073361A" w:rsidRPr="001C220C" w:rsidRDefault="00BB2E6B" w:rsidP="006277A3">
            <w:pPr>
              <w:pStyle w:val="TableNormal1"/>
              <w:keepNext w:val="0"/>
              <w:spacing w:before="40"/>
              <w:rPr>
                <w:lang w:val="en-US"/>
              </w:rPr>
            </w:pPr>
            <w:r w:rsidRPr="001C220C">
              <w:rPr>
                <w:lang w:val="en-US"/>
              </w:rPr>
              <w:t>Unattainable</w:t>
            </w:r>
          </w:p>
        </w:tc>
      </w:tr>
      <w:tr w:rsidR="0073361A" w:rsidRPr="001C220C" w14:paraId="2C33CD75" w14:textId="77777777" w:rsidTr="006277A3">
        <w:trPr>
          <w:cantSplit/>
          <w:jc w:val="center"/>
        </w:trPr>
        <w:tc>
          <w:tcPr>
            <w:tcW w:w="1269" w:type="dxa"/>
          </w:tcPr>
          <w:p w14:paraId="6CD42164" w14:textId="77777777" w:rsidR="0073361A" w:rsidRPr="001C220C" w:rsidRDefault="0073361A" w:rsidP="006277A3">
            <w:pPr>
              <w:pStyle w:val="TableNormal1"/>
              <w:keepNext w:val="0"/>
              <w:rPr>
                <w:lang w:val="en-US"/>
              </w:rPr>
            </w:pPr>
            <w:r w:rsidRPr="001C220C">
              <w:rPr>
                <w:lang w:val="en-US"/>
              </w:rPr>
              <w:t>Reason</w:t>
            </w:r>
          </w:p>
        </w:tc>
        <w:tc>
          <w:tcPr>
            <w:tcW w:w="2776" w:type="dxa"/>
          </w:tcPr>
          <w:p w14:paraId="2111F15E" w14:textId="77777777" w:rsidR="0073361A" w:rsidRPr="001C220C" w:rsidRDefault="0073361A" w:rsidP="006277A3">
            <w:pPr>
              <w:pStyle w:val="TableNormal1"/>
              <w:keepNext w:val="0"/>
              <w:rPr>
                <w:lang w:val="en-US"/>
              </w:rPr>
            </w:pPr>
            <w:r w:rsidRPr="001C220C">
              <w:rPr>
                <w:lang w:val="en-US"/>
              </w:rPr>
              <w:t xml:space="preserve">Defines the reason for the capability type. </w:t>
            </w:r>
          </w:p>
          <w:p w14:paraId="48655653" w14:textId="3B553ADC" w:rsidR="0073361A" w:rsidRPr="001C220C" w:rsidDel="004F3CE9" w:rsidRDefault="004F3CE9" w:rsidP="006277A3">
            <w:pPr>
              <w:pStyle w:val="TableNormal1"/>
              <w:keepNext w:val="0"/>
              <w:rPr>
                <w:del w:id="18813" w:author="Charles Gifford" w:date="2017-03-17T18:57:00Z"/>
                <w:lang w:val="en-US"/>
              </w:rPr>
            </w:pPr>
            <w:ins w:id="18814" w:author="Charles Gifford" w:date="2017-03-17T18:57:00Z">
              <w:r w:rsidRPr="004F3CE9">
                <w:rPr>
                  <w:lang w:val="en-US"/>
                </w:rPr>
                <w:t>EXAMPLE 1   If unused, then the reason for why the capability was unused, such as a specific equipment failure or unacceptable product quality.</w:t>
              </w:r>
            </w:ins>
            <w:del w:id="18815" w:author="Charles Gifford" w:date="2017-03-17T18:57:00Z">
              <w:r w:rsidR="00BA042F" w:rsidRPr="001C220C" w:rsidDel="004F3CE9">
                <w:rPr>
                  <w:lang w:val="en-US"/>
                </w:rPr>
                <w:delText>E</w:delText>
              </w:r>
              <w:r w:rsidR="00B64659" w:rsidDel="004F3CE9">
                <w:rPr>
                  <w:lang w:val="en-US"/>
                </w:rPr>
                <w:delText>XAMPLE</w:delText>
              </w:r>
              <w:r w:rsidR="00BA042F" w:rsidRPr="001C220C" w:rsidDel="004F3CE9">
                <w:rPr>
                  <w:lang w:val="en-US"/>
                </w:rPr>
                <w:delText xml:space="preserve"> 1</w:delText>
              </w:r>
              <w:r w:rsidR="00BB0B64" w:rsidDel="004F3CE9">
                <w:rPr>
                  <w:lang w:val="en-US"/>
                </w:rPr>
                <w:delText xml:space="preserve"> </w:delText>
              </w:r>
              <w:r w:rsidR="00EB5BAF" w:rsidDel="004F3CE9">
                <w:rPr>
                  <w:lang w:val="en-US"/>
                </w:rPr>
                <w:delText xml:space="preserve">  </w:delText>
              </w:r>
              <w:r w:rsidR="00BA042F" w:rsidRPr="001C220C" w:rsidDel="004F3CE9">
                <w:rPr>
                  <w:lang w:val="en-US"/>
                </w:rPr>
                <w:delText>I</w:delText>
              </w:r>
              <w:r w:rsidR="0073361A" w:rsidRPr="001C220C" w:rsidDel="004F3CE9">
                <w:rPr>
                  <w:lang w:val="en-US"/>
                </w:rPr>
                <w:delText xml:space="preserve">f committed, then committed for </w:delText>
              </w:r>
              <w:r w:rsidR="003D32BE" w:rsidRPr="001C220C" w:rsidDel="004F3CE9">
                <w:rPr>
                  <w:lang w:val="en-US"/>
                </w:rPr>
                <w:delText>production</w:delText>
              </w:r>
              <w:r w:rsidR="0073361A" w:rsidRPr="001C220C" w:rsidDel="004F3CE9">
                <w:rPr>
                  <w:lang w:val="en-US"/>
                </w:rPr>
                <w:delText xml:space="preserve"> or for maintenance, or if unavailable, then the reason for the unavailability. </w:delText>
              </w:r>
            </w:del>
          </w:p>
          <w:p w14:paraId="72AD8A50" w14:textId="68C3D1D1" w:rsidR="00BA042F" w:rsidRPr="001C220C" w:rsidRDefault="00BA042F" w:rsidP="006277A3">
            <w:pPr>
              <w:pStyle w:val="TableNormal1"/>
              <w:keepNext w:val="0"/>
              <w:rPr>
                <w:lang w:val="en-US"/>
              </w:rPr>
            </w:pPr>
            <w:del w:id="18816" w:author="Charles Gifford" w:date="2017-03-17T18:57:00Z">
              <w:r w:rsidRPr="001C220C" w:rsidDel="004F3CE9">
                <w:rPr>
                  <w:lang w:val="en-US"/>
                </w:rPr>
                <w:delText>E</w:delText>
              </w:r>
              <w:r w:rsidR="00B64659" w:rsidDel="004F3CE9">
                <w:rPr>
                  <w:lang w:val="en-US"/>
                </w:rPr>
                <w:delText>XAMPLE</w:delText>
              </w:r>
              <w:r w:rsidRPr="001C220C" w:rsidDel="004F3CE9">
                <w:rPr>
                  <w:lang w:val="en-US"/>
                </w:rPr>
                <w:delText xml:space="preserve"> 2</w:delText>
              </w:r>
              <w:r w:rsidR="00BB0B64" w:rsidDel="004F3CE9">
                <w:rPr>
                  <w:lang w:val="en-US"/>
                </w:rPr>
                <w:delText xml:space="preserve"> </w:delText>
              </w:r>
              <w:r w:rsidRPr="001C220C" w:rsidDel="004F3CE9">
                <w:rPr>
                  <w:lang w:val="en-US"/>
                </w:rPr>
                <w:delText xml:space="preserve">  If unused capacity, then the reason for the capacity was unused, such as a specific equipment failure or unacceptable product quality</w:delText>
              </w:r>
              <w:r w:rsidR="00B64659" w:rsidDel="004F3CE9">
                <w:rPr>
                  <w:lang w:val="en-US"/>
                </w:rPr>
                <w:delText>.</w:delText>
              </w:r>
            </w:del>
          </w:p>
        </w:tc>
        <w:tc>
          <w:tcPr>
            <w:tcW w:w="1260" w:type="dxa"/>
          </w:tcPr>
          <w:p w14:paraId="06A008F1" w14:textId="77777777" w:rsidR="0073361A" w:rsidRPr="001C220C" w:rsidRDefault="0073361A" w:rsidP="006277A3">
            <w:pPr>
              <w:pStyle w:val="TableNormal1"/>
              <w:keepNext w:val="0"/>
              <w:rPr>
                <w:lang w:val="en-US"/>
              </w:rPr>
            </w:pPr>
            <w:r w:rsidRPr="001C220C">
              <w:rPr>
                <w:lang w:val="en-US"/>
              </w:rPr>
              <w:t>Available for Work</w:t>
            </w:r>
          </w:p>
        </w:tc>
        <w:tc>
          <w:tcPr>
            <w:tcW w:w="1350" w:type="dxa"/>
          </w:tcPr>
          <w:p w14:paraId="4483ABFD" w14:textId="77777777" w:rsidR="0073361A" w:rsidRPr="001C220C" w:rsidRDefault="00082B71" w:rsidP="006277A3">
            <w:pPr>
              <w:pStyle w:val="TableNormal1"/>
              <w:keepNext w:val="0"/>
              <w:spacing w:before="40"/>
              <w:rPr>
                <w:lang w:val="en-US"/>
              </w:rPr>
            </w:pPr>
            <w:r w:rsidRPr="001C220C">
              <w:rPr>
                <w:lang w:val="en-US"/>
              </w:rPr>
              <w:t>Scheduled calibration</w:t>
            </w:r>
          </w:p>
        </w:tc>
        <w:tc>
          <w:tcPr>
            <w:tcW w:w="1170" w:type="dxa"/>
          </w:tcPr>
          <w:p w14:paraId="0A69E9B9" w14:textId="77777777" w:rsidR="0073361A" w:rsidRPr="001C220C" w:rsidRDefault="00A35A11" w:rsidP="006277A3">
            <w:pPr>
              <w:pStyle w:val="TableNormal1"/>
              <w:keepNext w:val="0"/>
              <w:spacing w:before="40"/>
              <w:rPr>
                <w:lang w:val="en-US"/>
              </w:rPr>
            </w:pPr>
            <w:r w:rsidRPr="001C220C">
              <w:rPr>
                <w:lang w:val="en-US"/>
              </w:rPr>
              <w:t>Available for inspections</w:t>
            </w:r>
          </w:p>
        </w:tc>
        <w:tc>
          <w:tcPr>
            <w:tcW w:w="1221" w:type="dxa"/>
          </w:tcPr>
          <w:p w14:paraId="1C380566" w14:textId="77777777" w:rsidR="0073361A" w:rsidRPr="001C220C" w:rsidRDefault="00BB2E6B" w:rsidP="006277A3">
            <w:pPr>
              <w:pStyle w:val="TableNormal1"/>
              <w:keepNext w:val="0"/>
              <w:spacing w:before="40"/>
              <w:rPr>
                <w:lang w:val="en-US"/>
              </w:rPr>
            </w:pPr>
            <w:r w:rsidRPr="001C220C">
              <w:rPr>
                <w:lang w:val="en-US"/>
              </w:rPr>
              <w:t>Down for inventory cycle count</w:t>
            </w:r>
          </w:p>
        </w:tc>
      </w:tr>
      <w:tr w:rsidR="00BA042F" w:rsidRPr="001C220C" w14:paraId="4A8D8190" w14:textId="77777777" w:rsidTr="006277A3">
        <w:trPr>
          <w:cantSplit/>
          <w:jc w:val="center"/>
        </w:trPr>
        <w:tc>
          <w:tcPr>
            <w:tcW w:w="1269" w:type="dxa"/>
          </w:tcPr>
          <w:p w14:paraId="5A5DCC35" w14:textId="77777777" w:rsidR="00BA042F" w:rsidRPr="001C220C" w:rsidRDefault="00BA042F" w:rsidP="006277A3">
            <w:pPr>
              <w:pStyle w:val="TableNormal1"/>
              <w:keepNext w:val="0"/>
              <w:rPr>
                <w:lang w:val="en-US"/>
              </w:rPr>
            </w:pPr>
            <w:r w:rsidRPr="001C220C">
              <w:rPr>
                <w:lang w:val="en-US"/>
              </w:rPr>
              <w:t xml:space="preserve">Confidence </w:t>
            </w:r>
            <w:r w:rsidR="00BB0B64">
              <w:rPr>
                <w:lang w:val="en-US"/>
              </w:rPr>
              <w:t>f</w:t>
            </w:r>
            <w:r w:rsidRPr="001C220C">
              <w:rPr>
                <w:lang w:val="en-US"/>
              </w:rPr>
              <w:t>actor</w:t>
            </w:r>
          </w:p>
        </w:tc>
        <w:tc>
          <w:tcPr>
            <w:tcW w:w="2776" w:type="dxa"/>
          </w:tcPr>
          <w:p w14:paraId="33F05371" w14:textId="77777777" w:rsidR="009432D4" w:rsidRDefault="009432D4" w:rsidP="006277A3">
            <w:pPr>
              <w:pStyle w:val="TableNormal1"/>
              <w:keepNext w:val="0"/>
              <w:rPr>
                <w:ins w:id="18817" w:author="Charles Gifford" w:date="2017-03-10T00:25:00Z"/>
                <w:lang w:val="en-US"/>
              </w:rPr>
            </w:pPr>
            <w:ins w:id="18818" w:author="Charles Gifford" w:date="2017-03-10T00:25:00Z">
              <w:r w:rsidRPr="009432D4">
                <w:rPr>
                  <w:lang w:val="en-US"/>
                </w:rPr>
                <w:t>Measure of the confidence of the abili</w:t>
              </w:r>
              <w:r>
                <w:rPr>
                  <w:lang w:val="en-US"/>
                </w:rPr>
                <w:t>ty to obtain the capacity value</w:t>
              </w:r>
              <w:r w:rsidRPr="009432D4">
                <w:rPr>
                  <w:lang w:val="en-US"/>
                </w:rPr>
                <w:t>.</w:t>
              </w:r>
            </w:ins>
          </w:p>
          <w:p w14:paraId="5B6FEAC3" w14:textId="2FF0621A" w:rsidR="00BA042F" w:rsidRPr="001C220C" w:rsidDel="009432D4" w:rsidRDefault="00BA042F" w:rsidP="006277A3">
            <w:pPr>
              <w:pStyle w:val="TableNormal1"/>
              <w:keepNext w:val="0"/>
              <w:rPr>
                <w:del w:id="18819" w:author="Charles Gifford" w:date="2017-03-10T00:25:00Z"/>
                <w:lang w:val="en-US"/>
              </w:rPr>
            </w:pPr>
            <w:del w:id="18820" w:author="Charles Gifford" w:date="2017-03-10T00:25:00Z">
              <w:r w:rsidRPr="001C220C" w:rsidDel="009432D4">
                <w:rPr>
                  <w:lang w:val="en-US"/>
                </w:rPr>
                <w:delText xml:space="preserve">A measure of the confidence of the capacity value. </w:delText>
              </w:r>
            </w:del>
          </w:p>
          <w:p w14:paraId="6F8E2F0D" w14:textId="77777777" w:rsidR="00BA042F" w:rsidRPr="001C220C" w:rsidRDefault="00BA042F" w:rsidP="006277A3">
            <w:pPr>
              <w:pStyle w:val="TableNormal1"/>
              <w:keepNext w:val="0"/>
              <w:rPr>
                <w:lang w:val="en-US"/>
              </w:rPr>
            </w:pPr>
            <w:r w:rsidRPr="001C220C">
              <w:rPr>
                <w:lang w:val="en-US"/>
              </w:rPr>
              <w:t>E</w:t>
            </w:r>
            <w:r w:rsidR="00B64659">
              <w:rPr>
                <w:lang w:val="en-US"/>
              </w:rPr>
              <w:t>XAMPLE</w:t>
            </w:r>
            <w:r w:rsidRPr="001C220C">
              <w:rPr>
                <w:lang w:val="en-US"/>
              </w:rPr>
              <w:t xml:space="preserve"> </w:t>
            </w:r>
            <w:r w:rsidR="00B64659">
              <w:rPr>
                <w:lang w:val="en-US"/>
              </w:rPr>
              <w:t xml:space="preserve"> </w:t>
            </w:r>
            <w:r w:rsidR="006277A3">
              <w:rPr>
                <w:lang w:val="en-US"/>
              </w:rPr>
              <w:t xml:space="preserve"> </w:t>
            </w:r>
            <w:r w:rsidRPr="001C220C">
              <w:rPr>
                <w:lang w:val="en-US"/>
              </w:rPr>
              <w:t>A percentage value representing the confidence of the capacity</w:t>
            </w:r>
            <w:r w:rsidR="006277A3">
              <w:rPr>
                <w:lang w:val="en-US"/>
              </w:rPr>
              <w:t>.</w:t>
            </w:r>
          </w:p>
        </w:tc>
        <w:tc>
          <w:tcPr>
            <w:tcW w:w="1260" w:type="dxa"/>
          </w:tcPr>
          <w:p w14:paraId="3CAFFB5C" w14:textId="77777777" w:rsidR="00BA042F" w:rsidRPr="001C220C" w:rsidRDefault="00B67195" w:rsidP="006277A3">
            <w:pPr>
              <w:pStyle w:val="TableNormal1"/>
              <w:keepNext w:val="0"/>
              <w:rPr>
                <w:lang w:val="en-US"/>
              </w:rPr>
            </w:pPr>
            <w:r w:rsidRPr="001C220C">
              <w:rPr>
                <w:lang w:val="en-US"/>
              </w:rPr>
              <w:t>90%</w:t>
            </w:r>
          </w:p>
        </w:tc>
        <w:tc>
          <w:tcPr>
            <w:tcW w:w="1350" w:type="dxa"/>
          </w:tcPr>
          <w:p w14:paraId="464AD927" w14:textId="77777777" w:rsidR="00BA042F" w:rsidRPr="001C220C" w:rsidRDefault="00082B71" w:rsidP="006277A3">
            <w:pPr>
              <w:pStyle w:val="TableNormal1"/>
              <w:keepNext w:val="0"/>
              <w:spacing w:before="40"/>
              <w:rPr>
                <w:lang w:val="en-US"/>
              </w:rPr>
            </w:pPr>
            <w:r w:rsidRPr="001C220C">
              <w:rPr>
                <w:lang w:val="en-US"/>
              </w:rPr>
              <w:t>100%</w:t>
            </w:r>
          </w:p>
        </w:tc>
        <w:tc>
          <w:tcPr>
            <w:tcW w:w="1170" w:type="dxa"/>
          </w:tcPr>
          <w:p w14:paraId="40799A1D" w14:textId="77777777" w:rsidR="00BA042F" w:rsidRPr="001C220C" w:rsidRDefault="00A35A11" w:rsidP="006277A3">
            <w:pPr>
              <w:pStyle w:val="TableNormal1"/>
              <w:keepNext w:val="0"/>
              <w:spacing w:before="40"/>
              <w:rPr>
                <w:lang w:val="en-US"/>
              </w:rPr>
            </w:pPr>
            <w:r w:rsidRPr="001C220C">
              <w:rPr>
                <w:lang w:val="en-US"/>
              </w:rPr>
              <w:t>Medium</w:t>
            </w:r>
          </w:p>
        </w:tc>
        <w:tc>
          <w:tcPr>
            <w:tcW w:w="1221" w:type="dxa"/>
          </w:tcPr>
          <w:p w14:paraId="141A286C" w14:textId="77777777" w:rsidR="00BA042F" w:rsidRPr="001C220C" w:rsidRDefault="00A35A11" w:rsidP="006277A3">
            <w:pPr>
              <w:pStyle w:val="TableNormal1"/>
              <w:keepNext w:val="0"/>
              <w:spacing w:before="40"/>
              <w:rPr>
                <w:lang w:val="en-US"/>
              </w:rPr>
            </w:pPr>
            <w:r w:rsidRPr="001C220C">
              <w:rPr>
                <w:lang w:val="en-US"/>
              </w:rPr>
              <w:t>2</w:t>
            </w:r>
          </w:p>
        </w:tc>
      </w:tr>
      <w:tr w:rsidR="00BB2E6B" w:rsidRPr="001C220C" w14:paraId="0A251DE3" w14:textId="77777777" w:rsidTr="006277A3">
        <w:trPr>
          <w:cantSplit/>
          <w:jc w:val="center"/>
        </w:trPr>
        <w:tc>
          <w:tcPr>
            <w:tcW w:w="1269" w:type="dxa"/>
          </w:tcPr>
          <w:p w14:paraId="31B05259" w14:textId="77777777" w:rsidR="00BB2E6B" w:rsidRPr="001C220C" w:rsidRDefault="00BB2E6B" w:rsidP="006277A3">
            <w:pPr>
              <w:pStyle w:val="TableNormal1"/>
              <w:keepNext w:val="0"/>
              <w:rPr>
                <w:lang w:val="en-US"/>
              </w:rPr>
            </w:pPr>
            <w:r w:rsidRPr="001C220C">
              <w:rPr>
                <w:lang w:val="en-US"/>
              </w:rPr>
              <w:t xml:space="preserve">Start </w:t>
            </w:r>
            <w:r w:rsidR="00BB0B64">
              <w:rPr>
                <w:lang w:val="en-US"/>
              </w:rPr>
              <w:t>t</w:t>
            </w:r>
            <w:r w:rsidRPr="001C220C">
              <w:rPr>
                <w:lang w:val="en-US"/>
              </w:rPr>
              <w:t>ime</w:t>
            </w:r>
          </w:p>
        </w:tc>
        <w:tc>
          <w:tcPr>
            <w:tcW w:w="2776" w:type="dxa"/>
          </w:tcPr>
          <w:p w14:paraId="5453DC6C" w14:textId="77777777" w:rsidR="00BB2E6B" w:rsidRPr="001C220C" w:rsidRDefault="00BB2E6B" w:rsidP="006277A3">
            <w:pPr>
              <w:pStyle w:val="TableNormal1"/>
              <w:keepNext w:val="0"/>
              <w:rPr>
                <w:lang w:val="en-US"/>
              </w:rPr>
            </w:pPr>
            <w:r w:rsidRPr="001C220C">
              <w:rPr>
                <w:lang w:val="en-US"/>
              </w:rPr>
              <w:t xml:space="preserve">The starting date and time of the </w:t>
            </w:r>
            <w:r w:rsidRPr="00EB5BAF">
              <w:rPr>
                <w:i/>
                <w:lang w:val="en-US"/>
              </w:rPr>
              <w:t>operations capability</w:t>
            </w:r>
            <w:r w:rsidRPr="001C220C">
              <w:rPr>
                <w:lang w:val="en-US"/>
              </w:rPr>
              <w:t>.</w:t>
            </w:r>
          </w:p>
        </w:tc>
        <w:tc>
          <w:tcPr>
            <w:tcW w:w="1260" w:type="dxa"/>
          </w:tcPr>
          <w:p w14:paraId="303C0F00" w14:textId="77777777" w:rsidR="00BB2E6B" w:rsidRPr="001C220C" w:rsidRDefault="00BB2E6B" w:rsidP="006277A3">
            <w:pPr>
              <w:pStyle w:val="TableNormal1"/>
              <w:keepNext w:val="0"/>
              <w:rPr>
                <w:lang w:val="en-US"/>
              </w:rPr>
            </w:pPr>
            <w:r w:rsidRPr="001C220C">
              <w:rPr>
                <w:lang w:val="en-US"/>
              </w:rPr>
              <w:t xml:space="preserve">1999-12-29 11:59 </w:t>
            </w:r>
          </w:p>
        </w:tc>
        <w:tc>
          <w:tcPr>
            <w:tcW w:w="1350" w:type="dxa"/>
          </w:tcPr>
          <w:p w14:paraId="0B183ED5" w14:textId="77777777" w:rsidR="00BB2E6B" w:rsidRPr="001C220C" w:rsidRDefault="00BB2E6B" w:rsidP="006277A3">
            <w:pPr>
              <w:pStyle w:val="TableNormal1"/>
              <w:keepNext w:val="0"/>
              <w:spacing w:before="40"/>
              <w:rPr>
                <w:lang w:val="en-US"/>
              </w:rPr>
            </w:pPr>
            <w:r w:rsidRPr="001C220C">
              <w:rPr>
                <w:lang w:val="en-US"/>
              </w:rPr>
              <w:t>10-28-2006 2:00 UTC</w:t>
            </w:r>
          </w:p>
        </w:tc>
        <w:tc>
          <w:tcPr>
            <w:tcW w:w="1170" w:type="dxa"/>
          </w:tcPr>
          <w:p w14:paraId="3C2F1DF6" w14:textId="77777777" w:rsidR="00BB2E6B" w:rsidRPr="001C220C" w:rsidRDefault="00BB2E6B" w:rsidP="006277A3">
            <w:pPr>
              <w:pStyle w:val="TableNormal1"/>
              <w:keepNext w:val="0"/>
              <w:spacing w:before="40"/>
              <w:rPr>
                <w:lang w:val="en-US"/>
              </w:rPr>
            </w:pPr>
            <w:r w:rsidRPr="001C220C">
              <w:rPr>
                <w:lang w:val="en-US"/>
              </w:rPr>
              <w:t>10-28-2006 00:00 UTC</w:t>
            </w:r>
          </w:p>
        </w:tc>
        <w:tc>
          <w:tcPr>
            <w:tcW w:w="1221" w:type="dxa"/>
          </w:tcPr>
          <w:p w14:paraId="769D4320" w14:textId="77777777" w:rsidR="00BB2E6B" w:rsidRPr="001C220C" w:rsidRDefault="00BB2E6B" w:rsidP="006277A3">
            <w:pPr>
              <w:pStyle w:val="TableNormal1"/>
              <w:keepNext w:val="0"/>
              <w:spacing w:before="40"/>
              <w:rPr>
                <w:lang w:val="en-US"/>
              </w:rPr>
            </w:pPr>
            <w:r w:rsidRPr="001C220C">
              <w:rPr>
                <w:lang w:val="en-US"/>
              </w:rPr>
              <w:t>10-28-2006 00:00 UTC</w:t>
            </w:r>
          </w:p>
        </w:tc>
      </w:tr>
      <w:tr w:rsidR="00BB2E6B" w:rsidRPr="001C220C" w14:paraId="23C5A007" w14:textId="77777777" w:rsidTr="006277A3">
        <w:trPr>
          <w:cantSplit/>
          <w:jc w:val="center"/>
        </w:trPr>
        <w:tc>
          <w:tcPr>
            <w:tcW w:w="1269" w:type="dxa"/>
          </w:tcPr>
          <w:p w14:paraId="4CF8394C" w14:textId="77777777" w:rsidR="00BB2E6B" w:rsidRPr="001C220C" w:rsidRDefault="00BB2E6B" w:rsidP="006277A3">
            <w:pPr>
              <w:pStyle w:val="TableNormal1"/>
              <w:keepNext w:val="0"/>
              <w:rPr>
                <w:lang w:val="en-US"/>
              </w:rPr>
            </w:pPr>
            <w:r w:rsidRPr="001C220C">
              <w:rPr>
                <w:lang w:val="en-US"/>
              </w:rPr>
              <w:t xml:space="preserve">End </w:t>
            </w:r>
            <w:r w:rsidR="00BB0B64">
              <w:rPr>
                <w:lang w:val="en-US"/>
              </w:rPr>
              <w:t>t</w:t>
            </w:r>
            <w:r w:rsidRPr="001C220C">
              <w:rPr>
                <w:lang w:val="en-US"/>
              </w:rPr>
              <w:t>ime</w:t>
            </w:r>
          </w:p>
        </w:tc>
        <w:tc>
          <w:tcPr>
            <w:tcW w:w="2776" w:type="dxa"/>
          </w:tcPr>
          <w:p w14:paraId="69BAFC69" w14:textId="77777777" w:rsidR="00BB2E6B" w:rsidRPr="001C220C" w:rsidRDefault="00BB2E6B" w:rsidP="006277A3">
            <w:pPr>
              <w:pStyle w:val="TableNormal1"/>
              <w:keepNext w:val="0"/>
              <w:rPr>
                <w:lang w:val="en-US"/>
              </w:rPr>
            </w:pPr>
            <w:r w:rsidRPr="001C220C">
              <w:rPr>
                <w:lang w:val="en-US"/>
              </w:rPr>
              <w:t xml:space="preserve">The ending date and time of the </w:t>
            </w:r>
            <w:r w:rsidRPr="00EB5BAF">
              <w:rPr>
                <w:i/>
                <w:lang w:val="en-US"/>
              </w:rPr>
              <w:t>operations capability</w:t>
            </w:r>
            <w:r w:rsidRPr="001C220C">
              <w:rPr>
                <w:lang w:val="en-US"/>
              </w:rPr>
              <w:t>.</w:t>
            </w:r>
          </w:p>
        </w:tc>
        <w:tc>
          <w:tcPr>
            <w:tcW w:w="1260" w:type="dxa"/>
          </w:tcPr>
          <w:p w14:paraId="45724640" w14:textId="77777777" w:rsidR="00BB2E6B" w:rsidRPr="001C220C" w:rsidRDefault="00BB2E6B" w:rsidP="006277A3">
            <w:pPr>
              <w:pStyle w:val="TableNormal1"/>
              <w:keepNext w:val="0"/>
              <w:rPr>
                <w:lang w:val="en-US"/>
              </w:rPr>
            </w:pPr>
            <w:r w:rsidRPr="001C220C">
              <w:rPr>
                <w:lang w:val="en-US"/>
              </w:rPr>
              <w:t>1999-12-30 12:00</w:t>
            </w:r>
          </w:p>
        </w:tc>
        <w:tc>
          <w:tcPr>
            <w:tcW w:w="1350" w:type="dxa"/>
          </w:tcPr>
          <w:p w14:paraId="4BFDD3A0" w14:textId="77777777" w:rsidR="00BB2E6B" w:rsidRPr="001C220C" w:rsidRDefault="00BB2E6B" w:rsidP="006277A3">
            <w:pPr>
              <w:pStyle w:val="TableNormal1"/>
              <w:keepNext w:val="0"/>
              <w:spacing w:before="40"/>
              <w:rPr>
                <w:lang w:val="en-US"/>
              </w:rPr>
            </w:pPr>
            <w:r w:rsidRPr="001C220C">
              <w:rPr>
                <w:lang w:val="en-US"/>
              </w:rPr>
              <w:t>10-28-2006 2:15 UTC</w:t>
            </w:r>
          </w:p>
        </w:tc>
        <w:tc>
          <w:tcPr>
            <w:tcW w:w="1170" w:type="dxa"/>
          </w:tcPr>
          <w:p w14:paraId="63AC7AD0" w14:textId="77777777" w:rsidR="00BB2E6B" w:rsidRPr="001C220C" w:rsidRDefault="00BB2E6B" w:rsidP="006277A3">
            <w:pPr>
              <w:pStyle w:val="TableNormal1"/>
              <w:keepNext w:val="0"/>
              <w:spacing w:before="40"/>
              <w:rPr>
                <w:lang w:val="en-US"/>
              </w:rPr>
            </w:pPr>
            <w:r w:rsidRPr="001C220C">
              <w:rPr>
                <w:lang w:val="en-US"/>
              </w:rPr>
              <w:t>10-28-2006 8:00 UTC</w:t>
            </w:r>
          </w:p>
        </w:tc>
        <w:tc>
          <w:tcPr>
            <w:tcW w:w="1221" w:type="dxa"/>
          </w:tcPr>
          <w:p w14:paraId="6AF067A9" w14:textId="77777777" w:rsidR="00BB2E6B" w:rsidRPr="001C220C" w:rsidRDefault="00BB2E6B" w:rsidP="006277A3">
            <w:pPr>
              <w:pStyle w:val="TableNormal1"/>
              <w:keepNext w:val="0"/>
              <w:spacing w:before="40"/>
              <w:rPr>
                <w:lang w:val="en-US"/>
              </w:rPr>
            </w:pPr>
            <w:r w:rsidRPr="001C220C">
              <w:rPr>
                <w:lang w:val="en-US"/>
              </w:rPr>
              <w:t>10-29-2006 00:00 UTC</w:t>
            </w:r>
          </w:p>
        </w:tc>
      </w:tr>
      <w:tr w:rsidR="00BB2E6B" w:rsidRPr="001C220C" w14:paraId="6061B101" w14:textId="77777777" w:rsidTr="006277A3">
        <w:trPr>
          <w:cantSplit/>
          <w:jc w:val="center"/>
        </w:trPr>
        <w:tc>
          <w:tcPr>
            <w:tcW w:w="1269" w:type="dxa"/>
          </w:tcPr>
          <w:p w14:paraId="6F98FA17" w14:textId="77777777" w:rsidR="00BB2E6B" w:rsidRPr="001C220C" w:rsidRDefault="00BB2E6B" w:rsidP="006277A3">
            <w:pPr>
              <w:pStyle w:val="TableNormal1"/>
              <w:keepNext w:val="0"/>
              <w:rPr>
                <w:lang w:val="en-US"/>
              </w:rPr>
            </w:pPr>
            <w:r w:rsidRPr="001C220C">
              <w:rPr>
                <w:lang w:val="en-US"/>
              </w:rPr>
              <w:t xml:space="preserve">Published </w:t>
            </w:r>
            <w:r w:rsidR="00BB0B64">
              <w:rPr>
                <w:lang w:val="en-US"/>
              </w:rPr>
              <w:t>d</w:t>
            </w:r>
            <w:r w:rsidRPr="001C220C">
              <w:rPr>
                <w:lang w:val="en-US"/>
              </w:rPr>
              <w:t>ate</w:t>
            </w:r>
          </w:p>
        </w:tc>
        <w:tc>
          <w:tcPr>
            <w:tcW w:w="2776" w:type="dxa"/>
          </w:tcPr>
          <w:p w14:paraId="5ABF447B" w14:textId="77777777" w:rsidR="00BB2E6B" w:rsidRPr="001C220C" w:rsidRDefault="00BB2E6B" w:rsidP="006277A3">
            <w:pPr>
              <w:pStyle w:val="TableNormal1"/>
              <w:keepNext w:val="0"/>
              <w:rPr>
                <w:lang w:val="en-US"/>
              </w:rPr>
            </w:pPr>
            <w:r w:rsidRPr="001C220C">
              <w:rPr>
                <w:lang w:val="en-US"/>
              </w:rPr>
              <w:t xml:space="preserve">The date and time on which the </w:t>
            </w:r>
            <w:r w:rsidRPr="001C220C">
              <w:rPr>
                <w:i/>
                <w:lang w:val="en-US"/>
              </w:rPr>
              <w:t>operations capability</w:t>
            </w:r>
            <w:r w:rsidRPr="001C220C">
              <w:rPr>
                <w:lang w:val="en-US"/>
              </w:rPr>
              <w:t xml:space="preserve"> was published or generated.</w:t>
            </w:r>
          </w:p>
        </w:tc>
        <w:tc>
          <w:tcPr>
            <w:tcW w:w="1260" w:type="dxa"/>
          </w:tcPr>
          <w:p w14:paraId="76B313E6" w14:textId="77777777" w:rsidR="00BB2E6B" w:rsidRPr="001C220C" w:rsidRDefault="00BB2E6B" w:rsidP="006277A3">
            <w:pPr>
              <w:pStyle w:val="TableNormal1"/>
              <w:keepNext w:val="0"/>
              <w:rPr>
                <w:lang w:val="en-US"/>
              </w:rPr>
            </w:pPr>
            <w:r w:rsidRPr="001C220C">
              <w:rPr>
                <w:lang w:val="en-US"/>
              </w:rPr>
              <w:t>1999-11-03 13:55</w:t>
            </w:r>
          </w:p>
        </w:tc>
        <w:tc>
          <w:tcPr>
            <w:tcW w:w="1350" w:type="dxa"/>
          </w:tcPr>
          <w:p w14:paraId="4F0F4A00" w14:textId="77777777" w:rsidR="00BB2E6B" w:rsidRPr="001C220C" w:rsidRDefault="00BB2E6B" w:rsidP="006277A3">
            <w:pPr>
              <w:pStyle w:val="TableNormal1"/>
              <w:keepNext w:val="0"/>
              <w:spacing w:before="40"/>
              <w:rPr>
                <w:lang w:val="en-US"/>
              </w:rPr>
            </w:pPr>
            <w:r w:rsidRPr="001C220C">
              <w:rPr>
                <w:lang w:val="en-US"/>
              </w:rPr>
              <w:t>10-25-2006 00:00 UTC</w:t>
            </w:r>
          </w:p>
        </w:tc>
        <w:tc>
          <w:tcPr>
            <w:tcW w:w="1170" w:type="dxa"/>
          </w:tcPr>
          <w:p w14:paraId="1896CE20" w14:textId="77777777" w:rsidR="00BB2E6B" w:rsidRPr="001C220C" w:rsidRDefault="00BB2E6B" w:rsidP="006277A3">
            <w:pPr>
              <w:pStyle w:val="TableNormal1"/>
              <w:keepNext w:val="0"/>
              <w:spacing w:before="40"/>
              <w:rPr>
                <w:lang w:val="en-US"/>
              </w:rPr>
            </w:pPr>
            <w:r w:rsidRPr="001C220C">
              <w:rPr>
                <w:lang w:val="en-US"/>
              </w:rPr>
              <w:t>10-25-2006 00:00 UTC</w:t>
            </w:r>
          </w:p>
        </w:tc>
        <w:tc>
          <w:tcPr>
            <w:tcW w:w="1221" w:type="dxa"/>
          </w:tcPr>
          <w:p w14:paraId="6C6E5938" w14:textId="77777777" w:rsidR="00BB2E6B" w:rsidRPr="001C220C" w:rsidRDefault="00BB2E6B" w:rsidP="006277A3">
            <w:pPr>
              <w:pStyle w:val="TableNormal1"/>
              <w:keepNext w:val="0"/>
              <w:spacing w:before="40"/>
              <w:rPr>
                <w:lang w:val="en-US"/>
              </w:rPr>
            </w:pPr>
            <w:r w:rsidRPr="001C220C">
              <w:rPr>
                <w:lang w:val="en-US"/>
              </w:rPr>
              <w:t>10-25-2006 00:00 UTC</w:t>
            </w:r>
          </w:p>
        </w:tc>
      </w:tr>
      <w:tr w:rsidR="005F3D2C" w:rsidRPr="001C220C" w14:paraId="043CDCEE" w14:textId="77777777" w:rsidTr="006277A3">
        <w:trPr>
          <w:cantSplit/>
          <w:jc w:val="center"/>
        </w:trPr>
        <w:tc>
          <w:tcPr>
            <w:tcW w:w="1269" w:type="dxa"/>
          </w:tcPr>
          <w:p w14:paraId="1ED0505A" w14:textId="77777777" w:rsidR="005F3D2C" w:rsidRPr="001C220C" w:rsidRDefault="007917D9" w:rsidP="006277A3">
            <w:pPr>
              <w:pStyle w:val="TableNormal1"/>
              <w:keepNext w:val="0"/>
              <w:rPr>
                <w:lang w:val="en-US"/>
              </w:rPr>
            </w:pPr>
            <w:r>
              <w:rPr>
                <w:lang w:val="en-US"/>
              </w:rPr>
              <w:t xml:space="preserve">Hierarchy </w:t>
            </w:r>
            <w:r w:rsidR="00BB0B64">
              <w:rPr>
                <w:lang w:val="en-US"/>
              </w:rPr>
              <w:t>s</w:t>
            </w:r>
            <w:r>
              <w:rPr>
                <w:lang w:val="en-US"/>
              </w:rPr>
              <w:t>cope</w:t>
            </w:r>
          </w:p>
        </w:tc>
        <w:tc>
          <w:tcPr>
            <w:tcW w:w="2776" w:type="dxa"/>
          </w:tcPr>
          <w:p w14:paraId="38A75022" w14:textId="77777777" w:rsidR="005F3D2C" w:rsidRPr="001C220C" w:rsidRDefault="005F3D2C" w:rsidP="006277A3">
            <w:pPr>
              <w:pStyle w:val="TableNormal1"/>
              <w:keepNext w:val="0"/>
              <w:rPr>
                <w:lang w:val="en-US"/>
              </w:rPr>
            </w:pPr>
            <w:r w:rsidRPr="001C220C">
              <w:rPr>
                <w:lang w:val="en-US"/>
              </w:rPr>
              <w:t xml:space="preserve">Identifies where the exchanged information fits within the role based equipment hierarchy. </w:t>
            </w:r>
          </w:p>
          <w:p w14:paraId="05B9EE1D" w14:textId="77777777" w:rsidR="005F3D2C" w:rsidRPr="001C220C" w:rsidRDefault="005F3D2C" w:rsidP="006277A3">
            <w:pPr>
              <w:pStyle w:val="TableNormal1"/>
              <w:keepNext w:val="0"/>
              <w:rPr>
                <w:lang w:val="en-US"/>
              </w:rPr>
            </w:pPr>
            <w:r w:rsidRPr="001C220C">
              <w:rPr>
                <w:lang w:val="en-US"/>
              </w:rPr>
              <w:t xml:space="preserve">Zero or more as required to identify the specific scope of the </w:t>
            </w:r>
            <w:r w:rsidRPr="00BB0B64">
              <w:rPr>
                <w:i/>
                <w:lang w:val="en-US"/>
              </w:rPr>
              <w:t>operations capability</w:t>
            </w:r>
            <w:r w:rsidRPr="001C220C">
              <w:rPr>
                <w:lang w:val="en-US"/>
              </w:rPr>
              <w:t xml:space="preserve"> definition.</w:t>
            </w:r>
          </w:p>
        </w:tc>
        <w:tc>
          <w:tcPr>
            <w:tcW w:w="1260" w:type="dxa"/>
          </w:tcPr>
          <w:p w14:paraId="48F08622" w14:textId="77777777" w:rsidR="005F3D2C" w:rsidRPr="001C220C" w:rsidRDefault="005F3D2C" w:rsidP="006277A3">
            <w:pPr>
              <w:pStyle w:val="TableNormal1"/>
              <w:keepNext w:val="0"/>
              <w:rPr>
                <w:lang w:val="en-US"/>
              </w:rPr>
            </w:pPr>
            <w:r w:rsidRPr="001C220C">
              <w:rPr>
                <w:lang w:val="en-US"/>
              </w:rPr>
              <w:t>Boston Widget Company</w:t>
            </w:r>
          </w:p>
        </w:tc>
        <w:tc>
          <w:tcPr>
            <w:tcW w:w="1350" w:type="dxa"/>
          </w:tcPr>
          <w:p w14:paraId="4E5697A6" w14:textId="77777777" w:rsidR="005F3D2C" w:rsidRPr="001C220C" w:rsidRDefault="005F3D2C" w:rsidP="006277A3">
            <w:pPr>
              <w:pStyle w:val="TableNormal1"/>
              <w:keepNext w:val="0"/>
              <w:rPr>
                <w:lang w:val="en-US"/>
              </w:rPr>
            </w:pPr>
            <w:r w:rsidRPr="001C220C">
              <w:rPr>
                <w:lang w:val="en-US"/>
              </w:rPr>
              <w:t>CNC Machine</w:t>
            </w:r>
          </w:p>
          <w:p w14:paraId="6B049837" w14:textId="77777777" w:rsidR="005F3D2C" w:rsidRPr="001C220C" w:rsidRDefault="005F3D2C" w:rsidP="006277A3">
            <w:pPr>
              <w:pStyle w:val="TableNormal1"/>
              <w:keepNext w:val="0"/>
              <w:spacing w:before="40"/>
              <w:rPr>
                <w:lang w:val="en-US"/>
              </w:rPr>
            </w:pPr>
            <w:r w:rsidRPr="001C220C">
              <w:rPr>
                <w:lang w:val="en-US"/>
              </w:rPr>
              <w:t>Asset ID 13465</w:t>
            </w:r>
          </w:p>
        </w:tc>
        <w:tc>
          <w:tcPr>
            <w:tcW w:w="1170" w:type="dxa"/>
          </w:tcPr>
          <w:p w14:paraId="2A5058D0" w14:textId="77777777" w:rsidR="005F3D2C" w:rsidRPr="001C220C" w:rsidRDefault="005F3D2C" w:rsidP="006277A3">
            <w:pPr>
              <w:pStyle w:val="TableNormal1"/>
              <w:keepNext w:val="0"/>
              <w:rPr>
                <w:lang w:val="en-US"/>
              </w:rPr>
            </w:pPr>
            <w:r w:rsidRPr="001C220C">
              <w:rPr>
                <w:lang w:val="en-US"/>
              </w:rPr>
              <w:t>Test Cell 4</w:t>
            </w:r>
          </w:p>
          <w:p w14:paraId="676BED84" w14:textId="77777777" w:rsidR="005F3D2C" w:rsidRPr="001C220C" w:rsidRDefault="005F3D2C" w:rsidP="006277A3">
            <w:pPr>
              <w:pStyle w:val="TableNormal1"/>
              <w:keepNext w:val="0"/>
              <w:spacing w:before="40"/>
              <w:rPr>
                <w:lang w:val="en-US"/>
              </w:rPr>
            </w:pPr>
            <w:r w:rsidRPr="001C220C">
              <w:rPr>
                <w:lang w:val="en-US"/>
              </w:rPr>
              <w:t>Receiving</w:t>
            </w:r>
          </w:p>
        </w:tc>
        <w:tc>
          <w:tcPr>
            <w:tcW w:w="1221" w:type="dxa"/>
          </w:tcPr>
          <w:p w14:paraId="3283C582" w14:textId="77777777" w:rsidR="005F3D2C" w:rsidRPr="001C220C" w:rsidRDefault="005F3D2C" w:rsidP="006277A3">
            <w:pPr>
              <w:pStyle w:val="TableNormal1"/>
              <w:keepNext w:val="0"/>
              <w:spacing w:before="40"/>
              <w:rPr>
                <w:lang w:val="en-US"/>
              </w:rPr>
            </w:pPr>
            <w:r w:rsidRPr="001C220C">
              <w:rPr>
                <w:lang w:val="en-US"/>
              </w:rPr>
              <w:t>Warehouse B</w:t>
            </w:r>
          </w:p>
        </w:tc>
      </w:tr>
    </w:tbl>
    <w:p w14:paraId="2DF43BA0" w14:textId="78A779DC" w:rsidR="0073361A" w:rsidRDefault="0073361A" w:rsidP="0073361A">
      <w:pPr>
        <w:rPr>
          <w:ins w:id="18821" w:author="Charles Gifford" w:date="2017-03-17T19:00:00Z"/>
          <w:lang w:val="en-US"/>
        </w:rPr>
      </w:pPr>
    </w:p>
    <w:p w14:paraId="75303EFF" w14:textId="77777777" w:rsidR="004F3CE9" w:rsidRPr="004F3CE9" w:rsidRDefault="004F3CE9" w:rsidP="004F3CE9">
      <w:pPr>
        <w:pStyle w:val="PARAGRAPH"/>
        <w:rPr>
          <w:ins w:id="18822" w:author="Charles Gifford" w:date="2017-03-17T19:00:00Z"/>
          <w:lang w:val="en-US"/>
        </w:rPr>
      </w:pPr>
      <w:ins w:id="18823" w:author="Charles Gifford" w:date="2017-03-17T19:00:00Z">
        <w:r w:rsidRPr="004F3CE9">
          <w:rPr>
            <w:lang w:val="en-US"/>
          </w:rPr>
          <w:t>Productive use occurs when a resource is used, or is planned to be used, to execute a type of operation which is aligned with the purpose for why the resource exists within the enterprise.</w:t>
        </w:r>
      </w:ins>
    </w:p>
    <w:p w14:paraId="56EDBEF0" w14:textId="3077604A" w:rsidR="004F3CE9" w:rsidRPr="004F3CE9" w:rsidRDefault="004F3CE9" w:rsidP="004F3CE9">
      <w:pPr>
        <w:pStyle w:val="EXAMPLE0"/>
        <w:rPr>
          <w:ins w:id="18824" w:author="Charles Gifford" w:date="2017-03-17T19:00:00Z"/>
          <w:lang w:val="en-US"/>
        </w:rPr>
      </w:pPr>
      <w:ins w:id="18825" w:author="Charles Gifford" w:date="2017-03-17T19:00:00Z">
        <w:r>
          <w:rPr>
            <w:lang w:val="en-US"/>
          </w:rPr>
          <w:t>EXAMPLE 1</w:t>
        </w:r>
        <w:r w:rsidRPr="004F3CE9">
          <w:rPr>
            <w:lang w:val="en-US"/>
          </w:rPr>
          <w:tab/>
          <w:t>Productive use for a piece of production equipment takes place when it is used to execute production operations.</w:t>
        </w:r>
      </w:ins>
    </w:p>
    <w:p w14:paraId="79C2D23A" w14:textId="31BF9E7A" w:rsidR="004F3CE9" w:rsidRPr="004F3CE9" w:rsidRDefault="004F3CE9" w:rsidP="004F3CE9">
      <w:pPr>
        <w:pStyle w:val="EXAMPLE0"/>
        <w:rPr>
          <w:ins w:id="18826" w:author="Charles Gifford" w:date="2017-03-17T19:00:00Z"/>
          <w:lang w:val="en-US"/>
        </w:rPr>
      </w:pPr>
      <w:ins w:id="18827" w:author="Charles Gifford" w:date="2017-03-17T19:00:00Z">
        <w:r>
          <w:rPr>
            <w:lang w:val="en-US"/>
          </w:rPr>
          <w:t>EXAMPLE 2</w:t>
        </w:r>
        <w:r w:rsidRPr="004F3CE9">
          <w:rPr>
            <w:lang w:val="en-US"/>
          </w:rPr>
          <w:tab/>
          <w:t>A piece of production equipment that is scheduled to be out of service whilst maintenance activities are undertaken on it is not considered productive use. The capability type of unattainable is therefore applicable in such a case.</w:t>
        </w:r>
      </w:ins>
    </w:p>
    <w:p w14:paraId="4208017E" w14:textId="06BCA74D" w:rsidR="004F3CE9" w:rsidRPr="004F3CE9" w:rsidRDefault="004F3CE9" w:rsidP="004F3CE9">
      <w:pPr>
        <w:pStyle w:val="EXAMPLE0"/>
        <w:rPr>
          <w:ins w:id="18828" w:author="Charles Gifford" w:date="2017-03-17T19:00:00Z"/>
          <w:lang w:val="en-US"/>
        </w:rPr>
      </w:pPr>
      <w:ins w:id="18829" w:author="Charles Gifford" w:date="2017-03-17T19:00:00Z">
        <w:r>
          <w:rPr>
            <w:lang w:val="en-US"/>
          </w:rPr>
          <w:t>EXAMPLE 3</w:t>
        </w:r>
        <w:r w:rsidRPr="004F3CE9">
          <w:rPr>
            <w:lang w:val="en-US"/>
          </w:rPr>
          <w:tab/>
          <w:t>Productive use for maintenance personnel takes place when they are performing maintenance activities. In some enterprises, this may be known as “tool time”.</w:t>
        </w:r>
      </w:ins>
    </w:p>
    <w:p w14:paraId="482E1384" w14:textId="65A5BF2E" w:rsidR="004F3CE9" w:rsidRPr="004F3CE9" w:rsidRDefault="004F3CE9" w:rsidP="004F3CE9">
      <w:pPr>
        <w:pStyle w:val="EXAMPLE0"/>
        <w:rPr>
          <w:ins w:id="18830" w:author="Charles Gifford" w:date="2017-03-17T19:00:00Z"/>
          <w:lang w:val="en-US"/>
        </w:rPr>
      </w:pPr>
      <w:ins w:id="18831" w:author="Charles Gifford" w:date="2017-03-17T19:00:00Z">
        <w:r>
          <w:rPr>
            <w:lang w:val="en-US"/>
          </w:rPr>
          <w:t>EXAMPLE 4</w:t>
        </w:r>
        <w:r w:rsidRPr="004F3CE9">
          <w:rPr>
            <w:lang w:val="en-US"/>
          </w:rPr>
          <w:tab/>
          <w:t>Maintenance tools are productively used when they are used to execute maintenance activities.</w:t>
        </w:r>
      </w:ins>
    </w:p>
    <w:p w14:paraId="4BFAF36B" w14:textId="1CD07B01" w:rsidR="004F3CE9" w:rsidRPr="001C220C" w:rsidRDefault="004F3CE9" w:rsidP="004F3CE9">
      <w:pPr>
        <w:pStyle w:val="EXAMPLE0"/>
        <w:rPr>
          <w:lang w:val="en-US"/>
        </w:rPr>
      </w:pPr>
      <w:ins w:id="18832" w:author="Charles Gifford" w:date="2017-03-17T19:00:00Z">
        <w:r>
          <w:rPr>
            <w:lang w:val="en-US"/>
          </w:rPr>
          <w:t>EXAMPLE 5</w:t>
        </w:r>
        <w:r w:rsidRPr="004F3CE9">
          <w:rPr>
            <w:lang w:val="en-US"/>
          </w:rPr>
          <w:tab/>
          <w:t>Quality control personnel and equipment are productively used when they execute quality activities.</w:t>
        </w:r>
      </w:ins>
    </w:p>
    <w:p w14:paraId="0DA04690" w14:textId="77777777" w:rsidR="008B4A6F" w:rsidRPr="001C220C" w:rsidRDefault="008B4A6F" w:rsidP="003E1075">
      <w:pPr>
        <w:pStyle w:val="Heading3"/>
      </w:pPr>
      <w:bookmarkStart w:id="18833" w:name="_Toc161566416"/>
      <w:bookmarkStart w:id="18834" w:name="_Toc320176997"/>
      <w:r w:rsidRPr="001C220C">
        <w:t>Personnel capability</w:t>
      </w:r>
      <w:bookmarkEnd w:id="18833"/>
      <w:bookmarkEnd w:id="18834"/>
    </w:p>
    <w:p w14:paraId="58BFC932" w14:textId="77777777" w:rsidR="0045628C" w:rsidRPr="001C220C" w:rsidRDefault="00853E4C" w:rsidP="0045628C">
      <w:pPr>
        <w:pStyle w:val="PARAGRAPH"/>
        <w:rPr>
          <w:lang w:val="en-US"/>
        </w:rPr>
      </w:pPr>
      <w:r>
        <w:rPr>
          <w:lang w:val="en-US"/>
        </w:rPr>
        <w:t>T</w:t>
      </w:r>
      <w:r w:rsidR="0045628C" w:rsidRPr="001C220C">
        <w:rPr>
          <w:lang w:val="en-US"/>
        </w:rPr>
        <w:t xml:space="preserve">he capability of </w:t>
      </w:r>
      <w:r w:rsidR="0045628C" w:rsidRPr="00BB0B64">
        <w:rPr>
          <w:i/>
          <w:lang w:val="en-US"/>
        </w:rPr>
        <w:t>persons</w:t>
      </w:r>
      <w:r w:rsidR="0045628C" w:rsidRPr="001C220C">
        <w:rPr>
          <w:i/>
          <w:lang w:val="en-US"/>
        </w:rPr>
        <w:t xml:space="preserve"> </w:t>
      </w:r>
      <w:r w:rsidR="0045628C" w:rsidRPr="001C220C">
        <w:rPr>
          <w:lang w:val="en-US"/>
        </w:rPr>
        <w:t xml:space="preserve">or </w:t>
      </w:r>
      <w:r w:rsidR="0045628C" w:rsidRPr="00BB0B64">
        <w:rPr>
          <w:i/>
          <w:lang w:val="en-US"/>
        </w:rPr>
        <w:t>personnel classes</w:t>
      </w:r>
      <w:r w:rsidR="0045628C" w:rsidRPr="001C220C">
        <w:rPr>
          <w:lang w:val="en-US"/>
        </w:rPr>
        <w:t xml:space="preserve"> that is committed, available, or unattainable for a defined time </w:t>
      </w:r>
      <w:r>
        <w:rPr>
          <w:lang w:val="en-US"/>
        </w:rPr>
        <w:t>shall be presented as</w:t>
      </w:r>
      <w:r w:rsidR="0045628C" w:rsidRPr="001C220C">
        <w:rPr>
          <w:lang w:val="en-US"/>
        </w:rPr>
        <w:t xml:space="preserve"> a</w:t>
      </w:r>
      <w:r w:rsidR="0045628C" w:rsidRPr="001C220C">
        <w:rPr>
          <w:i/>
          <w:lang w:val="en-US"/>
        </w:rPr>
        <w:t xml:space="preserve"> </w:t>
      </w:r>
      <w:r w:rsidR="0045628C" w:rsidRPr="00853E4C">
        <w:rPr>
          <w:i/>
          <w:lang w:val="en-US"/>
        </w:rPr>
        <w:t>personnel capability</w:t>
      </w:r>
      <w:r w:rsidR="0045628C" w:rsidRPr="001C220C">
        <w:rPr>
          <w:lang w:val="en-US"/>
        </w:rPr>
        <w:t xml:space="preserve">. </w:t>
      </w:r>
      <w:r w:rsidR="0045628C" w:rsidRPr="00853E4C">
        <w:rPr>
          <w:i/>
          <w:lang w:val="en-US"/>
        </w:rPr>
        <w:t>Personnel capability</w:t>
      </w:r>
      <w:r w:rsidR="0045628C" w:rsidRPr="001C220C">
        <w:rPr>
          <w:lang w:val="en-US"/>
        </w:rPr>
        <w:t xml:space="preserve"> may contain references to either</w:t>
      </w:r>
      <w:r w:rsidR="0045628C" w:rsidRPr="00BB0B64">
        <w:rPr>
          <w:i/>
          <w:lang w:val="en-US"/>
        </w:rPr>
        <w:t xml:space="preserve"> persons</w:t>
      </w:r>
      <w:r w:rsidR="0045628C" w:rsidRPr="001C220C">
        <w:rPr>
          <w:lang w:val="en-US"/>
        </w:rPr>
        <w:t xml:space="preserve"> or </w:t>
      </w:r>
      <w:r w:rsidR="0045628C" w:rsidRPr="00BB0B64">
        <w:rPr>
          <w:i/>
          <w:lang w:val="en-US"/>
        </w:rPr>
        <w:t>personnel classes</w:t>
      </w:r>
      <w:r w:rsidR="0045628C" w:rsidRPr="001C220C">
        <w:rPr>
          <w:lang w:val="en-US"/>
        </w:rPr>
        <w:t xml:space="preserve">. </w:t>
      </w:r>
    </w:p>
    <w:p w14:paraId="5096568F" w14:textId="77777777" w:rsidR="0045628C" w:rsidRPr="001C220C" w:rsidRDefault="0045628C" w:rsidP="0045628C">
      <w:pPr>
        <w:pStyle w:val="PARAGRAPH"/>
        <w:rPr>
          <w:lang w:val="en-US"/>
        </w:rPr>
      </w:pPr>
      <w:r w:rsidRPr="00853E4C">
        <w:rPr>
          <w:i/>
          <w:lang w:val="en-US"/>
        </w:rPr>
        <w:t>Personnel capability</w:t>
      </w:r>
      <w:r w:rsidRPr="001C220C">
        <w:rPr>
          <w:lang w:val="en-US"/>
        </w:rPr>
        <w:t xml:space="preserve"> shall identify</w:t>
      </w:r>
      <w:r w:rsidR="00DA6C48">
        <w:rPr>
          <w:lang w:val="en-US"/>
        </w:rPr>
        <w:t>:</w:t>
      </w:r>
    </w:p>
    <w:p w14:paraId="32838C29" w14:textId="77777777" w:rsidR="0045628C" w:rsidRPr="001C220C" w:rsidRDefault="0045628C" w:rsidP="00F74376">
      <w:pPr>
        <w:pStyle w:val="ListNumber"/>
        <w:numPr>
          <w:ilvl w:val="0"/>
          <w:numId w:val="83"/>
        </w:numPr>
        <w:ind w:left="360"/>
        <w:rPr>
          <w:lang w:val="en-US"/>
        </w:rPr>
      </w:pPr>
      <w:r w:rsidRPr="001C220C">
        <w:rPr>
          <w:lang w:val="en-US"/>
        </w:rPr>
        <w:t>the availability (available, unattainable, committed</w:t>
      </w:r>
      <w:r w:rsidR="007F05A1" w:rsidRPr="001C220C">
        <w:rPr>
          <w:lang w:val="en-US"/>
        </w:rPr>
        <w:t>, used, unused, total</w:t>
      </w:r>
      <w:r w:rsidRPr="001C220C">
        <w:rPr>
          <w:lang w:val="en-US"/>
        </w:rPr>
        <w:t>);</w:t>
      </w:r>
    </w:p>
    <w:p w14:paraId="7BA4BD0F" w14:textId="77777777" w:rsidR="0045628C" w:rsidRPr="001C220C" w:rsidRDefault="0045628C" w:rsidP="00F74376">
      <w:pPr>
        <w:pStyle w:val="ListNumber"/>
        <w:numPr>
          <w:ilvl w:val="0"/>
          <w:numId w:val="83"/>
        </w:numPr>
        <w:ind w:left="360"/>
        <w:rPr>
          <w:lang w:val="en-US"/>
        </w:rPr>
      </w:pPr>
      <w:r w:rsidRPr="001C220C">
        <w:rPr>
          <w:lang w:val="en-US"/>
        </w:rPr>
        <w:t>the time associated with the availability (for example, third shift on a specific date).</w:t>
      </w:r>
    </w:p>
    <w:p w14:paraId="79F5E32E" w14:textId="77777777" w:rsidR="0045628C" w:rsidRPr="001C220C" w:rsidRDefault="0045628C" w:rsidP="000D5E27">
      <w:pPr>
        <w:pStyle w:val="PARAGRAPH"/>
        <w:rPr>
          <w:lang w:val="en-US"/>
        </w:rPr>
      </w:pPr>
      <w:r w:rsidRPr="001C220C">
        <w:rPr>
          <w:lang w:val="en-US"/>
        </w:rPr>
        <w:t>Specific</w:t>
      </w:r>
      <w:r w:rsidRPr="001C220C">
        <w:rPr>
          <w:i/>
          <w:lang w:val="en-US"/>
        </w:rPr>
        <w:t xml:space="preserve"> </w:t>
      </w:r>
      <w:r w:rsidRPr="00853E4C">
        <w:rPr>
          <w:i/>
          <w:lang w:val="en-US"/>
        </w:rPr>
        <w:t>personnel capabilities</w:t>
      </w:r>
      <w:r w:rsidRPr="001C220C">
        <w:rPr>
          <w:i/>
          <w:lang w:val="en-US"/>
        </w:rPr>
        <w:t xml:space="preserve"> </w:t>
      </w:r>
      <w:r w:rsidRPr="001C220C">
        <w:rPr>
          <w:lang w:val="en-US"/>
        </w:rPr>
        <w:t>shall be presented in</w:t>
      </w:r>
      <w:r w:rsidRPr="001C220C">
        <w:rPr>
          <w:i/>
          <w:lang w:val="en-US"/>
        </w:rPr>
        <w:t xml:space="preserve"> </w:t>
      </w:r>
      <w:r w:rsidRPr="00853E4C">
        <w:rPr>
          <w:i/>
          <w:lang w:val="en-US"/>
        </w:rPr>
        <w:t>personnel capability properties</w:t>
      </w:r>
      <w:r w:rsidRPr="001C220C">
        <w:rPr>
          <w:lang w:val="en-US"/>
        </w:rPr>
        <w:t xml:space="preserve">. The </w:t>
      </w:r>
      <w:r w:rsidRPr="00853E4C">
        <w:rPr>
          <w:i/>
          <w:lang w:val="en-US"/>
        </w:rPr>
        <w:t>personnel capability property</w:t>
      </w:r>
      <w:r w:rsidRPr="001C220C">
        <w:rPr>
          <w:i/>
          <w:lang w:val="en-US"/>
        </w:rPr>
        <w:t xml:space="preserve"> </w:t>
      </w:r>
      <w:r w:rsidRPr="001C220C">
        <w:rPr>
          <w:lang w:val="en-US"/>
        </w:rPr>
        <w:t>may include the quantity of the resource referenced.</w:t>
      </w:r>
    </w:p>
    <w:p w14:paraId="691949EE" w14:textId="77777777" w:rsidR="0045628C" w:rsidRPr="001C220C" w:rsidRDefault="0083085A" w:rsidP="0045628C">
      <w:pPr>
        <w:pStyle w:val="NOTE0"/>
        <w:rPr>
          <w:lang w:val="en-US"/>
        </w:rPr>
      </w:pPr>
      <w:r>
        <w:rPr>
          <w:lang w:val="en-US"/>
        </w:rPr>
        <w:t>EXAMPLE</w:t>
      </w:r>
      <w:r>
        <w:rPr>
          <w:lang w:val="en-US"/>
        </w:rPr>
        <w:tab/>
      </w:r>
      <w:r w:rsidR="0045628C" w:rsidRPr="001C220C">
        <w:rPr>
          <w:lang w:val="en-US"/>
        </w:rPr>
        <w:t>3 horizontal drill press operators available for the third shift on 2000-02-29.</w:t>
      </w:r>
    </w:p>
    <w:p w14:paraId="572F13B6" w14:textId="2AC06B10" w:rsidR="00A103B2" w:rsidRPr="001C220C" w:rsidRDefault="00C904EF" w:rsidP="00A103B2">
      <w:pPr>
        <w:pStyle w:val="PARAGRAPH"/>
        <w:rPr>
          <w:ins w:id="18835" w:author="Charles Gifford" w:date="2016-04-20T15:25:00Z"/>
          <w:lang w:val="en-US"/>
        </w:rPr>
      </w:pPr>
      <w:r>
        <w:rPr>
          <w:lang w:val="en-US"/>
        </w:rPr>
        <w:fldChar w:fldCharType="begin"/>
      </w:r>
      <w:r>
        <w:rPr>
          <w:lang w:val="en-US"/>
        </w:rPr>
        <w:instrText xml:space="preserve"> REF _Ref477984550 \h </w:instrText>
      </w:r>
      <w:r>
        <w:rPr>
          <w:lang w:val="en-US"/>
        </w:rPr>
      </w:r>
      <w:r>
        <w:rPr>
          <w:lang w:val="en-US"/>
        </w:rPr>
        <w:fldChar w:fldCharType="separate"/>
      </w:r>
      <w:r>
        <w:t xml:space="preserve">Table </w:t>
      </w:r>
      <w:r>
        <w:rPr>
          <w:noProof/>
        </w:rPr>
        <w:t>217</w:t>
      </w:r>
      <w:r>
        <w:rPr>
          <w:lang w:val="en-US"/>
        </w:rPr>
        <w:fldChar w:fldCharType="end"/>
      </w:r>
      <w:r>
        <w:rPr>
          <w:lang w:val="en-US"/>
        </w:rPr>
        <w:t xml:space="preserve"> </w:t>
      </w:r>
      <w:r w:rsidR="008B4A6F" w:rsidRPr="001C220C">
        <w:rPr>
          <w:lang w:val="en-US"/>
        </w:rPr>
        <w:t xml:space="preserve">defines the </w:t>
      </w:r>
      <w:r w:rsidR="00A103B2">
        <w:rPr>
          <w:lang w:val="en-US"/>
        </w:rPr>
        <w:t>relationship</w:t>
      </w:r>
      <w:r w:rsidR="0020423E">
        <w:rPr>
          <w:lang w:val="en-US"/>
        </w:rPr>
        <w:t xml:space="preserve"> role</w:t>
      </w:r>
      <w:r w:rsidR="00A103B2">
        <w:rPr>
          <w:lang w:val="en-US"/>
        </w:rPr>
        <w:t>s</w:t>
      </w:r>
      <w:r w:rsidR="008B4A6F" w:rsidRPr="001C220C">
        <w:rPr>
          <w:lang w:val="en-US"/>
        </w:rPr>
        <w:t xml:space="preserve"> for </w:t>
      </w:r>
      <w:r w:rsidR="00A91D1D">
        <w:rPr>
          <w:lang w:val="en-US"/>
        </w:rPr>
        <w:t xml:space="preserve">the </w:t>
      </w:r>
      <w:r w:rsidR="008B4A6F" w:rsidRPr="001C220C">
        <w:rPr>
          <w:i/>
          <w:lang w:val="en-US"/>
        </w:rPr>
        <w:t>personnel capability</w:t>
      </w:r>
      <w:r w:rsidR="008B4A6F" w:rsidRPr="001C220C">
        <w:rPr>
          <w:lang w:val="en-US"/>
        </w:rPr>
        <w:t xml:space="preserve">. </w:t>
      </w:r>
      <w:ins w:id="18836" w:author="Charles Gifford" w:date="2017-03-22T22:20:00Z">
        <w:r>
          <w:rPr>
            <w:lang w:val="en-US"/>
          </w:rPr>
          <w:fldChar w:fldCharType="begin"/>
        </w:r>
        <w:r>
          <w:rPr>
            <w:lang w:val="en-US"/>
          </w:rPr>
          <w:instrText xml:space="preserve"> REF _Ref161733576 \h </w:instrText>
        </w:r>
      </w:ins>
      <w:r>
        <w:rPr>
          <w:lang w:val="en-US"/>
        </w:rPr>
      </w:r>
      <w:r>
        <w:rPr>
          <w:lang w:val="en-US"/>
        </w:rPr>
        <w:fldChar w:fldCharType="separate"/>
      </w:r>
      <w:ins w:id="18837" w:author="Charles Gifford" w:date="2017-03-22T22:20:00Z">
        <w:r w:rsidRPr="001C220C">
          <w:rPr>
            <w:lang w:val="en-US"/>
          </w:rPr>
          <w:t xml:space="preserve">Table </w:t>
        </w:r>
        <w:r>
          <w:rPr>
            <w:noProof/>
            <w:lang w:val="en-US"/>
          </w:rPr>
          <w:t>218</w:t>
        </w:r>
        <w:r>
          <w:rPr>
            <w:lang w:val="en-US"/>
          </w:rPr>
          <w:fldChar w:fldCharType="end"/>
        </w:r>
      </w:ins>
      <w:ins w:id="18838" w:author="Charles Gifford" w:date="2016-04-20T15:25:00Z">
        <w:r w:rsidR="00A103B2" w:rsidRPr="001C220C">
          <w:rPr>
            <w:lang w:val="en-US"/>
          </w:rPr>
          <w:t xml:space="preserve"> defines the attributes for </w:t>
        </w:r>
      </w:ins>
      <w:ins w:id="18839" w:author="Charles Gifford" w:date="2016-10-30T07:50:00Z">
        <w:r w:rsidR="00A91D1D">
          <w:rPr>
            <w:lang w:val="en-US"/>
          </w:rPr>
          <w:t xml:space="preserve">the </w:t>
        </w:r>
      </w:ins>
      <w:ins w:id="18840" w:author="Charles Gifford" w:date="2016-04-20T15:25:00Z">
        <w:r w:rsidR="00A91D1D">
          <w:rPr>
            <w:i/>
            <w:lang w:val="en-US"/>
          </w:rPr>
          <w:t>personnel capability</w:t>
        </w:r>
        <w:r w:rsidR="00A103B2" w:rsidRPr="001C220C">
          <w:rPr>
            <w:lang w:val="en-US"/>
          </w:rPr>
          <w:t xml:space="preserve">. </w:t>
        </w:r>
      </w:ins>
    </w:p>
    <w:p w14:paraId="44141066" w14:textId="6937E986" w:rsidR="00A103B2" w:rsidRDefault="00C904EF" w:rsidP="00881CA4">
      <w:pPr>
        <w:pStyle w:val="TABLE-title"/>
        <w:rPr>
          <w:ins w:id="18841" w:author="Charles Gifford" w:date="2017-03-20T20:18:00Z"/>
          <w:lang w:val="en-US"/>
        </w:rPr>
      </w:pPr>
      <w:bookmarkStart w:id="18842" w:name="_Ref477984550"/>
      <w:bookmarkStart w:id="18843" w:name="_Toc478492517"/>
      <w:ins w:id="18844" w:author="Charles Gifford" w:date="2017-03-22T22:19:00Z">
        <w:r>
          <w:t xml:space="preserve">Table </w:t>
        </w:r>
        <w:r>
          <w:fldChar w:fldCharType="begin"/>
        </w:r>
        <w:r>
          <w:instrText xml:space="preserve"> SEQ Table \* ARABIC </w:instrText>
        </w:r>
      </w:ins>
      <w:r>
        <w:fldChar w:fldCharType="separate"/>
      </w:r>
      <w:ins w:id="18845" w:author="Charles Gifford" w:date="2017-03-22T22:19:00Z">
        <w:r>
          <w:rPr>
            <w:noProof/>
          </w:rPr>
          <w:t>217</w:t>
        </w:r>
        <w:r>
          <w:fldChar w:fldCharType="end"/>
        </w:r>
      </w:ins>
      <w:bookmarkEnd w:id="18842"/>
      <w:ins w:id="18846" w:author="Charles Gifford" w:date="2016-04-20T15:25:00Z">
        <w:r w:rsidR="00A103B2" w:rsidRPr="001C220C">
          <w:rPr>
            <w:noProof/>
            <w:lang w:val="en-US"/>
          </w:rPr>
          <w:t xml:space="preserve"> </w:t>
        </w:r>
        <w:r w:rsidR="00A103B2">
          <w:rPr>
            <w:lang w:val="en-US"/>
          </w:rPr>
          <w:t>–</w:t>
        </w:r>
        <w:r w:rsidR="00A103B2" w:rsidRPr="001C220C">
          <w:rPr>
            <w:noProof/>
            <w:lang w:val="en-US"/>
          </w:rPr>
          <w:t xml:space="preserve"> </w:t>
        </w:r>
        <w:r w:rsidR="00A103B2">
          <w:rPr>
            <w:lang w:val="en-US"/>
          </w:rPr>
          <w:t>P</w:t>
        </w:r>
        <w:r w:rsidR="00A103B2" w:rsidRPr="001C220C">
          <w:rPr>
            <w:noProof/>
            <w:lang w:val="en-US"/>
          </w:rPr>
          <w:t>ersonnel capability</w:t>
        </w:r>
        <w:r w:rsidR="00A103B2" w:rsidRPr="00AC2193">
          <w:rPr>
            <w:lang w:val="en-US"/>
          </w:rPr>
          <w:t xml:space="preserve"> </w:t>
        </w:r>
        <w:r w:rsidR="00A103B2">
          <w:rPr>
            <w:lang w:val="en-US"/>
          </w:rPr>
          <w:t>relationship</w:t>
        </w:r>
      </w:ins>
      <w:ins w:id="18847" w:author="Charles Gifford" w:date="2017-03-20T20:18:00Z">
        <w:r w:rsidR="0020423E">
          <w:rPr>
            <w:lang w:val="en-US"/>
          </w:rPr>
          <w:t xml:space="preserve"> role</w:t>
        </w:r>
      </w:ins>
      <w:ins w:id="18848" w:author="Charles Gifford" w:date="2016-04-20T15:25:00Z">
        <w:r w:rsidR="00A103B2">
          <w:rPr>
            <w:lang w:val="en-US"/>
          </w:rPr>
          <w:t>s</w:t>
        </w:r>
      </w:ins>
      <w:bookmarkEnd w:id="18843"/>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170"/>
        <w:gridCol w:w="3690"/>
      </w:tblGrid>
      <w:tr w:rsidR="0020423E" w:rsidRPr="009432BC" w14:paraId="0E305AAE" w14:textId="77777777" w:rsidTr="0020423E">
        <w:trPr>
          <w:trHeight w:val="197"/>
          <w:tblHeader/>
          <w:ins w:id="18849" w:author="Charles Gifford" w:date="2017-03-20T20:18:00Z"/>
        </w:trPr>
        <w:tc>
          <w:tcPr>
            <w:tcW w:w="2155" w:type="dxa"/>
            <w:shd w:val="clear" w:color="auto" w:fill="auto"/>
          </w:tcPr>
          <w:p w14:paraId="6BB832CA" w14:textId="77777777" w:rsidR="0020423E" w:rsidRPr="009432BC" w:rsidRDefault="0020423E" w:rsidP="0020423E">
            <w:pPr>
              <w:pStyle w:val="TABLE-col-heading"/>
              <w:rPr>
                <w:ins w:id="18850" w:author="Charles Gifford" w:date="2017-03-20T20:18:00Z"/>
              </w:rPr>
            </w:pPr>
            <w:ins w:id="18851" w:author="Charles Gifford" w:date="2017-03-20T20:18:00Z">
              <w:r w:rsidRPr="009432BC">
                <w:t>Related Object</w:t>
              </w:r>
            </w:ins>
          </w:p>
        </w:tc>
        <w:tc>
          <w:tcPr>
            <w:tcW w:w="2070" w:type="dxa"/>
            <w:shd w:val="clear" w:color="auto" w:fill="auto"/>
          </w:tcPr>
          <w:p w14:paraId="14816E9D" w14:textId="77777777" w:rsidR="0020423E" w:rsidRPr="009432BC" w:rsidRDefault="0020423E" w:rsidP="0020423E">
            <w:pPr>
              <w:pStyle w:val="TABLE-col-heading"/>
              <w:rPr>
                <w:ins w:id="18852" w:author="Charles Gifford" w:date="2017-03-20T20:18:00Z"/>
              </w:rPr>
            </w:pPr>
            <w:ins w:id="18853" w:author="Charles Gifford" w:date="2017-03-20T20:18:00Z">
              <w:r w:rsidRPr="009432BC">
                <w:t>Role</w:t>
              </w:r>
            </w:ins>
          </w:p>
        </w:tc>
        <w:tc>
          <w:tcPr>
            <w:tcW w:w="1170" w:type="dxa"/>
            <w:shd w:val="clear" w:color="auto" w:fill="auto"/>
          </w:tcPr>
          <w:p w14:paraId="447D40FF" w14:textId="77777777" w:rsidR="0020423E" w:rsidRPr="009432BC" w:rsidRDefault="0020423E" w:rsidP="0020423E">
            <w:pPr>
              <w:pStyle w:val="TABLE-col-heading"/>
              <w:rPr>
                <w:ins w:id="18854" w:author="Charles Gifford" w:date="2017-03-20T20:18:00Z"/>
              </w:rPr>
            </w:pPr>
            <w:ins w:id="18855" w:author="Charles Gifford" w:date="2017-03-20T20:18:00Z">
              <w:r w:rsidRPr="009432BC">
                <w:t>Multiplicity</w:t>
              </w:r>
            </w:ins>
          </w:p>
        </w:tc>
        <w:tc>
          <w:tcPr>
            <w:tcW w:w="3690" w:type="dxa"/>
            <w:shd w:val="clear" w:color="auto" w:fill="auto"/>
          </w:tcPr>
          <w:p w14:paraId="143346D0" w14:textId="77777777" w:rsidR="0020423E" w:rsidRPr="009432BC" w:rsidRDefault="0020423E" w:rsidP="0020423E">
            <w:pPr>
              <w:pStyle w:val="TABLE-col-heading"/>
              <w:rPr>
                <w:ins w:id="18856" w:author="Charles Gifford" w:date="2017-03-20T20:18:00Z"/>
              </w:rPr>
            </w:pPr>
            <w:ins w:id="18857" w:author="Charles Gifford" w:date="2017-03-20T20:18:00Z">
              <w:r w:rsidRPr="009432BC">
                <w:t>Description</w:t>
              </w:r>
            </w:ins>
          </w:p>
        </w:tc>
      </w:tr>
      <w:tr w:rsidR="00750AAE" w:rsidRPr="009432BC" w14:paraId="466C9A20" w14:textId="77777777" w:rsidTr="0020423E">
        <w:trPr>
          <w:trHeight w:val="332"/>
          <w:ins w:id="18858" w:author="Charles Gifford" w:date="2017-03-20T20:18:00Z"/>
        </w:trPr>
        <w:tc>
          <w:tcPr>
            <w:tcW w:w="2155" w:type="dxa"/>
          </w:tcPr>
          <w:p w14:paraId="701372C4" w14:textId="715A6C43" w:rsidR="00750AAE" w:rsidRDefault="00750AAE" w:rsidP="00750AAE">
            <w:pPr>
              <w:pStyle w:val="TABLE-cell"/>
              <w:rPr>
                <w:ins w:id="18859" w:author="Charles Gifford" w:date="2017-03-20T20:18:00Z"/>
                <w:szCs w:val="20"/>
                <w:lang w:val="en-US"/>
              </w:rPr>
            </w:pPr>
            <w:ins w:id="18860" w:author="Charles Gifford" w:date="2017-03-20T20:26:00Z">
              <w:r>
                <w:rPr>
                  <w:szCs w:val="20"/>
                  <w:lang w:val="en-US"/>
                </w:rPr>
                <w:t>Operations capability</w:t>
              </w:r>
            </w:ins>
          </w:p>
        </w:tc>
        <w:tc>
          <w:tcPr>
            <w:tcW w:w="2070" w:type="dxa"/>
          </w:tcPr>
          <w:p w14:paraId="3526B3D4" w14:textId="1BA3EB4E" w:rsidR="00750AAE" w:rsidRDefault="00A0277F" w:rsidP="00750AAE">
            <w:pPr>
              <w:pStyle w:val="TABLE-cell"/>
              <w:rPr>
                <w:ins w:id="18861" w:author="Charles Gifford" w:date="2017-03-20T20:18:00Z"/>
                <w:szCs w:val="20"/>
                <w:lang w:val="en-US"/>
              </w:rPr>
            </w:pPr>
            <w:ins w:id="18862" w:author="Charles Gifford" w:date="2017-03-20T20:36:00Z">
              <w:r>
                <w:rPr>
                  <w:szCs w:val="20"/>
                  <w:lang w:val="en-US"/>
                </w:rPr>
                <w:t>NA</w:t>
              </w:r>
            </w:ins>
          </w:p>
        </w:tc>
        <w:tc>
          <w:tcPr>
            <w:tcW w:w="1170" w:type="dxa"/>
          </w:tcPr>
          <w:p w14:paraId="28CD91C7" w14:textId="49A9D536" w:rsidR="00750AAE" w:rsidRDefault="00750AAE" w:rsidP="00750AAE">
            <w:pPr>
              <w:pStyle w:val="TABLE-cell"/>
              <w:rPr>
                <w:ins w:id="18863" w:author="Charles Gifford" w:date="2017-03-20T20:18:00Z"/>
                <w:szCs w:val="20"/>
                <w:lang w:val="en-US"/>
              </w:rPr>
            </w:pPr>
            <w:ins w:id="18864" w:author="Charles Gifford" w:date="2017-03-20T20:26:00Z">
              <w:r>
                <w:rPr>
                  <w:szCs w:val="20"/>
                  <w:lang w:val="en-US"/>
                </w:rPr>
                <w:t>1</w:t>
              </w:r>
            </w:ins>
          </w:p>
        </w:tc>
        <w:tc>
          <w:tcPr>
            <w:tcW w:w="3690" w:type="dxa"/>
          </w:tcPr>
          <w:p w14:paraId="715E36E3" w14:textId="05501595" w:rsidR="00750AAE" w:rsidRPr="00BE0F67" w:rsidRDefault="00750AAE" w:rsidP="00750AAE">
            <w:pPr>
              <w:pStyle w:val="TABLE-cell"/>
              <w:rPr>
                <w:ins w:id="18865" w:author="Charles Gifford" w:date="2017-03-20T20:18:00Z"/>
                <w:lang w:val="en-US"/>
              </w:rPr>
            </w:pPr>
            <w:ins w:id="18866" w:author="Charles Gifford" w:date="2017-03-20T20:26:00Z">
              <w:r>
                <w:rPr>
                  <w:lang w:val="en-US"/>
                </w:rPr>
                <w:t xml:space="preserve">The </w:t>
              </w:r>
              <w:r>
                <w:rPr>
                  <w:i/>
                  <w:lang w:val="en-US"/>
                </w:rPr>
                <w:t>operations capability</w:t>
              </w:r>
              <w:r>
                <w:rPr>
                  <w:lang w:val="en-US"/>
                </w:rPr>
                <w:t xml:space="preserve"> defined in part by this </w:t>
              </w:r>
            </w:ins>
            <w:ins w:id="18867" w:author="Charles Gifford" w:date="2017-03-20T20:32:00Z">
              <w:r w:rsidR="00A0277F">
                <w:rPr>
                  <w:i/>
                  <w:lang w:val="en-US"/>
                </w:rPr>
                <w:t xml:space="preserve">personnel </w:t>
              </w:r>
            </w:ins>
            <w:ins w:id="18868" w:author="Charles Gifford" w:date="2017-03-20T20:26:00Z">
              <w:r>
                <w:rPr>
                  <w:i/>
                  <w:lang w:val="en-US"/>
                </w:rPr>
                <w:t>capability</w:t>
              </w:r>
              <w:r>
                <w:rPr>
                  <w:lang w:val="en-US"/>
                </w:rPr>
                <w:t>.</w:t>
              </w:r>
            </w:ins>
          </w:p>
        </w:tc>
      </w:tr>
      <w:tr w:rsidR="00750AAE" w:rsidRPr="009432BC" w14:paraId="1BB80D39" w14:textId="77777777" w:rsidTr="0020423E">
        <w:trPr>
          <w:trHeight w:val="332"/>
          <w:ins w:id="18869" w:author="Charles Gifford" w:date="2017-03-20T20:18:00Z"/>
        </w:trPr>
        <w:tc>
          <w:tcPr>
            <w:tcW w:w="2155" w:type="dxa"/>
          </w:tcPr>
          <w:p w14:paraId="4F619A9C" w14:textId="608043FF" w:rsidR="00750AAE" w:rsidRDefault="00750AAE" w:rsidP="00750AAE">
            <w:pPr>
              <w:pStyle w:val="TABLE-cell"/>
              <w:rPr>
                <w:ins w:id="18870" w:author="Charles Gifford" w:date="2017-03-20T20:18:00Z"/>
                <w:szCs w:val="20"/>
                <w:lang w:val="en-US"/>
              </w:rPr>
            </w:pPr>
            <w:ins w:id="18871" w:author="Charles Gifford" w:date="2017-03-20T20:26:00Z">
              <w:r>
                <w:rPr>
                  <w:szCs w:val="20"/>
                  <w:lang w:val="en-US"/>
                </w:rPr>
                <w:t>Personnel capability property</w:t>
              </w:r>
            </w:ins>
          </w:p>
        </w:tc>
        <w:tc>
          <w:tcPr>
            <w:tcW w:w="2070" w:type="dxa"/>
          </w:tcPr>
          <w:p w14:paraId="6E753C78" w14:textId="2ED60AC7" w:rsidR="00750AAE" w:rsidRDefault="00750AAE" w:rsidP="00750AAE">
            <w:pPr>
              <w:pStyle w:val="TABLE-cell"/>
              <w:rPr>
                <w:ins w:id="18872" w:author="Charles Gifford" w:date="2017-03-20T20:18:00Z"/>
                <w:szCs w:val="20"/>
                <w:lang w:val="en-US"/>
              </w:rPr>
            </w:pPr>
            <w:ins w:id="18873" w:author="Charles Gifford" w:date="2017-03-20T20:26:00Z">
              <w:r>
                <w:rPr>
                  <w:szCs w:val="20"/>
                  <w:lang w:val="en-US"/>
                </w:rPr>
                <w:t>Personnel capability property</w:t>
              </w:r>
            </w:ins>
          </w:p>
        </w:tc>
        <w:tc>
          <w:tcPr>
            <w:tcW w:w="1170" w:type="dxa"/>
          </w:tcPr>
          <w:p w14:paraId="229DB3B8" w14:textId="650B7B00" w:rsidR="00750AAE" w:rsidRDefault="00A0277F" w:rsidP="00750AAE">
            <w:pPr>
              <w:pStyle w:val="TABLE-cell"/>
              <w:rPr>
                <w:ins w:id="18874" w:author="Charles Gifford" w:date="2017-03-20T20:18:00Z"/>
                <w:szCs w:val="20"/>
                <w:lang w:val="en-US"/>
              </w:rPr>
            </w:pPr>
            <w:ins w:id="18875" w:author="Charles Gifford" w:date="2017-03-20T20:26:00Z">
              <w:r>
                <w:rPr>
                  <w:szCs w:val="20"/>
                  <w:lang w:val="en-US"/>
                </w:rPr>
                <w:t>0..*</w:t>
              </w:r>
            </w:ins>
          </w:p>
        </w:tc>
        <w:tc>
          <w:tcPr>
            <w:tcW w:w="3690" w:type="dxa"/>
          </w:tcPr>
          <w:p w14:paraId="17045185" w14:textId="60A0083A" w:rsidR="00750AAE" w:rsidRDefault="00A0277F" w:rsidP="00750AAE">
            <w:pPr>
              <w:pStyle w:val="TABLE-cell"/>
              <w:rPr>
                <w:ins w:id="18876" w:author="Charles Gifford" w:date="2017-03-20T20:18:00Z"/>
                <w:lang w:val="en-US"/>
              </w:rPr>
            </w:pPr>
            <w:ins w:id="18877" w:author="Charles Gifford" w:date="2017-03-20T20:31:00Z">
              <w:r>
                <w:rPr>
                  <w:lang w:val="en-US"/>
                </w:rPr>
                <w:t xml:space="preserve">The values in the </w:t>
              </w:r>
              <w:r>
                <w:rPr>
                  <w:i/>
                  <w:lang w:val="en-US"/>
                </w:rPr>
                <w:t xml:space="preserve">personnel </w:t>
              </w:r>
              <w:r w:rsidRPr="008E3B89">
                <w:rPr>
                  <w:i/>
                  <w:szCs w:val="20"/>
                  <w:lang w:val="en-US"/>
                </w:rPr>
                <w:t>capability</w:t>
              </w:r>
              <w:r w:rsidRPr="00A0277F">
                <w:rPr>
                  <w:i/>
                  <w:lang w:val="en-US"/>
                </w:rPr>
                <w:t xml:space="preserve"> </w:t>
              </w:r>
              <w:r w:rsidRPr="00465559">
                <w:rPr>
                  <w:i/>
                  <w:lang w:val="en-US"/>
                </w:rPr>
                <w:t>property</w:t>
              </w:r>
              <w:r>
                <w:rPr>
                  <w:lang w:val="en-US"/>
                </w:rPr>
                <w:t xml:space="preserve"> are for</w:t>
              </w:r>
              <w:r w:rsidRPr="00786491">
                <w:rPr>
                  <w:lang w:val="en-US"/>
                </w:rPr>
                <w:t xml:space="preserve"> </w:t>
              </w:r>
              <w:r>
                <w:rPr>
                  <w:lang w:val="en-US"/>
                </w:rPr>
                <w:t>this</w:t>
              </w:r>
              <w:r w:rsidRPr="00AB0960">
                <w:rPr>
                  <w:lang w:val="en-US"/>
                </w:rPr>
                <w:t xml:space="preserve"> </w:t>
              </w:r>
              <w:r w:rsidRPr="00AB0960">
                <w:rPr>
                  <w:i/>
                  <w:lang w:val="en-US"/>
                </w:rPr>
                <w:t>personnel</w:t>
              </w:r>
              <w:r w:rsidRPr="00AB0960">
                <w:rPr>
                  <w:lang w:val="en-US"/>
                </w:rPr>
                <w:t xml:space="preserve"> </w:t>
              </w:r>
              <w:r w:rsidRPr="00A0277F">
                <w:rPr>
                  <w:i/>
                  <w:szCs w:val="20"/>
                  <w:lang w:val="en-US"/>
                </w:rPr>
                <w:t>capability</w:t>
              </w:r>
            </w:ins>
          </w:p>
        </w:tc>
      </w:tr>
      <w:tr w:rsidR="00750AAE" w:rsidRPr="009432BC" w14:paraId="2E9B9764" w14:textId="77777777" w:rsidTr="008E3B89">
        <w:trPr>
          <w:trHeight w:val="332"/>
          <w:ins w:id="18878" w:author="Charles Gifford" w:date="2017-03-20T20:29:00Z"/>
        </w:trPr>
        <w:tc>
          <w:tcPr>
            <w:tcW w:w="2155" w:type="dxa"/>
            <w:shd w:val="clear" w:color="auto" w:fill="auto"/>
          </w:tcPr>
          <w:p w14:paraId="177F54BE" w14:textId="671E5BCC" w:rsidR="00750AAE" w:rsidRDefault="00750AAE" w:rsidP="00750AAE">
            <w:pPr>
              <w:pStyle w:val="TABLE-cell"/>
              <w:rPr>
                <w:ins w:id="18879" w:author="Charles Gifford" w:date="2017-03-20T20:29:00Z"/>
                <w:szCs w:val="20"/>
                <w:lang w:val="en-US"/>
              </w:rPr>
            </w:pPr>
            <w:ins w:id="18880" w:author="Charles Gifford" w:date="2017-03-20T20:29:00Z">
              <w:r w:rsidRPr="00BA207E">
                <w:t>Personnel class</w:t>
              </w:r>
            </w:ins>
          </w:p>
        </w:tc>
        <w:tc>
          <w:tcPr>
            <w:tcW w:w="2070" w:type="dxa"/>
            <w:shd w:val="clear" w:color="auto" w:fill="auto"/>
          </w:tcPr>
          <w:p w14:paraId="0AE2A81C" w14:textId="12B48F2F" w:rsidR="00750AAE" w:rsidRDefault="00750AAE" w:rsidP="00750AAE">
            <w:pPr>
              <w:pStyle w:val="TABLE-cell"/>
              <w:rPr>
                <w:ins w:id="18881" w:author="Charles Gifford" w:date="2017-03-20T20:29:00Z"/>
                <w:szCs w:val="20"/>
                <w:lang w:val="en-US"/>
              </w:rPr>
            </w:pPr>
            <w:ins w:id="18882" w:author="Charles Gifford" w:date="2017-03-20T20:29:00Z">
              <w:r w:rsidRPr="00BA207E">
                <w:t>Personnel class</w:t>
              </w:r>
            </w:ins>
          </w:p>
        </w:tc>
        <w:tc>
          <w:tcPr>
            <w:tcW w:w="1170" w:type="dxa"/>
            <w:shd w:val="clear" w:color="auto" w:fill="auto"/>
          </w:tcPr>
          <w:p w14:paraId="3457FEA8" w14:textId="33E5AB08" w:rsidR="00750AAE" w:rsidRDefault="00750AAE" w:rsidP="00750AAE">
            <w:pPr>
              <w:pStyle w:val="TABLE-cell"/>
              <w:rPr>
                <w:ins w:id="18883" w:author="Charles Gifford" w:date="2017-03-20T20:29:00Z"/>
                <w:szCs w:val="20"/>
                <w:lang w:val="en-US"/>
              </w:rPr>
            </w:pPr>
            <w:ins w:id="18884" w:author="Charles Gifford" w:date="2017-03-20T20:29:00Z">
              <w:r w:rsidRPr="0030452A">
                <w:t>0..*</w:t>
              </w:r>
            </w:ins>
          </w:p>
        </w:tc>
        <w:tc>
          <w:tcPr>
            <w:tcW w:w="3690" w:type="dxa"/>
            <w:shd w:val="clear" w:color="auto" w:fill="auto"/>
          </w:tcPr>
          <w:p w14:paraId="2ED14D9F" w14:textId="0CDF2B26" w:rsidR="00750AAE" w:rsidRPr="00786491" w:rsidRDefault="00750AAE" w:rsidP="00750AAE">
            <w:pPr>
              <w:pStyle w:val="TABLE-cell"/>
              <w:rPr>
                <w:ins w:id="18885" w:author="Charles Gifford" w:date="2017-03-20T20:29:00Z"/>
                <w:lang w:val="en-US"/>
              </w:rPr>
            </w:pPr>
            <w:ins w:id="18886" w:author="Charles Gifford" w:date="2017-03-20T20:29:00Z">
              <w:r>
                <w:t>A cross-model association to</w:t>
              </w:r>
              <w:r w:rsidRPr="00FD719C">
                <w:t xml:space="preserve"> element in the </w:t>
              </w:r>
              <w:r>
                <w:t xml:space="preserve">personnel </w:t>
              </w:r>
              <w:r w:rsidRPr="00FD719C">
                <w:t>model</w:t>
              </w:r>
              <w:r>
                <w:t xml:space="preserve"> as explained in clause 4.6.4</w:t>
              </w:r>
              <w:r w:rsidRPr="00FD719C">
                <w:t>.</w:t>
              </w:r>
            </w:ins>
          </w:p>
        </w:tc>
      </w:tr>
      <w:tr w:rsidR="00750AAE" w:rsidRPr="009432BC" w14:paraId="0ED66579" w14:textId="77777777" w:rsidTr="008E3B89">
        <w:trPr>
          <w:trHeight w:val="332"/>
          <w:ins w:id="18887" w:author="Charles Gifford" w:date="2017-03-20T20:29:00Z"/>
        </w:trPr>
        <w:tc>
          <w:tcPr>
            <w:tcW w:w="2155" w:type="dxa"/>
            <w:shd w:val="clear" w:color="auto" w:fill="auto"/>
          </w:tcPr>
          <w:p w14:paraId="0713BA5F" w14:textId="68871117" w:rsidR="00750AAE" w:rsidRDefault="00750AAE" w:rsidP="00750AAE">
            <w:pPr>
              <w:pStyle w:val="TABLE-cell"/>
              <w:rPr>
                <w:ins w:id="18888" w:author="Charles Gifford" w:date="2017-03-20T20:29:00Z"/>
                <w:szCs w:val="20"/>
                <w:lang w:val="en-US"/>
              </w:rPr>
            </w:pPr>
            <w:ins w:id="18889" w:author="Charles Gifford" w:date="2017-03-20T20:29:00Z">
              <w:r w:rsidRPr="00BA207E">
                <w:t>Person</w:t>
              </w:r>
            </w:ins>
          </w:p>
        </w:tc>
        <w:tc>
          <w:tcPr>
            <w:tcW w:w="2070" w:type="dxa"/>
            <w:shd w:val="clear" w:color="auto" w:fill="auto"/>
          </w:tcPr>
          <w:p w14:paraId="1AE18AD5" w14:textId="20A799B7" w:rsidR="00750AAE" w:rsidRDefault="00750AAE" w:rsidP="00750AAE">
            <w:pPr>
              <w:pStyle w:val="TABLE-cell"/>
              <w:rPr>
                <w:ins w:id="18890" w:author="Charles Gifford" w:date="2017-03-20T20:29:00Z"/>
                <w:szCs w:val="20"/>
                <w:lang w:val="en-US"/>
              </w:rPr>
            </w:pPr>
            <w:ins w:id="18891" w:author="Charles Gifford" w:date="2017-03-20T20:29:00Z">
              <w:r w:rsidRPr="00BA207E">
                <w:t>Person</w:t>
              </w:r>
            </w:ins>
          </w:p>
        </w:tc>
        <w:tc>
          <w:tcPr>
            <w:tcW w:w="1170" w:type="dxa"/>
            <w:shd w:val="clear" w:color="auto" w:fill="auto"/>
          </w:tcPr>
          <w:p w14:paraId="5997C952" w14:textId="58C0CCB5" w:rsidR="00750AAE" w:rsidRDefault="00750AAE" w:rsidP="00750AAE">
            <w:pPr>
              <w:pStyle w:val="TABLE-cell"/>
              <w:rPr>
                <w:ins w:id="18892" w:author="Charles Gifford" w:date="2017-03-20T20:29:00Z"/>
                <w:szCs w:val="20"/>
                <w:lang w:val="en-US"/>
              </w:rPr>
            </w:pPr>
            <w:ins w:id="18893" w:author="Charles Gifford" w:date="2017-03-20T20:29:00Z">
              <w:r w:rsidRPr="0030452A">
                <w:t>0..*</w:t>
              </w:r>
            </w:ins>
          </w:p>
        </w:tc>
        <w:tc>
          <w:tcPr>
            <w:tcW w:w="3690" w:type="dxa"/>
            <w:shd w:val="clear" w:color="auto" w:fill="auto"/>
          </w:tcPr>
          <w:p w14:paraId="2F13349E" w14:textId="777A23AD" w:rsidR="00750AAE" w:rsidRPr="00786491" w:rsidRDefault="00750AAE" w:rsidP="00750AAE">
            <w:pPr>
              <w:pStyle w:val="TABLE-cell"/>
              <w:rPr>
                <w:ins w:id="18894" w:author="Charles Gifford" w:date="2017-03-20T20:29:00Z"/>
                <w:lang w:val="en-US"/>
              </w:rPr>
            </w:pPr>
            <w:ins w:id="18895" w:author="Charles Gifford" w:date="2017-03-20T20:29:00Z">
              <w:r w:rsidRPr="002C3CDB">
                <w:t>A cross-model association to element in the personnel model as explained in clause 4.6.4.</w:t>
              </w:r>
            </w:ins>
          </w:p>
        </w:tc>
      </w:tr>
    </w:tbl>
    <w:p w14:paraId="2C72F060" w14:textId="59742E32" w:rsidR="008B4A6F" w:rsidRPr="001C220C" w:rsidRDefault="008B4A6F" w:rsidP="000D5E27">
      <w:pPr>
        <w:pStyle w:val="TABLE-title"/>
        <w:rPr>
          <w:noProof/>
          <w:lang w:val="en-US"/>
        </w:rPr>
      </w:pPr>
      <w:bookmarkStart w:id="18896" w:name="_Ref161733576"/>
      <w:bookmarkStart w:id="18897" w:name="_Toc161631672"/>
      <w:bookmarkStart w:id="18898" w:name="_Toc266864203"/>
      <w:bookmarkStart w:id="18899" w:name="_Toc306621091"/>
      <w:bookmarkStart w:id="18900" w:name="_Toc320178487"/>
      <w:bookmarkStart w:id="18901" w:name="_Toc478492518"/>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C904EF">
        <w:rPr>
          <w:noProof/>
          <w:lang w:val="en-US"/>
        </w:rPr>
        <w:t>218</w:t>
      </w:r>
      <w:r w:rsidR="00FD29D6">
        <w:rPr>
          <w:lang w:val="en-US"/>
        </w:rPr>
        <w:fldChar w:fldCharType="end"/>
      </w:r>
      <w:bookmarkEnd w:id="18896"/>
      <w:r w:rsidRPr="001C220C">
        <w:rPr>
          <w:noProof/>
          <w:lang w:val="en-US"/>
        </w:rPr>
        <w:t xml:space="preserve"> </w:t>
      </w:r>
      <w:r w:rsidR="000D5E27">
        <w:rPr>
          <w:lang w:val="en-US"/>
        </w:rPr>
        <w:t>–</w:t>
      </w:r>
      <w:r w:rsidRPr="001C220C">
        <w:rPr>
          <w:noProof/>
          <w:lang w:val="en-US"/>
        </w:rPr>
        <w:t xml:space="preserve"> </w:t>
      </w:r>
      <w:r w:rsidR="00D02368">
        <w:rPr>
          <w:lang w:val="en-US"/>
        </w:rPr>
        <w:t>P</w:t>
      </w:r>
      <w:r w:rsidRPr="001C220C">
        <w:rPr>
          <w:noProof/>
          <w:lang w:val="en-US"/>
        </w:rPr>
        <w:t>ersonnel capability</w:t>
      </w:r>
      <w:bookmarkEnd w:id="18897"/>
      <w:bookmarkEnd w:id="18898"/>
      <w:bookmarkEnd w:id="18899"/>
      <w:bookmarkEnd w:id="18900"/>
      <w:r w:rsidR="00D02368" w:rsidRPr="00AC2193">
        <w:rPr>
          <w:lang w:val="en-US"/>
        </w:rPr>
        <w:t xml:space="preserve"> </w:t>
      </w:r>
      <w:r w:rsidR="00D02368">
        <w:rPr>
          <w:lang w:val="en-US"/>
        </w:rPr>
        <w:t>attributes</w:t>
      </w:r>
      <w:bookmarkEnd w:id="18901"/>
    </w:p>
    <w:tbl>
      <w:tblPr>
        <w:tblW w:w="92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77"/>
        <w:gridCol w:w="2471"/>
        <w:gridCol w:w="1303"/>
        <w:gridCol w:w="1297"/>
        <w:gridCol w:w="1158"/>
        <w:gridCol w:w="1805"/>
      </w:tblGrid>
      <w:tr w:rsidR="00F3761C" w:rsidRPr="001C220C" w14:paraId="2C07084B" w14:textId="77777777" w:rsidTr="002C25C7">
        <w:trPr>
          <w:tblHeader/>
          <w:jc w:val="center"/>
        </w:trPr>
        <w:tc>
          <w:tcPr>
            <w:tcW w:w="1177" w:type="dxa"/>
          </w:tcPr>
          <w:p w14:paraId="507C4AB2" w14:textId="77777777" w:rsidR="00F3761C" w:rsidRPr="001C220C" w:rsidRDefault="00F3761C" w:rsidP="0083085A">
            <w:pPr>
              <w:pStyle w:val="NormalTableHeader"/>
              <w:keepNext w:val="0"/>
              <w:spacing w:before="40"/>
              <w:rPr>
                <w:lang w:val="en-US"/>
              </w:rPr>
            </w:pPr>
            <w:r w:rsidRPr="001C220C">
              <w:rPr>
                <w:lang w:val="en-US"/>
              </w:rPr>
              <w:t xml:space="preserve">Attribute </w:t>
            </w:r>
            <w:r w:rsidR="000B599F">
              <w:rPr>
                <w:lang w:val="en-US"/>
              </w:rPr>
              <w:t>n</w:t>
            </w:r>
            <w:r w:rsidRPr="001C220C">
              <w:rPr>
                <w:lang w:val="en-US"/>
              </w:rPr>
              <w:t>ame</w:t>
            </w:r>
          </w:p>
        </w:tc>
        <w:tc>
          <w:tcPr>
            <w:tcW w:w="2471" w:type="dxa"/>
          </w:tcPr>
          <w:p w14:paraId="4B4A74DE" w14:textId="77777777" w:rsidR="00F3761C" w:rsidRPr="001C220C" w:rsidRDefault="00F3761C" w:rsidP="0083085A">
            <w:pPr>
              <w:pStyle w:val="NormalTableHeader"/>
              <w:keepNext w:val="0"/>
              <w:spacing w:before="40"/>
              <w:rPr>
                <w:lang w:val="en-US"/>
              </w:rPr>
            </w:pPr>
            <w:r w:rsidRPr="001C220C">
              <w:rPr>
                <w:lang w:val="en-US"/>
              </w:rPr>
              <w:t>Description</w:t>
            </w:r>
          </w:p>
        </w:tc>
        <w:tc>
          <w:tcPr>
            <w:tcW w:w="1303" w:type="dxa"/>
          </w:tcPr>
          <w:p w14:paraId="02723933" w14:textId="77777777" w:rsidR="00F3761C" w:rsidRPr="001C220C" w:rsidRDefault="00AE4770" w:rsidP="0083085A">
            <w:pPr>
              <w:pStyle w:val="NormalTableHeader"/>
              <w:keepNext w:val="0"/>
              <w:spacing w:before="40"/>
              <w:rPr>
                <w:lang w:val="en-US"/>
              </w:rPr>
            </w:pPr>
            <w:r>
              <w:rPr>
                <w:lang w:val="en-US"/>
              </w:rPr>
              <w:t>Production example</w:t>
            </w:r>
            <w:r w:rsidR="00F3761C" w:rsidRPr="001C220C">
              <w:rPr>
                <w:lang w:val="en-US"/>
              </w:rPr>
              <w:t>s</w:t>
            </w:r>
          </w:p>
        </w:tc>
        <w:tc>
          <w:tcPr>
            <w:tcW w:w="1297" w:type="dxa"/>
          </w:tcPr>
          <w:p w14:paraId="7309171E" w14:textId="77777777" w:rsidR="00F3761C" w:rsidRPr="001C220C" w:rsidRDefault="00AE4770" w:rsidP="0083085A">
            <w:pPr>
              <w:pStyle w:val="NormalTableHeader"/>
              <w:keepNext w:val="0"/>
              <w:spacing w:before="40"/>
              <w:rPr>
                <w:lang w:val="en-US"/>
              </w:rPr>
            </w:pPr>
            <w:r>
              <w:rPr>
                <w:lang w:val="en-US"/>
              </w:rPr>
              <w:t>Maintenance example</w:t>
            </w:r>
            <w:r w:rsidR="00F3761C" w:rsidRPr="001C220C">
              <w:rPr>
                <w:lang w:val="en-US"/>
              </w:rPr>
              <w:t>s</w:t>
            </w:r>
          </w:p>
        </w:tc>
        <w:tc>
          <w:tcPr>
            <w:tcW w:w="1158" w:type="dxa"/>
          </w:tcPr>
          <w:p w14:paraId="3EC8BF94" w14:textId="77777777" w:rsidR="00F3761C" w:rsidRPr="001C220C" w:rsidRDefault="00AE4770" w:rsidP="0083085A">
            <w:pPr>
              <w:pStyle w:val="NormalTableHeader"/>
              <w:keepNext w:val="0"/>
              <w:spacing w:before="40"/>
              <w:rPr>
                <w:lang w:val="en-US"/>
              </w:rPr>
            </w:pPr>
            <w:r>
              <w:rPr>
                <w:lang w:val="en-US"/>
              </w:rPr>
              <w:t>Quality example</w:t>
            </w:r>
            <w:r w:rsidR="00F3761C" w:rsidRPr="001C220C">
              <w:rPr>
                <w:lang w:val="en-US"/>
              </w:rPr>
              <w:t>s</w:t>
            </w:r>
          </w:p>
        </w:tc>
        <w:tc>
          <w:tcPr>
            <w:tcW w:w="1805" w:type="dxa"/>
          </w:tcPr>
          <w:p w14:paraId="366A6DE7" w14:textId="77777777" w:rsidR="00F3761C" w:rsidRPr="001C220C" w:rsidRDefault="00AE4770" w:rsidP="0083085A">
            <w:pPr>
              <w:pStyle w:val="NormalTableHeader"/>
              <w:keepNext w:val="0"/>
              <w:spacing w:before="40"/>
              <w:rPr>
                <w:lang w:val="en-US"/>
              </w:rPr>
            </w:pPr>
            <w:r>
              <w:rPr>
                <w:lang w:val="en-US"/>
              </w:rPr>
              <w:t>Inventory example</w:t>
            </w:r>
            <w:r w:rsidR="00F3761C" w:rsidRPr="001C220C">
              <w:rPr>
                <w:lang w:val="en-US"/>
              </w:rPr>
              <w:t>s</w:t>
            </w:r>
          </w:p>
        </w:tc>
      </w:tr>
      <w:tr w:rsidR="00BB2E6B" w:rsidRPr="001C220C" w14:paraId="75C51702" w14:textId="77777777" w:rsidTr="002C25C7">
        <w:trPr>
          <w:cantSplit/>
          <w:jc w:val="center"/>
        </w:trPr>
        <w:tc>
          <w:tcPr>
            <w:tcW w:w="1177" w:type="dxa"/>
          </w:tcPr>
          <w:p w14:paraId="24D5E2C4" w14:textId="77777777" w:rsidR="00BB2E6B" w:rsidRPr="001C220C" w:rsidRDefault="00BB2E6B" w:rsidP="0083085A">
            <w:pPr>
              <w:pStyle w:val="TableNormal1"/>
              <w:keepNext w:val="0"/>
              <w:rPr>
                <w:lang w:val="en-US"/>
              </w:rPr>
            </w:pPr>
            <w:r w:rsidRPr="001C220C">
              <w:rPr>
                <w:lang w:val="en-US"/>
              </w:rPr>
              <w:t xml:space="preserve">Personnel </w:t>
            </w:r>
            <w:r w:rsidR="00B316D0">
              <w:rPr>
                <w:lang w:val="en-US"/>
              </w:rPr>
              <w:t>c</w:t>
            </w:r>
            <w:r w:rsidRPr="001C220C">
              <w:rPr>
                <w:lang w:val="en-US"/>
              </w:rPr>
              <w:t>lass</w:t>
            </w:r>
          </w:p>
        </w:tc>
        <w:tc>
          <w:tcPr>
            <w:tcW w:w="2471" w:type="dxa"/>
          </w:tcPr>
          <w:p w14:paraId="3C69318D" w14:textId="77777777" w:rsidR="00BB2E6B" w:rsidRPr="001C220C" w:rsidRDefault="00BB2E6B" w:rsidP="0083085A">
            <w:pPr>
              <w:pStyle w:val="TableNormal1"/>
              <w:keepNext w:val="0"/>
              <w:rPr>
                <w:lang w:val="en-US"/>
              </w:rPr>
            </w:pPr>
            <w:r w:rsidRPr="001C220C">
              <w:rPr>
                <w:lang w:val="en-US"/>
              </w:rPr>
              <w:t xml:space="preserve">Identifies the associated </w:t>
            </w:r>
            <w:r w:rsidRPr="001C220C">
              <w:rPr>
                <w:i/>
                <w:lang w:val="en-US"/>
              </w:rPr>
              <w:t>personnel class</w:t>
            </w:r>
            <w:r w:rsidRPr="001C220C">
              <w:rPr>
                <w:lang w:val="en-US"/>
              </w:rPr>
              <w:t xml:space="preserve"> of the capability</w:t>
            </w:r>
            <w:r w:rsidR="008558A5">
              <w:rPr>
                <w:lang w:val="en-US"/>
              </w:rPr>
              <w:t xml:space="preserve">. </w:t>
            </w:r>
          </w:p>
        </w:tc>
        <w:tc>
          <w:tcPr>
            <w:tcW w:w="1303" w:type="dxa"/>
          </w:tcPr>
          <w:p w14:paraId="2A9EB87A" w14:textId="77777777" w:rsidR="00BB2E6B" w:rsidRPr="001C220C" w:rsidRDefault="00BB2E6B" w:rsidP="0083085A">
            <w:pPr>
              <w:pStyle w:val="TableNormal1"/>
              <w:keepNext w:val="0"/>
              <w:rPr>
                <w:lang w:val="en-US"/>
              </w:rPr>
            </w:pPr>
            <w:r w:rsidRPr="001C220C">
              <w:rPr>
                <w:lang w:val="en-US"/>
              </w:rPr>
              <w:t>Widget Assembly Machine Operator</w:t>
            </w:r>
          </w:p>
        </w:tc>
        <w:tc>
          <w:tcPr>
            <w:tcW w:w="1297" w:type="dxa"/>
          </w:tcPr>
          <w:p w14:paraId="2617FA63" w14:textId="77777777" w:rsidR="00BB2E6B" w:rsidRPr="001C220C" w:rsidRDefault="00BB2E6B" w:rsidP="0083085A">
            <w:pPr>
              <w:pStyle w:val="TableNormal1"/>
              <w:keepNext w:val="0"/>
              <w:spacing w:before="40"/>
              <w:rPr>
                <w:lang w:val="en-US"/>
              </w:rPr>
            </w:pPr>
            <w:r w:rsidRPr="001C220C">
              <w:rPr>
                <w:lang w:val="en-US"/>
              </w:rPr>
              <w:t>CNC operator</w:t>
            </w:r>
          </w:p>
        </w:tc>
        <w:tc>
          <w:tcPr>
            <w:tcW w:w="1158" w:type="dxa"/>
          </w:tcPr>
          <w:p w14:paraId="00ED682F" w14:textId="77777777" w:rsidR="00BB2E6B" w:rsidRPr="001C220C" w:rsidRDefault="00BB2E6B" w:rsidP="0083085A">
            <w:pPr>
              <w:pStyle w:val="TableNormal1"/>
              <w:keepNext w:val="0"/>
              <w:spacing w:before="40"/>
              <w:rPr>
                <w:lang w:val="en-US"/>
              </w:rPr>
            </w:pPr>
            <w:r w:rsidRPr="001C220C">
              <w:rPr>
                <w:lang w:val="en-US"/>
              </w:rPr>
              <w:t>Quality Assurance Tech</w:t>
            </w:r>
          </w:p>
        </w:tc>
        <w:tc>
          <w:tcPr>
            <w:tcW w:w="1805" w:type="dxa"/>
          </w:tcPr>
          <w:p w14:paraId="2EC279BD" w14:textId="77777777" w:rsidR="00BB2E6B" w:rsidRPr="001C220C" w:rsidRDefault="00C21049" w:rsidP="0083085A">
            <w:pPr>
              <w:pStyle w:val="TableNormal1"/>
              <w:keepNext w:val="0"/>
              <w:spacing w:before="40"/>
              <w:rPr>
                <w:lang w:val="en-US"/>
              </w:rPr>
            </w:pPr>
            <w:r>
              <w:rPr>
                <w:lang w:val="en-US"/>
              </w:rPr>
              <w:t>(not applicable)</w:t>
            </w:r>
          </w:p>
        </w:tc>
      </w:tr>
      <w:tr w:rsidR="00BB2E6B" w:rsidRPr="001C220C" w14:paraId="7D0434D5" w14:textId="77777777" w:rsidTr="002C25C7">
        <w:trPr>
          <w:cantSplit/>
          <w:jc w:val="center"/>
        </w:trPr>
        <w:tc>
          <w:tcPr>
            <w:tcW w:w="1177" w:type="dxa"/>
          </w:tcPr>
          <w:p w14:paraId="25109AC8" w14:textId="77777777" w:rsidR="00BB2E6B" w:rsidRPr="001C220C" w:rsidRDefault="00BB2E6B" w:rsidP="0083085A">
            <w:pPr>
              <w:pStyle w:val="TableNormal1"/>
              <w:keepNext w:val="0"/>
              <w:rPr>
                <w:lang w:val="en-US"/>
              </w:rPr>
            </w:pPr>
            <w:r w:rsidRPr="001C220C">
              <w:rPr>
                <w:lang w:val="en-US"/>
              </w:rPr>
              <w:t>Person</w:t>
            </w:r>
          </w:p>
        </w:tc>
        <w:tc>
          <w:tcPr>
            <w:tcW w:w="2471" w:type="dxa"/>
          </w:tcPr>
          <w:p w14:paraId="090EADDF" w14:textId="77777777" w:rsidR="00BB2E6B" w:rsidRPr="001C220C" w:rsidRDefault="00BB2E6B" w:rsidP="0083085A">
            <w:pPr>
              <w:pStyle w:val="TableNormal1"/>
              <w:keepNext w:val="0"/>
              <w:rPr>
                <w:lang w:val="en-US"/>
              </w:rPr>
            </w:pPr>
            <w:r w:rsidRPr="001C220C">
              <w:rPr>
                <w:lang w:val="en-US"/>
              </w:rPr>
              <w:t xml:space="preserve">Identifies the associated </w:t>
            </w:r>
            <w:r w:rsidRPr="001C220C">
              <w:rPr>
                <w:i/>
                <w:lang w:val="en-US"/>
              </w:rPr>
              <w:t>person</w:t>
            </w:r>
            <w:r w:rsidRPr="001C220C">
              <w:rPr>
                <w:lang w:val="en-US"/>
              </w:rPr>
              <w:t xml:space="preserve"> of the capability.</w:t>
            </w:r>
          </w:p>
        </w:tc>
        <w:tc>
          <w:tcPr>
            <w:tcW w:w="1303" w:type="dxa"/>
          </w:tcPr>
          <w:p w14:paraId="1330F4DE" w14:textId="77777777" w:rsidR="00BB2E6B" w:rsidRPr="001C220C" w:rsidRDefault="00BB2E6B" w:rsidP="0083085A">
            <w:pPr>
              <w:pStyle w:val="TableNormal1"/>
              <w:keepNext w:val="0"/>
              <w:rPr>
                <w:lang w:val="en-US"/>
              </w:rPr>
            </w:pPr>
            <w:r w:rsidRPr="001C220C">
              <w:rPr>
                <w:lang w:val="en-US"/>
              </w:rPr>
              <w:t>SSN 999-55-1212</w:t>
            </w:r>
          </w:p>
        </w:tc>
        <w:tc>
          <w:tcPr>
            <w:tcW w:w="1297" w:type="dxa"/>
          </w:tcPr>
          <w:p w14:paraId="582EAC9B" w14:textId="77777777" w:rsidR="00BB2E6B" w:rsidRPr="001C220C" w:rsidRDefault="00BB2E6B" w:rsidP="0083085A">
            <w:pPr>
              <w:pStyle w:val="TableNormal1"/>
              <w:keepNext w:val="0"/>
              <w:spacing w:before="40"/>
              <w:rPr>
                <w:lang w:val="en-US"/>
              </w:rPr>
            </w:pPr>
            <w:r w:rsidRPr="001C220C">
              <w:rPr>
                <w:lang w:val="en-US"/>
              </w:rPr>
              <w:t>Charlie Goode</w:t>
            </w:r>
          </w:p>
        </w:tc>
        <w:tc>
          <w:tcPr>
            <w:tcW w:w="1158" w:type="dxa"/>
          </w:tcPr>
          <w:p w14:paraId="11A0ACD9" w14:textId="77777777" w:rsidR="00BB2E6B" w:rsidRPr="001C220C" w:rsidRDefault="00C21049" w:rsidP="0083085A">
            <w:pPr>
              <w:pStyle w:val="TableNormal1"/>
              <w:keepNext w:val="0"/>
              <w:spacing w:before="40"/>
              <w:rPr>
                <w:lang w:val="en-US"/>
              </w:rPr>
            </w:pPr>
            <w:r>
              <w:rPr>
                <w:lang w:val="en-US"/>
              </w:rPr>
              <w:t>(not applicable)</w:t>
            </w:r>
          </w:p>
        </w:tc>
        <w:tc>
          <w:tcPr>
            <w:tcW w:w="1805" w:type="dxa"/>
          </w:tcPr>
          <w:p w14:paraId="5C13C1F1" w14:textId="77777777" w:rsidR="00BB2E6B" w:rsidRPr="001C220C" w:rsidRDefault="00C21049" w:rsidP="0083085A">
            <w:pPr>
              <w:pStyle w:val="TableNormal1"/>
              <w:keepNext w:val="0"/>
              <w:spacing w:before="40"/>
              <w:rPr>
                <w:lang w:val="en-US"/>
              </w:rPr>
            </w:pPr>
            <w:r>
              <w:rPr>
                <w:lang w:val="en-US"/>
              </w:rPr>
              <w:t>(not applicable)</w:t>
            </w:r>
          </w:p>
        </w:tc>
      </w:tr>
      <w:tr w:rsidR="00BB2E6B" w:rsidRPr="001C220C" w14:paraId="517A7438" w14:textId="77777777" w:rsidTr="002C25C7">
        <w:trPr>
          <w:cantSplit/>
          <w:jc w:val="center"/>
        </w:trPr>
        <w:tc>
          <w:tcPr>
            <w:tcW w:w="1177" w:type="dxa"/>
          </w:tcPr>
          <w:p w14:paraId="256BBA01" w14:textId="77777777" w:rsidR="00BB2E6B" w:rsidRPr="001C220C" w:rsidRDefault="00BB2E6B" w:rsidP="0083085A">
            <w:pPr>
              <w:pStyle w:val="TableNormal1"/>
              <w:keepNext w:val="0"/>
              <w:rPr>
                <w:lang w:val="en-US"/>
              </w:rPr>
            </w:pPr>
            <w:r w:rsidRPr="001C220C">
              <w:rPr>
                <w:lang w:val="en-US"/>
              </w:rPr>
              <w:t>Description</w:t>
            </w:r>
          </w:p>
        </w:tc>
        <w:tc>
          <w:tcPr>
            <w:tcW w:w="2471" w:type="dxa"/>
          </w:tcPr>
          <w:p w14:paraId="30CB7E1F" w14:textId="77777777" w:rsidR="00BB2E6B" w:rsidRPr="001C220C" w:rsidRDefault="00BB2E6B" w:rsidP="0083085A">
            <w:pPr>
              <w:pStyle w:val="TableNormal1"/>
              <w:keepNext w:val="0"/>
              <w:rPr>
                <w:lang w:val="en-US"/>
              </w:rPr>
            </w:pPr>
            <w:r w:rsidRPr="001C220C">
              <w:rPr>
                <w:lang w:val="en-US"/>
              </w:rPr>
              <w:t xml:space="preserve">Contains additional information and descriptions of the </w:t>
            </w:r>
            <w:r w:rsidRPr="001C220C">
              <w:rPr>
                <w:i/>
                <w:lang w:val="en-US"/>
              </w:rPr>
              <w:t xml:space="preserve">personnel capability </w:t>
            </w:r>
            <w:r w:rsidRPr="001C220C">
              <w:rPr>
                <w:lang w:val="en-US"/>
              </w:rPr>
              <w:t>definition.</w:t>
            </w:r>
          </w:p>
        </w:tc>
        <w:tc>
          <w:tcPr>
            <w:tcW w:w="1303" w:type="dxa"/>
          </w:tcPr>
          <w:p w14:paraId="09B2493A" w14:textId="77777777" w:rsidR="00BB2E6B" w:rsidRPr="001C220C" w:rsidRDefault="00BB2E6B" w:rsidP="0083085A">
            <w:pPr>
              <w:pStyle w:val="TableNormal1"/>
              <w:keepNext w:val="0"/>
              <w:rPr>
                <w:lang w:val="en-US"/>
              </w:rPr>
            </w:pPr>
            <w:r w:rsidRPr="001C220C">
              <w:rPr>
                <w:lang w:val="en-US"/>
              </w:rPr>
              <w:t>Widget machine operator availability over the 2000 New Year boundary</w:t>
            </w:r>
          </w:p>
        </w:tc>
        <w:tc>
          <w:tcPr>
            <w:tcW w:w="1297" w:type="dxa"/>
          </w:tcPr>
          <w:p w14:paraId="17AFE102" w14:textId="77777777" w:rsidR="00BB2E6B" w:rsidRPr="001C220C" w:rsidRDefault="00BB2E6B" w:rsidP="0083085A">
            <w:pPr>
              <w:pStyle w:val="TableNormal1"/>
              <w:keepNext w:val="0"/>
              <w:spacing w:before="40"/>
              <w:rPr>
                <w:lang w:val="en-US"/>
              </w:rPr>
            </w:pPr>
            <w:r w:rsidRPr="001C220C">
              <w:rPr>
                <w:lang w:val="en-US"/>
              </w:rPr>
              <w:t>Trained CNC operator</w:t>
            </w:r>
          </w:p>
        </w:tc>
        <w:tc>
          <w:tcPr>
            <w:tcW w:w="1158" w:type="dxa"/>
          </w:tcPr>
          <w:p w14:paraId="5157C046" w14:textId="77777777" w:rsidR="00BB2E6B" w:rsidRPr="001C220C" w:rsidRDefault="00BB2E6B" w:rsidP="0083085A">
            <w:pPr>
              <w:pStyle w:val="TableNormal1"/>
              <w:keepNext w:val="0"/>
              <w:spacing w:before="40"/>
              <w:rPr>
                <w:lang w:val="en-US"/>
              </w:rPr>
            </w:pPr>
            <w:r w:rsidRPr="001C220C">
              <w:rPr>
                <w:lang w:val="en-US"/>
              </w:rPr>
              <w:t>Quality personnel trained in stock inspections</w:t>
            </w:r>
          </w:p>
        </w:tc>
        <w:tc>
          <w:tcPr>
            <w:tcW w:w="1805" w:type="dxa"/>
          </w:tcPr>
          <w:p w14:paraId="2E782043" w14:textId="77777777" w:rsidR="00BB2E6B" w:rsidRPr="001C220C" w:rsidRDefault="00C21049" w:rsidP="0083085A">
            <w:pPr>
              <w:pStyle w:val="TableNormal1"/>
              <w:keepNext w:val="0"/>
              <w:spacing w:before="40"/>
              <w:rPr>
                <w:lang w:val="en-US"/>
              </w:rPr>
            </w:pPr>
            <w:r>
              <w:rPr>
                <w:lang w:val="en-US"/>
              </w:rPr>
              <w:t>(not applicable)</w:t>
            </w:r>
          </w:p>
        </w:tc>
      </w:tr>
      <w:tr w:rsidR="002F4539" w:rsidRPr="001C220C" w14:paraId="0120ED6E" w14:textId="77777777" w:rsidTr="002C25C7">
        <w:trPr>
          <w:cantSplit/>
          <w:jc w:val="center"/>
        </w:trPr>
        <w:tc>
          <w:tcPr>
            <w:tcW w:w="1177" w:type="dxa"/>
          </w:tcPr>
          <w:p w14:paraId="61C965ED" w14:textId="77777777" w:rsidR="002F4539" w:rsidRPr="001C220C" w:rsidRDefault="002F4539" w:rsidP="002F4539">
            <w:pPr>
              <w:pStyle w:val="TableNormal1"/>
              <w:keepNext w:val="0"/>
              <w:rPr>
                <w:lang w:val="en-US"/>
              </w:rPr>
            </w:pPr>
            <w:r w:rsidRPr="001C220C">
              <w:rPr>
                <w:lang w:val="en-US"/>
              </w:rPr>
              <w:t xml:space="preserve">Capability </w:t>
            </w:r>
            <w:r>
              <w:rPr>
                <w:lang w:val="en-US"/>
              </w:rPr>
              <w:t>t</w:t>
            </w:r>
            <w:r w:rsidRPr="001C220C">
              <w:rPr>
                <w:lang w:val="en-US"/>
              </w:rPr>
              <w:t>ype</w:t>
            </w:r>
          </w:p>
        </w:tc>
        <w:tc>
          <w:tcPr>
            <w:tcW w:w="2471" w:type="dxa"/>
          </w:tcPr>
          <w:p w14:paraId="19A48922" w14:textId="77777777" w:rsidR="002F4539" w:rsidRPr="004F3CE9" w:rsidRDefault="002F4539" w:rsidP="002F4539">
            <w:pPr>
              <w:pStyle w:val="TableNormal1"/>
              <w:rPr>
                <w:ins w:id="18902" w:author="Charles Gifford" w:date="2017-03-17T20:46:00Z"/>
                <w:lang w:val="en-US"/>
              </w:rPr>
            </w:pPr>
            <w:ins w:id="18903" w:author="Charles Gifford" w:date="2017-03-17T20:46:00Z">
              <w:r w:rsidRPr="004F3CE9">
                <w:rPr>
                  <w:lang w:val="en-US"/>
                </w:rPr>
                <w:t>Defines the type of</w:t>
              </w:r>
              <w:r>
                <w:rPr>
                  <w:lang w:val="en-US"/>
                </w:rPr>
                <w:t xml:space="preserve"> capability. Defined values are</w:t>
              </w:r>
            </w:ins>
          </w:p>
          <w:p w14:paraId="582DABF3" w14:textId="77777777" w:rsidR="002F4539" w:rsidRPr="004F3CE9" w:rsidRDefault="002F4539" w:rsidP="002F4539">
            <w:pPr>
              <w:pStyle w:val="TableNormal1"/>
              <w:rPr>
                <w:ins w:id="18904" w:author="Charles Gifford" w:date="2017-03-17T20:46:00Z"/>
                <w:lang w:val="en-US"/>
              </w:rPr>
            </w:pPr>
            <w:ins w:id="18905" w:author="Charles Gifford" w:date="2017-03-17T20:46:00Z">
              <w:r w:rsidRPr="004F3CE9">
                <w:rPr>
                  <w:lang w:val="en-US"/>
                </w:rPr>
                <w:t>Committed, unattainable, available, used, unused, total.</w:t>
              </w:r>
            </w:ins>
          </w:p>
          <w:p w14:paraId="6B2A77DF" w14:textId="77777777" w:rsidR="002F4539" w:rsidRPr="004F3CE9" w:rsidRDefault="002F4539" w:rsidP="002F4539">
            <w:pPr>
              <w:pStyle w:val="TableNormal1"/>
              <w:rPr>
                <w:ins w:id="18906" w:author="Charles Gifford" w:date="2017-03-17T20:46:00Z"/>
                <w:lang w:val="en-US"/>
              </w:rPr>
            </w:pPr>
            <w:ins w:id="18907" w:author="Charles Gifford" w:date="2017-03-17T20:46:00Z">
              <w:r w:rsidRPr="004F3CE9">
                <w:rPr>
                  <w:lang w:val="en-US"/>
                </w:rPr>
                <w:t>Committed – capacity that is committed for future productive use.</w:t>
              </w:r>
            </w:ins>
          </w:p>
          <w:p w14:paraId="574583BF" w14:textId="77777777" w:rsidR="002F4539" w:rsidRPr="004F3CE9" w:rsidRDefault="002F4539" w:rsidP="002F4539">
            <w:pPr>
              <w:pStyle w:val="TableNormal1"/>
              <w:rPr>
                <w:ins w:id="18908" w:author="Charles Gifford" w:date="2017-03-17T20:46:00Z"/>
                <w:lang w:val="en-US"/>
              </w:rPr>
            </w:pPr>
            <w:ins w:id="18909" w:author="Charles Gifford" w:date="2017-03-17T20:46:00Z">
              <w:r w:rsidRPr="004F3CE9">
                <w:rPr>
                  <w:lang w:val="en-US"/>
                </w:rPr>
                <w:t>Unattainable – capacity that is not attainable for future productive use given the equipment condition, equipment utilization, personnel availability or material availability.</w:t>
              </w:r>
            </w:ins>
          </w:p>
          <w:p w14:paraId="20DC1938" w14:textId="77777777" w:rsidR="002F4539" w:rsidRPr="004F3CE9" w:rsidRDefault="002F4539" w:rsidP="002F4539">
            <w:pPr>
              <w:pStyle w:val="TableNormal1"/>
              <w:rPr>
                <w:ins w:id="18910" w:author="Charles Gifford" w:date="2017-03-17T20:46:00Z"/>
                <w:lang w:val="en-US"/>
              </w:rPr>
            </w:pPr>
            <w:ins w:id="18911" w:author="Charles Gifford" w:date="2017-03-17T20:46:00Z">
              <w:r w:rsidRPr="004F3CE9">
                <w:rPr>
                  <w:lang w:val="en-US"/>
                </w:rPr>
                <w:t>Available – capacity that is available for additional future productive use.</w:t>
              </w:r>
            </w:ins>
          </w:p>
          <w:p w14:paraId="36C04339" w14:textId="77777777" w:rsidR="002F4539" w:rsidRPr="004F3CE9" w:rsidRDefault="002F4539" w:rsidP="002F4539">
            <w:pPr>
              <w:pStyle w:val="TableNormal1"/>
              <w:rPr>
                <w:ins w:id="18912" w:author="Charles Gifford" w:date="2017-03-17T20:46:00Z"/>
                <w:lang w:val="en-US"/>
              </w:rPr>
            </w:pPr>
            <w:ins w:id="18913" w:author="Charles Gifford" w:date="2017-03-17T20:46:00Z">
              <w:r w:rsidRPr="004F3CE9">
                <w:rPr>
                  <w:lang w:val="en-US"/>
                </w:rPr>
                <w:t>Used – a historical value that defines the portion of the capacity with acceptable quality.</w:t>
              </w:r>
            </w:ins>
          </w:p>
          <w:p w14:paraId="08DFBF4C" w14:textId="77777777" w:rsidR="002F4539" w:rsidRPr="004F3CE9" w:rsidRDefault="002F4539" w:rsidP="002F4539">
            <w:pPr>
              <w:pStyle w:val="TableNormal1"/>
              <w:rPr>
                <w:ins w:id="18914" w:author="Charles Gifford" w:date="2017-03-17T20:46:00Z"/>
                <w:lang w:val="en-US"/>
              </w:rPr>
            </w:pPr>
            <w:ins w:id="18915" w:author="Charles Gifford" w:date="2017-03-17T20:46:00Z">
              <w:r w:rsidRPr="004F3CE9">
                <w:rPr>
                  <w:lang w:val="en-US"/>
                </w:rPr>
                <w:t>Unused – a historical value that defines the portion of the capacity that was not used or had unacceptable quality.</w:t>
              </w:r>
            </w:ins>
          </w:p>
          <w:p w14:paraId="06583049" w14:textId="0ABA7512" w:rsidR="002F4539" w:rsidDel="008124D5" w:rsidRDefault="002F4539" w:rsidP="002F4539">
            <w:pPr>
              <w:pStyle w:val="TableNormal1"/>
              <w:keepNext w:val="0"/>
              <w:rPr>
                <w:del w:id="18916" w:author="Charles Gifford" w:date="2017-03-17T20:46:00Z"/>
                <w:lang w:val="en-US"/>
              </w:rPr>
            </w:pPr>
            <w:ins w:id="18917" w:author="Charles Gifford" w:date="2017-03-17T20:46:00Z">
              <w:r w:rsidRPr="004F3CE9">
                <w:rPr>
                  <w:lang w:val="en-US"/>
                </w:rPr>
                <w:t>Total – the sum of used and unused capability or the sum of available, unattainable and committed capability.</w:t>
              </w:r>
            </w:ins>
            <w:del w:id="18918" w:author="Charles Gifford" w:date="2017-03-17T20:46:00Z">
              <w:r w:rsidRPr="001C220C" w:rsidDel="008124D5">
                <w:rPr>
                  <w:lang w:val="en-US"/>
                </w:rPr>
                <w:delText xml:space="preserve">The capability type: </w:delText>
              </w:r>
            </w:del>
          </w:p>
          <w:p w14:paraId="00410550" w14:textId="59B1EB81" w:rsidR="002F4539" w:rsidRPr="001C220C" w:rsidRDefault="002F4539" w:rsidP="002F4539">
            <w:pPr>
              <w:pStyle w:val="TableNormal1"/>
              <w:keepNext w:val="0"/>
              <w:rPr>
                <w:lang w:val="en-US"/>
              </w:rPr>
            </w:pPr>
            <w:del w:id="18919" w:author="Charles Gifford" w:date="2017-03-17T20:46:00Z">
              <w:r w:rsidRPr="001C220C" w:rsidDel="008124D5">
                <w:rPr>
                  <w:lang w:val="en-US"/>
                </w:rPr>
                <w:delText xml:space="preserve">Used, </w:delText>
              </w:r>
              <w:r w:rsidDel="008124D5">
                <w:rPr>
                  <w:lang w:val="en-US"/>
                </w:rPr>
                <w:delText>u</w:delText>
              </w:r>
              <w:r w:rsidRPr="001C220C" w:rsidDel="008124D5">
                <w:rPr>
                  <w:lang w:val="en-US"/>
                </w:rPr>
                <w:delText xml:space="preserve">nused, </w:delText>
              </w:r>
              <w:r w:rsidDel="008124D5">
                <w:rPr>
                  <w:lang w:val="en-US"/>
                </w:rPr>
                <w:delText>t</w:delText>
              </w:r>
              <w:r w:rsidRPr="001C220C" w:rsidDel="008124D5">
                <w:rPr>
                  <w:lang w:val="en-US"/>
                </w:rPr>
                <w:delText xml:space="preserve">otal, </w:delText>
              </w:r>
              <w:r w:rsidDel="008124D5">
                <w:rPr>
                  <w:lang w:val="en-US"/>
                </w:rPr>
                <w:delText>a</w:delText>
              </w:r>
              <w:r w:rsidRPr="001C220C" w:rsidDel="008124D5">
                <w:rPr>
                  <w:lang w:val="en-US"/>
                </w:rPr>
                <w:delText xml:space="preserve">vailable, </w:delText>
              </w:r>
              <w:r w:rsidDel="008124D5">
                <w:rPr>
                  <w:lang w:val="en-US"/>
                </w:rPr>
                <w:delText>u</w:delText>
              </w:r>
              <w:r w:rsidRPr="001C220C" w:rsidDel="008124D5">
                <w:rPr>
                  <w:lang w:val="en-US"/>
                </w:rPr>
                <w:delText xml:space="preserve">nattainable, </w:delText>
              </w:r>
              <w:r w:rsidDel="008124D5">
                <w:rPr>
                  <w:lang w:val="en-US"/>
                </w:rPr>
                <w:delText>c</w:delText>
              </w:r>
              <w:r w:rsidRPr="001C220C" w:rsidDel="008124D5">
                <w:rPr>
                  <w:lang w:val="en-US"/>
                </w:rPr>
                <w:delText>ommitted.</w:delText>
              </w:r>
            </w:del>
          </w:p>
        </w:tc>
        <w:tc>
          <w:tcPr>
            <w:tcW w:w="1303" w:type="dxa"/>
          </w:tcPr>
          <w:p w14:paraId="597588A8" w14:textId="77777777" w:rsidR="002F4539" w:rsidRPr="001C220C" w:rsidRDefault="002F4539" w:rsidP="002F4539">
            <w:pPr>
              <w:pStyle w:val="TableNormal1"/>
              <w:keepNext w:val="0"/>
              <w:rPr>
                <w:lang w:val="en-US"/>
              </w:rPr>
            </w:pPr>
            <w:r w:rsidRPr="001C220C">
              <w:rPr>
                <w:lang w:val="en-US"/>
              </w:rPr>
              <w:t>Available</w:t>
            </w:r>
          </w:p>
        </w:tc>
        <w:tc>
          <w:tcPr>
            <w:tcW w:w="1297" w:type="dxa"/>
          </w:tcPr>
          <w:p w14:paraId="0D087086" w14:textId="77777777" w:rsidR="002F4539" w:rsidRPr="001C220C" w:rsidRDefault="002F4539" w:rsidP="002F4539">
            <w:pPr>
              <w:pStyle w:val="TableNormal1"/>
              <w:keepNext w:val="0"/>
              <w:spacing w:before="40"/>
              <w:rPr>
                <w:lang w:val="en-US"/>
              </w:rPr>
            </w:pPr>
            <w:r w:rsidRPr="001C220C">
              <w:rPr>
                <w:lang w:val="en-US"/>
              </w:rPr>
              <w:t>Committed</w:t>
            </w:r>
          </w:p>
        </w:tc>
        <w:tc>
          <w:tcPr>
            <w:tcW w:w="1158" w:type="dxa"/>
          </w:tcPr>
          <w:p w14:paraId="17D17E3A" w14:textId="77777777" w:rsidR="002F4539" w:rsidRPr="001C220C" w:rsidRDefault="002F4539" w:rsidP="002F4539">
            <w:pPr>
              <w:pStyle w:val="TableNormal1"/>
              <w:keepNext w:val="0"/>
              <w:spacing w:before="40"/>
              <w:rPr>
                <w:lang w:val="en-US"/>
              </w:rPr>
            </w:pPr>
            <w:r w:rsidRPr="001C220C">
              <w:rPr>
                <w:lang w:val="en-US"/>
              </w:rPr>
              <w:t>Available</w:t>
            </w:r>
          </w:p>
        </w:tc>
        <w:tc>
          <w:tcPr>
            <w:tcW w:w="1805" w:type="dxa"/>
          </w:tcPr>
          <w:p w14:paraId="5AE43DBA" w14:textId="77777777" w:rsidR="002F4539" w:rsidRPr="001C220C" w:rsidRDefault="002F4539" w:rsidP="002F4539">
            <w:pPr>
              <w:pStyle w:val="TableNormal1"/>
              <w:keepNext w:val="0"/>
              <w:spacing w:before="40"/>
              <w:rPr>
                <w:lang w:val="en-US"/>
              </w:rPr>
            </w:pPr>
            <w:r>
              <w:rPr>
                <w:lang w:val="en-US"/>
              </w:rPr>
              <w:t>(not applicable)</w:t>
            </w:r>
          </w:p>
        </w:tc>
      </w:tr>
      <w:tr w:rsidR="002F4539" w:rsidRPr="001C220C" w14:paraId="1B6B73F0" w14:textId="77777777" w:rsidTr="002C25C7">
        <w:trPr>
          <w:cantSplit/>
          <w:jc w:val="center"/>
        </w:trPr>
        <w:tc>
          <w:tcPr>
            <w:tcW w:w="1177" w:type="dxa"/>
          </w:tcPr>
          <w:p w14:paraId="674134CE" w14:textId="77777777" w:rsidR="002F4539" w:rsidRPr="001C220C" w:rsidRDefault="002F4539" w:rsidP="002F4539">
            <w:pPr>
              <w:pStyle w:val="TableNormal1"/>
              <w:keepNext w:val="0"/>
              <w:rPr>
                <w:lang w:val="en-US"/>
              </w:rPr>
            </w:pPr>
            <w:r w:rsidRPr="001C220C">
              <w:rPr>
                <w:lang w:val="en-US"/>
              </w:rPr>
              <w:t>Reason</w:t>
            </w:r>
          </w:p>
        </w:tc>
        <w:tc>
          <w:tcPr>
            <w:tcW w:w="2471" w:type="dxa"/>
          </w:tcPr>
          <w:p w14:paraId="165CEF7A" w14:textId="77777777" w:rsidR="002F4539" w:rsidRPr="001C220C" w:rsidRDefault="002F4539" w:rsidP="002F4539">
            <w:pPr>
              <w:pStyle w:val="TableNormal1"/>
              <w:keepNext w:val="0"/>
              <w:rPr>
                <w:ins w:id="18920" w:author="Charles Gifford" w:date="2017-03-17T20:46:00Z"/>
                <w:lang w:val="en-US"/>
              </w:rPr>
            </w:pPr>
            <w:ins w:id="18921" w:author="Charles Gifford" w:date="2017-03-17T20:46:00Z">
              <w:r w:rsidRPr="001C220C">
                <w:rPr>
                  <w:lang w:val="en-US"/>
                </w:rPr>
                <w:t xml:space="preserve">Defines the reason for the capability type. </w:t>
              </w:r>
            </w:ins>
          </w:p>
          <w:p w14:paraId="4B93A43E" w14:textId="065BD073" w:rsidR="002F4539" w:rsidRPr="001C220C" w:rsidRDefault="002F4539" w:rsidP="002F4539">
            <w:pPr>
              <w:pStyle w:val="TableNormal1"/>
              <w:keepNext w:val="0"/>
              <w:rPr>
                <w:lang w:val="en-US"/>
              </w:rPr>
            </w:pPr>
            <w:ins w:id="18922" w:author="Charles Gifford" w:date="2017-03-17T20:46:00Z">
              <w:r w:rsidRPr="004F3CE9">
                <w:rPr>
                  <w:lang w:val="en-US"/>
                </w:rPr>
                <w:t>EXAMPLE 1   If unused, then the reason for why the capability was unused, such as a specific equipment failure or unacceptable product quality.</w:t>
              </w:r>
            </w:ins>
            <w:del w:id="18923" w:author="Charles Gifford" w:date="2017-03-17T20:46:00Z">
              <w:r w:rsidRPr="001C220C" w:rsidDel="008124D5">
                <w:rPr>
                  <w:lang w:val="en-US"/>
                </w:rPr>
                <w:delText xml:space="preserve">Defines the reason for the capability type. </w:delText>
              </w:r>
            </w:del>
          </w:p>
        </w:tc>
        <w:tc>
          <w:tcPr>
            <w:tcW w:w="1303" w:type="dxa"/>
          </w:tcPr>
          <w:p w14:paraId="7A10C8EB" w14:textId="77777777" w:rsidR="002F4539" w:rsidRPr="001C220C" w:rsidRDefault="002F4539" w:rsidP="002F4539">
            <w:pPr>
              <w:pStyle w:val="TableNormal1"/>
              <w:keepNext w:val="0"/>
              <w:rPr>
                <w:lang w:val="en-US"/>
              </w:rPr>
            </w:pPr>
            <w:r w:rsidRPr="001C220C">
              <w:rPr>
                <w:lang w:val="en-US"/>
              </w:rPr>
              <w:t>Available for Work</w:t>
            </w:r>
          </w:p>
        </w:tc>
        <w:tc>
          <w:tcPr>
            <w:tcW w:w="1297" w:type="dxa"/>
          </w:tcPr>
          <w:p w14:paraId="70F8DCE0" w14:textId="77777777" w:rsidR="002F4539" w:rsidRPr="001C220C" w:rsidRDefault="002F4539" w:rsidP="002F4539">
            <w:pPr>
              <w:pStyle w:val="TableNormal1"/>
              <w:keepNext w:val="0"/>
              <w:spacing w:before="40"/>
              <w:rPr>
                <w:lang w:val="en-US"/>
              </w:rPr>
            </w:pPr>
            <w:r w:rsidRPr="001C220C">
              <w:rPr>
                <w:lang w:val="en-US"/>
              </w:rPr>
              <w:t>Scheduled calibration</w:t>
            </w:r>
          </w:p>
        </w:tc>
        <w:tc>
          <w:tcPr>
            <w:tcW w:w="1158" w:type="dxa"/>
          </w:tcPr>
          <w:p w14:paraId="163E60CF" w14:textId="77777777" w:rsidR="002F4539" w:rsidRPr="001C220C" w:rsidRDefault="002F4539" w:rsidP="002F4539">
            <w:pPr>
              <w:pStyle w:val="TableNormal1"/>
              <w:keepNext w:val="0"/>
              <w:spacing w:before="40"/>
              <w:rPr>
                <w:lang w:val="en-US"/>
              </w:rPr>
            </w:pPr>
            <w:r w:rsidRPr="001C220C">
              <w:rPr>
                <w:lang w:val="en-US"/>
              </w:rPr>
              <w:t>Available for incoming inspections</w:t>
            </w:r>
          </w:p>
        </w:tc>
        <w:tc>
          <w:tcPr>
            <w:tcW w:w="1805" w:type="dxa"/>
          </w:tcPr>
          <w:p w14:paraId="72149A2C" w14:textId="77777777" w:rsidR="002F4539" w:rsidRPr="001C220C" w:rsidRDefault="002F4539" w:rsidP="002F4539">
            <w:pPr>
              <w:pStyle w:val="TableNormal1"/>
              <w:keepNext w:val="0"/>
              <w:spacing w:before="40"/>
              <w:rPr>
                <w:lang w:val="en-US"/>
              </w:rPr>
            </w:pPr>
            <w:r>
              <w:rPr>
                <w:lang w:val="en-US"/>
              </w:rPr>
              <w:t>(not applicable)</w:t>
            </w:r>
          </w:p>
        </w:tc>
      </w:tr>
      <w:tr w:rsidR="00BB2E6B" w:rsidRPr="001C220C" w14:paraId="7264155C" w14:textId="77777777" w:rsidTr="002C25C7">
        <w:trPr>
          <w:cantSplit/>
          <w:jc w:val="center"/>
        </w:trPr>
        <w:tc>
          <w:tcPr>
            <w:tcW w:w="1177" w:type="dxa"/>
          </w:tcPr>
          <w:p w14:paraId="044B6BAC" w14:textId="77777777" w:rsidR="00BB2E6B" w:rsidRPr="001C220C" w:rsidRDefault="00BB2E6B" w:rsidP="0083085A">
            <w:pPr>
              <w:pStyle w:val="TableNormal1"/>
              <w:keepNext w:val="0"/>
              <w:rPr>
                <w:lang w:val="en-US"/>
              </w:rPr>
            </w:pPr>
            <w:r w:rsidRPr="001C220C">
              <w:rPr>
                <w:lang w:val="en-US"/>
              </w:rPr>
              <w:t xml:space="preserve">Confidence </w:t>
            </w:r>
            <w:r w:rsidR="00FB6288">
              <w:rPr>
                <w:lang w:val="en-US"/>
              </w:rPr>
              <w:t>f</w:t>
            </w:r>
            <w:r w:rsidRPr="001C220C">
              <w:rPr>
                <w:lang w:val="en-US"/>
              </w:rPr>
              <w:t>actor</w:t>
            </w:r>
          </w:p>
        </w:tc>
        <w:tc>
          <w:tcPr>
            <w:tcW w:w="2471" w:type="dxa"/>
          </w:tcPr>
          <w:p w14:paraId="19E22818" w14:textId="7A41809E" w:rsidR="009432D4" w:rsidRDefault="009432D4" w:rsidP="0083085A">
            <w:pPr>
              <w:pStyle w:val="TableNormal1"/>
              <w:keepNext w:val="0"/>
              <w:rPr>
                <w:ins w:id="18924" w:author="Charles Gifford" w:date="2017-03-10T00:26:00Z"/>
                <w:lang w:val="en-US"/>
              </w:rPr>
            </w:pPr>
            <w:ins w:id="18925" w:author="Charles Gifford" w:date="2017-03-10T00:26:00Z">
              <w:r w:rsidRPr="009432D4">
                <w:rPr>
                  <w:lang w:val="en-US"/>
                </w:rPr>
                <w:t>Measure of the confidence of the abili</w:t>
              </w:r>
              <w:r>
                <w:rPr>
                  <w:lang w:val="en-US"/>
                </w:rPr>
                <w:t>ty to obtain the capacity value</w:t>
              </w:r>
              <w:r w:rsidRPr="009432D4">
                <w:rPr>
                  <w:lang w:val="en-US"/>
                </w:rPr>
                <w:t>.</w:t>
              </w:r>
            </w:ins>
          </w:p>
          <w:p w14:paraId="5C6E62C6" w14:textId="13A0C63F" w:rsidR="00BB2E6B" w:rsidRPr="001C220C" w:rsidRDefault="00BB2E6B" w:rsidP="0083085A">
            <w:pPr>
              <w:pStyle w:val="TableNormal1"/>
              <w:keepNext w:val="0"/>
              <w:rPr>
                <w:lang w:val="en-US"/>
              </w:rPr>
            </w:pPr>
            <w:del w:id="18926" w:author="Charles Gifford" w:date="2017-03-10T00:26:00Z">
              <w:r w:rsidRPr="001C220C" w:rsidDel="009432D4">
                <w:rPr>
                  <w:lang w:val="en-US"/>
                </w:rPr>
                <w:delText xml:space="preserve">A measure of the confidence of the capacity value. </w:delText>
              </w:r>
            </w:del>
          </w:p>
        </w:tc>
        <w:tc>
          <w:tcPr>
            <w:tcW w:w="1303" w:type="dxa"/>
          </w:tcPr>
          <w:p w14:paraId="11D0361A" w14:textId="77777777" w:rsidR="00BB2E6B" w:rsidRPr="001C220C" w:rsidRDefault="00BB2E6B" w:rsidP="0083085A">
            <w:pPr>
              <w:pStyle w:val="TableNormal1"/>
              <w:keepNext w:val="0"/>
              <w:rPr>
                <w:lang w:val="en-US"/>
              </w:rPr>
            </w:pPr>
            <w:r w:rsidRPr="001C220C">
              <w:rPr>
                <w:lang w:val="en-US"/>
              </w:rPr>
              <w:t>90</w:t>
            </w:r>
            <w:r w:rsidR="00975A63">
              <w:rPr>
                <w:lang w:val="en-US"/>
              </w:rPr>
              <w:t> </w:t>
            </w:r>
            <w:r w:rsidRPr="001C220C">
              <w:rPr>
                <w:lang w:val="en-US"/>
              </w:rPr>
              <w:t>%</w:t>
            </w:r>
          </w:p>
        </w:tc>
        <w:tc>
          <w:tcPr>
            <w:tcW w:w="1297" w:type="dxa"/>
          </w:tcPr>
          <w:p w14:paraId="7BB833B2" w14:textId="77777777" w:rsidR="00BB2E6B" w:rsidRPr="001C220C" w:rsidRDefault="00BB2E6B" w:rsidP="0083085A">
            <w:pPr>
              <w:pStyle w:val="TableNormal1"/>
              <w:keepNext w:val="0"/>
              <w:spacing w:before="40"/>
              <w:rPr>
                <w:lang w:val="en-US"/>
              </w:rPr>
            </w:pPr>
            <w:r w:rsidRPr="001C220C">
              <w:rPr>
                <w:lang w:val="en-US"/>
              </w:rPr>
              <w:t>100</w:t>
            </w:r>
            <w:r w:rsidR="00975A63">
              <w:rPr>
                <w:lang w:val="en-US"/>
              </w:rPr>
              <w:t> </w:t>
            </w:r>
            <w:r w:rsidRPr="001C220C">
              <w:rPr>
                <w:lang w:val="en-US"/>
              </w:rPr>
              <w:t>%</w:t>
            </w:r>
          </w:p>
        </w:tc>
        <w:tc>
          <w:tcPr>
            <w:tcW w:w="1158" w:type="dxa"/>
          </w:tcPr>
          <w:p w14:paraId="64A432F7" w14:textId="77777777" w:rsidR="00BB2E6B" w:rsidRPr="001C220C" w:rsidRDefault="00BB2E6B" w:rsidP="0083085A">
            <w:pPr>
              <w:pStyle w:val="TableNormal1"/>
              <w:keepNext w:val="0"/>
              <w:spacing w:before="40"/>
              <w:rPr>
                <w:lang w:val="en-US"/>
              </w:rPr>
            </w:pPr>
            <w:r w:rsidRPr="001C220C">
              <w:rPr>
                <w:lang w:val="en-US"/>
              </w:rPr>
              <w:t>100</w:t>
            </w:r>
            <w:r w:rsidR="00975A63">
              <w:rPr>
                <w:lang w:val="en-US"/>
              </w:rPr>
              <w:t> </w:t>
            </w:r>
            <w:r w:rsidRPr="001C220C">
              <w:rPr>
                <w:lang w:val="en-US"/>
              </w:rPr>
              <w:t>%</w:t>
            </w:r>
          </w:p>
        </w:tc>
        <w:tc>
          <w:tcPr>
            <w:tcW w:w="1805" w:type="dxa"/>
          </w:tcPr>
          <w:p w14:paraId="0A441EF3" w14:textId="77777777" w:rsidR="00BB2E6B" w:rsidRPr="001C220C" w:rsidRDefault="00C21049" w:rsidP="0083085A">
            <w:pPr>
              <w:pStyle w:val="TableNormal1"/>
              <w:keepNext w:val="0"/>
              <w:spacing w:before="40"/>
              <w:rPr>
                <w:lang w:val="en-US"/>
              </w:rPr>
            </w:pPr>
            <w:r>
              <w:rPr>
                <w:lang w:val="en-US"/>
              </w:rPr>
              <w:t>(not applicable)</w:t>
            </w:r>
          </w:p>
        </w:tc>
      </w:tr>
      <w:tr w:rsidR="00BB2E6B" w:rsidRPr="001C220C" w14:paraId="196CD348" w14:textId="77777777" w:rsidTr="002C25C7">
        <w:trPr>
          <w:cantSplit/>
          <w:jc w:val="center"/>
        </w:trPr>
        <w:tc>
          <w:tcPr>
            <w:tcW w:w="1177" w:type="dxa"/>
          </w:tcPr>
          <w:p w14:paraId="04945666" w14:textId="77777777" w:rsidR="00BB2E6B" w:rsidRPr="001C220C" w:rsidRDefault="007917D9" w:rsidP="0083085A">
            <w:pPr>
              <w:pStyle w:val="TableNormal1"/>
              <w:keepNext w:val="0"/>
              <w:rPr>
                <w:lang w:val="en-US"/>
              </w:rPr>
            </w:pPr>
            <w:r>
              <w:rPr>
                <w:lang w:val="en-US"/>
              </w:rPr>
              <w:t xml:space="preserve">Hierarchy </w:t>
            </w:r>
            <w:r w:rsidR="00FB6288">
              <w:rPr>
                <w:lang w:val="en-US"/>
              </w:rPr>
              <w:t>s</w:t>
            </w:r>
            <w:r>
              <w:rPr>
                <w:lang w:val="en-US"/>
              </w:rPr>
              <w:t>cope</w:t>
            </w:r>
          </w:p>
        </w:tc>
        <w:tc>
          <w:tcPr>
            <w:tcW w:w="2471" w:type="dxa"/>
          </w:tcPr>
          <w:p w14:paraId="49C330CA" w14:textId="77777777" w:rsidR="00BB2E6B" w:rsidRPr="001C220C" w:rsidRDefault="00BB2E6B" w:rsidP="0083085A">
            <w:pPr>
              <w:pStyle w:val="TableNormal1"/>
              <w:keepNext w:val="0"/>
              <w:rPr>
                <w:lang w:val="en-US"/>
              </w:rPr>
            </w:pPr>
            <w:r w:rsidRPr="001C220C">
              <w:rPr>
                <w:lang w:val="en-US"/>
              </w:rPr>
              <w:t>Identifies where the exchanged information fits within the role based equipment hierarchy</w:t>
            </w:r>
            <w:r w:rsidR="008558A5">
              <w:rPr>
                <w:lang w:val="en-US"/>
              </w:rPr>
              <w:t xml:space="preserve">. </w:t>
            </w:r>
          </w:p>
          <w:p w14:paraId="603395E4" w14:textId="77777777" w:rsidR="00BB2E6B" w:rsidRPr="001C220C" w:rsidRDefault="00BB2E6B" w:rsidP="0083085A">
            <w:pPr>
              <w:pStyle w:val="TableNormal1"/>
              <w:keepNext w:val="0"/>
              <w:rPr>
                <w:lang w:val="en-US"/>
              </w:rPr>
            </w:pPr>
            <w:r w:rsidRPr="001C220C">
              <w:rPr>
                <w:lang w:val="en-US"/>
              </w:rPr>
              <w:t xml:space="preserve">If omitted, then the capability is associated to the parent </w:t>
            </w:r>
            <w:r w:rsidRPr="001C220C">
              <w:rPr>
                <w:i/>
                <w:lang w:val="en-US"/>
              </w:rPr>
              <w:t>operations capability</w:t>
            </w:r>
            <w:r w:rsidRPr="001C220C">
              <w:rPr>
                <w:lang w:val="en-US"/>
              </w:rPr>
              <w:t xml:space="preserve"> </w:t>
            </w:r>
            <w:r w:rsidR="007917D9">
              <w:rPr>
                <w:lang w:val="en-US"/>
              </w:rPr>
              <w:t>hierarchy scope</w:t>
            </w:r>
            <w:r w:rsidR="008558A5">
              <w:rPr>
                <w:lang w:val="en-US"/>
              </w:rPr>
              <w:t xml:space="preserve">. </w:t>
            </w:r>
          </w:p>
          <w:p w14:paraId="360A23DF" w14:textId="77777777" w:rsidR="00BB2E6B" w:rsidRPr="001C220C" w:rsidRDefault="00BB2E6B" w:rsidP="0083085A">
            <w:pPr>
              <w:pStyle w:val="TableNormal1"/>
              <w:keepNext w:val="0"/>
              <w:rPr>
                <w:lang w:val="en-US"/>
              </w:rPr>
            </w:pPr>
            <w:r w:rsidRPr="001C220C">
              <w:rPr>
                <w:lang w:val="en-US"/>
              </w:rPr>
              <w:t xml:space="preserve">Zero or more as required to identify the specific scope of the </w:t>
            </w:r>
            <w:r w:rsidRPr="00FB6288">
              <w:rPr>
                <w:i/>
                <w:lang w:val="en-US"/>
              </w:rPr>
              <w:t>operations capability</w:t>
            </w:r>
            <w:r w:rsidRPr="001C220C">
              <w:rPr>
                <w:lang w:val="en-US"/>
              </w:rPr>
              <w:t xml:space="preserve"> definition.</w:t>
            </w:r>
          </w:p>
        </w:tc>
        <w:tc>
          <w:tcPr>
            <w:tcW w:w="1303" w:type="dxa"/>
          </w:tcPr>
          <w:p w14:paraId="3E0EE5E6" w14:textId="77777777" w:rsidR="00BB2E6B" w:rsidRPr="001C220C" w:rsidRDefault="00BB2E6B" w:rsidP="0083085A">
            <w:pPr>
              <w:pStyle w:val="TableNormal1"/>
              <w:keepNext w:val="0"/>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Work Plant</w:t>
            </w:r>
          </w:p>
        </w:tc>
        <w:tc>
          <w:tcPr>
            <w:tcW w:w="1297" w:type="dxa"/>
          </w:tcPr>
          <w:p w14:paraId="5C9671C2" w14:textId="77777777" w:rsidR="00BB2E6B" w:rsidRPr="001C220C" w:rsidRDefault="00BB2E6B" w:rsidP="0083085A">
            <w:pPr>
              <w:pStyle w:val="TableNormal1"/>
              <w:keepNext w:val="0"/>
              <w:rPr>
                <w:lang w:val="en-US"/>
              </w:rPr>
            </w:pPr>
            <w:r w:rsidRPr="001C220C">
              <w:rPr>
                <w:lang w:val="en-US"/>
              </w:rPr>
              <w:t>CNC Machine</w:t>
            </w:r>
          </w:p>
          <w:p w14:paraId="12970B14" w14:textId="77777777" w:rsidR="00BB2E6B" w:rsidRPr="001C220C" w:rsidRDefault="00BB2E6B" w:rsidP="0083085A">
            <w:pPr>
              <w:pStyle w:val="TableNormal1"/>
              <w:keepNext w:val="0"/>
              <w:spacing w:before="40"/>
              <w:rPr>
                <w:lang w:val="en-US"/>
              </w:rPr>
            </w:pPr>
            <w:r w:rsidRPr="001C220C">
              <w:rPr>
                <w:lang w:val="en-US"/>
              </w:rPr>
              <w:t>Asset ID 13465</w:t>
            </w:r>
          </w:p>
        </w:tc>
        <w:tc>
          <w:tcPr>
            <w:tcW w:w="1158" w:type="dxa"/>
          </w:tcPr>
          <w:p w14:paraId="4790AB72" w14:textId="77777777" w:rsidR="00BB2E6B" w:rsidRPr="001C220C" w:rsidRDefault="00BB2E6B" w:rsidP="0083085A">
            <w:pPr>
              <w:pStyle w:val="TableNormal1"/>
              <w:keepNext w:val="0"/>
              <w:rPr>
                <w:lang w:val="en-US"/>
              </w:rPr>
            </w:pPr>
            <w:r w:rsidRPr="001C220C">
              <w:rPr>
                <w:lang w:val="en-US"/>
              </w:rPr>
              <w:t>Test Cell 4</w:t>
            </w:r>
          </w:p>
          <w:p w14:paraId="140E2290" w14:textId="77777777" w:rsidR="00BB2E6B" w:rsidRPr="001C220C" w:rsidRDefault="00BB2E6B" w:rsidP="0083085A">
            <w:pPr>
              <w:pStyle w:val="TableNormal1"/>
              <w:keepNext w:val="0"/>
              <w:spacing w:before="40"/>
              <w:rPr>
                <w:lang w:val="en-US"/>
              </w:rPr>
            </w:pPr>
            <w:r w:rsidRPr="001C220C">
              <w:rPr>
                <w:lang w:val="en-US"/>
              </w:rPr>
              <w:t>Receiving</w:t>
            </w:r>
          </w:p>
        </w:tc>
        <w:tc>
          <w:tcPr>
            <w:tcW w:w="1805" w:type="dxa"/>
          </w:tcPr>
          <w:p w14:paraId="7D50A23C" w14:textId="77777777" w:rsidR="00BB2E6B" w:rsidRPr="001C220C" w:rsidRDefault="00C21049" w:rsidP="0083085A">
            <w:pPr>
              <w:pStyle w:val="TableNormal1"/>
              <w:keepNext w:val="0"/>
              <w:spacing w:before="40"/>
              <w:rPr>
                <w:lang w:val="en-US"/>
              </w:rPr>
            </w:pPr>
            <w:r>
              <w:rPr>
                <w:lang w:val="en-US"/>
              </w:rPr>
              <w:t>(not applicable)</w:t>
            </w:r>
          </w:p>
        </w:tc>
      </w:tr>
      <w:tr w:rsidR="00FA6852" w:rsidRPr="001C220C" w14:paraId="1195A7E5" w14:textId="77777777" w:rsidTr="002C25C7">
        <w:trPr>
          <w:cantSplit/>
          <w:jc w:val="center"/>
          <w:ins w:id="18927" w:author="Charles Gifford" w:date="2017-03-17T22:18:00Z"/>
        </w:trPr>
        <w:tc>
          <w:tcPr>
            <w:tcW w:w="1177" w:type="dxa"/>
          </w:tcPr>
          <w:p w14:paraId="2EE7024F" w14:textId="77777777" w:rsidR="00FA6852" w:rsidRPr="00E32145" w:rsidRDefault="00FA6852" w:rsidP="00FA6852">
            <w:pPr>
              <w:pStyle w:val="TABLE-cell"/>
              <w:rPr>
                <w:ins w:id="18928" w:author="Charles Gifford" w:date="2017-03-17T22:18:00Z"/>
                <w:lang w:val="en-US"/>
              </w:rPr>
            </w:pPr>
            <w:ins w:id="18929" w:author="Charles Gifford" w:date="2017-03-17T22:18:00Z">
              <w:r>
                <w:rPr>
                  <w:lang w:val="en-US"/>
                </w:rPr>
                <w:t>Spatial definition</w:t>
              </w:r>
            </w:ins>
          </w:p>
          <w:p w14:paraId="46425AF7" w14:textId="77777777" w:rsidR="00FA6852" w:rsidRDefault="00FA6852" w:rsidP="00FA6852">
            <w:pPr>
              <w:pStyle w:val="TableNormal1"/>
              <w:keepNext w:val="0"/>
              <w:rPr>
                <w:ins w:id="18930" w:author="Charles Gifford" w:date="2017-03-17T22:18:00Z"/>
                <w:lang w:val="en-US"/>
              </w:rPr>
            </w:pPr>
          </w:p>
        </w:tc>
        <w:tc>
          <w:tcPr>
            <w:tcW w:w="2471" w:type="dxa"/>
          </w:tcPr>
          <w:p w14:paraId="7AA89C9B" w14:textId="6F504B84" w:rsidR="00FA6852" w:rsidRPr="001C220C" w:rsidRDefault="00FA6852" w:rsidP="00FA6852">
            <w:pPr>
              <w:pStyle w:val="TableNormal1"/>
              <w:keepNext w:val="0"/>
              <w:rPr>
                <w:ins w:id="18931" w:author="Charles Gifford" w:date="2017-03-17T22:18:00Z"/>
                <w:lang w:val="en-US"/>
              </w:rPr>
            </w:pPr>
            <w:ins w:id="18932" w:author="Charles Gifford" w:date="2017-03-17T22:18:00Z">
              <w:r>
                <w:rPr>
                  <w:lang w:val="en-US"/>
                </w:rPr>
                <w:t>S</w:t>
              </w:r>
              <w:r w:rsidRPr="00E32145">
                <w:rPr>
                  <w:lang w:val="en-US"/>
                </w:rPr>
                <w:t xml:space="preserve">patially defines the </w:t>
              </w:r>
              <w:r>
                <w:rPr>
                  <w:lang w:val="en-US"/>
                </w:rPr>
                <w:t>personnel resource(s)</w:t>
              </w:r>
              <w:r>
                <w:rPr>
                  <w:i/>
                  <w:lang w:val="en-US"/>
                </w:rPr>
                <w:t xml:space="preserve"> </w:t>
              </w:r>
              <w:r>
                <w:rPr>
                  <w:lang w:val="en-US"/>
                </w:rPr>
                <w:t xml:space="preserve">specified by this </w:t>
              </w:r>
              <w:r>
                <w:rPr>
                  <w:i/>
                  <w:lang w:val="en-US"/>
                </w:rPr>
                <w:t>personnel capability</w:t>
              </w:r>
              <w:r w:rsidRPr="00E32145">
                <w:rPr>
                  <w:lang w:val="en-US"/>
                </w:rPr>
                <w:t xml:space="preserve"> as a </w:t>
              </w:r>
              <w:r w:rsidRPr="00A33190">
                <w:rPr>
                  <w:lang w:val="en-US"/>
                </w:rPr>
                <w:t>0-dimensional point, 1-dimensional line, or 2-dimensional shape or 3-dimensional solid</w:t>
              </w:r>
              <w:r w:rsidRPr="00E32145">
                <w:rPr>
                  <w:lang w:val="en-US"/>
                </w:rPr>
                <w:t>.</w:t>
              </w:r>
            </w:ins>
          </w:p>
        </w:tc>
        <w:tc>
          <w:tcPr>
            <w:tcW w:w="1303" w:type="dxa"/>
          </w:tcPr>
          <w:p w14:paraId="318CCF36" w14:textId="766DF758" w:rsidR="00FA6852" w:rsidRPr="001C220C" w:rsidRDefault="00FA6852" w:rsidP="00FA6852">
            <w:pPr>
              <w:pStyle w:val="TableNormal1"/>
              <w:keepNext w:val="0"/>
              <w:rPr>
                <w:ins w:id="18933" w:author="Charles Gifford" w:date="2017-03-17T22:18:00Z"/>
                <w:lang w:val="en-US"/>
              </w:rPr>
            </w:pPr>
            <w:ins w:id="18934" w:author="Charles Gifford" w:date="2017-03-17T22:18:00Z">
              <w:r w:rsidRPr="00E32145">
                <w:rPr>
                  <w:lang w:val="en-US"/>
                </w:rPr>
                <w:t>4326 / EPSG / GPX / lat="45.35" lon="24.15"</w:t>
              </w:r>
            </w:ins>
          </w:p>
        </w:tc>
        <w:tc>
          <w:tcPr>
            <w:tcW w:w="1297" w:type="dxa"/>
          </w:tcPr>
          <w:p w14:paraId="01F6097C" w14:textId="73B6D67D" w:rsidR="00FA6852" w:rsidRPr="001C220C" w:rsidRDefault="00FA6852" w:rsidP="00FA6852">
            <w:pPr>
              <w:pStyle w:val="TableNormal1"/>
              <w:keepNext w:val="0"/>
              <w:rPr>
                <w:ins w:id="18935" w:author="Charles Gifford" w:date="2017-03-17T22:18:00Z"/>
                <w:lang w:val="en-US"/>
              </w:rPr>
            </w:pPr>
            <w:ins w:id="18936" w:author="Charles Gifford" w:date="2017-03-17T22:18:00Z">
              <w:r w:rsidRPr="00E32145">
                <w:rPr>
                  <w:lang w:val="en-US"/>
                </w:rPr>
                <w:t>5800 / EPSG / WKT / POINT ( -1000 463 )</w:t>
              </w:r>
            </w:ins>
          </w:p>
        </w:tc>
        <w:tc>
          <w:tcPr>
            <w:tcW w:w="1158" w:type="dxa"/>
          </w:tcPr>
          <w:p w14:paraId="56D69CBB" w14:textId="484F6C6D" w:rsidR="00FA6852" w:rsidRPr="001C220C" w:rsidRDefault="00FA6852" w:rsidP="00FA6852">
            <w:pPr>
              <w:pStyle w:val="TableNormal1"/>
              <w:keepNext w:val="0"/>
              <w:rPr>
                <w:ins w:id="18937" w:author="Charles Gifford" w:date="2017-03-17T22:18:00Z"/>
                <w:lang w:val="en-US"/>
              </w:rPr>
            </w:pPr>
            <w:ins w:id="18938" w:author="Charles Gifford" w:date="2017-03-17T22:18:00Z">
              <w:r w:rsidRPr="00E32145">
                <w:rPr>
                  <w:lang w:val="en-US"/>
                </w:rPr>
                <w:t>4269 / EPSG / WKT / POINT ( 3848472 96789 )</w:t>
              </w:r>
            </w:ins>
          </w:p>
        </w:tc>
        <w:tc>
          <w:tcPr>
            <w:tcW w:w="1805" w:type="dxa"/>
          </w:tcPr>
          <w:p w14:paraId="0247A51B" w14:textId="29FF648C" w:rsidR="00FA6852" w:rsidRDefault="00FA6852" w:rsidP="00FA6852">
            <w:pPr>
              <w:pStyle w:val="TableNormal1"/>
              <w:keepNext w:val="0"/>
              <w:spacing w:before="40"/>
              <w:rPr>
                <w:ins w:id="18939" w:author="Charles Gifford" w:date="2017-03-17T22:18:00Z"/>
                <w:lang w:val="en-US"/>
              </w:rPr>
            </w:pPr>
            <w:ins w:id="18940" w:author="Charles Gifford" w:date="2017-03-17T22:18:00Z">
              <w:r w:rsidRPr="00E32145">
                <w:rPr>
                  <w:lang w:val="en-US"/>
                </w:rPr>
                <w:t>6283 / EPSG / WKT / POLYGON ( ( -646.99 676.18, -645.14 683.09, -646.99 676.18 ) )</w:t>
              </w:r>
            </w:ins>
          </w:p>
        </w:tc>
      </w:tr>
      <w:tr w:rsidR="00FA6852" w:rsidRPr="001C220C" w14:paraId="547910DA" w14:textId="77777777" w:rsidTr="002C25C7">
        <w:trPr>
          <w:cantSplit/>
          <w:jc w:val="center"/>
          <w:ins w:id="18941" w:author="Charles Gifford" w:date="2017-03-17T22:18:00Z"/>
        </w:trPr>
        <w:tc>
          <w:tcPr>
            <w:tcW w:w="1177" w:type="dxa"/>
          </w:tcPr>
          <w:p w14:paraId="66A73BA5" w14:textId="45C10542" w:rsidR="00FA6852" w:rsidRDefault="00FA6852" w:rsidP="00FA6852">
            <w:pPr>
              <w:pStyle w:val="TableNormal1"/>
              <w:keepNext w:val="0"/>
              <w:rPr>
                <w:ins w:id="18942" w:author="Charles Gifford" w:date="2017-03-17T22:18:00Z"/>
                <w:lang w:val="en-US"/>
              </w:rPr>
            </w:pPr>
            <w:ins w:id="18943" w:author="Charles Gifford" w:date="2017-03-17T22:18:00Z">
              <w:r>
                <w:rPr>
                  <w:lang w:val="en-US"/>
                </w:rPr>
                <w:t>Operational location</w:t>
              </w:r>
            </w:ins>
          </w:p>
        </w:tc>
        <w:tc>
          <w:tcPr>
            <w:tcW w:w="2471" w:type="dxa"/>
          </w:tcPr>
          <w:p w14:paraId="38A803D5" w14:textId="18F389DF" w:rsidR="00FA6852" w:rsidRPr="001C220C" w:rsidRDefault="00FA6852" w:rsidP="00FA6852">
            <w:pPr>
              <w:pStyle w:val="TableNormal1"/>
              <w:keepNext w:val="0"/>
              <w:rPr>
                <w:ins w:id="18944" w:author="Charles Gifford" w:date="2017-03-17T22:18:00Z"/>
                <w:lang w:val="en-US"/>
              </w:rPr>
            </w:pPr>
            <w:ins w:id="18945" w:author="Charles Gifford" w:date="2017-03-17T22:18:00Z">
              <w:r>
                <w:rPr>
                  <w:lang w:val="en-US"/>
                </w:rPr>
                <w:t xml:space="preserve">Identifies the operational location of the personnel resource(s) specified by this </w:t>
              </w:r>
              <w:r>
                <w:rPr>
                  <w:i/>
                  <w:lang w:val="en-US"/>
                </w:rPr>
                <w:t>personnel capability</w:t>
              </w:r>
              <w:r>
                <w:rPr>
                  <w:lang w:val="en-US"/>
                </w:rPr>
                <w:t>.</w:t>
              </w:r>
            </w:ins>
          </w:p>
        </w:tc>
        <w:tc>
          <w:tcPr>
            <w:tcW w:w="1303" w:type="dxa"/>
          </w:tcPr>
          <w:p w14:paraId="20A7C285" w14:textId="51FD0222" w:rsidR="00FA6852" w:rsidRPr="001C220C" w:rsidRDefault="00FA6852" w:rsidP="00FA6852">
            <w:pPr>
              <w:pStyle w:val="TableNormal1"/>
              <w:keepNext w:val="0"/>
              <w:rPr>
                <w:ins w:id="18946" w:author="Charles Gifford" w:date="2017-03-17T22:18:00Z"/>
                <w:lang w:val="en-US"/>
              </w:rPr>
            </w:pPr>
            <w:ins w:id="18947" w:author="Charles Gifford" w:date="2017-03-17T22:18:00Z">
              <w:r>
                <w:rPr>
                  <w:lang w:val="en-US"/>
                </w:rPr>
                <w:t>SST57</w:t>
              </w:r>
            </w:ins>
          </w:p>
        </w:tc>
        <w:tc>
          <w:tcPr>
            <w:tcW w:w="1297" w:type="dxa"/>
          </w:tcPr>
          <w:p w14:paraId="5EDE2E5F" w14:textId="7247AF2F" w:rsidR="00FA6852" w:rsidRPr="001C220C" w:rsidRDefault="00FA6852" w:rsidP="00FA6852">
            <w:pPr>
              <w:pStyle w:val="TableNormal1"/>
              <w:keepNext w:val="0"/>
              <w:rPr>
                <w:ins w:id="18948" w:author="Charles Gifford" w:date="2017-03-17T22:18:00Z"/>
                <w:lang w:val="en-US"/>
              </w:rPr>
            </w:pPr>
            <w:ins w:id="18949" w:author="Charles Gifford" w:date="2017-03-17T22:18:00Z">
              <w:r>
                <w:rPr>
                  <w:lang w:val="en-US"/>
                </w:rPr>
                <w:t>Shed4S-8</w:t>
              </w:r>
            </w:ins>
          </w:p>
        </w:tc>
        <w:tc>
          <w:tcPr>
            <w:tcW w:w="1158" w:type="dxa"/>
          </w:tcPr>
          <w:p w14:paraId="0CA5EC59" w14:textId="4318A04D" w:rsidR="00FA6852" w:rsidRPr="001C220C" w:rsidRDefault="00FA6852" w:rsidP="00FA6852">
            <w:pPr>
              <w:pStyle w:val="TableNormal1"/>
              <w:keepNext w:val="0"/>
              <w:rPr>
                <w:ins w:id="18950" w:author="Charles Gifford" w:date="2017-03-17T22:18:00Z"/>
                <w:lang w:val="en-US"/>
              </w:rPr>
            </w:pPr>
            <w:ins w:id="18951" w:author="Charles Gifford" w:date="2017-03-17T22:18:00Z">
              <w:r>
                <w:rPr>
                  <w:lang w:val="en-US"/>
                </w:rPr>
                <w:t>3822</w:t>
              </w:r>
            </w:ins>
          </w:p>
        </w:tc>
        <w:tc>
          <w:tcPr>
            <w:tcW w:w="1805" w:type="dxa"/>
          </w:tcPr>
          <w:p w14:paraId="5468D325" w14:textId="22CA7820" w:rsidR="00FA6852" w:rsidRDefault="00FA6852" w:rsidP="00FA6852">
            <w:pPr>
              <w:pStyle w:val="TableNormal1"/>
              <w:keepNext w:val="0"/>
              <w:spacing w:before="40"/>
              <w:rPr>
                <w:ins w:id="18952" w:author="Charles Gifford" w:date="2017-03-17T22:18:00Z"/>
                <w:lang w:val="en-US"/>
              </w:rPr>
            </w:pPr>
            <w:ins w:id="18953" w:author="Charles Gifford" w:date="2017-03-17T22:18:00Z">
              <w:r>
                <w:rPr>
                  <w:lang w:val="en-US"/>
                </w:rPr>
                <w:t>WH1</w:t>
              </w:r>
            </w:ins>
          </w:p>
        </w:tc>
      </w:tr>
      <w:tr w:rsidR="00FA6852" w:rsidRPr="00A756AC" w14:paraId="6BAE94F9" w14:textId="77777777" w:rsidTr="00F74376">
        <w:trPr>
          <w:cantSplit/>
          <w:jc w:val="center"/>
          <w:ins w:id="18954" w:author="Charles Gifford" w:date="2016-01-11T13:09:00Z"/>
        </w:trPr>
        <w:tc>
          <w:tcPr>
            <w:tcW w:w="1177" w:type="dxa"/>
          </w:tcPr>
          <w:p w14:paraId="2C6E15C3" w14:textId="5F6E143E" w:rsidR="00FA6852" w:rsidRPr="009042FD" w:rsidRDefault="00FA6852" w:rsidP="00FA6852">
            <w:pPr>
              <w:pStyle w:val="TableNormal1"/>
              <w:keepNext w:val="0"/>
              <w:rPr>
                <w:ins w:id="18955" w:author="Charles Gifford" w:date="2016-01-11T13:09:00Z"/>
                <w:lang w:val="en-US"/>
              </w:rPr>
            </w:pPr>
            <w:ins w:id="18956" w:author="Charles Gifford" w:date="2017-03-17T22:18:00Z">
              <w:r>
                <w:rPr>
                  <w:lang w:val="en-US"/>
                </w:rPr>
                <w:t>Operational location type</w:t>
              </w:r>
            </w:ins>
          </w:p>
        </w:tc>
        <w:tc>
          <w:tcPr>
            <w:tcW w:w="2471" w:type="dxa"/>
          </w:tcPr>
          <w:p w14:paraId="595321C6" w14:textId="77777777" w:rsidR="00FA6852" w:rsidRPr="00EF1162" w:rsidRDefault="00FA6852" w:rsidP="00FA6852">
            <w:pPr>
              <w:pStyle w:val="TableNormal1"/>
              <w:rPr>
                <w:ins w:id="18957" w:author="Charles Gifford" w:date="2017-03-17T22:18:00Z"/>
              </w:rPr>
            </w:pPr>
            <w:ins w:id="18958" w:author="Charles Gifford" w:date="2017-03-17T22:18:00Z">
              <w:r w:rsidRPr="00EF1162">
                <w:t xml:space="preserve">Indicates whether the </w:t>
              </w:r>
              <w:r>
                <w:t xml:space="preserve">operational </w:t>
              </w:r>
              <w:r w:rsidRPr="00EF1162">
                <w:t>location attribute refers to a</w:t>
              </w:r>
              <w:r>
                <w:t>n</w:t>
              </w:r>
              <w:r w:rsidRPr="00EF1162">
                <w:t xml:space="preserve"> </w:t>
              </w:r>
              <w:r w:rsidRPr="00EF1162">
                <w:rPr>
                  <w:i/>
                </w:rPr>
                <w:t>operational</w:t>
              </w:r>
              <w:r>
                <w:t xml:space="preserve"> </w:t>
              </w:r>
              <w:r w:rsidRPr="00EF1162">
                <w:rPr>
                  <w:i/>
                </w:rPr>
                <w:t>location</w:t>
              </w:r>
              <w:r w:rsidRPr="00EF1162">
                <w:t xml:space="preserve"> object, or contains a description of the </w:t>
              </w:r>
              <w:r>
                <w:t xml:space="preserve">operational </w:t>
              </w:r>
              <w:r w:rsidRPr="00EF1162">
                <w:t>location.</w:t>
              </w:r>
            </w:ins>
          </w:p>
          <w:p w14:paraId="65439713" w14:textId="77777777" w:rsidR="00FA6852" w:rsidRPr="00EF1162" w:rsidRDefault="00FA6852" w:rsidP="00FA6852">
            <w:pPr>
              <w:pStyle w:val="TableNormal1"/>
              <w:rPr>
                <w:ins w:id="18959" w:author="Charles Gifford" w:date="2017-03-17T22:18:00Z"/>
              </w:rPr>
            </w:pPr>
            <w:ins w:id="18960" w:author="Charles Gifford" w:date="2017-03-17T22:18:00Z">
              <w:r w:rsidRPr="00EF1162">
                <w:t>Mandatory where a</w:t>
              </w:r>
              <w:r>
                <w:t>n operational</w:t>
              </w:r>
              <w:r w:rsidRPr="00EF1162">
                <w:t xml:space="preserve"> location </w:t>
              </w:r>
              <w:r>
                <w:t xml:space="preserve">attribute </w:t>
              </w:r>
              <w:r w:rsidRPr="00EF1162">
                <w:t>is specified.  Defined values are:</w:t>
              </w:r>
            </w:ins>
          </w:p>
          <w:p w14:paraId="6D078E30" w14:textId="77777777" w:rsidR="00FA6852" w:rsidRPr="00EF1162" w:rsidRDefault="00FA6852" w:rsidP="00FA6852">
            <w:pPr>
              <w:pStyle w:val="TableNormal1"/>
              <w:rPr>
                <w:ins w:id="18961" w:author="Charles Gifford" w:date="2017-03-17T22:18:00Z"/>
              </w:rPr>
            </w:pPr>
            <w:ins w:id="18962" w:author="Charles Gifford" w:date="2017-03-17T22:18:00Z">
              <w:r>
                <w:t xml:space="preserve">Operational </w:t>
              </w:r>
              <w:r w:rsidRPr="00EF1162">
                <w:t xml:space="preserve">Location – </w:t>
              </w:r>
              <w:r>
                <w:t>Operational l</w:t>
              </w:r>
              <w:r w:rsidRPr="00EF1162">
                <w:t>ocation attribute references a</w:t>
              </w:r>
              <w:r>
                <w:t>n</w:t>
              </w:r>
              <w:r w:rsidRPr="00EF1162">
                <w:t xml:space="preserve"> </w:t>
              </w:r>
              <w:r w:rsidRPr="00EF1162">
                <w:rPr>
                  <w:i/>
                </w:rPr>
                <w:t>operational</w:t>
              </w:r>
              <w:r>
                <w:t xml:space="preserve"> </w:t>
              </w:r>
              <w:r w:rsidRPr="00EF1162">
                <w:rPr>
                  <w:i/>
                </w:rPr>
                <w:t>location</w:t>
              </w:r>
              <w:r w:rsidRPr="00EF1162">
                <w:t>.</w:t>
              </w:r>
            </w:ins>
          </w:p>
          <w:p w14:paraId="1645B6FB" w14:textId="55E6C2EB" w:rsidR="00FA6852" w:rsidRPr="009042FD" w:rsidRDefault="00FA6852" w:rsidP="00FA6852">
            <w:pPr>
              <w:pStyle w:val="TableNormal1"/>
              <w:keepNext w:val="0"/>
              <w:rPr>
                <w:ins w:id="18963" w:author="Charles Gifford" w:date="2016-01-11T13:09:00Z"/>
                <w:lang w:val="en-US"/>
              </w:rPr>
            </w:pPr>
            <w:ins w:id="18964" w:author="Charles Gifford" w:date="2017-03-17T22:18:00Z">
              <w:r>
                <w:rPr>
                  <w:lang w:val="en-US"/>
                </w:rPr>
                <w:t>Description – Operational l</w:t>
              </w:r>
              <w:r w:rsidRPr="00EF1162">
                <w:rPr>
                  <w:lang w:val="en-US"/>
                </w:rPr>
                <w:t xml:space="preserve">ocation attribute contains a description of the </w:t>
              </w:r>
              <w:r>
                <w:rPr>
                  <w:lang w:val="en-US"/>
                </w:rPr>
                <w:t xml:space="preserve">operational </w:t>
              </w:r>
              <w:r w:rsidRPr="00EF1162">
                <w:rPr>
                  <w:lang w:val="en-US"/>
                </w:rPr>
                <w:t>location, such as a street address.</w:t>
              </w:r>
            </w:ins>
          </w:p>
        </w:tc>
        <w:tc>
          <w:tcPr>
            <w:tcW w:w="1303" w:type="dxa"/>
          </w:tcPr>
          <w:p w14:paraId="0B896632" w14:textId="3C0B8508" w:rsidR="00FA6852" w:rsidRPr="009042FD" w:rsidRDefault="00FA6852" w:rsidP="00FA6852">
            <w:pPr>
              <w:pStyle w:val="TableNormal1"/>
              <w:keepNext w:val="0"/>
              <w:rPr>
                <w:ins w:id="18965" w:author="Charles Gifford" w:date="2016-01-11T13:09:00Z"/>
                <w:lang w:val="en-US"/>
              </w:rPr>
            </w:pPr>
            <w:ins w:id="18966" w:author="Charles Gifford" w:date="2017-03-17T22:18:00Z">
              <w:r>
                <w:rPr>
                  <w:lang w:val="en-US"/>
                </w:rPr>
                <w:t>Operational Location</w:t>
              </w:r>
            </w:ins>
          </w:p>
        </w:tc>
        <w:tc>
          <w:tcPr>
            <w:tcW w:w="1297" w:type="dxa"/>
          </w:tcPr>
          <w:p w14:paraId="312249AE" w14:textId="2FAA7D88" w:rsidR="00FA6852" w:rsidRPr="009042FD" w:rsidRDefault="00FA6852" w:rsidP="00FA6852">
            <w:pPr>
              <w:pStyle w:val="TableNormal1"/>
              <w:keepNext w:val="0"/>
              <w:rPr>
                <w:ins w:id="18967" w:author="Charles Gifford" w:date="2016-01-11T13:09:00Z"/>
                <w:lang w:val="en-US"/>
              </w:rPr>
            </w:pPr>
            <w:ins w:id="18968" w:author="Charles Gifford" w:date="2017-03-17T22:18:00Z">
              <w:r>
                <w:rPr>
                  <w:lang w:val="en-US"/>
                </w:rPr>
                <w:t>Description</w:t>
              </w:r>
            </w:ins>
          </w:p>
        </w:tc>
        <w:tc>
          <w:tcPr>
            <w:tcW w:w="1158" w:type="dxa"/>
          </w:tcPr>
          <w:p w14:paraId="0B7176ED" w14:textId="4788F1CA" w:rsidR="00FA6852" w:rsidRPr="009042FD" w:rsidRDefault="00FA6852" w:rsidP="00FA6852">
            <w:pPr>
              <w:pStyle w:val="TableNormal1"/>
              <w:keepNext w:val="0"/>
              <w:rPr>
                <w:ins w:id="18969" w:author="Charles Gifford" w:date="2016-01-11T13:09:00Z"/>
                <w:lang w:val="en-US"/>
              </w:rPr>
            </w:pPr>
            <w:ins w:id="18970" w:author="Charles Gifford" w:date="2017-03-17T22:18:00Z">
              <w:r>
                <w:rPr>
                  <w:lang w:val="en-US"/>
                </w:rPr>
                <w:t>Operational Location</w:t>
              </w:r>
            </w:ins>
          </w:p>
        </w:tc>
        <w:tc>
          <w:tcPr>
            <w:tcW w:w="1805" w:type="dxa"/>
          </w:tcPr>
          <w:p w14:paraId="1AEC05FE" w14:textId="078E0112" w:rsidR="00FA6852" w:rsidRPr="009042FD" w:rsidRDefault="00FA6852" w:rsidP="00FA6852">
            <w:pPr>
              <w:pStyle w:val="TableNormal1"/>
              <w:keepNext w:val="0"/>
              <w:spacing w:before="40"/>
              <w:rPr>
                <w:ins w:id="18971" w:author="Charles Gifford" w:date="2016-01-11T13:09:00Z"/>
                <w:lang w:val="en-US"/>
              </w:rPr>
            </w:pPr>
            <w:ins w:id="18972" w:author="Charles Gifford" w:date="2017-03-17T22:18:00Z">
              <w:r>
                <w:rPr>
                  <w:lang w:val="en-US"/>
                </w:rPr>
                <w:t>Operational Location</w:t>
              </w:r>
            </w:ins>
          </w:p>
        </w:tc>
      </w:tr>
      <w:tr w:rsidR="00BA6779" w:rsidRPr="001C220C" w14:paraId="470554DF" w14:textId="77777777" w:rsidTr="002C25C7">
        <w:trPr>
          <w:cantSplit/>
          <w:jc w:val="center"/>
        </w:trPr>
        <w:tc>
          <w:tcPr>
            <w:tcW w:w="1177" w:type="dxa"/>
          </w:tcPr>
          <w:p w14:paraId="2395FB09" w14:textId="77777777" w:rsidR="00BA6779" w:rsidRPr="001C220C" w:rsidRDefault="00BA6779" w:rsidP="00BA6779">
            <w:pPr>
              <w:pStyle w:val="TableNormal1"/>
              <w:keepNext w:val="0"/>
              <w:rPr>
                <w:lang w:val="en-US"/>
              </w:rPr>
            </w:pPr>
            <w:r w:rsidRPr="001C220C">
              <w:rPr>
                <w:lang w:val="en-US"/>
              </w:rPr>
              <w:t xml:space="preserve">Personnel </w:t>
            </w:r>
            <w:r>
              <w:rPr>
                <w:lang w:val="en-US"/>
              </w:rPr>
              <w:t>u</w:t>
            </w:r>
            <w:r w:rsidRPr="001C220C">
              <w:rPr>
                <w:lang w:val="en-US"/>
              </w:rPr>
              <w:t>se</w:t>
            </w:r>
          </w:p>
        </w:tc>
        <w:tc>
          <w:tcPr>
            <w:tcW w:w="2471" w:type="dxa"/>
          </w:tcPr>
          <w:p w14:paraId="4BCC555F" w14:textId="77777777" w:rsidR="00BA6779" w:rsidRPr="001C220C" w:rsidRDefault="00BA6779" w:rsidP="00BA6779">
            <w:pPr>
              <w:pStyle w:val="TableNormal1"/>
              <w:keepNext w:val="0"/>
              <w:rPr>
                <w:lang w:val="en-US"/>
              </w:rPr>
            </w:pPr>
            <w:r w:rsidRPr="001C220C">
              <w:rPr>
                <w:lang w:val="en-US"/>
              </w:rPr>
              <w:t xml:space="preserve">Defines the expected capability use of the </w:t>
            </w:r>
            <w:r w:rsidRPr="00B316D0">
              <w:rPr>
                <w:i/>
                <w:lang w:val="en-US"/>
              </w:rPr>
              <w:t>personnel class</w:t>
            </w:r>
            <w:r w:rsidRPr="001C220C">
              <w:rPr>
                <w:lang w:val="en-US"/>
              </w:rPr>
              <w:t xml:space="preserve"> or person. </w:t>
            </w:r>
          </w:p>
        </w:tc>
        <w:tc>
          <w:tcPr>
            <w:tcW w:w="1303" w:type="dxa"/>
          </w:tcPr>
          <w:p w14:paraId="78F3F3D3" w14:textId="77777777" w:rsidR="00BA6779" w:rsidRPr="001C220C" w:rsidRDefault="00BA6779" w:rsidP="00BA6779">
            <w:pPr>
              <w:pStyle w:val="TableNormal1"/>
              <w:keepNext w:val="0"/>
              <w:rPr>
                <w:lang w:val="en-US"/>
              </w:rPr>
            </w:pPr>
            <w:r>
              <w:rPr>
                <w:lang w:val="en-US"/>
              </w:rPr>
              <w:t>(not applicable)</w:t>
            </w:r>
          </w:p>
        </w:tc>
        <w:tc>
          <w:tcPr>
            <w:tcW w:w="1297" w:type="dxa"/>
          </w:tcPr>
          <w:p w14:paraId="41DDEF72" w14:textId="77777777" w:rsidR="00BA6779" w:rsidRPr="001C220C" w:rsidRDefault="00BA6779" w:rsidP="00BA6779">
            <w:pPr>
              <w:pStyle w:val="TableNormal1"/>
              <w:keepNext w:val="0"/>
              <w:spacing w:before="40"/>
              <w:rPr>
                <w:lang w:val="en-US"/>
              </w:rPr>
            </w:pPr>
            <w:r>
              <w:rPr>
                <w:lang w:val="en-US"/>
              </w:rPr>
              <w:t>(not applicable)</w:t>
            </w:r>
          </w:p>
        </w:tc>
        <w:tc>
          <w:tcPr>
            <w:tcW w:w="1158" w:type="dxa"/>
          </w:tcPr>
          <w:p w14:paraId="7A37C3C0" w14:textId="77777777" w:rsidR="00BA6779" w:rsidRPr="001C220C" w:rsidRDefault="00BA6779" w:rsidP="00BA6779">
            <w:pPr>
              <w:pStyle w:val="TableNormal1"/>
              <w:keepNext w:val="0"/>
              <w:spacing w:before="40"/>
              <w:rPr>
                <w:lang w:val="en-US"/>
              </w:rPr>
            </w:pPr>
            <w:r>
              <w:rPr>
                <w:lang w:val="en-US"/>
              </w:rPr>
              <w:t>(not applicable)</w:t>
            </w:r>
          </w:p>
        </w:tc>
        <w:tc>
          <w:tcPr>
            <w:tcW w:w="1805" w:type="dxa"/>
          </w:tcPr>
          <w:p w14:paraId="485D86B3" w14:textId="77777777" w:rsidR="00BA6779" w:rsidRPr="001C220C" w:rsidRDefault="00BA6779" w:rsidP="00BA6779">
            <w:pPr>
              <w:pStyle w:val="TableNormal1"/>
              <w:keepNext w:val="0"/>
              <w:spacing w:before="40"/>
              <w:rPr>
                <w:lang w:val="en-US"/>
              </w:rPr>
            </w:pPr>
            <w:r>
              <w:rPr>
                <w:lang w:val="en-US"/>
              </w:rPr>
              <w:t>(not applicable)</w:t>
            </w:r>
          </w:p>
        </w:tc>
      </w:tr>
      <w:tr w:rsidR="00BA6779" w:rsidRPr="001C220C" w14:paraId="793A6A36" w14:textId="77777777" w:rsidTr="002C25C7">
        <w:trPr>
          <w:cantSplit/>
          <w:jc w:val="center"/>
        </w:trPr>
        <w:tc>
          <w:tcPr>
            <w:tcW w:w="1177" w:type="dxa"/>
          </w:tcPr>
          <w:p w14:paraId="3295D2AB" w14:textId="77777777" w:rsidR="00BA6779" w:rsidRPr="001C220C" w:rsidRDefault="00BA6779" w:rsidP="00BA6779">
            <w:pPr>
              <w:pStyle w:val="TableNormal1"/>
              <w:keepNext w:val="0"/>
              <w:rPr>
                <w:lang w:val="en-US"/>
              </w:rPr>
            </w:pPr>
            <w:r w:rsidRPr="001C220C">
              <w:rPr>
                <w:lang w:val="en-US"/>
              </w:rPr>
              <w:t xml:space="preserve">Start </w:t>
            </w:r>
            <w:r>
              <w:rPr>
                <w:lang w:val="en-US"/>
              </w:rPr>
              <w:t>t</w:t>
            </w:r>
            <w:r w:rsidRPr="001C220C">
              <w:rPr>
                <w:lang w:val="en-US"/>
              </w:rPr>
              <w:t>ime</w:t>
            </w:r>
          </w:p>
        </w:tc>
        <w:tc>
          <w:tcPr>
            <w:tcW w:w="2471" w:type="dxa"/>
          </w:tcPr>
          <w:p w14:paraId="38BFB3ED" w14:textId="77777777" w:rsidR="00BA6779" w:rsidRPr="001C220C" w:rsidRDefault="00BA6779" w:rsidP="00BA6779">
            <w:pPr>
              <w:pStyle w:val="TableNormal1"/>
              <w:keepNext w:val="0"/>
              <w:rPr>
                <w:lang w:val="en-US"/>
              </w:rPr>
            </w:pPr>
            <w:r w:rsidRPr="001C220C">
              <w:rPr>
                <w:lang w:val="en-US"/>
              </w:rPr>
              <w:t xml:space="preserve">The starting time associated with the </w:t>
            </w:r>
            <w:r w:rsidRPr="001C220C">
              <w:rPr>
                <w:i/>
                <w:lang w:val="en-US"/>
              </w:rPr>
              <w:t>personnel capability</w:t>
            </w:r>
            <w:r>
              <w:rPr>
                <w:lang w:val="en-US"/>
              </w:rPr>
              <w:t xml:space="preserve">. </w:t>
            </w:r>
          </w:p>
          <w:p w14:paraId="2D6661B7" w14:textId="77777777" w:rsidR="00BA6779" w:rsidRPr="001C220C" w:rsidRDefault="00BA6779" w:rsidP="00BA6779">
            <w:pPr>
              <w:pStyle w:val="TableNormal1"/>
              <w:keepNext w:val="0"/>
              <w:rPr>
                <w:lang w:val="en-US"/>
              </w:rPr>
            </w:pPr>
            <w:r w:rsidRPr="001C220C">
              <w:rPr>
                <w:lang w:val="en-US"/>
              </w:rPr>
              <w:t xml:space="preserve">If omitted, then the capability is associated to the parent </w:t>
            </w:r>
            <w:r w:rsidRPr="001C220C">
              <w:rPr>
                <w:i/>
                <w:lang w:val="en-US"/>
              </w:rPr>
              <w:t>operations capability</w:t>
            </w:r>
            <w:r w:rsidRPr="001C220C">
              <w:rPr>
                <w:lang w:val="en-US"/>
              </w:rPr>
              <w:t xml:space="preserve"> start time</w:t>
            </w:r>
            <w:r>
              <w:rPr>
                <w:lang w:val="en-US"/>
              </w:rPr>
              <w:t xml:space="preserve">. </w:t>
            </w:r>
          </w:p>
        </w:tc>
        <w:tc>
          <w:tcPr>
            <w:tcW w:w="1303" w:type="dxa"/>
          </w:tcPr>
          <w:p w14:paraId="4BBF826C" w14:textId="77777777" w:rsidR="00BA6779" w:rsidRPr="001C220C" w:rsidRDefault="00BA6779" w:rsidP="00BA6779">
            <w:pPr>
              <w:pStyle w:val="TableNormal1"/>
              <w:keepNext w:val="0"/>
              <w:rPr>
                <w:lang w:val="en-US"/>
              </w:rPr>
            </w:pPr>
            <w:r w:rsidRPr="001C220C">
              <w:rPr>
                <w:lang w:val="en-US"/>
              </w:rPr>
              <w:t>1999-12-30 11:59</w:t>
            </w:r>
            <w:r w:rsidRPr="001C220C">
              <w:rPr>
                <w:lang w:val="en-US"/>
              </w:rPr>
              <w:br/>
            </w:r>
          </w:p>
        </w:tc>
        <w:tc>
          <w:tcPr>
            <w:tcW w:w="1297" w:type="dxa"/>
          </w:tcPr>
          <w:p w14:paraId="0CFB3404" w14:textId="77777777" w:rsidR="00BA6779" w:rsidRPr="001C220C" w:rsidRDefault="00BA6779" w:rsidP="00BA6779">
            <w:pPr>
              <w:pStyle w:val="TableNormal1"/>
              <w:keepNext w:val="0"/>
              <w:spacing w:before="40"/>
              <w:rPr>
                <w:lang w:val="en-US"/>
              </w:rPr>
            </w:pPr>
            <w:r w:rsidRPr="001C220C">
              <w:rPr>
                <w:lang w:val="en-US"/>
              </w:rPr>
              <w:t>10-28-2006 2:00 UTC</w:t>
            </w:r>
          </w:p>
        </w:tc>
        <w:tc>
          <w:tcPr>
            <w:tcW w:w="1158" w:type="dxa"/>
          </w:tcPr>
          <w:p w14:paraId="1C073B92" w14:textId="77777777" w:rsidR="00BA6779" w:rsidRPr="001C220C" w:rsidRDefault="00BA6779" w:rsidP="00BA6779">
            <w:pPr>
              <w:pStyle w:val="TableNormal1"/>
              <w:keepNext w:val="0"/>
              <w:spacing w:before="40"/>
              <w:rPr>
                <w:lang w:val="en-US"/>
              </w:rPr>
            </w:pPr>
            <w:r w:rsidRPr="001C220C">
              <w:rPr>
                <w:lang w:val="en-US"/>
              </w:rPr>
              <w:t>10-28-2006 00:00 UTC</w:t>
            </w:r>
          </w:p>
        </w:tc>
        <w:tc>
          <w:tcPr>
            <w:tcW w:w="1805" w:type="dxa"/>
          </w:tcPr>
          <w:p w14:paraId="5C8519C4" w14:textId="77777777" w:rsidR="00BA6779" w:rsidRPr="001C220C" w:rsidRDefault="00BA6779" w:rsidP="00BA6779">
            <w:pPr>
              <w:pStyle w:val="TableNormal1"/>
              <w:keepNext w:val="0"/>
              <w:spacing w:before="40"/>
              <w:rPr>
                <w:lang w:val="en-US"/>
              </w:rPr>
            </w:pPr>
            <w:r>
              <w:rPr>
                <w:lang w:val="en-US"/>
              </w:rPr>
              <w:t>(not applicable)</w:t>
            </w:r>
          </w:p>
        </w:tc>
      </w:tr>
      <w:tr w:rsidR="00BA6779" w:rsidRPr="001C220C" w14:paraId="11D18E78" w14:textId="77777777" w:rsidTr="002C25C7">
        <w:trPr>
          <w:cantSplit/>
          <w:jc w:val="center"/>
        </w:trPr>
        <w:tc>
          <w:tcPr>
            <w:tcW w:w="1177" w:type="dxa"/>
          </w:tcPr>
          <w:p w14:paraId="51099D0A" w14:textId="77777777" w:rsidR="00BA6779" w:rsidRPr="001C220C" w:rsidRDefault="00BA6779" w:rsidP="00BA6779">
            <w:pPr>
              <w:pStyle w:val="TableNormal1"/>
              <w:keepNext w:val="0"/>
              <w:rPr>
                <w:lang w:val="en-US"/>
              </w:rPr>
            </w:pPr>
            <w:r w:rsidRPr="001C220C">
              <w:rPr>
                <w:lang w:val="en-US"/>
              </w:rPr>
              <w:t xml:space="preserve">End </w:t>
            </w:r>
            <w:r>
              <w:rPr>
                <w:lang w:val="en-US"/>
              </w:rPr>
              <w:t>t</w:t>
            </w:r>
            <w:r w:rsidRPr="001C220C">
              <w:rPr>
                <w:lang w:val="en-US"/>
              </w:rPr>
              <w:t>ime</w:t>
            </w:r>
          </w:p>
        </w:tc>
        <w:tc>
          <w:tcPr>
            <w:tcW w:w="2471" w:type="dxa"/>
          </w:tcPr>
          <w:p w14:paraId="78DA798C" w14:textId="77777777" w:rsidR="00BA6779" w:rsidRPr="001C220C" w:rsidRDefault="00BA6779" w:rsidP="00BA6779">
            <w:pPr>
              <w:pStyle w:val="TableNormal1"/>
              <w:keepNext w:val="0"/>
              <w:rPr>
                <w:lang w:val="en-US"/>
              </w:rPr>
            </w:pPr>
            <w:r w:rsidRPr="001C220C">
              <w:rPr>
                <w:lang w:val="en-US"/>
              </w:rPr>
              <w:t xml:space="preserve">The ending time associated with the </w:t>
            </w:r>
            <w:r w:rsidRPr="001C220C">
              <w:rPr>
                <w:i/>
                <w:lang w:val="en-US"/>
              </w:rPr>
              <w:t>personnel capability</w:t>
            </w:r>
            <w:r>
              <w:rPr>
                <w:lang w:val="en-US"/>
              </w:rPr>
              <w:t xml:space="preserve">. </w:t>
            </w:r>
          </w:p>
          <w:p w14:paraId="7075E5CB" w14:textId="77777777" w:rsidR="00BA6779" w:rsidRPr="001C220C" w:rsidRDefault="00BA6779" w:rsidP="00BA6779">
            <w:pPr>
              <w:pStyle w:val="TableNormal1"/>
              <w:keepNext w:val="0"/>
              <w:rPr>
                <w:lang w:val="en-US"/>
              </w:rPr>
            </w:pPr>
            <w:r w:rsidRPr="001C220C">
              <w:rPr>
                <w:lang w:val="en-US"/>
              </w:rPr>
              <w:t xml:space="preserve">If omitted, then the capability is associated to the parent </w:t>
            </w:r>
            <w:r w:rsidRPr="001C220C">
              <w:rPr>
                <w:i/>
                <w:lang w:val="en-US"/>
              </w:rPr>
              <w:t>operations capability</w:t>
            </w:r>
            <w:r w:rsidRPr="001C220C">
              <w:rPr>
                <w:lang w:val="en-US"/>
              </w:rPr>
              <w:t xml:space="preserve"> end time</w:t>
            </w:r>
            <w:r>
              <w:rPr>
                <w:lang w:val="en-US"/>
              </w:rPr>
              <w:t xml:space="preserve">. </w:t>
            </w:r>
          </w:p>
        </w:tc>
        <w:tc>
          <w:tcPr>
            <w:tcW w:w="1303" w:type="dxa"/>
          </w:tcPr>
          <w:p w14:paraId="75FD9959" w14:textId="77777777" w:rsidR="00BA6779" w:rsidRPr="001C220C" w:rsidRDefault="00BA6779" w:rsidP="00BA6779">
            <w:pPr>
              <w:pStyle w:val="TableNormal1"/>
              <w:keepNext w:val="0"/>
              <w:rPr>
                <w:lang w:val="en-US"/>
              </w:rPr>
            </w:pPr>
            <w:r w:rsidRPr="001C220C">
              <w:rPr>
                <w:lang w:val="en-US"/>
              </w:rPr>
              <w:t>2000-01-01 12:00</w:t>
            </w:r>
          </w:p>
        </w:tc>
        <w:tc>
          <w:tcPr>
            <w:tcW w:w="1297" w:type="dxa"/>
          </w:tcPr>
          <w:p w14:paraId="1CF0EE3C" w14:textId="77777777" w:rsidR="00BA6779" w:rsidRPr="001C220C" w:rsidRDefault="00BA6779" w:rsidP="00BA6779">
            <w:pPr>
              <w:pStyle w:val="TableNormal1"/>
              <w:keepNext w:val="0"/>
              <w:spacing w:before="40"/>
              <w:rPr>
                <w:lang w:val="en-US"/>
              </w:rPr>
            </w:pPr>
            <w:r w:rsidRPr="001C220C">
              <w:rPr>
                <w:lang w:val="en-US"/>
              </w:rPr>
              <w:t>10-28-2006 2:15 UTC</w:t>
            </w:r>
          </w:p>
        </w:tc>
        <w:tc>
          <w:tcPr>
            <w:tcW w:w="1158" w:type="dxa"/>
          </w:tcPr>
          <w:p w14:paraId="61F033DC" w14:textId="77777777" w:rsidR="00BA6779" w:rsidRPr="001C220C" w:rsidRDefault="00BA6779" w:rsidP="00BA6779">
            <w:pPr>
              <w:pStyle w:val="TableNormal1"/>
              <w:keepNext w:val="0"/>
              <w:spacing w:before="40"/>
              <w:rPr>
                <w:lang w:val="en-US"/>
              </w:rPr>
            </w:pPr>
            <w:r w:rsidRPr="001C220C">
              <w:rPr>
                <w:lang w:val="en-US"/>
              </w:rPr>
              <w:t>10-28-2006 8:00 UTC</w:t>
            </w:r>
          </w:p>
        </w:tc>
        <w:tc>
          <w:tcPr>
            <w:tcW w:w="1805" w:type="dxa"/>
          </w:tcPr>
          <w:p w14:paraId="57026460" w14:textId="77777777" w:rsidR="00BA6779" w:rsidRPr="001C220C" w:rsidRDefault="00BA6779" w:rsidP="00BA6779">
            <w:pPr>
              <w:pStyle w:val="TableNormal1"/>
              <w:keepNext w:val="0"/>
              <w:spacing w:before="40"/>
              <w:rPr>
                <w:lang w:val="en-US"/>
              </w:rPr>
            </w:pPr>
            <w:r>
              <w:rPr>
                <w:lang w:val="en-US"/>
              </w:rPr>
              <w:t>(not applicable)</w:t>
            </w:r>
          </w:p>
        </w:tc>
      </w:tr>
      <w:tr w:rsidR="00BA6779" w:rsidRPr="001C220C" w14:paraId="5A7341B9" w14:textId="77777777" w:rsidTr="002C25C7">
        <w:trPr>
          <w:cantSplit/>
          <w:jc w:val="center"/>
        </w:trPr>
        <w:tc>
          <w:tcPr>
            <w:tcW w:w="1177" w:type="dxa"/>
          </w:tcPr>
          <w:p w14:paraId="2F535209" w14:textId="77777777" w:rsidR="00BA6779" w:rsidRPr="001C220C" w:rsidRDefault="00BA6779" w:rsidP="00BA6779">
            <w:pPr>
              <w:pStyle w:val="TableNormal1"/>
              <w:keepNext w:val="0"/>
              <w:rPr>
                <w:lang w:val="en-US"/>
              </w:rPr>
            </w:pPr>
            <w:r w:rsidRPr="001C220C">
              <w:rPr>
                <w:lang w:val="en-US"/>
              </w:rPr>
              <w:t>Quantity</w:t>
            </w:r>
          </w:p>
        </w:tc>
        <w:tc>
          <w:tcPr>
            <w:tcW w:w="2471" w:type="dxa"/>
          </w:tcPr>
          <w:p w14:paraId="2A7EDED7" w14:textId="77777777" w:rsidR="00BA6779" w:rsidRPr="001C220C" w:rsidRDefault="00BA6779" w:rsidP="00BA6779">
            <w:pPr>
              <w:pStyle w:val="TableNormal1"/>
              <w:keepNext w:val="0"/>
              <w:rPr>
                <w:lang w:val="en-US"/>
              </w:rPr>
            </w:pPr>
            <w:r w:rsidRPr="001C220C">
              <w:rPr>
                <w:lang w:val="en-US"/>
              </w:rPr>
              <w:t xml:space="preserve">Specifies the quantity of the </w:t>
            </w:r>
            <w:r w:rsidRPr="00B316D0">
              <w:rPr>
                <w:i/>
                <w:lang w:val="en-US"/>
              </w:rPr>
              <w:t>personnel capability</w:t>
            </w:r>
            <w:r w:rsidRPr="001C220C">
              <w:rPr>
                <w:lang w:val="en-US"/>
              </w:rPr>
              <w:t xml:space="preserve"> defined, if applicable.</w:t>
            </w:r>
          </w:p>
        </w:tc>
        <w:tc>
          <w:tcPr>
            <w:tcW w:w="1303" w:type="dxa"/>
          </w:tcPr>
          <w:p w14:paraId="6037A117" w14:textId="77777777" w:rsidR="00BA6779" w:rsidRPr="001C220C" w:rsidRDefault="00BA6779" w:rsidP="00BA6779">
            <w:pPr>
              <w:pStyle w:val="TableNormal1"/>
              <w:keepNext w:val="0"/>
              <w:rPr>
                <w:lang w:val="en-US"/>
              </w:rPr>
            </w:pPr>
            <w:r w:rsidRPr="001C220C">
              <w:rPr>
                <w:lang w:val="en-US"/>
              </w:rPr>
              <w:t>48</w:t>
            </w:r>
          </w:p>
        </w:tc>
        <w:tc>
          <w:tcPr>
            <w:tcW w:w="1297" w:type="dxa"/>
          </w:tcPr>
          <w:p w14:paraId="512BD808" w14:textId="77777777" w:rsidR="00BA6779" w:rsidRPr="001C220C" w:rsidRDefault="00BA6779" w:rsidP="00BA6779">
            <w:pPr>
              <w:pStyle w:val="TableNormal1"/>
              <w:keepNext w:val="0"/>
              <w:spacing w:before="40"/>
              <w:rPr>
                <w:lang w:val="en-US"/>
              </w:rPr>
            </w:pPr>
            <w:r w:rsidRPr="001C220C">
              <w:rPr>
                <w:lang w:val="en-US"/>
              </w:rPr>
              <w:t>1</w:t>
            </w:r>
          </w:p>
        </w:tc>
        <w:tc>
          <w:tcPr>
            <w:tcW w:w="1158" w:type="dxa"/>
          </w:tcPr>
          <w:p w14:paraId="1A0B7B3B" w14:textId="77777777" w:rsidR="00BA6779" w:rsidRPr="001C220C" w:rsidRDefault="00BA6779" w:rsidP="00BA6779">
            <w:pPr>
              <w:pStyle w:val="TableNormal1"/>
              <w:keepNext w:val="0"/>
              <w:spacing w:before="40"/>
              <w:rPr>
                <w:lang w:val="en-US"/>
              </w:rPr>
            </w:pPr>
            <w:r w:rsidRPr="001C220C">
              <w:rPr>
                <w:lang w:val="en-US"/>
              </w:rPr>
              <w:t>1</w:t>
            </w:r>
          </w:p>
        </w:tc>
        <w:tc>
          <w:tcPr>
            <w:tcW w:w="1805" w:type="dxa"/>
          </w:tcPr>
          <w:p w14:paraId="4583557C" w14:textId="77777777" w:rsidR="00BA6779" w:rsidRPr="001C220C" w:rsidRDefault="00BA6779" w:rsidP="00BA6779">
            <w:pPr>
              <w:pStyle w:val="TableNormal1"/>
              <w:keepNext w:val="0"/>
              <w:spacing w:before="40"/>
              <w:rPr>
                <w:lang w:val="en-US"/>
              </w:rPr>
            </w:pPr>
            <w:r>
              <w:rPr>
                <w:lang w:val="en-US"/>
              </w:rPr>
              <w:t>(not applicable)</w:t>
            </w:r>
          </w:p>
        </w:tc>
      </w:tr>
      <w:tr w:rsidR="00BA6779" w:rsidRPr="001C220C" w14:paraId="3CFA1D90" w14:textId="77777777" w:rsidTr="002C25C7">
        <w:trPr>
          <w:cantSplit/>
          <w:jc w:val="center"/>
        </w:trPr>
        <w:tc>
          <w:tcPr>
            <w:tcW w:w="1177" w:type="dxa"/>
          </w:tcPr>
          <w:p w14:paraId="12AD4195" w14:textId="77777777" w:rsidR="00BA6779" w:rsidRPr="001C220C" w:rsidRDefault="00BA6779" w:rsidP="00BA6779">
            <w:pPr>
              <w:pStyle w:val="TableNormal1"/>
              <w:keepNext w:val="0"/>
              <w:rPr>
                <w:lang w:val="en-US"/>
              </w:rPr>
            </w:pPr>
            <w:r w:rsidRPr="001C220C">
              <w:rPr>
                <w:lang w:val="en-US"/>
              </w:rPr>
              <w:t xml:space="preserve">Quantity </w:t>
            </w:r>
            <w:r>
              <w:rPr>
                <w:lang w:val="en-US"/>
              </w:rPr>
              <w:t>u</w:t>
            </w:r>
            <w:r w:rsidRPr="001C220C">
              <w:rPr>
                <w:lang w:val="en-US"/>
              </w:rPr>
              <w:t xml:space="preserve">nit of </w:t>
            </w:r>
            <w:r>
              <w:rPr>
                <w:lang w:val="en-US"/>
              </w:rPr>
              <w:t>m</w:t>
            </w:r>
            <w:r w:rsidRPr="001C220C">
              <w:rPr>
                <w:lang w:val="en-US"/>
              </w:rPr>
              <w:t>easure</w:t>
            </w:r>
          </w:p>
        </w:tc>
        <w:tc>
          <w:tcPr>
            <w:tcW w:w="2471" w:type="dxa"/>
          </w:tcPr>
          <w:p w14:paraId="1BB9AFC6" w14:textId="77777777" w:rsidR="00BA6779" w:rsidRPr="001C220C" w:rsidRDefault="00BA6779" w:rsidP="00BA6779">
            <w:pPr>
              <w:pStyle w:val="TableNormal1"/>
              <w:keepNext w:val="0"/>
              <w:rPr>
                <w:lang w:val="en-US"/>
              </w:rPr>
            </w:pPr>
            <w:r w:rsidRPr="001C220C">
              <w:rPr>
                <w:lang w:val="en-US"/>
              </w:rPr>
              <w:t>The unit of measure of the associated quantity, if applicable.</w:t>
            </w:r>
          </w:p>
        </w:tc>
        <w:tc>
          <w:tcPr>
            <w:tcW w:w="1303" w:type="dxa"/>
          </w:tcPr>
          <w:p w14:paraId="3D98ECB6" w14:textId="77777777" w:rsidR="00BA6779" w:rsidRPr="001C220C" w:rsidRDefault="00BA6779" w:rsidP="00BA6779">
            <w:pPr>
              <w:pStyle w:val="TableNormal1"/>
              <w:keepNext w:val="0"/>
              <w:rPr>
                <w:lang w:val="en-US"/>
              </w:rPr>
            </w:pPr>
            <w:r w:rsidRPr="001C220C">
              <w:rPr>
                <w:lang w:val="en-US"/>
              </w:rPr>
              <w:t>Hours</w:t>
            </w:r>
          </w:p>
        </w:tc>
        <w:tc>
          <w:tcPr>
            <w:tcW w:w="1297" w:type="dxa"/>
          </w:tcPr>
          <w:p w14:paraId="2EBDDB49" w14:textId="77777777" w:rsidR="00BA6779" w:rsidRPr="001C220C" w:rsidRDefault="00BA6779" w:rsidP="00BA6779">
            <w:pPr>
              <w:pStyle w:val="TableNormal1"/>
              <w:keepNext w:val="0"/>
              <w:spacing w:before="40"/>
              <w:rPr>
                <w:lang w:val="en-US"/>
              </w:rPr>
            </w:pPr>
            <w:r w:rsidRPr="001C220C">
              <w:rPr>
                <w:lang w:val="en-US"/>
              </w:rPr>
              <w:t>Full Time Equivalent</w:t>
            </w:r>
          </w:p>
        </w:tc>
        <w:tc>
          <w:tcPr>
            <w:tcW w:w="1158" w:type="dxa"/>
          </w:tcPr>
          <w:p w14:paraId="449238D7" w14:textId="77777777" w:rsidR="00BA6779" w:rsidRPr="001C220C" w:rsidRDefault="00BA6779" w:rsidP="00BA6779">
            <w:pPr>
              <w:pStyle w:val="TableNormal1"/>
              <w:keepNext w:val="0"/>
              <w:spacing w:before="40"/>
              <w:rPr>
                <w:lang w:val="en-US"/>
              </w:rPr>
            </w:pPr>
            <w:r w:rsidRPr="001C220C">
              <w:rPr>
                <w:lang w:val="en-US"/>
              </w:rPr>
              <w:t>Full Time Equivalent</w:t>
            </w:r>
          </w:p>
        </w:tc>
        <w:tc>
          <w:tcPr>
            <w:tcW w:w="1805" w:type="dxa"/>
          </w:tcPr>
          <w:p w14:paraId="389B6839" w14:textId="77777777" w:rsidR="00BA6779" w:rsidRPr="001C220C" w:rsidRDefault="00BA6779" w:rsidP="00BA6779">
            <w:pPr>
              <w:pStyle w:val="TableNormal1"/>
              <w:keepNext w:val="0"/>
              <w:spacing w:before="40"/>
              <w:rPr>
                <w:lang w:val="en-US"/>
              </w:rPr>
            </w:pPr>
            <w:r>
              <w:rPr>
                <w:lang w:val="en-US"/>
              </w:rPr>
              <w:t>(not applicable)</w:t>
            </w:r>
          </w:p>
        </w:tc>
      </w:tr>
    </w:tbl>
    <w:p w14:paraId="4B4CD3EF" w14:textId="7393E990" w:rsidR="00FA6852" w:rsidRDefault="00FA6852" w:rsidP="00F74376">
      <w:pPr>
        <w:pStyle w:val="NOTE0"/>
        <w:rPr>
          <w:ins w:id="18973" w:author="Charles Gifford" w:date="2017-03-17T22:18:00Z"/>
          <w:lang w:val="en-US"/>
        </w:rPr>
      </w:pPr>
      <w:ins w:id="18974" w:author="Charles Gifford" w:date="2017-03-17T22:18:00Z">
        <w:r w:rsidRPr="00FA6852">
          <w:rPr>
            <w:lang w:val="en-US"/>
          </w:rPr>
          <w:t>NOTE</w:t>
        </w:r>
        <w:r w:rsidRPr="00FA6852">
          <w:rPr>
            <w:lang w:val="en-US"/>
          </w:rPr>
          <w:tab/>
          <w:t xml:space="preserve">A </w:t>
        </w:r>
        <w:r w:rsidRPr="00C904EF">
          <w:rPr>
            <w:i/>
            <w:lang w:val="en-US"/>
          </w:rPr>
          <w:t xml:space="preserve">personnel capability </w:t>
        </w:r>
        <w:r w:rsidRPr="00FA6852">
          <w:rPr>
            <w:lang w:val="en-US"/>
          </w:rPr>
          <w:t>may specify both a spatial definition and an operational location where it is necessary to specify the spatial definition of the specified personnel resource(s) within a given operational location.</w:t>
        </w:r>
      </w:ins>
    </w:p>
    <w:p w14:paraId="624CE265" w14:textId="5BC90EE2" w:rsidR="008B4A6F" w:rsidRPr="001C220C" w:rsidRDefault="008B4A6F" w:rsidP="000D5E27">
      <w:pPr>
        <w:pStyle w:val="PARAGRAPH"/>
        <w:rPr>
          <w:lang w:val="en-US"/>
        </w:rPr>
      </w:pPr>
      <w:r w:rsidRPr="001C220C">
        <w:rPr>
          <w:lang w:val="en-US"/>
        </w:rPr>
        <w:t xml:space="preserve">Where </w:t>
      </w:r>
      <w:r w:rsidRPr="001C220C">
        <w:rPr>
          <w:i/>
          <w:lang w:val="en-US"/>
        </w:rPr>
        <w:t>persons</w:t>
      </w:r>
      <w:r w:rsidRPr="001C220C">
        <w:rPr>
          <w:lang w:val="en-US"/>
        </w:rPr>
        <w:t xml:space="preserve"> are members of multiple </w:t>
      </w:r>
      <w:r w:rsidRPr="001C220C">
        <w:rPr>
          <w:i/>
          <w:lang w:val="en-US"/>
        </w:rPr>
        <w:t>personnel classes</w:t>
      </w:r>
      <w:r w:rsidRPr="001C220C">
        <w:rPr>
          <w:lang w:val="en-US"/>
        </w:rPr>
        <w:t xml:space="preserve"> then the </w:t>
      </w:r>
      <w:r w:rsidRPr="001C220C">
        <w:rPr>
          <w:i/>
          <w:lang w:val="en-US"/>
        </w:rPr>
        <w:t>personnel capability</w:t>
      </w:r>
      <w:r w:rsidRPr="001C220C">
        <w:rPr>
          <w:lang w:val="en-US"/>
        </w:rPr>
        <w:t xml:space="preserve"> information defined by </w:t>
      </w:r>
      <w:r w:rsidRPr="001C220C">
        <w:rPr>
          <w:i/>
          <w:lang w:val="en-US"/>
        </w:rPr>
        <w:t>personnel class</w:t>
      </w:r>
      <w:r w:rsidRPr="001C220C">
        <w:rPr>
          <w:lang w:val="en-US"/>
        </w:rPr>
        <w:t xml:space="preserve"> should be used carefully because of possible double counts, and personnel resources should be managed at the instance level.</w:t>
      </w:r>
    </w:p>
    <w:p w14:paraId="3A9628AA" w14:textId="77777777" w:rsidR="008B4A6F" w:rsidRPr="001C220C" w:rsidRDefault="008B4A6F" w:rsidP="003E1075">
      <w:pPr>
        <w:pStyle w:val="Heading3"/>
      </w:pPr>
      <w:bookmarkStart w:id="18975" w:name="_Toc161566417"/>
      <w:bookmarkStart w:id="18976" w:name="_Toc320176998"/>
      <w:r w:rsidRPr="001C220C">
        <w:t>Personnel capability property</w:t>
      </w:r>
      <w:bookmarkEnd w:id="18975"/>
      <w:bookmarkEnd w:id="18976"/>
    </w:p>
    <w:p w14:paraId="2DA2D1C8" w14:textId="77777777" w:rsidR="00853E4C" w:rsidRDefault="00853E4C" w:rsidP="00853E4C">
      <w:pPr>
        <w:pStyle w:val="PARAGRAPH"/>
        <w:rPr>
          <w:lang w:val="en-US"/>
        </w:rPr>
      </w:pPr>
      <w:r w:rsidRPr="001C220C">
        <w:rPr>
          <w:lang w:val="en-US"/>
        </w:rPr>
        <w:t>Specific properties that are required</w:t>
      </w:r>
      <w:r w:rsidR="003C2388">
        <w:rPr>
          <w:lang w:val="en-US"/>
        </w:rPr>
        <w:t xml:space="preserve"> for </w:t>
      </w:r>
      <w:r w:rsidRPr="00853E4C">
        <w:rPr>
          <w:i/>
          <w:lang w:val="en-US"/>
        </w:rPr>
        <w:t>personnel capabilities</w:t>
      </w:r>
      <w:r>
        <w:rPr>
          <w:lang w:val="en-US"/>
        </w:rPr>
        <w:t xml:space="preserve"> </w:t>
      </w:r>
      <w:r w:rsidRPr="001C220C">
        <w:rPr>
          <w:lang w:val="en-US"/>
        </w:rPr>
        <w:t xml:space="preserve">shall be presented </w:t>
      </w:r>
      <w:r>
        <w:rPr>
          <w:lang w:val="en-US"/>
        </w:rPr>
        <w:t xml:space="preserve">as </w:t>
      </w:r>
      <w:r>
        <w:rPr>
          <w:i/>
          <w:lang w:val="en-US"/>
        </w:rPr>
        <w:t xml:space="preserve">personnel capability </w:t>
      </w:r>
      <w:r w:rsidRPr="000C7AD0">
        <w:rPr>
          <w:i/>
          <w:lang w:val="en-US"/>
        </w:rPr>
        <w:t>properties</w:t>
      </w:r>
      <w:r w:rsidRPr="001C220C">
        <w:rPr>
          <w:lang w:val="en-US"/>
        </w:rPr>
        <w:t>.</w:t>
      </w:r>
      <w:r w:rsidRPr="00AE642B">
        <w:rPr>
          <w:lang w:val="en-US"/>
        </w:rPr>
        <w:t xml:space="preserve"> </w:t>
      </w:r>
    </w:p>
    <w:p w14:paraId="5A56BF32" w14:textId="77777777" w:rsidR="008B4A6F" w:rsidRPr="001C220C" w:rsidRDefault="000B39AE" w:rsidP="000D5E27">
      <w:pPr>
        <w:pStyle w:val="PARAGRAPH"/>
        <w:rPr>
          <w:lang w:val="en-US"/>
        </w:rPr>
      </w:pPr>
      <w:r w:rsidRPr="00853E4C">
        <w:rPr>
          <w:i/>
          <w:lang w:val="en-US"/>
        </w:rPr>
        <w:t>Personnel capability properties</w:t>
      </w:r>
      <w:r>
        <w:rPr>
          <w:lang w:val="en-US"/>
        </w:rPr>
        <w:t xml:space="preserve"> may contain nested </w:t>
      </w:r>
      <w:r w:rsidRPr="00853E4C">
        <w:rPr>
          <w:i/>
          <w:lang w:val="en-US"/>
        </w:rPr>
        <w:t>personnel capability properties</w:t>
      </w:r>
      <w:r>
        <w:rPr>
          <w:lang w:val="en-US"/>
        </w:rPr>
        <w:t>.</w:t>
      </w:r>
    </w:p>
    <w:bookmarkStart w:id="18977" w:name="_Ref161733624"/>
    <w:bookmarkStart w:id="18978" w:name="_Toc161631673"/>
    <w:bookmarkStart w:id="18979" w:name="_Toc266864204"/>
    <w:bookmarkStart w:id="18980" w:name="_Toc306621092"/>
    <w:bookmarkStart w:id="18981" w:name="_Toc320178488"/>
    <w:p w14:paraId="4CF1BD53" w14:textId="458D0E3A" w:rsidR="00A103B2" w:rsidRDefault="00C904EF" w:rsidP="00A103B2">
      <w:pPr>
        <w:pStyle w:val="PARAGRAPH"/>
        <w:rPr>
          <w:ins w:id="18982" w:author="Charles Gifford" w:date="2016-04-20T15:24:00Z"/>
          <w:lang w:val="en-US"/>
        </w:rPr>
      </w:pPr>
      <w:r>
        <w:rPr>
          <w:lang w:val="en-US"/>
        </w:rPr>
        <w:fldChar w:fldCharType="begin"/>
      </w:r>
      <w:r>
        <w:rPr>
          <w:lang w:val="en-US"/>
        </w:rPr>
        <w:instrText xml:space="preserve"> REF _Ref477984853 \h </w:instrText>
      </w:r>
      <w:r>
        <w:rPr>
          <w:lang w:val="en-US"/>
        </w:rPr>
      </w:r>
      <w:r>
        <w:rPr>
          <w:lang w:val="en-US"/>
        </w:rPr>
        <w:fldChar w:fldCharType="separate"/>
      </w:r>
      <w:r>
        <w:t xml:space="preserve">Table </w:t>
      </w:r>
      <w:r>
        <w:rPr>
          <w:noProof/>
        </w:rPr>
        <w:t>219</w:t>
      </w:r>
      <w:r>
        <w:rPr>
          <w:lang w:val="en-US"/>
        </w:rPr>
        <w:fldChar w:fldCharType="end"/>
      </w:r>
      <w:r w:rsidR="007B7BB0">
        <w:rPr>
          <w:lang w:val="en-US"/>
        </w:rPr>
        <w:fldChar w:fldCharType="begin"/>
      </w:r>
      <w:r w:rsidR="007B7BB0">
        <w:rPr>
          <w:lang w:val="en-US"/>
        </w:rPr>
        <w:instrText xml:space="preserve"> REF _Ref337199158 \h </w:instrText>
      </w:r>
      <w:r w:rsidR="007B7BB0">
        <w:rPr>
          <w:lang w:val="en-US"/>
        </w:rPr>
      </w:r>
      <w:r w:rsidR="007B7BB0">
        <w:rPr>
          <w:lang w:val="en-US"/>
        </w:rPr>
        <w:fldChar w:fldCharType="end"/>
      </w:r>
      <w:r w:rsidR="00853E4C" w:rsidRPr="001C220C">
        <w:rPr>
          <w:lang w:val="en-US"/>
        </w:rPr>
        <w:t xml:space="preserve"> defines the </w:t>
      </w:r>
      <w:r w:rsidR="00A103B2">
        <w:rPr>
          <w:lang w:val="en-US"/>
        </w:rPr>
        <w:t>relationship</w:t>
      </w:r>
      <w:r w:rsidR="00750AAE">
        <w:rPr>
          <w:lang w:val="en-US"/>
        </w:rPr>
        <w:t xml:space="preserve"> role</w:t>
      </w:r>
      <w:r w:rsidR="00A103B2">
        <w:rPr>
          <w:lang w:val="en-US"/>
        </w:rPr>
        <w:t>s</w:t>
      </w:r>
      <w:r w:rsidR="00853E4C" w:rsidRPr="001C220C">
        <w:rPr>
          <w:lang w:val="en-US"/>
        </w:rPr>
        <w:t xml:space="preserve"> for </w:t>
      </w:r>
      <w:r w:rsidR="00A91D1D">
        <w:rPr>
          <w:lang w:val="en-US"/>
        </w:rPr>
        <w:t xml:space="preserve">the </w:t>
      </w:r>
      <w:r w:rsidR="00853E4C" w:rsidRPr="001C220C">
        <w:rPr>
          <w:i/>
          <w:lang w:val="en-US"/>
        </w:rPr>
        <w:t>personnel capability property</w:t>
      </w:r>
      <w:r w:rsidR="00853E4C">
        <w:rPr>
          <w:lang w:val="en-US"/>
        </w:rPr>
        <w:t xml:space="preserve">. </w:t>
      </w:r>
      <w:ins w:id="18983" w:author="Charles Gifford" w:date="2017-03-22T22:26:00Z">
        <w:r>
          <w:rPr>
            <w:lang w:val="en-US"/>
          </w:rPr>
          <w:fldChar w:fldCharType="begin"/>
        </w:r>
        <w:r>
          <w:rPr>
            <w:lang w:val="en-US"/>
          </w:rPr>
          <w:instrText xml:space="preserve"> REF _Ref477984853 \h </w:instrText>
        </w:r>
      </w:ins>
      <w:r>
        <w:rPr>
          <w:lang w:val="en-US"/>
        </w:rPr>
      </w:r>
      <w:r>
        <w:rPr>
          <w:lang w:val="en-US"/>
        </w:rPr>
        <w:fldChar w:fldCharType="separate"/>
      </w:r>
      <w:ins w:id="18984" w:author="Charles Gifford" w:date="2017-03-22T22:26:00Z">
        <w:r>
          <w:t xml:space="preserve">Table </w:t>
        </w:r>
        <w:r>
          <w:rPr>
            <w:noProof/>
          </w:rPr>
          <w:t>219</w:t>
        </w:r>
        <w:r>
          <w:rPr>
            <w:lang w:val="en-US"/>
          </w:rPr>
          <w:fldChar w:fldCharType="end"/>
        </w:r>
      </w:ins>
      <w:ins w:id="18985" w:author="Charles Gifford" w:date="2016-08-06T23:08:00Z">
        <w:r w:rsidR="0093096C">
          <w:rPr>
            <w:lang w:val="en-US"/>
          </w:rPr>
          <w:t xml:space="preserve"> </w:t>
        </w:r>
      </w:ins>
      <w:ins w:id="18986" w:author="Charles Gifford" w:date="2016-04-20T15:24:00Z">
        <w:r w:rsidR="00A103B2" w:rsidRPr="001C220C">
          <w:rPr>
            <w:lang w:val="en-US"/>
          </w:rPr>
          <w:t xml:space="preserve">defines the attributes for </w:t>
        </w:r>
      </w:ins>
      <w:ins w:id="18987" w:author="Charles Gifford" w:date="2016-10-30T07:50:00Z">
        <w:r w:rsidR="00A91D1D">
          <w:rPr>
            <w:lang w:val="en-US"/>
          </w:rPr>
          <w:t xml:space="preserve">the </w:t>
        </w:r>
      </w:ins>
      <w:ins w:id="18988" w:author="Charles Gifford" w:date="2016-04-20T15:24:00Z">
        <w:r w:rsidR="00A91D1D">
          <w:rPr>
            <w:i/>
            <w:lang w:val="en-US"/>
          </w:rPr>
          <w:t>personnel capability property</w:t>
        </w:r>
        <w:r w:rsidR="00A103B2">
          <w:rPr>
            <w:lang w:val="en-US"/>
          </w:rPr>
          <w:t xml:space="preserve">. </w:t>
        </w:r>
      </w:ins>
    </w:p>
    <w:p w14:paraId="70F90306" w14:textId="07FDA68F" w:rsidR="00A103B2" w:rsidRDefault="00C904EF" w:rsidP="00881CA4">
      <w:pPr>
        <w:pStyle w:val="TABLE-title"/>
        <w:rPr>
          <w:ins w:id="18989" w:author="Charles Gifford" w:date="2017-03-20T20:27:00Z"/>
          <w:lang w:val="en-US"/>
        </w:rPr>
      </w:pPr>
      <w:bookmarkStart w:id="18990" w:name="_Ref477984853"/>
      <w:bookmarkStart w:id="18991" w:name="_Toc478492519"/>
      <w:ins w:id="18992" w:author="Charles Gifford" w:date="2017-03-22T22:24:00Z">
        <w:r>
          <w:t xml:space="preserve">Table </w:t>
        </w:r>
        <w:r>
          <w:fldChar w:fldCharType="begin"/>
        </w:r>
        <w:r>
          <w:instrText xml:space="preserve"> SEQ Table \* ARABIC </w:instrText>
        </w:r>
      </w:ins>
      <w:r>
        <w:fldChar w:fldCharType="separate"/>
      </w:r>
      <w:ins w:id="18993" w:author="Charles Gifford" w:date="2017-03-22T22:24:00Z">
        <w:r>
          <w:rPr>
            <w:noProof/>
          </w:rPr>
          <w:t>219</w:t>
        </w:r>
        <w:r>
          <w:fldChar w:fldCharType="end"/>
        </w:r>
      </w:ins>
      <w:bookmarkEnd w:id="18990"/>
      <w:ins w:id="18994" w:author="Charles Gifford" w:date="2016-04-20T15:24:00Z">
        <w:r w:rsidR="00A103B2" w:rsidRPr="001C220C">
          <w:rPr>
            <w:lang w:val="en-US"/>
          </w:rPr>
          <w:t xml:space="preserve"> </w:t>
        </w:r>
        <w:r w:rsidR="00A103B2">
          <w:rPr>
            <w:lang w:val="en-US"/>
          </w:rPr>
          <w:t>–</w:t>
        </w:r>
        <w:r w:rsidR="00A103B2" w:rsidRPr="001C220C">
          <w:rPr>
            <w:lang w:val="en-US"/>
          </w:rPr>
          <w:t xml:space="preserve"> </w:t>
        </w:r>
        <w:r w:rsidR="00A103B2">
          <w:rPr>
            <w:lang w:val="en-US"/>
          </w:rPr>
          <w:t>P</w:t>
        </w:r>
        <w:r w:rsidR="00A103B2" w:rsidRPr="001C220C">
          <w:rPr>
            <w:lang w:val="en-US"/>
          </w:rPr>
          <w:t>ersonnel capability property</w:t>
        </w:r>
        <w:r w:rsidR="00A103B2" w:rsidRPr="00AC2193">
          <w:rPr>
            <w:lang w:val="en-US"/>
          </w:rPr>
          <w:t xml:space="preserve"> </w:t>
        </w:r>
        <w:r w:rsidR="00A103B2">
          <w:rPr>
            <w:lang w:val="en-US"/>
          </w:rPr>
          <w:t>relationship</w:t>
        </w:r>
      </w:ins>
      <w:ins w:id="18995" w:author="Charles Gifford" w:date="2017-03-20T20:27:00Z">
        <w:r w:rsidR="00750AAE">
          <w:rPr>
            <w:lang w:val="en-US"/>
          </w:rPr>
          <w:t xml:space="preserve"> role</w:t>
        </w:r>
      </w:ins>
      <w:ins w:id="18996" w:author="Charles Gifford" w:date="2016-04-20T15:24:00Z">
        <w:r w:rsidR="00A103B2">
          <w:rPr>
            <w:lang w:val="en-US"/>
          </w:rPr>
          <w:t>s</w:t>
        </w:r>
      </w:ins>
      <w:bookmarkEnd w:id="18991"/>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170"/>
        <w:gridCol w:w="3690"/>
      </w:tblGrid>
      <w:tr w:rsidR="00750AAE" w:rsidRPr="009432BC" w14:paraId="5380EFE7" w14:textId="77777777" w:rsidTr="00C60793">
        <w:trPr>
          <w:trHeight w:val="197"/>
          <w:tblHeader/>
          <w:ins w:id="18997" w:author="Charles Gifford" w:date="2017-03-20T20:27:00Z"/>
        </w:trPr>
        <w:tc>
          <w:tcPr>
            <w:tcW w:w="2155" w:type="dxa"/>
            <w:shd w:val="clear" w:color="auto" w:fill="auto"/>
          </w:tcPr>
          <w:p w14:paraId="5E989B89" w14:textId="77777777" w:rsidR="00750AAE" w:rsidRPr="009432BC" w:rsidRDefault="00750AAE" w:rsidP="00C60793">
            <w:pPr>
              <w:pStyle w:val="TABLE-col-heading"/>
              <w:rPr>
                <w:ins w:id="18998" w:author="Charles Gifford" w:date="2017-03-20T20:27:00Z"/>
              </w:rPr>
            </w:pPr>
            <w:ins w:id="18999" w:author="Charles Gifford" w:date="2017-03-20T20:27:00Z">
              <w:r w:rsidRPr="009432BC">
                <w:t>Related Object</w:t>
              </w:r>
            </w:ins>
          </w:p>
        </w:tc>
        <w:tc>
          <w:tcPr>
            <w:tcW w:w="2070" w:type="dxa"/>
            <w:shd w:val="clear" w:color="auto" w:fill="auto"/>
          </w:tcPr>
          <w:p w14:paraId="1F93BCE6" w14:textId="77777777" w:rsidR="00750AAE" w:rsidRPr="009432BC" w:rsidRDefault="00750AAE" w:rsidP="00C60793">
            <w:pPr>
              <w:pStyle w:val="TABLE-col-heading"/>
              <w:rPr>
                <w:ins w:id="19000" w:author="Charles Gifford" w:date="2017-03-20T20:27:00Z"/>
              </w:rPr>
            </w:pPr>
            <w:ins w:id="19001" w:author="Charles Gifford" w:date="2017-03-20T20:27:00Z">
              <w:r w:rsidRPr="009432BC">
                <w:t>Role</w:t>
              </w:r>
            </w:ins>
          </w:p>
        </w:tc>
        <w:tc>
          <w:tcPr>
            <w:tcW w:w="1170" w:type="dxa"/>
            <w:shd w:val="clear" w:color="auto" w:fill="auto"/>
          </w:tcPr>
          <w:p w14:paraId="01C28D23" w14:textId="77777777" w:rsidR="00750AAE" w:rsidRPr="009432BC" w:rsidRDefault="00750AAE" w:rsidP="00C60793">
            <w:pPr>
              <w:pStyle w:val="TABLE-col-heading"/>
              <w:rPr>
                <w:ins w:id="19002" w:author="Charles Gifford" w:date="2017-03-20T20:27:00Z"/>
              </w:rPr>
            </w:pPr>
            <w:ins w:id="19003" w:author="Charles Gifford" w:date="2017-03-20T20:27:00Z">
              <w:r w:rsidRPr="009432BC">
                <w:t>Multiplicity</w:t>
              </w:r>
            </w:ins>
          </w:p>
        </w:tc>
        <w:tc>
          <w:tcPr>
            <w:tcW w:w="3690" w:type="dxa"/>
            <w:shd w:val="clear" w:color="auto" w:fill="auto"/>
          </w:tcPr>
          <w:p w14:paraId="1FAD396E" w14:textId="77777777" w:rsidR="00750AAE" w:rsidRPr="009432BC" w:rsidRDefault="00750AAE" w:rsidP="00C60793">
            <w:pPr>
              <w:pStyle w:val="TABLE-col-heading"/>
              <w:rPr>
                <w:ins w:id="19004" w:author="Charles Gifford" w:date="2017-03-20T20:27:00Z"/>
              </w:rPr>
            </w:pPr>
            <w:ins w:id="19005" w:author="Charles Gifford" w:date="2017-03-20T20:27:00Z">
              <w:r w:rsidRPr="009432BC">
                <w:t>Description</w:t>
              </w:r>
            </w:ins>
          </w:p>
        </w:tc>
      </w:tr>
      <w:tr w:rsidR="00750AAE" w:rsidRPr="009432BC" w14:paraId="3F91F3A9" w14:textId="77777777" w:rsidTr="00C60793">
        <w:trPr>
          <w:trHeight w:val="332"/>
          <w:ins w:id="19006" w:author="Charles Gifford" w:date="2017-03-20T20:27:00Z"/>
        </w:trPr>
        <w:tc>
          <w:tcPr>
            <w:tcW w:w="2155" w:type="dxa"/>
          </w:tcPr>
          <w:p w14:paraId="14805194" w14:textId="1CDE29C3" w:rsidR="00750AAE" w:rsidRDefault="00750AAE" w:rsidP="00750AAE">
            <w:pPr>
              <w:pStyle w:val="TABLE-cell"/>
              <w:rPr>
                <w:ins w:id="19007" w:author="Charles Gifford" w:date="2017-03-20T20:27:00Z"/>
                <w:szCs w:val="20"/>
                <w:lang w:val="en-US"/>
              </w:rPr>
            </w:pPr>
            <w:ins w:id="19008" w:author="Charles Gifford" w:date="2017-03-20T20:28:00Z">
              <w:r>
                <w:rPr>
                  <w:szCs w:val="20"/>
                  <w:lang w:val="en-US"/>
                </w:rPr>
                <w:t>Personnel capability</w:t>
              </w:r>
            </w:ins>
          </w:p>
        </w:tc>
        <w:tc>
          <w:tcPr>
            <w:tcW w:w="2070" w:type="dxa"/>
          </w:tcPr>
          <w:p w14:paraId="19C65A62" w14:textId="04A9283E" w:rsidR="00750AAE" w:rsidRDefault="00A0277F" w:rsidP="00750AAE">
            <w:pPr>
              <w:pStyle w:val="TABLE-cell"/>
              <w:rPr>
                <w:ins w:id="19009" w:author="Charles Gifford" w:date="2017-03-20T20:27:00Z"/>
                <w:szCs w:val="20"/>
                <w:lang w:val="en-US"/>
              </w:rPr>
            </w:pPr>
            <w:ins w:id="19010" w:author="Charles Gifford" w:date="2017-03-20T20:36:00Z">
              <w:r>
                <w:rPr>
                  <w:szCs w:val="20"/>
                  <w:lang w:val="en-US"/>
                </w:rPr>
                <w:t>NA</w:t>
              </w:r>
            </w:ins>
          </w:p>
        </w:tc>
        <w:tc>
          <w:tcPr>
            <w:tcW w:w="1170" w:type="dxa"/>
          </w:tcPr>
          <w:p w14:paraId="69861D3E" w14:textId="2F099414" w:rsidR="00750AAE" w:rsidRDefault="00750AAE" w:rsidP="00750AAE">
            <w:pPr>
              <w:pStyle w:val="TABLE-cell"/>
              <w:rPr>
                <w:ins w:id="19011" w:author="Charles Gifford" w:date="2017-03-20T20:27:00Z"/>
                <w:szCs w:val="20"/>
                <w:lang w:val="en-US"/>
              </w:rPr>
            </w:pPr>
            <w:ins w:id="19012" w:author="Charles Gifford" w:date="2017-03-20T20:28:00Z">
              <w:r>
                <w:rPr>
                  <w:szCs w:val="20"/>
                  <w:lang w:val="en-US"/>
                </w:rPr>
                <w:t>1</w:t>
              </w:r>
            </w:ins>
          </w:p>
        </w:tc>
        <w:tc>
          <w:tcPr>
            <w:tcW w:w="3690" w:type="dxa"/>
          </w:tcPr>
          <w:p w14:paraId="591CC3D7" w14:textId="3A409D1C" w:rsidR="00750AAE" w:rsidRPr="00BE0F67" w:rsidRDefault="00750AAE" w:rsidP="00750AAE">
            <w:pPr>
              <w:pStyle w:val="TABLE-cell"/>
              <w:rPr>
                <w:ins w:id="19013" w:author="Charles Gifford" w:date="2017-03-20T20:27:00Z"/>
                <w:lang w:val="en-US"/>
              </w:rPr>
            </w:pPr>
            <w:ins w:id="19014" w:author="Charles Gifford" w:date="2017-03-20T20:28:00Z">
              <w:r>
                <w:rPr>
                  <w:lang w:val="en-US"/>
                </w:rPr>
                <w:t xml:space="preserve">The </w:t>
              </w:r>
              <w:r>
                <w:rPr>
                  <w:i/>
                  <w:lang w:val="en-US"/>
                </w:rPr>
                <w:t>personnel capability</w:t>
              </w:r>
              <w:r>
                <w:rPr>
                  <w:lang w:val="en-US"/>
                </w:rPr>
                <w:t xml:space="preserve"> defined in part by this </w:t>
              </w:r>
              <w:r>
                <w:rPr>
                  <w:i/>
                  <w:lang w:val="en-US"/>
                </w:rPr>
                <w:t>personnel capability property</w:t>
              </w:r>
              <w:r>
                <w:rPr>
                  <w:lang w:val="en-US"/>
                </w:rPr>
                <w:t>.</w:t>
              </w:r>
            </w:ins>
          </w:p>
        </w:tc>
      </w:tr>
      <w:tr w:rsidR="00750AAE" w:rsidRPr="009432BC" w14:paraId="161DB4AB" w14:textId="77777777" w:rsidTr="00C60793">
        <w:trPr>
          <w:trHeight w:val="332"/>
          <w:ins w:id="19015" w:author="Charles Gifford" w:date="2017-03-20T20:27:00Z"/>
        </w:trPr>
        <w:tc>
          <w:tcPr>
            <w:tcW w:w="2155" w:type="dxa"/>
          </w:tcPr>
          <w:p w14:paraId="5D3D6B17" w14:textId="77777777" w:rsidR="00750AAE" w:rsidRDefault="00750AAE" w:rsidP="00C60793">
            <w:pPr>
              <w:pStyle w:val="TABLE-cell"/>
              <w:rPr>
                <w:ins w:id="19016" w:author="Charles Gifford" w:date="2017-03-20T20:27:00Z"/>
                <w:szCs w:val="20"/>
                <w:lang w:val="en-US"/>
              </w:rPr>
            </w:pPr>
            <w:ins w:id="19017" w:author="Charles Gifford" w:date="2017-03-20T20:27:00Z">
              <w:r>
                <w:rPr>
                  <w:szCs w:val="20"/>
                  <w:lang w:val="en-US"/>
                </w:rPr>
                <w:t>Personnel capability property</w:t>
              </w:r>
            </w:ins>
          </w:p>
        </w:tc>
        <w:tc>
          <w:tcPr>
            <w:tcW w:w="2070" w:type="dxa"/>
          </w:tcPr>
          <w:p w14:paraId="18424340" w14:textId="0974D0D5" w:rsidR="00750AAE" w:rsidRDefault="00750AAE" w:rsidP="00C60793">
            <w:pPr>
              <w:pStyle w:val="TABLE-cell"/>
              <w:rPr>
                <w:ins w:id="19018" w:author="Charles Gifford" w:date="2017-03-20T20:27:00Z"/>
                <w:szCs w:val="20"/>
                <w:lang w:val="en-US"/>
              </w:rPr>
            </w:pPr>
            <w:ins w:id="19019" w:author="Charles Gifford" w:date="2017-03-20T20:27:00Z">
              <w:r>
                <w:rPr>
                  <w:szCs w:val="20"/>
                  <w:lang w:val="en-US"/>
                </w:rPr>
                <w:t>Personnel capability property</w:t>
              </w:r>
            </w:ins>
            <w:ins w:id="19020" w:author="Charles Gifford" w:date="2017-03-20T20:45:00Z">
              <w:r w:rsidR="00037D0F">
                <w:rPr>
                  <w:szCs w:val="20"/>
                  <w:lang w:val="en-US"/>
                </w:rPr>
                <w:t xml:space="preserve"> child</w:t>
              </w:r>
            </w:ins>
          </w:p>
        </w:tc>
        <w:tc>
          <w:tcPr>
            <w:tcW w:w="1170" w:type="dxa"/>
          </w:tcPr>
          <w:p w14:paraId="411AA553" w14:textId="10B686B4" w:rsidR="00750AAE" w:rsidRDefault="00A0277F" w:rsidP="00C60793">
            <w:pPr>
              <w:pStyle w:val="TABLE-cell"/>
              <w:rPr>
                <w:ins w:id="19021" w:author="Charles Gifford" w:date="2017-03-20T20:27:00Z"/>
                <w:szCs w:val="20"/>
                <w:lang w:val="en-US"/>
              </w:rPr>
            </w:pPr>
            <w:ins w:id="19022" w:author="Charles Gifford" w:date="2017-03-20T20:36:00Z">
              <w:r>
                <w:rPr>
                  <w:szCs w:val="20"/>
                  <w:lang w:val="en-US"/>
                </w:rPr>
                <w:t>o</w:t>
              </w:r>
            </w:ins>
            <w:ins w:id="19023" w:author="Charles Gifford" w:date="2017-03-20T20:27:00Z">
              <w:r>
                <w:rPr>
                  <w:szCs w:val="20"/>
                  <w:lang w:val="en-US"/>
                </w:rPr>
                <w:t>..*</w:t>
              </w:r>
            </w:ins>
          </w:p>
        </w:tc>
        <w:tc>
          <w:tcPr>
            <w:tcW w:w="3690" w:type="dxa"/>
          </w:tcPr>
          <w:p w14:paraId="36452809" w14:textId="02D7A643" w:rsidR="00750AAE" w:rsidRDefault="00037D0F" w:rsidP="00C60793">
            <w:pPr>
              <w:pStyle w:val="TABLE-cell"/>
              <w:rPr>
                <w:ins w:id="19024" w:author="Charles Gifford" w:date="2017-03-20T20:27:00Z"/>
                <w:lang w:val="en-US"/>
              </w:rPr>
            </w:pPr>
            <w:ins w:id="19025" w:author="Charles Gifford" w:date="2017-03-20T20:45:00Z">
              <w:r w:rsidRPr="00037D0F">
                <w:rPr>
                  <w:lang w:val="en-US"/>
                </w:rPr>
                <w:t xml:space="preserve">The values in the child </w:t>
              </w:r>
              <w:r w:rsidR="00BB1779">
                <w:rPr>
                  <w:i/>
                  <w:lang w:val="en-US"/>
                </w:rPr>
                <w:t xml:space="preserve">personnel </w:t>
              </w:r>
            </w:ins>
            <w:ins w:id="19026" w:author="Charles Gifford" w:date="2017-03-27T20:50:00Z">
              <w:r w:rsidR="00BB1779">
                <w:rPr>
                  <w:i/>
                  <w:lang w:val="en-US"/>
                </w:rPr>
                <w:t>capability</w:t>
              </w:r>
            </w:ins>
            <w:ins w:id="19027" w:author="Charles Gifford" w:date="2017-03-27T20:49:00Z">
              <w:r w:rsidR="00BB1779">
                <w:rPr>
                  <w:i/>
                  <w:lang w:val="en-US"/>
                </w:rPr>
                <w:t xml:space="preserve"> </w:t>
              </w:r>
            </w:ins>
            <w:ins w:id="19028" w:author="Charles Gifford" w:date="2017-03-20T20:45:00Z">
              <w:r w:rsidRPr="00BB1779">
                <w:rPr>
                  <w:i/>
                  <w:lang w:val="en-US"/>
                </w:rPr>
                <w:t>property</w:t>
              </w:r>
              <w:r w:rsidRPr="00037D0F">
                <w:rPr>
                  <w:lang w:val="en-US"/>
                </w:rPr>
                <w:t xml:space="preserve"> for this </w:t>
              </w:r>
              <w:r w:rsidR="00BB1779">
                <w:rPr>
                  <w:i/>
                  <w:lang w:val="en-US"/>
                </w:rPr>
                <w:t>personnel ca</w:t>
              </w:r>
            </w:ins>
            <w:ins w:id="19029" w:author="Charles Gifford" w:date="2017-03-27T20:50:00Z">
              <w:r w:rsidR="00BB1779">
                <w:rPr>
                  <w:i/>
                  <w:lang w:val="en-US"/>
                </w:rPr>
                <w:t>pability</w:t>
              </w:r>
            </w:ins>
            <w:ins w:id="19030" w:author="Charles Gifford" w:date="2017-03-27T20:49:00Z">
              <w:r w:rsidR="00BB1779">
                <w:rPr>
                  <w:i/>
                  <w:lang w:val="en-US"/>
                </w:rPr>
                <w:t xml:space="preserve"> property</w:t>
              </w:r>
            </w:ins>
            <w:ins w:id="19031" w:author="Charles Gifford" w:date="2017-03-20T20:45:00Z">
              <w:r w:rsidRPr="00037D0F">
                <w:rPr>
                  <w:lang w:val="en-US"/>
                </w:rPr>
                <w:t>.</w:t>
              </w:r>
            </w:ins>
          </w:p>
        </w:tc>
      </w:tr>
      <w:tr w:rsidR="00A0277F" w:rsidRPr="009432BC" w14:paraId="235245A6" w14:textId="77777777" w:rsidTr="00A0277F">
        <w:trPr>
          <w:trHeight w:val="332"/>
          <w:ins w:id="19032" w:author="Charles Gifford" w:date="2017-03-20T20:35:00Z"/>
        </w:trPr>
        <w:tc>
          <w:tcPr>
            <w:tcW w:w="2155" w:type="dxa"/>
            <w:shd w:val="clear" w:color="auto" w:fill="auto"/>
          </w:tcPr>
          <w:p w14:paraId="25AB42EB" w14:textId="111B4031" w:rsidR="00A0277F" w:rsidRDefault="00A0277F" w:rsidP="00A0277F">
            <w:pPr>
              <w:pStyle w:val="TABLE-cell"/>
              <w:rPr>
                <w:ins w:id="19033" w:author="Charles Gifford" w:date="2017-03-20T20:35:00Z"/>
                <w:szCs w:val="20"/>
                <w:lang w:val="en-US"/>
              </w:rPr>
            </w:pPr>
            <w:ins w:id="19034" w:author="Charles Gifford" w:date="2017-03-20T20:35:00Z">
              <w:r w:rsidRPr="00BA207E">
                <w:t>Personnel class</w:t>
              </w:r>
              <w:r>
                <w:t xml:space="preserve"> property</w:t>
              </w:r>
            </w:ins>
          </w:p>
        </w:tc>
        <w:tc>
          <w:tcPr>
            <w:tcW w:w="2070" w:type="dxa"/>
            <w:shd w:val="clear" w:color="auto" w:fill="auto"/>
          </w:tcPr>
          <w:p w14:paraId="3633001F" w14:textId="5D7A4F05" w:rsidR="00A0277F" w:rsidRDefault="00A0277F" w:rsidP="00A0277F">
            <w:pPr>
              <w:pStyle w:val="TABLE-cell"/>
              <w:rPr>
                <w:ins w:id="19035" w:author="Charles Gifford" w:date="2017-03-20T20:35:00Z"/>
                <w:szCs w:val="20"/>
                <w:lang w:val="en-US"/>
              </w:rPr>
            </w:pPr>
            <w:ins w:id="19036" w:author="Charles Gifford" w:date="2017-03-20T20:35:00Z">
              <w:r w:rsidRPr="00BA207E">
                <w:t>Personnel class</w:t>
              </w:r>
              <w:r>
                <w:t xml:space="preserve"> property</w:t>
              </w:r>
            </w:ins>
          </w:p>
        </w:tc>
        <w:tc>
          <w:tcPr>
            <w:tcW w:w="1170" w:type="dxa"/>
            <w:shd w:val="clear" w:color="auto" w:fill="auto"/>
          </w:tcPr>
          <w:p w14:paraId="5D987B6E" w14:textId="38366E00" w:rsidR="00A0277F" w:rsidRDefault="00A0277F" w:rsidP="00A0277F">
            <w:pPr>
              <w:pStyle w:val="TABLE-cell"/>
              <w:rPr>
                <w:ins w:id="19037" w:author="Charles Gifford" w:date="2017-03-20T20:35:00Z"/>
                <w:szCs w:val="20"/>
                <w:lang w:val="en-US"/>
              </w:rPr>
            </w:pPr>
            <w:ins w:id="19038" w:author="Charles Gifford" w:date="2017-03-20T20:35:00Z">
              <w:r w:rsidRPr="0030452A">
                <w:t>0..*</w:t>
              </w:r>
            </w:ins>
          </w:p>
        </w:tc>
        <w:tc>
          <w:tcPr>
            <w:tcW w:w="3690" w:type="dxa"/>
            <w:shd w:val="clear" w:color="auto" w:fill="auto"/>
          </w:tcPr>
          <w:p w14:paraId="3DC40074" w14:textId="1B26C128" w:rsidR="00A0277F" w:rsidRPr="00786491" w:rsidRDefault="00A0277F" w:rsidP="00A0277F">
            <w:pPr>
              <w:pStyle w:val="TABLE-cell"/>
              <w:rPr>
                <w:ins w:id="19039" w:author="Charles Gifford" w:date="2017-03-20T20:35:00Z"/>
                <w:lang w:val="en-US"/>
              </w:rPr>
            </w:pPr>
            <w:ins w:id="19040" w:author="Charles Gifford" w:date="2017-03-20T20:35:00Z">
              <w:r>
                <w:t>A cross-model dependency to</w:t>
              </w:r>
              <w:r w:rsidRPr="00FD719C">
                <w:t xml:space="preserve"> element in the </w:t>
              </w:r>
              <w:r>
                <w:t xml:space="preserve">personnel </w:t>
              </w:r>
              <w:r w:rsidRPr="00FD719C">
                <w:t>model</w:t>
              </w:r>
              <w:r>
                <w:t xml:space="preserve"> as explained in clause 4.6.4</w:t>
              </w:r>
              <w:r w:rsidRPr="00FD719C">
                <w:t>.</w:t>
              </w:r>
            </w:ins>
          </w:p>
        </w:tc>
      </w:tr>
      <w:tr w:rsidR="00A0277F" w:rsidRPr="009432BC" w14:paraId="02BC227D" w14:textId="77777777" w:rsidTr="00A0277F">
        <w:trPr>
          <w:trHeight w:val="332"/>
          <w:ins w:id="19041" w:author="Charles Gifford" w:date="2017-03-20T20:35:00Z"/>
        </w:trPr>
        <w:tc>
          <w:tcPr>
            <w:tcW w:w="2155" w:type="dxa"/>
            <w:shd w:val="clear" w:color="auto" w:fill="auto"/>
          </w:tcPr>
          <w:p w14:paraId="0AC4DEF9" w14:textId="38CCD620" w:rsidR="00A0277F" w:rsidRDefault="00A0277F" w:rsidP="00A0277F">
            <w:pPr>
              <w:pStyle w:val="TABLE-cell"/>
              <w:rPr>
                <w:ins w:id="19042" w:author="Charles Gifford" w:date="2017-03-20T20:35:00Z"/>
                <w:szCs w:val="20"/>
                <w:lang w:val="en-US"/>
              </w:rPr>
            </w:pPr>
            <w:ins w:id="19043" w:author="Charles Gifford" w:date="2017-03-20T20:35:00Z">
              <w:r w:rsidRPr="00BA207E">
                <w:t>Person</w:t>
              </w:r>
              <w:r>
                <w:t xml:space="preserve"> property</w:t>
              </w:r>
            </w:ins>
          </w:p>
        </w:tc>
        <w:tc>
          <w:tcPr>
            <w:tcW w:w="2070" w:type="dxa"/>
            <w:shd w:val="clear" w:color="auto" w:fill="auto"/>
          </w:tcPr>
          <w:p w14:paraId="3DAABAA4" w14:textId="253F651D" w:rsidR="00A0277F" w:rsidRDefault="00A0277F" w:rsidP="00A0277F">
            <w:pPr>
              <w:pStyle w:val="TABLE-cell"/>
              <w:rPr>
                <w:ins w:id="19044" w:author="Charles Gifford" w:date="2017-03-20T20:35:00Z"/>
                <w:szCs w:val="20"/>
                <w:lang w:val="en-US"/>
              </w:rPr>
            </w:pPr>
            <w:ins w:id="19045" w:author="Charles Gifford" w:date="2017-03-20T20:35:00Z">
              <w:r w:rsidRPr="00BA207E">
                <w:t>Person</w:t>
              </w:r>
              <w:r>
                <w:t xml:space="preserve"> property</w:t>
              </w:r>
            </w:ins>
          </w:p>
        </w:tc>
        <w:tc>
          <w:tcPr>
            <w:tcW w:w="1170" w:type="dxa"/>
            <w:shd w:val="clear" w:color="auto" w:fill="auto"/>
          </w:tcPr>
          <w:p w14:paraId="59C70AA8" w14:textId="0C16DB10" w:rsidR="00A0277F" w:rsidRDefault="00A0277F" w:rsidP="00A0277F">
            <w:pPr>
              <w:pStyle w:val="TABLE-cell"/>
              <w:rPr>
                <w:ins w:id="19046" w:author="Charles Gifford" w:date="2017-03-20T20:35:00Z"/>
                <w:szCs w:val="20"/>
                <w:lang w:val="en-US"/>
              </w:rPr>
            </w:pPr>
            <w:ins w:id="19047" w:author="Charles Gifford" w:date="2017-03-20T20:35:00Z">
              <w:r w:rsidRPr="0030452A">
                <w:t>0..*</w:t>
              </w:r>
            </w:ins>
          </w:p>
        </w:tc>
        <w:tc>
          <w:tcPr>
            <w:tcW w:w="3690" w:type="dxa"/>
            <w:shd w:val="clear" w:color="auto" w:fill="auto"/>
          </w:tcPr>
          <w:p w14:paraId="43F0AA25" w14:textId="63DE99E6" w:rsidR="00A0277F" w:rsidRPr="00786491" w:rsidRDefault="00A0277F" w:rsidP="00A0277F">
            <w:pPr>
              <w:pStyle w:val="TABLE-cell"/>
              <w:rPr>
                <w:ins w:id="19048" w:author="Charles Gifford" w:date="2017-03-20T20:35:00Z"/>
                <w:lang w:val="en-US"/>
              </w:rPr>
            </w:pPr>
            <w:ins w:id="19049" w:author="Charles Gifford" w:date="2017-03-20T20:35:00Z">
              <w:r>
                <w:t>A cross-model dependency</w:t>
              </w:r>
              <w:r w:rsidRPr="002C3CDB">
                <w:t xml:space="preserve"> to element in the personnel model as explained in clause 4.6.4.</w:t>
              </w:r>
            </w:ins>
          </w:p>
        </w:tc>
      </w:tr>
    </w:tbl>
    <w:p w14:paraId="78C681C2" w14:textId="7531B53A" w:rsidR="008B4A6F" w:rsidRPr="001C220C" w:rsidRDefault="008B4A6F" w:rsidP="000D5E27">
      <w:pPr>
        <w:pStyle w:val="TABLE-title"/>
        <w:rPr>
          <w:lang w:val="en-US"/>
        </w:rPr>
      </w:pPr>
      <w:bookmarkStart w:id="19050" w:name="_Ref337199158"/>
      <w:bookmarkStart w:id="19051" w:name="_Toc478492520"/>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C904EF">
        <w:rPr>
          <w:noProof/>
          <w:lang w:val="en-US"/>
        </w:rPr>
        <w:t>220</w:t>
      </w:r>
      <w:r w:rsidR="00FD29D6">
        <w:rPr>
          <w:lang w:val="en-US"/>
        </w:rPr>
        <w:fldChar w:fldCharType="end"/>
      </w:r>
      <w:bookmarkEnd w:id="18977"/>
      <w:bookmarkEnd w:id="19050"/>
      <w:r w:rsidRPr="001C220C">
        <w:rPr>
          <w:lang w:val="en-US"/>
        </w:rPr>
        <w:t xml:space="preserve"> </w:t>
      </w:r>
      <w:r w:rsidR="000D5E27">
        <w:rPr>
          <w:lang w:val="en-US"/>
        </w:rPr>
        <w:t>–</w:t>
      </w:r>
      <w:r w:rsidRPr="001C220C">
        <w:rPr>
          <w:lang w:val="en-US"/>
        </w:rPr>
        <w:t xml:space="preserve"> </w:t>
      </w:r>
      <w:r w:rsidR="00D02368">
        <w:rPr>
          <w:lang w:val="en-US"/>
        </w:rPr>
        <w:t>P</w:t>
      </w:r>
      <w:r w:rsidRPr="001C220C">
        <w:rPr>
          <w:lang w:val="en-US"/>
        </w:rPr>
        <w:t>ersonnel capability property</w:t>
      </w:r>
      <w:bookmarkEnd w:id="18978"/>
      <w:bookmarkEnd w:id="18979"/>
      <w:bookmarkEnd w:id="18980"/>
      <w:bookmarkEnd w:id="18981"/>
      <w:r w:rsidR="00D02368" w:rsidRPr="00AC2193">
        <w:rPr>
          <w:lang w:val="en-US"/>
        </w:rPr>
        <w:t xml:space="preserve"> </w:t>
      </w:r>
      <w:r w:rsidR="00D02368">
        <w:rPr>
          <w:lang w:val="en-US"/>
        </w:rPr>
        <w:t>attributes</w:t>
      </w:r>
      <w:bookmarkEnd w:id="19051"/>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776"/>
        <w:gridCol w:w="1440"/>
        <w:gridCol w:w="1350"/>
        <w:gridCol w:w="1131"/>
        <w:gridCol w:w="1080"/>
      </w:tblGrid>
      <w:tr w:rsidR="00F3761C" w:rsidRPr="001C220C" w14:paraId="140A6370" w14:textId="77777777" w:rsidTr="00437521">
        <w:trPr>
          <w:tblHeader/>
          <w:jc w:val="center"/>
        </w:trPr>
        <w:tc>
          <w:tcPr>
            <w:tcW w:w="1269" w:type="dxa"/>
          </w:tcPr>
          <w:p w14:paraId="726CEDA7" w14:textId="77777777" w:rsidR="00F3761C" w:rsidRPr="001C220C" w:rsidRDefault="00F3761C" w:rsidP="00437521">
            <w:pPr>
              <w:pStyle w:val="NormalTableHeader"/>
              <w:keepNext w:val="0"/>
              <w:spacing w:before="40"/>
              <w:rPr>
                <w:lang w:val="en-US"/>
              </w:rPr>
            </w:pPr>
            <w:r w:rsidRPr="001C220C">
              <w:rPr>
                <w:lang w:val="en-US"/>
              </w:rPr>
              <w:t xml:space="preserve">Attribute </w:t>
            </w:r>
            <w:r w:rsidR="000B599F">
              <w:rPr>
                <w:lang w:val="en-US"/>
              </w:rPr>
              <w:t>n</w:t>
            </w:r>
            <w:r w:rsidRPr="001C220C">
              <w:rPr>
                <w:lang w:val="en-US"/>
              </w:rPr>
              <w:t>ame</w:t>
            </w:r>
          </w:p>
        </w:tc>
        <w:tc>
          <w:tcPr>
            <w:tcW w:w="2776" w:type="dxa"/>
          </w:tcPr>
          <w:p w14:paraId="57E61B60" w14:textId="77777777" w:rsidR="00F3761C" w:rsidRPr="001C220C" w:rsidRDefault="00F3761C" w:rsidP="00437521">
            <w:pPr>
              <w:pStyle w:val="NormalTableHeader"/>
              <w:keepNext w:val="0"/>
              <w:spacing w:before="40"/>
              <w:rPr>
                <w:lang w:val="en-US"/>
              </w:rPr>
            </w:pPr>
            <w:r w:rsidRPr="001C220C">
              <w:rPr>
                <w:lang w:val="en-US"/>
              </w:rPr>
              <w:t>Description</w:t>
            </w:r>
          </w:p>
        </w:tc>
        <w:tc>
          <w:tcPr>
            <w:tcW w:w="1440" w:type="dxa"/>
          </w:tcPr>
          <w:p w14:paraId="31B50785" w14:textId="77777777" w:rsidR="00F3761C" w:rsidRPr="001C220C" w:rsidRDefault="00AE4770" w:rsidP="00437521">
            <w:pPr>
              <w:pStyle w:val="NormalTableHeader"/>
              <w:keepNext w:val="0"/>
              <w:spacing w:before="40"/>
              <w:rPr>
                <w:lang w:val="en-US"/>
              </w:rPr>
            </w:pPr>
            <w:r>
              <w:rPr>
                <w:lang w:val="en-US"/>
              </w:rPr>
              <w:t>Production example</w:t>
            </w:r>
            <w:r w:rsidR="00F3761C" w:rsidRPr="001C220C">
              <w:rPr>
                <w:lang w:val="en-US"/>
              </w:rPr>
              <w:t>s</w:t>
            </w:r>
          </w:p>
        </w:tc>
        <w:tc>
          <w:tcPr>
            <w:tcW w:w="1350" w:type="dxa"/>
          </w:tcPr>
          <w:p w14:paraId="08EE4466" w14:textId="77777777" w:rsidR="00F3761C" w:rsidRPr="001C220C" w:rsidRDefault="00AE4770" w:rsidP="00437521">
            <w:pPr>
              <w:pStyle w:val="NormalTableHeader"/>
              <w:keepNext w:val="0"/>
              <w:spacing w:before="40"/>
              <w:rPr>
                <w:lang w:val="en-US"/>
              </w:rPr>
            </w:pPr>
            <w:r>
              <w:rPr>
                <w:lang w:val="en-US"/>
              </w:rPr>
              <w:t>Maintenance example</w:t>
            </w:r>
            <w:r w:rsidR="00F3761C" w:rsidRPr="001C220C">
              <w:rPr>
                <w:lang w:val="en-US"/>
              </w:rPr>
              <w:t>s</w:t>
            </w:r>
          </w:p>
        </w:tc>
        <w:tc>
          <w:tcPr>
            <w:tcW w:w="1131" w:type="dxa"/>
          </w:tcPr>
          <w:p w14:paraId="37C2B0AE" w14:textId="77777777" w:rsidR="00F3761C" w:rsidRPr="001C220C" w:rsidRDefault="00AE4770" w:rsidP="00437521">
            <w:pPr>
              <w:pStyle w:val="NormalTableHeader"/>
              <w:keepNext w:val="0"/>
              <w:spacing w:before="40"/>
              <w:rPr>
                <w:lang w:val="en-US"/>
              </w:rPr>
            </w:pPr>
            <w:r>
              <w:rPr>
                <w:lang w:val="en-US"/>
              </w:rPr>
              <w:t>Quality example</w:t>
            </w:r>
            <w:r w:rsidR="00F3761C" w:rsidRPr="001C220C">
              <w:rPr>
                <w:lang w:val="en-US"/>
              </w:rPr>
              <w:t>s</w:t>
            </w:r>
          </w:p>
        </w:tc>
        <w:tc>
          <w:tcPr>
            <w:tcW w:w="1080" w:type="dxa"/>
          </w:tcPr>
          <w:p w14:paraId="4300E2D2" w14:textId="77777777" w:rsidR="00F3761C" w:rsidRPr="001C220C" w:rsidRDefault="00AE4770" w:rsidP="00437521">
            <w:pPr>
              <w:pStyle w:val="NormalTableHeader"/>
              <w:keepNext w:val="0"/>
              <w:spacing w:before="40"/>
              <w:rPr>
                <w:lang w:val="en-US"/>
              </w:rPr>
            </w:pPr>
            <w:r>
              <w:rPr>
                <w:lang w:val="en-US"/>
              </w:rPr>
              <w:t>Inventory example</w:t>
            </w:r>
            <w:r w:rsidR="00F3761C" w:rsidRPr="001C220C">
              <w:rPr>
                <w:lang w:val="en-US"/>
              </w:rPr>
              <w:t>s</w:t>
            </w:r>
          </w:p>
        </w:tc>
      </w:tr>
      <w:tr w:rsidR="00BB2E6B" w:rsidRPr="001C220C" w14:paraId="132FB768" w14:textId="77777777" w:rsidTr="00437521">
        <w:trPr>
          <w:cantSplit/>
          <w:jc w:val="center"/>
        </w:trPr>
        <w:tc>
          <w:tcPr>
            <w:tcW w:w="1269" w:type="dxa"/>
          </w:tcPr>
          <w:p w14:paraId="6D958EA9" w14:textId="77777777" w:rsidR="00BB2E6B" w:rsidRPr="001C220C" w:rsidRDefault="00F81EE0" w:rsidP="00437521">
            <w:pPr>
              <w:pStyle w:val="TableNormal1"/>
              <w:keepNext w:val="0"/>
              <w:rPr>
                <w:lang w:val="en-US"/>
              </w:rPr>
            </w:pPr>
            <w:r w:rsidRPr="001C220C">
              <w:rPr>
                <w:lang w:val="en-US"/>
              </w:rPr>
              <w:t>ID</w:t>
            </w:r>
          </w:p>
        </w:tc>
        <w:tc>
          <w:tcPr>
            <w:tcW w:w="2776" w:type="dxa"/>
          </w:tcPr>
          <w:p w14:paraId="1D8ED478" w14:textId="77777777" w:rsidR="00BB2E6B" w:rsidRPr="001C220C" w:rsidRDefault="00BB2E6B" w:rsidP="00437521">
            <w:pPr>
              <w:pStyle w:val="TableNormal1"/>
              <w:keepNext w:val="0"/>
              <w:rPr>
                <w:lang w:val="en-US"/>
              </w:rPr>
            </w:pPr>
            <w:r w:rsidRPr="001C220C">
              <w:rPr>
                <w:lang w:val="en-US"/>
              </w:rPr>
              <w:t xml:space="preserve">An identification of a property of the associated </w:t>
            </w:r>
            <w:r w:rsidRPr="001C220C">
              <w:rPr>
                <w:i/>
                <w:lang w:val="en-US"/>
              </w:rPr>
              <w:t>person property</w:t>
            </w:r>
            <w:r w:rsidRPr="001C220C">
              <w:rPr>
                <w:lang w:val="en-US"/>
              </w:rPr>
              <w:t xml:space="preserve"> or </w:t>
            </w:r>
            <w:r w:rsidRPr="001C220C">
              <w:rPr>
                <w:i/>
                <w:lang w:val="en-US"/>
              </w:rPr>
              <w:t>personnel class property</w:t>
            </w:r>
            <w:r w:rsidRPr="001C220C">
              <w:rPr>
                <w:lang w:val="en-US"/>
              </w:rPr>
              <w:t>.</w:t>
            </w:r>
          </w:p>
        </w:tc>
        <w:tc>
          <w:tcPr>
            <w:tcW w:w="1440" w:type="dxa"/>
          </w:tcPr>
          <w:p w14:paraId="0B79C8CD" w14:textId="77777777" w:rsidR="00BB2E6B" w:rsidRPr="001C220C" w:rsidRDefault="00BB2E6B" w:rsidP="00437521">
            <w:pPr>
              <w:pStyle w:val="TableNormal1"/>
              <w:keepNext w:val="0"/>
              <w:rPr>
                <w:lang w:val="en-US"/>
              </w:rPr>
            </w:pPr>
            <w:r w:rsidRPr="001C220C">
              <w:rPr>
                <w:lang w:val="en-US"/>
              </w:rPr>
              <w:t>Packing Machine Certified</w:t>
            </w:r>
          </w:p>
        </w:tc>
        <w:tc>
          <w:tcPr>
            <w:tcW w:w="1350" w:type="dxa"/>
          </w:tcPr>
          <w:p w14:paraId="5A1925B5" w14:textId="77777777" w:rsidR="00BB2E6B" w:rsidRPr="001C220C" w:rsidRDefault="00BB2E6B" w:rsidP="00437521">
            <w:pPr>
              <w:pStyle w:val="TableNormal1"/>
              <w:keepNext w:val="0"/>
              <w:spacing w:before="40"/>
              <w:rPr>
                <w:lang w:val="en-US"/>
              </w:rPr>
            </w:pPr>
            <w:r w:rsidRPr="001C220C">
              <w:rPr>
                <w:lang w:val="en-US"/>
              </w:rPr>
              <w:t>CNC daily maintenance certification</w:t>
            </w:r>
          </w:p>
        </w:tc>
        <w:tc>
          <w:tcPr>
            <w:tcW w:w="1131" w:type="dxa"/>
          </w:tcPr>
          <w:p w14:paraId="11C8644D" w14:textId="77777777" w:rsidR="00BB2E6B" w:rsidRPr="001C220C" w:rsidRDefault="00BB2E6B" w:rsidP="00437521">
            <w:pPr>
              <w:pStyle w:val="TableNormal1"/>
              <w:keepNext w:val="0"/>
              <w:spacing w:before="40"/>
              <w:rPr>
                <w:lang w:val="en-US"/>
              </w:rPr>
            </w:pPr>
            <w:r w:rsidRPr="001C220C">
              <w:rPr>
                <w:lang w:val="en-US"/>
              </w:rPr>
              <w:t>Stock receiving inspection certification</w:t>
            </w:r>
          </w:p>
        </w:tc>
        <w:tc>
          <w:tcPr>
            <w:tcW w:w="1080" w:type="dxa"/>
          </w:tcPr>
          <w:p w14:paraId="4FBCA5C1"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7D46295D" w14:textId="77777777" w:rsidTr="00437521">
        <w:trPr>
          <w:cantSplit/>
          <w:jc w:val="center"/>
        </w:trPr>
        <w:tc>
          <w:tcPr>
            <w:tcW w:w="1269" w:type="dxa"/>
          </w:tcPr>
          <w:p w14:paraId="289BBF8A" w14:textId="77777777" w:rsidR="00BB2E6B" w:rsidRPr="001C220C" w:rsidRDefault="00BB2E6B" w:rsidP="00437521">
            <w:pPr>
              <w:pStyle w:val="TableNormal1"/>
              <w:keepNext w:val="0"/>
              <w:rPr>
                <w:lang w:val="en-US"/>
              </w:rPr>
            </w:pPr>
            <w:r w:rsidRPr="001C220C">
              <w:rPr>
                <w:lang w:val="en-US"/>
              </w:rPr>
              <w:t>Description</w:t>
            </w:r>
          </w:p>
        </w:tc>
        <w:tc>
          <w:tcPr>
            <w:tcW w:w="2776" w:type="dxa"/>
          </w:tcPr>
          <w:p w14:paraId="7A0FD1CB" w14:textId="77777777" w:rsidR="00BB2E6B" w:rsidRPr="001C220C" w:rsidRDefault="00BB2E6B" w:rsidP="00437521">
            <w:pPr>
              <w:pStyle w:val="TableNormal1"/>
              <w:keepNext w:val="0"/>
              <w:rPr>
                <w:lang w:val="en-US"/>
              </w:rPr>
            </w:pPr>
            <w:r w:rsidRPr="001C220C">
              <w:rPr>
                <w:lang w:val="en-US"/>
              </w:rPr>
              <w:t xml:space="preserve">Contains additional information and descriptions of the </w:t>
            </w:r>
            <w:r w:rsidRPr="001C220C">
              <w:rPr>
                <w:i/>
                <w:lang w:val="en-US"/>
              </w:rPr>
              <w:t xml:space="preserve">personnel capability property </w:t>
            </w:r>
            <w:r w:rsidRPr="001C220C">
              <w:rPr>
                <w:lang w:val="en-US"/>
              </w:rPr>
              <w:t>definition.</w:t>
            </w:r>
          </w:p>
        </w:tc>
        <w:tc>
          <w:tcPr>
            <w:tcW w:w="1440" w:type="dxa"/>
          </w:tcPr>
          <w:p w14:paraId="4BF04F95" w14:textId="77777777" w:rsidR="00BB2E6B" w:rsidRPr="001C220C" w:rsidRDefault="00BB2E6B" w:rsidP="00437521">
            <w:pPr>
              <w:pStyle w:val="TableNormal1"/>
              <w:keepNext w:val="0"/>
              <w:rPr>
                <w:lang w:val="en-US"/>
              </w:rPr>
            </w:pPr>
            <w:r w:rsidRPr="001C220C">
              <w:rPr>
                <w:lang w:val="en-US"/>
              </w:rPr>
              <w:t>Level of packing machine operator certification</w:t>
            </w:r>
          </w:p>
        </w:tc>
        <w:tc>
          <w:tcPr>
            <w:tcW w:w="1350" w:type="dxa"/>
          </w:tcPr>
          <w:p w14:paraId="5D29E443" w14:textId="77777777" w:rsidR="00BB2E6B" w:rsidRPr="001C220C" w:rsidRDefault="00BB2E6B" w:rsidP="00437521">
            <w:pPr>
              <w:pStyle w:val="TableNormal1"/>
              <w:keepNext w:val="0"/>
              <w:spacing w:before="40"/>
              <w:rPr>
                <w:lang w:val="en-US"/>
              </w:rPr>
            </w:pPr>
            <w:r w:rsidRPr="001C220C">
              <w:rPr>
                <w:lang w:val="en-US"/>
              </w:rPr>
              <w:t>Training level required</w:t>
            </w:r>
          </w:p>
        </w:tc>
        <w:tc>
          <w:tcPr>
            <w:tcW w:w="1131" w:type="dxa"/>
          </w:tcPr>
          <w:p w14:paraId="2B26D614" w14:textId="77777777" w:rsidR="00BB2E6B" w:rsidRPr="001C220C" w:rsidRDefault="00BB2E6B" w:rsidP="00437521">
            <w:pPr>
              <w:pStyle w:val="TableNormal1"/>
              <w:keepNext w:val="0"/>
              <w:spacing w:before="40"/>
              <w:rPr>
                <w:lang w:val="en-US"/>
              </w:rPr>
            </w:pPr>
            <w:r w:rsidRPr="001C220C">
              <w:rPr>
                <w:lang w:val="en-US"/>
              </w:rPr>
              <w:t>current certification</w:t>
            </w:r>
          </w:p>
        </w:tc>
        <w:tc>
          <w:tcPr>
            <w:tcW w:w="1080" w:type="dxa"/>
          </w:tcPr>
          <w:p w14:paraId="0BEF7AC9"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221ED17F" w14:textId="77777777" w:rsidTr="00437521">
        <w:trPr>
          <w:cantSplit/>
          <w:jc w:val="center"/>
        </w:trPr>
        <w:tc>
          <w:tcPr>
            <w:tcW w:w="1269" w:type="dxa"/>
          </w:tcPr>
          <w:p w14:paraId="07ADC568" w14:textId="77777777" w:rsidR="00BB2E6B" w:rsidRPr="001C220C" w:rsidRDefault="00BB2E6B" w:rsidP="00437521">
            <w:pPr>
              <w:pStyle w:val="TableNormal1"/>
              <w:keepNext w:val="0"/>
              <w:rPr>
                <w:lang w:val="en-US"/>
              </w:rPr>
            </w:pPr>
            <w:r w:rsidRPr="001C220C">
              <w:rPr>
                <w:lang w:val="en-US"/>
              </w:rPr>
              <w:t>Value</w:t>
            </w:r>
          </w:p>
        </w:tc>
        <w:tc>
          <w:tcPr>
            <w:tcW w:w="2776" w:type="dxa"/>
          </w:tcPr>
          <w:p w14:paraId="307ADA8F" w14:textId="77777777" w:rsidR="00BB2E6B" w:rsidRPr="001C220C" w:rsidRDefault="00BB2E6B" w:rsidP="00437521">
            <w:pPr>
              <w:pStyle w:val="TableNormal1"/>
              <w:keepNext w:val="0"/>
              <w:rPr>
                <w:lang w:val="en-US"/>
              </w:rPr>
            </w:pPr>
            <w:r w:rsidRPr="001C220C">
              <w:rPr>
                <w:lang w:val="en-US"/>
              </w:rPr>
              <w:t>The value, set of values, or range of the property.</w:t>
            </w:r>
          </w:p>
        </w:tc>
        <w:tc>
          <w:tcPr>
            <w:tcW w:w="1440" w:type="dxa"/>
          </w:tcPr>
          <w:p w14:paraId="741F6721" w14:textId="77777777" w:rsidR="00BB2E6B" w:rsidRPr="001C220C" w:rsidRDefault="00BB2E6B" w:rsidP="00437521">
            <w:pPr>
              <w:pStyle w:val="TableNormal1"/>
              <w:keepNext w:val="0"/>
              <w:rPr>
                <w:lang w:val="en-US"/>
              </w:rPr>
            </w:pPr>
            <w:r w:rsidRPr="001C220C">
              <w:rPr>
                <w:lang w:val="en-US"/>
              </w:rPr>
              <w:t>Journeyman</w:t>
            </w:r>
          </w:p>
        </w:tc>
        <w:tc>
          <w:tcPr>
            <w:tcW w:w="1350" w:type="dxa"/>
          </w:tcPr>
          <w:p w14:paraId="73C44C41" w14:textId="77777777" w:rsidR="00BB2E6B" w:rsidRPr="001C220C" w:rsidRDefault="00BB2E6B" w:rsidP="00437521">
            <w:pPr>
              <w:pStyle w:val="TableNormal1"/>
              <w:keepNext w:val="0"/>
              <w:spacing w:before="40"/>
              <w:rPr>
                <w:lang w:val="en-US"/>
              </w:rPr>
            </w:pPr>
            <w:r w:rsidRPr="001C220C">
              <w:rPr>
                <w:lang w:val="en-US"/>
              </w:rPr>
              <w:t>True</w:t>
            </w:r>
          </w:p>
        </w:tc>
        <w:tc>
          <w:tcPr>
            <w:tcW w:w="1131" w:type="dxa"/>
          </w:tcPr>
          <w:p w14:paraId="4CAE4FC6" w14:textId="77777777" w:rsidR="00BB2E6B" w:rsidRPr="001C220C" w:rsidRDefault="00BB2E6B" w:rsidP="00437521">
            <w:pPr>
              <w:pStyle w:val="TableNormal1"/>
              <w:keepNext w:val="0"/>
              <w:spacing w:before="40"/>
              <w:rPr>
                <w:lang w:val="en-US"/>
              </w:rPr>
            </w:pPr>
            <w:r w:rsidRPr="001C220C">
              <w:rPr>
                <w:lang w:val="en-US"/>
              </w:rPr>
              <w:t>True</w:t>
            </w:r>
          </w:p>
        </w:tc>
        <w:tc>
          <w:tcPr>
            <w:tcW w:w="1080" w:type="dxa"/>
          </w:tcPr>
          <w:p w14:paraId="56374A00"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399F25D2" w14:textId="77777777" w:rsidTr="00437521">
        <w:trPr>
          <w:cantSplit/>
          <w:jc w:val="center"/>
        </w:trPr>
        <w:tc>
          <w:tcPr>
            <w:tcW w:w="1269" w:type="dxa"/>
          </w:tcPr>
          <w:p w14:paraId="1357B368" w14:textId="77777777" w:rsidR="00BB2E6B" w:rsidRPr="001C220C" w:rsidRDefault="00BB2E6B" w:rsidP="00437521">
            <w:pPr>
              <w:pStyle w:val="TableNormal1"/>
              <w:keepNext w:val="0"/>
              <w:rPr>
                <w:lang w:val="en-US"/>
              </w:rPr>
            </w:pPr>
            <w:r w:rsidRPr="001C220C">
              <w:rPr>
                <w:lang w:val="en-US"/>
              </w:rPr>
              <w:t xml:space="preserve">Value </w:t>
            </w:r>
            <w:r w:rsidR="00FB6288">
              <w:rPr>
                <w:lang w:val="en-US"/>
              </w:rPr>
              <w:t>u</w:t>
            </w:r>
            <w:r w:rsidRPr="001C220C">
              <w:rPr>
                <w:lang w:val="en-US"/>
              </w:rPr>
              <w:t xml:space="preserve">nit of </w:t>
            </w:r>
            <w:r w:rsidR="00FB6288">
              <w:rPr>
                <w:lang w:val="en-US"/>
              </w:rPr>
              <w:t>m</w:t>
            </w:r>
            <w:r w:rsidRPr="001C220C">
              <w:rPr>
                <w:lang w:val="en-US"/>
              </w:rPr>
              <w:t>easure</w:t>
            </w:r>
          </w:p>
        </w:tc>
        <w:tc>
          <w:tcPr>
            <w:tcW w:w="2776" w:type="dxa"/>
          </w:tcPr>
          <w:p w14:paraId="268A4E16" w14:textId="77777777" w:rsidR="00BB2E6B" w:rsidRPr="001C220C" w:rsidRDefault="00BB2E6B" w:rsidP="00437521">
            <w:pPr>
              <w:pStyle w:val="TableNormal1"/>
              <w:keepNext w:val="0"/>
              <w:rPr>
                <w:lang w:val="en-US"/>
              </w:rPr>
            </w:pPr>
            <w:r w:rsidRPr="001C220C">
              <w:rPr>
                <w:lang w:val="en-US"/>
              </w:rPr>
              <w:t>The unit of measure of the associated property value, if applicable.</w:t>
            </w:r>
          </w:p>
        </w:tc>
        <w:tc>
          <w:tcPr>
            <w:tcW w:w="1440" w:type="dxa"/>
          </w:tcPr>
          <w:p w14:paraId="22E26967" w14:textId="77777777" w:rsidR="00BB2E6B" w:rsidRPr="001C220C" w:rsidRDefault="00C21049" w:rsidP="00437521">
            <w:pPr>
              <w:pStyle w:val="TableNormal1"/>
              <w:keepNext w:val="0"/>
              <w:rPr>
                <w:lang w:val="en-US"/>
              </w:rPr>
            </w:pPr>
            <w:r>
              <w:rPr>
                <w:lang w:val="en-US"/>
              </w:rPr>
              <w:t>(not applicable)</w:t>
            </w:r>
          </w:p>
        </w:tc>
        <w:tc>
          <w:tcPr>
            <w:tcW w:w="1350" w:type="dxa"/>
          </w:tcPr>
          <w:p w14:paraId="62F24BDD" w14:textId="77777777" w:rsidR="00BB2E6B" w:rsidRPr="001C220C" w:rsidRDefault="00BB2E6B" w:rsidP="00437521">
            <w:pPr>
              <w:pStyle w:val="TableNormal1"/>
              <w:keepNext w:val="0"/>
              <w:spacing w:before="40"/>
              <w:rPr>
                <w:lang w:val="en-US"/>
              </w:rPr>
            </w:pPr>
            <w:r w:rsidRPr="001C220C">
              <w:rPr>
                <w:lang w:val="en-US"/>
              </w:rPr>
              <w:t>Boolean</w:t>
            </w:r>
          </w:p>
        </w:tc>
        <w:tc>
          <w:tcPr>
            <w:tcW w:w="1131" w:type="dxa"/>
          </w:tcPr>
          <w:p w14:paraId="04554703" w14:textId="77777777" w:rsidR="00BB2E6B" w:rsidRPr="001C220C" w:rsidRDefault="00BB2E6B" w:rsidP="00437521">
            <w:pPr>
              <w:pStyle w:val="TableNormal1"/>
              <w:keepNext w:val="0"/>
              <w:spacing w:before="40"/>
              <w:rPr>
                <w:lang w:val="en-US"/>
              </w:rPr>
            </w:pPr>
            <w:r w:rsidRPr="001C220C">
              <w:rPr>
                <w:lang w:val="en-US"/>
              </w:rPr>
              <w:t>Boolean</w:t>
            </w:r>
          </w:p>
        </w:tc>
        <w:tc>
          <w:tcPr>
            <w:tcW w:w="1080" w:type="dxa"/>
          </w:tcPr>
          <w:p w14:paraId="5691FCE1"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6E92604C" w14:textId="77777777" w:rsidTr="00437521">
        <w:trPr>
          <w:cantSplit/>
          <w:jc w:val="center"/>
        </w:trPr>
        <w:tc>
          <w:tcPr>
            <w:tcW w:w="1269" w:type="dxa"/>
          </w:tcPr>
          <w:p w14:paraId="297ABA37" w14:textId="77777777" w:rsidR="00BB2E6B" w:rsidRPr="001C220C" w:rsidRDefault="00BB2E6B" w:rsidP="00437521">
            <w:pPr>
              <w:pStyle w:val="TableNormal1"/>
              <w:keepNext w:val="0"/>
              <w:rPr>
                <w:lang w:val="en-US"/>
              </w:rPr>
            </w:pPr>
            <w:r w:rsidRPr="001C220C">
              <w:rPr>
                <w:lang w:val="en-US"/>
              </w:rPr>
              <w:t>Quantity</w:t>
            </w:r>
          </w:p>
        </w:tc>
        <w:tc>
          <w:tcPr>
            <w:tcW w:w="2776" w:type="dxa"/>
          </w:tcPr>
          <w:p w14:paraId="64468A0C" w14:textId="77777777" w:rsidR="00BB2E6B" w:rsidRPr="001C220C" w:rsidRDefault="00BB2E6B" w:rsidP="00437521">
            <w:pPr>
              <w:pStyle w:val="TableNormal1"/>
              <w:keepNext w:val="0"/>
              <w:rPr>
                <w:lang w:val="en-US"/>
              </w:rPr>
            </w:pPr>
            <w:r w:rsidRPr="001C220C">
              <w:rPr>
                <w:lang w:val="en-US"/>
              </w:rPr>
              <w:t xml:space="preserve">Specifies the quantity of the </w:t>
            </w:r>
            <w:r w:rsidRPr="00FB6288">
              <w:rPr>
                <w:i/>
                <w:lang w:val="en-US"/>
              </w:rPr>
              <w:t>personnel capability</w:t>
            </w:r>
            <w:r w:rsidRPr="001C220C">
              <w:rPr>
                <w:lang w:val="en-US"/>
              </w:rPr>
              <w:t xml:space="preserve"> defined, if applicable.</w:t>
            </w:r>
          </w:p>
        </w:tc>
        <w:tc>
          <w:tcPr>
            <w:tcW w:w="1440" w:type="dxa"/>
          </w:tcPr>
          <w:p w14:paraId="012AE5CD" w14:textId="77777777" w:rsidR="00BB2E6B" w:rsidRPr="001C220C" w:rsidRDefault="00BB2E6B" w:rsidP="00437521">
            <w:pPr>
              <w:pStyle w:val="TableNormal1"/>
              <w:keepNext w:val="0"/>
              <w:rPr>
                <w:lang w:val="en-US"/>
              </w:rPr>
            </w:pPr>
            <w:r w:rsidRPr="001C220C">
              <w:rPr>
                <w:lang w:val="en-US"/>
              </w:rPr>
              <w:t>16</w:t>
            </w:r>
          </w:p>
        </w:tc>
        <w:tc>
          <w:tcPr>
            <w:tcW w:w="1350" w:type="dxa"/>
          </w:tcPr>
          <w:p w14:paraId="65BE8B1D" w14:textId="77777777" w:rsidR="00BB2E6B" w:rsidRPr="001C220C" w:rsidRDefault="00C21049" w:rsidP="00437521">
            <w:pPr>
              <w:pStyle w:val="TableNormal1"/>
              <w:keepNext w:val="0"/>
              <w:spacing w:before="40"/>
              <w:rPr>
                <w:lang w:val="en-US"/>
              </w:rPr>
            </w:pPr>
            <w:r>
              <w:rPr>
                <w:lang w:val="en-US"/>
              </w:rPr>
              <w:t>(not applicable)</w:t>
            </w:r>
          </w:p>
        </w:tc>
        <w:tc>
          <w:tcPr>
            <w:tcW w:w="1131" w:type="dxa"/>
          </w:tcPr>
          <w:p w14:paraId="59EBC6BB" w14:textId="77777777" w:rsidR="00BB2E6B" w:rsidRPr="001C220C" w:rsidRDefault="00C21049" w:rsidP="00437521">
            <w:pPr>
              <w:pStyle w:val="TableNormal1"/>
              <w:keepNext w:val="0"/>
              <w:spacing w:before="40"/>
              <w:rPr>
                <w:lang w:val="en-US"/>
              </w:rPr>
            </w:pPr>
            <w:r>
              <w:rPr>
                <w:lang w:val="en-US"/>
              </w:rPr>
              <w:t>(not applicable)</w:t>
            </w:r>
          </w:p>
        </w:tc>
        <w:tc>
          <w:tcPr>
            <w:tcW w:w="1080" w:type="dxa"/>
          </w:tcPr>
          <w:p w14:paraId="4533C827"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54EA181D" w14:textId="77777777" w:rsidTr="00437521">
        <w:trPr>
          <w:cantSplit/>
          <w:jc w:val="center"/>
        </w:trPr>
        <w:tc>
          <w:tcPr>
            <w:tcW w:w="1269" w:type="dxa"/>
          </w:tcPr>
          <w:p w14:paraId="0085458A" w14:textId="77777777" w:rsidR="00BB2E6B" w:rsidRPr="001C220C" w:rsidRDefault="00BB2E6B" w:rsidP="00437521">
            <w:pPr>
              <w:pStyle w:val="TableNormal1"/>
              <w:keepNext w:val="0"/>
              <w:rPr>
                <w:lang w:val="en-US"/>
              </w:rPr>
            </w:pPr>
            <w:r w:rsidRPr="001C220C">
              <w:rPr>
                <w:lang w:val="en-US"/>
              </w:rPr>
              <w:t xml:space="preserve">Quantity </w:t>
            </w:r>
            <w:r w:rsidR="00FB6288">
              <w:rPr>
                <w:lang w:val="en-US"/>
              </w:rPr>
              <w:t>u</w:t>
            </w:r>
            <w:r w:rsidRPr="001C220C">
              <w:rPr>
                <w:lang w:val="en-US"/>
              </w:rPr>
              <w:t xml:space="preserve">nit of </w:t>
            </w:r>
            <w:r w:rsidR="00FB6288">
              <w:rPr>
                <w:lang w:val="en-US"/>
              </w:rPr>
              <w:t>m</w:t>
            </w:r>
            <w:r w:rsidRPr="001C220C">
              <w:rPr>
                <w:lang w:val="en-US"/>
              </w:rPr>
              <w:t>easure</w:t>
            </w:r>
          </w:p>
        </w:tc>
        <w:tc>
          <w:tcPr>
            <w:tcW w:w="2776" w:type="dxa"/>
          </w:tcPr>
          <w:p w14:paraId="13C9716A" w14:textId="77777777" w:rsidR="00BB2E6B" w:rsidRPr="001C220C" w:rsidRDefault="00BB2E6B" w:rsidP="00437521">
            <w:pPr>
              <w:pStyle w:val="TableNormal1"/>
              <w:keepNext w:val="0"/>
              <w:rPr>
                <w:lang w:val="en-US"/>
              </w:rPr>
            </w:pPr>
            <w:r w:rsidRPr="001C220C">
              <w:rPr>
                <w:lang w:val="en-US"/>
              </w:rPr>
              <w:t>The unit of measure of the associated quantity</w:t>
            </w:r>
            <w:r w:rsidR="008558A5">
              <w:rPr>
                <w:lang w:val="en-US"/>
              </w:rPr>
              <w:t xml:space="preserve">. </w:t>
            </w:r>
          </w:p>
        </w:tc>
        <w:tc>
          <w:tcPr>
            <w:tcW w:w="1440" w:type="dxa"/>
          </w:tcPr>
          <w:p w14:paraId="32109E6A" w14:textId="77777777" w:rsidR="00BB2E6B" w:rsidRPr="001C220C" w:rsidRDefault="00BB2E6B" w:rsidP="00437521">
            <w:pPr>
              <w:pStyle w:val="TableNormal1"/>
              <w:keepNext w:val="0"/>
              <w:rPr>
                <w:lang w:val="en-US"/>
              </w:rPr>
            </w:pPr>
            <w:r w:rsidRPr="001C220C">
              <w:rPr>
                <w:lang w:val="en-US"/>
              </w:rPr>
              <w:t>Hours</w:t>
            </w:r>
          </w:p>
        </w:tc>
        <w:tc>
          <w:tcPr>
            <w:tcW w:w="1350" w:type="dxa"/>
          </w:tcPr>
          <w:p w14:paraId="429A229C" w14:textId="77777777" w:rsidR="00BB2E6B" w:rsidRPr="001C220C" w:rsidRDefault="00C21049" w:rsidP="00437521">
            <w:pPr>
              <w:pStyle w:val="TableNormal1"/>
              <w:keepNext w:val="0"/>
              <w:spacing w:before="40"/>
              <w:rPr>
                <w:lang w:val="en-US"/>
              </w:rPr>
            </w:pPr>
            <w:r>
              <w:rPr>
                <w:lang w:val="en-US"/>
              </w:rPr>
              <w:t>(not applicable)</w:t>
            </w:r>
          </w:p>
        </w:tc>
        <w:tc>
          <w:tcPr>
            <w:tcW w:w="1131" w:type="dxa"/>
          </w:tcPr>
          <w:p w14:paraId="2E2E918D" w14:textId="77777777" w:rsidR="00BB2E6B" w:rsidRPr="001C220C" w:rsidRDefault="00C21049" w:rsidP="00437521">
            <w:pPr>
              <w:pStyle w:val="TableNormal1"/>
              <w:keepNext w:val="0"/>
              <w:spacing w:before="40"/>
              <w:rPr>
                <w:lang w:val="en-US"/>
              </w:rPr>
            </w:pPr>
            <w:r>
              <w:rPr>
                <w:lang w:val="en-US"/>
              </w:rPr>
              <w:t>(not applicable)</w:t>
            </w:r>
          </w:p>
        </w:tc>
        <w:tc>
          <w:tcPr>
            <w:tcW w:w="1080" w:type="dxa"/>
          </w:tcPr>
          <w:p w14:paraId="4B92AC55" w14:textId="77777777" w:rsidR="00BB2E6B" w:rsidRPr="001C220C" w:rsidRDefault="00C21049" w:rsidP="00437521">
            <w:pPr>
              <w:pStyle w:val="TableNormal1"/>
              <w:keepNext w:val="0"/>
              <w:spacing w:before="40"/>
              <w:rPr>
                <w:lang w:val="en-US"/>
              </w:rPr>
            </w:pPr>
            <w:r>
              <w:rPr>
                <w:lang w:val="en-US"/>
              </w:rPr>
              <w:t>(not applicable)</w:t>
            </w:r>
          </w:p>
        </w:tc>
      </w:tr>
    </w:tbl>
    <w:p w14:paraId="33ABE535" w14:textId="77777777" w:rsidR="00F3761C" w:rsidRPr="001C220C" w:rsidRDefault="00F3761C" w:rsidP="00F3761C">
      <w:pPr>
        <w:rPr>
          <w:lang w:val="en-US"/>
        </w:rPr>
      </w:pPr>
    </w:p>
    <w:p w14:paraId="6484DF78" w14:textId="77777777" w:rsidR="008B4A6F" w:rsidRPr="001C220C" w:rsidRDefault="008B4A6F" w:rsidP="003E1075">
      <w:pPr>
        <w:pStyle w:val="Heading3"/>
      </w:pPr>
      <w:bookmarkStart w:id="19052" w:name="_Toc161566418"/>
      <w:bookmarkStart w:id="19053" w:name="_Toc320176999"/>
      <w:r w:rsidRPr="001C220C">
        <w:t>Equipment capability</w:t>
      </w:r>
      <w:bookmarkEnd w:id="19052"/>
      <w:bookmarkEnd w:id="19053"/>
    </w:p>
    <w:p w14:paraId="587DE7CB" w14:textId="77777777" w:rsidR="0045628C" w:rsidRPr="001C220C" w:rsidRDefault="0045628C" w:rsidP="0045628C">
      <w:pPr>
        <w:pStyle w:val="PARAGRAPH"/>
        <w:rPr>
          <w:lang w:val="en-US"/>
        </w:rPr>
      </w:pPr>
      <w:r w:rsidRPr="001C220C">
        <w:rPr>
          <w:lang w:val="en-US"/>
        </w:rPr>
        <w:t>A representation of the capability of equipment or equipment classes</w:t>
      </w:r>
      <w:r w:rsidRPr="001C220C">
        <w:rPr>
          <w:i/>
          <w:lang w:val="en-US"/>
        </w:rPr>
        <w:t xml:space="preserve"> </w:t>
      </w:r>
      <w:r w:rsidRPr="001C220C">
        <w:rPr>
          <w:lang w:val="en-US"/>
        </w:rPr>
        <w:t xml:space="preserve">that is committed, available, or unattainable for a specific time </w:t>
      </w:r>
      <w:r w:rsidR="005D0E97">
        <w:rPr>
          <w:lang w:val="en-US"/>
        </w:rPr>
        <w:t>shall be presented as</w:t>
      </w:r>
      <w:r w:rsidRPr="001C220C">
        <w:rPr>
          <w:lang w:val="en-US"/>
        </w:rPr>
        <w:t xml:space="preserve"> an</w:t>
      </w:r>
      <w:r w:rsidRPr="001C220C">
        <w:rPr>
          <w:i/>
          <w:lang w:val="en-US"/>
        </w:rPr>
        <w:t xml:space="preserve"> </w:t>
      </w:r>
      <w:r w:rsidRPr="00853E4C">
        <w:rPr>
          <w:i/>
          <w:lang w:val="en-US"/>
        </w:rPr>
        <w:t>equipment capability</w:t>
      </w:r>
      <w:r w:rsidRPr="001C220C">
        <w:rPr>
          <w:lang w:val="en-US"/>
        </w:rPr>
        <w:t xml:space="preserve">. </w:t>
      </w:r>
      <w:r w:rsidRPr="00853E4C">
        <w:rPr>
          <w:i/>
          <w:lang w:val="en-US"/>
        </w:rPr>
        <w:t>Equipment capability</w:t>
      </w:r>
      <w:r w:rsidRPr="001C220C">
        <w:rPr>
          <w:i/>
          <w:lang w:val="en-US"/>
        </w:rPr>
        <w:t xml:space="preserve"> </w:t>
      </w:r>
      <w:r w:rsidRPr="001C220C">
        <w:rPr>
          <w:lang w:val="en-US"/>
        </w:rPr>
        <w:t>may contain references to either equipment or equipment classes.</w:t>
      </w:r>
    </w:p>
    <w:p w14:paraId="7132317B" w14:textId="77777777" w:rsidR="0045628C" w:rsidRPr="001C220C" w:rsidRDefault="0045628C" w:rsidP="0045628C">
      <w:pPr>
        <w:pStyle w:val="PARAGRAPH"/>
        <w:rPr>
          <w:lang w:val="en-US"/>
        </w:rPr>
      </w:pPr>
      <w:r w:rsidRPr="00853E4C">
        <w:rPr>
          <w:i/>
          <w:lang w:val="en-US"/>
        </w:rPr>
        <w:t>Equipment capability</w:t>
      </w:r>
      <w:r w:rsidRPr="001C220C">
        <w:rPr>
          <w:lang w:val="en-US"/>
        </w:rPr>
        <w:t xml:space="preserve"> shall identify</w:t>
      </w:r>
    </w:p>
    <w:p w14:paraId="2DA13A9D" w14:textId="77777777" w:rsidR="0045628C" w:rsidRPr="001C220C" w:rsidRDefault="0045628C" w:rsidP="008B2E17">
      <w:pPr>
        <w:pStyle w:val="ListNumber"/>
        <w:numPr>
          <w:ilvl w:val="0"/>
          <w:numId w:val="84"/>
        </w:numPr>
        <w:ind w:left="360"/>
        <w:rPr>
          <w:lang w:val="en-US"/>
        </w:rPr>
      </w:pPr>
      <w:r w:rsidRPr="001C220C">
        <w:rPr>
          <w:lang w:val="en-US"/>
        </w:rPr>
        <w:t>the availability (available, unattainable, committed</w:t>
      </w:r>
      <w:r w:rsidR="007F05A1" w:rsidRPr="001C220C">
        <w:rPr>
          <w:lang w:val="en-US"/>
        </w:rPr>
        <w:t>, used, unused, total</w:t>
      </w:r>
      <w:r w:rsidRPr="001C220C">
        <w:rPr>
          <w:lang w:val="en-US"/>
        </w:rPr>
        <w:t>);</w:t>
      </w:r>
    </w:p>
    <w:p w14:paraId="1D52677D" w14:textId="77777777" w:rsidR="0045628C" w:rsidRPr="001C220C" w:rsidRDefault="0045628C" w:rsidP="008B2E17">
      <w:pPr>
        <w:pStyle w:val="ListNumber"/>
        <w:numPr>
          <w:ilvl w:val="0"/>
          <w:numId w:val="84"/>
        </w:numPr>
        <w:ind w:left="360"/>
        <w:rPr>
          <w:lang w:val="en-US"/>
        </w:rPr>
      </w:pPr>
      <w:r w:rsidRPr="001C220C">
        <w:rPr>
          <w:lang w:val="en-US"/>
        </w:rPr>
        <w:t>the time associated with the availability (for example, third shift on a specific date).</w:t>
      </w:r>
    </w:p>
    <w:p w14:paraId="7D58E0B3" w14:textId="77777777" w:rsidR="0045628C" w:rsidRPr="001C220C" w:rsidRDefault="0045628C" w:rsidP="0045628C">
      <w:pPr>
        <w:pStyle w:val="PARAGRAPH"/>
        <w:rPr>
          <w:lang w:val="en-US"/>
        </w:rPr>
      </w:pPr>
      <w:r w:rsidRPr="001C220C">
        <w:rPr>
          <w:lang w:val="en-US"/>
        </w:rPr>
        <w:t xml:space="preserve">Specific </w:t>
      </w:r>
      <w:r w:rsidRPr="00853E4C">
        <w:rPr>
          <w:i/>
          <w:lang w:val="en-US"/>
        </w:rPr>
        <w:t>equipment capabilities</w:t>
      </w:r>
      <w:r w:rsidRPr="001C220C">
        <w:rPr>
          <w:lang w:val="en-US"/>
        </w:rPr>
        <w:t xml:space="preserve"> </w:t>
      </w:r>
      <w:r w:rsidR="00853E4C">
        <w:rPr>
          <w:lang w:val="en-US"/>
        </w:rPr>
        <w:t>may have</w:t>
      </w:r>
      <w:r w:rsidRPr="001C220C">
        <w:rPr>
          <w:lang w:val="en-US"/>
        </w:rPr>
        <w:t xml:space="preserve"> </w:t>
      </w:r>
      <w:r w:rsidRPr="00853E4C">
        <w:rPr>
          <w:i/>
          <w:lang w:val="en-US"/>
        </w:rPr>
        <w:t>equipment capability properties</w:t>
      </w:r>
      <w:r w:rsidRPr="001C220C">
        <w:rPr>
          <w:lang w:val="en-US"/>
        </w:rPr>
        <w:t xml:space="preserve">. The </w:t>
      </w:r>
      <w:r w:rsidRPr="00853E4C">
        <w:rPr>
          <w:i/>
          <w:lang w:val="en-US"/>
        </w:rPr>
        <w:t>equipment capability properties</w:t>
      </w:r>
      <w:r w:rsidRPr="001C220C">
        <w:rPr>
          <w:lang w:val="en-US"/>
        </w:rPr>
        <w:t xml:space="preserve"> may include the quantity of the resource referenced.</w:t>
      </w:r>
    </w:p>
    <w:p w14:paraId="55B13F5E" w14:textId="77777777" w:rsidR="0045628C" w:rsidRPr="001C220C" w:rsidRDefault="00437521" w:rsidP="0045628C">
      <w:pPr>
        <w:pStyle w:val="NOTE0"/>
        <w:rPr>
          <w:lang w:val="en-US"/>
        </w:rPr>
      </w:pPr>
      <w:r>
        <w:rPr>
          <w:lang w:val="en-US"/>
        </w:rPr>
        <w:t>EXAMPLE</w:t>
      </w:r>
      <w:r>
        <w:rPr>
          <w:lang w:val="en-US"/>
        </w:rPr>
        <w:tab/>
      </w:r>
      <w:r w:rsidR="0045628C" w:rsidRPr="001C220C">
        <w:rPr>
          <w:lang w:val="en-US"/>
        </w:rPr>
        <w:t>3 horizontal drill presses currently available.</w:t>
      </w:r>
    </w:p>
    <w:p w14:paraId="195F375C" w14:textId="4EA79670" w:rsidR="00A103B2" w:rsidRPr="001C220C" w:rsidRDefault="00437521" w:rsidP="00A103B2">
      <w:pPr>
        <w:pStyle w:val="PARAGRAPH"/>
        <w:rPr>
          <w:lang w:val="en-US"/>
        </w:rPr>
      </w:pPr>
      <w:r>
        <w:rPr>
          <w:lang w:val="en-US"/>
        </w:rPr>
        <w:fldChar w:fldCharType="begin"/>
      </w:r>
      <w:r>
        <w:rPr>
          <w:lang w:val="en-US"/>
        </w:rPr>
        <w:instrText xml:space="preserve"> REF _Ref449176753 \h </w:instrText>
      </w:r>
      <w:r>
        <w:rPr>
          <w:lang w:val="en-US"/>
        </w:rPr>
      </w:r>
      <w:r>
        <w:rPr>
          <w:lang w:val="en-US"/>
        </w:rPr>
        <w:fldChar w:fldCharType="separate"/>
      </w:r>
      <w:r w:rsidR="00C904EF" w:rsidRPr="001C220C">
        <w:rPr>
          <w:lang w:val="en-US"/>
        </w:rPr>
        <w:t xml:space="preserve">Table </w:t>
      </w:r>
      <w:r w:rsidR="00C904EF">
        <w:rPr>
          <w:noProof/>
          <w:lang w:val="en-US"/>
        </w:rPr>
        <w:t>221</w:t>
      </w:r>
      <w:r>
        <w:rPr>
          <w:lang w:val="en-US"/>
        </w:rPr>
        <w:fldChar w:fldCharType="end"/>
      </w:r>
      <w:r>
        <w:rPr>
          <w:lang w:val="en-US"/>
        </w:rPr>
        <w:t xml:space="preserve"> </w:t>
      </w:r>
      <w:r w:rsidR="008B4A6F" w:rsidRPr="001C220C">
        <w:rPr>
          <w:lang w:val="en-US"/>
        </w:rPr>
        <w:t>defines the</w:t>
      </w:r>
      <w:r w:rsidR="00A103B2">
        <w:rPr>
          <w:lang w:val="en-US"/>
        </w:rPr>
        <w:t xml:space="preserve"> relationship</w:t>
      </w:r>
      <w:r w:rsidR="00A0277F">
        <w:rPr>
          <w:lang w:val="en-US"/>
        </w:rPr>
        <w:t xml:space="preserve"> role</w:t>
      </w:r>
      <w:r w:rsidR="00A103B2">
        <w:rPr>
          <w:lang w:val="en-US"/>
        </w:rPr>
        <w:t>s</w:t>
      </w:r>
      <w:r w:rsidR="008B4A6F" w:rsidRPr="001C220C">
        <w:rPr>
          <w:lang w:val="en-US"/>
        </w:rPr>
        <w:t xml:space="preserve"> for </w:t>
      </w:r>
      <w:r w:rsidR="00A91D1D">
        <w:rPr>
          <w:lang w:val="en-US"/>
        </w:rPr>
        <w:t xml:space="preserve">the </w:t>
      </w:r>
      <w:r w:rsidR="008B4A6F" w:rsidRPr="001C220C">
        <w:rPr>
          <w:i/>
          <w:lang w:val="en-US"/>
        </w:rPr>
        <w:t>equipment capability</w:t>
      </w:r>
      <w:r w:rsidR="008B4A6F" w:rsidRPr="001C220C">
        <w:rPr>
          <w:lang w:val="en-US"/>
        </w:rPr>
        <w:t xml:space="preserve">. </w:t>
      </w:r>
      <w:r w:rsidR="00A103B2">
        <w:rPr>
          <w:lang w:val="en-US"/>
        </w:rPr>
        <w:fldChar w:fldCharType="begin"/>
      </w:r>
      <w:r w:rsidR="00A103B2">
        <w:rPr>
          <w:lang w:val="en-US"/>
        </w:rPr>
        <w:instrText xml:space="preserve"> REF _Ref161733736 \h </w:instrText>
      </w:r>
      <w:r w:rsidR="00A103B2">
        <w:rPr>
          <w:lang w:val="en-US"/>
        </w:rPr>
      </w:r>
      <w:r w:rsidR="00A103B2">
        <w:rPr>
          <w:lang w:val="en-US"/>
        </w:rPr>
        <w:fldChar w:fldCharType="separate"/>
      </w:r>
      <w:r w:rsidR="00C904EF" w:rsidRPr="001C220C">
        <w:rPr>
          <w:lang w:val="en-US"/>
        </w:rPr>
        <w:t xml:space="preserve">Table </w:t>
      </w:r>
      <w:r w:rsidR="00C904EF">
        <w:rPr>
          <w:noProof/>
          <w:lang w:val="en-US"/>
        </w:rPr>
        <w:t>222</w:t>
      </w:r>
      <w:r w:rsidR="00A103B2">
        <w:rPr>
          <w:lang w:val="en-US"/>
        </w:rPr>
        <w:fldChar w:fldCharType="end"/>
      </w:r>
      <w:r w:rsidR="00A103B2" w:rsidRPr="001C220C">
        <w:rPr>
          <w:lang w:val="en-US"/>
        </w:rPr>
        <w:t xml:space="preserve"> defines the attributes for </w:t>
      </w:r>
      <w:r w:rsidR="00A91D1D">
        <w:rPr>
          <w:lang w:val="en-US"/>
        </w:rPr>
        <w:t xml:space="preserve">the </w:t>
      </w:r>
      <w:r w:rsidR="00A91D1D">
        <w:rPr>
          <w:i/>
          <w:lang w:val="en-US"/>
        </w:rPr>
        <w:t>equipment capability</w:t>
      </w:r>
      <w:r w:rsidR="00A103B2" w:rsidRPr="001C220C">
        <w:rPr>
          <w:lang w:val="en-US"/>
        </w:rPr>
        <w:t xml:space="preserve">. </w:t>
      </w:r>
    </w:p>
    <w:p w14:paraId="74DB7E7D" w14:textId="3A508922" w:rsidR="00A103B2" w:rsidRDefault="00A103B2" w:rsidP="00A103B2">
      <w:pPr>
        <w:pStyle w:val="TABLE-title"/>
        <w:rPr>
          <w:ins w:id="19054" w:author="Charles Gifford" w:date="2017-03-20T20:37:00Z"/>
          <w:lang w:val="en-US"/>
        </w:rPr>
      </w:pPr>
      <w:bookmarkStart w:id="19055" w:name="_Ref449176753"/>
      <w:bookmarkStart w:id="19056" w:name="_Toc478492521"/>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C904EF">
        <w:rPr>
          <w:noProof/>
          <w:lang w:val="en-US"/>
        </w:rPr>
        <w:t>221</w:t>
      </w:r>
      <w:r w:rsidR="00FD29D6">
        <w:rPr>
          <w:lang w:val="en-US"/>
        </w:rPr>
        <w:fldChar w:fldCharType="end"/>
      </w:r>
      <w:bookmarkEnd w:id="19055"/>
      <w:r w:rsidRPr="001C220C">
        <w:rPr>
          <w:lang w:val="en-US"/>
        </w:rPr>
        <w:t xml:space="preserve"> </w:t>
      </w:r>
      <w:ins w:id="19057" w:author="Charles Gifford" w:date="2016-04-20T15:23:00Z">
        <w:r>
          <w:rPr>
            <w:lang w:val="en-US"/>
          </w:rPr>
          <w:t>–</w:t>
        </w:r>
        <w:r w:rsidRPr="001C220C">
          <w:rPr>
            <w:lang w:val="en-US"/>
          </w:rPr>
          <w:t xml:space="preserve"> </w:t>
        </w:r>
        <w:r>
          <w:rPr>
            <w:lang w:val="en-US"/>
          </w:rPr>
          <w:t>E</w:t>
        </w:r>
        <w:r w:rsidRPr="001C220C">
          <w:rPr>
            <w:lang w:val="en-US"/>
          </w:rPr>
          <w:t>quipment capability</w:t>
        </w:r>
        <w:r w:rsidRPr="00AC2193">
          <w:rPr>
            <w:lang w:val="en-US"/>
          </w:rPr>
          <w:t xml:space="preserve"> </w:t>
        </w:r>
        <w:r>
          <w:rPr>
            <w:lang w:val="en-US"/>
          </w:rPr>
          <w:t>relationship</w:t>
        </w:r>
      </w:ins>
      <w:ins w:id="19058" w:author="Charles Gifford" w:date="2017-03-20T20:37:00Z">
        <w:r w:rsidR="00A0277F">
          <w:rPr>
            <w:lang w:val="en-US"/>
          </w:rPr>
          <w:t xml:space="preserve"> role</w:t>
        </w:r>
      </w:ins>
      <w:ins w:id="19059" w:author="Charles Gifford" w:date="2016-04-20T15:23:00Z">
        <w:r>
          <w:rPr>
            <w:lang w:val="en-US"/>
          </w:rPr>
          <w:t>s</w:t>
        </w:r>
      </w:ins>
      <w:bookmarkEnd w:id="19056"/>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170"/>
        <w:gridCol w:w="3690"/>
      </w:tblGrid>
      <w:tr w:rsidR="00A0277F" w:rsidRPr="009432BC" w14:paraId="350171C6" w14:textId="77777777" w:rsidTr="00C60793">
        <w:trPr>
          <w:trHeight w:val="197"/>
          <w:tblHeader/>
          <w:ins w:id="19060" w:author="Charles Gifford" w:date="2017-03-20T20:37:00Z"/>
        </w:trPr>
        <w:tc>
          <w:tcPr>
            <w:tcW w:w="2155" w:type="dxa"/>
            <w:shd w:val="clear" w:color="auto" w:fill="auto"/>
          </w:tcPr>
          <w:p w14:paraId="6A8F0C90" w14:textId="77777777" w:rsidR="00A0277F" w:rsidRPr="009432BC" w:rsidRDefault="00A0277F" w:rsidP="00C60793">
            <w:pPr>
              <w:pStyle w:val="TABLE-col-heading"/>
              <w:rPr>
                <w:ins w:id="19061" w:author="Charles Gifford" w:date="2017-03-20T20:37:00Z"/>
              </w:rPr>
            </w:pPr>
            <w:ins w:id="19062" w:author="Charles Gifford" w:date="2017-03-20T20:37:00Z">
              <w:r w:rsidRPr="009432BC">
                <w:t>Related Object</w:t>
              </w:r>
            </w:ins>
          </w:p>
        </w:tc>
        <w:tc>
          <w:tcPr>
            <w:tcW w:w="2070" w:type="dxa"/>
            <w:shd w:val="clear" w:color="auto" w:fill="auto"/>
          </w:tcPr>
          <w:p w14:paraId="0CE1E01C" w14:textId="77777777" w:rsidR="00A0277F" w:rsidRPr="009432BC" w:rsidRDefault="00A0277F" w:rsidP="00C60793">
            <w:pPr>
              <w:pStyle w:val="TABLE-col-heading"/>
              <w:rPr>
                <w:ins w:id="19063" w:author="Charles Gifford" w:date="2017-03-20T20:37:00Z"/>
              </w:rPr>
            </w:pPr>
            <w:ins w:id="19064" w:author="Charles Gifford" w:date="2017-03-20T20:37:00Z">
              <w:r w:rsidRPr="009432BC">
                <w:t>Role</w:t>
              </w:r>
            </w:ins>
          </w:p>
        </w:tc>
        <w:tc>
          <w:tcPr>
            <w:tcW w:w="1170" w:type="dxa"/>
            <w:shd w:val="clear" w:color="auto" w:fill="auto"/>
          </w:tcPr>
          <w:p w14:paraId="505F45F2" w14:textId="77777777" w:rsidR="00A0277F" w:rsidRPr="009432BC" w:rsidRDefault="00A0277F" w:rsidP="00C60793">
            <w:pPr>
              <w:pStyle w:val="TABLE-col-heading"/>
              <w:rPr>
                <w:ins w:id="19065" w:author="Charles Gifford" w:date="2017-03-20T20:37:00Z"/>
              </w:rPr>
            </w:pPr>
            <w:ins w:id="19066" w:author="Charles Gifford" w:date="2017-03-20T20:37:00Z">
              <w:r w:rsidRPr="009432BC">
                <w:t>Multiplicity</w:t>
              </w:r>
            </w:ins>
          </w:p>
        </w:tc>
        <w:tc>
          <w:tcPr>
            <w:tcW w:w="3690" w:type="dxa"/>
            <w:shd w:val="clear" w:color="auto" w:fill="auto"/>
          </w:tcPr>
          <w:p w14:paraId="720B4275" w14:textId="77777777" w:rsidR="00A0277F" w:rsidRPr="009432BC" w:rsidRDefault="00A0277F" w:rsidP="00C60793">
            <w:pPr>
              <w:pStyle w:val="TABLE-col-heading"/>
              <w:rPr>
                <w:ins w:id="19067" w:author="Charles Gifford" w:date="2017-03-20T20:37:00Z"/>
              </w:rPr>
            </w:pPr>
            <w:ins w:id="19068" w:author="Charles Gifford" w:date="2017-03-20T20:37:00Z">
              <w:r w:rsidRPr="009432BC">
                <w:t>Description</w:t>
              </w:r>
            </w:ins>
          </w:p>
        </w:tc>
      </w:tr>
      <w:tr w:rsidR="00A0277F" w:rsidRPr="009432BC" w14:paraId="741EA915" w14:textId="77777777" w:rsidTr="008E3B89">
        <w:trPr>
          <w:trHeight w:val="332"/>
          <w:ins w:id="19069" w:author="Charles Gifford" w:date="2017-03-20T20:37:00Z"/>
        </w:trPr>
        <w:tc>
          <w:tcPr>
            <w:tcW w:w="2155" w:type="dxa"/>
          </w:tcPr>
          <w:p w14:paraId="137688BB" w14:textId="67B5B416" w:rsidR="00A0277F" w:rsidRPr="009432BC" w:rsidRDefault="00A0277F" w:rsidP="00A0277F">
            <w:pPr>
              <w:pStyle w:val="TABLE-cell"/>
              <w:rPr>
                <w:ins w:id="19070" w:author="Charles Gifford" w:date="2017-03-20T20:37:00Z"/>
              </w:rPr>
            </w:pPr>
            <w:ins w:id="19071" w:author="Charles Gifford" w:date="2017-03-20T20:38:00Z">
              <w:r>
                <w:rPr>
                  <w:szCs w:val="20"/>
                  <w:lang w:val="en-US"/>
                </w:rPr>
                <w:t>Operations capability</w:t>
              </w:r>
            </w:ins>
          </w:p>
        </w:tc>
        <w:tc>
          <w:tcPr>
            <w:tcW w:w="2070" w:type="dxa"/>
          </w:tcPr>
          <w:p w14:paraId="45683291" w14:textId="52CD102C" w:rsidR="00A0277F" w:rsidRPr="009432BC" w:rsidRDefault="00A0277F" w:rsidP="00A0277F">
            <w:pPr>
              <w:pStyle w:val="TABLE-cell"/>
              <w:rPr>
                <w:ins w:id="19072" w:author="Charles Gifford" w:date="2017-03-20T20:37:00Z"/>
              </w:rPr>
            </w:pPr>
            <w:ins w:id="19073" w:author="Charles Gifford" w:date="2017-03-20T20:38:00Z">
              <w:r>
                <w:rPr>
                  <w:szCs w:val="20"/>
                  <w:lang w:val="en-US"/>
                </w:rPr>
                <w:t>NA</w:t>
              </w:r>
            </w:ins>
          </w:p>
        </w:tc>
        <w:tc>
          <w:tcPr>
            <w:tcW w:w="1170" w:type="dxa"/>
          </w:tcPr>
          <w:p w14:paraId="4968CD33" w14:textId="505CDD42" w:rsidR="00A0277F" w:rsidRPr="009432BC" w:rsidRDefault="00A0277F" w:rsidP="00A0277F">
            <w:pPr>
              <w:pStyle w:val="TABLE-cell"/>
              <w:rPr>
                <w:ins w:id="19074" w:author="Charles Gifford" w:date="2017-03-20T20:37:00Z"/>
              </w:rPr>
            </w:pPr>
            <w:ins w:id="19075" w:author="Charles Gifford" w:date="2017-03-20T20:38:00Z">
              <w:r>
                <w:rPr>
                  <w:szCs w:val="20"/>
                  <w:lang w:val="en-US"/>
                </w:rPr>
                <w:t>1</w:t>
              </w:r>
            </w:ins>
          </w:p>
        </w:tc>
        <w:tc>
          <w:tcPr>
            <w:tcW w:w="3690" w:type="dxa"/>
          </w:tcPr>
          <w:p w14:paraId="54950647" w14:textId="173AC25A" w:rsidR="00A0277F" w:rsidRPr="009432BC" w:rsidRDefault="00A0277F" w:rsidP="00A0277F">
            <w:pPr>
              <w:pStyle w:val="TABLE-cell"/>
              <w:rPr>
                <w:ins w:id="19076" w:author="Charles Gifford" w:date="2017-03-20T20:37:00Z"/>
              </w:rPr>
            </w:pPr>
            <w:ins w:id="19077" w:author="Charles Gifford" w:date="2017-03-20T20:38:00Z">
              <w:r>
                <w:rPr>
                  <w:lang w:val="en-US"/>
                </w:rPr>
                <w:t xml:space="preserve">The </w:t>
              </w:r>
              <w:r>
                <w:rPr>
                  <w:i/>
                  <w:lang w:val="en-US"/>
                </w:rPr>
                <w:t>operations capability</w:t>
              </w:r>
              <w:r>
                <w:rPr>
                  <w:lang w:val="en-US"/>
                </w:rPr>
                <w:t xml:space="preserve"> defined in part by this </w:t>
              </w:r>
              <w:r>
                <w:rPr>
                  <w:i/>
                  <w:lang w:val="en-US"/>
                </w:rPr>
                <w:t>equipment</w:t>
              </w:r>
              <w:r>
                <w:rPr>
                  <w:lang w:val="en-US"/>
                </w:rPr>
                <w:t xml:space="preserve"> </w:t>
              </w:r>
              <w:r>
                <w:rPr>
                  <w:i/>
                  <w:lang w:val="en-US"/>
                </w:rPr>
                <w:t>capability</w:t>
              </w:r>
              <w:r>
                <w:rPr>
                  <w:lang w:val="en-US"/>
                </w:rPr>
                <w:t>.</w:t>
              </w:r>
            </w:ins>
          </w:p>
        </w:tc>
      </w:tr>
      <w:tr w:rsidR="00A0277F" w:rsidRPr="009432BC" w14:paraId="1052EF2A" w14:textId="77777777" w:rsidTr="008E3B89">
        <w:trPr>
          <w:trHeight w:val="332"/>
          <w:ins w:id="19078" w:author="Charles Gifford" w:date="2017-03-20T20:37:00Z"/>
        </w:trPr>
        <w:tc>
          <w:tcPr>
            <w:tcW w:w="2155" w:type="dxa"/>
          </w:tcPr>
          <w:p w14:paraId="57497BEB" w14:textId="0AE1FCA3" w:rsidR="00A0277F" w:rsidRDefault="00A0277F" w:rsidP="00A0277F">
            <w:pPr>
              <w:pStyle w:val="TABLE-cell"/>
              <w:rPr>
                <w:ins w:id="19079" w:author="Charles Gifford" w:date="2017-03-20T20:37:00Z"/>
                <w:szCs w:val="20"/>
                <w:lang w:val="en-US"/>
              </w:rPr>
            </w:pPr>
            <w:ins w:id="19080" w:author="Charles Gifford" w:date="2017-03-20T20:38:00Z">
              <w:r>
                <w:rPr>
                  <w:szCs w:val="20"/>
                  <w:lang w:val="en-US"/>
                </w:rPr>
                <w:t>Equipment capability property</w:t>
              </w:r>
            </w:ins>
          </w:p>
        </w:tc>
        <w:tc>
          <w:tcPr>
            <w:tcW w:w="2070" w:type="dxa"/>
          </w:tcPr>
          <w:p w14:paraId="3923D8CA" w14:textId="4198352D" w:rsidR="00A0277F" w:rsidRDefault="00A0277F" w:rsidP="00A0277F">
            <w:pPr>
              <w:pStyle w:val="TABLE-cell"/>
              <w:rPr>
                <w:ins w:id="19081" w:author="Charles Gifford" w:date="2017-03-20T20:37:00Z"/>
                <w:szCs w:val="20"/>
                <w:lang w:val="en-US"/>
              </w:rPr>
            </w:pPr>
            <w:ins w:id="19082" w:author="Charles Gifford" w:date="2017-03-20T20:38:00Z">
              <w:r>
                <w:rPr>
                  <w:szCs w:val="20"/>
                  <w:lang w:val="en-US"/>
                </w:rPr>
                <w:t>Equipment capability property</w:t>
              </w:r>
            </w:ins>
          </w:p>
        </w:tc>
        <w:tc>
          <w:tcPr>
            <w:tcW w:w="1170" w:type="dxa"/>
          </w:tcPr>
          <w:p w14:paraId="2F407EDF" w14:textId="763EE1C4" w:rsidR="00A0277F" w:rsidRDefault="00A0277F" w:rsidP="00A0277F">
            <w:pPr>
              <w:pStyle w:val="TABLE-cell"/>
              <w:rPr>
                <w:ins w:id="19083" w:author="Charles Gifford" w:date="2017-03-20T20:37:00Z"/>
                <w:szCs w:val="20"/>
                <w:lang w:val="en-US"/>
              </w:rPr>
            </w:pPr>
            <w:ins w:id="19084" w:author="Charles Gifford" w:date="2017-03-20T20:38:00Z">
              <w:r>
                <w:rPr>
                  <w:szCs w:val="20"/>
                  <w:lang w:val="en-US"/>
                </w:rPr>
                <w:t>0..*</w:t>
              </w:r>
            </w:ins>
          </w:p>
        </w:tc>
        <w:tc>
          <w:tcPr>
            <w:tcW w:w="3690" w:type="dxa"/>
          </w:tcPr>
          <w:p w14:paraId="58500169" w14:textId="02A3C3F2" w:rsidR="00A0277F" w:rsidRPr="00BE0F67" w:rsidRDefault="00037D0F" w:rsidP="00A0277F">
            <w:pPr>
              <w:pStyle w:val="TABLE-cell"/>
              <w:rPr>
                <w:ins w:id="19085" w:author="Charles Gifford" w:date="2017-03-20T20:37:00Z"/>
                <w:lang w:val="en-US"/>
              </w:rPr>
            </w:pPr>
            <w:ins w:id="19086" w:author="Charles Gifford" w:date="2017-03-20T20:47:00Z">
              <w:r>
                <w:rPr>
                  <w:lang w:val="en-US"/>
                </w:rPr>
                <w:t xml:space="preserve">The values in the </w:t>
              </w:r>
              <w:r w:rsidRPr="00AB0960">
                <w:rPr>
                  <w:i/>
                  <w:lang w:val="en-US"/>
                </w:rPr>
                <w:t>equipment</w:t>
              </w:r>
              <w:r>
                <w:rPr>
                  <w:i/>
                  <w:lang w:val="en-US"/>
                </w:rPr>
                <w:t xml:space="preserve"> </w:t>
              </w:r>
              <w:r w:rsidRPr="008E3B89">
                <w:rPr>
                  <w:i/>
                  <w:szCs w:val="20"/>
                  <w:lang w:val="en-US"/>
                </w:rPr>
                <w:t>capability</w:t>
              </w:r>
              <w:r>
                <w:rPr>
                  <w:szCs w:val="20"/>
                  <w:lang w:val="en-US"/>
                </w:rPr>
                <w:t xml:space="preserve"> </w:t>
              </w:r>
              <w:r w:rsidRPr="00465559">
                <w:rPr>
                  <w:i/>
                  <w:lang w:val="en-US"/>
                </w:rPr>
                <w:t>property</w:t>
              </w:r>
              <w:r>
                <w:rPr>
                  <w:lang w:val="en-US"/>
                </w:rPr>
                <w:t xml:space="preserve"> are for</w:t>
              </w:r>
              <w:r w:rsidRPr="00786491">
                <w:rPr>
                  <w:lang w:val="en-US"/>
                </w:rPr>
                <w:t xml:space="preserve"> </w:t>
              </w:r>
              <w:r>
                <w:rPr>
                  <w:lang w:val="en-US"/>
                </w:rPr>
                <w:t>this</w:t>
              </w:r>
              <w:r w:rsidRPr="00AB0960">
                <w:rPr>
                  <w:lang w:val="en-US"/>
                </w:rPr>
                <w:t xml:space="preserve"> </w:t>
              </w:r>
              <w:r w:rsidRPr="00AB0960">
                <w:rPr>
                  <w:i/>
                  <w:lang w:val="en-US"/>
                </w:rPr>
                <w:t>equipment</w:t>
              </w:r>
              <w:r w:rsidRPr="00AB0960">
                <w:rPr>
                  <w:lang w:val="en-US"/>
                </w:rPr>
                <w:t xml:space="preserve"> </w:t>
              </w:r>
              <w:r w:rsidRPr="00037D0F">
                <w:rPr>
                  <w:i/>
                  <w:lang w:val="en-US"/>
                </w:rPr>
                <w:t>capability</w:t>
              </w:r>
              <w:r w:rsidRPr="00AB0960">
                <w:rPr>
                  <w:lang w:val="en-US"/>
                </w:rPr>
                <w:t>.</w:t>
              </w:r>
            </w:ins>
          </w:p>
        </w:tc>
      </w:tr>
      <w:tr w:rsidR="00A0277F" w:rsidRPr="009432BC" w14:paraId="1B80A413" w14:textId="77777777" w:rsidTr="00C60793">
        <w:trPr>
          <w:trHeight w:val="332"/>
          <w:ins w:id="19087" w:author="Charles Gifford" w:date="2017-03-20T20:37:00Z"/>
        </w:trPr>
        <w:tc>
          <w:tcPr>
            <w:tcW w:w="2155" w:type="dxa"/>
            <w:shd w:val="clear" w:color="auto" w:fill="auto"/>
          </w:tcPr>
          <w:p w14:paraId="58ADE5D0" w14:textId="77777777" w:rsidR="00A0277F" w:rsidRPr="00AB0960" w:rsidRDefault="00A0277F" w:rsidP="00C60793">
            <w:pPr>
              <w:pStyle w:val="TABLE-cell"/>
              <w:rPr>
                <w:ins w:id="19088" w:author="Charles Gifford" w:date="2017-03-20T20:37:00Z"/>
                <w:szCs w:val="20"/>
                <w:lang w:val="en-US"/>
              </w:rPr>
            </w:pPr>
            <w:ins w:id="19089" w:author="Charles Gifford" w:date="2017-03-20T20:37:00Z">
              <w:r w:rsidRPr="00BA06AC">
                <w:t xml:space="preserve">Equipment </w:t>
              </w:r>
              <w:r w:rsidRPr="00BA207E">
                <w:t>class</w:t>
              </w:r>
            </w:ins>
          </w:p>
        </w:tc>
        <w:tc>
          <w:tcPr>
            <w:tcW w:w="2070" w:type="dxa"/>
            <w:shd w:val="clear" w:color="auto" w:fill="auto"/>
          </w:tcPr>
          <w:p w14:paraId="22564850" w14:textId="77777777" w:rsidR="00A0277F" w:rsidRPr="00AB0960" w:rsidRDefault="00A0277F" w:rsidP="00C60793">
            <w:pPr>
              <w:pStyle w:val="TABLE-cell"/>
              <w:rPr>
                <w:ins w:id="19090" w:author="Charles Gifford" w:date="2017-03-20T20:37:00Z"/>
                <w:szCs w:val="20"/>
                <w:lang w:val="en-US"/>
              </w:rPr>
            </w:pPr>
            <w:ins w:id="19091" w:author="Charles Gifford" w:date="2017-03-20T20:37:00Z">
              <w:r w:rsidRPr="00BA06AC">
                <w:t xml:space="preserve">Equipment </w:t>
              </w:r>
              <w:r w:rsidRPr="00BA207E">
                <w:t>class</w:t>
              </w:r>
            </w:ins>
          </w:p>
        </w:tc>
        <w:tc>
          <w:tcPr>
            <w:tcW w:w="1170" w:type="dxa"/>
          </w:tcPr>
          <w:p w14:paraId="6320E02E" w14:textId="77777777" w:rsidR="00A0277F" w:rsidRDefault="00A0277F" w:rsidP="00C60793">
            <w:pPr>
              <w:pStyle w:val="TABLE-cell"/>
              <w:rPr>
                <w:ins w:id="19092" w:author="Charles Gifford" w:date="2017-03-20T20:37:00Z"/>
                <w:szCs w:val="20"/>
                <w:lang w:val="en-US"/>
              </w:rPr>
            </w:pPr>
            <w:ins w:id="19093" w:author="Charles Gifford" w:date="2017-03-20T20:37:00Z">
              <w:r w:rsidRPr="0030452A">
                <w:t>0..*</w:t>
              </w:r>
            </w:ins>
          </w:p>
        </w:tc>
        <w:tc>
          <w:tcPr>
            <w:tcW w:w="3690" w:type="dxa"/>
          </w:tcPr>
          <w:p w14:paraId="7F452A9C" w14:textId="77777777" w:rsidR="00A0277F" w:rsidRDefault="00A0277F" w:rsidP="00C60793">
            <w:pPr>
              <w:pStyle w:val="TABLE-cell"/>
              <w:rPr>
                <w:ins w:id="19094" w:author="Charles Gifford" w:date="2017-03-20T20:37:00Z"/>
                <w:lang w:val="en-US"/>
              </w:rPr>
            </w:pPr>
            <w:ins w:id="19095" w:author="Charles Gifford" w:date="2017-03-20T20:37:00Z">
              <w:r>
                <w:t>A cross-model association to</w:t>
              </w:r>
              <w:r w:rsidRPr="00FD719C">
                <w:t xml:space="preserve"> element in the </w:t>
              </w:r>
              <w:r>
                <w:t>e</w:t>
              </w:r>
              <w:r w:rsidRPr="00BA06AC">
                <w:t xml:space="preserve">quipment </w:t>
              </w:r>
              <w:r w:rsidRPr="00FD719C">
                <w:t>model</w:t>
              </w:r>
              <w:r>
                <w:t xml:space="preserve"> as explained in clause 4.6.4</w:t>
              </w:r>
              <w:r w:rsidRPr="00FD719C">
                <w:t>.</w:t>
              </w:r>
            </w:ins>
          </w:p>
        </w:tc>
      </w:tr>
      <w:tr w:rsidR="00A0277F" w:rsidRPr="009432BC" w14:paraId="6C544440" w14:textId="77777777" w:rsidTr="00C60793">
        <w:trPr>
          <w:trHeight w:val="332"/>
          <w:ins w:id="19096" w:author="Charles Gifford" w:date="2017-03-20T20:37:00Z"/>
        </w:trPr>
        <w:tc>
          <w:tcPr>
            <w:tcW w:w="2155" w:type="dxa"/>
            <w:shd w:val="clear" w:color="auto" w:fill="auto"/>
          </w:tcPr>
          <w:p w14:paraId="31233B0E" w14:textId="77777777" w:rsidR="00A0277F" w:rsidRPr="00AB0960" w:rsidRDefault="00A0277F" w:rsidP="00C60793">
            <w:pPr>
              <w:pStyle w:val="TABLE-cell"/>
              <w:rPr>
                <w:ins w:id="19097" w:author="Charles Gifford" w:date="2017-03-20T20:37:00Z"/>
                <w:szCs w:val="20"/>
                <w:lang w:val="en-US"/>
              </w:rPr>
            </w:pPr>
            <w:ins w:id="19098" w:author="Charles Gifford" w:date="2017-03-20T20:37:00Z">
              <w:r w:rsidRPr="00BA06AC">
                <w:t>Equipment</w:t>
              </w:r>
            </w:ins>
          </w:p>
        </w:tc>
        <w:tc>
          <w:tcPr>
            <w:tcW w:w="2070" w:type="dxa"/>
            <w:shd w:val="clear" w:color="auto" w:fill="auto"/>
          </w:tcPr>
          <w:p w14:paraId="2F9D4CDF" w14:textId="77777777" w:rsidR="00A0277F" w:rsidRPr="00AB0960" w:rsidRDefault="00A0277F" w:rsidP="00C60793">
            <w:pPr>
              <w:pStyle w:val="TABLE-cell"/>
              <w:rPr>
                <w:ins w:id="19099" w:author="Charles Gifford" w:date="2017-03-20T20:37:00Z"/>
                <w:szCs w:val="20"/>
                <w:lang w:val="en-US"/>
              </w:rPr>
            </w:pPr>
            <w:ins w:id="19100" w:author="Charles Gifford" w:date="2017-03-20T20:37:00Z">
              <w:r w:rsidRPr="00BA06AC">
                <w:t>Equipment</w:t>
              </w:r>
            </w:ins>
          </w:p>
        </w:tc>
        <w:tc>
          <w:tcPr>
            <w:tcW w:w="1170" w:type="dxa"/>
          </w:tcPr>
          <w:p w14:paraId="409AD71C" w14:textId="77777777" w:rsidR="00A0277F" w:rsidRDefault="00A0277F" w:rsidP="00C60793">
            <w:pPr>
              <w:pStyle w:val="TABLE-cell"/>
              <w:rPr>
                <w:ins w:id="19101" w:author="Charles Gifford" w:date="2017-03-20T20:37:00Z"/>
                <w:szCs w:val="20"/>
                <w:lang w:val="en-US"/>
              </w:rPr>
            </w:pPr>
            <w:ins w:id="19102" w:author="Charles Gifford" w:date="2017-03-20T20:37:00Z">
              <w:r w:rsidRPr="0030452A">
                <w:t>0..*</w:t>
              </w:r>
            </w:ins>
          </w:p>
        </w:tc>
        <w:tc>
          <w:tcPr>
            <w:tcW w:w="3690" w:type="dxa"/>
            <w:shd w:val="clear" w:color="auto" w:fill="auto"/>
          </w:tcPr>
          <w:p w14:paraId="0F3B2DAF" w14:textId="77777777" w:rsidR="00A0277F" w:rsidRDefault="00A0277F" w:rsidP="00C60793">
            <w:pPr>
              <w:pStyle w:val="TABLE-cell"/>
              <w:rPr>
                <w:ins w:id="19103" w:author="Charles Gifford" w:date="2017-03-20T20:37:00Z"/>
                <w:lang w:val="en-US"/>
              </w:rPr>
            </w:pPr>
            <w:ins w:id="19104" w:author="Charles Gifford" w:date="2017-03-20T20:37:00Z">
              <w:r w:rsidRPr="002C3CDB">
                <w:t>A cross-model associat</w:t>
              </w:r>
              <w:r>
                <w:t>ion to element in the e</w:t>
              </w:r>
              <w:r w:rsidRPr="00BA06AC">
                <w:t xml:space="preserve">quipment </w:t>
              </w:r>
              <w:r w:rsidRPr="002C3CDB">
                <w:t>model as explained in clause 4.6.4.</w:t>
              </w:r>
            </w:ins>
          </w:p>
        </w:tc>
      </w:tr>
    </w:tbl>
    <w:p w14:paraId="5D77C912" w14:textId="0BB77614" w:rsidR="008B4A6F" w:rsidRPr="001C220C" w:rsidRDefault="008B4A6F" w:rsidP="000D5E27">
      <w:pPr>
        <w:pStyle w:val="TABLE-title"/>
        <w:rPr>
          <w:lang w:val="en-US"/>
        </w:rPr>
      </w:pPr>
      <w:bookmarkStart w:id="19105" w:name="_Ref161733736"/>
      <w:bookmarkStart w:id="19106" w:name="_Toc161631674"/>
      <w:bookmarkStart w:id="19107" w:name="_Toc266864205"/>
      <w:bookmarkStart w:id="19108" w:name="_Toc306621093"/>
      <w:bookmarkStart w:id="19109" w:name="_Toc320178489"/>
      <w:bookmarkStart w:id="19110" w:name="_Toc478492522"/>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C904EF">
        <w:rPr>
          <w:noProof/>
          <w:lang w:val="en-US"/>
        </w:rPr>
        <w:t>222</w:t>
      </w:r>
      <w:r w:rsidR="00FD29D6">
        <w:rPr>
          <w:lang w:val="en-US"/>
        </w:rPr>
        <w:fldChar w:fldCharType="end"/>
      </w:r>
      <w:bookmarkEnd w:id="19105"/>
      <w:r w:rsidRPr="001C220C">
        <w:rPr>
          <w:lang w:val="en-US"/>
        </w:rPr>
        <w:t xml:space="preserve"> </w:t>
      </w:r>
      <w:r w:rsidR="000D5E27">
        <w:rPr>
          <w:lang w:val="en-US"/>
        </w:rPr>
        <w:t>–</w:t>
      </w:r>
      <w:r w:rsidRPr="001C220C">
        <w:rPr>
          <w:lang w:val="en-US"/>
        </w:rPr>
        <w:t xml:space="preserve"> </w:t>
      </w:r>
      <w:r w:rsidR="00D02368">
        <w:rPr>
          <w:lang w:val="en-US"/>
        </w:rPr>
        <w:t>E</w:t>
      </w:r>
      <w:r w:rsidRPr="001C220C">
        <w:rPr>
          <w:lang w:val="en-US"/>
        </w:rPr>
        <w:t>quipment capability</w:t>
      </w:r>
      <w:bookmarkEnd w:id="19106"/>
      <w:bookmarkEnd w:id="19107"/>
      <w:bookmarkEnd w:id="19108"/>
      <w:bookmarkEnd w:id="19109"/>
      <w:r w:rsidR="00D02368" w:rsidRPr="00AC2193">
        <w:rPr>
          <w:lang w:val="en-US"/>
        </w:rPr>
        <w:t xml:space="preserve"> </w:t>
      </w:r>
      <w:r w:rsidR="00D02368">
        <w:rPr>
          <w:lang w:val="en-US"/>
        </w:rPr>
        <w:t>attributes</w:t>
      </w:r>
      <w:bookmarkEnd w:id="19110"/>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416"/>
        <w:gridCol w:w="1260"/>
        <w:gridCol w:w="1350"/>
        <w:gridCol w:w="1369"/>
        <w:gridCol w:w="1382"/>
      </w:tblGrid>
      <w:tr w:rsidR="00F3761C" w:rsidRPr="001C220C" w14:paraId="6C10E5A5" w14:textId="77777777" w:rsidTr="00437521">
        <w:trPr>
          <w:tblHeader/>
          <w:jc w:val="center"/>
        </w:trPr>
        <w:tc>
          <w:tcPr>
            <w:tcW w:w="1269" w:type="dxa"/>
          </w:tcPr>
          <w:p w14:paraId="57698EFB" w14:textId="77777777" w:rsidR="00F3761C" w:rsidRPr="001C220C" w:rsidRDefault="00F3761C" w:rsidP="00437521">
            <w:pPr>
              <w:pStyle w:val="NormalTableHeader"/>
              <w:keepNext w:val="0"/>
              <w:spacing w:before="40"/>
              <w:rPr>
                <w:lang w:val="en-US"/>
              </w:rPr>
            </w:pPr>
            <w:r w:rsidRPr="001C220C">
              <w:rPr>
                <w:lang w:val="en-US"/>
              </w:rPr>
              <w:t xml:space="preserve">Attribute </w:t>
            </w:r>
            <w:r w:rsidR="000B599F">
              <w:rPr>
                <w:lang w:val="en-US"/>
              </w:rPr>
              <w:t>n</w:t>
            </w:r>
            <w:r w:rsidRPr="001C220C">
              <w:rPr>
                <w:lang w:val="en-US"/>
              </w:rPr>
              <w:t>ame</w:t>
            </w:r>
          </w:p>
        </w:tc>
        <w:tc>
          <w:tcPr>
            <w:tcW w:w="2416" w:type="dxa"/>
          </w:tcPr>
          <w:p w14:paraId="079F0C0D" w14:textId="77777777" w:rsidR="00F3761C" w:rsidRPr="001C220C" w:rsidRDefault="00F3761C" w:rsidP="00437521">
            <w:pPr>
              <w:pStyle w:val="NormalTableHeader"/>
              <w:keepNext w:val="0"/>
              <w:spacing w:before="40"/>
              <w:rPr>
                <w:lang w:val="en-US"/>
              </w:rPr>
            </w:pPr>
            <w:r w:rsidRPr="001C220C">
              <w:rPr>
                <w:lang w:val="en-US"/>
              </w:rPr>
              <w:t>Description</w:t>
            </w:r>
          </w:p>
        </w:tc>
        <w:tc>
          <w:tcPr>
            <w:tcW w:w="1260" w:type="dxa"/>
          </w:tcPr>
          <w:p w14:paraId="7B9E1288" w14:textId="77777777" w:rsidR="00F3761C" w:rsidRPr="001C220C" w:rsidRDefault="00AE4770" w:rsidP="00437521">
            <w:pPr>
              <w:pStyle w:val="NormalTableHeader"/>
              <w:keepNext w:val="0"/>
              <w:spacing w:before="40"/>
              <w:rPr>
                <w:lang w:val="en-US"/>
              </w:rPr>
            </w:pPr>
            <w:r>
              <w:rPr>
                <w:lang w:val="en-US"/>
              </w:rPr>
              <w:t>Production example</w:t>
            </w:r>
            <w:r w:rsidR="00F3761C" w:rsidRPr="001C220C">
              <w:rPr>
                <w:lang w:val="en-US"/>
              </w:rPr>
              <w:t>s</w:t>
            </w:r>
          </w:p>
        </w:tc>
        <w:tc>
          <w:tcPr>
            <w:tcW w:w="1350" w:type="dxa"/>
          </w:tcPr>
          <w:p w14:paraId="7A39D401" w14:textId="77777777" w:rsidR="00F3761C" w:rsidRPr="001C220C" w:rsidRDefault="00AE4770" w:rsidP="00437521">
            <w:pPr>
              <w:pStyle w:val="NormalTableHeader"/>
              <w:keepNext w:val="0"/>
              <w:spacing w:before="40"/>
              <w:rPr>
                <w:lang w:val="en-US"/>
              </w:rPr>
            </w:pPr>
            <w:r>
              <w:rPr>
                <w:lang w:val="en-US"/>
              </w:rPr>
              <w:t>Maintenance example</w:t>
            </w:r>
            <w:r w:rsidR="00F3761C" w:rsidRPr="001C220C">
              <w:rPr>
                <w:lang w:val="en-US"/>
              </w:rPr>
              <w:t>s</w:t>
            </w:r>
          </w:p>
        </w:tc>
        <w:tc>
          <w:tcPr>
            <w:tcW w:w="1369" w:type="dxa"/>
          </w:tcPr>
          <w:p w14:paraId="17871A16" w14:textId="77777777" w:rsidR="00F3761C" w:rsidRPr="001C220C" w:rsidRDefault="00AE4770" w:rsidP="00437521">
            <w:pPr>
              <w:pStyle w:val="NormalTableHeader"/>
              <w:keepNext w:val="0"/>
              <w:spacing w:before="40"/>
              <w:rPr>
                <w:lang w:val="en-US"/>
              </w:rPr>
            </w:pPr>
            <w:r>
              <w:rPr>
                <w:lang w:val="en-US"/>
              </w:rPr>
              <w:t>Quality example</w:t>
            </w:r>
            <w:r w:rsidR="00F3761C" w:rsidRPr="001C220C">
              <w:rPr>
                <w:lang w:val="en-US"/>
              </w:rPr>
              <w:t>s</w:t>
            </w:r>
          </w:p>
        </w:tc>
        <w:tc>
          <w:tcPr>
            <w:tcW w:w="1382" w:type="dxa"/>
          </w:tcPr>
          <w:p w14:paraId="35006AE0" w14:textId="77777777" w:rsidR="00F3761C" w:rsidRPr="001C220C" w:rsidRDefault="00AE4770" w:rsidP="00437521">
            <w:pPr>
              <w:pStyle w:val="NormalTableHeader"/>
              <w:keepNext w:val="0"/>
              <w:spacing w:before="40"/>
              <w:rPr>
                <w:lang w:val="en-US"/>
              </w:rPr>
            </w:pPr>
            <w:r>
              <w:rPr>
                <w:lang w:val="en-US"/>
              </w:rPr>
              <w:t>Inventory example</w:t>
            </w:r>
            <w:r w:rsidR="00F3761C" w:rsidRPr="001C220C">
              <w:rPr>
                <w:lang w:val="en-US"/>
              </w:rPr>
              <w:t>s</w:t>
            </w:r>
          </w:p>
        </w:tc>
      </w:tr>
      <w:tr w:rsidR="00BB2E6B" w:rsidRPr="001C220C" w14:paraId="74850FA1" w14:textId="77777777" w:rsidTr="00437521">
        <w:trPr>
          <w:cantSplit/>
          <w:jc w:val="center"/>
        </w:trPr>
        <w:tc>
          <w:tcPr>
            <w:tcW w:w="1269" w:type="dxa"/>
          </w:tcPr>
          <w:p w14:paraId="5F46D5B6" w14:textId="77777777" w:rsidR="00BB2E6B" w:rsidRPr="001C220C" w:rsidRDefault="00BB2E6B" w:rsidP="00437521">
            <w:pPr>
              <w:pStyle w:val="TableNormal1"/>
              <w:keepNext w:val="0"/>
              <w:rPr>
                <w:lang w:val="en-US"/>
              </w:rPr>
            </w:pPr>
            <w:r w:rsidRPr="001C220C">
              <w:rPr>
                <w:lang w:val="en-US"/>
              </w:rPr>
              <w:t xml:space="preserve">Equipment </w:t>
            </w:r>
            <w:r w:rsidR="00FB6288">
              <w:rPr>
                <w:lang w:val="en-US"/>
              </w:rPr>
              <w:t>c</w:t>
            </w:r>
            <w:r w:rsidRPr="001C220C">
              <w:rPr>
                <w:lang w:val="en-US"/>
              </w:rPr>
              <w:t>lass</w:t>
            </w:r>
          </w:p>
        </w:tc>
        <w:tc>
          <w:tcPr>
            <w:tcW w:w="2416" w:type="dxa"/>
          </w:tcPr>
          <w:p w14:paraId="3B81A12D" w14:textId="77777777" w:rsidR="00BB2E6B" w:rsidRPr="001C220C" w:rsidRDefault="00BB2E6B" w:rsidP="00437521">
            <w:pPr>
              <w:pStyle w:val="TableNormal1"/>
              <w:keepNext w:val="0"/>
              <w:rPr>
                <w:lang w:val="en-US"/>
              </w:rPr>
            </w:pPr>
            <w:r w:rsidRPr="001C220C">
              <w:rPr>
                <w:lang w:val="en-US"/>
              </w:rPr>
              <w:t xml:space="preserve">Identifies the associated </w:t>
            </w:r>
            <w:r w:rsidRPr="001C220C">
              <w:rPr>
                <w:i/>
                <w:lang w:val="en-US"/>
              </w:rPr>
              <w:t>equipment class</w:t>
            </w:r>
            <w:r w:rsidRPr="001C220C">
              <w:rPr>
                <w:lang w:val="en-US"/>
              </w:rPr>
              <w:t xml:space="preserve"> of the capability</w:t>
            </w:r>
            <w:r w:rsidR="008558A5">
              <w:rPr>
                <w:lang w:val="en-US"/>
              </w:rPr>
              <w:t xml:space="preserve">. </w:t>
            </w:r>
          </w:p>
        </w:tc>
        <w:tc>
          <w:tcPr>
            <w:tcW w:w="1260" w:type="dxa"/>
          </w:tcPr>
          <w:p w14:paraId="77111110" w14:textId="77777777" w:rsidR="00BB2E6B" w:rsidRPr="001C220C" w:rsidRDefault="00BB2E6B" w:rsidP="00437521">
            <w:pPr>
              <w:pStyle w:val="TableNormal1"/>
              <w:keepNext w:val="0"/>
              <w:rPr>
                <w:lang w:val="en-US"/>
              </w:rPr>
            </w:pPr>
            <w:r w:rsidRPr="001C220C">
              <w:rPr>
                <w:lang w:val="en-US"/>
              </w:rPr>
              <w:t>Widget Lathe</w:t>
            </w:r>
          </w:p>
        </w:tc>
        <w:tc>
          <w:tcPr>
            <w:tcW w:w="1350" w:type="dxa"/>
          </w:tcPr>
          <w:p w14:paraId="64C88B38" w14:textId="77777777" w:rsidR="00BB2E6B" w:rsidRPr="001C220C" w:rsidRDefault="00BB2E6B" w:rsidP="00437521">
            <w:pPr>
              <w:pStyle w:val="TableNormal1"/>
              <w:keepNext w:val="0"/>
              <w:spacing w:before="40"/>
              <w:rPr>
                <w:lang w:val="en-US"/>
              </w:rPr>
            </w:pPr>
            <w:r w:rsidRPr="001C220C">
              <w:rPr>
                <w:lang w:val="en-US"/>
              </w:rPr>
              <w:t xml:space="preserve">CNC Drill Press </w:t>
            </w:r>
          </w:p>
        </w:tc>
        <w:tc>
          <w:tcPr>
            <w:tcW w:w="1369" w:type="dxa"/>
          </w:tcPr>
          <w:p w14:paraId="7C91DFA5" w14:textId="77777777" w:rsidR="00BB2E6B" w:rsidRPr="001C220C" w:rsidRDefault="00BB2E6B" w:rsidP="00437521">
            <w:pPr>
              <w:pStyle w:val="TableNormal1"/>
              <w:keepNext w:val="0"/>
              <w:spacing w:before="40"/>
              <w:rPr>
                <w:lang w:val="en-US"/>
              </w:rPr>
            </w:pPr>
            <w:r w:rsidRPr="001C220C">
              <w:rPr>
                <w:lang w:val="en-US"/>
              </w:rPr>
              <w:t>Micrometer</w:t>
            </w:r>
          </w:p>
        </w:tc>
        <w:tc>
          <w:tcPr>
            <w:tcW w:w="1382" w:type="dxa"/>
          </w:tcPr>
          <w:p w14:paraId="033DCA43"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24FBE059" w14:textId="77777777" w:rsidTr="00437521">
        <w:trPr>
          <w:cantSplit/>
          <w:jc w:val="center"/>
        </w:trPr>
        <w:tc>
          <w:tcPr>
            <w:tcW w:w="1269" w:type="dxa"/>
          </w:tcPr>
          <w:p w14:paraId="2FB58289" w14:textId="77777777" w:rsidR="00BB2E6B" w:rsidRPr="001C220C" w:rsidRDefault="00BB2E6B" w:rsidP="00437521">
            <w:pPr>
              <w:pStyle w:val="TableNormal1"/>
              <w:keepNext w:val="0"/>
              <w:rPr>
                <w:lang w:val="en-US"/>
              </w:rPr>
            </w:pPr>
            <w:r w:rsidRPr="001C220C">
              <w:rPr>
                <w:lang w:val="en-US"/>
              </w:rPr>
              <w:t>Equipment</w:t>
            </w:r>
          </w:p>
        </w:tc>
        <w:tc>
          <w:tcPr>
            <w:tcW w:w="2416" w:type="dxa"/>
          </w:tcPr>
          <w:p w14:paraId="615D93AA" w14:textId="77777777" w:rsidR="00BB2E6B" w:rsidRPr="001C220C" w:rsidRDefault="00BB2E6B" w:rsidP="00437521">
            <w:pPr>
              <w:pStyle w:val="TableNormal1"/>
              <w:keepNext w:val="0"/>
              <w:rPr>
                <w:lang w:val="en-US"/>
              </w:rPr>
            </w:pPr>
            <w:r w:rsidRPr="001C220C">
              <w:rPr>
                <w:lang w:val="en-US"/>
              </w:rPr>
              <w:t xml:space="preserve">Identifies the associated </w:t>
            </w:r>
            <w:r w:rsidRPr="001C220C">
              <w:rPr>
                <w:i/>
                <w:lang w:val="en-US"/>
              </w:rPr>
              <w:t xml:space="preserve">equipment </w:t>
            </w:r>
            <w:r w:rsidRPr="001C220C">
              <w:rPr>
                <w:lang w:val="en-US"/>
              </w:rPr>
              <w:t>of the capability.</w:t>
            </w:r>
          </w:p>
        </w:tc>
        <w:tc>
          <w:tcPr>
            <w:tcW w:w="1260" w:type="dxa"/>
          </w:tcPr>
          <w:p w14:paraId="5DF6CF0D" w14:textId="77777777" w:rsidR="00BB2E6B" w:rsidRPr="001C220C" w:rsidRDefault="00BB2E6B" w:rsidP="00437521">
            <w:pPr>
              <w:pStyle w:val="TableNormal1"/>
              <w:keepNext w:val="0"/>
              <w:rPr>
                <w:lang w:val="en-US"/>
              </w:rPr>
            </w:pPr>
            <w:r w:rsidRPr="001C220C">
              <w:rPr>
                <w:lang w:val="en-US"/>
              </w:rPr>
              <w:t>Lathe machine 15</w:t>
            </w:r>
          </w:p>
        </w:tc>
        <w:tc>
          <w:tcPr>
            <w:tcW w:w="1350" w:type="dxa"/>
          </w:tcPr>
          <w:p w14:paraId="60720DF2" w14:textId="77777777" w:rsidR="00BB2E6B" w:rsidRPr="001C220C" w:rsidRDefault="00BB2E6B" w:rsidP="00437521">
            <w:pPr>
              <w:pStyle w:val="TableNormal1"/>
              <w:keepNext w:val="0"/>
              <w:spacing w:before="40"/>
              <w:rPr>
                <w:lang w:val="en-US"/>
              </w:rPr>
            </w:pPr>
            <w:r w:rsidRPr="001C220C">
              <w:rPr>
                <w:lang w:val="en-US"/>
              </w:rPr>
              <w:t>DP-1</w:t>
            </w:r>
          </w:p>
        </w:tc>
        <w:tc>
          <w:tcPr>
            <w:tcW w:w="1369" w:type="dxa"/>
          </w:tcPr>
          <w:p w14:paraId="128DF028" w14:textId="77777777" w:rsidR="00BB2E6B" w:rsidRPr="001C220C" w:rsidRDefault="00C21049" w:rsidP="00437521">
            <w:pPr>
              <w:pStyle w:val="TableNormal1"/>
              <w:keepNext w:val="0"/>
              <w:spacing w:before="40"/>
              <w:rPr>
                <w:lang w:val="en-US"/>
              </w:rPr>
            </w:pPr>
            <w:r>
              <w:rPr>
                <w:lang w:val="en-US"/>
              </w:rPr>
              <w:t>(not applicable)</w:t>
            </w:r>
          </w:p>
        </w:tc>
        <w:tc>
          <w:tcPr>
            <w:tcW w:w="1382" w:type="dxa"/>
          </w:tcPr>
          <w:p w14:paraId="6A42EFF1"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458B8D05" w14:textId="77777777" w:rsidTr="00437521">
        <w:trPr>
          <w:cantSplit/>
          <w:jc w:val="center"/>
        </w:trPr>
        <w:tc>
          <w:tcPr>
            <w:tcW w:w="1269" w:type="dxa"/>
          </w:tcPr>
          <w:p w14:paraId="6DDA6A1B" w14:textId="77777777" w:rsidR="00BB2E6B" w:rsidRPr="001C220C" w:rsidRDefault="00BB2E6B" w:rsidP="00437521">
            <w:pPr>
              <w:pStyle w:val="TableNormal1"/>
              <w:keepNext w:val="0"/>
              <w:rPr>
                <w:lang w:val="en-US"/>
              </w:rPr>
            </w:pPr>
            <w:r w:rsidRPr="001C220C">
              <w:rPr>
                <w:lang w:val="en-US"/>
              </w:rPr>
              <w:t>Description</w:t>
            </w:r>
          </w:p>
        </w:tc>
        <w:tc>
          <w:tcPr>
            <w:tcW w:w="2416" w:type="dxa"/>
          </w:tcPr>
          <w:p w14:paraId="6F257B5A" w14:textId="77777777" w:rsidR="00BB2E6B" w:rsidRPr="001C220C" w:rsidRDefault="00BB2E6B" w:rsidP="00437521">
            <w:pPr>
              <w:pStyle w:val="TableNormal1"/>
              <w:keepNext w:val="0"/>
              <w:rPr>
                <w:lang w:val="en-US"/>
              </w:rPr>
            </w:pPr>
            <w:r w:rsidRPr="001C220C">
              <w:rPr>
                <w:lang w:val="en-US"/>
              </w:rPr>
              <w:t xml:space="preserve">Contains additional information and descriptions of the </w:t>
            </w:r>
            <w:r w:rsidRPr="001C220C">
              <w:rPr>
                <w:i/>
                <w:lang w:val="en-US"/>
              </w:rPr>
              <w:t xml:space="preserve">equipment capability </w:t>
            </w:r>
            <w:r w:rsidRPr="001C220C">
              <w:rPr>
                <w:lang w:val="en-US"/>
              </w:rPr>
              <w:t>definition.</w:t>
            </w:r>
          </w:p>
        </w:tc>
        <w:tc>
          <w:tcPr>
            <w:tcW w:w="1260" w:type="dxa"/>
          </w:tcPr>
          <w:p w14:paraId="0BFA1B1E" w14:textId="77777777" w:rsidR="00BB2E6B" w:rsidRPr="001C220C" w:rsidRDefault="00BB2E6B" w:rsidP="00437521">
            <w:pPr>
              <w:pStyle w:val="TableNormal1"/>
              <w:keepNext w:val="0"/>
              <w:rPr>
                <w:lang w:val="en-US"/>
              </w:rPr>
            </w:pPr>
            <w:r w:rsidRPr="001C220C">
              <w:rPr>
                <w:lang w:val="en-US"/>
              </w:rPr>
              <w:t>Widget Lathe availability over the 2000 New Year boundary</w:t>
            </w:r>
          </w:p>
        </w:tc>
        <w:tc>
          <w:tcPr>
            <w:tcW w:w="1350" w:type="dxa"/>
          </w:tcPr>
          <w:p w14:paraId="14EF0546" w14:textId="77777777" w:rsidR="00BB2E6B" w:rsidRPr="001C220C" w:rsidRDefault="00BB2E6B" w:rsidP="00437521">
            <w:pPr>
              <w:pStyle w:val="TableNormal1"/>
              <w:keepNext w:val="0"/>
              <w:spacing w:before="40"/>
              <w:rPr>
                <w:lang w:val="en-US"/>
              </w:rPr>
            </w:pPr>
            <w:r w:rsidRPr="001C220C">
              <w:rPr>
                <w:lang w:val="en-US"/>
              </w:rPr>
              <w:t>Automated drill press</w:t>
            </w:r>
          </w:p>
        </w:tc>
        <w:tc>
          <w:tcPr>
            <w:tcW w:w="1369" w:type="dxa"/>
          </w:tcPr>
          <w:p w14:paraId="30AA0AD3" w14:textId="77777777" w:rsidR="00BB2E6B" w:rsidRPr="001C220C" w:rsidRDefault="00BB2E6B" w:rsidP="00437521">
            <w:pPr>
              <w:pStyle w:val="TableNormal1"/>
              <w:keepNext w:val="0"/>
              <w:spacing w:before="40"/>
              <w:rPr>
                <w:lang w:val="en-US"/>
              </w:rPr>
            </w:pPr>
            <w:r w:rsidRPr="001C220C">
              <w:rPr>
                <w:lang w:val="en-US"/>
              </w:rPr>
              <w:t>Measurement tool</w:t>
            </w:r>
          </w:p>
        </w:tc>
        <w:tc>
          <w:tcPr>
            <w:tcW w:w="1382" w:type="dxa"/>
          </w:tcPr>
          <w:p w14:paraId="066E0391" w14:textId="77777777" w:rsidR="00BB2E6B" w:rsidRPr="001C220C" w:rsidRDefault="00C21049" w:rsidP="00437521">
            <w:pPr>
              <w:pStyle w:val="TableNormal1"/>
              <w:keepNext w:val="0"/>
              <w:spacing w:before="40"/>
              <w:rPr>
                <w:lang w:val="en-US"/>
              </w:rPr>
            </w:pPr>
            <w:r>
              <w:rPr>
                <w:lang w:val="en-US"/>
              </w:rPr>
              <w:t>(not applicable)</w:t>
            </w:r>
          </w:p>
        </w:tc>
      </w:tr>
      <w:tr w:rsidR="002F4539" w:rsidRPr="001C220C" w14:paraId="64CBAAB9" w14:textId="77777777" w:rsidTr="00437521">
        <w:trPr>
          <w:cantSplit/>
          <w:jc w:val="center"/>
        </w:trPr>
        <w:tc>
          <w:tcPr>
            <w:tcW w:w="1269" w:type="dxa"/>
          </w:tcPr>
          <w:p w14:paraId="15ADCD43" w14:textId="77777777" w:rsidR="002F4539" w:rsidRPr="001C220C" w:rsidRDefault="002F4539" w:rsidP="002F4539">
            <w:pPr>
              <w:pStyle w:val="TableNormal1"/>
              <w:keepNext w:val="0"/>
              <w:rPr>
                <w:lang w:val="en-US"/>
              </w:rPr>
            </w:pPr>
            <w:r w:rsidRPr="001C220C">
              <w:rPr>
                <w:lang w:val="en-US"/>
              </w:rPr>
              <w:t xml:space="preserve">Capability </w:t>
            </w:r>
            <w:r>
              <w:rPr>
                <w:lang w:val="en-US"/>
              </w:rPr>
              <w:t>t</w:t>
            </w:r>
            <w:r w:rsidRPr="001C220C">
              <w:rPr>
                <w:lang w:val="en-US"/>
              </w:rPr>
              <w:t>ype</w:t>
            </w:r>
          </w:p>
        </w:tc>
        <w:tc>
          <w:tcPr>
            <w:tcW w:w="2416" w:type="dxa"/>
          </w:tcPr>
          <w:p w14:paraId="15158714" w14:textId="77777777" w:rsidR="002F4539" w:rsidRPr="004F3CE9" w:rsidRDefault="002F4539" w:rsidP="002F4539">
            <w:pPr>
              <w:pStyle w:val="TableNormal1"/>
              <w:rPr>
                <w:ins w:id="19111" w:author="Charles Gifford" w:date="2017-03-17T20:46:00Z"/>
                <w:lang w:val="en-US"/>
              </w:rPr>
            </w:pPr>
            <w:ins w:id="19112" w:author="Charles Gifford" w:date="2017-03-17T20:46:00Z">
              <w:r w:rsidRPr="004F3CE9">
                <w:rPr>
                  <w:lang w:val="en-US"/>
                </w:rPr>
                <w:t>Defines the type of</w:t>
              </w:r>
              <w:r>
                <w:rPr>
                  <w:lang w:val="en-US"/>
                </w:rPr>
                <w:t xml:space="preserve"> capability. Defined values are</w:t>
              </w:r>
            </w:ins>
          </w:p>
          <w:p w14:paraId="75EBB5A5" w14:textId="77777777" w:rsidR="002F4539" w:rsidRPr="004F3CE9" w:rsidRDefault="002F4539" w:rsidP="002F4539">
            <w:pPr>
              <w:pStyle w:val="TableNormal1"/>
              <w:rPr>
                <w:ins w:id="19113" w:author="Charles Gifford" w:date="2017-03-17T20:46:00Z"/>
                <w:lang w:val="en-US"/>
              </w:rPr>
            </w:pPr>
            <w:ins w:id="19114" w:author="Charles Gifford" w:date="2017-03-17T20:46:00Z">
              <w:r w:rsidRPr="004F3CE9">
                <w:rPr>
                  <w:lang w:val="en-US"/>
                </w:rPr>
                <w:t>Committed, unattainable, available, used, unused, total.</w:t>
              </w:r>
            </w:ins>
          </w:p>
          <w:p w14:paraId="6EA481A9" w14:textId="77777777" w:rsidR="002F4539" w:rsidRPr="004F3CE9" w:rsidRDefault="002F4539" w:rsidP="002F4539">
            <w:pPr>
              <w:pStyle w:val="TableNormal1"/>
              <w:rPr>
                <w:ins w:id="19115" w:author="Charles Gifford" w:date="2017-03-17T20:46:00Z"/>
                <w:lang w:val="en-US"/>
              </w:rPr>
            </w:pPr>
            <w:ins w:id="19116" w:author="Charles Gifford" w:date="2017-03-17T20:46:00Z">
              <w:r w:rsidRPr="004F3CE9">
                <w:rPr>
                  <w:lang w:val="en-US"/>
                </w:rPr>
                <w:t>Committed – capacity that is committed for future productive use.</w:t>
              </w:r>
            </w:ins>
          </w:p>
          <w:p w14:paraId="380F2103" w14:textId="77777777" w:rsidR="002F4539" w:rsidRPr="004F3CE9" w:rsidRDefault="002F4539" w:rsidP="002F4539">
            <w:pPr>
              <w:pStyle w:val="TableNormal1"/>
              <w:rPr>
                <w:ins w:id="19117" w:author="Charles Gifford" w:date="2017-03-17T20:46:00Z"/>
                <w:lang w:val="en-US"/>
              </w:rPr>
            </w:pPr>
            <w:ins w:id="19118" w:author="Charles Gifford" w:date="2017-03-17T20:46:00Z">
              <w:r w:rsidRPr="004F3CE9">
                <w:rPr>
                  <w:lang w:val="en-US"/>
                </w:rPr>
                <w:t>Unattainable – capacity that is not attainable for future productive use given the equipment condition, equipment utilization, personnel availability or material availability.</w:t>
              </w:r>
            </w:ins>
          </w:p>
          <w:p w14:paraId="37724A3B" w14:textId="77777777" w:rsidR="002F4539" w:rsidRPr="004F3CE9" w:rsidRDefault="002F4539" w:rsidP="002F4539">
            <w:pPr>
              <w:pStyle w:val="TableNormal1"/>
              <w:rPr>
                <w:ins w:id="19119" w:author="Charles Gifford" w:date="2017-03-17T20:46:00Z"/>
                <w:lang w:val="en-US"/>
              </w:rPr>
            </w:pPr>
            <w:ins w:id="19120" w:author="Charles Gifford" w:date="2017-03-17T20:46:00Z">
              <w:r w:rsidRPr="004F3CE9">
                <w:rPr>
                  <w:lang w:val="en-US"/>
                </w:rPr>
                <w:t>Available – capacity that is available for additional future productive use.</w:t>
              </w:r>
            </w:ins>
          </w:p>
          <w:p w14:paraId="3696809E" w14:textId="77777777" w:rsidR="002F4539" w:rsidRPr="004F3CE9" w:rsidRDefault="002F4539" w:rsidP="002F4539">
            <w:pPr>
              <w:pStyle w:val="TableNormal1"/>
              <w:rPr>
                <w:ins w:id="19121" w:author="Charles Gifford" w:date="2017-03-17T20:46:00Z"/>
                <w:lang w:val="en-US"/>
              </w:rPr>
            </w:pPr>
            <w:ins w:id="19122" w:author="Charles Gifford" w:date="2017-03-17T20:46:00Z">
              <w:r w:rsidRPr="004F3CE9">
                <w:rPr>
                  <w:lang w:val="en-US"/>
                </w:rPr>
                <w:t>Used – a historical value that defines the portion of the capacity with acceptable quality.</w:t>
              </w:r>
            </w:ins>
          </w:p>
          <w:p w14:paraId="46D0F64E" w14:textId="77777777" w:rsidR="002F4539" w:rsidRPr="004F3CE9" w:rsidRDefault="002F4539" w:rsidP="002F4539">
            <w:pPr>
              <w:pStyle w:val="TableNormal1"/>
              <w:rPr>
                <w:ins w:id="19123" w:author="Charles Gifford" w:date="2017-03-17T20:46:00Z"/>
                <w:lang w:val="en-US"/>
              </w:rPr>
            </w:pPr>
            <w:ins w:id="19124" w:author="Charles Gifford" w:date="2017-03-17T20:46:00Z">
              <w:r w:rsidRPr="004F3CE9">
                <w:rPr>
                  <w:lang w:val="en-US"/>
                </w:rPr>
                <w:t>Unused – a historical value that defines the portion of the capacity that was not used or had unacceptable quality.</w:t>
              </w:r>
            </w:ins>
          </w:p>
          <w:p w14:paraId="47A85204" w14:textId="5985DE0F" w:rsidR="002F4539" w:rsidDel="00FC0883" w:rsidRDefault="002F4539" w:rsidP="002F4539">
            <w:pPr>
              <w:pStyle w:val="TableNormal1"/>
              <w:keepNext w:val="0"/>
              <w:rPr>
                <w:del w:id="19125" w:author="Charles Gifford" w:date="2017-03-17T20:46:00Z"/>
                <w:lang w:val="en-US"/>
              </w:rPr>
            </w:pPr>
            <w:ins w:id="19126" w:author="Charles Gifford" w:date="2017-03-17T20:46:00Z">
              <w:r w:rsidRPr="004F3CE9">
                <w:rPr>
                  <w:lang w:val="en-US"/>
                </w:rPr>
                <w:t>Total – the sum of used and unused capability or the sum of available, unattainable and committed capability.</w:t>
              </w:r>
            </w:ins>
            <w:del w:id="19127" w:author="Charles Gifford" w:date="2017-03-17T20:46:00Z">
              <w:r w:rsidRPr="001C220C" w:rsidDel="00FC0883">
                <w:rPr>
                  <w:lang w:val="en-US"/>
                </w:rPr>
                <w:delText xml:space="preserve">The capability type: </w:delText>
              </w:r>
            </w:del>
          </w:p>
          <w:p w14:paraId="1F5F32A8" w14:textId="7D96966B" w:rsidR="002F4539" w:rsidRPr="001C220C" w:rsidRDefault="002F4539" w:rsidP="002F4539">
            <w:pPr>
              <w:pStyle w:val="TableNormal1"/>
              <w:keepNext w:val="0"/>
              <w:rPr>
                <w:lang w:val="en-US"/>
              </w:rPr>
            </w:pPr>
            <w:del w:id="19128" w:author="Charles Gifford" w:date="2017-03-17T20:46:00Z">
              <w:r w:rsidRPr="001C220C" w:rsidDel="00FC0883">
                <w:rPr>
                  <w:lang w:val="en-US"/>
                </w:rPr>
                <w:delText xml:space="preserve">Used, </w:delText>
              </w:r>
              <w:r w:rsidDel="00FC0883">
                <w:rPr>
                  <w:lang w:val="en-US"/>
                </w:rPr>
                <w:delText>u</w:delText>
              </w:r>
              <w:r w:rsidRPr="001C220C" w:rsidDel="00FC0883">
                <w:rPr>
                  <w:lang w:val="en-US"/>
                </w:rPr>
                <w:delText xml:space="preserve">nused, </w:delText>
              </w:r>
              <w:r w:rsidDel="00FC0883">
                <w:rPr>
                  <w:lang w:val="en-US"/>
                </w:rPr>
                <w:delText>t</w:delText>
              </w:r>
              <w:r w:rsidRPr="001C220C" w:rsidDel="00FC0883">
                <w:rPr>
                  <w:lang w:val="en-US"/>
                </w:rPr>
                <w:delText xml:space="preserve">otal, </w:delText>
              </w:r>
              <w:r w:rsidDel="00FC0883">
                <w:rPr>
                  <w:lang w:val="en-US"/>
                </w:rPr>
                <w:delText>a</w:delText>
              </w:r>
              <w:r w:rsidRPr="001C220C" w:rsidDel="00FC0883">
                <w:rPr>
                  <w:lang w:val="en-US"/>
                </w:rPr>
                <w:delText xml:space="preserve">vailable, </w:delText>
              </w:r>
              <w:r w:rsidDel="00FC0883">
                <w:rPr>
                  <w:lang w:val="en-US"/>
                </w:rPr>
                <w:delText>u</w:delText>
              </w:r>
              <w:r w:rsidRPr="001C220C" w:rsidDel="00FC0883">
                <w:rPr>
                  <w:lang w:val="en-US"/>
                </w:rPr>
                <w:delText xml:space="preserve">nattainable, </w:delText>
              </w:r>
              <w:r w:rsidDel="00FC0883">
                <w:rPr>
                  <w:lang w:val="en-US"/>
                </w:rPr>
                <w:delText>c</w:delText>
              </w:r>
              <w:r w:rsidRPr="001C220C" w:rsidDel="00FC0883">
                <w:rPr>
                  <w:lang w:val="en-US"/>
                </w:rPr>
                <w:delText>ommitted.</w:delText>
              </w:r>
            </w:del>
          </w:p>
        </w:tc>
        <w:tc>
          <w:tcPr>
            <w:tcW w:w="1260" w:type="dxa"/>
          </w:tcPr>
          <w:p w14:paraId="22270A49" w14:textId="77777777" w:rsidR="002F4539" w:rsidRPr="001C220C" w:rsidRDefault="002F4539" w:rsidP="002F4539">
            <w:pPr>
              <w:pStyle w:val="TableNormal1"/>
              <w:keepNext w:val="0"/>
              <w:rPr>
                <w:lang w:val="en-US"/>
              </w:rPr>
            </w:pPr>
            <w:r w:rsidRPr="001C220C">
              <w:rPr>
                <w:lang w:val="en-US"/>
              </w:rPr>
              <w:t>Unattainable</w:t>
            </w:r>
          </w:p>
        </w:tc>
        <w:tc>
          <w:tcPr>
            <w:tcW w:w="1350" w:type="dxa"/>
          </w:tcPr>
          <w:p w14:paraId="4EC24F49" w14:textId="77777777" w:rsidR="002F4539" w:rsidRPr="001C220C" w:rsidRDefault="002F4539" w:rsidP="002F4539">
            <w:pPr>
              <w:pStyle w:val="TableNormal1"/>
              <w:keepNext w:val="0"/>
              <w:spacing w:before="40"/>
              <w:rPr>
                <w:lang w:val="en-US"/>
              </w:rPr>
            </w:pPr>
            <w:r w:rsidRPr="001C220C">
              <w:rPr>
                <w:lang w:val="en-US"/>
              </w:rPr>
              <w:t>Committed</w:t>
            </w:r>
          </w:p>
        </w:tc>
        <w:tc>
          <w:tcPr>
            <w:tcW w:w="1369" w:type="dxa"/>
          </w:tcPr>
          <w:p w14:paraId="0F688947" w14:textId="77777777" w:rsidR="002F4539" w:rsidRPr="001C220C" w:rsidRDefault="002F4539" w:rsidP="002F4539">
            <w:pPr>
              <w:pStyle w:val="TableNormal1"/>
              <w:keepNext w:val="0"/>
              <w:spacing w:before="40"/>
              <w:rPr>
                <w:lang w:val="en-US"/>
              </w:rPr>
            </w:pPr>
            <w:r w:rsidRPr="001C220C">
              <w:rPr>
                <w:lang w:val="en-US"/>
              </w:rPr>
              <w:t>Available</w:t>
            </w:r>
          </w:p>
        </w:tc>
        <w:tc>
          <w:tcPr>
            <w:tcW w:w="1382" w:type="dxa"/>
          </w:tcPr>
          <w:p w14:paraId="38670F88" w14:textId="77777777" w:rsidR="002F4539" w:rsidRPr="001C220C" w:rsidRDefault="002F4539" w:rsidP="002F4539">
            <w:pPr>
              <w:pStyle w:val="TableNormal1"/>
              <w:keepNext w:val="0"/>
              <w:spacing w:before="40"/>
              <w:rPr>
                <w:lang w:val="en-US"/>
              </w:rPr>
            </w:pPr>
            <w:r>
              <w:rPr>
                <w:lang w:val="en-US"/>
              </w:rPr>
              <w:t>(not applicable)</w:t>
            </w:r>
          </w:p>
        </w:tc>
      </w:tr>
      <w:tr w:rsidR="002F4539" w:rsidRPr="001C220C" w14:paraId="754EB8CB" w14:textId="77777777" w:rsidTr="00437521">
        <w:trPr>
          <w:cantSplit/>
          <w:jc w:val="center"/>
        </w:trPr>
        <w:tc>
          <w:tcPr>
            <w:tcW w:w="1269" w:type="dxa"/>
          </w:tcPr>
          <w:p w14:paraId="74615EA2" w14:textId="77777777" w:rsidR="002F4539" w:rsidRPr="001C220C" w:rsidRDefault="002F4539" w:rsidP="002F4539">
            <w:pPr>
              <w:pStyle w:val="TableNormal1"/>
              <w:keepNext w:val="0"/>
              <w:rPr>
                <w:lang w:val="en-US"/>
              </w:rPr>
            </w:pPr>
            <w:r w:rsidRPr="001C220C">
              <w:rPr>
                <w:lang w:val="en-US"/>
              </w:rPr>
              <w:t>Reason</w:t>
            </w:r>
          </w:p>
        </w:tc>
        <w:tc>
          <w:tcPr>
            <w:tcW w:w="2416" w:type="dxa"/>
          </w:tcPr>
          <w:p w14:paraId="6FD239F7" w14:textId="77777777" w:rsidR="002F4539" w:rsidRPr="001C220C" w:rsidRDefault="002F4539" w:rsidP="002F4539">
            <w:pPr>
              <w:pStyle w:val="TableNormal1"/>
              <w:keepNext w:val="0"/>
              <w:rPr>
                <w:ins w:id="19129" w:author="Charles Gifford" w:date="2017-03-17T20:46:00Z"/>
                <w:lang w:val="en-US"/>
              </w:rPr>
            </w:pPr>
            <w:ins w:id="19130" w:author="Charles Gifford" w:date="2017-03-17T20:46:00Z">
              <w:r w:rsidRPr="001C220C">
                <w:rPr>
                  <w:lang w:val="en-US"/>
                </w:rPr>
                <w:t xml:space="preserve">Defines the reason for the capability type. </w:t>
              </w:r>
            </w:ins>
          </w:p>
          <w:p w14:paraId="56786E7A" w14:textId="6F06A141" w:rsidR="002F4539" w:rsidRPr="001C220C" w:rsidRDefault="002F4539" w:rsidP="002F4539">
            <w:pPr>
              <w:pStyle w:val="TableNormal1"/>
              <w:keepNext w:val="0"/>
              <w:rPr>
                <w:lang w:val="en-US"/>
              </w:rPr>
            </w:pPr>
            <w:ins w:id="19131" w:author="Charles Gifford" w:date="2017-03-17T20:46:00Z">
              <w:r w:rsidRPr="004F3CE9">
                <w:rPr>
                  <w:lang w:val="en-US"/>
                </w:rPr>
                <w:t>EXAMPLE 1   If unused, then the reason for why the capability was unused, such as a specific equipment failure or unacceptable product quality.</w:t>
              </w:r>
            </w:ins>
            <w:del w:id="19132" w:author="Charles Gifford" w:date="2017-03-17T20:46:00Z">
              <w:r w:rsidRPr="001C220C" w:rsidDel="00FC0883">
                <w:rPr>
                  <w:lang w:val="en-US"/>
                </w:rPr>
                <w:delText xml:space="preserve">Defines the reason for the capability type. </w:delText>
              </w:r>
            </w:del>
          </w:p>
        </w:tc>
        <w:tc>
          <w:tcPr>
            <w:tcW w:w="1260" w:type="dxa"/>
          </w:tcPr>
          <w:p w14:paraId="65332173" w14:textId="77777777" w:rsidR="002F4539" w:rsidRPr="001C220C" w:rsidRDefault="002F4539" w:rsidP="002F4539">
            <w:pPr>
              <w:pStyle w:val="TableNormal1"/>
              <w:keepNext w:val="0"/>
              <w:rPr>
                <w:lang w:val="en-US"/>
              </w:rPr>
            </w:pPr>
            <w:r w:rsidRPr="001C220C">
              <w:rPr>
                <w:lang w:val="en-US"/>
              </w:rPr>
              <w:t>Due to Y2K Non compliance</w:t>
            </w:r>
          </w:p>
        </w:tc>
        <w:tc>
          <w:tcPr>
            <w:tcW w:w="1350" w:type="dxa"/>
          </w:tcPr>
          <w:p w14:paraId="75971E87" w14:textId="77777777" w:rsidR="002F4539" w:rsidRPr="001C220C" w:rsidRDefault="002F4539" w:rsidP="002F4539">
            <w:pPr>
              <w:pStyle w:val="TableNormal1"/>
              <w:keepNext w:val="0"/>
              <w:spacing w:before="40"/>
              <w:rPr>
                <w:lang w:val="en-US"/>
              </w:rPr>
            </w:pPr>
            <w:r w:rsidRPr="001C220C">
              <w:rPr>
                <w:lang w:val="en-US"/>
              </w:rPr>
              <w:t>Schedule calibration</w:t>
            </w:r>
          </w:p>
        </w:tc>
        <w:tc>
          <w:tcPr>
            <w:tcW w:w="1369" w:type="dxa"/>
          </w:tcPr>
          <w:p w14:paraId="417B1482" w14:textId="77777777" w:rsidR="002F4539" w:rsidRPr="001C220C" w:rsidRDefault="002F4539" w:rsidP="002F4539">
            <w:pPr>
              <w:pStyle w:val="TableNormal1"/>
              <w:keepNext w:val="0"/>
              <w:spacing w:before="40"/>
              <w:rPr>
                <w:lang w:val="en-US"/>
              </w:rPr>
            </w:pPr>
            <w:r w:rsidRPr="001C220C">
              <w:rPr>
                <w:lang w:val="en-US"/>
              </w:rPr>
              <w:t>Available for measurement</w:t>
            </w:r>
          </w:p>
        </w:tc>
        <w:tc>
          <w:tcPr>
            <w:tcW w:w="1382" w:type="dxa"/>
          </w:tcPr>
          <w:p w14:paraId="29CE959F" w14:textId="77777777" w:rsidR="002F4539" w:rsidRPr="001C220C" w:rsidRDefault="002F4539" w:rsidP="002F4539">
            <w:pPr>
              <w:pStyle w:val="TableNormal1"/>
              <w:keepNext w:val="0"/>
              <w:spacing w:before="40"/>
              <w:rPr>
                <w:lang w:val="en-US"/>
              </w:rPr>
            </w:pPr>
            <w:r>
              <w:rPr>
                <w:lang w:val="en-US"/>
              </w:rPr>
              <w:t>(not applicable)</w:t>
            </w:r>
          </w:p>
        </w:tc>
      </w:tr>
      <w:tr w:rsidR="00BB2E6B" w:rsidRPr="001C220C" w14:paraId="2C9C629F" w14:textId="77777777" w:rsidTr="00437521">
        <w:trPr>
          <w:cantSplit/>
          <w:jc w:val="center"/>
        </w:trPr>
        <w:tc>
          <w:tcPr>
            <w:tcW w:w="1269" w:type="dxa"/>
          </w:tcPr>
          <w:p w14:paraId="68144140" w14:textId="77777777" w:rsidR="00BB2E6B" w:rsidRPr="001C220C" w:rsidRDefault="00BB2E6B" w:rsidP="00437521">
            <w:pPr>
              <w:pStyle w:val="TableNormal1"/>
              <w:keepNext w:val="0"/>
              <w:rPr>
                <w:lang w:val="en-US"/>
              </w:rPr>
            </w:pPr>
            <w:r w:rsidRPr="001C220C">
              <w:rPr>
                <w:lang w:val="en-US"/>
              </w:rPr>
              <w:t xml:space="preserve">Confidence </w:t>
            </w:r>
            <w:r w:rsidR="000B599F">
              <w:rPr>
                <w:lang w:val="en-US"/>
              </w:rPr>
              <w:t>f</w:t>
            </w:r>
            <w:r w:rsidRPr="001C220C">
              <w:rPr>
                <w:lang w:val="en-US"/>
              </w:rPr>
              <w:t>actor</w:t>
            </w:r>
          </w:p>
        </w:tc>
        <w:tc>
          <w:tcPr>
            <w:tcW w:w="2416" w:type="dxa"/>
          </w:tcPr>
          <w:p w14:paraId="11DDFCED" w14:textId="39A44B5B" w:rsidR="009432D4" w:rsidRDefault="009432D4" w:rsidP="00437521">
            <w:pPr>
              <w:pStyle w:val="TableNormal1"/>
              <w:keepNext w:val="0"/>
              <w:rPr>
                <w:ins w:id="19133" w:author="Charles Gifford" w:date="2017-03-10T00:26:00Z"/>
                <w:lang w:val="en-US"/>
              </w:rPr>
            </w:pPr>
            <w:ins w:id="19134" w:author="Charles Gifford" w:date="2017-03-10T00:26:00Z">
              <w:r w:rsidRPr="009432D4">
                <w:rPr>
                  <w:lang w:val="en-US"/>
                </w:rPr>
                <w:t>Measure of the confidence of the abili</w:t>
              </w:r>
              <w:r>
                <w:rPr>
                  <w:lang w:val="en-US"/>
                </w:rPr>
                <w:t>ty to obtain the capacity value</w:t>
              </w:r>
              <w:r w:rsidRPr="009432D4">
                <w:rPr>
                  <w:lang w:val="en-US"/>
                </w:rPr>
                <w:t>.</w:t>
              </w:r>
            </w:ins>
          </w:p>
          <w:p w14:paraId="6C1817AD" w14:textId="5952A513" w:rsidR="00BB2E6B" w:rsidRPr="001C220C" w:rsidRDefault="00BB2E6B" w:rsidP="00437521">
            <w:pPr>
              <w:pStyle w:val="TableNormal1"/>
              <w:keepNext w:val="0"/>
              <w:rPr>
                <w:lang w:val="en-US"/>
              </w:rPr>
            </w:pPr>
            <w:del w:id="19135" w:author="Charles Gifford" w:date="2017-03-10T00:26:00Z">
              <w:r w:rsidRPr="001C220C" w:rsidDel="009432D4">
                <w:rPr>
                  <w:lang w:val="en-US"/>
                </w:rPr>
                <w:delText xml:space="preserve">A measure of the confidence of the capacity value. </w:delText>
              </w:r>
            </w:del>
          </w:p>
        </w:tc>
        <w:tc>
          <w:tcPr>
            <w:tcW w:w="1260" w:type="dxa"/>
          </w:tcPr>
          <w:p w14:paraId="73514979" w14:textId="77777777" w:rsidR="00BB2E6B" w:rsidRPr="001C220C" w:rsidRDefault="00BB2E6B" w:rsidP="00437521">
            <w:pPr>
              <w:pStyle w:val="TableNormal1"/>
              <w:keepNext w:val="0"/>
              <w:rPr>
                <w:lang w:val="en-US"/>
              </w:rPr>
            </w:pPr>
            <w:r w:rsidRPr="001C220C">
              <w:rPr>
                <w:lang w:val="en-US"/>
              </w:rPr>
              <w:t>90</w:t>
            </w:r>
            <w:r w:rsidR="004A2E0A">
              <w:rPr>
                <w:lang w:val="en-US"/>
              </w:rPr>
              <w:t> </w:t>
            </w:r>
            <w:r w:rsidRPr="001C220C">
              <w:rPr>
                <w:lang w:val="en-US"/>
              </w:rPr>
              <w:t>%</w:t>
            </w:r>
          </w:p>
        </w:tc>
        <w:tc>
          <w:tcPr>
            <w:tcW w:w="1350" w:type="dxa"/>
          </w:tcPr>
          <w:p w14:paraId="107C8A17" w14:textId="77777777" w:rsidR="00BB2E6B" w:rsidRPr="001C220C" w:rsidRDefault="00BB2E6B" w:rsidP="00437521">
            <w:pPr>
              <w:pStyle w:val="TableNormal1"/>
              <w:keepNext w:val="0"/>
              <w:spacing w:before="40"/>
              <w:rPr>
                <w:lang w:val="en-US"/>
              </w:rPr>
            </w:pPr>
            <w:r w:rsidRPr="001C220C">
              <w:rPr>
                <w:lang w:val="en-US"/>
              </w:rPr>
              <w:t>100</w:t>
            </w:r>
            <w:r w:rsidR="004A2E0A">
              <w:rPr>
                <w:lang w:val="en-US"/>
              </w:rPr>
              <w:t> </w:t>
            </w:r>
            <w:r w:rsidRPr="001C220C">
              <w:rPr>
                <w:lang w:val="en-US"/>
              </w:rPr>
              <w:t>%</w:t>
            </w:r>
          </w:p>
        </w:tc>
        <w:tc>
          <w:tcPr>
            <w:tcW w:w="1369" w:type="dxa"/>
          </w:tcPr>
          <w:p w14:paraId="14CA53D3" w14:textId="77777777" w:rsidR="00BB2E6B" w:rsidRPr="001C220C" w:rsidRDefault="00BB2E6B" w:rsidP="00437521">
            <w:pPr>
              <w:pStyle w:val="TableNormal1"/>
              <w:keepNext w:val="0"/>
              <w:spacing w:before="40"/>
              <w:rPr>
                <w:lang w:val="en-US"/>
              </w:rPr>
            </w:pPr>
            <w:r w:rsidRPr="001C220C">
              <w:rPr>
                <w:lang w:val="en-US"/>
              </w:rPr>
              <w:t>100</w:t>
            </w:r>
            <w:r w:rsidR="004A2E0A">
              <w:rPr>
                <w:lang w:val="en-US"/>
              </w:rPr>
              <w:t> </w:t>
            </w:r>
            <w:r w:rsidRPr="001C220C">
              <w:rPr>
                <w:lang w:val="en-US"/>
              </w:rPr>
              <w:t>%</w:t>
            </w:r>
          </w:p>
        </w:tc>
        <w:tc>
          <w:tcPr>
            <w:tcW w:w="1382" w:type="dxa"/>
          </w:tcPr>
          <w:p w14:paraId="30FE735C"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786342E3" w14:textId="77777777" w:rsidTr="00437521">
        <w:trPr>
          <w:cantSplit/>
          <w:jc w:val="center"/>
        </w:trPr>
        <w:tc>
          <w:tcPr>
            <w:tcW w:w="1269" w:type="dxa"/>
          </w:tcPr>
          <w:p w14:paraId="06802B35" w14:textId="77777777" w:rsidR="00BB2E6B" w:rsidRPr="001C220C" w:rsidRDefault="007917D9" w:rsidP="00437521">
            <w:pPr>
              <w:pStyle w:val="TableNormal1"/>
              <w:keepNext w:val="0"/>
              <w:rPr>
                <w:lang w:val="en-US"/>
              </w:rPr>
            </w:pPr>
            <w:r>
              <w:rPr>
                <w:lang w:val="en-US"/>
              </w:rPr>
              <w:t xml:space="preserve">Hierarchy </w:t>
            </w:r>
            <w:r w:rsidR="000B599F">
              <w:rPr>
                <w:lang w:val="en-US"/>
              </w:rPr>
              <w:t>s</w:t>
            </w:r>
            <w:r>
              <w:rPr>
                <w:lang w:val="en-US"/>
              </w:rPr>
              <w:t>cope</w:t>
            </w:r>
          </w:p>
        </w:tc>
        <w:tc>
          <w:tcPr>
            <w:tcW w:w="2416" w:type="dxa"/>
          </w:tcPr>
          <w:p w14:paraId="7E0641A1" w14:textId="77777777" w:rsidR="00BB2E6B" w:rsidRPr="001C220C" w:rsidRDefault="00BB2E6B" w:rsidP="00437521">
            <w:pPr>
              <w:pStyle w:val="TableNormal1"/>
              <w:keepNext w:val="0"/>
              <w:rPr>
                <w:lang w:val="en-US"/>
              </w:rPr>
            </w:pPr>
            <w:r w:rsidRPr="001C220C">
              <w:rPr>
                <w:lang w:val="en-US"/>
              </w:rPr>
              <w:t>Identifies where the exchanged information fits within the role based equipment hierarchy</w:t>
            </w:r>
            <w:r w:rsidR="008558A5">
              <w:rPr>
                <w:lang w:val="en-US"/>
              </w:rPr>
              <w:t xml:space="preserve">. </w:t>
            </w:r>
          </w:p>
          <w:p w14:paraId="5110B23A" w14:textId="77777777" w:rsidR="00BB2E6B" w:rsidRPr="001C220C" w:rsidRDefault="00BB2E6B" w:rsidP="00437521">
            <w:pPr>
              <w:pStyle w:val="TableNormal1"/>
              <w:keepNext w:val="0"/>
              <w:rPr>
                <w:lang w:val="en-US"/>
              </w:rPr>
            </w:pPr>
            <w:r w:rsidRPr="001C220C">
              <w:rPr>
                <w:lang w:val="en-US"/>
              </w:rPr>
              <w:t xml:space="preserve">If omitted, then the capability is associated to the parent </w:t>
            </w:r>
            <w:r w:rsidRPr="001C220C">
              <w:rPr>
                <w:i/>
                <w:lang w:val="en-US"/>
              </w:rPr>
              <w:t>operations capability</w:t>
            </w:r>
            <w:r w:rsidRPr="001C220C">
              <w:rPr>
                <w:lang w:val="en-US"/>
              </w:rPr>
              <w:t xml:space="preserve"> </w:t>
            </w:r>
            <w:r w:rsidR="007917D9">
              <w:rPr>
                <w:lang w:val="en-US"/>
              </w:rPr>
              <w:t>hierarchy scope</w:t>
            </w:r>
            <w:r w:rsidR="008558A5">
              <w:rPr>
                <w:lang w:val="en-US"/>
              </w:rPr>
              <w:t xml:space="preserve">. </w:t>
            </w:r>
          </w:p>
          <w:p w14:paraId="089234EA" w14:textId="77777777" w:rsidR="00BB2E6B" w:rsidRPr="001C220C" w:rsidRDefault="00BB2E6B" w:rsidP="00437521">
            <w:pPr>
              <w:pStyle w:val="TableNormal1"/>
              <w:keepNext w:val="0"/>
              <w:rPr>
                <w:lang w:val="en-US"/>
              </w:rPr>
            </w:pPr>
            <w:r w:rsidRPr="001C220C">
              <w:rPr>
                <w:lang w:val="en-US"/>
              </w:rPr>
              <w:t xml:space="preserve">Zero or more as required to identify the specific scope of the </w:t>
            </w:r>
            <w:r w:rsidRPr="00B316D0">
              <w:rPr>
                <w:i/>
                <w:lang w:val="en-US"/>
              </w:rPr>
              <w:t>operations capability</w:t>
            </w:r>
            <w:r w:rsidRPr="001C220C">
              <w:rPr>
                <w:lang w:val="en-US"/>
              </w:rPr>
              <w:t xml:space="preserve"> definition.</w:t>
            </w:r>
          </w:p>
        </w:tc>
        <w:tc>
          <w:tcPr>
            <w:tcW w:w="1260" w:type="dxa"/>
          </w:tcPr>
          <w:p w14:paraId="6C04A050" w14:textId="77777777" w:rsidR="00BB2E6B" w:rsidRPr="001C220C" w:rsidRDefault="00BB2E6B" w:rsidP="00437521">
            <w:pPr>
              <w:pStyle w:val="TableNormal1"/>
              <w:keepNext w:val="0"/>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Work Plant</w:t>
            </w:r>
          </w:p>
        </w:tc>
        <w:tc>
          <w:tcPr>
            <w:tcW w:w="1350" w:type="dxa"/>
          </w:tcPr>
          <w:p w14:paraId="08871CD2" w14:textId="77777777" w:rsidR="00BB2E6B" w:rsidRPr="001C220C" w:rsidRDefault="00BB2E6B" w:rsidP="00437521">
            <w:pPr>
              <w:pStyle w:val="TableNormal1"/>
              <w:keepNext w:val="0"/>
              <w:rPr>
                <w:lang w:val="en-US"/>
              </w:rPr>
            </w:pPr>
            <w:r w:rsidRPr="001C220C">
              <w:rPr>
                <w:lang w:val="en-US"/>
              </w:rPr>
              <w:t>CNC Machine</w:t>
            </w:r>
          </w:p>
          <w:p w14:paraId="42694C3A" w14:textId="77777777" w:rsidR="00BB2E6B" w:rsidRPr="001C220C" w:rsidRDefault="00BB2E6B" w:rsidP="00437521">
            <w:pPr>
              <w:pStyle w:val="TableNormal1"/>
              <w:keepNext w:val="0"/>
              <w:spacing w:before="40"/>
              <w:rPr>
                <w:lang w:val="en-US"/>
              </w:rPr>
            </w:pPr>
            <w:r w:rsidRPr="001C220C">
              <w:rPr>
                <w:lang w:val="en-US"/>
              </w:rPr>
              <w:t>Asset ID 13465</w:t>
            </w:r>
          </w:p>
        </w:tc>
        <w:tc>
          <w:tcPr>
            <w:tcW w:w="1369" w:type="dxa"/>
          </w:tcPr>
          <w:p w14:paraId="5C9E1FCA" w14:textId="77777777" w:rsidR="00BB2E6B" w:rsidRPr="001C220C" w:rsidRDefault="00BB2E6B" w:rsidP="00437521">
            <w:pPr>
              <w:pStyle w:val="TableNormal1"/>
              <w:keepNext w:val="0"/>
              <w:rPr>
                <w:lang w:val="en-US"/>
              </w:rPr>
            </w:pPr>
            <w:r w:rsidRPr="001C220C">
              <w:rPr>
                <w:lang w:val="en-US"/>
              </w:rPr>
              <w:t>Test Cell 4</w:t>
            </w:r>
          </w:p>
          <w:p w14:paraId="3936769A" w14:textId="77777777" w:rsidR="00BB2E6B" w:rsidRPr="001C220C" w:rsidRDefault="00BB2E6B" w:rsidP="00437521">
            <w:pPr>
              <w:pStyle w:val="TableNormal1"/>
              <w:keepNext w:val="0"/>
              <w:spacing w:before="40"/>
              <w:rPr>
                <w:lang w:val="en-US"/>
              </w:rPr>
            </w:pPr>
            <w:r w:rsidRPr="001C220C">
              <w:rPr>
                <w:lang w:val="en-US"/>
              </w:rPr>
              <w:t>Receiving</w:t>
            </w:r>
          </w:p>
        </w:tc>
        <w:tc>
          <w:tcPr>
            <w:tcW w:w="1382" w:type="dxa"/>
          </w:tcPr>
          <w:p w14:paraId="7970D333" w14:textId="77777777" w:rsidR="00BB2E6B" w:rsidRPr="001C220C" w:rsidRDefault="00C21049" w:rsidP="00437521">
            <w:pPr>
              <w:pStyle w:val="TableNormal1"/>
              <w:keepNext w:val="0"/>
              <w:spacing w:before="40"/>
              <w:rPr>
                <w:lang w:val="en-US"/>
              </w:rPr>
            </w:pPr>
            <w:r>
              <w:rPr>
                <w:lang w:val="en-US"/>
              </w:rPr>
              <w:t>(not applicable)</w:t>
            </w:r>
          </w:p>
        </w:tc>
      </w:tr>
      <w:tr w:rsidR="00FA6852" w:rsidRPr="00A756AC" w14:paraId="70B8ADF6" w14:textId="77777777" w:rsidTr="00F74376">
        <w:trPr>
          <w:cantSplit/>
          <w:jc w:val="center"/>
          <w:ins w:id="19136" w:author="Charles Gifford" w:date="2016-01-11T13:10:00Z"/>
        </w:trPr>
        <w:tc>
          <w:tcPr>
            <w:tcW w:w="1269" w:type="dxa"/>
          </w:tcPr>
          <w:p w14:paraId="22411AF1" w14:textId="77777777" w:rsidR="00FA6852" w:rsidRPr="00E32145" w:rsidRDefault="00FA6852" w:rsidP="00FA6852">
            <w:pPr>
              <w:pStyle w:val="TABLE-cell"/>
              <w:rPr>
                <w:ins w:id="19137" w:author="Charles Gifford" w:date="2017-03-17T22:19:00Z"/>
                <w:lang w:val="en-US"/>
              </w:rPr>
            </w:pPr>
            <w:ins w:id="19138" w:author="Charles Gifford" w:date="2017-03-17T22:19:00Z">
              <w:r>
                <w:rPr>
                  <w:lang w:val="en-US"/>
                </w:rPr>
                <w:t>Spatial definition</w:t>
              </w:r>
            </w:ins>
          </w:p>
          <w:p w14:paraId="7DC7228B" w14:textId="77777777" w:rsidR="00FA6852" w:rsidRPr="009042FD" w:rsidRDefault="00FA6852" w:rsidP="00FA6852">
            <w:pPr>
              <w:pStyle w:val="TableNormal1"/>
              <w:keepNext w:val="0"/>
              <w:rPr>
                <w:ins w:id="19139" w:author="Charles Gifford" w:date="2016-01-11T13:10:00Z"/>
                <w:lang w:val="en-US"/>
              </w:rPr>
            </w:pPr>
          </w:p>
        </w:tc>
        <w:tc>
          <w:tcPr>
            <w:tcW w:w="2416" w:type="dxa"/>
          </w:tcPr>
          <w:p w14:paraId="5B852016" w14:textId="7028F650" w:rsidR="00FA6852" w:rsidRPr="009042FD" w:rsidRDefault="00FA6852" w:rsidP="00FA6852">
            <w:pPr>
              <w:pStyle w:val="TableNormal1"/>
              <w:keepNext w:val="0"/>
              <w:rPr>
                <w:ins w:id="19140" w:author="Charles Gifford" w:date="2016-01-11T13:10:00Z"/>
                <w:lang w:val="en-US"/>
              </w:rPr>
            </w:pPr>
            <w:ins w:id="19141" w:author="Charles Gifford" w:date="2017-03-17T22:19:00Z">
              <w:r>
                <w:rPr>
                  <w:lang w:val="en-US"/>
                </w:rPr>
                <w:t>S</w:t>
              </w:r>
              <w:r w:rsidRPr="00E32145">
                <w:rPr>
                  <w:lang w:val="en-US"/>
                </w:rPr>
                <w:t xml:space="preserve">patially defines the </w:t>
              </w:r>
              <w:r w:rsidRPr="00D21A98">
                <w:rPr>
                  <w:i/>
                  <w:lang w:val="en-US"/>
                </w:rPr>
                <w:t>equipment</w:t>
              </w:r>
              <w:r>
                <w:rPr>
                  <w:i/>
                  <w:lang w:val="en-US"/>
                </w:rPr>
                <w:t xml:space="preserve"> </w:t>
              </w:r>
              <w:r>
                <w:rPr>
                  <w:lang w:val="en-US"/>
                </w:rPr>
                <w:t xml:space="preserve">specified by this </w:t>
              </w:r>
              <w:r>
                <w:rPr>
                  <w:i/>
                  <w:lang w:val="en-US"/>
                </w:rPr>
                <w:t>equipment capability</w:t>
              </w:r>
              <w:r w:rsidRPr="00E32145">
                <w:rPr>
                  <w:lang w:val="en-US"/>
                </w:rPr>
                <w:t xml:space="preserve"> as a </w:t>
              </w:r>
              <w:r w:rsidRPr="00A33190">
                <w:rPr>
                  <w:lang w:val="en-US"/>
                </w:rPr>
                <w:t>0-dimensional point, 1-dimensional line, or 2-dimensional shape or 3-dimensional solid</w:t>
              </w:r>
              <w:r w:rsidRPr="00E32145">
                <w:rPr>
                  <w:lang w:val="en-US"/>
                </w:rPr>
                <w:t>.</w:t>
              </w:r>
            </w:ins>
          </w:p>
        </w:tc>
        <w:tc>
          <w:tcPr>
            <w:tcW w:w="1260" w:type="dxa"/>
          </w:tcPr>
          <w:p w14:paraId="1D2CD3EC" w14:textId="059E683A" w:rsidR="00FA6852" w:rsidRPr="009042FD" w:rsidRDefault="00FA6852" w:rsidP="00FA6852">
            <w:pPr>
              <w:pStyle w:val="TableNormal1"/>
              <w:keepNext w:val="0"/>
              <w:rPr>
                <w:ins w:id="19142" w:author="Charles Gifford" w:date="2016-01-11T13:10:00Z"/>
                <w:lang w:val="en-US"/>
              </w:rPr>
            </w:pPr>
            <w:ins w:id="19143" w:author="Charles Gifford" w:date="2017-03-17T22:19:00Z">
              <w:r w:rsidRPr="00E32145">
                <w:rPr>
                  <w:lang w:val="en-US"/>
                </w:rPr>
                <w:t>4326 / EPSG / GPX / lat="45.35" lon="24.15"</w:t>
              </w:r>
            </w:ins>
          </w:p>
        </w:tc>
        <w:tc>
          <w:tcPr>
            <w:tcW w:w="1350" w:type="dxa"/>
          </w:tcPr>
          <w:p w14:paraId="5BCAB5BC" w14:textId="2CDB31EC" w:rsidR="00FA6852" w:rsidRPr="009042FD" w:rsidRDefault="00FA6852" w:rsidP="00FA6852">
            <w:pPr>
              <w:pStyle w:val="TableNormal1"/>
              <w:keepNext w:val="0"/>
              <w:rPr>
                <w:ins w:id="19144" w:author="Charles Gifford" w:date="2016-01-11T13:10:00Z"/>
                <w:lang w:val="en-US"/>
              </w:rPr>
            </w:pPr>
            <w:ins w:id="19145" w:author="Charles Gifford" w:date="2017-03-17T22:19:00Z">
              <w:r w:rsidRPr="00E32145">
                <w:rPr>
                  <w:lang w:val="en-US"/>
                </w:rPr>
                <w:t>5800 / EPSG / WKT / POINT ( -1000 463 )</w:t>
              </w:r>
            </w:ins>
          </w:p>
        </w:tc>
        <w:tc>
          <w:tcPr>
            <w:tcW w:w="1369" w:type="dxa"/>
          </w:tcPr>
          <w:p w14:paraId="0AAAE58F" w14:textId="30170306" w:rsidR="00FA6852" w:rsidRPr="009042FD" w:rsidRDefault="00FA6852" w:rsidP="00FA6852">
            <w:pPr>
              <w:pStyle w:val="TableNormal1"/>
              <w:keepNext w:val="0"/>
              <w:rPr>
                <w:ins w:id="19146" w:author="Charles Gifford" w:date="2016-01-11T13:10:00Z"/>
                <w:lang w:val="en-US"/>
              </w:rPr>
            </w:pPr>
            <w:ins w:id="19147" w:author="Charles Gifford" w:date="2017-03-17T22:19:00Z">
              <w:r w:rsidRPr="00E32145">
                <w:rPr>
                  <w:lang w:val="en-US"/>
                </w:rPr>
                <w:t>4269 / EPSG / WKT / POINT ( 3848472 96789 )</w:t>
              </w:r>
            </w:ins>
          </w:p>
        </w:tc>
        <w:tc>
          <w:tcPr>
            <w:tcW w:w="1382" w:type="dxa"/>
          </w:tcPr>
          <w:p w14:paraId="593566E1" w14:textId="12777036" w:rsidR="00FA6852" w:rsidRPr="009042FD" w:rsidRDefault="00FA6852" w:rsidP="00FA6852">
            <w:pPr>
              <w:pStyle w:val="TableNormal1"/>
              <w:keepNext w:val="0"/>
              <w:spacing w:before="40"/>
              <w:rPr>
                <w:ins w:id="19148" w:author="Charles Gifford" w:date="2016-01-11T13:10:00Z"/>
                <w:lang w:val="en-US"/>
              </w:rPr>
            </w:pPr>
            <w:ins w:id="19149" w:author="Charles Gifford" w:date="2017-03-17T22:19:00Z">
              <w:r w:rsidRPr="00E32145">
                <w:rPr>
                  <w:lang w:val="en-US"/>
                </w:rPr>
                <w:t>6283 / EPSG / WKT / POLYGON ( ( -646.99 676.18, -645.14 683.09, -646.99 676.18 ) )</w:t>
              </w:r>
            </w:ins>
          </w:p>
        </w:tc>
      </w:tr>
      <w:tr w:rsidR="00FA6852" w:rsidRPr="00A756AC" w14:paraId="64B06EFA" w14:textId="77777777" w:rsidTr="00F74376">
        <w:trPr>
          <w:cantSplit/>
          <w:jc w:val="center"/>
          <w:ins w:id="19150" w:author="Charles Gifford" w:date="2017-03-17T22:19:00Z"/>
        </w:trPr>
        <w:tc>
          <w:tcPr>
            <w:tcW w:w="1269" w:type="dxa"/>
          </w:tcPr>
          <w:p w14:paraId="0F5F3242" w14:textId="0B187F4B" w:rsidR="00FA6852" w:rsidRDefault="00FA6852" w:rsidP="00FA6852">
            <w:pPr>
              <w:pStyle w:val="TableNormal1"/>
              <w:keepNext w:val="0"/>
              <w:rPr>
                <w:ins w:id="19151" w:author="Charles Gifford" w:date="2017-03-17T22:19:00Z"/>
                <w:lang w:val="en-US"/>
              </w:rPr>
            </w:pPr>
            <w:ins w:id="19152" w:author="Charles Gifford" w:date="2017-03-17T22:19:00Z">
              <w:r>
                <w:rPr>
                  <w:lang w:val="en-US"/>
                </w:rPr>
                <w:t>Operational location</w:t>
              </w:r>
            </w:ins>
          </w:p>
        </w:tc>
        <w:tc>
          <w:tcPr>
            <w:tcW w:w="2416" w:type="dxa"/>
          </w:tcPr>
          <w:p w14:paraId="5217BDC8" w14:textId="45D81226" w:rsidR="00FA6852" w:rsidRPr="000071CE" w:rsidRDefault="00FA6852" w:rsidP="00FA6852">
            <w:pPr>
              <w:pStyle w:val="TableNormal1"/>
              <w:keepNext w:val="0"/>
              <w:rPr>
                <w:ins w:id="19153" w:author="Charles Gifford" w:date="2017-03-17T22:19:00Z"/>
                <w:lang w:val="en-US"/>
              </w:rPr>
            </w:pPr>
            <w:ins w:id="19154" w:author="Charles Gifford" w:date="2017-03-17T22:19:00Z">
              <w:r>
                <w:rPr>
                  <w:lang w:val="en-US"/>
                </w:rPr>
                <w:t xml:space="preserve">Identifies the operational location of the </w:t>
              </w:r>
              <w:r w:rsidRPr="00D21A98">
                <w:rPr>
                  <w:i/>
                  <w:lang w:val="en-US"/>
                </w:rPr>
                <w:t>equipment</w:t>
              </w:r>
              <w:r>
                <w:rPr>
                  <w:lang w:val="en-US"/>
                </w:rPr>
                <w:t xml:space="preserve"> specified by this </w:t>
              </w:r>
              <w:r>
                <w:rPr>
                  <w:i/>
                  <w:lang w:val="en-US"/>
                </w:rPr>
                <w:t>equipment capability</w:t>
              </w:r>
              <w:r>
                <w:rPr>
                  <w:lang w:val="en-US"/>
                </w:rPr>
                <w:t>.</w:t>
              </w:r>
            </w:ins>
          </w:p>
        </w:tc>
        <w:tc>
          <w:tcPr>
            <w:tcW w:w="1260" w:type="dxa"/>
          </w:tcPr>
          <w:p w14:paraId="73D87726" w14:textId="0D3D1499" w:rsidR="00FA6852" w:rsidRDefault="00FA6852" w:rsidP="00FA6852">
            <w:pPr>
              <w:pStyle w:val="TableNormal1"/>
              <w:keepNext w:val="0"/>
              <w:rPr>
                <w:ins w:id="19155" w:author="Charles Gifford" w:date="2017-03-17T22:19:00Z"/>
                <w:lang w:val="en-US"/>
              </w:rPr>
            </w:pPr>
            <w:ins w:id="19156" w:author="Charles Gifford" w:date="2017-03-17T22:19:00Z">
              <w:r>
                <w:rPr>
                  <w:lang w:val="en-US"/>
                </w:rPr>
                <w:t>SST57</w:t>
              </w:r>
            </w:ins>
          </w:p>
        </w:tc>
        <w:tc>
          <w:tcPr>
            <w:tcW w:w="1350" w:type="dxa"/>
          </w:tcPr>
          <w:p w14:paraId="525FD04F" w14:textId="7B4BEE6C" w:rsidR="00FA6852" w:rsidRDefault="00FA6852" w:rsidP="00FA6852">
            <w:pPr>
              <w:pStyle w:val="TableNormal1"/>
              <w:keepNext w:val="0"/>
              <w:rPr>
                <w:ins w:id="19157" w:author="Charles Gifford" w:date="2017-03-17T22:19:00Z"/>
                <w:lang w:val="en-US"/>
              </w:rPr>
            </w:pPr>
            <w:ins w:id="19158" w:author="Charles Gifford" w:date="2017-03-17T22:19:00Z">
              <w:r>
                <w:rPr>
                  <w:lang w:val="en-US"/>
                </w:rPr>
                <w:t>Shed4S-8</w:t>
              </w:r>
            </w:ins>
          </w:p>
        </w:tc>
        <w:tc>
          <w:tcPr>
            <w:tcW w:w="1369" w:type="dxa"/>
          </w:tcPr>
          <w:p w14:paraId="40C748EE" w14:textId="2B0691F5" w:rsidR="00FA6852" w:rsidRDefault="00FA6852" w:rsidP="00FA6852">
            <w:pPr>
              <w:pStyle w:val="TableNormal1"/>
              <w:keepNext w:val="0"/>
              <w:rPr>
                <w:ins w:id="19159" w:author="Charles Gifford" w:date="2017-03-17T22:19:00Z"/>
                <w:lang w:val="en-US"/>
              </w:rPr>
            </w:pPr>
            <w:ins w:id="19160" w:author="Charles Gifford" w:date="2017-03-17T22:19:00Z">
              <w:r>
                <w:rPr>
                  <w:lang w:val="en-US"/>
                </w:rPr>
                <w:t>3822</w:t>
              </w:r>
            </w:ins>
          </w:p>
        </w:tc>
        <w:tc>
          <w:tcPr>
            <w:tcW w:w="1382" w:type="dxa"/>
          </w:tcPr>
          <w:p w14:paraId="3845B152" w14:textId="361A2D0F" w:rsidR="00FA6852" w:rsidRDefault="00FA6852" w:rsidP="00FA6852">
            <w:pPr>
              <w:pStyle w:val="TableNormal1"/>
              <w:keepNext w:val="0"/>
              <w:spacing w:before="40"/>
              <w:rPr>
                <w:ins w:id="19161" w:author="Charles Gifford" w:date="2017-03-17T22:19:00Z"/>
                <w:lang w:val="en-US"/>
              </w:rPr>
            </w:pPr>
            <w:ins w:id="19162" w:author="Charles Gifford" w:date="2017-03-17T22:19:00Z">
              <w:r>
                <w:rPr>
                  <w:lang w:val="en-US"/>
                </w:rPr>
                <w:t>WH1</w:t>
              </w:r>
            </w:ins>
          </w:p>
        </w:tc>
      </w:tr>
      <w:tr w:rsidR="00FA6852" w:rsidRPr="00A756AC" w14:paraId="788F8563" w14:textId="77777777" w:rsidTr="00F74376">
        <w:trPr>
          <w:cantSplit/>
          <w:jc w:val="center"/>
          <w:ins w:id="19163" w:author="Charles Gifford" w:date="2017-03-17T22:19:00Z"/>
        </w:trPr>
        <w:tc>
          <w:tcPr>
            <w:tcW w:w="1269" w:type="dxa"/>
          </w:tcPr>
          <w:p w14:paraId="79A1D1DC" w14:textId="253F761D" w:rsidR="00FA6852" w:rsidRDefault="00FA6852" w:rsidP="00FA6852">
            <w:pPr>
              <w:pStyle w:val="TableNormal1"/>
              <w:keepNext w:val="0"/>
              <w:rPr>
                <w:ins w:id="19164" w:author="Charles Gifford" w:date="2017-03-17T22:19:00Z"/>
                <w:lang w:val="en-US"/>
              </w:rPr>
            </w:pPr>
            <w:ins w:id="19165" w:author="Charles Gifford" w:date="2017-03-17T22:19:00Z">
              <w:r>
                <w:rPr>
                  <w:lang w:val="en-US"/>
                </w:rPr>
                <w:t>Operational location type</w:t>
              </w:r>
            </w:ins>
          </w:p>
        </w:tc>
        <w:tc>
          <w:tcPr>
            <w:tcW w:w="2416" w:type="dxa"/>
          </w:tcPr>
          <w:p w14:paraId="0EA2EBF6" w14:textId="77777777" w:rsidR="00FA6852" w:rsidRPr="00EF1162" w:rsidRDefault="00FA6852" w:rsidP="00FA6852">
            <w:pPr>
              <w:pStyle w:val="TableNormal1"/>
              <w:rPr>
                <w:ins w:id="19166" w:author="Charles Gifford" w:date="2017-03-17T22:19:00Z"/>
              </w:rPr>
            </w:pPr>
            <w:ins w:id="19167" w:author="Charles Gifford" w:date="2017-03-17T22:19:00Z">
              <w:r w:rsidRPr="00EF1162">
                <w:t xml:space="preserve">Indicates whether the </w:t>
              </w:r>
              <w:r>
                <w:t xml:space="preserve">operational </w:t>
              </w:r>
              <w:r w:rsidRPr="00EF1162">
                <w:t>location attribute refers to a</w:t>
              </w:r>
              <w:r>
                <w:t>n</w:t>
              </w:r>
              <w:r w:rsidRPr="00EF1162">
                <w:t xml:space="preserve"> </w:t>
              </w:r>
              <w:r w:rsidRPr="00EF1162">
                <w:rPr>
                  <w:i/>
                </w:rPr>
                <w:t>operational</w:t>
              </w:r>
              <w:r>
                <w:t xml:space="preserve"> </w:t>
              </w:r>
              <w:r w:rsidRPr="00EF1162">
                <w:rPr>
                  <w:i/>
                </w:rPr>
                <w:t>location</w:t>
              </w:r>
              <w:r w:rsidRPr="00EF1162">
                <w:t xml:space="preserve"> object, or contains a description of the </w:t>
              </w:r>
              <w:r>
                <w:t xml:space="preserve">operational </w:t>
              </w:r>
              <w:r w:rsidRPr="00EF1162">
                <w:t>location.</w:t>
              </w:r>
            </w:ins>
          </w:p>
          <w:p w14:paraId="1B430367" w14:textId="77777777" w:rsidR="00FA6852" w:rsidRPr="00EF1162" w:rsidRDefault="00FA6852" w:rsidP="00FA6852">
            <w:pPr>
              <w:pStyle w:val="TableNormal1"/>
              <w:rPr>
                <w:ins w:id="19168" w:author="Charles Gifford" w:date="2017-03-17T22:19:00Z"/>
              </w:rPr>
            </w:pPr>
            <w:ins w:id="19169" w:author="Charles Gifford" w:date="2017-03-17T22:19:00Z">
              <w:r w:rsidRPr="00EF1162">
                <w:t>Mandatory where a</w:t>
              </w:r>
              <w:r>
                <w:t>n operational</w:t>
              </w:r>
              <w:r w:rsidRPr="00EF1162">
                <w:t xml:space="preserve"> location </w:t>
              </w:r>
              <w:r>
                <w:t xml:space="preserve">attribute </w:t>
              </w:r>
              <w:r w:rsidRPr="00EF1162">
                <w:t>is specified.  Defined values are:</w:t>
              </w:r>
            </w:ins>
          </w:p>
          <w:p w14:paraId="74E64162" w14:textId="77777777" w:rsidR="00FA6852" w:rsidRPr="00EF1162" w:rsidRDefault="00FA6852" w:rsidP="00FA6852">
            <w:pPr>
              <w:pStyle w:val="TableNormal1"/>
              <w:rPr>
                <w:ins w:id="19170" w:author="Charles Gifford" w:date="2017-03-17T22:19:00Z"/>
              </w:rPr>
            </w:pPr>
            <w:ins w:id="19171" w:author="Charles Gifford" w:date="2017-03-17T22:19:00Z">
              <w:r>
                <w:t xml:space="preserve">Operational </w:t>
              </w:r>
              <w:r w:rsidRPr="00EF1162">
                <w:t xml:space="preserve">Location – </w:t>
              </w:r>
              <w:r>
                <w:t>Operational l</w:t>
              </w:r>
              <w:r w:rsidRPr="00EF1162">
                <w:t>ocation attribute references a</w:t>
              </w:r>
              <w:r>
                <w:t>n</w:t>
              </w:r>
              <w:r w:rsidRPr="00EF1162">
                <w:t xml:space="preserve"> </w:t>
              </w:r>
              <w:r w:rsidRPr="00EF1162">
                <w:rPr>
                  <w:i/>
                </w:rPr>
                <w:t>operational</w:t>
              </w:r>
              <w:r>
                <w:t xml:space="preserve"> </w:t>
              </w:r>
              <w:r w:rsidRPr="00EF1162">
                <w:rPr>
                  <w:i/>
                </w:rPr>
                <w:t>location</w:t>
              </w:r>
              <w:r w:rsidRPr="00EF1162">
                <w:t>.</w:t>
              </w:r>
            </w:ins>
          </w:p>
          <w:p w14:paraId="4FFCDC82" w14:textId="40674AEE" w:rsidR="00FA6852" w:rsidRPr="000071CE" w:rsidRDefault="00FA6852" w:rsidP="00FA6852">
            <w:pPr>
              <w:pStyle w:val="TableNormal1"/>
              <w:keepNext w:val="0"/>
              <w:rPr>
                <w:ins w:id="19172" w:author="Charles Gifford" w:date="2017-03-17T22:19:00Z"/>
                <w:lang w:val="en-US"/>
              </w:rPr>
            </w:pPr>
            <w:ins w:id="19173" w:author="Charles Gifford" w:date="2017-03-17T22:19:00Z">
              <w:r>
                <w:rPr>
                  <w:lang w:val="en-US"/>
                </w:rPr>
                <w:t>Description – Operational l</w:t>
              </w:r>
              <w:r w:rsidRPr="00EF1162">
                <w:rPr>
                  <w:lang w:val="en-US"/>
                </w:rPr>
                <w:t xml:space="preserve">ocation attribute contains a description of the </w:t>
              </w:r>
              <w:r>
                <w:rPr>
                  <w:lang w:val="en-US"/>
                </w:rPr>
                <w:t xml:space="preserve">operational </w:t>
              </w:r>
              <w:r w:rsidRPr="00EF1162">
                <w:rPr>
                  <w:lang w:val="en-US"/>
                </w:rPr>
                <w:t>location, such as a street address.</w:t>
              </w:r>
            </w:ins>
          </w:p>
        </w:tc>
        <w:tc>
          <w:tcPr>
            <w:tcW w:w="1260" w:type="dxa"/>
          </w:tcPr>
          <w:p w14:paraId="32A43D2C" w14:textId="55B26FE4" w:rsidR="00FA6852" w:rsidRDefault="00FA6852" w:rsidP="00FA6852">
            <w:pPr>
              <w:pStyle w:val="TableNormal1"/>
              <w:keepNext w:val="0"/>
              <w:rPr>
                <w:ins w:id="19174" w:author="Charles Gifford" w:date="2017-03-17T22:19:00Z"/>
                <w:lang w:val="en-US"/>
              </w:rPr>
            </w:pPr>
            <w:ins w:id="19175" w:author="Charles Gifford" w:date="2017-03-17T22:19:00Z">
              <w:r>
                <w:rPr>
                  <w:lang w:val="en-US"/>
                </w:rPr>
                <w:t>Operational location</w:t>
              </w:r>
            </w:ins>
          </w:p>
        </w:tc>
        <w:tc>
          <w:tcPr>
            <w:tcW w:w="1350" w:type="dxa"/>
          </w:tcPr>
          <w:p w14:paraId="61CB8192" w14:textId="397B5917" w:rsidR="00FA6852" w:rsidRDefault="00FA6852" w:rsidP="00FA6852">
            <w:pPr>
              <w:pStyle w:val="TableNormal1"/>
              <w:keepNext w:val="0"/>
              <w:rPr>
                <w:ins w:id="19176" w:author="Charles Gifford" w:date="2017-03-17T22:19:00Z"/>
                <w:lang w:val="en-US"/>
              </w:rPr>
            </w:pPr>
            <w:ins w:id="19177" w:author="Charles Gifford" w:date="2017-03-17T22:19:00Z">
              <w:r>
                <w:rPr>
                  <w:lang w:val="en-US"/>
                </w:rPr>
                <w:t>Description</w:t>
              </w:r>
            </w:ins>
          </w:p>
        </w:tc>
        <w:tc>
          <w:tcPr>
            <w:tcW w:w="1369" w:type="dxa"/>
          </w:tcPr>
          <w:p w14:paraId="5736ADE8" w14:textId="4C15AA56" w:rsidR="00FA6852" w:rsidRDefault="00FA6852" w:rsidP="00FA6852">
            <w:pPr>
              <w:pStyle w:val="TableNormal1"/>
              <w:keepNext w:val="0"/>
              <w:rPr>
                <w:ins w:id="19178" w:author="Charles Gifford" w:date="2017-03-17T22:19:00Z"/>
                <w:lang w:val="en-US"/>
              </w:rPr>
            </w:pPr>
            <w:ins w:id="19179" w:author="Charles Gifford" w:date="2017-03-17T22:19:00Z">
              <w:r>
                <w:rPr>
                  <w:lang w:val="en-US"/>
                </w:rPr>
                <w:t>Operational location</w:t>
              </w:r>
            </w:ins>
          </w:p>
        </w:tc>
        <w:tc>
          <w:tcPr>
            <w:tcW w:w="1382" w:type="dxa"/>
          </w:tcPr>
          <w:p w14:paraId="67BA7E63" w14:textId="76347D0E" w:rsidR="00FA6852" w:rsidRDefault="00FA6852" w:rsidP="00FA6852">
            <w:pPr>
              <w:pStyle w:val="TableNormal1"/>
              <w:keepNext w:val="0"/>
              <w:spacing w:before="40"/>
              <w:rPr>
                <w:ins w:id="19180" w:author="Charles Gifford" w:date="2017-03-17T22:19:00Z"/>
                <w:lang w:val="en-US"/>
              </w:rPr>
            </w:pPr>
            <w:ins w:id="19181" w:author="Charles Gifford" w:date="2017-03-17T22:19:00Z">
              <w:r>
                <w:rPr>
                  <w:lang w:val="en-US"/>
                </w:rPr>
                <w:t>Operational location</w:t>
              </w:r>
            </w:ins>
          </w:p>
        </w:tc>
      </w:tr>
      <w:tr w:rsidR="00BB2E6B" w:rsidRPr="001C220C" w14:paraId="7382FEF6" w14:textId="77777777" w:rsidTr="00437521">
        <w:trPr>
          <w:cantSplit/>
          <w:jc w:val="center"/>
        </w:trPr>
        <w:tc>
          <w:tcPr>
            <w:tcW w:w="1269" w:type="dxa"/>
          </w:tcPr>
          <w:p w14:paraId="77F6A99B" w14:textId="77777777" w:rsidR="00BB2E6B" w:rsidRPr="001C220C" w:rsidRDefault="00BB2E6B" w:rsidP="00437521">
            <w:pPr>
              <w:pStyle w:val="TableNormal1"/>
              <w:keepNext w:val="0"/>
              <w:rPr>
                <w:lang w:val="en-US"/>
              </w:rPr>
            </w:pPr>
            <w:r w:rsidRPr="001C220C">
              <w:rPr>
                <w:lang w:val="en-US"/>
              </w:rPr>
              <w:t xml:space="preserve">Equipment </w:t>
            </w:r>
            <w:r w:rsidR="00FB6288">
              <w:rPr>
                <w:lang w:val="en-US"/>
              </w:rPr>
              <w:t>u</w:t>
            </w:r>
            <w:r w:rsidRPr="001C220C">
              <w:rPr>
                <w:lang w:val="en-US"/>
              </w:rPr>
              <w:t>se</w:t>
            </w:r>
          </w:p>
        </w:tc>
        <w:tc>
          <w:tcPr>
            <w:tcW w:w="2416" w:type="dxa"/>
          </w:tcPr>
          <w:p w14:paraId="4CD5873C" w14:textId="77777777" w:rsidR="00BB2E6B" w:rsidRPr="001C220C" w:rsidRDefault="00BB2E6B" w:rsidP="00437521">
            <w:pPr>
              <w:pStyle w:val="TableNormal1"/>
              <w:keepNext w:val="0"/>
              <w:rPr>
                <w:lang w:val="en-US"/>
              </w:rPr>
            </w:pPr>
            <w:r w:rsidRPr="001C220C">
              <w:rPr>
                <w:lang w:val="en-US"/>
              </w:rPr>
              <w:t xml:space="preserve">Defines the expected capability use of the </w:t>
            </w:r>
            <w:r w:rsidRPr="00295739">
              <w:rPr>
                <w:i/>
                <w:lang w:val="en-US"/>
              </w:rPr>
              <w:t>equipment class</w:t>
            </w:r>
            <w:r w:rsidRPr="001C220C">
              <w:rPr>
                <w:lang w:val="en-US"/>
              </w:rPr>
              <w:t xml:space="preserve"> or </w:t>
            </w:r>
            <w:r w:rsidRPr="00295739">
              <w:rPr>
                <w:i/>
                <w:lang w:val="en-US"/>
              </w:rPr>
              <w:t>equipment</w:t>
            </w:r>
            <w:r w:rsidRPr="001C220C">
              <w:rPr>
                <w:lang w:val="en-US"/>
              </w:rPr>
              <w:t xml:space="preserve">. </w:t>
            </w:r>
          </w:p>
        </w:tc>
        <w:tc>
          <w:tcPr>
            <w:tcW w:w="1260" w:type="dxa"/>
          </w:tcPr>
          <w:p w14:paraId="36B1E03D" w14:textId="77777777" w:rsidR="00BB2E6B" w:rsidRPr="001C220C" w:rsidRDefault="00C21049" w:rsidP="00437521">
            <w:pPr>
              <w:pStyle w:val="TableNormal1"/>
              <w:keepNext w:val="0"/>
              <w:rPr>
                <w:lang w:val="en-US"/>
              </w:rPr>
            </w:pPr>
            <w:r>
              <w:rPr>
                <w:lang w:val="en-US"/>
              </w:rPr>
              <w:t>(not applicable)</w:t>
            </w:r>
          </w:p>
        </w:tc>
        <w:tc>
          <w:tcPr>
            <w:tcW w:w="1350" w:type="dxa"/>
          </w:tcPr>
          <w:p w14:paraId="60F45D06" w14:textId="77777777" w:rsidR="00BB2E6B" w:rsidRPr="001C220C" w:rsidRDefault="00C21049" w:rsidP="00437521">
            <w:pPr>
              <w:pStyle w:val="TableNormal1"/>
              <w:keepNext w:val="0"/>
              <w:spacing w:before="40"/>
              <w:rPr>
                <w:lang w:val="en-US"/>
              </w:rPr>
            </w:pPr>
            <w:r>
              <w:rPr>
                <w:lang w:val="en-US"/>
              </w:rPr>
              <w:t>(not applicable)</w:t>
            </w:r>
          </w:p>
        </w:tc>
        <w:tc>
          <w:tcPr>
            <w:tcW w:w="1369" w:type="dxa"/>
          </w:tcPr>
          <w:p w14:paraId="19A1995B" w14:textId="77777777" w:rsidR="00BB2E6B" w:rsidRPr="001C220C" w:rsidRDefault="00C21049" w:rsidP="00437521">
            <w:pPr>
              <w:pStyle w:val="TableNormal1"/>
              <w:keepNext w:val="0"/>
              <w:spacing w:before="40"/>
              <w:rPr>
                <w:lang w:val="en-US"/>
              </w:rPr>
            </w:pPr>
            <w:r>
              <w:rPr>
                <w:lang w:val="en-US"/>
              </w:rPr>
              <w:t>(not applicable)</w:t>
            </w:r>
          </w:p>
        </w:tc>
        <w:tc>
          <w:tcPr>
            <w:tcW w:w="1382" w:type="dxa"/>
          </w:tcPr>
          <w:p w14:paraId="6784FA4B"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7ACF8888" w14:textId="77777777" w:rsidTr="00437521">
        <w:trPr>
          <w:cantSplit/>
          <w:jc w:val="center"/>
        </w:trPr>
        <w:tc>
          <w:tcPr>
            <w:tcW w:w="1269" w:type="dxa"/>
          </w:tcPr>
          <w:p w14:paraId="037C1CE8" w14:textId="77777777" w:rsidR="00BB2E6B" w:rsidRPr="001C220C" w:rsidRDefault="00BB2E6B" w:rsidP="00437521">
            <w:pPr>
              <w:pStyle w:val="TableNormal1"/>
              <w:keepNext w:val="0"/>
              <w:rPr>
                <w:lang w:val="en-US"/>
              </w:rPr>
            </w:pPr>
            <w:r w:rsidRPr="001C220C">
              <w:rPr>
                <w:lang w:val="en-US"/>
              </w:rPr>
              <w:t xml:space="preserve">Start </w:t>
            </w:r>
            <w:r w:rsidR="00FB6288">
              <w:rPr>
                <w:lang w:val="en-US"/>
              </w:rPr>
              <w:t>t</w:t>
            </w:r>
            <w:r w:rsidRPr="001C220C">
              <w:rPr>
                <w:lang w:val="en-US"/>
              </w:rPr>
              <w:t>ime</w:t>
            </w:r>
          </w:p>
        </w:tc>
        <w:tc>
          <w:tcPr>
            <w:tcW w:w="2416" w:type="dxa"/>
          </w:tcPr>
          <w:p w14:paraId="4B6D955F" w14:textId="77777777" w:rsidR="00BB2E6B" w:rsidRPr="001C220C" w:rsidRDefault="00BB2E6B" w:rsidP="00437521">
            <w:pPr>
              <w:pStyle w:val="TableNormal1"/>
              <w:keepNext w:val="0"/>
              <w:rPr>
                <w:lang w:val="en-US"/>
              </w:rPr>
            </w:pPr>
            <w:r w:rsidRPr="001C220C">
              <w:rPr>
                <w:lang w:val="en-US"/>
              </w:rPr>
              <w:t xml:space="preserve">The starting time associated with the </w:t>
            </w:r>
            <w:r w:rsidRPr="001C220C">
              <w:rPr>
                <w:i/>
                <w:lang w:val="en-US"/>
              </w:rPr>
              <w:t>equipment capability</w:t>
            </w:r>
            <w:r w:rsidR="008558A5">
              <w:rPr>
                <w:lang w:val="en-US"/>
              </w:rPr>
              <w:t xml:space="preserve">. </w:t>
            </w:r>
          </w:p>
          <w:p w14:paraId="460833FB" w14:textId="77777777" w:rsidR="00BB2E6B" w:rsidRPr="001C220C" w:rsidRDefault="00BB2E6B" w:rsidP="00437521">
            <w:pPr>
              <w:pStyle w:val="TableNormal1"/>
              <w:keepNext w:val="0"/>
              <w:rPr>
                <w:lang w:val="en-US"/>
              </w:rPr>
            </w:pPr>
            <w:r w:rsidRPr="001C220C">
              <w:rPr>
                <w:lang w:val="en-US"/>
              </w:rPr>
              <w:t xml:space="preserve">If omitted, then the capability is associated to the parent </w:t>
            </w:r>
            <w:r w:rsidRPr="001C220C">
              <w:rPr>
                <w:i/>
                <w:lang w:val="en-US"/>
              </w:rPr>
              <w:t>operations capability</w:t>
            </w:r>
            <w:r w:rsidRPr="001C220C">
              <w:rPr>
                <w:lang w:val="en-US"/>
              </w:rPr>
              <w:t xml:space="preserve"> start time</w:t>
            </w:r>
            <w:r w:rsidR="008558A5">
              <w:rPr>
                <w:lang w:val="en-US"/>
              </w:rPr>
              <w:t xml:space="preserve">. </w:t>
            </w:r>
          </w:p>
        </w:tc>
        <w:tc>
          <w:tcPr>
            <w:tcW w:w="1260" w:type="dxa"/>
          </w:tcPr>
          <w:p w14:paraId="43BEEF30" w14:textId="77777777" w:rsidR="00BB2E6B" w:rsidRPr="001C220C" w:rsidRDefault="00BB2E6B" w:rsidP="00437521">
            <w:pPr>
              <w:pStyle w:val="TableNormal1"/>
              <w:keepNext w:val="0"/>
              <w:rPr>
                <w:lang w:val="en-US"/>
              </w:rPr>
            </w:pPr>
            <w:r w:rsidRPr="001C220C">
              <w:rPr>
                <w:lang w:val="en-US"/>
              </w:rPr>
              <w:t>1999-12-30 11:59</w:t>
            </w:r>
            <w:r w:rsidRPr="001C220C">
              <w:rPr>
                <w:lang w:val="en-US"/>
              </w:rPr>
              <w:br/>
            </w:r>
          </w:p>
        </w:tc>
        <w:tc>
          <w:tcPr>
            <w:tcW w:w="1350" w:type="dxa"/>
          </w:tcPr>
          <w:p w14:paraId="0EEAD776" w14:textId="77777777" w:rsidR="00BB2E6B" w:rsidRPr="001C220C" w:rsidRDefault="00BB2E6B" w:rsidP="00437521">
            <w:pPr>
              <w:pStyle w:val="TableNormal1"/>
              <w:keepNext w:val="0"/>
              <w:spacing w:before="40"/>
              <w:rPr>
                <w:lang w:val="en-US"/>
              </w:rPr>
            </w:pPr>
            <w:r w:rsidRPr="001C220C">
              <w:rPr>
                <w:lang w:val="en-US"/>
              </w:rPr>
              <w:t>10-28-2006 2:00 UTC</w:t>
            </w:r>
          </w:p>
        </w:tc>
        <w:tc>
          <w:tcPr>
            <w:tcW w:w="1369" w:type="dxa"/>
          </w:tcPr>
          <w:p w14:paraId="6258873B" w14:textId="77777777" w:rsidR="00BB2E6B" w:rsidRPr="001C220C" w:rsidRDefault="00BB2E6B" w:rsidP="00437521">
            <w:pPr>
              <w:pStyle w:val="TableNormal1"/>
              <w:keepNext w:val="0"/>
              <w:spacing w:before="40"/>
              <w:rPr>
                <w:lang w:val="en-US"/>
              </w:rPr>
            </w:pPr>
            <w:r w:rsidRPr="001C220C">
              <w:rPr>
                <w:lang w:val="en-US"/>
              </w:rPr>
              <w:t>10-28-2006 00:00 UTC</w:t>
            </w:r>
          </w:p>
        </w:tc>
        <w:tc>
          <w:tcPr>
            <w:tcW w:w="1382" w:type="dxa"/>
          </w:tcPr>
          <w:p w14:paraId="7948D991"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02C78DD3" w14:textId="77777777" w:rsidTr="00437521">
        <w:trPr>
          <w:cantSplit/>
          <w:jc w:val="center"/>
        </w:trPr>
        <w:tc>
          <w:tcPr>
            <w:tcW w:w="1269" w:type="dxa"/>
          </w:tcPr>
          <w:p w14:paraId="06B5C92A" w14:textId="77777777" w:rsidR="00BB2E6B" w:rsidRPr="001C220C" w:rsidRDefault="00BB2E6B" w:rsidP="00437521">
            <w:pPr>
              <w:pStyle w:val="TableNormal1"/>
              <w:keepNext w:val="0"/>
              <w:rPr>
                <w:lang w:val="en-US"/>
              </w:rPr>
            </w:pPr>
            <w:r w:rsidRPr="001C220C">
              <w:rPr>
                <w:lang w:val="en-US"/>
              </w:rPr>
              <w:t xml:space="preserve">End </w:t>
            </w:r>
            <w:r w:rsidR="00FB6288">
              <w:rPr>
                <w:lang w:val="en-US"/>
              </w:rPr>
              <w:t>t</w:t>
            </w:r>
            <w:r w:rsidRPr="001C220C">
              <w:rPr>
                <w:lang w:val="en-US"/>
              </w:rPr>
              <w:t>ime</w:t>
            </w:r>
          </w:p>
        </w:tc>
        <w:tc>
          <w:tcPr>
            <w:tcW w:w="2416" w:type="dxa"/>
          </w:tcPr>
          <w:p w14:paraId="06F2F833" w14:textId="77777777" w:rsidR="00BB2E6B" w:rsidRPr="001C220C" w:rsidRDefault="00BB2E6B" w:rsidP="00437521">
            <w:pPr>
              <w:pStyle w:val="TableNormal1"/>
              <w:keepNext w:val="0"/>
              <w:rPr>
                <w:lang w:val="en-US"/>
              </w:rPr>
            </w:pPr>
            <w:r w:rsidRPr="001C220C">
              <w:rPr>
                <w:lang w:val="en-US"/>
              </w:rPr>
              <w:t xml:space="preserve">The ending time associated with the </w:t>
            </w:r>
            <w:r w:rsidRPr="001C220C">
              <w:rPr>
                <w:i/>
                <w:lang w:val="en-US"/>
              </w:rPr>
              <w:t>equipment capability</w:t>
            </w:r>
            <w:r w:rsidR="008558A5">
              <w:rPr>
                <w:lang w:val="en-US"/>
              </w:rPr>
              <w:t xml:space="preserve">. </w:t>
            </w:r>
          </w:p>
          <w:p w14:paraId="322868E3" w14:textId="77777777" w:rsidR="00BB2E6B" w:rsidRPr="001C220C" w:rsidRDefault="00BB2E6B" w:rsidP="00437521">
            <w:pPr>
              <w:pStyle w:val="TableNormal1"/>
              <w:keepNext w:val="0"/>
              <w:rPr>
                <w:lang w:val="en-US"/>
              </w:rPr>
            </w:pPr>
            <w:r w:rsidRPr="001C220C">
              <w:rPr>
                <w:lang w:val="en-US"/>
              </w:rPr>
              <w:t xml:space="preserve">If omitted, then the capability is associated to the parent </w:t>
            </w:r>
            <w:r w:rsidRPr="001C220C">
              <w:rPr>
                <w:i/>
                <w:lang w:val="en-US"/>
              </w:rPr>
              <w:t>operations capability</w:t>
            </w:r>
            <w:r w:rsidRPr="001C220C">
              <w:rPr>
                <w:lang w:val="en-US"/>
              </w:rPr>
              <w:t xml:space="preserve"> end time</w:t>
            </w:r>
            <w:r w:rsidR="008558A5">
              <w:rPr>
                <w:lang w:val="en-US"/>
              </w:rPr>
              <w:t xml:space="preserve">. </w:t>
            </w:r>
          </w:p>
        </w:tc>
        <w:tc>
          <w:tcPr>
            <w:tcW w:w="1260" w:type="dxa"/>
          </w:tcPr>
          <w:p w14:paraId="534C9452" w14:textId="77777777" w:rsidR="00BB2E6B" w:rsidRPr="001C220C" w:rsidRDefault="00BB2E6B" w:rsidP="00437521">
            <w:pPr>
              <w:pStyle w:val="TableNormal1"/>
              <w:keepNext w:val="0"/>
              <w:rPr>
                <w:lang w:val="en-US"/>
              </w:rPr>
            </w:pPr>
            <w:r w:rsidRPr="001C220C">
              <w:rPr>
                <w:lang w:val="en-US"/>
              </w:rPr>
              <w:t>2000-01-01 12:00</w:t>
            </w:r>
          </w:p>
        </w:tc>
        <w:tc>
          <w:tcPr>
            <w:tcW w:w="1350" w:type="dxa"/>
          </w:tcPr>
          <w:p w14:paraId="3BE2EF0C" w14:textId="77777777" w:rsidR="00BB2E6B" w:rsidRPr="001C220C" w:rsidRDefault="00BB2E6B" w:rsidP="00437521">
            <w:pPr>
              <w:pStyle w:val="TableNormal1"/>
              <w:keepNext w:val="0"/>
              <w:spacing w:before="40"/>
              <w:rPr>
                <w:lang w:val="en-US"/>
              </w:rPr>
            </w:pPr>
            <w:r w:rsidRPr="001C220C">
              <w:rPr>
                <w:lang w:val="en-US"/>
              </w:rPr>
              <w:t>10-28-2006 2:15 UTC</w:t>
            </w:r>
          </w:p>
        </w:tc>
        <w:tc>
          <w:tcPr>
            <w:tcW w:w="1369" w:type="dxa"/>
          </w:tcPr>
          <w:p w14:paraId="0BF9705C" w14:textId="77777777" w:rsidR="00BB2E6B" w:rsidRPr="001C220C" w:rsidRDefault="00BB2E6B" w:rsidP="00437521">
            <w:pPr>
              <w:pStyle w:val="TableNormal1"/>
              <w:keepNext w:val="0"/>
              <w:spacing w:before="40"/>
              <w:rPr>
                <w:lang w:val="en-US"/>
              </w:rPr>
            </w:pPr>
            <w:r w:rsidRPr="001C220C">
              <w:rPr>
                <w:lang w:val="en-US"/>
              </w:rPr>
              <w:t>10-28-2006 8:00 UTC</w:t>
            </w:r>
          </w:p>
        </w:tc>
        <w:tc>
          <w:tcPr>
            <w:tcW w:w="1382" w:type="dxa"/>
          </w:tcPr>
          <w:p w14:paraId="7B583A75"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040250A9" w14:textId="77777777" w:rsidTr="00437521">
        <w:trPr>
          <w:cantSplit/>
          <w:jc w:val="center"/>
        </w:trPr>
        <w:tc>
          <w:tcPr>
            <w:tcW w:w="1269" w:type="dxa"/>
          </w:tcPr>
          <w:p w14:paraId="3C9879BF" w14:textId="77777777" w:rsidR="00BB2E6B" w:rsidRPr="001C220C" w:rsidRDefault="00BB2E6B" w:rsidP="00437521">
            <w:pPr>
              <w:pStyle w:val="TableNormal1"/>
              <w:keepNext w:val="0"/>
              <w:rPr>
                <w:lang w:val="en-US"/>
              </w:rPr>
            </w:pPr>
            <w:r w:rsidRPr="001C220C">
              <w:rPr>
                <w:lang w:val="en-US"/>
              </w:rPr>
              <w:t>Quantity</w:t>
            </w:r>
          </w:p>
        </w:tc>
        <w:tc>
          <w:tcPr>
            <w:tcW w:w="2416" w:type="dxa"/>
          </w:tcPr>
          <w:p w14:paraId="408360AB" w14:textId="77777777" w:rsidR="00BB2E6B" w:rsidRPr="001C220C" w:rsidRDefault="00BB2E6B" w:rsidP="00437521">
            <w:pPr>
              <w:pStyle w:val="TableNormal1"/>
              <w:keepNext w:val="0"/>
              <w:rPr>
                <w:lang w:val="en-US"/>
              </w:rPr>
            </w:pPr>
            <w:r w:rsidRPr="001C220C">
              <w:rPr>
                <w:lang w:val="en-US"/>
              </w:rPr>
              <w:t xml:space="preserve">Specifies the quantity of the </w:t>
            </w:r>
            <w:r w:rsidRPr="00BB0B64">
              <w:rPr>
                <w:i/>
                <w:lang w:val="en-US"/>
              </w:rPr>
              <w:t>equipment capability</w:t>
            </w:r>
            <w:r w:rsidRPr="001C220C">
              <w:rPr>
                <w:lang w:val="en-US"/>
              </w:rPr>
              <w:t xml:space="preserve"> defined, if applicable.</w:t>
            </w:r>
          </w:p>
        </w:tc>
        <w:tc>
          <w:tcPr>
            <w:tcW w:w="1260" w:type="dxa"/>
          </w:tcPr>
          <w:p w14:paraId="0B204728" w14:textId="77777777" w:rsidR="00BB2E6B" w:rsidRPr="001C220C" w:rsidRDefault="00BB2E6B" w:rsidP="00437521">
            <w:pPr>
              <w:pStyle w:val="TableNormal1"/>
              <w:keepNext w:val="0"/>
              <w:rPr>
                <w:lang w:val="en-US"/>
              </w:rPr>
            </w:pPr>
            <w:r w:rsidRPr="001C220C">
              <w:rPr>
                <w:lang w:val="en-US"/>
              </w:rPr>
              <w:t>48</w:t>
            </w:r>
          </w:p>
        </w:tc>
        <w:tc>
          <w:tcPr>
            <w:tcW w:w="1350" w:type="dxa"/>
          </w:tcPr>
          <w:p w14:paraId="7056847F" w14:textId="77777777" w:rsidR="00BB2E6B" w:rsidRPr="001C220C" w:rsidRDefault="00BB2E6B" w:rsidP="00437521">
            <w:pPr>
              <w:pStyle w:val="TableNormal1"/>
              <w:keepNext w:val="0"/>
              <w:spacing w:before="40"/>
              <w:rPr>
                <w:lang w:val="en-US"/>
              </w:rPr>
            </w:pPr>
            <w:r w:rsidRPr="001C220C">
              <w:rPr>
                <w:lang w:val="en-US"/>
              </w:rPr>
              <w:t>1</w:t>
            </w:r>
          </w:p>
        </w:tc>
        <w:tc>
          <w:tcPr>
            <w:tcW w:w="1369" w:type="dxa"/>
          </w:tcPr>
          <w:p w14:paraId="4225FA77" w14:textId="77777777" w:rsidR="00BB2E6B" w:rsidRPr="001C220C" w:rsidRDefault="00BB2E6B" w:rsidP="00437521">
            <w:pPr>
              <w:pStyle w:val="TableNormal1"/>
              <w:keepNext w:val="0"/>
              <w:spacing w:before="40"/>
              <w:rPr>
                <w:lang w:val="en-US"/>
              </w:rPr>
            </w:pPr>
            <w:r w:rsidRPr="001C220C">
              <w:rPr>
                <w:lang w:val="en-US"/>
              </w:rPr>
              <w:t>1</w:t>
            </w:r>
          </w:p>
        </w:tc>
        <w:tc>
          <w:tcPr>
            <w:tcW w:w="1382" w:type="dxa"/>
          </w:tcPr>
          <w:p w14:paraId="46068AA9"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30C0E6BD" w14:textId="77777777" w:rsidTr="00437521">
        <w:trPr>
          <w:cantSplit/>
          <w:jc w:val="center"/>
        </w:trPr>
        <w:tc>
          <w:tcPr>
            <w:tcW w:w="1269" w:type="dxa"/>
          </w:tcPr>
          <w:p w14:paraId="67DD2002" w14:textId="77777777" w:rsidR="00BB2E6B" w:rsidRPr="001C220C" w:rsidRDefault="00BB2E6B" w:rsidP="00437521">
            <w:pPr>
              <w:pStyle w:val="TableNormal1"/>
              <w:keepNext w:val="0"/>
              <w:rPr>
                <w:lang w:val="en-US"/>
              </w:rPr>
            </w:pPr>
            <w:r w:rsidRPr="001C220C">
              <w:rPr>
                <w:lang w:val="en-US"/>
              </w:rPr>
              <w:t xml:space="preserve">Quantity </w:t>
            </w:r>
            <w:r w:rsidR="00FB6288">
              <w:rPr>
                <w:lang w:val="en-US"/>
              </w:rPr>
              <w:t>u</w:t>
            </w:r>
            <w:r w:rsidRPr="001C220C">
              <w:rPr>
                <w:lang w:val="en-US"/>
              </w:rPr>
              <w:t xml:space="preserve">nit of </w:t>
            </w:r>
            <w:r w:rsidR="00FB6288">
              <w:rPr>
                <w:lang w:val="en-US"/>
              </w:rPr>
              <w:t>m</w:t>
            </w:r>
            <w:r w:rsidRPr="001C220C">
              <w:rPr>
                <w:lang w:val="en-US"/>
              </w:rPr>
              <w:t>easure</w:t>
            </w:r>
          </w:p>
        </w:tc>
        <w:tc>
          <w:tcPr>
            <w:tcW w:w="2416" w:type="dxa"/>
          </w:tcPr>
          <w:p w14:paraId="2921EAE8" w14:textId="77777777" w:rsidR="00BB2E6B" w:rsidRPr="001C220C" w:rsidRDefault="00BB2E6B" w:rsidP="00437521">
            <w:pPr>
              <w:pStyle w:val="TableNormal1"/>
              <w:keepNext w:val="0"/>
              <w:rPr>
                <w:lang w:val="en-US"/>
              </w:rPr>
            </w:pPr>
            <w:r w:rsidRPr="001C220C">
              <w:rPr>
                <w:lang w:val="en-US"/>
              </w:rPr>
              <w:t>The unit of measure of the associated quantity, if applicable.</w:t>
            </w:r>
          </w:p>
        </w:tc>
        <w:tc>
          <w:tcPr>
            <w:tcW w:w="1260" w:type="dxa"/>
          </w:tcPr>
          <w:p w14:paraId="153D9BA1" w14:textId="77777777" w:rsidR="00BB2E6B" w:rsidRPr="001C220C" w:rsidRDefault="00BB2E6B" w:rsidP="00437521">
            <w:pPr>
              <w:pStyle w:val="TableNormal1"/>
              <w:keepNext w:val="0"/>
              <w:rPr>
                <w:lang w:val="en-US"/>
              </w:rPr>
            </w:pPr>
            <w:r w:rsidRPr="001C220C">
              <w:rPr>
                <w:lang w:val="en-US"/>
              </w:rPr>
              <w:t>Hours</w:t>
            </w:r>
          </w:p>
        </w:tc>
        <w:tc>
          <w:tcPr>
            <w:tcW w:w="1350" w:type="dxa"/>
          </w:tcPr>
          <w:p w14:paraId="77881EB1" w14:textId="77777777" w:rsidR="00BB2E6B" w:rsidRPr="001C220C" w:rsidRDefault="00BB2E6B" w:rsidP="00437521">
            <w:pPr>
              <w:pStyle w:val="TableNormal1"/>
              <w:keepNext w:val="0"/>
              <w:spacing w:before="40"/>
              <w:rPr>
                <w:lang w:val="en-US"/>
              </w:rPr>
            </w:pPr>
            <w:r w:rsidRPr="001C220C">
              <w:rPr>
                <w:lang w:val="en-US"/>
              </w:rPr>
              <w:t>Machine</w:t>
            </w:r>
          </w:p>
        </w:tc>
        <w:tc>
          <w:tcPr>
            <w:tcW w:w="1369" w:type="dxa"/>
          </w:tcPr>
          <w:p w14:paraId="3C0E56C6" w14:textId="77777777" w:rsidR="00BB2E6B" w:rsidRPr="001C220C" w:rsidRDefault="00BB2E6B" w:rsidP="00437521">
            <w:pPr>
              <w:pStyle w:val="TableNormal1"/>
              <w:keepNext w:val="0"/>
              <w:spacing w:before="40"/>
              <w:rPr>
                <w:lang w:val="en-US"/>
              </w:rPr>
            </w:pPr>
            <w:r w:rsidRPr="001C220C">
              <w:rPr>
                <w:lang w:val="en-US"/>
              </w:rPr>
              <w:t>Tool</w:t>
            </w:r>
          </w:p>
        </w:tc>
        <w:tc>
          <w:tcPr>
            <w:tcW w:w="1382" w:type="dxa"/>
          </w:tcPr>
          <w:p w14:paraId="0D23C81E" w14:textId="77777777" w:rsidR="00BB2E6B" w:rsidRPr="001C220C" w:rsidRDefault="00C21049" w:rsidP="00437521">
            <w:pPr>
              <w:pStyle w:val="TableNormal1"/>
              <w:keepNext w:val="0"/>
              <w:spacing w:before="40"/>
              <w:rPr>
                <w:lang w:val="en-US"/>
              </w:rPr>
            </w:pPr>
            <w:r>
              <w:rPr>
                <w:lang w:val="en-US"/>
              </w:rPr>
              <w:t>(not applicable)</w:t>
            </w:r>
          </w:p>
        </w:tc>
      </w:tr>
    </w:tbl>
    <w:p w14:paraId="77705190" w14:textId="70BD061A" w:rsidR="00FA6852" w:rsidRDefault="00FA6852" w:rsidP="00F74376">
      <w:pPr>
        <w:pStyle w:val="NOTE0"/>
        <w:rPr>
          <w:ins w:id="19182" w:author="Charles Gifford" w:date="2017-03-17T22:20:00Z"/>
          <w:lang w:val="en-US"/>
        </w:rPr>
      </w:pPr>
      <w:ins w:id="19183" w:author="Charles Gifford" w:date="2017-03-17T22:20:00Z">
        <w:r w:rsidRPr="00FA6852">
          <w:rPr>
            <w:lang w:val="en-US"/>
          </w:rPr>
          <w:t>NOTE</w:t>
        </w:r>
        <w:r w:rsidRPr="00FA6852">
          <w:rPr>
            <w:lang w:val="en-US"/>
          </w:rPr>
          <w:tab/>
          <w:t xml:space="preserve">An </w:t>
        </w:r>
        <w:r w:rsidRPr="00FD689A">
          <w:rPr>
            <w:i/>
            <w:lang w:val="en-US"/>
          </w:rPr>
          <w:t xml:space="preserve">equipment capability </w:t>
        </w:r>
        <w:r w:rsidRPr="00FA6852">
          <w:rPr>
            <w:lang w:val="en-US"/>
          </w:rPr>
          <w:t xml:space="preserve">may specify both a spatial definition and an operational location where it is necessary to specify the spatial definition of the specified </w:t>
        </w:r>
        <w:r w:rsidRPr="00E67CD6">
          <w:rPr>
            <w:i/>
            <w:lang w:val="en-US"/>
          </w:rPr>
          <w:t xml:space="preserve">equipment </w:t>
        </w:r>
        <w:r w:rsidRPr="00FA6852">
          <w:rPr>
            <w:lang w:val="en-US"/>
          </w:rPr>
          <w:t>within a given operational location.</w:t>
        </w:r>
      </w:ins>
    </w:p>
    <w:p w14:paraId="7360B135" w14:textId="134C76A5" w:rsidR="008B4A6F" w:rsidRPr="001C220C" w:rsidRDefault="008B4A6F" w:rsidP="000D5E27">
      <w:pPr>
        <w:pStyle w:val="PARAGRAPH"/>
        <w:rPr>
          <w:lang w:val="en-US"/>
        </w:rPr>
      </w:pPr>
      <w:r w:rsidRPr="001C220C">
        <w:rPr>
          <w:lang w:val="en-US"/>
        </w:rPr>
        <w:t xml:space="preserve">Where </w:t>
      </w:r>
      <w:r w:rsidRPr="001C220C">
        <w:rPr>
          <w:i/>
          <w:lang w:val="en-US"/>
        </w:rPr>
        <w:t xml:space="preserve">equipment </w:t>
      </w:r>
      <w:r w:rsidRPr="001C220C">
        <w:rPr>
          <w:lang w:val="en-US"/>
        </w:rPr>
        <w:t xml:space="preserve">are members of multiple </w:t>
      </w:r>
      <w:r w:rsidRPr="001C220C">
        <w:rPr>
          <w:i/>
          <w:lang w:val="en-US"/>
        </w:rPr>
        <w:t xml:space="preserve">equipment classes </w:t>
      </w:r>
      <w:r w:rsidRPr="001C220C">
        <w:rPr>
          <w:lang w:val="en-US"/>
        </w:rPr>
        <w:t xml:space="preserve">then the </w:t>
      </w:r>
      <w:r w:rsidRPr="001C220C">
        <w:rPr>
          <w:i/>
          <w:lang w:val="en-US"/>
        </w:rPr>
        <w:t xml:space="preserve">equipment capability </w:t>
      </w:r>
      <w:r w:rsidRPr="001C220C">
        <w:rPr>
          <w:lang w:val="en-US"/>
        </w:rPr>
        <w:t xml:space="preserve">information defined by </w:t>
      </w:r>
      <w:r w:rsidRPr="001C220C">
        <w:rPr>
          <w:i/>
          <w:lang w:val="en-US"/>
        </w:rPr>
        <w:t xml:space="preserve">equipment class </w:t>
      </w:r>
      <w:r w:rsidRPr="001C220C">
        <w:rPr>
          <w:lang w:val="en-US"/>
        </w:rPr>
        <w:t>should be used carefully because of possible double counts, and equipment resources should be managed at the instance level.</w:t>
      </w:r>
    </w:p>
    <w:p w14:paraId="5F7B2235" w14:textId="77777777" w:rsidR="008B4A6F" w:rsidRPr="001C220C" w:rsidRDefault="008B4A6F" w:rsidP="003E1075">
      <w:pPr>
        <w:pStyle w:val="Heading3"/>
      </w:pPr>
      <w:bookmarkStart w:id="19184" w:name="_Toc161566419"/>
      <w:bookmarkStart w:id="19185" w:name="_Toc320177000"/>
      <w:r w:rsidRPr="001C220C">
        <w:t>Equipment capability property</w:t>
      </w:r>
      <w:bookmarkEnd w:id="19184"/>
      <w:bookmarkEnd w:id="19185"/>
    </w:p>
    <w:p w14:paraId="11DC3116" w14:textId="77777777" w:rsidR="004759CA" w:rsidRDefault="00853E4C" w:rsidP="004759CA">
      <w:pPr>
        <w:pStyle w:val="PARAGRAPH"/>
        <w:rPr>
          <w:lang w:val="en-US"/>
        </w:rPr>
      </w:pPr>
      <w:r w:rsidRPr="001C220C">
        <w:rPr>
          <w:lang w:val="en-US"/>
        </w:rPr>
        <w:t>Specific properties that are required</w:t>
      </w:r>
      <w:r w:rsidR="003C2388">
        <w:rPr>
          <w:lang w:val="en-US"/>
        </w:rPr>
        <w:t xml:space="preserve"> for</w:t>
      </w:r>
      <w:r w:rsidRPr="001C220C">
        <w:rPr>
          <w:lang w:val="en-US"/>
        </w:rPr>
        <w:t xml:space="preserve"> </w:t>
      </w:r>
      <w:r>
        <w:rPr>
          <w:i/>
          <w:lang w:val="en-US"/>
        </w:rPr>
        <w:t>equipment</w:t>
      </w:r>
      <w:r w:rsidRPr="00853E4C">
        <w:rPr>
          <w:i/>
          <w:lang w:val="en-US"/>
        </w:rPr>
        <w:t xml:space="preserve"> capabilities</w:t>
      </w:r>
      <w:r>
        <w:rPr>
          <w:lang w:val="en-US"/>
        </w:rPr>
        <w:t xml:space="preserve"> </w:t>
      </w:r>
      <w:r w:rsidRPr="001C220C">
        <w:rPr>
          <w:lang w:val="en-US"/>
        </w:rPr>
        <w:t xml:space="preserve">shall be presented </w:t>
      </w:r>
      <w:r>
        <w:rPr>
          <w:lang w:val="en-US"/>
        </w:rPr>
        <w:t xml:space="preserve">as </w:t>
      </w:r>
      <w:r>
        <w:rPr>
          <w:i/>
          <w:lang w:val="en-US"/>
        </w:rPr>
        <w:t xml:space="preserve">equipment capability </w:t>
      </w:r>
      <w:r w:rsidRPr="000C7AD0">
        <w:rPr>
          <w:i/>
          <w:lang w:val="en-US"/>
        </w:rPr>
        <w:t>properties</w:t>
      </w:r>
      <w:r w:rsidRPr="001C220C">
        <w:rPr>
          <w:lang w:val="en-US"/>
        </w:rPr>
        <w:t>.</w:t>
      </w:r>
      <w:r w:rsidRPr="00AE642B">
        <w:rPr>
          <w:lang w:val="en-US"/>
        </w:rPr>
        <w:t xml:space="preserve"> </w:t>
      </w:r>
    </w:p>
    <w:p w14:paraId="4753C6B3" w14:textId="77777777" w:rsidR="004759CA" w:rsidRPr="001C220C" w:rsidRDefault="004759CA" w:rsidP="004759CA">
      <w:pPr>
        <w:pStyle w:val="PARAGRAPH"/>
        <w:rPr>
          <w:lang w:val="en-US"/>
        </w:rPr>
      </w:pPr>
      <w:r w:rsidRPr="00717FC5">
        <w:rPr>
          <w:i/>
          <w:lang w:val="en-US"/>
        </w:rPr>
        <w:t>Equipment capability properties</w:t>
      </w:r>
      <w:r>
        <w:rPr>
          <w:lang w:val="en-US"/>
        </w:rPr>
        <w:t xml:space="preserve"> may contain nested </w:t>
      </w:r>
      <w:r w:rsidRPr="00717FC5">
        <w:rPr>
          <w:i/>
          <w:lang w:val="en-US"/>
        </w:rPr>
        <w:t>equipment capability properties</w:t>
      </w:r>
      <w:r>
        <w:rPr>
          <w:lang w:val="en-US"/>
        </w:rPr>
        <w:t>.</w:t>
      </w:r>
    </w:p>
    <w:p w14:paraId="6EEED582" w14:textId="5626D4C2" w:rsidR="004759CA" w:rsidRDefault="00FD689A" w:rsidP="004759CA">
      <w:pPr>
        <w:pStyle w:val="PARAGRAPH"/>
        <w:rPr>
          <w:ins w:id="19186" w:author="Charles Gifford" w:date="2016-04-21T23:46:00Z"/>
          <w:lang w:val="en-US"/>
        </w:rPr>
      </w:pPr>
      <w:r>
        <w:rPr>
          <w:lang w:val="en-US"/>
        </w:rPr>
        <w:fldChar w:fldCharType="begin"/>
      </w:r>
      <w:r>
        <w:rPr>
          <w:lang w:val="en-US"/>
        </w:rPr>
        <w:instrText xml:space="preserve"> REF _Ref477985187 \h </w:instrText>
      </w:r>
      <w:r>
        <w:rPr>
          <w:lang w:val="en-US"/>
        </w:rPr>
      </w:r>
      <w:r>
        <w:rPr>
          <w:lang w:val="en-US"/>
        </w:rPr>
        <w:fldChar w:fldCharType="separate"/>
      </w:r>
      <w:r>
        <w:t xml:space="preserve">Table </w:t>
      </w:r>
      <w:r>
        <w:rPr>
          <w:noProof/>
        </w:rPr>
        <w:t>223</w:t>
      </w:r>
      <w:r>
        <w:rPr>
          <w:lang w:val="en-US"/>
        </w:rPr>
        <w:fldChar w:fldCharType="end"/>
      </w:r>
      <w:r w:rsidR="00437521">
        <w:rPr>
          <w:lang w:val="en-US"/>
        </w:rPr>
        <w:t xml:space="preserve"> </w:t>
      </w:r>
      <w:r w:rsidR="008B4A6F" w:rsidRPr="001C220C">
        <w:rPr>
          <w:lang w:val="en-US"/>
        </w:rPr>
        <w:t xml:space="preserve">defines the </w:t>
      </w:r>
      <w:r w:rsidR="004759CA">
        <w:rPr>
          <w:lang w:val="en-US"/>
        </w:rPr>
        <w:t>relationship</w:t>
      </w:r>
      <w:r w:rsidR="008B4A6F" w:rsidRPr="001C220C">
        <w:rPr>
          <w:lang w:val="en-US"/>
        </w:rPr>
        <w:t xml:space="preserve">s for </w:t>
      </w:r>
      <w:r w:rsidR="00A91D1D">
        <w:rPr>
          <w:lang w:val="en-US"/>
        </w:rPr>
        <w:t xml:space="preserve">the </w:t>
      </w:r>
      <w:r w:rsidR="008B4A6F" w:rsidRPr="001C220C">
        <w:rPr>
          <w:i/>
          <w:lang w:val="en-US"/>
        </w:rPr>
        <w:t>equipment capability property</w:t>
      </w:r>
      <w:r w:rsidR="008558A5">
        <w:rPr>
          <w:lang w:val="en-US"/>
        </w:rPr>
        <w:t xml:space="preserve">. </w:t>
      </w:r>
      <w:ins w:id="19187" w:author="Charles Gifford" w:date="2017-03-22T22:31:00Z">
        <w:r>
          <w:rPr>
            <w:lang w:val="en-US"/>
          </w:rPr>
          <w:fldChar w:fldCharType="begin"/>
        </w:r>
        <w:r>
          <w:rPr>
            <w:lang w:val="en-US"/>
          </w:rPr>
          <w:instrText xml:space="preserve"> REF _Ref161733867 \h </w:instrText>
        </w:r>
      </w:ins>
      <w:r>
        <w:rPr>
          <w:lang w:val="en-US"/>
        </w:rPr>
      </w:r>
      <w:r>
        <w:rPr>
          <w:lang w:val="en-US"/>
        </w:rPr>
        <w:fldChar w:fldCharType="separate"/>
      </w:r>
      <w:ins w:id="19188" w:author="Charles Gifford" w:date="2017-03-22T22:31:00Z">
        <w:r w:rsidRPr="001C220C">
          <w:rPr>
            <w:lang w:val="en-US"/>
          </w:rPr>
          <w:t xml:space="preserve">Table </w:t>
        </w:r>
        <w:r>
          <w:rPr>
            <w:noProof/>
            <w:lang w:val="en-US"/>
          </w:rPr>
          <w:t>224</w:t>
        </w:r>
        <w:r>
          <w:rPr>
            <w:lang w:val="en-US"/>
          </w:rPr>
          <w:fldChar w:fldCharType="end"/>
        </w:r>
      </w:ins>
      <w:ins w:id="19189" w:author="Charles Gifford" w:date="2016-04-21T23:46:00Z">
        <w:r w:rsidR="004759CA" w:rsidRPr="001C220C">
          <w:rPr>
            <w:lang w:val="en-US"/>
          </w:rPr>
          <w:t xml:space="preserve"> defines the attributes for </w:t>
        </w:r>
      </w:ins>
      <w:ins w:id="19190" w:author="Charles Gifford" w:date="2016-10-30T07:52:00Z">
        <w:r w:rsidR="00A91D1D">
          <w:rPr>
            <w:lang w:val="en-US"/>
          </w:rPr>
          <w:t xml:space="preserve">the </w:t>
        </w:r>
      </w:ins>
      <w:ins w:id="19191" w:author="Charles Gifford" w:date="2016-04-21T23:46:00Z">
        <w:r w:rsidR="00A91D1D">
          <w:rPr>
            <w:i/>
            <w:lang w:val="en-US"/>
          </w:rPr>
          <w:t>equipment capability property</w:t>
        </w:r>
        <w:r w:rsidR="004759CA">
          <w:rPr>
            <w:lang w:val="en-US"/>
          </w:rPr>
          <w:t xml:space="preserve">. </w:t>
        </w:r>
      </w:ins>
    </w:p>
    <w:p w14:paraId="5B81DA54" w14:textId="14C1B450" w:rsidR="004759CA" w:rsidRDefault="00FD689A" w:rsidP="00881CA4">
      <w:pPr>
        <w:pStyle w:val="TABLE-title"/>
        <w:rPr>
          <w:ins w:id="19192" w:author="Charles Gifford" w:date="2017-03-20T20:39:00Z"/>
          <w:lang w:val="en-US"/>
        </w:rPr>
      </w:pPr>
      <w:bookmarkStart w:id="19193" w:name="_Ref477985187"/>
      <w:bookmarkStart w:id="19194" w:name="_Toc478492523"/>
      <w:ins w:id="19195" w:author="Charles Gifford" w:date="2017-03-22T22:29:00Z">
        <w:r>
          <w:t xml:space="preserve">Table </w:t>
        </w:r>
        <w:r>
          <w:fldChar w:fldCharType="begin"/>
        </w:r>
        <w:r>
          <w:instrText xml:space="preserve"> SEQ Table \* ARABIC </w:instrText>
        </w:r>
      </w:ins>
      <w:r>
        <w:fldChar w:fldCharType="separate"/>
      </w:r>
      <w:ins w:id="19196" w:author="Charles Gifford" w:date="2017-03-22T22:29:00Z">
        <w:r>
          <w:rPr>
            <w:noProof/>
          </w:rPr>
          <w:t>223</w:t>
        </w:r>
        <w:r>
          <w:fldChar w:fldCharType="end"/>
        </w:r>
      </w:ins>
      <w:bookmarkEnd w:id="19193"/>
      <w:ins w:id="19197" w:author="Charles Gifford" w:date="2016-04-21T23:46:00Z">
        <w:r w:rsidR="004759CA" w:rsidRPr="001C220C">
          <w:rPr>
            <w:lang w:val="en-US"/>
          </w:rPr>
          <w:t xml:space="preserve"> </w:t>
        </w:r>
        <w:r w:rsidR="004759CA">
          <w:rPr>
            <w:lang w:val="en-US"/>
          </w:rPr>
          <w:t>–</w:t>
        </w:r>
        <w:r w:rsidR="004759CA" w:rsidRPr="001C220C">
          <w:rPr>
            <w:lang w:val="en-US"/>
          </w:rPr>
          <w:t xml:space="preserve"> </w:t>
        </w:r>
        <w:r w:rsidR="004759CA">
          <w:rPr>
            <w:lang w:val="en-US"/>
          </w:rPr>
          <w:t>E</w:t>
        </w:r>
        <w:r w:rsidR="004759CA" w:rsidRPr="001C220C">
          <w:rPr>
            <w:lang w:val="en-US"/>
          </w:rPr>
          <w:t>quipment capability property</w:t>
        </w:r>
        <w:r w:rsidR="004759CA" w:rsidRPr="00AC2193">
          <w:rPr>
            <w:lang w:val="en-US"/>
          </w:rPr>
          <w:t xml:space="preserve"> </w:t>
        </w:r>
        <w:r w:rsidR="004759CA">
          <w:rPr>
            <w:lang w:val="en-US"/>
          </w:rPr>
          <w:t>relationships</w:t>
        </w:r>
      </w:ins>
      <w:bookmarkEnd w:id="19194"/>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170"/>
        <w:gridCol w:w="3690"/>
      </w:tblGrid>
      <w:tr w:rsidR="00A0277F" w:rsidRPr="009432BC" w14:paraId="68C8D89B" w14:textId="77777777" w:rsidTr="00C60793">
        <w:trPr>
          <w:trHeight w:val="197"/>
          <w:tblHeader/>
          <w:ins w:id="19198" w:author="Charles Gifford" w:date="2017-03-20T20:40:00Z"/>
        </w:trPr>
        <w:tc>
          <w:tcPr>
            <w:tcW w:w="2155" w:type="dxa"/>
            <w:shd w:val="clear" w:color="auto" w:fill="auto"/>
          </w:tcPr>
          <w:p w14:paraId="4EC674D8" w14:textId="77777777" w:rsidR="00A0277F" w:rsidRPr="009432BC" w:rsidRDefault="00A0277F" w:rsidP="00C60793">
            <w:pPr>
              <w:pStyle w:val="TABLE-col-heading"/>
              <w:rPr>
                <w:ins w:id="19199" w:author="Charles Gifford" w:date="2017-03-20T20:40:00Z"/>
              </w:rPr>
            </w:pPr>
            <w:ins w:id="19200" w:author="Charles Gifford" w:date="2017-03-20T20:40:00Z">
              <w:r w:rsidRPr="009432BC">
                <w:t>Related Object</w:t>
              </w:r>
            </w:ins>
          </w:p>
        </w:tc>
        <w:tc>
          <w:tcPr>
            <w:tcW w:w="2070" w:type="dxa"/>
            <w:shd w:val="clear" w:color="auto" w:fill="auto"/>
          </w:tcPr>
          <w:p w14:paraId="2E7D533E" w14:textId="77777777" w:rsidR="00A0277F" w:rsidRPr="009432BC" w:rsidRDefault="00A0277F" w:rsidP="00C60793">
            <w:pPr>
              <w:pStyle w:val="TABLE-col-heading"/>
              <w:rPr>
                <w:ins w:id="19201" w:author="Charles Gifford" w:date="2017-03-20T20:40:00Z"/>
              </w:rPr>
            </w:pPr>
            <w:ins w:id="19202" w:author="Charles Gifford" w:date="2017-03-20T20:40:00Z">
              <w:r w:rsidRPr="009432BC">
                <w:t>Role</w:t>
              </w:r>
            </w:ins>
          </w:p>
        </w:tc>
        <w:tc>
          <w:tcPr>
            <w:tcW w:w="1170" w:type="dxa"/>
            <w:shd w:val="clear" w:color="auto" w:fill="auto"/>
          </w:tcPr>
          <w:p w14:paraId="18EF4406" w14:textId="77777777" w:rsidR="00A0277F" w:rsidRPr="009432BC" w:rsidRDefault="00A0277F" w:rsidP="00C60793">
            <w:pPr>
              <w:pStyle w:val="TABLE-col-heading"/>
              <w:rPr>
                <w:ins w:id="19203" w:author="Charles Gifford" w:date="2017-03-20T20:40:00Z"/>
              </w:rPr>
            </w:pPr>
            <w:ins w:id="19204" w:author="Charles Gifford" w:date="2017-03-20T20:40:00Z">
              <w:r w:rsidRPr="009432BC">
                <w:t>Multiplicity</w:t>
              </w:r>
            </w:ins>
          </w:p>
        </w:tc>
        <w:tc>
          <w:tcPr>
            <w:tcW w:w="3690" w:type="dxa"/>
            <w:shd w:val="clear" w:color="auto" w:fill="auto"/>
          </w:tcPr>
          <w:p w14:paraId="2E114D22" w14:textId="77777777" w:rsidR="00A0277F" w:rsidRPr="009432BC" w:rsidRDefault="00A0277F" w:rsidP="00C60793">
            <w:pPr>
              <w:pStyle w:val="TABLE-col-heading"/>
              <w:rPr>
                <w:ins w:id="19205" w:author="Charles Gifford" w:date="2017-03-20T20:40:00Z"/>
              </w:rPr>
            </w:pPr>
            <w:ins w:id="19206" w:author="Charles Gifford" w:date="2017-03-20T20:40:00Z">
              <w:r w:rsidRPr="009432BC">
                <w:t>Description</w:t>
              </w:r>
            </w:ins>
          </w:p>
        </w:tc>
      </w:tr>
      <w:tr w:rsidR="00A0277F" w:rsidRPr="009432BC" w14:paraId="03994677" w14:textId="77777777" w:rsidTr="008E3B89">
        <w:trPr>
          <w:trHeight w:val="332"/>
          <w:ins w:id="19207" w:author="Charles Gifford" w:date="2017-03-20T20:40:00Z"/>
        </w:trPr>
        <w:tc>
          <w:tcPr>
            <w:tcW w:w="2155" w:type="dxa"/>
          </w:tcPr>
          <w:p w14:paraId="7C2AA88B" w14:textId="02A43D6F" w:rsidR="00A0277F" w:rsidRPr="009432BC" w:rsidRDefault="00A0277F" w:rsidP="00A0277F">
            <w:pPr>
              <w:pStyle w:val="TABLE-cell"/>
              <w:rPr>
                <w:ins w:id="19208" w:author="Charles Gifford" w:date="2017-03-20T20:40:00Z"/>
              </w:rPr>
            </w:pPr>
            <w:ins w:id="19209" w:author="Charles Gifford" w:date="2017-03-20T20:40:00Z">
              <w:r>
                <w:rPr>
                  <w:szCs w:val="20"/>
                  <w:lang w:val="en-US"/>
                </w:rPr>
                <w:t>Equipment capability</w:t>
              </w:r>
            </w:ins>
          </w:p>
        </w:tc>
        <w:tc>
          <w:tcPr>
            <w:tcW w:w="2070" w:type="dxa"/>
          </w:tcPr>
          <w:p w14:paraId="0B90CE77" w14:textId="6C4A560A" w:rsidR="00A0277F" w:rsidRPr="009432BC" w:rsidRDefault="00037D0F" w:rsidP="00A0277F">
            <w:pPr>
              <w:pStyle w:val="TABLE-cell"/>
              <w:rPr>
                <w:ins w:id="19210" w:author="Charles Gifford" w:date="2017-03-20T20:40:00Z"/>
              </w:rPr>
            </w:pPr>
            <w:ins w:id="19211" w:author="Charles Gifford" w:date="2017-03-20T20:40:00Z">
              <w:r>
                <w:rPr>
                  <w:szCs w:val="20"/>
                  <w:lang w:val="en-US"/>
                </w:rPr>
                <w:t>NA</w:t>
              </w:r>
            </w:ins>
          </w:p>
        </w:tc>
        <w:tc>
          <w:tcPr>
            <w:tcW w:w="1170" w:type="dxa"/>
          </w:tcPr>
          <w:p w14:paraId="4D4D6958" w14:textId="4F462AF8" w:rsidR="00A0277F" w:rsidRPr="009432BC" w:rsidRDefault="00A0277F" w:rsidP="00A0277F">
            <w:pPr>
              <w:pStyle w:val="TABLE-cell"/>
              <w:rPr>
                <w:ins w:id="19212" w:author="Charles Gifford" w:date="2017-03-20T20:40:00Z"/>
              </w:rPr>
            </w:pPr>
            <w:ins w:id="19213" w:author="Charles Gifford" w:date="2017-03-20T20:40:00Z">
              <w:r>
                <w:rPr>
                  <w:szCs w:val="20"/>
                  <w:lang w:val="en-US"/>
                </w:rPr>
                <w:t>1</w:t>
              </w:r>
            </w:ins>
          </w:p>
        </w:tc>
        <w:tc>
          <w:tcPr>
            <w:tcW w:w="3690" w:type="dxa"/>
          </w:tcPr>
          <w:p w14:paraId="2DCF4510" w14:textId="6657A283" w:rsidR="00A0277F" w:rsidRPr="009432BC" w:rsidRDefault="00A0277F" w:rsidP="00A0277F">
            <w:pPr>
              <w:pStyle w:val="TABLE-cell"/>
              <w:rPr>
                <w:ins w:id="19214" w:author="Charles Gifford" w:date="2017-03-20T20:40:00Z"/>
              </w:rPr>
            </w:pPr>
            <w:ins w:id="19215" w:author="Charles Gifford" w:date="2017-03-20T20:40:00Z">
              <w:r>
                <w:rPr>
                  <w:lang w:val="en-US"/>
                </w:rPr>
                <w:t xml:space="preserve">The </w:t>
              </w:r>
              <w:r>
                <w:rPr>
                  <w:i/>
                  <w:lang w:val="en-US"/>
                </w:rPr>
                <w:t>equipment capability</w:t>
              </w:r>
              <w:r>
                <w:rPr>
                  <w:lang w:val="en-US"/>
                </w:rPr>
                <w:t xml:space="preserve"> defined in part by this </w:t>
              </w:r>
              <w:r>
                <w:rPr>
                  <w:i/>
                  <w:lang w:val="en-US"/>
                </w:rPr>
                <w:t>equipment capability property</w:t>
              </w:r>
              <w:r>
                <w:rPr>
                  <w:lang w:val="en-US"/>
                </w:rPr>
                <w:t>.</w:t>
              </w:r>
            </w:ins>
          </w:p>
        </w:tc>
      </w:tr>
      <w:tr w:rsidR="00037D0F" w:rsidRPr="009432BC" w14:paraId="237C3560" w14:textId="77777777" w:rsidTr="008E3B89">
        <w:trPr>
          <w:trHeight w:val="332"/>
          <w:ins w:id="19216" w:author="Charles Gifford" w:date="2017-03-20T20:41:00Z"/>
        </w:trPr>
        <w:tc>
          <w:tcPr>
            <w:tcW w:w="2155" w:type="dxa"/>
            <w:shd w:val="clear" w:color="auto" w:fill="auto"/>
          </w:tcPr>
          <w:p w14:paraId="77052D2C" w14:textId="023AF22B" w:rsidR="00037D0F" w:rsidRDefault="00037D0F" w:rsidP="00037D0F">
            <w:pPr>
              <w:pStyle w:val="TABLE-cell"/>
              <w:rPr>
                <w:ins w:id="19217" w:author="Charles Gifford" w:date="2017-03-20T20:41:00Z"/>
                <w:szCs w:val="20"/>
                <w:lang w:val="en-US"/>
              </w:rPr>
            </w:pPr>
            <w:ins w:id="19218" w:author="Charles Gifford" w:date="2017-03-20T20:41:00Z">
              <w:r w:rsidRPr="00C02C26">
                <w:rPr>
                  <w:szCs w:val="20"/>
                  <w:lang w:val="en-US"/>
                </w:rPr>
                <w:t xml:space="preserve">Equipment </w:t>
              </w:r>
            </w:ins>
            <w:ins w:id="19219" w:author="Charles Gifford" w:date="2017-03-20T20:42:00Z">
              <w:r w:rsidRPr="00037D0F">
                <w:rPr>
                  <w:szCs w:val="20"/>
                  <w:lang w:val="en-US"/>
                </w:rPr>
                <w:t xml:space="preserve">capability </w:t>
              </w:r>
            </w:ins>
            <w:ins w:id="19220" w:author="Charles Gifford" w:date="2017-03-20T20:41:00Z">
              <w:r w:rsidRPr="00AB0960">
                <w:rPr>
                  <w:szCs w:val="20"/>
                  <w:lang w:val="en-US"/>
                </w:rPr>
                <w:t>property</w:t>
              </w:r>
            </w:ins>
          </w:p>
        </w:tc>
        <w:tc>
          <w:tcPr>
            <w:tcW w:w="2070" w:type="dxa"/>
            <w:shd w:val="clear" w:color="auto" w:fill="auto"/>
          </w:tcPr>
          <w:p w14:paraId="1CA2FADB" w14:textId="4CD50957" w:rsidR="00037D0F" w:rsidRDefault="00037D0F" w:rsidP="00037D0F">
            <w:pPr>
              <w:pStyle w:val="TABLE-cell"/>
              <w:rPr>
                <w:ins w:id="19221" w:author="Charles Gifford" w:date="2017-03-20T20:41:00Z"/>
                <w:szCs w:val="20"/>
                <w:lang w:val="en-US"/>
              </w:rPr>
            </w:pPr>
            <w:ins w:id="19222" w:author="Charles Gifford" w:date="2017-03-20T20:41:00Z">
              <w:r w:rsidRPr="00C02C26">
                <w:rPr>
                  <w:szCs w:val="20"/>
                  <w:lang w:val="en-US"/>
                </w:rPr>
                <w:t xml:space="preserve">Equipment </w:t>
              </w:r>
            </w:ins>
            <w:ins w:id="19223" w:author="Charles Gifford" w:date="2017-03-20T20:42:00Z">
              <w:r w:rsidRPr="00037D0F">
                <w:rPr>
                  <w:szCs w:val="20"/>
                  <w:lang w:val="en-US"/>
                </w:rPr>
                <w:t xml:space="preserve">capability </w:t>
              </w:r>
            </w:ins>
            <w:ins w:id="19224" w:author="Charles Gifford" w:date="2017-03-20T20:41:00Z">
              <w:r w:rsidRPr="00AB0960">
                <w:rPr>
                  <w:szCs w:val="20"/>
                  <w:lang w:val="en-US"/>
                </w:rPr>
                <w:t>property</w:t>
              </w:r>
              <w:r>
                <w:rPr>
                  <w:szCs w:val="20"/>
                  <w:lang w:val="en-US"/>
                </w:rPr>
                <w:t xml:space="preserve"> child</w:t>
              </w:r>
            </w:ins>
          </w:p>
        </w:tc>
        <w:tc>
          <w:tcPr>
            <w:tcW w:w="1170" w:type="dxa"/>
            <w:shd w:val="clear" w:color="auto" w:fill="auto"/>
          </w:tcPr>
          <w:p w14:paraId="337E5F6D" w14:textId="2FF0EEA0" w:rsidR="00037D0F" w:rsidRDefault="00037D0F" w:rsidP="00037D0F">
            <w:pPr>
              <w:pStyle w:val="TABLE-cell"/>
              <w:rPr>
                <w:ins w:id="19225" w:author="Charles Gifford" w:date="2017-03-20T20:41:00Z"/>
                <w:szCs w:val="20"/>
                <w:lang w:val="en-US"/>
              </w:rPr>
            </w:pPr>
            <w:ins w:id="19226" w:author="Charles Gifford" w:date="2017-03-20T20:41:00Z">
              <w:r>
                <w:rPr>
                  <w:szCs w:val="20"/>
                  <w:lang w:val="en-US"/>
                </w:rPr>
                <w:t>0</w:t>
              </w:r>
              <w:r w:rsidRPr="00AB0960">
                <w:rPr>
                  <w:szCs w:val="20"/>
                  <w:lang w:val="en-US"/>
                </w:rPr>
                <w:t>..*</w:t>
              </w:r>
            </w:ins>
          </w:p>
        </w:tc>
        <w:tc>
          <w:tcPr>
            <w:tcW w:w="3690" w:type="dxa"/>
            <w:shd w:val="clear" w:color="auto" w:fill="auto"/>
          </w:tcPr>
          <w:p w14:paraId="121FB776" w14:textId="793A7BD3" w:rsidR="00037D0F" w:rsidRDefault="00037D0F" w:rsidP="00037D0F">
            <w:pPr>
              <w:pStyle w:val="TABLE-cell"/>
              <w:rPr>
                <w:ins w:id="19227" w:author="Charles Gifford" w:date="2017-03-20T20:41:00Z"/>
                <w:lang w:val="en-US"/>
              </w:rPr>
            </w:pPr>
            <w:ins w:id="19228" w:author="Charles Gifford" w:date="2017-03-20T20:41:00Z">
              <w:r>
                <w:rPr>
                  <w:lang w:val="en-US"/>
                </w:rPr>
                <w:t xml:space="preserve">The values in the child </w:t>
              </w:r>
              <w:r w:rsidRPr="00160C96">
                <w:rPr>
                  <w:i/>
                </w:rPr>
                <w:t>equipment</w:t>
              </w:r>
              <w:r>
                <w:rPr>
                  <w:i/>
                  <w:lang w:val="en-US"/>
                </w:rPr>
                <w:t xml:space="preserve"> </w:t>
              </w:r>
            </w:ins>
            <w:ins w:id="19229" w:author="Charles Gifford" w:date="2017-03-20T20:42:00Z">
              <w:r w:rsidRPr="00037D0F">
                <w:rPr>
                  <w:i/>
                  <w:lang w:val="en-US"/>
                </w:rPr>
                <w:t>capability</w:t>
              </w:r>
            </w:ins>
            <w:ins w:id="19230" w:author="Charles Gifford" w:date="2017-03-20T20:41:00Z">
              <w:r>
                <w:rPr>
                  <w:i/>
                  <w:lang w:val="en-US"/>
                </w:rPr>
                <w:t xml:space="preserve"> </w:t>
              </w:r>
              <w:r w:rsidRPr="00465559">
                <w:rPr>
                  <w:i/>
                  <w:lang w:val="en-US"/>
                </w:rPr>
                <w:t>property</w:t>
              </w:r>
              <w:r>
                <w:rPr>
                  <w:lang w:val="en-US"/>
                </w:rPr>
                <w:t xml:space="preserve"> for</w:t>
              </w:r>
              <w:r w:rsidRPr="00786491">
                <w:rPr>
                  <w:lang w:val="en-US"/>
                </w:rPr>
                <w:t xml:space="preserve"> </w:t>
              </w:r>
              <w:r>
                <w:rPr>
                  <w:lang w:val="en-US"/>
                </w:rPr>
                <w:t>this</w:t>
              </w:r>
              <w:r w:rsidRPr="00AB0960">
                <w:rPr>
                  <w:lang w:val="en-US"/>
                </w:rPr>
                <w:t xml:space="preserve"> </w:t>
              </w:r>
              <w:r w:rsidRPr="00160C96">
                <w:rPr>
                  <w:i/>
                </w:rPr>
                <w:t>equipment</w:t>
              </w:r>
              <w:r w:rsidRPr="00AB0960">
                <w:rPr>
                  <w:i/>
                  <w:lang w:val="en-US"/>
                </w:rPr>
                <w:t xml:space="preserve"> </w:t>
              </w:r>
              <w:r w:rsidR="00E67CD6">
                <w:rPr>
                  <w:i/>
                  <w:lang w:val="en-US"/>
                </w:rPr>
                <w:t>capability pr</w:t>
              </w:r>
            </w:ins>
            <w:ins w:id="19231" w:author="Charles Gifford" w:date="2017-03-27T20:51:00Z">
              <w:r w:rsidR="00E67CD6">
                <w:rPr>
                  <w:i/>
                  <w:lang w:val="en-US"/>
                </w:rPr>
                <w:t>operty</w:t>
              </w:r>
            </w:ins>
            <w:ins w:id="19232" w:author="Charles Gifford" w:date="2017-03-20T20:41:00Z">
              <w:r w:rsidRPr="00AB0960">
                <w:rPr>
                  <w:lang w:val="en-US"/>
                </w:rPr>
                <w:t>.</w:t>
              </w:r>
            </w:ins>
          </w:p>
        </w:tc>
      </w:tr>
      <w:tr w:rsidR="00A0277F" w:rsidRPr="009432BC" w14:paraId="4EF49B7F" w14:textId="77777777" w:rsidTr="00C60793">
        <w:trPr>
          <w:trHeight w:val="332"/>
          <w:ins w:id="19233" w:author="Charles Gifford" w:date="2017-03-20T20:40:00Z"/>
        </w:trPr>
        <w:tc>
          <w:tcPr>
            <w:tcW w:w="2155" w:type="dxa"/>
            <w:shd w:val="clear" w:color="auto" w:fill="auto"/>
          </w:tcPr>
          <w:p w14:paraId="2F10838D" w14:textId="77777777" w:rsidR="00A0277F" w:rsidRPr="00AB0960" w:rsidRDefault="00A0277F" w:rsidP="00C60793">
            <w:pPr>
              <w:pStyle w:val="TABLE-cell"/>
              <w:rPr>
                <w:ins w:id="19234" w:author="Charles Gifford" w:date="2017-03-20T20:40:00Z"/>
                <w:szCs w:val="20"/>
                <w:lang w:val="en-US"/>
              </w:rPr>
            </w:pPr>
            <w:ins w:id="19235" w:author="Charles Gifford" w:date="2017-03-20T20:40:00Z">
              <w:r w:rsidRPr="00BA06AC">
                <w:t xml:space="preserve">Equipment </w:t>
              </w:r>
              <w:r w:rsidRPr="00BA207E">
                <w:t>class</w:t>
              </w:r>
              <w:r>
                <w:t xml:space="preserve"> property</w:t>
              </w:r>
            </w:ins>
          </w:p>
        </w:tc>
        <w:tc>
          <w:tcPr>
            <w:tcW w:w="2070" w:type="dxa"/>
            <w:shd w:val="clear" w:color="auto" w:fill="auto"/>
          </w:tcPr>
          <w:p w14:paraId="27937691" w14:textId="77777777" w:rsidR="00A0277F" w:rsidRPr="00AB0960" w:rsidRDefault="00A0277F" w:rsidP="00C60793">
            <w:pPr>
              <w:pStyle w:val="TABLE-cell"/>
              <w:rPr>
                <w:ins w:id="19236" w:author="Charles Gifford" w:date="2017-03-20T20:40:00Z"/>
                <w:szCs w:val="20"/>
                <w:lang w:val="en-US"/>
              </w:rPr>
            </w:pPr>
            <w:ins w:id="19237" w:author="Charles Gifford" w:date="2017-03-20T20:40:00Z">
              <w:r w:rsidRPr="00BA06AC">
                <w:t xml:space="preserve">Equipment </w:t>
              </w:r>
              <w:r w:rsidRPr="00BA207E">
                <w:t>class</w:t>
              </w:r>
              <w:r>
                <w:t xml:space="preserve"> property</w:t>
              </w:r>
            </w:ins>
          </w:p>
        </w:tc>
        <w:tc>
          <w:tcPr>
            <w:tcW w:w="1170" w:type="dxa"/>
          </w:tcPr>
          <w:p w14:paraId="5F3850F2" w14:textId="77777777" w:rsidR="00A0277F" w:rsidRDefault="00A0277F" w:rsidP="00C60793">
            <w:pPr>
              <w:pStyle w:val="TABLE-cell"/>
              <w:rPr>
                <w:ins w:id="19238" w:author="Charles Gifford" w:date="2017-03-20T20:40:00Z"/>
                <w:szCs w:val="20"/>
                <w:lang w:val="en-US"/>
              </w:rPr>
            </w:pPr>
            <w:ins w:id="19239" w:author="Charles Gifford" w:date="2017-03-20T20:40:00Z">
              <w:r w:rsidRPr="0030452A">
                <w:t>0..*</w:t>
              </w:r>
            </w:ins>
          </w:p>
        </w:tc>
        <w:tc>
          <w:tcPr>
            <w:tcW w:w="3690" w:type="dxa"/>
          </w:tcPr>
          <w:p w14:paraId="0E863D91" w14:textId="77777777" w:rsidR="00A0277F" w:rsidRDefault="00A0277F" w:rsidP="00C60793">
            <w:pPr>
              <w:pStyle w:val="TABLE-cell"/>
              <w:rPr>
                <w:ins w:id="19240" w:author="Charles Gifford" w:date="2017-03-20T20:40:00Z"/>
                <w:lang w:val="en-US"/>
              </w:rPr>
            </w:pPr>
            <w:ins w:id="19241" w:author="Charles Gifford" w:date="2017-03-20T20:40:00Z">
              <w:r>
                <w:t>A cross-model dependency to</w:t>
              </w:r>
              <w:r w:rsidRPr="00FD719C">
                <w:t xml:space="preserve"> element in the </w:t>
              </w:r>
              <w:r>
                <w:t>e</w:t>
              </w:r>
              <w:r w:rsidRPr="00BA06AC">
                <w:t xml:space="preserve">quipment </w:t>
              </w:r>
              <w:r w:rsidRPr="00FD719C">
                <w:t>model</w:t>
              </w:r>
              <w:r>
                <w:t xml:space="preserve"> as explained in clause 4.6.4</w:t>
              </w:r>
              <w:r w:rsidRPr="00FD719C">
                <w:t>.</w:t>
              </w:r>
            </w:ins>
          </w:p>
        </w:tc>
      </w:tr>
      <w:tr w:rsidR="00A0277F" w:rsidRPr="009432BC" w14:paraId="1F7F706D" w14:textId="77777777" w:rsidTr="00C60793">
        <w:trPr>
          <w:trHeight w:val="332"/>
          <w:ins w:id="19242" w:author="Charles Gifford" w:date="2017-03-20T20:40:00Z"/>
        </w:trPr>
        <w:tc>
          <w:tcPr>
            <w:tcW w:w="2155" w:type="dxa"/>
            <w:shd w:val="clear" w:color="auto" w:fill="auto"/>
          </w:tcPr>
          <w:p w14:paraId="18FE3D57" w14:textId="77777777" w:rsidR="00A0277F" w:rsidRPr="00AB0960" w:rsidRDefault="00A0277F" w:rsidP="00C60793">
            <w:pPr>
              <w:pStyle w:val="TABLE-cell"/>
              <w:rPr>
                <w:ins w:id="19243" w:author="Charles Gifford" w:date="2017-03-20T20:40:00Z"/>
                <w:szCs w:val="20"/>
                <w:lang w:val="en-US"/>
              </w:rPr>
            </w:pPr>
            <w:ins w:id="19244" w:author="Charles Gifford" w:date="2017-03-20T20:40:00Z">
              <w:r w:rsidRPr="00BA06AC">
                <w:t xml:space="preserve">Equipment </w:t>
              </w:r>
              <w:r>
                <w:t>property</w:t>
              </w:r>
            </w:ins>
          </w:p>
        </w:tc>
        <w:tc>
          <w:tcPr>
            <w:tcW w:w="2070" w:type="dxa"/>
            <w:shd w:val="clear" w:color="auto" w:fill="auto"/>
          </w:tcPr>
          <w:p w14:paraId="6C840327" w14:textId="77777777" w:rsidR="00A0277F" w:rsidRPr="00AB0960" w:rsidRDefault="00A0277F" w:rsidP="00C60793">
            <w:pPr>
              <w:pStyle w:val="TABLE-cell"/>
              <w:rPr>
                <w:ins w:id="19245" w:author="Charles Gifford" w:date="2017-03-20T20:40:00Z"/>
                <w:szCs w:val="20"/>
                <w:lang w:val="en-US"/>
              </w:rPr>
            </w:pPr>
            <w:ins w:id="19246" w:author="Charles Gifford" w:date="2017-03-20T20:40:00Z">
              <w:r w:rsidRPr="00BA06AC">
                <w:t xml:space="preserve">Equipment </w:t>
              </w:r>
              <w:r>
                <w:t>property</w:t>
              </w:r>
            </w:ins>
          </w:p>
        </w:tc>
        <w:tc>
          <w:tcPr>
            <w:tcW w:w="1170" w:type="dxa"/>
          </w:tcPr>
          <w:p w14:paraId="1F79D320" w14:textId="77777777" w:rsidR="00A0277F" w:rsidRDefault="00A0277F" w:rsidP="00C60793">
            <w:pPr>
              <w:pStyle w:val="TABLE-cell"/>
              <w:rPr>
                <w:ins w:id="19247" w:author="Charles Gifford" w:date="2017-03-20T20:40:00Z"/>
                <w:szCs w:val="20"/>
                <w:lang w:val="en-US"/>
              </w:rPr>
            </w:pPr>
            <w:ins w:id="19248" w:author="Charles Gifford" w:date="2017-03-20T20:40:00Z">
              <w:r w:rsidRPr="0030452A">
                <w:t>0..*</w:t>
              </w:r>
            </w:ins>
          </w:p>
        </w:tc>
        <w:tc>
          <w:tcPr>
            <w:tcW w:w="3690" w:type="dxa"/>
            <w:shd w:val="clear" w:color="auto" w:fill="auto"/>
          </w:tcPr>
          <w:p w14:paraId="1FA53217" w14:textId="77777777" w:rsidR="00A0277F" w:rsidRDefault="00A0277F" w:rsidP="00C60793">
            <w:pPr>
              <w:pStyle w:val="TABLE-cell"/>
              <w:rPr>
                <w:ins w:id="19249" w:author="Charles Gifford" w:date="2017-03-20T20:40:00Z"/>
                <w:lang w:val="en-US"/>
              </w:rPr>
            </w:pPr>
            <w:ins w:id="19250" w:author="Charles Gifford" w:date="2017-03-20T20:40:00Z">
              <w:r>
                <w:t>A cross-model dependency</w:t>
              </w:r>
              <w:r w:rsidRPr="002C3CDB">
                <w:t xml:space="preserve"> to element in the </w:t>
              </w:r>
              <w:r>
                <w:t>e</w:t>
              </w:r>
              <w:r w:rsidRPr="00BA06AC">
                <w:t>quipment</w:t>
              </w:r>
              <w:r w:rsidRPr="002C3CDB">
                <w:t xml:space="preserve"> model as explained in clause 4.6.4.</w:t>
              </w:r>
            </w:ins>
          </w:p>
        </w:tc>
      </w:tr>
    </w:tbl>
    <w:p w14:paraId="6DBE66F9" w14:textId="168D3118" w:rsidR="008B4A6F" w:rsidRPr="001C220C" w:rsidRDefault="008B4A6F" w:rsidP="000D5E27">
      <w:pPr>
        <w:pStyle w:val="TABLE-title"/>
        <w:rPr>
          <w:lang w:val="en-US"/>
        </w:rPr>
      </w:pPr>
      <w:bookmarkStart w:id="19251" w:name="_Ref161733867"/>
      <w:bookmarkStart w:id="19252" w:name="_Toc161631675"/>
      <w:bookmarkStart w:id="19253" w:name="_Toc266864206"/>
      <w:bookmarkStart w:id="19254" w:name="_Toc306621094"/>
      <w:bookmarkStart w:id="19255" w:name="_Toc320178490"/>
      <w:bookmarkStart w:id="19256" w:name="_Toc478492524"/>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FD689A">
        <w:rPr>
          <w:noProof/>
          <w:lang w:val="en-US"/>
        </w:rPr>
        <w:t>224</w:t>
      </w:r>
      <w:r w:rsidR="00FD29D6">
        <w:rPr>
          <w:lang w:val="en-US"/>
        </w:rPr>
        <w:fldChar w:fldCharType="end"/>
      </w:r>
      <w:bookmarkEnd w:id="19251"/>
      <w:r w:rsidRPr="001C220C">
        <w:rPr>
          <w:lang w:val="en-US"/>
        </w:rPr>
        <w:t xml:space="preserve"> </w:t>
      </w:r>
      <w:r w:rsidR="000D5E27">
        <w:rPr>
          <w:lang w:val="en-US"/>
        </w:rPr>
        <w:t>–</w:t>
      </w:r>
      <w:r w:rsidRPr="001C220C">
        <w:rPr>
          <w:lang w:val="en-US"/>
        </w:rPr>
        <w:t xml:space="preserve"> </w:t>
      </w:r>
      <w:r w:rsidR="00D02368">
        <w:rPr>
          <w:lang w:val="en-US"/>
        </w:rPr>
        <w:t>E</w:t>
      </w:r>
      <w:r w:rsidRPr="001C220C">
        <w:rPr>
          <w:lang w:val="en-US"/>
        </w:rPr>
        <w:t>quipment capability property</w:t>
      </w:r>
      <w:bookmarkEnd w:id="19252"/>
      <w:bookmarkEnd w:id="19253"/>
      <w:bookmarkEnd w:id="19254"/>
      <w:bookmarkEnd w:id="19255"/>
      <w:r w:rsidR="00D02368" w:rsidRPr="00AC2193">
        <w:rPr>
          <w:lang w:val="en-US"/>
        </w:rPr>
        <w:t xml:space="preserve"> </w:t>
      </w:r>
      <w:r w:rsidR="00D02368">
        <w:rPr>
          <w:lang w:val="en-US"/>
        </w:rPr>
        <w:t>attributes</w:t>
      </w:r>
      <w:bookmarkEnd w:id="19256"/>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F3761C" w:rsidRPr="001C220C" w14:paraId="5532B708" w14:textId="77777777">
        <w:trPr>
          <w:tblHeader/>
          <w:jc w:val="center"/>
        </w:trPr>
        <w:tc>
          <w:tcPr>
            <w:tcW w:w="1269" w:type="dxa"/>
          </w:tcPr>
          <w:p w14:paraId="3C815884" w14:textId="77777777" w:rsidR="00F3761C" w:rsidRPr="001C220C" w:rsidRDefault="00F3761C" w:rsidP="00437521">
            <w:pPr>
              <w:pStyle w:val="NormalTableHeader"/>
              <w:keepNext w:val="0"/>
              <w:spacing w:before="40"/>
              <w:rPr>
                <w:lang w:val="en-US"/>
              </w:rPr>
            </w:pPr>
            <w:r w:rsidRPr="001C220C">
              <w:rPr>
                <w:lang w:val="en-US"/>
              </w:rPr>
              <w:t xml:space="preserve">Attribute </w:t>
            </w:r>
            <w:r w:rsidR="000B599F">
              <w:rPr>
                <w:lang w:val="en-US"/>
              </w:rPr>
              <w:t>n</w:t>
            </w:r>
            <w:r w:rsidRPr="001C220C">
              <w:rPr>
                <w:lang w:val="en-US"/>
              </w:rPr>
              <w:t>ame</w:t>
            </w:r>
          </w:p>
        </w:tc>
        <w:tc>
          <w:tcPr>
            <w:tcW w:w="2880" w:type="dxa"/>
          </w:tcPr>
          <w:p w14:paraId="492D95BF" w14:textId="77777777" w:rsidR="00F3761C" w:rsidRPr="001C220C" w:rsidRDefault="00F3761C" w:rsidP="00437521">
            <w:pPr>
              <w:pStyle w:val="NormalTableHeader"/>
              <w:keepNext w:val="0"/>
              <w:spacing w:before="40"/>
              <w:rPr>
                <w:lang w:val="en-US"/>
              </w:rPr>
            </w:pPr>
            <w:r w:rsidRPr="001C220C">
              <w:rPr>
                <w:lang w:val="en-US"/>
              </w:rPr>
              <w:t>Description</w:t>
            </w:r>
          </w:p>
        </w:tc>
        <w:tc>
          <w:tcPr>
            <w:tcW w:w="1440" w:type="dxa"/>
          </w:tcPr>
          <w:p w14:paraId="74D69966" w14:textId="77777777" w:rsidR="00F3761C" w:rsidRPr="001C220C" w:rsidRDefault="00AE4770" w:rsidP="00437521">
            <w:pPr>
              <w:pStyle w:val="NormalTableHeader"/>
              <w:keepNext w:val="0"/>
              <w:spacing w:before="40"/>
              <w:rPr>
                <w:lang w:val="en-US"/>
              </w:rPr>
            </w:pPr>
            <w:r>
              <w:rPr>
                <w:lang w:val="en-US"/>
              </w:rPr>
              <w:t>Production example</w:t>
            </w:r>
            <w:r w:rsidR="00F3761C" w:rsidRPr="001C220C">
              <w:rPr>
                <w:lang w:val="en-US"/>
              </w:rPr>
              <w:t>s</w:t>
            </w:r>
          </w:p>
        </w:tc>
        <w:tc>
          <w:tcPr>
            <w:tcW w:w="1297" w:type="dxa"/>
          </w:tcPr>
          <w:p w14:paraId="67C7D62A" w14:textId="77777777" w:rsidR="00F3761C" w:rsidRPr="001C220C" w:rsidRDefault="00AE4770" w:rsidP="00437521">
            <w:pPr>
              <w:pStyle w:val="NormalTableHeader"/>
              <w:keepNext w:val="0"/>
              <w:spacing w:before="40"/>
              <w:rPr>
                <w:lang w:val="en-US"/>
              </w:rPr>
            </w:pPr>
            <w:r>
              <w:rPr>
                <w:lang w:val="en-US"/>
              </w:rPr>
              <w:t>Maintenance example</w:t>
            </w:r>
            <w:r w:rsidR="00F3761C" w:rsidRPr="001C220C">
              <w:rPr>
                <w:lang w:val="en-US"/>
              </w:rPr>
              <w:t>s</w:t>
            </w:r>
          </w:p>
        </w:tc>
        <w:tc>
          <w:tcPr>
            <w:tcW w:w="1080" w:type="dxa"/>
          </w:tcPr>
          <w:p w14:paraId="786FE9B0" w14:textId="77777777" w:rsidR="00F3761C" w:rsidRPr="001C220C" w:rsidRDefault="00AE4770" w:rsidP="00437521">
            <w:pPr>
              <w:pStyle w:val="NormalTableHeader"/>
              <w:keepNext w:val="0"/>
              <w:spacing w:before="40"/>
              <w:rPr>
                <w:lang w:val="en-US"/>
              </w:rPr>
            </w:pPr>
            <w:r>
              <w:rPr>
                <w:lang w:val="en-US"/>
              </w:rPr>
              <w:t>Quality example</w:t>
            </w:r>
            <w:r w:rsidR="00F3761C" w:rsidRPr="001C220C">
              <w:rPr>
                <w:lang w:val="en-US"/>
              </w:rPr>
              <w:t>s</w:t>
            </w:r>
          </w:p>
        </w:tc>
        <w:tc>
          <w:tcPr>
            <w:tcW w:w="1080" w:type="dxa"/>
          </w:tcPr>
          <w:p w14:paraId="7864FC5F" w14:textId="77777777" w:rsidR="00F3761C" w:rsidRPr="001C220C" w:rsidRDefault="00AE4770" w:rsidP="00437521">
            <w:pPr>
              <w:pStyle w:val="NormalTableHeader"/>
              <w:keepNext w:val="0"/>
              <w:spacing w:before="40"/>
              <w:rPr>
                <w:lang w:val="en-US"/>
              </w:rPr>
            </w:pPr>
            <w:r>
              <w:rPr>
                <w:lang w:val="en-US"/>
              </w:rPr>
              <w:t>Inventory example</w:t>
            </w:r>
            <w:r w:rsidR="00F3761C" w:rsidRPr="001C220C">
              <w:rPr>
                <w:lang w:val="en-US"/>
              </w:rPr>
              <w:t>s</w:t>
            </w:r>
          </w:p>
        </w:tc>
      </w:tr>
      <w:tr w:rsidR="00BB2E6B" w:rsidRPr="001C220C" w14:paraId="762C73B7" w14:textId="77777777">
        <w:trPr>
          <w:cantSplit/>
          <w:jc w:val="center"/>
        </w:trPr>
        <w:tc>
          <w:tcPr>
            <w:tcW w:w="1269" w:type="dxa"/>
          </w:tcPr>
          <w:p w14:paraId="15A484C0" w14:textId="77777777" w:rsidR="00BB2E6B" w:rsidRPr="001C220C" w:rsidRDefault="00F81EE0" w:rsidP="00437521">
            <w:pPr>
              <w:pStyle w:val="TableNormal1"/>
              <w:keepNext w:val="0"/>
              <w:rPr>
                <w:lang w:val="en-US"/>
              </w:rPr>
            </w:pPr>
            <w:r w:rsidRPr="001C220C">
              <w:rPr>
                <w:lang w:val="en-US"/>
              </w:rPr>
              <w:t>ID</w:t>
            </w:r>
          </w:p>
        </w:tc>
        <w:tc>
          <w:tcPr>
            <w:tcW w:w="2880" w:type="dxa"/>
          </w:tcPr>
          <w:p w14:paraId="6385813B" w14:textId="77777777" w:rsidR="00BB2E6B" w:rsidRPr="001C220C" w:rsidRDefault="00BB2E6B" w:rsidP="00437521">
            <w:pPr>
              <w:pStyle w:val="TableNormal1"/>
              <w:keepNext w:val="0"/>
              <w:rPr>
                <w:lang w:val="en-US"/>
              </w:rPr>
            </w:pPr>
            <w:r w:rsidRPr="001C220C">
              <w:rPr>
                <w:lang w:val="en-US"/>
              </w:rPr>
              <w:t xml:space="preserve">An identification of a property of the associated </w:t>
            </w:r>
            <w:r w:rsidRPr="001C220C">
              <w:rPr>
                <w:i/>
                <w:lang w:val="en-US"/>
              </w:rPr>
              <w:t>equipment property</w:t>
            </w:r>
            <w:r w:rsidRPr="001C220C">
              <w:rPr>
                <w:lang w:val="en-US"/>
              </w:rPr>
              <w:t xml:space="preserve"> or </w:t>
            </w:r>
            <w:r w:rsidRPr="001C220C">
              <w:rPr>
                <w:i/>
                <w:lang w:val="en-US"/>
              </w:rPr>
              <w:t>equipment class property</w:t>
            </w:r>
            <w:r w:rsidRPr="001C220C">
              <w:rPr>
                <w:lang w:val="en-US"/>
              </w:rPr>
              <w:t>.</w:t>
            </w:r>
          </w:p>
        </w:tc>
        <w:tc>
          <w:tcPr>
            <w:tcW w:w="1440" w:type="dxa"/>
          </w:tcPr>
          <w:p w14:paraId="13BB9937" w14:textId="77777777" w:rsidR="00BB2E6B" w:rsidRPr="001C220C" w:rsidRDefault="00BB2E6B" w:rsidP="00437521">
            <w:pPr>
              <w:pStyle w:val="TableNormal1"/>
              <w:keepNext w:val="0"/>
              <w:rPr>
                <w:lang w:val="en-US"/>
              </w:rPr>
            </w:pPr>
            <w:r w:rsidRPr="001C220C">
              <w:rPr>
                <w:lang w:val="en-US"/>
              </w:rPr>
              <w:t>Volume</w:t>
            </w:r>
          </w:p>
        </w:tc>
        <w:tc>
          <w:tcPr>
            <w:tcW w:w="1297" w:type="dxa"/>
          </w:tcPr>
          <w:p w14:paraId="1EF19239" w14:textId="77777777" w:rsidR="00BB2E6B" w:rsidRPr="001C220C" w:rsidRDefault="00BB2E6B" w:rsidP="00437521">
            <w:pPr>
              <w:pStyle w:val="TableNormal1"/>
              <w:keepNext w:val="0"/>
              <w:spacing w:before="40"/>
              <w:rPr>
                <w:lang w:val="en-US"/>
              </w:rPr>
            </w:pPr>
            <w:r w:rsidRPr="001C220C">
              <w:rPr>
                <w:lang w:val="en-US"/>
              </w:rPr>
              <w:t xml:space="preserve">Spindle run-out </w:t>
            </w:r>
          </w:p>
        </w:tc>
        <w:tc>
          <w:tcPr>
            <w:tcW w:w="1080" w:type="dxa"/>
          </w:tcPr>
          <w:p w14:paraId="348353DF" w14:textId="77777777" w:rsidR="00BB2E6B" w:rsidRPr="001C220C" w:rsidRDefault="00BB2E6B" w:rsidP="00437521">
            <w:pPr>
              <w:pStyle w:val="TableNormal1"/>
              <w:keepNext w:val="0"/>
              <w:spacing w:before="40"/>
              <w:rPr>
                <w:lang w:val="en-US"/>
              </w:rPr>
            </w:pPr>
            <w:r w:rsidRPr="001C220C">
              <w:rPr>
                <w:lang w:val="en-US"/>
              </w:rPr>
              <w:t>Scale definition</w:t>
            </w:r>
          </w:p>
        </w:tc>
        <w:tc>
          <w:tcPr>
            <w:tcW w:w="1080" w:type="dxa"/>
          </w:tcPr>
          <w:p w14:paraId="2D357093"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5504C1DF" w14:textId="77777777">
        <w:trPr>
          <w:cantSplit/>
          <w:jc w:val="center"/>
        </w:trPr>
        <w:tc>
          <w:tcPr>
            <w:tcW w:w="1269" w:type="dxa"/>
          </w:tcPr>
          <w:p w14:paraId="22603C27" w14:textId="77777777" w:rsidR="00BB2E6B" w:rsidRPr="001C220C" w:rsidRDefault="00BB2E6B" w:rsidP="00437521">
            <w:pPr>
              <w:pStyle w:val="TableNormal1"/>
              <w:keepNext w:val="0"/>
              <w:rPr>
                <w:lang w:val="en-US"/>
              </w:rPr>
            </w:pPr>
            <w:r w:rsidRPr="001C220C">
              <w:rPr>
                <w:lang w:val="en-US"/>
              </w:rPr>
              <w:t>Description</w:t>
            </w:r>
          </w:p>
        </w:tc>
        <w:tc>
          <w:tcPr>
            <w:tcW w:w="2880" w:type="dxa"/>
          </w:tcPr>
          <w:p w14:paraId="60F063A1" w14:textId="77777777" w:rsidR="00BB2E6B" w:rsidRPr="001C220C" w:rsidRDefault="00BB2E6B" w:rsidP="00437521">
            <w:pPr>
              <w:pStyle w:val="TableNormal1"/>
              <w:keepNext w:val="0"/>
              <w:rPr>
                <w:lang w:val="en-US"/>
              </w:rPr>
            </w:pPr>
            <w:r w:rsidRPr="001C220C">
              <w:rPr>
                <w:lang w:val="en-US"/>
              </w:rPr>
              <w:t xml:space="preserve">Contains additional information and descriptions of the </w:t>
            </w:r>
            <w:r w:rsidRPr="001C220C">
              <w:rPr>
                <w:i/>
                <w:lang w:val="en-US"/>
              </w:rPr>
              <w:t xml:space="preserve">equipment capability property </w:t>
            </w:r>
            <w:r w:rsidRPr="001C220C">
              <w:rPr>
                <w:lang w:val="en-US"/>
              </w:rPr>
              <w:t>definition.</w:t>
            </w:r>
          </w:p>
        </w:tc>
        <w:tc>
          <w:tcPr>
            <w:tcW w:w="1440" w:type="dxa"/>
          </w:tcPr>
          <w:p w14:paraId="012B11ED" w14:textId="77777777" w:rsidR="00BB2E6B" w:rsidRPr="001C220C" w:rsidRDefault="00BB2E6B" w:rsidP="00437521">
            <w:pPr>
              <w:pStyle w:val="TableNormal1"/>
              <w:keepNext w:val="0"/>
              <w:rPr>
                <w:lang w:val="en-US"/>
              </w:rPr>
            </w:pPr>
            <w:r w:rsidRPr="001C220C">
              <w:rPr>
                <w:lang w:val="en-US"/>
              </w:rPr>
              <w:t>Measure of the equipment volume.</w:t>
            </w:r>
          </w:p>
        </w:tc>
        <w:tc>
          <w:tcPr>
            <w:tcW w:w="1297" w:type="dxa"/>
          </w:tcPr>
          <w:p w14:paraId="6C5B5CEE" w14:textId="77777777" w:rsidR="00BB2E6B" w:rsidRPr="001C220C" w:rsidRDefault="00E302B5" w:rsidP="00437521">
            <w:pPr>
              <w:pStyle w:val="TableNormal1"/>
              <w:keepNext w:val="0"/>
              <w:spacing w:before="40"/>
              <w:rPr>
                <w:lang w:val="en-US"/>
              </w:rPr>
            </w:pPr>
            <w:r>
              <w:rPr>
                <w:lang w:val="en-US"/>
              </w:rPr>
              <w:t>Max allowed spindle run</w:t>
            </w:r>
            <w:r w:rsidR="00BB2E6B" w:rsidRPr="001C220C">
              <w:rPr>
                <w:lang w:val="en-US"/>
              </w:rPr>
              <w:t>out</w:t>
            </w:r>
          </w:p>
        </w:tc>
        <w:tc>
          <w:tcPr>
            <w:tcW w:w="1080" w:type="dxa"/>
          </w:tcPr>
          <w:p w14:paraId="0808FA45" w14:textId="77777777" w:rsidR="00BB2E6B" w:rsidRPr="001C220C" w:rsidRDefault="00BB2E6B" w:rsidP="00437521">
            <w:pPr>
              <w:pStyle w:val="TableNormal1"/>
              <w:keepNext w:val="0"/>
              <w:spacing w:before="40"/>
              <w:rPr>
                <w:lang w:val="en-US"/>
              </w:rPr>
            </w:pPr>
            <w:r w:rsidRPr="001C220C">
              <w:rPr>
                <w:lang w:val="en-US"/>
              </w:rPr>
              <w:t>Units of measure</w:t>
            </w:r>
          </w:p>
        </w:tc>
        <w:tc>
          <w:tcPr>
            <w:tcW w:w="1080" w:type="dxa"/>
          </w:tcPr>
          <w:p w14:paraId="5B75E5FB"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644EBA3D" w14:textId="77777777">
        <w:trPr>
          <w:cantSplit/>
          <w:jc w:val="center"/>
        </w:trPr>
        <w:tc>
          <w:tcPr>
            <w:tcW w:w="1269" w:type="dxa"/>
          </w:tcPr>
          <w:p w14:paraId="328E733C" w14:textId="77777777" w:rsidR="00BB2E6B" w:rsidRPr="001C220C" w:rsidRDefault="00BB2E6B" w:rsidP="00437521">
            <w:pPr>
              <w:pStyle w:val="TableNormal1"/>
              <w:keepNext w:val="0"/>
              <w:rPr>
                <w:lang w:val="en-US"/>
              </w:rPr>
            </w:pPr>
            <w:r w:rsidRPr="001C220C">
              <w:rPr>
                <w:lang w:val="en-US"/>
              </w:rPr>
              <w:t>Value</w:t>
            </w:r>
          </w:p>
        </w:tc>
        <w:tc>
          <w:tcPr>
            <w:tcW w:w="2880" w:type="dxa"/>
          </w:tcPr>
          <w:p w14:paraId="1DE79BDE" w14:textId="77777777" w:rsidR="00BB2E6B" w:rsidRPr="001C220C" w:rsidRDefault="00BB2E6B" w:rsidP="00437521">
            <w:pPr>
              <w:pStyle w:val="TableNormal1"/>
              <w:keepNext w:val="0"/>
              <w:rPr>
                <w:lang w:val="en-US"/>
              </w:rPr>
            </w:pPr>
            <w:r w:rsidRPr="001C220C">
              <w:rPr>
                <w:lang w:val="en-US"/>
              </w:rPr>
              <w:t>The value, set of values, or range of the property.</w:t>
            </w:r>
          </w:p>
        </w:tc>
        <w:tc>
          <w:tcPr>
            <w:tcW w:w="1440" w:type="dxa"/>
          </w:tcPr>
          <w:p w14:paraId="595349AC" w14:textId="77777777" w:rsidR="00BB2E6B" w:rsidRPr="001C220C" w:rsidRDefault="00BB2E6B" w:rsidP="00437521">
            <w:pPr>
              <w:pStyle w:val="TableNormal1"/>
              <w:keepNext w:val="0"/>
              <w:rPr>
                <w:lang w:val="en-US"/>
              </w:rPr>
            </w:pPr>
            <w:r w:rsidRPr="001C220C">
              <w:rPr>
                <w:lang w:val="en-US"/>
              </w:rPr>
              <w:t>10</w:t>
            </w:r>
            <w:r w:rsidR="006C2083">
              <w:rPr>
                <w:lang w:val="en-US"/>
              </w:rPr>
              <w:t xml:space="preserve"> </w:t>
            </w:r>
            <w:r w:rsidRPr="001C220C">
              <w:rPr>
                <w:lang w:val="en-US"/>
              </w:rPr>
              <w:t>000</w:t>
            </w:r>
          </w:p>
        </w:tc>
        <w:tc>
          <w:tcPr>
            <w:tcW w:w="1297" w:type="dxa"/>
          </w:tcPr>
          <w:p w14:paraId="6B3E23E6" w14:textId="77777777" w:rsidR="00BB2E6B" w:rsidRPr="001C220C" w:rsidRDefault="00BB2E6B" w:rsidP="00437521">
            <w:pPr>
              <w:pStyle w:val="TableNormal1"/>
              <w:keepNext w:val="0"/>
              <w:spacing w:before="40"/>
              <w:rPr>
                <w:lang w:val="en-US"/>
              </w:rPr>
            </w:pPr>
            <w:r w:rsidRPr="001C220C">
              <w:rPr>
                <w:lang w:val="en-US"/>
              </w:rPr>
              <w:t>less than 0</w:t>
            </w:r>
            <w:r w:rsidR="006C2083">
              <w:rPr>
                <w:lang w:val="en-US"/>
              </w:rPr>
              <w:t>,</w:t>
            </w:r>
            <w:r w:rsidRPr="001C220C">
              <w:rPr>
                <w:lang w:val="en-US"/>
              </w:rPr>
              <w:t>000</w:t>
            </w:r>
            <w:r w:rsidR="006C2083">
              <w:rPr>
                <w:lang w:val="en-US"/>
              </w:rPr>
              <w:t xml:space="preserve"> </w:t>
            </w:r>
            <w:r w:rsidRPr="001C220C">
              <w:rPr>
                <w:lang w:val="en-US"/>
              </w:rPr>
              <w:t>08</w:t>
            </w:r>
          </w:p>
        </w:tc>
        <w:tc>
          <w:tcPr>
            <w:tcW w:w="1080" w:type="dxa"/>
          </w:tcPr>
          <w:p w14:paraId="49F41548" w14:textId="77777777" w:rsidR="00BB2E6B" w:rsidRPr="001C220C" w:rsidRDefault="00BB2E6B" w:rsidP="00437521">
            <w:pPr>
              <w:pStyle w:val="TableNormal1"/>
              <w:keepNext w:val="0"/>
              <w:spacing w:before="40"/>
              <w:rPr>
                <w:lang w:val="en-US"/>
              </w:rPr>
            </w:pPr>
            <w:r w:rsidRPr="001C220C">
              <w:rPr>
                <w:lang w:val="en-US"/>
              </w:rPr>
              <w:t>Metric</w:t>
            </w:r>
          </w:p>
        </w:tc>
        <w:tc>
          <w:tcPr>
            <w:tcW w:w="1080" w:type="dxa"/>
          </w:tcPr>
          <w:p w14:paraId="33E14632"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04668D70" w14:textId="77777777">
        <w:trPr>
          <w:cantSplit/>
          <w:jc w:val="center"/>
        </w:trPr>
        <w:tc>
          <w:tcPr>
            <w:tcW w:w="1269" w:type="dxa"/>
          </w:tcPr>
          <w:p w14:paraId="3B4B9A57" w14:textId="77777777" w:rsidR="00BB2E6B" w:rsidRPr="001C220C" w:rsidRDefault="00BB2E6B" w:rsidP="00437521">
            <w:pPr>
              <w:pStyle w:val="TableNormal1"/>
              <w:keepNext w:val="0"/>
              <w:rPr>
                <w:lang w:val="en-US"/>
              </w:rPr>
            </w:pPr>
            <w:r w:rsidRPr="001C220C">
              <w:rPr>
                <w:lang w:val="en-US"/>
              </w:rPr>
              <w:t xml:space="preserve">Value </w:t>
            </w:r>
            <w:r w:rsidR="00FB6288">
              <w:rPr>
                <w:lang w:val="en-US"/>
              </w:rPr>
              <w:t>u</w:t>
            </w:r>
            <w:r w:rsidRPr="001C220C">
              <w:rPr>
                <w:lang w:val="en-US"/>
              </w:rPr>
              <w:t xml:space="preserve">nit of </w:t>
            </w:r>
            <w:r w:rsidR="00FB6288">
              <w:rPr>
                <w:lang w:val="en-US"/>
              </w:rPr>
              <w:t>m</w:t>
            </w:r>
            <w:r w:rsidRPr="001C220C">
              <w:rPr>
                <w:lang w:val="en-US"/>
              </w:rPr>
              <w:t>easure</w:t>
            </w:r>
          </w:p>
        </w:tc>
        <w:tc>
          <w:tcPr>
            <w:tcW w:w="2880" w:type="dxa"/>
          </w:tcPr>
          <w:p w14:paraId="5E6CCFD3" w14:textId="77777777" w:rsidR="00BB2E6B" w:rsidRPr="001C220C" w:rsidRDefault="00BB2E6B" w:rsidP="00437521">
            <w:pPr>
              <w:pStyle w:val="TableNormal1"/>
              <w:keepNext w:val="0"/>
              <w:rPr>
                <w:lang w:val="en-US"/>
              </w:rPr>
            </w:pPr>
            <w:r w:rsidRPr="001C220C">
              <w:rPr>
                <w:lang w:val="en-US"/>
              </w:rPr>
              <w:t>The unit of measure of the associated property value, if applicable.</w:t>
            </w:r>
          </w:p>
        </w:tc>
        <w:tc>
          <w:tcPr>
            <w:tcW w:w="1440" w:type="dxa"/>
          </w:tcPr>
          <w:p w14:paraId="0F6DB1CA" w14:textId="77777777" w:rsidR="00BB2E6B" w:rsidRPr="001C220C" w:rsidRDefault="00BB2E6B" w:rsidP="00437521">
            <w:pPr>
              <w:pStyle w:val="TableNormal1"/>
              <w:keepNext w:val="0"/>
              <w:rPr>
                <w:lang w:val="en-US"/>
              </w:rPr>
            </w:pPr>
            <w:r w:rsidRPr="001C220C">
              <w:rPr>
                <w:lang w:val="en-US"/>
              </w:rPr>
              <w:t>Liters</w:t>
            </w:r>
          </w:p>
        </w:tc>
        <w:tc>
          <w:tcPr>
            <w:tcW w:w="1297" w:type="dxa"/>
          </w:tcPr>
          <w:p w14:paraId="7E4A4794" w14:textId="77777777" w:rsidR="00BB2E6B" w:rsidRPr="001C220C" w:rsidRDefault="00BB2E6B" w:rsidP="00437521">
            <w:pPr>
              <w:pStyle w:val="TableNormal1"/>
              <w:keepNext w:val="0"/>
              <w:spacing w:before="40"/>
              <w:rPr>
                <w:lang w:val="en-US"/>
              </w:rPr>
            </w:pPr>
            <w:r w:rsidRPr="001C220C">
              <w:rPr>
                <w:lang w:val="en-US"/>
              </w:rPr>
              <w:t>Inches</w:t>
            </w:r>
          </w:p>
        </w:tc>
        <w:tc>
          <w:tcPr>
            <w:tcW w:w="1080" w:type="dxa"/>
          </w:tcPr>
          <w:p w14:paraId="02A8F7A0" w14:textId="77777777" w:rsidR="00BB2E6B" w:rsidRPr="001C220C" w:rsidRDefault="007A69EF" w:rsidP="00437521">
            <w:pPr>
              <w:pStyle w:val="TableNormal1"/>
              <w:keepNext w:val="0"/>
              <w:spacing w:before="40"/>
              <w:rPr>
                <w:lang w:val="en-US"/>
              </w:rPr>
            </w:pPr>
            <w:r>
              <w:rPr>
                <w:lang w:val="en-US"/>
              </w:rPr>
              <w:t>(not applicable)</w:t>
            </w:r>
          </w:p>
        </w:tc>
        <w:tc>
          <w:tcPr>
            <w:tcW w:w="1080" w:type="dxa"/>
          </w:tcPr>
          <w:p w14:paraId="2730562C"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2686F1F3" w14:textId="77777777">
        <w:trPr>
          <w:cantSplit/>
          <w:jc w:val="center"/>
        </w:trPr>
        <w:tc>
          <w:tcPr>
            <w:tcW w:w="1269" w:type="dxa"/>
          </w:tcPr>
          <w:p w14:paraId="6D4CB5AF" w14:textId="77777777" w:rsidR="00BB2E6B" w:rsidRPr="001C220C" w:rsidRDefault="00BB2E6B" w:rsidP="00437521">
            <w:pPr>
              <w:pStyle w:val="TableNormal1"/>
              <w:keepNext w:val="0"/>
              <w:rPr>
                <w:lang w:val="en-US"/>
              </w:rPr>
            </w:pPr>
            <w:r w:rsidRPr="001C220C">
              <w:rPr>
                <w:lang w:val="en-US"/>
              </w:rPr>
              <w:t>Quantity</w:t>
            </w:r>
          </w:p>
        </w:tc>
        <w:tc>
          <w:tcPr>
            <w:tcW w:w="2880" w:type="dxa"/>
          </w:tcPr>
          <w:p w14:paraId="32E2FD07" w14:textId="77777777" w:rsidR="00BB2E6B" w:rsidRPr="001C220C" w:rsidRDefault="00BB2E6B" w:rsidP="00437521">
            <w:pPr>
              <w:pStyle w:val="TableNormal1"/>
              <w:keepNext w:val="0"/>
              <w:rPr>
                <w:lang w:val="en-US"/>
              </w:rPr>
            </w:pPr>
            <w:r w:rsidRPr="001C220C">
              <w:rPr>
                <w:lang w:val="en-US"/>
              </w:rPr>
              <w:t xml:space="preserve">Specifies the quantity of the </w:t>
            </w:r>
            <w:r w:rsidRPr="00B316D0">
              <w:rPr>
                <w:i/>
                <w:lang w:val="en-US"/>
              </w:rPr>
              <w:t>equipment capability</w:t>
            </w:r>
            <w:r w:rsidRPr="001C220C">
              <w:rPr>
                <w:lang w:val="en-US"/>
              </w:rPr>
              <w:t xml:space="preserve"> defined, if applicable.</w:t>
            </w:r>
          </w:p>
        </w:tc>
        <w:tc>
          <w:tcPr>
            <w:tcW w:w="1440" w:type="dxa"/>
          </w:tcPr>
          <w:p w14:paraId="4911B229" w14:textId="77777777" w:rsidR="00BB2E6B" w:rsidRPr="001C220C" w:rsidRDefault="00BB2E6B" w:rsidP="00437521">
            <w:pPr>
              <w:pStyle w:val="TableNormal1"/>
              <w:keepNext w:val="0"/>
              <w:rPr>
                <w:lang w:val="en-US"/>
              </w:rPr>
            </w:pPr>
            <w:r w:rsidRPr="001C220C">
              <w:rPr>
                <w:lang w:val="en-US"/>
              </w:rPr>
              <w:t>12</w:t>
            </w:r>
          </w:p>
        </w:tc>
        <w:tc>
          <w:tcPr>
            <w:tcW w:w="1297" w:type="dxa"/>
          </w:tcPr>
          <w:p w14:paraId="46ECA6B6" w14:textId="77777777" w:rsidR="00BB2E6B" w:rsidRPr="001C220C" w:rsidRDefault="007A69EF" w:rsidP="00437521">
            <w:pPr>
              <w:pStyle w:val="TableNormal1"/>
              <w:keepNext w:val="0"/>
              <w:spacing w:before="40"/>
              <w:rPr>
                <w:lang w:val="en-US"/>
              </w:rPr>
            </w:pPr>
            <w:r>
              <w:rPr>
                <w:lang w:val="en-US"/>
              </w:rPr>
              <w:t>(not applicable)</w:t>
            </w:r>
          </w:p>
        </w:tc>
        <w:tc>
          <w:tcPr>
            <w:tcW w:w="1080" w:type="dxa"/>
          </w:tcPr>
          <w:p w14:paraId="7FC46975" w14:textId="77777777" w:rsidR="00BB2E6B" w:rsidRPr="001C220C" w:rsidRDefault="00BB2E6B" w:rsidP="00437521">
            <w:pPr>
              <w:pStyle w:val="TableNormal1"/>
              <w:keepNext w:val="0"/>
              <w:spacing w:before="40"/>
              <w:rPr>
                <w:lang w:val="en-US"/>
              </w:rPr>
            </w:pPr>
            <w:r w:rsidRPr="001C220C">
              <w:rPr>
                <w:lang w:val="en-US"/>
              </w:rPr>
              <w:t>1</w:t>
            </w:r>
          </w:p>
        </w:tc>
        <w:tc>
          <w:tcPr>
            <w:tcW w:w="1080" w:type="dxa"/>
          </w:tcPr>
          <w:p w14:paraId="2D0EA970"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1F33EAA1" w14:textId="77777777">
        <w:trPr>
          <w:cantSplit/>
          <w:jc w:val="center"/>
        </w:trPr>
        <w:tc>
          <w:tcPr>
            <w:tcW w:w="1269" w:type="dxa"/>
          </w:tcPr>
          <w:p w14:paraId="21FCBCF6" w14:textId="77777777" w:rsidR="00BB2E6B" w:rsidRPr="001C220C" w:rsidRDefault="00BB2E6B" w:rsidP="00437521">
            <w:pPr>
              <w:pStyle w:val="TableNormal1"/>
              <w:keepNext w:val="0"/>
              <w:rPr>
                <w:lang w:val="en-US"/>
              </w:rPr>
            </w:pPr>
            <w:r w:rsidRPr="001C220C">
              <w:rPr>
                <w:lang w:val="en-US"/>
              </w:rPr>
              <w:t xml:space="preserve">Quantity </w:t>
            </w:r>
            <w:r w:rsidR="00FB6288">
              <w:rPr>
                <w:lang w:val="en-US"/>
              </w:rPr>
              <w:t>u</w:t>
            </w:r>
            <w:r w:rsidRPr="001C220C">
              <w:rPr>
                <w:lang w:val="en-US"/>
              </w:rPr>
              <w:t xml:space="preserve">nit of </w:t>
            </w:r>
            <w:r w:rsidR="00FB6288">
              <w:rPr>
                <w:lang w:val="en-US"/>
              </w:rPr>
              <w:t>m</w:t>
            </w:r>
            <w:r w:rsidRPr="001C220C">
              <w:rPr>
                <w:lang w:val="en-US"/>
              </w:rPr>
              <w:t>easure</w:t>
            </w:r>
          </w:p>
        </w:tc>
        <w:tc>
          <w:tcPr>
            <w:tcW w:w="2880" w:type="dxa"/>
          </w:tcPr>
          <w:p w14:paraId="77EA005B" w14:textId="77777777" w:rsidR="00BB2E6B" w:rsidRPr="001C220C" w:rsidRDefault="00BB2E6B" w:rsidP="00437521">
            <w:pPr>
              <w:pStyle w:val="TableNormal1"/>
              <w:keepNext w:val="0"/>
              <w:rPr>
                <w:lang w:val="en-US"/>
              </w:rPr>
            </w:pPr>
            <w:r w:rsidRPr="001C220C">
              <w:rPr>
                <w:lang w:val="en-US"/>
              </w:rPr>
              <w:t>The unit of measure of the associated quantity.</w:t>
            </w:r>
          </w:p>
        </w:tc>
        <w:tc>
          <w:tcPr>
            <w:tcW w:w="1440" w:type="dxa"/>
          </w:tcPr>
          <w:p w14:paraId="671C9ED7" w14:textId="77777777" w:rsidR="00BB2E6B" w:rsidRPr="001C220C" w:rsidRDefault="00BB2E6B" w:rsidP="00437521">
            <w:pPr>
              <w:pStyle w:val="TableNormal1"/>
              <w:keepNext w:val="0"/>
              <w:rPr>
                <w:lang w:val="en-US"/>
              </w:rPr>
            </w:pPr>
            <w:r w:rsidRPr="001C220C">
              <w:rPr>
                <w:lang w:val="en-US"/>
              </w:rPr>
              <w:t>Hours</w:t>
            </w:r>
          </w:p>
        </w:tc>
        <w:tc>
          <w:tcPr>
            <w:tcW w:w="1297" w:type="dxa"/>
          </w:tcPr>
          <w:p w14:paraId="50067AA4" w14:textId="77777777" w:rsidR="00BB2E6B" w:rsidRPr="001C220C" w:rsidRDefault="007A69EF" w:rsidP="00437521">
            <w:pPr>
              <w:pStyle w:val="TableNormal1"/>
              <w:keepNext w:val="0"/>
              <w:spacing w:before="40"/>
              <w:rPr>
                <w:lang w:val="en-US"/>
              </w:rPr>
            </w:pPr>
            <w:r>
              <w:rPr>
                <w:lang w:val="en-US"/>
              </w:rPr>
              <w:t>(not applicable)</w:t>
            </w:r>
          </w:p>
        </w:tc>
        <w:tc>
          <w:tcPr>
            <w:tcW w:w="1080" w:type="dxa"/>
          </w:tcPr>
          <w:p w14:paraId="239BCBEF" w14:textId="77777777" w:rsidR="00BB2E6B" w:rsidRPr="001C220C" w:rsidRDefault="00BB2E6B" w:rsidP="00437521">
            <w:pPr>
              <w:pStyle w:val="TableNormal1"/>
              <w:keepNext w:val="0"/>
              <w:spacing w:before="40"/>
              <w:rPr>
                <w:lang w:val="en-US"/>
              </w:rPr>
            </w:pPr>
            <w:r w:rsidRPr="001C220C">
              <w:rPr>
                <w:lang w:val="en-US"/>
              </w:rPr>
              <w:t>Each</w:t>
            </w:r>
          </w:p>
        </w:tc>
        <w:tc>
          <w:tcPr>
            <w:tcW w:w="1080" w:type="dxa"/>
          </w:tcPr>
          <w:p w14:paraId="2AEB47F2" w14:textId="77777777" w:rsidR="00BB2E6B" w:rsidRPr="001C220C" w:rsidRDefault="00C21049" w:rsidP="00437521">
            <w:pPr>
              <w:pStyle w:val="TableNormal1"/>
              <w:keepNext w:val="0"/>
              <w:spacing w:before="40"/>
              <w:rPr>
                <w:lang w:val="en-US"/>
              </w:rPr>
            </w:pPr>
            <w:r>
              <w:rPr>
                <w:lang w:val="en-US"/>
              </w:rPr>
              <w:t>(not applicable)</w:t>
            </w:r>
          </w:p>
        </w:tc>
      </w:tr>
    </w:tbl>
    <w:p w14:paraId="25BCE28E" w14:textId="77777777" w:rsidR="00F3761C" w:rsidRPr="001C220C" w:rsidRDefault="00F3761C" w:rsidP="00F3761C">
      <w:pPr>
        <w:rPr>
          <w:lang w:val="en-US"/>
        </w:rPr>
      </w:pPr>
    </w:p>
    <w:p w14:paraId="5A4C20AD" w14:textId="77777777" w:rsidR="004700F9" w:rsidRPr="001C220C" w:rsidRDefault="004700F9" w:rsidP="003E1075">
      <w:pPr>
        <w:pStyle w:val="Heading3"/>
      </w:pPr>
      <w:bookmarkStart w:id="19257" w:name="_Toc320177001"/>
      <w:r w:rsidRPr="001C220C">
        <w:t>Physical asset capability</w:t>
      </w:r>
      <w:bookmarkEnd w:id="19257"/>
    </w:p>
    <w:p w14:paraId="358E6471" w14:textId="77777777" w:rsidR="00993C8C" w:rsidRPr="001C220C" w:rsidRDefault="00993C8C" w:rsidP="000D5E27">
      <w:pPr>
        <w:pStyle w:val="PARAGRAPH"/>
        <w:rPr>
          <w:lang w:val="en-US"/>
        </w:rPr>
      </w:pPr>
      <w:bookmarkStart w:id="19258" w:name="_Toc161566420"/>
      <w:r w:rsidRPr="001C220C">
        <w:rPr>
          <w:lang w:val="en-US"/>
        </w:rPr>
        <w:t xml:space="preserve">A representation of the capability of a </w:t>
      </w:r>
      <w:r w:rsidRPr="002E56ED">
        <w:rPr>
          <w:i/>
          <w:lang w:val="en-US"/>
        </w:rPr>
        <w:t>physical asset</w:t>
      </w:r>
      <w:r w:rsidRPr="001C220C">
        <w:rPr>
          <w:lang w:val="en-US"/>
        </w:rPr>
        <w:t xml:space="preserve"> </w:t>
      </w:r>
      <w:r w:rsidR="002E56ED">
        <w:rPr>
          <w:lang w:val="en-US"/>
        </w:rPr>
        <w:t>or</w:t>
      </w:r>
      <w:r w:rsidRPr="001C220C">
        <w:rPr>
          <w:lang w:val="en-US"/>
        </w:rPr>
        <w:t xml:space="preserve"> </w:t>
      </w:r>
      <w:r w:rsidRPr="002E56ED">
        <w:rPr>
          <w:i/>
          <w:lang w:val="en-US"/>
        </w:rPr>
        <w:t>physical asset</w:t>
      </w:r>
      <w:r w:rsidR="002E56ED" w:rsidRPr="002E56ED">
        <w:rPr>
          <w:i/>
          <w:lang w:val="en-US"/>
        </w:rPr>
        <w:t xml:space="preserve"> class</w:t>
      </w:r>
      <w:r w:rsidRPr="001C220C">
        <w:rPr>
          <w:lang w:val="en-US"/>
        </w:rPr>
        <w:t xml:space="preserve"> that is committed, available, or unattainable for a specific time </w:t>
      </w:r>
      <w:r w:rsidR="005D0E97">
        <w:rPr>
          <w:lang w:val="en-US"/>
        </w:rPr>
        <w:t>shall be presented as</w:t>
      </w:r>
      <w:r w:rsidRPr="001C220C">
        <w:rPr>
          <w:lang w:val="en-US"/>
        </w:rPr>
        <w:t xml:space="preserve"> a</w:t>
      </w:r>
      <w:r w:rsidRPr="001C220C">
        <w:rPr>
          <w:i/>
          <w:lang w:val="en-US"/>
        </w:rPr>
        <w:t xml:space="preserve"> </w:t>
      </w:r>
      <w:r w:rsidRPr="002E56ED">
        <w:rPr>
          <w:i/>
          <w:lang w:val="en-US"/>
        </w:rPr>
        <w:t>physical asset capability</w:t>
      </w:r>
      <w:r w:rsidRPr="001C220C">
        <w:rPr>
          <w:lang w:val="en-US"/>
        </w:rPr>
        <w:t xml:space="preserve">. </w:t>
      </w:r>
      <w:r w:rsidRPr="002E56ED">
        <w:rPr>
          <w:i/>
          <w:lang w:val="en-US"/>
        </w:rPr>
        <w:t>Physical asset capability</w:t>
      </w:r>
      <w:r w:rsidRPr="001C220C">
        <w:rPr>
          <w:i/>
          <w:lang w:val="en-US"/>
        </w:rPr>
        <w:t xml:space="preserve"> </w:t>
      </w:r>
      <w:r w:rsidRPr="001C220C">
        <w:rPr>
          <w:lang w:val="en-US"/>
        </w:rPr>
        <w:t xml:space="preserve">may contain references to either </w:t>
      </w:r>
      <w:r w:rsidRPr="00B316D0">
        <w:rPr>
          <w:i/>
          <w:lang w:val="en-US"/>
        </w:rPr>
        <w:t>physical asset</w:t>
      </w:r>
      <w:r w:rsidRPr="001C220C">
        <w:rPr>
          <w:lang w:val="en-US"/>
        </w:rPr>
        <w:t xml:space="preserve"> or </w:t>
      </w:r>
      <w:r w:rsidRPr="00B316D0">
        <w:rPr>
          <w:i/>
          <w:lang w:val="en-US"/>
        </w:rPr>
        <w:t xml:space="preserve">physical </w:t>
      </w:r>
      <w:r w:rsidR="00243B34" w:rsidRPr="00B316D0">
        <w:rPr>
          <w:i/>
          <w:lang w:val="en-US"/>
        </w:rPr>
        <w:t>asset class</w:t>
      </w:r>
      <w:r w:rsidRPr="001C220C">
        <w:rPr>
          <w:lang w:val="en-US"/>
        </w:rPr>
        <w:t>.</w:t>
      </w:r>
    </w:p>
    <w:p w14:paraId="32B0037E" w14:textId="77777777" w:rsidR="00993C8C" w:rsidRPr="001C220C" w:rsidRDefault="00993C8C" w:rsidP="000D5E27">
      <w:pPr>
        <w:pStyle w:val="PARAGRAPH"/>
        <w:rPr>
          <w:lang w:val="en-US"/>
        </w:rPr>
      </w:pPr>
      <w:r w:rsidRPr="002E56ED">
        <w:rPr>
          <w:i/>
          <w:lang w:val="en-US"/>
        </w:rPr>
        <w:t xml:space="preserve">Physical asset </w:t>
      </w:r>
      <w:r w:rsidR="002E56ED">
        <w:rPr>
          <w:i/>
          <w:lang w:val="en-US"/>
        </w:rPr>
        <w:t>capability</w:t>
      </w:r>
      <w:r w:rsidRPr="001C220C">
        <w:rPr>
          <w:lang w:val="en-US"/>
        </w:rPr>
        <w:t xml:space="preserve"> shall identify</w:t>
      </w:r>
    </w:p>
    <w:p w14:paraId="2582B458" w14:textId="77777777" w:rsidR="00993C8C" w:rsidRPr="000D5E27" w:rsidRDefault="00993C8C" w:rsidP="008B2E17">
      <w:pPr>
        <w:pStyle w:val="ListNumber"/>
        <w:numPr>
          <w:ilvl w:val="0"/>
          <w:numId w:val="85"/>
        </w:numPr>
        <w:ind w:left="360"/>
        <w:rPr>
          <w:lang w:val="en-US"/>
        </w:rPr>
      </w:pPr>
      <w:r w:rsidRPr="000D5E27">
        <w:rPr>
          <w:lang w:val="en-US"/>
        </w:rPr>
        <w:t>the availability (available, unattainable, committed</w:t>
      </w:r>
      <w:r w:rsidR="007F05A1" w:rsidRPr="000D5E27">
        <w:rPr>
          <w:lang w:val="en-US"/>
        </w:rPr>
        <w:t>, used, unused, total</w:t>
      </w:r>
      <w:r w:rsidRPr="000D5E27">
        <w:rPr>
          <w:lang w:val="en-US"/>
        </w:rPr>
        <w:t>);</w:t>
      </w:r>
    </w:p>
    <w:p w14:paraId="224D56F5" w14:textId="77777777" w:rsidR="00993C8C" w:rsidRPr="000D5E27" w:rsidRDefault="00993C8C" w:rsidP="008B2E17">
      <w:pPr>
        <w:pStyle w:val="ListNumber"/>
        <w:numPr>
          <w:ilvl w:val="0"/>
          <w:numId w:val="85"/>
        </w:numPr>
        <w:ind w:left="360"/>
        <w:rPr>
          <w:lang w:val="en-US"/>
        </w:rPr>
      </w:pPr>
      <w:r w:rsidRPr="000D5E27">
        <w:rPr>
          <w:lang w:val="en-US"/>
        </w:rPr>
        <w:t>the time associated with the availability (for example, third shift on a specific date).</w:t>
      </w:r>
    </w:p>
    <w:p w14:paraId="0C0DB752" w14:textId="77777777" w:rsidR="00993C8C" w:rsidRPr="001C220C" w:rsidRDefault="00993C8C" w:rsidP="000D5E27">
      <w:pPr>
        <w:pStyle w:val="PARAGRAPH"/>
        <w:rPr>
          <w:lang w:val="en-US"/>
        </w:rPr>
      </w:pPr>
      <w:r w:rsidRPr="001C220C">
        <w:rPr>
          <w:lang w:val="en-US"/>
        </w:rPr>
        <w:t xml:space="preserve">Specific </w:t>
      </w:r>
      <w:r w:rsidRPr="002E56ED">
        <w:rPr>
          <w:i/>
          <w:lang w:val="en-US"/>
        </w:rPr>
        <w:t>physical asset capabilities</w:t>
      </w:r>
      <w:r w:rsidRPr="001C220C">
        <w:rPr>
          <w:lang w:val="en-US"/>
        </w:rPr>
        <w:t xml:space="preserve"> </w:t>
      </w:r>
      <w:r w:rsidR="00853E4C">
        <w:rPr>
          <w:lang w:val="en-US"/>
        </w:rPr>
        <w:t>may contain</w:t>
      </w:r>
      <w:r w:rsidRPr="001C220C">
        <w:rPr>
          <w:lang w:val="en-US"/>
        </w:rPr>
        <w:t xml:space="preserve"> </w:t>
      </w:r>
      <w:r w:rsidRPr="002E56ED">
        <w:rPr>
          <w:i/>
          <w:lang w:val="en-US"/>
        </w:rPr>
        <w:t>physical asset capability properties</w:t>
      </w:r>
      <w:r w:rsidRPr="001C220C">
        <w:rPr>
          <w:lang w:val="en-US"/>
        </w:rPr>
        <w:t xml:space="preserve">. The </w:t>
      </w:r>
      <w:r w:rsidRPr="002E56ED">
        <w:rPr>
          <w:i/>
          <w:lang w:val="en-US"/>
        </w:rPr>
        <w:t>physical asset capability properties</w:t>
      </w:r>
      <w:r w:rsidRPr="001C220C">
        <w:rPr>
          <w:lang w:val="en-US"/>
        </w:rPr>
        <w:t xml:space="preserve"> may include the quantity of the resource referenced.</w:t>
      </w:r>
    </w:p>
    <w:p w14:paraId="053E6EC1" w14:textId="1B43C2EA" w:rsidR="00A103B2" w:rsidRPr="001C220C" w:rsidRDefault="00FD689A" w:rsidP="00A103B2">
      <w:pPr>
        <w:pStyle w:val="PARAGRAPH"/>
        <w:rPr>
          <w:ins w:id="19259" w:author="Charles Gifford" w:date="2016-04-20T15:22:00Z"/>
          <w:lang w:val="en-US"/>
        </w:rPr>
      </w:pPr>
      <w:r>
        <w:rPr>
          <w:lang w:val="en-US"/>
        </w:rPr>
        <w:fldChar w:fldCharType="begin"/>
      </w:r>
      <w:r>
        <w:rPr>
          <w:lang w:val="en-US"/>
        </w:rPr>
        <w:instrText xml:space="preserve"> REF _Ref477985330 \h </w:instrText>
      </w:r>
      <w:r>
        <w:rPr>
          <w:lang w:val="en-US"/>
        </w:rPr>
      </w:r>
      <w:r>
        <w:rPr>
          <w:lang w:val="en-US"/>
        </w:rPr>
        <w:fldChar w:fldCharType="separate"/>
      </w:r>
      <w:r>
        <w:t xml:space="preserve">Table </w:t>
      </w:r>
      <w:r>
        <w:rPr>
          <w:noProof/>
        </w:rPr>
        <w:t>225</w:t>
      </w:r>
      <w:r>
        <w:rPr>
          <w:lang w:val="en-US"/>
        </w:rPr>
        <w:fldChar w:fldCharType="end"/>
      </w:r>
      <w:r>
        <w:rPr>
          <w:lang w:val="en-US"/>
        </w:rPr>
        <w:t xml:space="preserve"> </w:t>
      </w:r>
      <w:r w:rsidR="00993C8C" w:rsidRPr="001C220C">
        <w:rPr>
          <w:lang w:val="en-US"/>
        </w:rPr>
        <w:t xml:space="preserve">defines the </w:t>
      </w:r>
      <w:r w:rsidR="00A103B2">
        <w:rPr>
          <w:lang w:val="en-US"/>
        </w:rPr>
        <w:t>relationship</w:t>
      </w:r>
      <w:r w:rsidR="00DC2844">
        <w:rPr>
          <w:lang w:val="en-US"/>
        </w:rPr>
        <w:t xml:space="preserve"> role</w:t>
      </w:r>
      <w:r w:rsidR="00A103B2">
        <w:rPr>
          <w:lang w:val="en-US"/>
        </w:rPr>
        <w:t>s</w:t>
      </w:r>
      <w:r w:rsidR="00993C8C" w:rsidRPr="001C220C">
        <w:rPr>
          <w:lang w:val="en-US"/>
        </w:rPr>
        <w:t xml:space="preserve"> for </w:t>
      </w:r>
      <w:r w:rsidR="00A91D1D">
        <w:rPr>
          <w:lang w:val="en-US"/>
        </w:rPr>
        <w:t xml:space="preserve">the </w:t>
      </w:r>
      <w:r w:rsidR="00993C8C" w:rsidRPr="001C220C">
        <w:rPr>
          <w:i/>
          <w:lang w:val="en-US"/>
        </w:rPr>
        <w:t>physical asset</w:t>
      </w:r>
      <w:r w:rsidR="00993C8C" w:rsidRPr="001C220C">
        <w:rPr>
          <w:lang w:val="en-US"/>
        </w:rPr>
        <w:t xml:space="preserve"> </w:t>
      </w:r>
      <w:r w:rsidR="00993C8C" w:rsidRPr="001C220C">
        <w:rPr>
          <w:i/>
          <w:lang w:val="en-US"/>
        </w:rPr>
        <w:t>capability</w:t>
      </w:r>
      <w:r w:rsidR="00993C8C" w:rsidRPr="001C220C">
        <w:rPr>
          <w:lang w:val="en-US"/>
        </w:rPr>
        <w:t xml:space="preserve">. </w:t>
      </w:r>
      <w:ins w:id="19260" w:author="Charles Gifford" w:date="2017-03-22T22:33:00Z">
        <w:r>
          <w:rPr>
            <w:lang w:val="en-US"/>
          </w:rPr>
          <w:fldChar w:fldCharType="begin"/>
        </w:r>
        <w:r>
          <w:rPr>
            <w:lang w:val="en-US"/>
          </w:rPr>
          <w:instrText xml:space="preserve"> REF _Ref169523126 \h </w:instrText>
        </w:r>
      </w:ins>
      <w:r>
        <w:rPr>
          <w:lang w:val="en-US"/>
        </w:rPr>
      </w:r>
      <w:r>
        <w:rPr>
          <w:lang w:val="en-US"/>
        </w:rPr>
        <w:fldChar w:fldCharType="separate"/>
      </w:r>
      <w:ins w:id="19261" w:author="Charles Gifford" w:date="2017-03-22T22:33:00Z">
        <w:r w:rsidRPr="001C220C">
          <w:rPr>
            <w:lang w:val="en-US"/>
          </w:rPr>
          <w:t xml:space="preserve">Table </w:t>
        </w:r>
        <w:r>
          <w:rPr>
            <w:noProof/>
            <w:lang w:val="en-US"/>
          </w:rPr>
          <w:t>226</w:t>
        </w:r>
        <w:r>
          <w:rPr>
            <w:lang w:val="en-US"/>
          </w:rPr>
          <w:fldChar w:fldCharType="end"/>
        </w:r>
      </w:ins>
      <w:ins w:id="19262" w:author="Charles Gifford" w:date="2016-04-20T15:22:00Z">
        <w:r w:rsidR="00A103B2" w:rsidRPr="001C220C">
          <w:rPr>
            <w:lang w:val="en-US"/>
          </w:rPr>
          <w:t xml:space="preserve"> defines the attributes for </w:t>
        </w:r>
      </w:ins>
      <w:ins w:id="19263" w:author="Charles Gifford" w:date="2016-10-30T07:53:00Z">
        <w:r w:rsidR="00530334">
          <w:rPr>
            <w:lang w:val="en-US"/>
          </w:rPr>
          <w:t xml:space="preserve">the </w:t>
        </w:r>
      </w:ins>
      <w:ins w:id="19264" w:author="Charles Gifford" w:date="2016-04-20T15:22:00Z">
        <w:r w:rsidR="00A103B2" w:rsidRPr="001C220C">
          <w:rPr>
            <w:i/>
            <w:lang w:val="en-US"/>
          </w:rPr>
          <w:t>physical asset</w:t>
        </w:r>
        <w:r w:rsidR="00A103B2" w:rsidRPr="001C220C">
          <w:rPr>
            <w:lang w:val="en-US"/>
          </w:rPr>
          <w:t xml:space="preserve"> </w:t>
        </w:r>
        <w:r w:rsidR="00A91D1D">
          <w:rPr>
            <w:i/>
            <w:lang w:val="en-US"/>
          </w:rPr>
          <w:t>capability</w:t>
        </w:r>
        <w:r w:rsidR="00A103B2" w:rsidRPr="001C220C">
          <w:rPr>
            <w:lang w:val="en-US"/>
          </w:rPr>
          <w:t xml:space="preserve">. </w:t>
        </w:r>
      </w:ins>
    </w:p>
    <w:p w14:paraId="472B8ACD" w14:textId="304B86F3" w:rsidR="00A103B2" w:rsidRDefault="00FD689A" w:rsidP="00881CA4">
      <w:pPr>
        <w:pStyle w:val="TABLE-title"/>
        <w:rPr>
          <w:ins w:id="19265" w:author="Charles Gifford" w:date="2017-03-20T22:30:00Z"/>
          <w:lang w:val="en-US"/>
        </w:rPr>
      </w:pPr>
      <w:bookmarkStart w:id="19266" w:name="_Ref477985330"/>
      <w:bookmarkStart w:id="19267" w:name="_Toc478492525"/>
      <w:ins w:id="19268" w:author="Charles Gifford" w:date="2017-03-22T22:32:00Z">
        <w:r>
          <w:t xml:space="preserve">Table </w:t>
        </w:r>
        <w:r>
          <w:fldChar w:fldCharType="begin"/>
        </w:r>
        <w:r>
          <w:instrText xml:space="preserve"> SEQ Table \* ARABIC </w:instrText>
        </w:r>
      </w:ins>
      <w:r>
        <w:fldChar w:fldCharType="separate"/>
      </w:r>
      <w:ins w:id="19269" w:author="Charles Gifford" w:date="2017-03-22T22:32:00Z">
        <w:r>
          <w:rPr>
            <w:noProof/>
          </w:rPr>
          <w:t>225</w:t>
        </w:r>
        <w:r>
          <w:fldChar w:fldCharType="end"/>
        </w:r>
      </w:ins>
      <w:bookmarkEnd w:id="19266"/>
      <w:ins w:id="19270" w:author="Charles Gifford" w:date="2016-04-20T15:22:00Z">
        <w:r w:rsidR="00A103B2">
          <w:rPr>
            <w:lang w:val="en-US"/>
          </w:rPr>
          <w:t xml:space="preserve"> –</w:t>
        </w:r>
        <w:r w:rsidR="00A103B2" w:rsidRPr="001C220C">
          <w:rPr>
            <w:lang w:val="en-US"/>
          </w:rPr>
          <w:t xml:space="preserve"> </w:t>
        </w:r>
        <w:r w:rsidR="00A103B2">
          <w:rPr>
            <w:lang w:val="en-US"/>
          </w:rPr>
          <w:t>P</w:t>
        </w:r>
        <w:r w:rsidR="00A103B2" w:rsidRPr="001C220C">
          <w:rPr>
            <w:lang w:val="en-US"/>
          </w:rPr>
          <w:t>hysical asset capability</w:t>
        </w:r>
        <w:r w:rsidR="00A103B2" w:rsidRPr="00AC2193">
          <w:rPr>
            <w:lang w:val="en-US"/>
          </w:rPr>
          <w:t xml:space="preserve"> </w:t>
        </w:r>
      </w:ins>
      <w:ins w:id="19271" w:author="Charles Gifford" w:date="2016-04-20T15:23:00Z">
        <w:r w:rsidR="00A103B2">
          <w:rPr>
            <w:lang w:val="en-US"/>
          </w:rPr>
          <w:t>relationship</w:t>
        </w:r>
      </w:ins>
      <w:ins w:id="19272" w:author="Charles Gifford" w:date="2017-03-20T22:30:00Z">
        <w:r w:rsidR="00DC2844">
          <w:rPr>
            <w:lang w:val="en-US"/>
          </w:rPr>
          <w:t xml:space="preserve"> role</w:t>
        </w:r>
      </w:ins>
      <w:ins w:id="19273" w:author="Charles Gifford" w:date="2016-04-20T15:23:00Z">
        <w:r w:rsidR="00A103B2">
          <w:rPr>
            <w:lang w:val="en-US"/>
          </w:rPr>
          <w:t>s</w:t>
        </w:r>
      </w:ins>
      <w:bookmarkEnd w:id="19267"/>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170"/>
        <w:gridCol w:w="3690"/>
      </w:tblGrid>
      <w:tr w:rsidR="00DC2844" w:rsidRPr="009432BC" w14:paraId="43B6DCED" w14:textId="77777777" w:rsidTr="00C60793">
        <w:trPr>
          <w:trHeight w:val="197"/>
          <w:tblHeader/>
          <w:ins w:id="19274" w:author="Charles Gifford" w:date="2017-03-20T22:30:00Z"/>
        </w:trPr>
        <w:tc>
          <w:tcPr>
            <w:tcW w:w="2155" w:type="dxa"/>
            <w:shd w:val="clear" w:color="auto" w:fill="auto"/>
          </w:tcPr>
          <w:p w14:paraId="4F9A58DB" w14:textId="77777777" w:rsidR="00DC2844" w:rsidRPr="009432BC" w:rsidRDefault="00DC2844" w:rsidP="00C60793">
            <w:pPr>
              <w:pStyle w:val="TABLE-col-heading"/>
              <w:rPr>
                <w:ins w:id="19275" w:author="Charles Gifford" w:date="2017-03-20T22:30:00Z"/>
              </w:rPr>
            </w:pPr>
            <w:ins w:id="19276" w:author="Charles Gifford" w:date="2017-03-20T22:30:00Z">
              <w:r w:rsidRPr="009432BC">
                <w:t>Related Object</w:t>
              </w:r>
            </w:ins>
          </w:p>
        </w:tc>
        <w:tc>
          <w:tcPr>
            <w:tcW w:w="2070" w:type="dxa"/>
            <w:shd w:val="clear" w:color="auto" w:fill="auto"/>
          </w:tcPr>
          <w:p w14:paraId="6F4FB54E" w14:textId="77777777" w:rsidR="00DC2844" w:rsidRPr="009432BC" w:rsidRDefault="00DC2844" w:rsidP="00C60793">
            <w:pPr>
              <w:pStyle w:val="TABLE-col-heading"/>
              <w:rPr>
                <w:ins w:id="19277" w:author="Charles Gifford" w:date="2017-03-20T22:30:00Z"/>
              </w:rPr>
            </w:pPr>
            <w:ins w:id="19278" w:author="Charles Gifford" w:date="2017-03-20T22:30:00Z">
              <w:r w:rsidRPr="009432BC">
                <w:t>Role</w:t>
              </w:r>
            </w:ins>
          </w:p>
        </w:tc>
        <w:tc>
          <w:tcPr>
            <w:tcW w:w="1170" w:type="dxa"/>
            <w:shd w:val="clear" w:color="auto" w:fill="auto"/>
          </w:tcPr>
          <w:p w14:paraId="5FEB52D1" w14:textId="77777777" w:rsidR="00DC2844" w:rsidRPr="009432BC" w:rsidRDefault="00DC2844" w:rsidP="00C60793">
            <w:pPr>
              <w:pStyle w:val="TABLE-col-heading"/>
              <w:rPr>
                <w:ins w:id="19279" w:author="Charles Gifford" w:date="2017-03-20T22:30:00Z"/>
              </w:rPr>
            </w:pPr>
            <w:ins w:id="19280" w:author="Charles Gifford" w:date="2017-03-20T22:30:00Z">
              <w:r w:rsidRPr="009432BC">
                <w:t>Multiplicity</w:t>
              </w:r>
            </w:ins>
          </w:p>
        </w:tc>
        <w:tc>
          <w:tcPr>
            <w:tcW w:w="3690" w:type="dxa"/>
            <w:shd w:val="clear" w:color="auto" w:fill="auto"/>
          </w:tcPr>
          <w:p w14:paraId="61D501E7" w14:textId="77777777" w:rsidR="00DC2844" w:rsidRPr="009432BC" w:rsidRDefault="00DC2844" w:rsidP="00C60793">
            <w:pPr>
              <w:pStyle w:val="TABLE-col-heading"/>
              <w:rPr>
                <w:ins w:id="19281" w:author="Charles Gifford" w:date="2017-03-20T22:30:00Z"/>
              </w:rPr>
            </w:pPr>
            <w:ins w:id="19282" w:author="Charles Gifford" w:date="2017-03-20T22:30:00Z">
              <w:r w:rsidRPr="009432BC">
                <w:t>Description</w:t>
              </w:r>
            </w:ins>
          </w:p>
        </w:tc>
      </w:tr>
      <w:tr w:rsidR="00DC2844" w:rsidRPr="009432BC" w14:paraId="0346C148" w14:textId="77777777" w:rsidTr="00C60793">
        <w:trPr>
          <w:trHeight w:val="332"/>
          <w:ins w:id="19283" w:author="Charles Gifford" w:date="2017-03-20T22:30:00Z"/>
        </w:trPr>
        <w:tc>
          <w:tcPr>
            <w:tcW w:w="2155" w:type="dxa"/>
          </w:tcPr>
          <w:p w14:paraId="59463A0D" w14:textId="77777777" w:rsidR="00DC2844" w:rsidRPr="009432BC" w:rsidRDefault="00DC2844" w:rsidP="00C60793">
            <w:pPr>
              <w:pStyle w:val="TABLE-cell"/>
              <w:rPr>
                <w:ins w:id="19284" w:author="Charles Gifford" w:date="2017-03-20T22:30:00Z"/>
              </w:rPr>
            </w:pPr>
            <w:ins w:id="19285" w:author="Charles Gifford" w:date="2017-03-20T22:30:00Z">
              <w:r>
                <w:rPr>
                  <w:szCs w:val="20"/>
                  <w:lang w:val="en-US"/>
                </w:rPr>
                <w:t>Operations capability</w:t>
              </w:r>
            </w:ins>
          </w:p>
        </w:tc>
        <w:tc>
          <w:tcPr>
            <w:tcW w:w="2070" w:type="dxa"/>
          </w:tcPr>
          <w:p w14:paraId="762DE946" w14:textId="77777777" w:rsidR="00DC2844" w:rsidRPr="009432BC" w:rsidRDefault="00DC2844" w:rsidP="00C60793">
            <w:pPr>
              <w:pStyle w:val="TABLE-cell"/>
              <w:rPr>
                <w:ins w:id="19286" w:author="Charles Gifford" w:date="2017-03-20T22:30:00Z"/>
              </w:rPr>
            </w:pPr>
            <w:ins w:id="19287" w:author="Charles Gifford" w:date="2017-03-20T22:30:00Z">
              <w:r>
                <w:rPr>
                  <w:szCs w:val="20"/>
                  <w:lang w:val="en-US"/>
                </w:rPr>
                <w:t>NA</w:t>
              </w:r>
            </w:ins>
          </w:p>
        </w:tc>
        <w:tc>
          <w:tcPr>
            <w:tcW w:w="1170" w:type="dxa"/>
          </w:tcPr>
          <w:p w14:paraId="5A5B197D" w14:textId="77777777" w:rsidR="00DC2844" w:rsidRPr="009432BC" w:rsidRDefault="00DC2844" w:rsidP="00C60793">
            <w:pPr>
              <w:pStyle w:val="TABLE-cell"/>
              <w:rPr>
                <w:ins w:id="19288" w:author="Charles Gifford" w:date="2017-03-20T22:30:00Z"/>
              </w:rPr>
            </w:pPr>
            <w:ins w:id="19289" w:author="Charles Gifford" w:date="2017-03-20T22:30:00Z">
              <w:r>
                <w:rPr>
                  <w:szCs w:val="20"/>
                  <w:lang w:val="en-US"/>
                </w:rPr>
                <w:t>1</w:t>
              </w:r>
            </w:ins>
          </w:p>
        </w:tc>
        <w:tc>
          <w:tcPr>
            <w:tcW w:w="3690" w:type="dxa"/>
          </w:tcPr>
          <w:p w14:paraId="73EDC260" w14:textId="46DC2168" w:rsidR="00DC2844" w:rsidRPr="009432BC" w:rsidRDefault="00DC2844" w:rsidP="00C60793">
            <w:pPr>
              <w:pStyle w:val="TABLE-cell"/>
              <w:rPr>
                <w:ins w:id="19290" w:author="Charles Gifford" w:date="2017-03-20T22:30:00Z"/>
              </w:rPr>
            </w:pPr>
            <w:ins w:id="19291" w:author="Charles Gifford" w:date="2017-03-20T22:30:00Z">
              <w:r>
                <w:rPr>
                  <w:lang w:val="en-US"/>
                </w:rPr>
                <w:t xml:space="preserve">The </w:t>
              </w:r>
              <w:r>
                <w:rPr>
                  <w:i/>
                  <w:lang w:val="en-US"/>
                </w:rPr>
                <w:t>operations capability</w:t>
              </w:r>
              <w:r>
                <w:rPr>
                  <w:lang w:val="en-US"/>
                </w:rPr>
                <w:t xml:space="preserve"> defined in part by this </w:t>
              </w:r>
            </w:ins>
            <w:ins w:id="19292" w:author="Charles Gifford" w:date="2017-03-20T22:31:00Z">
              <w:r w:rsidR="00291F09">
                <w:rPr>
                  <w:i/>
                  <w:lang w:val="en-US"/>
                </w:rPr>
                <w:t xml:space="preserve">physical asset </w:t>
              </w:r>
            </w:ins>
            <w:ins w:id="19293" w:author="Charles Gifford" w:date="2017-03-20T22:30:00Z">
              <w:r>
                <w:rPr>
                  <w:i/>
                  <w:lang w:val="en-US"/>
                </w:rPr>
                <w:t>capability</w:t>
              </w:r>
              <w:r>
                <w:rPr>
                  <w:lang w:val="en-US"/>
                </w:rPr>
                <w:t>.</w:t>
              </w:r>
            </w:ins>
          </w:p>
        </w:tc>
      </w:tr>
      <w:tr w:rsidR="00DC2844" w:rsidRPr="009432BC" w14:paraId="1A2756AB" w14:textId="77777777" w:rsidTr="00C60793">
        <w:trPr>
          <w:trHeight w:val="332"/>
          <w:ins w:id="19294" w:author="Charles Gifford" w:date="2017-03-20T22:30:00Z"/>
        </w:trPr>
        <w:tc>
          <w:tcPr>
            <w:tcW w:w="2155" w:type="dxa"/>
          </w:tcPr>
          <w:p w14:paraId="4C71A9EB" w14:textId="45C40E7D" w:rsidR="00DC2844" w:rsidRDefault="00291F09" w:rsidP="00C60793">
            <w:pPr>
              <w:pStyle w:val="TABLE-cell"/>
              <w:rPr>
                <w:ins w:id="19295" w:author="Charles Gifford" w:date="2017-03-20T22:30:00Z"/>
                <w:szCs w:val="20"/>
                <w:lang w:val="en-US"/>
              </w:rPr>
            </w:pPr>
            <w:ins w:id="19296" w:author="Charles Gifford" w:date="2017-03-20T22:31:00Z">
              <w:r>
                <w:rPr>
                  <w:szCs w:val="20"/>
                  <w:lang w:val="en-US"/>
                </w:rPr>
                <w:t xml:space="preserve">Physical asset </w:t>
              </w:r>
            </w:ins>
            <w:ins w:id="19297" w:author="Charles Gifford" w:date="2017-03-20T22:30:00Z">
              <w:r w:rsidR="00DC2844">
                <w:rPr>
                  <w:szCs w:val="20"/>
                  <w:lang w:val="en-US"/>
                </w:rPr>
                <w:t>capability property</w:t>
              </w:r>
            </w:ins>
          </w:p>
        </w:tc>
        <w:tc>
          <w:tcPr>
            <w:tcW w:w="2070" w:type="dxa"/>
          </w:tcPr>
          <w:p w14:paraId="3F907025" w14:textId="24B0117D" w:rsidR="00DC2844" w:rsidRDefault="00291F09" w:rsidP="00C60793">
            <w:pPr>
              <w:pStyle w:val="TABLE-cell"/>
              <w:rPr>
                <w:ins w:id="19298" w:author="Charles Gifford" w:date="2017-03-20T22:30:00Z"/>
                <w:szCs w:val="20"/>
                <w:lang w:val="en-US"/>
              </w:rPr>
            </w:pPr>
            <w:ins w:id="19299" w:author="Charles Gifford" w:date="2017-03-20T22:31:00Z">
              <w:r>
                <w:rPr>
                  <w:szCs w:val="20"/>
                  <w:lang w:val="en-US"/>
                </w:rPr>
                <w:t xml:space="preserve">Physical asset </w:t>
              </w:r>
            </w:ins>
            <w:ins w:id="19300" w:author="Charles Gifford" w:date="2017-03-20T22:30:00Z">
              <w:r w:rsidR="00DC2844">
                <w:rPr>
                  <w:szCs w:val="20"/>
                  <w:lang w:val="en-US"/>
                </w:rPr>
                <w:t>capability property</w:t>
              </w:r>
            </w:ins>
          </w:p>
        </w:tc>
        <w:tc>
          <w:tcPr>
            <w:tcW w:w="1170" w:type="dxa"/>
          </w:tcPr>
          <w:p w14:paraId="232B08C5" w14:textId="77777777" w:rsidR="00DC2844" w:rsidRDefault="00DC2844" w:rsidP="00C60793">
            <w:pPr>
              <w:pStyle w:val="TABLE-cell"/>
              <w:rPr>
                <w:ins w:id="19301" w:author="Charles Gifford" w:date="2017-03-20T22:30:00Z"/>
                <w:szCs w:val="20"/>
                <w:lang w:val="en-US"/>
              </w:rPr>
            </w:pPr>
            <w:ins w:id="19302" w:author="Charles Gifford" w:date="2017-03-20T22:30:00Z">
              <w:r>
                <w:rPr>
                  <w:szCs w:val="20"/>
                  <w:lang w:val="en-US"/>
                </w:rPr>
                <w:t>0..*</w:t>
              </w:r>
            </w:ins>
          </w:p>
        </w:tc>
        <w:tc>
          <w:tcPr>
            <w:tcW w:w="3690" w:type="dxa"/>
          </w:tcPr>
          <w:p w14:paraId="44FC326D" w14:textId="149209BF" w:rsidR="00DC2844" w:rsidRPr="00BE0F67" w:rsidRDefault="00DC2844" w:rsidP="00C60793">
            <w:pPr>
              <w:pStyle w:val="TABLE-cell"/>
              <w:rPr>
                <w:ins w:id="19303" w:author="Charles Gifford" w:date="2017-03-20T22:30:00Z"/>
                <w:lang w:val="en-US"/>
              </w:rPr>
            </w:pPr>
            <w:ins w:id="19304" w:author="Charles Gifford" w:date="2017-03-20T22:30:00Z">
              <w:r>
                <w:rPr>
                  <w:lang w:val="en-US"/>
                </w:rPr>
                <w:t xml:space="preserve">The values in the </w:t>
              </w:r>
            </w:ins>
            <w:ins w:id="19305" w:author="Charles Gifford" w:date="2017-03-20T22:31:00Z">
              <w:r w:rsidR="00291F09">
                <w:rPr>
                  <w:i/>
                  <w:lang w:val="en-US"/>
                </w:rPr>
                <w:t xml:space="preserve">physical asset </w:t>
              </w:r>
            </w:ins>
            <w:ins w:id="19306" w:author="Charles Gifford" w:date="2017-03-20T22:30:00Z">
              <w:r w:rsidRPr="00160C96">
                <w:rPr>
                  <w:i/>
                  <w:szCs w:val="20"/>
                  <w:lang w:val="en-US"/>
                </w:rPr>
                <w:t>capability</w:t>
              </w:r>
              <w:r>
                <w:rPr>
                  <w:szCs w:val="20"/>
                  <w:lang w:val="en-US"/>
                </w:rPr>
                <w:t xml:space="preserve"> </w:t>
              </w:r>
              <w:r w:rsidRPr="00465559">
                <w:rPr>
                  <w:i/>
                  <w:lang w:val="en-US"/>
                </w:rPr>
                <w:t>property</w:t>
              </w:r>
              <w:r>
                <w:rPr>
                  <w:lang w:val="en-US"/>
                </w:rPr>
                <w:t xml:space="preserve"> are for</w:t>
              </w:r>
              <w:r w:rsidRPr="00786491">
                <w:rPr>
                  <w:lang w:val="en-US"/>
                </w:rPr>
                <w:t xml:space="preserve"> </w:t>
              </w:r>
              <w:r>
                <w:rPr>
                  <w:lang w:val="en-US"/>
                </w:rPr>
                <w:t>this</w:t>
              </w:r>
              <w:r w:rsidRPr="00AB0960">
                <w:rPr>
                  <w:lang w:val="en-US"/>
                </w:rPr>
                <w:t xml:space="preserve"> </w:t>
              </w:r>
            </w:ins>
            <w:ins w:id="19307" w:author="Charles Gifford" w:date="2017-03-20T22:31:00Z">
              <w:r w:rsidR="00291F09">
                <w:rPr>
                  <w:i/>
                  <w:lang w:val="en-US"/>
                </w:rPr>
                <w:t>physical asset</w:t>
              </w:r>
            </w:ins>
            <w:ins w:id="19308" w:author="Charles Gifford" w:date="2017-03-20T22:32:00Z">
              <w:r w:rsidR="00291F09">
                <w:rPr>
                  <w:i/>
                  <w:lang w:val="en-US"/>
                </w:rPr>
                <w:t xml:space="preserve"> </w:t>
              </w:r>
            </w:ins>
            <w:ins w:id="19309" w:author="Charles Gifford" w:date="2017-03-20T22:30:00Z">
              <w:r w:rsidRPr="00037D0F">
                <w:rPr>
                  <w:i/>
                  <w:lang w:val="en-US"/>
                </w:rPr>
                <w:t>capability</w:t>
              </w:r>
              <w:r w:rsidRPr="00AB0960">
                <w:rPr>
                  <w:lang w:val="en-US"/>
                </w:rPr>
                <w:t>.</w:t>
              </w:r>
            </w:ins>
          </w:p>
        </w:tc>
      </w:tr>
      <w:tr w:rsidR="00DC2844" w:rsidRPr="009432BC" w14:paraId="3CD05628" w14:textId="77777777" w:rsidTr="00C60793">
        <w:trPr>
          <w:trHeight w:val="332"/>
          <w:ins w:id="19310" w:author="Charles Gifford" w:date="2017-03-20T22:30:00Z"/>
        </w:trPr>
        <w:tc>
          <w:tcPr>
            <w:tcW w:w="2155" w:type="dxa"/>
            <w:shd w:val="clear" w:color="auto" w:fill="auto"/>
          </w:tcPr>
          <w:p w14:paraId="72349424" w14:textId="78537746" w:rsidR="00DC2844" w:rsidRPr="00AB0960" w:rsidRDefault="00291F09" w:rsidP="00C60793">
            <w:pPr>
              <w:pStyle w:val="TABLE-cell"/>
              <w:rPr>
                <w:ins w:id="19311" w:author="Charles Gifford" w:date="2017-03-20T22:30:00Z"/>
                <w:szCs w:val="20"/>
                <w:lang w:val="en-US"/>
              </w:rPr>
            </w:pPr>
            <w:ins w:id="19312" w:author="Charles Gifford" w:date="2017-03-20T22:31:00Z">
              <w:r>
                <w:t>Physical asset</w:t>
              </w:r>
            </w:ins>
            <w:ins w:id="19313" w:author="Charles Gifford" w:date="2017-03-20T22:30:00Z">
              <w:r w:rsidR="00DC2844" w:rsidRPr="00BA06AC">
                <w:t xml:space="preserve"> </w:t>
              </w:r>
              <w:r w:rsidR="00DC2844" w:rsidRPr="00BA207E">
                <w:t>class</w:t>
              </w:r>
            </w:ins>
          </w:p>
        </w:tc>
        <w:tc>
          <w:tcPr>
            <w:tcW w:w="2070" w:type="dxa"/>
            <w:shd w:val="clear" w:color="auto" w:fill="auto"/>
          </w:tcPr>
          <w:p w14:paraId="662427DB" w14:textId="6F64F17A" w:rsidR="00DC2844" w:rsidRPr="00AB0960" w:rsidRDefault="00291F09" w:rsidP="00C60793">
            <w:pPr>
              <w:pStyle w:val="TABLE-cell"/>
              <w:rPr>
                <w:ins w:id="19314" w:author="Charles Gifford" w:date="2017-03-20T22:30:00Z"/>
                <w:szCs w:val="20"/>
                <w:lang w:val="en-US"/>
              </w:rPr>
            </w:pPr>
            <w:ins w:id="19315" w:author="Charles Gifford" w:date="2017-03-20T22:31:00Z">
              <w:r>
                <w:t xml:space="preserve">Physical asset </w:t>
              </w:r>
            </w:ins>
            <w:ins w:id="19316" w:author="Charles Gifford" w:date="2017-03-20T22:30:00Z">
              <w:r w:rsidR="00DC2844" w:rsidRPr="00BA207E">
                <w:t>class</w:t>
              </w:r>
            </w:ins>
          </w:p>
        </w:tc>
        <w:tc>
          <w:tcPr>
            <w:tcW w:w="1170" w:type="dxa"/>
          </w:tcPr>
          <w:p w14:paraId="1419E34A" w14:textId="77777777" w:rsidR="00DC2844" w:rsidRDefault="00DC2844" w:rsidP="00C60793">
            <w:pPr>
              <w:pStyle w:val="TABLE-cell"/>
              <w:rPr>
                <w:ins w:id="19317" w:author="Charles Gifford" w:date="2017-03-20T22:30:00Z"/>
                <w:szCs w:val="20"/>
                <w:lang w:val="en-US"/>
              </w:rPr>
            </w:pPr>
            <w:ins w:id="19318" w:author="Charles Gifford" w:date="2017-03-20T22:30:00Z">
              <w:r w:rsidRPr="0030452A">
                <w:t>0..*</w:t>
              </w:r>
            </w:ins>
          </w:p>
        </w:tc>
        <w:tc>
          <w:tcPr>
            <w:tcW w:w="3690" w:type="dxa"/>
          </w:tcPr>
          <w:p w14:paraId="4031427C" w14:textId="3E16B1F9" w:rsidR="00DC2844" w:rsidRDefault="00DC2844" w:rsidP="00C60793">
            <w:pPr>
              <w:pStyle w:val="TABLE-cell"/>
              <w:rPr>
                <w:ins w:id="19319" w:author="Charles Gifford" w:date="2017-03-20T22:30:00Z"/>
                <w:lang w:val="en-US"/>
              </w:rPr>
            </w:pPr>
            <w:ins w:id="19320" w:author="Charles Gifford" w:date="2017-03-20T22:30:00Z">
              <w:r>
                <w:t>A cross-model association to</w:t>
              </w:r>
              <w:r w:rsidRPr="00FD719C">
                <w:t xml:space="preserve"> element in the </w:t>
              </w:r>
            </w:ins>
            <w:ins w:id="19321" w:author="Charles Gifford" w:date="2017-03-20T22:31:00Z">
              <w:r w:rsidR="00291F09">
                <w:t xml:space="preserve">physical asset </w:t>
              </w:r>
            </w:ins>
            <w:ins w:id="19322" w:author="Charles Gifford" w:date="2017-03-20T22:30:00Z">
              <w:r w:rsidRPr="00FD719C">
                <w:t>model</w:t>
              </w:r>
              <w:r>
                <w:t xml:space="preserve"> as explained in clause 4.6.4</w:t>
              </w:r>
              <w:r w:rsidRPr="00FD719C">
                <w:t>.</w:t>
              </w:r>
            </w:ins>
          </w:p>
        </w:tc>
      </w:tr>
      <w:tr w:rsidR="00DC2844" w:rsidRPr="009432BC" w14:paraId="70C62C49" w14:textId="77777777" w:rsidTr="00C60793">
        <w:trPr>
          <w:trHeight w:val="332"/>
          <w:ins w:id="19323" w:author="Charles Gifford" w:date="2017-03-20T22:30:00Z"/>
        </w:trPr>
        <w:tc>
          <w:tcPr>
            <w:tcW w:w="2155" w:type="dxa"/>
            <w:shd w:val="clear" w:color="auto" w:fill="auto"/>
          </w:tcPr>
          <w:p w14:paraId="1F85FE78" w14:textId="1D6E320C" w:rsidR="00DC2844" w:rsidRPr="00AB0960" w:rsidRDefault="00291F09" w:rsidP="00C60793">
            <w:pPr>
              <w:pStyle w:val="TABLE-cell"/>
              <w:rPr>
                <w:ins w:id="19324" w:author="Charles Gifford" w:date="2017-03-20T22:30:00Z"/>
                <w:szCs w:val="20"/>
                <w:lang w:val="en-US"/>
              </w:rPr>
            </w:pPr>
            <w:ins w:id="19325" w:author="Charles Gifford" w:date="2017-03-20T22:31:00Z">
              <w:r>
                <w:t xml:space="preserve">Physical asset </w:t>
              </w:r>
            </w:ins>
          </w:p>
        </w:tc>
        <w:tc>
          <w:tcPr>
            <w:tcW w:w="2070" w:type="dxa"/>
            <w:shd w:val="clear" w:color="auto" w:fill="auto"/>
          </w:tcPr>
          <w:p w14:paraId="72801570" w14:textId="5A6CBF8E" w:rsidR="00DC2844" w:rsidRPr="00AB0960" w:rsidRDefault="00291F09" w:rsidP="00C60793">
            <w:pPr>
              <w:pStyle w:val="TABLE-cell"/>
              <w:rPr>
                <w:ins w:id="19326" w:author="Charles Gifford" w:date="2017-03-20T22:30:00Z"/>
                <w:szCs w:val="20"/>
                <w:lang w:val="en-US"/>
              </w:rPr>
            </w:pPr>
            <w:ins w:id="19327" w:author="Charles Gifford" w:date="2017-03-20T22:31:00Z">
              <w:r>
                <w:t xml:space="preserve">Physical asset </w:t>
              </w:r>
            </w:ins>
          </w:p>
        </w:tc>
        <w:tc>
          <w:tcPr>
            <w:tcW w:w="1170" w:type="dxa"/>
          </w:tcPr>
          <w:p w14:paraId="36C34D58" w14:textId="77777777" w:rsidR="00DC2844" w:rsidRDefault="00DC2844" w:rsidP="00C60793">
            <w:pPr>
              <w:pStyle w:val="TABLE-cell"/>
              <w:rPr>
                <w:ins w:id="19328" w:author="Charles Gifford" w:date="2017-03-20T22:30:00Z"/>
                <w:szCs w:val="20"/>
                <w:lang w:val="en-US"/>
              </w:rPr>
            </w:pPr>
            <w:ins w:id="19329" w:author="Charles Gifford" w:date="2017-03-20T22:30:00Z">
              <w:r w:rsidRPr="0030452A">
                <w:t>0..*</w:t>
              </w:r>
            </w:ins>
          </w:p>
        </w:tc>
        <w:tc>
          <w:tcPr>
            <w:tcW w:w="3690" w:type="dxa"/>
            <w:shd w:val="clear" w:color="auto" w:fill="auto"/>
          </w:tcPr>
          <w:p w14:paraId="7D7AF2EB" w14:textId="406FB05C" w:rsidR="00DC2844" w:rsidRDefault="00DC2844" w:rsidP="00C60793">
            <w:pPr>
              <w:pStyle w:val="TABLE-cell"/>
              <w:rPr>
                <w:ins w:id="19330" w:author="Charles Gifford" w:date="2017-03-20T22:30:00Z"/>
                <w:lang w:val="en-US"/>
              </w:rPr>
            </w:pPr>
            <w:ins w:id="19331" w:author="Charles Gifford" w:date="2017-03-20T22:30:00Z">
              <w:r w:rsidRPr="002C3CDB">
                <w:t>A cross-model associat</w:t>
              </w:r>
              <w:r>
                <w:t xml:space="preserve">ion to element in the </w:t>
              </w:r>
            </w:ins>
            <w:ins w:id="19332" w:author="Charles Gifford" w:date="2017-03-20T22:31:00Z">
              <w:r w:rsidR="00291F09">
                <w:t>physical asset</w:t>
              </w:r>
            </w:ins>
            <w:ins w:id="19333" w:author="Charles Gifford" w:date="2017-03-20T22:30:00Z">
              <w:r w:rsidRPr="00BA06AC">
                <w:t xml:space="preserve"> </w:t>
              </w:r>
              <w:r w:rsidRPr="002C3CDB">
                <w:t>model as explained in clause 4.6.4.</w:t>
              </w:r>
            </w:ins>
          </w:p>
        </w:tc>
      </w:tr>
    </w:tbl>
    <w:p w14:paraId="7206F431" w14:textId="4E9C0F50" w:rsidR="00993C8C" w:rsidRPr="001C220C" w:rsidRDefault="00993C8C" w:rsidP="000D5E27">
      <w:pPr>
        <w:pStyle w:val="TABLE-title"/>
        <w:rPr>
          <w:lang w:val="en-US"/>
        </w:rPr>
      </w:pPr>
      <w:bookmarkStart w:id="19334" w:name="_Ref169523126"/>
      <w:bookmarkStart w:id="19335" w:name="_Toc266864207"/>
      <w:bookmarkStart w:id="19336" w:name="_Toc306621095"/>
      <w:bookmarkStart w:id="19337" w:name="_Toc320178491"/>
      <w:bookmarkStart w:id="19338" w:name="_Toc478492526"/>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FD689A">
        <w:rPr>
          <w:noProof/>
          <w:lang w:val="en-US"/>
        </w:rPr>
        <w:t>226</w:t>
      </w:r>
      <w:r w:rsidR="00FD29D6">
        <w:rPr>
          <w:lang w:val="en-US"/>
        </w:rPr>
        <w:fldChar w:fldCharType="end"/>
      </w:r>
      <w:bookmarkEnd w:id="19334"/>
      <w:r w:rsidR="000D5E27">
        <w:rPr>
          <w:lang w:val="en-US"/>
        </w:rPr>
        <w:t xml:space="preserve"> –</w:t>
      </w:r>
      <w:r w:rsidRPr="001C220C">
        <w:rPr>
          <w:lang w:val="en-US"/>
        </w:rPr>
        <w:t xml:space="preserve"> </w:t>
      </w:r>
      <w:r w:rsidR="00D02368">
        <w:rPr>
          <w:lang w:val="en-US"/>
        </w:rPr>
        <w:t>P</w:t>
      </w:r>
      <w:r w:rsidRPr="001C220C">
        <w:rPr>
          <w:lang w:val="en-US"/>
        </w:rPr>
        <w:t>hysical asset capability</w:t>
      </w:r>
      <w:bookmarkEnd w:id="19335"/>
      <w:bookmarkEnd w:id="19336"/>
      <w:bookmarkEnd w:id="19337"/>
      <w:r w:rsidR="00D02368" w:rsidRPr="00AC2193">
        <w:rPr>
          <w:lang w:val="en-US"/>
        </w:rPr>
        <w:t xml:space="preserve"> </w:t>
      </w:r>
      <w:r w:rsidR="00D02368">
        <w:rPr>
          <w:lang w:val="en-US"/>
        </w:rPr>
        <w:t>attributes</w:t>
      </w:r>
      <w:bookmarkEnd w:id="19338"/>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238"/>
        <w:gridCol w:w="1350"/>
        <w:gridCol w:w="1080"/>
        <w:gridCol w:w="1229"/>
      </w:tblGrid>
      <w:tr w:rsidR="00993C8C" w:rsidRPr="001C220C" w14:paraId="2F0BBAF5" w14:textId="77777777" w:rsidTr="00591662">
        <w:trPr>
          <w:tblHeader/>
          <w:jc w:val="center"/>
        </w:trPr>
        <w:tc>
          <w:tcPr>
            <w:tcW w:w="1269" w:type="dxa"/>
          </w:tcPr>
          <w:p w14:paraId="0FD2FDCE" w14:textId="77777777" w:rsidR="00993C8C" w:rsidRPr="001C220C" w:rsidRDefault="00993C8C" w:rsidP="00437521">
            <w:pPr>
              <w:pStyle w:val="NormalTableHeader"/>
              <w:keepNext w:val="0"/>
              <w:spacing w:before="40"/>
              <w:rPr>
                <w:lang w:val="en-US"/>
              </w:rPr>
            </w:pPr>
            <w:r w:rsidRPr="001C220C">
              <w:rPr>
                <w:lang w:val="en-US"/>
              </w:rPr>
              <w:t xml:space="preserve">Attribute </w:t>
            </w:r>
            <w:r w:rsidR="000B599F">
              <w:rPr>
                <w:lang w:val="en-US"/>
              </w:rPr>
              <w:t>n</w:t>
            </w:r>
            <w:r w:rsidRPr="001C220C">
              <w:rPr>
                <w:lang w:val="en-US"/>
              </w:rPr>
              <w:t>ame</w:t>
            </w:r>
          </w:p>
        </w:tc>
        <w:tc>
          <w:tcPr>
            <w:tcW w:w="2880" w:type="dxa"/>
          </w:tcPr>
          <w:p w14:paraId="2C5F8102" w14:textId="77777777" w:rsidR="00993C8C" w:rsidRPr="001C220C" w:rsidRDefault="00993C8C" w:rsidP="00437521">
            <w:pPr>
              <w:pStyle w:val="NormalTableHeader"/>
              <w:keepNext w:val="0"/>
              <w:spacing w:before="40"/>
              <w:rPr>
                <w:lang w:val="en-US"/>
              </w:rPr>
            </w:pPr>
            <w:r w:rsidRPr="001C220C">
              <w:rPr>
                <w:lang w:val="en-US"/>
              </w:rPr>
              <w:t>Description</w:t>
            </w:r>
          </w:p>
        </w:tc>
        <w:tc>
          <w:tcPr>
            <w:tcW w:w="1238" w:type="dxa"/>
          </w:tcPr>
          <w:p w14:paraId="66E4F3E7" w14:textId="77777777" w:rsidR="00993C8C" w:rsidRPr="001C220C" w:rsidRDefault="00AE4770" w:rsidP="00437521">
            <w:pPr>
              <w:pStyle w:val="NormalTableHeader"/>
              <w:keepNext w:val="0"/>
              <w:spacing w:before="40"/>
              <w:rPr>
                <w:lang w:val="en-US"/>
              </w:rPr>
            </w:pPr>
            <w:r>
              <w:rPr>
                <w:lang w:val="en-US"/>
              </w:rPr>
              <w:t>Production example</w:t>
            </w:r>
            <w:r w:rsidR="00993C8C" w:rsidRPr="001C220C">
              <w:rPr>
                <w:lang w:val="en-US"/>
              </w:rPr>
              <w:t>s</w:t>
            </w:r>
          </w:p>
        </w:tc>
        <w:tc>
          <w:tcPr>
            <w:tcW w:w="1350" w:type="dxa"/>
          </w:tcPr>
          <w:p w14:paraId="786DDE60" w14:textId="77777777" w:rsidR="00993C8C" w:rsidRPr="001C220C" w:rsidRDefault="00AE4770" w:rsidP="00437521">
            <w:pPr>
              <w:pStyle w:val="NormalTableHeader"/>
              <w:keepNext w:val="0"/>
              <w:spacing w:before="40"/>
              <w:rPr>
                <w:lang w:val="en-US"/>
              </w:rPr>
            </w:pPr>
            <w:r>
              <w:rPr>
                <w:lang w:val="en-US"/>
              </w:rPr>
              <w:t>Maintenance example</w:t>
            </w:r>
            <w:r w:rsidR="00993C8C" w:rsidRPr="001C220C">
              <w:rPr>
                <w:lang w:val="en-US"/>
              </w:rPr>
              <w:t>s</w:t>
            </w:r>
          </w:p>
        </w:tc>
        <w:tc>
          <w:tcPr>
            <w:tcW w:w="1080" w:type="dxa"/>
          </w:tcPr>
          <w:p w14:paraId="29F8F393" w14:textId="77777777" w:rsidR="00993C8C" w:rsidRPr="001C220C" w:rsidRDefault="00AE4770" w:rsidP="00437521">
            <w:pPr>
              <w:pStyle w:val="NormalTableHeader"/>
              <w:keepNext w:val="0"/>
              <w:spacing w:before="40"/>
              <w:rPr>
                <w:lang w:val="en-US"/>
              </w:rPr>
            </w:pPr>
            <w:r>
              <w:rPr>
                <w:lang w:val="en-US"/>
              </w:rPr>
              <w:t>Quality example</w:t>
            </w:r>
            <w:r w:rsidR="00993C8C" w:rsidRPr="001C220C">
              <w:rPr>
                <w:lang w:val="en-US"/>
              </w:rPr>
              <w:t>s</w:t>
            </w:r>
          </w:p>
        </w:tc>
        <w:tc>
          <w:tcPr>
            <w:tcW w:w="1229" w:type="dxa"/>
          </w:tcPr>
          <w:p w14:paraId="4EA51B0E" w14:textId="77777777" w:rsidR="00993C8C" w:rsidRPr="001C220C" w:rsidRDefault="00AE4770" w:rsidP="00437521">
            <w:pPr>
              <w:pStyle w:val="NormalTableHeader"/>
              <w:keepNext w:val="0"/>
              <w:spacing w:before="40"/>
              <w:rPr>
                <w:lang w:val="en-US"/>
              </w:rPr>
            </w:pPr>
            <w:r>
              <w:rPr>
                <w:lang w:val="en-US"/>
              </w:rPr>
              <w:t>Inventory example</w:t>
            </w:r>
            <w:r w:rsidR="00993C8C" w:rsidRPr="001C220C">
              <w:rPr>
                <w:lang w:val="en-US"/>
              </w:rPr>
              <w:t>s</w:t>
            </w:r>
          </w:p>
        </w:tc>
      </w:tr>
      <w:tr w:rsidR="00BB2E6B" w:rsidRPr="001C220C" w14:paraId="7D8D66FF" w14:textId="77777777" w:rsidTr="00591662">
        <w:trPr>
          <w:cantSplit/>
          <w:jc w:val="center"/>
        </w:trPr>
        <w:tc>
          <w:tcPr>
            <w:tcW w:w="1269" w:type="dxa"/>
          </w:tcPr>
          <w:p w14:paraId="70101ECB" w14:textId="77777777" w:rsidR="00BB2E6B" w:rsidRPr="001C220C" w:rsidRDefault="00BB2E6B" w:rsidP="00437521">
            <w:pPr>
              <w:pStyle w:val="TableNormal1"/>
              <w:keepNext w:val="0"/>
              <w:rPr>
                <w:lang w:val="en-US"/>
              </w:rPr>
            </w:pPr>
            <w:r w:rsidRPr="001C220C">
              <w:rPr>
                <w:lang w:val="en-US"/>
              </w:rPr>
              <w:t xml:space="preserve">Physical </w:t>
            </w:r>
            <w:r w:rsidR="00FB6288">
              <w:rPr>
                <w:lang w:val="en-US"/>
              </w:rPr>
              <w:t>a</w:t>
            </w:r>
            <w:r w:rsidRPr="001C220C">
              <w:rPr>
                <w:lang w:val="en-US"/>
              </w:rPr>
              <w:t xml:space="preserve">sset </w:t>
            </w:r>
            <w:r w:rsidR="00FB6288">
              <w:rPr>
                <w:lang w:val="en-US"/>
              </w:rPr>
              <w:t>c</w:t>
            </w:r>
            <w:r w:rsidRPr="001C220C">
              <w:rPr>
                <w:lang w:val="en-US"/>
              </w:rPr>
              <w:t>lass</w:t>
            </w:r>
          </w:p>
        </w:tc>
        <w:tc>
          <w:tcPr>
            <w:tcW w:w="2880" w:type="dxa"/>
          </w:tcPr>
          <w:p w14:paraId="357A5120" w14:textId="77777777" w:rsidR="00BB2E6B" w:rsidRPr="001C220C" w:rsidRDefault="00BB2E6B" w:rsidP="00437521">
            <w:pPr>
              <w:pStyle w:val="TableNormal1"/>
              <w:keepNext w:val="0"/>
              <w:rPr>
                <w:lang w:val="en-US"/>
              </w:rPr>
            </w:pPr>
            <w:r w:rsidRPr="001C220C">
              <w:rPr>
                <w:lang w:val="en-US"/>
              </w:rPr>
              <w:t xml:space="preserve">Identifies the associated </w:t>
            </w:r>
            <w:r w:rsidRPr="001C220C">
              <w:rPr>
                <w:i/>
                <w:lang w:val="en-US"/>
              </w:rPr>
              <w:t xml:space="preserve">physical asset class </w:t>
            </w:r>
            <w:r w:rsidRPr="001C220C">
              <w:rPr>
                <w:lang w:val="en-US"/>
              </w:rPr>
              <w:t>of the capability</w:t>
            </w:r>
            <w:r w:rsidR="008558A5">
              <w:rPr>
                <w:lang w:val="en-US"/>
              </w:rPr>
              <w:t xml:space="preserve">. </w:t>
            </w:r>
          </w:p>
        </w:tc>
        <w:tc>
          <w:tcPr>
            <w:tcW w:w="1238" w:type="dxa"/>
          </w:tcPr>
          <w:p w14:paraId="30870A5F" w14:textId="77777777" w:rsidR="00BB2E6B" w:rsidRPr="001C220C" w:rsidRDefault="00BB2E6B" w:rsidP="00437521">
            <w:pPr>
              <w:pStyle w:val="TableNormal1"/>
              <w:keepNext w:val="0"/>
              <w:rPr>
                <w:lang w:val="en-US"/>
              </w:rPr>
            </w:pPr>
            <w:r w:rsidRPr="001C220C">
              <w:rPr>
                <w:lang w:val="en-US"/>
              </w:rPr>
              <w:t>Jones Model 23 Lathe</w:t>
            </w:r>
          </w:p>
        </w:tc>
        <w:tc>
          <w:tcPr>
            <w:tcW w:w="1350" w:type="dxa"/>
          </w:tcPr>
          <w:p w14:paraId="47A5BEDF" w14:textId="77777777" w:rsidR="00BB2E6B" w:rsidRPr="001C220C" w:rsidRDefault="00BB2E6B" w:rsidP="00437521">
            <w:pPr>
              <w:pStyle w:val="TableNormal1"/>
              <w:keepNext w:val="0"/>
              <w:spacing w:before="40"/>
              <w:rPr>
                <w:lang w:val="en-US"/>
              </w:rPr>
            </w:pPr>
            <w:r w:rsidRPr="001C220C">
              <w:rPr>
                <w:lang w:val="en-US"/>
              </w:rPr>
              <w:t>Model 105, XYZ Corp, CNC Drill Press</w:t>
            </w:r>
          </w:p>
        </w:tc>
        <w:tc>
          <w:tcPr>
            <w:tcW w:w="1080" w:type="dxa"/>
          </w:tcPr>
          <w:p w14:paraId="3C983B1E" w14:textId="77777777" w:rsidR="00BB2E6B" w:rsidRPr="001C220C" w:rsidRDefault="007A69EF" w:rsidP="00437521">
            <w:pPr>
              <w:pStyle w:val="TableNormal1"/>
              <w:keepNext w:val="0"/>
              <w:spacing w:before="40"/>
              <w:rPr>
                <w:lang w:val="en-US"/>
              </w:rPr>
            </w:pPr>
            <w:r>
              <w:rPr>
                <w:lang w:val="en-US"/>
              </w:rPr>
              <w:t>(not applicable)</w:t>
            </w:r>
          </w:p>
        </w:tc>
        <w:tc>
          <w:tcPr>
            <w:tcW w:w="1229" w:type="dxa"/>
          </w:tcPr>
          <w:p w14:paraId="3720BA07"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5BA16945" w14:textId="77777777" w:rsidTr="00591662">
        <w:trPr>
          <w:cantSplit/>
          <w:jc w:val="center"/>
        </w:trPr>
        <w:tc>
          <w:tcPr>
            <w:tcW w:w="1269" w:type="dxa"/>
          </w:tcPr>
          <w:p w14:paraId="34B53747" w14:textId="77777777" w:rsidR="00BB2E6B" w:rsidRPr="001C220C" w:rsidRDefault="00BB2E6B" w:rsidP="00437521">
            <w:pPr>
              <w:pStyle w:val="TableNormal1"/>
              <w:keepNext w:val="0"/>
              <w:rPr>
                <w:lang w:val="en-US"/>
              </w:rPr>
            </w:pPr>
            <w:r w:rsidRPr="001C220C">
              <w:rPr>
                <w:lang w:val="en-US"/>
              </w:rPr>
              <w:t xml:space="preserve">Physical </w:t>
            </w:r>
            <w:r w:rsidR="00FB6288">
              <w:rPr>
                <w:lang w:val="en-US"/>
              </w:rPr>
              <w:t>a</w:t>
            </w:r>
            <w:r w:rsidRPr="001C220C">
              <w:rPr>
                <w:lang w:val="en-US"/>
              </w:rPr>
              <w:t>sset</w:t>
            </w:r>
          </w:p>
        </w:tc>
        <w:tc>
          <w:tcPr>
            <w:tcW w:w="2880" w:type="dxa"/>
          </w:tcPr>
          <w:p w14:paraId="27167556" w14:textId="77777777" w:rsidR="00BB2E6B" w:rsidRPr="001C220C" w:rsidRDefault="00BB2E6B" w:rsidP="00437521">
            <w:pPr>
              <w:pStyle w:val="TableNormal1"/>
              <w:keepNext w:val="0"/>
              <w:rPr>
                <w:lang w:val="en-US"/>
              </w:rPr>
            </w:pPr>
            <w:r w:rsidRPr="001C220C">
              <w:rPr>
                <w:lang w:val="en-US"/>
              </w:rPr>
              <w:t xml:space="preserve">Identifies the associated </w:t>
            </w:r>
            <w:r w:rsidRPr="001C220C">
              <w:rPr>
                <w:i/>
                <w:lang w:val="en-US"/>
              </w:rPr>
              <w:t xml:space="preserve">physical asset </w:t>
            </w:r>
            <w:r w:rsidRPr="001C220C">
              <w:rPr>
                <w:lang w:val="en-US"/>
              </w:rPr>
              <w:t>of the capability.</w:t>
            </w:r>
          </w:p>
        </w:tc>
        <w:tc>
          <w:tcPr>
            <w:tcW w:w="1238" w:type="dxa"/>
          </w:tcPr>
          <w:p w14:paraId="23A03637" w14:textId="77777777" w:rsidR="00BB2E6B" w:rsidRPr="001C220C" w:rsidRDefault="00BB2E6B" w:rsidP="00437521">
            <w:pPr>
              <w:pStyle w:val="TableNormal1"/>
              <w:keepNext w:val="0"/>
              <w:rPr>
                <w:lang w:val="en-US"/>
              </w:rPr>
            </w:pPr>
            <w:r w:rsidRPr="001C220C">
              <w:rPr>
                <w:lang w:val="en-US"/>
              </w:rPr>
              <w:t>Machine #99298</w:t>
            </w:r>
          </w:p>
        </w:tc>
        <w:tc>
          <w:tcPr>
            <w:tcW w:w="1350" w:type="dxa"/>
          </w:tcPr>
          <w:p w14:paraId="544CAAE1" w14:textId="77777777" w:rsidR="00BB2E6B" w:rsidRPr="001C220C" w:rsidRDefault="00BB2E6B" w:rsidP="00437521">
            <w:pPr>
              <w:pStyle w:val="TableNormal1"/>
              <w:keepNext w:val="0"/>
              <w:spacing w:before="40"/>
              <w:rPr>
                <w:lang w:val="en-US"/>
              </w:rPr>
            </w:pPr>
            <w:r w:rsidRPr="001C220C">
              <w:rPr>
                <w:lang w:val="en-US"/>
              </w:rPr>
              <w:t>Serial #: 5563442</w:t>
            </w:r>
          </w:p>
          <w:p w14:paraId="1C445DD8" w14:textId="77777777" w:rsidR="00BB2E6B" w:rsidRPr="001C220C" w:rsidRDefault="00BB2E6B" w:rsidP="00437521">
            <w:pPr>
              <w:pStyle w:val="TableNormal1"/>
              <w:keepNext w:val="0"/>
              <w:spacing w:before="40"/>
              <w:rPr>
                <w:lang w:val="en-US"/>
              </w:rPr>
            </w:pPr>
            <w:r w:rsidRPr="001C220C">
              <w:rPr>
                <w:lang w:val="en-US"/>
              </w:rPr>
              <w:t>Asset ID: 44Q56W</w:t>
            </w:r>
          </w:p>
        </w:tc>
        <w:tc>
          <w:tcPr>
            <w:tcW w:w="1080" w:type="dxa"/>
          </w:tcPr>
          <w:p w14:paraId="05D0F4B9" w14:textId="77777777" w:rsidR="00BB2E6B" w:rsidRPr="001C220C" w:rsidRDefault="007A69EF" w:rsidP="00437521">
            <w:pPr>
              <w:pStyle w:val="TableNormal1"/>
              <w:keepNext w:val="0"/>
              <w:spacing w:before="40"/>
              <w:rPr>
                <w:lang w:val="en-US"/>
              </w:rPr>
            </w:pPr>
            <w:r>
              <w:rPr>
                <w:lang w:val="en-US"/>
              </w:rPr>
              <w:t>(not applicable)</w:t>
            </w:r>
          </w:p>
        </w:tc>
        <w:tc>
          <w:tcPr>
            <w:tcW w:w="1229" w:type="dxa"/>
          </w:tcPr>
          <w:p w14:paraId="3C491B19"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3659B062" w14:textId="77777777" w:rsidTr="00591662">
        <w:trPr>
          <w:cantSplit/>
          <w:jc w:val="center"/>
        </w:trPr>
        <w:tc>
          <w:tcPr>
            <w:tcW w:w="1269" w:type="dxa"/>
          </w:tcPr>
          <w:p w14:paraId="5A505814" w14:textId="77777777" w:rsidR="00BB2E6B" w:rsidRPr="001C220C" w:rsidRDefault="00BB2E6B" w:rsidP="00437521">
            <w:pPr>
              <w:pStyle w:val="TableNormal1"/>
              <w:keepNext w:val="0"/>
              <w:rPr>
                <w:lang w:val="en-US"/>
              </w:rPr>
            </w:pPr>
            <w:r w:rsidRPr="001C220C">
              <w:rPr>
                <w:lang w:val="en-US"/>
              </w:rPr>
              <w:t>Description</w:t>
            </w:r>
          </w:p>
        </w:tc>
        <w:tc>
          <w:tcPr>
            <w:tcW w:w="2880" w:type="dxa"/>
          </w:tcPr>
          <w:p w14:paraId="574FD334" w14:textId="77777777" w:rsidR="00BB2E6B" w:rsidRPr="001C220C" w:rsidRDefault="00BB2E6B" w:rsidP="00437521">
            <w:pPr>
              <w:pStyle w:val="TableNormal1"/>
              <w:keepNext w:val="0"/>
              <w:rPr>
                <w:lang w:val="en-US"/>
              </w:rPr>
            </w:pPr>
            <w:r w:rsidRPr="001C220C">
              <w:rPr>
                <w:lang w:val="en-US"/>
              </w:rPr>
              <w:t xml:space="preserve">Contains additional information and descriptions of the </w:t>
            </w:r>
            <w:r w:rsidRPr="001C220C">
              <w:rPr>
                <w:i/>
                <w:lang w:val="en-US"/>
              </w:rPr>
              <w:t xml:space="preserve">physical asset capability </w:t>
            </w:r>
            <w:r w:rsidRPr="001C220C">
              <w:rPr>
                <w:lang w:val="en-US"/>
              </w:rPr>
              <w:t>definition.</w:t>
            </w:r>
          </w:p>
        </w:tc>
        <w:tc>
          <w:tcPr>
            <w:tcW w:w="1238" w:type="dxa"/>
          </w:tcPr>
          <w:p w14:paraId="2C6646DC" w14:textId="77777777" w:rsidR="00BB2E6B" w:rsidRPr="001C220C" w:rsidRDefault="00BB2E6B" w:rsidP="00437521">
            <w:pPr>
              <w:pStyle w:val="TableNormal1"/>
              <w:keepNext w:val="0"/>
              <w:rPr>
                <w:lang w:val="en-US"/>
              </w:rPr>
            </w:pPr>
            <w:r w:rsidRPr="001C220C">
              <w:rPr>
                <w:lang w:val="en-US"/>
              </w:rPr>
              <w:t>Widget Lathe availability over the 2000 New Year boundary</w:t>
            </w:r>
          </w:p>
        </w:tc>
        <w:tc>
          <w:tcPr>
            <w:tcW w:w="1350" w:type="dxa"/>
          </w:tcPr>
          <w:p w14:paraId="6AB93F02" w14:textId="77777777" w:rsidR="00BB2E6B" w:rsidRPr="001C220C" w:rsidRDefault="00BB2E6B" w:rsidP="00437521">
            <w:pPr>
              <w:pStyle w:val="TableNormal1"/>
              <w:keepNext w:val="0"/>
              <w:spacing w:before="40"/>
              <w:rPr>
                <w:lang w:val="en-US"/>
              </w:rPr>
            </w:pPr>
            <w:smartTag w:uri="urn:schemas-microsoft-com:office:smarttags" w:element="place">
              <w:smartTag w:uri="urn:schemas-microsoft-com:office:smarttags" w:element="country-region">
                <w:r w:rsidRPr="001C220C">
                  <w:rPr>
                    <w:rFonts w:ascii="Helvetica" w:hAnsi="Helvetica" w:cs="Helvetica"/>
                    <w:color w:val="000000"/>
                    <w:lang w:val="en-US"/>
                  </w:rPr>
                  <w:t>Cameroon</w:t>
                </w:r>
              </w:smartTag>
            </w:smartTag>
            <w:r w:rsidRPr="001C220C">
              <w:rPr>
                <w:rFonts w:ascii="Helvetica" w:hAnsi="Helvetica" w:cs="Helvetica"/>
                <w:color w:val="000000"/>
                <w:lang w:val="en-US"/>
              </w:rPr>
              <w:t xml:space="preserve"> Drill Press</w:t>
            </w:r>
          </w:p>
        </w:tc>
        <w:tc>
          <w:tcPr>
            <w:tcW w:w="1080" w:type="dxa"/>
          </w:tcPr>
          <w:p w14:paraId="5FB32ECE" w14:textId="77777777" w:rsidR="00BB2E6B" w:rsidRPr="001C220C" w:rsidRDefault="007A69EF" w:rsidP="00437521">
            <w:pPr>
              <w:pStyle w:val="TableNormal1"/>
              <w:keepNext w:val="0"/>
              <w:spacing w:before="40"/>
              <w:rPr>
                <w:lang w:val="en-US"/>
              </w:rPr>
            </w:pPr>
            <w:r>
              <w:rPr>
                <w:lang w:val="en-US"/>
              </w:rPr>
              <w:t>(not applicable)</w:t>
            </w:r>
          </w:p>
        </w:tc>
        <w:tc>
          <w:tcPr>
            <w:tcW w:w="1229" w:type="dxa"/>
          </w:tcPr>
          <w:p w14:paraId="78177112" w14:textId="77777777" w:rsidR="00BB2E6B" w:rsidRPr="001C220C" w:rsidRDefault="00C21049" w:rsidP="00437521">
            <w:pPr>
              <w:pStyle w:val="TableNormal1"/>
              <w:keepNext w:val="0"/>
              <w:spacing w:before="40"/>
              <w:rPr>
                <w:lang w:val="en-US"/>
              </w:rPr>
            </w:pPr>
            <w:r>
              <w:rPr>
                <w:lang w:val="en-US"/>
              </w:rPr>
              <w:t>(not applicable)</w:t>
            </w:r>
          </w:p>
        </w:tc>
      </w:tr>
      <w:tr w:rsidR="002F4539" w:rsidRPr="001C220C" w14:paraId="03546A41" w14:textId="77777777" w:rsidTr="00591662">
        <w:trPr>
          <w:cantSplit/>
          <w:jc w:val="center"/>
        </w:trPr>
        <w:tc>
          <w:tcPr>
            <w:tcW w:w="1269" w:type="dxa"/>
          </w:tcPr>
          <w:p w14:paraId="29D0685C" w14:textId="77777777" w:rsidR="002F4539" w:rsidRPr="001C220C" w:rsidRDefault="002F4539" w:rsidP="002F4539">
            <w:pPr>
              <w:pStyle w:val="TableNormal1"/>
              <w:keepNext w:val="0"/>
              <w:rPr>
                <w:lang w:val="en-US"/>
              </w:rPr>
            </w:pPr>
            <w:r w:rsidRPr="001C220C">
              <w:rPr>
                <w:lang w:val="en-US"/>
              </w:rPr>
              <w:t xml:space="preserve">Capability </w:t>
            </w:r>
            <w:r>
              <w:rPr>
                <w:lang w:val="en-US"/>
              </w:rPr>
              <w:t>t</w:t>
            </w:r>
            <w:r w:rsidRPr="001C220C">
              <w:rPr>
                <w:lang w:val="en-US"/>
              </w:rPr>
              <w:t>ype</w:t>
            </w:r>
          </w:p>
        </w:tc>
        <w:tc>
          <w:tcPr>
            <w:tcW w:w="2880" w:type="dxa"/>
          </w:tcPr>
          <w:p w14:paraId="069EDBB8" w14:textId="77777777" w:rsidR="002F4539" w:rsidRPr="004F3CE9" w:rsidRDefault="002F4539" w:rsidP="002F4539">
            <w:pPr>
              <w:pStyle w:val="TableNormal1"/>
              <w:rPr>
                <w:ins w:id="19339" w:author="Charles Gifford" w:date="2017-03-17T20:48:00Z"/>
                <w:lang w:val="en-US"/>
              </w:rPr>
            </w:pPr>
            <w:ins w:id="19340" w:author="Charles Gifford" w:date="2017-03-17T20:48:00Z">
              <w:r w:rsidRPr="004F3CE9">
                <w:rPr>
                  <w:lang w:val="en-US"/>
                </w:rPr>
                <w:t>Defines the type of</w:t>
              </w:r>
              <w:r>
                <w:rPr>
                  <w:lang w:val="en-US"/>
                </w:rPr>
                <w:t xml:space="preserve"> capability. Defined values are</w:t>
              </w:r>
            </w:ins>
          </w:p>
          <w:p w14:paraId="175FDF23" w14:textId="77777777" w:rsidR="002F4539" w:rsidRPr="004F3CE9" w:rsidRDefault="002F4539" w:rsidP="002F4539">
            <w:pPr>
              <w:pStyle w:val="TableNormal1"/>
              <w:rPr>
                <w:ins w:id="19341" w:author="Charles Gifford" w:date="2017-03-17T20:48:00Z"/>
                <w:lang w:val="en-US"/>
              </w:rPr>
            </w:pPr>
            <w:ins w:id="19342" w:author="Charles Gifford" w:date="2017-03-17T20:48:00Z">
              <w:r w:rsidRPr="004F3CE9">
                <w:rPr>
                  <w:lang w:val="en-US"/>
                </w:rPr>
                <w:t>Committed, unattainable, available, used, unused, total.</w:t>
              </w:r>
            </w:ins>
          </w:p>
          <w:p w14:paraId="54000B85" w14:textId="77777777" w:rsidR="002F4539" w:rsidRPr="004F3CE9" w:rsidRDefault="002F4539" w:rsidP="002F4539">
            <w:pPr>
              <w:pStyle w:val="TableNormal1"/>
              <w:rPr>
                <w:ins w:id="19343" w:author="Charles Gifford" w:date="2017-03-17T20:48:00Z"/>
                <w:lang w:val="en-US"/>
              </w:rPr>
            </w:pPr>
            <w:ins w:id="19344" w:author="Charles Gifford" w:date="2017-03-17T20:48:00Z">
              <w:r w:rsidRPr="004F3CE9">
                <w:rPr>
                  <w:lang w:val="en-US"/>
                </w:rPr>
                <w:t>Committed – capacity that is committed for future productive use.</w:t>
              </w:r>
            </w:ins>
          </w:p>
          <w:p w14:paraId="20C6C3F0" w14:textId="77777777" w:rsidR="002F4539" w:rsidRPr="004F3CE9" w:rsidRDefault="002F4539" w:rsidP="002F4539">
            <w:pPr>
              <w:pStyle w:val="TableNormal1"/>
              <w:rPr>
                <w:ins w:id="19345" w:author="Charles Gifford" w:date="2017-03-17T20:48:00Z"/>
                <w:lang w:val="en-US"/>
              </w:rPr>
            </w:pPr>
            <w:ins w:id="19346" w:author="Charles Gifford" w:date="2017-03-17T20:48:00Z">
              <w:r w:rsidRPr="004F3CE9">
                <w:rPr>
                  <w:lang w:val="en-US"/>
                </w:rPr>
                <w:t>Unattainable – capacity that is not attainable for future productive use given the equipment condition, equipment utilization, personnel availability or material availability.</w:t>
              </w:r>
            </w:ins>
          </w:p>
          <w:p w14:paraId="045780C5" w14:textId="77777777" w:rsidR="002F4539" w:rsidRPr="004F3CE9" w:rsidRDefault="002F4539" w:rsidP="002F4539">
            <w:pPr>
              <w:pStyle w:val="TableNormal1"/>
              <w:rPr>
                <w:ins w:id="19347" w:author="Charles Gifford" w:date="2017-03-17T20:48:00Z"/>
                <w:lang w:val="en-US"/>
              </w:rPr>
            </w:pPr>
            <w:ins w:id="19348" w:author="Charles Gifford" w:date="2017-03-17T20:48:00Z">
              <w:r w:rsidRPr="004F3CE9">
                <w:rPr>
                  <w:lang w:val="en-US"/>
                </w:rPr>
                <w:t>Available – capacity that is available for additional future productive use.</w:t>
              </w:r>
            </w:ins>
          </w:p>
          <w:p w14:paraId="2BF3A9FC" w14:textId="77777777" w:rsidR="002F4539" w:rsidRPr="004F3CE9" w:rsidRDefault="002F4539" w:rsidP="002F4539">
            <w:pPr>
              <w:pStyle w:val="TableNormal1"/>
              <w:rPr>
                <w:ins w:id="19349" w:author="Charles Gifford" w:date="2017-03-17T20:48:00Z"/>
                <w:lang w:val="en-US"/>
              </w:rPr>
            </w:pPr>
            <w:ins w:id="19350" w:author="Charles Gifford" w:date="2017-03-17T20:48:00Z">
              <w:r w:rsidRPr="004F3CE9">
                <w:rPr>
                  <w:lang w:val="en-US"/>
                </w:rPr>
                <w:t>Used – a historical value that defines the portion of the capacity with acceptable quality.</w:t>
              </w:r>
            </w:ins>
          </w:p>
          <w:p w14:paraId="3DCCE6AA" w14:textId="77777777" w:rsidR="002F4539" w:rsidRPr="004F3CE9" w:rsidRDefault="002F4539" w:rsidP="002F4539">
            <w:pPr>
              <w:pStyle w:val="TableNormal1"/>
              <w:rPr>
                <w:ins w:id="19351" w:author="Charles Gifford" w:date="2017-03-17T20:48:00Z"/>
                <w:lang w:val="en-US"/>
              </w:rPr>
            </w:pPr>
            <w:ins w:id="19352" w:author="Charles Gifford" w:date="2017-03-17T20:48:00Z">
              <w:r w:rsidRPr="004F3CE9">
                <w:rPr>
                  <w:lang w:val="en-US"/>
                </w:rPr>
                <w:t>Unused – a historical value that defines the portion of the capacity that was not used or had unacceptable quality.</w:t>
              </w:r>
            </w:ins>
          </w:p>
          <w:p w14:paraId="3B405336" w14:textId="78B9D17C" w:rsidR="002F4539" w:rsidDel="00547537" w:rsidRDefault="002F4539" w:rsidP="002F4539">
            <w:pPr>
              <w:pStyle w:val="TableNormal1"/>
              <w:keepNext w:val="0"/>
              <w:rPr>
                <w:del w:id="19353" w:author="Charles Gifford" w:date="2017-03-17T20:48:00Z"/>
                <w:lang w:val="en-US"/>
              </w:rPr>
            </w:pPr>
            <w:ins w:id="19354" w:author="Charles Gifford" w:date="2017-03-17T20:48:00Z">
              <w:r w:rsidRPr="004F3CE9">
                <w:rPr>
                  <w:lang w:val="en-US"/>
                </w:rPr>
                <w:t>Total – the sum of used and unused capability or the sum of available, unattainable and committed capability.</w:t>
              </w:r>
            </w:ins>
            <w:del w:id="19355" w:author="Charles Gifford" w:date="2017-03-17T20:48:00Z">
              <w:r w:rsidRPr="001C220C" w:rsidDel="00547537">
                <w:rPr>
                  <w:lang w:val="en-US"/>
                </w:rPr>
                <w:delText xml:space="preserve">The capability type: </w:delText>
              </w:r>
            </w:del>
          </w:p>
          <w:p w14:paraId="2DC50487" w14:textId="3B8C0B6B" w:rsidR="002F4539" w:rsidRPr="001C220C" w:rsidRDefault="002F4539" w:rsidP="002F4539">
            <w:pPr>
              <w:pStyle w:val="TableNormal1"/>
              <w:keepNext w:val="0"/>
              <w:rPr>
                <w:lang w:val="en-US"/>
              </w:rPr>
            </w:pPr>
            <w:del w:id="19356" w:author="Charles Gifford" w:date="2017-03-17T20:48:00Z">
              <w:r w:rsidRPr="001C220C" w:rsidDel="00547537">
                <w:rPr>
                  <w:lang w:val="en-US"/>
                </w:rPr>
                <w:delText xml:space="preserve">Used, </w:delText>
              </w:r>
              <w:r w:rsidDel="00547537">
                <w:rPr>
                  <w:lang w:val="en-US"/>
                </w:rPr>
                <w:delText>u</w:delText>
              </w:r>
              <w:r w:rsidRPr="001C220C" w:rsidDel="00547537">
                <w:rPr>
                  <w:lang w:val="en-US"/>
                </w:rPr>
                <w:delText xml:space="preserve">nused, </w:delText>
              </w:r>
              <w:r w:rsidDel="00547537">
                <w:rPr>
                  <w:lang w:val="en-US"/>
                </w:rPr>
                <w:delText>t</w:delText>
              </w:r>
              <w:r w:rsidRPr="001C220C" w:rsidDel="00547537">
                <w:rPr>
                  <w:lang w:val="en-US"/>
                </w:rPr>
                <w:delText xml:space="preserve">otal, </w:delText>
              </w:r>
              <w:r w:rsidDel="00547537">
                <w:rPr>
                  <w:lang w:val="en-US"/>
                </w:rPr>
                <w:delText>a</w:delText>
              </w:r>
              <w:r w:rsidRPr="001C220C" w:rsidDel="00547537">
                <w:rPr>
                  <w:lang w:val="en-US"/>
                </w:rPr>
                <w:delText xml:space="preserve">vailable, </w:delText>
              </w:r>
              <w:r w:rsidDel="00547537">
                <w:rPr>
                  <w:lang w:val="en-US"/>
                </w:rPr>
                <w:delText>u</w:delText>
              </w:r>
              <w:r w:rsidRPr="001C220C" w:rsidDel="00547537">
                <w:rPr>
                  <w:lang w:val="en-US"/>
                </w:rPr>
                <w:delText xml:space="preserve">nattainable, </w:delText>
              </w:r>
              <w:r w:rsidDel="00547537">
                <w:rPr>
                  <w:lang w:val="en-US"/>
                </w:rPr>
                <w:delText>c</w:delText>
              </w:r>
              <w:r w:rsidRPr="001C220C" w:rsidDel="00547537">
                <w:rPr>
                  <w:lang w:val="en-US"/>
                </w:rPr>
                <w:delText>ommitted.</w:delText>
              </w:r>
            </w:del>
          </w:p>
        </w:tc>
        <w:tc>
          <w:tcPr>
            <w:tcW w:w="1238" w:type="dxa"/>
          </w:tcPr>
          <w:p w14:paraId="7A4B7493" w14:textId="77777777" w:rsidR="002F4539" w:rsidRPr="001C220C" w:rsidRDefault="002F4539" w:rsidP="002F4539">
            <w:pPr>
              <w:pStyle w:val="TableNormal1"/>
              <w:keepNext w:val="0"/>
              <w:rPr>
                <w:lang w:val="en-US"/>
              </w:rPr>
            </w:pPr>
            <w:r w:rsidRPr="001C220C">
              <w:rPr>
                <w:lang w:val="en-US"/>
              </w:rPr>
              <w:t>Unattainable</w:t>
            </w:r>
          </w:p>
        </w:tc>
        <w:tc>
          <w:tcPr>
            <w:tcW w:w="1350" w:type="dxa"/>
          </w:tcPr>
          <w:p w14:paraId="3BC41AD2" w14:textId="77777777" w:rsidR="002F4539" w:rsidRPr="001C220C" w:rsidRDefault="002F4539" w:rsidP="002F4539">
            <w:pPr>
              <w:pStyle w:val="TableNormal1"/>
              <w:keepNext w:val="0"/>
              <w:spacing w:before="40"/>
              <w:rPr>
                <w:lang w:val="en-US"/>
              </w:rPr>
            </w:pPr>
            <w:r w:rsidRPr="001C220C">
              <w:rPr>
                <w:lang w:val="en-US"/>
              </w:rPr>
              <w:t>Committed</w:t>
            </w:r>
          </w:p>
        </w:tc>
        <w:tc>
          <w:tcPr>
            <w:tcW w:w="1080" w:type="dxa"/>
          </w:tcPr>
          <w:p w14:paraId="6D45C806" w14:textId="77777777" w:rsidR="002F4539" w:rsidRPr="001C220C" w:rsidRDefault="002F4539" w:rsidP="002F4539">
            <w:pPr>
              <w:pStyle w:val="TableNormal1"/>
              <w:keepNext w:val="0"/>
              <w:spacing w:before="40"/>
              <w:rPr>
                <w:lang w:val="en-US"/>
              </w:rPr>
            </w:pPr>
            <w:r>
              <w:rPr>
                <w:lang w:val="en-US"/>
              </w:rPr>
              <w:t>(not applicable)</w:t>
            </w:r>
          </w:p>
        </w:tc>
        <w:tc>
          <w:tcPr>
            <w:tcW w:w="1229" w:type="dxa"/>
          </w:tcPr>
          <w:p w14:paraId="291770F0" w14:textId="77777777" w:rsidR="002F4539" w:rsidRPr="001C220C" w:rsidRDefault="002F4539" w:rsidP="002F4539">
            <w:pPr>
              <w:pStyle w:val="TableNormal1"/>
              <w:keepNext w:val="0"/>
              <w:spacing w:before="40"/>
              <w:rPr>
                <w:lang w:val="en-US"/>
              </w:rPr>
            </w:pPr>
            <w:r>
              <w:rPr>
                <w:lang w:val="en-US"/>
              </w:rPr>
              <w:t>(not applicable)</w:t>
            </w:r>
          </w:p>
        </w:tc>
      </w:tr>
      <w:tr w:rsidR="002F4539" w:rsidRPr="001C220C" w14:paraId="2674D9A4" w14:textId="77777777" w:rsidTr="00591662">
        <w:trPr>
          <w:cantSplit/>
          <w:jc w:val="center"/>
        </w:trPr>
        <w:tc>
          <w:tcPr>
            <w:tcW w:w="1269" w:type="dxa"/>
          </w:tcPr>
          <w:p w14:paraId="587CE287" w14:textId="77777777" w:rsidR="002F4539" w:rsidRPr="001C220C" w:rsidRDefault="002F4539" w:rsidP="002F4539">
            <w:pPr>
              <w:pStyle w:val="TableNormal1"/>
              <w:keepNext w:val="0"/>
              <w:rPr>
                <w:lang w:val="en-US"/>
              </w:rPr>
            </w:pPr>
            <w:r w:rsidRPr="001C220C">
              <w:rPr>
                <w:lang w:val="en-US"/>
              </w:rPr>
              <w:t>Reason</w:t>
            </w:r>
          </w:p>
        </w:tc>
        <w:tc>
          <w:tcPr>
            <w:tcW w:w="2880" w:type="dxa"/>
          </w:tcPr>
          <w:p w14:paraId="0C58B497" w14:textId="77777777" w:rsidR="002F4539" w:rsidRPr="001C220C" w:rsidRDefault="002F4539" w:rsidP="002F4539">
            <w:pPr>
              <w:pStyle w:val="TableNormal1"/>
              <w:keepNext w:val="0"/>
              <w:rPr>
                <w:ins w:id="19357" w:author="Charles Gifford" w:date="2017-03-17T20:48:00Z"/>
                <w:lang w:val="en-US"/>
              </w:rPr>
            </w:pPr>
            <w:ins w:id="19358" w:author="Charles Gifford" w:date="2017-03-17T20:48:00Z">
              <w:r w:rsidRPr="001C220C">
                <w:rPr>
                  <w:lang w:val="en-US"/>
                </w:rPr>
                <w:t xml:space="preserve">Defines the reason for the capability type. </w:t>
              </w:r>
            </w:ins>
          </w:p>
          <w:p w14:paraId="4A0B479C" w14:textId="4214AFDD" w:rsidR="002F4539" w:rsidRPr="001C220C" w:rsidRDefault="002F4539" w:rsidP="002F4539">
            <w:pPr>
              <w:pStyle w:val="TableNormal1"/>
              <w:keepNext w:val="0"/>
              <w:rPr>
                <w:lang w:val="en-US"/>
              </w:rPr>
            </w:pPr>
            <w:ins w:id="19359" w:author="Charles Gifford" w:date="2017-03-17T20:48:00Z">
              <w:r w:rsidRPr="004F3CE9">
                <w:rPr>
                  <w:lang w:val="en-US"/>
                </w:rPr>
                <w:t>EXAMPLE 1   If unused, then the reason for why the capability was unused, such as a specific equipment failure or unacceptable product quality.</w:t>
              </w:r>
            </w:ins>
            <w:del w:id="19360" w:author="Charles Gifford" w:date="2017-03-17T20:48:00Z">
              <w:r w:rsidRPr="001C220C" w:rsidDel="00547537">
                <w:rPr>
                  <w:lang w:val="en-US"/>
                </w:rPr>
                <w:delText xml:space="preserve">Defines the reason for the capability type. </w:delText>
              </w:r>
            </w:del>
          </w:p>
        </w:tc>
        <w:tc>
          <w:tcPr>
            <w:tcW w:w="1238" w:type="dxa"/>
          </w:tcPr>
          <w:p w14:paraId="2DC7121A" w14:textId="77777777" w:rsidR="002F4539" w:rsidRPr="001C220C" w:rsidRDefault="002F4539" w:rsidP="002F4539">
            <w:pPr>
              <w:pStyle w:val="TableNormal1"/>
              <w:keepNext w:val="0"/>
              <w:rPr>
                <w:lang w:val="en-US"/>
              </w:rPr>
            </w:pPr>
            <w:r w:rsidRPr="001C220C">
              <w:rPr>
                <w:lang w:val="en-US"/>
              </w:rPr>
              <w:t>Due to Y2K Non compliance</w:t>
            </w:r>
          </w:p>
        </w:tc>
        <w:tc>
          <w:tcPr>
            <w:tcW w:w="1350" w:type="dxa"/>
          </w:tcPr>
          <w:p w14:paraId="490E2E89" w14:textId="77777777" w:rsidR="002F4539" w:rsidRPr="001C220C" w:rsidRDefault="002F4539" w:rsidP="002F4539">
            <w:pPr>
              <w:pStyle w:val="TableNormal1"/>
              <w:keepNext w:val="0"/>
              <w:spacing w:before="40"/>
              <w:rPr>
                <w:lang w:val="en-US"/>
              </w:rPr>
            </w:pPr>
            <w:r w:rsidRPr="001C220C">
              <w:rPr>
                <w:lang w:val="en-US"/>
              </w:rPr>
              <w:t>Scheduled calibration</w:t>
            </w:r>
          </w:p>
        </w:tc>
        <w:tc>
          <w:tcPr>
            <w:tcW w:w="1080" w:type="dxa"/>
          </w:tcPr>
          <w:p w14:paraId="401C155C" w14:textId="77777777" w:rsidR="002F4539" w:rsidRPr="001C220C" w:rsidRDefault="002F4539" w:rsidP="002F4539">
            <w:pPr>
              <w:pStyle w:val="TableNormal1"/>
              <w:keepNext w:val="0"/>
              <w:spacing w:before="40"/>
              <w:rPr>
                <w:lang w:val="en-US"/>
              </w:rPr>
            </w:pPr>
            <w:r>
              <w:rPr>
                <w:lang w:val="en-US"/>
              </w:rPr>
              <w:t>(not applicable)</w:t>
            </w:r>
          </w:p>
        </w:tc>
        <w:tc>
          <w:tcPr>
            <w:tcW w:w="1229" w:type="dxa"/>
          </w:tcPr>
          <w:p w14:paraId="106C513A" w14:textId="77777777" w:rsidR="002F4539" w:rsidRPr="001C220C" w:rsidRDefault="002F4539" w:rsidP="002F4539">
            <w:pPr>
              <w:pStyle w:val="TableNormal1"/>
              <w:keepNext w:val="0"/>
              <w:spacing w:before="40"/>
              <w:rPr>
                <w:lang w:val="en-US"/>
              </w:rPr>
            </w:pPr>
            <w:r>
              <w:rPr>
                <w:lang w:val="en-US"/>
              </w:rPr>
              <w:t>(not applicable)</w:t>
            </w:r>
          </w:p>
        </w:tc>
      </w:tr>
      <w:tr w:rsidR="00BB2E6B" w:rsidRPr="001C220C" w14:paraId="716D5CF4" w14:textId="77777777" w:rsidTr="00591662">
        <w:trPr>
          <w:cantSplit/>
          <w:jc w:val="center"/>
        </w:trPr>
        <w:tc>
          <w:tcPr>
            <w:tcW w:w="1269" w:type="dxa"/>
          </w:tcPr>
          <w:p w14:paraId="6BCE2B90" w14:textId="77777777" w:rsidR="00BB2E6B" w:rsidRPr="001C220C" w:rsidRDefault="00BB2E6B" w:rsidP="00437521">
            <w:pPr>
              <w:pStyle w:val="TableNormal1"/>
              <w:keepNext w:val="0"/>
              <w:rPr>
                <w:lang w:val="en-US"/>
              </w:rPr>
            </w:pPr>
            <w:r w:rsidRPr="001C220C">
              <w:rPr>
                <w:lang w:val="en-US"/>
              </w:rPr>
              <w:t xml:space="preserve">Confidence </w:t>
            </w:r>
            <w:r w:rsidR="00FB6288">
              <w:rPr>
                <w:lang w:val="en-US"/>
              </w:rPr>
              <w:t>f</w:t>
            </w:r>
            <w:r w:rsidRPr="001C220C">
              <w:rPr>
                <w:lang w:val="en-US"/>
              </w:rPr>
              <w:t>actor</w:t>
            </w:r>
          </w:p>
        </w:tc>
        <w:tc>
          <w:tcPr>
            <w:tcW w:w="2880" w:type="dxa"/>
          </w:tcPr>
          <w:p w14:paraId="106343B6" w14:textId="4AFD8729" w:rsidR="009432D4" w:rsidRDefault="009432D4" w:rsidP="00437521">
            <w:pPr>
              <w:pStyle w:val="TableNormal1"/>
              <w:keepNext w:val="0"/>
              <w:rPr>
                <w:ins w:id="19361" w:author="Charles Gifford" w:date="2017-03-10T00:27:00Z"/>
                <w:lang w:val="en-US"/>
              </w:rPr>
            </w:pPr>
            <w:ins w:id="19362" w:author="Charles Gifford" w:date="2017-03-10T00:27:00Z">
              <w:r w:rsidRPr="009432D4">
                <w:rPr>
                  <w:lang w:val="en-US"/>
                </w:rPr>
                <w:t>Measure of the confidence of the abili</w:t>
              </w:r>
              <w:r>
                <w:rPr>
                  <w:lang w:val="en-US"/>
                </w:rPr>
                <w:t>ty to obtain the capacity value</w:t>
              </w:r>
              <w:r w:rsidRPr="009432D4">
                <w:rPr>
                  <w:lang w:val="en-US"/>
                </w:rPr>
                <w:t>.</w:t>
              </w:r>
            </w:ins>
          </w:p>
          <w:p w14:paraId="5F6A1BFC" w14:textId="4A1A9C46" w:rsidR="00BB2E6B" w:rsidRPr="001C220C" w:rsidRDefault="00BB2E6B" w:rsidP="00437521">
            <w:pPr>
              <w:pStyle w:val="TableNormal1"/>
              <w:keepNext w:val="0"/>
              <w:rPr>
                <w:lang w:val="en-US"/>
              </w:rPr>
            </w:pPr>
            <w:del w:id="19363" w:author="Charles Gifford" w:date="2017-03-10T00:27:00Z">
              <w:r w:rsidRPr="001C220C" w:rsidDel="009432D4">
                <w:rPr>
                  <w:lang w:val="en-US"/>
                </w:rPr>
                <w:delText xml:space="preserve">A measure of the confidence of the capacity value. </w:delText>
              </w:r>
            </w:del>
          </w:p>
        </w:tc>
        <w:tc>
          <w:tcPr>
            <w:tcW w:w="1238" w:type="dxa"/>
          </w:tcPr>
          <w:p w14:paraId="04C08950" w14:textId="77777777" w:rsidR="00BB2E6B" w:rsidRPr="001C220C" w:rsidRDefault="00BB2E6B" w:rsidP="00437521">
            <w:pPr>
              <w:pStyle w:val="TableNormal1"/>
              <w:keepNext w:val="0"/>
              <w:rPr>
                <w:lang w:val="en-US"/>
              </w:rPr>
            </w:pPr>
            <w:r w:rsidRPr="001C220C">
              <w:rPr>
                <w:lang w:val="en-US"/>
              </w:rPr>
              <w:t>90</w:t>
            </w:r>
            <w:r w:rsidR="004A2E0A">
              <w:rPr>
                <w:lang w:val="en-US"/>
              </w:rPr>
              <w:t> </w:t>
            </w:r>
            <w:r w:rsidRPr="001C220C">
              <w:rPr>
                <w:lang w:val="en-US"/>
              </w:rPr>
              <w:t>%</w:t>
            </w:r>
          </w:p>
        </w:tc>
        <w:tc>
          <w:tcPr>
            <w:tcW w:w="1350" w:type="dxa"/>
          </w:tcPr>
          <w:p w14:paraId="696071B7" w14:textId="77777777" w:rsidR="00BB2E6B" w:rsidRPr="001C220C" w:rsidRDefault="00BB2E6B" w:rsidP="00437521">
            <w:pPr>
              <w:pStyle w:val="TableNormal1"/>
              <w:keepNext w:val="0"/>
              <w:spacing w:before="40"/>
              <w:rPr>
                <w:lang w:val="en-US"/>
              </w:rPr>
            </w:pPr>
            <w:r w:rsidRPr="001C220C">
              <w:rPr>
                <w:lang w:val="en-US"/>
              </w:rPr>
              <w:t>100</w:t>
            </w:r>
            <w:r w:rsidR="004A2E0A">
              <w:rPr>
                <w:lang w:val="en-US"/>
              </w:rPr>
              <w:t> </w:t>
            </w:r>
            <w:r w:rsidRPr="001C220C">
              <w:rPr>
                <w:lang w:val="en-US"/>
              </w:rPr>
              <w:t>%</w:t>
            </w:r>
          </w:p>
        </w:tc>
        <w:tc>
          <w:tcPr>
            <w:tcW w:w="1080" w:type="dxa"/>
          </w:tcPr>
          <w:p w14:paraId="33F76767" w14:textId="77777777" w:rsidR="00BB2E6B" w:rsidRPr="001C220C" w:rsidRDefault="007A69EF" w:rsidP="00437521">
            <w:pPr>
              <w:pStyle w:val="TableNormal1"/>
              <w:keepNext w:val="0"/>
              <w:spacing w:before="40"/>
              <w:rPr>
                <w:lang w:val="en-US"/>
              </w:rPr>
            </w:pPr>
            <w:r>
              <w:rPr>
                <w:lang w:val="en-US"/>
              </w:rPr>
              <w:t>(not applicable)</w:t>
            </w:r>
          </w:p>
        </w:tc>
        <w:tc>
          <w:tcPr>
            <w:tcW w:w="1229" w:type="dxa"/>
          </w:tcPr>
          <w:p w14:paraId="35469FCD"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206BAF47" w14:textId="77777777" w:rsidTr="00591662">
        <w:trPr>
          <w:cantSplit/>
          <w:jc w:val="center"/>
        </w:trPr>
        <w:tc>
          <w:tcPr>
            <w:tcW w:w="1269" w:type="dxa"/>
          </w:tcPr>
          <w:p w14:paraId="0B93E28C" w14:textId="77777777" w:rsidR="00BB2E6B" w:rsidRPr="001C220C" w:rsidRDefault="007917D9" w:rsidP="00437521">
            <w:pPr>
              <w:pStyle w:val="TableNormal1"/>
              <w:keepNext w:val="0"/>
              <w:rPr>
                <w:lang w:val="en-US"/>
              </w:rPr>
            </w:pPr>
            <w:r>
              <w:rPr>
                <w:lang w:val="en-US"/>
              </w:rPr>
              <w:t xml:space="preserve">Hierarchy </w:t>
            </w:r>
            <w:r w:rsidR="00FB6288">
              <w:rPr>
                <w:lang w:val="en-US"/>
              </w:rPr>
              <w:t>s</w:t>
            </w:r>
            <w:r>
              <w:rPr>
                <w:lang w:val="en-US"/>
              </w:rPr>
              <w:t>cope</w:t>
            </w:r>
          </w:p>
        </w:tc>
        <w:tc>
          <w:tcPr>
            <w:tcW w:w="2880" w:type="dxa"/>
          </w:tcPr>
          <w:p w14:paraId="4366C989" w14:textId="77777777" w:rsidR="00BB2E6B" w:rsidRPr="001C220C" w:rsidRDefault="00BB2E6B" w:rsidP="00437521">
            <w:pPr>
              <w:pStyle w:val="TableNormal1"/>
              <w:keepNext w:val="0"/>
              <w:rPr>
                <w:lang w:val="en-US"/>
              </w:rPr>
            </w:pPr>
            <w:r w:rsidRPr="001C220C">
              <w:rPr>
                <w:lang w:val="en-US"/>
              </w:rPr>
              <w:t xml:space="preserve">Identifies where the exchanged information fits within the role based equipment hierarchy. </w:t>
            </w:r>
          </w:p>
          <w:p w14:paraId="594E5AD8" w14:textId="77777777" w:rsidR="00BB2E6B" w:rsidRPr="001C220C" w:rsidRDefault="00BB2E6B" w:rsidP="00437521">
            <w:pPr>
              <w:pStyle w:val="TableNormal1"/>
              <w:keepNext w:val="0"/>
              <w:rPr>
                <w:lang w:val="en-US"/>
              </w:rPr>
            </w:pPr>
            <w:r w:rsidRPr="001C220C">
              <w:rPr>
                <w:lang w:val="en-US"/>
              </w:rPr>
              <w:t xml:space="preserve">If omitted, then the capability is associated to the parent </w:t>
            </w:r>
            <w:r w:rsidRPr="001C220C">
              <w:rPr>
                <w:i/>
                <w:lang w:val="en-US"/>
              </w:rPr>
              <w:t>operations capability</w:t>
            </w:r>
            <w:r w:rsidRPr="001C220C">
              <w:rPr>
                <w:lang w:val="en-US"/>
              </w:rPr>
              <w:t xml:space="preserve"> </w:t>
            </w:r>
            <w:r w:rsidR="007917D9">
              <w:rPr>
                <w:lang w:val="en-US"/>
              </w:rPr>
              <w:t>hierarchy scope</w:t>
            </w:r>
            <w:r w:rsidR="008558A5">
              <w:rPr>
                <w:lang w:val="en-US"/>
              </w:rPr>
              <w:t xml:space="preserve">. </w:t>
            </w:r>
          </w:p>
          <w:p w14:paraId="2DFFF4A6" w14:textId="77777777" w:rsidR="00BB2E6B" w:rsidRPr="001C220C" w:rsidRDefault="00BB2E6B" w:rsidP="00437521">
            <w:pPr>
              <w:pStyle w:val="TableNormal1"/>
              <w:keepNext w:val="0"/>
              <w:rPr>
                <w:lang w:val="en-US"/>
              </w:rPr>
            </w:pPr>
            <w:r w:rsidRPr="001C220C">
              <w:rPr>
                <w:lang w:val="en-US"/>
              </w:rPr>
              <w:t xml:space="preserve">Zero or more as required to identify the specific scope of the </w:t>
            </w:r>
            <w:r w:rsidRPr="003310AA">
              <w:rPr>
                <w:i/>
                <w:lang w:val="en-US"/>
              </w:rPr>
              <w:t>operations capability</w:t>
            </w:r>
            <w:r w:rsidRPr="001C220C">
              <w:rPr>
                <w:lang w:val="en-US"/>
              </w:rPr>
              <w:t xml:space="preserve"> definition.</w:t>
            </w:r>
          </w:p>
        </w:tc>
        <w:tc>
          <w:tcPr>
            <w:tcW w:w="1238" w:type="dxa"/>
          </w:tcPr>
          <w:p w14:paraId="4F595886" w14:textId="77777777" w:rsidR="00BB2E6B" w:rsidRPr="001C220C" w:rsidRDefault="00BB2E6B" w:rsidP="00437521">
            <w:pPr>
              <w:pStyle w:val="TableNormal1"/>
              <w:keepNext w:val="0"/>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Work Plant</w:t>
            </w:r>
          </w:p>
        </w:tc>
        <w:tc>
          <w:tcPr>
            <w:tcW w:w="1350" w:type="dxa"/>
          </w:tcPr>
          <w:p w14:paraId="31A5ECD0" w14:textId="77777777" w:rsidR="00BB2E6B" w:rsidRPr="001C220C" w:rsidRDefault="00BB2E6B" w:rsidP="00437521">
            <w:pPr>
              <w:pStyle w:val="TableNormal1"/>
              <w:keepNext w:val="0"/>
              <w:rPr>
                <w:lang w:val="en-US"/>
              </w:rPr>
            </w:pPr>
            <w:r w:rsidRPr="001C220C">
              <w:rPr>
                <w:lang w:val="en-US"/>
              </w:rPr>
              <w:t>CNC Machine</w:t>
            </w:r>
          </w:p>
          <w:p w14:paraId="457AC320" w14:textId="77777777" w:rsidR="00BB2E6B" w:rsidRPr="001C220C" w:rsidRDefault="00BB2E6B" w:rsidP="00437521">
            <w:pPr>
              <w:pStyle w:val="TableNormal1"/>
              <w:keepNext w:val="0"/>
              <w:spacing w:before="40"/>
              <w:rPr>
                <w:lang w:val="en-US"/>
              </w:rPr>
            </w:pPr>
            <w:r w:rsidRPr="001C220C">
              <w:rPr>
                <w:lang w:val="en-US"/>
              </w:rPr>
              <w:t>Asset ID 13465</w:t>
            </w:r>
          </w:p>
        </w:tc>
        <w:tc>
          <w:tcPr>
            <w:tcW w:w="1080" w:type="dxa"/>
          </w:tcPr>
          <w:p w14:paraId="119C7B1E" w14:textId="77777777" w:rsidR="00BB2E6B" w:rsidRPr="001C220C" w:rsidRDefault="007A69EF" w:rsidP="00437521">
            <w:pPr>
              <w:pStyle w:val="TableNormal1"/>
              <w:keepNext w:val="0"/>
              <w:spacing w:before="40"/>
              <w:rPr>
                <w:lang w:val="en-US"/>
              </w:rPr>
            </w:pPr>
            <w:r>
              <w:rPr>
                <w:lang w:val="en-US"/>
              </w:rPr>
              <w:t>(not applicable)</w:t>
            </w:r>
          </w:p>
        </w:tc>
        <w:tc>
          <w:tcPr>
            <w:tcW w:w="1229" w:type="dxa"/>
          </w:tcPr>
          <w:p w14:paraId="3B2BF53B" w14:textId="77777777" w:rsidR="00BB2E6B" w:rsidRPr="001C220C" w:rsidRDefault="00C21049" w:rsidP="00437521">
            <w:pPr>
              <w:pStyle w:val="TableNormal1"/>
              <w:keepNext w:val="0"/>
              <w:spacing w:before="40"/>
              <w:rPr>
                <w:lang w:val="en-US"/>
              </w:rPr>
            </w:pPr>
            <w:r>
              <w:rPr>
                <w:lang w:val="en-US"/>
              </w:rPr>
              <w:t>(not applicable)</w:t>
            </w:r>
          </w:p>
        </w:tc>
      </w:tr>
      <w:tr w:rsidR="00FA6852" w:rsidRPr="001C220C" w14:paraId="27A14717" w14:textId="77777777" w:rsidTr="00591662">
        <w:trPr>
          <w:cantSplit/>
          <w:jc w:val="center"/>
          <w:ins w:id="19364" w:author="Charles Gifford" w:date="2017-03-17T22:20:00Z"/>
        </w:trPr>
        <w:tc>
          <w:tcPr>
            <w:tcW w:w="1269" w:type="dxa"/>
          </w:tcPr>
          <w:p w14:paraId="2E56F3DF" w14:textId="77777777" w:rsidR="00FA6852" w:rsidRPr="00E32145" w:rsidRDefault="00FA6852" w:rsidP="00FA6852">
            <w:pPr>
              <w:pStyle w:val="TABLE-cell"/>
              <w:rPr>
                <w:ins w:id="19365" w:author="Charles Gifford" w:date="2017-03-17T22:21:00Z"/>
                <w:lang w:val="en-US"/>
              </w:rPr>
            </w:pPr>
            <w:ins w:id="19366" w:author="Charles Gifford" w:date="2017-03-17T22:21:00Z">
              <w:r>
                <w:rPr>
                  <w:lang w:val="en-US"/>
                </w:rPr>
                <w:t>Spatial definition</w:t>
              </w:r>
            </w:ins>
          </w:p>
          <w:p w14:paraId="251DF6BC" w14:textId="77777777" w:rsidR="00FA6852" w:rsidRDefault="00FA6852" w:rsidP="00FA6852">
            <w:pPr>
              <w:pStyle w:val="TableNormal1"/>
              <w:keepNext w:val="0"/>
              <w:rPr>
                <w:ins w:id="19367" w:author="Charles Gifford" w:date="2017-03-17T22:20:00Z"/>
                <w:lang w:val="en-US"/>
              </w:rPr>
            </w:pPr>
          </w:p>
        </w:tc>
        <w:tc>
          <w:tcPr>
            <w:tcW w:w="2880" w:type="dxa"/>
          </w:tcPr>
          <w:p w14:paraId="098F492A" w14:textId="58D6852E" w:rsidR="00FA6852" w:rsidRPr="001C220C" w:rsidRDefault="00FA6852" w:rsidP="00FA6852">
            <w:pPr>
              <w:pStyle w:val="TableNormal1"/>
              <w:keepNext w:val="0"/>
              <w:rPr>
                <w:ins w:id="19368" w:author="Charles Gifford" w:date="2017-03-17T22:20:00Z"/>
                <w:lang w:val="en-US"/>
              </w:rPr>
            </w:pPr>
            <w:ins w:id="19369" w:author="Charles Gifford" w:date="2017-03-17T22:21:00Z">
              <w:r>
                <w:rPr>
                  <w:lang w:val="en-US"/>
                </w:rPr>
                <w:t>S</w:t>
              </w:r>
              <w:r w:rsidRPr="00E32145">
                <w:rPr>
                  <w:lang w:val="en-US"/>
                </w:rPr>
                <w:t xml:space="preserve">patially defines the </w:t>
              </w:r>
              <w:r>
                <w:rPr>
                  <w:i/>
                  <w:lang w:val="en-US"/>
                </w:rPr>
                <w:t xml:space="preserve">physical asset(s) </w:t>
              </w:r>
              <w:r>
                <w:rPr>
                  <w:lang w:val="en-US"/>
                </w:rPr>
                <w:t xml:space="preserve">specified by this </w:t>
              </w:r>
              <w:r>
                <w:rPr>
                  <w:i/>
                  <w:lang w:val="en-US"/>
                </w:rPr>
                <w:t>physical asset capability</w:t>
              </w:r>
              <w:r w:rsidRPr="00E32145">
                <w:rPr>
                  <w:lang w:val="en-US"/>
                </w:rPr>
                <w:t xml:space="preserve"> as a </w:t>
              </w:r>
              <w:r w:rsidRPr="00A33190">
                <w:rPr>
                  <w:lang w:val="en-US"/>
                </w:rPr>
                <w:t>0-dimensional point, 1-dimensional line, or 2-dimensional shape or 3-dimensional solid</w:t>
              </w:r>
              <w:r w:rsidRPr="00E32145">
                <w:rPr>
                  <w:lang w:val="en-US"/>
                </w:rPr>
                <w:t>.</w:t>
              </w:r>
            </w:ins>
          </w:p>
        </w:tc>
        <w:tc>
          <w:tcPr>
            <w:tcW w:w="1238" w:type="dxa"/>
          </w:tcPr>
          <w:p w14:paraId="58F692F1" w14:textId="38C02761" w:rsidR="00FA6852" w:rsidRPr="001C220C" w:rsidRDefault="00FA6852" w:rsidP="00FA6852">
            <w:pPr>
              <w:pStyle w:val="TableNormal1"/>
              <w:keepNext w:val="0"/>
              <w:rPr>
                <w:ins w:id="19370" w:author="Charles Gifford" w:date="2017-03-17T22:20:00Z"/>
                <w:lang w:val="en-US"/>
              </w:rPr>
            </w:pPr>
            <w:ins w:id="19371" w:author="Charles Gifford" w:date="2017-03-17T22:21:00Z">
              <w:r w:rsidRPr="00E32145">
                <w:rPr>
                  <w:lang w:val="en-US"/>
                </w:rPr>
                <w:t>4326 / EPSG / GPX / lat="45.35" lon="24.15"</w:t>
              </w:r>
            </w:ins>
          </w:p>
        </w:tc>
        <w:tc>
          <w:tcPr>
            <w:tcW w:w="1350" w:type="dxa"/>
          </w:tcPr>
          <w:p w14:paraId="06701AB8" w14:textId="3EB37CC5" w:rsidR="00FA6852" w:rsidRPr="001C220C" w:rsidRDefault="00FA6852" w:rsidP="00FA6852">
            <w:pPr>
              <w:pStyle w:val="TableNormal1"/>
              <w:keepNext w:val="0"/>
              <w:rPr>
                <w:ins w:id="19372" w:author="Charles Gifford" w:date="2017-03-17T22:20:00Z"/>
                <w:lang w:val="en-US"/>
              </w:rPr>
            </w:pPr>
            <w:ins w:id="19373" w:author="Charles Gifford" w:date="2017-03-17T22:21:00Z">
              <w:r w:rsidRPr="00E32145">
                <w:rPr>
                  <w:lang w:val="en-US"/>
                </w:rPr>
                <w:t>5800 / EPSG / WKT / POINT ( -1000 463 )</w:t>
              </w:r>
            </w:ins>
          </w:p>
        </w:tc>
        <w:tc>
          <w:tcPr>
            <w:tcW w:w="1080" w:type="dxa"/>
          </w:tcPr>
          <w:p w14:paraId="15BDBF4A" w14:textId="06C664D1" w:rsidR="00FA6852" w:rsidRDefault="00FA6852" w:rsidP="00FA6852">
            <w:pPr>
              <w:pStyle w:val="TableNormal1"/>
              <w:keepNext w:val="0"/>
              <w:spacing w:before="40"/>
              <w:rPr>
                <w:ins w:id="19374" w:author="Charles Gifford" w:date="2017-03-17T22:20:00Z"/>
                <w:lang w:val="en-US"/>
              </w:rPr>
            </w:pPr>
            <w:ins w:id="19375" w:author="Charles Gifford" w:date="2017-03-17T22:21:00Z">
              <w:r w:rsidRPr="00E32145">
                <w:rPr>
                  <w:lang w:val="en-US"/>
                </w:rPr>
                <w:t>4269 / EPSG / WKT / POINT ( 3848472 96789 )</w:t>
              </w:r>
            </w:ins>
          </w:p>
        </w:tc>
        <w:tc>
          <w:tcPr>
            <w:tcW w:w="1229" w:type="dxa"/>
          </w:tcPr>
          <w:p w14:paraId="2B60476F" w14:textId="041651D6" w:rsidR="00FA6852" w:rsidRDefault="00FA6852" w:rsidP="00FA6852">
            <w:pPr>
              <w:pStyle w:val="TableNormal1"/>
              <w:keepNext w:val="0"/>
              <w:spacing w:before="40"/>
              <w:rPr>
                <w:ins w:id="19376" w:author="Charles Gifford" w:date="2017-03-17T22:20:00Z"/>
                <w:lang w:val="en-US"/>
              </w:rPr>
            </w:pPr>
            <w:ins w:id="19377" w:author="Charles Gifford" w:date="2017-03-17T22:21:00Z">
              <w:r w:rsidRPr="00E32145">
                <w:rPr>
                  <w:lang w:val="en-US"/>
                </w:rPr>
                <w:t>6283 / EPSG / WKT / POLYGON ( ( -646.99 676.18, -645.14 683.09, -646.99 676.18 ) )</w:t>
              </w:r>
            </w:ins>
          </w:p>
        </w:tc>
      </w:tr>
      <w:tr w:rsidR="00FA6852" w:rsidRPr="001C220C" w14:paraId="02591BC6" w14:textId="77777777" w:rsidTr="00591662">
        <w:trPr>
          <w:cantSplit/>
          <w:jc w:val="center"/>
          <w:ins w:id="19378" w:author="Charles Gifford" w:date="2017-03-17T22:20:00Z"/>
        </w:trPr>
        <w:tc>
          <w:tcPr>
            <w:tcW w:w="1269" w:type="dxa"/>
          </w:tcPr>
          <w:p w14:paraId="1246E8CC" w14:textId="674E4326" w:rsidR="00FA6852" w:rsidRDefault="00FA6852" w:rsidP="00FA6852">
            <w:pPr>
              <w:pStyle w:val="TableNormal1"/>
              <w:keepNext w:val="0"/>
              <w:rPr>
                <w:ins w:id="19379" w:author="Charles Gifford" w:date="2017-03-17T22:20:00Z"/>
                <w:lang w:val="en-US"/>
              </w:rPr>
            </w:pPr>
            <w:ins w:id="19380" w:author="Charles Gifford" w:date="2017-03-17T22:21:00Z">
              <w:r>
                <w:rPr>
                  <w:lang w:val="en-US"/>
                </w:rPr>
                <w:t>Physical location</w:t>
              </w:r>
            </w:ins>
          </w:p>
        </w:tc>
        <w:tc>
          <w:tcPr>
            <w:tcW w:w="2880" w:type="dxa"/>
          </w:tcPr>
          <w:p w14:paraId="455DA27D" w14:textId="407302CA" w:rsidR="00FA6852" w:rsidRPr="001C220C" w:rsidRDefault="00FA6852" w:rsidP="00FA6852">
            <w:pPr>
              <w:pStyle w:val="TableNormal1"/>
              <w:keepNext w:val="0"/>
              <w:rPr>
                <w:ins w:id="19381" w:author="Charles Gifford" w:date="2017-03-17T22:20:00Z"/>
                <w:lang w:val="en-US"/>
              </w:rPr>
            </w:pPr>
            <w:ins w:id="19382" w:author="Charles Gifford" w:date="2017-03-17T22:21:00Z">
              <w:r>
                <w:rPr>
                  <w:lang w:val="en-US"/>
                </w:rPr>
                <w:t xml:space="preserve">Identifies the physical location of the </w:t>
              </w:r>
              <w:r>
                <w:rPr>
                  <w:i/>
                  <w:lang w:val="en-US"/>
                </w:rPr>
                <w:t>physical asset(s)</w:t>
              </w:r>
              <w:r>
                <w:rPr>
                  <w:lang w:val="en-US"/>
                </w:rPr>
                <w:t xml:space="preserve"> specified by this </w:t>
              </w:r>
              <w:r>
                <w:rPr>
                  <w:i/>
                  <w:lang w:val="en-US"/>
                </w:rPr>
                <w:t>physical asset capability</w:t>
              </w:r>
              <w:r>
                <w:rPr>
                  <w:lang w:val="en-US"/>
                </w:rPr>
                <w:t>.</w:t>
              </w:r>
            </w:ins>
          </w:p>
        </w:tc>
        <w:tc>
          <w:tcPr>
            <w:tcW w:w="1238" w:type="dxa"/>
          </w:tcPr>
          <w:p w14:paraId="342F8115" w14:textId="173ECE23" w:rsidR="00FA6852" w:rsidRPr="001C220C" w:rsidRDefault="00FA6852" w:rsidP="00FA6852">
            <w:pPr>
              <w:pStyle w:val="TableNormal1"/>
              <w:keepNext w:val="0"/>
              <w:rPr>
                <w:ins w:id="19383" w:author="Charles Gifford" w:date="2017-03-17T22:20:00Z"/>
                <w:lang w:val="en-US"/>
              </w:rPr>
            </w:pPr>
            <w:ins w:id="19384" w:author="Charles Gifford" w:date="2017-03-17T22:21:00Z">
              <w:r>
                <w:rPr>
                  <w:lang w:val="en-US"/>
                </w:rPr>
                <w:t>SST57</w:t>
              </w:r>
            </w:ins>
          </w:p>
        </w:tc>
        <w:tc>
          <w:tcPr>
            <w:tcW w:w="1350" w:type="dxa"/>
          </w:tcPr>
          <w:p w14:paraId="1D77DD25" w14:textId="5F76C484" w:rsidR="00FA6852" w:rsidRPr="001C220C" w:rsidRDefault="00FA6852" w:rsidP="00FA6852">
            <w:pPr>
              <w:pStyle w:val="TableNormal1"/>
              <w:keepNext w:val="0"/>
              <w:rPr>
                <w:ins w:id="19385" w:author="Charles Gifford" w:date="2017-03-17T22:20:00Z"/>
                <w:lang w:val="en-US"/>
              </w:rPr>
            </w:pPr>
            <w:ins w:id="19386" w:author="Charles Gifford" w:date="2017-03-17T22:21:00Z">
              <w:r>
                <w:rPr>
                  <w:lang w:val="en-US"/>
                </w:rPr>
                <w:t>Shed4S-8</w:t>
              </w:r>
            </w:ins>
          </w:p>
        </w:tc>
        <w:tc>
          <w:tcPr>
            <w:tcW w:w="1080" w:type="dxa"/>
          </w:tcPr>
          <w:p w14:paraId="1A6B981B" w14:textId="6A5DF7CF" w:rsidR="00FA6852" w:rsidRDefault="00FA6852" w:rsidP="00FA6852">
            <w:pPr>
              <w:pStyle w:val="TableNormal1"/>
              <w:keepNext w:val="0"/>
              <w:spacing w:before="40"/>
              <w:rPr>
                <w:ins w:id="19387" w:author="Charles Gifford" w:date="2017-03-17T22:20:00Z"/>
                <w:lang w:val="en-US"/>
              </w:rPr>
            </w:pPr>
            <w:ins w:id="19388" w:author="Charles Gifford" w:date="2017-03-17T22:21:00Z">
              <w:r>
                <w:rPr>
                  <w:lang w:val="en-US"/>
                </w:rPr>
                <w:t>3822</w:t>
              </w:r>
            </w:ins>
          </w:p>
        </w:tc>
        <w:tc>
          <w:tcPr>
            <w:tcW w:w="1229" w:type="dxa"/>
          </w:tcPr>
          <w:p w14:paraId="2CB6F81C" w14:textId="31F8A3B5" w:rsidR="00FA6852" w:rsidRDefault="00FA6852" w:rsidP="00FA6852">
            <w:pPr>
              <w:pStyle w:val="TableNormal1"/>
              <w:keepNext w:val="0"/>
              <w:spacing w:before="40"/>
              <w:rPr>
                <w:ins w:id="19389" w:author="Charles Gifford" w:date="2017-03-17T22:20:00Z"/>
                <w:lang w:val="en-US"/>
              </w:rPr>
            </w:pPr>
            <w:ins w:id="19390" w:author="Charles Gifford" w:date="2017-03-17T22:21:00Z">
              <w:r>
                <w:rPr>
                  <w:lang w:val="en-US"/>
                </w:rPr>
                <w:t>WH1</w:t>
              </w:r>
            </w:ins>
          </w:p>
        </w:tc>
      </w:tr>
      <w:tr w:rsidR="00FA6852" w:rsidRPr="00A756AC" w14:paraId="56030A89" w14:textId="77777777" w:rsidTr="00F74376">
        <w:trPr>
          <w:cantSplit/>
          <w:jc w:val="center"/>
          <w:ins w:id="19391" w:author="Charles Gifford" w:date="2016-01-11T13:11:00Z"/>
        </w:trPr>
        <w:tc>
          <w:tcPr>
            <w:tcW w:w="1269" w:type="dxa"/>
          </w:tcPr>
          <w:p w14:paraId="723AA835" w14:textId="4CB03C9F" w:rsidR="00FA6852" w:rsidRPr="009042FD" w:rsidRDefault="00FA6852" w:rsidP="00FA6852">
            <w:pPr>
              <w:pStyle w:val="TableNormal1"/>
              <w:keepNext w:val="0"/>
              <w:rPr>
                <w:ins w:id="19392" w:author="Charles Gifford" w:date="2016-01-11T13:11:00Z"/>
                <w:lang w:val="en-US"/>
              </w:rPr>
            </w:pPr>
            <w:ins w:id="19393" w:author="Charles Gifford" w:date="2017-03-17T22:21:00Z">
              <w:r>
                <w:rPr>
                  <w:lang w:val="en-US"/>
                </w:rPr>
                <w:t>Physical location type</w:t>
              </w:r>
            </w:ins>
          </w:p>
        </w:tc>
        <w:tc>
          <w:tcPr>
            <w:tcW w:w="2880" w:type="dxa"/>
          </w:tcPr>
          <w:p w14:paraId="3942A81A" w14:textId="77777777" w:rsidR="00FA6852" w:rsidRPr="00EF1162" w:rsidRDefault="00FA6852" w:rsidP="00FA6852">
            <w:pPr>
              <w:pStyle w:val="TableNormal1"/>
              <w:rPr>
                <w:ins w:id="19394" w:author="Charles Gifford" w:date="2017-03-17T22:21:00Z"/>
              </w:rPr>
            </w:pPr>
            <w:ins w:id="19395" w:author="Charles Gifford" w:date="2017-03-17T22:21:00Z">
              <w:r w:rsidRPr="00EF1162">
                <w:t xml:space="preserve">Indicates whether the </w:t>
              </w:r>
              <w:r>
                <w:t xml:space="preserve">physical </w:t>
              </w:r>
              <w:r w:rsidRPr="00EF1162">
                <w:t>location attribute refers to a</w:t>
              </w:r>
              <w:r>
                <w:t>n</w:t>
              </w:r>
              <w:r w:rsidRPr="00EF1162">
                <w:t xml:space="preserve"> </w:t>
              </w:r>
              <w:r w:rsidRPr="00EF1162">
                <w:rPr>
                  <w:i/>
                </w:rPr>
                <w:t>operational</w:t>
              </w:r>
              <w:r>
                <w:t xml:space="preserve"> </w:t>
              </w:r>
              <w:r w:rsidRPr="00EF1162">
                <w:rPr>
                  <w:i/>
                </w:rPr>
                <w:t>location</w:t>
              </w:r>
              <w:r w:rsidRPr="00EF1162">
                <w:t xml:space="preserve"> object, or contains a description of the </w:t>
              </w:r>
              <w:r>
                <w:t xml:space="preserve">physical </w:t>
              </w:r>
              <w:r w:rsidRPr="00EF1162">
                <w:t>location.</w:t>
              </w:r>
            </w:ins>
          </w:p>
          <w:p w14:paraId="4D37B1A1" w14:textId="77777777" w:rsidR="00FA6852" w:rsidRPr="00EF1162" w:rsidRDefault="00FA6852" w:rsidP="00FA6852">
            <w:pPr>
              <w:pStyle w:val="TableNormal1"/>
              <w:rPr>
                <w:ins w:id="19396" w:author="Charles Gifford" w:date="2017-03-17T22:21:00Z"/>
              </w:rPr>
            </w:pPr>
            <w:ins w:id="19397" w:author="Charles Gifford" w:date="2017-03-17T22:21:00Z">
              <w:r w:rsidRPr="00EF1162">
                <w:t>Mandatory where a</w:t>
              </w:r>
              <w:r>
                <w:t xml:space="preserve"> physical</w:t>
              </w:r>
              <w:r w:rsidRPr="00EF1162">
                <w:t xml:space="preserve"> location </w:t>
              </w:r>
              <w:r>
                <w:t xml:space="preserve">attribute </w:t>
              </w:r>
              <w:r w:rsidRPr="00EF1162">
                <w:t>is specified.  Defined values are:</w:t>
              </w:r>
            </w:ins>
          </w:p>
          <w:p w14:paraId="6CA65290" w14:textId="77777777" w:rsidR="00FA6852" w:rsidRPr="00EF1162" w:rsidRDefault="00FA6852" w:rsidP="00FA6852">
            <w:pPr>
              <w:pStyle w:val="TableNormal1"/>
              <w:rPr>
                <w:ins w:id="19398" w:author="Charles Gifford" w:date="2017-03-17T22:21:00Z"/>
              </w:rPr>
            </w:pPr>
            <w:ins w:id="19399" w:author="Charles Gifford" w:date="2017-03-17T22:21:00Z">
              <w:r>
                <w:t xml:space="preserve">Operational </w:t>
              </w:r>
              <w:r w:rsidRPr="00EF1162">
                <w:t xml:space="preserve">Location – </w:t>
              </w:r>
              <w:r>
                <w:t>Physical l</w:t>
              </w:r>
              <w:r w:rsidRPr="00EF1162">
                <w:t>ocation attribute references a</w:t>
              </w:r>
              <w:r>
                <w:t>n</w:t>
              </w:r>
              <w:r w:rsidRPr="00EF1162">
                <w:t xml:space="preserve"> </w:t>
              </w:r>
              <w:r w:rsidRPr="00EF1162">
                <w:rPr>
                  <w:i/>
                </w:rPr>
                <w:t>operational</w:t>
              </w:r>
              <w:r>
                <w:t xml:space="preserve"> </w:t>
              </w:r>
              <w:r w:rsidRPr="00EF1162">
                <w:rPr>
                  <w:i/>
                </w:rPr>
                <w:t>location</w:t>
              </w:r>
              <w:r w:rsidRPr="00EF1162">
                <w:t>.</w:t>
              </w:r>
            </w:ins>
          </w:p>
          <w:p w14:paraId="4F53DEDB" w14:textId="43BA5FCA" w:rsidR="00FA6852" w:rsidRPr="009042FD" w:rsidRDefault="00FA6852" w:rsidP="00FA6852">
            <w:pPr>
              <w:pStyle w:val="TableNormal1"/>
              <w:keepNext w:val="0"/>
              <w:rPr>
                <w:ins w:id="19400" w:author="Charles Gifford" w:date="2016-01-11T13:11:00Z"/>
                <w:lang w:val="en-US"/>
              </w:rPr>
            </w:pPr>
            <w:ins w:id="19401" w:author="Charles Gifford" w:date="2017-03-17T22:21:00Z">
              <w:r>
                <w:rPr>
                  <w:lang w:val="en-US"/>
                </w:rPr>
                <w:t>Description – Physical l</w:t>
              </w:r>
              <w:r w:rsidRPr="00EF1162">
                <w:rPr>
                  <w:lang w:val="en-US"/>
                </w:rPr>
                <w:t xml:space="preserve">ocation attribute contains a description of the </w:t>
              </w:r>
              <w:r>
                <w:rPr>
                  <w:lang w:val="en-US"/>
                </w:rPr>
                <w:t xml:space="preserve">physical </w:t>
              </w:r>
              <w:r w:rsidRPr="00EF1162">
                <w:rPr>
                  <w:lang w:val="en-US"/>
                </w:rPr>
                <w:t>location, such as a street address.</w:t>
              </w:r>
            </w:ins>
          </w:p>
        </w:tc>
        <w:tc>
          <w:tcPr>
            <w:tcW w:w="1238" w:type="dxa"/>
          </w:tcPr>
          <w:p w14:paraId="5F995D16" w14:textId="118587A1" w:rsidR="00FA6852" w:rsidRPr="009042FD" w:rsidRDefault="00FA6852" w:rsidP="00FA6852">
            <w:pPr>
              <w:pStyle w:val="TableNormal1"/>
              <w:keepNext w:val="0"/>
              <w:rPr>
                <w:ins w:id="19402" w:author="Charles Gifford" w:date="2016-01-11T13:11:00Z"/>
                <w:lang w:val="en-US"/>
              </w:rPr>
            </w:pPr>
            <w:ins w:id="19403" w:author="Charles Gifford" w:date="2017-03-17T22:21:00Z">
              <w:r>
                <w:rPr>
                  <w:lang w:val="en-US"/>
                </w:rPr>
                <w:t>Operational Location</w:t>
              </w:r>
            </w:ins>
          </w:p>
        </w:tc>
        <w:tc>
          <w:tcPr>
            <w:tcW w:w="1350" w:type="dxa"/>
          </w:tcPr>
          <w:p w14:paraId="1994F38E" w14:textId="2CC645C3" w:rsidR="00FA6852" w:rsidRPr="009042FD" w:rsidRDefault="00FA6852" w:rsidP="00FA6852">
            <w:pPr>
              <w:pStyle w:val="TableNormal1"/>
              <w:keepNext w:val="0"/>
              <w:rPr>
                <w:ins w:id="19404" w:author="Charles Gifford" w:date="2016-01-11T13:11:00Z"/>
                <w:lang w:val="en-US"/>
              </w:rPr>
            </w:pPr>
            <w:ins w:id="19405" w:author="Charles Gifford" w:date="2017-03-17T22:21:00Z">
              <w:r>
                <w:rPr>
                  <w:lang w:val="en-US"/>
                </w:rPr>
                <w:t>Description</w:t>
              </w:r>
            </w:ins>
          </w:p>
        </w:tc>
        <w:tc>
          <w:tcPr>
            <w:tcW w:w="1080" w:type="dxa"/>
          </w:tcPr>
          <w:p w14:paraId="02504AE8" w14:textId="7D0E42FD" w:rsidR="00FA6852" w:rsidRPr="009042FD" w:rsidRDefault="00FA6852" w:rsidP="00FA6852">
            <w:pPr>
              <w:pStyle w:val="TableNormal1"/>
              <w:keepNext w:val="0"/>
              <w:spacing w:before="40"/>
              <w:rPr>
                <w:ins w:id="19406" w:author="Charles Gifford" w:date="2016-01-11T13:11:00Z"/>
                <w:lang w:val="en-US"/>
              </w:rPr>
            </w:pPr>
            <w:ins w:id="19407" w:author="Charles Gifford" w:date="2017-03-17T22:21:00Z">
              <w:r>
                <w:rPr>
                  <w:lang w:val="en-US"/>
                </w:rPr>
                <w:t>Operational Location</w:t>
              </w:r>
            </w:ins>
          </w:p>
        </w:tc>
        <w:tc>
          <w:tcPr>
            <w:tcW w:w="1229" w:type="dxa"/>
          </w:tcPr>
          <w:p w14:paraId="5D566239" w14:textId="1CA8E92F" w:rsidR="00FA6852" w:rsidRPr="009042FD" w:rsidRDefault="00FA6852" w:rsidP="00FA6852">
            <w:pPr>
              <w:pStyle w:val="TableNormal1"/>
              <w:keepNext w:val="0"/>
              <w:spacing w:before="40"/>
              <w:rPr>
                <w:ins w:id="19408" w:author="Charles Gifford" w:date="2016-01-11T13:11:00Z"/>
                <w:lang w:val="en-US"/>
              </w:rPr>
            </w:pPr>
            <w:ins w:id="19409" w:author="Charles Gifford" w:date="2017-03-17T22:21:00Z">
              <w:r>
                <w:rPr>
                  <w:lang w:val="en-US"/>
                </w:rPr>
                <w:t>Operational Location</w:t>
              </w:r>
            </w:ins>
          </w:p>
        </w:tc>
      </w:tr>
      <w:tr w:rsidR="00BB2E6B" w:rsidRPr="001C220C" w14:paraId="0A6AC602" w14:textId="77777777" w:rsidTr="00591662">
        <w:trPr>
          <w:cantSplit/>
          <w:jc w:val="center"/>
        </w:trPr>
        <w:tc>
          <w:tcPr>
            <w:tcW w:w="1269" w:type="dxa"/>
          </w:tcPr>
          <w:p w14:paraId="4DB814D7" w14:textId="77777777" w:rsidR="00BB2E6B" w:rsidRPr="001C220C" w:rsidRDefault="00BB2E6B" w:rsidP="00437521">
            <w:pPr>
              <w:pStyle w:val="TableNormal1"/>
              <w:keepNext w:val="0"/>
              <w:rPr>
                <w:lang w:val="en-US"/>
              </w:rPr>
            </w:pPr>
            <w:r w:rsidRPr="001C220C">
              <w:rPr>
                <w:lang w:val="en-US"/>
              </w:rPr>
              <w:t xml:space="preserve">Physical </w:t>
            </w:r>
            <w:r w:rsidR="00FB6288">
              <w:rPr>
                <w:lang w:val="en-US"/>
              </w:rPr>
              <w:t>a</w:t>
            </w:r>
            <w:r w:rsidRPr="001C220C">
              <w:rPr>
                <w:lang w:val="en-US"/>
              </w:rPr>
              <w:t xml:space="preserve">sset </w:t>
            </w:r>
            <w:r w:rsidR="00FB6288">
              <w:rPr>
                <w:lang w:val="en-US"/>
              </w:rPr>
              <w:t>u</w:t>
            </w:r>
            <w:r w:rsidRPr="001C220C">
              <w:rPr>
                <w:lang w:val="en-US"/>
              </w:rPr>
              <w:t>se</w:t>
            </w:r>
          </w:p>
        </w:tc>
        <w:tc>
          <w:tcPr>
            <w:tcW w:w="2880" w:type="dxa"/>
          </w:tcPr>
          <w:p w14:paraId="2A046B9A" w14:textId="77777777" w:rsidR="00BB2E6B" w:rsidRPr="001C220C" w:rsidRDefault="00BB2E6B" w:rsidP="00437521">
            <w:pPr>
              <w:pStyle w:val="TableNormal1"/>
              <w:keepNext w:val="0"/>
              <w:rPr>
                <w:lang w:val="en-US"/>
              </w:rPr>
            </w:pPr>
            <w:r w:rsidRPr="001C220C">
              <w:rPr>
                <w:lang w:val="en-US"/>
              </w:rPr>
              <w:t xml:space="preserve">Defines the expected capability use of the </w:t>
            </w:r>
            <w:r w:rsidRPr="003310AA">
              <w:rPr>
                <w:i/>
                <w:lang w:val="en-US"/>
              </w:rPr>
              <w:t>physical asset class</w:t>
            </w:r>
            <w:r w:rsidRPr="001C220C">
              <w:rPr>
                <w:lang w:val="en-US"/>
              </w:rPr>
              <w:t xml:space="preserve"> or </w:t>
            </w:r>
            <w:r w:rsidRPr="003310AA">
              <w:rPr>
                <w:i/>
                <w:lang w:val="en-US"/>
              </w:rPr>
              <w:t>physical asset</w:t>
            </w:r>
            <w:r w:rsidRPr="001C220C">
              <w:rPr>
                <w:lang w:val="en-US"/>
              </w:rPr>
              <w:t xml:space="preserve">. </w:t>
            </w:r>
          </w:p>
        </w:tc>
        <w:tc>
          <w:tcPr>
            <w:tcW w:w="1238" w:type="dxa"/>
          </w:tcPr>
          <w:p w14:paraId="06A0B137" w14:textId="77777777" w:rsidR="00BB2E6B" w:rsidRPr="001C220C" w:rsidRDefault="007A69EF" w:rsidP="00437521">
            <w:pPr>
              <w:pStyle w:val="TableNormal1"/>
              <w:keepNext w:val="0"/>
              <w:rPr>
                <w:lang w:val="en-US"/>
              </w:rPr>
            </w:pPr>
            <w:r>
              <w:rPr>
                <w:lang w:val="en-US"/>
              </w:rPr>
              <w:t>(not applicable)</w:t>
            </w:r>
          </w:p>
        </w:tc>
        <w:tc>
          <w:tcPr>
            <w:tcW w:w="1350" w:type="dxa"/>
          </w:tcPr>
          <w:p w14:paraId="5DBB3C48" w14:textId="77777777" w:rsidR="00BB2E6B" w:rsidRPr="001C220C" w:rsidRDefault="007A69EF" w:rsidP="00437521">
            <w:pPr>
              <w:pStyle w:val="TableNormal1"/>
              <w:keepNext w:val="0"/>
              <w:spacing w:before="40"/>
              <w:rPr>
                <w:lang w:val="en-US"/>
              </w:rPr>
            </w:pPr>
            <w:r>
              <w:rPr>
                <w:lang w:val="en-US"/>
              </w:rPr>
              <w:t>(not applicable)</w:t>
            </w:r>
          </w:p>
        </w:tc>
        <w:tc>
          <w:tcPr>
            <w:tcW w:w="1080" w:type="dxa"/>
          </w:tcPr>
          <w:p w14:paraId="730483EC" w14:textId="77777777" w:rsidR="00BB2E6B" w:rsidRPr="001C220C" w:rsidRDefault="007A69EF" w:rsidP="00437521">
            <w:pPr>
              <w:pStyle w:val="TableNormal1"/>
              <w:keepNext w:val="0"/>
              <w:spacing w:before="40"/>
              <w:rPr>
                <w:lang w:val="en-US"/>
              </w:rPr>
            </w:pPr>
            <w:r>
              <w:rPr>
                <w:lang w:val="en-US"/>
              </w:rPr>
              <w:t>(not applicable)</w:t>
            </w:r>
          </w:p>
        </w:tc>
        <w:tc>
          <w:tcPr>
            <w:tcW w:w="1229" w:type="dxa"/>
          </w:tcPr>
          <w:p w14:paraId="0F45F8E9"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4389A2EE" w14:textId="77777777" w:rsidTr="00591662">
        <w:trPr>
          <w:cantSplit/>
          <w:jc w:val="center"/>
        </w:trPr>
        <w:tc>
          <w:tcPr>
            <w:tcW w:w="1269" w:type="dxa"/>
          </w:tcPr>
          <w:p w14:paraId="3D3AF984" w14:textId="77777777" w:rsidR="00BB2E6B" w:rsidRPr="001C220C" w:rsidRDefault="00BB2E6B" w:rsidP="00437521">
            <w:pPr>
              <w:pStyle w:val="TableNormal1"/>
              <w:keepNext w:val="0"/>
              <w:rPr>
                <w:lang w:val="en-US"/>
              </w:rPr>
            </w:pPr>
            <w:r w:rsidRPr="001C220C">
              <w:rPr>
                <w:lang w:val="en-US"/>
              </w:rPr>
              <w:t xml:space="preserve">Start </w:t>
            </w:r>
            <w:r w:rsidR="00FB6288">
              <w:rPr>
                <w:lang w:val="en-US"/>
              </w:rPr>
              <w:t>t</w:t>
            </w:r>
            <w:r w:rsidRPr="001C220C">
              <w:rPr>
                <w:lang w:val="en-US"/>
              </w:rPr>
              <w:t>ime</w:t>
            </w:r>
          </w:p>
        </w:tc>
        <w:tc>
          <w:tcPr>
            <w:tcW w:w="2880" w:type="dxa"/>
          </w:tcPr>
          <w:p w14:paraId="1A831F09" w14:textId="77777777" w:rsidR="00BB2E6B" w:rsidRPr="001C220C" w:rsidRDefault="00BB2E6B" w:rsidP="00437521">
            <w:pPr>
              <w:pStyle w:val="TableNormal1"/>
              <w:keepNext w:val="0"/>
              <w:rPr>
                <w:lang w:val="en-US"/>
              </w:rPr>
            </w:pPr>
            <w:r w:rsidRPr="001C220C">
              <w:rPr>
                <w:lang w:val="en-US"/>
              </w:rPr>
              <w:t xml:space="preserve">The starting time associated with the </w:t>
            </w:r>
            <w:r w:rsidRPr="001C220C">
              <w:rPr>
                <w:i/>
                <w:lang w:val="en-US"/>
              </w:rPr>
              <w:t>physical asset capability</w:t>
            </w:r>
            <w:r w:rsidR="008558A5">
              <w:rPr>
                <w:lang w:val="en-US"/>
              </w:rPr>
              <w:t xml:space="preserve">. </w:t>
            </w:r>
          </w:p>
          <w:p w14:paraId="334A6D31" w14:textId="77777777" w:rsidR="00BB2E6B" w:rsidRPr="001C220C" w:rsidRDefault="00BB2E6B" w:rsidP="00437521">
            <w:pPr>
              <w:pStyle w:val="TableNormal1"/>
              <w:keepNext w:val="0"/>
              <w:rPr>
                <w:lang w:val="en-US"/>
              </w:rPr>
            </w:pPr>
            <w:r w:rsidRPr="001C220C">
              <w:rPr>
                <w:lang w:val="en-US"/>
              </w:rPr>
              <w:t xml:space="preserve">If omitted, then the capability is associated to the parent </w:t>
            </w:r>
            <w:r w:rsidRPr="001C220C">
              <w:rPr>
                <w:i/>
                <w:lang w:val="en-US"/>
              </w:rPr>
              <w:t>operations capability</w:t>
            </w:r>
            <w:r w:rsidRPr="001C220C">
              <w:rPr>
                <w:lang w:val="en-US"/>
              </w:rPr>
              <w:t xml:space="preserve"> start time</w:t>
            </w:r>
            <w:r w:rsidR="008558A5">
              <w:rPr>
                <w:lang w:val="en-US"/>
              </w:rPr>
              <w:t xml:space="preserve">. </w:t>
            </w:r>
          </w:p>
        </w:tc>
        <w:tc>
          <w:tcPr>
            <w:tcW w:w="1238" w:type="dxa"/>
          </w:tcPr>
          <w:p w14:paraId="494BD13C" w14:textId="77777777" w:rsidR="00BB2E6B" w:rsidRPr="001C220C" w:rsidRDefault="00BB2E6B" w:rsidP="00437521">
            <w:pPr>
              <w:pStyle w:val="TableNormal1"/>
              <w:keepNext w:val="0"/>
              <w:rPr>
                <w:lang w:val="en-US"/>
              </w:rPr>
            </w:pPr>
            <w:r w:rsidRPr="001C220C">
              <w:rPr>
                <w:lang w:val="en-US"/>
              </w:rPr>
              <w:t>1999-12-30 11:59</w:t>
            </w:r>
            <w:r w:rsidRPr="001C220C">
              <w:rPr>
                <w:lang w:val="en-US"/>
              </w:rPr>
              <w:br/>
            </w:r>
          </w:p>
        </w:tc>
        <w:tc>
          <w:tcPr>
            <w:tcW w:w="1350" w:type="dxa"/>
          </w:tcPr>
          <w:p w14:paraId="7CA6BBDE" w14:textId="77777777" w:rsidR="00BB2E6B" w:rsidRPr="001C220C" w:rsidRDefault="00BB2E6B" w:rsidP="00437521">
            <w:pPr>
              <w:pStyle w:val="TableNormal1"/>
              <w:keepNext w:val="0"/>
              <w:spacing w:before="40"/>
              <w:rPr>
                <w:lang w:val="en-US"/>
              </w:rPr>
            </w:pPr>
            <w:r w:rsidRPr="001C220C">
              <w:rPr>
                <w:lang w:val="en-US"/>
              </w:rPr>
              <w:t>10-28-2006 2:00 UTC</w:t>
            </w:r>
          </w:p>
        </w:tc>
        <w:tc>
          <w:tcPr>
            <w:tcW w:w="1080" w:type="dxa"/>
          </w:tcPr>
          <w:p w14:paraId="23822205" w14:textId="77777777" w:rsidR="00BB2E6B" w:rsidRPr="001C220C" w:rsidRDefault="007A69EF" w:rsidP="00437521">
            <w:pPr>
              <w:pStyle w:val="TableNormal1"/>
              <w:keepNext w:val="0"/>
              <w:spacing w:before="40"/>
              <w:rPr>
                <w:lang w:val="en-US"/>
              </w:rPr>
            </w:pPr>
            <w:r>
              <w:rPr>
                <w:lang w:val="en-US"/>
              </w:rPr>
              <w:t>(not applicable)</w:t>
            </w:r>
          </w:p>
        </w:tc>
        <w:tc>
          <w:tcPr>
            <w:tcW w:w="1229" w:type="dxa"/>
          </w:tcPr>
          <w:p w14:paraId="525FE2B9"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441AD407" w14:textId="77777777" w:rsidTr="00591662">
        <w:trPr>
          <w:cantSplit/>
          <w:jc w:val="center"/>
        </w:trPr>
        <w:tc>
          <w:tcPr>
            <w:tcW w:w="1269" w:type="dxa"/>
          </w:tcPr>
          <w:p w14:paraId="123C687E" w14:textId="77777777" w:rsidR="00BB2E6B" w:rsidRPr="001C220C" w:rsidRDefault="00BB2E6B" w:rsidP="00437521">
            <w:pPr>
              <w:pStyle w:val="TableNormal1"/>
              <w:keepNext w:val="0"/>
              <w:rPr>
                <w:lang w:val="en-US"/>
              </w:rPr>
            </w:pPr>
            <w:r w:rsidRPr="001C220C">
              <w:rPr>
                <w:lang w:val="en-US"/>
              </w:rPr>
              <w:t>End Time</w:t>
            </w:r>
          </w:p>
        </w:tc>
        <w:tc>
          <w:tcPr>
            <w:tcW w:w="2880" w:type="dxa"/>
          </w:tcPr>
          <w:p w14:paraId="3281700F" w14:textId="77777777" w:rsidR="00BB2E6B" w:rsidRPr="001C220C" w:rsidRDefault="00BB2E6B" w:rsidP="00437521">
            <w:pPr>
              <w:pStyle w:val="TableNormal1"/>
              <w:keepNext w:val="0"/>
              <w:rPr>
                <w:lang w:val="en-US"/>
              </w:rPr>
            </w:pPr>
            <w:r w:rsidRPr="001C220C">
              <w:rPr>
                <w:lang w:val="en-US"/>
              </w:rPr>
              <w:t xml:space="preserve">The ending time associated with the </w:t>
            </w:r>
            <w:r w:rsidRPr="001C220C">
              <w:rPr>
                <w:i/>
                <w:lang w:val="en-US"/>
              </w:rPr>
              <w:t>physical asset capability</w:t>
            </w:r>
            <w:r w:rsidR="008558A5">
              <w:rPr>
                <w:lang w:val="en-US"/>
              </w:rPr>
              <w:t xml:space="preserve">. </w:t>
            </w:r>
          </w:p>
          <w:p w14:paraId="2AB4B176" w14:textId="77777777" w:rsidR="00BB2E6B" w:rsidRPr="001C220C" w:rsidRDefault="00BB2E6B" w:rsidP="00437521">
            <w:pPr>
              <w:pStyle w:val="TableNormal1"/>
              <w:keepNext w:val="0"/>
              <w:rPr>
                <w:lang w:val="en-US"/>
              </w:rPr>
            </w:pPr>
            <w:r w:rsidRPr="001C220C">
              <w:rPr>
                <w:lang w:val="en-US"/>
              </w:rPr>
              <w:t xml:space="preserve">If omitted, then the capability is associated to the parent </w:t>
            </w:r>
            <w:r w:rsidRPr="001C220C">
              <w:rPr>
                <w:i/>
                <w:lang w:val="en-US"/>
              </w:rPr>
              <w:t>operations capability</w:t>
            </w:r>
            <w:r w:rsidRPr="001C220C">
              <w:rPr>
                <w:lang w:val="en-US"/>
              </w:rPr>
              <w:t xml:space="preserve"> end time</w:t>
            </w:r>
            <w:r w:rsidR="008558A5">
              <w:rPr>
                <w:lang w:val="en-US"/>
              </w:rPr>
              <w:t xml:space="preserve">. </w:t>
            </w:r>
          </w:p>
        </w:tc>
        <w:tc>
          <w:tcPr>
            <w:tcW w:w="1238" w:type="dxa"/>
          </w:tcPr>
          <w:p w14:paraId="7108D6AD" w14:textId="77777777" w:rsidR="00BB2E6B" w:rsidRPr="001C220C" w:rsidRDefault="00BB2E6B" w:rsidP="00437521">
            <w:pPr>
              <w:pStyle w:val="TableNormal1"/>
              <w:keepNext w:val="0"/>
              <w:rPr>
                <w:lang w:val="en-US"/>
              </w:rPr>
            </w:pPr>
            <w:r w:rsidRPr="001C220C">
              <w:rPr>
                <w:lang w:val="en-US"/>
              </w:rPr>
              <w:t>2000-01-01 12:00</w:t>
            </w:r>
          </w:p>
        </w:tc>
        <w:tc>
          <w:tcPr>
            <w:tcW w:w="1350" w:type="dxa"/>
          </w:tcPr>
          <w:p w14:paraId="7B20B0BE" w14:textId="77777777" w:rsidR="00BB2E6B" w:rsidRPr="001C220C" w:rsidRDefault="00BB2E6B" w:rsidP="00437521">
            <w:pPr>
              <w:pStyle w:val="TableNormal1"/>
              <w:keepNext w:val="0"/>
              <w:spacing w:before="40"/>
              <w:rPr>
                <w:lang w:val="en-US"/>
              </w:rPr>
            </w:pPr>
            <w:r w:rsidRPr="001C220C">
              <w:rPr>
                <w:lang w:val="en-US"/>
              </w:rPr>
              <w:t>10-28-2006 2:15 UTC</w:t>
            </w:r>
          </w:p>
        </w:tc>
        <w:tc>
          <w:tcPr>
            <w:tcW w:w="1080" w:type="dxa"/>
          </w:tcPr>
          <w:p w14:paraId="302959A4" w14:textId="77777777" w:rsidR="00BB2E6B" w:rsidRPr="001C220C" w:rsidRDefault="007A69EF" w:rsidP="00437521">
            <w:pPr>
              <w:pStyle w:val="TableNormal1"/>
              <w:keepNext w:val="0"/>
              <w:spacing w:before="40"/>
              <w:rPr>
                <w:lang w:val="en-US"/>
              </w:rPr>
            </w:pPr>
            <w:r>
              <w:rPr>
                <w:lang w:val="en-US"/>
              </w:rPr>
              <w:t>(not applicable)</w:t>
            </w:r>
          </w:p>
        </w:tc>
        <w:tc>
          <w:tcPr>
            <w:tcW w:w="1229" w:type="dxa"/>
          </w:tcPr>
          <w:p w14:paraId="3D60C2B8"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1CE23930" w14:textId="77777777" w:rsidTr="00591662">
        <w:trPr>
          <w:cantSplit/>
          <w:jc w:val="center"/>
        </w:trPr>
        <w:tc>
          <w:tcPr>
            <w:tcW w:w="1269" w:type="dxa"/>
          </w:tcPr>
          <w:p w14:paraId="5444D973" w14:textId="77777777" w:rsidR="00BB2E6B" w:rsidRPr="001C220C" w:rsidRDefault="00BB2E6B" w:rsidP="00437521">
            <w:pPr>
              <w:pStyle w:val="TableNormal1"/>
              <w:keepNext w:val="0"/>
              <w:rPr>
                <w:lang w:val="en-US"/>
              </w:rPr>
            </w:pPr>
            <w:r w:rsidRPr="001C220C">
              <w:rPr>
                <w:lang w:val="en-US"/>
              </w:rPr>
              <w:t>Quantity</w:t>
            </w:r>
          </w:p>
        </w:tc>
        <w:tc>
          <w:tcPr>
            <w:tcW w:w="2880" w:type="dxa"/>
          </w:tcPr>
          <w:p w14:paraId="7056E080" w14:textId="77777777" w:rsidR="00BB2E6B" w:rsidRPr="001C220C" w:rsidRDefault="00BB2E6B" w:rsidP="00437521">
            <w:pPr>
              <w:pStyle w:val="TableNormal1"/>
              <w:keepNext w:val="0"/>
              <w:rPr>
                <w:lang w:val="en-US"/>
              </w:rPr>
            </w:pPr>
            <w:r w:rsidRPr="001C220C">
              <w:rPr>
                <w:lang w:val="en-US"/>
              </w:rPr>
              <w:t xml:space="preserve">Specifies the quantity of the </w:t>
            </w:r>
            <w:r w:rsidRPr="003310AA">
              <w:rPr>
                <w:i/>
                <w:lang w:val="en-US"/>
              </w:rPr>
              <w:t>physical asset capability</w:t>
            </w:r>
            <w:r w:rsidRPr="001C220C">
              <w:rPr>
                <w:lang w:val="en-US"/>
              </w:rPr>
              <w:t xml:space="preserve"> defined, if applicable.</w:t>
            </w:r>
          </w:p>
        </w:tc>
        <w:tc>
          <w:tcPr>
            <w:tcW w:w="1238" w:type="dxa"/>
          </w:tcPr>
          <w:p w14:paraId="4FEF7287" w14:textId="77777777" w:rsidR="00BB2E6B" w:rsidRPr="001C220C" w:rsidRDefault="00BB2E6B" w:rsidP="00437521">
            <w:pPr>
              <w:pStyle w:val="TableNormal1"/>
              <w:keepNext w:val="0"/>
              <w:rPr>
                <w:lang w:val="en-US"/>
              </w:rPr>
            </w:pPr>
            <w:r w:rsidRPr="001C220C">
              <w:rPr>
                <w:lang w:val="en-US"/>
              </w:rPr>
              <w:t>48</w:t>
            </w:r>
          </w:p>
        </w:tc>
        <w:tc>
          <w:tcPr>
            <w:tcW w:w="1350" w:type="dxa"/>
          </w:tcPr>
          <w:p w14:paraId="300991C4" w14:textId="77777777" w:rsidR="00BB2E6B" w:rsidRPr="001C220C" w:rsidRDefault="00BB2E6B" w:rsidP="00437521">
            <w:pPr>
              <w:pStyle w:val="TableNormal1"/>
              <w:keepNext w:val="0"/>
              <w:spacing w:before="40"/>
              <w:rPr>
                <w:lang w:val="en-US"/>
              </w:rPr>
            </w:pPr>
            <w:r w:rsidRPr="001C220C">
              <w:rPr>
                <w:lang w:val="en-US"/>
              </w:rPr>
              <w:t>1</w:t>
            </w:r>
          </w:p>
        </w:tc>
        <w:tc>
          <w:tcPr>
            <w:tcW w:w="1080" w:type="dxa"/>
          </w:tcPr>
          <w:p w14:paraId="7A29D52E" w14:textId="77777777" w:rsidR="00BB2E6B" w:rsidRPr="001C220C" w:rsidRDefault="007A69EF" w:rsidP="00437521">
            <w:pPr>
              <w:pStyle w:val="TableNormal1"/>
              <w:keepNext w:val="0"/>
              <w:spacing w:before="40"/>
              <w:rPr>
                <w:lang w:val="en-US"/>
              </w:rPr>
            </w:pPr>
            <w:r>
              <w:rPr>
                <w:lang w:val="en-US"/>
              </w:rPr>
              <w:t>(not applicable)</w:t>
            </w:r>
          </w:p>
        </w:tc>
        <w:tc>
          <w:tcPr>
            <w:tcW w:w="1229" w:type="dxa"/>
          </w:tcPr>
          <w:p w14:paraId="31E442C4"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59C42600" w14:textId="77777777" w:rsidTr="00591662">
        <w:trPr>
          <w:cantSplit/>
          <w:jc w:val="center"/>
        </w:trPr>
        <w:tc>
          <w:tcPr>
            <w:tcW w:w="1269" w:type="dxa"/>
          </w:tcPr>
          <w:p w14:paraId="2DB8B411" w14:textId="77777777" w:rsidR="00BB2E6B" w:rsidRPr="001C220C" w:rsidRDefault="00BB2E6B" w:rsidP="00437521">
            <w:pPr>
              <w:pStyle w:val="TableNormal1"/>
              <w:keepNext w:val="0"/>
              <w:rPr>
                <w:lang w:val="en-US"/>
              </w:rPr>
            </w:pPr>
            <w:r w:rsidRPr="001C220C">
              <w:rPr>
                <w:lang w:val="en-US"/>
              </w:rPr>
              <w:t xml:space="preserve">Quantity </w:t>
            </w:r>
            <w:r w:rsidR="001E24EB">
              <w:rPr>
                <w:lang w:val="en-US"/>
              </w:rPr>
              <w:t>u</w:t>
            </w:r>
            <w:r w:rsidRPr="001C220C">
              <w:rPr>
                <w:lang w:val="en-US"/>
              </w:rPr>
              <w:t xml:space="preserve">nit of </w:t>
            </w:r>
            <w:r w:rsidR="001E24EB">
              <w:rPr>
                <w:lang w:val="en-US"/>
              </w:rPr>
              <w:t>m</w:t>
            </w:r>
            <w:r w:rsidRPr="001C220C">
              <w:rPr>
                <w:lang w:val="en-US"/>
              </w:rPr>
              <w:t>easure</w:t>
            </w:r>
          </w:p>
        </w:tc>
        <w:tc>
          <w:tcPr>
            <w:tcW w:w="2880" w:type="dxa"/>
          </w:tcPr>
          <w:p w14:paraId="21E0AA8C" w14:textId="77777777" w:rsidR="00BB2E6B" w:rsidRPr="001C220C" w:rsidRDefault="00BB2E6B" w:rsidP="00437521">
            <w:pPr>
              <w:pStyle w:val="TableNormal1"/>
              <w:keepNext w:val="0"/>
              <w:rPr>
                <w:lang w:val="en-US"/>
              </w:rPr>
            </w:pPr>
            <w:r w:rsidRPr="001C220C">
              <w:rPr>
                <w:lang w:val="en-US"/>
              </w:rPr>
              <w:t>The unit of measure of the associated quantity, if applicable.</w:t>
            </w:r>
          </w:p>
        </w:tc>
        <w:tc>
          <w:tcPr>
            <w:tcW w:w="1238" w:type="dxa"/>
          </w:tcPr>
          <w:p w14:paraId="42FB8371" w14:textId="77777777" w:rsidR="00BB2E6B" w:rsidRPr="001C220C" w:rsidRDefault="00BB2E6B" w:rsidP="00437521">
            <w:pPr>
              <w:pStyle w:val="TableNormal1"/>
              <w:keepNext w:val="0"/>
              <w:rPr>
                <w:lang w:val="en-US"/>
              </w:rPr>
            </w:pPr>
            <w:r w:rsidRPr="001C220C">
              <w:rPr>
                <w:lang w:val="en-US"/>
              </w:rPr>
              <w:t>Hours</w:t>
            </w:r>
          </w:p>
        </w:tc>
        <w:tc>
          <w:tcPr>
            <w:tcW w:w="1350" w:type="dxa"/>
          </w:tcPr>
          <w:p w14:paraId="45EE63F0" w14:textId="77777777" w:rsidR="00BB2E6B" w:rsidRPr="001C220C" w:rsidRDefault="00BB2E6B" w:rsidP="00437521">
            <w:pPr>
              <w:pStyle w:val="TableNormal1"/>
              <w:keepNext w:val="0"/>
              <w:spacing w:before="40"/>
              <w:rPr>
                <w:lang w:val="en-US"/>
              </w:rPr>
            </w:pPr>
            <w:r w:rsidRPr="001C220C">
              <w:rPr>
                <w:lang w:val="en-US"/>
              </w:rPr>
              <w:t>Machine</w:t>
            </w:r>
          </w:p>
        </w:tc>
        <w:tc>
          <w:tcPr>
            <w:tcW w:w="1080" w:type="dxa"/>
          </w:tcPr>
          <w:p w14:paraId="657CB884" w14:textId="77777777" w:rsidR="00BB2E6B" w:rsidRPr="001C220C" w:rsidRDefault="007A69EF" w:rsidP="00437521">
            <w:pPr>
              <w:pStyle w:val="TableNormal1"/>
              <w:keepNext w:val="0"/>
              <w:spacing w:before="40"/>
              <w:rPr>
                <w:lang w:val="en-US"/>
              </w:rPr>
            </w:pPr>
            <w:r>
              <w:rPr>
                <w:lang w:val="en-US"/>
              </w:rPr>
              <w:t>(not applicable)</w:t>
            </w:r>
          </w:p>
        </w:tc>
        <w:tc>
          <w:tcPr>
            <w:tcW w:w="1229" w:type="dxa"/>
          </w:tcPr>
          <w:p w14:paraId="7CBF80FB" w14:textId="77777777" w:rsidR="00BB2E6B" w:rsidRPr="001C220C" w:rsidRDefault="00C21049" w:rsidP="00437521">
            <w:pPr>
              <w:pStyle w:val="TableNormal1"/>
              <w:keepNext w:val="0"/>
              <w:spacing w:before="40"/>
              <w:rPr>
                <w:lang w:val="en-US"/>
              </w:rPr>
            </w:pPr>
            <w:r>
              <w:rPr>
                <w:lang w:val="en-US"/>
              </w:rPr>
              <w:t>(not applicable)</w:t>
            </w:r>
          </w:p>
        </w:tc>
      </w:tr>
    </w:tbl>
    <w:p w14:paraId="54F2C1EA" w14:textId="5C13BD35" w:rsidR="00993C8C" w:rsidRPr="001C220C" w:rsidRDefault="00993C8C" w:rsidP="00F74376">
      <w:pPr>
        <w:pStyle w:val="NOTE0"/>
        <w:rPr>
          <w:lang w:val="en-US"/>
        </w:rPr>
      </w:pPr>
      <w:r w:rsidRPr="001C220C">
        <w:rPr>
          <w:lang w:val="en-US"/>
        </w:rPr>
        <w:t xml:space="preserve"> </w:t>
      </w:r>
      <w:ins w:id="19410" w:author="Charles Gifford" w:date="2017-03-17T22:27:00Z">
        <w:r w:rsidR="00DB0BDF" w:rsidRPr="00DB0BDF">
          <w:rPr>
            <w:lang w:val="en-US"/>
          </w:rPr>
          <w:t>NOTE</w:t>
        </w:r>
        <w:r w:rsidR="00DB0BDF" w:rsidRPr="00DB0BDF">
          <w:rPr>
            <w:lang w:val="en-US"/>
          </w:rPr>
          <w:tab/>
          <w:t xml:space="preserve">A </w:t>
        </w:r>
        <w:r w:rsidR="00DB0BDF" w:rsidRPr="00FD689A">
          <w:rPr>
            <w:i/>
            <w:lang w:val="en-US"/>
          </w:rPr>
          <w:t xml:space="preserve">physical asset capability </w:t>
        </w:r>
        <w:r w:rsidR="00DB0BDF" w:rsidRPr="00DB0BDF">
          <w:rPr>
            <w:lang w:val="en-US"/>
          </w:rPr>
          <w:t>may specify both a spatial definition and an operational location where it is necessary to specify the spatial definition of the specified physical asset(s) within a given operational location.</w:t>
        </w:r>
      </w:ins>
    </w:p>
    <w:p w14:paraId="000607C7" w14:textId="77777777" w:rsidR="00993C8C" w:rsidRPr="001C220C" w:rsidRDefault="00993C8C" w:rsidP="003E1075">
      <w:pPr>
        <w:pStyle w:val="Heading3"/>
      </w:pPr>
      <w:bookmarkStart w:id="19411" w:name="_Toc320177002"/>
      <w:r w:rsidRPr="001C220C">
        <w:t>Physical asset capability property</w:t>
      </w:r>
      <w:bookmarkEnd w:id="19411"/>
    </w:p>
    <w:p w14:paraId="026501A3" w14:textId="77777777" w:rsidR="002E56ED" w:rsidRDefault="002E56ED" w:rsidP="002E56ED">
      <w:pPr>
        <w:pStyle w:val="PARAGRAPH"/>
        <w:rPr>
          <w:lang w:val="en-US"/>
        </w:rPr>
      </w:pPr>
      <w:r w:rsidRPr="001C220C">
        <w:rPr>
          <w:lang w:val="en-US"/>
        </w:rPr>
        <w:t>Specific properties that are required</w:t>
      </w:r>
      <w:r w:rsidR="003C2388">
        <w:rPr>
          <w:lang w:val="en-US"/>
        </w:rPr>
        <w:t xml:space="preserve"> for</w:t>
      </w:r>
      <w:r w:rsidRPr="001C220C">
        <w:rPr>
          <w:lang w:val="en-US"/>
        </w:rPr>
        <w:t xml:space="preserve"> </w:t>
      </w:r>
      <w:r>
        <w:rPr>
          <w:i/>
          <w:lang w:val="en-US"/>
        </w:rPr>
        <w:t>physical asset</w:t>
      </w:r>
      <w:r w:rsidRPr="00853E4C">
        <w:rPr>
          <w:i/>
          <w:lang w:val="en-US"/>
        </w:rPr>
        <w:t xml:space="preserve"> capabilities</w:t>
      </w:r>
      <w:r>
        <w:rPr>
          <w:lang w:val="en-US"/>
        </w:rPr>
        <w:t xml:space="preserve"> </w:t>
      </w:r>
      <w:r w:rsidRPr="001C220C">
        <w:rPr>
          <w:lang w:val="en-US"/>
        </w:rPr>
        <w:t xml:space="preserve">shall be presented </w:t>
      </w:r>
      <w:r>
        <w:rPr>
          <w:lang w:val="en-US"/>
        </w:rPr>
        <w:t xml:space="preserve">as </w:t>
      </w:r>
      <w:r>
        <w:rPr>
          <w:i/>
          <w:lang w:val="en-US"/>
        </w:rPr>
        <w:t xml:space="preserve">physical asset capability </w:t>
      </w:r>
      <w:r w:rsidRPr="000C7AD0">
        <w:rPr>
          <w:i/>
          <w:lang w:val="en-US"/>
        </w:rPr>
        <w:t>properties</w:t>
      </w:r>
      <w:r w:rsidRPr="001C220C">
        <w:rPr>
          <w:lang w:val="en-US"/>
        </w:rPr>
        <w:t>.</w:t>
      </w:r>
      <w:r w:rsidRPr="00AE642B">
        <w:rPr>
          <w:lang w:val="en-US"/>
        </w:rPr>
        <w:t xml:space="preserve"> </w:t>
      </w:r>
    </w:p>
    <w:p w14:paraId="77FC815C" w14:textId="77777777" w:rsidR="00D109BD" w:rsidRPr="001C220C" w:rsidRDefault="00D109BD" w:rsidP="00D109BD">
      <w:pPr>
        <w:pStyle w:val="PARAGRAPH"/>
        <w:rPr>
          <w:lang w:val="en-US"/>
        </w:rPr>
      </w:pPr>
      <w:r w:rsidRPr="002E56ED">
        <w:rPr>
          <w:i/>
          <w:lang w:val="en-US"/>
        </w:rPr>
        <w:t>Physical asset capability properties</w:t>
      </w:r>
      <w:r>
        <w:rPr>
          <w:lang w:val="en-US"/>
        </w:rPr>
        <w:t xml:space="preserve"> may contain nested </w:t>
      </w:r>
      <w:r w:rsidRPr="002E56ED">
        <w:rPr>
          <w:i/>
          <w:lang w:val="en-US"/>
        </w:rPr>
        <w:t>physical asset capability properties</w:t>
      </w:r>
      <w:r>
        <w:rPr>
          <w:lang w:val="en-US"/>
        </w:rPr>
        <w:t>.</w:t>
      </w:r>
    </w:p>
    <w:p w14:paraId="2CFBA84B" w14:textId="554F37A3" w:rsidR="0096517F" w:rsidRDefault="00FD689A" w:rsidP="0096517F">
      <w:pPr>
        <w:pStyle w:val="PARAGRAPH"/>
        <w:rPr>
          <w:ins w:id="19412" w:author="Charles Gifford" w:date="2016-04-20T14:20:00Z"/>
          <w:lang w:val="en-US"/>
        </w:rPr>
      </w:pPr>
      <w:r>
        <w:rPr>
          <w:lang w:val="en-US"/>
        </w:rPr>
        <w:fldChar w:fldCharType="begin"/>
      </w:r>
      <w:r>
        <w:rPr>
          <w:lang w:val="en-US"/>
        </w:rPr>
        <w:instrText xml:space="preserve"> REF _Ref477985535 \h </w:instrText>
      </w:r>
      <w:r>
        <w:rPr>
          <w:lang w:val="en-US"/>
        </w:rPr>
      </w:r>
      <w:r>
        <w:rPr>
          <w:lang w:val="en-US"/>
        </w:rPr>
        <w:fldChar w:fldCharType="separate"/>
      </w:r>
      <w:r>
        <w:t xml:space="preserve">Table </w:t>
      </w:r>
      <w:r>
        <w:rPr>
          <w:noProof/>
        </w:rPr>
        <w:t>227</w:t>
      </w:r>
      <w:r>
        <w:rPr>
          <w:lang w:val="en-US"/>
        </w:rPr>
        <w:fldChar w:fldCharType="end"/>
      </w:r>
      <w:r w:rsidR="00961022">
        <w:rPr>
          <w:lang w:val="en-US"/>
        </w:rPr>
        <w:t xml:space="preserve"> </w:t>
      </w:r>
      <w:r w:rsidR="00993C8C" w:rsidRPr="001C220C">
        <w:rPr>
          <w:lang w:val="en-US"/>
        </w:rPr>
        <w:t xml:space="preserve">defines the </w:t>
      </w:r>
      <w:r w:rsidR="0096517F">
        <w:rPr>
          <w:lang w:val="en-US"/>
        </w:rPr>
        <w:t>relationship</w:t>
      </w:r>
      <w:r w:rsidR="00291F09">
        <w:rPr>
          <w:lang w:val="en-US"/>
        </w:rPr>
        <w:t xml:space="preserve"> role</w:t>
      </w:r>
      <w:r w:rsidR="00993C8C" w:rsidRPr="001C220C">
        <w:rPr>
          <w:lang w:val="en-US"/>
        </w:rPr>
        <w:t xml:space="preserve">s for </w:t>
      </w:r>
      <w:r w:rsidR="00530334">
        <w:rPr>
          <w:lang w:val="en-US"/>
        </w:rPr>
        <w:t xml:space="preserve">the </w:t>
      </w:r>
      <w:r w:rsidR="00993C8C" w:rsidRPr="001C220C">
        <w:rPr>
          <w:i/>
          <w:lang w:val="en-US"/>
        </w:rPr>
        <w:t>physical asset capability property</w:t>
      </w:r>
      <w:r w:rsidR="008558A5">
        <w:rPr>
          <w:lang w:val="en-US"/>
        </w:rPr>
        <w:t xml:space="preserve">. </w:t>
      </w:r>
      <w:ins w:id="19413" w:author="Charles Gifford" w:date="2017-03-22T22:37:00Z">
        <w:r>
          <w:rPr>
            <w:lang w:val="en-US"/>
          </w:rPr>
          <w:fldChar w:fldCharType="begin"/>
        </w:r>
        <w:r>
          <w:rPr>
            <w:lang w:val="en-US"/>
          </w:rPr>
          <w:instrText xml:space="preserve"> REF _Ref320174594 \h </w:instrText>
        </w:r>
      </w:ins>
      <w:r>
        <w:rPr>
          <w:lang w:val="en-US"/>
        </w:rPr>
      </w:r>
      <w:r>
        <w:rPr>
          <w:lang w:val="en-US"/>
        </w:rPr>
        <w:fldChar w:fldCharType="separate"/>
      </w:r>
      <w:ins w:id="19414" w:author="Charles Gifford" w:date="2017-03-22T22:37:00Z">
        <w:r w:rsidRPr="001C220C">
          <w:rPr>
            <w:lang w:val="en-US"/>
          </w:rPr>
          <w:t xml:space="preserve">Table </w:t>
        </w:r>
        <w:r>
          <w:rPr>
            <w:noProof/>
            <w:lang w:val="en-US"/>
          </w:rPr>
          <w:t>228</w:t>
        </w:r>
        <w:r>
          <w:rPr>
            <w:lang w:val="en-US"/>
          </w:rPr>
          <w:fldChar w:fldCharType="end"/>
        </w:r>
      </w:ins>
      <w:ins w:id="19415" w:author="Charles Gifford" w:date="2016-04-20T14:20:00Z">
        <w:r w:rsidR="0096517F" w:rsidRPr="001C220C">
          <w:rPr>
            <w:lang w:val="en-US"/>
          </w:rPr>
          <w:t xml:space="preserve"> defines the attributes for </w:t>
        </w:r>
      </w:ins>
      <w:ins w:id="19416" w:author="Charles Gifford" w:date="2016-10-30T07:57:00Z">
        <w:r w:rsidR="00530334">
          <w:rPr>
            <w:lang w:val="en-US"/>
          </w:rPr>
          <w:t xml:space="preserve">the </w:t>
        </w:r>
      </w:ins>
      <w:ins w:id="19417" w:author="Charles Gifford" w:date="2016-04-20T14:20:00Z">
        <w:r w:rsidR="0096517F" w:rsidRPr="001C220C">
          <w:rPr>
            <w:i/>
            <w:lang w:val="en-US"/>
          </w:rPr>
          <w:t>phy</w:t>
        </w:r>
        <w:r w:rsidR="00530334">
          <w:rPr>
            <w:i/>
            <w:lang w:val="en-US"/>
          </w:rPr>
          <w:t>sical asset capability property</w:t>
        </w:r>
        <w:r w:rsidR="0096517F">
          <w:rPr>
            <w:lang w:val="en-US"/>
          </w:rPr>
          <w:t xml:space="preserve">. </w:t>
        </w:r>
      </w:ins>
    </w:p>
    <w:p w14:paraId="4D740F0D" w14:textId="26357CDD" w:rsidR="0096517F" w:rsidRDefault="00FD689A" w:rsidP="00881CA4">
      <w:pPr>
        <w:pStyle w:val="TABLE-title"/>
        <w:rPr>
          <w:ins w:id="19418" w:author="Charles Gifford" w:date="2017-03-20T22:34:00Z"/>
          <w:lang w:val="en-US"/>
        </w:rPr>
      </w:pPr>
      <w:bookmarkStart w:id="19419" w:name="_Ref477985535"/>
      <w:bookmarkStart w:id="19420" w:name="_Toc478492527"/>
      <w:ins w:id="19421" w:author="Charles Gifford" w:date="2017-03-22T22:35:00Z">
        <w:r>
          <w:t xml:space="preserve">Table </w:t>
        </w:r>
        <w:r>
          <w:fldChar w:fldCharType="begin"/>
        </w:r>
        <w:r>
          <w:instrText xml:space="preserve"> SEQ Table \* ARABIC </w:instrText>
        </w:r>
      </w:ins>
      <w:r>
        <w:fldChar w:fldCharType="separate"/>
      </w:r>
      <w:ins w:id="19422" w:author="Charles Gifford" w:date="2017-03-22T22:35:00Z">
        <w:r>
          <w:rPr>
            <w:noProof/>
          </w:rPr>
          <w:t>227</w:t>
        </w:r>
        <w:r>
          <w:fldChar w:fldCharType="end"/>
        </w:r>
      </w:ins>
      <w:bookmarkEnd w:id="19419"/>
      <w:ins w:id="19423" w:author="Charles Gifford" w:date="2016-04-20T14:20:00Z">
        <w:r w:rsidR="0096517F">
          <w:rPr>
            <w:lang w:val="en-US"/>
          </w:rPr>
          <w:t xml:space="preserve"> –</w:t>
        </w:r>
        <w:r w:rsidR="0096517F" w:rsidRPr="001C220C">
          <w:rPr>
            <w:lang w:val="en-US"/>
          </w:rPr>
          <w:t xml:space="preserve"> </w:t>
        </w:r>
        <w:r w:rsidR="0096517F">
          <w:rPr>
            <w:lang w:val="en-US"/>
          </w:rPr>
          <w:t>P</w:t>
        </w:r>
        <w:r w:rsidR="0096517F" w:rsidRPr="001C220C">
          <w:rPr>
            <w:lang w:val="en-US"/>
          </w:rPr>
          <w:t>hysical asset capability property</w:t>
        </w:r>
        <w:r w:rsidR="0096517F" w:rsidRPr="00AC2193">
          <w:rPr>
            <w:lang w:val="en-US"/>
          </w:rPr>
          <w:t xml:space="preserve"> </w:t>
        </w:r>
        <w:r w:rsidR="0096517F">
          <w:rPr>
            <w:lang w:val="en-US"/>
          </w:rPr>
          <w:t>relationship</w:t>
        </w:r>
      </w:ins>
      <w:ins w:id="19424" w:author="Charles Gifford" w:date="2017-03-20T22:44:00Z">
        <w:r w:rsidR="008E3B89">
          <w:rPr>
            <w:lang w:val="en-US"/>
          </w:rPr>
          <w:t xml:space="preserve"> role</w:t>
        </w:r>
      </w:ins>
      <w:ins w:id="19425" w:author="Charles Gifford" w:date="2016-04-20T14:20:00Z">
        <w:r w:rsidR="0096517F">
          <w:rPr>
            <w:lang w:val="en-US"/>
          </w:rPr>
          <w:t>s</w:t>
        </w:r>
      </w:ins>
      <w:bookmarkEnd w:id="19420"/>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170"/>
        <w:gridCol w:w="3690"/>
      </w:tblGrid>
      <w:tr w:rsidR="00291F09" w:rsidRPr="009432BC" w14:paraId="4DC1C031" w14:textId="77777777" w:rsidTr="00C60793">
        <w:trPr>
          <w:trHeight w:val="197"/>
          <w:tblHeader/>
          <w:ins w:id="19426" w:author="Charles Gifford" w:date="2017-03-20T22:35:00Z"/>
        </w:trPr>
        <w:tc>
          <w:tcPr>
            <w:tcW w:w="2155" w:type="dxa"/>
            <w:shd w:val="clear" w:color="auto" w:fill="auto"/>
          </w:tcPr>
          <w:p w14:paraId="4713E31F" w14:textId="77777777" w:rsidR="00291F09" w:rsidRPr="009432BC" w:rsidRDefault="00291F09" w:rsidP="00C60793">
            <w:pPr>
              <w:pStyle w:val="TABLE-col-heading"/>
              <w:rPr>
                <w:ins w:id="19427" w:author="Charles Gifford" w:date="2017-03-20T22:35:00Z"/>
              </w:rPr>
            </w:pPr>
            <w:ins w:id="19428" w:author="Charles Gifford" w:date="2017-03-20T22:35:00Z">
              <w:r w:rsidRPr="009432BC">
                <w:t>Related Object</w:t>
              </w:r>
            </w:ins>
          </w:p>
        </w:tc>
        <w:tc>
          <w:tcPr>
            <w:tcW w:w="2070" w:type="dxa"/>
            <w:shd w:val="clear" w:color="auto" w:fill="auto"/>
          </w:tcPr>
          <w:p w14:paraId="60FCF859" w14:textId="77777777" w:rsidR="00291F09" w:rsidRPr="009432BC" w:rsidRDefault="00291F09" w:rsidP="00C60793">
            <w:pPr>
              <w:pStyle w:val="TABLE-col-heading"/>
              <w:rPr>
                <w:ins w:id="19429" w:author="Charles Gifford" w:date="2017-03-20T22:35:00Z"/>
              </w:rPr>
            </w:pPr>
            <w:ins w:id="19430" w:author="Charles Gifford" w:date="2017-03-20T22:35:00Z">
              <w:r w:rsidRPr="009432BC">
                <w:t>Role</w:t>
              </w:r>
            </w:ins>
          </w:p>
        </w:tc>
        <w:tc>
          <w:tcPr>
            <w:tcW w:w="1170" w:type="dxa"/>
            <w:shd w:val="clear" w:color="auto" w:fill="auto"/>
          </w:tcPr>
          <w:p w14:paraId="63D0513C" w14:textId="77777777" w:rsidR="00291F09" w:rsidRPr="009432BC" w:rsidRDefault="00291F09" w:rsidP="00C60793">
            <w:pPr>
              <w:pStyle w:val="TABLE-col-heading"/>
              <w:rPr>
                <w:ins w:id="19431" w:author="Charles Gifford" w:date="2017-03-20T22:35:00Z"/>
              </w:rPr>
            </w:pPr>
            <w:ins w:id="19432" w:author="Charles Gifford" w:date="2017-03-20T22:35:00Z">
              <w:r w:rsidRPr="009432BC">
                <w:t>Multiplicity</w:t>
              </w:r>
            </w:ins>
          </w:p>
        </w:tc>
        <w:tc>
          <w:tcPr>
            <w:tcW w:w="3690" w:type="dxa"/>
            <w:shd w:val="clear" w:color="auto" w:fill="auto"/>
          </w:tcPr>
          <w:p w14:paraId="49C96202" w14:textId="77777777" w:rsidR="00291F09" w:rsidRPr="009432BC" w:rsidRDefault="00291F09" w:rsidP="00C60793">
            <w:pPr>
              <w:pStyle w:val="TABLE-col-heading"/>
              <w:rPr>
                <w:ins w:id="19433" w:author="Charles Gifford" w:date="2017-03-20T22:35:00Z"/>
              </w:rPr>
            </w:pPr>
            <w:ins w:id="19434" w:author="Charles Gifford" w:date="2017-03-20T22:35:00Z">
              <w:r w:rsidRPr="009432BC">
                <w:t>Description</w:t>
              </w:r>
            </w:ins>
          </w:p>
        </w:tc>
      </w:tr>
      <w:tr w:rsidR="00291F09" w:rsidRPr="009432BC" w14:paraId="6CB468B5" w14:textId="77777777" w:rsidTr="00C60793">
        <w:trPr>
          <w:trHeight w:val="332"/>
          <w:ins w:id="19435" w:author="Charles Gifford" w:date="2017-03-20T22:35:00Z"/>
        </w:trPr>
        <w:tc>
          <w:tcPr>
            <w:tcW w:w="2155" w:type="dxa"/>
          </w:tcPr>
          <w:p w14:paraId="1CF6ECFF" w14:textId="47D1B217" w:rsidR="00291F09" w:rsidRPr="009432BC" w:rsidRDefault="00291F09" w:rsidP="00C60793">
            <w:pPr>
              <w:pStyle w:val="TABLE-cell"/>
              <w:rPr>
                <w:ins w:id="19436" w:author="Charles Gifford" w:date="2017-03-20T22:35:00Z"/>
              </w:rPr>
            </w:pPr>
            <w:ins w:id="19437" w:author="Charles Gifford" w:date="2017-03-20T22:35:00Z">
              <w:r>
                <w:rPr>
                  <w:szCs w:val="20"/>
                  <w:lang w:val="en-US"/>
                </w:rPr>
                <w:t>Physical asset capability</w:t>
              </w:r>
            </w:ins>
          </w:p>
        </w:tc>
        <w:tc>
          <w:tcPr>
            <w:tcW w:w="2070" w:type="dxa"/>
          </w:tcPr>
          <w:p w14:paraId="47EEBA45" w14:textId="77777777" w:rsidR="00291F09" w:rsidRPr="009432BC" w:rsidRDefault="00291F09" w:rsidP="00C60793">
            <w:pPr>
              <w:pStyle w:val="TABLE-cell"/>
              <w:rPr>
                <w:ins w:id="19438" w:author="Charles Gifford" w:date="2017-03-20T22:35:00Z"/>
              </w:rPr>
            </w:pPr>
            <w:ins w:id="19439" w:author="Charles Gifford" w:date="2017-03-20T22:35:00Z">
              <w:r>
                <w:rPr>
                  <w:szCs w:val="20"/>
                  <w:lang w:val="en-US"/>
                </w:rPr>
                <w:t>NA</w:t>
              </w:r>
            </w:ins>
          </w:p>
        </w:tc>
        <w:tc>
          <w:tcPr>
            <w:tcW w:w="1170" w:type="dxa"/>
          </w:tcPr>
          <w:p w14:paraId="2C6CB56B" w14:textId="77777777" w:rsidR="00291F09" w:rsidRPr="009432BC" w:rsidRDefault="00291F09" w:rsidP="00C60793">
            <w:pPr>
              <w:pStyle w:val="TABLE-cell"/>
              <w:rPr>
                <w:ins w:id="19440" w:author="Charles Gifford" w:date="2017-03-20T22:35:00Z"/>
              </w:rPr>
            </w:pPr>
            <w:ins w:id="19441" w:author="Charles Gifford" w:date="2017-03-20T22:35:00Z">
              <w:r>
                <w:rPr>
                  <w:szCs w:val="20"/>
                  <w:lang w:val="en-US"/>
                </w:rPr>
                <w:t>1</w:t>
              </w:r>
            </w:ins>
          </w:p>
        </w:tc>
        <w:tc>
          <w:tcPr>
            <w:tcW w:w="3690" w:type="dxa"/>
          </w:tcPr>
          <w:p w14:paraId="6178A73B" w14:textId="4E12D624" w:rsidR="00291F09" w:rsidRPr="009432BC" w:rsidRDefault="00291F09" w:rsidP="00C60793">
            <w:pPr>
              <w:pStyle w:val="TABLE-cell"/>
              <w:rPr>
                <w:ins w:id="19442" w:author="Charles Gifford" w:date="2017-03-20T22:35:00Z"/>
              </w:rPr>
            </w:pPr>
            <w:ins w:id="19443" w:author="Charles Gifford" w:date="2017-03-20T22:35:00Z">
              <w:r>
                <w:rPr>
                  <w:lang w:val="en-US"/>
                </w:rPr>
                <w:t xml:space="preserve">The </w:t>
              </w:r>
              <w:r>
                <w:rPr>
                  <w:i/>
                  <w:lang w:val="en-US"/>
                </w:rPr>
                <w:t>physical asset capability</w:t>
              </w:r>
              <w:r>
                <w:rPr>
                  <w:lang w:val="en-US"/>
                </w:rPr>
                <w:t xml:space="preserve"> defined in part by this </w:t>
              </w:r>
              <w:r>
                <w:rPr>
                  <w:i/>
                  <w:lang w:val="en-US"/>
                </w:rPr>
                <w:t>physical asset capability property</w:t>
              </w:r>
              <w:r>
                <w:rPr>
                  <w:lang w:val="en-US"/>
                </w:rPr>
                <w:t>.</w:t>
              </w:r>
            </w:ins>
          </w:p>
        </w:tc>
      </w:tr>
      <w:tr w:rsidR="00291F09" w:rsidRPr="009432BC" w14:paraId="63FC2C47" w14:textId="77777777" w:rsidTr="00C60793">
        <w:trPr>
          <w:trHeight w:val="332"/>
          <w:ins w:id="19444" w:author="Charles Gifford" w:date="2017-03-20T22:35:00Z"/>
        </w:trPr>
        <w:tc>
          <w:tcPr>
            <w:tcW w:w="2155" w:type="dxa"/>
            <w:shd w:val="clear" w:color="auto" w:fill="auto"/>
          </w:tcPr>
          <w:p w14:paraId="6021E5A2" w14:textId="158D5315" w:rsidR="00291F09" w:rsidRDefault="00291F09" w:rsidP="00C60793">
            <w:pPr>
              <w:pStyle w:val="TABLE-cell"/>
              <w:rPr>
                <w:ins w:id="19445" w:author="Charles Gifford" w:date="2017-03-20T22:35:00Z"/>
                <w:szCs w:val="20"/>
                <w:lang w:val="en-US"/>
              </w:rPr>
            </w:pPr>
            <w:ins w:id="19446" w:author="Charles Gifford" w:date="2017-03-20T22:35:00Z">
              <w:r>
                <w:rPr>
                  <w:szCs w:val="20"/>
                  <w:lang w:val="en-US"/>
                </w:rPr>
                <w:t>Physical asset</w:t>
              </w:r>
              <w:r w:rsidRPr="00C02C26">
                <w:rPr>
                  <w:szCs w:val="20"/>
                  <w:lang w:val="en-US"/>
                </w:rPr>
                <w:t xml:space="preserve"> </w:t>
              </w:r>
              <w:r w:rsidRPr="00037D0F">
                <w:rPr>
                  <w:szCs w:val="20"/>
                  <w:lang w:val="en-US"/>
                </w:rPr>
                <w:t xml:space="preserve">capability </w:t>
              </w:r>
              <w:r w:rsidRPr="00AB0960">
                <w:rPr>
                  <w:szCs w:val="20"/>
                  <w:lang w:val="en-US"/>
                </w:rPr>
                <w:t>property</w:t>
              </w:r>
            </w:ins>
          </w:p>
        </w:tc>
        <w:tc>
          <w:tcPr>
            <w:tcW w:w="2070" w:type="dxa"/>
            <w:shd w:val="clear" w:color="auto" w:fill="auto"/>
          </w:tcPr>
          <w:p w14:paraId="0F7357B0" w14:textId="0147DBF6" w:rsidR="00291F09" w:rsidRDefault="00291F09" w:rsidP="00C60793">
            <w:pPr>
              <w:pStyle w:val="TABLE-cell"/>
              <w:rPr>
                <w:ins w:id="19447" w:author="Charles Gifford" w:date="2017-03-20T22:35:00Z"/>
                <w:szCs w:val="20"/>
                <w:lang w:val="en-US"/>
              </w:rPr>
            </w:pPr>
            <w:ins w:id="19448" w:author="Charles Gifford" w:date="2017-03-20T22:35:00Z">
              <w:r>
                <w:rPr>
                  <w:szCs w:val="20"/>
                  <w:lang w:val="en-US"/>
                </w:rPr>
                <w:t xml:space="preserve">Physical asset </w:t>
              </w:r>
              <w:r w:rsidRPr="00037D0F">
                <w:rPr>
                  <w:szCs w:val="20"/>
                  <w:lang w:val="en-US"/>
                </w:rPr>
                <w:t xml:space="preserve">capability </w:t>
              </w:r>
              <w:r w:rsidRPr="00AB0960">
                <w:rPr>
                  <w:szCs w:val="20"/>
                  <w:lang w:val="en-US"/>
                </w:rPr>
                <w:t>property</w:t>
              </w:r>
              <w:r>
                <w:rPr>
                  <w:szCs w:val="20"/>
                  <w:lang w:val="en-US"/>
                </w:rPr>
                <w:t xml:space="preserve"> child</w:t>
              </w:r>
            </w:ins>
          </w:p>
        </w:tc>
        <w:tc>
          <w:tcPr>
            <w:tcW w:w="1170" w:type="dxa"/>
            <w:shd w:val="clear" w:color="auto" w:fill="auto"/>
          </w:tcPr>
          <w:p w14:paraId="56F7BAA0" w14:textId="77777777" w:rsidR="00291F09" w:rsidRDefault="00291F09" w:rsidP="00C60793">
            <w:pPr>
              <w:pStyle w:val="TABLE-cell"/>
              <w:rPr>
                <w:ins w:id="19449" w:author="Charles Gifford" w:date="2017-03-20T22:35:00Z"/>
                <w:szCs w:val="20"/>
                <w:lang w:val="en-US"/>
              </w:rPr>
            </w:pPr>
            <w:ins w:id="19450" w:author="Charles Gifford" w:date="2017-03-20T22:35:00Z">
              <w:r>
                <w:rPr>
                  <w:szCs w:val="20"/>
                  <w:lang w:val="en-US"/>
                </w:rPr>
                <w:t>0</w:t>
              </w:r>
              <w:r w:rsidRPr="00AB0960">
                <w:rPr>
                  <w:szCs w:val="20"/>
                  <w:lang w:val="en-US"/>
                </w:rPr>
                <w:t>..*</w:t>
              </w:r>
            </w:ins>
          </w:p>
        </w:tc>
        <w:tc>
          <w:tcPr>
            <w:tcW w:w="3690" w:type="dxa"/>
            <w:shd w:val="clear" w:color="auto" w:fill="auto"/>
          </w:tcPr>
          <w:p w14:paraId="78BF7519" w14:textId="0EBFCB9D" w:rsidR="00291F09" w:rsidRDefault="00291F09" w:rsidP="00C60793">
            <w:pPr>
              <w:pStyle w:val="TABLE-cell"/>
              <w:rPr>
                <w:ins w:id="19451" w:author="Charles Gifford" w:date="2017-03-20T22:35:00Z"/>
                <w:lang w:val="en-US"/>
              </w:rPr>
            </w:pPr>
            <w:ins w:id="19452" w:author="Charles Gifford" w:date="2017-03-20T22:35:00Z">
              <w:r>
                <w:rPr>
                  <w:lang w:val="en-US"/>
                </w:rPr>
                <w:t xml:space="preserve">The values in the child </w:t>
              </w:r>
              <w:r>
                <w:rPr>
                  <w:i/>
                </w:rPr>
                <w:t>physical asset</w:t>
              </w:r>
              <w:r>
                <w:rPr>
                  <w:i/>
                  <w:lang w:val="en-US"/>
                </w:rPr>
                <w:t xml:space="preserve"> </w:t>
              </w:r>
              <w:r w:rsidRPr="00037D0F">
                <w:rPr>
                  <w:i/>
                  <w:lang w:val="en-US"/>
                </w:rPr>
                <w:t>capability</w:t>
              </w:r>
              <w:r>
                <w:rPr>
                  <w:i/>
                  <w:lang w:val="en-US"/>
                </w:rPr>
                <w:t xml:space="preserve"> </w:t>
              </w:r>
              <w:r w:rsidRPr="00465559">
                <w:rPr>
                  <w:i/>
                  <w:lang w:val="en-US"/>
                </w:rPr>
                <w:t>property</w:t>
              </w:r>
              <w:r>
                <w:rPr>
                  <w:lang w:val="en-US"/>
                </w:rPr>
                <w:t xml:space="preserve"> for</w:t>
              </w:r>
              <w:r w:rsidRPr="00786491">
                <w:rPr>
                  <w:lang w:val="en-US"/>
                </w:rPr>
                <w:t xml:space="preserve"> </w:t>
              </w:r>
              <w:r>
                <w:rPr>
                  <w:lang w:val="en-US"/>
                </w:rPr>
                <w:t>this</w:t>
              </w:r>
              <w:r w:rsidRPr="00AB0960">
                <w:rPr>
                  <w:lang w:val="en-US"/>
                </w:rPr>
                <w:t xml:space="preserve"> </w:t>
              </w:r>
              <w:r>
                <w:rPr>
                  <w:i/>
                </w:rPr>
                <w:t>physical asset</w:t>
              </w:r>
              <w:r w:rsidRPr="00AB0960">
                <w:rPr>
                  <w:i/>
                  <w:lang w:val="en-US"/>
                </w:rPr>
                <w:t xml:space="preserve"> </w:t>
              </w:r>
              <w:r w:rsidR="00E67CD6">
                <w:rPr>
                  <w:i/>
                  <w:lang w:val="en-US"/>
                </w:rPr>
                <w:t>capa</w:t>
              </w:r>
            </w:ins>
            <w:ins w:id="19453" w:author="Charles Gifford" w:date="2017-03-27T20:51:00Z">
              <w:r w:rsidR="00E67CD6">
                <w:rPr>
                  <w:i/>
                  <w:lang w:val="en-US"/>
                </w:rPr>
                <w:t>bility property</w:t>
              </w:r>
            </w:ins>
            <w:ins w:id="19454" w:author="Charles Gifford" w:date="2017-03-20T22:35:00Z">
              <w:r w:rsidRPr="00AB0960">
                <w:rPr>
                  <w:lang w:val="en-US"/>
                </w:rPr>
                <w:t>.</w:t>
              </w:r>
            </w:ins>
          </w:p>
        </w:tc>
      </w:tr>
      <w:tr w:rsidR="00291F09" w:rsidRPr="009432BC" w14:paraId="65122C70" w14:textId="77777777" w:rsidTr="00C60793">
        <w:trPr>
          <w:trHeight w:val="332"/>
          <w:ins w:id="19455" w:author="Charles Gifford" w:date="2017-03-20T22:35:00Z"/>
        </w:trPr>
        <w:tc>
          <w:tcPr>
            <w:tcW w:w="2155" w:type="dxa"/>
            <w:shd w:val="clear" w:color="auto" w:fill="auto"/>
          </w:tcPr>
          <w:p w14:paraId="5C3B84B8" w14:textId="3F12D9E6" w:rsidR="00291F09" w:rsidRPr="00AB0960" w:rsidRDefault="00291F09" w:rsidP="00C60793">
            <w:pPr>
              <w:pStyle w:val="TABLE-cell"/>
              <w:rPr>
                <w:ins w:id="19456" w:author="Charles Gifford" w:date="2017-03-20T22:35:00Z"/>
                <w:szCs w:val="20"/>
                <w:lang w:val="en-US"/>
              </w:rPr>
            </w:pPr>
            <w:ins w:id="19457" w:author="Charles Gifford" w:date="2017-03-20T22:35:00Z">
              <w:r>
                <w:t>Physical asset</w:t>
              </w:r>
              <w:r w:rsidRPr="00BA06AC">
                <w:t xml:space="preserve"> </w:t>
              </w:r>
              <w:r w:rsidRPr="00BA207E">
                <w:t>class</w:t>
              </w:r>
              <w:r>
                <w:t xml:space="preserve"> property</w:t>
              </w:r>
            </w:ins>
          </w:p>
        </w:tc>
        <w:tc>
          <w:tcPr>
            <w:tcW w:w="2070" w:type="dxa"/>
            <w:shd w:val="clear" w:color="auto" w:fill="auto"/>
          </w:tcPr>
          <w:p w14:paraId="725F7A61" w14:textId="046FD387" w:rsidR="00291F09" w:rsidRPr="00AB0960" w:rsidRDefault="00291F09" w:rsidP="00C60793">
            <w:pPr>
              <w:pStyle w:val="TABLE-cell"/>
              <w:rPr>
                <w:ins w:id="19458" w:author="Charles Gifford" w:date="2017-03-20T22:35:00Z"/>
                <w:szCs w:val="20"/>
                <w:lang w:val="en-US"/>
              </w:rPr>
            </w:pPr>
            <w:ins w:id="19459" w:author="Charles Gifford" w:date="2017-03-20T22:35:00Z">
              <w:r>
                <w:t>Physical asset</w:t>
              </w:r>
              <w:r w:rsidRPr="00BA06AC">
                <w:t xml:space="preserve"> </w:t>
              </w:r>
              <w:r w:rsidRPr="00BA207E">
                <w:t>class</w:t>
              </w:r>
              <w:r>
                <w:t xml:space="preserve"> property</w:t>
              </w:r>
            </w:ins>
          </w:p>
        </w:tc>
        <w:tc>
          <w:tcPr>
            <w:tcW w:w="1170" w:type="dxa"/>
          </w:tcPr>
          <w:p w14:paraId="53E6DEE3" w14:textId="77777777" w:rsidR="00291F09" w:rsidRDefault="00291F09" w:rsidP="00C60793">
            <w:pPr>
              <w:pStyle w:val="TABLE-cell"/>
              <w:rPr>
                <w:ins w:id="19460" w:author="Charles Gifford" w:date="2017-03-20T22:35:00Z"/>
                <w:szCs w:val="20"/>
                <w:lang w:val="en-US"/>
              </w:rPr>
            </w:pPr>
            <w:ins w:id="19461" w:author="Charles Gifford" w:date="2017-03-20T22:35:00Z">
              <w:r w:rsidRPr="0030452A">
                <w:t>0..*</w:t>
              </w:r>
            </w:ins>
          </w:p>
        </w:tc>
        <w:tc>
          <w:tcPr>
            <w:tcW w:w="3690" w:type="dxa"/>
          </w:tcPr>
          <w:p w14:paraId="5B0189D9" w14:textId="04799F78" w:rsidR="00291F09" w:rsidRDefault="00291F09" w:rsidP="00C60793">
            <w:pPr>
              <w:pStyle w:val="TABLE-cell"/>
              <w:rPr>
                <w:ins w:id="19462" w:author="Charles Gifford" w:date="2017-03-20T22:35:00Z"/>
                <w:lang w:val="en-US"/>
              </w:rPr>
            </w:pPr>
            <w:ins w:id="19463" w:author="Charles Gifford" w:date="2017-03-20T22:35:00Z">
              <w:r>
                <w:t>A cross-model dependency to</w:t>
              </w:r>
              <w:r w:rsidRPr="00FD719C">
                <w:t xml:space="preserve"> element in the </w:t>
              </w:r>
              <w:r>
                <w:t xml:space="preserve">physical asset </w:t>
              </w:r>
              <w:r w:rsidRPr="00FD719C">
                <w:t>model</w:t>
              </w:r>
              <w:r>
                <w:t xml:space="preserve"> as explained in clause 4.6.4</w:t>
              </w:r>
              <w:r w:rsidRPr="00FD719C">
                <w:t>.</w:t>
              </w:r>
            </w:ins>
          </w:p>
        </w:tc>
      </w:tr>
      <w:tr w:rsidR="00291F09" w:rsidRPr="009432BC" w14:paraId="4300BF3D" w14:textId="77777777" w:rsidTr="00C60793">
        <w:trPr>
          <w:trHeight w:val="332"/>
          <w:ins w:id="19464" w:author="Charles Gifford" w:date="2017-03-20T22:35:00Z"/>
        </w:trPr>
        <w:tc>
          <w:tcPr>
            <w:tcW w:w="2155" w:type="dxa"/>
            <w:shd w:val="clear" w:color="auto" w:fill="auto"/>
          </w:tcPr>
          <w:p w14:paraId="053FA007" w14:textId="28B03C8A" w:rsidR="00291F09" w:rsidRPr="00AB0960" w:rsidRDefault="00291F09" w:rsidP="00C60793">
            <w:pPr>
              <w:pStyle w:val="TABLE-cell"/>
              <w:rPr>
                <w:ins w:id="19465" w:author="Charles Gifford" w:date="2017-03-20T22:35:00Z"/>
                <w:szCs w:val="20"/>
                <w:lang w:val="en-US"/>
              </w:rPr>
            </w:pPr>
            <w:ins w:id="19466" w:author="Charles Gifford" w:date="2017-03-20T22:35:00Z">
              <w:r>
                <w:t>Physical asset</w:t>
              </w:r>
              <w:r w:rsidRPr="00BA06AC">
                <w:t xml:space="preserve"> </w:t>
              </w:r>
              <w:r>
                <w:t>property</w:t>
              </w:r>
            </w:ins>
          </w:p>
        </w:tc>
        <w:tc>
          <w:tcPr>
            <w:tcW w:w="2070" w:type="dxa"/>
            <w:shd w:val="clear" w:color="auto" w:fill="auto"/>
          </w:tcPr>
          <w:p w14:paraId="74EAF020" w14:textId="652ABD6F" w:rsidR="00291F09" w:rsidRPr="00AB0960" w:rsidRDefault="00291F09" w:rsidP="00C60793">
            <w:pPr>
              <w:pStyle w:val="TABLE-cell"/>
              <w:rPr>
                <w:ins w:id="19467" w:author="Charles Gifford" w:date="2017-03-20T22:35:00Z"/>
                <w:szCs w:val="20"/>
                <w:lang w:val="en-US"/>
              </w:rPr>
            </w:pPr>
            <w:ins w:id="19468" w:author="Charles Gifford" w:date="2017-03-20T22:35:00Z">
              <w:r>
                <w:t>Physical asset</w:t>
              </w:r>
              <w:r w:rsidRPr="00BA06AC">
                <w:t xml:space="preserve"> </w:t>
              </w:r>
              <w:r>
                <w:t>property</w:t>
              </w:r>
            </w:ins>
          </w:p>
        </w:tc>
        <w:tc>
          <w:tcPr>
            <w:tcW w:w="1170" w:type="dxa"/>
          </w:tcPr>
          <w:p w14:paraId="740AF5AE" w14:textId="77777777" w:rsidR="00291F09" w:rsidRDefault="00291F09" w:rsidP="00C60793">
            <w:pPr>
              <w:pStyle w:val="TABLE-cell"/>
              <w:rPr>
                <w:ins w:id="19469" w:author="Charles Gifford" w:date="2017-03-20T22:35:00Z"/>
                <w:szCs w:val="20"/>
                <w:lang w:val="en-US"/>
              </w:rPr>
            </w:pPr>
            <w:ins w:id="19470" w:author="Charles Gifford" w:date="2017-03-20T22:35:00Z">
              <w:r w:rsidRPr="0030452A">
                <w:t>0..*</w:t>
              </w:r>
            </w:ins>
          </w:p>
        </w:tc>
        <w:tc>
          <w:tcPr>
            <w:tcW w:w="3690" w:type="dxa"/>
            <w:shd w:val="clear" w:color="auto" w:fill="auto"/>
          </w:tcPr>
          <w:p w14:paraId="6380105E" w14:textId="4A9B1E34" w:rsidR="00291F09" w:rsidRDefault="00291F09" w:rsidP="00C60793">
            <w:pPr>
              <w:pStyle w:val="TABLE-cell"/>
              <w:rPr>
                <w:ins w:id="19471" w:author="Charles Gifford" w:date="2017-03-20T22:35:00Z"/>
                <w:lang w:val="en-US"/>
              </w:rPr>
            </w:pPr>
            <w:ins w:id="19472" w:author="Charles Gifford" w:date="2017-03-20T22:35:00Z">
              <w:r>
                <w:t>A cross-model dependency</w:t>
              </w:r>
              <w:r w:rsidRPr="002C3CDB">
                <w:t xml:space="preserve"> to element in the </w:t>
              </w:r>
              <w:r>
                <w:t xml:space="preserve">physical asset </w:t>
              </w:r>
              <w:r w:rsidRPr="002C3CDB">
                <w:t>model as explained in clause 4.6.4.</w:t>
              </w:r>
            </w:ins>
          </w:p>
        </w:tc>
      </w:tr>
    </w:tbl>
    <w:p w14:paraId="018BEB78" w14:textId="64FF50B8" w:rsidR="00993C8C" w:rsidRPr="001C220C" w:rsidRDefault="00993C8C" w:rsidP="000D5E27">
      <w:pPr>
        <w:pStyle w:val="TABLE-title"/>
        <w:rPr>
          <w:lang w:val="en-US"/>
        </w:rPr>
      </w:pPr>
      <w:bookmarkStart w:id="19473" w:name="_Ref320174594"/>
      <w:bookmarkStart w:id="19474" w:name="_Toc266864208"/>
      <w:bookmarkStart w:id="19475" w:name="_Toc306621096"/>
      <w:bookmarkStart w:id="19476" w:name="_Toc320178492"/>
      <w:bookmarkStart w:id="19477" w:name="_Toc478492528"/>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FD689A">
        <w:rPr>
          <w:noProof/>
          <w:lang w:val="en-US"/>
        </w:rPr>
        <w:t>228</w:t>
      </w:r>
      <w:r w:rsidR="00FD29D6">
        <w:rPr>
          <w:lang w:val="en-US"/>
        </w:rPr>
        <w:fldChar w:fldCharType="end"/>
      </w:r>
      <w:bookmarkEnd w:id="19473"/>
      <w:r w:rsidR="000D5E27">
        <w:rPr>
          <w:lang w:val="en-US"/>
        </w:rPr>
        <w:t xml:space="preserve"> –</w:t>
      </w:r>
      <w:r w:rsidRPr="001C220C">
        <w:rPr>
          <w:lang w:val="en-US"/>
        </w:rPr>
        <w:t xml:space="preserve"> </w:t>
      </w:r>
      <w:r w:rsidR="00D02368">
        <w:rPr>
          <w:lang w:val="en-US"/>
        </w:rPr>
        <w:t>P</w:t>
      </w:r>
      <w:r w:rsidRPr="001C220C">
        <w:rPr>
          <w:lang w:val="en-US"/>
        </w:rPr>
        <w:t>hysical asset capability property</w:t>
      </w:r>
      <w:bookmarkEnd w:id="19474"/>
      <w:bookmarkEnd w:id="19475"/>
      <w:bookmarkEnd w:id="19476"/>
      <w:r w:rsidR="00D02368" w:rsidRPr="00AC2193">
        <w:rPr>
          <w:lang w:val="en-US"/>
        </w:rPr>
        <w:t xml:space="preserve"> </w:t>
      </w:r>
      <w:r w:rsidR="00D02368">
        <w:rPr>
          <w:lang w:val="en-US"/>
        </w:rPr>
        <w:t>attributes</w:t>
      </w:r>
      <w:bookmarkEnd w:id="19477"/>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993C8C" w:rsidRPr="001C220C" w14:paraId="76EE4180" w14:textId="77777777">
        <w:trPr>
          <w:tblHeader/>
          <w:jc w:val="center"/>
        </w:trPr>
        <w:tc>
          <w:tcPr>
            <w:tcW w:w="1269" w:type="dxa"/>
          </w:tcPr>
          <w:p w14:paraId="6FD5176F" w14:textId="77777777" w:rsidR="00993C8C" w:rsidRPr="001C220C" w:rsidRDefault="00993C8C" w:rsidP="00993C8C">
            <w:pPr>
              <w:pStyle w:val="NormalTableHeader"/>
              <w:spacing w:before="40"/>
              <w:rPr>
                <w:lang w:val="en-US"/>
              </w:rPr>
            </w:pPr>
            <w:r w:rsidRPr="001C220C">
              <w:rPr>
                <w:lang w:val="en-US"/>
              </w:rPr>
              <w:t xml:space="preserve">Attribute </w:t>
            </w:r>
            <w:r w:rsidR="000B599F">
              <w:rPr>
                <w:lang w:val="en-US"/>
              </w:rPr>
              <w:t>n</w:t>
            </w:r>
            <w:r w:rsidRPr="001C220C">
              <w:rPr>
                <w:lang w:val="en-US"/>
              </w:rPr>
              <w:t>ame</w:t>
            </w:r>
          </w:p>
        </w:tc>
        <w:tc>
          <w:tcPr>
            <w:tcW w:w="2880" w:type="dxa"/>
          </w:tcPr>
          <w:p w14:paraId="5CF0EA0B" w14:textId="77777777" w:rsidR="00993C8C" w:rsidRPr="001C220C" w:rsidRDefault="00993C8C" w:rsidP="00993C8C">
            <w:pPr>
              <w:pStyle w:val="NormalTableHeader"/>
              <w:spacing w:before="40"/>
              <w:rPr>
                <w:lang w:val="en-US"/>
              </w:rPr>
            </w:pPr>
            <w:r w:rsidRPr="001C220C">
              <w:rPr>
                <w:lang w:val="en-US"/>
              </w:rPr>
              <w:t>Description</w:t>
            </w:r>
          </w:p>
        </w:tc>
        <w:tc>
          <w:tcPr>
            <w:tcW w:w="1440" w:type="dxa"/>
          </w:tcPr>
          <w:p w14:paraId="214FA2F5" w14:textId="77777777" w:rsidR="00993C8C" w:rsidRPr="001C220C" w:rsidRDefault="00AE4770" w:rsidP="00993C8C">
            <w:pPr>
              <w:pStyle w:val="NormalTableHeader"/>
              <w:spacing w:before="40"/>
              <w:rPr>
                <w:lang w:val="en-US"/>
              </w:rPr>
            </w:pPr>
            <w:r>
              <w:rPr>
                <w:lang w:val="en-US"/>
              </w:rPr>
              <w:t>Production example</w:t>
            </w:r>
            <w:r w:rsidR="00993C8C" w:rsidRPr="001C220C">
              <w:rPr>
                <w:lang w:val="en-US"/>
              </w:rPr>
              <w:t>s</w:t>
            </w:r>
          </w:p>
        </w:tc>
        <w:tc>
          <w:tcPr>
            <w:tcW w:w="1297" w:type="dxa"/>
          </w:tcPr>
          <w:p w14:paraId="072B4741" w14:textId="77777777" w:rsidR="00993C8C" w:rsidRPr="001C220C" w:rsidRDefault="00AE4770" w:rsidP="00993C8C">
            <w:pPr>
              <w:pStyle w:val="NormalTableHeader"/>
              <w:spacing w:before="40"/>
              <w:rPr>
                <w:lang w:val="en-US"/>
              </w:rPr>
            </w:pPr>
            <w:r>
              <w:rPr>
                <w:lang w:val="en-US"/>
              </w:rPr>
              <w:t>Maintenance example</w:t>
            </w:r>
            <w:r w:rsidR="00993C8C" w:rsidRPr="001C220C">
              <w:rPr>
                <w:lang w:val="en-US"/>
              </w:rPr>
              <w:t>s</w:t>
            </w:r>
          </w:p>
        </w:tc>
        <w:tc>
          <w:tcPr>
            <w:tcW w:w="1080" w:type="dxa"/>
          </w:tcPr>
          <w:p w14:paraId="22594F93" w14:textId="77777777" w:rsidR="00993C8C" w:rsidRPr="001C220C" w:rsidRDefault="00AE4770" w:rsidP="00993C8C">
            <w:pPr>
              <w:pStyle w:val="NormalTableHeader"/>
              <w:spacing w:before="40"/>
              <w:rPr>
                <w:lang w:val="en-US"/>
              </w:rPr>
            </w:pPr>
            <w:r>
              <w:rPr>
                <w:lang w:val="en-US"/>
              </w:rPr>
              <w:t>Quality example</w:t>
            </w:r>
            <w:r w:rsidR="00993C8C" w:rsidRPr="001C220C">
              <w:rPr>
                <w:lang w:val="en-US"/>
              </w:rPr>
              <w:t>s</w:t>
            </w:r>
          </w:p>
        </w:tc>
        <w:tc>
          <w:tcPr>
            <w:tcW w:w="1080" w:type="dxa"/>
          </w:tcPr>
          <w:p w14:paraId="574E6E67" w14:textId="77777777" w:rsidR="00993C8C" w:rsidRPr="001C220C" w:rsidRDefault="00AE4770" w:rsidP="00993C8C">
            <w:pPr>
              <w:pStyle w:val="NormalTableHeader"/>
              <w:spacing w:before="40"/>
              <w:rPr>
                <w:lang w:val="en-US"/>
              </w:rPr>
            </w:pPr>
            <w:r>
              <w:rPr>
                <w:lang w:val="en-US"/>
              </w:rPr>
              <w:t>Inventory example</w:t>
            </w:r>
            <w:r w:rsidR="00993C8C" w:rsidRPr="001C220C">
              <w:rPr>
                <w:lang w:val="en-US"/>
              </w:rPr>
              <w:t>s</w:t>
            </w:r>
          </w:p>
        </w:tc>
      </w:tr>
      <w:tr w:rsidR="00BB2E6B" w:rsidRPr="001C220C" w14:paraId="1FD6FF84" w14:textId="77777777">
        <w:trPr>
          <w:cantSplit/>
          <w:jc w:val="center"/>
        </w:trPr>
        <w:tc>
          <w:tcPr>
            <w:tcW w:w="1269" w:type="dxa"/>
          </w:tcPr>
          <w:p w14:paraId="2D53D4C5" w14:textId="77777777" w:rsidR="00BB2E6B" w:rsidRPr="001C220C" w:rsidRDefault="00F81EE0" w:rsidP="00993C8C">
            <w:pPr>
              <w:pStyle w:val="TableNormal1"/>
              <w:rPr>
                <w:lang w:val="en-US"/>
              </w:rPr>
            </w:pPr>
            <w:r w:rsidRPr="001C220C">
              <w:rPr>
                <w:lang w:val="en-US"/>
              </w:rPr>
              <w:t>ID</w:t>
            </w:r>
          </w:p>
        </w:tc>
        <w:tc>
          <w:tcPr>
            <w:tcW w:w="2880" w:type="dxa"/>
          </w:tcPr>
          <w:p w14:paraId="04165A6B" w14:textId="77777777" w:rsidR="00BB2E6B" w:rsidRPr="001C220C" w:rsidRDefault="00BB2E6B" w:rsidP="00993C8C">
            <w:pPr>
              <w:pStyle w:val="TableNormal1"/>
              <w:rPr>
                <w:lang w:val="en-US"/>
              </w:rPr>
            </w:pPr>
            <w:r w:rsidRPr="001C220C">
              <w:rPr>
                <w:lang w:val="en-US"/>
              </w:rPr>
              <w:t xml:space="preserve">An identification of a property of the associated </w:t>
            </w:r>
            <w:r w:rsidRPr="001C220C">
              <w:rPr>
                <w:i/>
                <w:lang w:val="en-US"/>
              </w:rPr>
              <w:t>physical asset property</w:t>
            </w:r>
            <w:r w:rsidRPr="001C220C">
              <w:rPr>
                <w:lang w:val="en-US"/>
              </w:rPr>
              <w:t xml:space="preserve"> or </w:t>
            </w:r>
            <w:r w:rsidRPr="001C220C">
              <w:rPr>
                <w:i/>
                <w:lang w:val="en-US"/>
              </w:rPr>
              <w:t>physical asset class</w:t>
            </w:r>
            <w:r w:rsidRPr="001C220C">
              <w:rPr>
                <w:lang w:val="en-US"/>
              </w:rPr>
              <w:t>.</w:t>
            </w:r>
          </w:p>
        </w:tc>
        <w:tc>
          <w:tcPr>
            <w:tcW w:w="1440" w:type="dxa"/>
          </w:tcPr>
          <w:p w14:paraId="68976DF8" w14:textId="77777777" w:rsidR="00BB2E6B" w:rsidRPr="001C220C" w:rsidRDefault="00BB2E6B" w:rsidP="00993C8C">
            <w:pPr>
              <w:pStyle w:val="TableNormal1"/>
              <w:rPr>
                <w:lang w:val="en-US"/>
              </w:rPr>
            </w:pPr>
            <w:r w:rsidRPr="001C220C">
              <w:rPr>
                <w:lang w:val="en-US"/>
              </w:rPr>
              <w:t>Volume</w:t>
            </w:r>
          </w:p>
        </w:tc>
        <w:tc>
          <w:tcPr>
            <w:tcW w:w="1297" w:type="dxa"/>
          </w:tcPr>
          <w:p w14:paraId="1462BEA7" w14:textId="77777777" w:rsidR="00BB2E6B" w:rsidRPr="001C220C" w:rsidRDefault="00BB2E6B" w:rsidP="00993C8C">
            <w:pPr>
              <w:pStyle w:val="TableNormal1"/>
              <w:spacing w:before="40"/>
              <w:rPr>
                <w:lang w:val="en-US"/>
              </w:rPr>
            </w:pPr>
            <w:r w:rsidRPr="001C220C">
              <w:rPr>
                <w:lang w:val="en-US"/>
              </w:rPr>
              <w:t>Repeatability</w:t>
            </w:r>
          </w:p>
        </w:tc>
        <w:tc>
          <w:tcPr>
            <w:tcW w:w="1080" w:type="dxa"/>
          </w:tcPr>
          <w:p w14:paraId="2B38D44D" w14:textId="77777777" w:rsidR="00BB2E6B" w:rsidRPr="001C220C" w:rsidRDefault="007A69EF" w:rsidP="00993C8C">
            <w:pPr>
              <w:pStyle w:val="TableNormal1"/>
              <w:spacing w:before="40"/>
              <w:rPr>
                <w:lang w:val="en-US"/>
              </w:rPr>
            </w:pPr>
            <w:r>
              <w:rPr>
                <w:lang w:val="en-US"/>
              </w:rPr>
              <w:t>(not applicable)</w:t>
            </w:r>
          </w:p>
        </w:tc>
        <w:tc>
          <w:tcPr>
            <w:tcW w:w="1080" w:type="dxa"/>
          </w:tcPr>
          <w:p w14:paraId="3E355A53" w14:textId="77777777" w:rsidR="00BB2E6B" w:rsidRPr="001C220C" w:rsidRDefault="00C21049" w:rsidP="00993C8C">
            <w:pPr>
              <w:pStyle w:val="TableNormal1"/>
              <w:spacing w:before="40"/>
              <w:rPr>
                <w:lang w:val="en-US"/>
              </w:rPr>
            </w:pPr>
            <w:r>
              <w:rPr>
                <w:lang w:val="en-US"/>
              </w:rPr>
              <w:t>(not applicable)</w:t>
            </w:r>
          </w:p>
        </w:tc>
      </w:tr>
      <w:tr w:rsidR="00BB2E6B" w:rsidRPr="001C220C" w14:paraId="4336FAA1" w14:textId="77777777">
        <w:trPr>
          <w:cantSplit/>
          <w:jc w:val="center"/>
        </w:trPr>
        <w:tc>
          <w:tcPr>
            <w:tcW w:w="1269" w:type="dxa"/>
          </w:tcPr>
          <w:p w14:paraId="16152ADF" w14:textId="77777777" w:rsidR="00BB2E6B" w:rsidRPr="001C220C" w:rsidRDefault="00BB2E6B" w:rsidP="00993C8C">
            <w:pPr>
              <w:pStyle w:val="TableNormal1"/>
              <w:rPr>
                <w:lang w:val="en-US"/>
              </w:rPr>
            </w:pPr>
            <w:r w:rsidRPr="001C220C">
              <w:rPr>
                <w:lang w:val="en-US"/>
              </w:rPr>
              <w:t>Description</w:t>
            </w:r>
          </w:p>
        </w:tc>
        <w:tc>
          <w:tcPr>
            <w:tcW w:w="2880" w:type="dxa"/>
          </w:tcPr>
          <w:p w14:paraId="451A5E2A" w14:textId="77777777" w:rsidR="00BB2E6B" w:rsidRPr="001C220C" w:rsidRDefault="00BB2E6B" w:rsidP="00993C8C">
            <w:pPr>
              <w:pStyle w:val="TableNormal1"/>
              <w:rPr>
                <w:lang w:val="en-US"/>
              </w:rPr>
            </w:pPr>
            <w:r w:rsidRPr="001C220C">
              <w:rPr>
                <w:lang w:val="en-US"/>
              </w:rPr>
              <w:t xml:space="preserve">Contains additional information and descriptions of the </w:t>
            </w:r>
            <w:r w:rsidRPr="001C220C">
              <w:rPr>
                <w:i/>
                <w:lang w:val="en-US"/>
              </w:rPr>
              <w:t xml:space="preserve">physical asset capability property </w:t>
            </w:r>
            <w:r w:rsidRPr="001C220C">
              <w:rPr>
                <w:lang w:val="en-US"/>
              </w:rPr>
              <w:t>definition.</w:t>
            </w:r>
          </w:p>
        </w:tc>
        <w:tc>
          <w:tcPr>
            <w:tcW w:w="1440" w:type="dxa"/>
          </w:tcPr>
          <w:p w14:paraId="1F9B5118" w14:textId="77777777" w:rsidR="00BB2E6B" w:rsidRPr="001C220C" w:rsidRDefault="00BB2E6B" w:rsidP="00993C8C">
            <w:pPr>
              <w:pStyle w:val="TableNormal1"/>
              <w:rPr>
                <w:lang w:val="en-US"/>
              </w:rPr>
            </w:pPr>
            <w:r w:rsidRPr="001C220C">
              <w:rPr>
                <w:lang w:val="en-US"/>
              </w:rPr>
              <w:t>Measure of the equipment volume.</w:t>
            </w:r>
          </w:p>
        </w:tc>
        <w:tc>
          <w:tcPr>
            <w:tcW w:w="1297" w:type="dxa"/>
          </w:tcPr>
          <w:p w14:paraId="2482C569" w14:textId="77777777" w:rsidR="00BB2E6B" w:rsidRPr="001C220C" w:rsidRDefault="00BB2E6B" w:rsidP="00993C8C">
            <w:pPr>
              <w:pStyle w:val="TableNormal1"/>
              <w:spacing w:before="40"/>
              <w:rPr>
                <w:lang w:val="en-US"/>
              </w:rPr>
            </w:pPr>
            <w:r w:rsidRPr="001C220C">
              <w:rPr>
                <w:lang w:val="en-US"/>
              </w:rPr>
              <w:t>Drilling consistency</w:t>
            </w:r>
          </w:p>
        </w:tc>
        <w:tc>
          <w:tcPr>
            <w:tcW w:w="1080" w:type="dxa"/>
          </w:tcPr>
          <w:p w14:paraId="47DC0FC1" w14:textId="77777777" w:rsidR="00BB2E6B" w:rsidRPr="001C220C" w:rsidRDefault="007A69EF" w:rsidP="00993C8C">
            <w:pPr>
              <w:pStyle w:val="TableNormal1"/>
              <w:spacing w:before="40"/>
              <w:rPr>
                <w:lang w:val="en-US"/>
              </w:rPr>
            </w:pPr>
            <w:r>
              <w:rPr>
                <w:lang w:val="en-US"/>
              </w:rPr>
              <w:t>(not applicable)</w:t>
            </w:r>
          </w:p>
        </w:tc>
        <w:tc>
          <w:tcPr>
            <w:tcW w:w="1080" w:type="dxa"/>
          </w:tcPr>
          <w:p w14:paraId="60554B4F" w14:textId="77777777" w:rsidR="00BB2E6B" w:rsidRPr="001C220C" w:rsidRDefault="00C21049" w:rsidP="00993C8C">
            <w:pPr>
              <w:pStyle w:val="TableNormal1"/>
              <w:spacing w:before="40"/>
              <w:rPr>
                <w:lang w:val="en-US"/>
              </w:rPr>
            </w:pPr>
            <w:r>
              <w:rPr>
                <w:lang w:val="en-US"/>
              </w:rPr>
              <w:t>(not applicable)</w:t>
            </w:r>
          </w:p>
        </w:tc>
      </w:tr>
      <w:tr w:rsidR="00BB2E6B" w:rsidRPr="001C220C" w14:paraId="156D6259" w14:textId="77777777">
        <w:trPr>
          <w:cantSplit/>
          <w:jc w:val="center"/>
        </w:trPr>
        <w:tc>
          <w:tcPr>
            <w:tcW w:w="1269" w:type="dxa"/>
          </w:tcPr>
          <w:p w14:paraId="2F39BFAA" w14:textId="77777777" w:rsidR="00BB2E6B" w:rsidRPr="001C220C" w:rsidRDefault="00BB2E6B" w:rsidP="00993C8C">
            <w:pPr>
              <w:pStyle w:val="TableNormal1"/>
              <w:rPr>
                <w:lang w:val="en-US"/>
              </w:rPr>
            </w:pPr>
            <w:r w:rsidRPr="001C220C">
              <w:rPr>
                <w:lang w:val="en-US"/>
              </w:rPr>
              <w:t>Value</w:t>
            </w:r>
          </w:p>
        </w:tc>
        <w:tc>
          <w:tcPr>
            <w:tcW w:w="2880" w:type="dxa"/>
          </w:tcPr>
          <w:p w14:paraId="557ABA0B" w14:textId="77777777" w:rsidR="00BB2E6B" w:rsidRPr="001C220C" w:rsidRDefault="00BB2E6B" w:rsidP="00993C8C">
            <w:pPr>
              <w:pStyle w:val="TableNormal1"/>
              <w:rPr>
                <w:lang w:val="en-US"/>
              </w:rPr>
            </w:pPr>
            <w:r w:rsidRPr="001C220C">
              <w:rPr>
                <w:lang w:val="en-US"/>
              </w:rPr>
              <w:t>The value, set of values, or range of the property.</w:t>
            </w:r>
          </w:p>
        </w:tc>
        <w:tc>
          <w:tcPr>
            <w:tcW w:w="1440" w:type="dxa"/>
          </w:tcPr>
          <w:p w14:paraId="6040174E" w14:textId="77777777" w:rsidR="00BB2E6B" w:rsidRPr="001C220C" w:rsidRDefault="00BB2E6B" w:rsidP="00993C8C">
            <w:pPr>
              <w:pStyle w:val="TableNormal1"/>
              <w:rPr>
                <w:lang w:val="en-US"/>
              </w:rPr>
            </w:pPr>
            <w:r w:rsidRPr="001C220C">
              <w:rPr>
                <w:lang w:val="en-US"/>
              </w:rPr>
              <w:t>10</w:t>
            </w:r>
            <w:r w:rsidR="006D3BDA">
              <w:rPr>
                <w:lang w:val="en-US"/>
              </w:rPr>
              <w:t xml:space="preserve"> </w:t>
            </w:r>
            <w:r w:rsidRPr="001C220C">
              <w:rPr>
                <w:lang w:val="en-US"/>
              </w:rPr>
              <w:t>000</w:t>
            </w:r>
          </w:p>
        </w:tc>
        <w:tc>
          <w:tcPr>
            <w:tcW w:w="1297" w:type="dxa"/>
          </w:tcPr>
          <w:p w14:paraId="15CAE6FA" w14:textId="77777777" w:rsidR="00BB2E6B" w:rsidRPr="001C220C" w:rsidRDefault="00BB2E6B" w:rsidP="006D3BDA">
            <w:pPr>
              <w:pStyle w:val="TableNormal1"/>
              <w:spacing w:before="40"/>
              <w:rPr>
                <w:lang w:val="en-US"/>
              </w:rPr>
            </w:pPr>
            <w:r w:rsidRPr="001C220C">
              <w:rPr>
                <w:lang w:val="en-US"/>
              </w:rPr>
              <w:t>0</w:t>
            </w:r>
            <w:r w:rsidR="006D3BDA">
              <w:rPr>
                <w:lang w:val="en-US"/>
              </w:rPr>
              <w:t>,</w:t>
            </w:r>
            <w:r w:rsidRPr="001C220C">
              <w:rPr>
                <w:lang w:val="en-US"/>
              </w:rPr>
              <w:t>000</w:t>
            </w:r>
            <w:r w:rsidR="006D3BDA">
              <w:rPr>
                <w:lang w:val="en-US"/>
              </w:rPr>
              <w:t xml:space="preserve"> </w:t>
            </w:r>
            <w:r w:rsidRPr="001C220C">
              <w:rPr>
                <w:lang w:val="en-US"/>
              </w:rPr>
              <w:t>2</w:t>
            </w:r>
          </w:p>
        </w:tc>
        <w:tc>
          <w:tcPr>
            <w:tcW w:w="1080" w:type="dxa"/>
          </w:tcPr>
          <w:p w14:paraId="240BBDEB" w14:textId="77777777" w:rsidR="00BB2E6B" w:rsidRPr="001C220C" w:rsidRDefault="007A69EF" w:rsidP="00993C8C">
            <w:pPr>
              <w:pStyle w:val="TableNormal1"/>
              <w:spacing w:before="40"/>
              <w:rPr>
                <w:lang w:val="en-US"/>
              </w:rPr>
            </w:pPr>
            <w:r>
              <w:rPr>
                <w:lang w:val="en-US"/>
              </w:rPr>
              <w:t>(not applicable)</w:t>
            </w:r>
          </w:p>
        </w:tc>
        <w:tc>
          <w:tcPr>
            <w:tcW w:w="1080" w:type="dxa"/>
          </w:tcPr>
          <w:p w14:paraId="7181A394" w14:textId="77777777" w:rsidR="00BB2E6B" w:rsidRPr="001C220C" w:rsidRDefault="00C21049" w:rsidP="00993C8C">
            <w:pPr>
              <w:pStyle w:val="TableNormal1"/>
              <w:spacing w:before="40"/>
              <w:rPr>
                <w:lang w:val="en-US"/>
              </w:rPr>
            </w:pPr>
            <w:r>
              <w:rPr>
                <w:lang w:val="en-US"/>
              </w:rPr>
              <w:t>(not applicable)</w:t>
            </w:r>
          </w:p>
        </w:tc>
      </w:tr>
      <w:tr w:rsidR="00BB2E6B" w:rsidRPr="001C220C" w14:paraId="4EED5971" w14:textId="77777777">
        <w:trPr>
          <w:cantSplit/>
          <w:jc w:val="center"/>
        </w:trPr>
        <w:tc>
          <w:tcPr>
            <w:tcW w:w="1269" w:type="dxa"/>
          </w:tcPr>
          <w:p w14:paraId="2062B44B" w14:textId="77777777" w:rsidR="00BB2E6B" w:rsidRPr="001C220C" w:rsidRDefault="00BB2E6B" w:rsidP="00993C8C">
            <w:pPr>
              <w:pStyle w:val="TableNormal1"/>
              <w:rPr>
                <w:lang w:val="en-US"/>
              </w:rPr>
            </w:pPr>
            <w:r w:rsidRPr="001C220C">
              <w:rPr>
                <w:lang w:val="en-US"/>
              </w:rPr>
              <w:t xml:space="preserve">Value </w:t>
            </w:r>
            <w:r w:rsidR="001E24EB">
              <w:rPr>
                <w:lang w:val="en-US"/>
              </w:rPr>
              <w:t>u</w:t>
            </w:r>
            <w:r w:rsidRPr="001C220C">
              <w:rPr>
                <w:lang w:val="en-US"/>
              </w:rPr>
              <w:t xml:space="preserve">nit of </w:t>
            </w:r>
            <w:r w:rsidR="001E24EB">
              <w:rPr>
                <w:lang w:val="en-US"/>
              </w:rPr>
              <w:t>m</w:t>
            </w:r>
            <w:r w:rsidRPr="001C220C">
              <w:rPr>
                <w:lang w:val="en-US"/>
              </w:rPr>
              <w:t>easure</w:t>
            </w:r>
          </w:p>
        </w:tc>
        <w:tc>
          <w:tcPr>
            <w:tcW w:w="2880" w:type="dxa"/>
          </w:tcPr>
          <w:p w14:paraId="05AB716C" w14:textId="77777777" w:rsidR="00BB2E6B" w:rsidRPr="001C220C" w:rsidRDefault="00BB2E6B" w:rsidP="00993C8C">
            <w:pPr>
              <w:pStyle w:val="TableNormal1"/>
              <w:rPr>
                <w:lang w:val="en-US"/>
              </w:rPr>
            </w:pPr>
            <w:r w:rsidRPr="001C220C">
              <w:rPr>
                <w:lang w:val="en-US"/>
              </w:rPr>
              <w:t>The unit of measure of the associated property value, if applicable.</w:t>
            </w:r>
          </w:p>
        </w:tc>
        <w:tc>
          <w:tcPr>
            <w:tcW w:w="1440" w:type="dxa"/>
          </w:tcPr>
          <w:p w14:paraId="1D2AFD59" w14:textId="77777777" w:rsidR="00BB2E6B" w:rsidRPr="001C220C" w:rsidRDefault="00BB2E6B" w:rsidP="00993C8C">
            <w:pPr>
              <w:pStyle w:val="TableNormal1"/>
              <w:rPr>
                <w:lang w:val="en-US"/>
              </w:rPr>
            </w:pPr>
            <w:r w:rsidRPr="001C220C">
              <w:rPr>
                <w:lang w:val="en-US"/>
              </w:rPr>
              <w:t>Liters</w:t>
            </w:r>
          </w:p>
        </w:tc>
        <w:tc>
          <w:tcPr>
            <w:tcW w:w="1297" w:type="dxa"/>
          </w:tcPr>
          <w:p w14:paraId="15461341" w14:textId="77777777" w:rsidR="00BB2E6B" w:rsidRPr="001C220C" w:rsidRDefault="00BB2E6B" w:rsidP="00993C8C">
            <w:pPr>
              <w:pStyle w:val="TableNormal1"/>
              <w:spacing w:before="40"/>
              <w:rPr>
                <w:lang w:val="en-US"/>
              </w:rPr>
            </w:pPr>
            <w:r w:rsidRPr="001C220C">
              <w:rPr>
                <w:lang w:val="en-US"/>
              </w:rPr>
              <w:t>Inches</w:t>
            </w:r>
          </w:p>
        </w:tc>
        <w:tc>
          <w:tcPr>
            <w:tcW w:w="1080" w:type="dxa"/>
          </w:tcPr>
          <w:p w14:paraId="3C5D68E0" w14:textId="77777777" w:rsidR="00BB2E6B" w:rsidRPr="001C220C" w:rsidRDefault="007A69EF" w:rsidP="00993C8C">
            <w:pPr>
              <w:pStyle w:val="TableNormal1"/>
              <w:spacing w:before="40"/>
              <w:rPr>
                <w:lang w:val="en-US"/>
              </w:rPr>
            </w:pPr>
            <w:r>
              <w:rPr>
                <w:lang w:val="en-US"/>
              </w:rPr>
              <w:t>(not applicable)</w:t>
            </w:r>
          </w:p>
        </w:tc>
        <w:tc>
          <w:tcPr>
            <w:tcW w:w="1080" w:type="dxa"/>
          </w:tcPr>
          <w:p w14:paraId="668D1F0E" w14:textId="77777777" w:rsidR="00BB2E6B" w:rsidRPr="001C220C" w:rsidRDefault="00C21049" w:rsidP="00993C8C">
            <w:pPr>
              <w:pStyle w:val="TableNormal1"/>
              <w:spacing w:before="40"/>
              <w:rPr>
                <w:lang w:val="en-US"/>
              </w:rPr>
            </w:pPr>
            <w:r>
              <w:rPr>
                <w:lang w:val="en-US"/>
              </w:rPr>
              <w:t>(not applicable)</w:t>
            </w:r>
          </w:p>
        </w:tc>
      </w:tr>
      <w:tr w:rsidR="00BB2E6B" w:rsidRPr="001C220C" w14:paraId="656068D9" w14:textId="77777777">
        <w:trPr>
          <w:cantSplit/>
          <w:jc w:val="center"/>
        </w:trPr>
        <w:tc>
          <w:tcPr>
            <w:tcW w:w="1269" w:type="dxa"/>
          </w:tcPr>
          <w:p w14:paraId="028D1979" w14:textId="77777777" w:rsidR="00BB2E6B" w:rsidRPr="001C220C" w:rsidRDefault="00BB2E6B" w:rsidP="00993C8C">
            <w:pPr>
              <w:pStyle w:val="TableNormal1"/>
              <w:rPr>
                <w:lang w:val="en-US"/>
              </w:rPr>
            </w:pPr>
            <w:r w:rsidRPr="001C220C">
              <w:rPr>
                <w:lang w:val="en-US"/>
              </w:rPr>
              <w:t>Quantity</w:t>
            </w:r>
          </w:p>
        </w:tc>
        <w:tc>
          <w:tcPr>
            <w:tcW w:w="2880" w:type="dxa"/>
          </w:tcPr>
          <w:p w14:paraId="7A16ED21" w14:textId="77777777" w:rsidR="00BB2E6B" w:rsidRPr="001C220C" w:rsidRDefault="00BB2E6B" w:rsidP="00993C8C">
            <w:pPr>
              <w:pStyle w:val="TableNormal1"/>
              <w:rPr>
                <w:lang w:val="en-US"/>
              </w:rPr>
            </w:pPr>
            <w:r w:rsidRPr="001C220C">
              <w:rPr>
                <w:lang w:val="en-US"/>
              </w:rPr>
              <w:t>Specifies the quantity of the physical asset capability defined, if applicable.</w:t>
            </w:r>
          </w:p>
        </w:tc>
        <w:tc>
          <w:tcPr>
            <w:tcW w:w="1440" w:type="dxa"/>
          </w:tcPr>
          <w:p w14:paraId="5C93F157" w14:textId="77777777" w:rsidR="00BB2E6B" w:rsidRPr="001C220C" w:rsidRDefault="00BB2E6B" w:rsidP="00993C8C">
            <w:pPr>
              <w:pStyle w:val="TableNormal1"/>
              <w:rPr>
                <w:lang w:val="en-US"/>
              </w:rPr>
            </w:pPr>
            <w:r w:rsidRPr="001C220C">
              <w:rPr>
                <w:lang w:val="en-US"/>
              </w:rPr>
              <w:t>12</w:t>
            </w:r>
          </w:p>
        </w:tc>
        <w:tc>
          <w:tcPr>
            <w:tcW w:w="1297" w:type="dxa"/>
          </w:tcPr>
          <w:p w14:paraId="329E8C2B" w14:textId="77777777" w:rsidR="00BB2E6B" w:rsidRPr="001C220C" w:rsidRDefault="007A69EF" w:rsidP="00993C8C">
            <w:pPr>
              <w:pStyle w:val="TableNormal1"/>
              <w:spacing w:before="40"/>
              <w:rPr>
                <w:lang w:val="en-US"/>
              </w:rPr>
            </w:pPr>
            <w:r>
              <w:rPr>
                <w:lang w:val="en-US"/>
              </w:rPr>
              <w:t>(not applicable)</w:t>
            </w:r>
          </w:p>
        </w:tc>
        <w:tc>
          <w:tcPr>
            <w:tcW w:w="1080" w:type="dxa"/>
          </w:tcPr>
          <w:p w14:paraId="0774273D" w14:textId="77777777" w:rsidR="00BB2E6B" w:rsidRPr="001C220C" w:rsidRDefault="007A69EF" w:rsidP="00993C8C">
            <w:pPr>
              <w:pStyle w:val="TableNormal1"/>
              <w:spacing w:before="40"/>
              <w:rPr>
                <w:lang w:val="en-US"/>
              </w:rPr>
            </w:pPr>
            <w:r>
              <w:rPr>
                <w:lang w:val="en-US"/>
              </w:rPr>
              <w:t>(not applicable)</w:t>
            </w:r>
          </w:p>
        </w:tc>
        <w:tc>
          <w:tcPr>
            <w:tcW w:w="1080" w:type="dxa"/>
          </w:tcPr>
          <w:p w14:paraId="0E120BEE" w14:textId="77777777" w:rsidR="00BB2E6B" w:rsidRPr="001C220C" w:rsidRDefault="00C21049" w:rsidP="00993C8C">
            <w:pPr>
              <w:pStyle w:val="TableNormal1"/>
              <w:spacing w:before="40"/>
              <w:rPr>
                <w:lang w:val="en-US"/>
              </w:rPr>
            </w:pPr>
            <w:r>
              <w:rPr>
                <w:lang w:val="en-US"/>
              </w:rPr>
              <w:t>(not applicable)</w:t>
            </w:r>
          </w:p>
        </w:tc>
      </w:tr>
      <w:tr w:rsidR="00BB2E6B" w:rsidRPr="001C220C" w14:paraId="4ACF17A6" w14:textId="77777777">
        <w:trPr>
          <w:cantSplit/>
          <w:jc w:val="center"/>
        </w:trPr>
        <w:tc>
          <w:tcPr>
            <w:tcW w:w="1269" w:type="dxa"/>
          </w:tcPr>
          <w:p w14:paraId="3EA3404C" w14:textId="77777777" w:rsidR="00BB2E6B" w:rsidRPr="001C220C" w:rsidRDefault="00BB2E6B" w:rsidP="00993C8C">
            <w:pPr>
              <w:pStyle w:val="TableNormal1"/>
              <w:rPr>
                <w:lang w:val="en-US"/>
              </w:rPr>
            </w:pPr>
            <w:r w:rsidRPr="001C220C">
              <w:rPr>
                <w:lang w:val="en-US"/>
              </w:rPr>
              <w:t xml:space="preserve">Quantity </w:t>
            </w:r>
            <w:r w:rsidR="001E24EB">
              <w:rPr>
                <w:lang w:val="en-US"/>
              </w:rPr>
              <w:t>u</w:t>
            </w:r>
            <w:r w:rsidRPr="001C220C">
              <w:rPr>
                <w:lang w:val="en-US"/>
              </w:rPr>
              <w:t xml:space="preserve">nit of </w:t>
            </w:r>
            <w:r w:rsidR="001E24EB">
              <w:rPr>
                <w:lang w:val="en-US"/>
              </w:rPr>
              <w:t>m</w:t>
            </w:r>
            <w:r w:rsidRPr="001C220C">
              <w:rPr>
                <w:lang w:val="en-US"/>
              </w:rPr>
              <w:t>easure</w:t>
            </w:r>
          </w:p>
        </w:tc>
        <w:tc>
          <w:tcPr>
            <w:tcW w:w="2880" w:type="dxa"/>
          </w:tcPr>
          <w:p w14:paraId="17E679EE" w14:textId="77777777" w:rsidR="00BB2E6B" w:rsidRPr="001C220C" w:rsidRDefault="00BB2E6B" w:rsidP="00993C8C">
            <w:pPr>
              <w:pStyle w:val="TableNormal1"/>
              <w:rPr>
                <w:lang w:val="en-US"/>
              </w:rPr>
            </w:pPr>
            <w:r w:rsidRPr="001C220C">
              <w:rPr>
                <w:lang w:val="en-US"/>
              </w:rPr>
              <w:t>The unit of measure of the associated quantity.</w:t>
            </w:r>
          </w:p>
        </w:tc>
        <w:tc>
          <w:tcPr>
            <w:tcW w:w="1440" w:type="dxa"/>
          </w:tcPr>
          <w:p w14:paraId="7FE05C86" w14:textId="77777777" w:rsidR="00BB2E6B" w:rsidRPr="001C220C" w:rsidRDefault="00BB2E6B" w:rsidP="00993C8C">
            <w:pPr>
              <w:pStyle w:val="TableNormal1"/>
              <w:rPr>
                <w:lang w:val="en-US"/>
              </w:rPr>
            </w:pPr>
            <w:r w:rsidRPr="001C220C">
              <w:rPr>
                <w:lang w:val="en-US"/>
              </w:rPr>
              <w:t>Hours</w:t>
            </w:r>
          </w:p>
        </w:tc>
        <w:tc>
          <w:tcPr>
            <w:tcW w:w="1297" w:type="dxa"/>
          </w:tcPr>
          <w:p w14:paraId="5D4A824E" w14:textId="77777777" w:rsidR="00BB2E6B" w:rsidRPr="001C220C" w:rsidRDefault="007A69EF" w:rsidP="00993C8C">
            <w:pPr>
              <w:pStyle w:val="TableNormal1"/>
              <w:spacing w:before="40"/>
              <w:rPr>
                <w:lang w:val="en-US"/>
              </w:rPr>
            </w:pPr>
            <w:r>
              <w:rPr>
                <w:lang w:val="en-US"/>
              </w:rPr>
              <w:t>(not applicable)</w:t>
            </w:r>
          </w:p>
        </w:tc>
        <w:tc>
          <w:tcPr>
            <w:tcW w:w="1080" w:type="dxa"/>
          </w:tcPr>
          <w:p w14:paraId="0E75CD78" w14:textId="77777777" w:rsidR="00BB2E6B" w:rsidRPr="001C220C" w:rsidRDefault="007A69EF" w:rsidP="00993C8C">
            <w:pPr>
              <w:pStyle w:val="TableNormal1"/>
              <w:spacing w:before="40"/>
              <w:rPr>
                <w:lang w:val="en-US"/>
              </w:rPr>
            </w:pPr>
            <w:r>
              <w:rPr>
                <w:lang w:val="en-US"/>
              </w:rPr>
              <w:t>(not applicable)</w:t>
            </w:r>
          </w:p>
        </w:tc>
        <w:tc>
          <w:tcPr>
            <w:tcW w:w="1080" w:type="dxa"/>
          </w:tcPr>
          <w:p w14:paraId="585833FB" w14:textId="77777777" w:rsidR="00BB2E6B" w:rsidRPr="001C220C" w:rsidRDefault="00C21049" w:rsidP="00993C8C">
            <w:pPr>
              <w:pStyle w:val="TableNormal1"/>
              <w:spacing w:before="40"/>
              <w:rPr>
                <w:lang w:val="en-US"/>
              </w:rPr>
            </w:pPr>
            <w:r>
              <w:rPr>
                <w:lang w:val="en-US"/>
              </w:rPr>
              <w:t>(not applicable)</w:t>
            </w:r>
          </w:p>
        </w:tc>
      </w:tr>
    </w:tbl>
    <w:p w14:paraId="05CB11A0" w14:textId="77777777" w:rsidR="00993C8C" w:rsidRPr="001C220C" w:rsidRDefault="00993C8C" w:rsidP="00993C8C">
      <w:pPr>
        <w:rPr>
          <w:lang w:val="en-US"/>
        </w:rPr>
      </w:pPr>
    </w:p>
    <w:p w14:paraId="5A6FE431" w14:textId="77777777" w:rsidR="008B4A6F" w:rsidRPr="001C220C" w:rsidRDefault="008B4A6F" w:rsidP="003E1075">
      <w:pPr>
        <w:pStyle w:val="Heading3"/>
      </w:pPr>
      <w:bookmarkStart w:id="19478" w:name="_Toc320177003"/>
      <w:r w:rsidRPr="001C220C">
        <w:t>Material capability</w:t>
      </w:r>
      <w:bookmarkEnd w:id="19258"/>
      <w:bookmarkEnd w:id="19478"/>
    </w:p>
    <w:p w14:paraId="11920711" w14:textId="77777777" w:rsidR="0045628C" w:rsidRPr="001C220C" w:rsidRDefault="0045628C" w:rsidP="000D5E27">
      <w:pPr>
        <w:pStyle w:val="PARAGRAPH"/>
        <w:rPr>
          <w:lang w:val="en-US"/>
        </w:rPr>
      </w:pPr>
      <w:r w:rsidRPr="001C220C">
        <w:rPr>
          <w:lang w:val="en-US"/>
        </w:rPr>
        <w:t>A representation of the capability of material</w:t>
      </w:r>
      <w:r w:rsidRPr="001C220C">
        <w:rPr>
          <w:i/>
          <w:lang w:val="en-US"/>
        </w:rPr>
        <w:t xml:space="preserve"> </w:t>
      </w:r>
      <w:r w:rsidRPr="001C220C">
        <w:rPr>
          <w:lang w:val="en-US"/>
        </w:rPr>
        <w:t xml:space="preserve">that is committed, available, or unattainable for a specific time </w:t>
      </w:r>
      <w:r w:rsidR="005D0E97">
        <w:rPr>
          <w:lang w:val="en-US"/>
        </w:rPr>
        <w:t>shall be presented as</w:t>
      </w:r>
      <w:r w:rsidRPr="001C220C">
        <w:rPr>
          <w:lang w:val="en-US"/>
        </w:rPr>
        <w:t xml:space="preserve"> a </w:t>
      </w:r>
      <w:r w:rsidRPr="00D109BD">
        <w:rPr>
          <w:i/>
          <w:lang w:val="en-US"/>
        </w:rPr>
        <w:t>material capability</w:t>
      </w:r>
      <w:r w:rsidRPr="001C220C">
        <w:rPr>
          <w:lang w:val="en-US"/>
        </w:rPr>
        <w:t xml:space="preserve">. </w:t>
      </w:r>
      <w:r w:rsidRPr="00D109BD">
        <w:rPr>
          <w:i/>
          <w:lang w:val="en-US"/>
        </w:rPr>
        <w:t>Material capability</w:t>
      </w:r>
      <w:r w:rsidRPr="001C220C">
        <w:rPr>
          <w:lang w:val="en-US"/>
        </w:rPr>
        <w:t xml:space="preserve"> is used for </w:t>
      </w:r>
      <w:r w:rsidRPr="00D109BD">
        <w:rPr>
          <w:i/>
          <w:lang w:val="en-US"/>
        </w:rPr>
        <w:t>material lots</w:t>
      </w:r>
      <w:r w:rsidRPr="001C220C">
        <w:rPr>
          <w:lang w:val="en-US"/>
        </w:rPr>
        <w:t xml:space="preserve"> </w:t>
      </w:r>
      <w:r w:rsidR="00D109BD">
        <w:rPr>
          <w:lang w:val="en-US"/>
        </w:rPr>
        <w:t xml:space="preserve">and </w:t>
      </w:r>
      <w:r w:rsidR="00D109BD" w:rsidRPr="00D109BD">
        <w:rPr>
          <w:i/>
          <w:lang w:val="en-US"/>
        </w:rPr>
        <w:t xml:space="preserve">material </w:t>
      </w:r>
      <w:r w:rsidRPr="00D109BD">
        <w:rPr>
          <w:i/>
          <w:lang w:val="en-US"/>
        </w:rPr>
        <w:t>sublots</w:t>
      </w:r>
      <w:r w:rsidRPr="001C220C">
        <w:rPr>
          <w:lang w:val="en-US"/>
        </w:rPr>
        <w:t xml:space="preserve">. This includes information that is associated with the functions of material and energy control and product inventory control. The currently available and committed </w:t>
      </w:r>
      <w:r w:rsidRPr="003310AA">
        <w:rPr>
          <w:i/>
          <w:lang w:val="en-US"/>
        </w:rPr>
        <w:t>material capability</w:t>
      </w:r>
      <w:r w:rsidRPr="001C220C">
        <w:rPr>
          <w:lang w:val="en-US"/>
        </w:rPr>
        <w:t xml:space="preserve"> is the inventory. WIP (work in progress) is a </w:t>
      </w:r>
      <w:r w:rsidRPr="003310AA">
        <w:rPr>
          <w:i/>
          <w:lang w:val="en-US"/>
        </w:rPr>
        <w:t xml:space="preserve">material capability </w:t>
      </w:r>
      <w:r w:rsidRPr="001C220C">
        <w:rPr>
          <w:lang w:val="en-US"/>
        </w:rPr>
        <w:t>currently under the control of production.</w:t>
      </w:r>
    </w:p>
    <w:p w14:paraId="2A25D3CB" w14:textId="77777777" w:rsidR="0045628C" w:rsidRPr="001C220C" w:rsidRDefault="0045628C" w:rsidP="0045628C">
      <w:pPr>
        <w:pStyle w:val="PARAGRAPH"/>
        <w:rPr>
          <w:lang w:val="en-US"/>
        </w:rPr>
      </w:pPr>
      <w:r w:rsidRPr="00D109BD">
        <w:rPr>
          <w:i/>
          <w:lang w:val="en-US"/>
        </w:rPr>
        <w:t>Material capability</w:t>
      </w:r>
      <w:r w:rsidRPr="001C220C">
        <w:rPr>
          <w:lang w:val="en-US"/>
        </w:rPr>
        <w:t xml:space="preserve"> shall identify</w:t>
      </w:r>
    </w:p>
    <w:p w14:paraId="083AEA91" w14:textId="77777777" w:rsidR="0045628C" w:rsidRPr="001C220C" w:rsidRDefault="0045628C" w:rsidP="008B2E17">
      <w:pPr>
        <w:pStyle w:val="ListNumber"/>
        <w:numPr>
          <w:ilvl w:val="0"/>
          <w:numId w:val="86"/>
        </w:numPr>
        <w:ind w:left="360"/>
        <w:rPr>
          <w:lang w:val="en-US"/>
        </w:rPr>
      </w:pPr>
      <w:r w:rsidRPr="001C220C">
        <w:rPr>
          <w:lang w:val="en-US"/>
        </w:rPr>
        <w:t>the availability (available, unattainable, committed</w:t>
      </w:r>
      <w:r w:rsidR="007F05A1" w:rsidRPr="001C220C">
        <w:rPr>
          <w:lang w:val="en-US"/>
        </w:rPr>
        <w:t>, used, unused, total</w:t>
      </w:r>
      <w:r w:rsidRPr="001C220C">
        <w:rPr>
          <w:lang w:val="en-US"/>
        </w:rPr>
        <w:t>);</w:t>
      </w:r>
    </w:p>
    <w:p w14:paraId="57456BA8" w14:textId="77777777" w:rsidR="0045628C" w:rsidRPr="001C220C" w:rsidRDefault="0045628C" w:rsidP="008B2E17">
      <w:pPr>
        <w:pStyle w:val="ListNumber"/>
        <w:numPr>
          <w:ilvl w:val="0"/>
          <w:numId w:val="86"/>
        </w:numPr>
        <w:ind w:left="360"/>
        <w:rPr>
          <w:lang w:val="en-US"/>
        </w:rPr>
      </w:pPr>
      <w:r w:rsidRPr="001C220C">
        <w:rPr>
          <w:lang w:val="en-US"/>
        </w:rPr>
        <w:t>the time associated with the availability (for example, third shift on a specific date).</w:t>
      </w:r>
    </w:p>
    <w:p w14:paraId="1D3FE19A" w14:textId="77777777" w:rsidR="0045628C" w:rsidRPr="001C220C" w:rsidRDefault="0045628C" w:rsidP="0045628C">
      <w:pPr>
        <w:pStyle w:val="PARAGRAPH"/>
        <w:rPr>
          <w:lang w:val="en-US"/>
        </w:rPr>
      </w:pPr>
      <w:r w:rsidRPr="001C220C">
        <w:rPr>
          <w:lang w:val="en-US"/>
        </w:rPr>
        <w:t>Specific</w:t>
      </w:r>
      <w:r w:rsidRPr="001C220C">
        <w:rPr>
          <w:i/>
          <w:lang w:val="en-US"/>
        </w:rPr>
        <w:t xml:space="preserve"> </w:t>
      </w:r>
      <w:r w:rsidRPr="00D109BD">
        <w:rPr>
          <w:i/>
          <w:lang w:val="en-US"/>
        </w:rPr>
        <w:t>material capabilities</w:t>
      </w:r>
      <w:r w:rsidRPr="001C220C">
        <w:rPr>
          <w:i/>
          <w:lang w:val="en-US"/>
        </w:rPr>
        <w:t xml:space="preserve"> </w:t>
      </w:r>
      <w:r w:rsidR="00D109BD">
        <w:rPr>
          <w:lang w:val="en-US"/>
        </w:rPr>
        <w:t xml:space="preserve">may have </w:t>
      </w:r>
      <w:r w:rsidRPr="00D109BD">
        <w:rPr>
          <w:i/>
          <w:lang w:val="en-US"/>
        </w:rPr>
        <w:t>material capability properties</w:t>
      </w:r>
      <w:r w:rsidRPr="001C220C">
        <w:rPr>
          <w:lang w:val="en-US"/>
        </w:rPr>
        <w:t xml:space="preserve">. The </w:t>
      </w:r>
      <w:r w:rsidRPr="00D109BD">
        <w:rPr>
          <w:i/>
          <w:lang w:val="en-US"/>
        </w:rPr>
        <w:t>material capability properties</w:t>
      </w:r>
      <w:r w:rsidRPr="001C220C">
        <w:rPr>
          <w:i/>
          <w:lang w:val="en-US"/>
        </w:rPr>
        <w:t xml:space="preserve"> </w:t>
      </w:r>
      <w:r w:rsidRPr="001C220C">
        <w:rPr>
          <w:lang w:val="en-US"/>
        </w:rPr>
        <w:t>may include the quantity of the material referenced.</w:t>
      </w:r>
    </w:p>
    <w:p w14:paraId="36BE950E" w14:textId="77777777" w:rsidR="0045628C" w:rsidRPr="001C220C" w:rsidRDefault="00642D98" w:rsidP="0045628C">
      <w:pPr>
        <w:pStyle w:val="NOTE0"/>
        <w:rPr>
          <w:lang w:val="en-US"/>
        </w:rPr>
      </w:pPr>
      <w:r>
        <w:rPr>
          <w:lang w:val="en-US"/>
        </w:rPr>
        <w:t>EXAMPLE</w:t>
      </w:r>
      <w:r>
        <w:rPr>
          <w:lang w:val="en-US"/>
        </w:rPr>
        <w:tab/>
      </w:r>
      <w:r w:rsidR="0045628C" w:rsidRPr="001C220C">
        <w:rPr>
          <w:lang w:val="en-US"/>
        </w:rPr>
        <w:t xml:space="preserve">3 sublots in building 3 of material starch lot #12345 committed to production for </w:t>
      </w:r>
      <w:smartTag w:uri="urn:schemas-microsoft-com:office:smarttags" w:element="chsdate">
        <w:smartTagPr>
          <w:attr w:name="Year" w:val="2000"/>
          <w:attr w:name="Month" w:val="2"/>
          <w:attr w:name="Day" w:val="29"/>
          <w:attr w:name="IsLunarDate" w:val="False"/>
          <w:attr w:name="IsROCDate" w:val="False"/>
        </w:smartTagPr>
        <w:r w:rsidR="0045628C" w:rsidRPr="001C220C">
          <w:rPr>
            <w:lang w:val="en-US"/>
          </w:rPr>
          <w:t>2000-02-29</w:t>
        </w:r>
      </w:smartTag>
      <w:r w:rsidR="0045628C" w:rsidRPr="001C220C">
        <w:rPr>
          <w:lang w:val="en-US"/>
        </w:rPr>
        <w:t>.</w:t>
      </w:r>
    </w:p>
    <w:p w14:paraId="48691832" w14:textId="77777777" w:rsidR="00D109BD" w:rsidRPr="001C220C" w:rsidRDefault="00D109BD" w:rsidP="00D109BD">
      <w:pPr>
        <w:pStyle w:val="PARAGRAPH"/>
        <w:rPr>
          <w:lang w:val="en-US"/>
        </w:rPr>
      </w:pPr>
      <w:r>
        <w:rPr>
          <w:lang w:val="en-US"/>
        </w:rPr>
        <w:t xml:space="preserve">A </w:t>
      </w:r>
      <w:r w:rsidR="001E24EB" w:rsidRPr="003310AA">
        <w:rPr>
          <w:i/>
          <w:lang w:val="en-US"/>
        </w:rPr>
        <w:t>m</w:t>
      </w:r>
      <w:r w:rsidRPr="003310AA">
        <w:rPr>
          <w:i/>
          <w:lang w:val="en-US"/>
        </w:rPr>
        <w:t xml:space="preserve">aterial </w:t>
      </w:r>
      <w:r w:rsidR="001E24EB" w:rsidRPr="003310AA">
        <w:rPr>
          <w:i/>
          <w:lang w:val="en-US"/>
        </w:rPr>
        <w:t>c</w:t>
      </w:r>
      <w:r w:rsidRPr="003310AA">
        <w:rPr>
          <w:i/>
          <w:lang w:val="en-US"/>
        </w:rPr>
        <w:t>apability</w:t>
      </w:r>
      <w:r>
        <w:rPr>
          <w:lang w:val="en-US"/>
        </w:rPr>
        <w:t xml:space="preserve"> may be defined as containing an assembly of </w:t>
      </w:r>
      <w:r w:rsidR="001E24EB" w:rsidRPr="003310AA">
        <w:rPr>
          <w:i/>
          <w:lang w:val="en-US"/>
        </w:rPr>
        <w:t>m</w:t>
      </w:r>
      <w:r w:rsidRPr="003310AA">
        <w:rPr>
          <w:i/>
          <w:lang w:val="en-US"/>
        </w:rPr>
        <w:t xml:space="preserve">aterial </w:t>
      </w:r>
      <w:r w:rsidR="001E24EB" w:rsidRPr="003310AA">
        <w:rPr>
          <w:i/>
          <w:lang w:val="en-US"/>
        </w:rPr>
        <w:t>c</w:t>
      </w:r>
      <w:r w:rsidRPr="003310AA">
        <w:rPr>
          <w:i/>
          <w:lang w:val="en-US"/>
        </w:rPr>
        <w:t>apabilit</w:t>
      </w:r>
      <w:r w:rsidR="003310AA" w:rsidRPr="003310AA">
        <w:rPr>
          <w:i/>
          <w:lang w:val="en-US"/>
        </w:rPr>
        <w:t>ies</w:t>
      </w:r>
      <w:r>
        <w:rPr>
          <w:lang w:val="en-US"/>
        </w:rPr>
        <w:t xml:space="preserve"> and as part of an assembly of </w:t>
      </w:r>
      <w:r w:rsidR="001E24EB" w:rsidRPr="003310AA">
        <w:rPr>
          <w:i/>
          <w:lang w:val="en-US"/>
        </w:rPr>
        <w:t>m</w:t>
      </w:r>
      <w:r w:rsidRPr="003310AA">
        <w:rPr>
          <w:i/>
          <w:lang w:val="en-US"/>
        </w:rPr>
        <w:t xml:space="preserve">aterial </w:t>
      </w:r>
      <w:r w:rsidR="001E24EB" w:rsidRPr="003310AA">
        <w:rPr>
          <w:i/>
          <w:lang w:val="en-US"/>
        </w:rPr>
        <w:t>c</w:t>
      </w:r>
      <w:r w:rsidRPr="003310AA">
        <w:rPr>
          <w:i/>
          <w:lang w:val="en-US"/>
        </w:rPr>
        <w:t>apabilit</w:t>
      </w:r>
      <w:r w:rsidR="001E24EB" w:rsidRPr="003310AA">
        <w:rPr>
          <w:i/>
          <w:lang w:val="en-US"/>
        </w:rPr>
        <w:t>y</w:t>
      </w:r>
      <w:r>
        <w:rPr>
          <w:lang w:val="en-US"/>
        </w:rPr>
        <w:t>:</w:t>
      </w:r>
      <w:r w:rsidRPr="001C220C">
        <w:rPr>
          <w:lang w:val="en-US"/>
        </w:rPr>
        <w:t xml:space="preserve"> </w:t>
      </w:r>
    </w:p>
    <w:p w14:paraId="02D21567" w14:textId="77777777" w:rsidR="00D109BD" w:rsidRPr="001C220C" w:rsidRDefault="00D109BD" w:rsidP="006C51DB">
      <w:pPr>
        <w:numPr>
          <w:ilvl w:val="0"/>
          <w:numId w:val="44"/>
        </w:numPr>
        <w:tabs>
          <w:tab w:val="clear" w:pos="720"/>
        </w:tabs>
        <w:spacing w:after="120"/>
        <w:ind w:left="360"/>
        <w:jc w:val="left"/>
        <w:rPr>
          <w:lang w:val="en-US"/>
        </w:rPr>
      </w:pPr>
      <w:r w:rsidRPr="001C220C">
        <w:rPr>
          <w:lang w:val="en-US"/>
        </w:rPr>
        <w:t xml:space="preserve">A </w:t>
      </w:r>
      <w:r w:rsidR="001E24EB" w:rsidRPr="003310AA">
        <w:rPr>
          <w:i/>
          <w:lang w:val="en-US"/>
        </w:rPr>
        <w:t>m</w:t>
      </w:r>
      <w:r w:rsidRPr="003310AA">
        <w:rPr>
          <w:i/>
          <w:lang w:val="en-US"/>
        </w:rPr>
        <w:t xml:space="preserve">aterial </w:t>
      </w:r>
      <w:r w:rsidR="001E24EB" w:rsidRPr="003310AA">
        <w:rPr>
          <w:i/>
          <w:lang w:val="en-US"/>
        </w:rPr>
        <w:t>c</w:t>
      </w:r>
      <w:r w:rsidRPr="003310AA">
        <w:rPr>
          <w:i/>
          <w:lang w:val="en-US"/>
        </w:rPr>
        <w:t>apability</w:t>
      </w:r>
      <w:r>
        <w:rPr>
          <w:lang w:val="en-US"/>
        </w:rPr>
        <w:t xml:space="preserve"> </w:t>
      </w:r>
      <w:r w:rsidRPr="001C220C">
        <w:rPr>
          <w:lang w:val="en-US"/>
        </w:rPr>
        <w:t xml:space="preserve">may </w:t>
      </w:r>
      <w:r>
        <w:rPr>
          <w:lang w:val="en-US"/>
        </w:rPr>
        <w:t xml:space="preserve">define an assembly of </w:t>
      </w:r>
      <w:r w:rsidRPr="001C220C">
        <w:rPr>
          <w:lang w:val="en-US"/>
        </w:rPr>
        <w:t xml:space="preserve">zero or </w:t>
      </w:r>
      <w:r>
        <w:rPr>
          <w:lang w:val="en-US"/>
        </w:rPr>
        <w:t>more</w:t>
      </w:r>
      <w:r w:rsidRPr="001C220C">
        <w:rPr>
          <w:lang w:val="en-US"/>
        </w:rPr>
        <w:t xml:space="preserve"> </w:t>
      </w:r>
      <w:r w:rsidR="001E24EB" w:rsidRPr="003310AA">
        <w:rPr>
          <w:i/>
          <w:lang w:val="en-US"/>
        </w:rPr>
        <w:t>m</w:t>
      </w:r>
      <w:r w:rsidRPr="003310AA">
        <w:rPr>
          <w:i/>
          <w:lang w:val="en-US"/>
        </w:rPr>
        <w:t xml:space="preserve">aterial </w:t>
      </w:r>
      <w:r w:rsidR="001E24EB" w:rsidRPr="003310AA">
        <w:rPr>
          <w:i/>
          <w:lang w:val="en-US"/>
        </w:rPr>
        <w:t>c</w:t>
      </w:r>
      <w:r w:rsidRPr="003310AA">
        <w:rPr>
          <w:i/>
          <w:lang w:val="en-US"/>
        </w:rPr>
        <w:t>apabilities</w:t>
      </w:r>
      <w:r>
        <w:rPr>
          <w:lang w:val="en-US"/>
        </w:rPr>
        <w:t xml:space="preserve">. </w:t>
      </w:r>
    </w:p>
    <w:p w14:paraId="508BBEB9" w14:textId="77777777" w:rsidR="00D109BD" w:rsidRPr="001C220C" w:rsidRDefault="00D109BD" w:rsidP="006C51DB">
      <w:pPr>
        <w:numPr>
          <w:ilvl w:val="0"/>
          <w:numId w:val="44"/>
        </w:numPr>
        <w:tabs>
          <w:tab w:val="clear" w:pos="720"/>
        </w:tabs>
        <w:spacing w:after="120"/>
        <w:ind w:left="360"/>
        <w:jc w:val="left"/>
        <w:rPr>
          <w:lang w:val="en-US"/>
        </w:rPr>
      </w:pPr>
      <w:r w:rsidRPr="003310AA">
        <w:rPr>
          <w:i/>
          <w:lang w:val="en-US"/>
        </w:rPr>
        <w:t xml:space="preserve">A </w:t>
      </w:r>
      <w:r w:rsidR="001E24EB" w:rsidRPr="003310AA">
        <w:rPr>
          <w:i/>
          <w:lang w:val="en-US"/>
        </w:rPr>
        <w:t>m</w:t>
      </w:r>
      <w:r w:rsidRPr="003310AA">
        <w:rPr>
          <w:i/>
          <w:lang w:val="en-US"/>
        </w:rPr>
        <w:t xml:space="preserve">aterial </w:t>
      </w:r>
      <w:r w:rsidR="001E24EB" w:rsidRPr="003310AA">
        <w:rPr>
          <w:i/>
          <w:lang w:val="en-US"/>
        </w:rPr>
        <w:t>c</w:t>
      </w:r>
      <w:r w:rsidRPr="003310AA">
        <w:rPr>
          <w:i/>
          <w:lang w:val="en-US"/>
        </w:rPr>
        <w:t>apability</w:t>
      </w:r>
      <w:r>
        <w:rPr>
          <w:lang w:val="en-US"/>
        </w:rPr>
        <w:t xml:space="preserve"> </w:t>
      </w:r>
      <w:r w:rsidRPr="001C220C">
        <w:rPr>
          <w:lang w:val="en-US"/>
        </w:rPr>
        <w:t xml:space="preserve">may be </w:t>
      </w:r>
      <w:r>
        <w:rPr>
          <w:lang w:val="en-US"/>
        </w:rPr>
        <w:t>an assembly element of zero or more</w:t>
      </w:r>
      <w:r w:rsidRPr="001C220C">
        <w:rPr>
          <w:lang w:val="en-US"/>
        </w:rPr>
        <w:t xml:space="preserve"> </w:t>
      </w:r>
      <w:r w:rsidR="001E24EB" w:rsidRPr="003310AA">
        <w:rPr>
          <w:i/>
          <w:lang w:val="en-US"/>
        </w:rPr>
        <w:t>m</w:t>
      </w:r>
      <w:r w:rsidRPr="003310AA">
        <w:rPr>
          <w:i/>
          <w:lang w:val="en-US"/>
        </w:rPr>
        <w:t xml:space="preserve">aterial </w:t>
      </w:r>
      <w:r w:rsidR="001E24EB" w:rsidRPr="003310AA">
        <w:rPr>
          <w:i/>
          <w:lang w:val="en-US"/>
        </w:rPr>
        <w:t>c</w:t>
      </w:r>
      <w:r w:rsidRPr="003310AA">
        <w:rPr>
          <w:i/>
          <w:lang w:val="en-US"/>
        </w:rPr>
        <w:t>apabilities</w:t>
      </w:r>
      <w:r>
        <w:rPr>
          <w:lang w:val="en-US"/>
        </w:rPr>
        <w:t xml:space="preserve">. </w:t>
      </w:r>
    </w:p>
    <w:p w14:paraId="1C20A2CB" w14:textId="77777777" w:rsidR="00D109BD" w:rsidRDefault="00D109BD" w:rsidP="006C51DB">
      <w:pPr>
        <w:numPr>
          <w:ilvl w:val="0"/>
          <w:numId w:val="44"/>
        </w:numPr>
        <w:tabs>
          <w:tab w:val="clear" w:pos="720"/>
        </w:tabs>
        <w:spacing w:after="120"/>
        <w:ind w:left="360"/>
        <w:rPr>
          <w:lang w:val="en-US"/>
        </w:rPr>
      </w:pPr>
      <w:r>
        <w:rPr>
          <w:lang w:val="en-US"/>
        </w:rPr>
        <w:t>An assembly</w:t>
      </w:r>
      <w:r w:rsidRPr="001C220C">
        <w:rPr>
          <w:lang w:val="en-US"/>
        </w:rPr>
        <w:t xml:space="preserve"> may </w:t>
      </w:r>
      <w:r>
        <w:rPr>
          <w:lang w:val="en-US"/>
        </w:rPr>
        <w:t xml:space="preserve">be </w:t>
      </w:r>
      <w:r w:rsidRPr="001C220C">
        <w:rPr>
          <w:lang w:val="en-US"/>
        </w:rPr>
        <w:t>define</w:t>
      </w:r>
      <w:r>
        <w:rPr>
          <w:lang w:val="en-US"/>
        </w:rPr>
        <w:t>d</w:t>
      </w:r>
      <w:r w:rsidRPr="001C220C">
        <w:rPr>
          <w:lang w:val="en-US"/>
        </w:rPr>
        <w:t xml:space="preserve"> a</w:t>
      </w:r>
      <w:r>
        <w:rPr>
          <w:lang w:val="en-US"/>
        </w:rPr>
        <w:t>s a</w:t>
      </w:r>
      <w:r w:rsidRPr="001C220C">
        <w:rPr>
          <w:lang w:val="en-US"/>
        </w:rPr>
        <w:t xml:space="preserve"> permanent or transient assembly of </w:t>
      </w:r>
      <w:r w:rsidR="001E24EB" w:rsidRPr="003310AA">
        <w:rPr>
          <w:i/>
          <w:lang w:val="en-US"/>
        </w:rPr>
        <w:t>m</w:t>
      </w:r>
      <w:r w:rsidRPr="003310AA">
        <w:rPr>
          <w:i/>
          <w:lang w:val="en-US"/>
        </w:rPr>
        <w:t xml:space="preserve">aterial </w:t>
      </w:r>
      <w:r w:rsidR="001E24EB" w:rsidRPr="003310AA">
        <w:rPr>
          <w:i/>
          <w:lang w:val="en-US"/>
        </w:rPr>
        <w:t>c</w:t>
      </w:r>
      <w:r w:rsidRPr="003310AA">
        <w:rPr>
          <w:i/>
          <w:lang w:val="en-US"/>
        </w:rPr>
        <w:t>apabilities</w:t>
      </w:r>
      <w:r w:rsidRPr="001C220C">
        <w:rPr>
          <w:lang w:val="en-US"/>
        </w:rPr>
        <w:t xml:space="preserve">. </w:t>
      </w:r>
    </w:p>
    <w:p w14:paraId="2B11F939" w14:textId="77777777" w:rsidR="00D109BD" w:rsidRPr="001C220C" w:rsidRDefault="00D109BD" w:rsidP="006C51DB">
      <w:pPr>
        <w:numPr>
          <w:ilvl w:val="0"/>
          <w:numId w:val="44"/>
        </w:numPr>
        <w:tabs>
          <w:tab w:val="clear" w:pos="720"/>
        </w:tabs>
        <w:spacing w:after="120"/>
        <w:ind w:left="360"/>
        <w:rPr>
          <w:lang w:val="en-US"/>
        </w:rPr>
      </w:pPr>
      <w:r>
        <w:rPr>
          <w:lang w:val="en-US"/>
        </w:rPr>
        <w:t xml:space="preserve">An assembly </w:t>
      </w:r>
      <w:r w:rsidRPr="001C220C">
        <w:rPr>
          <w:lang w:val="en-US"/>
        </w:rPr>
        <w:t xml:space="preserve">may </w:t>
      </w:r>
      <w:r>
        <w:rPr>
          <w:lang w:val="en-US"/>
        </w:rPr>
        <w:t xml:space="preserve">be </w:t>
      </w:r>
      <w:r w:rsidRPr="001C220C">
        <w:rPr>
          <w:lang w:val="en-US"/>
        </w:rPr>
        <w:t>define</w:t>
      </w:r>
      <w:r>
        <w:rPr>
          <w:lang w:val="en-US"/>
        </w:rPr>
        <w:t>d</w:t>
      </w:r>
      <w:r w:rsidRPr="001C220C">
        <w:rPr>
          <w:lang w:val="en-US"/>
        </w:rPr>
        <w:t xml:space="preserve"> a</w:t>
      </w:r>
      <w:r>
        <w:rPr>
          <w:lang w:val="en-US"/>
        </w:rPr>
        <w:t>s</w:t>
      </w:r>
      <w:r w:rsidRPr="001C220C">
        <w:rPr>
          <w:lang w:val="en-US"/>
        </w:rPr>
        <w:t xml:space="preserve"> physical or a logical assembly of </w:t>
      </w:r>
      <w:r w:rsidR="001E24EB" w:rsidRPr="003310AA">
        <w:rPr>
          <w:i/>
          <w:lang w:val="en-US"/>
        </w:rPr>
        <w:t>m</w:t>
      </w:r>
      <w:r w:rsidRPr="003310AA">
        <w:rPr>
          <w:i/>
          <w:lang w:val="en-US"/>
        </w:rPr>
        <w:t xml:space="preserve">aterial </w:t>
      </w:r>
      <w:r w:rsidR="001E24EB" w:rsidRPr="003310AA">
        <w:rPr>
          <w:i/>
          <w:lang w:val="en-US"/>
        </w:rPr>
        <w:t>c</w:t>
      </w:r>
      <w:r w:rsidRPr="003310AA">
        <w:rPr>
          <w:i/>
          <w:lang w:val="en-US"/>
        </w:rPr>
        <w:t>apabilities</w:t>
      </w:r>
      <w:r w:rsidRPr="001C220C">
        <w:rPr>
          <w:lang w:val="en-US"/>
        </w:rPr>
        <w:t xml:space="preserve">. </w:t>
      </w:r>
    </w:p>
    <w:p w14:paraId="7A774FA0" w14:textId="1764A7FF" w:rsidR="0096517F" w:rsidRPr="001C220C" w:rsidRDefault="00F7003C" w:rsidP="0096517F">
      <w:pPr>
        <w:spacing w:after="120"/>
        <w:rPr>
          <w:ins w:id="19479" w:author="Charles Gifford" w:date="2016-04-20T14:17:00Z"/>
          <w:lang w:val="en-US"/>
        </w:rPr>
      </w:pPr>
      <w:r>
        <w:rPr>
          <w:lang w:val="en-US"/>
        </w:rPr>
        <w:fldChar w:fldCharType="begin"/>
      </w:r>
      <w:r>
        <w:rPr>
          <w:lang w:val="en-US"/>
        </w:rPr>
        <w:instrText xml:space="preserve"> REF _Ref477985718 \h </w:instrText>
      </w:r>
      <w:r>
        <w:rPr>
          <w:lang w:val="en-US"/>
        </w:rPr>
      </w:r>
      <w:r>
        <w:rPr>
          <w:lang w:val="en-US"/>
        </w:rPr>
        <w:fldChar w:fldCharType="separate"/>
      </w:r>
      <w:r>
        <w:t xml:space="preserve">Table </w:t>
      </w:r>
      <w:r>
        <w:rPr>
          <w:noProof/>
        </w:rPr>
        <w:t>229</w:t>
      </w:r>
      <w:r>
        <w:rPr>
          <w:lang w:val="en-US"/>
        </w:rPr>
        <w:fldChar w:fldCharType="end"/>
      </w:r>
      <w:r w:rsidR="00642D98">
        <w:rPr>
          <w:lang w:val="en-US"/>
        </w:rPr>
        <w:t xml:space="preserve"> </w:t>
      </w:r>
      <w:r w:rsidR="008B4A6F" w:rsidRPr="001C220C">
        <w:rPr>
          <w:lang w:val="en-US"/>
        </w:rPr>
        <w:t xml:space="preserve">defines the </w:t>
      </w:r>
      <w:r w:rsidR="0096517F">
        <w:rPr>
          <w:lang w:val="en-US"/>
        </w:rPr>
        <w:t>relationship</w:t>
      </w:r>
      <w:r w:rsidR="00291F09">
        <w:rPr>
          <w:lang w:val="en-US"/>
        </w:rPr>
        <w:t xml:space="preserve"> role</w:t>
      </w:r>
      <w:r w:rsidR="008B4A6F" w:rsidRPr="001C220C">
        <w:rPr>
          <w:lang w:val="en-US"/>
        </w:rPr>
        <w:t xml:space="preserve">s for </w:t>
      </w:r>
      <w:r w:rsidR="00530334">
        <w:rPr>
          <w:lang w:val="en-US"/>
        </w:rPr>
        <w:t xml:space="preserve">the </w:t>
      </w:r>
      <w:r w:rsidR="008B4A6F" w:rsidRPr="001C220C">
        <w:rPr>
          <w:i/>
          <w:lang w:val="en-US"/>
        </w:rPr>
        <w:t>material capability</w:t>
      </w:r>
      <w:r w:rsidR="008B4A6F" w:rsidRPr="001C220C">
        <w:rPr>
          <w:lang w:val="en-US"/>
        </w:rPr>
        <w:t xml:space="preserve">. </w:t>
      </w:r>
      <w:ins w:id="19480" w:author="Charles Gifford" w:date="2017-03-22T22:40:00Z">
        <w:r>
          <w:rPr>
            <w:lang w:val="en-US"/>
          </w:rPr>
          <w:fldChar w:fldCharType="begin"/>
        </w:r>
        <w:r>
          <w:rPr>
            <w:lang w:val="en-US"/>
          </w:rPr>
          <w:instrText xml:space="preserve"> REF _Ref161733967 \h </w:instrText>
        </w:r>
      </w:ins>
      <w:r>
        <w:rPr>
          <w:lang w:val="en-US"/>
        </w:rPr>
      </w:r>
      <w:r>
        <w:rPr>
          <w:lang w:val="en-US"/>
        </w:rPr>
        <w:fldChar w:fldCharType="separate"/>
      </w:r>
      <w:ins w:id="19481" w:author="Charles Gifford" w:date="2017-03-22T22:40:00Z">
        <w:r w:rsidRPr="001C220C">
          <w:rPr>
            <w:lang w:val="en-US"/>
          </w:rPr>
          <w:t xml:space="preserve">Table </w:t>
        </w:r>
        <w:r>
          <w:rPr>
            <w:noProof/>
            <w:lang w:val="en-US"/>
          </w:rPr>
          <w:t>230</w:t>
        </w:r>
        <w:r>
          <w:rPr>
            <w:lang w:val="en-US"/>
          </w:rPr>
          <w:fldChar w:fldCharType="end"/>
        </w:r>
      </w:ins>
      <w:ins w:id="19482" w:author="Charles Gifford" w:date="2016-04-20T14:17:00Z">
        <w:r w:rsidR="0096517F" w:rsidRPr="001C220C">
          <w:rPr>
            <w:lang w:val="en-US"/>
          </w:rPr>
          <w:t xml:space="preserve"> defines the attributes for </w:t>
        </w:r>
      </w:ins>
      <w:ins w:id="19483" w:author="Charles Gifford" w:date="2016-10-30T07:58:00Z">
        <w:r w:rsidR="00530334">
          <w:rPr>
            <w:lang w:val="en-US"/>
          </w:rPr>
          <w:t xml:space="preserve">the </w:t>
        </w:r>
      </w:ins>
      <w:ins w:id="19484" w:author="Charles Gifford" w:date="2016-04-20T14:17:00Z">
        <w:r w:rsidR="00530334">
          <w:rPr>
            <w:i/>
            <w:lang w:val="en-US"/>
          </w:rPr>
          <w:t>material capability</w:t>
        </w:r>
        <w:r w:rsidR="0096517F" w:rsidRPr="001C220C">
          <w:rPr>
            <w:lang w:val="en-US"/>
          </w:rPr>
          <w:t xml:space="preserve">. </w:t>
        </w:r>
      </w:ins>
    </w:p>
    <w:p w14:paraId="4E36A1CA" w14:textId="7CD34AB3" w:rsidR="0096517F" w:rsidRDefault="00F7003C" w:rsidP="00881CA4">
      <w:pPr>
        <w:pStyle w:val="TABLE-title"/>
        <w:rPr>
          <w:ins w:id="19485" w:author="Charles Gifford" w:date="2017-03-20T22:39:00Z"/>
          <w:lang w:val="en-US"/>
        </w:rPr>
      </w:pPr>
      <w:bookmarkStart w:id="19486" w:name="_Ref477985718"/>
      <w:bookmarkStart w:id="19487" w:name="_Toc478492529"/>
      <w:ins w:id="19488" w:author="Charles Gifford" w:date="2017-03-22T22:38:00Z">
        <w:r>
          <w:t xml:space="preserve">Table </w:t>
        </w:r>
        <w:r>
          <w:fldChar w:fldCharType="begin"/>
        </w:r>
        <w:r>
          <w:instrText xml:space="preserve"> SEQ Table \* ARABIC </w:instrText>
        </w:r>
      </w:ins>
      <w:r>
        <w:fldChar w:fldCharType="separate"/>
      </w:r>
      <w:ins w:id="19489" w:author="Charles Gifford" w:date="2017-03-22T22:38:00Z">
        <w:r>
          <w:rPr>
            <w:noProof/>
          </w:rPr>
          <w:t>229</w:t>
        </w:r>
        <w:r>
          <w:fldChar w:fldCharType="end"/>
        </w:r>
      </w:ins>
      <w:bookmarkEnd w:id="19486"/>
      <w:ins w:id="19490" w:author="Charles Gifford" w:date="2016-04-20T14:17:00Z">
        <w:r w:rsidR="0096517F" w:rsidRPr="001C220C">
          <w:rPr>
            <w:lang w:val="en-US"/>
          </w:rPr>
          <w:t xml:space="preserve"> </w:t>
        </w:r>
        <w:r w:rsidR="0096517F">
          <w:rPr>
            <w:lang w:val="en-US"/>
          </w:rPr>
          <w:t>–</w:t>
        </w:r>
        <w:r w:rsidR="0096517F" w:rsidRPr="001C220C">
          <w:rPr>
            <w:lang w:val="en-US"/>
          </w:rPr>
          <w:t xml:space="preserve"> </w:t>
        </w:r>
        <w:r w:rsidR="0096517F">
          <w:rPr>
            <w:lang w:val="en-US"/>
          </w:rPr>
          <w:t>M</w:t>
        </w:r>
        <w:r w:rsidR="0096517F" w:rsidRPr="001C220C">
          <w:rPr>
            <w:lang w:val="en-US"/>
          </w:rPr>
          <w:t>aterial capability</w:t>
        </w:r>
        <w:r w:rsidR="0096517F" w:rsidRPr="00AC2193">
          <w:rPr>
            <w:lang w:val="en-US"/>
          </w:rPr>
          <w:t xml:space="preserve"> </w:t>
        </w:r>
      </w:ins>
      <w:ins w:id="19491" w:author="Charles Gifford" w:date="2016-04-20T14:18:00Z">
        <w:r w:rsidR="0096517F">
          <w:rPr>
            <w:lang w:val="en-US"/>
          </w:rPr>
          <w:t>relationship</w:t>
        </w:r>
      </w:ins>
      <w:ins w:id="19492" w:author="Charles Gifford" w:date="2017-03-20T22:39:00Z">
        <w:r w:rsidR="00291F09">
          <w:rPr>
            <w:lang w:val="en-US"/>
          </w:rPr>
          <w:t xml:space="preserve"> role</w:t>
        </w:r>
      </w:ins>
      <w:ins w:id="19493" w:author="Charles Gifford" w:date="2016-04-20T14:17:00Z">
        <w:r w:rsidR="0096517F">
          <w:rPr>
            <w:lang w:val="en-US"/>
          </w:rPr>
          <w:t>s</w:t>
        </w:r>
      </w:ins>
      <w:bookmarkEnd w:id="19487"/>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170"/>
        <w:gridCol w:w="3690"/>
      </w:tblGrid>
      <w:tr w:rsidR="00291F09" w:rsidRPr="009432BC" w14:paraId="5A20DC6D" w14:textId="77777777" w:rsidTr="00C60793">
        <w:trPr>
          <w:trHeight w:val="197"/>
          <w:tblHeader/>
          <w:ins w:id="19494" w:author="Charles Gifford" w:date="2017-03-20T22:39:00Z"/>
        </w:trPr>
        <w:tc>
          <w:tcPr>
            <w:tcW w:w="2155" w:type="dxa"/>
            <w:shd w:val="clear" w:color="auto" w:fill="auto"/>
          </w:tcPr>
          <w:p w14:paraId="51C19AFB" w14:textId="77777777" w:rsidR="00291F09" w:rsidRPr="009432BC" w:rsidRDefault="00291F09" w:rsidP="00C60793">
            <w:pPr>
              <w:pStyle w:val="TABLE-col-heading"/>
              <w:rPr>
                <w:ins w:id="19495" w:author="Charles Gifford" w:date="2017-03-20T22:39:00Z"/>
              </w:rPr>
            </w:pPr>
            <w:ins w:id="19496" w:author="Charles Gifford" w:date="2017-03-20T22:39:00Z">
              <w:r w:rsidRPr="009432BC">
                <w:t>Related Object</w:t>
              </w:r>
            </w:ins>
          </w:p>
        </w:tc>
        <w:tc>
          <w:tcPr>
            <w:tcW w:w="2070" w:type="dxa"/>
            <w:shd w:val="clear" w:color="auto" w:fill="auto"/>
          </w:tcPr>
          <w:p w14:paraId="0B637C22" w14:textId="77777777" w:rsidR="00291F09" w:rsidRPr="009432BC" w:rsidRDefault="00291F09" w:rsidP="00C60793">
            <w:pPr>
              <w:pStyle w:val="TABLE-col-heading"/>
              <w:rPr>
                <w:ins w:id="19497" w:author="Charles Gifford" w:date="2017-03-20T22:39:00Z"/>
              </w:rPr>
            </w:pPr>
            <w:ins w:id="19498" w:author="Charles Gifford" w:date="2017-03-20T22:39:00Z">
              <w:r w:rsidRPr="009432BC">
                <w:t>Role</w:t>
              </w:r>
            </w:ins>
          </w:p>
        </w:tc>
        <w:tc>
          <w:tcPr>
            <w:tcW w:w="1170" w:type="dxa"/>
            <w:shd w:val="clear" w:color="auto" w:fill="auto"/>
          </w:tcPr>
          <w:p w14:paraId="029DDBE1" w14:textId="77777777" w:rsidR="00291F09" w:rsidRPr="009432BC" w:rsidRDefault="00291F09" w:rsidP="00C60793">
            <w:pPr>
              <w:pStyle w:val="TABLE-col-heading"/>
              <w:rPr>
                <w:ins w:id="19499" w:author="Charles Gifford" w:date="2017-03-20T22:39:00Z"/>
              </w:rPr>
            </w:pPr>
            <w:ins w:id="19500" w:author="Charles Gifford" w:date="2017-03-20T22:39:00Z">
              <w:r w:rsidRPr="009432BC">
                <w:t>Multiplicity</w:t>
              </w:r>
            </w:ins>
          </w:p>
        </w:tc>
        <w:tc>
          <w:tcPr>
            <w:tcW w:w="3690" w:type="dxa"/>
            <w:shd w:val="clear" w:color="auto" w:fill="auto"/>
          </w:tcPr>
          <w:p w14:paraId="7D08EAB3" w14:textId="77777777" w:rsidR="00291F09" w:rsidRPr="009432BC" w:rsidRDefault="00291F09" w:rsidP="00C60793">
            <w:pPr>
              <w:pStyle w:val="TABLE-col-heading"/>
              <w:rPr>
                <w:ins w:id="19501" w:author="Charles Gifford" w:date="2017-03-20T22:39:00Z"/>
              </w:rPr>
            </w:pPr>
            <w:ins w:id="19502" w:author="Charles Gifford" w:date="2017-03-20T22:39:00Z">
              <w:r w:rsidRPr="009432BC">
                <w:t>Description</w:t>
              </w:r>
            </w:ins>
          </w:p>
        </w:tc>
      </w:tr>
      <w:tr w:rsidR="00291F09" w:rsidRPr="009432BC" w14:paraId="6CB0EDCB" w14:textId="77777777" w:rsidTr="00C60793">
        <w:trPr>
          <w:trHeight w:val="332"/>
          <w:ins w:id="19503" w:author="Charles Gifford" w:date="2017-03-20T22:39:00Z"/>
        </w:trPr>
        <w:tc>
          <w:tcPr>
            <w:tcW w:w="2155" w:type="dxa"/>
          </w:tcPr>
          <w:p w14:paraId="39B514B2" w14:textId="77777777" w:rsidR="00291F09" w:rsidRPr="009432BC" w:rsidRDefault="00291F09" w:rsidP="00C60793">
            <w:pPr>
              <w:pStyle w:val="TABLE-cell"/>
              <w:rPr>
                <w:ins w:id="19504" w:author="Charles Gifford" w:date="2017-03-20T22:39:00Z"/>
              </w:rPr>
            </w:pPr>
            <w:ins w:id="19505" w:author="Charles Gifford" w:date="2017-03-20T22:39:00Z">
              <w:r>
                <w:rPr>
                  <w:szCs w:val="20"/>
                  <w:lang w:val="en-US"/>
                </w:rPr>
                <w:t>Operations capability</w:t>
              </w:r>
            </w:ins>
          </w:p>
        </w:tc>
        <w:tc>
          <w:tcPr>
            <w:tcW w:w="2070" w:type="dxa"/>
          </w:tcPr>
          <w:p w14:paraId="72E7B4FF" w14:textId="77777777" w:rsidR="00291F09" w:rsidRPr="009432BC" w:rsidRDefault="00291F09" w:rsidP="00C60793">
            <w:pPr>
              <w:pStyle w:val="TABLE-cell"/>
              <w:rPr>
                <w:ins w:id="19506" w:author="Charles Gifford" w:date="2017-03-20T22:39:00Z"/>
              </w:rPr>
            </w:pPr>
            <w:ins w:id="19507" w:author="Charles Gifford" w:date="2017-03-20T22:39:00Z">
              <w:r>
                <w:rPr>
                  <w:szCs w:val="20"/>
                  <w:lang w:val="en-US"/>
                </w:rPr>
                <w:t>NA</w:t>
              </w:r>
            </w:ins>
          </w:p>
        </w:tc>
        <w:tc>
          <w:tcPr>
            <w:tcW w:w="1170" w:type="dxa"/>
          </w:tcPr>
          <w:p w14:paraId="3E178DA7" w14:textId="77777777" w:rsidR="00291F09" w:rsidRPr="009432BC" w:rsidRDefault="00291F09" w:rsidP="00C60793">
            <w:pPr>
              <w:pStyle w:val="TABLE-cell"/>
              <w:rPr>
                <w:ins w:id="19508" w:author="Charles Gifford" w:date="2017-03-20T22:39:00Z"/>
              </w:rPr>
            </w:pPr>
            <w:ins w:id="19509" w:author="Charles Gifford" w:date="2017-03-20T22:39:00Z">
              <w:r>
                <w:rPr>
                  <w:szCs w:val="20"/>
                  <w:lang w:val="en-US"/>
                </w:rPr>
                <w:t>1</w:t>
              </w:r>
            </w:ins>
          </w:p>
        </w:tc>
        <w:tc>
          <w:tcPr>
            <w:tcW w:w="3690" w:type="dxa"/>
          </w:tcPr>
          <w:p w14:paraId="28A2129E" w14:textId="3A2EFCB3" w:rsidR="00291F09" w:rsidRPr="009432BC" w:rsidRDefault="00291F09" w:rsidP="00C60793">
            <w:pPr>
              <w:pStyle w:val="TABLE-cell"/>
              <w:rPr>
                <w:ins w:id="19510" w:author="Charles Gifford" w:date="2017-03-20T22:39:00Z"/>
              </w:rPr>
            </w:pPr>
            <w:ins w:id="19511" w:author="Charles Gifford" w:date="2017-03-20T22:39:00Z">
              <w:r>
                <w:rPr>
                  <w:lang w:val="en-US"/>
                </w:rPr>
                <w:t xml:space="preserve">The </w:t>
              </w:r>
              <w:r>
                <w:rPr>
                  <w:i/>
                  <w:lang w:val="en-US"/>
                </w:rPr>
                <w:t>operations capability</w:t>
              </w:r>
              <w:r>
                <w:rPr>
                  <w:lang w:val="en-US"/>
                </w:rPr>
                <w:t xml:space="preserve"> defined in part by this </w:t>
              </w:r>
            </w:ins>
            <w:ins w:id="19512" w:author="Charles Gifford" w:date="2017-03-20T22:42:00Z">
              <w:r w:rsidR="008E3B89">
                <w:rPr>
                  <w:i/>
                  <w:lang w:val="en-US"/>
                </w:rPr>
                <w:t>material</w:t>
              </w:r>
            </w:ins>
            <w:ins w:id="19513" w:author="Charles Gifford" w:date="2017-03-20T22:39:00Z">
              <w:r>
                <w:rPr>
                  <w:i/>
                  <w:lang w:val="en-US"/>
                </w:rPr>
                <w:t xml:space="preserve"> capability</w:t>
              </w:r>
              <w:r>
                <w:rPr>
                  <w:lang w:val="en-US"/>
                </w:rPr>
                <w:t>.</w:t>
              </w:r>
            </w:ins>
          </w:p>
        </w:tc>
      </w:tr>
      <w:tr w:rsidR="00291F09" w:rsidRPr="009432BC" w14:paraId="78C267EE" w14:textId="77777777" w:rsidTr="00C60793">
        <w:trPr>
          <w:trHeight w:val="332"/>
          <w:ins w:id="19514" w:author="Charles Gifford" w:date="2017-03-20T22:39:00Z"/>
        </w:trPr>
        <w:tc>
          <w:tcPr>
            <w:tcW w:w="2155" w:type="dxa"/>
          </w:tcPr>
          <w:p w14:paraId="5A9F8000" w14:textId="5E3720F3" w:rsidR="00291F09" w:rsidRDefault="008E3B89" w:rsidP="00C60793">
            <w:pPr>
              <w:pStyle w:val="TABLE-cell"/>
              <w:rPr>
                <w:ins w:id="19515" w:author="Charles Gifford" w:date="2017-03-20T22:39:00Z"/>
                <w:szCs w:val="20"/>
                <w:lang w:val="en-US"/>
              </w:rPr>
            </w:pPr>
            <w:ins w:id="19516" w:author="Charles Gifford" w:date="2017-03-20T22:42:00Z">
              <w:r>
                <w:rPr>
                  <w:szCs w:val="20"/>
                  <w:lang w:val="en-US"/>
                </w:rPr>
                <w:t>Material</w:t>
              </w:r>
            </w:ins>
            <w:ins w:id="19517" w:author="Charles Gifford" w:date="2017-03-20T22:39:00Z">
              <w:r w:rsidR="00291F09">
                <w:rPr>
                  <w:szCs w:val="20"/>
                  <w:lang w:val="en-US"/>
                </w:rPr>
                <w:t xml:space="preserve"> capability property</w:t>
              </w:r>
            </w:ins>
          </w:p>
        </w:tc>
        <w:tc>
          <w:tcPr>
            <w:tcW w:w="2070" w:type="dxa"/>
          </w:tcPr>
          <w:p w14:paraId="33FE7890" w14:textId="794130C7" w:rsidR="00291F09" w:rsidRDefault="008E3B89" w:rsidP="00C60793">
            <w:pPr>
              <w:pStyle w:val="TABLE-cell"/>
              <w:rPr>
                <w:ins w:id="19518" w:author="Charles Gifford" w:date="2017-03-20T22:39:00Z"/>
                <w:szCs w:val="20"/>
                <w:lang w:val="en-US"/>
              </w:rPr>
            </w:pPr>
            <w:ins w:id="19519" w:author="Charles Gifford" w:date="2017-03-20T22:42:00Z">
              <w:r>
                <w:rPr>
                  <w:szCs w:val="20"/>
                  <w:lang w:val="en-US"/>
                </w:rPr>
                <w:t>Material</w:t>
              </w:r>
            </w:ins>
            <w:ins w:id="19520" w:author="Charles Gifford" w:date="2017-03-20T22:39:00Z">
              <w:r w:rsidR="00291F09">
                <w:rPr>
                  <w:szCs w:val="20"/>
                  <w:lang w:val="en-US"/>
                </w:rPr>
                <w:t xml:space="preserve"> capability property</w:t>
              </w:r>
            </w:ins>
          </w:p>
        </w:tc>
        <w:tc>
          <w:tcPr>
            <w:tcW w:w="1170" w:type="dxa"/>
          </w:tcPr>
          <w:p w14:paraId="4463E9C1" w14:textId="77777777" w:rsidR="00291F09" w:rsidRDefault="00291F09" w:rsidP="00C60793">
            <w:pPr>
              <w:pStyle w:val="TABLE-cell"/>
              <w:rPr>
                <w:ins w:id="19521" w:author="Charles Gifford" w:date="2017-03-20T22:39:00Z"/>
                <w:szCs w:val="20"/>
                <w:lang w:val="en-US"/>
              </w:rPr>
            </w:pPr>
            <w:ins w:id="19522" w:author="Charles Gifford" w:date="2017-03-20T22:39:00Z">
              <w:r>
                <w:rPr>
                  <w:szCs w:val="20"/>
                  <w:lang w:val="en-US"/>
                </w:rPr>
                <w:t>0..*</w:t>
              </w:r>
            </w:ins>
          </w:p>
        </w:tc>
        <w:tc>
          <w:tcPr>
            <w:tcW w:w="3690" w:type="dxa"/>
          </w:tcPr>
          <w:p w14:paraId="480B68DB" w14:textId="38ACD0FC" w:rsidR="00291F09" w:rsidRPr="00BE0F67" w:rsidRDefault="00291F09" w:rsidP="00C60793">
            <w:pPr>
              <w:pStyle w:val="TABLE-cell"/>
              <w:rPr>
                <w:ins w:id="19523" w:author="Charles Gifford" w:date="2017-03-20T22:39:00Z"/>
                <w:lang w:val="en-US"/>
              </w:rPr>
            </w:pPr>
            <w:ins w:id="19524" w:author="Charles Gifford" w:date="2017-03-20T22:39:00Z">
              <w:r>
                <w:rPr>
                  <w:lang w:val="en-US"/>
                </w:rPr>
                <w:t xml:space="preserve">The values in the </w:t>
              </w:r>
            </w:ins>
            <w:ins w:id="19525" w:author="Charles Gifford" w:date="2017-03-20T22:42:00Z">
              <w:r w:rsidR="008E3B89">
                <w:rPr>
                  <w:i/>
                  <w:lang w:val="en-US"/>
                </w:rPr>
                <w:t>material</w:t>
              </w:r>
            </w:ins>
            <w:ins w:id="19526" w:author="Charles Gifford" w:date="2017-03-20T22:39:00Z">
              <w:r>
                <w:rPr>
                  <w:i/>
                  <w:lang w:val="en-US"/>
                </w:rPr>
                <w:t xml:space="preserve"> </w:t>
              </w:r>
              <w:r w:rsidRPr="00160C96">
                <w:rPr>
                  <w:i/>
                  <w:szCs w:val="20"/>
                  <w:lang w:val="en-US"/>
                </w:rPr>
                <w:t>capability</w:t>
              </w:r>
              <w:r>
                <w:rPr>
                  <w:szCs w:val="20"/>
                  <w:lang w:val="en-US"/>
                </w:rPr>
                <w:t xml:space="preserve"> </w:t>
              </w:r>
              <w:r w:rsidRPr="00465559">
                <w:rPr>
                  <w:i/>
                  <w:lang w:val="en-US"/>
                </w:rPr>
                <w:t>property</w:t>
              </w:r>
              <w:r>
                <w:rPr>
                  <w:lang w:val="en-US"/>
                </w:rPr>
                <w:t xml:space="preserve"> are for</w:t>
              </w:r>
              <w:r w:rsidRPr="00786491">
                <w:rPr>
                  <w:lang w:val="en-US"/>
                </w:rPr>
                <w:t xml:space="preserve"> </w:t>
              </w:r>
              <w:r>
                <w:rPr>
                  <w:lang w:val="en-US"/>
                </w:rPr>
                <w:t>this</w:t>
              </w:r>
              <w:r w:rsidRPr="00AB0960">
                <w:rPr>
                  <w:lang w:val="en-US"/>
                </w:rPr>
                <w:t xml:space="preserve"> </w:t>
              </w:r>
            </w:ins>
            <w:ins w:id="19527" w:author="Charles Gifford" w:date="2017-03-20T22:42:00Z">
              <w:r w:rsidR="008E3B89">
                <w:rPr>
                  <w:i/>
                  <w:lang w:val="en-US"/>
                </w:rPr>
                <w:t>material</w:t>
              </w:r>
            </w:ins>
            <w:ins w:id="19528" w:author="Charles Gifford" w:date="2017-03-20T22:39:00Z">
              <w:r>
                <w:rPr>
                  <w:i/>
                  <w:lang w:val="en-US"/>
                </w:rPr>
                <w:t xml:space="preserve"> </w:t>
              </w:r>
              <w:r w:rsidRPr="00037D0F">
                <w:rPr>
                  <w:i/>
                  <w:lang w:val="en-US"/>
                </w:rPr>
                <w:t>capability</w:t>
              </w:r>
              <w:r w:rsidRPr="00AB0960">
                <w:rPr>
                  <w:lang w:val="en-US"/>
                </w:rPr>
                <w:t>.</w:t>
              </w:r>
            </w:ins>
          </w:p>
        </w:tc>
      </w:tr>
      <w:tr w:rsidR="008E3B89" w:rsidRPr="009432BC" w14:paraId="608C8E36" w14:textId="77777777" w:rsidTr="00C60793">
        <w:trPr>
          <w:trHeight w:val="332"/>
          <w:ins w:id="19529" w:author="Charles Gifford" w:date="2017-03-20T22:43:00Z"/>
        </w:trPr>
        <w:tc>
          <w:tcPr>
            <w:tcW w:w="2155" w:type="dxa"/>
          </w:tcPr>
          <w:p w14:paraId="08E45D57" w14:textId="1C5471D3" w:rsidR="008E3B89" w:rsidRDefault="008E3B89" w:rsidP="008E3B89">
            <w:pPr>
              <w:pStyle w:val="TABLE-cell"/>
              <w:rPr>
                <w:ins w:id="19530" w:author="Charles Gifford" w:date="2017-03-20T22:43:00Z"/>
                <w:szCs w:val="20"/>
                <w:lang w:val="en-US"/>
              </w:rPr>
            </w:pPr>
            <w:ins w:id="19531" w:author="Charles Gifford" w:date="2017-03-20T22:44:00Z">
              <w:r w:rsidRPr="005F6A9A">
                <w:rPr>
                  <w:lang w:val="en-US"/>
                </w:rPr>
                <w:t>Material capability</w:t>
              </w:r>
            </w:ins>
          </w:p>
        </w:tc>
        <w:tc>
          <w:tcPr>
            <w:tcW w:w="2070" w:type="dxa"/>
          </w:tcPr>
          <w:p w14:paraId="3BDD966B" w14:textId="6E9F7814" w:rsidR="008E3B89" w:rsidRDefault="008E3B89" w:rsidP="008E3B89">
            <w:pPr>
              <w:pStyle w:val="TABLE-cell"/>
              <w:rPr>
                <w:ins w:id="19532" w:author="Charles Gifford" w:date="2017-03-20T22:43:00Z"/>
                <w:szCs w:val="20"/>
                <w:lang w:val="en-US"/>
              </w:rPr>
            </w:pPr>
            <w:ins w:id="19533" w:author="Charles Gifford" w:date="2017-03-20T22:44:00Z">
              <w:r>
                <w:rPr>
                  <w:lang w:val="en-US"/>
                </w:rPr>
                <w:t xml:space="preserve">Material </w:t>
              </w:r>
              <w:r w:rsidRPr="008A439C">
                <w:rPr>
                  <w:lang w:val="en-US"/>
                </w:rPr>
                <w:t>capability</w:t>
              </w:r>
              <w:r>
                <w:rPr>
                  <w:lang w:val="en-US"/>
                </w:rPr>
                <w:t xml:space="preserve"> child</w:t>
              </w:r>
            </w:ins>
          </w:p>
        </w:tc>
        <w:tc>
          <w:tcPr>
            <w:tcW w:w="1170" w:type="dxa"/>
          </w:tcPr>
          <w:p w14:paraId="3EE0491C" w14:textId="76CE7B97" w:rsidR="008E3B89" w:rsidRDefault="008E3B89" w:rsidP="008E3B89">
            <w:pPr>
              <w:pStyle w:val="TABLE-cell"/>
              <w:rPr>
                <w:ins w:id="19534" w:author="Charles Gifford" w:date="2017-03-20T22:43:00Z"/>
                <w:szCs w:val="20"/>
                <w:lang w:val="en-US"/>
              </w:rPr>
            </w:pPr>
            <w:ins w:id="19535" w:author="Charles Gifford" w:date="2017-03-20T22:44:00Z">
              <w:r w:rsidRPr="00434781">
                <w:rPr>
                  <w:lang w:val="en-US"/>
                </w:rPr>
                <w:t>0..*</w:t>
              </w:r>
            </w:ins>
          </w:p>
        </w:tc>
        <w:tc>
          <w:tcPr>
            <w:tcW w:w="3690" w:type="dxa"/>
          </w:tcPr>
          <w:p w14:paraId="3D618087" w14:textId="18E15B76" w:rsidR="008E3B89" w:rsidRDefault="008E3B89" w:rsidP="008E3B89">
            <w:pPr>
              <w:pStyle w:val="TABLE-cell"/>
              <w:rPr>
                <w:ins w:id="19536" w:author="Charles Gifford" w:date="2017-03-20T22:43:00Z"/>
                <w:lang w:val="en-US"/>
              </w:rPr>
            </w:pPr>
            <w:ins w:id="19537" w:author="Charles Gifford" w:date="2017-03-20T22:44:00Z">
              <w:r w:rsidRPr="001A70AB">
                <w:rPr>
                  <w:i/>
                  <w:lang w:val="en-US"/>
                </w:rPr>
                <w:t>The related object(s)</w:t>
              </w:r>
              <w:r w:rsidRPr="001A70AB">
                <w:rPr>
                  <w:lang w:val="en-US"/>
                </w:rPr>
                <w:t xml:space="preserve"> makes up part of this </w:t>
              </w:r>
              <w:r w:rsidRPr="001A70AB">
                <w:rPr>
                  <w:i/>
                  <w:lang w:val="en-US"/>
                </w:rPr>
                <w:t>material</w:t>
              </w:r>
              <w:r w:rsidRPr="000B08F2">
                <w:rPr>
                  <w:i/>
                  <w:lang w:val="en-US"/>
                </w:rPr>
                <w:t xml:space="preserve"> </w:t>
              </w:r>
              <w:r w:rsidRPr="001A70AB">
                <w:rPr>
                  <w:i/>
                  <w:lang w:val="en-US"/>
                </w:rPr>
                <w:t xml:space="preserve">capability </w:t>
              </w:r>
              <w:r w:rsidRPr="001A70AB">
                <w:rPr>
                  <w:lang w:val="en-US"/>
                </w:rPr>
                <w:t>(lot or sublot) as the whole.</w:t>
              </w:r>
            </w:ins>
          </w:p>
        </w:tc>
      </w:tr>
      <w:tr w:rsidR="00291F09" w:rsidRPr="009432BC" w14:paraId="09A205F5" w14:textId="77777777" w:rsidTr="00C60793">
        <w:trPr>
          <w:trHeight w:val="332"/>
          <w:ins w:id="19538" w:author="Charles Gifford" w:date="2017-03-20T22:39:00Z"/>
        </w:trPr>
        <w:tc>
          <w:tcPr>
            <w:tcW w:w="2155" w:type="dxa"/>
            <w:shd w:val="clear" w:color="auto" w:fill="auto"/>
          </w:tcPr>
          <w:p w14:paraId="551A1583" w14:textId="699AEB97" w:rsidR="00291F09" w:rsidRPr="00AB0960" w:rsidRDefault="008E3B89" w:rsidP="00C60793">
            <w:pPr>
              <w:pStyle w:val="TABLE-cell"/>
              <w:rPr>
                <w:ins w:id="19539" w:author="Charles Gifford" w:date="2017-03-20T22:39:00Z"/>
                <w:szCs w:val="20"/>
                <w:lang w:val="en-US"/>
              </w:rPr>
            </w:pPr>
            <w:ins w:id="19540" w:author="Charles Gifford" w:date="2017-03-20T22:42:00Z">
              <w:r>
                <w:t>Material</w:t>
              </w:r>
            </w:ins>
            <w:ins w:id="19541" w:author="Charles Gifford" w:date="2017-03-20T22:39:00Z">
              <w:r w:rsidR="00291F09" w:rsidRPr="00BA06AC">
                <w:t xml:space="preserve"> </w:t>
              </w:r>
              <w:r w:rsidR="00291F09" w:rsidRPr="00BA207E">
                <w:t>class</w:t>
              </w:r>
            </w:ins>
          </w:p>
        </w:tc>
        <w:tc>
          <w:tcPr>
            <w:tcW w:w="2070" w:type="dxa"/>
            <w:shd w:val="clear" w:color="auto" w:fill="auto"/>
          </w:tcPr>
          <w:p w14:paraId="64B82CC3" w14:textId="39D9BA00" w:rsidR="00291F09" w:rsidRPr="00AB0960" w:rsidRDefault="008E3B89" w:rsidP="00C60793">
            <w:pPr>
              <w:pStyle w:val="TABLE-cell"/>
              <w:rPr>
                <w:ins w:id="19542" w:author="Charles Gifford" w:date="2017-03-20T22:39:00Z"/>
                <w:szCs w:val="20"/>
                <w:lang w:val="en-US"/>
              </w:rPr>
            </w:pPr>
            <w:ins w:id="19543" w:author="Charles Gifford" w:date="2017-03-20T22:42:00Z">
              <w:r>
                <w:t>Material</w:t>
              </w:r>
            </w:ins>
            <w:ins w:id="19544" w:author="Charles Gifford" w:date="2017-03-20T22:39:00Z">
              <w:r w:rsidR="00291F09">
                <w:t xml:space="preserve"> </w:t>
              </w:r>
              <w:r w:rsidR="00291F09" w:rsidRPr="00BA207E">
                <w:t>class</w:t>
              </w:r>
            </w:ins>
          </w:p>
        </w:tc>
        <w:tc>
          <w:tcPr>
            <w:tcW w:w="1170" w:type="dxa"/>
          </w:tcPr>
          <w:p w14:paraId="089A1D72" w14:textId="77777777" w:rsidR="00291F09" w:rsidRDefault="00291F09" w:rsidP="00C60793">
            <w:pPr>
              <w:pStyle w:val="TABLE-cell"/>
              <w:rPr>
                <w:ins w:id="19545" w:author="Charles Gifford" w:date="2017-03-20T22:39:00Z"/>
                <w:szCs w:val="20"/>
                <w:lang w:val="en-US"/>
              </w:rPr>
            </w:pPr>
            <w:ins w:id="19546" w:author="Charles Gifford" w:date="2017-03-20T22:39:00Z">
              <w:r w:rsidRPr="0030452A">
                <w:t>0..*</w:t>
              </w:r>
            </w:ins>
          </w:p>
        </w:tc>
        <w:tc>
          <w:tcPr>
            <w:tcW w:w="3690" w:type="dxa"/>
          </w:tcPr>
          <w:p w14:paraId="1B684168" w14:textId="332A550E" w:rsidR="00291F09" w:rsidRDefault="00291F09" w:rsidP="00C60793">
            <w:pPr>
              <w:pStyle w:val="TABLE-cell"/>
              <w:rPr>
                <w:ins w:id="19547" w:author="Charles Gifford" w:date="2017-03-20T22:39:00Z"/>
                <w:lang w:val="en-US"/>
              </w:rPr>
            </w:pPr>
            <w:ins w:id="19548" w:author="Charles Gifford" w:date="2017-03-20T22:39:00Z">
              <w:r>
                <w:t>A cross-model association to</w:t>
              </w:r>
              <w:r w:rsidRPr="00FD719C">
                <w:t xml:space="preserve"> element in the </w:t>
              </w:r>
            </w:ins>
            <w:ins w:id="19549" w:author="Charles Gifford" w:date="2017-03-20T22:42:00Z">
              <w:r w:rsidR="008E3B89">
                <w:t>material</w:t>
              </w:r>
            </w:ins>
            <w:ins w:id="19550" w:author="Charles Gifford" w:date="2017-03-20T22:39:00Z">
              <w:r>
                <w:t xml:space="preserve"> </w:t>
              </w:r>
              <w:r w:rsidRPr="00FD719C">
                <w:t>model</w:t>
              </w:r>
              <w:r>
                <w:t xml:space="preserve"> as explained in clause 4.6.4</w:t>
              </w:r>
              <w:r w:rsidRPr="00FD719C">
                <w:t>.</w:t>
              </w:r>
            </w:ins>
          </w:p>
        </w:tc>
      </w:tr>
      <w:tr w:rsidR="00291F09" w:rsidRPr="009432BC" w14:paraId="112B2589" w14:textId="77777777" w:rsidTr="00C60793">
        <w:trPr>
          <w:trHeight w:val="332"/>
          <w:ins w:id="19551" w:author="Charles Gifford" w:date="2017-03-20T22:39:00Z"/>
        </w:trPr>
        <w:tc>
          <w:tcPr>
            <w:tcW w:w="2155" w:type="dxa"/>
            <w:shd w:val="clear" w:color="auto" w:fill="auto"/>
          </w:tcPr>
          <w:p w14:paraId="27CB2CF2" w14:textId="01DE4727" w:rsidR="00291F09" w:rsidRPr="00AB0960" w:rsidRDefault="008E3B89" w:rsidP="00C60793">
            <w:pPr>
              <w:pStyle w:val="TABLE-cell"/>
              <w:rPr>
                <w:ins w:id="19552" w:author="Charles Gifford" w:date="2017-03-20T22:39:00Z"/>
                <w:szCs w:val="20"/>
                <w:lang w:val="en-US"/>
              </w:rPr>
            </w:pPr>
            <w:ins w:id="19553" w:author="Charles Gifford" w:date="2017-03-20T22:42:00Z">
              <w:r>
                <w:t>Material</w:t>
              </w:r>
            </w:ins>
            <w:ins w:id="19554" w:author="Charles Gifford" w:date="2017-03-20T22:39:00Z">
              <w:r w:rsidR="00291F09">
                <w:t xml:space="preserve"> </w:t>
              </w:r>
            </w:ins>
          </w:p>
        </w:tc>
        <w:tc>
          <w:tcPr>
            <w:tcW w:w="2070" w:type="dxa"/>
            <w:shd w:val="clear" w:color="auto" w:fill="auto"/>
          </w:tcPr>
          <w:p w14:paraId="38880872" w14:textId="7BC24320" w:rsidR="00291F09" w:rsidRPr="00AB0960" w:rsidRDefault="008E3B89" w:rsidP="00C60793">
            <w:pPr>
              <w:pStyle w:val="TABLE-cell"/>
              <w:rPr>
                <w:ins w:id="19555" w:author="Charles Gifford" w:date="2017-03-20T22:39:00Z"/>
                <w:szCs w:val="20"/>
                <w:lang w:val="en-US"/>
              </w:rPr>
            </w:pPr>
            <w:ins w:id="19556" w:author="Charles Gifford" w:date="2017-03-20T22:42:00Z">
              <w:r>
                <w:t>Material</w:t>
              </w:r>
            </w:ins>
            <w:ins w:id="19557" w:author="Charles Gifford" w:date="2017-03-20T22:39:00Z">
              <w:r w:rsidR="00291F09">
                <w:t xml:space="preserve"> </w:t>
              </w:r>
            </w:ins>
          </w:p>
        </w:tc>
        <w:tc>
          <w:tcPr>
            <w:tcW w:w="1170" w:type="dxa"/>
          </w:tcPr>
          <w:p w14:paraId="55B8D0A9" w14:textId="77777777" w:rsidR="00291F09" w:rsidRDefault="00291F09" w:rsidP="00C60793">
            <w:pPr>
              <w:pStyle w:val="TABLE-cell"/>
              <w:rPr>
                <w:ins w:id="19558" w:author="Charles Gifford" w:date="2017-03-20T22:39:00Z"/>
                <w:szCs w:val="20"/>
                <w:lang w:val="en-US"/>
              </w:rPr>
            </w:pPr>
            <w:ins w:id="19559" w:author="Charles Gifford" w:date="2017-03-20T22:39:00Z">
              <w:r w:rsidRPr="0030452A">
                <w:t>0..*</w:t>
              </w:r>
            </w:ins>
          </w:p>
        </w:tc>
        <w:tc>
          <w:tcPr>
            <w:tcW w:w="3690" w:type="dxa"/>
            <w:shd w:val="clear" w:color="auto" w:fill="auto"/>
          </w:tcPr>
          <w:p w14:paraId="2E29B5AB" w14:textId="4B3EAAA9" w:rsidR="00291F09" w:rsidRDefault="00291F09" w:rsidP="00C60793">
            <w:pPr>
              <w:pStyle w:val="TABLE-cell"/>
              <w:rPr>
                <w:ins w:id="19560" w:author="Charles Gifford" w:date="2017-03-20T22:39:00Z"/>
                <w:lang w:val="en-US"/>
              </w:rPr>
            </w:pPr>
            <w:ins w:id="19561" w:author="Charles Gifford" w:date="2017-03-20T22:39:00Z">
              <w:r w:rsidRPr="002C3CDB">
                <w:t>A cross-model associat</w:t>
              </w:r>
              <w:r>
                <w:t xml:space="preserve">ion to element in the </w:t>
              </w:r>
            </w:ins>
            <w:ins w:id="19562" w:author="Charles Gifford" w:date="2017-03-20T22:42:00Z">
              <w:r w:rsidR="008E3B89">
                <w:t>material</w:t>
              </w:r>
            </w:ins>
            <w:ins w:id="19563" w:author="Charles Gifford" w:date="2017-03-20T22:39:00Z">
              <w:r w:rsidRPr="00BA06AC">
                <w:t xml:space="preserve"> </w:t>
              </w:r>
              <w:r w:rsidRPr="002C3CDB">
                <w:t>model as explained in clause 4.6.4.</w:t>
              </w:r>
            </w:ins>
          </w:p>
        </w:tc>
      </w:tr>
    </w:tbl>
    <w:p w14:paraId="37B4B4D9" w14:textId="19AFF199" w:rsidR="008B4A6F" w:rsidRPr="001C220C" w:rsidRDefault="008B4A6F" w:rsidP="000D5E27">
      <w:pPr>
        <w:pStyle w:val="TABLE-title"/>
        <w:rPr>
          <w:lang w:val="en-US"/>
        </w:rPr>
      </w:pPr>
      <w:bookmarkStart w:id="19564" w:name="_Ref161733967"/>
      <w:bookmarkStart w:id="19565" w:name="_Toc161631676"/>
      <w:bookmarkStart w:id="19566" w:name="_Toc266864209"/>
      <w:bookmarkStart w:id="19567" w:name="_Toc306621097"/>
      <w:bookmarkStart w:id="19568" w:name="_Toc320178493"/>
      <w:bookmarkStart w:id="19569" w:name="_Toc478492530"/>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F7003C">
        <w:rPr>
          <w:noProof/>
          <w:lang w:val="en-US"/>
        </w:rPr>
        <w:t>230</w:t>
      </w:r>
      <w:r w:rsidR="00FD29D6">
        <w:rPr>
          <w:lang w:val="en-US"/>
        </w:rPr>
        <w:fldChar w:fldCharType="end"/>
      </w:r>
      <w:bookmarkEnd w:id="19564"/>
      <w:r w:rsidRPr="001C220C">
        <w:rPr>
          <w:lang w:val="en-US"/>
        </w:rPr>
        <w:t xml:space="preserve"> </w:t>
      </w:r>
      <w:r w:rsidR="000D5E27">
        <w:rPr>
          <w:lang w:val="en-US"/>
        </w:rPr>
        <w:t>–</w:t>
      </w:r>
      <w:r w:rsidRPr="001C220C">
        <w:rPr>
          <w:lang w:val="en-US"/>
        </w:rPr>
        <w:t xml:space="preserve"> </w:t>
      </w:r>
      <w:r w:rsidR="00D02368">
        <w:rPr>
          <w:lang w:val="en-US"/>
        </w:rPr>
        <w:t>M</w:t>
      </w:r>
      <w:r w:rsidRPr="001C220C">
        <w:rPr>
          <w:lang w:val="en-US"/>
        </w:rPr>
        <w:t>aterial capability</w:t>
      </w:r>
      <w:bookmarkEnd w:id="19565"/>
      <w:bookmarkEnd w:id="19566"/>
      <w:bookmarkEnd w:id="19567"/>
      <w:bookmarkEnd w:id="19568"/>
      <w:r w:rsidR="00D02368" w:rsidRPr="00AC2193">
        <w:rPr>
          <w:lang w:val="en-US"/>
        </w:rPr>
        <w:t xml:space="preserve"> </w:t>
      </w:r>
      <w:r w:rsidR="00D02368">
        <w:rPr>
          <w:lang w:val="en-US"/>
        </w:rPr>
        <w:t>attributes</w:t>
      </w:r>
      <w:bookmarkEnd w:id="19569"/>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175"/>
        <w:gridCol w:w="1350"/>
        <w:gridCol w:w="1080"/>
        <w:gridCol w:w="1292"/>
      </w:tblGrid>
      <w:tr w:rsidR="00F3761C" w:rsidRPr="001C220C" w14:paraId="4E8742B4" w14:textId="77777777" w:rsidTr="00432FC1">
        <w:trPr>
          <w:tblHeader/>
          <w:jc w:val="center"/>
        </w:trPr>
        <w:tc>
          <w:tcPr>
            <w:tcW w:w="1269" w:type="dxa"/>
          </w:tcPr>
          <w:p w14:paraId="2A8ABEA0" w14:textId="77777777" w:rsidR="00F3761C" w:rsidRPr="001C220C" w:rsidRDefault="00F3761C" w:rsidP="00642D98">
            <w:pPr>
              <w:pStyle w:val="NormalTableHeader"/>
              <w:keepNext w:val="0"/>
              <w:spacing w:before="40"/>
              <w:rPr>
                <w:lang w:val="en-US"/>
              </w:rPr>
            </w:pPr>
            <w:r w:rsidRPr="001C220C">
              <w:rPr>
                <w:lang w:val="en-US"/>
              </w:rPr>
              <w:t xml:space="preserve">Attribute </w:t>
            </w:r>
            <w:r w:rsidR="000B599F">
              <w:rPr>
                <w:lang w:val="en-US"/>
              </w:rPr>
              <w:t>n</w:t>
            </w:r>
            <w:r w:rsidRPr="001C220C">
              <w:rPr>
                <w:lang w:val="en-US"/>
              </w:rPr>
              <w:t>ame</w:t>
            </w:r>
          </w:p>
        </w:tc>
        <w:tc>
          <w:tcPr>
            <w:tcW w:w="2880" w:type="dxa"/>
          </w:tcPr>
          <w:p w14:paraId="27BFD924" w14:textId="77777777" w:rsidR="00F3761C" w:rsidRPr="001C220C" w:rsidRDefault="00F3761C" w:rsidP="00642D98">
            <w:pPr>
              <w:pStyle w:val="NormalTableHeader"/>
              <w:keepNext w:val="0"/>
              <w:spacing w:before="40"/>
              <w:rPr>
                <w:lang w:val="en-US"/>
              </w:rPr>
            </w:pPr>
            <w:r w:rsidRPr="001C220C">
              <w:rPr>
                <w:lang w:val="en-US"/>
              </w:rPr>
              <w:t>Description</w:t>
            </w:r>
          </w:p>
        </w:tc>
        <w:tc>
          <w:tcPr>
            <w:tcW w:w="1175" w:type="dxa"/>
          </w:tcPr>
          <w:p w14:paraId="05FA0BD4" w14:textId="77777777" w:rsidR="00F3761C" w:rsidRPr="001C220C" w:rsidRDefault="00AE4770" w:rsidP="00642D98">
            <w:pPr>
              <w:pStyle w:val="NormalTableHeader"/>
              <w:keepNext w:val="0"/>
              <w:spacing w:before="40"/>
              <w:rPr>
                <w:lang w:val="en-US"/>
              </w:rPr>
            </w:pPr>
            <w:r>
              <w:rPr>
                <w:lang w:val="en-US"/>
              </w:rPr>
              <w:t>Production example</w:t>
            </w:r>
            <w:r w:rsidR="00F3761C" w:rsidRPr="001C220C">
              <w:rPr>
                <w:lang w:val="en-US"/>
              </w:rPr>
              <w:t>s</w:t>
            </w:r>
          </w:p>
        </w:tc>
        <w:tc>
          <w:tcPr>
            <w:tcW w:w="1350" w:type="dxa"/>
          </w:tcPr>
          <w:p w14:paraId="64A47E02" w14:textId="77777777" w:rsidR="00F3761C" w:rsidRPr="001C220C" w:rsidRDefault="00AE4770" w:rsidP="00642D98">
            <w:pPr>
              <w:pStyle w:val="NormalTableHeader"/>
              <w:keepNext w:val="0"/>
              <w:spacing w:before="40"/>
              <w:rPr>
                <w:lang w:val="en-US"/>
              </w:rPr>
            </w:pPr>
            <w:r>
              <w:rPr>
                <w:lang w:val="en-US"/>
              </w:rPr>
              <w:t>Maintenance example</w:t>
            </w:r>
            <w:r w:rsidR="00F3761C" w:rsidRPr="001C220C">
              <w:rPr>
                <w:lang w:val="en-US"/>
              </w:rPr>
              <w:t>s</w:t>
            </w:r>
          </w:p>
        </w:tc>
        <w:tc>
          <w:tcPr>
            <w:tcW w:w="1080" w:type="dxa"/>
          </w:tcPr>
          <w:p w14:paraId="15830332" w14:textId="77777777" w:rsidR="00F3761C" w:rsidRPr="001C220C" w:rsidRDefault="00AE4770" w:rsidP="00642D98">
            <w:pPr>
              <w:pStyle w:val="NormalTableHeader"/>
              <w:keepNext w:val="0"/>
              <w:spacing w:before="40"/>
              <w:rPr>
                <w:lang w:val="en-US"/>
              </w:rPr>
            </w:pPr>
            <w:r>
              <w:rPr>
                <w:lang w:val="en-US"/>
              </w:rPr>
              <w:t>Quality example</w:t>
            </w:r>
            <w:r w:rsidR="00F3761C" w:rsidRPr="001C220C">
              <w:rPr>
                <w:lang w:val="en-US"/>
              </w:rPr>
              <w:t>s</w:t>
            </w:r>
          </w:p>
        </w:tc>
        <w:tc>
          <w:tcPr>
            <w:tcW w:w="1292" w:type="dxa"/>
          </w:tcPr>
          <w:p w14:paraId="5E1E614A" w14:textId="77777777" w:rsidR="00F3761C" w:rsidRPr="001C220C" w:rsidRDefault="00AE4770" w:rsidP="00642D98">
            <w:pPr>
              <w:pStyle w:val="NormalTableHeader"/>
              <w:keepNext w:val="0"/>
              <w:spacing w:before="40"/>
              <w:rPr>
                <w:lang w:val="en-US"/>
              </w:rPr>
            </w:pPr>
            <w:r>
              <w:rPr>
                <w:lang w:val="en-US"/>
              </w:rPr>
              <w:t>Inventory example</w:t>
            </w:r>
            <w:r w:rsidR="00F3761C" w:rsidRPr="001C220C">
              <w:rPr>
                <w:lang w:val="en-US"/>
              </w:rPr>
              <w:t>s</w:t>
            </w:r>
          </w:p>
        </w:tc>
      </w:tr>
      <w:tr w:rsidR="00BB2E6B" w:rsidRPr="001C220C" w14:paraId="070E90F2" w14:textId="77777777" w:rsidTr="00432FC1">
        <w:trPr>
          <w:cantSplit/>
          <w:jc w:val="center"/>
        </w:trPr>
        <w:tc>
          <w:tcPr>
            <w:tcW w:w="1269" w:type="dxa"/>
          </w:tcPr>
          <w:p w14:paraId="3616BFAB" w14:textId="77777777" w:rsidR="00BB2E6B" w:rsidRPr="001C220C" w:rsidRDefault="00BB2E6B" w:rsidP="00642D98">
            <w:pPr>
              <w:pStyle w:val="TableNormal1"/>
              <w:keepNext w:val="0"/>
              <w:rPr>
                <w:lang w:val="en-US"/>
              </w:rPr>
            </w:pPr>
            <w:r w:rsidRPr="001C220C">
              <w:rPr>
                <w:lang w:val="en-US"/>
              </w:rPr>
              <w:t xml:space="preserve">Material </w:t>
            </w:r>
            <w:r w:rsidR="001E24EB">
              <w:rPr>
                <w:lang w:val="en-US"/>
              </w:rPr>
              <w:t>c</w:t>
            </w:r>
            <w:r w:rsidRPr="001C220C">
              <w:rPr>
                <w:lang w:val="en-US"/>
              </w:rPr>
              <w:t>lass</w:t>
            </w:r>
          </w:p>
        </w:tc>
        <w:tc>
          <w:tcPr>
            <w:tcW w:w="2880" w:type="dxa"/>
          </w:tcPr>
          <w:p w14:paraId="21C3D984" w14:textId="77777777" w:rsidR="00BB2E6B" w:rsidRPr="001C220C" w:rsidRDefault="00BB2E6B" w:rsidP="00642D98">
            <w:pPr>
              <w:pStyle w:val="TableNormal1"/>
              <w:keepNext w:val="0"/>
              <w:rPr>
                <w:lang w:val="en-US"/>
              </w:rPr>
            </w:pPr>
            <w:r w:rsidRPr="001C220C">
              <w:rPr>
                <w:lang w:val="en-US"/>
              </w:rPr>
              <w:t xml:space="preserve">Identifies the associated </w:t>
            </w:r>
            <w:r w:rsidRPr="001C220C">
              <w:rPr>
                <w:i/>
                <w:lang w:val="en-US"/>
              </w:rPr>
              <w:t>material class</w:t>
            </w:r>
            <w:r w:rsidRPr="001C220C">
              <w:rPr>
                <w:lang w:val="en-US"/>
              </w:rPr>
              <w:t xml:space="preserve"> of the capability.*  </w:t>
            </w:r>
          </w:p>
        </w:tc>
        <w:tc>
          <w:tcPr>
            <w:tcW w:w="1175" w:type="dxa"/>
          </w:tcPr>
          <w:p w14:paraId="717C60FC" w14:textId="77777777" w:rsidR="00BB2E6B" w:rsidRPr="001C220C" w:rsidRDefault="00BB2E6B" w:rsidP="00642D98">
            <w:pPr>
              <w:pStyle w:val="TableNormal1"/>
              <w:keepNext w:val="0"/>
              <w:rPr>
                <w:lang w:val="en-US"/>
              </w:rPr>
            </w:pPr>
            <w:r w:rsidRPr="001C220C">
              <w:rPr>
                <w:lang w:val="en-US"/>
              </w:rPr>
              <w:t>Lubricant Oil</w:t>
            </w:r>
          </w:p>
        </w:tc>
        <w:tc>
          <w:tcPr>
            <w:tcW w:w="1350" w:type="dxa"/>
          </w:tcPr>
          <w:p w14:paraId="4BA1A10D" w14:textId="77777777" w:rsidR="00BB2E6B" w:rsidRPr="001C220C" w:rsidRDefault="00BB2E6B" w:rsidP="00642D98">
            <w:pPr>
              <w:pStyle w:val="TableNormal1"/>
              <w:keepNext w:val="0"/>
              <w:spacing w:before="40"/>
              <w:rPr>
                <w:lang w:val="en-US"/>
              </w:rPr>
            </w:pPr>
            <w:r w:rsidRPr="001C220C">
              <w:rPr>
                <w:lang w:val="en-US"/>
              </w:rPr>
              <w:t>Aluminum</w:t>
            </w:r>
          </w:p>
        </w:tc>
        <w:tc>
          <w:tcPr>
            <w:tcW w:w="1080" w:type="dxa"/>
          </w:tcPr>
          <w:p w14:paraId="12AC5328" w14:textId="77777777" w:rsidR="00BB2E6B" w:rsidRPr="001C220C" w:rsidRDefault="007A69EF" w:rsidP="00642D98">
            <w:pPr>
              <w:pStyle w:val="TableNormal1"/>
              <w:keepNext w:val="0"/>
              <w:spacing w:before="40"/>
              <w:rPr>
                <w:lang w:val="en-US"/>
              </w:rPr>
            </w:pPr>
            <w:r>
              <w:rPr>
                <w:lang w:val="en-US"/>
              </w:rPr>
              <w:t>(not applicable)</w:t>
            </w:r>
          </w:p>
        </w:tc>
        <w:tc>
          <w:tcPr>
            <w:tcW w:w="1292" w:type="dxa"/>
          </w:tcPr>
          <w:p w14:paraId="77FEDA6D" w14:textId="77777777" w:rsidR="00BB2E6B" w:rsidRPr="001C220C" w:rsidRDefault="00C21049" w:rsidP="00642D98">
            <w:pPr>
              <w:pStyle w:val="TableNormal1"/>
              <w:keepNext w:val="0"/>
              <w:spacing w:before="40"/>
              <w:rPr>
                <w:lang w:val="en-US"/>
              </w:rPr>
            </w:pPr>
            <w:r>
              <w:rPr>
                <w:lang w:val="en-US"/>
              </w:rPr>
              <w:t>(not applicable)</w:t>
            </w:r>
          </w:p>
        </w:tc>
      </w:tr>
      <w:tr w:rsidR="00BB2E6B" w:rsidRPr="001C220C" w14:paraId="6968CD03" w14:textId="77777777" w:rsidTr="00432FC1">
        <w:trPr>
          <w:cantSplit/>
          <w:jc w:val="center"/>
        </w:trPr>
        <w:tc>
          <w:tcPr>
            <w:tcW w:w="1269" w:type="dxa"/>
          </w:tcPr>
          <w:p w14:paraId="54DB4571" w14:textId="77777777" w:rsidR="00BB2E6B" w:rsidRPr="001C220C" w:rsidRDefault="00BB2E6B" w:rsidP="00642D98">
            <w:pPr>
              <w:pStyle w:val="TableNormal1"/>
              <w:keepNext w:val="0"/>
              <w:rPr>
                <w:lang w:val="en-US"/>
              </w:rPr>
            </w:pPr>
            <w:r w:rsidRPr="001C220C">
              <w:rPr>
                <w:lang w:val="en-US"/>
              </w:rPr>
              <w:t xml:space="preserve">Material </w:t>
            </w:r>
            <w:r w:rsidR="001E24EB">
              <w:rPr>
                <w:lang w:val="en-US"/>
              </w:rPr>
              <w:t>d</w:t>
            </w:r>
            <w:r w:rsidRPr="001C220C">
              <w:rPr>
                <w:lang w:val="en-US"/>
              </w:rPr>
              <w:t>efinition</w:t>
            </w:r>
          </w:p>
        </w:tc>
        <w:tc>
          <w:tcPr>
            <w:tcW w:w="2880" w:type="dxa"/>
          </w:tcPr>
          <w:p w14:paraId="7B03DC5C" w14:textId="77777777" w:rsidR="00BB2E6B" w:rsidRPr="001C220C" w:rsidRDefault="00BB2E6B" w:rsidP="00642D98">
            <w:pPr>
              <w:pStyle w:val="TableNormal1"/>
              <w:keepNext w:val="0"/>
              <w:rPr>
                <w:lang w:val="en-US"/>
              </w:rPr>
            </w:pPr>
            <w:r w:rsidRPr="001C220C">
              <w:rPr>
                <w:lang w:val="en-US"/>
              </w:rPr>
              <w:t xml:space="preserve">Identifies the associated </w:t>
            </w:r>
            <w:r w:rsidRPr="001C220C">
              <w:rPr>
                <w:i/>
                <w:lang w:val="en-US"/>
              </w:rPr>
              <w:t>material definition</w:t>
            </w:r>
            <w:r w:rsidRPr="001C220C">
              <w:rPr>
                <w:lang w:val="en-US"/>
              </w:rPr>
              <w:t xml:space="preserve"> of the capability.*  </w:t>
            </w:r>
          </w:p>
        </w:tc>
        <w:tc>
          <w:tcPr>
            <w:tcW w:w="1175" w:type="dxa"/>
          </w:tcPr>
          <w:p w14:paraId="5E29AD3B" w14:textId="77777777" w:rsidR="00BB2E6B" w:rsidRPr="001C220C" w:rsidRDefault="00BB2E6B" w:rsidP="00642D98">
            <w:pPr>
              <w:pStyle w:val="TableNormal1"/>
              <w:keepNext w:val="0"/>
              <w:rPr>
                <w:lang w:val="en-US"/>
              </w:rPr>
            </w:pPr>
            <w:r w:rsidRPr="001C220C">
              <w:rPr>
                <w:lang w:val="en-US"/>
              </w:rPr>
              <w:t>Lube Oil 8999</w:t>
            </w:r>
          </w:p>
        </w:tc>
        <w:tc>
          <w:tcPr>
            <w:tcW w:w="1350" w:type="dxa"/>
          </w:tcPr>
          <w:p w14:paraId="7FE79B5A" w14:textId="77777777" w:rsidR="00BB2E6B" w:rsidRPr="001C220C" w:rsidRDefault="00BB2E6B" w:rsidP="00642D98">
            <w:pPr>
              <w:pStyle w:val="TableNormal1"/>
              <w:keepNext w:val="0"/>
              <w:spacing w:before="40"/>
              <w:rPr>
                <w:lang w:val="en-US"/>
              </w:rPr>
            </w:pPr>
            <w:r w:rsidRPr="001C220C">
              <w:rPr>
                <w:lang w:val="en-US"/>
              </w:rPr>
              <w:t>Aluminum sheet</w:t>
            </w:r>
          </w:p>
        </w:tc>
        <w:tc>
          <w:tcPr>
            <w:tcW w:w="1080" w:type="dxa"/>
          </w:tcPr>
          <w:p w14:paraId="733FD39D" w14:textId="77777777" w:rsidR="00BB2E6B" w:rsidRPr="001C220C" w:rsidRDefault="007A69EF" w:rsidP="00642D98">
            <w:pPr>
              <w:pStyle w:val="TableNormal1"/>
              <w:keepNext w:val="0"/>
              <w:spacing w:before="40"/>
              <w:rPr>
                <w:lang w:val="en-US"/>
              </w:rPr>
            </w:pPr>
            <w:r>
              <w:rPr>
                <w:lang w:val="en-US"/>
              </w:rPr>
              <w:t>(not applicable)</w:t>
            </w:r>
          </w:p>
        </w:tc>
        <w:tc>
          <w:tcPr>
            <w:tcW w:w="1292" w:type="dxa"/>
          </w:tcPr>
          <w:p w14:paraId="72A61B0E" w14:textId="77777777" w:rsidR="00BB2E6B" w:rsidRPr="001C220C" w:rsidRDefault="00C21049" w:rsidP="00642D98">
            <w:pPr>
              <w:pStyle w:val="TableNormal1"/>
              <w:keepNext w:val="0"/>
              <w:spacing w:before="40"/>
              <w:rPr>
                <w:lang w:val="en-US"/>
              </w:rPr>
            </w:pPr>
            <w:r>
              <w:rPr>
                <w:lang w:val="en-US"/>
              </w:rPr>
              <w:t>(not applicable)</w:t>
            </w:r>
          </w:p>
        </w:tc>
      </w:tr>
      <w:tr w:rsidR="00BB2E6B" w:rsidRPr="001C220C" w14:paraId="5CEF2B8A" w14:textId="77777777" w:rsidTr="00432FC1">
        <w:trPr>
          <w:cantSplit/>
          <w:jc w:val="center"/>
        </w:trPr>
        <w:tc>
          <w:tcPr>
            <w:tcW w:w="1269" w:type="dxa"/>
          </w:tcPr>
          <w:p w14:paraId="748DDFB4" w14:textId="77777777" w:rsidR="00BB2E6B" w:rsidRPr="001C220C" w:rsidRDefault="00BB2E6B" w:rsidP="00642D98">
            <w:pPr>
              <w:pStyle w:val="TableNormal1"/>
              <w:keepNext w:val="0"/>
              <w:rPr>
                <w:lang w:val="en-US"/>
              </w:rPr>
            </w:pPr>
            <w:r w:rsidRPr="001C220C">
              <w:rPr>
                <w:lang w:val="en-US"/>
              </w:rPr>
              <w:t xml:space="preserve">Material </w:t>
            </w:r>
            <w:r w:rsidR="001E24EB">
              <w:rPr>
                <w:lang w:val="en-US"/>
              </w:rPr>
              <w:t>l</w:t>
            </w:r>
            <w:r w:rsidRPr="001C220C">
              <w:rPr>
                <w:lang w:val="en-US"/>
              </w:rPr>
              <w:t>ot</w:t>
            </w:r>
          </w:p>
        </w:tc>
        <w:tc>
          <w:tcPr>
            <w:tcW w:w="2880" w:type="dxa"/>
          </w:tcPr>
          <w:p w14:paraId="01CBE0A6" w14:textId="77777777" w:rsidR="00BB2E6B" w:rsidRPr="001C220C" w:rsidRDefault="00BB2E6B" w:rsidP="00642D98">
            <w:pPr>
              <w:pStyle w:val="TableNormal1"/>
              <w:keepNext w:val="0"/>
              <w:rPr>
                <w:lang w:val="en-US"/>
              </w:rPr>
            </w:pPr>
            <w:r w:rsidRPr="001C220C">
              <w:rPr>
                <w:lang w:val="en-US"/>
              </w:rPr>
              <w:t xml:space="preserve">Identifies the associated </w:t>
            </w:r>
            <w:r w:rsidRPr="001C220C">
              <w:rPr>
                <w:i/>
                <w:lang w:val="en-US"/>
              </w:rPr>
              <w:t xml:space="preserve">material lot </w:t>
            </w:r>
            <w:r w:rsidRPr="001C220C">
              <w:rPr>
                <w:lang w:val="en-US"/>
              </w:rPr>
              <w:t>of the capability.*</w:t>
            </w:r>
          </w:p>
        </w:tc>
        <w:tc>
          <w:tcPr>
            <w:tcW w:w="1175" w:type="dxa"/>
          </w:tcPr>
          <w:p w14:paraId="0575F548" w14:textId="77777777" w:rsidR="00BB2E6B" w:rsidRPr="001C220C" w:rsidRDefault="00BB2E6B" w:rsidP="00642D98">
            <w:pPr>
              <w:pStyle w:val="TableNormal1"/>
              <w:keepNext w:val="0"/>
              <w:rPr>
                <w:lang w:val="en-US"/>
              </w:rPr>
            </w:pPr>
            <w:r w:rsidRPr="001C220C">
              <w:rPr>
                <w:lang w:val="en-US"/>
              </w:rPr>
              <w:t>8999LU</w:t>
            </w:r>
            <w:smartTag w:uri="urn:schemas-microsoft-com:office:smarttags" w:element="chmetcnv">
              <w:smartTagPr>
                <w:attr w:name="UnitName" w:val="g"/>
                <w:attr w:name="SourceValue" w:val="5"/>
                <w:attr w:name="HasSpace" w:val="False"/>
                <w:attr w:name="Negative" w:val="True"/>
                <w:attr w:name="NumberType" w:val="1"/>
                <w:attr w:name="TCSC" w:val="0"/>
              </w:smartTagPr>
              <w:r w:rsidRPr="001C220C">
                <w:rPr>
                  <w:lang w:val="en-US"/>
                </w:rPr>
                <w:t>-5G</w:t>
              </w:r>
            </w:smartTag>
          </w:p>
        </w:tc>
        <w:tc>
          <w:tcPr>
            <w:tcW w:w="1350" w:type="dxa"/>
          </w:tcPr>
          <w:p w14:paraId="194F8EBF" w14:textId="77777777" w:rsidR="00BB2E6B" w:rsidRPr="001C220C" w:rsidRDefault="00BB2E6B" w:rsidP="00642D98">
            <w:pPr>
              <w:pStyle w:val="TableNormal1"/>
              <w:keepNext w:val="0"/>
              <w:spacing w:before="40"/>
              <w:rPr>
                <w:lang w:val="en-US"/>
              </w:rPr>
            </w:pPr>
            <w:r w:rsidRPr="001C220C">
              <w:rPr>
                <w:lang w:val="en-US"/>
              </w:rPr>
              <w:t>DW94</w:t>
            </w:r>
          </w:p>
        </w:tc>
        <w:tc>
          <w:tcPr>
            <w:tcW w:w="1080" w:type="dxa"/>
          </w:tcPr>
          <w:p w14:paraId="1C23F9B7" w14:textId="77777777" w:rsidR="00BB2E6B" w:rsidRPr="001C220C" w:rsidRDefault="007A69EF" w:rsidP="00642D98">
            <w:pPr>
              <w:pStyle w:val="TableNormal1"/>
              <w:keepNext w:val="0"/>
              <w:spacing w:before="40"/>
              <w:rPr>
                <w:lang w:val="en-US"/>
              </w:rPr>
            </w:pPr>
            <w:r>
              <w:rPr>
                <w:lang w:val="en-US"/>
              </w:rPr>
              <w:t>(not applicable)</w:t>
            </w:r>
          </w:p>
        </w:tc>
        <w:tc>
          <w:tcPr>
            <w:tcW w:w="1292" w:type="dxa"/>
          </w:tcPr>
          <w:p w14:paraId="2B2F9EE3" w14:textId="77777777" w:rsidR="00BB2E6B" w:rsidRPr="001C220C" w:rsidRDefault="00C21049" w:rsidP="00642D98">
            <w:pPr>
              <w:pStyle w:val="TableNormal1"/>
              <w:keepNext w:val="0"/>
              <w:spacing w:before="40"/>
              <w:rPr>
                <w:lang w:val="en-US"/>
              </w:rPr>
            </w:pPr>
            <w:r>
              <w:rPr>
                <w:lang w:val="en-US"/>
              </w:rPr>
              <w:t>(not applicable)</w:t>
            </w:r>
          </w:p>
        </w:tc>
      </w:tr>
      <w:tr w:rsidR="00BB2E6B" w:rsidRPr="001C220C" w14:paraId="28B7D923" w14:textId="77777777" w:rsidTr="00432FC1">
        <w:trPr>
          <w:cantSplit/>
          <w:jc w:val="center"/>
        </w:trPr>
        <w:tc>
          <w:tcPr>
            <w:tcW w:w="1269" w:type="dxa"/>
          </w:tcPr>
          <w:p w14:paraId="5E6630C0" w14:textId="77777777" w:rsidR="00BB2E6B" w:rsidRPr="001C220C" w:rsidRDefault="00BB2E6B" w:rsidP="00642D98">
            <w:pPr>
              <w:pStyle w:val="TableNormal1"/>
              <w:keepNext w:val="0"/>
              <w:rPr>
                <w:lang w:val="en-US"/>
              </w:rPr>
            </w:pPr>
            <w:r w:rsidRPr="001C220C">
              <w:rPr>
                <w:lang w:val="en-US"/>
              </w:rPr>
              <w:t xml:space="preserve">Material </w:t>
            </w:r>
            <w:r w:rsidR="001E24EB">
              <w:rPr>
                <w:lang w:val="en-US"/>
              </w:rPr>
              <w:t>s</w:t>
            </w:r>
            <w:r w:rsidRPr="001C220C">
              <w:rPr>
                <w:lang w:val="en-US"/>
              </w:rPr>
              <w:t>ublot</w:t>
            </w:r>
          </w:p>
        </w:tc>
        <w:tc>
          <w:tcPr>
            <w:tcW w:w="2880" w:type="dxa"/>
          </w:tcPr>
          <w:p w14:paraId="11690F38" w14:textId="77777777" w:rsidR="00BB2E6B" w:rsidRPr="001C220C" w:rsidRDefault="00BB2E6B" w:rsidP="00642D98">
            <w:pPr>
              <w:pStyle w:val="TableNormal1"/>
              <w:keepNext w:val="0"/>
              <w:rPr>
                <w:lang w:val="en-US"/>
              </w:rPr>
            </w:pPr>
            <w:r w:rsidRPr="001C220C">
              <w:rPr>
                <w:lang w:val="en-US"/>
              </w:rPr>
              <w:t xml:space="preserve">Identifies the associated </w:t>
            </w:r>
            <w:r w:rsidRPr="001C220C">
              <w:rPr>
                <w:i/>
                <w:lang w:val="en-US"/>
              </w:rPr>
              <w:t xml:space="preserve">material sublot </w:t>
            </w:r>
            <w:r w:rsidRPr="001C220C">
              <w:rPr>
                <w:lang w:val="en-US"/>
              </w:rPr>
              <w:t>of the capability.*</w:t>
            </w:r>
          </w:p>
        </w:tc>
        <w:tc>
          <w:tcPr>
            <w:tcW w:w="1175" w:type="dxa"/>
          </w:tcPr>
          <w:p w14:paraId="0679862E" w14:textId="77777777" w:rsidR="00BB2E6B" w:rsidRPr="001C220C" w:rsidRDefault="00BB2E6B" w:rsidP="00642D98">
            <w:pPr>
              <w:pStyle w:val="TableNormal1"/>
              <w:keepNext w:val="0"/>
              <w:rPr>
                <w:lang w:val="en-US"/>
              </w:rPr>
            </w:pPr>
            <w:r w:rsidRPr="001C220C">
              <w:rPr>
                <w:lang w:val="en-US"/>
              </w:rPr>
              <w:t>8999LU</w:t>
            </w:r>
            <w:smartTag w:uri="urn:schemas-microsoft-com:office:smarttags" w:element="chmetcnv">
              <w:smartTagPr>
                <w:attr w:name="UnitName" w:val="g"/>
                <w:attr w:name="SourceValue" w:val="5"/>
                <w:attr w:name="HasSpace" w:val="False"/>
                <w:attr w:name="Negative" w:val="True"/>
                <w:attr w:name="NumberType" w:val="1"/>
                <w:attr w:name="TCSC" w:val="0"/>
              </w:smartTagPr>
              <w:r w:rsidRPr="001C220C">
                <w:rPr>
                  <w:lang w:val="en-US"/>
                </w:rPr>
                <w:t>-5G</w:t>
              </w:r>
            </w:smartTag>
            <w:r w:rsidRPr="001C220C">
              <w:rPr>
                <w:lang w:val="en-US"/>
              </w:rPr>
              <w:t>-SL15</w:t>
            </w:r>
          </w:p>
        </w:tc>
        <w:tc>
          <w:tcPr>
            <w:tcW w:w="1350" w:type="dxa"/>
          </w:tcPr>
          <w:p w14:paraId="7F1D33FA" w14:textId="77777777" w:rsidR="00BB2E6B" w:rsidRPr="001C220C" w:rsidRDefault="007A69EF" w:rsidP="00642D98">
            <w:pPr>
              <w:pStyle w:val="TableNormal1"/>
              <w:keepNext w:val="0"/>
              <w:spacing w:before="40"/>
              <w:rPr>
                <w:lang w:val="en-US"/>
              </w:rPr>
            </w:pPr>
            <w:r>
              <w:rPr>
                <w:lang w:val="en-US"/>
              </w:rPr>
              <w:t>(not applicable)</w:t>
            </w:r>
          </w:p>
        </w:tc>
        <w:tc>
          <w:tcPr>
            <w:tcW w:w="1080" w:type="dxa"/>
          </w:tcPr>
          <w:p w14:paraId="1E5FF08A" w14:textId="77777777" w:rsidR="00BB2E6B" w:rsidRPr="001C220C" w:rsidRDefault="007A69EF" w:rsidP="00642D98">
            <w:pPr>
              <w:pStyle w:val="TableNormal1"/>
              <w:keepNext w:val="0"/>
              <w:spacing w:before="40"/>
              <w:rPr>
                <w:lang w:val="en-US"/>
              </w:rPr>
            </w:pPr>
            <w:r>
              <w:rPr>
                <w:lang w:val="en-US"/>
              </w:rPr>
              <w:t>(not applicable)</w:t>
            </w:r>
          </w:p>
        </w:tc>
        <w:tc>
          <w:tcPr>
            <w:tcW w:w="1292" w:type="dxa"/>
          </w:tcPr>
          <w:p w14:paraId="619B9534" w14:textId="77777777" w:rsidR="00BB2E6B" w:rsidRPr="001C220C" w:rsidRDefault="00C21049" w:rsidP="00642D98">
            <w:pPr>
              <w:pStyle w:val="TableNormal1"/>
              <w:keepNext w:val="0"/>
              <w:spacing w:before="40"/>
              <w:rPr>
                <w:lang w:val="en-US"/>
              </w:rPr>
            </w:pPr>
            <w:r>
              <w:rPr>
                <w:lang w:val="en-US"/>
              </w:rPr>
              <w:t>(not applicable)</w:t>
            </w:r>
          </w:p>
        </w:tc>
      </w:tr>
      <w:tr w:rsidR="00BB2E6B" w:rsidRPr="001C220C" w14:paraId="28640DD5" w14:textId="77777777" w:rsidTr="00432FC1">
        <w:trPr>
          <w:cantSplit/>
          <w:jc w:val="center"/>
        </w:trPr>
        <w:tc>
          <w:tcPr>
            <w:tcW w:w="1269" w:type="dxa"/>
          </w:tcPr>
          <w:p w14:paraId="3011E71D" w14:textId="77777777" w:rsidR="00BB2E6B" w:rsidRPr="001C220C" w:rsidRDefault="00BB2E6B" w:rsidP="00642D98">
            <w:pPr>
              <w:pStyle w:val="TableNormal1"/>
              <w:keepNext w:val="0"/>
              <w:rPr>
                <w:lang w:val="en-US"/>
              </w:rPr>
            </w:pPr>
            <w:r w:rsidRPr="001C220C">
              <w:rPr>
                <w:lang w:val="en-US"/>
              </w:rPr>
              <w:t>Description</w:t>
            </w:r>
          </w:p>
        </w:tc>
        <w:tc>
          <w:tcPr>
            <w:tcW w:w="2880" w:type="dxa"/>
          </w:tcPr>
          <w:p w14:paraId="39DBFD61" w14:textId="77777777" w:rsidR="00BB2E6B" w:rsidRPr="001C220C" w:rsidRDefault="00BB2E6B" w:rsidP="00642D98">
            <w:pPr>
              <w:pStyle w:val="TableNormal1"/>
              <w:keepNext w:val="0"/>
              <w:rPr>
                <w:lang w:val="en-US"/>
              </w:rPr>
            </w:pPr>
            <w:r w:rsidRPr="001C220C">
              <w:rPr>
                <w:lang w:val="en-US"/>
              </w:rPr>
              <w:t xml:space="preserve">Contains additional information and descriptions of the </w:t>
            </w:r>
            <w:r w:rsidRPr="001C220C">
              <w:rPr>
                <w:i/>
                <w:lang w:val="en-US"/>
              </w:rPr>
              <w:t xml:space="preserve">material capability </w:t>
            </w:r>
            <w:r w:rsidRPr="001C220C">
              <w:rPr>
                <w:lang w:val="en-US"/>
              </w:rPr>
              <w:t>definition.</w:t>
            </w:r>
          </w:p>
        </w:tc>
        <w:tc>
          <w:tcPr>
            <w:tcW w:w="1175" w:type="dxa"/>
          </w:tcPr>
          <w:p w14:paraId="479454C5" w14:textId="77777777" w:rsidR="00BB2E6B" w:rsidRPr="001C220C" w:rsidRDefault="00BB2E6B" w:rsidP="00642D98">
            <w:pPr>
              <w:pStyle w:val="TableNormal1"/>
              <w:keepNext w:val="0"/>
              <w:rPr>
                <w:lang w:val="en-US"/>
              </w:rPr>
            </w:pPr>
            <w:r w:rsidRPr="001C220C">
              <w:rPr>
                <w:lang w:val="en-US"/>
              </w:rPr>
              <w:t>Lubricant oil commitment over the 2000 New Year boundary</w:t>
            </w:r>
          </w:p>
        </w:tc>
        <w:tc>
          <w:tcPr>
            <w:tcW w:w="1350" w:type="dxa"/>
          </w:tcPr>
          <w:p w14:paraId="2084DDF0" w14:textId="77777777" w:rsidR="00BB2E6B" w:rsidRPr="001C220C" w:rsidRDefault="00BB2E6B" w:rsidP="00642D98">
            <w:pPr>
              <w:pStyle w:val="TableNormal1"/>
              <w:keepNext w:val="0"/>
              <w:spacing w:before="40"/>
              <w:rPr>
                <w:lang w:val="en-US"/>
              </w:rPr>
            </w:pPr>
            <w:r w:rsidRPr="001C220C">
              <w:rPr>
                <w:lang w:val="en-US"/>
              </w:rPr>
              <w:t>Blank sheet to run test on</w:t>
            </w:r>
          </w:p>
        </w:tc>
        <w:tc>
          <w:tcPr>
            <w:tcW w:w="1080" w:type="dxa"/>
          </w:tcPr>
          <w:p w14:paraId="244307E5" w14:textId="77777777" w:rsidR="00BB2E6B" w:rsidRPr="001C220C" w:rsidRDefault="007A69EF" w:rsidP="00642D98">
            <w:pPr>
              <w:pStyle w:val="TableNormal1"/>
              <w:keepNext w:val="0"/>
              <w:spacing w:before="40"/>
              <w:rPr>
                <w:lang w:val="en-US"/>
              </w:rPr>
            </w:pPr>
            <w:r>
              <w:rPr>
                <w:lang w:val="en-US"/>
              </w:rPr>
              <w:t>(not applicable)</w:t>
            </w:r>
          </w:p>
        </w:tc>
        <w:tc>
          <w:tcPr>
            <w:tcW w:w="1292" w:type="dxa"/>
          </w:tcPr>
          <w:p w14:paraId="3A92AF83" w14:textId="77777777" w:rsidR="00BB2E6B" w:rsidRPr="001C220C" w:rsidRDefault="00C21049" w:rsidP="00642D98">
            <w:pPr>
              <w:pStyle w:val="TableNormal1"/>
              <w:keepNext w:val="0"/>
              <w:spacing w:before="40"/>
              <w:rPr>
                <w:lang w:val="en-US"/>
              </w:rPr>
            </w:pPr>
            <w:r>
              <w:rPr>
                <w:lang w:val="en-US"/>
              </w:rPr>
              <w:t>(not applicable)</w:t>
            </w:r>
          </w:p>
        </w:tc>
      </w:tr>
      <w:tr w:rsidR="002F4539" w:rsidRPr="001C220C" w14:paraId="31084D01" w14:textId="77777777" w:rsidTr="00432FC1">
        <w:trPr>
          <w:cantSplit/>
          <w:jc w:val="center"/>
        </w:trPr>
        <w:tc>
          <w:tcPr>
            <w:tcW w:w="1269" w:type="dxa"/>
          </w:tcPr>
          <w:p w14:paraId="217364AB" w14:textId="77777777" w:rsidR="002F4539" w:rsidRPr="001C220C" w:rsidRDefault="002F4539" w:rsidP="002F4539">
            <w:pPr>
              <w:pStyle w:val="TableNormal1"/>
              <w:keepNext w:val="0"/>
              <w:rPr>
                <w:lang w:val="en-US"/>
              </w:rPr>
            </w:pPr>
            <w:r w:rsidRPr="001C220C">
              <w:rPr>
                <w:lang w:val="en-US"/>
              </w:rPr>
              <w:t xml:space="preserve">Capability </w:t>
            </w:r>
            <w:r>
              <w:rPr>
                <w:lang w:val="en-US"/>
              </w:rPr>
              <w:t>t</w:t>
            </w:r>
            <w:r w:rsidRPr="001C220C">
              <w:rPr>
                <w:lang w:val="en-US"/>
              </w:rPr>
              <w:t>ype</w:t>
            </w:r>
          </w:p>
        </w:tc>
        <w:tc>
          <w:tcPr>
            <w:tcW w:w="2880" w:type="dxa"/>
          </w:tcPr>
          <w:p w14:paraId="7D9E001E" w14:textId="77777777" w:rsidR="002F4539" w:rsidRPr="004F3CE9" w:rsidRDefault="002F4539" w:rsidP="002F4539">
            <w:pPr>
              <w:pStyle w:val="TableNormal1"/>
              <w:rPr>
                <w:ins w:id="19570" w:author="Charles Gifford" w:date="2017-03-17T20:48:00Z"/>
                <w:lang w:val="en-US"/>
              </w:rPr>
            </w:pPr>
            <w:ins w:id="19571" w:author="Charles Gifford" w:date="2017-03-17T20:48:00Z">
              <w:r w:rsidRPr="004F3CE9">
                <w:rPr>
                  <w:lang w:val="en-US"/>
                </w:rPr>
                <w:t>Defines the type of</w:t>
              </w:r>
              <w:r>
                <w:rPr>
                  <w:lang w:val="en-US"/>
                </w:rPr>
                <w:t xml:space="preserve"> capability. Defined values are</w:t>
              </w:r>
            </w:ins>
          </w:p>
          <w:p w14:paraId="31777C1B" w14:textId="77777777" w:rsidR="002F4539" w:rsidRPr="004F3CE9" w:rsidRDefault="002F4539" w:rsidP="002F4539">
            <w:pPr>
              <w:pStyle w:val="TableNormal1"/>
              <w:rPr>
                <w:ins w:id="19572" w:author="Charles Gifford" w:date="2017-03-17T20:48:00Z"/>
                <w:lang w:val="en-US"/>
              </w:rPr>
            </w:pPr>
            <w:ins w:id="19573" w:author="Charles Gifford" w:date="2017-03-17T20:48:00Z">
              <w:r w:rsidRPr="004F3CE9">
                <w:rPr>
                  <w:lang w:val="en-US"/>
                </w:rPr>
                <w:t>Committed, unattainable, available, used, unused, total.</w:t>
              </w:r>
            </w:ins>
          </w:p>
          <w:p w14:paraId="4FE0DF5D" w14:textId="77777777" w:rsidR="002F4539" w:rsidRPr="004F3CE9" w:rsidRDefault="002F4539" w:rsidP="002F4539">
            <w:pPr>
              <w:pStyle w:val="TableNormal1"/>
              <w:rPr>
                <w:ins w:id="19574" w:author="Charles Gifford" w:date="2017-03-17T20:48:00Z"/>
                <w:lang w:val="en-US"/>
              </w:rPr>
            </w:pPr>
            <w:ins w:id="19575" w:author="Charles Gifford" w:date="2017-03-17T20:48:00Z">
              <w:r w:rsidRPr="004F3CE9">
                <w:rPr>
                  <w:lang w:val="en-US"/>
                </w:rPr>
                <w:t>Committed – capacity that is committed for future productive use.</w:t>
              </w:r>
            </w:ins>
          </w:p>
          <w:p w14:paraId="00E5DE89" w14:textId="77777777" w:rsidR="002F4539" w:rsidRPr="004F3CE9" w:rsidRDefault="002F4539" w:rsidP="002F4539">
            <w:pPr>
              <w:pStyle w:val="TableNormal1"/>
              <w:rPr>
                <w:ins w:id="19576" w:author="Charles Gifford" w:date="2017-03-17T20:48:00Z"/>
                <w:lang w:val="en-US"/>
              </w:rPr>
            </w:pPr>
            <w:ins w:id="19577" w:author="Charles Gifford" w:date="2017-03-17T20:48:00Z">
              <w:r w:rsidRPr="004F3CE9">
                <w:rPr>
                  <w:lang w:val="en-US"/>
                </w:rPr>
                <w:t>Unattainable – capacity that is not attainable for future productive use given the equipment condition, equipment utilization, personnel availability or material availability.</w:t>
              </w:r>
            </w:ins>
          </w:p>
          <w:p w14:paraId="0D96E8E4" w14:textId="77777777" w:rsidR="002F4539" w:rsidRPr="004F3CE9" w:rsidRDefault="002F4539" w:rsidP="002F4539">
            <w:pPr>
              <w:pStyle w:val="TableNormal1"/>
              <w:rPr>
                <w:ins w:id="19578" w:author="Charles Gifford" w:date="2017-03-17T20:48:00Z"/>
                <w:lang w:val="en-US"/>
              </w:rPr>
            </w:pPr>
            <w:ins w:id="19579" w:author="Charles Gifford" w:date="2017-03-17T20:48:00Z">
              <w:r w:rsidRPr="004F3CE9">
                <w:rPr>
                  <w:lang w:val="en-US"/>
                </w:rPr>
                <w:t>Available – capacity that is available for additional future productive use.</w:t>
              </w:r>
            </w:ins>
          </w:p>
          <w:p w14:paraId="7171325E" w14:textId="77777777" w:rsidR="002F4539" w:rsidRPr="004F3CE9" w:rsidRDefault="002F4539" w:rsidP="002F4539">
            <w:pPr>
              <w:pStyle w:val="TableNormal1"/>
              <w:rPr>
                <w:ins w:id="19580" w:author="Charles Gifford" w:date="2017-03-17T20:48:00Z"/>
                <w:lang w:val="en-US"/>
              </w:rPr>
            </w:pPr>
            <w:ins w:id="19581" w:author="Charles Gifford" w:date="2017-03-17T20:48:00Z">
              <w:r w:rsidRPr="004F3CE9">
                <w:rPr>
                  <w:lang w:val="en-US"/>
                </w:rPr>
                <w:t>Used – a historical value that defines the portion of the capacity with acceptable quality.</w:t>
              </w:r>
            </w:ins>
          </w:p>
          <w:p w14:paraId="1EA626B1" w14:textId="77777777" w:rsidR="002F4539" w:rsidRPr="004F3CE9" w:rsidRDefault="002F4539" w:rsidP="002F4539">
            <w:pPr>
              <w:pStyle w:val="TableNormal1"/>
              <w:rPr>
                <w:ins w:id="19582" w:author="Charles Gifford" w:date="2017-03-17T20:48:00Z"/>
                <w:lang w:val="en-US"/>
              </w:rPr>
            </w:pPr>
            <w:ins w:id="19583" w:author="Charles Gifford" w:date="2017-03-17T20:48:00Z">
              <w:r w:rsidRPr="004F3CE9">
                <w:rPr>
                  <w:lang w:val="en-US"/>
                </w:rPr>
                <w:t>Unused – a historical value that defines the portion of the capacity that was not used or had unacceptable quality.</w:t>
              </w:r>
            </w:ins>
          </w:p>
          <w:p w14:paraId="62E9C81D" w14:textId="67270AC6" w:rsidR="002F4539" w:rsidDel="004B3DBB" w:rsidRDefault="002F4539" w:rsidP="002F4539">
            <w:pPr>
              <w:pStyle w:val="TableNormal1"/>
              <w:keepNext w:val="0"/>
              <w:rPr>
                <w:del w:id="19584" w:author="Charles Gifford" w:date="2017-03-17T20:48:00Z"/>
                <w:lang w:val="en-US"/>
              </w:rPr>
            </w:pPr>
            <w:ins w:id="19585" w:author="Charles Gifford" w:date="2017-03-17T20:48:00Z">
              <w:r w:rsidRPr="004F3CE9">
                <w:rPr>
                  <w:lang w:val="en-US"/>
                </w:rPr>
                <w:t>Total – the sum of used and unused capability or the sum of available, unattainable and committed capability.</w:t>
              </w:r>
            </w:ins>
            <w:del w:id="19586" w:author="Charles Gifford" w:date="2017-03-17T20:48:00Z">
              <w:r w:rsidRPr="001C220C" w:rsidDel="004B3DBB">
                <w:rPr>
                  <w:lang w:val="en-US"/>
                </w:rPr>
                <w:delText xml:space="preserve">The capability type: </w:delText>
              </w:r>
            </w:del>
          </w:p>
          <w:p w14:paraId="3DAEF220" w14:textId="7761CA62" w:rsidR="002F4539" w:rsidRPr="001C220C" w:rsidRDefault="002F4539" w:rsidP="002F4539">
            <w:pPr>
              <w:pStyle w:val="TableNormal1"/>
              <w:keepNext w:val="0"/>
              <w:rPr>
                <w:lang w:val="en-US"/>
              </w:rPr>
            </w:pPr>
            <w:del w:id="19587" w:author="Charles Gifford" w:date="2017-03-17T20:48:00Z">
              <w:r w:rsidRPr="001C220C" w:rsidDel="004B3DBB">
                <w:rPr>
                  <w:lang w:val="en-US"/>
                </w:rPr>
                <w:delText xml:space="preserve">Used, </w:delText>
              </w:r>
              <w:r w:rsidDel="004B3DBB">
                <w:rPr>
                  <w:lang w:val="en-US"/>
                </w:rPr>
                <w:delText>u</w:delText>
              </w:r>
              <w:r w:rsidRPr="001C220C" w:rsidDel="004B3DBB">
                <w:rPr>
                  <w:lang w:val="en-US"/>
                </w:rPr>
                <w:delText xml:space="preserve">nused, </w:delText>
              </w:r>
              <w:r w:rsidDel="004B3DBB">
                <w:rPr>
                  <w:lang w:val="en-US"/>
                </w:rPr>
                <w:delText>t</w:delText>
              </w:r>
              <w:r w:rsidRPr="001C220C" w:rsidDel="004B3DBB">
                <w:rPr>
                  <w:lang w:val="en-US"/>
                </w:rPr>
                <w:delText xml:space="preserve">otal, </w:delText>
              </w:r>
              <w:r w:rsidDel="004B3DBB">
                <w:rPr>
                  <w:lang w:val="en-US"/>
                </w:rPr>
                <w:delText>a</w:delText>
              </w:r>
              <w:r w:rsidRPr="001C220C" w:rsidDel="004B3DBB">
                <w:rPr>
                  <w:lang w:val="en-US"/>
                </w:rPr>
                <w:delText xml:space="preserve">vailable, </w:delText>
              </w:r>
              <w:r w:rsidDel="004B3DBB">
                <w:rPr>
                  <w:lang w:val="en-US"/>
                </w:rPr>
                <w:delText>u</w:delText>
              </w:r>
              <w:r w:rsidRPr="001C220C" w:rsidDel="004B3DBB">
                <w:rPr>
                  <w:lang w:val="en-US"/>
                </w:rPr>
                <w:delText xml:space="preserve">nattainable, </w:delText>
              </w:r>
              <w:r w:rsidDel="004B3DBB">
                <w:rPr>
                  <w:lang w:val="en-US"/>
                </w:rPr>
                <w:delText>c</w:delText>
              </w:r>
              <w:r w:rsidRPr="001C220C" w:rsidDel="004B3DBB">
                <w:rPr>
                  <w:lang w:val="en-US"/>
                </w:rPr>
                <w:delText>ommitted.</w:delText>
              </w:r>
            </w:del>
          </w:p>
        </w:tc>
        <w:tc>
          <w:tcPr>
            <w:tcW w:w="1175" w:type="dxa"/>
          </w:tcPr>
          <w:p w14:paraId="7B8B9D8C" w14:textId="77777777" w:rsidR="002F4539" w:rsidRPr="001C220C" w:rsidRDefault="002F4539" w:rsidP="002F4539">
            <w:pPr>
              <w:pStyle w:val="TableNormal1"/>
              <w:keepNext w:val="0"/>
              <w:rPr>
                <w:lang w:val="en-US"/>
              </w:rPr>
            </w:pPr>
            <w:r w:rsidRPr="001C220C">
              <w:rPr>
                <w:lang w:val="en-US"/>
              </w:rPr>
              <w:t>Committed</w:t>
            </w:r>
          </w:p>
        </w:tc>
        <w:tc>
          <w:tcPr>
            <w:tcW w:w="1350" w:type="dxa"/>
          </w:tcPr>
          <w:p w14:paraId="36280197" w14:textId="77777777" w:rsidR="002F4539" w:rsidRPr="001C220C" w:rsidRDefault="002F4539" w:rsidP="002F4539">
            <w:pPr>
              <w:pStyle w:val="TableNormal1"/>
              <w:keepNext w:val="0"/>
              <w:spacing w:before="40"/>
              <w:rPr>
                <w:lang w:val="en-US"/>
              </w:rPr>
            </w:pPr>
            <w:r w:rsidRPr="001C220C">
              <w:rPr>
                <w:lang w:val="en-US"/>
              </w:rPr>
              <w:t>Committed</w:t>
            </w:r>
          </w:p>
        </w:tc>
        <w:tc>
          <w:tcPr>
            <w:tcW w:w="1080" w:type="dxa"/>
          </w:tcPr>
          <w:p w14:paraId="37D1CFE7" w14:textId="77777777" w:rsidR="002F4539" w:rsidRPr="001C220C" w:rsidRDefault="002F4539" w:rsidP="002F4539">
            <w:pPr>
              <w:pStyle w:val="TableNormal1"/>
              <w:keepNext w:val="0"/>
              <w:spacing w:before="40"/>
              <w:rPr>
                <w:lang w:val="en-US"/>
              </w:rPr>
            </w:pPr>
            <w:r>
              <w:rPr>
                <w:lang w:val="en-US"/>
              </w:rPr>
              <w:t>(not applicable)</w:t>
            </w:r>
          </w:p>
        </w:tc>
        <w:tc>
          <w:tcPr>
            <w:tcW w:w="1292" w:type="dxa"/>
          </w:tcPr>
          <w:p w14:paraId="0721A6CA" w14:textId="77777777" w:rsidR="002F4539" w:rsidRPr="001C220C" w:rsidRDefault="002F4539" w:rsidP="002F4539">
            <w:pPr>
              <w:pStyle w:val="TableNormal1"/>
              <w:keepNext w:val="0"/>
              <w:spacing w:before="40"/>
              <w:rPr>
                <w:lang w:val="en-US"/>
              </w:rPr>
            </w:pPr>
            <w:r>
              <w:rPr>
                <w:lang w:val="en-US"/>
              </w:rPr>
              <w:t>(not applicable)</w:t>
            </w:r>
          </w:p>
        </w:tc>
      </w:tr>
      <w:tr w:rsidR="002F4539" w:rsidRPr="001C220C" w14:paraId="2919E58E" w14:textId="77777777" w:rsidTr="00432FC1">
        <w:trPr>
          <w:cantSplit/>
          <w:jc w:val="center"/>
        </w:trPr>
        <w:tc>
          <w:tcPr>
            <w:tcW w:w="1269" w:type="dxa"/>
          </w:tcPr>
          <w:p w14:paraId="267EECFE" w14:textId="77777777" w:rsidR="002F4539" w:rsidRPr="001C220C" w:rsidRDefault="002F4539" w:rsidP="002F4539">
            <w:pPr>
              <w:pStyle w:val="TableNormal1"/>
              <w:keepNext w:val="0"/>
              <w:rPr>
                <w:lang w:val="en-US"/>
              </w:rPr>
            </w:pPr>
            <w:r w:rsidRPr="001C220C">
              <w:rPr>
                <w:lang w:val="en-US"/>
              </w:rPr>
              <w:t>Reason</w:t>
            </w:r>
          </w:p>
        </w:tc>
        <w:tc>
          <w:tcPr>
            <w:tcW w:w="2880" w:type="dxa"/>
          </w:tcPr>
          <w:p w14:paraId="0FB11EC0" w14:textId="77777777" w:rsidR="002F4539" w:rsidRPr="001C220C" w:rsidRDefault="002F4539" w:rsidP="002F4539">
            <w:pPr>
              <w:pStyle w:val="TableNormal1"/>
              <w:keepNext w:val="0"/>
              <w:rPr>
                <w:ins w:id="19588" w:author="Charles Gifford" w:date="2017-03-17T20:48:00Z"/>
                <w:lang w:val="en-US"/>
              </w:rPr>
            </w:pPr>
            <w:ins w:id="19589" w:author="Charles Gifford" w:date="2017-03-17T20:48:00Z">
              <w:r w:rsidRPr="001C220C">
                <w:rPr>
                  <w:lang w:val="en-US"/>
                </w:rPr>
                <w:t xml:space="preserve">Defines the reason for the capability type. </w:t>
              </w:r>
            </w:ins>
          </w:p>
          <w:p w14:paraId="6E5686A4" w14:textId="18F5629A" w:rsidR="002F4539" w:rsidRPr="001C220C" w:rsidRDefault="002F4539" w:rsidP="002F4539">
            <w:pPr>
              <w:pStyle w:val="TableNormal1"/>
              <w:keepNext w:val="0"/>
              <w:rPr>
                <w:lang w:val="en-US"/>
              </w:rPr>
            </w:pPr>
            <w:ins w:id="19590" w:author="Charles Gifford" w:date="2017-03-17T20:48:00Z">
              <w:r w:rsidRPr="004F3CE9">
                <w:rPr>
                  <w:lang w:val="en-US"/>
                </w:rPr>
                <w:t>EXAMPLE 1   If unused, then the reason for why the capability was unused, such as a specific equipment failure or unacceptable product quality.</w:t>
              </w:r>
            </w:ins>
            <w:del w:id="19591" w:author="Charles Gifford" w:date="2017-03-17T20:48:00Z">
              <w:r w:rsidRPr="001C220C" w:rsidDel="004B3DBB">
                <w:rPr>
                  <w:lang w:val="en-US"/>
                </w:rPr>
                <w:delText xml:space="preserve">Defines the reason for the capability type. </w:delText>
              </w:r>
            </w:del>
          </w:p>
        </w:tc>
        <w:tc>
          <w:tcPr>
            <w:tcW w:w="1175" w:type="dxa"/>
          </w:tcPr>
          <w:p w14:paraId="08782E87" w14:textId="77777777" w:rsidR="002F4539" w:rsidRPr="001C220C" w:rsidRDefault="002F4539" w:rsidP="002F4539">
            <w:pPr>
              <w:pStyle w:val="TableNormal1"/>
              <w:keepNext w:val="0"/>
              <w:rPr>
                <w:lang w:val="en-US"/>
              </w:rPr>
            </w:pPr>
            <w:r w:rsidRPr="001C220C">
              <w:rPr>
                <w:lang w:val="en-US"/>
              </w:rPr>
              <w:t>Available for Work</w:t>
            </w:r>
          </w:p>
        </w:tc>
        <w:tc>
          <w:tcPr>
            <w:tcW w:w="1350" w:type="dxa"/>
          </w:tcPr>
          <w:p w14:paraId="059DA8B8" w14:textId="77777777" w:rsidR="002F4539" w:rsidRPr="001C220C" w:rsidRDefault="002F4539" w:rsidP="002F4539">
            <w:pPr>
              <w:pStyle w:val="TableNormal1"/>
              <w:keepNext w:val="0"/>
              <w:spacing w:before="40"/>
              <w:rPr>
                <w:lang w:val="en-US"/>
              </w:rPr>
            </w:pPr>
            <w:r w:rsidRPr="001C220C">
              <w:rPr>
                <w:lang w:val="en-US"/>
              </w:rPr>
              <w:t>Scheduled calibration</w:t>
            </w:r>
          </w:p>
        </w:tc>
        <w:tc>
          <w:tcPr>
            <w:tcW w:w="1080" w:type="dxa"/>
          </w:tcPr>
          <w:p w14:paraId="0C5E4CC0" w14:textId="77777777" w:rsidR="002F4539" w:rsidRPr="001C220C" w:rsidRDefault="002F4539" w:rsidP="002F4539">
            <w:pPr>
              <w:pStyle w:val="TableNormal1"/>
              <w:keepNext w:val="0"/>
              <w:spacing w:before="40"/>
              <w:rPr>
                <w:lang w:val="en-US"/>
              </w:rPr>
            </w:pPr>
            <w:r>
              <w:rPr>
                <w:lang w:val="en-US"/>
              </w:rPr>
              <w:t>(not applicable)</w:t>
            </w:r>
          </w:p>
        </w:tc>
        <w:tc>
          <w:tcPr>
            <w:tcW w:w="1292" w:type="dxa"/>
          </w:tcPr>
          <w:p w14:paraId="18B3142E" w14:textId="77777777" w:rsidR="002F4539" w:rsidRPr="001C220C" w:rsidRDefault="002F4539" w:rsidP="002F4539">
            <w:pPr>
              <w:pStyle w:val="TableNormal1"/>
              <w:keepNext w:val="0"/>
              <w:spacing w:before="40"/>
              <w:rPr>
                <w:lang w:val="en-US"/>
              </w:rPr>
            </w:pPr>
            <w:r>
              <w:rPr>
                <w:lang w:val="en-US"/>
              </w:rPr>
              <w:t>(not applicable)</w:t>
            </w:r>
          </w:p>
        </w:tc>
      </w:tr>
      <w:tr w:rsidR="00BB2E6B" w:rsidRPr="001C220C" w14:paraId="22AC5C9B" w14:textId="77777777" w:rsidTr="00432FC1">
        <w:trPr>
          <w:cantSplit/>
          <w:jc w:val="center"/>
        </w:trPr>
        <w:tc>
          <w:tcPr>
            <w:tcW w:w="1269" w:type="dxa"/>
          </w:tcPr>
          <w:p w14:paraId="61883EF1" w14:textId="77777777" w:rsidR="00BB2E6B" w:rsidRPr="001C220C" w:rsidRDefault="00BB2E6B" w:rsidP="00642D98">
            <w:pPr>
              <w:pStyle w:val="TableNormal1"/>
              <w:keepNext w:val="0"/>
              <w:rPr>
                <w:lang w:val="en-US"/>
              </w:rPr>
            </w:pPr>
            <w:r w:rsidRPr="001C220C">
              <w:rPr>
                <w:lang w:val="en-US"/>
              </w:rPr>
              <w:t xml:space="preserve">Confidence </w:t>
            </w:r>
            <w:r w:rsidR="001E24EB">
              <w:rPr>
                <w:lang w:val="en-US"/>
              </w:rPr>
              <w:t>f</w:t>
            </w:r>
            <w:r w:rsidRPr="001C220C">
              <w:rPr>
                <w:lang w:val="en-US"/>
              </w:rPr>
              <w:t>actor</w:t>
            </w:r>
          </w:p>
        </w:tc>
        <w:tc>
          <w:tcPr>
            <w:tcW w:w="2880" w:type="dxa"/>
          </w:tcPr>
          <w:p w14:paraId="46B68AE2" w14:textId="199C978B" w:rsidR="009432D4" w:rsidRDefault="009432D4" w:rsidP="00642D98">
            <w:pPr>
              <w:pStyle w:val="TableNormal1"/>
              <w:keepNext w:val="0"/>
              <w:rPr>
                <w:ins w:id="19592" w:author="Charles Gifford" w:date="2017-03-10T00:27:00Z"/>
                <w:lang w:val="en-US"/>
              </w:rPr>
            </w:pPr>
            <w:ins w:id="19593" w:author="Charles Gifford" w:date="2017-03-10T00:27:00Z">
              <w:r w:rsidRPr="009432D4">
                <w:rPr>
                  <w:lang w:val="en-US"/>
                </w:rPr>
                <w:t>Measure of the confidence of the abili</w:t>
              </w:r>
              <w:r>
                <w:rPr>
                  <w:lang w:val="en-US"/>
                </w:rPr>
                <w:t>ty to obtain the capacity value</w:t>
              </w:r>
              <w:r w:rsidRPr="009432D4">
                <w:rPr>
                  <w:lang w:val="en-US"/>
                </w:rPr>
                <w:t>.</w:t>
              </w:r>
            </w:ins>
          </w:p>
          <w:p w14:paraId="42E392E5" w14:textId="0A849AD0" w:rsidR="00BB2E6B" w:rsidRPr="001C220C" w:rsidRDefault="00BB2E6B" w:rsidP="00642D98">
            <w:pPr>
              <w:pStyle w:val="TableNormal1"/>
              <w:keepNext w:val="0"/>
              <w:rPr>
                <w:lang w:val="en-US"/>
              </w:rPr>
            </w:pPr>
            <w:del w:id="19594" w:author="Charles Gifford" w:date="2017-03-10T00:28:00Z">
              <w:r w:rsidRPr="001C220C" w:rsidDel="009432D4">
                <w:rPr>
                  <w:lang w:val="en-US"/>
                </w:rPr>
                <w:delText xml:space="preserve">A measure of the confidence of the capacity value. </w:delText>
              </w:r>
            </w:del>
          </w:p>
        </w:tc>
        <w:tc>
          <w:tcPr>
            <w:tcW w:w="1175" w:type="dxa"/>
          </w:tcPr>
          <w:p w14:paraId="2F8731E3" w14:textId="77777777" w:rsidR="00BB2E6B" w:rsidRPr="001C220C" w:rsidRDefault="00BB2E6B" w:rsidP="00642D98">
            <w:pPr>
              <w:pStyle w:val="TableNormal1"/>
              <w:keepNext w:val="0"/>
              <w:rPr>
                <w:lang w:val="en-US"/>
              </w:rPr>
            </w:pPr>
            <w:r w:rsidRPr="001C220C">
              <w:rPr>
                <w:lang w:val="en-US"/>
              </w:rPr>
              <w:t>90</w:t>
            </w:r>
            <w:r w:rsidR="004A2E0A">
              <w:rPr>
                <w:lang w:val="en-US"/>
              </w:rPr>
              <w:t> </w:t>
            </w:r>
            <w:r w:rsidRPr="001C220C">
              <w:rPr>
                <w:lang w:val="en-US"/>
              </w:rPr>
              <w:t>%</w:t>
            </w:r>
          </w:p>
        </w:tc>
        <w:tc>
          <w:tcPr>
            <w:tcW w:w="1350" w:type="dxa"/>
          </w:tcPr>
          <w:p w14:paraId="70918B02" w14:textId="77777777" w:rsidR="00BB2E6B" w:rsidRPr="001C220C" w:rsidRDefault="00BB2E6B" w:rsidP="00642D98">
            <w:pPr>
              <w:pStyle w:val="TableNormal1"/>
              <w:keepNext w:val="0"/>
              <w:spacing w:before="40"/>
              <w:rPr>
                <w:lang w:val="en-US"/>
              </w:rPr>
            </w:pPr>
            <w:r w:rsidRPr="001C220C">
              <w:rPr>
                <w:lang w:val="en-US"/>
              </w:rPr>
              <w:t>100</w:t>
            </w:r>
            <w:r w:rsidR="004A2E0A">
              <w:rPr>
                <w:lang w:val="en-US"/>
              </w:rPr>
              <w:t> </w:t>
            </w:r>
            <w:r w:rsidRPr="001C220C">
              <w:rPr>
                <w:lang w:val="en-US"/>
              </w:rPr>
              <w:t>%</w:t>
            </w:r>
          </w:p>
        </w:tc>
        <w:tc>
          <w:tcPr>
            <w:tcW w:w="1080" w:type="dxa"/>
          </w:tcPr>
          <w:p w14:paraId="1A8EB8C0" w14:textId="77777777" w:rsidR="00BB2E6B" w:rsidRPr="001C220C" w:rsidRDefault="007A69EF" w:rsidP="00642D98">
            <w:pPr>
              <w:pStyle w:val="TableNormal1"/>
              <w:keepNext w:val="0"/>
              <w:spacing w:before="40"/>
              <w:rPr>
                <w:lang w:val="en-US"/>
              </w:rPr>
            </w:pPr>
            <w:r>
              <w:rPr>
                <w:lang w:val="en-US"/>
              </w:rPr>
              <w:t>(not applicable)</w:t>
            </w:r>
          </w:p>
        </w:tc>
        <w:tc>
          <w:tcPr>
            <w:tcW w:w="1292" w:type="dxa"/>
          </w:tcPr>
          <w:p w14:paraId="70525C50" w14:textId="77777777" w:rsidR="00BB2E6B" w:rsidRPr="001C220C" w:rsidRDefault="00C21049" w:rsidP="00642D98">
            <w:pPr>
              <w:pStyle w:val="TableNormal1"/>
              <w:keepNext w:val="0"/>
              <w:spacing w:before="40"/>
              <w:rPr>
                <w:lang w:val="en-US"/>
              </w:rPr>
            </w:pPr>
            <w:r>
              <w:rPr>
                <w:lang w:val="en-US"/>
              </w:rPr>
              <w:t>(not applicable)</w:t>
            </w:r>
          </w:p>
        </w:tc>
      </w:tr>
      <w:tr w:rsidR="00BB2E6B" w:rsidRPr="001C220C" w14:paraId="4077DAA4" w14:textId="77777777" w:rsidTr="00432FC1">
        <w:trPr>
          <w:cantSplit/>
          <w:jc w:val="center"/>
        </w:trPr>
        <w:tc>
          <w:tcPr>
            <w:tcW w:w="1269" w:type="dxa"/>
          </w:tcPr>
          <w:p w14:paraId="49695D61" w14:textId="77777777" w:rsidR="00BB2E6B" w:rsidRPr="001C220C" w:rsidRDefault="007917D9" w:rsidP="00642D98">
            <w:pPr>
              <w:pStyle w:val="TableNormal1"/>
              <w:keepNext w:val="0"/>
              <w:rPr>
                <w:lang w:val="en-US"/>
              </w:rPr>
            </w:pPr>
            <w:r>
              <w:rPr>
                <w:lang w:val="en-US"/>
              </w:rPr>
              <w:t xml:space="preserve">Hierarchy </w:t>
            </w:r>
            <w:r w:rsidR="001E24EB">
              <w:rPr>
                <w:lang w:val="en-US"/>
              </w:rPr>
              <w:t>s</w:t>
            </w:r>
            <w:r>
              <w:rPr>
                <w:lang w:val="en-US"/>
              </w:rPr>
              <w:t>cope</w:t>
            </w:r>
          </w:p>
        </w:tc>
        <w:tc>
          <w:tcPr>
            <w:tcW w:w="2880" w:type="dxa"/>
          </w:tcPr>
          <w:p w14:paraId="6A303F7B" w14:textId="77777777" w:rsidR="00BB2E6B" w:rsidRPr="001C220C" w:rsidRDefault="00BB2E6B" w:rsidP="00642D98">
            <w:pPr>
              <w:pStyle w:val="TableNormal1"/>
              <w:keepNext w:val="0"/>
              <w:rPr>
                <w:lang w:val="en-US"/>
              </w:rPr>
            </w:pPr>
            <w:r w:rsidRPr="001C220C">
              <w:rPr>
                <w:lang w:val="en-US"/>
              </w:rPr>
              <w:t xml:space="preserve">Identifies where the exchanged information fits within the role based equipment hierarchy. </w:t>
            </w:r>
          </w:p>
          <w:p w14:paraId="58004B71" w14:textId="77777777" w:rsidR="00BB2E6B" w:rsidRPr="001C220C" w:rsidRDefault="00BB2E6B" w:rsidP="00642D98">
            <w:pPr>
              <w:pStyle w:val="TableNormal1"/>
              <w:keepNext w:val="0"/>
              <w:rPr>
                <w:lang w:val="en-US"/>
              </w:rPr>
            </w:pPr>
            <w:r w:rsidRPr="001C220C">
              <w:rPr>
                <w:lang w:val="en-US"/>
              </w:rPr>
              <w:t xml:space="preserve">If omitted, then the capability is associated to the parent </w:t>
            </w:r>
            <w:r w:rsidRPr="001C220C">
              <w:rPr>
                <w:i/>
                <w:lang w:val="en-US"/>
              </w:rPr>
              <w:t>operations capability</w:t>
            </w:r>
            <w:r w:rsidRPr="001C220C">
              <w:rPr>
                <w:lang w:val="en-US"/>
              </w:rPr>
              <w:t xml:space="preserve"> </w:t>
            </w:r>
            <w:r w:rsidR="007917D9">
              <w:rPr>
                <w:lang w:val="en-US"/>
              </w:rPr>
              <w:t>hierarchy scope</w:t>
            </w:r>
            <w:r w:rsidR="008558A5">
              <w:rPr>
                <w:lang w:val="en-US"/>
              </w:rPr>
              <w:t xml:space="preserve">. </w:t>
            </w:r>
          </w:p>
          <w:p w14:paraId="1E5B0E43" w14:textId="77777777" w:rsidR="00BB2E6B" w:rsidRPr="001C220C" w:rsidRDefault="00BB2E6B" w:rsidP="00642D98">
            <w:pPr>
              <w:pStyle w:val="TableNormal1"/>
              <w:keepNext w:val="0"/>
              <w:rPr>
                <w:lang w:val="en-US"/>
              </w:rPr>
            </w:pPr>
            <w:r w:rsidRPr="001C220C">
              <w:rPr>
                <w:lang w:val="en-US"/>
              </w:rPr>
              <w:t xml:space="preserve">Zero or more as required to identify the specific scope of the </w:t>
            </w:r>
            <w:r w:rsidRPr="003310AA">
              <w:rPr>
                <w:i/>
                <w:lang w:val="en-US"/>
              </w:rPr>
              <w:t xml:space="preserve">operations capability </w:t>
            </w:r>
            <w:r w:rsidRPr="001C220C">
              <w:rPr>
                <w:lang w:val="en-US"/>
              </w:rPr>
              <w:t>definition.</w:t>
            </w:r>
          </w:p>
        </w:tc>
        <w:tc>
          <w:tcPr>
            <w:tcW w:w="1175" w:type="dxa"/>
          </w:tcPr>
          <w:p w14:paraId="263EDC82" w14:textId="77777777" w:rsidR="00BB2E6B" w:rsidRPr="001C220C" w:rsidRDefault="00BB2E6B" w:rsidP="00642D98">
            <w:pPr>
              <w:pStyle w:val="TableNormal1"/>
              <w:keepNext w:val="0"/>
              <w:rPr>
                <w:lang w:val="en-US"/>
              </w:rPr>
            </w:pPr>
            <w:r w:rsidRPr="001C220C">
              <w:rPr>
                <w:lang w:val="en-US"/>
              </w:rPr>
              <w:t>Work Line 15</w:t>
            </w:r>
          </w:p>
        </w:tc>
        <w:tc>
          <w:tcPr>
            <w:tcW w:w="1350" w:type="dxa"/>
          </w:tcPr>
          <w:p w14:paraId="549E3B98" w14:textId="77777777" w:rsidR="00BB2E6B" w:rsidRPr="001C220C" w:rsidRDefault="00BB2E6B" w:rsidP="00642D98">
            <w:pPr>
              <w:pStyle w:val="TableNormal1"/>
              <w:keepNext w:val="0"/>
              <w:rPr>
                <w:lang w:val="en-US"/>
              </w:rPr>
            </w:pPr>
            <w:r w:rsidRPr="001C220C">
              <w:rPr>
                <w:lang w:val="en-US"/>
              </w:rPr>
              <w:t>CNC Machine</w:t>
            </w:r>
          </w:p>
          <w:p w14:paraId="5561244A" w14:textId="77777777" w:rsidR="00BB2E6B" w:rsidRPr="001C220C" w:rsidRDefault="00BB2E6B" w:rsidP="00642D98">
            <w:pPr>
              <w:pStyle w:val="TableNormal1"/>
              <w:keepNext w:val="0"/>
              <w:spacing w:before="40"/>
              <w:rPr>
                <w:lang w:val="en-US"/>
              </w:rPr>
            </w:pPr>
            <w:r w:rsidRPr="001C220C">
              <w:rPr>
                <w:lang w:val="en-US"/>
              </w:rPr>
              <w:t>Asset ID 13465</w:t>
            </w:r>
          </w:p>
        </w:tc>
        <w:tc>
          <w:tcPr>
            <w:tcW w:w="1080" w:type="dxa"/>
          </w:tcPr>
          <w:p w14:paraId="0AB9FE35" w14:textId="77777777" w:rsidR="00BB2E6B" w:rsidRPr="001C220C" w:rsidRDefault="007A69EF" w:rsidP="00642D98">
            <w:pPr>
              <w:pStyle w:val="TableNormal1"/>
              <w:keepNext w:val="0"/>
              <w:spacing w:before="40"/>
              <w:rPr>
                <w:lang w:val="en-US"/>
              </w:rPr>
            </w:pPr>
            <w:r>
              <w:rPr>
                <w:lang w:val="en-US"/>
              </w:rPr>
              <w:t>(not applicable)</w:t>
            </w:r>
          </w:p>
        </w:tc>
        <w:tc>
          <w:tcPr>
            <w:tcW w:w="1292" w:type="dxa"/>
          </w:tcPr>
          <w:p w14:paraId="1C59EA22" w14:textId="77777777" w:rsidR="00BB2E6B" w:rsidRPr="001C220C" w:rsidRDefault="00C21049" w:rsidP="00642D98">
            <w:pPr>
              <w:pStyle w:val="TableNormal1"/>
              <w:keepNext w:val="0"/>
              <w:spacing w:before="40"/>
              <w:rPr>
                <w:lang w:val="en-US"/>
              </w:rPr>
            </w:pPr>
            <w:r>
              <w:rPr>
                <w:lang w:val="en-US"/>
              </w:rPr>
              <w:t>(not applicable)</w:t>
            </w:r>
          </w:p>
        </w:tc>
      </w:tr>
      <w:tr w:rsidR="00DB0BDF" w:rsidRPr="001C220C" w14:paraId="6A660DD5" w14:textId="77777777" w:rsidTr="00432FC1">
        <w:trPr>
          <w:cantSplit/>
          <w:jc w:val="center"/>
          <w:ins w:id="19595" w:author="Charles Gifford" w:date="2017-03-17T22:28:00Z"/>
        </w:trPr>
        <w:tc>
          <w:tcPr>
            <w:tcW w:w="1269" w:type="dxa"/>
          </w:tcPr>
          <w:p w14:paraId="65CF09C1" w14:textId="5A050FF0" w:rsidR="00DB0BDF" w:rsidRDefault="00DB0BDF" w:rsidP="00DB0BDF">
            <w:pPr>
              <w:pStyle w:val="TableNormal1"/>
              <w:keepNext w:val="0"/>
              <w:rPr>
                <w:ins w:id="19596" w:author="Charles Gifford" w:date="2017-03-17T22:28:00Z"/>
                <w:lang w:val="en-US"/>
              </w:rPr>
            </w:pPr>
            <w:ins w:id="19597" w:author="Charles Gifford" w:date="2017-03-17T22:28:00Z">
              <w:r>
                <w:rPr>
                  <w:lang w:val="en-US"/>
                </w:rPr>
                <w:t>Spatial definition</w:t>
              </w:r>
            </w:ins>
          </w:p>
        </w:tc>
        <w:tc>
          <w:tcPr>
            <w:tcW w:w="2880" w:type="dxa"/>
          </w:tcPr>
          <w:p w14:paraId="52B623D4" w14:textId="0F415C9B" w:rsidR="00DB0BDF" w:rsidRPr="001C220C" w:rsidRDefault="00DB0BDF" w:rsidP="00DB0BDF">
            <w:pPr>
              <w:pStyle w:val="TableNormal1"/>
              <w:keepNext w:val="0"/>
              <w:rPr>
                <w:ins w:id="19598" w:author="Charles Gifford" w:date="2017-03-17T22:28:00Z"/>
                <w:lang w:val="en-US"/>
              </w:rPr>
            </w:pPr>
            <w:ins w:id="19599" w:author="Charles Gifford" w:date="2017-03-17T22:28:00Z">
              <w:r>
                <w:rPr>
                  <w:lang w:val="en-US"/>
                </w:rPr>
                <w:t xml:space="preserve">Spatially defines the material resource(s) specified by this </w:t>
              </w:r>
              <w:r>
                <w:rPr>
                  <w:i/>
                  <w:lang w:val="en-US"/>
                </w:rPr>
                <w:t xml:space="preserve">material capability </w:t>
              </w:r>
              <w:r w:rsidRPr="00E32145">
                <w:rPr>
                  <w:lang w:val="en-US"/>
                </w:rPr>
                <w:t xml:space="preserve">as a </w:t>
              </w:r>
              <w:r w:rsidRPr="00A33190">
                <w:rPr>
                  <w:lang w:val="en-US"/>
                </w:rPr>
                <w:t>0-dimensional point, 1-dimensional line, or 2-dimensional shape or 3-dimensional solid</w:t>
              </w:r>
              <w:r w:rsidRPr="00E32145">
                <w:rPr>
                  <w:lang w:val="en-US"/>
                </w:rPr>
                <w:t>.</w:t>
              </w:r>
            </w:ins>
          </w:p>
        </w:tc>
        <w:tc>
          <w:tcPr>
            <w:tcW w:w="1175" w:type="dxa"/>
          </w:tcPr>
          <w:p w14:paraId="30895961" w14:textId="598A67CB" w:rsidR="00DB0BDF" w:rsidRPr="001C220C" w:rsidRDefault="00DB0BDF" w:rsidP="00DB0BDF">
            <w:pPr>
              <w:pStyle w:val="TableNormal1"/>
              <w:keepNext w:val="0"/>
              <w:rPr>
                <w:ins w:id="19600" w:author="Charles Gifford" w:date="2017-03-17T22:28:00Z"/>
                <w:lang w:val="en-US"/>
              </w:rPr>
            </w:pPr>
            <w:ins w:id="19601" w:author="Charles Gifford" w:date="2017-03-17T22:28:00Z">
              <w:r w:rsidRPr="00E32145">
                <w:rPr>
                  <w:lang w:val="en-US"/>
                </w:rPr>
                <w:t>4326 / EPSG / GPX / lat="45.35" lon="24.15"</w:t>
              </w:r>
            </w:ins>
          </w:p>
        </w:tc>
        <w:tc>
          <w:tcPr>
            <w:tcW w:w="1350" w:type="dxa"/>
          </w:tcPr>
          <w:p w14:paraId="20369E28" w14:textId="2DBCCD82" w:rsidR="00DB0BDF" w:rsidRPr="001C220C" w:rsidRDefault="00DB0BDF" w:rsidP="00DB0BDF">
            <w:pPr>
              <w:pStyle w:val="TableNormal1"/>
              <w:keepNext w:val="0"/>
              <w:rPr>
                <w:ins w:id="19602" w:author="Charles Gifford" w:date="2017-03-17T22:28:00Z"/>
                <w:lang w:val="en-US"/>
              </w:rPr>
            </w:pPr>
            <w:ins w:id="19603" w:author="Charles Gifford" w:date="2017-03-17T22:28:00Z">
              <w:r w:rsidRPr="00E32145">
                <w:rPr>
                  <w:lang w:val="en-US"/>
                </w:rPr>
                <w:t>5800 / EPSG / WKT / POINT ( -1000 463 )</w:t>
              </w:r>
            </w:ins>
          </w:p>
        </w:tc>
        <w:tc>
          <w:tcPr>
            <w:tcW w:w="1080" w:type="dxa"/>
          </w:tcPr>
          <w:p w14:paraId="6A5E15AF" w14:textId="3F24CA3F" w:rsidR="00DB0BDF" w:rsidRDefault="00DB0BDF" w:rsidP="00DB0BDF">
            <w:pPr>
              <w:pStyle w:val="TableNormal1"/>
              <w:keepNext w:val="0"/>
              <w:spacing w:before="40"/>
              <w:rPr>
                <w:ins w:id="19604" w:author="Charles Gifford" w:date="2017-03-17T22:28:00Z"/>
                <w:lang w:val="en-US"/>
              </w:rPr>
            </w:pPr>
            <w:ins w:id="19605" w:author="Charles Gifford" w:date="2017-03-17T22:28:00Z">
              <w:r w:rsidRPr="00E32145">
                <w:rPr>
                  <w:lang w:val="en-US"/>
                </w:rPr>
                <w:t>4269 / EPSG / WKT / POINT ( 3848472 96789 )</w:t>
              </w:r>
            </w:ins>
          </w:p>
        </w:tc>
        <w:tc>
          <w:tcPr>
            <w:tcW w:w="1292" w:type="dxa"/>
          </w:tcPr>
          <w:p w14:paraId="3672BA69" w14:textId="016F9A73" w:rsidR="00DB0BDF" w:rsidRDefault="00DB0BDF" w:rsidP="00DB0BDF">
            <w:pPr>
              <w:pStyle w:val="TableNormal1"/>
              <w:keepNext w:val="0"/>
              <w:spacing w:before="40"/>
              <w:rPr>
                <w:ins w:id="19606" w:author="Charles Gifford" w:date="2017-03-17T22:28:00Z"/>
                <w:lang w:val="en-US"/>
              </w:rPr>
            </w:pPr>
            <w:ins w:id="19607" w:author="Charles Gifford" w:date="2017-03-17T22:28:00Z">
              <w:r w:rsidRPr="00E32145">
                <w:rPr>
                  <w:lang w:val="en-US"/>
                </w:rPr>
                <w:t>6283 / EPSG / WKT / POLYGON ( ( -646.99 676.18, -645.14 683.09, -646.99 676.18 ) )</w:t>
              </w:r>
            </w:ins>
          </w:p>
        </w:tc>
      </w:tr>
      <w:tr w:rsidR="00DB0BDF" w:rsidRPr="001C220C" w14:paraId="39474126" w14:textId="77777777" w:rsidTr="00432FC1">
        <w:trPr>
          <w:cantSplit/>
          <w:jc w:val="center"/>
          <w:ins w:id="19608" w:author="Charles Gifford" w:date="2017-03-17T22:28:00Z"/>
        </w:trPr>
        <w:tc>
          <w:tcPr>
            <w:tcW w:w="1269" w:type="dxa"/>
          </w:tcPr>
          <w:p w14:paraId="3E68E926" w14:textId="3184CCCD" w:rsidR="00DB0BDF" w:rsidRDefault="00DB0BDF" w:rsidP="00DB0BDF">
            <w:pPr>
              <w:pStyle w:val="TableNormal1"/>
              <w:keepNext w:val="0"/>
              <w:rPr>
                <w:ins w:id="19609" w:author="Charles Gifford" w:date="2017-03-17T22:28:00Z"/>
                <w:lang w:val="en-US"/>
              </w:rPr>
            </w:pPr>
            <w:ins w:id="19610" w:author="Charles Gifford" w:date="2017-03-17T22:28:00Z">
              <w:r>
                <w:rPr>
                  <w:lang w:val="en-US"/>
                </w:rPr>
                <w:t>Storage location</w:t>
              </w:r>
            </w:ins>
          </w:p>
        </w:tc>
        <w:tc>
          <w:tcPr>
            <w:tcW w:w="2880" w:type="dxa"/>
          </w:tcPr>
          <w:p w14:paraId="59C51CF0" w14:textId="4EB18F97" w:rsidR="00DB0BDF" w:rsidRPr="001C220C" w:rsidRDefault="00DB0BDF" w:rsidP="00DB0BDF">
            <w:pPr>
              <w:pStyle w:val="TableNormal1"/>
              <w:keepNext w:val="0"/>
              <w:rPr>
                <w:ins w:id="19611" w:author="Charles Gifford" w:date="2017-03-17T22:28:00Z"/>
                <w:lang w:val="en-US"/>
              </w:rPr>
            </w:pPr>
            <w:ins w:id="19612" w:author="Charles Gifford" w:date="2017-03-17T22:28:00Z">
              <w:r>
                <w:rPr>
                  <w:lang w:val="en-US"/>
                </w:rPr>
                <w:t xml:space="preserve">Describes the storage location of the material resource(s) specified by this </w:t>
              </w:r>
              <w:r>
                <w:rPr>
                  <w:i/>
                  <w:lang w:val="en-US"/>
                </w:rPr>
                <w:t>material capability</w:t>
              </w:r>
              <w:r>
                <w:rPr>
                  <w:lang w:val="en-US"/>
                </w:rPr>
                <w:t>.</w:t>
              </w:r>
            </w:ins>
          </w:p>
        </w:tc>
        <w:tc>
          <w:tcPr>
            <w:tcW w:w="1175" w:type="dxa"/>
          </w:tcPr>
          <w:p w14:paraId="79F3FD9F" w14:textId="0CDE8543" w:rsidR="00DB0BDF" w:rsidRPr="001C220C" w:rsidRDefault="00DB0BDF" w:rsidP="00DB0BDF">
            <w:pPr>
              <w:pStyle w:val="TableNormal1"/>
              <w:keepNext w:val="0"/>
              <w:rPr>
                <w:ins w:id="19613" w:author="Charles Gifford" w:date="2017-03-17T22:28:00Z"/>
                <w:lang w:val="en-US"/>
              </w:rPr>
            </w:pPr>
            <w:ins w:id="19614" w:author="Charles Gifford" w:date="2017-03-17T22:28:00Z">
              <w:r>
                <w:rPr>
                  <w:lang w:val="en-US"/>
                </w:rPr>
                <w:t>SST57</w:t>
              </w:r>
            </w:ins>
          </w:p>
        </w:tc>
        <w:tc>
          <w:tcPr>
            <w:tcW w:w="1350" w:type="dxa"/>
          </w:tcPr>
          <w:p w14:paraId="2055C62F" w14:textId="4FAB1EA0" w:rsidR="00DB0BDF" w:rsidRPr="001C220C" w:rsidRDefault="00DB0BDF" w:rsidP="00DB0BDF">
            <w:pPr>
              <w:pStyle w:val="TableNormal1"/>
              <w:keepNext w:val="0"/>
              <w:rPr>
                <w:ins w:id="19615" w:author="Charles Gifford" w:date="2017-03-17T22:28:00Z"/>
                <w:lang w:val="en-US"/>
              </w:rPr>
            </w:pPr>
            <w:ins w:id="19616" w:author="Charles Gifford" w:date="2017-03-17T22:28:00Z">
              <w:r>
                <w:rPr>
                  <w:lang w:val="en-US"/>
                </w:rPr>
                <w:t>Shed4S-8</w:t>
              </w:r>
            </w:ins>
          </w:p>
        </w:tc>
        <w:tc>
          <w:tcPr>
            <w:tcW w:w="1080" w:type="dxa"/>
          </w:tcPr>
          <w:p w14:paraId="15A0B1A6" w14:textId="72C2BE4F" w:rsidR="00DB0BDF" w:rsidRDefault="00DB0BDF" w:rsidP="00DB0BDF">
            <w:pPr>
              <w:pStyle w:val="TableNormal1"/>
              <w:keepNext w:val="0"/>
              <w:spacing w:before="40"/>
              <w:rPr>
                <w:ins w:id="19617" w:author="Charles Gifford" w:date="2017-03-17T22:28:00Z"/>
                <w:lang w:val="en-US"/>
              </w:rPr>
            </w:pPr>
            <w:ins w:id="19618" w:author="Charles Gifford" w:date="2017-03-17T22:28:00Z">
              <w:r>
                <w:rPr>
                  <w:lang w:val="en-US"/>
                </w:rPr>
                <w:t>3822</w:t>
              </w:r>
            </w:ins>
          </w:p>
        </w:tc>
        <w:tc>
          <w:tcPr>
            <w:tcW w:w="1292" w:type="dxa"/>
          </w:tcPr>
          <w:p w14:paraId="50CBE61A" w14:textId="340BC2E7" w:rsidR="00DB0BDF" w:rsidRDefault="00DB0BDF" w:rsidP="00DB0BDF">
            <w:pPr>
              <w:pStyle w:val="TableNormal1"/>
              <w:keepNext w:val="0"/>
              <w:spacing w:before="40"/>
              <w:rPr>
                <w:ins w:id="19619" w:author="Charles Gifford" w:date="2017-03-17T22:28:00Z"/>
                <w:lang w:val="en-US"/>
              </w:rPr>
            </w:pPr>
            <w:ins w:id="19620" w:author="Charles Gifford" w:date="2017-03-17T22:28:00Z">
              <w:r>
                <w:rPr>
                  <w:lang w:val="en-US"/>
                </w:rPr>
                <w:t>WH1</w:t>
              </w:r>
            </w:ins>
          </w:p>
        </w:tc>
      </w:tr>
      <w:tr w:rsidR="00DB0BDF" w:rsidRPr="00A756AC" w14:paraId="16683697" w14:textId="77777777" w:rsidTr="00F74376">
        <w:trPr>
          <w:cantSplit/>
          <w:jc w:val="center"/>
          <w:ins w:id="19621" w:author="Charles Gifford" w:date="2016-01-11T13:12:00Z"/>
        </w:trPr>
        <w:tc>
          <w:tcPr>
            <w:tcW w:w="1269" w:type="dxa"/>
          </w:tcPr>
          <w:p w14:paraId="450F67A1" w14:textId="4F23012F" w:rsidR="00DB0BDF" w:rsidRPr="009042FD" w:rsidRDefault="00DB0BDF" w:rsidP="00DB0BDF">
            <w:pPr>
              <w:pStyle w:val="TableNormal1"/>
              <w:keepNext w:val="0"/>
              <w:rPr>
                <w:ins w:id="19622" w:author="Charles Gifford" w:date="2016-01-11T13:12:00Z"/>
                <w:lang w:val="en-US"/>
              </w:rPr>
            </w:pPr>
            <w:ins w:id="19623" w:author="Charles Gifford" w:date="2017-03-17T22:28:00Z">
              <w:r>
                <w:rPr>
                  <w:lang w:val="en-US"/>
                </w:rPr>
                <w:t>Storage location type</w:t>
              </w:r>
            </w:ins>
          </w:p>
        </w:tc>
        <w:tc>
          <w:tcPr>
            <w:tcW w:w="2880" w:type="dxa"/>
          </w:tcPr>
          <w:p w14:paraId="6B4CDD98" w14:textId="77777777" w:rsidR="00DB0BDF" w:rsidRPr="00812059" w:rsidRDefault="00DB0BDF" w:rsidP="00DB0BDF">
            <w:pPr>
              <w:pStyle w:val="TableNormal1"/>
              <w:rPr>
                <w:ins w:id="19624" w:author="Charles Gifford" w:date="2017-03-17T22:28:00Z"/>
              </w:rPr>
            </w:pPr>
            <w:ins w:id="19625" w:author="Charles Gifford" w:date="2017-03-17T22:28:00Z">
              <w:r w:rsidRPr="00812059">
                <w:t>Indicates whether the storage location attribute refers to a</w:t>
              </w:r>
              <w:r>
                <w:t>n</w:t>
              </w:r>
              <w:r w:rsidRPr="00812059">
                <w:t xml:space="preserve"> </w:t>
              </w:r>
              <w:r>
                <w:rPr>
                  <w:i/>
                </w:rPr>
                <w:t>operational l</w:t>
              </w:r>
              <w:r w:rsidRPr="00812059">
                <w:rPr>
                  <w:i/>
                </w:rPr>
                <w:t>ocation</w:t>
              </w:r>
              <w:r w:rsidRPr="00812059">
                <w:t xml:space="preserve">, </w:t>
              </w:r>
              <w:r w:rsidRPr="00812059">
                <w:rPr>
                  <w:i/>
                </w:rPr>
                <w:t>equipment</w:t>
              </w:r>
              <w:r w:rsidRPr="00812059">
                <w:t xml:space="preserve"> or </w:t>
              </w:r>
              <w:r w:rsidRPr="00812059">
                <w:rPr>
                  <w:i/>
                </w:rPr>
                <w:t>physical asset</w:t>
              </w:r>
              <w:r w:rsidRPr="00812059">
                <w:t xml:space="preserve"> object, or contains a description of the storage location.</w:t>
              </w:r>
            </w:ins>
          </w:p>
          <w:p w14:paraId="7EDE046E" w14:textId="77777777" w:rsidR="00DB0BDF" w:rsidRPr="00812059" w:rsidRDefault="00DB0BDF" w:rsidP="00DB0BDF">
            <w:pPr>
              <w:pStyle w:val="TableNormal1"/>
              <w:rPr>
                <w:ins w:id="19626" w:author="Charles Gifford" w:date="2017-03-17T22:28:00Z"/>
              </w:rPr>
            </w:pPr>
            <w:ins w:id="19627" w:author="Charles Gifford" w:date="2017-03-17T22:28:00Z">
              <w:r w:rsidRPr="00812059">
                <w:t>Mandatory where a storage location is specified.  Defined values are:</w:t>
              </w:r>
            </w:ins>
          </w:p>
          <w:p w14:paraId="265CE5AD" w14:textId="77777777" w:rsidR="00DB0BDF" w:rsidRPr="00812059" w:rsidRDefault="00DB0BDF" w:rsidP="00DB0BDF">
            <w:pPr>
              <w:pStyle w:val="TableNormal1"/>
              <w:rPr>
                <w:ins w:id="19628" w:author="Charles Gifford" w:date="2017-03-17T22:28:00Z"/>
              </w:rPr>
            </w:pPr>
            <w:ins w:id="19629" w:author="Charles Gifford" w:date="2017-03-17T22:28:00Z">
              <w:r>
                <w:t xml:space="preserve">Operational </w:t>
              </w:r>
              <w:r w:rsidRPr="00812059">
                <w:t>Location – Storage location attribute references a</w:t>
              </w:r>
              <w:r>
                <w:t>n</w:t>
              </w:r>
              <w:r w:rsidRPr="00812059">
                <w:t xml:space="preserve"> </w:t>
              </w:r>
              <w:r>
                <w:rPr>
                  <w:i/>
                </w:rPr>
                <w:t xml:space="preserve">operational </w:t>
              </w:r>
              <w:r w:rsidRPr="00812059">
                <w:rPr>
                  <w:i/>
                </w:rPr>
                <w:t>location</w:t>
              </w:r>
              <w:r w:rsidRPr="00812059">
                <w:t>.</w:t>
              </w:r>
            </w:ins>
          </w:p>
          <w:p w14:paraId="54E3DF1C" w14:textId="77777777" w:rsidR="00DB0BDF" w:rsidRPr="00812059" w:rsidRDefault="00DB0BDF" w:rsidP="00DB0BDF">
            <w:pPr>
              <w:pStyle w:val="TableNormal1"/>
              <w:rPr>
                <w:ins w:id="19630" w:author="Charles Gifford" w:date="2017-03-17T22:28:00Z"/>
              </w:rPr>
            </w:pPr>
            <w:ins w:id="19631" w:author="Charles Gifford" w:date="2017-03-17T22:28:00Z">
              <w:r w:rsidRPr="00812059">
                <w:t xml:space="preserve">Equipment – Storage location attribute references an </w:t>
              </w:r>
              <w:r w:rsidRPr="00812059">
                <w:rPr>
                  <w:i/>
                </w:rPr>
                <w:t>equipment</w:t>
              </w:r>
              <w:r w:rsidRPr="00812059">
                <w:t xml:space="preserve"> object.</w:t>
              </w:r>
            </w:ins>
          </w:p>
          <w:p w14:paraId="44F31707" w14:textId="77777777" w:rsidR="00DB0BDF" w:rsidRPr="00812059" w:rsidRDefault="00DB0BDF" w:rsidP="00DB0BDF">
            <w:pPr>
              <w:pStyle w:val="TableNormal1"/>
              <w:rPr>
                <w:ins w:id="19632" w:author="Charles Gifford" w:date="2017-03-17T22:28:00Z"/>
              </w:rPr>
            </w:pPr>
            <w:ins w:id="19633" w:author="Charles Gifford" w:date="2017-03-17T22:28:00Z">
              <w:r w:rsidRPr="00812059">
                <w:t xml:space="preserve">Physical Asset – Storage location attribute references a </w:t>
              </w:r>
              <w:r w:rsidRPr="00812059">
                <w:rPr>
                  <w:i/>
                </w:rPr>
                <w:t>physical asset</w:t>
              </w:r>
              <w:r w:rsidRPr="00812059">
                <w:t>.</w:t>
              </w:r>
            </w:ins>
          </w:p>
          <w:p w14:paraId="7B077369" w14:textId="3CC749ED" w:rsidR="00DB0BDF" w:rsidRPr="009042FD" w:rsidRDefault="00DB0BDF" w:rsidP="00DB0BDF">
            <w:pPr>
              <w:pStyle w:val="TableNormal1"/>
              <w:keepNext w:val="0"/>
              <w:rPr>
                <w:ins w:id="19634" w:author="Charles Gifford" w:date="2016-01-11T13:12:00Z"/>
                <w:lang w:val="en-US"/>
              </w:rPr>
            </w:pPr>
            <w:ins w:id="19635" w:author="Charles Gifford" w:date="2017-03-17T22:28:00Z">
              <w:r w:rsidRPr="00812059">
                <w:rPr>
                  <w:lang w:val="en-US"/>
                </w:rPr>
                <w:t>Description – Storage location attribute contains a description of the storage location, such as a street address.</w:t>
              </w:r>
            </w:ins>
          </w:p>
        </w:tc>
        <w:tc>
          <w:tcPr>
            <w:tcW w:w="1175" w:type="dxa"/>
          </w:tcPr>
          <w:p w14:paraId="67E380DF" w14:textId="24E7C9A2" w:rsidR="00DB0BDF" w:rsidRPr="009042FD" w:rsidRDefault="00DB0BDF" w:rsidP="00DB0BDF">
            <w:pPr>
              <w:pStyle w:val="TableNormal1"/>
              <w:keepNext w:val="0"/>
              <w:rPr>
                <w:ins w:id="19636" w:author="Charles Gifford" w:date="2016-01-11T13:12:00Z"/>
                <w:lang w:val="en-US"/>
              </w:rPr>
            </w:pPr>
            <w:ins w:id="19637" w:author="Charles Gifford" w:date="2017-03-17T22:28:00Z">
              <w:r>
                <w:rPr>
                  <w:lang w:val="en-US"/>
                </w:rPr>
                <w:t>Equipment</w:t>
              </w:r>
            </w:ins>
          </w:p>
        </w:tc>
        <w:tc>
          <w:tcPr>
            <w:tcW w:w="1350" w:type="dxa"/>
          </w:tcPr>
          <w:p w14:paraId="1DD3E36D" w14:textId="2A0F29D4" w:rsidR="00DB0BDF" w:rsidRPr="009042FD" w:rsidRDefault="00DB0BDF" w:rsidP="00DB0BDF">
            <w:pPr>
              <w:pStyle w:val="TableNormal1"/>
              <w:keepNext w:val="0"/>
              <w:rPr>
                <w:ins w:id="19638" w:author="Charles Gifford" w:date="2016-01-11T13:12:00Z"/>
                <w:lang w:val="en-US"/>
              </w:rPr>
            </w:pPr>
            <w:ins w:id="19639" w:author="Charles Gifford" w:date="2017-03-17T22:28:00Z">
              <w:r>
                <w:rPr>
                  <w:lang w:val="en-US"/>
                </w:rPr>
                <w:t>Physical Asset</w:t>
              </w:r>
            </w:ins>
          </w:p>
        </w:tc>
        <w:tc>
          <w:tcPr>
            <w:tcW w:w="1080" w:type="dxa"/>
          </w:tcPr>
          <w:p w14:paraId="64C87C1A" w14:textId="45E5F3C7" w:rsidR="00DB0BDF" w:rsidRPr="009042FD" w:rsidRDefault="00DB0BDF" w:rsidP="00DB0BDF">
            <w:pPr>
              <w:pStyle w:val="TableNormal1"/>
              <w:keepNext w:val="0"/>
              <w:spacing w:before="40"/>
              <w:rPr>
                <w:ins w:id="19640" w:author="Charles Gifford" w:date="2016-01-11T13:12:00Z"/>
                <w:lang w:val="en-US"/>
              </w:rPr>
            </w:pPr>
            <w:ins w:id="19641" w:author="Charles Gifford" w:date="2017-03-17T22:28:00Z">
              <w:r>
                <w:rPr>
                  <w:lang w:val="en-US"/>
                </w:rPr>
                <w:t>Operational Location</w:t>
              </w:r>
            </w:ins>
          </w:p>
        </w:tc>
        <w:tc>
          <w:tcPr>
            <w:tcW w:w="1292" w:type="dxa"/>
          </w:tcPr>
          <w:p w14:paraId="7A4DD16D" w14:textId="00F48461" w:rsidR="00DB0BDF" w:rsidRPr="009042FD" w:rsidRDefault="00DB0BDF" w:rsidP="00DB0BDF">
            <w:pPr>
              <w:pStyle w:val="TableNormal1"/>
              <w:keepNext w:val="0"/>
              <w:spacing w:before="40"/>
              <w:rPr>
                <w:ins w:id="19642" w:author="Charles Gifford" w:date="2016-01-11T13:12:00Z"/>
                <w:lang w:val="en-US"/>
              </w:rPr>
            </w:pPr>
            <w:ins w:id="19643" w:author="Charles Gifford" w:date="2017-03-17T22:28:00Z">
              <w:r>
                <w:rPr>
                  <w:lang w:val="en-US"/>
                </w:rPr>
                <w:t>Description</w:t>
              </w:r>
            </w:ins>
          </w:p>
        </w:tc>
      </w:tr>
      <w:tr w:rsidR="00BB2E6B" w:rsidRPr="001C220C" w14:paraId="4A5C0E6E" w14:textId="77777777" w:rsidTr="00432FC1">
        <w:trPr>
          <w:cantSplit/>
          <w:jc w:val="center"/>
        </w:trPr>
        <w:tc>
          <w:tcPr>
            <w:tcW w:w="1269" w:type="dxa"/>
          </w:tcPr>
          <w:p w14:paraId="3702F93A" w14:textId="77777777" w:rsidR="00BB2E6B" w:rsidRPr="001C220C" w:rsidRDefault="00BB2E6B" w:rsidP="00642D98">
            <w:pPr>
              <w:pStyle w:val="TableNormal1"/>
              <w:keepNext w:val="0"/>
              <w:rPr>
                <w:lang w:val="en-US"/>
              </w:rPr>
            </w:pPr>
            <w:r w:rsidRPr="001C220C">
              <w:rPr>
                <w:lang w:val="en-US"/>
              </w:rPr>
              <w:t xml:space="preserve">Material </w:t>
            </w:r>
            <w:r w:rsidR="001E24EB">
              <w:rPr>
                <w:lang w:val="en-US"/>
              </w:rPr>
              <w:t>u</w:t>
            </w:r>
            <w:r w:rsidRPr="001C220C">
              <w:rPr>
                <w:lang w:val="en-US"/>
              </w:rPr>
              <w:t>se</w:t>
            </w:r>
          </w:p>
        </w:tc>
        <w:tc>
          <w:tcPr>
            <w:tcW w:w="2880" w:type="dxa"/>
          </w:tcPr>
          <w:p w14:paraId="081FECA8" w14:textId="70E7D502" w:rsidR="0084504E" w:rsidRDefault="00BB2E6B" w:rsidP="00642D98">
            <w:pPr>
              <w:pStyle w:val="TableNormal1"/>
              <w:keepNext w:val="0"/>
              <w:rPr>
                <w:ins w:id="19644" w:author="Charles Gifford" w:date="2015-12-22T15:17:00Z"/>
                <w:lang w:val="en-US"/>
              </w:rPr>
            </w:pPr>
            <w:r w:rsidRPr="001C220C">
              <w:rPr>
                <w:lang w:val="en-US"/>
              </w:rPr>
              <w:t xml:space="preserve">Defines the expected </w:t>
            </w:r>
            <w:r w:rsidR="00642D98">
              <w:rPr>
                <w:lang w:val="en-US"/>
              </w:rPr>
              <w:t>capability use of the material.</w:t>
            </w:r>
          </w:p>
          <w:p w14:paraId="4BC6A08D" w14:textId="77777777" w:rsidR="001E24EB" w:rsidRDefault="0084504E" w:rsidP="00642D98">
            <w:pPr>
              <w:pStyle w:val="TableNormal1"/>
              <w:keepNext w:val="0"/>
              <w:rPr>
                <w:ins w:id="19645" w:author="Charles Gifford" w:date="2016-01-16T16:59:00Z"/>
                <w:lang w:val="en-US"/>
              </w:rPr>
            </w:pPr>
            <w:ins w:id="19646" w:author="Charles Gifford" w:date="2015-12-22T15:17:00Z">
              <w:r w:rsidRPr="0084504E">
                <w:rPr>
                  <w:lang w:val="en-US"/>
                </w:rPr>
                <w:t xml:space="preserve">Defined values for production operations are: </w:t>
              </w:r>
            </w:ins>
          </w:p>
          <w:p w14:paraId="1E0A31EB" w14:textId="77777777" w:rsidR="0084504E" w:rsidRPr="0084504E" w:rsidRDefault="001E24EB" w:rsidP="00642D98">
            <w:pPr>
              <w:pStyle w:val="TableNormal1"/>
              <w:keepNext w:val="0"/>
              <w:rPr>
                <w:ins w:id="19647" w:author="Charles Gifford" w:date="2015-12-22T15:17:00Z"/>
                <w:lang w:val="en-US"/>
              </w:rPr>
            </w:pPr>
            <w:ins w:id="19648" w:author="Charles Gifford" w:date="2015-12-22T15:17:00Z">
              <w:r>
                <w:rPr>
                  <w:lang w:val="en-US"/>
                </w:rPr>
                <w:t>Consumable, consumed, produced, b</w:t>
              </w:r>
              <w:r w:rsidR="0084504E" w:rsidRPr="0084504E">
                <w:rPr>
                  <w:lang w:val="en-US"/>
                </w:rPr>
                <w:t>y-product pr</w:t>
              </w:r>
              <w:r>
                <w:rPr>
                  <w:lang w:val="en-US"/>
                </w:rPr>
                <w:t>oduced, c</w:t>
              </w:r>
              <w:r w:rsidR="0084504E">
                <w:rPr>
                  <w:lang w:val="en-US"/>
                </w:rPr>
                <w:t>o-product produced</w:t>
              </w:r>
              <w:r w:rsidR="0026698E">
                <w:rPr>
                  <w:lang w:val="en-US"/>
                </w:rPr>
                <w:t>, y</w:t>
              </w:r>
              <w:r>
                <w:rPr>
                  <w:lang w:val="en-US"/>
                </w:rPr>
                <w:t>ield produced.</w:t>
              </w:r>
            </w:ins>
          </w:p>
          <w:p w14:paraId="0829BF0B" w14:textId="77777777" w:rsidR="001E24EB" w:rsidRDefault="0084504E" w:rsidP="00642D98">
            <w:pPr>
              <w:pStyle w:val="TableNormal1"/>
              <w:keepNext w:val="0"/>
              <w:rPr>
                <w:ins w:id="19649" w:author="Charles Gifford" w:date="2016-01-16T17:00:00Z"/>
                <w:lang w:val="en-US"/>
              </w:rPr>
            </w:pPr>
            <w:ins w:id="19650" w:author="Charles Gifford" w:date="2015-12-22T15:17:00Z">
              <w:r w:rsidRPr="0084504E">
                <w:rPr>
                  <w:lang w:val="en-US"/>
                </w:rPr>
                <w:t xml:space="preserve">Defined values for maintenance operations are: </w:t>
              </w:r>
            </w:ins>
          </w:p>
          <w:p w14:paraId="4492C517" w14:textId="77777777" w:rsidR="0084504E" w:rsidRPr="0084504E" w:rsidRDefault="001E24EB" w:rsidP="00642D98">
            <w:pPr>
              <w:pStyle w:val="TableNormal1"/>
              <w:keepNext w:val="0"/>
              <w:rPr>
                <w:ins w:id="19651" w:author="Charles Gifford" w:date="2015-12-22T15:17:00Z"/>
                <w:lang w:val="en-US"/>
              </w:rPr>
            </w:pPr>
            <w:ins w:id="19652" w:author="Charles Gifford" w:date="2015-12-22T15:17:00Z">
              <w:r>
                <w:rPr>
                  <w:lang w:val="en-US"/>
                </w:rPr>
                <w:t>Consumable, replaced asset, replacement a</w:t>
              </w:r>
              <w:r w:rsidR="0084504E" w:rsidRPr="0084504E">
                <w:rPr>
                  <w:lang w:val="en-US"/>
                </w:rPr>
                <w:t>sset</w:t>
              </w:r>
            </w:ins>
          </w:p>
          <w:p w14:paraId="4D9FD0C2" w14:textId="77777777" w:rsidR="001E24EB" w:rsidRDefault="0084504E" w:rsidP="00642D98">
            <w:pPr>
              <w:pStyle w:val="TableNormal1"/>
              <w:keepNext w:val="0"/>
              <w:rPr>
                <w:ins w:id="19653" w:author="Charles Gifford" w:date="2016-01-16T17:00:00Z"/>
                <w:lang w:val="en-US"/>
              </w:rPr>
            </w:pPr>
            <w:ins w:id="19654" w:author="Charles Gifford" w:date="2015-12-22T15:17:00Z">
              <w:r w:rsidRPr="0084504E">
                <w:rPr>
                  <w:lang w:val="en-US"/>
                </w:rPr>
                <w:t xml:space="preserve">Defined values for quality operations are: </w:t>
              </w:r>
            </w:ins>
          </w:p>
          <w:p w14:paraId="07186E4F" w14:textId="77777777" w:rsidR="0084504E" w:rsidRPr="0084504E" w:rsidRDefault="001E24EB" w:rsidP="00642D98">
            <w:pPr>
              <w:pStyle w:val="TableNormal1"/>
              <w:keepNext w:val="0"/>
              <w:rPr>
                <w:ins w:id="19655" w:author="Charles Gifford" w:date="2015-12-22T15:17:00Z"/>
                <w:lang w:val="en-US"/>
              </w:rPr>
            </w:pPr>
            <w:ins w:id="19656" w:author="Charles Gifford" w:date="2015-12-22T15:17:00Z">
              <w:r>
                <w:rPr>
                  <w:lang w:val="en-US"/>
                </w:rPr>
                <w:t>Consumable, sample, returned s</w:t>
              </w:r>
              <w:r w:rsidR="0084504E" w:rsidRPr="0084504E">
                <w:rPr>
                  <w:lang w:val="en-US"/>
                </w:rPr>
                <w:t>ample</w:t>
              </w:r>
            </w:ins>
          </w:p>
          <w:p w14:paraId="4F4C7948" w14:textId="77777777" w:rsidR="001E24EB" w:rsidRDefault="0084504E" w:rsidP="00642D98">
            <w:pPr>
              <w:pStyle w:val="TableNormal1"/>
              <w:keepNext w:val="0"/>
              <w:rPr>
                <w:ins w:id="19657" w:author="Charles Gifford" w:date="2016-01-16T17:00:00Z"/>
                <w:lang w:val="en-US"/>
              </w:rPr>
            </w:pPr>
            <w:ins w:id="19658" w:author="Charles Gifford" w:date="2015-12-22T15:17:00Z">
              <w:r w:rsidRPr="0084504E">
                <w:rPr>
                  <w:lang w:val="en-US"/>
                </w:rPr>
                <w:t xml:space="preserve">Defined values for inventory operations are: </w:t>
              </w:r>
            </w:ins>
          </w:p>
          <w:p w14:paraId="43D59BEB" w14:textId="77777777" w:rsidR="00BB2E6B" w:rsidRPr="001C220C" w:rsidRDefault="0084504E" w:rsidP="00642D98">
            <w:pPr>
              <w:pStyle w:val="TableNormal1"/>
              <w:keepNext w:val="0"/>
              <w:rPr>
                <w:lang w:val="en-US"/>
              </w:rPr>
            </w:pPr>
            <w:ins w:id="19659" w:author="Charles Gifford" w:date="2015-12-22T15:17:00Z">
              <w:r w:rsidRPr="0084504E">
                <w:rPr>
                  <w:lang w:val="en-US"/>
                </w:rPr>
                <w:t>Consum</w:t>
              </w:r>
              <w:r w:rsidR="001E24EB">
                <w:rPr>
                  <w:lang w:val="en-US"/>
                </w:rPr>
                <w:t>able, carrier, returned c</w:t>
              </w:r>
              <w:r>
                <w:rPr>
                  <w:lang w:val="en-US"/>
                </w:rPr>
                <w:t>arrier</w:t>
              </w:r>
              <w:r w:rsidR="001E24EB">
                <w:rPr>
                  <w:lang w:val="en-US"/>
                </w:rPr>
                <w:t>, i</w:t>
              </w:r>
              <w:r w:rsidRPr="0084504E">
                <w:rPr>
                  <w:lang w:val="en-US"/>
                </w:rPr>
                <w:t>nventoried.</w:t>
              </w:r>
            </w:ins>
          </w:p>
        </w:tc>
        <w:tc>
          <w:tcPr>
            <w:tcW w:w="1175" w:type="dxa"/>
          </w:tcPr>
          <w:p w14:paraId="74CB5B43" w14:textId="77777777" w:rsidR="00BB2E6B" w:rsidRPr="001C220C" w:rsidRDefault="00BB2E6B" w:rsidP="00642D98">
            <w:pPr>
              <w:pStyle w:val="TableNormal1"/>
              <w:keepNext w:val="0"/>
              <w:rPr>
                <w:lang w:val="en-US"/>
              </w:rPr>
            </w:pPr>
            <w:r w:rsidRPr="001C220C">
              <w:rPr>
                <w:lang w:val="en-US"/>
              </w:rPr>
              <w:t>Consumed</w:t>
            </w:r>
          </w:p>
        </w:tc>
        <w:tc>
          <w:tcPr>
            <w:tcW w:w="1350" w:type="dxa"/>
          </w:tcPr>
          <w:p w14:paraId="387911D3" w14:textId="77777777" w:rsidR="00BB2E6B" w:rsidRPr="001C220C" w:rsidRDefault="00BB2E6B" w:rsidP="00642D98">
            <w:pPr>
              <w:pStyle w:val="TableNormal1"/>
              <w:keepNext w:val="0"/>
              <w:spacing w:before="40"/>
              <w:rPr>
                <w:lang w:val="en-US"/>
              </w:rPr>
            </w:pPr>
            <w:r w:rsidRPr="001C220C">
              <w:rPr>
                <w:lang w:val="en-US"/>
              </w:rPr>
              <w:t>Committed</w:t>
            </w:r>
          </w:p>
        </w:tc>
        <w:tc>
          <w:tcPr>
            <w:tcW w:w="1080" w:type="dxa"/>
          </w:tcPr>
          <w:p w14:paraId="17ADA87E" w14:textId="77777777" w:rsidR="00BB2E6B" w:rsidRPr="001C220C" w:rsidRDefault="007A69EF" w:rsidP="00642D98">
            <w:pPr>
              <w:pStyle w:val="TableNormal1"/>
              <w:keepNext w:val="0"/>
              <w:spacing w:before="40"/>
              <w:rPr>
                <w:lang w:val="en-US"/>
              </w:rPr>
            </w:pPr>
            <w:r>
              <w:rPr>
                <w:lang w:val="en-US"/>
              </w:rPr>
              <w:t>(not applicable)</w:t>
            </w:r>
          </w:p>
        </w:tc>
        <w:tc>
          <w:tcPr>
            <w:tcW w:w="1292" w:type="dxa"/>
          </w:tcPr>
          <w:p w14:paraId="7C259F45" w14:textId="77777777" w:rsidR="00BB2E6B" w:rsidRPr="001C220C" w:rsidRDefault="00C21049" w:rsidP="00642D98">
            <w:pPr>
              <w:pStyle w:val="TableNormal1"/>
              <w:keepNext w:val="0"/>
              <w:spacing w:before="40"/>
              <w:rPr>
                <w:lang w:val="en-US"/>
              </w:rPr>
            </w:pPr>
            <w:r>
              <w:rPr>
                <w:lang w:val="en-US"/>
              </w:rPr>
              <w:t>(not applicable)</w:t>
            </w:r>
          </w:p>
        </w:tc>
      </w:tr>
      <w:tr w:rsidR="00BB2E6B" w:rsidRPr="001C220C" w14:paraId="26D85AB0" w14:textId="77777777" w:rsidTr="00432FC1">
        <w:trPr>
          <w:cantSplit/>
          <w:jc w:val="center"/>
        </w:trPr>
        <w:tc>
          <w:tcPr>
            <w:tcW w:w="1269" w:type="dxa"/>
          </w:tcPr>
          <w:p w14:paraId="48A26F3F" w14:textId="77777777" w:rsidR="00BB2E6B" w:rsidRPr="001C220C" w:rsidRDefault="00BB2E6B" w:rsidP="00642D98">
            <w:pPr>
              <w:pStyle w:val="TableNormal1"/>
              <w:keepNext w:val="0"/>
              <w:rPr>
                <w:lang w:val="en-US"/>
              </w:rPr>
            </w:pPr>
            <w:r w:rsidRPr="001C220C">
              <w:rPr>
                <w:lang w:val="en-US"/>
              </w:rPr>
              <w:t xml:space="preserve">Start </w:t>
            </w:r>
            <w:r w:rsidR="00EB5BAF">
              <w:rPr>
                <w:lang w:val="en-US"/>
              </w:rPr>
              <w:t>t</w:t>
            </w:r>
            <w:r w:rsidRPr="001C220C">
              <w:rPr>
                <w:lang w:val="en-US"/>
              </w:rPr>
              <w:t>ime</w:t>
            </w:r>
          </w:p>
        </w:tc>
        <w:tc>
          <w:tcPr>
            <w:tcW w:w="2880" w:type="dxa"/>
          </w:tcPr>
          <w:p w14:paraId="1A92A333" w14:textId="77777777" w:rsidR="00BB2E6B" w:rsidRPr="001C220C" w:rsidRDefault="00BB2E6B" w:rsidP="00642D98">
            <w:pPr>
              <w:pStyle w:val="TableNormal1"/>
              <w:keepNext w:val="0"/>
              <w:rPr>
                <w:lang w:val="en-US"/>
              </w:rPr>
            </w:pPr>
            <w:r w:rsidRPr="001C220C">
              <w:rPr>
                <w:lang w:val="en-US"/>
              </w:rPr>
              <w:t xml:space="preserve">The starting time associated with the </w:t>
            </w:r>
            <w:r w:rsidRPr="001C220C">
              <w:rPr>
                <w:i/>
                <w:lang w:val="en-US"/>
              </w:rPr>
              <w:t>material capability</w:t>
            </w:r>
            <w:r w:rsidR="008558A5">
              <w:rPr>
                <w:lang w:val="en-US"/>
              </w:rPr>
              <w:t xml:space="preserve">. </w:t>
            </w:r>
          </w:p>
          <w:p w14:paraId="068B90CE" w14:textId="77777777" w:rsidR="00BB2E6B" w:rsidRPr="001C220C" w:rsidRDefault="00BB2E6B" w:rsidP="00642D98">
            <w:pPr>
              <w:pStyle w:val="TableNormal1"/>
              <w:keepNext w:val="0"/>
              <w:rPr>
                <w:lang w:val="en-US"/>
              </w:rPr>
            </w:pPr>
            <w:r w:rsidRPr="001C220C">
              <w:rPr>
                <w:lang w:val="en-US"/>
              </w:rPr>
              <w:t xml:space="preserve">If omitted, then the capability is associated to the parent </w:t>
            </w:r>
            <w:r w:rsidRPr="001C220C">
              <w:rPr>
                <w:i/>
                <w:lang w:val="en-US"/>
              </w:rPr>
              <w:t>operations capability</w:t>
            </w:r>
            <w:r w:rsidRPr="001C220C">
              <w:rPr>
                <w:lang w:val="en-US"/>
              </w:rPr>
              <w:t xml:space="preserve"> start time</w:t>
            </w:r>
            <w:r w:rsidR="008558A5">
              <w:rPr>
                <w:lang w:val="en-US"/>
              </w:rPr>
              <w:t xml:space="preserve">. </w:t>
            </w:r>
          </w:p>
        </w:tc>
        <w:tc>
          <w:tcPr>
            <w:tcW w:w="1175" w:type="dxa"/>
          </w:tcPr>
          <w:p w14:paraId="333EE7EF" w14:textId="77777777" w:rsidR="00BB2E6B" w:rsidRPr="001C220C" w:rsidRDefault="00BB2E6B" w:rsidP="00642D98">
            <w:pPr>
              <w:pStyle w:val="TableNormal1"/>
              <w:keepNext w:val="0"/>
              <w:rPr>
                <w:lang w:val="en-US"/>
              </w:rPr>
            </w:pPr>
            <w:r w:rsidRPr="001C220C">
              <w:rPr>
                <w:lang w:val="en-US"/>
              </w:rPr>
              <w:t>1999-12-30 11:59</w:t>
            </w:r>
          </w:p>
        </w:tc>
        <w:tc>
          <w:tcPr>
            <w:tcW w:w="1350" w:type="dxa"/>
          </w:tcPr>
          <w:p w14:paraId="0F547F0A" w14:textId="77777777" w:rsidR="00BB2E6B" w:rsidRPr="001C220C" w:rsidRDefault="00BB2E6B" w:rsidP="00642D98">
            <w:pPr>
              <w:pStyle w:val="TableNormal1"/>
              <w:keepNext w:val="0"/>
              <w:spacing w:before="40"/>
              <w:rPr>
                <w:lang w:val="en-US"/>
              </w:rPr>
            </w:pPr>
            <w:r w:rsidRPr="001C220C">
              <w:rPr>
                <w:lang w:val="en-US"/>
              </w:rPr>
              <w:t>10-28-2006 2:00 UTC</w:t>
            </w:r>
          </w:p>
        </w:tc>
        <w:tc>
          <w:tcPr>
            <w:tcW w:w="1080" w:type="dxa"/>
          </w:tcPr>
          <w:p w14:paraId="379A537D" w14:textId="77777777" w:rsidR="00BB2E6B" w:rsidRPr="001C220C" w:rsidRDefault="007A69EF" w:rsidP="00642D98">
            <w:pPr>
              <w:pStyle w:val="TableNormal1"/>
              <w:keepNext w:val="0"/>
              <w:spacing w:before="40"/>
              <w:rPr>
                <w:lang w:val="en-US"/>
              </w:rPr>
            </w:pPr>
            <w:r>
              <w:rPr>
                <w:lang w:val="en-US"/>
              </w:rPr>
              <w:t>(not applicable)</w:t>
            </w:r>
          </w:p>
        </w:tc>
        <w:tc>
          <w:tcPr>
            <w:tcW w:w="1292" w:type="dxa"/>
          </w:tcPr>
          <w:p w14:paraId="3681A65F" w14:textId="77777777" w:rsidR="00BB2E6B" w:rsidRPr="001C220C" w:rsidRDefault="00C21049" w:rsidP="00642D98">
            <w:pPr>
              <w:pStyle w:val="TableNormal1"/>
              <w:keepNext w:val="0"/>
              <w:spacing w:before="40"/>
              <w:rPr>
                <w:lang w:val="en-US"/>
              </w:rPr>
            </w:pPr>
            <w:r>
              <w:rPr>
                <w:lang w:val="en-US"/>
              </w:rPr>
              <w:t>(not applicable)</w:t>
            </w:r>
          </w:p>
        </w:tc>
      </w:tr>
      <w:tr w:rsidR="00BB2E6B" w:rsidRPr="001C220C" w14:paraId="79E0A582" w14:textId="77777777" w:rsidTr="00432FC1">
        <w:trPr>
          <w:cantSplit/>
          <w:jc w:val="center"/>
        </w:trPr>
        <w:tc>
          <w:tcPr>
            <w:tcW w:w="1269" w:type="dxa"/>
          </w:tcPr>
          <w:p w14:paraId="551BD30D" w14:textId="77777777" w:rsidR="00BB2E6B" w:rsidRPr="001C220C" w:rsidRDefault="00BB2E6B" w:rsidP="00642D98">
            <w:pPr>
              <w:pStyle w:val="TableNormal1"/>
              <w:keepNext w:val="0"/>
              <w:rPr>
                <w:lang w:val="en-US"/>
              </w:rPr>
            </w:pPr>
            <w:r w:rsidRPr="001C220C">
              <w:rPr>
                <w:lang w:val="en-US"/>
              </w:rPr>
              <w:t xml:space="preserve">End </w:t>
            </w:r>
            <w:r w:rsidR="00EB5BAF">
              <w:rPr>
                <w:lang w:val="en-US"/>
              </w:rPr>
              <w:t>t</w:t>
            </w:r>
            <w:r w:rsidRPr="001C220C">
              <w:rPr>
                <w:lang w:val="en-US"/>
              </w:rPr>
              <w:t>ime</w:t>
            </w:r>
          </w:p>
        </w:tc>
        <w:tc>
          <w:tcPr>
            <w:tcW w:w="2880" w:type="dxa"/>
          </w:tcPr>
          <w:p w14:paraId="277C6DA5" w14:textId="77777777" w:rsidR="00BB2E6B" w:rsidRPr="001C220C" w:rsidRDefault="00BB2E6B" w:rsidP="00642D98">
            <w:pPr>
              <w:pStyle w:val="TableNormal1"/>
              <w:keepNext w:val="0"/>
              <w:rPr>
                <w:lang w:val="en-US"/>
              </w:rPr>
            </w:pPr>
            <w:r w:rsidRPr="001C220C">
              <w:rPr>
                <w:lang w:val="en-US"/>
              </w:rPr>
              <w:t xml:space="preserve">The ending time associated with the </w:t>
            </w:r>
            <w:r w:rsidRPr="001C220C">
              <w:rPr>
                <w:i/>
                <w:lang w:val="en-US"/>
              </w:rPr>
              <w:t>material capability</w:t>
            </w:r>
            <w:r w:rsidR="008558A5">
              <w:rPr>
                <w:lang w:val="en-US"/>
              </w:rPr>
              <w:t xml:space="preserve">. </w:t>
            </w:r>
          </w:p>
          <w:p w14:paraId="6B871733" w14:textId="77777777" w:rsidR="00BB2E6B" w:rsidRPr="001C220C" w:rsidRDefault="00BB2E6B" w:rsidP="00642D98">
            <w:pPr>
              <w:pStyle w:val="TableNormal1"/>
              <w:keepNext w:val="0"/>
              <w:rPr>
                <w:lang w:val="en-US"/>
              </w:rPr>
            </w:pPr>
            <w:r w:rsidRPr="001C220C">
              <w:rPr>
                <w:lang w:val="en-US"/>
              </w:rPr>
              <w:t xml:space="preserve">If omitted, then the capability is associated to the parent </w:t>
            </w:r>
            <w:r w:rsidRPr="001C220C">
              <w:rPr>
                <w:i/>
                <w:lang w:val="en-US"/>
              </w:rPr>
              <w:t>operations capability</w:t>
            </w:r>
            <w:r w:rsidRPr="001C220C">
              <w:rPr>
                <w:lang w:val="en-US"/>
              </w:rPr>
              <w:t xml:space="preserve"> end time</w:t>
            </w:r>
            <w:r w:rsidR="008558A5">
              <w:rPr>
                <w:lang w:val="en-US"/>
              </w:rPr>
              <w:t xml:space="preserve">. </w:t>
            </w:r>
          </w:p>
        </w:tc>
        <w:tc>
          <w:tcPr>
            <w:tcW w:w="1175" w:type="dxa"/>
          </w:tcPr>
          <w:p w14:paraId="3891EB93" w14:textId="77777777" w:rsidR="00BB2E6B" w:rsidRPr="001C220C" w:rsidRDefault="00BB2E6B" w:rsidP="00642D98">
            <w:pPr>
              <w:pStyle w:val="TableNormal1"/>
              <w:keepNext w:val="0"/>
              <w:rPr>
                <w:lang w:val="en-US"/>
              </w:rPr>
            </w:pPr>
            <w:r w:rsidRPr="001C220C">
              <w:rPr>
                <w:lang w:val="en-US"/>
              </w:rPr>
              <w:t>2000-01-01 12:00</w:t>
            </w:r>
          </w:p>
        </w:tc>
        <w:tc>
          <w:tcPr>
            <w:tcW w:w="1350" w:type="dxa"/>
          </w:tcPr>
          <w:p w14:paraId="51073D8B" w14:textId="77777777" w:rsidR="00BB2E6B" w:rsidRPr="001C220C" w:rsidRDefault="00BB2E6B" w:rsidP="00642D98">
            <w:pPr>
              <w:pStyle w:val="TableNormal1"/>
              <w:keepNext w:val="0"/>
              <w:spacing w:before="40"/>
              <w:rPr>
                <w:lang w:val="en-US"/>
              </w:rPr>
            </w:pPr>
            <w:r w:rsidRPr="001C220C">
              <w:rPr>
                <w:lang w:val="en-US"/>
              </w:rPr>
              <w:t>10-28-2006 2:15 UTC</w:t>
            </w:r>
          </w:p>
        </w:tc>
        <w:tc>
          <w:tcPr>
            <w:tcW w:w="1080" w:type="dxa"/>
          </w:tcPr>
          <w:p w14:paraId="1DD0E0DA" w14:textId="77777777" w:rsidR="00BB2E6B" w:rsidRPr="001C220C" w:rsidRDefault="007A69EF" w:rsidP="00642D98">
            <w:pPr>
              <w:pStyle w:val="TableNormal1"/>
              <w:keepNext w:val="0"/>
              <w:spacing w:before="40"/>
              <w:rPr>
                <w:lang w:val="en-US"/>
              </w:rPr>
            </w:pPr>
            <w:r>
              <w:rPr>
                <w:lang w:val="en-US"/>
              </w:rPr>
              <w:t>(not applicable)</w:t>
            </w:r>
          </w:p>
        </w:tc>
        <w:tc>
          <w:tcPr>
            <w:tcW w:w="1292" w:type="dxa"/>
          </w:tcPr>
          <w:p w14:paraId="714EDF7D" w14:textId="77777777" w:rsidR="00BB2E6B" w:rsidRPr="001C220C" w:rsidRDefault="00C21049" w:rsidP="00642D98">
            <w:pPr>
              <w:pStyle w:val="TableNormal1"/>
              <w:keepNext w:val="0"/>
              <w:spacing w:before="40"/>
              <w:rPr>
                <w:lang w:val="en-US"/>
              </w:rPr>
            </w:pPr>
            <w:r>
              <w:rPr>
                <w:lang w:val="en-US"/>
              </w:rPr>
              <w:t>(not applicable)</w:t>
            </w:r>
          </w:p>
        </w:tc>
      </w:tr>
      <w:tr w:rsidR="00BB2E6B" w:rsidRPr="001C220C" w14:paraId="2B744766" w14:textId="77777777" w:rsidTr="00432FC1">
        <w:trPr>
          <w:cantSplit/>
          <w:jc w:val="center"/>
        </w:trPr>
        <w:tc>
          <w:tcPr>
            <w:tcW w:w="1269" w:type="dxa"/>
          </w:tcPr>
          <w:p w14:paraId="3A3A6A08" w14:textId="77777777" w:rsidR="00BB2E6B" w:rsidRPr="001C220C" w:rsidRDefault="00BB2E6B" w:rsidP="00642D98">
            <w:pPr>
              <w:pStyle w:val="TableNormal1"/>
              <w:keepNext w:val="0"/>
              <w:rPr>
                <w:lang w:val="en-US"/>
              </w:rPr>
            </w:pPr>
            <w:r w:rsidRPr="001C220C">
              <w:rPr>
                <w:lang w:val="en-US"/>
              </w:rPr>
              <w:t>Quantity</w:t>
            </w:r>
          </w:p>
        </w:tc>
        <w:tc>
          <w:tcPr>
            <w:tcW w:w="2880" w:type="dxa"/>
          </w:tcPr>
          <w:p w14:paraId="6E028DD8" w14:textId="77777777" w:rsidR="00BB2E6B" w:rsidRPr="001C220C" w:rsidRDefault="00BB2E6B" w:rsidP="00642D98">
            <w:pPr>
              <w:pStyle w:val="TableNormal1"/>
              <w:keepNext w:val="0"/>
              <w:rPr>
                <w:lang w:val="en-US"/>
              </w:rPr>
            </w:pPr>
            <w:r w:rsidRPr="001C220C">
              <w:rPr>
                <w:lang w:val="en-US"/>
              </w:rPr>
              <w:t xml:space="preserve">Specifies the quantity of the </w:t>
            </w:r>
            <w:r w:rsidRPr="003310AA">
              <w:rPr>
                <w:i/>
                <w:lang w:val="en-US"/>
              </w:rPr>
              <w:t xml:space="preserve">material capability </w:t>
            </w:r>
            <w:r w:rsidRPr="001C220C">
              <w:rPr>
                <w:lang w:val="en-US"/>
              </w:rPr>
              <w:t>defined, if applicable.</w:t>
            </w:r>
          </w:p>
        </w:tc>
        <w:tc>
          <w:tcPr>
            <w:tcW w:w="1175" w:type="dxa"/>
          </w:tcPr>
          <w:p w14:paraId="7308889C" w14:textId="77777777" w:rsidR="00BB2E6B" w:rsidRPr="001C220C" w:rsidRDefault="00BB2E6B" w:rsidP="00642D98">
            <w:pPr>
              <w:pStyle w:val="TableNormal1"/>
              <w:keepNext w:val="0"/>
              <w:rPr>
                <w:lang w:val="en-US"/>
              </w:rPr>
            </w:pPr>
            <w:r w:rsidRPr="001C220C">
              <w:rPr>
                <w:lang w:val="en-US"/>
              </w:rPr>
              <w:t>155</w:t>
            </w:r>
          </w:p>
        </w:tc>
        <w:tc>
          <w:tcPr>
            <w:tcW w:w="1350" w:type="dxa"/>
          </w:tcPr>
          <w:p w14:paraId="296DAD4D" w14:textId="77777777" w:rsidR="00BB2E6B" w:rsidRPr="001C220C" w:rsidRDefault="00BB2E6B" w:rsidP="00642D98">
            <w:pPr>
              <w:pStyle w:val="TableNormal1"/>
              <w:keepNext w:val="0"/>
              <w:spacing w:before="40"/>
              <w:rPr>
                <w:lang w:val="en-US"/>
              </w:rPr>
            </w:pPr>
            <w:r w:rsidRPr="001C220C">
              <w:rPr>
                <w:lang w:val="en-US"/>
              </w:rPr>
              <w:t>1</w:t>
            </w:r>
          </w:p>
        </w:tc>
        <w:tc>
          <w:tcPr>
            <w:tcW w:w="1080" w:type="dxa"/>
          </w:tcPr>
          <w:p w14:paraId="6F9E3AB6" w14:textId="77777777" w:rsidR="00BB2E6B" w:rsidRPr="001C220C" w:rsidRDefault="007A69EF" w:rsidP="00642D98">
            <w:pPr>
              <w:pStyle w:val="TableNormal1"/>
              <w:keepNext w:val="0"/>
              <w:spacing w:before="40"/>
              <w:rPr>
                <w:lang w:val="en-US"/>
              </w:rPr>
            </w:pPr>
            <w:r>
              <w:rPr>
                <w:lang w:val="en-US"/>
              </w:rPr>
              <w:t>(not applicable)</w:t>
            </w:r>
          </w:p>
        </w:tc>
        <w:tc>
          <w:tcPr>
            <w:tcW w:w="1292" w:type="dxa"/>
          </w:tcPr>
          <w:p w14:paraId="243F4CDC" w14:textId="77777777" w:rsidR="00BB2E6B" w:rsidRPr="001C220C" w:rsidRDefault="00C21049" w:rsidP="00642D98">
            <w:pPr>
              <w:pStyle w:val="TableNormal1"/>
              <w:keepNext w:val="0"/>
              <w:spacing w:before="40"/>
              <w:rPr>
                <w:lang w:val="en-US"/>
              </w:rPr>
            </w:pPr>
            <w:r>
              <w:rPr>
                <w:lang w:val="en-US"/>
              </w:rPr>
              <w:t>(not applicable)</w:t>
            </w:r>
          </w:p>
        </w:tc>
      </w:tr>
      <w:tr w:rsidR="00BB2E6B" w:rsidRPr="001C220C" w14:paraId="558282C6" w14:textId="77777777" w:rsidTr="00432FC1">
        <w:trPr>
          <w:cantSplit/>
          <w:jc w:val="center"/>
        </w:trPr>
        <w:tc>
          <w:tcPr>
            <w:tcW w:w="1269" w:type="dxa"/>
          </w:tcPr>
          <w:p w14:paraId="26E3E5BA" w14:textId="77777777" w:rsidR="00BB2E6B" w:rsidRPr="001C220C" w:rsidRDefault="00BB2E6B" w:rsidP="00642D98">
            <w:pPr>
              <w:pStyle w:val="TableNormal1"/>
              <w:keepNext w:val="0"/>
              <w:rPr>
                <w:lang w:val="en-US"/>
              </w:rPr>
            </w:pPr>
            <w:r w:rsidRPr="001C220C">
              <w:rPr>
                <w:lang w:val="en-US"/>
              </w:rPr>
              <w:t xml:space="preserve">Quantity </w:t>
            </w:r>
            <w:r w:rsidR="00EB5BAF">
              <w:rPr>
                <w:lang w:val="en-US"/>
              </w:rPr>
              <w:t>u</w:t>
            </w:r>
            <w:r w:rsidRPr="001C220C">
              <w:rPr>
                <w:lang w:val="en-US"/>
              </w:rPr>
              <w:t xml:space="preserve">nit of </w:t>
            </w:r>
            <w:r w:rsidR="00EB5BAF">
              <w:rPr>
                <w:lang w:val="en-US"/>
              </w:rPr>
              <w:t>m</w:t>
            </w:r>
            <w:r w:rsidRPr="001C220C">
              <w:rPr>
                <w:lang w:val="en-US"/>
              </w:rPr>
              <w:t>easure</w:t>
            </w:r>
          </w:p>
        </w:tc>
        <w:tc>
          <w:tcPr>
            <w:tcW w:w="2880" w:type="dxa"/>
          </w:tcPr>
          <w:p w14:paraId="0FF0E9F7" w14:textId="77777777" w:rsidR="00BB2E6B" w:rsidRPr="001C220C" w:rsidRDefault="00BB2E6B" w:rsidP="00642D98">
            <w:pPr>
              <w:pStyle w:val="TableNormal1"/>
              <w:keepNext w:val="0"/>
              <w:rPr>
                <w:lang w:val="en-US"/>
              </w:rPr>
            </w:pPr>
            <w:r w:rsidRPr="001C220C">
              <w:rPr>
                <w:lang w:val="en-US"/>
              </w:rPr>
              <w:t>The unit of measure of the material quantity, if applicable.</w:t>
            </w:r>
          </w:p>
        </w:tc>
        <w:tc>
          <w:tcPr>
            <w:tcW w:w="1175" w:type="dxa"/>
          </w:tcPr>
          <w:p w14:paraId="284C5098" w14:textId="77777777" w:rsidR="00BB2E6B" w:rsidRPr="001C220C" w:rsidRDefault="00BB2E6B" w:rsidP="00642D98">
            <w:pPr>
              <w:pStyle w:val="TableNormal1"/>
              <w:keepNext w:val="0"/>
              <w:rPr>
                <w:lang w:val="en-US"/>
              </w:rPr>
            </w:pPr>
            <w:r w:rsidRPr="001C220C">
              <w:rPr>
                <w:lang w:val="en-US"/>
              </w:rPr>
              <w:t>Liters</w:t>
            </w:r>
          </w:p>
        </w:tc>
        <w:tc>
          <w:tcPr>
            <w:tcW w:w="1350" w:type="dxa"/>
          </w:tcPr>
          <w:p w14:paraId="12BCA2F9" w14:textId="77777777" w:rsidR="00BB2E6B" w:rsidRPr="001C220C" w:rsidRDefault="00BB2E6B" w:rsidP="00642D98">
            <w:pPr>
              <w:pStyle w:val="TableNormal1"/>
              <w:keepNext w:val="0"/>
              <w:spacing w:before="40"/>
              <w:rPr>
                <w:lang w:val="en-US"/>
              </w:rPr>
            </w:pPr>
            <w:r w:rsidRPr="001C220C">
              <w:rPr>
                <w:lang w:val="en-US"/>
              </w:rPr>
              <w:t>Sheet</w:t>
            </w:r>
          </w:p>
        </w:tc>
        <w:tc>
          <w:tcPr>
            <w:tcW w:w="1080" w:type="dxa"/>
          </w:tcPr>
          <w:p w14:paraId="69C4F66F" w14:textId="77777777" w:rsidR="00BB2E6B" w:rsidRPr="001C220C" w:rsidRDefault="007A69EF" w:rsidP="00642D98">
            <w:pPr>
              <w:pStyle w:val="TableNormal1"/>
              <w:keepNext w:val="0"/>
              <w:spacing w:before="40"/>
              <w:rPr>
                <w:lang w:val="en-US"/>
              </w:rPr>
            </w:pPr>
            <w:r>
              <w:rPr>
                <w:lang w:val="en-US"/>
              </w:rPr>
              <w:t>(not applicable)</w:t>
            </w:r>
          </w:p>
        </w:tc>
        <w:tc>
          <w:tcPr>
            <w:tcW w:w="1292" w:type="dxa"/>
          </w:tcPr>
          <w:p w14:paraId="442EE135" w14:textId="77777777" w:rsidR="00BB2E6B" w:rsidRPr="001C220C" w:rsidRDefault="00C21049" w:rsidP="00642D98">
            <w:pPr>
              <w:pStyle w:val="TableNormal1"/>
              <w:keepNext w:val="0"/>
              <w:spacing w:before="40"/>
              <w:rPr>
                <w:lang w:val="en-US"/>
              </w:rPr>
            </w:pPr>
            <w:r>
              <w:rPr>
                <w:lang w:val="en-US"/>
              </w:rPr>
              <w:t>(not applicable)</w:t>
            </w:r>
          </w:p>
        </w:tc>
      </w:tr>
      <w:tr w:rsidR="00F831FF" w:rsidRPr="001C220C" w14:paraId="4407A2D8" w14:textId="77777777" w:rsidTr="00432FC1">
        <w:trPr>
          <w:cantSplit/>
          <w:jc w:val="center"/>
        </w:trPr>
        <w:tc>
          <w:tcPr>
            <w:tcW w:w="1269" w:type="dxa"/>
          </w:tcPr>
          <w:p w14:paraId="0ADFBB94" w14:textId="77777777" w:rsidR="00F831FF" w:rsidRPr="001C220C" w:rsidRDefault="00F831FF" w:rsidP="00642D98">
            <w:pPr>
              <w:pStyle w:val="TableNormal1"/>
              <w:keepNext w:val="0"/>
              <w:rPr>
                <w:lang w:val="en-US"/>
              </w:rPr>
            </w:pPr>
            <w:r w:rsidRPr="001C220C">
              <w:rPr>
                <w:lang w:val="en-US"/>
              </w:rPr>
              <w:t xml:space="preserve">Assembly </w:t>
            </w:r>
            <w:r w:rsidR="00EB5BAF">
              <w:rPr>
                <w:lang w:val="en-US"/>
              </w:rPr>
              <w:t>t</w:t>
            </w:r>
            <w:r w:rsidRPr="001C220C">
              <w:rPr>
                <w:lang w:val="en-US"/>
              </w:rPr>
              <w:t>ype</w:t>
            </w:r>
          </w:p>
        </w:tc>
        <w:tc>
          <w:tcPr>
            <w:tcW w:w="2880" w:type="dxa"/>
          </w:tcPr>
          <w:p w14:paraId="442BC17B" w14:textId="77777777" w:rsidR="00F831FF" w:rsidRPr="001C220C" w:rsidRDefault="00F831FF" w:rsidP="00642D98">
            <w:pPr>
              <w:pStyle w:val="TableNormal1"/>
              <w:keepNext w:val="0"/>
              <w:spacing w:before="40"/>
              <w:rPr>
                <w:lang w:val="en-US"/>
              </w:rPr>
            </w:pPr>
            <w:r>
              <w:rPr>
                <w:lang w:val="en-US"/>
              </w:rPr>
              <w:t xml:space="preserve">Optional: </w:t>
            </w:r>
            <w:r w:rsidRPr="001C220C">
              <w:rPr>
                <w:lang w:val="en-US"/>
              </w:rPr>
              <w:t>Defines the type of the assembly. The defined types are:</w:t>
            </w:r>
          </w:p>
          <w:p w14:paraId="5DAA65AC" w14:textId="77777777" w:rsidR="00F831FF" w:rsidRPr="001C220C" w:rsidRDefault="00F831FF" w:rsidP="00642D98">
            <w:pPr>
              <w:pStyle w:val="TableNormal1"/>
              <w:keepNext w:val="0"/>
              <w:spacing w:before="40"/>
              <w:rPr>
                <w:lang w:val="en-US"/>
              </w:rPr>
            </w:pPr>
            <w:r w:rsidRPr="001C220C">
              <w:rPr>
                <w:lang w:val="en-US"/>
              </w:rPr>
              <w:t xml:space="preserve">Physical – The components of the assembly are physically connected or in the same area. </w:t>
            </w:r>
          </w:p>
          <w:p w14:paraId="6D0B5717" w14:textId="77777777" w:rsidR="00F831FF" w:rsidRPr="001C220C" w:rsidRDefault="00F831FF" w:rsidP="00642D98">
            <w:pPr>
              <w:pStyle w:val="TableNormal1"/>
              <w:keepNext w:val="0"/>
              <w:rPr>
                <w:lang w:val="en-US"/>
              </w:rPr>
            </w:pPr>
            <w:r w:rsidRPr="001C220C">
              <w:rPr>
                <w:lang w:val="en-US"/>
              </w:rPr>
              <w:t xml:space="preserve">Logical – The components of the assembly are not necessarily physically connected or in the same area. </w:t>
            </w:r>
          </w:p>
        </w:tc>
        <w:tc>
          <w:tcPr>
            <w:tcW w:w="1175" w:type="dxa"/>
          </w:tcPr>
          <w:p w14:paraId="671904DD" w14:textId="77777777" w:rsidR="00F831FF" w:rsidRPr="001C220C" w:rsidRDefault="00F831FF" w:rsidP="00642D98">
            <w:pPr>
              <w:pStyle w:val="TableNormal1"/>
              <w:keepNext w:val="0"/>
              <w:rPr>
                <w:lang w:val="en-US"/>
              </w:rPr>
            </w:pPr>
            <w:r w:rsidRPr="001C220C">
              <w:rPr>
                <w:lang w:val="en-US"/>
              </w:rPr>
              <w:t>Physical</w:t>
            </w:r>
          </w:p>
        </w:tc>
        <w:tc>
          <w:tcPr>
            <w:tcW w:w="1350" w:type="dxa"/>
          </w:tcPr>
          <w:p w14:paraId="45DC87B3" w14:textId="77777777" w:rsidR="00F831FF" w:rsidRPr="001C220C" w:rsidRDefault="00F831FF" w:rsidP="00642D98">
            <w:pPr>
              <w:pStyle w:val="TableNormal1"/>
              <w:keepNext w:val="0"/>
              <w:spacing w:before="40"/>
              <w:rPr>
                <w:lang w:val="en-US"/>
              </w:rPr>
            </w:pPr>
            <w:r w:rsidRPr="001C220C">
              <w:rPr>
                <w:lang w:val="en-US"/>
              </w:rPr>
              <w:t>Physical</w:t>
            </w:r>
          </w:p>
        </w:tc>
        <w:tc>
          <w:tcPr>
            <w:tcW w:w="1080" w:type="dxa"/>
          </w:tcPr>
          <w:p w14:paraId="384EA9B5" w14:textId="77777777" w:rsidR="00F831FF" w:rsidRPr="001C220C" w:rsidRDefault="00F831FF" w:rsidP="00642D98">
            <w:pPr>
              <w:pStyle w:val="TableNormal1"/>
              <w:keepNext w:val="0"/>
              <w:spacing w:before="40"/>
              <w:rPr>
                <w:lang w:val="en-US"/>
              </w:rPr>
            </w:pPr>
            <w:r w:rsidRPr="001C220C">
              <w:rPr>
                <w:lang w:val="en-US"/>
              </w:rPr>
              <w:t>Logical</w:t>
            </w:r>
          </w:p>
        </w:tc>
        <w:tc>
          <w:tcPr>
            <w:tcW w:w="1292" w:type="dxa"/>
          </w:tcPr>
          <w:p w14:paraId="3CD149C3" w14:textId="77777777" w:rsidR="00F831FF" w:rsidRPr="001C220C" w:rsidRDefault="00F831FF" w:rsidP="00642D98">
            <w:pPr>
              <w:pStyle w:val="TableNormal1"/>
              <w:keepNext w:val="0"/>
              <w:spacing w:before="40"/>
              <w:rPr>
                <w:lang w:val="en-US"/>
              </w:rPr>
            </w:pPr>
            <w:r w:rsidRPr="001C220C">
              <w:rPr>
                <w:lang w:val="en-US"/>
              </w:rPr>
              <w:t>Physical</w:t>
            </w:r>
          </w:p>
        </w:tc>
      </w:tr>
      <w:tr w:rsidR="00F831FF" w:rsidRPr="001C220C" w14:paraId="41F437C8" w14:textId="77777777" w:rsidTr="00432FC1">
        <w:trPr>
          <w:cantSplit/>
          <w:jc w:val="center"/>
        </w:trPr>
        <w:tc>
          <w:tcPr>
            <w:tcW w:w="1269" w:type="dxa"/>
          </w:tcPr>
          <w:p w14:paraId="73FF0C9C" w14:textId="77777777" w:rsidR="00F831FF" w:rsidRPr="001C220C" w:rsidRDefault="00F831FF" w:rsidP="00642D98">
            <w:pPr>
              <w:pStyle w:val="TableNormal1"/>
              <w:keepNext w:val="0"/>
              <w:rPr>
                <w:lang w:val="en-US"/>
              </w:rPr>
            </w:pPr>
            <w:r w:rsidRPr="001C220C">
              <w:rPr>
                <w:lang w:val="en-US"/>
              </w:rPr>
              <w:t xml:space="preserve">Assembly </w:t>
            </w:r>
            <w:r w:rsidR="00EB5BAF">
              <w:rPr>
                <w:lang w:val="en-US"/>
              </w:rPr>
              <w:t>r</w:t>
            </w:r>
            <w:r w:rsidRPr="001C220C">
              <w:rPr>
                <w:lang w:val="en-US"/>
              </w:rPr>
              <w:t>elationship</w:t>
            </w:r>
          </w:p>
        </w:tc>
        <w:tc>
          <w:tcPr>
            <w:tcW w:w="2880" w:type="dxa"/>
          </w:tcPr>
          <w:p w14:paraId="1A93BC34" w14:textId="77777777" w:rsidR="00F831FF" w:rsidRPr="001C220C" w:rsidRDefault="00F831FF" w:rsidP="00642D98">
            <w:pPr>
              <w:pStyle w:val="TableNormal1"/>
              <w:keepNext w:val="0"/>
              <w:spacing w:before="40"/>
              <w:rPr>
                <w:lang w:val="en-US"/>
              </w:rPr>
            </w:pPr>
            <w:r>
              <w:rPr>
                <w:lang w:val="en-US"/>
              </w:rPr>
              <w:t xml:space="preserve">Optional: </w:t>
            </w:r>
            <w:r w:rsidRPr="001C220C">
              <w:rPr>
                <w:lang w:val="en-US"/>
              </w:rPr>
              <w:t>Defines the type of the relationships. The defined types are:</w:t>
            </w:r>
          </w:p>
          <w:p w14:paraId="30A7D05D" w14:textId="77777777" w:rsidR="00F831FF" w:rsidRPr="001C220C" w:rsidRDefault="00F831FF" w:rsidP="00642D98">
            <w:pPr>
              <w:pStyle w:val="TableNormal1"/>
              <w:keepNext w:val="0"/>
              <w:spacing w:before="40"/>
              <w:rPr>
                <w:lang w:val="en-US"/>
              </w:rPr>
            </w:pPr>
            <w:r w:rsidRPr="001C220C">
              <w:rPr>
                <w:lang w:val="en-US"/>
              </w:rPr>
              <w:t xml:space="preserve">Permanent – An assembly that is not intended to be split during the production process. </w:t>
            </w:r>
          </w:p>
          <w:p w14:paraId="30F13F7A" w14:textId="77777777" w:rsidR="00F831FF" w:rsidRDefault="00F831FF" w:rsidP="00642D98">
            <w:pPr>
              <w:pStyle w:val="TableNormal1"/>
              <w:keepNext w:val="0"/>
              <w:spacing w:before="40"/>
              <w:rPr>
                <w:lang w:val="en-US"/>
              </w:rPr>
            </w:pPr>
            <w:r w:rsidRPr="001C220C">
              <w:rPr>
                <w:lang w:val="en-US"/>
              </w:rPr>
              <w:t>Transient – A temporary assembly using during production, such as a pallet of different materials or a batch kit.</w:t>
            </w:r>
          </w:p>
        </w:tc>
        <w:tc>
          <w:tcPr>
            <w:tcW w:w="1175" w:type="dxa"/>
          </w:tcPr>
          <w:p w14:paraId="321CEDEF" w14:textId="77777777" w:rsidR="00F831FF" w:rsidRPr="001C220C" w:rsidRDefault="00F831FF" w:rsidP="00642D98">
            <w:pPr>
              <w:pStyle w:val="TableNormal1"/>
              <w:keepNext w:val="0"/>
              <w:rPr>
                <w:lang w:val="en-US"/>
              </w:rPr>
            </w:pPr>
            <w:r w:rsidRPr="001C220C">
              <w:rPr>
                <w:lang w:val="en-US"/>
              </w:rPr>
              <w:t>Permanent</w:t>
            </w:r>
          </w:p>
        </w:tc>
        <w:tc>
          <w:tcPr>
            <w:tcW w:w="1350" w:type="dxa"/>
          </w:tcPr>
          <w:p w14:paraId="1AE0AFA9" w14:textId="77777777" w:rsidR="00F831FF" w:rsidRPr="001C220C" w:rsidRDefault="00F831FF" w:rsidP="00642D98">
            <w:pPr>
              <w:pStyle w:val="TableNormal1"/>
              <w:keepNext w:val="0"/>
              <w:spacing w:before="40"/>
              <w:rPr>
                <w:lang w:val="en-US"/>
              </w:rPr>
            </w:pPr>
            <w:r w:rsidRPr="001C220C">
              <w:rPr>
                <w:lang w:val="en-US"/>
              </w:rPr>
              <w:t>Transient</w:t>
            </w:r>
          </w:p>
        </w:tc>
        <w:tc>
          <w:tcPr>
            <w:tcW w:w="1080" w:type="dxa"/>
          </w:tcPr>
          <w:p w14:paraId="38BFA4F6" w14:textId="77777777" w:rsidR="00F831FF" w:rsidRPr="001C220C" w:rsidRDefault="00F831FF" w:rsidP="00642D98">
            <w:pPr>
              <w:pStyle w:val="TableNormal1"/>
              <w:keepNext w:val="0"/>
              <w:spacing w:before="40"/>
              <w:rPr>
                <w:lang w:val="en-US"/>
              </w:rPr>
            </w:pPr>
            <w:r w:rsidRPr="001C220C">
              <w:rPr>
                <w:lang w:val="en-US"/>
              </w:rPr>
              <w:t>Permanent</w:t>
            </w:r>
          </w:p>
        </w:tc>
        <w:tc>
          <w:tcPr>
            <w:tcW w:w="1292" w:type="dxa"/>
          </w:tcPr>
          <w:p w14:paraId="2B283E8C" w14:textId="77777777" w:rsidR="00F831FF" w:rsidRPr="001C220C" w:rsidRDefault="00F831FF" w:rsidP="00642D98">
            <w:pPr>
              <w:pStyle w:val="TableNormal1"/>
              <w:keepNext w:val="0"/>
              <w:spacing w:before="40"/>
              <w:rPr>
                <w:lang w:val="en-US"/>
              </w:rPr>
            </w:pPr>
            <w:r w:rsidRPr="001C220C">
              <w:rPr>
                <w:lang w:val="en-US"/>
              </w:rPr>
              <w:t>Transient</w:t>
            </w:r>
          </w:p>
        </w:tc>
      </w:tr>
      <w:tr w:rsidR="004E136B" w:rsidRPr="001C220C" w14:paraId="7406295D" w14:textId="77777777" w:rsidTr="006835A6">
        <w:trPr>
          <w:cantSplit/>
          <w:jc w:val="center"/>
        </w:trPr>
        <w:tc>
          <w:tcPr>
            <w:tcW w:w="9046" w:type="dxa"/>
            <w:gridSpan w:val="6"/>
          </w:tcPr>
          <w:p w14:paraId="510CD2F7" w14:textId="77777777" w:rsidR="004E136B" w:rsidRPr="001C220C" w:rsidRDefault="004E136B" w:rsidP="00642D98">
            <w:pPr>
              <w:pStyle w:val="NOTE0"/>
              <w:rPr>
                <w:lang w:val="en-US"/>
              </w:rPr>
            </w:pPr>
            <w:r w:rsidRPr="001C220C">
              <w:rPr>
                <w:lang w:val="en-US"/>
              </w:rPr>
              <w:t>* Typically</w:t>
            </w:r>
            <w:r w:rsidR="00EB5BAF">
              <w:rPr>
                <w:lang w:val="en-US"/>
              </w:rPr>
              <w:t>,</w:t>
            </w:r>
            <w:r w:rsidRPr="001C220C">
              <w:rPr>
                <w:lang w:val="en-US"/>
              </w:rPr>
              <w:t xml:space="preserve"> either a </w:t>
            </w:r>
            <w:r w:rsidRPr="003310AA">
              <w:rPr>
                <w:i/>
                <w:lang w:val="en-US"/>
              </w:rPr>
              <w:t>material class, material definition, material lot</w:t>
            </w:r>
            <w:r w:rsidRPr="001C220C">
              <w:rPr>
                <w:lang w:val="en-US"/>
              </w:rPr>
              <w:t xml:space="preserve">, or </w:t>
            </w:r>
            <w:r w:rsidRPr="003310AA">
              <w:rPr>
                <w:i/>
                <w:lang w:val="en-US"/>
              </w:rPr>
              <w:t>material sublot</w:t>
            </w:r>
            <w:r w:rsidRPr="001C220C">
              <w:rPr>
                <w:lang w:val="en-US"/>
              </w:rPr>
              <w:t xml:space="preserve"> is specified. </w:t>
            </w:r>
          </w:p>
        </w:tc>
      </w:tr>
    </w:tbl>
    <w:p w14:paraId="0A2A1666" w14:textId="6C4DD801" w:rsidR="00DB0BDF" w:rsidRDefault="00DB0BDF" w:rsidP="00F74376">
      <w:pPr>
        <w:pStyle w:val="NOTE0"/>
        <w:rPr>
          <w:ins w:id="19660" w:author="Charles Gifford" w:date="2017-03-17T22:29:00Z"/>
          <w:lang w:val="en-US"/>
        </w:rPr>
      </w:pPr>
      <w:ins w:id="19661" w:author="Charles Gifford" w:date="2017-03-17T22:29:00Z">
        <w:r w:rsidRPr="00DB0BDF">
          <w:rPr>
            <w:lang w:val="en-US"/>
          </w:rPr>
          <w:t>NOTE</w:t>
        </w:r>
        <w:r w:rsidRPr="00DB0BDF">
          <w:rPr>
            <w:lang w:val="en-US"/>
          </w:rPr>
          <w:tab/>
          <w:t xml:space="preserve">A </w:t>
        </w:r>
        <w:r w:rsidRPr="00F7003C">
          <w:rPr>
            <w:i/>
            <w:lang w:val="en-US"/>
          </w:rPr>
          <w:t xml:space="preserve">material capability </w:t>
        </w:r>
        <w:r w:rsidRPr="00DB0BDF">
          <w:rPr>
            <w:lang w:val="en-US"/>
          </w:rPr>
          <w:t>may specify a spatial definition in addition to an operational location where it is necessary to specify the spatial definition of the material resource(s) within the given operational location.</w:t>
        </w:r>
      </w:ins>
    </w:p>
    <w:p w14:paraId="2B6DDA9C" w14:textId="5996D304" w:rsidR="008B4A6F" w:rsidRPr="001C220C" w:rsidRDefault="008B4A6F" w:rsidP="000D5E27">
      <w:pPr>
        <w:pStyle w:val="PARAGRAPH"/>
        <w:rPr>
          <w:lang w:val="en-US"/>
        </w:rPr>
      </w:pPr>
      <w:r w:rsidRPr="001C220C">
        <w:rPr>
          <w:lang w:val="en-US"/>
        </w:rPr>
        <w:t xml:space="preserve">Where </w:t>
      </w:r>
      <w:r w:rsidRPr="001C220C">
        <w:rPr>
          <w:i/>
          <w:lang w:val="en-US"/>
        </w:rPr>
        <w:t xml:space="preserve">materials </w:t>
      </w:r>
      <w:r w:rsidRPr="001C220C">
        <w:rPr>
          <w:lang w:val="en-US"/>
        </w:rPr>
        <w:t xml:space="preserve">are members of multiple </w:t>
      </w:r>
      <w:r w:rsidRPr="001C220C">
        <w:rPr>
          <w:i/>
          <w:lang w:val="en-US"/>
        </w:rPr>
        <w:t>material classes</w:t>
      </w:r>
      <w:r w:rsidRPr="001C220C">
        <w:rPr>
          <w:lang w:val="en-US"/>
        </w:rPr>
        <w:t xml:space="preserve"> then the </w:t>
      </w:r>
      <w:r w:rsidRPr="001C220C">
        <w:rPr>
          <w:i/>
          <w:lang w:val="en-US"/>
        </w:rPr>
        <w:t>material capability</w:t>
      </w:r>
      <w:r w:rsidRPr="001C220C">
        <w:rPr>
          <w:lang w:val="en-US"/>
        </w:rPr>
        <w:t xml:space="preserve"> information defined by </w:t>
      </w:r>
      <w:r w:rsidRPr="001C220C">
        <w:rPr>
          <w:i/>
          <w:lang w:val="en-US"/>
        </w:rPr>
        <w:t>material class</w:t>
      </w:r>
      <w:r w:rsidRPr="001C220C">
        <w:rPr>
          <w:lang w:val="en-US"/>
        </w:rPr>
        <w:t xml:space="preserve"> should be used carefully because of possible double counts, and material resources should be managed at the instance level.</w:t>
      </w:r>
    </w:p>
    <w:p w14:paraId="30685609" w14:textId="77777777" w:rsidR="008B4A6F" w:rsidRPr="001C220C" w:rsidRDefault="008B4A6F" w:rsidP="003E1075">
      <w:pPr>
        <w:pStyle w:val="Heading3"/>
      </w:pPr>
      <w:bookmarkStart w:id="19662" w:name="_Toc161566421"/>
      <w:bookmarkStart w:id="19663" w:name="_Toc320177004"/>
      <w:r w:rsidRPr="001C220C">
        <w:t>Material capability property</w:t>
      </w:r>
      <w:bookmarkEnd w:id="19662"/>
      <w:bookmarkEnd w:id="19663"/>
    </w:p>
    <w:p w14:paraId="2DB95610" w14:textId="77777777" w:rsidR="002E56ED" w:rsidRDefault="002E56ED" w:rsidP="002E56ED">
      <w:pPr>
        <w:pStyle w:val="PARAGRAPH"/>
        <w:rPr>
          <w:lang w:val="en-US"/>
        </w:rPr>
      </w:pPr>
      <w:r w:rsidRPr="001C220C">
        <w:rPr>
          <w:lang w:val="en-US"/>
        </w:rPr>
        <w:t>Specific properties that are required</w:t>
      </w:r>
      <w:r w:rsidR="003C2388">
        <w:rPr>
          <w:lang w:val="en-US"/>
        </w:rPr>
        <w:t xml:space="preserve"> for</w:t>
      </w:r>
      <w:r w:rsidRPr="001C220C">
        <w:rPr>
          <w:lang w:val="en-US"/>
        </w:rPr>
        <w:t xml:space="preserve"> </w:t>
      </w:r>
      <w:r>
        <w:rPr>
          <w:i/>
          <w:lang w:val="en-US"/>
        </w:rPr>
        <w:t>material</w:t>
      </w:r>
      <w:r w:rsidRPr="00853E4C">
        <w:rPr>
          <w:i/>
          <w:lang w:val="en-US"/>
        </w:rPr>
        <w:t xml:space="preserve"> capabilities</w:t>
      </w:r>
      <w:r>
        <w:rPr>
          <w:lang w:val="en-US"/>
        </w:rPr>
        <w:t xml:space="preserve"> </w:t>
      </w:r>
      <w:r w:rsidRPr="001C220C">
        <w:rPr>
          <w:lang w:val="en-US"/>
        </w:rPr>
        <w:t xml:space="preserve">shall be presented </w:t>
      </w:r>
      <w:r>
        <w:rPr>
          <w:lang w:val="en-US"/>
        </w:rPr>
        <w:t xml:space="preserve">as </w:t>
      </w:r>
      <w:r>
        <w:rPr>
          <w:i/>
          <w:lang w:val="en-US"/>
        </w:rPr>
        <w:t xml:space="preserve">material capability </w:t>
      </w:r>
      <w:r w:rsidRPr="000C7AD0">
        <w:rPr>
          <w:i/>
          <w:lang w:val="en-US"/>
        </w:rPr>
        <w:t>properties</w:t>
      </w:r>
      <w:r w:rsidRPr="001C220C">
        <w:rPr>
          <w:lang w:val="en-US"/>
        </w:rPr>
        <w:t>.</w:t>
      </w:r>
      <w:r w:rsidRPr="00AE642B">
        <w:rPr>
          <w:lang w:val="en-US"/>
        </w:rPr>
        <w:t xml:space="preserve"> </w:t>
      </w:r>
    </w:p>
    <w:p w14:paraId="3A275F88" w14:textId="77777777" w:rsidR="00D109BD" w:rsidRPr="001C220C" w:rsidRDefault="00D109BD" w:rsidP="00D109BD">
      <w:pPr>
        <w:pStyle w:val="PARAGRAPH"/>
        <w:rPr>
          <w:lang w:val="en-US"/>
        </w:rPr>
      </w:pPr>
      <w:r w:rsidRPr="003C2388">
        <w:rPr>
          <w:i/>
          <w:lang w:val="en-US"/>
        </w:rPr>
        <w:t>Material capability properties</w:t>
      </w:r>
      <w:r>
        <w:rPr>
          <w:lang w:val="en-US"/>
        </w:rPr>
        <w:t xml:space="preserve"> may contain nested </w:t>
      </w:r>
      <w:r w:rsidRPr="003C2388">
        <w:rPr>
          <w:i/>
          <w:lang w:val="en-US"/>
        </w:rPr>
        <w:t>material capability properties</w:t>
      </w:r>
      <w:r>
        <w:rPr>
          <w:lang w:val="en-US"/>
        </w:rPr>
        <w:t>.</w:t>
      </w:r>
    </w:p>
    <w:p w14:paraId="1388B555" w14:textId="0B04D7ED" w:rsidR="0096517F" w:rsidRDefault="00F7003C" w:rsidP="0096517F">
      <w:pPr>
        <w:pStyle w:val="PARAGRAPH"/>
        <w:rPr>
          <w:ins w:id="19664" w:author="Charles Gifford" w:date="2016-04-20T14:16:00Z"/>
          <w:lang w:val="en-US"/>
        </w:rPr>
      </w:pPr>
      <w:r>
        <w:rPr>
          <w:lang w:val="en-US"/>
        </w:rPr>
        <w:fldChar w:fldCharType="begin"/>
      </w:r>
      <w:r>
        <w:rPr>
          <w:lang w:val="en-US"/>
        </w:rPr>
        <w:instrText xml:space="preserve"> REF _Ref477985954 \h </w:instrText>
      </w:r>
      <w:r>
        <w:rPr>
          <w:lang w:val="en-US"/>
        </w:rPr>
      </w:r>
      <w:r>
        <w:rPr>
          <w:lang w:val="en-US"/>
        </w:rPr>
        <w:fldChar w:fldCharType="separate"/>
      </w:r>
      <w:r>
        <w:t xml:space="preserve">Table </w:t>
      </w:r>
      <w:r>
        <w:rPr>
          <w:noProof/>
        </w:rPr>
        <w:t>231</w:t>
      </w:r>
      <w:r>
        <w:rPr>
          <w:lang w:val="en-US"/>
        </w:rPr>
        <w:fldChar w:fldCharType="end"/>
      </w:r>
      <w:r w:rsidR="00642D98">
        <w:rPr>
          <w:lang w:val="en-US"/>
        </w:rPr>
        <w:t xml:space="preserve"> </w:t>
      </w:r>
      <w:r w:rsidR="008B4A6F" w:rsidRPr="001C220C">
        <w:rPr>
          <w:lang w:val="en-US"/>
        </w:rPr>
        <w:t xml:space="preserve">defines the </w:t>
      </w:r>
      <w:r w:rsidR="0096517F">
        <w:rPr>
          <w:lang w:val="en-US"/>
        </w:rPr>
        <w:t>relationship</w:t>
      </w:r>
      <w:r w:rsidR="007C0870">
        <w:rPr>
          <w:lang w:val="en-US"/>
        </w:rPr>
        <w:t xml:space="preserve"> role</w:t>
      </w:r>
      <w:r w:rsidR="008B4A6F" w:rsidRPr="001C220C">
        <w:rPr>
          <w:lang w:val="en-US"/>
        </w:rPr>
        <w:t xml:space="preserve">s for </w:t>
      </w:r>
      <w:r w:rsidR="00530334">
        <w:rPr>
          <w:lang w:val="en-US"/>
        </w:rPr>
        <w:t xml:space="preserve">the </w:t>
      </w:r>
      <w:r w:rsidR="008B4A6F" w:rsidRPr="001C220C">
        <w:rPr>
          <w:i/>
          <w:lang w:val="en-US"/>
        </w:rPr>
        <w:t>material capability property</w:t>
      </w:r>
      <w:r w:rsidR="008558A5">
        <w:rPr>
          <w:lang w:val="en-US"/>
        </w:rPr>
        <w:t xml:space="preserve">. </w:t>
      </w:r>
      <w:ins w:id="19665" w:author="Charles Gifford" w:date="2017-03-22T22:44:00Z">
        <w:r>
          <w:rPr>
            <w:lang w:val="en-US"/>
          </w:rPr>
          <w:fldChar w:fldCharType="begin"/>
        </w:r>
        <w:r>
          <w:rPr>
            <w:lang w:val="en-US"/>
          </w:rPr>
          <w:instrText xml:space="preserve"> REF _Ref161734161 \h </w:instrText>
        </w:r>
      </w:ins>
      <w:r>
        <w:rPr>
          <w:lang w:val="en-US"/>
        </w:rPr>
      </w:r>
      <w:r>
        <w:rPr>
          <w:lang w:val="en-US"/>
        </w:rPr>
        <w:fldChar w:fldCharType="separate"/>
      </w:r>
      <w:ins w:id="19666" w:author="Charles Gifford" w:date="2017-03-22T22:44:00Z">
        <w:r w:rsidRPr="001C220C">
          <w:rPr>
            <w:lang w:val="en-US"/>
          </w:rPr>
          <w:t xml:space="preserve">Table </w:t>
        </w:r>
        <w:r>
          <w:rPr>
            <w:noProof/>
            <w:lang w:val="en-US"/>
          </w:rPr>
          <w:t>232</w:t>
        </w:r>
        <w:r>
          <w:rPr>
            <w:lang w:val="en-US"/>
          </w:rPr>
          <w:fldChar w:fldCharType="end"/>
        </w:r>
        <w:r>
          <w:rPr>
            <w:lang w:val="en-US"/>
          </w:rPr>
          <w:t xml:space="preserve"> </w:t>
        </w:r>
      </w:ins>
      <w:ins w:id="19667" w:author="Charles Gifford" w:date="2016-04-20T14:16:00Z">
        <w:r w:rsidR="0096517F" w:rsidRPr="001C220C">
          <w:rPr>
            <w:lang w:val="en-US"/>
          </w:rPr>
          <w:t xml:space="preserve">defines the attributes for </w:t>
        </w:r>
      </w:ins>
      <w:ins w:id="19668" w:author="Charles Gifford" w:date="2016-10-30T07:59:00Z">
        <w:r w:rsidR="00530334">
          <w:rPr>
            <w:lang w:val="en-US"/>
          </w:rPr>
          <w:t xml:space="preserve">the </w:t>
        </w:r>
      </w:ins>
      <w:ins w:id="19669" w:author="Charles Gifford" w:date="2016-04-20T14:16:00Z">
        <w:r w:rsidR="00530334">
          <w:rPr>
            <w:i/>
            <w:lang w:val="en-US"/>
          </w:rPr>
          <w:t>material capability property</w:t>
        </w:r>
        <w:r w:rsidR="0096517F">
          <w:rPr>
            <w:lang w:val="en-US"/>
          </w:rPr>
          <w:t xml:space="preserve">. </w:t>
        </w:r>
      </w:ins>
    </w:p>
    <w:p w14:paraId="7EA137F2" w14:textId="4DA2982D" w:rsidR="0096517F" w:rsidRDefault="00F7003C" w:rsidP="00881CA4">
      <w:pPr>
        <w:pStyle w:val="TABLE-title"/>
        <w:rPr>
          <w:ins w:id="19670" w:author="Charles Gifford" w:date="2017-03-20T22:37:00Z"/>
          <w:lang w:val="en-US"/>
        </w:rPr>
      </w:pPr>
      <w:bookmarkStart w:id="19671" w:name="_Ref477985954"/>
      <w:bookmarkStart w:id="19672" w:name="_Toc478492531"/>
      <w:ins w:id="19673" w:author="Charles Gifford" w:date="2017-03-22T22:42:00Z">
        <w:r>
          <w:t xml:space="preserve">Table </w:t>
        </w:r>
        <w:r>
          <w:fldChar w:fldCharType="begin"/>
        </w:r>
        <w:r>
          <w:instrText xml:space="preserve"> SEQ Table \* ARABIC </w:instrText>
        </w:r>
      </w:ins>
      <w:r>
        <w:fldChar w:fldCharType="separate"/>
      </w:r>
      <w:ins w:id="19674" w:author="Charles Gifford" w:date="2017-03-22T22:42:00Z">
        <w:r>
          <w:rPr>
            <w:noProof/>
          </w:rPr>
          <w:t>231</w:t>
        </w:r>
        <w:r>
          <w:fldChar w:fldCharType="end"/>
        </w:r>
      </w:ins>
      <w:bookmarkEnd w:id="19671"/>
      <w:ins w:id="19675" w:author="Charles Gifford" w:date="2016-04-20T14:16:00Z">
        <w:r w:rsidR="0096517F" w:rsidRPr="001C220C">
          <w:rPr>
            <w:noProof/>
            <w:lang w:val="en-US"/>
          </w:rPr>
          <w:t xml:space="preserve"> </w:t>
        </w:r>
        <w:r w:rsidR="0096517F">
          <w:rPr>
            <w:lang w:val="en-US"/>
          </w:rPr>
          <w:t>–</w:t>
        </w:r>
        <w:r w:rsidR="0096517F" w:rsidRPr="001C220C">
          <w:rPr>
            <w:noProof/>
            <w:lang w:val="en-US"/>
          </w:rPr>
          <w:t xml:space="preserve"> </w:t>
        </w:r>
        <w:r w:rsidR="0096517F">
          <w:rPr>
            <w:lang w:val="en-US"/>
          </w:rPr>
          <w:t>M</w:t>
        </w:r>
        <w:r w:rsidR="0096517F" w:rsidRPr="001C220C">
          <w:rPr>
            <w:noProof/>
            <w:lang w:val="en-US"/>
          </w:rPr>
          <w:t>aterial capability property</w:t>
        </w:r>
        <w:r w:rsidR="0096517F" w:rsidRPr="00AC2193">
          <w:rPr>
            <w:lang w:val="en-US"/>
          </w:rPr>
          <w:t xml:space="preserve"> </w:t>
        </w:r>
        <w:r w:rsidR="0096517F">
          <w:rPr>
            <w:lang w:val="en-US"/>
          </w:rPr>
          <w:t>relationship</w:t>
        </w:r>
      </w:ins>
      <w:ins w:id="19676" w:author="Charles Gifford" w:date="2017-03-20T22:52:00Z">
        <w:r w:rsidR="007C0870">
          <w:rPr>
            <w:lang w:val="en-US"/>
          </w:rPr>
          <w:t xml:space="preserve"> role</w:t>
        </w:r>
      </w:ins>
      <w:ins w:id="19677" w:author="Charles Gifford" w:date="2016-04-20T14:16:00Z">
        <w:r w:rsidR="0096517F">
          <w:rPr>
            <w:lang w:val="en-US"/>
          </w:rPr>
          <w:t>s</w:t>
        </w:r>
      </w:ins>
      <w:bookmarkEnd w:id="19672"/>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170"/>
        <w:gridCol w:w="3690"/>
      </w:tblGrid>
      <w:tr w:rsidR="00291F09" w:rsidRPr="009432BC" w14:paraId="7DD7D6B2" w14:textId="77777777" w:rsidTr="00C60793">
        <w:trPr>
          <w:trHeight w:val="197"/>
          <w:tblHeader/>
          <w:ins w:id="19678" w:author="Charles Gifford" w:date="2017-03-20T22:37:00Z"/>
        </w:trPr>
        <w:tc>
          <w:tcPr>
            <w:tcW w:w="2155" w:type="dxa"/>
            <w:shd w:val="clear" w:color="auto" w:fill="auto"/>
          </w:tcPr>
          <w:p w14:paraId="1D1DBBB5" w14:textId="77777777" w:rsidR="00291F09" w:rsidRPr="009432BC" w:rsidRDefault="00291F09" w:rsidP="00C60793">
            <w:pPr>
              <w:pStyle w:val="TABLE-col-heading"/>
              <w:rPr>
                <w:ins w:id="19679" w:author="Charles Gifford" w:date="2017-03-20T22:37:00Z"/>
              </w:rPr>
            </w:pPr>
            <w:ins w:id="19680" w:author="Charles Gifford" w:date="2017-03-20T22:37:00Z">
              <w:r w:rsidRPr="009432BC">
                <w:t>Related Object</w:t>
              </w:r>
            </w:ins>
          </w:p>
        </w:tc>
        <w:tc>
          <w:tcPr>
            <w:tcW w:w="2070" w:type="dxa"/>
            <w:shd w:val="clear" w:color="auto" w:fill="auto"/>
          </w:tcPr>
          <w:p w14:paraId="18B6D0FE" w14:textId="77777777" w:rsidR="00291F09" w:rsidRPr="009432BC" w:rsidRDefault="00291F09" w:rsidP="00C60793">
            <w:pPr>
              <w:pStyle w:val="TABLE-col-heading"/>
              <w:rPr>
                <w:ins w:id="19681" w:author="Charles Gifford" w:date="2017-03-20T22:37:00Z"/>
              </w:rPr>
            </w:pPr>
            <w:ins w:id="19682" w:author="Charles Gifford" w:date="2017-03-20T22:37:00Z">
              <w:r w:rsidRPr="009432BC">
                <w:t>Role</w:t>
              </w:r>
            </w:ins>
          </w:p>
        </w:tc>
        <w:tc>
          <w:tcPr>
            <w:tcW w:w="1170" w:type="dxa"/>
            <w:shd w:val="clear" w:color="auto" w:fill="auto"/>
          </w:tcPr>
          <w:p w14:paraId="387C69A1" w14:textId="77777777" w:rsidR="00291F09" w:rsidRPr="009432BC" w:rsidRDefault="00291F09" w:rsidP="00C60793">
            <w:pPr>
              <w:pStyle w:val="TABLE-col-heading"/>
              <w:rPr>
                <w:ins w:id="19683" w:author="Charles Gifford" w:date="2017-03-20T22:37:00Z"/>
              </w:rPr>
            </w:pPr>
            <w:ins w:id="19684" w:author="Charles Gifford" w:date="2017-03-20T22:37:00Z">
              <w:r w:rsidRPr="009432BC">
                <w:t>Multiplicity</w:t>
              </w:r>
            </w:ins>
          </w:p>
        </w:tc>
        <w:tc>
          <w:tcPr>
            <w:tcW w:w="3690" w:type="dxa"/>
            <w:shd w:val="clear" w:color="auto" w:fill="auto"/>
          </w:tcPr>
          <w:p w14:paraId="17ED18A9" w14:textId="77777777" w:rsidR="00291F09" w:rsidRPr="009432BC" w:rsidRDefault="00291F09" w:rsidP="00C60793">
            <w:pPr>
              <w:pStyle w:val="TABLE-col-heading"/>
              <w:rPr>
                <w:ins w:id="19685" w:author="Charles Gifford" w:date="2017-03-20T22:37:00Z"/>
              </w:rPr>
            </w:pPr>
            <w:ins w:id="19686" w:author="Charles Gifford" w:date="2017-03-20T22:37:00Z">
              <w:r w:rsidRPr="009432BC">
                <w:t>Description</w:t>
              </w:r>
            </w:ins>
          </w:p>
        </w:tc>
      </w:tr>
      <w:tr w:rsidR="00291F09" w:rsidRPr="009432BC" w14:paraId="17DC89B4" w14:textId="77777777" w:rsidTr="00C60793">
        <w:trPr>
          <w:trHeight w:val="332"/>
          <w:ins w:id="19687" w:author="Charles Gifford" w:date="2017-03-20T22:37:00Z"/>
        </w:trPr>
        <w:tc>
          <w:tcPr>
            <w:tcW w:w="2155" w:type="dxa"/>
          </w:tcPr>
          <w:p w14:paraId="5C54598E" w14:textId="4C4C7A3A" w:rsidR="00291F09" w:rsidRPr="009432BC" w:rsidRDefault="00291F09" w:rsidP="00C60793">
            <w:pPr>
              <w:pStyle w:val="TABLE-cell"/>
              <w:rPr>
                <w:ins w:id="19688" w:author="Charles Gifford" w:date="2017-03-20T22:37:00Z"/>
              </w:rPr>
            </w:pPr>
            <w:ins w:id="19689" w:author="Charles Gifford" w:date="2017-03-20T22:37:00Z">
              <w:r>
                <w:rPr>
                  <w:szCs w:val="20"/>
                  <w:lang w:val="en-US"/>
                </w:rPr>
                <w:t>Material capability</w:t>
              </w:r>
            </w:ins>
          </w:p>
        </w:tc>
        <w:tc>
          <w:tcPr>
            <w:tcW w:w="2070" w:type="dxa"/>
          </w:tcPr>
          <w:p w14:paraId="2AFC9632" w14:textId="77777777" w:rsidR="00291F09" w:rsidRPr="009432BC" w:rsidRDefault="00291F09" w:rsidP="00C60793">
            <w:pPr>
              <w:pStyle w:val="TABLE-cell"/>
              <w:rPr>
                <w:ins w:id="19690" w:author="Charles Gifford" w:date="2017-03-20T22:37:00Z"/>
              </w:rPr>
            </w:pPr>
            <w:ins w:id="19691" w:author="Charles Gifford" w:date="2017-03-20T22:37:00Z">
              <w:r>
                <w:rPr>
                  <w:szCs w:val="20"/>
                  <w:lang w:val="en-US"/>
                </w:rPr>
                <w:t>NA</w:t>
              </w:r>
            </w:ins>
          </w:p>
        </w:tc>
        <w:tc>
          <w:tcPr>
            <w:tcW w:w="1170" w:type="dxa"/>
          </w:tcPr>
          <w:p w14:paraId="371ACE70" w14:textId="77777777" w:rsidR="00291F09" w:rsidRPr="009432BC" w:rsidRDefault="00291F09" w:rsidP="00C60793">
            <w:pPr>
              <w:pStyle w:val="TABLE-cell"/>
              <w:rPr>
                <w:ins w:id="19692" w:author="Charles Gifford" w:date="2017-03-20T22:37:00Z"/>
              </w:rPr>
            </w:pPr>
            <w:ins w:id="19693" w:author="Charles Gifford" w:date="2017-03-20T22:37:00Z">
              <w:r>
                <w:rPr>
                  <w:szCs w:val="20"/>
                  <w:lang w:val="en-US"/>
                </w:rPr>
                <w:t>1</w:t>
              </w:r>
            </w:ins>
          </w:p>
        </w:tc>
        <w:tc>
          <w:tcPr>
            <w:tcW w:w="3690" w:type="dxa"/>
          </w:tcPr>
          <w:p w14:paraId="1A6E631A" w14:textId="4B71B0DB" w:rsidR="00291F09" w:rsidRPr="009432BC" w:rsidRDefault="00291F09" w:rsidP="00C60793">
            <w:pPr>
              <w:pStyle w:val="TABLE-cell"/>
              <w:rPr>
                <w:ins w:id="19694" w:author="Charles Gifford" w:date="2017-03-20T22:37:00Z"/>
              </w:rPr>
            </w:pPr>
            <w:ins w:id="19695" w:author="Charles Gifford" w:date="2017-03-20T22:37:00Z">
              <w:r>
                <w:rPr>
                  <w:lang w:val="en-US"/>
                </w:rPr>
                <w:t xml:space="preserve">The </w:t>
              </w:r>
              <w:r>
                <w:rPr>
                  <w:i/>
                  <w:lang w:val="en-US"/>
                </w:rPr>
                <w:t>material capability</w:t>
              </w:r>
              <w:r>
                <w:rPr>
                  <w:lang w:val="en-US"/>
                </w:rPr>
                <w:t xml:space="preserve"> defined in part by this </w:t>
              </w:r>
              <w:r>
                <w:rPr>
                  <w:i/>
                  <w:lang w:val="en-US"/>
                </w:rPr>
                <w:t>material capability property</w:t>
              </w:r>
              <w:r>
                <w:rPr>
                  <w:lang w:val="en-US"/>
                </w:rPr>
                <w:t>.</w:t>
              </w:r>
            </w:ins>
          </w:p>
        </w:tc>
      </w:tr>
      <w:tr w:rsidR="00291F09" w:rsidRPr="009432BC" w14:paraId="36F1498D" w14:textId="77777777" w:rsidTr="00C60793">
        <w:trPr>
          <w:trHeight w:val="332"/>
          <w:ins w:id="19696" w:author="Charles Gifford" w:date="2017-03-20T22:37:00Z"/>
        </w:trPr>
        <w:tc>
          <w:tcPr>
            <w:tcW w:w="2155" w:type="dxa"/>
            <w:shd w:val="clear" w:color="auto" w:fill="auto"/>
          </w:tcPr>
          <w:p w14:paraId="029B8D25" w14:textId="1C3B7858" w:rsidR="00291F09" w:rsidRDefault="00291F09" w:rsidP="00C60793">
            <w:pPr>
              <w:pStyle w:val="TABLE-cell"/>
              <w:rPr>
                <w:ins w:id="19697" w:author="Charles Gifford" w:date="2017-03-20T22:37:00Z"/>
                <w:szCs w:val="20"/>
                <w:lang w:val="en-US"/>
              </w:rPr>
            </w:pPr>
            <w:ins w:id="19698" w:author="Charles Gifford" w:date="2017-03-20T22:37:00Z">
              <w:r>
                <w:rPr>
                  <w:szCs w:val="20"/>
                  <w:lang w:val="en-US"/>
                </w:rPr>
                <w:t>Material</w:t>
              </w:r>
              <w:r w:rsidRPr="00C02C26">
                <w:rPr>
                  <w:szCs w:val="20"/>
                  <w:lang w:val="en-US"/>
                </w:rPr>
                <w:t xml:space="preserve"> </w:t>
              </w:r>
              <w:r w:rsidRPr="00037D0F">
                <w:rPr>
                  <w:szCs w:val="20"/>
                  <w:lang w:val="en-US"/>
                </w:rPr>
                <w:t xml:space="preserve">capability </w:t>
              </w:r>
              <w:r w:rsidRPr="00AB0960">
                <w:rPr>
                  <w:szCs w:val="20"/>
                  <w:lang w:val="en-US"/>
                </w:rPr>
                <w:t>property</w:t>
              </w:r>
            </w:ins>
          </w:p>
        </w:tc>
        <w:tc>
          <w:tcPr>
            <w:tcW w:w="2070" w:type="dxa"/>
            <w:shd w:val="clear" w:color="auto" w:fill="auto"/>
          </w:tcPr>
          <w:p w14:paraId="2482743F" w14:textId="535469D7" w:rsidR="00291F09" w:rsidRDefault="00291F09" w:rsidP="00C60793">
            <w:pPr>
              <w:pStyle w:val="TABLE-cell"/>
              <w:rPr>
                <w:ins w:id="19699" w:author="Charles Gifford" w:date="2017-03-20T22:37:00Z"/>
                <w:szCs w:val="20"/>
                <w:lang w:val="en-US"/>
              </w:rPr>
            </w:pPr>
            <w:ins w:id="19700" w:author="Charles Gifford" w:date="2017-03-20T22:37:00Z">
              <w:r>
                <w:rPr>
                  <w:szCs w:val="20"/>
                  <w:lang w:val="en-US"/>
                </w:rPr>
                <w:t>Material</w:t>
              </w:r>
              <w:r w:rsidRPr="00C02C26">
                <w:rPr>
                  <w:szCs w:val="20"/>
                  <w:lang w:val="en-US"/>
                </w:rPr>
                <w:t xml:space="preserve"> </w:t>
              </w:r>
              <w:r w:rsidRPr="00037D0F">
                <w:rPr>
                  <w:szCs w:val="20"/>
                  <w:lang w:val="en-US"/>
                </w:rPr>
                <w:t xml:space="preserve">capability </w:t>
              </w:r>
              <w:r w:rsidRPr="00AB0960">
                <w:rPr>
                  <w:szCs w:val="20"/>
                  <w:lang w:val="en-US"/>
                </w:rPr>
                <w:t>property</w:t>
              </w:r>
              <w:r>
                <w:rPr>
                  <w:szCs w:val="20"/>
                  <w:lang w:val="en-US"/>
                </w:rPr>
                <w:t xml:space="preserve"> child</w:t>
              </w:r>
            </w:ins>
          </w:p>
        </w:tc>
        <w:tc>
          <w:tcPr>
            <w:tcW w:w="1170" w:type="dxa"/>
            <w:shd w:val="clear" w:color="auto" w:fill="auto"/>
          </w:tcPr>
          <w:p w14:paraId="3BB26A62" w14:textId="77777777" w:rsidR="00291F09" w:rsidRDefault="00291F09" w:rsidP="00C60793">
            <w:pPr>
              <w:pStyle w:val="TABLE-cell"/>
              <w:rPr>
                <w:ins w:id="19701" w:author="Charles Gifford" w:date="2017-03-20T22:37:00Z"/>
                <w:szCs w:val="20"/>
                <w:lang w:val="en-US"/>
              </w:rPr>
            </w:pPr>
            <w:ins w:id="19702" w:author="Charles Gifford" w:date="2017-03-20T22:37:00Z">
              <w:r>
                <w:rPr>
                  <w:szCs w:val="20"/>
                  <w:lang w:val="en-US"/>
                </w:rPr>
                <w:t>0</w:t>
              </w:r>
              <w:r w:rsidRPr="00AB0960">
                <w:rPr>
                  <w:szCs w:val="20"/>
                  <w:lang w:val="en-US"/>
                </w:rPr>
                <w:t>..*</w:t>
              </w:r>
            </w:ins>
          </w:p>
        </w:tc>
        <w:tc>
          <w:tcPr>
            <w:tcW w:w="3690" w:type="dxa"/>
            <w:shd w:val="clear" w:color="auto" w:fill="auto"/>
          </w:tcPr>
          <w:p w14:paraId="46A805BF" w14:textId="7F2948B5" w:rsidR="00291F09" w:rsidRDefault="00291F09" w:rsidP="00C60793">
            <w:pPr>
              <w:pStyle w:val="TABLE-cell"/>
              <w:rPr>
                <w:ins w:id="19703" w:author="Charles Gifford" w:date="2017-03-20T22:37:00Z"/>
                <w:lang w:val="en-US"/>
              </w:rPr>
            </w:pPr>
            <w:ins w:id="19704" w:author="Charles Gifford" w:date="2017-03-20T22:37:00Z">
              <w:r>
                <w:rPr>
                  <w:lang w:val="en-US"/>
                </w:rPr>
                <w:t xml:space="preserve">The values in the child </w:t>
              </w:r>
            </w:ins>
            <w:ins w:id="19705" w:author="Charles Gifford" w:date="2017-03-20T22:38:00Z">
              <w:r>
                <w:rPr>
                  <w:i/>
                </w:rPr>
                <w:t>material</w:t>
              </w:r>
            </w:ins>
            <w:ins w:id="19706" w:author="Charles Gifford" w:date="2017-03-20T22:37:00Z">
              <w:r>
                <w:rPr>
                  <w:i/>
                  <w:lang w:val="en-US"/>
                </w:rPr>
                <w:t xml:space="preserve"> </w:t>
              </w:r>
              <w:r w:rsidRPr="00037D0F">
                <w:rPr>
                  <w:i/>
                  <w:lang w:val="en-US"/>
                </w:rPr>
                <w:t>capability</w:t>
              </w:r>
              <w:r>
                <w:rPr>
                  <w:i/>
                  <w:lang w:val="en-US"/>
                </w:rPr>
                <w:t xml:space="preserve"> </w:t>
              </w:r>
              <w:r w:rsidRPr="00465559">
                <w:rPr>
                  <w:i/>
                  <w:lang w:val="en-US"/>
                </w:rPr>
                <w:t>property</w:t>
              </w:r>
              <w:r>
                <w:rPr>
                  <w:lang w:val="en-US"/>
                </w:rPr>
                <w:t xml:space="preserve"> for</w:t>
              </w:r>
              <w:r w:rsidRPr="00786491">
                <w:rPr>
                  <w:lang w:val="en-US"/>
                </w:rPr>
                <w:t xml:space="preserve"> </w:t>
              </w:r>
              <w:r>
                <w:rPr>
                  <w:lang w:val="en-US"/>
                </w:rPr>
                <w:t>this</w:t>
              </w:r>
              <w:r w:rsidRPr="00AB0960">
                <w:rPr>
                  <w:lang w:val="en-US"/>
                </w:rPr>
                <w:t xml:space="preserve"> </w:t>
              </w:r>
            </w:ins>
            <w:ins w:id="19707" w:author="Charles Gifford" w:date="2017-03-20T22:38:00Z">
              <w:r>
                <w:rPr>
                  <w:i/>
                </w:rPr>
                <w:t>material</w:t>
              </w:r>
            </w:ins>
            <w:ins w:id="19708" w:author="Charles Gifford" w:date="2017-03-20T22:37:00Z">
              <w:r w:rsidR="00E67CD6">
                <w:rPr>
                  <w:i/>
                  <w:lang w:val="en-US"/>
                </w:rPr>
                <w:t xml:space="preserve"> capability</w:t>
              </w:r>
            </w:ins>
            <w:ins w:id="19709" w:author="Charles Gifford" w:date="2017-03-27T20:53:00Z">
              <w:r w:rsidR="00E67CD6">
                <w:rPr>
                  <w:i/>
                  <w:lang w:val="en-US"/>
                </w:rPr>
                <w:t xml:space="preserve"> property</w:t>
              </w:r>
            </w:ins>
            <w:ins w:id="19710" w:author="Charles Gifford" w:date="2017-03-20T22:37:00Z">
              <w:r w:rsidRPr="00AB0960">
                <w:rPr>
                  <w:lang w:val="en-US"/>
                </w:rPr>
                <w:t>.</w:t>
              </w:r>
            </w:ins>
          </w:p>
        </w:tc>
      </w:tr>
      <w:tr w:rsidR="00291F09" w:rsidRPr="009432BC" w14:paraId="0F13EA8C" w14:textId="77777777" w:rsidTr="00C60793">
        <w:trPr>
          <w:trHeight w:val="332"/>
          <w:ins w:id="19711" w:author="Charles Gifford" w:date="2017-03-20T22:37:00Z"/>
        </w:trPr>
        <w:tc>
          <w:tcPr>
            <w:tcW w:w="2155" w:type="dxa"/>
            <w:shd w:val="clear" w:color="auto" w:fill="auto"/>
          </w:tcPr>
          <w:p w14:paraId="619F85E8" w14:textId="17B3409B" w:rsidR="00291F09" w:rsidRPr="00AB0960" w:rsidRDefault="00291F09" w:rsidP="00C60793">
            <w:pPr>
              <w:pStyle w:val="TABLE-cell"/>
              <w:rPr>
                <w:ins w:id="19712" w:author="Charles Gifford" w:date="2017-03-20T22:37:00Z"/>
                <w:szCs w:val="20"/>
                <w:lang w:val="en-US"/>
              </w:rPr>
            </w:pPr>
            <w:ins w:id="19713" w:author="Charles Gifford" w:date="2017-03-20T22:38:00Z">
              <w:r>
                <w:t>Material</w:t>
              </w:r>
            </w:ins>
            <w:ins w:id="19714" w:author="Charles Gifford" w:date="2017-03-20T22:37:00Z">
              <w:r w:rsidRPr="00BA06AC">
                <w:t xml:space="preserve"> </w:t>
              </w:r>
              <w:r w:rsidRPr="00BA207E">
                <w:t>class</w:t>
              </w:r>
              <w:r>
                <w:t xml:space="preserve"> property</w:t>
              </w:r>
            </w:ins>
          </w:p>
        </w:tc>
        <w:tc>
          <w:tcPr>
            <w:tcW w:w="2070" w:type="dxa"/>
            <w:shd w:val="clear" w:color="auto" w:fill="auto"/>
          </w:tcPr>
          <w:p w14:paraId="3FE0ED66" w14:textId="41BE6C94" w:rsidR="00291F09" w:rsidRPr="00AB0960" w:rsidRDefault="00291F09" w:rsidP="00C60793">
            <w:pPr>
              <w:pStyle w:val="TABLE-cell"/>
              <w:rPr>
                <w:ins w:id="19715" w:author="Charles Gifford" w:date="2017-03-20T22:37:00Z"/>
                <w:szCs w:val="20"/>
                <w:lang w:val="en-US"/>
              </w:rPr>
            </w:pPr>
            <w:ins w:id="19716" w:author="Charles Gifford" w:date="2017-03-20T22:38:00Z">
              <w:r>
                <w:t>Material</w:t>
              </w:r>
            </w:ins>
            <w:ins w:id="19717" w:author="Charles Gifford" w:date="2017-03-20T22:37:00Z">
              <w:r w:rsidRPr="00BA06AC">
                <w:t xml:space="preserve"> </w:t>
              </w:r>
              <w:r w:rsidRPr="00BA207E">
                <w:t>class</w:t>
              </w:r>
              <w:r>
                <w:t xml:space="preserve"> property</w:t>
              </w:r>
            </w:ins>
          </w:p>
        </w:tc>
        <w:tc>
          <w:tcPr>
            <w:tcW w:w="1170" w:type="dxa"/>
          </w:tcPr>
          <w:p w14:paraId="33002CE9" w14:textId="77777777" w:rsidR="00291F09" w:rsidRDefault="00291F09" w:rsidP="00C60793">
            <w:pPr>
              <w:pStyle w:val="TABLE-cell"/>
              <w:rPr>
                <w:ins w:id="19718" w:author="Charles Gifford" w:date="2017-03-20T22:37:00Z"/>
                <w:szCs w:val="20"/>
                <w:lang w:val="en-US"/>
              </w:rPr>
            </w:pPr>
            <w:ins w:id="19719" w:author="Charles Gifford" w:date="2017-03-20T22:37:00Z">
              <w:r w:rsidRPr="0030452A">
                <w:t>0..*</w:t>
              </w:r>
            </w:ins>
          </w:p>
        </w:tc>
        <w:tc>
          <w:tcPr>
            <w:tcW w:w="3690" w:type="dxa"/>
          </w:tcPr>
          <w:p w14:paraId="28C7ABBB" w14:textId="2F320CE4" w:rsidR="00291F09" w:rsidRDefault="00291F09" w:rsidP="00C60793">
            <w:pPr>
              <w:pStyle w:val="TABLE-cell"/>
              <w:rPr>
                <w:ins w:id="19720" w:author="Charles Gifford" w:date="2017-03-20T22:37:00Z"/>
                <w:lang w:val="en-US"/>
              </w:rPr>
            </w:pPr>
            <w:ins w:id="19721" w:author="Charles Gifford" w:date="2017-03-20T22:37:00Z">
              <w:r>
                <w:t>A cross-model dependency to</w:t>
              </w:r>
              <w:r w:rsidRPr="00FD719C">
                <w:t xml:space="preserve"> element in the </w:t>
              </w:r>
            </w:ins>
            <w:ins w:id="19722" w:author="Charles Gifford" w:date="2017-03-20T22:38:00Z">
              <w:r>
                <w:t>material</w:t>
              </w:r>
            </w:ins>
            <w:ins w:id="19723" w:author="Charles Gifford" w:date="2017-03-20T22:37:00Z">
              <w:r w:rsidRPr="00BA06AC">
                <w:t xml:space="preserve"> </w:t>
              </w:r>
              <w:r w:rsidRPr="00FD719C">
                <w:t>model</w:t>
              </w:r>
              <w:r>
                <w:t xml:space="preserve"> as explained in clause 4.6.4</w:t>
              </w:r>
              <w:r w:rsidRPr="00FD719C">
                <w:t>.</w:t>
              </w:r>
            </w:ins>
          </w:p>
        </w:tc>
      </w:tr>
      <w:tr w:rsidR="00291F09" w:rsidRPr="009432BC" w14:paraId="16B1A993" w14:textId="77777777" w:rsidTr="00C60793">
        <w:trPr>
          <w:trHeight w:val="332"/>
          <w:ins w:id="19724" w:author="Charles Gifford" w:date="2017-03-20T22:37:00Z"/>
        </w:trPr>
        <w:tc>
          <w:tcPr>
            <w:tcW w:w="2155" w:type="dxa"/>
            <w:shd w:val="clear" w:color="auto" w:fill="auto"/>
          </w:tcPr>
          <w:p w14:paraId="0A19A686" w14:textId="77777777" w:rsidR="00291F09" w:rsidRPr="00AB0960" w:rsidRDefault="00291F09" w:rsidP="00C60793">
            <w:pPr>
              <w:pStyle w:val="TABLE-cell"/>
              <w:rPr>
                <w:ins w:id="19725" w:author="Charles Gifford" w:date="2017-03-20T22:37:00Z"/>
                <w:szCs w:val="20"/>
                <w:lang w:val="en-US"/>
              </w:rPr>
            </w:pPr>
            <w:ins w:id="19726" w:author="Charles Gifford" w:date="2017-03-20T22:37:00Z">
              <w:r w:rsidRPr="00BA06AC">
                <w:t xml:space="preserve">Equipment </w:t>
              </w:r>
              <w:r>
                <w:t>property</w:t>
              </w:r>
            </w:ins>
          </w:p>
        </w:tc>
        <w:tc>
          <w:tcPr>
            <w:tcW w:w="2070" w:type="dxa"/>
            <w:shd w:val="clear" w:color="auto" w:fill="auto"/>
          </w:tcPr>
          <w:p w14:paraId="151615DC" w14:textId="77777777" w:rsidR="00291F09" w:rsidRPr="00AB0960" w:rsidRDefault="00291F09" w:rsidP="00C60793">
            <w:pPr>
              <w:pStyle w:val="TABLE-cell"/>
              <w:rPr>
                <w:ins w:id="19727" w:author="Charles Gifford" w:date="2017-03-20T22:37:00Z"/>
                <w:szCs w:val="20"/>
                <w:lang w:val="en-US"/>
              </w:rPr>
            </w:pPr>
            <w:ins w:id="19728" w:author="Charles Gifford" w:date="2017-03-20T22:37:00Z">
              <w:r w:rsidRPr="00BA06AC">
                <w:t xml:space="preserve">Equipment </w:t>
              </w:r>
              <w:r>
                <w:t>property</w:t>
              </w:r>
            </w:ins>
          </w:p>
        </w:tc>
        <w:tc>
          <w:tcPr>
            <w:tcW w:w="1170" w:type="dxa"/>
          </w:tcPr>
          <w:p w14:paraId="0B514EB9" w14:textId="77777777" w:rsidR="00291F09" w:rsidRDefault="00291F09" w:rsidP="00C60793">
            <w:pPr>
              <w:pStyle w:val="TABLE-cell"/>
              <w:rPr>
                <w:ins w:id="19729" w:author="Charles Gifford" w:date="2017-03-20T22:37:00Z"/>
                <w:szCs w:val="20"/>
                <w:lang w:val="en-US"/>
              </w:rPr>
            </w:pPr>
            <w:ins w:id="19730" w:author="Charles Gifford" w:date="2017-03-20T22:37:00Z">
              <w:r w:rsidRPr="0030452A">
                <w:t>0..*</w:t>
              </w:r>
            </w:ins>
          </w:p>
        </w:tc>
        <w:tc>
          <w:tcPr>
            <w:tcW w:w="3690" w:type="dxa"/>
            <w:shd w:val="clear" w:color="auto" w:fill="auto"/>
          </w:tcPr>
          <w:p w14:paraId="4945D2B8" w14:textId="77777777" w:rsidR="00291F09" w:rsidRDefault="00291F09" w:rsidP="00C60793">
            <w:pPr>
              <w:pStyle w:val="TABLE-cell"/>
              <w:rPr>
                <w:ins w:id="19731" w:author="Charles Gifford" w:date="2017-03-20T22:37:00Z"/>
                <w:lang w:val="en-US"/>
              </w:rPr>
            </w:pPr>
            <w:ins w:id="19732" w:author="Charles Gifford" w:date="2017-03-20T22:37:00Z">
              <w:r>
                <w:t>A cross-model dependency</w:t>
              </w:r>
              <w:r w:rsidRPr="002C3CDB">
                <w:t xml:space="preserve"> to element in the </w:t>
              </w:r>
              <w:r>
                <w:t>e</w:t>
              </w:r>
              <w:r w:rsidRPr="00BA06AC">
                <w:t>quipment</w:t>
              </w:r>
              <w:r w:rsidRPr="002C3CDB">
                <w:t xml:space="preserve"> model as explained in clause 4.6.4.</w:t>
              </w:r>
            </w:ins>
          </w:p>
        </w:tc>
      </w:tr>
    </w:tbl>
    <w:p w14:paraId="620ECAAF" w14:textId="39EAF4EF" w:rsidR="008B4A6F" w:rsidRPr="001C220C" w:rsidRDefault="008B4A6F" w:rsidP="000D5E27">
      <w:pPr>
        <w:pStyle w:val="TABLE-title"/>
        <w:rPr>
          <w:noProof/>
          <w:lang w:val="en-US"/>
        </w:rPr>
      </w:pPr>
      <w:bookmarkStart w:id="19733" w:name="_Ref161734161"/>
      <w:bookmarkStart w:id="19734" w:name="_Toc161631677"/>
      <w:bookmarkStart w:id="19735" w:name="_Toc266864210"/>
      <w:bookmarkStart w:id="19736" w:name="_Toc306621098"/>
      <w:bookmarkStart w:id="19737" w:name="_Toc320178494"/>
      <w:bookmarkStart w:id="19738" w:name="_Toc478492532"/>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F7003C">
        <w:rPr>
          <w:noProof/>
          <w:lang w:val="en-US"/>
        </w:rPr>
        <w:t>232</w:t>
      </w:r>
      <w:r w:rsidR="00FD29D6">
        <w:rPr>
          <w:lang w:val="en-US"/>
        </w:rPr>
        <w:fldChar w:fldCharType="end"/>
      </w:r>
      <w:bookmarkEnd w:id="19733"/>
      <w:r w:rsidRPr="001C220C">
        <w:rPr>
          <w:noProof/>
          <w:lang w:val="en-US"/>
        </w:rPr>
        <w:t xml:space="preserve"> </w:t>
      </w:r>
      <w:r w:rsidR="000D5E27">
        <w:rPr>
          <w:lang w:val="en-US"/>
        </w:rPr>
        <w:t>–</w:t>
      </w:r>
      <w:r w:rsidRPr="001C220C">
        <w:rPr>
          <w:noProof/>
          <w:lang w:val="en-US"/>
        </w:rPr>
        <w:t xml:space="preserve"> </w:t>
      </w:r>
      <w:r w:rsidR="00D02368">
        <w:rPr>
          <w:lang w:val="en-US"/>
        </w:rPr>
        <w:t>M</w:t>
      </w:r>
      <w:r w:rsidRPr="001C220C">
        <w:rPr>
          <w:noProof/>
          <w:lang w:val="en-US"/>
        </w:rPr>
        <w:t>aterial capability property</w:t>
      </w:r>
      <w:bookmarkEnd w:id="19734"/>
      <w:bookmarkEnd w:id="19735"/>
      <w:bookmarkEnd w:id="19736"/>
      <w:bookmarkEnd w:id="19737"/>
      <w:r w:rsidR="00D02368" w:rsidRPr="00AC2193">
        <w:rPr>
          <w:lang w:val="en-US"/>
        </w:rPr>
        <w:t xml:space="preserve"> </w:t>
      </w:r>
      <w:r w:rsidR="00D02368">
        <w:rPr>
          <w:lang w:val="en-US"/>
        </w:rPr>
        <w:t>attributes</w:t>
      </w:r>
      <w:bookmarkEnd w:id="19738"/>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F3761C" w:rsidRPr="001C220C" w14:paraId="6833819D" w14:textId="77777777">
        <w:trPr>
          <w:tblHeader/>
          <w:jc w:val="center"/>
        </w:trPr>
        <w:tc>
          <w:tcPr>
            <w:tcW w:w="1269" w:type="dxa"/>
          </w:tcPr>
          <w:p w14:paraId="6C828E49" w14:textId="77777777" w:rsidR="00F3761C" w:rsidRPr="001C220C" w:rsidRDefault="00F3761C" w:rsidP="00642D98">
            <w:pPr>
              <w:pStyle w:val="NormalTableHeader"/>
              <w:keepNext w:val="0"/>
              <w:spacing w:before="40"/>
              <w:rPr>
                <w:lang w:val="en-US"/>
              </w:rPr>
            </w:pPr>
            <w:r w:rsidRPr="001C220C">
              <w:rPr>
                <w:lang w:val="en-US"/>
              </w:rPr>
              <w:t xml:space="preserve">Attribute </w:t>
            </w:r>
            <w:r w:rsidR="000B599F">
              <w:rPr>
                <w:lang w:val="en-US"/>
              </w:rPr>
              <w:t>n</w:t>
            </w:r>
            <w:r w:rsidRPr="001C220C">
              <w:rPr>
                <w:lang w:val="en-US"/>
              </w:rPr>
              <w:t>ame</w:t>
            </w:r>
          </w:p>
        </w:tc>
        <w:tc>
          <w:tcPr>
            <w:tcW w:w="2880" w:type="dxa"/>
          </w:tcPr>
          <w:p w14:paraId="67998A3E" w14:textId="77777777" w:rsidR="00F3761C" w:rsidRPr="001C220C" w:rsidRDefault="00F3761C" w:rsidP="00642D98">
            <w:pPr>
              <w:pStyle w:val="NormalTableHeader"/>
              <w:keepNext w:val="0"/>
              <w:spacing w:before="40"/>
              <w:rPr>
                <w:lang w:val="en-US"/>
              </w:rPr>
            </w:pPr>
            <w:r w:rsidRPr="001C220C">
              <w:rPr>
                <w:lang w:val="en-US"/>
              </w:rPr>
              <w:t>Description</w:t>
            </w:r>
          </w:p>
        </w:tc>
        <w:tc>
          <w:tcPr>
            <w:tcW w:w="1440" w:type="dxa"/>
          </w:tcPr>
          <w:p w14:paraId="085952F4" w14:textId="77777777" w:rsidR="00F3761C" w:rsidRPr="001C220C" w:rsidRDefault="00AE4770" w:rsidP="00642D98">
            <w:pPr>
              <w:pStyle w:val="NormalTableHeader"/>
              <w:keepNext w:val="0"/>
              <w:spacing w:before="40"/>
              <w:rPr>
                <w:lang w:val="en-US"/>
              </w:rPr>
            </w:pPr>
            <w:r>
              <w:rPr>
                <w:lang w:val="en-US"/>
              </w:rPr>
              <w:t>Production example</w:t>
            </w:r>
            <w:r w:rsidR="00F3761C" w:rsidRPr="001C220C">
              <w:rPr>
                <w:lang w:val="en-US"/>
              </w:rPr>
              <w:t>s</w:t>
            </w:r>
          </w:p>
        </w:tc>
        <w:tc>
          <w:tcPr>
            <w:tcW w:w="1297" w:type="dxa"/>
          </w:tcPr>
          <w:p w14:paraId="65D019BA" w14:textId="77777777" w:rsidR="00F3761C" w:rsidRPr="001C220C" w:rsidRDefault="00AE4770" w:rsidP="00642D98">
            <w:pPr>
              <w:pStyle w:val="NormalTableHeader"/>
              <w:keepNext w:val="0"/>
              <w:spacing w:before="40"/>
              <w:rPr>
                <w:lang w:val="en-US"/>
              </w:rPr>
            </w:pPr>
            <w:r>
              <w:rPr>
                <w:lang w:val="en-US"/>
              </w:rPr>
              <w:t>Maintenance example</w:t>
            </w:r>
            <w:r w:rsidR="00F3761C" w:rsidRPr="001C220C">
              <w:rPr>
                <w:lang w:val="en-US"/>
              </w:rPr>
              <w:t>s</w:t>
            </w:r>
          </w:p>
        </w:tc>
        <w:tc>
          <w:tcPr>
            <w:tcW w:w="1080" w:type="dxa"/>
          </w:tcPr>
          <w:p w14:paraId="7B77F285" w14:textId="77777777" w:rsidR="00F3761C" w:rsidRPr="001C220C" w:rsidRDefault="00AE4770" w:rsidP="00642D98">
            <w:pPr>
              <w:pStyle w:val="NormalTableHeader"/>
              <w:keepNext w:val="0"/>
              <w:spacing w:before="40"/>
              <w:rPr>
                <w:lang w:val="en-US"/>
              </w:rPr>
            </w:pPr>
            <w:r>
              <w:rPr>
                <w:lang w:val="en-US"/>
              </w:rPr>
              <w:t>Quality example</w:t>
            </w:r>
            <w:r w:rsidR="00F3761C" w:rsidRPr="001C220C">
              <w:rPr>
                <w:lang w:val="en-US"/>
              </w:rPr>
              <w:t>s</w:t>
            </w:r>
          </w:p>
        </w:tc>
        <w:tc>
          <w:tcPr>
            <w:tcW w:w="1080" w:type="dxa"/>
          </w:tcPr>
          <w:p w14:paraId="439FE57B" w14:textId="77777777" w:rsidR="00F3761C" w:rsidRPr="001C220C" w:rsidRDefault="00AE4770" w:rsidP="00642D98">
            <w:pPr>
              <w:pStyle w:val="NormalTableHeader"/>
              <w:keepNext w:val="0"/>
              <w:spacing w:before="40"/>
              <w:rPr>
                <w:lang w:val="en-US"/>
              </w:rPr>
            </w:pPr>
            <w:r>
              <w:rPr>
                <w:lang w:val="en-US"/>
              </w:rPr>
              <w:t>Inventory example</w:t>
            </w:r>
            <w:r w:rsidR="00F3761C" w:rsidRPr="001C220C">
              <w:rPr>
                <w:lang w:val="en-US"/>
              </w:rPr>
              <w:t>s</w:t>
            </w:r>
          </w:p>
        </w:tc>
      </w:tr>
      <w:tr w:rsidR="00BB2E6B" w:rsidRPr="001C220C" w14:paraId="1A8CDCFD" w14:textId="77777777">
        <w:trPr>
          <w:cantSplit/>
          <w:jc w:val="center"/>
        </w:trPr>
        <w:tc>
          <w:tcPr>
            <w:tcW w:w="1269" w:type="dxa"/>
          </w:tcPr>
          <w:p w14:paraId="1B004D63" w14:textId="77777777" w:rsidR="00BB2E6B" w:rsidRPr="001C220C" w:rsidRDefault="00F81EE0" w:rsidP="00642D98">
            <w:pPr>
              <w:pStyle w:val="TableNormal1"/>
              <w:keepNext w:val="0"/>
              <w:rPr>
                <w:lang w:val="en-US"/>
              </w:rPr>
            </w:pPr>
            <w:r w:rsidRPr="001C220C">
              <w:rPr>
                <w:lang w:val="en-US"/>
              </w:rPr>
              <w:t>ID</w:t>
            </w:r>
          </w:p>
        </w:tc>
        <w:tc>
          <w:tcPr>
            <w:tcW w:w="2880" w:type="dxa"/>
          </w:tcPr>
          <w:p w14:paraId="75A59146" w14:textId="77777777" w:rsidR="00BB2E6B" w:rsidRPr="001C220C" w:rsidRDefault="00BB2E6B" w:rsidP="00642D98">
            <w:pPr>
              <w:pStyle w:val="TableNormal1"/>
              <w:keepNext w:val="0"/>
              <w:rPr>
                <w:lang w:val="en-US"/>
              </w:rPr>
            </w:pPr>
            <w:r w:rsidRPr="001C220C">
              <w:rPr>
                <w:lang w:val="en-US"/>
              </w:rPr>
              <w:t xml:space="preserve">An identification of a property of the associated </w:t>
            </w:r>
            <w:r w:rsidRPr="001C220C">
              <w:rPr>
                <w:i/>
                <w:lang w:val="en-US"/>
              </w:rPr>
              <w:t>material property</w:t>
            </w:r>
            <w:r w:rsidRPr="001C220C">
              <w:rPr>
                <w:lang w:val="en-US"/>
              </w:rPr>
              <w:t xml:space="preserve"> or </w:t>
            </w:r>
            <w:r w:rsidRPr="001C220C">
              <w:rPr>
                <w:i/>
                <w:lang w:val="en-US"/>
              </w:rPr>
              <w:t>equipment class property</w:t>
            </w:r>
            <w:r w:rsidRPr="001C220C">
              <w:rPr>
                <w:lang w:val="en-US"/>
              </w:rPr>
              <w:t>.</w:t>
            </w:r>
          </w:p>
        </w:tc>
        <w:tc>
          <w:tcPr>
            <w:tcW w:w="1440" w:type="dxa"/>
          </w:tcPr>
          <w:p w14:paraId="6BC3211D" w14:textId="77777777" w:rsidR="00BB2E6B" w:rsidRPr="001C220C" w:rsidRDefault="00BB2E6B" w:rsidP="00642D98">
            <w:pPr>
              <w:pStyle w:val="TableNormal1"/>
              <w:keepNext w:val="0"/>
              <w:rPr>
                <w:lang w:val="en-US"/>
              </w:rPr>
            </w:pPr>
            <w:r w:rsidRPr="001C220C">
              <w:rPr>
                <w:lang w:val="en-US"/>
              </w:rPr>
              <w:t>pH</w:t>
            </w:r>
          </w:p>
        </w:tc>
        <w:tc>
          <w:tcPr>
            <w:tcW w:w="1297" w:type="dxa"/>
          </w:tcPr>
          <w:p w14:paraId="37DA4AF3" w14:textId="77777777" w:rsidR="00BB2E6B" w:rsidRPr="001C220C" w:rsidRDefault="00BB2E6B" w:rsidP="00642D98">
            <w:pPr>
              <w:pStyle w:val="TableNormal1"/>
              <w:keepNext w:val="0"/>
              <w:spacing w:before="40"/>
              <w:rPr>
                <w:lang w:val="en-US"/>
              </w:rPr>
            </w:pPr>
            <w:r w:rsidRPr="001C220C">
              <w:rPr>
                <w:lang w:val="en-US"/>
              </w:rPr>
              <w:t>Size</w:t>
            </w:r>
          </w:p>
        </w:tc>
        <w:tc>
          <w:tcPr>
            <w:tcW w:w="1080" w:type="dxa"/>
          </w:tcPr>
          <w:p w14:paraId="4C7A1808" w14:textId="77777777" w:rsidR="00BB2E6B" w:rsidRPr="001C220C" w:rsidRDefault="007A69EF" w:rsidP="00642D98">
            <w:pPr>
              <w:pStyle w:val="TableNormal1"/>
              <w:keepNext w:val="0"/>
              <w:spacing w:before="40"/>
              <w:rPr>
                <w:lang w:val="en-US"/>
              </w:rPr>
            </w:pPr>
            <w:r>
              <w:rPr>
                <w:lang w:val="en-US"/>
              </w:rPr>
              <w:t>(not applicable)</w:t>
            </w:r>
          </w:p>
        </w:tc>
        <w:tc>
          <w:tcPr>
            <w:tcW w:w="1080" w:type="dxa"/>
          </w:tcPr>
          <w:p w14:paraId="02F8B6E3" w14:textId="77777777" w:rsidR="00BB2E6B" w:rsidRPr="001C220C" w:rsidRDefault="00C21049" w:rsidP="00642D98">
            <w:pPr>
              <w:pStyle w:val="TableNormal1"/>
              <w:keepNext w:val="0"/>
              <w:spacing w:before="40"/>
              <w:rPr>
                <w:lang w:val="en-US"/>
              </w:rPr>
            </w:pPr>
            <w:r>
              <w:rPr>
                <w:lang w:val="en-US"/>
              </w:rPr>
              <w:t>(not applicable)</w:t>
            </w:r>
          </w:p>
        </w:tc>
      </w:tr>
      <w:tr w:rsidR="00BB2E6B" w:rsidRPr="001C220C" w14:paraId="74B3246D" w14:textId="77777777">
        <w:trPr>
          <w:cantSplit/>
          <w:jc w:val="center"/>
        </w:trPr>
        <w:tc>
          <w:tcPr>
            <w:tcW w:w="1269" w:type="dxa"/>
          </w:tcPr>
          <w:p w14:paraId="29068412" w14:textId="77777777" w:rsidR="00BB2E6B" w:rsidRPr="001C220C" w:rsidRDefault="00BB2E6B" w:rsidP="00642D98">
            <w:pPr>
              <w:pStyle w:val="TableNormal1"/>
              <w:keepNext w:val="0"/>
              <w:rPr>
                <w:lang w:val="en-US"/>
              </w:rPr>
            </w:pPr>
            <w:r w:rsidRPr="001C220C">
              <w:rPr>
                <w:lang w:val="en-US"/>
              </w:rPr>
              <w:t>Description</w:t>
            </w:r>
          </w:p>
        </w:tc>
        <w:tc>
          <w:tcPr>
            <w:tcW w:w="2880" w:type="dxa"/>
          </w:tcPr>
          <w:p w14:paraId="7A056CD2" w14:textId="77777777" w:rsidR="00BB2E6B" w:rsidRPr="001C220C" w:rsidRDefault="00BB2E6B" w:rsidP="00642D98">
            <w:pPr>
              <w:pStyle w:val="TableNormal1"/>
              <w:keepNext w:val="0"/>
              <w:rPr>
                <w:lang w:val="en-US"/>
              </w:rPr>
            </w:pPr>
            <w:r w:rsidRPr="001C220C">
              <w:rPr>
                <w:lang w:val="en-US"/>
              </w:rPr>
              <w:t xml:space="preserve">Contains additional information and descriptions of the </w:t>
            </w:r>
            <w:r w:rsidRPr="001C220C">
              <w:rPr>
                <w:i/>
                <w:lang w:val="en-US"/>
              </w:rPr>
              <w:t xml:space="preserve">material capability property </w:t>
            </w:r>
            <w:r w:rsidRPr="001C220C">
              <w:rPr>
                <w:lang w:val="en-US"/>
              </w:rPr>
              <w:t>definition.</w:t>
            </w:r>
          </w:p>
        </w:tc>
        <w:tc>
          <w:tcPr>
            <w:tcW w:w="1440" w:type="dxa"/>
          </w:tcPr>
          <w:p w14:paraId="3D2C9CAA" w14:textId="77777777" w:rsidR="00BB2E6B" w:rsidRPr="001C220C" w:rsidRDefault="00BB2E6B" w:rsidP="00642D98">
            <w:pPr>
              <w:pStyle w:val="TableNormal1"/>
              <w:keepNext w:val="0"/>
              <w:rPr>
                <w:lang w:val="en-US"/>
              </w:rPr>
            </w:pPr>
            <w:r w:rsidRPr="001C220C">
              <w:rPr>
                <w:lang w:val="en-US"/>
              </w:rPr>
              <w:t>pH of active ingredient</w:t>
            </w:r>
          </w:p>
        </w:tc>
        <w:tc>
          <w:tcPr>
            <w:tcW w:w="1297" w:type="dxa"/>
          </w:tcPr>
          <w:p w14:paraId="738300A5" w14:textId="77777777" w:rsidR="00BB2E6B" w:rsidRPr="001C220C" w:rsidRDefault="00BB2E6B" w:rsidP="00642D98">
            <w:pPr>
              <w:pStyle w:val="TableNormal1"/>
              <w:keepNext w:val="0"/>
              <w:spacing w:before="40"/>
              <w:rPr>
                <w:lang w:val="en-US"/>
              </w:rPr>
            </w:pPr>
            <w:r w:rsidRPr="001C220C">
              <w:rPr>
                <w:lang w:val="en-US"/>
              </w:rPr>
              <w:t>Size required by calibration test</w:t>
            </w:r>
          </w:p>
        </w:tc>
        <w:tc>
          <w:tcPr>
            <w:tcW w:w="1080" w:type="dxa"/>
          </w:tcPr>
          <w:p w14:paraId="03BCA073" w14:textId="77777777" w:rsidR="00BB2E6B" w:rsidRPr="001C220C" w:rsidRDefault="007A69EF" w:rsidP="00642D98">
            <w:pPr>
              <w:pStyle w:val="TableNormal1"/>
              <w:keepNext w:val="0"/>
              <w:spacing w:before="40"/>
              <w:rPr>
                <w:lang w:val="en-US"/>
              </w:rPr>
            </w:pPr>
            <w:r>
              <w:rPr>
                <w:lang w:val="en-US"/>
              </w:rPr>
              <w:t>(not applicable)</w:t>
            </w:r>
          </w:p>
        </w:tc>
        <w:tc>
          <w:tcPr>
            <w:tcW w:w="1080" w:type="dxa"/>
          </w:tcPr>
          <w:p w14:paraId="7663FB78" w14:textId="77777777" w:rsidR="00BB2E6B" w:rsidRPr="001C220C" w:rsidRDefault="00C21049" w:rsidP="00642D98">
            <w:pPr>
              <w:pStyle w:val="TableNormal1"/>
              <w:keepNext w:val="0"/>
              <w:spacing w:before="40"/>
              <w:rPr>
                <w:lang w:val="en-US"/>
              </w:rPr>
            </w:pPr>
            <w:r>
              <w:rPr>
                <w:lang w:val="en-US"/>
              </w:rPr>
              <w:t>(not applicable)</w:t>
            </w:r>
          </w:p>
        </w:tc>
      </w:tr>
      <w:tr w:rsidR="00BB2E6B" w:rsidRPr="001C220C" w14:paraId="1B32FCE5" w14:textId="77777777">
        <w:trPr>
          <w:cantSplit/>
          <w:jc w:val="center"/>
        </w:trPr>
        <w:tc>
          <w:tcPr>
            <w:tcW w:w="1269" w:type="dxa"/>
          </w:tcPr>
          <w:p w14:paraId="178950ED" w14:textId="77777777" w:rsidR="00BB2E6B" w:rsidRPr="001C220C" w:rsidRDefault="00BB2E6B" w:rsidP="00642D98">
            <w:pPr>
              <w:pStyle w:val="TableNormal1"/>
              <w:keepNext w:val="0"/>
              <w:rPr>
                <w:lang w:val="en-US"/>
              </w:rPr>
            </w:pPr>
            <w:r w:rsidRPr="001C220C">
              <w:rPr>
                <w:lang w:val="en-US"/>
              </w:rPr>
              <w:t>Value</w:t>
            </w:r>
          </w:p>
        </w:tc>
        <w:tc>
          <w:tcPr>
            <w:tcW w:w="2880" w:type="dxa"/>
          </w:tcPr>
          <w:p w14:paraId="09F25A29" w14:textId="77777777" w:rsidR="00BB2E6B" w:rsidRPr="001C220C" w:rsidRDefault="00BB2E6B" w:rsidP="00642D98">
            <w:pPr>
              <w:pStyle w:val="TableNormal1"/>
              <w:keepNext w:val="0"/>
              <w:rPr>
                <w:lang w:val="en-US"/>
              </w:rPr>
            </w:pPr>
            <w:r w:rsidRPr="001C220C">
              <w:rPr>
                <w:lang w:val="en-US"/>
              </w:rPr>
              <w:t>The value, set of values, or range of the property.</w:t>
            </w:r>
          </w:p>
        </w:tc>
        <w:tc>
          <w:tcPr>
            <w:tcW w:w="1440" w:type="dxa"/>
          </w:tcPr>
          <w:p w14:paraId="31798401" w14:textId="77777777" w:rsidR="00BB2E6B" w:rsidRPr="001C220C" w:rsidRDefault="00BB2E6B" w:rsidP="00642D98">
            <w:pPr>
              <w:pStyle w:val="TableNormal1"/>
              <w:keepNext w:val="0"/>
              <w:rPr>
                <w:lang w:val="en-US"/>
              </w:rPr>
            </w:pPr>
            <w:r w:rsidRPr="001C220C">
              <w:rPr>
                <w:lang w:val="en-US"/>
              </w:rPr>
              <w:t>6</w:t>
            </w:r>
            <w:r w:rsidR="00A51526">
              <w:rPr>
                <w:lang w:val="en-US"/>
              </w:rPr>
              <w:t>,</w:t>
            </w:r>
            <w:r w:rsidRPr="001C220C">
              <w:rPr>
                <w:lang w:val="en-US"/>
              </w:rPr>
              <w:t>3</w:t>
            </w:r>
          </w:p>
        </w:tc>
        <w:tc>
          <w:tcPr>
            <w:tcW w:w="1297" w:type="dxa"/>
          </w:tcPr>
          <w:p w14:paraId="1DC9DB2E" w14:textId="77777777" w:rsidR="00BB2E6B" w:rsidRPr="001C220C" w:rsidRDefault="00BB2E6B" w:rsidP="00642D98">
            <w:pPr>
              <w:pStyle w:val="TableNormal1"/>
              <w:keepNext w:val="0"/>
              <w:spacing w:before="40"/>
              <w:rPr>
                <w:lang w:val="en-US"/>
              </w:rPr>
            </w:pPr>
            <w:r w:rsidRPr="001C220C">
              <w:rPr>
                <w:lang w:val="en-US"/>
              </w:rPr>
              <w:t xml:space="preserve">3 </w:t>
            </w:r>
            <w:r w:rsidR="004A2E0A">
              <w:rPr>
                <w:lang w:val="en-US"/>
              </w:rPr>
              <w:sym w:font="Symbol" w:char="F0B4"/>
            </w:r>
            <w:r w:rsidRPr="001C220C">
              <w:rPr>
                <w:lang w:val="en-US"/>
              </w:rPr>
              <w:t xml:space="preserve"> 5</w:t>
            </w:r>
          </w:p>
        </w:tc>
        <w:tc>
          <w:tcPr>
            <w:tcW w:w="1080" w:type="dxa"/>
          </w:tcPr>
          <w:p w14:paraId="63EA2BC1" w14:textId="77777777" w:rsidR="00BB2E6B" w:rsidRPr="001C220C" w:rsidRDefault="007A69EF" w:rsidP="00642D98">
            <w:pPr>
              <w:pStyle w:val="TableNormal1"/>
              <w:keepNext w:val="0"/>
              <w:spacing w:before="40"/>
              <w:rPr>
                <w:lang w:val="en-US"/>
              </w:rPr>
            </w:pPr>
            <w:r>
              <w:rPr>
                <w:lang w:val="en-US"/>
              </w:rPr>
              <w:t>(not applicable)</w:t>
            </w:r>
          </w:p>
        </w:tc>
        <w:tc>
          <w:tcPr>
            <w:tcW w:w="1080" w:type="dxa"/>
          </w:tcPr>
          <w:p w14:paraId="299D8639" w14:textId="77777777" w:rsidR="00BB2E6B" w:rsidRPr="001C220C" w:rsidRDefault="00C21049" w:rsidP="00642D98">
            <w:pPr>
              <w:pStyle w:val="TableNormal1"/>
              <w:keepNext w:val="0"/>
              <w:spacing w:before="40"/>
              <w:rPr>
                <w:lang w:val="en-US"/>
              </w:rPr>
            </w:pPr>
            <w:r>
              <w:rPr>
                <w:lang w:val="en-US"/>
              </w:rPr>
              <w:t>(not applicable)</w:t>
            </w:r>
          </w:p>
        </w:tc>
      </w:tr>
      <w:tr w:rsidR="00BB2E6B" w:rsidRPr="001C220C" w14:paraId="50740064" w14:textId="77777777">
        <w:trPr>
          <w:cantSplit/>
          <w:jc w:val="center"/>
        </w:trPr>
        <w:tc>
          <w:tcPr>
            <w:tcW w:w="1269" w:type="dxa"/>
          </w:tcPr>
          <w:p w14:paraId="0E1C9BE9" w14:textId="77777777" w:rsidR="00BB2E6B" w:rsidRPr="001C220C" w:rsidRDefault="00BB2E6B" w:rsidP="00642D98">
            <w:pPr>
              <w:pStyle w:val="TableNormal1"/>
              <w:keepNext w:val="0"/>
              <w:rPr>
                <w:lang w:val="en-US"/>
              </w:rPr>
            </w:pPr>
            <w:r w:rsidRPr="001C220C">
              <w:rPr>
                <w:lang w:val="en-US"/>
              </w:rPr>
              <w:t xml:space="preserve">Value </w:t>
            </w:r>
            <w:r w:rsidR="00EB5BAF">
              <w:rPr>
                <w:lang w:val="en-US"/>
              </w:rPr>
              <w:t>u</w:t>
            </w:r>
            <w:r w:rsidRPr="001C220C">
              <w:rPr>
                <w:lang w:val="en-US"/>
              </w:rPr>
              <w:t xml:space="preserve">nit of </w:t>
            </w:r>
            <w:r w:rsidR="00EB5BAF">
              <w:rPr>
                <w:lang w:val="en-US"/>
              </w:rPr>
              <w:t>m</w:t>
            </w:r>
            <w:r w:rsidRPr="001C220C">
              <w:rPr>
                <w:lang w:val="en-US"/>
              </w:rPr>
              <w:t>easure</w:t>
            </w:r>
          </w:p>
        </w:tc>
        <w:tc>
          <w:tcPr>
            <w:tcW w:w="2880" w:type="dxa"/>
          </w:tcPr>
          <w:p w14:paraId="7A95EE64" w14:textId="77777777" w:rsidR="00BB2E6B" w:rsidRPr="001C220C" w:rsidRDefault="00BB2E6B" w:rsidP="00642D98">
            <w:pPr>
              <w:pStyle w:val="TableNormal1"/>
              <w:keepNext w:val="0"/>
              <w:rPr>
                <w:lang w:val="en-US"/>
              </w:rPr>
            </w:pPr>
            <w:r w:rsidRPr="001C220C">
              <w:rPr>
                <w:lang w:val="en-US"/>
              </w:rPr>
              <w:t>The unit of measure of the associated property value, if applicable.</w:t>
            </w:r>
          </w:p>
        </w:tc>
        <w:tc>
          <w:tcPr>
            <w:tcW w:w="1440" w:type="dxa"/>
          </w:tcPr>
          <w:p w14:paraId="64E76DBC" w14:textId="77777777" w:rsidR="00BB2E6B" w:rsidRPr="001C220C" w:rsidRDefault="00BB2E6B" w:rsidP="00642D98">
            <w:pPr>
              <w:pStyle w:val="TableNormal1"/>
              <w:keepNext w:val="0"/>
              <w:rPr>
                <w:lang w:val="en-US"/>
              </w:rPr>
            </w:pPr>
            <w:r w:rsidRPr="001C220C">
              <w:rPr>
                <w:lang w:val="en-US"/>
              </w:rPr>
              <w:t>pH</w:t>
            </w:r>
          </w:p>
        </w:tc>
        <w:tc>
          <w:tcPr>
            <w:tcW w:w="1297" w:type="dxa"/>
          </w:tcPr>
          <w:p w14:paraId="1D69A56F" w14:textId="77777777" w:rsidR="00BB2E6B" w:rsidRPr="001C220C" w:rsidRDefault="00BB2E6B" w:rsidP="00642D98">
            <w:pPr>
              <w:pStyle w:val="TableNormal1"/>
              <w:keepNext w:val="0"/>
              <w:spacing w:before="40"/>
              <w:rPr>
                <w:lang w:val="en-US"/>
              </w:rPr>
            </w:pPr>
            <w:r w:rsidRPr="001C220C">
              <w:rPr>
                <w:lang w:val="en-US"/>
              </w:rPr>
              <w:t>Feet</w:t>
            </w:r>
          </w:p>
        </w:tc>
        <w:tc>
          <w:tcPr>
            <w:tcW w:w="1080" w:type="dxa"/>
          </w:tcPr>
          <w:p w14:paraId="78FC4885" w14:textId="77777777" w:rsidR="00BB2E6B" w:rsidRPr="001C220C" w:rsidRDefault="007A69EF" w:rsidP="00642D98">
            <w:pPr>
              <w:pStyle w:val="TableNormal1"/>
              <w:keepNext w:val="0"/>
              <w:spacing w:before="40"/>
              <w:rPr>
                <w:lang w:val="en-US"/>
              </w:rPr>
            </w:pPr>
            <w:r>
              <w:rPr>
                <w:lang w:val="en-US"/>
              </w:rPr>
              <w:t>(not applicable)</w:t>
            </w:r>
          </w:p>
        </w:tc>
        <w:tc>
          <w:tcPr>
            <w:tcW w:w="1080" w:type="dxa"/>
          </w:tcPr>
          <w:p w14:paraId="0177152D" w14:textId="77777777" w:rsidR="00BB2E6B" w:rsidRPr="001C220C" w:rsidRDefault="00C21049" w:rsidP="00642D98">
            <w:pPr>
              <w:pStyle w:val="TableNormal1"/>
              <w:keepNext w:val="0"/>
              <w:spacing w:before="40"/>
              <w:rPr>
                <w:lang w:val="en-US"/>
              </w:rPr>
            </w:pPr>
            <w:r>
              <w:rPr>
                <w:lang w:val="en-US"/>
              </w:rPr>
              <w:t>(not applicable)</w:t>
            </w:r>
          </w:p>
        </w:tc>
      </w:tr>
      <w:tr w:rsidR="00BB2E6B" w:rsidRPr="001C220C" w14:paraId="1DD2A752" w14:textId="77777777">
        <w:trPr>
          <w:cantSplit/>
          <w:jc w:val="center"/>
        </w:trPr>
        <w:tc>
          <w:tcPr>
            <w:tcW w:w="1269" w:type="dxa"/>
          </w:tcPr>
          <w:p w14:paraId="0D3FDA25" w14:textId="77777777" w:rsidR="00BB2E6B" w:rsidRPr="001C220C" w:rsidRDefault="00BB2E6B" w:rsidP="00642D98">
            <w:pPr>
              <w:pStyle w:val="TableNormal1"/>
              <w:keepNext w:val="0"/>
              <w:rPr>
                <w:lang w:val="en-US"/>
              </w:rPr>
            </w:pPr>
            <w:r w:rsidRPr="001C220C">
              <w:rPr>
                <w:lang w:val="en-US"/>
              </w:rPr>
              <w:t>Quantity</w:t>
            </w:r>
          </w:p>
        </w:tc>
        <w:tc>
          <w:tcPr>
            <w:tcW w:w="2880" w:type="dxa"/>
          </w:tcPr>
          <w:p w14:paraId="65A065E7" w14:textId="77777777" w:rsidR="00BB2E6B" w:rsidRPr="001C220C" w:rsidRDefault="00BB2E6B" w:rsidP="00642D98">
            <w:pPr>
              <w:pStyle w:val="TableNormal1"/>
              <w:keepNext w:val="0"/>
              <w:rPr>
                <w:lang w:val="en-US"/>
              </w:rPr>
            </w:pPr>
            <w:r w:rsidRPr="001C220C">
              <w:rPr>
                <w:lang w:val="en-US"/>
              </w:rPr>
              <w:t xml:space="preserve">Specifies the quantity of the </w:t>
            </w:r>
            <w:r w:rsidRPr="003310AA">
              <w:rPr>
                <w:i/>
                <w:lang w:val="en-US"/>
              </w:rPr>
              <w:t>material capability</w:t>
            </w:r>
            <w:r w:rsidRPr="001C220C">
              <w:rPr>
                <w:lang w:val="en-US"/>
              </w:rPr>
              <w:t xml:space="preserve"> defined, if applicable.</w:t>
            </w:r>
          </w:p>
        </w:tc>
        <w:tc>
          <w:tcPr>
            <w:tcW w:w="1440" w:type="dxa"/>
          </w:tcPr>
          <w:p w14:paraId="55722C0E" w14:textId="77777777" w:rsidR="00BB2E6B" w:rsidRPr="001C220C" w:rsidRDefault="00BB2E6B" w:rsidP="00642D98">
            <w:pPr>
              <w:pStyle w:val="TableNormal1"/>
              <w:keepNext w:val="0"/>
              <w:rPr>
                <w:lang w:val="en-US"/>
              </w:rPr>
            </w:pPr>
            <w:r w:rsidRPr="001C220C">
              <w:rPr>
                <w:lang w:val="en-US"/>
              </w:rPr>
              <w:t>2</w:t>
            </w:r>
            <w:r w:rsidR="00A51526">
              <w:rPr>
                <w:lang w:val="en-US"/>
              </w:rPr>
              <w:t xml:space="preserve"> </w:t>
            </w:r>
            <w:r w:rsidRPr="001C220C">
              <w:rPr>
                <w:lang w:val="en-US"/>
              </w:rPr>
              <w:t>567</w:t>
            </w:r>
          </w:p>
        </w:tc>
        <w:tc>
          <w:tcPr>
            <w:tcW w:w="1297" w:type="dxa"/>
          </w:tcPr>
          <w:p w14:paraId="1810E676" w14:textId="77777777" w:rsidR="00BB2E6B" w:rsidRPr="001C220C" w:rsidRDefault="007A69EF" w:rsidP="00642D98">
            <w:pPr>
              <w:pStyle w:val="TableNormal1"/>
              <w:keepNext w:val="0"/>
              <w:spacing w:before="40"/>
              <w:rPr>
                <w:lang w:val="en-US"/>
              </w:rPr>
            </w:pPr>
            <w:r>
              <w:rPr>
                <w:lang w:val="en-US"/>
              </w:rPr>
              <w:t>(not applicable)</w:t>
            </w:r>
          </w:p>
        </w:tc>
        <w:tc>
          <w:tcPr>
            <w:tcW w:w="1080" w:type="dxa"/>
          </w:tcPr>
          <w:p w14:paraId="5B65FA62" w14:textId="77777777" w:rsidR="00BB2E6B" w:rsidRPr="001C220C" w:rsidRDefault="007A69EF" w:rsidP="00642D98">
            <w:pPr>
              <w:pStyle w:val="TableNormal1"/>
              <w:keepNext w:val="0"/>
              <w:spacing w:before="40"/>
              <w:rPr>
                <w:lang w:val="en-US"/>
              </w:rPr>
            </w:pPr>
            <w:r>
              <w:rPr>
                <w:lang w:val="en-US"/>
              </w:rPr>
              <w:t>(not applicable)</w:t>
            </w:r>
          </w:p>
        </w:tc>
        <w:tc>
          <w:tcPr>
            <w:tcW w:w="1080" w:type="dxa"/>
          </w:tcPr>
          <w:p w14:paraId="7243604F" w14:textId="77777777" w:rsidR="00BB2E6B" w:rsidRPr="001C220C" w:rsidRDefault="00C21049" w:rsidP="00642D98">
            <w:pPr>
              <w:pStyle w:val="TableNormal1"/>
              <w:keepNext w:val="0"/>
              <w:spacing w:before="40"/>
              <w:rPr>
                <w:lang w:val="en-US"/>
              </w:rPr>
            </w:pPr>
            <w:r>
              <w:rPr>
                <w:lang w:val="en-US"/>
              </w:rPr>
              <w:t>(not applicable)</w:t>
            </w:r>
          </w:p>
        </w:tc>
      </w:tr>
      <w:tr w:rsidR="00BB2E6B" w:rsidRPr="001C220C" w14:paraId="4382B781" w14:textId="77777777">
        <w:trPr>
          <w:cantSplit/>
          <w:jc w:val="center"/>
        </w:trPr>
        <w:tc>
          <w:tcPr>
            <w:tcW w:w="1269" w:type="dxa"/>
          </w:tcPr>
          <w:p w14:paraId="3569A891" w14:textId="77777777" w:rsidR="00BB2E6B" w:rsidRPr="001C220C" w:rsidRDefault="00BB2E6B" w:rsidP="00642D98">
            <w:pPr>
              <w:pStyle w:val="TableNormal1"/>
              <w:keepNext w:val="0"/>
              <w:rPr>
                <w:lang w:val="en-US"/>
              </w:rPr>
            </w:pPr>
            <w:r w:rsidRPr="001C220C">
              <w:rPr>
                <w:lang w:val="en-US"/>
              </w:rPr>
              <w:t xml:space="preserve">Quantity </w:t>
            </w:r>
            <w:r w:rsidR="00EB5BAF">
              <w:rPr>
                <w:lang w:val="en-US"/>
              </w:rPr>
              <w:t>u</w:t>
            </w:r>
            <w:r w:rsidRPr="001C220C">
              <w:rPr>
                <w:lang w:val="en-US"/>
              </w:rPr>
              <w:t xml:space="preserve">nit of </w:t>
            </w:r>
            <w:r w:rsidR="00EB5BAF">
              <w:rPr>
                <w:lang w:val="en-US"/>
              </w:rPr>
              <w:t>m</w:t>
            </w:r>
            <w:r w:rsidRPr="001C220C">
              <w:rPr>
                <w:lang w:val="en-US"/>
              </w:rPr>
              <w:t>easure</w:t>
            </w:r>
          </w:p>
        </w:tc>
        <w:tc>
          <w:tcPr>
            <w:tcW w:w="2880" w:type="dxa"/>
          </w:tcPr>
          <w:p w14:paraId="317489DC" w14:textId="77777777" w:rsidR="00BB2E6B" w:rsidRPr="001C220C" w:rsidRDefault="00BB2E6B" w:rsidP="00642D98">
            <w:pPr>
              <w:pStyle w:val="TableNormal1"/>
              <w:keepNext w:val="0"/>
              <w:rPr>
                <w:lang w:val="en-US"/>
              </w:rPr>
            </w:pPr>
            <w:r w:rsidRPr="001C220C">
              <w:rPr>
                <w:lang w:val="en-US"/>
              </w:rPr>
              <w:t>The unit of measure of the associated quantity.</w:t>
            </w:r>
          </w:p>
        </w:tc>
        <w:tc>
          <w:tcPr>
            <w:tcW w:w="1440" w:type="dxa"/>
          </w:tcPr>
          <w:p w14:paraId="5ED985D3" w14:textId="77777777" w:rsidR="00BB2E6B" w:rsidRPr="001C220C" w:rsidRDefault="00BB2E6B" w:rsidP="00642D98">
            <w:pPr>
              <w:pStyle w:val="TableNormal1"/>
              <w:keepNext w:val="0"/>
              <w:rPr>
                <w:lang w:val="en-US"/>
              </w:rPr>
            </w:pPr>
            <w:r w:rsidRPr="001C220C">
              <w:rPr>
                <w:lang w:val="en-US"/>
              </w:rPr>
              <w:t>KiloLiters</w:t>
            </w:r>
          </w:p>
        </w:tc>
        <w:tc>
          <w:tcPr>
            <w:tcW w:w="1297" w:type="dxa"/>
          </w:tcPr>
          <w:p w14:paraId="59EFE5BD" w14:textId="77777777" w:rsidR="00BB2E6B" w:rsidRPr="001C220C" w:rsidRDefault="007A69EF" w:rsidP="00642D98">
            <w:pPr>
              <w:pStyle w:val="TableNormal1"/>
              <w:keepNext w:val="0"/>
              <w:spacing w:before="40"/>
              <w:rPr>
                <w:lang w:val="en-US"/>
              </w:rPr>
            </w:pPr>
            <w:r>
              <w:rPr>
                <w:lang w:val="en-US"/>
              </w:rPr>
              <w:t>(not applicable)</w:t>
            </w:r>
          </w:p>
        </w:tc>
        <w:tc>
          <w:tcPr>
            <w:tcW w:w="1080" w:type="dxa"/>
          </w:tcPr>
          <w:p w14:paraId="634D67B0" w14:textId="77777777" w:rsidR="00BB2E6B" w:rsidRPr="001C220C" w:rsidRDefault="007A69EF" w:rsidP="00642D98">
            <w:pPr>
              <w:pStyle w:val="TableNormal1"/>
              <w:keepNext w:val="0"/>
              <w:spacing w:before="40"/>
              <w:rPr>
                <w:lang w:val="en-US"/>
              </w:rPr>
            </w:pPr>
            <w:r>
              <w:rPr>
                <w:lang w:val="en-US"/>
              </w:rPr>
              <w:t>(not applicable)</w:t>
            </w:r>
          </w:p>
        </w:tc>
        <w:tc>
          <w:tcPr>
            <w:tcW w:w="1080" w:type="dxa"/>
          </w:tcPr>
          <w:p w14:paraId="2B8FB796" w14:textId="77777777" w:rsidR="00BB2E6B" w:rsidRPr="001C220C" w:rsidRDefault="00C21049" w:rsidP="00642D98">
            <w:pPr>
              <w:pStyle w:val="TableNormal1"/>
              <w:keepNext w:val="0"/>
              <w:spacing w:before="40"/>
              <w:rPr>
                <w:lang w:val="en-US"/>
              </w:rPr>
            </w:pPr>
            <w:r>
              <w:rPr>
                <w:lang w:val="en-US"/>
              </w:rPr>
              <w:t>(not applicable)</w:t>
            </w:r>
          </w:p>
        </w:tc>
      </w:tr>
    </w:tbl>
    <w:p w14:paraId="08C6AAAE" w14:textId="77777777" w:rsidR="0045628C" w:rsidRPr="001C220C" w:rsidRDefault="0045628C" w:rsidP="0045628C">
      <w:pPr>
        <w:rPr>
          <w:lang w:val="en-US"/>
        </w:rPr>
      </w:pPr>
    </w:p>
    <w:p w14:paraId="488E8E62" w14:textId="77777777" w:rsidR="00B638E1" w:rsidRPr="001C220C" w:rsidRDefault="00CF0913" w:rsidP="00B638E1">
      <w:pPr>
        <w:pStyle w:val="Heading2"/>
        <w:rPr>
          <w:lang w:val="en-US"/>
        </w:rPr>
      </w:pPr>
      <w:bookmarkStart w:id="19739" w:name="_Toc306620088"/>
      <w:bookmarkStart w:id="19740" w:name="_Toc320177005"/>
      <w:bookmarkStart w:id="19741" w:name="_Toc478492233"/>
      <w:r w:rsidRPr="001C220C">
        <w:rPr>
          <w:lang w:val="en-US"/>
        </w:rPr>
        <w:t>Process</w:t>
      </w:r>
      <w:r w:rsidR="00BF69FC" w:rsidRPr="001C220C">
        <w:rPr>
          <w:lang w:val="en-US"/>
        </w:rPr>
        <w:t xml:space="preserve"> segment</w:t>
      </w:r>
      <w:r w:rsidR="00B638E1" w:rsidRPr="001C220C">
        <w:rPr>
          <w:lang w:val="en-US"/>
        </w:rPr>
        <w:t xml:space="preserve"> capability</w:t>
      </w:r>
      <w:r w:rsidR="002B3EEA" w:rsidRPr="001C220C">
        <w:rPr>
          <w:lang w:val="en-US"/>
        </w:rPr>
        <w:t xml:space="preserve"> information</w:t>
      </w:r>
      <w:bookmarkEnd w:id="19739"/>
      <w:bookmarkEnd w:id="19740"/>
      <w:bookmarkEnd w:id="19741"/>
    </w:p>
    <w:p w14:paraId="1FF90FC8" w14:textId="77777777" w:rsidR="001F157D" w:rsidRPr="001C220C" w:rsidRDefault="00CF0913" w:rsidP="003E1075">
      <w:pPr>
        <w:pStyle w:val="Heading3"/>
      </w:pPr>
      <w:bookmarkStart w:id="19742" w:name="_Toc320177006"/>
      <w:r w:rsidRPr="001C220C">
        <w:t xml:space="preserve">Process </w:t>
      </w:r>
      <w:r w:rsidR="00BF69FC" w:rsidRPr="001C220C">
        <w:t>segment</w:t>
      </w:r>
      <w:r w:rsidR="001F157D" w:rsidRPr="001C220C">
        <w:t xml:space="preserve"> capability model</w:t>
      </w:r>
      <w:bookmarkEnd w:id="19742"/>
    </w:p>
    <w:p w14:paraId="30DF3EC1" w14:textId="77777777" w:rsidR="00B638E1" w:rsidRPr="001C220C" w:rsidRDefault="00B638E1" w:rsidP="000D5E27">
      <w:pPr>
        <w:pStyle w:val="PARAGRAPH"/>
        <w:rPr>
          <w:lang w:val="en-US"/>
        </w:rPr>
      </w:pPr>
      <w:r w:rsidRPr="001C220C">
        <w:rPr>
          <w:lang w:val="en-US"/>
        </w:rPr>
        <w:t xml:space="preserve">A </w:t>
      </w:r>
      <w:r w:rsidR="00CF0913" w:rsidRPr="003310AA">
        <w:rPr>
          <w:i/>
          <w:lang w:val="en-US"/>
        </w:rPr>
        <w:t xml:space="preserve">process </w:t>
      </w:r>
      <w:r w:rsidR="00BF69FC" w:rsidRPr="003310AA">
        <w:rPr>
          <w:i/>
          <w:lang w:val="en-US"/>
        </w:rPr>
        <w:t>segment</w:t>
      </w:r>
      <w:r w:rsidRPr="003310AA">
        <w:rPr>
          <w:i/>
          <w:lang w:val="en-US"/>
        </w:rPr>
        <w:t xml:space="preserve"> capability</w:t>
      </w:r>
      <w:r w:rsidRPr="001C220C">
        <w:rPr>
          <w:lang w:val="en-US"/>
        </w:rPr>
        <w:t xml:space="preserve"> is a representation of a logical grouping of personnel resources, equipment resources, </w:t>
      </w:r>
      <w:r w:rsidR="00C17398">
        <w:rPr>
          <w:lang w:val="en-US"/>
        </w:rPr>
        <w:t xml:space="preserve">physical asset resources, </w:t>
      </w:r>
      <w:r w:rsidRPr="001C220C">
        <w:rPr>
          <w:lang w:val="en-US"/>
        </w:rPr>
        <w:t xml:space="preserve">and material that is committed, available, or unavailable for a defined </w:t>
      </w:r>
      <w:r w:rsidR="00BF69FC" w:rsidRPr="003310AA">
        <w:rPr>
          <w:i/>
          <w:lang w:val="en-US"/>
        </w:rPr>
        <w:t>process segment</w:t>
      </w:r>
      <w:r w:rsidRPr="001C220C">
        <w:rPr>
          <w:lang w:val="en-US"/>
        </w:rPr>
        <w:t xml:space="preserve"> for a specific time.</w:t>
      </w:r>
    </w:p>
    <w:p w14:paraId="7F773672" w14:textId="77777777" w:rsidR="00B638E1" w:rsidRPr="001C220C" w:rsidRDefault="00B638E1" w:rsidP="000D5E27">
      <w:pPr>
        <w:pStyle w:val="PARAGRAPH"/>
        <w:rPr>
          <w:lang w:val="en-US"/>
        </w:rPr>
      </w:pPr>
      <w:r w:rsidRPr="001C220C">
        <w:rPr>
          <w:lang w:val="en-US"/>
        </w:rPr>
        <w:t xml:space="preserve">A </w:t>
      </w:r>
      <w:r w:rsidR="00CF0913" w:rsidRPr="003C2388">
        <w:rPr>
          <w:i/>
          <w:lang w:val="en-US"/>
        </w:rPr>
        <w:t xml:space="preserve">process </w:t>
      </w:r>
      <w:r w:rsidR="00BF69FC" w:rsidRPr="003C2388">
        <w:rPr>
          <w:i/>
          <w:lang w:val="en-US"/>
        </w:rPr>
        <w:t>segment</w:t>
      </w:r>
      <w:r w:rsidRPr="003C2388">
        <w:rPr>
          <w:i/>
          <w:lang w:val="en-US"/>
        </w:rPr>
        <w:t xml:space="preserve"> capability</w:t>
      </w:r>
      <w:r w:rsidRPr="001C220C">
        <w:rPr>
          <w:i/>
          <w:lang w:val="en-US"/>
        </w:rPr>
        <w:t xml:space="preserve"> </w:t>
      </w:r>
      <w:r w:rsidRPr="001C220C">
        <w:rPr>
          <w:lang w:val="en-US"/>
        </w:rPr>
        <w:t xml:space="preserve">is related to a </w:t>
      </w:r>
      <w:r w:rsidR="00BF69FC" w:rsidRPr="003C2388">
        <w:rPr>
          <w:i/>
          <w:lang w:val="en-US"/>
        </w:rPr>
        <w:t>process segment</w:t>
      </w:r>
      <w:r w:rsidRPr="001C220C">
        <w:rPr>
          <w:lang w:val="en-US"/>
        </w:rPr>
        <w:t xml:space="preserve"> that can occur during </w:t>
      </w:r>
      <w:r w:rsidR="006C7335" w:rsidRPr="001C220C">
        <w:rPr>
          <w:lang w:val="en-US"/>
        </w:rPr>
        <w:t>operations</w:t>
      </w:r>
      <w:r w:rsidRPr="001C220C">
        <w:rPr>
          <w:lang w:val="en-US"/>
        </w:rPr>
        <w:t xml:space="preserve">. </w:t>
      </w:r>
    </w:p>
    <w:p w14:paraId="1B70A66E" w14:textId="77777777" w:rsidR="00B638E1" w:rsidRPr="001C220C" w:rsidRDefault="00CF0913" w:rsidP="00B638E1">
      <w:pPr>
        <w:pStyle w:val="PARAGRAPH"/>
        <w:rPr>
          <w:lang w:val="en-US"/>
        </w:rPr>
      </w:pPr>
      <w:r w:rsidRPr="003C2388">
        <w:rPr>
          <w:i/>
          <w:lang w:val="en-US"/>
        </w:rPr>
        <w:t xml:space="preserve">Process </w:t>
      </w:r>
      <w:r w:rsidR="00BF69FC" w:rsidRPr="003C2388">
        <w:rPr>
          <w:i/>
          <w:lang w:val="en-US"/>
        </w:rPr>
        <w:t>segment</w:t>
      </w:r>
      <w:r w:rsidR="00B638E1" w:rsidRPr="003C2388">
        <w:rPr>
          <w:i/>
          <w:lang w:val="en-US"/>
        </w:rPr>
        <w:t xml:space="preserve"> capability</w:t>
      </w:r>
      <w:r w:rsidR="00B638E1" w:rsidRPr="001C220C">
        <w:rPr>
          <w:lang w:val="en-US"/>
        </w:rPr>
        <w:t xml:space="preserve"> shall identify</w:t>
      </w:r>
    </w:p>
    <w:p w14:paraId="4BAD9CE8" w14:textId="77777777" w:rsidR="00B638E1" w:rsidRPr="001C220C" w:rsidRDefault="00B638E1" w:rsidP="00720EE7">
      <w:pPr>
        <w:pStyle w:val="ListNumber"/>
        <w:numPr>
          <w:ilvl w:val="0"/>
          <w:numId w:val="87"/>
        </w:numPr>
        <w:ind w:left="360"/>
        <w:rPr>
          <w:lang w:val="en-US"/>
        </w:rPr>
      </w:pPr>
      <w:r w:rsidRPr="001C220C">
        <w:rPr>
          <w:lang w:val="en-US"/>
        </w:rPr>
        <w:t xml:space="preserve">the </w:t>
      </w:r>
      <w:r w:rsidRPr="00642D98">
        <w:rPr>
          <w:i/>
          <w:lang w:val="en-US"/>
        </w:rPr>
        <w:t>capability type</w:t>
      </w:r>
      <w:r w:rsidRPr="001C220C">
        <w:rPr>
          <w:lang w:val="en-US"/>
        </w:rPr>
        <w:t xml:space="preserve"> (available, unattainable, committed</w:t>
      </w:r>
      <w:r w:rsidR="00AF30F9" w:rsidRPr="001C220C">
        <w:rPr>
          <w:lang w:val="en-US"/>
        </w:rPr>
        <w:t>, used, unused, total</w:t>
      </w:r>
      <w:r w:rsidRPr="001C220C">
        <w:rPr>
          <w:lang w:val="en-US"/>
        </w:rPr>
        <w:t>);</w:t>
      </w:r>
    </w:p>
    <w:p w14:paraId="5E694D0A" w14:textId="77777777" w:rsidR="00B638E1" w:rsidRPr="001C220C" w:rsidRDefault="00B638E1" w:rsidP="00720EE7">
      <w:pPr>
        <w:pStyle w:val="ListNumber"/>
        <w:numPr>
          <w:ilvl w:val="0"/>
          <w:numId w:val="87"/>
        </w:numPr>
        <w:ind w:left="360"/>
        <w:rPr>
          <w:lang w:val="en-US"/>
        </w:rPr>
      </w:pPr>
      <w:r w:rsidRPr="001C220C">
        <w:rPr>
          <w:lang w:val="en-US"/>
        </w:rPr>
        <w:t>the time associated with the capability (for example, third shift on a specific date).</w:t>
      </w:r>
    </w:p>
    <w:p w14:paraId="08BD73E5" w14:textId="77777777" w:rsidR="00B638E1" w:rsidRPr="001C220C" w:rsidRDefault="00CF0913" w:rsidP="00B638E1">
      <w:pPr>
        <w:pStyle w:val="PARAGRAPH"/>
        <w:rPr>
          <w:lang w:val="en-US"/>
        </w:rPr>
      </w:pPr>
      <w:r w:rsidRPr="00D109BD">
        <w:rPr>
          <w:i/>
          <w:lang w:val="en-US"/>
        </w:rPr>
        <w:t xml:space="preserve">Process </w:t>
      </w:r>
      <w:r w:rsidR="00BF69FC" w:rsidRPr="00D109BD">
        <w:rPr>
          <w:i/>
          <w:lang w:val="en-US"/>
        </w:rPr>
        <w:t>segment</w:t>
      </w:r>
      <w:r w:rsidR="00B638E1" w:rsidRPr="00D109BD">
        <w:rPr>
          <w:i/>
          <w:lang w:val="en-US"/>
        </w:rPr>
        <w:t xml:space="preserve"> capabilities</w:t>
      </w:r>
      <w:r w:rsidR="00B638E1" w:rsidRPr="001C220C">
        <w:rPr>
          <w:lang w:val="en-US"/>
        </w:rPr>
        <w:t xml:space="preserve"> shall be made up of</w:t>
      </w:r>
    </w:p>
    <w:p w14:paraId="6713C3F3" w14:textId="77777777" w:rsidR="00B638E1" w:rsidRPr="001C220C" w:rsidRDefault="00B638E1" w:rsidP="008B2E17">
      <w:pPr>
        <w:pStyle w:val="ListNumber"/>
        <w:numPr>
          <w:ilvl w:val="0"/>
          <w:numId w:val="88"/>
        </w:numPr>
        <w:ind w:left="360"/>
        <w:rPr>
          <w:lang w:val="en-US"/>
        </w:rPr>
      </w:pPr>
      <w:r w:rsidRPr="00D109BD">
        <w:rPr>
          <w:i/>
          <w:lang w:val="en-US"/>
        </w:rPr>
        <w:t>personnel capabilities</w:t>
      </w:r>
      <w:r w:rsidRPr="001C220C">
        <w:rPr>
          <w:lang w:val="en-US"/>
        </w:rPr>
        <w:t xml:space="preserve">, </w:t>
      </w:r>
      <w:r w:rsidR="00D109BD">
        <w:rPr>
          <w:lang w:val="en-US"/>
        </w:rPr>
        <w:t>and any</w:t>
      </w:r>
      <w:r w:rsidRPr="001C220C">
        <w:rPr>
          <w:lang w:val="en-US"/>
        </w:rPr>
        <w:t xml:space="preserve"> specific properties required in </w:t>
      </w:r>
      <w:r w:rsidRPr="00D109BD">
        <w:rPr>
          <w:i/>
          <w:lang w:val="en-US"/>
        </w:rPr>
        <w:t>personnel segment capability properties</w:t>
      </w:r>
      <w:r w:rsidRPr="001C220C">
        <w:rPr>
          <w:lang w:val="en-US"/>
        </w:rPr>
        <w:t>;</w:t>
      </w:r>
    </w:p>
    <w:p w14:paraId="7C511E1C" w14:textId="77777777" w:rsidR="00B638E1" w:rsidRPr="001C220C" w:rsidRDefault="00B638E1" w:rsidP="008B2E17">
      <w:pPr>
        <w:pStyle w:val="ListNumber"/>
        <w:numPr>
          <w:ilvl w:val="0"/>
          <w:numId w:val="88"/>
        </w:numPr>
        <w:ind w:left="360"/>
        <w:rPr>
          <w:lang w:val="en-US"/>
        </w:rPr>
      </w:pPr>
      <w:r w:rsidRPr="00D109BD">
        <w:rPr>
          <w:i/>
          <w:lang w:val="en-US"/>
        </w:rPr>
        <w:t>equipment capabilities</w:t>
      </w:r>
      <w:r w:rsidRPr="001C220C">
        <w:rPr>
          <w:lang w:val="en-US"/>
        </w:rPr>
        <w:t xml:space="preserve">, </w:t>
      </w:r>
      <w:r w:rsidR="00D109BD">
        <w:rPr>
          <w:lang w:val="en-US"/>
        </w:rPr>
        <w:t>and any</w:t>
      </w:r>
      <w:r w:rsidRPr="001C220C">
        <w:rPr>
          <w:lang w:val="en-US"/>
        </w:rPr>
        <w:t xml:space="preserve"> specific properties required in </w:t>
      </w:r>
      <w:r w:rsidRPr="00D109BD">
        <w:rPr>
          <w:i/>
          <w:lang w:val="en-US"/>
        </w:rPr>
        <w:t>equipment capability properties</w:t>
      </w:r>
      <w:r w:rsidRPr="001C220C">
        <w:rPr>
          <w:lang w:val="en-US"/>
        </w:rPr>
        <w:t>;</w:t>
      </w:r>
    </w:p>
    <w:p w14:paraId="4EFD1A66" w14:textId="77777777" w:rsidR="00AA21D3" w:rsidRDefault="00AA21D3" w:rsidP="008B2E17">
      <w:pPr>
        <w:pStyle w:val="ListNumber"/>
        <w:numPr>
          <w:ilvl w:val="0"/>
          <w:numId w:val="88"/>
        </w:numPr>
        <w:ind w:left="360"/>
        <w:rPr>
          <w:lang w:val="en-US"/>
        </w:rPr>
      </w:pPr>
      <w:r w:rsidRPr="00D109BD">
        <w:rPr>
          <w:i/>
          <w:lang w:val="en-US"/>
        </w:rPr>
        <w:t>physical asset capabilities</w:t>
      </w:r>
      <w:r>
        <w:rPr>
          <w:lang w:val="en-US"/>
        </w:rPr>
        <w:t xml:space="preserve">, </w:t>
      </w:r>
      <w:r w:rsidR="00D109BD">
        <w:rPr>
          <w:lang w:val="en-US"/>
        </w:rPr>
        <w:t>and any</w:t>
      </w:r>
      <w:r w:rsidR="00D109BD" w:rsidRPr="001C220C">
        <w:rPr>
          <w:lang w:val="en-US"/>
        </w:rPr>
        <w:t xml:space="preserve"> </w:t>
      </w:r>
      <w:r>
        <w:rPr>
          <w:lang w:val="en-US"/>
        </w:rPr>
        <w:t xml:space="preserve">specific properties required in </w:t>
      </w:r>
      <w:r w:rsidRPr="00D109BD">
        <w:rPr>
          <w:i/>
          <w:lang w:val="en-US"/>
        </w:rPr>
        <w:t>physical asset capability properties</w:t>
      </w:r>
      <w:r>
        <w:rPr>
          <w:lang w:val="en-US"/>
        </w:rPr>
        <w:t>;</w:t>
      </w:r>
    </w:p>
    <w:p w14:paraId="5EEA8934" w14:textId="77777777" w:rsidR="00B638E1" w:rsidRPr="001C220C" w:rsidRDefault="00B638E1" w:rsidP="008B2E17">
      <w:pPr>
        <w:pStyle w:val="ListNumber"/>
        <w:numPr>
          <w:ilvl w:val="0"/>
          <w:numId w:val="88"/>
        </w:numPr>
        <w:ind w:left="360"/>
        <w:rPr>
          <w:lang w:val="en-US"/>
        </w:rPr>
      </w:pPr>
      <w:r w:rsidRPr="00D109BD">
        <w:rPr>
          <w:i/>
          <w:lang w:val="en-US"/>
        </w:rPr>
        <w:t>material capabilities</w:t>
      </w:r>
      <w:r w:rsidRPr="001C220C">
        <w:rPr>
          <w:lang w:val="en-US"/>
        </w:rPr>
        <w:t xml:space="preserve">, </w:t>
      </w:r>
      <w:r w:rsidR="00D109BD">
        <w:rPr>
          <w:lang w:val="en-US"/>
        </w:rPr>
        <w:t>and any</w:t>
      </w:r>
      <w:r w:rsidR="00D109BD" w:rsidRPr="001C220C">
        <w:rPr>
          <w:lang w:val="en-US"/>
        </w:rPr>
        <w:t xml:space="preserve"> </w:t>
      </w:r>
      <w:r w:rsidRPr="001C220C">
        <w:rPr>
          <w:lang w:val="en-US"/>
        </w:rPr>
        <w:t xml:space="preserve">specific properties required in </w:t>
      </w:r>
      <w:r w:rsidRPr="00D109BD">
        <w:rPr>
          <w:i/>
          <w:lang w:val="en-US"/>
        </w:rPr>
        <w:t>material capability properties</w:t>
      </w:r>
      <w:r w:rsidRPr="001C220C">
        <w:rPr>
          <w:i/>
          <w:lang w:val="en-US"/>
        </w:rPr>
        <w:t>.</w:t>
      </w:r>
    </w:p>
    <w:p w14:paraId="01C13198" w14:textId="23939047" w:rsidR="00DB6BE9" w:rsidRPr="001C220C" w:rsidRDefault="00B86B2E" w:rsidP="00DB6BE9">
      <w:pPr>
        <w:pStyle w:val="PARAGRAPH"/>
        <w:rPr>
          <w:lang w:val="en-US"/>
        </w:rPr>
      </w:pPr>
      <w:r>
        <w:rPr>
          <w:lang w:val="en-US"/>
        </w:rPr>
        <w:fldChar w:fldCharType="begin"/>
      </w:r>
      <w:r>
        <w:rPr>
          <w:lang w:val="en-US"/>
        </w:rPr>
        <w:instrText xml:space="preserve"> REF _Ref477986556 \h </w:instrText>
      </w:r>
      <w:r>
        <w:rPr>
          <w:lang w:val="en-US"/>
        </w:rPr>
      </w:r>
      <w:r>
        <w:rPr>
          <w:lang w:val="en-US"/>
        </w:rPr>
        <w:fldChar w:fldCharType="separate"/>
      </w:r>
      <w:r w:rsidRPr="001C220C">
        <w:rPr>
          <w:lang w:val="en-US"/>
        </w:rPr>
        <w:t>Figure</w:t>
      </w:r>
      <w:r>
        <w:rPr>
          <w:lang w:val="en-US"/>
        </w:rPr>
        <w:t> </w:t>
      </w:r>
      <w:r>
        <w:rPr>
          <w:noProof/>
          <w:lang w:val="en-US"/>
        </w:rPr>
        <w:t>24</w:t>
      </w:r>
      <w:r>
        <w:rPr>
          <w:lang w:val="en-US"/>
        </w:rPr>
        <w:fldChar w:fldCharType="end"/>
      </w:r>
      <w:r>
        <w:rPr>
          <w:lang w:val="en-US"/>
        </w:rPr>
        <w:t xml:space="preserve"> </w:t>
      </w:r>
      <w:r w:rsidR="003C2388">
        <w:rPr>
          <w:lang w:val="en-US"/>
        </w:rPr>
        <w:t xml:space="preserve">is the </w:t>
      </w:r>
      <w:r w:rsidR="003C2388" w:rsidRPr="00D109BD">
        <w:rPr>
          <w:i/>
          <w:lang w:val="en-US"/>
        </w:rPr>
        <w:t>process segment capability</w:t>
      </w:r>
      <w:r w:rsidR="003C2388">
        <w:rPr>
          <w:lang w:val="en-US"/>
        </w:rPr>
        <w:t xml:space="preserve"> model.</w:t>
      </w:r>
      <w:r w:rsidR="00DB6BE9" w:rsidRPr="00DB6BE9">
        <w:rPr>
          <w:lang w:val="en-US"/>
        </w:rPr>
        <w:t xml:space="preserve"> </w:t>
      </w:r>
      <w:r>
        <w:rPr>
          <w:lang w:val="en-US"/>
        </w:rPr>
        <w:fldChar w:fldCharType="begin"/>
      </w:r>
      <w:r>
        <w:rPr>
          <w:lang w:val="en-US"/>
        </w:rPr>
        <w:instrText xml:space="preserve"> REF _Ref477986622 \h </w:instrText>
      </w:r>
      <w:r>
        <w:rPr>
          <w:lang w:val="en-US"/>
        </w:rPr>
      </w:r>
      <w:r>
        <w:rPr>
          <w:lang w:val="en-US"/>
        </w:rPr>
        <w:fldChar w:fldCharType="separate"/>
      </w:r>
      <w:r>
        <w:t xml:space="preserve">Table </w:t>
      </w:r>
      <w:r>
        <w:rPr>
          <w:noProof/>
        </w:rPr>
        <w:t>233</w:t>
      </w:r>
      <w:r>
        <w:rPr>
          <w:lang w:val="en-US"/>
        </w:rPr>
        <w:fldChar w:fldCharType="end"/>
      </w:r>
      <w:r>
        <w:rPr>
          <w:lang w:val="en-US"/>
        </w:rPr>
        <w:t xml:space="preserve"> </w:t>
      </w:r>
      <w:r w:rsidR="00DB6BE9" w:rsidRPr="0020423E">
        <w:rPr>
          <w:lang w:val="en-US"/>
        </w:rPr>
        <w:t>lists the relationships o</w:t>
      </w:r>
      <w:r w:rsidR="00DB6BE9">
        <w:rPr>
          <w:lang w:val="en-US"/>
        </w:rPr>
        <w:t xml:space="preserve">f the objects in the process segment </w:t>
      </w:r>
      <w:r w:rsidR="00DB6BE9" w:rsidRPr="0020423E">
        <w:rPr>
          <w:lang w:val="en-US"/>
        </w:rPr>
        <w:t>capability model.</w:t>
      </w:r>
    </w:p>
    <w:p w14:paraId="669E7B09" w14:textId="703EFA30" w:rsidR="00B638E1" w:rsidRPr="001C220C" w:rsidDel="00CC597E" w:rsidRDefault="00B638E1" w:rsidP="00B638E1">
      <w:pPr>
        <w:pStyle w:val="ListNumber"/>
        <w:ind w:left="360" w:hanging="360"/>
        <w:rPr>
          <w:del w:id="19743" w:author="Charles Gifford" w:date="2017-03-23T13:10:00Z"/>
          <w:lang w:val="en-US"/>
        </w:rPr>
      </w:pPr>
    </w:p>
    <w:p w14:paraId="68E2FEBB" w14:textId="05E0FD88" w:rsidR="00B638E1" w:rsidRPr="001C220C" w:rsidDel="00CC597E" w:rsidRDefault="00D81887" w:rsidP="000D5E27">
      <w:pPr>
        <w:pStyle w:val="PARAGRAPH"/>
        <w:jc w:val="center"/>
        <w:rPr>
          <w:del w:id="19744" w:author="Charles Gifford" w:date="2017-03-23T13:10:00Z"/>
          <w:lang w:val="en-US"/>
        </w:rPr>
      </w:pPr>
      <w:del w:id="19745" w:author="Charles Gifford" w:date="2017-03-20T23:35:00Z">
        <w:r w:rsidRPr="00AA21D3" w:rsidDel="00A81CCB">
          <w:rPr>
            <w:noProof/>
            <w:lang w:val="en-US" w:eastAsia="en-US"/>
          </w:rPr>
          <w:drawing>
            <wp:inline distT="0" distB="0" distL="0" distR="0" wp14:anchorId="5D2AEF74" wp14:editId="309E8A35">
              <wp:extent cx="5943600" cy="406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4064000"/>
                      </a:xfrm>
                      <a:prstGeom prst="rect">
                        <a:avLst/>
                      </a:prstGeom>
                      <a:noFill/>
                      <a:ln>
                        <a:noFill/>
                      </a:ln>
                    </pic:spPr>
                  </pic:pic>
                </a:graphicData>
              </a:graphic>
            </wp:inline>
          </w:drawing>
        </w:r>
      </w:del>
    </w:p>
    <w:p w14:paraId="57B34C30" w14:textId="1610CE35" w:rsidR="00A81CCB" w:rsidRDefault="00F7003C" w:rsidP="00907215">
      <w:pPr>
        <w:pStyle w:val="PARAGRAPH"/>
        <w:jc w:val="center"/>
        <w:rPr>
          <w:ins w:id="19746" w:author="Charles Gifford" w:date="2017-03-20T23:35:00Z"/>
          <w:lang w:val="en-US"/>
        </w:rPr>
      </w:pPr>
      <w:bookmarkStart w:id="19747" w:name="_Ref162334428"/>
      <w:bookmarkStart w:id="19748" w:name="_Toc237687664"/>
      <w:bookmarkStart w:id="19749" w:name="_Toc306620207"/>
      <w:bookmarkStart w:id="19750" w:name="_Toc320178072"/>
      <w:ins w:id="19751" w:author="Charles Gifford" w:date="2017-03-22T22:49:00Z">
        <w:r>
          <w:rPr>
            <w:noProof/>
            <w:lang w:val="en-US" w:eastAsia="en-US"/>
          </w:rPr>
          <w:drawing>
            <wp:inline distT="0" distB="0" distL="0" distR="0" wp14:anchorId="254657FE" wp14:editId="69EA0CFE">
              <wp:extent cx="5595496" cy="492125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98003" cy="4923455"/>
                      </a:xfrm>
                      <a:prstGeom prst="rect">
                        <a:avLst/>
                      </a:prstGeom>
                      <a:noFill/>
                    </pic:spPr>
                  </pic:pic>
                </a:graphicData>
              </a:graphic>
            </wp:inline>
          </w:drawing>
        </w:r>
      </w:ins>
    </w:p>
    <w:p w14:paraId="67532C70" w14:textId="53F4C26C" w:rsidR="00B638E1" w:rsidRDefault="00B638E1" w:rsidP="001E69AF">
      <w:pPr>
        <w:pStyle w:val="FIGURE-title"/>
        <w:rPr>
          <w:ins w:id="19752" w:author="Charles Gifford" w:date="2017-03-20T22:55:00Z"/>
          <w:lang w:val="en-US"/>
        </w:rPr>
      </w:pPr>
      <w:bookmarkStart w:id="19753" w:name="_Ref477986556"/>
      <w:bookmarkStart w:id="19754" w:name="_Ref477986548"/>
      <w:bookmarkStart w:id="19755" w:name="_Toc478492573"/>
      <w:r w:rsidRPr="001C220C">
        <w:rPr>
          <w:lang w:val="en-US"/>
        </w:rPr>
        <w:t>Figure</w:t>
      </w:r>
      <w:r w:rsidR="000D5E27">
        <w:rPr>
          <w:lang w:val="en-US"/>
        </w:rPr>
        <w:t> </w:t>
      </w:r>
      <w:r w:rsidRPr="001C220C">
        <w:rPr>
          <w:lang w:val="en-US"/>
        </w:rPr>
        <w:fldChar w:fldCharType="begin"/>
      </w:r>
      <w:r w:rsidRPr="001C220C">
        <w:rPr>
          <w:lang w:val="en-US"/>
        </w:rPr>
        <w:instrText xml:space="preserve"> SEQ Figure \* ARABIC </w:instrText>
      </w:r>
      <w:r w:rsidRPr="001C220C">
        <w:rPr>
          <w:lang w:val="en-US"/>
        </w:rPr>
        <w:fldChar w:fldCharType="separate"/>
      </w:r>
      <w:r w:rsidR="00B86B2E">
        <w:rPr>
          <w:noProof/>
          <w:lang w:val="en-US"/>
        </w:rPr>
        <w:t>24</w:t>
      </w:r>
      <w:r w:rsidRPr="001C220C">
        <w:rPr>
          <w:lang w:val="en-US"/>
        </w:rPr>
        <w:fldChar w:fldCharType="end"/>
      </w:r>
      <w:bookmarkEnd w:id="19747"/>
      <w:bookmarkEnd w:id="19753"/>
      <w:r w:rsidR="000D5E27">
        <w:rPr>
          <w:lang w:val="en-US"/>
        </w:rPr>
        <w:t xml:space="preserve"> –</w:t>
      </w:r>
      <w:r w:rsidRPr="001C220C">
        <w:rPr>
          <w:lang w:val="en-US"/>
        </w:rPr>
        <w:t xml:space="preserve"> </w:t>
      </w:r>
      <w:r w:rsidR="00BF69FC" w:rsidRPr="001C220C">
        <w:rPr>
          <w:lang w:val="en-US"/>
        </w:rPr>
        <w:t>Process segment</w:t>
      </w:r>
      <w:r w:rsidRPr="001C220C">
        <w:rPr>
          <w:lang w:val="en-US"/>
        </w:rPr>
        <w:t xml:space="preserve"> capability object model</w:t>
      </w:r>
      <w:bookmarkEnd w:id="19748"/>
      <w:bookmarkEnd w:id="19749"/>
      <w:bookmarkEnd w:id="19750"/>
      <w:bookmarkEnd w:id="19754"/>
      <w:bookmarkEnd w:id="19755"/>
    </w:p>
    <w:p w14:paraId="2545B21B" w14:textId="53B63D54" w:rsidR="007C0870" w:rsidRDefault="00B86B2E" w:rsidP="00F20360">
      <w:pPr>
        <w:pStyle w:val="TABLE-title"/>
        <w:rPr>
          <w:ins w:id="19756" w:author="Charles Gifford" w:date="2017-03-20T22:55:00Z"/>
          <w:lang w:val="en-US"/>
        </w:rPr>
      </w:pPr>
      <w:bookmarkStart w:id="19757" w:name="_Ref477986622"/>
      <w:bookmarkStart w:id="19758" w:name="_Toc478492533"/>
      <w:ins w:id="19759" w:author="Charles Gifford" w:date="2017-03-22T22:51:00Z">
        <w:r>
          <w:t xml:space="preserve">Table </w:t>
        </w:r>
        <w:r>
          <w:fldChar w:fldCharType="begin"/>
        </w:r>
        <w:r>
          <w:instrText xml:space="preserve"> SEQ Table \* ARABIC </w:instrText>
        </w:r>
      </w:ins>
      <w:r>
        <w:fldChar w:fldCharType="separate"/>
      </w:r>
      <w:ins w:id="19760" w:author="Charles Gifford" w:date="2017-03-22T22:51:00Z">
        <w:r>
          <w:rPr>
            <w:noProof/>
          </w:rPr>
          <w:t>233</w:t>
        </w:r>
        <w:r>
          <w:fldChar w:fldCharType="end"/>
        </w:r>
        <w:bookmarkEnd w:id="19757"/>
        <w:r>
          <w:rPr>
            <w:lang w:val="en-US"/>
          </w:rPr>
          <w:t xml:space="preserve"> </w:t>
        </w:r>
      </w:ins>
      <w:ins w:id="19761" w:author="Charles Gifford" w:date="2017-03-20T22:55:00Z">
        <w:r w:rsidR="007C0870">
          <w:rPr>
            <w:lang w:val="en-US"/>
          </w:rPr>
          <w:t>–</w:t>
        </w:r>
        <w:r w:rsidR="007C0870" w:rsidRPr="001C220C">
          <w:rPr>
            <w:lang w:val="en-US"/>
          </w:rPr>
          <w:t xml:space="preserve"> </w:t>
        </w:r>
        <w:r w:rsidR="007C0870" w:rsidRPr="00DD4C75">
          <w:rPr>
            <w:lang w:val="en-US"/>
          </w:rPr>
          <w:t xml:space="preserve">Operations capability </w:t>
        </w:r>
        <w:r w:rsidR="007C0870" w:rsidRPr="001C220C">
          <w:rPr>
            <w:lang w:val="en-US"/>
          </w:rPr>
          <w:t>model</w:t>
        </w:r>
        <w:r w:rsidR="007C0870">
          <w:rPr>
            <w:lang w:val="en-US"/>
          </w:rPr>
          <w:t xml:space="preserve"> relationships</w:t>
        </w:r>
        <w:bookmarkEnd w:id="19758"/>
      </w:ins>
    </w:p>
    <w:tbl>
      <w:tblPr>
        <w:tblW w:w="9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335"/>
        <w:gridCol w:w="2340"/>
        <w:gridCol w:w="2070"/>
        <w:gridCol w:w="2520"/>
      </w:tblGrid>
      <w:tr w:rsidR="007C0870" w:rsidRPr="000265B9" w14:paraId="0CA53694" w14:textId="77777777" w:rsidTr="00C60793">
        <w:trPr>
          <w:trHeight w:val="98"/>
          <w:tblHeader/>
          <w:ins w:id="19762" w:author="Charles Gifford" w:date="2017-03-20T22:55:00Z"/>
        </w:trPr>
        <w:tc>
          <w:tcPr>
            <w:tcW w:w="2335" w:type="dxa"/>
            <w:shd w:val="clear" w:color="auto" w:fill="auto"/>
          </w:tcPr>
          <w:p w14:paraId="7DCE8395" w14:textId="77777777" w:rsidR="007C0870" w:rsidRPr="000265B9" w:rsidRDefault="007C0870" w:rsidP="00C60793">
            <w:pPr>
              <w:pStyle w:val="TABLE-col-heading"/>
              <w:rPr>
                <w:ins w:id="19763" w:author="Charles Gifford" w:date="2017-03-20T22:55:00Z"/>
              </w:rPr>
            </w:pPr>
            <w:ins w:id="19764" w:author="Charles Gifford" w:date="2017-03-20T22:55:00Z">
              <w:r w:rsidRPr="000265B9">
                <w:t>From</w:t>
              </w:r>
            </w:ins>
          </w:p>
        </w:tc>
        <w:tc>
          <w:tcPr>
            <w:tcW w:w="2340" w:type="dxa"/>
            <w:shd w:val="clear" w:color="auto" w:fill="auto"/>
          </w:tcPr>
          <w:p w14:paraId="769AD9CC" w14:textId="77777777" w:rsidR="007C0870" w:rsidRPr="000265B9" w:rsidRDefault="007C0870" w:rsidP="00C60793">
            <w:pPr>
              <w:pStyle w:val="TABLE-col-heading"/>
              <w:rPr>
                <w:ins w:id="19765" w:author="Charles Gifford" w:date="2017-03-20T22:55:00Z"/>
              </w:rPr>
            </w:pPr>
            <w:ins w:id="19766" w:author="Charles Gifford" w:date="2017-03-20T22:55:00Z">
              <w:r w:rsidRPr="000265B9">
                <w:t>To</w:t>
              </w:r>
            </w:ins>
          </w:p>
        </w:tc>
        <w:tc>
          <w:tcPr>
            <w:tcW w:w="2070" w:type="dxa"/>
            <w:shd w:val="clear" w:color="auto" w:fill="auto"/>
          </w:tcPr>
          <w:p w14:paraId="2DA24BE4" w14:textId="77777777" w:rsidR="007C0870" w:rsidRPr="000265B9" w:rsidRDefault="007C0870" w:rsidP="00C60793">
            <w:pPr>
              <w:pStyle w:val="TABLE-col-heading"/>
              <w:rPr>
                <w:ins w:id="19767" w:author="Charles Gifford" w:date="2017-03-20T22:55:00Z"/>
              </w:rPr>
            </w:pPr>
            <w:ins w:id="19768" w:author="Charles Gifford" w:date="2017-03-20T22:55:00Z">
              <w:r w:rsidRPr="000265B9">
                <w:t>Type</w:t>
              </w:r>
            </w:ins>
          </w:p>
        </w:tc>
        <w:tc>
          <w:tcPr>
            <w:tcW w:w="2520" w:type="dxa"/>
            <w:shd w:val="clear" w:color="auto" w:fill="auto"/>
          </w:tcPr>
          <w:p w14:paraId="46462924" w14:textId="77777777" w:rsidR="007C0870" w:rsidRPr="000265B9" w:rsidRDefault="007C0870" w:rsidP="00C60793">
            <w:pPr>
              <w:pStyle w:val="TABLE-col-heading"/>
              <w:rPr>
                <w:ins w:id="19769" w:author="Charles Gifford" w:date="2017-03-20T22:55:00Z"/>
              </w:rPr>
            </w:pPr>
            <w:ins w:id="19770" w:author="Charles Gifford" w:date="2017-03-20T22:55:00Z">
              <w:r w:rsidRPr="000265B9">
                <w:t>Relationship Name</w:t>
              </w:r>
            </w:ins>
          </w:p>
        </w:tc>
      </w:tr>
      <w:tr w:rsidR="003735C7" w:rsidRPr="008F275A" w14:paraId="58CFDD44" w14:textId="77777777" w:rsidTr="00C60793">
        <w:trPr>
          <w:trHeight w:val="176"/>
          <w:ins w:id="19771" w:author="Charles Gifford" w:date="2017-03-20T22:55:00Z"/>
        </w:trPr>
        <w:tc>
          <w:tcPr>
            <w:tcW w:w="2335" w:type="dxa"/>
            <w:shd w:val="clear" w:color="auto" w:fill="auto"/>
          </w:tcPr>
          <w:p w14:paraId="392B7FD7" w14:textId="257F65FB" w:rsidR="003735C7" w:rsidRPr="008F275A" w:rsidRDefault="003735C7" w:rsidP="003735C7">
            <w:pPr>
              <w:pStyle w:val="TABLE-cell"/>
              <w:rPr>
                <w:ins w:id="19772" w:author="Charles Gifford" w:date="2017-03-20T22:55:00Z"/>
              </w:rPr>
            </w:pPr>
            <w:ins w:id="19773" w:author="Charles Gifford" w:date="2017-03-20T23:37:00Z">
              <w:r w:rsidRPr="003735C7">
                <w:t>Process segment capability</w:t>
              </w:r>
            </w:ins>
          </w:p>
        </w:tc>
        <w:tc>
          <w:tcPr>
            <w:tcW w:w="2340" w:type="dxa"/>
            <w:shd w:val="clear" w:color="auto" w:fill="auto"/>
          </w:tcPr>
          <w:p w14:paraId="54D43E29" w14:textId="4F1B55B9" w:rsidR="003735C7" w:rsidRPr="008F275A" w:rsidRDefault="003735C7" w:rsidP="003735C7">
            <w:pPr>
              <w:pStyle w:val="TABLE-cell"/>
              <w:rPr>
                <w:ins w:id="19774" w:author="Charles Gifford" w:date="2017-03-20T22:55:00Z"/>
              </w:rPr>
            </w:pPr>
            <w:ins w:id="19775" w:author="Charles Gifford" w:date="2017-03-20T22:55:00Z">
              <w:r>
                <w:t>Process segment</w:t>
              </w:r>
            </w:ins>
          </w:p>
        </w:tc>
        <w:tc>
          <w:tcPr>
            <w:tcW w:w="2070" w:type="dxa"/>
            <w:shd w:val="clear" w:color="auto" w:fill="auto"/>
          </w:tcPr>
          <w:p w14:paraId="6D6189AD" w14:textId="03E65332" w:rsidR="003735C7" w:rsidRPr="008F275A" w:rsidRDefault="003735C7" w:rsidP="003735C7">
            <w:pPr>
              <w:pStyle w:val="TABLE-cell"/>
              <w:rPr>
                <w:ins w:id="19776" w:author="Charles Gifford" w:date="2017-03-20T22:55:00Z"/>
              </w:rPr>
            </w:pPr>
            <w:ins w:id="19777" w:author="Charles Gifford" w:date="2017-03-20T23:38:00Z">
              <w:r w:rsidRPr="00BA207E">
                <w:t>Association</w:t>
              </w:r>
            </w:ins>
          </w:p>
        </w:tc>
        <w:tc>
          <w:tcPr>
            <w:tcW w:w="2520" w:type="dxa"/>
            <w:shd w:val="clear" w:color="auto" w:fill="auto"/>
          </w:tcPr>
          <w:p w14:paraId="51EBA96F" w14:textId="3AC54D83" w:rsidR="003735C7" w:rsidRPr="008F275A" w:rsidRDefault="003735C7" w:rsidP="003735C7">
            <w:pPr>
              <w:pStyle w:val="TABLE-cell"/>
              <w:rPr>
                <w:ins w:id="19778" w:author="Charles Gifford" w:date="2017-03-20T22:55:00Z"/>
              </w:rPr>
            </w:pPr>
            <w:ins w:id="19779" w:author="Charles Gifford" w:date="2017-03-20T23:38:00Z">
              <w:r w:rsidRPr="00BA207E">
                <w:t>Corresponds to &gt;</w:t>
              </w:r>
            </w:ins>
          </w:p>
        </w:tc>
      </w:tr>
      <w:tr w:rsidR="003735C7" w:rsidRPr="008F275A" w14:paraId="2755B62B" w14:textId="77777777" w:rsidTr="003735C7">
        <w:trPr>
          <w:trHeight w:val="176"/>
          <w:ins w:id="19780" w:author="Charles Gifford" w:date="2017-03-20T23:39:00Z"/>
        </w:trPr>
        <w:tc>
          <w:tcPr>
            <w:tcW w:w="2335" w:type="dxa"/>
            <w:shd w:val="clear" w:color="auto" w:fill="auto"/>
          </w:tcPr>
          <w:p w14:paraId="34A25C1C" w14:textId="7CF8A5F0" w:rsidR="003735C7" w:rsidRPr="003735C7" w:rsidRDefault="003735C7" w:rsidP="003735C7">
            <w:pPr>
              <w:pStyle w:val="TABLE-cell"/>
              <w:rPr>
                <w:ins w:id="19781" w:author="Charles Gifford" w:date="2017-03-20T23:39:00Z"/>
              </w:rPr>
            </w:pPr>
            <w:ins w:id="19782" w:author="Charles Gifford" w:date="2017-03-20T23:39:00Z">
              <w:r w:rsidRPr="003735C7">
                <w:t>Process segment capability</w:t>
              </w:r>
            </w:ins>
          </w:p>
        </w:tc>
        <w:tc>
          <w:tcPr>
            <w:tcW w:w="2340" w:type="dxa"/>
            <w:shd w:val="clear" w:color="auto" w:fill="auto"/>
          </w:tcPr>
          <w:p w14:paraId="53B47011" w14:textId="36495A40" w:rsidR="003735C7" w:rsidRDefault="003735C7" w:rsidP="003735C7">
            <w:pPr>
              <w:pStyle w:val="TABLE-cell"/>
              <w:rPr>
                <w:ins w:id="19783" w:author="Charles Gifford" w:date="2017-03-20T23:39:00Z"/>
              </w:rPr>
            </w:pPr>
            <w:ins w:id="19784" w:author="Charles Gifford" w:date="2017-03-20T23:39:00Z">
              <w:r w:rsidRPr="003735C7">
                <w:t>Process segment capability</w:t>
              </w:r>
            </w:ins>
          </w:p>
        </w:tc>
        <w:tc>
          <w:tcPr>
            <w:tcW w:w="2070" w:type="dxa"/>
            <w:shd w:val="clear" w:color="auto" w:fill="auto"/>
          </w:tcPr>
          <w:p w14:paraId="4C3C2A78" w14:textId="56D42B14" w:rsidR="003735C7" w:rsidRPr="00BA207E" w:rsidRDefault="003735C7" w:rsidP="003735C7">
            <w:pPr>
              <w:pStyle w:val="TABLE-cell"/>
              <w:rPr>
                <w:ins w:id="19785" w:author="Charles Gifford" w:date="2017-03-20T23:39:00Z"/>
              </w:rPr>
            </w:pPr>
            <w:ins w:id="19786" w:author="Charles Gifford" w:date="2017-03-20T23:39:00Z">
              <w:r w:rsidRPr="009432BC">
                <w:t>Aggregation hierarchy</w:t>
              </w:r>
            </w:ins>
          </w:p>
        </w:tc>
        <w:tc>
          <w:tcPr>
            <w:tcW w:w="2520" w:type="dxa"/>
            <w:shd w:val="clear" w:color="auto" w:fill="auto"/>
          </w:tcPr>
          <w:p w14:paraId="3B3625D2" w14:textId="574B6ED1" w:rsidR="003735C7" w:rsidRPr="00BA207E" w:rsidRDefault="003735C7" w:rsidP="003735C7">
            <w:pPr>
              <w:pStyle w:val="TABLE-cell"/>
              <w:rPr>
                <w:ins w:id="19787" w:author="Charles Gifford" w:date="2017-03-20T23:39:00Z"/>
              </w:rPr>
            </w:pPr>
            <w:ins w:id="19788" w:author="Charles Gifford" w:date="2017-03-20T23:39:00Z">
              <w:r>
                <w:t>Is</w:t>
              </w:r>
            </w:ins>
            <w:ins w:id="19789" w:author="Charles Gifford" w:date="2017-03-20T23:40:00Z">
              <w:r>
                <w:t xml:space="preserve"> made up of</w:t>
              </w:r>
            </w:ins>
            <w:ins w:id="19790" w:author="Charles Gifford" w:date="2017-03-20T23:39:00Z">
              <w:r>
                <w:t xml:space="preserve"> &gt;</w:t>
              </w:r>
            </w:ins>
          </w:p>
        </w:tc>
      </w:tr>
      <w:tr w:rsidR="00336836" w:rsidRPr="008F275A" w14:paraId="5D236EBE" w14:textId="77777777" w:rsidTr="00C60793">
        <w:trPr>
          <w:trHeight w:val="176"/>
          <w:ins w:id="19791" w:author="Charles Gifford" w:date="2017-03-20T22:55:00Z"/>
        </w:trPr>
        <w:tc>
          <w:tcPr>
            <w:tcW w:w="2335" w:type="dxa"/>
            <w:shd w:val="clear" w:color="auto" w:fill="auto"/>
          </w:tcPr>
          <w:p w14:paraId="31AD1D51" w14:textId="25DEEFFD" w:rsidR="00336836" w:rsidRPr="008F275A" w:rsidRDefault="00336836" w:rsidP="00336836">
            <w:pPr>
              <w:pStyle w:val="TABLE-cell"/>
              <w:rPr>
                <w:ins w:id="19792" w:author="Charles Gifford" w:date="2017-03-20T22:55:00Z"/>
              </w:rPr>
            </w:pPr>
            <w:ins w:id="19793" w:author="Charles Gifford" w:date="2017-03-21T00:38:00Z">
              <w:r w:rsidRPr="006A1040">
                <w:t>Process segment capability</w:t>
              </w:r>
            </w:ins>
          </w:p>
        </w:tc>
        <w:tc>
          <w:tcPr>
            <w:tcW w:w="2340" w:type="dxa"/>
          </w:tcPr>
          <w:p w14:paraId="594A7BD9" w14:textId="77777777" w:rsidR="00336836" w:rsidRPr="008F275A" w:rsidRDefault="00336836" w:rsidP="00336836">
            <w:pPr>
              <w:pStyle w:val="TABLE-cell"/>
              <w:rPr>
                <w:ins w:id="19794" w:author="Charles Gifford" w:date="2017-03-20T22:55:00Z"/>
              </w:rPr>
            </w:pPr>
            <w:ins w:id="19795" w:author="Charles Gifford" w:date="2017-03-20T22:55:00Z">
              <w:r w:rsidRPr="0030452A">
                <w:rPr>
                  <w:szCs w:val="20"/>
                </w:rPr>
                <w:t xml:space="preserve">Personnel </w:t>
              </w:r>
              <w:r>
                <w:rPr>
                  <w:szCs w:val="20"/>
                </w:rPr>
                <w:t>capability</w:t>
              </w:r>
            </w:ins>
          </w:p>
        </w:tc>
        <w:tc>
          <w:tcPr>
            <w:tcW w:w="2070" w:type="dxa"/>
            <w:shd w:val="clear" w:color="auto" w:fill="auto"/>
          </w:tcPr>
          <w:p w14:paraId="197E225B" w14:textId="77777777" w:rsidR="00336836" w:rsidRPr="008F275A" w:rsidRDefault="00336836" w:rsidP="00336836">
            <w:pPr>
              <w:pStyle w:val="TABLE-cell"/>
              <w:rPr>
                <w:ins w:id="19796" w:author="Charles Gifford" w:date="2017-03-20T22:55:00Z"/>
              </w:rPr>
            </w:pPr>
            <w:ins w:id="19797" w:author="Charles Gifford" w:date="2017-03-20T22:55:00Z">
              <w:r w:rsidRPr="005A6C93">
                <w:rPr>
                  <w:szCs w:val="20"/>
                </w:rPr>
                <w:t>Composition whole</w:t>
              </w:r>
            </w:ins>
          </w:p>
        </w:tc>
        <w:tc>
          <w:tcPr>
            <w:tcW w:w="2520" w:type="dxa"/>
            <w:shd w:val="clear" w:color="auto" w:fill="auto"/>
          </w:tcPr>
          <w:p w14:paraId="16F8AD77" w14:textId="4461A9D1" w:rsidR="00336836" w:rsidRPr="008F275A" w:rsidRDefault="00336836" w:rsidP="00336836">
            <w:pPr>
              <w:pStyle w:val="TABLE-cell"/>
              <w:rPr>
                <w:ins w:id="19798" w:author="Charles Gifford" w:date="2017-03-20T22:55:00Z"/>
              </w:rPr>
            </w:pPr>
            <w:ins w:id="19799" w:author="Charles Gifford" w:date="2017-03-20T22:55:00Z">
              <w:r>
                <w:rPr>
                  <w:szCs w:val="20"/>
                </w:rPr>
                <w:t>Is a collec</w:t>
              </w:r>
            </w:ins>
            <w:ins w:id="19800" w:author="Charles Gifford" w:date="2017-03-20T23:41:00Z">
              <w:r>
                <w:rPr>
                  <w:szCs w:val="20"/>
                </w:rPr>
                <w:t>tion of &gt;</w:t>
              </w:r>
            </w:ins>
          </w:p>
        </w:tc>
      </w:tr>
      <w:tr w:rsidR="00336836" w:rsidRPr="008F275A" w14:paraId="266B8F09" w14:textId="77777777" w:rsidTr="00C60793">
        <w:trPr>
          <w:trHeight w:val="176"/>
          <w:ins w:id="19801" w:author="Charles Gifford" w:date="2017-03-20T22:55:00Z"/>
        </w:trPr>
        <w:tc>
          <w:tcPr>
            <w:tcW w:w="2335" w:type="dxa"/>
            <w:shd w:val="clear" w:color="auto" w:fill="auto"/>
          </w:tcPr>
          <w:p w14:paraId="335C57ED" w14:textId="276E07EB" w:rsidR="00336836" w:rsidRPr="008F275A" w:rsidRDefault="00336836" w:rsidP="00336836">
            <w:pPr>
              <w:pStyle w:val="TABLE-cell"/>
              <w:rPr>
                <w:ins w:id="19802" w:author="Charles Gifford" w:date="2017-03-20T22:55:00Z"/>
              </w:rPr>
            </w:pPr>
            <w:ins w:id="19803" w:author="Charles Gifford" w:date="2017-03-21T00:38:00Z">
              <w:r w:rsidRPr="006A1040">
                <w:t>Process segment capability</w:t>
              </w:r>
            </w:ins>
          </w:p>
        </w:tc>
        <w:tc>
          <w:tcPr>
            <w:tcW w:w="2340" w:type="dxa"/>
          </w:tcPr>
          <w:p w14:paraId="78A5DDF6" w14:textId="77777777" w:rsidR="00336836" w:rsidRPr="008F275A" w:rsidRDefault="00336836" w:rsidP="00336836">
            <w:pPr>
              <w:pStyle w:val="TABLE-cell"/>
              <w:rPr>
                <w:ins w:id="19804" w:author="Charles Gifford" w:date="2017-03-20T22:55:00Z"/>
              </w:rPr>
            </w:pPr>
            <w:ins w:id="19805" w:author="Charles Gifford" w:date="2017-03-20T22:55:00Z">
              <w:r w:rsidRPr="0030452A">
                <w:rPr>
                  <w:szCs w:val="20"/>
                </w:rPr>
                <w:t xml:space="preserve">Equipment </w:t>
              </w:r>
              <w:r>
                <w:rPr>
                  <w:szCs w:val="20"/>
                </w:rPr>
                <w:t>capability</w:t>
              </w:r>
            </w:ins>
          </w:p>
        </w:tc>
        <w:tc>
          <w:tcPr>
            <w:tcW w:w="2070" w:type="dxa"/>
            <w:shd w:val="clear" w:color="auto" w:fill="auto"/>
          </w:tcPr>
          <w:p w14:paraId="0E410F6C" w14:textId="77777777" w:rsidR="00336836" w:rsidRPr="008F275A" w:rsidRDefault="00336836" w:rsidP="00336836">
            <w:pPr>
              <w:pStyle w:val="TABLE-cell"/>
              <w:rPr>
                <w:ins w:id="19806" w:author="Charles Gifford" w:date="2017-03-20T22:55:00Z"/>
              </w:rPr>
            </w:pPr>
            <w:ins w:id="19807" w:author="Charles Gifford" w:date="2017-03-20T22:55:00Z">
              <w:r w:rsidRPr="005A6C93">
                <w:rPr>
                  <w:szCs w:val="20"/>
                </w:rPr>
                <w:t>Composition whole</w:t>
              </w:r>
            </w:ins>
          </w:p>
        </w:tc>
        <w:tc>
          <w:tcPr>
            <w:tcW w:w="2520" w:type="dxa"/>
            <w:shd w:val="clear" w:color="auto" w:fill="auto"/>
          </w:tcPr>
          <w:p w14:paraId="70F948D2" w14:textId="3DB04BF4" w:rsidR="00336836" w:rsidRPr="008F275A" w:rsidRDefault="00336836" w:rsidP="00336836">
            <w:pPr>
              <w:pStyle w:val="TABLE-cell"/>
              <w:rPr>
                <w:ins w:id="19808" w:author="Charles Gifford" w:date="2017-03-20T22:55:00Z"/>
              </w:rPr>
            </w:pPr>
            <w:ins w:id="19809" w:author="Charles Gifford" w:date="2017-03-20T23:42:00Z">
              <w:r>
                <w:rPr>
                  <w:szCs w:val="20"/>
                </w:rPr>
                <w:t>Is a collection of &gt;</w:t>
              </w:r>
            </w:ins>
          </w:p>
        </w:tc>
      </w:tr>
      <w:tr w:rsidR="00336836" w:rsidRPr="008F275A" w14:paraId="34AEDB31" w14:textId="77777777" w:rsidTr="00C60793">
        <w:trPr>
          <w:trHeight w:val="176"/>
          <w:ins w:id="19810" w:author="Charles Gifford" w:date="2017-03-20T22:55:00Z"/>
        </w:trPr>
        <w:tc>
          <w:tcPr>
            <w:tcW w:w="2335" w:type="dxa"/>
            <w:shd w:val="clear" w:color="auto" w:fill="auto"/>
          </w:tcPr>
          <w:p w14:paraId="075B11BB" w14:textId="03E5403B" w:rsidR="00336836" w:rsidRPr="008F275A" w:rsidRDefault="00336836" w:rsidP="00336836">
            <w:pPr>
              <w:pStyle w:val="TABLE-cell"/>
              <w:rPr>
                <w:ins w:id="19811" w:author="Charles Gifford" w:date="2017-03-20T22:55:00Z"/>
              </w:rPr>
            </w:pPr>
            <w:ins w:id="19812" w:author="Charles Gifford" w:date="2017-03-21T00:38:00Z">
              <w:r w:rsidRPr="006A1040">
                <w:t>Process segment capability</w:t>
              </w:r>
            </w:ins>
          </w:p>
        </w:tc>
        <w:tc>
          <w:tcPr>
            <w:tcW w:w="2340" w:type="dxa"/>
          </w:tcPr>
          <w:p w14:paraId="4BC3F505" w14:textId="77777777" w:rsidR="00336836" w:rsidRPr="008F275A" w:rsidRDefault="00336836" w:rsidP="00336836">
            <w:pPr>
              <w:pStyle w:val="TABLE-cell"/>
              <w:rPr>
                <w:ins w:id="19813" w:author="Charles Gifford" w:date="2017-03-20T22:55:00Z"/>
              </w:rPr>
            </w:pPr>
            <w:ins w:id="19814" w:author="Charles Gifford" w:date="2017-03-20T22:55:00Z">
              <w:r w:rsidRPr="0030452A">
                <w:rPr>
                  <w:szCs w:val="20"/>
                </w:rPr>
                <w:t xml:space="preserve">Physical asset </w:t>
              </w:r>
              <w:r>
                <w:rPr>
                  <w:szCs w:val="20"/>
                </w:rPr>
                <w:t>capability</w:t>
              </w:r>
            </w:ins>
          </w:p>
        </w:tc>
        <w:tc>
          <w:tcPr>
            <w:tcW w:w="2070" w:type="dxa"/>
            <w:shd w:val="clear" w:color="auto" w:fill="auto"/>
          </w:tcPr>
          <w:p w14:paraId="379BA299" w14:textId="77777777" w:rsidR="00336836" w:rsidRPr="008F275A" w:rsidRDefault="00336836" w:rsidP="00336836">
            <w:pPr>
              <w:pStyle w:val="TABLE-cell"/>
              <w:rPr>
                <w:ins w:id="19815" w:author="Charles Gifford" w:date="2017-03-20T22:55:00Z"/>
              </w:rPr>
            </w:pPr>
            <w:ins w:id="19816" w:author="Charles Gifford" w:date="2017-03-20T22:55:00Z">
              <w:r w:rsidRPr="005A6C93">
                <w:rPr>
                  <w:szCs w:val="20"/>
                </w:rPr>
                <w:t>Composition whole</w:t>
              </w:r>
            </w:ins>
          </w:p>
        </w:tc>
        <w:tc>
          <w:tcPr>
            <w:tcW w:w="2520" w:type="dxa"/>
            <w:shd w:val="clear" w:color="auto" w:fill="auto"/>
          </w:tcPr>
          <w:p w14:paraId="68B9A2FE" w14:textId="5AFDC35C" w:rsidR="00336836" w:rsidRPr="008F275A" w:rsidRDefault="00336836" w:rsidP="00336836">
            <w:pPr>
              <w:pStyle w:val="TABLE-cell"/>
              <w:rPr>
                <w:ins w:id="19817" w:author="Charles Gifford" w:date="2017-03-20T22:55:00Z"/>
              </w:rPr>
            </w:pPr>
            <w:ins w:id="19818" w:author="Charles Gifford" w:date="2017-03-20T23:42:00Z">
              <w:r>
                <w:rPr>
                  <w:szCs w:val="20"/>
                </w:rPr>
                <w:t>Is a collection of &gt;</w:t>
              </w:r>
            </w:ins>
          </w:p>
        </w:tc>
      </w:tr>
      <w:tr w:rsidR="00336836" w:rsidRPr="008F275A" w14:paraId="3EEB4F09" w14:textId="77777777" w:rsidTr="00C60793">
        <w:trPr>
          <w:trHeight w:val="176"/>
          <w:ins w:id="19819" w:author="Charles Gifford" w:date="2017-03-20T22:55:00Z"/>
        </w:trPr>
        <w:tc>
          <w:tcPr>
            <w:tcW w:w="2335" w:type="dxa"/>
            <w:shd w:val="clear" w:color="auto" w:fill="auto"/>
          </w:tcPr>
          <w:p w14:paraId="331BB660" w14:textId="31BE7556" w:rsidR="00336836" w:rsidRPr="008F275A" w:rsidRDefault="00336836" w:rsidP="00336836">
            <w:pPr>
              <w:pStyle w:val="TABLE-cell"/>
              <w:rPr>
                <w:ins w:id="19820" w:author="Charles Gifford" w:date="2017-03-20T22:55:00Z"/>
              </w:rPr>
            </w:pPr>
            <w:ins w:id="19821" w:author="Charles Gifford" w:date="2017-03-21T00:38:00Z">
              <w:r w:rsidRPr="006A1040">
                <w:t>Process segment capability</w:t>
              </w:r>
            </w:ins>
          </w:p>
        </w:tc>
        <w:tc>
          <w:tcPr>
            <w:tcW w:w="2340" w:type="dxa"/>
          </w:tcPr>
          <w:p w14:paraId="493056F8" w14:textId="77777777" w:rsidR="00336836" w:rsidRPr="008F275A" w:rsidRDefault="00336836" w:rsidP="00336836">
            <w:pPr>
              <w:pStyle w:val="TABLE-cell"/>
              <w:rPr>
                <w:ins w:id="19822" w:author="Charles Gifford" w:date="2017-03-20T22:55:00Z"/>
              </w:rPr>
            </w:pPr>
            <w:ins w:id="19823" w:author="Charles Gifford" w:date="2017-03-20T22:55:00Z">
              <w:r w:rsidRPr="0030452A">
                <w:rPr>
                  <w:szCs w:val="20"/>
                </w:rPr>
                <w:t xml:space="preserve">Material </w:t>
              </w:r>
              <w:r>
                <w:rPr>
                  <w:szCs w:val="20"/>
                </w:rPr>
                <w:t>capability</w:t>
              </w:r>
            </w:ins>
          </w:p>
        </w:tc>
        <w:tc>
          <w:tcPr>
            <w:tcW w:w="2070" w:type="dxa"/>
            <w:shd w:val="clear" w:color="auto" w:fill="auto"/>
          </w:tcPr>
          <w:p w14:paraId="5E85369E" w14:textId="77777777" w:rsidR="00336836" w:rsidRPr="008F275A" w:rsidRDefault="00336836" w:rsidP="00336836">
            <w:pPr>
              <w:pStyle w:val="TABLE-cell"/>
              <w:rPr>
                <w:ins w:id="19824" w:author="Charles Gifford" w:date="2017-03-20T22:55:00Z"/>
              </w:rPr>
            </w:pPr>
            <w:ins w:id="19825" w:author="Charles Gifford" w:date="2017-03-20T22:55:00Z">
              <w:r w:rsidRPr="005A6C93">
                <w:rPr>
                  <w:szCs w:val="20"/>
                </w:rPr>
                <w:t>Composition whole</w:t>
              </w:r>
            </w:ins>
          </w:p>
        </w:tc>
        <w:tc>
          <w:tcPr>
            <w:tcW w:w="2520" w:type="dxa"/>
            <w:shd w:val="clear" w:color="auto" w:fill="auto"/>
          </w:tcPr>
          <w:p w14:paraId="378D3306" w14:textId="2EA6F3F6" w:rsidR="00336836" w:rsidRPr="008F275A" w:rsidRDefault="00336836" w:rsidP="00336836">
            <w:pPr>
              <w:pStyle w:val="TABLE-cell"/>
              <w:rPr>
                <w:ins w:id="19826" w:author="Charles Gifford" w:date="2017-03-20T22:55:00Z"/>
              </w:rPr>
            </w:pPr>
            <w:ins w:id="19827" w:author="Charles Gifford" w:date="2017-03-20T23:42:00Z">
              <w:r>
                <w:rPr>
                  <w:szCs w:val="20"/>
                </w:rPr>
                <w:t>Is a collection of &gt;</w:t>
              </w:r>
            </w:ins>
          </w:p>
        </w:tc>
      </w:tr>
      <w:tr w:rsidR="007C0870" w:rsidRPr="008F275A" w14:paraId="327857A0" w14:textId="77777777" w:rsidTr="00C60793">
        <w:trPr>
          <w:trHeight w:val="176"/>
          <w:ins w:id="19828" w:author="Charles Gifford" w:date="2017-03-20T22:55:00Z"/>
        </w:trPr>
        <w:tc>
          <w:tcPr>
            <w:tcW w:w="2335" w:type="dxa"/>
            <w:shd w:val="clear" w:color="auto" w:fill="auto"/>
          </w:tcPr>
          <w:p w14:paraId="6443EEA6" w14:textId="77777777" w:rsidR="007C0870" w:rsidRDefault="007C0870" w:rsidP="00C60793">
            <w:pPr>
              <w:pStyle w:val="TABLE-cell"/>
              <w:rPr>
                <w:ins w:id="19829" w:author="Charles Gifford" w:date="2017-03-20T22:55:00Z"/>
              </w:rPr>
            </w:pPr>
            <w:ins w:id="19830" w:author="Charles Gifford" w:date="2017-03-20T22:55:00Z">
              <w:r>
                <w:t>Material capability</w:t>
              </w:r>
            </w:ins>
          </w:p>
        </w:tc>
        <w:tc>
          <w:tcPr>
            <w:tcW w:w="2340" w:type="dxa"/>
          </w:tcPr>
          <w:p w14:paraId="1D27431A" w14:textId="77777777" w:rsidR="007C0870" w:rsidRPr="00600EB9" w:rsidRDefault="007C0870" w:rsidP="00C60793">
            <w:pPr>
              <w:pStyle w:val="TABLE-cell"/>
              <w:rPr>
                <w:ins w:id="19831" w:author="Charles Gifford" w:date="2017-03-20T22:55:00Z"/>
              </w:rPr>
            </w:pPr>
            <w:ins w:id="19832" w:author="Charles Gifford" w:date="2017-03-20T22:55:00Z">
              <w:r>
                <w:t>Material capability</w:t>
              </w:r>
            </w:ins>
          </w:p>
        </w:tc>
        <w:tc>
          <w:tcPr>
            <w:tcW w:w="2070" w:type="dxa"/>
            <w:shd w:val="clear" w:color="auto" w:fill="auto"/>
          </w:tcPr>
          <w:p w14:paraId="06460C66" w14:textId="77777777" w:rsidR="007C0870" w:rsidRPr="00BA207E" w:rsidRDefault="007C0870" w:rsidP="00C60793">
            <w:pPr>
              <w:pStyle w:val="TABLE-cell"/>
              <w:rPr>
                <w:ins w:id="19833" w:author="Charles Gifford" w:date="2017-03-20T22:55:00Z"/>
              </w:rPr>
            </w:pPr>
            <w:ins w:id="19834" w:author="Charles Gifford" w:date="2017-03-20T22:55:00Z">
              <w:r w:rsidRPr="009432BC">
                <w:t>Aggregation hierarchy</w:t>
              </w:r>
            </w:ins>
          </w:p>
        </w:tc>
        <w:tc>
          <w:tcPr>
            <w:tcW w:w="2520" w:type="dxa"/>
            <w:shd w:val="clear" w:color="auto" w:fill="auto"/>
          </w:tcPr>
          <w:p w14:paraId="48565143" w14:textId="77777777" w:rsidR="007C0870" w:rsidRPr="00BA207E" w:rsidRDefault="007C0870" w:rsidP="00C60793">
            <w:pPr>
              <w:pStyle w:val="TABLE-cell"/>
              <w:rPr>
                <w:ins w:id="19835" w:author="Charles Gifford" w:date="2017-03-20T22:55:00Z"/>
              </w:rPr>
            </w:pPr>
            <w:ins w:id="19836" w:author="Charles Gifford" w:date="2017-03-20T22:55:00Z">
              <w:r>
                <w:t>Is assembled from &gt;</w:t>
              </w:r>
            </w:ins>
          </w:p>
        </w:tc>
      </w:tr>
      <w:tr w:rsidR="007C0870" w:rsidRPr="008F275A" w14:paraId="1FFB5E9F" w14:textId="77777777" w:rsidTr="00C60793">
        <w:trPr>
          <w:trHeight w:val="176"/>
          <w:ins w:id="19837" w:author="Charles Gifford" w:date="2017-03-20T22:55:00Z"/>
        </w:trPr>
        <w:tc>
          <w:tcPr>
            <w:tcW w:w="2335" w:type="dxa"/>
            <w:shd w:val="clear" w:color="auto" w:fill="auto"/>
          </w:tcPr>
          <w:p w14:paraId="4DC65843" w14:textId="77777777" w:rsidR="007C0870" w:rsidRPr="00BA207E" w:rsidRDefault="007C0870" w:rsidP="00C60793">
            <w:pPr>
              <w:pStyle w:val="TABLE-cell"/>
              <w:rPr>
                <w:ins w:id="19838" w:author="Charles Gifford" w:date="2017-03-20T22:55:00Z"/>
              </w:rPr>
            </w:pPr>
            <w:ins w:id="19839" w:author="Charles Gifford" w:date="2017-03-20T22:55:00Z">
              <w:r w:rsidRPr="00BA207E">
                <w:t xml:space="preserve">Personnel </w:t>
              </w:r>
              <w:r>
                <w:t>capability</w:t>
              </w:r>
            </w:ins>
          </w:p>
        </w:tc>
        <w:tc>
          <w:tcPr>
            <w:tcW w:w="2340" w:type="dxa"/>
          </w:tcPr>
          <w:p w14:paraId="4D34D296" w14:textId="77777777" w:rsidR="007C0870" w:rsidRPr="00BA207E" w:rsidRDefault="007C0870" w:rsidP="00C60793">
            <w:pPr>
              <w:pStyle w:val="TABLE-cell"/>
              <w:rPr>
                <w:ins w:id="19840" w:author="Charles Gifford" w:date="2017-03-20T22:55:00Z"/>
              </w:rPr>
            </w:pPr>
            <w:ins w:id="19841" w:author="Charles Gifford" w:date="2017-03-20T22:55:00Z">
              <w:r w:rsidRPr="00BA207E">
                <w:t xml:space="preserve">Personnel </w:t>
              </w:r>
              <w:r>
                <w:t>capability</w:t>
              </w:r>
              <w:r w:rsidRPr="00BA207E">
                <w:t xml:space="preserve"> property</w:t>
              </w:r>
            </w:ins>
          </w:p>
        </w:tc>
        <w:tc>
          <w:tcPr>
            <w:tcW w:w="2070" w:type="dxa"/>
            <w:shd w:val="clear" w:color="auto" w:fill="auto"/>
          </w:tcPr>
          <w:p w14:paraId="7E7FB2EF" w14:textId="77777777" w:rsidR="007C0870" w:rsidRPr="00BA207E" w:rsidRDefault="007C0870" w:rsidP="00C60793">
            <w:pPr>
              <w:pStyle w:val="TABLE-cell"/>
              <w:rPr>
                <w:ins w:id="19842" w:author="Charles Gifford" w:date="2017-03-20T22:55:00Z"/>
              </w:rPr>
            </w:pPr>
            <w:ins w:id="19843" w:author="Charles Gifford" w:date="2017-03-20T22:55:00Z">
              <w:r w:rsidRPr="00BA207E">
                <w:t>Composition whole</w:t>
              </w:r>
            </w:ins>
          </w:p>
        </w:tc>
        <w:tc>
          <w:tcPr>
            <w:tcW w:w="2520" w:type="dxa"/>
            <w:shd w:val="clear" w:color="auto" w:fill="auto"/>
          </w:tcPr>
          <w:p w14:paraId="040070FD" w14:textId="77777777" w:rsidR="007C0870" w:rsidRPr="00BA207E" w:rsidRDefault="007C0870" w:rsidP="00C60793">
            <w:pPr>
              <w:pStyle w:val="TABLE-cell"/>
              <w:rPr>
                <w:ins w:id="19844" w:author="Charles Gifford" w:date="2017-03-20T22:55:00Z"/>
              </w:rPr>
            </w:pPr>
            <w:ins w:id="19845" w:author="Charles Gifford" w:date="2017-03-20T22:55:00Z">
              <w:r>
                <w:t>Has values of</w:t>
              </w:r>
              <w:r w:rsidRPr="00BA207E">
                <w:t xml:space="preserve"> &gt;</w:t>
              </w:r>
            </w:ins>
          </w:p>
        </w:tc>
      </w:tr>
      <w:tr w:rsidR="007C0870" w:rsidRPr="008F275A" w14:paraId="4E016A23" w14:textId="77777777" w:rsidTr="00C60793">
        <w:trPr>
          <w:trHeight w:val="176"/>
          <w:ins w:id="19846" w:author="Charles Gifford" w:date="2017-03-20T22:55:00Z"/>
        </w:trPr>
        <w:tc>
          <w:tcPr>
            <w:tcW w:w="2335" w:type="dxa"/>
            <w:shd w:val="clear" w:color="auto" w:fill="auto"/>
          </w:tcPr>
          <w:p w14:paraId="0969C2E5" w14:textId="77777777" w:rsidR="007C0870" w:rsidRPr="00BA207E" w:rsidRDefault="007C0870" w:rsidP="00C60793">
            <w:pPr>
              <w:pStyle w:val="TABLE-cell"/>
              <w:rPr>
                <w:ins w:id="19847" w:author="Charles Gifford" w:date="2017-03-20T22:55:00Z"/>
              </w:rPr>
            </w:pPr>
            <w:ins w:id="19848" w:author="Charles Gifford" w:date="2017-03-20T22:55:00Z">
              <w:r w:rsidRPr="00BA207E">
                <w:t xml:space="preserve">Personnel </w:t>
              </w:r>
              <w:r>
                <w:t>capability</w:t>
              </w:r>
              <w:r w:rsidRPr="00BA207E">
                <w:t xml:space="preserve"> property</w:t>
              </w:r>
            </w:ins>
          </w:p>
        </w:tc>
        <w:tc>
          <w:tcPr>
            <w:tcW w:w="2340" w:type="dxa"/>
          </w:tcPr>
          <w:p w14:paraId="39668975" w14:textId="77777777" w:rsidR="007C0870" w:rsidRPr="00BA207E" w:rsidRDefault="007C0870" w:rsidP="00C60793">
            <w:pPr>
              <w:pStyle w:val="TABLE-cell"/>
              <w:rPr>
                <w:ins w:id="19849" w:author="Charles Gifford" w:date="2017-03-20T22:55:00Z"/>
              </w:rPr>
            </w:pPr>
            <w:ins w:id="19850" w:author="Charles Gifford" w:date="2017-03-20T22:55:00Z">
              <w:r w:rsidRPr="00BA207E">
                <w:t xml:space="preserve">Personnel </w:t>
              </w:r>
              <w:r>
                <w:t>capability</w:t>
              </w:r>
              <w:r w:rsidRPr="00BA207E">
                <w:t xml:space="preserve"> property</w:t>
              </w:r>
            </w:ins>
          </w:p>
        </w:tc>
        <w:tc>
          <w:tcPr>
            <w:tcW w:w="2070" w:type="dxa"/>
            <w:shd w:val="clear" w:color="auto" w:fill="auto"/>
          </w:tcPr>
          <w:p w14:paraId="2DB4252C" w14:textId="77777777" w:rsidR="007C0870" w:rsidRPr="00BA207E" w:rsidRDefault="007C0870" w:rsidP="00C60793">
            <w:pPr>
              <w:pStyle w:val="TABLE-cell"/>
              <w:rPr>
                <w:ins w:id="19851" w:author="Charles Gifford" w:date="2017-03-20T22:55:00Z"/>
              </w:rPr>
            </w:pPr>
            <w:ins w:id="19852" w:author="Charles Gifford" w:date="2017-03-20T22:55:00Z">
              <w:r w:rsidRPr="00BA207E">
                <w:t>Composition hierarchy</w:t>
              </w:r>
            </w:ins>
          </w:p>
        </w:tc>
        <w:tc>
          <w:tcPr>
            <w:tcW w:w="2520" w:type="dxa"/>
            <w:shd w:val="clear" w:color="auto" w:fill="auto"/>
          </w:tcPr>
          <w:p w14:paraId="7302D063" w14:textId="77777777" w:rsidR="007C0870" w:rsidRPr="00BA207E" w:rsidRDefault="007C0870" w:rsidP="00C60793">
            <w:pPr>
              <w:pStyle w:val="TABLE-cell"/>
              <w:rPr>
                <w:ins w:id="19853" w:author="Charles Gifford" w:date="2017-03-20T22:55:00Z"/>
              </w:rPr>
            </w:pPr>
            <w:ins w:id="19854" w:author="Charles Gifford" w:date="2017-03-20T22:55:00Z">
              <w:r>
                <w:rPr>
                  <w:szCs w:val="20"/>
                </w:rPr>
                <w:t xml:space="preserve">Contains </w:t>
              </w:r>
              <w:r w:rsidRPr="00B41C7C">
                <w:rPr>
                  <w:szCs w:val="20"/>
                </w:rPr>
                <w:t>&gt;</w:t>
              </w:r>
            </w:ins>
          </w:p>
        </w:tc>
      </w:tr>
      <w:tr w:rsidR="007C0870" w:rsidRPr="008F275A" w14:paraId="75150FDB" w14:textId="77777777" w:rsidTr="00C60793">
        <w:trPr>
          <w:trHeight w:val="350"/>
          <w:ins w:id="19855" w:author="Charles Gifford" w:date="2017-03-20T22:55:00Z"/>
        </w:trPr>
        <w:tc>
          <w:tcPr>
            <w:tcW w:w="2335" w:type="dxa"/>
            <w:shd w:val="clear" w:color="auto" w:fill="auto"/>
          </w:tcPr>
          <w:p w14:paraId="2751AA71" w14:textId="77777777" w:rsidR="007C0870" w:rsidRPr="00BA207E" w:rsidRDefault="007C0870" w:rsidP="00C60793">
            <w:pPr>
              <w:pStyle w:val="TABLE-cell"/>
              <w:rPr>
                <w:ins w:id="19856" w:author="Charles Gifford" w:date="2017-03-20T22:55:00Z"/>
              </w:rPr>
            </w:pPr>
            <w:ins w:id="19857" w:author="Charles Gifford" w:date="2017-03-20T22:55:00Z">
              <w:r w:rsidRPr="00BA207E">
                <w:t xml:space="preserve">Personnel </w:t>
              </w:r>
              <w:r>
                <w:t>capability</w:t>
              </w:r>
            </w:ins>
          </w:p>
        </w:tc>
        <w:tc>
          <w:tcPr>
            <w:tcW w:w="2340" w:type="dxa"/>
            <w:shd w:val="clear" w:color="auto" w:fill="auto"/>
          </w:tcPr>
          <w:p w14:paraId="03046FD8" w14:textId="77777777" w:rsidR="007C0870" w:rsidRPr="00BA207E" w:rsidRDefault="007C0870" w:rsidP="00C60793">
            <w:pPr>
              <w:pStyle w:val="TABLE-cell"/>
              <w:rPr>
                <w:ins w:id="19858" w:author="Charles Gifford" w:date="2017-03-20T22:55:00Z"/>
              </w:rPr>
            </w:pPr>
            <w:ins w:id="19859" w:author="Charles Gifford" w:date="2017-03-20T22:55:00Z">
              <w:r w:rsidRPr="00BA207E">
                <w:t>Personnel class</w:t>
              </w:r>
            </w:ins>
          </w:p>
        </w:tc>
        <w:tc>
          <w:tcPr>
            <w:tcW w:w="2070" w:type="dxa"/>
            <w:shd w:val="clear" w:color="auto" w:fill="auto"/>
          </w:tcPr>
          <w:p w14:paraId="5C436D2F" w14:textId="77777777" w:rsidR="007C0870" w:rsidRPr="00BA207E" w:rsidRDefault="007C0870" w:rsidP="00C60793">
            <w:pPr>
              <w:pStyle w:val="TABLE-cell"/>
              <w:rPr>
                <w:ins w:id="19860" w:author="Charles Gifford" w:date="2017-03-20T22:55:00Z"/>
              </w:rPr>
            </w:pPr>
            <w:ins w:id="19861" w:author="Charles Gifford" w:date="2017-03-20T22:55:00Z">
              <w:r w:rsidRPr="00BA207E">
                <w:t>Association (A)</w:t>
              </w:r>
            </w:ins>
          </w:p>
        </w:tc>
        <w:tc>
          <w:tcPr>
            <w:tcW w:w="2520" w:type="dxa"/>
            <w:shd w:val="clear" w:color="auto" w:fill="auto"/>
          </w:tcPr>
          <w:p w14:paraId="21C09B5D" w14:textId="77777777" w:rsidR="007C0870" w:rsidRPr="00BA207E" w:rsidRDefault="007C0870" w:rsidP="00C60793">
            <w:pPr>
              <w:pStyle w:val="TABLE-cell"/>
              <w:rPr>
                <w:ins w:id="19862" w:author="Charles Gifford" w:date="2017-03-20T22:55:00Z"/>
              </w:rPr>
            </w:pPr>
            <w:ins w:id="19863" w:author="Charles Gifford" w:date="2017-03-20T22:55:00Z">
              <w:r w:rsidRPr="00BA207E">
                <w:t>Corresponds to &gt;</w:t>
              </w:r>
            </w:ins>
          </w:p>
        </w:tc>
      </w:tr>
      <w:tr w:rsidR="007C0870" w:rsidRPr="008F275A" w14:paraId="0948FD48" w14:textId="77777777" w:rsidTr="00C60793">
        <w:trPr>
          <w:trHeight w:val="176"/>
          <w:ins w:id="19864" w:author="Charles Gifford" w:date="2017-03-20T22:55:00Z"/>
        </w:trPr>
        <w:tc>
          <w:tcPr>
            <w:tcW w:w="2335" w:type="dxa"/>
            <w:shd w:val="clear" w:color="auto" w:fill="auto"/>
          </w:tcPr>
          <w:p w14:paraId="440E32EE" w14:textId="77777777" w:rsidR="007C0870" w:rsidRPr="00BA207E" w:rsidRDefault="007C0870" w:rsidP="00C60793">
            <w:pPr>
              <w:pStyle w:val="TABLE-cell"/>
              <w:rPr>
                <w:ins w:id="19865" w:author="Charles Gifford" w:date="2017-03-20T22:55:00Z"/>
              </w:rPr>
            </w:pPr>
            <w:ins w:id="19866" w:author="Charles Gifford" w:date="2017-03-20T22:55:00Z">
              <w:r w:rsidRPr="00BA207E">
                <w:t xml:space="preserve">Personnel </w:t>
              </w:r>
              <w:r>
                <w:t>capability</w:t>
              </w:r>
            </w:ins>
          </w:p>
        </w:tc>
        <w:tc>
          <w:tcPr>
            <w:tcW w:w="2340" w:type="dxa"/>
            <w:shd w:val="clear" w:color="auto" w:fill="auto"/>
          </w:tcPr>
          <w:p w14:paraId="6FC49D5D" w14:textId="77777777" w:rsidR="007C0870" w:rsidRPr="00BA207E" w:rsidRDefault="007C0870" w:rsidP="00C60793">
            <w:pPr>
              <w:pStyle w:val="TABLE-cell"/>
              <w:rPr>
                <w:ins w:id="19867" w:author="Charles Gifford" w:date="2017-03-20T22:55:00Z"/>
              </w:rPr>
            </w:pPr>
            <w:ins w:id="19868" w:author="Charles Gifford" w:date="2017-03-20T22:55:00Z">
              <w:r w:rsidRPr="00BA207E">
                <w:t>Person</w:t>
              </w:r>
            </w:ins>
          </w:p>
        </w:tc>
        <w:tc>
          <w:tcPr>
            <w:tcW w:w="2070" w:type="dxa"/>
            <w:shd w:val="clear" w:color="auto" w:fill="auto"/>
          </w:tcPr>
          <w:p w14:paraId="64D5EEDF" w14:textId="77777777" w:rsidR="007C0870" w:rsidRPr="00BA207E" w:rsidRDefault="007C0870" w:rsidP="00C60793">
            <w:pPr>
              <w:pStyle w:val="TABLE-cell"/>
              <w:rPr>
                <w:ins w:id="19869" w:author="Charles Gifford" w:date="2017-03-20T22:55:00Z"/>
              </w:rPr>
            </w:pPr>
            <w:ins w:id="19870" w:author="Charles Gifford" w:date="2017-03-20T22:55:00Z">
              <w:r w:rsidRPr="00BA207E">
                <w:t>Association (C)</w:t>
              </w:r>
            </w:ins>
          </w:p>
        </w:tc>
        <w:tc>
          <w:tcPr>
            <w:tcW w:w="2520" w:type="dxa"/>
            <w:shd w:val="clear" w:color="auto" w:fill="auto"/>
          </w:tcPr>
          <w:p w14:paraId="7E39C50A" w14:textId="77777777" w:rsidR="007C0870" w:rsidRPr="00BA207E" w:rsidRDefault="007C0870" w:rsidP="00C60793">
            <w:pPr>
              <w:pStyle w:val="TABLE-cell"/>
              <w:rPr>
                <w:ins w:id="19871" w:author="Charles Gifford" w:date="2017-03-20T22:55:00Z"/>
              </w:rPr>
            </w:pPr>
            <w:ins w:id="19872" w:author="Charles Gifford" w:date="2017-03-20T22:55:00Z">
              <w:r w:rsidRPr="00BA207E">
                <w:t>Corresponds to &gt;</w:t>
              </w:r>
            </w:ins>
          </w:p>
        </w:tc>
      </w:tr>
      <w:tr w:rsidR="007C0870" w:rsidRPr="008F275A" w14:paraId="22D12B49" w14:textId="77777777" w:rsidTr="00C60793">
        <w:trPr>
          <w:trHeight w:val="176"/>
          <w:ins w:id="19873" w:author="Charles Gifford" w:date="2017-03-20T22:55:00Z"/>
        </w:trPr>
        <w:tc>
          <w:tcPr>
            <w:tcW w:w="2335" w:type="dxa"/>
            <w:shd w:val="clear" w:color="auto" w:fill="auto"/>
          </w:tcPr>
          <w:p w14:paraId="50297551" w14:textId="77777777" w:rsidR="007C0870" w:rsidRPr="00BA207E" w:rsidRDefault="007C0870" w:rsidP="00C60793">
            <w:pPr>
              <w:pStyle w:val="TABLE-cell"/>
              <w:rPr>
                <w:ins w:id="19874" w:author="Charles Gifford" w:date="2017-03-20T22:55:00Z"/>
              </w:rPr>
            </w:pPr>
            <w:ins w:id="19875" w:author="Charles Gifford" w:date="2017-03-20T22:55:00Z">
              <w:r w:rsidRPr="00BA207E">
                <w:t xml:space="preserve">Personnel </w:t>
              </w:r>
              <w:r>
                <w:t>capability</w:t>
              </w:r>
              <w:r w:rsidRPr="00BA207E">
                <w:t xml:space="preserve"> property</w:t>
              </w:r>
            </w:ins>
          </w:p>
        </w:tc>
        <w:tc>
          <w:tcPr>
            <w:tcW w:w="2340" w:type="dxa"/>
            <w:shd w:val="clear" w:color="auto" w:fill="auto"/>
          </w:tcPr>
          <w:p w14:paraId="61868D2C" w14:textId="77777777" w:rsidR="007C0870" w:rsidRPr="00BA207E" w:rsidRDefault="007C0870" w:rsidP="00C60793">
            <w:pPr>
              <w:pStyle w:val="TABLE-cell"/>
              <w:rPr>
                <w:ins w:id="19876" w:author="Charles Gifford" w:date="2017-03-20T22:55:00Z"/>
              </w:rPr>
            </w:pPr>
            <w:ins w:id="19877" w:author="Charles Gifford" w:date="2017-03-20T22:55:00Z">
              <w:r w:rsidRPr="00BA207E">
                <w:t>Personnel class property</w:t>
              </w:r>
            </w:ins>
          </w:p>
        </w:tc>
        <w:tc>
          <w:tcPr>
            <w:tcW w:w="2070" w:type="dxa"/>
            <w:shd w:val="clear" w:color="auto" w:fill="auto"/>
          </w:tcPr>
          <w:p w14:paraId="01E2CEA5" w14:textId="77777777" w:rsidR="007C0870" w:rsidRPr="00BA207E" w:rsidRDefault="007C0870" w:rsidP="00C60793">
            <w:pPr>
              <w:pStyle w:val="TABLE-cell"/>
              <w:rPr>
                <w:ins w:id="19878" w:author="Charles Gifford" w:date="2017-03-20T22:55:00Z"/>
              </w:rPr>
            </w:pPr>
            <w:ins w:id="19879" w:author="Charles Gifford" w:date="2017-03-20T22:55:00Z">
              <w:r w:rsidRPr="00BA207E">
                <w:t>Dependency (B)</w:t>
              </w:r>
            </w:ins>
          </w:p>
        </w:tc>
        <w:tc>
          <w:tcPr>
            <w:tcW w:w="2520" w:type="dxa"/>
            <w:shd w:val="clear" w:color="auto" w:fill="auto"/>
          </w:tcPr>
          <w:p w14:paraId="751E3481" w14:textId="77777777" w:rsidR="007C0870" w:rsidRPr="00BA207E" w:rsidRDefault="007C0870" w:rsidP="00C60793">
            <w:pPr>
              <w:pStyle w:val="TABLE-cell"/>
              <w:rPr>
                <w:ins w:id="19880" w:author="Charles Gifford" w:date="2017-03-20T22:55:00Z"/>
              </w:rPr>
            </w:pPr>
            <w:ins w:id="19881" w:author="Charles Gifford" w:date="2017-03-20T22:55:00Z">
              <w:r w:rsidRPr="00BA207E">
                <w:t>Maps to &gt;</w:t>
              </w:r>
            </w:ins>
          </w:p>
        </w:tc>
      </w:tr>
      <w:tr w:rsidR="007C0870" w:rsidRPr="008F275A" w14:paraId="42E6753D" w14:textId="77777777" w:rsidTr="00C60793">
        <w:trPr>
          <w:trHeight w:val="176"/>
          <w:ins w:id="19882" w:author="Charles Gifford" w:date="2017-03-20T22:55:00Z"/>
        </w:trPr>
        <w:tc>
          <w:tcPr>
            <w:tcW w:w="2335" w:type="dxa"/>
            <w:shd w:val="clear" w:color="auto" w:fill="auto"/>
          </w:tcPr>
          <w:p w14:paraId="4D7641A5" w14:textId="77777777" w:rsidR="007C0870" w:rsidRPr="00BA207E" w:rsidRDefault="007C0870" w:rsidP="00C60793">
            <w:pPr>
              <w:pStyle w:val="TABLE-cell"/>
              <w:rPr>
                <w:ins w:id="19883" w:author="Charles Gifford" w:date="2017-03-20T22:55:00Z"/>
              </w:rPr>
            </w:pPr>
            <w:ins w:id="19884" w:author="Charles Gifford" w:date="2017-03-20T22:55:00Z">
              <w:r w:rsidRPr="00BA207E">
                <w:t xml:space="preserve">Personnel </w:t>
              </w:r>
              <w:r>
                <w:t>capability</w:t>
              </w:r>
              <w:r w:rsidRPr="00BA207E">
                <w:t xml:space="preserve"> property</w:t>
              </w:r>
            </w:ins>
          </w:p>
        </w:tc>
        <w:tc>
          <w:tcPr>
            <w:tcW w:w="2340" w:type="dxa"/>
            <w:shd w:val="clear" w:color="auto" w:fill="auto"/>
          </w:tcPr>
          <w:p w14:paraId="4CC144A3" w14:textId="77777777" w:rsidR="007C0870" w:rsidRPr="00BA207E" w:rsidRDefault="007C0870" w:rsidP="00C60793">
            <w:pPr>
              <w:pStyle w:val="TABLE-cell"/>
              <w:rPr>
                <w:ins w:id="19885" w:author="Charles Gifford" w:date="2017-03-20T22:55:00Z"/>
              </w:rPr>
            </w:pPr>
            <w:ins w:id="19886" w:author="Charles Gifford" w:date="2017-03-20T22:55:00Z">
              <w:r w:rsidRPr="00BA207E">
                <w:t>Person property</w:t>
              </w:r>
            </w:ins>
          </w:p>
        </w:tc>
        <w:tc>
          <w:tcPr>
            <w:tcW w:w="2070" w:type="dxa"/>
            <w:shd w:val="clear" w:color="auto" w:fill="auto"/>
          </w:tcPr>
          <w:p w14:paraId="2D72F80F" w14:textId="77777777" w:rsidR="007C0870" w:rsidRPr="00BA207E" w:rsidRDefault="007C0870" w:rsidP="00C60793">
            <w:pPr>
              <w:pStyle w:val="TABLE-cell"/>
              <w:rPr>
                <w:ins w:id="19887" w:author="Charles Gifford" w:date="2017-03-20T22:55:00Z"/>
              </w:rPr>
            </w:pPr>
            <w:ins w:id="19888" w:author="Charles Gifford" w:date="2017-03-20T22:55:00Z">
              <w:r w:rsidRPr="00BA207E">
                <w:t>Dependency (D)</w:t>
              </w:r>
            </w:ins>
          </w:p>
        </w:tc>
        <w:tc>
          <w:tcPr>
            <w:tcW w:w="2520" w:type="dxa"/>
            <w:shd w:val="clear" w:color="auto" w:fill="auto"/>
          </w:tcPr>
          <w:p w14:paraId="2EA31EEF" w14:textId="77777777" w:rsidR="007C0870" w:rsidRPr="00BA207E" w:rsidRDefault="007C0870" w:rsidP="00C60793">
            <w:pPr>
              <w:pStyle w:val="TABLE-cell"/>
              <w:rPr>
                <w:ins w:id="19889" w:author="Charles Gifford" w:date="2017-03-20T22:55:00Z"/>
              </w:rPr>
            </w:pPr>
            <w:ins w:id="19890" w:author="Charles Gifford" w:date="2017-03-20T22:55:00Z">
              <w:r w:rsidRPr="00BA207E">
                <w:t>Maps to &gt;</w:t>
              </w:r>
            </w:ins>
          </w:p>
        </w:tc>
      </w:tr>
      <w:tr w:rsidR="007C0870" w:rsidRPr="008F275A" w14:paraId="1A6512A2" w14:textId="77777777" w:rsidTr="00C60793">
        <w:trPr>
          <w:trHeight w:val="176"/>
          <w:ins w:id="19891" w:author="Charles Gifford" w:date="2017-03-20T22:55:00Z"/>
        </w:trPr>
        <w:tc>
          <w:tcPr>
            <w:tcW w:w="2335" w:type="dxa"/>
            <w:shd w:val="clear" w:color="auto" w:fill="auto"/>
          </w:tcPr>
          <w:p w14:paraId="1E2C8AC4" w14:textId="77777777" w:rsidR="007C0870" w:rsidRPr="00BA207E" w:rsidRDefault="007C0870" w:rsidP="00C60793">
            <w:pPr>
              <w:pStyle w:val="TABLE-cell"/>
              <w:rPr>
                <w:ins w:id="19892" w:author="Charles Gifford" w:date="2017-03-20T22:55:00Z"/>
              </w:rPr>
            </w:pPr>
            <w:ins w:id="19893" w:author="Charles Gifford" w:date="2017-03-20T22:55:00Z">
              <w:r>
                <w:t>Equipment</w:t>
              </w:r>
              <w:r w:rsidRPr="00BA207E">
                <w:t xml:space="preserve"> </w:t>
              </w:r>
              <w:r>
                <w:t>capability</w:t>
              </w:r>
            </w:ins>
          </w:p>
        </w:tc>
        <w:tc>
          <w:tcPr>
            <w:tcW w:w="2340" w:type="dxa"/>
          </w:tcPr>
          <w:p w14:paraId="2DD4405E" w14:textId="77777777" w:rsidR="007C0870" w:rsidRPr="00BA207E" w:rsidRDefault="007C0870" w:rsidP="00C60793">
            <w:pPr>
              <w:pStyle w:val="TABLE-cell"/>
              <w:rPr>
                <w:ins w:id="19894" w:author="Charles Gifford" w:date="2017-03-20T22:55:00Z"/>
              </w:rPr>
            </w:pPr>
            <w:ins w:id="19895" w:author="Charles Gifford" w:date="2017-03-20T22:55:00Z">
              <w:r w:rsidRPr="00BA207E">
                <w:t xml:space="preserve">Equipment </w:t>
              </w:r>
              <w:r>
                <w:t>capability</w:t>
              </w:r>
              <w:r w:rsidRPr="00BA207E">
                <w:t xml:space="preserve"> property</w:t>
              </w:r>
            </w:ins>
          </w:p>
        </w:tc>
        <w:tc>
          <w:tcPr>
            <w:tcW w:w="2070" w:type="dxa"/>
            <w:shd w:val="clear" w:color="auto" w:fill="auto"/>
          </w:tcPr>
          <w:p w14:paraId="42B634B5" w14:textId="77777777" w:rsidR="007C0870" w:rsidRPr="00BA207E" w:rsidRDefault="007C0870" w:rsidP="00C60793">
            <w:pPr>
              <w:pStyle w:val="TABLE-cell"/>
              <w:rPr>
                <w:ins w:id="19896" w:author="Charles Gifford" w:date="2017-03-20T22:55:00Z"/>
              </w:rPr>
            </w:pPr>
            <w:ins w:id="19897" w:author="Charles Gifford" w:date="2017-03-20T22:55:00Z">
              <w:r w:rsidRPr="00921C55">
                <w:t xml:space="preserve">Composition </w:t>
              </w:r>
              <w:r w:rsidRPr="00BA207E">
                <w:t>whole</w:t>
              </w:r>
            </w:ins>
          </w:p>
        </w:tc>
        <w:tc>
          <w:tcPr>
            <w:tcW w:w="2520" w:type="dxa"/>
            <w:shd w:val="clear" w:color="auto" w:fill="auto"/>
          </w:tcPr>
          <w:p w14:paraId="6310E66F" w14:textId="77777777" w:rsidR="007C0870" w:rsidRPr="00BA207E" w:rsidRDefault="007C0870" w:rsidP="00C60793">
            <w:pPr>
              <w:pStyle w:val="TABLE-cell"/>
              <w:rPr>
                <w:ins w:id="19898" w:author="Charles Gifford" w:date="2017-03-20T22:55:00Z"/>
              </w:rPr>
            </w:pPr>
            <w:ins w:id="19899" w:author="Charles Gifford" w:date="2017-03-20T22:55:00Z">
              <w:r>
                <w:t>Has values of</w:t>
              </w:r>
              <w:r w:rsidRPr="00BA207E">
                <w:t xml:space="preserve"> &gt;</w:t>
              </w:r>
            </w:ins>
          </w:p>
        </w:tc>
      </w:tr>
      <w:tr w:rsidR="007C0870" w:rsidRPr="008F275A" w14:paraId="080CBE52" w14:textId="77777777" w:rsidTr="00C60793">
        <w:trPr>
          <w:trHeight w:val="176"/>
          <w:ins w:id="19900" w:author="Charles Gifford" w:date="2017-03-20T22:55:00Z"/>
        </w:trPr>
        <w:tc>
          <w:tcPr>
            <w:tcW w:w="2335" w:type="dxa"/>
            <w:shd w:val="clear" w:color="auto" w:fill="auto"/>
          </w:tcPr>
          <w:p w14:paraId="32889051" w14:textId="77777777" w:rsidR="007C0870" w:rsidRPr="00BA207E" w:rsidRDefault="007C0870" w:rsidP="00C60793">
            <w:pPr>
              <w:pStyle w:val="TABLE-cell"/>
              <w:rPr>
                <w:ins w:id="19901" w:author="Charles Gifford" w:date="2017-03-20T22:55:00Z"/>
              </w:rPr>
            </w:pPr>
            <w:ins w:id="19902" w:author="Charles Gifford" w:date="2017-03-20T22:55:00Z">
              <w:r w:rsidRPr="00BA207E">
                <w:t xml:space="preserve">Equipment </w:t>
              </w:r>
              <w:r>
                <w:t>capability</w:t>
              </w:r>
              <w:r w:rsidRPr="00BA207E">
                <w:t xml:space="preserve"> property</w:t>
              </w:r>
            </w:ins>
          </w:p>
        </w:tc>
        <w:tc>
          <w:tcPr>
            <w:tcW w:w="2340" w:type="dxa"/>
          </w:tcPr>
          <w:p w14:paraId="3C15477F" w14:textId="77777777" w:rsidR="007C0870" w:rsidRPr="00BA207E" w:rsidRDefault="007C0870" w:rsidP="00C60793">
            <w:pPr>
              <w:pStyle w:val="TABLE-cell"/>
              <w:rPr>
                <w:ins w:id="19903" w:author="Charles Gifford" w:date="2017-03-20T22:55:00Z"/>
              </w:rPr>
            </w:pPr>
            <w:ins w:id="19904" w:author="Charles Gifford" w:date="2017-03-20T22:55:00Z">
              <w:r w:rsidRPr="00BA207E">
                <w:t xml:space="preserve">Equipment </w:t>
              </w:r>
              <w:r>
                <w:t>capability</w:t>
              </w:r>
              <w:r w:rsidRPr="00BA207E">
                <w:t xml:space="preserve"> property</w:t>
              </w:r>
            </w:ins>
          </w:p>
        </w:tc>
        <w:tc>
          <w:tcPr>
            <w:tcW w:w="2070" w:type="dxa"/>
            <w:shd w:val="clear" w:color="auto" w:fill="auto"/>
          </w:tcPr>
          <w:p w14:paraId="1764A556" w14:textId="77777777" w:rsidR="007C0870" w:rsidRPr="00921C55" w:rsidRDefault="007C0870" w:rsidP="00C60793">
            <w:pPr>
              <w:pStyle w:val="TABLE-cell"/>
              <w:rPr>
                <w:ins w:id="19905" w:author="Charles Gifford" w:date="2017-03-20T22:55:00Z"/>
              </w:rPr>
            </w:pPr>
            <w:ins w:id="19906" w:author="Charles Gifford" w:date="2017-03-20T22:55:00Z">
              <w:r w:rsidRPr="00921C55">
                <w:t>Composition hierarchy</w:t>
              </w:r>
            </w:ins>
          </w:p>
        </w:tc>
        <w:tc>
          <w:tcPr>
            <w:tcW w:w="2520" w:type="dxa"/>
            <w:shd w:val="clear" w:color="auto" w:fill="auto"/>
          </w:tcPr>
          <w:p w14:paraId="0B2791B0" w14:textId="77777777" w:rsidR="007C0870" w:rsidRPr="00BA207E" w:rsidRDefault="007C0870" w:rsidP="00C60793">
            <w:pPr>
              <w:pStyle w:val="TABLE-cell"/>
              <w:rPr>
                <w:ins w:id="19907" w:author="Charles Gifford" w:date="2017-03-20T22:55:00Z"/>
              </w:rPr>
            </w:pPr>
            <w:ins w:id="19908" w:author="Charles Gifford" w:date="2017-03-20T22:55:00Z">
              <w:r>
                <w:rPr>
                  <w:szCs w:val="20"/>
                </w:rPr>
                <w:t xml:space="preserve">Contains </w:t>
              </w:r>
              <w:r w:rsidRPr="00B41C7C">
                <w:rPr>
                  <w:szCs w:val="20"/>
                </w:rPr>
                <w:t>&gt;</w:t>
              </w:r>
            </w:ins>
          </w:p>
        </w:tc>
      </w:tr>
      <w:tr w:rsidR="007C0870" w:rsidRPr="008F275A" w14:paraId="639B07A5" w14:textId="77777777" w:rsidTr="00C60793">
        <w:trPr>
          <w:trHeight w:val="176"/>
          <w:ins w:id="19909" w:author="Charles Gifford" w:date="2017-03-20T22:55:00Z"/>
        </w:trPr>
        <w:tc>
          <w:tcPr>
            <w:tcW w:w="2335" w:type="dxa"/>
            <w:shd w:val="clear" w:color="auto" w:fill="auto"/>
          </w:tcPr>
          <w:p w14:paraId="6BEDF7CC" w14:textId="77777777" w:rsidR="007C0870" w:rsidRPr="00BA207E" w:rsidRDefault="007C0870" w:rsidP="00C60793">
            <w:pPr>
              <w:pStyle w:val="TABLE-cell"/>
              <w:rPr>
                <w:ins w:id="19910" w:author="Charles Gifford" w:date="2017-03-20T22:55:00Z"/>
              </w:rPr>
            </w:pPr>
            <w:ins w:id="19911" w:author="Charles Gifford" w:date="2017-03-20T22:55:00Z">
              <w:r w:rsidRPr="00BA207E">
                <w:t xml:space="preserve">Equipment </w:t>
              </w:r>
              <w:r>
                <w:t>capability</w:t>
              </w:r>
            </w:ins>
          </w:p>
        </w:tc>
        <w:tc>
          <w:tcPr>
            <w:tcW w:w="2340" w:type="dxa"/>
            <w:shd w:val="clear" w:color="auto" w:fill="auto"/>
          </w:tcPr>
          <w:p w14:paraId="23484D2A" w14:textId="77777777" w:rsidR="007C0870" w:rsidRPr="00BA207E" w:rsidRDefault="007C0870" w:rsidP="00C60793">
            <w:pPr>
              <w:pStyle w:val="TABLE-cell"/>
              <w:rPr>
                <w:ins w:id="19912" w:author="Charles Gifford" w:date="2017-03-20T22:55:00Z"/>
              </w:rPr>
            </w:pPr>
            <w:ins w:id="19913" w:author="Charles Gifford" w:date="2017-03-20T22:55:00Z">
              <w:r w:rsidRPr="00BA207E">
                <w:t>Equipment class</w:t>
              </w:r>
            </w:ins>
          </w:p>
        </w:tc>
        <w:tc>
          <w:tcPr>
            <w:tcW w:w="2070" w:type="dxa"/>
            <w:shd w:val="clear" w:color="auto" w:fill="auto"/>
          </w:tcPr>
          <w:p w14:paraId="27C50812" w14:textId="77777777" w:rsidR="007C0870" w:rsidRPr="00BA207E" w:rsidRDefault="007C0870" w:rsidP="00C60793">
            <w:pPr>
              <w:pStyle w:val="TABLE-cell"/>
              <w:rPr>
                <w:ins w:id="19914" w:author="Charles Gifford" w:date="2017-03-20T22:55:00Z"/>
              </w:rPr>
            </w:pPr>
            <w:ins w:id="19915" w:author="Charles Gifford" w:date="2017-03-20T22:55:00Z">
              <w:r w:rsidRPr="00BA207E">
                <w:t>Association (A)</w:t>
              </w:r>
            </w:ins>
          </w:p>
        </w:tc>
        <w:tc>
          <w:tcPr>
            <w:tcW w:w="2520" w:type="dxa"/>
            <w:shd w:val="clear" w:color="auto" w:fill="auto"/>
          </w:tcPr>
          <w:p w14:paraId="4CD35CC6" w14:textId="77777777" w:rsidR="007C0870" w:rsidRPr="00BA207E" w:rsidRDefault="007C0870" w:rsidP="00C60793">
            <w:pPr>
              <w:pStyle w:val="TABLE-cell"/>
              <w:rPr>
                <w:ins w:id="19916" w:author="Charles Gifford" w:date="2017-03-20T22:55:00Z"/>
              </w:rPr>
            </w:pPr>
            <w:ins w:id="19917" w:author="Charles Gifford" w:date="2017-03-20T22:55:00Z">
              <w:r w:rsidRPr="00BA207E">
                <w:t>Corresponds to &gt;</w:t>
              </w:r>
            </w:ins>
          </w:p>
        </w:tc>
      </w:tr>
      <w:tr w:rsidR="007C0870" w:rsidRPr="008F275A" w14:paraId="4AE4C510" w14:textId="77777777" w:rsidTr="00C60793">
        <w:trPr>
          <w:trHeight w:val="176"/>
          <w:ins w:id="19918" w:author="Charles Gifford" w:date="2017-03-20T22:55:00Z"/>
        </w:trPr>
        <w:tc>
          <w:tcPr>
            <w:tcW w:w="2335" w:type="dxa"/>
            <w:shd w:val="clear" w:color="auto" w:fill="auto"/>
          </w:tcPr>
          <w:p w14:paraId="4D813E79" w14:textId="77777777" w:rsidR="007C0870" w:rsidRPr="00BA207E" w:rsidRDefault="007C0870" w:rsidP="00C60793">
            <w:pPr>
              <w:pStyle w:val="TABLE-cell"/>
              <w:rPr>
                <w:ins w:id="19919" w:author="Charles Gifford" w:date="2017-03-20T22:55:00Z"/>
              </w:rPr>
            </w:pPr>
            <w:ins w:id="19920" w:author="Charles Gifford" w:date="2017-03-20T22:55:00Z">
              <w:r w:rsidRPr="00BA207E">
                <w:t xml:space="preserve">Equipment </w:t>
              </w:r>
              <w:r>
                <w:t>capability</w:t>
              </w:r>
            </w:ins>
          </w:p>
        </w:tc>
        <w:tc>
          <w:tcPr>
            <w:tcW w:w="2340" w:type="dxa"/>
            <w:shd w:val="clear" w:color="auto" w:fill="auto"/>
          </w:tcPr>
          <w:p w14:paraId="7246999F" w14:textId="77777777" w:rsidR="007C0870" w:rsidRPr="00BA207E" w:rsidRDefault="007C0870" w:rsidP="00C60793">
            <w:pPr>
              <w:pStyle w:val="TABLE-cell"/>
              <w:rPr>
                <w:ins w:id="19921" w:author="Charles Gifford" w:date="2017-03-20T22:55:00Z"/>
              </w:rPr>
            </w:pPr>
            <w:ins w:id="19922" w:author="Charles Gifford" w:date="2017-03-20T22:55:00Z">
              <w:r w:rsidRPr="00BA207E">
                <w:t>Equipment</w:t>
              </w:r>
            </w:ins>
          </w:p>
        </w:tc>
        <w:tc>
          <w:tcPr>
            <w:tcW w:w="2070" w:type="dxa"/>
            <w:shd w:val="clear" w:color="auto" w:fill="auto"/>
          </w:tcPr>
          <w:p w14:paraId="198057A9" w14:textId="77777777" w:rsidR="007C0870" w:rsidRPr="00BA207E" w:rsidRDefault="007C0870" w:rsidP="00C60793">
            <w:pPr>
              <w:pStyle w:val="TABLE-cell"/>
              <w:rPr>
                <w:ins w:id="19923" w:author="Charles Gifford" w:date="2017-03-20T22:55:00Z"/>
              </w:rPr>
            </w:pPr>
            <w:ins w:id="19924" w:author="Charles Gifford" w:date="2017-03-20T22:55:00Z">
              <w:r w:rsidRPr="00BA207E">
                <w:t>Association (C)</w:t>
              </w:r>
            </w:ins>
          </w:p>
        </w:tc>
        <w:tc>
          <w:tcPr>
            <w:tcW w:w="2520" w:type="dxa"/>
            <w:shd w:val="clear" w:color="auto" w:fill="auto"/>
          </w:tcPr>
          <w:p w14:paraId="6BAF9B46" w14:textId="77777777" w:rsidR="007C0870" w:rsidRPr="00BA207E" w:rsidRDefault="007C0870" w:rsidP="00C60793">
            <w:pPr>
              <w:pStyle w:val="TABLE-cell"/>
              <w:rPr>
                <w:ins w:id="19925" w:author="Charles Gifford" w:date="2017-03-20T22:55:00Z"/>
              </w:rPr>
            </w:pPr>
            <w:ins w:id="19926" w:author="Charles Gifford" w:date="2017-03-20T22:55:00Z">
              <w:r w:rsidRPr="00BA207E">
                <w:t>Corresponds to &gt;</w:t>
              </w:r>
            </w:ins>
          </w:p>
        </w:tc>
      </w:tr>
      <w:tr w:rsidR="007C0870" w:rsidRPr="008F275A" w14:paraId="6E79A82B" w14:textId="77777777" w:rsidTr="00C60793">
        <w:trPr>
          <w:trHeight w:val="176"/>
          <w:ins w:id="19927" w:author="Charles Gifford" w:date="2017-03-20T22:55:00Z"/>
        </w:trPr>
        <w:tc>
          <w:tcPr>
            <w:tcW w:w="2335" w:type="dxa"/>
            <w:shd w:val="clear" w:color="auto" w:fill="auto"/>
          </w:tcPr>
          <w:p w14:paraId="4568E1BC" w14:textId="77777777" w:rsidR="007C0870" w:rsidRPr="00BA207E" w:rsidRDefault="007C0870" w:rsidP="00C60793">
            <w:pPr>
              <w:pStyle w:val="TABLE-cell"/>
              <w:rPr>
                <w:ins w:id="19928" w:author="Charles Gifford" w:date="2017-03-20T22:55:00Z"/>
              </w:rPr>
            </w:pPr>
            <w:ins w:id="19929" w:author="Charles Gifford" w:date="2017-03-20T22:55:00Z">
              <w:r w:rsidRPr="00BA207E">
                <w:t xml:space="preserve">Equipment </w:t>
              </w:r>
              <w:r>
                <w:t>capability</w:t>
              </w:r>
              <w:r w:rsidRPr="00BA207E">
                <w:t xml:space="preserve"> property</w:t>
              </w:r>
            </w:ins>
          </w:p>
        </w:tc>
        <w:tc>
          <w:tcPr>
            <w:tcW w:w="2340" w:type="dxa"/>
            <w:shd w:val="clear" w:color="auto" w:fill="auto"/>
          </w:tcPr>
          <w:p w14:paraId="63A8CADA" w14:textId="77777777" w:rsidR="007C0870" w:rsidRPr="00BA207E" w:rsidRDefault="007C0870" w:rsidP="00C60793">
            <w:pPr>
              <w:pStyle w:val="TABLE-cell"/>
              <w:rPr>
                <w:ins w:id="19930" w:author="Charles Gifford" w:date="2017-03-20T22:55:00Z"/>
              </w:rPr>
            </w:pPr>
            <w:ins w:id="19931" w:author="Charles Gifford" w:date="2017-03-20T22:55:00Z">
              <w:r w:rsidRPr="00BA207E">
                <w:t>Equipment class property</w:t>
              </w:r>
            </w:ins>
          </w:p>
        </w:tc>
        <w:tc>
          <w:tcPr>
            <w:tcW w:w="2070" w:type="dxa"/>
            <w:shd w:val="clear" w:color="auto" w:fill="auto"/>
          </w:tcPr>
          <w:p w14:paraId="5D7AFA11" w14:textId="77777777" w:rsidR="007C0870" w:rsidRPr="00BA207E" w:rsidRDefault="007C0870" w:rsidP="00C60793">
            <w:pPr>
              <w:pStyle w:val="TABLE-cell"/>
              <w:rPr>
                <w:ins w:id="19932" w:author="Charles Gifford" w:date="2017-03-20T22:55:00Z"/>
              </w:rPr>
            </w:pPr>
            <w:ins w:id="19933" w:author="Charles Gifford" w:date="2017-03-20T22:55:00Z">
              <w:r w:rsidRPr="00BA207E">
                <w:t>Dependency (B)</w:t>
              </w:r>
            </w:ins>
          </w:p>
        </w:tc>
        <w:tc>
          <w:tcPr>
            <w:tcW w:w="2520" w:type="dxa"/>
            <w:shd w:val="clear" w:color="auto" w:fill="auto"/>
          </w:tcPr>
          <w:p w14:paraId="51D83518" w14:textId="77777777" w:rsidR="007C0870" w:rsidRPr="00BA207E" w:rsidRDefault="007C0870" w:rsidP="00C60793">
            <w:pPr>
              <w:pStyle w:val="TABLE-cell"/>
              <w:rPr>
                <w:ins w:id="19934" w:author="Charles Gifford" w:date="2017-03-20T22:55:00Z"/>
              </w:rPr>
            </w:pPr>
            <w:ins w:id="19935" w:author="Charles Gifford" w:date="2017-03-20T22:55:00Z">
              <w:r w:rsidRPr="00BA207E">
                <w:t>Maps to &gt;</w:t>
              </w:r>
            </w:ins>
          </w:p>
        </w:tc>
      </w:tr>
      <w:tr w:rsidR="007C0870" w:rsidRPr="008F275A" w14:paraId="67F71B04" w14:textId="77777777" w:rsidTr="00C60793">
        <w:trPr>
          <w:trHeight w:val="176"/>
          <w:ins w:id="19936" w:author="Charles Gifford" w:date="2017-03-20T22:55:00Z"/>
        </w:trPr>
        <w:tc>
          <w:tcPr>
            <w:tcW w:w="2335" w:type="dxa"/>
            <w:shd w:val="clear" w:color="auto" w:fill="auto"/>
          </w:tcPr>
          <w:p w14:paraId="4C355A47" w14:textId="77777777" w:rsidR="007C0870" w:rsidRPr="00BA207E" w:rsidRDefault="007C0870" w:rsidP="00C60793">
            <w:pPr>
              <w:pStyle w:val="TABLE-cell"/>
              <w:rPr>
                <w:ins w:id="19937" w:author="Charles Gifford" w:date="2017-03-20T22:55:00Z"/>
              </w:rPr>
            </w:pPr>
            <w:ins w:id="19938" w:author="Charles Gifford" w:date="2017-03-20T22:55:00Z">
              <w:r w:rsidRPr="00BA207E">
                <w:t xml:space="preserve">Equipment </w:t>
              </w:r>
              <w:r>
                <w:t>capability</w:t>
              </w:r>
              <w:r w:rsidRPr="00BA207E">
                <w:t xml:space="preserve"> property</w:t>
              </w:r>
            </w:ins>
          </w:p>
        </w:tc>
        <w:tc>
          <w:tcPr>
            <w:tcW w:w="2340" w:type="dxa"/>
            <w:shd w:val="clear" w:color="auto" w:fill="auto"/>
          </w:tcPr>
          <w:p w14:paraId="35D53BEC" w14:textId="77777777" w:rsidR="007C0870" w:rsidRPr="00BA207E" w:rsidRDefault="007C0870" w:rsidP="00C60793">
            <w:pPr>
              <w:pStyle w:val="TABLE-cell"/>
              <w:rPr>
                <w:ins w:id="19939" w:author="Charles Gifford" w:date="2017-03-20T22:55:00Z"/>
              </w:rPr>
            </w:pPr>
            <w:ins w:id="19940" w:author="Charles Gifford" w:date="2017-03-20T22:55:00Z">
              <w:r w:rsidRPr="00BA207E">
                <w:t>Equipment property</w:t>
              </w:r>
            </w:ins>
          </w:p>
        </w:tc>
        <w:tc>
          <w:tcPr>
            <w:tcW w:w="2070" w:type="dxa"/>
            <w:shd w:val="clear" w:color="auto" w:fill="auto"/>
          </w:tcPr>
          <w:p w14:paraId="50689650" w14:textId="77777777" w:rsidR="007C0870" w:rsidRPr="00BA207E" w:rsidRDefault="007C0870" w:rsidP="00C60793">
            <w:pPr>
              <w:pStyle w:val="TABLE-cell"/>
              <w:rPr>
                <w:ins w:id="19941" w:author="Charles Gifford" w:date="2017-03-20T22:55:00Z"/>
              </w:rPr>
            </w:pPr>
            <w:ins w:id="19942" w:author="Charles Gifford" w:date="2017-03-20T22:55:00Z">
              <w:r w:rsidRPr="00BA207E">
                <w:t>Dependency (D)</w:t>
              </w:r>
            </w:ins>
          </w:p>
        </w:tc>
        <w:tc>
          <w:tcPr>
            <w:tcW w:w="2520" w:type="dxa"/>
            <w:shd w:val="clear" w:color="auto" w:fill="auto"/>
          </w:tcPr>
          <w:p w14:paraId="575B6323" w14:textId="77777777" w:rsidR="007C0870" w:rsidRPr="00BA207E" w:rsidRDefault="007C0870" w:rsidP="00C60793">
            <w:pPr>
              <w:pStyle w:val="TABLE-cell"/>
              <w:rPr>
                <w:ins w:id="19943" w:author="Charles Gifford" w:date="2017-03-20T22:55:00Z"/>
              </w:rPr>
            </w:pPr>
            <w:ins w:id="19944" w:author="Charles Gifford" w:date="2017-03-20T22:55:00Z">
              <w:r w:rsidRPr="00BA207E">
                <w:t>Maps to &gt;</w:t>
              </w:r>
            </w:ins>
          </w:p>
        </w:tc>
      </w:tr>
      <w:tr w:rsidR="007C0870" w:rsidRPr="008F275A" w14:paraId="7223A026" w14:textId="77777777" w:rsidTr="00C60793">
        <w:trPr>
          <w:trHeight w:val="176"/>
          <w:ins w:id="19945" w:author="Charles Gifford" w:date="2017-03-20T22:55:00Z"/>
        </w:trPr>
        <w:tc>
          <w:tcPr>
            <w:tcW w:w="2335" w:type="dxa"/>
            <w:shd w:val="clear" w:color="auto" w:fill="auto"/>
          </w:tcPr>
          <w:p w14:paraId="0DD45879" w14:textId="77777777" w:rsidR="007C0870" w:rsidRPr="00BA207E" w:rsidRDefault="007C0870" w:rsidP="00C60793">
            <w:pPr>
              <w:pStyle w:val="TABLE-cell"/>
              <w:rPr>
                <w:ins w:id="19946" w:author="Charles Gifford" w:date="2017-03-20T22:55:00Z"/>
              </w:rPr>
            </w:pPr>
            <w:ins w:id="19947" w:author="Charles Gifford" w:date="2017-03-20T22:55:00Z">
              <w:r>
                <w:t>Physical asset</w:t>
              </w:r>
              <w:r w:rsidRPr="00BA207E">
                <w:t xml:space="preserve"> </w:t>
              </w:r>
              <w:r>
                <w:t>capability</w:t>
              </w:r>
            </w:ins>
          </w:p>
        </w:tc>
        <w:tc>
          <w:tcPr>
            <w:tcW w:w="2340" w:type="dxa"/>
          </w:tcPr>
          <w:p w14:paraId="2652E2A4" w14:textId="77777777" w:rsidR="007C0870" w:rsidRPr="00BA207E" w:rsidRDefault="007C0870" w:rsidP="00C60793">
            <w:pPr>
              <w:pStyle w:val="TABLE-cell"/>
              <w:rPr>
                <w:ins w:id="19948" w:author="Charles Gifford" w:date="2017-03-20T22:55:00Z"/>
              </w:rPr>
            </w:pPr>
            <w:ins w:id="19949" w:author="Charles Gifford" w:date="2017-03-20T22:55:00Z">
              <w:r w:rsidRPr="00600EB9">
                <w:t xml:space="preserve">Physical asset </w:t>
              </w:r>
              <w:r>
                <w:t>capability</w:t>
              </w:r>
              <w:r w:rsidRPr="00BA207E">
                <w:t xml:space="preserve"> property</w:t>
              </w:r>
            </w:ins>
          </w:p>
        </w:tc>
        <w:tc>
          <w:tcPr>
            <w:tcW w:w="2070" w:type="dxa"/>
            <w:shd w:val="clear" w:color="auto" w:fill="auto"/>
          </w:tcPr>
          <w:p w14:paraId="54CD6865" w14:textId="77777777" w:rsidR="007C0870" w:rsidRPr="00BA207E" w:rsidRDefault="007C0870" w:rsidP="00C60793">
            <w:pPr>
              <w:pStyle w:val="TABLE-cell"/>
              <w:rPr>
                <w:ins w:id="19950" w:author="Charles Gifford" w:date="2017-03-20T22:55:00Z"/>
              </w:rPr>
            </w:pPr>
            <w:ins w:id="19951" w:author="Charles Gifford" w:date="2017-03-20T22:55:00Z">
              <w:r w:rsidRPr="00BA207E">
                <w:t>Composition whole</w:t>
              </w:r>
            </w:ins>
          </w:p>
        </w:tc>
        <w:tc>
          <w:tcPr>
            <w:tcW w:w="2520" w:type="dxa"/>
            <w:shd w:val="clear" w:color="auto" w:fill="auto"/>
          </w:tcPr>
          <w:p w14:paraId="672ADB15" w14:textId="77777777" w:rsidR="007C0870" w:rsidRPr="00BA207E" w:rsidRDefault="007C0870" w:rsidP="00C60793">
            <w:pPr>
              <w:pStyle w:val="TABLE-cell"/>
              <w:rPr>
                <w:ins w:id="19952" w:author="Charles Gifford" w:date="2017-03-20T22:55:00Z"/>
              </w:rPr>
            </w:pPr>
            <w:ins w:id="19953" w:author="Charles Gifford" w:date="2017-03-20T22:55:00Z">
              <w:r>
                <w:t>Has values of</w:t>
              </w:r>
              <w:r w:rsidRPr="00BA207E">
                <w:t xml:space="preserve"> &gt;</w:t>
              </w:r>
            </w:ins>
          </w:p>
        </w:tc>
      </w:tr>
      <w:tr w:rsidR="007C0870" w:rsidRPr="008F275A" w14:paraId="375556E3" w14:textId="77777777" w:rsidTr="00C60793">
        <w:trPr>
          <w:trHeight w:val="176"/>
          <w:ins w:id="19954" w:author="Charles Gifford" w:date="2017-03-20T22:55:00Z"/>
        </w:trPr>
        <w:tc>
          <w:tcPr>
            <w:tcW w:w="2335" w:type="dxa"/>
            <w:shd w:val="clear" w:color="auto" w:fill="auto"/>
          </w:tcPr>
          <w:p w14:paraId="5BC3C4BE" w14:textId="77777777" w:rsidR="007C0870" w:rsidRPr="00BA207E" w:rsidRDefault="007C0870" w:rsidP="00C60793">
            <w:pPr>
              <w:pStyle w:val="TABLE-cell"/>
              <w:rPr>
                <w:ins w:id="19955" w:author="Charles Gifford" w:date="2017-03-20T22:55:00Z"/>
              </w:rPr>
            </w:pPr>
            <w:ins w:id="19956" w:author="Charles Gifford" w:date="2017-03-20T22:55:00Z">
              <w:r w:rsidRPr="00600EB9">
                <w:t xml:space="preserve">Physical asset </w:t>
              </w:r>
              <w:r>
                <w:t>capability</w:t>
              </w:r>
              <w:r w:rsidRPr="00BA207E">
                <w:t xml:space="preserve"> property</w:t>
              </w:r>
            </w:ins>
          </w:p>
        </w:tc>
        <w:tc>
          <w:tcPr>
            <w:tcW w:w="2340" w:type="dxa"/>
          </w:tcPr>
          <w:p w14:paraId="005F9F71" w14:textId="77777777" w:rsidR="007C0870" w:rsidRPr="00BA207E" w:rsidRDefault="007C0870" w:rsidP="00C60793">
            <w:pPr>
              <w:pStyle w:val="TABLE-cell"/>
              <w:rPr>
                <w:ins w:id="19957" w:author="Charles Gifford" w:date="2017-03-20T22:55:00Z"/>
              </w:rPr>
            </w:pPr>
            <w:ins w:id="19958" w:author="Charles Gifford" w:date="2017-03-20T22:55:00Z">
              <w:r w:rsidRPr="00600EB9">
                <w:t xml:space="preserve">Physical asset </w:t>
              </w:r>
              <w:r>
                <w:t>capability</w:t>
              </w:r>
              <w:r w:rsidRPr="00BA207E">
                <w:t xml:space="preserve"> property</w:t>
              </w:r>
            </w:ins>
          </w:p>
        </w:tc>
        <w:tc>
          <w:tcPr>
            <w:tcW w:w="2070" w:type="dxa"/>
            <w:shd w:val="clear" w:color="auto" w:fill="auto"/>
          </w:tcPr>
          <w:p w14:paraId="6F747389" w14:textId="77777777" w:rsidR="007C0870" w:rsidRPr="00BA207E" w:rsidRDefault="007C0870" w:rsidP="00C60793">
            <w:pPr>
              <w:pStyle w:val="TABLE-cell"/>
              <w:rPr>
                <w:ins w:id="19959" w:author="Charles Gifford" w:date="2017-03-20T22:55:00Z"/>
              </w:rPr>
            </w:pPr>
            <w:ins w:id="19960" w:author="Charles Gifford" w:date="2017-03-20T22:55:00Z">
              <w:r w:rsidRPr="00BA207E">
                <w:t>Composition hierarchy</w:t>
              </w:r>
            </w:ins>
          </w:p>
        </w:tc>
        <w:tc>
          <w:tcPr>
            <w:tcW w:w="2520" w:type="dxa"/>
            <w:shd w:val="clear" w:color="auto" w:fill="auto"/>
          </w:tcPr>
          <w:p w14:paraId="61814588" w14:textId="77777777" w:rsidR="007C0870" w:rsidRPr="00BA207E" w:rsidRDefault="007C0870" w:rsidP="00C60793">
            <w:pPr>
              <w:pStyle w:val="TABLE-cell"/>
              <w:rPr>
                <w:ins w:id="19961" w:author="Charles Gifford" w:date="2017-03-20T22:55:00Z"/>
              </w:rPr>
            </w:pPr>
            <w:ins w:id="19962" w:author="Charles Gifford" w:date="2017-03-20T22:55:00Z">
              <w:r>
                <w:rPr>
                  <w:szCs w:val="20"/>
                </w:rPr>
                <w:t xml:space="preserve">Contains </w:t>
              </w:r>
              <w:r w:rsidRPr="00B41C7C">
                <w:rPr>
                  <w:szCs w:val="20"/>
                </w:rPr>
                <w:t>&gt;</w:t>
              </w:r>
            </w:ins>
          </w:p>
        </w:tc>
      </w:tr>
      <w:tr w:rsidR="007C0870" w:rsidRPr="008F275A" w14:paraId="35DCEC0B" w14:textId="77777777" w:rsidTr="00C60793">
        <w:trPr>
          <w:trHeight w:val="176"/>
          <w:ins w:id="19963" w:author="Charles Gifford" w:date="2017-03-20T22:55:00Z"/>
        </w:trPr>
        <w:tc>
          <w:tcPr>
            <w:tcW w:w="2335" w:type="dxa"/>
            <w:shd w:val="clear" w:color="auto" w:fill="auto"/>
          </w:tcPr>
          <w:p w14:paraId="5FF30C31" w14:textId="77777777" w:rsidR="007C0870" w:rsidRPr="00BA207E" w:rsidRDefault="007C0870" w:rsidP="00C60793">
            <w:pPr>
              <w:pStyle w:val="TABLE-cell"/>
              <w:rPr>
                <w:ins w:id="19964" w:author="Charles Gifford" w:date="2017-03-20T22:55:00Z"/>
              </w:rPr>
            </w:pPr>
            <w:ins w:id="19965" w:author="Charles Gifford" w:date="2017-03-20T22:55:00Z">
              <w:r w:rsidRPr="00600EB9">
                <w:t xml:space="preserve">Physical asset </w:t>
              </w:r>
              <w:r>
                <w:t>capability</w:t>
              </w:r>
            </w:ins>
          </w:p>
        </w:tc>
        <w:tc>
          <w:tcPr>
            <w:tcW w:w="2340" w:type="dxa"/>
            <w:shd w:val="clear" w:color="auto" w:fill="auto"/>
          </w:tcPr>
          <w:p w14:paraId="0A27A9D1" w14:textId="77777777" w:rsidR="007C0870" w:rsidRPr="00BA207E" w:rsidRDefault="007C0870" w:rsidP="00C60793">
            <w:pPr>
              <w:pStyle w:val="TABLE-cell"/>
              <w:rPr>
                <w:ins w:id="19966" w:author="Charles Gifford" w:date="2017-03-20T22:55:00Z"/>
              </w:rPr>
            </w:pPr>
            <w:ins w:id="19967" w:author="Charles Gifford" w:date="2017-03-20T22:55:00Z">
              <w:r w:rsidRPr="00600EB9">
                <w:t xml:space="preserve">Physical asset </w:t>
              </w:r>
              <w:r w:rsidRPr="00BA207E">
                <w:t>class</w:t>
              </w:r>
            </w:ins>
          </w:p>
        </w:tc>
        <w:tc>
          <w:tcPr>
            <w:tcW w:w="2070" w:type="dxa"/>
            <w:shd w:val="clear" w:color="auto" w:fill="auto"/>
          </w:tcPr>
          <w:p w14:paraId="2EAA6DA0" w14:textId="77777777" w:rsidR="007C0870" w:rsidRPr="00BA207E" w:rsidRDefault="007C0870" w:rsidP="00C60793">
            <w:pPr>
              <w:pStyle w:val="TABLE-cell"/>
              <w:rPr>
                <w:ins w:id="19968" w:author="Charles Gifford" w:date="2017-03-20T22:55:00Z"/>
              </w:rPr>
            </w:pPr>
            <w:ins w:id="19969" w:author="Charles Gifford" w:date="2017-03-20T22:55:00Z">
              <w:r w:rsidRPr="00BA207E">
                <w:t>Association (A)</w:t>
              </w:r>
            </w:ins>
          </w:p>
        </w:tc>
        <w:tc>
          <w:tcPr>
            <w:tcW w:w="2520" w:type="dxa"/>
            <w:shd w:val="clear" w:color="auto" w:fill="auto"/>
          </w:tcPr>
          <w:p w14:paraId="5B3C5D87" w14:textId="77777777" w:rsidR="007C0870" w:rsidRPr="00BA207E" w:rsidRDefault="007C0870" w:rsidP="00C60793">
            <w:pPr>
              <w:pStyle w:val="TABLE-cell"/>
              <w:rPr>
                <w:ins w:id="19970" w:author="Charles Gifford" w:date="2017-03-20T22:55:00Z"/>
              </w:rPr>
            </w:pPr>
            <w:ins w:id="19971" w:author="Charles Gifford" w:date="2017-03-20T22:55:00Z">
              <w:r w:rsidRPr="00BA207E">
                <w:t>Corresponds to &gt;</w:t>
              </w:r>
            </w:ins>
          </w:p>
        </w:tc>
      </w:tr>
      <w:tr w:rsidR="007C0870" w:rsidRPr="008F275A" w14:paraId="6F6F9054" w14:textId="77777777" w:rsidTr="00C60793">
        <w:trPr>
          <w:trHeight w:val="176"/>
          <w:ins w:id="19972" w:author="Charles Gifford" w:date="2017-03-20T22:55:00Z"/>
        </w:trPr>
        <w:tc>
          <w:tcPr>
            <w:tcW w:w="2335" w:type="dxa"/>
            <w:shd w:val="clear" w:color="auto" w:fill="auto"/>
          </w:tcPr>
          <w:p w14:paraId="77584054" w14:textId="77777777" w:rsidR="007C0870" w:rsidRPr="00BA207E" w:rsidRDefault="007C0870" w:rsidP="00C60793">
            <w:pPr>
              <w:pStyle w:val="TABLE-cell"/>
              <w:rPr>
                <w:ins w:id="19973" w:author="Charles Gifford" w:date="2017-03-20T22:55:00Z"/>
              </w:rPr>
            </w:pPr>
            <w:ins w:id="19974" w:author="Charles Gifford" w:date="2017-03-20T22:55:00Z">
              <w:r w:rsidRPr="00600EB9">
                <w:t xml:space="preserve">Physical asset </w:t>
              </w:r>
              <w:r>
                <w:t>capability</w:t>
              </w:r>
            </w:ins>
          </w:p>
        </w:tc>
        <w:tc>
          <w:tcPr>
            <w:tcW w:w="2340" w:type="dxa"/>
            <w:shd w:val="clear" w:color="auto" w:fill="auto"/>
          </w:tcPr>
          <w:p w14:paraId="0FA8CAA8" w14:textId="77777777" w:rsidR="007C0870" w:rsidRPr="00BA207E" w:rsidRDefault="007C0870" w:rsidP="00C60793">
            <w:pPr>
              <w:pStyle w:val="TABLE-cell"/>
              <w:rPr>
                <w:ins w:id="19975" w:author="Charles Gifford" w:date="2017-03-20T22:55:00Z"/>
              </w:rPr>
            </w:pPr>
            <w:ins w:id="19976" w:author="Charles Gifford" w:date="2017-03-20T22:55:00Z">
              <w:r w:rsidRPr="00600EB9">
                <w:t>Physical asset</w:t>
              </w:r>
            </w:ins>
          </w:p>
        </w:tc>
        <w:tc>
          <w:tcPr>
            <w:tcW w:w="2070" w:type="dxa"/>
            <w:shd w:val="clear" w:color="auto" w:fill="auto"/>
          </w:tcPr>
          <w:p w14:paraId="5973577C" w14:textId="77777777" w:rsidR="007C0870" w:rsidRPr="00BA207E" w:rsidRDefault="007C0870" w:rsidP="00C60793">
            <w:pPr>
              <w:pStyle w:val="TABLE-cell"/>
              <w:rPr>
                <w:ins w:id="19977" w:author="Charles Gifford" w:date="2017-03-20T22:55:00Z"/>
              </w:rPr>
            </w:pPr>
            <w:ins w:id="19978" w:author="Charles Gifford" w:date="2017-03-20T22:55:00Z">
              <w:r w:rsidRPr="00BA207E">
                <w:t>Association (C)</w:t>
              </w:r>
            </w:ins>
          </w:p>
        </w:tc>
        <w:tc>
          <w:tcPr>
            <w:tcW w:w="2520" w:type="dxa"/>
            <w:shd w:val="clear" w:color="auto" w:fill="auto"/>
          </w:tcPr>
          <w:p w14:paraId="38F022B0" w14:textId="77777777" w:rsidR="007C0870" w:rsidRPr="00BA207E" w:rsidRDefault="007C0870" w:rsidP="00C60793">
            <w:pPr>
              <w:pStyle w:val="TABLE-cell"/>
              <w:rPr>
                <w:ins w:id="19979" w:author="Charles Gifford" w:date="2017-03-20T22:55:00Z"/>
              </w:rPr>
            </w:pPr>
            <w:ins w:id="19980" w:author="Charles Gifford" w:date="2017-03-20T22:55:00Z">
              <w:r w:rsidRPr="00BA207E">
                <w:t>Corresponds to &gt;</w:t>
              </w:r>
            </w:ins>
          </w:p>
        </w:tc>
      </w:tr>
      <w:tr w:rsidR="007C0870" w:rsidRPr="008F275A" w14:paraId="6E0FE289" w14:textId="77777777" w:rsidTr="00C60793">
        <w:trPr>
          <w:trHeight w:val="176"/>
          <w:ins w:id="19981" w:author="Charles Gifford" w:date="2017-03-20T22:55:00Z"/>
        </w:trPr>
        <w:tc>
          <w:tcPr>
            <w:tcW w:w="2335" w:type="dxa"/>
            <w:shd w:val="clear" w:color="auto" w:fill="auto"/>
          </w:tcPr>
          <w:p w14:paraId="2600D0EA" w14:textId="77777777" w:rsidR="007C0870" w:rsidRPr="00BA207E" w:rsidRDefault="007C0870" w:rsidP="00C60793">
            <w:pPr>
              <w:pStyle w:val="TABLE-cell"/>
              <w:rPr>
                <w:ins w:id="19982" w:author="Charles Gifford" w:date="2017-03-20T22:55:00Z"/>
              </w:rPr>
            </w:pPr>
            <w:ins w:id="19983" w:author="Charles Gifford" w:date="2017-03-20T22:55:00Z">
              <w:r w:rsidRPr="00600EB9">
                <w:t xml:space="preserve">Physical asset </w:t>
              </w:r>
              <w:r>
                <w:t>capability</w:t>
              </w:r>
              <w:r w:rsidRPr="00BA207E">
                <w:t xml:space="preserve"> property</w:t>
              </w:r>
            </w:ins>
          </w:p>
        </w:tc>
        <w:tc>
          <w:tcPr>
            <w:tcW w:w="2340" w:type="dxa"/>
            <w:shd w:val="clear" w:color="auto" w:fill="auto"/>
          </w:tcPr>
          <w:p w14:paraId="085B7827" w14:textId="77777777" w:rsidR="007C0870" w:rsidRPr="00BA207E" w:rsidRDefault="007C0870" w:rsidP="00C60793">
            <w:pPr>
              <w:pStyle w:val="TABLE-cell"/>
              <w:rPr>
                <w:ins w:id="19984" w:author="Charles Gifford" w:date="2017-03-20T22:55:00Z"/>
              </w:rPr>
            </w:pPr>
            <w:ins w:id="19985" w:author="Charles Gifford" w:date="2017-03-20T22:55:00Z">
              <w:r w:rsidRPr="00600EB9">
                <w:t xml:space="preserve">Physical asset </w:t>
              </w:r>
              <w:r w:rsidRPr="00BA207E">
                <w:t>class property</w:t>
              </w:r>
            </w:ins>
          </w:p>
        </w:tc>
        <w:tc>
          <w:tcPr>
            <w:tcW w:w="2070" w:type="dxa"/>
            <w:shd w:val="clear" w:color="auto" w:fill="auto"/>
          </w:tcPr>
          <w:p w14:paraId="381D2D29" w14:textId="77777777" w:rsidR="007C0870" w:rsidRPr="00BA207E" w:rsidRDefault="007C0870" w:rsidP="00C60793">
            <w:pPr>
              <w:pStyle w:val="TABLE-cell"/>
              <w:rPr>
                <w:ins w:id="19986" w:author="Charles Gifford" w:date="2017-03-20T22:55:00Z"/>
              </w:rPr>
            </w:pPr>
            <w:ins w:id="19987" w:author="Charles Gifford" w:date="2017-03-20T22:55:00Z">
              <w:r w:rsidRPr="00BA207E">
                <w:t>Dependency (B)</w:t>
              </w:r>
            </w:ins>
          </w:p>
        </w:tc>
        <w:tc>
          <w:tcPr>
            <w:tcW w:w="2520" w:type="dxa"/>
            <w:shd w:val="clear" w:color="auto" w:fill="auto"/>
          </w:tcPr>
          <w:p w14:paraId="525A5230" w14:textId="77777777" w:rsidR="007C0870" w:rsidRPr="00BA207E" w:rsidRDefault="007C0870" w:rsidP="00C60793">
            <w:pPr>
              <w:pStyle w:val="TABLE-cell"/>
              <w:rPr>
                <w:ins w:id="19988" w:author="Charles Gifford" w:date="2017-03-20T22:55:00Z"/>
              </w:rPr>
            </w:pPr>
            <w:ins w:id="19989" w:author="Charles Gifford" w:date="2017-03-20T22:55:00Z">
              <w:r w:rsidRPr="00BA207E">
                <w:t>Maps to &gt;</w:t>
              </w:r>
            </w:ins>
          </w:p>
        </w:tc>
      </w:tr>
      <w:tr w:rsidR="007C0870" w:rsidRPr="008F275A" w14:paraId="602D8844" w14:textId="77777777" w:rsidTr="00C60793">
        <w:trPr>
          <w:trHeight w:val="176"/>
          <w:ins w:id="19990" w:author="Charles Gifford" w:date="2017-03-20T22:55:00Z"/>
        </w:trPr>
        <w:tc>
          <w:tcPr>
            <w:tcW w:w="2335" w:type="dxa"/>
            <w:shd w:val="clear" w:color="auto" w:fill="auto"/>
          </w:tcPr>
          <w:p w14:paraId="72729F92" w14:textId="77777777" w:rsidR="007C0870" w:rsidRPr="00BA207E" w:rsidRDefault="007C0870" w:rsidP="00C60793">
            <w:pPr>
              <w:pStyle w:val="TABLE-cell"/>
              <w:rPr>
                <w:ins w:id="19991" w:author="Charles Gifford" w:date="2017-03-20T22:55:00Z"/>
              </w:rPr>
            </w:pPr>
            <w:ins w:id="19992" w:author="Charles Gifford" w:date="2017-03-20T22:55:00Z">
              <w:r w:rsidRPr="00600EB9">
                <w:t xml:space="preserve">Physical asset </w:t>
              </w:r>
              <w:r>
                <w:t>capability</w:t>
              </w:r>
              <w:r w:rsidRPr="00BA207E">
                <w:t xml:space="preserve"> property</w:t>
              </w:r>
            </w:ins>
          </w:p>
        </w:tc>
        <w:tc>
          <w:tcPr>
            <w:tcW w:w="2340" w:type="dxa"/>
            <w:shd w:val="clear" w:color="auto" w:fill="auto"/>
          </w:tcPr>
          <w:p w14:paraId="3260A358" w14:textId="77777777" w:rsidR="007C0870" w:rsidRPr="00BA207E" w:rsidRDefault="007C0870" w:rsidP="00C60793">
            <w:pPr>
              <w:pStyle w:val="TABLE-cell"/>
              <w:rPr>
                <w:ins w:id="19993" w:author="Charles Gifford" w:date="2017-03-20T22:55:00Z"/>
              </w:rPr>
            </w:pPr>
            <w:ins w:id="19994" w:author="Charles Gifford" w:date="2017-03-20T22:55:00Z">
              <w:r w:rsidRPr="00600EB9">
                <w:t xml:space="preserve">Physical asset </w:t>
              </w:r>
              <w:r w:rsidRPr="00BA207E">
                <w:t>property</w:t>
              </w:r>
            </w:ins>
          </w:p>
        </w:tc>
        <w:tc>
          <w:tcPr>
            <w:tcW w:w="2070" w:type="dxa"/>
            <w:shd w:val="clear" w:color="auto" w:fill="auto"/>
          </w:tcPr>
          <w:p w14:paraId="406731D3" w14:textId="77777777" w:rsidR="007C0870" w:rsidRPr="00BA207E" w:rsidRDefault="007C0870" w:rsidP="00C60793">
            <w:pPr>
              <w:pStyle w:val="TABLE-cell"/>
              <w:rPr>
                <w:ins w:id="19995" w:author="Charles Gifford" w:date="2017-03-20T22:55:00Z"/>
              </w:rPr>
            </w:pPr>
            <w:ins w:id="19996" w:author="Charles Gifford" w:date="2017-03-20T22:55:00Z">
              <w:r w:rsidRPr="00BA207E">
                <w:t>Dependency (D)</w:t>
              </w:r>
            </w:ins>
          </w:p>
        </w:tc>
        <w:tc>
          <w:tcPr>
            <w:tcW w:w="2520" w:type="dxa"/>
            <w:shd w:val="clear" w:color="auto" w:fill="auto"/>
          </w:tcPr>
          <w:p w14:paraId="51EF30BC" w14:textId="77777777" w:rsidR="007C0870" w:rsidRPr="00BA207E" w:rsidRDefault="007C0870" w:rsidP="00C60793">
            <w:pPr>
              <w:pStyle w:val="TABLE-cell"/>
              <w:rPr>
                <w:ins w:id="19997" w:author="Charles Gifford" w:date="2017-03-20T22:55:00Z"/>
              </w:rPr>
            </w:pPr>
            <w:ins w:id="19998" w:author="Charles Gifford" w:date="2017-03-20T22:55:00Z">
              <w:r w:rsidRPr="00BA207E">
                <w:t>Maps to &gt;</w:t>
              </w:r>
            </w:ins>
          </w:p>
        </w:tc>
      </w:tr>
      <w:tr w:rsidR="007C0870" w:rsidRPr="008F275A" w14:paraId="69AF0681" w14:textId="77777777" w:rsidTr="00C60793">
        <w:trPr>
          <w:trHeight w:val="176"/>
          <w:ins w:id="19999" w:author="Charles Gifford" w:date="2017-03-20T22:55:00Z"/>
        </w:trPr>
        <w:tc>
          <w:tcPr>
            <w:tcW w:w="2335" w:type="dxa"/>
            <w:shd w:val="clear" w:color="auto" w:fill="auto"/>
          </w:tcPr>
          <w:p w14:paraId="4DD18F17" w14:textId="77777777" w:rsidR="007C0870" w:rsidRPr="00065ED2" w:rsidRDefault="007C0870" w:rsidP="00C60793">
            <w:pPr>
              <w:pStyle w:val="TABLE-cell"/>
              <w:rPr>
                <w:ins w:id="20000" w:author="Charles Gifford" w:date="2017-03-20T22:55:00Z"/>
              </w:rPr>
            </w:pPr>
            <w:ins w:id="20001" w:author="Charles Gifford" w:date="2017-03-20T22:55:00Z">
              <w:r>
                <w:t>Material capability</w:t>
              </w:r>
            </w:ins>
          </w:p>
        </w:tc>
        <w:tc>
          <w:tcPr>
            <w:tcW w:w="2340" w:type="dxa"/>
          </w:tcPr>
          <w:p w14:paraId="7B6B3EE4" w14:textId="77777777" w:rsidR="007C0870" w:rsidRDefault="007C0870" w:rsidP="00C60793">
            <w:pPr>
              <w:pStyle w:val="TABLE-cell"/>
              <w:rPr>
                <w:ins w:id="20002" w:author="Charles Gifford" w:date="2017-03-20T22:55:00Z"/>
              </w:rPr>
            </w:pPr>
            <w:ins w:id="20003" w:author="Charles Gifford" w:date="2017-03-20T22:55:00Z">
              <w:r w:rsidRPr="00600EB9">
                <w:t xml:space="preserve">Material </w:t>
              </w:r>
              <w:r>
                <w:t>capability</w:t>
              </w:r>
              <w:r w:rsidRPr="00BA207E">
                <w:t xml:space="preserve"> property</w:t>
              </w:r>
            </w:ins>
          </w:p>
        </w:tc>
        <w:tc>
          <w:tcPr>
            <w:tcW w:w="2070" w:type="dxa"/>
            <w:shd w:val="clear" w:color="auto" w:fill="auto"/>
          </w:tcPr>
          <w:p w14:paraId="5C58B35A" w14:textId="77777777" w:rsidR="007C0870" w:rsidRPr="001312FB" w:rsidRDefault="007C0870" w:rsidP="00C60793">
            <w:pPr>
              <w:pStyle w:val="TABLE-cell"/>
              <w:rPr>
                <w:ins w:id="20004" w:author="Charles Gifford" w:date="2017-03-20T22:55:00Z"/>
              </w:rPr>
            </w:pPr>
            <w:ins w:id="20005" w:author="Charles Gifford" w:date="2017-03-20T22:55:00Z">
              <w:r w:rsidRPr="00BA207E">
                <w:t>Composition whole</w:t>
              </w:r>
            </w:ins>
          </w:p>
        </w:tc>
        <w:tc>
          <w:tcPr>
            <w:tcW w:w="2520" w:type="dxa"/>
            <w:shd w:val="clear" w:color="auto" w:fill="auto"/>
          </w:tcPr>
          <w:p w14:paraId="51E56DB8" w14:textId="77777777" w:rsidR="007C0870" w:rsidRPr="001312FB" w:rsidRDefault="007C0870" w:rsidP="00C60793">
            <w:pPr>
              <w:pStyle w:val="TABLE-cell"/>
              <w:rPr>
                <w:ins w:id="20006" w:author="Charles Gifford" w:date="2017-03-20T22:55:00Z"/>
              </w:rPr>
            </w:pPr>
            <w:ins w:id="20007" w:author="Charles Gifford" w:date="2017-03-20T22:55:00Z">
              <w:r>
                <w:t>Has values of</w:t>
              </w:r>
              <w:r w:rsidRPr="00BA207E">
                <w:t xml:space="preserve"> &gt;</w:t>
              </w:r>
            </w:ins>
          </w:p>
        </w:tc>
      </w:tr>
      <w:tr w:rsidR="007C0870" w:rsidRPr="008F275A" w14:paraId="24EA7BDC" w14:textId="77777777" w:rsidTr="00C60793">
        <w:trPr>
          <w:trHeight w:val="176"/>
          <w:ins w:id="20008" w:author="Charles Gifford" w:date="2017-03-20T22:55:00Z"/>
        </w:trPr>
        <w:tc>
          <w:tcPr>
            <w:tcW w:w="2335" w:type="dxa"/>
            <w:shd w:val="clear" w:color="auto" w:fill="auto"/>
          </w:tcPr>
          <w:p w14:paraId="7A997AD2" w14:textId="77777777" w:rsidR="007C0870" w:rsidRPr="00BA207E" w:rsidRDefault="007C0870" w:rsidP="00C60793">
            <w:pPr>
              <w:pStyle w:val="TABLE-cell"/>
              <w:rPr>
                <w:ins w:id="20009" w:author="Charles Gifford" w:date="2017-03-20T22:55:00Z"/>
              </w:rPr>
            </w:pPr>
            <w:ins w:id="20010" w:author="Charles Gifford" w:date="2017-03-20T22:55:00Z">
              <w:r>
                <w:t>Material</w:t>
              </w:r>
              <w:r w:rsidRPr="00600EB9">
                <w:t xml:space="preserve"> </w:t>
              </w:r>
              <w:r>
                <w:t>capability</w:t>
              </w:r>
              <w:r w:rsidRPr="00BA207E">
                <w:t xml:space="preserve"> property</w:t>
              </w:r>
            </w:ins>
          </w:p>
        </w:tc>
        <w:tc>
          <w:tcPr>
            <w:tcW w:w="2340" w:type="dxa"/>
          </w:tcPr>
          <w:p w14:paraId="6D09C312" w14:textId="77777777" w:rsidR="007C0870" w:rsidRPr="00BA207E" w:rsidRDefault="007C0870" w:rsidP="00C60793">
            <w:pPr>
              <w:pStyle w:val="TABLE-cell"/>
              <w:rPr>
                <w:ins w:id="20011" w:author="Charles Gifford" w:date="2017-03-20T22:55:00Z"/>
              </w:rPr>
            </w:pPr>
            <w:ins w:id="20012" w:author="Charles Gifford" w:date="2017-03-20T22:55:00Z">
              <w:r w:rsidRPr="00600EB9">
                <w:t xml:space="preserve">Material </w:t>
              </w:r>
              <w:r>
                <w:t>capability</w:t>
              </w:r>
              <w:r w:rsidRPr="00BA207E">
                <w:t xml:space="preserve"> property</w:t>
              </w:r>
            </w:ins>
          </w:p>
        </w:tc>
        <w:tc>
          <w:tcPr>
            <w:tcW w:w="2070" w:type="dxa"/>
            <w:shd w:val="clear" w:color="auto" w:fill="auto"/>
          </w:tcPr>
          <w:p w14:paraId="2A8D8240" w14:textId="77777777" w:rsidR="007C0870" w:rsidRPr="00BA207E" w:rsidRDefault="007C0870" w:rsidP="00C60793">
            <w:pPr>
              <w:pStyle w:val="TABLE-cell"/>
              <w:rPr>
                <w:ins w:id="20013" w:author="Charles Gifford" w:date="2017-03-20T22:55:00Z"/>
              </w:rPr>
            </w:pPr>
            <w:ins w:id="20014" w:author="Charles Gifford" w:date="2017-03-20T22:55:00Z">
              <w:r w:rsidRPr="00BA207E">
                <w:t>Composition hierarchy</w:t>
              </w:r>
            </w:ins>
          </w:p>
        </w:tc>
        <w:tc>
          <w:tcPr>
            <w:tcW w:w="2520" w:type="dxa"/>
            <w:shd w:val="clear" w:color="auto" w:fill="auto"/>
          </w:tcPr>
          <w:p w14:paraId="11CA9CB5" w14:textId="77777777" w:rsidR="007C0870" w:rsidRPr="00BA207E" w:rsidRDefault="007C0870" w:rsidP="00C60793">
            <w:pPr>
              <w:pStyle w:val="TABLE-cell"/>
              <w:rPr>
                <w:ins w:id="20015" w:author="Charles Gifford" w:date="2017-03-20T22:55:00Z"/>
              </w:rPr>
            </w:pPr>
            <w:ins w:id="20016" w:author="Charles Gifford" w:date="2017-03-20T22:55:00Z">
              <w:r>
                <w:rPr>
                  <w:szCs w:val="20"/>
                </w:rPr>
                <w:t xml:space="preserve">Contains </w:t>
              </w:r>
              <w:r w:rsidRPr="00B41C7C">
                <w:rPr>
                  <w:szCs w:val="20"/>
                </w:rPr>
                <w:t>&gt;</w:t>
              </w:r>
            </w:ins>
          </w:p>
        </w:tc>
      </w:tr>
      <w:tr w:rsidR="007C0870" w:rsidRPr="008F275A" w14:paraId="7B034FD5" w14:textId="77777777" w:rsidTr="00C60793">
        <w:trPr>
          <w:trHeight w:val="176"/>
          <w:ins w:id="20017" w:author="Charles Gifford" w:date="2017-03-20T22:55:00Z"/>
        </w:trPr>
        <w:tc>
          <w:tcPr>
            <w:tcW w:w="2335" w:type="dxa"/>
            <w:shd w:val="clear" w:color="auto" w:fill="auto"/>
          </w:tcPr>
          <w:p w14:paraId="529E71ED" w14:textId="77777777" w:rsidR="007C0870" w:rsidRPr="00BA207E" w:rsidRDefault="007C0870" w:rsidP="00C60793">
            <w:pPr>
              <w:pStyle w:val="TABLE-cell"/>
              <w:rPr>
                <w:ins w:id="20018" w:author="Charles Gifford" w:date="2017-03-20T22:55:00Z"/>
              </w:rPr>
            </w:pPr>
            <w:ins w:id="20019" w:author="Charles Gifford" w:date="2017-03-20T22:55:00Z">
              <w:r w:rsidRPr="00600EB9">
                <w:t xml:space="preserve">Material </w:t>
              </w:r>
              <w:r>
                <w:t>capability</w:t>
              </w:r>
            </w:ins>
          </w:p>
        </w:tc>
        <w:tc>
          <w:tcPr>
            <w:tcW w:w="2340" w:type="dxa"/>
            <w:shd w:val="clear" w:color="auto" w:fill="auto"/>
          </w:tcPr>
          <w:p w14:paraId="2385641F" w14:textId="77777777" w:rsidR="007C0870" w:rsidRPr="00BA207E" w:rsidRDefault="007C0870" w:rsidP="00C60793">
            <w:pPr>
              <w:pStyle w:val="TABLE-cell"/>
              <w:rPr>
                <w:ins w:id="20020" w:author="Charles Gifford" w:date="2017-03-20T22:55:00Z"/>
              </w:rPr>
            </w:pPr>
            <w:ins w:id="20021" w:author="Charles Gifford" w:date="2017-03-20T22:55:00Z">
              <w:r w:rsidRPr="00600EB9">
                <w:t xml:space="preserve">Material </w:t>
              </w:r>
              <w:r w:rsidRPr="00BA207E">
                <w:t>class</w:t>
              </w:r>
            </w:ins>
          </w:p>
        </w:tc>
        <w:tc>
          <w:tcPr>
            <w:tcW w:w="2070" w:type="dxa"/>
            <w:shd w:val="clear" w:color="auto" w:fill="auto"/>
          </w:tcPr>
          <w:p w14:paraId="4F5EB6A1" w14:textId="77777777" w:rsidR="007C0870" w:rsidRPr="00BA207E" w:rsidRDefault="007C0870" w:rsidP="00C60793">
            <w:pPr>
              <w:pStyle w:val="TABLE-cell"/>
              <w:rPr>
                <w:ins w:id="20022" w:author="Charles Gifford" w:date="2017-03-20T22:55:00Z"/>
              </w:rPr>
            </w:pPr>
            <w:ins w:id="20023" w:author="Charles Gifford" w:date="2017-03-20T22:55:00Z">
              <w:r w:rsidRPr="00BA207E">
                <w:t>Association (A)</w:t>
              </w:r>
            </w:ins>
          </w:p>
        </w:tc>
        <w:tc>
          <w:tcPr>
            <w:tcW w:w="2520" w:type="dxa"/>
            <w:shd w:val="clear" w:color="auto" w:fill="auto"/>
          </w:tcPr>
          <w:p w14:paraId="7F910F42" w14:textId="77777777" w:rsidR="007C0870" w:rsidRPr="00BA207E" w:rsidRDefault="007C0870" w:rsidP="00C60793">
            <w:pPr>
              <w:pStyle w:val="TABLE-cell"/>
              <w:rPr>
                <w:ins w:id="20024" w:author="Charles Gifford" w:date="2017-03-20T22:55:00Z"/>
              </w:rPr>
            </w:pPr>
            <w:ins w:id="20025" w:author="Charles Gifford" w:date="2017-03-20T22:55:00Z">
              <w:r w:rsidRPr="00BA207E">
                <w:t>Corresponds to &gt;</w:t>
              </w:r>
            </w:ins>
          </w:p>
        </w:tc>
      </w:tr>
      <w:tr w:rsidR="007C0870" w:rsidRPr="008F275A" w14:paraId="7584FD54" w14:textId="77777777" w:rsidTr="00C60793">
        <w:trPr>
          <w:trHeight w:val="176"/>
          <w:ins w:id="20026" w:author="Charles Gifford" w:date="2017-03-20T22:55:00Z"/>
        </w:trPr>
        <w:tc>
          <w:tcPr>
            <w:tcW w:w="2335" w:type="dxa"/>
            <w:shd w:val="clear" w:color="auto" w:fill="auto"/>
          </w:tcPr>
          <w:p w14:paraId="491A9E22" w14:textId="77777777" w:rsidR="007C0870" w:rsidRPr="00600EB9" w:rsidRDefault="007C0870" w:rsidP="00C60793">
            <w:pPr>
              <w:pStyle w:val="TABLE-cell"/>
              <w:rPr>
                <w:ins w:id="20027" w:author="Charles Gifford" w:date="2017-03-20T22:55:00Z"/>
              </w:rPr>
            </w:pPr>
            <w:ins w:id="20028" w:author="Charles Gifford" w:date="2017-03-20T22:55:00Z">
              <w:r w:rsidRPr="00600EB9">
                <w:t xml:space="preserve">Material </w:t>
              </w:r>
              <w:r>
                <w:t>capability</w:t>
              </w:r>
            </w:ins>
          </w:p>
        </w:tc>
        <w:tc>
          <w:tcPr>
            <w:tcW w:w="2340" w:type="dxa"/>
            <w:shd w:val="clear" w:color="auto" w:fill="auto"/>
          </w:tcPr>
          <w:p w14:paraId="1D314CA7" w14:textId="77777777" w:rsidR="007C0870" w:rsidRPr="00600EB9" w:rsidRDefault="007C0870" w:rsidP="00C60793">
            <w:pPr>
              <w:pStyle w:val="TABLE-cell"/>
              <w:rPr>
                <w:ins w:id="20029" w:author="Charles Gifford" w:date="2017-03-20T22:55:00Z"/>
              </w:rPr>
            </w:pPr>
            <w:ins w:id="20030" w:author="Charles Gifford" w:date="2017-03-20T22:55:00Z">
              <w:r w:rsidRPr="00600EB9">
                <w:t xml:space="preserve">Material </w:t>
              </w:r>
              <w:r>
                <w:t>definition</w:t>
              </w:r>
            </w:ins>
          </w:p>
        </w:tc>
        <w:tc>
          <w:tcPr>
            <w:tcW w:w="2070" w:type="dxa"/>
            <w:shd w:val="clear" w:color="auto" w:fill="auto"/>
          </w:tcPr>
          <w:p w14:paraId="07567565" w14:textId="77777777" w:rsidR="007C0870" w:rsidRPr="00BA207E" w:rsidRDefault="007C0870" w:rsidP="00C60793">
            <w:pPr>
              <w:pStyle w:val="TABLE-cell"/>
              <w:rPr>
                <w:ins w:id="20031" w:author="Charles Gifford" w:date="2017-03-20T22:55:00Z"/>
              </w:rPr>
            </w:pPr>
            <w:ins w:id="20032" w:author="Charles Gifford" w:date="2017-03-20T22:55:00Z">
              <w:r w:rsidRPr="00BA207E">
                <w:t>Association (A)</w:t>
              </w:r>
            </w:ins>
          </w:p>
        </w:tc>
        <w:tc>
          <w:tcPr>
            <w:tcW w:w="2520" w:type="dxa"/>
            <w:shd w:val="clear" w:color="auto" w:fill="auto"/>
          </w:tcPr>
          <w:p w14:paraId="1AE24530" w14:textId="77777777" w:rsidR="007C0870" w:rsidRPr="00BA207E" w:rsidRDefault="007C0870" w:rsidP="00C60793">
            <w:pPr>
              <w:pStyle w:val="TABLE-cell"/>
              <w:rPr>
                <w:ins w:id="20033" w:author="Charles Gifford" w:date="2017-03-20T22:55:00Z"/>
              </w:rPr>
            </w:pPr>
            <w:ins w:id="20034" w:author="Charles Gifford" w:date="2017-03-20T22:55:00Z">
              <w:r w:rsidRPr="00BA207E">
                <w:t>Corresponds to &gt;</w:t>
              </w:r>
            </w:ins>
          </w:p>
        </w:tc>
      </w:tr>
      <w:tr w:rsidR="007C0870" w:rsidRPr="008F275A" w14:paraId="5FEFA6A7" w14:textId="77777777" w:rsidTr="00C60793">
        <w:trPr>
          <w:trHeight w:val="176"/>
          <w:ins w:id="20035" w:author="Charles Gifford" w:date="2017-03-20T22:55:00Z"/>
        </w:trPr>
        <w:tc>
          <w:tcPr>
            <w:tcW w:w="2335" w:type="dxa"/>
            <w:shd w:val="clear" w:color="auto" w:fill="auto"/>
          </w:tcPr>
          <w:p w14:paraId="09F776E1" w14:textId="77777777" w:rsidR="007C0870" w:rsidRPr="00BA207E" w:rsidRDefault="007C0870" w:rsidP="00C60793">
            <w:pPr>
              <w:pStyle w:val="TABLE-cell"/>
              <w:rPr>
                <w:ins w:id="20036" w:author="Charles Gifford" w:date="2017-03-20T22:55:00Z"/>
              </w:rPr>
            </w:pPr>
            <w:ins w:id="20037" w:author="Charles Gifford" w:date="2017-03-20T22:55:00Z">
              <w:r w:rsidRPr="00600EB9">
                <w:t xml:space="preserve">Material </w:t>
              </w:r>
              <w:r>
                <w:t>capability</w:t>
              </w:r>
            </w:ins>
          </w:p>
        </w:tc>
        <w:tc>
          <w:tcPr>
            <w:tcW w:w="2340" w:type="dxa"/>
            <w:shd w:val="clear" w:color="auto" w:fill="auto"/>
          </w:tcPr>
          <w:p w14:paraId="759856D9" w14:textId="77777777" w:rsidR="007C0870" w:rsidRPr="00BA207E" w:rsidRDefault="007C0870" w:rsidP="00C60793">
            <w:pPr>
              <w:pStyle w:val="TABLE-cell"/>
              <w:rPr>
                <w:ins w:id="20038" w:author="Charles Gifford" w:date="2017-03-20T22:55:00Z"/>
              </w:rPr>
            </w:pPr>
            <w:ins w:id="20039" w:author="Charles Gifford" w:date="2017-03-20T22:55:00Z">
              <w:r>
                <w:t>Material lot</w:t>
              </w:r>
            </w:ins>
          </w:p>
        </w:tc>
        <w:tc>
          <w:tcPr>
            <w:tcW w:w="2070" w:type="dxa"/>
            <w:shd w:val="clear" w:color="auto" w:fill="auto"/>
          </w:tcPr>
          <w:p w14:paraId="7048BD1D" w14:textId="77777777" w:rsidR="007C0870" w:rsidRPr="00BA207E" w:rsidRDefault="007C0870" w:rsidP="00C60793">
            <w:pPr>
              <w:pStyle w:val="TABLE-cell"/>
              <w:rPr>
                <w:ins w:id="20040" w:author="Charles Gifford" w:date="2017-03-20T22:55:00Z"/>
              </w:rPr>
            </w:pPr>
            <w:ins w:id="20041" w:author="Charles Gifford" w:date="2017-03-20T22:55:00Z">
              <w:r w:rsidRPr="00BA207E">
                <w:t>Association (C)</w:t>
              </w:r>
            </w:ins>
          </w:p>
        </w:tc>
        <w:tc>
          <w:tcPr>
            <w:tcW w:w="2520" w:type="dxa"/>
            <w:shd w:val="clear" w:color="auto" w:fill="auto"/>
          </w:tcPr>
          <w:p w14:paraId="318BEC29" w14:textId="77777777" w:rsidR="007C0870" w:rsidRPr="00BA207E" w:rsidRDefault="007C0870" w:rsidP="00C60793">
            <w:pPr>
              <w:pStyle w:val="TABLE-cell"/>
              <w:rPr>
                <w:ins w:id="20042" w:author="Charles Gifford" w:date="2017-03-20T22:55:00Z"/>
              </w:rPr>
            </w:pPr>
            <w:ins w:id="20043" w:author="Charles Gifford" w:date="2017-03-20T22:55:00Z">
              <w:r w:rsidRPr="00BA207E">
                <w:t>Corresponds to &gt;</w:t>
              </w:r>
            </w:ins>
          </w:p>
        </w:tc>
      </w:tr>
      <w:tr w:rsidR="007C0870" w:rsidRPr="008F275A" w14:paraId="1827DA21" w14:textId="77777777" w:rsidTr="00C60793">
        <w:trPr>
          <w:trHeight w:val="176"/>
          <w:ins w:id="20044" w:author="Charles Gifford" w:date="2017-03-20T22:55:00Z"/>
        </w:trPr>
        <w:tc>
          <w:tcPr>
            <w:tcW w:w="2335" w:type="dxa"/>
            <w:shd w:val="clear" w:color="auto" w:fill="auto"/>
          </w:tcPr>
          <w:p w14:paraId="07D932A2" w14:textId="77777777" w:rsidR="007C0870" w:rsidRPr="00600EB9" w:rsidRDefault="007C0870" w:rsidP="00C60793">
            <w:pPr>
              <w:pStyle w:val="TABLE-cell"/>
              <w:rPr>
                <w:ins w:id="20045" w:author="Charles Gifford" w:date="2017-03-20T22:55:00Z"/>
              </w:rPr>
            </w:pPr>
            <w:ins w:id="20046" w:author="Charles Gifford" w:date="2017-03-20T22:55:00Z">
              <w:r w:rsidRPr="00600EB9">
                <w:t xml:space="preserve">Material </w:t>
              </w:r>
              <w:r>
                <w:t>capability</w:t>
              </w:r>
            </w:ins>
          </w:p>
        </w:tc>
        <w:tc>
          <w:tcPr>
            <w:tcW w:w="2340" w:type="dxa"/>
            <w:shd w:val="clear" w:color="auto" w:fill="auto"/>
          </w:tcPr>
          <w:p w14:paraId="32781BC9" w14:textId="77777777" w:rsidR="007C0870" w:rsidRDefault="007C0870" w:rsidP="00C60793">
            <w:pPr>
              <w:pStyle w:val="TABLE-cell"/>
              <w:rPr>
                <w:ins w:id="20047" w:author="Charles Gifford" w:date="2017-03-20T22:55:00Z"/>
              </w:rPr>
            </w:pPr>
            <w:ins w:id="20048" w:author="Charles Gifford" w:date="2017-03-20T22:55:00Z">
              <w:r>
                <w:t>Material sublot</w:t>
              </w:r>
            </w:ins>
          </w:p>
        </w:tc>
        <w:tc>
          <w:tcPr>
            <w:tcW w:w="2070" w:type="dxa"/>
            <w:shd w:val="clear" w:color="auto" w:fill="auto"/>
          </w:tcPr>
          <w:p w14:paraId="44CECAEE" w14:textId="77777777" w:rsidR="007C0870" w:rsidRPr="00BA207E" w:rsidRDefault="007C0870" w:rsidP="00C60793">
            <w:pPr>
              <w:pStyle w:val="TABLE-cell"/>
              <w:rPr>
                <w:ins w:id="20049" w:author="Charles Gifford" w:date="2017-03-20T22:55:00Z"/>
              </w:rPr>
            </w:pPr>
            <w:ins w:id="20050" w:author="Charles Gifford" w:date="2017-03-20T22:55:00Z">
              <w:r w:rsidRPr="00BA207E">
                <w:t>Association (C)</w:t>
              </w:r>
            </w:ins>
          </w:p>
        </w:tc>
        <w:tc>
          <w:tcPr>
            <w:tcW w:w="2520" w:type="dxa"/>
            <w:shd w:val="clear" w:color="auto" w:fill="auto"/>
          </w:tcPr>
          <w:p w14:paraId="4C4BEF4A" w14:textId="77777777" w:rsidR="007C0870" w:rsidRPr="00BA207E" w:rsidRDefault="007C0870" w:rsidP="00C60793">
            <w:pPr>
              <w:pStyle w:val="TABLE-cell"/>
              <w:rPr>
                <w:ins w:id="20051" w:author="Charles Gifford" w:date="2017-03-20T22:55:00Z"/>
              </w:rPr>
            </w:pPr>
            <w:ins w:id="20052" w:author="Charles Gifford" w:date="2017-03-20T22:55:00Z">
              <w:r w:rsidRPr="00BA207E">
                <w:t>Corresponds to &gt;</w:t>
              </w:r>
            </w:ins>
          </w:p>
        </w:tc>
      </w:tr>
      <w:tr w:rsidR="007C0870" w:rsidRPr="008F275A" w14:paraId="7E16284C" w14:textId="77777777" w:rsidTr="00C60793">
        <w:trPr>
          <w:trHeight w:val="176"/>
          <w:ins w:id="20053" w:author="Charles Gifford" w:date="2017-03-20T22:55:00Z"/>
        </w:trPr>
        <w:tc>
          <w:tcPr>
            <w:tcW w:w="2335" w:type="dxa"/>
            <w:shd w:val="clear" w:color="auto" w:fill="auto"/>
          </w:tcPr>
          <w:p w14:paraId="4BE7DB36" w14:textId="77777777" w:rsidR="007C0870" w:rsidRPr="00BA207E" w:rsidRDefault="007C0870" w:rsidP="00C60793">
            <w:pPr>
              <w:pStyle w:val="TABLE-cell"/>
              <w:rPr>
                <w:ins w:id="20054" w:author="Charles Gifford" w:date="2017-03-20T22:55:00Z"/>
              </w:rPr>
            </w:pPr>
            <w:ins w:id="20055" w:author="Charles Gifford" w:date="2017-03-20T22:55:00Z">
              <w:r w:rsidRPr="00600EB9">
                <w:t xml:space="preserve">Material </w:t>
              </w:r>
              <w:r>
                <w:t>capability</w:t>
              </w:r>
              <w:r w:rsidRPr="00BA207E">
                <w:t xml:space="preserve"> property</w:t>
              </w:r>
            </w:ins>
          </w:p>
        </w:tc>
        <w:tc>
          <w:tcPr>
            <w:tcW w:w="2340" w:type="dxa"/>
            <w:shd w:val="clear" w:color="auto" w:fill="auto"/>
          </w:tcPr>
          <w:p w14:paraId="18D17B70" w14:textId="77777777" w:rsidR="007C0870" w:rsidRPr="00BA207E" w:rsidRDefault="007C0870" w:rsidP="00C60793">
            <w:pPr>
              <w:pStyle w:val="TABLE-cell"/>
              <w:rPr>
                <w:ins w:id="20056" w:author="Charles Gifford" w:date="2017-03-20T22:55:00Z"/>
              </w:rPr>
            </w:pPr>
            <w:ins w:id="20057" w:author="Charles Gifford" w:date="2017-03-20T22:55:00Z">
              <w:r w:rsidRPr="00600EB9">
                <w:t xml:space="preserve">Material </w:t>
              </w:r>
              <w:r w:rsidRPr="00BA207E">
                <w:t>class property</w:t>
              </w:r>
            </w:ins>
          </w:p>
        </w:tc>
        <w:tc>
          <w:tcPr>
            <w:tcW w:w="2070" w:type="dxa"/>
            <w:shd w:val="clear" w:color="auto" w:fill="auto"/>
          </w:tcPr>
          <w:p w14:paraId="377942D7" w14:textId="77777777" w:rsidR="007C0870" w:rsidRPr="00BA207E" w:rsidRDefault="007C0870" w:rsidP="00C60793">
            <w:pPr>
              <w:pStyle w:val="TABLE-cell"/>
              <w:rPr>
                <w:ins w:id="20058" w:author="Charles Gifford" w:date="2017-03-20T22:55:00Z"/>
              </w:rPr>
            </w:pPr>
            <w:ins w:id="20059" w:author="Charles Gifford" w:date="2017-03-20T22:55:00Z">
              <w:r w:rsidRPr="00BA207E">
                <w:t>Dependency (B)</w:t>
              </w:r>
            </w:ins>
          </w:p>
        </w:tc>
        <w:tc>
          <w:tcPr>
            <w:tcW w:w="2520" w:type="dxa"/>
            <w:shd w:val="clear" w:color="auto" w:fill="auto"/>
          </w:tcPr>
          <w:p w14:paraId="42061310" w14:textId="77777777" w:rsidR="007C0870" w:rsidRPr="00BA207E" w:rsidRDefault="007C0870" w:rsidP="00C60793">
            <w:pPr>
              <w:pStyle w:val="TABLE-cell"/>
              <w:rPr>
                <w:ins w:id="20060" w:author="Charles Gifford" w:date="2017-03-20T22:55:00Z"/>
              </w:rPr>
            </w:pPr>
            <w:ins w:id="20061" w:author="Charles Gifford" w:date="2017-03-20T22:55:00Z">
              <w:r w:rsidRPr="00BA207E">
                <w:t>Maps to &gt;</w:t>
              </w:r>
            </w:ins>
          </w:p>
        </w:tc>
      </w:tr>
      <w:tr w:rsidR="007C0870" w:rsidRPr="008F275A" w14:paraId="418C218D" w14:textId="77777777" w:rsidTr="00C60793">
        <w:trPr>
          <w:trHeight w:val="176"/>
          <w:ins w:id="20062" w:author="Charles Gifford" w:date="2017-03-20T22:55:00Z"/>
        </w:trPr>
        <w:tc>
          <w:tcPr>
            <w:tcW w:w="2335" w:type="dxa"/>
            <w:shd w:val="clear" w:color="auto" w:fill="auto"/>
          </w:tcPr>
          <w:p w14:paraId="3314E37F" w14:textId="77777777" w:rsidR="007C0870" w:rsidRPr="00600EB9" w:rsidRDefault="007C0870" w:rsidP="00C60793">
            <w:pPr>
              <w:pStyle w:val="TABLE-cell"/>
              <w:rPr>
                <w:ins w:id="20063" w:author="Charles Gifford" w:date="2017-03-20T22:55:00Z"/>
              </w:rPr>
            </w:pPr>
            <w:ins w:id="20064" w:author="Charles Gifford" w:date="2017-03-20T22:55:00Z">
              <w:r w:rsidRPr="00600EB9">
                <w:t xml:space="preserve">Material </w:t>
              </w:r>
              <w:r>
                <w:t>capability</w:t>
              </w:r>
              <w:r w:rsidRPr="00BA207E">
                <w:t xml:space="preserve"> property</w:t>
              </w:r>
            </w:ins>
          </w:p>
        </w:tc>
        <w:tc>
          <w:tcPr>
            <w:tcW w:w="2340" w:type="dxa"/>
            <w:shd w:val="clear" w:color="auto" w:fill="auto"/>
          </w:tcPr>
          <w:p w14:paraId="43684A97" w14:textId="77777777" w:rsidR="007C0870" w:rsidRPr="00600EB9" w:rsidRDefault="007C0870" w:rsidP="00C60793">
            <w:pPr>
              <w:pStyle w:val="TABLE-cell"/>
              <w:rPr>
                <w:ins w:id="20065" w:author="Charles Gifford" w:date="2017-03-20T22:55:00Z"/>
              </w:rPr>
            </w:pPr>
            <w:ins w:id="20066" w:author="Charles Gifford" w:date="2017-03-20T22:55:00Z">
              <w:r w:rsidRPr="00600EB9">
                <w:t xml:space="preserve">Material </w:t>
              </w:r>
              <w:r>
                <w:t>definition</w:t>
              </w:r>
              <w:r w:rsidRPr="00BA207E">
                <w:t xml:space="preserve"> property</w:t>
              </w:r>
            </w:ins>
          </w:p>
        </w:tc>
        <w:tc>
          <w:tcPr>
            <w:tcW w:w="2070" w:type="dxa"/>
            <w:shd w:val="clear" w:color="auto" w:fill="auto"/>
          </w:tcPr>
          <w:p w14:paraId="13025953" w14:textId="77777777" w:rsidR="007C0870" w:rsidRPr="00BA207E" w:rsidRDefault="007C0870" w:rsidP="00C60793">
            <w:pPr>
              <w:pStyle w:val="TABLE-cell"/>
              <w:rPr>
                <w:ins w:id="20067" w:author="Charles Gifford" w:date="2017-03-20T22:55:00Z"/>
              </w:rPr>
            </w:pPr>
            <w:ins w:id="20068" w:author="Charles Gifford" w:date="2017-03-20T22:55:00Z">
              <w:r w:rsidRPr="00BA207E">
                <w:t>Dependency (B)</w:t>
              </w:r>
            </w:ins>
          </w:p>
        </w:tc>
        <w:tc>
          <w:tcPr>
            <w:tcW w:w="2520" w:type="dxa"/>
            <w:shd w:val="clear" w:color="auto" w:fill="auto"/>
          </w:tcPr>
          <w:p w14:paraId="5C299027" w14:textId="77777777" w:rsidR="007C0870" w:rsidRPr="00BA207E" w:rsidRDefault="007C0870" w:rsidP="00C60793">
            <w:pPr>
              <w:pStyle w:val="TABLE-cell"/>
              <w:rPr>
                <w:ins w:id="20069" w:author="Charles Gifford" w:date="2017-03-20T22:55:00Z"/>
              </w:rPr>
            </w:pPr>
            <w:ins w:id="20070" w:author="Charles Gifford" w:date="2017-03-20T22:55:00Z">
              <w:r w:rsidRPr="00BA207E">
                <w:t>Maps to &gt;</w:t>
              </w:r>
            </w:ins>
          </w:p>
        </w:tc>
      </w:tr>
      <w:tr w:rsidR="007C0870" w:rsidRPr="008F275A" w14:paraId="4CFB5078" w14:textId="77777777" w:rsidTr="00C60793">
        <w:trPr>
          <w:trHeight w:val="176"/>
          <w:ins w:id="20071" w:author="Charles Gifford" w:date="2017-03-20T22:55:00Z"/>
        </w:trPr>
        <w:tc>
          <w:tcPr>
            <w:tcW w:w="2335" w:type="dxa"/>
            <w:shd w:val="clear" w:color="auto" w:fill="auto"/>
          </w:tcPr>
          <w:p w14:paraId="37F001F4" w14:textId="77777777" w:rsidR="007C0870" w:rsidRPr="00BA207E" w:rsidRDefault="007C0870" w:rsidP="00C60793">
            <w:pPr>
              <w:pStyle w:val="TABLE-cell"/>
              <w:rPr>
                <w:ins w:id="20072" w:author="Charles Gifford" w:date="2017-03-20T22:55:00Z"/>
              </w:rPr>
            </w:pPr>
            <w:ins w:id="20073" w:author="Charles Gifford" w:date="2017-03-20T22:55:00Z">
              <w:r w:rsidRPr="00600EB9">
                <w:t xml:space="preserve">Material </w:t>
              </w:r>
              <w:r>
                <w:t>capability</w:t>
              </w:r>
              <w:r w:rsidRPr="00BA207E">
                <w:t xml:space="preserve"> property</w:t>
              </w:r>
            </w:ins>
          </w:p>
        </w:tc>
        <w:tc>
          <w:tcPr>
            <w:tcW w:w="2340" w:type="dxa"/>
            <w:shd w:val="clear" w:color="auto" w:fill="auto"/>
          </w:tcPr>
          <w:p w14:paraId="0D87BE6B" w14:textId="77777777" w:rsidR="007C0870" w:rsidRPr="00BA207E" w:rsidRDefault="007C0870" w:rsidP="00C60793">
            <w:pPr>
              <w:pStyle w:val="TABLE-cell"/>
              <w:rPr>
                <w:ins w:id="20074" w:author="Charles Gifford" w:date="2017-03-20T22:55:00Z"/>
              </w:rPr>
            </w:pPr>
            <w:ins w:id="20075" w:author="Charles Gifford" w:date="2017-03-20T22:55:00Z">
              <w:r w:rsidRPr="00600EB9">
                <w:t xml:space="preserve">Material </w:t>
              </w:r>
              <w:r>
                <w:t xml:space="preserve">lot </w:t>
              </w:r>
              <w:r w:rsidRPr="00BA207E">
                <w:t>property</w:t>
              </w:r>
            </w:ins>
          </w:p>
        </w:tc>
        <w:tc>
          <w:tcPr>
            <w:tcW w:w="2070" w:type="dxa"/>
            <w:shd w:val="clear" w:color="auto" w:fill="auto"/>
          </w:tcPr>
          <w:p w14:paraId="2BA0BB01" w14:textId="77777777" w:rsidR="007C0870" w:rsidRPr="00BA207E" w:rsidRDefault="007C0870" w:rsidP="00C60793">
            <w:pPr>
              <w:pStyle w:val="TABLE-cell"/>
              <w:rPr>
                <w:ins w:id="20076" w:author="Charles Gifford" w:date="2017-03-20T22:55:00Z"/>
              </w:rPr>
            </w:pPr>
            <w:ins w:id="20077" w:author="Charles Gifford" w:date="2017-03-20T22:55:00Z">
              <w:r w:rsidRPr="00BA207E">
                <w:t>Dependency (D)</w:t>
              </w:r>
            </w:ins>
          </w:p>
        </w:tc>
        <w:tc>
          <w:tcPr>
            <w:tcW w:w="2520" w:type="dxa"/>
            <w:shd w:val="clear" w:color="auto" w:fill="auto"/>
          </w:tcPr>
          <w:p w14:paraId="5032EEAD" w14:textId="77777777" w:rsidR="007C0870" w:rsidRPr="00BA207E" w:rsidRDefault="007C0870" w:rsidP="00C60793">
            <w:pPr>
              <w:pStyle w:val="TABLE-cell"/>
              <w:rPr>
                <w:ins w:id="20078" w:author="Charles Gifford" w:date="2017-03-20T22:55:00Z"/>
              </w:rPr>
            </w:pPr>
            <w:ins w:id="20079" w:author="Charles Gifford" w:date="2017-03-20T22:55:00Z">
              <w:r w:rsidRPr="00BA207E">
                <w:t>Maps to &gt;</w:t>
              </w:r>
            </w:ins>
          </w:p>
        </w:tc>
      </w:tr>
      <w:tr w:rsidR="007C0870" w:rsidRPr="008F275A" w14:paraId="3B99633E" w14:textId="77777777" w:rsidTr="00C60793">
        <w:trPr>
          <w:trHeight w:val="176"/>
          <w:ins w:id="20080" w:author="Charles Gifford" w:date="2017-03-20T22:55:00Z"/>
        </w:trPr>
        <w:tc>
          <w:tcPr>
            <w:tcW w:w="2335" w:type="dxa"/>
            <w:shd w:val="clear" w:color="auto" w:fill="auto"/>
          </w:tcPr>
          <w:p w14:paraId="604ADB77" w14:textId="77777777" w:rsidR="007C0870" w:rsidRPr="00600EB9" w:rsidRDefault="007C0870" w:rsidP="00C60793">
            <w:pPr>
              <w:pStyle w:val="TABLE-cell"/>
              <w:rPr>
                <w:ins w:id="20081" w:author="Charles Gifford" w:date="2017-03-20T22:55:00Z"/>
              </w:rPr>
            </w:pPr>
            <w:ins w:id="20082" w:author="Charles Gifford" w:date="2017-03-20T22:55:00Z">
              <w:r w:rsidRPr="00600EB9">
                <w:t xml:space="preserve">Material </w:t>
              </w:r>
              <w:r>
                <w:t>capability</w:t>
              </w:r>
              <w:r w:rsidRPr="00BA207E">
                <w:t xml:space="preserve"> property</w:t>
              </w:r>
            </w:ins>
          </w:p>
        </w:tc>
        <w:tc>
          <w:tcPr>
            <w:tcW w:w="2340" w:type="dxa"/>
            <w:shd w:val="clear" w:color="auto" w:fill="auto"/>
          </w:tcPr>
          <w:p w14:paraId="32D25633" w14:textId="77777777" w:rsidR="007C0870" w:rsidRPr="00600EB9" w:rsidRDefault="007C0870" w:rsidP="00C60793">
            <w:pPr>
              <w:pStyle w:val="TABLE-cell"/>
              <w:rPr>
                <w:ins w:id="20083" w:author="Charles Gifford" w:date="2017-03-20T22:55:00Z"/>
              </w:rPr>
            </w:pPr>
            <w:ins w:id="20084" w:author="Charles Gifford" w:date="2017-03-20T22:55:00Z">
              <w:r w:rsidRPr="00600EB9">
                <w:t xml:space="preserve">Material </w:t>
              </w:r>
              <w:r>
                <w:t xml:space="preserve">sublot </w:t>
              </w:r>
              <w:r w:rsidRPr="00BA207E">
                <w:t>property</w:t>
              </w:r>
            </w:ins>
          </w:p>
        </w:tc>
        <w:tc>
          <w:tcPr>
            <w:tcW w:w="2070" w:type="dxa"/>
            <w:shd w:val="clear" w:color="auto" w:fill="auto"/>
          </w:tcPr>
          <w:p w14:paraId="4A41A091" w14:textId="77777777" w:rsidR="007C0870" w:rsidRPr="00BA207E" w:rsidRDefault="007C0870" w:rsidP="00C60793">
            <w:pPr>
              <w:pStyle w:val="TABLE-cell"/>
              <w:rPr>
                <w:ins w:id="20085" w:author="Charles Gifford" w:date="2017-03-20T22:55:00Z"/>
              </w:rPr>
            </w:pPr>
            <w:ins w:id="20086" w:author="Charles Gifford" w:date="2017-03-20T22:55:00Z">
              <w:r w:rsidRPr="00BA207E">
                <w:t>Dependency (D)</w:t>
              </w:r>
            </w:ins>
          </w:p>
        </w:tc>
        <w:tc>
          <w:tcPr>
            <w:tcW w:w="2520" w:type="dxa"/>
            <w:shd w:val="clear" w:color="auto" w:fill="auto"/>
          </w:tcPr>
          <w:p w14:paraId="52B9C3CD" w14:textId="77777777" w:rsidR="007C0870" w:rsidRPr="00BA207E" w:rsidRDefault="007C0870" w:rsidP="00C60793">
            <w:pPr>
              <w:pStyle w:val="TABLE-cell"/>
              <w:rPr>
                <w:ins w:id="20087" w:author="Charles Gifford" w:date="2017-03-20T22:55:00Z"/>
              </w:rPr>
            </w:pPr>
            <w:ins w:id="20088" w:author="Charles Gifford" w:date="2017-03-20T22:55:00Z">
              <w:r w:rsidRPr="00BA207E">
                <w:t>Maps to &gt;</w:t>
              </w:r>
            </w:ins>
          </w:p>
        </w:tc>
      </w:tr>
    </w:tbl>
    <w:p w14:paraId="7CDCC317" w14:textId="77777777" w:rsidR="00B638E1" w:rsidRPr="001C220C" w:rsidRDefault="00CF0913" w:rsidP="003E1075">
      <w:pPr>
        <w:pStyle w:val="Heading3"/>
      </w:pPr>
      <w:bookmarkStart w:id="20089" w:name="_Toc320177007"/>
      <w:r w:rsidRPr="001C220C">
        <w:t>Process</w:t>
      </w:r>
      <w:r w:rsidR="00BF69FC" w:rsidRPr="001C220C">
        <w:t xml:space="preserve"> segment</w:t>
      </w:r>
      <w:r w:rsidR="00B638E1" w:rsidRPr="001C220C">
        <w:t xml:space="preserve"> capability</w:t>
      </w:r>
      <w:bookmarkEnd w:id="20089"/>
    </w:p>
    <w:p w14:paraId="3C35339B" w14:textId="77777777" w:rsidR="003C2388" w:rsidRPr="001C220C" w:rsidRDefault="003C2388" w:rsidP="003C2388">
      <w:pPr>
        <w:pStyle w:val="PARAGRAPH"/>
        <w:rPr>
          <w:lang w:val="en-US"/>
        </w:rPr>
      </w:pPr>
      <w:r w:rsidRPr="001C220C">
        <w:rPr>
          <w:lang w:val="en-US"/>
        </w:rPr>
        <w:t xml:space="preserve">A representation of a logical grouping of personnel resources, equipment resources, </w:t>
      </w:r>
      <w:r>
        <w:rPr>
          <w:lang w:val="en-US"/>
        </w:rPr>
        <w:t xml:space="preserve">physical asset resources, </w:t>
      </w:r>
      <w:r w:rsidRPr="001C220C">
        <w:rPr>
          <w:lang w:val="en-US"/>
        </w:rPr>
        <w:t xml:space="preserve">and material that is committed, available, or unavailable for a given process segment for a specific time </w:t>
      </w:r>
      <w:r>
        <w:rPr>
          <w:lang w:val="en-US"/>
        </w:rPr>
        <w:t>shall be presented as</w:t>
      </w:r>
      <w:r w:rsidRPr="001C220C">
        <w:rPr>
          <w:lang w:val="en-US"/>
        </w:rPr>
        <w:t xml:space="preserve"> a</w:t>
      </w:r>
      <w:r w:rsidRPr="001C220C">
        <w:rPr>
          <w:i/>
          <w:lang w:val="en-US"/>
        </w:rPr>
        <w:t xml:space="preserve"> </w:t>
      </w:r>
      <w:r w:rsidRPr="003C2388">
        <w:rPr>
          <w:i/>
          <w:lang w:val="en-US"/>
        </w:rPr>
        <w:t>process segment capability</w:t>
      </w:r>
      <w:r w:rsidRPr="001C220C">
        <w:rPr>
          <w:lang w:val="en-US"/>
        </w:rPr>
        <w:t xml:space="preserve">. </w:t>
      </w:r>
    </w:p>
    <w:p w14:paraId="60098AA9" w14:textId="77777777" w:rsidR="00B638E1" w:rsidRPr="001C220C" w:rsidRDefault="00E47C45" w:rsidP="000D5E27">
      <w:pPr>
        <w:pStyle w:val="PARAGRAPH"/>
        <w:rPr>
          <w:lang w:val="en-US"/>
        </w:rPr>
      </w:pPr>
      <w:r w:rsidRPr="001C220C">
        <w:rPr>
          <w:i/>
          <w:lang w:val="en-US"/>
        </w:rPr>
        <w:t>Process</w:t>
      </w:r>
      <w:r w:rsidR="00BF69FC" w:rsidRPr="001C220C">
        <w:rPr>
          <w:i/>
          <w:lang w:val="en-US"/>
        </w:rPr>
        <w:t xml:space="preserve"> segment</w:t>
      </w:r>
      <w:r w:rsidR="00B638E1" w:rsidRPr="001C220C">
        <w:rPr>
          <w:i/>
          <w:lang w:val="en-US"/>
        </w:rPr>
        <w:t xml:space="preserve"> capability </w:t>
      </w:r>
      <w:r w:rsidR="00B638E1" w:rsidRPr="001C220C">
        <w:rPr>
          <w:lang w:val="en-US"/>
        </w:rPr>
        <w:t xml:space="preserve">has an equivalent structure to the personnel, equipment and material structure of </w:t>
      </w:r>
      <w:r w:rsidR="00CF0913" w:rsidRPr="001C220C">
        <w:rPr>
          <w:i/>
          <w:lang w:val="en-US"/>
        </w:rPr>
        <w:t>operations</w:t>
      </w:r>
      <w:r w:rsidR="006A5B9A" w:rsidRPr="001C220C">
        <w:rPr>
          <w:i/>
          <w:lang w:val="en-US"/>
        </w:rPr>
        <w:t xml:space="preserve"> capability</w:t>
      </w:r>
      <w:r w:rsidR="00B638E1" w:rsidRPr="001C220C">
        <w:rPr>
          <w:lang w:val="en-US"/>
        </w:rPr>
        <w:t xml:space="preserve">, except the </w:t>
      </w:r>
      <w:r w:rsidR="00CF0913" w:rsidRPr="001C220C">
        <w:rPr>
          <w:i/>
          <w:lang w:val="en-US"/>
        </w:rPr>
        <w:t>process</w:t>
      </w:r>
      <w:r w:rsidR="00BF69FC" w:rsidRPr="001C220C">
        <w:rPr>
          <w:i/>
          <w:lang w:val="en-US"/>
        </w:rPr>
        <w:t xml:space="preserve"> segment</w:t>
      </w:r>
      <w:r w:rsidR="00B638E1" w:rsidRPr="001C220C">
        <w:rPr>
          <w:i/>
          <w:lang w:val="en-US"/>
        </w:rPr>
        <w:t xml:space="preserve"> capability</w:t>
      </w:r>
      <w:r w:rsidR="00B638E1" w:rsidRPr="001C220C">
        <w:rPr>
          <w:lang w:val="en-US"/>
        </w:rPr>
        <w:t xml:space="preserve"> is defined for a specific </w:t>
      </w:r>
      <w:r w:rsidR="00BF69FC" w:rsidRPr="001C220C">
        <w:rPr>
          <w:i/>
          <w:lang w:val="en-US"/>
        </w:rPr>
        <w:t>process segment</w:t>
      </w:r>
      <w:r w:rsidR="00B638E1" w:rsidRPr="001C220C">
        <w:rPr>
          <w:lang w:val="en-US"/>
        </w:rPr>
        <w:t>.</w:t>
      </w:r>
    </w:p>
    <w:bookmarkStart w:id="20090" w:name="_Ref162334540"/>
    <w:bookmarkStart w:id="20091" w:name="_Toc266864211"/>
    <w:bookmarkStart w:id="20092" w:name="_Toc306621099"/>
    <w:bookmarkStart w:id="20093" w:name="_Toc320178495"/>
    <w:p w14:paraId="0FC16BC4" w14:textId="7FDB8083" w:rsidR="0096517F" w:rsidRDefault="00B86B2E" w:rsidP="0096517F">
      <w:pPr>
        <w:pStyle w:val="PARAGRAPH"/>
        <w:rPr>
          <w:i/>
          <w:lang w:val="en-US"/>
        </w:rPr>
      </w:pPr>
      <w:r>
        <w:rPr>
          <w:lang w:val="en-US"/>
        </w:rPr>
        <w:fldChar w:fldCharType="begin"/>
      </w:r>
      <w:r>
        <w:rPr>
          <w:lang w:val="en-US"/>
        </w:rPr>
        <w:instrText xml:space="preserve"> REF _Ref449177611 \h </w:instrText>
      </w:r>
      <w:r>
        <w:rPr>
          <w:lang w:val="en-US"/>
        </w:rPr>
      </w:r>
      <w:r>
        <w:rPr>
          <w:lang w:val="en-US"/>
        </w:rPr>
        <w:fldChar w:fldCharType="separate"/>
      </w:r>
      <w:r w:rsidRPr="001C220C">
        <w:rPr>
          <w:lang w:val="en-US"/>
        </w:rPr>
        <w:t xml:space="preserve">Table </w:t>
      </w:r>
      <w:r>
        <w:rPr>
          <w:noProof/>
          <w:lang w:val="en-US"/>
        </w:rPr>
        <w:t>234</w:t>
      </w:r>
      <w:r>
        <w:rPr>
          <w:lang w:val="en-US"/>
        </w:rPr>
        <w:fldChar w:fldCharType="end"/>
      </w:r>
      <w:r w:rsidR="00642D98">
        <w:rPr>
          <w:lang w:val="en-US"/>
        </w:rPr>
        <w:t xml:space="preserve"> </w:t>
      </w:r>
      <w:r w:rsidR="003C2388" w:rsidRPr="001C220C">
        <w:rPr>
          <w:lang w:val="en-US"/>
        </w:rPr>
        <w:t xml:space="preserve">lists the </w:t>
      </w:r>
      <w:r w:rsidR="0096517F">
        <w:rPr>
          <w:lang w:val="en-US"/>
        </w:rPr>
        <w:t>relationship</w:t>
      </w:r>
      <w:r w:rsidR="003735C7">
        <w:rPr>
          <w:lang w:val="en-US"/>
        </w:rPr>
        <w:t xml:space="preserve"> role</w:t>
      </w:r>
      <w:r w:rsidR="0096517F">
        <w:rPr>
          <w:lang w:val="en-US"/>
        </w:rPr>
        <w:t>s</w:t>
      </w:r>
      <w:r w:rsidR="003C2388" w:rsidRPr="001C220C">
        <w:rPr>
          <w:lang w:val="en-US"/>
        </w:rPr>
        <w:t xml:space="preserve"> of </w:t>
      </w:r>
      <w:r w:rsidR="00530334">
        <w:rPr>
          <w:lang w:val="en-US"/>
        </w:rPr>
        <w:t xml:space="preserve">the </w:t>
      </w:r>
      <w:r w:rsidR="003C2388" w:rsidRPr="001C220C">
        <w:rPr>
          <w:i/>
          <w:lang w:val="en-US"/>
        </w:rPr>
        <w:t>process segment capability</w:t>
      </w:r>
      <w:r w:rsidR="003C2388">
        <w:rPr>
          <w:i/>
          <w:lang w:val="en-US"/>
        </w:rPr>
        <w:t xml:space="preserve">. </w:t>
      </w:r>
      <w:r w:rsidR="00AB6356">
        <w:rPr>
          <w:lang w:val="en-US"/>
        </w:rPr>
        <w:t xml:space="preserve"> </w:t>
      </w:r>
      <w:r>
        <w:rPr>
          <w:lang w:val="en-US"/>
        </w:rPr>
        <w:fldChar w:fldCharType="begin"/>
      </w:r>
      <w:r>
        <w:rPr>
          <w:lang w:val="en-US"/>
        </w:rPr>
        <w:instrText xml:space="preserve"> REF _Ref337199343 \h </w:instrText>
      </w:r>
      <w:r>
        <w:rPr>
          <w:lang w:val="en-US"/>
        </w:rPr>
      </w:r>
      <w:r>
        <w:rPr>
          <w:lang w:val="en-US"/>
        </w:rPr>
        <w:fldChar w:fldCharType="separate"/>
      </w:r>
      <w:r w:rsidRPr="001C220C">
        <w:rPr>
          <w:lang w:val="en-US"/>
        </w:rPr>
        <w:t xml:space="preserve">Table </w:t>
      </w:r>
      <w:r>
        <w:rPr>
          <w:noProof/>
          <w:lang w:val="en-US"/>
        </w:rPr>
        <w:t>235</w:t>
      </w:r>
      <w:r>
        <w:rPr>
          <w:lang w:val="en-US"/>
        </w:rPr>
        <w:fldChar w:fldCharType="end"/>
      </w:r>
      <w:r w:rsidR="0096517F" w:rsidRPr="001C220C">
        <w:rPr>
          <w:lang w:val="en-US"/>
        </w:rPr>
        <w:t xml:space="preserve"> lists the attributes of </w:t>
      </w:r>
      <w:r w:rsidR="00530334">
        <w:rPr>
          <w:lang w:val="en-US"/>
        </w:rPr>
        <w:t xml:space="preserve">the </w:t>
      </w:r>
      <w:r w:rsidR="0096517F" w:rsidRPr="001C220C">
        <w:rPr>
          <w:i/>
          <w:lang w:val="en-US"/>
        </w:rPr>
        <w:t>process segment capability</w:t>
      </w:r>
      <w:r w:rsidR="0096517F">
        <w:rPr>
          <w:i/>
          <w:lang w:val="en-US"/>
        </w:rPr>
        <w:t xml:space="preserve">. </w:t>
      </w:r>
    </w:p>
    <w:p w14:paraId="0A5006BD" w14:textId="139182CE" w:rsidR="0096517F" w:rsidRDefault="0096517F" w:rsidP="0096517F">
      <w:pPr>
        <w:pStyle w:val="TABLE-title"/>
        <w:rPr>
          <w:ins w:id="20094" w:author="Charles Gifford" w:date="2017-03-20T23:45:00Z"/>
          <w:lang w:val="en-US"/>
        </w:rPr>
      </w:pPr>
      <w:bookmarkStart w:id="20095" w:name="_Ref449177611"/>
      <w:bookmarkStart w:id="20096" w:name="_Toc478492534"/>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B86B2E">
        <w:rPr>
          <w:noProof/>
          <w:lang w:val="en-US"/>
        </w:rPr>
        <w:t>234</w:t>
      </w:r>
      <w:r w:rsidR="00FD29D6">
        <w:rPr>
          <w:lang w:val="en-US"/>
        </w:rPr>
        <w:fldChar w:fldCharType="end"/>
      </w:r>
      <w:bookmarkEnd w:id="20095"/>
      <w:r w:rsidRPr="001C220C">
        <w:rPr>
          <w:noProof/>
          <w:lang w:val="en-US"/>
        </w:rPr>
        <w:t xml:space="preserve"> </w:t>
      </w:r>
      <w:r>
        <w:rPr>
          <w:lang w:val="en-US"/>
        </w:rPr>
        <w:t>–</w:t>
      </w:r>
      <w:r w:rsidRPr="001C220C">
        <w:rPr>
          <w:noProof/>
          <w:lang w:val="en-US"/>
        </w:rPr>
        <w:t xml:space="preserve"> </w:t>
      </w:r>
      <w:r>
        <w:rPr>
          <w:lang w:val="en-US"/>
        </w:rPr>
        <w:t>P</w:t>
      </w:r>
      <w:r w:rsidRPr="001C220C">
        <w:rPr>
          <w:noProof/>
          <w:lang w:val="en-US"/>
        </w:rPr>
        <w:t>rocess segment capability</w:t>
      </w:r>
      <w:r w:rsidRPr="00AC2193">
        <w:rPr>
          <w:lang w:val="en-US"/>
        </w:rPr>
        <w:t xml:space="preserve"> </w:t>
      </w:r>
      <w:r>
        <w:rPr>
          <w:lang w:val="en-US"/>
        </w:rPr>
        <w:t>relationship</w:t>
      </w:r>
      <w:r w:rsidR="003735C7">
        <w:rPr>
          <w:lang w:val="en-US"/>
        </w:rPr>
        <w:t xml:space="preserve"> role</w:t>
      </w:r>
      <w:r>
        <w:rPr>
          <w:lang w:val="en-US"/>
        </w:rPr>
        <w:t>s</w:t>
      </w:r>
      <w:bookmarkEnd w:id="20096"/>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170"/>
        <w:gridCol w:w="3690"/>
      </w:tblGrid>
      <w:tr w:rsidR="003735C7" w:rsidRPr="009432BC" w14:paraId="0751277E" w14:textId="77777777" w:rsidTr="00C60793">
        <w:trPr>
          <w:trHeight w:val="197"/>
          <w:tblHeader/>
          <w:ins w:id="20097" w:author="Charles Gifford" w:date="2017-03-20T23:45:00Z"/>
        </w:trPr>
        <w:tc>
          <w:tcPr>
            <w:tcW w:w="2155" w:type="dxa"/>
            <w:shd w:val="clear" w:color="auto" w:fill="auto"/>
          </w:tcPr>
          <w:p w14:paraId="162AED10" w14:textId="77777777" w:rsidR="003735C7" w:rsidRPr="009432BC" w:rsidRDefault="003735C7" w:rsidP="00C60793">
            <w:pPr>
              <w:pStyle w:val="TABLE-col-heading"/>
              <w:rPr>
                <w:ins w:id="20098" w:author="Charles Gifford" w:date="2017-03-20T23:45:00Z"/>
              </w:rPr>
            </w:pPr>
            <w:ins w:id="20099" w:author="Charles Gifford" w:date="2017-03-20T23:45:00Z">
              <w:r w:rsidRPr="009432BC">
                <w:t>Related Object</w:t>
              </w:r>
            </w:ins>
          </w:p>
        </w:tc>
        <w:tc>
          <w:tcPr>
            <w:tcW w:w="2070" w:type="dxa"/>
            <w:shd w:val="clear" w:color="auto" w:fill="auto"/>
          </w:tcPr>
          <w:p w14:paraId="07D53E48" w14:textId="77777777" w:rsidR="003735C7" w:rsidRPr="009432BC" w:rsidRDefault="003735C7" w:rsidP="00C60793">
            <w:pPr>
              <w:pStyle w:val="TABLE-col-heading"/>
              <w:rPr>
                <w:ins w:id="20100" w:author="Charles Gifford" w:date="2017-03-20T23:45:00Z"/>
              </w:rPr>
            </w:pPr>
            <w:ins w:id="20101" w:author="Charles Gifford" w:date="2017-03-20T23:45:00Z">
              <w:r w:rsidRPr="009432BC">
                <w:t>Role</w:t>
              </w:r>
            </w:ins>
          </w:p>
        </w:tc>
        <w:tc>
          <w:tcPr>
            <w:tcW w:w="1170" w:type="dxa"/>
            <w:shd w:val="clear" w:color="auto" w:fill="auto"/>
          </w:tcPr>
          <w:p w14:paraId="1AC2FDDD" w14:textId="77777777" w:rsidR="003735C7" w:rsidRPr="009432BC" w:rsidRDefault="003735C7" w:rsidP="00C60793">
            <w:pPr>
              <w:pStyle w:val="TABLE-col-heading"/>
              <w:rPr>
                <w:ins w:id="20102" w:author="Charles Gifford" w:date="2017-03-20T23:45:00Z"/>
              </w:rPr>
            </w:pPr>
            <w:ins w:id="20103" w:author="Charles Gifford" w:date="2017-03-20T23:45:00Z">
              <w:r w:rsidRPr="009432BC">
                <w:t>Multiplicity</w:t>
              </w:r>
            </w:ins>
          </w:p>
        </w:tc>
        <w:tc>
          <w:tcPr>
            <w:tcW w:w="3690" w:type="dxa"/>
            <w:shd w:val="clear" w:color="auto" w:fill="auto"/>
          </w:tcPr>
          <w:p w14:paraId="4591D97B" w14:textId="77777777" w:rsidR="003735C7" w:rsidRPr="009432BC" w:rsidRDefault="003735C7" w:rsidP="00C60793">
            <w:pPr>
              <w:pStyle w:val="TABLE-col-heading"/>
              <w:rPr>
                <w:ins w:id="20104" w:author="Charles Gifford" w:date="2017-03-20T23:45:00Z"/>
              </w:rPr>
            </w:pPr>
            <w:ins w:id="20105" w:author="Charles Gifford" w:date="2017-03-20T23:45:00Z">
              <w:r w:rsidRPr="009432BC">
                <w:t>Description</w:t>
              </w:r>
            </w:ins>
          </w:p>
        </w:tc>
      </w:tr>
      <w:tr w:rsidR="003735C7" w:rsidRPr="009432BC" w14:paraId="6957749D" w14:textId="77777777" w:rsidTr="00C60793">
        <w:trPr>
          <w:trHeight w:val="332"/>
          <w:ins w:id="20106" w:author="Charles Gifford" w:date="2017-03-20T23:45:00Z"/>
        </w:trPr>
        <w:tc>
          <w:tcPr>
            <w:tcW w:w="2155" w:type="dxa"/>
          </w:tcPr>
          <w:p w14:paraId="4F64BE27" w14:textId="35B885D5" w:rsidR="003735C7" w:rsidRDefault="00DB6BE9" w:rsidP="00C60793">
            <w:pPr>
              <w:pStyle w:val="TABLE-cell"/>
              <w:rPr>
                <w:ins w:id="20107" w:author="Charles Gifford" w:date="2017-03-20T23:45:00Z"/>
                <w:szCs w:val="20"/>
                <w:lang w:val="en-US"/>
              </w:rPr>
            </w:pPr>
            <w:ins w:id="20108" w:author="Charles Gifford" w:date="2017-03-20T23:45:00Z">
              <w:r>
                <w:rPr>
                  <w:szCs w:val="20"/>
                  <w:lang w:val="en-US"/>
                </w:rPr>
                <w:t>Process segmen</w:t>
              </w:r>
            </w:ins>
            <w:ins w:id="20109" w:author="Charles Gifford" w:date="2017-03-20T23:47:00Z">
              <w:r>
                <w:rPr>
                  <w:szCs w:val="20"/>
                  <w:lang w:val="en-US"/>
                </w:rPr>
                <w:t>t</w:t>
              </w:r>
            </w:ins>
          </w:p>
        </w:tc>
        <w:tc>
          <w:tcPr>
            <w:tcW w:w="2070" w:type="dxa"/>
          </w:tcPr>
          <w:p w14:paraId="66DFAC8A" w14:textId="7FA254B9" w:rsidR="003735C7" w:rsidRDefault="00DB6BE9" w:rsidP="00C60793">
            <w:pPr>
              <w:pStyle w:val="TABLE-cell"/>
              <w:rPr>
                <w:ins w:id="20110" w:author="Charles Gifford" w:date="2017-03-20T23:45:00Z"/>
                <w:szCs w:val="20"/>
                <w:lang w:val="en-US"/>
              </w:rPr>
            </w:pPr>
            <w:ins w:id="20111" w:author="Charles Gifford" w:date="2017-03-20T23:45:00Z">
              <w:r>
                <w:rPr>
                  <w:szCs w:val="20"/>
                  <w:lang w:val="en-US"/>
                </w:rPr>
                <w:t>Process segmen</w:t>
              </w:r>
            </w:ins>
            <w:ins w:id="20112" w:author="Charles Gifford" w:date="2017-03-20T23:48:00Z">
              <w:r>
                <w:rPr>
                  <w:szCs w:val="20"/>
                  <w:lang w:val="en-US"/>
                </w:rPr>
                <w:t>t</w:t>
              </w:r>
            </w:ins>
          </w:p>
        </w:tc>
        <w:tc>
          <w:tcPr>
            <w:tcW w:w="1170" w:type="dxa"/>
          </w:tcPr>
          <w:p w14:paraId="2DEB2A30" w14:textId="77777777" w:rsidR="003735C7" w:rsidRDefault="003735C7" w:rsidP="00C60793">
            <w:pPr>
              <w:pStyle w:val="TABLE-cell"/>
              <w:rPr>
                <w:ins w:id="20113" w:author="Charles Gifford" w:date="2017-03-20T23:45:00Z"/>
                <w:szCs w:val="20"/>
                <w:lang w:val="en-US"/>
              </w:rPr>
            </w:pPr>
            <w:ins w:id="20114" w:author="Charles Gifford" w:date="2017-03-20T23:45:00Z">
              <w:r>
                <w:rPr>
                  <w:szCs w:val="20"/>
                  <w:lang w:val="en-US"/>
                </w:rPr>
                <w:t>0..*</w:t>
              </w:r>
            </w:ins>
          </w:p>
        </w:tc>
        <w:tc>
          <w:tcPr>
            <w:tcW w:w="3690" w:type="dxa"/>
          </w:tcPr>
          <w:p w14:paraId="31BE372D" w14:textId="141E0175" w:rsidR="003735C7" w:rsidRDefault="003735C7" w:rsidP="00C60793">
            <w:pPr>
              <w:pStyle w:val="TABLE-cell"/>
              <w:rPr>
                <w:ins w:id="20115" w:author="Charles Gifford" w:date="2017-03-20T23:45:00Z"/>
                <w:lang w:val="en-US"/>
              </w:rPr>
            </w:pPr>
            <w:ins w:id="20116" w:author="Charles Gifford" w:date="2017-03-20T23:45:00Z">
              <w:r>
                <w:rPr>
                  <w:lang w:val="en-US"/>
                </w:rPr>
                <w:t xml:space="preserve">The </w:t>
              </w:r>
              <w:r>
                <w:rPr>
                  <w:i/>
                  <w:lang w:val="en-US"/>
                </w:rPr>
                <w:t>process segment</w:t>
              </w:r>
              <w:r>
                <w:rPr>
                  <w:lang w:val="en-US"/>
                </w:rPr>
                <w:t xml:space="preserve"> related to this </w:t>
              </w:r>
              <w:r>
                <w:rPr>
                  <w:i/>
                  <w:lang w:val="en-US"/>
                </w:rPr>
                <w:t>operations capability.</w:t>
              </w:r>
            </w:ins>
          </w:p>
        </w:tc>
      </w:tr>
      <w:tr w:rsidR="00DB6BE9" w:rsidRPr="009432BC" w14:paraId="77BBA060" w14:textId="77777777" w:rsidTr="00C60793">
        <w:trPr>
          <w:trHeight w:val="332"/>
          <w:ins w:id="20117" w:author="Charles Gifford" w:date="2017-03-20T23:48:00Z"/>
        </w:trPr>
        <w:tc>
          <w:tcPr>
            <w:tcW w:w="2155" w:type="dxa"/>
          </w:tcPr>
          <w:p w14:paraId="5E781114" w14:textId="15688463" w:rsidR="00DB6BE9" w:rsidRDefault="00DB6BE9" w:rsidP="00DB6BE9">
            <w:pPr>
              <w:pStyle w:val="TABLE-cell"/>
              <w:rPr>
                <w:ins w:id="20118" w:author="Charles Gifford" w:date="2017-03-20T23:48:00Z"/>
                <w:szCs w:val="20"/>
                <w:lang w:val="en-US"/>
              </w:rPr>
            </w:pPr>
            <w:ins w:id="20119" w:author="Charles Gifford" w:date="2017-03-20T23:49:00Z">
              <w:r>
                <w:rPr>
                  <w:szCs w:val="20"/>
                  <w:lang w:val="en-US"/>
                </w:rPr>
                <w:t>Process segment capability</w:t>
              </w:r>
            </w:ins>
          </w:p>
        </w:tc>
        <w:tc>
          <w:tcPr>
            <w:tcW w:w="2070" w:type="dxa"/>
          </w:tcPr>
          <w:p w14:paraId="3F341D1C" w14:textId="0A95822C" w:rsidR="00DB6BE9" w:rsidRDefault="00DB6BE9" w:rsidP="00DB6BE9">
            <w:pPr>
              <w:pStyle w:val="TABLE-cell"/>
              <w:rPr>
                <w:ins w:id="20120" w:author="Charles Gifford" w:date="2017-03-20T23:48:00Z"/>
                <w:szCs w:val="20"/>
                <w:lang w:val="en-US"/>
              </w:rPr>
            </w:pPr>
            <w:ins w:id="20121" w:author="Charles Gifford" w:date="2017-03-20T23:49:00Z">
              <w:r>
                <w:rPr>
                  <w:szCs w:val="20"/>
                  <w:lang w:val="en-US"/>
                </w:rPr>
                <w:t>Process segment capability child</w:t>
              </w:r>
            </w:ins>
          </w:p>
        </w:tc>
        <w:tc>
          <w:tcPr>
            <w:tcW w:w="1170" w:type="dxa"/>
          </w:tcPr>
          <w:p w14:paraId="4D4D83C7" w14:textId="02118608" w:rsidR="00DB6BE9" w:rsidRDefault="00DB6BE9" w:rsidP="00DB6BE9">
            <w:pPr>
              <w:pStyle w:val="TABLE-cell"/>
              <w:rPr>
                <w:ins w:id="20122" w:author="Charles Gifford" w:date="2017-03-20T23:48:00Z"/>
                <w:szCs w:val="20"/>
                <w:lang w:val="en-US"/>
              </w:rPr>
            </w:pPr>
            <w:ins w:id="20123" w:author="Charles Gifford" w:date="2017-03-20T23:49:00Z">
              <w:r>
                <w:rPr>
                  <w:szCs w:val="20"/>
                  <w:lang w:val="en-US"/>
                </w:rPr>
                <w:t>0..*</w:t>
              </w:r>
            </w:ins>
          </w:p>
        </w:tc>
        <w:tc>
          <w:tcPr>
            <w:tcW w:w="3690" w:type="dxa"/>
          </w:tcPr>
          <w:p w14:paraId="31C54382" w14:textId="1BE3F101" w:rsidR="00DB6BE9" w:rsidRDefault="00DB6BE9" w:rsidP="00DB6BE9">
            <w:pPr>
              <w:pStyle w:val="TABLE-cell"/>
              <w:rPr>
                <w:ins w:id="20124" w:author="Charles Gifford" w:date="2017-03-20T23:48:00Z"/>
                <w:lang w:val="en-US"/>
              </w:rPr>
            </w:pPr>
            <w:ins w:id="20125" w:author="Charles Gifford" w:date="2017-03-20T23:51:00Z">
              <w:r w:rsidRPr="00091763">
                <w:rPr>
                  <w:lang w:val="en-US"/>
                </w:rPr>
                <w:t xml:space="preserve">The nested </w:t>
              </w:r>
              <w:r w:rsidRPr="00F515CD">
                <w:rPr>
                  <w:i/>
                  <w:lang w:val="en-US"/>
                </w:rPr>
                <w:t>process segment capability</w:t>
              </w:r>
              <w:r>
                <w:rPr>
                  <w:i/>
                  <w:lang w:val="en-US"/>
                </w:rPr>
                <w:t>(s)</w:t>
              </w:r>
              <w:r>
                <w:rPr>
                  <w:lang w:val="en-US"/>
                </w:rPr>
                <w:t xml:space="preserve"> makes up part of this </w:t>
              </w:r>
              <w:r w:rsidRPr="00F515CD">
                <w:rPr>
                  <w:i/>
                  <w:lang w:val="en-US"/>
                </w:rPr>
                <w:t xml:space="preserve">process segment capability </w:t>
              </w:r>
              <w:r>
                <w:rPr>
                  <w:i/>
                  <w:lang w:val="en-US"/>
                </w:rPr>
                <w:t>as the whole</w:t>
              </w:r>
              <w:r w:rsidRPr="00752C4B">
                <w:rPr>
                  <w:lang w:val="en-US"/>
                </w:rPr>
                <w:t>.</w:t>
              </w:r>
            </w:ins>
          </w:p>
        </w:tc>
      </w:tr>
      <w:tr w:rsidR="003735C7" w:rsidRPr="009432BC" w14:paraId="6CEF5F04" w14:textId="77777777" w:rsidTr="00C60793">
        <w:trPr>
          <w:trHeight w:val="332"/>
          <w:ins w:id="20126" w:author="Charles Gifford" w:date="2017-03-20T23:45:00Z"/>
        </w:trPr>
        <w:tc>
          <w:tcPr>
            <w:tcW w:w="2155" w:type="dxa"/>
          </w:tcPr>
          <w:p w14:paraId="2BD528EB" w14:textId="77777777" w:rsidR="003735C7" w:rsidRDefault="003735C7" w:rsidP="00C60793">
            <w:pPr>
              <w:pStyle w:val="TABLE-cell"/>
              <w:rPr>
                <w:ins w:id="20127" w:author="Charles Gifford" w:date="2017-03-20T23:45:00Z"/>
                <w:szCs w:val="20"/>
                <w:lang w:val="en-US"/>
              </w:rPr>
            </w:pPr>
            <w:ins w:id="20128" w:author="Charles Gifford" w:date="2017-03-20T23:45:00Z">
              <w:r>
                <w:rPr>
                  <w:szCs w:val="20"/>
                  <w:lang w:val="en-US"/>
                </w:rPr>
                <w:t>Personnel capability</w:t>
              </w:r>
            </w:ins>
          </w:p>
        </w:tc>
        <w:tc>
          <w:tcPr>
            <w:tcW w:w="2070" w:type="dxa"/>
          </w:tcPr>
          <w:p w14:paraId="2B8F77B8" w14:textId="77777777" w:rsidR="003735C7" w:rsidRDefault="003735C7" w:rsidP="00C60793">
            <w:pPr>
              <w:pStyle w:val="TABLE-cell"/>
              <w:rPr>
                <w:ins w:id="20129" w:author="Charles Gifford" w:date="2017-03-20T23:45:00Z"/>
                <w:szCs w:val="20"/>
                <w:lang w:val="en-US"/>
              </w:rPr>
            </w:pPr>
            <w:ins w:id="20130" w:author="Charles Gifford" w:date="2017-03-20T23:45:00Z">
              <w:r>
                <w:rPr>
                  <w:szCs w:val="20"/>
                  <w:lang w:val="en-US"/>
                </w:rPr>
                <w:t>Personnel capability</w:t>
              </w:r>
            </w:ins>
          </w:p>
        </w:tc>
        <w:tc>
          <w:tcPr>
            <w:tcW w:w="1170" w:type="dxa"/>
          </w:tcPr>
          <w:p w14:paraId="39F09819" w14:textId="77777777" w:rsidR="003735C7" w:rsidRDefault="003735C7" w:rsidP="00C60793">
            <w:pPr>
              <w:pStyle w:val="TABLE-cell"/>
              <w:rPr>
                <w:ins w:id="20131" w:author="Charles Gifford" w:date="2017-03-20T23:45:00Z"/>
                <w:szCs w:val="20"/>
                <w:lang w:val="en-US"/>
              </w:rPr>
            </w:pPr>
            <w:ins w:id="20132" w:author="Charles Gifford" w:date="2017-03-20T23:45:00Z">
              <w:r>
                <w:rPr>
                  <w:szCs w:val="20"/>
                  <w:lang w:val="en-US"/>
                </w:rPr>
                <w:t>0..*</w:t>
              </w:r>
            </w:ins>
          </w:p>
        </w:tc>
        <w:tc>
          <w:tcPr>
            <w:tcW w:w="3690" w:type="dxa"/>
          </w:tcPr>
          <w:p w14:paraId="5E07D125" w14:textId="2186C74C" w:rsidR="003735C7" w:rsidRDefault="003735C7" w:rsidP="00C60793">
            <w:pPr>
              <w:pStyle w:val="TABLE-cell"/>
              <w:rPr>
                <w:ins w:id="20133" w:author="Charles Gifford" w:date="2017-03-20T23:45:00Z"/>
                <w:lang w:val="en-US"/>
              </w:rPr>
            </w:pPr>
            <w:ins w:id="20134" w:author="Charles Gifford" w:date="2017-03-20T23:45:00Z">
              <w:r>
                <w:rPr>
                  <w:lang w:val="en-US"/>
                </w:rPr>
                <w:t xml:space="preserve">The </w:t>
              </w:r>
              <w:r>
                <w:rPr>
                  <w:i/>
                  <w:lang w:val="en-US"/>
                </w:rPr>
                <w:t>personnel capability</w:t>
              </w:r>
              <w:r>
                <w:rPr>
                  <w:lang w:val="en-US"/>
                </w:rPr>
                <w:t xml:space="preserve"> related to this </w:t>
              </w:r>
            </w:ins>
            <w:ins w:id="20135" w:author="Charles Gifford" w:date="2017-03-20T23:48:00Z">
              <w:r w:rsidR="00DB6BE9">
                <w:rPr>
                  <w:i/>
                  <w:lang w:val="en-US"/>
                </w:rPr>
                <w:t>process segment</w:t>
              </w:r>
            </w:ins>
            <w:ins w:id="20136" w:author="Charles Gifford" w:date="2017-03-20T23:45:00Z">
              <w:r>
                <w:rPr>
                  <w:i/>
                  <w:lang w:val="en-US"/>
                </w:rPr>
                <w:t xml:space="preserve"> capability.</w:t>
              </w:r>
            </w:ins>
          </w:p>
        </w:tc>
      </w:tr>
      <w:tr w:rsidR="003735C7" w:rsidRPr="009432BC" w14:paraId="40306FC2" w14:textId="77777777" w:rsidTr="00C60793">
        <w:trPr>
          <w:trHeight w:val="332"/>
          <w:ins w:id="20137" w:author="Charles Gifford" w:date="2017-03-20T23:45:00Z"/>
        </w:trPr>
        <w:tc>
          <w:tcPr>
            <w:tcW w:w="2155" w:type="dxa"/>
          </w:tcPr>
          <w:p w14:paraId="361D0FD8" w14:textId="77777777" w:rsidR="003735C7" w:rsidRDefault="003735C7" w:rsidP="00C60793">
            <w:pPr>
              <w:pStyle w:val="TABLE-cell"/>
              <w:rPr>
                <w:ins w:id="20138" w:author="Charles Gifford" w:date="2017-03-20T23:45:00Z"/>
                <w:szCs w:val="20"/>
                <w:lang w:val="en-US"/>
              </w:rPr>
            </w:pPr>
            <w:ins w:id="20139" w:author="Charles Gifford" w:date="2017-03-20T23:45:00Z">
              <w:r>
                <w:rPr>
                  <w:szCs w:val="20"/>
                  <w:lang w:val="en-US"/>
                </w:rPr>
                <w:t>Equipment capability</w:t>
              </w:r>
            </w:ins>
          </w:p>
        </w:tc>
        <w:tc>
          <w:tcPr>
            <w:tcW w:w="2070" w:type="dxa"/>
          </w:tcPr>
          <w:p w14:paraId="13F5A0D2" w14:textId="77777777" w:rsidR="003735C7" w:rsidRDefault="003735C7" w:rsidP="00C60793">
            <w:pPr>
              <w:pStyle w:val="TABLE-cell"/>
              <w:rPr>
                <w:ins w:id="20140" w:author="Charles Gifford" w:date="2017-03-20T23:45:00Z"/>
                <w:szCs w:val="20"/>
                <w:lang w:val="en-US"/>
              </w:rPr>
            </w:pPr>
            <w:ins w:id="20141" w:author="Charles Gifford" w:date="2017-03-20T23:45:00Z">
              <w:r>
                <w:rPr>
                  <w:szCs w:val="20"/>
                  <w:lang w:val="en-US"/>
                </w:rPr>
                <w:t>Equipment capability</w:t>
              </w:r>
            </w:ins>
          </w:p>
        </w:tc>
        <w:tc>
          <w:tcPr>
            <w:tcW w:w="1170" w:type="dxa"/>
          </w:tcPr>
          <w:p w14:paraId="5127597A" w14:textId="77777777" w:rsidR="003735C7" w:rsidRDefault="003735C7" w:rsidP="00C60793">
            <w:pPr>
              <w:pStyle w:val="TABLE-cell"/>
              <w:rPr>
                <w:ins w:id="20142" w:author="Charles Gifford" w:date="2017-03-20T23:45:00Z"/>
                <w:szCs w:val="20"/>
                <w:lang w:val="en-US"/>
              </w:rPr>
            </w:pPr>
            <w:ins w:id="20143" w:author="Charles Gifford" w:date="2017-03-20T23:45:00Z">
              <w:r>
                <w:rPr>
                  <w:szCs w:val="20"/>
                  <w:lang w:val="en-US"/>
                </w:rPr>
                <w:t>0..*</w:t>
              </w:r>
            </w:ins>
          </w:p>
        </w:tc>
        <w:tc>
          <w:tcPr>
            <w:tcW w:w="3690" w:type="dxa"/>
          </w:tcPr>
          <w:p w14:paraId="6DA07835" w14:textId="2A4CD15B" w:rsidR="003735C7" w:rsidRDefault="003735C7" w:rsidP="00C60793">
            <w:pPr>
              <w:pStyle w:val="TABLE-cell"/>
              <w:rPr>
                <w:ins w:id="20144" w:author="Charles Gifford" w:date="2017-03-20T23:45:00Z"/>
                <w:lang w:val="en-US"/>
              </w:rPr>
            </w:pPr>
            <w:ins w:id="20145" w:author="Charles Gifford" w:date="2017-03-20T23:45:00Z">
              <w:r>
                <w:rPr>
                  <w:lang w:val="en-US"/>
                </w:rPr>
                <w:t xml:space="preserve">The </w:t>
              </w:r>
              <w:r>
                <w:rPr>
                  <w:i/>
                  <w:lang w:val="en-US"/>
                </w:rPr>
                <w:t>equipment capability</w:t>
              </w:r>
              <w:r>
                <w:rPr>
                  <w:lang w:val="en-US"/>
                </w:rPr>
                <w:t xml:space="preserve"> related to this</w:t>
              </w:r>
              <w:r>
                <w:rPr>
                  <w:i/>
                  <w:lang w:val="en-US"/>
                </w:rPr>
                <w:t xml:space="preserve"> </w:t>
              </w:r>
            </w:ins>
            <w:ins w:id="20146" w:author="Charles Gifford" w:date="2017-03-20T23:48:00Z">
              <w:r w:rsidR="00DB6BE9">
                <w:rPr>
                  <w:i/>
                  <w:lang w:val="en-US"/>
                </w:rPr>
                <w:t>process segment</w:t>
              </w:r>
            </w:ins>
            <w:ins w:id="20147" w:author="Charles Gifford" w:date="2017-03-20T23:45:00Z">
              <w:r>
                <w:rPr>
                  <w:i/>
                  <w:lang w:val="en-US"/>
                </w:rPr>
                <w:t xml:space="preserve"> capability.</w:t>
              </w:r>
            </w:ins>
          </w:p>
        </w:tc>
      </w:tr>
      <w:tr w:rsidR="003735C7" w:rsidRPr="009432BC" w14:paraId="10BF7D6A" w14:textId="77777777" w:rsidTr="00C60793">
        <w:trPr>
          <w:trHeight w:val="332"/>
          <w:ins w:id="20148" w:author="Charles Gifford" w:date="2017-03-20T23:45:00Z"/>
        </w:trPr>
        <w:tc>
          <w:tcPr>
            <w:tcW w:w="2155" w:type="dxa"/>
          </w:tcPr>
          <w:p w14:paraId="1D3C2B89" w14:textId="77777777" w:rsidR="003735C7" w:rsidRDefault="003735C7" w:rsidP="00C60793">
            <w:pPr>
              <w:pStyle w:val="TABLE-cell"/>
              <w:rPr>
                <w:ins w:id="20149" w:author="Charles Gifford" w:date="2017-03-20T23:45:00Z"/>
                <w:szCs w:val="20"/>
                <w:lang w:val="en-US"/>
              </w:rPr>
            </w:pPr>
            <w:ins w:id="20150" w:author="Charles Gifford" w:date="2017-03-20T23:45:00Z">
              <w:r>
                <w:rPr>
                  <w:szCs w:val="20"/>
                  <w:lang w:val="en-US"/>
                </w:rPr>
                <w:t>Physical segment capability</w:t>
              </w:r>
            </w:ins>
          </w:p>
        </w:tc>
        <w:tc>
          <w:tcPr>
            <w:tcW w:w="2070" w:type="dxa"/>
          </w:tcPr>
          <w:p w14:paraId="285EFA3E" w14:textId="77777777" w:rsidR="003735C7" w:rsidRDefault="003735C7" w:rsidP="00C60793">
            <w:pPr>
              <w:pStyle w:val="TABLE-cell"/>
              <w:rPr>
                <w:ins w:id="20151" w:author="Charles Gifford" w:date="2017-03-20T23:45:00Z"/>
                <w:szCs w:val="20"/>
                <w:lang w:val="en-US"/>
              </w:rPr>
            </w:pPr>
            <w:ins w:id="20152" w:author="Charles Gifford" w:date="2017-03-20T23:45:00Z">
              <w:r>
                <w:rPr>
                  <w:szCs w:val="20"/>
                  <w:lang w:val="en-US"/>
                </w:rPr>
                <w:t>Physical segment capability</w:t>
              </w:r>
            </w:ins>
          </w:p>
        </w:tc>
        <w:tc>
          <w:tcPr>
            <w:tcW w:w="1170" w:type="dxa"/>
          </w:tcPr>
          <w:p w14:paraId="5EB2DD56" w14:textId="77777777" w:rsidR="003735C7" w:rsidRDefault="003735C7" w:rsidP="00C60793">
            <w:pPr>
              <w:pStyle w:val="TABLE-cell"/>
              <w:rPr>
                <w:ins w:id="20153" w:author="Charles Gifford" w:date="2017-03-20T23:45:00Z"/>
                <w:szCs w:val="20"/>
                <w:lang w:val="en-US"/>
              </w:rPr>
            </w:pPr>
            <w:ins w:id="20154" w:author="Charles Gifford" w:date="2017-03-20T23:45:00Z">
              <w:r>
                <w:rPr>
                  <w:szCs w:val="20"/>
                  <w:lang w:val="en-US"/>
                </w:rPr>
                <w:t>0..*</w:t>
              </w:r>
            </w:ins>
          </w:p>
        </w:tc>
        <w:tc>
          <w:tcPr>
            <w:tcW w:w="3690" w:type="dxa"/>
          </w:tcPr>
          <w:p w14:paraId="0EE20AA8" w14:textId="769821C9" w:rsidR="003735C7" w:rsidRDefault="003735C7" w:rsidP="00C60793">
            <w:pPr>
              <w:pStyle w:val="TABLE-cell"/>
              <w:rPr>
                <w:ins w:id="20155" w:author="Charles Gifford" w:date="2017-03-20T23:45:00Z"/>
                <w:lang w:val="en-US"/>
              </w:rPr>
            </w:pPr>
            <w:ins w:id="20156" w:author="Charles Gifford" w:date="2017-03-20T23:45:00Z">
              <w:r>
                <w:rPr>
                  <w:lang w:val="en-US"/>
                </w:rPr>
                <w:t xml:space="preserve">The </w:t>
              </w:r>
              <w:r>
                <w:rPr>
                  <w:i/>
                  <w:lang w:val="en-US"/>
                </w:rPr>
                <w:t>physical asset capability</w:t>
              </w:r>
              <w:r>
                <w:rPr>
                  <w:lang w:val="en-US"/>
                </w:rPr>
                <w:t xml:space="preserve"> related to this </w:t>
              </w:r>
            </w:ins>
            <w:ins w:id="20157" w:author="Charles Gifford" w:date="2017-03-20T23:48:00Z">
              <w:r w:rsidR="00DB6BE9">
                <w:rPr>
                  <w:i/>
                  <w:lang w:val="en-US"/>
                </w:rPr>
                <w:t>process segment</w:t>
              </w:r>
            </w:ins>
            <w:ins w:id="20158" w:author="Charles Gifford" w:date="2017-03-20T23:45:00Z">
              <w:r>
                <w:rPr>
                  <w:i/>
                  <w:lang w:val="en-US"/>
                </w:rPr>
                <w:t xml:space="preserve"> capability.</w:t>
              </w:r>
            </w:ins>
          </w:p>
        </w:tc>
      </w:tr>
      <w:tr w:rsidR="003735C7" w:rsidRPr="009432BC" w14:paraId="7DB179B7" w14:textId="77777777" w:rsidTr="00C60793">
        <w:trPr>
          <w:trHeight w:val="332"/>
          <w:ins w:id="20159" w:author="Charles Gifford" w:date="2017-03-20T23:45:00Z"/>
        </w:trPr>
        <w:tc>
          <w:tcPr>
            <w:tcW w:w="2155" w:type="dxa"/>
          </w:tcPr>
          <w:p w14:paraId="1D3B0FB2" w14:textId="77777777" w:rsidR="003735C7" w:rsidRDefault="003735C7" w:rsidP="00C60793">
            <w:pPr>
              <w:pStyle w:val="TABLE-cell"/>
              <w:rPr>
                <w:ins w:id="20160" w:author="Charles Gifford" w:date="2017-03-20T23:45:00Z"/>
                <w:szCs w:val="20"/>
                <w:lang w:val="en-US"/>
              </w:rPr>
            </w:pPr>
            <w:ins w:id="20161" w:author="Charles Gifford" w:date="2017-03-20T23:45:00Z">
              <w:r>
                <w:rPr>
                  <w:szCs w:val="20"/>
                  <w:lang w:val="en-US"/>
                </w:rPr>
                <w:t>Material capability</w:t>
              </w:r>
            </w:ins>
          </w:p>
        </w:tc>
        <w:tc>
          <w:tcPr>
            <w:tcW w:w="2070" w:type="dxa"/>
          </w:tcPr>
          <w:p w14:paraId="7DD5DE60" w14:textId="77777777" w:rsidR="003735C7" w:rsidRDefault="003735C7" w:rsidP="00C60793">
            <w:pPr>
              <w:pStyle w:val="TABLE-cell"/>
              <w:rPr>
                <w:ins w:id="20162" w:author="Charles Gifford" w:date="2017-03-20T23:45:00Z"/>
                <w:szCs w:val="20"/>
                <w:lang w:val="en-US"/>
              </w:rPr>
            </w:pPr>
            <w:ins w:id="20163" w:author="Charles Gifford" w:date="2017-03-20T23:45:00Z">
              <w:r>
                <w:rPr>
                  <w:szCs w:val="20"/>
                  <w:lang w:val="en-US"/>
                </w:rPr>
                <w:t>Material capability</w:t>
              </w:r>
            </w:ins>
          </w:p>
        </w:tc>
        <w:tc>
          <w:tcPr>
            <w:tcW w:w="1170" w:type="dxa"/>
          </w:tcPr>
          <w:p w14:paraId="10C10A5B" w14:textId="77777777" w:rsidR="003735C7" w:rsidRPr="00553B23" w:rsidRDefault="003735C7" w:rsidP="00C60793">
            <w:pPr>
              <w:pStyle w:val="TABLE-cell"/>
              <w:rPr>
                <w:ins w:id="20164" w:author="Charles Gifford" w:date="2017-03-20T23:45:00Z"/>
                <w:szCs w:val="20"/>
                <w:lang w:val="en-US"/>
              </w:rPr>
            </w:pPr>
            <w:ins w:id="20165" w:author="Charles Gifford" w:date="2017-03-20T23:45:00Z">
              <w:r>
                <w:rPr>
                  <w:szCs w:val="20"/>
                  <w:lang w:val="en-US"/>
                </w:rPr>
                <w:t>0..*</w:t>
              </w:r>
            </w:ins>
          </w:p>
        </w:tc>
        <w:tc>
          <w:tcPr>
            <w:tcW w:w="3690" w:type="dxa"/>
          </w:tcPr>
          <w:p w14:paraId="58B6F3BD" w14:textId="481020E3" w:rsidR="003735C7" w:rsidRDefault="003735C7" w:rsidP="00C60793">
            <w:pPr>
              <w:pStyle w:val="TABLE-cell"/>
              <w:rPr>
                <w:ins w:id="20166" w:author="Charles Gifford" w:date="2017-03-20T23:45:00Z"/>
                <w:lang w:val="en-US"/>
              </w:rPr>
            </w:pPr>
            <w:ins w:id="20167" w:author="Charles Gifford" w:date="2017-03-20T23:45:00Z">
              <w:r>
                <w:rPr>
                  <w:lang w:val="en-US"/>
                </w:rPr>
                <w:t xml:space="preserve">The </w:t>
              </w:r>
              <w:r>
                <w:rPr>
                  <w:i/>
                  <w:lang w:val="en-US"/>
                </w:rPr>
                <w:t>material capability</w:t>
              </w:r>
              <w:r>
                <w:rPr>
                  <w:lang w:val="en-US"/>
                </w:rPr>
                <w:t xml:space="preserve"> related to this </w:t>
              </w:r>
            </w:ins>
            <w:ins w:id="20168" w:author="Charles Gifford" w:date="2017-03-20T23:48:00Z">
              <w:r w:rsidR="00DB6BE9">
                <w:rPr>
                  <w:i/>
                  <w:lang w:val="en-US"/>
                </w:rPr>
                <w:t>process segment</w:t>
              </w:r>
            </w:ins>
            <w:ins w:id="20169" w:author="Charles Gifford" w:date="2017-03-20T23:45:00Z">
              <w:r>
                <w:rPr>
                  <w:i/>
                  <w:lang w:val="en-US"/>
                </w:rPr>
                <w:t xml:space="preserve"> capability.</w:t>
              </w:r>
            </w:ins>
          </w:p>
        </w:tc>
      </w:tr>
    </w:tbl>
    <w:p w14:paraId="4CEB69C8" w14:textId="5C563B47" w:rsidR="00B638E1" w:rsidRPr="001C220C" w:rsidRDefault="00B638E1" w:rsidP="000D5E27">
      <w:pPr>
        <w:pStyle w:val="TABLE-title"/>
        <w:rPr>
          <w:noProof/>
          <w:lang w:val="en-US"/>
        </w:rPr>
      </w:pPr>
      <w:bookmarkStart w:id="20170" w:name="_Ref337199343"/>
      <w:bookmarkStart w:id="20171" w:name="_Toc478492535"/>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B86B2E">
        <w:rPr>
          <w:noProof/>
          <w:lang w:val="en-US"/>
        </w:rPr>
        <w:t>235</w:t>
      </w:r>
      <w:r w:rsidR="00FD29D6">
        <w:rPr>
          <w:lang w:val="en-US"/>
        </w:rPr>
        <w:fldChar w:fldCharType="end"/>
      </w:r>
      <w:bookmarkEnd w:id="20090"/>
      <w:bookmarkEnd w:id="20170"/>
      <w:r w:rsidRPr="001C220C">
        <w:rPr>
          <w:noProof/>
          <w:lang w:val="en-US"/>
        </w:rPr>
        <w:t xml:space="preserve"> </w:t>
      </w:r>
      <w:r w:rsidR="000D5E27">
        <w:rPr>
          <w:lang w:val="en-US"/>
        </w:rPr>
        <w:t>–</w:t>
      </w:r>
      <w:r w:rsidRPr="001C220C">
        <w:rPr>
          <w:noProof/>
          <w:lang w:val="en-US"/>
        </w:rPr>
        <w:t xml:space="preserve"> </w:t>
      </w:r>
      <w:r w:rsidR="00F80E4E">
        <w:rPr>
          <w:lang w:val="en-US"/>
        </w:rPr>
        <w:t>P</w:t>
      </w:r>
      <w:r w:rsidR="00E47C45" w:rsidRPr="001C220C">
        <w:rPr>
          <w:noProof/>
          <w:lang w:val="en-US"/>
        </w:rPr>
        <w:t>rocess</w:t>
      </w:r>
      <w:r w:rsidR="00BF69FC" w:rsidRPr="001C220C">
        <w:rPr>
          <w:noProof/>
          <w:lang w:val="en-US"/>
        </w:rPr>
        <w:t xml:space="preserve"> segment</w:t>
      </w:r>
      <w:r w:rsidRPr="001C220C">
        <w:rPr>
          <w:noProof/>
          <w:lang w:val="en-US"/>
        </w:rPr>
        <w:t xml:space="preserve"> capability</w:t>
      </w:r>
      <w:bookmarkEnd w:id="20091"/>
      <w:bookmarkEnd w:id="20092"/>
      <w:bookmarkEnd w:id="20093"/>
      <w:r w:rsidR="00F80E4E" w:rsidRPr="00AC2193">
        <w:rPr>
          <w:lang w:val="en-US"/>
        </w:rPr>
        <w:t xml:space="preserve"> </w:t>
      </w:r>
      <w:r w:rsidR="00F80E4E">
        <w:rPr>
          <w:lang w:val="en-US"/>
        </w:rPr>
        <w:t>attributes</w:t>
      </w:r>
      <w:bookmarkEnd w:id="20171"/>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686"/>
        <w:gridCol w:w="1440"/>
        <w:gridCol w:w="1350"/>
        <w:gridCol w:w="1080"/>
        <w:gridCol w:w="1221"/>
      </w:tblGrid>
      <w:tr w:rsidR="006F0707" w:rsidRPr="001C220C" w14:paraId="08A22A9E" w14:textId="77777777" w:rsidTr="00D60B92">
        <w:trPr>
          <w:tblHeader/>
          <w:jc w:val="center"/>
        </w:trPr>
        <w:tc>
          <w:tcPr>
            <w:tcW w:w="1269" w:type="dxa"/>
          </w:tcPr>
          <w:p w14:paraId="7E45F817" w14:textId="77777777" w:rsidR="006F0707" w:rsidRPr="001C220C" w:rsidRDefault="006F0707" w:rsidP="006F0707">
            <w:pPr>
              <w:pStyle w:val="NormalTableHeader"/>
              <w:keepNext w:val="0"/>
              <w:spacing w:before="40"/>
              <w:rPr>
                <w:lang w:val="en-US"/>
              </w:rPr>
            </w:pPr>
            <w:r w:rsidRPr="001C220C">
              <w:rPr>
                <w:lang w:val="en-US"/>
              </w:rPr>
              <w:t xml:space="preserve">Attribute </w:t>
            </w:r>
            <w:r>
              <w:rPr>
                <w:lang w:val="en-US"/>
              </w:rPr>
              <w:t>n</w:t>
            </w:r>
            <w:r w:rsidRPr="001C220C">
              <w:rPr>
                <w:lang w:val="en-US"/>
              </w:rPr>
              <w:t>ame</w:t>
            </w:r>
          </w:p>
        </w:tc>
        <w:tc>
          <w:tcPr>
            <w:tcW w:w="2686" w:type="dxa"/>
          </w:tcPr>
          <w:p w14:paraId="5D4B93C6" w14:textId="77777777" w:rsidR="006F0707" w:rsidRPr="001C220C" w:rsidRDefault="006F0707" w:rsidP="006F0707">
            <w:pPr>
              <w:pStyle w:val="NormalTableHeader"/>
              <w:keepNext w:val="0"/>
              <w:spacing w:before="40"/>
              <w:rPr>
                <w:lang w:val="en-US"/>
              </w:rPr>
            </w:pPr>
            <w:r w:rsidRPr="001C220C">
              <w:rPr>
                <w:lang w:val="en-US"/>
              </w:rPr>
              <w:t>Description</w:t>
            </w:r>
          </w:p>
        </w:tc>
        <w:tc>
          <w:tcPr>
            <w:tcW w:w="1440" w:type="dxa"/>
          </w:tcPr>
          <w:p w14:paraId="3770F1DD" w14:textId="1C571F5B" w:rsidR="006F0707" w:rsidRPr="001C220C" w:rsidRDefault="006F0707" w:rsidP="006F0707">
            <w:pPr>
              <w:pStyle w:val="NormalTableHeader"/>
              <w:keepNext w:val="0"/>
              <w:spacing w:before="40"/>
              <w:rPr>
                <w:lang w:val="en-US"/>
              </w:rPr>
            </w:pPr>
            <w:r>
              <w:rPr>
                <w:lang w:val="en-US"/>
              </w:rPr>
              <w:t>Production example</w:t>
            </w:r>
            <w:r w:rsidRPr="001C220C">
              <w:rPr>
                <w:lang w:val="en-US"/>
              </w:rPr>
              <w:t>s</w:t>
            </w:r>
          </w:p>
        </w:tc>
        <w:tc>
          <w:tcPr>
            <w:tcW w:w="1350" w:type="dxa"/>
          </w:tcPr>
          <w:p w14:paraId="02FB8A73" w14:textId="77777777" w:rsidR="006F0707" w:rsidRPr="001C220C" w:rsidRDefault="006F0707" w:rsidP="006F0707">
            <w:pPr>
              <w:pStyle w:val="NormalTableHeader"/>
              <w:keepNext w:val="0"/>
              <w:spacing w:before="40"/>
              <w:rPr>
                <w:lang w:val="en-US"/>
              </w:rPr>
            </w:pPr>
            <w:r>
              <w:rPr>
                <w:lang w:val="en-US"/>
              </w:rPr>
              <w:t>Maintenance example</w:t>
            </w:r>
            <w:r w:rsidRPr="001C220C">
              <w:rPr>
                <w:lang w:val="en-US"/>
              </w:rPr>
              <w:t>s</w:t>
            </w:r>
          </w:p>
        </w:tc>
        <w:tc>
          <w:tcPr>
            <w:tcW w:w="1080" w:type="dxa"/>
          </w:tcPr>
          <w:p w14:paraId="06FB051E" w14:textId="77777777" w:rsidR="006F0707" w:rsidRPr="001C220C" w:rsidRDefault="006F0707" w:rsidP="006F0707">
            <w:pPr>
              <w:pStyle w:val="NormalTableHeader"/>
              <w:keepNext w:val="0"/>
              <w:spacing w:before="40"/>
              <w:rPr>
                <w:lang w:val="en-US"/>
              </w:rPr>
            </w:pPr>
            <w:r>
              <w:rPr>
                <w:lang w:val="en-US"/>
              </w:rPr>
              <w:t>Quality example</w:t>
            </w:r>
            <w:r w:rsidRPr="001C220C">
              <w:rPr>
                <w:lang w:val="en-US"/>
              </w:rPr>
              <w:t>s</w:t>
            </w:r>
          </w:p>
        </w:tc>
        <w:tc>
          <w:tcPr>
            <w:tcW w:w="1221" w:type="dxa"/>
          </w:tcPr>
          <w:p w14:paraId="6700113C" w14:textId="77777777" w:rsidR="006F0707" w:rsidRPr="001C220C" w:rsidRDefault="006F0707" w:rsidP="006F0707">
            <w:pPr>
              <w:pStyle w:val="NormalTableHeader"/>
              <w:keepNext w:val="0"/>
              <w:spacing w:before="40"/>
              <w:rPr>
                <w:lang w:val="en-US"/>
              </w:rPr>
            </w:pPr>
            <w:r>
              <w:rPr>
                <w:lang w:val="en-US"/>
              </w:rPr>
              <w:t>Inventory example</w:t>
            </w:r>
            <w:r w:rsidRPr="001C220C">
              <w:rPr>
                <w:lang w:val="en-US"/>
              </w:rPr>
              <w:t>s</w:t>
            </w:r>
          </w:p>
        </w:tc>
      </w:tr>
      <w:tr w:rsidR="006F0707" w:rsidRPr="001C220C" w14:paraId="3BAA961E" w14:textId="77777777" w:rsidTr="00D60B92">
        <w:trPr>
          <w:cantSplit/>
          <w:jc w:val="center"/>
        </w:trPr>
        <w:tc>
          <w:tcPr>
            <w:tcW w:w="1269" w:type="dxa"/>
          </w:tcPr>
          <w:p w14:paraId="5049B54E" w14:textId="77777777" w:rsidR="006F0707" w:rsidRPr="001C220C" w:rsidRDefault="006F0707" w:rsidP="006F0707">
            <w:pPr>
              <w:pStyle w:val="TableNormal1"/>
              <w:keepNext w:val="0"/>
              <w:spacing w:before="40"/>
              <w:rPr>
                <w:lang w:val="en-US"/>
              </w:rPr>
            </w:pPr>
            <w:r w:rsidRPr="001C220C">
              <w:rPr>
                <w:lang w:val="en-US"/>
              </w:rPr>
              <w:t>ID</w:t>
            </w:r>
          </w:p>
        </w:tc>
        <w:tc>
          <w:tcPr>
            <w:tcW w:w="2686" w:type="dxa"/>
          </w:tcPr>
          <w:p w14:paraId="36BD5D3C" w14:textId="77777777" w:rsidR="006F0707" w:rsidRPr="001C220C" w:rsidRDefault="006F0707" w:rsidP="006F0707">
            <w:pPr>
              <w:pStyle w:val="TableNormal1"/>
              <w:keepNext w:val="0"/>
              <w:spacing w:before="40"/>
              <w:rPr>
                <w:lang w:val="en-US"/>
              </w:rPr>
            </w:pPr>
            <w:r w:rsidRPr="001C220C">
              <w:rPr>
                <w:lang w:val="en-US"/>
              </w:rPr>
              <w:t xml:space="preserve">Defines a unique instance of </w:t>
            </w:r>
            <w:r>
              <w:rPr>
                <w:lang w:val="en-US"/>
              </w:rPr>
              <w:t xml:space="preserve">a </w:t>
            </w:r>
            <w:r w:rsidRPr="003310AA">
              <w:rPr>
                <w:i/>
                <w:lang w:val="en-US"/>
              </w:rPr>
              <w:t>process segment capability</w:t>
            </w:r>
            <w:r w:rsidRPr="001C220C">
              <w:rPr>
                <w:lang w:val="en-US"/>
              </w:rPr>
              <w:t xml:space="preserve"> for a specified element of the equipment hierarchy model (</w:t>
            </w:r>
            <w:r w:rsidRPr="001C220C">
              <w:rPr>
                <w:i/>
                <w:lang w:val="en-US"/>
              </w:rPr>
              <w:t>enterprise, site, area, work ce</w:t>
            </w:r>
            <w:r>
              <w:rPr>
                <w:i/>
                <w:lang w:val="en-US"/>
              </w:rPr>
              <w:t>n</w:t>
            </w:r>
            <w:r w:rsidRPr="001C220C">
              <w:rPr>
                <w:i/>
                <w:lang w:val="en-US"/>
              </w:rPr>
              <w:t>ter, or work unit</w:t>
            </w:r>
            <w:r w:rsidRPr="001C220C">
              <w:rPr>
                <w:lang w:val="en-US"/>
              </w:rPr>
              <w:t xml:space="preserve">). </w:t>
            </w:r>
          </w:p>
        </w:tc>
        <w:tc>
          <w:tcPr>
            <w:tcW w:w="1440" w:type="dxa"/>
          </w:tcPr>
          <w:p w14:paraId="19AE8FDB" w14:textId="69F96FCB" w:rsidR="006F0707" w:rsidRPr="001C220C" w:rsidRDefault="006F0707" w:rsidP="006F0707">
            <w:pPr>
              <w:pStyle w:val="TableNormal1"/>
              <w:keepNext w:val="0"/>
              <w:spacing w:before="40"/>
              <w:rPr>
                <w:lang w:val="en-US"/>
              </w:rPr>
            </w:pPr>
            <w:r w:rsidRPr="001C220C">
              <w:rPr>
                <w:lang w:val="en-US"/>
              </w:rPr>
              <w:t>1999/12/30-HPC52</w:t>
            </w:r>
          </w:p>
        </w:tc>
        <w:tc>
          <w:tcPr>
            <w:tcW w:w="1350" w:type="dxa"/>
          </w:tcPr>
          <w:p w14:paraId="58D17BDB" w14:textId="77777777" w:rsidR="006F0707" w:rsidRPr="001C220C" w:rsidRDefault="006F0707" w:rsidP="006F0707">
            <w:pPr>
              <w:pStyle w:val="TableNormal1"/>
              <w:keepNext w:val="0"/>
              <w:spacing w:before="40"/>
              <w:rPr>
                <w:lang w:val="en-US"/>
              </w:rPr>
            </w:pPr>
            <w:r w:rsidRPr="001C220C">
              <w:rPr>
                <w:lang w:val="en-US"/>
              </w:rPr>
              <w:t>84818343DF</w:t>
            </w:r>
          </w:p>
        </w:tc>
        <w:tc>
          <w:tcPr>
            <w:tcW w:w="1080" w:type="dxa"/>
          </w:tcPr>
          <w:p w14:paraId="77895C58" w14:textId="77777777" w:rsidR="006F0707" w:rsidRPr="001C220C" w:rsidRDefault="006F0707" w:rsidP="006F0707">
            <w:pPr>
              <w:pStyle w:val="TableNormal1"/>
              <w:keepNext w:val="0"/>
              <w:spacing w:before="40"/>
              <w:rPr>
                <w:lang w:val="en-US"/>
              </w:rPr>
            </w:pPr>
            <w:r w:rsidRPr="001C220C">
              <w:rPr>
                <w:lang w:val="en-US"/>
              </w:rPr>
              <w:t>4737845</w:t>
            </w:r>
          </w:p>
        </w:tc>
        <w:tc>
          <w:tcPr>
            <w:tcW w:w="1221" w:type="dxa"/>
          </w:tcPr>
          <w:p w14:paraId="6BA8895D" w14:textId="77777777" w:rsidR="006F0707" w:rsidRPr="001C220C" w:rsidRDefault="006F0707" w:rsidP="006F0707">
            <w:pPr>
              <w:pStyle w:val="TableNormal1"/>
              <w:keepNext w:val="0"/>
              <w:spacing w:before="40"/>
              <w:rPr>
                <w:lang w:val="en-US"/>
              </w:rPr>
            </w:pPr>
            <w:r w:rsidRPr="001C220C">
              <w:rPr>
                <w:lang w:val="en-US"/>
              </w:rPr>
              <w:t>EDIDCUIUE</w:t>
            </w:r>
          </w:p>
        </w:tc>
      </w:tr>
      <w:tr w:rsidR="006F0707" w:rsidRPr="001C220C" w14:paraId="1E258CFF" w14:textId="77777777" w:rsidTr="00D60B92">
        <w:trPr>
          <w:cantSplit/>
          <w:jc w:val="center"/>
        </w:trPr>
        <w:tc>
          <w:tcPr>
            <w:tcW w:w="1269" w:type="dxa"/>
          </w:tcPr>
          <w:p w14:paraId="1A4DD4F1" w14:textId="77777777" w:rsidR="006F0707" w:rsidRPr="001C220C" w:rsidRDefault="006F0707" w:rsidP="006F0707">
            <w:pPr>
              <w:pStyle w:val="TableNormal1"/>
              <w:keepNext w:val="0"/>
              <w:spacing w:before="40"/>
              <w:rPr>
                <w:lang w:val="en-US"/>
              </w:rPr>
            </w:pPr>
            <w:r w:rsidRPr="001C220C">
              <w:rPr>
                <w:lang w:val="en-US"/>
              </w:rPr>
              <w:t>Description</w:t>
            </w:r>
          </w:p>
        </w:tc>
        <w:tc>
          <w:tcPr>
            <w:tcW w:w="2686" w:type="dxa"/>
          </w:tcPr>
          <w:p w14:paraId="36EEE570" w14:textId="77777777" w:rsidR="006F0707" w:rsidRPr="001C220C" w:rsidRDefault="006F0707" w:rsidP="006F0707">
            <w:pPr>
              <w:pStyle w:val="TableNormal1"/>
              <w:keepNext w:val="0"/>
              <w:spacing w:before="40"/>
              <w:rPr>
                <w:lang w:val="en-US"/>
              </w:rPr>
            </w:pPr>
            <w:r w:rsidRPr="001C220C">
              <w:rPr>
                <w:lang w:val="en-US"/>
              </w:rPr>
              <w:t xml:space="preserve">Contains additional information and descriptions of the </w:t>
            </w:r>
            <w:r w:rsidRPr="001C220C">
              <w:rPr>
                <w:i/>
                <w:lang w:val="en-US"/>
              </w:rPr>
              <w:t xml:space="preserve">process segment capability </w:t>
            </w:r>
            <w:r w:rsidRPr="001C220C">
              <w:rPr>
                <w:lang w:val="en-US"/>
              </w:rPr>
              <w:t>definition.</w:t>
            </w:r>
          </w:p>
        </w:tc>
        <w:tc>
          <w:tcPr>
            <w:tcW w:w="1440" w:type="dxa"/>
          </w:tcPr>
          <w:p w14:paraId="05E4C2E5" w14:textId="77777777" w:rsidR="006F0707" w:rsidRPr="001C220C" w:rsidRDefault="006F0707" w:rsidP="006F0707">
            <w:pPr>
              <w:pStyle w:val="TableNormal1"/>
              <w:keepNext w:val="0"/>
              <w:spacing w:before="40"/>
              <w:rPr>
                <w:lang w:val="en-US"/>
              </w:rPr>
            </w:pPr>
            <w:r w:rsidRPr="001C220C">
              <w:rPr>
                <w:lang w:val="en-US"/>
              </w:rPr>
              <w:t>Defines the available capability for the Widget Assembly process segment</w:t>
            </w:r>
          </w:p>
        </w:tc>
        <w:tc>
          <w:tcPr>
            <w:tcW w:w="1350" w:type="dxa"/>
          </w:tcPr>
          <w:p w14:paraId="3415906D" w14:textId="77777777" w:rsidR="006F0707" w:rsidRPr="001C220C" w:rsidRDefault="006F0707" w:rsidP="006F0707">
            <w:pPr>
              <w:pStyle w:val="TableNormal1"/>
              <w:keepNext w:val="0"/>
              <w:spacing w:before="40"/>
              <w:rPr>
                <w:lang w:val="en-US"/>
              </w:rPr>
            </w:pPr>
            <w:r w:rsidRPr="001C220C">
              <w:rPr>
                <w:lang w:val="en-US"/>
              </w:rPr>
              <w:t>Calibration of CNC Drill Press</w:t>
            </w:r>
          </w:p>
        </w:tc>
        <w:tc>
          <w:tcPr>
            <w:tcW w:w="1080" w:type="dxa"/>
          </w:tcPr>
          <w:p w14:paraId="3A527925" w14:textId="77777777" w:rsidR="006F0707" w:rsidRPr="001C220C" w:rsidRDefault="006F0707" w:rsidP="006F0707">
            <w:pPr>
              <w:pStyle w:val="TableNormal1"/>
              <w:keepNext w:val="0"/>
              <w:spacing w:before="40"/>
              <w:rPr>
                <w:lang w:val="en-US"/>
              </w:rPr>
            </w:pPr>
            <w:r w:rsidRPr="001C220C">
              <w:rPr>
                <w:lang w:val="en-US"/>
              </w:rPr>
              <w:t>Incoming aluminum sheet thickness test</w:t>
            </w:r>
          </w:p>
        </w:tc>
        <w:tc>
          <w:tcPr>
            <w:tcW w:w="1221" w:type="dxa"/>
          </w:tcPr>
          <w:p w14:paraId="08FE483A" w14:textId="77777777" w:rsidR="006F0707" w:rsidRPr="001C220C" w:rsidRDefault="006F0707" w:rsidP="006F0707">
            <w:pPr>
              <w:pStyle w:val="TableNormal1"/>
              <w:keepNext w:val="0"/>
              <w:spacing w:before="40"/>
              <w:rPr>
                <w:lang w:val="en-US"/>
              </w:rPr>
            </w:pPr>
            <w:r w:rsidRPr="001C220C">
              <w:rPr>
                <w:lang w:val="en-US"/>
              </w:rPr>
              <w:t>Kiting segment</w:t>
            </w:r>
          </w:p>
        </w:tc>
      </w:tr>
      <w:tr w:rsidR="00824183" w:rsidRPr="001C220C" w14:paraId="7109118D" w14:textId="77777777" w:rsidTr="00D60B92">
        <w:trPr>
          <w:cantSplit/>
          <w:jc w:val="center"/>
          <w:ins w:id="20172" w:author="Charles Gifford" w:date="2017-03-21T18:53:00Z"/>
        </w:trPr>
        <w:tc>
          <w:tcPr>
            <w:tcW w:w="1269" w:type="dxa"/>
          </w:tcPr>
          <w:p w14:paraId="26066C89" w14:textId="633A244A" w:rsidR="00824183" w:rsidRPr="001C220C" w:rsidDel="00713AF9" w:rsidRDefault="00824183" w:rsidP="00824183">
            <w:pPr>
              <w:pStyle w:val="TableNormal1"/>
              <w:keepNext w:val="0"/>
              <w:spacing w:before="40"/>
              <w:rPr>
                <w:ins w:id="20173" w:author="Charles Gifford" w:date="2017-03-21T18:53:00Z"/>
                <w:lang w:val="en-US"/>
              </w:rPr>
            </w:pPr>
            <w:ins w:id="20174" w:author="Charles Gifford" w:date="2017-03-21T18:54:00Z">
              <w:r w:rsidRPr="001C220C">
                <w:rPr>
                  <w:lang w:val="en-US"/>
                </w:rPr>
                <w:t>Operations type</w:t>
              </w:r>
            </w:ins>
          </w:p>
        </w:tc>
        <w:tc>
          <w:tcPr>
            <w:tcW w:w="2686" w:type="dxa"/>
          </w:tcPr>
          <w:p w14:paraId="488F2504" w14:textId="77777777" w:rsidR="00824183" w:rsidRDefault="00824183" w:rsidP="00824183">
            <w:pPr>
              <w:pStyle w:val="TableNormal1"/>
              <w:keepNext w:val="0"/>
              <w:rPr>
                <w:ins w:id="20175" w:author="Charles Gifford" w:date="2017-03-21T18:54:00Z"/>
                <w:lang w:val="en-US"/>
              </w:rPr>
            </w:pPr>
            <w:ins w:id="20176" w:author="Charles Gifford" w:date="2017-03-21T18:54:00Z">
              <w:r w:rsidRPr="001C220C">
                <w:rPr>
                  <w:lang w:val="en-US"/>
                </w:rPr>
                <w:t>Describes the category of the activity</w:t>
              </w:r>
              <w:r>
                <w:rPr>
                  <w:lang w:val="en-US"/>
                </w:rPr>
                <w:t>.</w:t>
              </w:r>
              <w:r w:rsidRPr="001C220C">
                <w:rPr>
                  <w:lang w:val="en-US"/>
                </w:rPr>
                <w:t xml:space="preserve"> Required attribute.</w:t>
              </w:r>
              <w:r>
                <w:rPr>
                  <w:lang w:val="en-US"/>
                </w:rPr>
                <w:t xml:space="preserve"> </w:t>
              </w:r>
              <w:r w:rsidRPr="001C220C">
                <w:rPr>
                  <w:lang w:val="en-US"/>
                </w:rPr>
                <w:t xml:space="preserve">Defined values are: </w:t>
              </w:r>
            </w:ins>
          </w:p>
          <w:p w14:paraId="368BE724" w14:textId="77777777" w:rsidR="00824183" w:rsidRPr="001C220C" w:rsidRDefault="00824183" w:rsidP="00824183">
            <w:pPr>
              <w:pStyle w:val="TableNormal1"/>
              <w:keepNext w:val="0"/>
              <w:rPr>
                <w:ins w:id="20177" w:author="Charles Gifford" w:date="2017-03-21T18:54:00Z"/>
                <w:lang w:val="en-US"/>
              </w:rPr>
            </w:pPr>
            <w:ins w:id="20178" w:author="Charles Gifford" w:date="2017-03-21T18:54:00Z">
              <w:r w:rsidRPr="001C220C">
                <w:rPr>
                  <w:lang w:val="en-US"/>
                </w:rPr>
                <w:t xml:space="preserve">Production, </w:t>
              </w:r>
              <w:r>
                <w:rPr>
                  <w:lang w:val="en-US"/>
                </w:rPr>
                <w:t>m</w:t>
              </w:r>
              <w:r w:rsidRPr="001C220C">
                <w:rPr>
                  <w:lang w:val="en-US"/>
                </w:rPr>
                <w:t xml:space="preserve">aintenance, </w:t>
              </w:r>
              <w:r>
                <w:rPr>
                  <w:lang w:val="en-US"/>
                </w:rPr>
                <w:t>q</w:t>
              </w:r>
              <w:r w:rsidRPr="001C220C">
                <w:rPr>
                  <w:lang w:val="en-US"/>
                </w:rPr>
                <w:t xml:space="preserve">uality, </w:t>
              </w:r>
              <w:r>
                <w:rPr>
                  <w:lang w:val="en-US"/>
                </w:rPr>
                <w:t>i</w:t>
              </w:r>
              <w:r w:rsidRPr="001C220C">
                <w:rPr>
                  <w:lang w:val="en-US"/>
                </w:rPr>
                <w:t xml:space="preserve">nventory, or </w:t>
              </w:r>
              <w:r>
                <w:rPr>
                  <w:lang w:val="en-US"/>
                </w:rPr>
                <w:t>m</w:t>
              </w:r>
              <w:r w:rsidRPr="001C220C">
                <w:rPr>
                  <w:lang w:val="en-US"/>
                </w:rPr>
                <w:t xml:space="preserve">ixed. </w:t>
              </w:r>
            </w:ins>
          </w:p>
          <w:p w14:paraId="5F7E93CB" w14:textId="302F1E01" w:rsidR="00824183" w:rsidRPr="001C220C" w:rsidDel="00713AF9" w:rsidRDefault="00824183" w:rsidP="00824183">
            <w:pPr>
              <w:pStyle w:val="TableNormal1"/>
              <w:keepNext w:val="0"/>
              <w:spacing w:before="40"/>
              <w:rPr>
                <w:ins w:id="20179" w:author="Charles Gifford" w:date="2017-03-21T18:53:00Z"/>
                <w:lang w:val="en-US"/>
              </w:rPr>
            </w:pPr>
            <w:ins w:id="20180" w:author="Charles Gifford" w:date="2017-03-21T18:54:00Z">
              <w:r w:rsidRPr="001C220C">
                <w:rPr>
                  <w:lang w:val="en-US"/>
                </w:rPr>
                <w:t xml:space="preserve">“Mixed” shall be used when the activity contains several categories of </w:t>
              </w:r>
              <w:r w:rsidRPr="003C61EC">
                <w:rPr>
                  <w:i/>
                  <w:lang w:val="en-US"/>
                </w:rPr>
                <w:t>process segments</w:t>
              </w:r>
              <w:r w:rsidRPr="001C220C">
                <w:rPr>
                  <w:lang w:val="en-US"/>
                </w:rPr>
                <w:t>.</w:t>
              </w:r>
            </w:ins>
          </w:p>
        </w:tc>
        <w:tc>
          <w:tcPr>
            <w:tcW w:w="1440" w:type="dxa"/>
          </w:tcPr>
          <w:p w14:paraId="15F8AC4A" w14:textId="1A9EE29C" w:rsidR="00824183" w:rsidRPr="001C220C" w:rsidDel="00713AF9" w:rsidRDefault="00824183" w:rsidP="00824183">
            <w:pPr>
              <w:pStyle w:val="TableNormal1"/>
              <w:keepNext w:val="0"/>
              <w:spacing w:before="40"/>
              <w:rPr>
                <w:ins w:id="20181" w:author="Charles Gifford" w:date="2017-03-21T18:53:00Z"/>
                <w:lang w:val="en-US"/>
              </w:rPr>
            </w:pPr>
            <w:ins w:id="20182" w:author="Charles Gifford" w:date="2017-03-21T18:54:00Z">
              <w:r w:rsidRPr="001C220C">
                <w:rPr>
                  <w:lang w:val="en-US"/>
                </w:rPr>
                <w:t>Production</w:t>
              </w:r>
            </w:ins>
          </w:p>
        </w:tc>
        <w:tc>
          <w:tcPr>
            <w:tcW w:w="1350" w:type="dxa"/>
          </w:tcPr>
          <w:p w14:paraId="7FF648AE" w14:textId="5C6830C5" w:rsidR="00824183" w:rsidRPr="001C220C" w:rsidDel="00713AF9" w:rsidRDefault="00824183" w:rsidP="00824183">
            <w:pPr>
              <w:pStyle w:val="TableNormal1"/>
              <w:keepNext w:val="0"/>
              <w:spacing w:before="40"/>
              <w:rPr>
                <w:ins w:id="20183" w:author="Charles Gifford" w:date="2017-03-21T18:53:00Z"/>
                <w:lang w:val="en-US"/>
              </w:rPr>
            </w:pPr>
            <w:ins w:id="20184" w:author="Charles Gifford" w:date="2017-03-21T18:54:00Z">
              <w:r w:rsidRPr="001C220C">
                <w:rPr>
                  <w:lang w:val="en-US"/>
                </w:rPr>
                <w:t>Maintenance</w:t>
              </w:r>
            </w:ins>
          </w:p>
        </w:tc>
        <w:tc>
          <w:tcPr>
            <w:tcW w:w="1080" w:type="dxa"/>
          </w:tcPr>
          <w:p w14:paraId="264F2516" w14:textId="2423D4F4" w:rsidR="00824183" w:rsidRPr="001C220C" w:rsidDel="00713AF9" w:rsidRDefault="00824183" w:rsidP="00824183">
            <w:pPr>
              <w:pStyle w:val="TableNormal1"/>
              <w:keepNext w:val="0"/>
              <w:spacing w:before="40"/>
              <w:rPr>
                <w:ins w:id="20185" w:author="Charles Gifford" w:date="2017-03-21T18:53:00Z"/>
                <w:lang w:val="en-US"/>
              </w:rPr>
            </w:pPr>
            <w:ins w:id="20186" w:author="Charles Gifford" w:date="2017-03-21T18:54:00Z">
              <w:r w:rsidRPr="001C220C">
                <w:rPr>
                  <w:lang w:val="en-US"/>
                </w:rPr>
                <w:t>Quality</w:t>
              </w:r>
            </w:ins>
          </w:p>
        </w:tc>
        <w:tc>
          <w:tcPr>
            <w:tcW w:w="1221" w:type="dxa"/>
          </w:tcPr>
          <w:p w14:paraId="454E89CB" w14:textId="0DAD50E3" w:rsidR="00824183" w:rsidRPr="001C220C" w:rsidDel="00713AF9" w:rsidRDefault="00824183" w:rsidP="00824183">
            <w:pPr>
              <w:pStyle w:val="TableNormal1"/>
              <w:keepNext w:val="0"/>
              <w:spacing w:before="40"/>
              <w:rPr>
                <w:ins w:id="20187" w:author="Charles Gifford" w:date="2017-03-21T18:53:00Z"/>
                <w:lang w:val="en-US"/>
              </w:rPr>
            </w:pPr>
            <w:ins w:id="20188" w:author="Charles Gifford" w:date="2017-03-21T18:54:00Z">
              <w:r w:rsidRPr="001C220C">
                <w:rPr>
                  <w:lang w:val="en-US"/>
                </w:rPr>
                <w:t>Inventory</w:t>
              </w:r>
            </w:ins>
          </w:p>
        </w:tc>
      </w:tr>
      <w:tr w:rsidR="006F0707" w:rsidRPr="001C220C" w:rsidDel="00CC597E" w14:paraId="5DC1F66D" w14:textId="4F194BEC" w:rsidTr="00D60B92">
        <w:trPr>
          <w:cantSplit/>
          <w:jc w:val="center"/>
          <w:del w:id="20189" w:author="Charles Gifford" w:date="2017-03-23T13:11:00Z"/>
        </w:trPr>
        <w:tc>
          <w:tcPr>
            <w:tcW w:w="1269" w:type="dxa"/>
          </w:tcPr>
          <w:p w14:paraId="219EE7C2" w14:textId="69346971" w:rsidR="006F0707" w:rsidRPr="001C220C" w:rsidDel="00CC597E" w:rsidRDefault="006F0707" w:rsidP="006F0707">
            <w:pPr>
              <w:pStyle w:val="TableNormal1"/>
              <w:keepNext w:val="0"/>
              <w:spacing w:before="40"/>
              <w:rPr>
                <w:del w:id="20190" w:author="Charles Gifford" w:date="2017-03-23T13:11:00Z"/>
                <w:lang w:val="en-US"/>
              </w:rPr>
            </w:pPr>
            <w:del w:id="20191" w:author="Charles Gifford" w:date="2017-03-09T23:24:00Z">
              <w:r w:rsidRPr="001C220C" w:rsidDel="00713AF9">
                <w:rPr>
                  <w:lang w:val="en-US"/>
                </w:rPr>
                <w:delText xml:space="preserve">Process </w:delText>
              </w:r>
              <w:r w:rsidDel="00713AF9">
                <w:rPr>
                  <w:lang w:val="en-US"/>
                </w:rPr>
                <w:delText>s</w:delText>
              </w:r>
              <w:r w:rsidRPr="001C220C" w:rsidDel="00713AF9">
                <w:rPr>
                  <w:lang w:val="en-US"/>
                </w:rPr>
                <w:delText>egment</w:delText>
              </w:r>
            </w:del>
          </w:p>
        </w:tc>
        <w:tc>
          <w:tcPr>
            <w:tcW w:w="2686" w:type="dxa"/>
          </w:tcPr>
          <w:p w14:paraId="682DBE23" w14:textId="1ABE0472" w:rsidR="006F0707" w:rsidRPr="001C220C" w:rsidDel="00CC597E" w:rsidRDefault="006F0707" w:rsidP="006F0707">
            <w:pPr>
              <w:pStyle w:val="TableNormal1"/>
              <w:keepNext w:val="0"/>
              <w:spacing w:before="40"/>
              <w:rPr>
                <w:del w:id="20192" w:author="Charles Gifford" w:date="2017-03-23T13:11:00Z"/>
                <w:lang w:val="en-US"/>
              </w:rPr>
            </w:pPr>
            <w:del w:id="20193" w:author="Charles Gifford" w:date="2017-03-09T23:24:00Z">
              <w:r w:rsidRPr="001C220C" w:rsidDel="00713AF9">
                <w:rPr>
                  <w:lang w:val="en-US"/>
                </w:rPr>
                <w:delText xml:space="preserve">Identifies the </w:delText>
              </w:r>
              <w:r w:rsidRPr="001C220C" w:rsidDel="00713AF9">
                <w:rPr>
                  <w:i/>
                  <w:lang w:val="en-US"/>
                </w:rPr>
                <w:delText>process segment</w:delText>
              </w:r>
              <w:r w:rsidRPr="001C220C" w:rsidDel="00713AF9">
                <w:rPr>
                  <w:lang w:val="en-US"/>
                </w:rPr>
                <w:delText>.</w:delText>
              </w:r>
            </w:del>
          </w:p>
        </w:tc>
        <w:tc>
          <w:tcPr>
            <w:tcW w:w="1440" w:type="dxa"/>
          </w:tcPr>
          <w:p w14:paraId="3DE43B8D" w14:textId="06BD4E94" w:rsidR="006F0707" w:rsidRPr="001C220C" w:rsidDel="00CC597E" w:rsidRDefault="006F0707" w:rsidP="006F0707">
            <w:pPr>
              <w:pStyle w:val="TableNormal1"/>
              <w:keepNext w:val="0"/>
              <w:spacing w:before="40"/>
              <w:rPr>
                <w:del w:id="20194" w:author="Charles Gifford" w:date="2017-03-23T13:11:00Z"/>
                <w:lang w:val="en-US"/>
              </w:rPr>
            </w:pPr>
            <w:del w:id="20195" w:author="Charles Gifford" w:date="2017-03-09T23:24:00Z">
              <w:r w:rsidRPr="001C220C" w:rsidDel="00713AF9">
                <w:rPr>
                  <w:lang w:val="en-US"/>
                </w:rPr>
                <w:delText>Widget Assembly</w:delText>
              </w:r>
            </w:del>
          </w:p>
        </w:tc>
        <w:tc>
          <w:tcPr>
            <w:tcW w:w="1350" w:type="dxa"/>
          </w:tcPr>
          <w:p w14:paraId="77CD6D35" w14:textId="277C29FB" w:rsidR="006F0707" w:rsidRPr="001C220C" w:rsidDel="00CC597E" w:rsidRDefault="006F0707" w:rsidP="006F0707">
            <w:pPr>
              <w:pStyle w:val="TableNormal1"/>
              <w:keepNext w:val="0"/>
              <w:spacing w:before="40"/>
              <w:rPr>
                <w:del w:id="20196" w:author="Charles Gifford" w:date="2017-03-23T13:11:00Z"/>
                <w:lang w:val="en-US"/>
              </w:rPr>
            </w:pPr>
            <w:del w:id="20197" w:author="Charles Gifford" w:date="2017-03-09T23:24:00Z">
              <w:r w:rsidRPr="001C220C" w:rsidDel="00713AF9">
                <w:rPr>
                  <w:lang w:val="en-US"/>
                </w:rPr>
                <w:delText>Run X-Y test</w:delText>
              </w:r>
            </w:del>
          </w:p>
        </w:tc>
        <w:tc>
          <w:tcPr>
            <w:tcW w:w="1080" w:type="dxa"/>
          </w:tcPr>
          <w:p w14:paraId="1EE3740E" w14:textId="61634E16" w:rsidR="006F0707" w:rsidRPr="001C220C" w:rsidDel="00CC597E" w:rsidRDefault="006F0707" w:rsidP="006F0707">
            <w:pPr>
              <w:pStyle w:val="TableNormal1"/>
              <w:keepNext w:val="0"/>
              <w:spacing w:before="40"/>
              <w:rPr>
                <w:del w:id="20198" w:author="Charles Gifford" w:date="2017-03-23T13:11:00Z"/>
                <w:lang w:val="en-US"/>
              </w:rPr>
            </w:pPr>
            <w:del w:id="20199" w:author="Charles Gifford" w:date="2017-03-09T23:24:00Z">
              <w:r w:rsidRPr="001C220C" w:rsidDel="00713AF9">
                <w:rPr>
                  <w:lang w:val="en-US"/>
                </w:rPr>
                <w:delText>RMT38283</w:delText>
              </w:r>
            </w:del>
          </w:p>
        </w:tc>
        <w:tc>
          <w:tcPr>
            <w:tcW w:w="1221" w:type="dxa"/>
          </w:tcPr>
          <w:p w14:paraId="16E802D9" w14:textId="39B77BE8" w:rsidR="006F0707" w:rsidRPr="001C220C" w:rsidDel="00CC597E" w:rsidRDefault="006F0707" w:rsidP="006F0707">
            <w:pPr>
              <w:pStyle w:val="TableNormal1"/>
              <w:keepNext w:val="0"/>
              <w:spacing w:before="40"/>
              <w:rPr>
                <w:del w:id="20200" w:author="Charles Gifford" w:date="2017-03-23T13:11:00Z"/>
                <w:lang w:val="en-US"/>
              </w:rPr>
            </w:pPr>
            <w:del w:id="20201" w:author="Charles Gifford" w:date="2017-03-09T23:24:00Z">
              <w:r w:rsidRPr="001C220C" w:rsidDel="00713AF9">
                <w:rPr>
                  <w:lang w:val="en-US"/>
                </w:rPr>
                <w:delText>Kiting segment</w:delText>
              </w:r>
            </w:del>
          </w:p>
        </w:tc>
      </w:tr>
      <w:tr w:rsidR="006F0707" w:rsidRPr="001C220C" w14:paraId="022998E2" w14:textId="77777777" w:rsidTr="00D60B92">
        <w:trPr>
          <w:cantSplit/>
          <w:jc w:val="center"/>
        </w:trPr>
        <w:tc>
          <w:tcPr>
            <w:tcW w:w="1269" w:type="dxa"/>
          </w:tcPr>
          <w:p w14:paraId="7517AB41" w14:textId="75F30F99" w:rsidR="006F0707" w:rsidRPr="001C220C" w:rsidRDefault="006F0707" w:rsidP="006F0707">
            <w:pPr>
              <w:pStyle w:val="TableNormal1"/>
              <w:keepNext w:val="0"/>
              <w:spacing w:before="40"/>
              <w:rPr>
                <w:lang w:val="en-US"/>
              </w:rPr>
            </w:pPr>
            <w:r w:rsidRPr="001C220C">
              <w:rPr>
                <w:lang w:val="en-US"/>
              </w:rPr>
              <w:t>Cap</w:t>
            </w:r>
            <w:ins w:id="20202" w:author="Charles Gifford" w:date="2017-03-17T19:03:00Z">
              <w:r w:rsidR="004F3CE9">
                <w:rPr>
                  <w:lang w:val="en-US"/>
                </w:rPr>
                <w:t xml:space="preserve">ability </w:t>
              </w:r>
            </w:ins>
            <w:del w:id="20203" w:author="Charles Gifford" w:date="2017-03-17T19:03:00Z">
              <w:r w:rsidRPr="001C220C" w:rsidDel="004F3CE9">
                <w:rPr>
                  <w:lang w:val="en-US"/>
                </w:rPr>
                <w:delText xml:space="preserve">acity </w:delText>
              </w:r>
            </w:del>
            <w:r>
              <w:rPr>
                <w:lang w:val="en-US"/>
              </w:rPr>
              <w:t>t</w:t>
            </w:r>
            <w:r w:rsidRPr="001C220C">
              <w:rPr>
                <w:lang w:val="en-US"/>
              </w:rPr>
              <w:t>ype</w:t>
            </w:r>
          </w:p>
        </w:tc>
        <w:tc>
          <w:tcPr>
            <w:tcW w:w="2686" w:type="dxa"/>
          </w:tcPr>
          <w:p w14:paraId="5F0C8692" w14:textId="77777777" w:rsidR="004F3CE9" w:rsidRPr="004F3CE9" w:rsidRDefault="004F3CE9" w:rsidP="004F3CE9">
            <w:pPr>
              <w:pStyle w:val="TableNormal1"/>
              <w:spacing w:before="40"/>
              <w:rPr>
                <w:ins w:id="20204" w:author="Charles Gifford" w:date="2017-03-17T19:04:00Z"/>
                <w:lang w:val="en-US"/>
              </w:rPr>
            </w:pPr>
            <w:ins w:id="20205" w:author="Charles Gifford" w:date="2017-03-17T19:04:00Z">
              <w:r w:rsidRPr="004F3CE9">
                <w:rPr>
                  <w:lang w:val="en-US"/>
                </w:rPr>
                <w:t>Defines the type of capability. Defined values are</w:t>
              </w:r>
            </w:ins>
          </w:p>
          <w:p w14:paraId="7E937696" w14:textId="77777777" w:rsidR="004F3CE9" w:rsidRPr="004F3CE9" w:rsidRDefault="004F3CE9" w:rsidP="004F3CE9">
            <w:pPr>
              <w:pStyle w:val="TableNormal1"/>
              <w:spacing w:before="40"/>
              <w:rPr>
                <w:ins w:id="20206" w:author="Charles Gifford" w:date="2017-03-17T19:04:00Z"/>
                <w:lang w:val="en-US"/>
              </w:rPr>
            </w:pPr>
            <w:ins w:id="20207" w:author="Charles Gifford" w:date="2017-03-17T19:04:00Z">
              <w:r w:rsidRPr="004F3CE9">
                <w:rPr>
                  <w:lang w:val="en-US"/>
                </w:rPr>
                <w:t>Committed, unattainable, available, used, unused, total.</w:t>
              </w:r>
            </w:ins>
          </w:p>
          <w:p w14:paraId="7A3959BE" w14:textId="77777777" w:rsidR="004F3CE9" w:rsidRPr="004F3CE9" w:rsidRDefault="004F3CE9" w:rsidP="004F3CE9">
            <w:pPr>
              <w:pStyle w:val="TableNormal1"/>
              <w:spacing w:before="40"/>
              <w:rPr>
                <w:ins w:id="20208" w:author="Charles Gifford" w:date="2017-03-17T19:04:00Z"/>
                <w:lang w:val="en-US"/>
              </w:rPr>
            </w:pPr>
            <w:ins w:id="20209" w:author="Charles Gifford" w:date="2017-03-17T19:04:00Z">
              <w:r w:rsidRPr="004F3CE9">
                <w:rPr>
                  <w:lang w:val="en-US"/>
                </w:rPr>
                <w:t>Committed – capacity that is committed for future productive use.</w:t>
              </w:r>
            </w:ins>
          </w:p>
          <w:p w14:paraId="0534B49B" w14:textId="77777777" w:rsidR="004F3CE9" w:rsidRPr="004F3CE9" w:rsidRDefault="004F3CE9" w:rsidP="004F3CE9">
            <w:pPr>
              <w:pStyle w:val="TableNormal1"/>
              <w:spacing w:before="40"/>
              <w:rPr>
                <w:ins w:id="20210" w:author="Charles Gifford" w:date="2017-03-17T19:04:00Z"/>
                <w:lang w:val="en-US"/>
              </w:rPr>
            </w:pPr>
            <w:ins w:id="20211" w:author="Charles Gifford" w:date="2017-03-17T19:04:00Z">
              <w:r w:rsidRPr="004F3CE9">
                <w:rPr>
                  <w:lang w:val="en-US"/>
                </w:rPr>
                <w:t>Unattainable – capacity that is not attainable for future productive use given the equipment condition, equipment utilization, personnel availability or material availability.</w:t>
              </w:r>
            </w:ins>
          </w:p>
          <w:p w14:paraId="5201450C" w14:textId="77777777" w:rsidR="004F3CE9" w:rsidRPr="004F3CE9" w:rsidRDefault="004F3CE9" w:rsidP="004F3CE9">
            <w:pPr>
              <w:pStyle w:val="TableNormal1"/>
              <w:spacing w:before="40"/>
              <w:rPr>
                <w:ins w:id="20212" w:author="Charles Gifford" w:date="2017-03-17T19:04:00Z"/>
                <w:lang w:val="en-US"/>
              </w:rPr>
            </w:pPr>
            <w:ins w:id="20213" w:author="Charles Gifford" w:date="2017-03-17T19:04:00Z">
              <w:r w:rsidRPr="004F3CE9">
                <w:rPr>
                  <w:lang w:val="en-US"/>
                </w:rPr>
                <w:t>Available – capacity that is available for additional future productive use.</w:t>
              </w:r>
            </w:ins>
          </w:p>
          <w:p w14:paraId="15C2B3AE" w14:textId="77777777" w:rsidR="004F3CE9" w:rsidRPr="004F3CE9" w:rsidRDefault="004F3CE9" w:rsidP="004F3CE9">
            <w:pPr>
              <w:pStyle w:val="TableNormal1"/>
              <w:spacing w:before="40"/>
              <w:rPr>
                <w:ins w:id="20214" w:author="Charles Gifford" w:date="2017-03-17T19:04:00Z"/>
                <w:lang w:val="en-US"/>
              </w:rPr>
            </w:pPr>
            <w:ins w:id="20215" w:author="Charles Gifford" w:date="2017-03-17T19:04:00Z">
              <w:r w:rsidRPr="004F3CE9">
                <w:rPr>
                  <w:lang w:val="en-US"/>
                </w:rPr>
                <w:t>Used – a historical value that defines the portion of the capacity with acceptable quality.</w:t>
              </w:r>
            </w:ins>
          </w:p>
          <w:p w14:paraId="6973D746" w14:textId="77777777" w:rsidR="004F3CE9" w:rsidRPr="004F3CE9" w:rsidRDefault="004F3CE9" w:rsidP="004F3CE9">
            <w:pPr>
              <w:pStyle w:val="TableNormal1"/>
              <w:spacing w:before="40"/>
              <w:rPr>
                <w:ins w:id="20216" w:author="Charles Gifford" w:date="2017-03-17T19:04:00Z"/>
                <w:lang w:val="en-US"/>
              </w:rPr>
            </w:pPr>
            <w:ins w:id="20217" w:author="Charles Gifford" w:date="2017-03-17T19:04:00Z">
              <w:r w:rsidRPr="004F3CE9">
                <w:rPr>
                  <w:lang w:val="en-US"/>
                </w:rPr>
                <w:t>Unused – a historical value that defines the portion of the capacity that was not used or had unacceptable quality.</w:t>
              </w:r>
            </w:ins>
          </w:p>
          <w:p w14:paraId="2811DFE4" w14:textId="339D97DC" w:rsidR="006F0707" w:rsidDel="004F3CE9" w:rsidRDefault="004F3CE9" w:rsidP="004F3CE9">
            <w:pPr>
              <w:pStyle w:val="TableNormal1"/>
              <w:keepNext w:val="0"/>
              <w:spacing w:before="40"/>
              <w:rPr>
                <w:del w:id="20218" w:author="Charles Gifford" w:date="2017-03-17T19:04:00Z"/>
                <w:lang w:val="en-US"/>
              </w:rPr>
            </w:pPr>
            <w:ins w:id="20219" w:author="Charles Gifford" w:date="2017-03-17T19:04:00Z">
              <w:r w:rsidRPr="004F3CE9">
                <w:rPr>
                  <w:lang w:val="en-US"/>
                </w:rPr>
                <w:t>Total – the sum of used and unused capability or the sum of available, unattainable and committed capability</w:t>
              </w:r>
            </w:ins>
            <w:ins w:id="20220" w:author="Charles Gifford" w:date="2017-03-17T19:10:00Z">
              <w:r w:rsidR="00EB6F1D">
                <w:rPr>
                  <w:lang w:val="en-US"/>
                </w:rPr>
                <w:t>.</w:t>
              </w:r>
            </w:ins>
            <w:del w:id="20221" w:author="Charles Gifford" w:date="2017-03-17T19:04:00Z">
              <w:r w:rsidR="006F0707" w:rsidRPr="001C220C" w:rsidDel="004F3CE9">
                <w:rPr>
                  <w:lang w:val="en-US"/>
                </w:rPr>
                <w:delText xml:space="preserve">The capacity type: </w:delText>
              </w:r>
            </w:del>
          </w:p>
          <w:p w14:paraId="50C6EA4B" w14:textId="58FF8E8C" w:rsidR="006F0707" w:rsidRPr="001C220C" w:rsidRDefault="006F0707" w:rsidP="006F0707">
            <w:pPr>
              <w:pStyle w:val="TableNormal1"/>
              <w:keepNext w:val="0"/>
              <w:spacing w:before="40"/>
              <w:rPr>
                <w:lang w:val="en-US"/>
              </w:rPr>
            </w:pPr>
            <w:del w:id="20222" w:author="Charles Gifford" w:date="2017-03-17T19:04:00Z">
              <w:r w:rsidRPr="001C220C" w:rsidDel="004F3CE9">
                <w:rPr>
                  <w:lang w:val="en-US"/>
                </w:rPr>
                <w:delText xml:space="preserve">Available, </w:delText>
              </w:r>
              <w:r w:rsidDel="004F3CE9">
                <w:rPr>
                  <w:lang w:val="en-US"/>
                </w:rPr>
                <w:delText>u</w:delText>
              </w:r>
              <w:r w:rsidRPr="001C220C" w:rsidDel="004F3CE9">
                <w:rPr>
                  <w:lang w:val="en-US"/>
                </w:rPr>
                <w:delText xml:space="preserve">nattainable, </w:delText>
              </w:r>
              <w:r w:rsidDel="004F3CE9">
                <w:rPr>
                  <w:lang w:val="en-US"/>
                </w:rPr>
                <w:delText>c</w:delText>
              </w:r>
              <w:r w:rsidRPr="001C220C" w:rsidDel="004F3CE9">
                <w:rPr>
                  <w:lang w:val="en-US"/>
                </w:rPr>
                <w:delText>ommitted.</w:delText>
              </w:r>
            </w:del>
          </w:p>
        </w:tc>
        <w:tc>
          <w:tcPr>
            <w:tcW w:w="1440" w:type="dxa"/>
          </w:tcPr>
          <w:p w14:paraId="7A172F7C" w14:textId="066E32C4" w:rsidR="006F0707" w:rsidRPr="001C220C" w:rsidRDefault="006F0707" w:rsidP="006F0707">
            <w:pPr>
              <w:pStyle w:val="TableNormal1"/>
              <w:keepNext w:val="0"/>
              <w:spacing w:before="40"/>
              <w:rPr>
                <w:lang w:val="en-US"/>
              </w:rPr>
            </w:pPr>
            <w:r w:rsidRPr="001C220C">
              <w:rPr>
                <w:lang w:val="en-US"/>
              </w:rPr>
              <w:t>Available</w:t>
            </w:r>
          </w:p>
        </w:tc>
        <w:tc>
          <w:tcPr>
            <w:tcW w:w="1350" w:type="dxa"/>
          </w:tcPr>
          <w:p w14:paraId="6685ABFE" w14:textId="77777777" w:rsidR="006F0707" w:rsidRPr="001C220C" w:rsidRDefault="006F0707" w:rsidP="006F0707">
            <w:pPr>
              <w:pStyle w:val="TableNormal1"/>
              <w:keepNext w:val="0"/>
              <w:spacing w:before="40"/>
              <w:rPr>
                <w:lang w:val="en-US"/>
              </w:rPr>
            </w:pPr>
            <w:r w:rsidRPr="001C220C">
              <w:rPr>
                <w:lang w:val="en-US"/>
              </w:rPr>
              <w:t>Committed</w:t>
            </w:r>
          </w:p>
        </w:tc>
        <w:tc>
          <w:tcPr>
            <w:tcW w:w="1080" w:type="dxa"/>
          </w:tcPr>
          <w:p w14:paraId="31242A88" w14:textId="77777777" w:rsidR="006F0707" w:rsidRPr="001C220C" w:rsidRDefault="006F0707" w:rsidP="006F0707">
            <w:pPr>
              <w:pStyle w:val="TableNormal1"/>
              <w:keepNext w:val="0"/>
              <w:spacing w:before="40"/>
              <w:rPr>
                <w:lang w:val="en-US"/>
              </w:rPr>
            </w:pPr>
            <w:r w:rsidRPr="001C220C">
              <w:rPr>
                <w:lang w:val="en-US"/>
              </w:rPr>
              <w:t>Available</w:t>
            </w:r>
          </w:p>
        </w:tc>
        <w:tc>
          <w:tcPr>
            <w:tcW w:w="1221" w:type="dxa"/>
          </w:tcPr>
          <w:p w14:paraId="53807587" w14:textId="77777777" w:rsidR="006F0707" w:rsidRPr="001C220C" w:rsidRDefault="006F0707" w:rsidP="006F0707">
            <w:pPr>
              <w:pStyle w:val="TableNormal1"/>
              <w:keepNext w:val="0"/>
              <w:spacing w:before="40"/>
              <w:rPr>
                <w:lang w:val="en-US"/>
              </w:rPr>
            </w:pPr>
            <w:r w:rsidRPr="001C220C">
              <w:rPr>
                <w:lang w:val="en-US"/>
              </w:rPr>
              <w:t>Unattainable</w:t>
            </w:r>
          </w:p>
        </w:tc>
      </w:tr>
      <w:tr w:rsidR="006F0707" w:rsidRPr="001C220C" w14:paraId="30619E70" w14:textId="77777777" w:rsidTr="00D60B92">
        <w:trPr>
          <w:cantSplit/>
          <w:jc w:val="center"/>
        </w:trPr>
        <w:tc>
          <w:tcPr>
            <w:tcW w:w="1269" w:type="dxa"/>
          </w:tcPr>
          <w:p w14:paraId="10DACB9B" w14:textId="77777777" w:rsidR="006F0707" w:rsidRPr="001C220C" w:rsidRDefault="006F0707" w:rsidP="006F0707">
            <w:pPr>
              <w:pStyle w:val="TableNormal1"/>
              <w:keepNext w:val="0"/>
              <w:spacing w:before="40"/>
              <w:rPr>
                <w:lang w:val="en-US"/>
              </w:rPr>
            </w:pPr>
            <w:r w:rsidRPr="001C220C">
              <w:rPr>
                <w:lang w:val="en-US"/>
              </w:rPr>
              <w:t>Reason</w:t>
            </w:r>
          </w:p>
        </w:tc>
        <w:tc>
          <w:tcPr>
            <w:tcW w:w="2686" w:type="dxa"/>
          </w:tcPr>
          <w:p w14:paraId="3FBAF1C6" w14:textId="4D00D010" w:rsidR="00EB6F1D" w:rsidRPr="00EB6F1D" w:rsidRDefault="00EB6F1D" w:rsidP="00EB6F1D">
            <w:pPr>
              <w:pStyle w:val="TableNormal1"/>
              <w:spacing w:before="40"/>
              <w:rPr>
                <w:ins w:id="20223" w:author="Charles Gifford" w:date="2017-03-17T19:05:00Z"/>
                <w:lang w:val="en-US"/>
              </w:rPr>
            </w:pPr>
            <w:ins w:id="20224" w:author="Charles Gifford" w:date="2017-03-17T19:05:00Z">
              <w:r w:rsidRPr="00EB6F1D">
                <w:rPr>
                  <w:lang w:val="en-US"/>
                </w:rPr>
                <w:t xml:space="preserve">Defines the reason for the </w:t>
              </w:r>
            </w:ins>
            <w:ins w:id="20225" w:author="Charles Gifford" w:date="2017-03-17T20:43:00Z">
              <w:r w:rsidR="004B25FF">
                <w:rPr>
                  <w:lang w:val="en-US"/>
                </w:rPr>
                <w:t>a</w:t>
              </w:r>
            </w:ins>
            <w:ins w:id="20226" w:author="Charles Gifford" w:date="2017-03-17T19:05:00Z">
              <w:r w:rsidRPr="00EB6F1D">
                <w:rPr>
                  <w:lang w:val="en-US"/>
                </w:rPr>
                <w:t xml:space="preserve">. </w:t>
              </w:r>
            </w:ins>
          </w:p>
          <w:p w14:paraId="34C1A0F3" w14:textId="01D9FEC4" w:rsidR="006F0707" w:rsidRPr="001C220C" w:rsidRDefault="00EB6F1D" w:rsidP="00EB6F1D">
            <w:pPr>
              <w:pStyle w:val="TableNormal1"/>
              <w:keepNext w:val="0"/>
              <w:spacing w:before="40"/>
              <w:rPr>
                <w:lang w:val="en-US"/>
              </w:rPr>
            </w:pPr>
            <w:ins w:id="20227" w:author="Charles Gifford" w:date="2017-03-17T19:05:00Z">
              <w:r w:rsidRPr="00EB6F1D">
                <w:rPr>
                  <w:lang w:val="en-US"/>
                </w:rPr>
                <w:t>EXAMPLE 1   If unused, then the reason for why the capability was unused, such as a specific equipment failure or unacceptable product quality.</w:t>
              </w:r>
            </w:ins>
            <w:del w:id="20228" w:author="Charles Gifford" w:date="2017-03-17T19:05:00Z">
              <w:r w:rsidR="006F0707" w:rsidRPr="001C220C" w:rsidDel="00EB6F1D">
                <w:rPr>
                  <w:lang w:val="en-US"/>
                </w:rPr>
                <w:delText>Gives the reason for the capacity type.</w:delText>
              </w:r>
            </w:del>
          </w:p>
        </w:tc>
        <w:tc>
          <w:tcPr>
            <w:tcW w:w="1440" w:type="dxa"/>
          </w:tcPr>
          <w:p w14:paraId="03485822" w14:textId="4C9E42E6" w:rsidR="006F0707" w:rsidRPr="001C220C" w:rsidRDefault="006F0707" w:rsidP="006F0707">
            <w:pPr>
              <w:pStyle w:val="TableNormal1"/>
              <w:keepNext w:val="0"/>
              <w:spacing w:before="40"/>
              <w:rPr>
                <w:lang w:val="en-US"/>
              </w:rPr>
            </w:pPr>
            <w:r w:rsidRPr="001C220C">
              <w:rPr>
                <w:lang w:val="en-US"/>
              </w:rPr>
              <w:t>Available for Production</w:t>
            </w:r>
          </w:p>
        </w:tc>
        <w:tc>
          <w:tcPr>
            <w:tcW w:w="1350" w:type="dxa"/>
          </w:tcPr>
          <w:p w14:paraId="0969B944" w14:textId="77777777" w:rsidR="006F0707" w:rsidRPr="001C220C" w:rsidRDefault="006F0707" w:rsidP="006F0707">
            <w:pPr>
              <w:pStyle w:val="TableNormal1"/>
              <w:keepNext w:val="0"/>
              <w:spacing w:before="40"/>
              <w:rPr>
                <w:lang w:val="en-US"/>
              </w:rPr>
            </w:pPr>
            <w:r w:rsidRPr="001C220C">
              <w:rPr>
                <w:lang w:val="en-US"/>
              </w:rPr>
              <w:t>Scheduled calibration</w:t>
            </w:r>
          </w:p>
        </w:tc>
        <w:tc>
          <w:tcPr>
            <w:tcW w:w="1080" w:type="dxa"/>
          </w:tcPr>
          <w:p w14:paraId="37F51FED" w14:textId="77777777" w:rsidR="006F0707" w:rsidRPr="001C220C" w:rsidRDefault="006F0707" w:rsidP="006F0707">
            <w:pPr>
              <w:pStyle w:val="TableNormal1"/>
              <w:keepNext w:val="0"/>
              <w:spacing w:before="40"/>
              <w:rPr>
                <w:lang w:val="en-US"/>
              </w:rPr>
            </w:pPr>
            <w:r w:rsidRPr="001C220C">
              <w:rPr>
                <w:lang w:val="en-US"/>
              </w:rPr>
              <w:t>Available for incoming inspection</w:t>
            </w:r>
          </w:p>
        </w:tc>
        <w:tc>
          <w:tcPr>
            <w:tcW w:w="1221" w:type="dxa"/>
          </w:tcPr>
          <w:p w14:paraId="51D696BC" w14:textId="77777777" w:rsidR="006F0707" w:rsidRPr="001C220C" w:rsidRDefault="006F0707" w:rsidP="006F0707">
            <w:pPr>
              <w:pStyle w:val="TableNormal1"/>
              <w:keepNext w:val="0"/>
              <w:spacing w:before="40"/>
              <w:rPr>
                <w:lang w:val="en-US"/>
              </w:rPr>
            </w:pPr>
            <w:r w:rsidRPr="001C220C">
              <w:rPr>
                <w:lang w:val="en-US"/>
              </w:rPr>
              <w:t>Down for inventory cycle count</w:t>
            </w:r>
          </w:p>
        </w:tc>
      </w:tr>
      <w:tr w:rsidR="00990FAA" w:rsidRPr="001C220C" w14:paraId="6EC10C87" w14:textId="77777777" w:rsidTr="00D60B92">
        <w:trPr>
          <w:cantSplit/>
          <w:jc w:val="center"/>
          <w:ins w:id="20229" w:author="Charles Gifford" w:date="2017-03-10T00:31:00Z"/>
        </w:trPr>
        <w:tc>
          <w:tcPr>
            <w:tcW w:w="1269" w:type="dxa"/>
          </w:tcPr>
          <w:p w14:paraId="34A7B12C" w14:textId="56B0A044" w:rsidR="00990FAA" w:rsidRPr="001C220C" w:rsidRDefault="00990FAA" w:rsidP="00990FAA">
            <w:pPr>
              <w:pStyle w:val="TableNormal1"/>
              <w:keepNext w:val="0"/>
              <w:spacing w:before="40"/>
              <w:rPr>
                <w:ins w:id="20230" w:author="Charles Gifford" w:date="2017-03-10T00:31:00Z"/>
                <w:lang w:val="en-US"/>
              </w:rPr>
            </w:pPr>
            <w:ins w:id="20231" w:author="Charles Gifford" w:date="2017-03-10T00:31:00Z">
              <w:r w:rsidRPr="00921C34">
                <w:rPr>
                  <w:lang w:val="en-US"/>
                </w:rPr>
                <w:t>Confidence factor</w:t>
              </w:r>
            </w:ins>
          </w:p>
        </w:tc>
        <w:tc>
          <w:tcPr>
            <w:tcW w:w="2686" w:type="dxa"/>
          </w:tcPr>
          <w:p w14:paraId="2044BEAD" w14:textId="51012260" w:rsidR="00990FAA" w:rsidRPr="001C220C" w:rsidRDefault="00990FAA" w:rsidP="00990FAA">
            <w:pPr>
              <w:pStyle w:val="TableNormal1"/>
              <w:keepNext w:val="0"/>
              <w:spacing w:before="40"/>
              <w:rPr>
                <w:ins w:id="20232" w:author="Charles Gifford" w:date="2017-03-10T00:31:00Z"/>
                <w:lang w:val="en-US"/>
              </w:rPr>
            </w:pPr>
            <w:ins w:id="20233" w:author="Charles Gifford" w:date="2017-03-10T00:31:00Z">
              <w:r w:rsidRPr="009432D4">
                <w:rPr>
                  <w:lang w:val="en-US"/>
                </w:rPr>
                <w:t>Measure of the confidence of the abili</w:t>
              </w:r>
              <w:r>
                <w:rPr>
                  <w:lang w:val="en-US"/>
                </w:rPr>
                <w:t>ty to obtain the capacity value</w:t>
              </w:r>
              <w:r w:rsidRPr="009432D4">
                <w:rPr>
                  <w:lang w:val="en-US"/>
                </w:rPr>
                <w:t>.</w:t>
              </w:r>
            </w:ins>
          </w:p>
        </w:tc>
        <w:tc>
          <w:tcPr>
            <w:tcW w:w="1440" w:type="dxa"/>
          </w:tcPr>
          <w:p w14:paraId="0853B696" w14:textId="33909644" w:rsidR="00990FAA" w:rsidRPr="001C220C" w:rsidRDefault="00990FAA" w:rsidP="00990FAA">
            <w:pPr>
              <w:pStyle w:val="TableNormal1"/>
              <w:keepNext w:val="0"/>
              <w:spacing w:before="40"/>
              <w:rPr>
                <w:ins w:id="20234" w:author="Charles Gifford" w:date="2017-03-10T00:31:00Z"/>
                <w:lang w:val="en-US"/>
              </w:rPr>
            </w:pPr>
            <w:ins w:id="20235" w:author="Charles Gifford" w:date="2017-03-10T00:31:00Z">
              <w:r w:rsidRPr="00921C34">
                <w:rPr>
                  <w:lang w:val="en-US"/>
                </w:rPr>
                <w:t>Good</w:t>
              </w:r>
            </w:ins>
          </w:p>
        </w:tc>
        <w:tc>
          <w:tcPr>
            <w:tcW w:w="1350" w:type="dxa"/>
          </w:tcPr>
          <w:p w14:paraId="0E9053C4" w14:textId="4CE17CEE" w:rsidR="00990FAA" w:rsidRPr="001C220C" w:rsidRDefault="00990FAA" w:rsidP="00990FAA">
            <w:pPr>
              <w:pStyle w:val="TableNormal1"/>
              <w:keepNext w:val="0"/>
              <w:spacing w:before="40"/>
              <w:rPr>
                <w:ins w:id="20236" w:author="Charles Gifford" w:date="2017-03-10T00:31:00Z"/>
                <w:lang w:val="en-US"/>
              </w:rPr>
            </w:pPr>
            <w:ins w:id="20237" w:author="Charles Gifford" w:date="2017-03-10T00:31:00Z">
              <w:r w:rsidRPr="00921C34">
                <w:rPr>
                  <w:lang w:val="en-US"/>
                </w:rPr>
                <w:t>100%</w:t>
              </w:r>
            </w:ins>
          </w:p>
        </w:tc>
        <w:tc>
          <w:tcPr>
            <w:tcW w:w="1080" w:type="dxa"/>
          </w:tcPr>
          <w:p w14:paraId="51EA2D51" w14:textId="01828238" w:rsidR="00990FAA" w:rsidRPr="001C220C" w:rsidRDefault="00990FAA" w:rsidP="00990FAA">
            <w:pPr>
              <w:pStyle w:val="TableNormal1"/>
              <w:keepNext w:val="0"/>
              <w:spacing w:before="40"/>
              <w:rPr>
                <w:ins w:id="20238" w:author="Charles Gifford" w:date="2017-03-10T00:31:00Z"/>
                <w:lang w:val="en-US"/>
              </w:rPr>
            </w:pPr>
            <w:ins w:id="20239" w:author="Charles Gifford" w:date="2017-03-10T00:31:00Z">
              <w:r w:rsidRPr="00921C34">
                <w:rPr>
                  <w:lang w:val="en-US"/>
                </w:rPr>
                <w:t>bad</w:t>
              </w:r>
            </w:ins>
          </w:p>
        </w:tc>
        <w:tc>
          <w:tcPr>
            <w:tcW w:w="1221" w:type="dxa"/>
          </w:tcPr>
          <w:p w14:paraId="1FD94F39" w14:textId="06CA43F6" w:rsidR="00990FAA" w:rsidRPr="001C220C" w:rsidRDefault="00990FAA" w:rsidP="00990FAA">
            <w:pPr>
              <w:pStyle w:val="TableNormal1"/>
              <w:keepNext w:val="0"/>
              <w:spacing w:before="40"/>
              <w:rPr>
                <w:ins w:id="20240" w:author="Charles Gifford" w:date="2017-03-10T00:31:00Z"/>
                <w:lang w:val="en-US"/>
              </w:rPr>
            </w:pPr>
            <w:ins w:id="20241" w:author="Charles Gifford" w:date="2017-03-10T00:31:00Z">
              <w:r w:rsidRPr="00921C34">
                <w:rPr>
                  <w:lang w:val="en-US"/>
                </w:rPr>
                <w:t>Uncertain</w:t>
              </w:r>
            </w:ins>
          </w:p>
        </w:tc>
      </w:tr>
      <w:tr w:rsidR="006F0707" w:rsidRPr="001C220C" w14:paraId="4D43B056" w14:textId="77777777" w:rsidTr="00D60B92">
        <w:trPr>
          <w:cantSplit/>
          <w:jc w:val="center"/>
        </w:trPr>
        <w:tc>
          <w:tcPr>
            <w:tcW w:w="1269" w:type="dxa"/>
          </w:tcPr>
          <w:p w14:paraId="2C07F6FF" w14:textId="77777777" w:rsidR="006F0707" w:rsidRPr="001C220C" w:rsidRDefault="006F0707" w:rsidP="006F0707">
            <w:pPr>
              <w:pStyle w:val="TableNormal1"/>
              <w:keepNext w:val="0"/>
              <w:spacing w:before="40"/>
              <w:rPr>
                <w:lang w:val="en-US"/>
              </w:rPr>
            </w:pPr>
            <w:r>
              <w:rPr>
                <w:lang w:val="en-US"/>
              </w:rPr>
              <w:t>Hierarchy scope</w:t>
            </w:r>
          </w:p>
        </w:tc>
        <w:tc>
          <w:tcPr>
            <w:tcW w:w="2686" w:type="dxa"/>
          </w:tcPr>
          <w:p w14:paraId="489B52FA" w14:textId="77777777" w:rsidR="006F0707" w:rsidRPr="001C220C" w:rsidRDefault="006F0707" w:rsidP="006F0707">
            <w:pPr>
              <w:pStyle w:val="TableNormal1"/>
              <w:keepNext w:val="0"/>
              <w:spacing w:before="40"/>
              <w:rPr>
                <w:lang w:val="en-US"/>
              </w:rPr>
            </w:pPr>
            <w:r w:rsidRPr="001C220C">
              <w:rPr>
                <w:lang w:val="en-US"/>
              </w:rPr>
              <w:t xml:space="preserve">Identifies where the exchanged information fits within the role based equipment hierarchy. </w:t>
            </w:r>
          </w:p>
          <w:p w14:paraId="09CB1F75" w14:textId="77777777" w:rsidR="006F0707" w:rsidRPr="001C220C" w:rsidRDefault="006F0707" w:rsidP="006F0707">
            <w:pPr>
              <w:pStyle w:val="TableNormal1"/>
              <w:keepNext w:val="0"/>
              <w:spacing w:before="40"/>
              <w:rPr>
                <w:lang w:val="en-US"/>
              </w:rPr>
            </w:pPr>
            <w:r w:rsidRPr="001C220C">
              <w:rPr>
                <w:lang w:val="en-US"/>
              </w:rPr>
              <w:t xml:space="preserve">If omitted, then the capability is associated to the parent </w:t>
            </w:r>
            <w:r w:rsidRPr="001C220C">
              <w:rPr>
                <w:i/>
                <w:lang w:val="en-US"/>
              </w:rPr>
              <w:t>process segment capability</w:t>
            </w:r>
            <w:r w:rsidRPr="001C220C">
              <w:rPr>
                <w:lang w:val="en-US"/>
              </w:rPr>
              <w:t xml:space="preserve"> </w:t>
            </w:r>
            <w:r>
              <w:rPr>
                <w:lang w:val="en-US"/>
              </w:rPr>
              <w:t>hierarchy scope</w:t>
            </w:r>
            <w:r w:rsidRPr="001C220C">
              <w:rPr>
                <w:lang w:val="en-US"/>
              </w:rPr>
              <w:t>.</w:t>
            </w:r>
          </w:p>
          <w:p w14:paraId="50828ECA" w14:textId="090A5644" w:rsidR="006F0707" w:rsidRPr="001C220C" w:rsidRDefault="006F0707" w:rsidP="006F0707">
            <w:pPr>
              <w:pStyle w:val="TableNormal1"/>
              <w:keepNext w:val="0"/>
              <w:spacing w:before="40"/>
              <w:rPr>
                <w:lang w:val="en-US"/>
              </w:rPr>
            </w:pPr>
            <w:r w:rsidRPr="001C220C">
              <w:rPr>
                <w:lang w:val="en-US"/>
              </w:rPr>
              <w:t xml:space="preserve">Zero or more as required to identify the specific scope of the </w:t>
            </w:r>
            <w:del w:id="20242" w:author="Charles Gifford" w:date="2017-03-15T12:37:00Z">
              <w:r w:rsidRPr="003310AA" w:rsidDel="0077548E">
                <w:rPr>
                  <w:i/>
                  <w:lang w:val="en-US"/>
                </w:rPr>
                <w:delText>production</w:delText>
              </w:r>
            </w:del>
            <w:r w:rsidR="0077548E">
              <w:rPr>
                <w:i/>
                <w:lang w:val="en-US"/>
              </w:rPr>
              <w:t>operations</w:t>
            </w:r>
            <w:r w:rsidRPr="003310AA">
              <w:rPr>
                <w:i/>
                <w:lang w:val="en-US"/>
              </w:rPr>
              <w:t xml:space="preserve"> capability </w:t>
            </w:r>
            <w:r w:rsidRPr="001C220C">
              <w:rPr>
                <w:lang w:val="en-US"/>
              </w:rPr>
              <w:t>definition.</w:t>
            </w:r>
          </w:p>
        </w:tc>
        <w:tc>
          <w:tcPr>
            <w:tcW w:w="1440" w:type="dxa"/>
          </w:tcPr>
          <w:p w14:paraId="3BACB991" w14:textId="77777777" w:rsidR="006F0707" w:rsidRPr="001C220C" w:rsidRDefault="006F0707" w:rsidP="006F0707">
            <w:pPr>
              <w:pStyle w:val="TableNormal1"/>
              <w:keepNext w:val="0"/>
              <w:spacing w:before="40"/>
              <w:rPr>
                <w:lang w:val="en-US"/>
              </w:rPr>
            </w:pPr>
            <w:r w:rsidRPr="001C220C">
              <w:rPr>
                <w:lang w:val="en-US"/>
              </w:rPr>
              <w:t>Production Line #15</w:t>
            </w:r>
          </w:p>
        </w:tc>
        <w:tc>
          <w:tcPr>
            <w:tcW w:w="1350" w:type="dxa"/>
          </w:tcPr>
          <w:p w14:paraId="6C57D5E0" w14:textId="77777777" w:rsidR="006F0707" w:rsidRPr="001C220C" w:rsidRDefault="006F0707" w:rsidP="006F0707">
            <w:pPr>
              <w:pStyle w:val="TableNormal1"/>
              <w:keepNext w:val="0"/>
              <w:rPr>
                <w:lang w:val="en-US"/>
              </w:rPr>
            </w:pPr>
            <w:r w:rsidRPr="001C220C">
              <w:rPr>
                <w:lang w:val="en-US"/>
              </w:rPr>
              <w:t>CNC Machine</w:t>
            </w:r>
          </w:p>
          <w:p w14:paraId="00B4E94A" w14:textId="77777777" w:rsidR="006F0707" w:rsidRPr="001C220C" w:rsidRDefault="006F0707" w:rsidP="006F0707">
            <w:pPr>
              <w:pStyle w:val="TableNormal1"/>
              <w:keepNext w:val="0"/>
              <w:spacing w:before="40"/>
              <w:rPr>
                <w:lang w:val="en-US"/>
              </w:rPr>
            </w:pPr>
            <w:r w:rsidRPr="001C220C">
              <w:rPr>
                <w:lang w:val="en-US"/>
              </w:rPr>
              <w:t>Asset ID 13465</w:t>
            </w:r>
          </w:p>
        </w:tc>
        <w:tc>
          <w:tcPr>
            <w:tcW w:w="1080" w:type="dxa"/>
          </w:tcPr>
          <w:p w14:paraId="3766798D" w14:textId="77777777" w:rsidR="006F0707" w:rsidRPr="001C220C" w:rsidRDefault="006F0707" w:rsidP="006F0707">
            <w:pPr>
              <w:pStyle w:val="TableNormal1"/>
              <w:keepNext w:val="0"/>
              <w:rPr>
                <w:lang w:val="en-US"/>
              </w:rPr>
            </w:pPr>
            <w:r w:rsidRPr="001C220C">
              <w:rPr>
                <w:lang w:val="en-US"/>
              </w:rPr>
              <w:t>Test Cell 4</w:t>
            </w:r>
          </w:p>
          <w:p w14:paraId="7151DC81" w14:textId="77777777" w:rsidR="006F0707" w:rsidRPr="001C220C" w:rsidRDefault="006F0707" w:rsidP="006F0707">
            <w:pPr>
              <w:pStyle w:val="TableNormal1"/>
              <w:keepNext w:val="0"/>
              <w:spacing w:before="40"/>
              <w:rPr>
                <w:lang w:val="en-US"/>
              </w:rPr>
            </w:pPr>
            <w:r w:rsidRPr="001C220C">
              <w:rPr>
                <w:lang w:val="en-US"/>
              </w:rPr>
              <w:t>Receiving</w:t>
            </w:r>
          </w:p>
        </w:tc>
        <w:tc>
          <w:tcPr>
            <w:tcW w:w="1221" w:type="dxa"/>
          </w:tcPr>
          <w:p w14:paraId="6C8534B3" w14:textId="77777777" w:rsidR="006F0707" w:rsidRPr="001C220C" w:rsidRDefault="006F0707" w:rsidP="006F0707">
            <w:pPr>
              <w:pStyle w:val="TableNormal1"/>
              <w:keepNext w:val="0"/>
              <w:spacing w:before="40"/>
              <w:rPr>
                <w:lang w:val="en-US"/>
              </w:rPr>
            </w:pPr>
            <w:r w:rsidRPr="001C220C">
              <w:rPr>
                <w:lang w:val="en-US"/>
              </w:rPr>
              <w:t>Warehouse B</w:t>
            </w:r>
          </w:p>
        </w:tc>
      </w:tr>
      <w:tr w:rsidR="006F0707" w:rsidRPr="001C220C" w14:paraId="0A6AE022" w14:textId="77777777" w:rsidTr="00D60B92">
        <w:trPr>
          <w:cantSplit/>
          <w:jc w:val="center"/>
        </w:trPr>
        <w:tc>
          <w:tcPr>
            <w:tcW w:w="1269" w:type="dxa"/>
          </w:tcPr>
          <w:p w14:paraId="38D0B014" w14:textId="77777777" w:rsidR="006F0707" w:rsidRPr="001C220C" w:rsidRDefault="006F0707" w:rsidP="006F0707">
            <w:pPr>
              <w:pStyle w:val="TableNormal1"/>
              <w:keepNext w:val="0"/>
              <w:spacing w:before="40"/>
              <w:rPr>
                <w:lang w:val="en-US"/>
              </w:rPr>
            </w:pPr>
            <w:r w:rsidRPr="001C220C">
              <w:rPr>
                <w:lang w:val="en-US"/>
              </w:rPr>
              <w:t xml:space="preserve">Start </w:t>
            </w:r>
            <w:r>
              <w:rPr>
                <w:lang w:val="en-US"/>
              </w:rPr>
              <w:t>t</w:t>
            </w:r>
            <w:r w:rsidRPr="001C220C">
              <w:rPr>
                <w:lang w:val="en-US"/>
              </w:rPr>
              <w:t>ime</w:t>
            </w:r>
          </w:p>
        </w:tc>
        <w:tc>
          <w:tcPr>
            <w:tcW w:w="2686" w:type="dxa"/>
          </w:tcPr>
          <w:p w14:paraId="38FFCB21" w14:textId="74EAAD51" w:rsidR="006F0707" w:rsidRPr="001C220C" w:rsidRDefault="006F0707" w:rsidP="006F0707">
            <w:pPr>
              <w:pStyle w:val="TableNormal1"/>
              <w:keepNext w:val="0"/>
              <w:spacing w:before="40"/>
              <w:rPr>
                <w:lang w:val="en-US"/>
              </w:rPr>
            </w:pPr>
            <w:r w:rsidRPr="001C220C">
              <w:rPr>
                <w:lang w:val="en-US"/>
              </w:rPr>
              <w:t>The starting time of the time span defining the cap</w:t>
            </w:r>
            <w:r w:rsidR="00EB6F1D">
              <w:rPr>
                <w:lang w:val="en-US"/>
              </w:rPr>
              <w:t>ability</w:t>
            </w:r>
            <w:r w:rsidRPr="001C220C">
              <w:rPr>
                <w:lang w:val="en-US"/>
              </w:rPr>
              <w:t xml:space="preserve"> type.</w:t>
            </w:r>
          </w:p>
          <w:p w14:paraId="48207EFD" w14:textId="77777777" w:rsidR="006F0707" w:rsidRPr="001C220C" w:rsidRDefault="006F0707" w:rsidP="006F0707">
            <w:pPr>
              <w:pStyle w:val="TableNormal1"/>
              <w:keepNext w:val="0"/>
              <w:spacing w:before="40"/>
              <w:rPr>
                <w:lang w:val="en-US"/>
              </w:rPr>
            </w:pPr>
            <w:r w:rsidRPr="001C220C">
              <w:rPr>
                <w:lang w:val="en-US"/>
              </w:rPr>
              <w:t xml:space="preserve">If omitted, then the capability is associated to the parent </w:t>
            </w:r>
            <w:r w:rsidRPr="001C220C">
              <w:rPr>
                <w:i/>
                <w:lang w:val="en-US"/>
              </w:rPr>
              <w:t>process segment capability</w:t>
            </w:r>
            <w:r w:rsidRPr="001C220C">
              <w:rPr>
                <w:lang w:val="en-US"/>
              </w:rPr>
              <w:t xml:space="preserve"> start time.</w:t>
            </w:r>
          </w:p>
        </w:tc>
        <w:tc>
          <w:tcPr>
            <w:tcW w:w="1440" w:type="dxa"/>
          </w:tcPr>
          <w:p w14:paraId="21B48D20" w14:textId="77777777" w:rsidR="006F0707" w:rsidRPr="001C220C" w:rsidRDefault="006F0707" w:rsidP="006F0707">
            <w:pPr>
              <w:pStyle w:val="TableNormal1"/>
              <w:keepNext w:val="0"/>
              <w:spacing w:before="40"/>
              <w:rPr>
                <w:lang w:val="en-US"/>
              </w:rPr>
            </w:pPr>
            <w:r w:rsidRPr="001C220C">
              <w:rPr>
                <w:lang w:val="en-US"/>
              </w:rPr>
              <w:t>1999-12-30 11:59</w:t>
            </w:r>
          </w:p>
        </w:tc>
        <w:tc>
          <w:tcPr>
            <w:tcW w:w="1350" w:type="dxa"/>
          </w:tcPr>
          <w:p w14:paraId="2696B69B" w14:textId="77777777" w:rsidR="006F0707" w:rsidRPr="001C220C" w:rsidRDefault="006F0707" w:rsidP="006F0707">
            <w:pPr>
              <w:pStyle w:val="TableNormal1"/>
              <w:keepNext w:val="0"/>
              <w:spacing w:before="40"/>
              <w:rPr>
                <w:lang w:val="en-US"/>
              </w:rPr>
            </w:pPr>
            <w:r w:rsidRPr="001C220C">
              <w:rPr>
                <w:lang w:val="en-US"/>
              </w:rPr>
              <w:t>10-28-2006 2:00 UTC</w:t>
            </w:r>
          </w:p>
        </w:tc>
        <w:tc>
          <w:tcPr>
            <w:tcW w:w="1080" w:type="dxa"/>
          </w:tcPr>
          <w:p w14:paraId="7EE811B3" w14:textId="77777777" w:rsidR="006F0707" w:rsidRPr="001C220C" w:rsidRDefault="006F0707" w:rsidP="006F0707">
            <w:pPr>
              <w:pStyle w:val="TableNormal1"/>
              <w:keepNext w:val="0"/>
              <w:spacing w:before="40"/>
              <w:rPr>
                <w:lang w:val="en-US"/>
              </w:rPr>
            </w:pPr>
            <w:r w:rsidRPr="001C220C">
              <w:rPr>
                <w:lang w:val="en-US"/>
              </w:rPr>
              <w:t>10-28-2006 00:00 UTC</w:t>
            </w:r>
          </w:p>
        </w:tc>
        <w:tc>
          <w:tcPr>
            <w:tcW w:w="1221" w:type="dxa"/>
          </w:tcPr>
          <w:p w14:paraId="27FC057A" w14:textId="77777777" w:rsidR="006F0707" w:rsidRPr="001C220C" w:rsidRDefault="006F0707" w:rsidP="006F0707">
            <w:pPr>
              <w:pStyle w:val="TableNormal1"/>
              <w:keepNext w:val="0"/>
              <w:spacing w:before="40"/>
              <w:rPr>
                <w:lang w:val="en-US"/>
              </w:rPr>
            </w:pPr>
            <w:r w:rsidRPr="001C220C">
              <w:rPr>
                <w:lang w:val="en-US"/>
              </w:rPr>
              <w:t>10-28-2006 00:00 UTC</w:t>
            </w:r>
          </w:p>
        </w:tc>
      </w:tr>
      <w:tr w:rsidR="006F0707" w:rsidRPr="001C220C" w14:paraId="0C8D48B7" w14:textId="77777777" w:rsidTr="00D60B92">
        <w:trPr>
          <w:cantSplit/>
          <w:jc w:val="center"/>
        </w:trPr>
        <w:tc>
          <w:tcPr>
            <w:tcW w:w="1269" w:type="dxa"/>
          </w:tcPr>
          <w:p w14:paraId="41251E6A" w14:textId="77777777" w:rsidR="006F0707" w:rsidRPr="001C220C" w:rsidRDefault="006F0707" w:rsidP="006F0707">
            <w:pPr>
              <w:pStyle w:val="TableNormal1"/>
              <w:keepNext w:val="0"/>
              <w:spacing w:before="40"/>
              <w:rPr>
                <w:lang w:val="en-US"/>
              </w:rPr>
            </w:pPr>
            <w:r w:rsidRPr="001C220C">
              <w:rPr>
                <w:lang w:val="en-US"/>
              </w:rPr>
              <w:t xml:space="preserve">End </w:t>
            </w:r>
            <w:r>
              <w:rPr>
                <w:lang w:val="en-US"/>
              </w:rPr>
              <w:t>t</w:t>
            </w:r>
            <w:r w:rsidRPr="001C220C">
              <w:rPr>
                <w:lang w:val="en-US"/>
              </w:rPr>
              <w:t>ime</w:t>
            </w:r>
          </w:p>
        </w:tc>
        <w:tc>
          <w:tcPr>
            <w:tcW w:w="2686" w:type="dxa"/>
          </w:tcPr>
          <w:p w14:paraId="480CACD6" w14:textId="02B003C4" w:rsidR="006F0707" w:rsidRPr="001C220C" w:rsidRDefault="006F0707" w:rsidP="006F0707">
            <w:pPr>
              <w:pStyle w:val="TableNormal1"/>
              <w:keepNext w:val="0"/>
              <w:spacing w:before="40"/>
              <w:rPr>
                <w:lang w:val="en-US"/>
              </w:rPr>
            </w:pPr>
            <w:r w:rsidRPr="001C220C">
              <w:rPr>
                <w:lang w:val="en-US"/>
              </w:rPr>
              <w:t>The ending time of the time span defining the capa</w:t>
            </w:r>
            <w:r w:rsidR="00EB6F1D">
              <w:rPr>
                <w:lang w:val="en-US"/>
              </w:rPr>
              <w:t>bility</w:t>
            </w:r>
            <w:r w:rsidRPr="001C220C">
              <w:rPr>
                <w:lang w:val="en-US"/>
              </w:rPr>
              <w:t xml:space="preserve"> type.</w:t>
            </w:r>
          </w:p>
          <w:p w14:paraId="294F6FE6" w14:textId="77777777" w:rsidR="006F0707" w:rsidRPr="001C220C" w:rsidRDefault="006F0707" w:rsidP="006F0707">
            <w:pPr>
              <w:pStyle w:val="TableNormal1"/>
              <w:keepNext w:val="0"/>
              <w:spacing w:before="40"/>
              <w:rPr>
                <w:lang w:val="en-US"/>
              </w:rPr>
            </w:pPr>
            <w:r w:rsidRPr="001C220C">
              <w:rPr>
                <w:lang w:val="en-US"/>
              </w:rPr>
              <w:t xml:space="preserve">If omitted, then the capability is associated to the parent </w:t>
            </w:r>
            <w:r w:rsidRPr="001C220C">
              <w:rPr>
                <w:i/>
                <w:lang w:val="en-US"/>
              </w:rPr>
              <w:t>process segment capability</w:t>
            </w:r>
            <w:r w:rsidRPr="001C220C">
              <w:rPr>
                <w:lang w:val="en-US"/>
              </w:rPr>
              <w:t xml:space="preserve"> end time.</w:t>
            </w:r>
          </w:p>
        </w:tc>
        <w:tc>
          <w:tcPr>
            <w:tcW w:w="1440" w:type="dxa"/>
          </w:tcPr>
          <w:p w14:paraId="6784A272" w14:textId="77777777" w:rsidR="006F0707" w:rsidRPr="001C220C" w:rsidRDefault="006F0707" w:rsidP="006F0707">
            <w:pPr>
              <w:pStyle w:val="TableNormal1"/>
              <w:keepNext w:val="0"/>
              <w:spacing w:before="40"/>
              <w:rPr>
                <w:lang w:val="en-US"/>
              </w:rPr>
            </w:pPr>
            <w:r w:rsidRPr="001C220C">
              <w:rPr>
                <w:lang w:val="en-US"/>
              </w:rPr>
              <w:t>2000-01-01 12:00</w:t>
            </w:r>
          </w:p>
        </w:tc>
        <w:tc>
          <w:tcPr>
            <w:tcW w:w="1350" w:type="dxa"/>
          </w:tcPr>
          <w:p w14:paraId="6658CBB9" w14:textId="77777777" w:rsidR="006F0707" w:rsidRPr="001C220C" w:rsidRDefault="006F0707" w:rsidP="006F0707">
            <w:pPr>
              <w:pStyle w:val="TableNormal1"/>
              <w:keepNext w:val="0"/>
              <w:spacing w:before="40"/>
              <w:rPr>
                <w:lang w:val="en-US"/>
              </w:rPr>
            </w:pPr>
            <w:r w:rsidRPr="001C220C">
              <w:rPr>
                <w:lang w:val="en-US"/>
              </w:rPr>
              <w:t>10-28-2006 2:15 UTC</w:t>
            </w:r>
          </w:p>
        </w:tc>
        <w:tc>
          <w:tcPr>
            <w:tcW w:w="1080" w:type="dxa"/>
          </w:tcPr>
          <w:p w14:paraId="778C7004" w14:textId="77777777" w:rsidR="006F0707" w:rsidRPr="001C220C" w:rsidRDefault="006F0707" w:rsidP="006F0707">
            <w:pPr>
              <w:pStyle w:val="TableNormal1"/>
              <w:keepNext w:val="0"/>
              <w:spacing w:before="40"/>
              <w:rPr>
                <w:lang w:val="en-US"/>
              </w:rPr>
            </w:pPr>
            <w:r w:rsidRPr="001C220C">
              <w:rPr>
                <w:lang w:val="en-US"/>
              </w:rPr>
              <w:t>10-28-2006 8:00 UTC</w:t>
            </w:r>
          </w:p>
        </w:tc>
        <w:tc>
          <w:tcPr>
            <w:tcW w:w="1221" w:type="dxa"/>
          </w:tcPr>
          <w:p w14:paraId="61B2344D" w14:textId="77777777" w:rsidR="006F0707" w:rsidRPr="001C220C" w:rsidRDefault="006F0707" w:rsidP="006F0707">
            <w:pPr>
              <w:pStyle w:val="TableNormal1"/>
              <w:keepNext w:val="0"/>
              <w:spacing w:before="40"/>
              <w:rPr>
                <w:lang w:val="en-US"/>
              </w:rPr>
            </w:pPr>
            <w:r w:rsidRPr="001C220C">
              <w:rPr>
                <w:lang w:val="en-US"/>
              </w:rPr>
              <w:t>10-29-2006 00:00 UTC</w:t>
            </w:r>
          </w:p>
        </w:tc>
      </w:tr>
    </w:tbl>
    <w:p w14:paraId="232B46AF" w14:textId="77777777" w:rsidR="00B638E1" w:rsidRPr="001C220C" w:rsidRDefault="00B638E1" w:rsidP="00B638E1">
      <w:pPr>
        <w:rPr>
          <w:sz w:val="16"/>
          <w:lang w:val="en-US"/>
        </w:rPr>
      </w:pPr>
    </w:p>
    <w:p w14:paraId="4E4375E0" w14:textId="77777777" w:rsidR="00B638E1" w:rsidRPr="001C220C" w:rsidRDefault="00BF69FC" w:rsidP="004A2EFC">
      <w:pPr>
        <w:pStyle w:val="PARAGRAPH"/>
        <w:rPr>
          <w:lang w:val="en-US"/>
        </w:rPr>
      </w:pPr>
      <w:r w:rsidRPr="001C220C">
        <w:rPr>
          <w:i/>
          <w:lang w:val="en-US"/>
        </w:rPr>
        <w:t>Process segment</w:t>
      </w:r>
      <w:r w:rsidR="00B638E1" w:rsidRPr="001C220C">
        <w:rPr>
          <w:i/>
          <w:lang w:val="en-US"/>
        </w:rPr>
        <w:t xml:space="preserve"> capabilities</w:t>
      </w:r>
      <w:r w:rsidR="00B638E1" w:rsidRPr="001C220C">
        <w:rPr>
          <w:lang w:val="en-US"/>
        </w:rPr>
        <w:t xml:space="preserve"> should be used carefully because of possible double counts of resources.</w:t>
      </w:r>
    </w:p>
    <w:p w14:paraId="0D0DE519" w14:textId="246403E4" w:rsidR="00B638E1" w:rsidRPr="001C220C" w:rsidRDefault="00B638E1" w:rsidP="00B638E1">
      <w:pPr>
        <w:pStyle w:val="NOTE0"/>
        <w:rPr>
          <w:lang w:val="en-US"/>
        </w:rPr>
      </w:pPr>
      <w:r w:rsidRPr="001C220C">
        <w:rPr>
          <w:lang w:val="en-US"/>
        </w:rPr>
        <w:t>EXAMPLE</w:t>
      </w:r>
      <w:r w:rsidRPr="001C220C">
        <w:rPr>
          <w:lang w:val="en-US"/>
        </w:rPr>
        <w:tab/>
        <w:t xml:space="preserve">A resource </w:t>
      </w:r>
      <w:r w:rsidR="00DE2E9A">
        <w:rPr>
          <w:lang w:val="en-US"/>
        </w:rPr>
        <w:t xml:space="preserve">can </w:t>
      </w:r>
      <w:r w:rsidRPr="001C220C">
        <w:rPr>
          <w:lang w:val="en-US"/>
        </w:rPr>
        <w:t xml:space="preserve">be shown as available in multiple </w:t>
      </w:r>
      <w:r w:rsidR="00BF69FC" w:rsidRPr="001C220C">
        <w:rPr>
          <w:i/>
          <w:lang w:val="en-US"/>
        </w:rPr>
        <w:t>process segment</w:t>
      </w:r>
      <w:r w:rsidRPr="001C220C">
        <w:rPr>
          <w:i/>
          <w:lang w:val="en-US"/>
        </w:rPr>
        <w:t>s</w:t>
      </w:r>
      <w:r w:rsidRPr="001C220C">
        <w:rPr>
          <w:lang w:val="en-US"/>
        </w:rPr>
        <w:t xml:space="preserve">, but in </w:t>
      </w:r>
      <w:r w:rsidR="00B86B2E" w:rsidRPr="001C220C">
        <w:rPr>
          <w:lang w:val="en-US"/>
        </w:rPr>
        <w:t>fact</w:t>
      </w:r>
      <w:r w:rsidRPr="001C220C">
        <w:rPr>
          <w:lang w:val="en-US"/>
        </w:rPr>
        <w:t xml:space="preserve"> </w:t>
      </w:r>
      <w:r w:rsidR="00DE2E9A">
        <w:rPr>
          <w:lang w:val="en-US"/>
        </w:rPr>
        <w:t xml:space="preserve">can </w:t>
      </w:r>
      <w:r w:rsidRPr="001C220C">
        <w:rPr>
          <w:lang w:val="en-US"/>
        </w:rPr>
        <w:t xml:space="preserve">be available for use in only a single </w:t>
      </w:r>
      <w:r w:rsidR="00BF69FC" w:rsidRPr="001C220C">
        <w:rPr>
          <w:i/>
          <w:lang w:val="en-US"/>
        </w:rPr>
        <w:t>process segment</w:t>
      </w:r>
      <w:r w:rsidRPr="001C220C">
        <w:rPr>
          <w:lang w:val="en-US"/>
        </w:rPr>
        <w:t>.</w:t>
      </w:r>
    </w:p>
    <w:p w14:paraId="53B3E5E1" w14:textId="1CC2698B" w:rsidR="007B7BCB" w:rsidRPr="002A4AB3" w:rsidRDefault="007B7BCB" w:rsidP="00336836">
      <w:pPr>
        <w:pStyle w:val="Heading2"/>
      </w:pPr>
      <w:bookmarkStart w:id="20243" w:name="_Toc224449364"/>
      <w:bookmarkStart w:id="20244" w:name="_Toc224885002"/>
      <w:bookmarkStart w:id="20245" w:name="_Toc224449365"/>
      <w:bookmarkStart w:id="20246" w:name="_Toc224885003"/>
      <w:bookmarkStart w:id="20247" w:name="_Toc224449372"/>
      <w:bookmarkStart w:id="20248" w:name="_Toc224885010"/>
      <w:bookmarkStart w:id="20249" w:name="_Toc224449381"/>
      <w:bookmarkStart w:id="20250" w:name="_Toc224885019"/>
      <w:bookmarkStart w:id="20251" w:name="_Toc224449414"/>
      <w:bookmarkStart w:id="20252" w:name="_Toc224885052"/>
      <w:bookmarkStart w:id="20253" w:name="_Toc224449416"/>
      <w:bookmarkStart w:id="20254" w:name="_Toc224885054"/>
      <w:bookmarkStart w:id="20255" w:name="_Toc224449452"/>
      <w:bookmarkStart w:id="20256" w:name="_Toc224885090"/>
      <w:bookmarkStart w:id="20257" w:name="_Toc224449454"/>
      <w:bookmarkStart w:id="20258" w:name="_Toc224885092"/>
      <w:bookmarkStart w:id="20259" w:name="_Toc224449457"/>
      <w:bookmarkStart w:id="20260" w:name="_Toc224885095"/>
      <w:bookmarkStart w:id="20261" w:name="_Toc224449463"/>
      <w:bookmarkStart w:id="20262" w:name="_Toc224885101"/>
      <w:bookmarkStart w:id="20263" w:name="_Toc224449469"/>
      <w:bookmarkStart w:id="20264" w:name="_Toc224885107"/>
      <w:bookmarkStart w:id="20265" w:name="_Toc169443758"/>
      <w:bookmarkStart w:id="20266" w:name="_Toc478492234"/>
      <w:bookmarkStart w:id="20267" w:name="_Toc306620089"/>
      <w:bookmarkStart w:id="20268" w:name="_Toc320177008"/>
      <w:bookmarkStart w:id="20269" w:name="_Ref437853367"/>
      <w:bookmarkStart w:id="20270" w:name="_Toc466451496"/>
      <w:bookmarkEnd w:id="2039"/>
      <w:bookmarkEnd w:id="6999"/>
      <w:bookmarkEnd w:id="20243"/>
      <w:bookmarkEnd w:id="20244"/>
      <w:bookmarkEnd w:id="20245"/>
      <w:bookmarkEnd w:id="20246"/>
      <w:bookmarkEnd w:id="20247"/>
      <w:bookmarkEnd w:id="20248"/>
      <w:bookmarkEnd w:id="20249"/>
      <w:bookmarkEnd w:id="20250"/>
      <w:bookmarkEnd w:id="20251"/>
      <w:bookmarkEnd w:id="20252"/>
      <w:bookmarkEnd w:id="20253"/>
      <w:bookmarkEnd w:id="20254"/>
      <w:bookmarkEnd w:id="20255"/>
      <w:bookmarkEnd w:id="20256"/>
      <w:bookmarkEnd w:id="20257"/>
      <w:bookmarkEnd w:id="20258"/>
      <w:bookmarkEnd w:id="20259"/>
      <w:bookmarkEnd w:id="20260"/>
      <w:bookmarkEnd w:id="20261"/>
      <w:bookmarkEnd w:id="20262"/>
      <w:bookmarkEnd w:id="20263"/>
      <w:bookmarkEnd w:id="20264"/>
      <w:bookmarkEnd w:id="20265"/>
      <w:r>
        <w:t>Operations segment capability information</w:t>
      </w:r>
      <w:bookmarkEnd w:id="20266"/>
      <w:r>
        <w:t xml:space="preserve"> </w:t>
      </w:r>
    </w:p>
    <w:p w14:paraId="56815C08" w14:textId="775BE25F" w:rsidR="007B7BCB" w:rsidRPr="002A4AB3" w:rsidRDefault="007B7BCB" w:rsidP="007B7BCB">
      <w:pPr>
        <w:pStyle w:val="Heading3"/>
      </w:pPr>
      <w:r w:rsidRPr="002A4AB3">
        <w:t>Operations segment capability model</w:t>
      </w:r>
    </w:p>
    <w:p w14:paraId="3BB48E2D" w14:textId="77777777" w:rsidR="007B7BCB" w:rsidRPr="002A4AB3" w:rsidRDefault="007B7BCB" w:rsidP="007B0E13">
      <w:pPr>
        <w:pStyle w:val="PARAGRAPH"/>
      </w:pPr>
      <w:r w:rsidRPr="002A4AB3">
        <w:t xml:space="preserve">An </w:t>
      </w:r>
      <w:r w:rsidRPr="002A4AB3">
        <w:rPr>
          <w:i/>
        </w:rPr>
        <w:t>operations segment capability</w:t>
      </w:r>
      <w:r w:rsidRPr="002A4AB3">
        <w:t xml:space="preserve"> is a representation of a logical grouping of personnel resources, equipment resources, physical asset resources and material resources that is committed, available, or unavailable for a defined </w:t>
      </w:r>
      <w:r w:rsidRPr="002A4AB3">
        <w:rPr>
          <w:i/>
        </w:rPr>
        <w:t>operations segment</w:t>
      </w:r>
      <w:r w:rsidRPr="002A4AB3">
        <w:t xml:space="preserve"> for a specific time.</w:t>
      </w:r>
    </w:p>
    <w:p w14:paraId="77D7AA91" w14:textId="1E4D7D01" w:rsidR="007B7BCB" w:rsidRPr="002A4AB3" w:rsidRDefault="007B7BCB" w:rsidP="007B0E13">
      <w:pPr>
        <w:pStyle w:val="PARAGRAPH"/>
      </w:pPr>
      <w:r w:rsidRPr="002A4AB3">
        <w:t xml:space="preserve">An </w:t>
      </w:r>
      <w:r w:rsidRPr="002A4AB3">
        <w:rPr>
          <w:i/>
        </w:rPr>
        <w:t xml:space="preserve">operations segment capability </w:t>
      </w:r>
      <w:r w:rsidRPr="002A4AB3">
        <w:t xml:space="preserve">is related to an </w:t>
      </w:r>
      <w:r w:rsidRPr="002A4AB3">
        <w:rPr>
          <w:i/>
        </w:rPr>
        <w:t>operations segment</w:t>
      </w:r>
      <w:r w:rsidRPr="002A4AB3">
        <w:t xml:space="preserve"> tha</w:t>
      </w:r>
      <w:r w:rsidR="007B0E13">
        <w:t xml:space="preserve">t can occur during operations.  </w:t>
      </w:r>
      <w:r w:rsidRPr="002A4AB3">
        <w:rPr>
          <w:i/>
        </w:rPr>
        <w:t>Operations segment capability</w:t>
      </w:r>
      <w:r w:rsidRPr="002A4AB3">
        <w:t xml:space="preserve"> shall identify</w:t>
      </w:r>
    </w:p>
    <w:p w14:paraId="27B76953" w14:textId="77777777" w:rsidR="007B7BCB" w:rsidRPr="002A4AB3" w:rsidRDefault="007B7BCB" w:rsidP="007B7BCB">
      <w:pPr>
        <w:pStyle w:val="PARAGRAPH"/>
        <w:numPr>
          <w:ilvl w:val="0"/>
          <w:numId w:val="167"/>
        </w:numPr>
        <w:ind w:left="360"/>
      </w:pPr>
      <w:r w:rsidRPr="002A4AB3">
        <w:t xml:space="preserve">the </w:t>
      </w:r>
      <w:r w:rsidRPr="002A4AB3">
        <w:rPr>
          <w:i/>
        </w:rPr>
        <w:t>capability type</w:t>
      </w:r>
      <w:r w:rsidRPr="002A4AB3">
        <w:t xml:space="preserve"> (available, unattainable, committed, used, unused, total);</w:t>
      </w:r>
    </w:p>
    <w:p w14:paraId="42505750" w14:textId="77777777" w:rsidR="007B7BCB" w:rsidRPr="002A4AB3" w:rsidRDefault="007B7BCB" w:rsidP="007B7BCB">
      <w:pPr>
        <w:pStyle w:val="PARAGRAPH"/>
        <w:numPr>
          <w:ilvl w:val="0"/>
          <w:numId w:val="167"/>
        </w:numPr>
        <w:ind w:left="360"/>
      </w:pPr>
      <w:r w:rsidRPr="002A4AB3">
        <w:t>the time associated with the capability (for example, third shift on a specific date).</w:t>
      </w:r>
    </w:p>
    <w:p w14:paraId="1F3280D1" w14:textId="77777777" w:rsidR="007B7BCB" w:rsidRPr="002A4AB3" w:rsidRDefault="007B7BCB" w:rsidP="007B7BCB">
      <w:pPr>
        <w:pStyle w:val="PARAGRAPH"/>
      </w:pPr>
      <w:r w:rsidRPr="002A4AB3">
        <w:rPr>
          <w:i/>
        </w:rPr>
        <w:t>Operations segment capabilities</w:t>
      </w:r>
      <w:r w:rsidRPr="002A4AB3">
        <w:t xml:space="preserve"> shall be made up of</w:t>
      </w:r>
    </w:p>
    <w:p w14:paraId="6F8482DA" w14:textId="77777777" w:rsidR="007B7BCB" w:rsidRPr="002A4AB3" w:rsidRDefault="007B7BCB" w:rsidP="007B7BCB">
      <w:pPr>
        <w:pStyle w:val="PARAGRAPH"/>
        <w:numPr>
          <w:ilvl w:val="0"/>
          <w:numId w:val="168"/>
        </w:numPr>
        <w:ind w:left="360"/>
      </w:pPr>
      <w:r w:rsidRPr="002A4AB3">
        <w:rPr>
          <w:i/>
        </w:rPr>
        <w:t>personnel capabilities</w:t>
      </w:r>
      <w:r w:rsidRPr="002A4AB3">
        <w:t xml:space="preserve">, and any specific properties required in </w:t>
      </w:r>
      <w:r w:rsidRPr="002A4AB3">
        <w:rPr>
          <w:i/>
        </w:rPr>
        <w:t>personnel capability properties</w:t>
      </w:r>
      <w:r w:rsidRPr="002A4AB3">
        <w:t>;</w:t>
      </w:r>
    </w:p>
    <w:p w14:paraId="499CD67D" w14:textId="77777777" w:rsidR="007B7BCB" w:rsidRPr="002A4AB3" w:rsidRDefault="007B7BCB" w:rsidP="007B7BCB">
      <w:pPr>
        <w:pStyle w:val="PARAGRAPH"/>
        <w:numPr>
          <w:ilvl w:val="0"/>
          <w:numId w:val="168"/>
        </w:numPr>
        <w:ind w:left="360"/>
      </w:pPr>
      <w:r w:rsidRPr="002A4AB3">
        <w:rPr>
          <w:i/>
        </w:rPr>
        <w:t>equipment capabilities</w:t>
      </w:r>
      <w:r w:rsidRPr="002A4AB3">
        <w:t xml:space="preserve">, and any specific properties required in </w:t>
      </w:r>
      <w:r w:rsidRPr="002A4AB3">
        <w:rPr>
          <w:i/>
        </w:rPr>
        <w:t>equipment capability properties</w:t>
      </w:r>
      <w:r w:rsidRPr="002A4AB3">
        <w:t>;</w:t>
      </w:r>
    </w:p>
    <w:p w14:paraId="20DD4577" w14:textId="77777777" w:rsidR="007B7BCB" w:rsidRPr="002A4AB3" w:rsidRDefault="007B7BCB" w:rsidP="007B7BCB">
      <w:pPr>
        <w:pStyle w:val="PARAGRAPH"/>
        <w:numPr>
          <w:ilvl w:val="0"/>
          <w:numId w:val="168"/>
        </w:numPr>
        <w:ind w:left="360"/>
      </w:pPr>
      <w:r w:rsidRPr="002A4AB3">
        <w:rPr>
          <w:i/>
        </w:rPr>
        <w:t>physical asset capabilities</w:t>
      </w:r>
      <w:r w:rsidRPr="002A4AB3">
        <w:t xml:space="preserve">, and any specific properties required in </w:t>
      </w:r>
      <w:r w:rsidRPr="002A4AB3">
        <w:rPr>
          <w:i/>
        </w:rPr>
        <w:t>physical asset capability properties</w:t>
      </w:r>
      <w:r w:rsidRPr="002A4AB3">
        <w:t>;</w:t>
      </w:r>
    </w:p>
    <w:p w14:paraId="63BEA7B7" w14:textId="77777777" w:rsidR="007B7BCB" w:rsidRPr="002A4AB3" w:rsidRDefault="007B7BCB" w:rsidP="007B7BCB">
      <w:pPr>
        <w:pStyle w:val="PARAGRAPH"/>
        <w:numPr>
          <w:ilvl w:val="0"/>
          <w:numId w:val="168"/>
        </w:numPr>
        <w:ind w:left="360"/>
      </w:pPr>
      <w:r w:rsidRPr="002A4AB3">
        <w:rPr>
          <w:i/>
        </w:rPr>
        <w:t>material capabilities</w:t>
      </w:r>
      <w:r w:rsidRPr="002A4AB3">
        <w:t xml:space="preserve">, and any specific properties required in </w:t>
      </w:r>
      <w:r w:rsidRPr="002A4AB3">
        <w:rPr>
          <w:i/>
        </w:rPr>
        <w:t>material capability properties.</w:t>
      </w:r>
    </w:p>
    <w:p w14:paraId="24350E3E" w14:textId="73501A0E" w:rsidR="007B7BCB" w:rsidRDefault="00A044DA" w:rsidP="007B7BCB">
      <w:pPr>
        <w:pStyle w:val="PARAGRAPH"/>
      </w:pPr>
      <w:r>
        <w:fldChar w:fldCharType="begin"/>
      </w:r>
      <w:r>
        <w:instrText xml:space="preserve"> REF _Ref477987439 \h </w:instrText>
      </w:r>
      <w:r>
        <w:fldChar w:fldCharType="separate"/>
      </w:r>
      <w:r>
        <w:t xml:space="preserve">Figure </w:t>
      </w:r>
      <w:r>
        <w:rPr>
          <w:noProof/>
        </w:rPr>
        <w:t>25</w:t>
      </w:r>
      <w:r>
        <w:fldChar w:fldCharType="end"/>
      </w:r>
      <w:r w:rsidR="007B7BCB" w:rsidRPr="002A4AB3">
        <w:t xml:space="preserve"> is the operations segment capability model.</w:t>
      </w:r>
      <w:r w:rsidR="00DB6BE9" w:rsidRPr="00DB6BE9">
        <w:t xml:space="preserve"> </w:t>
      </w:r>
      <w:r>
        <w:fldChar w:fldCharType="begin"/>
      </w:r>
      <w:r>
        <w:instrText xml:space="preserve"> REF _Ref477987075 \h </w:instrText>
      </w:r>
      <w:r>
        <w:fldChar w:fldCharType="separate"/>
      </w:r>
      <w:r>
        <w:t xml:space="preserve">Table </w:t>
      </w:r>
      <w:r>
        <w:rPr>
          <w:noProof/>
        </w:rPr>
        <w:t>236</w:t>
      </w:r>
      <w:r>
        <w:fldChar w:fldCharType="end"/>
      </w:r>
      <w:r w:rsidR="00DB6BE9" w:rsidRPr="00DB6BE9">
        <w:t xml:space="preserve"> lists the relationships of the objects in the operations </w:t>
      </w:r>
      <w:r w:rsidR="00DB6BE9">
        <w:t xml:space="preserve">segment </w:t>
      </w:r>
      <w:r w:rsidR="00DB6BE9" w:rsidRPr="00DB6BE9">
        <w:t>capability model.</w:t>
      </w:r>
    </w:p>
    <w:p w14:paraId="6B4C2C0F" w14:textId="14334F50" w:rsidR="00345D33" w:rsidRPr="002A4AB3" w:rsidRDefault="00345D33" w:rsidP="00A044DA">
      <w:pPr>
        <w:pStyle w:val="FIGURE"/>
      </w:pPr>
      <w:del w:id="20271" w:author="Charles Gifford" w:date="2017-03-22T23:06:00Z">
        <w:r w:rsidDel="00A044DA">
          <w:rPr>
            <w:noProof/>
            <w:lang w:val="en-US" w:eastAsia="en-US"/>
          </w:rPr>
          <w:drawing>
            <wp:inline distT="0" distB="0" distL="0" distR="0" wp14:anchorId="77F53477" wp14:editId="0F7672D4">
              <wp:extent cx="5876925" cy="4755515"/>
              <wp:effectExtent l="0" t="0" r="9525" b="6985"/>
              <wp:docPr id="613" name="Picture 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76925" cy="4755515"/>
                      </a:xfrm>
                      <a:prstGeom prst="rect">
                        <a:avLst/>
                      </a:prstGeom>
                      <a:noFill/>
                    </pic:spPr>
                  </pic:pic>
                </a:graphicData>
              </a:graphic>
            </wp:inline>
          </w:drawing>
        </w:r>
      </w:del>
    </w:p>
    <w:p w14:paraId="234A0B84" w14:textId="7819694B" w:rsidR="00A044DA" w:rsidRDefault="00A044DA" w:rsidP="00A044DA">
      <w:pPr>
        <w:pStyle w:val="Caption"/>
        <w:rPr>
          <w:ins w:id="20272" w:author="Charles Gifford" w:date="2017-03-22T23:06:00Z"/>
        </w:rPr>
      </w:pPr>
      <w:bookmarkStart w:id="20273" w:name="_Ref477987020"/>
      <w:bookmarkStart w:id="20274" w:name="_Ref477987009"/>
      <w:ins w:id="20275" w:author="Charles Gifford" w:date="2017-03-22T23:06:00Z">
        <w:r>
          <w:rPr>
            <w:noProof/>
            <w:lang w:val="en-US" w:eastAsia="en-US"/>
          </w:rPr>
          <w:drawing>
            <wp:inline distT="0" distB="0" distL="0" distR="0" wp14:anchorId="4E6BB425" wp14:editId="08565110">
              <wp:extent cx="5668019" cy="4529455"/>
              <wp:effectExtent l="0" t="0" r="889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72258" cy="4532842"/>
                      </a:xfrm>
                      <a:prstGeom prst="rect">
                        <a:avLst/>
                      </a:prstGeom>
                      <a:noFill/>
                    </pic:spPr>
                  </pic:pic>
                </a:graphicData>
              </a:graphic>
            </wp:inline>
          </w:drawing>
        </w:r>
      </w:ins>
    </w:p>
    <w:p w14:paraId="45E93A0D" w14:textId="0ECDE87E" w:rsidR="007B7BCB" w:rsidRDefault="00B86B2E" w:rsidP="00F20360">
      <w:pPr>
        <w:pStyle w:val="FIGURE-title"/>
      </w:pPr>
      <w:bookmarkStart w:id="20276" w:name="_Ref477987439"/>
      <w:bookmarkStart w:id="20277" w:name="_Ref477987433"/>
      <w:bookmarkStart w:id="20278" w:name="_Toc478492574"/>
      <w:r>
        <w:t xml:space="preserve">Figure </w:t>
      </w:r>
      <w:r>
        <w:fldChar w:fldCharType="begin"/>
      </w:r>
      <w:r>
        <w:instrText xml:space="preserve"> SEQ Figure \* ARABIC </w:instrText>
      </w:r>
      <w:r>
        <w:fldChar w:fldCharType="separate"/>
      </w:r>
      <w:r w:rsidR="00A044DA">
        <w:rPr>
          <w:noProof/>
        </w:rPr>
        <w:t>25</w:t>
      </w:r>
      <w:r>
        <w:fldChar w:fldCharType="end"/>
      </w:r>
      <w:bookmarkEnd w:id="20273"/>
      <w:bookmarkEnd w:id="20276"/>
      <w:r w:rsidR="007B7BCB" w:rsidRPr="002A4AB3">
        <w:t xml:space="preserve"> – Operations segment capability object model</w:t>
      </w:r>
      <w:bookmarkEnd w:id="20274"/>
      <w:bookmarkEnd w:id="20277"/>
      <w:bookmarkEnd w:id="20278"/>
    </w:p>
    <w:p w14:paraId="42252A53" w14:textId="59F5EAA0" w:rsidR="00336836" w:rsidRDefault="00B86B2E" w:rsidP="00F20360">
      <w:pPr>
        <w:pStyle w:val="TABLE-title"/>
        <w:rPr>
          <w:lang w:val="en-US"/>
        </w:rPr>
      </w:pPr>
      <w:bookmarkStart w:id="20279" w:name="_Ref477987075"/>
      <w:bookmarkStart w:id="20280" w:name="_Ref477987470"/>
      <w:bookmarkStart w:id="20281" w:name="_Toc478492536"/>
      <w:r>
        <w:t xml:space="preserve">Table </w:t>
      </w:r>
      <w:r>
        <w:fldChar w:fldCharType="begin"/>
      </w:r>
      <w:r>
        <w:instrText xml:space="preserve"> SEQ Table \* ARABIC </w:instrText>
      </w:r>
      <w:r>
        <w:fldChar w:fldCharType="separate"/>
      </w:r>
      <w:r w:rsidR="00A044DA">
        <w:rPr>
          <w:noProof/>
        </w:rPr>
        <w:t>236</w:t>
      </w:r>
      <w:r>
        <w:fldChar w:fldCharType="end"/>
      </w:r>
      <w:bookmarkEnd w:id="20279"/>
      <w:r>
        <w:t xml:space="preserve"> </w:t>
      </w:r>
      <w:r w:rsidR="00336836">
        <w:rPr>
          <w:lang w:val="en-US"/>
        </w:rPr>
        <w:t>–</w:t>
      </w:r>
      <w:r w:rsidR="00336836" w:rsidRPr="001C220C">
        <w:rPr>
          <w:lang w:val="en-US"/>
        </w:rPr>
        <w:t xml:space="preserve"> </w:t>
      </w:r>
      <w:r w:rsidR="00336836" w:rsidRPr="00DD4C75">
        <w:rPr>
          <w:lang w:val="en-US"/>
        </w:rPr>
        <w:t xml:space="preserve">Operations </w:t>
      </w:r>
      <w:r w:rsidR="00336F00">
        <w:rPr>
          <w:lang w:val="en-US"/>
        </w:rPr>
        <w:t xml:space="preserve">segment </w:t>
      </w:r>
      <w:r w:rsidR="00336836" w:rsidRPr="00DD4C75">
        <w:rPr>
          <w:lang w:val="en-US"/>
        </w:rPr>
        <w:t xml:space="preserve">capability </w:t>
      </w:r>
      <w:r w:rsidR="00336836" w:rsidRPr="001C220C">
        <w:rPr>
          <w:lang w:val="en-US"/>
        </w:rPr>
        <w:t>model</w:t>
      </w:r>
      <w:r w:rsidR="00336836">
        <w:rPr>
          <w:lang w:val="en-US"/>
        </w:rPr>
        <w:t xml:space="preserve"> relationships</w:t>
      </w:r>
      <w:bookmarkEnd w:id="20280"/>
      <w:bookmarkEnd w:id="20281"/>
    </w:p>
    <w:tbl>
      <w:tblPr>
        <w:tblW w:w="9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335"/>
        <w:gridCol w:w="2340"/>
        <w:gridCol w:w="2070"/>
        <w:gridCol w:w="2520"/>
      </w:tblGrid>
      <w:tr w:rsidR="00336836" w:rsidRPr="000265B9" w14:paraId="49AB9B79" w14:textId="77777777" w:rsidTr="00C60793">
        <w:trPr>
          <w:trHeight w:val="98"/>
          <w:tblHeader/>
        </w:trPr>
        <w:tc>
          <w:tcPr>
            <w:tcW w:w="2335" w:type="dxa"/>
            <w:shd w:val="clear" w:color="auto" w:fill="auto"/>
          </w:tcPr>
          <w:p w14:paraId="26D59B21" w14:textId="77777777" w:rsidR="00336836" w:rsidRPr="000265B9" w:rsidRDefault="00336836" w:rsidP="00C60793">
            <w:pPr>
              <w:pStyle w:val="TABLE-col-heading"/>
            </w:pPr>
            <w:r w:rsidRPr="000265B9">
              <w:t>From</w:t>
            </w:r>
          </w:p>
        </w:tc>
        <w:tc>
          <w:tcPr>
            <w:tcW w:w="2340" w:type="dxa"/>
            <w:shd w:val="clear" w:color="auto" w:fill="auto"/>
          </w:tcPr>
          <w:p w14:paraId="6BAD06D2" w14:textId="77777777" w:rsidR="00336836" w:rsidRPr="000265B9" w:rsidRDefault="00336836" w:rsidP="00C60793">
            <w:pPr>
              <w:pStyle w:val="TABLE-col-heading"/>
            </w:pPr>
            <w:r w:rsidRPr="000265B9">
              <w:t>To</w:t>
            </w:r>
          </w:p>
        </w:tc>
        <w:tc>
          <w:tcPr>
            <w:tcW w:w="2070" w:type="dxa"/>
            <w:shd w:val="clear" w:color="auto" w:fill="auto"/>
          </w:tcPr>
          <w:p w14:paraId="67EB8B37" w14:textId="77777777" w:rsidR="00336836" w:rsidRPr="000265B9" w:rsidRDefault="00336836" w:rsidP="00C60793">
            <w:pPr>
              <w:pStyle w:val="TABLE-col-heading"/>
            </w:pPr>
            <w:r w:rsidRPr="000265B9">
              <w:t>Type</w:t>
            </w:r>
          </w:p>
        </w:tc>
        <w:tc>
          <w:tcPr>
            <w:tcW w:w="2520" w:type="dxa"/>
            <w:shd w:val="clear" w:color="auto" w:fill="auto"/>
          </w:tcPr>
          <w:p w14:paraId="5248B098" w14:textId="77777777" w:rsidR="00336836" w:rsidRPr="000265B9" w:rsidRDefault="00336836" w:rsidP="00C60793">
            <w:pPr>
              <w:pStyle w:val="TABLE-col-heading"/>
            </w:pPr>
            <w:r w:rsidRPr="000265B9">
              <w:t>Relationship Name</w:t>
            </w:r>
          </w:p>
        </w:tc>
      </w:tr>
      <w:tr w:rsidR="00336836" w:rsidRPr="008F275A" w14:paraId="467097E3" w14:textId="77777777" w:rsidTr="00C60793">
        <w:trPr>
          <w:trHeight w:val="176"/>
        </w:trPr>
        <w:tc>
          <w:tcPr>
            <w:tcW w:w="2335" w:type="dxa"/>
            <w:shd w:val="clear" w:color="auto" w:fill="auto"/>
          </w:tcPr>
          <w:p w14:paraId="57784C25" w14:textId="60EE43D4" w:rsidR="00336836" w:rsidRPr="008F275A" w:rsidRDefault="00336836" w:rsidP="00C60793">
            <w:pPr>
              <w:pStyle w:val="TABLE-cell"/>
            </w:pPr>
            <w:r>
              <w:t>Operations</w:t>
            </w:r>
            <w:r w:rsidRPr="003735C7">
              <w:t xml:space="preserve"> segment capability</w:t>
            </w:r>
          </w:p>
        </w:tc>
        <w:tc>
          <w:tcPr>
            <w:tcW w:w="2340" w:type="dxa"/>
            <w:shd w:val="clear" w:color="auto" w:fill="auto"/>
          </w:tcPr>
          <w:p w14:paraId="3D0E0374" w14:textId="56491110" w:rsidR="00336836" w:rsidRPr="008F275A" w:rsidRDefault="00336836" w:rsidP="00C60793">
            <w:pPr>
              <w:pStyle w:val="TABLE-cell"/>
            </w:pPr>
            <w:r>
              <w:t>Operations segment</w:t>
            </w:r>
          </w:p>
        </w:tc>
        <w:tc>
          <w:tcPr>
            <w:tcW w:w="2070" w:type="dxa"/>
            <w:shd w:val="clear" w:color="auto" w:fill="auto"/>
          </w:tcPr>
          <w:p w14:paraId="5DA75513" w14:textId="77777777" w:rsidR="00336836" w:rsidRPr="008F275A" w:rsidRDefault="00336836" w:rsidP="00C60793">
            <w:pPr>
              <w:pStyle w:val="TABLE-cell"/>
            </w:pPr>
            <w:r w:rsidRPr="00BA207E">
              <w:t>Association</w:t>
            </w:r>
          </w:p>
        </w:tc>
        <w:tc>
          <w:tcPr>
            <w:tcW w:w="2520" w:type="dxa"/>
            <w:shd w:val="clear" w:color="auto" w:fill="auto"/>
          </w:tcPr>
          <w:p w14:paraId="7777B53B" w14:textId="77777777" w:rsidR="00336836" w:rsidRPr="008F275A" w:rsidRDefault="00336836" w:rsidP="00C60793">
            <w:pPr>
              <w:pStyle w:val="TABLE-cell"/>
            </w:pPr>
            <w:r w:rsidRPr="00BA207E">
              <w:t>Corresponds to &gt;</w:t>
            </w:r>
          </w:p>
        </w:tc>
      </w:tr>
      <w:tr w:rsidR="00336836" w:rsidRPr="008F275A" w14:paraId="181D325D" w14:textId="77777777" w:rsidTr="00336F00">
        <w:trPr>
          <w:trHeight w:val="188"/>
        </w:trPr>
        <w:tc>
          <w:tcPr>
            <w:tcW w:w="2335" w:type="dxa"/>
            <w:shd w:val="clear" w:color="auto" w:fill="auto"/>
          </w:tcPr>
          <w:p w14:paraId="687FB841" w14:textId="31BB22A3" w:rsidR="00336836" w:rsidRPr="003735C7" w:rsidRDefault="00336836" w:rsidP="00336836">
            <w:pPr>
              <w:pStyle w:val="TABLE-cell"/>
            </w:pPr>
            <w:r w:rsidRPr="009B375B">
              <w:t>Operations segment capability</w:t>
            </w:r>
          </w:p>
        </w:tc>
        <w:tc>
          <w:tcPr>
            <w:tcW w:w="2340" w:type="dxa"/>
            <w:shd w:val="clear" w:color="auto" w:fill="auto"/>
          </w:tcPr>
          <w:p w14:paraId="06CC78D2" w14:textId="0EB8EF77" w:rsidR="00336836" w:rsidRDefault="00336836" w:rsidP="00336836">
            <w:pPr>
              <w:pStyle w:val="TABLE-cell"/>
            </w:pPr>
            <w:r w:rsidRPr="009B375B">
              <w:t>Operations segment capability</w:t>
            </w:r>
          </w:p>
        </w:tc>
        <w:tc>
          <w:tcPr>
            <w:tcW w:w="2070" w:type="dxa"/>
            <w:shd w:val="clear" w:color="auto" w:fill="auto"/>
          </w:tcPr>
          <w:p w14:paraId="6D43D6A5" w14:textId="77777777" w:rsidR="00336836" w:rsidRPr="00BA207E" w:rsidRDefault="00336836" w:rsidP="00336836">
            <w:pPr>
              <w:pStyle w:val="TABLE-cell"/>
            </w:pPr>
            <w:r w:rsidRPr="009432BC">
              <w:t>Aggregation hierarchy</w:t>
            </w:r>
          </w:p>
        </w:tc>
        <w:tc>
          <w:tcPr>
            <w:tcW w:w="2520" w:type="dxa"/>
            <w:shd w:val="clear" w:color="auto" w:fill="auto"/>
          </w:tcPr>
          <w:p w14:paraId="5E8E6749" w14:textId="77777777" w:rsidR="00336836" w:rsidRPr="00BA207E" w:rsidRDefault="00336836" w:rsidP="00336836">
            <w:pPr>
              <w:pStyle w:val="TABLE-cell"/>
            </w:pPr>
            <w:r>
              <w:t>Is made up of &gt;</w:t>
            </w:r>
          </w:p>
        </w:tc>
      </w:tr>
      <w:tr w:rsidR="00336836" w:rsidRPr="008F275A" w14:paraId="742376EB" w14:textId="77777777" w:rsidTr="00C60793">
        <w:trPr>
          <w:trHeight w:val="176"/>
        </w:trPr>
        <w:tc>
          <w:tcPr>
            <w:tcW w:w="2335" w:type="dxa"/>
            <w:shd w:val="clear" w:color="auto" w:fill="auto"/>
          </w:tcPr>
          <w:p w14:paraId="3321E145" w14:textId="7FE2325F" w:rsidR="00336836" w:rsidRPr="008F275A" w:rsidRDefault="00336836" w:rsidP="00336836">
            <w:pPr>
              <w:pStyle w:val="TABLE-cell"/>
            </w:pPr>
            <w:r w:rsidRPr="001A73E2">
              <w:t>Operations segment capability</w:t>
            </w:r>
          </w:p>
        </w:tc>
        <w:tc>
          <w:tcPr>
            <w:tcW w:w="2340" w:type="dxa"/>
          </w:tcPr>
          <w:p w14:paraId="35CBD27C" w14:textId="77777777" w:rsidR="00336836" w:rsidRPr="008F275A" w:rsidRDefault="00336836" w:rsidP="00336836">
            <w:pPr>
              <w:pStyle w:val="TABLE-cell"/>
            </w:pPr>
            <w:r w:rsidRPr="0030452A">
              <w:rPr>
                <w:szCs w:val="20"/>
              </w:rPr>
              <w:t xml:space="preserve">Personnel </w:t>
            </w:r>
            <w:r>
              <w:rPr>
                <w:szCs w:val="20"/>
              </w:rPr>
              <w:t>capability</w:t>
            </w:r>
          </w:p>
        </w:tc>
        <w:tc>
          <w:tcPr>
            <w:tcW w:w="2070" w:type="dxa"/>
            <w:shd w:val="clear" w:color="auto" w:fill="auto"/>
          </w:tcPr>
          <w:p w14:paraId="67569E49" w14:textId="77777777" w:rsidR="00336836" w:rsidRPr="008F275A" w:rsidRDefault="00336836" w:rsidP="00336836">
            <w:pPr>
              <w:pStyle w:val="TABLE-cell"/>
            </w:pPr>
            <w:r w:rsidRPr="005A6C93">
              <w:rPr>
                <w:szCs w:val="20"/>
              </w:rPr>
              <w:t>Composition whole</w:t>
            </w:r>
          </w:p>
        </w:tc>
        <w:tc>
          <w:tcPr>
            <w:tcW w:w="2520" w:type="dxa"/>
            <w:shd w:val="clear" w:color="auto" w:fill="auto"/>
          </w:tcPr>
          <w:p w14:paraId="01033C0D" w14:textId="77777777" w:rsidR="00336836" w:rsidRPr="008F275A" w:rsidRDefault="00336836" w:rsidP="00336836">
            <w:pPr>
              <w:pStyle w:val="TABLE-cell"/>
            </w:pPr>
            <w:r>
              <w:rPr>
                <w:szCs w:val="20"/>
              </w:rPr>
              <w:t>Is a collection of &gt;</w:t>
            </w:r>
          </w:p>
        </w:tc>
      </w:tr>
      <w:tr w:rsidR="00336836" w:rsidRPr="008F275A" w14:paraId="4C1328C1" w14:textId="77777777" w:rsidTr="00C60793">
        <w:trPr>
          <w:trHeight w:val="176"/>
        </w:trPr>
        <w:tc>
          <w:tcPr>
            <w:tcW w:w="2335" w:type="dxa"/>
            <w:shd w:val="clear" w:color="auto" w:fill="auto"/>
          </w:tcPr>
          <w:p w14:paraId="0F95F80E" w14:textId="328FA237" w:rsidR="00336836" w:rsidRPr="008F275A" w:rsidRDefault="00336836" w:rsidP="00336836">
            <w:pPr>
              <w:pStyle w:val="TABLE-cell"/>
            </w:pPr>
            <w:r w:rsidRPr="001A73E2">
              <w:t>Operations segment capability</w:t>
            </w:r>
          </w:p>
        </w:tc>
        <w:tc>
          <w:tcPr>
            <w:tcW w:w="2340" w:type="dxa"/>
          </w:tcPr>
          <w:p w14:paraId="0759F8A5" w14:textId="77777777" w:rsidR="00336836" w:rsidRPr="008F275A" w:rsidRDefault="00336836" w:rsidP="00336836">
            <w:pPr>
              <w:pStyle w:val="TABLE-cell"/>
            </w:pPr>
            <w:r w:rsidRPr="0030452A">
              <w:rPr>
                <w:szCs w:val="20"/>
              </w:rPr>
              <w:t xml:space="preserve">Equipment </w:t>
            </w:r>
            <w:r>
              <w:rPr>
                <w:szCs w:val="20"/>
              </w:rPr>
              <w:t>capability</w:t>
            </w:r>
          </w:p>
        </w:tc>
        <w:tc>
          <w:tcPr>
            <w:tcW w:w="2070" w:type="dxa"/>
            <w:shd w:val="clear" w:color="auto" w:fill="auto"/>
          </w:tcPr>
          <w:p w14:paraId="21A49754" w14:textId="77777777" w:rsidR="00336836" w:rsidRPr="008F275A" w:rsidRDefault="00336836" w:rsidP="00336836">
            <w:pPr>
              <w:pStyle w:val="TABLE-cell"/>
            </w:pPr>
            <w:r w:rsidRPr="005A6C93">
              <w:rPr>
                <w:szCs w:val="20"/>
              </w:rPr>
              <w:t>Composition whole</w:t>
            </w:r>
          </w:p>
        </w:tc>
        <w:tc>
          <w:tcPr>
            <w:tcW w:w="2520" w:type="dxa"/>
            <w:shd w:val="clear" w:color="auto" w:fill="auto"/>
          </w:tcPr>
          <w:p w14:paraId="424E2CA2" w14:textId="77777777" w:rsidR="00336836" w:rsidRPr="008F275A" w:rsidRDefault="00336836" w:rsidP="00336836">
            <w:pPr>
              <w:pStyle w:val="TABLE-cell"/>
            </w:pPr>
            <w:r>
              <w:rPr>
                <w:szCs w:val="20"/>
              </w:rPr>
              <w:t>Is a collection of &gt;</w:t>
            </w:r>
          </w:p>
        </w:tc>
      </w:tr>
      <w:tr w:rsidR="00336836" w:rsidRPr="008F275A" w14:paraId="4DBD94CE" w14:textId="77777777" w:rsidTr="00C60793">
        <w:trPr>
          <w:trHeight w:val="176"/>
        </w:trPr>
        <w:tc>
          <w:tcPr>
            <w:tcW w:w="2335" w:type="dxa"/>
            <w:shd w:val="clear" w:color="auto" w:fill="auto"/>
          </w:tcPr>
          <w:p w14:paraId="160F4F27" w14:textId="2B5B5C99" w:rsidR="00336836" w:rsidRPr="008F275A" w:rsidRDefault="00336836" w:rsidP="00336836">
            <w:pPr>
              <w:pStyle w:val="TABLE-cell"/>
            </w:pPr>
            <w:r w:rsidRPr="001A73E2">
              <w:t>Operations segment capability</w:t>
            </w:r>
          </w:p>
        </w:tc>
        <w:tc>
          <w:tcPr>
            <w:tcW w:w="2340" w:type="dxa"/>
          </w:tcPr>
          <w:p w14:paraId="645C593E" w14:textId="77777777" w:rsidR="00336836" w:rsidRPr="008F275A" w:rsidRDefault="00336836" w:rsidP="00336836">
            <w:pPr>
              <w:pStyle w:val="TABLE-cell"/>
            </w:pPr>
            <w:r w:rsidRPr="0030452A">
              <w:rPr>
                <w:szCs w:val="20"/>
              </w:rPr>
              <w:t xml:space="preserve">Physical asset </w:t>
            </w:r>
            <w:r>
              <w:rPr>
                <w:szCs w:val="20"/>
              </w:rPr>
              <w:t>capability</w:t>
            </w:r>
          </w:p>
        </w:tc>
        <w:tc>
          <w:tcPr>
            <w:tcW w:w="2070" w:type="dxa"/>
            <w:shd w:val="clear" w:color="auto" w:fill="auto"/>
          </w:tcPr>
          <w:p w14:paraId="45D883B4" w14:textId="77777777" w:rsidR="00336836" w:rsidRPr="008F275A" w:rsidRDefault="00336836" w:rsidP="00336836">
            <w:pPr>
              <w:pStyle w:val="TABLE-cell"/>
            </w:pPr>
            <w:r w:rsidRPr="005A6C93">
              <w:rPr>
                <w:szCs w:val="20"/>
              </w:rPr>
              <w:t>Composition whole</w:t>
            </w:r>
          </w:p>
        </w:tc>
        <w:tc>
          <w:tcPr>
            <w:tcW w:w="2520" w:type="dxa"/>
            <w:shd w:val="clear" w:color="auto" w:fill="auto"/>
          </w:tcPr>
          <w:p w14:paraId="1E41649D" w14:textId="77777777" w:rsidR="00336836" w:rsidRPr="008F275A" w:rsidRDefault="00336836" w:rsidP="00336836">
            <w:pPr>
              <w:pStyle w:val="TABLE-cell"/>
            </w:pPr>
            <w:r>
              <w:rPr>
                <w:szCs w:val="20"/>
              </w:rPr>
              <w:t>Is a collection of &gt;</w:t>
            </w:r>
          </w:p>
        </w:tc>
      </w:tr>
      <w:tr w:rsidR="00336836" w:rsidRPr="008F275A" w14:paraId="5A5F7650" w14:textId="77777777" w:rsidTr="00C60793">
        <w:trPr>
          <w:trHeight w:val="176"/>
        </w:trPr>
        <w:tc>
          <w:tcPr>
            <w:tcW w:w="2335" w:type="dxa"/>
            <w:shd w:val="clear" w:color="auto" w:fill="auto"/>
          </w:tcPr>
          <w:p w14:paraId="7D027E65" w14:textId="63FAD9B2" w:rsidR="00336836" w:rsidRPr="008F275A" w:rsidRDefault="00336836" w:rsidP="00336836">
            <w:pPr>
              <w:pStyle w:val="TABLE-cell"/>
            </w:pPr>
            <w:r w:rsidRPr="001A73E2">
              <w:t>Operations segment capability</w:t>
            </w:r>
          </w:p>
        </w:tc>
        <w:tc>
          <w:tcPr>
            <w:tcW w:w="2340" w:type="dxa"/>
          </w:tcPr>
          <w:p w14:paraId="63B7E78B" w14:textId="77777777" w:rsidR="00336836" w:rsidRPr="008F275A" w:rsidRDefault="00336836" w:rsidP="00336836">
            <w:pPr>
              <w:pStyle w:val="TABLE-cell"/>
            </w:pPr>
            <w:r w:rsidRPr="0030452A">
              <w:rPr>
                <w:szCs w:val="20"/>
              </w:rPr>
              <w:t xml:space="preserve">Material </w:t>
            </w:r>
            <w:r>
              <w:rPr>
                <w:szCs w:val="20"/>
              </w:rPr>
              <w:t>capability</w:t>
            </w:r>
          </w:p>
        </w:tc>
        <w:tc>
          <w:tcPr>
            <w:tcW w:w="2070" w:type="dxa"/>
            <w:shd w:val="clear" w:color="auto" w:fill="auto"/>
          </w:tcPr>
          <w:p w14:paraId="213AAD45" w14:textId="77777777" w:rsidR="00336836" w:rsidRPr="008F275A" w:rsidRDefault="00336836" w:rsidP="00336836">
            <w:pPr>
              <w:pStyle w:val="TABLE-cell"/>
            </w:pPr>
            <w:r w:rsidRPr="005A6C93">
              <w:rPr>
                <w:szCs w:val="20"/>
              </w:rPr>
              <w:t>Composition whole</w:t>
            </w:r>
          </w:p>
        </w:tc>
        <w:tc>
          <w:tcPr>
            <w:tcW w:w="2520" w:type="dxa"/>
            <w:shd w:val="clear" w:color="auto" w:fill="auto"/>
          </w:tcPr>
          <w:p w14:paraId="6315E783" w14:textId="77777777" w:rsidR="00336836" w:rsidRPr="008F275A" w:rsidRDefault="00336836" w:rsidP="00336836">
            <w:pPr>
              <w:pStyle w:val="TABLE-cell"/>
            </w:pPr>
            <w:r>
              <w:rPr>
                <w:szCs w:val="20"/>
              </w:rPr>
              <w:t>Is a collection of &gt;</w:t>
            </w:r>
          </w:p>
        </w:tc>
      </w:tr>
      <w:tr w:rsidR="00336836" w:rsidRPr="008F275A" w14:paraId="1859F915" w14:textId="77777777" w:rsidTr="00C60793">
        <w:trPr>
          <w:trHeight w:val="176"/>
        </w:trPr>
        <w:tc>
          <w:tcPr>
            <w:tcW w:w="2335" w:type="dxa"/>
            <w:shd w:val="clear" w:color="auto" w:fill="auto"/>
          </w:tcPr>
          <w:p w14:paraId="1B4AC038" w14:textId="77777777" w:rsidR="00336836" w:rsidRDefault="00336836" w:rsidP="00C60793">
            <w:pPr>
              <w:pStyle w:val="TABLE-cell"/>
            </w:pPr>
            <w:r>
              <w:t>Material capability</w:t>
            </w:r>
          </w:p>
        </w:tc>
        <w:tc>
          <w:tcPr>
            <w:tcW w:w="2340" w:type="dxa"/>
          </w:tcPr>
          <w:p w14:paraId="1DBCE010" w14:textId="77777777" w:rsidR="00336836" w:rsidRPr="00600EB9" w:rsidRDefault="00336836" w:rsidP="00C60793">
            <w:pPr>
              <w:pStyle w:val="TABLE-cell"/>
            </w:pPr>
            <w:r>
              <w:t>Material capability</w:t>
            </w:r>
          </w:p>
        </w:tc>
        <w:tc>
          <w:tcPr>
            <w:tcW w:w="2070" w:type="dxa"/>
            <w:shd w:val="clear" w:color="auto" w:fill="auto"/>
          </w:tcPr>
          <w:p w14:paraId="71EC96BB" w14:textId="77777777" w:rsidR="00336836" w:rsidRPr="00BA207E" w:rsidRDefault="00336836" w:rsidP="00C60793">
            <w:pPr>
              <w:pStyle w:val="TABLE-cell"/>
            </w:pPr>
            <w:r w:rsidRPr="009432BC">
              <w:t>Aggregation hierarchy</w:t>
            </w:r>
          </w:p>
        </w:tc>
        <w:tc>
          <w:tcPr>
            <w:tcW w:w="2520" w:type="dxa"/>
            <w:shd w:val="clear" w:color="auto" w:fill="auto"/>
          </w:tcPr>
          <w:p w14:paraId="1C5F8ABB" w14:textId="77777777" w:rsidR="00336836" w:rsidRPr="00BA207E" w:rsidRDefault="00336836" w:rsidP="00C60793">
            <w:pPr>
              <w:pStyle w:val="TABLE-cell"/>
            </w:pPr>
            <w:r>
              <w:t>Is assembled from &gt;</w:t>
            </w:r>
          </w:p>
        </w:tc>
      </w:tr>
      <w:tr w:rsidR="00336836" w:rsidRPr="008F275A" w14:paraId="2E3AB02A" w14:textId="77777777" w:rsidTr="00C60793">
        <w:trPr>
          <w:trHeight w:val="176"/>
        </w:trPr>
        <w:tc>
          <w:tcPr>
            <w:tcW w:w="2335" w:type="dxa"/>
            <w:shd w:val="clear" w:color="auto" w:fill="auto"/>
          </w:tcPr>
          <w:p w14:paraId="4EB5699A" w14:textId="77777777" w:rsidR="00336836" w:rsidRPr="00BA207E" w:rsidRDefault="00336836" w:rsidP="00C60793">
            <w:pPr>
              <w:pStyle w:val="TABLE-cell"/>
            </w:pPr>
            <w:r w:rsidRPr="00BA207E">
              <w:t xml:space="preserve">Personnel </w:t>
            </w:r>
            <w:r>
              <w:t>capability</w:t>
            </w:r>
          </w:p>
        </w:tc>
        <w:tc>
          <w:tcPr>
            <w:tcW w:w="2340" w:type="dxa"/>
          </w:tcPr>
          <w:p w14:paraId="20A12405" w14:textId="77777777" w:rsidR="00336836" w:rsidRPr="00BA207E" w:rsidRDefault="00336836" w:rsidP="00C60793">
            <w:pPr>
              <w:pStyle w:val="TABLE-cell"/>
            </w:pPr>
            <w:r w:rsidRPr="00BA207E">
              <w:t xml:space="preserve">Personnel </w:t>
            </w:r>
            <w:r>
              <w:t>capability</w:t>
            </w:r>
            <w:r w:rsidRPr="00BA207E">
              <w:t xml:space="preserve"> property</w:t>
            </w:r>
          </w:p>
        </w:tc>
        <w:tc>
          <w:tcPr>
            <w:tcW w:w="2070" w:type="dxa"/>
            <w:shd w:val="clear" w:color="auto" w:fill="auto"/>
          </w:tcPr>
          <w:p w14:paraId="60EF9CF2" w14:textId="77777777" w:rsidR="00336836" w:rsidRPr="00BA207E" w:rsidRDefault="00336836" w:rsidP="00C60793">
            <w:pPr>
              <w:pStyle w:val="TABLE-cell"/>
            </w:pPr>
            <w:r w:rsidRPr="00BA207E">
              <w:t>Composition whole</w:t>
            </w:r>
          </w:p>
        </w:tc>
        <w:tc>
          <w:tcPr>
            <w:tcW w:w="2520" w:type="dxa"/>
            <w:shd w:val="clear" w:color="auto" w:fill="auto"/>
          </w:tcPr>
          <w:p w14:paraId="6364D48A" w14:textId="77777777" w:rsidR="00336836" w:rsidRPr="00BA207E" w:rsidRDefault="00336836" w:rsidP="00C60793">
            <w:pPr>
              <w:pStyle w:val="TABLE-cell"/>
            </w:pPr>
            <w:r>
              <w:t>Has values of</w:t>
            </w:r>
            <w:r w:rsidRPr="00BA207E">
              <w:t xml:space="preserve"> &gt;</w:t>
            </w:r>
          </w:p>
        </w:tc>
      </w:tr>
      <w:tr w:rsidR="00336836" w:rsidRPr="008F275A" w14:paraId="1D88A256" w14:textId="77777777" w:rsidTr="00C60793">
        <w:trPr>
          <w:trHeight w:val="176"/>
        </w:trPr>
        <w:tc>
          <w:tcPr>
            <w:tcW w:w="2335" w:type="dxa"/>
            <w:shd w:val="clear" w:color="auto" w:fill="auto"/>
          </w:tcPr>
          <w:p w14:paraId="1C8502AB" w14:textId="77777777" w:rsidR="00336836" w:rsidRPr="00BA207E" w:rsidRDefault="00336836" w:rsidP="00C60793">
            <w:pPr>
              <w:pStyle w:val="TABLE-cell"/>
            </w:pPr>
            <w:r w:rsidRPr="00BA207E">
              <w:t xml:space="preserve">Personnel </w:t>
            </w:r>
            <w:r>
              <w:t>capability</w:t>
            </w:r>
            <w:r w:rsidRPr="00BA207E">
              <w:t xml:space="preserve"> property</w:t>
            </w:r>
          </w:p>
        </w:tc>
        <w:tc>
          <w:tcPr>
            <w:tcW w:w="2340" w:type="dxa"/>
          </w:tcPr>
          <w:p w14:paraId="35C41192" w14:textId="77777777" w:rsidR="00336836" w:rsidRPr="00BA207E" w:rsidRDefault="00336836" w:rsidP="00C60793">
            <w:pPr>
              <w:pStyle w:val="TABLE-cell"/>
            </w:pPr>
            <w:r w:rsidRPr="00BA207E">
              <w:t xml:space="preserve">Personnel </w:t>
            </w:r>
            <w:r>
              <w:t>capability</w:t>
            </w:r>
            <w:r w:rsidRPr="00BA207E">
              <w:t xml:space="preserve"> property</w:t>
            </w:r>
          </w:p>
        </w:tc>
        <w:tc>
          <w:tcPr>
            <w:tcW w:w="2070" w:type="dxa"/>
            <w:shd w:val="clear" w:color="auto" w:fill="auto"/>
          </w:tcPr>
          <w:p w14:paraId="3DE2D166" w14:textId="77777777" w:rsidR="00336836" w:rsidRPr="00BA207E" w:rsidRDefault="00336836" w:rsidP="00C60793">
            <w:pPr>
              <w:pStyle w:val="TABLE-cell"/>
            </w:pPr>
            <w:r w:rsidRPr="00BA207E">
              <w:t>Composition hierarchy</w:t>
            </w:r>
          </w:p>
        </w:tc>
        <w:tc>
          <w:tcPr>
            <w:tcW w:w="2520" w:type="dxa"/>
            <w:shd w:val="clear" w:color="auto" w:fill="auto"/>
          </w:tcPr>
          <w:p w14:paraId="41881B35" w14:textId="77777777" w:rsidR="00336836" w:rsidRPr="00BA207E" w:rsidRDefault="00336836" w:rsidP="00C60793">
            <w:pPr>
              <w:pStyle w:val="TABLE-cell"/>
            </w:pPr>
            <w:r>
              <w:rPr>
                <w:szCs w:val="20"/>
              </w:rPr>
              <w:t xml:space="preserve">Contains </w:t>
            </w:r>
            <w:r w:rsidRPr="00B41C7C">
              <w:rPr>
                <w:szCs w:val="20"/>
              </w:rPr>
              <w:t>&gt;</w:t>
            </w:r>
          </w:p>
        </w:tc>
      </w:tr>
      <w:tr w:rsidR="00336836" w:rsidRPr="008F275A" w14:paraId="763CFCEE" w14:textId="77777777" w:rsidTr="00C60793">
        <w:trPr>
          <w:trHeight w:val="350"/>
        </w:trPr>
        <w:tc>
          <w:tcPr>
            <w:tcW w:w="2335" w:type="dxa"/>
            <w:shd w:val="clear" w:color="auto" w:fill="auto"/>
          </w:tcPr>
          <w:p w14:paraId="1DC88E2B" w14:textId="77777777" w:rsidR="00336836" w:rsidRPr="00BA207E" w:rsidRDefault="00336836" w:rsidP="00C60793">
            <w:pPr>
              <w:pStyle w:val="TABLE-cell"/>
            </w:pPr>
            <w:r w:rsidRPr="00BA207E">
              <w:t xml:space="preserve">Personnel </w:t>
            </w:r>
            <w:r>
              <w:t>capability</w:t>
            </w:r>
          </w:p>
        </w:tc>
        <w:tc>
          <w:tcPr>
            <w:tcW w:w="2340" w:type="dxa"/>
            <w:shd w:val="clear" w:color="auto" w:fill="auto"/>
          </w:tcPr>
          <w:p w14:paraId="3202C1B1" w14:textId="77777777" w:rsidR="00336836" w:rsidRPr="00BA207E" w:rsidRDefault="00336836" w:rsidP="00C60793">
            <w:pPr>
              <w:pStyle w:val="TABLE-cell"/>
            </w:pPr>
            <w:r w:rsidRPr="00BA207E">
              <w:t>Personnel class</w:t>
            </w:r>
          </w:p>
        </w:tc>
        <w:tc>
          <w:tcPr>
            <w:tcW w:w="2070" w:type="dxa"/>
            <w:shd w:val="clear" w:color="auto" w:fill="auto"/>
          </w:tcPr>
          <w:p w14:paraId="2ECD7460" w14:textId="77777777" w:rsidR="00336836" w:rsidRPr="00BA207E" w:rsidRDefault="00336836" w:rsidP="00C60793">
            <w:pPr>
              <w:pStyle w:val="TABLE-cell"/>
            </w:pPr>
            <w:r w:rsidRPr="00BA207E">
              <w:t>Association (A)</w:t>
            </w:r>
          </w:p>
        </w:tc>
        <w:tc>
          <w:tcPr>
            <w:tcW w:w="2520" w:type="dxa"/>
            <w:shd w:val="clear" w:color="auto" w:fill="auto"/>
          </w:tcPr>
          <w:p w14:paraId="1AF64EE2" w14:textId="77777777" w:rsidR="00336836" w:rsidRPr="00BA207E" w:rsidRDefault="00336836" w:rsidP="00C60793">
            <w:pPr>
              <w:pStyle w:val="TABLE-cell"/>
            </w:pPr>
            <w:r w:rsidRPr="00BA207E">
              <w:t>Corresponds to &gt;</w:t>
            </w:r>
          </w:p>
        </w:tc>
      </w:tr>
      <w:tr w:rsidR="00336836" w:rsidRPr="008F275A" w14:paraId="258BD590" w14:textId="77777777" w:rsidTr="00C60793">
        <w:trPr>
          <w:trHeight w:val="176"/>
        </w:trPr>
        <w:tc>
          <w:tcPr>
            <w:tcW w:w="2335" w:type="dxa"/>
            <w:shd w:val="clear" w:color="auto" w:fill="auto"/>
          </w:tcPr>
          <w:p w14:paraId="1CC02595" w14:textId="77777777" w:rsidR="00336836" w:rsidRPr="00BA207E" w:rsidRDefault="00336836" w:rsidP="00C60793">
            <w:pPr>
              <w:pStyle w:val="TABLE-cell"/>
            </w:pPr>
            <w:r w:rsidRPr="00BA207E">
              <w:t xml:space="preserve">Personnel </w:t>
            </w:r>
            <w:r>
              <w:t>capability</w:t>
            </w:r>
          </w:p>
        </w:tc>
        <w:tc>
          <w:tcPr>
            <w:tcW w:w="2340" w:type="dxa"/>
            <w:shd w:val="clear" w:color="auto" w:fill="auto"/>
          </w:tcPr>
          <w:p w14:paraId="126E86FE" w14:textId="77777777" w:rsidR="00336836" w:rsidRPr="00BA207E" w:rsidRDefault="00336836" w:rsidP="00C60793">
            <w:pPr>
              <w:pStyle w:val="TABLE-cell"/>
            </w:pPr>
            <w:r w:rsidRPr="00BA207E">
              <w:t>Person</w:t>
            </w:r>
          </w:p>
        </w:tc>
        <w:tc>
          <w:tcPr>
            <w:tcW w:w="2070" w:type="dxa"/>
            <w:shd w:val="clear" w:color="auto" w:fill="auto"/>
          </w:tcPr>
          <w:p w14:paraId="353D8B27" w14:textId="77777777" w:rsidR="00336836" w:rsidRPr="00BA207E" w:rsidRDefault="00336836" w:rsidP="00C60793">
            <w:pPr>
              <w:pStyle w:val="TABLE-cell"/>
            </w:pPr>
            <w:r w:rsidRPr="00BA207E">
              <w:t>Association (C)</w:t>
            </w:r>
          </w:p>
        </w:tc>
        <w:tc>
          <w:tcPr>
            <w:tcW w:w="2520" w:type="dxa"/>
            <w:shd w:val="clear" w:color="auto" w:fill="auto"/>
          </w:tcPr>
          <w:p w14:paraId="15101895" w14:textId="77777777" w:rsidR="00336836" w:rsidRPr="00BA207E" w:rsidRDefault="00336836" w:rsidP="00C60793">
            <w:pPr>
              <w:pStyle w:val="TABLE-cell"/>
            </w:pPr>
            <w:r w:rsidRPr="00BA207E">
              <w:t>Corresponds to &gt;</w:t>
            </w:r>
          </w:p>
        </w:tc>
      </w:tr>
      <w:tr w:rsidR="00336836" w:rsidRPr="008F275A" w14:paraId="358FFB33" w14:textId="77777777" w:rsidTr="00C60793">
        <w:trPr>
          <w:trHeight w:val="176"/>
        </w:trPr>
        <w:tc>
          <w:tcPr>
            <w:tcW w:w="2335" w:type="dxa"/>
            <w:shd w:val="clear" w:color="auto" w:fill="auto"/>
          </w:tcPr>
          <w:p w14:paraId="008CA918" w14:textId="77777777" w:rsidR="00336836" w:rsidRPr="00BA207E" w:rsidRDefault="00336836" w:rsidP="00C60793">
            <w:pPr>
              <w:pStyle w:val="TABLE-cell"/>
            </w:pPr>
            <w:r w:rsidRPr="00BA207E">
              <w:t xml:space="preserve">Personnel </w:t>
            </w:r>
            <w:r>
              <w:t>capability</w:t>
            </w:r>
            <w:r w:rsidRPr="00BA207E">
              <w:t xml:space="preserve"> property</w:t>
            </w:r>
          </w:p>
        </w:tc>
        <w:tc>
          <w:tcPr>
            <w:tcW w:w="2340" w:type="dxa"/>
            <w:shd w:val="clear" w:color="auto" w:fill="auto"/>
          </w:tcPr>
          <w:p w14:paraId="2F3F9E8A" w14:textId="77777777" w:rsidR="00336836" w:rsidRPr="00BA207E" w:rsidRDefault="00336836" w:rsidP="00C60793">
            <w:pPr>
              <w:pStyle w:val="TABLE-cell"/>
            </w:pPr>
            <w:r w:rsidRPr="00BA207E">
              <w:t>Personnel class property</w:t>
            </w:r>
          </w:p>
        </w:tc>
        <w:tc>
          <w:tcPr>
            <w:tcW w:w="2070" w:type="dxa"/>
            <w:shd w:val="clear" w:color="auto" w:fill="auto"/>
          </w:tcPr>
          <w:p w14:paraId="36B1DD0A" w14:textId="77777777" w:rsidR="00336836" w:rsidRPr="00BA207E" w:rsidRDefault="00336836" w:rsidP="00C60793">
            <w:pPr>
              <w:pStyle w:val="TABLE-cell"/>
            </w:pPr>
            <w:r w:rsidRPr="00BA207E">
              <w:t>Dependency (B)</w:t>
            </w:r>
          </w:p>
        </w:tc>
        <w:tc>
          <w:tcPr>
            <w:tcW w:w="2520" w:type="dxa"/>
            <w:shd w:val="clear" w:color="auto" w:fill="auto"/>
          </w:tcPr>
          <w:p w14:paraId="6079A3DB" w14:textId="77777777" w:rsidR="00336836" w:rsidRPr="00BA207E" w:rsidRDefault="00336836" w:rsidP="00C60793">
            <w:pPr>
              <w:pStyle w:val="TABLE-cell"/>
            </w:pPr>
            <w:r w:rsidRPr="00BA207E">
              <w:t>Maps to &gt;</w:t>
            </w:r>
          </w:p>
        </w:tc>
      </w:tr>
      <w:tr w:rsidR="00336836" w:rsidRPr="008F275A" w14:paraId="015FF79F" w14:textId="77777777" w:rsidTr="00C60793">
        <w:trPr>
          <w:trHeight w:val="176"/>
        </w:trPr>
        <w:tc>
          <w:tcPr>
            <w:tcW w:w="2335" w:type="dxa"/>
            <w:shd w:val="clear" w:color="auto" w:fill="auto"/>
          </w:tcPr>
          <w:p w14:paraId="6FA4A9EB" w14:textId="77777777" w:rsidR="00336836" w:rsidRPr="00BA207E" w:rsidRDefault="00336836" w:rsidP="00C60793">
            <w:pPr>
              <w:pStyle w:val="TABLE-cell"/>
            </w:pPr>
            <w:r w:rsidRPr="00BA207E">
              <w:t xml:space="preserve">Personnel </w:t>
            </w:r>
            <w:r>
              <w:t>capability</w:t>
            </w:r>
            <w:r w:rsidRPr="00BA207E">
              <w:t xml:space="preserve"> property</w:t>
            </w:r>
          </w:p>
        </w:tc>
        <w:tc>
          <w:tcPr>
            <w:tcW w:w="2340" w:type="dxa"/>
            <w:shd w:val="clear" w:color="auto" w:fill="auto"/>
          </w:tcPr>
          <w:p w14:paraId="1B1786C6" w14:textId="77777777" w:rsidR="00336836" w:rsidRPr="00BA207E" w:rsidRDefault="00336836" w:rsidP="00C60793">
            <w:pPr>
              <w:pStyle w:val="TABLE-cell"/>
            </w:pPr>
            <w:r w:rsidRPr="00BA207E">
              <w:t>Person property</w:t>
            </w:r>
          </w:p>
        </w:tc>
        <w:tc>
          <w:tcPr>
            <w:tcW w:w="2070" w:type="dxa"/>
            <w:shd w:val="clear" w:color="auto" w:fill="auto"/>
          </w:tcPr>
          <w:p w14:paraId="709A0AB5" w14:textId="77777777" w:rsidR="00336836" w:rsidRPr="00BA207E" w:rsidRDefault="00336836" w:rsidP="00C60793">
            <w:pPr>
              <w:pStyle w:val="TABLE-cell"/>
            </w:pPr>
            <w:r w:rsidRPr="00BA207E">
              <w:t>Dependency (D)</w:t>
            </w:r>
          </w:p>
        </w:tc>
        <w:tc>
          <w:tcPr>
            <w:tcW w:w="2520" w:type="dxa"/>
            <w:shd w:val="clear" w:color="auto" w:fill="auto"/>
          </w:tcPr>
          <w:p w14:paraId="6099A51B" w14:textId="77777777" w:rsidR="00336836" w:rsidRPr="00BA207E" w:rsidRDefault="00336836" w:rsidP="00C60793">
            <w:pPr>
              <w:pStyle w:val="TABLE-cell"/>
            </w:pPr>
            <w:r w:rsidRPr="00BA207E">
              <w:t>Maps to &gt;</w:t>
            </w:r>
          </w:p>
        </w:tc>
      </w:tr>
      <w:tr w:rsidR="00336836" w:rsidRPr="008F275A" w14:paraId="6763DCCA" w14:textId="77777777" w:rsidTr="00C60793">
        <w:trPr>
          <w:trHeight w:val="176"/>
        </w:trPr>
        <w:tc>
          <w:tcPr>
            <w:tcW w:w="2335" w:type="dxa"/>
            <w:shd w:val="clear" w:color="auto" w:fill="auto"/>
          </w:tcPr>
          <w:p w14:paraId="59AB3712" w14:textId="77777777" w:rsidR="00336836" w:rsidRPr="00BA207E" w:rsidRDefault="00336836" w:rsidP="00C60793">
            <w:pPr>
              <w:pStyle w:val="TABLE-cell"/>
            </w:pPr>
            <w:r>
              <w:t>Equipment</w:t>
            </w:r>
            <w:r w:rsidRPr="00BA207E">
              <w:t xml:space="preserve"> </w:t>
            </w:r>
            <w:r>
              <w:t>capability</w:t>
            </w:r>
          </w:p>
        </w:tc>
        <w:tc>
          <w:tcPr>
            <w:tcW w:w="2340" w:type="dxa"/>
          </w:tcPr>
          <w:p w14:paraId="186CA31B" w14:textId="77777777" w:rsidR="00336836" w:rsidRPr="00BA207E" w:rsidRDefault="00336836" w:rsidP="00C60793">
            <w:pPr>
              <w:pStyle w:val="TABLE-cell"/>
            </w:pPr>
            <w:r w:rsidRPr="00BA207E">
              <w:t xml:space="preserve">Equipment </w:t>
            </w:r>
            <w:r>
              <w:t>capability</w:t>
            </w:r>
            <w:r w:rsidRPr="00BA207E">
              <w:t xml:space="preserve"> property</w:t>
            </w:r>
          </w:p>
        </w:tc>
        <w:tc>
          <w:tcPr>
            <w:tcW w:w="2070" w:type="dxa"/>
            <w:shd w:val="clear" w:color="auto" w:fill="auto"/>
          </w:tcPr>
          <w:p w14:paraId="1ABA0187" w14:textId="77777777" w:rsidR="00336836" w:rsidRPr="00BA207E" w:rsidRDefault="00336836" w:rsidP="00C60793">
            <w:pPr>
              <w:pStyle w:val="TABLE-cell"/>
            </w:pPr>
            <w:r w:rsidRPr="00921C55">
              <w:t xml:space="preserve">Composition </w:t>
            </w:r>
            <w:r w:rsidRPr="00BA207E">
              <w:t>whole</w:t>
            </w:r>
          </w:p>
        </w:tc>
        <w:tc>
          <w:tcPr>
            <w:tcW w:w="2520" w:type="dxa"/>
            <w:shd w:val="clear" w:color="auto" w:fill="auto"/>
          </w:tcPr>
          <w:p w14:paraId="6CD94CCA" w14:textId="77777777" w:rsidR="00336836" w:rsidRPr="00BA207E" w:rsidRDefault="00336836" w:rsidP="00C60793">
            <w:pPr>
              <w:pStyle w:val="TABLE-cell"/>
            </w:pPr>
            <w:r>
              <w:t>Has values of</w:t>
            </w:r>
            <w:r w:rsidRPr="00BA207E">
              <w:t xml:space="preserve"> &gt;</w:t>
            </w:r>
          </w:p>
        </w:tc>
      </w:tr>
      <w:tr w:rsidR="00336836" w:rsidRPr="008F275A" w14:paraId="2211C5F5" w14:textId="77777777" w:rsidTr="00C60793">
        <w:trPr>
          <w:trHeight w:val="176"/>
        </w:trPr>
        <w:tc>
          <w:tcPr>
            <w:tcW w:w="2335" w:type="dxa"/>
            <w:shd w:val="clear" w:color="auto" w:fill="auto"/>
          </w:tcPr>
          <w:p w14:paraId="7D1A1183" w14:textId="77777777" w:rsidR="00336836" w:rsidRPr="00BA207E" w:rsidRDefault="00336836" w:rsidP="00C60793">
            <w:pPr>
              <w:pStyle w:val="TABLE-cell"/>
            </w:pPr>
            <w:r w:rsidRPr="00BA207E">
              <w:t xml:space="preserve">Equipment </w:t>
            </w:r>
            <w:r>
              <w:t>capability</w:t>
            </w:r>
            <w:r w:rsidRPr="00BA207E">
              <w:t xml:space="preserve"> property</w:t>
            </w:r>
          </w:p>
        </w:tc>
        <w:tc>
          <w:tcPr>
            <w:tcW w:w="2340" w:type="dxa"/>
          </w:tcPr>
          <w:p w14:paraId="6C1ED083" w14:textId="77777777" w:rsidR="00336836" w:rsidRPr="00BA207E" w:rsidRDefault="00336836" w:rsidP="00C60793">
            <w:pPr>
              <w:pStyle w:val="TABLE-cell"/>
            </w:pPr>
            <w:r w:rsidRPr="00BA207E">
              <w:t xml:space="preserve">Equipment </w:t>
            </w:r>
            <w:r>
              <w:t>capability</w:t>
            </w:r>
            <w:r w:rsidRPr="00BA207E">
              <w:t xml:space="preserve"> property</w:t>
            </w:r>
          </w:p>
        </w:tc>
        <w:tc>
          <w:tcPr>
            <w:tcW w:w="2070" w:type="dxa"/>
            <w:shd w:val="clear" w:color="auto" w:fill="auto"/>
          </w:tcPr>
          <w:p w14:paraId="75323097" w14:textId="77777777" w:rsidR="00336836" w:rsidRPr="00921C55" w:rsidRDefault="00336836" w:rsidP="00C60793">
            <w:pPr>
              <w:pStyle w:val="TABLE-cell"/>
            </w:pPr>
            <w:r w:rsidRPr="00921C55">
              <w:t>Composition hierarchy</w:t>
            </w:r>
          </w:p>
        </w:tc>
        <w:tc>
          <w:tcPr>
            <w:tcW w:w="2520" w:type="dxa"/>
            <w:shd w:val="clear" w:color="auto" w:fill="auto"/>
          </w:tcPr>
          <w:p w14:paraId="217F0C90" w14:textId="77777777" w:rsidR="00336836" w:rsidRPr="00BA207E" w:rsidRDefault="00336836" w:rsidP="00C60793">
            <w:pPr>
              <w:pStyle w:val="TABLE-cell"/>
            </w:pPr>
            <w:r>
              <w:rPr>
                <w:szCs w:val="20"/>
              </w:rPr>
              <w:t xml:space="preserve">Contains </w:t>
            </w:r>
            <w:r w:rsidRPr="00B41C7C">
              <w:rPr>
                <w:szCs w:val="20"/>
              </w:rPr>
              <w:t>&gt;</w:t>
            </w:r>
          </w:p>
        </w:tc>
      </w:tr>
      <w:tr w:rsidR="00336836" w:rsidRPr="008F275A" w14:paraId="6F6C1C59" w14:textId="77777777" w:rsidTr="00C60793">
        <w:trPr>
          <w:trHeight w:val="176"/>
        </w:trPr>
        <w:tc>
          <w:tcPr>
            <w:tcW w:w="2335" w:type="dxa"/>
            <w:shd w:val="clear" w:color="auto" w:fill="auto"/>
          </w:tcPr>
          <w:p w14:paraId="1EE41316" w14:textId="77777777" w:rsidR="00336836" w:rsidRPr="00BA207E" w:rsidRDefault="00336836" w:rsidP="00C60793">
            <w:pPr>
              <w:pStyle w:val="TABLE-cell"/>
            </w:pPr>
            <w:r w:rsidRPr="00BA207E">
              <w:t xml:space="preserve">Equipment </w:t>
            </w:r>
            <w:r>
              <w:t>capability</w:t>
            </w:r>
          </w:p>
        </w:tc>
        <w:tc>
          <w:tcPr>
            <w:tcW w:w="2340" w:type="dxa"/>
            <w:shd w:val="clear" w:color="auto" w:fill="auto"/>
          </w:tcPr>
          <w:p w14:paraId="2EBCE69F" w14:textId="77777777" w:rsidR="00336836" w:rsidRPr="00BA207E" w:rsidRDefault="00336836" w:rsidP="00C60793">
            <w:pPr>
              <w:pStyle w:val="TABLE-cell"/>
            </w:pPr>
            <w:r w:rsidRPr="00BA207E">
              <w:t>Equipment class</w:t>
            </w:r>
          </w:p>
        </w:tc>
        <w:tc>
          <w:tcPr>
            <w:tcW w:w="2070" w:type="dxa"/>
            <w:shd w:val="clear" w:color="auto" w:fill="auto"/>
          </w:tcPr>
          <w:p w14:paraId="1FE81B02" w14:textId="77777777" w:rsidR="00336836" w:rsidRPr="00BA207E" w:rsidRDefault="00336836" w:rsidP="00C60793">
            <w:pPr>
              <w:pStyle w:val="TABLE-cell"/>
            </w:pPr>
            <w:r w:rsidRPr="00BA207E">
              <w:t>Association (A)</w:t>
            </w:r>
          </w:p>
        </w:tc>
        <w:tc>
          <w:tcPr>
            <w:tcW w:w="2520" w:type="dxa"/>
            <w:shd w:val="clear" w:color="auto" w:fill="auto"/>
          </w:tcPr>
          <w:p w14:paraId="2660ECE0" w14:textId="77777777" w:rsidR="00336836" w:rsidRPr="00BA207E" w:rsidRDefault="00336836" w:rsidP="00C60793">
            <w:pPr>
              <w:pStyle w:val="TABLE-cell"/>
            </w:pPr>
            <w:r w:rsidRPr="00BA207E">
              <w:t>Corresponds to &gt;</w:t>
            </w:r>
          </w:p>
        </w:tc>
      </w:tr>
      <w:tr w:rsidR="00336836" w:rsidRPr="008F275A" w14:paraId="110B11B2" w14:textId="77777777" w:rsidTr="00C60793">
        <w:trPr>
          <w:trHeight w:val="176"/>
        </w:trPr>
        <w:tc>
          <w:tcPr>
            <w:tcW w:w="2335" w:type="dxa"/>
            <w:shd w:val="clear" w:color="auto" w:fill="auto"/>
          </w:tcPr>
          <w:p w14:paraId="21886D68" w14:textId="77777777" w:rsidR="00336836" w:rsidRPr="00BA207E" w:rsidRDefault="00336836" w:rsidP="00C60793">
            <w:pPr>
              <w:pStyle w:val="TABLE-cell"/>
            </w:pPr>
            <w:r w:rsidRPr="00BA207E">
              <w:t xml:space="preserve">Equipment </w:t>
            </w:r>
            <w:r>
              <w:t>capability</w:t>
            </w:r>
          </w:p>
        </w:tc>
        <w:tc>
          <w:tcPr>
            <w:tcW w:w="2340" w:type="dxa"/>
            <w:shd w:val="clear" w:color="auto" w:fill="auto"/>
          </w:tcPr>
          <w:p w14:paraId="09D9F7FD" w14:textId="77777777" w:rsidR="00336836" w:rsidRPr="00BA207E" w:rsidRDefault="00336836" w:rsidP="00C60793">
            <w:pPr>
              <w:pStyle w:val="TABLE-cell"/>
            </w:pPr>
            <w:r w:rsidRPr="00BA207E">
              <w:t>Equipment</w:t>
            </w:r>
          </w:p>
        </w:tc>
        <w:tc>
          <w:tcPr>
            <w:tcW w:w="2070" w:type="dxa"/>
            <w:shd w:val="clear" w:color="auto" w:fill="auto"/>
          </w:tcPr>
          <w:p w14:paraId="0A0B6A26" w14:textId="77777777" w:rsidR="00336836" w:rsidRPr="00BA207E" w:rsidRDefault="00336836" w:rsidP="00C60793">
            <w:pPr>
              <w:pStyle w:val="TABLE-cell"/>
            </w:pPr>
            <w:r w:rsidRPr="00BA207E">
              <w:t>Association (C)</w:t>
            </w:r>
          </w:p>
        </w:tc>
        <w:tc>
          <w:tcPr>
            <w:tcW w:w="2520" w:type="dxa"/>
            <w:shd w:val="clear" w:color="auto" w:fill="auto"/>
          </w:tcPr>
          <w:p w14:paraId="72F3E0FC" w14:textId="77777777" w:rsidR="00336836" w:rsidRPr="00BA207E" w:rsidRDefault="00336836" w:rsidP="00C60793">
            <w:pPr>
              <w:pStyle w:val="TABLE-cell"/>
            </w:pPr>
            <w:r w:rsidRPr="00BA207E">
              <w:t>Corresponds to &gt;</w:t>
            </w:r>
          </w:p>
        </w:tc>
      </w:tr>
      <w:tr w:rsidR="00336836" w:rsidRPr="008F275A" w14:paraId="20F693D3" w14:textId="77777777" w:rsidTr="00C60793">
        <w:trPr>
          <w:trHeight w:val="176"/>
        </w:trPr>
        <w:tc>
          <w:tcPr>
            <w:tcW w:w="2335" w:type="dxa"/>
            <w:shd w:val="clear" w:color="auto" w:fill="auto"/>
          </w:tcPr>
          <w:p w14:paraId="70B28DBD" w14:textId="77777777" w:rsidR="00336836" w:rsidRPr="00BA207E" w:rsidRDefault="00336836" w:rsidP="00C60793">
            <w:pPr>
              <w:pStyle w:val="TABLE-cell"/>
            </w:pPr>
            <w:r w:rsidRPr="00BA207E">
              <w:t xml:space="preserve">Equipment </w:t>
            </w:r>
            <w:r>
              <w:t>capability</w:t>
            </w:r>
            <w:r w:rsidRPr="00BA207E">
              <w:t xml:space="preserve"> property</w:t>
            </w:r>
          </w:p>
        </w:tc>
        <w:tc>
          <w:tcPr>
            <w:tcW w:w="2340" w:type="dxa"/>
            <w:shd w:val="clear" w:color="auto" w:fill="auto"/>
          </w:tcPr>
          <w:p w14:paraId="0CF46EB8" w14:textId="77777777" w:rsidR="00336836" w:rsidRPr="00BA207E" w:rsidRDefault="00336836" w:rsidP="00C60793">
            <w:pPr>
              <w:pStyle w:val="TABLE-cell"/>
            </w:pPr>
            <w:r w:rsidRPr="00BA207E">
              <w:t>Equipment class property</w:t>
            </w:r>
          </w:p>
        </w:tc>
        <w:tc>
          <w:tcPr>
            <w:tcW w:w="2070" w:type="dxa"/>
            <w:shd w:val="clear" w:color="auto" w:fill="auto"/>
          </w:tcPr>
          <w:p w14:paraId="1848416B" w14:textId="77777777" w:rsidR="00336836" w:rsidRPr="00BA207E" w:rsidRDefault="00336836" w:rsidP="00C60793">
            <w:pPr>
              <w:pStyle w:val="TABLE-cell"/>
            </w:pPr>
            <w:r w:rsidRPr="00BA207E">
              <w:t>Dependency (B)</w:t>
            </w:r>
          </w:p>
        </w:tc>
        <w:tc>
          <w:tcPr>
            <w:tcW w:w="2520" w:type="dxa"/>
            <w:shd w:val="clear" w:color="auto" w:fill="auto"/>
          </w:tcPr>
          <w:p w14:paraId="27025EAB" w14:textId="77777777" w:rsidR="00336836" w:rsidRPr="00BA207E" w:rsidRDefault="00336836" w:rsidP="00C60793">
            <w:pPr>
              <w:pStyle w:val="TABLE-cell"/>
            </w:pPr>
            <w:r w:rsidRPr="00BA207E">
              <w:t>Maps to &gt;</w:t>
            </w:r>
          </w:p>
        </w:tc>
      </w:tr>
      <w:tr w:rsidR="00336836" w:rsidRPr="008F275A" w14:paraId="5DA45CFA" w14:textId="77777777" w:rsidTr="00C60793">
        <w:trPr>
          <w:trHeight w:val="176"/>
        </w:trPr>
        <w:tc>
          <w:tcPr>
            <w:tcW w:w="2335" w:type="dxa"/>
            <w:shd w:val="clear" w:color="auto" w:fill="auto"/>
          </w:tcPr>
          <w:p w14:paraId="2E91C6FE" w14:textId="77777777" w:rsidR="00336836" w:rsidRPr="00BA207E" w:rsidRDefault="00336836" w:rsidP="00C60793">
            <w:pPr>
              <w:pStyle w:val="TABLE-cell"/>
            </w:pPr>
            <w:r w:rsidRPr="00BA207E">
              <w:t xml:space="preserve">Equipment </w:t>
            </w:r>
            <w:r>
              <w:t>capability</w:t>
            </w:r>
            <w:r w:rsidRPr="00BA207E">
              <w:t xml:space="preserve"> property</w:t>
            </w:r>
          </w:p>
        </w:tc>
        <w:tc>
          <w:tcPr>
            <w:tcW w:w="2340" w:type="dxa"/>
            <w:shd w:val="clear" w:color="auto" w:fill="auto"/>
          </w:tcPr>
          <w:p w14:paraId="298BC0BD" w14:textId="77777777" w:rsidR="00336836" w:rsidRPr="00BA207E" w:rsidRDefault="00336836" w:rsidP="00C60793">
            <w:pPr>
              <w:pStyle w:val="TABLE-cell"/>
            </w:pPr>
            <w:r w:rsidRPr="00BA207E">
              <w:t>Equipment property</w:t>
            </w:r>
          </w:p>
        </w:tc>
        <w:tc>
          <w:tcPr>
            <w:tcW w:w="2070" w:type="dxa"/>
            <w:shd w:val="clear" w:color="auto" w:fill="auto"/>
          </w:tcPr>
          <w:p w14:paraId="716DCA8E" w14:textId="77777777" w:rsidR="00336836" w:rsidRPr="00BA207E" w:rsidRDefault="00336836" w:rsidP="00C60793">
            <w:pPr>
              <w:pStyle w:val="TABLE-cell"/>
            </w:pPr>
            <w:r w:rsidRPr="00BA207E">
              <w:t>Dependency (D)</w:t>
            </w:r>
          </w:p>
        </w:tc>
        <w:tc>
          <w:tcPr>
            <w:tcW w:w="2520" w:type="dxa"/>
            <w:shd w:val="clear" w:color="auto" w:fill="auto"/>
          </w:tcPr>
          <w:p w14:paraId="1C0096C2" w14:textId="77777777" w:rsidR="00336836" w:rsidRPr="00BA207E" w:rsidRDefault="00336836" w:rsidP="00C60793">
            <w:pPr>
              <w:pStyle w:val="TABLE-cell"/>
            </w:pPr>
            <w:r w:rsidRPr="00BA207E">
              <w:t>Maps to &gt;</w:t>
            </w:r>
          </w:p>
        </w:tc>
      </w:tr>
      <w:tr w:rsidR="00336836" w:rsidRPr="008F275A" w14:paraId="499F1863" w14:textId="77777777" w:rsidTr="00C60793">
        <w:trPr>
          <w:trHeight w:val="176"/>
        </w:trPr>
        <w:tc>
          <w:tcPr>
            <w:tcW w:w="2335" w:type="dxa"/>
            <w:shd w:val="clear" w:color="auto" w:fill="auto"/>
          </w:tcPr>
          <w:p w14:paraId="058FCE1F" w14:textId="77777777" w:rsidR="00336836" w:rsidRPr="00BA207E" w:rsidRDefault="00336836" w:rsidP="00C60793">
            <w:pPr>
              <w:pStyle w:val="TABLE-cell"/>
            </w:pPr>
            <w:r>
              <w:t>Physical asset</w:t>
            </w:r>
            <w:r w:rsidRPr="00BA207E">
              <w:t xml:space="preserve"> </w:t>
            </w:r>
            <w:r>
              <w:t>capability</w:t>
            </w:r>
          </w:p>
        </w:tc>
        <w:tc>
          <w:tcPr>
            <w:tcW w:w="2340" w:type="dxa"/>
          </w:tcPr>
          <w:p w14:paraId="78E332EE" w14:textId="77777777" w:rsidR="00336836" w:rsidRPr="00BA207E" w:rsidRDefault="00336836" w:rsidP="00C60793">
            <w:pPr>
              <w:pStyle w:val="TABLE-cell"/>
            </w:pPr>
            <w:r w:rsidRPr="00600EB9">
              <w:t xml:space="preserve">Physical asset </w:t>
            </w:r>
            <w:r>
              <w:t>capability</w:t>
            </w:r>
            <w:r w:rsidRPr="00BA207E">
              <w:t xml:space="preserve"> property</w:t>
            </w:r>
          </w:p>
        </w:tc>
        <w:tc>
          <w:tcPr>
            <w:tcW w:w="2070" w:type="dxa"/>
            <w:shd w:val="clear" w:color="auto" w:fill="auto"/>
          </w:tcPr>
          <w:p w14:paraId="3F25D317" w14:textId="77777777" w:rsidR="00336836" w:rsidRPr="00BA207E" w:rsidRDefault="00336836" w:rsidP="00C60793">
            <w:pPr>
              <w:pStyle w:val="TABLE-cell"/>
            </w:pPr>
            <w:r w:rsidRPr="00BA207E">
              <w:t>Composition whole</w:t>
            </w:r>
          </w:p>
        </w:tc>
        <w:tc>
          <w:tcPr>
            <w:tcW w:w="2520" w:type="dxa"/>
            <w:shd w:val="clear" w:color="auto" w:fill="auto"/>
          </w:tcPr>
          <w:p w14:paraId="291FF24C" w14:textId="77777777" w:rsidR="00336836" w:rsidRPr="00BA207E" w:rsidRDefault="00336836" w:rsidP="00C60793">
            <w:pPr>
              <w:pStyle w:val="TABLE-cell"/>
            </w:pPr>
            <w:r>
              <w:t>Has values of</w:t>
            </w:r>
            <w:r w:rsidRPr="00BA207E">
              <w:t xml:space="preserve"> &gt;</w:t>
            </w:r>
          </w:p>
        </w:tc>
      </w:tr>
      <w:tr w:rsidR="00336836" w:rsidRPr="008F275A" w14:paraId="118B666E" w14:textId="77777777" w:rsidTr="00C60793">
        <w:trPr>
          <w:trHeight w:val="176"/>
        </w:trPr>
        <w:tc>
          <w:tcPr>
            <w:tcW w:w="2335" w:type="dxa"/>
            <w:shd w:val="clear" w:color="auto" w:fill="auto"/>
          </w:tcPr>
          <w:p w14:paraId="77777271" w14:textId="77777777" w:rsidR="00336836" w:rsidRPr="00BA207E" w:rsidRDefault="00336836" w:rsidP="00C60793">
            <w:pPr>
              <w:pStyle w:val="TABLE-cell"/>
            </w:pPr>
            <w:r w:rsidRPr="00600EB9">
              <w:t xml:space="preserve">Physical asset </w:t>
            </w:r>
            <w:r>
              <w:t>capability</w:t>
            </w:r>
            <w:r w:rsidRPr="00BA207E">
              <w:t xml:space="preserve"> property</w:t>
            </w:r>
          </w:p>
        </w:tc>
        <w:tc>
          <w:tcPr>
            <w:tcW w:w="2340" w:type="dxa"/>
          </w:tcPr>
          <w:p w14:paraId="3C6E4925" w14:textId="77777777" w:rsidR="00336836" w:rsidRPr="00BA207E" w:rsidRDefault="00336836" w:rsidP="00C60793">
            <w:pPr>
              <w:pStyle w:val="TABLE-cell"/>
            </w:pPr>
            <w:r w:rsidRPr="00600EB9">
              <w:t xml:space="preserve">Physical asset </w:t>
            </w:r>
            <w:r>
              <w:t>capability</w:t>
            </w:r>
            <w:r w:rsidRPr="00BA207E">
              <w:t xml:space="preserve"> property</w:t>
            </w:r>
          </w:p>
        </w:tc>
        <w:tc>
          <w:tcPr>
            <w:tcW w:w="2070" w:type="dxa"/>
            <w:shd w:val="clear" w:color="auto" w:fill="auto"/>
          </w:tcPr>
          <w:p w14:paraId="6DF8E016" w14:textId="77777777" w:rsidR="00336836" w:rsidRPr="00BA207E" w:rsidRDefault="00336836" w:rsidP="00C60793">
            <w:pPr>
              <w:pStyle w:val="TABLE-cell"/>
            </w:pPr>
            <w:r w:rsidRPr="00BA207E">
              <w:t>Composition hierarchy</w:t>
            </w:r>
          </w:p>
        </w:tc>
        <w:tc>
          <w:tcPr>
            <w:tcW w:w="2520" w:type="dxa"/>
            <w:shd w:val="clear" w:color="auto" w:fill="auto"/>
          </w:tcPr>
          <w:p w14:paraId="7FB9AF6A" w14:textId="77777777" w:rsidR="00336836" w:rsidRPr="00BA207E" w:rsidRDefault="00336836" w:rsidP="00C60793">
            <w:pPr>
              <w:pStyle w:val="TABLE-cell"/>
            </w:pPr>
            <w:r>
              <w:rPr>
                <w:szCs w:val="20"/>
              </w:rPr>
              <w:t xml:space="preserve">Contains </w:t>
            </w:r>
            <w:r w:rsidRPr="00B41C7C">
              <w:rPr>
                <w:szCs w:val="20"/>
              </w:rPr>
              <w:t>&gt;</w:t>
            </w:r>
          </w:p>
        </w:tc>
      </w:tr>
      <w:tr w:rsidR="00336836" w:rsidRPr="008F275A" w14:paraId="12C11CF4" w14:textId="77777777" w:rsidTr="00C60793">
        <w:trPr>
          <w:trHeight w:val="176"/>
        </w:trPr>
        <w:tc>
          <w:tcPr>
            <w:tcW w:w="2335" w:type="dxa"/>
            <w:shd w:val="clear" w:color="auto" w:fill="auto"/>
          </w:tcPr>
          <w:p w14:paraId="2BE5333F" w14:textId="77777777" w:rsidR="00336836" w:rsidRPr="00BA207E" w:rsidRDefault="00336836" w:rsidP="00C60793">
            <w:pPr>
              <w:pStyle w:val="TABLE-cell"/>
            </w:pPr>
            <w:r w:rsidRPr="00600EB9">
              <w:t xml:space="preserve">Physical asset </w:t>
            </w:r>
            <w:r>
              <w:t>capability</w:t>
            </w:r>
          </w:p>
        </w:tc>
        <w:tc>
          <w:tcPr>
            <w:tcW w:w="2340" w:type="dxa"/>
            <w:shd w:val="clear" w:color="auto" w:fill="auto"/>
          </w:tcPr>
          <w:p w14:paraId="12EBD4F3" w14:textId="77777777" w:rsidR="00336836" w:rsidRPr="00BA207E" w:rsidRDefault="00336836" w:rsidP="00C60793">
            <w:pPr>
              <w:pStyle w:val="TABLE-cell"/>
            </w:pPr>
            <w:r w:rsidRPr="00600EB9">
              <w:t xml:space="preserve">Physical asset </w:t>
            </w:r>
            <w:r w:rsidRPr="00BA207E">
              <w:t>class</w:t>
            </w:r>
          </w:p>
        </w:tc>
        <w:tc>
          <w:tcPr>
            <w:tcW w:w="2070" w:type="dxa"/>
            <w:shd w:val="clear" w:color="auto" w:fill="auto"/>
          </w:tcPr>
          <w:p w14:paraId="7C5538AE" w14:textId="77777777" w:rsidR="00336836" w:rsidRPr="00BA207E" w:rsidRDefault="00336836" w:rsidP="00C60793">
            <w:pPr>
              <w:pStyle w:val="TABLE-cell"/>
            </w:pPr>
            <w:r w:rsidRPr="00BA207E">
              <w:t>Association (A)</w:t>
            </w:r>
          </w:p>
        </w:tc>
        <w:tc>
          <w:tcPr>
            <w:tcW w:w="2520" w:type="dxa"/>
            <w:shd w:val="clear" w:color="auto" w:fill="auto"/>
          </w:tcPr>
          <w:p w14:paraId="6C6C5336" w14:textId="77777777" w:rsidR="00336836" w:rsidRPr="00BA207E" w:rsidRDefault="00336836" w:rsidP="00C60793">
            <w:pPr>
              <w:pStyle w:val="TABLE-cell"/>
            </w:pPr>
            <w:r w:rsidRPr="00BA207E">
              <w:t>Corresponds to &gt;</w:t>
            </w:r>
          </w:p>
        </w:tc>
      </w:tr>
      <w:tr w:rsidR="00336836" w:rsidRPr="008F275A" w14:paraId="5B36EAF2" w14:textId="77777777" w:rsidTr="00C60793">
        <w:trPr>
          <w:trHeight w:val="176"/>
        </w:trPr>
        <w:tc>
          <w:tcPr>
            <w:tcW w:w="2335" w:type="dxa"/>
            <w:shd w:val="clear" w:color="auto" w:fill="auto"/>
          </w:tcPr>
          <w:p w14:paraId="15808A7E" w14:textId="77777777" w:rsidR="00336836" w:rsidRPr="00BA207E" w:rsidRDefault="00336836" w:rsidP="00C60793">
            <w:pPr>
              <w:pStyle w:val="TABLE-cell"/>
            </w:pPr>
            <w:r w:rsidRPr="00600EB9">
              <w:t xml:space="preserve">Physical asset </w:t>
            </w:r>
            <w:r>
              <w:t>capability</w:t>
            </w:r>
          </w:p>
        </w:tc>
        <w:tc>
          <w:tcPr>
            <w:tcW w:w="2340" w:type="dxa"/>
            <w:shd w:val="clear" w:color="auto" w:fill="auto"/>
          </w:tcPr>
          <w:p w14:paraId="7F4DD30B" w14:textId="77777777" w:rsidR="00336836" w:rsidRPr="00BA207E" w:rsidRDefault="00336836" w:rsidP="00C60793">
            <w:pPr>
              <w:pStyle w:val="TABLE-cell"/>
            </w:pPr>
            <w:r w:rsidRPr="00600EB9">
              <w:t>Physical asset</w:t>
            </w:r>
          </w:p>
        </w:tc>
        <w:tc>
          <w:tcPr>
            <w:tcW w:w="2070" w:type="dxa"/>
            <w:shd w:val="clear" w:color="auto" w:fill="auto"/>
          </w:tcPr>
          <w:p w14:paraId="67A653F1" w14:textId="77777777" w:rsidR="00336836" w:rsidRPr="00BA207E" w:rsidRDefault="00336836" w:rsidP="00C60793">
            <w:pPr>
              <w:pStyle w:val="TABLE-cell"/>
            </w:pPr>
            <w:r w:rsidRPr="00BA207E">
              <w:t>Association (C)</w:t>
            </w:r>
          </w:p>
        </w:tc>
        <w:tc>
          <w:tcPr>
            <w:tcW w:w="2520" w:type="dxa"/>
            <w:shd w:val="clear" w:color="auto" w:fill="auto"/>
          </w:tcPr>
          <w:p w14:paraId="72EF23A2" w14:textId="77777777" w:rsidR="00336836" w:rsidRPr="00BA207E" w:rsidRDefault="00336836" w:rsidP="00C60793">
            <w:pPr>
              <w:pStyle w:val="TABLE-cell"/>
            </w:pPr>
            <w:r w:rsidRPr="00BA207E">
              <w:t>Corresponds to &gt;</w:t>
            </w:r>
          </w:p>
        </w:tc>
      </w:tr>
      <w:tr w:rsidR="00336836" w:rsidRPr="008F275A" w14:paraId="4F7ECAD3" w14:textId="77777777" w:rsidTr="00C60793">
        <w:trPr>
          <w:trHeight w:val="176"/>
        </w:trPr>
        <w:tc>
          <w:tcPr>
            <w:tcW w:w="2335" w:type="dxa"/>
            <w:shd w:val="clear" w:color="auto" w:fill="auto"/>
          </w:tcPr>
          <w:p w14:paraId="64E031BC" w14:textId="77777777" w:rsidR="00336836" w:rsidRPr="00BA207E" w:rsidRDefault="00336836" w:rsidP="00C60793">
            <w:pPr>
              <w:pStyle w:val="TABLE-cell"/>
            </w:pPr>
            <w:r w:rsidRPr="00600EB9">
              <w:t xml:space="preserve">Physical asset </w:t>
            </w:r>
            <w:r>
              <w:t>capability</w:t>
            </w:r>
            <w:r w:rsidRPr="00BA207E">
              <w:t xml:space="preserve"> property</w:t>
            </w:r>
          </w:p>
        </w:tc>
        <w:tc>
          <w:tcPr>
            <w:tcW w:w="2340" w:type="dxa"/>
            <w:shd w:val="clear" w:color="auto" w:fill="auto"/>
          </w:tcPr>
          <w:p w14:paraId="07E0E1C0" w14:textId="77777777" w:rsidR="00336836" w:rsidRPr="00BA207E" w:rsidRDefault="00336836" w:rsidP="00C60793">
            <w:pPr>
              <w:pStyle w:val="TABLE-cell"/>
            </w:pPr>
            <w:r w:rsidRPr="00600EB9">
              <w:t xml:space="preserve">Physical asset </w:t>
            </w:r>
            <w:r w:rsidRPr="00BA207E">
              <w:t>class property</w:t>
            </w:r>
          </w:p>
        </w:tc>
        <w:tc>
          <w:tcPr>
            <w:tcW w:w="2070" w:type="dxa"/>
            <w:shd w:val="clear" w:color="auto" w:fill="auto"/>
          </w:tcPr>
          <w:p w14:paraId="59413E2B" w14:textId="77777777" w:rsidR="00336836" w:rsidRPr="00BA207E" w:rsidRDefault="00336836" w:rsidP="00C60793">
            <w:pPr>
              <w:pStyle w:val="TABLE-cell"/>
            </w:pPr>
            <w:r w:rsidRPr="00BA207E">
              <w:t>Dependency (B)</w:t>
            </w:r>
          </w:p>
        </w:tc>
        <w:tc>
          <w:tcPr>
            <w:tcW w:w="2520" w:type="dxa"/>
            <w:shd w:val="clear" w:color="auto" w:fill="auto"/>
          </w:tcPr>
          <w:p w14:paraId="36FAD309" w14:textId="77777777" w:rsidR="00336836" w:rsidRPr="00BA207E" w:rsidRDefault="00336836" w:rsidP="00C60793">
            <w:pPr>
              <w:pStyle w:val="TABLE-cell"/>
            </w:pPr>
            <w:r w:rsidRPr="00BA207E">
              <w:t>Maps to &gt;</w:t>
            </w:r>
          </w:p>
        </w:tc>
      </w:tr>
      <w:tr w:rsidR="00336836" w:rsidRPr="008F275A" w14:paraId="47832016" w14:textId="77777777" w:rsidTr="00C60793">
        <w:trPr>
          <w:trHeight w:val="176"/>
        </w:trPr>
        <w:tc>
          <w:tcPr>
            <w:tcW w:w="2335" w:type="dxa"/>
            <w:shd w:val="clear" w:color="auto" w:fill="auto"/>
          </w:tcPr>
          <w:p w14:paraId="4E37D03A" w14:textId="77777777" w:rsidR="00336836" w:rsidRPr="00BA207E" w:rsidRDefault="00336836" w:rsidP="00C60793">
            <w:pPr>
              <w:pStyle w:val="TABLE-cell"/>
            </w:pPr>
            <w:r w:rsidRPr="00600EB9">
              <w:t xml:space="preserve">Physical asset </w:t>
            </w:r>
            <w:r>
              <w:t>capability</w:t>
            </w:r>
            <w:r w:rsidRPr="00BA207E">
              <w:t xml:space="preserve"> property</w:t>
            </w:r>
          </w:p>
        </w:tc>
        <w:tc>
          <w:tcPr>
            <w:tcW w:w="2340" w:type="dxa"/>
            <w:shd w:val="clear" w:color="auto" w:fill="auto"/>
          </w:tcPr>
          <w:p w14:paraId="4E3C172A" w14:textId="77777777" w:rsidR="00336836" w:rsidRPr="00BA207E" w:rsidRDefault="00336836" w:rsidP="00C60793">
            <w:pPr>
              <w:pStyle w:val="TABLE-cell"/>
            </w:pPr>
            <w:r w:rsidRPr="00600EB9">
              <w:t xml:space="preserve">Physical asset </w:t>
            </w:r>
            <w:r w:rsidRPr="00BA207E">
              <w:t>property</w:t>
            </w:r>
          </w:p>
        </w:tc>
        <w:tc>
          <w:tcPr>
            <w:tcW w:w="2070" w:type="dxa"/>
            <w:shd w:val="clear" w:color="auto" w:fill="auto"/>
          </w:tcPr>
          <w:p w14:paraId="725174C8" w14:textId="77777777" w:rsidR="00336836" w:rsidRPr="00BA207E" w:rsidRDefault="00336836" w:rsidP="00C60793">
            <w:pPr>
              <w:pStyle w:val="TABLE-cell"/>
            </w:pPr>
            <w:r w:rsidRPr="00BA207E">
              <w:t>Dependency (D)</w:t>
            </w:r>
          </w:p>
        </w:tc>
        <w:tc>
          <w:tcPr>
            <w:tcW w:w="2520" w:type="dxa"/>
            <w:shd w:val="clear" w:color="auto" w:fill="auto"/>
          </w:tcPr>
          <w:p w14:paraId="39FA0448" w14:textId="77777777" w:rsidR="00336836" w:rsidRPr="00BA207E" w:rsidRDefault="00336836" w:rsidP="00C60793">
            <w:pPr>
              <w:pStyle w:val="TABLE-cell"/>
            </w:pPr>
            <w:r w:rsidRPr="00BA207E">
              <w:t>Maps to &gt;</w:t>
            </w:r>
          </w:p>
        </w:tc>
      </w:tr>
      <w:tr w:rsidR="00336836" w:rsidRPr="008F275A" w14:paraId="70CEA9F9" w14:textId="77777777" w:rsidTr="00C60793">
        <w:trPr>
          <w:trHeight w:val="176"/>
        </w:trPr>
        <w:tc>
          <w:tcPr>
            <w:tcW w:w="2335" w:type="dxa"/>
            <w:shd w:val="clear" w:color="auto" w:fill="auto"/>
          </w:tcPr>
          <w:p w14:paraId="0C72D558" w14:textId="77777777" w:rsidR="00336836" w:rsidRPr="00065ED2" w:rsidRDefault="00336836" w:rsidP="00C60793">
            <w:pPr>
              <w:pStyle w:val="TABLE-cell"/>
            </w:pPr>
            <w:r>
              <w:t>Material capability</w:t>
            </w:r>
          </w:p>
        </w:tc>
        <w:tc>
          <w:tcPr>
            <w:tcW w:w="2340" w:type="dxa"/>
          </w:tcPr>
          <w:p w14:paraId="2C6F5348" w14:textId="77777777" w:rsidR="00336836" w:rsidRDefault="00336836" w:rsidP="00C60793">
            <w:pPr>
              <w:pStyle w:val="TABLE-cell"/>
            </w:pPr>
            <w:r w:rsidRPr="00600EB9">
              <w:t xml:space="preserve">Material </w:t>
            </w:r>
            <w:r>
              <w:t>capability</w:t>
            </w:r>
            <w:r w:rsidRPr="00BA207E">
              <w:t xml:space="preserve"> property</w:t>
            </w:r>
          </w:p>
        </w:tc>
        <w:tc>
          <w:tcPr>
            <w:tcW w:w="2070" w:type="dxa"/>
            <w:shd w:val="clear" w:color="auto" w:fill="auto"/>
          </w:tcPr>
          <w:p w14:paraId="45DAC17B" w14:textId="77777777" w:rsidR="00336836" w:rsidRPr="001312FB" w:rsidRDefault="00336836" w:rsidP="00C60793">
            <w:pPr>
              <w:pStyle w:val="TABLE-cell"/>
            </w:pPr>
            <w:r w:rsidRPr="00BA207E">
              <w:t>Composition whole</w:t>
            </w:r>
          </w:p>
        </w:tc>
        <w:tc>
          <w:tcPr>
            <w:tcW w:w="2520" w:type="dxa"/>
            <w:shd w:val="clear" w:color="auto" w:fill="auto"/>
          </w:tcPr>
          <w:p w14:paraId="743D5ABB" w14:textId="77777777" w:rsidR="00336836" w:rsidRPr="001312FB" w:rsidRDefault="00336836" w:rsidP="00C60793">
            <w:pPr>
              <w:pStyle w:val="TABLE-cell"/>
            </w:pPr>
            <w:r>
              <w:t>Has values of</w:t>
            </w:r>
            <w:r w:rsidRPr="00BA207E">
              <w:t xml:space="preserve"> &gt;</w:t>
            </w:r>
          </w:p>
        </w:tc>
      </w:tr>
      <w:tr w:rsidR="00336836" w:rsidRPr="008F275A" w14:paraId="43CEBB08" w14:textId="77777777" w:rsidTr="00C60793">
        <w:trPr>
          <w:trHeight w:val="176"/>
        </w:trPr>
        <w:tc>
          <w:tcPr>
            <w:tcW w:w="2335" w:type="dxa"/>
            <w:shd w:val="clear" w:color="auto" w:fill="auto"/>
          </w:tcPr>
          <w:p w14:paraId="435BA0FB" w14:textId="77777777" w:rsidR="00336836" w:rsidRPr="00BA207E" w:rsidRDefault="00336836" w:rsidP="00C60793">
            <w:pPr>
              <w:pStyle w:val="TABLE-cell"/>
            </w:pPr>
            <w:r>
              <w:t>Material</w:t>
            </w:r>
            <w:r w:rsidRPr="00600EB9">
              <w:t xml:space="preserve"> </w:t>
            </w:r>
            <w:r>
              <w:t>capability</w:t>
            </w:r>
            <w:r w:rsidRPr="00BA207E">
              <w:t xml:space="preserve"> property</w:t>
            </w:r>
          </w:p>
        </w:tc>
        <w:tc>
          <w:tcPr>
            <w:tcW w:w="2340" w:type="dxa"/>
          </w:tcPr>
          <w:p w14:paraId="2D3B89D6" w14:textId="77777777" w:rsidR="00336836" w:rsidRPr="00BA207E" w:rsidRDefault="00336836" w:rsidP="00C60793">
            <w:pPr>
              <w:pStyle w:val="TABLE-cell"/>
            </w:pPr>
            <w:r w:rsidRPr="00600EB9">
              <w:t xml:space="preserve">Material </w:t>
            </w:r>
            <w:r>
              <w:t>capability</w:t>
            </w:r>
            <w:r w:rsidRPr="00BA207E">
              <w:t xml:space="preserve"> property</w:t>
            </w:r>
          </w:p>
        </w:tc>
        <w:tc>
          <w:tcPr>
            <w:tcW w:w="2070" w:type="dxa"/>
            <w:shd w:val="clear" w:color="auto" w:fill="auto"/>
          </w:tcPr>
          <w:p w14:paraId="6023A99C" w14:textId="77777777" w:rsidR="00336836" w:rsidRPr="00BA207E" w:rsidRDefault="00336836" w:rsidP="00C60793">
            <w:pPr>
              <w:pStyle w:val="TABLE-cell"/>
            </w:pPr>
            <w:r w:rsidRPr="00BA207E">
              <w:t>Composition hierarchy</w:t>
            </w:r>
          </w:p>
        </w:tc>
        <w:tc>
          <w:tcPr>
            <w:tcW w:w="2520" w:type="dxa"/>
            <w:shd w:val="clear" w:color="auto" w:fill="auto"/>
          </w:tcPr>
          <w:p w14:paraId="532EC1D4" w14:textId="77777777" w:rsidR="00336836" w:rsidRPr="00BA207E" w:rsidRDefault="00336836" w:rsidP="00C60793">
            <w:pPr>
              <w:pStyle w:val="TABLE-cell"/>
            </w:pPr>
            <w:r>
              <w:rPr>
                <w:szCs w:val="20"/>
              </w:rPr>
              <w:t xml:space="preserve">Contains </w:t>
            </w:r>
            <w:r w:rsidRPr="00B41C7C">
              <w:rPr>
                <w:szCs w:val="20"/>
              </w:rPr>
              <w:t>&gt;</w:t>
            </w:r>
          </w:p>
        </w:tc>
      </w:tr>
      <w:tr w:rsidR="00336836" w:rsidRPr="008F275A" w14:paraId="7FB6A68F" w14:textId="77777777" w:rsidTr="00C60793">
        <w:trPr>
          <w:trHeight w:val="176"/>
        </w:trPr>
        <w:tc>
          <w:tcPr>
            <w:tcW w:w="2335" w:type="dxa"/>
            <w:shd w:val="clear" w:color="auto" w:fill="auto"/>
          </w:tcPr>
          <w:p w14:paraId="6CE9F3A7" w14:textId="77777777" w:rsidR="00336836" w:rsidRPr="00BA207E" w:rsidRDefault="00336836" w:rsidP="00C60793">
            <w:pPr>
              <w:pStyle w:val="TABLE-cell"/>
            </w:pPr>
            <w:r w:rsidRPr="00600EB9">
              <w:t xml:space="preserve">Material </w:t>
            </w:r>
            <w:r>
              <w:t>capability</w:t>
            </w:r>
          </w:p>
        </w:tc>
        <w:tc>
          <w:tcPr>
            <w:tcW w:w="2340" w:type="dxa"/>
            <w:shd w:val="clear" w:color="auto" w:fill="auto"/>
          </w:tcPr>
          <w:p w14:paraId="66352E06" w14:textId="77777777" w:rsidR="00336836" w:rsidRPr="00BA207E" w:rsidRDefault="00336836" w:rsidP="00C60793">
            <w:pPr>
              <w:pStyle w:val="TABLE-cell"/>
            </w:pPr>
            <w:r w:rsidRPr="00600EB9">
              <w:t xml:space="preserve">Material </w:t>
            </w:r>
            <w:r w:rsidRPr="00BA207E">
              <w:t>class</w:t>
            </w:r>
          </w:p>
        </w:tc>
        <w:tc>
          <w:tcPr>
            <w:tcW w:w="2070" w:type="dxa"/>
            <w:shd w:val="clear" w:color="auto" w:fill="auto"/>
          </w:tcPr>
          <w:p w14:paraId="21338CCD" w14:textId="77777777" w:rsidR="00336836" w:rsidRPr="00BA207E" w:rsidRDefault="00336836" w:rsidP="00C60793">
            <w:pPr>
              <w:pStyle w:val="TABLE-cell"/>
            </w:pPr>
            <w:r w:rsidRPr="00BA207E">
              <w:t>Association (A)</w:t>
            </w:r>
          </w:p>
        </w:tc>
        <w:tc>
          <w:tcPr>
            <w:tcW w:w="2520" w:type="dxa"/>
            <w:shd w:val="clear" w:color="auto" w:fill="auto"/>
          </w:tcPr>
          <w:p w14:paraId="51AD482C" w14:textId="77777777" w:rsidR="00336836" w:rsidRPr="00BA207E" w:rsidRDefault="00336836" w:rsidP="00C60793">
            <w:pPr>
              <w:pStyle w:val="TABLE-cell"/>
            </w:pPr>
            <w:r w:rsidRPr="00BA207E">
              <w:t>Corresponds to &gt;</w:t>
            </w:r>
          </w:p>
        </w:tc>
      </w:tr>
      <w:tr w:rsidR="00336836" w:rsidRPr="008F275A" w14:paraId="66B1BF70" w14:textId="77777777" w:rsidTr="00C60793">
        <w:trPr>
          <w:trHeight w:val="176"/>
        </w:trPr>
        <w:tc>
          <w:tcPr>
            <w:tcW w:w="2335" w:type="dxa"/>
            <w:shd w:val="clear" w:color="auto" w:fill="auto"/>
          </w:tcPr>
          <w:p w14:paraId="1D20AF57" w14:textId="77777777" w:rsidR="00336836" w:rsidRPr="00600EB9" w:rsidRDefault="00336836" w:rsidP="00C60793">
            <w:pPr>
              <w:pStyle w:val="TABLE-cell"/>
            </w:pPr>
            <w:r w:rsidRPr="00600EB9">
              <w:t xml:space="preserve">Material </w:t>
            </w:r>
            <w:r>
              <w:t>capability</w:t>
            </w:r>
          </w:p>
        </w:tc>
        <w:tc>
          <w:tcPr>
            <w:tcW w:w="2340" w:type="dxa"/>
            <w:shd w:val="clear" w:color="auto" w:fill="auto"/>
          </w:tcPr>
          <w:p w14:paraId="09F36BF5" w14:textId="77777777" w:rsidR="00336836" w:rsidRPr="00600EB9" w:rsidRDefault="00336836" w:rsidP="00C60793">
            <w:pPr>
              <w:pStyle w:val="TABLE-cell"/>
            </w:pPr>
            <w:r w:rsidRPr="00600EB9">
              <w:t xml:space="preserve">Material </w:t>
            </w:r>
            <w:r>
              <w:t>definition</w:t>
            </w:r>
          </w:p>
        </w:tc>
        <w:tc>
          <w:tcPr>
            <w:tcW w:w="2070" w:type="dxa"/>
            <w:shd w:val="clear" w:color="auto" w:fill="auto"/>
          </w:tcPr>
          <w:p w14:paraId="5A815731" w14:textId="77777777" w:rsidR="00336836" w:rsidRPr="00BA207E" w:rsidRDefault="00336836" w:rsidP="00C60793">
            <w:pPr>
              <w:pStyle w:val="TABLE-cell"/>
            </w:pPr>
            <w:r w:rsidRPr="00BA207E">
              <w:t>Association (A)</w:t>
            </w:r>
          </w:p>
        </w:tc>
        <w:tc>
          <w:tcPr>
            <w:tcW w:w="2520" w:type="dxa"/>
            <w:shd w:val="clear" w:color="auto" w:fill="auto"/>
          </w:tcPr>
          <w:p w14:paraId="2EFACDB1" w14:textId="77777777" w:rsidR="00336836" w:rsidRPr="00BA207E" w:rsidRDefault="00336836" w:rsidP="00C60793">
            <w:pPr>
              <w:pStyle w:val="TABLE-cell"/>
            </w:pPr>
            <w:r w:rsidRPr="00BA207E">
              <w:t>Corresponds to &gt;</w:t>
            </w:r>
          </w:p>
        </w:tc>
      </w:tr>
      <w:tr w:rsidR="00336836" w:rsidRPr="008F275A" w14:paraId="44ECC66C" w14:textId="77777777" w:rsidTr="00C60793">
        <w:trPr>
          <w:trHeight w:val="176"/>
        </w:trPr>
        <w:tc>
          <w:tcPr>
            <w:tcW w:w="2335" w:type="dxa"/>
            <w:shd w:val="clear" w:color="auto" w:fill="auto"/>
          </w:tcPr>
          <w:p w14:paraId="4C0A181C" w14:textId="77777777" w:rsidR="00336836" w:rsidRPr="00BA207E" w:rsidRDefault="00336836" w:rsidP="00C60793">
            <w:pPr>
              <w:pStyle w:val="TABLE-cell"/>
            </w:pPr>
            <w:r w:rsidRPr="00600EB9">
              <w:t xml:space="preserve">Material </w:t>
            </w:r>
            <w:r>
              <w:t>capability</w:t>
            </w:r>
          </w:p>
        </w:tc>
        <w:tc>
          <w:tcPr>
            <w:tcW w:w="2340" w:type="dxa"/>
            <w:shd w:val="clear" w:color="auto" w:fill="auto"/>
          </w:tcPr>
          <w:p w14:paraId="3A4BBDA5" w14:textId="77777777" w:rsidR="00336836" w:rsidRPr="00BA207E" w:rsidRDefault="00336836" w:rsidP="00C60793">
            <w:pPr>
              <w:pStyle w:val="TABLE-cell"/>
            </w:pPr>
            <w:r>
              <w:t>Material lot</w:t>
            </w:r>
          </w:p>
        </w:tc>
        <w:tc>
          <w:tcPr>
            <w:tcW w:w="2070" w:type="dxa"/>
            <w:shd w:val="clear" w:color="auto" w:fill="auto"/>
          </w:tcPr>
          <w:p w14:paraId="06B723C2" w14:textId="77777777" w:rsidR="00336836" w:rsidRPr="00BA207E" w:rsidRDefault="00336836" w:rsidP="00C60793">
            <w:pPr>
              <w:pStyle w:val="TABLE-cell"/>
            </w:pPr>
            <w:r w:rsidRPr="00BA207E">
              <w:t>Association (C)</w:t>
            </w:r>
          </w:p>
        </w:tc>
        <w:tc>
          <w:tcPr>
            <w:tcW w:w="2520" w:type="dxa"/>
            <w:shd w:val="clear" w:color="auto" w:fill="auto"/>
          </w:tcPr>
          <w:p w14:paraId="3AE38186" w14:textId="77777777" w:rsidR="00336836" w:rsidRPr="00BA207E" w:rsidRDefault="00336836" w:rsidP="00C60793">
            <w:pPr>
              <w:pStyle w:val="TABLE-cell"/>
            </w:pPr>
            <w:r w:rsidRPr="00BA207E">
              <w:t>Corresponds to &gt;</w:t>
            </w:r>
          </w:p>
        </w:tc>
      </w:tr>
      <w:tr w:rsidR="00336836" w:rsidRPr="008F275A" w14:paraId="7046457E" w14:textId="77777777" w:rsidTr="00C60793">
        <w:trPr>
          <w:trHeight w:val="176"/>
        </w:trPr>
        <w:tc>
          <w:tcPr>
            <w:tcW w:w="2335" w:type="dxa"/>
            <w:shd w:val="clear" w:color="auto" w:fill="auto"/>
          </w:tcPr>
          <w:p w14:paraId="4A8507C8" w14:textId="77777777" w:rsidR="00336836" w:rsidRPr="00600EB9" w:rsidRDefault="00336836" w:rsidP="00C60793">
            <w:pPr>
              <w:pStyle w:val="TABLE-cell"/>
            </w:pPr>
            <w:r w:rsidRPr="00600EB9">
              <w:t xml:space="preserve">Material </w:t>
            </w:r>
            <w:r>
              <w:t>capability</w:t>
            </w:r>
          </w:p>
        </w:tc>
        <w:tc>
          <w:tcPr>
            <w:tcW w:w="2340" w:type="dxa"/>
            <w:shd w:val="clear" w:color="auto" w:fill="auto"/>
          </w:tcPr>
          <w:p w14:paraId="6C8868BB" w14:textId="77777777" w:rsidR="00336836" w:rsidRDefault="00336836" w:rsidP="00C60793">
            <w:pPr>
              <w:pStyle w:val="TABLE-cell"/>
            </w:pPr>
            <w:r>
              <w:t>Material sublot</w:t>
            </w:r>
          </w:p>
        </w:tc>
        <w:tc>
          <w:tcPr>
            <w:tcW w:w="2070" w:type="dxa"/>
            <w:shd w:val="clear" w:color="auto" w:fill="auto"/>
          </w:tcPr>
          <w:p w14:paraId="4826CF69" w14:textId="77777777" w:rsidR="00336836" w:rsidRPr="00BA207E" w:rsidRDefault="00336836" w:rsidP="00C60793">
            <w:pPr>
              <w:pStyle w:val="TABLE-cell"/>
            </w:pPr>
            <w:r w:rsidRPr="00BA207E">
              <w:t>Association (C)</w:t>
            </w:r>
          </w:p>
        </w:tc>
        <w:tc>
          <w:tcPr>
            <w:tcW w:w="2520" w:type="dxa"/>
            <w:shd w:val="clear" w:color="auto" w:fill="auto"/>
          </w:tcPr>
          <w:p w14:paraId="13EFC431" w14:textId="77777777" w:rsidR="00336836" w:rsidRPr="00BA207E" w:rsidRDefault="00336836" w:rsidP="00C60793">
            <w:pPr>
              <w:pStyle w:val="TABLE-cell"/>
            </w:pPr>
            <w:r w:rsidRPr="00BA207E">
              <w:t>Corresponds to &gt;</w:t>
            </w:r>
          </w:p>
        </w:tc>
      </w:tr>
      <w:tr w:rsidR="00336836" w:rsidRPr="008F275A" w14:paraId="6A92AF3F" w14:textId="77777777" w:rsidTr="00C60793">
        <w:trPr>
          <w:trHeight w:val="176"/>
        </w:trPr>
        <w:tc>
          <w:tcPr>
            <w:tcW w:w="2335" w:type="dxa"/>
            <w:shd w:val="clear" w:color="auto" w:fill="auto"/>
          </w:tcPr>
          <w:p w14:paraId="52E4EDBB" w14:textId="77777777" w:rsidR="00336836" w:rsidRPr="00BA207E" w:rsidRDefault="00336836" w:rsidP="00C60793">
            <w:pPr>
              <w:pStyle w:val="TABLE-cell"/>
            </w:pPr>
            <w:r w:rsidRPr="00600EB9">
              <w:t xml:space="preserve">Material </w:t>
            </w:r>
            <w:r>
              <w:t>capability</w:t>
            </w:r>
            <w:r w:rsidRPr="00BA207E">
              <w:t xml:space="preserve"> property</w:t>
            </w:r>
          </w:p>
        </w:tc>
        <w:tc>
          <w:tcPr>
            <w:tcW w:w="2340" w:type="dxa"/>
            <w:shd w:val="clear" w:color="auto" w:fill="auto"/>
          </w:tcPr>
          <w:p w14:paraId="3380FB9F" w14:textId="77777777" w:rsidR="00336836" w:rsidRPr="00BA207E" w:rsidRDefault="00336836" w:rsidP="00C60793">
            <w:pPr>
              <w:pStyle w:val="TABLE-cell"/>
            </w:pPr>
            <w:r w:rsidRPr="00600EB9">
              <w:t xml:space="preserve">Material </w:t>
            </w:r>
            <w:r w:rsidRPr="00BA207E">
              <w:t>class property</w:t>
            </w:r>
          </w:p>
        </w:tc>
        <w:tc>
          <w:tcPr>
            <w:tcW w:w="2070" w:type="dxa"/>
            <w:shd w:val="clear" w:color="auto" w:fill="auto"/>
          </w:tcPr>
          <w:p w14:paraId="7641D0AF" w14:textId="77777777" w:rsidR="00336836" w:rsidRPr="00BA207E" w:rsidRDefault="00336836" w:rsidP="00C60793">
            <w:pPr>
              <w:pStyle w:val="TABLE-cell"/>
            </w:pPr>
            <w:r w:rsidRPr="00BA207E">
              <w:t>Dependency (B)</w:t>
            </w:r>
          </w:p>
        </w:tc>
        <w:tc>
          <w:tcPr>
            <w:tcW w:w="2520" w:type="dxa"/>
            <w:shd w:val="clear" w:color="auto" w:fill="auto"/>
          </w:tcPr>
          <w:p w14:paraId="55EFC62E" w14:textId="77777777" w:rsidR="00336836" w:rsidRPr="00BA207E" w:rsidRDefault="00336836" w:rsidP="00C60793">
            <w:pPr>
              <w:pStyle w:val="TABLE-cell"/>
            </w:pPr>
            <w:r w:rsidRPr="00BA207E">
              <w:t>Maps to &gt;</w:t>
            </w:r>
          </w:p>
        </w:tc>
      </w:tr>
      <w:tr w:rsidR="00336836" w:rsidRPr="008F275A" w14:paraId="0114A82D" w14:textId="77777777" w:rsidTr="00C60793">
        <w:trPr>
          <w:trHeight w:val="176"/>
        </w:trPr>
        <w:tc>
          <w:tcPr>
            <w:tcW w:w="2335" w:type="dxa"/>
            <w:shd w:val="clear" w:color="auto" w:fill="auto"/>
          </w:tcPr>
          <w:p w14:paraId="1859EA3E" w14:textId="77777777" w:rsidR="00336836" w:rsidRPr="00600EB9" w:rsidRDefault="00336836" w:rsidP="00C60793">
            <w:pPr>
              <w:pStyle w:val="TABLE-cell"/>
            </w:pPr>
            <w:r w:rsidRPr="00600EB9">
              <w:t xml:space="preserve">Material </w:t>
            </w:r>
            <w:r>
              <w:t>capability</w:t>
            </w:r>
            <w:r w:rsidRPr="00BA207E">
              <w:t xml:space="preserve"> property</w:t>
            </w:r>
          </w:p>
        </w:tc>
        <w:tc>
          <w:tcPr>
            <w:tcW w:w="2340" w:type="dxa"/>
            <w:shd w:val="clear" w:color="auto" w:fill="auto"/>
          </w:tcPr>
          <w:p w14:paraId="4C7C04A5" w14:textId="77777777" w:rsidR="00336836" w:rsidRPr="00600EB9" w:rsidRDefault="00336836" w:rsidP="00C60793">
            <w:pPr>
              <w:pStyle w:val="TABLE-cell"/>
            </w:pPr>
            <w:r w:rsidRPr="00600EB9">
              <w:t xml:space="preserve">Material </w:t>
            </w:r>
            <w:r>
              <w:t>definition</w:t>
            </w:r>
            <w:r w:rsidRPr="00BA207E">
              <w:t xml:space="preserve"> property</w:t>
            </w:r>
          </w:p>
        </w:tc>
        <w:tc>
          <w:tcPr>
            <w:tcW w:w="2070" w:type="dxa"/>
            <w:shd w:val="clear" w:color="auto" w:fill="auto"/>
          </w:tcPr>
          <w:p w14:paraId="4CCB09A7" w14:textId="77777777" w:rsidR="00336836" w:rsidRPr="00BA207E" w:rsidRDefault="00336836" w:rsidP="00C60793">
            <w:pPr>
              <w:pStyle w:val="TABLE-cell"/>
            </w:pPr>
            <w:r w:rsidRPr="00BA207E">
              <w:t>Dependency (B)</w:t>
            </w:r>
          </w:p>
        </w:tc>
        <w:tc>
          <w:tcPr>
            <w:tcW w:w="2520" w:type="dxa"/>
            <w:shd w:val="clear" w:color="auto" w:fill="auto"/>
          </w:tcPr>
          <w:p w14:paraId="243E3219" w14:textId="77777777" w:rsidR="00336836" w:rsidRPr="00BA207E" w:rsidRDefault="00336836" w:rsidP="00C60793">
            <w:pPr>
              <w:pStyle w:val="TABLE-cell"/>
            </w:pPr>
            <w:r w:rsidRPr="00BA207E">
              <w:t>Maps to &gt;</w:t>
            </w:r>
          </w:p>
        </w:tc>
      </w:tr>
      <w:tr w:rsidR="00336836" w:rsidRPr="008F275A" w14:paraId="2DC05A0B" w14:textId="77777777" w:rsidTr="00C60793">
        <w:trPr>
          <w:trHeight w:val="176"/>
        </w:trPr>
        <w:tc>
          <w:tcPr>
            <w:tcW w:w="2335" w:type="dxa"/>
            <w:shd w:val="clear" w:color="auto" w:fill="auto"/>
          </w:tcPr>
          <w:p w14:paraId="10847794" w14:textId="77777777" w:rsidR="00336836" w:rsidRPr="00BA207E" w:rsidRDefault="00336836" w:rsidP="00C60793">
            <w:pPr>
              <w:pStyle w:val="TABLE-cell"/>
            </w:pPr>
            <w:r w:rsidRPr="00600EB9">
              <w:t xml:space="preserve">Material </w:t>
            </w:r>
            <w:r>
              <w:t>capability</w:t>
            </w:r>
            <w:r w:rsidRPr="00BA207E">
              <w:t xml:space="preserve"> property</w:t>
            </w:r>
          </w:p>
        </w:tc>
        <w:tc>
          <w:tcPr>
            <w:tcW w:w="2340" w:type="dxa"/>
            <w:shd w:val="clear" w:color="auto" w:fill="auto"/>
          </w:tcPr>
          <w:p w14:paraId="44EC2935" w14:textId="77777777" w:rsidR="00336836" w:rsidRPr="00BA207E" w:rsidRDefault="00336836" w:rsidP="00C60793">
            <w:pPr>
              <w:pStyle w:val="TABLE-cell"/>
            </w:pPr>
            <w:r w:rsidRPr="00600EB9">
              <w:t xml:space="preserve">Material </w:t>
            </w:r>
            <w:r>
              <w:t xml:space="preserve">lot </w:t>
            </w:r>
            <w:r w:rsidRPr="00BA207E">
              <w:t>property</w:t>
            </w:r>
          </w:p>
        </w:tc>
        <w:tc>
          <w:tcPr>
            <w:tcW w:w="2070" w:type="dxa"/>
            <w:shd w:val="clear" w:color="auto" w:fill="auto"/>
          </w:tcPr>
          <w:p w14:paraId="32F59D53" w14:textId="77777777" w:rsidR="00336836" w:rsidRPr="00BA207E" w:rsidRDefault="00336836" w:rsidP="00C60793">
            <w:pPr>
              <w:pStyle w:val="TABLE-cell"/>
            </w:pPr>
            <w:r w:rsidRPr="00BA207E">
              <w:t>Dependency (D)</w:t>
            </w:r>
          </w:p>
        </w:tc>
        <w:tc>
          <w:tcPr>
            <w:tcW w:w="2520" w:type="dxa"/>
            <w:shd w:val="clear" w:color="auto" w:fill="auto"/>
          </w:tcPr>
          <w:p w14:paraId="13A14AD4" w14:textId="77777777" w:rsidR="00336836" w:rsidRPr="00BA207E" w:rsidRDefault="00336836" w:rsidP="00C60793">
            <w:pPr>
              <w:pStyle w:val="TABLE-cell"/>
            </w:pPr>
            <w:r w:rsidRPr="00BA207E">
              <w:t>Maps to &gt;</w:t>
            </w:r>
          </w:p>
        </w:tc>
      </w:tr>
      <w:tr w:rsidR="00336836" w:rsidRPr="008F275A" w14:paraId="4822B24A" w14:textId="77777777" w:rsidTr="00C60793">
        <w:trPr>
          <w:trHeight w:val="176"/>
        </w:trPr>
        <w:tc>
          <w:tcPr>
            <w:tcW w:w="2335" w:type="dxa"/>
            <w:shd w:val="clear" w:color="auto" w:fill="auto"/>
          </w:tcPr>
          <w:p w14:paraId="474B2639" w14:textId="77777777" w:rsidR="00336836" w:rsidRPr="00600EB9" w:rsidRDefault="00336836" w:rsidP="00C60793">
            <w:pPr>
              <w:pStyle w:val="TABLE-cell"/>
            </w:pPr>
            <w:r w:rsidRPr="00600EB9">
              <w:t xml:space="preserve">Material </w:t>
            </w:r>
            <w:r>
              <w:t>capability</w:t>
            </w:r>
            <w:r w:rsidRPr="00BA207E">
              <w:t xml:space="preserve"> property</w:t>
            </w:r>
          </w:p>
        </w:tc>
        <w:tc>
          <w:tcPr>
            <w:tcW w:w="2340" w:type="dxa"/>
            <w:shd w:val="clear" w:color="auto" w:fill="auto"/>
          </w:tcPr>
          <w:p w14:paraId="29062476" w14:textId="77777777" w:rsidR="00336836" w:rsidRPr="00600EB9" w:rsidRDefault="00336836" w:rsidP="00C60793">
            <w:pPr>
              <w:pStyle w:val="TABLE-cell"/>
            </w:pPr>
            <w:r w:rsidRPr="00600EB9">
              <w:t xml:space="preserve">Material </w:t>
            </w:r>
            <w:r>
              <w:t xml:space="preserve">sublot </w:t>
            </w:r>
            <w:r w:rsidRPr="00BA207E">
              <w:t>property</w:t>
            </w:r>
          </w:p>
        </w:tc>
        <w:tc>
          <w:tcPr>
            <w:tcW w:w="2070" w:type="dxa"/>
            <w:shd w:val="clear" w:color="auto" w:fill="auto"/>
          </w:tcPr>
          <w:p w14:paraId="6BB18ED8" w14:textId="77777777" w:rsidR="00336836" w:rsidRPr="00BA207E" w:rsidRDefault="00336836" w:rsidP="00C60793">
            <w:pPr>
              <w:pStyle w:val="TABLE-cell"/>
            </w:pPr>
            <w:r w:rsidRPr="00BA207E">
              <w:t>Dependency (D)</w:t>
            </w:r>
          </w:p>
        </w:tc>
        <w:tc>
          <w:tcPr>
            <w:tcW w:w="2520" w:type="dxa"/>
            <w:shd w:val="clear" w:color="auto" w:fill="auto"/>
          </w:tcPr>
          <w:p w14:paraId="15C1D55B" w14:textId="77777777" w:rsidR="00336836" w:rsidRPr="00BA207E" w:rsidRDefault="00336836" w:rsidP="00C60793">
            <w:pPr>
              <w:pStyle w:val="TABLE-cell"/>
            </w:pPr>
            <w:r w:rsidRPr="00BA207E">
              <w:t>Maps to &gt;</w:t>
            </w:r>
          </w:p>
        </w:tc>
      </w:tr>
    </w:tbl>
    <w:p w14:paraId="1F64F079" w14:textId="0B3CD843" w:rsidR="007B7BCB" w:rsidRPr="002A4AB3" w:rsidRDefault="007B7BCB" w:rsidP="005C5F48">
      <w:pPr>
        <w:pStyle w:val="Heading3"/>
      </w:pPr>
      <w:r w:rsidRPr="002A4AB3">
        <w:t>Operations segment capability</w:t>
      </w:r>
    </w:p>
    <w:p w14:paraId="7E6A0D12" w14:textId="77777777" w:rsidR="007B7BCB" w:rsidRPr="002A4AB3" w:rsidRDefault="007B7BCB" w:rsidP="005C5F48">
      <w:pPr>
        <w:pStyle w:val="PARAGRAPH"/>
      </w:pPr>
      <w:r w:rsidRPr="002A4AB3">
        <w:t xml:space="preserve">A representation of a logical grouping of personnel resources, equipment resources, physical asset resources, and material resources that is committed, available, or unavailable for a given </w:t>
      </w:r>
      <w:r w:rsidRPr="002A4AB3">
        <w:rPr>
          <w:i/>
        </w:rPr>
        <w:t>operations segment</w:t>
      </w:r>
      <w:r w:rsidRPr="002A4AB3">
        <w:t xml:space="preserve"> for a specific time shall be presented as an</w:t>
      </w:r>
      <w:r w:rsidRPr="002A4AB3">
        <w:rPr>
          <w:i/>
        </w:rPr>
        <w:t xml:space="preserve"> operations segment capability</w:t>
      </w:r>
      <w:r w:rsidRPr="002A4AB3">
        <w:t xml:space="preserve">. </w:t>
      </w:r>
    </w:p>
    <w:p w14:paraId="458477CE" w14:textId="77777777" w:rsidR="007B7BCB" w:rsidRPr="002A4AB3" w:rsidRDefault="007B7BCB" w:rsidP="005C5F48">
      <w:pPr>
        <w:pStyle w:val="PARAGRAPH"/>
      </w:pPr>
      <w:r w:rsidRPr="002A4AB3">
        <w:rPr>
          <w:i/>
        </w:rPr>
        <w:t xml:space="preserve">Operations segment capability </w:t>
      </w:r>
      <w:r w:rsidRPr="002A4AB3">
        <w:t xml:space="preserve">has an equivalent structure to the personnel, equipment and material structure of </w:t>
      </w:r>
      <w:r w:rsidRPr="002A4AB3">
        <w:rPr>
          <w:i/>
        </w:rPr>
        <w:t>operations capability</w:t>
      </w:r>
      <w:r w:rsidRPr="002A4AB3">
        <w:t xml:space="preserve">, except the </w:t>
      </w:r>
      <w:r w:rsidRPr="002A4AB3">
        <w:rPr>
          <w:i/>
        </w:rPr>
        <w:t>operations segment capability</w:t>
      </w:r>
      <w:r w:rsidRPr="002A4AB3">
        <w:t xml:space="preserve"> is defined for a specific </w:t>
      </w:r>
      <w:r w:rsidRPr="002A4AB3">
        <w:rPr>
          <w:i/>
        </w:rPr>
        <w:t>operations segment</w:t>
      </w:r>
      <w:r w:rsidRPr="002A4AB3">
        <w:t>.</w:t>
      </w:r>
    </w:p>
    <w:p w14:paraId="05F4F4E1" w14:textId="4D1AD175" w:rsidR="007B7BCB" w:rsidRPr="002A4AB3" w:rsidRDefault="00FC0C83" w:rsidP="005C5F48">
      <w:pPr>
        <w:pStyle w:val="PARAGRAPH"/>
      </w:pPr>
      <w:r>
        <w:fldChar w:fldCharType="begin"/>
      </w:r>
      <w:r>
        <w:instrText xml:space="preserve"> REF _Ref477987639 \h </w:instrText>
      </w:r>
      <w:r>
        <w:fldChar w:fldCharType="separate"/>
      </w:r>
      <w:r>
        <w:t xml:space="preserve">Table </w:t>
      </w:r>
      <w:r>
        <w:rPr>
          <w:noProof/>
        </w:rPr>
        <w:t>237</w:t>
      </w:r>
      <w:r>
        <w:fldChar w:fldCharType="end"/>
      </w:r>
      <w:r w:rsidR="007B7BCB" w:rsidRPr="002A4AB3">
        <w:t xml:space="preserve"> lists the relationship</w:t>
      </w:r>
      <w:r w:rsidR="00336F00">
        <w:t xml:space="preserve"> role</w:t>
      </w:r>
      <w:r w:rsidR="007B7BCB" w:rsidRPr="002A4AB3">
        <w:t xml:space="preserve">s of the </w:t>
      </w:r>
      <w:r w:rsidR="007B7BCB" w:rsidRPr="002A4AB3">
        <w:rPr>
          <w:i/>
        </w:rPr>
        <w:t>operations segment capability.</w:t>
      </w:r>
      <w:r w:rsidRPr="00FC0C83">
        <w:rPr>
          <w:lang w:val="en-US"/>
        </w:rPr>
        <w:t xml:space="preserve"> </w:t>
      </w:r>
      <w:r>
        <w:rPr>
          <w:lang w:val="en-US"/>
        </w:rPr>
        <w:fldChar w:fldCharType="begin"/>
      </w:r>
      <w:r>
        <w:rPr>
          <w:lang w:val="en-US"/>
        </w:rPr>
        <w:instrText xml:space="preserve"> REF _Ref477987823 \h </w:instrText>
      </w:r>
      <w:r>
        <w:rPr>
          <w:lang w:val="en-US"/>
        </w:rPr>
      </w:r>
      <w:r>
        <w:rPr>
          <w:lang w:val="en-US"/>
        </w:rPr>
        <w:fldChar w:fldCharType="separate"/>
      </w:r>
      <w:r>
        <w:t xml:space="preserve">Table </w:t>
      </w:r>
      <w:r>
        <w:rPr>
          <w:noProof/>
        </w:rPr>
        <w:t>238</w:t>
      </w:r>
      <w:r>
        <w:rPr>
          <w:lang w:val="en-US"/>
        </w:rPr>
        <w:fldChar w:fldCharType="end"/>
      </w:r>
      <w:r w:rsidRPr="001C220C">
        <w:rPr>
          <w:lang w:val="en-US"/>
        </w:rPr>
        <w:t xml:space="preserve"> lists the attributes of </w:t>
      </w:r>
      <w:r>
        <w:rPr>
          <w:lang w:val="en-US"/>
        </w:rPr>
        <w:t xml:space="preserve">the </w:t>
      </w:r>
      <w:r>
        <w:rPr>
          <w:i/>
          <w:lang w:val="en-US"/>
        </w:rPr>
        <w:t xml:space="preserve">operations </w:t>
      </w:r>
      <w:r w:rsidRPr="001C220C">
        <w:rPr>
          <w:i/>
          <w:lang w:val="en-US"/>
        </w:rPr>
        <w:t>segment capability</w:t>
      </w:r>
      <w:r>
        <w:rPr>
          <w:i/>
          <w:lang w:val="en-US"/>
        </w:rPr>
        <w:t>.</w:t>
      </w:r>
    </w:p>
    <w:p w14:paraId="11FE9391" w14:textId="031E65BA" w:rsidR="00336F00" w:rsidRPr="00336F00" w:rsidRDefault="00A044DA" w:rsidP="00F20360">
      <w:pPr>
        <w:pStyle w:val="TABLE-title"/>
      </w:pPr>
      <w:bookmarkStart w:id="20282" w:name="_Ref477987639"/>
      <w:bookmarkStart w:id="20283" w:name="_Toc478492537"/>
      <w:r>
        <w:t xml:space="preserve">Table </w:t>
      </w:r>
      <w:r>
        <w:fldChar w:fldCharType="begin"/>
      </w:r>
      <w:r>
        <w:instrText xml:space="preserve"> SEQ Table \* ARABIC </w:instrText>
      </w:r>
      <w:r>
        <w:fldChar w:fldCharType="separate"/>
      </w:r>
      <w:r>
        <w:rPr>
          <w:noProof/>
        </w:rPr>
        <w:t>237</w:t>
      </w:r>
      <w:r>
        <w:fldChar w:fldCharType="end"/>
      </w:r>
      <w:bookmarkEnd w:id="20282"/>
      <w:r w:rsidR="007B7BCB" w:rsidRPr="002A4AB3">
        <w:rPr>
          <w:noProof/>
        </w:rPr>
        <w:t xml:space="preserve"> </w:t>
      </w:r>
      <w:r w:rsidR="007B7BCB" w:rsidRPr="002A4AB3">
        <w:t>–</w:t>
      </w:r>
      <w:r w:rsidR="007B7BCB" w:rsidRPr="002A4AB3">
        <w:rPr>
          <w:noProof/>
        </w:rPr>
        <w:t xml:space="preserve"> </w:t>
      </w:r>
      <w:r w:rsidR="007B7BCB" w:rsidRPr="002A4AB3">
        <w:t>Operations</w:t>
      </w:r>
      <w:r w:rsidR="007B7BCB" w:rsidRPr="002A4AB3">
        <w:rPr>
          <w:noProof/>
        </w:rPr>
        <w:t xml:space="preserve"> segment capability</w:t>
      </w:r>
      <w:r w:rsidR="007B7BCB" w:rsidRPr="002A4AB3">
        <w:t xml:space="preserve"> relationship</w:t>
      </w:r>
      <w:r w:rsidR="00336F00">
        <w:t xml:space="preserve"> role</w:t>
      </w:r>
      <w:r w:rsidR="007B7BCB" w:rsidRPr="002A4AB3">
        <w:t>s</w:t>
      </w:r>
      <w:bookmarkEnd w:id="20283"/>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170"/>
        <w:gridCol w:w="3690"/>
      </w:tblGrid>
      <w:tr w:rsidR="00336F00" w:rsidRPr="009432BC" w14:paraId="73EF219A" w14:textId="77777777" w:rsidTr="00C60793">
        <w:trPr>
          <w:trHeight w:val="197"/>
          <w:tblHeader/>
        </w:trPr>
        <w:tc>
          <w:tcPr>
            <w:tcW w:w="2155" w:type="dxa"/>
            <w:shd w:val="clear" w:color="auto" w:fill="auto"/>
          </w:tcPr>
          <w:p w14:paraId="6E6FD7D9" w14:textId="77777777" w:rsidR="00336F00" w:rsidRPr="009432BC" w:rsidRDefault="00336F00" w:rsidP="00C60793">
            <w:pPr>
              <w:pStyle w:val="TABLE-col-heading"/>
            </w:pPr>
            <w:r w:rsidRPr="009432BC">
              <w:t>Related Object</w:t>
            </w:r>
          </w:p>
        </w:tc>
        <w:tc>
          <w:tcPr>
            <w:tcW w:w="2070" w:type="dxa"/>
            <w:shd w:val="clear" w:color="auto" w:fill="auto"/>
          </w:tcPr>
          <w:p w14:paraId="53B8862F" w14:textId="77777777" w:rsidR="00336F00" w:rsidRPr="009432BC" w:rsidRDefault="00336F00" w:rsidP="00C60793">
            <w:pPr>
              <w:pStyle w:val="TABLE-col-heading"/>
            </w:pPr>
            <w:r w:rsidRPr="009432BC">
              <w:t>Role</w:t>
            </w:r>
          </w:p>
        </w:tc>
        <w:tc>
          <w:tcPr>
            <w:tcW w:w="1170" w:type="dxa"/>
            <w:shd w:val="clear" w:color="auto" w:fill="auto"/>
          </w:tcPr>
          <w:p w14:paraId="690097B5" w14:textId="77777777" w:rsidR="00336F00" w:rsidRPr="009432BC" w:rsidRDefault="00336F00" w:rsidP="00C60793">
            <w:pPr>
              <w:pStyle w:val="TABLE-col-heading"/>
            </w:pPr>
            <w:r w:rsidRPr="009432BC">
              <w:t>Multiplicity</w:t>
            </w:r>
          </w:p>
        </w:tc>
        <w:tc>
          <w:tcPr>
            <w:tcW w:w="3690" w:type="dxa"/>
            <w:shd w:val="clear" w:color="auto" w:fill="auto"/>
          </w:tcPr>
          <w:p w14:paraId="56C8E467" w14:textId="77777777" w:rsidR="00336F00" w:rsidRPr="009432BC" w:rsidRDefault="00336F00" w:rsidP="00C60793">
            <w:pPr>
              <w:pStyle w:val="TABLE-col-heading"/>
            </w:pPr>
            <w:r w:rsidRPr="009432BC">
              <w:t>Description</w:t>
            </w:r>
          </w:p>
        </w:tc>
      </w:tr>
      <w:tr w:rsidR="00336F00" w:rsidRPr="009432BC" w14:paraId="57436B6C" w14:textId="77777777" w:rsidTr="00C60793">
        <w:trPr>
          <w:trHeight w:val="332"/>
        </w:trPr>
        <w:tc>
          <w:tcPr>
            <w:tcW w:w="2155" w:type="dxa"/>
          </w:tcPr>
          <w:p w14:paraId="37E8F726" w14:textId="31285D9C" w:rsidR="00336F00" w:rsidRDefault="00336F00" w:rsidP="00C60793">
            <w:pPr>
              <w:pStyle w:val="TABLE-cell"/>
              <w:rPr>
                <w:szCs w:val="20"/>
                <w:lang w:val="en-US"/>
              </w:rPr>
            </w:pPr>
            <w:r w:rsidRPr="00336F00">
              <w:rPr>
                <w:szCs w:val="20"/>
                <w:lang w:val="en-US"/>
              </w:rPr>
              <w:t>Operations segment</w:t>
            </w:r>
          </w:p>
        </w:tc>
        <w:tc>
          <w:tcPr>
            <w:tcW w:w="2070" w:type="dxa"/>
          </w:tcPr>
          <w:p w14:paraId="7F5E3D59" w14:textId="6B8A5604" w:rsidR="00336F00" w:rsidRDefault="00336F00" w:rsidP="00C60793">
            <w:pPr>
              <w:pStyle w:val="TABLE-cell"/>
              <w:rPr>
                <w:szCs w:val="20"/>
                <w:lang w:val="en-US"/>
              </w:rPr>
            </w:pPr>
            <w:r w:rsidRPr="00336F00">
              <w:rPr>
                <w:szCs w:val="20"/>
                <w:lang w:val="en-US"/>
              </w:rPr>
              <w:t>Operations segment</w:t>
            </w:r>
          </w:p>
        </w:tc>
        <w:tc>
          <w:tcPr>
            <w:tcW w:w="1170" w:type="dxa"/>
          </w:tcPr>
          <w:p w14:paraId="5D6489A6" w14:textId="77777777" w:rsidR="00336F00" w:rsidRDefault="00336F00" w:rsidP="00C60793">
            <w:pPr>
              <w:pStyle w:val="TABLE-cell"/>
              <w:rPr>
                <w:szCs w:val="20"/>
                <w:lang w:val="en-US"/>
              </w:rPr>
            </w:pPr>
            <w:r>
              <w:rPr>
                <w:szCs w:val="20"/>
                <w:lang w:val="en-US"/>
              </w:rPr>
              <w:t>0..*</w:t>
            </w:r>
          </w:p>
        </w:tc>
        <w:tc>
          <w:tcPr>
            <w:tcW w:w="3690" w:type="dxa"/>
          </w:tcPr>
          <w:p w14:paraId="75018B21" w14:textId="57300C78" w:rsidR="00336F00" w:rsidRDefault="00336F00" w:rsidP="00C60793">
            <w:pPr>
              <w:pStyle w:val="TABLE-cell"/>
              <w:rPr>
                <w:lang w:val="en-US"/>
              </w:rPr>
            </w:pPr>
            <w:r>
              <w:rPr>
                <w:lang w:val="en-US"/>
              </w:rPr>
              <w:t xml:space="preserve">The </w:t>
            </w:r>
            <w:r w:rsidRPr="00336F00">
              <w:rPr>
                <w:i/>
                <w:lang w:val="en-US"/>
              </w:rPr>
              <w:t>Operations segment</w:t>
            </w:r>
            <w:r>
              <w:rPr>
                <w:lang w:val="en-US"/>
              </w:rPr>
              <w:t xml:space="preserve"> related to this </w:t>
            </w:r>
            <w:r>
              <w:rPr>
                <w:i/>
                <w:lang w:val="en-US"/>
              </w:rPr>
              <w:t>operations capability.</w:t>
            </w:r>
          </w:p>
        </w:tc>
      </w:tr>
      <w:tr w:rsidR="00336F00" w:rsidRPr="009432BC" w14:paraId="54B94A4F" w14:textId="77777777" w:rsidTr="00C60793">
        <w:trPr>
          <w:trHeight w:val="332"/>
        </w:trPr>
        <w:tc>
          <w:tcPr>
            <w:tcW w:w="2155" w:type="dxa"/>
          </w:tcPr>
          <w:p w14:paraId="507CE094" w14:textId="1E7472DF" w:rsidR="00336F00" w:rsidRDefault="00336F00" w:rsidP="00C60793">
            <w:pPr>
              <w:pStyle w:val="TABLE-cell"/>
              <w:rPr>
                <w:szCs w:val="20"/>
                <w:lang w:val="en-US"/>
              </w:rPr>
            </w:pPr>
            <w:r w:rsidRPr="00336F00">
              <w:rPr>
                <w:szCs w:val="20"/>
                <w:lang w:val="en-US"/>
              </w:rPr>
              <w:t xml:space="preserve">Operations </w:t>
            </w:r>
            <w:r>
              <w:rPr>
                <w:szCs w:val="20"/>
                <w:lang w:val="en-US"/>
              </w:rPr>
              <w:t>segment capability</w:t>
            </w:r>
          </w:p>
        </w:tc>
        <w:tc>
          <w:tcPr>
            <w:tcW w:w="2070" w:type="dxa"/>
          </w:tcPr>
          <w:p w14:paraId="61C07F81" w14:textId="3638C332" w:rsidR="00336F00" w:rsidRDefault="00336F00" w:rsidP="00C60793">
            <w:pPr>
              <w:pStyle w:val="TABLE-cell"/>
              <w:rPr>
                <w:szCs w:val="20"/>
                <w:lang w:val="en-US"/>
              </w:rPr>
            </w:pPr>
            <w:r w:rsidRPr="00336F00">
              <w:rPr>
                <w:szCs w:val="20"/>
                <w:lang w:val="en-US"/>
              </w:rPr>
              <w:t>Operations</w:t>
            </w:r>
            <w:r>
              <w:rPr>
                <w:szCs w:val="20"/>
                <w:lang w:val="en-US"/>
              </w:rPr>
              <w:t xml:space="preserve"> segment capability child</w:t>
            </w:r>
          </w:p>
        </w:tc>
        <w:tc>
          <w:tcPr>
            <w:tcW w:w="1170" w:type="dxa"/>
          </w:tcPr>
          <w:p w14:paraId="30E86DBA" w14:textId="77777777" w:rsidR="00336F00" w:rsidRDefault="00336F00" w:rsidP="00C60793">
            <w:pPr>
              <w:pStyle w:val="TABLE-cell"/>
              <w:rPr>
                <w:szCs w:val="20"/>
                <w:lang w:val="en-US"/>
              </w:rPr>
            </w:pPr>
            <w:r>
              <w:rPr>
                <w:szCs w:val="20"/>
                <w:lang w:val="en-US"/>
              </w:rPr>
              <w:t>0..*</w:t>
            </w:r>
          </w:p>
        </w:tc>
        <w:tc>
          <w:tcPr>
            <w:tcW w:w="3690" w:type="dxa"/>
          </w:tcPr>
          <w:p w14:paraId="5FC647B1" w14:textId="4F48ED94" w:rsidR="00336F00" w:rsidRDefault="00336F00" w:rsidP="00C60793">
            <w:pPr>
              <w:pStyle w:val="TABLE-cell"/>
              <w:rPr>
                <w:lang w:val="en-US"/>
              </w:rPr>
            </w:pPr>
            <w:r w:rsidRPr="00091763">
              <w:rPr>
                <w:lang w:val="en-US"/>
              </w:rPr>
              <w:t xml:space="preserve">The nested </w:t>
            </w:r>
            <w:r>
              <w:rPr>
                <w:i/>
                <w:lang w:val="en-US"/>
              </w:rPr>
              <w:t>o</w:t>
            </w:r>
            <w:r w:rsidRPr="00336F00">
              <w:rPr>
                <w:i/>
                <w:lang w:val="en-US"/>
              </w:rPr>
              <w:t xml:space="preserve">perations </w:t>
            </w:r>
            <w:r w:rsidRPr="00F515CD">
              <w:rPr>
                <w:i/>
                <w:lang w:val="en-US"/>
              </w:rPr>
              <w:t>segment capability</w:t>
            </w:r>
            <w:r>
              <w:rPr>
                <w:i/>
                <w:lang w:val="en-US"/>
              </w:rPr>
              <w:t>(s)</w:t>
            </w:r>
            <w:r>
              <w:rPr>
                <w:lang w:val="en-US"/>
              </w:rPr>
              <w:t xml:space="preserve"> makes up part of this </w:t>
            </w:r>
            <w:r>
              <w:rPr>
                <w:i/>
                <w:lang w:val="en-US"/>
              </w:rPr>
              <w:t>o</w:t>
            </w:r>
            <w:r w:rsidRPr="00336F00">
              <w:rPr>
                <w:i/>
                <w:lang w:val="en-US"/>
              </w:rPr>
              <w:t xml:space="preserve">perations </w:t>
            </w:r>
            <w:r w:rsidRPr="00F515CD">
              <w:rPr>
                <w:i/>
                <w:lang w:val="en-US"/>
              </w:rPr>
              <w:t xml:space="preserve">segment capability </w:t>
            </w:r>
            <w:r>
              <w:rPr>
                <w:i/>
                <w:lang w:val="en-US"/>
              </w:rPr>
              <w:t>as the whole</w:t>
            </w:r>
            <w:r w:rsidRPr="00752C4B">
              <w:rPr>
                <w:lang w:val="en-US"/>
              </w:rPr>
              <w:t>.</w:t>
            </w:r>
          </w:p>
        </w:tc>
      </w:tr>
      <w:tr w:rsidR="00336F00" w:rsidRPr="009432BC" w14:paraId="651C0E69" w14:textId="77777777" w:rsidTr="00C60793">
        <w:trPr>
          <w:trHeight w:val="332"/>
        </w:trPr>
        <w:tc>
          <w:tcPr>
            <w:tcW w:w="2155" w:type="dxa"/>
          </w:tcPr>
          <w:p w14:paraId="63649FF3" w14:textId="77777777" w:rsidR="00336F00" w:rsidRDefault="00336F00" w:rsidP="00C60793">
            <w:pPr>
              <w:pStyle w:val="TABLE-cell"/>
              <w:rPr>
                <w:szCs w:val="20"/>
                <w:lang w:val="en-US"/>
              </w:rPr>
            </w:pPr>
            <w:r>
              <w:rPr>
                <w:szCs w:val="20"/>
                <w:lang w:val="en-US"/>
              </w:rPr>
              <w:t>Personnel capability</w:t>
            </w:r>
          </w:p>
        </w:tc>
        <w:tc>
          <w:tcPr>
            <w:tcW w:w="2070" w:type="dxa"/>
          </w:tcPr>
          <w:p w14:paraId="265912A8" w14:textId="77777777" w:rsidR="00336F00" w:rsidRDefault="00336F00" w:rsidP="00C60793">
            <w:pPr>
              <w:pStyle w:val="TABLE-cell"/>
              <w:rPr>
                <w:szCs w:val="20"/>
                <w:lang w:val="en-US"/>
              </w:rPr>
            </w:pPr>
            <w:r>
              <w:rPr>
                <w:szCs w:val="20"/>
                <w:lang w:val="en-US"/>
              </w:rPr>
              <w:t>Personnel capability</w:t>
            </w:r>
          </w:p>
        </w:tc>
        <w:tc>
          <w:tcPr>
            <w:tcW w:w="1170" w:type="dxa"/>
          </w:tcPr>
          <w:p w14:paraId="422D87A7" w14:textId="77777777" w:rsidR="00336F00" w:rsidRDefault="00336F00" w:rsidP="00C60793">
            <w:pPr>
              <w:pStyle w:val="TABLE-cell"/>
              <w:rPr>
                <w:szCs w:val="20"/>
                <w:lang w:val="en-US"/>
              </w:rPr>
            </w:pPr>
            <w:r>
              <w:rPr>
                <w:szCs w:val="20"/>
                <w:lang w:val="en-US"/>
              </w:rPr>
              <w:t>0..*</w:t>
            </w:r>
          </w:p>
        </w:tc>
        <w:tc>
          <w:tcPr>
            <w:tcW w:w="3690" w:type="dxa"/>
          </w:tcPr>
          <w:p w14:paraId="67B9FC97" w14:textId="77777777" w:rsidR="00336F00" w:rsidRDefault="00336F00" w:rsidP="00C60793">
            <w:pPr>
              <w:pStyle w:val="TABLE-cell"/>
              <w:rPr>
                <w:lang w:val="en-US"/>
              </w:rPr>
            </w:pPr>
            <w:r>
              <w:rPr>
                <w:lang w:val="en-US"/>
              </w:rPr>
              <w:t xml:space="preserve">The </w:t>
            </w:r>
            <w:r>
              <w:rPr>
                <w:i/>
                <w:lang w:val="en-US"/>
              </w:rPr>
              <w:t>personnel capability</w:t>
            </w:r>
            <w:r>
              <w:rPr>
                <w:lang w:val="en-US"/>
              </w:rPr>
              <w:t xml:space="preserve"> related to this </w:t>
            </w:r>
            <w:r>
              <w:rPr>
                <w:i/>
                <w:lang w:val="en-US"/>
              </w:rPr>
              <w:t>process segment capability.</w:t>
            </w:r>
          </w:p>
        </w:tc>
      </w:tr>
      <w:tr w:rsidR="00336F00" w:rsidRPr="009432BC" w14:paraId="6F81B253" w14:textId="77777777" w:rsidTr="00C60793">
        <w:trPr>
          <w:trHeight w:val="332"/>
        </w:trPr>
        <w:tc>
          <w:tcPr>
            <w:tcW w:w="2155" w:type="dxa"/>
          </w:tcPr>
          <w:p w14:paraId="0061BF05" w14:textId="77777777" w:rsidR="00336F00" w:rsidRDefault="00336F00" w:rsidP="00C60793">
            <w:pPr>
              <w:pStyle w:val="TABLE-cell"/>
              <w:rPr>
                <w:szCs w:val="20"/>
                <w:lang w:val="en-US"/>
              </w:rPr>
            </w:pPr>
            <w:r>
              <w:rPr>
                <w:szCs w:val="20"/>
                <w:lang w:val="en-US"/>
              </w:rPr>
              <w:t>Equipment capability</w:t>
            </w:r>
          </w:p>
        </w:tc>
        <w:tc>
          <w:tcPr>
            <w:tcW w:w="2070" w:type="dxa"/>
          </w:tcPr>
          <w:p w14:paraId="40E9D35F" w14:textId="77777777" w:rsidR="00336F00" w:rsidRDefault="00336F00" w:rsidP="00C60793">
            <w:pPr>
              <w:pStyle w:val="TABLE-cell"/>
              <w:rPr>
                <w:szCs w:val="20"/>
                <w:lang w:val="en-US"/>
              </w:rPr>
            </w:pPr>
            <w:r>
              <w:rPr>
                <w:szCs w:val="20"/>
                <w:lang w:val="en-US"/>
              </w:rPr>
              <w:t>Equipment capability</w:t>
            </w:r>
          </w:p>
        </w:tc>
        <w:tc>
          <w:tcPr>
            <w:tcW w:w="1170" w:type="dxa"/>
          </w:tcPr>
          <w:p w14:paraId="655EB1F6" w14:textId="77777777" w:rsidR="00336F00" w:rsidRDefault="00336F00" w:rsidP="00C60793">
            <w:pPr>
              <w:pStyle w:val="TABLE-cell"/>
              <w:rPr>
                <w:szCs w:val="20"/>
                <w:lang w:val="en-US"/>
              </w:rPr>
            </w:pPr>
            <w:r>
              <w:rPr>
                <w:szCs w:val="20"/>
                <w:lang w:val="en-US"/>
              </w:rPr>
              <w:t>0..*</w:t>
            </w:r>
          </w:p>
        </w:tc>
        <w:tc>
          <w:tcPr>
            <w:tcW w:w="3690" w:type="dxa"/>
          </w:tcPr>
          <w:p w14:paraId="7CDE1968" w14:textId="77777777" w:rsidR="00336F00" w:rsidRDefault="00336F00" w:rsidP="00C60793">
            <w:pPr>
              <w:pStyle w:val="TABLE-cell"/>
              <w:rPr>
                <w:lang w:val="en-US"/>
              </w:rPr>
            </w:pPr>
            <w:r>
              <w:rPr>
                <w:lang w:val="en-US"/>
              </w:rPr>
              <w:t xml:space="preserve">The </w:t>
            </w:r>
            <w:r>
              <w:rPr>
                <w:i/>
                <w:lang w:val="en-US"/>
              </w:rPr>
              <w:t>equipment capability</w:t>
            </w:r>
            <w:r>
              <w:rPr>
                <w:lang w:val="en-US"/>
              </w:rPr>
              <w:t xml:space="preserve"> related to this</w:t>
            </w:r>
            <w:r>
              <w:rPr>
                <w:i/>
                <w:lang w:val="en-US"/>
              </w:rPr>
              <w:t xml:space="preserve"> process segment capability.</w:t>
            </w:r>
          </w:p>
        </w:tc>
      </w:tr>
      <w:tr w:rsidR="00336F00" w:rsidRPr="009432BC" w14:paraId="465314B4" w14:textId="77777777" w:rsidTr="00C60793">
        <w:trPr>
          <w:trHeight w:val="332"/>
        </w:trPr>
        <w:tc>
          <w:tcPr>
            <w:tcW w:w="2155" w:type="dxa"/>
          </w:tcPr>
          <w:p w14:paraId="5DA30A9E" w14:textId="77777777" w:rsidR="00336F00" w:rsidRDefault="00336F00" w:rsidP="00C60793">
            <w:pPr>
              <w:pStyle w:val="TABLE-cell"/>
              <w:rPr>
                <w:szCs w:val="20"/>
                <w:lang w:val="en-US"/>
              </w:rPr>
            </w:pPr>
            <w:r>
              <w:rPr>
                <w:szCs w:val="20"/>
                <w:lang w:val="en-US"/>
              </w:rPr>
              <w:t>Physical segment capability</w:t>
            </w:r>
          </w:p>
        </w:tc>
        <w:tc>
          <w:tcPr>
            <w:tcW w:w="2070" w:type="dxa"/>
          </w:tcPr>
          <w:p w14:paraId="52DB41F7" w14:textId="77777777" w:rsidR="00336F00" w:rsidRDefault="00336F00" w:rsidP="00C60793">
            <w:pPr>
              <w:pStyle w:val="TABLE-cell"/>
              <w:rPr>
                <w:szCs w:val="20"/>
                <w:lang w:val="en-US"/>
              </w:rPr>
            </w:pPr>
            <w:r>
              <w:rPr>
                <w:szCs w:val="20"/>
                <w:lang w:val="en-US"/>
              </w:rPr>
              <w:t>Physical segment capability</w:t>
            </w:r>
          </w:p>
        </w:tc>
        <w:tc>
          <w:tcPr>
            <w:tcW w:w="1170" w:type="dxa"/>
          </w:tcPr>
          <w:p w14:paraId="407E7028" w14:textId="77777777" w:rsidR="00336F00" w:rsidRDefault="00336F00" w:rsidP="00C60793">
            <w:pPr>
              <w:pStyle w:val="TABLE-cell"/>
              <w:rPr>
                <w:szCs w:val="20"/>
                <w:lang w:val="en-US"/>
              </w:rPr>
            </w:pPr>
            <w:r>
              <w:rPr>
                <w:szCs w:val="20"/>
                <w:lang w:val="en-US"/>
              </w:rPr>
              <w:t>0..*</w:t>
            </w:r>
          </w:p>
        </w:tc>
        <w:tc>
          <w:tcPr>
            <w:tcW w:w="3690" w:type="dxa"/>
          </w:tcPr>
          <w:p w14:paraId="4DA176B0" w14:textId="77777777" w:rsidR="00336F00" w:rsidRDefault="00336F00" w:rsidP="00C60793">
            <w:pPr>
              <w:pStyle w:val="TABLE-cell"/>
              <w:rPr>
                <w:lang w:val="en-US"/>
              </w:rPr>
            </w:pPr>
            <w:r>
              <w:rPr>
                <w:lang w:val="en-US"/>
              </w:rPr>
              <w:t xml:space="preserve">The </w:t>
            </w:r>
            <w:r>
              <w:rPr>
                <w:i/>
                <w:lang w:val="en-US"/>
              </w:rPr>
              <w:t>physical asset capability</w:t>
            </w:r>
            <w:r>
              <w:rPr>
                <w:lang w:val="en-US"/>
              </w:rPr>
              <w:t xml:space="preserve"> related to this </w:t>
            </w:r>
            <w:r>
              <w:rPr>
                <w:i/>
                <w:lang w:val="en-US"/>
              </w:rPr>
              <w:t>process segment capability.</w:t>
            </w:r>
          </w:p>
        </w:tc>
      </w:tr>
      <w:tr w:rsidR="00336F00" w:rsidRPr="009432BC" w14:paraId="15A06513" w14:textId="77777777" w:rsidTr="00C60793">
        <w:trPr>
          <w:trHeight w:val="332"/>
        </w:trPr>
        <w:tc>
          <w:tcPr>
            <w:tcW w:w="2155" w:type="dxa"/>
          </w:tcPr>
          <w:p w14:paraId="7C4E2444" w14:textId="77777777" w:rsidR="00336F00" w:rsidRDefault="00336F00" w:rsidP="00C60793">
            <w:pPr>
              <w:pStyle w:val="TABLE-cell"/>
              <w:rPr>
                <w:szCs w:val="20"/>
                <w:lang w:val="en-US"/>
              </w:rPr>
            </w:pPr>
            <w:r>
              <w:rPr>
                <w:szCs w:val="20"/>
                <w:lang w:val="en-US"/>
              </w:rPr>
              <w:t>Material capability</w:t>
            </w:r>
          </w:p>
        </w:tc>
        <w:tc>
          <w:tcPr>
            <w:tcW w:w="2070" w:type="dxa"/>
          </w:tcPr>
          <w:p w14:paraId="5CD22D9A" w14:textId="77777777" w:rsidR="00336F00" w:rsidRDefault="00336F00" w:rsidP="00C60793">
            <w:pPr>
              <w:pStyle w:val="TABLE-cell"/>
              <w:rPr>
                <w:szCs w:val="20"/>
                <w:lang w:val="en-US"/>
              </w:rPr>
            </w:pPr>
            <w:r>
              <w:rPr>
                <w:szCs w:val="20"/>
                <w:lang w:val="en-US"/>
              </w:rPr>
              <w:t>Material capability</w:t>
            </w:r>
          </w:p>
        </w:tc>
        <w:tc>
          <w:tcPr>
            <w:tcW w:w="1170" w:type="dxa"/>
          </w:tcPr>
          <w:p w14:paraId="062C522D" w14:textId="77777777" w:rsidR="00336F00" w:rsidRPr="00553B23" w:rsidRDefault="00336F00" w:rsidP="00C60793">
            <w:pPr>
              <w:pStyle w:val="TABLE-cell"/>
              <w:rPr>
                <w:szCs w:val="20"/>
                <w:lang w:val="en-US"/>
              </w:rPr>
            </w:pPr>
            <w:r>
              <w:rPr>
                <w:szCs w:val="20"/>
                <w:lang w:val="en-US"/>
              </w:rPr>
              <w:t>0..*</w:t>
            </w:r>
          </w:p>
        </w:tc>
        <w:tc>
          <w:tcPr>
            <w:tcW w:w="3690" w:type="dxa"/>
          </w:tcPr>
          <w:p w14:paraId="6D594B08" w14:textId="77777777" w:rsidR="00336F00" w:rsidRDefault="00336F00" w:rsidP="00C60793">
            <w:pPr>
              <w:pStyle w:val="TABLE-cell"/>
              <w:rPr>
                <w:lang w:val="en-US"/>
              </w:rPr>
            </w:pPr>
            <w:r>
              <w:rPr>
                <w:lang w:val="en-US"/>
              </w:rPr>
              <w:t xml:space="preserve">The </w:t>
            </w:r>
            <w:r>
              <w:rPr>
                <w:i/>
                <w:lang w:val="en-US"/>
              </w:rPr>
              <w:t>material capability</w:t>
            </w:r>
            <w:r>
              <w:rPr>
                <w:lang w:val="en-US"/>
              </w:rPr>
              <w:t xml:space="preserve"> related to this </w:t>
            </w:r>
            <w:r>
              <w:rPr>
                <w:i/>
                <w:lang w:val="en-US"/>
              </w:rPr>
              <w:t>process segment capability.</w:t>
            </w:r>
          </w:p>
        </w:tc>
      </w:tr>
    </w:tbl>
    <w:p w14:paraId="1E89DC7F" w14:textId="4602FB75" w:rsidR="007B7BCB" w:rsidRPr="002A4AB3" w:rsidRDefault="00FC0C83" w:rsidP="00F20360">
      <w:pPr>
        <w:pStyle w:val="TABLE-title"/>
        <w:rPr>
          <w:noProof/>
        </w:rPr>
      </w:pPr>
      <w:bookmarkStart w:id="20284" w:name="_Ref477987823"/>
      <w:bookmarkStart w:id="20285" w:name="_Toc478492538"/>
      <w:r>
        <w:t xml:space="preserve">Table </w:t>
      </w:r>
      <w:r>
        <w:fldChar w:fldCharType="begin"/>
      </w:r>
      <w:r>
        <w:instrText xml:space="preserve"> SEQ Table \* ARABIC </w:instrText>
      </w:r>
      <w:r>
        <w:fldChar w:fldCharType="separate"/>
      </w:r>
      <w:r>
        <w:rPr>
          <w:noProof/>
        </w:rPr>
        <w:t>238</w:t>
      </w:r>
      <w:r>
        <w:fldChar w:fldCharType="end"/>
      </w:r>
      <w:bookmarkEnd w:id="20284"/>
      <w:r w:rsidR="007B7BCB" w:rsidRPr="002A4AB3">
        <w:rPr>
          <w:noProof/>
        </w:rPr>
        <w:t xml:space="preserve"> </w:t>
      </w:r>
      <w:r w:rsidR="007B7BCB" w:rsidRPr="002A4AB3">
        <w:t>–</w:t>
      </w:r>
      <w:r w:rsidR="007B7BCB" w:rsidRPr="002A4AB3">
        <w:rPr>
          <w:noProof/>
        </w:rPr>
        <w:t xml:space="preserve"> </w:t>
      </w:r>
      <w:r w:rsidR="007B7BCB" w:rsidRPr="002A4AB3">
        <w:t>operations</w:t>
      </w:r>
      <w:r w:rsidR="007B7BCB" w:rsidRPr="002A4AB3">
        <w:rPr>
          <w:noProof/>
        </w:rPr>
        <w:t xml:space="preserve"> segment capability</w:t>
      </w:r>
      <w:r w:rsidR="007B7BCB" w:rsidRPr="002A4AB3">
        <w:t xml:space="preserve"> attributes</w:t>
      </w:r>
      <w:bookmarkEnd w:id="20285"/>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18"/>
        <w:gridCol w:w="2369"/>
        <w:gridCol w:w="1459"/>
        <w:gridCol w:w="1438"/>
        <w:gridCol w:w="1171"/>
        <w:gridCol w:w="1317"/>
      </w:tblGrid>
      <w:tr w:rsidR="00336F00" w:rsidRPr="00336F00" w14:paraId="7626F4B9" w14:textId="77777777" w:rsidTr="00336F00">
        <w:trPr>
          <w:tblHeader/>
          <w:jc w:val="center"/>
        </w:trPr>
        <w:tc>
          <w:tcPr>
            <w:tcW w:w="1318" w:type="dxa"/>
          </w:tcPr>
          <w:p w14:paraId="29DCA6B7" w14:textId="77777777" w:rsidR="007B7BCB" w:rsidRPr="00336F00" w:rsidRDefault="007B7BCB" w:rsidP="00336F00">
            <w:pPr>
              <w:pStyle w:val="TABLE-col-heading"/>
            </w:pPr>
            <w:r w:rsidRPr="00336F00">
              <w:t>Attribute name</w:t>
            </w:r>
          </w:p>
        </w:tc>
        <w:tc>
          <w:tcPr>
            <w:tcW w:w="2369" w:type="dxa"/>
          </w:tcPr>
          <w:p w14:paraId="10F48543" w14:textId="77777777" w:rsidR="007B7BCB" w:rsidRPr="00336F00" w:rsidRDefault="007B7BCB" w:rsidP="00336F00">
            <w:pPr>
              <w:pStyle w:val="TABLE-col-heading"/>
            </w:pPr>
            <w:r w:rsidRPr="00336F00">
              <w:t>Description</w:t>
            </w:r>
          </w:p>
        </w:tc>
        <w:tc>
          <w:tcPr>
            <w:tcW w:w="1459" w:type="dxa"/>
          </w:tcPr>
          <w:p w14:paraId="0FA91975" w14:textId="77777777" w:rsidR="007B7BCB" w:rsidRPr="00336F00" w:rsidRDefault="007B7BCB" w:rsidP="00336F00">
            <w:pPr>
              <w:pStyle w:val="TABLE-col-heading"/>
            </w:pPr>
            <w:r w:rsidRPr="00336F00">
              <w:t>Production examples</w:t>
            </w:r>
          </w:p>
        </w:tc>
        <w:tc>
          <w:tcPr>
            <w:tcW w:w="1438" w:type="dxa"/>
          </w:tcPr>
          <w:p w14:paraId="6542673B" w14:textId="77777777" w:rsidR="007B7BCB" w:rsidRPr="00336F00" w:rsidRDefault="007B7BCB" w:rsidP="00336F00">
            <w:pPr>
              <w:pStyle w:val="TABLE-col-heading"/>
            </w:pPr>
            <w:r w:rsidRPr="00336F00">
              <w:t>Maintenance examples</w:t>
            </w:r>
          </w:p>
        </w:tc>
        <w:tc>
          <w:tcPr>
            <w:tcW w:w="1171" w:type="dxa"/>
          </w:tcPr>
          <w:p w14:paraId="3F7F3872" w14:textId="77777777" w:rsidR="007B7BCB" w:rsidRPr="00336F00" w:rsidRDefault="007B7BCB" w:rsidP="00336F00">
            <w:pPr>
              <w:pStyle w:val="TABLE-col-heading"/>
            </w:pPr>
            <w:r w:rsidRPr="00336F00">
              <w:t>Quality examples</w:t>
            </w:r>
          </w:p>
        </w:tc>
        <w:tc>
          <w:tcPr>
            <w:tcW w:w="1317" w:type="dxa"/>
          </w:tcPr>
          <w:p w14:paraId="0EA54A7A" w14:textId="77777777" w:rsidR="007B7BCB" w:rsidRPr="00336F00" w:rsidRDefault="007B7BCB" w:rsidP="00336F00">
            <w:pPr>
              <w:pStyle w:val="TABLE-col-heading"/>
            </w:pPr>
            <w:r w:rsidRPr="00336F00">
              <w:t>Inventory examples</w:t>
            </w:r>
          </w:p>
        </w:tc>
      </w:tr>
      <w:tr w:rsidR="007B7BCB" w:rsidRPr="002A4AB3" w14:paraId="544F059C" w14:textId="77777777" w:rsidTr="00336F00">
        <w:trPr>
          <w:jc w:val="center"/>
        </w:trPr>
        <w:tc>
          <w:tcPr>
            <w:tcW w:w="1318" w:type="dxa"/>
          </w:tcPr>
          <w:p w14:paraId="4F874535" w14:textId="77777777" w:rsidR="007B7BCB" w:rsidRPr="002A4AB3" w:rsidRDefault="007B7BCB" w:rsidP="00336F00">
            <w:pPr>
              <w:pStyle w:val="TABLE-cell"/>
            </w:pPr>
            <w:r w:rsidRPr="002A4AB3">
              <w:t>ID</w:t>
            </w:r>
          </w:p>
        </w:tc>
        <w:tc>
          <w:tcPr>
            <w:tcW w:w="2369" w:type="dxa"/>
          </w:tcPr>
          <w:p w14:paraId="1376E097" w14:textId="77777777" w:rsidR="007B7BCB" w:rsidRPr="002A4AB3" w:rsidRDefault="007B7BCB" w:rsidP="00336F00">
            <w:pPr>
              <w:pStyle w:val="TABLE-cell"/>
            </w:pPr>
            <w:r w:rsidRPr="002A4AB3">
              <w:t xml:space="preserve">Defines a unique instance of an </w:t>
            </w:r>
            <w:r w:rsidRPr="002A4AB3">
              <w:rPr>
                <w:i/>
              </w:rPr>
              <w:t>operations segment capability</w:t>
            </w:r>
            <w:r w:rsidRPr="002A4AB3">
              <w:t xml:space="preserve"> for a specified </w:t>
            </w:r>
            <w:r w:rsidRPr="002A4AB3">
              <w:rPr>
                <w:i/>
              </w:rPr>
              <w:t>operations segment</w:t>
            </w:r>
            <w:r w:rsidRPr="002A4AB3">
              <w:t xml:space="preserve">. </w:t>
            </w:r>
          </w:p>
        </w:tc>
        <w:tc>
          <w:tcPr>
            <w:tcW w:w="1459" w:type="dxa"/>
          </w:tcPr>
          <w:p w14:paraId="5292CEA1" w14:textId="77777777" w:rsidR="007B7BCB" w:rsidRPr="002A4AB3" w:rsidRDefault="007B7BCB" w:rsidP="00336F00">
            <w:pPr>
              <w:pStyle w:val="TABLE-cell"/>
            </w:pPr>
            <w:r w:rsidRPr="002A4AB3">
              <w:t>1999/12/30-HPC52</w:t>
            </w:r>
          </w:p>
        </w:tc>
        <w:tc>
          <w:tcPr>
            <w:tcW w:w="1438" w:type="dxa"/>
          </w:tcPr>
          <w:p w14:paraId="650DE528" w14:textId="77777777" w:rsidR="007B7BCB" w:rsidRPr="002A4AB3" w:rsidRDefault="007B7BCB" w:rsidP="00336F00">
            <w:pPr>
              <w:pStyle w:val="TABLE-cell"/>
            </w:pPr>
            <w:r w:rsidRPr="002A4AB3">
              <w:t>84818343DF</w:t>
            </w:r>
          </w:p>
        </w:tc>
        <w:tc>
          <w:tcPr>
            <w:tcW w:w="1171" w:type="dxa"/>
          </w:tcPr>
          <w:p w14:paraId="611D143C" w14:textId="77777777" w:rsidR="007B7BCB" w:rsidRPr="002A4AB3" w:rsidRDefault="007B7BCB" w:rsidP="00336F00">
            <w:pPr>
              <w:pStyle w:val="TABLE-cell"/>
            </w:pPr>
            <w:r w:rsidRPr="002A4AB3">
              <w:t>4737845</w:t>
            </w:r>
          </w:p>
        </w:tc>
        <w:tc>
          <w:tcPr>
            <w:tcW w:w="1317" w:type="dxa"/>
          </w:tcPr>
          <w:p w14:paraId="339E206F" w14:textId="77777777" w:rsidR="007B7BCB" w:rsidRPr="002A4AB3" w:rsidRDefault="007B7BCB" w:rsidP="00336F00">
            <w:pPr>
              <w:pStyle w:val="TABLE-cell"/>
            </w:pPr>
            <w:r w:rsidRPr="002A4AB3">
              <w:t>EDIDCUIUE</w:t>
            </w:r>
          </w:p>
        </w:tc>
      </w:tr>
      <w:tr w:rsidR="007B7BCB" w:rsidRPr="002A4AB3" w14:paraId="3BB020FF" w14:textId="77777777" w:rsidTr="00336F00">
        <w:trPr>
          <w:jc w:val="center"/>
        </w:trPr>
        <w:tc>
          <w:tcPr>
            <w:tcW w:w="1318" w:type="dxa"/>
          </w:tcPr>
          <w:p w14:paraId="76970FDB" w14:textId="77777777" w:rsidR="007B7BCB" w:rsidRPr="002A4AB3" w:rsidRDefault="007B7BCB" w:rsidP="00336F00">
            <w:pPr>
              <w:pStyle w:val="TABLE-cell"/>
            </w:pPr>
            <w:r w:rsidRPr="002A4AB3">
              <w:t>Description</w:t>
            </w:r>
          </w:p>
        </w:tc>
        <w:tc>
          <w:tcPr>
            <w:tcW w:w="2369" w:type="dxa"/>
          </w:tcPr>
          <w:p w14:paraId="1C482AC3" w14:textId="77777777" w:rsidR="007B7BCB" w:rsidRPr="002A4AB3" w:rsidRDefault="007B7BCB" w:rsidP="00336F00">
            <w:pPr>
              <w:pStyle w:val="TABLE-cell"/>
            </w:pPr>
            <w:r w:rsidRPr="002A4AB3">
              <w:t xml:space="preserve">Contains additional information and descriptions of the </w:t>
            </w:r>
            <w:r w:rsidRPr="002A4AB3">
              <w:rPr>
                <w:i/>
              </w:rPr>
              <w:t xml:space="preserve">process segment capability </w:t>
            </w:r>
            <w:r w:rsidRPr="002A4AB3">
              <w:t>definition.</w:t>
            </w:r>
          </w:p>
        </w:tc>
        <w:tc>
          <w:tcPr>
            <w:tcW w:w="1459" w:type="dxa"/>
          </w:tcPr>
          <w:p w14:paraId="179D4B64" w14:textId="77777777" w:rsidR="007B7BCB" w:rsidRPr="002A4AB3" w:rsidRDefault="007B7BCB" w:rsidP="00336F00">
            <w:pPr>
              <w:pStyle w:val="TABLE-cell"/>
            </w:pPr>
            <w:r w:rsidRPr="002A4AB3">
              <w:t>Defines the available capability for the Widget Assembly operations segment</w:t>
            </w:r>
          </w:p>
        </w:tc>
        <w:tc>
          <w:tcPr>
            <w:tcW w:w="1438" w:type="dxa"/>
          </w:tcPr>
          <w:p w14:paraId="0861F8EC" w14:textId="77777777" w:rsidR="007B7BCB" w:rsidRPr="002A4AB3" w:rsidRDefault="007B7BCB" w:rsidP="00336F00">
            <w:pPr>
              <w:pStyle w:val="TABLE-cell"/>
            </w:pPr>
            <w:r w:rsidRPr="002A4AB3">
              <w:t>Calibration of CNC Drill Press</w:t>
            </w:r>
          </w:p>
        </w:tc>
        <w:tc>
          <w:tcPr>
            <w:tcW w:w="1171" w:type="dxa"/>
          </w:tcPr>
          <w:p w14:paraId="3197350D" w14:textId="77777777" w:rsidR="007B7BCB" w:rsidRPr="002A4AB3" w:rsidRDefault="007B7BCB" w:rsidP="00336F00">
            <w:pPr>
              <w:pStyle w:val="TABLE-cell"/>
            </w:pPr>
            <w:r w:rsidRPr="002A4AB3">
              <w:t>Incoming aluminum sheet thickness test</w:t>
            </w:r>
          </w:p>
        </w:tc>
        <w:tc>
          <w:tcPr>
            <w:tcW w:w="1317" w:type="dxa"/>
          </w:tcPr>
          <w:p w14:paraId="10DAF9DC" w14:textId="77777777" w:rsidR="007B7BCB" w:rsidRPr="002A4AB3" w:rsidRDefault="007B7BCB" w:rsidP="00336F00">
            <w:pPr>
              <w:pStyle w:val="TABLE-cell"/>
            </w:pPr>
            <w:r w:rsidRPr="002A4AB3">
              <w:t>Kiting segment</w:t>
            </w:r>
          </w:p>
        </w:tc>
      </w:tr>
      <w:tr w:rsidR="00824183" w:rsidRPr="002A4AB3" w14:paraId="1E2DD428" w14:textId="77777777" w:rsidTr="00336F00">
        <w:trPr>
          <w:jc w:val="center"/>
        </w:trPr>
        <w:tc>
          <w:tcPr>
            <w:tcW w:w="1318" w:type="dxa"/>
          </w:tcPr>
          <w:p w14:paraId="2A733CB8" w14:textId="55F2660C" w:rsidR="00824183" w:rsidRPr="002A4AB3" w:rsidRDefault="00824183" w:rsidP="00824183">
            <w:pPr>
              <w:pStyle w:val="TABLE-cell"/>
            </w:pPr>
            <w:r w:rsidRPr="001C220C">
              <w:rPr>
                <w:lang w:val="en-US"/>
              </w:rPr>
              <w:t>Operations type</w:t>
            </w:r>
          </w:p>
        </w:tc>
        <w:tc>
          <w:tcPr>
            <w:tcW w:w="2369" w:type="dxa"/>
          </w:tcPr>
          <w:p w14:paraId="4F41BF5A" w14:textId="77777777" w:rsidR="00824183" w:rsidRDefault="00824183" w:rsidP="00824183">
            <w:pPr>
              <w:pStyle w:val="TableNormal1"/>
              <w:keepNext w:val="0"/>
              <w:rPr>
                <w:lang w:val="en-US"/>
              </w:rPr>
            </w:pPr>
            <w:r w:rsidRPr="001C220C">
              <w:rPr>
                <w:lang w:val="en-US"/>
              </w:rPr>
              <w:t>Describes the category of the activity</w:t>
            </w:r>
            <w:r>
              <w:rPr>
                <w:lang w:val="en-US"/>
              </w:rPr>
              <w:t>.</w:t>
            </w:r>
            <w:r w:rsidRPr="001C220C">
              <w:rPr>
                <w:lang w:val="en-US"/>
              </w:rPr>
              <w:t xml:space="preserve"> Required attribute.</w:t>
            </w:r>
            <w:r>
              <w:rPr>
                <w:lang w:val="en-US"/>
              </w:rPr>
              <w:t xml:space="preserve"> </w:t>
            </w:r>
            <w:r w:rsidRPr="001C220C">
              <w:rPr>
                <w:lang w:val="en-US"/>
              </w:rPr>
              <w:t xml:space="preserve">Defined values are: </w:t>
            </w:r>
          </w:p>
          <w:p w14:paraId="2856B3EB" w14:textId="77777777" w:rsidR="00824183" w:rsidRPr="001C220C" w:rsidRDefault="00824183" w:rsidP="00824183">
            <w:pPr>
              <w:pStyle w:val="TableNormal1"/>
              <w:keepNext w:val="0"/>
              <w:rPr>
                <w:lang w:val="en-US"/>
              </w:rPr>
            </w:pPr>
            <w:r w:rsidRPr="001C220C">
              <w:rPr>
                <w:lang w:val="en-US"/>
              </w:rPr>
              <w:t xml:space="preserve">Production, </w:t>
            </w:r>
            <w:r>
              <w:rPr>
                <w:lang w:val="en-US"/>
              </w:rPr>
              <w:t>m</w:t>
            </w:r>
            <w:r w:rsidRPr="001C220C">
              <w:rPr>
                <w:lang w:val="en-US"/>
              </w:rPr>
              <w:t xml:space="preserve">aintenance, </w:t>
            </w:r>
            <w:r>
              <w:rPr>
                <w:lang w:val="en-US"/>
              </w:rPr>
              <w:t>q</w:t>
            </w:r>
            <w:r w:rsidRPr="001C220C">
              <w:rPr>
                <w:lang w:val="en-US"/>
              </w:rPr>
              <w:t xml:space="preserve">uality, </w:t>
            </w:r>
            <w:r>
              <w:rPr>
                <w:lang w:val="en-US"/>
              </w:rPr>
              <w:t>i</w:t>
            </w:r>
            <w:r w:rsidRPr="001C220C">
              <w:rPr>
                <w:lang w:val="en-US"/>
              </w:rPr>
              <w:t xml:space="preserve">nventory, or </w:t>
            </w:r>
            <w:r>
              <w:rPr>
                <w:lang w:val="en-US"/>
              </w:rPr>
              <w:t>m</w:t>
            </w:r>
            <w:r w:rsidRPr="001C220C">
              <w:rPr>
                <w:lang w:val="en-US"/>
              </w:rPr>
              <w:t xml:space="preserve">ixed. </w:t>
            </w:r>
          </w:p>
          <w:p w14:paraId="21ED188A" w14:textId="2140F825" w:rsidR="00824183" w:rsidRPr="002A4AB3" w:rsidRDefault="00824183" w:rsidP="00824183">
            <w:pPr>
              <w:pStyle w:val="TABLE-cell"/>
            </w:pPr>
            <w:r w:rsidRPr="001C220C">
              <w:rPr>
                <w:lang w:val="en-US"/>
              </w:rPr>
              <w:t xml:space="preserve">“Mixed” shall be used when the activity contains several categories of </w:t>
            </w:r>
            <w:r w:rsidRPr="003C61EC">
              <w:rPr>
                <w:i/>
                <w:lang w:val="en-US"/>
              </w:rPr>
              <w:t>process segments</w:t>
            </w:r>
            <w:r w:rsidRPr="001C220C">
              <w:rPr>
                <w:lang w:val="en-US"/>
              </w:rPr>
              <w:t>.</w:t>
            </w:r>
          </w:p>
        </w:tc>
        <w:tc>
          <w:tcPr>
            <w:tcW w:w="1459" w:type="dxa"/>
          </w:tcPr>
          <w:p w14:paraId="1FD33ABB" w14:textId="547C58A4" w:rsidR="00824183" w:rsidRPr="002A4AB3" w:rsidRDefault="00824183" w:rsidP="00824183">
            <w:pPr>
              <w:pStyle w:val="TABLE-cell"/>
            </w:pPr>
            <w:r w:rsidRPr="001C220C">
              <w:rPr>
                <w:lang w:val="en-US"/>
              </w:rPr>
              <w:t>Production</w:t>
            </w:r>
          </w:p>
        </w:tc>
        <w:tc>
          <w:tcPr>
            <w:tcW w:w="1438" w:type="dxa"/>
          </w:tcPr>
          <w:p w14:paraId="0580CE30" w14:textId="41616412" w:rsidR="00824183" w:rsidRPr="002A4AB3" w:rsidRDefault="00824183" w:rsidP="00824183">
            <w:pPr>
              <w:pStyle w:val="TABLE-cell"/>
            </w:pPr>
            <w:r w:rsidRPr="001C220C">
              <w:rPr>
                <w:lang w:val="en-US"/>
              </w:rPr>
              <w:t>Maintenance</w:t>
            </w:r>
          </w:p>
        </w:tc>
        <w:tc>
          <w:tcPr>
            <w:tcW w:w="1171" w:type="dxa"/>
          </w:tcPr>
          <w:p w14:paraId="3972A808" w14:textId="5048CDDF" w:rsidR="00824183" w:rsidRPr="002A4AB3" w:rsidRDefault="00824183" w:rsidP="00824183">
            <w:pPr>
              <w:pStyle w:val="TABLE-cell"/>
            </w:pPr>
            <w:r w:rsidRPr="001C220C">
              <w:rPr>
                <w:lang w:val="en-US"/>
              </w:rPr>
              <w:t>Quality</w:t>
            </w:r>
          </w:p>
        </w:tc>
        <w:tc>
          <w:tcPr>
            <w:tcW w:w="1317" w:type="dxa"/>
          </w:tcPr>
          <w:p w14:paraId="7EA51544" w14:textId="140EBADB" w:rsidR="00824183" w:rsidRPr="002A4AB3" w:rsidRDefault="00824183" w:rsidP="00824183">
            <w:pPr>
              <w:pStyle w:val="TABLE-cell"/>
            </w:pPr>
            <w:r w:rsidRPr="001C220C">
              <w:rPr>
                <w:lang w:val="en-US"/>
              </w:rPr>
              <w:t>Inventory</w:t>
            </w:r>
          </w:p>
        </w:tc>
      </w:tr>
      <w:tr w:rsidR="007B7BCB" w:rsidRPr="002A4AB3" w14:paraId="01808E88" w14:textId="77777777" w:rsidTr="00336F00">
        <w:trPr>
          <w:jc w:val="center"/>
        </w:trPr>
        <w:tc>
          <w:tcPr>
            <w:tcW w:w="1318" w:type="dxa"/>
          </w:tcPr>
          <w:p w14:paraId="6EEEB9B0" w14:textId="77777777" w:rsidR="007B7BCB" w:rsidRPr="002A4AB3" w:rsidRDefault="007B7BCB" w:rsidP="00336F00">
            <w:pPr>
              <w:pStyle w:val="TABLE-cell"/>
            </w:pPr>
            <w:r w:rsidRPr="002A4AB3">
              <w:t>Operations segment</w:t>
            </w:r>
          </w:p>
        </w:tc>
        <w:tc>
          <w:tcPr>
            <w:tcW w:w="2369" w:type="dxa"/>
          </w:tcPr>
          <w:p w14:paraId="57569A15" w14:textId="77777777" w:rsidR="007B7BCB" w:rsidRPr="002A4AB3" w:rsidRDefault="007B7BCB" w:rsidP="00336F00">
            <w:pPr>
              <w:pStyle w:val="TABLE-cell"/>
            </w:pPr>
            <w:r w:rsidRPr="002A4AB3">
              <w:t xml:space="preserve">Identifies the </w:t>
            </w:r>
            <w:r w:rsidRPr="002A4AB3">
              <w:rPr>
                <w:i/>
              </w:rPr>
              <w:t>operations segment</w:t>
            </w:r>
            <w:r w:rsidRPr="002A4AB3">
              <w:t>.</w:t>
            </w:r>
          </w:p>
        </w:tc>
        <w:tc>
          <w:tcPr>
            <w:tcW w:w="1459" w:type="dxa"/>
          </w:tcPr>
          <w:p w14:paraId="30620F4A" w14:textId="77777777" w:rsidR="007B7BCB" w:rsidRPr="002A4AB3" w:rsidRDefault="007B7BCB" w:rsidP="00336F00">
            <w:pPr>
              <w:pStyle w:val="TABLE-cell"/>
            </w:pPr>
            <w:r w:rsidRPr="002A4AB3">
              <w:t>Widget Assembly</w:t>
            </w:r>
          </w:p>
        </w:tc>
        <w:tc>
          <w:tcPr>
            <w:tcW w:w="1438" w:type="dxa"/>
          </w:tcPr>
          <w:p w14:paraId="3CF166CB" w14:textId="77777777" w:rsidR="007B7BCB" w:rsidRPr="002A4AB3" w:rsidRDefault="007B7BCB" w:rsidP="00336F00">
            <w:pPr>
              <w:pStyle w:val="TABLE-cell"/>
            </w:pPr>
            <w:r w:rsidRPr="002A4AB3">
              <w:t>Run X-Y test</w:t>
            </w:r>
          </w:p>
        </w:tc>
        <w:tc>
          <w:tcPr>
            <w:tcW w:w="1171" w:type="dxa"/>
          </w:tcPr>
          <w:p w14:paraId="14015C94" w14:textId="77777777" w:rsidR="007B7BCB" w:rsidRPr="002A4AB3" w:rsidRDefault="007B7BCB" w:rsidP="00336F00">
            <w:pPr>
              <w:pStyle w:val="TABLE-cell"/>
            </w:pPr>
            <w:r w:rsidRPr="002A4AB3">
              <w:t>RMT38283</w:t>
            </w:r>
          </w:p>
        </w:tc>
        <w:tc>
          <w:tcPr>
            <w:tcW w:w="1317" w:type="dxa"/>
          </w:tcPr>
          <w:p w14:paraId="134963A6" w14:textId="77777777" w:rsidR="007B7BCB" w:rsidRPr="002A4AB3" w:rsidRDefault="007B7BCB" w:rsidP="00336F00">
            <w:pPr>
              <w:pStyle w:val="TABLE-cell"/>
            </w:pPr>
            <w:r w:rsidRPr="002A4AB3">
              <w:t>Kiting segment</w:t>
            </w:r>
          </w:p>
        </w:tc>
      </w:tr>
      <w:tr w:rsidR="002F4539" w:rsidRPr="002A4AB3" w14:paraId="53C5AAC8" w14:textId="77777777" w:rsidTr="00336F00">
        <w:trPr>
          <w:jc w:val="center"/>
        </w:trPr>
        <w:tc>
          <w:tcPr>
            <w:tcW w:w="1318" w:type="dxa"/>
          </w:tcPr>
          <w:p w14:paraId="3BE8A5DD" w14:textId="77777777" w:rsidR="002F4539" w:rsidRPr="002A4AB3" w:rsidRDefault="002F4539" w:rsidP="00336F00">
            <w:pPr>
              <w:pStyle w:val="TABLE-cell"/>
            </w:pPr>
            <w:r w:rsidRPr="002A4AB3">
              <w:t>Capability type</w:t>
            </w:r>
          </w:p>
        </w:tc>
        <w:tc>
          <w:tcPr>
            <w:tcW w:w="2369" w:type="dxa"/>
          </w:tcPr>
          <w:p w14:paraId="5040DE7B" w14:textId="77777777" w:rsidR="002F4539" w:rsidRPr="00C313AE" w:rsidRDefault="002F4539" w:rsidP="00336F00">
            <w:pPr>
              <w:pStyle w:val="TABLE-cell"/>
              <w:rPr>
                <w:lang w:val="en-US"/>
              </w:rPr>
            </w:pPr>
            <w:r w:rsidRPr="002F4539">
              <w:rPr>
                <w:lang w:val="en-US"/>
              </w:rPr>
              <w:t>Defines the type of capability. Defined values are</w:t>
            </w:r>
          </w:p>
          <w:p w14:paraId="63A3FD6E" w14:textId="77777777" w:rsidR="002F4539" w:rsidRPr="00C313AE" w:rsidRDefault="002F4539" w:rsidP="00336F00">
            <w:pPr>
              <w:pStyle w:val="TABLE-cell"/>
              <w:rPr>
                <w:lang w:val="en-US"/>
              </w:rPr>
            </w:pPr>
            <w:r w:rsidRPr="00C313AE">
              <w:rPr>
                <w:lang w:val="en-US"/>
              </w:rPr>
              <w:t>Committed, unattainable, available, used, unused, total.</w:t>
            </w:r>
          </w:p>
          <w:p w14:paraId="253E629E" w14:textId="77777777" w:rsidR="002F4539" w:rsidRPr="00BA69EE" w:rsidRDefault="002F4539" w:rsidP="00336F00">
            <w:pPr>
              <w:pStyle w:val="TABLE-cell"/>
              <w:rPr>
                <w:lang w:val="en-US"/>
              </w:rPr>
            </w:pPr>
            <w:r w:rsidRPr="00BA69EE">
              <w:rPr>
                <w:lang w:val="en-US"/>
              </w:rPr>
              <w:t>Committed – capacity that is committed for future productive use.</w:t>
            </w:r>
          </w:p>
          <w:p w14:paraId="655A1253" w14:textId="77777777" w:rsidR="002F4539" w:rsidRPr="00B8346C" w:rsidRDefault="002F4539" w:rsidP="00336F00">
            <w:pPr>
              <w:pStyle w:val="TABLE-cell"/>
              <w:rPr>
                <w:lang w:val="en-US"/>
              </w:rPr>
            </w:pPr>
            <w:r w:rsidRPr="00BA69EE">
              <w:rPr>
                <w:lang w:val="en-US"/>
              </w:rPr>
              <w:t>Unattainable – capacity that is not attainable for future productive use given the equipment condition, equipment utilization, personnel availabilit</w:t>
            </w:r>
            <w:r w:rsidRPr="00B8346C">
              <w:rPr>
                <w:lang w:val="en-US"/>
              </w:rPr>
              <w:t>y or material availability.</w:t>
            </w:r>
          </w:p>
          <w:p w14:paraId="4B7DEC91" w14:textId="77777777" w:rsidR="002F4539" w:rsidRPr="001137EC" w:rsidRDefault="002F4539" w:rsidP="00336F00">
            <w:pPr>
              <w:pStyle w:val="TABLE-cell"/>
              <w:rPr>
                <w:lang w:val="en-US"/>
              </w:rPr>
            </w:pPr>
            <w:r w:rsidRPr="001137EC">
              <w:rPr>
                <w:lang w:val="en-US"/>
              </w:rPr>
              <w:t>Available – capacity that is available for additional future productive use.</w:t>
            </w:r>
          </w:p>
          <w:p w14:paraId="38E95E87" w14:textId="77777777" w:rsidR="002F4539" w:rsidRPr="001137EC" w:rsidRDefault="002F4539" w:rsidP="00336F00">
            <w:pPr>
              <w:pStyle w:val="TABLE-cell"/>
              <w:rPr>
                <w:lang w:val="en-US"/>
              </w:rPr>
            </w:pPr>
            <w:r w:rsidRPr="001137EC">
              <w:rPr>
                <w:lang w:val="en-US"/>
              </w:rPr>
              <w:t>Used – a historical value that defines the portion of the capacity with acceptable quality.</w:t>
            </w:r>
          </w:p>
          <w:p w14:paraId="6BDC3170" w14:textId="77777777" w:rsidR="002F4539" w:rsidRPr="009F2B95" w:rsidRDefault="002F4539" w:rsidP="00336F00">
            <w:pPr>
              <w:pStyle w:val="TABLE-cell"/>
              <w:rPr>
                <w:lang w:val="en-US"/>
              </w:rPr>
            </w:pPr>
            <w:r w:rsidRPr="009F2B95">
              <w:rPr>
                <w:lang w:val="en-US"/>
              </w:rPr>
              <w:t>Unused – a historical value that defines the portion of the capacity that was not used or had unacceptable quality.</w:t>
            </w:r>
          </w:p>
          <w:p w14:paraId="31DBE71C" w14:textId="79619211" w:rsidR="002F4539" w:rsidRPr="002F4539" w:rsidRDefault="002F4539" w:rsidP="00336F00">
            <w:pPr>
              <w:pStyle w:val="TABLE-cell"/>
            </w:pPr>
            <w:r w:rsidRPr="00F74376">
              <w:rPr>
                <w:lang w:val="en-US"/>
              </w:rPr>
              <w:t>Total – the sum of used and unused capability or the sum of available, unattainable and committed capability.</w:t>
            </w:r>
          </w:p>
        </w:tc>
        <w:tc>
          <w:tcPr>
            <w:tcW w:w="1459" w:type="dxa"/>
          </w:tcPr>
          <w:p w14:paraId="5C3DF0A4" w14:textId="77777777" w:rsidR="002F4539" w:rsidRPr="002A4AB3" w:rsidRDefault="002F4539" w:rsidP="00336F00">
            <w:pPr>
              <w:pStyle w:val="TABLE-cell"/>
            </w:pPr>
            <w:r w:rsidRPr="002A4AB3">
              <w:t>Available</w:t>
            </w:r>
          </w:p>
        </w:tc>
        <w:tc>
          <w:tcPr>
            <w:tcW w:w="1438" w:type="dxa"/>
          </w:tcPr>
          <w:p w14:paraId="4F45AAC1" w14:textId="77777777" w:rsidR="002F4539" w:rsidRPr="002A4AB3" w:rsidRDefault="002F4539" w:rsidP="00336F00">
            <w:pPr>
              <w:pStyle w:val="TABLE-cell"/>
            </w:pPr>
            <w:r w:rsidRPr="002A4AB3">
              <w:t>Committed</w:t>
            </w:r>
          </w:p>
        </w:tc>
        <w:tc>
          <w:tcPr>
            <w:tcW w:w="1171" w:type="dxa"/>
          </w:tcPr>
          <w:p w14:paraId="3EB48C86" w14:textId="77777777" w:rsidR="002F4539" w:rsidRPr="002A4AB3" w:rsidRDefault="002F4539" w:rsidP="00336F00">
            <w:pPr>
              <w:pStyle w:val="TABLE-cell"/>
            </w:pPr>
            <w:r w:rsidRPr="002A4AB3">
              <w:t>Available</w:t>
            </w:r>
          </w:p>
        </w:tc>
        <w:tc>
          <w:tcPr>
            <w:tcW w:w="1317" w:type="dxa"/>
          </w:tcPr>
          <w:p w14:paraId="2F7FC56D" w14:textId="77777777" w:rsidR="002F4539" w:rsidRPr="002A4AB3" w:rsidRDefault="002F4539" w:rsidP="00336F00">
            <w:pPr>
              <w:pStyle w:val="TABLE-cell"/>
            </w:pPr>
            <w:r w:rsidRPr="002A4AB3">
              <w:t>Unattainable</w:t>
            </w:r>
          </w:p>
        </w:tc>
      </w:tr>
      <w:tr w:rsidR="002F4539" w:rsidRPr="002A4AB3" w14:paraId="2AD94FD1" w14:textId="77777777" w:rsidTr="00336F00">
        <w:trPr>
          <w:jc w:val="center"/>
        </w:trPr>
        <w:tc>
          <w:tcPr>
            <w:tcW w:w="1318" w:type="dxa"/>
          </w:tcPr>
          <w:p w14:paraId="61359FBC" w14:textId="77777777" w:rsidR="002F4539" w:rsidRPr="002A4AB3" w:rsidRDefault="002F4539" w:rsidP="00336F00">
            <w:pPr>
              <w:pStyle w:val="TABLE-cell"/>
            </w:pPr>
            <w:r w:rsidRPr="002A4AB3">
              <w:t>Reason</w:t>
            </w:r>
          </w:p>
        </w:tc>
        <w:tc>
          <w:tcPr>
            <w:tcW w:w="2369" w:type="dxa"/>
          </w:tcPr>
          <w:p w14:paraId="2709EBEA" w14:textId="77777777" w:rsidR="002F4539" w:rsidRPr="002F4539" w:rsidRDefault="002F4539" w:rsidP="00336F00">
            <w:pPr>
              <w:pStyle w:val="TABLE-cell"/>
              <w:rPr>
                <w:lang w:val="en-US"/>
              </w:rPr>
            </w:pPr>
            <w:r w:rsidRPr="002F4539">
              <w:rPr>
                <w:lang w:val="en-US"/>
              </w:rPr>
              <w:t xml:space="preserve">Defines the reason for the capability type. </w:t>
            </w:r>
          </w:p>
          <w:p w14:paraId="613DCA68" w14:textId="42AC336E" w:rsidR="002F4539" w:rsidRPr="002F4539" w:rsidRDefault="002F4539" w:rsidP="00336F00">
            <w:pPr>
              <w:pStyle w:val="TABLE-cell"/>
            </w:pPr>
            <w:r w:rsidRPr="00F74376">
              <w:rPr>
                <w:lang w:val="en-US"/>
              </w:rPr>
              <w:t>EXAMPLE 1   If unused, then the reason for why the capability was unused, such as a specific equipment failure or unacceptable product quality.</w:t>
            </w:r>
          </w:p>
        </w:tc>
        <w:tc>
          <w:tcPr>
            <w:tcW w:w="1459" w:type="dxa"/>
          </w:tcPr>
          <w:p w14:paraId="1A8AF331" w14:textId="77777777" w:rsidR="002F4539" w:rsidRPr="002A4AB3" w:rsidRDefault="002F4539" w:rsidP="00336F00">
            <w:pPr>
              <w:pStyle w:val="TABLE-cell"/>
            </w:pPr>
            <w:r w:rsidRPr="002A4AB3">
              <w:t>Available for Production</w:t>
            </w:r>
          </w:p>
        </w:tc>
        <w:tc>
          <w:tcPr>
            <w:tcW w:w="1438" w:type="dxa"/>
          </w:tcPr>
          <w:p w14:paraId="5FA0587E" w14:textId="77777777" w:rsidR="002F4539" w:rsidRPr="002A4AB3" w:rsidRDefault="002F4539" w:rsidP="00336F00">
            <w:pPr>
              <w:pStyle w:val="TABLE-cell"/>
            </w:pPr>
            <w:r w:rsidRPr="002A4AB3">
              <w:t>Scheduled calibration</w:t>
            </w:r>
          </w:p>
        </w:tc>
        <w:tc>
          <w:tcPr>
            <w:tcW w:w="1171" w:type="dxa"/>
          </w:tcPr>
          <w:p w14:paraId="256FD4BC" w14:textId="77777777" w:rsidR="002F4539" w:rsidRPr="002A4AB3" w:rsidRDefault="002F4539" w:rsidP="00336F00">
            <w:pPr>
              <w:pStyle w:val="TABLE-cell"/>
            </w:pPr>
            <w:r w:rsidRPr="002A4AB3">
              <w:t>Available for incoming inspection</w:t>
            </w:r>
          </w:p>
        </w:tc>
        <w:tc>
          <w:tcPr>
            <w:tcW w:w="1317" w:type="dxa"/>
          </w:tcPr>
          <w:p w14:paraId="4E40E68B" w14:textId="77777777" w:rsidR="002F4539" w:rsidRPr="002A4AB3" w:rsidRDefault="002F4539" w:rsidP="00336F00">
            <w:pPr>
              <w:pStyle w:val="TABLE-cell"/>
            </w:pPr>
            <w:r w:rsidRPr="002A4AB3">
              <w:t>Down for inventory cycle count</w:t>
            </w:r>
          </w:p>
        </w:tc>
      </w:tr>
      <w:tr w:rsidR="007B7BCB" w:rsidRPr="002A4AB3" w14:paraId="5DC60A37" w14:textId="77777777" w:rsidTr="00336F00">
        <w:trPr>
          <w:jc w:val="center"/>
        </w:trPr>
        <w:tc>
          <w:tcPr>
            <w:tcW w:w="1318" w:type="dxa"/>
          </w:tcPr>
          <w:p w14:paraId="6DD7DF49" w14:textId="77777777" w:rsidR="007B7BCB" w:rsidRPr="002A4AB3" w:rsidRDefault="007B7BCB" w:rsidP="00336F00">
            <w:pPr>
              <w:pStyle w:val="TABLE-cell"/>
            </w:pPr>
            <w:r w:rsidRPr="002A4AB3">
              <w:t>Hierarchy scope</w:t>
            </w:r>
          </w:p>
        </w:tc>
        <w:tc>
          <w:tcPr>
            <w:tcW w:w="2369" w:type="dxa"/>
          </w:tcPr>
          <w:p w14:paraId="0D9DF5F9" w14:textId="77777777" w:rsidR="007B7BCB" w:rsidRPr="002A4AB3" w:rsidRDefault="007B7BCB" w:rsidP="00336F00">
            <w:pPr>
              <w:pStyle w:val="TABLE-cell"/>
            </w:pPr>
            <w:r w:rsidRPr="002A4AB3">
              <w:t xml:space="preserve">Identifies where the exchanged information fits within the role based equipment hierarchy. </w:t>
            </w:r>
          </w:p>
          <w:p w14:paraId="7FF20E12" w14:textId="77777777" w:rsidR="007B7BCB" w:rsidRPr="002A4AB3" w:rsidRDefault="007B7BCB" w:rsidP="00336F00">
            <w:pPr>
              <w:pStyle w:val="TABLE-cell"/>
            </w:pPr>
            <w:r w:rsidRPr="002A4AB3">
              <w:t xml:space="preserve">If omitted, then the capability is associated to the parent </w:t>
            </w:r>
            <w:r w:rsidRPr="002A4AB3">
              <w:rPr>
                <w:i/>
              </w:rPr>
              <w:t>operations segment capability</w:t>
            </w:r>
            <w:r w:rsidRPr="002A4AB3">
              <w:t xml:space="preserve"> hierarchy scope.</w:t>
            </w:r>
          </w:p>
          <w:p w14:paraId="0412C6B9" w14:textId="77777777" w:rsidR="007B7BCB" w:rsidRPr="002A4AB3" w:rsidRDefault="007B7BCB" w:rsidP="00336F00">
            <w:pPr>
              <w:pStyle w:val="TABLE-cell"/>
            </w:pPr>
            <w:r w:rsidRPr="002A4AB3">
              <w:t xml:space="preserve">Zero or more as required to identify the specific scope of the </w:t>
            </w:r>
            <w:r w:rsidRPr="002A4AB3">
              <w:rPr>
                <w:i/>
              </w:rPr>
              <w:t>operations segment capability</w:t>
            </w:r>
            <w:r w:rsidRPr="002A4AB3">
              <w:t>.</w:t>
            </w:r>
          </w:p>
        </w:tc>
        <w:tc>
          <w:tcPr>
            <w:tcW w:w="1459" w:type="dxa"/>
          </w:tcPr>
          <w:p w14:paraId="5F5E562F" w14:textId="77777777" w:rsidR="007B7BCB" w:rsidRPr="002A4AB3" w:rsidRDefault="007B7BCB" w:rsidP="00336F00">
            <w:pPr>
              <w:pStyle w:val="TABLE-cell"/>
            </w:pPr>
            <w:r w:rsidRPr="002A4AB3">
              <w:t>Production Line #15</w:t>
            </w:r>
          </w:p>
        </w:tc>
        <w:tc>
          <w:tcPr>
            <w:tcW w:w="1438" w:type="dxa"/>
          </w:tcPr>
          <w:p w14:paraId="411D4502" w14:textId="77777777" w:rsidR="007B7BCB" w:rsidRPr="002A4AB3" w:rsidRDefault="007B7BCB" w:rsidP="00336F00">
            <w:pPr>
              <w:pStyle w:val="TABLE-cell"/>
            </w:pPr>
            <w:r w:rsidRPr="002A4AB3">
              <w:t>CNC Machine</w:t>
            </w:r>
          </w:p>
          <w:p w14:paraId="1AED21D7" w14:textId="77777777" w:rsidR="007B7BCB" w:rsidRPr="002A4AB3" w:rsidRDefault="007B7BCB" w:rsidP="00336F00">
            <w:pPr>
              <w:pStyle w:val="TABLE-cell"/>
            </w:pPr>
            <w:r w:rsidRPr="002A4AB3">
              <w:t>Asset ID 13465</w:t>
            </w:r>
          </w:p>
        </w:tc>
        <w:tc>
          <w:tcPr>
            <w:tcW w:w="1171" w:type="dxa"/>
          </w:tcPr>
          <w:p w14:paraId="1637ECDB" w14:textId="77777777" w:rsidR="007B7BCB" w:rsidRPr="002A4AB3" w:rsidRDefault="007B7BCB" w:rsidP="00336F00">
            <w:pPr>
              <w:pStyle w:val="TABLE-cell"/>
            </w:pPr>
            <w:r w:rsidRPr="002A4AB3">
              <w:t>Test Cell 4</w:t>
            </w:r>
          </w:p>
          <w:p w14:paraId="7A86466D" w14:textId="77777777" w:rsidR="007B7BCB" w:rsidRPr="002A4AB3" w:rsidRDefault="007B7BCB" w:rsidP="00336F00">
            <w:pPr>
              <w:pStyle w:val="TABLE-cell"/>
            </w:pPr>
            <w:r w:rsidRPr="002A4AB3">
              <w:t>Receiving</w:t>
            </w:r>
          </w:p>
        </w:tc>
        <w:tc>
          <w:tcPr>
            <w:tcW w:w="1317" w:type="dxa"/>
          </w:tcPr>
          <w:p w14:paraId="0C48BEA2" w14:textId="77777777" w:rsidR="007B7BCB" w:rsidRPr="002A4AB3" w:rsidRDefault="007B7BCB" w:rsidP="00336F00">
            <w:pPr>
              <w:pStyle w:val="TABLE-cell"/>
            </w:pPr>
            <w:r w:rsidRPr="002A4AB3">
              <w:t>Warehouse B</w:t>
            </w:r>
          </w:p>
        </w:tc>
      </w:tr>
      <w:tr w:rsidR="007B7BCB" w:rsidRPr="002A4AB3" w14:paraId="50F53670" w14:textId="77777777" w:rsidTr="00336F00">
        <w:trPr>
          <w:jc w:val="center"/>
        </w:trPr>
        <w:tc>
          <w:tcPr>
            <w:tcW w:w="1318" w:type="dxa"/>
          </w:tcPr>
          <w:p w14:paraId="1182D71F" w14:textId="77777777" w:rsidR="007B7BCB" w:rsidRPr="002A4AB3" w:rsidRDefault="007B7BCB" w:rsidP="00336F00">
            <w:pPr>
              <w:pStyle w:val="TABLE-cell"/>
            </w:pPr>
            <w:r w:rsidRPr="002A4AB3">
              <w:t>Start time</w:t>
            </w:r>
          </w:p>
        </w:tc>
        <w:tc>
          <w:tcPr>
            <w:tcW w:w="2369" w:type="dxa"/>
          </w:tcPr>
          <w:p w14:paraId="63836C65" w14:textId="77777777" w:rsidR="007B7BCB" w:rsidRPr="002A4AB3" w:rsidRDefault="007B7BCB" w:rsidP="00336F00">
            <w:pPr>
              <w:pStyle w:val="TABLE-cell"/>
            </w:pPr>
            <w:r w:rsidRPr="002A4AB3">
              <w:t>The starting time of the time span defining the capability type.</w:t>
            </w:r>
          </w:p>
          <w:p w14:paraId="43E23802" w14:textId="77777777" w:rsidR="007B7BCB" w:rsidRPr="002A4AB3" w:rsidRDefault="007B7BCB" w:rsidP="00336F00">
            <w:pPr>
              <w:pStyle w:val="TABLE-cell"/>
            </w:pPr>
            <w:r w:rsidRPr="002A4AB3">
              <w:t xml:space="preserve">If omitted, then the capability is associated to the parent </w:t>
            </w:r>
            <w:r w:rsidRPr="002A4AB3">
              <w:rPr>
                <w:i/>
              </w:rPr>
              <w:t>operations segment capability</w:t>
            </w:r>
            <w:r w:rsidRPr="002A4AB3">
              <w:t xml:space="preserve"> start time.</w:t>
            </w:r>
          </w:p>
        </w:tc>
        <w:tc>
          <w:tcPr>
            <w:tcW w:w="1459" w:type="dxa"/>
          </w:tcPr>
          <w:p w14:paraId="588B6BFB" w14:textId="77777777" w:rsidR="007B7BCB" w:rsidRPr="002A4AB3" w:rsidRDefault="007B7BCB" w:rsidP="00336F00">
            <w:pPr>
              <w:pStyle w:val="TABLE-cell"/>
            </w:pPr>
            <w:r w:rsidRPr="002A4AB3">
              <w:t>1999-12-30 11:59</w:t>
            </w:r>
          </w:p>
        </w:tc>
        <w:tc>
          <w:tcPr>
            <w:tcW w:w="1438" w:type="dxa"/>
          </w:tcPr>
          <w:p w14:paraId="77BA726B" w14:textId="77777777" w:rsidR="007B7BCB" w:rsidRPr="002A4AB3" w:rsidRDefault="007B7BCB" w:rsidP="00336F00">
            <w:pPr>
              <w:pStyle w:val="TABLE-cell"/>
            </w:pPr>
            <w:r w:rsidRPr="002A4AB3">
              <w:t>10-28-2006 2:00 UTC</w:t>
            </w:r>
          </w:p>
        </w:tc>
        <w:tc>
          <w:tcPr>
            <w:tcW w:w="1171" w:type="dxa"/>
          </w:tcPr>
          <w:p w14:paraId="46C464D6" w14:textId="77777777" w:rsidR="007B7BCB" w:rsidRPr="002A4AB3" w:rsidRDefault="007B7BCB" w:rsidP="00336F00">
            <w:pPr>
              <w:pStyle w:val="TABLE-cell"/>
            </w:pPr>
            <w:r w:rsidRPr="002A4AB3">
              <w:t>10-28-2006 00:00 UTC</w:t>
            </w:r>
          </w:p>
        </w:tc>
        <w:tc>
          <w:tcPr>
            <w:tcW w:w="1317" w:type="dxa"/>
          </w:tcPr>
          <w:p w14:paraId="775D4A38" w14:textId="77777777" w:rsidR="007B7BCB" w:rsidRPr="002A4AB3" w:rsidRDefault="007B7BCB" w:rsidP="00336F00">
            <w:pPr>
              <w:pStyle w:val="TABLE-cell"/>
            </w:pPr>
            <w:r w:rsidRPr="002A4AB3">
              <w:t>10-28-2006 00:00 UTC</w:t>
            </w:r>
          </w:p>
        </w:tc>
      </w:tr>
      <w:tr w:rsidR="007B7BCB" w:rsidRPr="002A4AB3" w14:paraId="507943F0" w14:textId="77777777" w:rsidTr="00336F00">
        <w:trPr>
          <w:jc w:val="center"/>
        </w:trPr>
        <w:tc>
          <w:tcPr>
            <w:tcW w:w="1318" w:type="dxa"/>
          </w:tcPr>
          <w:p w14:paraId="6A363656" w14:textId="77777777" w:rsidR="007B7BCB" w:rsidRPr="002A4AB3" w:rsidRDefault="007B7BCB" w:rsidP="00336F00">
            <w:pPr>
              <w:pStyle w:val="TABLE-cell"/>
            </w:pPr>
            <w:r w:rsidRPr="002A4AB3">
              <w:t>End time</w:t>
            </w:r>
          </w:p>
        </w:tc>
        <w:tc>
          <w:tcPr>
            <w:tcW w:w="2369" w:type="dxa"/>
          </w:tcPr>
          <w:p w14:paraId="3CCF5E4E" w14:textId="77777777" w:rsidR="007B7BCB" w:rsidRPr="002A4AB3" w:rsidRDefault="007B7BCB" w:rsidP="00336F00">
            <w:pPr>
              <w:pStyle w:val="TABLE-cell"/>
            </w:pPr>
            <w:r w:rsidRPr="002A4AB3">
              <w:t>The ending time of the time span defining the capability type.</w:t>
            </w:r>
          </w:p>
          <w:p w14:paraId="7A61A0BD" w14:textId="77777777" w:rsidR="007B7BCB" w:rsidRPr="002A4AB3" w:rsidRDefault="007B7BCB" w:rsidP="00336F00">
            <w:pPr>
              <w:pStyle w:val="TABLE-cell"/>
            </w:pPr>
            <w:r w:rsidRPr="002A4AB3">
              <w:t xml:space="preserve">If omitted, then the capability is associated to the parent </w:t>
            </w:r>
            <w:r w:rsidRPr="002A4AB3">
              <w:rPr>
                <w:i/>
              </w:rPr>
              <w:t>operations segment capability</w:t>
            </w:r>
            <w:r w:rsidRPr="002A4AB3">
              <w:t xml:space="preserve"> end time.</w:t>
            </w:r>
          </w:p>
        </w:tc>
        <w:tc>
          <w:tcPr>
            <w:tcW w:w="1459" w:type="dxa"/>
          </w:tcPr>
          <w:p w14:paraId="0E605AAA" w14:textId="77777777" w:rsidR="007B7BCB" w:rsidRPr="002A4AB3" w:rsidRDefault="007B7BCB" w:rsidP="00336F00">
            <w:pPr>
              <w:pStyle w:val="TABLE-cell"/>
            </w:pPr>
            <w:r w:rsidRPr="002A4AB3">
              <w:t>2000-01-01 12:00</w:t>
            </w:r>
          </w:p>
        </w:tc>
        <w:tc>
          <w:tcPr>
            <w:tcW w:w="1438" w:type="dxa"/>
          </w:tcPr>
          <w:p w14:paraId="2182E3BB" w14:textId="77777777" w:rsidR="007B7BCB" w:rsidRPr="002A4AB3" w:rsidRDefault="007B7BCB" w:rsidP="00336F00">
            <w:pPr>
              <w:pStyle w:val="TABLE-cell"/>
            </w:pPr>
            <w:r w:rsidRPr="002A4AB3">
              <w:t>10-28-2006 2:15 UTC</w:t>
            </w:r>
          </w:p>
        </w:tc>
        <w:tc>
          <w:tcPr>
            <w:tcW w:w="1171" w:type="dxa"/>
          </w:tcPr>
          <w:p w14:paraId="35674AB6" w14:textId="77777777" w:rsidR="007B7BCB" w:rsidRPr="002A4AB3" w:rsidRDefault="007B7BCB" w:rsidP="00336F00">
            <w:pPr>
              <w:pStyle w:val="TABLE-cell"/>
            </w:pPr>
            <w:r w:rsidRPr="002A4AB3">
              <w:t>10-28-2006 8:00 UTC</w:t>
            </w:r>
          </w:p>
        </w:tc>
        <w:tc>
          <w:tcPr>
            <w:tcW w:w="1317" w:type="dxa"/>
          </w:tcPr>
          <w:p w14:paraId="56A9F06C" w14:textId="77777777" w:rsidR="007B7BCB" w:rsidRPr="002A4AB3" w:rsidRDefault="007B7BCB" w:rsidP="00336F00">
            <w:pPr>
              <w:pStyle w:val="TABLE-cell"/>
            </w:pPr>
            <w:r w:rsidRPr="002A4AB3">
              <w:t>10-29-2006 00:00 UTC</w:t>
            </w:r>
          </w:p>
        </w:tc>
      </w:tr>
    </w:tbl>
    <w:p w14:paraId="57302CD2" w14:textId="77777777" w:rsidR="007B7BCB" w:rsidRPr="002A4AB3" w:rsidRDefault="007B7BCB" w:rsidP="005C5F48">
      <w:pPr>
        <w:pStyle w:val="PARAGRAPH"/>
      </w:pPr>
      <w:r w:rsidRPr="002A4AB3">
        <w:rPr>
          <w:i/>
        </w:rPr>
        <w:t>Operations segment capabilities</w:t>
      </w:r>
      <w:r w:rsidRPr="002A4AB3">
        <w:t xml:space="preserve"> should be used carefully because of possible double counts of resources.</w:t>
      </w:r>
    </w:p>
    <w:p w14:paraId="483846F1" w14:textId="4A7F8496" w:rsidR="007B7BCB" w:rsidRPr="007B7BCB" w:rsidRDefault="007B7BCB" w:rsidP="005C5F48">
      <w:pPr>
        <w:pStyle w:val="EXAMPLE0"/>
        <w:rPr>
          <w:lang w:val="en-US"/>
        </w:rPr>
      </w:pPr>
      <w:r w:rsidRPr="002A4AB3">
        <w:t>EXAMPLE</w:t>
      </w:r>
      <w:r w:rsidRPr="002A4AB3">
        <w:tab/>
        <w:t xml:space="preserve">A resource can be shown as available in multiple </w:t>
      </w:r>
      <w:r w:rsidRPr="002A4AB3">
        <w:rPr>
          <w:i/>
        </w:rPr>
        <w:t>operations segments</w:t>
      </w:r>
      <w:r w:rsidRPr="002A4AB3">
        <w:t xml:space="preserve">, but in actual fact can be available for use in only a single </w:t>
      </w:r>
      <w:r w:rsidRPr="002A4AB3">
        <w:rPr>
          <w:i/>
        </w:rPr>
        <w:t>operations segment</w:t>
      </w:r>
      <w:r>
        <w:rPr>
          <w:i/>
        </w:rPr>
        <w:t>.</w:t>
      </w:r>
    </w:p>
    <w:p w14:paraId="691AB7F0" w14:textId="4CE91990" w:rsidR="00CB7EC0" w:rsidRPr="001C220C" w:rsidRDefault="006C7335" w:rsidP="00BF69FC">
      <w:pPr>
        <w:pStyle w:val="Heading1"/>
        <w:rPr>
          <w:lang w:val="en-US"/>
        </w:rPr>
      </w:pPr>
      <w:bookmarkStart w:id="20286" w:name="_Toc478492235"/>
      <w:r w:rsidRPr="001C220C">
        <w:rPr>
          <w:lang w:val="en-US"/>
        </w:rPr>
        <w:t>Object model inter-relationships</w:t>
      </w:r>
      <w:bookmarkEnd w:id="20267"/>
      <w:bookmarkEnd w:id="20268"/>
      <w:bookmarkEnd w:id="20286"/>
    </w:p>
    <w:p w14:paraId="410F5372" w14:textId="5BE95EE4" w:rsidR="00CB7EC0" w:rsidRPr="001C220C" w:rsidRDefault="00B638E1" w:rsidP="000D5E27">
      <w:pPr>
        <w:pStyle w:val="PARAGRAPH"/>
        <w:rPr>
          <w:lang w:val="en-US"/>
        </w:rPr>
      </w:pPr>
      <w:r w:rsidRPr="001C220C">
        <w:rPr>
          <w:lang w:val="en-US"/>
        </w:rPr>
        <w:fldChar w:fldCharType="begin"/>
      </w:r>
      <w:r w:rsidRPr="001C220C">
        <w:rPr>
          <w:lang w:val="en-US"/>
        </w:rPr>
        <w:instrText xml:space="preserve"> REF _Ref162336820 </w:instrText>
      </w:r>
      <w:r w:rsidRPr="001C220C">
        <w:rPr>
          <w:lang w:val="en-US"/>
        </w:rPr>
        <w:fldChar w:fldCharType="separate"/>
      </w:r>
      <w:r w:rsidR="00530334" w:rsidRPr="001C220C">
        <w:rPr>
          <w:lang w:val="en-US"/>
        </w:rPr>
        <w:t xml:space="preserve">Figure </w:t>
      </w:r>
      <w:r w:rsidR="00530334">
        <w:rPr>
          <w:noProof/>
          <w:lang w:val="en-US"/>
        </w:rPr>
        <w:t>22</w:t>
      </w:r>
      <w:r w:rsidRPr="001C220C">
        <w:rPr>
          <w:lang w:val="en-US"/>
        </w:rPr>
        <w:fldChar w:fldCharType="end"/>
      </w:r>
      <w:r w:rsidRPr="001C220C">
        <w:rPr>
          <w:lang w:val="en-US"/>
        </w:rPr>
        <w:t xml:space="preserve"> </w:t>
      </w:r>
      <w:r w:rsidR="00CB7EC0" w:rsidRPr="001C220C">
        <w:rPr>
          <w:lang w:val="en-US"/>
        </w:rPr>
        <w:t>provides an informative illustration of how the object models inter-relate</w:t>
      </w:r>
      <w:r w:rsidR="008558A5">
        <w:rPr>
          <w:lang w:val="en-US"/>
        </w:rPr>
        <w:t xml:space="preserve">. </w:t>
      </w:r>
      <w:r w:rsidR="00CB7EC0" w:rsidRPr="001C220C">
        <w:rPr>
          <w:lang w:val="en-US"/>
        </w:rPr>
        <w:t xml:space="preserve">The </w:t>
      </w:r>
      <w:r w:rsidR="006C7335" w:rsidRPr="001C220C">
        <w:rPr>
          <w:lang w:val="en-US"/>
        </w:rPr>
        <w:t>operations</w:t>
      </w:r>
      <w:r w:rsidR="00CB7EC0" w:rsidRPr="001C220C">
        <w:rPr>
          <w:lang w:val="en-US"/>
        </w:rPr>
        <w:t xml:space="preserve"> information presents what was made and what was used</w:t>
      </w:r>
      <w:r w:rsidR="008558A5">
        <w:rPr>
          <w:lang w:val="en-US"/>
        </w:rPr>
        <w:t xml:space="preserve">. </w:t>
      </w:r>
      <w:r w:rsidR="00CB7EC0" w:rsidRPr="001C220C">
        <w:rPr>
          <w:lang w:val="en-US"/>
        </w:rPr>
        <w:t xml:space="preserve">Its elements correspond to information in </w:t>
      </w:r>
      <w:r w:rsidR="006C7335" w:rsidRPr="003F1189">
        <w:rPr>
          <w:i/>
          <w:lang w:val="en-US"/>
        </w:rPr>
        <w:t>operations</w:t>
      </w:r>
      <w:r w:rsidR="00CB7EC0" w:rsidRPr="003F1189">
        <w:rPr>
          <w:i/>
          <w:lang w:val="en-US"/>
        </w:rPr>
        <w:t xml:space="preserve"> schedu</w:t>
      </w:r>
      <w:r w:rsidR="00A40860" w:rsidRPr="003F1189">
        <w:rPr>
          <w:i/>
          <w:lang w:val="en-US"/>
        </w:rPr>
        <w:t>le</w:t>
      </w:r>
      <w:r w:rsidR="00CB7EC0" w:rsidRPr="001C220C">
        <w:rPr>
          <w:lang w:val="en-US"/>
        </w:rPr>
        <w:t xml:space="preserve"> that listed what to make and what to use</w:t>
      </w:r>
      <w:r w:rsidR="008558A5">
        <w:rPr>
          <w:lang w:val="en-US"/>
        </w:rPr>
        <w:t xml:space="preserve">. </w:t>
      </w:r>
      <w:r w:rsidR="00CB7EC0" w:rsidRPr="001C220C">
        <w:rPr>
          <w:lang w:val="en-US"/>
        </w:rPr>
        <w:t xml:space="preserve">The </w:t>
      </w:r>
      <w:r w:rsidR="006C7335" w:rsidRPr="003F1189">
        <w:rPr>
          <w:i/>
          <w:lang w:val="en-US"/>
        </w:rPr>
        <w:t>operations</w:t>
      </w:r>
      <w:r w:rsidR="00CB7EC0" w:rsidRPr="003F1189">
        <w:rPr>
          <w:i/>
          <w:lang w:val="en-US"/>
        </w:rPr>
        <w:t xml:space="preserve"> schedul</w:t>
      </w:r>
      <w:r w:rsidR="00A40860" w:rsidRPr="003F1189">
        <w:rPr>
          <w:i/>
          <w:lang w:val="en-US"/>
        </w:rPr>
        <w:t>e</w:t>
      </w:r>
      <w:r w:rsidR="00CB7EC0" w:rsidRPr="001C220C">
        <w:rPr>
          <w:lang w:val="en-US"/>
        </w:rPr>
        <w:t xml:space="preserve"> elements correspond to information in the </w:t>
      </w:r>
      <w:r w:rsidR="006C7335" w:rsidRPr="003F1189">
        <w:rPr>
          <w:i/>
          <w:lang w:val="en-US"/>
        </w:rPr>
        <w:t>operations definition</w:t>
      </w:r>
      <w:r w:rsidR="00CB7EC0" w:rsidRPr="001C220C">
        <w:rPr>
          <w:lang w:val="en-US"/>
        </w:rPr>
        <w:t xml:space="preserve">. The </w:t>
      </w:r>
      <w:r w:rsidR="006A5B9A" w:rsidRPr="009A00A0">
        <w:rPr>
          <w:i/>
          <w:lang w:val="en-US"/>
        </w:rPr>
        <w:t>operations definition</w:t>
      </w:r>
      <w:r w:rsidR="00CB7EC0" w:rsidRPr="001C220C">
        <w:rPr>
          <w:lang w:val="en-US"/>
        </w:rPr>
        <w:t xml:space="preserve"> elements correspond to information in the </w:t>
      </w:r>
      <w:r w:rsidR="00BF69FC" w:rsidRPr="003F1189">
        <w:rPr>
          <w:i/>
          <w:lang w:val="en-US"/>
        </w:rPr>
        <w:t>process segment</w:t>
      </w:r>
      <w:r w:rsidR="00CB7EC0" w:rsidRPr="001C220C">
        <w:rPr>
          <w:lang w:val="en-US"/>
        </w:rPr>
        <w:t xml:space="preserve"> descriptions that present what can be </w:t>
      </w:r>
      <w:r w:rsidR="0015567C">
        <w:rPr>
          <w:lang w:val="en-US"/>
        </w:rPr>
        <w:t>performed</w:t>
      </w:r>
      <w:r w:rsidR="0015567C" w:rsidRPr="001C220C">
        <w:rPr>
          <w:lang w:val="en-US"/>
        </w:rPr>
        <w:t xml:space="preserve"> </w:t>
      </w:r>
      <w:r w:rsidR="00CB7EC0" w:rsidRPr="001C220C">
        <w:rPr>
          <w:lang w:val="en-US"/>
        </w:rPr>
        <w:t>with the resources</w:t>
      </w:r>
      <w:r w:rsidR="008558A5">
        <w:rPr>
          <w:lang w:val="en-US"/>
        </w:rPr>
        <w:t xml:space="preserve">. </w:t>
      </w:r>
      <w:r w:rsidR="006C7335" w:rsidRPr="001C220C">
        <w:rPr>
          <w:lang w:val="en-US"/>
        </w:rPr>
        <w:t xml:space="preserve">The </w:t>
      </w:r>
      <w:r w:rsidR="006C7335" w:rsidRPr="003F1189">
        <w:rPr>
          <w:i/>
          <w:lang w:val="en-US"/>
        </w:rPr>
        <w:t>operations capability</w:t>
      </w:r>
      <w:r w:rsidR="006C7335" w:rsidRPr="001C220C">
        <w:rPr>
          <w:lang w:val="en-US"/>
        </w:rPr>
        <w:t xml:space="preserve"> contains what capacities exist for specified resources and for specific </w:t>
      </w:r>
      <w:r w:rsidR="006C7335" w:rsidRPr="003F1189">
        <w:rPr>
          <w:i/>
          <w:lang w:val="en-US"/>
        </w:rPr>
        <w:t>process segments</w:t>
      </w:r>
      <w:r w:rsidR="006C7335" w:rsidRPr="001C220C">
        <w:rPr>
          <w:lang w:val="en-US"/>
        </w:rPr>
        <w:t xml:space="preserve"> for specific periods of time. </w:t>
      </w:r>
    </w:p>
    <w:p w14:paraId="04010D6A" w14:textId="6D346C44" w:rsidR="00CB7EC0" w:rsidRPr="001C220C" w:rsidDel="00CC597E" w:rsidRDefault="00CB7EC0" w:rsidP="000D5E27">
      <w:pPr>
        <w:pStyle w:val="PARAGRAPH"/>
        <w:rPr>
          <w:del w:id="20287" w:author="Charles Gifford" w:date="2017-03-23T13:11:00Z"/>
          <w:lang w:val="en-US"/>
        </w:rPr>
      </w:pPr>
      <w:r w:rsidRPr="001C220C">
        <w:rPr>
          <w:lang w:val="en-US"/>
        </w:rPr>
        <w:t xml:space="preserve">The slanted rectangles in </w:t>
      </w:r>
      <w:r w:rsidR="00FC0C83">
        <w:rPr>
          <w:lang w:val="en-US"/>
        </w:rPr>
        <w:fldChar w:fldCharType="begin"/>
      </w:r>
      <w:r w:rsidR="00FC0C83">
        <w:rPr>
          <w:lang w:val="en-US"/>
        </w:rPr>
        <w:instrText xml:space="preserve"> REF _Ref477988147 \h </w:instrText>
      </w:r>
      <w:r w:rsidR="00FC0C83">
        <w:rPr>
          <w:lang w:val="en-US"/>
        </w:rPr>
      </w:r>
      <w:r w:rsidR="00FC0C83">
        <w:rPr>
          <w:lang w:val="en-US"/>
        </w:rPr>
        <w:fldChar w:fldCharType="separate"/>
      </w:r>
      <w:r w:rsidR="00FC0C83">
        <w:t xml:space="preserve">Figure </w:t>
      </w:r>
      <w:r w:rsidR="00FC0C83">
        <w:rPr>
          <w:noProof/>
        </w:rPr>
        <w:t>26</w:t>
      </w:r>
      <w:r w:rsidR="00FC0C83">
        <w:rPr>
          <w:lang w:val="en-US"/>
        </w:rPr>
        <w:fldChar w:fldCharType="end"/>
      </w:r>
      <w:r w:rsidR="00FC0C83">
        <w:rPr>
          <w:lang w:val="en-US"/>
        </w:rPr>
        <w:t xml:space="preserve"> </w:t>
      </w:r>
      <w:r w:rsidRPr="001C220C">
        <w:rPr>
          <w:lang w:val="en-US"/>
        </w:rPr>
        <w:t>represent any of the resources (</w:t>
      </w:r>
      <w:r w:rsidRPr="003F1189">
        <w:rPr>
          <w:i/>
          <w:lang w:val="en-US"/>
        </w:rPr>
        <w:t xml:space="preserve">personnel, equipment, </w:t>
      </w:r>
      <w:r w:rsidR="00AA21D3" w:rsidRPr="003F1189">
        <w:rPr>
          <w:i/>
          <w:lang w:val="en-US"/>
        </w:rPr>
        <w:t xml:space="preserve">physical </w:t>
      </w:r>
      <w:r w:rsidR="00C17398" w:rsidRPr="003F1189">
        <w:rPr>
          <w:i/>
          <w:lang w:val="en-US"/>
        </w:rPr>
        <w:t>assets</w:t>
      </w:r>
      <w:r w:rsidR="00AA21D3">
        <w:rPr>
          <w:lang w:val="en-US"/>
        </w:rPr>
        <w:t xml:space="preserve">, </w:t>
      </w:r>
      <w:r w:rsidRPr="001C220C">
        <w:rPr>
          <w:lang w:val="en-US"/>
        </w:rPr>
        <w:t xml:space="preserve">or </w:t>
      </w:r>
      <w:r w:rsidRPr="003F1189">
        <w:rPr>
          <w:i/>
          <w:lang w:val="en-US"/>
        </w:rPr>
        <w:t>material</w:t>
      </w:r>
      <w:r w:rsidRPr="001C220C">
        <w:rPr>
          <w:lang w:val="en-US"/>
        </w:rPr>
        <w:t xml:space="preserve">) </w:t>
      </w:r>
      <w:r w:rsidR="003C2388">
        <w:rPr>
          <w:lang w:val="en-US"/>
        </w:rPr>
        <w:t xml:space="preserve">and </w:t>
      </w:r>
      <w:r w:rsidRPr="001C220C">
        <w:rPr>
          <w:lang w:val="en-US"/>
        </w:rPr>
        <w:t>properties of the resources</w:t>
      </w:r>
      <w:r w:rsidR="008558A5">
        <w:rPr>
          <w:lang w:val="en-US"/>
        </w:rPr>
        <w:t xml:space="preserve">. </w:t>
      </w:r>
    </w:p>
    <w:p w14:paraId="376C5C8C" w14:textId="5F896862" w:rsidR="00CB7EC0" w:rsidRPr="001C220C" w:rsidRDefault="00D81887" w:rsidP="00936BA9">
      <w:pPr>
        <w:pStyle w:val="FIGURE"/>
        <w:rPr>
          <w:lang w:val="en-US"/>
        </w:rPr>
      </w:pPr>
      <w:del w:id="20288" w:author="Charles Gifford" w:date="2017-03-21T01:16:00Z">
        <w:r w:rsidRPr="004E136B" w:rsidDel="005E2E85">
          <w:rPr>
            <w:noProof/>
            <w:lang w:val="en-US" w:eastAsia="en-US"/>
          </w:rPr>
          <w:drawing>
            <wp:inline distT="0" distB="0" distL="0" distR="0" wp14:anchorId="206B4174" wp14:editId="35765257">
              <wp:extent cx="5757545" cy="36747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57545" cy="3674745"/>
                      </a:xfrm>
                      <a:prstGeom prst="rect">
                        <a:avLst/>
                      </a:prstGeom>
                      <a:noFill/>
                      <a:ln>
                        <a:noFill/>
                      </a:ln>
                    </pic:spPr>
                  </pic:pic>
                </a:graphicData>
              </a:graphic>
            </wp:inline>
          </w:drawing>
        </w:r>
      </w:del>
    </w:p>
    <w:p w14:paraId="5E9AB356" w14:textId="669193B4" w:rsidR="005E2E85" w:rsidRDefault="00FC0C83" w:rsidP="00936BA9">
      <w:pPr>
        <w:pStyle w:val="FIGURE"/>
        <w:rPr>
          <w:lang w:val="en-US"/>
        </w:rPr>
      </w:pPr>
      <w:bookmarkStart w:id="20289" w:name="_Ref162336820"/>
      <w:bookmarkStart w:id="20290" w:name="_Toc237687665"/>
      <w:bookmarkStart w:id="20291" w:name="_Toc306620208"/>
      <w:bookmarkStart w:id="20292" w:name="_Toc320178073"/>
      <w:r>
        <w:rPr>
          <w:noProof/>
          <w:lang w:val="en-US" w:eastAsia="en-US"/>
        </w:rPr>
        <w:drawing>
          <wp:inline distT="0" distB="0" distL="0" distR="0" wp14:anchorId="3A7B5253" wp14:editId="05017A4B">
            <wp:extent cx="5850727" cy="3873500"/>
            <wp:effectExtent l="0" t="0" r="0" b="0"/>
            <wp:docPr id="615" name="Picture 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851717" cy="3874155"/>
                    </a:xfrm>
                    <a:prstGeom prst="rect">
                      <a:avLst/>
                    </a:prstGeom>
                    <a:noFill/>
                  </pic:spPr>
                </pic:pic>
              </a:graphicData>
            </a:graphic>
          </wp:inline>
        </w:drawing>
      </w:r>
    </w:p>
    <w:p w14:paraId="532733CF" w14:textId="67E9CD42" w:rsidR="00CB7EC0" w:rsidRPr="001C220C" w:rsidRDefault="00FC0C83" w:rsidP="00F20360">
      <w:pPr>
        <w:pStyle w:val="FIGURE-title"/>
        <w:rPr>
          <w:lang w:val="en-US"/>
        </w:rPr>
      </w:pPr>
      <w:bookmarkStart w:id="20293" w:name="_Ref477988147"/>
      <w:bookmarkStart w:id="20294" w:name="_Toc478492575"/>
      <w:bookmarkEnd w:id="20289"/>
      <w:r>
        <w:t xml:space="preserve">Figure </w:t>
      </w:r>
      <w:r>
        <w:fldChar w:fldCharType="begin"/>
      </w:r>
      <w:r>
        <w:instrText xml:space="preserve"> SEQ Figure \* ARABIC </w:instrText>
      </w:r>
      <w:r>
        <w:fldChar w:fldCharType="separate"/>
      </w:r>
      <w:r>
        <w:rPr>
          <w:noProof/>
        </w:rPr>
        <w:t>26</w:t>
      </w:r>
      <w:r>
        <w:fldChar w:fldCharType="end"/>
      </w:r>
      <w:bookmarkEnd w:id="20293"/>
      <w:r>
        <w:rPr>
          <w:lang w:val="en-US"/>
        </w:rPr>
        <w:t xml:space="preserve"> </w:t>
      </w:r>
      <w:r w:rsidR="000D5E27">
        <w:rPr>
          <w:lang w:val="en-US"/>
        </w:rPr>
        <w:t>–</w:t>
      </w:r>
      <w:r w:rsidR="00CB7EC0" w:rsidRPr="001C220C">
        <w:rPr>
          <w:lang w:val="en-US"/>
        </w:rPr>
        <w:t xml:space="preserve"> Object model inter-relationships</w:t>
      </w:r>
      <w:bookmarkEnd w:id="20290"/>
      <w:bookmarkEnd w:id="20291"/>
      <w:bookmarkEnd w:id="20292"/>
      <w:bookmarkEnd w:id="20294"/>
    </w:p>
    <w:p w14:paraId="21FB7AF2" w14:textId="7516EA7A" w:rsidR="001D4CB7" w:rsidRPr="001D4CB7" w:rsidRDefault="000D5E27" w:rsidP="001D4CB7">
      <w:pPr>
        <w:pStyle w:val="NOTE0"/>
        <w:rPr>
          <w:lang w:val="en-US"/>
        </w:rPr>
      </w:pPr>
      <w:r>
        <w:rPr>
          <w:lang w:val="en-US"/>
        </w:rPr>
        <w:t>NOTE</w:t>
      </w:r>
      <w:r>
        <w:rPr>
          <w:lang w:val="en-US"/>
        </w:rPr>
        <w:t> </w:t>
      </w:r>
      <w:r w:rsidR="001D4CB7" w:rsidRPr="001D4CB7">
        <w:rPr>
          <w:lang w:val="en-US"/>
        </w:rPr>
        <w:t xml:space="preserve">Both resource capability properties and </w:t>
      </w:r>
      <w:r w:rsidR="001D4CB7" w:rsidRPr="003F1189">
        <w:rPr>
          <w:i/>
          <w:lang w:val="en-US"/>
        </w:rPr>
        <w:t>operation segment</w:t>
      </w:r>
      <w:r w:rsidR="001D4CB7" w:rsidRPr="001D4CB7">
        <w:rPr>
          <w:lang w:val="en-US"/>
        </w:rPr>
        <w:t xml:space="preserve">’s </w:t>
      </w:r>
      <w:r w:rsidR="001D4CB7" w:rsidRPr="003F1189">
        <w:rPr>
          <w:i/>
          <w:lang w:val="en-US"/>
        </w:rPr>
        <w:t>operations specifications</w:t>
      </w:r>
      <w:r w:rsidR="00A40860">
        <w:rPr>
          <w:i/>
          <w:lang w:val="en-US"/>
        </w:rPr>
        <w:t xml:space="preserve"> </w:t>
      </w:r>
      <w:r w:rsidR="001D4CB7" w:rsidRPr="003F1189">
        <w:rPr>
          <w:i/>
          <w:lang w:val="en-US"/>
        </w:rPr>
        <w:t>/properties</w:t>
      </w:r>
      <w:r w:rsidR="001D4CB7" w:rsidRPr="001D4CB7">
        <w:rPr>
          <w:lang w:val="en-US"/>
        </w:rPr>
        <w:t xml:space="preserve"> map their properties to the </w:t>
      </w:r>
      <w:r w:rsidR="001D4CB7" w:rsidRPr="003F1189">
        <w:rPr>
          <w:i/>
          <w:lang w:val="en-US"/>
        </w:rPr>
        <w:t>process segment</w:t>
      </w:r>
      <w:r w:rsidR="001D4CB7" w:rsidRPr="001D4CB7">
        <w:rPr>
          <w:lang w:val="en-US"/>
        </w:rPr>
        <w:t xml:space="preserve">’s resource specification </w:t>
      </w:r>
      <w:r w:rsidR="00A40860">
        <w:rPr>
          <w:lang w:val="en-US"/>
        </w:rPr>
        <w:t>/</w:t>
      </w:r>
      <w:r w:rsidR="001D4CB7" w:rsidRPr="001D4CB7">
        <w:rPr>
          <w:lang w:val="en-US"/>
        </w:rPr>
        <w:t>properties</w:t>
      </w:r>
      <w:r w:rsidR="008558A5">
        <w:rPr>
          <w:lang w:val="en-US"/>
        </w:rPr>
        <w:t xml:space="preserve">. </w:t>
      </w:r>
      <w:r w:rsidR="001D4CB7" w:rsidRPr="001D4CB7">
        <w:rPr>
          <w:lang w:val="en-US"/>
        </w:rPr>
        <w:t xml:space="preserve">They </w:t>
      </w:r>
      <w:r w:rsidR="00DE2E9A">
        <w:rPr>
          <w:lang w:val="en-US"/>
        </w:rPr>
        <w:t xml:space="preserve">can </w:t>
      </w:r>
      <w:r w:rsidR="001D4CB7">
        <w:rPr>
          <w:lang w:val="en-US"/>
        </w:rPr>
        <w:t>be</w:t>
      </w:r>
      <w:r w:rsidR="001D4CB7" w:rsidRPr="001D4CB7">
        <w:rPr>
          <w:lang w:val="en-US"/>
        </w:rPr>
        <w:t xml:space="preserve"> subsets of the </w:t>
      </w:r>
      <w:r w:rsidR="001D4CB7" w:rsidRPr="003F1189">
        <w:rPr>
          <w:i/>
          <w:lang w:val="en-US"/>
        </w:rPr>
        <w:t>process segment</w:t>
      </w:r>
      <w:r w:rsidR="001D4CB7" w:rsidRPr="001D4CB7">
        <w:rPr>
          <w:lang w:val="en-US"/>
        </w:rPr>
        <w:t xml:space="preserve">’s resource specification /properties where capability properties are used to evaluate availability and </w:t>
      </w:r>
      <w:del w:id="20295" w:author="Charles Gifford" w:date="2017-03-15T13:14:00Z">
        <w:r w:rsidR="001D4CB7" w:rsidRPr="003F1189" w:rsidDel="00926F7C">
          <w:rPr>
            <w:i/>
            <w:lang w:val="en-US"/>
          </w:rPr>
          <w:delText xml:space="preserve">product </w:delText>
        </w:r>
      </w:del>
      <w:ins w:id="20296" w:author="Charles Gifford" w:date="2017-03-15T13:14:00Z">
        <w:r w:rsidR="00926F7C">
          <w:rPr>
            <w:i/>
            <w:lang w:val="en-US"/>
          </w:rPr>
          <w:t xml:space="preserve">operations </w:t>
        </w:r>
      </w:ins>
      <w:r w:rsidR="001D4CB7" w:rsidRPr="003F1189">
        <w:rPr>
          <w:i/>
          <w:lang w:val="en-US"/>
        </w:rPr>
        <w:t>segment properties</w:t>
      </w:r>
      <w:r w:rsidR="001D4CB7" w:rsidRPr="001D4CB7">
        <w:rPr>
          <w:lang w:val="en-US"/>
        </w:rPr>
        <w:t xml:space="preserve"> </w:t>
      </w:r>
      <w:r w:rsidR="00DE2E9A">
        <w:rPr>
          <w:lang w:val="en-US"/>
        </w:rPr>
        <w:t xml:space="preserve">can </w:t>
      </w:r>
      <w:r w:rsidR="001D4CB7">
        <w:rPr>
          <w:lang w:val="en-US"/>
        </w:rPr>
        <w:t>be</w:t>
      </w:r>
      <w:r w:rsidR="001D4CB7" w:rsidRPr="001D4CB7">
        <w:rPr>
          <w:lang w:val="en-US"/>
        </w:rPr>
        <w:t xml:space="preserve"> used to determine requirement specifics for scheduling.</w:t>
      </w:r>
    </w:p>
    <w:p w14:paraId="2634BD11" w14:textId="77777777" w:rsidR="006B183F" w:rsidRDefault="000D5E27" w:rsidP="006B183F">
      <w:pPr>
        <w:pStyle w:val="PARAGRAPH"/>
        <w:rPr>
          <w:lang w:val="en-US"/>
        </w:rPr>
      </w:pPr>
      <w:r>
        <w:rPr>
          <w:lang w:val="en-US"/>
        </w:rPr>
        <w:fldChar w:fldCharType="begin"/>
      </w:r>
      <w:r>
        <w:rPr>
          <w:lang w:val="en-US"/>
        </w:rPr>
        <w:instrText xml:space="preserve"> REF _Ref176154283 \h </w:instrText>
      </w:r>
      <w:r>
        <w:rPr>
          <w:lang w:val="en-US"/>
        </w:rPr>
      </w:r>
      <w:r>
        <w:rPr>
          <w:lang w:val="en-US"/>
        </w:rPr>
        <w:fldChar w:fldCharType="separate"/>
      </w:r>
      <w:r w:rsidR="006B183F" w:rsidRPr="001C220C">
        <w:rPr>
          <w:lang w:val="en-US"/>
        </w:rPr>
        <w:t xml:space="preserve">Table </w:t>
      </w:r>
      <w:r w:rsidR="006B183F">
        <w:rPr>
          <w:noProof/>
          <w:lang w:val="en-US"/>
        </w:rPr>
        <w:t>239</w:t>
      </w:r>
      <w:r>
        <w:rPr>
          <w:lang w:val="en-US"/>
        </w:rPr>
        <w:fldChar w:fldCharType="end"/>
      </w:r>
      <w:r w:rsidR="009A0FC3" w:rsidRPr="001C220C">
        <w:rPr>
          <w:lang w:val="en-US"/>
        </w:rPr>
        <w:t xml:space="preserve"> provides a cross-reference between the elements of the information flows in the data flow model and the corresponding clause describing the object model. </w:t>
      </w:r>
      <w:bookmarkStart w:id="20297" w:name="_Hlt437947010"/>
      <w:bookmarkStart w:id="20298" w:name="_Ref449178420"/>
      <w:bookmarkStart w:id="20299" w:name="_Ref176154283"/>
      <w:bookmarkStart w:id="20300" w:name="_Toc12247147"/>
      <w:bookmarkStart w:id="20301" w:name="_Toc15810622"/>
      <w:bookmarkStart w:id="20302" w:name="_Toc266864212"/>
      <w:bookmarkStart w:id="20303" w:name="_Toc306621100"/>
      <w:bookmarkStart w:id="20304" w:name="_Toc320178496"/>
      <w:bookmarkEnd w:id="20297"/>
    </w:p>
    <w:p w14:paraId="20C07439" w14:textId="36529AA1" w:rsidR="009A0FC3" w:rsidRPr="001C220C" w:rsidRDefault="009A0FC3" w:rsidP="006B183F">
      <w:pPr>
        <w:pStyle w:val="TABLE-title"/>
        <w:rPr>
          <w:lang w:val="en-US"/>
        </w:rPr>
      </w:pPr>
      <w:bookmarkStart w:id="20305" w:name="_Toc478492539"/>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6B183F">
        <w:rPr>
          <w:noProof/>
          <w:lang w:val="en-US"/>
        </w:rPr>
        <w:t>239</w:t>
      </w:r>
      <w:r w:rsidR="00FD29D6">
        <w:rPr>
          <w:lang w:val="en-US"/>
        </w:rPr>
        <w:fldChar w:fldCharType="end"/>
      </w:r>
      <w:bookmarkStart w:id="20306" w:name="_Toc6215871"/>
      <w:bookmarkEnd w:id="20298"/>
      <w:bookmarkEnd w:id="20299"/>
      <w:r w:rsidRPr="001C220C">
        <w:rPr>
          <w:lang w:val="en-US"/>
        </w:rPr>
        <w:t xml:space="preserve"> </w:t>
      </w:r>
      <w:r w:rsidR="000D5E27">
        <w:rPr>
          <w:lang w:val="en-US"/>
        </w:rPr>
        <w:t>–</w:t>
      </w:r>
      <w:r w:rsidRPr="001C220C">
        <w:rPr>
          <w:lang w:val="en-US"/>
        </w:rPr>
        <w:t xml:space="preserve"> Model cross-reference</w:t>
      </w:r>
      <w:bookmarkEnd w:id="20300"/>
      <w:bookmarkEnd w:id="20301"/>
      <w:bookmarkEnd w:id="20302"/>
      <w:bookmarkEnd w:id="20303"/>
      <w:bookmarkEnd w:id="20304"/>
      <w:bookmarkEnd w:id="20305"/>
      <w:bookmarkEnd w:id="20306"/>
    </w:p>
    <w:tbl>
      <w:tblPr>
        <w:tblW w:w="927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2317"/>
        <w:gridCol w:w="2318"/>
        <w:gridCol w:w="2317"/>
        <w:gridCol w:w="2318"/>
      </w:tblGrid>
      <w:tr w:rsidR="009A0FC3" w:rsidRPr="001C220C" w14:paraId="2524F7A5" w14:textId="77777777" w:rsidTr="00CC597E">
        <w:trPr>
          <w:tblHeader/>
        </w:trPr>
        <w:tc>
          <w:tcPr>
            <w:tcW w:w="2317" w:type="dxa"/>
            <w:vAlign w:val="center"/>
          </w:tcPr>
          <w:p w14:paraId="1237725F" w14:textId="3B92D03E" w:rsidR="009A0FC3" w:rsidRPr="001C220C" w:rsidRDefault="001F24A0" w:rsidP="006B183F">
            <w:pPr>
              <w:pStyle w:val="TABLE-col-heading"/>
              <w:rPr>
                <w:lang w:val="en-US"/>
              </w:rPr>
            </w:pPr>
            <w:r>
              <w:rPr>
                <w:lang w:val="en-US"/>
              </w:rPr>
              <w:t>ISA</w:t>
            </w:r>
            <w:r w:rsidR="00530334">
              <w:rPr>
                <w:lang w:val="en-US"/>
              </w:rPr>
              <w:t>-</w:t>
            </w:r>
            <w:r>
              <w:rPr>
                <w:lang w:val="en-US"/>
              </w:rPr>
              <w:t>95.00.01</w:t>
            </w:r>
            <w:r w:rsidR="009A0FC3" w:rsidRPr="001C220C">
              <w:rPr>
                <w:lang w:val="en-US"/>
              </w:rPr>
              <w:t xml:space="preserve"> Data flow model information</w:t>
            </w:r>
          </w:p>
        </w:tc>
        <w:tc>
          <w:tcPr>
            <w:tcW w:w="2318" w:type="dxa"/>
            <w:vAlign w:val="center"/>
          </w:tcPr>
          <w:p w14:paraId="742B5ACF" w14:textId="1A91901E" w:rsidR="009A0FC3" w:rsidRPr="001C220C" w:rsidRDefault="001F24A0" w:rsidP="006B183F">
            <w:pPr>
              <w:pStyle w:val="TABLE-col-heading"/>
              <w:rPr>
                <w:lang w:val="en-US"/>
              </w:rPr>
            </w:pPr>
            <w:r>
              <w:rPr>
                <w:lang w:val="en-US"/>
              </w:rPr>
              <w:t>ISA</w:t>
            </w:r>
            <w:r w:rsidR="00530334">
              <w:rPr>
                <w:lang w:val="en-US"/>
              </w:rPr>
              <w:t>-</w:t>
            </w:r>
            <w:r>
              <w:rPr>
                <w:lang w:val="en-US"/>
              </w:rPr>
              <w:t>95.00.01</w:t>
            </w:r>
            <w:r w:rsidR="009A0FC3" w:rsidRPr="001C220C">
              <w:rPr>
                <w:lang w:val="en-US"/>
              </w:rPr>
              <w:t xml:space="preserve"> - From function</w:t>
            </w:r>
          </w:p>
        </w:tc>
        <w:tc>
          <w:tcPr>
            <w:tcW w:w="2317" w:type="dxa"/>
            <w:vAlign w:val="center"/>
          </w:tcPr>
          <w:p w14:paraId="3E47AF29" w14:textId="5EA5A836" w:rsidR="009A0FC3" w:rsidRPr="001C220C" w:rsidRDefault="001F24A0" w:rsidP="006B183F">
            <w:pPr>
              <w:pStyle w:val="TABLE-col-heading"/>
              <w:rPr>
                <w:lang w:val="en-US"/>
              </w:rPr>
            </w:pPr>
            <w:r>
              <w:rPr>
                <w:lang w:val="en-US"/>
              </w:rPr>
              <w:t>ISA</w:t>
            </w:r>
            <w:r w:rsidR="00530334">
              <w:rPr>
                <w:lang w:val="en-US"/>
              </w:rPr>
              <w:t>-</w:t>
            </w:r>
            <w:r>
              <w:rPr>
                <w:lang w:val="en-US"/>
              </w:rPr>
              <w:t>95.00.01</w:t>
            </w:r>
            <w:r w:rsidR="009A0FC3" w:rsidRPr="001C220C">
              <w:rPr>
                <w:lang w:val="en-US"/>
              </w:rPr>
              <w:t xml:space="preserve"> - To function</w:t>
            </w:r>
          </w:p>
        </w:tc>
        <w:tc>
          <w:tcPr>
            <w:tcW w:w="2318" w:type="dxa"/>
            <w:vAlign w:val="center"/>
          </w:tcPr>
          <w:p w14:paraId="5F178A64" w14:textId="77777777" w:rsidR="009A0FC3" w:rsidRPr="001C220C" w:rsidRDefault="009A0FC3" w:rsidP="006B183F">
            <w:pPr>
              <w:pStyle w:val="TABLE-col-heading"/>
              <w:rPr>
                <w:lang w:val="en-US"/>
              </w:rPr>
            </w:pPr>
            <w:r w:rsidRPr="001C220C">
              <w:rPr>
                <w:lang w:val="en-US"/>
              </w:rPr>
              <w:t>Part 2 - Object model clause</w:t>
            </w:r>
          </w:p>
        </w:tc>
      </w:tr>
      <w:tr w:rsidR="009A0FC3" w:rsidRPr="001C220C" w14:paraId="04437479" w14:textId="77777777" w:rsidTr="00CC597E">
        <w:trPr>
          <w:cantSplit/>
        </w:trPr>
        <w:tc>
          <w:tcPr>
            <w:tcW w:w="2317" w:type="dxa"/>
          </w:tcPr>
          <w:p w14:paraId="163D3C33" w14:textId="77777777" w:rsidR="009A0FC3" w:rsidRPr="001C220C" w:rsidRDefault="009A0FC3" w:rsidP="006B183F">
            <w:pPr>
              <w:pStyle w:val="TABLE-cell"/>
              <w:rPr>
                <w:lang w:val="en-US"/>
              </w:rPr>
            </w:pPr>
            <w:smartTag w:uri="urn:schemas-microsoft-com:office:smarttags" w:element="chsdate">
              <w:smartTagPr>
                <w:attr w:name="Year" w:val="1899"/>
                <w:attr w:name="Month" w:val="12"/>
                <w:attr w:name="Day" w:val="30"/>
                <w:attr w:name="IsLunarDate" w:val="False"/>
                <w:attr w:name="IsROCDate" w:val="False"/>
              </w:smartTagPr>
              <w:r w:rsidRPr="001C220C">
                <w:rPr>
                  <w:lang w:val="en-US"/>
                </w:rPr>
                <w:t>6.5.2</w:t>
              </w:r>
            </w:smartTag>
            <w:r w:rsidRPr="001C220C">
              <w:rPr>
                <w:lang w:val="en-US"/>
              </w:rPr>
              <w:t xml:space="preserve"> Schedule</w:t>
            </w:r>
          </w:p>
        </w:tc>
        <w:tc>
          <w:tcPr>
            <w:tcW w:w="2318" w:type="dxa"/>
          </w:tcPr>
          <w:p w14:paraId="463B4067" w14:textId="77777777" w:rsidR="009A0FC3" w:rsidRPr="001C220C" w:rsidRDefault="009A0FC3" w:rsidP="006B183F">
            <w:pPr>
              <w:pStyle w:val="TABLE-cell"/>
              <w:rPr>
                <w:lang w:val="en-US"/>
              </w:rPr>
            </w:pPr>
            <w:r w:rsidRPr="001C220C">
              <w:rPr>
                <w:lang w:val="en-US"/>
              </w:rPr>
              <w:t xml:space="preserve">Production scheduling </w:t>
            </w:r>
          </w:p>
        </w:tc>
        <w:tc>
          <w:tcPr>
            <w:tcW w:w="2317" w:type="dxa"/>
          </w:tcPr>
          <w:p w14:paraId="6A227B05" w14:textId="77777777" w:rsidR="009A0FC3" w:rsidRPr="001C220C" w:rsidRDefault="009A0FC3" w:rsidP="006B183F">
            <w:pPr>
              <w:pStyle w:val="TABLE-cell"/>
              <w:rPr>
                <w:lang w:val="en-US"/>
              </w:rPr>
            </w:pPr>
            <w:r w:rsidRPr="001C220C">
              <w:rPr>
                <w:lang w:val="en-US"/>
              </w:rPr>
              <w:t xml:space="preserve">Production control </w:t>
            </w:r>
          </w:p>
        </w:tc>
        <w:tc>
          <w:tcPr>
            <w:tcW w:w="2318" w:type="dxa"/>
          </w:tcPr>
          <w:p w14:paraId="47D65338" w14:textId="1DC38383" w:rsidR="009A0FC3" w:rsidRPr="001C220C" w:rsidRDefault="000D5E27" w:rsidP="006B183F">
            <w:pPr>
              <w:pStyle w:val="TABLE-cell"/>
              <w:rPr>
                <w:lang w:val="en-US"/>
              </w:rPr>
            </w:pPr>
            <w:r>
              <w:rPr>
                <w:lang w:val="en-US"/>
              </w:rPr>
              <w:fldChar w:fldCharType="begin"/>
            </w:r>
            <w:r>
              <w:rPr>
                <w:lang w:val="en-US"/>
              </w:rPr>
              <w:instrText xml:space="preserve"> REF _Ref189211335 \r \h </w:instrText>
            </w:r>
            <w:r w:rsidR="006B183F">
              <w:rPr>
                <w:lang w:val="en-US"/>
              </w:rPr>
              <w:instrText xml:space="preserve"> \* MERGEFORMAT </w:instrText>
            </w:r>
            <w:r>
              <w:rPr>
                <w:lang w:val="en-US"/>
              </w:rPr>
            </w:r>
            <w:r>
              <w:rPr>
                <w:lang w:val="en-US"/>
              </w:rPr>
              <w:fldChar w:fldCharType="separate"/>
            </w:r>
            <w:r w:rsidR="006105A7">
              <w:rPr>
                <w:lang w:val="en-US"/>
              </w:rPr>
              <w:t>6.2</w:t>
            </w:r>
            <w:r>
              <w:rPr>
                <w:lang w:val="en-US"/>
              </w:rPr>
              <w:fldChar w:fldCharType="end"/>
            </w:r>
            <w:r w:rsidR="00515967" w:rsidRPr="001C220C">
              <w:rPr>
                <w:lang w:val="en-US"/>
              </w:rPr>
              <w:t xml:space="preserve"> and </w:t>
            </w:r>
            <w:r w:rsidR="004F69AC">
              <w:rPr>
                <w:lang w:val="en-US"/>
              </w:rPr>
              <w:fldChar w:fldCharType="begin"/>
            </w:r>
            <w:r w:rsidR="004F69AC">
              <w:rPr>
                <w:lang w:val="en-US"/>
              </w:rPr>
              <w:instrText xml:space="preserve"> REF _Ref162335663 \r \h </w:instrText>
            </w:r>
            <w:r w:rsidR="006B183F">
              <w:rPr>
                <w:lang w:val="en-US"/>
              </w:rPr>
              <w:instrText xml:space="preserve"> \* MERGEFORMAT </w:instrText>
            </w:r>
            <w:r w:rsidR="004F69AC">
              <w:rPr>
                <w:lang w:val="en-US"/>
              </w:rPr>
            </w:r>
            <w:r w:rsidR="004F69AC">
              <w:rPr>
                <w:lang w:val="en-US"/>
              </w:rPr>
              <w:fldChar w:fldCharType="separate"/>
            </w:r>
            <w:r w:rsidR="006105A7">
              <w:rPr>
                <w:lang w:val="en-US"/>
              </w:rPr>
              <w:t>A.2</w:t>
            </w:r>
            <w:r w:rsidR="004F69AC">
              <w:rPr>
                <w:lang w:val="en-US"/>
              </w:rPr>
              <w:fldChar w:fldCharType="end"/>
            </w:r>
          </w:p>
        </w:tc>
      </w:tr>
      <w:tr w:rsidR="009A0FC3" w:rsidRPr="001C220C" w14:paraId="347E766E" w14:textId="77777777" w:rsidTr="00CC597E">
        <w:trPr>
          <w:cantSplit/>
        </w:trPr>
        <w:tc>
          <w:tcPr>
            <w:tcW w:w="2317" w:type="dxa"/>
          </w:tcPr>
          <w:p w14:paraId="2AD7F35D" w14:textId="77777777" w:rsidR="009A0FC3" w:rsidRPr="001C220C" w:rsidRDefault="009A0FC3" w:rsidP="006B183F">
            <w:pPr>
              <w:pStyle w:val="TABLE-cell"/>
              <w:rPr>
                <w:lang w:val="en-US"/>
              </w:rPr>
            </w:pPr>
            <w:smartTag w:uri="urn:schemas-microsoft-com:office:smarttags" w:element="chsdate">
              <w:smartTagPr>
                <w:attr w:name="Year" w:val="1899"/>
                <w:attr w:name="Month" w:val="12"/>
                <w:attr w:name="Day" w:val="30"/>
                <w:attr w:name="IsLunarDate" w:val="False"/>
                <w:attr w:name="IsROCDate" w:val="False"/>
              </w:smartTagPr>
              <w:r w:rsidRPr="001C220C">
                <w:rPr>
                  <w:lang w:val="en-US"/>
                </w:rPr>
                <w:t>6.5.3 P</w:t>
              </w:r>
            </w:smartTag>
            <w:r w:rsidRPr="001C220C">
              <w:rPr>
                <w:lang w:val="en-US"/>
              </w:rPr>
              <w:t>roduction from plan</w:t>
            </w:r>
          </w:p>
        </w:tc>
        <w:tc>
          <w:tcPr>
            <w:tcW w:w="2318" w:type="dxa"/>
          </w:tcPr>
          <w:p w14:paraId="39A01379" w14:textId="77777777" w:rsidR="009A0FC3" w:rsidRPr="001C220C" w:rsidRDefault="009A0FC3" w:rsidP="006B183F">
            <w:pPr>
              <w:pStyle w:val="TABLE-cell"/>
              <w:rPr>
                <w:lang w:val="en-US"/>
              </w:rPr>
            </w:pPr>
            <w:r w:rsidRPr="001C220C">
              <w:rPr>
                <w:lang w:val="en-US"/>
              </w:rPr>
              <w:t xml:space="preserve">Production control </w:t>
            </w:r>
          </w:p>
        </w:tc>
        <w:tc>
          <w:tcPr>
            <w:tcW w:w="2317" w:type="dxa"/>
          </w:tcPr>
          <w:p w14:paraId="4D17D6E2" w14:textId="77777777" w:rsidR="009A0FC3" w:rsidRPr="001C220C" w:rsidRDefault="009A0FC3" w:rsidP="006B183F">
            <w:pPr>
              <w:pStyle w:val="TABLE-cell"/>
              <w:rPr>
                <w:lang w:val="en-US"/>
              </w:rPr>
            </w:pPr>
            <w:r w:rsidRPr="001C220C">
              <w:rPr>
                <w:lang w:val="en-US"/>
              </w:rPr>
              <w:t>Production scheduling</w:t>
            </w:r>
          </w:p>
        </w:tc>
        <w:tc>
          <w:tcPr>
            <w:tcW w:w="2318" w:type="dxa"/>
          </w:tcPr>
          <w:p w14:paraId="269B7259" w14:textId="354EDDBA" w:rsidR="009A0FC3" w:rsidRPr="001C220C" w:rsidRDefault="000D5E27" w:rsidP="006B183F">
            <w:pPr>
              <w:pStyle w:val="TABLE-cell"/>
              <w:rPr>
                <w:lang w:val="en-US"/>
              </w:rPr>
            </w:pPr>
            <w:r>
              <w:rPr>
                <w:lang w:val="en-US"/>
              </w:rPr>
              <w:fldChar w:fldCharType="begin"/>
            </w:r>
            <w:r>
              <w:rPr>
                <w:lang w:val="en-US"/>
              </w:rPr>
              <w:instrText xml:space="preserve"> REF _Ref189211361 \r \h </w:instrText>
            </w:r>
            <w:r w:rsidR="006B183F">
              <w:rPr>
                <w:lang w:val="en-US"/>
              </w:rPr>
              <w:instrText xml:space="preserve"> \* MERGEFORMAT </w:instrText>
            </w:r>
            <w:r>
              <w:rPr>
                <w:lang w:val="en-US"/>
              </w:rPr>
            </w:r>
            <w:r>
              <w:rPr>
                <w:lang w:val="en-US"/>
              </w:rPr>
              <w:fldChar w:fldCharType="separate"/>
            </w:r>
            <w:r w:rsidR="006105A7">
              <w:rPr>
                <w:lang w:val="en-US"/>
              </w:rPr>
              <w:t>6.3</w:t>
            </w:r>
            <w:r>
              <w:rPr>
                <w:lang w:val="en-US"/>
              </w:rPr>
              <w:fldChar w:fldCharType="end"/>
            </w:r>
            <w:r w:rsidR="00515967" w:rsidRPr="001C220C">
              <w:rPr>
                <w:lang w:val="en-US"/>
              </w:rPr>
              <w:t xml:space="preserve"> and </w:t>
            </w:r>
            <w:r w:rsidR="004F69AC">
              <w:rPr>
                <w:lang w:val="en-US"/>
              </w:rPr>
              <w:fldChar w:fldCharType="begin"/>
            </w:r>
            <w:r w:rsidR="004F69AC">
              <w:rPr>
                <w:lang w:val="en-US"/>
              </w:rPr>
              <w:instrText xml:space="preserve"> REF _Ref162335676 \r \h </w:instrText>
            </w:r>
            <w:r w:rsidR="006B183F">
              <w:rPr>
                <w:lang w:val="en-US"/>
              </w:rPr>
              <w:instrText xml:space="preserve"> \* MERGEFORMAT </w:instrText>
            </w:r>
            <w:r w:rsidR="004F69AC">
              <w:rPr>
                <w:lang w:val="en-US"/>
              </w:rPr>
            </w:r>
            <w:r w:rsidR="004F69AC">
              <w:rPr>
                <w:lang w:val="en-US"/>
              </w:rPr>
              <w:fldChar w:fldCharType="separate"/>
            </w:r>
            <w:r w:rsidR="006105A7">
              <w:rPr>
                <w:lang w:val="en-US"/>
              </w:rPr>
              <w:t>A.3</w:t>
            </w:r>
            <w:r w:rsidR="004F69AC">
              <w:rPr>
                <w:lang w:val="en-US"/>
              </w:rPr>
              <w:fldChar w:fldCharType="end"/>
            </w:r>
          </w:p>
        </w:tc>
      </w:tr>
      <w:tr w:rsidR="009A0FC3" w:rsidRPr="001C220C" w14:paraId="7F29353C" w14:textId="77777777" w:rsidTr="00CC597E">
        <w:trPr>
          <w:cantSplit/>
        </w:trPr>
        <w:tc>
          <w:tcPr>
            <w:tcW w:w="2317" w:type="dxa"/>
          </w:tcPr>
          <w:p w14:paraId="72923958" w14:textId="77777777" w:rsidR="009A0FC3" w:rsidRPr="001C220C" w:rsidRDefault="009A0FC3" w:rsidP="006B183F">
            <w:pPr>
              <w:pStyle w:val="TABLE-cell"/>
              <w:rPr>
                <w:lang w:val="en-US"/>
              </w:rPr>
            </w:pPr>
            <w:smartTag w:uri="urn:schemas-microsoft-com:office:smarttags" w:element="chsdate">
              <w:smartTagPr>
                <w:attr w:name="Year" w:val="1899"/>
                <w:attr w:name="Month" w:val="12"/>
                <w:attr w:name="Day" w:val="30"/>
                <w:attr w:name="IsLunarDate" w:val="False"/>
                <w:attr w:name="IsROCDate" w:val="False"/>
              </w:smartTagPr>
              <w:r w:rsidRPr="001C220C">
                <w:rPr>
                  <w:lang w:val="en-US"/>
                </w:rPr>
                <w:t>6.5.4 P</w:t>
              </w:r>
            </w:smartTag>
            <w:r w:rsidRPr="001C220C">
              <w:rPr>
                <w:lang w:val="en-US"/>
              </w:rPr>
              <w:t>roduction capability</w:t>
            </w:r>
          </w:p>
        </w:tc>
        <w:tc>
          <w:tcPr>
            <w:tcW w:w="2318" w:type="dxa"/>
          </w:tcPr>
          <w:p w14:paraId="6EAEC792" w14:textId="77777777" w:rsidR="009A0FC3" w:rsidRPr="001C220C" w:rsidRDefault="009A0FC3" w:rsidP="006B183F">
            <w:pPr>
              <w:pStyle w:val="TABLE-cell"/>
              <w:rPr>
                <w:lang w:val="en-US"/>
              </w:rPr>
            </w:pPr>
            <w:r w:rsidRPr="001C220C">
              <w:rPr>
                <w:lang w:val="en-US"/>
              </w:rPr>
              <w:t xml:space="preserve">Production control </w:t>
            </w:r>
          </w:p>
        </w:tc>
        <w:tc>
          <w:tcPr>
            <w:tcW w:w="2317" w:type="dxa"/>
          </w:tcPr>
          <w:p w14:paraId="422B2DBD" w14:textId="77777777" w:rsidR="009A0FC3" w:rsidRPr="001C220C" w:rsidRDefault="004E136B" w:rsidP="006B183F">
            <w:pPr>
              <w:pStyle w:val="TABLE-cell"/>
              <w:rPr>
                <w:lang w:val="en-US"/>
              </w:rPr>
            </w:pPr>
            <w:r>
              <w:rPr>
                <w:lang w:val="en-US"/>
              </w:rPr>
              <w:t>Production scheduling</w:t>
            </w:r>
          </w:p>
        </w:tc>
        <w:tc>
          <w:tcPr>
            <w:tcW w:w="2318" w:type="dxa"/>
          </w:tcPr>
          <w:p w14:paraId="0D8695B0" w14:textId="7CA8B9D9" w:rsidR="009A0FC3" w:rsidRPr="001C220C" w:rsidRDefault="000D5E27" w:rsidP="006B183F">
            <w:pPr>
              <w:pStyle w:val="TABLE-cell"/>
              <w:rPr>
                <w:lang w:val="en-US"/>
              </w:rPr>
            </w:pPr>
            <w:r>
              <w:rPr>
                <w:lang w:val="en-US"/>
              </w:rPr>
              <w:fldChar w:fldCharType="begin"/>
            </w:r>
            <w:r>
              <w:rPr>
                <w:lang w:val="en-US"/>
              </w:rPr>
              <w:instrText xml:space="preserve"> REF _Ref189212292 \r \h </w:instrText>
            </w:r>
            <w:r w:rsidR="006B183F">
              <w:rPr>
                <w:lang w:val="en-US"/>
              </w:rPr>
              <w:instrText xml:space="preserve"> \* MERGEFORMAT </w:instrText>
            </w:r>
            <w:r>
              <w:rPr>
                <w:lang w:val="en-US"/>
              </w:rPr>
            </w:r>
            <w:r>
              <w:rPr>
                <w:lang w:val="en-US"/>
              </w:rPr>
              <w:fldChar w:fldCharType="separate"/>
            </w:r>
            <w:r w:rsidR="006105A7">
              <w:rPr>
                <w:lang w:val="en-US"/>
              </w:rPr>
              <w:t>6.4</w:t>
            </w:r>
            <w:r>
              <w:rPr>
                <w:lang w:val="en-US"/>
              </w:rPr>
              <w:fldChar w:fldCharType="end"/>
            </w:r>
            <w:r w:rsidR="006C7335" w:rsidRPr="001C220C">
              <w:rPr>
                <w:lang w:val="en-US"/>
              </w:rPr>
              <w:t xml:space="preserve"> and </w:t>
            </w:r>
            <w:r w:rsidR="004F69AC">
              <w:rPr>
                <w:lang w:val="en-US"/>
              </w:rPr>
              <w:fldChar w:fldCharType="begin"/>
            </w:r>
            <w:r w:rsidR="004F69AC">
              <w:rPr>
                <w:lang w:val="en-US"/>
              </w:rPr>
              <w:instrText xml:space="preserve"> REF _Ref162335694 \r \h </w:instrText>
            </w:r>
            <w:r w:rsidR="006B183F">
              <w:rPr>
                <w:lang w:val="en-US"/>
              </w:rPr>
              <w:instrText xml:space="preserve"> \* MERGEFORMAT </w:instrText>
            </w:r>
            <w:r w:rsidR="004F69AC">
              <w:rPr>
                <w:lang w:val="en-US"/>
              </w:rPr>
            </w:r>
            <w:r w:rsidR="004F69AC">
              <w:rPr>
                <w:lang w:val="en-US"/>
              </w:rPr>
              <w:fldChar w:fldCharType="separate"/>
            </w:r>
            <w:r w:rsidR="006105A7">
              <w:rPr>
                <w:lang w:val="en-US"/>
              </w:rPr>
              <w:t>A.4</w:t>
            </w:r>
            <w:r w:rsidR="004F69AC">
              <w:rPr>
                <w:lang w:val="en-US"/>
              </w:rPr>
              <w:fldChar w:fldCharType="end"/>
            </w:r>
          </w:p>
        </w:tc>
      </w:tr>
      <w:tr w:rsidR="009A0FC3" w:rsidRPr="001C220C" w14:paraId="71030434" w14:textId="77777777" w:rsidTr="00CC597E">
        <w:trPr>
          <w:cantSplit/>
        </w:trPr>
        <w:tc>
          <w:tcPr>
            <w:tcW w:w="2317" w:type="dxa"/>
          </w:tcPr>
          <w:p w14:paraId="6AEC36C1" w14:textId="77777777" w:rsidR="009A0FC3" w:rsidRPr="001C220C" w:rsidRDefault="009A0FC3" w:rsidP="006B183F">
            <w:pPr>
              <w:pStyle w:val="TABLE-cell"/>
              <w:rPr>
                <w:lang w:val="en-US"/>
              </w:rPr>
            </w:pPr>
            <w:smartTag w:uri="urn:schemas-microsoft-com:office:smarttags" w:element="chsdate">
              <w:smartTagPr>
                <w:attr w:name="Year" w:val="1899"/>
                <w:attr w:name="Month" w:val="12"/>
                <w:attr w:name="Day" w:val="30"/>
                <w:attr w:name="IsLunarDate" w:val="False"/>
                <w:attr w:name="IsROCDate" w:val="False"/>
              </w:smartTagPr>
              <w:r w:rsidRPr="001C220C">
                <w:rPr>
                  <w:lang w:val="en-US"/>
                </w:rPr>
                <w:t>6.5.5</w:t>
              </w:r>
            </w:smartTag>
            <w:r w:rsidRPr="001C220C">
              <w:rPr>
                <w:lang w:val="en-US"/>
              </w:rPr>
              <w:t xml:space="preserve"> Material and energy order requirements</w:t>
            </w:r>
          </w:p>
        </w:tc>
        <w:tc>
          <w:tcPr>
            <w:tcW w:w="2318" w:type="dxa"/>
          </w:tcPr>
          <w:p w14:paraId="02FD82FA" w14:textId="77777777" w:rsidR="009A0FC3" w:rsidRPr="001C220C" w:rsidRDefault="00F60C0E" w:rsidP="006B183F">
            <w:pPr>
              <w:pStyle w:val="TABLE-cell"/>
              <w:rPr>
                <w:lang w:val="en-US"/>
              </w:rPr>
            </w:pPr>
            <w:r w:rsidRPr="001C220C">
              <w:rPr>
                <w:lang w:val="en-US"/>
              </w:rPr>
              <w:t>Material and energy control</w:t>
            </w:r>
          </w:p>
        </w:tc>
        <w:tc>
          <w:tcPr>
            <w:tcW w:w="2317" w:type="dxa"/>
          </w:tcPr>
          <w:p w14:paraId="529663D8" w14:textId="77777777" w:rsidR="009A0FC3" w:rsidRPr="001C220C" w:rsidRDefault="00F60C0E" w:rsidP="006B183F">
            <w:pPr>
              <w:pStyle w:val="TABLE-cell"/>
              <w:rPr>
                <w:lang w:val="en-US"/>
              </w:rPr>
            </w:pPr>
            <w:r w:rsidRPr="001C220C">
              <w:rPr>
                <w:lang w:val="en-US"/>
              </w:rPr>
              <w:t>Procurement</w:t>
            </w:r>
          </w:p>
        </w:tc>
        <w:tc>
          <w:tcPr>
            <w:tcW w:w="2318" w:type="dxa"/>
          </w:tcPr>
          <w:p w14:paraId="6E814A0F" w14:textId="6FEEA281" w:rsidR="009A0FC3" w:rsidRPr="001C220C" w:rsidRDefault="009A0FC3" w:rsidP="006B183F">
            <w:pPr>
              <w:pStyle w:val="TABLE-cell"/>
              <w:rPr>
                <w:lang w:val="en-US"/>
              </w:rPr>
            </w:pPr>
            <w:r w:rsidRPr="001C220C">
              <w:rPr>
                <w:lang w:val="en-US"/>
              </w:rPr>
              <w:t>Described in terms of the material model</w:t>
            </w:r>
            <w:r w:rsidR="00B638E1" w:rsidRPr="001C220C">
              <w:rPr>
                <w:lang w:val="en-US"/>
              </w:rPr>
              <w:t xml:space="preserve">, </w:t>
            </w:r>
            <w:r w:rsidR="004F69AC">
              <w:rPr>
                <w:lang w:val="en-US"/>
              </w:rPr>
              <w:fldChar w:fldCharType="begin"/>
            </w:r>
            <w:r w:rsidR="004F69AC">
              <w:rPr>
                <w:lang w:val="en-US"/>
              </w:rPr>
              <w:instrText xml:space="preserve"> REF _Ref320175130 \r \h </w:instrText>
            </w:r>
            <w:r w:rsidR="006B183F">
              <w:rPr>
                <w:lang w:val="en-US"/>
              </w:rPr>
              <w:instrText xml:space="preserve"> \* MERGEFORMAT </w:instrText>
            </w:r>
            <w:r w:rsidR="004F69AC">
              <w:rPr>
                <w:lang w:val="en-US"/>
              </w:rPr>
            </w:r>
            <w:r w:rsidR="004F69AC">
              <w:rPr>
                <w:lang w:val="en-US"/>
              </w:rPr>
              <w:fldChar w:fldCharType="separate"/>
            </w:r>
            <w:r w:rsidR="006105A7">
              <w:rPr>
                <w:lang w:val="en-US"/>
              </w:rPr>
              <w:t>5.4</w:t>
            </w:r>
            <w:r w:rsidR="004F69AC">
              <w:rPr>
                <w:lang w:val="en-US"/>
              </w:rPr>
              <w:fldChar w:fldCharType="end"/>
            </w:r>
            <w:r w:rsidR="00B638E1" w:rsidRPr="001C220C">
              <w:rPr>
                <w:lang w:val="en-US"/>
              </w:rPr>
              <w:t>.</w:t>
            </w:r>
          </w:p>
        </w:tc>
      </w:tr>
      <w:tr w:rsidR="009A0FC3" w:rsidRPr="001C220C" w14:paraId="7C11C90F" w14:textId="77777777" w:rsidTr="00CC597E">
        <w:trPr>
          <w:cantSplit/>
        </w:trPr>
        <w:tc>
          <w:tcPr>
            <w:tcW w:w="2317" w:type="dxa"/>
          </w:tcPr>
          <w:p w14:paraId="1BC52851" w14:textId="77777777" w:rsidR="009A0FC3" w:rsidRPr="001C220C" w:rsidRDefault="009A0FC3" w:rsidP="006B183F">
            <w:pPr>
              <w:pStyle w:val="TABLE-cell"/>
              <w:rPr>
                <w:lang w:val="en-US"/>
              </w:rPr>
            </w:pPr>
            <w:smartTag w:uri="urn:schemas-microsoft-com:office:smarttags" w:element="chsdate">
              <w:smartTagPr>
                <w:attr w:name="Year" w:val="1899"/>
                <w:attr w:name="Month" w:val="12"/>
                <w:attr w:name="Day" w:val="30"/>
                <w:attr w:name="IsLunarDate" w:val="False"/>
                <w:attr w:name="IsROCDate" w:val="False"/>
              </w:smartTagPr>
              <w:r w:rsidRPr="001C220C">
                <w:rPr>
                  <w:lang w:val="en-US"/>
                </w:rPr>
                <w:t>6.5.6</w:t>
              </w:r>
            </w:smartTag>
            <w:r w:rsidRPr="001C220C">
              <w:rPr>
                <w:lang w:val="en-US"/>
              </w:rPr>
              <w:t xml:space="preserve"> Incoming order confirmation</w:t>
            </w:r>
          </w:p>
        </w:tc>
        <w:tc>
          <w:tcPr>
            <w:tcW w:w="2318" w:type="dxa"/>
          </w:tcPr>
          <w:p w14:paraId="75A874C7" w14:textId="77777777" w:rsidR="009A0FC3" w:rsidRPr="001C220C" w:rsidRDefault="009A0FC3" w:rsidP="006B183F">
            <w:pPr>
              <w:pStyle w:val="TABLE-cell"/>
              <w:rPr>
                <w:lang w:val="en-US"/>
              </w:rPr>
            </w:pPr>
            <w:r w:rsidRPr="001C220C">
              <w:rPr>
                <w:lang w:val="en-US"/>
              </w:rPr>
              <w:t>M</w:t>
            </w:r>
            <w:r w:rsidR="004E136B">
              <w:rPr>
                <w:lang w:val="en-US"/>
              </w:rPr>
              <w:t>aterial and energy control</w:t>
            </w:r>
            <w:r w:rsidRPr="001C220C">
              <w:rPr>
                <w:lang w:val="en-US"/>
              </w:rPr>
              <w:t xml:space="preserve"> </w:t>
            </w:r>
          </w:p>
        </w:tc>
        <w:tc>
          <w:tcPr>
            <w:tcW w:w="2317" w:type="dxa"/>
          </w:tcPr>
          <w:p w14:paraId="5A94EFD3" w14:textId="77777777" w:rsidR="009A0FC3" w:rsidRPr="001C220C" w:rsidRDefault="009A0FC3" w:rsidP="006B183F">
            <w:pPr>
              <w:pStyle w:val="TABLE-cell"/>
              <w:rPr>
                <w:lang w:val="en-US"/>
              </w:rPr>
            </w:pPr>
            <w:r w:rsidRPr="001C220C">
              <w:rPr>
                <w:lang w:val="en-US"/>
              </w:rPr>
              <w:t>Procurement</w:t>
            </w:r>
          </w:p>
        </w:tc>
        <w:tc>
          <w:tcPr>
            <w:tcW w:w="2318" w:type="dxa"/>
          </w:tcPr>
          <w:p w14:paraId="1EC16379" w14:textId="30DD25A0" w:rsidR="009A0FC3" w:rsidRPr="001C220C" w:rsidRDefault="00B638E1" w:rsidP="006B183F">
            <w:pPr>
              <w:pStyle w:val="TABLE-cell"/>
              <w:rPr>
                <w:lang w:val="en-US"/>
              </w:rPr>
            </w:pPr>
            <w:r w:rsidRPr="001C220C">
              <w:rPr>
                <w:lang w:val="en-US"/>
              </w:rPr>
              <w:t xml:space="preserve">Described in terms of the material model, </w:t>
            </w:r>
            <w:r w:rsidR="004F69AC">
              <w:rPr>
                <w:lang w:val="en-US"/>
              </w:rPr>
              <w:fldChar w:fldCharType="begin"/>
            </w:r>
            <w:r w:rsidR="004F69AC">
              <w:rPr>
                <w:lang w:val="en-US"/>
              </w:rPr>
              <w:instrText xml:space="preserve"> REF _Ref320175130 \r \h </w:instrText>
            </w:r>
            <w:r w:rsidR="006B183F">
              <w:rPr>
                <w:lang w:val="en-US"/>
              </w:rPr>
              <w:instrText xml:space="preserve"> \* MERGEFORMAT </w:instrText>
            </w:r>
            <w:r w:rsidR="004F69AC">
              <w:rPr>
                <w:lang w:val="en-US"/>
              </w:rPr>
            </w:r>
            <w:r w:rsidR="004F69AC">
              <w:rPr>
                <w:lang w:val="en-US"/>
              </w:rPr>
              <w:fldChar w:fldCharType="separate"/>
            </w:r>
            <w:r w:rsidR="006105A7">
              <w:rPr>
                <w:lang w:val="en-US"/>
              </w:rPr>
              <w:t>5.4</w:t>
            </w:r>
            <w:r w:rsidR="004F69AC">
              <w:rPr>
                <w:lang w:val="en-US"/>
              </w:rPr>
              <w:fldChar w:fldCharType="end"/>
            </w:r>
            <w:r w:rsidRPr="001C220C">
              <w:rPr>
                <w:lang w:val="en-US"/>
              </w:rPr>
              <w:t>.</w:t>
            </w:r>
          </w:p>
        </w:tc>
      </w:tr>
      <w:tr w:rsidR="009A0FC3" w:rsidRPr="001C220C" w14:paraId="37BC492E" w14:textId="77777777" w:rsidTr="00CC597E">
        <w:trPr>
          <w:cantSplit/>
        </w:trPr>
        <w:tc>
          <w:tcPr>
            <w:tcW w:w="2317" w:type="dxa"/>
          </w:tcPr>
          <w:p w14:paraId="515B35D1" w14:textId="77777777" w:rsidR="009A0FC3" w:rsidRPr="001C220C" w:rsidRDefault="009A0FC3" w:rsidP="006B183F">
            <w:pPr>
              <w:pStyle w:val="TABLE-cell"/>
              <w:rPr>
                <w:lang w:val="en-US"/>
              </w:rPr>
            </w:pPr>
            <w:smartTag w:uri="urn:schemas-microsoft-com:office:smarttags" w:element="chsdate">
              <w:smartTagPr>
                <w:attr w:name="Year" w:val="1899"/>
                <w:attr w:name="Month" w:val="12"/>
                <w:attr w:name="Day" w:val="30"/>
                <w:attr w:name="IsLunarDate" w:val="False"/>
                <w:attr w:name="IsROCDate" w:val="False"/>
              </w:smartTagPr>
              <w:r w:rsidRPr="001C220C">
                <w:rPr>
                  <w:lang w:val="en-US"/>
                </w:rPr>
                <w:t>6.5.7</w:t>
              </w:r>
            </w:smartTag>
            <w:r w:rsidRPr="001C220C">
              <w:rPr>
                <w:lang w:val="en-US"/>
              </w:rPr>
              <w:t xml:space="preserve"> Long-term material and energy requirements</w:t>
            </w:r>
          </w:p>
        </w:tc>
        <w:tc>
          <w:tcPr>
            <w:tcW w:w="2318" w:type="dxa"/>
          </w:tcPr>
          <w:p w14:paraId="332C6606" w14:textId="77777777" w:rsidR="009A0FC3" w:rsidRPr="001C220C" w:rsidRDefault="004E136B" w:rsidP="006B183F">
            <w:pPr>
              <w:pStyle w:val="TABLE-cell"/>
              <w:rPr>
                <w:lang w:val="en-US"/>
              </w:rPr>
            </w:pPr>
            <w:r>
              <w:rPr>
                <w:lang w:val="en-US"/>
              </w:rPr>
              <w:t>Production scheduling</w:t>
            </w:r>
          </w:p>
        </w:tc>
        <w:tc>
          <w:tcPr>
            <w:tcW w:w="2317" w:type="dxa"/>
          </w:tcPr>
          <w:p w14:paraId="4952B884" w14:textId="77777777" w:rsidR="009A0FC3" w:rsidRPr="001C220C" w:rsidRDefault="009A0FC3" w:rsidP="006B183F">
            <w:pPr>
              <w:pStyle w:val="TABLE-cell"/>
              <w:rPr>
                <w:lang w:val="en-US"/>
              </w:rPr>
            </w:pPr>
            <w:r w:rsidRPr="001C220C">
              <w:rPr>
                <w:lang w:val="en-US"/>
              </w:rPr>
              <w:t>Ma</w:t>
            </w:r>
            <w:r w:rsidR="004E136B">
              <w:rPr>
                <w:lang w:val="en-US"/>
              </w:rPr>
              <w:t>terial and energy control</w:t>
            </w:r>
          </w:p>
        </w:tc>
        <w:tc>
          <w:tcPr>
            <w:tcW w:w="2318" w:type="dxa"/>
          </w:tcPr>
          <w:p w14:paraId="057D6C9C" w14:textId="2EF94138" w:rsidR="009A0FC3" w:rsidRPr="001C220C" w:rsidRDefault="00B638E1" w:rsidP="006B183F">
            <w:pPr>
              <w:pStyle w:val="TABLE-cell"/>
              <w:rPr>
                <w:lang w:val="en-US"/>
              </w:rPr>
            </w:pPr>
            <w:r w:rsidRPr="001C220C">
              <w:rPr>
                <w:lang w:val="en-US"/>
              </w:rPr>
              <w:t xml:space="preserve">Described in terms of the material model, </w:t>
            </w:r>
            <w:r w:rsidR="004F69AC">
              <w:rPr>
                <w:lang w:val="en-US"/>
              </w:rPr>
              <w:fldChar w:fldCharType="begin"/>
            </w:r>
            <w:r w:rsidR="004F69AC">
              <w:rPr>
                <w:lang w:val="en-US"/>
              </w:rPr>
              <w:instrText xml:space="preserve"> REF _Ref320175130 \r \h </w:instrText>
            </w:r>
            <w:r w:rsidR="006B183F">
              <w:rPr>
                <w:lang w:val="en-US"/>
              </w:rPr>
              <w:instrText xml:space="preserve"> \* MERGEFORMAT </w:instrText>
            </w:r>
            <w:r w:rsidR="004F69AC">
              <w:rPr>
                <w:lang w:val="en-US"/>
              </w:rPr>
            </w:r>
            <w:r w:rsidR="004F69AC">
              <w:rPr>
                <w:lang w:val="en-US"/>
              </w:rPr>
              <w:fldChar w:fldCharType="separate"/>
            </w:r>
            <w:r w:rsidR="006105A7">
              <w:rPr>
                <w:lang w:val="en-US"/>
              </w:rPr>
              <w:t>5.4</w:t>
            </w:r>
            <w:r w:rsidR="004F69AC">
              <w:rPr>
                <w:lang w:val="en-US"/>
              </w:rPr>
              <w:fldChar w:fldCharType="end"/>
            </w:r>
            <w:r w:rsidRPr="001C220C">
              <w:rPr>
                <w:lang w:val="en-US"/>
              </w:rPr>
              <w:t>.</w:t>
            </w:r>
          </w:p>
        </w:tc>
      </w:tr>
      <w:tr w:rsidR="009A0FC3" w:rsidRPr="001C220C" w14:paraId="143BC1E3" w14:textId="77777777" w:rsidTr="00CC597E">
        <w:trPr>
          <w:cantSplit/>
        </w:trPr>
        <w:tc>
          <w:tcPr>
            <w:tcW w:w="2317" w:type="dxa"/>
          </w:tcPr>
          <w:p w14:paraId="4D503F81" w14:textId="77777777" w:rsidR="009A0FC3" w:rsidRPr="001C220C" w:rsidRDefault="009A0FC3" w:rsidP="006B183F">
            <w:pPr>
              <w:pStyle w:val="TABLE-cell"/>
              <w:rPr>
                <w:lang w:val="en-US"/>
              </w:rPr>
            </w:pPr>
            <w:smartTag w:uri="urn:schemas-microsoft-com:office:smarttags" w:element="chsdate">
              <w:smartTagPr>
                <w:attr w:name="Year" w:val="1899"/>
                <w:attr w:name="Month" w:val="12"/>
                <w:attr w:name="Day" w:val="30"/>
                <w:attr w:name="IsLunarDate" w:val="False"/>
                <w:attr w:name="IsROCDate" w:val="False"/>
              </w:smartTagPr>
              <w:r w:rsidRPr="001C220C">
                <w:rPr>
                  <w:lang w:val="en-US"/>
                </w:rPr>
                <w:t>6.5.8</w:t>
              </w:r>
            </w:smartTag>
            <w:r w:rsidRPr="001C220C">
              <w:rPr>
                <w:lang w:val="en-US"/>
              </w:rPr>
              <w:t xml:space="preserve"> Short-term material and energy requirements</w:t>
            </w:r>
          </w:p>
        </w:tc>
        <w:tc>
          <w:tcPr>
            <w:tcW w:w="2318" w:type="dxa"/>
          </w:tcPr>
          <w:p w14:paraId="1AA110E1" w14:textId="77777777" w:rsidR="009A0FC3" w:rsidRPr="001C220C" w:rsidRDefault="004E136B" w:rsidP="006B183F">
            <w:pPr>
              <w:pStyle w:val="TABLE-cell"/>
              <w:rPr>
                <w:lang w:val="en-US"/>
              </w:rPr>
            </w:pPr>
            <w:r>
              <w:rPr>
                <w:lang w:val="en-US"/>
              </w:rPr>
              <w:t>Production control</w:t>
            </w:r>
          </w:p>
        </w:tc>
        <w:tc>
          <w:tcPr>
            <w:tcW w:w="2317" w:type="dxa"/>
          </w:tcPr>
          <w:p w14:paraId="3011597D" w14:textId="77777777" w:rsidR="009A0FC3" w:rsidRPr="001C220C" w:rsidRDefault="009A0FC3" w:rsidP="006B183F">
            <w:pPr>
              <w:pStyle w:val="TABLE-cell"/>
              <w:rPr>
                <w:lang w:val="en-US"/>
              </w:rPr>
            </w:pPr>
            <w:r w:rsidRPr="001C220C">
              <w:rPr>
                <w:lang w:val="en-US"/>
              </w:rPr>
              <w:t>Material and energy control</w:t>
            </w:r>
          </w:p>
        </w:tc>
        <w:tc>
          <w:tcPr>
            <w:tcW w:w="2318" w:type="dxa"/>
          </w:tcPr>
          <w:p w14:paraId="24A2CA68" w14:textId="2B47CFDF" w:rsidR="009A0FC3" w:rsidRPr="001C220C" w:rsidRDefault="00B638E1" w:rsidP="006B183F">
            <w:pPr>
              <w:pStyle w:val="TABLE-cell"/>
              <w:rPr>
                <w:lang w:val="en-US"/>
              </w:rPr>
            </w:pPr>
            <w:r w:rsidRPr="001C220C">
              <w:rPr>
                <w:lang w:val="en-US"/>
              </w:rPr>
              <w:t xml:space="preserve">Described in terms of the material model, </w:t>
            </w:r>
            <w:r w:rsidR="004F69AC">
              <w:rPr>
                <w:lang w:val="en-US"/>
              </w:rPr>
              <w:fldChar w:fldCharType="begin"/>
            </w:r>
            <w:r w:rsidR="004F69AC">
              <w:rPr>
                <w:lang w:val="en-US"/>
              </w:rPr>
              <w:instrText xml:space="preserve"> REF _Ref320175130 \r \h </w:instrText>
            </w:r>
            <w:r w:rsidR="006B183F">
              <w:rPr>
                <w:lang w:val="en-US"/>
              </w:rPr>
              <w:instrText xml:space="preserve"> \* MERGEFORMAT </w:instrText>
            </w:r>
            <w:r w:rsidR="004F69AC">
              <w:rPr>
                <w:lang w:val="en-US"/>
              </w:rPr>
            </w:r>
            <w:r w:rsidR="004F69AC">
              <w:rPr>
                <w:lang w:val="en-US"/>
              </w:rPr>
              <w:fldChar w:fldCharType="separate"/>
            </w:r>
            <w:r w:rsidR="006105A7">
              <w:rPr>
                <w:lang w:val="en-US"/>
              </w:rPr>
              <w:t>5.4</w:t>
            </w:r>
            <w:r w:rsidR="004F69AC">
              <w:rPr>
                <w:lang w:val="en-US"/>
              </w:rPr>
              <w:fldChar w:fldCharType="end"/>
            </w:r>
            <w:r w:rsidRPr="001C220C">
              <w:rPr>
                <w:lang w:val="en-US"/>
              </w:rPr>
              <w:t>.</w:t>
            </w:r>
          </w:p>
        </w:tc>
      </w:tr>
      <w:tr w:rsidR="009A0FC3" w:rsidRPr="001C220C" w14:paraId="7BE2A6AA" w14:textId="77777777" w:rsidTr="00CC597E">
        <w:trPr>
          <w:cantSplit/>
        </w:trPr>
        <w:tc>
          <w:tcPr>
            <w:tcW w:w="2317" w:type="dxa"/>
          </w:tcPr>
          <w:p w14:paraId="5389ED97" w14:textId="77777777" w:rsidR="009A0FC3" w:rsidRPr="001C220C" w:rsidRDefault="009A0FC3" w:rsidP="006B183F">
            <w:pPr>
              <w:pStyle w:val="TABLE-cell"/>
              <w:rPr>
                <w:lang w:val="en-US"/>
              </w:rPr>
            </w:pPr>
            <w:smartTag w:uri="urn:schemas-microsoft-com:office:smarttags" w:element="chsdate">
              <w:smartTagPr>
                <w:attr w:name="Year" w:val="1899"/>
                <w:attr w:name="Month" w:val="12"/>
                <w:attr w:name="Day" w:val="30"/>
                <w:attr w:name="IsLunarDate" w:val="False"/>
                <w:attr w:name="IsROCDate" w:val="False"/>
              </w:smartTagPr>
              <w:r w:rsidRPr="001C220C">
                <w:rPr>
                  <w:lang w:val="en-US"/>
                </w:rPr>
                <w:t>6.5.9</w:t>
              </w:r>
            </w:smartTag>
            <w:r w:rsidRPr="001C220C">
              <w:rPr>
                <w:lang w:val="en-US"/>
              </w:rPr>
              <w:t xml:space="preserve"> Material and energy inventory</w:t>
            </w:r>
          </w:p>
        </w:tc>
        <w:tc>
          <w:tcPr>
            <w:tcW w:w="2318" w:type="dxa"/>
          </w:tcPr>
          <w:p w14:paraId="6D6CA8AC" w14:textId="77777777" w:rsidR="009A0FC3" w:rsidRPr="001C220C" w:rsidRDefault="009A0FC3" w:rsidP="006B183F">
            <w:pPr>
              <w:pStyle w:val="TABLE-cell"/>
              <w:rPr>
                <w:lang w:val="en-US"/>
              </w:rPr>
            </w:pPr>
            <w:r w:rsidRPr="001C220C">
              <w:rPr>
                <w:lang w:val="en-US"/>
              </w:rPr>
              <w:t>Ma</w:t>
            </w:r>
            <w:r w:rsidR="004E136B">
              <w:rPr>
                <w:lang w:val="en-US"/>
              </w:rPr>
              <w:t>terial and energy control</w:t>
            </w:r>
          </w:p>
        </w:tc>
        <w:tc>
          <w:tcPr>
            <w:tcW w:w="2317" w:type="dxa"/>
          </w:tcPr>
          <w:p w14:paraId="7C8FC11F" w14:textId="77777777" w:rsidR="009A0FC3" w:rsidRPr="001C220C" w:rsidRDefault="009A0FC3" w:rsidP="006B183F">
            <w:pPr>
              <w:pStyle w:val="TABLE-cell"/>
              <w:rPr>
                <w:lang w:val="en-US"/>
              </w:rPr>
            </w:pPr>
            <w:r w:rsidRPr="001C220C">
              <w:rPr>
                <w:lang w:val="en-US"/>
              </w:rPr>
              <w:t>Production control</w:t>
            </w:r>
          </w:p>
        </w:tc>
        <w:tc>
          <w:tcPr>
            <w:tcW w:w="2318" w:type="dxa"/>
          </w:tcPr>
          <w:p w14:paraId="31F0BF2B" w14:textId="7CFE5F45" w:rsidR="009A0FC3" w:rsidRPr="001C220C" w:rsidRDefault="00B638E1" w:rsidP="006B183F">
            <w:pPr>
              <w:pStyle w:val="TABLE-cell"/>
              <w:rPr>
                <w:lang w:val="en-US"/>
              </w:rPr>
            </w:pPr>
            <w:r w:rsidRPr="001C220C">
              <w:rPr>
                <w:lang w:val="en-US"/>
              </w:rPr>
              <w:t xml:space="preserve">Described in terms of the material model, </w:t>
            </w:r>
            <w:r w:rsidR="004F69AC">
              <w:rPr>
                <w:lang w:val="en-US"/>
              </w:rPr>
              <w:fldChar w:fldCharType="begin"/>
            </w:r>
            <w:r w:rsidR="004F69AC">
              <w:rPr>
                <w:lang w:val="en-US"/>
              </w:rPr>
              <w:instrText xml:space="preserve"> REF _Ref320175130 \r \h </w:instrText>
            </w:r>
            <w:r w:rsidR="006B183F">
              <w:rPr>
                <w:lang w:val="en-US"/>
              </w:rPr>
              <w:instrText xml:space="preserve"> \* MERGEFORMAT </w:instrText>
            </w:r>
            <w:r w:rsidR="004F69AC">
              <w:rPr>
                <w:lang w:val="en-US"/>
              </w:rPr>
            </w:r>
            <w:r w:rsidR="004F69AC">
              <w:rPr>
                <w:lang w:val="en-US"/>
              </w:rPr>
              <w:fldChar w:fldCharType="separate"/>
            </w:r>
            <w:r w:rsidR="006105A7">
              <w:rPr>
                <w:lang w:val="en-US"/>
              </w:rPr>
              <w:t>5.4</w:t>
            </w:r>
            <w:r w:rsidR="004F69AC">
              <w:rPr>
                <w:lang w:val="en-US"/>
              </w:rPr>
              <w:fldChar w:fldCharType="end"/>
            </w:r>
            <w:r w:rsidRPr="001C220C">
              <w:rPr>
                <w:lang w:val="en-US"/>
              </w:rPr>
              <w:t>.</w:t>
            </w:r>
          </w:p>
        </w:tc>
      </w:tr>
      <w:tr w:rsidR="009A0FC3" w:rsidRPr="001C220C" w14:paraId="2D979262" w14:textId="77777777" w:rsidTr="00CC597E">
        <w:trPr>
          <w:cantSplit/>
        </w:trPr>
        <w:tc>
          <w:tcPr>
            <w:tcW w:w="2317" w:type="dxa"/>
          </w:tcPr>
          <w:p w14:paraId="4120C3FD" w14:textId="77777777" w:rsidR="009A0FC3" w:rsidRPr="001C220C" w:rsidRDefault="009A0FC3" w:rsidP="006B183F">
            <w:pPr>
              <w:pStyle w:val="TABLE-cell"/>
              <w:rPr>
                <w:lang w:val="en-US"/>
              </w:rPr>
            </w:pPr>
            <w:smartTag w:uri="urn:schemas-microsoft-com:office:smarttags" w:element="chsdate">
              <w:smartTagPr>
                <w:attr w:name="Year" w:val="1899"/>
                <w:attr w:name="Month" w:val="12"/>
                <w:attr w:name="Day" w:val="30"/>
                <w:attr w:name="IsLunarDate" w:val="False"/>
                <w:attr w:name="IsROCDate" w:val="False"/>
              </w:smartTagPr>
              <w:r w:rsidRPr="001C220C">
                <w:rPr>
                  <w:lang w:val="en-US"/>
                </w:rPr>
                <w:t>6.5.10 P</w:t>
              </w:r>
            </w:smartTag>
            <w:r w:rsidRPr="001C220C">
              <w:rPr>
                <w:lang w:val="en-US"/>
              </w:rPr>
              <w:t>roduction cost objectives</w:t>
            </w:r>
          </w:p>
        </w:tc>
        <w:tc>
          <w:tcPr>
            <w:tcW w:w="2318" w:type="dxa"/>
          </w:tcPr>
          <w:p w14:paraId="210BA10C" w14:textId="77777777" w:rsidR="009A0FC3" w:rsidRPr="001C220C" w:rsidRDefault="004E136B" w:rsidP="006B183F">
            <w:pPr>
              <w:pStyle w:val="TABLE-cell"/>
              <w:rPr>
                <w:lang w:val="en-US"/>
              </w:rPr>
            </w:pPr>
            <w:r>
              <w:rPr>
                <w:lang w:val="en-US"/>
              </w:rPr>
              <w:t>Product cost accounting</w:t>
            </w:r>
          </w:p>
        </w:tc>
        <w:tc>
          <w:tcPr>
            <w:tcW w:w="2317" w:type="dxa"/>
          </w:tcPr>
          <w:p w14:paraId="562DFE8F" w14:textId="77777777" w:rsidR="009A0FC3" w:rsidRPr="001C220C" w:rsidRDefault="004E136B" w:rsidP="006B183F">
            <w:pPr>
              <w:pStyle w:val="TABLE-cell"/>
              <w:rPr>
                <w:lang w:val="en-US"/>
              </w:rPr>
            </w:pPr>
            <w:r>
              <w:rPr>
                <w:lang w:val="en-US"/>
              </w:rPr>
              <w:t>Production control</w:t>
            </w:r>
          </w:p>
        </w:tc>
        <w:tc>
          <w:tcPr>
            <w:tcW w:w="2318" w:type="dxa"/>
          </w:tcPr>
          <w:p w14:paraId="3D8B8C71" w14:textId="3B8AED0D" w:rsidR="009A0FC3" w:rsidRPr="001C220C" w:rsidRDefault="000D5E27" w:rsidP="006B183F">
            <w:pPr>
              <w:pStyle w:val="TABLE-cell"/>
              <w:rPr>
                <w:lang w:val="en-US"/>
              </w:rPr>
            </w:pPr>
            <w:r>
              <w:rPr>
                <w:lang w:val="en-US"/>
              </w:rPr>
              <w:fldChar w:fldCharType="begin"/>
            </w:r>
            <w:r>
              <w:rPr>
                <w:lang w:val="en-US"/>
              </w:rPr>
              <w:instrText xml:space="preserve"> REF _Ref189211335 \r \h </w:instrText>
            </w:r>
            <w:r w:rsidR="006B183F">
              <w:rPr>
                <w:lang w:val="en-US"/>
              </w:rPr>
              <w:instrText xml:space="preserve"> \* MERGEFORMAT </w:instrText>
            </w:r>
            <w:r>
              <w:rPr>
                <w:lang w:val="en-US"/>
              </w:rPr>
            </w:r>
            <w:r>
              <w:rPr>
                <w:lang w:val="en-US"/>
              </w:rPr>
              <w:fldChar w:fldCharType="separate"/>
            </w:r>
            <w:r w:rsidR="006105A7">
              <w:rPr>
                <w:lang w:val="en-US"/>
              </w:rPr>
              <w:t>6.2</w:t>
            </w:r>
            <w:r>
              <w:rPr>
                <w:lang w:val="en-US"/>
              </w:rPr>
              <w:fldChar w:fldCharType="end"/>
            </w:r>
            <w:r w:rsidR="006C7335" w:rsidRPr="001C220C">
              <w:rPr>
                <w:lang w:val="en-US"/>
              </w:rPr>
              <w:t xml:space="preserve"> and </w:t>
            </w:r>
            <w:r w:rsidR="004F69AC">
              <w:rPr>
                <w:lang w:val="en-US"/>
              </w:rPr>
              <w:fldChar w:fldCharType="begin"/>
            </w:r>
            <w:r w:rsidR="004F69AC">
              <w:rPr>
                <w:lang w:val="en-US"/>
              </w:rPr>
              <w:instrText xml:space="preserve"> REF _Ref162335663 \r \h </w:instrText>
            </w:r>
            <w:r w:rsidR="006B183F">
              <w:rPr>
                <w:lang w:val="en-US"/>
              </w:rPr>
              <w:instrText xml:space="preserve"> \* MERGEFORMAT </w:instrText>
            </w:r>
            <w:r w:rsidR="004F69AC">
              <w:rPr>
                <w:lang w:val="en-US"/>
              </w:rPr>
            </w:r>
            <w:r w:rsidR="004F69AC">
              <w:rPr>
                <w:lang w:val="en-US"/>
              </w:rPr>
              <w:fldChar w:fldCharType="separate"/>
            </w:r>
            <w:r w:rsidR="006105A7">
              <w:rPr>
                <w:lang w:val="en-US"/>
              </w:rPr>
              <w:t>A.2</w:t>
            </w:r>
            <w:r w:rsidR="004F69AC">
              <w:rPr>
                <w:lang w:val="en-US"/>
              </w:rPr>
              <w:fldChar w:fldCharType="end"/>
            </w:r>
          </w:p>
        </w:tc>
      </w:tr>
      <w:tr w:rsidR="009A0FC3" w:rsidRPr="001C220C" w14:paraId="0C247E32" w14:textId="77777777" w:rsidTr="00CC597E">
        <w:trPr>
          <w:cantSplit/>
        </w:trPr>
        <w:tc>
          <w:tcPr>
            <w:tcW w:w="2317" w:type="dxa"/>
          </w:tcPr>
          <w:p w14:paraId="2AD79072" w14:textId="77777777" w:rsidR="009A0FC3" w:rsidRPr="001C220C" w:rsidRDefault="009A0FC3" w:rsidP="006B183F">
            <w:pPr>
              <w:pStyle w:val="TABLE-cell"/>
              <w:rPr>
                <w:lang w:val="en-US"/>
              </w:rPr>
            </w:pPr>
            <w:smartTag w:uri="urn:schemas-microsoft-com:office:smarttags" w:element="chsdate">
              <w:smartTagPr>
                <w:attr w:name="Year" w:val="1899"/>
                <w:attr w:name="Month" w:val="12"/>
                <w:attr w:name="Day" w:val="30"/>
                <w:attr w:name="IsLunarDate" w:val="False"/>
                <w:attr w:name="IsROCDate" w:val="False"/>
              </w:smartTagPr>
              <w:r w:rsidRPr="001C220C">
                <w:rPr>
                  <w:lang w:val="en-US"/>
                </w:rPr>
                <w:t>6.5.11 P</w:t>
              </w:r>
            </w:smartTag>
            <w:r w:rsidRPr="001C220C">
              <w:rPr>
                <w:lang w:val="en-US"/>
              </w:rPr>
              <w:t>roduction performance and costs</w:t>
            </w:r>
          </w:p>
        </w:tc>
        <w:tc>
          <w:tcPr>
            <w:tcW w:w="2318" w:type="dxa"/>
          </w:tcPr>
          <w:p w14:paraId="2ACD2CE6" w14:textId="77777777" w:rsidR="009A0FC3" w:rsidRPr="001C220C" w:rsidRDefault="004E136B" w:rsidP="006B183F">
            <w:pPr>
              <w:pStyle w:val="TABLE-cell"/>
              <w:rPr>
                <w:lang w:val="en-US"/>
              </w:rPr>
            </w:pPr>
            <w:r>
              <w:rPr>
                <w:lang w:val="en-US"/>
              </w:rPr>
              <w:t>Production control</w:t>
            </w:r>
          </w:p>
        </w:tc>
        <w:tc>
          <w:tcPr>
            <w:tcW w:w="2317" w:type="dxa"/>
          </w:tcPr>
          <w:p w14:paraId="1C4031F9" w14:textId="77777777" w:rsidR="009A0FC3" w:rsidRPr="001C220C" w:rsidRDefault="004E136B" w:rsidP="006B183F">
            <w:pPr>
              <w:pStyle w:val="TABLE-cell"/>
              <w:rPr>
                <w:lang w:val="en-US"/>
              </w:rPr>
            </w:pPr>
            <w:r>
              <w:rPr>
                <w:lang w:val="en-US"/>
              </w:rPr>
              <w:t>Product cost accounting</w:t>
            </w:r>
          </w:p>
        </w:tc>
        <w:tc>
          <w:tcPr>
            <w:tcW w:w="2318" w:type="dxa"/>
          </w:tcPr>
          <w:p w14:paraId="65C9DCB2" w14:textId="4505C06D" w:rsidR="009A0FC3" w:rsidRPr="001C220C" w:rsidRDefault="000D5E27" w:rsidP="006B183F">
            <w:pPr>
              <w:pStyle w:val="TABLE-cell"/>
              <w:rPr>
                <w:lang w:val="en-US"/>
              </w:rPr>
            </w:pPr>
            <w:r>
              <w:rPr>
                <w:lang w:val="en-US"/>
              </w:rPr>
              <w:fldChar w:fldCharType="begin"/>
            </w:r>
            <w:r>
              <w:rPr>
                <w:lang w:val="en-US"/>
              </w:rPr>
              <w:instrText xml:space="preserve"> REF _Ref189211361 \r \h </w:instrText>
            </w:r>
            <w:r w:rsidR="006B183F">
              <w:rPr>
                <w:lang w:val="en-US"/>
              </w:rPr>
              <w:instrText xml:space="preserve"> \* MERGEFORMAT </w:instrText>
            </w:r>
            <w:r>
              <w:rPr>
                <w:lang w:val="en-US"/>
              </w:rPr>
            </w:r>
            <w:r>
              <w:rPr>
                <w:lang w:val="en-US"/>
              </w:rPr>
              <w:fldChar w:fldCharType="separate"/>
            </w:r>
            <w:r w:rsidR="006105A7">
              <w:rPr>
                <w:lang w:val="en-US"/>
              </w:rPr>
              <w:t>6.3</w:t>
            </w:r>
            <w:r>
              <w:rPr>
                <w:lang w:val="en-US"/>
              </w:rPr>
              <w:fldChar w:fldCharType="end"/>
            </w:r>
            <w:r w:rsidR="006C7335" w:rsidRPr="001C220C">
              <w:rPr>
                <w:lang w:val="en-US"/>
              </w:rPr>
              <w:t xml:space="preserve"> and</w:t>
            </w:r>
            <w:r w:rsidR="004F69AC">
              <w:rPr>
                <w:lang w:val="en-US"/>
              </w:rPr>
              <w:t xml:space="preserve"> </w:t>
            </w:r>
            <w:r w:rsidR="004F69AC">
              <w:rPr>
                <w:lang w:val="en-US"/>
              </w:rPr>
              <w:fldChar w:fldCharType="begin"/>
            </w:r>
            <w:r w:rsidR="004F69AC">
              <w:rPr>
                <w:lang w:val="en-US"/>
              </w:rPr>
              <w:instrText xml:space="preserve"> REF _Ref162335676 \r \h </w:instrText>
            </w:r>
            <w:r w:rsidR="006B183F">
              <w:rPr>
                <w:lang w:val="en-US"/>
              </w:rPr>
              <w:instrText xml:space="preserve"> \* MERGEFORMAT </w:instrText>
            </w:r>
            <w:r w:rsidR="004F69AC">
              <w:rPr>
                <w:lang w:val="en-US"/>
              </w:rPr>
            </w:r>
            <w:r w:rsidR="004F69AC">
              <w:rPr>
                <w:lang w:val="en-US"/>
              </w:rPr>
              <w:fldChar w:fldCharType="separate"/>
            </w:r>
            <w:r w:rsidR="006105A7">
              <w:rPr>
                <w:lang w:val="en-US"/>
              </w:rPr>
              <w:t>A.3</w:t>
            </w:r>
            <w:r w:rsidR="004F69AC">
              <w:rPr>
                <w:lang w:val="en-US"/>
              </w:rPr>
              <w:fldChar w:fldCharType="end"/>
            </w:r>
          </w:p>
        </w:tc>
      </w:tr>
      <w:tr w:rsidR="009A0FC3" w:rsidRPr="001C220C" w14:paraId="0078C1AD" w14:textId="77777777" w:rsidTr="00CC597E">
        <w:trPr>
          <w:cantSplit/>
        </w:trPr>
        <w:tc>
          <w:tcPr>
            <w:tcW w:w="2317" w:type="dxa"/>
          </w:tcPr>
          <w:p w14:paraId="6F09FC5C" w14:textId="77777777" w:rsidR="009A0FC3" w:rsidRPr="001C220C" w:rsidRDefault="009A0FC3" w:rsidP="006B183F">
            <w:pPr>
              <w:pStyle w:val="TABLE-cell"/>
              <w:rPr>
                <w:lang w:val="en-US"/>
              </w:rPr>
            </w:pPr>
            <w:smartTag w:uri="urn:schemas-microsoft-com:office:smarttags" w:element="chsdate">
              <w:smartTagPr>
                <w:attr w:name="Year" w:val="1899"/>
                <w:attr w:name="Month" w:val="12"/>
                <w:attr w:name="Day" w:val="30"/>
                <w:attr w:name="IsLunarDate" w:val="False"/>
                <w:attr w:name="IsROCDate" w:val="False"/>
              </w:smartTagPr>
              <w:r w:rsidRPr="001C220C">
                <w:rPr>
                  <w:lang w:val="en-US"/>
                </w:rPr>
                <w:t>6.5.12</w:t>
              </w:r>
            </w:smartTag>
            <w:r w:rsidRPr="001C220C">
              <w:rPr>
                <w:lang w:val="en-US"/>
              </w:rPr>
              <w:t xml:space="preserve"> Incoming material and energy receipt</w:t>
            </w:r>
          </w:p>
        </w:tc>
        <w:tc>
          <w:tcPr>
            <w:tcW w:w="2318" w:type="dxa"/>
          </w:tcPr>
          <w:p w14:paraId="6D23381A" w14:textId="77777777" w:rsidR="009A0FC3" w:rsidRPr="001C220C" w:rsidRDefault="009A0FC3" w:rsidP="006B183F">
            <w:pPr>
              <w:pStyle w:val="TABLE-cell"/>
              <w:rPr>
                <w:lang w:val="en-US"/>
              </w:rPr>
            </w:pPr>
            <w:r w:rsidRPr="001C220C">
              <w:rPr>
                <w:lang w:val="en-US"/>
              </w:rPr>
              <w:t>M</w:t>
            </w:r>
            <w:r w:rsidR="004E136B">
              <w:rPr>
                <w:lang w:val="en-US"/>
              </w:rPr>
              <w:t>aterial and energy control</w:t>
            </w:r>
            <w:r w:rsidRPr="001C220C">
              <w:rPr>
                <w:lang w:val="en-US"/>
              </w:rPr>
              <w:t xml:space="preserve"> </w:t>
            </w:r>
          </w:p>
        </w:tc>
        <w:tc>
          <w:tcPr>
            <w:tcW w:w="2317" w:type="dxa"/>
          </w:tcPr>
          <w:p w14:paraId="7B2C1FD3" w14:textId="77777777" w:rsidR="009A0FC3" w:rsidRPr="001C220C" w:rsidRDefault="00F60C0E" w:rsidP="006B183F">
            <w:pPr>
              <w:pStyle w:val="TABLE-cell"/>
              <w:rPr>
                <w:lang w:val="en-US"/>
              </w:rPr>
            </w:pPr>
            <w:r w:rsidRPr="001C220C">
              <w:rPr>
                <w:lang w:val="en-US"/>
              </w:rPr>
              <w:t>Product cost accounting</w:t>
            </w:r>
          </w:p>
        </w:tc>
        <w:tc>
          <w:tcPr>
            <w:tcW w:w="2318" w:type="dxa"/>
          </w:tcPr>
          <w:p w14:paraId="66CDCE85" w14:textId="77777777" w:rsidR="009A0FC3" w:rsidRPr="001C220C" w:rsidRDefault="009A0FC3" w:rsidP="006B183F">
            <w:pPr>
              <w:pStyle w:val="TABLE-cell"/>
              <w:rPr>
                <w:lang w:val="en-US"/>
              </w:rPr>
            </w:pPr>
            <w:r w:rsidRPr="001C220C">
              <w:rPr>
                <w:lang w:val="en-US"/>
              </w:rPr>
              <w:t>&lt;Not detailed in object model&gt;</w:t>
            </w:r>
          </w:p>
        </w:tc>
      </w:tr>
      <w:tr w:rsidR="009A0FC3" w:rsidRPr="001C220C" w14:paraId="34EAAFF9" w14:textId="77777777" w:rsidTr="00CC597E">
        <w:trPr>
          <w:cantSplit/>
        </w:trPr>
        <w:tc>
          <w:tcPr>
            <w:tcW w:w="2317" w:type="dxa"/>
          </w:tcPr>
          <w:p w14:paraId="33AAB8E7" w14:textId="77777777" w:rsidR="009A0FC3" w:rsidRPr="001C220C" w:rsidRDefault="009A0FC3" w:rsidP="006B183F">
            <w:pPr>
              <w:pStyle w:val="TABLE-cell"/>
              <w:rPr>
                <w:lang w:val="en-US"/>
              </w:rPr>
            </w:pPr>
            <w:smartTag w:uri="urn:schemas-microsoft-com:office:smarttags" w:element="chsdate">
              <w:smartTagPr>
                <w:attr w:name="Year" w:val="1899"/>
                <w:attr w:name="Month" w:val="12"/>
                <w:attr w:name="Day" w:val="30"/>
                <w:attr w:name="IsLunarDate" w:val="False"/>
                <w:attr w:name="IsROCDate" w:val="False"/>
              </w:smartTagPr>
              <w:r w:rsidRPr="001C220C">
                <w:rPr>
                  <w:lang w:val="en-US"/>
                </w:rPr>
                <w:t>6.5.13</w:t>
              </w:r>
            </w:smartTag>
            <w:r w:rsidRPr="001C220C">
              <w:rPr>
                <w:lang w:val="en-US"/>
              </w:rPr>
              <w:t xml:space="preserve"> Quality assurance results</w:t>
            </w:r>
          </w:p>
        </w:tc>
        <w:tc>
          <w:tcPr>
            <w:tcW w:w="2318" w:type="dxa"/>
          </w:tcPr>
          <w:p w14:paraId="37845275" w14:textId="77777777" w:rsidR="009A0FC3" w:rsidRPr="001C220C" w:rsidRDefault="004E136B" w:rsidP="006B183F">
            <w:pPr>
              <w:pStyle w:val="TABLE-cell"/>
              <w:rPr>
                <w:lang w:val="en-US"/>
              </w:rPr>
            </w:pPr>
            <w:r>
              <w:rPr>
                <w:lang w:val="en-US"/>
              </w:rPr>
              <w:t>Quality assurance</w:t>
            </w:r>
          </w:p>
        </w:tc>
        <w:tc>
          <w:tcPr>
            <w:tcW w:w="2317" w:type="dxa"/>
            <w:tcBorders>
              <w:bottom w:val="single" w:sz="6" w:space="0" w:color="auto"/>
            </w:tcBorders>
          </w:tcPr>
          <w:p w14:paraId="6A5C1DFE" w14:textId="77777777" w:rsidR="009A0FC3" w:rsidRPr="001C220C" w:rsidRDefault="004E136B" w:rsidP="006B183F">
            <w:pPr>
              <w:pStyle w:val="TABLE-cell"/>
              <w:rPr>
                <w:lang w:val="en-US"/>
              </w:rPr>
            </w:pPr>
            <w:r>
              <w:rPr>
                <w:lang w:val="en-US"/>
              </w:rPr>
              <w:t>Production control</w:t>
            </w:r>
          </w:p>
        </w:tc>
        <w:tc>
          <w:tcPr>
            <w:tcW w:w="2318" w:type="dxa"/>
          </w:tcPr>
          <w:p w14:paraId="6AF7865E" w14:textId="78FB589C" w:rsidR="009A0FC3" w:rsidRPr="001C220C" w:rsidRDefault="000D5E27" w:rsidP="006B183F">
            <w:pPr>
              <w:pStyle w:val="TABLE-cell"/>
              <w:rPr>
                <w:lang w:val="en-US"/>
              </w:rPr>
            </w:pPr>
            <w:r>
              <w:rPr>
                <w:lang w:val="en-US"/>
              </w:rPr>
              <w:fldChar w:fldCharType="begin"/>
            </w:r>
            <w:r>
              <w:rPr>
                <w:lang w:val="en-US"/>
              </w:rPr>
              <w:instrText xml:space="preserve"> REF _Ref320175041 \r \h </w:instrText>
            </w:r>
            <w:r w:rsidR="006B183F">
              <w:rPr>
                <w:lang w:val="en-US"/>
              </w:rPr>
              <w:instrText xml:space="preserve"> \* MERGEFORMAT </w:instrText>
            </w:r>
            <w:r>
              <w:rPr>
                <w:lang w:val="en-US"/>
              </w:rPr>
            </w:r>
            <w:r>
              <w:rPr>
                <w:lang w:val="en-US"/>
              </w:rPr>
              <w:fldChar w:fldCharType="separate"/>
            </w:r>
            <w:r w:rsidR="006105A7">
              <w:rPr>
                <w:lang w:val="en-US"/>
              </w:rPr>
              <w:t>5.4</w:t>
            </w:r>
            <w:r>
              <w:rPr>
                <w:lang w:val="en-US"/>
              </w:rPr>
              <w:fldChar w:fldCharType="end"/>
            </w:r>
            <w:r w:rsidR="00B638E1" w:rsidRPr="001C220C">
              <w:rPr>
                <w:lang w:val="en-US"/>
              </w:rPr>
              <w:t xml:space="preserve"> </w:t>
            </w:r>
            <w:r w:rsidR="009A0FC3" w:rsidRPr="001C220C">
              <w:rPr>
                <w:lang w:val="en-US"/>
              </w:rPr>
              <w:t xml:space="preserve">and </w:t>
            </w:r>
            <w:r>
              <w:rPr>
                <w:lang w:val="en-US"/>
              </w:rPr>
              <w:fldChar w:fldCharType="begin"/>
            </w:r>
            <w:r>
              <w:rPr>
                <w:lang w:val="en-US"/>
              </w:rPr>
              <w:instrText xml:space="preserve"> REF _Ref189211361 \r \h </w:instrText>
            </w:r>
            <w:r w:rsidR="006B183F">
              <w:rPr>
                <w:lang w:val="en-US"/>
              </w:rPr>
              <w:instrText xml:space="preserve"> \* MERGEFORMAT </w:instrText>
            </w:r>
            <w:r>
              <w:rPr>
                <w:lang w:val="en-US"/>
              </w:rPr>
            </w:r>
            <w:r>
              <w:rPr>
                <w:lang w:val="en-US"/>
              </w:rPr>
              <w:fldChar w:fldCharType="separate"/>
            </w:r>
            <w:r w:rsidR="006105A7">
              <w:rPr>
                <w:lang w:val="en-US"/>
              </w:rPr>
              <w:t>6.3</w:t>
            </w:r>
            <w:r>
              <w:rPr>
                <w:lang w:val="en-US"/>
              </w:rPr>
              <w:fldChar w:fldCharType="end"/>
            </w:r>
          </w:p>
        </w:tc>
      </w:tr>
      <w:tr w:rsidR="009A0FC3" w:rsidRPr="001C220C" w14:paraId="2C0B9525" w14:textId="77777777" w:rsidTr="00CC597E">
        <w:trPr>
          <w:cantSplit/>
        </w:trPr>
        <w:tc>
          <w:tcPr>
            <w:tcW w:w="2317" w:type="dxa"/>
            <w:vMerge w:val="restart"/>
          </w:tcPr>
          <w:p w14:paraId="2A6DA59F" w14:textId="77777777" w:rsidR="009A0FC3" w:rsidRPr="001C220C" w:rsidRDefault="009A0FC3" w:rsidP="006B183F">
            <w:pPr>
              <w:pStyle w:val="TABLE-cell"/>
              <w:rPr>
                <w:lang w:val="en-US"/>
              </w:rPr>
            </w:pPr>
            <w:smartTag w:uri="urn:schemas-microsoft-com:office:smarttags" w:element="chsdate">
              <w:smartTagPr>
                <w:attr w:name="Year" w:val="1899"/>
                <w:attr w:name="Month" w:val="12"/>
                <w:attr w:name="Day" w:val="30"/>
                <w:attr w:name="IsLunarDate" w:val="False"/>
                <w:attr w:name="IsROCDate" w:val="False"/>
              </w:smartTagPr>
              <w:r w:rsidRPr="001C220C">
                <w:rPr>
                  <w:lang w:val="en-US"/>
                </w:rPr>
                <w:t>6.5.14</w:t>
              </w:r>
            </w:smartTag>
            <w:r w:rsidRPr="001C220C">
              <w:rPr>
                <w:lang w:val="en-US"/>
              </w:rPr>
              <w:t xml:space="preserve"> Standards and customer requirements</w:t>
            </w:r>
          </w:p>
        </w:tc>
        <w:tc>
          <w:tcPr>
            <w:tcW w:w="2318" w:type="dxa"/>
          </w:tcPr>
          <w:p w14:paraId="4B778726" w14:textId="77777777" w:rsidR="009A0FC3" w:rsidRPr="001C220C" w:rsidRDefault="009A0FC3" w:rsidP="006B183F">
            <w:pPr>
              <w:pStyle w:val="TABLE-cell"/>
              <w:rPr>
                <w:lang w:val="en-US"/>
              </w:rPr>
            </w:pPr>
            <w:r w:rsidRPr="001C220C">
              <w:rPr>
                <w:lang w:val="en-US"/>
              </w:rPr>
              <w:t>Marketing and sales</w:t>
            </w:r>
          </w:p>
        </w:tc>
        <w:tc>
          <w:tcPr>
            <w:tcW w:w="2317" w:type="dxa"/>
          </w:tcPr>
          <w:p w14:paraId="43889419" w14:textId="77777777" w:rsidR="009A0FC3" w:rsidRPr="001C220C" w:rsidRDefault="009A0FC3" w:rsidP="006B183F">
            <w:pPr>
              <w:pStyle w:val="TABLE-cell"/>
              <w:rPr>
                <w:lang w:val="en-US"/>
              </w:rPr>
            </w:pPr>
            <w:r w:rsidRPr="001C220C">
              <w:rPr>
                <w:lang w:val="en-US"/>
              </w:rPr>
              <w:t xml:space="preserve">Quality assurance </w:t>
            </w:r>
          </w:p>
        </w:tc>
        <w:tc>
          <w:tcPr>
            <w:tcW w:w="2318" w:type="dxa"/>
            <w:vMerge w:val="restart"/>
          </w:tcPr>
          <w:p w14:paraId="69A64E02" w14:textId="0F21274D" w:rsidR="009A0FC3" w:rsidRPr="001C220C" w:rsidRDefault="000D5E27" w:rsidP="006B183F">
            <w:pPr>
              <w:pStyle w:val="TABLE-cell"/>
              <w:rPr>
                <w:lang w:val="en-US"/>
              </w:rPr>
            </w:pPr>
            <w:r>
              <w:rPr>
                <w:lang w:val="en-US"/>
              </w:rPr>
              <w:fldChar w:fldCharType="begin"/>
            </w:r>
            <w:r>
              <w:rPr>
                <w:lang w:val="en-US"/>
              </w:rPr>
              <w:instrText xml:space="preserve"> REF _Ref189210554 \r \h </w:instrText>
            </w:r>
            <w:r w:rsidR="006B183F">
              <w:rPr>
                <w:lang w:val="en-US"/>
              </w:rPr>
              <w:instrText xml:space="preserve"> \* MERGEFORMAT </w:instrText>
            </w:r>
            <w:r>
              <w:rPr>
                <w:lang w:val="en-US"/>
              </w:rPr>
            </w:r>
            <w:r>
              <w:rPr>
                <w:lang w:val="en-US"/>
              </w:rPr>
              <w:fldChar w:fldCharType="separate"/>
            </w:r>
            <w:r w:rsidR="006105A7">
              <w:rPr>
                <w:lang w:val="en-US"/>
              </w:rPr>
              <w:t>6.1</w:t>
            </w:r>
            <w:r>
              <w:rPr>
                <w:lang w:val="en-US"/>
              </w:rPr>
              <w:fldChar w:fldCharType="end"/>
            </w:r>
            <w:r w:rsidR="006C7335" w:rsidRPr="001C220C">
              <w:rPr>
                <w:lang w:val="en-US"/>
              </w:rPr>
              <w:t xml:space="preserve"> and </w:t>
            </w:r>
            <w:r w:rsidR="004F69AC">
              <w:rPr>
                <w:lang w:val="en-US"/>
              </w:rPr>
              <w:fldChar w:fldCharType="begin"/>
            </w:r>
            <w:r w:rsidR="004F69AC">
              <w:rPr>
                <w:lang w:val="en-US"/>
              </w:rPr>
              <w:instrText xml:space="preserve"> REF _Ref189212391 \r \h </w:instrText>
            </w:r>
            <w:r w:rsidR="006B183F">
              <w:rPr>
                <w:lang w:val="en-US"/>
              </w:rPr>
              <w:instrText xml:space="preserve"> \* MERGEFORMAT </w:instrText>
            </w:r>
            <w:r w:rsidR="004F69AC">
              <w:rPr>
                <w:lang w:val="en-US"/>
              </w:rPr>
            </w:r>
            <w:r w:rsidR="004F69AC">
              <w:rPr>
                <w:lang w:val="en-US"/>
              </w:rPr>
              <w:fldChar w:fldCharType="separate"/>
            </w:r>
            <w:r w:rsidR="006105A7">
              <w:rPr>
                <w:lang w:val="en-US"/>
              </w:rPr>
              <w:t>A.1</w:t>
            </w:r>
            <w:r w:rsidR="004F69AC">
              <w:rPr>
                <w:lang w:val="en-US"/>
              </w:rPr>
              <w:fldChar w:fldCharType="end"/>
            </w:r>
          </w:p>
        </w:tc>
      </w:tr>
      <w:tr w:rsidR="009A0FC3" w:rsidRPr="001C220C" w14:paraId="520C7C8E" w14:textId="77777777" w:rsidTr="00CC597E">
        <w:trPr>
          <w:cantSplit/>
        </w:trPr>
        <w:tc>
          <w:tcPr>
            <w:tcW w:w="2317" w:type="dxa"/>
            <w:vMerge/>
          </w:tcPr>
          <w:p w14:paraId="53656DEE" w14:textId="77777777" w:rsidR="009A0FC3" w:rsidRPr="001C220C" w:rsidRDefault="009A0FC3" w:rsidP="006B183F">
            <w:pPr>
              <w:pStyle w:val="TABLE-cell"/>
              <w:rPr>
                <w:lang w:val="en-US"/>
              </w:rPr>
            </w:pPr>
          </w:p>
        </w:tc>
        <w:tc>
          <w:tcPr>
            <w:tcW w:w="2318" w:type="dxa"/>
          </w:tcPr>
          <w:p w14:paraId="753713DB" w14:textId="77777777" w:rsidR="009A0FC3" w:rsidRPr="001C220C" w:rsidRDefault="009A0FC3" w:rsidP="006B183F">
            <w:pPr>
              <w:pStyle w:val="TABLE-cell"/>
              <w:rPr>
                <w:lang w:val="en-US"/>
              </w:rPr>
            </w:pPr>
            <w:r w:rsidRPr="001C220C">
              <w:rPr>
                <w:lang w:val="en-US"/>
              </w:rPr>
              <w:t>Quality assurance</w:t>
            </w:r>
          </w:p>
        </w:tc>
        <w:tc>
          <w:tcPr>
            <w:tcW w:w="2317" w:type="dxa"/>
          </w:tcPr>
          <w:p w14:paraId="5D01B4F0" w14:textId="77777777" w:rsidR="009A0FC3" w:rsidRPr="001C220C" w:rsidRDefault="009A0FC3" w:rsidP="006B183F">
            <w:pPr>
              <w:pStyle w:val="TABLE-cell"/>
              <w:rPr>
                <w:lang w:val="en-US"/>
              </w:rPr>
            </w:pPr>
            <w:r w:rsidRPr="001C220C">
              <w:rPr>
                <w:lang w:val="en-US"/>
              </w:rPr>
              <w:t>Production control</w:t>
            </w:r>
          </w:p>
        </w:tc>
        <w:tc>
          <w:tcPr>
            <w:tcW w:w="2318" w:type="dxa"/>
            <w:vMerge/>
          </w:tcPr>
          <w:p w14:paraId="2587491C" w14:textId="77777777" w:rsidR="009A0FC3" w:rsidRPr="001C220C" w:rsidRDefault="009A0FC3" w:rsidP="006B183F">
            <w:pPr>
              <w:pStyle w:val="TABLE-cell"/>
              <w:rPr>
                <w:lang w:val="en-US"/>
              </w:rPr>
            </w:pPr>
          </w:p>
        </w:tc>
      </w:tr>
      <w:tr w:rsidR="009A0FC3" w:rsidRPr="001C220C" w14:paraId="2B790F53" w14:textId="77777777" w:rsidTr="00CC597E">
        <w:trPr>
          <w:cantSplit/>
        </w:trPr>
        <w:tc>
          <w:tcPr>
            <w:tcW w:w="2317" w:type="dxa"/>
          </w:tcPr>
          <w:p w14:paraId="44133511" w14:textId="77777777" w:rsidR="009A0FC3" w:rsidRPr="001C220C" w:rsidRDefault="009A0FC3" w:rsidP="006B183F">
            <w:pPr>
              <w:pStyle w:val="TABLE-cell"/>
              <w:rPr>
                <w:lang w:val="en-US"/>
              </w:rPr>
            </w:pPr>
            <w:smartTag w:uri="urn:schemas-microsoft-com:office:smarttags" w:element="chsdate">
              <w:smartTagPr>
                <w:attr w:name="Year" w:val="1899"/>
                <w:attr w:name="Month" w:val="12"/>
                <w:attr w:name="Day" w:val="30"/>
                <w:attr w:name="IsLunarDate" w:val="False"/>
                <w:attr w:name="IsROCDate" w:val="False"/>
              </w:smartTagPr>
              <w:r w:rsidRPr="001C220C">
                <w:rPr>
                  <w:lang w:val="en-US"/>
                </w:rPr>
                <w:t>6.5.15 P</w:t>
              </w:r>
            </w:smartTag>
            <w:r w:rsidRPr="001C220C">
              <w:rPr>
                <w:lang w:val="en-US"/>
              </w:rPr>
              <w:t>roduct and process requirements</w:t>
            </w:r>
          </w:p>
        </w:tc>
        <w:tc>
          <w:tcPr>
            <w:tcW w:w="2318" w:type="dxa"/>
          </w:tcPr>
          <w:p w14:paraId="2FE7B314" w14:textId="77777777" w:rsidR="009A0FC3" w:rsidRPr="001C220C" w:rsidRDefault="009A0FC3" w:rsidP="006B183F">
            <w:pPr>
              <w:pStyle w:val="TABLE-cell"/>
              <w:rPr>
                <w:lang w:val="en-US"/>
              </w:rPr>
            </w:pPr>
            <w:r w:rsidRPr="001C220C">
              <w:rPr>
                <w:lang w:val="en-US"/>
              </w:rPr>
              <w:t>Research, development, and engineering</w:t>
            </w:r>
          </w:p>
        </w:tc>
        <w:tc>
          <w:tcPr>
            <w:tcW w:w="2317" w:type="dxa"/>
          </w:tcPr>
          <w:p w14:paraId="66CDE14D" w14:textId="77777777" w:rsidR="009A0FC3" w:rsidRPr="001C220C" w:rsidRDefault="004E136B" w:rsidP="006B183F">
            <w:pPr>
              <w:pStyle w:val="TABLE-cell"/>
              <w:rPr>
                <w:lang w:val="en-US"/>
              </w:rPr>
            </w:pPr>
            <w:r>
              <w:rPr>
                <w:lang w:val="en-US"/>
              </w:rPr>
              <w:t>Quality assurance</w:t>
            </w:r>
          </w:p>
        </w:tc>
        <w:tc>
          <w:tcPr>
            <w:tcW w:w="2318" w:type="dxa"/>
          </w:tcPr>
          <w:p w14:paraId="03493B6A" w14:textId="7FB2F69C" w:rsidR="009A0FC3" w:rsidRPr="001C220C" w:rsidRDefault="000D5E27" w:rsidP="006B183F">
            <w:pPr>
              <w:pStyle w:val="TABLE-cell"/>
              <w:rPr>
                <w:lang w:val="en-US"/>
              </w:rPr>
            </w:pPr>
            <w:r>
              <w:rPr>
                <w:lang w:val="en-US"/>
              </w:rPr>
              <w:fldChar w:fldCharType="begin"/>
            </w:r>
            <w:r>
              <w:rPr>
                <w:lang w:val="en-US"/>
              </w:rPr>
              <w:instrText xml:space="preserve"> REF _Ref189210554 \r \h </w:instrText>
            </w:r>
            <w:r w:rsidR="006B183F">
              <w:rPr>
                <w:lang w:val="en-US"/>
              </w:rPr>
              <w:instrText xml:space="preserve"> \* MERGEFORMAT </w:instrText>
            </w:r>
            <w:r>
              <w:rPr>
                <w:lang w:val="en-US"/>
              </w:rPr>
            </w:r>
            <w:r>
              <w:rPr>
                <w:lang w:val="en-US"/>
              </w:rPr>
              <w:fldChar w:fldCharType="separate"/>
            </w:r>
            <w:r w:rsidR="006105A7">
              <w:rPr>
                <w:lang w:val="en-US"/>
              </w:rPr>
              <w:t>6.1</w:t>
            </w:r>
            <w:r>
              <w:rPr>
                <w:lang w:val="en-US"/>
              </w:rPr>
              <w:fldChar w:fldCharType="end"/>
            </w:r>
            <w:r w:rsidR="006C7335" w:rsidRPr="001C220C">
              <w:rPr>
                <w:lang w:val="en-US"/>
              </w:rPr>
              <w:t xml:space="preserve"> and </w:t>
            </w:r>
            <w:r w:rsidR="004F69AC">
              <w:rPr>
                <w:lang w:val="en-US"/>
              </w:rPr>
              <w:fldChar w:fldCharType="begin"/>
            </w:r>
            <w:r w:rsidR="004F69AC">
              <w:rPr>
                <w:lang w:val="en-US"/>
              </w:rPr>
              <w:instrText xml:space="preserve"> REF _Ref189212391 \r \h </w:instrText>
            </w:r>
            <w:r w:rsidR="006B183F">
              <w:rPr>
                <w:lang w:val="en-US"/>
              </w:rPr>
              <w:instrText xml:space="preserve"> \* MERGEFORMAT </w:instrText>
            </w:r>
            <w:r w:rsidR="004F69AC">
              <w:rPr>
                <w:lang w:val="en-US"/>
              </w:rPr>
            </w:r>
            <w:r w:rsidR="004F69AC">
              <w:rPr>
                <w:lang w:val="en-US"/>
              </w:rPr>
              <w:fldChar w:fldCharType="separate"/>
            </w:r>
            <w:r w:rsidR="006105A7">
              <w:rPr>
                <w:lang w:val="en-US"/>
              </w:rPr>
              <w:t>A.1</w:t>
            </w:r>
            <w:r w:rsidR="004F69AC">
              <w:rPr>
                <w:lang w:val="en-US"/>
              </w:rPr>
              <w:fldChar w:fldCharType="end"/>
            </w:r>
          </w:p>
        </w:tc>
      </w:tr>
      <w:tr w:rsidR="009A0FC3" w:rsidRPr="001C220C" w14:paraId="71AF2073" w14:textId="77777777" w:rsidTr="00CC597E">
        <w:trPr>
          <w:cantSplit/>
        </w:trPr>
        <w:tc>
          <w:tcPr>
            <w:tcW w:w="2317" w:type="dxa"/>
          </w:tcPr>
          <w:p w14:paraId="5E4DB75F" w14:textId="77777777" w:rsidR="009A0FC3" w:rsidRPr="001C220C" w:rsidRDefault="009A0FC3" w:rsidP="006B183F">
            <w:pPr>
              <w:pStyle w:val="TABLE-cell"/>
              <w:rPr>
                <w:lang w:val="en-US"/>
              </w:rPr>
            </w:pPr>
            <w:smartTag w:uri="urn:schemas-microsoft-com:office:smarttags" w:element="chsdate">
              <w:smartTagPr>
                <w:attr w:name="Year" w:val="1899"/>
                <w:attr w:name="Month" w:val="12"/>
                <w:attr w:name="Day" w:val="30"/>
                <w:attr w:name="IsLunarDate" w:val="False"/>
                <w:attr w:name="IsROCDate" w:val="False"/>
              </w:smartTagPr>
              <w:r w:rsidRPr="001C220C">
                <w:rPr>
                  <w:lang w:val="en-US"/>
                </w:rPr>
                <w:t>6.5.16</w:t>
              </w:r>
            </w:smartTag>
            <w:r w:rsidRPr="001C220C">
              <w:rPr>
                <w:lang w:val="en-US"/>
              </w:rPr>
              <w:t xml:space="preserve"> Finished goods waiver</w:t>
            </w:r>
          </w:p>
        </w:tc>
        <w:tc>
          <w:tcPr>
            <w:tcW w:w="2318" w:type="dxa"/>
          </w:tcPr>
          <w:p w14:paraId="6680AEA5" w14:textId="77777777" w:rsidR="009A0FC3" w:rsidRPr="001C220C" w:rsidRDefault="004E136B" w:rsidP="006B183F">
            <w:pPr>
              <w:pStyle w:val="TABLE-cell"/>
              <w:rPr>
                <w:lang w:val="en-US"/>
              </w:rPr>
            </w:pPr>
            <w:r>
              <w:rPr>
                <w:lang w:val="en-US"/>
              </w:rPr>
              <w:t>Order processing</w:t>
            </w:r>
          </w:p>
        </w:tc>
        <w:tc>
          <w:tcPr>
            <w:tcW w:w="2317" w:type="dxa"/>
          </w:tcPr>
          <w:p w14:paraId="71B8E8CC" w14:textId="77777777" w:rsidR="009A0FC3" w:rsidRPr="001C220C" w:rsidRDefault="004E136B" w:rsidP="006B183F">
            <w:pPr>
              <w:pStyle w:val="TABLE-cell"/>
              <w:rPr>
                <w:lang w:val="en-US"/>
              </w:rPr>
            </w:pPr>
            <w:r>
              <w:rPr>
                <w:lang w:val="en-US"/>
              </w:rPr>
              <w:t>Quality assurance</w:t>
            </w:r>
          </w:p>
        </w:tc>
        <w:tc>
          <w:tcPr>
            <w:tcW w:w="2318" w:type="dxa"/>
          </w:tcPr>
          <w:p w14:paraId="5DC7D9C9" w14:textId="77777777" w:rsidR="009A0FC3" w:rsidRPr="001C220C" w:rsidRDefault="009A0FC3" w:rsidP="006B183F">
            <w:pPr>
              <w:pStyle w:val="TABLE-cell"/>
              <w:rPr>
                <w:lang w:val="en-US"/>
              </w:rPr>
            </w:pPr>
            <w:r w:rsidRPr="001C220C">
              <w:rPr>
                <w:lang w:val="en-US"/>
              </w:rPr>
              <w:t>&lt;Not detailed in object model&gt;</w:t>
            </w:r>
          </w:p>
          <w:p w14:paraId="56FAE1A3" w14:textId="77777777" w:rsidR="009A0FC3" w:rsidRPr="001C220C" w:rsidRDefault="009A0FC3" w:rsidP="006B183F">
            <w:pPr>
              <w:pStyle w:val="TABLE-cell"/>
              <w:rPr>
                <w:lang w:val="en-US"/>
              </w:rPr>
            </w:pPr>
            <w:r w:rsidRPr="001C220C">
              <w:rPr>
                <w:lang w:val="en-US"/>
              </w:rPr>
              <w:t xml:space="preserve">Typically unstructured information handled on an </w:t>
            </w:r>
            <w:r w:rsidRPr="001C220C">
              <w:rPr>
                <w:i/>
                <w:lang w:val="en-US"/>
              </w:rPr>
              <w:t>ad hoc</w:t>
            </w:r>
            <w:r w:rsidRPr="001C220C">
              <w:rPr>
                <w:lang w:val="en-US"/>
              </w:rPr>
              <w:t xml:space="preserve"> basis </w:t>
            </w:r>
          </w:p>
        </w:tc>
      </w:tr>
      <w:tr w:rsidR="009A0FC3" w:rsidRPr="001C220C" w14:paraId="25925BB6" w14:textId="77777777" w:rsidTr="00CC597E">
        <w:trPr>
          <w:cantSplit/>
        </w:trPr>
        <w:tc>
          <w:tcPr>
            <w:tcW w:w="2317" w:type="dxa"/>
          </w:tcPr>
          <w:p w14:paraId="667CCDBE" w14:textId="77777777" w:rsidR="009A0FC3" w:rsidRPr="001C220C" w:rsidRDefault="009A0FC3" w:rsidP="006B183F">
            <w:pPr>
              <w:pStyle w:val="TABLE-cell"/>
              <w:rPr>
                <w:lang w:val="en-US"/>
              </w:rPr>
            </w:pPr>
            <w:smartTag w:uri="urn:schemas-microsoft-com:office:smarttags" w:element="chsdate">
              <w:smartTagPr>
                <w:attr w:name="Year" w:val="1899"/>
                <w:attr w:name="Month" w:val="12"/>
                <w:attr w:name="Day" w:val="30"/>
                <w:attr w:name="IsLunarDate" w:val="False"/>
                <w:attr w:name="IsROCDate" w:val="False"/>
              </w:smartTagPr>
              <w:r w:rsidRPr="001C220C">
                <w:rPr>
                  <w:lang w:val="en-US"/>
                </w:rPr>
                <w:t>6.</w:t>
              </w:r>
              <w:smartTag w:uri="urn:schemas-microsoft-com:office:smarttags" w:element="chmetcnv">
                <w:smartTagPr>
                  <w:attr w:name="UnitName" w:val="in"/>
                  <w:attr w:name="SourceValue" w:val="5.17"/>
                  <w:attr w:name="HasSpace" w:val="True"/>
                  <w:attr w:name="Negative" w:val="False"/>
                  <w:attr w:name="NumberType" w:val="1"/>
                  <w:attr w:name="TCSC" w:val="0"/>
                </w:smartTagPr>
                <w:r w:rsidRPr="001C220C">
                  <w:rPr>
                    <w:lang w:val="en-US"/>
                  </w:rPr>
                  <w:t>5.17</w:t>
                </w:r>
              </w:smartTag>
            </w:smartTag>
            <w:r w:rsidRPr="001C220C">
              <w:rPr>
                <w:lang w:val="en-US"/>
              </w:rPr>
              <w:t xml:space="preserve"> In-process waiver request</w:t>
            </w:r>
          </w:p>
        </w:tc>
        <w:tc>
          <w:tcPr>
            <w:tcW w:w="2318" w:type="dxa"/>
          </w:tcPr>
          <w:p w14:paraId="5CEDD680" w14:textId="77777777" w:rsidR="009A0FC3" w:rsidRPr="001C220C" w:rsidRDefault="004E136B" w:rsidP="006B183F">
            <w:pPr>
              <w:pStyle w:val="TABLE-cell"/>
              <w:rPr>
                <w:lang w:val="en-US"/>
              </w:rPr>
            </w:pPr>
            <w:r>
              <w:rPr>
                <w:lang w:val="en-US"/>
              </w:rPr>
              <w:t>Production control</w:t>
            </w:r>
          </w:p>
        </w:tc>
        <w:tc>
          <w:tcPr>
            <w:tcW w:w="2317" w:type="dxa"/>
          </w:tcPr>
          <w:p w14:paraId="2B4ADC98" w14:textId="77777777" w:rsidR="009A0FC3" w:rsidRPr="001C220C" w:rsidRDefault="004E136B" w:rsidP="006B183F">
            <w:pPr>
              <w:pStyle w:val="TABLE-cell"/>
              <w:rPr>
                <w:lang w:val="en-US"/>
              </w:rPr>
            </w:pPr>
            <w:r>
              <w:rPr>
                <w:lang w:val="en-US"/>
              </w:rPr>
              <w:t>Quality assurance</w:t>
            </w:r>
          </w:p>
        </w:tc>
        <w:tc>
          <w:tcPr>
            <w:tcW w:w="2318" w:type="dxa"/>
          </w:tcPr>
          <w:p w14:paraId="71FD82DD" w14:textId="0FABBD27" w:rsidR="009A0FC3" w:rsidRPr="001C220C" w:rsidRDefault="00B638E1" w:rsidP="006B183F">
            <w:pPr>
              <w:pStyle w:val="TABLE-cell"/>
              <w:rPr>
                <w:lang w:val="en-US"/>
              </w:rPr>
            </w:pPr>
            <w:r w:rsidRPr="001C220C">
              <w:rPr>
                <w:lang w:val="en-US"/>
              </w:rPr>
              <w:t xml:space="preserve">Described in terms of the material model, </w:t>
            </w:r>
            <w:r w:rsidR="004F69AC">
              <w:rPr>
                <w:lang w:val="en-US"/>
              </w:rPr>
              <w:fldChar w:fldCharType="begin"/>
            </w:r>
            <w:r w:rsidR="004F69AC">
              <w:rPr>
                <w:lang w:val="en-US"/>
              </w:rPr>
              <w:instrText xml:space="preserve"> REF _Ref320175130 \r \h </w:instrText>
            </w:r>
            <w:r w:rsidR="006B183F">
              <w:rPr>
                <w:lang w:val="en-US"/>
              </w:rPr>
              <w:instrText xml:space="preserve"> \* MERGEFORMAT </w:instrText>
            </w:r>
            <w:r w:rsidR="004F69AC">
              <w:rPr>
                <w:lang w:val="en-US"/>
              </w:rPr>
            </w:r>
            <w:r w:rsidR="004F69AC">
              <w:rPr>
                <w:lang w:val="en-US"/>
              </w:rPr>
              <w:fldChar w:fldCharType="separate"/>
            </w:r>
            <w:r w:rsidR="006105A7">
              <w:rPr>
                <w:lang w:val="en-US"/>
              </w:rPr>
              <w:t>5.4</w:t>
            </w:r>
            <w:r w:rsidR="004F69AC">
              <w:rPr>
                <w:lang w:val="en-US"/>
              </w:rPr>
              <w:fldChar w:fldCharType="end"/>
            </w:r>
            <w:r w:rsidRPr="001C220C">
              <w:rPr>
                <w:lang w:val="en-US"/>
              </w:rPr>
              <w:t>.</w:t>
            </w:r>
          </w:p>
        </w:tc>
      </w:tr>
      <w:tr w:rsidR="009A0FC3" w:rsidRPr="001C220C" w14:paraId="13C56C3A" w14:textId="77777777" w:rsidTr="00CC597E">
        <w:trPr>
          <w:cantSplit/>
        </w:trPr>
        <w:tc>
          <w:tcPr>
            <w:tcW w:w="2317" w:type="dxa"/>
          </w:tcPr>
          <w:p w14:paraId="7AD51FAB" w14:textId="77777777" w:rsidR="009A0FC3" w:rsidRPr="001C220C" w:rsidRDefault="009A0FC3" w:rsidP="006B183F">
            <w:pPr>
              <w:pStyle w:val="TABLE-cell"/>
              <w:rPr>
                <w:lang w:val="en-US"/>
              </w:rPr>
            </w:pPr>
            <w:smartTag w:uri="urn:schemas-microsoft-com:office:smarttags" w:element="chsdate">
              <w:smartTagPr>
                <w:attr w:name="Year" w:val="1899"/>
                <w:attr w:name="Month" w:val="12"/>
                <w:attr w:name="Day" w:val="30"/>
                <w:attr w:name="IsLunarDate" w:val="False"/>
                <w:attr w:name="IsROCDate" w:val="False"/>
              </w:smartTagPr>
              <w:r w:rsidRPr="001C220C">
                <w:rPr>
                  <w:lang w:val="en-US"/>
                </w:rPr>
                <w:t>6.5.18</w:t>
              </w:r>
            </w:smartTag>
            <w:r w:rsidRPr="001C220C">
              <w:rPr>
                <w:lang w:val="en-US"/>
              </w:rPr>
              <w:t xml:space="preserve"> Finished goods inventory</w:t>
            </w:r>
          </w:p>
        </w:tc>
        <w:tc>
          <w:tcPr>
            <w:tcW w:w="2318" w:type="dxa"/>
          </w:tcPr>
          <w:p w14:paraId="5D2CD90F" w14:textId="77777777" w:rsidR="009A0FC3" w:rsidRPr="001C220C" w:rsidRDefault="004E136B" w:rsidP="006B183F">
            <w:pPr>
              <w:pStyle w:val="TABLE-cell"/>
              <w:rPr>
                <w:lang w:val="en-US"/>
              </w:rPr>
            </w:pPr>
            <w:r>
              <w:rPr>
                <w:lang w:val="en-US"/>
              </w:rPr>
              <w:t>Product inventory control</w:t>
            </w:r>
          </w:p>
        </w:tc>
        <w:tc>
          <w:tcPr>
            <w:tcW w:w="2317" w:type="dxa"/>
          </w:tcPr>
          <w:p w14:paraId="1C8FEAB2" w14:textId="77777777" w:rsidR="009A0FC3" w:rsidRPr="001C220C" w:rsidRDefault="004E136B" w:rsidP="006B183F">
            <w:pPr>
              <w:pStyle w:val="TABLE-cell"/>
              <w:rPr>
                <w:lang w:val="en-US"/>
              </w:rPr>
            </w:pPr>
            <w:r>
              <w:rPr>
                <w:lang w:val="en-US"/>
              </w:rPr>
              <w:t>Production scheduling</w:t>
            </w:r>
          </w:p>
        </w:tc>
        <w:tc>
          <w:tcPr>
            <w:tcW w:w="2318" w:type="dxa"/>
          </w:tcPr>
          <w:p w14:paraId="582B64C3" w14:textId="4A844C05" w:rsidR="009A0FC3" w:rsidRPr="001C220C" w:rsidRDefault="006C7335" w:rsidP="006B183F">
            <w:pPr>
              <w:pStyle w:val="TABLE-cell"/>
              <w:rPr>
                <w:lang w:val="en-US"/>
              </w:rPr>
            </w:pPr>
            <w:r w:rsidRPr="001C220C">
              <w:rPr>
                <w:lang w:val="en-US"/>
              </w:rPr>
              <w:t xml:space="preserve">Described in terms of the material model, </w:t>
            </w:r>
            <w:r w:rsidR="004F69AC">
              <w:rPr>
                <w:lang w:val="en-US"/>
              </w:rPr>
              <w:fldChar w:fldCharType="begin"/>
            </w:r>
            <w:r w:rsidR="004F69AC">
              <w:rPr>
                <w:lang w:val="en-US"/>
              </w:rPr>
              <w:instrText xml:space="preserve"> REF _Ref320175130 \r \h </w:instrText>
            </w:r>
            <w:r w:rsidR="006B183F">
              <w:rPr>
                <w:lang w:val="en-US"/>
              </w:rPr>
              <w:instrText xml:space="preserve"> \* MERGEFORMAT </w:instrText>
            </w:r>
            <w:r w:rsidR="004F69AC">
              <w:rPr>
                <w:lang w:val="en-US"/>
              </w:rPr>
            </w:r>
            <w:r w:rsidR="004F69AC">
              <w:rPr>
                <w:lang w:val="en-US"/>
              </w:rPr>
              <w:fldChar w:fldCharType="separate"/>
            </w:r>
            <w:r w:rsidR="006105A7">
              <w:rPr>
                <w:lang w:val="en-US"/>
              </w:rPr>
              <w:t>5.4</w:t>
            </w:r>
            <w:r w:rsidR="004F69AC">
              <w:rPr>
                <w:lang w:val="en-US"/>
              </w:rPr>
              <w:fldChar w:fldCharType="end"/>
            </w:r>
            <w:r w:rsidRPr="001C220C">
              <w:rPr>
                <w:lang w:val="en-US"/>
              </w:rPr>
              <w:t>.</w:t>
            </w:r>
          </w:p>
        </w:tc>
      </w:tr>
      <w:tr w:rsidR="009A0FC3" w:rsidRPr="001C220C" w14:paraId="085CE2EA" w14:textId="77777777" w:rsidTr="00CC597E">
        <w:trPr>
          <w:cantSplit/>
        </w:trPr>
        <w:tc>
          <w:tcPr>
            <w:tcW w:w="2317" w:type="dxa"/>
          </w:tcPr>
          <w:p w14:paraId="17D5A951" w14:textId="77777777" w:rsidR="009A0FC3" w:rsidRPr="001C220C" w:rsidRDefault="009A0FC3" w:rsidP="006B183F">
            <w:pPr>
              <w:pStyle w:val="TABLE-cell"/>
              <w:rPr>
                <w:lang w:val="en-US"/>
              </w:rPr>
            </w:pPr>
            <w:smartTag w:uri="urn:schemas-microsoft-com:office:smarttags" w:element="chsdate">
              <w:smartTagPr>
                <w:attr w:name="Year" w:val="1899"/>
                <w:attr w:name="Month" w:val="12"/>
                <w:attr w:name="Day" w:val="30"/>
                <w:attr w:name="IsLunarDate" w:val="False"/>
                <w:attr w:name="IsROCDate" w:val="False"/>
              </w:smartTagPr>
              <w:r w:rsidRPr="001C220C">
                <w:rPr>
                  <w:lang w:val="en-US"/>
                </w:rPr>
                <w:t>6.5.19 P</w:t>
              </w:r>
            </w:smartTag>
            <w:r w:rsidRPr="001C220C">
              <w:rPr>
                <w:lang w:val="en-US"/>
              </w:rPr>
              <w:t>rocess data</w:t>
            </w:r>
          </w:p>
        </w:tc>
        <w:tc>
          <w:tcPr>
            <w:tcW w:w="2318" w:type="dxa"/>
          </w:tcPr>
          <w:p w14:paraId="7ACD3D66" w14:textId="77777777" w:rsidR="009A0FC3" w:rsidRPr="001C220C" w:rsidRDefault="004E136B" w:rsidP="006B183F">
            <w:pPr>
              <w:pStyle w:val="TABLE-cell"/>
              <w:rPr>
                <w:lang w:val="en-US"/>
              </w:rPr>
            </w:pPr>
            <w:r>
              <w:rPr>
                <w:lang w:val="en-US"/>
              </w:rPr>
              <w:t>Production control</w:t>
            </w:r>
          </w:p>
        </w:tc>
        <w:tc>
          <w:tcPr>
            <w:tcW w:w="2317" w:type="dxa"/>
          </w:tcPr>
          <w:p w14:paraId="2EB95C01" w14:textId="77777777" w:rsidR="009A0FC3" w:rsidRPr="001C220C" w:rsidRDefault="004E136B" w:rsidP="006B183F">
            <w:pPr>
              <w:pStyle w:val="TABLE-cell"/>
              <w:rPr>
                <w:lang w:val="en-US"/>
              </w:rPr>
            </w:pPr>
            <w:r>
              <w:rPr>
                <w:lang w:val="en-US"/>
              </w:rPr>
              <w:t>Quality assurance</w:t>
            </w:r>
          </w:p>
        </w:tc>
        <w:tc>
          <w:tcPr>
            <w:tcW w:w="2318" w:type="dxa"/>
          </w:tcPr>
          <w:p w14:paraId="180B6636" w14:textId="586BC14F" w:rsidR="009A0FC3" w:rsidRPr="001C220C" w:rsidRDefault="000D5E27" w:rsidP="006B183F">
            <w:pPr>
              <w:pStyle w:val="TABLE-cell"/>
              <w:rPr>
                <w:lang w:val="en-US"/>
              </w:rPr>
            </w:pPr>
            <w:r>
              <w:rPr>
                <w:lang w:val="en-US"/>
              </w:rPr>
              <w:fldChar w:fldCharType="begin"/>
            </w:r>
            <w:r>
              <w:rPr>
                <w:lang w:val="en-US"/>
              </w:rPr>
              <w:instrText xml:space="preserve"> REF _Ref189211361 \r \h </w:instrText>
            </w:r>
            <w:r w:rsidR="006B183F">
              <w:rPr>
                <w:lang w:val="en-US"/>
              </w:rPr>
              <w:instrText xml:space="preserve"> \* MERGEFORMAT </w:instrText>
            </w:r>
            <w:r>
              <w:rPr>
                <w:lang w:val="en-US"/>
              </w:rPr>
            </w:r>
            <w:r>
              <w:rPr>
                <w:lang w:val="en-US"/>
              </w:rPr>
              <w:fldChar w:fldCharType="separate"/>
            </w:r>
            <w:r w:rsidR="006105A7">
              <w:rPr>
                <w:lang w:val="en-US"/>
              </w:rPr>
              <w:t>6.3</w:t>
            </w:r>
            <w:r>
              <w:rPr>
                <w:lang w:val="en-US"/>
              </w:rPr>
              <w:fldChar w:fldCharType="end"/>
            </w:r>
            <w:r w:rsidR="006C7335" w:rsidRPr="001C220C">
              <w:rPr>
                <w:lang w:val="en-US"/>
              </w:rPr>
              <w:t xml:space="preserve"> and </w:t>
            </w:r>
            <w:r w:rsidR="004F69AC">
              <w:rPr>
                <w:lang w:val="en-US"/>
              </w:rPr>
              <w:fldChar w:fldCharType="begin"/>
            </w:r>
            <w:r w:rsidR="004F69AC">
              <w:rPr>
                <w:lang w:val="en-US"/>
              </w:rPr>
              <w:instrText xml:space="preserve"> REF _Ref162335676 \r \h </w:instrText>
            </w:r>
            <w:r w:rsidR="006B183F">
              <w:rPr>
                <w:lang w:val="en-US"/>
              </w:rPr>
              <w:instrText xml:space="preserve"> \* MERGEFORMAT </w:instrText>
            </w:r>
            <w:r w:rsidR="004F69AC">
              <w:rPr>
                <w:lang w:val="en-US"/>
              </w:rPr>
            </w:r>
            <w:r w:rsidR="004F69AC">
              <w:rPr>
                <w:lang w:val="en-US"/>
              </w:rPr>
              <w:fldChar w:fldCharType="separate"/>
            </w:r>
            <w:r w:rsidR="006105A7">
              <w:rPr>
                <w:lang w:val="en-US"/>
              </w:rPr>
              <w:t>A.3</w:t>
            </w:r>
            <w:r w:rsidR="004F69AC">
              <w:rPr>
                <w:lang w:val="en-US"/>
              </w:rPr>
              <w:fldChar w:fldCharType="end"/>
            </w:r>
          </w:p>
        </w:tc>
      </w:tr>
      <w:tr w:rsidR="009A0FC3" w:rsidRPr="001C220C" w14:paraId="7D62CCF7" w14:textId="77777777" w:rsidTr="00CC597E">
        <w:trPr>
          <w:cantSplit/>
        </w:trPr>
        <w:tc>
          <w:tcPr>
            <w:tcW w:w="2317" w:type="dxa"/>
          </w:tcPr>
          <w:p w14:paraId="6E79CE72" w14:textId="77777777" w:rsidR="009A0FC3" w:rsidRPr="001C220C" w:rsidRDefault="009A0FC3" w:rsidP="006B183F">
            <w:pPr>
              <w:pStyle w:val="TABLE-cell"/>
              <w:rPr>
                <w:lang w:val="en-US"/>
              </w:rPr>
            </w:pPr>
            <w:smartTag w:uri="urn:schemas-microsoft-com:office:smarttags" w:element="chsdate">
              <w:smartTagPr>
                <w:attr w:name="Year" w:val="1899"/>
                <w:attr w:name="Month" w:val="12"/>
                <w:attr w:name="Day" w:val="30"/>
                <w:attr w:name="IsLunarDate" w:val="False"/>
                <w:attr w:name="IsROCDate" w:val="False"/>
              </w:smartTagPr>
              <w:r w:rsidRPr="001C220C">
                <w:rPr>
                  <w:lang w:val="en-US"/>
                </w:rPr>
                <w:t>6.5.20 P</w:t>
              </w:r>
            </w:smartTag>
            <w:r w:rsidRPr="001C220C">
              <w:rPr>
                <w:lang w:val="en-US"/>
              </w:rPr>
              <w:t>ack-out schedule</w:t>
            </w:r>
          </w:p>
        </w:tc>
        <w:tc>
          <w:tcPr>
            <w:tcW w:w="2318" w:type="dxa"/>
          </w:tcPr>
          <w:p w14:paraId="51F1E865" w14:textId="77777777" w:rsidR="009A0FC3" w:rsidRPr="001C220C" w:rsidRDefault="004E136B" w:rsidP="006B183F">
            <w:pPr>
              <w:pStyle w:val="TABLE-cell"/>
              <w:rPr>
                <w:lang w:val="en-US"/>
              </w:rPr>
            </w:pPr>
            <w:r>
              <w:rPr>
                <w:lang w:val="en-US"/>
              </w:rPr>
              <w:t>Production scheduling</w:t>
            </w:r>
          </w:p>
        </w:tc>
        <w:tc>
          <w:tcPr>
            <w:tcW w:w="2317" w:type="dxa"/>
          </w:tcPr>
          <w:p w14:paraId="486D43A2" w14:textId="77777777" w:rsidR="009A0FC3" w:rsidRPr="001C220C" w:rsidRDefault="009A0FC3" w:rsidP="006B183F">
            <w:pPr>
              <w:pStyle w:val="TABLE-cell"/>
              <w:rPr>
                <w:lang w:val="en-US"/>
              </w:rPr>
            </w:pPr>
            <w:r w:rsidRPr="001C220C">
              <w:rPr>
                <w:lang w:val="en-US"/>
              </w:rPr>
              <w:t>Product inve</w:t>
            </w:r>
            <w:r w:rsidR="004E136B">
              <w:rPr>
                <w:lang w:val="en-US"/>
              </w:rPr>
              <w:t>ntory control</w:t>
            </w:r>
          </w:p>
        </w:tc>
        <w:tc>
          <w:tcPr>
            <w:tcW w:w="2318" w:type="dxa"/>
          </w:tcPr>
          <w:p w14:paraId="22C868A2" w14:textId="1A982789" w:rsidR="009A0FC3" w:rsidRPr="001C220C" w:rsidRDefault="000D5E27" w:rsidP="006B183F">
            <w:pPr>
              <w:pStyle w:val="TABLE-cell"/>
              <w:rPr>
                <w:lang w:val="en-US"/>
              </w:rPr>
            </w:pPr>
            <w:r>
              <w:rPr>
                <w:lang w:val="en-US"/>
              </w:rPr>
              <w:fldChar w:fldCharType="begin"/>
            </w:r>
            <w:r>
              <w:rPr>
                <w:lang w:val="en-US"/>
              </w:rPr>
              <w:instrText xml:space="preserve"> REF _Ref189211335 \r \h </w:instrText>
            </w:r>
            <w:r w:rsidR="006B183F">
              <w:rPr>
                <w:lang w:val="en-US"/>
              </w:rPr>
              <w:instrText xml:space="preserve"> \* MERGEFORMAT </w:instrText>
            </w:r>
            <w:r>
              <w:rPr>
                <w:lang w:val="en-US"/>
              </w:rPr>
            </w:r>
            <w:r>
              <w:rPr>
                <w:lang w:val="en-US"/>
              </w:rPr>
              <w:fldChar w:fldCharType="separate"/>
            </w:r>
            <w:r w:rsidR="006105A7">
              <w:rPr>
                <w:lang w:val="en-US"/>
              </w:rPr>
              <w:t>6.2</w:t>
            </w:r>
            <w:r>
              <w:rPr>
                <w:lang w:val="en-US"/>
              </w:rPr>
              <w:fldChar w:fldCharType="end"/>
            </w:r>
            <w:r w:rsidR="006C7335" w:rsidRPr="001C220C">
              <w:rPr>
                <w:lang w:val="en-US"/>
              </w:rPr>
              <w:t xml:space="preserve"> and </w:t>
            </w:r>
            <w:r w:rsidR="004F69AC">
              <w:rPr>
                <w:lang w:val="en-US"/>
              </w:rPr>
              <w:fldChar w:fldCharType="begin"/>
            </w:r>
            <w:r w:rsidR="004F69AC">
              <w:rPr>
                <w:lang w:val="en-US"/>
              </w:rPr>
              <w:instrText xml:space="preserve"> REF _Ref162335663 \r \h </w:instrText>
            </w:r>
            <w:r w:rsidR="006B183F">
              <w:rPr>
                <w:lang w:val="en-US"/>
              </w:rPr>
              <w:instrText xml:space="preserve"> \* MERGEFORMAT </w:instrText>
            </w:r>
            <w:r w:rsidR="004F69AC">
              <w:rPr>
                <w:lang w:val="en-US"/>
              </w:rPr>
            </w:r>
            <w:r w:rsidR="004F69AC">
              <w:rPr>
                <w:lang w:val="en-US"/>
              </w:rPr>
              <w:fldChar w:fldCharType="separate"/>
            </w:r>
            <w:r w:rsidR="006105A7">
              <w:rPr>
                <w:lang w:val="en-US"/>
              </w:rPr>
              <w:t>A.2</w:t>
            </w:r>
            <w:r w:rsidR="004F69AC">
              <w:rPr>
                <w:lang w:val="en-US"/>
              </w:rPr>
              <w:fldChar w:fldCharType="end"/>
            </w:r>
          </w:p>
        </w:tc>
      </w:tr>
      <w:tr w:rsidR="00CC597E" w:rsidRPr="001C220C" w14:paraId="59A81909" w14:textId="77777777" w:rsidTr="00CC597E">
        <w:trPr>
          <w:cantSplit/>
        </w:trPr>
        <w:tc>
          <w:tcPr>
            <w:tcW w:w="2317" w:type="dxa"/>
          </w:tcPr>
          <w:p w14:paraId="610E0A20" w14:textId="34CE35E2" w:rsidR="00CC597E" w:rsidRPr="001C220C" w:rsidRDefault="00CC597E" w:rsidP="00CC597E">
            <w:pPr>
              <w:pStyle w:val="TABLE-cell"/>
              <w:rPr>
                <w:lang w:val="en-US"/>
              </w:rPr>
            </w:pPr>
            <w:r w:rsidRPr="001C220C">
              <w:rPr>
                <w:lang w:val="en-US"/>
              </w:rPr>
              <w:t>6.5.2</w:t>
            </w:r>
            <w:r>
              <w:rPr>
                <w:lang w:val="en-US"/>
              </w:rPr>
              <w:t>1</w:t>
            </w:r>
            <w:r w:rsidRPr="001C220C">
              <w:rPr>
                <w:lang w:val="en-US"/>
              </w:rPr>
              <w:t xml:space="preserve"> Product and process information request</w:t>
            </w:r>
          </w:p>
        </w:tc>
        <w:tc>
          <w:tcPr>
            <w:tcW w:w="2318" w:type="dxa"/>
          </w:tcPr>
          <w:p w14:paraId="72A76AFA" w14:textId="65F600F5" w:rsidR="00CC597E" w:rsidRDefault="00CC597E" w:rsidP="00CC597E">
            <w:pPr>
              <w:pStyle w:val="TABLE-cell"/>
              <w:rPr>
                <w:lang w:val="en-US"/>
              </w:rPr>
            </w:pPr>
            <w:r>
              <w:rPr>
                <w:lang w:val="en-US"/>
              </w:rPr>
              <w:t>Production control</w:t>
            </w:r>
          </w:p>
        </w:tc>
        <w:tc>
          <w:tcPr>
            <w:tcW w:w="2317" w:type="dxa"/>
          </w:tcPr>
          <w:p w14:paraId="1BBFF49B" w14:textId="298F9963" w:rsidR="00CC597E" w:rsidRPr="001C220C" w:rsidRDefault="00CC597E" w:rsidP="00CC597E">
            <w:pPr>
              <w:pStyle w:val="TABLE-cell"/>
              <w:rPr>
                <w:lang w:val="en-US"/>
              </w:rPr>
            </w:pPr>
            <w:r w:rsidRPr="001C220C">
              <w:rPr>
                <w:lang w:val="en-US"/>
              </w:rPr>
              <w:t>Research, development, and engineering</w:t>
            </w:r>
          </w:p>
        </w:tc>
        <w:tc>
          <w:tcPr>
            <w:tcW w:w="2318" w:type="dxa"/>
          </w:tcPr>
          <w:p w14:paraId="2E17947C" w14:textId="04FC3167" w:rsidR="00CC597E" w:rsidRDefault="00CC597E" w:rsidP="00CC597E">
            <w:pPr>
              <w:pStyle w:val="TABLE-cell"/>
              <w:rPr>
                <w:lang w:val="en-US"/>
              </w:rPr>
            </w:pPr>
            <w:r w:rsidRPr="001C220C">
              <w:rPr>
                <w:lang w:val="en-US"/>
              </w:rPr>
              <w:t>&lt;Not detailed in object model&gt;</w:t>
            </w:r>
          </w:p>
        </w:tc>
      </w:tr>
      <w:tr w:rsidR="00CC597E" w:rsidRPr="001C220C" w14:paraId="0C2069A3" w14:textId="77777777" w:rsidTr="00CC597E">
        <w:trPr>
          <w:cantSplit/>
        </w:trPr>
        <w:tc>
          <w:tcPr>
            <w:tcW w:w="2317" w:type="dxa"/>
          </w:tcPr>
          <w:p w14:paraId="0FFD3EF3" w14:textId="52813CE3" w:rsidR="00CC597E" w:rsidRPr="001C220C" w:rsidRDefault="00CC597E" w:rsidP="00CC597E">
            <w:pPr>
              <w:pStyle w:val="TABLE-cell"/>
              <w:rPr>
                <w:lang w:val="en-US"/>
              </w:rPr>
            </w:pPr>
            <w:r w:rsidRPr="001C220C">
              <w:rPr>
                <w:lang w:val="en-US"/>
              </w:rPr>
              <w:t>6.5.2</w:t>
            </w:r>
            <w:r>
              <w:rPr>
                <w:lang w:val="en-US"/>
              </w:rPr>
              <w:t>2</w:t>
            </w:r>
            <w:r w:rsidRPr="001C220C">
              <w:rPr>
                <w:lang w:val="en-US"/>
              </w:rPr>
              <w:t xml:space="preserve"> Maintenance requests</w:t>
            </w:r>
          </w:p>
        </w:tc>
        <w:tc>
          <w:tcPr>
            <w:tcW w:w="2318" w:type="dxa"/>
          </w:tcPr>
          <w:p w14:paraId="0164B85D" w14:textId="4309A82B" w:rsidR="00CC597E" w:rsidRDefault="00CC597E" w:rsidP="00CC597E">
            <w:pPr>
              <w:pStyle w:val="TABLE-cell"/>
              <w:rPr>
                <w:lang w:val="en-US"/>
              </w:rPr>
            </w:pPr>
            <w:r w:rsidRPr="001C220C">
              <w:rPr>
                <w:lang w:val="en-US"/>
              </w:rPr>
              <w:t>Production control</w:t>
            </w:r>
          </w:p>
        </w:tc>
        <w:tc>
          <w:tcPr>
            <w:tcW w:w="2317" w:type="dxa"/>
          </w:tcPr>
          <w:p w14:paraId="10017139" w14:textId="648557BB" w:rsidR="00CC597E" w:rsidRPr="001C220C" w:rsidRDefault="00CC597E" w:rsidP="00CC597E">
            <w:pPr>
              <w:pStyle w:val="TABLE-cell"/>
              <w:rPr>
                <w:lang w:val="en-US"/>
              </w:rPr>
            </w:pPr>
            <w:r>
              <w:rPr>
                <w:lang w:val="en-US"/>
              </w:rPr>
              <w:t>Maintenance management</w:t>
            </w:r>
          </w:p>
        </w:tc>
        <w:tc>
          <w:tcPr>
            <w:tcW w:w="2318" w:type="dxa"/>
          </w:tcPr>
          <w:p w14:paraId="22615C58" w14:textId="6A83802A" w:rsidR="00CC597E" w:rsidRPr="001C220C" w:rsidRDefault="00CC597E" w:rsidP="00CC597E">
            <w:pPr>
              <w:pStyle w:val="TABLE-cell"/>
              <w:rPr>
                <w:lang w:val="en-US"/>
              </w:rPr>
            </w:pPr>
            <w:r>
              <w:rPr>
                <w:lang w:val="en-US"/>
              </w:rPr>
              <w:fldChar w:fldCharType="begin"/>
            </w:r>
            <w:r>
              <w:rPr>
                <w:lang w:val="en-US"/>
              </w:rPr>
              <w:instrText xml:space="preserve"> REF _Ref189211335 \r \h </w:instrText>
            </w:r>
            <w:r>
              <w:rPr>
                <w:lang w:val="en-US"/>
              </w:rPr>
            </w:r>
            <w:r>
              <w:rPr>
                <w:lang w:val="en-US"/>
              </w:rPr>
              <w:fldChar w:fldCharType="separate"/>
            </w:r>
            <w:r>
              <w:rPr>
                <w:lang w:val="en-US"/>
              </w:rPr>
              <w:t>6.2</w:t>
            </w:r>
            <w:r>
              <w:rPr>
                <w:lang w:val="en-US"/>
              </w:rPr>
              <w:fldChar w:fldCharType="end"/>
            </w:r>
          </w:p>
        </w:tc>
      </w:tr>
      <w:tr w:rsidR="00CC597E" w:rsidRPr="001C220C" w14:paraId="480A5996" w14:textId="77777777" w:rsidTr="00CC597E">
        <w:trPr>
          <w:cantSplit/>
        </w:trPr>
        <w:tc>
          <w:tcPr>
            <w:tcW w:w="2317" w:type="dxa"/>
          </w:tcPr>
          <w:p w14:paraId="1C94D793" w14:textId="501BA07D" w:rsidR="00CC597E" w:rsidRPr="001C220C" w:rsidRDefault="00CC597E" w:rsidP="00CC597E">
            <w:pPr>
              <w:pStyle w:val="TABLE-cell"/>
              <w:rPr>
                <w:lang w:val="en-US"/>
              </w:rPr>
            </w:pPr>
            <w:r w:rsidRPr="001C220C">
              <w:rPr>
                <w:lang w:val="en-US"/>
              </w:rPr>
              <w:t>6.5.2</w:t>
            </w:r>
            <w:r>
              <w:rPr>
                <w:lang w:val="en-US"/>
              </w:rPr>
              <w:t>3</w:t>
            </w:r>
            <w:r w:rsidRPr="001C220C">
              <w:rPr>
                <w:lang w:val="en-US"/>
              </w:rPr>
              <w:t xml:space="preserve"> Maintenance responses</w:t>
            </w:r>
          </w:p>
        </w:tc>
        <w:tc>
          <w:tcPr>
            <w:tcW w:w="2318" w:type="dxa"/>
          </w:tcPr>
          <w:p w14:paraId="151EF0B5" w14:textId="4EE8C2D0" w:rsidR="00CC597E" w:rsidRPr="001C220C" w:rsidRDefault="00CC597E" w:rsidP="00CC597E">
            <w:pPr>
              <w:pStyle w:val="TABLE-cell"/>
              <w:rPr>
                <w:lang w:val="en-US"/>
              </w:rPr>
            </w:pPr>
            <w:r>
              <w:rPr>
                <w:lang w:val="en-US"/>
              </w:rPr>
              <w:t>Maintenance management</w:t>
            </w:r>
          </w:p>
        </w:tc>
        <w:tc>
          <w:tcPr>
            <w:tcW w:w="2317" w:type="dxa"/>
          </w:tcPr>
          <w:p w14:paraId="5F04FC1C" w14:textId="52867283" w:rsidR="00CC597E" w:rsidRDefault="00CC597E" w:rsidP="00CC597E">
            <w:pPr>
              <w:pStyle w:val="TABLE-cell"/>
              <w:rPr>
                <w:lang w:val="en-US"/>
              </w:rPr>
            </w:pPr>
            <w:r>
              <w:rPr>
                <w:lang w:val="en-US"/>
              </w:rPr>
              <w:t>Production control</w:t>
            </w:r>
          </w:p>
        </w:tc>
        <w:tc>
          <w:tcPr>
            <w:tcW w:w="2318" w:type="dxa"/>
          </w:tcPr>
          <w:p w14:paraId="5D48AC64" w14:textId="0AE3FA56" w:rsidR="00CC597E" w:rsidRDefault="00CC597E" w:rsidP="00CC597E">
            <w:pPr>
              <w:pStyle w:val="TABLE-cell"/>
              <w:rPr>
                <w:lang w:val="en-US"/>
              </w:rPr>
            </w:pPr>
            <w:r>
              <w:rPr>
                <w:lang w:val="en-US"/>
              </w:rPr>
              <w:fldChar w:fldCharType="begin"/>
            </w:r>
            <w:r>
              <w:rPr>
                <w:lang w:val="en-US"/>
              </w:rPr>
              <w:instrText xml:space="preserve"> REF _Ref189211361 \r \h </w:instrText>
            </w:r>
            <w:r>
              <w:rPr>
                <w:lang w:val="en-US"/>
              </w:rPr>
            </w:r>
            <w:r>
              <w:rPr>
                <w:lang w:val="en-US"/>
              </w:rPr>
              <w:fldChar w:fldCharType="separate"/>
            </w:r>
            <w:r>
              <w:rPr>
                <w:lang w:val="en-US"/>
              </w:rPr>
              <w:t>6.3</w:t>
            </w:r>
            <w:r>
              <w:rPr>
                <w:lang w:val="en-US"/>
              </w:rPr>
              <w:fldChar w:fldCharType="end"/>
            </w:r>
          </w:p>
        </w:tc>
      </w:tr>
      <w:tr w:rsidR="00CC597E" w:rsidRPr="001C220C" w14:paraId="5DA632C3" w14:textId="77777777" w:rsidTr="00CC597E">
        <w:trPr>
          <w:cantSplit/>
        </w:trPr>
        <w:tc>
          <w:tcPr>
            <w:tcW w:w="2317" w:type="dxa"/>
          </w:tcPr>
          <w:p w14:paraId="150B0EE4" w14:textId="4BF6557B" w:rsidR="00CC597E" w:rsidRPr="001C220C" w:rsidRDefault="00CC597E" w:rsidP="00CC597E">
            <w:pPr>
              <w:pStyle w:val="TABLE-cell"/>
              <w:rPr>
                <w:lang w:val="en-US"/>
              </w:rPr>
            </w:pPr>
            <w:r w:rsidRPr="001C220C">
              <w:rPr>
                <w:lang w:val="en-US"/>
              </w:rPr>
              <w:t>6.5.2</w:t>
            </w:r>
            <w:r>
              <w:rPr>
                <w:lang w:val="en-US"/>
              </w:rPr>
              <w:t>4</w:t>
            </w:r>
            <w:r w:rsidRPr="001C220C">
              <w:rPr>
                <w:lang w:val="en-US"/>
              </w:rPr>
              <w:t xml:space="preserve"> Maintenance standards and methods</w:t>
            </w:r>
          </w:p>
        </w:tc>
        <w:tc>
          <w:tcPr>
            <w:tcW w:w="2318" w:type="dxa"/>
          </w:tcPr>
          <w:p w14:paraId="6446FAD2" w14:textId="443A2613" w:rsidR="00CC597E" w:rsidRDefault="00CC597E" w:rsidP="00CC597E">
            <w:pPr>
              <w:pStyle w:val="TABLE-cell"/>
              <w:rPr>
                <w:lang w:val="en-US"/>
              </w:rPr>
            </w:pPr>
            <w:r>
              <w:rPr>
                <w:lang w:val="en-US"/>
              </w:rPr>
              <w:t>Production control</w:t>
            </w:r>
          </w:p>
        </w:tc>
        <w:tc>
          <w:tcPr>
            <w:tcW w:w="2317" w:type="dxa"/>
          </w:tcPr>
          <w:p w14:paraId="12113AC2" w14:textId="05D3914E" w:rsidR="00CC597E" w:rsidRDefault="00CC597E" w:rsidP="00CC597E">
            <w:pPr>
              <w:pStyle w:val="TABLE-cell"/>
              <w:rPr>
                <w:lang w:val="en-US"/>
              </w:rPr>
            </w:pPr>
            <w:r w:rsidRPr="001C220C">
              <w:rPr>
                <w:lang w:val="en-US"/>
              </w:rPr>
              <w:t>Mainte</w:t>
            </w:r>
            <w:r>
              <w:rPr>
                <w:lang w:val="en-US"/>
              </w:rPr>
              <w:t>nance management</w:t>
            </w:r>
          </w:p>
        </w:tc>
        <w:tc>
          <w:tcPr>
            <w:tcW w:w="2318" w:type="dxa"/>
          </w:tcPr>
          <w:p w14:paraId="3A07F09B" w14:textId="207A0E1E" w:rsidR="00CC597E" w:rsidRDefault="00CC597E" w:rsidP="00CC597E">
            <w:pPr>
              <w:pStyle w:val="TABLE-cell"/>
              <w:rPr>
                <w:lang w:val="en-US"/>
              </w:rPr>
            </w:pPr>
            <w:r w:rsidRPr="001C220C">
              <w:rPr>
                <w:lang w:val="en-US"/>
              </w:rPr>
              <w:t>&lt;Not detailed in object model&gt;</w:t>
            </w:r>
          </w:p>
        </w:tc>
      </w:tr>
      <w:tr w:rsidR="00CC597E" w:rsidRPr="001C220C" w14:paraId="245C207F" w14:textId="77777777" w:rsidTr="00CC597E">
        <w:trPr>
          <w:cantSplit/>
        </w:trPr>
        <w:tc>
          <w:tcPr>
            <w:tcW w:w="2317" w:type="dxa"/>
          </w:tcPr>
          <w:p w14:paraId="21B4DD03" w14:textId="7D575EE8" w:rsidR="00CC597E" w:rsidRPr="001C220C" w:rsidRDefault="00CC597E" w:rsidP="00CC597E">
            <w:pPr>
              <w:pStyle w:val="TABLE-cell"/>
              <w:rPr>
                <w:lang w:val="en-US"/>
              </w:rPr>
            </w:pPr>
            <w:r w:rsidRPr="001C220C">
              <w:rPr>
                <w:lang w:val="en-US"/>
              </w:rPr>
              <w:t>6.5.2</w:t>
            </w:r>
            <w:r>
              <w:rPr>
                <w:lang w:val="en-US"/>
              </w:rPr>
              <w:t>5</w:t>
            </w:r>
            <w:r w:rsidRPr="001C220C">
              <w:rPr>
                <w:lang w:val="en-US"/>
              </w:rPr>
              <w:t xml:space="preserve"> Maintenance technical feedback</w:t>
            </w:r>
          </w:p>
        </w:tc>
        <w:tc>
          <w:tcPr>
            <w:tcW w:w="2318" w:type="dxa"/>
          </w:tcPr>
          <w:p w14:paraId="328F86DF" w14:textId="1BE0E205" w:rsidR="00CC597E" w:rsidRDefault="00CC597E" w:rsidP="00CC597E">
            <w:pPr>
              <w:pStyle w:val="TABLE-cell"/>
              <w:rPr>
                <w:lang w:val="en-US"/>
              </w:rPr>
            </w:pPr>
            <w:r>
              <w:rPr>
                <w:lang w:val="en-US"/>
              </w:rPr>
              <w:t>Maintenance management</w:t>
            </w:r>
          </w:p>
        </w:tc>
        <w:tc>
          <w:tcPr>
            <w:tcW w:w="2317" w:type="dxa"/>
          </w:tcPr>
          <w:p w14:paraId="4735D721" w14:textId="1D4B977C" w:rsidR="00CC597E" w:rsidRPr="001C220C" w:rsidRDefault="00CC597E" w:rsidP="00CC597E">
            <w:pPr>
              <w:pStyle w:val="TABLE-cell"/>
              <w:rPr>
                <w:lang w:val="en-US"/>
              </w:rPr>
            </w:pPr>
            <w:r>
              <w:rPr>
                <w:lang w:val="en-US"/>
              </w:rPr>
              <w:t>Production control</w:t>
            </w:r>
          </w:p>
        </w:tc>
        <w:tc>
          <w:tcPr>
            <w:tcW w:w="2318" w:type="dxa"/>
          </w:tcPr>
          <w:p w14:paraId="778AD6B7" w14:textId="77FF3654" w:rsidR="00CC597E" w:rsidRPr="001C220C" w:rsidRDefault="00CC597E" w:rsidP="00CC597E">
            <w:pPr>
              <w:pStyle w:val="TABLE-cell"/>
              <w:rPr>
                <w:lang w:val="en-US"/>
              </w:rPr>
            </w:pPr>
            <w:r w:rsidRPr="001C220C">
              <w:rPr>
                <w:lang w:val="en-US"/>
              </w:rPr>
              <w:t>&lt;Not detailed in object model&gt;</w:t>
            </w:r>
          </w:p>
        </w:tc>
      </w:tr>
      <w:tr w:rsidR="00CC597E" w:rsidRPr="001C220C" w14:paraId="2C7C6FA8" w14:textId="77777777" w:rsidTr="00CC597E">
        <w:trPr>
          <w:cantSplit/>
        </w:trPr>
        <w:tc>
          <w:tcPr>
            <w:tcW w:w="2317" w:type="dxa"/>
          </w:tcPr>
          <w:p w14:paraId="7D4A29C6" w14:textId="3CD43827" w:rsidR="00CC597E" w:rsidRPr="001C220C" w:rsidRDefault="00CC597E" w:rsidP="00CC597E">
            <w:pPr>
              <w:pStyle w:val="TABLE-cell"/>
              <w:rPr>
                <w:lang w:val="en-US"/>
              </w:rPr>
            </w:pPr>
            <w:r w:rsidRPr="001C220C">
              <w:rPr>
                <w:lang w:val="en-US"/>
              </w:rPr>
              <w:t>6.5.2</w:t>
            </w:r>
            <w:r>
              <w:rPr>
                <w:lang w:val="en-US"/>
              </w:rPr>
              <w:t>6</w:t>
            </w:r>
            <w:r w:rsidRPr="001C220C">
              <w:rPr>
                <w:lang w:val="en-US"/>
              </w:rPr>
              <w:t xml:space="preserve"> Product and process technical feedback</w:t>
            </w:r>
          </w:p>
        </w:tc>
        <w:tc>
          <w:tcPr>
            <w:tcW w:w="2318" w:type="dxa"/>
          </w:tcPr>
          <w:p w14:paraId="21319E9F" w14:textId="347B0BE2" w:rsidR="00CC597E" w:rsidRDefault="00CC597E" w:rsidP="00CC597E">
            <w:pPr>
              <w:pStyle w:val="TABLE-cell"/>
              <w:rPr>
                <w:lang w:val="en-US"/>
              </w:rPr>
            </w:pPr>
            <w:r>
              <w:rPr>
                <w:lang w:val="en-US"/>
              </w:rPr>
              <w:t>Production control</w:t>
            </w:r>
          </w:p>
        </w:tc>
        <w:tc>
          <w:tcPr>
            <w:tcW w:w="2317" w:type="dxa"/>
          </w:tcPr>
          <w:p w14:paraId="079EFFD3" w14:textId="6F839D2A" w:rsidR="00CC597E" w:rsidRDefault="00CC597E" w:rsidP="00CC597E">
            <w:pPr>
              <w:pStyle w:val="TABLE-cell"/>
              <w:rPr>
                <w:lang w:val="en-US"/>
              </w:rPr>
            </w:pPr>
            <w:r w:rsidRPr="001C220C">
              <w:rPr>
                <w:lang w:val="en-US"/>
              </w:rPr>
              <w:t>Research, development, and engineering</w:t>
            </w:r>
          </w:p>
        </w:tc>
        <w:tc>
          <w:tcPr>
            <w:tcW w:w="2318" w:type="dxa"/>
          </w:tcPr>
          <w:p w14:paraId="79C8EEC2" w14:textId="273139B6" w:rsidR="00CC597E" w:rsidRPr="001C220C" w:rsidRDefault="00CC597E" w:rsidP="00CC597E">
            <w:pPr>
              <w:pStyle w:val="TABLE-cell"/>
              <w:rPr>
                <w:lang w:val="en-US"/>
              </w:rPr>
            </w:pPr>
            <w:r w:rsidRPr="001C220C">
              <w:rPr>
                <w:lang w:val="en-US"/>
              </w:rPr>
              <w:t>&lt;Not detailed in object model&gt;</w:t>
            </w:r>
          </w:p>
        </w:tc>
      </w:tr>
      <w:tr w:rsidR="00CC597E" w:rsidRPr="001C220C" w14:paraId="0A22482C" w14:textId="77777777" w:rsidTr="00CC597E">
        <w:trPr>
          <w:cantSplit/>
        </w:trPr>
        <w:tc>
          <w:tcPr>
            <w:tcW w:w="2317" w:type="dxa"/>
          </w:tcPr>
          <w:p w14:paraId="54E82F62" w14:textId="60376B11" w:rsidR="00CC597E" w:rsidRPr="001C220C" w:rsidRDefault="00CC597E" w:rsidP="00CC597E">
            <w:pPr>
              <w:pStyle w:val="TABLE-cell"/>
              <w:rPr>
                <w:lang w:val="en-US"/>
              </w:rPr>
            </w:pPr>
            <w:r w:rsidRPr="001C220C">
              <w:rPr>
                <w:lang w:val="en-US"/>
              </w:rPr>
              <w:t>6.5.2</w:t>
            </w:r>
            <w:r>
              <w:rPr>
                <w:lang w:val="en-US"/>
              </w:rPr>
              <w:t>7</w:t>
            </w:r>
            <w:r w:rsidRPr="001C220C">
              <w:rPr>
                <w:lang w:val="en-US"/>
              </w:rPr>
              <w:t xml:space="preserve"> Maintenance purchase order requirements</w:t>
            </w:r>
          </w:p>
        </w:tc>
        <w:tc>
          <w:tcPr>
            <w:tcW w:w="2318" w:type="dxa"/>
          </w:tcPr>
          <w:p w14:paraId="6A6EB670" w14:textId="49135606" w:rsidR="00CC597E" w:rsidRDefault="00CC597E" w:rsidP="00CC597E">
            <w:pPr>
              <w:pStyle w:val="TABLE-cell"/>
              <w:rPr>
                <w:lang w:val="en-US"/>
              </w:rPr>
            </w:pPr>
            <w:r>
              <w:rPr>
                <w:lang w:val="en-US"/>
              </w:rPr>
              <w:t>Maintenance management</w:t>
            </w:r>
          </w:p>
        </w:tc>
        <w:tc>
          <w:tcPr>
            <w:tcW w:w="2317" w:type="dxa"/>
          </w:tcPr>
          <w:p w14:paraId="3459DFD9" w14:textId="05D7FEC6" w:rsidR="00CC597E" w:rsidRPr="001C220C" w:rsidRDefault="00CC597E" w:rsidP="00CC597E">
            <w:pPr>
              <w:pStyle w:val="TABLE-cell"/>
              <w:rPr>
                <w:lang w:val="en-US"/>
              </w:rPr>
            </w:pPr>
            <w:r>
              <w:rPr>
                <w:lang w:val="en-US"/>
              </w:rPr>
              <w:t>Procurement</w:t>
            </w:r>
          </w:p>
        </w:tc>
        <w:tc>
          <w:tcPr>
            <w:tcW w:w="2318" w:type="dxa"/>
          </w:tcPr>
          <w:p w14:paraId="76ED56A7" w14:textId="4A559632" w:rsidR="00CC597E" w:rsidRPr="001C220C" w:rsidRDefault="00CC597E" w:rsidP="00CC597E">
            <w:pPr>
              <w:pStyle w:val="TABLE-cell"/>
              <w:rPr>
                <w:lang w:val="en-US"/>
              </w:rPr>
            </w:pPr>
            <w:r w:rsidRPr="001C220C">
              <w:rPr>
                <w:lang w:val="en-US"/>
              </w:rPr>
              <w:t>&lt;Not detailed in object model&gt;</w:t>
            </w:r>
          </w:p>
        </w:tc>
      </w:tr>
      <w:tr w:rsidR="00CC597E" w:rsidRPr="001C220C" w14:paraId="6CFF60BE" w14:textId="77777777" w:rsidTr="00CC597E">
        <w:trPr>
          <w:cantSplit/>
        </w:trPr>
        <w:tc>
          <w:tcPr>
            <w:tcW w:w="2317" w:type="dxa"/>
          </w:tcPr>
          <w:p w14:paraId="7FBA4825" w14:textId="1C2F569B" w:rsidR="00CC597E" w:rsidRPr="001C220C" w:rsidRDefault="00CC597E" w:rsidP="00CC597E">
            <w:pPr>
              <w:pStyle w:val="TABLE-cell"/>
              <w:rPr>
                <w:lang w:val="en-US"/>
              </w:rPr>
            </w:pPr>
            <w:r w:rsidRPr="001C220C">
              <w:rPr>
                <w:lang w:val="en-US"/>
              </w:rPr>
              <w:t>6.5.2</w:t>
            </w:r>
            <w:r>
              <w:rPr>
                <w:lang w:val="en-US"/>
              </w:rPr>
              <w:t>8</w:t>
            </w:r>
            <w:r w:rsidRPr="001C220C">
              <w:rPr>
                <w:lang w:val="en-US"/>
              </w:rPr>
              <w:t xml:space="preserve"> Production order</w:t>
            </w:r>
          </w:p>
        </w:tc>
        <w:tc>
          <w:tcPr>
            <w:tcW w:w="2318" w:type="dxa"/>
          </w:tcPr>
          <w:p w14:paraId="286EB9F1" w14:textId="5F1A3C44" w:rsidR="00CC597E" w:rsidRDefault="00CC597E" w:rsidP="00CC597E">
            <w:pPr>
              <w:pStyle w:val="TABLE-cell"/>
              <w:rPr>
                <w:lang w:val="en-US"/>
              </w:rPr>
            </w:pPr>
            <w:r>
              <w:rPr>
                <w:lang w:val="en-US"/>
              </w:rPr>
              <w:t>Order processing</w:t>
            </w:r>
          </w:p>
        </w:tc>
        <w:tc>
          <w:tcPr>
            <w:tcW w:w="2317" w:type="dxa"/>
          </w:tcPr>
          <w:p w14:paraId="3AE007D3" w14:textId="0C86F33E" w:rsidR="00CC597E" w:rsidRDefault="00CC597E" w:rsidP="00CC597E">
            <w:pPr>
              <w:pStyle w:val="TABLE-cell"/>
              <w:rPr>
                <w:lang w:val="en-US"/>
              </w:rPr>
            </w:pPr>
            <w:r w:rsidRPr="001C220C">
              <w:rPr>
                <w:lang w:val="en-US"/>
              </w:rPr>
              <w:t>Production sche</w:t>
            </w:r>
            <w:r>
              <w:rPr>
                <w:lang w:val="en-US"/>
              </w:rPr>
              <w:t>duling</w:t>
            </w:r>
          </w:p>
        </w:tc>
        <w:tc>
          <w:tcPr>
            <w:tcW w:w="2318" w:type="dxa"/>
          </w:tcPr>
          <w:p w14:paraId="3F99091D" w14:textId="302E52A3" w:rsidR="00CC597E" w:rsidRPr="001C220C" w:rsidRDefault="00CC597E" w:rsidP="00CC597E">
            <w:pPr>
              <w:pStyle w:val="TABLE-cell"/>
              <w:rPr>
                <w:lang w:val="en-US"/>
              </w:rPr>
            </w:pPr>
            <w:r w:rsidRPr="001C220C">
              <w:rPr>
                <w:lang w:val="en-US"/>
              </w:rPr>
              <w:t>&lt;Not detailed in object model&gt;</w:t>
            </w:r>
          </w:p>
        </w:tc>
      </w:tr>
      <w:tr w:rsidR="00CC597E" w:rsidRPr="001C220C" w14:paraId="5E062481" w14:textId="77777777" w:rsidTr="00CC597E">
        <w:trPr>
          <w:cantSplit/>
        </w:trPr>
        <w:tc>
          <w:tcPr>
            <w:tcW w:w="2317" w:type="dxa"/>
          </w:tcPr>
          <w:p w14:paraId="3FD7D0DE" w14:textId="2CB34B9F" w:rsidR="00CC597E" w:rsidRPr="001C220C" w:rsidRDefault="00CC597E" w:rsidP="00CC597E">
            <w:pPr>
              <w:pStyle w:val="TABLE-cell"/>
              <w:rPr>
                <w:lang w:val="en-US"/>
              </w:rPr>
            </w:pPr>
            <w:r w:rsidRPr="001C220C">
              <w:rPr>
                <w:lang w:val="en-US"/>
              </w:rPr>
              <w:t>6.5.</w:t>
            </w:r>
            <w:r>
              <w:rPr>
                <w:lang w:val="en-US"/>
              </w:rPr>
              <w:t>29</w:t>
            </w:r>
            <w:r w:rsidRPr="001C220C">
              <w:rPr>
                <w:lang w:val="en-US"/>
              </w:rPr>
              <w:t xml:space="preserve"> Availability</w:t>
            </w:r>
          </w:p>
        </w:tc>
        <w:tc>
          <w:tcPr>
            <w:tcW w:w="2318" w:type="dxa"/>
          </w:tcPr>
          <w:p w14:paraId="5574B18F" w14:textId="7568D5AB" w:rsidR="00CC597E" w:rsidRDefault="00CC597E" w:rsidP="00CC597E">
            <w:pPr>
              <w:pStyle w:val="TABLE-cell"/>
              <w:rPr>
                <w:lang w:val="en-US"/>
              </w:rPr>
            </w:pPr>
            <w:r>
              <w:rPr>
                <w:lang w:val="en-US"/>
              </w:rPr>
              <w:t>Production scheduling</w:t>
            </w:r>
          </w:p>
        </w:tc>
        <w:tc>
          <w:tcPr>
            <w:tcW w:w="2317" w:type="dxa"/>
          </w:tcPr>
          <w:p w14:paraId="78CC9DC7" w14:textId="51DA0931" w:rsidR="00CC597E" w:rsidRPr="001C220C" w:rsidRDefault="00CC597E" w:rsidP="00CC597E">
            <w:pPr>
              <w:pStyle w:val="TABLE-cell"/>
              <w:rPr>
                <w:lang w:val="en-US"/>
              </w:rPr>
            </w:pPr>
            <w:r w:rsidRPr="001C220C">
              <w:rPr>
                <w:lang w:val="en-US"/>
              </w:rPr>
              <w:t>O</w:t>
            </w:r>
            <w:r>
              <w:rPr>
                <w:lang w:val="en-US"/>
              </w:rPr>
              <w:t>rder processing</w:t>
            </w:r>
          </w:p>
        </w:tc>
        <w:tc>
          <w:tcPr>
            <w:tcW w:w="2318" w:type="dxa"/>
          </w:tcPr>
          <w:p w14:paraId="5CCDCB89" w14:textId="349F713F" w:rsidR="00CC597E" w:rsidRPr="001C220C" w:rsidRDefault="00CC597E" w:rsidP="00CC597E">
            <w:pPr>
              <w:pStyle w:val="TABLE-cell"/>
              <w:rPr>
                <w:lang w:val="en-US"/>
              </w:rPr>
            </w:pPr>
            <w:r w:rsidRPr="001C220C">
              <w:rPr>
                <w:lang w:val="en-US"/>
              </w:rPr>
              <w:t>&lt;Not detailed in object model&gt;</w:t>
            </w:r>
          </w:p>
        </w:tc>
      </w:tr>
      <w:tr w:rsidR="00CC597E" w:rsidRPr="001C220C" w14:paraId="1747F7E5" w14:textId="77777777" w:rsidTr="00CC597E">
        <w:trPr>
          <w:cantSplit/>
        </w:trPr>
        <w:tc>
          <w:tcPr>
            <w:tcW w:w="2317" w:type="dxa"/>
          </w:tcPr>
          <w:p w14:paraId="1AD269A6" w14:textId="3EFDDA91" w:rsidR="00CC597E" w:rsidRPr="001C220C" w:rsidRDefault="00CC597E" w:rsidP="00CC597E">
            <w:pPr>
              <w:pStyle w:val="TABLE-cell"/>
              <w:rPr>
                <w:lang w:val="en-US"/>
              </w:rPr>
            </w:pPr>
            <w:r w:rsidRPr="001C220C">
              <w:rPr>
                <w:lang w:val="en-US"/>
              </w:rPr>
              <w:t>6.5.3</w:t>
            </w:r>
            <w:r>
              <w:rPr>
                <w:lang w:val="en-US"/>
              </w:rPr>
              <w:t>0</w:t>
            </w:r>
            <w:r w:rsidRPr="001C220C">
              <w:rPr>
                <w:lang w:val="en-US"/>
              </w:rPr>
              <w:t xml:space="preserve"> Release to ship</w:t>
            </w:r>
          </w:p>
        </w:tc>
        <w:tc>
          <w:tcPr>
            <w:tcW w:w="2318" w:type="dxa"/>
          </w:tcPr>
          <w:p w14:paraId="152BB304" w14:textId="2BB6C65E" w:rsidR="00CC597E" w:rsidRDefault="00CC597E" w:rsidP="00CC597E">
            <w:pPr>
              <w:pStyle w:val="TABLE-cell"/>
              <w:rPr>
                <w:lang w:val="en-US"/>
              </w:rPr>
            </w:pPr>
            <w:r w:rsidRPr="001C220C">
              <w:rPr>
                <w:lang w:val="en-US"/>
              </w:rPr>
              <w:t>Produ</w:t>
            </w:r>
            <w:r>
              <w:rPr>
                <w:lang w:val="en-US"/>
              </w:rPr>
              <w:t>ct shipping administration</w:t>
            </w:r>
          </w:p>
        </w:tc>
        <w:tc>
          <w:tcPr>
            <w:tcW w:w="2317" w:type="dxa"/>
          </w:tcPr>
          <w:p w14:paraId="487F4C49" w14:textId="1DE4C7E3" w:rsidR="00CC597E" w:rsidRPr="001C220C" w:rsidRDefault="00CC597E" w:rsidP="00CC597E">
            <w:pPr>
              <w:pStyle w:val="TABLE-cell"/>
              <w:rPr>
                <w:lang w:val="en-US"/>
              </w:rPr>
            </w:pPr>
            <w:r>
              <w:rPr>
                <w:lang w:val="en-US"/>
              </w:rPr>
              <w:t>Product inventory control</w:t>
            </w:r>
          </w:p>
        </w:tc>
        <w:tc>
          <w:tcPr>
            <w:tcW w:w="2318" w:type="dxa"/>
          </w:tcPr>
          <w:p w14:paraId="569E7053" w14:textId="6CD50ABB" w:rsidR="00CC597E" w:rsidRPr="001C220C" w:rsidRDefault="00CC597E" w:rsidP="00CC597E">
            <w:pPr>
              <w:pStyle w:val="TABLE-cell"/>
              <w:rPr>
                <w:lang w:val="en-US"/>
              </w:rPr>
            </w:pPr>
            <w:r w:rsidRPr="001C220C">
              <w:rPr>
                <w:lang w:val="en-US"/>
              </w:rPr>
              <w:t>&lt;Not detailed in object model&gt;</w:t>
            </w:r>
          </w:p>
        </w:tc>
      </w:tr>
      <w:tr w:rsidR="00CC597E" w:rsidRPr="001C220C" w14:paraId="7808FEE1" w14:textId="77777777" w:rsidTr="00CC597E">
        <w:trPr>
          <w:cantSplit/>
        </w:trPr>
        <w:tc>
          <w:tcPr>
            <w:tcW w:w="2317" w:type="dxa"/>
          </w:tcPr>
          <w:p w14:paraId="2DAA78DF" w14:textId="0C26E3B8" w:rsidR="00CC597E" w:rsidRPr="001C220C" w:rsidRDefault="00CC597E" w:rsidP="00CC597E">
            <w:pPr>
              <w:pStyle w:val="TABLE-cell"/>
              <w:rPr>
                <w:lang w:val="en-US"/>
              </w:rPr>
            </w:pPr>
            <w:r w:rsidRPr="001C220C">
              <w:rPr>
                <w:lang w:val="en-US"/>
              </w:rPr>
              <w:t>6.5.3</w:t>
            </w:r>
            <w:r>
              <w:rPr>
                <w:lang w:val="en-US"/>
              </w:rPr>
              <w:t>1</w:t>
            </w:r>
            <w:r w:rsidRPr="001C220C">
              <w:rPr>
                <w:lang w:val="en-US"/>
              </w:rPr>
              <w:t xml:space="preserve"> Confirm to ship</w:t>
            </w:r>
          </w:p>
        </w:tc>
        <w:tc>
          <w:tcPr>
            <w:tcW w:w="2318" w:type="dxa"/>
          </w:tcPr>
          <w:p w14:paraId="7FEBC073" w14:textId="4AFAC590" w:rsidR="00CC597E" w:rsidRPr="001C220C" w:rsidRDefault="00CC597E" w:rsidP="00CC597E">
            <w:pPr>
              <w:pStyle w:val="TABLE-cell"/>
              <w:rPr>
                <w:lang w:val="en-US"/>
              </w:rPr>
            </w:pPr>
            <w:r>
              <w:rPr>
                <w:lang w:val="en-US"/>
              </w:rPr>
              <w:t>Product inventory control</w:t>
            </w:r>
          </w:p>
        </w:tc>
        <w:tc>
          <w:tcPr>
            <w:tcW w:w="2317" w:type="dxa"/>
          </w:tcPr>
          <w:p w14:paraId="1242F9E3" w14:textId="1179F63D" w:rsidR="00CC597E" w:rsidRDefault="00CC597E" w:rsidP="00CC597E">
            <w:pPr>
              <w:pStyle w:val="TABLE-cell"/>
              <w:rPr>
                <w:lang w:val="en-US"/>
              </w:rPr>
            </w:pPr>
            <w:r w:rsidRPr="001C220C">
              <w:rPr>
                <w:lang w:val="en-US"/>
              </w:rPr>
              <w:t>Produ</w:t>
            </w:r>
            <w:r>
              <w:rPr>
                <w:lang w:val="en-US"/>
              </w:rPr>
              <w:t>ct shipping administration</w:t>
            </w:r>
          </w:p>
        </w:tc>
        <w:tc>
          <w:tcPr>
            <w:tcW w:w="2318" w:type="dxa"/>
          </w:tcPr>
          <w:p w14:paraId="2E79218E" w14:textId="0EE83C3C" w:rsidR="00CC597E" w:rsidRPr="001C220C" w:rsidRDefault="00CC597E" w:rsidP="00CC597E">
            <w:pPr>
              <w:pStyle w:val="TABLE-cell"/>
              <w:rPr>
                <w:lang w:val="en-US"/>
              </w:rPr>
            </w:pPr>
            <w:r w:rsidRPr="001C220C">
              <w:rPr>
                <w:lang w:val="en-US"/>
              </w:rPr>
              <w:t>&lt;Not detailed in object model&gt;</w:t>
            </w:r>
          </w:p>
        </w:tc>
      </w:tr>
    </w:tbl>
    <w:p w14:paraId="7D91E14C" w14:textId="31FAF445" w:rsidR="009A0FC3" w:rsidRPr="00AA5675" w:rsidRDefault="009A0FC3" w:rsidP="000D5E27">
      <w:pPr>
        <w:pStyle w:val="PARAGRAPH"/>
        <w:jc w:val="center"/>
        <w:rPr>
          <w:b/>
          <w:lang w:val="en-US"/>
        </w:rPr>
      </w:pPr>
      <w:r w:rsidRPr="001C220C">
        <w:rPr>
          <w:lang w:val="en-US"/>
        </w:rPr>
        <w:br w:type="page"/>
      </w:r>
    </w:p>
    <w:p w14:paraId="6805857F" w14:textId="77777777" w:rsidR="00CB7EC0" w:rsidRPr="001C220C" w:rsidRDefault="00CB7EC0" w:rsidP="00BF69FC">
      <w:pPr>
        <w:pStyle w:val="Heading1"/>
        <w:rPr>
          <w:lang w:val="en-US"/>
        </w:rPr>
      </w:pPr>
      <w:bookmarkStart w:id="20307" w:name="_Ref224449300"/>
      <w:bookmarkStart w:id="20308" w:name="_Toc306620090"/>
      <w:bookmarkStart w:id="20309" w:name="_Toc320177009"/>
      <w:bookmarkStart w:id="20310" w:name="_Toc478492236"/>
      <w:r w:rsidRPr="001C220C">
        <w:rPr>
          <w:lang w:val="en-US"/>
        </w:rPr>
        <w:t>List of objects</w:t>
      </w:r>
      <w:bookmarkEnd w:id="20307"/>
      <w:bookmarkEnd w:id="20308"/>
      <w:bookmarkEnd w:id="20309"/>
      <w:bookmarkEnd w:id="20310"/>
    </w:p>
    <w:p w14:paraId="36DF390C" w14:textId="77777777" w:rsidR="00CB7EC0" w:rsidRPr="001C220C" w:rsidRDefault="00CB7EC0" w:rsidP="000D5E27">
      <w:pPr>
        <w:pStyle w:val="PARAGRAPH"/>
        <w:rPr>
          <w:lang w:val="en-US"/>
        </w:rPr>
      </w:pPr>
      <w:r w:rsidRPr="001C220C">
        <w:rPr>
          <w:lang w:val="en-US"/>
        </w:rPr>
        <w:t>The following tables present a complete list of the objects discussed in this standard.</w:t>
      </w:r>
    </w:p>
    <w:p w14:paraId="2C9C4805" w14:textId="0CE17776" w:rsidR="00CB7EC0" w:rsidRPr="001C220C" w:rsidRDefault="00665B55" w:rsidP="000D5E27">
      <w:pPr>
        <w:pStyle w:val="TABLE-title"/>
        <w:rPr>
          <w:lang w:val="en-US"/>
        </w:rPr>
      </w:pPr>
      <w:bookmarkStart w:id="20311" w:name="_Ref449178583"/>
      <w:bookmarkStart w:id="20312" w:name="_Toc516130536"/>
      <w:bookmarkStart w:id="20313" w:name="_Toc306621101"/>
      <w:bookmarkStart w:id="20314" w:name="_Toc320178497"/>
      <w:bookmarkStart w:id="20315" w:name="_Toc478492540"/>
      <w:r>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6B183F">
        <w:rPr>
          <w:noProof/>
          <w:lang w:val="en-US"/>
        </w:rPr>
        <w:t>240</w:t>
      </w:r>
      <w:r w:rsidR="00FD29D6">
        <w:rPr>
          <w:lang w:val="en-US"/>
        </w:rPr>
        <w:fldChar w:fldCharType="end"/>
      </w:r>
      <w:bookmarkEnd w:id="20311"/>
      <w:r w:rsidR="00CB7EC0" w:rsidRPr="001C220C">
        <w:rPr>
          <w:noProof/>
          <w:lang w:val="en-US"/>
        </w:rPr>
        <w:t xml:space="preserve"> </w:t>
      </w:r>
      <w:r w:rsidR="000D5E27">
        <w:rPr>
          <w:lang w:val="en-US"/>
        </w:rPr>
        <w:t>–</w:t>
      </w:r>
      <w:r w:rsidR="00CB7EC0" w:rsidRPr="001C220C">
        <w:rPr>
          <w:noProof/>
          <w:lang w:val="en-US"/>
        </w:rPr>
        <w:t xml:space="preserve"> </w:t>
      </w:r>
      <w:r w:rsidR="00B638E1" w:rsidRPr="001C220C">
        <w:rPr>
          <w:noProof/>
          <w:lang w:val="en-US"/>
        </w:rPr>
        <w:t xml:space="preserve">Common resource </w:t>
      </w:r>
      <w:bookmarkEnd w:id="20312"/>
      <w:r w:rsidR="00B638E1" w:rsidRPr="001C220C">
        <w:rPr>
          <w:noProof/>
          <w:lang w:val="en-US"/>
        </w:rPr>
        <w:t>objects</w:t>
      </w:r>
      <w:bookmarkEnd w:id="20313"/>
      <w:bookmarkEnd w:id="20314"/>
      <w:bookmarkEnd w:id="20315"/>
    </w:p>
    <w:tbl>
      <w:tblPr>
        <w:tblW w:w="8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46"/>
        <w:gridCol w:w="4158"/>
      </w:tblGrid>
      <w:tr w:rsidR="00394821" w:rsidRPr="004B0463" w14:paraId="1F33A7B1" w14:textId="77777777" w:rsidTr="000D5E27">
        <w:trPr>
          <w:tblHeader/>
          <w:jc w:val="center"/>
        </w:trPr>
        <w:tc>
          <w:tcPr>
            <w:tcW w:w="4646" w:type="dxa"/>
          </w:tcPr>
          <w:p w14:paraId="0283A650" w14:textId="77777777" w:rsidR="00394821" w:rsidRPr="004B0463" w:rsidRDefault="00394821" w:rsidP="000D5E27">
            <w:pPr>
              <w:pStyle w:val="TABLE-col-heading"/>
              <w:rPr>
                <w:lang w:val="en-US"/>
              </w:rPr>
            </w:pPr>
            <w:r w:rsidRPr="004B0463">
              <w:rPr>
                <w:lang w:val="en-US"/>
              </w:rPr>
              <w:t>Object</w:t>
            </w:r>
          </w:p>
        </w:tc>
        <w:tc>
          <w:tcPr>
            <w:tcW w:w="4158" w:type="dxa"/>
          </w:tcPr>
          <w:p w14:paraId="0F8FEAE9" w14:textId="77777777" w:rsidR="00394821" w:rsidRPr="004B0463" w:rsidRDefault="00394821" w:rsidP="000D5E27">
            <w:pPr>
              <w:pStyle w:val="TABLE-col-heading"/>
              <w:rPr>
                <w:lang w:val="en-US"/>
              </w:rPr>
            </w:pPr>
            <w:r w:rsidRPr="004B0463">
              <w:rPr>
                <w:lang w:val="en-US"/>
              </w:rPr>
              <w:t>Model</w:t>
            </w:r>
          </w:p>
        </w:tc>
      </w:tr>
      <w:tr w:rsidR="00394821" w:rsidRPr="004B0463" w14:paraId="4061351E" w14:textId="77777777" w:rsidTr="000D5E27">
        <w:trPr>
          <w:jc w:val="center"/>
        </w:trPr>
        <w:tc>
          <w:tcPr>
            <w:tcW w:w="4646" w:type="dxa"/>
          </w:tcPr>
          <w:p w14:paraId="1BB500E1" w14:textId="77777777" w:rsidR="00394821" w:rsidRPr="000B599F" w:rsidRDefault="00394821" w:rsidP="000D5E27">
            <w:pPr>
              <w:pStyle w:val="TABLE-cell"/>
              <w:rPr>
                <w:i/>
                <w:lang w:val="en-US"/>
              </w:rPr>
            </w:pPr>
            <w:r w:rsidRPr="000B599F">
              <w:rPr>
                <w:i/>
                <w:lang w:val="en-US"/>
              </w:rPr>
              <w:t>personnel class</w:t>
            </w:r>
          </w:p>
        </w:tc>
        <w:tc>
          <w:tcPr>
            <w:tcW w:w="4158" w:type="dxa"/>
          </w:tcPr>
          <w:p w14:paraId="09EF6779" w14:textId="77777777" w:rsidR="00394821" w:rsidRPr="004B0463" w:rsidRDefault="00234874" w:rsidP="00234874">
            <w:pPr>
              <w:pStyle w:val="TABLE-cell"/>
              <w:rPr>
                <w:lang w:val="en-US"/>
              </w:rPr>
            </w:pPr>
            <w:r>
              <w:rPr>
                <w:lang w:val="en-US"/>
              </w:rPr>
              <w:t>P</w:t>
            </w:r>
            <w:r w:rsidR="00394821" w:rsidRPr="004B0463">
              <w:rPr>
                <w:lang w:val="en-US"/>
              </w:rPr>
              <w:t xml:space="preserve">ersonnel </w:t>
            </w:r>
            <w:r>
              <w:rPr>
                <w:lang w:val="en-US"/>
              </w:rPr>
              <w:t>M</w:t>
            </w:r>
            <w:r w:rsidR="00394821" w:rsidRPr="004B0463">
              <w:rPr>
                <w:lang w:val="en-US"/>
              </w:rPr>
              <w:t>odel</w:t>
            </w:r>
          </w:p>
        </w:tc>
      </w:tr>
      <w:tr w:rsidR="00394821" w:rsidRPr="004B0463" w14:paraId="6FE3E74C" w14:textId="77777777" w:rsidTr="000D5E27">
        <w:trPr>
          <w:jc w:val="center"/>
        </w:trPr>
        <w:tc>
          <w:tcPr>
            <w:tcW w:w="4646" w:type="dxa"/>
          </w:tcPr>
          <w:p w14:paraId="6C3FA786" w14:textId="77777777" w:rsidR="00394821" w:rsidRPr="000B599F" w:rsidRDefault="00394821" w:rsidP="000D5E27">
            <w:pPr>
              <w:pStyle w:val="TABLE-cell"/>
              <w:rPr>
                <w:i/>
                <w:lang w:val="en-US"/>
              </w:rPr>
            </w:pPr>
            <w:r w:rsidRPr="000B599F">
              <w:rPr>
                <w:i/>
                <w:lang w:val="en-US"/>
              </w:rPr>
              <w:t>personnel class property</w:t>
            </w:r>
          </w:p>
        </w:tc>
        <w:tc>
          <w:tcPr>
            <w:tcW w:w="4158" w:type="dxa"/>
          </w:tcPr>
          <w:p w14:paraId="610AA189" w14:textId="77777777" w:rsidR="00394821" w:rsidRPr="004B0463" w:rsidRDefault="00394821" w:rsidP="000D5E27">
            <w:pPr>
              <w:pStyle w:val="TABLE-cell"/>
              <w:rPr>
                <w:lang w:val="en-US"/>
              </w:rPr>
            </w:pPr>
            <w:r w:rsidRPr="004B0463">
              <w:rPr>
                <w:lang w:val="en-US"/>
              </w:rPr>
              <w:t>Personnel Model</w:t>
            </w:r>
          </w:p>
        </w:tc>
      </w:tr>
      <w:tr w:rsidR="00394821" w:rsidRPr="004B0463" w14:paraId="54B88BE9" w14:textId="77777777" w:rsidTr="000D5E27">
        <w:trPr>
          <w:trHeight w:val="305"/>
          <w:jc w:val="center"/>
        </w:trPr>
        <w:tc>
          <w:tcPr>
            <w:tcW w:w="4646" w:type="dxa"/>
          </w:tcPr>
          <w:p w14:paraId="152D4958" w14:textId="77777777" w:rsidR="00394821" w:rsidRPr="000B599F" w:rsidRDefault="00B426FE" w:rsidP="000D5E27">
            <w:pPr>
              <w:pStyle w:val="TABLE-cell"/>
              <w:rPr>
                <w:i/>
                <w:lang w:val="en-US"/>
              </w:rPr>
            </w:pPr>
            <w:r w:rsidRPr="000B599F">
              <w:rPr>
                <w:i/>
                <w:lang w:val="en-US"/>
              </w:rPr>
              <w:t>P</w:t>
            </w:r>
            <w:r w:rsidR="00394821" w:rsidRPr="000B599F">
              <w:rPr>
                <w:i/>
                <w:lang w:val="en-US"/>
              </w:rPr>
              <w:t>erson</w:t>
            </w:r>
          </w:p>
        </w:tc>
        <w:tc>
          <w:tcPr>
            <w:tcW w:w="4158" w:type="dxa"/>
          </w:tcPr>
          <w:p w14:paraId="05637CD4" w14:textId="77777777" w:rsidR="00394821" w:rsidRPr="004B0463" w:rsidRDefault="00394821" w:rsidP="000D5E27">
            <w:pPr>
              <w:pStyle w:val="TABLE-cell"/>
              <w:rPr>
                <w:lang w:val="en-US"/>
              </w:rPr>
            </w:pPr>
            <w:r w:rsidRPr="004B0463">
              <w:rPr>
                <w:lang w:val="en-US"/>
              </w:rPr>
              <w:t>Personnel Model</w:t>
            </w:r>
          </w:p>
        </w:tc>
      </w:tr>
      <w:tr w:rsidR="00394821" w:rsidRPr="004B0463" w14:paraId="07A74624" w14:textId="77777777" w:rsidTr="000D5E27">
        <w:trPr>
          <w:jc w:val="center"/>
        </w:trPr>
        <w:tc>
          <w:tcPr>
            <w:tcW w:w="4646" w:type="dxa"/>
          </w:tcPr>
          <w:p w14:paraId="46DC3AA4" w14:textId="77777777" w:rsidR="00394821" w:rsidRPr="000B599F" w:rsidRDefault="00394821" w:rsidP="000D5E27">
            <w:pPr>
              <w:pStyle w:val="TABLE-cell"/>
              <w:rPr>
                <w:i/>
                <w:lang w:val="en-US"/>
              </w:rPr>
            </w:pPr>
            <w:r w:rsidRPr="000B599F">
              <w:rPr>
                <w:i/>
                <w:lang w:val="en-US"/>
              </w:rPr>
              <w:t>person property</w:t>
            </w:r>
          </w:p>
        </w:tc>
        <w:tc>
          <w:tcPr>
            <w:tcW w:w="4158" w:type="dxa"/>
          </w:tcPr>
          <w:p w14:paraId="09C28CFC" w14:textId="77777777" w:rsidR="00394821" w:rsidRPr="004B0463" w:rsidRDefault="00394821" w:rsidP="000D5E27">
            <w:pPr>
              <w:pStyle w:val="TABLE-cell"/>
              <w:rPr>
                <w:lang w:val="en-US"/>
              </w:rPr>
            </w:pPr>
            <w:r w:rsidRPr="004B0463">
              <w:rPr>
                <w:lang w:val="en-US"/>
              </w:rPr>
              <w:t>Personnel Model</w:t>
            </w:r>
          </w:p>
        </w:tc>
      </w:tr>
      <w:tr w:rsidR="00394821" w:rsidRPr="004B0463" w14:paraId="33FAA7D8" w14:textId="77777777" w:rsidTr="000D5E27">
        <w:trPr>
          <w:jc w:val="center"/>
        </w:trPr>
        <w:tc>
          <w:tcPr>
            <w:tcW w:w="4646" w:type="dxa"/>
          </w:tcPr>
          <w:p w14:paraId="373A7519" w14:textId="77777777" w:rsidR="00394821" w:rsidRPr="000B599F" w:rsidRDefault="00394821" w:rsidP="000D5E27">
            <w:pPr>
              <w:pStyle w:val="TABLE-cell"/>
              <w:rPr>
                <w:i/>
                <w:lang w:val="en-US"/>
              </w:rPr>
            </w:pPr>
            <w:r w:rsidRPr="000B599F">
              <w:rPr>
                <w:i/>
                <w:lang w:val="en-US"/>
              </w:rPr>
              <w:t>qualification test specification</w:t>
            </w:r>
          </w:p>
        </w:tc>
        <w:tc>
          <w:tcPr>
            <w:tcW w:w="4158" w:type="dxa"/>
          </w:tcPr>
          <w:p w14:paraId="58AB0564" w14:textId="77777777" w:rsidR="00394821" w:rsidRPr="004B0463" w:rsidRDefault="00394821" w:rsidP="000D5E27">
            <w:pPr>
              <w:pStyle w:val="TABLE-cell"/>
              <w:rPr>
                <w:lang w:val="en-US"/>
              </w:rPr>
            </w:pPr>
            <w:r w:rsidRPr="004B0463">
              <w:rPr>
                <w:lang w:val="en-US"/>
              </w:rPr>
              <w:t>Personnel Model</w:t>
            </w:r>
          </w:p>
        </w:tc>
      </w:tr>
      <w:tr w:rsidR="00394821" w:rsidRPr="004B0463" w14:paraId="16CBE945" w14:textId="77777777" w:rsidTr="000D5E27">
        <w:trPr>
          <w:jc w:val="center"/>
        </w:trPr>
        <w:tc>
          <w:tcPr>
            <w:tcW w:w="4646" w:type="dxa"/>
          </w:tcPr>
          <w:p w14:paraId="3205CD21" w14:textId="77777777" w:rsidR="00394821" w:rsidRPr="000B599F" w:rsidRDefault="00394821" w:rsidP="000D5E27">
            <w:pPr>
              <w:pStyle w:val="TABLE-cell"/>
              <w:rPr>
                <w:i/>
                <w:lang w:val="en-US"/>
              </w:rPr>
            </w:pPr>
            <w:r w:rsidRPr="000B599F">
              <w:rPr>
                <w:i/>
                <w:lang w:val="en-US"/>
              </w:rPr>
              <w:t>qualification test result</w:t>
            </w:r>
          </w:p>
        </w:tc>
        <w:tc>
          <w:tcPr>
            <w:tcW w:w="4158" w:type="dxa"/>
          </w:tcPr>
          <w:p w14:paraId="239B45A7" w14:textId="77777777" w:rsidR="00394821" w:rsidRPr="004B0463" w:rsidRDefault="00394821" w:rsidP="000D5E27">
            <w:pPr>
              <w:pStyle w:val="TABLE-cell"/>
              <w:rPr>
                <w:lang w:val="en-US"/>
              </w:rPr>
            </w:pPr>
            <w:r w:rsidRPr="004B0463">
              <w:rPr>
                <w:lang w:val="en-US"/>
              </w:rPr>
              <w:t>Personnel Model</w:t>
            </w:r>
          </w:p>
        </w:tc>
      </w:tr>
      <w:tr w:rsidR="00394821" w:rsidRPr="004B0463" w14:paraId="58320CD5" w14:textId="77777777" w:rsidTr="000D5E27">
        <w:trPr>
          <w:jc w:val="center"/>
        </w:trPr>
        <w:tc>
          <w:tcPr>
            <w:tcW w:w="4646" w:type="dxa"/>
          </w:tcPr>
          <w:p w14:paraId="27C0A820" w14:textId="77777777" w:rsidR="00394821" w:rsidRPr="000B599F" w:rsidRDefault="00394821" w:rsidP="000D5E27">
            <w:pPr>
              <w:pStyle w:val="TABLE-cell"/>
              <w:rPr>
                <w:i/>
                <w:lang w:val="en-US"/>
              </w:rPr>
            </w:pPr>
            <w:r w:rsidRPr="000B599F">
              <w:rPr>
                <w:i/>
                <w:lang w:val="en-US"/>
              </w:rPr>
              <w:t>equipment class</w:t>
            </w:r>
          </w:p>
        </w:tc>
        <w:tc>
          <w:tcPr>
            <w:tcW w:w="4158" w:type="dxa"/>
          </w:tcPr>
          <w:p w14:paraId="24FEA5F9" w14:textId="77777777" w:rsidR="00394821" w:rsidRPr="004B0463" w:rsidRDefault="00394821" w:rsidP="000D5E27">
            <w:pPr>
              <w:pStyle w:val="TABLE-cell"/>
              <w:rPr>
                <w:lang w:val="en-US"/>
              </w:rPr>
            </w:pPr>
            <w:r w:rsidRPr="004B0463">
              <w:rPr>
                <w:lang w:val="en-US"/>
              </w:rPr>
              <w:t>Equipment Model</w:t>
            </w:r>
          </w:p>
        </w:tc>
      </w:tr>
      <w:tr w:rsidR="00394821" w:rsidRPr="004B0463" w14:paraId="4796ACF3" w14:textId="77777777" w:rsidTr="000D5E27">
        <w:trPr>
          <w:jc w:val="center"/>
        </w:trPr>
        <w:tc>
          <w:tcPr>
            <w:tcW w:w="4646" w:type="dxa"/>
          </w:tcPr>
          <w:p w14:paraId="13233D3F" w14:textId="77777777" w:rsidR="00394821" w:rsidRPr="000B599F" w:rsidRDefault="00394821" w:rsidP="000D5E27">
            <w:pPr>
              <w:pStyle w:val="TABLE-cell"/>
              <w:rPr>
                <w:i/>
                <w:lang w:val="en-US"/>
              </w:rPr>
            </w:pPr>
            <w:r w:rsidRPr="000B599F">
              <w:rPr>
                <w:i/>
                <w:lang w:val="en-US"/>
              </w:rPr>
              <w:t>equipment class property</w:t>
            </w:r>
          </w:p>
        </w:tc>
        <w:tc>
          <w:tcPr>
            <w:tcW w:w="4158" w:type="dxa"/>
          </w:tcPr>
          <w:p w14:paraId="49F142A6" w14:textId="77777777" w:rsidR="00394821" w:rsidRPr="004B0463" w:rsidRDefault="00394821" w:rsidP="000D5E27">
            <w:pPr>
              <w:pStyle w:val="TABLE-cell"/>
              <w:rPr>
                <w:lang w:val="en-US"/>
              </w:rPr>
            </w:pPr>
            <w:r w:rsidRPr="004B0463">
              <w:rPr>
                <w:lang w:val="en-US"/>
              </w:rPr>
              <w:t>Equipment Model</w:t>
            </w:r>
          </w:p>
        </w:tc>
      </w:tr>
      <w:tr w:rsidR="00394821" w:rsidRPr="004B0463" w14:paraId="72BC94EE" w14:textId="77777777" w:rsidTr="000D5E27">
        <w:trPr>
          <w:jc w:val="center"/>
        </w:trPr>
        <w:tc>
          <w:tcPr>
            <w:tcW w:w="4646" w:type="dxa"/>
          </w:tcPr>
          <w:p w14:paraId="7A75CD86" w14:textId="77777777" w:rsidR="00394821" w:rsidRPr="000B599F" w:rsidRDefault="00B426FE" w:rsidP="000D5E27">
            <w:pPr>
              <w:pStyle w:val="TABLE-cell"/>
              <w:rPr>
                <w:i/>
                <w:lang w:val="en-US"/>
              </w:rPr>
            </w:pPr>
            <w:r w:rsidRPr="000B599F">
              <w:rPr>
                <w:i/>
                <w:lang w:val="en-US"/>
              </w:rPr>
              <w:t>E</w:t>
            </w:r>
            <w:r w:rsidR="00394821" w:rsidRPr="000B599F">
              <w:rPr>
                <w:i/>
                <w:lang w:val="en-US"/>
              </w:rPr>
              <w:t>quipment</w:t>
            </w:r>
          </w:p>
        </w:tc>
        <w:tc>
          <w:tcPr>
            <w:tcW w:w="4158" w:type="dxa"/>
          </w:tcPr>
          <w:p w14:paraId="145A996D" w14:textId="77777777" w:rsidR="00394821" w:rsidRPr="004B0463" w:rsidRDefault="00394821" w:rsidP="000D5E27">
            <w:pPr>
              <w:pStyle w:val="TABLE-cell"/>
              <w:rPr>
                <w:lang w:val="en-US"/>
              </w:rPr>
            </w:pPr>
            <w:r w:rsidRPr="004B0463">
              <w:rPr>
                <w:lang w:val="en-US"/>
              </w:rPr>
              <w:t>Equipment Model</w:t>
            </w:r>
          </w:p>
        </w:tc>
      </w:tr>
      <w:tr w:rsidR="00394821" w:rsidRPr="004B0463" w14:paraId="0AA5F13D" w14:textId="77777777" w:rsidTr="000D5E27">
        <w:trPr>
          <w:jc w:val="center"/>
        </w:trPr>
        <w:tc>
          <w:tcPr>
            <w:tcW w:w="4646" w:type="dxa"/>
          </w:tcPr>
          <w:p w14:paraId="47AA605A" w14:textId="77777777" w:rsidR="00394821" w:rsidRPr="000B599F" w:rsidRDefault="00394821" w:rsidP="000D5E27">
            <w:pPr>
              <w:pStyle w:val="TABLE-cell"/>
              <w:rPr>
                <w:i/>
                <w:lang w:val="en-US"/>
              </w:rPr>
            </w:pPr>
            <w:r w:rsidRPr="000B599F">
              <w:rPr>
                <w:i/>
                <w:lang w:val="en-US"/>
              </w:rPr>
              <w:t>equipment property</w:t>
            </w:r>
          </w:p>
        </w:tc>
        <w:tc>
          <w:tcPr>
            <w:tcW w:w="4158" w:type="dxa"/>
          </w:tcPr>
          <w:p w14:paraId="6E3F3A21" w14:textId="77777777" w:rsidR="00394821" w:rsidRPr="004B0463" w:rsidRDefault="00394821" w:rsidP="000D5E27">
            <w:pPr>
              <w:pStyle w:val="TABLE-cell"/>
              <w:rPr>
                <w:lang w:val="en-US"/>
              </w:rPr>
            </w:pPr>
            <w:r w:rsidRPr="004B0463">
              <w:rPr>
                <w:lang w:val="en-US"/>
              </w:rPr>
              <w:t>Equipment Model</w:t>
            </w:r>
          </w:p>
        </w:tc>
      </w:tr>
      <w:tr w:rsidR="00394821" w:rsidRPr="004B0463" w14:paraId="1936290B" w14:textId="77777777" w:rsidTr="000D5E27">
        <w:trPr>
          <w:jc w:val="center"/>
        </w:trPr>
        <w:tc>
          <w:tcPr>
            <w:tcW w:w="4646" w:type="dxa"/>
          </w:tcPr>
          <w:p w14:paraId="1B245E58" w14:textId="77777777" w:rsidR="00394821" w:rsidRPr="000B599F" w:rsidRDefault="00394821" w:rsidP="000D5E27">
            <w:pPr>
              <w:pStyle w:val="TABLE-cell"/>
              <w:rPr>
                <w:i/>
                <w:lang w:val="en-US"/>
              </w:rPr>
            </w:pPr>
            <w:r w:rsidRPr="000B599F">
              <w:rPr>
                <w:i/>
                <w:lang w:val="en-US"/>
              </w:rPr>
              <w:t>equipment capability test specification</w:t>
            </w:r>
          </w:p>
        </w:tc>
        <w:tc>
          <w:tcPr>
            <w:tcW w:w="4158" w:type="dxa"/>
          </w:tcPr>
          <w:p w14:paraId="5D441DC0" w14:textId="77777777" w:rsidR="00394821" w:rsidRPr="004B0463" w:rsidRDefault="00394821" w:rsidP="000D5E27">
            <w:pPr>
              <w:pStyle w:val="TABLE-cell"/>
              <w:rPr>
                <w:lang w:val="en-US"/>
              </w:rPr>
            </w:pPr>
            <w:r w:rsidRPr="004B0463">
              <w:rPr>
                <w:lang w:val="en-US"/>
              </w:rPr>
              <w:t>Equipment Model</w:t>
            </w:r>
          </w:p>
        </w:tc>
      </w:tr>
      <w:tr w:rsidR="00394821" w:rsidRPr="004B0463" w14:paraId="4030DFC4" w14:textId="77777777" w:rsidTr="000D5E27">
        <w:trPr>
          <w:jc w:val="center"/>
        </w:trPr>
        <w:tc>
          <w:tcPr>
            <w:tcW w:w="4646" w:type="dxa"/>
          </w:tcPr>
          <w:p w14:paraId="4DD139C0" w14:textId="77777777" w:rsidR="00394821" w:rsidRPr="000B599F" w:rsidRDefault="00394821" w:rsidP="000D5E27">
            <w:pPr>
              <w:pStyle w:val="TABLE-cell"/>
              <w:rPr>
                <w:i/>
                <w:lang w:val="en-US"/>
              </w:rPr>
            </w:pPr>
            <w:r w:rsidRPr="000B599F">
              <w:rPr>
                <w:i/>
                <w:lang w:val="en-US"/>
              </w:rPr>
              <w:t>equipment capability test result</w:t>
            </w:r>
          </w:p>
        </w:tc>
        <w:tc>
          <w:tcPr>
            <w:tcW w:w="4158" w:type="dxa"/>
          </w:tcPr>
          <w:p w14:paraId="6EA161C6" w14:textId="77777777" w:rsidR="00394821" w:rsidRPr="004B0463" w:rsidRDefault="00394821" w:rsidP="000D5E27">
            <w:pPr>
              <w:pStyle w:val="TABLE-cell"/>
              <w:rPr>
                <w:lang w:val="en-US"/>
              </w:rPr>
            </w:pPr>
            <w:r w:rsidRPr="004B0463">
              <w:rPr>
                <w:lang w:val="en-US"/>
              </w:rPr>
              <w:t>Equipment Model</w:t>
            </w:r>
          </w:p>
        </w:tc>
      </w:tr>
      <w:tr w:rsidR="00394821" w:rsidRPr="004B0463" w14:paraId="4C9403B3" w14:textId="77777777" w:rsidTr="000D5E27">
        <w:trPr>
          <w:jc w:val="center"/>
        </w:trPr>
        <w:tc>
          <w:tcPr>
            <w:tcW w:w="4646" w:type="dxa"/>
          </w:tcPr>
          <w:p w14:paraId="2E053F57" w14:textId="77777777" w:rsidR="00394821" w:rsidRPr="000B599F" w:rsidRDefault="00394821" w:rsidP="000D5E27">
            <w:pPr>
              <w:pStyle w:val="TABLE-cell"/>
              <w:rPr>
                <w:i/>
                <w:lang w:val="en-US"/>
              </w:rPr>
            </w:pPr>
            <w:r w:rsidRPr="000B599F">
              <w:rPr>
                <w:i/>
                <w:lang w:val="en-US"/>
              </w:rPr>
              <w:t>physical asset</w:t>
            </w:r>
          </w:p>
        </w:tc>
        <w:tc>
          <w:tcPr>
            <w:tcW w:w="4158" w:type="dxa"/>
          </w:tcPr>
          <w:p w14:paraId="1A5BBDFB" w14:textId="77777777" w:rsidR="00394821" w:rsidRPr="004B0463" w:rsidRDefault="00394821" w:rsidP="000D5E27">
            <w:pPr>
              <w:pStyle w:val="TABLE-cell"/>
              <w:rPr>
                <w:lang w:val="en-US"/>
              </w:rPr>
            </w:pPr>
            <w:r w:rsidRPr="004B0463">
              <w:rPr>
                <w:lang w:val="en-US"/>
              </w:rPr>
              <w:t>Physical Asset Model</w:t>
            </w:r>
          </w:p>
        </w:tc>
      </w:tr>
      <w:tr w:rsidR="00E11040" w:rsidRPr="004B0463" w14:paraId="558B0A5C" w14:textId="77777777" w:rsidTr="000D5E27">
        <w:trPr>
          <w:jc w:val="center"/>
          <w:ins w:id="20316" w:author="Charles Gifford" w:date="2017-03-23T18:26:00Z"/>
        </w:trPr>
        <w:tc>
          <w:tcPr>
            <w:tcW w:w="4646" w:type="dxa"/>
          </w:tcPr>
          <w:p w14:paraId="1A06795A" w14:textId="339599B3" w:rsidR="00E11040" w:rsidRPr="000B599F" w:rsidRDefault="00E11040" w:rsidP="00E11040">
            <w:pPr>
              <w:pStyle w:val="TABLE-cell"/>
              <w:rPr>
                <w:ins w:id="20317" w:author="Charles Gifford" w:date="2017-03-23T18:26:00Z"/>
                <w:i/>
                <w:lang w:val="en-US"/>
              </w:rPr>
            </w:pPr>
            <w:ins w:id="20318" w:author="Charles Gifford" w:date="2017-03-23T18:27:00Z">
              <w:r w:rsidRPr="000B599F">
                <w:rPr>
                  <w:i/>
                  <w:lang w:val="en-US"/>
                </w:rPr>
                <w:t>physical asset property</w:t>
              </w:r>
            </w:ins>
          </w:p>
        </w:tc>
        <w:tc>
          <w:tcPr>
            <w:tcW w:w="4158" w:type="dxa"/>
          </w:tcPr>
          <w:p w14:paraId="056A2E9E" w14:textId="0D363A27" w:rsidR="00E11040" w:rsidRPr="004B0463" w:rsidRDefault="00E11040" w:rsidP="00E11040">
            <w:pPr>
              <w:pStyle w:val="TABLE-cell"/>
              <w:rPr>
                <w:ins w:id="20319" w:author="Charles Gifford" w:date="2017-03-23T18:26:00Z"/>
                <w:lang w:val="en-US"/>
              </w:rPr>
            </w:pPr>
            <w:ins w:id="20320" w:author="Charles Gifford" w:date="2017-03-23T18:27:00Z">
              <w:r w:rsidRPr="004B0463">
                <w:rPr>
                  <w:lang w:val="en-US"/>
                </w:rPr>
                <w:t>Physical Asset Model</w:t>
              </w:r>
            </w:ins>
          </w:p>
        </w:tc>
      </w:tr>
      <w:tr w:rsidR="00E11040" w:rsidRPr="004B0463" w14:paraId="4F41DFF2" w14:textId="77777777" w:rsidTr="000D5E27">
        <w:trPr>
          <w:jc w:val="center"/>
          <w:ins w:id="20321" w:author="Charles Gifford" w:date="2017-03-23T18:27:00Z"/>
        </w:trPr>
        <w:tc>
          <w:tcPr>
            <w:tcW w:w="4646" w:type="dxa"/>
          </w:tcPr>
          <w:p w14:paraId="59F7B033" w14:textId="2D39276C" w:rsidR="00E11040" w:rsidRPr="000B599F" w:rsidRDefault="00E11040" w:rsidP="00E11040">
            <w:pPr>
              <w:pStyle w:val="TABLE-cell"/>
              <w:rPr>
                <w:ins w:id="20322" w:author="Charles Gifford" w:date="2017-03-23T18:27:00Z"/>
                <w:i/>
                <w:lang w:val="en-US"/>
              </w:rPr>
            </w:pPr>
            <w:ins w:id="20323" w:author="Charles Gifford" w:date="2017-03-23T18:27:00Z">
              <w:r w:rsidRPr="000B599F">
                <w:rPr>
                  <w:i/>
                  <w:lang w:val="en-US"/>
                </w:rPr>
                <w:t>physical asset class</w:t>
              </w:r>
            </w:ins>
          </w:p>
        </w:tc>
        <w:tc>
          <w:tcPr>
            <w:tcW w:w="4158" w:type="dxa"/>
          </w:tcPr>
          <w:p w14:paraId="0E2F7FAE" w14:textId="04AA3247" w:rsidR="00E11040" w:rsidRPr="004B0463" w:rsidRDefault="00E11040" w:rsidP="00E11040">
            <w:pPr>
              <w:pStyle w:val="TABLE-cell"/>
              <w:rPr>
                <w:ins w:id="20324" w:author="Charles Gifford" w:date="2017-03-23T18:27:00Z"/>
                <w:lang w:val="en-US"/>
              </w:rPr>
            </w:pPr>
            <w:ins w:id="20325" w:author="Charles Gifford" w:date="2017-03-23T18:27:00Z">
              <w:r w:rsidRPr="004B0463">
                <w:rPr>
                  <w:lang w:val="en-US"/>
                </w:rPr>
                <w:t>Physical Asset Model</w:t>
              </w:r>
            </w:ins>
          </w:p>
        </w:tc>
      </w:tr>
      <w:tr w:rsidR="00E11040" w:rsidRPr="004B0463" w14:paraId="1B7FD8D8" w14:textId="77777777" w:rsidTr="000D5E27">
        <w:trPr>
          <w:jc w:val="center"/>
          <w:ins w:id="20326" w:author="Charles Gifford" w:date="2017-03-23T18:27:00Z"/>
        </w:trPr>
        <w:tc>
          <w:tcPr>
            <w:tcW w:w="4646" w:type="dxa"/>
          </w:tcPr>
          <w:p w14:paraId="66B0931A" w14:textId="12AE8A66" w:rsidR="00E11040" w:rsidRPr="000B599F" w:rsidRDefault="00E11040" w:rsidP="00E11040">
            <w:pPr>
              <w:pStyle w:val="TABLE-cell"/>
              <w:rPr>
                <w:ins w:id="20327" w:author="Charles Gifford" w:date="2017-03-23T18:27:00Z"/>
                <w:i/>
                <w:lang w:val="en-US"/>
              </w:rPr>
            </w:pPr>
            <w:ins w:id="20328" w:author="Charles Gifford" w:date="2017-03-23T18:27:00Z">
              <w:r w:rsidRPr="000B599F">
                <w:rPr>
                  <w:i/>
                  <w:lang w:val="en-US"/>
                </w:rPr>
                <w:t>physical asset class property</w:t>
              </w:r>
            </w:ins>
          </w:p>
        </w:tc>
        <w:tc>
          <w:tcPr>
            <w:tcW w:w="4158" w:type="dxa"/>
          </w:tcPr>
          <w:p w14:paraId="1F08465B" w14:textId="4D0019CF" w:rsidR="00E11040" w:rsidRPr="004B0463" w:rsidRDefault="00E11040" w:rsidP="00E11040">
            <w:pPr>
              <w:pStyle w:val="TABLE-cell"/>
              <w:rPr>
                <w:ins w:id="20329" w:author="Charles Gifford" w:date="2017-03-23T18:27:00Z"/>
                <w:lang w:val="en-US"/>
              </w:rPr>
            </w:pPr>
            <w:ins w:id="20330" w:author="Charles Gifford" w:date="2017-03-23T18:27:00Z">
              <w:r w:rsidRPr="004B0463">
                <w:rPr>
                  <w:lang w:val="en-US"/>
                </w:rPr>
                <w:t>Physical Asset Model</w:t>
              </w:r>
            </w:ins>
          </w:p>
        </w:tc>
      </w:tr>
      <w:tr w:rsidR="00E11040" w:rsidRPr="004B0463" w14:paraId="3429A1CE" w14:textId="77777777" w:rsidTr="000D5E27">
        <w:trPr>
          <w:jc w:val="center"/>
          <w:ins w:id="20331" w:author="Charles Gifford" w:date="2017-03-23T18:27:00Z"/>
        </w:trPr>
        <w:tc>
          <w:tcPr>
            <w:tcW w:w="4646" w:type="dxa"/>
          </w:tcPr>
          <w:p w14:paraId="2958577C" w14:textId="3C3139CC" w:rsidR="00E11040" w:rsidRPr="000B599F" w:rsidRDefault="00E11040" w:rsidP="00E11040">
            <w:pPr>
              <w:pStyle w:val="TABLE-cell"/>
              <w:rPr>
                <w:ins w:id="20332" w:author="Charles Gifford" w:date="2017-03-23T18:27:00Z"/>
                <w:i/>
                <w:lang w:val="en-US"/>
              </w:rPr>
            </w:pPr>
            <w:ins w:id="20333" w:author="Charles Gifford" w:date="2017-03-23T18:27:00Z">
              <w:r w:rsidRPr="000B599F">
                <w:rPr>
                  <w:i/>
                  <w:lang w:val="en-US"/>
                </w:rPr>
                <w:t>physical asset capability test specification</w:t>
              </w:r>
            </w:ins>
          </w:p>
        </w:tc>
        <w:tc>
          <w:tcPr>
            <w:tcW w:w="4158" w:type="dxa"/>
          </w:tcPr>
          <w:p w14:paraId="3D20F37C" w14:textId="47831868" w:rsidR="00E11040" w:rsidRPr="004B0463" w:rsidRDefault="00E11040" w:rsidP="00E11040">
            <w:pPr>
              <w:pStyle w:val="TABLE-cell"/>
              <w:rPr>
                <w:ins w:id="20334" w:author="Charles Gifford" w:date="2017-03-23T18:27:00Z"/>
                <w:lang w:val="en-US"/>
              </w:rPr>
            </w:pPr>
            <w:ins w:id="20335" w:author="Charles Gifford" w:date="2017-03-23T18:27:00Z">
              <w:r w:rsidRPr="004B0463">
                <w:rPr>
                  <w:lang w:val="en-US"/>
                </w:rPr>
                <w:t>Physical Asset Model</w:t>
              </w:r>
            </w:ins>
          </w:p>
        </w:tc>
      </w:tr>
      <w:tr w:rsidR="00E11040" w:rsidRPr="004B0463" w14:paraId="38941EA3" w14:textId="77777777" w:rsidTr="000D5E27">
        <w:trPr>
          <w:jc w:val="center"/>
          <w:ins w:id="20336" w:author="Charles Gifford" w:date="2017-03-23T18:27:00Z"/>
        </w:trPr>
        <w:tc>
          <w:tcPr>
            <w:tcW w:w="4646" w:type="dxa"/>
          </w:tcPr>
          <w:p w14:paraId="41C8013B" w14:textId="25681E5F" w:rsidR="00E11040" w:rsidRPr="000B599F" w:rsidRDefault="00E11040" w:rsidP="00E11040">
            <w:pPr>
              <w:pStyle w:val="TABLE-cell"/>
              <w:rPr>
                <w:ins w:id="20337" w:author="Charles Gifford" w:date="2017-03-23T18:27:00Z"/>
                <w:i/>
                <w:lang w:val="en-US"/>
              </w:rPr>
            </w:pPr>
            <w:ins w:id="20338" w:author="Charles Gifford" w:date="2017-03-23T18:27:00Z">
              <w:r w:rsidRPr="000B599F">
                <w:rPr>
                  <w:i/>
                  <w:lang w:val="en-US"/>
                </w:rPr>
                <w:t>physical asset capability test result</w:t>
              </w:r>
            </w:ins>
          </w:p>
        </w:tc>
        <w:tc>
          <w:tcPr>
            <w:tcW w:w="4158" w:type="dxa"/>
          </w:tcPr>
          <w:p w14:paraId="30E41205" w14:textId="2661DD1C" w:rsidR="00E11040" w:rsidRPr="004B0463" w:rsidRDefault="00E11040" w:rsidP="00E11040">
            <w:pPr>
              <w:pStyle w:val="TABLE-cell"/>
              <w:rPr>
                <w:ins w:id="20339" w:author="Charles Gifford" w:date="2017-03-23T18:27:00Z"/>
                <w:lang w:val="en-US"/>
              </w:rPr>
            </w:pPr>
            <w:ins w:id="20340" w:author="Charles Gifford" w:date="2017-03-23T18:27:00Z">
              <w:r w:rsidRPr="004B0463">
                <w:rPr>
                  <w:lang w:val="en-US"/>
                </w:rPr>
                <w:t>Physical Asset Model</w:t>
              </w:r>
            </w:ins>
          </w:p>
        </w:tc>
      </w:tr>
      <w:tr w:rsidR="00E11040" w:rsidRPr="004B0463" w14:paraId="4BFDB07D" w14:textId="77777777" w:rsidTr="000D5E27">
        <w:trPr>
          <w:jc w:val="center"/>
          <w:ins w:id="20341" w:author="Charles Gifford" w:date="2017-03-23T18:27:00Z"/>
        </w:trPr>
        <w:tc>
          <w:tcPr>
            <w:tcW w:w="4646" w:type="dxa"/>
          </w:tcPr>
          <w:p w14:paraId="7A1CD4CD" w14:textId="5E688C5E" w:rsidR="00E11040" w:rsidRPr="000B599F" w:rsidRDefault="00E11040" w:rsidP="00E11040">
            <w:pPr>
              <w:pStyle w:val="TABLE-cell"/>
              <w:rPr>
                <w:ins w:id="20342" w:author="Charles Gifford" w:date="2017-03-23T18:27:00Z"/>
                <w:i/>
                <w:lang w:val="en-US"/>
              </w:rPr>
            </w:pPr>
            <w:ins w:id="20343" w:author="Charles Gifford" w:date="2017-03-23T18:27:00Z">
              <w:r w:rsidRPr="000B599F">
                <w:rPr>
                  <w:i/>
                  <w:lang w:val="en-US"/>
                </w:rPr>
                <w:t>equipment asset mapping</w:t>
              </w:r>
            </w:ins>
          </w:p>
        </w:tc>
        <w:tc>
          <w:tcPr>
            <w:tcW w:w="4158" w:type="dxa"/>
          </w:tcPr>
          <w:p w14:paraId="3F1CB94E" w14:textId="6BDDCDA2" w:rsidR="00E11040" w:rsidRPr="004B0463" w:rsidRDefault="00E11040" w:rsidP="00E11040">
            <w:pPr>
              <w:pStyle w:val="TABLE-cell"/>
              <w:rPr>
                <w:ins w:id="20344" w:author="Charles Gifford" w:date="2017-03-23T18:27:00Z"/>
                <w:lang w:val="en-US"/>
              </w:rPr>
            </w:pPr>
            <w:ins w:id="20345" w:author="Charles Gifford" w:date="2017-03-23T18:27:00Z">
              <w:r w:rsidRPr="004B0463">
                <w:rPr>
                  <w:lang w:val="en-US"/>
                </w:rPr>
                <w:t>Physical Asset Model</w:t>
              </w:r>
            </w:ins>
          </w:p>
        </w:tc>
      </w:tr>
      <w:tr w:rsidR="00E11040" w:rsidRPr="004B0463" w14:paraId="373F5A3F" w14:textId="77777777" w:rsidTr="000D5E27">
        <w:trPr>
          <w:jc w:val="center"/>
          <w:ins w:id="20346" w:author="Charles Gifford" w:date="2017-03-23T18:27:00Z"/>
        </w:trPr>
        <w:tc>
          <w:tcPr>
            <w:tcW w:w="4646" w:type="dxa"/>
          </w:tcPr>
          <w:p w14:paraId="7EF5C400" w14:textId="1475E739" w:rsidR="00E11040" w:rsidRPr="000B599F" w:rsidRDefault="00E11040" w:rsidP="00E11040">
            <w:pPr>
              <w:pStyle w:val="TABLE-cell"/>
              <w:rPr>
                <w:ins w:id="20347" w:author="Charles Gifford" w:date="2017-03-23T18:27:00Z"/>
                <w:i/>
                <w:lang w:val="en-US"/>
              </w:rPr>
            </w:pPr>
            <w:ins w:id="20348" w:author="Charles Gifford" w:date="2017-03-23T18:27:00Z">
              <w:r w:rsidRPr="000B599F">
                <w:rPr>
                  <w:i/>
                  <w:lang w:val="en-US"/>
                </w:rPr>
                <w:t>material class</w:t>
              </w:r>
            </w:ins>
          </w:p>
        </w:tc>
        <w:tc>
          <w:tcPr>
            <w:tcW w:w="4158" w:type="dxa"/>
          </w:tcPr>
          <w:p w14:paraId="356D255E" w14:textId="0A34425D" w:rsidR="00E11040" w:rsidRPr="004B0463" w:rsidRDefault="00E11040" w:rsidP="00E11040">
            <w:pPr>
              <w:pStyle w:val="TABLE-cell"/>
              <w:rPr>
                <w:ins w:id="20349" w:author="Charles Gifford" w:date="2017-03-23T18:27:00Z"/>
                <w:lang w:val="en-US"/>
              </w:rPr>
            </w:pPr>
            <w:ins w:id="20350" w:author="Charles Gifford" w:date="2017-03-23T18:27:00Z">
              <w:r w:rsidRPr="004B0463">
                <w:rPr>
                  <w:lang w:val="en-US"/>
                </w:rPr>
                <w:t>Material Model</w:t>
              </w:r>
            </w:ins>
          </w:p>
        </w:tc>
      </w:tr>
      <w:tr w:rsidR="00E11040" w:rsidRPr="004B0463" w14:paraId="110E6A15" w14:textId="77777777" w:rsidTr="000D5E27">
        <w:trPr>
          <w:jc w:val="center"/>
          <w:ins w:id="20351" w:author="Charles Gifford" w:date="2017-03-23T18:27:00Z"/>
        </w:trPr>
        <w:tc>
          <w:tcPr>
            <w:tcW w:w="4646" w:type="dxa"/>
          </w:tcPr>
          <w:p w14:paraId="434505A6" w14:textId="710871BB" w:rsidR="00E11040" w:rsidRPr="000B599F" w:rsidRDefault="00E11040" w:rsidP="00E11040">
            <w:pPr>
              <w:pStyle w:val="TABLE-cell"/>
              <w:rPr>
                <w:ins w:id="20352" w:author="Charles Gifford" w:date="2017-03-23T18:27:00Z"/>
                <w:i/>
                <w:lang w:val="en-US"/>
              </w:rPr>
            </w:pPr>
            <w:ins w:id="20353" w:author="Charles Gifford" w:date="2017-03-23T18:27:00Z">
              <w:r w:rsidRPr="000B599F">
                <w:rPr>
                  <w:i/>
                  <w:lang w:val="en-US"/>
                </w:rPr>
                <w:t>material class property</w:t>
              </w:r>
            </w:ins>
          </w:p>
        </w:tc>
        <w:tc>
          <w:tcPr>
            <w:tcW w:w="4158" w:type="dxa"/>
          </w:tcPr>
          <w:p w14:paraId="49F6830D" w14:textId="6C00056C" w:rsidR="00E11040" w:rsidRPr="004B0463" w:rsidRDefault="00E11040" w:rsidP="00E11040">
            <w:pPr>
              <w:pStyle w:val="TABLE-cell"/>
              <w:rPr>
                <w:ins w:id="20354" w:author="Charles Gifford" w:date="2017-03-23T18:27:00Z"/>
                <w:lang w:val="en-US"/>
              </w:rPr>
            </w:pPr>
            <w:ins w:id="20355" w:author="Charles Gifford" w:date="2017-03-23T18:27:00Z">
              <w:r w:rsidRPr="004B0463">
                <w:rPr>
                  <w:lang w:val="en-US"/>
                </w:rPr>
                <w:t>Material Model</w:t>
              </w:r>
            </w:ins>
          </w:p>
        </w:tc>
      </w:tr>
      <w:tr w:rsidR="00E11040" w:rsidRPr="004B0463" w14:paraId="0E77DCBC" w14:textId="77777777" w:rsidTr="000D5E27">
        <w:trPr>
          <w:jc w:val="center"/>
          <w:ins w:id="20356" w:author="Charles Gifford" w:date="2017-03-23T18:27:00Z"/>
        </w:trPr>
        <w:tc>
          <w:tcPr>
            <w:tcW w:w="4646" w:type="dxa"/>
          </w:tcPr>
          <w:p w14:paraId="0F6F7E0D" w14:textId="275BD1C5" w:rsidR="00E11040" w:rsidRPr="000B599F" w:rsidRDefault="00E11040" w:rsidP="00E11040">
            <w:pPr>
              <w:pStyle w:val="TABLE-cell"/>
              <w:rPr>
                <w:ins w:id="20357" w:author="Charles Gifford" w:date="2017-03-23T18:27:00Z"/>
                <w:i/>
                <w:lang w:val="en-US"/>
              </w:rPr>
            </w:pPr>
            <w:ins w:id="20358" w:author="Charles Gifford" w:date="2017-03-23T18:27:00Z">
              <w:r w:rsidRPr="000B599F">
                <w:rPr>
                  <w:i/>
                  <w:lang w:val="en-US"/>
                </w:rPr>
                <w:t>material definition</w:t>
              </w:r>
            </w:ins>
          </w:p>
        </w:tc>
        <w:tc>
          <w:tcPr>
            <w:tcW w:w="4158" w:type="dxa"/>
          </w:tcPr>
          <w:p w14:paraId="434378A3" w14:textId="088B3242" w:rsidR="00E11040" w:rsidRPr="004B0463" w:rsidRDefault="00E11040" w:rsidP="00E11040">
            <w:pPr>
              <w:pStyle w:val="TABLE-cell"/>
              <w:rPr>
                <w:ins w:id="20359" w:author="Charles Gifford" w:date="2017-03-23T18:27:00Z"/>
                <w:lang w:val="en-US"/>
              </w:rPr>
            </w:pPr>
            <w:ins w:id="20360" w:author="Charles Gifford" w:date="2017-03-23T18:27:00Z">
              <w:r w:rsidRPr="004B0463">
                <w:rPr>
                  <w:lang w:val="en-US"/>
                </w:rPr>
                <w:t>Material Model</w:t>
              </w:r>
            </w:ins>
          </w:p>
        </w:tc>
      </w:tr>
      <w:tr w:rsidR="00E11040" w:rsidRPr="004B0463" w14:paraId="35B4DAF0" w14:textId="77777777" w:rsidTr="000D5E27">
        <w:trPr>
          <w:jc w:val="center"/>
          <w:ins w:id="20361" w:author="Charles Gifford" w:date="2017-03-23T18:27:00Z"/>
        </w:trPr>
        <w:tc>
          <w:tcPr>
            <w:tcW w:w="4646" w:type="dxa"/>
          </w:tcPr>
          <w:p w14:paraId="2F45A2DE" w14:textId="7640087E" w:rsidR="00E11040" w:rsidRPr="000B599F" w:rsidRDefault="00E11040" w:rsidP="00E11040">
            <w:pPr>
              <w:pStyle w:val="TABLE-cell"/>
              <w:rPr>
                <w:ins w:id="20362" w:author="Charles Gifford" w:date="2017-03-23T18:27:00Z"/>
                <w:i/>
                <w:lang w:val="en-US"/>
              </w:rPr>
            </w:pPr>
            <w:ins w:id="20363" w:author="Charles Gifford" w:date="2017-03-23T18:27:00Z">
              <w:r w:rsidRPr="000B599F">
                <w:rPr>
                  <w:i/>
                  <w:lang w:val="en-US"/>
                </w:rPr>
                <w:t>material definition property</w:t>
              </w:r>
            </w:ins>
          </w:p>
        </w:tc>
        <w:tc>
          <w:tcPr>
            <w:tcW w:w="4158" w:type="dxa"/>
          </w:tcPr>
          <w:p w14:paraId="1D85EBD4" w14:textId="1192CBC7" w:rsidR="00E11040" w:rsidRPr="004B0463" w:rsidRDefault="00E11040" w:rsidP="00E11040">
            <w:pPr>
              <w:pStyle w:val="TABLE-cell"/>
              <w:rPr>
                <w:ins w:id="20364" w:author="Charles Gifford" w:date="2017-03-23T18:27:00Z"/>
                <w:lang w:val="en-US"/>
              </w:rPr>
            </w:pPr>
            <w:ins w:id="20365" w:author="Charles Gifford" w:date="2017-03-23T18:27:00Z">
              <w:r w:rsidRPr="004B0463">
                <w:rPr>
                  <w:lang w:val="en-US"/>
                </w:rPr>
                <w:t>Material Model</w:t>
              </w:r>
            </w:ins>
          </w:p>
        </w:tc>
      </w:tr>
      <w:tr w:rsidR="00E11040" w:rsidRPr="004B0463" w14:paraId="00BA8673" w14:textId="77777777" w:rsidTr="000D5E27">
        <w:trPr>
          <w:jc w:val="center"/>
          <w:ins w:id="20366" w:author="Charles Gifford" w:date="2017-03-23T18:27:00Z"/>
        </w:trPr>
        <w:tc>
          <w:tcPr>
            <w:tcW w:w="4646" w:type="dxa"/>
          </w:tcPr>
          <w:p w14:paraId="4A526C3D" w14:textId="0EC4922B" w:rsidR="00E11040" w:rsidRPr="000B599F" w:rsidRDefault="00E11040" w:rsidP="00E11040">
            <w:pPr>
              <w:pStyle w:val="TABLE-cell"/>
              <w:rPr>
                <w:ins w:id="20367" w:author="Charles Gifford" w:date="2017-03-23T18:27:00Z"/>
                <w:i/>
                <w:lang w:val="en-US"/>
              </w:rPr>
            </w:pPr>
            <w:ins w:id="20368" w:author="Charles Gifford" w:date="2017-03-23T18:27:00Z">
              <w:r w:rsidRPr="000B599F">
                <w:rPr>
                  <w:i/>
                  <w:lang w:val="en-US"/>
                </w:rPr>
                <w:t>material lot</w:t>
              </w:r>
            </w:ins>
          </w:p>
        </w:tc>
        <w:tc>
          <w:tcPr>
            <w:tcW w:w="4158" w:type="dxa"/>
          </w:tcPr>
          <w:p w14:paraId="570F4AEF" w14:textId="26282B6E" w:rsidR="00E11040" w:rsidRPr="004B0463" w:rsidRDefault="00E11040" w:rsidP="00E11040">
            <w:pPr>
              <w:pStyle w:val="TABLE-cell"/>
              <w:rPr>
                <w:ins w:id="20369" w:author="Charles Gifford" w:date="2017-03-23T18:27:00Z"/>
                <w:lang w:val="en-US"/>
              </w:rPr>
            </w:pPr>
            <w:ins w:id="20370" w:author="Charles Gifford" w:date="2017-03-23T18:27:00Z">
              <w:r w:rsidRPr="004B0463">
                <w:rPr>
                  <w:lang w:val="en-US"/>
                </w:rPr>
                <w:t>Material Model</w:t>
              </w:r>
            </w:ins>
          </w:p>
        </w:tc>
      </w:tr>
      <w:tr w:rsidR="00E11040" w:rsidRPr="004B0463" w14:paraId="642854C3" w14:textId="77777777" w:rsidTr="000D5E27">
        <w:trPr>
          <w:jc w:val="center"/>
          <w:ins w:id="20371" w:author="Charles Gifford" w:date="2017-03-23T18:27:00Z"/>
        </w:trPr>
        <w:tc>
          <w:tcPr>
            <w:tcW w:w="4646" w:type="dxa"/>
          </w:tcPr>
          <w:p w14:paraId="74F9D367" w14:textId="7A48BA1E" w:rsidR="00E11040" w:rsidRPr="000B599F" w:rsidRDefault="00E11040" w:rsidP="00E11040">
            <w:pPr>
              <w:pStyle w:val="TABLE-cell"/>
              <w:rPr>
                <w:ins w:id="20372" w:author="Charles Gifford" w:date="2017-03-23T18:27:00Z"/>
                <w:i/>
                <w:lang w:val="en-US"/>
              </w:rPr>
            </w:pPr>
            <w:ins w:id="20373" w:author="Charles Gifford" w:date="2017-03-23T18:27:00Z">
              <w:r w:rsidRPr="000B599F">
                <w:rPr>
                  <w:i/>
                  <w:lang w:val="en-US"/>
                </w:rPr>
                <w:t>material lot property</w:t>
              </w:r>
            </w:ins>
          </w:p>
        </w:tc>
        <w:tc>
          <w:tcPr>
            <w:tcW w:w="4158" w:type="dxa"/>
          </w:tcPr>
          <w:p w14:paraId="2F301F2A" w14:textId="531905B6" w:rsidR="00E11040" w:rsidRPr="004B0463" w:rsidRDefault="00E11040" w:rsidP="00E11040">
            <w:pPr>
              <w:pStyle w:val="TABLE-cell"/>
              <w:rPr>
                <w:ins w:id="20374" w:author="Charles Gifford" w:date="2017-03-23T18:27:00Z"/>
                <w:lang w:val="en-US"/>
              </w:rPr>
            </w:pPr>
            <w:ins w:id="20375" w:author="Charles Gifford" w:date="2017-03-23T18:27:00Z">
              <w:r w:rsidRPr="004B0463">
                <w:rPr>
                  <w:lang w:val="en-US"/>
                </w:rPr>
                <w:t>Material Model</w:t>
              </w:r>
            </w:ins>
          </w:p>
        </w:tc>
      </w:tr>
      <w:tr w:rsidR="00E11040" w:rsidRPr="004B0463" w14:paraId="7B2777F5" w14:textId="77777777" w:rsidTr="000D5E27">
        <w:trPr>
          <w:jc w:val="center"/>
          <w:ins w:id="20376" w:author="Charles Gifford" w:date="2017-03-23T18:27:00Z"/>
        </w:trPr>
        <w:tc>
          <w:tcPr>
            <w:tcW w:w="4646" w:type="dxa"/>
          </w:tcPr>
          <w:p w14:paraId="546BAC2E" w14:textId="3431FBA6" w:rsidR="00E11040" w:rsidRPr="000B599F" w:rsidRDefault="00E11040" w:rsidP="00E11040">
            <w:pPr>
              <w:pStyle w:val="TABLE-cell"/>
              <w:rPr>
                <w:ins w:id="20377" w:author="Charles Gifford" w:date="2017-03-23T18:27:00Z"/>
                <w:i/>
                <w:lang w:val="en-US"/>
              </w:rPr>
            </w:pPr>
            <w:ins w:id="20378" w:author="Charles Gifford" w:date="2017-03-23T18:27:00Z">
              <w:r w:rsidRPr="000B599F">
                <w:rPr>
                  <w:i/>
                  <w:lang w:val="en-US"/>
                </w:rPr>
                <w:t>material sublot</w:t>
              </w:r>
            </w:ins>
          </w:p>
        </w:tc>
        <w:tc>
          <w:tcPr>
            <w:tcW w:w="4158" w:type="dxa"/>
          </w:tcPr>
          <w:p w14:paraId="41B9420B" w14:textId="7C8FDCB4" w:rsidR="00E11040" w:rsidRPr="004B0463" w:rsidRDefault="00E11040" w:rsidP="00E11040">
            <w:pPr>
              <w:pStyle w:val="TABLE-cell"/>
              <w:rPr>
                <w:ins w:id="20379" w:author="Charles Gifford" w:date="2017-03-23T18:27:00Z"/>
                <w:lang w:val="en-US"/>
              </w:rPr>
            </w:pPr>
            <w:ins w:id="20380" w:author="Charles Gifford" w:date="2017-03-23T18:27:00Z">
              <w:r w:rsidRPr="004B0463">
                <w:rPr>
                  <w:lang w:val="en-US"/>
                </w:rPr>
                <w:t>Material Model</w:t>
              </w:r>
            </w:ins>
          </w:p>
        </w:tc>
      </w:tr>
      <w:tr w:rsidR="00E11040" w:rsidRPr="004B0463" w14:paraId="47A495DD" w14:textId="77777777" w:rsidTr="000D5E27">
        <w:trPr>
          <w:jc w:val="center"/>
          <w:ins w:id="20381" w:author="Charles Gifford" w:date="2017-03-23T18:27:00Z"/>
        </w:trPr>
        <w:tc>
          <w:tcPr>
            <w:tcW w:w="4646" w:type="dxa"/>
          </w:tcPr>
          <w:p w14:paraId="7524AFA9" w14:textId="10162318" w:rsidR="00E11040" w:rsidRPr="000B599F" w:rsidRDefault="00E11040" w:rsidP="00E11040">
            <w:pPr>
              <w:pStyle w:val="TABLE-cell"/>
              <w:rPr>
                <w:ins w:id="20382" w:author="Charles Gifford" w:date="2017-03-23T18:27:00Z"/>
                <w:i/>
                <w:lang w:val="en-US"/>
              </w:rPr>
            </w:pPr>
            <w:ins w:id="20383" w:author="Charles Gifford" w:date="2017-03-23T18:27:00Z">
              <w:r w:rsidRPr="000B599F">
                <w:rPr>
                  <w:i/>
                  <w:lang w:val="en-US"/>
                </w:rPr>
                <w:t>material test specification</w:t>
              </w:r>
            </w:ins>
          </w:p>
        </w:tc>
        <w:tc>
          <w:tcPr>
            <w:tcW w:w="4158" w:type="dxa"/>
          </w:tcPr>
          <w:p w14:paraId="1B73E1A7" w14:textId="3C4D0119" w:rsidR="00E11040" w:rsidRPr="004B0463" w:rsidRDefault="00E11040" w:rsidP="00E11040">
            <w:pPr>
              <w:pStyle w:val="TABLE-cell"/>
              <w:rPr>
                <w:ins w:id="20384" w:author="Charles Gifford" w:date="2017-03-23T18:27:00Z"/>
                <w:lang w:val="en-US"/>
              </w:rPr>
            </w:pPr>
            <w:ins w:id="20385" w:author="Charles Gifford" w:date="2017-03-23T18:27:00Z">
              <w:r w:rsidRPr="004B0463">
                <w:rPr>
                  <w:lang w:val="en-US"/>
                </w:rPr>
                <w:t>Material Model</w:t>
              </w:r>
            </w:ins>
          </w:p>
        </w:tc>
      </w:tr>
      <w:tr w:rsidR="00E11040" w:rsidRPr="004B0463" w14:paraId="2013BACE" w14:textId="77777777" w:rsidTr="000D5E27">
        <w:trPr>
          <w:jc w:val="center"/>
          <w:ins w:id="20386" w:author="Charles Gifford" w:date="2017-03-23T18:27:00Z"/>
        </w:trPr>
        <w:tc>
          <w:tcPr>
            <w:tcW w:w="4646" w:type="dxa"/>
          </w:tcPr>
          <w:p w14:paraId="4C0A95F9" w14:textId="2FF24402" w:rsidR="00E11040" w:rsidRPr="000B599F" w:rsidRDefault="00E11040" w:rsidP="00E11040">
            <w:pPr>
              <w:pStyle w:val="TABLE-cell"/>
              <w:rPr>
                <w:ins w:id="20387" w:author="Charles Gifford" w:date="2017-03-23T18:27:00Z"/>
                <w:i/>
                <w:lang w:val="en-US"/>
              </w:rPr>
            </w:pPr>
            <w:ins w:id="20388" w:author="Charles Gifford" w:date="2017-03-23T18:27:00Z">
              <w:r w:rsidRPr="000B599F">
                <w:rPr>
                  <w:i/>
                  <w:lang w:val="en-US"/>
                </w:rPr>
                <w:t>material test result</w:t>
              </w:r>
            </w:ins>
          </w:p>
        </w:tc>
        <w:tc>
          <w:tcPr>
            <w:tcW w:w="4158" w:type="dxa"/>
          </w:tcPr>
          <w:p w14:paraId="4D285A0E" w14:textId="7C27CC07" w:rsidR="00E11040" w:rsidRPr="004B0463" w:rsidRDefault="00E11040" w:rsidP="00E11040">
            <w:pPr>
              <w:pStyle w:val="TABLE-cell"/>
              <w:rPr>
                <w:ins w:id="20389" w:author="Charles Gifford" w:date="2017-03-23T18:27:00Z"/>
                <w:lang w:val="en-US"/>
              </w:rPr>
            </w:pPr>
            <w:ins w:id="20390" w:author="Charles Gifford" w:date="2017-03-23T18:27:00Z">
              <w:r w:rsidRPr="004B0463">
                <w:rPr>
                  <w:lang w:val="en-US"/>
                </w:rPr>
                <w:t>Material Model</w:t>
              </w:r>
            </w:ins>
          </w:p>
        </w:tc>
      </w:tr>
      <w:tr w:rsidR="00E11040" w:rsidRPr="004B0463" w14:paraId="14D31565" w14:textId="77777777" w:rsidTr="000D5E27">
        <w:trPr>
          <w:jc w:val="center"/>
          <w:ins w:id="20391" w:author="Charles Gifford" w:date="2017-03-23T18:27:00Z"/>
        </w:trPr>
        <w:tc>
          <w:tcPr>
            <w:tcW w:w="4646" w:type="dxa"/>
          </w:tcPr>
          <w:p w14:paraId="57640118" w14:textId="00E89272" w:rsidR="00E11040" w:rsidRPr="000B599F" w:rsidRDefault="00E11040" w:rsidP="00E11040">
            <w:pPr>
              <w:pStyle w:val="TABLE-cell"/>
              <w:rPr>
                <w:ins w:id="20392" w:author="Charles Gifford" w:date="2017-03-23T18:27:00Z"/>
                <w:i/>
                <w:lang w:val="en-US"/>
              </w:rPr>
            </w:pPr>
            <w:ins w:id="20393" w:author="Charles Gifford" w:date="2017-03-23T18:27:00Z">
              <w:r w:rsidRPr="000B599F">
                <w:rPr>
                  <w:i/>
                  <w:lang w:val="en-US"/>
                </w:rPr>
                <w:t>material assembly</w:t>
              </w:r>
            </w:ins>
          </w:p>
        </w:tc>
        <w:tc>
          <w:tcPr>
            <w:tcW w:w="4158" w:type="dxa"/>
          </w:tcPr>
          <w:p w14:paraId="328AE07E" w14:textId="7546CF37" w:rsidR="00E11040" w:rsidRPr="004B0463" w:rsidRDefault="00E11040" w:rsidP="00E11040">
            <w:pPr>
              <w:pStyle w:val="TABLE-cell"/>
              <w:rPr>
                <w:ins w:id="20394" w:author="Charles Gifford" w:date="2017-03-23T18:27:00Z"/>
                <w:lang w:val="en-US"/>
              </w:rPr>
            </w:pPr>
            <w:ins w:id="20395" w:author="Charles Gifford" w:date="2017-03-23T18:27:00Z">
              <w:r w:rsidRPr="004B0463">
                <w:rPr>
                  <w:lang w:val="en-US"/>
                </w:rPr>
                <w:t>Material Model</w:t>
              </w:r>
            </w:ins>
          </w:p>
        </w:tc>
      </w:tr>
      <w:tr w:rsidR="00E11040" w:rsidRPr="004B0463" w14:paraId="51666318" w14:textId="77777777" w:rsidTr="000D5E27">
        <w:trPr>
          <w:jc w:val="center"/>
          <w:ins w:id="20396" w:author="Charles Gifford" w:date="2017-03-23T18:27:00Z"/>
        </w:trPr>
        <w:tc>
          <w:tcPr>
            <w:tcW w:w="4646" w:type="dxa"/>
          </w:tcPr>
          <w:p w14:paraId="575FAC12" w14:textId="5FF47F23" w:rsidR="00E11040" w:rsidRPr="000B599F" w:rsidRDefault="00E11040" w:rsidP="00E11040">
            <w:pPr>
              <w:pStyle w:val="TABLE-cell"/>
              <w:rPr>
                <w:ins w:id="20397" w:author="Charles Gifford" w:date="2017-03-23T18:27:00Z"/>
                <w:i/>
                <w:lang w:val="en-US"/>
              </w:rPr>
            </w:pPr>
            <w:ins w:id="20398" w:author="Charles Gifford" w:date="2017-03-23T18:27:00Z">
              <w:r w:rsidRPr="000B599F">
                <w:rPr>
                  <w:i/>
                  <w:lang w:val="en-US"/>
                </w:rPr>
                <w:t>material definition assembly</w:t>
              </w:r>
            </w:ins>
          </w:p>
        </w:tc>
        <w:tc>
          <w:tcPr>
            <w:tcW w:w="4158" w:type="dxa"/>
          </w:tcPr>
          <w:p w14:paraId="0C591AD0" w14:textId="41BE3F60" w:rsidR="00E11040" w:rsidRPr="004B0463" w:rsidRDefault="00E11040" w:rsidP="00E11040">
            <w:pPr>
              <w:pStyle w:val="TABLE-cell"/>
              <w:rPr>
                <w:ins w:id="20399" w:author="Charles Gifford" w:date="2017-03-23T18:27:00Z"/>
                <w:lang w:val="en-US"/>
              </w:rPr>
            </w:pPr>
            <w:ins w:id="20400" w:author="Charles Gifford" w:date="2017-03-23T18:27:00Z">
              <w:r w:rsidRPr="004B0463">
                <w:rPr>
                  <w:lang w:val="en-US"/>
                </w:rPr>
                <w:t>Material Model</w:t>
              </w:r>
            </w:ins>
          </w:p>
        </w:tc>
      </w:tr>
      <w:tr w:rsidR="00E11040" w:rsidRPr="004B0463" w14:paraId="6318B3B1" w14:textId="77777777" w:rsidTr="000D5E27">
        <w:trPr>
          <w:jc w:val="center"/>
          <w:ins w:id="20401" w:author="Charles Gifford" w:date="2017-03-23T18:27:00Z"/>
        </w:trPr>
        <w:tc>
          <w:tcPr>
            <w:tcW w:w="4646" w:type="dxa"/>
          </w:tcPr>
          <w:p w14:paraId="23A94FB7" w14:textId="45B280FD" w:rsidR="00E11040" w:rsidRPr="000B599F" w:rsidRDefault="00E11040" w:rsidP="00E11040">
            <w:pPr>
              <w:pStyle w:val="TABLE-cell"/>
              <w:rPr>
                <w:ins w:id="20402" w:author="Charles Gifford" w:date="2017-03-23T18:27:00Z"/>
                <w:i/>
                <w:lang w:val="en-US"/>
              </w:rPr>
            </w:pPr>
            <w:ins w:id="20403" w:author="Charles Gifford" w:date="2017-03-23T18:27:00Z">
              <w:r w:rsidRPr="000B599F">
                <w:rPr>
                  <w:i/>
                  <w:lang w:val="en-US"/>
                </w:rPr>
                <w:t>material class assembly</w:t>
              </w:r>
            </w:ins>
          </w:p>
        </w:tc>
        <w:tc>
          <w:tcPr>
            <w:tcW w:w="4158" w:type="dxa"/>
          </w:tcPr>
          <w:p w14:paraId="3163F773" w14:textId="6C0B5521" w:rsidR="00E11040" w:rsidRPr="004B0463" w:rsidRDefault="00E11040" w:rsidP="00E11040">
            <w:pPr>
              <w:pStyle w:val="TABLE-cell"/>
              <w:rPr>
                <w:ins w:id="20404" w:author="Charles Gifford" w:date="2017-03-23T18:27:00Z"/>
                <w:lang w:val="en-US"/>
              </w:rPr>
            </w:pPr>
            <w:ins w:id="20405" w:author="Charles Gifford" w:date="2017-03-23T18:27:00Z">
              <w:r w:rsidRPr="004B0463">
                <w:rPr>
                  <w:lang w:val="en-US"/>
                </w:rPr>
                <w:t>Material Model</w:t>
              </w:r>
            </w:ins>
          </w:p>
        </w:tc>
      </w:tr>
      <w:tr w:rsidR="00E11040" w:rsidRPr="004B0463" w14:paraId="194FF075" w14:textId="77777777" w:rsidTr="000D5E27">
        <w:trPr>
          <w:jc w:val="center"/>
          <w:ins w:id="20406" w:author="Charles Gifford" w:date="2017-03-23T18:27:00Z"/>
        </w:trPr>
        <w:tc>
          <w:tcPr>
            <w:tcW w:w="4646" w:type="dxa"/>
          </w:tcPr>
          <w:p w14:paraId="13C1FD23" w14:textId="2AC87892" w:rsidR="00E11040" w:rsidRPr="000B599F" w:rsidRDefault="00E11040" w:rsidP="00E11040">
            <w:pPr>
              <w:pStyle w:val="TABLE-cell"/>
              <w:rPr>
                <w:ins w:id="20407" w:author="Charles Gifford" w:date="2017-03-23T18:27:00Z"/>
                <w:i/>
                <w:lang w:val="en-US"/>
              </w:rPr>
            </w:pPr>
            <w:ins w:id="20408" w:author="Charles Gifford" w:date="2017-03-23T18:27:00Z">
              <w:r w:rsidRPr="000B599F">
                <w:rPr>
                  <w:i/>
                  <w:lang w:val="en-US"/>
                </w:rPr>
                <w:t>process segment</w:t>
              </w:r>
            </w:ins>
          </w:p>
        </w:tc>
        <w:tc>
          <w:tcPr>
            <w:tcW w:w="4158" w:type="dxa"/>
          </w:tcPr>
          <w:p w14:paraId="1418DFD7" w14:textId="67C63820" w:rsidR="00E11040" w:rsidRPr="004B0463" w:rsidRDefault="00E11040" w:rsidP="00E11040">
            <w:pPr>
              <w:pStyle w:val="TABLE-cell"/>
              <w:rPr>
                <w:ins w:id="20409" w:author="Charles Gifford" w:date="2017-03-23T18:27:00Z"/>
                <w:lang w:val="en-US"/>
              </w:rPr>
            </w:pPr>
            <w:ins w:id="20410" w:author="Charles Gifford" w:date="2017-03-23T18:27:00Z">
              <w:r w:rsidRPr="004B0463">
                <w:rPr>
                  <w:lang w:val="en-US"/>
                </w:rPr>
                <w:t>Process Segment Model</w:t>
              </w:r>
            </w:ins>
          </w:p>
        </w:tc>
      </w:tr>
      <w:tr w:rsidR="00E11040" w:rsidRPr="004B0463" w14:paraId="14269DB6" w14:textId="77777777" w:rsidTr="000D5E27">
        <w:trPr>
          <w:jc w:val="center"/>
          <w:ins w:id="20411" w:author="Charles Gifford" w:date="2017-03-23T18:27:00Z"/>
        </w:trPr>
        <w:tc>
          <w:tcPr>
            <w:tcW w:w="4646" w:type="dxa"/>
          </w:tcPr>
          <w:p w14:paraId="0FD3C99C" w14:textId="287CF914" w:rsidR="00E11040" w:rsidRPr="000B599F" w:rsidRDefault="00E11040" w:rsidP="00E11040">
            <w:pPr>
              <w:pStyle w:val="TABLE-cell"/>
              <w:rPr>
                <w:ins w:id="20412" w:author="Charles Gifford" w:date="2017-03-23T18:27:00Z"/>
                <w:i/>
                <w:lang w:val="en-US"/>
              </w:rPr>
            </w:pPr>
            <w:ins w:id="20413" w:author="Charles Gifford" w:date="2017-03-23T18:27:00Z">
              <w:r w:rsidRPr="000B599F">
                <w:rPr>
                  <w:i/>
                  <w:lang w:val="en-US"/>
                </w:rPr>
                <w:t>process segment parameter</w:t>
              </w:r>
            </w:ins>
          </w:p>
        </w:tc>
        <w:tc>
          <w:tcPr>
            <w:tcW w:w="4158" w:type="dxa"/>
          </w:tcPr>
          <w:p w14:paraId="4AEA28A8" w14:textId="5D6C4350" w:rsidR="00E11040" w:rsidRPr="004B0463" w:rsidRDefault="00E11040" w:rsidP="00E11040">
            <w:pPr>
              <w:pStyle w:val="TABLE-cell"/>
              <w:rPr>
                <w:ins w:id="20414" w:author="Charles Gifford" w:date="2017-03-23T18:27:00Z"/>
                <w:lang w:val="en-US"/>
              </w:rPr>
            </w:pPr>
            <w:ins w:id="20415" w:author="Charles Gifford" w:date="2017-03-23T18:27:00Z">
              <w:r w:rsidRPr="004B0463">
                <w:rPr>
                  <w:lang w:val="en-US"/>
                </w:rPr>
                <w:t>Process Segment Model</w:t>
              </w:r>
            </w:ins>
          </w:p>
        </w:tc>
      </w:tr>
      <w:tr w:rsidR="00E11040" w:rsidRPr="004B0463" w14:paraId="1BD0757A" w14:textId="77777777" w:rsidTr="000D5E27">
        <w:trPr>
          <w:jc w:val="center"/>
          <w:ins w:id="20416" w:author="Charles Gifford" w:date="2017-03-23T18:27:00Z"/>
        </w:trPr>
        <w:tc>
          <w:tcPr>
            <w:tcW w:w="4646" w:type="dxa"/>
          </w:tcPr>
          <w:p w14:paraId="0FA3BCEF" w14:textId="273782A4" w:rsidR="00E11040" w:rsidRPr="000B599F" w:rsidRDefault="00E11040" w:rsidP="00E11040">
            <w:pPr>
              <w:pStyle w:val="TABLE-cell"/>
              <w:rPr>
                <w:ins w:id="20417" w:author="Charles Gifford" w:date="2017-03-23T18:27:00Z"/>
                <w:i/>
                <w:lang w:val="en-US"/>
              </w:rPr>
            </w:pPr>
            <w:ins w:id="20418" w:author="Charles Gifford" w:date="2017-03-23T18:27:00Z">
              <w:r w:rsidRPr="000B599F">
                <w:rPr>
                  <w:i/>
                  <w:lang w:val="en-US"/>
                </w:rPr>
                <w:t>personnel segment specification</w:t>
              </w:r>
            </w:ins>
          </w:p>
        </w:tc>
        <w:tc>
          <w:tcPr>
            <w:tcW w:w="4158" w:type="dxa"/>
          </w:tcPr>
          <w:p w14:paraId="1793CA9C" w14:textId="179BA5B2" w:rsidR="00E11040" w:rsidRPr="004B0463" w:rsidRDefault="00E11040" w:rsidP="00E11040">
            <w:pPr>
              <w:pStyle w:val="TABLE-cell"/>
              <w:rPr>
                <w:ins w:id="20419" w:author="Charles Gifford" w:date="2017-03-23T18:27:00Z"/>
                <w:lang w:val="en-US"/>
              </w:rPr>
            </w:pPr>
            <w:ins w:id="20420" w:author="Charles Gifford" w:date="2017-03-23T18:27:00Z">
              <w:r w:rsidRPr="004B0463">
                <w:rPr>
                  <w:lang w:val="en-US"/>
                </w:rPr>
                <w:t>Process Segment Model</w:t>
              </w:r>
            </w:ins>
          </w:p>
        </w:tc>
      </w:tr>
      <w:tr w:rsidR="00E11040" w:rsidRPr="004B0463" w14:paraId="7BF28436" w14:textId="77777777" w:rsidTr="000D5E27">
        <w:trPr>
          <w:jc w:val="center"/>
          <w:ins w:id="20421" w:author="Charles Gifford" w:date="2017-03-23T18:27:00Z"/>
        </w:trPr>
        <w:tc>
          <w:tcPr>
            <w:tcW w:w="4646" w:type="dxa"/>
          </w:tcPr>
          <w:p w14:paraId="1C58E407" w14:textId="21C70E25" w:rsidR="00E11040" w:rsidRPr="000B599F" w:rsidRDefault="00E11040" w:rsidP="00E11040">
            <w:pPr>
              <w:pStyle w:val="TABLE-cell"/>
              <w:rPr>
                <w:ins w:id="20422" w:author="Charles Gifford" w:date="2017-03-23T18:27:00Z"/>
                <w:i/>
                <w:lang w:val="en-US"/>
              </w:rPr>
            </w:pPr>
            <w:ins w:id="20423" w:author="Charles Gifford" w:date="2017-03-23T18:27:00Z">
              <w:r w:rsidRPr="000B599F">
                <w:rPr>
                  <w:i/>
                  <w:lang w:val="en-US"/>
                </w:rPr>
                <w:t>personnel segment specification property</w:t>
              </w:r>
            </w:ins>
          </w:p>
        </w:tc>
        <w:tc>
          <w:tcPr>
            <w:tcW w:w="4158" w:type="dxa"/>
          </w:tcPr>
          <w:p w14:paraId="1930B092" w14:textId="6C766519" w:rsidR="00E11040" w:rsidRPr="004B0463" w:rsidRDefault="00E11040" w:rsidP="00E11040">
            <w:pPr>
              <w:pStyle w:val="TABLE-cell"/>
              <w:rPr>
                <w:ins w:id="20424" w:author="Charles Gifford" w:date="2017-03-23T18:27:00Z"/>
                <w:lang w:val="en-US"/>
              </w:rPr>
            </w:pPr>
            <w:ins w:id="20425" w:author="Charles Gifford" w:date="2017-03-23T18:27:00Z">
              <w:r w:rsidRPr="004B0463">
                <w:rPr>
                  <w:lang w:val="en-US"/>
                </w:rPr>
                <w:t>Process Segment Model</w:t>
              </w:r>
            </w:ins>
          </w:p>
        </w:tc>
      </w:tr>
      <w:tr w:rsidR="00E11040" w:rsidRPr="004B0463" w14:paraId="2CE03AC3" w14:textId="77777777" w:rsidTr="000D5E27">
        <w:trPr>
          <w:jc w:val="center"/>
          <w:ins w:id="20426" w:author="Charles Gifford" w:date="2017-03-23T18:27:00Z"/>
        </w:trPr>
        <w:tc>
          <w:tcPr>
            <w:tcW w:w="4646" w:type="dxa"/>
          </w:tcPr>
          <w:p w14:paraId="30EEE7BB" w14:textId="313B134C" w:rsidR="00E11040" w:rsidRPr="000B599F" w:rsidRDefault="00E11040" w:rsidP="00E11040">
            <w:pPr>
              <w:pStyle w:val="TABLE-cell"/>
              <w:rPr>
                <w:ins w:id="20427" w:author="Charles Gifford" w:date="2017-03-23T18:27:00Z"/>
                <w:i/>
                <w:lang w:val="en-US"/>
              </w:rPr>
            </w:pPr>
            <w:ins w:id="20428" w:author="Charles Gifford" w:date="2017-03-23T18:27:00Z">
              <w:r w:rsidRPr="000B599F">
                <w:rPr>
                  <w:i/>
                  <w:lang w:val="en-US"/>
                </w:rPr>
                <w:t>equipment segment specification</w:t>
              </w:r>
            </w:ins>
          </w:p>
        </w:tc>
        <w:tc>
          <w:tcPr>
            <w:tcW w:w="4158" w:type="dxa"/>
          </w:tcPr>
          <w:p w14:paraId="583CBB09" w14:textId="426016E3" w:rsidR="00E11040" w:rsidRPr="004B0463" w:rsidRDefault="00E11040" w:rsidP="00E11040">
            <w:pPr>
              <w:pStyle w:val="TABLE-cell"/>
              <w:rPr>
                <w:ins w:id="20429" w:author="Charles Gifford" w:date="2017-03-23T18:27:00Z"/>
                <w:lang w:val="en-US"/>
              </w:rPr>
            </w:pPr>
            <w:ins w:id="20430" w:author="Charles Gifford" w:date="2017-03-23T18:27:00Z">
              <w:r w:rsidRPr="004B0463">
                <w:rPr>
                  <w:lang w:val="en-US"/>
                </w:rPr>
                <w:t>Process Segment Model</w:t>
              </w:r>
            </w:ins>
          </w:p>
        </w:tc>
      </w:tr>
      <w:tr w:rsidR="00E11040" w:rsidRPr="004B0463" w14:paraId="33FED968" w14:textId="77777777" w:rsidTr="000D5E27">
        <w:trPr>
          <w:jc w:val="center"/>
          <w:ins w:id="20431" w:author="Charles Gifford" w:date="2017-03-23T18:27:00Z"/>
        </w:trPr>
        <w:tc>
          <w:tcPr>
            <w:tcW w:w="4646" w:type="dxa"/>
          </w:tcPr>
          <w:p w14:paraId="585C1525" w14:textId="52E72B85" w:rsidR="00E11040" w:rsidRPr="000B599F" w:rsidRDefault="00E11040" w:rsidP="00E11040">
            <w:pPr>
              <w:pStyle w:val="TABLE-cell"/>
              <w:rPr>
                <w:ins w:id="20432" w:author="Charles Gifford" w:date="2017-03-23T18:27:00Z"/>
                <w:i/>
                <w:lang w:val="en-US"/>
              </w:rPr>
            </w:pPr>
            <w:ins w:id="20433" w:author="Charles Gifford" w:date="2017-03-23T18:27:00Z">
              <w:r w:rsidRPr="000B599F">
                <w:rPr>
                  <w:i/>
                  <w:lang w:val="en-US"/>
                </w:rPr>
                <w:t>equipment segment specification property</w:t>
              </w:r>
            </w:ins>
          </w:p>
        </w:tc>
        <w:tc>
          <w:tcPr>
            <w:tcW w:w="4158" w:type="dxa"/>
          </w:tcPr>
          <w:p w14:paraId="5FA40FCB" w14:textId="097D64C3" w:rsidR="00E11040" w:rsidRPr="004B0463" w:rsidRDefault="00E11040" w:rsidP="00E11040">
            <w:pPr>
              <w:pStyle w:val="TABLE-cell"/>
              <w:rPr>
                <w:ins w:id="20434" w:author="Charles Gifford" w:date="2017-03-23T18:27:00Z"/>
                <w:lang w:val="en-US"/>
              </w:rPr>
            </w:pPr>
            <w:ins w:id="20435" w:author="Charles Gifford" w:date="2017-03-23T18:27:00Z">
              <w:r w:rsidRPr="004B0463">
                <w:rPr>
                  <w:lang w:val="en-US"/>
                </w:rPr>
                <w:t>Process Segment Model</w:t>
              </w:r>
            </w:ins>
          </w:p>
        </w:tc>
      </w:tr>
      <w:tr w:rsidR="00E11040" w:rsidRPr="004B0463" w14:paraId="769D781A" w14:textId="77777777" w:rsidTr="000D5E27">
        <w:trPr>
          <w:jc w:val="center"/>
          <w:ins w:id="20436" w:author="Charles Gifford" w:date="2017-03-23T18:27:00Z"/>
        </w:trPr>
        <w:tc>
          <w:tcPr>
            <w:tcW w:w="4646" w:type="dxa"/>
          </w:tcPr>
          <w:p w14:paraId="7AA578E4" w14:textId="12157615" w:rsidR="00E11040" w:rsidRPr="000B599F" w:rsidRDefault="00E11040" w:rsidP="00E11040">
            <w:pPr>
              <w:pStyle w:val="TABLE-cell"/>
              <w:rPr>
                <w:ins w:id="20437" w:author="Charles Gifford" w:date="2017-03-23T18:27:00Z"/>
                <w:i/>
                <w:lang w:val="en-US"/>
              </w:rPr>
            </w:pPr>
            <w:ins w:id="20438" w:author="Charles Gifford" w:date="2017-03-23T18:27:00Z">
              <w:r w:rsidRPr="000B599F">
                <w:rPr>
                  <w:i/>
                  <w:lang w:val="en-US"/>
                </w:rPr>
                <w:t>physical asset segment specification</w:t>
              </w:r>
            </w:ins>
          </w:p>
        </w:tc>
        <w:tc>
          <w:tcPr>
            <w:tcW w:w="4158" w:type="dxa"/>
          </w:tcPr>
          <w:p w14:paraId="391BB28C" w14:textId="5C5FC830" w:rsidR="00E11040" w:rsidRPr="004B0463" w:rsidRDefault="00E11040" w:rsidP="00E11040">
            <w:pPr>
              <w:pStyle w:val="TABLE-cell"/>
              <w:rPr>
                <w:ins w:id="20439" w:author="Charles Gifford" w:date="2017-03-23T18:27:00Z"/>
                <w:lang w:val="en-US"/>
              </w:rPr>
            </w:pPr>
            <w:ins w:id="20440" w:author="Charles Gifford" w:date="2017-03-23T18:27:00Z">
              <w:r w:rsidRPr="004B0463">
                <w:rPr>
                  <w:lang w:val="en-US"/>
                </w:rPr>
                <w:t>Process Segment Model</w:t>
              </w:r>
            </w:ins>
          </w:p>
        </w:tc>
      </w:tr>
      <w:tr w:rsidR="00E11040" w:rsidRPr="004B0463" w14:paraId="76DDE3AB" w14:textId="77777777" w:rsidTr="000D5E27">
        <w:trPr>
          <w:jc w:val="center"/>
          <w:ins w:id="20441" w:author="Charles Gifford" w:date="2017-03-23T18:27:00Z"/>
        </w:trPr>
        <w:tc>
          <w:tcPr>
            <w:tcW w:w="4646" w:type="dxa"/>
          </w:tcPr>
          <w:p w14:paraId="0A51555D" w14:textId="3973FD40" w:rsidR="00E11040" w:rsidRPr="000B599F" w:rsidRDefault="00E11040" w:rsidP="00E11040">
            <w:pPr>
              <w:pStyle w:val="TABLE-cell"/>
              <w:rPr>
                <w:ins w:id="20442" w:author="Charles Gifford" w:date="2017-03-23T18:27:00Z"/>
                <w:i/>
                <w:lang w:val="en-US"/>
              </w:rPr>
            </w:pPr>
            <w:ins w:id="20443" w:author="Charles Gifford" w:date="2017-03-23T18:27:00Z">
              <w:r w:rsidRPr="000B599F">
                <w:rPr>
                  <w:i/>
                  <w:lang w:val="en-US"/>
                </w:rPr>
                <w:t>physical asset segment specification property</w:t>
              </w:r>
            </w:ins>
          </w:p>
        </w:tc>
        <w:tc>
          <w:tcPr>
            <w:tcW w:w="4158" w:type="dxa"/>
          </w:tcPr>
          <w:p w14:paraId="6D4478DF" w14:textId="31C749E8" w:rsidR="00E11040" w:rsidRPr="004B0463" w:rsidRDefault="00E11040" w:rsidP="00E11040">
            <w:pPr>
              <w:pStyle w:val="TABLE-cell"/>
              <w:rPr>
                <w:ins w:id="20444" w:author="Charles Gifford" w:date="2017-03-23T18:27:00Z"/>
                <w:lang w:val="en-US"/>
              </w:rPr>
            </w:pPr>
            <w:ins w:id="20445" w:author="Charles Gifford" w:date="2017-03-23T18:27:00Z">
              <w:r w:rsidRPr="004B0463">
                <w:rPr>
                  <w:lang w:val="en-US"/>
                </w:rPr>
                <w:t>Process Segment Model</w:t>
              </w:r>
            </w:ins>
          </w:p>
        </w:tc>
      </w:tr>
      <w:tr w:rsidR="00E11040" w:rsidRPr="004B0463" w14:paraId="556CCC81" w14:textId="77777777" w:rsidTr="000D5E27">
        <w:trPr>
          <w:jc w:val="center"/>
          <w:ins w:id="20446" w:author="Charles Gifford" w:date="2017-03-23T18:27:00Z"/>
        </w:trPr>
        <w:tc>
          <w:tcPr>
            <w:tcW w:w="4646" w:type="dxa"/>
          </w:tcPr>
          <w:p w14:paraId="1A054A41" w14:textId="49EE6321" w:rsidR="00E11040" w:rsidRPr="000B599F" w:rsidRDefault="00E11040" w:rsidP="00E11040">
            <w:pPr>
              <w:pStyle w:val="TABLE-cell"/>
              <w:rPr>
                <w:ins w:id="20447" w:author="Charles Gifford" w:date="2017-03-23T18:27:00Z"/>
                <w:i/>
                <w:lang w:val="en-US"/>
              </w:rPr>
            </w:pPr>
            <w:ins w:id="20448" w:author="Charles Gifford" w:date="2017-03-23T18:27:00Z">
              <w:r w:rsidRPr="000B599F">
                <w:rPr>
                  <w:i/>
                  <w:lang w:val="en-US"/>
                </w:rPr>
                <w:t>material segment specification</w:t>
              </w:r>
            </w:ins>
          </w:p>
        </w:tc>
        <w:tc>
          <w:tcPr>
            <w:tcW w:w="4158" w:type="dxa"/>
          </w:tcPr>
          <w:p w14:paraId="57FE64C5" w14:textId="595DC2E7" w:rsidR="00E11040" w:rsidRPr="004B0463" w:rsidRDefault="00E11040" w:rsidP="00E11040">
            <w:pPr>
              <w:pStyle w:val="TABLE-cell"/>
              <w:rPr>
                <w:ins w:id="20449" w:author="Charles Gifford" w:date="2017-03-23T18:27:00Z"/>
                <w:lang w:val="en-US"/>
              </w:rPr>
            </w:pPr>
            <w:ins w:id="20450" w:author="Charles Gifford" w:date="2017-03-23T18:27:00Z">
              <w:r w:rsidRPr="004B0463">
                <w:rPr>
                  <w:lang w:val="en-US"/>
                </w:rPr>
                <w:t>Process Segment Model</w:t>
              </w:r>
            </w:ins>
          </w:p>
        </w:tc>
      </w:tr>
      <w:tr w:rsidR="00E11040" w:rsidRPr="004B0463" w14:paraId="594819F5" w14:textId="77777777" w:rsidTr="000D5E27">
        <w:trPr>
          <w:jc w:val="center"/>
          <w:ins w:id="20451" w:author="Charles Gifford" w:date="2017-03-23T18:27:00Z"/>
        </w:trPr>
        <w:tc>
          <w:tcPr>
            <w:tcW w:w="4646" w:type="dxa"/>
          </w:tcPr>
          <w:p w14:paraId="5D3FFA18" w14:textId="3E18AF96" w:rsidR="00E11040" w:rsidRPr="000B599F" w:rsidRDefault="00E11040" w:rsidP="00E11040">
            <w:pPr>
              <w:pStyle w:val="TABLE-cell"/>
              <w:rPr>
                <w:ins w:id="20452" w:author="Charles Gifford" w:date="2017-03-23T18:27:00Z"/>
                <w:i/>
                <w:lang w:val="en-US"/>
              </w:rPr>
            </w:pPr>
            <w:ins w:id="20453" w:author="Charles Gifford" w:date="2017-03-23T18:27:00Z">
              <w:r w:rsidRPr="000B599F">
                <w:rPr>
                  <w:i/>
                  <w:lang w:val="en-US"/>
                </w:rPr>
                <w:t>material segment specification property</w:t>
              </w:r>
            </w:ins>
          </w:p>
        </w:tc>
        <w:tc>
          <w:tcPr>
            <w:tcW w:w="4158" w:type="dxa"/>
          </w:tcPr>
          <w:p w14:paraId="7A6A40E2" w14:textId="5414D054" w:rsidR="00E11040" w:rsidRPr="004B0463" w:rsidRDefault="00E11040" w:rsidP="00E11040">
            <w:pPr>
              <w:pStyle w:val="TABLE-cell"/>
              <w:rPr>
                <w:ins w:id="20454" w:author="Charles Gifford" w:date="2017-03-23T18:27:00Z"/>
                <w:lang w:val="en-US"/>
              </w:rPr>
            </w:pPr>
            <w:ins w:id="20455" w:author="Charles Gifford" w:date="2017-03-23T18:27:00Z">
              <w:r w:rsidRPr="004B0463">
                <w:rPr>
                  <w:lang w:val="en-US"/>
                </w:rPr>
                <w:t>Process Segment Model</w:t>
              </w:r>
            </w:ins>
          </w:p>
        </w:tc>
      </w:tr>
      <w:tr w:rsidR="00E11040" w:rsidRPr="004B0463" w14:paraId="0CBC4E6D" w14:textId="77777777" w:rsidTr="000D5E27">
        <w:trPr>
          <w:jc w:val="center"/>
          <w:ins w:id="20456" w:author="Charles Gifford" w:date="2017-03-23T18:27:00Z"/>
        </w:trPr>
        <w:tc>
          <w:tcPr>
            <w:tcW w:w="4646" w:type="dxa"/>
          </w:tcPr>
          <w:p w14:paraId="01DAFA04" w14:textId="2F195722" w:rsidR="00E11040" w:rsidRPr="000B599F" w:rsidRDefault="00E11040" w:rsidP="00E11040">
            <w:pPr>
              <w:pStyle w:val="TABLE-cell"/>
              <w:rPr>
                <w:ins w:id="20457" w:author="Charles Gifford" w:date="2017-03-23T18:27:00Z"/>
                <w:i/>
                <w:lang w:val="en-US"/>
              </w:rPr>
            </w:pPr>
            <w:ins w:id="20458" w:author="Charles Gifford" w:date="2017-03-23T18:27:00Z">
              <w:r w:rsidRPr="000B599F">
                <w:rPr>
                  <w:i/>
                  <w:lang w:val="en-US"/>
                </w:rPr>
                <w:t>material segment specification assembly</w:t>
              </w:r>
            </w:ins>
          </w:p>
        </w:tc>
        <w:tc>
          <w:tcPr>
            <w:tcW w:w="4158" w:type="dxa"/>
          </w:tcPr>
          <w:p w14:paraId="48B617CF" w14:textId="7A307B48" w:rsidR="00E11040" w:rsidRPr="004B0463" w:rsidRDefault="00E11040" w:rsidP="00E11040">
            <w:pPr>
              <w:pStyle w:val="TABLE-cell"/>
              <w:rPr>
                <w:ins w:id="20459" w:author="Charles Gifford" w:date="2017-03-23T18:27:00Z"/>
                <w:lang w:val="en-US"/>
              </w:rPr>
            </w:pPr>
            <w:ins w:id="20460" w:author="Charles Gifford" w:date="2017-03-23T18:27:00Z">
              <w:r w:rsidRPr="004B0463">
                <w:rPr>
                  <w:lang w:val="en-US"/>
                </w:rPr>
                <w:t>Process Segment Model</w:t>
              </w:r>
            </w:ins>
          </w:p>
        </w:tc>
      </w:tr>
      <w:tr w:rsidR="00E11040" w:rsidRPr="004B0463" w14:paraId="782640AB" w14:textId="77777777" w:rsidTr="000D5E27">
        <w:trPr>
          <w:jc w:val="center"/>
          <w:ins w:id="20461" w:author="Charles Gifford" w:date="2017-03-23T18:27:00Z"/>
        </w:trPr>
        <w:tc>
          <w:tcPr>
            <w:tcW w:w="4646" w:type="dxa"/>
          </w:tcPr>
          <w:p w14:paraId="3E9544F8" w14:textId="6E8BE86A" w:rsidR="00E11040" w:rsidRPr="000B599F" w:rsidRDefault="00E11040" w:rsidP="00E11040">
            <w:pPr>
              <w:pStyle w:val="TABLE-cell"/>
              <w:rPr>
                <w:ins w:id="20462" w:author="Charles Gifford" w:date="2017-03-23T18:27:00Z"/>
                <w:i/>
                <w:lang w:val="en-US"/>
              </w:rPr>
            </w:pPr>
            <w:ins w:id="20463" w:author="Charles Gifford" w:date="2017-03-23T18:27:00Z">
              <w:r w:rsidRPr="000B599F">
                <w:rPr>
                  <w:i/>
                  <w:lang w:val="en-US"/>
                </w:rPr>
                <w:t>process segment dependency</w:t>
              </w:r>
            </w:ins>
          </w:p>
        </w:tc>
        <w:tc>
          <w:tcPr>
            <w:tcW w:w="4158" w:type="dxa"/>
          </w:tcPr>
          <w:p w14:paraId="7F83A38C" w14:textId="086013F0" w:rsidR="00E11040" w:rsidRPr="004B0463" w:rsidRDefault="00E11040" w:rsidP="00E11040">
            <w:pPr>
              <w:pStyle w:val="TABLE-cell"/>
              <w:rPr>
                <w:ins w:id="20464" w:author="Charles Gifford" w:date="2017-03-23T18:27:00Z"/>
                <w:lang w:val="en-US"/>
              </w:rPr>
            </w:pPr>
            <w:ins w:id="20465" w:author="Charles Gifford" w:date="2017-03-23T18:27:00Z">
              <w:r w:rsidRPr="004B0463">
                <w:rPr>
                  <w:lang w:val="en-US"/>
                </w:rPr>
                <w:t>Process Segment Model</w:t>
              </w:r>
            </w:ins>
          </w:p>
        </w:tc>
      </w:tr>
      <w:tr w:rsidR="00E11040" w:rsidRPr="004B0463" w14:paraId="08A68B50" w14:textId="77777777" w:rsidTr="000D5E27">
        <w:trPr>
          <w:jc w:val="center"/>
          <w:ins w:id="20466" w:author="Charles Gifford" w:date="2017-03-23T18:27:00Z"/>
        </w:trPr>
        <w:tc>
          <w:tcPr>
            <w:tcW w:w="4646" w:type="dxa"/>
          </w:tcPr>
          <w:p w14:paraId="61156D67" w14:textId="783B27F8" w:rsidR="00E11040" w:rsidRPr="000B599F" w:rsidRDefault="00E11040" w:rsidP="00E11040">
            <w:pPr>
              <w:pStyle w:val="TABLE-cell"/>
              <w:rPr>
                <w:ins w:id="20467" w:author="Charles Gifford" w:date="2017-03-23T18:27:00Z"/>
                <w:i/>
                <w:lang w:val="en-US"/>
              </w:rPr>
            </w:pPr>
            <w:ins w:id="20468" w:author="Charles Gifford" w:date="2017-03-23T18:27:00Z">
              <w:r w:rsidRPr="000B599F">
                <w:rPr>
                  <w:i/>
                  <w:lang w:val="en-US"/>
                </w:rPr>
                <w:t>operations definition</w:t>
              </w:r>
            </w:ins>
          </w:p>
        </w:tc>
        <w:tc>
          <w:tcPr>
            <w:tcW w:w="4158" w:type="dxa"/>
          </w:tcPr>
          <w:p w14:paraId="0E12F751" w14:textId="10793FDF" w:rsidR="00E11040" w:rsidRPr="004B0463" w:rsidRDefault="00E11040" w:rsidP="00E11040">
            <w:pPr>
              <w:pStyle w:val="TABLE-cell"/>
              <w:rPr>
                <w:ins w:id="20469" w:author="Charles Gifford" w:date="2017-03-23T18:27:00Z"/>
                <w:lang w:val="en-US"/>
              </w:rPr>
            </w:pPr>
            <w:ins w:id="20470" w:author="Charles Gifford" w:date="2017-03-23T18:27:00Z">
              <w:r w:rsidRPr="004B0463">
                <w:rPr>
                  <w:lang w:val="en-US"/>
                </w:rPr>
                <w:t>Operations Definition Model</w:t>
              </w:r>
            </w:ins>
          </w:p>
        </w:tc>
      </w:tr>
      <w:tr w:rsidR="00E11040" w:rsidRPr="004B0463" w14:paraId="225DD47E" w14:textId="77777777" w:rsidTr="000D5E27">
        <w:trPr>
          <w:jc w:val="center"/>
          <w:ins w:id="20471" w:author="Charles Gifford" w:date="2017-03-23T18:27:00Z"/>
        </w:trPr>
        <w:tc>
          <w:tcPr>
            <w:tcW w:w="4646" w:type="dxa"/>
          </w:tcPr>
          <w:p w14:paraId="0FD815FD" w14:textId="04ADB37A" w:rsidR="00E11040" w:rsidRPr="000B599F" w:rsidRDefault="00E11040" w:rsidP="00E11040">
            <w:pPr>
              <w:pStyle w:val="TABLE-cell"/>
              <w:rPr>
                <w:ins w:id="20472" w:author="Charles Gifford" w:date="2017-03-23T18:27:00Z"/>
                <w:i/>
                <w:lang w:val="en-US"/>
              </w:rPr>
            </w:pPr>
            <w:ins w:id="20473" w:author="Charles Gifford" w:date="2017-03-23T18:27:00Z">
              <w:r w:rsidRPr="000B599F">
                <w:rPr>
                  <w:i/>
                  <w:lang w:val="en-US"/>
                </w:rPr>
                <w:t>operations material bill</w:t>
              </w:r>
            </w:ins>
          </w:p>
        </w:tc>
        <w:tc>
          <w:tcPr>
            <w:tcW w:w="4158" w:type="dxa"/>
          </w:tcPr>
          <w:p w14:paraId="6FD03A69" w14:textId="16CB10A9" w:rsidR="00E11040" w:rsidRPr="004B0463" w:rsidRDefault="00E11040" w:rsidP="00E11040">
            <w:pPr>
              <w:pStyle w:val="TABLE-cell"/>
              <w:rPr>
                <w:ins w:id="20474" w:author="Charles Gifford" w:date="2017-03-23T18:27:00Z"/>
                <w:lang w:val="en-US"/>
              </w:rPr>
            </w:pPr>
            <w:ins w:id="20475" w:author="Charles Gifford" w:date="2017-03-23T18:27:00Z">
              <w:r w:rsidRPr="004B0463">
                <w:rPr>
                  <w:lang w:val="en-US"/>
                </w:rPr>
                <w:t>Operations Definition Model</w:t>
              </w:r>
            </w:ins>
          </w:p>
        </w:tc>
      </w:tr>
      <w:tr w:rsidR="00E11040" w:rsidRPr="004B0463" w14:paraId="11E9B58F" w14:textId="77777777" w:rsidTr="000D5E27">
        <w:trPr>
          <w:jc w:val="center"/>
          <w:ins w:id="20476" w:author="Charles Gifford" w:date="2017-03-23T18:27:00Z"/>
        </w:trPr>
        <w:tc>
          <w:tcPr>
            <w:tcW w:w="4646" w:type="dxa"/>
          </w:tcPr>
          <w:p w14:paraId="229D9F19" w14:textId="4DE6EABE" w:rsidR="00E11040" w:rsidRPr="000B599F" w:rsidRDefault="00E11040" w:rsidP="00E11040">
            <w:pPr>
              <w:pStyle w:val="TABLE-cell"/>
              <w:rPr>
                <w:ins w:id="20477" w:author="Charles Gifford" w:date="2017-03-23T18:27:00Z"/>
                <w:i/>
                <w:lang w:val="en-US"/>
              </w:rPr>
            </w:pPr>
            <w:ins w:id="20478" w:author="Charles Gifford" w:date="2017-03-23T18:27:00Z">
              <w:r w:rsidRPr="000B599F">
                <w:rPr>
                  <w:i/>
                  <w:lang w:val="en-US"/>
                </w:rPr>
                <w:t>operations material bill item</w:t>
              </w:r>
            </w:ins>
          </w:p>
        </w:tc>
        <w:tc>
          <w:tcPr>
            <w:tcW w:w="4158" w:type="dxa"/>
          </w:tcPr>
          <w:p w14:paraId="13ED4E83" w14:textId="2EC852EA" w:rsidR="00E11040" w:rsidRPr="004B0463" w:rsidRDefault="00E11040" w:rsidP="00E11040">
            <w:pPr>
              <w:pStyle w:val="TABLE-cell"/>
              <w:rPr>
                <w:ins w:id="20479" w:author="Charles Gifford" w:date="2017-03-23T18:27:00Z"/>
                <w:lang w:val="en-US"/>
              </w:rPr>
            </w:pPr>
            <w:ins w:id="20480" w:author="Charles Gifford" w:date="2017-03-23T18:27:00Z">
              <w:r w:rsidRPr="004B0463">
                <w:rPr>
                  <w:lang w:val="en-US"/>
                </w:rPr>
                <w:t>Operations Definition Model</w:t>
              </w:r>
            </w:ins>
          </w:p>
        </w:tc>
      </w:tr>
      <w:tr w:rsidR="00E11040" w:rsidRPr="004B0463" w14:paraId="3BF80609" w14:textId="77777777" w:rsidTr="000D5E27">
        <w:trPr>
          <w:jc w:val="center"/>
          <w:ins w:id="20481" w:author="Charles Gifford" w:date="2017-03-23T18:27:00Z"/>
        </w:trPr>
        <w:tc>
          <w:tcPr>
            <w:tcW w:w="4646" w:type="dxa"/>
          </w:tcPr>
          <w:p w14:paraId="3ACA66A5" w14:textId="350C5DD1" w:rsidR="00E11040" w:rsidRPr="000B599F" w:rsidRDefault="00E11040" w:rsidP="00E11040">
            <w:pPr>
              <w:pStyle w:val="TABLE-cell"/>
              <w:rPr>
                <w:ins w:id="20482" w:author="Charles Gifford" w:date="2017-03-23T18:27:00Z"/>
                <w:i/>
                <w:lang w:val="en-US"/>
              </w:rPr>
            </w:pPr>
            <w:ins w:id="20483" w:author="Charles Gifford" w:date="2017-03-23T18:27:00Z">
              <w:r w:rsidRPr="000B599F">
                <w:rPr>
                  <w:i/>
                  <w:lang w:val="en-US"/>
                </w:rPr>
                <w:t>operations segment</w:t>
              </w:r>
            </w:ins>
          </w:p>
        </w:tc>
        <w:tc>
          <w:tcPr>
            <w:tcW w:w="4158" w:type="dxa"/>
          </w:tcPr>
          <w:p w14:paraId="01D0A289" w14:textId="3677DD8A" w:rsidR="00E11040" w:rsidRPr="004B0463" w:rsidRDefault="00E11040" w:rsidP="00E11040">
            <w:pPr>
              <w:pStyle w:val="TABLE-cell"/>
              <w:rPr>
                <w:ins w:id="20484" w:author="Charles Gifford" w:date="2017-03-23T18:27:00Z"/>
                <w:lang w:val="en-US"/>
              </w:rPr>
            </w:pPr>
            <w:ins w:id="20485" w:author="Charles Gifford" w:date="2017-03-23T18:27:00Z">
              <w:r w:rsidRPr="004B0463">
                <w:rPr>
                  <w:lang w:val="en-US"/>
                </w:rPr>
                <w:t>Operations Definition Model</w:t>
              </w:r>
            </w:ins>
          </w:p>
        </w:tc>
      </w:tr>
      <w:tr w:rsidR="00E11040" w:rsidRPr="004B0463" w14:paraId="578C7976" w14:textId="77777777" w:rsidTr="000D5E27">
        <w:trPr>
          <w:jc w:val="center"/>
          <w:ins w:id="20486" w:author="Charles Gifford" w:date="2017-03-23T18:27:00Z"/>
        </w:trPr>
        <w:tc>
          <w:tcPr>
            <w:tcW w:w="4646" w:type="dxa"/>
          </w:tcPr>
          <w:p w14:paraId="0CE10493" w14:textId="431C7F81" w:rsidR="00E11040" w:rsidRPr="000B599F" w:rsidRDefault="00E11040" w:rsidP="00E11040">
            <w:pPr>
              <w:pStyle w:val="TABLE-cell"/>
              <w:rPr>
                <w:ins w:id="20487" w:author="Charles Gifford" w:date="2017-03-23T18:27:00Z"/>
                <w:i/>
                <w:lang w:val="en-US"/>
              </w:rPr>
            </w:pPr>
            <w:ins w:id="20488" w:author="Charles Gifford" w:date="2017-03-23T18:27:00Z">
              <w:r w:rsidRPr="000B599F">
                <w:rPr>
                  <w:i/>
                  <w:lang w:val="en-US"/>
                </w:rPr>
                <w:t>parameter specification</w:t>
              </w:r>
            </w:ins>
          </w:p>
        </w:tc>
        <w:tc>
          <w:tcPr>
            <w:tcW w:w="4158" w:type="dxa"/>
          </w:tcPr>
          <w:p w14:paraId="2F793253" w14:textId="37545753" w:rsidR="00E11040" w:rsidRPr="004B0463" w:rsidRDefault="00E11040" w:rsidP="00E11040">
            <w:pPr>
              <w:pStyle w:val="TABLE-cell"/>
              <w:rPr>
                <w:ins w:id="20489" w:author="Charles Gifford" w:date="2017-03-23T18:27:00Z"/>
                <w:lang w:val="en-US"/>
              </w:rPr>
            </w:pPr>
            <w:ins w:id="20490" w:author="Charles Gifford" w:date="2017-03-23T18:27:00Z">
              <w:r w:rsidRPr="004B0463">
                <w:rPr>
                  <w:lang w:val="en-US"/>
                </w:rPr>
                <w:t>Operations Definition Model</w:t>
              </w:r>
            </w:ins>
          </w:p>
        </w:tc>
      </w:tr>
      <w:tr w:rsidR="00E11040" w:rsidRPr="004B0463" w14:paraId="74B962A0" w14:textId="77777777" w:rsidTr="000D5E27">
        <w:trPr>
          <w:jc w:val="center"/>
          <w:ins w:id="20491" w:author="Charles Gifford" w:date="2017-03-23T18:27:00Z"/>
        </w:trPr>
        <w:tc>
          <w:tcPr>
            <w:tcW w:w="4646" w:type="dxa"/>
          </w:tcPr>
          <w:p w14:paraId="095EF354" w14:textId="07098E69" w:rsidR="00E11040" w:rsidRPr="000B599F" w:rsidRDefault="00E11040" w:rsidP="00E11040">
            <w:pPr>
              <w:pStyle w:val="TABLE-cell"/>
              <w:rPr>
                <w:ins w:id="20492" w:author="Charles Gifford" w:date="2017-03-23T18:27:00Z"/>
                <w:i/>
                <w:lang w:val="en-US"/>
              </w:rPr>
            </w:pPr>
            <w:ins w:id="20493" w:author="Charles Gifford" w:date="2017-03-23T18:27:00Z">
              <w:r w:rsidRPr="000B599F">
                <w:rPr>
                  <w:i/>
                  <w:lang w:val="en-US"/>
                </w:rPr>
                <w:t>personnel specification</w:t>
              </w:r>
            </w:ins>
          </w:p>
        </w:tc>
        <w:tc>
          <w:tcPr>
            <w:tcW w:w="4158" w:type="dxa"/>
          </w:tcPr>
          <w:p w14:paraId="1AA98754" w14:textId="14A91668" w:rsidR="00E11040" w:rsidRPr="004B0463" w:rsidRDefault="00E11040" w:rsidP="00E11040">
            <w:pPr>
              <w:pStyle w:val="TABLE-cell"/>
              <w:rPr>
                <w:ins w:id="20494" w:author="Charles Gifford" w:date="2017-03-23T18:27:00Z"/>
                <w:lang w:val="en-US"/>
              </w:rPr>
            </w:pPr>
            <w:ins w:id="20495" w:author="Charles Gifford" w:date="2017-03-23T18:27:00Z">
              <w:r w:rsidRPr="004B0463">
                <w:rPr>
                  <w:lang w:val="en-US"/>
                </w:rPr>
                <w:t>Operations Definition Model</w:t>
              </w:r>
            </w:ins>
          </w:p>
        </w:tc>
      </w:tr>
      <w:tr w:rsidR="00E11040" w:rsidRPr="004B0463" w14:paraId="28837840" w14:textId="77777777" w:rsidTr="000D5E27">
        <w:trPr>
          <w:jc w:val="center"/>
          <w:ins w:id="20496" w:author="Charles Gifford" w:date="2017-03-23T18:27:00Z"/>
        </w:trPr>
        <w:tc>
          <w:tcPr>
            <w:tcW w:w="4646" w:type="dxa"/>
          </w:tcPr>
          <w:p w14:paraId="42B1BD20" w14:textId="56A8E75F" w:rsidR="00E11040" w:rsidRPr="000B599F" w:rsidRDefault="00E11040" w:rsidP="00E11040">
            <w:pPr>
              <w:pStyle w:val="TABLE-cell"/>
              <w:rPr>
                <w:ins w:id="20497" w:author="Charles Gifford" w:date="2017-03-23T18:27:00Z"/>
                <w:i/>
                <w:lang w:val="en-US"/>
              </w:rPr>
            </w:pPr>
            <w:ins w:id="20498" w:author="Charles Gifford" w:date="2017-03-23T18:27:00Z">
              <w:r w:rsidRPr="000B599F">
                <w:rPr>
                  <w:i/>
                  <w:lang w:val="en-US"/>
                </w:rPr>
                <w:t>personnel specification property</w:t>
              </w:r>
            </w:ins>
          </w:p>
        </w:tc>
        <w:tc>
          <w:tcPr>
            <w:tcW w:w="4158" w:type="dxa"/>
          </w:tcPr>
          <w:p w14:paraId="37B1512A" w14:textId="28C1033A" w:rsidR="00E11040" w:rsidRPr="004B0463" w:rsidRDefault="00E11040" w:rsidP="00E11040">
            <w:pPr>
              <w:pStyle w:val="TABLE-cell"/>
              <w:rPr>
                <w:ins w:id="20499" w:author="Charles Gifford" w:date="2017-03-23T18:27:00Z"/>
                <w:lang w:val="en-US"/>
              </w:rPr>
            </w:pPr>
            <w:ins w:id="20500" w:author="Charles Gifford" w:date="2017-03-23T18:27:00Z">
              <w:r w:rsidRPr="004B0463">
                <w:rPr>
                  <w:lang w:val="en-US"/>
                </w:rPr>
                <w:t>Operations Definition Model</w:t>
              </w:r>
            </w:ins>
          </w:p>
        </w:tc>
      </w:tr>
      <w:tr w:rsidR="00E11040" w:rsidRPr="004B0463" w14:paraId="2C30D5FD" w14:textId="77777777" w:rsidTr="000D5E27">
        <w:trPr>
          <w:jc w:val="center"/>
          <w:ins w:id="20501" w:author="Charles Gifford" w:date="2017-03-23T18:27:00Z"/>
        </w:trPr>
        <w:tc>
          <w:tcPr>
            <w:tcW w:w="4646" w:type="dxa"/>
          </w:tcPr>
          <w:p w14:paraId="12A2676E" w14:textId="688E0DF8" w:rsidR="00E11040" w:rsidRPr="000B599F" w:rsidRDefault="00E11040" w:rsidP="00E11040">
            <w:pPr>
              <w:pStyle w:val="TABLE-cell"/>
              <w:rPr>
                <w:ins w:id="20502" w:author="Charles Gifford" w:date="2017-03-23T18:27:00Z"/>
                <w:i/>
                <w:lang w:val="en-US"/>
              </w:rPr>
            </w:pPr>
            <w:ins w:id="20503" w:author="Charles Gifford" w:date="2017-03-23T18:27:00Z">
              <w:r w:rsidRPr="000B599F">
                <w:rPr>
                  <w:i/>
                  <w:lang w:val="en-US"/>
                </w:rPr>
                <w:t>equipment specification</w:t>
              </w:r>
            </w:ins>
          </w:p>
        </w:tc>
        <w:tc>
          <w:tcPr>
            <w:tcW w:w="4158" w:type="dxa"/>
          </w:tcPr>
          <w:p w14:paraId="7B66A765" w14:textId="2CBAD2BD" w:rsidR="00E11040" w:rsidRPr="004B0463" w:rsidRDefault="00E11040" w:rsidP="00E11040">
            <w:pPr>
              <w:pStyle w:val="TABLE-cell"/>
              <w:rPr>
                <w:ins w:id="20504" w:author="Charles Gifford" w:date="2017-03-23T18:27:00Z"/>
                <w:lang w:val="en-US"/>
              </w:rPr>
            </w:pPr>
            <w:ins w:id="20505" w:author="Charles Gifford" w:date="2017-03-23T18:27:00Z">
              <w:r w:rsidRPr="004B0463">
                <w:rPr>
                  <w:lang w:val="en-US"/>
                </w:rPr>
                <w:t>Operations Definition Model</w:t>
              </w:r>
            </w:ins>
          </w:p>
        </w:tc>
      </w:tr>
      <w:tr w:rsidR="00E11040" w:rsidRPr="004B0463" w14:paraId="4EAC700A" w14:textId="77777777" w:rsidTr="000D5E27">
        <w:trPr>
          <w:jc w:val="center"/>
          <w:ins w:id="20506" w:author="Charles Gifford" w:date="2017-03-23T18:27:00Z"/>
        </w:trPr>
        <w:tc>
          <w:tcPr>
            <w:tcW w:w="4646" w:type="dxa"/>
          </w:tcPr>
          <w:p w14:paraId="4629CF46" w14:textId="48531888" w:rsidR="00E11040" w:rsidRPr="000B599F" w:rsidRDefault="00E11040" w:rsidP="00E11040">
            <w:pPr>
              <w:pStyle w:val="TABLE-cell"/>
              <w:rPr>
                <w:ins w:id="20507" w:author="Charles Gifford" w:date="2017-03-23T18:27:00Z"/>
                <w:i/>
                <w:lang w:val="en-US"/>
              </w:rPr>
            </w:pPr>
            <w:ins w:id="20508" w:author="Charles Gifford" w:date="2017-03-23T18:27:00Z">
              <w:r w:rsidRPr="000B599F">
                <w:rPr>
                  <w:i/>
                  <w:lang w:val="en-US"/>
                </w:rPr>
                <w:t>equipment specification property</w:t>
              </w:r>
            </w:ins>
          </w:p>
        </w:tc>
        <w:tc>
          <w:tcPr>
            <w:tcW w:w="4158" w:type="dxa"/>
          </w:tcPr>
          <w:p w14:paraId="4D018732" w14:textId="36E0FEA3" w:rsidR="00E11040" w:rsidRPr="004B0463" w:rsidRDefault="00E11040" w:rsidP="00E11040">
            <w:pPr>
              <w:pStyle w:val="TABLE-cell"/>
              <w:rPr>
                <w:ins w:id="20509" w:author="Charles Gifford" w:date="2017-03-23T18:27:00Z"/>
                <w:lang w:val="en-US"/>
              </w:rPr>
            </w:pPr>
            <w:ins w:id="20510" w:author="Charles Gifford" w:date="2017-03-23T18:27:00Z">
              <w:r w:rsidRPr="004B0463">
                <w:rPr>
                  <w:lang w:val="en-US"/>
                </w:rPr>
                <w:t>Operations Definition Model</w:t>
              </w:r>
            </w:ins>
          </w:p>
        </w:tc>
      </w:tr>
      <w:tr w:rsidR="00E11040" w:rsidRPr="004B0463" w14:paraId="1D0F8E00" w14:textId="77777777" w:rsidTr="000D5E27">
        <w:trPr>
          <w:jc w:val="center"/>
          <w:ins w:id="20511" w:author="Charles Gifford" w:date="2017-03-23T18:27:00Z"/>
        </w:trPr>
        <w:tc>
          <w:tcPr>
            <w:tcW w:w="4646" w:type="dxa"/>
          </w:tcPr>
          <w:p w14:paraId="0CD7D2BB" w14:textId="78C76113" w:rsidR="00E11040" w:rsidRPr="000B599F" w:rsidRDefault="00E11040" w:rsidP="00E11040">
            <w:pPr>
              <w:pStyle w:val="TABLE-cell"/>
              <w:rPr>
                <w:ins w:id="20512" w:author="Charles Gifford" w:date="2017-03-23T18:27:00Z"/>
                <w:i/>
                <w:lang w:val="en-US"/>
              </w:rPr>
            </w:pPr>
            <w:ins w:id="20513" w:author="Charles Gifford" w:date="2017-03-23T18:27:00Z">
              <w:r w:rsidRPr="000B599F">
                <w:rPr>
                  <w:i/>
                  <w:lang w:val="en-US"/>
                </w:rPr>
                <w:t>physical asset specification</w:t>
              </w:r>
            </w:ins>
          </w:p>
        </w:tc>
        <w:tc>
          <w:tcPr>
            <w:tcW w:w="4158" w:type="dxa"/>
          </w:tcPr>
          <w:p w14:paraId="4EBBFE17" w14:textId="13E41642" w:rsidR="00E11040" w:rsidRPr="004B0463" w:rsidRDefault="00E11040" w:rsidP="00E11040">
            <w:pPr>
              <w:pStyle w:val="TABLE-cell"/>
              <w:rPr>
                <w:ins w:id="20514" w:author="Charles Gifford" w:date="2017-03-23T18:27:00Z"/>
                <w:lang w:val="en-US"/>
              </w:rPr>
            </w:pPr>
            <w:ins w:id="20515" w:author="Charles Gifford" w:date="2017-03-23T18:27:00Z">
              <w:r w:rsidRPr="004B0463">
                <w:rPr>
                  <w:lang w:val="en-US"/>
                </w:rPr>
                <w:t>Operations Definition Model</w:t>
              </w:r>
            </w:ins>
          </w:p>
        </w:tc>
      </w:tr>
      <w:tr w:rsidR="00E11040" w:rsidRPr="004B0463" w14:paraId="40879D2F" w14:textId="77777777" w:rsidTr="000D5E27">
        <w:trPr>
          <w:jc w:val="center"/>
          <w:ins w:id="20516" w:author="Charles Gifford" w:date="2017-03-23T18:27:00Z"/>
        </w:trPr>
        <w:tc>
          <w:tcPr>
            <w:tcW w:w="4646" w:type="dxa"/>
          </w:tcPr>
          <w:p w14:paraId="5C06CC6C" w14:textId="2DA5E419" w:rsidR="00E11040" w:rsidRPr="000B599F" w:rsidRDefault="00E11040" w:rsidP="00E11040">
            <w:pPr>
              <w:pStyle w:val="TABLE-cell"/>
              <w:rPr>
                <w:ins w:id="20517" w:author="Charles Gifford" w:date="2017-03-23T18:27:00Z"/>
                <w:i/>
                <w:lang w:val="en-US"/>
              </w:rPr>
            </w:pPr>
            <w:ins w:id="20518" w:author="Charles Gifford" w:date="2017-03-23T18:27:00Z">
              <w:r w:rsidRPr="000B599F">
                <w:rPr>
                  <w:i/>
                  <w:lang w:val="en-US"/>
                </w:rPr>
                <w:t>physical asset specification property</w:t>
              </w:r>
            </w:ins>
          </w:p>
        </w:tc>
        <w:tc>
          <w:tcPr>
            <w:tcW w:w="4158" w:type="dxa"/>
          </w:tcPr>
          <w:p w14:paraId="0BDD36AF" w14:textId="502C6C9F" w:rsidR="00E11040" w:rsidRPr="004B0463" w:rsidRDefault="00E11040" w:rsidP="00E11040">
            <w:pPr>
              <w:pStyle w:val="TABLE-cell"/>
              <w:rPr>
                <w:ins w:id="20519" w:author="Charles Gifford" w:date="2017-03-23T18:27:00Z"/>
                <w:lang w:val="en-US"/>
              </w:rPr>
            </w:pPr>
            <w:ins w:id="20520" w:author="Charles Gifford" w:date="2017-03-23T18:27:00Z">
              <w:r w:rsidRPr="004B0463">
                <w:rPr>
                  <w:lang w:val="en-US"/>
                </w:rPr>
                <w:t>Operations Definition Model</w:t>
              </w:r>
            </w:ins>
          </w:p>
        </w:tc>
      </w:tr>
      <w:tr w:rsidR="00E11040" w:rsidRPr="004B0463" w14:paraId="09490FDE" w14:textId="77777777" w:rsidTr="000D5E27">
        <w:trPr>
          <w:jc w:val="center"/>
          <w:ins w:id="20521" w:author="Charles Gifford" w:date="2017-03-23T18:27:00Z"/>
        </w:trPr>
        <w:tc>
          <w:tcPr>
            <w:tcW w:w="4646" w:type="dxa"/>
          </w:tcPr>
          <w:p w14:paraId="65767B66" w14:textId="52F26AAC" w:rsidR="00E11040" w:rsidRPr="000B599F" w:rsidRDefault="00E11040" w:rsidP="00E11040">
            <w:pPr>
              <w:pStyle w:val="TABLE-cell"/>
              <w:rPr>
                <w:ins w:id="20522" w:author="Charles Gifford" w:date="2017-03-23T18:27:00Z"/>
                <w:i/>
                <w:lang w:val="en-US"/>
              </w:rPr>
            </w:pPr>
            <w:ins w:id="20523" w:author="Charles Gifford" w:date="2017-03-23T18:27:00Z">
              <w:r w:rsidRPr="000B599F">
                <w:rPr>
                  <w:i/>
                  <w:lang w:val="en-US"/>
                </w:rPr>
                <w:t>material specification</w:t>
              </w:r>
            </w:ins>
          </w:p>
        </w:tc>
        <w:tc>
          <w:tcPr>
            <w:tcW w:w="4158" w:type="dxa"/>
          </w:tcPr>
          <w:p w14:paraId="0D68D1E6" w14:textId="38F33D13" w:rsidR="00E11040" w:rsidRPr="004B0463" w:rsidRDefault="00E11040" w:rsidP="00E11040">
            <w:pPr>
              <w:pStyle w:val="TABLE-cell"/>
              <w:rPr>
                <w:ins w:id="20524" w:author="Charles Gifford" w:date="2017-03-23T18:27:00Z"/>
                <w:lang w:val="en-US"/>
              </w:rPr>
            </w:pPr>
            <w:ins w:id="20525" w:author="Charles Gifford" w:date="2017-03-23T18:27:00Z">
              <w:r w:rsidRPr="004B0463">
                <w:rPr>
                  <w:lang w:val="en-US"/>
                </w:rPr>
                <w:t>Operations Definition Model</w:t>
              </w:r>
            </w:ins>
          </w:p>
        </w:tc>
      </w:tr>
      <w:tr w:rsidR="00E11040" w:rsidRPr="004B0463" w14:paraId="65C4A064" w14:textId="77777777" w:rsidTr="000D5E27">
        <w:trPr>
          <w:jc w:val="center"/>
          <w:ins w:id="20526" w:author="Charles Gifford" w:date="2017-03-23T18:28:00Z"/>
        </w:trPr>
        <w:tc>
          <w:tcPr>
            <w:tcW w:w="4646" w:type="dxa"/>
          </w:tcPr>
          <w:p w14:paraId="7CC32CFC" w14:textId="1A0B618C" w:rsidR="00E11040" w:rsidRPr="000B599F" w:rsidRDefault="00E11040" w:rsidP="00E11040">
            <w:pPr>
              <w:pStyle w:val="TABLE-cell"/>
              <w:rPr>
                <w:ins w:id="20527" w:author="Charles Gifford" w:date="2017-03-23T18:28:00Z"/>
                <w:i/>
                <w:lang w:val="en-US"/>
              </w:rPr>
            </w:pPr>
            <w:ins w:id="20528" w:author="Charles Gifford" w:date="2017-03-23T18:28:00Z">
              <w:r w:rsidRPr="000B599F">
                <w:rPr>
                  <w:i/>
                  <w:lang w:val="en-US"/>
                </w:rPr>
                <w:t>material specification property</w:t>
              </w:r>
            </w:ins>
          </w:p>
        </w:tc>
        <w:tc>
          <w:tcPr>
            <w:tcW w:w="4158" w:type="dxa"/>
          </w:tcPr>
          <w:p w14:paraId="66A1BC60" w14:textId="41A9F287" w:rsidR="00E11040" w:rsidRPr="004B0463" w:rsidRDefault="00E11040" w:rsidP="00E11040">
            <w:pPr>
              <w:pStyle w:val="TABLE-cell"/>
              <w:rPr>
                <w:ins w:id="20529" w:author="Charles Gifford" w:date="2017-03-23T18:28:00Z"/>
                <w:lang w:val="en-US"/>
              </w:rPr>
            </w:pPr>
            <w:ins w:id="20530" w:author="Charles Gifford" w:date="2017-03-23T18:28:00Z">
              <w:r w:rsidRPr="004B0463">
                <w:rPr>
                  <w:lang w:val="en-US"/>
                </w:rPr>
                <w:t>Operations Definition Model</w:t>
              </w:r>
            </w:ins>
          </w:p>
        </w:tc>
      </w:tr>
      <w:tr w:rsidR="00E11040" w:rsidRPr="004B0463" w14:paraId="614B12A3" w14:textId="77777777" w:rsidTr="000D5E27">
        <w:trPr>
          <w:jc w:val="center"/>
          <w:ins w:id="20531" w:author="Charles Gifford" w:date="2017-03-23T18:28:00Z"/>
        </w:trPr>
        <w:tc>
          <w:tcPr>
            <w:tcW w:w="4646" w:type="dxa"/>
          </w:tcPr>
          <w:p w14:paraId="1ADA17BF" w14:textId="1816F27A" w:rsidR="00E11040" w:rsidRPr="000B599F" w:rsidRDefault="00E11040" w:rsidP="00E11040">
            <w:pPr>
              <w:pStyle w:val="TABLE-cell"/>
              <w:rPr>
                <w:ins w:id="20532" w:author="Charles Gifford" w:date="2017-03-23T18:28:00Z"/>
                <w:i/>
                <w:lang w:val="en-US"/>
              </w:rPr>
            </w:pPr>
            <w:ins w:id="20533" w:author="Charles Gifford" w:date="2017-03-23T18:28:00Z">
              <w:r w:rsidRPr="000B599F">
                <w:rPr>
                  <w:i/>
                  <w:lang w:val="en-US"/>
                </w:rPr>
                <w:t>material specification assembly</w:t>
              </w:r>
            </w:ins>
          </w:p>
        </w:tc>
        <w:tc>
          <w:tcPr>
            <w:tcW w:w="4158" w:type="dxa"/>
          </w:tcPr>
          <w:p w14:paraId="3BCDCD55" w14:textId="4360DE14" w:rsidR="00E11040" w:rsidRPr="004B0463" w:rsidRDefault="00E11040" w:rsidP="00E11040">
            <w:pPr>
              <w:pStyle w:val="TABLE-cell"/>
              <w:rPr>
                <w:ins w:id="20534" w:author="Charles Gifford" w:date="2017-03-23T18:28:00Z"/>
                <w:lang w:val="en-US"/>
              </w:rPr>
            </w:pPr>
            <w:ins w:id="20535" w:author="Charles Gifford" w:date="2017-03-23T18:28:00Z">
              <w:r w:rsidRPr="004B0463">
                <w:rPr>
                  <w:lang w:val="en-US"/>
                </w:rPr>
                <w:t>Operations Definition Model</w:t>
              </w:r>
            </w:ins>
          </w:p>
        </w:tc>
      </w:tr>
      <w:tr w:rsidR="00E11040" w:rsidRPr="004B0463" w14:paraId="1EE26B6F" w14:textId="77777777" w:rsidTr="000D5E27">
        <w:trPr>
          <w:jc w:val="center"/>
          <w:ins w:id="20536" w:author="Charles Gifford" w:date="2017-03-23T18:28:00Z"/>
        </w:trPr>
        <w:tc>
          <w:tcPr>
            <w:tcW w:w="4646" w:type="dxa"/>
          </w:tcPr>
          <w:p w14:paraId="7E08D3D9" w14:textId="6F404967" w:rsidR="00E11040" w:rsidRPr="000B599F" w:rsidRDefault="00E11040" w:rsidP="00E11040">
            <w:pPr>
              <w:pStyle w:val="TABLE-cell"/>
              <w:rPr>
                <w:ins w:id="20537" w:author="Charles Gifford" w:date="2017-03-23T18:28:00Z"/>
                <w:i/>
                <w:lang w:val="en-US"/>
              </w:rPr>
            </w:pPr>
            <w:ins w:id="20538" w:author="Charles Gifford" w:date="2017-03-23T18:28:00Z">
              <w:r w:rsidRPr="000B599F">
                <w:rPr>
                  <w:i/>
                  <w:lang w:val="en-US"/>
                </w:rPr>
                <w:t>operations segment dependency</w:t>
              </w:r>
            </w:ins>
          </w:p>
        </w:tc>
        <w:tc>
          <w:tcPr>
            <w:tcW w:w="4158" w:type="dxa"/>
          </w:tcPr>
          <w:p w14:paraId="33B416FB" w14:textId="104CEA95" w:rsidR="00E11040" w:rsidRPr="004B0463" w:rsidRDefault="00E11040" w:rsidP="00E11040">
            <w:pPr>
              <w:pStyle w:val="TABLE-cell"/>
              <w:rPr>
                <w:ins w:id="20539" w:author="Charles Gifford" w:date="2017-03-23T18:28:00Z"/>
                <w:lang w:val="en-US"/>
              </w:rPr>
            </w:pPr>
            <w:ins w:id="20540" w:author="Charles Gifford" w:date="2017-03-23T18:28:00Z">
              <w:r w:rsidRPr="004B0463">
                <w:rPr>
                  <w:lang w:val="en-US"/>
                </w:rPr>
                <w:t>Operations Definition Model</w:t>
              </w:r>
            </w:ins>
          </w:p>
        </w:tc>
      </w:tr>
      <w:tr w:rsidR="00E11040" w:rsidRPr="004B0463" w14:paraId="3C6B021C" w14:textId="77777777" w:rsidTr="000D5E27">
        <w:trPr>
          <w:jc w:val="center"/>
          <w:ins w:id="20541" w:author="Charles Gifford" w:date="2017-03-23T18:28:00Z"/>
        </w:trPr>
        <w:tc>
          <w:tcPr>
            <w:tcW w:w="4646" w:type="dxa"/>
          </w:tcPr>
          <w:p w14:paraId="0E2BA96E" w14:textId="703CC9FB" w:rsidR="00E11040" w:rsidRPr="000B599F" w:rsidRDefault="00E11040" w:rsidP="00E11040">
            <w:pPr>
              <w:pStyle w:val="TABLE-cell"/>
              <w:rPr>
                <w:ins w:id="20542" w:author="Charles Gifford" w:date="2017-03-23T18:28:00Z"/>
                <w:i/>
                <w:lang w:val="en-US"/>
              </w:rPr>
            </w:pPr>
            <w:ins w:id="20543" w:author="Charles Gifford" w:date="2017-03-23T18:28:00Z">
              <w:r w:rsidRPr="000B599F">
                <w:rPr>
                  <w:i/>
                  <w:lang w:val="en-US"/>
                </w:rPr>
                <w:t>operations schedule</w:t>
              </w:r>
            </w:ins>
          </w:p>
        </w:tc>
        <w:tc>
          <w:tcPr>
            <w:tcW w:w="4158" w:type="dxa"/>
          </w:tcPr>
          <w:p w14:paraId="3C0F9244" w14:textId="671D8BE8" w:rsidR="00E11040" w:rsidRPr="004B0463" w:rsidRDefault="00E11040" w:rsidP="00E11040">
            <w:pPr>
              <w:pStyle w:val="TABLE-cell"/>
              <w:rPr>
                <w:ins w:id="20544" w:author="Charles Gifford" w:date="2017-03-23T18:28:00Z"/>
                <w:lang w:val="en-US"/>
              </w:rPr>
            </w:pPr>
            <w:ins w:id="20545" w:author="Charles Gifford" w:date="2017-03-23T18:28:00Z">
              <w:r w:rsidRPr="004B0463">
                <w:rPr>
                  <w:lang w:val="en-US"/>
                </w:rPr>
                <w:t>Operations Schedule Model</w:t>
              </w:r>
            </w:ins>
          </w:p>
        </w:tc>
      </w:tr>
      <w:tr w:rsidR="00E11040" w:rsidRPr="004B0463" w14:paraId="24AD41E1" w14:textId="77777777" w:rsidTr="000D5E27">
        <w:trPr>
          <w:jc w:val="center"/>
          <w:ins w:id="20546" w:author="Charles Gifford" w:date="2017-03-23T18:28:00Z"/>
        </w:trPr>
        <w:tc>
          <w:tcPr>
            <w:tcW w:w="4646" w:type="dxa"/>
          </w:tcPr>
          <w:p w14:paraId="0D102CBF" w14:textId="25C508E4" w:rsidR="00E11040" w:rsidRPr="000B599F" w:rsidRDefault="00E11040" w:rsidP="00E11040">
            <w:pPr>
              <w:pStyle w:val="TABLE-cell"/>
              <w:rPr>
                <w:ins w:id="20547" w:author="Charles Gifford" w:date="2017-03-23T18:28:00Z"/>
                <w:i/>
                <w:lang w:val="en-US"/>
              </w:rPr>
            </w:pPr>
            <w:ins w:id="20548" w:author="Charles Gifford" w:date="2017-03-23T18:28:00Z">
              <w:r w:rsidRPr="000B599F">
                <w:rPr>
                  <w:i/>
                  <w:lang w:val="en-US"/>
                </w:rPr>
                <w:t>operations request</w:t>
              </w:r>
            </w:ins>
          </w:p>
        </w:tc>
        <w:tc>
          <w:tcPr>
            <w:tcW w:w="4158" w:type="dxa"/>
          </w:tcPr>
          <w:p w14:paraId="409163C5" w14:textId="12F2D67E" w:rsidR="00E11040" w:rsidRPr="004B0463" w:rsidRDefault="00E11040" w:rsidP="00E11040">
            <w:pPr>
              <w:pStyle w:val="TABLE-cell"/>
              <w:rPr>
                <w:ins w:id="20549" w:author="Charles Gifford" w:date="2017-03-23T18:28:00Z"/>
                <w:lang w:val="en-US"/>
              </w:rPr>
            </w:pPr>
            <w:ins w:id="20550" w:author="Charles Gifford" w:date="2017-03-23T18:28:00Z">
              <w:r w:rsidRPr="004B0463">
                <w:rPr>
                  <w:lang w:val="en-US"/>
                </w:rPr>
                <w:t>Operations Schedule Model</w:t>
              </w:r>
            </w:ins>
          </w:p>
        </w:tc>
      </w:tr>
      <w:tr w:rsidR="00E11040" w:rsidRPr="004B0463" w14:paraId="5F0B4701" w14:textId="77777777" w:rsidTr="000D5E27">
        <w:trPr>
          <w:jc w:val="center"/>
          <w:ins w:id="20551" w:author="Charles Gifford" w:date="2017-03-23T18:28:00Z"/>
        </w:trPr>
        <w:tc>
          <w:tcPr>
            <w:tcW w:w="4646" w:type="dxa"/>
          </w:tcPr>
          <w:p w14:paraId="4285B6EC" w14:textId="4EAFE73A" w:rsidR="00E11040" w:rsidRPr="000B599F" w:rsidRDefault="00E11040" w:rsidP="00E11040">
            <w:pPr>
              <w:pStyle w:val="TABLE-cell"/>
              <w:rPr>
                <w:ins w:id="20552" w:author="Charles Gifford" w:date="2017-03-23T18:28:00Z"/>
                <w:i/>
                <w:lang w:val="en-US"/>
              </w:rPr>
            </w:pPr>
            <w:ins w:id="20553" w:author="Charles Gifford" w:date="2017-03-23T18:28:00Z">
              <w:r w:rsidRPr="000B599F">
                <w:rPr>
                  <w:i/>
                  <w:lang w:val="en-US"/>
                </w:rPr>
                <w:t>requested segment response</w:t>
              </w:r>
            </w:ins>
          </w:p>
        </w:tc>
        <w:tc>
          <w:tcPr>
            <w:tcW w:w="4158" w:type="dxa"/>
          </w:tcPr>
          <w:p w14:paraId="1EC74E15" w14:textId="4D466B32" w:rsidR="00E11040" w:rsidRPr="004B0463" w:rsidRDefault="00E11040" w:rsidP="00E11040">
            <w:pPr>
              <w:pStyle w:val="TABLE-cell"/>
              <w:rPr>
                <w:ins w:id="20554" w:author="Charles Gifford" w:date="2017-03-23T18:28:00Z"/>
                <w:lang w:val="en-US"/>
              </w:rPr>
            </w:pPr>
            <w:ins w:id="20555" w:author="Charles Gifford" w:date="2017-03-23T18:28:00Z">
              <w:r w:rsidRPr="004B0463">
                <w:rPr>
                  <w:lang w:val="en-US"/>
                </w:rPr>
                <w:t>Operations Schedule Model</w:t>
              </w:r>
            </w:ins>
          </w:p>
        </w:tc>
      </w:tr>
      <w:tr w:rsidR="00E11040" w:rsidRPr="004B0463" w14:paraId="026FB9F7" w14:textId="77777777" w:rsidTr="000D5E27">
        <w:trPr>
          <w:jc w:val="center"/>
          <w:ins w:id="20556" w:author="Charles Gifford" w:date="2017-03-23T18:28:00Z"/>
        </w:trPr>
        <w:tc>
          <w:tcPr>
            <w:tcW w:w="4646" w:type="dxa"/>
          </w:tcPr>
          <w:p w14:paraId="2815C428" w14:textId="133DEFCE" w:rsidR="00E11040" w:rsidRPr="000B599F" w:rsidRDefault="00E11040" w:rsidP="00E11040">
            <w:pPr>
              <w:pStyle w:val="TABLE-cell"/>
              <w:rPr>
                <w:ins w:id="20557" w:author="Charles Gifford" w:date="2017-03-23T18:28:00Z"/>
                <w:i/>
                <w:lang w:val="en-US"/>
              </w:rPr>
            </w:pPr>
            <w:ins w:id="20558" w:author="Charles Gifford" w:date="2017-03-23T18:28:00Z">
              <w:r w:rsidRPr="000B599F">
                <w:rPr>
                  <w:i/>
                  <w:lang w:val="en-US"/>
                </w:rPr>
                <w:t>segment requirement</w:t>
              </w:r>
            </w:ins>
          </w:p>
        </w:tc>
        <w:tc>
          <w:tcPr>
            <w:tcW w:w="4158" w:type="dxa"/>
          </w:tcPr>
          <w:p w14:paraId="6613033A" w14:textId="4A2578B8" w:rsidR="00E11040" w:rsidRPr="004B0463" w:rsidRDefault="00E11040" w:rsidP="00E11040">
            <w:pPr>
              <w:pStyle w:val="TABLE-cell"/>
              <w:rPr>
                <w:ins w:id="20559" w:author="Charles Gifford" w:date="2017-03-23T18:28:00Z"/>
                <w:lang w:val="en-US"/>
              </w:rPr>
            </w:pPr>
            <w:ins w:id="20560" w:author="Charles Gifford" w:date="2017-03-23T18:28:00Z">
              <w:r w:rsidRPr="004B0463">
                <w:rPr>
                  <w:lang w:val="en-US"/>
                </w:rPr>
                <w:t>Operations Schedule Model</w:t>
              </w:r>
            </w:ins>
          </w:p>
        </w:tc>
      </w:tr>
      <w:tr w:rsidR="00E11040" w:rsidRPr="004B0463" w14:paraId="5719771E" w14:textId="77777777" w:rsidTr="000D5E27">
        <w:trPr>
          <w:jc w:val="center"/>
          <w:ins w:id="20561" w:author="Charles Gifford" w:date="2017-03-23T18:28:00Z"/>
        </w:trPr>
        <w:tc>
          <w:tcPr>
            <w:tcW w:w="4646" w:type="dxa"/>
          </w:tcPr>
          <w:p w14:paraId="55A4D71D" w14:textId="06FB9158" w:rsidR="00E11040" w:rsidRPr="000B599F" w:rsidRDefault="00E11040" w:rsidP="00E11040">
            <w:pPr>
              <w:pStyle w:val="TABLE-cell"/>
              <w:rPr>
                <w:ins w:id="20562" w:author="Charles Gifford" w:date="2017-03-23T18:28:00Z"/>
                <w:i/>
                <w:lang w:val="en-US"/>
              </w:rPr>
            </w:pPr>
            <w:ins w:id="20563" w:author="Charles Gifford" w:date="2017-03-23T18:28:00Z">
              <w:r w:rsidRPr="000B599F">
                <w:rPr>
                  <w:i/>
                  <w:lang w:val="en-US"/>
                </w:rPr>
                <w:t>segment parameter</w:t>
              </w:r>
            </w:ins>
          </w:p>
        </w:tc>
        <w:tc>
          <w:tcPr>
            <w:tcW w:w="4158" w:type="dxa"/>
          </w:tcPr>
          <w:p w14:paraId="2FDD47D5" w14:textId="7C038F78" w:rsidR="00E11040" w:rsidRPr="004B0463" w:rsidRDefault="00E11040" w:rsidP="00E11040">
            <w:pPr>
              <w:pStyle w:val="TABLE-cell"/>
              <w:rPr>
                <w:ins w:id="20564" w:author="Charles Gifford" w:date="2017-03-23T18:28:00Z"/>
                <w:lang w:val="en-US"/>
              </w:rPr>
            </w:pPr>
            <w:ins w:id="20565" w:author="Charles Gifford" w:date="2017-03-23T18:28:00Z">
              <w:r w:rsidRPr="004B0463">
                <w:rPr>
                  <w:lang w:val="en-US"/>
                </w:rPr>
                <w:t>Operations Schedule Model</w:t>
              </w:r>
            </w:ins>
          </w:p>
        </w:tc>
      </w:tr>
      <w:tr w:rsidR="00E11040" w:rsidRPr="004B0463" w14:paraId="405350F7" w14:textId="77777777" w:rsidTr="000D5E27">
        <w:trPr>
          <w:jc w:val="center"/>
          <w:ins w:id="20566" w:author="Charles Gifford" w:date="2017-03-23T18:28:00Z"/>
        </w:trPr>
        <w:tc>
          <w:tcPr>
            <w:tcW w:w="4646" w:type="dxa"/>
          </w:tcPr>
          <w:p w14:paraId="4630EB10" w14:textId="5755D8BD" w:rsidR="00E11040" w:rsidRPr="000B599F" w:rsidRDefault="00E11040" w:rsidP="00E11040">
            <w:pPr>
              <w:pStyle w:val="TABLE-cell"/>
              <w:rPr>
                <w:ins w:id="20567" w:author="Charles Gifford" w:date="2017-03-23T18:28:00Z"/>
                <w:i/>
                <w:lang w:val="en-US"/>
              </w:rPr>
            </w:pPr>
            <w:ins w:id="20568" w:author="Charles Gifford" w:date="2017-03-23T18:28:00Z">
              <w:r w:rsidRPr="000B599F">
                <w:rPr>
                  <w:i/>
                  <w:lang w:val="en-US"/>
                </w:rPr>
                <w:t>personnel requirement</w:t>
              </w:r>
            </w:ins>
          </w:p>
        </w:tc>
        <w:tc>
          <w:tcPr>
            <w:tcW w:w="4158" w:type="dxa"/>
          </w:tcPr>
          <w:p w14:paraId="5DB693DC" w14:textId="1368AFAB" w:rsidR="00E11040" w:rsidRPr="004B0463" w:rsidRDefault="00E11040" w:rsidP="00E11040">
            <w:pPr>
              <w:pStyle w:val="TABLE-cell"/>
              <w:rPr>
                <w:ins w:id="20569" w:author="Charles Gifford" w:date="2017-03-23T18:28:00Z"/>
                <w:lang w:val="en-US"/>
              </w:rPr>
            </w:pPr>
            <w:ins w:id="20570" w:author="Charles Gifford" w:date="2017-03-23T18:28:00Z">
              <w:r w:rsidRPr="004B0463">
                <w:rPr>
                  <w:lang w:val="en-US"/>
                </w:rPr>
                <w:t>Operations Schedule Model</w:t>
              </w:r>
            </w:ins>
          </w:p>
        </w:tc>
      </w:tr>
      <w:tr w:rsidR="00E11040" w:rsidRPr="004B0463" w14:paraId="208F3091" w14:textId="77777777" w:rsidTr="000D5E27">
        <w:trPr>
          <w:jc w:val="center"/>
          <w:ins w:id="20571" w:author="Charles Gifford" w:date="2017-03-23T18:28:00Z"/>
        </w:trPr>
        <w:tc>
          <w:tcPr>
            <w:tcW w:w="4646" w:type="dxa"/>
          </w:tcPr>
          <w:p w14:paraId="78A7204F" w14:textId="3046EFC3" w:rsidR="00E11040" w:rsidRPr="000B599F" w:rsidRDefault="00E11040" w:rsidP="00E11040">
            <w:pPr>
              <w:pStyle w:val="TABLE-cell"/>
              <w:rPr>
                <w:ins w:id="20572" w:author="Charles Gifford" w:date="2017-03-23T18:28:00Z"/>
                <w:i/>
                <w:lang w:val="en-US"/>
              </w:rPr>
            </w:pPr>
            <w:ins w:id="20573" w:author="Charles Gifford" w:date="2017-03-23T18:28:00Z">
              <w:r w:rsidRPr="000B599F">
                <w:rPr>
                  <w:i/>
                  <w:lang w:val="en-US"/>
                </w:rPr>
                <w:t>personnel requirement property</w:t>
              </w:r>
            </w:ins>
          </w:p>
        </w:tc>
        <w:tc>
          <w:tcPr>
            <w:tcW w:w="4158" w:type="dxa"/>
          </w:tcPr>
          <w:p w14:paraId="3E8F752E" w14:textId="2C68D173" w:rsidR="00E11040" w:rsidRPr="004B0463" w:rsidRDefault="00E11040" w:rsidP="00E11040">
            <w:pPr>
              <w:pStyle w:val="TABLE-cell"/>
              <w:rPr>
                <w:ins w:id="20574" w:author="Charles Gifford" w:date="2017-03-23T18:28:00Z"/>
                <w:lang w:val="en-US"/>
              </w:rPr>
            </w:pPr>
            <w:ins w:id="20575" w:author="Charles Gifford" w:date="2017-03-23T18:28:00Z">
              <w:r w:rsidRPr="004B0463">
                <w:rPr>
                  <w:lang w:val="en-US"/>
                </w:rPr>
                <w:t>Operations Schedule Model</w:t>
              </w:r>
            </w:ins>
          </w:p>
        </w:tc>
      </w:tr>
      <w:tr w:rsidR="00E11040" w:rsidRPr="004B0463" w14:paraId="718DCE59" w14:textId="77777777" w:rsidTr="000D5E27">
        <w:trPr>
          <w:jc w:val="center"/>
          <w:ins w:id="20576" w:author="Charles Gifford" w:date="2017-03-23T18:28:00Z"/>
        </w:trPr>
        <w:tc>
          <w:tcPr>
            <w:tcW w:w="4646" w:type="dxa"/>
          </w:tcPr>
          <w:p w14:paraId="23971141" w14:textId="68322C88" w:rsidR="00E11040" w:rsidRPr="000B599F" w:rsidRDefault="00E11040" w:rsidP="00E11040">
            <w:pPr>
              <w:pStyle w:val="TABLE-cell"/>
              <w:rPr>
                <w:ins w:id="20577" w:author="Charles Gifford" w:date="2017-03-23T18:28:00Z"/>
                <w:i/>
                <w:lang w:val="en-US"/>
              </w:rPr>
            </w:pPr>
            <w:ins w:id="20578" w:author="Charles Gifford" w:date="2017-03-23T18:28:00Z">
              <w:r w:rsidRPr="000B599F">
                <w:rPr>
                  <w:i/>
                  <w:lang w:val="en-US"/>
                </w:rPr>
                <w:t>equipment requirement</w:t>
              </w:r>
            </w:ins>
          </w:p>
        </w:tc>
        <w:tc>
          <w:tcPr>
            <w:tcW w:w="4158" w:type="dxa"/>
          </w:tcPr>
          <w:p w14:paraId="757DAE1F" w14:textId="67E35584" w:rsidR="00E11040" w:rsidRPr="004B0463" w:rsidRDefault="00E11040" w:rsidP="00E11040">
            <w:pPr>
              <w:pStyle w:val="TABLE-cell"/>
              <w:rPr>
                <w:ins w:id="20579" w:author="Charles Gifford" w:date="2017-03-23T18:28:00Z"/>
                <w:lang w:val="en-US"/>
              </w:rPr>
            </w:pPr>
            <w:ins w:id="20580" w:author="Charles Gifford" w:date="2017-03-23T18:28:00Z">
              <w:r w:rsidRPr="004B0463">
                <w:rPr>
                  <w:lang w:val="en-US"/>
                </w:rPr>
                <w:t>Operations Schedule Model</w:t>
              </w:r>
            </w:ins>
          </w:p>
        </w:tc>
      </w:tr>
      <w:tr w:rsidR="00E11040" w:rsidRPr="004B0463" w14:paraId="347BF488" w14:textId="77777777" w:rsidTr="000D5E27">
        <w:trPr>
          <w:jc w:val="center"/>
          <w:ins w:id="20581" w:author="Charles Gifford" w:date="2017-03-23T18:28:00Z"/>
        </w:trPr>
        <w:tc>
          <w:tcPr>
            <w:tcW w:w="4646" w:type="dxa"/>
          </w:tcPr>
          <w:p w14:paraId="122219C0" w14:textId="1260DBCD" w:rsidR="00E11040" w:rsidRPr="000B599F" w:rsidRDefault="00E11040" w:rsidP="00E11040">
            <w:pPr>
              <w:pStyle w:val="TABLE-cell"/>
              <w:rPr>
                <w:ins w:id="20582" w:author="Charles Gifford" w:date="2017-03-23T18:28:00Z"/>
                <w:i/>
                <w:lang w:val="en-US"/>
              </w:rPr>
            </w:pPr>
            <w:ins w:id="20583" w:author="Charles Gifford" w:date="2017-03-23T18:28:00Z">
              <w:r w:rsidRPr="000B599F">
                <w:rPr>
                  <w:i/>
                  <w:lang w:val="en-US"/>
                </w:rPr>
                <w:t>equipment requirement property</w:t>
              </w:r>
            </w:ins>
          </w:p>
        </w:tc>
        <w:tc>
          <w:tcPr>
            <w:tcW w:w="4158" w:type="dxa"/>
          </w:tcPr>
          <w:p w14:paraId="4142A335" w14:textId="28DD0B82" w:rsidR="00E11040" w:rsidRPr="004B0463" w:rsidRDefault="00E11040" w:rsidP="00E11040">
            <w:pPr>
              <w:pStyle w:val="TABLE-cell"/>
              <w:rPr>
                <w:ins w:id="20584" w:author="Charles Gifford" w:date="2017-03-23T18:28:00Z"/>
                <w:lang w:val="en-US"/>
              </w:rPr>
            </w:pPr>
            <w:ins w:id="20585" w:author="Charles Gifford" w:date="2017-03-23T18:28:00Z">
              <w:r w:rsidRPr="004B0463">
                <w:rPr>
                  <w:lang w:val="en-US"/>
                </w:rPr>
                <w:t>Operations Schedule Model</w:t>
              </w:r>
            </w:ins>
          </w:p>
        </w:tc>
      </w:tr>
      <w:tr w:rsidR="00E11040" w:rsidRPr="004B0463" w14:paraId="3EAC7E4B" w14:textId="77777777" w:rsidTr="000D5E27">
        <w:trPr>
          <w:jc w:val="center"/>
          <w:ins w:id="20586" w:author="Charles Gifford" w:date="2017-03-23T18:28:00Z"/>
        </w:trPr>
        <w:tc>
          <w:tcPr>
            <w:tcW w:w="4646" w:type="dxa"/>
          </w:tcPr>
          <w:p w14:paraId="59B63728" w14:textId="7A75DC1C" w:rsidR="00E11040" w:rsidRPr="000B599F" w:rsidRDefault="00E11040" w:rsidP="00E11040">
            <w:pPr>
              <w:pStyle w:val="TABLE-cell"/>
              <w:rPr>
                <w:ins w:id="20587" w:author="Charles Gifford" w:date="2017-03-23T18:28:00Z"/>
                <w:i/>
                <w:lang w:val="en-US"/>
              </w:rPr>
            </w:pPr>
            <w:ins w:id="20588" w:author="Charles Gifford" w:date="2017-03-23T18:28:00Z">
              <w:r w:rsidRPr="000B599F">
                <w:rPr>
                  <w:i/>
                  <w:lang w:val="en-US"/>
                </w:rPr>
                <w:t>physical asset requirement</w:t>
              </w:r>
            </w:ins>
          </w:p>
        </w:tc>
        <w:tc>
          <w:tcPr>
            <w:tcW w:w="4158" w:type="dxa"/>
          </w:tcPr>
          <w:p w14:paraId="3E6EE0A2" w14:textId="168A0859" w:rsidR="00E11040" w:rsidRPr="004B0463" w:rsidRDefault="00E11040" w:rsidP="00E11040">
            <w:pPr>
              <w:pStyle w:val="TABLE-cell"/>
              <w:rPr>
                <w:ins w:id="20589" w:author="Charles Gifford" w:date="2017-03-23T18:28:00Z"/>
                <w:lang w:val="en-US"/>
              </w:rPr>
            </w:pPr>
            <w:ins w:id="20590" w:author="Charles Gifford" w:date="2017-03-23T18:28:00Z">
              <w:r w:rsidRPr="004B0463">
                <w:rPr>
                  <w:lang w:val="en-US"/>
                </w:rPr>
                <w:t>Operations Schedule Model</w:t>
              </w:r>
            </w:ins>
          </w:p>
        </w:tc>
      </w:tr>
      <w:tr w:rsidR="00E11040" w:rsidRPr="004B0463" w14:paraId="0FF894C2" w14:textId="77777777" w:rsidTr="000D5E27">
        <w:trPr>
          <w:jc w:val="center"/>
          <w:ins w:id="20591" w:author="Charles Gifford" w:date="2017-03-23T18:28:00Z"/>
        </w:trPr>
        <w:tc>
          <w:tcPr>
            <w:tcW w:w="4646" w:type="dxa"/>
          </w:tcPr>
          <w:p w14:paraId="5C5D21C0" w14:textId="4E6F9531" w:rsidR="00E11040" w:rsidRPr="000B599F" w:rsidRDefault="00E11040" w:rsidP="00E11040">
            <w:pPr>
              <w:pStyle w:val="TABLE-cell"/>
              <w:rPr>
                <w:ins w:id="20592" w:author="Charles Gifford" w:date="2017-03-23T18:28:00Z"/>
                <w:i/>
                <w:lang w:val="en-US"/>
              </w:rPr>
            </w:pPr>
            <w:ins w:id="20593" w:author="Charles Gifford" w:date="2017-03-23T18:28:00Z">
              <w:r w:rsidRPr="000B599F">
                <w:rPr>
                  <w:i/>
                  <w:lang w:val="en-US"/>
                </w:rPr>
                <w:t>physical asset requirement property</w:t>
              </w:r>
            </w:ins>
          </w:p>
        </w:tc>
        <w:tc>
          <w:tcPr>
            <w:tcW w:w="4158" w:type="dxa"/>
          </w:tcPr>
          <w:p w14:paraId="7BE4B4CA" w14:textId="29BB53EA" w:rsidR="00E11040" w:rsidRPr="004B0463" w:rsidRDefault="00E11040" w:rsidP="00E11040">
            <w:pPr>
              <w:pStyle w:val="TABLE-cell"/>
              <w:rPr>
                <w:ins w:id="20594" w:author="Charles Gifford" w:date="2017-03-23T18:28:00Z"/>
                <w:lang w:val="en-US"/>
              </w:rPr>
            </w:pPr>
            <w:ins w:id="20595" w:author="Charles Gifford" w:date="2017-03-23T18:28:00Z">
              <w:r w:rsidRPr="004B0463">
                <w:rPr>
                  <w:lang w:val="en-US"/>
                </w:rPr>
                <w:t>Operations Schedule Model</w:t>
              </w:r>
            </w:ins>
          </w:p>
        </w:tc>
      </w:tr>
      <w:tr w:rsidR="00E11040" w:rsidRPr="004B0463" w14:paraId="2EBA583E" w14:textId="77777777" w:rsidTr="000D5E27">
        <w:trPr>
          <w:jc w:val="center"/>
          <w:ins w:id="20596" w:author="Charles Gifford" w:date="2017-03-23T18:28:00Z"/>
        </w:trPr>
        <w:tc>
          <w:tcPr>
            <w:tcW w:w="4646" w:type="dxa"/>
          </w:tcPr>
          <w:p w14:paraId="04A34C41" w14:textId="3DD81CE3" w:rsidR="00E11040" w:rsidRPr="000B599F" w:rsidRDefault="00E11040" w:rsidP="00E11040">
            <w:pPr>
              <w:pStyle w:val="TABLE-cell"/>
              <w:rPr>
                <w:ins w:id="20597" w:author="Charles Gifford" w:date="2017-03-23T18:28:00Z"/>
                <w:i/>
                <w:lang w:val="en-US"/>
              </w:rPr>
            </w:pPr>
            <w:ins w:id="20598" w:author="Charles Gifford" w:date="2017-03-23T18:28:00Z">
              <w:r w:rsidRPr="000B599F">
                <w:rPr>
                  <w:i/>
                  <w:lang w:val="en-US"/>
                </w:rPr>
                <w:t>material requirement</w:t>
              </w:r>
            </w:ins>
          </w:p>
        </w:tc>
        <w:tc>
          <w:tcPr>
            <w:tcW w:w="4158" w:type="dxa"/>
          </w:tcPr>
          <w:p w14:paraId="07B10FDD" w14:textId="26D90C8E" w:rsidR="00E11040" w:rsidRPr="004B0463" w:rsidRDefault="00E11040" w:rsidP="00E11040">
            <w:pPr>
              <w:pStyle w:val="TABLE-cell"/>
              <w:rPr>
                <w:ins w:id="20599" w:author="Charles Gifford" w:date="2017-03-23T18:28:00Z"/>
                <w:lang w:val="en-US"/>
              </w:rPr>
            </w:pPr>
            <w:ins w:id="20600" w:author="Charles Gifford" w:date="2017-03-23T18:28:00Z">
              <w:r w:rsidRPr="004B0463">
                <w:rPr>
                  <w:lang w:val="en-US"/>
                </w:rPr>
                <w:t>Operations Schedule Model</w:t>
              </w:r>
            </w:ins>
          </w:p>
        </w:tc>
      </w:tr>
      <w:tr w:rsidR="00E11040" w:rsidRPr="004B0463" w14:paraId="7122084C" w14:textId="77777777" w:rsidTr="000D5E27">
        <w:trPr>
          <w:jc w:val="center"/>
          <w:ins w:id="20601" w:author="Charles Gifford" w:date="2017-03-23T18:28:00Z"/>
        </w:trPr>
        <w:tc>
          <w:tcPr>
            <w:tcW w:w="4646" w:type="dxa"/>
          </w:tcPr>
          <w:p w14:paraId="31B2C548" w14:textId="41A53EB3" w:rsidR="00E11040" w:rsidRPr="000B599F" w:rsidRDefault="00E11040" w:rsidP="00E11040">
            <w:pPr>
              <w:pStyle w:val="TABLE-cell"/>
              <w:rPr>
                <w:ins w:id="20602" w:author="Charles Gifford" w:date="2017-03-23T18:28:00Z"/>
                <w:i/>
                <w:lang w:val="en-US"/>
              </w:rPr>
            </w:pPr>
            <w:ins w:id="20603" w:author="Charles Gifford" w:date="2017-03-23T18:28:00Z">
              <w:r w:rsidRPr="000B599F">
                <w:rPr>
                  <w:i/>
                  <w:lang w:val="en-US"/>
                </w:rPr>
                <w:t>material requirement property</w:t>
              </w:r>
            </w:ins>
          </w:p>
        </w:tc>
        <w:tc>
          <w:tcPr>
            <w:tcW w:w="4158" w:type="dxa"/>
          </w:tcPr>
          <w:p w14:paraId="32473752" w14:textId="7B6332DD" w:rsidR="00E11040" w:rsidRPr="004B0463" w:rsidRDefault="00E11040" w:rsidP="00E11040">
            <w:pPr>
              <w:pStyle w:val="TABLE-cell"/>
              <w:rPr>
                <w:ins w:id="20604" w:author="Charles Gifford" w:date="2017-03-23T18:28:00Z"/>
                <w:lang w:val="en-US"/>
              </w:rPr>
            </w:pPr>
            <w:ins w:id="20605" w:author="Charles Gifford" w:date="2017-03-23T18:28:00Z">
              <w:r w:rsidRPr="004B0463">
                <w:rPr>
                  <w:lang w:val="en-US"/>
                </w:rPr>
                <w:t>Operations Schedule Model</w:t>
              </w:r>
            </w:ins>
          </w:p>
        </w:tc>
      </w:tr>
      <w:tr w:rsidR="00E11040" w:rsidRPr="004B0463" w14:paraId="6909B4EE" w14:textId="77777777" w:rsidTr="000D5E27">
        <w:trPr>
          <w:jc w:val="center"/>
          <w:ins w:id="20606" w:author="Charles Gifford" w:date="2017-03-23T18:28:00Z"/>
        </w:trPr>
        <w:tc>
          <w:tcPr>
            <w:tcW w:w="4646" w:type="dxa"/>
          </w:tcPr>
          <w:p w14:paraId="13DA69AE" w14:textId="346F0EAA" w:rsidR="00E11040" w:rsidRPr="000B599F" w:rsidRDefault="00E11040" w:rsidP="00E11040">
            <w:pPr>
              <w:pStyle w:val="TABLE-cell"/>
              <w:rPr>
                <w:ins w:id="20607" w:author="Charles Gifford" w:date="2017-03-23T18:28:00Z"/>
                <w:i/>
                <w:lang w:val="en-US"/>
              </w:rPr>
            </w:pPr>
            <w:ins w:id="20608" w:author="Charles Gifford" w:date="2017-03-23T18:28:00Z">
              <w:r w:rsidRPr="000B599F">
                <w:rPr>
                  <w:i/>
                  <w:lang w:val="en-US"/>
                </w:rPr>
                <w:t>material requirement assembly</w:t>
              </w:r>
            </w:ins>
          </w:p>
        </w:tc>
        <w:tc>
          <w:tcPr>
            <w:tcW w:w="4158" w:type="dxa"/>
          </w:tcPr>
          <w:p w14:paraId="3D14FBB9" w14:textId="2392616F" w:rsidR="00E11040" w:rsidRPr="004B0463" w:rsidRDefault="00E11040" w:rsidP="00E11040">
            <w:pPr>
              <w:pStyle w:val="TABLE-cell"/>
              <w:rPr>
                <w:ins w:id="20609" w:author="Charles Gifford" w:date="2017-03-23T18:28:00Z"/>
                <w:lang w:val="en-US"/>
              </w:rPr>
            </w:pPr>
            <w:ins w:id="20610" w:author="Charles Gifford" w:date="2017-03-23T18:28:00Z">
              <w:r w:rsidRPr="004B0463">
                <w:rPr>
                  <w:lang w:val="en-US"/>
                </w:rPr>
                <w:t>Operations Schedule Model</w:t>
              </w:r>
            </w:ins>
          </w:p>
        </w:tc>
      </w:tr>
      <w:tr w:rsidR="00E11040" w:rsidRPr="004B0463" w14:paraId="1CE796D9" w14:textId="77777777" w:rsidTr="000D5E27">
        <w:trPr>
          <w:jc w:val="center"/>
          <w:ins w:id="20611" w:author="Charles Gifford" w:date="2017-03-23T18:28:00Z"/>
        </w:trPr>
        <w:tc>
          <w:tcPr>
            <w:tcW w:w="4646" w:type="dxa"/>
          </w:tcPr>
          <w:p w14:paraId="3825AD7D" w14:textId="7B92D759" w:rsidR="00E11040" w:rsidRPr="000B599F" w:rsidRDefault="00E11040" w:rsidP="00E11040">
            <w:pPr>
              <w:pStyle w:val="TABLE-cell"/>
              <w:rPr>
                <w:ins w:id="20612" w:author="Charles Gifford" w:date="2017-03-23T18:28:00Z"/>
                <w:i/>
                <w:lang w:val="en-US"/>
              </w:rPr>
            </w:pPr>
            <w:ins w:id="20613" w:author="Charles Gifford" w:date="2017-03-23T18:28:00Z">
              <w:r w:rsidRPr="000B599F">
                <w:rPr>
                  <w:i/>
                  <w:lang w:val="en-US"/>
                </w:rPr>
                <w:t>operations performance</w:t>
              </w:r>
            </w:ins>
          </w:p>
        </w:tc>
        <w:tc>
          <w:tcPr>
            <w:tcW w:w="4158" w:type="dxa"/>
          </w:tcPr>
          <w:p w14:paraId="187D6064" w14:textId="4B5C6D57" w:rsidR="00E11040" w:rsidRPr="004B0463" w:rsidRDefault="00E11040" w:rsidP="00E11040">
            <w:pPr>
              <w:pStyle w:val="TABLE-cell"/>
              <w:rPr>
                <w:ins w:id="20614" w:author="Charles Gifford" w:date="2017-03-23T18:28:00Z"/>
                <w:lang w:val="en-US"/>
              </w:rPr>
            </w:pPr>
            <w:ins w:id="20615" w:author="Charles Gifford" w:date="2017-03-23T18:28:00Z">
              <w:r w:rsidRPr="004B0463">
                <w:rPr>
                  <w:lang w:val="en-US"/>
                </w:rPr>
                <w:t>Operations Performance Model</w:t>
              </w:r>
            </w:ins>
          </w:p>
        </w:tc>
      </w:tr>
      <w:tr w:rsidR="00E11040" w:rsidRPr="004B0463" w14:paraId="29B1E172" w14:textId="77777777" w:rsidTr="000D5E27">
        <w:trPr>
          <w:jc w:val="center"/>
          <w:ins w:id="20616" w:author="Charles Gifford" w:date="2017-03-23T18:28:00Z"/>
        </w:trPr>
        <w:tc>
          <w:tcPr>
            <w:tcW w:w="4646" w:type="dxa"/>
          </w:tcPr>
          <w:p w14:paraId="3D2E59D0" w14:textId="2822A8E2" w:rsidR="00E11040" w:rsidRPr="000B599F" w:rsidRDefault="00E11040" w:rsidP="00E11040">
            <w:pPr>
              <w:pStyle w:val="TABLE-cell"/>
              <w:rPr>
                <w:ins w:id="20617" w:author="Charles Gifford" w:date="2017-03-23T18:28:00Z"/>
                <w:i/>
                <w:lang w:val="en-US"/>
              </w:rPr>
            </w:pPr>
            <w:ins w:id="20618" w:author="Charles Gifford" w:date="2017-03-23T18:28:00Z">
              <w:r w:rsidRPr="000B599F">
                <w:rPr>
                  <w:i/>
                  <w:lang w:val="en-US"/>
                </w:rPr>
                <w:t>operations response</w:t>
              </w:r>
            </w:ins>
          </w:p>
        </w:tc>
        <w:tc>
          <w:tcPr>
            <w:tcW w:w="4158" w:type="dxa"/>
          </w:tcPr>
          <w:p w14:paraId="36385216" w14:textId="54B5B11B" w:rsidR="00E11040" w:rsidRPr="004B0463" w:rsidRDefault="00E11040" w:rsidP="00E11040">
            <w:pPr>
              <w:pStyle w:val="TABLE-cell"/>
              <w:rPr>
                <w:ins w:id="20619" w:author="Charles Gifford" w:date="2017-03-23T18:28:00Z"/>
                <w:lang w:val="en-US"/>
              </w:rPr>
            </w:pPr>
            <w:ins w:id="20620" w:author="Charles Gifford" w:date="2017-03-23T18:28:00Z">
              <w:r w:rsidRPr="004B0463">
                <w:rPr>
                  <w:lang w:val="en-US"/>
                </w:rPr>
                <w:t>Operations Performance Model</w:t>
              </w:r>
            </w:ins>
          </w:p>
        </w:tc>
      </w:tr>
      <w:tr w:rsidR="00E11040" w:rsidRPr="004B0463" w14:paraId="6A49E3B7" w14:textId="77777777" w:rsidTr="000D5E27">
        <w:trPr>
          <w:jc w:val="center"/>
          <w:ins w:id="20621" w:author="Charles Gifford" w:date="2017-03-23T18:28:00Z"/>
        </w:trPr>
        <w:tc>
          <w:tcPr>
            <w:tcW w:w="4646" w:type="dxa"/>
          </w:tcPr>
          <w:p w14:paraId="6E4B3B28" w14:textId="2FB1D812" w:rsidR="00E11040" w:rsidRPr="000B599F" w:rsidRDefault="00E11040" w:rsidP="00E11040">
            <w:pPr>
              <w:pStyle w:val="TABLE-cell"/>
              <w:rPr>
                <w:ins w:id="20622" w:author="Charles Gifford" w:date="2017-03-23T18:28:00Z"/>
                <w:i/>
                <w:lang w:val="en-US"/>
              </w:rPr>
            </w:pPr>
            <w:ins w:id="20623" w:author="Charles Gifford" w:date="2017-03-23T18:28:00Z">
              <w:r w:rsidRPr="000B599F">
                <w:rPr>
                  <w:i/>
                  <w:lang w:val="en-US"/>
                </w:rPr>
                <w:t>segment response</w:t>
              </w:r>
            </w:ins>
          </w:p>
        </w:tc>
        <w:tc>
          <w:tcPr>
            <w:tcW w:w="4158" w:type="dxa"/>
          </w:tcPr>
          <w:p w14:paraId="57296664" w14:textId="54BAF64A" w:rsidR="00E11040" w:rsidRPr="004B0463" w:rsidRDefault="00E11040" w:rsidP="00E11040">
            <w:pPr>
              <w:pStyle w:val="TABLE-cell"/>
              <w:rPr>
                <w:ins w:id="20624" w:author="Charles Gifford" w:date="2017-03-23T18:28:00Z"/>
                <w:lang w:val="en-US"/>
              </w:rPr>
            </w:pPr>
            <w:ins w:id="20625" w:author="Charles Gifford" w:date="2017-03-23T18:28:00Z">
              <w:r w:rsidRPr="004B0463">
                <w:rPr>
                  <w:lang w:val="en-US"/>
                </w:rPr>
                <w:t>Operations Performance Model</w:t>
              </w:r>
            </w:ins>
          </w:p>
        </w:tc>
      </w:tr>
      <w:tr w:rsidR="00E11040" w:rsidRPr="004B0463" w14:paraId="158B1C66" w14:textId="77777777" w:rsidTr="000D5E27">
        <w:trPr>
          <w:jc w:val="center"/>
          <w:ins w:id="20626" w:author="Charles Gifford" w:date="2017-03-23T18:28:00Z"/>
        </w:trPr>
        <w:tc>
          <w:tcPr>
            <w:tcW w:w="4646" w:type="dxa"/>
          </w:tcPr>
          <w:p w14:paraId="55283360" w14:textId="14CD28B0" w:rsidR="00E11040" w:rsidRPr="000B599F" w:rsidRDefault="00E11040" w:rsidP="00E11040">
            <w:pPr>
              <w:pStyle w:val="TABLE-cell"/>
              <w:rPr>
                <w:ins w:id="20627" w:author="Charles Gifford" w:date="2017-03-23T18:28:00Z"/>
                <w:i/>
                <w:lang w:val="en-US"/>
              </w:rPr>
            </w:pPr>
            <w:ins w:id="20628" w:author="Charles Gifford" w:date="2017-03-23T18:28:00Z">
              <w:r w:rsidRPr="000B599F">
                <w:rPr>
                  <w:i/>
                  <w:lang w:val="en-US"/>
                </w:rPr>
                <w:t>segment data</w:t>
              </w:r>
            </w:ins>
          </w:p>
        </w:tc>
        <w:tc>
          <w:tcPr>
            <w:tcW w:w="4158" w:type="dxa"/>
          </w:tcPr>
          <w:p w14:paraId="0247BF86" w14:textId="1D9E91D3" w:rsidR="00E11040" w:rsidRPr="004B0463" w:rsidRDefault="00E11040" w:rsidP="00E11040">
            <w:pPr>
              <w:pStyle w:val="TABLE-cell"/>
              <w:rPr>
                <w:ins w:id="20629" w:author="Charles Gifford" w:date="2017-03-23T18:28:00Z"/>
                <w:lang w:val="en-US"/>
              </w:rPr>
            </w:pPr>
            <w:ins w:id="20630" w:author="Charles Gifford" w:date="2017-03-23T18:28:00Z">
              <w:r w:rsidRPr="004B0463">
                <w:rPr>
                  <w:lang w:val="en-US"/>
                </w:rPr>
                <w:t>Operations Performance Model</w:t>
              </w:r>
            </w:ins>
          </w:p>
        </w:tc>
      </w:tr>
      <w:tr w:rsidR="00E11040" w:rsidRPr="004B0463" w14:paraId="1C3E3A1E" w14:textId="77777777" w:rsidTr="000D5E27">
        <w:trPr>
          <w:jc w:val="center"/>
          <w:ins w:id="20631" w:author="Charles Gifford" w:date="2017-03-23T18:28:00Z"/>
        </w:trPr>
        <w:tc>
          <w:tcPr>
            <w:tcW w:w="4646" w:type="dxa"/>
          </w:tcPr>
          <w:p w14:paraId="3DE6FAB8" w14:textId="1A4841D4" w:rsidR="00E11040" w:rsidRPr="000B599F" w:rsidRDefault="00E11040" w:rsidP="00E11040">
            <w:pPr>
              <w:pStyle w:val="TABLE-cell"/>
              <w:rPr>
                <w:ins w:id="20632" w:author="Charles Gifford" w:date="2017-03-23T18:28:00Z"/>
                <w:i/>
                <w:lang w:val="en-US"/>
              </w:rPr>
            </w:pPr>
            <w:ins w:id="20633" w:author="Charles Gifford" w:date="2017-03-23T18:28:00Z">
              <w:r w:rsidRPr="000B599F">
                <w:rPr>
                  <w:i/>
                  <w:lang w:val="en-US"/>
                </w:rPr>
                <w:t>personnel actual</w:t>
              </w:r>
            </w:ins>
          </w:p>
        </w:tc>
        <w:tc>
          <w:tcPr>
            <w:tcW w:w="4158" w:type="dxa"/>
          </w:tcPr>
          <w:p w14:paraId="612D2701" w14:textId="61122CF1" w:rsidR="00E11040" w:rsidRPr="004B0463" w:rsidRDefault="00E11040" w:rsidP="00E11040">
            <w:pPr>
              <w:pStyle w:val="TABLE-cell"/>
              <w:rPr>
                <w:ins w:id="20634" w:author="Charles Gifford" w:date="2017-03-23T18:28:00Z"/>
                <w:lang w:val="en-US"/>
              </w:rPr>
            </w:pPr>
            <w:ins w:id="20635" w:author="Charles Gifford" w:date="2017-03-23T18:28:00Z">
              <w:r w:rsidRPr="004B0463">
                <w:rPr>
                  <w:lang w:val="en-US"/>
                </w:rPr>
                <w:t>Operations Performance Model</w:t>
              </w:r>
            </w:ins>
          </w:p>
        </w:tc>
      </w:tr>
      <w:tr w:rsidR="00E11040" w:rsidRPr="004B0463" w14:paraId="218E305F" w14:textId="77777777" w:rsidTr="000D5E27">
        <w:trPr>
          <w:jc w:val="center"/>
          <w:ins w:id="20636" w:author="Charles Gifford" w:date="2017-03-23T18:28:00Z"/>
        </w:trPr>
        <w:tc>
          <w:tcPr>
            <w:tcW w:w="4646" w:type="dxa"/>
          </w:tcPr>
          <w:p w14:paraId="037A2688" w14:textId="66E271E5" w:rsidR="00E11040" w:rsidRPr="000B599F" w:rsidRDefault="00E11040" w:rsidP="00E11040">
            <w:pPr>
              <w:pStyle w:val="TABLE-cell"/>
              <w:rPr>
                <w:ins w:id="20637" w:author="Charles Gifford" w:date="2017-03-23T18:28:00Z"/>
                <w:i/>
                <w:lang w:val="en-US"/>
              </w:rPr>
            </w:pPr>
            <w:ins w:id="20638" w:author="Charles Gifford" w:date="2017-03-23T18:28:00Z">
              <w:r w:rsidRPr="000B599F">
                <w:rPr>
                  <w:i/>
                  <w:lang w:val="en-US"/>
                </w:rPr>
                <w:t>personnel actual property</w:t>
              </w:r>
            </w:ins>
          </w:p>
        </w:tc>
        <w:tc>
          <w:tcPr>
            <w:tcW w:w="4158" w:type="dxa"/>
          </w:tcPr>
          <w:p w14:paraId="0024DF11" w14:textId="18384E10" w:rsidR="00E11040" w:rsidRPr="004B0463" w:rsidRDefault="00E11040" w:rsidP="00E11040">
            <w:pPr>
              <w:pStyle w:val="TABLE-cell"/>
              <w:rPr>
                <w:ins w:id="20639" w:author="Charles Gifford" w:date="2017-03-23T18:28:00Z"/>
                <w:lang w:val="en-US"/>
              </w:rPr>
            </w:pPr>
            <w:ins w:id="20640" w:author="Charles Gifford" w:date="2017-03-23T18:28:00Z">
              <w:r w:rsidRPr="004B0463">
                <w:rPr>
                  <w:lang w:val="en-US"/>
                </w:rPr>
                <w:t>Operations Performance Model</w:t>
              </w:r>
            </w:ins>
          </w:p>
        </w:tc>
      </w:tr>
      <w:tr w:rsidR="00E11040" w:rsidRPr="004B0463" w14:paraId="55744AA5" w14:textId="77777777" w:rsidTr="000D5E27">
        <w:trPr>
          <w:jc w:val="center"/>
          <w:ins w:id="20641" w:author="Charles Gifford" w:date="2017-03-23T18:28:00Z"/>
        </w:trPr>
        <w:tc>
          <w:tcPr>
            <w:tcW w:w="4646" w:type="dxa"/>
          </w:tcPr>
          <w:p w14:paraId="1348AF5F" w14:textId="69608237" w:rsidR="00E11040" w:rsidRPr="000B599F" w:rsidRDefault="00E11040" w:rsidP="00E11040">
            <w:pPr>
              <w:pStyle w:val="TABLE-cell"/>
              <w:rPr>
                <w:ins w:id="20642" w:author="Charles Gifford" w:date="2017-03-23T18:28:00Z"/>
                <w:i/>
                <w:lang w:val="en-US"/>
              </w:rPr>
            </w:pPr>
            <w:ins w:id="20643" w:author="Charles Gifford" w:date="2017-03-23T18:28:00Z">
              <w:r w:rsidRPr="000B599F">
                <w:rPr>
                  <w:i/>
                  <w:lang w:val="en-US"/>
                </w:rPr>
                <w:t>equipment actual</w:t>
              </w:r>
            </w:ins>
          </w:p>
        </w:tc>
        <w:tc>
          <w:tcPr>
            <w:tcW w:w="4158" w:type="dxa"/>
          </w:tcPr>
          <w:p w14:paraId="667C9BDD" w14:textId="367075DC" w:rsidR="00E11040" w:rsidRPr="004B0463" w:rsidRDefault="00E11040" w:rsidP="00E11040">
            <w:pPr>
              <w:pStyle w:val="TABLE-cell"/>
              <w:rPr>
                <w:ins w:id="20644" w:author="Charles Gifford" w:date="2017-03-23T18:28:00Z"/>
                <w:lang w:val="en-US"/>
              </w:rPr>
            </w:pPr>
            <w:ins w:id="20645" w:author="Charles Gifford" w:date="2017-03-23T18:28:00Z">
              <w:r w:rsidRPr="004B0463">
                <w:rPr>
                  <w:lang w:val="en-US"/>
                </w:rPr>
                <w:t>Operations Performance Model</w:t>
              </w:r>
            </w:ins>
          </w:p>
        </w:tc>
      </w:tr>
      <w:tr w:rsidR="00E11040" w:rsidRPr="004B0463" w14:paraId="364DA26B" w14:textId="77777777" w:rsidTr="000D5E27">
        <w:trPr>
          <w:jc w:val="center"/>
          <w:ins w:id="20646" w:author="Charles Gifford" w:date="2017-03-23T18:28:00Z"/>
        </w:trPr>
        <w:tc>
          <w:tcPr>
            <w:tcW w:w="4646" w:type="dxa"/>
          </w:tcPr>
          <w:p w14:paraId="20C3963C" w14:textId="5B5CB00C" w:rsidR="00E11040" w:rsidRPr="000B599F" w:rsidRDefault="00E11040" w:rsidP="00E11040">
            <w:pPr>
              <w:pStyle w:val="TABLE-cell"/>
              <w:rPr>
                <w:ins w:id="20647" w:author="Charles Gifford" w:date="2017-03-23T18:28:00Z"/>
                <w:i/>
                <w:lang w:val="en-US"/>
              </w:rPr>
            </w:pPr>
            <w:ins w:id="20648" w:author="Charles Gifford" w:date="2017-03-23T18:28:00Z">
              <w:r w:rsidRPr="000B599F">
                <w:rPr>
                  <w:i/>
                  <w:lang w:val="en-US"/>
                </w:rPr>
                <w:t>equipment actual property</w:t>
              </w:r>
            </w:ins>
          </w:p>
        </w:tc>
        <w:tc>
          <w:tcPr>
            <w:tcW w:w="4158" w:type="dxa"/>
          </w:tcPr>
          <w:p w14:paraId="0A6741A2" w14:textId="0DDA99A6" w:rsidR="00E11040" w:rsidRPr="004B0463" w:rsidRDefault="00E11040" w:rsidP="00E11040">
            <w:pPr>
              <w:pStyle w:val="TABLE-cell"/>
              <w:rPr>
                <w:ins w:id="20649" w:author="Charles Gifford" w:date="2017-03-23T18:28:00Z"/>
                <w:lang w:val="en-US"/>
              </w:rPr>
            </w:pPr>
            <w:ins w:id="20650" w:author="Charles Gifford" w:date="2017-03-23T18:28:00Z">
              <w:r w:rsidRPr="004B0463">
                <w:rPr>
                  <w:lang w:val="en-US"/>
                </w:rPr>
                <w:t>Operations Performance Model</w:t>
              </w:r>
            </w:ins>
          </w:p>
        </w:tc>
      </w:tr>
      <w:tr w:rsidR="00E11040" w:rsidRPr="004B0463" w14:paraId="43163BA8" w14:textId="77777777" w:rsidTr="000D5E27">
        <w:trPr>
          <w:jc w:val="center"/>
          <w:ins w:id="20651" w:author="Charles Gifford" w:date="2017-03-23T18:28:00Z"/>
        </w:trPr>
        <w:tc>
          <w:tcPr>
            <w:tcW w:w="4646" w:type="dxa"/>
          </w:tcPr>
          <w:p w14:paraId="28896BED" w14:textId="46FB7E1D" w:rsidR="00E11040" w:rsidRPr="000B599F" w:rsidRDefault="00E11040" w:rsidP="00E11040">
            <w:pPr>
              <w:pStyle w:val="TABLE-cell"/>
              <w:rPr>
                <w:ins w:id="20652" w:author="Charles Gifford" w:date="2017-03-23T18:28:00Z"/>
                <w:i/>
                <w:lang w:val="en-US"/>
              </w:rPr>
            </w:pPr>
            <w:ins w:id="20653" w:author="Charles Gifford" w:date="2017-03-23T18:28:00Z">
              <w:r w:rsidRPr="000B599F">
                <w:rPr>
                  <w:i/>
                  <w:lang w:val="en-US"/>
                </w:rPr>
                <w:t>physical asset actual</w:t>
              </w:r>
            </w:ins>
          </w:p>
        </w:tc>
        <w:tc>
          <w:tcPr>
            <w:tcW w:w="4158" w:type="dxa"/>
          </w:tcPr>
          <w:p w14:paraId="3AFE2675" w14:textId="3921EF75" w:rsidR="00E11040" w:rsidRPr="004B0463" w:rsidRDefault="00E11040" w:rsidP="00E11040">
            <w:pPr>
              <w:pStyle w:val="TABLE-cell"/>
              <w:rPr>
                <w:ins w:id="20654" w:author="Charles Gifford" w:date="2017-03-23T18:28:00Z"/>
                <w:lang w:val="en-US"/>
              </w:rPr>
            </w:pPr>
            <w:ins w:id="20655" w:author="Charles Gifford" w:date="2017-03-23T18:28:00Z">
              <w:r w:rsidRPr="004B0463">
                <w:rPr>
                  <w:lang w:val="en-US"/>
                </w:rPr>
                <w:t>Operations Performance Model</w:t>
              </w:r>
            </w:ins>
          </w:p>
        </w:tc>
      </w:tr>
      <w:tr w:rsidR="00E11040" w:rsidRPr="004B0463" w14:paraId="3DEC4C03" w14:textId="77777777" w:rsidTr="000D5E27">
        <w:trPr>
          <w:jc w:val="center"/>
          <w:ins w:id="20656" w:author="Charles Gifford" w:date="2017-03-23T18:28:00Z"/>
        </w:trPr>
        <w:tc>
          <w:tcPr>
            <w:tcW w:w="4646" w:type="dxa"/>
          </w:tcPr>
          <w:p w14:paraId="2C88CD59" w14:textId="2D2CF73E" w:rsidR="00E11040" w:rsidRPr="000B599F" w:rsidRDefault="00E11040" w:rsidP="00E11040">
            <w:pPr>
              <w:pStyle w:val="TABLE-cell"/>
              <w:rPr>
                <w:ins w:id="20657" w:author="Charles Gifford" w:date="2017-03-23T18:28:00Z"/>
                <w:i/>
                <w:lang w:val="en-US"/>
              </w:rPr>
            </w:pPr>
            <w:ins w:id="20658" w:author="Charles Gifford" w:date="2017-03-23T18:28:00Z">
              <w:r w:rsidRPr="000B599F">
                <w:rPr>
                  <w:i/>
                  <w:lang w:val="en-US"/>
                </w:rPr>
                <w:t>physical asset actual property</w:t>
              </w:r>
            </w:ins>
          </w:p>
        </w:tc>
        <w:tc>
          <w:tcPr>
            <w:tcW w:w="4158" w:type="dxa"/>
          </w:tcPr>
          <w:p w14:paraId="173A982A" w14:textId="3115CB6F" w:rsidR="00E11040" w:rsidRPr="004B0463" w:rsidRDefault="00E11040" w:rsidP="00E11040">
            <w:pPr>
              <w:pStyle w:val="TABLE-cell"/>
              <w:rPr>
                <w:ins w:id="20659" w:author="Charles Gifford" w:date="2017-03-23T18:28:00Z"/>
                <w:lang w:val="en-US"/>
              </w:rPr>
            </w:pPr>
            <w:ins w:id="20660" w:author="Charles Gifford" w:date="2017-03-23T18:28:00Z">
              <w:r w:rsidRPr="004B0463">
                <w:rPr>
                  <w:lang w:val="en-US"/>
                </w:rPr>
                <w:t>Operations Performance Model</w:t>
              </w:r>
            </w:ins>
          </w:p>
        </w:tc>
      </w:tr>
      <w:tr w:rsidR="00E11040" w:rsidRPr="004B0463" w14:paraId="129884FE" w14:textId="77777777" w:rsidTr="000D5E27">
        <w:trPr>
          <w:jc w:val="center"/>
          <w:ins w:id="20661" w:author="Charles Gifford" w:date="2017-03-23T18:28:00Z"/>
        </w:trPr>
        <w:tc>
          <w:tcPr>
            <w:tcW w:w="4646" w:type="dxa"/>
          </w:tcPr>
          <w:p w14:paraId="6A76EA7A" w14:textId="0032BF3F" w:rsidR="00E11040" w:rsidRPr="000B599F" w:rsidRDefault="00E11040" w:rsidP="00E11040">
            <w:pPr>
              <w:pStyle w:val="TABLE-cell"/>
              <w:rPr>
                <w:ins w:id="20662" w:author="Charles Gifford" w:date="2017-03-23T18:28:00Z"/>
                <w:i/>
                <w:lang w:val="en-US"/>
              </w:rPr>
            </w:pPr>
            <w:ins w:id="20663" w:author="Charles Gifford" w:date="2017-03-23T18:28:00Z">
              <w:r w:rsidRPr="000B599F">
                <w:rPr>
                  <w:i/>
                  <w:lang w:val="en-US"/>
                </w:rPr>
                <w:t>material actual</w:t>
              </w:r>
            </w:ins>
          </w:p>
        </w:tc>
        <w:tc>
          <w:tcPr>
            <w:tcW w:w="4158" w:type="dxa"/>
          </w:tcPr>
          <w:p w14:paraId="6F0E4C78" w14:textId="35DF857D" w:rsidR="00E11040" w:rsidRPr="004B0463" w:rsidRDefault="00E11040" w:rsidP="00E11040">
            <w:pPr>
              <w:pStyle w:val="TABLE-cell"/>
              <w:rPr>
                <w:ins w:id="20664" w:author="Charles Gifford" w:date="2017-03-23T18:28:00Z"/>
                <w:lang w:val="en-US"/>
              </w:rPr>
            </w:pPr>
            <w:ins w:id="20665" w:author="Charles Gifford" w:date="2017-03-23T18:28:00Z">
              <w:r w:rsidRPr="004B0463">
                <w:rPr>
                  <w:lang w:val="en-US"/>
                </w:rPr>
                <w:t>Operations Performance Model</w:t>
              </w:r>
            </w:ins>
          </w:p>
        </w:tc>
      </w:tr>
      <w:tr w:rsidR="00E11040" w:rsidRPr="004B0463" w14:paraId="6A2A305F" w14:textId="77777777" w:rsidTr="000D5E27">
        <w:trPr>
          <w:jc w:val="center"/>
          <w:ins w:id="20666" w:author="Charles Gifford" w:date="2017-03-23T18:28:00Z"/>
        </w:trPr>
        <w:tc>
          <w:tcPr>
            <w:tcW w:w="4646" w:type="dxa"/>
          </w:tcPr>
          <w:p w14:paraId="22A69A85" w14:textId="6F8E9363" w:rsidR="00E11040" w:rsidRPr="000B599F" w:rsidRDefault="00E11040" w:rsidP="00E11040">
            <w:pPr>
              <w:pStyle w:val="TABLE-cell"/>
              <w:rPr>
                <w:ins w:id="20667" w:author="Charles Gifford" w:date="2017-03-23T18:28:00Z"/>
                <w:i/>
                <w:lang w:val="en-US"/>
              </w:rPr>
            </w:pPr>
            <w:ins w:id="20668" w:author="Charles Gifford" w:date="2017-03-23T18:28:00Z">
              <w:r w:rsidRPr="000B599F">
                <w:rPr>
                  <w:i/>
                  <w:lang w:val="en-US"/>
                </w:rPr>
                <w:t>material actual property</w:t>
              </w:r>
            </w:ins>
          </w:p>
        </w:tc>
        <w:tc>
          <w:tcPr>
            <w:tcW w:w="4158" w:type="dxa"/>
          </w:tcPr>
          <w:p w14:paraId="6C829F67" w14:textId="4BB925DD" w:rsidR="00E11040" w:rsidRPr="004B0463" w:rsidRDefault="00E11040" w:rsidP="00E11040">
            <w:pPr>
              <w:pStyle w:val="TABLE-cell"/>
              <w:rPr>
                <w:ins w:id="20669" w:author="Charles Gifford" w:date="2017-03-23T18:28:00Z"/>
                <w:lang w:val="en-US"/>
              </w:rPr>
            </w:pPr>
            <w:ins w:id="20670" w:author="Charles Gifford" w:date="2017-03-23T18:28:00Z">
              <w:r w:rsidRPr="004B0463">
                <w:rPr>
                  <w:lang w:val="en-US"/>
                </w:rPr>
                <w:t>Operations Performance Model</w:t>
              </w:r>
            </w:ins>
          </w:p>
        </w:tc>
      </w:tr>
      <w:tr w:rsidR="00E11040" w:rsidRPr="004B0463" w14:paraId="0AC3E1EA" w14:textId="77777777" w:rsidTr="000D5E27">
        <w:trPr>
          <w:jc w:val="center"/>
          <w:ins w:id="20671" w:author="Charles Gifford" w:date="2017-03-23T18:28:00Z"/>
        </w:trPr>
        <w:tc>
          <w:tcPr>
            <w:tcW w:w="4646" w:type="dxa"/>
          </w:tcPr>
          <w:p w14:paraId="75509660" w14:textId="17BE8169" w:rsidR="00E11040" w:rsidRPr="000B599F" w:rsidRDefault="00E11040" w:rsidP="00E11040">
            <w:pPr>
              <w:pStyle w:val="TABLE-cell"/>
              <w:rPr>
                <w:ins w:id="20672" w:author="Charles Gifford" w:date="2017-03-23T18:28:00Z"/>
                <w:i/>
                <w:lang w:val="en-US"/>
              </w:rPr>
            </w:pPr>
            <w:ins w:id="20673" w:author="Charles Gifford" w:date="2017-03-23T18:28:00Z">
              <w:r w:rsidRPr="000B599F">
                <w:rPr>
                  <w:i/>
                  <w:lang w:val="en-US"/>
                </w:rPr>
                <w:t>material actual assembly</w:t>
              </w:r>
            </w:ins>
          </w:p>
        </w:tc>
        <w:tc>
          <w:tcPr>
            <w:tcW w:w="4158" w:type="dxa"/>
          </w:tcPr>
          <w:p w14:paraId="2FA5E80C" w14:textId="027763DA" w:rsidR="00E11040" w:rsidRPr="004B0463" w:rsidRDefault="00E11040" w:rsidP="00E11040">
            <w:pPr>
              <w:pStyle w:val="TABLE-cell"/>
              <w:rPr>
                <w:ins w:id="20674" w:author="Charles Gifford" w:date="2017-03-23T18:28:00Z"/>
                <w:lang w:val="en-US"/>
              </w:rPr>
            </w:pPr>
            <w:ins w:id="20675" w:author="Charles Gifford" w:date="2017-03-23T18:28:00Z">
              <w:r w:rsidRPr="004B0463">
                <w:rPr>
                  <w:lang w:val="en-US"/>
                </w:rPr>
                <w:t>Operations Performance Model</w:t>
              </w:r>
            </w:ins>
          </w:p>
        </w:tc>
      </w:tr>
      <w:tr w:rsidR="00E11040" w:rsidRPr="004B0463" w14:paraId="1F6AA9A3" w14:textId="77777777" w:rsidTr="000D5E27">
        <w:trPr>
          <w:jc w:val="center"/>
          <w:ins w:id="20676" w:author="Charles Gifford" w:date="2017-03-23T18:28:00Z"/>
        </w:trPr>
        <w:tc>
          <w:tcPr>
            <w:tcW w:w="4646" w:type="dxa"/>
          </w:tcPr>
          <w:p w14:paraId="2FD42891" w14:textId="59FA91FA" w:rsidR="00E11040" w:rsidRPr="000B599F" w:rsidRDefault="00E11040" w:rsidP="00E11040">
            <w:pPr>
              <w:pStyle w:val="TABLE-cell"/>
              <w:rPr>
                <w:ins w:id="20677" w:author="Charles Gifford" w:date="2017-03-23T18:28:00Z"/>
                <w:i/>
                <w:lang w:val="en-US"/>
              </w:rPr>
            </w:pPr>
            <w:ins w:id="20678" w:author="Charles Gifford" w:date="2017-03-23T18:28:00Z">
              <w:r w:rsidRPr="000B599F">
                <w:rPr>
                  <w:i/>
                  <w:lang w:val="en-US"/>
                </w:rPr>
                <w:t>operations capability</w:t>
              </w:r>
            </w:ins>
          </w:p>
        </w:tc>
        <w:tc>
          <w:tcPr>
            <w:tcW w:w="4158" w:type="dxa"/>
          </w:tcPr>
          <w:p w14:paraId="79251A30" w14:textId="7CBF13C3" w:rsidR="00E11040" w:rsidRPr="004B0463" w:rsidRDefault="00E11040" w:rsidP="00E11040">
            <w:pPr>
              <w:pStyle w:val="TABLE-cell"/>
              <w:rPr>
                <w:ins w:id="20679" w:author="Charles Gifford" w:date="2017-03-23T18:28:00Z"/>
                <w:lang w:val="en-US"/>
              </w:rPr>
            </w:pPr>
            <w:ins w:id="20680" w:author="Charles Gifford" w:date="2017-03-23T18:28:00Z">
              <w:r w:rsidRPr="004B0463">
                <w:rPr>
                  <w:lang w:val="en-US"/>
                </w:rPr>
                <w:t>Operations Capability Model</w:t>
              </w:r>
            </w:ins>
          </w:p>
        </w:tc>
      </w:tr>
      <w:tr w:rsidR="00E11040" w:rsidRPr="004B0463" w14:paraId="5F765010" w14:textId="77777777" w:rsidTr="000D5E27">
        <w:trPr>
          <w:jc w:val="center"/>
          <w:ins w:id="20681" w:author="Charles Gifford" w:date="2017-03-23T18:28:00Z"/>
        </w:trPr>
        <w:tc>
          <w:tcPr>
            <w:tcW w:w="4646" w:type="dxa"/>
          </w:tcPr>
          <w:p w14:paraId="47528396" w14:textId="58EA62AF" w:rsidR="00E11040" w:rsidRPr="000B599F" w:rsidRDefault="00E11040" w:rsidP="00E11040">
            <w:pPr>
              <w:pStyle w:val="TABLE-cell"/>
              <w:rPr>
                <w:ins w:id="20682" w:author="Charles Gifford" w:date="2017-03-23T18:28:00Z"/>
                <w:i/>
                <w:lang w:val="en-US"/>
              </w:rPr>
            </w:pPr>
            <w:ins w:id="20683" w:author="Charles Gifford" w:date="2017-03-23T18:28:00Z">
              <w:r w:rsidRPr="000B599F">
                <w:rPr>
                  <w:i/>
                  <w:lang w:val="en-US"/>
                </w:rPr>
                <w:t>personnel capability</w:t>
              </w:r>
            </w:ins>
          </w:p>
        </w:tc>
        <w:tc>
          <w:tcPr>
            <w:tcW w:w="4158" w:type="dxa"/>
          </w:tcPr>
          <w:p w14:paraId="438EFC6A" w14:textId="32D8AA7E" w:rsidR="00E11040" w:rsidRPr="004B0463" w:rsidRDefault="00E11040" w:rsidP="00E11040">
            <w:pPr>
              <w:pStyle w:val="TABLE-cell"/>
              <w:rPr>
                <w:ins w:id="20684" w:author="Charles Gifford" w:date="2017-03-23T18:28:00Z"/>
                <w:lang w:val="en-US"/>
              </w:rPr>
            </w:pPr>
            <w:ins w:id="20685" w:author="Charles Gifford" w:date="2017-03-23T18:28:00Z">
              <w:r w:rsidRPr="004B0463">
                <w:rPr>
                  <w:lang w:val="en-US"/>
                </w:rPr>
                <w:t>Operations Capability Model</w:t>
              </w:r>
            </w:ins>
          </w:p>
        </w:tc>
      </w:tr>
      <w:tr w:rsidR="00E11040" w:rsidRPr="004B0463" w14:paraId="4FC626C9" w14:textId="77777777" w:rsidTr="000D5E27">
        <w:trPr>
          <w:jc w:val="center"/>
          <w:ins w:id="20686" w:author="Charles Gifford" w:date="2017-03-23T18:28:00Z"/>
        </w:trPr>
        <w:tc>
          <w:tcPr>
            <w:tcW w:w="4646" w:type="dxa"/>
          </w:tcPr>
          <w:p w14:paraId="01A136C4" w14:textId="7FCADD12" w:rsidR="00E11040" w:rsidRPr="000B599F" w:rsidRDefault="00E11040" w:rsidP="00E11040">
            <w:pPr>
              <w:pStyle w:val="TABLE-cell"/>
              <w:rPr>
                <w:ins w:id="20687" w:author="Charles Gifford" w:date="2017-03-23T18:28:00Z"/>
                <w:i/>
                <w:lang w:val="en-US"/>
              </w:rPr>
            </w:pPr>
            <w:ins w:id="20688" w:author="Charles Gifford" w:date="2017-03-23T18:28:00Z">
              <w:r w:rsidRPr="000B599F">
                <w:rPr>
                  <w:i/>
                  <w:lang w:val="en-US"/>
                </w:rPr>
                <w:t>personnel capability property</w:t>
              </w:r>
            </w:ins>
          </w:p>
        </w:tc>
        <w:tc>
          <w:tcPr>
            <w:tcW w:w="4158" w:type="dxa"/>
          </w:tcPr>
          <w:p w14:paraId="20BEB8D9" w14:textId="24900137" w:rsidR="00E11040" w:rsidRPr="004B0463" w:rsidRDefault="00E11040" w:rsidP="00E11040">
            <w:pPr>
              <w:pStyle w:val="TABLE-cell"/>
              <w:rPr>
                <w:ins w:id="20689" w:author="Charles Gifford" w:date="2017-03-23T18:28:00Z"/>
                <w:lang w:val="en-US"/>
              </w:rPr>
            </w:pPr>
            <w:ins w:id="20690" w:author="Charles Gifford" w:date="2017-03-23T18:28:00Z">
              <w:r w:rsidRPr="004B0463">
                <w:rPr>
                  <w:lang w:val="en-US"/>
                </w:rPr>
                <w:t>Operations Capability Model</w:t>
              </w:r>
            </w:ins>
          </w:p>
        </w:tc>
      </w:tr>
      <w:tr w:rsidR="00E11040" w:rsidRPr="004B0463" w14:paraId="71D4A012" w14:textId="77777777" w:rsidTr="000D5E27">
        <w:trPr>
          <w:jc w:val="center"/>
          <w:ins w:id="20691" w:author="Charles Gifford" w:date="2017-03-23T18:28:00Z"/>
        </w:trPr>
        <w:tc>
          <w:tcPr>
            <w:tcW w:w="4646" w:type="dxa"/>
          </w:tcPr>
          <w:p w14:paraId="6006751D" w14:textId="050DC928" w:rsidR="00E11040" w:rsidRPr="000B599F" w:rsidRDefault="00E11040" w:rsidP="00E11040">
            <w:pPr>
              <w:pStyle w:val="TABLE-cell"/>
              <w:rPr>
                <w:ins w:id="20692" w:author="Charles Gifford" w:date="2017-03-23T18:28:00Z"/>
                <w:i/>
                <w:lang w:val="en-US"/>
              </w:rPr>
            </w:pPr>
            <w:ins w:id="20693" w:author="Charles Gifford" w:date="2017-03-23T18:28:00Z">
              <w:r w:rsidRPr="000B599F">
                <w:rPr>
                  <w:i/>
                  <w:lang w:val="en-US"/>
                </w:rPr>
                <w:t>equipment capability</w:t>
              </w:r>
            </w:ins>
          </w:p>
        </w:tc>
        <w:tc>
          <w:tcPr>
            <w:tcW w:w="4158" w:type="dxa"/>
          </w:tcPr>
          <w:p w14:paraId="72C7B0C0" w14:textId="7CEAA552" w:rsidR="00E11040" w:rsidRPr="004B0463" w:rsidRDefault="00E11040" w:rsidP="00E11040">
            <w:pPr>
              <w:pStyle w:val="TABLE-cell"/>
              <w:rPr>
                <w:ins w:id="20694" w:author="Charles Gifford" w:date="2017-03-23T18:28:00Z"/>
                <w:lang w:val="en-US"/>
              </w:rPr>
            </w:pPr>
            <w:ins w:id="20695" w:author="Charles Gifford" w:date="2017-03-23T18:28:00Z">
              <w:r w:rsidRPr="004B0463">
                <w:rPr>
                  <w:lang w:val="en-US"/>
                </w:rPr>
                <w:t>Operations Capability Model</w:t>
              </w:r>
            </w:ins>
          </w:p>
        </w:tc>
      </w:tr>
      <w:tr w:rsidR="00E11040" w:rsidRPr="004B0463" w14:paraId="0EBBCC58" w14:textId="77777777" w:rsidTr="000D5E27">
        <w:trPr>
          <w:jc w:val="center"/>
          <w:ins w:id="20696" w:author="Charles Gifford" w:date="2017-03-23T18:28:00Z"/>
        </w:trPr>
        <w:tc>
          <w:tcPr>
            <w:tcW w:w="4646" w:type="dxa"/>
          </w:tcPr>
          <w:p w14:paraId="0A0E2E88" w14:textId="559B11BA" w:rsidR="00E11040" w:rsidRPr="000B599F" w:rsidRDefault="00E11040" w:rsidP="00E11040">
            <w:pPr>
              <w:pStyle w:val="TABLE-cell"/>
              <w:rPr>
                <w:ins w:id="20697" w:author="Charles Gifford" w:date="2017-03-23T18:28:00Z"/>
                <w:i/>
                <w:lang w:val="en-US"/>
              </w:rPr>
            </w:pPr>
            <w:ins w:id="20698" w:author="Charles Gifford" w:date="2017-03-23T18:28:00Z">
              <w:r w:rsidRPr="000B599F">
                <w:rPr>
                  <w:i/>
                  <w:lang w:val="en-US"/>
                </w:rPr>
                <w:t>equipment capability property</w:t>
              </w:r>
            </w:ins>
          </w:p>
        </w:tc>
        <w:tc>
          <w:tcPr>
            <w:tcW w:w="4158" w:type="dxa"/>
          </w:tcPr>
          <w:p w14:paraId="5D1BCE07" w14:textId="3903EA88" w:rsidR="00E11040" w:rsidRPr="004B0463" w:rsidRDefault="00E11040" w:rsidP="00E11040">
            <w:pPr>
              <w:pStyle w:val="TABLE-cell"/>
              <w:rPr>
                <w:ins w:id="20699" w:author="Charles Gifford" w:date="2017-03-23T18:28:00Z"/>
                <w:lang w:val="en-US"/>
              </w:rPr>
            </w:pPr>
            <w:ins w:id="20700" w:author="Charles Gifford" w:date="2017-03-23T18:28:00Z">
              <w:r w:rsidRPr="004B0463">
                <w:rPr>
                  <w:lang w:val="en-US"/>
                </w:rPr>
                <w:t>Operations Capability Model</w:t>
              </w:r>
            </w:ins>
          </w:p>
        </w:tc>
      </w:tr>
      <w:tr w:rsidR="00E11040" w:rsidRPr="004B0463" w14:paraId="5583C011" w14:textId="77777777" w:rsidTr="000D5E27">
        <w:trPr>
          <w:jc w:val="center"/>
          <w:ins w:id="20701" w:author="Charles Gifford" w:date="2017-03-23T18:28:00Z"/>
        </w:trPr>
        <w:tc>
          <w:tcPr>
            <w:tcW w:w="4646" w:type="dxa"/>
          </w:tcPr>
          <w:p w14:paraId="0932FECF" w14:textId="3A6C20FF" w:rsidR="00E11040" w:rsidRPr="000B599F" w:rsidRDefault="00E11040" w:rsidP="00E11040">
            <w:pPr>
              <w:pStyle w:val="TABLE-cell"/>
              <w:rPr>
                <w:ins w:id="20702" w:author="Charles Gifford" w:date="2017-03-23T18:28:00Z"/>
                <w:i/>
                <w:lang w:val="en-US"/>
              </w:rPr>
            </w:pPr>
            <w:ins w:id="20703" w:author="Charles Gifford" w:date="2017-03-23T18:28:00Z">
              <w:r w:rsidRPr="000B599F">
                <w:rPr>
                  <w:i/>
                  <w:lang w:val="en-US"/>
                </w:rPr>
                <w:t>physical asset capability</w:t>
              </w:r>
            </w:ins>
          </w:p>
        </w:tc>
        <w:tc>
          <w:tcPr>
            <w:tcW w:w="4158" w:type="dxa"/>
          </w:tcPr>
          <w:p w14:paraId="0465EEB8" w14:textId="613AA1CA" w:rsidR="00E11040" w:rsidRPr="004B0463" w:rsidRDefault="00E11040" w:rsidP="00E11040">
            <w:pPr>
              <w:pStyle w:val="TABLE-cell"/>
              <w:rPr>
                <w:ins w:id="20704" w:author="Charles Gifford" w:date="2017-03-23T18:28:00Z"/>
                <w:lang w:val="en-US"/>
              </w:rPr>
            </w:pPr>
            <w:ins w:id="20705" w:author="Charles Gifford" w:date="2017-03-23T18:28:00Z">
              <w:r w:rsidRPr="004B0463">
                <w:rPr>
                  <w:lang w:val="en-US"/>
                </w:rPr>
                <w:t>Operations Capability Model</w:t>
              </w:r>
            </w:ins>
          </w:p>
        </w:tc>
      </w:tr>
      <w:tr w:rsidR="00E11040" w:rsidRPr="004B0463" w14:paraId="78EBB449" w14:textId="77777777" w:rsidTr="000D5E27">
        <w:trPr>
          <w:jc w:val="center"/>
          <w:ins w:id="20706" w:author="Charles Gifford" w:date="2017-03-23T18:28:00Z"/>
        </w:trPr>
        <w:tc>
          <w:tcPr>
            <w:tcW w:w="4646" w:type="dxa"/>
          </w:tcPr>
          <w:p w14:paraId="3C52963E" w14:textId="057045E4" w:rsidR="00E11040" w:rsidRPr="000B599F" w:rsidRDefault="00E11040" w:rsidP="00E11040">
            <w:pPr>
              <w:pStyle w:val="TABLE-cell"/>
              <w:rPr>
                <w:ins w:id="20707" w:author="Charles Gifford" w:date="2017-03-23T18:28:00Z"/>
                <w:i/>
                <w:lang w:val="en-US"/>
              </w:rPr>
            </w:pPr>
            <w:ins w:id="20708" w:author="Charles Gifford" w:date="2017-03-23T18:28:00Z">
              <w:r w:rsidRPr="000B599F">
                <w:rPr>
                  <w:i/>
                  <w:lang w:val="en-US"/>
                </w:rPr>
                <w:t>physical asset capability property</w:t>
              </w:r>
            </w:ins>
          </w:p>
        </w:tc>
        <w:tc>
          <w:tcPr>
            <w:tcW w:w="4158" w:type="dxa"/>
          </w:tcPr>
          <w:p w14:paraId="475A93FA" w14:textId="3F35E890" w:rsidR="00E11040" w:rsidRPr="004B0463" w:rsidRDefault="00E11040" w:rsidP="00E11040">
            <w:pPr>
              <w:pStyle w:val="TABLE-cell"/>
              <w:rPr>
                <w:ins w:id="20709" w:author="Charles Gifford" w:date="2017-03-23T18:28:00Z"/>
                <w:lang w:val="en-US"/>
              </w:rPr>
            </w:pPr>
            <w:ins w:id="20710" w:author="Charles Gifford" w:date="2017-03-23T18:28:00Z">
              <w:r w:rsidRPr="004B0463">
                <w:rPr>
                  <w:lang w:val="en-US"/>
                </w:rPr>
                <w:t>Operations Capability Model</w:t>
              </w:r>
            </w:ins>
          </w:p>
        </w:tc>
      </w:tr>
      <w:tr w:rsidR="00E11040" w:rsidRPr="004B0463" w14:paraId="7F1842B5" w14:textId="77777777" w:rsidTr="000D5E27">
        <w:trPr>
          <w:jc w:val="center"/>
          <w:ins w:id="20711" w:author="Charles Gifford" w:date="2017-03-23T18:28:00Z"/>
        </w:trPr>
        <w:tc>
          <w:tcPr>
            <w:tcW w:w="4646" w:type="dxa"/>
          </w:tcPr>
          <w:p w14:paraId="71A5A5DF" w14:textId="60C418E8" w:rsidR="00E11040" w:rsidRPr="000B599F" w:rsidRDefault="00E11040" w:rsidP="00E11040">
            <w:pPr>
              <w:pStyle w:val="TABLE-cell"/>
              <w:rPr>
                <w:ins w:id="20712" w:author="Charles Gifford" w:date="2017-03-23T18:28:00Z"/>
                <w:i/>
                <w:lang w:val="en-US"/>
              </w:rPr>
            </w:pPr>
            <w:ins w:id="20713" w:author="Charles Gifford" w:date="2017-03-23T18:28:00Z">
              <w:r w:rsidRPr="000B599F">
                <w:rPr>
                  <w:i/>
                  <w:lang w:val="en-US"/>
                </w:rPr>
                <w:t>material capability</w:t>
              </w:r>
            </w:ins>
          </w:p>
        </w:tc>
        <w:tc>
          <w:tcPr>
            <w:tcW w:w="4158" w:type="dxa"/>
          </w:tcPr>
          <w:p w14:paraId="7AD9582A" w14:textId="5DFC5F8F" w:rsidR="00E11040" w:rsidRPr="004B0463" w:rsidRDefault="00E11040" w:rsidP="00E11040">
            <w:pPr>
              <w:pStyle w:val="TABLE-cell"/>
              <w:rPr>
                <w:ins w:id="20714" w:author="Charles Gifford" w:date="2017-03-23T18:28:00Z"/>
                <w:lang w:val="en-US"/>
              </w:rPr>
            </w:pPr>
            <w:ins w:id="20715" w:author="Charles Gifford" w:date="2017-03-23T18:28:00Z">
              <w:r w:rsidRPr="004B0463">
                <w:rPr>
                  <w:lang w:val="en-US"/>
                </w:rPr>
                <w:t>Operations Capability Model</w:t>
              </w:r>
            </w:ins>
          </w:p>
        </w:tc>
      </w:tr>
      <w:tr w:rsidR="00E11040" w:rsidRPr="004B0463" w14:paraId="399D61EB" w14:textId="77777777" w:rsidTr="000D5E27">
        <w:trPr>
          <w:jc w:val="center"/>
          <w:ins w:id="20716" w:author="Charles Gifford" w:date="2017-03-23T18:28:00Z"/>
        </w:trPr>
        <w:tc>
          <w:tcPr>
            <w:tcW w:w="4646" w:type="dxa"/>
          </w:tcPr>
          <w:p w14:paraId="5E7F9BC1" w14:textId="65C234BC" w:rsidR="00E11040" w:rsidRPr="000B599F" w:rsidRDefault="00E11040" w:rsidP="00E11040">
            <w:pPr>
              <w:pStyle w:val="TABLE-cell"/>
              <w:rPr>
                <w:ins w:id="20717" w:author="Charles Gifford" w:date="2017-03-23T18:28:00Z"/>
                <w:i/>
                <w:lang w:val="en-US"/>
              </w:rPr>
            </w:pPr>
            <w:ins w:id="20718" w:author="Charles Gifford" w:date="2017-03-23T18:28:00Z">
              <w:r w:rsidRPr="000B599F">
                <w:rPr>
                  <w:i/>
                  <w:lang w:val="en-US"/>
                </w:rPr>
                <w:t>material capability property</w:t>
              </w:r>
            </w:ins>
          </w:p>
        </w:tc>
        <w:tc>
          <w:tcPr>
            <w:tcW w:w="4158" w:type="dxa"/>
          </w:tcPr>
          <w:p w14:paraId="60871780" w14:textId="666DEB42" w:rsidR="00E11040" w:rsidRPr="004B0463" w:rsidRDefault="00E11040" w:rsidP="00E11040">
            <w:pPr>
              <w:pStyle w:val="TABLE-cell"/>
              <w:rPr>
                <w:ins w:id="20719" w:author="Charles Gifford" w:date="2017-03-23T18:28:00Z"/>
                <w:lang w:val="en-US"/>
              </w:rPr>
            </w:pPr>
            <w:ins w:id="20720" w:author="Charles Gifford" w:date="2017-03-23T18:28:00Z">
              <w:r w:rsidRPr="004B0463">
                <w:rPr>
                  <w:lang w:val="en-US"/>
                </w:rPr>
                <w:t>Operations Capability Model</w:t>
              </w:r>
            </w:ins>
          </w:p>
        </w:tc>
      </w:tr>
      <w:tr w:rsidR="00E11040" w:rsidRPr="004B0463" w14:paraId="2DD75701" w14:textId="77777777" w:rsidTr="000D5E27">
        <w:trPr>
          <w:jc w:val="center"/>
          <w:ins w:id="20721" w:author="Charles Gifford" w:date="2017-03-23T18:28:00Z"/>
        </w:trPr>
        <w:tc>
          <w:tcPr>
            <w:tcW w:w="4646" w:type="dxa"/>
          </w:tcPr>
          <w:p w14:paraId="058FD954" w14:textId="3931980E" w:rsidR="00E11040" w:rsidRPr="000B599F" w:rsidRDefault="00E11040" w:rsidP="00E11040">
            <w:pPr>
              <w:pStyle w:val="TABLE-cell"/>
              <w:rPr>
                <w:ins w:id="20722" w:author="Charles Gifford" w:date="2017-03-23T18:28:00Z"/>
                <w:i/>
                <w:lang w:val="en-US"/>
              </w:rPr>
            </w:pPr>
            <w:ins w:id="20723" w:author="Charles Gifford" w:date="2017-03-23T18:28:00Z">
              <w:r w:rsidRPr="000B599F">
                <w:rPr>
                  <w:i/>
                  <w:lang w:val="en-US"/>
                </w:rPr>
                <w:t>material capability assembly</w:t>
              </w:r>
            </w:ins>
          </w:p>
        </w:tc>
        <w:tc>
          <w:tcPr>
            <w:tcW w:w="4158" w:type="dxa"/>
          </w:tcPr>
          <w:p w14:paraId="7A9128CE" w14:textId="3EA330FF" w:rsidR="00E11040" w:rsidRPr="004B0463" w:rsidRDefault="00E11040" w:rsidP="00E11040">
            <w:pPr>
              <w:pStyle w:val="TABLE-cell"/>
              <w:rPr>
                <w:ins w:id="20724" w:author="Charles Gifford" w:date="2017-03-23T18:28:00Z"/>
                <w:lang w:val="en-US"/>
              </w:rPr>
            </w:pPr>
            <w:ins w:id="20725" w:author="Charles Gifford" w:date="2017-03-23T18:28:00Z">
              <w:r w:rsidRPr="004B0463">
                <w:rPr>
                  <w:lang w:val="en-US"/>
                </w:rPr>
                <w:t>Operations Capability Model</w:t>
              </w:r>
            </w:ins>
          </w:p>
        </w:tc>
      </w:tr>
      <w:tr w:rsidR="00E11040" w:rsidRPr="004B0463" w14:paraId="7061E9D5" w14:textId="77777777" w:rsidTr="000D5E27">
        <w:trPr>
          <w:jc w:val="center"/>
          <w:ins w:id="20726" w:author="Charles Gifford" w:date="2017-03-23T18:28:00Z"/>
        </w:trPr>
        <w:tc>
          <w:tcPr>
            <w:tcW w:w="4646" w:type="dxa"/>
          </w:tcPr>
          <w:p w14:paraId="11629AA8" w14:textId="775495E6" w:rsidR="00E11040" w:rsidRPr="000B599F" w:rsidRDefault="00E11040" w:rsidP="00E11040">
            <w:pPr>
              <w:pStyle w:val="TABLE-cell"/>
              <w:rPr>
                <w:ins w:id="20727" w:author="Charles Gifford" w:date="2017-03-23T18:28:00Z"/>
                <w:i/>
                <w:lang w:val="en-US"/>
              </w:rPr>
            </w:pPr>
            <w:ins w:id="20728" w:author="Charles Gifford" w:date="2017-03-23T18:28:00Z">
              <w:r w:rsidRPr="000B599F">
                <w:rPr>
                  <w:i/>
                  <w:lang w:val="en-US"/>
                </w:rPr>
                <w:t>process segment capability</w:t>
              </w:r>
            </w:ins>
          </w:p>
        </w:tc>
        <w:tc>
          <w:tcPr>
            <w:tcW w:w="4158" w:type="dxa"/>
          </w:tcPr>
          <w:p w14:paraId="0ED3DA14" w14:textId="03078CC6" w:rsidR="00E11040" w:rsidRPr="004B0463" w:rsidRDefault="00E11040" w:rsidP="00E11040">
            <w:pPr>
              <w:pStyle w:val="TABLE-cell"/>
              <w:rPr>
                <w:ins w:id="20729" w:author="Charles Gifford" w:date="2017-03-23T18:28:00Z"/>
                <w:lang w:val="en-US"/>
              </w:rPr>
            </w:pPr>
            <w:ins w:id="20730" w:author="Charles Gifford" w:date="2017-03-23T18:28:00Z">
              <w:r w:rsidRPr="004B0463">
                <w:rPr>
                  <w:lang w:val="en-US"/>
                </w:rPr>
                <w:t>Process Segment Capability Model</w:t>
              </w:r>
            </w:ins>
          </w:p>
        </w:tc>
      </w:tr>
    </w:tbl>
    <w:p w14:paraId="2CCFE16D" w14:textId="4C68D85B" w:rsidR="00CB7EC0" w:rsidRPr="001C220C" w:rsidRDefault="00CB7EC0" w:rsidP="000D5E27">
      <w:pPr>
        <w:pStyle w:val="Heading1"/>
        <w:rPr>
          <w:lang w:val="en-US"/>
        </w:rPr>
      </w:pPr>
      <w:bookmarkStart w:id="20731" w:name="_Ref237246378"/>
      <w:bookmarkStart w:id="20732" w:name="_Toc306620091"/>
      <w:bookmarkStart w:id="20733" w:name="_Toc320177010"/>
      <w:bookmarkStart w:id="20734" w:name="_Toc478492237"/>
      <w:bookmarkStart w:id="20735" w:name="_Toc516130401"/>
      <w:bookmarkEnd w:id="20269"/>
      <w:bookmarkEnd w:id="20270"/>
      <w:r w:rsidRPr="001C220C">
        <w:rPr>
          <w:lang w:val="en-US"/>
        </w:rPr>
        <w:t>Compliance</w:t>
      </w:r>
      <w:bookmarkEnd w:id="20731"/>
      <w:bookmarkEnd w:id="20732"/>
      <w:bookmarkEnd w:id="20733"/>
      <w:bookmarkEnd w:id="20734"/>
      <w:r w:rsidRPr="001C220C">
        <w:rPr>
          <w:lang w:val="en-US"/>
        </w:rPr>
        <w:t xml:space="preserve"> </w:t>
      </w:r>
      <w:bookmarkEnd w:id="20735"/>
    </w:p>
    <w:p w14:paraId="3E07DAFB" w14:textId="77777777" w:rsidR="00CB7EC0" w:rsidRPr="001C220C" w:rsidRDefault="00CB7EC0" w:rsidP="0029062D">
      <w:pPr>
        <w:pStyle w:val="PARAGRAPH"/>
        <w:rPr>
          <w:lang w:val="en-US"/>
        </w:rPr>
      </w:pPr>
      <w:r w:rsidRPr="001C220C">
        <w:rPr>
          <w:lang w:val="en-US"/>
        </w:rPr>
        <w:t>Any assessment of compliance of a specification shall be qualified by the following:</w:t>
      </w:r>
    </w:p>
    <w:p w14:paraId="4E68947E" w14:textId="2AA304FD" w:rsidR="00AA4F0A" w:rsidRPr="001C220C" w:rsidRDefault="000D5E27" w:rsidP="000D5E27">
      <w:pPr>
        <w:pStyle w:val="List"/>
        <w:rPr>
          <w:lang w:val="en-US"/>
        </w:rPr>
      </w:pPr>
      <w:r>
        <w:rPr>
          <w:lang w:val="en-US"/>
        </w:rPr>
        <w:t>a)</w:t>
      </w:r>
      <w:r>
        <w:rPr>
          <w:lang w:val="en-US"/>
        </w:rPr>
        <w:tab/>
      </w:r>
      <w:r w:rsidR="00D62A0C">
        <w:rPr>
          <w:lang w:val="en-US"/>
        </w:rPr>
        <w:t>t</w:t>
      </w:r>
      <w:r w:rsidR="00AA4F0A" w:rsidRPr="001C220C">
        <w:rPr>
          <w:lang w:val="en-US"/>
        </w:rPr>
        <w:t xml:space="preserve">he use of the terminology defined in </w:t>
      </w:r>
      <w:r w:rsidR="000766F8">
        <w:rPr>
          <w:lang w:val="en-US"/>
        </w:rPr>
        <w:t>this part</w:t>
      </w:r>
      <w:r w:rsidR="00D62A0C">
        <w:rPr>
          <w:lang w:val="en-US"/>
        </w:rPr>
        <w:t>,</w:t>
      </w:r>
    </w:p>
    <w:p w14:paraId="4F1C3DC7" w14:textId="77777777" w:rsidR="00962758" w:rsidRDefault="000D5E27" w:rsidP="000D5E27">
      <w:pPr>
        <w:pStyle w:val="List"/>
        <w:rPr>
          <w:ins w:id="20736" w:author="Charles Gifford" w:date="2017-03-21T11:52:00Z"/>
          <w:lang w:val="en-US"/>
        </w:rPr>
      </w:pPr>
      <w:r>
        <w:rPr>
          <w:lang w:val="en-US"/>
        </w:rPr>
        <w:t>b)</w:t>
      </w:r>
      <w:r>
        <w:rPr>
          <w:lang w:val="en-US"/>
        </w:rPr>
        <w:tab/>
      </w:r>
      <w:ins w:id="20737" w:author="Charles Gifford" w:date="2017-03-21T11:52:00Z">
        <w:r w:rsidR="00962758" w:rsidRPr="00962758">
          <w:rPr>
            <w:lang w:val="en-US"/>
          </w:rPr>
          <w:t>support of the object models defined in this part,</w:t>
        </w:r>
      </w:ins>
    </w:p>
    <w:p w14:paraId="1D15804A" w14:textId="43491F8F" w:rsidR="00CB7EC0" w:rsidRPr="001C220C" w:rsidDel="00962758" w:rsidRDefault="00476CA4" w:rsidP="000D5E27">
      <w:pPr>
        <w:pStyle w:val="List"/>
        <w:rPr>
          <w:del w:id="20738" w:author="Charles Gifford" w:date="2017-03-21T11:53:00Z"/>
          <w:lang w:val="en-US"/>
        </w:rPr>
      </w:pPr>
      <w:del w:id="20739" w:author="Charles Gifford" w:date="2017-03-21T11:53:00Z">
        <w:r w:rsidDel="00962758">
          <w:rPr>
            <w:lang w:val="en-US"/>
          </w:rPr>
          <w:delText>t</w:delText>
        </w:r>
        <w:r w:rsidR="00CB7EC0" w:rsidRPr="001C220C" w:rsidDel="00962758">
          <w:rPr>
            <w:lang w:val="en-US"/>
          </w:rPr>
          <w:delText>he object models supported (</w:delText>
        </w:r>
        <w:r w:rsidR="006633F6" w:rsidRPr="006633F6" w:rsidDel="00962758">
          <w:rPr>
            <w:i/>
            <w:lang w:val="en-US"/>
          </w:rPr>
          <w:delText xml:space="preserve">personnel, material, equipment, physical asset, process segment, operations capability, operations definition, operations schedule, operations performance, </w:delText>
        </w:r>
      </w:del>
      <w:del w:id="20740" w:author="Charles Gifford" w:date="2017-03-15T12:44:00Z">
        <w:r w:rsidR="006633F6" w:rsidRPr="006633F6" w:rsidDel="0077548E">
          <w:rPr>
            <w:i/>
            <w:lang w:val="en-US"/>
          </w:rPr>
          <w:delText xml:space="preserve">production capability, process segment capability, product definition, production schedule, </w:delText>
        </w:r>
        <w:r w:rsidR="006633F6" w:rsidRPr="006633F6" w:rsidDel="0077548E">
          <w:rPr>
            <w:lang w:val="en-US"/>
          </w:rPr>
          <w:delText>and</w:delText>
        </w:r>
        <w:r w:rsidR="006633F6" w:rsidRPr="006633F6" w:rsidDel="0077548E">
          <w:rPr>
            <w:i/>
            <w:lang w:val="en-US"/>
          </w:rPr>
          <w:delText xml:space="preserve"> production performance</w:delText>
        </w:r>
      </w:del>
      <w:del w:id="20741" w:author="Charles Gifford" w:date="2017-03-21T11:53:00Z">
        <w:r w:rsidR="00CB7EC0" w:rsidRPr="001C220C" w:rsidDel="00962758">
          <w:rPr>
            <w:lang w:val="en-US"/>
          </w:rPr>
          <w:delText>)</w:delText>
        </w:r>
      </w:del>
    </w:p>
    <w:p w14:paraId="5CE75A8B" w14:textId="55041A19" w:rsidR="00CB7EC0" w:rsidRPr="001C220C" w:rsidRDefault="000D5E27" w:rsidP="000D5E27">
      <w:pPr>
        <w:pStyle w:val="List"/>
        <w:rPr>
          <w:lang w:val="en-US"/>
        </w:rPr>
      </w:pPr>
      <w:r>
        <w:rPr>
          <w:lang w:val="en-US"/>
        </w:rPr>
        <w:t>c)</w:t>
      </w:r>
      <w:r>
        <w:rPr>
          <w:lang w:val="en-US"/>
        </w:rPr>
        <w:tab/>
      </w:r>
      <w:ins w:id="20742" w:author="Charles Gifford" w:date="2017-03-21T11:53:00Z">
        <w:r w:rsidR="00962758">
          <w:rPr>
            <w:lang w:val="en-US"/>
          </w:rPr>
          <w:t xml:space="preserve">support </w:t>
        </w:r>
      </w:ins>
      <w:r w:rsidR="00476CA4">
        <w:rPr>
          <w:lang w:val="en-US"/>
        </w:rPr>
        <w:t>t</w:t>
      </w:r>
      <w:r w:rsidR="00CB7EC0" w:rsidRPr="001C220C">
        <w:rPr>
          <w:lang w:val="en-US"/>
        </w:rPr>
        <w:t xml:space="preserve">he use of objects listed in </w:t>
      </w:r>
      <w:r w:rsidR="005B5684">
        <w:rPr>
          <w:lang w:val="en-US"/>
        </w:rPr>
        <w:t xml:space="preserve">Clause </w:t>
      </w:r>
      <w:r>
        <w:rPr>
          <w:lang w:val="en-US"/>
        </w:rPr>
        <w:fldChar w:fldCharType="begin"/>
      </w:r>
      <w:r>
        <w:rPr>
          <w:lang w:val="en-US"/>
        </w:rPr>
        <w:instrText xml:space="preserve"> REF _Ref224449300 \r \h </w:instrText>
      </w:r>
      <w:r>
        <w:rPr>
          <w:lang w:val="en-US"/>
        </w:rPr>
      </w:r>
      <w:r>
        <w:rPr>
          <w:lang w:val="en-US"/>
        </w:rPr>
        <w:fldChar w:fldCharType="separate"/>
      </w:r>
      <w:r w:rsidR="006105A7">
        <w:rPr>
          <w:lang w:val="en-US"/>
        </w:rPr>
        <w:t>8</w:t>
      </w:r>
      <w:r>
        <w:rPr>
          <w:lang w:val="en-US"/>
        </w:rPr>
        <w:fldChar w:fldCharType="end"/>
      </w:r>
      <w:del w:id="20743" w:author="Charles Gifford" w:date="2017-03-21T11:53:00Z">
        <w:r w:rsidR="005B5684" w:rsidDel="00962758">
          <w:rPr>
            <w:lang w:val="en-US"/>
          </w:rPr>
          <w:delText xml:space="preserve"> </w:delText>
        </w:r>
        <w:r w:rsidR="00CB7EC0" w:rsidRPr="001C220C" w:rsidDel="00962758">
          <w:rPr>
            <w:lang w:val="en-US"/>
          </w:rPr>
          <w:delText>that are supported</w:delText>
        </w:r>
      </w:del>
      <w:r w:rsidR="00476CA4">
        <w:rPr>
          <w:lang w:val="en-US"/>
        </w:rPr>
        <w:t>,</w:t>
      </w:r>
    </w:p>
    <w:p w14:paraId="32896129" w14:textId="2E90C86C" w:rsidR="00CB7EC0" w:rsidRPr="001C220C" w:rsidRDefault="000D5E27" w:rsidP="000D5E27">
      <w:pPr>
        <w:pStyle w:val="List"/>
        <w:rPr>
          <w:lang w:val="en-US"/>
        </w:rPr>
      </w:pPr>
      <w:r>
        <w:rPr>
          <w:lang w:val="en-US"/>
        </w:rPr>
        <w:t>d)</w:t>
      </w:r>
      <w:r>
        <w:rPr>
          <w:lang w:val="en-US"/>
        </w:rPr>
        <w:tab/>
      </w:r>
      <w:ins w:id="20744" w:author="Charles Gifford" w:date="2017-03-21T11:54:00Z">
        <w:r w:rsidR="00962758">
          <w:rPr>
            <w:lang w:val="en-US"/>
          </w:rPr>
          <w:t xml:space="preserve">support </w:t>
        </w:r>
      </w:ins>
      <w:r w:rsidR="00476CA4">
        <w:rPr>
          <w:lang w:val="en-US"/>
        </w:rPr>
        <w:t>t</w:t>
      </w:r>
      <w:r w:rsidR="00CB7EC0" w:rsidRPr="001C220C">
        <w:rPr>
          <w:lang w:val="en-US"/>
        </w:rPr>
        <w:t>he use of the attributes for each supported object</w:t>
      </w:r>
      <w:r w:rsidR="00476CA4">
        <w:rPr>
          <w:lang w:val="en-US"/>
        </w:rPr>
        <w:t>,</w:t>
      </w:r>
    </w:p>
    <w:p w14:paraId="5B61337D" w14:textId="6E76F3F7" w:rsidR="00CB7EC0" w:rsidRPr="001C220C" w:rsidRDefault="000D5E27" w:rsidP="000D5E27">
      <w:pPr>
        <w:pStyle w:val="List"/>
        <w:rPr>
          <w:lang w:val="en-US"/>
        </w:rPr>
      </w:pPr>
      <w:r>
        <w:rPr>
          <w:lang w:val="en-US"/>
        </w:rPr>
        <w:t>e)</w:t>
      </w:r>
      <w:r>
        <w:rPr>
          <w:lang w:val="en-US"/>
        </w:rPr>
        <w:tab/>
      </w:r>
      <w:ins w:id="20745" w:author="Charles Gifford" w:date="2017-03-21T11:55:00Z">
        <w:r w:rsidR="00962758">
          <w:rPr>
            <w:lang w:val="en-US"/>
          </w:rPr>
          <w:t xml:space="preserve">support </w:t>
        </w:r>
      </w:ins>
      <w:r w:rsidR="00476CA4">
        <w:rPr>
          <w:lang w:val="en-US"/>
        </w:rPr>
        <w:t>t</w:t>
      </w:r>
      <w:r w:rsidR="00CB7EC0" w:rsidRPr="001C220C">
        <w:rPr>
          <w:lang w:val="en-US"/>
        </w:rPr>
        <w:t xml:space="preserve">he </w:t>
      </w:r>
      <w:ins w:id="20746" w:author="Charles Gifford" w:date="2017-03-21T11:55:00Z">
        <w:r w:rsidR="00962758">
          <w:rPr>
            <w:lang w:val="en-US"/>
          </w:rPr>
          <w:t xml:space="preserve">defined </w:t>
        </w:r>
      </w:ins>
      <w:r w:rsidR="00CB7EC0" w:rsidRPr="001C220C">
        <w:rPr>
          <w:lang w:val="en-US"/>
        </w:rPr>
        <w:t>relationships between the supported objects</w:t>
      </w:r>
      <w:r w:rsidR="00476CA4">
        <w:rPr>
          <w:lang w:val="en-US"/>
        </w:rPr>
        <w:t>,</w:t>
      </w:r>
    </w:p>
    <w:p w14:paraId="3B013B32" w14:textId="04595057" w:rsidR="000443D6" w:rsidRDefault="000D5E27" w:rsidP="000D5E27">
      <w:pPr>
        <w:pStyle w:val="List"/>
        <w:rPr>
          <w:lang w:val="en-US"/>
        </w:rPr>
      </w:pPr>
      <w:r>
        <w:rPr>
          <w:lang w:val="en-US"/>
        </w:rPr>
        <w:t>f)</w:t>
      </w:r>
      <w:r>
        <w:rPr>
          <w:lang w:val="en-US"/>
        </w:rPr>
        <w:tab/>
      </w:r>
      <w:r w:rsidR="00476CA4">
        <w:rPr>
          <w:lang w:val="en-US"/>
        </w:rPr>
        <w:t>a</w:t>
      </w:r>
      <w:r w:rsidR="00CB7EC0" w:rsidRPr="001C220C">
        <w:rPr>
          <w:lang w:val="en-US"/>
        </w:rPr>
        <w:t xml:space="preserve"> statement of the total compliance concerning definitions, objects, attributes, and relationships or, in case of partial compliance, a statement identifying explicitly the areas of noncompliance.</w:t>
      </w:r>
      <w:r w:rsidR="000443D6" w:rsidRPr="001C220C">
        <w:rPr>
          <w:lang w:val="en-US"/>
        </w:rPr>
        <w:t xml:space="preserve"> </w:t>
      </w:r>
    </w:p>
    <w:p w14:paraId="12132A9B" w14:textId="77777777" w:rsidR="00962758" w:rsidRPr="00962758" w:rsidRDefault="00962758" w:rsidP="00962758">
      <w:pPr>
        <w:pStyle w:val="List"/>
        <w:rPr>
          <w:lang w:val="en-US"/>
        </w:rPr>
      </w:pPr>
    </w:p>
    <w:p w14:paraId="716BD027" w14:textId="0456308A" w:rsidR="00962758" w:rsidRDefault="00962758" w:rsidP="00962758">
      <w:pPr>
        <w:pStyle w:val="List"/>
        <w:rPr>
          <w:lang w:val="en-US"/>
        </w:rPr>
      </w:pPr>
      <w:r w:rsidRPr="00962758">
        <w:rPr>
          <w:lang w:val="en-US"/>
        </w:rPr>
        <w:t>This is a list of minimum criteria for a compliance assessment.</w:t>
      </w:r>
    </w:p>
    <w:p w14:paraId="3948BF83" w14:textId="77777777" w:rsidR="000D5E27" w:rsidRPr="001C220C" w:rsidRDefault="000D5E27" w:rsidP="005D3893">
      <w:pPr>
        <w:pStyle w:val="PARAGRAPH"/>
        <w:rPr>
          <w:lang w:val="en-US"/>
        </w:rPr>
      </w:pPr>
    </w:p>
    <w:p w14:paraId="4D30F37C" w14:textId="56262C4B" w:rsidR="00D13370" w:rsidRDefault="00C0197F" w:rsidP="00D13370">
      <w:pPr>
        <w:pStyle w:val="ANNEXtitle"/>
        <w:rPr>
          <w:ins w:id="20747" w:author="Charles Gifford" w:date="2017-03-06T11:47:00Z"/>
          <w:lang w:val="en-US"/>
        </w:rPr>
      </w:pPr>
      <w:r w:rsidRPr="001C220C">
        <w:rPr>
          <w:lang w:val="en-US"/>
        </w:rPr>
        <w:br/>
      </w:r>
      <w:bookmarkStart w:id="20748" w:name="_Ref477939318"/>
      <w:bookmarkStart w:id="20749" w:name="_Toc478492238"/>
      <w:bookmarkStart w:id="20750" w:name="_Toc306620092"/>
      <w:bookmarkStart w:id="20751" w:name="_Toc320177011"/>
      <w:r w:rsidR="00E11040">
        <w:rPr>
          <w:lang w:val="en-US"/>
        </w:rPr>
        <w:t>(Informative</w:t>
      </w:r>
      <w:r w:rsidRPr="00971473">
        <w:rPr>
          <w:lang w:val="en-US"/>
        </w:rPr>
        <w:t>)</w:t>
      </w:r>
      <w:r w:rsidR="00971473" w:rsidRPr="00971473">
        <w:rPr>
          <w:lang w:val="en-US"/>
        </w:rPr>
        <w:br/>
      </w:r>
      <w:r w:rsidRPr="001C220C">
        <w:rPr>
          <w:lang w:val="en-US"/>
        </w:rPr>
        <w:br/>
      </w:r>
      <w:ins w:id="20752" w:author="Charles Gifford" w:date="2017-03-06T12:27:00Z">
        <w:r w:rsidR="00D04C55">
          <w:rPr>
            <w:lang w:val="en-US"/>
          </w:rPr>
          <w:t>Implementation</w:t>
        </w:r>
      </w:ins>
      <w:ins w:id="20753" w:author="Charles Gifford" w:date="2017-03-06T11:48:00Z">
        <w:r w:rsidR="0039361A">
          <w:rPr>
            <w:lang w:val="en-US"/>
          </w:rPr>
          <w:t xml:space="preserve"> </w:t>
        </w:r>
        <w:r w:rsidR="00D13370" w:rsidRPr="00D13370">
          <w:rPr>
            <w:lang w:val="en-US"/>
          </w:rPr>
          <w:t>naming convention</w:t>
        </w:r>
      </w:ins>
      <w:ins w:id="20754" w:author="Charles Gifford" w:date="2017-03-06T12:29:00Z">
        <w:r w:rsidR="0039361A">
          <w:rPr>
            <w:lang w:val="en-US"/>
          </w:rPr>
          <w:t xml:space="preserve"> for object relationships</w:t>
        </w:r>
      </w:ins>
      <w:bookmarkEnd w:id="20748"/>
      <w:bookmarkEnd w:id="20749"/>
    </w:p>
    <w:p w14:paraId="5D3C883D" w14:textId="69420F47" w:rsidR="00D13370" w:rsidRPr="00D13370" w:rsidRDefault="0039361A" w:rsidP="00425B40">
      <w:pPr>
        <w:pStyle w:val="ANNEX-heading1"/>
        <w:rPr>
          <w:ins w:id="20755" w:author="Charles Gifford" w:date="2017-03-06T11:48:00Z"/>
          <w:lang w:val="en-US"/>
        </w:rPr>
      </w:pPr>
      <w:bookmarkStart w:id="20756" w:name="_Toc478492239"/>
      <w:ins w:id="20757" w:author="Charles Gifford" w:date="2017-03-06T12:27:00Z">
        <w:r>
          <w:rPr>
            <w:lang w:val="en-US"/>
          </w:rPr>
          <w:t xml:space="preserve">Naming </w:t>
        </w:r>
      </w:ins>
      <w:ins w:id="20758" w:author="Charles Gifford" w:date="2017-03-06T12:28:00Z">
        <w:r>
          <w:rPr>
            <w:lang w:val="en-US"/>
          </w:rPr>
          <w:t>strategies</w:t>
        </w:r>
      </w:ins>
      <w:bookmarkEnd w:id="20756"/>
      <w:ins w:id="20759" w:author="Charles Gifford" w:date="2017-03-06T11:48:00Z">
        <w:r w:rsidR="00D13370" w:rsidRPr="00D13370">
          <w:rPr>
            <w:lang w:val="en-US"/>
          </w:rPr>
          <w:t xml:space="preserve"> </w:t>
        </w:r>
      </w:ins>
    </w:p>
    <w:p w14:paraId="39100001" w14:textId="4D7FE98B" w:rsidR="00D13370" w:rsidRDefault="00D13370" w:rsidP="00D13370">
      <w:pPr>
        <w:pStyle w:val="PARAGRAPH"/>
        <w:rPr>
          <w:ins w:id="20760" w:author="Charles Gifford" w:date="2017-03-06T13:42:00Z"/>
          <w:lang w:val="en-US"/>
        </w:rPr>
      </w:pPr>
      <w:ins w:id="20761" w:author="Charles Gifford" w:date="2017-03-06T11:48:00Z">
        <w:r w:rsidRPr="00D13370">
          <w:rPr>
            <w:lang w:val="en-US"/>
          </w:rPr>
          <w:t>Implementation models may use the</w:t>
        </w:r>
        <w:r w:rsidR="008724E0">
          <w:rPr>
            <w:lang w:val="en-US"/>
          </w:rPr>
          <w:t xml:space="preserve"> following naming strategies whe</w:t>
        </w:r>
      </w:ins>
      <w:ins w:id="20762" w:author="Charles Gifford" w:date="2017-03-06T12:12:00Z">
        <w:r w:rsidR="008724E0">
          <w:rPr>
            <w:lang w:val="en-US"/>
          </w:rPr>
          <w:t xml:space="preserve">n </w:t>
        </w:r>
      </w:ins>
      <w:ins w:id="20763" w:author="Charles Gifford" w:date="2017-03-06T11:48:00Z">
        <w:r w:rsidRPr="00D13370">
          <w:rPr>
            <w:lang w:val="en-US"/>
          </w:rPr>
          <w:t>p</w:t>
        </w:r>
        <w:r w:rsidR="008724E0">
          <w:rPr>
            <w:lang w:val="en-US"/>
          </w:rPr>
          <w:t>roducing</w:t>
        </w:r>
        <w:r>
          <w:rPr>
            <w:lang w:val="en-US"/>
          </w:rPr>
          <w:t xml:space="preserve"> an implementation model.</w:t>
        </w:r>
      </w:ins>
      <w:ins w:id="20764" w:author="Charles Gifford" w:date="2017-03-06T11:49:00Z">
        <w:r>
          <w:rPr>
            <w:lang w:val="en-US"/>
          </w:rPr>
          <w:t xml:space="preserve">  </w:t>
        </w:r>
      </w:ins>
    </w:p>
    <w:p w14:paraId="3F2F63D2" w14:textId="03D4711D" w:rsidR="00425B40" w:rsidRDefault="00425B40" w:rsidP="00D13370">
      <w:pPr>
        <w:pStyle w:val="PARAGRAPH"/>
        <w:rPr>
          <w:ins w:id="20765" w:author="Charles Gifford" w:date="2017-03-06T11:56:00Z"/>
          <w:lang w:val="en-US"/>
        </w:rPr>
      </w:pPr>
      <w:ins w:id="20766" w:author="Charles Gifford" w:date="2017-03-06T13:42:00Z">
        <w:r w:rsidRPr="00D13370">
          <w:rPr>
            <w:lang w:val="en-US"/>
          </w:rPr>
          <w:t>An example of the derivation of implementation models from the ISA-95 abstract model is represented in Annex G</w:t>
        </w:r>
        <w:r>
          <w:rPr>
            <w:lang w:val="en-US"/>
          </w:rPr>
          <w:t xml:space="preserve"> </w:t>
        </w:r>
        <w:r w:rsidRPr="00D13370">
          <w:rPr>
            <w:lang w:val="en-US"/>
          </w:rPr>
          <w:t>(Informative) abstract to implementation examples.</w:t>
        </w:r>
      </w:ins>
    </w:p>
    <w:p w14:paraId="217D2E42" w14:textId="77777777" w:rsidR="00791134" w:rsidRDefault="00791134" w:rsidP="00F74376">
      <w:pPr>
        <w:pStyle w:val="PARAGRAPH"/>
        <w:numPr>
          <w:ilvl w:val="0"/>
          <w:numId w:val="112"/>
        </w:numPr>
        <w:rPr>
          <w:ins w:id="20767" w:author="Charles Gifford" w:date="2017-03-06T12:40:00Z"/>
          <w:lang w:val="en-US"/>
        </w:rPr>
      </w:pPr>
      <w:ins w:id="20768" w:author="Charles Gifford" w:date="2017-03-06T12:40:00Z">
        <w:r w:rsidRPr="00D13370">
          <w:rPr>
            <w:lang w:val="en-US"/>
          </w:rPr>
          <w:t xml:space="preserve">The relationship </w:t>
        </w:r>
        <w:r>
          <w:rPr>
            <w:lang w:val="en-US"/>
          </w:rPr>
          <w:t>type conveys</w:t>
        </w:r>
        <w:r w:rsidRPr="00D13370">
          <w:rPr>
            <w:lang w:val="en-US"/>
          </w:rPr>
          <w:t xml:space="preserve"> semantics of object lifetimes and navigation. Implementations use this information in conjunction with this </w:t>
        </w:r>
        <w:r>
          <w:rPr>
            <w:lang w:val="en-US"/>
          </w:rPr>
          <w:t>annex</w:t>
        </w:r>
        <w:r w:rsidRPr="00D13370">
          <w:rPr>
            <w:lang w:val="en-US"/>
          </w:rPr>
          <w:t xml:space="preserve"> to determine the appropriate implementation model and object naming convention that is aligned with ISA-95.</w:t>
        </w:r>
      </w:ins>
    </w:p>
    <w:p w14:paraId="6619A575" w14:textId="6584D150" w:rsidR="00791134" w:rsidRPr="00791134" w:rsidRDefault="00791134" w:rsidP="00F74376">
      <w:pPr>
        <w:pStyle w:val="PARAGRAPH"/>
        <w:numPr>
          <w:ilvl w:val="0"/>
          <w:numId w:val="112"/>
        </w:numPr>
        <w:rPr>
          <w:ins w:id="20769" w:author="Charles Gifford" w:date="2017-03-06T12:40:00Z"/>
          <w:lang w:val="en-US"/>
        </w:rPr>
      </w:pPr>
      <w:ins w:id="20770" w:author="Charles Gifford" w:date="2017-03-06T12:40:00Z">
        <w:r w:rsidRPr="00D13370">
          <w:rPr>
            <w:lang w:val="en-US"/>
          </w:rPr>
          <w:t>Object lifetime and relationship navigation for a specific implementation is represented in the associated documentation of the implementation (e.g. Propose</w:t>
        </w:r>
        <w:r w:rsidR="00425B40">
          <w:rPr>
            <w:lang w:val="en-US"/>
          </w:rPr>
          <w:t>d ISA-95 Part 8: Manufacturing information exchange p</w:t>
        </w:r>
        <w:r w:rsidRPr="00D13370">
          <w:rPr>
            <w:lang w:val="en-US"/>
          </w:rPr>
          <w:t>rofile currently in draft form).</w:t>
        </w:r>
      </w:ins>
    </w:p>
    <w:p w14:paraId="232C0A2B" w14:textId="6AE92B95" w:rsidR="00791134" w:rsidRDefault="008724E0" w:rsidP="00F74376">
      <w:pPr>
        <w:pStyle w:val="PARAGRAPH"/>
        <w:numPr>
          <w:ilvl w:val="0"/>
          <w:numId w:val="112"/>
        </w:numPr>
        <w:rPr>
          <w:ins w:id="20771" w:author="Charles Gifford" w:date="2017-03-06T12:38:00Z"/>
          <w:lang w:val="en-US"/>
        </w:rPr>
      </w:pPr>
      <w:ins w:id="20772" w:author="Charles Gifford" w:date="2017-03-06T12:13:00Z">
        <w:r>
          <w:rPr>
            <w:lang w:val="en-US"/>
          </w:rPr>
          <w:t>T</w:t>
        </w:r>
      </w:ins>
      <w:ins w:id="20773" w:author="Charles Gifford" w:date="2017-03-06T11:48:00Z">
        <w:r w:rsidR="00D13370" w:rsidRPr="00D13370">
          <w:rPr>
            <w:lang w:val="en-US"/>
          </w:rPr>
          <w:t xml:space="preserve">he relationship </w:t>
        </w:r>
      </w:ins>
      <w:ins w:id="20774" w:author="Charles Gifford" w:date="2017-03-06T12:12:00Z">
        <w:r>
          <w:rPr>
            <w:lang w:val="en-US"/>
          </w:rPr>
          <w:t>roles</w:t>
        </w:r>
      </w:ins>
      <w:ins w:id="20775" w:author="Charles Gifford" w:date="2017-03-06T11:48:00Z">
        <w:r w:rsidR="00D13370" w:rsidRPr="00D13370">
          <w:rPr>
            <w:lang w:val="en-US"/>
          </w:rPr>
          <w:t xml:space="preserve"> from abstract ISA-95 UML models are represented </w:t>
        </w:r>
      </w:ins>
      <w:ins w:id="20776" w:author="Charles Gifford" w:date="2017-03-06T12:14:00Z">
        <w:r>
          <w:rPr>
            <w:lang w:val="en-US"/>
          </w:rPr>
          <w:t>with</w:t>
        </w:r>
      </w:ins>
      <w:ins w:id="20777" w:author="Charles Gifford" w:date="2017-03-06T11:48:00Z">
        <w:r w:rsidR="00D13370" w:rsidRPr="00D13370">
          <w:rPr>
            <w:lang w:val="en-US"/>
          </w:rPr>
          <w:t>in the objects</w:t>
        </w:r>
      </w:ins>
      <w:ins w:id="20778" w:author="Charles Gifford" w:date="2017-03-06T11:57:00Z">
        <w:r w:rsidR="00B109C0">
          <w:rPr>
            <w:lang w:val="en-US"/>
          </w:rPr>
          <w:t xml:space="preserve"> or elements</w:t>
        </w:r>
      </w:ins>
      <w:ins w:id="20779" w:author="Charles Gifford" w:date="2017-03-06T11:48:00Z">
        <w:r>
          <w:rPr>
            <w:lang w:val="en-US"/>
          </w:rPr>
          <w:t xml:space="preserve"> of an implementation. </w:t>
        </w:r>
      </w:ins>
      <w:ins w:id="20780" w:author="Charles Gifford" w:date="2017-03-06T12:15:00Z">
        <w:r>
          <w:rPr>
            <w:lang w:val="en-US"/>
          </w:rPr>
          <w:t xml:space="preserve">Implemented </w:t>
        </w:r>
      </w:ins>
      <w:ins w:id="20781" w:author="Charles Gifford" w:date="2017-03-06T11:48:00Z">
        <w:r>
          <w:rPr>
            <w:lang w:val="en-US"/>
          </w:rPr>
          <w:t xml:space="preserve">objects </w:t>
        </w:r>
      </w:ins>
      <w:ins w:id="20782" w:author="Charles Gifford" w:date="2017-03-06T12:15:00Z">
        <w:r>
          <w:rPr>
            <w:lang w:val="en-US"/>
          </w:rPr>
          <w:t xml:space="preserve">may </w:t>
        </w:r>
      </w:ins>
      <w:ins w:id="20783" w:author="Charles Gifford" w:date="2017-03-06T12:50:00Z">
        <w:r w:rsidR="00C92BF2">
          <w:rPr>
            <w:lang w:val="en-US"/>
          </w:rPr>
          <w:t xml:space="preserve">the </w:t>
        </w:r>
      </w:ins>
      <w:ins w:id="20784" w:author="Charles Gifford" w:date="2017-03-06T11:48:00Z">
        <w:r>
          <w:rPr>
            <w:lang w:val="en-US"/>
          </w:rPr>
          <w:t>follow</w:t>
        </w:r>
      </w:ins>
      <w:ins w:id="20785" w:author="Charles Gifford" w:date="2017-03-06T12:50:00Z">
        <w:r w:rsidR="00C92BF2">
          <w:rPr>
            <w:lang w:val="en-US"/>
          </w:rPr>
          <w:t>ing</w:t>
        </w:r>
      </w:ins>
      <w:ins w:id="20786" w:author="Charles Gifford" w:date="2017-03-06T12:18:00Z">
        <w:r w:rsidR="000F31F8">
          <w:rPr>
            <w:lang w:val="en-US"/>
          </w:rPr>
          <w:t xml:space="preserve"> role</w:t>
        </w:r>
      </w:ins>
      <w:ins w:id="20787" w:author="Charles Gifford" w:date="2017-03-06T11:48:00Z">
        <w:r w:rsidR="00D13370" w:rsidRPr="00D13370">
          <w:rPr>
            <w:lang w:val="en-US"/>
          </w:rPr>
          <w:t xml:space="preserve"> naming convent</w:t>
        </w:r>
        <w:r>
          <w:rPr>
            <w:lang w:val="en-US"/>
          </w:rPr>
          <w:t>ion.</w:t>
        </w:r>
      </w:ins>
    </w:p>
    <w:p w14:paraId="33C29A3B" w14:textId="08C25B0F" w:rsidR="00791134" w:rsidRPr="00791134" w:rsidRDefault="00791134" w:rsidP="00F74376">
      <w:pPr>
        <w:pStyle w:val="PARAGRAPH"/>
        <w:numPr>
          <w:ilvl w:val="1"/>
          <w:numId w:val="112"/>
        </w:numPr>
        <w:ind w:left="720"/>
        <w:rPr>
          <w:ins w:id="20788" w:author="Charles Gifford" w:date="2017-03-06T12:38:00Z"/>
          <w:lang w:val="en-US"/>
        </w:rPr>
      </w:pPr>
      <w:ins w:id="20789" w:author="Charles Gifford" w:date="2017-03-06T12:38:00Z">
        <w:r w:rsidRPr="00791134">
          <w:rPr>
            <w:lang w:val="en-US"/>
          </w:rPr>
          <w:t xml:space="preserve">In each object’s role table, a related object is represented by the name defined in the ISA-95 UML model relationships table. </w:t>
        </w:r>
      </w:ins>
    </w:p>
    <w:p w14:paraId="297E1FCF" w14:textId="4BA38AEC" w:rsidR="00791134" w:rsidRDefault="00791134" w:rsidP="00F74376">
      <w:pPr>
        <w:pStyle w:val="PARAGRAPH"/>
        <w:numPr>
          <w:ilvl w:val="1"/>
          <w:numId w:val="112"/>
        </w:numPr>
        <w:ind w:left="720"/>
        <w:rPr>
          <w:ins w:id="20790" w:author="Charles Gifford" w:date="2017-03-06T12:37:00Z"/>
          <w:lang w:val="en-US"/>
        </w:rPr>
      </w:pPr>
      <w:ins w:id="20791" w:author="Charles Gifford" w:date="2017-03-06T12:38:00Z">
        <w:r w:rsidRPr="000F31F8">
          <w:rPr>
            <w:lang w:val="en-US"/>
          </w:rPr>
          <w:t>The role name for the related object in an object role table is a logical name and may convey semantics of the related object in some implementations.</w:t>
        </w:r>
      </w:ins>
    </w:p>
    <w:p w14:paraId="63D93920" w14:textId="42C1AECB" w:rsidR="00791134" w:rsidRDefault="00791134" w:rsidP="00F74376">
      <w:pPr>
        <w:pStyle w:val="PARAGRAPH"/>
        <w:numPr>
          <w:ilvl w:val="0"/>
          <w:numId w:val="112"/>
        </w:numPr>
        <w:rPr>
          <w:ins w:id="20792" w:author="Charles Gifford" w:date="2017-03-06T12:41:00Z"/>
          <w:lang w:val="en-US"/>
        </w:rPr>
      </w:pPr>
      <w:ins w:id="20793" w:author="Charles Gifford" w:date="2017-03-06T12:40:00Z">
        <w:r w:rsidRPr="0039361A">
          <w:rPr>
            <w:lang w:val="en-US"/>
          </w:rPr>
          <w:t>Implementation names are typically represented without spaces and have the first letter of each word capitalized</w:t>
        </w:r>
      </w:ins>
      <w:ins w:id="20794" w:author="Charles Gifford" w:date="2017-03-06T12:51:00Z">
        <w:r w:rsidR="00C92BF2">
          <w:rPr>
            <w:lang w:val="en-US"/>
          </w:rPr>
          <w:t>.</w:t>
        </w:r>
      </w:ins>
      <w:ins w:id="20795" w:author="Charles Gifford" w:date="2017-03-06T12:40:00Z">
        <w:r w:rsidRPr="00D04C55">
          <w:rPr>
            <w:lang w:val="en-US"/>
          </w:rPr>
          <w:t xml:space="preserve"> </w:t>
        </w:r>
      </w:ins>
    </w:p>
    <w:p w14:paraId="5A39578E" w14:textId="255C5FF0" w:rsidR="00D13370" w:rsidRPr="00D04C55" w:rsidRDefault="00D13370" w:rsidP="00F74376">
      <w:pPr>
        <w:pStyle w:val="PARAGRAPH"/>
        <w:numPr>
          <w:ilvl w:val="0"/>
          <w:numId w:val="112"/>
        </w:numPr>
        <w:rPr>
          <w:ins w:id="20796" w:author="Charles Gifford" w:date="2017-03-06T11:48:00Z"/>
          <w:lang w:val="en-US"/>
        </w:rPr>
      </w:pPr>
      <w:ins w:id="20797" w:author="Charles Gifford" w:date="2017-03-06T11:48:00Z">
        <w:r w:rsidRPr="00D04C55">
          <w:rPr>
            <w:lang w:val="en-US"/>
          </w:rPr>
          <w:t xml:space="preserve">Object type representation: The structure (type) of an object is represented by an object name without spaces and ‘Type’ suffix. </w:t>
        </w:r>
      </w:ins>
    </w:p>
    <w:p w14:paraId="64E0BBD3" w14:textId="77777777" w:rsidR="00D13370" w:rsidRPr="00D13370" w:rsidRDefault="00D13370" w:rsidP="00425B40">
      <w:pPr>
        <w:pStyle w:val="EXAMPLE0"/>
        <w:rPr>
          <w:ins w:id="20798" w:author="Charles Gifford" w:date="2017-03-06T11:48:00Z"/>
          <w:lang w:val="en-US"/>
        </w:rPr>
      </w:pPr>
      <w:ins w:id="20799" w:author="Charles Gifford" w:date="2017-03-06T11:48:00Z">
        <w:r w:rsidRPr="00D13370">
          <w:rPr>
            <w:lang w:val="en-US"/>
          </w:rPr>
          <w:t>EXAMPLE</w:t>
        </w:r>
        <w:r w:rsidRPr="00D13370">
          <w:rPr>
            <w:lang w:val="en-US"/>
          </w:rPr>
          <w:tab/>
          <w:t xml:space="preserve">Object name = Material lot; Object type = MaterialLotType. </w:t>
        </w:r>
      </w:ins>
    </w:p>
    <w:p w14:paraId="1C92744E" w14:textId="73A2A327" w:rsidR="00D13370" w:rsidRPr="00D13370" w:rsidRDefault="00D13370" w:rsidP="00F74376">
      <w:pPr>
        <w:pStyle w:val="PARAGRAPH"/>
        <w:numPr>
          <w:ilvl w:val="0"/>
          <w:numId w:val="112"/>
        </w:numPr>
        <w:rPr>
          <w:ins w:id="20800" w:author="Charles Gifford" w:date="2017-03-06T11:48:00Z"/>
          <w:lang w:val="en-US"/>
        </w:rPr>
      </w:pPr>
      <w:ins w:id="20801" w:author="Charles Gifford" w:date="2017-03-06T11:48:00Z">
        <w:r w:rsidRPr="00D13370">
          <w:rPr>
            <w:lang w:val="en-US"/>
          </w:rPr>
          <w:t>A contained object: The object’s attribute name is the object name. The object type is the object name with ‘Type’ suffix.</w:t>
        </w:r>
      </w:ins>
    </w:p>
    <w:p w14:paraId="3984A855" w14:textId="77777777" w:rsidR="00D13370" w:rsidRPr="00D13370" w:rsidRDefault="00D13370" w:rsidP="00425B40">
      <w:pPr>
        <w:pStyle w:val="EXAMPLE0"/>
        <w:rPr>
          <w:ins w:id="20802" w:author="Charles Gifford" w:date="2017-03-06T11:48:00Z"/>
          <w:lang w:val="en-US"/>
        </w:rPr>
      </w:pPr>
      <w:ins w:id="20803" w:author="Charles Gifford" w:date="2017-03-06T11:48:00Z">
        <w:r w:rsidRPr="00D13370">
          <w:rPr>
            <w:lang w:val="en-US"/>
          </w:rPr>
          <w:t xml:space="preserve">EXAMPLE </w:t>
        </w:r>
        <w:r w:rsidRPr="00D13370">
          <w:rPr>
            <w:lang w:val="en-US"/>
          </w:rPr>
          <w:tab/>
          <w:t>Object name = Material lot; Object type = MaterialLotType.</w:t>
        </w:r>
      </w:ins>
    </w:p>
    <w:p w14:paraId="313A901C" w14:textId="4D281E3C" w:rsidR="00D13370" w:rsidRPr="00D13370" w:rsidRDefault="00D13370" w:rsidP="00F74376">
      <w:pPr>
        <w:pStyle w:val="PARAGRAPH"/>
        <w:numPr>
          <w:ilvl w:val="0"/>
          <w:numId w:val="112"/>
        </w:numPr>
        <w:rPr>
          <w:ins w:id="20804" w:author="Charles Gifford" w:date="2017-03-06T11:48:00Z"/>
          <w:lang w:val="en-US"/>
        </w:rPr>
      </w:pPr>
      <w:ins w:id="20805" w:author="Charles Gifford" w:date="2017-03-06T11:48:00Z">
        <w:r w:rsidRPr="00D13370">
          <w:rPr>
            <w:lang w:val="en-US"/>
          </w:rPr>
          <w:t>A referenced object (not contained physically in the object): Object name has an ‘ID’ appended to the object name.  The object type is the object name with ‘Type’ suffix.</w:t>
        </w:r>
      </w:ins>
    </w:p>
    <w:p w14:paraId="2EB743BC" w14:textId="77777777" w:rsidR="00D13370" w:rsidRPr="00D13370" w:rsidRDefault="00D13370" w:rsidP="00425B40">
      <w:pPr>
        <w:pStyle w:val="EXAMPLE0"/>
        <w:rPr>
          <w:ins w:id="20806" w:author="Charles Gifford" w:date="2017-03-06T11:48:00Z"/>
          <w:lang w:val="en-US"/>
        </w:rPr>
      </w:pPr>
      <w:ins w:id="20807" w:author="Charles Gifford" w:date="2017-03-06T11:48:00Z">
        <w:r w:rsidRPr="00D13370">
          <w:rPr>
            <w:lang w:val="en-US"/>
          </w:rPr>
          <w:t xml:space="preserve">EXAMPLE </w:t>
        </w:r>
        <w:r w:rsidRPr="00D13370">
          <w:rPr>
            <w:lang w:val="en-US"/>
          </w:rPr>
          <w:tab/>
          <w:t>Object name = Material Lot ID; Object type = MaterialLotIDType</w:t>
        </w:r>
      </w:ins>
    </w:p>
    <w:p w14:paraId="47AE5AAA" w14:textId="10CFE989" w:rsidR="00D13370" w:rsidRPr="00D13370" w:rsidRDefault="00D13370" w:rsidP="00F74376">
      <w:pPr>
        <w:pStyle w:val="PARAGRAPH"/>
        <w:numPr>
          <w:ilvl w:val="0"/>
          <w:numId w:val="112"/>
        </w:numPr>
        <w:rPr>
          <w:ins w:id="20808" w:author="Charles Gifford" w:date="2017-03-06T11:48:00Z"/>
          <w:lang w:val="en-US"/>
        </w:rPr>
      </w:pPr>
      <w:ins w:id="20809" w:author="Charles Gifford" w:date="2017-03-06T11:48:00Z">
        <w:r w:rsidRPr="00D13370">
          <w:rPr>
            <w:lang w:val="en-US"/>
          </w:rPr>
          <w:t>A related object, single occurr</w:t>
        </w:r>
        <w:r w:rsidR="00D129AC">
          <w:rPr>
            <w:lang w:val="en-US"/>
          </w:rPr>
          <w:t>ence: The relationship related</w:t>
        </w:r>
      </w:ins>
      <w:ins w:id="20810" w:author="Charles Gifford" w:date="2017-03-06T12:58:00Z">
        <w:r w:rsidR="00D129AC">
          <w:rPr>
            <w:lang w:val="en-US"/>
          </w:rPr>
          <w:t xml:space="preserve"> object</w:t>
        </w:r>
      </w:ins>
      <w:ins w:id="20811" w:author="Charles Gifford" w:date="2017-03-06T11:48:00Z">
        <w:r w:rsidRPr="00D13370">
          <w:rPr>
            <w:lang w:val="en-US"/>
          </w:rPr>
          <w:t xml:space="preserve"> name is the name of the object.  The object type is the object name with ‘Type’ suffix.</w:t>
        </w:r>
      </w:ins>
    </w:p>
    <w:p w14:paraId="06D8FDA9" w14:textId="77777777" w:rsidR="00D13370" w:rsidRPr="00D13370" w:rsidRDefault="00D13370" w:rsidP="00425B40">
      <w:pPr>
        <w:pStyle w:val="EXAMPLE0"/>
        <w:rPr>
          <w:ins w:id="20812" w:author="Charles Gifford" w:date="2017-03-06T11:48:00Z"/>
          <w:lang w:val="en-US"/>
        </w:rPr>
      </w:pPr>
      <w:ins w:id="20813" w:author="Charles Gifford" w:date="2017-03-06T11:48:00Z">
        <w:r w:rsidRPr="00D13370">
          <w:rPr>
            <w:lang w:val="en-US"/>
          </w:rPr>
          <w:t>EXAMPLE</w:t>
        </w:r>
        <w:r w:rsidRPr="00D13370">
          <w:rPr>
            <w:lang w:val="en-US"/>
          </w:rPr>
          <w:tab/>
          <w:t>Object name = Material Lot; Object type = Material Lot Type</w:t>
        </w:r>
      </w:ins>
    </w:p>
    <w:p w14:paraId="4D87DDF6" w14:textId="7B21FA29" w:rsidR="00D13370" w:rsidRPr="00D13370" w:rsidRDefault="00D13370" w:rsidP="00F74376">
      <w:pPr>
        <w:pStyle w:val="PARAGRAPH"/>
        <w:numPr>
          <w:ilvl w:val="0"/>
          <w:numId w:val="112"/>
        </w:numPr>
        <w:rPr>
          <w:ins w:id="20814" w:author="Charles Gifford" w:date="2017-03-06T11:48:00Z"/>
          <w:lang w:val="en-US"/>
        </w:rPr>
      </w:pPr>
      <w:ins w:id="20815" w:author="Charles Gifford" w:date="2017-03-06T11:48:00Z">
        <w:r w:rsidRPr="00D13370">
          <w:rPr>
            <w:lang w:val="en-US"/>
          </w:rPr>
          <w:t xml:space="preserve">A related object, multiple occurrences: Each occurrence is the object name when the message format allows (e.g. XML) or within a collection object with the object name as the plural of the object name. </w:t>
        </w:r>
      </w:ins>
    </w:p>
    <w:p w14:paraId="705B0E97" w14:textId="3CAEE5D5" w:rsidR="00D13370" w:rsidRPr="00D13370" w:rsidRDefault="00D129AC" w:rsidP="00425B40">
      <w:pPr>
        <w:pStyle w:val="EXAMPLE0"/>
        <w:rPr>
          <w:ins w:id="20816" w:author="Charles Gifford" w:date="2017-03-06T11:48:00Z"/>
          <w:lang w:val="en-US"/>
        </w:rPr>
      </w:pPr>
      <w:ins w:id="20817" w:author="Charles Gifford" w:date="2017-03-06T11:48:00Z">
        <w:r>
          <w:rPr>
            <w:lang w:val="en-US"/>
          </w:rPr>
          <w:t>EXAMPLE</w:t>
        </w:r>
        <w:r>
          <w:rPr>
            <w:lang w:val="en-US"/>
          </w:rPr>
          <w:tab/>
          <w:t>Material lot</w:t>
        </w:r>
        <w:r w:rsidR="00D13370" w:rsidRPr="00D13370">
          <w:rPr>
            <w:lang w:val="en-US"/>
          </w:rPr>
          <w:t xml:space="preserve"> is the attribute name for a</w:t>
        </w:r>
        <w:r>
          <w:rPr>
            <w:lang w:val="en-US"/>
          </w:rPr>
          <w:t xml:space="preserve"> collection of </w:t>
        </w:r>
        <w:r w:rsidRPr="0098421C">
          <w:rPr>
            <w:i/>
            <w:lang w:val="en-US"/>
          </w:rPr>
          <w:t>material l</w:t>
        </w:r>
        <w:r w:rsidR="00D13370" w:rsidRPr="0098421C">
          <w:rPr>
            <w:i/>
            <w:lang w:val="en-US"/>
          </w:rPr>
          <w:t xml:space="preserve">ot </w:t>
        </w:r>
        <w:r w:rsidR="00D13370" w:rsidRPr="00D13370">
          <w:rPr>
            <w:lang w:val="en-US"/>
          </w:rPr>
          <w:t>entries</w:t>
        </w:r>
      </w:ins>
    </w:p>
    <w:p w14:paraId="704BAA18" w14:textId="4AE7F506" w:rsidR="00D13370" w:rsidRPr="00D13370" w:rsidRDefault="00D13370" w:rsidP="00425B40">
      <w:pPr>
        <w:pStyle w:val="NOTE0"/>
        <w:rPr>
          <w:ins w:id="20818" w:author="Charles Gifford" w:date="2017-03-06T11:48:00Z"/>
          <w:lang w:val="en-US"/>
        </w:rPr>
      </w:pPr>
      <w:ins w:id="20819" w:author="Charles Gifford" w:date="2017-03-06T11:48:00Z">
        <w:r w:rsidRPr="00D13370">
          <w:rPr>
            <w:lang w:val="en-US"/>
          </w:rPr>
          <w:t>NOTE</w:t>
        </w:r>
        <w:r w:rsidRPr="00D13370">
          <w:rPr>
            <w:lang w:val="en-US"/>
          </w:rPr>
          <w:tab/>
        </w:r>
        <w:r w:rsidRPr="0098421C">
          <w:rPr>
            <w:i/>
            <w:lang w:val="en-US"/>
          </w:rPr>
          <w:t xml:space="preserve">Equipment </w:t>
        </w:r>
        <w:r w:rsidRPr="00D13370">
          <w:rPr>
            <w:lang w:val="en-US"/>
          </w:rPr>
          <w:t>is a special case for plurality in that the object name is used in both contexts</w:t>
        </w:r>
      </w:ins>
      <w:ins w:id="20820" w:author="Charles Gifford" w:date="2017-03-06T12:59:00Z">
        <w:r w:rsidR="00D129AC">
          <w:rPr>
            <w:lang w:val="en-US"/>
          </w:rPr>
          <w:t>, singular and plural</w:t>
        </w:r>
      </w:ins>
      <w:ins w:id="20821" w:author="Charles Gifford" w:date="2017-03-06T11:48:00Z">
        <w:r w:rsidRPr="00D13370">
          <w:rPr>
            <w:lang w:val="en-US"/>
          </w:rPr>
          <w:t xml:space="preserve">. In many implementations, the representation of </w:t>
        </w:r>
        <w:r w:rsidRPr="0098421C">
          <w:rPr>
            <w:i/>
            <w:lang w:val="en-US"/>
          </w:rPr>
          <w:t xml:space="preserve">equipment </w:t>
        </w:r>
        <w:r w:rsidRPr="00D13370">
          <w:rPr>
            <w:lang w:val="en-US"/>
          </w:rPr>
          <w:t xml:space="preserve">is a hierarchy, which allows the use of parent </w:t>
        </w:r>
        <w:r w:rsidRPr="0098421C">
          <w:rPr>
            <w:i/>
            <w:lang w:val="en-US"/>
          </w:rPr>
          <w:t xml:space="preserve">equipment </w:t>
        </w:r>
        <w:r w:rsidRPr="00D13370">
          <w:rPr>
            <w:lang w:val="en-US"/>
          </w:rPr>
          <w:t xml:space="preserve">and child </w:t>
        </w:r>
        <w:r w:rsidRPr="0098421C">
          <w:rPr>
            <w:i/>
            <w:lang w:val="en-US"/>
          </w:rPr>
          <w:t>equipment</w:t>
        </w:r>
        <w:r w:rsidRPr="00D13370">
          <w:rPr>
            <w:lang w:val="en-US"/>
          </w:rPr>
          <w:t xml:space="preserve"> as presented below.</w:t>
        </w:r>
      </w:ins>
    </w:p>
    <w:p w14:paraId="21C942A5" w14:textId="19682D0E" w:rsidR="00D13370" w:rsidRPr="00D13370" w:rsidRDefault="00D13370" w:rsidP="00F74376">
      <w:pPr>
        <w:pStyle w:val="PARAGRAPH"/>
        <w:numPr>
          <w:ilvl w:val="0"/>
          <w:numId w:val="112"/>
        </w:numPr>
        <w:rPr>
          <w:ins w:id="20822" w:author="Charles Gifford" w:date="2017-03-06T11:48:00Z"/>
          <w:lang w:val="en-US"/>
        </w:rPr>
      </w:pPr>
      <w:ins w:id="20823" w:author="Charles Gifford" w:date="2017-03-06T11:48:00Z">
        <w:r w:rsidRPr="00D13370">
          <w:rPr>
            <w:lang w:val="en-US"/>
          </w:rPr>
          <w:t>A relate object, multiple occurrences with different semantic meaning: The relationship object name is used as prefix to distinguish the two entries.</w:t>
        </w:r>
      </w:ins>
    </w:p>
    <w:p w14:paraId="410E8B62" w14:textId="14FC2833" w:rsidR="00D13370" w:rsidRPr="00D13370" w:rsidRDefault="007A7E80" w:rsidP="00425B40">
      <w:pPr>
        <w:pStyle w:val="EXAMPLE0"/>
        <w:rPr>
          <w:ins w:id="20824" w:author="Charles Gifford" w:date="2017-03-06T11:48:00Z"/>
          <w:lang w:val="en-US"/>
        </w:rPr>
      </w:pPr>
      <w:ins w:id="20825" w:author="Charles Gifford" w:date="2017-03-06T11:48:00Z">
        <w:r>
          <w:rPr>
            <w:lang w:val="en-US"/>
          </w:rPr>
          <w:t>EXAMPLE</w:t>
        </w:r>
        <w:r>
          <w:rPr>
            <w:lang w:val="en-US"/>
          </w:rPr>
          <w:tab/>
        </w:r>
        <w:r w:rsidR="00D13370" w:rsidRPr="0098421C">
          <w:rPr>
            <w:i/>
            <w:lang w:val="en-US"/>
          </w:rPr>
          <w:t>Equipment</w:t>
        </w:r>
      </w:ins>
      <w:ins w:id="20826" w:author="Charles Gifford" w:date="2017-03-06T13:37:00Z">
        <w:r w:rsidRPr="0098421C">
          <w:rPr>
            <w:i/>
            <w:lang w:val="en-US"/>
          </w:rPr>
          <w:t xml:space="preserve"> Parent</w:t>
        </w:r>
      </w:ins>
      <w:ins w:id="20827" w:author="Charles Gifford" w:date="2017-03-06T11:48:00Z">
        <w:r w:rsidRPr="0098421C">
          <w:rPr>
            <w:i/>
            <w:lang w:val="en-US"/>
          </w:rPr>
          <w:t>,</w:t>
        </w:r>
      </w:ins>
      <w:ins w:id="20828" w:author="Charles Gifford" w:date="2017-03-06T13:37:00Z">
        <w:r w:rsidRPr="0098421C">
          <w:rPr>
            <w:i/>
            <w:lang w:val="en-US"/>
          </w:rPr>
          <w:t xml:space="preserve"> </w:t>
        </w:r>
      </w:ins>
      <w:ins w:id="20829" w:author="Charles Gifford" w:date="2017-03-06T11:48:00Z">
        <w:r w:rsidR="00D13370" w:rsidRPr="0098421C">
          <w:rPr>
            <w:i/>
            <w:lang w:val="en-US"/>
          </w:rPr>
          <w:t>Equipment</w:t>
        </w:r>
      </w:ins>
      <w:ins w:id="20830" w:author="Charles Gifford" w:date="2017-03-06T13:38:00Z">
        <w:r w:rsidRPr="0098421C">
          <w:rPr>
            <w:i/>
            <w:lang w:val="en-US"/>
          </w:rPr>
          <w:t xml:space="preserve"> child</w:t>
        </w:r>
      </w:ins>
      <w:ins w:id="20831" w:author="Charles Gifford" w:date="2017-03-06T11:48:00Z">
        <w:r w:rsidR="00D13370" w:rsidRPr="0098421C">
          <w:rPr>
            <w:i/>
            <w:lang w:val="en-US"/>
          </w:rPr>
          <w:t>.</w:t>
        </w:r>
      </w:ins>
    </w:p>
    <w:p w14:paraId="66060777" w14:textId="407F8C52" w:rsidR="00D13370" w:rsidRPr="00D13370" w:rsidRDefault="00D13370" w:rsidP="00F74376">
      <w:pPr>
        <w:pStyle w:val="PARAGRAPH"/>
        <w:numPr>
          <w:ilvl w:val="0"/>
          <w:numId w:val="112"/>
        </w:numPr>
        <w:rPr>
          <w:ins w:id="20832" w:author="Charles Gifford" w:date="2017-03-06T11:48:00Z"/>
          <w:lang w:val="en-US"/>
        </w:rPr>
      </w:pPr>
      <w:ins w:id="20833" w:author="Charles Gifford" w:date="2017-03-06T11:48:00Z">
        <w:r w:rsidRPr="00D13370">
          <w:rPr>
            <w:lang w:val="en-US"/>
          </w:rPr>
          <w:t>Entry points to an intermediate object relationship (UML Nary/Ternary relationship association class): The implementation represents an intermediary object containing the identifiers of the multiple objects participating in the relationship.</w:t>
        </w:r>
      </w:ins>
    </w:p>
    <w:p w14:paraId="10594A68" w14:textId="0C2D10E0" w:rsidR="00D13370" w:rsidRPr="00D13370" w:rsidRDefault="00D13370" w:rsidP="00F74376">
      <w:pPr>
        <w:pStyle w:val="PARAGRAPH"/>
        <w:numPr>
          <w:ilvl w:val="0"/>
          <w:numId w:val="112"/>
        </w:numPr>
        <w:rPr>
          <w:ins w:id="20834" w:author="Charles Gifford" w:date="2017-03-06T11:48:00Z"/>
          <w:lang w:val="en-US"/>
        </w:rPr>
      </w:pPr>
      <w:ins w:id="20835" w:author="Charles Gifford" w:date="2017-03-06T11:48:00Z">
        <w:r w:rsidRPr="00D13370">
          <w:rPr>
            <w:lang w:val="en-US"/>
          </w:rPr>
          <w:t>In a composite element part</w:t>
        </w:r>
        <w:r w:rsidR="00D129AC">
          <w:rPr>
            <w:lang w:val="en-US"/>
          </w:rPr>
          <w:t>, the multiplicity value is one:</w:t>
        </w:r>
        <w:r w:rsidRPr="00D13370">
          <w:rPr>
            <w:lang w:val="en-US"/>
          </w:rPr>
          <w:t xml:space="preserve"> In an implementation that uses containment (the part is physically contained in the whole, not represented as a reference)</w:t>
        </w:r>
      </w:ins>
      <w:ins w:id="20836" w:author="Charles Gifford" w:date="2017-03-06T13:01:00Z">
        <w:r w:rsidR="00D129AC">
          <w:rPr>
            <w:lang w:val="en-US"/>
          </w:rPr>
          <w:t>,</w:t>
        </w:r>
      </w:ins>
      <w:ins w:id="20837" w:author="Charles Gifford" w:date="2017-03-06T11:48:00Z">
        <w:r w:rsidRPr="00D13370">
          <w:rPr>
            <w:lang w:val="en-US"/>
          </w:rPr>
          <w:t xml:space="preserve"> the containment infers the multiplicity of one representation. The whole object is still represented as an attribute of the part in implementation models where navigation from part to whole explicitly is required.</w:t>
        </w:r>
      </w:ins>
    </w:p>
    <w:p w14:paraId="4C883A04" w14:textId="77777777" w:rsidR="00D13370" w:rsidRPr="00D13370" w:rsidRDefault="00D13370" w:rsidP="00425B40">
      <w:pPr>
        <w:pStyle w:val="EXAMPLE0"/>
        <w:rPr>
          <w:ins w:id="20838" w:author="Charles Gifford" w:date="2017-03-06T11:48:00Z"/>
          <w:lang w:val="en-US"/>
        </w:rPr>
      </w:pPr>
      <w:ins w:id="20839" w:author="Charles Gifford" w:date="2017-03-06T11:48:00Z">
        <w:r w:rsidRPr="00D13370">
          <w:rPr>
            <w:lang w:val="en-US"/>
          </w:rPr>
          <w:t>EXAMPLE</w:t>
        </w:r>
        <w:r w:rsidRPr="00D13370">
          <w:rPr>
            <w:lang w:val="en-US"/>
          </w:rPr>
          <w:tab/>
        </w:r>
        <w:r w:rsidRPr="00425B40">
          <w:rPr>
            <w:i/>
            <w:lang w:val="en-US"/>
          </w:rPr>
          <w:t>Equipment asset mapping</w:t>
        </w:r>
        <w:r w:rsidRPr="00D13370">
          <w:rPr>
            <w:lang w:val="en-US"/>
          </w:rPr>
          <w:t xml:space="preserve">. </w:t>
        </w:r>
        <w:r w:rsidRPr="00425B40">
          <w:rPr>
            <w:i/>
            <w:lang w:val="en-US"/>
          </w:rPr>
          <w:t>Equipment</w:t>
        </w:r>
        <w:r w:rsidRPr="00D13370">
          <w:rPr>
            <w:lang w:val="en-US"/>
          </w:rPr>
          <w:t xml:space="preserve"> is an </w:t>
        </w:r>
        <w:r w:rsidRPr="00425B40">
          <w:rPr>
            <w:i/>
            <w:lang w:val="en-US"/>
          </w:rPr>
          <w:t>equipment asset mapping type</w:t>
        </w:r>
        <w:r w:rsidRPr="00D13370">
          <w:rPr>
            <w:lang w:val="en-US"/>
          </w:rPr>
          <w:t xml:space="preserve"> which contains the identifiers and other attributes defining the relationship between objects.</w:t>
        </w:r>
      </w:ins>
    </w:p>
    <w:p w14:paraId="49864092" w14:textId="1F2D51C3" w:rsidR="007B18B6" w:rsidRPr="007B18B6" w:rsidRDefault="00DD1730" w:rsidP="007B18B6">
      <w:pPr>
        <w:pStyle w:val="ANNEXtitle"/>
        <w:rPr>
          <w:ins w:id="20840" w:author="Charles Gifford" w:date="2017-03-10T00:51:00Z"/>
          <w:lang w:val="en-US"/>
        </w:rPr>
      </w:pPr>
      <w:ins w:id="20841" w:author="Charles Gifford" w:date="2017-03-10T00:49:00Z">
        <w:r w:rsidRPr="00971473">
          <w:rPr>
            <w:lang w:val="en-US"/>
          </w:rPr>
          <w:br/>
        </w:r>
      </w:ins>
      <w:bookmarkStart w:id="20842" w:name="_Toc478492240"/>
      <w:ins w:id="20843" w:author="Charles Gifford" w:date="2017-03-10T00:51:00Z">
        <w:r w:rsidR="007B18B6" w:rsidRPr="007B18B6">
          <w:rPr>
            <w:lang w:val="en-US"/>
          </w:rPr>
          <w:t>Value syntax</w:t>
        </w:r>
        <w:bookmarkEnd w:id="20842"/>
      </w:ins>
    </w:p>
    <w:p w14:paraId="44B1F867" w14:textId="48BD09DB" w:rsidR="007B18B6" w:rsidRDefault="007B18B6" w:rsidP="00F74376">
      <w:pPr>
        <w:pStyle w:val="ANNEX-heading1"/>
        <w:rPr>
          <w:ins w:id="20844" w:author="Charles Gifford" w:date="2017-03-10T00:51:00Z"/>
          <w:lang w:val="en-US"/>
        </w:rPr>
      </w:pPr>
      <w:bookmarkStart w:id="20845" w:name="_Toc478492241"/>
      <w:ins w:id="20846" w:author="Charles Gifford" w:date="2017-03-10T00:52:00Z">
        <w:r>
          <w:rPr>
            <w:lang w:val="en-US"/>
          </w:rPr>
          <w:t>Value Syntax</w:t>
        </w:r>
      </w:ins>
      <w:bookmarkEnd w:id="20845"/>
    </w:p>
    <w:p w14:paraId="141C9164" w14:textId="3228076F" w:rsidR="00DD1730" w:rsidRPr="00DD1730" w:rsidRDefault="00DD1730">
      <w:pPr>
        <w:pStyle w:val="PARAGRAPH"/>
        <w:rPr>
          <w:ins w:id="20847" w:author="Charles Gifford" w:date="2017-03-10T00:47:00Z"/>
          <w:lang w:val="en-US"/>
        </w:rPr>
      </w:pPr>
      <w:ins w:id="20848" w:author="Charles Gifford" w:date="2017-03-10T00:47:00Z">
        <w:r w:rsidRPr="00DD1730">
          <w:rPr>
            <w:lang w:val="en-US"/>
          </w:rPr>
          <w:t xml:space="preserve">The format for values in value attributes is not defined in this part of ISA-95 and will be defined by implementations of the standard. </w:t>
        </w:r>
      </w:ins>
    </w:p>
    <w:p w14:paraId="27026A38" w14:textId="77777777" w:rsidR="00DD1730" w:rsidRPr="00DD1730" w:rsidRDefault="00DD1730" w:rsidP="00F74376">
      <w:pPr>
        <w:pStyle w:val="EXAMPLE0"/>
        <w:rPr>
          <w:ins w:id="20849" w:author="Charles Gifford" w:date="2017-03-10T00:47:00Z"/>
          <w:lang w:val="en-US"/>
        </w:rPr>
      </w:pPr>
      <w:ins w:id="20850" w:author="Charles Gifford" w:date="2017-03-10T00:47:00Z">
        <w:r w:rsidRPr="00DD1730">
          <w:rPr>
            <w:lang w:val="en-US"/>
          </w:rPr>
          <w:t>EXAMPLE</w:t>
        </w:r>
        <w:r w:rsidRPr="00DD1730">
          <w:rPr>
            <w:lang w:val="en-US"/>
          </w:rPr>
          <w:tab/>
          <w:t xml:space="preserve">The following syntax, defined in an EBNF (Extended Backus–Naur Form) notation from ISO 14977, can be used to represent single element values, range specifications, arrays of values, and a set of allowed values as delimited text strings. </w:t>
        </w:r>
      </w:ins>
    </w:p>
    <w:p w14:paraId="22B1A55C" w14:textId="77777777" w:rsidR="00DD1730" w:rsidRPr="00DD1730" w:rsidRDefault="00DD1730" w:rsidP="00F74376">
      <w:pPr>
        <w:pStyle w:val="EXAMPLE0"/>
        <w:rPr>
          <w:ins w:id="20851" w:author="Charles Gifford" w:date="2017-03-10T00:47:00Z"/>
          <w:lang w:val="en-US"/>
        </w:rPr>
      </w:pPr>
      <w:ins w:id="20852" w:author="Charles Gifford" w:date="2017-03-10T00:47:00Z">
        <w:r w:rsidRPr="00DD1730">
          <w:rPr>
            <w:lang w:val="en-US"/>
          </w:rPr>
          <w:t>&lt;value&gt;</w:t>
        </w:r>
        <w:r w:rsidRPr="00DD1730">
          <w:rPr>
            <w:lang w:val="en-US"/>
          </w:rPr>
          <w:tab/>
        </w:r>
        <w:r w:rsidRPr="00DD1730">
          <w:rPr>
            <w:lang w:val="en-US"/>
          </w:rPr>
          <w:tab/>
          <w:t xml:space="preserve">::= </w:t>
        </w:r>
        <w:r w:rsidRPr="00DD1730">
          <w:rPr>
            <w:lang w:val="en-US"/>
          </w:rPr>
          <w:tab/>
          <w:t xml:space="preserve">&lt;simpleValue&gt; </w:t>
        </w:r>
      </w:ins>
    </w:p>
    <w:p w14:paraId="14218B0C" w14:textId="77777777" w:rsidR="00DD1730" w:rsidRPr="00DD1730" w:rsidRDefault="00DD1730" w:rsidP="00F74376">
      <w:pPr>
        <w:pStyle w:val="EXAMPLE0"/>
        <w:rPr>
          <w:ins w:id="20853" w:author="Charles Gifford" w:date="2017-03-10T00:47:00Z"/>
          <w:lang w:val="en-US"/>
        </w:rPr>
      </w:pPr>
      <w:ins w:id="20854" w:author="Charles Gifford" w:date="2017-03-10T00:47:00Z">
        <w:r w:rsidRPr="00DD1730">
          <w:rPr>
            <w:lang w:val="en-US"/>
          </w:rPr>
          <w:tab/>
        </w:r>
        <w:r w:rsidRPr="00DD1730">
          <w:rPr>
            <w:lang w:val="en-US"/>
          </w:rPr>
          <w:tab/>
        </w:r>
        <w:r w:rsidRPr="00DD1730">
          <w:rPr>
            <w:lang w:val="en-US"/>
          </w:rPr>
          <w:tab/>
          <w:t xml:space="preserve">| &lt;arrayValue&gt; </w:t>
        </w:r>
      </w:ins>
    </w:p>
    <w:p w14:paraId="65E00FEB" w14:textId="77777777" w:rsidR="00DD1730" w:rsidRPr="00DD1730" w:rsidRDefault="00DD1730" w:rsidP="00F74376">
      <w:pPr>
        <w:pStyle w:val="EXAMPLE0"/>
        <w:rPr>
          <w:ins w:id="20855" w:author="Charles Gifford" w:date="2017-03-10T00:47:00Z"/>
          <w:lang w:val="en-US"/>
        </w:rPr>
      </w:pPr>
      <w:ins w:id="20856" w:author="Charles Gifford" w:date="2017-03-10T00:47:00Z">
        <w:r w:rsidRPr="00DD1730">
          <w:rPr>
            <w:lang w:val="en-US"/>
          </w:rPr>
          <w:tab/>
        </w:r>
        <w:r w:rsidRPr="00DD1730">
          <w:rPr>
            <w:lang w:val="en-US"/>
          </w:rPr>
          <w:tab/>
        </w:r>
        <w:r w:rsidRPr="00DD1730">
          <w:rPr>
            <w:lang w:val="en-US"/>
          </w:rPr>
          <w:tab/>
          <w:t xml:space="preserve">| &lt;rangeValue&gt; </w:t>
        </w:r>
      </w:ins>
    </w:p>
    <w:p w14:paraId="5FCF8BED" w14:textId="77777777" w:rsidR="00DD1730" w:rsidRPr="00DD1730" w:rsidRDefault="00DD1730" w:rsidP="00F74376">
      <w:pPr>
        <w:pStyle w:val="EXAMPLE0"/>
        <w:rPr>
          <w:ins w:id="20857" w:author="Charles Gifford" w:date="2017-03-10T00:47:00Z"/>
          <w:lang w:val="en-US"/>
        </w:rPr>
      </w:pPr>
      <w:ins w:id="20858" w:author="Charles Gifford" w:date="2017-03-10T00:47:00Z">
        <w:r w:rsidRPr="00DD1730">
          <w:rPr>
            <w:lang w:val="en-US"/>
          </w:rPr>
          <w:tab/>
        </w:r>
        <w:r w:rsidRPr="00DD1730">
          <w:rPr>
            <w:lang w:val="en-US"/>
          </w:rPr>
          <w:tab/>
        </w:r>
        <w:r w:rsidRPr="00DD1730">
          <w:rPr>
            <w:lang w:val="en-US"/>
          </w:rPr>
          <w:tab/>
          <w:t xml:space="preserve">| &lt;seriesValue&gt; </w:t>
        </w:r>
      </w:ins>
    </w:p>
    <w:p w14:paraId="3837EFF8" w14:textId="77777777" w:rsidR="00DD1730" w:rsidRPr="00DD1730" w:rsidRDefault="00DD1730" w:rsidP="00F74376">
      <w:pPr>
        <w:pStyle w:val="EXAMPLE0"/>
        <w:rPr>
          <w:ins w:id="20859" w:author="Charles Gifford" w:date="2017-03-10T00:47:00Z"/>
          <w:lang w:val="en-US"/>
        </w:rPr>
      </w:pPr>
      <w:ins w:id="20860" w:author="Charles Gifford" w:date="2017-03-10T00:47:00Z">
        <w:r w:rsidRPr="00DD1730">
          <w:rPr>
            <w:lang w:val="en-US"/>
          </w:rPr>
          <w:t>&lt;arrayValue&gt;</w:t>
        </w:r>
        <w:r w:rsidRPr="00DD1730">
          <w:rPr>
            <w:lang w:val="en-US"/>
          </w:rPr>
          <w:tab/>
          <w:t xml:space="preserve">::= </w:t>
        </w:r>
        <w:r w:rsidRPr="00DD1730">
          <w:rPr>
            <w:lang w:val="en-US"/>
          </w:rPr>
          <w:tab/>
          <w:t>“[“ &lt;arrayElement&gt;  *( “,” &lt;arrayElement&gt; ) “]”</w:t>
        </w:r>
      </w:ins>
    </w:p>
    <w:p w14:paraId="54FDD402" w14:textId="77777777" w:rsidR="00DD1730" w:rsidRPr="00DD1730" w:rsidRDefault="00DD1730" w:rsidP="00F74376">
      <w:pPr>
        <w:pStyle w:val="EXAMPLE0"/>
        <w:rPr>
          <w:ins w:id="20861" w:author="Charles Gifford" w:date="2017-03-10T00:47:00Z"/>
          <w:lang w:val="en-US"/>
        </w:rPr>
      </w:pPr>
      <w:ins w:id="20862" w:author="Charles Gifford" w:date="2017-03-10T00:47:00Z">
        <w:r w:rsidRPr="00DD1730">
          <w:rPr>
            <w:lang w:val="en-US"/>
          </w:rPr>
          <w:t>&lt;rangeValue&gt;</w:t>
        </w:r>
        <w:r w:rsidRPr="00DD1730">
          <w:rPr>
            <w:lang w:val="en-US"/>
          </w:rPr>
          <w:tab/>
          <w:t xml:space="preserve">::= </w:t>
        </w:r>
        <w:r w:rsidRPr="00DD1730">
          <w:rPr>
            <w:lang w:val="en-US"/>
          </w:rPr>
          <w:tab/>
          <w:t>“{“ &lt;rangeElement&gt; *( “,” &lt;rangeElement&gt; “}”</w:t>
        </w:r>
      </w:ins>
    </w:p>
    <w:p w14:paraId="28BB458B" w14:textId="77777777" w:rsidR="00DD1730" w:rsidRPr="00DD1730" w:rsidRDefault="00DD1730" w:rsidP="00F74376">
      <w:pPr>
        <w:pStyle w:val="EXAMPLE0"/>
        <w:rPr>
          <w:ins w:id="20863" w:author="Charles Gifford" w:date="2017-03-10T00:47:00Z"/>
          <w:lang w:val="en-US"/>
        </w:rPr>
      </w:pPr>
      <w:ins w:id="20864" w:author="Charles Gifford" w:date="2017-03-10T00:47:00Z">
        <w:r w:rsidRPr="00DD1730">
          <w:rPr>
            <w:lang w:val="en-US"/>
          </w:rPr>
          <w:t>&lt;seriesValue&gt;</w:t>
        </w:r>
        <w:r w:rsidRPr="00DD1730">
          <w:rPr>
            <w:lang w:val="en-US"/>
          </w:rPr>
          <w:tab/>
          <w:t xml:space="preserve">::= </w:t>
        </w:r>
        <w:r w:rsidRPr="00DD1730">
          <w:rPr>
            <w:lang w:val="en-US"/>
          </w:rPr>
          <w:tab/>
          <w:t xml:space="preserve">“&lt;” &lt;simpleValue&gt; *(  “,”  &lt;simpleValue&gt; ) “&gt;” </w:t>
        </w:r>
      </w:ins>
    </w:p>
    <w:p w14:paraId="33679FCB" w14:textId="77777777" w:rsidR="00DD1730" w:rsidRPr="00DD1730" w:rsidRDefault="00DD1730" w:rsidP="00F74376">
      <w:pPr>
        <w:pStyle w:val="EXAMPLE0"/>
        <w:rPr>
          <w:ins w:id="20865" w:author="Charles Gifford" w:date="2017-03-10T00:47:00Z"/>
          <w:lang w:val="en-US"/>
        </w:rPr>
      </w:pPr>
      <w:ins w:id="20866" w:author="Charles Gifford" w:date="2017-03-10T00:47:00Z">
        <w:r w:rsidRPr="00DD1730">
          <w:rPr>
            <w:lang w:val="en-US"/>
          </w:rPr>
          <w:t>&lt;arrayElement&gt;</w:t>
        </w:r>
        <w:r w:rsidRPr="00DD1730">
          <w:rPr>
            <w:lang w:val="en-US"/>
          </w:rPr>
          <w:tab/>
          <w:t>::=</w:t>
        </w:r>
        <w:r w:rsidRPr="00DD1730">
          <w:rPr>
            <w:lang w:val="en-US"/>
          </w:rPr>
          <w:tab/>
          <w:t>&lt;simpleValue&gt; | &lt;arrayValue&gt;</w:t>
        </w:r>
      </w:ins>
    </w:p>
    <w:p w14:paraId="2969EE5D" w14:textId="77777777" w:rsidR="00DD1730" w:rsidRPr="00DD1730" w:rsidRDefault="00DD1730" w:rsidP="00F74376">
      <w:pPr>
        <w:pStyle w:val="EXAMPLE0"/>
        <w:rPr>
          <w:ins w:id="20867" w:author="Charles Gifford" w:date="2017-03-10T00:47:00Z"/>
          <w:lang w:val="en-US"/>
        </w:rPr>
      </w:pPr>
      <w:ins w:id="20868" w:author="Charles Gifford" w:date="2017-03-10T00:47:00Z">
        <w:r w:rsidRPr="00DD1730">
          <w:rPr>
            <w:lang w:val="en-US"/>
          </w:rPr>
          <w:t>&lt;rangeElement&gt;</w:t>
        </w:r>
        <w:r w:rsidRPr="00DD1730">
          <w:rPr>
            <w:lang w:val="en-US"/>
          </w:rPr>
          <w:tab/>
          <w:t xml:space="preserve">::= </w:t>
        </w:r>
        <w:r w:rsidRPr="00DD1730">
          <w:rPr>
            <w:lang w:val="en-US"/>
          </w:rPr>
          <w:tab/>
          <w:t xml:space="preserve">&lt;simpleValue&gt; “..” &lt;simpleValue&gt;  </w:t>
        </w:r>
      </w:ins>
    </w:p>
    <w:p w14:paraId="0AF268AD" w14:textId="5FEA216D" w:rsidR="00DD1730" w:rsidRPr="00DD1730" w:rsidRDefault="00DD1730" w:rsidP="00F74376">
      <w:pPr>
        <w:pStyle w:val="EXAMPLE0"/>
        <w:rPr>
          <w:ins w:id="20869" w:author="Charles Gifford" w:date="2017-03-10T00:46:00Z"/>
          <w:lang w:val="en-US"/>
        </w:rPr>
      </w:pPr>
      <w:ins w:id="20870" w:author="Charles Gifford" w:date="2017-03-10T00:47:00Z">
        <w:r w:rsidRPr="00DD1730">
          <w:rPr>
            <w:lang w:val="en-US"/>
          </w:rPr>
          <w:t>&lt;simpleValue&gt;</w:t>
        </w:r>
        <w:r w:rsidRPr="00DD1730">
          <w:rPr>
            <w:lang w:val="en-US"/>
          </w:rPr>
          <w:tab/>
          <w:t xml:space="preserve">::= </w:t>
        </w:r>
        <w:r w:rsidRPr="00DD1730">
          <w:rPr>
            <w:lang w:val="en-US"/>
          </w:rPr>
          <w:tab/>
          <w:t>string</w:t>
        </w:r>
      </w:ins>
    </w:p>
    <w:p w14:paraId="36E7CFF8" w14:textId="633CEA10" w:rsidR="00C0197F" w:rsidRPr="001C220C" w:rsidDel="00431313" w:rsidRDefault="00C0197F" w:rsidP="00C0197F">
      <w:pPr>
        <w:pStyle w:val="ANNEXtitle"/>
        <w:rPr>
          <w:del w:id="20871" w:author="Charles Gifford" w:date="2017-03-15T12:13:00Z"/>
          <w:lang w:val="en-US"/>
        </w:rPr>
      </w:pPr>
      <w:bookmarkStart w:id="20872" w:name="_Toc477861089"/>
      <w:bookmarkStart w:id="20873" w:name="_Toc478060717"/>
      <w:bookmarkStart w:id="20874" w:name="_Toc478066845"/>
      <w:bookmarkStart w:id="20875" w:name="_Toc478066996"/>
      <w:bookmarkStart w:id="20876" w:name="_Toc478412157"/>
      <w:bookmarkStart w:id="20877" w:name="_Toc478492242"/>
      <w:del w:id="20878" w:author="Charles Gifford" w:date="2017-03-15T12:13:00Z">
        <w:r w:rsidRPr="001C220C" w:rsidDel="00431313">
          <w:rPr>
            <w:lang w:val="en-US"/>
          </w:rPr>
          <w:delText>Production specific information</w:delText>
        </w:r>
        <w:bookmarkEnd w:id="20750"/>
        <w:bookmarkEnd w:id="20751"/>
        <w:bookmarkEnd w:id="20872"/>
        <w:bookmarkEnd w:id="20873"/>
        <w:bookmarkEnd w:id="20874"/>
        <w:bookmarkEnd w:id="20875"/>
        <w:bookmarkEnd w:id="20876"/>
        <w:bookmarkEnd w:id="20877"/>
        <w:r w:rsidR="00971473" w:rsidDel="00431313">
          <w:rPr>
            <w:lang w:val="en-US"/>
          </w:rPr>
          <w:br/>
        </w:r>
      </w:del>
    </w:p>
    <w:p w14:paraId="76222C97" w14:textId="31485FAC" w:rsidR="00C0197F" w:rsidRPr="001C220C" w:rsidDel="00431313" w:rsidRDefault="00C0197F" w:rsidP="00682689">
      <w:pPr>
        <w:pStyle w:val="ANNEX-heading1"/>
        <w:rPr>
          <w:del w:id="20879" w:author="Charles Gifford" w:date="2017-03-15T12:13:00Z"/>
        </w:rPr>
      </w:pPr>
      <w:bookmarkStart w:id="20880" w:name="_Ref189212391"/>
      <w:bookmarkStart w:id="20881" w:name="_Toc477861090"/>
      <w:bookmarkStart w:id="20882" w:name="_Toc478060718"/>
      <w:bookmarkStart w:id="20883" w:name="_Toc478066846"/>
      <w:bookmarkStart w:id="20884" w:name="_Toc478066997"/>
      <w:bookmarkStart w:id="20885" w:name="_Toc478412158"/>
      <w:bookmarkStart w:id="20886" w:name="_Toc478492243"/>
      <w:bookmarkStart w:id="20887" w:name="_Ref162265755"/>
      <w:del w:id="20888" w:author="Charles Gifford" w:date="2017-03-15T12:13:00Z">
        <w:r w:rsidRPr="001C220C" w:rsidDel="00431313">
          <w:delText>Product definition information</w:delText>
        </w:r>
        <w:bookmarkEnd w:id="20880"/>
        <w:bookmarkEnd w:id="20881"/>
        <w:bookmarkEnd w:id="20882"/>
        <w:bookmarkEnd w:id="20883"/>
        <w:bookmarkEnd w:id="20884"/>
        <w:bookmarkEnd w:id="20885"/>
        <w:bookmarkEnd w:id="20886"/>
      </w:del>
    </w:p>
    <w:p w14:paraId="18159259" w14:textId="31700003" w:rsidR="00C0197F" w:rsidRPr="001C220C" w:rsidDel="00431313" w:rsidRDefault="00C0197F" w:rsidP="00682689">
      <w:pPr>
        <w:pStyle w:val="ANNEX-heading2"/>
        <w:rPr>
          <w:del w:id="20889" w:author="Charles Gifford" w:date="2017-03-15T12:13:00Z"/>
        </w:rPr>
      </w:pPr>
      <w:del w:id="20890" w:author="Charles Gifford" w:date="2017-03-15T12:13:00Z">
        <w:r w:rsidRPr="001C220C" w:rsidDel="00431313">
          <w:delText>Product definition model</w:delText>
        </w:r>
      </w:del>
    </w:p>
    <w:p w14:paraId="0E9C0C9E" w14:textId="0F145C00" w:rsidR="00C0197F" w:rsidRPr="001C220C" w:rsidDel="00431313" w:rsidRDefault="00C0197F" w:rsidP="00971473">
      <w:pPr>
        <w:pStyle w:val="PARAGRAPH"/>
        <w:rPr>
          <w:del w:id="20891" w:author="Charles Gifford" w:date="2017-03-15T12:13:00Z"/>
          <w:lang w:val="en-US"/>
        </w:rPr>
      </w:pPr>
      <w:del w:id="20892" w:author="Charles Gifford" w:date="2017-03-15T12:13:00Z">
        <w:r w:rsidRPr="001C220C" w:rsidDel="00431313">
          <w:rPr>
            <w:lang w:val="en-US"/>
          </w:rPr>
          <w:delText xml:space="preserve">The production </w:delText>
        </w:r>
        <w:r w:rsidR="00D3520D" w:rsidDel="00431313">
          <w:rPr>
            <w:lang w:val="en-US"/>
          </w:rPr>
          <w:delText>information</w:delText>
        </w:r>
        <w:r w:rsidRPr="001C220C" w:rsidDel="00431313">
          <w:rPr>
            <w:lang w:val="en-US"/>
          </w:rPr>
          <w:delText xml:space="preserve"> model</w:delText>
        </w:r>
        <w:r w:rsidR="00D3520D" w:rsidDel="00431313">
          <w:rPr>
            <w:lang w:val="en-US"/>
          </w:rPr>
          <w:delText>s</w:delText>
        </w:r>
        <w:r w:rsidRPr="001C220C" w:rsidDel="00431313">
          <w:rPr>
            <w:lang w:val="en-US"/>
          </w:rPr>
          <w:delText xml:space="preserve"> </w:delText>
        </w:r>
        <w:r w:rsidR="00D3520D" w:rsidDel="00431313">
          <w:rPr>
            <w:lang w:val="en-US"/>
          </w:rPr>
          <w:delText>are</w:delText>
        </w:r>
        <w:r w:rsidRPr="001C220C" w:rsidDel="00431313">
          <w:rPr>
            <w:lang w:val="en-US"/>
          </w:rPr>
          <w:delText xml:space="preserve"> a specialized subset of the operations model with alternative object names for purposes of backward compatibility</w:delText>
        </w:r>
        <w:r w:rsidR="008558A5" w:rsidDel="00431313">
          <w:rPr>
            <w:lang w:val="en-US"/>
          </w:rPr>
          <w:delText xml:space="preserve">. </w:delText>
        </w:r>
        <w:r w:rsidRPr="001C220C" w:rsidDel="00431313">
          <w:rPr>
            <w:lang w:val="en-US"/>
          </w:rPr>
          <w:delText xml:space="preserve">New implementations should use the operations models. </w:delText>
        </w:r>
      </w:del>
    </w:p>
    <w:p w14:paraId="139CCA4A" w14:textId="017578BB" w:rsidR="00C0197F" w:rsidRPr="001C220C" w:rsidDel="00431313" w:rsidRDefault="00C0197F" w:rsidP="00971473">
      <w:pPr>
        <w:pStyle w:val="PARAGRAPH"/>
        <w:rPr>
          <w:del w:id="20893" w:author="Charles Gifford" w:date="2017-03-15T12:13:00Z"/>
          <w:lang w:val="en-US"/>
        </w:rPr>
      </w:pPr>
      <w:del w:id="20894" w:author="Charles Gifford" w:date="2017-03-15T12:13:00Z">
        <w:r w:rsidRPr="001C220C" w:rsidDel="00431313">
          <w:rPr>
            <w:lang w:val="en-US"/>
          </w:rPr>
          <w:delText xml:space="preserve">The product definition </w:delText>
        </w:r>
        <w:r w:rsidR="00AB0E71" w:rsidDel="00431313">
          <w:rPr>
            <w:lang w:val="en-US"/>
          </w:rPr>
          <w:delText xml:space="preserve">model </w:delText>
        </w:r>
        <w:r w:rsidRPr="001C220C" w:rsidDel="00431313">
          <w:rPr>
            <w:lang w:val="en-US"/>
          </w:rPr>
          <w:delText xml:space="preserve">is shown in </w:delText>
        </w:r>
        <w:r w:rsidR="00971473" w:rsidDel="00431313">
          <w:rPr>
            <w:lang w:val="en-US"/>
          </w:rPr>
          <w:fldChar w:fldCharType="begin"/>
        </w:r>
        <w:r w:rsidR="00971473" w:rsidDel="00431313">
          <w:rPr>
            <w:lang w:val="en-US"/>
          </w:rPr>
          <w:delInstrText xml:space="preserve"> REF _Ref320175370 \h </w:delInstrText>
        </w:r>
        <w:r w:rsidR="00971473" w:rsidDel="00431313">
          <w:rPr>
            <w:lang w:val="en-US"/>
          </w:rPr>
        </w:r>
        <w:r w:rsidR="00971473" w:rsidDel="00431313">
          <w:rPr>
            <w:lang w:val="en-US"/>
          </w:rPr>
          <w:fldChar w:fldCharType="separate"/>
        </w:r>
        <w:r w:rsidR="006105A7" w:rsidDel="00431313">
          <w:delText>Figure A.</w:delText>
        </w:r>
        <w:r w:rsidR="006105A7" w:rsidDel="00431313">
          <w:rPr>
            <w:noProof/>
          </w:rPr>
          <w:delText>1</w:delText>
        </w:r>
        <w:r w:rsidR="00971473" w:rsidDel="00431313">
          <w:rPr>
            <w:lang w:val="en-US"/>
          </w:rPr>
          <w:fldChar w:fldCharType="end"/>
        </w:r>
        <w:r w:rsidRPr="001C220C" w:rsidDel="00431313">
          <w:rPr>
            <w:lang w:val="en-US"/>
          </w:rPr>
          <w:delText xml:space="preserve">. It defines the shared information between product production rule, bill of material, and bill of resources. These three external models are represented by packages in </w:delText>
        </w:r>
        <w:r w:rsidR="00971473" w:rsidDel="00431313">
          <w:rPr>
            <w:lang w:val="en-US"/>
          </w:rPr>
          <w:fldChar w:fldCharType="begin"/>
        </w:r>
        <w:r w:rsidR="00971473" w:rsidDel="00431313">
          <w:rPr>
            <w:lang w:val="en-US"/>
          </w:rPr>
          <w:delInstrText xml:space="preserve"> REF _Ref320175370 \h </w:delInstrText>
        </w:r>
        <w:r w:rsidR="00971473" w:rsidDel="00431313">
          <w:rPr>
            <w:lang w:val="en-US"/>
          </w:rPr>
        </w:r>
        <w:r w:rsidR="00971473" w:rsidDel="00431313">
          <w:rPr>
            <w:lang w:val="en-US"/>
          </w:rPr>
          <w:fldChar w:fldCharType="separate"/>
        </w:r>
        <w:r w:rsidR="006105A7" w:rsidDel="00431313">
          <w:delText>Figure A.</w:delText>
        </w:r>
        <w:r w:rsidR="006105A7" w:rsidDel="00431313">
          <w:rPr>
            <w:noProof/>
          </w:rPr>
          <w:delText>1</w:delText>
        </w:r>
        <w:r w:rsidR="00971473" w:rsidDel="00431313">
          <w:rPr>
            <w:lang w:val="en-US"/>
          </w:rPr>
          <w:fldChar w:fldCharType="end"/>
        </w:r>
        <w:r w:rsidRPr="001C220C" w:rsidDel="00431313">
          <w:rPr>
            <w:lang w:val="en-US"/>
          </w:rPr>
          <w:delText xml:space="preserve">; their definitions are outside the scope of this standard. </w:delText>
        </w:r>
      </w:del>
    </w:p>
    <w:p w14:paraId="010937E7" w14:textId="6B19FBDA" w:rsidR="00C0197F" w:rsidRPr="001C220C" w:rsidDel="00431313" w:rsidRDefault="00D81887" w:rsidP="00971473">
      <w:pPr>
        <w:pStyle w:val="PARAGRAPH"/>
        <w:jc w:val="center"/>
        <w:rPr>
          <w:del w:id="20895" w:author="Charles Gifford" w:date="2017-03-15T12:13:00Z"/>
          <w:lang w:val="en-US"/>
        </w:rPr>
      </w:pPr>
      <w:del w:id="20896" w:author="Charles Gifford" w:date="2017-03-15T12:13:00Z">
        <w:r w:rsidRPr="008C3224" w:rsidDel="00431313">
          <w:rPr>
            <w:noProof/>
            <w:lang w:val="en-US" w:eastAsia="en-US"/>
          </w:rPr>
          <w:drawing>
            <wp:inline distT="0" distB="0" distL="0" distR="0" wp14:anchorId="114BA794" wp14:editId="1E68929D">
              <wp:extent cx="5943600" cy="504634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5046345"/>
                      </a:xfrm>
                      <a:prstGeom prst="rect">
                        <a:avLst/>
                      </a:prstGeom>
                      <a:noFill/>
                      <a:ln>
                        <a:noFill/>
                      </a:ln>
                    </pic:spPr>
                  </pic:pic>
                </a:graphicData>
              </a:graphic>
            </wp:inline>
          </w:drawing>
        </w:r>
      </w:del>
    </w:p>
    <w:p w14:paraId="59B2432D" w14:textId="2102F655" w:rsidR="00C0197F" w:rsidDel="00431313" w:rsidRDefault="00971473" w:rsidP="00971473">
      <w:pPr>
        <w:pStyle w:val="FIGURE-title"/>
        <w:rPr>
          <w:del w:id="20897" w:author="Charles Gifford" w:date="2017-03-15T12:13:00Z"/>
          <w:lang w:val="en-US"/>
        </w:rPr>
      </w:pPr>
      <w:bookmarkStart w:id="20898" w:name="_Ref320175370"/>
      <w:bookmarkStart w:id="20899" w:name="_Toc516130435"/>
      <w:bookmarkStart w:id="20900" w:name="_Toc162335104"/>
      <w:bookmarkStart w:id="20901" w:name="_Toc306620209"/>
      <w:bookmarkStart w:id="20902" w:name="_Toc320178074"/>
      <w:del w:id="20903" w:author="Charles Gifford" w:date="2017-03-15T12:13:00Z">
        <w:r w:rsidDel="00431313">
          <w:delText>Figure A.</w:delText>
        </w:r>
        <w:r w:rsidDel="00431313">
          <w:fldChar w:fldCharType="begin"/>
        </w:r>
        <w:r w:rsidDel="00431313">
          <w:delInstrText xml:space="preserve"> SEQ Figure_A. \* ARABIC </w:delInstrText>
        </w:r>
        <w:r w:rsidDel="00431313">
          <w:fldChar w:fldCharType="separate"/>
        </w:r>
        <w:r w:rsidR="00AA5675" w:rsidDel="00431313">
          <w:rPr>
            <w:noProof/>
          </w:rPr>
          <w:delText>1</w:delText>
        </w:r>
        <w:r w:rsidDel="00431313">
          <w:fldChar w:fldCharType="end"/>
        </w:r>
        <w:bookmarkEnd w:id="20898"/>
        <w:r w:rsidDel="00431313">
          <w:rPr>
            <w:lang w:val="en-US"/>
          </w:rPr>
          <w:delText xml:space="preserve"> –</w:delText>
        </w:r>
        <w:r w:rsidR="00C0197F" w:rsidRPr="001C220C" w:rsidDel="00431313">
          <w:rPr>
            <w:lang w:val="en-US"/>
          </w:rPr>
          <w:delText xml:space="preserve"> Product definition model</w:delText>
        </w:r>
        <w:bookmarkEnd w:id="20899"/>
        <w:bookmarkEnd w:id="20900"/>
        <w:bookmarkEnd w:id="20901"/>
        <w:bookmarkEnd w:id="20902"/>
      </w:del>
    </w:p>
    <w:p w14:paraId="26C80046" w14:textId="04C84887" w:rsidR="003B5D06" w:rsidRPr="003B5D06" w:rsidDel="00431313" w:rsidRDefault="003B5D06" w:rsidP="00971473">
      <w:pPr>
        <w:pStyle w:val="PARAGRAPH"/>
        <w:rPr>
          <w:del w:id="20904" w:author="Charles Gifford" w:date="2017-03-15T12:13:00Z"/>
          <w:lang w:val="en-US"/>
        </w:rPr>
      </w:pPr>
      <w:bookmarkStart w:id="20905" w:name="_Toc516130360"/>
      <w:del w:id="20906" w:author="Charles Gifford" w:date="2017-03-15T12:13:00Z">
        <w:r w:rsidRPr="000B599F" w:rsidDel="00431313">
          <w:rPr>
            <w:i/>
            <w:lang w:val="en-US"/>
          </w:rPr>
          <w:delText>Product production rules</w:delText>
        </w:r>
        <w:r w:rsidRPr="003B5D06" w:rsidDel="00431313">
          <w:rPr>
            <w:lang w:val="en-US"/>
          </w:rPr>
          <w:delText xml:space="preserve"> are defined as the information used to instruct a </w:delText>
        </w:r>
        <w:r w:rsidDel="00431313">
          <w:rPr>
            <w:lang w:val="en-US"/>
          </w:rPr>
          <w:delText xml:space="preserve">production </w:delText>
        </w:r>
        <w:r w:rsidRPr="003B5D06" w:rsidDel="00431313">
          <w:rPr>
            <w:lang w:val="en-US"/>
          </w:rPr>
          <w:delText>operation how to perform the operation</w:delText>
        </w:r>
        <w:r w:rsidR="008558A5" w:rsidDel="00431313">
          <w:rPr>
            <w:lang w:val="en-US"/>
          </w:rPr>
          <w:delText xml:space="preserve">. </w:delText>
        </w:r>
        <w:r w:rsidDel="00431313">
          <w:rPr>
            <w:lang w:val="en-US"/>
          </w:rPr>
          <w:delText>Product production rules are production specific operations instructions</w:delText>
        </w:r>
        <w:r w:rsidR="008558A5" w:rsidDel="00431313">
          <w:rPr>
            <w:lang w:val="en-US"/>
          </w:rPr>
          <w:delText xml:space="preserve">. </w:delText>
        </w:r>
        <w:r w:rsidDel="00431313">
          <w:rPr>
            <w:lang w:val="en-US"/>
          </w:rPr>
          <w:delText>These</w:delText>
        </w:r>
        <w:r w:rsidRPr="003B5D06" w:rsidDel="00431313">
          <w:rPr>
            <w:lang w:val="en-US"/>
          </w:rPr>
          <w:delText xml:space="preserve"> may be called a general, site or master recipe (</w:delText>
        </w:r>
        <w:r w:rsidR="00F1007D" w:rsidDel="00431313">
          <w:rPr>
            <w:lang w:val="en-US"/>
          </w:rPr>
          <w:delText>ANSI/ISA-88.00.03</w:delText>
        </w:r>
        <w:r w:rsidRPr="003B5D06" w:rsidDel="00431313">
          <w:rPr>
            <w:lang w:val="en-US"/>
          </w:rPr>
          <w:delText xml:space="preserve">), standard operating procedure (SOP), standard operating conditions (SOC), routing, or </w:delText>
        </w:r>
        <w:r w:rsidRPr="003B5D06" w:rsidDel="00431313">
          <w:delText>assembly</w:delText>
        </w:r>
        <w:r w:rsidRPr="003B5D06" w:rsidDel="00431313">
          <w:rPr>
            <w:lang w:val="en-US"/>
          </w:rPr>
          <w:delText xml:space="preserve"> steps based on the production strategy used.</w:delText>
        </w:r>
      </w:del>
    </w:p>
    <w:p w14:paraId="61BF4416" w14:textId="304998B0" w:rsidR="00C0197F" w:rsidRPr="001C220C" w:rsidDel="00431313" w:rsidRDefault="00C0197F" w:rsidP="00682689">
      <w:pPr>
        <w:pStyle w:val="ANNEX-heading2"/>
        <w:rPr>
          <w:del w:id="20907" w:author="Charles Gifford" w:date="2017-03-15T12:13:00Z"/>
        </w:rPr>
      </w:pPr>
      <w:del w:id="20908" w:author="Charles Gifford" w:date="2017-03-15T12:13:00Z">
        <w:r w:rsidRPr="001C220C" w:rsidDel="00431313">
          <w:delText xml:space="preserve">Product </w:delText>
        </w:r>
        <w:bookmarkEnd w:id="20905"/>
        <w:r w:rsidRPr="001C220C" w:rsidDel="00431313">
          <w:delText xml:space="preserve">definition </w:delText>
        </w:r>
      </w:del>
    </w:p>
    <w:p w14:paraId="01A3E4DA" w14:textId="521D96FF" w:rsidR="00C0197F" w:rsidRPr="001C220C" w:rsidDel="00431313" w:rsidRDefault="00AB0E71" w:rsidP="0029062D">
      <w:pPr>
        <w:pStyle w:val="PARAGRAPH"/>
        <w:rPr>
          <w:del w:id="20909" w:author="Charles Gifford" w:date="2017-03-15T12:13:00Z"/>
          <w:lang w:val="en-US"/>
        </w:rPr>
      </w:pPr>
      <w:del w:id="20910" w:author="Charles Gifford" w:date="2017-03-15T12:13:00Z">
        <w:r w:rsidRPr="001C220C" w:rsidDel="00431313">
          <w:rPr>
            <w:lang w:val="en-US"/>
          </w:rPr>
          <w:delText xml:space="preserve">The resources required to </w:delText>
        </w:r>
        <w:r w:rsidDel="00431313">
          <w:rPr>
            <w:lang w:val="en-US"/>
          </w:rPr>
          <w:delText>produce</w:delText>
        </w:r>
        <w:r w:rsidRPr="001C220C" w:rsidDel="00431313">
          <w:rPr>
            <w:lang w:val="en-US"/>
          </w:rPr>
          <w:delText xml:space="preserve"> a </w:delText>
        </w:r>
        <w:r w:rsidDel="00431313">
          <w:rPr>
            <w:lang w:val="en-US"/>
          </w:rPr>
          <w:delText>specific product may be presented as a</w:delText>
        </w:r>
        <w:r w:rsidRPr="006A31D3" w:rsidDel="00431313">
          <w:rPr>
            <w:i/>
            <w:lang w:val="en-US"/>
          </w:rPr>
          <w:delText xml:space="preserve"> </w:delText>
        </w:r>
        <w:r w:rsidDel="00431313">
          <w:rPr>
            <w:i/>
            <w:lang w:val="en-US"/>
          </w:rPr>
          <w:delText xml:space="preserve">product </w:delText>
        </w:r>
        <w:r w:rsidRPr="006A31D3" w:rsidDel="00431313">
          <w:rPr>
            <w:i/>
            <w:lang w:val="en-US"/>
          </w:rPr>
          <w:delText>definition</w:delText>
        </w:r>
        <w:r w:rsidDel="00431313">
          <w:rPr>
            <w:lang w:val="en-US"/>
          </w:rPr>
          <w:delText xml:space="preserve">. </w:delText>
        </w:r>
        <w:r w:rsidR="00C0197F" w:rsidRPr="001C220C" w:rsidDel="00431313">
          <w:rPr>
            <w:lang w:val="en-US"/>
          </w:rPr>
          <w:delText xml:space="preserve">A </w:delText>
        </w:r>
        <w:r w:rsidR="00C0197F" w:rsidRPr="00AB0E71" w:rsidDel="00431313">
          <w:rPr>
            <w:i/>
            <w:lang w:val="en-US"/>
          </w:rPr>
          <w:delText>product definition</w:delText>
        </w:r>
        <w:r w:rsidR="00C0197F" w:rsidRPr="001C220C" w:rsidDel="00431313">
          <w:rPr>
            <w:lang w:val="en-US"/>
          </w:rPr>
          <w:delText xml:space="preserve"> contains a listing of the exchanged information about a product. The information is used in a set of </w:delText>
        </w:r>
        <w:r w:rsidR="00C0197F" w:rsidRPr="003F1189" w:rsidDel="00431313">
          <w:rPr>
            <w:i/>
            <w:lang w:val="en-US"/>
          </w:rPr>
          <w:delText>product segments</w:delText>
        </w:r>
        <w:r w:rsidR="00C0197F" w:rsidRPr="001C220C" w:rsidDel="00431313">
          <w:rPr>
            <w:lang w:val="en-US"/>
          </w:rPr>
          <w:delText xml:space="preserve">. A </w:delText>
        </w:r>
        <w:r w:rsidR="00C0197F" w:rsidRPr="00AB0E71" w:rsidDel="00431313">
          <w:rPr>
            <w:i/>
            <w:lang w:val="en-US"/>
          </w:rPr>
          <w:delText>product definition</w:delText>
        </w:r>
        <w:r w:rsidR="00C0197F" w:rsidRPr="001C220C" w:rsidDel="00431313">
          <w:rPr>
            <w:lang w:val="en-US"/>
          </w:rPr>
          <w:delText xml:space="preserve"> has a reference to </w:delText>
        </w:r>
        <w:r w:rsidR="00C0197F" w:rsidRPr="000B599F" w:rsidDel="00431313">
          <w:rPr>
            <w:i/>
            <w:lang w:val="en-US"/>
          </w:rPr>
          <w:delText>a bill of materials, a product production rule</w:delText>
        </w:r>
        <w:r w:rsidR="00C0197F" w:rsidRPr="001C220C" w:rsidDel="00431313">
          <w:rPr>
            <w:lang w:val="en-US"/>
          </w:rPr>
          <w:delText xml:space="preserve">, and a </w:delText>
        </w:r>
        <w:r w:rsidR="00C0197F" w:rsidRPr="000B599F" w:rsidDel="00431313">
          <w:rPr>
            <w:i/>
            <w:lang w:val="en-US"/>
          </w:rPr>
          <w:delText>bill of resources</w:delText>
        </w:r>
        <w:r w:rsidR="00C0197F" w:rsidRPr="001C220C" w:rsidDel="00431313">
          <w:rPr>
            <w:lang w:val="en-US"/>
          </w:rPr>
          <w:delText xml:space="preserve">. </w:delText>
        </w:r>
      </w:del>
    </w:p>
    <w:p w14:paraId="078F1F0B" w14:textId="210C2AFB" w:rsidR="00C0197F" w:rsidRPr="001C220C" w:rsidDel="00431313" w:rsidRDefault="00C0197F" w:rsidP="00971473">
      <w:pPr>
        <w:pStyle w:val="PARAGRAPH"/>
        <w:rPr>
          <w:del w:id="20911" w:author="Charles Gifford" w:date="2017-03-15T12:13:00Z"/>
          <w:lang w:val="en-US"/>
        </w:rPr>
      </w:pPr>
      <w:del w:id="20912" w:author="Charles Gifford" w:date="2017-03-15T12:13:00Z">
        <w:r w:rsidRPr="001C220C" w:rsidDel="00431313">
          <w:rPr>
            <w:lang w:val="en-US"/>
          </w:rPr>
          <w:delText xml:space="preserve">The attributes of a </w:delText>
        </w:r>
        <w:r w:rsidRPr="001C220C" w:rsidDel="00431313">
          <w:rPr>
            <w:i/>
            <w:lang w:val="en-US"/>
          </w:rPr>
          <w:delText xml:space="preserve">product definition </w:delText>
        </w:r>
        <w:r w:rsidRPr="001C220C" w:rsidDel="00431313">
          <w:rPr>
            <w:lang w:val="en-US"/>
          </w:rPr>
          <w:delText xml:space="preserve">are the same as an </w:delText>
        </w:r>
        <w:r w:rsidRPr="001C220C" w:rsidDel="00431313">
          <w:rPr>
            <w:i/>
            <w:lang w:val="en-US"/>
          </w:rPr>
          <w:delText>operations definition</w:delText>
        </w:r>
        <w:r w:rsidRPr="001C220C" w:rsidDel="00431313">
          <w:rPr>
            <w:lang w:val="en-US"/>
          </w:rPr>
          <w:delText xml:space="preserve">, as defined in </w:delText>
        </w:r>
        <w:r w:rsidR="00971473" w:rsidDel="00431313">
          <w:rPr>
            <w:lang w:val="en-US"/>
          </w:rPr>
          <w:fldChar w:fldCharType="begin"/>
        </w:r>
        <w:r w:rsidR="00971473" w:rsidDel="00431313">
          <w:rPr>
            <w:lang w:val="en-US"/>
          </w:rPr>
          <w:delInstrText xml:space="preserve"> REF _Ref189210554 \r \h </w:delInstrText>
        </w:r>
        <w:r w:rsidR="00971473" w:rsidDel="00431313">
          <w:rPr>
            <w:lang w:val="en-US"/>
          </w:rPr>
        </w:r>
        <w:r w:rsidR="00971473" w:rsidDel="00431313">
          <w:rPr>
            <w:lang w:val="en-US"/>
          </w:rPr>
          <w:fldChar w:fldCharType="separate"/>
        </w:r>
        <w:r w:rsidR="006105A7" w:rsidDel="00431313">
          <w:rPr>
            <w:lang w:val="en-US"/>
          </w:rPr>
          <w:delText>6.1</w:delText>
        </w:r>
        <w:r w:rsidR="00971473" w:rsidDel="00431313">
          <w:rPr>
            <w:lang w:val="en-US"/>
          </w:rPr>
          <w:fldChar w:fldCharType="end"/>
        </w:r>
        <w:r w:rsidRPr="001C220C" w:rsidDel="00431313">
          <w:rPr>
            <w:lang w:val="en-US"/>
          </w:rPr>
          <w:delText xml:space="preserve">, except that </w:delText>
        </w:r>
        <w:r w:rsidR="00AB0E71" w:rsidDel="00431313">
          <w:rPr>
            <w:i/>
            <w:lang w:val="en-US"/>
          </w:rPr>
          <w:delText>o</w:delText>
        </w:r>
        <w:r w:rsidRPr="001C220C" w:rsidDel="00431313">
          <w:rPr>
            <w:i/>
            <w:lang w:val="en-US"/>
          </w:rPr>
          <w:delText>perations type</w:delText>
        </w:r>
        <w:r w:rsidRPr="001C220C" w:rsidDel="00431313">
          <w:rPr>
            <w:lang w:val="en-US"/>
          </w:rPr>
          <w:delText xml:space="preserve"> is optional and if defined shall have the value “Production”. </w:delText>
        </w:r>
      </w:del>
    </w:p>
    <w:p w14:paraId="18A6A40B" w14:textId="4CF40D53" w:rsidR="00C0197F" w:rsidRPr="001C220C" w:rsidDel="00431313" w:rsidRDefault="00971473" w:rsidP="00243B34">
      <w:pPr>
        <w:pStyle w:val="NOTE0"/>
        <w:rPr>
          <w:del w:id="20913" w:author="Charles Gifford" w:date="2017-03-15T12:13:00Z"/>
          <w:lang w:val="en-US"/>
        </w:rPr>
      </w:pPr>
      <w:del w:id="20914" w:author="Charles Gifford" w:date="2017-03-15T12:13:00Z">
        <w:r w:rsidDel="00431313">
          <w:rPr>
            <w:lang w:val="en-US"/>
          </w:rPr>
          <w:delText>NOTE</w:delText>
        </w:r>
        <w:r w:rsidDel="00431313">
          <w:rPr>
            <w:lang w:val="en-US"/>
          </w:rPr>
          <w:delText> </w:delText>
        </w:r>
        <w:r w:rsidR="00C0197F" w:rsidRPr="001C220C" w:rsidDel="00431313">
          <w:rPr>
            <w:lang w:val="en-US"/>
          </w:rPr>
          <w:delText xml:space="preserve">A </w:delText>
        </w:r>
        <w:r w:rsidR="00A40860" w:rsidDel="00431313">
          <w:rPr>
            <w:i/>
            <w:lang w:val="en-US"/>
          </w:rPr>
          <w:delText>p</w:delText>
        </w:r>
        <w:r w:rsidR="00C0197F" w:rsidRPr="003F1189" w:rsidDel="00431313">
          <w:rPr>
            <w:i/>
            <w:lang w:val="en-US"/>
          </w:rPr>
          <w:delText xml:space="preserve">roduct </w:delText>
        </w:r>
        <w:r w:rsidR="00A40860" w:rsidDel="00431313">
          <w:rPr>
            <w:i/>
            <w:lang w:val="en-US"/>
          </w:rPr>
          <w:delText>d</w:delText>
        </w:r>
        <w:r w:rsidR="00C0197F" w:rsidRPr="003F1189" w:rsidDel="00431313">
          <w:rPr>
            <w:i/>
            <w:lang w:val="en-US"/>
          </w:rPr>
          <w:delText>efinition ID</w:delText>
        </w:r>
        <w:r w:rsidR="00C0197F" w:rsidRPr="001C220C" w:rsidDel="00431313">
          <w:rPr>
            <w:lang w:val="en-US"/>
          </w:rPr>
          <w:delText xml:space="preserve"> </w:delText>
        </w:r>
        <w:r w:rsidR="00650350" w:rsidDel="00431313">
          <w:rPr>
            <w:lang w:val="en-US"/>
          </w:rPr>
          <w:delText>can</w:delText>
        </w:r>
        <w:r w:rsidR="00650350" w:rsidRPr="001C220C" w:rsidDel="00431313">
          <w:rPr>
            <w:lang w:val="en-US"/>
          </w:rPr>
          <w:delText xml:space="preserve"> </w:delText>
        </w:r>
        <w:r w:rsidR="00C0197F" w:rsidRPr="001C220C" w:rsidDel="00431313">
          <w:rPr>
            <w:lang w:val="en-US"/>
          </w:rPr>
          <w:delText xml:space="preserve">be the same ID as a </w:delText>
        </w:r>
        <w:r w:rsidR="00A40860" w:rsidRPr="003F1189" w:rsidDel="00431313">
          <w:rPr>
            <w:i/>
            <w:lang w:val="en-US"/>
          </w:rPr>
          <w:delText>m</w:delText>
        </w:r>
        <w:r w:rsidR="00C0197F" w:rsidRPr="003F1189" w:rsidDel="00431313">
          <w:rPr>
            <w:i/>
            <w:lang w:val="en-US"/>
          </w:rPr>
          <w:delText xml:space="preserve">aterial </w:delText>
        </w:r>
        <w:r w:rsidR="00A40860" w:rsidRPr="003F1189" w:rsidDel="00431313">
          <w:rPr>
            <w:i/>
            <w:lang w:val="en-US"/>
          </w:rPr>
          <w:delText>d</w:delText>
        </w:r>
        <w:r w:rsidR="00C0197F" w:rsidRPr="003F1189" w:rsidDel="00431313">
          <w:rPr>
            <w:i/>
            <w:lang w:val="en-US"/>
          </w:rPr>
          <w:delText>efinition</w:delText>
        </w:r>
        <w:r w:rsidR="008558A5" w:rsidDel="00431313">
          <w:rPr>
            <w:lang w:val="en-US"/>
          </w:rPr>
          <w:delText xml:space="preserve">. </w:delText>
        </w:r>
      </w:del>
    </w:p>
    <w:p w14:paraId="4BEFFE11" w14:textId="00ABF93C" w:rsidR="00C0197F" w:rsidRPr="001C220C" w:rsidDel="00431313" w:rsidRDefault="00C0197F" w:rsidP="00682689">
      <w:pPr>
        <w:pStyle w:val="ANNEX-heading2"/>
        <w:rPr>
          <w:del w:id="20915" w:author="Charles Gifford" w:date="2017-03-15T12:13:00Z"/>
        </w:rPr>
      </w:pPr>
      <w:bookmarkStart w:id="20916" w:name="_Toc516130361"/>
      <w:del w:id="20917" w:author="Charles Gifford" w:date="2017-03-15T12:13:00Z">
        <w:r w:rsidRPr="001C220C" w:rsidDel="00431313">
          <w:delText>Manufacturing bill</w:delText>
        </w:r>
        <w:bookmarkEnd w:id="20916"/>
      </w:del>
    </w:p>
    <w:p w14:paraId="50F2BFFC" w14:textId="7BBC079A" w:rsidR="00C0197F" w:rsidRPr="001C220C" w:rsidDel="00431313" w:rsidRDefault="00C0197F" w:rsidP="0029062D">
      <w:pPr>
        <w:pStyle w:val="PARAGRAPH"/>
        <w:rPr>
          <w:del w:id="20918" w:author="Charles Gifford" w:date="2017-03-15T12:13:00Z"/>
          <w:lang w:val="en-US"/>
        </w:rPr>
      </w:pPr>
      <w:del w:id="20919" w:author="Charles Gifford" w:date="2017-03-15T12:13:00Z">
        <w:r w:rsidRPr="001C220C" w:rsidDel="00431313">
          <w:rPr>
            <w:lang w:val="en-US"/>
          </w:rPr>
          <w:delText xml:space="preserve">The identification of the </w:delText>
        </w:r>
        <w:r w:rsidRPr="000B599F" w:rsidDel="00431313">
          <w:rPr>
            <w:i/>
            <w:lang w:val="en-US"/>
          </w:rPr>
          <w:delText>material</w:delText>
        </w:r>
        <w:r w:rsidRPr="001C220C" w:rsidDel="00431313">
          <w:rPr>
            <w:i/>
            <w:lang w:val="en-US"/>
          </w:rPr>
          <w:delText xml:space="preserve"> </w:delText>
        </w:r>
        <w:r w:rsidRPr="001C220C" w:rsidDel="00431313">
          <w:rPr>
            <w:lang w:val="en-US"/>
          </w:rPr>
          <w:delText xml:space="preserve">or </w:delText>
        </w:r>
        <w:r w:rsidRPr="000B599F" w:rsidDel="00431313">
          <w:rPr>
            <w:i/>
            <w:lang w:val="en-US"/>
          </w:rPr>
          <w:delText>material classes</w:delText>
        </w:r>
        <w:r w:rsidRPr="00B426FE" w:rsidDel="00431313">
          <w:rPr>
            <w:i/>
            <w:lang w:val="en-US"/>
          </w:rPr>
          <w:delText xml:space="preserve"> </w:delText>
        </w:r>
        <w:r w:rsidRPr="001C220C" w:rsidDel="00431313">
          <w:rPr>
            <w:lang w:val="en-US"/>
          </w:rPr>
          <w:delText xml:space="preserve">that are needed for production of the product </w:delText>
        </w:r>
        <w:r w:rsidR="00853E4C" w:rsidDel="00431313">
          <w:rPr>
            <w:lang w:val="en-US"/>
          </w:rPr>
          <w:delText>shall be presented as</w:delText>
        </w:r>
        <w:r w:rsidRPr="001C220C" w:rsidDel="00431313">
          <w:rPr>
            <w:lang w:val="en-US"/>
          </w:rPr>
          <w:delText xml:space="preserve"> a </w:delText>
        </w:r>
        <w:r w:rsidRPr="00997F38" w:rsidDel="00431313">
          <w:rPr>
            <w:i/>
            <w:lang w:val="en-US"/>
          </w:rPr>
          <w:delText>manufacturing bill</w:delText>
        </w:r>
        <w:r w:rsidR="008558A5" w:rsidDel="00431313">
          <w:rPr>
            <w:lang w:val="en-US"/>
          </w:rPr>
          <w:delText xml:space="preserve">. </w:delText>
        </w:r>
        <w:r w:rsidRPr="00997F38" w:rsidDel="00431313">
          <w:rPr>
            <w:i/>
            <w:lang w:val="en-US"/>
          </w:rPr>
          <w:delText>Manufacturing bill</w:delText>
        </w:r>
        <w:r w:rsidR="00997F38" w:rsidDel="00431313">
          <w:rPr>
            <w:i/>
            <w:lang w:val="en-US"/>
          </w:rPr>
          <w:delText>s</w:delText>
        </w:r>
        <w:r w:rsidRPr="001C220C" w:rsidDel="00431313">
          <w:rPr>
            <w:lang w:val="en-US"/>
          </w:rPr>
          <w:delText xml:space="preserve"> </w:delText>
        </w:r>
        <w:r w:rsidR="008C3224" w:rsidDel="00431313">
          <w:rPr>
            <w:lang w:val="en-US"/>
          </w:rPr>
          <w:delText xml:space="preserve">contain an identification of </w:delText>
        </w:r>
        <w:r w:rsidRPr="001C220C" w:rsidDel="00431313">
          <w:rPr>
            <w:lang w:val="en-US"/>
          </w:rPr>
          <w:delText xml:space="preserve">materials that make up the items of a complete </w:delText>
        </w:r>
        <w:r w:rsidRPr="003F1189" w:rsidDel="00431313">
          <w:rPr>
            <w:i/>
            <w:lang w:val="en-US"/>
          </w:rPr>
          <w:delText>manufacturing bill</w:delText>
        </w:r>
        <w:r w:rsidR="00C91311" w:rsidDel="00431313">
          <w:rPr>
            <w:lang w:val="en-US"/>
          </w:rPr>
          <w:delText xml:space="preserve">. </w:delText>
        </w:r>
        <w:r w:rsidRPr="001C220C" w:rsidDel="00431313">
          <w:rPr>
            <w:lang w:val="en-US"/>
          </w:rPr>
          <w:delText xml:space="preserve"> </w:delText>
        </w:r>
      </w:del>
    </w:p>
    <w:p w14:paraId="0BBBF4A0" w14:textId="2E707067" w:rsidR="00C0197F" w:rsidRPr="001C220C" w:rsidDel="00431313" w:rsidRDefault="00C0197F" w:rsidP="00971473">
      <w:pPr>
        <w:pStyle w:val="PARAGRAPH"/>
        <w:rPr>
          <w:del w:id="20920" w:author="Charles Gifford" w:date="2017-03-15T12:13:00Z"/>
          <w:lang w:val="en-US"/>
        </w:rPr>
      </w:pPr>
      <w:del w:id="20921" w:author="Charles Gifford" w:date="2017-03-15T12:13:00Z">
        <w:r w:rsidRPr="001C220C" w:rsidDel="00431313">
          <w:rPr>
            <w:lang w:val="en-US"/>
          </w:rPr>
          <w:delText xml:space="preserve">The </w:delText>
        </w:r>
        <w:r w:rsidRPr="00997F38" w:rsidDel="00431313">
          <w:rPr>
            <w:i/>
            <w:lang w:val="en-US"/>
          </w:rPr>
          <w:delText>manufacturing bill</w:delText>
        </w:r>
        <w:r w:rsidRPr="001C220C" w:rsidDel="00431313">
          <w:rPr>
            <w:i/>
            <w:lang w:val="en-US"/>
          </w:rPr>
          <w:delText xml:space="preserve"> </w:delText>
        </w:r>
        <w:r w:rsidRPr="001C220C" w:rsidDel="00431313">
          <w:rPr>
            <w:lang w:val="en-US"/>
          </w:rPr>
          <w:delText xml:space="preserve">includes all uses of the material in production of the product, while the </w:delText>
        </w:r>
        <w:r w:rsidRPr="00997F38" w:rsidDel="00431313">
          <w:rPr>
            <w:i/>
            <w:lang w:val="en-US"/>
          </w:rPr>
          <w:delText>material specification</w:delText>
        </w:r>
        <w:r w:rsidRPr="001C220C" w:rsidDel="00431313">
          <w:rPr>
            <w:lang w:val="en-US"/>
          </w:rPr>
          <w:delText xml:space="preserve"> gives just the amount used in a </w:delText>
        </w:r>
        <w:r w:rsidR="00997F38" w:rsidRPr="00997F38" w:rsidDel="00431313">
          <w:rPr>
            <w:i/>
            <w:lang w:val="en-US"/>
          </w:rPr>
          <w:delText xml:space="preserve">product </w:delText>
        </w:r>
        <w:r w:rsidRPr="00997F38" w:rsidDel="00431313">
          <w:rPr>
            <w:i/>
            <w:lang w:val="en-US"/>
          </w:rPr>
          <w:delText>segment</w:delText>
        </w:r>
        <w:r w:rsidRPr="001C220C" w:rsidDel="00431313">
          <w:rPr>
            <w:lang w:val="en-US"/>
          </w:rPr>
          <w:delText xml:space="preserve">. </w:delText>
        </w:r>
      </w:del>
    </w:p>
    <w:p w14:paraId="44A45BF1" w14:textId="2A8B586B" w:rsidR="00C0197F" w:rsidRPr="001C220C" w:rsidDel="00431313" w:rsidRDefault="00AA5675" w:rsidP="00971473">
      <w:pPr>
        <w:pStyle w:val="NOTE0"/>
        <w:rPr>
          <w:del w:id="20922" w:author="Charles Gifford" w:date="2017-03-15T12:13:00Z"/>
          <w:lang w:val="en-US"/>
        </w:rPr>
      </w:pPr>
      <w:del w:id="20923" w:author="Charles Gifford" w:date="2017-03-15T12:13:00Z">
        <w:r w:rsidDel="00431313">
          <w:rPr>
            <w:lang w:val="en-US"/>
          </w:rPr>
          <w:delText>EXAMPLE</w:delText>
        </w:r>
        <w:r w:rsidDel="00431313">
          <w:rPr>
            <w:lang w:val="en-US"/>
          </w:rPr>
          <w:tab/>
          <w:delText>A</w:delText>
        </w:r>
        <w:r w:rsidR="00C0197F" w:rsidRPr="001C220C" w:rsidDel="00431313">
          <w:rPr>
            <w:lang w:val="en-US"/>
          </w:rPr>
          <w:delText xml:space="preserve"> </w:delText>
        </w:r>
        <w:r w:rsidR="00C0197F" w:rsidRPr="00997F38" w:rsidDel="00431313">
          <w:rPr>
            <w:i/>
            <w:lang w:val="en-US"/>
          </w:rPr>
          <w:delText>manufacturing bill</w:delText>
        </w:r>
        <w:r w:rsidR="00C0197F" w:rsidRPr="001C220C" w:rsidDel="00431313">
          <w:rPr>
            <w:i/>
            <w:lang w:val="en-US"/>
          </w:rPr>
          <w:delText xml:space="preserve"> </w:delText>
        </w:r>
        <w:r w:rsidR="00DE2E9A" w:rsidDel="00431313">
          <w:rPr>
            <w:lang w:val="en-US"/>
          </w:rPr>
          <w:delText xml:space="preserve">can </w:delText>
        </w:r>
        <w:r w:rsidR="00C0197F" w:rsidRPr="001C220C" w:rsidDel="00431313">
          <w:rPr>
            <w:lang w:val="en-US"/>
          </w:rPr>
          <w:delText xml:space="preserve">identify 55 Type C left-threaded screws, where 20 are used in one </w:delText>
        </w:r>
        <w:r w:rsidR="00C0197F" w:rsidRPr="00997F38" w:rsidDel="00431313">
          <w:rPr>
            <w:i/>
            <w:lang w:val="en-US"/>
          </w:rPr>
          <w:delText>product segment</w:delText>
        </w:r>
        <w:r w:rsidR="00C0197F" w:rsidRPr="001C220C" w:rsidDel="00431313">
          <w:rPr>
            <w:lang w:val="en-US"/>
          </w:rPr>
          <w:delText xml:space="preserve">, </w:delText>
        </w:r>
        <w:smartTag w:uri="urn:schemas-microsoft-com:office:smarttags" w:element="chmetcnv">
          <w:smartTagPr>
            <w:attr w:name="UnitName" w:val="in"/>
            <w:attr w:name="SourceValue" w:val="20"/>
            <w:attr w:name="HasSpace" w:val="True"/>
            <w:attr w:name="Negative" w:val="False"/>
            <w:attr w:name="NumberType" w:val="1"/>
            <w:attr w:name="TCSC" w:val="0"/>
          </w:smartTagPr>
          <w:r w:rsidR="00C0197F" w:rsidRPr="001C220C" w:rsidDel="00431313">
            <w:rPr>
              <w:lang w:val="en-US"/>
            </w:rPr>
            <w:delText>20 in</w:delText>
          </w:r>
        </w:smartTag>
        <w:r w:rsidR="00C0197F" w:rsidRPr="001C220C" w:rsidDel="00431313">
          <w:rPr>
            <w:lang w:val="en-US"/>
          </w:rPr>
          <w:delText xml:space="preserve"> another </w:delText>
        </w:r>
        <w:r w:rsidR="00C0197F" w:rsidRPr="00997F38" w:rsidDel="00431313">
          <w:rPr>
            <w:i/>
            <w:lang w:val="en-US"/>
          </w:rPr>
          <w:delText>product segment</w:delText>
        </w:r>
        <w:r w:rsidR="00C0197F" w:rsidRPr="001C220C" w:rsidDel="00431313">
          <w:rPr>
            <w:lang w:val="en-US"/>
          </w:rPr>
          <w:delText xml:space="preserve">, and </w:delText>
        </w:r>
        <w:smartTag w:uri="urn:schemas-microsoft-com:office:smarttags" w:element="chmetcnv">
          <w:smartTagPr>
            <w:attr w:name="UnitName" w:val="in"/>
            <w:attr w:name="SourceValue" w:val="15"/>
            <w:attr w:name="HasSpace" w:val="True"/>
            <w:attr w:name="Negative" w:val="False"/>
            <w:attr w:name="NumberType" w:val="1"/>
            <w:attr w:name="TCSC" w:val="0"/>
          </w:smartTagPr>
          <w:r w:rsidR="00C0197F" w:rsidRPr="001C220C" w:rsidDel="00431313">
            <w:rPr>
              <w:lang w:val="en-US"/>
            </w:rPr>
            <w:delText>15 in</w:delText>
          </w:r>
        </w:smartTag>
        <w:r w:rsidR="00C0197F" w:rsidRPr="001C220C" w:rsidDel="00431313">
          <w:rPr>
            <w:lang w:val="en-US"/>
          </w:rPr>
          <w:delText xml:space="preserve"> a third </w:delText>
        </w:r>
        <w:r w:rsidR="00C0197F" w:rsidRPr="00997F38" w:rsidDel="00431313">
          <w:rPr>
            <w:i/>
            <w:lang w:val="en-US"/>
          </w:rPr>
          <w:delText>product segment</w:delText>
        </w:r>
        <w:r w:rsidR="00C0197F" w:rsidRPr="001C220C" w:rsidDel="00431313">
          <w:rPr>
            <w:lang w:val="en-US"/>
          </w:rPr>
          <w:delText>.</w:delText>
        </w:r>
      </w:del>
    </w:p>
    <w:p w14:paraId="706800C4" w14:textId="7308738C" w:rsidR="00C0197F" w:rsidDel="00431313" w:rsidRDefault="00C0197F" w:rsidP="004A2EFC">
      <w:pPr>
        <w:pStyle w:val="PARAGRAPH"/>
        <w:rPr>
          <w:del w:id="20924" w:author="Charles Gifford" w:date="2017-03-15T12:13:00Z"/>
          <w:lang w:val="en-US"/>
        </w:rPr>
      </w:pPr>
      <w:del w:id="20925" w:author="Charles Gifford" w:date="2017-03-15T12:13:00Z">
        <w:r w:rsidRPr="001C220C" w:rsidDel="00431313">
          <w:rPr>
            <w:lang w:val="en-US"/>
          </w:rPr>
          <w:delText xml:space="preserve">The attributes of </w:delText>
        </w:r>
        <w:r w:rsidRPr="001C220C" w:rsidDel="00431313">
          <w:rPr>
            <w:i/>
            <w:lang w:val="en-US"/>
          </w:rPr>
          <w:delText>manufacturing bill</w:delText>
        </w:r>
        <w:r w:rsidRPr="001C220C" w:rsidDel="00431313">
          <w:rPr>
            <w:lang w:val="en-US"/>
          </w:rPr>
          <w:delText xml:space="preserve"> are the same as the attributes for an </w:delText>
        </w:r>
        <w:r w:rsidRPr="00997F38" w:rsidDel="00431313">
          <w:rPr>
            <w:i/>
            <w:lang w:val="en-US"/>
          </w:rPr>
          <w:delText>operations material bill</w:delText>
        </w:r>
        <w:r w:rsidRPr="001C220C" w:rsidDel="00431313">
          <w:rPr>
            <w:lang w:val="en-US"/>
          </w:rPr>
          <w:delText xml:space="preserve"> defined in</w:delText>
        </w:r>
        <w:r w:rsidR="008C3224" w:rsidDel="00431313">
          <w:rPr>
            <w:lang w:val="en-US"/>
          </w:rPr>
          <w:delText xml:space="preserve"> </w:delText>
        </w:r>
        <w:r w:rsidR="004A2EFC" w:rsidDel="00431313">
          <w:rPr>
            <w:lang w:val="en-US"/>
          </w:rPr>
          <w:fldChar w:fldCharType="begin"/>
        </w:r>
        <w:r w:rsidR="004A2EFC" w:rsidDel="00431313">
          <w:rPr>
            <w:lang w:val="en-US"/>
          </w:rPr>
          <w:delInstrText xml:space="preserve"> REF _Ref337198207 \h </w:delInstrText>
        </w:r>
        <w:r w:rsidR="004A2EFC" w:rsidDel="00431313">
          <w:rPr>
            <w:lang w:val="en-US"/>
          </w:rPr>
        </w:r>
        <w:r w:rsidR="004A2EFC" w:rsidDel="00431313">
          <w:rPr>
            <w:lang w:val="en-US"/>
          </w:rPr>
          <w:fldChar w:fldCharType="separate"/>
        </w:r>
        <w:r w:rsidR="00F1007D" w:rsidRPr="001C220C" w:rsidDel="00431313">
          <w:rPr>
            <w:lang w:val="en-US"/>
          </w:rPr>
          <w:delText xml:space="preserve">Table </w:delText>
        </w:r>
        <w:r w:rsidR="00F1007D" w:rsidDel="00431313">
          <w:rPr>
            <w:noProof/>
            <w:lang w:val="en-US"/>
          </w:rPr>
          <w:delText>111</w:delText>
        </w:r>
        <w:r w:rsidR="004A2EFC" w:rsidDel="00431313">
          <w:rPr>
            <w:lang w:val="en-US"/>
          </w:rPr>
          <w:fldChar w:fldCharType="end"/>
        </w:r>
        <w:r w:rsidRPr="001C220C" w:rsidDel="00431313">
          <w:rPr>
            <w:lang w:val="en-US"/>
          </w:rPr>
          <w:delText>.</w:delText>
        </w:r>
      </w:del>
    </w:p>
    <w:p w14:paraId="60F265B3" w14:textId="606BEB78" w:rsidR="008C3224" w:rsidRPr="001C220C" w:rsidDel="00431313" w:rsidRDefault="008C3224" w:rsidP="00682689">
      <w:pPr>
        <w:pStyle w:val="ANNEX-heading2"/>
        <w:rPr>
          <w:del w:id="20926" w:author="Charles Gifford" w:date="2017-03-15T12:13:00Z"/>
        </w:rPr>
      </w:pPr>
      <w:del w:id="20927" w:author="Charles Gifford" w:date="2017-03-15T12:13:00Z">
        <w:r w:rsidRPr="001C220C" w:rsidDel="00431313">
          <w:delText>Manufacturing bill</w:delText>
        </w:r>
        <w:r w:rsidDel="00431313">
          <w:delText xml:space="preserve"> </w:delText>
        </w:r>
        <w:r w:rsidR="00AE642B" w:rsidDel="00431313">
          <w:delText>i</w:delText>
        </w:r>
        <w:r w:rsidDel="00431313">
          <w:delText>tem</w:delText>
        </w:r>
      </w:del>
    </w:p>
    <w:p w14:paraId="4E345FAA" w14:textId="19D584F4" w:rsidR="008C3224" w:rsidDel="00431313" w:rsidRDefault="008C3224" w:rsidP="00971473">
      <w:pPr>
        <w:pStyle w:val="PARAGRAPH"/>
        <w:rPr>
          <w:del w:id="20928" w:author="Charles Gifford" w:date="2017-03-15T12:13:00Z"/>
          <w:lang w:val="en-US"/>
        </w:rPr>
      </w:pPr>
      <w:del w:id="20929" w:author="Charles Gifford" w:date="2017-03-15T12:13:00Z">
        <w:r w:rsidDel="00431313">
          <w:rPr>
            <w:lang w:val="en-US"/>
          </w:rPr>
          <w:delText xml:space="preserve">Each material in a </w:delText>
        </w:r>
        <w:r w:rsidRPr="00997F38" w:rsidDel="00431313">
          <w:rPr>
            <w:i/>
            <w:lang w:val="en-US"/>
          </w:rPr>
          <w:delText>manufacturing bill</w:delText>
        </w:r>
        <w:r w:rsidDel="00431313">
          <w:rPr>
            <w:lang w:val="en-US"/>
          </w:rPr>
          <w:delText xml:space="preserve"> </w:delText>
        </w:r>
        <w:r w:rsidR="00997F38" w:rsidDel="00431313">
          <w:rPr>
            <w:lang w:val="en-US"/>
          </w:rPr>
          <w:delText xml:space="preserve">shall be presented as </w:delText>
        </w:r>
        <w:r w:rsidDel="00431313">
          <w:rPr>
            <w:lang w:val="en-US"/>
          </w:rPr>
          <w:delText xml:space="preserve">a </w:delText>
        </w:r>
        <w:r w:rsidRPr="00997F38" w:rsidDel="00431313">
          <w:rPr>
            <w:i/>
            <w:lang w:val="en-US"/>
          </w:rPr>
          <w:delText>manufacturing bill item</w:delText>
        </w:r>
        <w:r w:rsidR="008558A5" w:rsidDel="00431313">
          <w:rPr>
            <w:lang w:val="en-US"/>
          </w:rPr>
          <w:delText xml:space="preserve">. </w:delText>
        </w:r>
      </w:del>
    </w:p>
    <w:p w14:paraId="4A46DC37" w14:textId="335400E0" w:rsidR="008C3224" w:rsidRPr="001C220C" w:rsidDel="00431313" w:rsidRDefault="008C3224" w:rsidP="004A2EFC">
      <w:pPr>
        <w:pStyle w:val="PARAGRAPH"/>
        <w:rPr>
          <w:del w:id="20930" w:author="Charles Gifford" w:date="2017-03-15T12:13:00Z"/>
          <w:lang w:val="en-US"/>
        </w:rPr>
      </w:pPr>
      <w:del w:id="20931" w:author="Charles Gifford" w:date="2017-03-15T12:13:00Z">
        <w:r w:rsidDel="00431313">
          <w:rPr>
            <w:lang w:val="en-US"/>
          </w:rPr>
          <w:delText xml:space="preserve">The attributes of a </w:delText>
        </w:r>
        <w:r w:rsidRPr="008C3224" w:rsidDel="00431313">
          <w:rPr>
            <w:i/>
            <w:lang w:val="en-US"/>
          </w:rPr>
          <w:delText>manufacturing bill item</w:delText>
        </w:r>
        <w:r w:rsidDel="00431313">
          <w:rPr>
            <w:lang w:val="en-US"/>
          </w:rPr>
          <w:delText xml:space="preserve"> are the same as the attributes for an </w:delText>
        </w:r>
        <w:r w:rsidRPr="00997F38" w:rsidDel="00431313">
          <w:rPr>
            <w:i/>
            <w:lang w:val="en-US"/>
          </w:rPr>
          <w:delText>operations material bill item</w:delText>
        </w:r>
        <w:r w:rsidDel="00431313">
          <w:rPr>
            <w:lang w:val="en-US"/>
          </w:rPr>
          <w:delText xml:space="preserve"> defined in </w:delText>
        </w:r>
        <w:r w:rsidR="004A2EFC" w:rsidDel="00431313">
          <w:rPr>
            <w:lang w:val="en-US"/>
          </w:rPr>
          <w:fldChar w:fldCharType="begin"/>
        </w:r>
        <w:r w:rsidR="004A2EFC" w:rsidDel="00431313">
          <w:rPr>
            <w:lang w:val="en-US"/>
          </w:rPr>
          <w:delInstrText xml:space="preserve"> REF _Ref337198228 \h </w:delInstrText>
        </w:r>
        <w:r w:rsidR="004A2EFC" w:rsidDel="00431313">
          <w:rPr>
            <w:lang w:val="en-US"/>
          </w:rPr>
        </w:r>
        <w:r w:rsidR="004A2EFC" w:rsidDel="00431313">
          <w:rPr>
            <w:lang w:val="en-US"/>
          </w:rPr>
          <w:fldChar w:fldCharType="separate"/>
        </w:r>
        <w:r w:rsidR="00F1007D" w:rsidRPr="001C220C" w:rsidDel="00431313">
          <w:rPr>
            <w:lang w:val="en-US"/>
          </w:rPr>
          <w:delText xml:space="preserve">Table </w:delText>
        </w:r>
        <w:r w:rsidR="00F1007D" w:rsidDel="00431313">
          <w:rPr>
            <w:noProof/>
            <w:lang w:val="en-US"/>
          </w:rPr>
          <w:delText>113</w:delText>
        </w:r>
        <w:r w:rsidR="004A2EFC" w:rsidDel="00431313">
          <w:rPr>
            <w:lang w:val="en-US"/>
          </w:rPr>
          <w:fldChar w:fldCharType="end"/>
        </w:r>
        <w:r w:rsidDel="00431313">
          <w:rPr>
            <w:lang w:val="en-US"/>
          </w:rPr>
          <w:delText>.</w:delText>
        </w:r>
      </w:del>
    </w:p>
    <w:p w14:paraId="1B7B138F" w14:textId="300FCB6C" w:rsidR="00C0197F" w:rsidRPr="001C220C" w:rsidDel="00431313" w:rsidRDefault="00C0197F" w:rsidP="00682689">
      <w:pPr>
        <w:pStyle w:val="ANNEX-heading2"/>
        <w:rPr>
          <w:del w:id="20932" w:author="Charles Gifford" w:date="2017-03-15T12:13:00Z"/>
        </w:rPr>
      </w:pPr>
      <w:del w:id="20933" w:author="Charles Gifford" w:date="2017-03-15T12:13:00Z">
        <w:r w:rsidRPr="001C220C" w:rsidDel="00431313">
          <w:delText>Product segment</w:delText>
        </w:r>
      </w:del>
    </w:p>
    <w:p w14:paraId="5BAA05CD" w14:textId="1185AA11" w:rsidR="00C0197F" w:rsidRPr="001C220C" w:rsidDel="00431313" w:rsidRDefault="00C0197F" w:rsidP="00971473">
      <w:pPr>
        <w:pStyle w:val="PARAGRAPH"/>
        <w:rPr>
          <w:del w:id="20934" w:author="Charles Gifford" w:date="2017-03-15T12:13:00Z"/>
          <w:lang w:val="en-US"/>
        </w:rPr>
      </w:pPr>
      <w:del w:id="20935" w:author="Charles Gifford" w:date="2017-03-15T12:13:00Z">
        <w:r w:rsidRPr="001C220C" w:rsidDel="00431313">
          <w:rPr>
            <w:lang w:val="en-US"/>
          </w:rPr>
          <w:delText>The values needed to quantify a segment</w:delText>
        </w:r>
        <w:r w:rsidRPr="001C220C" w:rsidDel="00431313">
          <w:rPr>
            <w:i/>
            <w:lang w:val="en-US"/>
          </w:rPr>
          <w:delText xml:space="preserve"> </w:delText>
        </w:r>
        <w:r w:rsidRPr="001C220C" w:rsidDel="00431313">
          <w:rPr>
            <w:lang w:val="en-US"/>
          </w:rPr>
          <w:delText xml:space="preserve">for a specific product shall be </w:delText>
        </w:r>
        <w:r w:rsidR="00997F38" w:rsidDel="00431313">
          <w:rPr>
            <w:lang w:val="en-US"/>
          </w:rPr>
          <w:delText xml:space="preserve">presented as </w:delText>
        </w:r>
        <w:r w:rsidRPr="001C220C" w:rsidDel="00431313">
          <w:rPr>
            <w:lang w:val="en-US"/>
          </w:rPr>
          <w:delText>a</w:delText>
        </w:r>
        <w:r w:rsidRPr="001C220C" w:rsidDel="00431313">
          <w:rPr>
            <w:i/>
            <w:lang w:val="en-US"/>
          </w:rPr>
          <w:delText xml:space="preserve"> </w:delText>
        </w:r>
        <w:r w:rsidRPr="00997F38" w:rsidDel="00431313">
          <w:rPr>
            <w:i/>
            <w:lang w:val="en-US"/>
          </w:rPr>
          <w:delText>product segment</w:delText>
        </w:r>
        <w:r w:rsidRPr="001C220C" w:rsidDel="00431313">
          <w:rPr>
            <w:lang w:val="en-US"/>
          </w:rPr>
          <w:delText xml:space="preserve">. A </w:delText>
        </w:r>
        <w:r w:rsidRPr="00997F38" w:rsidDel="00431313">
          <w:rPr>
            <w:i/>
            <w:lang w:val="en-US"/>
          </w:rPr>
          <w:delText>product segment</w:delText>
        </w:r>
        <w:r w:rsidRPr="001C220C" w:rsidDel="00431313">
          <w:rPr>
            <w:lang w:val="en-US"/>
          </w:rPr>
          <w:delText xml:space="preserve"> identifies, references, or corresponds to a </w:delText>
        </w:r>
        <w:r w:rsidRPr="00997F38" w:rsidDel="00431313">
          <w:rPr>
            <w:i/>
            <w:lang w:val="en-US"/>
          </w:rPr>
          <w:delText>process segment</w:delText>
        </w:r>
        <w:r w:rsidRPr="001C220C" w:rsidDel="00431313">
          <w:rPr>
            <w:lang w:val="en-US"/>
          </w:rPr>
          <w:delText xml:space="preserve">. A </w:delText>
        </w:r>
        <w:r w:rsidRPr="00997F38" w:rsidDel="00431313">
          <w:rPr>
            <w:i/>
            <w:lang w:val="en-US"/>
          </w:rPr>
          <w:delText>product segment</w:delText>
        </w:r>
        <w:r w:rsidRPr="001C220C" w:rsidDel="00431313">
          <w:rPr>
            <w:lang w:val="en-US"/>
          </w:rPr>
          <w:delText xml:space="preserve"> is related to a specific product, while a </w:delText>
        </w:r>
        <w:r w:rsidRPr="00997F38" w:rsidDel="00431313">
          <w:rPr>
            <w:i/>
            <w:lang w:val="en-US"/>
          </w:rPr>
          <w:delText>process segment</w:delText>
        </w:r>
        <w:r w:rsidRPr="001C220C" w:rsidDel="00431313">
          <w:rPr>
            <w:i/>
            <w:lang w:val="en-US"/>
          </w:rPr>
          <w:delText xml:space="preserve"> </w:delText>
        </w:r>
        <w:r w:rsidRPr="001C220C" w:rsidDel="00431313">
          <w:rPr>
            <w:lang w:val="en-US"/>
          </w:rPr>
          <w:delText xml:space="preserve">is product independent. </w:delText>
        </w:r>
      </w:del>
    </w:p>
    <w:p w14:paraId="24AD73CC" w14:textId="05B6F0CF" w:rsidR="00C0197F" w:rsidRPr="001C220C" w:rsidDel="00431313" w:rsidRDefault="00AA5675" w:rsidP="00515967">
      <w:pPr>
        <w:pStyle w:val="NOTE0"/>
        <w:rPr>
          <w:del w:id="20936" w:author="Charles Gifford" w:date="2017-03-15T12:13:00Z"/>
          <w:lang w:val="en-US"/>
        </w:rPr>
      </w:pPr>
      <w:del w:id="20937" w:author="Charles Gifford" w:date="2017-03-15T12:13:00Z">
        <w:r w:rsidDel="00431313">
          <w:rPr>
            <w:lang w:val="en-US"/>
          </w:rPr>
          <w:delText>EXAMPLE</w:delText>
        </w:r>
        <w:r w:rsidDel="00431313">
          <w:rPr>
            <w:lang w:val="en-US"/>
          </w:rPr>
          <w:tab/>
          <w:delText>T</w:delText>
        </w:r>
        <w:r w:rsidR="00C0197F" w:rsidRPr="001C220C" w:rsidDel="00431313">
          <w:rPr>
            <w:lang w:val="en-US"/>
          </w:rPr>
          <w:delText xml:space="preserve">he requirement of a specific number of operators with specific qualifications. </w:delText>
        </w:r>
      </w:del>
    </w:p>
    <w:p w14:paraId="2D402949" w14:textId="7703DE0F" w:rsidR="00C0197F" w:rsidRPr="001C220C" w:rsidDel="00431313" w:rsidRDefault="00C0197F" w:rsidP="00515967">
      <w:pPr>
        <w:pStyle w:val="PARAGRAPH"/>
        <w:rPr>
          <w:del w:id="20938" w:author="Charles Gifford" w:date="2017-03-15T12:13:00Z"/>
          <w:lang w:val="en-US"/>
        </w:rPr>
      </w:pPr>
      <w:del w:id="20939" w:author="Charles Gifford" w:date="2017-03-15T12:13:00Z">
        <w:r w:rsidRPr="001C220C" w:rsidDel="00431313">
          <w:rPr>
            <w:lang w:val="en-US"/>
          </w:rPr>
          <w:delText xml:space="preserve">The collection of </w:delText>
        </w:r>
        <w:r w:rsidRPr="00997F38" w:rsidDel="00431313">
          <w:rPr>
            <w:i/>
            <w:lang w:val="en-US"/>
          </w:rPr>
          <w:delText>product segments</w:delText>
        </w:r>
        <w:r w:rsidRPr="001C220C" w:rsidDel="00431313">
          <w:rPr>
            <w:lang w:val="en-US"/>
          </w:rPr>
          <w:delText xml:space="preserve"> for a product gives the sequence and ordering of segments required to manufacture a product in sufficient detail for production planning and scheduling. The corresponding </w:delText>
        </w:r>
        <w:r w:rsidRPr="000B599F" w:rsidDel="00431313">
          <w:rPr>
            <w:i/>
            <w:lang w:val="en-US"/>
          </w:rPr>
          <w:delText>product production rule</w:delText>
        </w:r>
        <w:r w:rsidRPr="001C220C" w:rsidDel="00431313">
          <w:rPr>
            <w:lang w:val="en-US"/>
          </w:rPr>
          <w:delText xml:space="preserve"> presents the additional detail required for actual production. </w:delText>
        </w:r>
      </w:del>
    </w:p>
    <w:p w14:paraId="117C96A3" w14:textId="17DBAE52" w:rsidR="00C0197F" w:rsidRPr="001C220C" w:rsidDel="00431313" w:rsidRDefault="00C0197F" w:rsidP="00515967">
      <w:pPr>
        <w:pStyle w:val="PARAGRAPH"/>
        <w:rPr>
          <w:del w:id="20940" w:author="Charles Gifford" w:date="2017-03-15T12:13:00Z"/>
          <w:lang w:val="en-US"/>
        </w:rPr>
      </w:pPr>
      <w:del w:id="20941" w:author="Charles Gifford" w:date="2017-03-15T12:13:00Z">
        <w:r w:rsidRPr="001C220C" w:rsidDel="00431313">
          <w:rPr>
            <w:lang w:val="en-US"/>
          </w:rPr>
          <w:delText xml:space="preserve">A </w:delText>
        </w:r>
        <w:r w:rsidRPr="00997F38" w:rsidDel="00431313">
          <w:rPr>
            <w:i/>
            <w:lang w:val="en-US"/>
          </w:rPr>
          <w:delText>product segment</w:delText>
        </w:r>
        <w:r w:rsidRPr="001C220C" w:rsidDel="00431313">
          <w:rPr>
            <w:lang w:val="en-US"/>
          </w:rPr>
          <w:delText xml:space="preserve"> </w:delText>
        </w:r>
        <w:r w:rsidR="00997F38" w:rsidDel="00431313">
          <w:rPr>
            <w:lang w:val="en-US"/>
          </w:rPr>
          <w:delText xml:space="preserve">may define </w:delText>
        </w:r>
        <w:r w:rsidRPr="001C220C" w:rsidDel="00431313">
          <w:rPr>
            <w:lang w:val="en-US"/>
          </w:rPr>
          <w:delText xml:space="preserve">zero or more resources, which correspond to an </w:delText>
        </w:r>
        <w:r w:rsidRPr="00997F38" w:rsidDel="00431313">
          <w:rPr>
            <w:i/>
            <w:lang w:val="en-US"/>
          </w:rPr>
          <w:delText xml:space="preserve">equipment specification, </w:delText>
        </w:r>
        <w:r w:rsidR="00C17398" w:rsidRPr="00997F38" w:rsidDel="00431313">
          <w:rPr>
            <w:lang w:val="en-US"/>
          </w:rPr>
          <w:delText>a</w:delText>
        </w:r>
        <w:r w:rsidR="00C17398" w:rsidRPr="00997F38" w:rsidDel="00431313">
          <w:rPr>
            <w:i/>
            <w:lang w:val="en-US"/>
          </w:rPr>
          <w:delText xml:space="preserve"> physical asset specification, </w:delText>
        </w:r>
        <w:r w:rsidRPr="00997F38" w:rsidDel="00431313">
          <w:rPr>
            <w:lang w:val="en-US"/>
          </w:rPr>
          <w:delText>a</w:delText>
        </w:r>
        <w:r w:rsidRPr="00997F38" w:rsidDel="00431313">
          <w:rPr>
            <w:i/>
            <w:lang w:val="en-US"/>
          </w:rPr>
          <w:delText xml:space="preserve"> personnel specification </w:delText>
        </w:r>
        <w:r w:rsidRPr="00997F38" w:rsidDel="00431313">
          <w:rPr>
            <w:lang w:val="en-US"/>
          </w:rPr>
          <w:delText>or a</w:delText>
        </w:r>
        <w:r w:rsidRPr="00997F38" w:rsidDel="00431313">
          <w:rPr>
            <w:i/>
            <w:lang w:val="en-US"/>
          </w:rPr>
          <w:delText xml:space="preserve"> material specification</w:delText>
        </w:r>
        <w:r w:rsidRPr="001C220C" w:rsidDel="00431313">
          <w:rPr>
            <w:lang w:val="en-US"/>
          </w:rPr>
          <w:delText xml:space="preserve">. A </w:delText>
        </w:r>
        <w:r w:rsidRPr="00997F38" w:rsidDel="00431313">
          <w:rPr>
            <w:i/>
            <w:lang w:val="en-US"/>
          </w:rPr>
          <w:delText>product segment</w:delText>
        </w:r>
        <w:r w:rsidRPr="001C220C" w:rsidDel="00431313">
          <w:rPr>
            <w:lang w:val="en-US"/>
          </w:rPr>
          <w:delText xml:space="preserve"> may have </w:delText>
        </w:r>
        <w:r w:rsidRPr="00812E5E" w:rsidDel="00431313">
          <w:rPr>
            <w:i/>
            <w:lang w:val="en-US"/>
          </w:rPr>
          <w:delText>parameter</w:delText>
        </w:r>
        <w:r w:rsidRPr="001C220C" w:rsidDel="00431313">
          <w:rPr>
            <w:lang w:val="en-US"/>
          </w:rPr>
          <w:delText xml:space="preserve"> values for </w:delText>
        </w:r>
        <w:r w:rsidRPr="00AA5675" w:rsidDel="00431313">
          <w:rPr>
            <w:i/>
            <w:lang w:val="en-US"/>
          </w:rPr>
          <w:delText>parameters</w:delText>
        </w:r>
        <w:r w:rsidRPr="001C220C" w:rsidDel="00431313">
          <w:rPr>
            <w:lang w:val="en-US"/>
          </w:rPr>
          <w:delText xml:space="preserve"> specified in the corresponding </w:delText>
        </w:r>
        <w:r w:rsidRPr="00997F38" w:rsidDel="00431313">
          <w:rPr>
            <w:i/>
            <w:lang w:val="en-US"/>
          </w:rPr>
          <w:delText>process segment</w:delText>
        </w:r>
        <w:r w:rsidRPr="001C220C" w:rsidDel="00431313">
          <w:rPr>
            <w:lang w:val="en-US"/>
          </w:rPr>
          <w:delText xml:space="preserve">. </w:delText>
        </w:r>
      </w:del>
    </w:p>
    <w:p w14:paraId="73AB98C5" w14:textId="2817A6FA" w:rsidR="00C0197F" w:rsidRPr="001C220C" w:rsidDel="00431313" w:rsidRDefault="00C0197F" w:rsidP="00515967">
      <w:pPr>
        <w:pStyle w:val="PARAGRAPH"/>
        <w:rPr>
          <w:del w:id="20942" w:author="Charles Gifford" w:date="2017-03-15T12:13:00Z"/>
          <w:lang w:val="en-US"/>
        </w:rPr>
      </w:pPr>
      <w:del w:id="20943" w:author="Charles Gifford" w:date="2017-03-15T12:13:00Z">
        <w:r w:rsidRPr="001C220C" w:rsidDel="00431313">
          <w:rPr>
            <w:lang w:val="en-US"/>
          </w:rPr>
          <w:delText xml:space="preserve">A </w:delText>
        </w:r>
        <w:r w:rsidRPr="00997F38" w:rsidDel="00431313">
          <w:rPr>
            <w:i/>
            <w:lang w:val="en-US"/>
          </w:rPr>
          <w:delText>product segment</w:delText>
        </w:r>
        <w:r w:rsidRPr="001C220C" w:rsidDel="00431313">
          <w:rPr>
            <w:lang w:val="en-US"/>
          </w:rPr>
          <w:delText xml:space="preserve"> may have a reference to a </w:delText>
        </w:r>
        <w:r w:rsidRPr="000B599F" w:rsidDel="00431313">
          <w:rPr>
            <w:i/>
            <w:lang w:val="en-US"/>
          </w:rPr>
          <w:delText>product production rule</w:delText>
        </w:r>
        <w:r w:rsidRPr="001C220C" w:rsidDel="00431313">
          <w:rPr>
            <w:lang w:val="en-US"/>
          </w:rPr>
          <w:delText xml:space="preserve"> that corresponds to the rules required to implement the specific </w:delText>
        </w:r>
        <w:r w:rsidRPr="00812E5E" w:rsidDel="00431313">
          <w:rPr>
            <w:i/>
            <w:lang w:val="en-US"/>
          </w:rPr>
          <w:delText>product segment</w:delText>
        </w:r>
        <w:r w:rsidRPr="001C220C" w:rsidDel="00431313">
          <w:rPr>
            <w:lang w:val="en-US"/>
          </w:rPr>
          <w:delText xml:space="preserve"> when more granularity is needed than one </w:delText>
        </w:r>
        <w:r w:rsidRPr="000B599F" w:rsidDel="00431313">
          <w:rPr>
            <w:i/>
            <w:lang w:val="en-US"/>
          </w:rPr>
          <w:delText>product production rule</w:delText>
        </w:r>
        <w:r w:rsidRPr="001C220C" w:rsidDel="00431313">
          <w:rPr>
            <w:lang w:val="en-US"/>
          </w:rPr>
          <w:delText xml:space="preserve"> for the </w:delText>
        </w:r>
        <w:r w:rsidRPr="000B599F" w:rsidDel="00431313">
          <w:rPr>
            <w:i/>
            <w:lang w:val="en-US"/>
          </w:rPr>
          <w:delText>product definition</w:delText>
        </w:r>
        <w:r w:rsidR="008558A5" w:rsidDel="00431313">
          <w:rPr>
            <w:lang w:val="en-US"/>
          </w:rPr>
          <w:delText xml:space="preserve">. </w:delText>
        </w:r>
      </w:del>
    </w:p>
    <w:p w14:paraId="1910A831" w14:textId="65433063" w:rsidR="00C0197F" w:rsidRPr="001C220C" w:rsidDel="00431313" w:rsidRDefault="00C0197F" w:rsidP="00515967">
      <w:pPr>
        <w:pStyle w:val="NOTE0"/>
        <w:rPr>
          <w:del w:id="20944" w:author="Charles Gifford" w:date="2017-03-15T12:13:00Z"/>
          <w:lang w:val="en-US"/>
        </w:rPr>
      </w:pPr>
      <w:del w:id="20945" w:author="Charles Gifford" w:date="2017-03-15T12:13:00Z">
        <w:r w:rsidRPr="001C220C" w:rsidDel="00431313">
          <w:rPr>
            <w:lang w:val="en-US"/>
          </w:rPr>
          <w:delText>EXAMPLE</w:delText>
        </w:r>
        <w:r w:rsidRPr="001C220C" w:rsidDel="00431313">
          <w:rPr>
            <w:lang w:val="en-US"/>
          </w:rPr>
          <w:tab/>
          <w:delText xml:space="preserve">There </w:delText>
        </w:r>
        <w:r w:rsidR="00DE2E9A" w:rsidDel="00431313">
          <w:rPr>
            <w:lang w:val="en-US"/>
          </w:rPr>
          <w:delText xml:space="preserve">can </w:delText>
        </w:r>
        <w:r w:rsidRPr="001C220C" w:rsidDel="00431313">
          <w:rPr>
            <w:lang w:val="en-US"/>
          </w:rPr>
          <w:delText xml:space="preserve">be a </w:delText>
        </w:r>
        <w:r w:rsidR="00997F38" w:rsidDel="00431313">
          <w:rPr>
            <w:lang w:val="en-US"/>
          </w:rPr>
          <w:delText>m</w:delText>
        </w:r>
        <w:r w:rsidRPr="001C220C" w:rsidDel="00431313">
          <w:rPr>
            <w:lang w:val="en-US"/>
          </w:rPr>
          <w:delText xml:space="preserve">aster </w:delText>
        </w:r>
        <w:r w:rsidR="00997F38" w:rsidDel="00431313">
          <w:rPr>
            <w:lang w:val="en-US"/>
          </w:rPr>
          <w:delText>r</w:delText>
        </w:r>
        <w:r w:rsidRPr="001C220C" w:rsidDel="00431313">
          <w:rPr>
            <w:lang w:val="en-US"/>
          </w:rPr>
          <w:delText>ecipe (</w:delText>
        </w:r>
        <w:r w:rsidR="00A3549B" w:rsidDel="00431313">
          <w:rPr>
            <w:lang w:val="en-US"/>
          </w:rPr>
          <w:delText>IEC 6</w:delText>
        </w:r>
        <w:r w:rsidRPr="001C220C" w:rsidDel="00431313">
          <w:rPr>
            <w:lang w:val="en-US"/>
          </w:rPr>
          <w:delText xml:space="preserve">1512) for each </w:delText>
        </w:r>
        <w:r w:rsidRPr="000B599F" w:rsidDel="00431313">
          <w:rPr>
            <w:i/>
            <w:lang w:val="en-US"/>
          </w:rPr>
          <w:delText>product segment</w:delText>
        </w:r>
        <w:r w:rsidRPr="001C220C" w:rsidDel="00431313">
          <w:rPr>
            <w:lang w:val="en-US"/>
          </w:rPr>
          <w:delText xml:space="preserve">. </w:delText>
        </w:r>
      </w:del>
    </w:p>
    <w:p w14:paraId="2F11258F" w14:textId="5B3AA035" w:rsidR="00C0197F" w:rsidRPr="001C220C" w:rsidDel="00431313" w:rsidRDefault="00C0197F" w:rsidP="00971473">
      <w:pPr>
        <w:pStyle w:val="PARAGRAPH"/>
        <w:rPr>
          <w:del w:id="20946" w:author="Charles Gifford" w:date="2017-03-15T12:13:00Z"/>
          <w:lang w:val="en-US"/>
        </w:rPr>
      </w:pPr>
      <w:del w:id="20947" w:author="Charles Gifford" w:date="2017-03-15T12:13:00Z">
        <w:r w:rsidRPr="001C220C" w:rsidDel="00431313">
          <w:rPr>
            <w:lang w:val="en-US"/>
          </w:rPr>
          <w:delText xml:space="preserve">The attributes of a </w:delText>
        </w:r>
        <w:r w:rsidRPr="00997F38" w:rsidDel="00431313">
          <w:rPr>
            <w:i/>
            <w:lang w:val="en-US"/>
          </w:rPr>
          <w:delText>product segment</w:delText>
        </w:r>
        <w:r w:rsidRPr="001C220C" w:rsidDel="00431313">
          <w:rPr>
            <w:lang w:val="en-US"/>
          </w:rPr>
          <w:delText xml:space="preserve"> are the same as an </w:delText>
        </w:r>
        <w:r w:rsidRPr="00997F38" w:rsidDel="00431313">
          <w:rPr>
            <w:i/>
            <w:lang w:val="en-US"/>
          </w:rPr>
          <w:delText>operations segment</w:delText>
        </w:r>
        <w:r w:rsidRPr="001C220C" w:rsidDel="00431313">
          <w:rPr>
            <w:lang w:val="en-US"/>
          </w:rPr>
          <w:delText>, as defined in</w:delText>
        </w:r>
        <w:r w:rsidR="00812E5E" w:rsidDel="00431313">
          <w:rPr>
            <w:lang w:val="en-US"/>
          </w:rPr>
          <w:delText xml:space="preserve"> </w:delText>
        </w:r>
        <w:r w:rsidR="00812E5E" w:rsidDel="00431313">
          <w:rPr>
            <w:lang w:val="en-US"/>
          </w:rPr>
          <w:fldChar w:fldCharType="begin"/>
        </w:r>
        <w:r w:rsidR="00812E5E" w:rsidDel="00431313">
          <w:rPr>
            <w:lang w:val="en-US"/>
          </w:rPr>
          <w:delInstrText xml:space="preserve"> REF _Ref449179170 \w \h </w:delInstrText>
        </w:r>
        <w:r w:rsidR="00812E5E" w:rsidDel="00431313">
          <w:rPr>
            <w:lang w:val="en-US"/>
          </w:rPr>
        </w:r>
        <w:r w:rsidR="00812E5E" w:rsidDel="00431313">
          <w:rPr>
            <w:lang w:val="en-US"/>
          </w:rPr>
          <w:fldChar w:fldCharType="separate"/>
        </w:r>
        <w:r w:rsidR="00812E5E" w:rsidDel="00431313">
          <w:rPr>
            <w:lang w:val="en-US"/>
          </w:rPr>
          <w:delText>6.1.5</w:delText>
        </w:r>
        <w:r w:rsidR="00812E5E" w:rsidDel="00431313">
          <w:rPr>
            <w:lang w:val="en-US"/>
          </w:rPr>
          <w:fldChar w:fldCharType="end"/>
        </w:r>
        <w:r w:rsidRPr="001C220C" w:rsidDel="00431313">
          <w:rPr>
            <w:lang w:val="en-US"/>
          </w:rPr>
          <w:delText xml:space="preserve">, except that </w:delText>
        </w:r>
        <w:r w:rsidR="00997F38" w:rsidRPr="000B599F" w:rsidDel="00431313">
          <w:rPr>
            <w:i/>
            <w:lang w:val="en-US"/>
          </w:rPr>
          <w:delText>o</w:delText>
        </w:r>
        <w:r w:rsidRPr="000B599F" w:rsidDel="00431313">
          <w:rPr>
            <w:i/>
            <w:lang w:val="en-US"/>
          </w:rPr>
          <w:delText>perations type</w:delText>
        </w:r>
        <w:r w:rsidRPr="001C220C" w:rsidDel="00431313">
          <w:rPr>
            <w:lang w:val="en-US"/>
          </w:rPr>
          <w:delText xml:space="preserve"> is optional and if defined shall have the value “Production”.</w:delText>
        </w:r>
      </w:del>
    </w:p>
    <w:p w14:paraId="3FDABCE9" w14:textId="55F18D22" w:rsidR="00C0197F" w:rsidRPr="001C220C" w:rsidDel="00431313" w:rsidRDefault="00C0197F" w:rsidP="00682689">
      <w:pPr>
        <w:pStyle w:val="ANNEX-heading2"/>
        <w:rPr>
          <w:del w:id="20948" w:author="Charles Gifford" w:date="2017-03-15T12:13:00Z"/>
        </w:rPr>
      </w:pPr>
      <w:del w:id="20949" w:author="Charles Gifford" w:date="2017-03-15T12:13:00Z">
        <w:r w:rsidRPr="001C220C" w:rsidDel="00431313">
          <w:delText xml:space="preserve">Product </w:delText>
        </w:r>
        <w:r w:rsidR="003D2792" w:rsidDel="00431313">
          <w:delText>p</w:delText>
        </w:r>
        <w:r w:rsidRPr="001C220C" w:rsidDel="00431313">
          <w:delText>arameter</w:delText>
        </w:r>
      </w:del>
    </w:p>
    <w:p w14:paraId="458E07F1" w14:textId="27982D98" w:rsidR="00C0197F" w:rsidRPr="001C220C" w:rsidDel="00431313" w:rsidRDefault="00997F38" w:rsidP="00971473">
      <w:pPr>
        <w:pStyle w:val="PARAGRAPH"/>
        <w:rPr>
          <w:del w:id="20950" w:author="Charles Gifford" w:date="2017-03-15T12:13:00Z"/>
          <w:lang w:val="en-US"/>
        </w:rPr>
      </w:pPr>
      <w:del w:id="20951" w:author="Charles Gifford" w:date="2017-03-15T12:13:00Z">
        <w:r w:rsidRPr="001C220C" w:rsidDel="00431313">
          <w:rPr>
            <w:lang w:val="en-US"/>
          </w:rPr>
          <w:delText>Specific parameters required for a</w:delText>
        </w:r>
        <w:r w:rsidDel="00431313">
          <w:rPr>
            <w:lang w:val="en-US"/>
          </w:rPr>
          <w:delText xml:space="preserve"> </w:delText>
        </w:r>
        <w:r w:rsidRPr="00997F38" w:rsidDel="00431313">
          <w:rPr>
            <w:i/>
            <w:lang w:val="en-US"/>
          </w:rPr>
          <w:delText>product</w:delText>
        </w:r>
        <w:r w:rsidDel="00431313">
          <w:rPr>
            <w:lang w:val="en-US"/>
          </w:rPr>
          <w:delText xml:space="preserve"> </w:delText>
        </w:r>
        <w:r w:rsidRPr="000C7AD0" w:rsidDel="00431313">
          <w:rPr>
            <w:i/>
            <w:lang w:val="en-US"/>
          </w:rPr>
          <w:delText>segment</w:delText>
        </w:r>
        <w:r w:rsidRPr="001C220C" w:rsidDel="00431313">
          <w:rPr>
            <w:lang w:val="en-US"/>
          </w:rPr>
          <w:delText xml:space="preserve"> shall be </w:delText>
        </w:r>
        <w:r w:rsidDel="00431313">
          <w:rPr>
            <w:lang w:val="en-US"/>
          </w:rPr>
          <w:delText xml:space="preserve">presented </w:delText>
        </w:r>
        <w:r w:rsidRPr="001C220C" w:rsidDel="00431313">
          <w:rPr>
            <w:lang w:val="en-US"/>
          </w:rPr>
          <w:delText xml:space="preserve">as </w:delText>
        </w:r>
        <w:r w:rsidRPr="00997F38" w:rsidDel="00431313">
          <w:rPr>
            <w:i/>
            <w:lang w:val="en-US"/>
          </w:rPr>
          <w:delText>product</w:delText>
        </w:r>
        <w:r w:rsidDel="00431313">
          <w:rPr>
            <w:lang w:val="en-US"/>
          </w:rPr>
          <w:delText xml:space="preserve"> </w:delText>
        </w:r>
        <w:r w:rsidDel="00431313">
          <w:rPr>
            <w:i/>
            <w:lang w:val="en-US"/>
          </w:rPr>
          <w:delText xml:space="preserve">parameters. </w:delText>
        </w:r>
        <w:r w:rsidR="00C0197F" w:rsidRPr="001C220C" w:rsidDel="00431313">
          <w:rPr>
            <w:lang w:val="en-US"/>
          </w:rPr>
          <w:delText xml:space="preserve">The attributes for a </w:delText>
        </w:r>
        <w:r w:rsidR="00C0197F" w:rsidRPr="00997F38" w:rsidDel="00431313">
          <w:rPr>
            <w:i/>
            <w:lang w:val="en-US"/>
          </w:rPr>
          <w:delText>product parameter</w:delText>
        </w:r>
        <w:r w:rsidR="00C0197F" w:rsidRPr="001C220C" w:rsidDel="00431313">
          <w:rPr>
            <w:lang w:val="en-US"/>
          </w:rPr>
          <w:delText xml:space="preserve"> are the same as the attributes for a </w:delText>
        </w:r>
        <w:r w:rsidR="00C0197F" w:rsidRPr="00997F38" w:rsidDel="00431313">
          <w:rPr>
            <w:i/>
            <w:lang w:val="en-US"/>
          </w:rPr>
          <w:delText>parameter</w:delText>
        </w:r>
        <w:r w:rsidRPr="00997F38" w:rsidDel="00431313">
          <w:rPr>
            <w:i/>
            <w:lang w:val="en-US"/>
          </w:rPr>
          <w:delText xml:space="preserve"> specification</w:delText>
        </w:r>
        <w:r w:rsidR="00C0197F" w:rsidRPr="001C220C" w:rsidDel="00431313">
          <w:rPr>
            <w:lang w:val="en-US"/>
          </w:rPr>
          <w:delText xml:space="preserve">, as defined in </w:delText>
        </w:r>
        <w:r w:rsidR="00971473" w:rsidDel="00431313">
          <w:rPr>
            <w:lang w:val="en-US"/>
          </w:rPr>
          <w:fldChar w:fldCharType="begin"/>
        </w:r>
        <w:r w:rsidR="00971473" w:rsidDel="00431313">
          <w:rPr>
            <w:lang w:val="en-US"/>
          </w:rPr>
          <w:delInstrText xml:space="preserve"> REF _Ref188874611 \r \h </w:delInstrText>
        </w:r>
        <w:r w:rsidR="00971473" w:rsidDel="00431313">
          <w:rPr>
            <w:lang w:val="en-US"/>
          </w:rPr>
        </w:r>
        <w:r w:rsidR="00971473" w:rsidDel="00431313">
          <w:rPr>
            <w:lang w:val="en-US"/>
          </w:rPr>
          <w:fldChar w:fldCharType="separate"/>
        </w:r>
        <w:r w:rsidR="00F1007D" w:rsidDel="00431313">
          <w:rPr>
            <w:lang w:val="en-US"/>
          </w:rPr>
          <w:delText>6.1.6</w:delText>
        </w:r>
        <w:r w:rsidR="00971473" w:rsidDel="00431313">
          <w:rPr>
            <w:lang w:val="en-US"/>
          </w:rPr>
          <w:fldChar w:fldCharType="end"/>
        </w:r>
        <w:r w:rsidR="00971473" w:rsidDel="00431313">
          <w:rPr>
            <w:lang w:val="en-US"/>
          </w:rPr>
          <w:delText>.</w:delText>
        </w:r>
      </w:del>
    </w:p>
    <w:p w14:paraId="74D38575" w14:textId="33233683" w:rsidR="00C0197F" w:rsidRPr="001C220C" w:rsidDel="00431313" w:rsidRDefault="00C0197F" w:rsidP="00682689">
      <w:pPr>
        <w:pStyle w:val="ANNEX-heading2"/>
        <w:rPr>
          <w:del w:id="20952" w:author="Charles Gifford" w:date="2017-03-15T12:13:00Z"/>
        </w:rPr>
      </w:pPr>
      <w:bookmarkStart w:id="20953" w:name="_Toc516130370"/>
      <w:bookmarkEnd w:id="20887"/>
      <w:del w:id="20954" w:author="Charles Gifford" w:date="2017-03-15T12:13:00Z">
        <w:r w:rsidRPr="001C220C" w:rsidDel="00431313">
          <w:delText>Product segment dependency</w:delText>
        </w:r>
        <w:bookmarkEnd w:id="20953"/>
      </w:del>
    </w:p>
    <w:p w14:paraId="71B3E2B2" w14:textId="63C120CC" w:rsidR="00C0197F" w:rsidRPr="001C220C" w:rsidDel="00431313" w:rsidRDefault="00997F38" w:rsidP="00971473">
      <w:pPr>
        <w:pStyle w:val="PARAGRAPH"/>
        <w:rPr>
          <w:del w:id="20955" w:author="Charles Gifford" w:date="2017-03-15T12:13:00Z"/>
          <w:lang w:val="en-US"/>
        </w:rPr>
      </w:pPr>
      <w:del w:id="20956" w:author="Charles Gifford" w:date="2017-03-15T12:13:00Z">
        <w:r w:rsidDel="00431313">
          <w:rPr>
            <w:lang w:val="en-US"/>
          </w:rPr>
          <w:delText xml:space="preserve">Production </w:delText>
        </w:r>
        <w:r w:rsidRPr="001C220C" w:rsidDel="00431313">
          <w:rPr>
            <w:lang w:val="en-US"/>
          </w:rPr>
          <w:delText xml:space="preserve">dependencies that are product specific shall be presented as </w:delText>
        </w:r>
        <w:r w:rsidDel="00431313">
          <w:rPr>
            <w:i/>
            <w:lang w:val="en-US"/>
          </w:rPr>
          <w:delText xml:space="preserve">product </w:delText>
        </w:r>
        <w:r w:rsidRPr="001C220C" w:rsidDel="00431313">
          <w:rPr>
            <w:i/>
            <w:lang w:val="en-US"/>
          </w:rPr>
          <w:delText>segment dependencies</w:delText>
        </w:r>
        <w:r w:rsidDel="00431313">
          <w:rPr>
            <w:lang w:val="en-US"/>
          </w:rPr>
          <w:delText xml:space="preserve">. </w:delText>
        </w:r>
        <w:r w:rsidR="00C0197F" w:rsidRPr="001C220C" w:rsidDel="00431313">
          <w:rPr>
            <w:lang w:val="en-US"/>
          </w:rPr>
          <w:delText xml:space="preserve">The attributes for a </w:delText>
        </w:r>
        <w:r w:rsidR="00C0197F" w:rsidRPr="001C220C" w:rsidDel="00431313">
          <w:rPr>
            <w:i/>
            <w:lang w:val="en-US"/>
          </w:rPr>
          <w:delText>product segment dependency</w:delText>
        </w:r>
        <w:r w:rsidR="00C0197F" w:rsidRPr="001C220C" w:rsidDel="00431313">
          <w:rPr>
            <w:lang w:val="en-US"/>
          </w:rPr>
          <w:delText xml:space="preserve"> are the same as the attributes for </w:delText>
        </w:r>
        <w:r w:rsidDel="00431313">
          <w:rPr>
            <w:lang w:val="en-US"/>
          </w:rPr>
          <w:delText xml:space="preserve">an </w:delText>
        </w:r>
        <w:r w:rsidRPr="00997F38" w:rsidDel="00431313">
          <w:rPr>
            <w:i/>
            <w:lang w:val="en-US"/>
          </w:rPr>
          <w:delText>operations</w:delText>
        </w:r>
        <w:r w:rsidDel="00431313">
          <w:rPr>
            <w:lang w:val="en-US"/>
          </w:rPr>
          <w:delText xml:space="preserve"> </w:delText>
        </w:r>
        <w:r w:rsidR="00C0197F" w:rsidRPr="001C220C" w:rsidDel="00431313">
          <w:rPr>
            <w:i/>
            <w:lang w:val="en-US"/>
          </w:rPr>
          <w:delText>segment dependency</w:delText>
        </w:r>
        <w:r w:rsidR="00C0197F" w:rsidRPr="001C220C" w:rsidDel="00431313">
          <w:rPr>
            <w:lang w:val="en-US"/>
          </w:rPr>
          <w:delText xml:space="preserve">, as defined in </w:delText>
        </w:r>
        <w:r w:rsidR="00971473" w:rsidDel="00431313">
          <w:rPr>
            <w:lang w:val="en-US"/>
          </w:rPr>
          <w:fldChar w:fldCharType="begin"/>
        </w:r>
        <w:r w:rsidR="00971473" w:rsidDel="00431313">
          <w:rPr>
            <w:lang w:val="en-US"/>
          </w:rPr>
          <w:delInstrText xml:space="preserve"> REF _Ref320175543 \r \h </w:delInstrText>
        </w:r>
        <w:r w:rsidR="00971473" w:rsidDel="00431313">
          <w:rPr>
            <w:lang w:val="en-US"/>
          </w:rPr>
        </w:r>
        <w:r w:rsidR="00971473" w:rsidDel="00431313">
          <w:rPr>
            <w:lang w:val="en-US"/>
          </w:rPr>
          <w:fldChar w:fldCharType="separate"/>
        </w:r>
        <w:r w:rsidR="00F1007D" w:rsidDel="00431313">
          <w:rPr>
            <w:lang w:val="en-US"/>
          </w:rPr>
          <w:delText>6.1.15</w:delText>
        </w:r>
        <w:r w:rsidR="00971473" w:rsidDel="00431313">
          <w:rPr>
            <w:lang w:val="en-US"/>
          </w:rPr>
          <w:fldChar w:fldCharType="end"/>
        </w:r>
        <w:r w:rsidR="008558A5" w:rsidDel="00431313">
          <w:rPr>
            <w:lang w:val="en-US"/>
          </w:rPr>
          <w:delText xml:space="preserve">. </w:delText>
        </w:r>
      </w:del>
    </w:p>
    <w:p w14:paraId="1D0CB6FC" w14:textId="06A5B1A8" w:rsidR="00C0197F" w:rsidRPr="001C220C" w:rsidDel="00431313" w:rsidRDefault="00C0197F" w:rsidP="00682689">
      <w:pPr>
        <w:pStyle w:val="ANNEX-heading1"/>
        <w:rPr>
          <w:del w:id="20957" w:author="Charles Gifford" w:date="2017-03-15T12:13:00Z"/>
        </w:rPr>
      </w:pPr>
      <w:bookmarkStart w:id="20958" w:name="_Ref162335663"/>
      <w:bookmarkStart w:id="20959" w:name="_Toc477861091"/>
      <w:bookmarkStart w:id="20960" w:name="_Toc478060719"/>
      <w:bookmarkStart w:id="20961" w:name="_Toc478066847"/>
      <w:bookmarkStart w:id="20962" w:name="_Toc478066998"/>
      <w:bookmarkStart w:id="20963" w:name="_Toc478412159"/>
      <w:bookmarkStart w:id="20964" w:name="_Toc478492244"/>
      <w:del w:id="20965" w:author="Charles Gifford" w:date="2017-03-15T12:13:00Z">
        <w:r w:rsidRPr="001C220C" w:rsidDel="00431313">
          <w:delText>Production schedule</w:delText>
        </w:r>
        <w:bookmarkEnd w:id="20958"/>
        <w:r w:rsidR="006135DB" w:rsidDel="00431313">
          <w:delText>s</w:delText>
        </w:r>
        <w:bookmarkEnd w:id="20959"/>
        <w:bookmarkEnd w:id="20960"/>
        <w:bookmarkEnd w:id="20961"/>
        <w:bookmarkEnd w:id="20962"/>
        <w:bookmarkEnd w:id="20963"/>
        <w:bookmarkEnd w:id="20964"/>
        <w:r w:rsidRPr="001C220C" w:rsidDel="00431313">
          <w:delText xml:space="preserve"> </w:delText>
        </w:r>
      </w:del>
    </w:p>
    <w:p w14:paraId="0BD49FD1" w14:textId="3409CD54" w:rsidR="00C0197F" w:rsidRPr="001C220C" w:rsidDel="00431313" w:rsidRDefault="00C0197F" w:rsidP="00682689">
      <w:pPr>
        <w:pStyle w:val="ANNEX-heading2"/>
        <w:rPr>
          <w:del w:id="20966" w:author="Charles Gifford" w:date="2017-03-15T12:13:00Z"/>
        </w:rPr>
      </w:pPr>
      <w:del w:id="20967" w:author="Charles Gifford" w:date="2017-03-15T12:13:00Z">
        <w:r w:rsidRPr="001C220C" w:rsidDel="00431313">
          <w:delText>Production schedule model</w:delText>
        </w:r>
      </w:del>
    </w:p>
    <w:p w14:paraId="7703C63A" w14:textId="34826768" w:rsidR="00C0197F" w:rsidRPr="001C220C" w:rsidDel="00431313" w:rsidRDefault="00C0197F" w:rsidP="00971473">
      <w:pPr>
        <w:pStyle w:val="PARAGRAPH"/>
        <w:rPr>
          <w:del w:id="20968" w:author="Charles Gifford" w:date="2017-03-15T12:13:00Z"/>
          <w:lang w:val="en-US"/>
        </w:rPr>
      </w:pPr>
      <w:del w:id="20969" w:author="Charles Gifford" w:date="2017-03-15T12:13:00Z">
        <w:r w:rsidRPr="001C220C" w:rsidDel="00431313">
          <w:rPr>
            <w:lang w:val="en-US"/>
          </w:rPr>
          <w:delText xml:space="preserve">A </w:delText>
        </w:r>
        <w:r w:rsidRPr="006135DB" w:rsidDel="00431313">
          <w:rPr>
            <w:i/>
            <w:lang w:val="en-US"/>
          </w:rPr>
          <w:delText>production schedule</w:delText>
        </w:r>
        <w:r w:rsidRPr="001C220C" w:rsidDel="00431313">
          <w:rPr>
            <w:lang w:val="en-US"/>
          </w:rPr>
          <w:delText xml:space="preserve"> is a request for production. A </w:delText>
        </w:r>
        <w:r w:rsidRPr="006135DB" w:rsidDel="00431313">
          <w:rPr>
            <w:i/>
            <w:lang w:val="en-US"/>
          </w:rPr>
          <w:delText>production schedule</w:delText>
        </w:r>
        <w:r w:rsidRPr="001C220C" w:rsidDel="00431313">
          <w:rPr>
            <w:lang w:val="en-US"/>
          </w:rPr>
          <w:delText xml:space="preserve"> is made up of one or more </w:delText>
        </w:r>
        <w:r w:rsidRPr="006135DB" w:rsidDel="00431313">
          <w:rPr>
            <w:i/>
            <w:lang w:val="en-US"/>
          </w:rPr>
          <w:delText>production requests</w:delText>
        </w:r>
        <w:r w:rsidRPr="001C220C" w:rsidDel="00431313">
          <w:rPr>
            <w:lang w:val="en-US"/>
          </w:rPr>
          <w:delText xml:space="preserve">. A </w:delText>
        </w:r>
        <w:r w:rsidRPr="006135DB" w:rsidDel="00431313">
          <w:rPr>
            <w:i/>
            <w:lang w:val="en-US"/>
          </w:rPr>
          <w:delText>production request</w:delText>
        </w:r>
        <w:r w:rsidRPr="001C220C" w:rsidDel="00431313">
          <w:rPr>
            <w:lang w:val="en-US"/>
          </w:rPr>
          <w:delText xml:space="preserve"> is a request for production </w:delText>
        </w:r>
        <w:r w:rsidR="006135DB" w:rsidDel="00431313">
          <w:rPr>
            <w:lang w:val="en-US"/>
          </w:rPr>
          <w:delText xml:space="preserve">of </w:delText>
        </w:r>
        <w:r w:rsidRPr="001C220C" w:rsidDel="00431313">
          <w:rPr>
            <w:lang w:val="en-US"/>
          </w:rPr>
          <w:delText>a product identified by a product production rule</w:delText>
        </w:r>
        <w:r w:rsidR="008558A5" w:rsidDel="00431313">
          <w:rPr>
            <w:lang w:val="en-US"/>
          </w:rPr>
          <w:delText xml:space="preserve">. </w:delText>
        </w:r>
        <w:r w:rsidRPr="001C220C" w:rsidDel="00431313">
          <w:rPr>
            <w:lang w:val="en-US"/>
          </w:rPr>
          <w:delText xml:space="preserve">A </w:delText>
        </w:r>
        <w:r w:rsidRPr="006135DB" w:rsidDel="00431313">
          <w:rPr>
            <w:i/>
            <w:lang w:val="en-US"/>
          </w:rPr>
          <w:delText>production request</w:delText>
        </w:r>
        <w:r w:rsidRPr="001C220C" w:rsidDel="00431313">
          <w:rPr>
            <w:lang w:val="en-US"/>
          </w:rPr>
          <w:delText xml:space="preserve"> contains the information required by manufacturing to fulfill scheduled production</w:delText>
        </w:r>
        <w:r w:rsidR="008558A5" w:rsidDel="00431313">
          <w:rPr>
            <w:lang w:val="en-US"/>
          </w:rPr>
          <w:delText xml:space="preserve">. </w:delText>
        </w:r>
        <w:r w:rsidRPr="001C220C" w:rsidDel="00431313">
          <w:rPr>
            <w:lang w:val="en-US"/>
          </w:rPr>
          <w:delText xml:space="preserve">A </w:delText>
        </w:r>
        <w:r w:rsidRPr="006135DB" w:rsidDel="00431313">
          <w:rPr>
            <w:i/>
            <w:lang w:val="en-US"/>
          </w:rPr>
          <w:delText>production request</w:delText>
        </w:r>
        <w:r w:rsidRPr="001C220C" w:rsidDel="00431313">
          <w:rPr>
            <w:lang w:val="en-US"/>
          </w:rPr>
          <w:delText xml:space="preserve"> contains at least one </w:delText>
        </w:r>
        <w:r w:rsidRPr="006135DB" w:rsidDel="00431313">
          <w:rPr>
            <w:i/>
            <w:lang w:val="en-US"/>
          </w:rPr>
          <w:delText>segment requirement</w:delText>
        </w:r>
        <w:r w:rsidRPr="001C220C" w:rsidDel="00431313">
          <w:rPr>
            <w:lang w:val="en-US"/>
          </w:rPr>
          <w:delText xml:space="preserve">, even if </w:delText>
        </w:r>
        <w:r w:rsidR="006135DB" w:rsidDel="00431313">
          <w:rPr>
            <w:lang w:val="en-US"/>
          </w:rPr>
          <w:delText xml:space="preserve">the </w:delText>
        </w:r>
        <w:r w:rsidR="006135DB" w:rsidRPr="006135DB" w:rsidDel="00431313">
          <w:rPr>
            <w:i/>
            <w:lang w:val="en-US"/>
          </w:rPr>
          <w:delText>segment requirement</w:delText>
        </w:r>
        <w:r w:rsidR="006135DB" w:rsidDel="00431313">
          <w:rPr>
            <w:lang w:val="en-US"/>
          </w:rPr>
          <w:delText xml:space="preserve"> </w:delText>
        </w:r>
        <w:r w:rsidRPr="001C220C" w:rsidDel="00431313">
          <w:rPr>
            <w:lang w:val="en-US"/>
          </w:rPr>
          <w:delText>spans all production of the product.</w:delText>
        </w:r>
      </w:del>
    </w:p>
    <w:p w14:paraId="66D88CD7" w14:textId="027E9985" w:rsidR="00C0197F" w:rsidRPr="001C220C" w:rsidDel="00431313" w:rsidRDefault="00971473" w:rsidP="00971473">
      <w:pPr>
        <w:pStyle w:val="PARAGRAPH"/>
        <w:rPr>
          <w:del w:id="20970" w:author="Charles Gifford" w:date="2017-03-15T12:13:00Z"/>
          <w:lang w:val="en-US"/>
        </w:rPr>
      </w:pPr>
      <w:del w:id="20971" w:author="Charles Gifford" w:date="2017-03-15T12:13:00Z">
        <w:r w:rsidDel="00431313">
          <w:rPr>
            <w:lang w:val="en-US"/>
          </w:rPr>
          <w:fldChar w:fldCharType="begin"/>
        </w:r>
        <w:r w:rsidDel="00431313">
          <w:rPr>
            <w:lang w:val="en-US"/>
          </w:rPr>
          <w:delInstrText xml:space="preserve"> REF _Ref320175594 \h </w:delInstrText>
        </w:r>
        <w:r w:rsidDel="00431313">
          <w:rPr>
            <w:lang w:val="en-US"/>
          </w:rPr>
        </w:r>
        <w:r w:rsidDel="00431313">
          <w:rPr>
            <w:lang w:val="en-US"/>
          </w:rPr>
          <w:fldChar w:fldCharType="separate"/>
        </w:r>
        <w:r w:rsidR="006105A7" w:rsidDel="00431313">
          <w:delText>Figure A.</w:delText>
        </w:r>
        <w:r w:rsidR="006105A7" w:rsidDel="00431313">
          <w:rPr>
            <w:noProof/>
          </w:rPr>
          <w:delText>2</w:delText>
        </w:r>
        <w:r w:rsidDel="00431313">
          <w:rPr>
            <w:lang w:val="en-US"/>
          </w:rPr>
          <w:fldChar w:fldCharType="end"/>
        </w:r>
        <w:r w:rsidR="00C0197F" w:rsidRPr="001C220C" w:rsidDel="00431313">
          <w:rPr>
            <w:lang w:val="en-US"/>
          </w:rPr>
          <w:delText xml:space="preserve"> is the </w:delText>
        </w:r>
        <w:r w:rsidR="00C0197F" w:rsidRPr="006135DB" w:rsidDel="00431313">
          <w:rPr>
            <w:i/>
            <w:lang w:val="en-US"/>
          </w:rPr>
          <w:delText>production schedule</w:delText>
        </w:r>
        <w:r w:rsidR="00C0197F" w:rsidRPr="001C220C" w:rsidDel="00431313">
          <w:rPr>
            <w:lang w:val="en-US"/>
          </w:rPr>
          <w:delText xml:space="preserve"> model. </w:delText>
        </w:r>
      </w:del>
    </w:p>
    <w:p w14:paraId="1C9FF1FE" w14:textId="4AE01987" w:rsidR="00C0197F" w:rsidRPr="001C220C" w:rsidDel="00431313" w:rsidRDefault="00D81887" w:rsidP="00971473">
      <w:pPr>
        <w:pStyle w:val="PARAGRAPH"/>
        <w:jc w:val="center"/>
        <w:rPr>
          <w:del w:id="20972" w:author="Charles Gifford" w:date="2017-03-15T12:13:00Z"/>
          <w:lang w:val="en-US"/>
        </w:rPr>
      </w:pPr>
      <w:del w:id="20973" w:author="Charles Gifford" w:date="2017-03-15T12:13:00Z">
        <w:r w:rsidDel="00431313">
          <w:rPr>
            <w:noProof/>
            <w:lang w:val="en-US" w:eastAsia="en-US"/>
          </w:rPr>
          <w:drawing>
            <wp:inline distT="0" distB="0" distL="0" distR="0" wp14:anchorId="2CCD4D34" wp14:editId="5B179842">
              <wp:extent cx="4708795" cy="401828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713203" cy="4022042"/>
                      </a:xfrm>
                      <a:prstGeom prst="rect">
                        <a:avLst/>
                      </a:prstGeom>
                      <a:noFill/>
                      <a:ln>
                        <a:noFill/>
                      </a:ln>
                    </pic:spPr>
                  </pic:pic>
                </a:graphicData>
              </a:graphic>
            </wp:inline>
          </w:drawing>
        </w:r>
      </w:del>
    </w:p>
    <w:p w14:paraId="3F13679A" w14:textId="576949D7" w:rsidR="00C0197F" w:rsidRPr="001C220C" w:rsidDel="00431313" w:rsidRDefault="00971473" w:rsidP="00971473">
      <w:pPr>
        <w:pStyle w:val="FIGURE-title"/>
        <w:rPr>
          <w:del w:id="20974" w:author="Charles Gifford" w:date="2017-03-15T12:13:00Z"/>
          <w:lang w:val="en-US"/>
        </w:rPr>
      </w:pPr>
      <w:bookmarkStart w:id="20975" w:name="_Ref320175594"/>
      <w:bookmarkStart w:id="20976" w:name="_Toc516130436"/>
      <w:bookmarkStart w:id="20977" w:name="_Toc162335105"/>
      <w:bookmarkStart w:id="20978" w:name="_Toc237687666"/>
      <w:bookmarkStart w:id="20979" w:name="_Toc306620210"/>
      <w:bookmarkStart w:id="20980" w:name="_Toc320178075"/>
      <w:del w:id="20981" w:author="Charles Gifford" w:date="2017-03-15T12:13:00Z">
        <w:r w:rsidDel="00431313">
          <w:delText>Figure A.</w:delText>
        </w:r>
        <w:r w:rsidDel="00431313">
          <w:fldChar w:fldCharType="begin"/>
        </w:r>
        <w:r w:rsidDel="00431313">
          <w:delInstrText xml:space="preserve"> SEQ Figure_A. \* ARABIC </w:delInstrText>
        </w:r>
        <w:r w:rsidDel="00431313">
          <w:fldChar w:fldCharType="separate"/>
        </w:r>
        <w:r w:rsidR="006105A7" w:rsidDel="00431313">
          <w:rPr>
            <w:noProof/>
          </w:rPr>
          <w:delText>2</w:delText>
        </w:r>
        <w:r w:rsidDel="00431313">
          <w:fldChar w:fldCharType="end"/>
        </w:r>
        <w:bookmarkEnd w:id="20975"/>
        <w:r w:rsidDel="00431313">
          <w:rPr>
            <w:lang w:val="en-US"/>
          </w:rPr>
          <w:delText xml:space="preserve"> –</w:delText>
        </w:r>
        <w:r w:rsidR="00C0197F" w:rsidRPr="001C220C" w:rsidDel="00431313">
          <w:rPr>
            <w:lang w:val="en-US"/>
          </w:rPr>
          <w:delText xml:space="preserve"> Production schedule model</w:delText>
        </w:r>
        <w:bookmarkEnd w:id="20976"/>
        <w:bookmarkEnd w:id="20977"/>
        <w:bookmarkEnd w:id="20978"/>
        <w:bookmarkEnd w:id="20979"/>
        <w:bookmarkEnd w:id="20980"/>
      </w:del>
    </w:p>
    <w:p w14:paraId="667A5FFA" w14:textId="632495E6" w:rsidR="00C0197F" w:rsidRPr="001C220C" w:rsidDel="00431313" w:rsidRDefault="008B64B1" w:rsidP="00515967">
      <w:pPr>
        <w:pStyle w:val="NOTE0"/>
        <w:rPr>
          <w:del w:id="20982" w:author="Charles Gifford" w:date="2017-03-15T12:13:00Z"/>
          <w:lang w:val="en-US"/>
        </w:rPr>
      </w:pPr>
      <w:del w:id="20983" w:author="Charles Gifford" w:date="2017-03-15T12:13:00Z">
        <w:r w:rsidDel="00431313">
          <w:rPr>
            <w:lang w:val="en-US"/>
          </w:rPr>
          <w:delText>NOTE</w:delText>
        </w:r>
        <w:r w:rsidR="00971473" w:rsidDel="00431313">
          <w:rPr>
            <w:lang w:val="en-US"/>
          </w:rPr>
          <w:delText> </w:delText>
        </w:r>
        <w:r w:rsidR="00C0197F" w:rsidRPr="001C220C" w:rsidDel="00431313">
          <w:rPr>
            <w:lang w:val="en-US"/>
          </w:rPr>
          <w:delText>The previous version of this standard contained specific objects for each use type of materials</w:delText>
        </w:r>
        <w:r w:rsidR="008558A5" w:rsidDel="00431313">
          <w:rPr>
            <w:lang w:val="en-US"/>
          </w:rPr>
          <w:delText xml:space="preserve">. </w:delText>
        </w:r>
        <w:r w:rsidR="00C0197F" w:rsidRPr="001C220C" w:rsidDel="00431313">
          <w:rPr>
            <w:lang w:val="en-US"/>
          </w:rPr>
          <w:delText>These objects were removed from this version</w:delText>
        </w:r>
        <w:r w:rsidR="008558A5" w:rsidDel="00431313">
          <w:rPr>
            <w:lang w:val="en-US"/>
          </w:rPr>
          <w:delText xml:space="preserve">. </w:delText>
        </w:r>
        <w:r w:rsidR="00C0197F" w:rsidRPr="001C220C" w:rsidDel="00431313">
          <w:rPr>
            <w:lang w:val="en-US"/>
          </w:rPr>
          <w:delText xml:space="preserve">The removed objects are: </w:delText>
        </w:r>
        <w:r w:rsidR="00990BD1" w:rsidRPr="003F1189" w:rsidDel="00431313">
          <w:rPr>
            <w:i/>
            <w:lang w:val="en-US"/>
          </w:rPr>
          <w:delText>m</w:delText>
        </w:r>
        <w:r w:rsidR="00C0197F" w:rsidRPr="003F1189" w:rsidDel="00431313">
          <w:rPr>
            <w:i/>
            <w:lang w:val="en-US"/>
          </w:rPr>
          <w:delText xml:space="preserve">aterial </w:delText>
        </w:r>
        <w:r w:rsidR="00990BD1" w:rsidRPr="003F1189" w:rsidDel="00431313">
          <w:rPr>
            <w:i/>
            <w:lang w:val="en-US"/>
          </w:rPr>
          <w:delText>p</w:delText>
        </w:r>
        <w:r w:rsidR="00C0197F" w:rsidRPr="003F1189" w:rsidDel="00431313">
          <w:rPr>
            <w:i/>
            <w:lang w:val="en-US"/>
          </w:rPr>
          <w:delText xml:space="preserve">roduced </w:delText>
        </w:r>
        <w:r w:rsidR="00990BD1" w:rsidRPr="003F1189" w:rsidDel="00431313">
          <w:rPr>
            <w:i/>
            <w:lang w:val="en-US"/>
          </w:rPr>
          <w:delText>r</w:delText>
        </w:r>
        <w:r w:rsidR="00C0197F" w:rsidRPr="003F1189" w:rsidDel="00431313">
          <w:rPr>
            <w:i/>
            <w:lang w:val="en-US"/>
          </w:rPr>
          <w:delText xml:space="preserve">equirement, </w:delText>
        </w:r>
        <w:r w:rsidR="00990BD1" w:rsidRPr="003F1189" w:rsidDel="00431313">
          <w:rPr>
            <w:i/>
            <w:lang w:val="en-US"/>
          </w:rPr>
          <w:delText>m</w:delText>
        </w:r>
        <w:r w:rsidR="00C0197F" w:rsidRPr="003F1189" w:rsidDel="00431313">
          <w:rPr>
            <w:i/>
            <w:lang w:val="en-US"/>
          </w:rPr>
          <w:delText xml:space="preserve">aterial </w:delText>
        </w:r>
        <w:r w:rsidR="00990BD1" w:rsidRPr="003F1189" w:rsidDel="00431313">
          <w:rPr>
            <w:i/>
            <w:lang w:val="en-US"/>
          </w:rPr>
          <w:delText>c</w:delText>
        </w:r>
        <w:r w:rsidR="00C0197F" w:rsidRPr="003F1189" w:rsidDel="00431313">
          <w:rPr>
            <w:i/>
            <w:lang w:val="en-US"/>
          </w:rPr>
          <w:delText xml:space="preserve">onsumed </w:delText>
        </w:r>
        <w:r w:rsidR="00990BD1" w:rsidRPr="003F1189" w:rsidDel="00431313">
          <w:rPr>
            <w:i/>
            <w:lang w:val="en-US"/>
          </w:rPr>
          <w:delText>r</w:delText>
        </w:r>
        <w:r w:rsidR="00C0197F" w:rsidRPr="003F1189" w:rsidDel="00431313">
          <w:rPr>
            <w:i/>
            <w:lang w:val="en-US"/>
          </w:rPr>
          <w:delText>equirement</w:delText>
        </w:r>
        <w:r w:rsidR="00C0197F" w:rsidRPr="001C220C" w:rsidDel="00431313">
          <w:rPr>
            <w:lang w:val="en-US"/>
          </w:rPr>
          <w:delText xml:space="preserve">, and </w:delText>
        </w:r>
        <w:r w:rsidR="00990BD1" w:rsidRPr="003F1189" w:rsidDel="00431313">
          <w:rPr>
            <w:i/>
            <w:lang w:val="en-US"/>
          </w:rPr>
          <w:delText>c</w:delText>
        </w:r>
        <w:r w:rsidR="00C0197F" w:rsidRPr="003F1189" w:rsidDel="00431313">
          <w:rPr>
            <w:i/>
            <w:lang w:val="en-US"/>
          </w:rPr>
          <w:delText xml:space="preserve">onsumable </w:delText>
        </w:r>
        <w:r w:rsidR="00990BD1" w:rsidRPr="003F1189" w:rsidDel="00431313">
          <w:rPr>
            <w:i/>
            <w:lang w:val="en-US"/>
          </w:rPr>
          <w:delText>e</w:delText>
        </w:r>
        <w:r w:rsidR="00C0197F" w:rsidRPr="003F1189" w:rsidDel="00431313">
          <w:rPr>
            <w:i/>
            <w:lang w:val="en-US"/>
          </w:rPr>
          <w:delText>xpected</w:delText>
        </w:r>
        <w:r w:rsidR="00C91311" w:rsidDel="00431313">
          <w:rPr>
            <w:lang w:val="en-US"/>
          </w:rPr>
          <w:delText xml:space="preserve">. </w:delText>
        </w:r>
        <w:r w:rsidR="00C0197F" w:rsidRPr="001C220C" w:rsidDel="00431313">
          <w:rPr>
            <w:lang w:val="en-US"/>
          </w:rPr>
          <w:delText xml:space="preserve">An attribute of the </w:delText>
        </w:r>
        <w:r w:rsidR="00990BD1" w:rsidRPr="003F1189" w:rsidDel="00431313">
          <w:rPr>
            <w:i/>
            <w:lang w:val="en-US"/>
          </w:rPr>
          <w:delText>m</w:delText>
        </w:r>
        <w:r w:rsidR="00C0197F" w:rsidRPr="003F1189" w:rsidDel="00431313">
          <w:rPr>
            <w:i/>
            <w:lang w:val="en-US"/>
          </w:rPr>
          <w:delText xml:space="preserve">aterial </w:delText>
        </w:r>
        <w:r w:rsidR="00990BD1" w:rsidRPr="003F1189" w:rsidDel="00431313">
          <w:rPr>
            <w:i/>
            <w:lang w:val="en-US"/>
          </w:rPr>
          <w:delText>r</w:delText>
        </w:r>
        <w:r w:rsidR="00C0197F" w:rsidRPr="003F1189" w:rsidDel="00431313">
          <w:rPr>
            <w:i/>
            <w:lang w:val="en-US"/>
          </w:rPr>
          <w:delText xml:space="preserve">equirement </w:delText>
        </w:r>
        <w:r w:rsidR="00990BD1" w:rsidRPr="003F1189" w:rsidDel="00431313">
          <w:rPr>
            <w:i/>
            <w:lang w:val="en-US"/>
          </w:rPr>
          <w:delText>p</w:delText>
        </w:r>
        <w:r w:rsidR="00C0197F" w:rsidRPr="003F1189" w:rsidDel="00431313">
          <w:rPr>
            <w:i/>
            <w:lang w:val="en-US"/>
          </w:rPr>
          <w:delText>roperty</w:delText>
        </w:r>
        <w:r w:rsidR="00C0197F" w:rsidRPr="001C220C" w:rsidDel="00431313">
          <w:rPr>
            <w:lang w:val="en-US"/>
          </w:rPr>
          <w:delText xml:space="preserve"> is to be used to determine the use of the material. </w:delText>
        </w:r>
      </w:del>
    </w:p>
    <w:p w14:paraId="7FC0DC46" w14:textId="076C7FA1" w:rsidR="00C0197F" w:rsidRPr="001C220C" w:rsidDel="00431313" w:rsidRDefault="00C0197F" w:rsidP="00682689">
      <w:pPr>
        <w:pStyle w:val="ANNEX-heading2"/>
        <w:rPr>
          <w:del w:id="20984" w:author="Charles Gifford" w:date="2017-03-15T12:13:00Z"/>
        </w:rPr>
      </w:pPr>
      <w:bookmarkStart w:id="20985" w:name="_Toc516130372"/>
      <w:del w:id="20986" w:author="Charles Gifford" w:date="2017-03-15T12:13:00Z">
        <w:r w:rsidRPr="001C220C" w:rsidDel="00431313">
          <w:delText>Production schedule</w:delText>
        </w:r>
        <w:bookmarkEnd w:id="20985"/>
      </w:del>
    </w:p>
    <w:p w14:paraId="24CF5D32" w14:textId="5FAAA665" w:rsidR="00C0197F" w:rsidRPr="001C220C" w:rsidDel="00431313" w:rsidRDefault="00C0197F" w:rsidP="00971473">
      <w:pPr>
        <w:pStyle w:val="PARAGRAPH"/>
        <w:rPr>
          <w:del w:id="20987" w:author="Charles Gifford" w:date="2017-03-15T12:13:00Z"/>
          <w:lang w:val="en-US"/>
        </w:rPr>
      </w:pPr>
      <w:del w:id="20988" w:author="Charles Gifford" w:date="2017-03-15T12:13:00Z">
        <w:r w:rsidRPr="001C220C" w:rsidDel="00431313">
          <w:rPr>
            <w:lang w:val="en-US"/>
          </w:rPr>
          <w:delText xml:space="preserve">A request for production </w:delText>
        </w:r>
        <w:r w:rsidR="005D0E97" w:rsidDel="00431313">
          <w:rPr>
            <w:lang w:val="en-US"/>
          </w:rPr>
          <w:delText>shall be presented</w:delText>
        </w:r>
        <w:r w:rsidRPr="001C220C" w:rsidDel="00431313">
          <w:rPr>
            <w:lang w:val="en-US"/>
          </w:rPr>
          <w:delText xml:space="preserve"> as a </w:delText>
        </w:r>
        <w:r w:rsidRPr="006135DB" w:rsidDel="00431313">
          <w:rPr>
            <w:i/>
            <w:lang w:val="en-US"/>
          </w:rPr>
          <w:delText>production schedule</w:delText>
        </w:r>
        <w:r w:rsidRPr="001C220C" w:rsidDel="00431313">
          <w:rPr>
            <w:lang w:val="en-US"/>
          </w:rPr>
          <w:delText xml:space="preserve">. A </w:delText>
        </w:r>
        <w:r w:rsidRPr="006135DB" w:rsidDel="00431313">
          <w:rPr>
            <w:i/>
            <w:lang w:val="en-US"/>
          </w:rPr>
          <w:delText>production schedule</w:delText>
        </w:r>
        <w:r w:rsidRPr="001C220C" w:rsidDel="00431313">
          <w:rPr>
            <w:lang w:val="en-US"/>
          </w:rPr>
          <w:delText xml:space="preserve"> shall be made up of one or more </w:delText>
        </w:r>
        <w:r w:rsidRPr="006135DB" w:rsidDel="00431313">
          <w:rPr>
            <w:i/>
            <w:lang w:val="en-US"/>
          </w:rPr>
          <w:delText>production requests</w:delText>
        </w:r>
        <w:r w:rsidRPr="001C220C" w:rsidDel="00431313">
          <w:rPr>
            <w:lang w:val="en-US"/>
          </w:rPr>
          <w:delText>.</w:delText>
        </w:r>
      </w:del>
    </w:p>
    <w:p w14:paraId="42371311" w14:textId="52E30F22" w:rsidR="00C0197F" w:rsidRPr="001C220C" w:rsidDel="00431313" w:rsidRDefault="00C0197F" w:rsidP="00971473">
      <w:pPr>
        <w:pStyle w:val="PARAGRAPH"/>
        <w:rPr>
          <w:del w:id="20989" w:author="Charles Gifford" w:date="2017-03-15T12:13:00Z"/>
          <w:lang w:val="en-US"/>
        </w:rPr>
      </w:pPr>
      <w:del w:id="20990" w:author="Charles Gifford" w:date="2017-03-15T12:13:00Z">
        <w:r w:rsidRPr="001C220C" w:rsidDel="00431313">
          <w:rPr>
            <w:lang w:val="en-US"/>
          </w:rPr>
          <w:delText xml:space="preserve">The attributes for </w:delText>
        </w:r>
        <w:r w:rsidRPr="001C220C" w:rsidDel="00431313">
          <w:rPr>
            <w:i/>
            <w:lang w:val="en-US"/>
          </w:rPr>
          <w:delText>production schedule</w:delText>
        </w:r>
        <w:r w:rsidRPr="001C220C" w:rsidDel="00431313">
          <w:rPr>
            <w:lang w:val="en-US"/>
          </w:rPr>
          <w:delText xml:space="preserve"> are the same as </w:delText>
        </w:r>
        <w:r w:rsidRPr="001C220C" w:rsidDel="00431313">
          <w:rPr>
            <w:i/>
            <w:lang w:val="en-US"/>
          </w:rPr>
          <w:delText>operations schedule</w:delText>
        </w:r>
        <w:r w:rsidRPr="001C220C" w:rsidDel="00431313">
          <w:rPr>
            <w:lang w:val="en-US"/>
          </w:rPr>
          <w:delText xml:space="preserve"> defined in </w:delText>
        </w:r>
        <w:r w:rsidR="00971473" w:rsidDel="00431313">
          <w:rPr>
            <w:lang w:val="en-US"/>
          </w:rPr>
          <w:br/>
        </w:r>
        <w:r w:rsidR="00971473" w:rsidDel="00431313">
          <w:rPr>
            <w:lang w:val="en-US"/>
          </w:rPr>
          <w:fldChar w:fldCharType="begin"/>
        </w:r>
        <w:r w:rsidR="00971473" w:rsidDel="00431313">
          <w:rPr>
            <w:lang w:val="en-US"/>
          </w:rPr>
          <w:delInstrText xml:space="preserve"> REF _Ref161724020 \h </w:delInstrText>
        </w:r>
        <w:r w:rsidR="00971473" w:rsidDel="00431313">
          <w:rPr>
            <w:lang w:val="en-US"/>
          </w:rPr>
        </w:r>
        <w:r w:rsidR="00971473" w:rsidDel="00431313">
          <w:rPr>
            <w:lang w:val="en-US"/>
          </w:rPr>
          <w:fldChar w:fldCharType="separate"/>
        </w:r>
        <w:r w:rsidR="00334226" w:rsidRPr="001C220C" w:rsidDel="00431313">
          <w:rPr>
            <w:lang w:val="en-US"/>
          </w:rPr>
          <w:delText xml:space="preserve">Table </w:delText>
        </w:r>
        <w:r w:rsidR="00334226" w:rsidDel="00431313">
          <w:rPr>
            <w:noProof/>
            <w:lang w:val="en-US"/>
          </w:rPr>
          <w:delText>139</w:delText>
        </w:r>
        <w:r w:rsidR="00971473" w:rsidDel="00431313">
          <w:rPr>
            <w:lang w:val="en-US"/>
          </w:rPr>
          <w:fldChar w:fldCharType="end"/>
        </w:r>
        <w:r w:rsidRPr="001C220C" w:rsidDel="00431313">
          <w:rPr>
            <w:lang w:val="en-US"/>
          </w:rPr>
          <w:delText xml:space="preserve">, except that the </w:delText>
        </w:r>
        <w:r w:rsidR="006135DB" w:rsidRPr="006135DB" w:rsidDel="00431313">
          <w:rPr>
            <w:i/>
            <w:lang w:val="en-US"/>
          </w:rPr>
          <w:delText>o</w:delText>
        </w:r>
        <w:r w:rsidRPr="001C220C" w:rsidDel="00431313">
          <w:rPr>
            <w:i/>
            <w:lang w:val="en-US"/>
          </w:rPr>
          <w:delText>perations type</w:delText>
        </w:r>
        <w:r w:rsidRPr="001C220C" w:rsidDel="00431313">
          <w:rPr>
            <w:lang w:val="en-US"/>
          </w:rPr>
          <w:delText xml:space="preserve"> attribute is optional, and if specified shall be “Production”. </w:delText>
        </w:r>
      </w:del>
    </w:p>
    <w:p w14:paraId="55E34D17" w14:textId="35F8C77A" w:rsidR="00C0197F" w:rsidRPr="001C220C" w:rsidDel="00431313" w:rsidRDefault="00C0197F" w:rsidP="00682689">
      <w:pPr>
        <w:pStyle w:val="ANNEX-heading2"/>
        <w:rPr>
          <w:del w:id="20991" w:author="Charles Gifford" w:date="2017-03-15T12:13:00Z"/>
        </w:rPr>
      </w:pPr>
      <w:bookmarkStart w:id="20992" w:name="_Toc516130373"/>
      <w:del w:id="20993" w:author="Charles Gifford" w:date="2017-03-15T12:13:00Z">
        <w:r w:rsidRPr="001C220C" w:rsidDel="00431313">
          <w:delText>Production request</w:delText>
        </w:r>
        <w:bookmarkEnd w:id="20992"/>
      </w:del>
    </w:p>
    <w:p w14:paraId="0C114400" w14:textId="16597294" w:rsidR="00C0197F" w:rsidRPr="001C220C" w:rsidDel="00431313" w:rsidRDefault="00C0197F" w:rsidP="00971473">
      <w:pPr>
        <w:pStyle w:val="PARAGRAPH"/>
        <w:rPr>
          <w:del w:id="20994" w:author="Charles Gifford" w:date="2017-03-15T12:13:00Z"/>
          <w:lang w:val="en-US"/>
        </w:rPr>
      </w:pPr>
      <w:del w:id="20995" w:author="Charles Gifford" w:date="2017-03-15T12:13:00Z">
        <w:r w:rsidRPr="001C220C" w:rsidDel="00431313">
          <w:rPr>
            <w:lang w:val="en-US"/>
          </w:rPr>
          <w:delText>A request for production for a single product identified by a product production rule</w:delText>
        </w:r>
        <w:r w:rsidRPr="001C220C" w:rsidDel="00431313">
          <w:rPr>
            <w:i/>
            <w:lang w:val="en-US"/>
          </w:rPr>
          <w:delText xml:space="preserve"> </w:delText>
        </w:r>
        <w:r w:rsidR="006135DB" w:rsidDel="00431313">
          <w:rPr>
            <w:lang w:val="en-US"/>
          </w:rPr>
          <w:delText>shall be presented as</w:delText>
        </w:r>
        <w:r w:rsidRPr="001C220C" w:rsidDel="00431313">
          <w:rPr>
            <w:lang w:val="en-US"/>
          </w:rPr>
          <w:delText xml:space="preserve"> a </w:delText>
        </w:r>
        <w:r w:rsidRPr="006135DB" w:rsidDel="00431313">
          <w:rPr>
            <w:i/>
            <w:lang w:val="en-US"/>
          </w:rPr>
          <w:delText>production request</w:delText>
        </w:r>
        <w:r w:rsidRPr="001C220C" w:rsidDel="00431313">
          <w:rPr>
            <w:lang w:val="en-US"/>
          </w:rPr>
          <w:delText xml:space="preserve">. A </w:delText>
        </w:r>
        <w:r w:rsidRPr="006135DB" w:rsidDel="00431313">
          <w:rPr>
            <w:i/>
            <w:lang w:val="en-US"/>
          </w:rPr>
          <w:delText>production request</w:delText>
        </w:r>
        <w:r w:rsidRPr="001C220C" w:rsidDel="00431313">
          <w:rPr>
            <w:lang w:val="en-US"/>
          </w:rPr>
          <w:delText xml:space="preserve"> contains the information required by manu</w:delText>
        </w:r>
        <w:r w:rsidRPr="001C220C" w:rsidDel="00431313">
          <w:rPr>
            <w:lang w:val="en-US"/>
          </w:rPr>
          <w:softHyphen/>
          <w:delText xml:space="preserve">facturing to fulfill scheduled production. This may be a subset of the business production order information, or it may contain additional information not normally used by the business system. </w:delText>
        </w:r>
      </w:del>
    </w:p>
    <w:p w14:paraId="0D6A62E9" w14:textId="7D27EA7C" w:rsidR="00C0197F" w:rsidRPr="001C220C" w:rsidDel="00431313" w:rsidRDefault="00C0197F" w:rsidP="00971473">
      <w:pPr>
        <w:pStyle w:val="PARAGRAPH"/>
        <w:rPr>
          <w:del w:id="20996" w:author="Charles Gifford" w:date="2017-03-15T12:13:00Z"/>
          <w:lang w:val="en-US"/>
        </w:rPr>
      </w:pPr>
      <w:del w:id="20997" w:author="Charles Gifford" w:date="2017-03-15T12:13:00Z">
        <w:r w:rsidRPr="001C220C" w:rsidDel="00431313">
          <w:rPr>
            <w:lang w:val="en-US"/>
          </w:rPr>
          <w:delText xml:space="preserve">A </w:delText>
        </w:r>
        <w:r w:rsidRPr="006135DB" w:rsidDel="00431313">
          <w:rPr>
            <w:i/>
            <w:lang w:val="en-US"/>
          </w:rPr>
          <w:delText>production request</w:delText>
        </w:r>
        <w:r w:rsidRPr="001C220C" w:rsidDel="00431313">
          <w:rPr>
            <w:lang w:val="en-US"/>
          </w:rPr>
          <w:delText xml:space="preserve"> may identify or reference the associated product production rule. A </w:delText>
        </w:r>
        <w:r w:rsidRPr="006135DB" w:rsidDel="00431313">
          <w:rPr>
            <w:i/>
            <w:lang w:val="en-US"/>
          </w:rPr>
          <w:delText>production request</w:delText>
        </w:r>
        <w:r w:rsidRPr="001C220C" w:rsidDel="00431313">
          <w:rPr>
            <w:lang w:val="en-US"/>
          </w:rPr>
          <w:delText xml:space="preserve"> shall contain at least one </w:delText>
        </w:r>
        <w:r w:rsidRPr="006135DB" w:rsidDel="00431313">
          <w:rPr>
            <w:i/>
            <w:lang w:val="en-US"/>
          </w:rPr>
          <w:delText>segment requirement</w:delText>
        </w:r>
        <w:r w:rsidRPr="001C220C" w:rsidDel="00431313">
          <w:rPr>
            <w:lang w:val="en-US"/>
          </w:rPr>
          <w:delText xml:space="preserve">, even if </w:delText>
        </w:r>
        <w:r w:rsidR="006135DB" w:rsidDel="00431313">
          <w:rPr>
            <w:lang w:val="en-US"/>
          </w:rPr>
          <w:delText xml:space="preserve">the </w:delText>
        </w:r>
        <w:r w:rsidR="006135DB" w:rsidRPr="006135DB" w:rsidDel="00431313">
          <w:rPr>
            <w:i/>
            <w:lang w:val="en-US"/>
          </w:rPr>
          <w:delText>segment requirement</w:delText>
        </w:r>
        <w:r w:rsidR="006135DB" w:rsidDel="00431313">
          <w:rPr>
            <w:lang w:val="en-US"/>
          </w:rPr>
          <w:delText xml:space="preserve"> </w:delText>
        </w:r>
        <w:r w:rsidRPr="001C220C" w:rsidDel="00431313">
          <w:rPr>
            <w:lang w:val="en-US"/>
          </w:rPr>
          <w:delText xml:space="preserve">spans all production of the product. </w:delText>
        </w:r>
        <w:r w:rsidRPr="001C220C" w:rsidDel="00431313">
          <w:rPr>
            <w:snapToGrid w:val="0"/>
            <w:lang w:val="en-US"/>
          </w:rPr>
          <w:delText xml:space="preserve">If not uniquely given by the product production rule, then a </w:delText>
        </w:r>
        <w:r w:rsidRPr="006135DB" w:rsidDel="00431313">
          <w:rPr>
            <w:i/>
            <w:snapToGrid w:val="0"/>
            <w:lang w:val="en-US"/>
          </w:rPr>
          <w:delText>segment requirement</w:delText>
        </w:r>
        <w:r w:rsidRPr="001C220C" w:rsidDel="00431313">
          <w:rPr>
            <w:snapToGrid w:val="0"/>
            <w:lang w:val="en-US"/>
          </w:rPr>
          <w:delText xml:space="preserve"> shall contain at least one </w:delText>
        </w:r>
        <w:r w:rsidRPr="006135DB" w:rsidDel="00431313">
          <w:rPr>
            <w:i/>
            <w:snapToGrid w:val="0"/>
            <w:lang w:val="en-US"/>
          </w:rPr>
          <w:delText>material produced requirement</w:delText>
        </w:r>
        <w:r w:rsidRPr="001C220C" w:rsidDel="00431313">
          <w:rPr>
            <w:snapToGrid w:val="0"/>
            <w:lang w:val="en-US"/>
          </w:rPr>
          <w:delText xml:space="preserve"> with the identification, quantity, and units of measure of the material to be produced. </w:delText>
        </w:r>
      </w:del>
    </w:p>
    <w:p w14:paraId="45612CE2" w14:textId="5C1A572E" w:rsidR="00C0197F" w:rsidRPr="001C220C" w:rsidDel="00431313" w:rsidRDefault="00C0197F" w:rsidP="00971473">
      <w:pPr>
        <w:pStyle w:val="PARAGRAPH"/>
        <w:rPr>
          <w:del w:id="20998" w:author="Charles Gifford" w:date="2017-03-15T12:13:00Z"/>
          <w:lang w:val="en-US"/>
        </w:rPr>
      </w:pPr>
      <w:del w:id="20999" w:author="Charles Gifford" w:date="2017-03-15T12:13:00Z">
        <w:r w:rsidRPr="001C220C" w:rsidDel="00431313">
          <w:rPr>
            <w:lang w:val="en-US"/>
          </w:rPr>
          <w:delText xml:space="preserve">A </w:delText>
        </w:r>
        <w:r w:rsidRPr="006135DB" w:rsidDel="00431313">
          <w:rPr>
            <w:i/>
            <w:lang w:val="en-US"/>
          </w:rPr>
          <w:delText>production request</w:delText>
        </w:r>
        <w:r w:rsidRPr="001C220C" w:rsidDel="00431313">
          <w:rPr>
            <w:lang w:val="en-US"/>
          </w:rPr>
          <w:delText xml:space="preserve"> may be reported on by one or more </w:delText>
        </w:r>
        <w:r w:rsidRPr="006135DB" w:rsidDel="00431313">
          <w:rPr>
            <w:i/>
            <w:lang w:val="en-US"/>
          </w:rPr>
          <w:delText>production responses</w:delText>
        </w:r>
        <w:r w:rsidRPr="001C220C" w:rsidDel="00431313">
          <w:rPr>
            <w:lang w:val="en-US"/>
          </w:rPr>
          <w:delText xml:space="preserve">. In some situations, the </w:delText>
        </w:r>
        <w:r w:rsidRPr="000B599F" w:rsidDel="00431313">
          <w:rPr>
            <w:i/>
            <w:lang w:val="en-US"/>
          </w:rPr>
          <w:delText xml:space="preserve">material </w:delText>
        </w:r>
        <w:r w:rsidR="007E5333" w:rsidRPr="000B599F" w:rsidDel="00431313">
          <w:rPr>
            <w:i/>
            <w:lang w:val="en-US"/>
          </w:rPr>
          <w:delText>ID</w:delText>
        </w:r>
        <w:r w:rsidRPr="001C220C" w:rsidDel="00431313">
          <w:rPr>
            <w:lang w:val="en-US"/>
          </w:rPr>
          <w:delText xml:space="preserve">, </w:delText>
        </w:r>
        <w:r w:rsidRPr="000B599F" w:rsidDel="00431313">
          <w:rPr>
            <w:i/>
            <w:lang w:val="en-US"/>
          </w:rPr>
          <w:delText xml:space="preserve">product production rule </w:delText>
        </w:r>
        <w:r w:rsidR="007E5333" w:rsidRPr="000B599F" w:rsidDel="00431313">
          <w:rPr>
            <w:i/>
            <w:lang w:val="en-US"/>
          </w:rPr>
          <w:delText>ID</w:delText>
        </w:r>
        <w:r w:rsidRPr="001C220C" w:rsidDel="00431313">
          <w:rPr>
            <w:lang w:val="en-US"/>
          </w:rPr>
          <w:delText xml:space="preserve">, and </w:delText>
        </w:r>
        <w:r w:rsidRPr="000B599F" w:rsidDel="00431313">
          <w:rPr>
            <w:i/>
            <w:lang w:val="en-US"/>
          </w:rPr>
          <w:delText>material quantity</w:delText>
        </w:r>
        <w:r w:rsidRPr="001C220C" w:rsidDel="00431313">
          <w:rPr>
            <w:lang w:val="en-US"/>
          </w:rPr>
          <w:delText xml:space="preserve"> may be all that is needed for manufacturing. Other situations may require additional information. The additional information may be described in the </w:delText>
        </w:r>
        <w:r w:rsidRPr="003F1189" w:rsidDel="00431313">
          <w:rPr>
            <w:i/>
            <w:lang w:val="en-US"/>
          </w:rPr>
          <w:delText xml:space="preserve">production parameters, personnel requirements, equipment requirements, </w:delText>
        </w:r>
        <w:r w:rsidR="00C17398" w:rsidRPr="003F1189" w:rsidDel="00431313">
          <w:rPr>
            <w:i/>
            <w:lang w:val="en-US"/>
          </w:rPr>
          <w:delText>physical asset requirements</w:delText>
        </w:r>
        <w:r w:rsidR="00C17398" w:rsidDel="00431313">
          <w:rPr>
            <w:lang w:val="en-US"/>
          </w:rPr>
          <w:delText xml:space="preserve">, </w:delText>
        </w:r>
        <w:r w:rsidRPr="001C220C" w:rsidDel="00431313">
          <w:rPr>
            <w:lang w:val="en-US"/>
          </w:rPr>
          <w:delText xml:space="preserve">and </w:delText>
        </w:r>
        <w:r w:rsidRPr="003F1189" w:rsidDel="00431313">
          <w:rPr>
            <w:i/>
            <w:lang w:val="en-US"/>
          </w:rPr>
          <w:delText>material requirements</w:delText>
        </w:r>
        <w:r w:rsidRPr="001C220C" w:rsidDel="00431313">
          <w:rPr>
            <w:lang w:val="en-US"/>
          </w:rPr>
          <w:delText xml:space="preserve">. </w:delText>
        </w:r>
      </w:del>
    </w:p>
    <w:p w14:paraId="3C03A255" w14:textId="21A7A309" w:rsidR="00C0197F" w:rsidRPr="001C220C" w:rsidDel="00431313" w:rsidRDefault="00C0197F" w:rsidP="00971473">
      <w:pPr>
        <w:pStyle w:val="PARAGRAPH"/>
        <w:rPr>
          <w:del w:id="21000" w:author="Charles Gifford" w:date="2017-03-15T12:13:00Z"/>
          <w:lang w:val="en-US"/>
        </w:rPr>
      </w:pPr>
      <w:del w:id="21001" w:author="Charles Gifford" w:date="2017-03-15T12:13:00Z">
        <w:r w:rsidRPr="001C220C" w:rsidDel="00431313">
          <w:rPr>
            <w:lang w:val="en-US"/>
          </w:rPr>
          <w:delText xml:space="preserve">The attributes of a </w:delText>
        </w:r>
        <w:r w:rsidRPr="006135DB" w:rsidDel="00431313">
          <w:rPr>
            <w:i/>
            <w:lang w:val="en-US"/>
          </w:rPr>
          <w:delText>production request</w:delText>
        </w:r>
        <w:r w:rsidRPr="001C220C" w:rsidDel="00431313">
          <w:rPr>
            <w:lang w:val="en-US"/>
          </w:rPr>
          <w:delText xml:space="preserve"> are the same as an </w:delText>
        </w:r>
        <w:r w:rsidRPr="006135DB" w:rsidDel="00431313">
          <w:rPr>
            <w:i/>
            <w:lang w:val="en-US"/>
          </w:rPr>
          <w:delText>operations request</w:delText>
        </w:r>
        <w:r w:rsidRPr="001C220C" w:rsidDel="00431313">
          <w:rPr>
            <w:lang w:val="en-US"/>
          </w:rPr>
          <w:delText xml:space="preserve"> and are defined in </w:delText>
        </w:r>
        <w:r w:rsidR="00971473" w:rsidDel="00431313">
          <w:rPr>
            <w:lang w:val="en-US"/>
          </w:rPr>
          <w:fldChar w:fldCharType="begin"/>
        </w:r>
        <w:r w:rsidR="00971473" w:rsidDel="00431313">
          <w:rPr>
            <w:lang w:val="en-US"/>
          </w:rPr>
          <w:delInstrText xml:space="preserve"> REF _Ref161735130 \h </w:delInstrText>
        </w:r>
        <w:r w:rsidR="00971473" w:rsidDel="00431313">
          <w:rPr>
            <w:lang w:val="en-US"/>
          </w:rPr>
        </w:r>
        <w:r w:rsidR="00971473" w:rsidDel="00431313">
          <w:rPr>
            <w:lang w:val="en-US"/>
          </w:rPr>
          <w:fldChar w:fldCharType="separate"/>
        </w:r>
        <w:r w:rsidR="00334226" w:rsidRPr="001C220C" w:rsidDel="00431313">
          <w:rPr>
            <w:lang w:val="en-US"/>
          </w:rPr>
          <w:delText xml:space="preserve">Table </w:delText>
        </w:r>
        <w:r w:rsidR="00334226" w:rsidDel="00431313">
          <w:rPr>
            <w:noProof/>
            <w:lang w:val="en-US"/>
          </w:rPr>
          <w:delText>141</w:delText>
        </w:r>
        <w:r w:rsidR="00971473" w:rsidDel="00431313">
          <w:rPr>
            <w:lang w:val="en-US"/>
          </w:rPr>
          <w:fldChar w:fldCharType="end"/>
        </w:r>
        <w:r w:rsidRPr="001C220C" w:rsidDel="00431313">
          <w:rPr>
            <w:lang w:val="en-US"/>
          </w:rPr>
          <w:delText>.</w:delText>
        </w:r>
      </w:del>
    </w:p>
    <w:p w14:paraId="7277749D" w14:textId="5360AA24" w:rsidR="00C0197F" w:rsidRPr="001C220C" w:rsidDel="00431313" w:rsidRDefault="00C0197F" w:rsidP="00682689">
      <w:pPr>
        <w:pStyle w:val="ANNEX-heading2"/>
        <w:rPr>
          <w:del w:id="21002" w:author="Charles Gifford" w:date="2017-03-15T12:13:00Z"/>
        </w:rPr>
      </w:pPr>
      <w:bookmarkStart w:id="21003" w:name="_Toc516130375"/>
      <w:del w:id="21004" w:author="Charles Gifford" w:date="2017-03-15T12:13:00Z">
        <w:r w:rsidRPr="001C220C" w:rsidDel="00431313">
          <w:delText>Production parameter</w:delText>
        </w:r>
        <w:bookmarkEnd w:id="21003"/>
      </w:del>
    </w:p>
    <w:p w14:paraId="6BC18DCA" w14:textId="4C742F98" w:rsidR="00C0197F" w:rsidRPr="001C220C" w:rsidDel="00431313" w:rsidRDefault="006135DB" w:rsidP="00515967">
      <w:pPr>
        <w:pStyle w:val="PARAGRAPH"/>
        <w:rPr>
          <w:del w:id="21005" w:author="Charles Gifford" w:date="2017-03-15T12:13:00Z"/>
          <w:lang w:val="en-US"/>
        </w:rPr>
      </w:pPr>
      <w:del w:id="21006" w:author="Charles Gifford" w:date="2017-03-15T12:13:00Z">
        <w:r w:rsidRPr="001C220C" w:rsidDel="00431313">
          <w:rPr>
            <w:lang w:val="en-US"/>
          </w:rPr>
          <w:delText xml:space="preserve">Specific parameters required for a </w:delText>
        </w:r>
        <w:r w:rsidDel="00431313">
          <w:rPr>
            <w:i/>
            <w:lang w:val="en-US"/>
          </w:rPr>
          <w:delText>production request</w:delText>
        </w:r>
        <w:r w:rsidRPr="001C220C" w:rsidDel="00431313">
          <w:rPr>
            <w:lang w:val="en-US"/>
          </w:rPr>
          <w:delText xml:space="preserve"> shall be </w:delText>
        </w:r>
        <w:r w:rsidDel="00431313">
          <w:rPr>
            <w:lang w:val="en-US"/>
          </w:rPr>
          <w:delText xml:space="preserve">presented </w:delText>
        </w:r>
        <w:r w:rsidRPr="001C220C" w:rsidDel="00431313">
          <w:rPr>
            <w:lang w:val="en-US"/>
          </w:rPr>
          <w:delText xml:space="preserve">as </w:delText>
        </w:r>
        <w:r w:rsidR="00C0197F" w:rsidRPr="006135DB" w:rsidDel="00431313">
          <w:rPr>
            <w:i/>
            <w:lang w:val="en-US"/>
          </w:rPr>
          <w:delText>production parameters</w:delText>
        </w:r>
        <w:r w:rsidR="00C0197F" w:rsidRPr="001C220C" w:rsidDel="00431313">
          <w:rPr>
            <w:lang w:val="en-US"/>
          </w:rPr>
          <w:delText xml:space="preserve">. </w:delText>
        </w:r>
      </w:del>
    </w:p>
    <w:p w14:paraId="7B6967CE" w14:textId="0EC79CAE" w:rsidR="00C0197F" w:rsidRPr="001C220C" w:rsidDel="00431313" w:rsidRDefault="00C0197F" w:rsidP="00971473">
      <w:pPr>
        <w:pStyle w:val="PARAGRAPH"/>
        <w:rPr>
          <w:del w:id="21007" w:author="Charles Gifford" w:date="2017-03-15T12:13:00Z"/>
          <w:lang w:val="en-US"/>
        </w:rPr>
      </w:pPr>
      <w:del w:id="21008" w:author="Charles Gifford" w:date="2017-03-15T12:13:00Z">
        <w:r w:rsidRPr="006135DB" w:rsidDel="00431313">
          <w:rPr>
            <w:i/>
            <w:lang w:val="en-US"/>
          </w:rPr>
          <w:delText>Production parameters</w:delText>
        </w:r>
        <w:r w:rsidRPr="001C220C" w:rsidDel="00431313">
          <w:rPr>
            <w:lang w:val="en-US"/>
          </w:rPr>
          <w:delText xml:space="preserve"> may be either product parameters that show some characteristics of the product (such as paint color), or process parameters that present some characteristics of the production process (such as bake time). </w:delText>
        </w:r>
      </w:del>
    </w:p>
    <w:p w14:paraId="15C0398F" w14:textId="4ED7B1DB" w:rsidR="00C0197F" w:rsidRPr="001C220C" w:rsidDel="00431313" w:rsidRDefault="00812E5E" w:rsidP="008B64B1">
      <w:pPr>
        <w:pStyle w:val="NOTE0"/>
        <w:rPr>
          <w:del w:id="21009" w:author="Charles Gifford" w:date="2017-03-15T12:13:00Z"/>
          <w:lang w:val="en-US"/>
        </w:rPr>
      </w:pPr>
      <w:del w:id="21010" w:author="Charles Gifford" w:date="2017-03-15T12:13:00Z">
        <w:r w:rsidDel="00431313">
          <w:rPr>
            <w:lang w:val="en-US"/>
          </w:rPr>
          <w:delText>EXAMPLES</w:delText>
        </w:r>
        <w:r w:rsidDel="00431313">
          <w:rPr>
            <w:lang w:val="en-US"/>
          </w:rPr>
          <w:tab/>
        </w:r>
        <w:r w:rsidDel="00431313">
          <w:rPr>
            <w:i/>
            <w:lang w:val="en-US"/>
          </w:rPr>
          <w:delText>P</w:delText>
        </w:r>
        <w:r w:rsidR="00C0197F" w:rsidRPr="006135DB" w:rsidDel="00431313">
          <w:rPr>
            <w:i/>
            <w:lang w:val="en-US"/>
          </w:rPr>
          <w:delText>roduction parameters</w:delText>
        </w:r>
        <w:r w:rsidR="00C0197F" w:rsidRPr="001C220C" w:rsidDel="00431313">
          <w:rPr>
            <w:lang w:val="en-US"/>
          </w:rPr>
          <w:delText xml:space="preserve"> are</w:delText>
        </w:r>
        <w:r w:rsidR="00D62A0C" w:rsidDel="00431313">
          <w:rPr>
            <w:lang w:val="en-US"/>
          </w:rPr>
          <w:delText>:</w:delText>
        </w:r>
      </w:del>
    </w:p>
    <w:p w14:paraId="0A6CCFD6" w14:textId="56844964" w:rsidR="00C0197F" w:rsidRPr="008B64B1" w:rsidDel="00431313" w:rsidRDefault="008B64B1" w:rsidP="008B64B1">
      <w:pPr>
        <w:pStyle w:val="List"/>
        <w:rPr>
          <w:del w:id="21011" w:author="Charles Gifford" w:date="2017-03-15T12:13:00Z"/>
          <w:sz w:val="16"/>
          <w:szCs w:val="16"/>
          <w:lang w:val="en-US"/>
        </w:rPr>
      </w:pPr>
      <w:del w:id="21012" w:author="Charles Gifford" w:date="2017-03-15T12:13:00Z">
        <w:r w:rsidDel="00431313">
          <w:rPr>
            <w:sz w:val="16"/>
            <w:szCs w:val="16"/>
            <w:lang w:val="en-US"/>
          </w:rPr>
          <w:delText>–</w:delText>
        </w:r>
        <w:r w:rsidDel="00431313">
          <w:rPr>
            <w:sz w:val="16"/>
            <w:szCs w:val="16"/>
            <w:lang w:val="en-US"/>
          </w:rPr>
          <w:tab/>
        </w:r>
        <w:r w:rsidR="00C0197F" w:rsidRPr="008B64B1" w:rsidDel="00431313">
          <w:rPr>
            <w:sz w:val="16"/>
            <w:szCs w:val="16"/>
            <w:lang w:val="en-US"/>
          </w:rPr>
          <w:delText>quality limits;</w:delText>
        </w:r>
      </w:del>
    </w:p>
    <w:p w14:paraId="0B6DF0A7" w14:textId="7742BDAC" w:rsidR="00C0197F" w:rsidRPr="008B64B1" w:rsidDel="00431313" w:rsidRDefault="008B64B1" w:rsidP="008B64B1">
      <w:pPr>
        <w:pStyle w:val="List"/>
        <w:rPr>
          <w:del w:id="21013" w:author="Charles Gifford" w:date="2017-03-15T12:13:00Z"/>
          <w:sz w:val="16"/>
          <w:szCs w:val="16"/>
          <w:lang w:val="en-US"/>
        </w:rPr>
      </w:pPr>
      <w:del w:id="21014" w:author="Charles Gifford" w:date="2017-03-15T12:13:00Z">
        <w:r w:rsidDel="00431313">
          <w:rPr>
            <w:sz w:val="16"/>
            <w:szCs w:val="16"/>
            <w:lang w:val="en-US"/>
          </w:rPr>
          <w:delText>–</w:delText>
        </w:r>
        <w:r w:rsidDel="00431313">
          <w:rPr>
            <w:sz w:val="16"/>
            <w:szCs w:val="16"/>
            <w:lang w:val="en-US"/>
          </w:rPr>
          <w:tab/>
        </w:r>
        <w:r w:rsidR="00C0197F" w:rsidRPr="008B64B1" w:rsidDel="00431313">
          <w:rPr>
            <w:sz w:val="16"/>
            <w:szCs w:val="16"/>
            <w:lang w:val="en-US"/>
          </w:rPr>
          <w:delText>set points;</w:delText>
        </w:r>
      </w:del>
    </w:p>
    <w:p w14:paraId="13B5FB15" w14:textId="22C691E9" w:rsidR="00C0197F" w:rsidRPr="008B64B1" w:rsidDel="00431313" w:rsidRDefault="008B64B1" w:rsidP="008B64B1">
      <w:pPr>
        <w:pStyle w:val="List"/>
        <w:rPr>
          <w:del w:id="21015" w:author="Charles Gifford" w:date="2017-03-15T12:13:00Z"/>
          <w:sz w:val="16"/>
          <w:szCs w:val="16"/>
          <w:lang w:val="en-US"/>
        </w:rPr>
      </w:pPr>
      <w:del w:id="21016" w:author="Charles Gifford" w:date="2017-03-15T12:13:00Z">
        <w:r w:rsidDel="00431313">
          <w:rPr>
            <w:sz w:val="16"/>
            <w:szCs w:val="16"/>
            <w:lang w:val="en-US"/>
          </w:rPr>
          <w:delText>–</w:delText>
        </w:r>
        <w:r w:rsidDel="00431313">
          <w:rPr>
            <w:sz w:val="16"/>
            <w:szCs w:val="16"/>
            <w:lang w:val="en-US"/>
          </w:rPr>
          <w:tab/>
        </w:r>
        <w:r w:rsidR="00C0197F" w:rsidRPr="008B64B1" w:rsidDel="00431313">
          <w:rPr>
            <w:sz w:val="16"/>
            <w:szCs w:val="16"/>
            <w:lang w:val="en-US"/>
          </w:rPr>
          <w:delText>targets;</w:delText>
        </w:r>
      </w:del>
    </w:p>
    <w:p w14:paraId="476E01E3" w14:textId="3C230413" w:rsidR="00C0197F" w:rsidRPr="008B64B1" w:rsidDel="00431313" w:rsidRDefault="008B64B1" w:rsidP="008B64B1">
      <w:pPr>
        <w:pStyle w:val="List"/>
        <w:rPr>
          <w:del w:id="21017" w:author="Charles Gifford" w:date="2017-03-15T12:13:00Z"/>
          <w:sz w:val="16"/>
          <w:szCs w:val="16"/>
          <w:lang w:val="en-US"/>
        </w:rPr>
      </w:pPr>
      <w:del w:id="21018" w:author="Charles Gifford" w:date="2017-03-15T12:13:00Z">
        <w:r w:rsidDel="00431313">
          <w:rPr>
            <w:sz w:val="16"/>
            <w:szCs w:val="16"/>
            <w:lang w:val="en-US"/>
          </w:rPr>
          <w:delText>–</w:delText>
        </w:r>
        <w:r w:rsidDel="00431313">
          <w:rPr>
            <w:sz w:val="16"/>
            <w:szCs w:val="16"/>
            <w:lang w:val="en-US"/>
          </w:rPr>
          <w:tab/>
        </w:r>
        <w:r w:rsidR="00C0197F" w:rsidRPr="008B64B1" w:rsidDel="00431313">
          <w:rPr>
            <w:sz w:val="16"/>
            <w:szCs w:val="16"/>
            <w:lang w:val="en-US"/>
          </w:rPr>
          <w:delText>specific customer requirements (such as purity = 99,95</w:delText>
        </w:r>
        <w:r w:rsidR="00360D9F" w:rsidDel="00431313">
          <w:rPr>
            <w:sz w:val="16"/>
            <w:szCs w:val="16"/>
            <w:lang w:val="en-US"/>
          </w:rPr>
          <w:delText xml:space="preserve"> </w:delText>
        </w:r>
        <w:r w:rsidR="00C0197F" w:rsidRPr="008B64B1" w:rsidDel="00431313">
          <w:rPr>
            <w:sz w:val="16"/>
            <w:szCs w:val="16"/>
            <w:lang w:val="en-US"/>
          </w:rPr>
          <w:delText>%);</w:delText>
        </w:r>
      </w:del>
    </w:p>
    <w:p w14:paraId="624B3036" w14:textId="0C57E930" w:rsidR="00C0197F" w:rsidRPr="008B64B1" w:rsidDel="00431313" w:rsidRDefault="008B64B1" w:rsidP="008B64B1">
      <w:pPr>
        <w:pStyle w:val="List"/>
        <w:rPr>
          <w:del w:id="21019" w:author="Charles Gifford" w:date="2017-03-15T12:13:00Z"/>
          <w:sz w:val="16"/>
          <w:szCs w:val="16"/>
          <w:lang w:val="en-US"/>
        </w:rPr>
      </w:pPr>
      <w:del w:id="21020" w:author="Charles Gifford" w:date="2017-03-15T12:13:00Z">
        <w:r w:rsidDel="00431313">
          <w:rPr>
            <w:sz w:val="16"/>
            <w:szCs w:val="16"/>
            <w:lang w:val="en-US"/>
          </w:rPr>
          <w:delText>–</w:delText>
        </w:r>
        <w:r w:rsidDel="00431313">
          <w:rPr>
            <w:sz w:val="16"/>
            <w:szCs w:val="16"/>
            <w:lang w:val="en-US"/>
          </w:rPr>
          <w:tab/>
        </w:r>
        <w:r w:rsidR="00C0197F" w:rsidRPr="008B64B1" w:rsidDel="00431313">
          <w:rPr>
            <w:sz w:val="16"/>
            <w:szCs w:val="16"/>
            <w:lang w:val="en-US"/>
          </w:rPr>
          <w:delText>final disposition of the produced product;</w:delText>
        </w:r>
      </w:del>
    </w:p>
    <w:p w14:paraId="79858425" w14:textId="62EE2A40" w:rsidR="00C0197F" w:rsidRPr="008B64B1" w:rsidDel="00431313" w:rsidRDefault="008B64B1" w:rsidP="008B64B1">
      <w:pPr>
        <w:pStyle w:val="List"/>
        <w:rPr>
          <w:del w:id="21021" w:author="Charles Gifford" w:date="2017-03-15T12:13:00Z"/>
          <w:sz w:val="16"/>
          <w:szCs w:val="16"/>
          <w:lang w:val="en-US"/>
        </w:rPr>
      </w:pPr>
      <w:del w:id="21022" w:author="Charles Gifford" w:date="2017-03-15T12:13:00Z">
        <w:r w:rsidDel="00431313">
          <w:rPr>
            <w:sz w:val="16"/>
            <w:szCs w:val="16"/>
            <w:lang w:val="en-US"/>
          </w:rPr>
          <w:delText>–</w:delText>
        </w:r>
        <w:r w:rsidDel="00431313">
          <w:rPr>
            <w:sz w:val="16"/>
            <w:szCs w:val="16"/>
            <w:lang w:val="en-US"/>
          </w:rPr>
          <w:tab/>
        </w:r>
        <w:r w:rsidR="00C0197F" w:rsidRPr="008B64B1" w:rsidDel="00431313">
          <w:rPr>
            <w:sz w:val="16"/>
            <w:szCs w:val="16"/>
            <w:lang w:val="en-US"/>
          </w:rPr>
          <w:delText>transportation information;</w:delText>
        </w:r>
      </w:del>
    </w:p>
    <w:p w14:paraId="122B7B4D" w14:textId="17950B67" w:rsidR="00C0197F" w:rsidRPr="008B64B1" w:rsidDel="00431313" w:rsidRDefault="008B64B1" w:rsidP="008B64B1">
      <w:pPr>
        <w:pStyle w:val="List"/>
        <w:rPr>
          <w:del w:id="21023" w:author="Charles Gifford" w:date="2017-03-15T12:13:00Z"/>
          <w:sz w:val="16"/>
          <w:szCs w:val="16"/>
          <w:lang w:val="en-US"/>
        </w:rPr>
      </w:pPr>
      <w:del w:id="21024" w:author="Charles Gifford" w:date="2017-03-15T12:13:00Z">
        <w:r w:rsidDel="00431313">
          <w:rPr>
            <w:sz w:val="16"/>
            <w:szCs w:val="16"/>
            <w:lang w:val="en-US"/>
          </w:rPr>
          <w:delText>–</w:delText>
        </w:r>
        <w:r w:rsidDel="00431313">
          <w:rPr>
            <w:sz w:val="16"/>
            <w:szCs w:val="16"/>
            <w:lang w:val="en-US"/>
          </w:rPr>
          <w:tab/>
        </w:r>
        <w:r w:rsidR="00C0197F" w:rsidRPr="008B64B1" w:rsidDel="00431313">
          <w:rPr>
            <w:sz w:val="16"/>
            <w:szCs w:val="16"/>
            <w:lang w:val="en-US"/>
          </w:rPr>
          <w:delText>other information not directly related to control (such as a customer order number required for labeling or language for labels).</w:delText>
        </w:r>
      </w:del>
    </w:p>
    <w:p w14:paraId="2925F631" w14:textId="173D37BB" w:rsidR="00C0197F" w:rsidRPr="001C220C" w:rsidDel="00431313" w:rsidRDefault="00C0197F" w:rsidP="00971473">
      <w:pPr>
        <w:pStyle w:val="PARAGRAPH"/>
        <w:rPr>
          <w:del w:id="21025" w:author="Charles Gifford" w:date="2017-03-15T12:13:00Z"/>
          <w:lang w:val="en-US"/>
        </w:rPr>
      </w:pPr>
      <w:del w:id="21026" w:author="Charles Gifford" w:date="2017-03-15T12:13:00Z">
        <w:r w:rsidRPr="001C220C" w:rsidDel="00431313">
          <w:rPr>
            <w:lang w:val="en-US"/>
          </w:rPr>
          <w:delText xml:space="preserve">The attributes for a </w:delText>
        </w:r>
        <w:r w:rsidRPr="006135DB" w:rsidDel="00431313">
          <w:rPr>
            <w:i/>
            <w:lang w:val="en-US"/>
          </w:rPr>
          <w:delText>production parameter</w:delText>
        </w:r>
        <w:r w:rsidRPr="001C220C" w:rsidDel="00431313">
          <w:rPr>
            <w:lang w:val="en-US"/>
          </w:rPr>
          <w:delText xml:space="preserve"> are the same as for a </w:delText>
        </w:r>
        <w:r w:rsidRPr="001B313C" w:rsidDel="00431313">
          <w:rPr>
            <w:i/>
            <w:lang w:val="en-US"/>
          </w:rPr>
          <w:delText>segment parameter</w:delText>
        </w:r>
        <w:r w:rsidRPr="001C220C" w:rsidDel="00431313">
          <w:rPr>
            <w:lang w:val="en-US"/>
          </w:rPr>
          <w:delText xml:space="preserve"> and are listed in </w:delText>
        </w:r>
        <w:r w:rsidR="00971473" w:rsidDel="00431313">
          <w:rPr>
            <w:lang w:val="en-US"/>
          </w:rPr>
          <w:fldChar w:fldCharType="begin"/>
        </w:r>
        <w:r w:rsidR="00971473" w:rsidDel="00431313">
          <w:rPr>
            <w:lang w:val="en-US"/>
          </w:rPr>
          <w:delInstrText xml:space="preserve"> REF _Ref161735470 \h </w:delInstrText>
        </w:r>
        <w:r w:rsidR="00971473" w:rsidDel="00431313">
          <w:rPr>
            <w:lang w:val="en-US"/>
          </w:rPr>
        </w:r>
        <w:r w:rsidR="00971473" w:rsidDel="00431313">
          <w:rPr>
            <w:lang w:val="en-US"/>
          </w:rPr>
          <w:fldChar w:fldCharType="separate"/>
        </w:r>
        <w:r w:rsidR="00F1007D" w:rsidRPr="001C220C" w:rsidDel="00431313">
          <w:rPr>
            <w:lang w:val="en-US"/>
          </w:rPr>
          <w:delText xml:space="preserve">Table </w:delText>
        </w:r>
        <w:r w:rsidR="00F1007D" w:rsidDel="00431313">
          <w:rPr>
            <w:noProof/>
            <w:lang w:val="en-US"/>
          </w:rPr>
          <w:delText>143</w:delText>
        </w:r>
        <w:r w:rsidR="00971473" w:rsidDel="00431313">
          <w:rPr>
            <w:lang w:val="en-US"/>
          </w:rPr>
          <w:fldChar w:fldCharType="end"/>
        </w:r>
        <w:r w:rsidRPr="001C220C" w:rsidDel="00431313">
          <w:rPr>
            <w:lang w:val="en-US"/>
          </w:rPr>
          <w:delText>.</w:delText>
        </w:r>
      </w:del>
    </w:p>
    <w:p w14:paraId="306278A3" w14:textId="290BBFB2" w:rsidR="00C0197F" w:rsidRPr="001C220C" w:rsidDel="00431313" w:rsidRDefault="00C0197F" w:rsidP="00682689">
      <w:pPr>
        <w:pStyle w:val="ANNEX-heading1"/>
        <w:rPr>
          <w:del w:id="21027" w:author="Charles Gifford" w:date="2017-03-15T12:13:00Z"/>
        </w:rPr>
      </w:pPr>
      <w:bookmarkStart w:id="21028" w:name="_Ref162335676"/>
      <w:bookmarkStart w:id="21029" w:name="_Toc477861092"/>
      <w:bookmarkStart w:id="21030" w:name="_Toc478060720"/>
      <w:bookmarkStart w:id="21031" w:name="_Toc478066848"/>
      <w:bookmarkStart w:id="21032" w:name="_Toc478066999"/>
      <w:bookmarkStart w:id="21033" w:name="_Toc478412160"/>
      <w:bookmarkStart w:id="21034" w:name="_Toc478492245"/>
      <w:del w:id="21035" w:author="Charles Gifford" w:date="2017-03-15T12:13:00Z">
        <w:r w:rsidRPr="001C220C" w:rsidDel="00431313">
          <w:delText>Production performance</w:delText>
        </w:r>
        <w:bookmarkEnd w:id="21028"/>
        <w:bookmarkEnd w:id="21029"/>
        <w:bookmarkEnd w:id="21030"/>
        <w:bookmarkEnd w:id="21031"/>
        <w:bookmarkEnd w:id="21032"/>
        <w:bookmarkEnd w:id="21033"/>
        <w:bookmarkEnd w:id="21034"/>
        <w:r w:rsidRPr="001C220C" w:rsidDel="00431313">
          <w:delText xml:space="preserve"> </w:delText>
        </w:r>
      </w:del>
    </w:p>
    <w:p w14:paraId="4CBADFF4" w14:textId="3BF53E8C" w:rsidR="00C0197F" w:rsidRPr="001C220C" w:rsidDel="00431313" w:rsidRDefault="00C0197F" w:rsidP="00682689">
      <w:pPr>
        <w:pStyle w:val="ANNEX-heading2"/>
        <w:rPr>
          <w:del w:id="21036" w:author="Charles Gifford" w:date="2017-03-15T12:13:00Z"/>
        </w:rPr>
      </w:pPr>
      <w:del w:id="21037" w:author="Charles Gifford" w:date="2017-03-15T12:13:00Z">
        <w:r w:rsidRPr="001C220C" w:rsidDel="00431313">
          <w:delText>Production performance model</w:delText>
        </w:r>
      </w:del>
    </w:p>
    <w:p w14:paraId="382E6C35" w14:textId="4F31F3DD" w:rsidR="00C0197F" w:rsidRPr="001C220C" w:rsidDel="00431313" w:rsidRDefault="00C0197F" w:rsidP="00971473">
      <w:pPr>
        <w:pStyle w:val="PARAGRAPH"/>
        <w:rPr>
          <w:del w:id="21038" w:author="Charles Gifford" w:date="2017-03-15T12:13:00Z"/>
          <w:lang w:val="en-US"/>
        </w:rPr>
      </w:pPr>
      <w:del w:id="21039" w:author="Charles Gifford" w:date="2017-03-15T12:13:00Z">
        <w:r w:rsidRPr="003F1189" w:rsidDel="00431313">
          <w:rPr>
            <w:i/>
            <w:lang w:val="en-US"/>
          </w:rPr>
          <w:delText>Production performance</w:delText>
        </w:r>
        <w:r w:rsidRPr="001C220C" w:rsidDel="00431313">
          <w:rPr>
            <w:lang w:val="en-US"/>
          </w:rPr>
          <w:delText xml:space="preserve"> is a report on requested manufacturing and is a collection of </w:delText>
        </w:r>
        <w:r w:rsidRPr="003F1189" w:rsidDel="00431313">
          <w:rPr>
            <w:i/>
            <w:lang w:val="en-US"/>
          </w:rPr>
          <w:delText>production responses.</w:delText>
        </w:r>
        <w:r w:rsidRPr="001C220C" w:rsidDel="00431313">
          <w:rPr>
            <w:lang w:val="en-US"/>
          </w:rPr>
          <w:delText xml:space="preserve"> </w:delText>
        </w:r>
        <w:r w:rsidRPr="003F1189" w:rsidDel="00431313">
          <w:rPr>
            <w:i/>
            <w:lang w:val="en-US"/>
          </w:rPr>
          <w:delText>Production responses</w:delText>
        </w:r>
        <w:r w:rsidRPr="001C220C" w:rsidDel="00431313">
          <w:rPr>
            <w:lang w:val="en-US"/>
          </w:rPr>
          <w:delText xml:space="preserve"> are responses from manufacturing that are associated with a </w:delText>
        </w:r>
        <w:r w:rsidRPr="003F1189" w:rsidDel="00431313">
          <w:rPr>
            <w:i/>
            <w:lang w:val="en-US"/>
          </w:rPr>
          <w:delText>production request</w:delText>
        </w:r>
        <w:r w:rsidR="008558A5" w:rsidDel="00431313">
          <w:rPr>
            <w:lang w:val="en-US"/>
          </w:rPr>
          <w:delText xml:space="preserve">. </w:delText>
        </w:r>
        <w:r w:rsidRPr="001C220C" w:rsidDel="00431313">
          <w:rPr>
            <w:lang w:val="en-US"/>
          </w:rPr>
          <w:delText xml:space="preserve">There may be one or more </w:delText>
        </w:r>
        <w:r w:rsidRPr="003F1189" w:rsidDel="00431313">
          <w:rPr>
            <w:i/>
            <w:lang w:val="en-US"/>
          </w:rPr>
          <w:delText>production responses</w:delText>
        </w:r>
        <w:r w:rsidRPr="001C220C" w:rsidDel="00431313">
          <w:rPr>
            <w:lang w:val="en-US"/>
          </w:rPr>
          <w:delText xml:space="preserve"> for a single </w:delText>
        </w:r>
        <w:r w:rsidRPr="003F1189" w:rsidDel="00431313">
          <w:rPr>
            <w:i/>
            <w:lang w:val="en-US"/>
          </w:rPr>
          <w:delText>production request</w:delText>
        </w:r>
        <w:r w:rsidRPr="001C220C" w:rsidDel="00431313">
          <w:rPr>
            <w:lang w:val="en-US"/>
          </w:rPr>
          <w:delText xml:space="preserve"> if the production facility needs to split the </w:delText>
        </w:r>
        <w:r w:rsidRPr="003F1189" w:rsidDel="00431313">
          <w:rPr>
            <w:i/>
            <w:lang w:val="en-US"/>
          </w:rPr>
          <w:delText>production request</w:delText>
        </w:r>
        <w:r w:rsidRPr="001C220C" w:rsidDel="00431313">
          <w:rPr>
            <w:lang w:val="en-US"/>
          </w:rPr>
          <w:delText xml:space="preserve"> into smaller elements of production.</w:delText>
        </w:r>
      </w:del>
    </w:p>
    <w:p w14:paraId="67F9FB8D" w14:textId="31CB8AB2" w:rsidR="00C0197F" w:rsidRPr="001C220C" w:rsidDel="00431313" w:rsidRDefault="00971473" w:rsidP="00A342A3">
      <w:pPr>
        <w:pStyle w:val="PARAGRAPH"/>
        <w:rPr>
          <w:del w:id="21040" w:author="Charles Gifford" w:date="2017-03-15T12:13:00Z"/>
          <w:lang w:val="en-US"/>
        </w:rPr>
      </w:pPr>
      <w:del w:id="21041" w:author="Charles Gifford" w:date="2017-03-15T12:13:00Z">
        <w:r w:rsidDel="00431313">
          <w:rPr>
            <w:lang w:val="en-US"/>
          </w:rPr>
          <w:fldChar w:fldCharType="begin"/>
        </w:r>
        <w:r w:rsidDel="00431313">
          <w:rPr>
            <w:lang w:val="en-US"/>
          </w:rPr>
          <w:delInstrText xml:space="preserve"> REF _Ref320175694 \h </w:delInstrText>
        </w:r>
        <w:r w:rsidDel="00431313">
          <w:rPr>
            <w:lang w:val="en-US"/>
          </w:rPr>
        </w:r>
        <w:r w:rsidDel="00431313">
          <w:rPr>
            <w:lang w:val="en-US"/>
          </w:rPr>
          <w:fldChar w:fldCharType="separate"/>
        </w:r>
        <w:r w:rsidR="00334226" w:rsidDel="00431313">
          <w:delText>Figure A.</w:delText>
        </w:r>
        <w:r w:rsidR="00334226" w:rsidDel="00431313">
          <w:rPr>
            <w:noProof/>
          </w:rPr>
          <w:delText>3</w:delText>
        </w:r>
        <w:r w:rsidDel="00431313">
          <w:rPr>
            <w:lang w:val="en-US"/>
          </w:rPr>
          <w:fldChar w:fldCharType="end"/>
        </w:r>
        <w:r w:rsidR="00C0197F" w:rsidRPr="001C220C" w:rsidDel="00431313">
          <w:rPr>
            <w:lang w:val="en-US"/>
          </w:rPr>
          <w:delText xml:space="preserve"> is the produ</w:delText>
        </w:r>
        <w:r w:rsidR="00A342A3" w:rsidDel="00431313">
          <w:rPr>
            <w:lang w:val="en-US"/>
          </w:rPr>
          <w:delText>ction performance object model.</w:delText>
        </w:r>
      </w:del>
    </w:p>
    <w:p w14:paraId="7C34494E" w14:textId="38AD7F50" w:rsidR="00C0197F" w:rsidRPr="001C220C" w:rsidDel="00431313" w:rsidRDefault="00D81887" w:rsidP="00971473">
      <w:pPr>
        <w:pStyle w:val="PARAGRAPH"/>
        <w:jc w:val="center"/>
        <w:rPr>
          <w:del w:id="21042" w:author="Charles Gifford" w:date="2017-03-15T12:13:00Z"/>
          <w:lang w:val="en-US"/>
        </w:rPr>
      </w:pPr>
      <w:del w:id="21043" w:author="Charles Gifford" w:date="2017-03-15T12:13:00Z">
        <w:r w:rsidDel="00431313">
          <w:rPr>
            <w:noProof/>
            <w:lang w:val="en-US" w:eastAsia="en-US"/>
          </w:rPr>
          <w:drawing>
            <wp:inline distT="0" distB="0" distL="0" distR="0" wp14:anchorId="33390A0C" wp14:editId="2E4341AE">
              <wp:extent cx="4990465" cy="415746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991347" cy="4158202"/>
                      </a:xfrm>
                      <a:prstGeom prst="rect">
                        <a:avLst/>
                      </a:prstGeom>
                      <a:noFill/>
                      <a:ln>
                        <a:noFill/>
                      </a:ln>
                    </pic:spPr>
                  </pic:pic>
                </a:graphicData>
              </a:graphic>
            </wp:inline>
          </w:drawing>
        </w:r>
      </w:del>
    </w:p>
    <w:p w14:paraId="7CED238D" w14:textId="643E930B" w:rsidR="00C0197F" w:rsidRPr="001C220C" w:rsidDel="00431313" w:rsidRDefault="00971473" w:rsidP="00971473">
      <w:pPr>
        <w:pStyle w:val="FIGURE-title"/>
        <w:rPr>
          <w:del w:id="21044" w:author="Charles Gifford" w:date="2017-03-15T12:13:00Z"/>
          <w:lang w:val="en-US"/>
        </w:rPr>
      </w:pPr>
      <w:bookmarkStart w:id="21045" w:name="_Ref320175694"/>
      <w:bookmarkStart w:id="21046" w:name="_Toc516130437"/>
      <w:bookmarkStart w:id="21047" w:name="_Toc162335106"/>
      <w:bookmarkStart w:id="21048" w:name="_Toc237687667"/>
      <w:bookmarkStart w:id="21049" w:name="_Toc306620211"/>
      <w:bookmarkStart w:id="21050" w:name="_Toc320178076"/>
      <w:del w:id="21051" w:author="Charles Gifford" w:date="2017-03-15T12:13:00Z">
        <w:r w:rsidDel="00431313">
          <w:delText>Figure A.</w:delText>
        </w:r>
        <w:r w:rsidDel="00431313">
          <w:fldChar w:fldCharType="begin"/>
        </w:r>
        <w:r w:rsidDel="00431313">
          <w:delInstrText xml:space="preserve"> SEQ Figure_A. \* ARABIC </w:delInstrText>
        </w:r>
        <w:r w:rsidDel="00431313">
          <w:fldChar w:fldCharType="separate"/>
        </w:r>
        <w:r w:rsidR="006105A7" w:rsidDel="00431313">
          <w:rPr>
            <w:noProof/>
          </w:rPr>
          <w:delText>3</w:delText>
        </w:r>
        <w:r w:rsidDel="00431313">
          <w:fldChar w:fldCharType="end"/>
        </w:r>
        <w:bookmarkEnd w:id="21045"/>
        <w:r w:rsidDel="00431313">
          <w:rPr>
            <w:lang w:val="en-US"/>
          </w:rPr>
          <w:delText xml:space="preserve"> –</w:delText>
        </w:r>
        <w:r w:rsidR="00C0197F" w:rsidRPr="001C220C" w:rsidDel="00431313">
          <w:rPr>
            <w:lang w:val="en-US"/>
          </w:rPr>
          <w:delText xml:space="preserve"> Production performance model</w:delText>
        </w:r>
        <w:bookmarkEnd w:id="21046"/>
        <w:bookmarkEnd w:id="21047"/>
        <w:bookmarkEnd w:id="21048"/>
        <w:bookmarkEnd w:id="21049"/>
        <w:bookmarkEnd w:id="21050"/>
      </w:del>
    </w:p>
    <w:p w14:paraId="3079DFEB" w14:textId="3BA6EB4D" w:rsidR="00C0197F" w:rsidRPr="001C220C" w:rsidDel="00431313" w:rsidRDefault="00971473" w:rsidP="00515967">
      <w:pPr>
        <w:pStyle w:val="NOTE0"/>
        <w:rPr>
          <w:del w:id="21052" w:author="Charles Gifford" w:date="2017-03-15T12:13:00Z"/>
          <w:lang w:val="en-US"/>
        </w:rPr>
      </w:pPr>
      <w:del w:id="21053" w:author="Charles Gifford" w:date="2017-03-15T12:13:00Z">
        <w:r w:rsidDel="00431313">
          <w:rPr>
            <w:lang w:val="en-US"/>
          </w:rPr>
          <w:delText>NOTE</w:delText>
        </w:r>
        <w:r w:rsidDel="00431313">
          <w:rPr>
            <w:lang w:val="en-US"/>
          </w:rPr>
          <w:delText> </w:delText>
        </w:r>
        <w:r w:rsidR="00C0197F" w:rsidRPr="001C220C" w:rsidDel="00431313">
          <w:rPr>
            <w:lang w:val="en-US"/>
          </w:rPr>
          <w:delText>The previous version of this standard contained specific objects for each use type of materials</w:delText>
        </w:r>
        <w:r w:rsidR="008558A5" w:rsidDel="00431313">
          <w:rPr>
            <w:lang w:val="en-US"/>
          </w:rPr>
          <w:delText xml:space="preserve">. </w:delText>
        </w:r>
        <w:r w:rsidR="00C0197F" w:rsidRPr="001C220C" w:rsidDel="00431313">
          <w:rPr>
            <w:lang w:val="en-US"/>
          </w:rPr>
          <w:delText>These objects were removed from this version</w:delText>
        </w:r>
        <w:r w:rsidR="008558A5" w:rsidDel="00431313">
          <w:rPr>
            <w:lang w:val="en-US"/>
          </w:rPr>
          <w:delText xml:space="preserve">. </w:delText>
        </w:r>
        <w:r w:rsidR="00C0197F" w:rsidRPr="001C220C" w:rsidDel="00431313">
          <w:rPr>
            <w:lang w:val="en-US"/>
          </w:rPr>
          <w:delText xml:space="preserve">The removed objects are: </w:delText>
        </w:r>
        <w:r w:rsidR="00990BD1" w:rsidRPr="003F1189" w:rsidDel="00431313">
          <w:rPr>
            <w:i/>
            <w:lang w:val="en-US"/>
          </w:rPr>
          <w:delText>m</w:delText>
        </w:r>
        <w:r w:rsidR="00C0197F" w:rsidRPr="003F1189" w:rsidDel="00431313">
          <w:rPr>
            <w:i/>
            <w:lang w:val="en-US"/>
          </w:rPr>
          <w:delText xml:space="preserve">aterial </w:delText>
        </w:r>
        <w:r w:rsidR="00990BD1" w:rsidRPr="003F1189" w:rsidDel="00431313">
          <w:rPr>
            <w:i/>
            <w:lang w:val="en-US"/>
          </w:rPr>
          <w:delText>p</w:delText>
        </w:r>
        <w:r w:rsidR="00C0197F" w:rsidRPr="003F1189" w:rsidDel="00431313">
          <w:rPr>
            <w:i/>
            <w:lang w:val="en-US"/>
          </w:rPr>
          <w:delText xml:space="preserve">roduced </w:delText>
        </w:r>
        <w:r w:rsidR="00990BD1" w:rsidRPr="003F1189" w:rsidDel="00431313">
          <w:rPr>
            <w:i/>
            <w:lang w:val="en-US"/>
          </w:rPr>
          <w:delText>a</w:delText>
        </w:r>
        <w:r w:rsidR="00C0197F" w:rsidRPr="003F1189" w:rsidDel="00431313">
          <w:rPr>
            <w:i/>
            <w:lang w:val="en-US"/>
          </w:rPr>
          <w:delText xml:space="preserve">ctual, </w:delText>
        </w:r>
        <w:r w:rsidR="00990BD1" w:rsidRPr="003F1189" w:rsidDel="00431313">
          <w:rPr>
            <w:i/>
            <w:lang w:val="en-US"/>
          </w:rPr>
          <w:delText>m</w:delText>
        </w:r>
        <w:r w:rsidR="00C0197F" w:rsidRPr="003F1189" w:rsidDel="00431313">
          <w:rPr>
            <w:i/>
            <w:lang w:val="en-US"/>
          </w:rPr>
          <w:delText xml:space="preserve">aterial </w:delText>
        </w:r>
        <w:r w:rsidR="00990BD1" w:rsidRPr="003F1189" w:rsidDel="00431313">
          <w:rPr>
            <w:i/>
            <w:lang w:val="en-US"/>
          </w:rPr>
          <w:delText>c</w:delText>
        </w:r>
        <w:r w:rsidR="00C0197F" w:rsidRPr="003F1189" w:rsidDel="00431313">
          <w:rPr>
            <w:i/>
            <w:lang w:val="en-US"/>
          </w:rPr>
          <w:delText xml:space="preserve">onsumed </w:delText>
        </w:r>
        <w:r w:rsidR="00990BD1" w:rsidRPr="003F1189" w:rsidDel="00431313">
          <w:rPr>
            <w:i/>
            <w:lang w:val="en-US"/>
          </w:rPr>
          <w:delText>a</w:delText>
        </w:r>
        <w:r w:rsidR="00C0197F" w:rsidRPr="003F1189" w:rsidDel="00431313">
          <w:rPr>
            <w:i/>
            <w:lang w:val="en-US"/>
          </w:rPr>
          <w:delText>ctual,</w:delText>
        </w:r>
        <w:r w:rsidR="00C0197F" w:rsidRPr="001C220C" w:rsidDel="00431313">
          <w:rPr>
            <w:lang w:val="en-US"/>
          </w:rPr>
          <w:delText xml:space="preserve"> and </w:delText>
        </w:r>
        <w:r w:rsidR="00990BD1" w:rsidRPr="003F1189" w:rsidDel="00431313">
          <w:rPr>
            <w:i/>
            <w:lang w:val="en-US"/>
          </w:rPr>
          <w:delText>c</w:delText>
        </w:r>
        <w:r w:rsidR="00C0197F" w:rsidRPr="003F1189" w:rsidDel="00431313">
          <w:rPr>
            <w:i/>
            <w:lang w:val="en-US"/>
          </w:rPr>
          <w:delText xml:space="preserve">onsumable </w:delText>
        </w:r>
        <w:r w:rsidR="00990BD1" w:rsidRPr="003F1189" w:rsidDel="00431313">
          <w:rPr>
            <w:i/>
            <w:lang w:val="en-US"/>
          </w:rPr>
          <w:delText>a</w:delText>
        </w:r>
        <w:r w:rsidR="00C0197F" w:rsidRPr="003F1189" w:rsidDel="00431313">
          <w:rPr>
            <w:i/>
            <w:lang w:val="en-US"/>
          </w:rPr>
          <w:delText>ctual</w:delText>
        </w:r>
        <w:r w:rsidR="00C91311" w:rsidRPr="003F1189" w:rsidDel="00431313">
          <w:rPr>
            <w:i/>
            <w:lang w:val="en-US"/>
          </w:rPr>
          <w:delText>.</w:delText>
        </w:r>
        <w:r w:rsidR="00C91311" w:rsidDel="00431313">
          <w:rPr>
            <w:lang w:val="en-US"/>
          </w:rPr>
          <w:delText xml:space="preserve"> </w:delText>
        </w:r>
        <w:r w:rsidR="00C0197F" w:rsidRPr="001C220C" w:rsidDel="00431313">
          <w:rPr>
            <w:lang w:val="en-US"/>
          </w:rPr>
          <w:delText xml:space="preserve">An attribute of the </w:delText>
        </w:r>
        <w:r w:rsidR="00990BD1" w:rsidRPr="003F1189" w:rsidDel="00431313">
          <w:rPr>
            <w:i/>
            <w:lang w:val="en-US"/>
          </w:rPr>
          <w:delText>m</w:delText>
        </w:r>
        <w:r w:rsidR="00C0197F" w:rsidRPr="003F1189" w:rsidDel="00431313">
          <w:rPr>
            <w:i/>
            <w:lang w:val="en-US"/>
          </w:rPr>
          <w:delText xml:space="preserve">aterial </w:delText>
        </w:r>
        <w:r w:rsidR="00990BD1" w:rsidRPr="003F1189" w:rsidDel="00431313">
          <w:rPr>
            <w:i/>
            <w:lang w:val="en-US"/>
          </w:rPr>
          <w:delText>r</w:delText>
        </w:r>
        <w:r w:rsidR="00C0197F" w:rsidRPr="003F1189" w:rsidDel="00431313">
          <w:rPr>
            <w:i/>
            <w:lang w:val="en-US"/>
          </w:rPr>
          <w:delText xml:space="preserve">equirement </w:delText>
        </w:r>
        <w:r w:rsidR="00990BD1" w:rsidRPr="003F1189" w:rsidDel="00431313">
          <w:rPr>
            <w:i/>
            <w:lang w:val="en-US"/>
          </w:rPr>
          <w:delText>p</w:delText>
        </w:r>
        <w:r w:rsidR="00C0197F" w:rsidRPr="003F1189" w:rsidDel="00431313">
          <w:rPr>
            <w:i/>
            <w:lang w:val="en-US"/>
          </w:rPr>
          <w:delText>roperty</w:delText>
        </w:r>
        <w:r w:rsidR="00C0197F" w:rsidRPr="001C220C" w:rsidDel="00431313">
          <w:rPr>
            <w:lang w:val="en-US"/>
          </w:rPr>
          <w:delText xml:space="preserve"> </w:delText>
        </w:r>
        <w:r w:rsidR="001B313C" w:rsidDel="00431313">
          <w:rPr>
            <w:lang w:val="en-US"/>
          </w:rPr>
          <w:delText>can</w:delText>
        </w:r>
        <w:r w:rsidR="00C0197F" w:rsidRPr="001C220C" w:rsidDel="00431313">
          <w:rPr>
            <w:lang w:val="en-US"/>
          </w:rPr>
          <w:delText xml:space="preserve"> be used to determine the use of the material. </w:delText>
        </w:r>
      </w:del>
    </w:p>
    <w:p w14:paraId="4E901269" w14:textId="4AD7FB2A" w:rsidR="00C0197F" w:rsidRPr="001C220C" w:rsidDel="00431313" w:rsidRDefault="00C0197F" w:rsidP="00682689">
      <w:pPr>
        <w:pStyle w:val="ANNEX-heading2"/>
        <w:rPr>
          <w:del w:id="21054" w:author="Charles Gifford" w:date="2017-03-15T12:13:00Z"/>
        </w:rPr>
      </w:pPr>
      <w:bookmarkStart w:id="21055" w:name="_Toc516130387"/>
      <w:del w:id="21056" w:author="Charles Gifford" w:date="2017-03-15T12:13:00Z">
        <w:r w:rsidRPr="001C220C" w:rsidDel="00431313">
          <w:delText>Production performance</w:delText>
        </w:r>
        <w:bookmarkEnd w:id="21055"/>
      </w:del>
    </w:p>
    <w:p w14:paraId="081F3066" w14:textId="23CC5676" w:rsidR="00C0197F" w:rsidRPr="001C220C" w:rsidDel="00431313" w:rsidRDefault="00C0197F" w:rsidP="00971473">
      <w:pPr>
        <w:pStyle w:val="PARAGRAPH"/>
        <w:rPr>
          <w:del w:id="21057" w:author="Charles Gifford" w:date="2017-03-15T12:13:00Z"/>
          <w:lang w:val="en-US"/>
        </w:rPr>
      </w:pPr>
      <w:del w:id="21058" w:author="Charles Gifford" w:date="2017-03-15T12:13:00Z">
        <w:r w:rsidRPr="001C220C" w:rsidDel="00431313">
          <w:rPr>
            <w:lang w:val="en-US"/>
          </w:rPr>
          <w:delText xml:space="preserve">The performance of the requested </w:delText>
        </w:r>
        <w:r w:rsidRPr="000B599F" w:rsidDel="00431313">
          <w:rPr>
            <w:i/>
            <w:lang w:val="en-US"/>
          </w:rPr>
          <w:delText>production requests</w:delText>
        </w:r>
        <w:r w:rsidRPr="001C220C" w:rsidDel="00431313">
          <w:rPr>
            <w:lang w:val="en-US"/>
          </w:rPr>
          <w:delText xml:space="preserve"> </w:delText>
        </w:r>
        <w:r w:rsidR="005D0E97" w:rsidDel="00431313">
          <w:rPr>
            <w:lang w:val="en-US"/>
          </w:rPr>
          <w:delText>shall be presented</w:delText>
        </w:r>
        <w:r w:rsidRPr="001C220C" w:rsidDel="00431313">
          <w:rPr>
            <w:lang w:val="en-US"/>
          </w:rPr>
          <w:delText xml:space="preserve"> as </w:delText>
        </w:r>
        <w:r w:rsidRPr="001B313C" w:rsidDel="00431313">
          <w:rPr>
            <w:i/>
            <w:lang w:val="en-US"/>
          </w:rPr>
          <w:delText>production performance</w:delText>
        </w:r>
        <w:r w:rsidRPr="001C220C" w:rsidDel="00431313">
          <w:rPr>
            <w:lang w:val="en-US"/>
          </w:rPr>
          <w:delText xml:space="preserve">. </w:delText>
        </w:r>
        <w:r w:rsidRPr="001B313C" w:rsidDel="00431313">
          <w:rPr>
            <w:i/>
            <w:lang w:val="en-US"/>
          </w:rPr>
          <w:delText>Production performance</w:delText>
        </w:r>
        <w:r w:rsidRPr="001C220C" w:rsidDel="00431313">
          <w:rPr>
            <w:lang w:val="en-US"/>
          </w:rPr>
          <w:delText xml:space="preserve"> shall be a collection of </w:delText>
        </w:r>
        <w:r w:rsidRPr="001B313C" w:rsidDel="00431313">
          <w:rPr>
            <w:i/>
            <w:lang w:val="en-US"/>
          </w:rPr>
          <w:delText>production responses</w:delText>
        </w:r>
        <w:r w:rsidRPr="001C220C" w:rsidDel="00431313">
          <w:rPr>
            <w:lang w:val="en-US"/>
          </w:rPr>
          <w:delText>.</w:delText>
        </w:r>
      </w:del>
    </w:p>
    <w:p w14:paraId="2F905BE6" w14:textId="788060AE" w:rsidR="00C0197F" w:rsidRPr="001C220C" w:rsidDel="00431313" w:rsidRDefault="00C0197F" w:rsidP="00971473">
      <w:pPr>
        <w:pStyle w:val="PARAGRAPH"/>
        <w:rPr>
          <w:del w:id="21059" w:author="Charles Gifford" w:date="2017-03-15T12:13:00Z"/>
          <w:lang w:val="en-US"/>
        </w:rPr>
      </w:pPr>
      <w:del w:id="21060" w:author="Charles Gifford" w:date="2017-03-15T12:13:00Z">
        <w:r w:rsidRPr="001C220C" w:rsidDel="00431313">
          <w:rPr>
            <w:lang w:val="en-US"/>
          </w:rPr>
          <w:delText xml:space="preserve">The attributes for </w:delText>
        </w:r>
        <w:r w:rsidRPr="001C220C" w:rsidDel="00431313">
          <w:rPr>
            <w:i/>
            <w:lang w:val="en-US"/>
          </w:rPr>
          <w:delText>production performance</w:delText>
        </w:r>
        <w:r w:rsidRPr="001C220C" w:rsidDel="00431313">
          <w:rPr>
            <w:lang w:val="en-US"/>
          </w:rPr>
          <w:delText xml:space="preserve"> shall be the same as the attributes for </w:delText>
        </w:r>
        <w:r w:rsidRPr="001C220C" w:rsidDel="00431313">
          <w:rPr>
            <w:i/>
            <w:lang w:val="en-US"/>
          </w:rPr>
          <w:delText>operations performance</w:delText>
        </w:r>
        <w:r w:rsidRPr="001C220C" w:rsidDel="00431313">
          <w:rPr>
            <w:lang w:val="en-US"/>
          </w:rPr>
          <w:delText xml:space="preserve"> </w:delText>
        </w:r>
        <w:r w:rsidRPr="00971473" w:rsidDel="00431313">
          <w:delText xml:space="preserve">as defined in </w:delText>
        </w:r>
        <w:r w:rsidR="00971473" w:rsidDel="00431313">
          <w:fldChar w:fldCharType="begin"/>
        </w:r>
        <w:r w:rsidR="00971473" w:rsidDel="00431313">
          <w:delInstrText xml:space="preserve"> REF _Ref161735991 \h </w:delInstrText>
        </w:r>
        <w:r w:rsidR="00971473" w:rsidDel="00431313">
          <w:fldChar w:fldCharType="separate"/>
        </w:r>
        <w:r w:rsidR="00F1007D" w:rsidRPr="001C220C" w:rsidDel="00431313">
          <w:rPr>
            <w:lang w:val="en-US"/>
          </w:rPr>
          <w:delText xml:space="preserve">Table </w:delText>
        </w:r>
        <w:r w:rsidR="00F1007D" w:rsidDel="00431313">
          <w:rPr>
            <w:noProof/>
            <w:lang w:val="en-US"/>
          </w:rPr>
          <w:delText>161</w:delText>
        </w:r>
        <w:r w:rsidR="00971473" w:rsidDel="00431313">
          <w:fldChar w:fldCharType="end"/>
        </w:r>
        <w:r w:rsidRPr="00971473" w:rsidDel="00431313">
          <w:delText xml:space="preserve">, except that the operations type attribute is optional and if specified </w:delText>
        </w:r>
        <w:r w:rsidR="00D109BD" w:rsidRPr="00D109BD" w:rsidDel="00431313">
          <w:delText xml:space="preserve">shall </w:delText>
        </w:r>
        <w:r w:rsidRPr="001C220C" w:rsidDel="00431313">
          <w:rPr>
            <w:lang w:val="en-US"/>
          </w:rPr>
          <w:delText>be “Production”.</w:delText>
        </w:r>
      </w:del>
    </w:p>
    <w:p w14:paraId="50224BCA" w14:textId="51A662C1" w:rsidR="00C0197F" w:rsidRPr="001C220C" w:rsidDel="00431313" w:rsidRDefault="00C0197F" w:rsidP="00682689">
      <w:pPr>
        <w:pStyle w:val="ANNEX-heading2"/>
        <w:rPr>
          <w:del w:id="21061" w:author="Charles Gifford" w:date="2017-03-15T12:13:00Z"/>
        </w:rPr>
      </w:pPr>
      <w:bookmarkStart w:id="21062" w:name="_Toc516130388"/>
      <w:del w:id="21063" w:author="Charles Gifford" w:date="2017-03-15T12:13:00Z">
        <w:r w:rsidRPr="001C220C" w:rsidDel="00431313">
          <w:delText>Production response</w:delText>
        </w:r>
        <w:bookmarkEnd w:id="21062"/>
      </w:del>
    </w:p>
    <w:p w14:paraId="4EC257ED" w14:textId="7AE35F58" w:rsidR="00C0197F" w:rsidRPr="001C220C" w:rsidDel="00431313" w:rsidRDefault="00C0197F" w:rsidP="00515967">
      <w:pPr>
        <w:pStyle w:val="PARAGRAPH"/>
        <w:rPr>
          <w:del w:id="21064" w:author="Charles Gifford" w:date="2017-03-15T12:13:00Z"/>
          <w:lang w:val="en-US"/>
        </w:rPr>
      </w:pPr>
      <w:del w:id="21065" w:author="Charles Gifford" w:date="2017-03-15T12:13:00Z">
        <w:r w:rsidRPr="001C220C" w:rsidDel="00431313">
          <w:rPr>
            <w:lang w:val="en-US"/>
          </w:rPr>
          <w:delText xml:space="preserve">The responses from manufacturing that are associated with a </w:delText>
        </w:r>
        <w:r w:rsidRPr="001B313C" w:rsidDel="00431313">
          <w:rPr>
            <w:i/>
            <w:lang w:val="en-US"/>
          </w:rPr>
          <w:delText>production request</w:delText>
        </w:r>
        <w:r w:rsidRPr="001C220C" w:rsidDel="00431313">
          <w:rPr>
            <w:i/>
            <w:lang w:val="en-US"/>
          </w:rPr>
          <w:delText xml:space="preserve"> </w:delText>
        </w:r>
        <w:r w:rsidR="005D0E97" w:rsidDel="00431313">
          <w:rPr>
            <w:lang w:val="en-US"/>
          </w:rPr>
          <w:delText>shall be presented as</w:delText>
        </w:r>
        <w:r w:rsidRPr="001C220C" w:rsidDel="00431313">
          <w:rPr>
            <w:lang w:val="en-US"/>
          </w:rPr>
          <w:delText xml:space="preserve"> </w:delText>
        </w:r>
        <w:r w:rsidRPr="001B313C" w:rsidDel="00431313">
          <w:rPr>
            <w:i/>
            <w:lang w:val="en-US"/>
          </w:rPr>
          <w:delText>production responses</w:delText>
        </w:r>
        <w:r w:rsidRPr="001C220C" w:rsidDel="00431313">
          <w:rPr>
            <w:lang w:val="en-US"/>
          </w:rPr>
          <w:delText xml:space="preserve">. There may be one or more </w:delText>
        </w:r>
        <w:r w:rsidRPr="001B313C" w:rsidDel="00431313">
          <w:rPr>
            <w:i/>
            <w:lang w:val="en-US"/>
          </w:rPr>
          <w:delText>production responses</w:delText>
        </w:r>
        <w:r w:rsidRPr="001C220C" w:rsidDel="00431313">
          <w:rPr>
            <w:i/>
            <w:lang w:val="en-US"/>
          </w:rPr>
          <w:delText xml:space="preserve"> </w:delText>
        </w:r>
        <w:r w:rsidRPr="001C220C" w:rsidDel="00431313">
          <w:rPr>
            <w:lang w:val="en-US"/>
          </w:rPr>
          <w:delText xml:space="preserve">for a single </w:delText>
        </w:r>
        <w:r w:rsidRPr="001B313C" w:rsidDel="00431313">
          <w:rPr>
            <w:i/>
            <w:lang w:val="en-US"/>
          </w:rPr>
          <w:delText>production request</w:delText>
        </w:r>
        <w:r w:rsidRPr="001C220C" w:rsidDel="00431313">
          <w:rPr>
            <w:lang w:val="en-US"/>
          </w:rPr>
          <w:delText xml:space="preserve"> if the production facility needs to split the </w:delText>
        </w:r>
        <w:r w:rsidRPr="001B313C" w:rsidDel="00431313">
          <w:rPr>
            <w:i/>
            <w:lang w:val="en-US"/>
          </w:rPr>
          <w:delText>production request</w:delText>
        </w:r>
        <w:r w:rsidRPr="001C220C" w:rsidDel="00431313">
          <w:rPr>
            <w:lang w:val="en-US"/>
          </w:rPr>
          <w:delText xml:space="preserve"> into smaller elements of reported production. </w:delText>
        </w:r>
      </w:del>
    </w:p>
    <w:p w14:paraId="10B40D3F" w14:textId="0F111DDB" w:rsidR="00C0197F" w:rsidRPr="001C220C" w:rsidDel="00431313" w:rsidRDefault="00A342A3" w:rsidP="00515967">
      <w:pPr>
        <w:pStyle w:val="NOTE0"/>
        <w:rPr>
          <w:del w:id="21066" w:author="Charles Gifford" w:date="2017-03-15T12:13:00Z"/>
          <w:lang w:val="en-US"/>
        </w:rPr>
      </w:pPr>
      <w:del w:id="21067" w:author="Charles Gifford" w:date="2017-03-15T12:13:00Z">
        <w:r w:rsidDel="00431313">
          <w:rPr>
            <w:lang w:val="en-US"/>
          </w:rPr>
          <w:delText>EXAMPLE</w:delText>
        </w:r>
        <w:r w:rsidDel="00431313">
          <w:rPr>
            <w:lang w:val="en-US"/>
          </w:rPr>
          <w:tab/>
          <w:delText>A</w:delText>
        </w:r>
        <w:r w:rsidR="00C0197F" w:rsidRPr="001C220C" w:rsidDel="00431313">
          <w:rPr>
            <w:lang w:val="en-US"/>
          </w:rPr>
          <w:delText xml:space="preserve"> single </w:delText>
        </w:r>
        <w:r w:rsidR="00C0197F" w:rsidRPr="001B313C" w:rsidDel="00431313">
          <w:rPr>
            <w:i/>
            <w:lang w:val="en-US"/>
          </w:rPr>
          <w:delText>production request</w:delText>
        </w:r>
        <w:r w:rsidR="00C0197F" w:rsidRPr="001C220C" w:rsidDel="00431313">
          <w:rPr>
            <w:lang w:val="en-US"/>
          </w:rPr>
          <w:delText xml:space="preserve"> for the production of 200 gears </w:delText>
        </w:r>
        <w:r w:rsidR="00DE2E9A" w:rsidDel="00431313">
          <w:rPr>
            <w:lang w:val="en-US"/>
          </w:rPr>
          <w:delText xml:space="preserve">can </w:delText>
        </w:r>
        <w:r w:rsidR="00C0197F" w:rsidRPr="001C220C" w:rsidDel="00431313">
          <w:rPr>
            <w:lang w:val="en-US"/>
          </w:rPr>
          <w:delText xml:space="preserve">be reported on by 10 </w:delText>
        </w:r>
        <w:r w:rsidR="00C0197F" w:rsidRPr="003F1189" w:rsidDel="00431313">
          <w:rPr>
            <w:i/>
            <w:lang w:val="en-US"/>
          </w:rPr>
          <w:delText>production response</w:delText>
        </w:r>
        <w:r w:rsidR="00C0197F" w:rsidRPr="001C220C" w:rsidDel="00431313">
          <w:rPr>
            <w:lang w:val="en-US"/>
          </w:rPr>
          <w:delText xml:space="preserve"> objects of 20 gears each because of manufacturing restrictions. </w:delText>
        </w:r>
      </w:del>
    </w:p>
    <w:p w14:paraId="666CDDCF" w14:textId="689DEF55" w:rsidR="00C0197F" w:rsidRPr="001C220C" w:rsidDel="00431313" w:rsidRDefault="00C0197F" w:rsidP="00515967">
      <w:pPr>
        <w:pStyle w:val="PARAGRAPH"/>
        <w:rPr>
          <w:del w:id="21068" w:author="Charles Gifford" w:date="2017-03-15T12:13:00Z"/>
          <w:lang w:val="en-US"/>
        </w:rPr>
      </w:pPr>
      <w:del w:id="21069" w:author="Charles Gifford" w:date="2017-03-15T12:13:00Z">
        <w:r w:rsidRPr="001B313C" w:rsidDel="00431313">
          <w:rPr>
            <w:i/>
            <w:lang w:val="en-US"/>
          </w:rPr>
          <w:delText>Production responses</w:delText>
        </w:r>
        <w:r w:rsidRPr="001C220C" w:rsidDel="00431313">
          <w:rPr>
            <w:lang w:val="en-US"/>
          </w:rPr>
          <w:delText xml:space="preserve"> contain the items reported back to the business system, at the end of production or during production. The business system may need to know intermediate </w:delText>
        </w:r>
        <w:r w:rsidRPr="003F1189" w:rsidDel="00431313">
          <w:rPr>
            <w:i/>
            <w:lang w:val="en-US"/>
          </w:rPr>
          <w:delText>production response</w:delText>
        </w:r>
        <w:r w:rsidRPr="001C220C" w:rsidDel="00431313">
          <w:rPr>
            <w:lang w:val="en-US"/>
          </w:rPr>
          <w:delText xml:space="preserve"> statuses, rather than waiting for the final </w:delText>
        </w:r>
        <w:r w:rsidRPr="003F1189" w:rsidDel="00431313">
          <w:rPr>
            <w:i/>
            <w:lang w:val="en-US"/>
          </w:rPr>
          <w:delText>production response</w:delText>
        </w:r>
        <w:r w:rsidRPr="001C220C" w:rsidDel="00431313">
          <w:rPr>
            <w:lang w:val="en-US"/>
          </w:rPr>
          <w:delText xml:space="preserve"> status, because of cost accounting of </w:delText>
        </w:r>
        <w:r w:rsidRPr="000B599F" w:rsidDel="00431313">
          <w:rPr>
            <w:i/>
            <w:lang w:val="en-US"/>
          </w:rPr>
          <w:delText>material produced</w:delText>
        </w:r>
        <w:r w:rsidRPr="001C220C" w:rsidDel="00431313">
          <w:rPr>
            <w:lang w:val="en-US"/>
          </w:rPr>
          <w:delText xml:space="preserve"> or </w:delText>
        </w:r>
        <w:r w:rsidRPr="000B599F" w:rsidDel="00431313">
          <w:rPr>
            <w:i/>
            <w:lang w:val="en-US"/>
          </w:rPr>
          <w:delText>intermediate materials</w:delText>
        </w:r>
        <w:r w:rsidRPr="001C220C" w:rsidDel="00431313">
          <w:rPr>
            <w:lang w:val="en-US"/>
          </w:rPr>
          <w:delText xml:space="preserve">. </w:delText>
        </w:r>
      </w:del>
    </w:p>
    <w:p w14:paraId="798649AE" w14:textId="12A4817B" w:rsidR="00C0197F" w:rsidRPr="001C220C" w:rsidDel="00431313" w:rsidRDefault="00C0197F" w:rsidP="00515967">
      <w:pPr>
        <w:pStyle w:val="PARAGRAPH"/>
        <w:rPr>
          <w:del w:id="21070" w:author="Charles Gifford" w:date="2017-03-15T12:13:00Z"/>
          <w:lang w:val="en-US"/>
        </w:rPr>
      </w:pPr>
      <w:del w:id="21071" w:author="Charles Gifford" w:date="2017-03-15T12:13:00Z">
        <w:r w:rsidRPr="001C220C" w:rsidDel="00431313">
          <w:rPr>
            <w:lang w:val="en-US"/>
          </w:rPr>
          <w:delText xml:space="preserve">The attributes for </w:delText>
        </w:r>
        <w:r w:rsidRPr="001C220C" w:rsidDel="00431313">
          <w:rPr>
            <w:i/>
            <w:lang w:val="en-US"/>
          </w:rPr>
          <w:delText>production response</w:delText>
        </w:r>
        <w:r w:rsidRPr="001C220C" w:rsidDel="00431313">
          <w:rPr>
            <w:lang w:val="en-US"/>
          </w:rPr>
          <w:delText xml:space="preserve"> shall be the same as the attributes for </w:delText>
        </w:r>
        <w:r w:rsidRPr="001C220C" w:rsidDel="00431313">
          <w:rPr>
            <w:i/>
            <w:lang w:val="en-US"/>
          </w:rPr>
          <w:delText xml:space="preserve">operations response </w:delText>
        </w:r>
        <w:r w:rsidRPr="001C220C" w:rsidDel="00431313">
          <w:rPr>
            <w:lang w:val="en-US"/>
          </w:rPr>
          <w:delText xml:space="preserve">as defined in </w:delText>
        </w:r>
        <w:r w:rsidR="00971473" w:rsidDel="00431313">
          <w:rPr>
            <w:lang w:val="en-US"/>
          </w:rPr>
          <w:fldChar w:fldCharType="begin"/>
        </w:r>
        <w:r w:rsidR="00971473" w:rsidDel="00431313">
          <w:rPr>
            <w:lang w:val="en-US"/>
          </w:rPr>
          <w:delInstrText xml:space="preserve"> REF _Ref161736038 \h </w:delInstrText>
        </w:r>
        <w:r w:rsidR="00971473" w:rsidDel="00431313">
          <w:rPr>
            <w:lang w:val="en-US"/>
          </w:rPr>
        </w:r>
        <w:r w:rsidR="00971473" w:rsidDel="00431313">
          <w:rPr>
            <w:lang w:val="en-US"/>
          </w:rPr>
          <w:fldChar w:fldCharType="separate"/>
        </w:r>
        <w:r w:rsidR="00F1007D" w:rsidRPr="001C220C" w:rsidDel="00431313">
          <w:rPr>
            <w:lang w:val="en-US"/>
          </w:rPr>
          <w:delText xml:space="preserve">Table </w:delText>
        </w:r>
        <w:r w:rsidR="00F1007D" w:rsidDel="00431313">
          <w:rPr>
            <w:noProof/>
            <w:lang w:val="en-US"/>
          </w:rPr>
          <w:delText>163</w:delText>
        </w:r>
        <w:r w:rsidR="00971473" w:rsidDel="00431313">
          <w:rPr>
            <w:lang w:val="en-US"/>
          </w:rPr>
          <w:fldChar w:fldCharType="end"/>
        </w:r>
        <w:r w:rsidRPr="001C220C" w:rsidDel="00431313">
          <w:rPr>
            <w:lang w:val="en-US"/>
          </w:rPr>
          <w:delText xml:space="preserve">, except that the </w:delText>
        </w:r>
        <w:r w:rsidRPr="001C220C" w:rsidDel="00431313">
          <w:rPr>
            <w:i/>
            <w:lang w:val="en-US"/>
          </w:rPr>
          <w:delText>operations type</w:delText>
        </w:r>
        <w:r w:rsidRPr="001C220C" w:rsidDel="00431313">
          <w:rPr>
            <w:lang w:val="en-US"/>
          </w:rPr>
          <w:delText xml:space="preserve"> attribute is optional and if specified shall be “Production”.</w:delText>
        </w:r>
      </w:del>
    </w:p>
    <w:p w14:paraId="2FC57F3D" w14:textId="6947BFE7" w:rsidR="00C0197F" w:rsidRPr="001C220C" w:rsidDel="00431313" w:rsidRDefault="00C0197F" w:rsidP="00682689">
      <w:pPr>
        <w:pStyle w:val="ANNEX-heading2"/>
        <w:rPr>
          <w:del w:id="21072" w:author="Charles Gifford" w:date="2017-03-15T12:13:00Z"/>
        </w:rPr>
      </w:pPr>
      <w:del w:id="21073" w:author="Charles Gifford" w:date="2017-03-15T12:13:00Z">
        <w:r w:rsidRPr="001C220C" w:rsidDel="00431313">
          <w:delText>Production data</w:delText>
        </w:r>
      </w:del>
    </w:p>
    <w:p w14:paraId="46AF17B5" w14:textId="7512778F" w:rsidR="00C0197F" w:rsidRPr="001C220C" w:rsidDel="00431313" w:rsidRDefault="00C0197F" w:rsidP="008D0508">
      <w:pPr>
        <w:pStyle w:val="PARAGRAPH"/>
        <w:rPr>
          <w:del w:id="21074" w:author="Charles Gifford" w:date="2017-03-15T12:13:00Z"/>
          <w:lang w:val="en-US"/>
        </w:rPr>
      </w:pPr>
      <w:del w:id="21075" w:author="Charles Gifford" w:date="2017-03-15T12:13:00Z">
        <w:r w:rsidRPr="001C220C" w:rsidDel="00431313">
          <w:rPr>
            <w:lang w:val="en-US"/>
          </w:rPr>
          <w:delText xml:space="preserve">Other information related to the actual </w:delText>
        </w:r>
        <w:r w:rsidR="001B313C" w:rsidDel="00431313">
          <w:rPr>
            <w:lang w:val="en-US"/>
          </w:rPr>
          <w:delText>production</w:delText>
        </w:r>
        <w:r w:rsidRPr="001C220C" w:rsidDel="00431313">
          <w:rPr>
            <w:lang w:val="en-US"/>
          </w:rPr>
          <w:delText xml:space="preserve"> made shall be presented as </w:delText>
        </w:r>
        <w:r w:rsidRPr="001B313C" w:rsidDel="00431313">
          <w:rPr>
            <w:i/>
            <w:lang w:val="en-US"/>
          </w:rPr>
          <w:delText>production data</w:delText>
        </w:r>
        <w:r w:rsidRPr="001C220C" w:rsidDel="00431313">
          <w:rPr>
            <w:lang w:val="en-US"/>
          </w:rPr>
          <w:delText xml:space="preserve">. </w:delText>
        </w:r>
      </w:del>
    </w:p>
    <w:p w14:paraId="462D5EB5" w14:textId="7645A454" w:rsidR="00C0197F" w:rsidRPr="001C220C" w:rsidDel="00431313" w:rsidRDefault="00A342A3" w:rsidP="008B64B1">
      <w:pPr>
        <w:pStyle w:val="NOTE0"/>
        <w:rPr>
          <w:del w:id="21076" w:author="Charles Gifford" w:date="2017-03-15T12:13:00Z"/>
          <w:lang w:val="en-US"/>
        </w:rPr>
      </w:pPr>
      <w:del w:id="21077" w:author="Charles Gifford" w:date="2017-03-15T12:13:00Z">
        <w:r w:rsidDel="00431313">
          <w:rPr>
            <w:lang w:val="en-US"/>
          </w:rPr>
          <w:delText>EXAMPLE</w:delText>
        </w:r>
        <w:r w:rsidDel="00431313">
          <w:rPr>
            <w:lang w:val="en-US"/>
          </w:rPr>
          <w:tab/>
        </w:r>
        <w:r w:rsidDel="00431313">
          <w:rPr>
            <w:i/>
            <w:lang w:val="en-US"/>
          </w:rPr>
          <w:delText>P</w:delText>
        </w:r>
        <w:r w:rsidR="00C0197F" w:rsidRPr="001B313C" w:rsidDel="00431313">
          <w:rPr>
            <w:i/>
            <w:lang w:val="en-US"/>
          </w:rPr>
          <w:delText>roduction data</w:delText>
        </w:r>
        <w:r w:rsidR="00C0197F" w:rsidRPr="001C220C" w:rsidDel="00431313">
          <w:rPr>
            <w:lang w:val="en-US"/>
          </w:rPr>
          <w:delText xml:space="preserve"> are</w:delText>
        </w:r>
      </w:del>
    </w:p>
    <w:p w14:paraId="55972B6E" w14:textId="77A95546" w:rsidR="00C0197F" w:rsidRPr="008B64B1" w:rsidDel="00431313" w:rsidRDefault="008B64B1" w:rsidP="008B64B1">
      <w:pPr>
        <w:pStyle w:val="List"/>
        <w:rPr>
          <w:del w:id="21078" w:author="Charles Gifford" w:date="2017-03-15T12:13:00Z"/>
          <w:sz w:val="16"/>
          <w:szCs w:val="16"/>
          <w:lang w:val="en-US"/>
        </w:rPr>
      </w:pPr>
      <w:del w:id="21079" w:author="Charles Gifford" w:date="2017-03-15T12:13:00Z">
        <w:r w:rsidDel="00431313">
          <w:rPr>
            <w:sz w:val="16"/>
            <w:szCs w:val="16"/>
            <w:lang w:val="en-US"/>
          </w:rPr>
          <w:delText>–</w:delText>
        </w:r>
        <w:r w:rsidDel="00431313">
          <w:rPr>
            <w:sz w:val="16"/>
            <w:szCs w:val="16"/>
            <w:lang w:val="en-US"/>
          </w:rPr>
          <w:tab/>
        </w:r>
        <w:r w:rsidR="00C0197F" w:rsidRPr="008B64B1" w:rsidDel="00431313">
          <w:rPr>
            <w:sz w:val="16"/>
            <w:szCs w:val="16"/>
            <w:lang w:val="en-US"/>
          </w:rPr>
          <w:delText xml:space="preserve">a customer order number associated with the </w:delText>
        </w:r>
        <w:r w:rsidR="00C0197F" w:rsidRPr="003F1189" w:rsidDel="00431313">
          <w:rPr>
            <w:i/>
            <w:sz w:val="16"/>
            <w:szCs w:val="16"/>
            <w:lang w:val="en-US"/>
          </w:rPr>
          <w:delText>production request</w:delText>
        </w:r>
        <w:r w:rsidR="00C0197F" w:rsidRPr="008B64B1" w:rsidDel="00431313">
          <w:rPr>
            <w:sz w:val="16"/>
            <w:szCs w:val="16"/>
            <w:lang w:val="en-US"/>
          </w:rPr>
          <w:delText>;</w:delText>
        </w:r>
      </w:del>
    </w:p>
    <w:p w14:paraId="236A0776" w14:textId="58D538C1" w:rsidR="00C0197F" w:rsidRPr="008B64B1" w:rsidDel="00431313" w:rsidRDefault="008B64B1" w:rsidP="008B64B1">
      <w:pPr>
        <w:pStyle w:val="List"/>
        <w:rPr>
          <w:del w:id="21080" w:author="Charles Gifford" w:date="2017-03-15T12:13:00Z"/>
          <w:sz w:val="16"/>
          <w:szCs w:val="16"/>
          <w:lang w:val="en-US"/>
        </w:rPr>
      </w:pPr>
      <w:del w:id="21081" w:author="Charles Gifford" w:date="2017-03-15T12:13:00Z">
        <w:r w:rsidDel="00431313">
          <w:rPr>
            <w:sz w:val="16"/>
            <w:szCs w:val="16"/>
            <w:lang w:val="en-US"/>
          </w:rPr>
          <w:delText>–</w:delText>
        </w:r>
        <w:r w:rsidDel="00431313">
          <w:rPr>
            <w:sz w:val="16"/>
            <w:szCs w:val="16"/>
            <w:lang w:val="en-US"/>
          </w:rPr>
          <w:tab/>
        </w:r>
        <w:r w:rsidR="00C0197F" w:rsidRPr="008B64B1" w:rsidDel="00431313">
          <w:rPr>
            <w:sz w:val="16"/>
            <w:szCs w:val="16"/>
            <w:lang w:val="en-US"/>
          </w:rPr>
          <w:delText>specific commercial notes from operations related to the customer order, such as order complete, order incomplete, or an anticipated completion date and time;</w:delText>
        </w:r>
      </w:del>
    </w:p>
    <w:p w14:paraId="35ACEDF1" w14:textId="35929097" w:rsidR="00C0197F" w:rsidRPr="008B64B1" w:rsidDel="00431313" w:rsidRDefault="008B64B1" w:rsidP="008B64B1">
      <w:pPr>
        <w:pStyle w:val="List"/>
        <w:rPr>
          <w:del w:id="21082" w:author="Charles Gifford" w:date="2017-03-15T12:13:00Z"/>
          <w:sz w:val="16"/>
          <w:szCs w:val="16"/>
          <w:lang w:val="en-US"/>
        </w:rPr>
      </w:pPr>
      <w:del w:id="21083" w:author="Charles Gifford" w:date="2017-03-15T12:13:00Z">
        <w:r w:rsidDel="00431313">
          <w:rPr>
            <w:sz w:val="16"/>
            <w:szCs w:val="16"/>
            <w:lang w:val="en-US"/>
          </w:rPr>
          <w:delText>–</w:delText>
        </w:r>
        <w:r w:rsidDel="00431313">
          <w:rPr>
            <w:sz w:val="16"/>
            <w:szCs w:val="16"/>
            <w:lang w:val="en-US"/>
          </w:rPr>
          <w:tab/>
        </w:r>
        <w:r w:rsidR="00C0197F" w:rsidRPr="008B64B1" w:rsidDel="00431313">
          <w:rPr>
            <w:sz w:val="16"/>
            <w:szCs w:val="16"/>
            <w:lang w:val="en-US"/>
          </w:rPr>
          <w:delText>quality information;</w:delText>
        </w:r>
      </w:del>
    </w:p>
    <w:p w14:paraId="4631199B" w14:textId="3F4CA283" w:rsidR="00C0197F" w:rsidRPr="008B64B1" w:rsidDel="00431313" w:rsidRDefault="008B64B1" w:rsidP="008B64B1">
      <w:pPr>
        <w:pStyle w:val="List"/>
        <w:rPr>
          <w:del w:id="21084" w:author="Charles Gifford" w:date="2017-03-15T12:13:00Z"/>
          <w:sz w:val="16"/>
          <w:szCs w:val="16"/>
          <w:lang w:val="en-US"/>
        </w:rPr>
      </w:pPr>
      <w:del w:id="21085" w:author="Charles Gifford" w:date="2017-03-15T12:13:00Z">
        <w:r w:rsidDel="00431313">
          <w:rPr>
            <w:sz w:val="16"/>
            <w:szCs w:val="16"/>
            <w:lang w:val="en-US"/>
          </w:rPr>
          <w:delText>–</w:delText>
        </w:r>
        <w:r w:rsidDel="00431313">
          <w:rPr>
            <w:sz w:val="16"/>
            <w:szCs w:val="16"/>
            <w:lang w:val="en-US"/>
          </w:rPr>
          <w:tab/>
        </w:r>
        <w:r w:rsidR="00C0197F" w:rsidRPr="008B64B1" w:rsidDel="00431313">
          <w:rPr>
            <w:sz w:val="16"/>
            <w:szCs w:val="16"/>
            <w:lang w:val="en-US"/>
          </w:rPr>
          <w:delText>certification of analysis;</w:delText>
        </w:r>
      </w:del>
    </w:p>
    <w:p w14:paraId="64B02E17" w14:textId="014B8296" w:rsidR="00C0197F" w:rsidRPr="008B64B1" w:rsidDel="00431313" w:rsidRDefault="008B64B1" w:rsidP="008B64B1">
      <w:pPr>
        <w:pStyle w:val="List"/>
        <w:rPr>
          <w:del w:id="21086" w:author="Charles Gifford" w:date="2017-03-15T12:13:00Z"/>
          <w:sz w:val="16"/>
          <w:szCs w:val="16"/>
          <w:lang w:val="en-US"/>
        </w:rPr>
      </w:pPr>
      <w:del w:id="21087" w:author="Charles Gifford" w:date="2017-03-15T12:13:00Z">
        <w:r w:rsidDel="00431313">
          <w:rPr>
            <w:sz w:val="16"/>
            <w:szCs w:val="16"/>
            <w:lang w:val="en-US"/>
          </w:rPr>
          <w:delText>–</w:delText>
        </w:r>
        <w:r w:rsidDel="00431313">
          <w:rPr>
            <w:sz w:val="16"/>
            <w:szCs w:val="16"/>
            <w:lang w:val="en-US"/>
          </w:rPr>
          <w:tab/>
        </w:r>
        <w:r w:rsidR="00C0197F" w:rsidRPr="008B64B1" w:rsidDel="00431313">
          <w:rPr>
            <w:sz w:val="16"/>
            <w:szCs w:val="16"/>
            <w:lang w:val="en-US"/>
          </w:rPr>
          <w:delText>procedural deviations, such as an identification of an event used in another system and alarm information;</w:delText>
        </w:r>
      </w:del>
    </w:p>
    <w:p w14:paraId="55E51FF1" w14:textId="62B87B51" w:rsidR="00C0197F" w:rsidRPr="008B64B1" w:rsidDel="00431313" w:rsidRDefault="008B64B1" w:rsidP="008B64B1">
      <w:pPr>
        <w:pStyle w:val="List"/>
        <w:rPr>
          <w:del w:id="21088" w:author="Charles Gifford" w:date="2017-03-15T12:13:00Z"/>
          <w:sz w:val="16"/>
          <w:szCs w:val="16"/>
          <w:lang w:val="en-US"/>
        </w:rPr>
      </w:pPr>
      <w:del w:id="21089" w:author="Charles Gifford" w:date="2017-03-15T12:13:00Z">
        <w:r w:rsidDel="00431313">
          <w:rPr>
            <w:sz w:val="16"/>
            <w:szCs w:val="16"/>
            <w:lang w:val="en-US"/>
          </w:rPr>
          <w:delText>–</w:delText>
        </w:r>
        <w:r w:rsidDel="00431313">
          <w:rPr>
            <w:sz w:val="16"/>
            <w:szCs w:val="16"/>
            <w:lang w:val="en-US"/>
          </w:rPr>
          <w:tab/>
        </w:r>
        <w:r w:rsidR="00C0197F" w:rsidRPr="008B64B1" w:rsidDel="00431313">
          <w:rPr>
            <w:sz w:val="16"/>
            <w:szCs w:val="16"/>
            <w:lang w:val="en-US"/>
          </w:rPr>
          <w:delText xml:space="preserve">process </w:delText>
        </w:r>
        <w:r w:rsidR="00990BD1" w:rsidRPr="008B64B1" w:rsidDel="00431313">
          <w:rPr>
            <w:sz w:val="16"/>
            <w:szCs w:val="16"/>
            <w:lang w:val="en-US"/>
          </w:rPr>
          <w:delText>behavior</w:delText>
        </w:r>
        <w:r w:rsidR="00C0197F" w:rsidRPr="008B64B1" w:rsidDel="00431313">
          <w:rPr>
            <w:sz w:val="16"/>
            <w:szCs w:val="16"/>
            <w:lang w:val="en-US"/>
          </w:rPr>
          <w:delText>, such as temperature profiles;</w:delText>
        </w:r>
      </w:del>
    </w:p>
    <w:p w14:paraId="5207367E" w14:textId="4210E4D7" w:rsidR="00C0197F" w:rsidRPr="008B64B1" w:rsidDel="00431313" w:rsidRDefault="008B64B1" w:rsidP="008B64B1">
      <w:pPr>
        <w:pStyle w:val="List"/>
        <w:rPr>
          <w:del w:id="21090" w:author="Charles Gifford" w:date="2017-03-15T12:13:00Z"/>
          <w:sz w:val="16"/>
          <w:szCs w:val="16"/>
          <w:lang w:val="en-US"/>
        </w:rPr>
      </w:pPr>
      <w:del w:id="21091" w:author="Charles Gifford" w:date="2017-03-15T12:13:00Z">
        <w:r w:rsidDel="00431313">
          <w:rPr>
            <w:sz w:val="16"/>
            <w:szCs w:val="16"/>
            <w:lang w:val="en-US"/>
          </w:rPr>
          <w:delText>–</w:delText>
        </w:r>
        <w:r w:rsidDel="00431313">
          <w:rPr>
            <w:sz w:val="16"/>
            <w:szCs w:val="16"/>
            <w:lang w:val="en-US"/>
          </w:rPr>
          <w:tab/>
        </w:r>
        <w:r w:rsidR="00C0197F" w:rsidRPr="008B64B1" w:rsidDel="00431313">
          <w:rPr>
            <w:sz w:val="16"/>
            <w:szCs w:val="16"/>
            <w:lang w:val="en-US"/>
          </w:rPr>
          <w:delText xml:space="preserve">operator </w:delText>
        </w:r>
        <w:r w:rsidR="00990BD1" w:rsidRPr="008B64B1" w:rsidDel="00431313">
          <w:rPr>
            <w:sz w:val="16"/>
            <w:szCs w:val="16"/>
            <w:lang w:val="en-US"/>
          </w:rPr>
          <w:delText>behavior</w:delText>
        </w:r>
        <w:r w:rsidR="00C0197F" w:rsidRPr="008B64B1" w:rsidDel="00431313">
          <w:rPr>
            <w:sz w:val="16"/>
            <w:szCs w:val="16"/>
            <w:lang w:val="en-US"/>
          </w:rPr>
          <w:delText>, such as interventions, actions, and comments.</w:delText>
        </w:r>
      </w:del>
    </w:p>
    <w:p w14:paraId="79C266B9" w14:textId="461A9CA7" w:rsidR="00C0197F" w:rsidRPr="001C220C" w:rsidDel="00431313" w:rsidRDefault="00C0197F" w:rsidP="00971473">
      <w:pPr>
        <w:pStyle w:val="PARAGRAPH"/>
        <w:rPr>
          <w:del w:id="21092" w:author="Charles Gifford" w:date="2017-03-15T12:13:00Z"/>
          <w:lang w:val="en-US"/>
        </w:rPr>
      </w:pPr>
      <w:del w:id="21093" w:author="Charles Gifford" w:date="2017-03-15T12:13:00Z">
        <w:r w:rsidRPr="001C220C" w:rsidDel="00431313">
          <w:rPr>
            <w:lang w:val="en-US"/>
          </w:rPr>
          <w:delText xml:space="preserve">The attributes for </w:delText>
        </w:r>
        <w:r w:rsidRPr="001C220C" w:rsidDel="00431313">
          <w:rPr>
            <w:i/>
            <w:lang w:val="en-US"/>
          </w:rPr>
          <w:delText>production data</w:delText>
        </w:r>
        <w:r w:rsidRPr="001C220C" w:rsidDel="00431313">
          <w:rPr>
            <w:lang w:val="en-US"/>
          </w:rPr>
          <w:delText xml:space="preserve"> shall be the same as the attributes of </w:delText>
        </w:r>
        <w:r w:rsidRPr="001C220C" w:rsidDel="00431313">
          <w:rPr>
            <w:i/>
            <w:lang w:val="en-US"/>
          </w:rPr>
          <w:delText>segment data</w:delText>
        </w:r>
        <w:r w:rsidRPr="001C220C" w:rsidDel="00431313">
          <w:rPr>
            <w:lang w:val="en-US"/>
          </w:rPr>
          <w:delText>, as defined in</w:delText>
        </w:r>
        <w:r w:rsidR="00F1007D" w:rsidDel="00431313">
          <w:rPr>
            <w:lang w:val="en-US"/>
          </w:rPr>
          <w:delText xml:space="preserve"> </w:delText>
        </w:r>
        <w:r w:rsidR="00971473" w:rsidDel="00431313">
          <w:rPr>
            <w:lang w:val="en-US"/>
          </w:rPr>
          <w:fldChar w:fldCharType="begin"/>
        </w:r>
        <w:r w:rsidR="00971473" w:rsidDel="00431313">
          <w:rPr>
            <w:lang w:val="en-US"/>
          </w:rPr>
          <w:delInstrText xml:space="preserve"> REF _Ref161736297 \h </w:delInstrText>
        </w:r>
        <w:r w:rsidR="00971473" w:rsidDel="00431313">
          <w:rPr>
            <w:lang w:val="en-US"/>
          </w:rPr>
        </w:r>
        <w:r w:rsidR="00971473" w:rsidDel="00431313">
          <w:rPr>
            <w:lang w:val="en-US"/>
          </w:rPr>
          <w:fldChar w:fldCharType="separate"/>
        </w:r>
        <w:r w:rsidR="00F1007D" w:rsidRPr="001C220C" w:rsidDel="00431313">
          <w:rPr>
            <w:lang w:val="en-US"/>
          </w:rPr>
          <w:delText xml:space="preserve">Table </w:delText>
        </w:r>
        <w:r w:rsidR="00F1007D" w:rsidDel="00431313">
          <w:rPr>
            <w:noProof/>
            <w:lang w:val="en-US"/>
          </w:rPr>
          <w:delText>167</w:delText>
        </w:r>
        <w:r w:rsidR="00971473" w:rsidDel="00431313">
          <w:rPr>
            <w:lang w:val="en-US"/>
          </w:rPr>
          <w:fldChar w:fldCharType="end"/>
        </w:r>
        <w:r w:rsidRPr="001C220C" w:rsidDel="00431313">
          <w:rPr>
            <w:lang w:val="en-US"/>
          </w:rPr>
          <w:delText>.</w:delText>
        </w:r>
      </w:del>
    </w:p>
    <w:p w14:paraId="31EBB713" w14:textId="0693FB34" w:rsidR="00C0197F" w:rsidRPr="001C220C" w:rsidDel="00431313" w:rsidRDefault="00C0197F" w:rsidP="00682689">
      <w:pPr>
        <w:pStyle w:val="ANNEX-heading1"/>
        <w:rPr>
          <w:del w:id="21094" w:author="Charles Gifford" w:date="2017-03-15T12:13:00Z"/>
        </w:rPr>
      </w:pPr>
      <w:bookmarkStart w:id="21095" w:name="_Ref162335694"/>
      <w:bookmarkStart w:id="21096" w:name="_Toc477861093"/>
      <w:bookmarkStart w:id="21097" w:name="_Toc478060721"/>
      <w:bookmarkStart w:id="21098" w:name="_Toc478066849"/>
      <w:bookmarkStart w:id="21099" w:name="_Toc478067000"/>
      <w:bookmarkStart w:id="21100" w:name="_Toc478412161"/>
      <w:bookmarkStart w:id="21101" w:name="_Toc478492246"/>
      <w:del w:id="21102" w:author="Charles Gifford" w:date="2017-03-15T12:13:00Z">
        <w:r w:rsidRPr="001C220C" w:rsidDel="00431313">
          <w:delText>Production capability</w:delText>
        </w:r>
        <w:bookmarkEnd w:id="21095"/>
        <w:bookmarkEnd w:id="21096"/>
        <w:bookmarkEnd w:id="21097"/>
        <w:bookmarkEnd w:id="21098"/>
        <w:bookmarkEnd w:id="21099"/>
        <w:bookmarkEnd w:id="21100"/>
        <w:bookmarkEnd w:id="21101"/>
        <w:r w:rsidRPr="001C220C" w:rsidDel="00431313">
          <w:delText xml:space="preserve"> </w:delText>
        </w:r>
      </w:del>
    </w:p>
    <w:p w14:paraId="3ADB3516" w14:textId="2ACB82CF" w:rsidR="00C0197F" w:rsidRPr="001C220C" w:rsidDel="00431313" w:rsidRDefault="00C0197F" w:rsidP="00682689">
      <w:pPr>
        <w:pStyle w:val="ANNEX-heading2"/>
        <w:rPr>
          <w:del w:id="21103" w:author="Charles Gifford" w:date="2017-03-15T12:13:00Z"/>
        </w:rPr>
      </w:pPr>
      <w:del w:id="21104" w:author="Charles Gifford" w:date="2017-03-15T12:13:00Z">
        <w:r w:rsidRPr="001C220C" w:rsidDel="00431313">
          <w:delText>Production capability model</w:delText>
        </w:r>
      </w:del>
    </w:p>
    <w:p w14:paraId="06905706" w14:textId="66B8D6AB" w:rsidR="00C0197F" w:rsidRPr="001C220C" w:rsidDel="00431313" w:rsidRDefault="00C0197F" w:rsidP="00515967">
      <w:pPr>
        <w:pStyle w:val="PARAGRAPH"/>
        <w:rPr>
          <w:del w:id="21105" w:author="Charles Gifford" w:date="2017-03-15T12:13:00Z"/>
          <w:lang w:val="en-US"/>
        </w:rPr>
      </w:pPr>
      <w:del w:id="21106" w:author="Charles Gifford" w:date="2017-03-15T12:13:00Z">
        <w:r w:rsidRPr="001C220C" w:rsidDel="00431313">
          <w:rPr>
            <w:lang w:val="en-US"/>
          </w:rPr>
          <w:delText xml:space="preserve">Production capability information is the collection of information about all resources for production for selected times. This is made up of information about </w:delText>
        </w:r>
        <w:r w:rsidRPr="003F1189" w:rsidDel="00431313">
          <w:rPr>
            <w:i/>
            <w:lang w:val="en-US"/>
          </w:rPr>
          <w:delText xml:space="preserve">equipment, material, personnel, </w:delText>
        </w:r>
        <w:r w:rsidR="00C17398" w:rsidRPr="003F1189" w:rsidDel="00431313">
          <w:rPr>
            <w:i/>
            <w:lang w:val="en-US"/>
          </w:rPr>
          <w:delText>physical assets,</w:delText>
        </w:r>
        <w:r w:rsidR="00C17398" w:rsidDel="00431313">
          <w:rPr>
            <w:lang w:val="en-US"/>
          </w:rPr>
          <w:delText xml:space="preserve"> </w:delText>
        </w:r>
        <w:r w:rsidRPr="001C220C" w:rsidDel="00431313">
          <w:rPr>
            <w:lang w:val="en-US"/>
          </w:rPr>
          <w:delText xml:space="preserve">and </w:delText>
        </w:r>
        <w:r w:rsidRPr="003F1189" w:rsidDel="00431313">
          <w:rPr>
            <w:i/>
            <w:lang w:val="en-US"/>
          </w:rPr>
          <w:delText>process segments</w:delText>
        </w:r>
        <w:r w:rsidR="008558A5" w:rsidDel="00431313">
          <w:rPr>
            <w:lang w:val="en-US"/>
          </w:rPr>
          <w:delText xml:space="preserve">. </w:delText>
        </w:r>
        <w:r w:rsidRPr="003F1189" w:rsidDel="00431313">
          <w:rPr>
            <w:i/>
            <w:lang w:val="en-US"/>
          </w:rPr>
          <w:delText>Production capability</w:delText>
        </w:r>
        <w:r w:rsidRPr="001C220C" w:rsidDel="00431313">
          <w:rPr>
            <w:lang w:val="en-US"/>
          </w:rPr>
          <w:delText xml:space="preserve"> describes the names, terms, statuses, and quantities of which the manufacturing control system has knowledge</w:delText>
        </w:r>
        <w:r w:rsidR="008558A5" w:rsidDel="00431313">
          <w:rPr>
            <w:lang w:val="en-US"/>
          </w:rPr>
          <w:delText xml:space="preserve">. </w:delText>
        </w:r>
      </w:del>
    </w:p>
    <w:p w14:paraId="6A674656" w14:textId="3156145C" w:rsidR="001B313C" w:rsidDel="00431313" w:rsidRDefault="00C0197F" w:rsidP="001B313C">
      <w:pPr>
        <w:pStyle w:val="PARAGRAPH"/>
        <w:rPr>
          <w:del w:id="21107" w:author="Charles Gifford" w:date="2017-03-15T12:13:00Z"/>
          <w:lang w:val="en-US"/>
        </w:rPr>
      </w:pPr>
      <w:del w:id="21108" w:author="Charles Gifford" w:date="2017-03-15T12:13:00Z">
        <w:r w:rsidRPr="003F1189" w:rsidDel="00431313">
          <w:rPr>
            <w:i/>
            <w:lang w:val="en-US"/>
          </w:rPr>
          <w:delText>Production capability</w:delText>
        </w:r>
        <w:r w:rsidRPr="001C220C" w:rsidDel="00431313">
          <w:rPr>
            <w:lang w:val="en-US"/>
          </w:rPr>
          <w:delText xml:space="preserve"> is defined as a collection of </w:delText>
        </w:r>
        <w:r w:rsidRPr="003F1189" w:rsidDel="00431313">
          <w:rPr>
            <w:i/>
            <w:lang w:val="en-US"/>
          </w:rPr>
          <w:delText xml:space="preserve">personnel capabilities, equipment capabilities, </w:delText>
        </w:r>
        <w:r w:rsidR="00C17398" w:rsidRPr="003F1189" w:rsidDel="00431313">
          <w:rPr>
            <w:i/>
            <w:lang w:val="en-US"/>
          </w:rPr>
          <w:delText xml:space="preserve">physical asset capabilities, </w:delText>
        </w:r>
        <w:r w:rsidRPr="003F1189" w:rsidDel="00431313">
          <w:rPr>
            <w:i/>
            <w:lang w:val="en-US"/>
          </w:rPr>
          <w:delText>material capabilities</w:delText>
        </w:r>
        <w:r w:rsidRPr="001C220C" w:rsidDel="00431313">
          <w:rPr>
            <w:lang w:val="en-US"/>
          </w:rPr>
          <w:delText xml:space="preserve">, and </w:delText>
        </w:r>
        <w:r w:rsidRPr="003F1189" w:rsidDel="00431313">
          <w:rPr>
            <w:i/>
            <w:lang w:val="en-US"/>
          </w:rPr>
          <w:delText>process segment capabilities,</w:delText>
        </w:r>
        <w:r w:rsidRPr="001C220C" w:rsidDel="00431313">
          <w:rPr>
            <w:lang w:val="en-US"/>
          </w:rPr>
          <w:delText xml:space="preserve"> for a given segment of time (current or future), and defined as committed, available, and unattainable</w:delText>
        </w:r>
        <w:r w:rsidR="008558A5" w:rsidDel="00431313">
          <w:rPr>
            <w:lang w:val="en-US"/>
          </w:rPr>
          <w:delText xml:space="preserve">. </w:delText>
        </w:r>
      </w:del>
    </w:p>
    <w:p w14:paraId="1702442F" w14:textId="0A7390A1" w:rsidR="001B313C" w:rsidDel="00431313" w:rsidRDefault="001B313C" w:rsidP="001B313C">
      <w:pPr>
        <w:pStyle w:val="PARAGRAPH"/>
        <w:rPr>
          <w:del w:id="21109" w:author="Charles Gifford" w:date="2017-03-15T12:13:00Z"/>
          <w:lang w:val="en-US"/>
        </w:rPr>
      </w:pPr>
      <w:del w:id="21110" w:author="Charles Gifford" w:date="2017-03-15T12:13:00Z">
        <w:r w:rsidRPr="001C220C" w:rsidDel="00431313">
          <w:rPr>
            <w:lang w:val="en-US"/>
          </w:rPr>
          <w:delText xml:space="preserve">The production capability model is shown in </w:delText>
        </w:r>
        <w:r w:rsidDel="00431313">
          <w:rPr>
            <w:lang w:val="en-US"/>
          </w:rPr>
          <w:fldChar w:fldCharType="begin"/>
        </w:r>
        <w:r w:rsidDel="00431313">
          <w:rPr>
            <w:lang w:val="en-US"/>
          </w:rPr>
          <w:delInstrText xml:space="preserve"> REF _Ref320175834 \h </w:delInstrText>
        </w:r>
        <w:r w:rsidDel="00431313">
          <w:rPr>
            <w:lang w:val="en-US"/>
          </w:rPr>
        </w:r>
        <w:r w:rsidDel="00431313">
          <w:rPr>
            <w:lang w:val="en-US"/>
          </w:rPr>
          <w:fldChar w:fldCharType="separate"/>
        </w:r>
        <w:r w:rsidR="00334226" w:rsidDel="00431313">
          <w:delText>Figure A.</w:delText>
        </w:r>
        <w:r w:rsidR="00334226" w:rsidDel="00431313">
          <w:rPr>
            <w:noProof/>
          </w:rPr>
          <w:delText>4</w:delText>
        </w:r>
        <w:r w:rsidDel="00431313">
          <w:rPr>
            <w:lang w:val="en-US"/>
          </w:rPr>
          <w:fldChar w:fldCharType="end"/>
        </w:r>
        <w:r w:rsidDel="00431313">
          <w:rPr>
            <w:lang w:val="en-US"/>
          </w:rPr>
          <w:delText xml:space="preserve">. </w:delText>
        </w:r>
      </w:del>
    </w:p>
    <w:p w14:paraId="4CFE8AFA" w14:textId="7BC03C45" w:rsidR="00C0197F" w:rsidRPr="001C220C" w:rsidDel="00431313" w:rsidRDefault="00D81887" w:rsidP="008D0508">
      <w:pPr>
        <w:pStyle w:val="PARAGRAPH"/>
        <w:jc w:val="center"/>
        <w:rPr>
          <w:del w:id="21111" w:author="Charles Gifford" w:date="2017-03-15T12:13:00Z"/>
          <w:lang w:val="en-US"/>
        </w:rPr>
      </w:pPr>
      <w:del w:id="21112" w:author="Charles Gifford" w:date="2017-03-15T12:13:00Z">
        <w:r w:rsidRPr="008D0508" w:rsidDel="00431313">
          <w:rPr>
            <w:i/>
            <w:noProof/>
            <w:lang w:val="en-US" w:eastAsia="en-US"/>
          </w:rPr>
          <w:drawing>
            <wp:inline distT="0" distB="0" distL="0" distR="0" wp14:anchorId="653B8973" wp14:editId="3814E76E">
              <wp:extent cx="5486400" cy="33610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486400" cy="3361055"/>
                      </a:xfrm>
                      <a:prstGeom prst="rect">
                        <a:avLst/>
                      </a:prstGeom>
                      <a:noFill/>
                      <a:ln>
                        <a:noFill/>
                      </a:ln>
                    </pic:spPr>
                  </pic:pic>
                </a:graphicData>
              </a:graphic>
            </wp:inline>
          </w:drawing>
        </w:r>
      </w:del>
    </w:p>
    <w:p w14:paraId="5C2672BC" w14:textId="6EC31E79" w:rsidR="00C0197F" w:rsidRPr="001C220C" w:rsidDel="00431313" w:rsidRDefault="008D0508" w:rsidP="008D0508">
      <w:pPr>
        <w:pStyle w:val="FIGURE-title"/>
        <w:rPr>
          <w:del w:id="21113" w:author="Charles Gifford" w:date="2017-03-15T12:13:00Z"/>
          <w:lang w:val="en-US"/>
        </w:rPr>
      </w:pPr>
      <w:bookmarkStart w:id="21114" w:name="_Ref320175834"/>
      <w:bookmarkStart w:id="21115" w:name="_Toc516130429"/>
      <w:bookmarkStart w:id="21116" w:name="_Toc162335107"/>
      <w:bookmarkStart w:id="21117" w:name="_Toc306620212"/>
      <w:bookmarkStart w:id="21118" w:name="_Toc320178077"/>
      <w:del w:id="21119" w:author="Charles Gifford" w:date="2017-03-15T12:13:00Z">
        <w:r w:rsidDel="00431313">
          <w:delText>Figure A.</w:delText>
        </w:r>
        <w:r w:rsidDel="00431313">
          <w:fldChar w:fldCharType="begin"/>
        </w:r>
        <w:r w:rsidDel="00431313">
          <w:delInstrText xml:space="preserve"> SEQ Figure_A. \* ARABIC </w:delInstrText>
        </w:r>
        <w:r w:rsidDel="00431313">
          <w:fldChar w:fldCharType="separate"/>
        </w:r>
        <w:r w:rsidR="006105A7" w:rsidDel="00431313">
          <w:rPr>
            <w:noProof/>
          </w:rPr>
          <w:delText>4</w:delText>
        </w:r>
        <w:r w:rsidDel="00431313">
          <w:fldChar w:fldCharType="end"/>
        </w:r>
        <w:bookmarkEnd w:id="21114"/>
        <w:r w:rsidDel="00431313">
          <w:rPr>
            <w:lang w:val="en-US"/>
          </w:rPr>
          <w:delText xml:space="preserve"> –</w:delText>
        </w:r>
        <w:r w:rsidR="00C0197F" w:rsidRPr="001C220C" w:rsidDel="00431313">
          <w:rPr>
            <w:lang w:val="en-US"/>
          </w:rPr>
          <w:delText xml:space="preserve"> Production capability model</w:delText>
        </w:r>
        <w:bookmarkEnd w:id="21115"/>
        <w:bookmarkEnd w:id="21116"/>
        <w:bookmarkEnd w:id="21117"/>
        <w:bookmarkEnd w:id="21118"/>
      </w:del>
    </w:p>
    <w:p w14:paraId="4A0C6EF0" w14:textId="288913D3" w:rsidR="00C0197F" w:rsidRPr="001C220C" w:rsidDel="00431313" w:rsidRDefault="00C0197F" w:rsidP="00682689">
      <w:pPr>
        <w:pStyle w:val="ANNEX-heading2"/>
        <w:rPr>
          <w:del w:id="21120" w:author="Charles Gifford" w:date="2017-03-15T12:13:00Z"/>
        </w:rPr>
      </w:pPr>
      <w:bookmarkStart w:id="21121" w:name="_Toc516130307"/>
      <w:del w:id="21122" w:author="Charles Gifford" w:date="2017-03-15T12:13:00Z">
        <w:r w:rsidRPr="001C220C" w:rsidDel="00431313">
          <w:delText>Production capability</w:delText>
        </w:r>
        <w:bookmarkEnd w:id="21121"/>
      </w:del>
    </w:p>
    <w:p w14:paraId="5A08C274" w14:textId="4F34CA14" w:rsidR="00C0197F" w:rsidDel="00431313" w:rsidRDefault="00D109BD" w:rsidP="008D0508">
      <w:pPr>
        <w:pStyle w:val="PARAGRAPH"/>
        <w:rPr>
          <w:del w:id="21123" w:author="Charles Gifford" w:date="2017-03-15T12:13:00Z"/>
          <w:lang w:val="en-US"/>
        </w:rPr>
      </w:pPr>
      <w:del w:id="21124" w:author="Charles Gifford" w:date="2017-03-15T12:13:00Z">
        <w:r w:rsidRPr="001C220C" w:rsidDel="00431313">
          <w:rPr>
            <w:lang w:val="en-US"/>
          </w:rPr>
          <w:delText xml:space="preserve">A collection of </w:delText>
        </w:r>
        <w:r w:rsidRPr="003F1189" w:rsidDel="00431313">
          <w:rPr>
            <w:i/>
            <w:lang w:val="en-US"/>
          </w:rPr>
          <w:delText>personnel capabilities, equipment capabilities, physical asset capabilities, material capabilities,</w:delText>
        </w:r>
        <w:r w:rsidRPr="001C220C" w:rsidDel="00431313">
          <w:rPr>
            <w:lang w:val="en-US"/>
          </w:rPr>
          <w:delText xml:space="preserve"> and </w:delText>
        </w:r>
        <w:r w:rsidRPr="003F1189" w:rsidDel="00431313">
          <w:rPr>
            <w:i/>
            <w:lang w:val="en-US"/>
          </w:rPr>
          <w:delText>process segment capabilities</w:delText>
        </w:r>
        <w:r w:rsidRPr="001C220C" w:rsidDel="00431313">
          <w:rPr>
            <w:lang w:val="en-US"/>
          </w:rPr>
          <w:delText xml:space="preserve">, for a given slice of time (past, current, or future), and defined as </w:delText>
        </w:r>
        <w:r w:rsidRPr="000B599F" w:rsidDel="00431313">
          <w:rPr>
            <w:i/>
            <w:lang w:val="en-US"/>
          </w:rPr>
          <w:delText>committed, available,</w:delText>
        </w:r>
        <w:r w:rsidRPr="001C220C" w:rsidDel="00431313">
          <w:rPr>
            <w:lang w:val="en-US"/>
          </w:rPr>
          <w:delText xml:space="preserve"> and </w:delText>
        </w:r>
        <w:r w:rsidRPr="000B599F" w:rsidDel="00431313">
          <w:rPr>
            <w:i/>
            <w:lang w:val="en-US"/>
          </w:rPr>
          <w:delText>unattainable</w:delText>
        </w:r>
        <w:r w:rsidDel="00431313">
          <w:rPr>
            <w:lang w:val="en-US"/>
          </w:rPr>
          <w:delText xml:space="preserve"> for production operations shall be presented as a </w:delText>
        </w:r>
        <w:r w:rsidRPr="00D109BD" w:rsidDel="00431313">
          <w:rPr>
            <w:i/>
            <w:lang w:val="en-US"/>
          </w:rPr>
          <w:delText>production</w:delText>
        </w:r>
        <w:r w:rsidDel="00431313">
          <w:rPr>
            <w:lang w:val="en-US"/>
          </w:rPr>
          <w:delText xml:space="preserve"> </w:delText>
        </w:r>
        <w:r w:rsidRPr="00D109BD" w:rsidDel="00431313">
          <w:rPr>
            <w:i/>
            <w:lang w:val="en-US"/>
          </w:rPr>
          <w:delText>capability</w:delText>
        </w:r>
        <w:r w:rsidDel="00431313">
          <w:rPr>
            <w:lang w:val="en-US"/>
          </w:rPr>
          <w:delText xml:space="preserve">. </w:delText>
        </w:r>
        <w:r w:rsidR="00C0197F" w:rsidRPr="00D109BD" w:rsidDel="00431313">
          <w:rPr>
            <w:lang w:val="en-US"/>
          </w:rPr>
          <w:delText>The</w:delText>
        </w:r>
        <w:r w:rsidR="00C0197F" w:rsidRPr="001C220C" w:rsidDel="00431313">
          <w:rPr>
            <w:lang w:val="en-US"/>
          </w:rPr>
          <w:delText xml:space="preserve"> attributes of </w:delText>
        </w:r>
        <w:r w:rsidR="00C0197F" w:rsidRPr="001C220C" w:rsidDel="00431313">
          <w:rPr>
            <w:i/>
            <w:lang w:val="en-US"/>
          </w:rPr>
          <w:delText xml:space="preserve">production capability </w:delText>
        </w:r>
        <w:r w:rsidR="00C0197F" w:rsidRPr="001C220C" w:rsidDel="00431313">
          <w:rPr>
            <w:lang w:val="en-US"/>
          </w:rPr>
          <w:delText xml:space="preserve">are the same as </w:delText>
        </w:r>
        <w:r w:rsidR="00C0197F" w:rsidRPr="001C220C" w:rsidDel="00431313">
          <w:rPr>
            <w:i/>
            <w:lang w:val="en-US"/>
          </w:rPr>
          <w:delText>operations capability</w:delText>
        </w:r>
        <w:r w:rsidR="00C0197F" w:rsidRPr="001C220C" w:rsidDel="00431313">
          <w:rPr>
            <w:lang w:val="en-US"/>
          </w:rPr>
          <w:delText xml:space="preserve"> as defined in </w:delText>
        </w:r>
        <w:r w:rsidR="008D0508" w:rsidDel="00431313">
          <w:rPr>
            <w:lang w:val="en-US"/>
          </w:rPr>
          <w:fldChar w:fldCharType="begin"/>
        </w:r>
        <w:r w:rsidR="008D0508" w:rsidDel="00431313">
          <w:rPr>
            <w:lang w:val="en-US"/>
          </w:rPr>
          <w:delInstrText xml:space="preserve"> REF _Ref161733453 \h </w:delInstrText>
        </w:r>
        <w:r w:rsidR="008D0508" w:rsidDel="00431313">
          <w:rPr>
            <w:lang w:val="en-US"/>
          </w:rPr>
        </w:r>
        <w:r w:rsidR="008D0508" w:rsidDel="00431313">
          <w:rPr>
            <w:lang w:val="en-US"/>
          </w:rPr>
          <w:fldChar w:fldCharType="separate"/>
        </w:r>
        <w:r w:rsidR="00F1007D" w:rsidRPr="001C220C" w:rsidDel="00431313">
          <w:rPr>
            <w:lang w:val="en-US"/>
          </w:rPr>
          <w:delText xml:space="preserve">Table </w:delText>
        </w:r>
        <w:r w:rsidR="00F1007D" w:rsidDel="00431313">
          <w:rPr>
            <w:noProof/>
            <w:lang w:val="en-US"/>
          </w:rPr>
          <w:delText>185</w:delText>
        </w:r>
        <w:r w:rsidR="008D0508" w:rsidDel="00431313">
          <w:rPr>
            <w:lang w:val="en-US"/>
          </w:rPr>
          <w:fldChar w:fldCharType="end"/>
        </w:r>
        <w:r w:rsidR="00C0197F" w:rsidRPr="001C220C" w:rsidDel="00431313">
          <w:rPr>
            <w:lang w:val="en-US"/>
          </w:rPr>
          <w:delText>.</w:delText>
        </w:r>
      </w:del>
    </w:p>
    <w:p w14:paraId="1D18D11B" w14:textId="37393C61" w:rsidR="008D0508" w:rsidRPr="001C220C" w:rsidDel="00431313" w:rsidRDefault="008D0508" w:rsidP="008D0508">
      <w:pPr>
        <w:pStyle w:val="PARAGRAPH"/>
        <w:rPr>
          <w:del w:id="21125" w:author="Charles Gifford" w:date="2017-03-15T12:13:00Z"/>
          <w:lang w:val="en-US"/>
        </w:rPr>
      </w:pPr>
    </w:p>
    <w:p w14:paraId="5C1AC10A" w14:textId="457BD4A8" w:rsidR="0004729E" w:rsidRPr="001C220C" w:rsidRDefault="0004729E" w:rsidP="00ED1B66">
      <w:pPr>
        <w:pStyle w:val="ANNEXtitle"/>
        <w:rPr>
          <w:lang w:val="en-US"/>
        </w:rPr>
      </w:pPr>
      <w:r w:rsidRPr="001C220C">
        <w:rPr>
          <w:lang w:val="en-US"/>
        </w:rPr>
        <w:br/>
      </w:r>
      <w:bookmarkStart w:id="21126" w:name="_Toc306620093"/>
      <w:bookmarkStart w:id="21127" w:name="_Toc320177012"/>
      <w:bookmarkStart w:id="21128" w:name="_Toc478492247"/>
      <w:r w:rsidR="0027304E" w:rsidRPr="0027304E">
        <w:rPr>
          <w:b w:val="0"/>
          <w:lang w:val="en-US"/>
        </w:rPr>
        <w:t>(i</w:t>
      </w:r>
      <w:r w:rsidRPr="0027304E">
        <w:rPr>
          <w:b w:val="0"/>
          <w:lang w:val="en-US"/>
        </w:rPr>
        <w:t>nformative)</w:t>
      </w:r>
      <w:r w:rsidR="0027304E" w:rsidRPr="0027304E">
        <w:rPr>
          <w:b w:val="0"/>
          <w:lang w:val="en-US"/>
        </w:rPr>
        <w:br/>
      </w:r>
      <w:r w:rsidRPr="001C220C">
        <w:rPr>
          <w:lang w:val="en-US"/>
        </w:rPr>
        <w:t>Use and examples</w:t>
      </w:r>
      <w:bookmarkEnd w:id="21126"/>
      <w:bookmarkEnd w:id="21127"/>
      <w:bookmarkEnd w:id="21128"/>
    </w:p>
    <w:p w14:paraId="096C7A5F" w14:textId="77777777" w:rsidR="0004729E" w:rsidRPr="001C220C" w:rsidRDefault="0004729E" w:rsidP="00682689">
      <w:pPr>
        <w:pStyle w:val="ANNEX-heading1"/>
      </w:pPr>
      <w:bookmarkStart w:id="21129" w:name="_Toc478492248"/>
      <w:r w:rsidRPr="001C220C">
        <w:t>Use and examples</w:t>
      </w:r>
      <w:bookmarkEnd w:id="21129"/>
    </w:p>
    <w:p w14:paraId="219F4AE8" w14:textId="77777777" w:rsidR="0004729E" w:rsidRPr="001C220C" w:rsidRDefault="0004729E" w:rsidP="0029062D">
      <w:pPr>
        <w:pStyle w:val="PARAGRAPH"/>
        <w:rPr>
          <w:lang w:val="en-US"/>
        </w:rPr>
      </w:pPr>
      <w:r w:rsidRPr="001C220C">
        <w:rPr>
          <w:lang w:val="en-US"/>
        </w:rPr>
        <w:t xml:space="preserve">This standard is expected to be used in the specification of interfaces (at Level 3 and Level 4) between new applications, between legacy applications, or between new applications and legacy applications. That </w:t>
      </w:r>
      <w:r w:rsidR="00DE2E9A">
        <w:rPr>
          <w:lang w:val="en-US"/>
        </w:rPr>
        <w:t xml:space="preserve">can </w:t>
      </w:r>
      <w:r w:rsidRPr="001C220C">
        <w:rPr>
          <w:lang w:val="en-US"/>
        </w:rPr>
        <w:t xml:space="preserve">facilitate the usage of packaged software in a legacy application context, which </w:t>
      </w:r>
      <w:r w:rsidR="00DE2E9A">
        <w:rPr>
          <w:lang w:val="en-US"/>
        </w:rPr>
        <w:t xml:space="preserve">can </w:t>
      </w:r>
      <w:r w:rsidRPr="001C220C">
        <w:rPr>
          <w:lang w:val="en-US"/>
        </w:rPr>
        <w:t>be the most powerful initial use of the standard.</w:t>
      </w:r>
    </w:p>
    <w:p w14:paraId="77096930" w14:textId="5A8E4515" w:rsidR="0004729E" w:rsidRPr="001C220C" w:rsidRDefault="0004729E" w:rsidP="0029062D">
      <w:pPr>
        <w:pStyle w:val="PARAGRAPH"/>
        <w:rPr>
          <w:lang w:val="en-US"/>
        </w:rPr>
      </w:pPr>
      <w:r w:rsidRPr="001C220C">
        <w:rPr>
          <w:lang w:val="en-US"/>
        </w:rPr>
        <w:t xml:space="preserve">Through the use of this standard the definition of the interface content </w:t>
      </w:r>
      <w:r w:rsidR="00DE2E9A">
        <w:rPr>
          <w:lang w:val="en-US"/>
        </w:rPr>
        <w:t xml:space="preserve">can </w:t>
      </w:r>
      <w:r w:rsidRPr="001C220C">
        <w:rPr>
          <w:lang w:val="en-US"/>
        </w:rPr>
        <w:t>be provided faster and more accurately</w:t>
      </w:r>
      <w:r w:rsidR="008558A5">
        <w:rPr>
          <w:lang w:val="en-US"/>
        </w:rPr>
        <w:t xml:space="preserve">. </w:t>
      </w:r>
      <w:r w:rsidRPr="001C220C">
        <w:rPr>
          <w:lang w:val="en-US"/>
        </w:rPr>
        <w:t xml:space="preserve">In </w:t>
      </w:r>
      <w:r w:rsidR="009D54BF" w:rsidRPr="001C220C">
        <w:rPr>
          <w:lang w:val="en-US"/>
        </w:rPr>
        <w:t>addition,</w:t>
      </w:r>
      <w:r w:rsidRPr="001C220C">
        <w:rPr>
          <w:lang w:val="en-US"/>
        </w:rPr>
        <w:t xml:space="preserve"> the specification of interface content </w:t>
      </w:r>
      <w:r w:rsidR="00DE2E9A">
        <w:rPr>
          <w:lang w:val="en-US"/>
        </w:rPr>
        <w:t xml:space="preserve">can </w:t>
      </w:r>
      <w:r w:rsidRPr="001C220C">
        <w:rPr>
          <w:lang w:val="en-US"/>
        </w:rPr>
        <w:t>be easily reused</w:t>
      </w:r>
      <w:r w:rsidR="008558A5">
        <w:rPr>
          <w:lang w:val="en-US"/>
        </w:rPr>
        <w:t xml:space="preserve">. </w:t>
      </w:r>
      <w:r w:rsidRPr="001C220C">
        <w:rPr>
          <w:lang w:val="en-US"/>
        </w:rPr>
        <w:t>This will be facilitated by the correct use of compliance assessments that identify which object models are supported by the interface content specification.</w:t>
      </w:r>
    </w:p>
    <w:p w14:paraId="3F155E82" w14:textId="5E097D22" w:rsidR="0004729E" w:rsidRPr="001C220C" w:rsidRDefault="001F24A0" w:rsidP="0029062D">
      <w:pPr>
        <w:pStyle w:val="PARAGRAPH"/>
        <w:rPr>
          <w:lang w:val="en-US"/>
        </w:rPr>
      </w:pPr>
      <w:r>
        <w:rPr>
          <w:lang w:val="en-US"/>
        </w:rPr>
        <w:t>ISA</w:t>
      </w:r>
      <w:r w:rsidR="00F1007D">
        <w:rPr>
          <w:lang w:val="en-US"/>
        </w:rPr>
        <w:t>-</w:t>
      </w:r>
      <w:r>
        <w:rPr>
          <w:lang w:val="en-US"/>
        </w:rPr>
        <w:t>95.00.01</w:t>
      </w:r>
      <w:r w:rsidR="0004729E" w:rsidRPr="001C220C">
        <w:rPr>
          <w:lang w:val="en-US"/>
        </w:rPr>
        <w:t xml:space="preserve"> defines the categories of information that should be exchanged between </w:t>
      </w:r>
      <w:r w:rsidR="003F1189">
        <w:rPr>
          <w:lang w:val="en-US"/>
        </w:rPr>
        <w:t>b</w:t>
      </w:r>
      <w:r w:rsidR="0004729E" w:rsidRPr="001C220C">
        <w:rPr>
          <w:lang w:val="en-US"/>
        </w:rPr>
        <w:t xml:space="preserve">usiness </w:t>
      </w:r>
      <w:r w:rsidR="003F1189">
        <w:rPr>
          <w:lang w:val="en-US"/>
        </w:rPr>
        <w:t>s</w:t>
      </w:r>
      <w:r w:rsidR="0004729E" w:rsidRPr="001C220C">
        <w:rPr>
          <w:lang w:val="en-US"/>
        </w:rPr>
        <w:t xml:space="preserve">ystems and </w:t>
      </w:r>
      <w:r w:rsidR="003F1189">
        <w:rPr>
          <w:lang w:val="en-US"/>
        </w:rPr>
        <w:t>m</w:t>
      </w:r>
      <w:r w:rsidR="0004729E" w:rsidRPr="001C220C">
        <w:rPr>
          <w:lang w:val="en-US"/>
        </w:rPr>
        <w:t xml:space="preserve">anufacturing </w:t>
      </w:r>
      <w:r w:rsidR="003F1189">
        <w:rPr>
          <w:lang w:val="en-US"/>
        </w:rPr>
        <w:t>o</w:t>
      </w:r>
      <w:r w:rsidR="0004729E" w:rsidRPr="001C220C">
        <w:rPr>
          <w:lang w:val="en-US"/>
        </w:rPr>
        <w:t xml:space="preserve">perations and </w:t>
      </w:r>
      <w:r w:rsidR="003F1189">
        <w:rPr>
          <w:lang w:val="en-US"/>
        </w:rPr>
        <w:t>c</w:t>
      </w:r>
      <w:r w:rsidR="0004729E" w:rsidRPr="001C220C">
        <w:rPr>
          <w:lang w:val="en-US"/>
        </w:rPr>
        <w:t xml:space="preserve">ontrol </w:t>
      </w:r>
      <w:r w:rsidR="003F1189">
        <w:rPr>
          <w:lang w:val="en-US"/>
        </w:rPr>
        <w:t>s</w:t>
      </w:r>
      <w:r w:rsidR="0004729E" w:rsidRPr="001C220C">
        <w:rPr>
          <w:lang w:val="en-US"/>
        </w:rPr>
        <w:t>ystems</w:t>
      </w:r>
      <w:r w:rsidR="008558A5">
        <w:rPr>
          <w:lang w:val="en-US"/>
        </w:rPr>
        <w:t xml:space="preserve">. </w:t>
      </w:r>
      <w:r w:rsidR="0004729E" w:rsidRPr="001C220C">
        <w:rPr>
          <w:lang w:val="en-US"/>
        </w:rPr>
        <w:t>Four (4) categories are defined</w:t>
      </w:r>
      <w:r w:rsidR="00D62A0C">
        <w:rPr>
          <w:lang w:val="en-US"/>
        </w:rPr>
        <w:t>:</w:t>
      </w:r>
    </w:p>
    <w:p w14:paraId="31D775AC" w14:textId="77777777" w:rsidR="0004729E" w:rsidRPr="00E11658" w:rsidRDefault="00E11658" w:rsidP="0029062D">
      <w:pPr>
        <w:pStyle w:val="ListBullet"/>
        <w:rPr>
          <w:i/>
          <w:lang w:val="en-US"/>
        </w:rPr>
      </w:pPr>
      <w:r w:rsidRPr="00E11658">
        <w:rPr>
          <w:i/>
          <w:lang w:val="en-US"/>
        </w:rPr>
        <w:t>operations definition</w:t>
      </w:r>
    </w:p>
    <w:p w14:paraId="31CA1629" w14:textId="77777777" w:rsidR="0004729E" w:rsidRPr="00E11658" w:rsidRDefault="00E11658" w:rsidP="0029062D">
      <w:pPr>
        <w:pStyle w:val="ListBullet"/>
        <w:rPr>
          <w:i/>
          <w:lang w:val="en-US"/>
        </w:rPr>
      </w:pPr>
      <w:r w:rsidRPr="00E11658">
        <w:rPr>
          <w:i/>
          <w:lang w:val="en-US"/>
        </w:rPr>
        <w:t>operations capability</w:t>
      </w:r>
    </w:p>
    <w:p w14:paraId="30C0F218" w14:textId="77777777" w:rsidR="0004729E" w:rsidRPr="00E11658" w:rsidRDefault="00D81887" w:rsidP="0029062D">
      <w:pPr>
        <w:pStyle w:val="ListBullet"/>
        <w:rPr>
          <w:i/>
          <w:lang w:val="en-US"/>
        </w:rPr>
      </w:pPr>
      <w:r w:rsidRPr="00E11658">
        <w:rPr>
          <w:i/>
          <w:noProof/>
          <w:lang w:val="en-US" w:eastAsia="en-US"/>
        </w:rPr>
        <mc:AlternateContent>
          <mc:Choice Requires="wps">
            <w:drawing>
              <wp:anchor distT="0" distB="0" distL="114300" distR="114300" simplePos="0" relativeHeight="251657728" behindDoc="0" locked="0" layoutInCell="1" allowOverlap="1" wp14:anchorId="14FF3AF5" wp14:editId="1E85943C">
                <wp:simplePos x="0" y="0"/>
                <wp:positionH relativeFrom="column">
                  <wp:posOffset>2108835</wp:posOffset>
                </wp:positionH>
                <wp:positionV relativeFrom="paragraph">
                  <wp:posOffset>61595</wp:posOffset>
                </wp:positionV>
                <wp:extent cx="2217420" cy="410845"/>
                <wp:effectExtent l="0" t="0" r="0" b="0"/>
                <wp:wrapNone/>
                <wp:docPr id="42" name="Text Box 6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7420" cy="410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481E3E" w14:textId="77777777" w:rsidR="00D1700E" w:rsidRDefault="00D1700E">
                            <w:r>
                              <w:t>Operations information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8="http://schemas.microsoft.com/office/drawing/2016/5/14/chartex" xmlns:cx7="http://schemas.microsoft.com/office/drawing/2016/5/13/chartex" xmlns:cx6="http://schemas.microsoft.com/office/drawing/2016/5/12/chartex">
            <w:pict>
              <v:shapetype w14:anchorId="14FF3AF5" id="_x0000_t202" coordsize="21600,21600" o:spt="202" path="m,l,21600r21600,l21600,xe">
                <v:stroke joinstyle="miter"/>
                <v:path gradientshapeok="t" o:connecttype="rect"/>
              </v:shapetype>
              <v:shape id="Text Box 624" o:spid="_x0000_s1026" type="#_x0000_t202" style="position:absolute;left:0;text-align:left;margin-left:166.05pt;margin-top:4.85pt;width:174.6pt;height:32.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" filled="f" stroked="f">
                <v:textbox>
                  <w:txbxContent>
                    <w:p w14:paraId="00481E3E" w14:textId="77777777" w:rsidR="00D1700E" w:rsidRDefault="00D1700E">
                      <w:r>
                        <w:t>Operations information</w:t>
                      </w:r>
                    </w:p>
                  </w:txbxContent>
                </v:textbox>
              </v:shape>
            </w:pict>
          </mc:Fallback>
        </mc:AlternateContent>
      </w:r>
      <w:r w:rsidRPr="00E11658">
        <w:rPr>
          <w:i/>
          <w:noProof/>
          <w:lang w:val="en-US" w:eastAsia="en-US"/>
        </w:rPr>
        <mc:AlternateContent>
          <mc:Choice Requires="wps">
            <w:drawing>
              <wp:anchor distT="0" distB="0" distL="114300" distR="114300" simplePos="0" relativeHeight="251656704" behindDoc="0" locked="0" layoutInCell="1" allowOverlap="1" wp14:anchorId="0594835D" wp14:editId="2D8037CA">
                <wp:simplePos x="0" y="0"/>
                <wp:positionH relativeFrom="column">
                  <wp:posOffset>1880235</wp:posOffset>
                </wp:positionH>
                <wp:positionV relativeFrom="paragraph">
                  <wp:posOffset>55245</wp:posOffset>
                </wp:positionV>
                <wp:extent cx="177165" cy="349250"/>
                <wp:effectExtent l="0" t="0" r="0" b="0"/>
                <wp:wrapNone/>
                <wp:docPr id="1" name="AutoShape 6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7165" cy="349250"/>
                        </a:xfrm>
                        <a:prstGeom prst="rightBrace">
                          <a:avLst>
                            <a:gd name="adj1" fmla="val 16428"/>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8="http://schemas.microsoft.com/office/drawing/2016/5/14/chartex" xmlns:cx7="http://schemas.microsoft.com/office/drawing/2016/5/13/chartex" xmlns:cx6="http://schemas.microsoft.com/office/drawing/2016/5/12/chartex">
            <w:pict>
              <v:shapetype w14:anchorId="05B53A6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623" o:spid="_x0000_s1026" type="#_x0000_t88" style="position:absolute;margin-left:148.05pt;margin-top:4.35pt;width:13.95pt;height:2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"/>
            </w:pict>
          </mc:Fallback>
        </mc:AlternateContent>
      </w:r>
      <w:r w:rsidR="00E11658" w:rsidRPr="00E11658">
        <w:rPr>
          <w:i/>
          <w:lang w:val="en-US"/>
        </w:rPr>
        <w:t>operations schedule</w:t>
      </w:r>
    </w:p>
    <w:p w14:paraId="75145C54" w14:textId="77777777" w:rsidR="0004729E" w:rsidRPr="00E11658" w:rsidRDefault="00E11658" w:rsidP="0029062D">
      <w:pPr>
        <w:pStyle w:val="ListBullet"/>
        <w:rPr>
          <w:i/>
          <w:lang w:val="en-US"/>
        </w:rPr>
      </w:pPr>
      <w:r w:rsidRPr="00E11658">
        <w:rPr>
          <w:i/>
          <w:lang w:val="en-US"/>
        </w:rPr>
        <w:t>operations performance</w:t>
      </w:r>
    </w:p>
    <w:p w14:paraId="29270C03" w14:textId="7A9A51DB" w:rsidR="0004729E" w:rsidRPr="001C220C" w:rsidRDefault="0004729E" w:rsidP="0029062D">
      <w:pPr>
        <w:pStyle w:val="PARAGRAPH"/>
        <w:rPr>
          <w:lang w:val="en-US"/>
        </w:rPr>
      </w:pPr>
      <w:r w:rsidRPr="001C220C">
        <w:rPr>
          <w:lang w:val="en-US"/>
        </w:rPr>
        <w:t xml:space="preserve">Each of these four (4) categories relies on the </w:t>
      </w:r>
      <w:r w:rsidR="00C17398">
        <w:rPr>
          <w:lang w:val="en-US"/>
        </w:rPr>
        <w:t xml:space="preserve">five </w:t>
      </w:r>
      <w:r w:rsidRPr="001C220C">
        <w:rPr>
          <w:lang w:val="en-US"/>
        </w:rPr>
        <w:t>(</w:t>
      </w:r>
      <w:r w:rsidR="00C17398">
        <w:rPr>
          <w:lang w:val="en-US"/>
        </w:rPr>
        <w:t>5</w:t>
      </w:r>
      <w:r w:rsidRPr="001C220C">
        <w:rPr>
          <w:lang w:val="en-US"/>
        </w:rPr>
        <w:t xml:space="preserve">) resources also defined in </w:t>
      </w:r>
      <w:r w:rsidR="001F24A0">
        <w:rPr>
          <w:lang w:val="en-US"/>
        </w:rPr>
        <w:t>ISA</w:t>
      </w:r>
      <w:r w:rsidR="00F1007D">
        <w:rPr>
          <w:lang w:val="en-US"/>
        </w:rPr>
        <w:t>-</w:t>
      </w:r>
      <w:r w:rsidR="001F24A0">
        <w:rPr>
          <w:lang w:val="en-US"/>
        </w:rPr>
        <w:t>95.00.01</w:t>
      </w:r>
      <w:r w:rsidRPr="001C220C">
        <w:rPr>
          <w:lang w:val="en-US"/>
        </w:rPr>
        <w:t xml:space="preserve">. </w:t>
      </w:r>
    </w:p>
    <w:p w14:paraId="5A048E8E" w14:textId="77777777" w:rsidR="0004729E" w:rsidRPr="00E11658" w:rsidRDefault="00E11658" w:rsidP="0029062D">
      <w:pPr>
        <w:pStyle w:val="ListBullet"/>
        <w:rPr>
          <w:i/>
          <w:lang w:val="en-US"/>
        </w:rPr>
      </w:pPr>
      <w:r w:rsidRPr="00E11658">
        <w:rPr>
          <w:i/>
          <w:lang w:val="en-US"/>
        </w:rPr>
        <w:t>personnel</w:t>
      </w:r>
    </w:p>
    <w:p w14:paraId="7BDDB1A7" w14:textId="77777777" w:rsidR="0004729E" w:rsidRPr="00E11658" w:rsidRDefault="00E11658" w:rsidP="0029062D">
      <w:pPr>
        <w:pStyle w:val="ListBullet"/>
        <w:rPr>
          <w:i/>
          <w:lang w:val="en-US"/>
        </w:rPr>
      </w:pPr>
      <w:r w:rsidRPr="00E11658">
        <w:rPr>
          <w:i/>
          <w:lang w:val="en-US"/>
        </w:rPr>
        <w:t>equipment</w:t>
      </w:r>
    </w:p>
    <w:p w14:paraId="02F54C3B" w14:textId="77777777" w:rsidR="00C17398" w:rsidRPr="00E11658" w:rsidRDefault="00E11658" w:rsidP="0029062D">
      <w:pPr>
        <w:pStyle w:val="ListBullet"/>
        <w:rPr>
          <w:i/>
          <w:lang w:val="en-US"/>
        </w:rPr>
      </w:pPr>
      <w:r w:rsidRPr="00E11658">
        <w:rPr>
          <w:i/>
          <w:lang w:val="en-US"/>
        </w:rPr>
        <w:t>physical asset</w:t>
      </w:r>
    </w:p>
    <w:p w14:paraId="177A30F4" w14:textId="77777777" w:rsidR="0004729E" w:rsidRPr="00E11658" w:rsidRDefault="00E11658" w:rsidP="0029062D">
      <w:pPr>
        <w:pStyle w:val="ListBullet"/>
        <w:rPr>
          <w:i/>
          <w:lang w:val="en-US"/>
        </w:rPr>
      </w:pPr>
      <w:r w:rsidRPr="00E11658">
        <w:rPr>
          <w:i/>
          <w:lang w:val="en-US"/>
        </w:rPr>
        <w:t>material</w:t>
      </w:r>
    </w:p>
    <w:p w14:paraId="45B4B8FD" w14:textId="77777777" w:rsidR="0004729E" w:rsidRPr="00E11658" w:rsidRDefault="00E11658" w:rsidP="0029062D">
      <w:pPr>
        <w:pStyle w:val="ListBullet"/>
        <w:rPr>
          <w:i/>
          <w:lang w:val="en-US"/>
        </w:rPr>
      </w:pPr>
      <w:r w:rsidRPr="00E11658">
        <w:rPr>
          <w:i/>
          <w:lang w:val="en-US"/>
        </w:rPr>
        <w:t>process segment</w:t>
      </w:r>
    </w:p>
    <w:p w14:paraId="4129A32B" w14:textId="77777777" w:rsidR="0004729E" w:rsidRPr="001C220C" w:rsidRDefault="00D54B6E" w:rsidP="0029062D">
      <w:pPr>
        <w:pStyle w:val="PARAGRAPH"/>
        <w:rPr>
          <w:lang w:val="en-US"/>
        </w:rPr>
      </w:pPr>
      <w:r w:rsidRPr="001C220C">
        <w:rPr>
          <w:lang w:val="en-US"/>
        </w:rPr>
        <w:t xml:space="preserve">Part 2 </w:t>
      </w:r>
      <w:r w:rsidR="0004729E" w:rsidRPr="001C220C">
        <w:rPr>
          <w:lang w:val="en-US"/>
        </w:rPr>
        <w:t>presents the corresponding UML models</w:t>
      </w:r>
      <w:r w:rsidRPr="001C220C">
        <w:rPr>
          <w:lang w:val="en-US"/>
        </w:rPr>
        <w:t xml:space="preserve"> and </w:t>
      </w:r>
      <w:r w:rsidR="0004729E" w:rsidRPr="001C220C">
        <w:rPr>
          <w:lang w:val="en-US"/>
        </w:rPr>
        <w:t xml:space="preserve">attributes for the objects contained in the UML models. The UML models are software independent descriptions of the data exchange between </w:t>
      </w:r>
      <w:r w:rsidR="003F1189">
        <w:rPr>
          <w:lang w:val="en-US"/>
        </w:rPr>
        <w:t>b</w:t>
      </w:r>
      <w:r w:rsidR="0004729E" w:rsidRPr="001C220C">
        <w:rPr>
          <w:lang w:val="en-US"/>
        </w:rPr>
        <w:t xml:space="preserve">usiness </w:t>
      </w:r>
      <w:r w:rsidR="003F1189">
        <w:rPr>
          <w:lang w:val="en-US"/>
        </w:rPr>
        <w:t>s</w:t>
      </w:r>
      <w:r w:rsidR="0004729E" w:rsidRPr="001C220C">
        <w:rPr>
          <w:lang w:val="en-US"/>
        </w:rPr>
        <w:t xml:space="preserve">ystems and the </w:t>
      </w:r>
      <w:r w:rsidR="003F1189">
        <w:rPr>
          <w:lang w:val="en-US"/>
        </w:rPr>
        <w:t>m</w:t>
      </w:r>
      <w:r w:rsidR="0004729E" w:rsidRPr="001C220C">
        <w:rPr>
          <w:lang w:val="en-US"/>
        </w:rPr>
        <w:t xml:space="preserve">anufacturing </w:t>
      </w:r>
      <w:r w:rsidR="003F1189">
        <w:rPr>
          <w:lang w:val="en-US"/>
        </w:rPr>
        <w:t>o</w:t>
      </w:r>
      <w:r w:rsidR="0004729E" w:rsidRPr="001C220C">
        <w:rPr>
          <w:lang w:val="en-US"/>
        </w:rPr>
        <w:t xml:space="preserve">perations and </w:t>
      </w:r>
      <w:r w:rsidR="003F1189">
        <w:rPr>
          <w:lang w:val="en-US"/>
        </w:rPr>
        <w:t>c</w:t>
      </w:r>
      <w:r w:rsidR="0004729E" w:rsidRPr="001C220C">
        <w:rPr>
          <w:lang w:val="en-US"/>
        </w:rPr>
        <w:t xml:space="preserve">ontrol </w:t>
      </w:r>
      <w:r w:rsidR="003F1189">
        <w:rPr>
          <w:lang w:val="en-US"/>
        </w:rPr>
        <w:t>s</w:t>
      </w:r>
      <w:r w:rsidR="0004729E" w:rsidRPr="001C220C">
        <w:rPr>
          <w:lang w:val="en-US"/>
        </w:rPr>
        <w:t xml:space="preserve">ystems. </w:t>
      </w:r>
    </w:p>
    <w:p w14:paraId="7565799E" w14:textId="77777777" w:rsidR="0004729E" w:rsidRPr="001C220C" w:rsidRDefault="0004729E" w:rsidP="0029062D">
      <w:pPr>
        <w:pStyle w:val="PARAGRAPH"/>
        <w:rPr>
          <w:lang w:val="en-US"/>
        </w:rPr>
      </w:pPr>
      <w:r w:rsidRPr="001C220C">
        <w:rPr>
          <w:lang w:val="en-US"/>
        </w:rPr>
        <w:t xml:space="preserve">UML relies on object-oriented methodology. Very briefly, this means that there are classes, subclasses and instances (objects). A class can for example be Car, and the instances can be “Mrs Mine’s car” or “My car”. A class has attributes, and the instances have values on the attributes, e.g., the class Car has an attribute “License plate” whereas the Instance “Mrs. Mine’s car” has the attribute “license plate= ABC </w:t>
      </w:r>
      <w:smartTag w:uri="urn:schemas-microsoft-com:office:smarttags" w:element="chmetcnv">
        <w:smartTagPr>
          <w:attr w:name="TCSC" w:val="0"/>
          <w:attr w:name="NumberType" w:val="1"/>
          <w:attr w:name="Negative" w:val="False"/>
          <w:attr w:name="HasSpace" w:val="False"/>
          <w:attr w:name="SourceValue" w:val="123"/>
          <w:attr w:name="UnitName" w:val="”"/>
        </w:smartTagPr>
        <w:r w:rsidRPr="001C220C">
          <w:rPr>
            <w:lang w:val="en-US"/>
          </w:rPr>
          <w:t>123”</w:t>
        </w:r>
      </w:smartTag>
      <w:r w:rsidRPr="001C220C">
        <w:rPr>
          <w:lang w:val="en-US"/>
        </w:rPr>
        <w:t xml:space="preserve">. </w:t>
      </w:r>
    </w:p>
    <w:p w14:paraId="50F789CC" w14:textId="77777777" w:rsidR="0004729E" w:rsidRPr="001C220C" w:rsidRDefault="0004729E">
      <w:pPr>
        <w:pStyle w:val="Note"/>
        <w:rPr>
          <w:lang w:val="en-US"/>
        </w:rPr>
      </w:pPr>
      <w:r w:rsidRPr="00C0581B">
        <w:rPr>
          <w:lang w:val="en-US"/>
        </w:rPr>
        <w:t>E</w:t>
      </w:r>
      <w:r w:rsidR="00C0581B">
        <w:rPr>
          <w:lang w:val="en-US"/>
        </w:rPr>
        <w:t>XAMPLE</w:t>
      </w:r>
      <w:r w:rsidR="008F2ADB">
        <w:rPr>
          <w:lang w:val="en-US"/>
        </w:rPr>
        <w:t xml:space="preserve"> </w:t>
      </w:r>
      <w:r w:rsidR="003F1189">
        <w:rPr>
          <w:lang w:val="en-US"/>
        </w:rPr>
        <w:t xml:space="preserve">  </w:t>
      </w:r>
      <w:r w:rsidR="00C0581B">
        <w:rPr>
          <w:lang w:val="en-US"/>
        </w:rPr>
        <w:t>F</w:t>
      </w:r>
      <w:r w:rsidRPr="00C0581B">
        <w:rPr>
          <w:lang w:val="en-US"/>
        </w:rPr>
        <w:t>igure</w:t>
      </w:r>
      <w:r w:rsidR="00C0581B">
        <w:rPr>
          <w:lang w:val="en-US"/>
        </w:rPr>
        <w:t xml:space="preserve"> B.1</w:t>
      </w:r>
      <w:r w:rsidRPr="00C0581B">
        <w:rPr>
          <w:lang w:val="en-US"/>
        </w:rPr>
        <w:t xml:space="preserve"> shows</w:t>
      </w:r>
      <w:r w:rsidRPr="001C220C">
        <w:rPr>
          <w:lang w:val="en-US"/>
        </w:rPr>
        <w:t xml:space="preserve"> the UML model for Personnel.</w:t>
      </w:r>
    </w:p>
    <w:p w14:paraId="436E4A6D" w14:textId="32078217" w:rsidR="0004729E" w:rsidRPr="001C220C" w:rsidRDefault="00D81887" w:rsidP="00936BA9">
      <w:pPr>
        <w:pStyle w:val="FIGURE"/>
        <w:rPr>
          <w:lang w:val="en-US"/>
        </w:rPr>
      </w:pPr>
      <w:del w:id="21130" w:author="Charles Gifford" w:date="2017-03-22T23:28:00Z">
        <w:r w:rsidRPr="00AE642B" w:rsidDel="006B183F">
          <w:rPr>
            <w:noProof/>
            <w:lang w:val="en-US" w:eastAsia="en-US"/>
          </w:rPr>
          <w:drawing>
            <wp:inline distT="0" distB="0" distL="0" distR="0" wp14:anchorId="2AE91248" wp14:editId="65167688">
              <wp:extent cx="4483374" cy="28422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85191" cy="2843412"/>
                      </a:xfrm>
                      <a:prstGeom prst="rect">
                        <a:avLst/>
                      </a:prstGeom>
                      <a:noFill/>
                      <a:ln>
                        <a:noFill/>
                      </a:ln>
                    </pic:spPr>
                  </pic:pic>
                </a:graphicData>
              </a:graphic>
            </wp:inline>
          </w:drawing>
        </w:r>
      </w:del>
    </w:p>
    <w:p w14:paraId="35E3B00A" w14:textId="5137B93D" w:rsidR="006B183F" w:rsidRDefault="006B183F" w:rsidP="00936BA9">
      <w:pPr>
        <w:pStyle w:val="FIGURE"/>
        <w:rPr>
          <w:ins w:id="21131" w:author="Charles Gifford" w:date="2017-03-22T23:28:00Z"/>
          <w:lang w:val="en-US"/>
        </w:rPr>
      </w:pPr>
      <w:bookmarkStart w:id="21132" w:name="_Toc162335109"/>
      <w:bookmarkStart w:id="21133" w:name="_Toc320178078"/>
      <w:ins w:id="21134" w:author="Charles Gifford" w:date="2017-03-22T23:30:00Z">
        <w:r>
          <w:rPr>
            <w:noProof/>
            <w:lang w:val="en-US" w:eastAsia="en-US"/>
          </w:rPr>
          <w:drawing>
            <wp:inline distT="0" distB="0" distL="0" distR="0" wp14:anchorId="0F352EC4" wp14:editId="3D3D92AE">
              <wp:extent cx="3765550" cy="2664759"/>
              <wp:effectExtent l="0" t="0" r="6350" b="2540"/>
              <wp:docPr id="620" name="Pictur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768442" cy="2666805"/>
                      </a:xfrm>
                      <a:prstGeom prst="rect">
                        <a:avLst/>
                      </a:prstGeom>
                      <a:noFill/>
                    </pic:spPr>
                  </pic:pic>
                </a:graphicData>
              </a:graphic>
            </wp:inline>
          </w:drawing>
        </w:r>
      </w:ins>
    </w:p>
    <w:p w14:paraId="7929FFFA" w14:textId="259B3378" w:rsidR="0004729E" w:rsidRPr="001C220C" w:rsidRDefault="0027304E" w:rsidP="0027304E">
      <w:pPr>
        <w:pStyle w:val="FIGURE-title"/>
        <w:rPr>
          <w:lang w:val="en-US"/>
        </w:rPr>
      </w:pPr>
      <w:bookmarkStart w:id="21135" w:name="_Toc478492576"/>
      <w:r>
        <w:rPr>
          <w:lang w:val="en-US"/>
        </w:rPr>
        <w:t>Figure</w:t>
      </w:r>
      <w:r w:rsidR="001E69AF">
        <w:rPr>
          <w:lang w:val="en-US"/>
        </w:rPr>
        <w:t xml:space="preserve"> </w:t>
      </w:r>
      <w:r w:rsidR="00837E02">
        <w:rPr>
          <w:lang w:val="en-US"/>
        </w:rPr>
        <w:t>C</w:t>
      </w:r>
      <w:r>
        <w:rPr>
          <w:lang w:val="en-US"/>
        </w:rPr>
        <w:t>.1 –</w:t>
      </w:r>
      <w:r w:rsidR="0004729E" w:rsidRPr="001C220C">
        <w:rPr>
          <w:lang w:val="en-US"/>
        </w:rPr>
        <w:t xml:space="preserve"> Personnel model</w:t>
      </w:r>
      <w:bookmarkEnd w:id="21132"/>
      <w:bookmarkEnd w:id="21133"/>
      <w:bookmarkEnd w:id="21135"/>
    </w:p>
    <w:p w14:paraId="5B4E057E" w14:textId="178A525E" w:rsidR="0004729E" w:rsidRPr="001C220C" w:rsidRDefault="0004729E" w:rsidP="0029062D">
      <w:pPr>
        <w:pStyle w:val="PARAGRAPH"/>
        <w:rPr>
          <w:lang w:val="en-US"/>
        </w:rPr>
      </w:pPr>
      <w:r w:rsidRPr="001C220C">
        <w:rPr>
          <w:lang w:val="en-US"/>
        </w:rPr>
        <w:t xml:space="preserve">The model shown in Figure </w:t>
      </w:r>
      <w:r w:rsidR="00837E02">
        <w:rPr>
          <w:lang w:val="en-US"/>
        </w:rPr>
        <w:t>C</w:t>
      </w:r>
      <w:r w:rsidR="0027304E">
        <w:rPr>
          <w:lang w:val="en-US"/>
        </w:rPr>
        <w:t>.</w:t>
      </w:r>
      <w:r w:rsidRPr="001C220C">
        <w:rPr>
          <w:lang w:val="en-US"/>
        </w:rPr>
        <w:t>1, a copy of</w:t>
      </w:r>
      <w:r w:rsidR="00D54B6E" w:rsidRPr="001C220C">
        <w:rPr>
          <w:lang w:val="en-US"/>
        </w:rPr>
        <w:t xml:space="preserve"> </w:t>
      </w:r>
      <w:r w:rsidR="0027304E">
        <w:rPr>
          <w:lang w:val="en-US"/>
        </w:rPr>
        <w:fldChar w:fldCharType="begin"/>
      </w:r>
      <w:r w:rsidR="0027304E">
        <w:rPr>
          <w:lang w:val="en-US"/>
        </w:rPr>
        <w:instrText xml:space="preserve"> REF _Ref495476252 \h </w:instrText>
      </w:r>
      <w:r w:rsidR="0027304E">
        <w:rPr>
          <w:lang w:val="en-US"/>
        </w:rPr>
      </w:r>
      <w:r w:rsidR="0027304E">
        <w:rPr>
          <w:lang w:val="en-US"/>
        </w:rPr>
        <w:fldChar w:fldCharType="separate"/>
      </w:r>
      <w:r w:rsidR="009D54BF">
        <w:rPr>
          <w:lang w:val="en-US"/>
        </w:rPr>
        <w:t>Figure</w:t>
      </w:r>
      <w:r w:rsidR="009D54BF" w:rsidRPr="001C220C">
        <w:rPr>
          <w:lang w:val="en-US"/>
        </w:rPr>
        <w:t xml:space="preserve"> </w:t>
      </w:r>
      <w:r w:rsidR="009D54BF">
        <w:rPr>
          <w:noProof/>
          <w:lang w:val="en-US"/>
        </w:rPr>
        <w:t>8</w:t>
      </w:r>
      <w:r w:rsidR="0027304E">
        <w:rPr>
          <w:lang w:val="en-US"/>
        </w:rPr>
        <w:fldChar w:fldCharType="end"/>
      </w:r>
      <w:r w:rsidRPr="001C220C">
        <w:rPr>
          <w:lang w:val="en-US"/>
        </w:rPr>
        <w:t>, defines six (6) classes</w:t>
      </w:r>
      <w:r w:rsidR="0083334E">
        <w:rPr>
          <w:lang w:val="en-US"/>
        </w:rPr>
        <w:t>:</w:t>
      </w:r>
      <w:r w:rsidRPr="001C220C">
        <w:rPr>
          <w:lang w:val="en-US"/>
        </w:rPr>
        <w:t xml:space="preserve"> </w:t>
      </w:r>
      <w:r w:rsidR="00E11658" w:rsidRPr="00E11658">
        <w:rPr>
          <w:i/>
          <w:lang w:val="en-US"/>
        </w:rPr>
        <w:t xml:space="preserve">person, personnel class, person property, personnel class property, qualification test specification </w:t>
      </w:r>
      <w:r w:rsidR="00E11658" w:rsidRPr="00E11658">
        <w:rPr>
          <w:lang w:val="en-US"/>
        </w:rPr>
        <w:t>and</w:t>
      </w:r>
      <w:r w:rsidR="00E11658" w:rsidRPr="00E11658">
        <w:rPr>
          <w:i/>
          <w:lang w:val="en-US"/>
        </w:rPr>
        <w:t xml:space="preserve"> qualification test results</w:t>
      </w:r>
      <w:r w:rsidR="00C91311">
        <w:rPr>
          <w:lang w:val="en-US"/>
        </w:rPr>
        <w:t xml:space="preserve">. </w:t>
      </w:r>
    </w:p>
    <w:p w14:paraId="5B358D5C" w14:textId="568A33A6" w:rsidR="0004729E" w:rsidRDefault="0004729E" w:rsidP="00837E02">
      <w:pPr>
        <w:pStyle w:val="PARAGRAPH"/>
        <w:rPr>
          <w:lang w:val="en-US"/>
        </w:rPr>
      </w:pPr>
      <w:r w:rsidRPr="001C220C">
        <w:rPr>
          <w:lang w:val="en-US"/>
        </w:rPr>
        <w:t xml:space="preserve">Table </w:t>
      </w:r>
      <w:r w:rsidR="00837E02">
        <w:rPr>
          <w:lang w:val="en-US"/>
        </w:rPr>
        <w:t>C</w:t>
      </w:r>
      <w:r w:rsidR="0027304E">
        <w:rPr>
          <w:lang w:val="en-US"/>
        </w:rPr>
        <w:t>.</w:t>
      </w:r>
      <w:r w:rsidRPr="001C220C">
        <w:rPr>
          <w:lang w:val="en-US"/>
        </w:rPr>
        <w:t xml:space="preserve">1 shows the attributes for </w:t>
      </w:r>
      <w:r w:rsidR="007E5333" w:rsidRPr="000B599F">
        <w:rPr>
          <w:i/>
          <w:lang w:val="en-US"/>
        </w:rPr>
        <w:t>p</w:t>
      </w:r>
      <w:r w:rsidRPr="000B599F">
        <w:rPr>
          <w:i/>
          <w:lang w:val="en-US"/>
        </w:rPr>
        <w:t>erson</w:t>
      </w:r>
      <w:r w:rsidRPr="001C220C">
        <w:rPr>
          <w:lang w:val="en-US"/>
        </w:rPr>
        <w:t xml:space="preserve"> (a copy of</w:t>
      </w:r>
      <w:r w:rsidR="009D54BF">
        <w:rPr>
          <w:lang w:val="en-US"/>
        </w:rPr>
        <w:t xml:space="preserve"> </w:t>
      </w:r>
      <w:r w:rsidR="009D54BF">
        <w:rPr>
          <w:lang w:val="en-US"/>
        </w:rPr>
        <w:fldChar w:fldCharType="begin"/>
      </w:r>
      <w:r w:rsidR="009D54BF">
        <w:rPr>
          <w:lang w:val="en-US"/>
        </w:rPr>
        <w:instrText xml:space="preserve"> REF _Ref495471184 \h </w:instrText>
      </w:r>
      <w:r w:rsidR="00837E02">
        <w:rPr>
          <w:lang w:val="en-US"/>
        </w:rPr>
        <w:instrText xml:space="preserve"> \* MERGEFORMAT </w:instrText>
      </w:r>
      <w:r w:rsidR="009D54BF">
        <w:rPr>
          <w:lang w:val="en-US"/>
        </w:rPr>
      </w:r>
      <w:r w:rsidR="009D54BF">
        <w:rPr>
          <w:lang w:val="en-US"/>
        </w:rPr>
        <w:fldChar w:fldCharType="separate"/>
      </w:r>
      <w:r w:rsidR="009D54BF">
        <w:rPr>
          <w:lang w:val="en-US"/>
        </w:rPr>
        <w:t xml:space="preserve">Table </w:t>
      </w:r>
      <w:r w:rsidR="009D54BF">
        <w:rPr>
          <w:noProof/>
          <w:lang w:val="en-US"/>
        </w:rPr>
        <w:t>32</w:t>
      </w:r>
      <w:r w:rsidR="009D54BF">
        <w:rPr>
          <w:lang w:val="en-US"/>
        </w:rPr>
        <w:fldChar w:fldCharType="end"/>
      </w:r>
      <w:r w:rsidRPr="001C220C">
        <w:rPr>
          <w:lang w:val="en-US"/>
        </w:rPr>
        <w:t xml:space="preserve">). </w:t>
      </w:r>
    </w:p>
    <w:p w14:paraId="0513D16A" w14:textId="77F7BF28" w:rsidR="00837E02" w:rsidRPr="001C220C" w:rsidRDefault="00837E02" w:rsidP="00837E02">
      <w:pPr>
        <w:pStyle w:val="TABLE-title"/>
        <w:rPr>
          <w:lang w:val="en-US"/>
        </w:rPr>
      </w:pPr>
      <w:bookmarkStart w:id="21136" w:name="_Toc478492541"/>
      <w:r>
        <w:rPr>
          <w:lang w:val="en-US"/>
        </w:rPr>
        <w:t>Table C.</w:t>
      </w:r>
      <w:r w:rsidRPr="001C220C">
        <w:rPr>
          <w:lang w:val="en-US"/>
        </w:rPr>
        <w:t xml:space="preserve">1 – </w:t>
      </w:r>
      <w:r>
        <w:rPr>
          <w:lang w:val="en-US"/>
        </w:rPr>
        <w:t>P</w:t>
      </w:r>
      <w:r w:rsidRPr="001C220C">
        <w:rPr>
          <w:lang w:val="en-US"/>
        </w:rPr>
        <w:t>erson</w:t>
      </w:r>
      <w:r w:rsidRPr="00AC2193">
        <w:rPr>
          <w:lang w:val="en-US"/>
        </w:rPr>
        <w:t xml:space="preserve"> </w:t>
      </w:r>
      <w:r>
        <w:rPr>
          <w:lang w:val="en-US"/>
        </w:rPr>
        <w:t>attributes</w:t>
      </w:r>
      <w:bookmarkEnd w:id="21136"/>
    </w:p>
    <w:p w14:paraId="307CF36A" w14:textId="5DEF233C" w:rsidR="0004729E" w:rsidRPr="001C220C" w:rsidRDefault="0004729E" w:rsidP="00837E02">
      <w:pPr>
        <w:pStyle w:val="TABLE-title"/>
        <w:rPr>
          <w:lang w:val="en-US"/>
        </w:rPr>
      </w:pPr>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D54B6E" w:rsidRPr="001C220C" w14:paraId="5292A524" w14:textId="77777777">
        <w:trPr>
          <w:tblHeader/>
          <w:jc w:val="center"/>
        </w:trPr>
        <w:tc>
          <w:tcPr>
            <w:tcW w:w="1269" w:type="dxa"/>
          </w:tcPr>
          <w:p w14:paraId="4493000D" w14:textId="77777777" w:rsidR="00D54B6E" w:rsidRPr="001C220C" w:rsidRDefault="00D54B6E" w:rsidP="00837E02">
            <w:pPr>
              <w:pStyle w:val="TABLE-col-heading"/>
              <w:rPr>
                <w:lang w:val="en-US"/>
              </w:rPr>
            </w:pPr>
            <w:r w:rsidRPr="001C220C">
              <w:rPr>
                <w:lang w:val="en-US"/>
              </w:rPr>
              <w:t xml:space="preserve">Attribute </w:t>
            </w:r>
            <w:r w:rsidR="0001772B">
              <w:rPr>
                <w:lang w:val="en-US"/>
              </w:rPr>
              <w:t>n</w:t>
            </w:r>
            <w:r w:rsidRPr="001C220C">
              <w:rPr>
                <w:lang w:val="en-US"/>
              </w:rPr>
              <w:t>ame</w:t>
            </w:r>
          </w:p>
        </w:tc>
        <w:tc>
          <w:tcPr>
            <w:tcW w:w="2880" w:type="dxa"/>
          </w:tcPr>
          <w:p w14:paraId="5675C4B1" w14:textId="77777777" w:rsidR="00D54B6E" w:rsidRPr="001C220C" w:rsidRDefault="00D54B6E" w:rsidP="00837E02">
            <w:pPr>
              <w:pStyle w:val="TABLE-col-heading"/>
              <w:rPr>
                <w:lang w:val="en-US"/>
              </w:rPr>
            </w:pPr>
            <w:r w:rsidRPr="001C220C">
              <w:rPr>
                <w:lang w:val="en-US"/>
              </w:rPr>
              <w:t>Description</w:t>
            </w:r>
          </w:p>
        </w:tc>
        <w:tc>
          <w:tcPr>
            <w:tcW w:w="1440" w:type="dxa"/>
          </w:tcPr>
          <w:p w14:paraId="7F07AF8F" w14:textId="77777777" w:rsidR="00D54B6E" w:rsidRPr="001C220C" w:rsidRDefault="00AE4770" w:rsidP="00837E02">
            <w:pPr>
              <w:pStyle w:val="TABLE-col-heading"/>
              <w:rPr>
                <w:lang w:val="en-US"/>
              </w:rPr>
            </w:pPr>
            <w:r>
              <w:rPr>
                <w:lang w:val="en-US"/>
              </w:rPr>
              <w:t>Production example</w:t>
            </w:r>
            <w:r w:rsidR="00D54B6E" w:rsidRPr="001C220C">
              <w:rPr>
                <w:lang w:val="en-US"/>
              </w:rPr>
              <w:t>s</w:t>
            </w:r>
          </w:p>
        </w:tc>
        <w:tc>
          <w:tcPr>
            <w:tcW w:w="1297" w:type="dxa"/>
          </w:tcPr>
          <w:p w14:paraId="64E70B6A" w14:textId="77777777" w:rsidR="00D54B6E" w:rsidRPr="001C220C" w:rsidRDefault="00AE4770" w:rsidP="00837E02">
            <w:pPr>
              <w:pStyle w:val="TABLE-col-heading"/>
              <w:rPr>
                <w:lang w:val="en-US"/>
              </w:rPr>
            </w:pPr>
            <w:r>
              <w:rPr>
                <w:lang w:val="en-US"/>
              </w:rPr>
              <w:t>Maintenance example</w:t>
            </w:r>
            <w:r w:rsidR="00D54B6E" w:rsidRPr="001C220C">
              <w:rPr>
                <w:lang w:val="en-US"/>
              </w:rPr>
              <w:t>s</w:t>
            </w:r>
          </w:p>
        </w:tc>
        <w:tc>
          <w:tcPr>
            <w:tcW w:w="1080" w:type="dxa"/>
          </w:tcPr>
          <w:p w14:paraId="0EADD520" w14:textId="77777777" w:rsidR="00D54B6E" w:rsidRPr="001C220C" w:rsidRDefault="00AE4770" w:rsidP="00837E02">
            <w:pPr>
              <w:pStyle w:val="TABLE-col-heading"/>
              <w:rPr>
                <w:lang w:val="en-US"/>
              </w:rPr>
            </w:pPr>
            <w:r>
              <w:rPr>
                <w:lang w:val="en-US"/>
              </w:rPr>
              <w:t>Quality example</w:t>
            </w:r>
            <w:r w:rsidR="00D54B6E" w:rsidRPr="001C220C">
              <w:rPr>
                <w:lang w:val="en-US"/>
              </w:rPr>
              <w:t>s</w:t>
            </w:r>
          </w:p>
        </w:tc>
        <w:tc>
          <w:tcPr>
            <w:tcW w:w="1080" w:type="dxa"/>
          </w:tcPr>
          <w:p w14:paraId="3DD5EA84" w14:textId="77777777" w:rsidR="00D54B6E" w:rsidRPr="001C220C" w:rsidRDefault="00AE4770" w:rsidP="00837E02">
            <w:pPr>
              <w:pStyle w:val="TABLE-col-heading"/>
              <w:rPr>
                <w:lang w:val="en-US"/>
              </w:rPr>
            </w:pPr>
            <w:r>
              <w:rPr>
                <w:lang w:val="en-US"/>
              </w:rPr>
              <w:t>Inventory example</w:t>
            </w:r>
            <w:r w:rsidR="00D54B6E" w:rsidRPr="001C220C">
              <w:rPr>
                <w:lang w:val="en-US"/>
              </w:rPr>
              <w:t>s</w:t>
            </w:r>
          </w:p>
        </w:tc>
      </w:tr>
      <w:tr w:rsidR="00D54B6E" w:rsidRPr="001C220C" w14:paraId="53951753" w14:textId="77777777">
        <w:trPr>
          <w:cantSplit/>
          <w:jc w:val="center"/>
        </w:trPr>
        <w:tc>
          <w:tcPr>
            <w:tcW w:w="1269" w:type="dxa"/>
          </w:tcPr>
          <w:p w14:paraId="5ED63217" w14:textId="77777777" w:rsidR="00D54B6E" w:rsidRPr="001C220C" w:rsidRDefault="00D54B6E" w:rsidP="00837E02">
            <w:pPr>
              <w:pStyle w:val="TABLE-cell"/>
              <w:rPr>
                <w:lang w:val="en-US"/>
              </w:rPr>
            </w:pPr>
            <w:r w:rsidRPr="001C220C">
              <w:rPr>
                <w:lang w:val="en-US"/>
              </w:rPr>
              <w:t>ID</w:t>
            </w:r>
          </w:p>
        </w:tc>
        <w:tc>
          <w:tcPr>
            <w:tcW w:w="2880" w:type="dxa"/>
          </w:tcPr>
          <w:p w14:paraId="5A4C784B" w14:textId="4DD16E40" w:rsidR="00D54B6E" w:rsidRPr="001C220C" w:rsidRDefault="00D54B6E" w:rsidP="00837E02">
            <w:pPr>
              <w:pStyle w:val="TABLE-cell"/>
              <w:rPr>
                <w:lang w:val="en-US"/>
              </w:rPr>
            </w:pPr>
            <w:r w:rsidRPr="001C220C">
              <w:rPr>
                <w:lang w:val="en-US"/>
              </w:rPr>
              <w:t>A unique identification of a specific person, within the scope of the information exchanged (</w:t>
            </w:r>
            <w:del w:id="21137" w:author="Charles Gifford" w:date="2017-03-15T12:45:00Z">
              <w:r w:rsidRPr="001C220C" w:rsidDel="0077548E">
                <w:rPr>
                  <w:i/>
                  <w:lang w:val="en-US"/>
                </w:rPr>
                <w:delText>production</w:delText>
              </w:r>
            </w:del>
            <w:ins w:id="21138" w:author="Charles Gifford" w:date="2017-03-15T12:45:00Z">
              <w:r w:rsidR="0077548E">
                <w:rPr>
                  <w:i/>
                  <w:lang w:val="en-US"/>
                </w:rPr>
                <w:t>operations</w:t>
              </w:r>
            </w:ins>
            <w:r w:rsidRPr="001C220C">
              <w:rPr>
                <w:i/>
                <w:lang w:val="en-US"/>
              </w:rPr>
              <w:t xml:space="preserve"> capability, </w:t>
            </w:r>
            <w:del w:id="21139" w:author="Charles Gifford" w:date="2017-03-15T12:45:00Z">
              <w:r w:rsidRPr="001C220C" w:rsidDel="0077548E">
                <w:rPr>
                  <w:i/>
                  <w:lang w:val="en-US"/>
                </w:rPr>
                <w:delText>production</w:delText>
              </w:r>
            </w:del>
            <w:ins w:id="21140" w:author="Charles Gifford" w:date="2017-03-15T12:45:00Z">
              <w:r w:rsidR="0077548E">
                <w:rPr>
                  <w:i/>
                  <w:lang w:val="en-US"/>
                </w:rPr>
                <w:t>operations</w:t>
              </w:r>
            </w:ins>
            <w:r w:rsidRPr="001C220C">
              <w:rPr>
                <w:i/>
                <w:lang w:val="en-US"/>
              </w:rPr>
              <w:t xml:space="preserve"> schedule, </w:t>
            </w:r>
            <w:del w:id="21141" w:author="Charles Gifford" w:date="2017-03-15T12:45:00Z">
              <w:r w:rsidRPr="001C220C" w:rsidDel="0077548E">
                <w:rPr>
                  <w:i/>
                  <w:lang w:val="en-US"/>
                </w:rPr>
                <w:delText>production</w:delText>
              </w:r>
            </w:del>
            <w:ins w:id="21142" w:author="Charles Gifford" w:date="2017-03-15T12:45:00Z">
              <w:r w:rsidR="0077548E">
                <w:rPr>
                  <w:i/>
                  <w:lang w:val="en-US"/>
                </w:rPr>
                <w:t>operations</w:t>
              </w:r>
            </w:ins>
            <w:r w:rsidRPr="001C220C">
              <w:rPr>
                <w:i/>
                <w:lang w:val="en-US"/>
              </w:rPr>
              <w:t xml:space="preserve"> performance</w:t>
            </w:r>
            <w:r w:rsidRPr="001C220C">
              <w:rPr>
                <w:lang w:val="en-US"/>
              </w:rPr>
              <w:t>, …)</w:t>
            </w:r>
          </w:p>
          <w:p w14:paraId="42AFAA37" w14:textId="6BBFBA26" w:rsidR="00D54B6E" w:rsidRPr="001C220C" w:rsidRDefault="00D54B6E" w:rsidP="00837E02">
            <w:pPr>
              <w:pStyle w:val="TABLE-cell"/>
              <w:rPr>
                <w:lang w:val="en-US"/>
              </w:rPr>
            </w:pPr>
            <w:r w:rsidRPr="001C220C">
              <w:rPr>
                <w:lang w:val="en-US"/>
              </w:rPr>
              <w:t xml:space="preserve">The ID shall be used in other parts of the model when the </w:t>
            </w:r>
            <w:r w:rsidRPr="001C220C">
              <w:rPr>
                <w:i/>
                <w:lang w:val="en-US"/>
              </w:rPr>
              <w:t>person</w:t>
            </w:r>
            <w:r w:rsidRPr="001C220C">
              <w:rPr>
                <w:lang w:val="en-US"/>
              </w:rPr>
              <w:t xml:space="preserve"> needs to be identified, such as the </w:t>
            </w:r>
            <w:del w:id="21143" w:author="Charles Gifford" w:date="2017-03-15T12:46:00Z">
              <w:r w:rsidRPr="001C220C" w:rsidDel="0077548E">
                <w:rPr>
                  <w:i/>
                  <w:lang w:val="en-US"/>
                </w:rPr>
                <w:delText>production</w:delText>
              </w:r>
            </w:del>
            <w:ins w:id="21144" w:author="Charles Gifford" w:date="2017-03-15T12:46:00Z">
              <w:r w:rsidR="0077548E">
                <w:rPr>
                  <w:i/>
                  <w:lang w:val="en-US"/>
                </w:rPr>
                <w:t>operations</w:t>
              </w:r>
            </w:ins>
            <w:r w:rsidRPr="001C220C">
              <w:rPr>
                <w:i/>
                <w:lang w:val="en-US"/>
              </w:rPr>
              <w:t xml:space="preserve"> capability</w:t>
            </w:r>
            <w:r w:rsidRPr="001C220C">
              <w:rPr>
                <w:lang w:val="en-US"/>
              </w:rPr>
              <w:t xml:space="preserve"> for this person, or a </w:t>
            </w:r>
            <w:del w:id="21145" w:author="Charles Gifford" w:date="2017-03-15T12:46:00Z">
              <w:r w:rsidRPr="001C220C" w:rsidDel="0077548E">
                <w:rPr>
                  <w:i/>
                  <w:lang w:val="en-US"/>
                </w:rPr>
                <w:delText>production</w:delText>
              </w:r>
            </w:del>
            <w:ins w:id="21146" w:author="Charles Gifford" w:date="2017-03-15T12:46:00Z">
              <w:r w:rsidR="0077548E">
                <w:rPr>
                  <w:i/>
                  <w:lang w:val="en-US"/>
                </w:rPr>
                <w:t>operations</w:t>
              </w:r>
            </w:ins>
            <w:r w:rsidRPr="001C220C">
              <w:rPr>
                <w:i/>
                <w:lang w:val="en-US"/>
              </w:rPr>
              <w:t xml:space="preserve"> response</w:t>
            </w:r>
            <w:r w:rsidRPr="001C220C">
              <w:rPr>
                <w:lang w:val="en-US"/>
              </w:rPr>
              <w:t xml:space="preserve"> identifying the person.</w:t>
            </w:r>
          </w:p>
        </w:tc>
        <w:tc>
          <w:tcPr>
            <w:tcW w:w="1440" w:type="dxa"/>
          </w:tcPr>
          <w:p w14:paraId="6821D911" w14:textId="77777777" w:rsidR="00D54B6E" w:rsidRPr="001C220C" w:rsidRDefault="00D54B6E" w:rsidP="00837E02">
            <w:pPr>
              <w:pStyle w:val="TABLE-cell"/>
              <w:rPr>
                <w:lang w:val="en-US"/>
              </w:rPr>
            </w:pPr>
            <w:r w:rsidRPr="001C220C">
              <w:rPr>
                <w:lang w:val="en-US"/>
              </w:rPr>
              <w:t>Employee 23</w:t>
            </w:r>
          </w:p>
        </w:tc>
        <w:tc>
          <w:tcPr>
            <w:tcW w:w="1297" w:type="dxa"/>
          </w:tcPr>
          <w:p w14:paraId="75916040" w14:textId="77777777" w:rsidR="00D54B6E" w:rsidRPr="001C220C" w:rsidRDefault="00D54B6E" w:rsidP="00837E02">
            <w:pPr>
              <w:pStyle w:val="TABLE-cell"/>
              <w:rPr>
                <w:lang w:val="en-US"/>
              </w:rPr>
            </w:pPr>
            <w:r w:rsidRPr="001C220C">
              <w:rPr>
                <w:lang w:val="en-US"/>
              </w:rPr>
              <w:t>22828</w:t>
            </w:r>
          </w:p>
        </w:tc>
        <w:tc>
          <w:tcPr>
            <w:tcW w:w="1080" w:type="dxa"/>
          </w:tcPr>
          <w:p w14:paraId="652679D9" w14:textId="77777777" w:rsidR="00D54B6E" w:rsidRPr="001C220C" w:rsidRDefault="00D54B6E" w:rsidP="00837E02">
            <w:pPr>
              <w:pStyle w:val="TABLE-cell"/>
              <w:rPr>
                <w:lang w:val="en-US"/>
              </w:rPr>
            </w:pPr>
            <w:r w:rsidRPr="001C220C">
              <w:rPr>
                <w:lang w:val="en-US"/>
              </w:rPr>
              <w:t>999-123-4567</w:t>
            </w:r>
          </w:p>
        </w:tc>
        <w:tc>
          <w:tcPr>
            <w:tcW w:w="1080" w:type="dxa"/>
          </w:tcPr>
          <w:p w14:paraId="101D6AC1" w14:textId="77777777" w:rsidR="00D54B6E" w:rsidRPr="001C220C" w:rsidRDefault="00D54B6E" w:rsidP="00837E02">
            <w:pPr>
              <w:pStyle w:val="TABLE-cell"/>
              <w:rPr>
                <w:lang w:val="en-US"/>
              </w:rPr>
            </w:pPr>
            <w:r w:rsidRPr="001C220C">
              <w:rPr>
                <w:lang w:val="en-US"/>
              </w:rPr>
              <w:t>007</w:t>
            </w:r>
          </w:p>
        </w:tc>
      </w:tr>
      <w:tr w:rsidR="00D54B6E" w:rsidRPr="001C220C" w14:paraId="6635B0FA" w14:textId="77777777">
        <w:trPr>
          <w:cantSplit/>
          <w:jc w:val="center"/>
        </w:trPr>
        <w:tc>
          <w:tcPr>
            <w:tcW w:w="1269" w:type="dxa"/>
          </w:tcPr>
          <w:p w14:paraId="19ACA13F" w14:textId="77777777" w:rsidR="00D54B6E" w:rsidRPr="001C220C" w:rsidRDefault="00D54B6E" w:rsidP="00837E02">
            <w:pPr>
              <w:pStyle w:val="TABLE-cell"/>
              <w:rPr>
                <w:lang w:val="en-US"/>
              </w:rPr>
            </w:pPr>
            <w:r w:rsidRPr="001C220C">
              <w:rPr>
                <w:lang w:val="en-US"/>
              </w:rPr>
              <w:t>Description</w:t>
            </w:r>
          </w:p>
        </w:tc>
        <w:tc>
          <w:tcPr>
            <w:tcW w:w="2880" w:type="dxa"/>
          </w:tcPr>
          <w:p w14:paraId="0EB2BC6A" w14:textId="77777777" w:rsidR="00D54B6E" w:rsidRPr="001C220C" w:rsidRDefault="00D54B6E" w:rsidP="00837E02">
            <w:pPr>
              <w:pStyle w:val="TABLE-cell"/>
              <w:rPr>
                <w:lang w:val="en-US"/>
              </w:rPr>
            </w:pPr>
            <w:r w:rsidRPr="001C220C">
              <w:rPr>
                <w:lang w:val="en-US"/>
              </w:rPr>
              <w:t>Additional information about the resource.</w:t>
            </w:r>
          </w:p>
        </w:tc>
        <w:tc>
          <w:tcPr>
            <w:tcW w:w="1440" w:type="dxa"/>
          </w:tcPr>
          <w:p w14:paraId="79F2EFC4" w14:textId="77777777" w:rsidR="00D54B6E" w:rsidRPr="001C220C" w:rsidRDefault="00D54B6E" w:rsidP="00837E02">
            <w:pPr>
              <w:pStyle w:val="TABLE-cell"/>
              <w:rPr>
                <w:lang w:val="en-US"/>
              </w:rPr>
            </w:pPr>
            <w:r w:rsidRPr="001C220C">
              <w:rPr>
                <w:lang w:val="en-US"/>
              </w:rPr>
              <w:t>Person Information</w:t>
            </w:r>
          </w:p>
        </w:tc>
        <w:tc>
          <w:tcPr>
            <w:tcW w:w="1297" w:type="dxa"/>
          </w:tcPr>
          <w:p w14:paraId="77E53A6B" w14:textId="77777777" w:rsidR="00D54B6E" w:rsidRPr="001C220C" w:rsidRDefault="00D54B6E" w:rsidP="00837E02">
            <w:pPr>
              <w:pStyle w:val="TABLE-cell"/>
              <w:rPr>
                <w:lang w:val="en-US"/>
              </w:rPr>
            </w:pPr>
            <w:r w:rsidRPr="001C220C">
              <w:rPr>
                <w:lang w:val="en-US"/>
              </w:rPr>
              <w:t>Maintenance Tech</w:t>
            </w:r>
          </w:p>
        </w:tc>
        <w:tc>
          <w:tcPr>
            <w:tcW w:w="1080" w:type="dxa"/>
          </w:tcPr>
          <w:p w14:paraId="2FFF23C4" w14:textId="77777777" w:rsidR="00D54B6E" w:rsidRPr="001C220C" w:rsidRDefault="00D54B6E" w:rsidP="00837E02">
            <w:pPr>
              <w:pStyle w:val="TABLE-cell"/>
              <w:rPr>
                <w:lang w:val="en-US"/>
              </w:rPr>
            </w:pPr>
            <w:r w:rsidRPr="001C220C">
              <w:rPr>
                <w:lang w:val="en-US"/>
              </w:rPr>
              <w:t>Lab Tech</w:t>
            </w:r>
          </w:p>
        </w:tc>
        <w:tc>
          <w:tcPr>
            <w:tcW w:w="1080" w:type="dxa"/>
          </w:tcPr>
          <w:p w14:paraId="6A0BEAA5" w14:textId="77777777" w:rsidR="00D54B6E" w:rsidRPr="001C220C" w:rsidRDefault="00D54B6E" w:rsidP="00837E02">
            <w:pPr>
              <w:pStyle w:val="TABLE-cell"/>
              <w:rPr>
                <w:lang w:val="en-US"/>
              </w:rPr>
            </w:pPr>
            <w:r w:rsidRPr="001C220C">
              <w:rPr>
                <w:lang w:val="en-US"/>
              </w:rPr>
              <w:t>Driver</w:t>
            </w:r>
          </w:p>
        </w:tc>
      </w:tr>
      <w:tr w:rsidR="00D54B6E" w:rsidRPr="001C220C" w14:paraId="42608FD1" w14:textId="77777777">
        <w:trPr>
          <w:cantSplit/>
          <w:jc w:val="center"/>
        </w:trPr>
        <w:tc>
          <w:tcPr>
            <w:tcW w:w="1269" w:type="dxa"/>
          </w:tcPr>
          <w:p w14:paraId="34D35C62" w14:textId="77777777" w:rsidR="00D54B6E" w:rsidRPr="001C220C" w:rsidRDefault="00D54B6E" w:rsidP="00837E02">
            <w:pPr>
              <w:pStyle w:val="TABLE-cell"/>
              <w:rPr>
                <w:lang w:val="en-US"/>
              </w:rPr>
            </w:pPr>
            <w:r w:rsidRPr="001C220C">
              <w:rPr>
                <w:lang w:val="en-US"/>
              </w:rPr>
              <w:t>Name</w:t>
            </w:r>
          </w:p>
        </w:tc>
        <w:tc>
          <w:tcPr>
            <w:tcW w:w="2880" w:type="dxa"/>
          </w:tcPr>
          <w:p w14:paraId="2B8BF538" w14:textId="77777777" w:rsidR="00D54B6E" w:rsidRPr="001C220C" w:rsidRDefault="00D54B6E" w:rsidP="00837E02">
            <w:pPr>
              <w:pStyle w:val="TABLE-cell"/>
              <w:rPr>
                <w:lang w:val="en-US"/>
              </w:rPr>
            </w:pPr>
            <w:r w:rsidRPr="001C220C">
              <w:rPr>
                <w:lang w:val="en-US"/>
              </w:rPr>
              <w:t>The name of the individual.</w:t>
            </w:r>
          </w:p>
          <w:p w14:paraId="334B221D" w14:textId="77777777" w:rsidR="00D54B6E" w:rsidRPr="001C220C" w:rsidRDefault="00D54B6E" w:rsidP="00837E02">
            <w:pPr>
              <w:pStyle w:val="TABLE-cell"/>
              <w:rPr>
                <w:lang w:val="en-US"/>
              </w:rPr>
            </w:pPr>
            <w:r w:rsidRPr="001C220C">
              <w:rPr>
                <w:lang w:val="en-US"/>
              </w:rPr>
              <w:t>This is meant as an additional identification of the resource, but only as information and not as a unique value.</w:t>
            </w:r>
          </w:p>
        </w:tc>
        <w:tc>
          <w:tcPr>
            <w:tcW w:w="1440" w:type="dxa"/>
          </w:tcPr>
          <w:p w14:paraId="646871EC" w14:textId="77777777" w:rsidR="00D54B6E" w:rsidRPr="001C220C" w:rsidRDefault="00D54B6E" w:rsidP="00837E02">
            <w:pPr>
              <w:pStyle w:val="TABLE-cell"/>
              <w:rPr>
                <w:lang w:val="en-US"/>
              </w:rPr>
            </w:pPr>
            <w:r w:rsidRPr="001C220C">
              <w:rPr>
                <w:lang w:val="en-US"/>
              </w:rPr>
              <w:t>Jane</w:t>
            </w:r>
          </w:p>
        </w:tc>
        <w:tc>
          <w:tcPr>
            <w:tcW w:w="1297" w:type="dxa"/>
          </w:tcPr>
          <w:p w14:paraId="15E75E34" w14:textId="77777777" w:rsidR="00D54B6E" w:rsidRPr="001C220C" w:rsidRDefault="00D54B6E" w:rsidP="00837E02">
            <w:pPr>
              <w:pStyle w:val="TABLE-cell"/>
              <w:rPr>
                <w:lang w:val="en-US"/>
              </w:rPr>
            </w:pPr>
            <w:r w:rsidRPr="001C220C">
              <w:rPr>
                <w:lang w:val="en-US"/>
              </w:rPr>
              <w:t>Jim</w:t>
            </w:r>
          </w:p>
        </w:tc>
        <w:tc>
          <w:tcPr>
            <w:tcW w:w="1080" w:type="dxa"/>
          </w:tcPr>
          <w:p w14:paraId="6815A0D8" w14:textId="77777777" w:rsidR="00D54B6E" w:rsidRPr="001C220C" w:rsidRDefault="00D54B6E" w:rsidP="00837E02">
            <w:pPr>
              <w:pStyle w:val="TABLE-cell"/>
              <w:rPr>
                <w:lang w:val="en-US"/>
              </w:rPr>
            </w:pPr>
            <w:r w:rsidRPr="001C220C">
              <w:rPr>
                <w:lang w:val="en-US"/>
              </w:rPr>
              <w:t>John</w:t>
            </w:r>
          </w:p>
        </w:tc>
        <w:tc>
          <w:tcPr>
            <w:tcW w:w="1080" w:type="dxa"/>
          </w:tcPr>
          <w:p w14:paraId="20C861E7" w14:textId="77777777" w:rsidR="00D54B6E" w:rsidRPr="001C220C" w:rsidRDefault="00D54B6E" w:rsidP="00837E02">
            <w:pPr>
              <w:pStyle w:val="TABLE-cell"/>
              <w:rPr>
                <w:lang w:val="en-US"/>
              </w:rPr>
            </w:pPr>
            <w:r w:rsidRPr="001C220C">
              <w:rPr>
                <w:lang w:val="en-US"/>
              </w:rPr>
              <w:t>James</w:t>
            </w:r>
          </w:p>
        </w:tc>
      </w:tr>
      <w:tr w:rsidR="00753F43" w:rsidRPr="001C220C" w14:paraId="652F2C61" w14:textId="77777777">
        <w:trPr>
          <w:cantSplit/>
          <w:jc w:val="center"/>
        </w:trPr>
        <w:tc>
          <w:tcPr>
            <w:tcW w:w="1269" w:type="dxa"/>
          </w:tcPr>
          <w:p w14:paraId="0D7A27E9" w14:textId="77777777" w:rsidR="00753F43" w:rsidRPr="001C220C" w:rsidRDefault="00753F43" w:rsidP="00837E02">
            <w:pPr>
              <w:pStyle w:val="TABLE-cell"/>
              <w:rPr>
                <w:lang w:val="en-US"/>
              </w:rPr>
            </w:pPr>
            <w:r>
              <w:rPr>
                <w:lang w:val="en-US"/>
              </w:rPr>
              <w:t xml:space="preserve">Hierarchy </w:t>
            </w:r>
            <w:r w:rsidR="00204564">
              <w:rPr>
                <w:lang w:val="en-US"/>
              </w:rPr>
              <w:t>s</w:t>
            </w:r>
            <w:r>
              <w:rPr>
                <w:lang w:val="en-US"/>
              </w:rPr>
              <w:t>cope</w:t>
            </w:r>
          </w:p>
        </w:tc>
        <w:tc>
          <w:tcPr>
            <w:tcW w:w="2880" w:type="dxa"/>
          </w:tcPr>
          <w:p w14:paraId="2259C719" w14:textId="77777777" w:rsidR="00753F43" w:rsidRPr="001C220C" w:rsidRDefault="00753F43" w:rsidP="00837E02">
            <w:pPr>
              <w:pStyle w:val="TABLE-cell"/>
              <w:rPr>
                <w:lang w:val="en-US"/>
              </w:rPr>
            </w:pPr>
            <w:r w:rsidRPr="001C220C">
              <w:rPr>
                <w:lang w:val="en-US"/>
              </w:rPr>
              <w:t>Identifies where the exchanged information fits within the role based equipment hierarchy</w:t>
            </w:r>
            <w:r>
              <w:rPr>
                <w:lang w:val="en-US"/>
              </w:rPr>
              <w:t xml:space="preserve">. </w:t>
            </w:r>
          </w:p>
          <w:p w14:paraId="6937DF6C" w14:textId="77777777" w:rsidR="00753F43" w:rsidRPr="001C220C" w:rsidRDefault="00753F43" w:rsidP="00837E02">
            <w:pPr>
              <w:pStyle w:val="TABLE-cell"/>
              <w:rPr>
                <w:lang w:val="en-US"/>
              </w:rPr>
            </w:pPr>
          </w:p>
        </w:tc>
        <w:tc>
          <w:tcPr>
            <w:tcW w:w="1440" w:type="dxa"/>
          </w:tcPr>
          <w:p w14:paraId="1F832E2B" w14:textId="77777777" w:rsidR="00753F43" w:rsidRPr="001C220C" w:rsidRDefault="00753F43" w:rsidP="00837E02">
            <w:pPr>
              <w:pStyle w:val="TABLE-cell"/>
              <w:rPr>
                <w:lang w:val="en-US"/>
              </w:rPr>
            </w:pPr>
            <w:r w:rsidRPr="001C220C">
              <w:rPr>
                <w:lang w:val="en-US"/>
              </w:rPr>
              <w:t>East Wing(AREA)/ Manufacturing Line #2(WORK CENTER)</w:t>
            </w:r>
          </w:p>
        </w:tc>
        <w:tc>
          <w:tcPr>
            <w:tcW w:w="1297" w:type="dxa"/>
          </w:tcPr>
          <w:p w14:paraId="068EEBBC" w14:textId="77777777" w:rsidR="00753F43" w:rsidRPr="001C220C" w:rsidRDefault="00753F43" w:rsidP="00837E02">
            <w:pPr>
              <w:pStyle w:val="TABLE-cell"/>
              <w:rPr>
                <w:lang w:val="en-US"/>
              </w:rPr>
            </w:pPr>
            <w:r w:rsidRPr="001C220C">
              <w:rPr>
                <w:lang w:val="en-US"/>
              </w:rPr>
              <w:t>CNC Machine</w:t>
            </w:r>
          </w:p>
          <w:p w14:paraId="33F6430B" w14:textId="77777777" w:rsidR="00753F43" w:rsidRPr="001C220C" w:rsidRDefault="00753F43" w:rsidP="00837E02">
            <w:pPr>
              <w:pStyle w:val="TABLE-cell"/>
              <w:rPr>
                <w:lang w:val="en-US"/>
              </w:rPr>
            </w:pPr>
            <w:r w:rsidRPr="001C220C">
              <w:rPr>
                <w:lang w:val="en-US"/>
              </w:rPr>
              <w:t>Asset ID 13465</w:t>
            </w:r>
          </w:p>
        </w:tc>
        <w:tc>
          <w:tcPr>
            <w:tcW w:w="1080" w:type="dxa"/>
          </w:tcPr>
          <w:p w14:paraId="0976DC3C" w14:textId="77777777" w:rsidR="00753F43" w:rsidRPr="001C220C" w:rsidRDefault="00753F43" w:rsidP="00837E02">
            <w:pPr>
              <w:pStyle w:val="TABLE-cell"/>
              <w:rPr>
                <w:lang w:val="en-US"/>
              </w:rPr>
            </w:pPr>
            <w:r w:rsidRPr="001C220C">
              <w:rPr>
                <w:lang w:val="en-US"/>
              </w:rPr>
              <w:t>Test Cell 4</w:t>
            </w:r>
          </w:p>
          <w:p w14:paraId="2FEB981B" w14:textId="77777777" w:rsidR="00753F43" w:rsidRPr="001C220C" w:rsidRDefault="00753F43" w:rsidP="00837E02">
            <w:pPr>
              <w:pStyle w:val="TABLE-cell"/>
              <w:rPr>
                <w:lang w:val="en-US"/>
              </w:rPr>
            </w:pPr>
            <w:r w:rsidRPr="001C220C">
              <w:rPr>
                <w:lang w:val="en-US"/>
              </w:rPr>
              <w:t>Receiving</w:t>
            </w:r>
          </w:p>
        </w:tc>
        <w:tc>
          <w:tcPr>
            <w:tcW w:w="1080" w:type="dxa"/>
          </w:tcPr>
          <w:p w14:paraId="7C370106" w14:textId="77777777" w:rsidR="00753F43" w:rsidRPr="001C220C" w:rsidRDefault="00753F43" w:rsidP="00837E02">
            <w:pPr>
              <w:pStyle w:val="TABLE-cell"/>
              <w:rPr>
                <w:lang w:val="en-US"/>
              </w:rPr>
            </w:pPr>
            <w:r w:rsidRPr="001C220C">
              <w:rPr>
                <w:lang w:val="en-US"/>
              </w:rPr>
              <w:t>Ware</w:t>
            </w:r>
            <w:r>
              <w:rPr>
                <w:lang w:val="en-US"/>
              </w:rPr>
              <w:t>-</w:t>
            </w:r>
            <w:r w:rsidRPr="001C220C">
              <w:rPr>
                <w:lang w:val="en-US"/>
              </w:rPr>
              <w:t>house B</w:t>
            </w:r>
          </w:p>
        </w:tc>
      </w:tr>
    </w:tbl>
    <w:p w14:paraId="5DC65FFA" w14:textId="77777777" w:rsidR="0004729E" w:rsidRPr="001C220C" w:rsidRDefault="0004729E" w:rsidP="0029062D">
      <w:pPr>
        <w:pStyle w:val="PARAGRAPH"/>
        <w:rPr>
          <w:lang w:val="en-US"/>
        </w:rPr>
      </w:pPr>
      <w:r w:rsidRPr="001C220C">
        <w:rPr>
          <w:lang w:val="en-US"/>
        </w:rPr>
        <w:t xml:space="preserve">This means that the class </w:t>
      </w:r>
      <w:r w:rsidR="00E11658" w:rsidRPr="00E11658">
        <w:rPr>
          <w:i/>
          <w:lang w:val="en-US"/>
        </w:rPr>
        <w:t>p</w:t>
      </w:r>
      <w:r w:rsidRPr="00E11658">
        <w:rPr>
          <w:i/>
          <w:lang w:val="en-US"/>
        </w:rPr>
        <w:t>erson</w:t>
      </w:r>
      <w:r w:rsidRPr="001C220C">
        <w:rPr>
          <w:lang w:val="en-US"/>
        </w:rPr>
        <w:t xml:space="preserve"> should hav</w:t>
      </w:r>
      <w:r w:rsidRPr="001E6F0E">
        <w:rPr>
          <w:lang w:val="en-US"/>
        </w:rPr>
        <w:t>e ID, Description and Name</w:t>
      </w:r>
      <w:r w:rsidRPr="001C220C">
        <w:rPr>
          <w:lang w:val="en-US"/>
        </w:rPr>
        <w:t xml:space="preserve"> as attributes.</w:t>
      </w:r>
    </w:p>
    <w:p w14:paraId="1E5CD263" w14:textId="0844BA98" w:rsidR="0004729E" w:rsidRPr="001C220C" w:rsidRDefault="0004729E" w:rsidP="0029062D">
      <w:pPr>
        <w:pStyle w:val="PARAGRAPH"/>
        <w:rPr>
          <w:lang w:val="en-US"/>
        </w:rPr>
      </w:pPr>
      <w:r w:rsidRPr="001C220C">
        <w:rPr>
          <w:lang w:val="en-US"/>
        </w:rPr>
        <w:t xml:space="preserve">Figure </w:t>
      </w:r>
      <w:r w:rsidR="00837E02">
        <w:rPr>
          <w:lang w:val="en-US"/>
        </w:rPr>
        <w:t>C</w:t>
      </w:r>
      <w:r w:rsidR="00E30639">
        <w:rPr>
          <w:lang w:val="en-US"/>
        </w:rPr>
        <w:t>.</w:t>
      </w:r>
      <w:r w:rsidRPr="001C220C">
        <w:rPr>
          <w:lang w:val="en-US"/>
        </w:rPr>
        <w:t xml:space="preserve">2 shows the class </w:t>
      </w:r>
      <w:r w:rsidR="00E11658" w:rsidRPr="00E11658">
        <w:rPr>
          <w:i/>
          <w:lang w:val="en-US"/>
        </w:rPr>
        <w:t>p</w:t>
      </w:r>
      <w:r w:rsidRPr="00E11658">
        <w:rPr>
          <w:i/>
          <w:lang w:val="en-US"/>
        </w:rPr>
        <w:t>erson</w:t>
      </w:r>
      <w:r w:rsidRPr="001C220C">
        <w:rPr>
          <w:lang w:val="en-US"/>
        </w:rPr>
        <w:t xml:space="preserve"> with the attributes, and two instances e.g. John Smith and Lou Brown.</w:t>
      </w:r>
    </w:p>
    <w:p w14:paraId="69FFEE43" w14:textId="77777777" w:rsidR="0004729E" w:rsidRPr="001C220C" w:rsidRDefault="00D81887" w:rsidP="00E30639">
      <w:pPr>
        <w:pStyle w:val="PARAGRAPH"/>
        <w:jc w:val="center"/>
        <w:rPr>
          <w:lang w:val="en-US"/>
        </w:rPr>
      </w:pPr>
      <w:r w:rsidRPr="001C220C">
        <w:rPr>
          <w:noProof/>
          <w:lang w:val="en-US" w:eastAsia="en-US"/>
        </w:rPr>
        <w:drawing>
          <wp:inline distT="0" distB="0" distL="0" distR="0" wp14:anchorId="23956038" wp14:editId="34991139">
            <wp:extent cx="3657600" cy="18967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657600" cy="1896745"/>
                    </a:xfrm>
                    <a:prstGeom prst="rect">
                      <a:avLst/>
                    </a:prstGeom>
                    <a:noFill/>
                    <a:ln>
                      <a:noFill/>
                    </a:ln>
                  </pic:spPr>
                </pic:pic>
              </a:graphicData>
            </a:graphic>
          </wp:inline>
        </w:drawing>
      </w:r>
    </w:p>
    <w:p w14:paraId="1A64796D" w14:textId="36E1D590" w:rsidR="0004729E" w:rsidRPr="001C220C" w:rsidRDefault="00E30639" w:rsidP="00E30639">
      <w:pPr>
        <w:pStyle w:val="FIGURE-title"/>
        <w:rPr>
          <w:lang w:val="en-US"/>
        </w:rPr>
      </w:pPr>
      <w:bookmarkStart w:id="21147" w:name="_Toc162335110"/>
      <w:bookmarkStart w:id="21148" w:name="_Toc320178079"/>
      <w:bookmarkStart w:id="21149" w:name="_Toc478492577"/>
      <w:r>
        <w:rPr>
          <w:lang w:val="en-US"/>
        </w:rPr>
        <w:t xml:space="preserve">Figure </w:t>
      </w:r>
      <w:r w:rsidR="00837E02">
        <w:rPr>
          <w:lang w:val="en-US"/>
        </w:rPr>
        <w:t>C</w:t>
      </w:r>
      <w:r>
        <w:rPr>
          <w:lang w:val="en-US"/>
        </w:rPr>
        <w:t>.2 –</w:t>
      </w:r>
      <w:r w:rsidR="0004729E" w:rsidRPr="001C220C">
        <w:rPr>
          <w:lang w:val="en-US"/>
        </w:rPr>
        <w:t xml:space="preserve"> Instances of a person class</w:t>
      </w:r>
      <w:bookmarkEnd w:id="21147"/>
      <w:bookmarkEnd w:id="21148"/>
      <w:bookmarkEnd w:id="21149"/>
    </w:p>
    <w:p w14:paraId="1B931275" w14:textId="77777777" w:rsidR="0004729E" w:rsidRPr="001C220C" w:rsidRDefault="0004729E" w:rsidP="00E30639">
      <w:pPr>
        <w:pStyle w:val="PARAGRAPH"/>
        <w:rPr>
          <w:lang w:val="en-US"/>
        </w:rPr>
      </w:pPr>
      <w:r w:rsidRPr="001C220C">
        <w:rPr>
          <w:lang w:val="en-US"/>
        </w:rPr>
        <w:t>In the same manner</w:t>
      </w:r>
      <w:r w:rsidR="007E5333">
        <w:rPr>
          <w:lang w:val="en-US"/>
        </w:rPr>
        <w:t>,</w:t>
      </w:r>
      <w:r w:rsidRPr="001C220C">
        <w:rPr>
          <w:lang w:val="en-US"/>
        </w:rPr>
        <w:t xml:space="preserve"> there is a class for</w:t>
      </w:r>
      <w:r w:rsidR="00E11658" w:rsidRPr="001C220C">
        <w:rPr>
          <w:lang w:val="en-US"/>
        </w:rPr>
        <w:t xml:space="preserve"> </w:t>
      </w:r>
      <w:r w:rsidR="00E11658" w:rsidRPr="00E11658">
        <w:rPr>
          <w:i/>
          <w:lang w:val="en-US"/>
        </w:rPr>
        <w:t>personnel class</w:t>
      </w:r>
      <w:r w:rsidR="00E11658" w:rsidRPr="001C220C">
        <w:rPr>
          <w:lang w:val="en-US"/>
        </w:rPr>
        <w:t xml:space="preserve"> (</w:t>
      </w:r>
      <w:r w:rsidR="00E11658" w:rsidRPr="00E11658">
        <w:rPr>
          <w:i/>
          <w:lang w:val="en-US"/>
        </w:rPr>
        <w:t>personnel class</w:t>
      </w:r>
      <w:r w:rsidR="00E11658" w:rsidRPr="001C220C">
        <w:rPr>
          <w:lang w:val="en-US"/>
        </w:rPr>
        <w:t xml:space="preserve"> should be thought of as personnel group/category), the instances </w:t>
      </w:r>
      <w:r w:rsidRPr="001C220C">
        <w:rPr>
          <w:lang w:val="en-US"/>
        </w:rPr>
        <w:t>used depends on the application but could be e.g., engineers, night-shift workers, drilling-machine-operators etc</w:t>
      </w:r>
      <w:r w:rsidR="008558A5">
        <w:rPr>
          <w:lang w:val="en-US"/>
        </w:rPr>
        <w:t xml:space="preserve">. </w:t>
      </w:r>
    </w:p>
    <w:p w14:paraId="7437CD65" w14:textId="77777777" w:rsidR="0004729E" w:rsidRPr="001C220C" w:rsidRDefault="0004729E" w:rsidP="00E30639">
      <w:pPr>
        <w:pStyle w:val="PARAGRAPH"/>
        <w:rPr>
          <w:lang w:val="en-US"/>
        </w:rPr>
      </w:pPr>
      <w:r w:rsidRPr="001C220C">
        <w:rPr>
          <w:lang w:val="en-US"/>
        </w:rPr>
        <w:t>Of course</w:t>
      </w:r>
      <w:r w:rsidR="003F1189">
        <w:rPr>
          <w:lang w:val="en-US"/>
        </w:rPr>
        <w:t>,</w:t>
      </w:r>
      <w:r w:rsidRPr="001C220C">
        <w:rPr>
          <w:lang w:val="en-US"/>
        </w:rPr>
        <w:t xml:space="preserve"> certain attributes for </w:t>
      </w:r>
      <w:r w:rsidR="00E11658">
        <w:rPr>
          <w:lang w:val="en-US"/>
        </w:rPr>
        <w:t>c</w:t>
      </w:r>
      <w:r w:rsidRPr="001C220C">
        <w:rPr>
          <w:lang w:val="en-US"/>
        </w:rPr>
        <w:t>lasses will depend on the application. To support application</w:t>
      </w:r>
      <w:r w:rsidR="003F1189">
        <w:rPr>
          <w:lang w:val="en-US"/>
        </w:rPr>
        <w:t>,</w:t>
      </w:r>
      <w:r w:rsidRPr="001C220C">
        <w:rPr>
          <w:lang w:val="en-US"/>
        </w:rPr>
        <w:t xml:space="preserve"> specific attributes </w:t>
      </w:r>
      <w:r w:rsidR="007E5333">
        <w:rPr>
          <w:lang w:val="en-US"/>
        </w:rPr>
        <w:t xml:space="preserve">of </w:t>
      </w:r>
      <w:r w:rsidRPr="001C220C">
        <w:rPr>
          <w:lang w:val="en-US"/>
        </w:rPr>
        <w:t xml:space="preserve">the </w:t>
      </w:r>
      <w:r w:rsidRPr="000B599F">
        <w:rPr>
          <w:i/>
          <w:lang w:val="en-US"/>
        </w:rPr>
        <w:t>“</w:t>
      </w:r>
      <w:r w:rsidR="00E11658" w:rsidRPr="000B599F">
        <w:rPr>
          <w:i/>
          <w:lang w:val="en-US"/>
        </w:rPr>
        <w:t>p</w:t>
      </w:r>
      <w:r w:rsidRPr="000B599F">
        <w:rPr>
          <w:i/>
          <w:lang w:val="en-US"/>
        </w:rPr>
        <w:t>roperty”</w:t>
      </w:r>
      <w:r w:rsidRPr="001C220C">
        <w:rPr>
          <w:lang w:val="en-US"/>
        </w:rPr>
        <w:t xml:space="preserve"> should be used. The instances of the </w:t>
      </w:r>
      <w:r w:rsidR="00E11658">
        <w:rPr>
          <w:lang w:val="en-US"/>
        </w:rPr>
        <w:t>p</w:t>
      </w:r>
      <w:r w:rsidRPr="001C220C">
        <w:rPr>
          <w:lang w:val="en-US"/>
        </w:rPr>
        <w:t xml:space="preserve">roperties will define the attributes for the corresponding </w:t>
      </w:r>
      <w:r w:rsidR="00E11658">
        <w:rPr>
          <w:lang w:val="en-US"/>
        </w:rPr>
        <w:t>c</w:t>
      </w:r>
      <w:r w:rsidRPr="001C220C">
        <w:rPr>
          <w:lang w:val="en-US"/>
        </w:rPr>
        <w:t xml:space="preserve">lass. The UML model says that there can be none, one or many properties linked to the corresponding class as shown in Figure </w:t>
      </w:r>
      <w:r w:rsidR="00E30639">
        <w:rPr>
          <w:lang w:val="en-US"/>
        </w:rPr>
        <w:t>B.</w:t>
      </w:r>
      <w:r w:rsidRPr="001C220C">
        <w:rPr>
          <w:lang w:val="en-US"/>
        </w:rPr>
        <w:t xml:space="preserve">3. </w:t>
      </w:r>
    </w:p>
    <w:p w14:paraId="1BCF930E" w14:textId="77777777" w:rsidR="0004729E" w:rsidRPr="001C220C" w:rsidRDefault="00D81887" w:rsidP="00793919">
      <w:pPr>
        <w:pStyle w:val="PARAGRAPH"/>
        <w:jc w:val="center"/>
        <w:rPr>
          <w:lang w:val="en-US"/>
        </w:rPr>
      </w:pPr>
      <w:r w:rsidRPr="001C220C">
        <w:rPr>
          <w:noProof/>
          <w:lang w:val="en-US" w:eastAsia="en-US"/>
        </w:rPr>
        <w:drawing>
          <wp:inline distT="0" distB="0" distL="0" distR="0" wp14:anchorId="6F36791E" wp14:editId="17D163B2">
            <wp:extent cx="1430655" cy="16084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430655" cy="1608455"/>
                    </a:xfrm>
                    <a:prstGeom prst="rect">
                      <a:avLst/>
                    </a:prstGeom>
                    <a:noFill/>
                    <a:ln>
                      <a:noFill/>
                    </a:ln>
                  </pic:spPr>
                </pic:pic>
              </a:graphicData>
            </a:graphic>
          </wp:inline>
        </w:drawing>
      </w:r>
    </w:p>
    <w:p w14:paraId="05494134" w14:textId="056E49DC" w:rsidR="0004729E" w:rsidRPr="001C220C" w:rsidRDefault="00E30639" w:rsidP="00E30639">
      <w:pPr>
        <w:pStyle w:val="FIGURE-title"/>
        <w:rPr>
          <w:lang w:val="en-US"/>
        </w:rPr>
      </w:pPr>
      <w:bookmarkStart w:id="21150" w:name="_Toc162335111"/>
      <w:bookmarkStart w:id="21151" w:name="_Toc320178080"/>
      <w:bookmarkStart w:id="21152" w:name="_Toc478492578"/>
      <w:r>
        <w:rPr>
          <w:lang w:val="en-US"/>
        </w:rPr>
        <w:t xml:space="preserve">Figure </w:t>
      </w:r>
      <w:r w:rsidR="00837E02">
        <w:rPr>
          <w:lang w:val="en-US"/>
        </w:rPr>
        <w:t>C</w:t>
      </w:r>
      <w:r>
        <w:rPr>
          <w:lang w:val="en-US"/>
        </w:rPr>
        <w:t>.3 –</w:t>
      </w:r>
      <w:r w:rsidR="0004729E" w:rsidRPr="001C220C">
        <w:rPr>
          <w:lang w:val="en-US"/>
        </w:rPr>
        <w:t xml:space="preserve"> UML model for class and class properties</w:t>
      </w:r>
      <w:bookmarkEnd w:id="21150"/>
      <w:bookmarkEnd w:id="21151"/>
      <w:bookmarkEnd w:id="21152"/>
    </w:p>
    <w:p w14:paraId="66571572" w14:textId="77777777" w:rsidR="0004729E" w:rsidRPr="001C220C" w:rsidRDefault="0004729E" w:rsidP="0029062D">
      <w:pPr>
        <w:pStyle w:val="PARAGRAPH"/>
        <w:rPr>
          <w:lang w:val="en-US"/>
        </w:rPr>
      </w:pPr>
      <w:r w:rsidRPr="001C220C">
        <w:rPr>
          <w:lang w:val="en-US"/>
        </w:rPr>
        <w:t xml:space="preserve">This means that all the instances of </w:t>
      </w:r>
      <w:r w:rsidR="00E11658">
        <w:rPr>
          <w:lang w:val="en-US"/>
        </w:rPr>
        <w:t>p</w:t>
      </w:r>
      <w:r w:rsidRPr="001C220C">
        <w:rPr>
          <w:lang w:val="en-US"/>
        </w:rPr>
        <w:t>roperty will effectively describe attributes to the class. Each instance of the class will contain values for the attributes.</w:t>
      </w:r>
    </w:p>
    <w:p w14:paraId="35DEA10A" w14:textId="77777777" w:rsidR="0004729E" w:rsidRPr="001C220C" w:rsidRDefault="0004729E" w:rsidP="00E11658">
      <w:pPr>
        <w:pStyle w:val="PARAGRAPH"/>
        <w:rPr>
          <w:lang w:val="en-US"/>
        </w:rPr>
      </w:pPr>
      <w:r w:rsidRPr="001C220C">
        <w:rPr>
          <w:lang w:val="en-US"/>
        </w:rPr>
        <w:t xml:space="preserve">Certain attributes for </w:t>
      </w:r>
      <w:r w:rsidR="00E11658" w:rsidRPr="00E11658">
        <w:rPr>
          <w:i/>
          <w:lang w:val="en-US"/>
        </w:rPr>
        <w:t>person</w:t>
      </w:r>
      <w:r w:rsidR="00E11658" w:rsidRPr="001C220C">
        <w:rPr>
          <w:lang w:val="en-US"/>
        </w:rPr>
        <w:t xml:space="preserve"> as well as for </w:t>
      </w:r>
      <w:r w:rsidR="00E11658" w:rsidRPr="00E11658">
        <w:rPr>
          <w:i/>
          <w:lang w:val="en-US"/>
        </w:rPr>
        <w:t>personnel class</w:t>
      </w:r>
      <w:r w:rsidR="00E11658" w:rsidRPr="001C220C">
        <w:rPr>
          <w:lang w:val="en-US"/>
        </w:rPr>
        <w:t xml:space="preserve"> </w:t>
      </w:r>
      <w:r w:rsidRPr="001C220C">
        <w:rPr>
          <w:lang w:val="en-US"/>
        </w:rPr>
        <w:t>depend on the application, e.g., it might be useful to exchange info about a person’s date-of-birth in one application but not in another. To support application specific attributes</w:t>
      </w:r>
      <w:r w:rsidR="007E5333">
        <w:rPr>
          <w:lang w:val="en-US"/>
        </w:rPr>
        <w:t>,</w:t>
      </w:r>
      <w:r w:rsidRPr="001C220C">
        <w:rPr>
          <w:lang w:val="en-US"/>
        </w:rPr>
        <w:t xml:space="preserve"> the </w:t>
      </w:r>
      <w:r w:rsidR="00E11658" w:rsidRPr="00E11658">
        <w:rPr>
          <w:i/>
          <w:lang w:val="en-US"/>
        </w:rPr>
        <w:t>person property</w:t>
      </w:r>
      <w:r w:rsidR="00E11658" w:rsidRPr="001C220C">
        <w:rPr>
          <w:lang w:val="en-US"/>
        </w:rPr>
        <w:t xml:space="preserve"> or </w:t>
      </w:r>
      <w:r w:rsidR="00E11658" w:rsidRPr="00E11658">
        <w:rPr>
          <w:i/>
          <w:lang w:val="en-US"/>
        </w:rPr>
        <w:t>personnel class property</w:t>
      </w:r>
      <w:r w:rsidR="00E11658" w:rsidRPr="001C220C">
        <w:rPr>
          <w:lang w:val="en-US"/>
        </w:rPr>
        <w:t xml:space="preserve"> should be used. </w:t>
      </w:r>
      <w:r w:rsidR="00E11658">
        <w:rPr>
          <w:lang w:val="en-US"/>
        </w:rPr>
        <w:t>T</w:t>
      </w:r>
      <w:r w:rsidR="00E11658" w:rsidRPr="001C220C">
        <w:rPr>
          <w:lang w:val="en-US"/>
        </w:rPr>
        <w:t xml:space="preserve">he instances of the properties will define the attributes for the </w:t>
      </w:r>
      <w:r w:rsidR="00E11658" w:rsidRPr="00204564">
        <w:rPr>
          <w:i/>
          <w:lang w:val="en-US"/>
        </w:rPr>
        <w:t>person/personnel class</w:t>
      </w:r>
      <w:r w:rsidR="00E11658" w:rsidRPr="001C220C">
        <w:rPr>
          <w:lang w:val="en-US"/>
        </w:rPr>
        <w:t xml:space="preserve">. </w:t>
      </w:r>
      <w:r w:rsidR="00E11658">
        <w:rPr>
          <w:lang w:val="en-US"/>
        </w:rPr>
        <w:t>T</w:t>
      </w:r>
      <w:r w:rsidR="00E11658" w:rsidRPr="001C220C">
        <w:rPr>
          <w:lang w:val="en-US"/>
        </w:rPr>
        <w:t xml:space="preserve">he </w:t>
      </w:r>
      <w:r w:rsidRPr="001C220C">
        <w:rPr>
          <w:lang w:val="en-US"/>
        </w:rPr>
        <w:t xml:space="preserve">UML model says that there can be none, one or many properties linked to </w:t>
      </w:r>
      <w:r w:rsidR="00E11658" w:rsidRPr="00E11658">
        <w:rPr>
          <w:i/>
          <w:lang w:val="en-US"/>
        </w:rPr>
        <w:t>p</w:t>
      </w:r>
      <w:r w:rsidRPr="00E11658">
        <w:rPr>
          <w:i/>
          <w:lang w:val="en-US"/>
        </w:rPr>
        <w:t>erson/</w:t>
      </w:r>
      <w:r w:rsidR="00E11658" w:rsidRPr="00E11658">
        <w:rPr>
          <w:i/>
          <w:lang w:val="en-US"/>
        </w:rPr>
        <w:t>p</w:t>
      </w:r>
      <w:r w:rsidRPr="00E11658">
        <w:rPr>
          <w:i/>
          <w:lang w:val="en-US"/>
        </w:rPr>
        <w:t xml:space="preserve">ersonnel </w:t>
      </w:r>
      <w:r w:rsidR="00E11658" w:rsidRPr="00E11658">
        <w:rPr>
          <w:i/>
          <w:lang w:val="en-US"/>
        </w:rPr>
        <w:t>c</w:t>
      </w:r>
      <w:r w:rsidRPr="00E11658">
        <w:rPr>
          <w:i/>
          <w:lang w:val="en-US"/>
        </w:rPr>
        <w:t>lass</w:t>
      </w:r>
      <w:r w:rsidR="008558A5">
        <w:rPr>
          <w:lang w:val="en-US"/>
        </w:rPr>
        <w:t xml:space="preserve">. </w:t>
      </w:r>
    </w:p>
    <w:p w14:paraId="38D4C251" w14:textId="47A30A96" w:rsidR="0004729E" w:rsidRDefault="0004729E" w:rsidP="00E30639">
      <w:pPr>
        <w:pStyle w:val="PARAGRAPH"/>
        <w:rPr>
          <w:lang w:val="en-US"/>
        </w:rPr>
      </w:pPr>
      <w:r w:rsidRPr="001C220C">
        <w:rPr>
          <w:lang w:val="en-US"/>
        </w:rPr>
        <w:t xml:space="preserve">There is a class called </w:t>
      </w:r>
      <w:r w:rsidR="00E11658" w:rsidRPr="00E11658">
        <w:rPr>
          <w:i/>
          <w:lang w:val="en-US"/>
        </w:rPr>
        <w:t>p</w:t>
      </w:r>
      <w:r w:rsidRPr="00E11658">
        <w:rPr>
          <w:i/>
          <w:lang w:val="en-US"/>
        </w:rPr>
        <w:t xml:space="preserve">erson </w:t>
      </w:r>
      <w:r w:rsidR="00E11658" w:rsidRPr="00E11658">
        <w:rPr>
          <w:i/>
          <w:lang w:val="en-US"/>
        </w:rPr>
        <w:t>p</w:t>
      </w:r>
      <w:r w:rsidRPr="00E11658">
        <w:rPr>
          <w:i/>
          <w:lang w:val="en-US"/>
        </w:rPr>
        <w:t>roperty</w:t>
      </w:r>
      <w:r w:rsidRPr="001C220C">
        <w:rPr>
          <w:lang w:val="en-US"/>
        </w:rPr>
        <w:t xml:space="preserve">. Each property is uniquely defined by its </w:t>
      </w:r>
      <w:r w:rsidRPr="003F1189">
        <w:rPr>
          <w:i/>
          <w:lang w:val="en-US"/>
        </w:rPr>
        <w:t xml:space="preserve">ID, </w:t>
      </w:r>
      <w:r w:rsidR="003F1189">
        <w:rPr>
          <w:i/>
          <w:lang w:val="en-US"/>
        </w:rPr>
        <w:t>d</w:t>
      </w:r>
      <w:r w:rsidRPr="003F1189">
        <w:rPr>
          <w:i/>
          <w:lang w:val="en-US"/>
        </w:rPr>
        <w:t xml:space="preserve">escription, </w:t>
      </w:r>
      <w:r w:rsidR="003F1189">
        <w:rPr>
          <w:i/>
          <w:lang w:val="en-US"/>
        </w:rPr>
        <w:t>v</w:t>
      </w:r>
      <w:r w:rsidRPr="003F1189">
        <w:rPr>
          <w:i/>
          <w:lang w:val="en-US"/>
        </w:rPr>
        <w:t xml:space="preserve">alue </w:t>
      </w:r>
      <w:r w:rsidRPr="001C220C">
        <w:rPr>
          <w:lang w:val="en-US"/>
        </w:rPr>
        <w:t xml:space="preserve">and </w:t>
      </w:r>
      <w:r w:rsidR="003F1189" w:rsidRPr="009A00A0">
        <w:rPr>
          <w:i/>
          <w:lang w:val="en-US"/>
        </w:rPr>
        <w:t>v</w:t>
      </w:r>
      <w:r w:rsidRPr="009A00A0">
        <w:rPr>
          <w:i/>
          <w:lang w:val="en-US"/>
        </w:rPr>
        <w:t xml:space="preserve">alue </w:t>
      </w:r>
      <w:r w:rsidR="003F1189" w:rsidRPr="009A00A0">
        <w:rPr>
          <w:i/>
          <w:lang w:val="en-US"/>
        </w:rPr>
        <w:t>u</w:t>
      </w:r>
      <w:r w:rsidRPr="009A00A0">
        <w:rPr>
          <w:i/>
          <w:lang w:val="en-US"/>
        </w:rPr>
        <w:t xml:space="preserve">nit of </w:t>
      </w:r>
      <w:r w:rsidR="003F1189" w:rsidRPr="009A00A0">
        <w:rPr>
          <w:i/>
          <w:lang w:val="en-US"/>
        </w:rPr>
        <w:t>m</w:t>
      </w:r>
      <w:r w:rsidRPr="009A00A0">
        <w:rPr>
          <w:i/>
          <w:lang w:val="en-US"/>
        </w:rPr>
        <w:t>easure</w:t>
      </w:r>
      <w:r w:rsidRPr="001C220C">
        <w:rPr>
          <w:lang w:val="en-US"/>
        </w:rPr>
        <w:t xml:space="preserve">, as shown in Figure </w:t>
      </w:r>
      <w:r w:rsidR="00837E02">
        <w:rPr>
          <w:lang w:val="en-US"/>
        </w:rPr>
        <w:t>C</w:t>
      </w:r>
      <w:r w:rsidR="00E30639">
        <w:rPr>
          <w:lang w:val="en-US"/>
        </w:rPr>
        <w:t>.</w:t>
      </w:r>
      <w:r w:rsidRPr="001C220C">
        <w:rPr>
          <w:lang w:val="en-US"/>
        </w:rPr>
        <w:t>4.</w:t>
      </w:r>
    </w:p>
    <w:p w14:paraId="552F746B" w14:textId="77777777" w:rsidR="00802CBC" w:rsidRPr="001C220C" w:rsidRDefault="00802CBC" w:rsidP="00802CBC">
      <w:pPr>
        <w:pStyle w:val="PARAGRAPH"/>
        <w:rPr>
          <w:lang w:val="en-US"/>
        </w:rPr>
      </w:pPr>
    </w:p>
    <w:p w14:paraId="1892024B" w14:textId="77777777" w:rsidR="0004729E" w:rsidRPr="001C220C" w:rsidRDefault="00D81887" w:rsidP="00E30639">
      <w:pPr>
        <w:pStyle w:val="PARAGRAPH"/>
        <w:jc w:val="center"/>
        <w:rPr>
          <w:lang w:val="en-US"/>
        </w:rPr>
      </w:pPr>
      <w:r w:rsidRPr="001C220C">
        <w:rPr>
          <w:noProof/>
          <w:lang w:val="en-US" w:eastAsia="en-US"/>
        </w:rPr>
        <w:drawing>
          <wp:inline distT="0" distB="0" distL="0" distR="0" wp14:anchorId="56EA5770" wp14:editId="7729513B">
            <wp:extent cx="1261745" cy="87185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261745" cy="871855"/>
                    </a:xfrm>
                    <a:prstGeom prst="rect">
                      <a:avLst/>
                    </a:prstGeom>
                    <a:noFill/>
                    <a:ln>
                      <a:noFill/>
                    </a:ln>
                  </pic:spPr>
                </pic:pic>
              </a:graphicData>
            </a:graphic>
          </wp:inline>
        </w:drawing>
      </w:r>
    </w:p>
    <w:p w14:paraId="346EAD6C" w14:textId="3B456FE8" w:rsidR="0004729E" w:rsidRPr="001C220C" w:rsidRDefault="00E30639" w:rsidP="00E30639">
      <w:pPr>
        <w:pStyle w:val="FIGURE-title"/>
        <w:rPr>
          <w:lang w:val="en-US"/>
        </w:rPr>
      </w:pPr>
      <w:bookmarkStart w:id="21153" w:name="_Toc162335112"/>
      <w:bookmarkStart w:id="21154" w:name="_Toc320178081"/>
      <w:bookmarkStart w:id="21155" w:name="_Toc478492579"/>
      <w:r>
        <w:rPr>
          <w:lang w:val="en-US"/>
        </w:rPr>
        <w:t xml:space="preserve">Figure </w:t>
      </w:r>
      <w:r w:rsidR="00837E02">
        <w:rPr>
          <w:lang w:val="en-US"/>
        </w:rPr>
        <w:t>C</w:t>
      </w:r>
      <w:r>
        <w:rPr>
          <w:lang w:val="en-US"/>
        </w:rPr>
        <w:t>.4 –</w:t>
      </w:r>
      <w:r w:rsidR="0004729E" w:rsidRPr="001C220C">
        <w:rPr>
          <w:lang w:val="en-US"/>
        </w:rPr>
        <w:t xml:space="preserve"> Class property</w:t>
      </w:r>
      <w:bookmarkEnd w:id="21153"/>
      <w:bookmarkEnd w:id="21154"/>
      <w:bookmarkEnd w:id="21155"/>
    </w:p>
    <w:p w14:paraId="14FFC83A" w14:textId="7732F4D3" w:rsidR="0004729E" w:rsidRPr="001C220C" w:rsidRDefault="0004729E" w:rsidP="0029062D">
      <w:pPr>
        <w:pStyle w:val="PARAGRAPH"/>
        <w:rPr>
          <w:lang w:val="en-US"/>
        </w:rPr>
      </w:pPr>
      <w:r w:rsidRPr="001C220C">
        <w:rPr>
          <w:lang w:val="en-US"/>
        </w:rPr>
        <w:t>The class can have fo</w:t>
      </w:r>
      <w:r w:rsidR="00C71D3D">
        <w:rPr>
          <w:lang w:val="en-US"/>
        </w:rPr>
        <w:t>u</w:t>
      </w:r>
      <w:r w:rsidRPr="001C220C">
        <w:rPr>
          <w:lang w:val="en-US"/>
        </w:rPr>
        <w:t xml:space="preserve">r instances, two for the date of birth, one for John and one for Lou, and two for shoe sizes, one for John and one for Lou, as shown in Figure </w:t>
      </w:r>
      <w:r w:rsidR="00837E02">
        <w:rPr>
          <w:lang w:val="en-US"/>
        </w:rPr>
        <w:t>C</w:t>
      </w:r>
      <w:r w:rsidR="00E30639">
        <w:rPr>
          <w:lang w:val="en-US"/>
        </w:rPr>
        <w:t>.</w:t>
      </w:r>
      <w:r w:rsidRPr="001C220C">
        <w:rPr>
          <w:lang w:val="en-US"/>
        </w:rPr>
        <w:t xml:space="preserve">5. </w:t>
      </w:r>
    </w:p>
    <w:p w14:paraId="33B11131" w14:textId="77777777" w:rsidR="0004729E" w:rsidRPr="001C220C" w:rsidRDefault="00D81887" w:rsidP="00E30639">
      <w:pPr>
        <w:pStyle w:val="PARAGRAPH"/>
        <w:jc w:val="center"/>
        <w:rPr>
          <w:lang w:val="en-US"/>
        </w:rPr>
      </w:pPr>
      <w:r w:rsidRPr="001C220C">
        <w:rPr>
          <w:noProof/>
          <w:lang w:val="en-US" w:eastAsia="en-US"/>
        </w:rPr>
        <w:drawing>
          <wp:inline distT="0" distB="0" distL="0" distR="0" wp14:anchorId="071E33B5" wp14:editId="2CB25031">
            <wp:extent cx="4572000" cy="2235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572000" cy="2235200"/>
                    </a:xfrm>
                    <a:prstGeom prst="rect">
                      <a:avLst/>
                    </a:prstGeom>
                    <a:noFill/>
                    <a:ln>
                      <a:noFill/>
                    </a:ln>
                  </pic:spPr>
                </pic:pic>
              </a:graphicData>
            </a:graphic>
          </wp:inline>
        </w:drawing>
      </w:r>
    </w:p>
    <w:p w14:paraId="2AED6084" w14:textId="44E85EE7" w:rsidR="0004729E" w:rsidRPr="001C220C" w:rsidRDefault="00E30639" w:rsidP="00E30639">
      <w:pPr>
        <w:pStyle w:val="FIGURE-title"/>
        <w:rPr>
          <w:lang w:val="en-US"/>
        </w:rPr>
      </w:pPr>
      <w:bookmarkStart w:id="21156" w:name="_Toc162335113"/>
      <w:bookmarkStart w:id="21157" w:name="_Toc320178082"/>
      <w:bookmarkStart w:id="21158" w:name="_Toc478492580"/>
      <w:r>
        <w:rPr>
          <w:lang w:val="en-US"/>
        </w:rPr>
        <w:t xml:space="preserve">Figure </w:t>
      </w:r>
      <w:r w:rsidR="00837E02">
        <w:rPr>
          <w:lang w:val="en-US"/>
        </w:rPr>
        <w:t>C</w:t>
      </w:r>
      <w:r>
        <w:rPr>
          <w:lang w:val="en-US"/>
        </w:rPr>
        <w:t>.5 –</w:t>
      </w:r>
      <w:r w:rsidR="0004729E" w:rsidRPr="001C220C">
        <w:rPr>
          <w:lang w:val="en-US"/>
        </w:rPr>
        <w:t xml:space="preserve"> Instances of a person properties</w:t>
      </w:r>
      <w:bookmarkEnd w:id="21156"/>
      <w:bookmarkEnd w:id="21157"/>
      <w:bookmarkEnd w:id="21158"/>
    </w:p>
    <w:p w14:paraId="6F9C6804" w14:textId="6533A95E" w:rsidR="0004729E" w:rsidRPr="001C220C" w:rsidRDefault="0004729E" w:rsidP="00E30639">
      <w:pPr>
        <w:pStyle w:val="PARAGRAPH"/>
        <w:rPr>
          <w:lang w:val="en-US"/>
        </w:rPr>
      </w:pPr>
      <w:r w:rsidRPr="001C220C">
        <w:rPr>
          <w:lang w:val="en-US"/>
        </w:rPr>
        <w:t xml:space="preserve">This means that each </w:t>
      </w:r>
      <w:r w:rsidR="00E11658" w:rsidRPr="00E11658">
        <w:rPr>
          <w:i/>
          <w:lang w:val="en-US"/>
        </w:rPr>
        <w:t>p</w:t>
      </w:r>
      <w:r w:rsidRPr="00E11658">
        <w:rPr>
          <w:i/>
          <w:lang w:val="en-US"/>
        </w:rPr>
        <w:t>erson</w:t>
      </w:r>
      <w:r w:rsidRPr="001C220C">
        <w:rPr>
          <w:lang w:val="en-US"/>
        </w:rPr>
        <w:t xml:space="preserve"> (instance) will have info about its properties, as shown in </w:t>
      </w:r>
      <w:r w:rsidR="00E30639">
        <w:rPr>
          <w:lang w:val="en-US"/>
        </w:rPr>
        <w:br/>
      </w:r>
      <w:r w:rsidRPr="001C220C">
        <w:rPr>
          <w:lang w:val="en-US"/>
        </w:rPr>
        <w:t xml:space="preserve">Figure </w:t>
      </w:r>
      <w:r w:rsidR="00837E02">
        <w:rPr>
          <w:lang w:val="en-US"/>
        </w:rPr>
        <w:t>C</w:t>
      </w:r>
      <w:r w:rsidR="00E30639">
        <w:rPr>
          <w:lang w:val="en-US"/>
        </w:rPr>
        <w:t>.</w:t>
      </w:r>
      <w:r w:rsidRPr="001C220C">
        <w:rPr>
          <w:lang w:val="en-US"/>
        </w:rPr>
        <w:t>6.</w:t>
      </w:r>
    </w:p>
    <w:p w14:paraId="5E4F46E8" w14:textId="77777777" w:rsidR="0004729E" w:rsidRPr="001C220C" w:rsidRDefault="00D81887" w:rsidP="00E30639">
      <w:pPr>
        <w:pStyle w:val="PARAGRAPH"/>
        <w:jc w:val="center"/>
        <w:rPr>
          <w:lang w:val="en-US"/>
        </w:rPr>
      </w:pPr>
      <w:r w:rsidRPr="001C220C">
        <w:rPr>
          <w:noProof/>
          <w:lang w:val="en-US" w:eastAsia="en-US"/>
        </w:rPr>
        <w:drawing>
          <wp:inline distT="0" distB="0" distL="0" distR="0" wp14:anchorId="4FBB2C6F" wp14:editId="5AA486D9">
            <wp:extent cx="4572000" cy="2819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572000" cy="2819400"/>
                    </a:xfrm>
                    <a:prstGeom prst="rect">
                      <a:avLst/>
                    </a:prstGeom>
                    <a:noFill/>
                    <a:ln>
                      <a:noFill/>
                    </a:ln>
                  </pic:spPr>
                </pic:pic>
              </a:graphicData>
            </a:graphic>
          </wp:inline>
        </w:drawing>
      </w:r>
    </w:p>
    <w:p w14:paraId="22600A06" w14:textId="2049936E" w:rsidR="0004729E" w:rsidRPr="001C220C" w:rsidRDefault="00E30639" w:rsidP="00E30639">
      <w:pPr>
        <w:pStyle w:val="FIGURE-title"/>
        <w:rPr>
          <w:lang w:val="en-US"/>
        </w:rPr>
      </w:pPr>
      <w:bookmarkStart w:id="21159" w:name="_Toc162335114"/>
      <w:bookmarkStart w:id="21160" w:name="_Toc320178083"/>
      <w:bookmarkStart w:id="21161" w:name="_Toc478492581"/>
      <w:r>
        <w:rPr>
          <w:lang w:val="en-US"/>
        </w:rPr>
        <w:t xml:space="preserve">Figure </w:t>
      </w:r>
      <w:r w:rsidR="00837E02">
        <w:rPr>
          <w:lang w:val="en-US"/>
        </w:rPr>
        <w:t>C</w:t>
      </w:r>
      <w:r>
        <w:rPr>
          <w:lang w:val="en-US"/>
        </w:rPr>
        <w:t>.6 –</w:t>
      </w:r>
      <w:r w:rsidR="0004729E" w:rsidRPr="001C220C">
        <w:rPr>
          <w:lang w:val="en-US"/>
        </w:rPr>
        <w:t xml:space="preserve"> Instances of person and person properties</w:t>
      </w:r>
      <w:bookmarkEnd w:id="21159"/>
      <w:bookmarkEnd w:id="21160"/>
      <w:bookmarkEnd w:id="21161"/>
    </w:p>
    <w:p w14:paraId="596D568E" w14:textId="77777777" w:rsidR="0004729E" w:rsidRPr="001C220C" w:rsidRDefault="0004729E" w:rsidP="00E30639">
      <w:pPr>
        <w:pStyle w:val="PARAGRAPH"/>
        <w:rPr>
          <w:lang w:val="en-US"/>
        </w:rPr>
      </w:pPr>
      <w:r w:rsidRPr="001C220C">
        <w:rPr>
          <w:lang w:val="en-US"/>
        </w:rPr>
        <w:t xml:space="preserve">It is important to note that the classes </w:t>
      </w:r>
      <w:r w:rsidR="003641D0">
        <w:rPr>
          <w:lang w:val="en-US"/>
        </w:rPr>
        <w:t xml:space="preserve">will have to </w:t>
      </w:r>
      <w:r w:rsidRPr="001C220C">
        <w:rPr>
          <w:lang w:val="en-US"/>
        </w:rPr>
        <w:t>be defined within a product as well as support within a product to create and manipulate instances. However, the specific instances created will depend on the application</w:t>
      </w:r>
      <w:r w:rsidR="008558A5">
        <w:rPr>
          <w:lang w:val="en-US"/>
        </w:rPr>
        <w:t xml:space="preserve">. </w:t>
      </w:r>
    </w:p>
    <w:p w14:paraId="529E5F46" w14:textId="77777777" w:rsidR="0004729E" w:rsidRPr="00383EB3" w:rsidRDefault="0004729E" w:rsidP="00682689">
      <w:pPr>
        <w:pStyle w:val="ANNEX-heading1"/>
      </w:pPr>
      <w:bookmarkStart w:id="21162" w:name="_Toc478492249"/>
      <w:r w:rsidRPr="00383EB3">
        <w:t>Application of the standard</w:t>
      </w:r>
      <w:bookmarkEnd w:id="21162"/>
    </w:p>
    <w:p w14:paraId="20B9EA88" w14:textId="77777777" w:rsidR="0004729E" w:rsidRPr="001C220C" w:rsidRDefault="0004729E" w:rsidP="0029062D">
      <w:pPr>
        <w:pStyle w:val="PARAGRAPH"/>
        <w:rPr>
          <w:lang w:val="en-US"/>
        </w:rPr>
      </w:pPr>
      <w:r w:rsidRPr="001C220C">
        <w:rPr>
          <w:lang w:val="en-US"/>
        </w:rPr>
        <w:t xml:space="preserve">When designing or creating </w:t>
      </w:r>
      <w:r w:rsidR="00E11658" w:rsidRPr="001C220C">
        <w:rPr>
          <w:lang w:val="en-US"/>
        </w:rPr>
        <w:t xml:space="preserve">a system that implements the standard, one </w:t>
      </w:r>
      <w:r w:rsidR="003641D0">
        <w:rPr>
          <w:lang w:val="en-US"/>
        </w:rPr>
        <w:t>will need to</w:t>
      </w:r>
      <w:r w:rsidR="00104F3A" w:rsidRPr="001C220C">
        <w:rPr>
          <w:lang w:val="en-US"/>
        </w:rPr>
        <w:t xml:space="preserve"> </w:t>
      </w:r>
      <w:r w:rsidR="00E11658" w:rsidRPr="001C220C">
        <w:rPr>
          <w:lang w:val="en-US"/>
        </w:rPr>
        <w:t xml:space="preserve">make sure that the system supports the classes needed (e.g. </w:t>
      </w:r>
      <w:r w:rsidR="00E11658" w:rsidRPr="00E11658">
        <w:rPr>
          <w:i/>
          <w:lang w:val="en-US"/>
        </w:rPr>
        <w:t>person, personnel class, person property, personnel class property</w:t>
      </w:r>
      <w:r w:rsidR="00E11658" w:rsidRPr="001C220C">
        <w:rPr>
          <w:lang w:val="en-US"/>
        </w:rPr>
        <w:t xml:space="preserve"> etc</w:t>
      </w:r>
      <w:r w:rsidR="003F1189">
        <w:rPr>
          <w:lang w:val="en-US"/>
        </w:rPr>
        <w:t>.</w:t>
      </w:r>
      <w:r w:rsidR="00E11658" w:rsidRPr="001C220C">
        <w:rPr>
          <w:lang w:val="en-US"/>
        </w:rPr>
        <w:t>)</w:t>
      </w:r>
      <w:r w:rsidR="00E11658">
        <w:rPr>
          <w:lang w:val="en-US"/>
        </w:rPr>
        <w:t xml:space="preserve">. </w:t>
      </w:r>
      <w:r w:rsidR="002216F6">
        <w:rPr>
          <w:lang w:val="en-US"/>
        </w:rPr>
        <w:t>T</w:t>
      </w:r>
      <w:r w:rsidR="00E11658" w:rsidRPr="001C220C">
        <w:rPr>
          <w:lang w:val="en-US"/>
        </w:rPr>
        <w:t xml:space="preserve">o completely comply with the standard all classes defined in the standard should be supported in the </w:t>
      </w:r>
      <w:r w:rsidRPr="001C220C">
        <w:rPr>
          <w:lang w:val="en-US"/>
        </w:rPr>
        <w:t>system.</w:t>
      </w:r>
    </w:p>
    <w:p w14:paraId="17671EAD" w14:textId="77777777" w:rsidR="0004729E" w:rsidRPr="001C220C" w:rsidRDefault="0004729E" w:rsidP="0029062D">
      <w:pPr>
        <w:pStyle w:val="PARAGRAPH"/>
        <w:rPr>
          <w:lang w:val="en-US"/>
        </w:rPr>
      </w:pPr>
      <w:r w:rsidRPr="001C220C">
        <w:rPr>
          <w:lang w:val="en-US"/>
        </w:rPr>
        <w:t xml:space="preserve">Before the systems are put in execution mode it has to be decided what properties the classes should have (i.e., what instances </w:t>
      </w:r>
      <w:r w:rsidR="00E11658" w:rsidRPr="001C220C">
        <w:rPr>
          <w:lang w:val="en-US"/>
        </w:rPr>
        <w:t xml:space="preserve">the property class </w:t>
      </w:r>
      <w:r w:rsidRPr="001C220C">
        <w:rPr>
          <w:lang w:val="en-US"/>
        </w:rPr>
        <w:t>should have). Of course, only the properties that need to be exchanged between the systems have to be decided. The reasons this has to be decided include</w:t>
      </w:r>
      <w:r w:rsidR="00182E10">
        <w:rPr>
          <w:lang w:val="en-US"/>
        </w:rPr>
        <w:t>.</w:t>
      </w:r>
    </w:p>
    <w:p w14:paraId="6A10A052" w14:textId="77777777" w:rsidR="0004729E" w:rsidRPr="001C220C" w:rsidRDefault="0004729E" w:rsidP="0029062D">
      <w:pPr>
        <w:pStyle w:val="ListBullet"/>
        <w:rPr>
          <w:lang w:val="en-US"/>
        </w:rPr>
      </w:pPr>
      <w:r w:rsidRPr="001C220C">
        <w:rPr>
          <w:lang w:val="en-US"/>
        </w:rPr>
        <w:t>Due to the internal structure of databases, some databases cannot be enlarged during execution mode, and therefore it needs to know in advance what properties should be supported</w:t>
      </w:r>
      <w:r w:rsidR="00383EB3">
        <w:rPr>
          <w:lang w:val="en-US"/>
        </w:rPr>
        <w:t>.</w:t>
      </w:r>
    </w:p>
    <w:p w14:paraId="1AE362F3" w14:textId="77777777" w:rsidR="0004729E" w:rsidRPr="001C220C" w:rsidRDefault="0004729E" w:rsidP="0029062D">
      <w:pPr>
        <w:pStyle w:val="ListBullet"/>
        <w:rPr>
          <w:lang w:val="en-US"/>
        </w:rPr>
      </w:pPr>
      <w:r w:rsidRPr="001C220C">
        <w:rPr>
          <w:lang w:val="en-US"/>
        </w:rPr>
        <w:t>Different systems might have different constraints on the naming of the properties e.g., a maximum length of property-name, the usage of upper and lower case letters.</w:t>
      </w:r>
    </w:p>
    <w:p w14:paraId="2057D31B" w14:textId="77777777" w:rsidR="0004729E" w:rsidRPr="001C220C" w:rsidRDefault="0004729E" w:rsidP="0029062D">
      <w:pPr>
        <w:pStyle w:val="ListBullet"/>
        <w:rPr>
          <w:lang w:val="en-US"/>
        </w:rPr>
      </w:pPr>
      <w:r w:rsidRPr="001C220C">
        <w:rPr>
          <w:lang w:val="en-US"/>
        </w:rPr>
        <w:t>Different systems might be developed in different languages, e.g., in one system all properties are presented in French, whereas in another one, the properties are presented in English.</w:t>
      </w:r>
    </w:p>
    <w:p w14:paraId="644A6994" w14:textId="77777777" w:rsidR="0004729E" w:rsidRPr="001C220C" w:rsidRDefault="0004729E" w:rsidP="0029062D">
      <w:pPr>
        <w:pStyle w:val="PARAGRAPH"/>
        <w:rPr>
          <w:lang w:val="en-US"/>
        </w:rPr>
      </w:pPr>
      <w:r w:rsidRPr="001C220C">
        <w:rPr>
          <w:lang w:val="en-US"/>
        </w:rPr>
        <w:t xml:space="preserve">During execution, data regarding the instances can be exchanged. The data exchanged can be </w:t>
      </w:r>
      <w:r w:rsidR="0015567C">
        <w:rPr>
          <w:lang w:val="en-US"/>
        </w:rPr>
        <w:t>implemented</w:t>
      </w:r>
      <w:r w:rsidR="0015567C" w:rsidRPr="001C220C">
        <w:rPr>
          <w:lang w:val="en-US"/>
        </w:rPr>
        <w:t xml:space="preserve"> </w:t>
      </w:r>
      <w:r w:rsidRPr="001C220C">
        <w:rPr>
          <w:lang w:val="en-US"/>
        </w:rPr>
        <w:t xml:space="preserve">in many different </w:t>
      </w:r>
      <w:r w:rsidR="0015567C">
        <w:rPr>
          <w:lang w:val="en-US"/>
        </w:rPr>
        <w:t>forms</w:t>
      </w:r>
      <w:r w:rsidRPr="001C220C">
        <w:rPr>
          <w:lang w:val="en-US"/>
        </w:rPr>
        <w:t>. One possibility is through databases, another possibility is through XML and XML schemas that have been developed in accordance with the models</w:t>
      </w:r>
      <w:r w:rsidR="00D54B6E" w:rsidRPr="001C220C">
        <w:rPr>
          <w:lang w:val="en-US"/>
        </w:rPr>
        <w:t xml:space="preserve"> of this standard</w:t>
      </w:r>
      <w:r w:rsidRPr="001C220C">
        <w:rPr>
          <w:lang w:val="en-US"/>
        </w:rPr>
        <w:t xml:space="preserve">. </w:t>
      </w:r>
    </w:p>
    <w:p w14:paraId="15C14A81" w14:textId="77777777" w:rsidR="0004729E" w:rsidRPr="001C220C" w:rsidRDefault="0004729E" w:rsidP="00682689">
      <w:pPr>
        <w:pStyle w:val="ANNEX-heading1"/>
      </w:pPr>
      <w:bookmarkStart w:id="21163" w:name="_Toc478492250"/>
      <w:r w:rsidRPr="001C220C">
        <w:t>Database mapping of the models</w:t>
      </w:r>
      <w:bookmarkEnd w:id="21163"/>
    </w:p>
    <w:p w14:paraId="3353F461" w14:textId="3CE4E359" w:rsidR="0004729E" w:rsidRPr="001C220C" w:rsidRDefault="0004729E" w:rsidP="00E30639">
      <w:pPr>
        <w:pStyle w:val="PARAGRAPH"/>
        <w:rPr>
          <w:lang w:val="en-US"/>
        </w:rPr>
      </w:pPr>
      <w:r w:rsidRPr="001C220C">
        <w:rPr>
          <w:lang w:val="en-US"/>
        </w:rPr>
        <w:t>If a database is used for data exchange, then there are many different ways of structuring the database</w:t>
      </w:r>
      <w:r w:rsidR="008558A5">
        <w:rPr>
          <w:lang w:val="en-US"/>
        </w:rPr>
        <w:t xml:space="preserve">. </w:t>
      </w:r>
      <w:r w:rsidRPr="001C220C">
        <w:rPr>
          <w:lang w:val="en-US"/>
        </w:rPr>
        <w:t xml:space="preserve">Tables </w:t>
      </w:r>
      <w:r w:rsidR="00E11040">
        <w:rPr>
          <w:lang w:val="en-US"/>
        </w:rPr>
        <w:t>C</w:t>
      </w:r>
      <w:r w:rsidR="00E30639">
        <w:rPr>
          <w:lang w:val="en-US"/>
        </w:rPr>
        <w:t>.</w:t>
      </w:r>
      <w:r w:rsidRPr="001C220C">
        <w:rPr>
          <w:lang w:val="en-US"/>
        </w:rPr>
        <w:t xml:space="preserve">2 and </w:t>
      </w:r>
      <w:r w:rsidR="00E11040">
        <w:rPr>
          <w:lang w:val="en-US"/>
        </w:rPr>
        <w:t>C</w:t>
      </w:r>
      <w:r w:rsidR="00E30639">
        <w:rPr>
          <w:lang w:val="en-US"/>
        </w:rPr>
        <w:t>.</w:t>
      </w:r>
      <w:r w:rsidRPr="001C220C">
        <w:rPr>
          <w:lang w:val="en-US"/>
        </w:rPr>
        <w:t>3 are included as examples of a data base structure that can be used to contain the data</w:t>
      </w:r>
      <w:r w:rsidR="008558A5">
        <w:rPr>
          <w:lang w:val="en-US"/>
        </w:rPr>
        <w:t xml:space="preserve">. </w:t>
      </w:r>
      <w:r w:rsidRPr="001C220C">
        <w:rPr>
          <w:lang w:val="en-US"/>
        </w:rPr>
        <w:t xml:space="preserve">The attribute “Key” indicates a unique value that </w:t>
      </w:r>
      <w:r w:rsidR="00DE2E9A">
        <w:rPr>
          <w:lang w:val="en-US"/>
        </w:rPr>
        <w:t xml:space="preserve">can </w:t>
      </w:r>
      <w:r w:rsidRPr="001C220C">
        <w:rPr>
          <w:lang w:val="en-US"/>
        </w:rPr>
        <w:t>be required for relational integrity.</w:t>
      </w:r>
    </w:p>
    <w:p w14:paraId="36D30BF3" w14:textId="23992B3D" w:rsidR="0004729E" w:rsidRPr="001C220C" w:rsidRDefault="00947EF5" w:rsidP="00947EF5">
      <w:pPr>
        <w:pStyle w:val="TABLE-title"/>
        <w:rPr>
          <w:lang w:val="en-US"/>
        </w:rPr>
      </w:pPr>
      <w:bookmarkStart w:id="21164" w:name="_Toc320178499"/>
      <w:bookmarkStart w:id="21165" w:name="_Toc478492542"/>
      <w:r>
        <w:rPr>
          <w:lang w:val="en-US"/>
        </w:rPr>
        <w:t xml:space="preserve">Table </w:t>
      </w:r>
      <w:r w:rsidR="00E11040">
        <w:rPr>
          <w:lang w:val="en-US"/>
        </w:rPr>
        <w:t>C</w:t>
      </w:r>
      <w:r>
        <w:rPr>
          <w:lang w:val="en-US"/>
        </w:rPr>
        <w:t>.</w:t>
      </w:r>
      <w:r w:rsidR="0004729E" w:rsidRPr="001C220C">
        <w:rPr>
          <w:lang w:val="en-US"/>
        </w:rPr>
        <w:t xml:space="preserve">2 </w:t>
      </w:r>
      <w:r>
        <w:rPr>
          <w:lang w:val="en-US"/>
        </w:rPr>
        <w:t xml:space="preserve">– </w:t>
      </w:r>
      <w:r w:rsidR="0004729E" w:rsidRPr="001C220C">
        <w:rPr>
          <w:lang w:val="en-US"/>
        </w:rPr>
        <w:t>Database structure for person</w:t>
      </w:r>
      <w:bookmarkEnd w:id="21164"/>
      <w:bookmarkEnd w:id="21165"/>
      <w:r w:rsidR="0004729E" w:rsidRPr="001C220C">
        <w:rPr>
          <w:lang w:val="en-US"/>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40"/>
        <w:gridCol w:w="2841"/>
        <w:gridCol w:w="2841"/>
      </w:tblGrid>
      <w:tr w:rsidR="0004729E" w:rsidRPr="001C220C" w14:paraId="598BC278" w14:textId="77777777" w:rsidTr="00947EF5">
        <w:trPr>
          <w:trHeight w:val="323"/>
          <w:jc w:val="center"/>
        </w:trPr>
        <w:tc>
          <w:tcPr>
            <w:tcW w:w="8522" w:type="dxa"/>
            <w:gridSpan w:val="3"/>
            <w:shd w:val="clear" w:color="auto" w:fill="E0E0E0"/>
          </w:tcPr>
          <w:p w14:paraId="597E3388" w14:textId="77777777" w:rsidR="0004729E" w:rsidRPr="001C220C" w:rsidRDefault="0004729E" w:rsidP="00947EF5">
            <w:pPr>
              <w:pStyle w:val="TABLE-col-heading"/>
              <w:rPr>
                <w:lang w:val="en-US"/>
              </w:rPr>
            </w:pPr>
            <w:r w:rsidRPr="001C220C">
              <w:rPr>
                <w:lang w:val="en-US"/>
              </w:rPr>
              <w:t>TABLE: Person</w:t>
            </w:r>
          </w:p>
        </w:tc>
      </w:tr>
      <w:tr w:rsidR="0004729E" w:rsidRPr="001C220C" w14:paraId="59D7C33D" w14:textId="77777777" w:rsidTr="00947EF5">
        <w:trPr>
          <w:jc w:val="center"/>
        </w:trPr>
        <w:tc>
          <w:tcPr>
            <w:tcW w:w="2840" w:type="dxa"/>
            <w:shd w:val="clear" w:color="auto" w:fill="E0E0E0"/>
          </w:tcPr>
          <w:p w14:paraId="61B05C2B" w14:textId="77777777" w:rsidR="0004729E" w:rsidRPr="001C220C" w:rsidRDefault="0004729E" w:rsidP="00947EF5">
            <w:pPr>
              <w:pStyle w:val="TABLE-col-heading"/>
              <w:rPr>
                <w:lang w:val="en-US"/>
              </w:rPr>
            </w:pPr>
            <w:r w:rsidRPr="001C220C">
              <w:rPr>
                <w:lang w:val="en-US"/>
              </w:rPr>
              <w:t>ID</w:t>
            </w:r>
          </w:p>
        </w:tc>
        <w:tc>
          <w:tcPr>
            <w:tcW w:w="2841" w:type="dxa"/>
            <w:shd w:val="clear" w:color="auto" w:fill="E0E0E0"/>
          </w:tcPr>
          <w:p w14:paraId="45CCD103" w14:textId="77777777" w:rsidR="0004729E" w:rsidRPr="001C220C" w:rsidRDefault="0004729E" w:rsidP="00947EF5">
            <w:pPr>
              <w:pStyle w:val="TABLE-col-heading"/>
              <w:rPr>
                <w:lang w:val="en-US"/>
              </w:rPr>
            </w:pPr>
            <w:r w:rsidRPr="001C220C">
              <w:rPr>
                <w:lang w:val="en-US"/>
              </w:rPr>
              <w:t>Description</w:t>
            </w:r>
          </w:p>
        </w:tc>
        <w:tc>
          <w:tcPr>
            <w:tcW w:w="2841" w:type="dxa"/>
            <w:shd w:val="clear" w:color="auto" w:fill="E0E0E0"/>
          </w:tcPr>
          <w:p w14:paraId="5D7B2F70" w14:textId="77777777" w:rsidR="0004729E" w:rsidRPr="001C220C" w:rsidRDefault="0004729E" w:rsidP="00947EF5">
            <w:pPr>
              <w:pStyle w:val="TABLE-col-heading"/>
              <w:rPr>
                <w:lang w:val="en-US"/>
              </w:rPr>
            </w:pPr>
            <w:r w:rsidRPr="001C220C">
              <w:rPr>
                <w:lang w:val="en-US"/>
              </w:rPr>
              <w:t>Name</w:t>
            </w:r>
          </w:p>
        </w:tc>
      </w:tr>
      <w:tr w:rsidR="0004729E" w:rsidRPr="001C220C" w14:paraId="1CD2C771" w14:textId="77777777" w:rsidTr="00947EF5">
        <w:trPr>
          <w:jc w:val="center"/>
        </w:trPr>
        <w:tc>
          <w:tcPr>
            <w:tcW w:w="2840" w:type="dxa"/>
          </w:tcPr>
          <w:p w14:paraId="4569D60C" w14:textId="77777777" w:rsidR="0004729E" w:rsidRPr="001C220C" w:rsidRDefault="0004729E" w:rsidP="00947EF5">
            <w:pPr>
              <w:pStyle w:val="TABLE-cell"/>
              <w:rPr>
                <w:lang w:val="en-US"/>
              </w:rPr>
            </w:pPr>
          </w:p>
        </w:tc>
        <w:tc>
          <w:tcPr>
            <w:tcW w:w="2841" w:type="dxa"/>
          </w:tcPr>
          <w:p w14:paraId="084570DD" w14:textId="77777777" w:rsidR="0004729E" w:rsidRPr="001C220C" w:rsidRDefault="0004729E" w:rsidP="00947EF5">
            <w:pPr>
              <w:pStyle w:val="TABLE-cell"/>
              <w:rPr>
                <w:lang w:val="en-US"/>
              </w:rPr>
            </w:pPr>
          </w:p>
        </w:tc>
        <w:tc>
          <w:tcPr>
            <w:tcW w:w="2841" w:type="dxa"/>
          </w:tcPr>
          <w:p w14:paraId="6B079457" w14:textId="77777777" w:rsidR="0004729E" w:rsidRPr="001C220C" w:rsidRDefault="0004729E" w:rsidP="00947EF5">
            <w:pPr>
              <w:pStyle w:val="TABLE-cell"/>
              <w:rPr>
                <w:lang w:val="en-US"/>
              </w:rPr>
            </w:pPr>
          </w:p>
        </w:tc>
      </w:tr>
      <w:tr w:rsidR="0004729E" w:rsidRPr="001C220C" w14:paraId="55CDBBBC" w14:textId="77777777" w:rsidTr="00947EF5">
        <w:trPr>
          <w:jc w:val="center"/>
        </w:trPr>
        <w:tc>
          <w:tcPr>
            <w:tcW w:w="2840" w:type="dxa"/>
          </w:tcPr>
          <w:p w14:paraId="5D39FB03" w14:textId="77777777" w:rsidR="0004729E" w:rsidRPr="001C220C" w:rsidRDefault="0004729E" w:rsidP="00947EF5">
            <w:pPr>
              <w:pStyle w:val="TABLE-cell"/>
              <w:rPr>
                <w:lang w:val="en-US"/>
              </w:rPr>
            </w:pPr>
          </w:p>
        </w:tc>
        <w:tc>
          <w:tcPr>
            <w:tcW w:w="2841" w:type="dxa"/>
          </w:tcPr>
          <w:p w14:paraId="145F8E70" w14:textId="77777777" w:rsidR="0004729E" w:rsidRPr="001C220C" w:rsidRDefault="0004729E" w:rsidP="00947EF5">
            <w:pPr>
              <w:pStyle w:val="TABLE-cell"/>
              <w:rPr>
                <w:lang w:val="en-US"/>
              </w:rPr>
            </w:pPr>
          </w:p>
        </w:tc>
        <w:tc>
          <w:tcPr>
            <w:tcW w:w="2841" w:type="dxa"/>
          </w:tcPr>
          <w:p w14:paraId="30E82B31" w14:textId="77777777" w:rsidR="0004729E" w:rsidRPr="001C220C" w:rsidRDefault="0004729E" w:rsidP="00947EF5">
            <w:pPr>
              <w:pStyle w:val="TABLE-cell"/>
              <w:rPr>
                <w:lang w:val="en-US"/>
              </w:rPr>
            </w:pPr>
          </w:p>
        </w:tc>
      </w:tr>
    </w:tbl>
    <w:p w14:paraId="50A7F955" w14:textId="77777777" w:rsidR="0004729E" w:rsidRPr="001C220C" w:rsidRDefault="0004729E">
      <w:pPr>
        <w:rPr>
          <w:lang w:val="en-US"/>
        </w:rPr>
      </w:pPr>
    </w:p>
    <w:p w14:paraId="57150A25" w14:textId="39A8C188" w:rsidR="0004729E" w:rsidRPr="001C220C" w:rsidRDefault="00947EF5" w:rsidP="00947EF5">
      <w:pPr>
        <w:pStyle w:val="TABLE-title"/>
        <w:rPr>
          <w:lang w:val="en-US"/>
        </w:rPr>
      </w:pPr>
      <w:bookmarkStart w:id="21166" w:name="_Toc320178500"/>
      <w:bookmarkStart w:id="21167" w:name="_Toc478492543"/>
      <w:r>
        <w:rPr>
          <w:lang w:val="en-US"/>
        </w:rPr>
        <w:t xml:space="preserve">Table </w:t>
      </w:r>
      <w:r w:rsidR="00E11040">
        <w:rPr>
          <w:lang w:val="en-US"/>
        </w:rPr>
        <w:t>C</w:t>
      </w:r>
      <w:r>
        <w:rPr>
          <w:lang w:val="en-US"/>
        </w:rPr>
        <w:t>.</w:t>
      </w:r>
      <w:r w:rsidR="0004729E" w:rsidRPr="001C220C">
        <w:rPr>
          <w:lang w:val="en-US"/>
        </w:rPr>
        <w:t xml:space="preserve">3 </w:t>
      </w:r>
      <w:r>
        <w:rPr>
          <w:lang w:val="en-US"/>
        </w:rPr>
        <w:t xml:space="preserve">– </w:t>
      </w:r>
      <w:r w:rsidR="0004729E" w:rsidRPr="001C220C">
        <w:rPr>
          <w:lang w:val="en-US"/>
        </w:rPr>
        <w:t>Database structure for person property</w:t>
      </w:r>
      <w:bookmarkEnd w:id="21166"/>
      <w:bookmarkEnd w:id="2116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4"/>
        <w:gridCol w:w="1704"/>
        <w:gridCol w:w="1740"/>
        <w:gridCol w:w="2160"/>
        <w:gridCol w:w="1214"/>
      </w:tblGrid>
      <w:tr w:rsidR="0004729E" w:rsidRPr="001C220C" w14:paraId="0982E8A4" w14:textId="77777777" w:rsidTr="00947EF5">
        <w:trPr>
          <w:jc w:val="center"/>
        </w:trPr>
        <w:tc>
          <w:tcPr>
            <w:tcW w:w="8522" w:type="dxa"/>
            <w:gridSpan w:val="5"/>
            <w:shd w:val="clear" w:color="auto" w:fill="E0E0E0"/>
          </w:tcPr>
          <w:p w14:paraId="5D33063B" w14:textId="77777777" w:rsidR="0004729E" w:rsidRPr="001C220C" w:rsidRDefault="0004729E" w:rsidP="00947EF5">
            <w:pPr>
              <w:pStyle w:val="TABLE-col-heading"/>
              <w:rPr>
                <w:lang w:val="en-US"/>
              </w:rPr>
            </w:pPr>
            <w:r w:rsidRPr="001C220C">
              <w:rPr>
                <w:lang w:val="en-US"/>
              </w:rPr>
              <w:t xml:space="preserve">TABLE: Person </w:t>
            </w:r>
            <w:r w:rsidR="007E5333">
              <w:rPr>
                <w:lang w:val="en-US"/>
              </w:rPr>
              <w:t>p</w:t>
            </w:r>
            <w:r w:rsidRPr="001C220C">
              <w:rPr>
                <w:lang w:val="en-US"/>
              </w:rPr>
              <w:t>roperty</w:t>
            </w:r>
          </w:p>
        </w:tc>
      </w:tr>
      <w:tr w:rsidR="0004729E" w:rsidRPr="001C220C" w14:paraId="561C29CB" w14:textId="77777777" w:rsidTr="00947EF5">
        <w:trPr>
          <w:jc w:val="center"/>
        </w:trPr>
        <w:tc>
          <w:tcPr>
            <w:tcW w:w="1704" w:type="dxa"/>
            <w:shd w:val="clear" w:color="auto" w:fill="E0E0E0"/>
          </w:tcPr>
          <w:p w14:paraId="7E23A1EF" w14:textId="77777777" w:rsidR="0004729E" w:rsidRPr="001C220C" w:rsidRDefault="0004729E" w:rsidP="00947EF5">
            <w:pPr>
              <w:pStyle w:val="TABLE-col-heading"/>
              <w:rPr>
                <w:lang w:val="en-US"/>
              </w:rPr>
            </w:pPr>
            <w:r w:rsidRPr="001C220C">
              <w:rPr>
                <w:lang w:val="en-US"/>
              </w:rPr>
              <w:t>ID</w:t>
            </w:r>
          </w:p>
        </w:tc>
        <w:tc>
          <w:tcPr>
            <w:tcW w:w="1704" w:type="dxa"/>
            <w:shd w:val="clear" w:color="auto" w:fill="E0E0E0"/>
          </w:tcPr>
          <w:p w14:paraId="38083D2B" w14:textId="77777777" w:rsidR="0004729E" w:rsidRPr="001C220C" w:rsidRDefault="0004729E" w:rsidP="00947EF5">
            <w:pPr>
              <w:pStyle w:val="TABLE-col-heading"/>
              <w:rPr>
                <w:lang w:val="en-US"/>
              </w:rPr>
            </w:pPr>
            <w:r w:rsidRPr="001C220C">
              <w:rPr>
                <w:lang w:val="en-US"/>
              </w:rPr>
              <w:t>Description</w:t>
            </w:r>
          </w:p>
        </w:tc>
        <w:tc>
          <w:tcPr>
            <w:tcW w:w="1740" w:type="dxa"/>
            <w:shd w:val="clear" w:color="auto" w:fill="E0E0E0"/>
          </w:tcPr>
          <w:p w14:paraId="2F1F7177" w14:textId="77777777" w:rsidR="0004729E" w:rsidRPr="001C220C" w:rsidRDefault="0004729E" w:rsidP="00947EF5">
            <w:pPr>
              <w:pStyle w:val="TABLE-col-heading"/>
              <w:rPr>
                <w:lang w:val="en-US"/>
              </w:rPr>
            </w:pPr>
            <w:r w:rsidRPr="001C220C">
              <w:rPr>
                <w:lang w:val="en-US"/>
              </w:rPr>
              <w:t>Value</w:t>
            </w:r>
          </w:p>
        </w:tc>
        <w:tc>
          <w:tcPr>
            <w:tcW w:w="2160" w:type="dxa"/>
            <w:shd w:val="clear" w:color="auto" w:fill="E0E0E0"/>
          </w:tcPr>
          <w:p w14:paraId="6450A9B6" w14:textId="77777777" w:rsidR="0004729E" w:rsidRPr="001C220C" w:rsidRDefault="0004729E" w:rsidP="00947EF5">
            <w:pPr>
              <w:pStyle w:val="TABLE-col-heading"/>
              <w:rPr>
                <w:lang w:val="en-US"/>
              </w:rPr>
            </w:pPr>
            <w:r w:rsidRPr="001C220C">
              <w:rPr>
                <w:lang w:val="en-US"/>
              </w:rPr>
              <w:t xml:space="preserve">Value </w:t>
            </w:r>
            <w:r w:rsidR="007E5333">
              <w:rPr>
                <w:lang w:val="en-US"/>
              </w:rPr>
              <w:t>u</w:t>
            </w:r>
            <w:r w:rsidRPr="001C220C">
              <w:rPr>
                <w:lang w:val="en-US"/>
              </w:rPr>
              <w:t xml:space="preserve">nit </w:t>
            </w:r>
            <w:r w:rsidR="007E5333">
              <w:rPr>
                <w:lang w:val="en-US"/>
              </w:rPr>
              <w:t>o</w:t>
            </w:r>
            <w:r w:rsidRPr="001C220C">
              <w:rPr>
                <w:lang w:val="en-US"/>
              </w:rPr>
              <w:t xml:space="preserve">f </w:t>
            </w:r>
            <w:r w:rsidR="007E5333">
              <w:rPr>
                <w:lang w:val="en-US"/>
              </w:rPr>
              <w:t>m</w:t>
            </w:r>
            <w:r w:rsidRPr="001C220C">
              <w:rPr>
                <w:lang w:val="en-US"/>
              </w:rPr>
              <w:t>easure</w:t>
            </w:r>
          </w:p>
        </w:tc>
        <w:tc>
          <w:tcPr>
            <w:tcW w:w="1214" w:type="dxa"/>
            <w:shd w:val="clear" w:color="auto" w:fill="E0E0E0"/>
          </w:tcPr>
          <w:p w14:paraId="058B8FE6" w14:textId="77777777" w:rsidR="0004729E" w:rsidRPr="001C220C" w:rsidRDefault="0004729E" w:rsidP="00947EF5">
            <w:pPr>
              <w:pStyle w:val="TABLE-col-heading"/>
              <w:rPr>
                <w:lang w:val="en-US"/>
              </w:rPr>
            </w:pPr>
            <w:r w:rsidRPr="001C220C">
              <w:rPr>
                <w:lang w:val="en-US"/>
              </w:rPr>
              <w:t>Key</w:t>
            </w:r>
          </w:p>
        </w:tc>
      </w:tr>
      <w:tr w:rsidR="0004729E" w:rsidRPr="001C220C" w14:paraId="62DA4F46" w14:textId="77777777" w:rsidTr="00947EF5">
        <w:trPr>
          <w:jc w:val="center"/>
        </w:trPr>
        <w:tc>
          <w:tcPr>
            <w:tcW w:w="1704" w:type="dxa"/>
          </w:tcPr>
          <w:p w14:paraId="117C3647" w14:textId="77777777" w:rsidR="0004729E" w:rsidRPr="001C220C" w:rsidRDefault="0004729E" w:rsidP="00947EF5">
            <w:pPr>
              <w:pStyle w:val="TABLE-cell"/>
              <w:rPr>
                <w:lang w:val="en-US"/>
              </w:rPr>
            </w:pPr>
          </w:p>
        </w:tc>
        <w:tc>
          <w:tcPr>
            <w:tcW w:w="1704" w:type="dxa"/>
          </w:tcPr>
          <w:p w14:paraId="653AF9FD" w14:textId="77777777" w:rsidR="0004729E" w:rsidRPr="001C220C" w:rsidRDefault="0004729E" w:rsidP="00947EF5">
            <w:pPr>
              <w:pStyle w:val="TABLE-cell"/>
              <w:rPr>
                <w:lang w:val="en-US"/>
              </w:rPr>
            </w:pPr>
          </w:p>
        </w:tc>
        <w:tc>
          <w:tcPr>
            <w:tcW w:w="1740" w:type="dxa"/>
          </w:tcPr>
          <w:p w14:paraId="22954198" w14:textId="77777777" w:rsidR="0004729E" w:rsidRPr="001C220C" w:rsidRDefault="0004729E" w:rsidP="00947EF5">
            <w:pPr>
              <w:pStyle w:val="TABLE-cell"/>
              <w:rPr>
                <w:lang w:val="en-US"/>
              </w:rPr>
            </w:pPr>
          </w:p>
        </w:tc>
        <w:tc>
          <w:tcPr>
            <w:tcW w:w="2160" w:type="dxa"/>
          </w:tcPr>
          <w:p w14:paraId="53022029" w14:textId="77777777" w:rsidR="0004729E" w:rsidRPr="001C220C" w:rsidRDefault="0004729E" w:rsidP="00947EF5">
            <w:pPr>
              <w:pStyle w:val="TABLE-cell"/>
              <w:rPr>
                <w:lang w:val="en-US"/>
              </w:rPr>
            </w:pPr>
          </w:p>
        </w:tc>
        <w:tc>
          <w:tcPr>
            <w:tcW w:w="1214" w:type="dxa"/>
          </w:tcPr>
          <w:p w14:paraId="1398AABA" w14:textId="77777777" w:rsidR="0004729E" w:rsidRPr="001C220C" w:rsidRDefault="0004729E" w:rsidP="00947EF5">
            <w:pPr>
              <w:pStyle w:val="TABLE-cell"/>
              <w:rPr>
                <w:lang w:val="en-US"/>
              </w:rPr>
            </w:pPr>
          </w:p>
        </w:tc>
      </w:tr>
      <w:tr w:rsidR="0004729E" w:rsidRPr="001C220C" w14:paraId="723D6186" w14:textId="77777777" w:rsidTr="00947EF5">
        <w:trPr>
          <w:jc w:val="center"/>
        </w:trPr>
        <w:tc>
          <w:tcPr>
            <w:tcW w:w="1704" w:type="dxa"/>
          </w:tcPr>
          <w:p w14:paraId="6C2028FD" w14:textId="77777777" w:rsidR="0004729E" w:rsidRPr="001C220C" w:rsidRDefault="0004729E" w:rsidP="00947EF5">
            <w:pPr>
              <w:pStyle w:val="TABLE-cell"/>
              <w:rPr>
                <w:lang w:val="en-US"/>
              </w:rPr>
            </w:pPr>
          </w:p>
        </w:tc>
        <w:tc>
          <w:tcPr>
            <w:tcW w:w="1704" w:type="dxa"/>
          </w:tcPr>
          <w:p w14:paraId="28D155B7" w14:textId="77777777" w:rsidR="0004729E" w:rsidRPr="001C220C" w:rsidRDefault="0004729E" w:rsidP="00947EF5">
            <w:pPr>
              <w:pStyle w:val="TABLE-cell"/>
              <w:rPr>
                <w:lang w:val="en-US"/>
              </w:rPr>
            </w:pPr>
          </w:p>
        </w:tc>
        <w:tc>
          <w:tcPr>
            <w:tcW w:w="1740" w:type="dxa"/>
          </w:tcPr>
          <w:p w14:paraId="01D2253A" w14:textId="77777777" w:rsidR="0004729E" w:rsidRPr="001C220C" w:rsidRDefault="0004729E" w:rsidP="00947EF5">
            <w:pPr>
              <w:pStyle w:val="TABLE-cell"/>
              <w:rPr>
                <w:lang w:val="en-US"/>
              </w:rPr>
            </w:pPr>
          </w:p>
        </w:tc>
        <w:tc>
          <w:tcPr>
            <w:tcW w:w="2160" w:type="dxa"/>
          </w:tcPr>
          <w:p w14:paraId="75EACA14" w14:textId="77777777" w:rsidR="0004729E" w:rsidRPr="001C220C" w:rsidRDefault="0004729E" w:rsidP="00947EF5">
            <w:pPr>
              <w:pStyle w:val="TABLE-cell"/>
              <w:rPr>
                <w:lang w:val="en-US"/>
              </w:rPr>
            </w:pPr>
          </w:p>
        </w:tc>
        <w:tc>
          <w:tcPr>
            <w:tcW w:w="1214" w:type="dxa"/>
          </w:tcPr>
          <w:p w14:paraId="4B576152" w14:textId="77777777" w:rsidR="0004729E" w:rsidRPr="001C220C" w:rsidRDefault="0004729E" w:rsidP="00947EF5">
            <w:pPr>
              <w:pStyle w:val="TABLE-cell"/>
              <w:rPr>
                <w:lang w:val="en-US"/>
              </w:rPr>
            </w:pPr>
          </w:p>
        </w:tc>
      </w:tr>
    </w:tbl>
    <w:p w14:paraId="37D3509C" w14:textId="77777777" w:rsidR="0004729E" w:rsidRPr="001C220C" w:rsidRDefault="0004729E">
      <w:pPr>
        <w:rPr>
          <w:lang w:val="en-US"/>
        </w:rPr>
      </w:pPr>
    </w:p>
    <w:p w14:paraId="108D14D7" w14:textId="77777777" w:rsidR="00837E02" w:rsidRDefault="0004729E" w:rsidP="00837E02">
      <w:pPr>
        <w:pStyle w:val="PARAGRAPH"/>
        <w:rPr>
          <w:lang w:val="en-US"/>
        </w:rPr>
      </w:pPr>
      <w:r w:rsidRPr="001C220C">
        <w:rPr>
          <w:lang w:val="en-US"/>
        </w:rPr>
        <w:t>When the system is in execution</w:t>
      </w:r>
      <w:r w:rsidR="007E5333">
        <w:rPr>
          <w:lang w:val="en-US"/>
        </w:rPr>
        <w:t>,</w:t>
      </w:r>
      <w:r w:rsidRPr="001C220C">
        <w:rPr>
          <w:lang w:val="en-US"/>
        </w:rPr>
        <w:t xml:space="preserve"> the database could contain the information shown in </w:t>
      </w:r>
      <w:r w:rsidR="00947EF5">
        <w:rPr>
          <w:lang w:val="en-US"/>
        </w:rPr>
        <w:br/>
      </w:r>
      <w:r w:rsidRPr="001C220C">
        <w:rPr>
          <w:lang w:val="en-US"/>
        </w:rPr>
        <w:t xml:space="preserve">Table </w:t>
      </w:r>
      <w:r w:rsidR="00E11040">
        <w:rPr>
          <w:lang w:val="en-US"/>
        </w:rPr>
        <w:t>C</w:t>
      </w:r>
      <w:r w:rsidR="00947EF5">
        <w:rPr>
          <w:lang w:val="en-US"/>
        </w:rPr>
        <w:t>.</w:t>
      </w:r>
      <w:r w:rsidRPr="001C220C">
        <w:rPr>
          <w:lang w:val="en-US"/>
        </w:rPr>
        <w:t xml:space="preserve">4 and Table </w:t>
      </w:r>
      <w:r w:rsidR="00E11040">
        <w:rPr>
          <w:lang w:val="en-US"/>
        </w:rPr>
        <w:t>C</w:t>
      </w:r>
      <w:r w:rsidR="00947EF5">
        <w:rPr>
          <w:lang w:val="en-US"/>
        </w:rPr>
        <w:t>.</w:t>
      </w:r>
      <w:r w:rsidRPr="001C220C">
        <w:rPr>
          <w:lang w:val="en-US"/>
        </w:rPr>
        <w:t>5.</w:t>
      </w:r>
    </w:p>
    <w:p w14:paraId="04D4A1BD" w14:textId="1ABAD8A5" w:rsidR="00E11040" w:rsidRPr="001C220C" w:rsidRDefault="00E11040" w:rsidP="00E11040">
      <w:pPr>
        <w:pStyle w:val="TABLE-title"/>
        <w:rPr>
          <w:lang w:val="en-US"/>
        </w:rPr>
      </w:pPr>
      <w:bookmarkStart w:id="21168" w:name="_Toc478492544"/>
      <w:r>
        <w:rPr>
          <w:lang w:val="en-US"/>
        </w:rPr>
        <w:t>Table C.</w:t>
      </w:r>
      <w:r w:rsidRPr="001C220C">
        <w:rPr>
          <w:lang w:val="en-US"/>
        </w:rPr>
        <w:t xml:space="preserve">4 </w:t>
      </w:r>
      <w:r>
        <w:rPr>
          <w:lang w:val="en-US"/>
        </w:rPr>
        <w:t xml:space="preserve">– </w:t>
      </w:r>
      <w:r w:rsidRPr="001C220C">
        <w:rPr>
          <w:lang w:val="en-US"/>
        </w:rPr>
        <w:t>Database for person with data</w:t>
      </w:r>
      <w:bookmarkEnd w:id="2116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40"/>
        <w:gridCol w:w="2841"/>
        <w:gridCol w:w="2841"/>
      </w:tblGrid>
      <w:tr w:rsidR="00E11040" w:rsidRPr="001C220C" w14:paraId="73E9302E" w14:textId="77777777" w:rsidTr="00E11040">
        <w:trPr>
          <w:jc w:val="center"/>
        </w:trPr>
        <w:tc>
          <w:tcPr>
            <w:tcW w:w="8522" w:type="dxa"/>
            <w:gridSpan w:val="3"/>
            <w:shd w:val="clear" w:color="auto" w:fill="E0E0E0"/>
          </w:tcPr>
          <w:p w14:paraId="6C4D7E0A" w14:textId="77777777" w:rsidR="00E11040" w:rsidRPr="001C220C" w:rsidRDefault="00E11040" w:rsidP="00E11040">
            <w:pPr>
              <w:pStyle w:val="TABLE-col-heading"/>
              <w:rPr>
                <w:lang w:val="en-US"/>
              </w:rPr>
            </w:pPr>
            <w:r w:rsidRPr="001C220C">
              <w:rPr>
                <w:lang w:val="en-US"/>
              </w:rPr>
              <w:t>TABLE: Person</w:t>
            </w:r>
          </w:p>
        </w:tc>
      </w:tr>
      <w:tr w:rsidR="00E11040" w:rsidRPr="001C220C" w14:paraId="4BEB5511" w14:textId="77777777" w:rsidTr="00E11040">
        <w:trPr>
          <w:jc w:val="center"/>
        </w:trPr>
        <w:tc>
          <w:tcPr>
            <w:tcW w:w="2840" w:type="dxa"/>
            <w:shd w:val="clear" w:color="auto" w:fill="E0E0E0"/>
          </w:tcPr>
          <w:p w14:paraId="53EA39F0" w14:textId="77777777" w:rsidR="00E11040" w:rsidRPr="001C220C" w:rsidRDefault="00E11040" w:rsidP="00E11040">
            <w:pPr>
              <w:pStyle w:val="TABLE-col-heading"/>
              <w:rPr>
                <w:lang w:val="en-US"/>
              </w:rPr>
            </w:pPr>
            <w:r w:rsidRPr="001C220C">
              <w:rPr>
                <w:lang w:val="en-US"/>
              </w:rPr>
              <w:t>ID</w:t>
            </w:r>
          </w:p>
        </w:tc>
        <w:tc>
          <w:tcPr>
            <w:tcW w:w="2841" w:type="dxa"/>
            <w:shd w:val="clear" w:color="auto" w:fill="E0E0E0"/>
          </w:tcPr>
          <w:p w14:paraId="5BBD954F" w14:textId="77777777" w:rsidR="00E11040" w:rsidRPr="001C220C" w:rsidRDefault="00E11040" w:rsidP="00E11040">
            <w:pPr>
              <w:pStyle w:val="TABLE-col-heading"/>
              <w:rPr>
                <w:lang w:val="en-US"/>
              </w:rPr>
            </w:pPr>
            <w:r w:rsidRPr="001C220C">
              <w:rPr>
                <w:lang w:val="en-US"/>
              </w:rPr>
              <w:t>Description</w:t>
            </w:r>
          </w:p>
        </w:tc>
        <w:tc>
          <w:tcPr>
            <w:tcW w:w="2841" w:type="dxa"/>
            <w:shd w:val="clear" w:color="auto" w:fill="E0E0E0"/>
          </w:tcPr>
          <w:p w14:paraId="1315F1D6" w14:textId="77777777" w:rsidR="00E11040" w:rsidRPr="001C220C" w:rsidRDefault="00E11040" w:rsidP="00E11040">
            <w:pPr>
              <w:pStyle w:val="TABLE-col-heading"/>
              <w:rPr>
                <w:lang w:val="en-US"/>
              </w:rPr>
            </w:pPr>
            <w:r w:rsidRPr="001C220C">
              <w:rPr>
                <w:lang w:val="en-US"/>
              </w:rPr>
              <w:t>Name</w:t>
            </w:r>
          </w:p>
        </w:tc>
      </w:tr>
      <w:tr w:rsidR="00E11040" w:rsidRPr="001C220C" w14:paraId="6866EE96" w14:textId="77777777" w:rsidTr="00E11040">
        <w:trPr>
          <w:jc w:val="center"/>
        </w:trPr>
        <w:tc>
          <w:tcPr>
            <w:tcW w:w="2840" w:type="dxa"/>
          </w:tcPr>
          <w:p w14:paraId="1E2B3B1B" w14:textId="77777777" w:rsidR="00E11040" w:rsidRPr="001C220C" w:rsidRDefault="00E11040" w:rsidP="00E11040">
            <w:pPr>
              <w:pStyle w:val="TABLE-cell"/>
              <w:rPr>
                <w:lang w:val="en-US"/>
              </w:rPr>
            </w:pPr>
            <w:r w:rsidRPr="001C220C">
              <w:rPr>
                <w:lang w:val="en-US"/>
              </w:rPr>
              <w:t>101</w:t>
            </w:r>
          </w:p>
        </w:tc>
        <w:tc>
          <w:tcPr>
            <w:tcW w:w="2841" w:type="dxa"/>
          </w:tcPr>
          <w:p w14:paraId="7B872AAF" w14:textId="77777777" w:rsidR="00E11040" w:rsidRPr="001C220C" w:rsidRDefault="00E11040" w:rsidP="00E11040">
            <w:pPr>
              <w:pStyle w:val="TABLE-cell"/>
              <w:rPr>
                <w:lang w:val="en-US"/>
              </w:rPr>
            </w:pPr>
            <w:r w:rsidRPr="001C220C">
              <w:rPr>
                <w:lang w:val="en-US"/>
              </w:rPr>
              <w:t>The employment number</w:t>
            </w:r>
          </w:p>
        </w:tc>
        <w:tc>
          <w:tcPr>
            <w:tcW w:w="2841" w:type="dxa"/>
          </w:tcPr>
          <w:p w14:paraId="0B7D7E67" w14:textId="77777777" w:rsidR="00E11040" w:rsidRPr="001C220C" w:rsidRDefault="00E11040" w:rsidP="00E11040">
            <w:pPr>
              <w:pStyle w:val="TABLE-cell"/>
              <w:rPr>
                <w:lang w:val="en-US"/>
              </w:rPr>
            </w:pPr>
            <w:r w:rsidRPr="001C220C">
              <w:rPr>
                <w:lang w:val="en-US"/>
              </w:rPr>
              <w:t>John Smith</w:t>
            </w:r>
          </w:p>
        </w:tc>
      </w:tr>
      <w:tr w:rsidR="00E11040" w:rsidRPr="001C220C" w14:paraId="42EC84B3" w14:textId="77777777" w:rsidTr="00E11040">
        <w:trPr>
          <w:jc w:val="center"/>
        </w:trPr>
        <w:tc>
          <w:tcPr>
            <w:tcW w:w="2840" w:type="dxa"/>
          </w:tcPr>
          <w:p w14:paraId="4FDBE109" w14:textId="77777777" w:rsidR="00E11040" w:rsidRPr="001C220C" w:rsidRDefault="00E11040" w:rsidP="00E11040">
            <w:pPr>
              <w:pStyle w:val="TABLE-cell"/>
              <w:rPr>
                <w:lang w:val="en-US"/>
              </w:rPr>
            </w:pPr>
            <w:r w:rsidRPr="001C220C">
              <w:rPr>
                <w:lang w:val="en-US"/>
              </w:rPr>
              <w:t>102</w:t>
            </w:r>
          </w:p>
        </w:tc>
        <w:tc>
          <w:tcPr>
            <w:tcW w:w="2841" w:type="dxa"/>
          </w:tcPr>
          <w:p w14:paraId="4154E95E" w14:textId="77777777" w:rsidR="00E11040" w:rsidRPr="001C220C" w:rsidRDefault="00E11040" w:rsidP="00E11040">
            <w:pPr>
              <w:pStyle w:val="TABLE-cell"/>
              <w:rPr>
                <w:lang w:val="en-US"/>
              </w:rPr>
            </w:pPr>
            <w:r w:rsidRPr="001C220C">
              <w:rPr>
                <w:lang w:val="en-US"/>
              </w:rPr>
              <w:t>The employment number</w:t>
            </w:r>
          </w:p>
        </w:tc>
        <w:tc>
          <w:tcPr>
            <w:tcW w:w="2841" w:type="dxa"/>
          </w:tcPr>
          <w:p w14:paraId="71897F7B" w14:textId="77777777" w:rsidR="00E11040" w:rsidRPr="001C220C" w:rsidRDefault="00E11040" w:rsidP="00E11040">
            <w:pPr>
              <w:pStyle w:val="TABLE-cell"/>
              <w:rPr>
                <w:lang w:val="en-US"/>
              </w:rPr>
            </w:pPr>
            <w:r w:rsidRPr="001C220C">
              <w:rPr>
                <w:lang w:val="en-US"/>
              </w:rPr>
              <w:t>Lou Brown</w:t>
            </w:r>
          </w:p>
        </w:tc>
      </w:tr>
      <w:tr w:rsidR="00E11040" w:rsidRPr="001C220C" w14:paraId="5CC1FD48" w14:textId="77777777" w:rsidTr="00E11040">
        <w:trPr>
          <w:jc w:val="center"/>
        </w:trPr>
        <w:tc>
          <w:tcPr>
            <w:tcW w:w="2840" w:type="dxa"/>
          </w:tcPr>
          <w:p w14:paraId="06AB99FA" w14:textId="77777777" w:rsidR="00E11040" w:rsidRPr="001C220C" w:rsidRDefault="00E11040" w:rsidP="00E11040">
            <w:pPr>
              <w:pStyle w:val="TABLE-cell"/>
              <w:rPr>
                <w:lang w:val="en-US"/>
              </w:rPr>
            </w:pPr>
            <w:r w:rsidRPr="001C220C">
              <w:rPr>
                <w:lang w:val="en-US"/>
              </w:rPr>
              <w:t>103</w:t>
            </w:r>
          </w:p>
        </w:tc>
        <w:tc>
          <w:tcPr>
            <w:tcW w:w="2841" w:type="dxa"/>
          </w:tcPr>
          <w:p w14:paraId="003EC239" w14:textId="77777777" w:rsidR="00E11040" w:rsidRPr="001C220C" w:rsidRDefault="00E11040" w:rsidP="00E11040">
            <w:pPr>
              <w:pStyle w:val="TABLE-cell"/>
              <w:rPr>
                <w:lang w:val="en-US"/>
              </w:rPr>
            </w:pPr>
            <w:r w:rsidRPr="001C220C">
              <w:rPr>
                <w:lang w:val="en-US"/>
              </w:rPr>
              <w:t>The employment number</w:t>
            </w:r>
          </w:p>
        </w:tc>
        <w:tc>
          <w:tcPr>
            <w:tcW w:w="2841" w:type="dxa"/>
          </w:tcPr>
          <w:p w14:paraId="02ADB33E" w14:textId="77777777" w:rsidR="00E11040" w:rsidRPr="001C220C" w:rsidRDefault="00E11040" w:rsidP="00E11040">
            <w:pPr>
              <w:pStyle w:val="TABLE-cell"/>
              <w:rPr>
                <w:lang w:val="en-US"/>
              </w:rPr>
            </w:pPr>
            <w:r w:rsidRPr="001C220C">
              <w:rPr>
                <w:lang w:val="en-US"/>
              </w:rPr>
              <w:t>Jane Mine</w:t>
            </w:r>
          </w:p>
        </w:tc>
      </w:tr>
    </w:tbl>
    <w:p w14:paraId="191E9E5F" w14:textId="77777777" w:rsidR="00E11040" w:rsidRPr="001C220C" w:rsidRDefault="00E11040" w:rsidP="00E11040">
      <w:pPr>
        <w:rPr>
          <w:lang w:val="en-US"/>
        </w:rPr>
      </w:pPr>
    </w:p>
    <w:p w14:paraId="5AE2ED29" w14:textId="3FE6E477" w:rsidR="00E11040" w:rsidRPr="001C220C" w:rsidRDefault="00E11040" w:rsidP="00E11040">
      <w:pPr>
        <w:pStyle w:val="TABLE-title"/>
        <w:rPr>
          <w:lang w:val="en-US"/>
        </w:rPr>
      </w:pPr>
      <w:bookmarkStart w:id="21169" w:name="_Toc478492545"/>
      <w:r>
        <w:rPr>
          <w:lang w:val="en-US"/>
        </w:rPr>
        <w:t>Table C.</w:t>
      </w:r>
      <w:r w:rsidRPr="001C220C">
        <w:rPr>
          <w:lang w:val="en-US"/>
        </w:rPr>
        <w:t xml:space="preserve">5 </w:t>
      </w:r>
      <w:r>
        <w:rPr>
          <w:lang w:val="en-US"/>
        </w:rPr>
        <w:t xml:space="preserve">– </w:t>
      </w:r>
      <w:r w:rsidRPr="001C220C">
        <w:rPr>
          <w:lang w:val="en-US"/>
        </w:rPr>
        <w:t>Database for person property with data</w:t>
      </w:r>
      <w:bookmarkEnd w:id="2116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4"/>
        <w:gridCol w:w="1704"/>
        <w:gridCol w:w="1704"/>
        <w:gridCol w:w="2196"/>
        <w:gridCol w:w="1214"/>
      </w:tblGrid>
      <w:tr w:rsidR="00E11040" w:rsidRPr="001C220C" w14:paraId="7F5AA5C1" w14:textId="77777777" w:rsidTr="00E11040">
        <w:trPr>
          <w:jc w:val="center"/>
        </w:trPr>
        <w:tc>
          <w:tcPr>
            <w:tcW w:w="8522" w:type="dxa"/>
            <w:gridSpan w:val="5"/>
            <w:shd w:val="clear" w:color="auto" w:fill="E0E0E0"/>
          </w:tcPr>
          <w:p w14:paraId="4EB13568" w14:textId="77777777" w:rsidR="00E11040" w:rsidRPr="001C220C" w:rsidRDefault="00E11040" w:rsidP="00E11040">
            <w:pPr>
              <w:pStyle w:val="TABLE-col-heading"/>
              <w:rPr>
                <w:lang w:val="en-US"/>
              </w:rPr>
            </w:pPr>
            <w:r w:rsidRPr="001C220C">
              <w:rPr>
                <w:lang w:val="en-US"/>
              </w:rPr>
              <w:t xml:space="preserve">TABLE: Person </w:t>
            </w:r>
            <w:r>
              <w:rPr>
                <w:lang w:val="en-US"/>
              </w:rPr>
              <w:t>p</w:t>
            </w:r>
            <w:r w:rsidRPr="001C220C">
              <w:rPr>
                <w:lang w:val="en-US"/>
              </w:rPr>
              <w:t>roperty</w:t>
            </w:r>
          </w:p>
        </w:tc>
      </w:tr>
      <w:tr w:rsidR="00E11040" w:rsidRPr="001C220C" w14:paraId="11AA78C0" w14:textId="77777777" w:rsidTr="00E11040">
        <w:trPr>
          <w:jc w:val="center"/>
        </w:trPr>
        <w:tc>
          <w:tcPr>
            <w:tcW w:w="1704" w:type="dxa"/>
            <w:shd w:val="clear" w:color="auto" w:fill="E0E0E0"/>
          </w:tcPr>
          <w:p w14:paraId="5395C82F" w14:textId="77777777" w:rsidR="00E11040" w:rsidRPr="001C220C" w:rsidRDefault="00E11040" w:rsidP="00E11040">
            <w:pPr>
              <w:pStyle w:val="TABLE-col-heading"/>
              <w:rPr>
                <w:lang w:val="en-US"/>
              </w:rPr>
            </w:pPr>
            <w:r w:rsidRPr="001C220C">
              <w:rPr>
                <w:lang w:val="en-US"/>
              </w:rPr>
              <w:t>ID</w:t>
            </w:r>
          </w:p>
        </w:tc>
        <w:tc>
          <w:tcPr>
            <w:tcW w:w="1704" w:type="dxa"/>
            <w:shd w:val="clear" w:color="auto" w:fill="E0E0E0"/>
          </w:tcPr>
          <w:p w14:paraId="342DA2A5" w14:textId="77777777" w:rsidR="00E11040" w:rsidRPr="001C220C" w:rsidRDefault="00E11040" w:rsidP="00E11040">
            <w:pPr>
              <w:pStyle w:val="TABLE-col-heading"/>
              <w:rPr>
                <w:lang w:val="en-US"/>
              </w:rPr>
            </w:pPr>
            <w:r w:rsidRPr="001C220C">
              <w:rPr>
                <w:lang w:val="en-US"/>
              </w:rPr>
              <w:t>Description</w:t>
            </w:r>
          </w:p>
        </w:tc>
        <w:tc>
          <w:tcPr>
            <w:tcW w:w="1704" w:type="dxa"/>
            <w:shd w:val="clear" w:color="auto" w:fill="E0E0E0"/>
          </w:tcPr>
          <w:p w14:paraId="55C5592D" w14:textId="77777777" w:rsidR="00E11040" w:rsidRPr="001C220C" w:rsidRDefault="00E11040" w:rsidP="00E11040">
            <w:pPr>
              <w:pStyle w:val="TABLE-col-heading"/>
              <w:rPr>
                <w:lang w:val="en-US"/>
              </w:rPr>
            </w:pPr>
            <w:r w:rsidRPr="001C220C">
              <w:rPr>
                <w:lang w:val="en-US"/>
              </w:rPr>
              <w:t>Value</w:t>
            </w:r>
          </w:p>
        </w:tc>
        <w:tc>
          <w:tcPr>
            <w:tcW w:w="2196" w:type="dxa"/>
            <w:shd w:val="clear" w:color="auto" w:fill="E0E0E0"/>
          </w:tcPr>
          <w:p w14:paraId="0EFAE6E5" w14:textId="77777777" w:rsidR="00E11040" w:rsidRPr="001C220C" w:rsidRDefault="00E11040" w:rsidP="00E11040">
            <w:pPr>
              <w:pStyle w:val="TABLE-col-heading"/>
              <w:rPr>
                <w:lang w:val="en-US"/>
              </w:rPr>
            </w:pPr>
            <w:r w:rsidRPr="001C220C">
              <w:rPr>
                <w:lang w:val="en-US"/>
              </w:rPr>
              <w:t xml:space="preserve">Value </w:t>
            </w:r>
            <w:r>
              <w:rPr>
                <w:lang w:val="en-US"/>
              </w:rPr>
              <w:t>u</w:t>
            </w:r>
            <w:r w:rsidRPr="001C220C">
              <w:rPr>
                <w:lang w:val="en-US"/>
              </w:rPr>
              <w:t xml:space="preserve">nit </w:t>
            </w:r>
            <w:r>
              <w:rPr>
                <w:lang w:val="en-US"/>
              </w:rPr>
              <w:t>o</w:t>
            </w:r>
            <w:r w:rsidRPr="001C220C">
              <w:rPr>
                <w:lang w:val="en-US"/>
              </w:rPr>
              <w:t xml:space="preserve">f </w:t>
            </w:r>
            <w:r>
              <w:rPr>
                <w:lang w:val="en-US"/>
              </w:rPr>
              <w:t>m</w:t>
            </w:r>
            <w:r w:rsidRPr="001C220C">
              <w:rPr>
                <w:lang w:val="en-US"/>
              </w:rPr>
              <w:t>easure</w:t>
            </w:r>
          </w:p>
        </w:tc>
        <w:tc>
          <w:tcPr>
            <w:tcW w:w="1214" w:type="dxa"/>
            <w:shd w:val="clear" w:color="auto" w:fill="E0E0E0"/>
          </w:tcPr>
          <w:p w14:paraId="4A78A6F9" w14:textId="77777777" w:rsidR="00E11040" w:rsidRPr="001C220C" w:rsidRDefault="00E11040" w:rsidP="00E11040">
            <w:pPr>
              <w:pStyle w:val="TABLE-col-heading"/>
              <w:rPr>
                <w:lang w:val="en-US"/>
              </w:rPr>
            </w:pPr>
            <w:r w:rsidRPr="001C220C">
              <w:rPr>
                <w:lang w:val="en-US"/>
              </w:rPr>
              <w:t>Key</w:t>
            </w:r>
          </w:p>
        </w:tc>
      </w:tr>
      <w:tr w:rsidR="00E11040" w:rsidRPr="001C220C" w14:paraId="592F0898" w14:textId="77777777" w:rsidTr="00E11040">
        <w:trPr>
          <w:jc w:val="center"/>
        </w:trPr>
        <w:tc>
          <w:tcPr>
            <w:tcW w:w="1704" w:type="dxa"/>
          </w:tcPr>
          <w:p w14:paraId="53E70C81" w14:textId="77777777" w:rsidR="00E11040" w:rsidRPr="001C220C" w:rsidRDefault="00E11040" w:rsidP="00E11040">
            <w:pPr>
              <w:pStyle w:val="TABLE-cell"/>
              <w:rPr>
                <w:lang w:val="en-US"/>
              </w:rPr>
            </w:pPr>
            <w:r w:rsidRPr="001C220C">
              <w:rPr>
                <w:lang w:val="en-US"/>
              </w:rPr>
              <w:t>Date of Birth</w:t>
            </w:r>
          </w:p>
        </w:tc>
        <w:tc>
          <w:tcPr>
            <w:tcW w:w="1704" w:type="dxa"/>
          </w:tcPr>
          <w:p w14:paraId="61D797E3" w14:textId="77777777" w:rsidR="00E11040" w:rsidRPr="001C220C" w:rsidRDefault="00E11040" w:rsidP="00E11040">
            <w:pPr>
              <w:pStyle w:val="TABLE-cell"/>
              <w:rPr>
                <w:lang w:val="en-US"/>
              </w:rPr>
            </w:pPr>
            <w:r w:rsidRPr="001C220C">
              <w:rPr>
                <w:lang w:val="en-US"/>
              </w:rPr>
              <w:t>Indicates when a person is born</w:t>
            </w:r>
          </w:p>
        </w:tc>
        <w:tc>
          <w:tcPr>
            <w:tcW w:w="1704" w:type="dxa"/>
          </w:tcPr>
          <w:p w14:paraId="26EAD64E" w14:textId="77777777" w:rsidR="00E11040" w:rsidRPr="001C220C" w:rsidRDefault="00E11040" w:rsidP="00E11040">
            <w:pPr>
              <w:pStyle w:val="TABLE-cell"/>
              <w:rPr>
                <w:lang w:val="en-US"/>
              </w:rPr>
            </w:pPr>
            <w:smartTag w:uri="urn:schemas-microsoft-com:office:smarttags" w:element="chsdate">
              <w:smartTagPr>
                <w:attr w:name="IsROCDate" w:val="False"/>
                <w:attr w:name="IsLunarDate" w:val="False"/>
                <w:attr w:name="Day" w:val="23"/>
                <w:attr w:name="Month" w:val="3"/>
                <w:attr w:name="Year" w:val="1945"/>
              </w:smartTagPr>
              <w:r w:rsidRPr="001C220C">
                <w:rPr>
                  <w:lang w:val="en-US"/>
                </w:rPr>
                <w:t>1945-03-23</w:t>
              </w:r>
            </w:smartTag>
          </w:p>
        </w:tc>
        <w:tc>
          <w:tcPr>
            <w:tcW w:w="2196" w:type="dxa"/>
          </w:tcPr>
          <w:p w14:paraId="1A2C24F6" w14:textId="77777777" w:rsidR="00E11040" w:rsidRPr="001C220C" w:rsidRDefault="00E11040" w:rsidP="00E11040">
            <w:pPr>
              <w:pStyle w:val="TABLE-cell"/>
              <w:rPr>
                <w:lang w:val="en-US"/>
              </w:rPr>
            </w:pPr>
            <w:r w:rsidRPr="001C220C">
              <w:rPr>
                <w:lang w:val="en-US"/>
              </w:rPr>
              <w:t>YYYY-MM-DD</w:t>
            </w:r>
          </w:p>
        </w:tc>
        <w:tc>
          <w:tcPr>
            <w:tcW w:w="1214" w:type="dxa"/>
          </w:tcPr>
          <w:p w14:paraId="2A92B4CE" w14:textId="77777777" w:rsidR="00E11040" w:rsidRPr="001C220C" w:rsidRDefault="00E11040" w:rsidP="00E11040">
            <w:pPr>
              <w:pStyle w:val="TABLE-cell"/>
              <w:rPr>
                <w:lang w:val="en-US"/>
              </w:rPr>
            </w:pPr>
            <w:r w:rsidRPr="001C220C">
              <w:rPr>
                <w:lang w:val="en-US"/>
              </w:rPr>
              <w:t>101</w:t>
            </w:r>
          </w:p>
        </w:tc>
      </w:tr>
      <w:tr w:rsidR="00E11040" w:rsidRPr="001C220C" w14:paraId="0273F5D8" w14:textId="77777777" w:rsidTr="00E11040">
        <w:trPr>
          <w:jc w:val="center"/>
        </w:trPr>
        <w:tc>
          <w:tcPr>
            <w:tcW w:w="1704" w:type="dxa"/>
          </w:tcPr>
          <w:p w14:paraId="7C698D2D" w14:textId="77777777" w:rsidR="00E11040" w:rsidRPr="001C220C" w:rsidRDefault="00E11040" w:rsidP="00E11040">
            <w:pPr>
              <w:pStyle w:val="TABLE-cell"/>
              <w:rPr>
                <w:lang w:val="en-US"/>
              </w:rPr>
            </w:pPr>
            <w:r w:rsidRPr="001C220C">
              <w:rPr>
                <w:lang w:val="en-US"/>
              </w:rPr>
              <w:t>Shoe size</w:t>
            </w:r>
          </w:p>
        </w:tc>
        <w:tc>
          <w:tcPr>
            <w:tcW w:w="1704" w:type="dxa"/>
          </w:tcPr>
          <w:p w14:paraId="7859EF01" w14:textId="77777777" w:rsidR="00E11040" w:rsidRPr="001C220C" w:rsidRDefault="00E11040" w:rsidP="00E11040">
            <w:pPr>
              <w:pStyle w:val="TABLE-cell"/>
              <w:rPr>
                <w:lang w:val="en-US"/>
              </w:rPr>
            </w:pPr>
            <w:r w:rsidRPr="001C220C">
              <w:rPr>
                <w:lang w:val="en-US"/>
              </w:rPr>
              <w:t>Indicates the shoe size of a person</w:t>
            </w:r>
          </w:p>
        </w:tc>
        <w:tc>
          <w:tcPr>
            <w:tcW w:w="1704" w:type="dxa"/>
          </w:tcPr>
          <w:p w14:paraId="2D32FCB7" w14:textId="77777777" w:rsidR="00E11040" w:rsidRPr="001C220C" w:rsidRDefault="00E11040" w:rsidP="00E11040">
            <w:pPr>
              <w:pStyle w:val="TABLE-cell"/>
              <w:rPr>
                <w:lang w:val="en-US"/>
              </w:rPr>
            </w:pPr>
            <w:r w:rsidRPr="001C220C">
              <w:rPr>
                <w:lang w:val="en-US"/>
              </w:rPr>
              <w:t>43</w:t>
            </w:r>
          </w:p>
        </w:tc>
        <w:tc>
          <w:tcPr>
            <w:tcW w:w="2196" w:type="dxa"/>
          </w:tcPr>
          <w:p w14:paraId="1815BBFE" w14:textId="77777777" w:rsidR="00E11040" w:rsidRPr="001C220C" w:rsidRDefault="00E11040" w:rsidP="00E11040">
            <w:pPr>
              <w:pStyle w:val="TABLE-cell"/>
              <w:rPr>
                <w:lang w:val="en-US"/>
              </w:rPr>
            </w:pPr>
          </w:p>
        </w:tc>
        <w:tc>
          <w:tcPr>
            <w:tcW w:w="1214" w:type="dxa"/>
          </w:tcPr>
          <w:p w14:paraId="14D9CC01" w14:textId="77777777" w:rsidR="00E11040" w:rsidRPr="001C220C" w:rsidRDefault="00E11040" w:rsidP="00E11040">
            <w:pPr>
              <w:pStyle w:val="TABLE-cell"/>
              <w:rPr>
                <w:lang w:val="en-US"/>
              </w:rPr>
            </w:pPr>
            <w:r w:rsidRPr="001C220C">
              <w:rPr>
                <w:lang w:val="en-US"/>
              </w:rPr>
              <w:t>101</w:t>
            </w:r>
          </w:p>
        </w:tc>
      </w:tr>
      <w:tr w:rsidR="00E11040" w:rsidRPr="001C220C" w14:paraId="10625263" w14:textId="77777777" w:rsidTr="00E11040">
        <w:trPr>
          <w:jc w:val="center"/>
        </w:trPr>
        <w:tc>
          <w:tcPr>
            <w:tcW w:w="1704" w:type="dxa"/>
          </w:tcPr>
          <w:p w14:paraId="35AB0AC7" w14:textId="77777777" w:rsidR="00E11040" w:rsidRPr="001C220C" w:rsidRDefault="00E11040" w:rsidP="00E11040">
            <w:pPr>
              <w:pStyle w:val="TABLE-cell"/>
              <w:rPr>
                <w:lang w:val="en-US"/>
              </w:rPr>
            </w:pPr>
            <w:r w:rsidRPr="001C220C">
              <w:rPr>
                <w:lang w:val="en-US"/>
              </w:rPr>
              <w:t>Date of Birth</w:t>
            </w:r>
          </w:p>
        </w:tc>
        <w:tc>
          <w:tcPr>
            <w:tcW w:w="1704" w:type="dxa"/>
          </w:tcPr>
          <w:p w14:paraId="7DC94DAE" w14:textId="77777777" w:rsidR="00E11040" w:rsidRPr="001C220C" w:rsidRDefault="00E11040" w:rsidP="00E11040">
            <w:pPr>
              <w:pStyle w:val="TABLE-cell"/>
              <w:rPr>
                <w:lang w:val="en-US"/>
              </w:rPr>
            </w:pPr>
            <w:r w:rsidRPr="001C220C">
              <w:rPr>
                <w:lang w:val="en-US"/>
              </w:rPr>
              <w:t>Indicates when a person was born</w:t>
            </w:r>
          </w:p>
        </w:tc>
        <w:tc>
          <w:tcPr>
            <w:tcW w:w="1704" w:type="dxa"/>
          </w:tcPr>
          <w:p w14:paraId="2EB617CE" w14:textId="77777777" w:rsidR="00E11040" w:rsidRPr="001C220C" w:rsidRDefault="00E11040" w:rsidP="00E11040">
            <w:pPr>
              <w:pStyle w:val="TABLE-cell"/>
              <w:rPr>
                <w:lang w:val="en-US"/>
              </w:rPr>
            </w:pPr>
            <w:smartTag w:uri="urn:schemas-microsoft-com:office:smarttags" w:element="chsdate">
              <w:smartTagPr>
                <w:attr w:name="IsROCDate" w:val="False"/>
                <w:attr w:name="IsLunarDate" w:val="False"/>
                <w:attr w:name="Day" w:val="12"/>
                <w:attr w:name="Month" w:val="6"/>
                <w:attr w:name="Year" w:val="1955"/>
              </w:smartTagPr>
              <w:r w:rsidRPr="001C220C">
                <w:rPr>
                  <w:lang w:val="en-US"/>
                </w:rPr>
                <w:t>1955-06-12</w:t>
              </w:r>
            </w:smartTag>
          </w:p>
        </w:tc>
        <w:tc>
          <w:tcPr>
            <w:tcW w:w="2196" w:type="dxa"/>
          </w:tcPr>
          <w:p w14:paraId="1ABBFC9A" w14:textId="77777777" w:rsidR="00E11040" w:rsidRPr="001C220C" w:rsidRDefault="00E11040" w:rsidP="00E11040">
            <w:pPr>
              <w:pStyle w:val="TABLE-cell"/>
              <w:rPr>
                <w:lang w:val="en-US"/>
              </w:rPr>
            </w:pPr>
            <w:r w:rsidRPr="001C220C">
              <w:rPr>
                <w:lang w:val="en-US"/>
              </w:rPr>
              <w:t>YYYY-MM-DD</w:t>
            </w:r>
          </w:p>
        </w:tc>
        <w:tc>
          <w:tcPr>
            <w:tcW w:w="1214" w:type="dxa"/>
          </w:tcPr>
          <w:p w14:paraId="38D64D5A" w14:textId="77777777" w:rsidR="00E11040" w:rsidRPr="001C220C" w:rsidRDefault="00E11040" w:rsidP="00E11040">
            <w:pPr>
              <w:pStyle w:val="TABLE-cell"/>
              <w:rPr>
                <w:lang w:val="en-US"/>
              </w:rPr>
            </w:pPr>
            <w:r w:rsidRPr="001C220C">
              <w:rPr>
                <w:lang w:val="en-US"/>
              </w:rPr>
              <w:t>102</w:t>
            </w:r>
          </w:p>
        </w:tc>
      </w:tr>
      <w:tr w:rsidR="00E11040" w:rsidRPr="001C220C" w14:paraId="6950825D" w14:textId="77777777" w:rsidTr="00E11040">
        <w:trPr>
          <w:jc w:val="center"/>
        </w:trPr>
        <w:tc>
          <w:tcPr>
            <w:tcW w:w="1704" w:type="dxa"/>
          </w:tcPr>
          <w:p w14:paraId="26FF4787" w14:textId="77777777" w:rsidR="00E11040" w:rsidRPr="001C220C" w:rsidRDefault="00E11040" w:rsidP="00E11040">
            <w:pPr>
              <w:pStyle w:val="TABLE-cell"/>
              <w:rPr>
                <w:lang w:val="en-US"/>
              </w:rPr>
            </w:pPr>
            <w:r w:rsidRPr="001C220C">
              <w:rPr>
                <w:lang w:val="en-US"/>
              </w:rPr>
              <w:t>Shoe size</w:t>
            </w:r>
          </w:p>
        </w:tc>
        <w:tc>
          <w:tcPr>
            <w:tcW w:w="1704" w:type="dxa"/>
          </w:tcPr>
          <w:p w14:paraId="2A67DC49" w14:textId="77777777" w:rsidR="00E11040" w:rsidRPr="001C220C" w:rsidRDefault="00E11040" w:rsidP="00E11040">
            <w:pPr>
              <w:pStyle w:val="TABLE-cell"/>
              <w:rPr>
                <w:lang w:val="en-US"/>
              </w:rPr>
            </w:pPr>
            <w:r w:rsidRPr="001C220C">
              <w:rPr>
                <w:lang w:val="en-US"/>
              </w:rPr>
              <w:t>Indicates the shoe size of a person</w:t>
            </w:r>
          </w:p>
        </w:tc>
        <w:tc>
          <w:tcPr>
            <w:tcW w:w="1704" w:type="dxa"/>
          </w:tcPr>
          <w:p w14:paraId="6D7AB8FB" w14:textId="77777777" w:rsidR="00E11040" w:rsidRPr="001C220C" w:rsidRDefault="00E11040" w:rsidP="00E11040">
            <w:pPr>
              <w:pStyle w:val="TABLE-cell"/>
              <w:rPr>
                <w:lang w:val="en-US"/>
              </w:rPr>
            </w:pPr>
            <w:r w:rsidRPr="001C220C">
              <w:rPr>
                <w:lang w:val="en-US"/>
              </w:rPr>
              <w:t>45</w:t>
            </w:r>
          </w:p>
        </w:tc>
        <w:tc>
          <w:tcPr>
            <w:tcW w:w="2196" w:type="dxa"/>
          </w:tcPr>
          <w:p w14:paraId="18175492" w14:textId="77777777" w:rsidR="00E11040" w:rsidRPr="001C220C" w:rsidRDefault="00E11040" w:rsidP="00E11040">
            <w:pPr>
              <w:pStyle w:val="TABLE-cell"/>
              <w:rPr>
                <w:lang w:val="en-US"/>
              </w:rPr>
            </w:pPr>
          </w:p>
        </w:tc>
        <w:tc>
          <w:tcPr>
            <w:tcW w:w="1214" w:type="dxa"/>
          </w:tcPr>
          <w:p w14:paraId="5214215B" w14:textId="77777777" w:rsidR="00E11040" w:rsidRPr="001C220C" w:rsidRDefault="00E11040" w:rsidP="00E11040">
            <w:pPr>
              <w:pStyle w:val="TABLE-cell"/>
              <w:rPr>
                <w:lang w:val="en-US"/>
              </w:rPr>
            </w:pPr>
            <w:r w:rsidRPr="001C220C">
              <w:rPr>
                <w:lang w:val="en-US"/>
              </w:rPr>
              <w:t>102</w:t>
            </w:r>
          </w:p>
        </w:tc>
      </w:tr>
      <w:tr w:rsidR="00E11040" w:rsidRPr="001C220C" w14:paraId="4860A129" w14:textId="77777777" w:rsidTr="00E11040">
        <w:trPr>
          <w:jc w:val="center"/>
        </w:trPr>
        <w:tc>
          <w:tcPr>
            <w:tcW w:w="1704" w:type="dxa"/>
          </w:tcPr>
          <w:p w14:paraId="50A60F9D" w14:textId="77777777" w:rsidR="00E11040" w:rsidRPr="001C220C" w:rsidRDefault="00E11040" w:rsidP="00E11040">
            <w:pPr>
              <w:pStyle w:val="TABLE-cell"/>
              <w:rPr>
                <w:lang w:val="en-US"/>
              </w:rPr>
            </w:pPr>
            <w:r w:rsidRPr="001C220C">
              <w:rPr>
                <w:lang w:val="en-US"/>
              </w:rPr>
              <w:t>Date of Birth</w:t>
            </w:r>
          </w:p>
        </w:tc>
        <w:tc>
          <w:tcPr>
            <w:tcW w:w="1704" w:type="dxa"/>
          </w:tcPr>
          <w:p w14:paraId="0DB1CE1C" w14:textId="77777777" w:rsidR="00E11040" w:rsidRPr="001C220C" w:rsidRDefault="00E11040" w:rsidP="00E11040">
            <w:pPr>
              <w:pStyle w:val="TABLE-cell"/>
              <w:rPr>
                <w:lang w:val="en-US"/>
              </w:rPr>
            </w:pPr>
            <w:r w:rsidRPr="001C220C">
              <w:rPr>
                <w:lang w:val="en-US"/>
              </w:rPr>
              <w:t>Indicates when a person is born</w:t>
            </w:r>
          </w:p>
        </w:tc>
        <w:tc>
          <w:tcPr>
            <w:tcW w:w="1704" w:type="dxa"/>
          </w:tcPr>
          <w:p w14:paraId="793CB400" w14:textId="77777777" w:rsidR="00E11040" w:rsidRPr="001C220C" w:rsidRDefault="00E11040" w:rsidP="00E11040">
            <w:pPr>
              <w:pStyle w:val="TABLE-cell"/>
              <w:rPr>
                <w:lang w:val="en-US"/>
              </w:rPr>
            </w:pPr>
            <w:smartTag w:uri="urn:schemas-microsoft-com:office:smarttags" w:element="chsdate">
              <w:smartTagPr>
                <w:attr w:name="IsROCDate" w:val="False"/>
                <w:attr w:name="IsLunarDate" w:val="False"/>
                <w:attr w:name="Day" w:val="24"/>
                <w:attr w:name="Month" w:val="12"/>
                <w:attr w:name="Year" w:val="1969"/>
              </w:smartTagPr>
              <w:r w:rsidRPr="001C220C">
                <w:rPr>
                  <w:lang w:val="en-US"/>
                </w:rPr>
                <w:t>1969-12-24</w:t>
              </w:r>
            </w:smartTag>
          </w:p>
        </w:tc>
        <w:tc>
          <w:tcPr>
            <w:tcW w:w="2196" w:type="dxa"/>
          </w:tcPr>
          <w:p w14:paraId="28D26E2B" w14:textId="77777777" w:rsidR="00E11040" w:rsidRPr="001C220C" w:rsidRDefault="00E11040" w:rsidP="00E11040">
            <w:pPr>
              <w:pStyle w:val="TABLE-cell"/>
              <w:rPr>
                <w:lang w:val="en-US"/>
              </w:rPr>
            </w:pPr>
            <w:r w:rsidRPr="001C220C">
              <w:rPr>
                <w:lang w:val="en-US"/>
              </w:rPr>
              <w:t>YYYY-MM-DD</w:t>
            </w:r>
          </w:p>
        </w:tc>
        <w:tc>
          <w:tcPr>
            <w:tcW w:w="1214" w:type="dxa"/>
          </w:tcPr>
          <w:p w14:paraId="2BD93F5D" w14:textId="77777777" w:rsidR="00E11040" w:rsidRPr="001C220C" w:rsidRDefault="00E11040" w:rsidP="00E11040">
            <w:pPr>
              <w:pStyle w:val="TABLE-cell"/>
              <w:rPr>
                <w:lang w:val="en-US"/>
              </w:rPr>
            </w:pPr>
            <w:r w:rsidRPr="001C220C">
              <w:rPr>
                <w:lang w:val="en-US"/>
              </w:rPr>
              <w:t>103</w:t>
            </w:r>
          </w:p>
        </w:tc>
      </w:tr>
      <w:tr w:rsidR="00E11040" w:rsidRPr="001C220C" w14:paraId="693F0C3D" w14:textId="77777777" w:rsidTr="00E11040">
        <w:trPr>
          <w:jc w:val="center"/>
        </w:trPr>
        <w:tc>
          <w:tcPr>
            <w:tcW w:w="1704" w:type="dxa"/>
          </w:tcPr>
          <w:p w14:paraId="3E137B96" w14:textId="77777777" w:rsidR="00E11040" w:rsidRPr="001C220C" w:rsidRDefault="00E11040" w:rsidP="00E11040">
            <w:pPr>
              <w:pStyle w:val="TABLE-cell"/>
              <w:rPr>
                <w:lang w:val="en-US"/>
              </w:rPr>
            </w:pPr>
            <w:r w:rsidRPr="001C220C">
              <w:rPr>
                <w:lang w:val="en-US"/>
              </w:rPr>
              <w:t>Shoe size</w:t>
            </w:r>
          </w:p>
        </w:tc>
        <w:tc>
          <w:tcPr>
            <w:tcW w:w="1704" w:type="dxa"/>
          </w:tcPr>
          <w:p w14:paraId="0C78ED3B" w14:textId="77777777" w:rsidR="00E11040" w:rsidRPr="001C220C" w:rsidRDefault="00E11040" w:rsidP="00E11040">
            <w:pPr>
              <w:pStyle w:val="TABLE-cell"/>
              <w:rPr>
                <w:lang w:val="en-US"/>
              </w:rPr>
            </w:pPr>
            <w:r w:rsidRPr="001C220C">
              <w:rPr>
                <w:lang w:val="en-US"/>
              </w:rPr>
              <w:t>Indicates the shoe size of a person</w:t>
            </w:r>
          </w:p>
        </w:tc>
        <w:tc>
          <w:tcPr>
            <w:tcW w:w="1704" w:type="dxa"/>
          </w:tcPr>
          <w:p w14:paraId="1631ABB4" w14:textId="77777777" w:rsidR="00E11040" w:rsidRPr="001C220C" w:rsidRDefault="00E11040" w:rsidP="00E11040">
            <w:pPr>
              <w:pStyle w:val="TABLE-cell"/>
              <w:rPr>
                <w:lang w:val="en-US"/>
              </w:rPr>
            </w:pPr>
            <w:r w:rsidRPr="001C220C">
              <w:rPr>
                <w:lang w:val="en-US"/>
              </w:rPr>
              <w:t>38</w:t>
            </w:r>
          </w:p>
        </w:tc>
        <w:tc>
          <w:tcPr>
            <w:tcW w:w="2196" w:type="dxa"/>
          </w:tcPr>
          <w:p w14:paraId="0A94E5DF" w14:textId="77777777" w:rsidR="00E11040" w:rsidRPr="001C220C" w:rsidRDefault="00E11040" w:rsidP="00E11040">
            <w:pPr>
              <w:pStyle w:val="TABLE-cell"/>
              <w:rPr>
                <w:lang w:val="en-US"/>
              </w:rPr>
            </w:pPr>
          </w:p>
        </w:tc>
        <w:tc>
          <w:tcPr>
            <w:tcW w:w="1214" w:type="dxa"/>
          </w:tcPr>
          <w:p w14:paraId="0D434873" w14:textId="77777777" w:rsidR="00E11040" w:rsidRPr="001C220C" w:rsidRDefault="00E11040" w:rsidP="00E11040">
            <w:pPr>
              <w:pStyle w:val="TABLE-cell"/>
              <w:rPr>
                <w:lang w:val="en-US"/>
              </w:rPr>
            </w:pPr>
            <w:r w:rsidRPr="001C220C">
              <w:rPr>
                <w:lang w:val="en-US"/>
              </w:rPr>
              <w:t>103</w:t>
            </w:r>
          </w:p>
        </w:tc>
      </w:tr>
    </w:tbl>
    <w:p w14:paraId="6EDEE385" w14:textId="52D48252" w:rsidR="0004729E" w:rsidRPr="001C220C" w:rsidRDefault="0004729E" w:rsidP="00E11040">
      <w:pPr>
        <w:pStyle w:val="TABLE-title"/>
        <w:rPr>
          <w:lang w:val="en-US"/>
        </w:rPr>
      </w:pPr>
    </w:p>
    <w:p w14:paraId="3DCC49C5" w14:textId="77777777" w:rsidR="0004729E" w:rsidRPr="001C220C" w:rsidRDefault="0004729E">
      <w:pPr>
        <w:rPr>
          <w:lang w:val="en-US"/>
        </w:rPr>
      </w:pPr>
    </w:p>
    <w:p w14:paraId="6136F26A" w14:textId="77777777" w:rsidR="0004729E" w:rsidRPr="001C220C" w:rsidRDefault="0004729E" w:rsidP="00682689">
      <w:pPr>
        <w:pStyle w:val="ANNEX-heading1"/>
      </w:pPr>
      <w:bookmarkStart w:id="21170" w:name="_Toc478492251"/>
      <w:r w:rsidRPr="001C220C">
        <w:t>XML usage</w:t>
      </w:r>
      <w:bookmarkEnd w:id="21170"/>
    </w:p>
    <w:p w14:paraId="13FEC346" w14:textId="77777777" w:rsidR="0004729E" w:rsidRPr="001C220C" w:rsidRDefault="0004729E" w:rsidP="0029062D">
      <w:pPr>
        <w:pStyle w:val="PARAGRAPH"/>
        <w:rPr>
          <w:lang w:val="en-US"/>
        </w:rPr>
      </w:pPr>
      <w:r w:rsidRPr="001C220C">
        <w:rPr>
          <w:lang w:val="en-US"/>
        </w:rPr>
        <w:t>If XML documents are used for data exchange, then there are many different ways of structuring the documents</w:t>
      </w:r>
      <w:r w:rsidR="008558A5">
        <w:rPr>
          <w:lang w:val="en-US"/>
        </w:rPr>
        <w:t xml:space="preserve">. </w:t>
      </w:r>
      <w:r w:rsidRPr="001C220C">
        <w:rPr>
          <w:lang w:val="en-US"/>
        </w:rPr>
        <w:t>The structure for an XML document is defined in a “schema”</w:t>
      </w:r>
      <w:r w:rsidR="00C91311">
        <w:rPr>
          <w:lang w:val="en-US"/>
        </w:rPr>
        <w:t xml:space="preserve">. </w:t>
      </w:r>
      <w:r w:rsidRPr="001C220C">
        <w:rPr>
          <w:lang w:val="en-US"/>
        </w:rPr>
        <w:t>A schema is the equivalent of a data base table definition</w:t>
      </w:r>
      <w:r w:rsidR="008558A5">
        <w:rPr>
          <w:lang w:val="en-US"/>
        </w:rPr>
        <w:t xml:space="preserve">. </w:t>
      </w:r>
    </w:p>
    <w:p w14:paraId="2F960416" w14:textId="61BA67C9" w:rsidR="0004729E" w:rsidRPr="001C220C" w:rsidRDefault="0004729E" w:rsidP="0029062D">
      <w:pPr>
        <w:pStyle w:val="PARAGRAPH"/>
        <w:rPr>
          <w:lang w:val="en-US"/>
        </w:rPr>
      </w:pPr>
      <w:r w:rsidRPr="001C220C">
        <w:rPr>
          <w:lang w:val="en-US"/>
        </w:rPr>
        <w:t xml:space="preserve">Figure </w:t>
      </w:r>
      <w:r w:rsidR="00837E02">
        <w:rPr>
          <w:lang w:val="en-US"/>
        </w:rPr>
        <w:t>C</w:t>
      </w:r>
      <w:r w:rsidR="00947EF5">
        <w:rPr>
          <w:lang w:val="en-US"/>
        </w:rPr>
        <w:t>.</w:t>
      </w:r>
      <w:r w:rsidRPr="001C220C">
        <w:rPr>
          <w:lang w:val="en-US"/>
        </w:rPr>
        <w:t xml:space="preserve">7 illustrates a possible XML schema for </w:t>
      </w:r>
      <w:r w:rsidRPr="000B599F">
        <w:rPr>
          <w:i/>
          <w:lang w:val="en-US"/>
        </w:rPr>
        <w:t>“Person</w:t>
      </w:r>
      <w:r w:rsidRPr="001C220C">
        <w:rPr>
          <w:lang w:val="en-US"/>
        </w:rPr>
        <w:t>”</w:t>
      </w:r>
      <w:r w:rsidR="008558A5">
        <w:rPr>
          <w:lang w:val="en-US"/>
        </w:rPr>
        <w:t xml:space="preserve">. </w:t>
      </w:r>
      <w:r w:rsidRPr="001C220C">
        <w:rPr>
          <w:lang w:val="en-US"/>
        </w:rPr>
        <w:t>The schema defines a place</w:t>
      </w:r>
      <w:r w:rsidRPr="00412AF1">
        <w:rPr>
          <w:lang w:val="en-US"/>
        </w:rPr>
        <w:t xml:space="preserve"> for </w:t>
      </w:r>
      <w:r w:rsidRPr="005403B2">
        <w:rPr>
          <w:lang w:val="en-US"/>
        </w:rPr>
        <w:t>ID, Description, Name</w:t>
      </w:r>
      <w:r w:rsidRPr="00412AF1">
        <w:rPr>
          <w:lang w:val="en-US"/>
        </w:rPr>
        <w:t xml:space="preserve">, the </w:t>
      </w:r>
      <w:r w:rsidRPr="005403B2">
        <w:rPr>
          <w:lang w:val="en-US"/>
        </w:rPr>
        <w:t>person properties</w:t>
      </w:r>
      <w:r w:rsidRPr="00412AF1">
        <w:rPr>
          <w:lang w:val="en-US"/>
        </w:rPr>
        <w:t>, and a place to contain the</w:t>
      </w:r>
      <w:r w:rsidRPr="001C220C">
        <w:rPr>
          <w:lang w:val="en-US"/>
        </w:rPr>
        <w:t xml:space="preserve"> list of </w:t>
      </w:r>
      <w:r w:rsidRPr="000B599F">
        <w:rPr>
          <w:i/>
          <w:lang w:val="en-US"/>
        </w:rPr>
        <w:t>Personnel Classes</w:t>
      </w:r>
      <w:r w:rsidRPr="001C220C">
        <w:rPr>
          <w:lang w:val="en-US"/>
        </w:rPr>
        <w:t xml:space="preserve"> the </w:t>
      </w:r>
      <w:r w:rsidRPr="000B599F">
        <w:rPr>
          <w:i/>
          <w:lang w:val="en-US"/>
        </w:rPr>
        <w:t>person</w:t>
      </w:r>
      <w:r w:rsidRPr="001C220C">
        <w:rPr>
          <w:lang w:val="en-US"/>
        </w:rPr>
        <w:t xml:space="preserve"> belongs to</w:t>
      </w:r>
      <w:r w:rsidR="008558A5">
        <w:rPr>
          <w:lang w:val="en-US"/>
        </w:rPr>
        <w:t xml:space="preserve">. </w:t>
      </w:r>
      <w:r w:rsidRPr="001C220C">
        <w:rPr>
          <w:lang w:val="en-US"/>
        </w:rPr>
        <w:t xml:space="preserve">A </w:t>
      </w:r>
      <w:r w:rsidRPr="000B599F">
        <w:rPr>
          <w:i/>
          <w:lang w:val="en-US"/>
        </w:rPr>
        <w:t>Person</w:t>
      </w:r>
      <w:r w:rsidRPr="001C220C">
        <w:rPr>
          <w:lang w:val="en-US"/>
        </w:rPr>
        <w:t xml:space="preserve"> (instance) is defined by its</w:t>
      </w:r>
      <w:r w:rsidRPr="00412AF1">
        <w:rPr>
          <w:lang w:val="en-US"/>
        </w:rPr>
        <w:t xml:space="preserve"> </w:t>
      </w:r>
      <w:r w:rsidRPr="005403B2">
        <w:rPr>
          <w:lang w:val="en-US"/>
        </w:rPr>
        <w:t>ID, Description, Name, PersonProperty</w:t>
      </w:r>
      <w:r w:rsidRPr="00412AF1">
        <w:rPr>
          <w:lang w:val="en-US"/>
        </w:rPr>
        <w:t xml:space="preserve">, and </w:t>
      </w:r>
      <w:r w:rsidRPr="005403B2">
        <w:rPr>
          <w:lang w:val="en-US"/>
        </w:rPr>
        <w:t>PersonnelClassID</w:t>
      </w:r>
      <w:r w:rsidR="008558A5" w:rsidRPr="00412AF1">
        <w:rPr>
          <w:lang w:val="en-US"/>
        </w:rPr>
        <w:t xml:space="preserve">. </w:t>
      </w:r>
      <w:r w:rsidRPr="00412AF1">
        <w:rPr>
          <w:lang w:val="en-US"/>
        </w:rPr>
        <w:t xml:space="preserve">The </w:t>
      </w:r>
      <w:r w:rsidRPr="005403B2">
        <w:rPr>
          <w:lang w:val="en-US"/>
        </w:rPr>
        <w:t>ID, Description</w:t>
      </w:r>
      <w:r w:rsidRPr="00412AF1">
        <w:rPr>
          <w:lang w:val="en-US"/>
        </w:rPr>
        <w:t xml:space="preserve"> and </w:t>
      </w:r>
      <w:r w:rsidRPr="005403B2">
        <w:rPr>
          <w:lang w:val="en-US"/>
        </w:rPr>
        <w:t>Name</w:t>
      </w:r>
      <w:r w:rsidRPr="00412AF1">
        <w:rPr>
          <w:lang w:val="en-US"/>
        </w:rPr>
        <w:t xml:space="preserve"> c</w:t>
      </w:r>
      <w:r w:rsidRPr="001C220C">
        <w:rPr>
          <w:lang w:val="en-US"/>
        </w:rPr>
        <w:t>orrespond to the attributes</w:t>
      </w:r>
      <w:r w:rsidRPr="00412AF1">
        <w:rPr>
          <w:lang w:val="en-US"/>
        </w:rPr>
        <w:t xml:space="preserve"> </w:t>
      </w:r>
      <w:r w:rsidRPr="005403B2">
        <w:rPr>
          <w:lang w:val="en-US"/>
        </w:rPr>
        <w:t xml:space="preserve">ID, </w:t>
      </w:r>
      <w:r w:rsidR="00E02DAD" w:rsidRPr="005403B2">
        <w:rPr>
          <w:lang w:val="en-US"/>
        </w:rPr>
        <w:t>d</w:t>
      </w:r>
      <w:r w:rsidRPr="005403B2">
        <w:rPr>
          <w:lang w:val="en-US"/>
        </w:rPr>
        <w:t xml:space="preserve">escription and </w:t>
      </w:r>
      <w:r w:rsidR="00E02DAD" w:rsidRPr="005403B2">
        <w:rPr>
          <w:lang w:val="en-US"/>
        </w:rPr>
        <w:t>n</w:t>
      </w:r>
      <w:r w:rsidRPr="005403B2">
        <w:rPr>
          <w:lang w:val="en-US"/>
        </w:rPr>
        <w:t>ame</w:t>
      </w:r>
      <w:r w:rsidRPr="00412AF1">
        <w:rPr>
          <w:lang w:val="en-US"/>
        </w:rPr>
        <w:t xml:space="preserve"> d</w:t>
      </w:r>
      <w:r w:rsidRPr="001C220C">
        <w:rPr>
          <w:lang w:val="en-US"/>
        </w:rPr>
        <w:t xml:space="preserve">efined in </w:t>
      </w:r>
      <w:r w:rsidR="000766F8">
        <w:rPr>
          <w:lang w:val="en-US"/>
        </w:rPr>
        <w:t xml:space="preserve">this part of </w:t>
      </w:r>
      <w:r w:rsidR="001F24A0">
        <w:rPr>
          <w:lang w:val="en-US"/>
        </w:rPr>
        <w:t>ISA</w:t>
      </w:r>
      <w:r w:rsidR="00E02DAD">
        <w:rPr>
          <w:lang w:val="en-US"/>
        </w:rPr>
        <w:t>-</w:t>
      </w:r>
      <w:r w:rsidR="001F24A0">
        <w:rPr>
          <w:lang w:val="en-US"/>
        </w:rPr>
        <w:t>95</w:t>
      </w:r>
      <w:r w:rsidR="008558A5">
        <w:rPr>
          <w:lang w:val="en-US"/>
        </w:rPr>
        <w:t xml:space="preserve">. </w:t>
      </w:r>
    </w:p>
    <w:p w14:paraId="2927878D" w14:textId="77777777" w:rsidR="0004729E" w:rsidRPr="001C220C" w:rsidRDefault="0004729E" w:rsidP="0029062D">
      <w:pPr>
        <w:pStyle w:val="PARAGRAPH"/>
        <w:rPr>
          <w:lang w:val="en-US"/>
        </w:rPr>
      </w:pPr>
      <w:r w:rsidRPr="005403B2">
        <w:rPr>
          <w:lang w:val="en-US"/>
        </w:rPr>
        <w:t>PersonnelClassID</w:t>
      </w:r>
      <w:r w:rsidRPr="00412AF1">
        <w:rPr>
          <w:lang w:val="en-US"/>
        </w:rPr>
        <w:t xml:space="preserve"> is defined as the </w:t>
      </w:r>
      <w:r w:rsidRPr="005403B2">
        <w:rPr>
          <w:lang w:val="en-US"/>
        </w:rPr>
        <w:t>ID</w:t>
      </w:r>
      <w:r w:rsidRPr="00412AF1">
        <w:rPr>
          <w:lang w:val="en-US"/>
        </w:rPr>
        <w:t xml:space="preserve"> of</w:t>
      </w:r>
      <w:r w:rsidRPr="001C220C">
        <w:rPr>
          <w:lang w:val="en-US"/>
        </w:rPr>
        <w:t xml:space="preserve"> a </w:t>
      </w:r>
      <w:r w:rsidRPr="00204564">
        <w:rPr>
          <w:i/>
          <w:lang w:val="en-US"/>
        </w:rPr>
        <w:t>personnel class</w:t>
      </w:r>
      <w:r w:rsidR="008558A5">
        <w:rPr>
          <w:lang w:val="en-US"/>
        </w:rPr>
        <w:t xml:space="preserve">. </w:t>
      </w:r>
      <w:r w:rsidRPr="005403B2">
        <w:rPr>
          <w:lang w:val="en-US"/>
        </w:rPr>
        <w:t>PersonnelClassID</w:t>
      </w:r>
      <w:r w:rsidRPr="00412AF1">
        <w:rPr>
          <w:lang w:val="en-US"/>
        </w:rPr>
        <w:t xml:space="preserve"> </w:t>
      </w:r>
      <w:r w:rsidRPr="001C220C">
        <w:rPr>
          <w:lang w:val="en-US"/>
        </w:rPr>
        <w:t xml:space="preserve">(there </w:t>
      </w:r>
      <w:r w:rsidR="00DE2E9A">
        <w:rPr>
          <w:lang w:val="en-US"/>
        </w:rPr>
        <w:t xml:space="preserve">can </w:t>
      </w:r>
      <w:r w:rsidRPr="001C220C">
        <w:rPr>
          <w:lang w:val="en-US"/>
        </w:rPr>
        <w:t xml:space="preserve">be many) contains a link to instances of </w:t>
      </w:r>
      <w:r w:rsidRPr="000B599F">
        <w:rPr>
          <w:i/>
          <w:lang w:val="en-US"/>
        </w:rPr>
        <w:t>PersonnelClass</w:t>
      </w:r>
      <w:r w:rsidRPr="001C220C">
        <w:rPr>
          <w:lang w:val="en-US"/>
        </w:rPr>
        <w:t>.</w:t>
      </w:r>
    </w:p>
    <w:p w14:paraId="364CA8CB" w14:textId="32E619B4" w:rsidR="0004729E" w:rsidRPr="001C220C" w:rsidRDefault="0004729E" w:rsidP="0029062D">
      <w:pPr>
        <w:pStyle w:val="PARAGRAPH"/>
        <w:rPr>
          <w:lang w:val="en-US"/>
        </w:rPr>
      </w:pPr>
      <w:r w:rsidRPr="000B599F">
        <w:rPr>
          <w:i/>
          <w:lang w:val="en-US"/>
        </w:rPr>
        <w:t>PersonProperty</w:t>
      </w:r>
      <w:r w:rsidRPr="001C220C">
        <w:rPr>
          <w:lang w:val="en-US"/>
        </w:rPr>
        <w:t xml:space="preserve"> is defined as a complex type that contains the </w:t>
      </w:r>
      <w:r w:rsidRPr="005403B2">
        <w:rPr>
          <w:lang w:val="en-US"/>
        </w:rPr>
        <w:t>property ID, description</w:t>
      </w:r>
      <w:r w:rsidRPr="00412AF1">
        <w:rPr>
          <w:lang w:val="en-US"/>
        </w:rPr>
        <w:t xml:space="preserve">, and </w:t>
      </w:r>
      <w:r w:rsidRPr="005403B2">
        <w:rPr>
          <w:lang w:val="en-US"/>
        </w:rPr>
        <w:t>value</w:t>
      </w:r>
      <w:r w:rsidRPr="00412AF1">
        <w:rPr>
          <w:lang w:val="en-US"/>
        </w:rPr>
        <w:t xml:space="preserve">. </w:t>
      </w:r>
      <w:r w:rsidRPr="001C220C">
        <w:rPr>
          <w:lang w:val="en-US"/>
        </w:rPr>
        <w:br w:type="page"/>
      </w:r>
    </w:p>
    <w:p w14:paraId="35F4335C" w14:textId="77777777" w:rsidR="0004729E" w:rsidRPr="001C220C" w:rsidRDefault="0004729E" w:rsidP="00793919">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&lt;xsd:complexType name = "</w:t>
      </w:r>
      <w:r w:rsidRPr="001C220C">
        <w:rPr>
          <w:b/>
          <w:bCs/>
          <w:sz w:val="16"/>
          <w:szCs w:val="16"/>
          <w:lang w:val="en-US"/>
        </w:rPr>
        <w:t>PersonType</w:t>
      </w:r>
      <w:r w:rsidRPr="001C220C">
        <w:rPr>
          <w:sz w:val="16"/>
          <w:szCs w:val="16"/>
          <w:lang w:val="en-US"/>
        </w:rPr>
        <w:t>"&gt;</w:t>
      </w:r>
    </w:p>
    <w:p w14:paraId="7463326D" w14:textId="77777777" w:rsidR="0004729E" w:rsidRPr="001C220C" w:rsidRDefault="0004729E" w:rsidP="00793919">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 xml:space="preserve">     &lt;xsd:sequence&gt;</w:t>
      </w:r>
    </w:p>
    <w:p w14:paraId="1C926FEB" w14:textId="77777777" w:rsidR="0004729E" w:rsidRPr="001C220C" w:rsidRDefault="0004729E" w:rsidP="00793919">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ab/>
        <w:t xml:space="preserve">    &lt;xsd:element name = "</w:t>
      </w:r>
      <w:r w:rsidRPr="001C220C">
        <w:rPr>
          <w:b/>
          <w:bCs/>
          <w:sz w:val="16"/>
          <w:szCs w:val="16"/>
          <w:lang w:val="en-US"/>
        </w:rPr>
        <w:t>ID</w:t>
      </w:r>
      <w:r w:rsidRPr="001C220C">
        <w:rPr>
          <w:sz w:val="16"/>
          <w:szCs w:val="16"/>
          <w:lang w:val="en-US"/>
        </w:rPr>
        <w:t>"</w:t>
      </w:r>
      <w:r w:rsidRPr="001C220C">
        <w:rPr>
          <w:sz w:val="16"/>
          <w:szCs w:val="16"/>
          <w:lang w:val="en-US"/>
        </w:rPr>
        <w:tab/>
      </w:r>
      <w:r w:rsidRPr="001C220C">
        <w:rPr>
          <w:sz w:val="16"/>
          <w:szCs w:val="16"/>
          <w:lang w:val="en-US"/>
        </w:rPr>
        <w:tab/>
      </w:r>
      <w:r w:rsidRPr="001C220C">
        <w:rPr>
          <w:sz w:val="16"/>
          <w:szCs w:val="16"/>
          <w:lang w:val="en-US"/>
        </w:rPr>
        <w:tab/>
        <w:t>type = "xsd:string"/&gt;</w:t>
      </w:r>
    </w:p>
    <w:p w14:paraId="38DC48A3" w14:textId="77777777" w:rsidR="0004729E" w:rsidRPr="001C220C" w:rsidRDefault="0004729E" w:rsidP="00793919">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ab/>
        <w:t xml:space="preserve">    &lt;xsd:element name = "</w:t>
      </w:r>
      <w:r w:rsidRPr="001C220C">
        <w:rPr>
          <w:b/>
          <w:bCs/>
          <w:sz w:val="16"/>
          <w:szCs w:val="16"/>
          <w:lang w:val="en-US"/>
        </w:rPr>
        <w:t>Description</w:t>
      </w:r>
      <w:r w:rsidRPr="001C220C">
        <w:rPr>
          <w:sz w:val="16"/>
          <w:szCs w:val="16"/>
          <w:lang w:val="en-US"/>
        </w:rPr>
        <w:t>"</w:t>
      </w:r>
      <w:r w:rsidRPr="001C220C">
        <w:rPr>
          <w:sz w:val="16"/>
          <w:szCs w:val="16"/>
          <w:lang w:val="en-US"/>
        </w:rPr>
        <w:tab/>
        <w:t>type = "xsd:string"</w:t>
      </w:r>
    </w:p>
    <w:p w14:paraId="75DB6CE1" w14:textId="77777777" w:rsidR="0004729E" w:rsidRPr="001C220C" w:rsidRDefault="0004729E" w:rsidP="00793919">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t>minOccurs = "0"</w:t>
      </w:r>
    </w:p>
    <w:p w14:paraId="7DECE181" w14:textId="77777777" w:rsidR="0004729E" w:rsidRPr="001C220C" w:rsidRDefault="0004729E" w:rsidP="00793919">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t>maxOccurs = "unbounded"/&gt;</w:t>
      </w:r>
    </w:p>
    <w:p w14:paraId="0394161E" w14:textId="77777777" w:rsidR="0004729E" w:rsidRPr="001C220C" w:rsidRDefault="0004729E" w:rsidP="00793919">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ab/>
        <w:t xml:space="preserve">    &lt;xsd:element name = "</w:t>
      </w:r>
      <w:r w:rsidRPr="001C220C">
        <w:rPr>
          <w:b/>
          <w:bCs/>
          <w:sz w:val="16"/>
          <w:szCs w:val="16"/>
          <w:lang w:val="en-US"/>
        </w:rPr>
        <w:t>Name</w:t>
      </w:r>
      <w:r w:rsidRPr="001C220C">
        <w:rPr>
          <w:sz w:val="16"/>
          <w:szCs w:val="16"/>
          <w:lang w:val="en-US"/>
        </w:rPr>
        <w:t xml:space="preserve">" </w:t>
      </w:r>
      <w:r w:rsidRPr="001C220C">
        <w:rPr>
          <w:sz w:val="16"/>
          <w:szCs w:val="16"/>
          <w:lang w:val="en-US"/>
        </w:rPr>
        <w:tab/>
      </w:r>
      <w:r w:rsidRPr="001C220C">
        <w:rPr>
          <w:sz w:val="16"/>
          <w:szCs w:val="16"/>
          <w:lang w:val="en-US"/>
        </w:rPr>
        <w:tab/>
      </w:r>
      <w:r w:rsidRPr="001C220C">
        <w:rPr>
          <w:sz w:val="16"/>
          <w:szCs w:val="16"/>
          <w:lang w:val="en-US"/>
        </w:rPr>
        <w:tab/>
        <w:t>type = "xsd:string"/&gt;</w:t>
      </w:r>
      <w:r w:rsidRPr="001C220C">
        <w:rPr>
          <w:sz w:val="16"/>
          <w:szCs w:val="16"/>
          <w:lang w:val="en-US"/>
        </w:rPr>
        <w:tab/>
      </w:r>
    </w:p>
    <w:p w14:paraId="632120F0" w14:textId="77777777" w:rsidR="0004729E" w:rsidRPr="001C220C" w:rsidRDefault="0004729E" w:rsidP="00793919">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ab/>
        <w:t xml:space="preserve">    &lt;xsd:element name = "</w:t>
      </w:r>
      <w:r w:rsidRPr="001C220C">
        <w:rPr>
          <w:b/>
          <w:bCs/>
          <w:sz w:val="16"/>
          <w:szCs w:val="16"/>
          <w:lang w:val="en-US"/>
        </w:rPr>
        <w:t>PersonProperty</w:t>
      </w:r>
      <w:r w:rsidRPr="001C220C">
        <w:rPr>
          <w:sz w:val="16"/>
          <w:szCs w:val="16"/>
          <w:lang w:val="en-US"/>
        </w:rPr>
        <w:t xml:space="preserve">" </w:t>
      </w:r>
      <w:r w:rsidRPr="001C220C">
        <w:rPr>
          <w:sz w:val="16"/>
          <w:szCs w:val="16"/>
          <w:lang w:val="en-US"/>
        </w:rPr>
        <w:tab/>
      </w:r>
    </w:p>
    <w:p w14:paraId="08F97F31" w14:textId="77777777" w:rsidR="0004729E" w:rsidRPr="001C220C" w:rsidRDefault="0004729E" w:rsidP="00793919">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t>type = "PersonPropertyType"</w:t>
      </w:r>
    </w:p>
    <w:p w14:paraId="669132C5" w14:textId="77777777" w:rsidR="0004729E" w:rsidRPr="001C220C" w:rsidRDefault="0004729E" w:rsidP="00793919">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t>minOccurs = "0"</w:t>
      </w:r>
    </w:p>
    <w:p w14:paraId="6B55A3B4" w14:textId="77777777" w:rsidR="0004729E" w:rsidRPr="001C220C" w:rsidRDefault="0004729E" w:rsidP="00793919">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t>maxOccurs = "unbounded"/&gt;</w:t>
      </w:r>
    </w:p>
    <w:p w14:paraId="4F761F0F" w14:textId="77777777" w:rsidR="0004729E" w:rsidRPr="001C220C" w:rsidRDefault="0004729E" w:rsidP="00793919">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ab/>
        <w:t xml:space="preserve">    &lt;xsd:element name = "</w:t>
      </w:r>
      <w:r w:rsidRPr="001C220C">
        <w:rPr>
          <w:b/>
          <w:bCs/>
          <w:sz w:val="16"/>
          <w:szCs w:val="16"/>
          <w:lang w:val="en-US"/>
        </w:rPr>
        <w:t>PersonnelClassID</w:t>
      </w:r>
      <w:r w:rsidRPr="001C220C">
        <w:rPr>
          <w:sz w:val="16"/>
          <w:szCs w:val="16"/>
          <w:lang w:val="en-US"/>
        </w:rPr>
        <w:t xml:space="preserve">" </w:t>
      </w:r>
    </w:p>
    <w:p w14:paraId="0192673B" w14:textId="77777777" w:rsidR="0004729E" w:rsidRPr="001C220C" w:rsidRDefault="0004729E" w:rsidP="00793919">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t>type = "PersonnelClassIDType"</w:t>
      </w:r>
    </w:p>
    <w:p w14:paraId="688F01AC" w14:textId="77777777" w:rsidR="0004729E" w:rsidRPr="001C220C" w:rsidRDefault="0004729E" w:rsidP="00793919">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t xml:space="preserve">minOccurs = "0" </w:t>
      </w:r>
    </w:p>
    <w:p w14:paraId="51400903" w14:textId="77777777" w:rsidR="0004729E" w:rsidRPr="001C220C" w:rsidRDefault="0004729E" w:rsidP="00793919">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t xml:space="preserve">maxOccurs = "unbounded"/&gt;    </w:t>
      </w:r>
    </w:p>
    <w:p w14:paraId="20A6A21E" w14:textId="77777777" w:rsidR="0004729E" w:rsidRPr="001C220C" w:rsidRDefault="0004729E" w:rsidP="00793919">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 xml:space="preserve">     &lt;/xsd:sequence&gt;</w:t>
      </w:r>
    </w:p>
    <w:p w14:paraId="33A60D33" w14:textId="77777777" w:rsidR="0004729E" w:rsidRPr="001C220C" w:rsidRDefault="0004729E" w:rsidP="00793919">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&lt;/xsd:complexType&gt;</w:t>
      </w:r>
    </w:p>
    <w:p w14:paraId="04552F21" w14:textId="77777777" w:rsidR="0004729E" w:rsidRPr="001C220C" w:rsidRDefault="0004729E" w:rsidP="00793919">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p>
    <w:p w14:paraId="52FDB10C" w14:textId="77777777" w:rsidR="0004729E" w:rsidRPr="001C220C" w:rsidRDefault="0004729E" w:rsidP="00793919">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&lt;xsd:simpleType name="</w:t>
      </w:r>
      <w:r w:rsidRPr="001C220C">
        <w:rPr>
          <w:b/>
          <w:bCs/>
          <w:sz w:val="16"/>
          <w:szCs w:val="16"/>
          <w:lang w:val="en-US"/>
        </w:rPr>
        <w:t>PersonnelClassIDType</w:t>
      </w:r>
      <w:r w:rsidRPr="001C220C">
        <w:rPr>
          <w:sz w:val="16"/>
          <w:szCs w:val="16"/>
          <w:lang w:val="en-US"/>
        </w:rPr>
        <w:t>"&gt;</w:t>
      </w:r>
    </w:p>
    <w:p w14:paraId="697DEBB4" w14:textId="77777777" w:rsidR="0004729E" w:rsidRPr="001C220C" w:rsidRDefault="0004729E" w:rsidP="00793919">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 xml:space="preserve">    &lt;xsd:restriction base="xsd:string"&gt;</w:t>
      </w:r>
    </w:p>
    <w:p w14:paraId="1EC84A22" w14:textId="77777777" w:rsidR="0004729E" w:rsidRPr="001C220C" w:rsidRDefault="0004729E" w:rsidP="00793919">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 xml:space="preserve">    &lt;/xsd:restriction&gt;</w:t>
      </w:r>
    </w:p>
    <w:p w14:paraId="04D0C9DB" w14:textId="77777777" w:rsidR="0004729E" w:rsidRPr="001C220C" w:rsidRDefault="0004729E" w:rsidP="00793919">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&lt;/xsd:simpleType&gt;</w:t>
      </w:r>
    </w:p>
    <w:p w14:paraId="58DC7F52" w14:textId="5BFC7C2A" w:rsidR="0004729E" w:rsidRPr="001C220C" w:rsidRDefault="00947EF5" w:rsidP="00947EF5">
      <w:pPr>
        <w:pStyle w:val="FIGURE-title"/>
        <w:rPr>
          <w:lang w:val="en-US"/>
        </w:rPr>
      </w:pPr>
      <w:bookmarkStart w:id="21171" w:name="_Toc162335115"/>
      <w:bookmarkStart w:id="21172" w:name="_Toc320178084"/>
      <w:bookmarkStart w:id="21173" w:name="_Toc478492582"/>
      <w:r>
        <w:rPr>
          <w:lang w:val="en-US"/>
        </w:rPr>
        <w:t xml:space="preserve">Figure </w:t>
      </w:r>
      <w:r w:rsidR="00837E02">
        <w:rPr>
          <w:lang w:val="en-US"/>
        </w:rPr>
        <w:t>C</w:t>
      </w:r>
      <w:r>
        <w:rPr>
          <w:lang w:val="en-US"/>
        </w:rPr>
        <w:t>.7 –</w:t>
      </w:r>
      <w:r w:rsidR="0004729E" w:rsidRPr="001C220C">
        <w:rPr>
          <w:lang w:val="en-US"/>
        </w:rPr>
        <w:t xml:space="preserve"> XML schema for a person object</w:t>
      </w:r>
      <w:bookmarkEnd w:id="21171"/>
      <w:bookmarkEnd w:id="21172"/>
      <w:bookmarkEnd w:id="21173"/>
    </w:p>
    <w:p w14:paraId="1E0D3F70" w14:textId="77777777" w:rsidR="0004729E" w:rsidRPr="001C220C" w:rsidRDefault="0004729E" w:rsidP="0029062D">
      <w:pPr>
        <w:pStyle w:val="PARAGRAPH"/>
        <w:rPr>
          <w:lang w:val="en-US"/>
        </w:rPr>
      </w:pPr>
      <w:r w:rsidRPr="000B599F">
        <w:rPr>
          <w:i/>
          <w:lang w:val="en-US"/>
        </w:rPr>
        <w:t>PersonProperty</w:t>
      </w:r>
      <w:r w:rsidRPr="001C220C">
        <w:rPr>
          <w:lang w:val="en-US"/>
        </w:rPr>
        <w:t xml:space="preserve"> contains the instances of </w:t>
      </w:r>
      <w:r w:rsidRPr="000B599F">
        <w:rPr>
          <w:i/>
          <w:lang w:val="en-US"/>
        </w:rPr>
        <w:t>PersonProperty</w:t>
      </w:r>
      <w:r w:rsidRPr="001C220C">
        <w:rPr>
          <w:lang w:val="en-US"/>
        </w:rPr>
        <w:t xml:space="preserve"> (there can be many). A </w:t>
      </w:r>
      <w:r w:rsidRPr="000B599F">
        <w:rPr>
          <w:i/>
          <w:lang w:val="en-US"/>
        </w:rPr>
        <w:t>PersonProperty</w:t>
      </w:r>
      <w:r w:rsidRPr="001C220C">
        <w:rPr>
          <w:lang w:val="en-US"/>
        </w:rPr>
        <w:t xml:space="preserve"> (instance) is defined by i</w:t>
      </w:r>
      <w:r w:rsidRPr="00412AF1">
        <w:rPr>
          <w:lang w:val="en-US"/>
        </w:rPr>
        <w:t xml:space="preserve">ts </w:t>
      </w:r>
      <w:r w:rsidRPr="005403B2">
        <w:rPr>
          <w:lang w:val="en-US"/>
        </w:rPr>
        <w:t>ID, Description, Value</w:t>
      </w:r>
      <w:r w:rsidRPr="00412AF1">
        <w:rPr>
          <w:lang w:val="en-US"/>
        </w:rPr>
        <w:t xml:space="preserve">, and </w:t>
      </w:r>
      <w:r w:rsidRPr="005403B2">
        <w:rPr>
          <w:lang w:val="en-US"/>
        </w:rPr>
        <w:t>Value Unit of Measure</w:t>
      </w:r>
      <w:r w:rsidRPr="00412AF1">
        <w:rPr>
          <w:lang w:val="en-US"/>
        </w:rPr>
        <w:t xml:space="preserve">. The </w:t>
      </w:r>
      <w:r w:rsidRPr="005403B2">
        <w:rPr>
          <w:lang w:val="en-US"/>
        </w:rPr>
        <w:t>ID, Description</w:t>
      </w:r>
      <w:r w:rsidRPr="00412AF1">
        <w:rPr>
          <w:lang w:val="en-US"/>
        </w:rPr>
        <w:t xml:space="preserve"> and </w:t>
      </w:r>
      <w:r w:rsidRPr="005403B2">
        <w:rPr>
          <w:lang w:val="en-US"/>
        </w:rPr>
        <w:t>Value</w:t>
      </w:r>
      <w:r w:rsidRPr="00412AF1">
        <w:rPr>
          <w:lang w:val="en-US"/>
        </w:rPr>
        <w:t xml:space="preserve"> and </w:t>
      </w:r>
      <w:r w:rsidRPr="005403B2">
        <w:rPr>
          <w:lang w:val="en-US"/>
        </w:rPr>
        <w:t>Value Unit of Measure</w:t>
      </w:r>
      <w:r w:rsidRPr="00412AF1">
        <w:rPr>
          <w:lang w:val="en-US"/>
        </w:rPr>
        <w:t xml:space="preserve"> correspond to the attributes </w:t>
      </w:r>
      <w:r w:rsidRPr="005403B2">
        <w:rPr>
          <w:lang w:val="en-US"/>
        </w:rPr>
        <w:t xml:space="preserve">ID, </w:t>
      </w:r>
      <w:r w:rsidR="00E02DAD" w:rsidRPr="005403B2">
        <w:rPr>
          <w:lang w:val="en-US"/>
        </w:rPr>
        <w:t>d</w:t>
      </w:r>
      <w:r w:rsidRPr="005403B2">
        <w:rPr>
          <w:lang w:val="en-US"/>
        </w:rPr>
        <w:t>escription</w:t>
      </w:r>
      <w:r w:rsidRPr="00412AF1">
        <w:rPr>
          <w:lang w:val="en-US"/>
        </w:rPr>
        <w:t xml:space="preserve"> and </w:t>
      </w:r>
      <w:r w:rsidR="00E02DAD" w:rsidRPr="005403B2">
        <w:rPr>
          <w:lang w:val="en-US"/>
        </w:rPr>
        <w:t>n</w:t>
      </w:r>
      <w:r w:rsidRPr="005403B2">
        <w:rPr>
          <w:lang w:val="en-US"/>
        </w:rPr>
        <w:t>ame</w:t>
      </w:r>
      <w:r w:rsidRPr="00412AF1">
        <w:rPr>
          <w:lang w:val="en-US"/>
        </w:rPr>
        <w:t xml:space="preserve"> def</w:t>
      </w:r>
      <w:r w:rsidRPr="001C220C">
        <w:rPr>
          <w:lang w:val="en-US"/>
        </w:rPr>
        <w:t xml:space="preserve">ined in </w:t>
      </w:r>
      <w:r w:rsidR="000766F8">
        <w:rPr>
          <w:lang w:val="en-US"/>
        </w:rPr>
        <w:t xml:space="preserve">this part of </w:t>
      </w:r>
      <w:r w:rsidR="001F24A0">
        <w:rPr>
          <w:lang w:val="en-US"/>
        </w:rPr>
        <w:t>ISA</w:t>
      </w:r>
      <w:r w:rsidR="00E02DAD">
        <w:rPr>
          <w:lang w:val="en-US"/>
        </w:rPr>
        <w:t>-</w:t>
      </w:r>
      <w:r w:rsidR="001F24A0">
        <w:rPr>
          <w:lang w:val="en-US"/>
        </w:rPr>
        <w:t>95</w:t>
      </w:r>
      <w:r w:rsidR="008558A5">
        <w:rPr>
          <w:lang w:val="en-US"/>
        </w:rPr>
        <w:t xml:space="preserve">. </w:t>
      </w:r>
    </w:p>
    <w:p w14:paraId="7D476C92" w14:textId="4E08272F" w:rsidR="0004729E" w:rsidRPr="001C220C" w:rsidRDefault="0004729E" w:rsidP="0029062D">
      <w:pPr>
        <w:pStyle w:val="PARAGRAPH"/>
        <w:rPr>
          <w:lang w:val="en-US"/>
        </w:rPr>
      </w:pPr>
      <w:r w:rsidRPr="001C220C">
        <w:rPr>
          <w:lang w:val="en-US"/>
        </w:rPr>
        <w:t xml:space="preserve">A </w:t>
      </w:r>
      <w:r w:rsidRPr="000B599F">
        <w:rPr>
          <w:i/>
          <w:lang w:val="en-US"/>
        </w:rPr>
        <w:t>PersonProperty</w:t>
      </w:r>
      <w:r w:rsidRPr="001C220C">
        <w:rPr>
          <w:lang w:val="en-US"/>
        </w:rPr>
        <w:t xml:space="preserve"> (instance) could be defined in the schema shown in Figure </w:t>
      </w:r>
      <w:r w:rsidR="00837E02">
        <w:rPr>
          <w:lang w:val="en-US"/>
        </w:rPr>
        <w:t>C</w:t>
      </w:r>
      <w:r w:rsidR="00182E10">
        <w:rPr>
          <w:lang w:val="en-US"/>
        </w:rPr>
        <w:t>.</w:t>
      </w:r>
      <w:r w:rsidRPr="001C220C">
        <w:rPr>
          <w:lang w:val="en-US"/>
        </w:rPr>
        <w:t>8</w:t>
      </w:r>
    </w:p>
    <w:p w14:paraId="381D28C8"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&lt;xsd:complexType name = "</w:t>
      </w:r>
      <w:r w:rsidRPr="001C220C">
        <w:rPr>
          <w:b/>
          <w:bCs/>
          <w:sz w:val="16"/>
          <w:szCs w:val="16"/>
          <w:lang w:val="en-US"/>
        </w:rPr>
        <w:t>PersonPropertyType</w:t>
      </w:r>
      <w:r w:rsidRPr="001C220C">
        <w:rPr>
          <w:sz w:val="16"/>
          <w:szCs w:val="16"/>
          <w:lang w:val="en-US"/>
        </w:rPr>
        <w:t>"&gt;</w:t>
      </w:r>
    </w:p>
    <w:p w14:paraId="51B2515A"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 xml:space="preserve">     &lt;xsd:sequence&gt;</w:t>
      </w:r>
    </w:p>
    <w:p w14:paraId="40E7DB96"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t xml:space="preserve">    &lt;xsd:element name = "</w:t>
      </w:r>
      <w:r w:rsidRPr="001C220C">
        <w:rPr>
          <w:b/>
          <w:bCs/>
          <w:sz w:val="16"/>
          <w:szCs w:val="16"/>
          <w:lang w:val="en-US"/>
        </w:rPr>
        <w:t>ID</w:t>
      </w:r>
      <w:r w:rsidRPr="001C220C">
        <w:rPr>
          <w:sz w:val="16"/>
          <w:szCs w:val="16"/>
          <w:lang w:val="en-US"/>
        </w:rPr>
        <w:t>"</w:t>
      </w:r>
      <w:r w:rsidRPr="001C220C">
        <w:rPr>
          <w:sz w:val="16"/>
          <w:szCs w:val="16"/>
          <w:lang w:val="en-US"/>
        </w:rPr>
        <w:tab/>
      </w:r>
      <w:r w:rsidRPr="001C220C">
        <w:rPr>
          <w:sz w:val="16"/>
          <w:szCs w:val="16"/>
          <w:lang w:val="en-US"/>
        </w:rPr>
        <w:tab/>
      </w:r>
      <w:r w:rsidRPr="001C220C">
        <w:rPr>
          <w:sz w:val="16"/>
          <w:szCs w:val="16"/>
          <w:lang w:val="en-US"/>
        </w:rPr>
        <w:tab/>
        <w:t>type = "IDType"/&gt;</w:t>
      </w:r>
    </w:p>
    <w:p w14:paraId="19DFE6EE"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t xml:space="preserve">    &lt;xsd:element name = "</w:t>
      </w:r>
      <w:r w:rsidRPr="001C220C">
        <w:rPr>
          <w:b/>
          <w:bCs/>
          <w:sz w:val="16"/>
          <w:szCs w:val="16"/>
          <w:lang w:val="en-US"/>
        </w:rPr>
        <w:t>Description</w:t>
      </w:r>
      <w:r w:rsidRPr="001C220C">
        <w:rPr>
          <w:sz w:val="16"/>
          <w:szCs w:val="16"/>
          <w:lang w:val="en-US"/>
        </w:rPr>
        <w:t xml:space="preserve">" </w:t>
      </w:r>
      <w:r w:rsidRPr="001C220C">
        <w:rPr>
          <w:sz w:val="16"/>
          <w:szCs w:val="16"/>
          <w:lang w:val="en-US"/>
        </w:rPr>
        <w:tab/>
        <w:t>type = "DescriptionType"</w:t>
      </w:r>
    </w:p>
    <w:p w14:paraId="3DAAFF58"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t>minOccurs = "0" maxOccurs = "unbounded"/&gt;</w:t>
      </w:r>
    </w:p>
    <w:p w14:paraId="6412A65D"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t xml:space="preserve">    &lt;xsd:element name = "</w:t>
      </w:r>
      <w:r w:rsidRPr="001C220C">
        <w:rPr>
          <w:b/>
          <w:bCs/>
          <w:sz w:val="16"/>
          <w:szCs w:val="16"/>
          <w:lang w:val="en-US"/>
        </w:rPr>
        <w:t>Value</w:t>
      </w:r>
      <w:r w:rsidRPr="001C220C">
        <w:rPr>
          <w:sz w:val="16"/>
          <w:szCs w:val="16"/>
          <w:lang w:val="en-US"/>
        </w:rPr>
        <w:t xml:space="preserve">" </w:t>
      </w:r>
      <w:r w:rsidRPr="001C220C">
        <w:rPr>
          <w:sz w:val="16"/>
          <w:szCs w:val="16"/>
          <w:lang w:val="en-US"/>
        </w:rPr>
        <w:tab/>
      </w:r>
      <w:r w:rsidRPr="001C220C">
        <w:rPr>
          <w:sz w:val="16"/>
          <w:szCs w:val="16"/>
          <w:lang w:val="en-US"/>
        </w:rPr>
        <w:tab/>
        <w:t>type = "ValueType"</w:t>
      </w:r>
    </w:p>
    <w:p w14:paraId="3A851DFE"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t>minOccurs = "0" maxOccurs = "unbounded"/&gt;</w:t>
      </w:r>
    </w:p>
    <w:p w14:paraId="1FDC7BCE"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t xml:space="preserve">    &lt;xsd:element name = "</w:t>
      </w:r>
      <w:r w:rsidRPr="001C220C">
        <w:rPr>
          <w:b/>
          <w:bCs/>
          <w:sz w:val="16"/>
          <w:szCs w:val="16"/>
          <w:lang w:val="en-US"/>
        </w:rPr>
        <w:t>ValueUnitOfMeasure</w:t>
      </w:r>
      <w:r w:rsidRPr="001C220C">
        <w:rPr>
          <w:sz w:val="16"/>
          <w:szCs w:val="16"/>
          <w:lang w:val="en-US"/>
        </w:rPr>
        <w:t>" type = "ValueUOMType"</w:t>
      </w:r>
    </w:p>
    <w:p w14:paraId="68866234"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t>minOccurs = "0" maxOccurs = "unbounded"/&gt;</w:t>
      </w:r>
    </w:p>
    <w:p w14:paraId="067252F7"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t xml:space="preserve">    &lt;xsd:element name = "</w:t>
      </w:r>
      <w:r w:rsidRPr="001C220C">
        <w:rPr>
          <w:b/>
          <w:bCs/>
          <w:sz w:val="16"/>
          <w:szCs w:val="16"/>
          <w:lang w:val="en-US"/>
        </w:rPr>
        <w:t>QualificationTestSpecificationID</w:t>
      </w:r>
      <w:r w:rsidRPr="001C220C">
        <w:rPr>
          <w:sz w:val="16"/>
          <w:szCs w:val="16"/>
          <w:lang w:val="en-US"/>
        </w:rPr>
        <w:t>"</w:t>
      </w:r>
      <w:r w:rsidRPr="001C220C">
        <w:rPr>
          <w:sz w:val="16"/>
          <w:szCs w:val="16"/>
          <w:lang w:val="en-US"/>
        </w:rPr>
        <w:tab/>
      </w:r>
    </w:p>
    <w:p w14:paraId="6AE57AAF" w14:textId="77777777" w:rsidR="0004729E" w:rsidRPr="001C220C" w:rsidRDefault="0004729E" w:rsidP="00793919">
      <w:pPr>
        <w:pStyle w:val="PlainT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t>type = "QualificationTestSpecificationIDType"</w:t>
      </w:r>
    </w:p>
    <w:p w14:paraId="00A08B2E" w14:textId="77777777" w:rsidR="0004729E" w:rsidRPr="001C220C" w:rsidRDefault="0004729E" w:rsidP="00793919">
      <w:pPr>
        <w:pStyle w:val="PlainT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t>minOccurs = "0" maxOccurs = "unbounded"/&gt;</w:t>
      </w:r>
    </w:p>
    <w:p w14:paraId="2A082413" w14:textId="77777777" w:rsidR="0004729E" w:rsidRPr="001C220C" w:rsidRDefault="0004729E" w:rsidP="00793919">
      <w:pPr>
        <w:pStyle w:val="PlainT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t xml:space="preserve">    &lt;xsd:element name = "</w:t>
      </w:r>
      <w:r w:rsidRPr="001C220C">
        <w:rPr>
          <w:b/>
          <w:bCs/>
          <w:sz w:val="16"/>
          <w:szCs w:val="16"/>
          <w:lang w:val="en-US"/>
        </w:rPr>
        <w:t>TestResult</w:t>
      </w:r>
      <w:r w:rsidRPr="001C220C">
        <w:rPr>
          <w:sz w:val="16"/>
          <w:szCs w:val="16"/>
          <w:lang w:val="en-US"/>
        </w:rPr>
        <w:t xml:space="preserve">" </w:t>
      </w:r>
      <w:r w:rsidRPr="001C220C">
        <w:rPr>
          <w:sz w:val="16"/>
          <w:szCs w:val="16"/>
          <w:lang w:val="en-US"/>
        </w:rPr>
        <w:tab/>
        <w:t>type = "TestResultType"</w:t>
      </w:r>
    </w:p>
    <w:p w14:paraId="155CC7DF" w14:textId="77777777" w:rsidR="0004729E" w:rsidRPr="001C220C" w:rsidRDefault="0004729E" w:rsidP="00793919">
      <w:pPr>
        <w:pStyle w:val="PlainT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 xml:space="preserve">                              minOccurs = "0" maxOccurs = " unbounded"/&gt;           </w:t>
      </w:r>
    </w:p>
    <w:p w14:paraId="236C6242" w14:textId="7D1A1A75" w:rsidR="0004729E" w:rsidRPr="001C220C" w:rsidRDefault="0004729E" w:rsidP="005403B2">
      <w:pPr>
        <w:pStyle w:val="PlainText"/>
        <w:pBdr>
          <w:top w:val="single" w:sz="4" w:space="1" w:color="auto"/>
          <w:left w:val="single" w:sz="4" w:space="4" w:color="auto"/>
          <w:bottom w:val="single" w:sz="4" w:space="1" w:color="auto"/>
          <w:right w:val="single" w:sz="4" w:space="4" w:color="auto"/>
        </w:pBdr>
        <w:tabs>
          <w:tab w:val="left" w:pos="3010"/>
        </w:tabs>
        <w:rPr>
          <w:sz w:val="16"/>
          <w:szCs w:val="16"/>
          <w:lang w:val="en-US"/>
        </w:rPr>
      </w:pPr>
      <w:r w:rsidRPr="001C220C">
        <w:rPr>
          <w:sz w:val="16"/>
          <w:szCs w:val="16"/>
          <w:lang w:val="en-US"/>
        </w:rPr>
        <w:t xml:space="preserve">   &lt;/xsd:sequence&gt;</w:t>
      </w:r>
      <w:r w:rsidR="00412AF1">
        <w:rPr>
          <w:sz w:val="16"/>
          <w:szCs w:val="16"/>
          <w:lang w:val="en-US"/>
        </w:rPr>
        <w:tab/>
      </w:r>
    </w:p>
    <w:p w14:paraId="10024E91" w14:textId="77777777" w:rsidR="0004729E" w:rsidRPr="001C220C" w:rsidRDefault="0004729E" w:rsidP="00793919">
      <w:pPr>
        <w:pStyle w:val="PlainT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&lt;/xsd:complexType&gt;</w:t>
      </w:r>
    </w:p>
    <w:p w14:paraId="438CBE92" w14:textId="592F96B8" w:rsidR="0004729E" w:rsidRPr="001C220C" w:rsidRDefault="00947EF5" w:rsidP="00947EF5">
      <w:pPr>
        <w:pStyle w:val="FIGURE-title"/>
        <w:rPr>
          <w:lang w:val="en-US"/>
        </w:rPr>
      </w:pPr>
      <w:bookmarkStart w:id="21174" w:name="_Toc162335116"/>
      <w:bookmarkStart w:id="21175" w:name="_Toc320178085"/>
      <w:bookmarkStart w:id="21176" w:name="_Toc478492583"/>
      <w:r>
        <w:rPr>
          <w:lang w:val="en-US"/>
        </w:rPr>
        <w:t xml:space="preserve">Figure </w:t>
      </w:r>
      <w:r w:rsidR="00837E02">
        <w:rPr>
          <w:lang w:val="en-US"/>
        </w:rPr>
        <w:t>C</w:t>
      </w:r>
      <w:r>
        <w:rPr>
          <w:lang w:val="en-US"/>
        </w:rPr>
        <w:t xml:space="preserve">.8 – </w:t>
      </w:r>
      <w:r w:rsidR="0004729E" w:rsidRPr="001C220C">
        <w:rPr>
          <w:lang w:val="en-US"/>
        </w:rPr>
        <w:t>XML schema for person properties</w:t>
      </w:r>
      <w:bookmarkEnd w:id="21174"/>
      <w:bookmarkEnd w:id="21175"/>
      <w:bookmarkEnd w:id="21176"/>
    </w:p>
    <w:p w14:paraId="0977B77A" w14:textId="4DB31771" w:rsidR="0004729E" w:rsidRPr="001C220C" w:rsidRDefault="0004729E" w:rsidP="0029062D">
      <w:pPr>
        <w:pStyle w:val="PARAGRAPH"/>
        <w:rPr>
          <w:lang w:val="en-US"/>
        </w:rPr>
      </w:pPr>
      <w:r w:rsidRPr="001C220C">
        <w:rPr>
          <w:lang w:val="en-US"/>
        </w:rPr>
        <w:t>During execution an XML document is created and the values of the attributes are filled in and exchanged between the systems</w:t>
      </w:r>
      <w:r w:rsidR="008558A5">
        <w:rPr>
          <w:lang w:val="en-US"/>
        </w:rPr>
        <w:t xml:space="preserve">. </w:t>
      </w:r>
      <w:r w:rsidRPr="001C220C">
        <w:rPr>
          <w:lang w:val="en-US"/>
        </w:rPr>
        <w:t xml:space="preserve">Figure </w:t>
      </w:r>
      <w:r w:rsidR="00837E02">
        <w:rPr>
          <w:lang w:val="en-US"/>
        </w:rPr>
        <w:t>C</w:t>
      </w:r>
      <w:r w:rsidR="00947EF5">
        <w:rPr>
          <w:lang w:val="en-US"/>
        </w:rPr>
        <w:t>.</w:t>
      </w:r>
      <w:r w:rsidRPr="001C220C">
        <w:rPr>
          <w:lang w:val="en-US"/>
        </w:rPr>
        <w:t xml:space="preserve">9 illustrates a sample XML document, matching the schema </w:t>
      </w:r>
      <w:r w:rsidR="00E02DAD" w:rsidRPr="001C220C">
        <w:rPr>
          <w:lang w:val="en-US"/>
        </w:rPr>
        <w:t>above that</w:t>
      </w:r>
      <w:r w:rsidRPr="001C220C">
        <w:rPr>
          <w:lang w:val="en-US"/>
        </w:rPr>
        <w:t xml:space="preserve"> contains</w:t>
      </w:r>
      <w:r w:rsidRPr="000B599F">
        <w:rPr>
          <w:i/>
          <w:lang w:val="en-US"/>
        </w:rPr>
        <w:t xml:space="preserve"> person</w:t>
      </w:r>
      <w:r w:rsidRPr="001C220C">
        <w:rPr>
          <w:lang w:val="en-US"/>
        </w:rPr>
        <w:t xml:space="preserve"> and </w:t>
      </w:r>
      <w:r w:rsidRPr="000B599F">
        <w:rPr>
          <w:i/>
          <w:lang w:val="en-US"/>
        </w:rPr>
        <w:t>person property</w:t>
      </w:r>
      <w:r w:rsidRPr="001C220C">
        <w:rPr>
          <w:lang w:val="en-US"/>
        </w:rPr>
        <w:t xml:space="preserve"> information.</w:t>
      </w:r>
    </w:p>
    <w:p w14:paraId="50C6899A" w14:textId="77777777" w:rsidR="0004729E" w:rsidRPr="001C220C" w:rsidRDefault="0004729E" w:rsidP="00947EF5">
      <w:pPr>
        <w:pStyle w:val="PARAGRAPH"/>
        <w:rPr>
          <w:lang w:val="en-US"/>
        </w:rPr>
      </w:pPr>
    </w:p>
    <w:p w14:paraId="6B99C151" w14:textId="77777777" w:rsidR="0004729E" w:rsidRPr="001C220C" w:rsidRDefault="00E11658"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Pr>
          <w:sz w:val="16"/>
          <w:szCs w:val="16"/>
          <w:lang w:val="en-US"/>
        </w:rPr>
        <w:tab/>
      </w:r>
      <w:r w:rsidR="0004729E" w:rsidRPr="001C220C">
        <w:rPr>
          <w:sz w:val="16"/>
          <w:szCs w:val="16"/>
          <w:lang w:val="en-US"/>
        </w:rPr>
        <w:t>&lt;PersonType&gt;</w:t>
      </w:r>
    </w:p>
    <w:p w14:paraId="049A419B"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t xml:space="preserve">    &lt;ID&gt; </w:t>
      </w:r>
      <w:r w:rsidRPr="001C220C">
        <w:rPr>
          <w:b/>
          <w:bCs/>
          <w:sz w:val="16"/>
          <w:szCs w:val="16"/>
          <w:lang w:val="en-US"/>
        </w:rPr>
        <w:t>101</w:t>
      </w:r>
      <w:r w:rsidRPr="001C220C">
        <w:rPr>
          <w:sz w:val="16"/>
          <w:szCs w:val="16"/>
          <w:lang w:val="en-US"/>
        </w:rPr>
        <w:t>&lt;/ID&gt;</w:t>
      </w:r>
    </w:p>
    <w:p w14:paraId="2CD3907B"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t xml:space="preserve">    &lt;Description&gt;</w:t>
      </w:r>
      <w:r w:rsidRPr="001C220C">
        <w:rPr>
          <w:b/>
          <w:bCs/>
          <w:sz w:val="16"/>
          <w:szCs w:val="16"/>
          <w:lang w:val="en-US"/>
        </w:rPr>
        <w:t>Employment Number</w:t>
      </w:r>
      <w:r w:rsidRPr="001C220C">
        <w:rPr>
          <w:sz w:val="16"/>
          <w:szCs w:val="16"/>
          <w:lang w:val="en-US"/>
        </w:rPr>
        <w:t>&lt;/Description&gt;</w:t>
      </w:r>
    </w:p>
    <w:p w14:paraId="4B5A88DD"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t xml:space="preserve">    &lt;Name&gt;</w:t>
      </w:r>
      <w:r w:rsidRPr="001C220C">
        <w:rPr>
          <w:b/>
          <w:bCs/>
          <w:sz w:val="16"/>
          <w:szCs w:val="16"/>
          <w:lang w:val="en-US"/>
        </w:rPr>
        <w:t>John Smith</w:t>
      </w:r>
      <w:r w:rsidRPr="001C220C">
        <w:rPr>
          <w:sz w:val="16"/>
          <w:szCs w:val="16"/>
          <w:lang w:val="en-US"/>
        </w:rPr>
        <w:t>&lt;/Name &gt;</w:t>
      </w:r>
    </w:p>
    <w:p w14:paraId="6B415961"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t xml:space="preserve">    &lt;PersonProperty&gt;</w:t>
      </w:r>
    </w:p>
    <w:p w14:paraId="450EC8F0"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r>
      <w:r w:rsidRPr="001C220C">
        <w:rPr>
          <w:sz w:val="16"/>
          <w:szCs w:val="16"/>
          <w:lang w:val="en-US"/>
        </w:rPr>
        <w:tab/>
      </w:r>
      <w:r w:rsidRPr="001C220C">
        <w:rPr>
          <w:sz w:val="16"/>
          <w:szCs w:val="16"/>
          <w:lang w:val="en-US"/>
        </w:rPr>
        <w:tab/>
        <w:t>&lt;ID&gt;</w:t>
      </w:r>
      <w:r w:rsidRPr="001C220C">
        <w:rPr>
          <w:b/>
          <w:bCs/>
          <w:sz w:val="16"/>
          <w:szCs w:val="16"/>
          <w:lang w:val="en-US"/>
        </w:rPr>
        <w:t>date-of-birth</w:t>
      </w:r>
      <w:r w:rsidRPr="001C220C">
        <w:rPr>
          <w:sz w:val="16"/>
          <w:szCs w:val="16"/>
          <w:lang w:val="en-US"/>
        </w:rPr>
        <w:t>&lt;/ID&gt;</w:t>
      </w:r>
    </w:p>
    <w:p w14:paraId="633F6BD6"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b/>
          <w:bCs/>
          <w:sz w:val="16"/>
          <w:szCs w:val="16"/>
          <w:lang w:val="en-US"/>
        </w:rPr>
      </w:pPr>
      <w:r w:rsidRPr="001C220C">
        <w:rPr>
          <w:sz w:val="16"/>
          <w:szCs w:val="16"/>
          <w:lang w:val="en-US"/>
        </w:rPr>
        <w:tab/>
      </w:r>
      <w:r w:rsidRPr="001C220C">
        <w:rPr>
          <w:sz w:val="16"/>
          <w:szCs w:val="16"/>
          <w:lang w:val="en-US"/>
        </w:rPr>
        <w:tab/>
      </w:r>
      <w:r w:rsidRPr="001C220C">
        <w:rPr>
          <w:sz w:val="16"/>
          <w:szCs w:val="16"/>
          <w:lang w:val="en-US"/>
        </w:rPr>
        <w:tab/>
        <w:t>&lt;Description&gt;</w:t>
      </w:r>
      <w:r w:rsidRPr="001C220C">
        <w:rPr>
          <w:b/>
          <w:bCs/>
          <w:sz w:val="16"/>
          <w:szCs w:val="16"/>
          <w:lang w:val="en-US"/>
        </w:rPr>
        <w:t xml:space="preserve">indicates when a person is born </w:t>
      </w:r>
    </w:p>
    <w:p w14:paraId="1318E9FB"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b/>
          <w:bCs/>
          <w:sz w:val="16"/>
          <w:szCs w:val="16"/>
          <w:lang w:val="en-US"/>
        </w:rPr>
        <w:tab/>
      </w:r>
      <w:r w:rsidRPr="001C220C">
        <w:rPr>
          <w:b/>
          <w:bCs/>
          <w:sz w:val="16"/>
          <w:szCs w:val="16"/>
          <w:lang w:val="en-US"/>
        </w:rPr>
        <w:tab/>
      </w:r>
      <w:r w:rsidRPr="001C220C">
        <w:rPr>
          <w:b/>
          <w:bCs/>
          <w:sz w:val="16"/>
          <w:szCs w:val="16"/>
          <w:lang w:val="en-US"/>
        </w:rPr>
        <w:tab/>
      </w:r>
      <w:r w:rsidRPr="001C220C">
        <w:rPr>
          <w:sz w:val="16"/>
          <w:szCs w:val="16"/>
          <w:lang w:val="en-US"/>
        </w:rPr>
        <w:t>&lt;/Description&gt;</w:t>
      </w:r>
    </w:p>
    <w:p w14:paraId="3DD4F19D"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r>
      <w:r w:rsidRPr="001C220C">
        <w:rPr>
          <w:sz w:val="16"/>
          <w:szCs w:val="16"/>
          <w:lang w:val="en-US"/>
        </w:rPr>
        <w:tab/>
      </w:r>
      <w:r w:rsidRPr="001C220C">
        <w:rPr>
          <w:sz w:val="16"/>
          <w:szCs w:val="16"/>
          <w:lang w:val="en-US"/>
        </w:rPr>
        <w:tab/>
        <w:t>&lt;Value&gt;</w:t>
      </w:r>
      <w:smartTag w:uri="urn:schemas-microsoft-com:office:smarttags" w:element="chsdate">
        <w:smartTagPr>
          <w:attr w:name="IsROCDate" w:val="False"/>
          <w:attr w:name="IsLunarDate" w:val="False"/>
          <w:attr w:name="Day" w:val="23"/>
          <w:attr w:name="Month" w:val="3"/>
          <w:attr w:name="Year" w:val="1945"/>
        </w:smartTagPr>
        <w:r w:rsidRPr="001C220C">
          <w:rPr>
            <w:b/>
            <w:bCs/>
            <w:sz w:val="16"/>
            <w:szCs w:val="16"/>
            <w:lang w:val="en-US"/>
          </w:rPr>
          <w:t>1945-03-23</w:t>
        </w:r>
      </w:smartTag>
      <w:r w:rsidRPr="001C220C">
        <w:rPr>
          <w:sz w:val="16"/>
          <w:szCs w:val="16"/>
          <w:lang w:val="en-US"/>
        </w:rPr>
        <w:t>&lt;/Value&gt;</w:t>
      </w:r>
    </w:p>
    <w:p w14:paraId="2D45ED0D"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r>
      <w:r w:rsidRPr="001C220C">
        <w:rPr>
          <w:sz w:val="16"/>
          <w:szCs w:val="16"/>
          <w:lang w:val="en-US"/>
        </w:rPr>
        <w:tab/>
      </w:r>
      <w:r w:rsidRPr="001C220C">
        <w:rPr>
          <w:sz w:val="16"/>
          <w:szCs w:val="16"/>
          <w:lang w:val="en-US"/>
        </w:rPr>
        <w:tab/>
        <w:t xml:space="preserve">&lt;Value Unit of Measure&gt; </w:t>
      </w:r>
      <w:r w:rsidRPr="001C220C">
        <w:rPr>
          <w:b/>
          <w:bCs/>
          <w:sz w:val="16"/>
          <w:szCs w:val="16"/>
          <w:lang w:val="en-US"/>
        </w:rPr>
        <w:t>YYYY-MM-DD</w:t>
      </w:r>
      <w:r w:rsidRPr="001C220C">
        <w:rPr>
          <w:sz w:val="16"/>
          <w:szCs w:val="16"/>
          <w:lang w:val="en-US"/>
        </w:rPr>
        <w:t xml:space="preserve"> </w:t>
      </w:r>
    </w:p>
    <w:p w14:paraId="6EA3DD78"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 xml:space="preserve">                  &lt;/Value Unit of Measure&gt;</w:t>
      </w:r>
    </w:p>
    <w:p w14:paraId="1F7424F4"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r>
      <w:r w:rsidRPr="001C220C">
        <w:rPr>
          <w:sz w:val="16"/>
          <w:szCs w:val="16"/>
          <w:lang w:val="en-US"/>
        </w:rPr>
        <w:tab/>
      </w:r>
      <w:r w:rsidRPr="001C220C">
        <w:rPr>
          <w:sz w:val="16"/>
          <w:szCs w:val="16"/>
          <w:lang w:val="en-US"/>
        </w:rPr>
        <w:tab/>
        <w:t>&lt;ID&gt;</w:t>
      </w:r>
      <w:r w:rsidRPr="001C220C">
        <w:rPr>
          <w:b/>
          <w:bCs/>
          <w:sz w:val="16"/>
          <w:szCs w:val="16"/>
          <w:lang w:val="en-US"/>
        </w:rPr>
        <w:t>Shoe size</w:t>
      </w:r>
      <w:r w:rsidRPr="001C220C">
        <w:rPr>
          <w:sz w:val="16"/>
          <w:szCs w:val="16"/>
          <w:lang w:val="en-US"/>
        </w:rPr>
        <w:t>&lt;/ID&gt;</w:t>
      </w:r>
    </w:p>
    <w:p w14:paraId="45BA6EE5"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r>
      <w:r w:rsidRPr="001C220C">
        <w:rPr>
          <w:sz w:val="16"/>
          <w:szCs w:val="16"/>
          <w:lang w:val="en-US"/>
        </w:rPr>
        <w:tab/>
      </w:r>
      <w:r w:rsidRPr="001C220C">
        <w:rPr>
          <w:sz w:val="16"/>
          <w:szCs w:val="16"/>
          <w:lang w:val="en-US"/>
        </w:rPr>
        <w:tab/>
        <w:t>&lt;Description&gt;</w:t>
      </w:r>
      <w:r w:rsidRPr="001C220C">
        <w:rPr>
          <w:b/>
          <w:bCs/>
          <w:sz w:val="16"/>
          <w:szCs w:val="16"/>
          <w:lang w:val="en-US"/>
        </w:rPr>
        <w:t>indicates the shoe size</w:t>
      </w:r>
      <w:r w:rsidRPr="001C220C">
        <w:rPr>
          <w:sz w:val="16"/>
          <w:szCs w:val="16"/>
          <w:lang w:val="en-US"/>
        </w:rPr>
        <w:t xml:space="preserve"> &lt;/Description&gt;</w:t>
      </w:r>
    </w:p>
    <w:p w14:paraId="1C3D2142"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r>
      <w:r w:rsidRPr="001C220C">
        <w:rPr>
          <w:sz w:val="16"/>
          <w:szCs w:val="16"/>
          <w:lang w:val="en-US"/>
        </w:rPr>
        <w:tab/>
      </w:r>
      <w:r w:rsidRPr="001C220C">
        <w:rPr>
          <w:sz w:val="16"/>
          <w:szCs w:val="16"/>
          <w:lang w:val="en-US"/>
        </w:rPr>
        <w:tab/>
        <w:t>&lt;Value&gt;</w:t>
      </w:r>
      <w:r w:rsidRPr="001C220C">
        <w:rPr>
          <w:b/>
          <w:bCs/>
          <w:sz w:val="16"/>
          <w:szCs w:val="16"/>
          <w:lang w:val="en-US"/>
        </w:rPr>
        <w:t>43</w:t>
      </w:r>
      <w:r w:rsidRPr="001C220C">
        <w:rPr>
          <w:sz w:val="16"/>
          <w:szCs w:val="16"/>
          <w:lang w:val="en-US"/>
        </w:rPr>
        <w:t>&lt;/Value&gt;</w:t>
      </w:r>
    </w:p>
    <w:p w14:paraId="7031A130"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t xml:space="preserve">    </w:t>
      </w:r>
      <w:r w:rsidRPr="001C220C">
        <w:rPr>
          <w:b/>
          <w:bCs/>
          <w:sz w:val="16"/>
          <w:szCs w:val="16"/>
          <w:lang w:val="en-US"/>
        </w:rPr>
        <w:t xml:space="preserve">&lt;/ </w:t>
      </w:r>
      <w:r w:rsidRPr="001C220C">
        <w:rPr>
          <w:sz w:val="16"/>
          <w:szCs w:val="16"/>
          <w:lang w:val="en-US"/>
        </w:rPr>
        <w:t>PersonProperty &gt;</w:t>
      </w:r>
    </w:p>
    <w:p w14:paraId="3B01A1D4"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t xml:space="preserve">    &lt;PersonnelClassID&gt;{</w:t>
      </w:r>
      <w:r w:rsidRPr="001C220C">
        <w:rPr>
          <w:b/>
          <w:bCs/>
          <w:sz w:val="16"/>
          <w:szCs w:val="16"/>
          <w:lang w:val="en-US"/>
        </w:rPr>
        <w:t>night-shift-operator, engineer</w:t>
      </w:r>
      <w:r w:rsidRPr="001C220C">
        <w:rPr>
          <w:sz w:val="16"/>
          <w:szCs w:val="16"/>
          <w:lang w:val="en-US"/>
        </w:rPr>
        <w:t xml:space="preserve">} </w:t>
      </w:r>
    </w:p>
    <w:p w14:paraId="48AA115D"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t xml:space="preserve">    &lt;/PersonnelClassID&gt;</w:t>
      </w:r>
    </w:p>
    <w:p w14:paraId="3F690456" w14:textId="77777777" w:rsidR="0004729E" w:rsidRPr="001C220C" w:rsidRDefault="00E11658"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Pr>
          <w:sz w:val="16"/>
          <w:szCs w:val="16"/>
          <w:lang w:val="en-US"/>
        </w:rPr>
        <w:tab/>
      </w:r>
      <w:r w:rsidR="0004729E" w:rsidRPr="001C220C">
        <w:rPr>
          <w:sz w:val="16"/>
          <w:szCs w:val="16"/>
          <w:lang w:val="en-US"/>
        </w:rPr>
        <w:t>&lt;/PersonType&gt;</w:t>
      </w:r>
    </w:p>
    <w:p w14:paraId="3AD83221" w14:textId="7609687E" w:rsidR="0004729E" w:rsidRPr="001C220C" w:rsidRDefault="00947EF5" w:rsidP="00947EF5">
      <w:pPr>
        <w:pStyle w:val="FIGURE-title"/>
        <w:rPr>
          <w:lang w:val="en-US"/>
        </w:rPr>
      </w:pPr>
      <w:bookmarkStart w:id="21177" w:name="_Toc162335117"/>
      <w:bookmarkStart w:id="21178" w:name="_Toc320178086"/>
      <w:bookmarkStart w:id="21179" w:name="_Toc478492584"/>
      <w:r>
        <w:rPr>
          <w:lang w:val="en-US"/>
        </w:rPr>
        <w:t xml:space="preserve">Figure </w:t>
      </w:r>
      <w:r w:rsidR="00837E02">
        <w:rPr>
          <w:lang w:val="en-US"/>
        </w:rPr>
        <w:t>C</w:t>
      </w:r>
      <w:r>
        <w:rPr>
          <w:lang w:val="en-US"/>
        </w:rPr>
        <w:t>.9 –</w:t>
      </w:r>
      <w:r w:rsidR="0004729E" w:rsidRPr="001C220C">
        <w:rPr>
          <w:lang w:val="en-US"/>
        </w:rPr>
        <w:t xml:space="preserve"> Example of person and person property</w:t>
      </w:r>
      <w:bookmarkEnd w:id="21177"/>
      <w:bookmarkEnd w:id="21178"/>
      <w:bookmarkEnd w:id="21179"/>
    </w:p>
    <w:p w14:paraId="1308027E" w14:textId="25D81020" w:rsidR="0004729E" w:rsidRPr="001C220C" w:rsidRDefault="0004729E" w:rsidP="0029062D">
      <w:pPr>
        <w:pStyle w:val="PARAGRAPH"/>
        <w:rPr>
          <w:lang w:val="en-US"/>
        </w:rPr>
      </w:pPr>
      <w:r w:rsidRPr="001C220C">
        <w:rPr>
          <w:lang w:val="en-US"/>
        </w:rPr>
        <w:t xml:space="preserve">The information about an instance (e.g., Product manager or Engineer) of </w:t>
      </w:r>
      <w:r w:rsidRPr="000B599F">
        <w:rPr>
          <w:i/>
          <w:lang w:val="en-US"/>
        </w:rPr>
        <w:t>PersonnelClass</w:t>
      </w:r>
      <w:r w:rsidRPr="001C220C">
        <w:rPr>
          <w:lang w:val="en-US"/>
        </w:rPr>
        <w:t xml:space="preserve"> could be exchanged in a separate XML schema, as shown in Figure </w:t>
      </w:r>
      <w:r w:rsidR="00837E02">
        <w:rPr>
          <w:lang w:val="en-US"/>
        </w:rPr>
        <w:t>C</w:t>
      </w:r>
      <w:r w:rsidR="00947EF5">
        <w:rPr>
          <w:lang w:val="en-US"/>
        </w:rPr>
        <w:t>.</w:t>
      </w:r>
      <w:r w:rsidRPr="001C220C">
        <w:rPr>
          <w:lang w:val="en-US"/>
        </w:rPr>
        <w:t>10.</w:t>
      </w:r>
    </w:p>
    <w:p w14:paraId="355461D5" w14:textId="77777777" w:rsidR="0004729E" w:rsidRPr="00E11658" w:rsidRDefault="0004729E" w:rsidP="006C7335">
      <w:pPr>
        <w:pStyle w:val="PlainText"/>
        <w:keepNext/>
        <w:pBdr>
          <w:top w:val="single" w:sz="4" w:space="1" w:color="auto"/>
          <w:left w:val="single" w:sz="4" w:space="4" w:color="auto"/>
          <w:bottom w:val="single" w:sz="4" w:space="1" w:color="auto"/>
          <w:right w:val="single" w:sz="4" w:space="4" w:color="auto"/>
        </w:pBdr>
        <w:rPr>
          <w:sz w:val="16"/>
          <w:lang w:val="en-US"/>
        </w:rPr>
      </w:pPr>
      <w:r w:rsidRPr="00E11658">
        <w:rPr>
          <w:sz w:val="16"/>
          <w:lang w:val="en-US"/>
        </w:rPr>
        <w:t>&lt;PersonClassType&gt;</w:t>
      </w:r>
    </w:p>
    <w:p w14:paraId="0139FBDA" w14:textId="77777777" w:rsidR="0004729E" w:rsidRPr="00E11658" w:rsidRDefault="00E11658" w:rsidP="006C7335">
      <w:pPr>
        <w:pStyle w:val="PlainText"/>
        <w:keepNext/>
        <w:pBdr>
          <w:top w:val="single" w:sz="4" w:space="1" w:color="auto"/>
          <w:left w:val="single" w:sz="4" w:space="4" w:color="auto"/>
          <w:bottom w:val="single" w:sz="4" w:space="1" w:color="auto"/>
          <w:right w:val="single" w:sz="4" w:space="4" w:color="auto"/>
        </w:pBdr>
        <w:rPr>
          <w:sz w:val="16"/>
          <w:lang w:val="en-US"/>
        </w:rPr>
      </w:pPr>
      <w:r>
        <w:rPr>
          <w:sz w:val="16"/>
          <w:lang w:val="en-US"/>
        </w:rPr>
        <w:tab/>
      </w:r>
      <w:r w:rsidR="0004729E" w:rsidRPr="00E11658">
        <w:rPr>
          <w:sz w:val="16"/>
          <w:lang w:val="en-US"/>
        </w:rPr>
        <w:t>&lt;ID&gt;</w:t>
      </w:r>
      <w:r w:rsidR="0004729E" w:rsidRPr="00E11658">
        <w:rPr>
          <w:b/>
          <w:bCs/>
          <w:sz w:val="16"/>
          <w:lang w:val="en-US"/>
        </w:rPr>
        <w:t>Engineer</w:t>
      </w:r>
      <w:r w:rsidR="0004729E" w:rsidRPr="00E11658">
        <w:rPr>
          <w:sz w:val="16"/>
          <w:lang w:val="en-US"/>
        </w:rPr>
        <w:t>&lt;/ID&gt;</w:t>
      </w:r>
    </w:p>
    <w:p w14:paraId="287F9B03" w14:textId="77777777" w:rsidR="0004729E" w:rsidRPr="00E11658" w:rsidRDefault="00E11658" w:rsidP="006C7335">
      <w:pPr>
        <w:pStyle w:val="PlainText"/>
        <w:keepNext/>
        <w:pBdr>
          <w:top w:val="single" w:sz="4" w:space="1" w:color="auto"/>
          <w:left w:val="single" w:sz="4" w:space="4" w:color="auto"/>
          <w:bottom w:val="single" w:sz="4" w:space="1" w:color="auto"/>
          <w:right w:val="single" w:sz="4" w:space="4" w:color="auto"/>
        </w:pBdr>
        <w:rPr>
          <w:sz w:val="16"/>
          <w:lang w:val="en-US"/>
        </w:rPr>
      </w:pPr>
      <w:r>
        <w:rPr>
          <w:sz w:val="16"/>
          <w:lang w:val="en-US"/>
        </w:rPr>
        <w:tab/>
      </w:r>
      <w:r w:rsidR="0004729E" w:rsidRPr="00E11658">
        <w:rPr>
          <w:sz w:val="16"/>
          <w:lang w:val="en-US"/>
        </w:rPr>
        <w:t xml:space="preserve">&lt;Description&gt; </w:t>
      </w:r>
      <w:r w:rsidR="0004729E" w:rsidRPr="00E11658">
        <w:rPr>
          <w:b/>
          <w:bCs/>
          <w:sz w:val="16"/>
          <w:lang w:val="en-US"/>
        </w:rPr>
        <w:t>a registered professional engineer</w:t>
      </w:r>
      <w:r w:rsidR="0004729E" w:rsidRPr="00E11658">
        <w:rPr>
          <w:sz w:val="16"/>
          <w:lang w:val="en-US"/>
        </w:rPr>
        <w:t>&lt;/Description&gt;</w:t>
      </w:r>
    </w:p>
    <w:p w14:paraId="426A7A23" w14:textId="77777777" w:rsidR="0004729E" w:rsidRPr="00E11658" w:rsidRDefault="0004729E" w:rsidP="006C7335">
      <w:pPr>
        <w:pStyle w:val="PlainText"/>
        <w:keepNext/>
        <w:pBdr>
          <w:top w:val="single" w:sz="4" w:space="1" w:color="auto"/>
          <w:left w:val="single" w:sz="4" w:space="4" w:color="auto"/>
          <w:bottom w:val="single" w:sz="4" w:space="1" w:color="auto"/>
          <w:right w:val="single" w:sz="4" w:space="4" w:color="auto"/>
        </w:pBdr>
        <w:rPr>
          <w:sz w:val="16"/>
          <w:lang w:val="en-US"/>
        </w:rPr>
      </w:pPr>
      <w:r w:rsidRPr="00E11658">
        <w:rPr>
          <w:sz w:val="16"/>
          <w:lang w:val="en-US"/>
        </w:rPr>
        <w:tab/>
        <w:t>&lt;PersonnelClassPropertyType&gt;</w:t>
      </w:r>
    </w:p>
    <w:p w14:paraId="09DC70F7" w14:textId="77777777" w:rsidR="0004729E" w:rsidRPr="00E11658" w:rsidRDefault="0004729E" w:rsidP="006C7335">
      <w:pPr>
        <w:pStyle w:val="PlainText"/>
        <w:keepNext/>
        <w:pBdr>
          <w:top w:val="single" w:sz="4" w:space="1" w:color="auto"/>
          <w:left w:val="single" w:sz="4" w:space="4" w:color="auto"/>
          <w:bottom w:val="single" w:sz="4" w:space="1" w:color="auto"/>
          <w:right w:val="single" w:sz="4" w:space="4" w:color="auto"/>
        </w:pBdr>
        <w:rPr>
          <w:sz w:val="16"/>
          <w:lang w:val="en-US"/>
        </w:rPr>
      </w:pPr>
      <w:r w:rsidRPr="00E11658">
        <w:rPr>
          <w:sz w:val="16"/>
          <w:lang w:val="en-US"/>
        </w:rPr>
        <w:tab/>
      </w:r>
      <w:r w:rsidRPr="00E11658">
        <w:rPr>
          <w:sz w:val="16"/>
          <w:lang w:val="en-US"/>
        </w:rPr>
        <w:tab/>
        <w:t>&lt;ID&gt;</w:t>
      </w:r>
      <w:r w:rsidRPr="00E11658">
        <w:rPr>
          <w:b/>
          <w:bCs/>
          <w:sz w:val="16"/>
          <w:lang w:val="en-US"/>
        </w:rPr>
        <w:t>Engineer’s License Number</w:t>
      </w:r>
      <w:r w:rsidRPr="00E11658">
        <w:rPr>
          <w:sz w:val="16"/>
          <w:lang w:val="en-US"/>
        </w:rPr>
        <w:t>&lt;/ID&gt;</w:t>
      </w:r>
    </w:p>
    <w:p w14:paraId="68E6603C" w14:textId="77777777" w:rsidR="0004729E" w:rsidRPr="00E11658" w:rsidRDefault="0004729E" w:rsidP="006C7335">
      <w:pPr>
        <w:pStyle w:val="PlainText"/>
        <w:keepNext/>
        <w:pBdr>
          <w:top w:val="single" w:sz="4" w:space="1" w:color="auto"/>
          <w:left w:val="single" w:sz="4" w:space="4" w:color="auto"/>
          <w:bottom w:val="single" w:sz="4" w:space="1" w:color="auto"/>
          <w:right w:val="single" w:sz="4" w:space="4" w:color="auto"/>
        </w:pBdr>
        <w:rPr>
          <w:sz w:val="16"/>
          <w:lang w:val="en-US"/>
        </w:rPr>
      </w:pPr>
      <w:r w:rsidRPr="00E11658">
        <w:rPr>
          <w:sz w:val="16"/>
          <w:lang w:val="en-US"/>
        </w:rPr>
        <w:tab/>
      </w:r>
      <w:r w:rsidRPr="00E11658">
        <w:rPr>
          <w:sz w:val="16"/>
          <w:lang w:val="en-US"/>
        </w:rPr>
        <w:tab/>
        <w:t>&lt;Description&gt;”</w:t>
      </w:r>
      <w:r w:rsidRPr="00E11658">
        <w:rPr>
          <w:b/>
          <w:bCs/>
          <w:sz w:val="16"/>
          <w:lang w:val="en-US"/>
        </w:rPr>
        <w:t>The official engineer’s license number”</w:t>
      </w:r>
    </w:p>
    <w:p w14:paraId="6906D9F3" w14:textId="77777777" w:rsidR="0004729E" w:rsidRPr="00E11658" w:rsidRDefault="0004729E" w:rsidP="006C7335">
      <w:pPr>
        <w:pStyle w:val="PlainText"/>
        <w:keepNext/>
        <w:pBdr>
          <w:top w:val="single" w:sz="4" w:space="1" w:color="auto"/>
          <w:left w:val="single" w:sz="4" w:space="4" w:color="auto"/>
          <w:bottom w:val="single" w:sz="4" w:space="1" w:color="auto"/>
          <w:right w:val="single" w:sz="4" w:space="4" w:color="auto"/>
        </w:pBdr>
        <w:rPr>
          <w:sz w:val="16"/>
          <w:lang w:val="en-US"/>
        </w:rPr>
      </w:pPr>
      <w:r w:rsidRPr="00E11658">
        <w:rPr>
          <w:sz w:val="16"/>
          <w:lang w:val="en-US"/>
        </w:rPr>
        <w:tab/>
      </w:r>
      <w:r w:rsidRPr="00E11658">
        <w:rPr>
          <w:sz w:val="16"/>
          <w:lang w:val="en-US"/>
        </w:rPr>
        <w:tab/>
        <w:t>&lt;/Description&gt;</w:t>
      </w:r>
    </w:p>
    <w:p w14:paraId="46E43EA8" w14:textId="77777777" w:rsidR="0004729E" w:rsidRPr="00E11658" w:rsidRDefault="0004729E" w:rsidP="006C7335">
      <w:pPr>
        <w:pStyle w:val="PlainText"/>
        <w:keepNext/>
        <w:pBdr>
          <w:top w:val="single" w:sz="4" w:space="1" w:color="auto"/>
          <w:left w:val="single" w:sz="4" w:space="4" w:color="auto"/>
          <w:bottom w:val="single" w:sz="4" w:space="1" w:color="auto"/>
          <w:right w:val="single" w:sz="4" w:space="4" w:color="auto"/>
        </w:pBdr>
        <w:rPr>
          <w:sz w:val="16"/>
          <w:lang w:val="en-US"/>
        </w:rPr>
      </w:pPr>
      <w:r w:rsidRPr="00E11658">
        <w:rPr>
          <w:sz w:val="16"/>
          <w:lang w:val="en-US"/>
        </w:rPr>
        <w:tab/>
        <w:t>&lt;/PersonnelClassPropertyType&gt;</w:t>
      </w:r>
    </w:p>
    <w:p w14:paraId="3D4484C7" w14:textId="77777777" w:rsidR="0004729E" w:rsidRPr="00E11658" w:rsidRDefault="0004729E" w:rsidP="006C7335">
      <w:pPr>
        <w:pStyle w:val="PlainText"/>
        <w:keepNext/>
        <w:pBdr>
          <w:top w:val="single" w:sz="4" w:space="1" w:color="auto"/>
          <w:left w:val="single" w:sz="4" w:space="4" w:color="auto"/>
          <w:bottom w:val="single" w:sz="4" w:space="1" w:color="auto"/>
          <w:right w:val="single" w:sz="4" w:space="4" w:color="auto"/>
        </w:pBdr>
        <w:rPr>
          <w:sz w:val="16"/>
          <w:lang w:val="en-US"/>
        </w:rPr>
      </w:pPr>
      <w:r w:rsidRPr="00E11658">
        <w:rPr>
          <w:sz w:val="16"/>
          <w:lang w:val="en-US"/>
        </w:rPr>
        <w:t>&lt;/PersonClassType&gt;</w:t>
      </w:r>
    </w:p>
    <w:p w14:paraId="08A6A6A8" w14:textId="1D3D43A3" w:rsidR="0004729E" w:rsidRPr="001C220C" w:rsidRDefault="00947EF5" w:rsidP="00947EF5">
      <w:pPr>
        <w:pStyle w:val="FIGURE-title"/>
        <w:rPr>
          <w:lang w:val="en-US"/>
        </w:rPr>
      </w:pPr>
      <w:bookmarkStart w:id="21180" w:name="_Toc162335118"/>
      <w:bookmarkStart w:id="21181" w:name="_Toc320178087"/>
      <w:bookmarkStart w:id="21182" w:name="_Toc478492585"/>
      <w:r>
        <w:rPr>
          <w:lang w:val="en-US"/>
        </w:rPr>
        <w:t xml:space="preserve">Figure </w:t>
      </w:r>
      <w:r w:rsidR="00837E02">
        <w:rPr>
          <w:lang w:val="en-US"/>
        </w:rPr>
        <w:t>C</w:t>
      </w:r>
      <w:r w:rsidR="00C91311">
        <w:rPr>
          <w:lang w:val="en-US"/>
        </w:rPr>
        <w:t>.</w:t>
      </w:r>
      <w:r>
        <w:rPr>
          <w:lang w:val="en-US"/>
        </w:rPr>
        <w:t>10 –</w:t>
      </w:r>
      <w:r w:rsidR="0004729E" w:rsidRPr="001C220C">
        <w:rPr>
          <w:lang w:val="en-US"/>
        </w:rPr>
        <w:t xml:space="preserve"> Example of person class information</w:t>
      </w:r>
      <w:bookmarkEnd w:id="21180"/>
      <w:bookmarkEnd w:id="21181"/>
      <w:bookmarkEnd w:id="21182"/>
    </w:p>
    <w:p w14:paraId="7C541EC5" w14:textId="4BEB0B5F" w:rsidR="0004729E" w:rsidRPr="001C220C" w:rsidRDefault="0004729E" w:rsidP="0029062D">
      <w:pPr>
        <w:pStyle w:val="PARAGRAPH"/>
        <w:rPr>
          <w:lang w:val="en-US"/>
        </w:rPr>
      </w:pPr>
      <w:r w:rsidRPr="001C220C">
        <w:rPr>
          <w:lang w:val="en-US"/>
        </w:rPr>
        <w:t xml:space="preserve">Since the XML schemas or the objects and their attributes might not be implemented or called the same thing inside different systems, it might be required to have an “adapter/translator” inside the systems. This “adapter/translator” translates from the </w:t>
      </w:r>
      <w:r w:rsidR="001F24A0">
        <w:rPr>
          <w:lang w:val="en-US"/>
        </w:rPr>
        <w:t>ISA</w:t>
      </w:r>
      <w:r w:rsidR="00E6366E">
        <w:rPr>
          <w:lang w:val="en-US"/>
        </w:rPr>
        <w:t>-</w:t>
      </w:r>
      <w:r w:rsidR="001F24A0">
        <w:rPr>
          <w:lang w:val="en-US"/>
        </w:rPr>
        <w:t>95.00.01</w:t>
      </w:r>
      <w:r w:rsidR="00D54B6E" w:rsidRPr="001C220C">
        <w:rPr>
          <w:lang w:val="en-US"/>
        </w:rPr>
        <w:t xml:space="preserve"> </w:t>
      </w:r>
      <w:r w:rsidRPr="001C220C">
        <w:rPr>
          <w:lang w:val="en-US"/>
        </w:rPr>
        <w:t>terminology to the terminology used within the different systems</w:t>
      </w:r>
      <w:r w:rsidR="008558A5">
        <w:rPr>
          <w:lang w:val="en-US"/>
        </w:rPr>
        <w:t xml:space="preserve">. </w:t>
      </w:r>
      <w:r w:rsidRPr="001C220C">
        <w:rPr>
          <w:lang w:val="en-US"/>
        </w:rPr>
        <w:t xml:space="preserve">Figure </w:t>
      </w:r>
      <w:r w:rsidR="00837E02">
        <w:rPr>
          <w:lang w:val="en-US"/>
        </w:rPr>
        <w:t>C</w:t>
      </w:r>
      <w:r w:rsidR="00947EF5">
        <w:rPr>
          <w:lang w:val="en-US"/>
        </w:rPr>
        <w:t>.</w:t>
      </w:r>
      <w:r w:rsidRPr="001C220C">
        <w:rPr>
          <w:lang w:val="en-US"/>
        </w:rPr>
        <w:t xml:space="preserve">11 illustrates an adaptor that maps </w:t>
      </w:r>
      <w:r w:rsidRPr="000B599F">
        <w:rPr>
          <w:i/>
          <w:lang w:val="en-US"/>
        </w:rPr>
        <w:t xml:space="preserve">property </w:t>
      </w:r>
      <w:r w:rsidR="00F81EE0" w:rsidRPr="000B599F">
        <w:rPr>
          <w:i/>
          <w:lang w:val="en-US"/>
        </w:rPr>
        <w:t>ID</w:t>
      </w:r>
      <w:r w:rsidR="00F81EE0" w:rsidRPr="001C220C">
        <w:rPr>
          <w:lang w:val="en-US"/>
        </w:rPr>
        <w:t xml:space="preserve">s </w:t>
      </w:r>
      <w:r w:rsidRPr="001C220C">
        <w:rPr>
          <w:lang w:val="en-US"/>
        </w:rPr>
        <w:t>and property types (date formats)</w:t>
      </w:r>
      <w:r w:rsidR="008558A5">
        <w:rPr>
          <w:lang w:val="en-US"/>
        </w:rPr>
        <w:t xml:space="preserve">. </w:t>
      </w:r>
    </w:p>
    <w:bookmarkStart w:id="21183" w:name="_MON_1235461580"/>
    <w:bookmarkStart w:id="21184" w:name="_MON_1235479919"/>
    <w:bookmarkStart w:id="21185" w:name="_MON_1248769633"/>
    <w:bookmarkStart w:id="21186" w:name="_MON_1295022752"/>
    <w:bookmarkStart w:id="21187" w:name="_MON_1295023414"/>
    <w:bookmarkStart w:id="21188" w:name="_MON_1404833407"/>
    <w:bookmarkStart w:id="21189" w:name="_MON_1419246447"/>
    <w:bookmarkStart w:id="21190" w:name="_MON_1122790605"/>
    <w:bookmarkEnd w:id="21183"/>
    <w:bookmarkEnd w:id="21184"/>
    <w:bookmarkEnd w:id="21185"/>
    <w:bookmarkEnd w:id="21186"/>
    <w:bookmarkEnd w:id="21187"/>
    <w:bookmarkEnd w:id="21188"/>
    <w:bookmarkEnd w:id="21189"/>
    <w:bookmarkEnd w:id="21190"/>
    <w:bookmarkStart w:id="21191" w:name="_MON_1122790745"/>
    <w:bookmarkEnd w:id="21191"/>
    <w:p w14:paraId="422D5E0F" w14:textId="77777777" w:rsidR="0004729E" w:rsidRPr="001C220C" w:rsidRDefault="00F0460C" w:rsidP="00947EF5">
      <w:pPr>
        <w:pStyle w:val="PARAGRAPH"/>
        <w:jc w:val="center"/>
        <w:rPr>
          <w:lang w:val="en-US"/>
        </w:rPr>
      </w:pPr>
      <w:r w:rsidRPr="001C220C">
        <w:rPr>
          <w:lang w:val="en-US"/>
        </w:rPr>
        <w:object w:dxaOrig="8626" w:dyaOrig="4831" w14:anchorId="74D61B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242.25pt" o:ole="">
            <v:imagedata r:id="rId77" o:title=""/>
          </v:shape>
          <o:OLEObject Type="Embed" ProgID="Word.Picture.8" ShapeID="_x0000_i1025" DrawAspect="Content" ObjectID="_1552305886" r:id="rId78"/>
        </w:object>
      </w:r>
    </w:p>
    <w:p w14:paraId="617E2DE7" w14:textId="3D0DB9E4" w:rsidR="0004729E" w:rsidRPr="001C220C" w:rsidRDefault="00947EF5" w:rsidP="00947EF5">
      <w:pPr>
        <w:pStyle w:val="FIGURE-title"/>
        <w:rPr>
          <w:lang w:val="en-US"/>
        </w:rPr>
      </w:pPr>
      <w:bookmarkStart w:id="21192" w:name="_Toc162335119"/>
      <w:bookmarkStart w:id="21193" w:name="_Toc320178088"/>
      <w:bookmarkStart w:id="21194" w:name="_Toc478492586"/>
      <w:r>
        <w:rPr>
          <w:lang w:val="en-US"/>
        </w:rPr>
        <w:t xml:space="preserve">Figure </w:t>
      </w:r>
      <w:r w:rsidR="00837E02">
        <w:rPr>
          <w:lang w:val="en-US"/>
        </w:rPr>
        <w:t>C</w:t>
      </w:r>
      <w:r>
        <w:rPr>
          <w:lang w:val="en-US"/>
        </w:rPr>
        <w:t>.11 –</w:t>
      </w:r>
      <w:r w:rsidR="0004729E" w:rsidRPr="001C220C">
        <w:rPr>
          <w:lang w:val="en-US"/>
        </w:rPr>
        <w:t xml:space="preserve"> Adaptor to map different property </w:t>
      </w:r>
      <w:r w:rsidR="00F81EE0" w:rsidRPr="001C220C">
        <w:rPr>
          <w:lang w:val="en-US"/>
        </w:rPr>
        <w:t xml:space="preserve">IDs </w:t>
      </w:r>
      <w:r w:rsidR="0004729E" w:rsidRPr="001C220C">
        <w:rPr>
          <w:lang w:val="en-US"/>
        </w:rPr>
        <w:t>and values</w:t>
      </w:r>
      <w:bookmarkEnd w:id="21192"/>
      <w:bookmarkEnd w:id="21193"/>
      <w:bookmarkEnd w:id="21194"/>
    </w:p>
    <w:p w14:paraId="40B3E98F" w14:textId="77777777" w:rsidR="0004729E" w:rsidRPr="001C220C" w:rsidRDefault="0004729E" w:rsidP="00BA5369">
      <w:pPr>
        <w:pStyle w:val="ANNEXtitle"/>
        <w:rPr>
          <w:lang w:val="en-US"/>
        </w:rPr>
      </w:pPr>
      <w:r w:rsidRPr="001C220C">
        <w:rPr>
          <w:lang w:val="en-US"/>
        </w:rPr>
        <w:br/>
      </w:r>
      <w:bookmarkStart w:id="21195" w:name="_Toc306620094"/>
      <w:bookmarkStart w:id="21196" w:name="_Toc320177013"/>
      <w:bookmarkStart w:id="21197" w:name="_Toc478492252"/>
      <w:r w:rsidR="00C91311" w:rsidRPr="00C91311">
        <w:rPr>
          <w:b w:val="0"/>
          <w:lang w:val="en-US"/>
        </w:rPr>
        <w:t>(i</w:t>
      </w:r>
      <w:r w:rsidRPr="00C91311">
        <w:rPr>
          <w:b w:val="0"/>
          <w:lang w:val="en-US"/>
        </w:rPr>
        <w:t>nformative)</w:t>
      </w:r>
      <w:r w:rsidR="00C91311" w:rsidRPr="00C91311">
        <w:rPr>
          <w:b w:val="0"/>
          <w:lang w:val="en-US"/>
        </w:rPr>
        <w:br/>
      </w:r>
      <w:r w:rsidRPr="001C220C">
        <w:rPr>
          <w:lang w:val="en-US"/>
        </w:rPr>
        <w:br/>
        <w:t>Example data sets</w:t>
      </w:r>
      <w:bookmarkEnd w:id="21195"/>
      <w:bookmarkEnd w:id="21196"/>
      <w:bookmarkEnd w:id="21197"/>
      <w:r w:rsidR="00C91311">
        <w:rPr>
          <w:lang w:val="en-US"/>
        </w:rPr>
        <w:br/>
      </w:r>
    </w:p>
    <w:p w14:paraId="5113E957" w14:textId="77777777" w:rsidR="0004729E" w:rsidRPr="001C220C" w:rsidRDefault="0060077C" w:rsidP="00682689">
      <w:pPr>
        <w:pStyle w:val="ANNEX-heading1"/>
      </w:pPr>
      <w:bookmarkStart w:id="21198" w:name="_Toc478492253"/>
      <w:r>
        <w:t>General</w:t>
      </w:r>
      <w:bookmarkEnd w:id="21198"/>
    </w:p>
    <w:p w14:paraId="03EB9902" w14:textId="77777777" w:rsidR="0004729E" w:rsidRPr="001C220C" w:rsidRDefault="0004729E" w:rsidP="0029062D">
      <w:pPr>
        <w:pStyle w:val="PARAGRAPH"/>
        <w:rPr>
          <w:lang w:val="en-US"/>
        </w:rPr>
      </w:pPr>
      <w:r w:rsidRPr="001C220C">
        <w:rPr>
          <w:lang w:val="en-US"/>
        </w:rPr>
        <w:t xml:space="preserve">The following </w:t>
      </w:r>
      <w:r w:rsidR="0060077C">
        <w:rPr>
          <w:lang w:val="en-US"/>
        </w:rPr>
        <w:t>clause</w:t>
      </w:r>
      <w:r w:rsidRPr="001C220C">
        <w:rPr>
          <w:lang w:val="en-US"/>
        </w:rPr>
        <w:t xml:space="preserve">s contain example data sets, based on the </w:t>
      </w:r>
      <w:r w:rsidR="00D54B6E" w:rsidRPr="001C220C">
        <w:rPr>
          <w:lang w:val="en-US"/>
        </w:rPr>
        <w:t xml:space="preserve">Part 2 </w:t>
      </w:r>
      <w:r w:rsidRPr="001C220C">
        <w:rPr>
          <w:lang w:val="en-US"/>
        </w:rPr>
        <w:t xml:space="preserve">models </w:t>
      </w:r>
      <w:r w:rsidR="00D54B6E" w:rsidRPr="001C220C">
        <w:rPr>
          <w:lang w:val="en-US"/>
        </w:rPr>
        <w:t xml:space="preserve">and </w:t>
      </w:r>
      <w:r w:rsidRPr="001C220C">
        <w:rPr>
          <w:lang w:val="en-US"/>
        </w:rPr>
        <w:t>attributes.</w:t>
      </w:r>
    </w:p>
    <w:p w14:paraId="00599282" w14:textId="77777777" w:rsidR="0004729E" w:rsidRPr="001C220C" w:rsidRDefault="0004729E" w:rsidP="00682689">
      <w:pPr>
        <w:pStyle w:val="ANNEX-heading1"/>
      </w:pPr>
      <w:bookmarkStart w:id="21199" w:name="_Toc516130407"/>
      <w:bookmarkStart w:id="21200" w:name="_Toc478492254"/>
      <w:r w:rsidRPr="001C220C">
        <w:t>Material model example</w:t>
      </w:r>
      <w:bookmarkEnd w:id="21199"/>
      <w:bookmarkEnd w:id="21200"/>
    </w:p>
    <w:p w14:paraId="07564239" w14:textId="672FA82D" w:rsidR="0004729E" w:rsidRPr="001C220C" w:rsidRDefault="006858BB" w:rsidP="006858BB">
      <w:pPr>
        <w:pStyle w:val="EXAMPLE0"/>
        <w:rPr>
          <w:lang w:val="en-US"/>
        </w:rPr>
      </w:pPr>
      <w:r>
        <w:rPr>
          <w:lang w:val="en-US"/>
        </w:rPr>
        <w:t>EXAMPLE</w:t>
      </w:r>
      <w:r>
        <w:rPr>
          <w:lang w:val="en-US"/>
        </w:rPr>
        <w:tab/>
      </w:r>
      <w:r w:rsidR="0004729E" w:rsidRPr="001C220C">
        <w:rPr>
          <w:lang w:val="en-US"/>
        </w:rPr>
        <w:t xml:space="preserve">This is a simplified example of material information that </w:t>
      </w:r>
      <w:r w:rsidR="00DE2E9A">
        <w:rPr>
          <w:lang w:val="en-US"/>
        </w:rPr>
        <w:t xml:space="preserve">can </w:t>
      </w:r>
      <w:r w:rsidR="0004729E" w:rsidRPr="001C220C">
        <w:rPr>
          <w:lang w:val="en-US"/>
        </w:rPr>
        <w:t>be used in the food processing industry</w:t>
      </w:r>
      <w:r w:rsidR="008558A5">
        <w:rPr>
          <w:lang w:val="en-US"/>
        </w:rPr>
        <w:t xml:space="preserve">. </w:t>
      </w:r>
      <w:r w:rsidR="0004729E" w:rsidRPr="001C220C">
        <w:rPr>
          <w:lang w:val="en-US"/>
        </w:rPr>
        <w:t xml:space="preserve">The example presents shared information about a </w:t>
      </w:r>
      <w:r w:rsidR="0004729E" w:rsidRPr="00204564">
        <w:rPr>
          <w:i/>
          <w:lang w:val="en-US"/>
        </w:rPr>
        <w:t>material class</w:t>
      </w:r>
      <w:r w:rsidR="0004729E" w:rsidRPr="001C220C">
        <w:rPr>
          <w:lang w:val="en-US"/>
        </w:rPr>
        <w:t xml:space="preserve"> (Pork), a </w:t>
      </w:r>
      <w:r w:rsidR="0004729E" w:rsidRPr="00204564">
        <w:rPr>
          <w:i/>
          <w:lang w:val="en-US"/>
        </w:rPr>
        <w:t>material definition</w:t>
      </w:r>
      <w:r w:rsidR="0004729E" w:rsidRPr="001C220C">
        <w:rPr>
          <w:lang w:val="en-US"/>
        </w:rPr>
        <w:t xml:space="preserve"> (Pork 80</w:t>
      </w:r>
      <w:r w:rsidR="00C91311">
        <w:rPr>
          <w:lang w:val="en-US"/>
        </w:rPr>
        <w:t> </w:t>
      </w:r>
      <w:r w:rsidR="0004729E" w:rsidRPr="001C220C">
        <w:rPr>
          <w:lang w:val="en-US"/>
        </w:rPr>
        <w:t xml:space="preserve">% Lean), a </w:t>
      </w:r>
      <w:r w:rsidR="0004729E" w:rsidRPr="00204564">
        <w:rPr>
          <w:i/>
          <w:lang w:val="en-US"/>
        </w:rPr>
        <w:t>material lot</w:t>
      </w:r>
      <w:r w:rsidR="0004729E" w:rsidRPr="001C220C">
        <w:rPr>
          <w:lang w:val="en-US"/>
        </w:rPr>
        <w:t xml:space="preserve">, and a </w:t>
      </w:r>
      <w:r w:rsidR="0004729E" w:rsidRPr="00204564">
        <w:rPr>
          <w:i/>
          <w:lang w:val="en-US"/>
        </w:rPr>
        <w:t>material sublot</w:t>
      </w:r>
      <w:r w:rsidR="00C91311">
        <w:rPr>
          <w:lang w:val="en-US"/>
        </w:rPr>
        <w:t xml:space="preserve">. </w:t>
      </w:r>
      <w:r w:rsidR="0004729E" w:rsidRPr="001C220C">
        <w:rPr>
          <w:lang w:val="en-US"/>
        </w:rPr>
        <w:t>In a full example</w:t>
      </w:r>
      <w:r w:rsidR="00E02DAD">
        <w:rPr>
          <w:lang w:val="en-US"/>
        </w:rPr>
        <w:t>,</w:t>
      </w:r>
      <w:r w:rsidR="0004729E" w:rsidRPr="001C220C">
        <w:rPr>
          <w:lang w:val="en-US"/>
        </w:rPr>
        <w:t xml:space="preserve"> there </w:t>
      </w:r>
      <w:r w:rsidR="00DE2E9A">
        <w:rPr>
          <w:lang w:val="en-US"/>
        </w:rPr>
        <w:t xml:space="preserve">can </w:t>
      </w:r>
      <w:r w:rsidR="0004729E" w:rsidRPr="001C220C">
        <w:rPr>
          <w:lang w:val="en-US"/>
        </w:rPr>
        <w:t xml:space="preserve">be multiple </w:t>
      </w:r>
      <w:r w:rsidR="0004729E" w:rsidRPr="00204564">
        <w:rPr>
          <w:i/>
          <w:lang w:val="en-US"/>
        </w:rPr>
        <w:t>material classes</w:t>
      </w:r>
      <w:r w:rsidR="0004729E" w:rsidRPr="001C220C">
        <w:rPr>
          <w:lang w:val="en-US"/>
        </w:rPr>
        <w:t xml:space="preserve"> and </w:t>
      </w:r>
      <w:r w:rsidR="0004729E" w:rsidRPr="00204564">
        <w:rPr>
          <w:i/>
          <w:lang w:val="en-US"/>
        </w:rPr>
        <w:t>material description</w:t>
      </w:r>
      <w:r w:rsidR="0004729E" w:rsidRPr="001C220C">
        <w:rPr>
          <w:lang w:val="en-US"/>
        </w:rPr>
        <w:t xml:space="preserve"> information sets that are shared, with lot and sublot dynamically shared</w:t>
      </w:r>
      <w:r w:rsidR="008558A5">
        <w:rPr>
          <w:lang w:val="en-US"/>
        </w:rPr>
        <w:t xml:space="preserve">. </w:t>
      </w:r>
      <w:r w:rsidR="0004729E" w:rsidRPr="001C220C">
        <w:rPr>
          <w:lang w:val="en-US"/>
        </w:rPr>
        <w:t>Indentation of objects is used to illustrate the relationship between the objects.</w:t>
      </w:r>
    </w:p>
    <w:p w14:paraId="133732A5" w14:textId="77777777" w:rsidR="0004729E" w:rsidRPr="001C220C" w:rsidRDefault="0004729E" w:rsidP="00793919">
      <w:pPr>
        <w:rPr>
          <w:sz w:val="16"/>
          <w:u w:val="words"/>
          <w:lang w:val="en-US"/>
        </w:rPr>
      </w:pPr>
      <w:r w:rsidRPr="001C220C">
        <w:rPr>
          <w:sz w:val="16"/>
          <w:u w:val="words"/>
          <w:lang w:val="en-US"/>
        </w:rPr>
        <w:t xml:space="preserve">Material Class </w:t>
      </w:r>
    </w:p>
    <w:p w14:paraId="479E8CB1" w14:textId="77777777" w:rsidR="0004729E" w:rsidRPr="001C220C" w:rsidRDefault="0004729E" w:rsidP="00793919">
      <w:pPr>
        <w:rPr>
          <w:sz w:val="16"/>
          <w:lang w:val="en-US"/>
        </w:rPr>
      </w:pPr>
    </w:p>
    <w:p w14:paraId="28884C10" w14:textId="77777777" w:rsidR="0004729E" w:rsidRPr="001C220C" w:rsidRDefault="0004729E" w:rsidP="00793919">
      <w:pPr>
        <w:ind w:left="720"/>
        <w:rPr>
          <w:sz w:val="16"/>
          <w:lang w:val="en-US"/>
        </w:rPr>
      </w:pPr>
      <w:r w:rsidRPr="001C220C">
        <w:rPr>
          <w:sz w:val="16"/>
          <w:lang w:val="en-US"/>
        </w:rPr>
        <w:t>ID - Pork</w:t>
      </w:r>
    </w:p>
    <w:p w14:paraId="0FDAD73C" w14:textId="77777777" w:rsidR="0004729E" w:rsidRPr="001C220C" w:rsidRDefault="0004729E" w:rsidP="00793919">
      <w:pPr>
        <w:ind w:left="720"/>
        <w:rPr>
          <w:sz w:val="16"/>
          <w:lang w:val="en-US"/>
        </w:rPr>
      </w:pPr>
      <w:r w:rsidRPr="001C220C">
        <w:rPr>
          <w:sz w:val="16"/>
          <w:lang w:val="en-US"/>
        </w:rPr>
        <w:t>Description -</w:t>
      </w:r>
    </w:p>
    <w:p w14:paraId="597FCEF8" w14:textId="77777777" w:rsidR="0004729E" w:rsidRPr="001C220C" w:rsidRDefault="0004729E" w:rsidP="00793919">
      <w:pPr>
        <w:ind w:left="720"/>
        <w:rPr>
          <w:sz w:val="16"/>
          <w:lang w:val="en-US"/>
        </w:rPr>
      </w:pPr>
      <w:r w:rsidRPr="001C220C">
        <w:rPr>
          <w:sz w:val="16"/>
          <w:lang w:val="en-US"/>
        </w:rPr>
        <w:t>Properties</w:t>
      </w:r>
    </w:p>
    <w:p w14:paraId="1733E673" w14:textId="77777777" w:rsidR="0004729E" w:rsidRPr="001C220C" w:rsidRDefault="0004729E" w:rsidP="00793919">
      <w:pPr>
        <w:ind w:left="720"/>
        <w:rPr>
          <w:sz w:val="16"/>
          <w:lang w:val="en-US"/>
        </w:rPr>
      </w:pPr>
    </w:p>
    <w:p w14:paraId="3D1C81E6" w14:textId="77777777" w:rsidR="0004729E" w:rsidRPr="001C220C" w:rsidRDefault="0004729E" w:rsidP="00793919">
      <w:pPr>
        <w:ind w:left="1440"/>
        <w:rPr>
          <w:sz w:val="16"/>
          <w:lang w:val="en-US"/>
        </w:rPr>
      </w:pPr>
      <w:r w:rsidRPr="001C220C">
        <w:rPr>
          <w:sz w:val="16"/>
          <w:lang w:val="en-US"/>
        </w:rPr>
        <w:t>ID - Lethal Heat</w:t>
      </w:r>
    </w:p>
    <w:p w14:paraId="09B03045" w14:textId="77777777" w:rsidR="0004729E" w:rsidRPr="001C220C" w:rsidRDefault="0004729E" w:rsidP="00793919">
      <w:pPr>
        <w:ind w:left="1440"/>
        <w:rPr>
          <w:sz w:val="16"/>
          <w:lang w:val="en-US"/>
        </w:rPr>
      </w:pPr>
      <w:r w:rsidRPr="001C220C">
        <w:rPr>
          <w:sz w:val="16"/>
          <w:lang w:val="en-US"/>
        </w:rPr>
        <w:t>Description - Temperature to kill bacteria</w:t>
      </w:r>
    </w:p>
    <w:p w14:paraId="47388721" w14:textId="77777777" w:rsidR="0004729E" w:rsidRPr="001C220C" w:rsidRDefault="0004729E" w:rsidP="00793919">
      <w:pPr>
        <w:ind w:left="1440"/>
        <w:rPr>
          <w:sz w:val="16"/>
          <w:lang w:val="en-US"/>
        </w:rPr>
      </w:pPr>
      <w:r w:rsidRPr="001C220C">
        <w:rPr>
          <w:sz w:val="16"/>
          <w:lang w:val="en-US"/>
        </w:rPr>
        <w:t>Value - 160</w:t>
      </w:r>
    </w:p>
    <w:p w14:paraId="5EA4E271" w14:textId="77777777" w:rsidR="0004729E" w:rsidRPr="001C220C" w:rsidRDefault="0004729E" w:rsidP="00793919">
      <w:pPr>
        <w:ind w:left="1440"/>
        <w:rPr>
          <w:sz w:val="16"/>
          <w:lang w:val="en-US"/>
        </w:rPr>
      </w:pPr>
      <w:r w:rsidRPr="001C220C">
        <w:rPr>
          <w:sz w:val="16"/>
          <w:lang w:val="en-US"/>
        </w:rPr>
        <w:t>Units of Measure - Degrees F</w:t>
      </w:r>
    </w:p>
    <w:p w14:paraId="768FE0A4" w14:textId="77777777" w:rsidR="0004729E" w:rsidRPr="001C220C" w:rsidRDefault="0004729E" w:rsidP="00793919">
      <w:pPr>
        <w:ind w:left="1440"/>
        <w:rPr>
          <w:sz w:val="16"/>
          <w:lang w:val="en-US"/>
        </w:rPr>
      </w:pPr>
    </w:p>
    <w:p w14:paraId="08A9DA62" w14:textId="77777777" w:rsidR="0004729E" w:rsidRPr="001C220C" w:rsidRDefault="0004729E" w:rsidP="00793919">
      <w:pPr>
        <w:ind w:left="1440"/>
        <w:rPr>
          <w:sz w:val="16"/>
          <w:lang w:val="en-US"/>
        </w:rPr>
      </w:pPr>
      <w:r w:rsidRPr="001C220C">
        <w:rPr>
          <w:sz w:val="16"/>
          <w:lang w:val="en-US"/>
        </w:rPr>
        <w:t>ID - Receiving Temperature Target</w:t>
      </w:r>
    </w:p>
    <w:p w14:paraId="772B9D2B" w14:textId="77777777" w:rsidR="0004729E" w:rsidRPr="001C220C" w:rsidRDefault="0004729E" w:rsidP="00793919">
      <w:pPr>
        <w:ind w:left="1440"/>
        <w:rPr>
          <w:sz w:val="16"/>
          <w:lang w:val="en-US"/>
        </w:rPr>
      </w:pPr>
      <w:r w:rsidRPr="001C220C">
        <w:rPr>
          <w:sz w:val="16"/>
          <w:lang w:val="en-US"/>
        </w:rPr>
        <w:t>Description -</w:t>
      </w:r>
    </w:p>
    <w:p w14:paraId="5F3963F8" w14:textId="77777777" w:rsidR="0004729E" w:rsidRPr="001C220C" w:rsidRDefault="0004729E" w:rsidP="00793919">
      <w:pPr>
        <w:ind w:left="1440"/>
        <w:rPr>
          <w:sz w:val="16"/>
          <w:lang w:val="en-US"/>
        </w:rPr>
      </w:pPr>
      <w:r w:rsidRPr="001C220C">
        <w:rPr>
          <w:sz w:val="16"/>
          <w:lang w:val="en-US"/>
        </w:rPr>
        <w:t>Value - 32</w:t>
      </w:r>
    </w:p>
    <w:p w14:paraId="37BD09EB" w14:textId="77777777" w:rsidR="0004729E" w:rsidRPr="001C220C" w:rsidRDefault="0004729E" w:rsidP="00793919">
      <w:pPr>
        <w:ind w:left="1440"/>
        <w:rPr>
          <w:sz w:val="16"/>
          <w:lang w:val="en-US"/>
        </w:rPr>
      </w:pPr>
      <w:r w:rsidRPr="001C220C">
        <w:rPr>
          <w:sz w:val="16"/>
          <w:lang w:val="en-US"/>
        </w:rPr>
        <w:t>Units of Measure - Degrees F</w:t>
      </w:r>
    </w:p>
    <w:p w14:paraId="6A325AA1" w14:textId="77777777" w:rsidR="0004729E" w:rsidRPr="001C220C" w:rsidRDefault="0004729E" w:rsidP="00793919">
      <w:pPr>
        <w:ind w:left="1440"/>
        <w:rPr>
          <w:sz w:val="16"/>
          <w:lang w:val="en-US"/>
        </w:rPr>
      </w:pPr>
    </w:p>
    <w:p w14:paraId="28CBBFA9" w14:textId="77777777" w:rsidR="0004729E" w:rsidRPr="001C220C" w:rsidRDefault="0004729E" w:rsidP="00793919">
      <w:pPr>
        <w:ind w:left="1440"/>
        <w:rPr>
          <w:sz w:val="16"/>
          <w:lang w:val="en-US"/>
        </w:rPr>
      </w:pPr>
      <w:r w:rsidRPr="001C220C">
        <w:rPr>
          <w:sz w:val="16"/>
          <w:lang w:val="en-US"/>
        </w:rPr>
        <w:t>ID - Receiving Temperature Max</w:t>
      </w:r>
    </w:p>
    <w:p w14:paraId="2B8482D3" w14:textId="77777777" w:rsidR="0004729E" w:rsidRPr="001C220C" w:rsidRDefault="0004729E" w:rsidP="00793919">
      <w:pPr>
        <w:ind w:left="1440"/>
        <w:rPr>
          <w:sz w:val="16"/>
          <w:lang w:val="en-US"/>
        </w:rPr>
      </w:pPr>
      <w:r w:rsidRPr="001C220C">
        <w:rPr>
          <w:sz w:val="16"/>
          <w:lang w:val="en-US"/>
        </w:rPr>
        <w:t>Description -</w:t>
      </w:r>
    </w:p>
    <w:p w14:paraId="159B969F" w14:textId="77777777" w:rsidR="0004729E" w:rsidRPr="001C220C" w:rsidRDefault="0004729E" w:rsidP="00793919">
      <w:pPr>
        <w:ind w:left="1440"/>
        <w:rPr>
          <w:sz w:val="16"/>
          <w:lang w:val="en-US"/>
        </w:rPr>
      </w:pPr>
      <w:r w:rsidRPr="001C220C">
        <w:rPr>
          <w:sz w:val="16"/>
          <w:lang w:val="en-US"/>
        </w:rPr>
        <w:t>Value - 36</w:t>
      </w:r>
    </w:p>
    <w:p w14:paraId="0CEE0D8F" w14:textId="77777777" w:rsidR="0004729E" w:rsidRPr="001C220C" w:rsidRDefault="0004729E" w:rsidP="00793919">
      <w:pPr>
        <w:ind w:left="1440"/>
        <w:rPr>
          <w:sz w:val="16"/>
          <w:lang w:val="en-US"/>
        </w:rPr>
      </w:pPr>
      <w:r w:rsidRPr="001C220C">
        <w:rPr>
          <w:sz w:val="16"/>
          <w:lang w:val="en-US"/>
        </w:rPr>
        <w:t>Units of Measure - Degrees F</w:t>
      </w:r>
    </w:p>
    <w:p w14:paraId="238AD87B" w14:textId="77777777" w:rsidR="0004729E" w:rsidRPr="001C220C" w:rsidRDefault="0004729E" w:rsidP="00793919">
      <w:pPr>
        <w:ind w:left="1440"/>
        <w:rPr>
          <w:sz w:val="16"/>
          <w:lang w:val="en-US"/>
        </w:rPr>
      </w:pPr>
    </w:p>
    <w:p w14:paraId="209F9CA2" w14:textId="77777777" w:rsidR="0004729E" w:rsidRPr="001C220C" w:rsidRDefault="0004729E" w:rsidP="00793919">
      <w:pPr>
        <w:ind w:left="1440"/>
        <w:rPr>
          <w:sz w:val="16"/>
          <w:lang w:val="en-US"/>
        </w:rPr>
      </w:pPr>
      <w:r w:rsidRPr="001C220C">
        <w:rPr>
          <w:sz w:val="16"/>
          <w:lang w:val="en-US"/>
        </w:rPr>
        <w:t>ID - Receiving Temperature Min</w:t>
      </w:r>
    </w:p>
    <w:p w14:paraId="2648C44D" w14:textId="77777777" w:rsidR="0004729E" w:rsidRPr="001C220C" w:rsidRDefault="0004729E" w:rsidP="00793919">
      <w:pPr>
        <w:ind w:left="1440"/>
        <w:rPr>
          <w:sz w:val="16"/>
          <w:lang w:val="en-US"/>
        </w:rPr>
      </w:pPr>
      <w:r w:rsidRPr="001C220C">
        <w:rPr>
          <w:sz w:val="16"/>
          <w:lang w:val="en-US"/>
        </w:rPr>
        <w:t>Description -</w:t>
      </w:r>
    </w:p>
    <w:p w14:paraId="509F8275" w14:textId="77777777" w:rsidR="0004729E" w:rsidRPr="001C220C" w:rsidRDefault="0004729E" w:rsidP="00793919">
      <w:pPr>
        <w:ind w:left="1440"/>
        <w:rPr>
          <w:sz w:val="16"/>
          <w:lang w:val="en-US"/>
        </w:rPr>
      </w:pPr>
      <w:r w:rsidRPr="001C220C">
        <w:rPr>
          <w:sz w:val="16"/>
          <w:lang w:val="en-US"/>
        </w:rPr>
        <w:t>Value - 28</w:t>
      </w:r>
    </w:p>
    <w:p w14:paraId="125C9D18" w14:textId="77777777" w:rsidR="0004729E" w:rsidRPr="001C220C" w:rsidRDefault="0004729E" w:rsidP="00793919">
      <w:pPr>
        <w:ind w:left="1440"/>
        <w:rPr>
          <w:sz w:val="16"/>
          <w:lang w:val="en-US"/>
        </w:rPr>
      </w:pPr>
      <w:r w:rsidRPr="001C220C">
        <w:rPr>
          <w:sz w:val="16"/>
          <w:lang w:val="en-US"/>
        </w:rPr>
        <w:t>Units of Measure - Degrees F</w:t>
      </w:r>
    </w:p>
    <w:p w14:paraId="06036C5A" w14:textId="77777777" w:rsidR="0004729E" w:rsidRPr="001C220C" w:rsidRDefault="0004729E" w:rsidP="00793919">
      <w:pPr>
        <w:ind w:left="1440"/>
        <w:rPr>
          <w:sz w:val="16"/>
          <w:lang w:val="en-US"/>
        </w:rPr>
      </w:pPr>
    </w:p>
    <w:p w14:paraId="4C6068E0" w14:textId="77777777" w:rsidR="0004729E" w:rsidRPr="001C220C" w:rsidRDefault="0004729E" w:rsidP="00793919">
      <w:pPr>
        <w:ind w:left="1440"/>
        <w:rPr>
          <w:sz w:val="16"/>
          <w:lang w:val="en-US"/>
        </w:rPr>
      </w:pPr>
      <w:r w:rsidRPr="001C220C">
        <w:rPr>
          <w:sz w:val="16"/>
          <w:lang w:val="en-US"/>
        </w:rPr>
        <w:t>ID - Maximum Allowable Cut Time</w:t>
      </w:r>
    </w:p>
    <w:p w14:paraId="29A42B59" w14:textId="77777777" w:rsidR="0004729E" w:rsidRPr="001C220C" w:rsidRDefault="0004729E" w:rsidP="00793919">
      <w:pPr>
        <w:ind w:left="1440"/>
        <w:rPr>
          <w:sz w:val="16"/>
          <w:lang w:val="en-US"/>
        </w:rPr>
      </w:pPr>
      <w:r w:rsidRPr="001C220C">
        <w:rPr>
          <w:sz w:val="16"/>
          <w:lang w:val="en-US"/>
        </w:rPr>
        <w:t>Description - Time since cut</w:t>
      </w:r>
    </w:p>
    <w:p w14:paraId="1A1FC43C" w14:textId="77777777" w:rsidR="0004729E" w:rsidRPr="001C220C" w:rsidRDefault="0004729E" w:rsidP="00793919">
      <w:pPr>
        <w:ind w:left="1440"/>
        <w:rPr>
          <w:sz w:val="16"/>
          <w:lang w:val="en-US"/>
        </w:rPr>
      </w:pPr>
      <w:r w:rsidRPr="001C220C">
        <w:rPr>
          <w:sz w:val="16"/>
          <w:lang w:val="en-US"/>
        </w:rPr>
        <w:t>Value - 3</w:t>
      </w:r>
    </w:p>
    <w:p w14:paraId="4FB7EF8A" w14:textId="77777777" w:rsidR="0004729E" w:rsidRPr="001C220C" w:rsidRDefault="0004729E" w:rsidP="00793919">
      <w:pPr>
        <w:ind w:left="1440"/>
        <w:rPr>
          <w:sz w:val="16"/>
          <w:lang w:val="en-US"/>
        </w:rPr>
      </w:pPr>
      <w:r w:rsidRPr="001C220C">
        <w:rPr>
          <w:sz w:val="16"/>
          <w:lang w:val="en-US"/>
        </w:rPr>
        <w:t>Units of Measure - Days</w:t>
      </w:r>
    </w:p>
    <w:p w14:paraId="5E6D4E62" w14:textId="77777777" w:rsidR="0004729E" w:rsidRPr="001C220C" w:rsidRDefault="0004729E" w:rsidP="00793919">
      <w:pPr>
        <w:ind w:left="1440"/>
        <w:rPr>
          <w:sz w:val="16"/>
          <w:lang w:val="en-US"/>
        </w:rPr>
      </w:pPr>
    </w:p>
    <w:p w14:paraId="2264E9DC" w14:textId="77777777" w:rsidR="0004729E" w:rsidRPr="001C220C" w:rsidRDefault="0004729E" w:rsidP="00793919">
      <w:pPr>
        <w:rPr>
          <w:sz w:val="16"/>
          <w:u w:val="words"/>
          <w:lang w:val="en-US"/>
        </w:rPr>
      </w:pPr>
      <w:r w:rsidRPr="001C220C">
        <w:rPr>
          <w:sz w:val="16"/>
          <w:u w:val="words"/>
          <w:lang w:val="en-US"/>
        </w:rPr>
        <w:t>Material Definition</w:t>
      </w:r>
    </w:p>
    <w:p w14:paraId="146C51C0" w14:textId="77777777" w:rsidR="0004729E" w:rsidRPr="001C220C" w:rsidRDefault="0004729E" w:rsidP="00793919">
      <w:pPr>
        <w:rPr>
          <w:sz w:val="16"/>
          <w:u w:val="words"/>
          <w:lang w:val="en-US"/>
        </w:rPr>
      </w:pPr>
    </w:p>
    <w:p w14:paraId="1A88E867" w14:textId="77777777" w:rsidR="0004729E" w:rsidRPr="001C220C" w:rsidRDefault="0004729E" w:rsidP="00793919">
      <w:pPr>
        <w:ind w:left="720"/>
        <w:rPr>
          <w:sz w:val="16"/>
          <w:lang w:val="en-US"/>
        </w:rPr>
      </w:pPr>
      <w:r w:rsidRPr="001C220C">
        <w:rPr>
          <w:sz w:val="16"/>
          <w:lang w:val="en-US"/>
        </w:rPr>
        <w:t>ID - Pork 80</w:t>
      </w:r>
    </w:p>
    <w:p w14:paraId="11486CFF" w14:textId="77777777" w:rsidR="0004729E" w:rsidRPr="001C220C" w:rsidRDefault="0004729E" w:rsidP="00793919">
      <w:pPr>
        <w:ind w:left="720"/>
        <w:rPr>
          <w:sz w:val="16"/>
          <w:lang w:val="en-US"/>
        </w:rPr>
      </w:pPr>
      <w:r w:rsidRPr="001C220C">
        <w:rPr>
          <w:sz w:val="16"/>
          <w:lang w:val="en-US"/>
        </w:rPr>
        <w:t>Description - Boneless pork cut up with a target lean percentage of 80</w:t>
      </w:r>
    </w:p>
    <w:p w14:paraId="228A213F" w14:textId="77777777" w:rsidR="0004729E" w:rsidRPr="001C220C" w:rsidRDefault="0004729E" w:rsidP="00793919">
      <w:pPr>
        <w:ind w:left="720"/>
        <w:rPr>
          <w:sz w:val="16"/>
          <w:lang w:val="en-US"/>
        </w:rPr>
      </w:pPr>
      <w:r w:rsidRPr="001C220C">
        <w:rPr>
          <w:sz w:val="16"/>
          <w:lang w:val="en-US"/>
        </w:rPr>
        <w:t>Value -</w:t>
      </w:r>
    </w:p>
    <w:p w14:paraId="282A209D" w14:textId="77777777" w:rsidR="0004729E" w:rsidRPr="001C220C" w:rsidRDefault="0004729E" w:rsidP="00793919">
      <w:pPr>
        <w:ind w:left="720"/>
        <w:rPr>
          <w:sz w:val="16"/>
          <w:lang w:val="en-US"/>
        </w:rPr>
      </w:pPr>
      <w:r w:rsidRPr="001C220C">
        <w:rPr>
          <w:sz w:val="16"/>
          <w:lang w:val="en-US"/>
        </w:rPr>
        <w:t>Unit of Measure -</w:t>
      </w:r>
    </w:p>
    <w:p w14:paraId="7331FFBF" w14:textId="77777777" w:rsidR="0004729E" w:rsidRPr="001C220C" w:rsidRDefault="0004729E" w:rsidP="00793919">
      <w:pPr>
        <w:ind w:left="720"/>
        <w:rPr>
          <w:sz w:val="16"/>
          <w:lang w:val="en-US"/>
        </w:rPr>
      </w:pPr>
      <w:r w:rsidRPr="001C220C">
        <w:rPr>
          <w:sz w:val="16"/>
          <w:lang w:val="en-US"/>
        </w:rPr>
        <w:t>Properties</w:t>
      </w:r>
    </w:p>
    <w:p w14:paraId="602D44FC" w14:textId="77777777" w:rsidR="0004729E" w:rsidRPr="001C220C" w:rsidRDefault="0004729E" w:rsidP="00793919">
      <w:pPr>
        <w:ind w:left="720"/>
        <w:rPr>
          <w:sz w:val="16"/>
          <w:lang w:val="en-US"/>
        </w:rPr>
      </w:pPr>
    </w:p>
    <w:p w14:paraId="43BC6877" w14:textId="77777777" w:rsidR="0004729E" w:rsidRPr="001C220C" w:rsidRDefault="0004729E" w:rsidP="00793919">
      <w:pPr>
        <w:ind w:left="1440"/>
        <w:rPr>
          <w:sz w:val="16"/>
          <w:lang w:val="en-US"/>
        </w:rPr>
      </w:pPr>
      <w:r w:rsidRPr="001C220C">
        <w:rPr>
          <w:sz w:val="16"/>
          <w:lang w:val="en-US"/>
        </w:rPr>
        <w:t>ID - Percentage Lean</w:t>
      </w:r>
    </w:p>
    <w:p w14:paraId="2E006CCE" w14:textId="77777777" w:rsidR="0004729E" w:rsidRPr="001C220C" w:rsidRDefault="0004729E" w:rsidP="00793919">
      <w:pPr>
        <w:ind w:left="1440"/>
        <w:rPr>
          <w:sz w:val="16"/>
          <w:lang w:val="en-US"/>
        </w:rPr>
      </w:pPr>
      <w:r w:rsidRPr="001C220C">
        <w:rPr>
          <w:sz w:val="16"/>
          <w:lang w:val="en-US"/>
        </w:rPr>
        <w:t>Description -</w:t>
      </w:r>
    </w:p>
    <w:p w14:paraId="615AF0ED" w14:textId="77777777" w:rsidR="0004729E" w:rsidRPr="001C220C" w:rsidRDefault="0004729E" w:rsidP="00793919">
      <w:pPr>
        <w:ind w:left="1440"/>
        <w:rPr>
          <w:sz w:val="16"/>
          <w:lang w:val="en-US"/>
        </w:rPr>
      </w:pPr>
      <w:r w:rsidRPr="001C220C">
        <w:rPr>
          <w:sz w:val="16"/>
          <w:lang w:val="en-US"/>
        </w:rPr>
        <w:t>Value - 80</w:t>
      </w:r>
    </w:p>
    <w:p w14:paraId="78D9A8FC" w14:textId="77777777" w:rsidR="0004729E" w:rsidRPr="001C220C" w:rsidRDefault="0004729E" w:rsidP="00793919">
      <w:pPr>
        <w:ind w:left="1440"/>
        <w:rPr>
          <w:sz w:val="16"/>
          <w:lang w:val="en-US"/>
        </w:rPr>
      </w:pPr>
      <w:r w:rsidRPr="001C220C">
        <w:rPr>
          <w:sz w:val="16"/>
          <w:lang w:val="en-US"/>
        </w:rPr>
        <w:t>Units of Measure – Percentage</w:t>
      </w:r>
    </w:p>
    <w:p w14:paraId="5134B32C" w14:textId="77777777" w:rsidR="0004729E" w:rsidRPr="001C220C" w:rsidRDefault="0004729E" w:rsidP="00793919">
      <w:pPr>
        <w:ind w:left="1440"/>
        <w:rPr>
          <w:sz w:val="16"/>
          <w:lang w:val="en-US"/>
        </w:rPr>
      </w:pPr>
    </w:p>
    <w:p w14:paraId="6DCA80EA" w14:textId="77777777" w:rsidR="0004729E" w:rsidRPr="001C220C" w:rsidRDefault="00246F8B" w:rsidP="00793919">
      <w:pPr>
        <w:ind w:left="2160"/>
        <w:rPr>
          <w:sz w:val="16"/>
          <w:lang w:val="en-US"/>
        </w:rPr>
      </w:pPr>
      <w:r>
        <w:rPr>
          <w:sz w:val="16"/>
          <w:lang w:val="en-US"/>
        </w:rPr>
        <w:t>Material</w:t>
      </w:r>
      <w:r w:rsidR="0004729E" w:rsidRPr="001C220C">
        <w:rPr>
          <w:sz w:val="16"/>
          <w:lang w:val="en-US"/>
        </w:rPr>
        <w:t xml:space="preserve"> Test Specification</w:t>
      </w:r>
    </w:p>
    <w:p w14:paraId="0CC07A5C" w14:textId="77777777" w:rsidR="0004729E" w:rsidRPr="001C220C" w:rsidRDefault="0004729E" w:rsidP="00793919">
      <w:pPr>
        <w:ind w:left="2880"/>
        <w:rPr>
          <w:sz w:val="16"/>
          <w:lang w:val="en-US"/>
        </w:rPr>
      </w:pPr>
      <w:r w:rsidRPr="001C220C">
        <w:rPr>
          <w:sz w:val="16"/>
          <w:lang w:val="en-US"/>
        </w:rPr>
        <w:t>ID - JackSpratTest1</w:t>
      </w:r>
    </w:p>
    <w:p w14:paraId="4F22DDE2" w14:textId="77777777" w:rsidR="0004729E" w:rsidRPr="001C220C" w:rsidRDefault="0004729E" w:rsidP="00793919">
      <w:pPr>
        <w:ind w:left="2880"/>
        <w:rPr>
          <w:sz w:val="16"/>
          <w:lang w:val="en-US"/>
        </w:rPr>
      </w:pPr>
      <w:r w:rsidRPr="001C220C">
        <w:rPr>
          <w:sz w:val="16"/>
          <w:lang w:val="en-US"/>
        </w:rPr>
        <w:t>Description - Test to determine percent of fat.</w:t>
      </w:r>
    </w:p>
    <w:p w14:paraId="07A7055D" w14:textId="77777777" w:rsidR="0004729E" w:rsidRPr="001C220C" w:rsidRDefault="0004729E" w:rsidP="00793919">
      <w:pPr>
        <w:ind w:left="2880"/>
        <w:rPr>
          <w:sz w:val="16"/>
          <w:lang w:val="en-US"/>
        </w:rPr>
      </w:pPr>
      <w:r w:rsidRPr="001C220C">
        <w:rPr>
          <w:sz w:val="16"/>
          <w:lang w:val="en-US"/>
        </w:rPr>
        <w:t xml:space="preserve">Version - </w:t>
      </w:r>
      <w:smartTag w:uri="urn:schemas-microsoft-com:office:smarttags" w:element="chsdate">
        <w:smartTagPr>
          <w:attr w:name="IsROCDate" w:val="False"/>
          <w:attr w:name="IsLunarDate" w:val="False"/>
          <w:attr w:name="Day" w:val="2"/>
          <w:attr w:name="Month" w:val="4"/>
          <w:attr w:name="Year" w:val="1997"/>
        </w:smartTagPr>
        <w:r w:rsidRPr="001C220C">
          <w:rPr>
            <w:sz w:val="16"/>
            <w:lang w:val="en-US"/>
          </w:rPr>
          <w:t>1997-04-02</w:t>
        </w:r>
      </w:smartTag>
    </w:p>
    <w:p w14:paraId="2D858798" w14:textId="77777777" w:rsidR="0004729E" w:rsidRPr="001C220C" w:rsidRDefault="0004729E" w:rsidP="00793919">
      <w:pPr>
        <w:ind w:left="2880"/>
        <w:rPr>
          <w:sz w:val="16"/>
          <w:lang w:val="en-US"/>
        </w:rPr>
      </w:pPr>
    </w:p>
    <w:p w14:paraId="76AF9EA5" w14:textId="77777777" w:rsidR="0004729E" w:rsidRPr="001C220C" w:rsidRDefault="0004729E" w:rsidP="00793919">
      <w:pPr>
        <w:ind w:left="1440"/>
        <w:rPr>
          <w:sz w:val="16"/>
          <w:lang w:val="en-US"/>
        </w:rPr>
      </w:pPr>
      <w:r w:rsidRPr="001C220C">
        <w:rPr>
          <w:sz w:val="16"/>
          <w:lang w:val="en-US"/>
        </w:rPr>
        <w:t>ID - Percentage Fat</w:t>
      </w:r>
    </w:p>
    <w:p w14:paraId="4A660445" w14:textId="77777777" w:rsidR="0004729E" w:rsidRPr="001C220C" w:rsidRDefault="0004729E" w:rsidP="00793919">
      <w:pPr>
        <w:ind w:left="1440"/>
        <w:rPr>
          <w:sz w:val="16"/>
          <w:lang w:val="en-US"/>
        </w:rPr>
      </w:pPr>
      <w:r w:rsidRPr="001C220C">
        <w:rPr>
          <w:sz w:val="16"/>
          <w:lang w:val="en-US"/>
        </w:rPr>
        <w:t>Description -</w:t>
      </w:r>
    </w:p>
    <w:p w14:paraId="46BEAD4C" w14:textId="77777777" w:rsidR="0004729E" w:rsidRPr="001C220C" w:rsidRDefault="0004729E" w:rsidP="00793919">
      <w:pPr>
        <w:ind w:left="1440"/>
        <w:rPr>
          <w:sz w:val="16"/>
          <w:lang w:val="en-US"/>
        </w:rPr>
      </w:pPr>
      <w:r w:rsidRPr="001C220C">
        <w:rPr>
          <w:sz w:val="16"/>
          <w:lang w:val="en-US"/>
        </w:rPr>
        <w:t>Value - 20</w:t>
      </w:r>
    </w:p>
    <w:p w14:paraId="1C0B1B79" w14:textId="77777777" w:rsidR="0004729E" w:rsidRPr="001C220C" w:rsidRDefault="0004729E" w:rsidP="00793919">
      <w:pPr>
        <w:ind w:left="1440"/>
        <w:rPr>
          <w:sz w:val="16"/>
          <w:lang w:val="en-US"/>
        </w:rPr>
      </w:pPr>
      <w:r w:rsidRPr="001C220C">
        <w:rPr>
          <w:sz w:val="16"/>
          <w:lang w:val="en-US"/>
        </w:rPr>
        <w:t>Units of Measure - Percentage</w:t>
      </w:r>
    </w:p>
    <w:p w14:paraId="7129A2C8" w14:textId="77777777" w:rsidR="0004729E" w:rsidRPr="001C220C" w:rsidRDefault="0004729E" w:rsidP="00793919">
      <w:pPr>
        <w:rPr>
          <w:sz w:val="16"/>
          <w:lang w:val="en-US"/>
        </w:rPr>
      </w:pPr>
    </w:p>
    <w:p w14:paraId="6556CAD7" w14:textId="77777777" w:rsidR="0004729E" w:rsidRPr="001C220C" w:rsidRDefault="0004729E" w:rsidP="00793919">
      <w:pPr>
        <w:rPr>
          <w:sz w:val="16"/>
          <w:u w:val="words"/>
          <w:lang w:val="en-US"/>
        </w:rPr>
      </w:pPr>
      <w:r w:rsidRPr="001C220C">
        <w:rPr>
          <w:sz w:val="16"/>
          <w:u w:val="words"/>
          <w:lang w:val="en-US"/>
        </w:rPr>
        <w:t xml:space="preserve">Material </w:t>
      </w:r>
      <w:smartTag w:uri="urn:schemas-microsoft-com:office:smarttags" w:element="place">
        <w:r w:rsidRPr="001C220C">
          <w:rPr>
            <w:sz w:val="16"/>
            <w:u w:val="words"/>
            <w:lang w:val="en-US"/>
          </w:rPr>
          <w:t>Lot</w:t>
        </w:r>
      </w:smartTag>
    </w:p>
    <w:p w14:paraId="4DB0816E" w14:textId="77777777" w:rsidR="0004729E" w:rsidRPr="001C220C" w:rsidRDefault="0004729E" w:rsidP="00793919">
      <w:pPr>
        <w:rPr>
          <w:sz w:val="16"/>
          <w:u w:val="words"/>
          <w:lang w:val="en-US"/>
        </w:rPr>
      </w:pPr>
    </w:p>
    <w:p w14:paraId="07624550" w14:textId="77777777" w:rsidR="0004729E" w:rsidRPr="001C220C" w:rsidRDefault="0004729E" w:rsidP="00793919">
      <w:pPr>
        <w:ind w:left="720"/>
        <w:rPr>
          <w:sz w:val="16"/>
          <w:lang w:val="en-US"/>
        </w:rPr>
      </w:pPr>
      <w:r w:rsidRPr="001C220C">
        <w:rPr>
          <w:sz w:val="16"/>
          <w:lang w:val="en-US"/>
        </w:rPr>
        <w:t>ID - 20000115091345</w:t>
      </w:r>
    </w:p>
    <w:p w14:paraId="6009B433" w14:textId="77777777" w:rsidR="0004729E" w:rsidRPr="001C220C" w:rsidRDefault="0004729E" w:rsidP="00793919">
      <w:pPr>
        <w:ind w:left="720"/>
        <w:rPr>
          <w:sz w:val="16"/>
          <w:lang w:val="en-US"/>
        </w:rPr>
      </w:pPr>
      <w:r w:rsidRPr="001C220C">
        <w:rPr>
          <w:sz w:val="16"/>
          <w:lang w:val="en-US"/>
        </w:rPr>
        <w:t>Description -</w:t>
      </w:r>
    </w:p>
    <w:p w14:paraId="6F52F3D2" w14:textId="77777777" w:rsidR="0004729E" w:rsidRPr="001C220C" w:rsidRDefault="0004729E" w:rsidP="00793919">
      <w:pPr>
        <w:ind w:left="720"/>
        <w:rPr>
          <w:sz w:val="16"/>
          <w:lang w:val="en-US"/>
        </w:rPr>
      </w:pPr>
      <w:r w:rsidRPr="001C220C">
        <w:rPr>
          <w:sz w:val="16"/>
          <w:lang w:val="en-US"/>
        </w:rPr>
        <w:t>Status</w:t>
      </w:r>
      <w:r w:rsidRPr="001C220C">
        <w:rPr>
          <w:sz w:val="16"/>
          <w:lang w:val="en-US"/>
        </w:rPr>
        <w:tab/>
        <w:t>approved</w:t>
      </w:r>
    </w:p>
    <w:p w14:paraId="5C60C3B0" w14:textId="77777777" w:rsidR="0004729E" w:rsidRPr="001C220C" w:rsidRDefault="0004729E" w:rsidP="00793919">
      <w:pPr>
        <w:ind w:left="720"/>
        <w:rPr>
          <w:sz w:val="16"/>
          <w:lang w:val="en-US"/>
        </w:rPr>
      </w:pPr>
      <w:r w:rsidRPr="001C220C">
        <w:rPr>
          <w:sz w:val="16"/>
          <w:lang w:val="en-US"/>
        </w:rPr>
        <w:t>Properties</w:t>
      </w:r>
    </w:p>
    <w:p w14:paraId="07400F48" w14:textId="77777777" w:rsidR="0004729E" w:rsidRPr="001C220C" w:rsidRDefault="0004729E" w:rsidP="00793919">
      <w:pPr>
        <w:ind w:left="720"/>
        <w:rPr>
          <w:sz w:val="16"/>
          <w:lang w:val="en-US"/>
        </w:rPr>
      </w:pPr>
    </w:p>
    <w:p w14:paraId="3F96F68D" w14:textId="77777777" w:rsidR="0004729E" w:rsidRPr="001C220C" w:rsidRDefault="0004729E" w:rsidP="00793919">
      <w:pPr>
        <w:ind w:left="1440"/>
        <w:rPr>
          <w:sz w:val="16"/>
          <w:lang w:val="en-US"/>
        </w:rPr>
      </w:pPr>
      <w:r w:rsidRPr="001C220C">
        <w:rPr>
          <w:sz w:val="16"/>
          <w:lang w:val="en-US"/>
        </w:rPr>
        <w:t>ID - Delivery Temperature</w:t>
      </w:r>
    </w:p>
    <w:p w14:paraId="1D7D5E4F" w14:textId="77777777" w:rsidR="0004729E" w:rsidRPr="001C220C" w:rsidRDefault="0004729E" w:rsidP="00793919">
      <w:pPr>
        <w:ind w:left="1440"/>
        <w:rPr>
          <w:sz w:val="16"/>
          <w:lang w:val="en-US"/>
        </w:rPr>
      </w:pPr>
      <w:r w:rsidRPr="001C220C">
        <w:rPr>
          <w:sz w:val="16"/>
          <w:lang w:val="en-US"/>
        </w:rPr>
        <w:t>Description - Temperature at delivery</w:t>
      </w:r>
    </w:p>
    <w:p w14:paraId="6D97C36E" w14:textId="77777777" w:rsidR="0004729E" w:rsidRPr="001C220C" w:rsidRDefault="0004729E" w:rsidP="00793919">
      <w:pPr>
        <w:ind w:left="1440"/>
        <w:rPr>
          <w:sz w:val="16"/>
          <w:lang w:val="en-US"/>
        </w:rPr>
      </w:pPr>
      <w:r w:rsidRPr="001C220C">
        <w:rPr>
          <w:sz w:val="16"/>
          <w:lang w:val="en-US"/>
        </w:rPr>
        <w:t>Value - 37.5</w:t>
      </w:r>
    </w:p>
    <w:p w14:paraId="72313EC8" w14:textId="77777777" w:rsidR="0004729E" w:rsidRPr="001C220C" w:rsidRDefault="0004729E" w:rsidP="00793919">
      <w:pPr>
        <w:ind w:left="1440"/>
        <w:rPr>
          <w:sz w:val="16"/>
          <w:lang w:val="en-US"/>
        </w:rPr>
      </w:pPr>
      <w:r w:rsidRPr="001C220C">
        <w:rPr>
          <w:sz w:val="16"/>
          <w:lang w:val="en-US"/>
        </w:rPr>
        <w:t>Units of Measure - Degrees F</w:t>
      </w:r>
    </w:p>
    <w:p w14:paraId="6642672E" w14:textId="77777777" w:rsidR="0004729E" w:rsidRPr="001C220C" w:rsidRDefault="0004729E" w:rsidP="00793919">
      <w:pPr>
        <w:ind w:left="1440"/>
        <w:rPr>
          <w:sz w:val="16"/>
          <w:lang w:val="en-US"/>
        </w:rPr>
      </w:pPr>
    </w:p>
    <w:p w14:paraId="1C7D388A" w14:textId="77777777" w:rsidR="0004729E" w:rsidRPr="001C220C" w:rsidRDefault="00246F8B" w:rsidP="00793919">
      <w:pPr>
        <w:ind w:left="2160"/>
        <w:rPr>
          <w:sz w:val="16"/>
          <w:lang w:val="en-US"/>
        </w:rPr>
      </w:pPr>
      <w:r>
        <w:rPr>
          <w:sz w:val="16"/>
          <w:lang w:val="en-US"/>
        </w:rPr>
        <w:t>Material</w:t>
      </w:r>
      <w:r w:rsidR="0004729E" w:rsidRPr="001C220C">
        <w:rPr>
          <w:sz w:val="16"/>
          <w:lang w:val="en-US"/>
        </w:rPr>
        <w:t xml:space="preserve"> Test Result</w:t>
      </w:r>
    </w:p>
    <w:p w14:paraId="0AEEBE08" w14:textId="77777777" w:rsidR="0004729E" w:rsidRPr="001C220C" w:rsidRDefault="0004729E" w:rsidP="00793919">
      <w:pPr>
        <w:ind w:left="2160"/>
        <w:rPr>
          <w:sz w:val="16"/>
          <w:lang w:val="en-US"/>
        </w:rPr>
      </w:pPr>
    </w:p>
    <w:p w14:paraId="03FCFFB8" w14:textId="77777777" w:rsidR="0004729E" w:rsidRPr="001C220C" w:rsidRDefault="0004729E" w:rsidP="00793919">
      <w:pPr>
        <w:ind w:left="2880"/>
        <w:rPr>
          <w:sz w:val="16"/>
          <w:lang w:val="en-US"/>
        </w:rPr>
      </w:pPr>
      <w:r w:rsidRPr="001C220C">
        <w:rPr>
          <w:sz w:val="16"/>
          <w:lang w:val="en-US"/>
        </w:rPr>
        <w:t xml:space="preserve">ID - </w:t>
      </w:r>
      <w:smartTag w:uri="urn:schemas-microsoft-com:office:smarttags" w:element="chsdate">
        <w:smartTagPr>
          <w:attr w:name="IsROCDate" w:val="False"/>
          <w:attr w:name="IsLunarDate" w:val="False"/>
          <w:attr w:name="Day" w:val="16"/>
          <w:attr w:name="Month" w:val="1"/>
          <w:attr w:name="Year" w:val="2000"/>
        </w:smartTagPr>
        <w:r w:rsidRPr="001C220C">
          <w:rPr>
            <w:sz w:val="16"/>
            <w:lang w:val="en-US"/>
          </w:rPr>
          <w:t>2000-01-16</w:t>
        </w:r>
      </w:smartTag>
      <w:r w:rsidRPr="001C220C">
        <w:rPr>
          <w:sz w:val="16"/>
          <w:lang w:val="en-US"/>
        </w:rPr>
        <w:t>-4930-TEMP</w:t>
      </w:r>
    </w:p>
    <w:p w14:paraId="1BEADBE9" w14:textId="77777777" w:rsidR="0004729E" w:rsidRPr="001C220C" w:rsidRDefault="0004729E" w:rsidP="00793919">
      <w:pPr>
        <w:ind w:left="2880"/>
        <w:rPr>
          <w:sz w:val="16"/>
          <w:lang w:val="en-US"/>
        </w:rPr>
      </w:pPr>
      <w:r w:rsidRPr="001C220C">
        <w:rPr>
          <w:sz w:val="16"/>
          <w:lang w:val="en-US"/>
        </w:rPr>
        <w:t>Description - Internal temperature of pork</w:t>
      </w:r>
    </w:p>
    <w:p w14:paraId="1C03379D" w14:textId="77777777" w:rsidR="0004729E" w:rsidRPr="001C220C" w:rsidRDefault="0004729E" w:rsidP="00793919">
      <w:pPr>
        <w:ind w:left="2880"/>
        <w:rPr>
          <w:sz w:val="16"/>
          <w:lang w:val="en-US"/>
        </w:rPr>
      </w:pPr>
      <w:r w:rsidRPr="001C220C">
        <w:rPr>
          <w:sz w:val="16"/>
          <w:lang w:val="en-US"/>
        </w:rPr>
        <w:t xml:space="preserve">Date - </w:t>
      </w:r>
      <w:smartTag w:uri="urn:schemas-microsoft-com:office:smarttags" w:element="chsdate">
        <w:smartTagPr>
          <w:attr w:name="IsROCDate" w:val="False"/>
          <w:attr w:name="IsLunarDate" w:val="False"/>
          <w:attr w:name="Day" w:val="16"/>
          <w:attr w:name="Month" w:val="1"/>
          <w:attr w:name="Year" w:val="2000"/>
        </w:smartTagPr>
        <w:r w:rsidRPr="001C220C">
          <w:rPr>
            <w:sz w:val="16"/>
            <w:lang w:val="en-US"/>
          </w:rPr>
          <w:t>2000-01-16</w:t>
        </w:r>
      </w:smartTag>
    </w:p>
    <w:p w14:paraId="42793DD4" w14:textId="77777777" w:rsidR="0004729E" w:rsidRPr="001C220C" w:rsidRDefault="0004729E" w:rsidP="00793919">
      <w:pPr>
        <w:ind w:left="2880"/>
        <w:rPr>
          <w:sz w:val="16"/>
          <w:lang w:val="en-US"/>
        </w:rPr>
      </w:pPr>
      <w:r w:rsidRPr="001C220C">
        <w:rPr>
          <w:sz w:val="16"/>
          <w:lang w:val="en-US"/>
        </w:rPr>
        <w:t>Result - Failed</w:t>
      </w:r>
    </w:p>
    <w:p w14:paraId="4045C5E8" w14:textId="77777777" w:rsidR="0004729E" w:rsidRPr="001C220C" w:rsidRDefault="0004729E" w:rsidP="00793919">
      <w:pPr>
        <w:ind w:left="2880"/>
        <w:rPr>
          <w:sz w:val="16"/>
          <w:lang w:val="en-US"/>
        </w:rPr>
      </w:pPr>
      <w:r w:rsidRPr="001C220C">
        <w:rPr>
          <w:sz w:val="16"/>
          <w:lang w:val="en-US"/>
        </w:rPr>
        <w:t>Expiration - None</w:t>
      </w:r>
    </w:p>
    <w:p w14:paraId="4FC63198" w14:textId="77777777" w:rsidR="0004729E" w:rsidRPr="001C220C" w:rsidRDefault="0004729E" w:rsidP="00793919">
      <w:pPr>
        <w:ind w:left="720"/>
        <w:rPr>
          <w:sz w:val="16"/>
          <w:lang w:val="en-US"/>
        </w:rPr>
      </w:pPr>
    </w:p>
    <w:p w14:paraId="016965AC" w14:textId="77777777" w:rsidR="0004729E" w:rsidRPr="001C220C" w:rsidRDefault="0004729E" w:rsidP="00793919">
      <w:pPr>
        <w:ind w:left="1440"/>
        <w:rPr>
          <w:sz w:val="16"/>
          <w:lang w:val="en-US"/>
        </w:rPr>
      </w:pPr>
      <w:r w:rsidRPr="001C220C">
        <w:rPr>
          <w:sz w:val="16"/>
          <w:lang w:val="en-US"/>
        </w:rPr>
        <w:t>ID - Cut</w:t>
      </w:r>
    </w:p>
    <w:p w14:paraId="436E159B" w14:textId="77777777" w:rsidR="0004729E" w:rsidRPr="001C220C" w:rsidRDefault="0004729E" w:rsidP="00793919">
      <w:pPr>
        <w:ind w:left="1440"/>
        <w:rPr>
          <w:sz w:val="16"/>
          <w:lang w:val="en-US"/>
        </w:rPr>
      </w:pPr>
      <w:r w:rsidRPr="001C220C">
        <w:rPr>
          <w:sz w:val="16"/>
          <w:lang w:val="en-US"/>
        </w:rPr>
        <w:t>Description - Cut Date</w:t>
      </w:r>
    </w:p>
    <w:p w14:paraId="713FB5E5" w14:textId="77777777" w:rsidR="0004729E" w:rsidRPr="001C220C" w:rsidRDefault="0004729E" w:rsidP="00793919">
      <w:pPr>
        <w:ind w:left="1440"/>
        <w:rPr>
          <w:sz w:val="16"/>
          <w:lang w:val="en-US"/>
        </w:rPr>
      </w:pPr>
      <w:r w:rsidRPr="001C220C">
        <w:rPr>
          <w:sz w:val="16"/>
          <w:lang w:val="en-US"/>
        </w:rPr>
        <w:t xml:space="preserve">Value - </w:t>
      </w:r>
      <w:smartTag w:uri="urn:schemas-microsoft-com:office:smarttags" w:element="chsdate">
        <w:smartTagPr>
          <w:attr w:name="IsROCDate" w:val="False"/>
          <w:attr w:name="IsLunarDate" w:val="False"/>
          <w:attr w:name="Day" w:val="14"/>
          <w:attr w:name="Month" w:val="1"/>
          <w:attr w:name="Year" w:val="2000"/>
        </w:smartTagPr>
        <w:r w:rsidRPr="001C220C">
          <w:rPr>
            <w:sz w:val="16"/>
            <w:lang w:val="en-US"/>
          </w:rPr>
          <w:t>2000-01-14</w:t>
        </w:r>
      </w:smartTag>
    </w:p>
    <w:p w14:paraId="34320EA6" w14:textId="77777777" w:rsidR="0004729E" w:rsidRPr="001C220C" w:rsidRDefault="0004729E" w:rsidP="00793919">
      <w:pPr>
        <w:ind w:left="1440"/>
        <w:rPr>
          <w:sz w:val="16"/>
          <w:lang w:val="en-US"/>
        </w:rPr>
      </w:pPr>
      <w:r w:rsidRPr="001C220C">
        <w:rPr>
          <w:sz w:val="16"/>
          <w:lang w:val="en-US"/>
        </w:rPr>
        <w:t>Units of Measure -</w:t>
      </w:r>
    </w:p>
    <w:p w14:paraId="7F68C4E7" w14:textId="77777777" w:rsidR="0004729E" w:rsidRPr="001C220C" w:rsidRDefault="0004729E" w:rsidP="00793919">
      <w:pPr>
        <w:ind w:left="720"/>
        <w:rPr>
          <w:sz w:val="16"/>
          <w:lang w:val="en-US"/>
        </w:rPr>
      </w:pPr>
    </w:p>
    <w:p w14:paraId="7156C082" w14:textId="77777777" w:rsidR="0004729E" w:rsidRPr="001C220C" w:rsidRDefault="0004729E" w:rsidP="00793919">
      <w:pPr>
        <w:ind w:left="1440"/>
        <w:rPr>
          <w:sz w:val="16"/>
          <w:lang w:val="en-US"/>
        </w:rPr>
      </w:pPr>
      <w:r w:rsidRPr="001C220C">
        <w:rPr>
          <w:sz w:val="16"/>
          <w:lang w:val="en-US"/>
        </w:rPr>
        <w:t>ID - Expiration</w:t>
      </w:r>
    </w:p>
    <w:p w14:paraId="28243F54" w14:textId="77777777" w:rsidR="0004729E" w:rsidRPr="001C220C" w:rsidRDefault="0004729E" w:rsidP="00793919">
      <w:pPr>
        <w:ind w:left="1440"/>
        <w:rPr>
          <w:sz w:val="16"/>
          <w:lang w:val="en-US"/>
        </w:rPr>
      </w:pPr>
      <w:r w:rsidRPr="001C220C">
        <w:rPr>
          <w:sz w:val="16"/>
          <w:lang w:val="en-US"/>
        </w:rPr>
        <w:t>Description - Expiration Date</w:t>
      </w:r>
    </w:p>
    <w:p w14:paraId="119E35FC" w14:textId="77777777" w:rsidR="0004729E" w:rsidRPr="001C220C" w:rsidRDefault="0004729E" w:rsidP="00793919">
      <w:pPr>
        <w:ind w:left="1440"/>
        <w:rPr>
          <w:sz w:val="16"/>
          <w:lang w:val="en-US"/>
        </w:rPr>
      </w:pPr>
      <w:r w:rsidRPr="001C220C">
        <w:rPr>
          <w:sz w:val="16"/>
          <w:lang w:val="en-US"/>
        </w:rPr>
        <w:t xml:space="preserve">Value - </w:t>
      </w:r>
      <w:smartTag w:uri="urn:schemas-microsoft-com:office:smarttags" w:element="chsdate">
        <w:smartTagPr>
          <w:attr w:name="IsROCDate" w:val="False"/>
          <w:attr w:name="IsLunarDate" w:val="False"/>
          <w:attr w:name="Day" w:val="17"/>
          <w:attr w:name="Month" w:val="1"/>
          <w:attr w:name="Year" w:val="2000"/>
        </w:smartTagPr>
        <w:r w:rsidRPr="001C220C">
          <w:rPr>
            <w:sz w:val="16"/>
            <w:lang w:val="en-US"/>
          </w:rPr>
          <w:t>2000-01-17</w:t>
        </w:r>
      </w:smartTag>
    </w:p>
    <w:p w14:paraId="7D89CE6C" w14:textId="77777777" w:rsidR="0004729E" w:rsidRPr="001C220C" w:rsidRDefault="0004729E" w:rsidP="00793919">
      <w:pPr>
        <w:ind w:left="1440"/>
        <w:rPr>
          <w:sz w:val="16"/>
          <w:lang w:val="en-US"/>
        </w:rPr>
      </w:pPr>
      <w:r w:rsidRPr="001C220C">
        <w:rPr>
          <w:sz w:val="16"/>
          <w:lang w:val="en-US"/>
        </w:rPr>
        <w:t>Units of Measure -</w:t>
      </w:r>
    </w:p>
    <w:p w14:paraId="2AC1092F" w14:textId="77777777" w:rsidR="0004729E" w:rsidRPr="001C220C" w:rsidRDefault="0004729E" w:rsidP="00793919">
      <w:pPr>
        <w:ind w:left="720"/>
        <w:rPr>
          <w:sz w:val="16"/>
          <w:lang w:val="en-US"/>
        </w:rPr>
      </w:pPr>
    </w:p>
    <w:p w14:paraId="4A8A24F8" w14:textId="77777777" w:rsidR="0004729E" w:rsidRPr="001C220C" w:rsidRDefault="0004729E" w:rsidP="00793919">
      <w:pPr>
        <w:ind w:left="1440"/>
        <w:rPr>
          <w:sz w:val="16"/>
          <w:lang w:val="en-US"/>
        </w:rPr>
      </w:pPr>
      <w:r w:rsidRPr="001C220C">
        <w:rPr>
          <w:sz w:val="16"/>
          <w:lang w:val="en-US"/>
        </w:rPr>
        <w:t>ID - Fat</w:t>
      </w:r>
    </w:p>
    <w:p w14:paraId="30B91037" w14:textId="77777777" w:rsidR="0004729E" w:rsidRPr="001C220C" w:rsidRDefault="0004729E" w:rsidP="00793919">
      <w:pPr>
        <w:ind w:left="1440"/>
        <w:rPr>
          <w:sz w:val="16"/>
          <w:lang w:val="en-US"/>
        </w:rPr>
      </w:pPr>
      <w:r w:rsidRPr="001C220C">
        <w:rPr>
          <w:sz w:val="16"/>
          <w:lang w:val="en-US"/>
        </w:rPr>
        <w:t>Description - Actual Percent Fat</w:t>
      </w:r>
    </w:p>
    <w:p w14:paraId="46AFEAD1" w14:textId="77777777" w:rsidR="0004729E" w:rsidRPr="001C220C" w:rsidRDefault="0004729E" w:rsidP="00793919">
      <w:pPr>
        <w:ind w:left="1440"/>
        <w:rPr>
          <w:sz w:val="16"/>
          <w:lang w:val="en-US"/>
        </w:rPr>
      </w:pPr>
      <w:r w:rsidRPr="001C220C">
        <w:rPr>
          <w:sz w:val="16"/>
          <w:lang w:val="en-US"/>
        </w:rPr>
        <w:t>Value - 20</w:t>
      </w:r>
    </w:p>
    <w:p w14:paraId="65D02FC9" w14:textId="77777777" w:rsidR="0004729E" w:rsidRPr="001C220C" w:rsidRDefault="0004729E" w:rsidP="00793919">
      <w:pPr>
        <w:ind w:left="1440"/>
        <w:rPr>
          <w:sz w:val="16"/>
          <w:lang w:val="en-US"/>
        </w:rPr>
      </w:pPr>
      <w:r w:rsidRPr="001C220C">
        <w:rPr>
          <w:sz w:val="16"/>
          <w:lang w:val="en-US"/>
        </w:rPr>
        <w:t>Units of Measure – Percent</w:t>
      </w:r>
    </w:p>
    <w:p w14:paraId="7EC62661" w14:textId="77777777" w:rsidR="0004729E" w:rsidRPr="001C220C" w:rsidRDefault="0004729E" w:rsidP="00793919">
      <w:pPr>
        <w:ind w:left="1440"/>
        <w:rPr>
          <w:sz w:val="16"/>
          <w:lang w:val="en-US"/>
        </w:rPr>
      </w:pPr>
    </w:p>
    <w:p w14:paraId="12BB5AD1" w14:textId="77777777" w:rsidR="0004729E" w:rsidRPr="001C220C" w:rsidRDefault="00246F8B" w:rsidP="00793919">
      <w:pPr>
        <w:ind w:left="2160"/>
        <w:rPr>
          <w:sz w:val="16"/>
          <w:lang w:val="en-US"/>
        </w:rPr>
      </w:pPr>
      <w:r>
        <w:rPr>
          <w:sz w:val="16"/>
          <w:lang w:val="en-US"/>
        </w:rPr>
        <w:t>Material</w:t>
      </w:r>
      <w:r w:rsidR="0004729E" w:rsidRPr="001C220C">
        <w:rPr>
          <w:sz w:val="16"/>
          <w:lang w:val="en-US"/>
        </w:rPr>
        <w:t xml:space="preserve"> Test Result</w:t>
      </w:r>
    </w:p>
    <w:p w14:paraId="3897B5E7" w14:textId="77777777" w:rsidR="0004729E" w:rsidRPr="001C220C" w:rsidRDefault="0004729E" w:rsidP="00793919">
      <w:pPr>
        <w:ind w:left="2160"/>
        <w:rPr>
          <w:sz w:val="16"/>
          <w:lang w:val="en-US"/>
        </w:rPr>
      </w:pPr>
    </w:p>
    <w:p w14:paraId="2F2A3EAD" w14:textId="77777777" w:rsidR="0004729E" w:rsidRPr="001C220C" w:rsidRDefault="0004729E" w:rsidP="00793919">
      <w:pPr>
        <w:ind w:left="2880"/>
        <w:rPr>
          <w:sz w:val="16"/>
          <w:lang w:val="en-US"/>
        </w:rPr>
      </w:pPr>
      <w:r w:rsidRPr="001C220C">
        <w:rPr>
          <w:sz w:val="16"/>
          <w:lang w:val="en-US"/>
        </w:rPr>
        <w:t xml:space="preserve">ID - </w:t>
      </w:r>
      <w:smartTag w:uri="urn:schemas-microsoft-com:office:smarttags" w:element="chsdate">
        <w:smartTagPr>
          <w:attr w:name="IsROCDate" w:val="False"/>
          <w:attr w:name="IsLunarDate" w:val="False"/>
          <w:attr w:name="Day" w:val="16"/>
          <w:attr w:name="Month" w:val="1"/>
          <w:attr w:name="Year" w:val="2000"/>
        </w:smartTagPr>
        <w:r w:rsidRPr="001C220C">
          <w:rPr>
            <w:sz w:val="16"/>
            <w:lang w:val="en-US"/>
          </w:rPr>
          <w:t>2000-01-16</w:t>
        </w:r>
      </w:smartTag>
      <w:r w:rsidRPr="001C220C">
        <w:rPr>
          <w:sz w:val="16"/>
          <w:lang w:val="en-US"/>
        </w:rPr>
        <w:t>-4930-SPRAT</w:t>
      </w:r>
    </w:p>
    <w:p w14:paraId="02B351F0" w14:textId="77777777" w:rsidR="0004729E" w:rsidRPr="001C220C" w:rsidRDefault="0004729E" w:rsidP="00793919">
      <w:pPr>
        <w:ind w:left="2880"/>
        <w:rPr>
          <w:sz w:val="16"/>
          <w:lang w:val="en-US"/>
        </w:rPr>
      </w:pPr>
      <w:r w:rsidRPr="001C220C">
        <w:rPr>
          <w:sz w:val="16"/>
          <w:lang w:val="en-US"/>
        </w:rPr>
        <w:t>Description -</w:t>
      </w:r>
    </w:p>
    <w:p w14:paraId="345B048F" w14:textId="77777777" w:rsidR="0004729E" w:rsidRPr="001C220C" w:rsidRDefault="0004729E" w:rsidP="00793919">
      <w:pPr>
        <w:ind w:left="2880"/>
        <w:rPr>
          <w:sz w:val="16"/>
          <w:lang w:val="en-US"/>
        </w:rPr>
      </w:pPr>
      <w:r w:rsidRPr="001C220C">
        <w:rPr>
          <w:sz w:val="16"/>
          <w:lang w:val="en-US"/>
        </w:rPr>
        <w:t xml:space="preserve">Date - </w:t>
      </w:r>
      <w:smartTag w:uri="urn:schemas-microsoft-com:office:smarttags" w:element="chsdate">
        <w:smartTagPr>
          <w:attr w:name="IsROCDate" w:val="False"/>
          <w:attr w:name="IsLunarDate" w:val="False"/>
          <w:attr w:name="Day" w:val="16"/>
          <w:attr w:name="Month" w:val="1"/>
          <w:attr w:name="Year" w:val="2000"/>
        </w:smartTagPr>
        <w:r w:rsidRPr="001C220C">
          <w:rPr>
            <w:sz w:val="16"/>
            <w:lang w:val="en-US"/>
          </w:rPr>
          <w:t>2000-01-16</w:t>
        </w:r>
      </w:smartTag>
    </w:p>
    <w:p w14:paraId="22CAA76A" w14:textId="77777777" w:rsidR="0004729E" w:rsidRPr="001C220C" w:rsidRDefault="0004729E" w:rsidP="00793919">
      <w:pPr>
        <w:ind w:left="2880"/>
        <w:rPr>
          <w:sz w:val="16"/>
          <w:lang w:val="en-US"/>
        </w:rPr>
      </w:pPr>
      <w:r w:rsidRPr="001C220C">
        <w:rPr>
          <w:sz w:val="16"/>
          <w:lang w:val="en-US"/>
        </w:rPr>
        <w:t>Result - Pass</w:t>
      </w:r>
    </w:p>
    <w:p w14:paraId="5385403C" w14:textId="77777777" w:rsidR="0004729E" w:rsidRPr="001C220C" w:rsidRDefault="0004729E" w:rsidP="00793919">
      <w:pPr>
        <w:ind w:left="2880"/>
        <w:rPr>
          <w:sz w:val="16"/>
          <w:lang w:val="en-US"/>
        </w:rPr>
      </w:pPr>
      <w:r w:rsidRPr="001C220C">
        <w:rPr>
          <w:sz w:val="16"/>
          <w:lang w:val="en-US"/>
        </w:rPr>
        <w:t>Expiration – None</w:t>
      </w:r>
    </w:p>
    <w:p w14:paraId="39FE1683" w14:textId="77777777" w:rsidR="0004729E" w:rsidRPr="001C220C" w:rsidRDefault="0004729E" w:rsidP="00793919">
      <w:pPr>
        <w:ind w:left="2880"/>
        <w:rPr>
          <w:sz w:val="16"/>
          <w:lang w:val="en-US"/>
        </w:rPr>
      </w:pPr>
    </w:p>
    <w:p w14:paraId="63B27BD3" w14:textId="77777777" w:rsidR="0004729E" w:rsidRPr="001C220C" w:rsidRDefault="0004729E" w:rsidP="00793919">
      <w:pPr>
        <w:ind w:left="1440"/>
        <w:rPr>
          <w:sz w:val="16"/>
          <w:lang w:val="en-US"/>
        </w:rPr>
      </w:pPr>
      <w:r w:rsidRPr="001C220C">
        <w:rPr>
          <w:sz w:val="16"/>
          <w:lang w:val="en-US"/>
        </w:rPr>
        <w:t>ID - Lean</w:t>
      </w:r>
    </w:p>
    <w:p w14:paraId="51453E7E" w14:textId="77777777" w:rsidR="0004729E" w:rsidRPr="001C220C" w:rsidRDefault="0004729E" w:rsidP="00793919">
      <w:pPr>
        <w:ind w:left="1440"/>
        <w:rPr>
          <w:sz w:val="16"/>
          <w:lang w:val="en-US"/>
        </w:rPr>
      </w:pPr>
      <w:r w:rsidRPr="001C220C">
        <w:rPr>
          <w:sz w:val="16"/>
          <w:lang w:val="en-US"/>
        </w:rPr>
        <w:t>Description - Actual Percent Lean</w:t>
      </w:r>
    </w:p>
    <w:p w14:paraId="687B56BD" w14:textId="77777777" w:rsidR="0004729E" w:rsidRPr="001C220C" w:rsidRDefault="0004729E" w:rsidP="00793919">
      <w:pPr>
        <w:ind w:left="1440"/>
        <w:rPr>
          <w:sz w:val="16"/>
          <w:lang w:val="en-US"/>
        </w:rPr>
      </w:pPr>
      <w:r w:rsidRPr="001C220C">
        <w:rPr>
          <w:sz w:val="16"/>
          <w:lang w:val="en-US"/>
        </w:rPr>
        <w:t>Value - 80</w:t>
      </w:r>
    </w:p>
    <w:p w14:paraId="5EBB913C" w14:textId="77777777" w:rsidR="0004729E" w:rsidRPr="001C220C" w:rsidRDefault="0004729E" w:rsidP="00793919">
      <w:pPr>
        <w:ind w:left="1440"/>
        <w:rPr>
          <w:sz w:val="16"/>
          <w:lang w:val="en-US"/>
        </w:rPr>
      </w:pPr>
      <w:r w:rsidRPr="001C220C">
        <w:rPr>
          <w:sz w:val="16"/>
          <w:lang w:val="en-US"/>
        </w:rPr>
        <w:t>Units of Measure – Percent</w:t>
      </w:r>
    </w:p>
    <w:p w14:paraId="5CBF9F4F" w14:textId="77777777" w:rsidR="0004729E" w:rsidRPr="001C220C" w:rsidRDefault="0004729E" w:rsidP="00793919">
      <w:pPr>
        <w:ind w:left="1440"/>
        <w:rPr>
          <w:sz w:val="16"/>
          <w:lang w:val="en-US"/>
        </w:rPr>
      </w:pPr>
    </w:p>
    <w:p w14:paraId="3E4F84D9" w14:textId="77777777" w:rsidR="0004729E" w:rsidRPr="001C220C" w:rsidRDefault="00246F8B" w:rsidP="00793919">
      <w:pPr>
        <w:ind w:left="2160"/>
        <w:rPr>
          <w:sz w:val="16"/>
          <w:lang w:val="en-US"/>
        </w:rPr>
      </w:pPr>
      <w:r>
        <w:rPr>
          <w:sz w:val="16"/>
          <w:lang w:val="en-US"/>
        </w:rPr>
        <w:t>Material</w:t>
      </w:r>
      <w:r w:rsidR="0004729E" w:rsidRPr="001C220C">
        <w:rPr>
          <w:sz w:val="16"/>
          <w:lang w:val="en-US"/>
        </w:rPr>
        <w:t xml:space="preserve"> Test Result</w:t>
      </w:r>
    </w:p>
    <w:p w14:paraId="0BA848EF" w14:textId="77777777" w:rsidR="0004729E" w:rsidRPr="001C220C" w:rsidRDefault="0004729E" w:rsidP="00793919">
      <w:pPr>
        <w:ind w:left="2160"/>
        <w:rPr>
          <w:sz w:val="16"/>
          <w:lang w:val="en-US"/>
        </w:rPr>
      </w:pPr>
    </w:p>
    <w:p w14:paraId="5202B2F8" w14:textId="77777777" w:rsidR="0004729E" w:rsidRPr="001C220C" w:rsidRDefault="0004729E" w:rsidP="00793919">
      <w:pPr>
        <w:ind w:left="2880"/>
        <w:rPr>
          <w:sz w:val="16"/>
          <w:lang w:val="en-US"/>
        </w:rPr>
      </w:pPr>
      <w:r w:rsidRPr="001C220C">
        <w:rPr>
          <w:sz w:val="16"/>
          <w:lang w:val="en-US"/>
        </w:rPr>
        <w:t xml:space="preserve">ID - </w:t>
      </w:r>
      <w:smartTag w:uri="urn:schemas-microsoft-com:office:smarttags" w:element="chsdate">
        <w:smartTagPr>
          <w:attr w:name="IsROCDate" w:val="False"/>
          <w:attr w:name="IsLunarDate" w:val="False"/>
          <w:attr w:name="Day" w:val="16"/>
          <w:attr w:name="Month" w:val="1"/>
          <w:attr w:name="Year" w:val="2000"/>
        </w:smartTagPr>
        <w:r w:rsidRPr="001C220C">
          <w:rPr>
            <w:sz w:val="16"/>
            <w:lang w:val="en-US"/>
          </w:rPr>
          <w:t>2000-01-16</w:t>
        </w:r>
      </w:smartTag>
      <w:r w:rsidRPr="001C220C">
        <w:rPr>
          <w:sz w:val="16"/>
          <w:lang w:val="en-US"/>
        </w:rPr>
        <w:t>-4930-SPRAT</w:t>
      </w:r>
    </w:p>
    <w:p w14:paraId="4C98AC22" w14:textId="77777777" w:rsidR="0004729E" w:rsidRPr="001C220C" w:rsidRDefault="0004729E" w:rsidP="00793919">
      <w:pPr>
        <w:ind w:left="2880"/>
        <w:rPr>
          <w:sz w:val="16"/>
          <w:lang w:val="en-US"/>
        </w:rPr>
      </w:pPr>
      <w:r w:rsidRPr="001C220C">
        <w:rPr>
          <w:sz w:val="16"/>
          <w:lang w:val="en-US"/>
        </w:rPr>
        <w:t>Description -</w:t>
      </w:r>
    </w:p>
    <w:p w14:paraId="18107E9A" w14:textId="77777777" w:rsidR="0004729E" w:rsidRPr="001C220C" w:rsidRDefault="0004729E" w:rsidP="00793919">
      <w:pPr>
        <w:ind w:left="2880"/>
        <w:rPr>
          <w:sz w:val="16"/>
          <w:lang w:val="en-US"/>
        </w:rPr>
      </w:pPr>
      <w:r w:rsidRPr="001C220C">
        <w:rPr>
          <w:sz w:val="16"/>
          <w:lang w:val="en-US"/>
        </w:rPr>
        <w:t xml:space="preserve">Date - </w:t>
      </w:r>
      <w:smartTag w:uri="urn:schemas-microsoft-com:office:smarttags" w:element="chsdate">
        <w:smartTagPr>
          <w:attr w:name="IsROCDate" w:val="False"/>
          <w:attr w:name="IsLunarDate" w:val="False"/>
          <w:attr w:name="Day" w:val="16"/>
          <w:attr w:name="Month" w:val="1"/>
          <w:attr w:name="Year" w:val="2000"/>
        </w:smartTagPr>
        <w:r w:rsidRPr="001C220C">
          <w:rPr>
            <w:sz w:val="16"/>
            <w:lang w:val="en-US"/>
          </w:rPr>
          <w:t>2000-01-16</w:t>
        </w:r>
      </w:smartTag>
    </w:p>
    <w:p w14:paraId="4BD5A326" w14:textId="77777777" w:rsidR="0004729E" w:rsidRPr="001C220C" w:rsidRDefault="0004729E" w:rsidP="00793919">
      <w:pPr>
        <w:ind w:left="2880"/>
        <w:rPr>
          <w:sz w:val="16"/>
          <w:lang w:val="en-US"/>
        </w:rPr>
      </w:pPr>
      <w:r w:rsidRPr="001C220C">
        <w:rPr>
          <w:sz w:val="16"/>
          <w:lang w:val="en-US"/>
        </w:rPr>
        <w:t>Result - Pass</w:t>
      </w:r>
    </w:p>
    <w:p w14:paraId="5DE0D466" w14:textId="77777777" w:rsidR="0004729E" w:rsidRPr="001C220C" w:rsidRDefault="0004729E" w:rsidP="00793919">
      <w:pPr>
        <w:ind w:left="2880"/>
        <w:rPr>
          <w:sz w:val="16"/>
          <w:lang w:val="en-US"/>
        </w:rPr>
      </w:pPr>
      <w:r w:rsidRPr="001C220C">
        <w:rPr>
          <w:sz w:val="16"/>
          <w:lang w:val="en-US"/>
        </w:rPr>
        <w:t>Expiration - None</w:t>
      </w:r>
    </w:p>
    <w:p w14:paraId="154146F7" w14:textId="77777777" w:rsidR="0004729E" w:rsidRPr="001C220C" w:rsidRDefault="0004729E" w:rsidP="00793919">
      <w:pPr>
        <w:ind w:left="2880"/>
        <w:rPr>
          <w:sz w:val="16"/>
          <w:lang w:val="en-US"/>
        </w:rPr>
      </w:pPr>
    </w:p>
    <w:p w14:paraId="044C3984" w14:textId="77777777" w:rsidR="0004729E" w:rsidRPr="001C220C" w:rsidRDefault="0004729E" w:rsidP="00793919">
      <w:pPr>
        <w:ind w:left="720"/>
        <w:rPr>
          <w:sz w:val="16"/>
          <w:u w:val="words"/>
          <w:lang w:val="en-US"/>
        </w:rPr>
      </w:pPr>
      <w:r w:rsidRPr="001C220C">
        <w:rPr>
          <w:sz w:val="16"/>
          <w:u w:val="words"/>
          <w:lang w:val="en-US"/>
        </w:rPr>
        <w:t>Material SubLot</w:t>
      </w:r>
    </w:p>
    <w:p w14:paraId="7B4730E0" w14:textId="77777777" w:rsidR="0004729E" w:rsidRPr="001C220C" w:rsidRDefault="0004729E" w:rsidP="00793919">
      <w:pPr>
        <w:ind w:left="720"/>
        <w:rPr>
          <w:sz w:val="16"/>
          <w:lang w:val="en-US"/>
        </w:rPr>
      </w:pPr>
    </w:p>
    <w:p w14:paraId="752AFCDB" w14:textId="77777777" w:rsidR="0004729E" w:rsidRPr="001C220C" w:rsidRDefault="0004729E" w:rsidP="00793919">
      <w:pPr>
        <w:ind w:left="1440"/>
        <w:rPr>
          <w:sz w:val="16"/>
          <w:lang w:val="en-US"/>
        </w:rPr>
      </w:pPr>
      <w:r w:rsidRPr="001C220C">
        <w:rPr>
          <w:sz w:val="16"/>
          <w:lang w:val="en-US"/>
        </w:rPr>
        <w:t>ID - 20000115091345-1</w:t>
      </w:r>
    </w:p>
    <w:p w14:paraId="0D334497" w14:textId="77777777" w:rsidR="0004729E" w:rsidRPr="001C220C" w:rsidRDefault="0004729E" w:rsidP="00793919">
      <w:pPr>
        <w:ind w:left="1440"/>
        <w:rPr>
          <w:sz w:val="16"/>
          <w:lang w:val="en-US"/>
        </w:rPr>
      </w:pPr>
      <w:r w:rsidRPr="001C220C">
        <w:rPr>
          <w:sz w:val="16"/>
          <w:lang w:val="en-US"/>
        </w:rPr>
        <w:t>Description -</w:t>
      </w:r>
    </w:p>
    <w:p w14:paraId="02DAFF0B" w14:textId="77777777" w:rsidR="0004729E" w:rsidRPr="001C220C" w:rsidRDefault="0004729E" w:rsidP="00793919">
      <w:pPr>
        <w:ind w:left="1440"/>
        <w:rPr>
          <w:sz w:val="16"/>
          <w:lang w:val="en-US"/>
        </w:rPr>
      </w:pPr>
      <w:r w:rsidRPr="001C220C">
        <w:rPr>
          <w:sz w:val="16"/>
          <w:lang w:val="en-US"/>
        </w:rPr>
        <w:t>Storage Location - Tote 392, Level 3, Rack 49</w:t>
      </w:r>
    </w:p>
    <w:p w14:paraId="26770697" w14:textId="77777777" w:rsidR="0004729E" w:rsidRPr="001C220C" w:rsidRDefault="0004729E" w:rsidP="00793919">
      <w:pPr>
        <w:ind w:left="1440"/>
        <w:rPr>
          <w:sz w:val="16"/>
          <w:lang w:val="en-US"/>
        </w:rPr>
      </w:pPr>
      <w:r w:rsidRPr="001C220C">
        <w:rPr>
          <w:sz w:val="16"/>
          <w:lang w:val="en-US"/>
        </w:rPr>
        <w:t>Value - 200</w:t>
      </w:r>
    </w:p>
    <w:p w14:paraId="3F448E2C" w14:textId="77777777" w:rsidR="0004729E" w:rsidRPr="001C220C" w:rsidRDefault="0004729E" w:rsidP="00793919">
      <w:pPr>
        <w:ind w:left="1440"/>
        <w:rPr>
          <w:sz w:val="16"/>
          <w:lang w:val="en-US"/>
        </w:rPr>
      </w:pPr>
      <w:r w:rsidRPr="001C220C">
        <w:rPr>
          <w:sz w:val="16"/>
          <w:lang w:val="en-US"/>
        </w:rPr>
        <w:t>Unit of Measure - Pounds</w:t>
      </w:r>
    </w:p>
    <w:p w14:paraId="440F0B1F" w14:textId="77777777" w:rsidR="0004729E" w:rsidRPr="001C220C" w:rsidRDefault="0004729E" w:rsidP="00793919">
      <w:pPr>
        <w:rPr>
          <w:sz w:val="16"/>
          <w:lang w:val="en-US"/>
        </w:rPr>
      </w:pPr>
    </w:p>
    <w:p w14:paraId="102A75A3" w14:textId="77777777" w:rsidR="0004729E" w:rsidRPr="001C220C" w:rsidRDefault="0004729E" w:rsidP="00793919">
      <w:pPr>
        <w:ind w:left="1440"/>
        <w:rPr>
          <w:sz w:val="16"/>
          <w:lang w:val="en-US"/>
        </w:rPr>
      </w:pPr>
      <w:r w:rsidRPr="001C220C">
        <w:rPr>
          <w:sz w:val="16"/>
          <w:lang w:val="en-US"/>
        </w:rPr>
        <w:t>ID - 20000115091345-2</w:t>
      </w:r>
    </w:p>
    <w:p w14:paraId="47EFABBB" w14:textId="77777777" w:rsidR="0004729E" w:rsidRPr="001C220C" w:rsidRDefault="0004729E" w:rsidP="00793919">
      <w:pPr>
        <w:ind w:left="1440"/>
        <w:rPr>
          <w:sz w:val="16"/>
          <w:lang w:val="en-US"/>
        </w:rPr>
      </w:pPr>
      <w:r w:rsidRPr="001C220C">
        <w:rPr>
          <w:sz w:val="16"/>
          <w:lang w:val="en-US"/>
        </w:rPr>
        <w:t>Description -</w:t>
      </w:r>
    </w:p>
    <w:p w14:paraId="509C03A4" w14:textId="77777777" w:rsidR="0004729E" w:rsidRPr="001C220C" w:rsidRDefault="0004729E" w:rsidP="00793919">
      <w:pPr>
        <w:ind w:left="1440"/>
        <w:rPr>
          <w:sz w:val="16"/>
          <w:lang w:val="en-US"/>
        </w:rPr>
      </w:pPr>
      <w:r w:rsidRPr="001C220C">
        <w:rPr>
          <w:sz w:val="16"/>
          <w:lang w:val="en-US"/>
        </w:rPr>
        <w:t>Storage Location - Tote 852, Level 3, Rack 50</w:t>
      </w:r>
    </w:p>
    <w:p w14:paraId="0C449B33" w14:textId="77777777" w:rsidR="0004729E" w:rsidRPr="001C220C" w:rsidRDefault="0004729E" w:rsidP="00793919">
      <w:pPr>
        <w:ind w:left="1440"/>
        <w:rPr>
          <w:sz w:val="16"/>
          <w:lang w:val="en-US"/>
        </w:rPr>
      </w:pPr>
      <w:r w:rsidRPr="001C220C">
        <w:rPr>
          <w:sz w:val="16"/>
          <w:lang w:val="en-US"/>
        </w:rPr>
        <w:t>Value - 300</w:t>
      </w:r>
    </w:p>
    <w:p w14:paraId="3F02A73A" w14:textId="77777777" w:rsidR="0004729E" w:rsidRPr="001C220C" w:rsidRDefault="0004729E" w:rsidP="00793919">
      <w:pPr>
        <w:ind w:left="1440"/>
        <w:rPr>
          <w:sz w:val="16"/>
          <w:lang w:val="en-US"/>
        </w:rPr>
      </w:pPr>
      <w:r w:rsidRPr="001C220C">
        <w:rPr>
          <w:sz w:val="16"/>
          <w:lang w:val="en-US"/>
        </w:rPr>
        <w:t xml:space="preserve">Unit of Measure </w:t>
      </w:r>
      <w:r w:rsidR="00D54B6E" w:rsidRPr="001C220C">
        <w:rPr>
          <w:sz w:val="16"/>
          <w:lang w:val="en-US"/>
        </w:rPr>
        <w:t>–</w:t>
      </w:r>
      <w:r w:rsidRPr="001C220C">
        <w:rPr>
          <w:sz w:val="16"/>
          <w:lang w:val="en-US"/>
        </w:rPr>
        <w:t xml:space="preserve"> Pounds</w:t>
      </w:r>
    </w:p>
    <w:p w14:paraId="63D642A5" w14:textId="77777777" w:rsidR="00D54B6E" w:rsidRPr="001C220C" w:rsidRDefault="00D54B6E" w:rsidP="00793919">
      <w:pPr>
        <w:ind w:left="1440"/>
        <w:rPr>
          <w:sz w:val="16"/>
          <w:lang w:val="en-US"/>
        </w:rPr>
      </w:pPr>
    </w:p>
    <w:p w14:paraId="2DC7A755" w14:textId="77777777" w:rsidR="00D54B6E" w:rsidRPr="001C220C" w:rsidRDefault="00B51D6E" w:rsidP="00682689">
      <w:pPr>
        <w:pStyle w:val="ANNEX-heading1"/>
      </w:pPr>
      <w:bookmarkStart w:id="21201" w:name="_Toc478492255"/>
      <w:r w:rsidRPr="001C220C">
        <w:t xml:space="preserve">Equipment </w:t>
      </w:r>
      <w:r w:rsidR="00C64E22">
        <w:t>m</w:t>
      </w:r>
      <w:r w:rsidRPr="001C220C">
        <w:t xml:space="preserve">odel </w:t>
      </w:r>
      <w:r w:rsidR="00C64E22">
        <w:t>e</w:t>
      </w:r>
      <w:r w:rsidRPr="001C220C">
        <w:t>xamples</w:t>
      </w:r>
      <w:bookmarkEnd w:id="21201"/>
    </w:p>
    <w:p w14:paraId="5F6B373A" w14:textId="6AB5AC42" w:rsidR="00D54B6E" w:rsidRPr="001C220C" w:rsidRDefault="00E302B5" w:rsidP="00837E02">
      <w:pPr>
        <w:pStyle w:val="EXAMPLE0"/>
        <w:keepNext/>
        <w:rPr>
          <w:lang w:val="en-US"/>
        </w:rPr>
      </w:pPr>
      <w:r>
        <w:rPr>
          <w:lang w:val="en-US"/>
        </w:rPr>
        <w:t>EXAMPLE</w:t>
      </w:r>
      <w:r w:rsidR="00837E02">
        <w:rPr>
          <w:lang w:val="en-US"/>
        </w:rPr>
        <w:t xml:space="preserve"> 1</w:t>
      </w:r>
      <w:r>
        <w:rPr>
          <w:lang w:val="en-US"/>
        </w:rPr>
        <w:tab/>
      </w:r>
      <w:r w:rsidR="00D54B6E" w:rsidRPr="001C220C">
        <w:rPr>
          <w:lang w:val="en-US"/>
        </w:rPr>
        <w:t xml:space="preserve">Pulp and </w:t>
      </w:r>
      <w:r w:rsidR="00182E10">
        <w:rPr>
          <w:lang w:val="en-US"/>
        </w:rPr>
        <w:t>p</w:t>
      </w:r>
      <w:r w:rsidR="00A1740E">
        <w:rPr>
          <w:lang w:val="en-US"/>
        </w:rPr>
        <w:t>aper</w:t>
      </w:r>
    </w:p>
    <w:p w14:paraId="2F32939F" w14:textId="77777777" w:rsidR="00D54B6E" w:rsidRPr="001C220C" w:rsidRDefault="00D54B6E" w:rsidP="00D54B6E">
      <w:pPr>
        <w:ind w:left="680"/>
        <w:rPr>
          <w:sz w:val="16"/>
          <w:lang w:val="en-US"/>
        </w:rPr>
      </w:pPr>
    </w:p>
    <w:tbl>
      <w:tblPr>
        <w:tblW w:w="87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88"/>
        <w:gridCol w:w="542"/>
        <w:gridCol w:w="1182"/>
        <w:gridCol w:w="11"/>
        <w:gridCol w:w="1235"/>
        <w:gridCol w:w="13"/>
        <w:gridCol w:w="1572"/>
        <w:gridCol w:w="1484"/>
        <w:gridCol w:w="1630"/>
      </w:tblGrid>
      <w:tr w:rsidR="00E302B5" w:rsidRPr="00E302B5" w14:paraId="73D7B054" w14:textId="77777777" w:rsidTr="009A00A0">
        <w:trPr>
          <w:trHeight w:val="170"/>
          <w:tblHeader/>
          <w:jc w:val="center"/>
        </w:trPr>
        <w:tc>
          <w:tcPr>
            <w:tcW w:w="0" w:type="auto"/>
            <w:shd w:val="clear" w:color="auto" w:fill="auto"/>
          </w:tcPr>
          <w:p w14:paraId="425615A6" w14:textId="77777777" w:rsidR="0085470E" w:rsidRPr="00E302B5" w:rsidRDefault="0085470E" w:rsidP="00E302B5">
            <w:pPr>
              <w:pStyle w:val="TABLE-col-heading"/>
              <w:rPr>
                <w:rFonts w:eastAsia="MS Mincho"/>
                <w:lang w:val="en-US" w:eastAsia="ja-JP"/>
              </w:rPr>
            </w:pPr>
            <w:smartTag w:uri="urn:schemas-microsoft-com:office:smarttags" w:element="place">
              <w:smartTag w:uri="urn:schemas-microsoft-com:office:smarttags" w:element="City">
                <w:r w:rsidRPr="00E302B5">
                  <w:rPr>
                    <w:rFonts w:eastAsia="MS Mincho"/>
                    <w:lang w:val="en-US" w:eastAsia="ja-JP"/>
                  </w:rPr>
                  <w:t>Enterprise</w:t>
                </w:r>
              </w:smartTag>
            </w:smartTag>
          </w:p>
        </w:tc>
        <w:tc>
          <w:tcPr>
            <w:tcW w:w="0" w:type="auto"/>
            <w:shd w:val="clear" w:color="auto" w:fill="auto"/>
          </w:tcPr>
          <w:p w14:paraId="7B8967CE" w14:textId="77777777" w:rsidR="0085470E" w:rsidRPr="00E302B5" w:rsidRDefault="0085470E" w:rsidP="00E302B5">
            <w:pPr>
              <w:pStyle w:val="TABLE-col-heading"/>
              <w:rPr>
                <w:rFonts w:eastAsia="MS Mincho"/>
                <w:lang w:val="en-US" w:eastAsia="ja-JP"/>
              </w:rPr>
            </w:pPr>
            <w:r w:rsidRPr="00E302B5">
              <w:rPr>
                <w:rFonts w:eastAsia="MS Mincho"/>
                <w:lang w:val="en-US" w:eastAsia="ja-JP"/>
              </w:rPr>
              <w:t>Site</w:t>
            </w:r>
          </w:p>
        </w:tc>
        <w:tc>
          <w:tcPr>
            <w:tcW w:w="0" w:type="auto"/>
            <w:shd w:val="clear" w:color="auto" w:fill="auto"/>
          </w:tcPr>
          <w:p w14:paraId="61603641" w14:textId="77777777" w:rsidR="0085470E" w:rsidRPr="00E302B5" w:rsidRDefault="0085470E" w:rsidP="00E302B5">
            <w:pPr>
              <w:pStyle w:val="TABLE-col-heading"/>
              <w:rPr>
                <w:rFonts w:eastAsia="MS Mincho"/>
                <w:lang w:val="en-US" w:eastAsia="ja-JP"/>
              </w:rPr>
            </w:pPr>
            <w:r w:rsidRPr="00E302B5">
              <w:rPr>
                <w:rFonts w:eastAsia="MS Mincho"/>
                <w:lang w:val="en-US" w:eastAsia="ja-JP"/>
              </w:rPr>
              <w:t>Area</w:t>
            </w:r>
          </w:p>
        </w:tc>
        <w:tc>
          <w:tcPr>
            <w:tcW w:w="0" w:type="auto"/>
            <w:gridSpan w:val="3"/>
            <w:shd w:val="clear" w:color="auto" w:fill="auto"/>
          </w:tcPr>
          <w:p w14:paraId="430E5586" w14:textId="77777777" w:rsidR="0085470E" w:rsidRPr="00E302B5" w:rsidRDefault="0085470E" w:rsidP="00E302B5">
            <w:pPr>
              <w:pStyle w:val="TABLE-col-heading"/>
              <w:rPr>
                <w:rFonts w:eastAsia="MS Mincho"/>
                <w:lang w:val="en-US" w:eastAsia="ja-JP"/>
              </w:rPr>
            </w:pPr>
            <w:r w:rsidRPr="00E302B5">
              <w:rPr>
                <w:rFonts w:eastAsia="MS Mincho"/>
                <w:lang w:val="en-US" w:eastAsia="ja-JP"/>
              </w:rPr>
              <w:t xml:space="preserve">Work </w:t>
            </w:r>
            <w:r w:rsidR="00C64E22" w:rsidRPr="00E302B5">
              <w:rPr>
                <w:rFonts w:eastAsia="MS Mincho"/>
                <w:lang w:val="en-US" w:eastAsia="ja-JP"/>
              </w:rPr>
              <w:t>c</w:t>
            </w:r>
            <w:r w:rsidRPr="00E302B5">
              <w:rPr>
                <w:rFonts w:eastAsia="MS Mincho"/>
                <w:lang w:val="en-US" w:eastAsia="ja-JP"/>
              </w:rPr>
              <w:t>enter</w:t>
            </w:r>
          </w:p>
        </w:tc>
        <w:tc>
          <w:tcPr>
            <w:tcW w:w="1508" w:type="dxa"/>
            <w:shd w:val="clear" w:color="auto" w:fill="auto"/>
          </w:tcPr>
          <w:p w14:paraId="17F3BD77" w14:textId="77777777" w:rsidR="0085470E" w:rsidRPr="00E302B5" w:rsidRDefault="0085470E" w:rsidP="00E302B5">
            <w:pPr>
              <w:pStyle w:val="TABLE-col-heading"/>
              <w:rPr>
                <w:rFonts w:eastAsia="MS Mincho"/>
                <w:lang w:val="en-US" w:eastAsia="ja-JP"/>
              </w:rPr>
            </w:pPr>
            <w:r w:rsidRPr="00E302B5">
              <w:rPr>
                <w:rFonts w:eastAsia="MS Mincho"/>
                <w:lang w:val="en-US" w:eastAsia="ja-JP"/>
              </w:rPr>
              <w:t xml:space="preserve">Work </w:t>
            </w:r>
            <w:r w:rsidR="00C64E22" w:rsidRPr="00E302B5">
              <w:rPr>
                <w:rFonts w:eastAsia="MS Mincho"/>
                <w:lang w:val="en-US" w:eastAsia="ja-JP"/>
              </w:rPr>
              <w:t>u</w:t>
            </w:r>
            <w:r w:rsidRPr="00E302B5">
              <w:rPr>
                <w:rFonts w:eastAsia="MS Mincho"/>
                <w:lang w:val="en-US" w:eastAsia="ja-JP"/>
              </w:rPr>
              <w:t>nit</w:t>
            </w:r>
          </w:p>
        </w:tc>
        <w:tc>
          <w:tcPr>
            <w:tcW w:w="1549" w:type="dxa"/>
            <w:shd w:val="clear" w:color="auto" w:fill="auto"/>
          </w:tcPr>
          <w:p w14:paraId="7CB83227" w14:textId="77777777" w:rsidR="0085470E" w:rsidRPr="00E302B5" w:rsidRDefault="0085470E" w:rsidP="00E302B5">
            <w:pPr>
              <w:pStyle w:val="TABLE-col-heading"/>
              <w:rPr>
                <w:rFonts w:eastAsia="MS Mincho"/>
                <w:lang w:val="en-US" w:eastAsia="ja-JP"/>
              </w:rPr>
            </w:pPr>
            <w:r w:rsidRPr="00E302B5">
              <w:rPr>
                <w:rFonts w:eastAsia="MS Mincho"/>
                <w:lang w:val="en-US" w:eastAsia="ja-JP"/>
              </w:rPr>
              <w:t>Equipment</w:t>
            </w:r>
          </w:p>
        </w:tc>
        <w:tc>
          <w:tcPr>
            <w:tcW w:w="1686" w:type="dxa"/>
            <w:shd w:val="clear" w:color="auto" w:fill="auto"/>
          </w:tcPr>
          <w:p w14:paraId="4168FDA6" w14:textId="77777777" w:rsidR="0085470E" w:rsidRPr="00E302B5" w:rsidRDefault="0085470E" w:rsidP="00E302B5">
            <w:pPr>
              <w:pStyle w:val="TABLE-col-heading"/>
              <w:rPr>
                <w:rFonts w:eastAsia="MS Mincho"/>
                <w:lang w:val="en-US" w:eastAsia="ja-JP"/>
              </w:rPr>
            </w:pPr>
            <w:r w:rsidRPr="00E302B5">
              <w:rPr>
                <w:rFonts w:eastAsia="MS Mincho"/>
                <w:lang w:val="en-US" w:eastAsia="ja-JP"/>
              </w:rPr>
              <w:t xml:space="preserve">Notes </w:t>
            </w:r>
          </w:p>
        </w:tc>
      </w:tr>
      <w:tr w:rsidR="0085470E" w:rsidRPr="001C220C" w14:paraId="110C62B9" w14:textId="77777777" w:rsidTr="00E302B5">
        <w:trPr>
          <w:trHeight w:val="288"/>
          <w:tblHeader/>
          <w:jc w:val="center"/>
        </w:trPr>
        <w:tc>
          <w:tcPr>
            <w:tcW w:w="0" w:type="auto"/>
            <w:gridSpan w:val="2"/>
            <w:vAlign w:val="center"/>
          </w:tcPr>
          <w:p w14:paraId="34947D5A" w14:textId="77777777" w:rsidR="0085470E" w:rsidRPr="001C220C" w:rsidRDefault="006835A6" w:rsidP="00E302B5">
            <w:pPr>
              <w:pStyle w:val="TABLE-cell"/>
              <w:rPr>
                <w:rFonts w:eastAsia="MS Mincho"/>
                <w:color w:val="000000"/>
                <w:lang w:val="en-US" w:eastAsia="ja-JP"/>
              </w:rPr>
            </w:pPr>
            <w:r w:rsidRPr="001C220C">
              <w:rPr>
                <w:rFonts w:eastAsia="MS Mincho"/>
                <w:color w:val="000000"/>
                <w:lang w:val="en-US" w:eastAsia="ja-JP"/>
              </w:rPr>
              <w:t>paper producer</w:t>
            </w:r>
          </w:p>
        </w:tc>
        <w:tc>
          <w:tcPr>
            <w:tcW w:w="0" w:type="auto"/>
            <w:vAlign w:val="center"/>
          </w:tcPr>
          <w:p w14:paraId="3F99C2D5" w14:textId="77777777" w:rsidR="0085470E" w:rsidRPr="001C220C" w:rsidRDefault="0085470E" w:rsidP="00E302B5">
            <w:pPr>
              <w:pStyle w:val="TABLE-cell"/>
              <w:rPr>
                <w:rFonts w:eastAsia="MS Mincho"/>
                <w:color w:val="000000"/>
                <w:lang w:val="en-US" w:eastAsia="ja-JP"/>
              </w:rPr>
            </w:pPr>
          </w:p>
        </w:tc>
        <w:tc>
          <w:tcPr>
            <w:tcW w:w="0" w:type="auto"/>
            <w:gridSpan w:val="3"/>
            <w:vAlign w:val="center"/>
          </w:tcPr>
          <w:p w14:paraId="08D436C1" w14:textId="77777777" w:rsidR="0085470E" w:rsidRPr="001C220C" w:rsidRDefault="0085470E" w:rsidP="00E302B5">
            <w:pPr>
              <w:pStyle w:val="TABLE-cell"/>
              <w:rPr>
                <w:rFonts w:eastAsia="MS Mincho"/>
                <w:color w:val="000000"/>
                <w:lang w:val="en-US" w:eastAsia="ja-JP"/>
              </w:rPr>
            </w:pPr>
          </w:p>
        </w:tc>
        <w:tc>
          <w:tcPr>
            <w:tcW w:w="1508" w:type="dxa"/>
            <w:vAlign w:val="center"/>
          </w:tcPr>
          <w:p w14:paraId="504547A1" w14:textId="77777777" w:rsidR="0085470E" w:rsidRPr="001C220C" w:rsidRDefault="0085470E" w:rsidP="00E302B5">
            <w:pPr>
              <w:pStyle w:val="TABLE-cell"/>
              <w:rPr>
                <w:rFonts w:eastAsia="MS Mincho"/>
                <w:color w:val="000000"/>
                <w:lang w:val="en-US" w:eastAsia="ja-JP"/>
              </w:rPr>
            </w:pPr>
          </w:p>
        </w:tc>
        <w:tc>
          <w:tcPr>
            <w:tcW w:w="1549" w:type="dxa"/>
            <w:vAlign w:val="center"/>
          </w:tcPr>
          <w:p w14:paraId="0CD9CA33" w14:textId="77777777" w:rsidR="0085470E" w:rsidRPr="001C220C" w:rsidRDefault="0085470E" w:rsidP="00E302B5">
            <w:pPr>
              <w:pStyle w:val="TABLE-cell"/>
              <w:rPr>
                <w:rFonts w:eastAsia="MS Mincho"/>
                <w:color w:val="000000"/>
                <w:lang w:val="en-US" w:eastAsia="ja-JP"/>
              </w:rPr>
            </w:pPr>
          </w:p>
        </w:tc>
        <w:tc>
          <w:tcPr>
            <w:tcW w:w="1686" w:type="dxa"/>
            <w:vAlign w:val="center"/>
          </w:tcPr>
          <w:p w14:paraId="1A2ED0C9" w14:textId="77777777" w:rsidR="0085470E" w:rsidRPr="001C220C" w:rsidRDefault="0085470E" w:rsidP="00E302B5">
            <w:pPr>
              <w:pStyle w:val="TABLE-cell"/>
              <w:rPr>
                <w:rFonts w:eastAsia="MS Mincho"/>
                <w:color w:val="000000"/>
                <w:lang w:val="en-US" w:eastAsia="ja-JP"/>
              </w:rPr>
            </w:pPr>
          </w:p>
        </w:tc>
      </w:tr>
      <w:tr w:rsidR="0085470E" w:rsidRPr="001C220C" w14:paraId="0A087999" w14:textId="77777777" w:rsidTr="00E302B5">
        <w:trPr>
          <w:trHeight w:val="270"/>
          <w:jc w:val="center"/>
        </w:trPr>
        <w:tc>
          <w:tcPr>
            <w:tcW w:w="0" w:type="auto"/>
            <w:vAlign w:val="center"/>
          </w:tcPr>
          <w:p w14:paraId="2334136C" w14:textId="77777777" w:rsidR="0085470E" w:rsidRPr="001C220C" w:rsidRDefault="0085470E" w:rsidP="00E302B5">
            <w:pPr>
              <w:pStyle w:val="TABLE-cell"/>
              <w:rPr>
                <w:rFonts w:eastAsia="MS Mincho"/>
                <w:color w:val="000000"/>
                <w:lang w:val="en-US" w:eastAsia="ja-JP"/>
              </w:rPr>
            </w:pPr>
          </w:p>
        </w:tc>
        <w:tc>
          <w:tcPr>
            <w:tcW w:w="1776" w:type="dxa"/>
            <w:gridSpan w:val="2"/>
            <w:vAlign w:val="center"/>
          </w:tcPr>
          <w:p w14:paraId="1FD9E343" w14:textId="77777777" w:rsidR="0085470E" w:rsidRPr="001C220C" w:rsidRDefault="006835A6" w:rsidP="00E302B5">
            <w:pPr>
              <w:pStyle w:val="TABLE-cell"/>
              <w:rPr>
                <w:rFonts w:eastAsia="MS Mincho"/>
                <w:color w:val="000000"/>
                <w:lang w:val="en-US" w:eastAsia="ja-JP"/>
              </w:rPr>
            </w:pPr>
            <w:r>
              <w:rPr>
                <w:rFonts w:eastAsia="MS Mincho"/>
                <w:color w:val="000000"/>
                <w:lang w:val="en-US" w:eastAsia="ja-JP"/>
              </w:rPr>
              <w:t>deep woods river site</w:t>
            </w:r>
          </w:p>
        </w:tc>
        <w:tc>
          <w:tcPr>
            <w:tcW w:w="1292" w:type="dxa"/>
            <w:gridSpan w:val="3"/>
            <w:vAlign w:val="center"/>
          </w:tcPr>
          <w:p w14:paraId="04F050B1" w14:textId="77777777" w:rsidR="0085470E" w:rsidRPr="001C220C" w:rsidRDefault="0085470E" w:rsidP="00E302B5">
            <w:pPr>
              <w:pStyle w:val="TABLE-cell"/>
              <w:rPr>
                <w:rFonts w:eastAsia="MS Mincho"/>
                <w:color w:val="000000"/>
                <w:lang w:val="en-US" w:eastAsia="ja-JP"/>
              </w:rPr>
            </w:pPr>
          </w:p>
        </w:tc>
        <w:tc>
          <w:tcPr>
            <w:tcW w:w="1508" w:type="dxa"/>
            <w:vAlign w:val="center"/>
          </w:tcPr>
          <w:p w14:paraId="1254577E" w14:textId="77777777" w:rsidR="0085470E" w:rsidRPr="001C220C" w:rsidRDefault="0085470E" w:rsidP="00E302B5">
            <w:pPr>
              <w:pStyle w:val="TABLE-cell"/>
              <w:rPr>
                <w:rFonts w:eastAsia="MS Mincho"/>
                <w:color w:val="000000"/>
                <w:lang w:val="en-US" w:eastAsia="ja-JP"/>
              </w:rPr>
            </w:pPr>
          </w:p>
        </w:tc>
        <w:tc>
          <w:tcPr>
            <w:tcW w:w="1549" w:type="dxa"/>
            <w:vAlign w:val="center"/>
          </w:tcPr>
          <w:p w14:paraId="48AD314C" w14:textId="77777777" w:rsidR="0085470E" w:rsidRPr="001C220C" w:rsidRDefault="0085470E" w:rsidP="00E302B5">
            <w:pPr>
              <w:pStyle w:val="TABLE-cell"/>
              <w:rPr>
                <w:rFonts w:eastAsia="MS Mincho"/>
                <w:color w:val="000000"/>
                <w:lang w:val="en-US" w:eastAsia="ja-JP"/>
              </w:rPr>
            </w:pPr>
          </w:p>
        </w:tc>
        <w:tc>
          <w:tcPr>
            <w:tcW w:w="1686" w:type="dxa"/>
            <w:vAlign w:val="center"/>
          </w:tcPr>
          <w:p w14:paraId="3749171D" w14:textId="77777777" w:rsidR="0085470E" w:rsidRPr="001C220C" w:rsidRDefault="006835A6" w:rsidP="00E302B5">
            <w:pPr>
              <w:pStyle w:val="TABLE-cell"/>
              <w:rPr>
                <w:rFonts w:eastAsia="MS Mincho"/>
                <w:color w:val="000000"/>
                <w:lang w:val="en-US" w:eastAsia="ja-JP"/>
              </w:rPr>
            </w:pPr>
            <w:r>
              <w:rPr>
                <w:rFonts w:eastAsia="MS Mincho"/>
                <w:color w:val="000000"/>
                <w:lang w:val="en-US" w:eastAsia="ja-JP"/>
              </w:rPr>
              <w:t>integrated paper mill complex</w:t>
            </w:r>
          </w:p>
        </w:tc>
      </w:tr>
      <w:tr w:rsidR="0085470E" w:rsidRPr="001C220C" w14:paraId="0E29F975" w14:textId="77777777" w:rsidTr="00E302B5">
        <w:trPr>
          <w:trHeight w:val="152"/>
          <w:jc w:val="center"/>
        </w:trPr>
        <w:tc>
          <w:tcPr>
            <w:tcW w:w="0" w:type="auto"/>
            <w:vAlign w:val="center"/>
          </w:tcPr>
          <w:p w14:paraId="022D8FB1" w14:textId="77777777" w:rsidR="0085470E" w:rsidRPr="001C220C" w:rsidRDefault="0085470E" w:rsidP="00E302B5">
            <w:pPr>
              <w:pStyle w:val="TABLE-cell"/>
              <w:rPr>
                <w:rFonts w:eastAsia="MS Mincho"/>
                <w:color w:val="000000"/>
                <w:lang w:val="en-US" w:eastAsia="ja-JP"/>
              </w:rPr>
            </w:pPr>
          </w:p>
        </w:tc>
        <w:tc>
          <w:tcPr>
            <w:tcW w:w="0" w:type="auto"/>
            <w:vAlign w:val="center"/>
          </w:tcPr>
          <w:p w14:paraId="28EE3A1E" w14:textId="77777777" w:rsidR="0085470E" w:rsidRPr="001C220C" w:rsidRDefault="0085470E" w:rsidP="00E302B5">
            <w:pPr>
              <w:pStyle w:val="TABLE-cell"/>
              <w:rPr>
                <w:rFonts w:eastAsia="MS Mincho"/>
                <w:color w:val="000000"/>
                <w:lang w:val="en-US" w:eastAsia="ja-JP"/>
              </w:rPr>
            </w:pPr>
          </w:p>
        </w:tc>
        <w:tc>
          <w:tcPr>
            <w:tcW w:w="1097" w:type="dxa"/>
            <w:vAlign w:val="center"/>
          </w:tcPr>
          <w:p w14:paraId="563848F2" w14:textId="77777777" w:rsidR="0085470E" w:rsidRPr="001C220C" w:rsidRDefault="006835A6" w:rsidP="00E302B5">
            <w:pPr>
              <w:pStyle w:val="TABLE-cell"/>
              <w:rPr>
                <w:rFonts w:eastAsia="MS Mincho"/>
                <w:color w:val="000000"/>
                <w:lang w:val="en-US" w:eastAsia="ja-JP"/>
              </w:rPr>
            </w:pPr>
            <w:r w:rsidRPr="001C220C">
              <w:rPr>
                <w:rFonts w:eastAsia="MS Mincho"/>
                <w:color w:val="000000"/>
                <w:lang w:val="en-US" w:eastAsia="ja-JP"/>
              </w:rPr>
              <w:t>wood preparation plant</w:t>
            </w:r>
          </w:p>
        </w:tc>
        <w:tc>
          <w:tcPr>
            <w:tcW w:w="1292" w:type="dxa"/>
            <w:gridSpan w:val="3"/>
            <w:vAlign w:val="center"/>
          </w:tcPr>
          <w:p w14:paraId="485357A9" w14:textId="77777777" w:rsidR="0085470E" w:rsidRPr="001C220C" w:rsidRDefault="0085470E" w:rsidP="00E302B5">
            <w:pPr>
              <w:pStyle w:val="TABLE-cell"/>
              <w:rPr>
                <w:rFonts w:eastAsia="MS Mincho"/>
                <w:color w:val="000000"/>
                <w:lang w:val="en-US" w:eastAsia="ja-JP"/>
              </w:rPr>
            </w:pPr>
          </w:p>
        </w:tc>
        <w:tc>
          <w:tcPr>
            <w:tcW w:w="1508" w:type="dxa"/>
            <w:vAlign w:val="center"/>
          </w:tcPr>
          <w:p w14:paraId="4056CFE0" w14:textId="77777777" w:rsidR="0085470E" w:rsidRPr="001C220C" w:rsidRDefault="0085470E" w:rsidP="00E302B5">
            <w:pPr>
              <w:pStyle w:val="TABLE-cell"/>
              <w:rPr>
                <w:rFonts w:eastAsia="MS Mincho"/>
                <w:color w:val="000000"/>
                <w:lang w:val="en-US" w:eastAsia="ja-JP"/>
              </w:rPr>
            </w:pPr>
          </w:p>
        </w:tc>
        <w:tc>
          <w:tcPr>
            <w:tcW w:w="1549" w:type="dxa"/>
            <w:vAlign w:val="center"/>
          </w:tcPr>
          <w:p w14:paraId="5D71AA47" w14:textId="77777777" w:rsidR="0085470E" w:rsidRPr="001C220C" w:rsidRDefault="0085470E" w:rsidP="00E302B5">
            <w:pPr>
              <w:pStyle w:val="TABLE-cell"/>
              <w:rPr>
                <w:rFonts w:eastAsia="MS Mincho"/>
                <w:color w:val="000000"/>
                <w:lang w:val="en-US" w:eastAsia="ja-JP"/>
              </w:rPr>
            </w:pPr>
          </w:p>
        </w:tc>
        <w:tc>
          <w:tcPr>
            <w:tcW w:w="1686" w:type="dxa"/>
            <w:vAlign w:val="center"/>
          </w:tcPr>
          <w:p w14:paraId="6C9E40D4" w14:textId="77777777" w:rsidR="0085470E" w:rsidRPr="001C220C" w:rsidRDefault="0085470E" w:rsidP="00E302B5">
            <w:pPr>
              <w:pStyle w:val="TABLE-cell"/>
              <w:rPr>
                <w:rFonts w:eastAsia="MS Mincho"/>
                <w:color w:val="000000"/>
                <w:lang w:val="en-US" w:eastAsia="ja-JP"/>
              </w:rPr>
            </w:pPr>
          </w:p>
        </w:tc>
      </w:tr>
      <w:tr w:rsidR="0085470E" w:rsidRPr="001C220C" w14:paraId="194A3E0C" w14:textId="77777777" w:rsidTr="00E302B5">
        <w:trPr>
          <w:trHeight w:val="247"/>
          <w:jc w:val="center"/>
        </w:trPr>
        <w:tc>
          <w:tcPr>
            <w:tcW w:w="0" w:type="auto"/>
            <w:vAlign w:val="center"/>
          </w:tcPr>
          <w:p w14:paraId="7B53BB77" w14:textId="77777777" w:rsidR="0085470E" w:rsidRPr="001C220C" w:rsidRDefault="0085470E" w:rsidP="00E302B5">
            <w:pPr>
              <w:pStyle w:val="TABLE-cell"/>
              <w:rPr>
                <w:rFonts w:eastAsia="MS Mincho"/>
                <w:color w:val="000000"/>
                <w:lang w:val="en-US" w:eastAsia="ja-JP"/>
              </w:rPr>
            </w:pPr>
          </w:p>
        </w:tc>
        <w:tc>
          <w:tcPr>
            <w:tcW w:w="0" w:type="auto"/>
            <w:vAlign w:val="center"/>
          </w:tcPr>
          <w:p w14:paraId="564BCCC0" w14:textId="77777777" w:rsidR="0085470E" w:rsidRPr="001C220C" w:rsidRDefault="0085470E" w:rsidP="00E302B5">
            <w:pPr>
              <w:pStyle w:val="TABLE-cell"/>
              <w:rPr>
                <w:rFonts w:eastAsia="MS Mincho"/>
                <w:color w:val="000000"/>
                <w:lang w:val="en-US" w:eastAsia="ja-JP"/>
              </w:rPr>
            </w:pPr>
          </w:p>
        </w:tc>
        <w:tc>
          <w:tcPr>
            <w:tcW w:w="0" w:type="auto"/>
            <w:vAlign w:val="center"/>
          </w:tcPr>
          <w:p w14:paraId="34FAB9CB" w14:textId="77777777" w:rsidR="0085470E" w:rsidRPr="001C220C" w:rsidRDefault="0085470E" w:rsidP="00E302B5">
            <w:pPr>
              <w:pStyle w:val="TABLE-cell"/>
              <w:rPr>
                <w:rFonts w:eastAsia="MS Mincho"/>
                <w:color w:val="000000"/>
                <w:lang w:val="en-US" w:eastAsia="ja-JP"/>
              </w:rPr>
            </w:pPr>
          </w:p>
        </w:tc>
        <w:tc>
          <w:tcPr>
            <w:tcW w:w="0" w:type="auto"/>
            <w:gridSpan w:val="3"/>
            <w:vAlign w:val="center"/>
          </w:tcPr>
          <w:p w14:paraId="11B664A2" w14:textId="77777777" w:rsidR="0085470E" w:rsidRPr="001C220C" w:rsidRDefault="006835A6" w:rsidP="00E302B5">
            <w:pPr>
              <w:pStyle w:val="TABLE-cell"/>
              <w:rPr>
                <w:rFonts w:eastAsia="MS Mincho"/>
                <w:color w:val="000000"/>
                <w:lang w:val="en-US" w:eastAsia="ja-JP"/>
              </w:rPr>
            </w:pPr>
            <w:r w:rsidRPr="001C220C">
              <w:rPr>
                <w:rFonts w:eastAsia="MS Mincho"/>
                <w:color w:val="000000"/>
                <w:lang w:val="en-US" w:eastAsia="ja-JP"/>
              </w:rPr>
              <w:t>rail yard</w:t>
            </w:r>
          </w:p>
        </w:tc>
        <w:tc>
          <w:tcPr>
            <w:tcW w:w="1508" w:type="dxa"/>
            <w:vAlign w:val="center"/>
          </w:tcPr>
          <w:p w14:paraId="1D3F640F" w14:textId="77777777" w:rsidR="0085470E" w:rsidRPr="001C220C" w:rsidRDefault="0085470E" w:rsidP="00E302B5">
            <w:pPr>
              <w:pStyle w:val="TABLE-cell"/>
              <w:rPr>
                <w:rFonts w:eastAsia="MS Mincho"/>
                <w:color w:val="000000"/>
                <w:lang w:val="en-US" w:eastAsia="ja-JP"/>
              </w:rPr>
            </w:pPr>
          </w:p>
        </w:tc>
        <w:tc>
          <w:tcPr>
            <w:tcW w:w="1549" w:type="dxa"/>
            <w:vAlign w:val="center"/>
          </w:tcPr>
          <w:p w14:paraId="23EE58AF" w14:textId="77777777" w:rsidR="0085470E" w:rsidRPr="001C220C" w:rsidRDefault="0085470E" w:rsidP="00E302B5">
            <w:pPr>
              <w:pStyle w:val="TABLE-cell"/>
              <w:rPr>
                <w:rFonts w:eastAsia="MS Mincho"/>
                <w:color w:val="000000"/>
                <w:lang w:val="en-US" w:eastAsia="ja-JP"/>
              </w:rPr>
            </w:pPr>
          </w:p>
        </w:tc>
        <w:tc>
          <w:tcPr>
            <w:tcW w:w="1686" w:type="dxa"/>
            <w:vAlign w:val="center"/>
          </w:tcPr>
          <w:p w14:paraId="09CD051F" w14:textId="77777777" w:rsidR="0085470E" w:rsidRPr="001C220C" w:rsidRDefault="006835A6" w:rsidP="00E302B5">
            <w:pPr>
              <w:pStyle w:val="TABLE-cell"/>
              <w:rPr>
                <w:rFonts w:eastAsia="MS Mincho"/>
                <w:color w:val="000000"/>
                <w:lang w:val="en-US" w:eastAsia="ja-JP"/>
              </w:rPr>
            </w:pPr>
            <w:r w:rsidRPr="001C220C">
              <w:rPr>
                <w:rFonts w:eastAsia="MS Mincho"/>
                <w:color w:val="000000"/>
                <w:lang w:val="en-US" w:eastAsia="ja-JP"/>
              </w:rPr>
              <w:t>storage</w:t>
            </w:r>
          </w:p>
        </w:tc>
      </w:tr>
      <w:tr w:rsidR="0085470E" w:rsidRPr="001C220C" w14:paraId="07392965" w14:textId="77777777" w:rsidTr="00E302B5">
        <w:trPr>
          <w:trHeight w:val="247"/>
          <w:jc w:val="center"/>
        </w:trPr>
        <w:tc>
          <w:tcPr>
            <w:tcW w:w="0" w:type="auto"/>
            <w:vAlign w:val="center"/>
          </w:tcPr>
          <w:p w14:paraId="503B0649" w14:textId="77777777" w:rsidR="0085470E" w:rsidRPr="001C220C" w:rsidRDefault="0085470E" w:rsidP="00E302B5">
            <w:pPr>
              <w:pStyle w:val="TABLE-cell"/>
              <w:rPr>
                <w:rFonts w:eastAsia="MS Mincho"/>
                <w:color w:val="000000"/>
                <w:lang w:val="en-US" w:eastAsia="ja-JP"/>
              </w:rPr>
            </w:pPr>
          </w:p>
        </w:tc>
        <w:tc>
          <w:tcPr>
            <w:tcW w:w="0" w:type="auto"/>
            <w:vAlign w:val="center"/>
          </w:tcPr>
          <w:p w14:paraId="036CF3A4" w14:textId="77777777" w:rsidR="0085470E" w:rsidRPr="001C220C" w:rsidRDefault="0085470E" w:rsidP="00E302B5">
            <w:pPr>
              <w:pStyle w:val="TABLE-cell"/>
              <w:rPr>
                <w:rFonts w:eastAsia="MS Mincho"/>
                <w:color w:val="000000"/>
                <w:lang w:val="en-US" w:eastAsia="ja-JP"/>
              </w:rPr>
            </w:pPr>
          </w:p>
        </w:tc>
        <w:tc>
          <w:tcPr>
            <w:tcW w:w="0" w:type="auto"/>
            <w:vAlign w:val="center"/>
          </w:tcPr>
          <w:p w14:paraId="05CB9B3F" w14:textId="77777777" w:rsidR="0085470E" w:rsidRPr="001C220C" w:rsidRDefault="0085470E" w:rsidP="00E302B5">
            <w:pPr>
              <w:pStyle w:val="TABLE-cell"/>
              <w:rPr>
                <w:rFonts w:eastAsia="MS Mincho"/>
                <w:color w:val="000000"/>
                <w:lang w:val="en-US" w:eastAsia="ja-JP"/>
              </w:rPr>
            </w:pPr>
          </w:p>
        </w:tc>
        <w:tc>
          <w:tcPr>
            <w:tcW w:w="0" w:type="auto"/>
            <w:gridSpan w:val="3"/>
            <w:vAlign w:val="center"/>
          </w:tcPr>
          <w:p w14:paraId="6F0F69FE" w14:textId="77777777" w:rsidR="0085470E" w:rsidRPr="001C220C" w:rsidRDefault="006835A6" w:rsidP="00E302B5">
            <w:pPr>
              <w:pStyle w:val="TABLE-cell"/>
              <w:rPr>
                <w:rFonts w:eastAsia="MS Mincho"/>
                <w:color w:val="000000"/>
                <w:lang w:val="en-US" w:eastAsia="ja-JP"/>
              </w:rPr>
            </w:pPr>
            <w:r>
              <w:rPr>
                <w:rFonts w:eastAsia="MS Mincho"/>
                <w:color w:val="000000"/>
                <w:lang w:val="en-US" w:eastAsia="ja-JP"/>
              </w:rPr>
              <w:t>saw mill</w:t>
            </w:r>
          </w:p>
        </w:tc>
        <w:tc>
          <w:tcPr>
            <w:tcW w:w="1508" w:type="dxa"/>
            <w:vAlign w:val="center"/>
          </w:tcPr>
          <w:p w14:paraId="3D6238A0" w14:textId="77777777" w:rsidR="0085470E" w:rsidRPr="001C220C" w:rsidRDefault="0085470E" w:rsidP="00E302B5">
            <w:pPr>
              <w:pStyle w:val="TABLE-cell"/>
              <w:rPr>
                <w:rFonts w:eastAsia="MS Mincho"/>
                <w:color w:val="000000"/>
                <w:lang w:val="en-US" w:eastAsia="ja-JP"/>
              </w:rPr>
            </w:pPr>
          </w:p>
        </w:tc>
        <w:tc>
          <w:tcPr>
            <w:tcW w:w="1549" w:type="dxa"/>
            <w:vAlign w:val="center"/>
          </w:tcPr>
          <w:p w14:paraId="7C2315A2" w14:textId="77777777" w:rsidR="0085470E" w:rsidRPr="001C220C" w:rsidRDefault="0085470E" w:rsidP="00E302B5">
            <w:pPr>
              <w:pStyle w:val="TABLE-cell"/>
              <w:rPr>
                <w:rFonts w:eastAsia="MS Mincho"/>
                <w:color w:val="000000"/>
                <w:lang w:val="en-US" w:eastAsia="ja-JP"/>
              </w:rPr>
            </w:pPr>
          </w:p>
        </w:tc>
        <w:tc>
          <w:tcPr>
            <w:tcW w:w="1686" w:type="dxa"/>
            <w:vAlign w:val="center"/>
          </w:tcPr>
          <w:p w14:paraId="6901DAF0" w14:textId="77777777" w:rsidR="0085470E" w:rsidRPr="001C220C" w:rsidRDefault="006835A6" w:rsidP="00E302B5">
            <w:pPr>
              <w:pStyle w:val="TABLE-cell"/>
              <w:rPr>
                <w:rFonts w:eastAsia="MS Mincho"/>
                <w:color w:val="000000"/>
                <w:lang w:val="en-US" w:eastAsia="ja-JP"/>
              </w:rPr>
            </w:pPr>
            <w:r w:rsidRPr="001C220C">
              <w:rPr>
                <w:rFonts w:eastAsia="MS Mincho"/>
                <w:color w:val="000000"/>
                <w:lang w:val="en-US" w:eastAsia="ja-JP"/>
              </w:rPr>
              <w:t>continuous</w:t>
            </w:r>
          </w:p>
        </w:tc>
      </w:tr>
      <w:tr w:rsidR="0085470E" w:rsidRPr="001C220C" w14:paraId="36FA7C85" w14:textId="77777777" w:rsidTr="00E302B5">
        <w:trPr>
          <w:trHeight w:val="243"/>
          <w:jc w:val="center"/>
        </w:trPr>
        <w:tc>
          <w:tcPr>
            <w:tcW w:w="0" w:type="auto"/>
            <w:vAlign w:val="center"/>
          </w:tcPr>
          <w:p w14:paraId="36F5B300" w14:textId="77777777" w:rsidR="0085470E" w:rsidRPr="001C220C" w:rsidRDefault="0085470E" w:rsidP="00E302B5">
            <w:pPr>
              <w:pStyle w:val="TABLE-cell"/>
              <w:rPr>
                <w:rFonts w:eastAsia="MS Mincho"/>
                <w:color w:val="000000"/>
                <w:lang w:val="en-US" w:eastAsia="ja-JP"/>
              </w:rPr>
            </w:pPr>
          </w:p>
        </w:tc>
        <w:tc>
          <w:tcPr>
            <w:tcW w:w="0" w:type="auto"/>
            <w:vAlign w:val="center"/>
          </w:tcPr>
          <w:p w14:paraId="0AE0E065" w14:textId="77777777" w:rsidR="0085470E" w:rsidRPr="001C220C" w:rsidRDefault="0085470E" w:rsidP="00E302B5">
            <w:pPr>
              <w:pStyle w:val="TABLE-cell"/>
              <w:rPr>
                <w:rFonts w:eastAsia="MS Mincho"/>
                <w:color w:val="000000"/>
                <w:lang w:val="en-US" w:eastAsia="ja-JP"/>
              </w:rPr>
            </w:pPr>
          </w:p>
        </w:tc>
        <w:tc>
          <w:tcPr>
            <w:tcW w:w="0" w:type="auto"/>
            <w:vAlign w:val="center"/>
          </w:tcPr>
          <w:p w14:paraId="700D2A8D" w14:textId="77777777" w:rsidR="0085470E" w:rsidRPr="001C220C" w:rsidRDefault="0085470E" w:rsidP="00E302B5">
            <w:pPr>
              <w:pStyle w:val="TABLE-cell"/>
              <w:rPr>
                <w:rFonts w:eastAsia="MS Mincho"/>
                <w:color w:val="000000"/>
                <w:lang w:val="en-US" w:eastAsia="ja-JP"/>
              </w:rPr>
            </w:pPr>
          </w:p>
        </w:tc>
        <w:tc>
          <w:tcPr>
            <w:tcW w:w="0" w:type="auto"/>
            <w:gridSpan w:val="3"/>
            <w:vAlign w:val="center"/>
          </w:tcPr>
          <w:p w14:paraId="44265557" w14:textId="77777777" w:rsidR="0085470E" w:rsidRPr="001C220C" w:rsidRDefault="0085470E" w:rsidP="00E302B5">
            <w:pPr>
              <w:pStyle w:val="TABLE-cell"/>
              <w:rPr>
                <w:rFonts w:eastAsia="MS Mincho"/>
                <w:color w:val="000000"/>
                <w:lang w:val="en-US" w:eastAsia="ja-JP"/>
              </w:rPr>
            </w:pPr>
          </w:p>
        </w:tc>
        <w:tc>
          <w:tcPr>
            <w:tcW w:w="1508" w:type="dxa"/>
            <w:vAlign w:val="center"/>
          </w:tcPr>
          <w:p w14:paraId="0DA4B6A9" w14:textId="77777777" w:rsidR="0085470E" w:rsidRPr="001C220C" w:rsidRDefault="006835A6" w:rsidP="00E302B5">
            <w:pPr>
              <w:pStyle w:val="TABLE-cell"/>
              <w:rPr>
                <w:rFonts w:eastAsia="MS Mincho"/>
                <w:color w:val="000000"/>
                <w:lang w:val="en-US" w:eastAsia="ja-JP"/>
              </w:rPr>
            </w:pPr>
            <w:r w:rsidRPr="001C220C">
              <w:rPr>
                <w:rFonts w:eastAsia="MS Mincho"/>
                <w:color w:val="000000"/>
                <w:lang w:val="en-US" w:eastAsia="ja-JP"/>
              </w:rPr>
              <w:t>slasher deck</w:t>
            </w:r>
          </w:p>
        </w:tc>
        <w:tc>
          <w:tcPr>
            <w:tcW w:w="1549" w:type="dxa"/>
            <w:vAlign w:val="center"/>
          </w:tcPr>
          <w:p w14:paraId="030032E3" w14:textId="77777777" w:rsidR="0085470E" w:rsidRPr="001C220C" w:rsidRDefault="0085470E" w:rsidP="00E302B5">
            <w:pPr>
              <w:pStyle w:val="TABLE-cell"/>
              <w:rPr>
                <w:rFonts w:eastAsia="MS Mincho"/>
                <w:color w:val="000000"/>
                <w:lang w:val="en-US" w:eastAsia="ja-JP"/>
              </w:rPr>
            </w:pPr>
          </w:p>
        </w:tc>
        <w:tc>
          <w:tcPr>
            <w:tcW w:w="1686" w:type="dxa"/>
            <w:vAlign w:val="center"/>
          </w:tcPr>
          <w:p w14:paraId="39ACD880" w14:textId="77777777" w:rsidR="0085470E" w:rsidRPr="001C220C" w:rsidRDefault="0085470E" w:rsidP="00E302B5">
            <w:pPr>
              <w:pStyle w:val="TABLE-cell"/>
              <w:rPr>
                <w:rFonts w:eastAsia="MS Mincho"/>
                <w:color w:val="000000"/>
                <w:lang w:val="en-US" w:eastAsia="ja-JP"/>
              </w:rPr>
            </w:pPr>
          </w:p>
        </w:tc>
      </w:tr>
      <w:tr w:rsidR="0085470E" w:rsidRPr="001C220C" w14:paraId="2E687AD8" w14:textId="77777777" w:rsidTr="00E302B5">
        <w:trPr>
          <w:trHeight w:val="247"/>
          <w:jc w:val="center"/>
        </w:trPr>
        <w:tc>
          <w:tcPr>
            <w:tcW w:w="0" w:type="auto"/>
            <w:vAlign w:val="center"/>
          </w:tcPr>
          <w:p w14:paraId="4287D8E0" w14:textId="77777777" w:rsidR="0085470E" w:rsidRPr="001C220C" w:rsidRDefault="0085470E" w:rsidP="00E302B5">
            <w:pPr>
              <w:pStyle w:val="TABLE-cell"/>
              <w:rPr>
                <w:rFonts w:eastAsia="MS Mincho"/>
                <w:color w:val="000000"/>
                <w:lang w:val="en-US" w:eastAsia="ja-JP"/>
              </w:rPr>
            </w:pPr>
          </w:p>
        </w:tc>
        <w:tc>
          <w:tcPr>
            <w:tcW w:w="0" w:type="auto"/>
            <w:vAlign w:val="center"/>
          </w:tcPr>
          <w:p w14:paraId="7097EC0E" w14:textId="77777777" w:rsidR="0085470E" w:rsidRPr="001C220C" w:rsidRDefault="0085470E" w:rsidP="00E302B5">
            <w:pPr>
              <w:pStyle w:val="TABLE-cell"/>
              <w:rPr>
                <w:rFonts w:eastAsia="MS Mincho"/>
                <w:color w:val="000000"/>
                <w:lang w:val="en-US" w:eastAsia="ja-JP"/>
              </w:rPr>
            </w:pPr>
          </w:p>
        </w:tc>
        <w:tc>
          <w:tcPr>
            <w:tcW w:w="0" w:type="auto"/>
            <w:vAlign w:val="center"/>
          </w:tcPr>
          <w:p w14:paraId="0F47B765" w14:textId="77777777" w:rsidR="0085470E" w:rsidRPr="001C220C" w:rsidRDefault="0085470E" w:rsidP="00E302B5">
            <w:pPr>
              <w:pStyle w:val="TABLE-cell"/>
              <w:rPr>
                <w:rFonts w:eastAsia="MS Mincho"/>
                <w:color w:val="000000"/>
                <w:lang w:val="en-US" w:eastAsia="ja-JP"/>
              </w:rPr>
            </w:pPr>
          </w:p>
        </w:tc>
        <w:tc>
          <w:tcPr>
            <w:tcW w:w="0" w:type="auto"/>
            <w:gridSpan w:val="3"/>
            <w:vAlign w:val="center"/>
          </w:tcPr>
          <w:p w14:paraId="4D535D28" w14:textId="77777777" w:rsidR="0085470E" w:rsidRPr="001C220C" w:rsidRDefault="0085470E" w:rsidP="00E302B5">
            <w:pPr>
              <w:pStyle w:val="TABLE-cell"/>
              <w:rPr>
                <w:rFonts w:eastAsia="MS Mincho"/>
                <w:color w:val="000000"/>
                <w:lang w:val="en-US" w:eastAsia="ja-JP"/>
              </w:rPr>
            </w:pPr>
          </w:p>
        </w:tc>
        <w:tc>
          <w:tcPr>
            <w:tcW w:w="1508" w:type="dxa"/>
            <w:vAlign w:val="center"/>
          </w:tcPr>
          <w:p w14:paraId="12299B9B" w14:textId="77777777" w:rsidR="0085470E" w:rsidRPr="001C220C" w:rsidRDefault="006835A6" w:rsidP="00E302B5">
            <w:pPr>
              <w:pStyle w:val="TABLE-cell"/>
              <w:rPr>
                <w:rFonts w:eastAsia="MS Mincho"/>
                <w:color w:val="000000"/>
                <w:lang w:val="en-US" w:eastAsia="ja-JP"/>
              </w:rPr>
            </w:pPr>
            <w:r>
              <w:rPr>
                <w:rFonts w:eastAsia="MS Mincho"/>
                <w:color w:val="000000"/>
                <w:lang w:val="en-US" w:eastAsia="ja-JP"/>
              </w:rPr>
              <w:t>splitting</w:t>
            </w:r>
          </w:p>
        </w:tc>
        <w:tc>
          <w:tcPr>
            <w:tcW w:w="1549" w:type="dxa"/>
            <w:vAlign w:val="center"/>
          </w:tcPr>
          <w:p w14:paraId="61433524" w14:textId="77777777" w:rsidR="0085470E" w:rsidRPr="001C220C" w:rsidRDefault="0085470E" w:rsidP="00E302B5">
            <w:pPr>
              <w:pStyle w:val="TABLE-cell"/>
              <w:rPr>
                <w:rFonts w:eastAsia="MS Mincho"/>
                <w:color w:val="000000"/>
                <w:lang w:val="en-US" w:eastAsia="ja-JP"/>
              </w:rPr>
            </w:pPr>
          </w:p>
        </w:tc>
        <w:tc>
          <w:tcPr>
            <w:tcW w:w="1686" w:type="dxa"/>
            <w:vAlign w:val="center"/>
          </w:tcPr>
          <w:p w14:paraId="6A5A89E1" w14:textId="77777777" w:rsidR="0085470E" w:rsidRPr="001C220C" w:rsidRDefault="0085470E" w:rsidP="00E302B5">
            <w:pPr>
              <w:pStyle w:val="TABLE-cell"/>
              <w:rPr>
                <w:rFonts w:eastAsia="MS Mincho"/>
                <w:color w:val="000000"/>
                <w:lang w:val="en-US" w:eastAsia="ja-JP"/>
              </w:rPr>
            </w:pPr>
          </w:p>
        </w:tc>
      </w:tr>
      <w:tr w:rsidR="0085470E" w:rsidRPr="001C220C" w14:paraId="07A548DC" w14:textId="77777777" w:rsidTr="00E302B5">
        <w:trPr>
          <w:trHeight w:val="247"/>
          <w:jc w:val="center"/>
        </w:trPr>
        <w:tc>
          <w:tcPr>
            <w:tcW w:w="0" w:type="auto"/>
            <w:vAlign w:val="center"/>
          </w:tcPr>
          <w:p w14:paraId="793D7ED7" w14:textId="77777777" w:rsidR="0085470E" w:rsidRPr="001C220C" w:rsidRDefault="0085470E" w:rsidP="00E302B5">
            <w:pPr>
              <w:pStyle w:val="TABLE-cell"/>
              <w:rPr>
                <w:rFonts w:eastAsia="MS Mincho"/>
                <w:color w:val="000000"/>
                <w:lang w:val="en-US" w:eastAsia="ja-JP"/>
              </w:rPr>
            </w:pPr>
          </w:p>
        </w:tc>
        <w:tc>
          <w:tcPr>
            <w:tcW w:w="0" w:type="auto"/>
            <w:vAlign w:val="center"/>
          </w:tcPr>
          <w:p w14:paraId="4737FE28" w14:textId="77777777" w:rsidR="0085470E" w:rsidRPr="001C220C" w:rsidRDefault="0085470E" w:rsidP="00E302B5">
            <w:pPr>
              <w:pStyle w:val="TABLE-cell"/>
              <w:rPr>
                <w:rFonts w:eastAsia="MS Mincho"/>
                <w:color w:val="000000"/>
                <w:lang w:val="en-US" w:eastAsia="ja-JP"/>
              </w:rPr>
            </w:pPr>
          </w:p>
        </w:tc>
        <w:tc>
          <w:tcPr>
            <w:tcW w:w="0" w:type="auto"/>
            <w:vAlign w:val="center"/>
          </w:tcPr>
          <w:p w14:paraId="4A1E2EB4" w14:textId="77777777" w:rsidR="0085470E" w:rsidRPr="001C220C" w:rsidRDefault="0085470E" w:rsidP="00E302B5">
            <w:pPr>
              <w:pStyle w:val="TABLE-cell"/>
              <w:rPr>
                <w:rFonts w:eastAsia="MS Mincho"/>
                <w:color w:val="000000"/>
                <w:lang w:val="en-US" w:eastAsia="ja-JP"/>
              </w:rPr>
            </w:pPr>
          </w:p>
        </w:tc>
        <w:tc>
          <w:tcPr>
            <w:tcW w:w="0" w:type="auto"/>
            <w:gridSpan w:val="3"/>
            <w:vAlign w:val="center"/>
          </w:tcPr>
          <w:p w14:paraId="02F297FF" w14:textId="77777777" w:rsidR="0085470E" w:rsidRPr="001C220C" w:rsidRDefault="0085470E" w:rsidP="00E302B5">
            <w:pPr>
              <w:pStyle w:val="TABLE-cell"/>
              <w:rPr>
                <w:rFonts w:eastAsia="MS Mincho"/>
                <w:color w:val="000000"/>
                <w:lang w:val="en-US" w:eastAsia="ja-JP"/>
              </w:rPr>
            </w:pPr>
          </w:p>
        </w:tc>
        <w:tc>
          <w:tcPr>
            <w:tcW w:w="1508" w:type="dxa"/>
            <w:vAlign w:val="center"/>
          </w:tcPr>
          <w:p w14:paraId="2FBDB4A1" w14:textId="77777777" w:rsidR="0085470E" w:rsidRPr="001C220C" w:rsidRDefault="006835A6" w:rsidP="00E302B5">
            <w:pPr>
              <w:pStyle w:val="TABLE-cell"/>
              <w:rPr>
                <w:rFonts w:eastAsia="MS Mincho"/>
                <w:color w:val="000000"/>
                <w:lang w:val="en-US" w:eastAsia="ja-JP"/>
              </w:rPr>
            </w:pPr>
            <w:r>
              <w:rPr>
                <w:rFonts w:eastAsia="MS Mincho"/>
                <w:color w:val="000000"/>
                <w:lang w:val="en-US" w:eastAsia="ja-JP"/>
              </w:rPr>
              <w:t>conveyor</w:t>
            </w:r>
          </w:p>
        </w:tc>
        <w:tc>
          <w:tcPr>
            <w:tcW w:w="1549" w:type="dxa"/>
            <w:vAlign w:val="center"/>
          </w:tcPr>
          <w:p w14:paraId="1BC757AA" w14:textId="77777777" w:rsidR="0085470E" w:rsidRPr="001C220C" w:rsidRDefault="0085470E" w:rsidP="00E302B5">
            <w:pPr>
              <w:pStyle w:val="TABLE-cell"/>
              <w:rPr>
                <w:rFonts w:eastAsia="MS Mincho"/>
                <w:color w:val="000000"/>
                <w:lang w:val="en-US" w:eastAsia="ja-JP"/>
              </w:rPr>
            </w:pPr>
          </w:p>
        </w:tc>
        <w:tc>
          <w:tcPr>
            <w:tcW w:w="1686" w:type="dxa"/>
            <w:vAlign w:val="center"/>
          </w:tcPr>
          <w:p w14:paraId="497AD0B3" w14:textId="77777777" w:rsidR="0085470E" w:rsidRPr="001C220C" w:rsidRDefault="0085470E" w:rsidP="00E302B5">
            <w:pPr>
              <w:pStyle w:val="TABLE-cell"/>
              <w:rPr>
                <w:rFonts w:eastAsia="MS Mincho"/>
                <w:color w:val="000000"/>
                <w:lang w:val="en-US" w:eastAsia="ja-JP"/>
              </w:rPr>
            </w:pPr>
          </w:p>
        </w:tc>
      </w:tr>
      <w:tr w:rsidR="0085470E" w:rsidRPr="001C220C" w14:paraId="2F316588" w14:textId="77777777" w:rsidTr="00E302B5">
        <w:trPr>
          <w:trHeight w:val="247"/>
          <w:jc w:val="center"/>
        </w:trPr>
        <w:tc>
          <w:tcPr>
            <w:tcW w:w="0" w:type="auto"/>
            <w:vAlign w:val="center"/>
          </w:tcPr>
          <w:p w14:paraId="6AE8CDA0" w14:textId="77777777" w:rsidR="0085470E" w:rsidRPr="001C220C" w:rsidRDefault="0085470E" w:rsidP="00E302B5">
            <w:pPr>
              <w:pStyle w:val="TABLE-cell"/>
              <w:rPr>
                <w:rFonts w:eastAsia="MS Mincho"/>
                <w:color w:val="000000"/>
                <w:lang w:val="en-US" w:eastAsia="ja-JP"/>
              </w:rPr>
            </w:pPr>
          </w:p>
        </w:tc>
        <w:tc>
          <w:tcPr>
            <w:tcW w:w="0" w:type="auto"/>
            <w:vAlign w:val="center"/>
          </w:tcPr>
          <w:p w14:paraId="00256BB0" w14:textId="77777777" w:rsidR="0085470E" w:rsidRPr="001C220C" w:rsidRDefault="0085470E" w:rsidP="00E302B5">
            <w:pPr>
              <w:pStyle w:val="TABLE-cell"/>
              <w:rPr>
                <w:rFonts w:eastAsia="MS Mincho"/>
                <w:color w:val="000000"/>
                <w:lang w:val="en-US" w:eastAsia="ja-JP"/>
              </w:rPr>
            </w:pPr>
          </w:p>
        </w:tc>
        <w:tc>
          <w:tcPr>
            <w:tcW w:w="0" w:type="auto"/>
            <w:vAlign w:val="center"/>
          </w:tcPr>
          <w:p w14:paraId="36A0FC74" w14:textId="77777777" w:rsidR="0085470E" w:rsidRPr="001C220C" w:rsidRDefault="0085470E" w:rsidP="00E302B5">
            <w:pPr>
              <w:pStyle w:val="TABLE-cell"/>
              <w:rPr>
                <w:rFonts w:eastAsia="MS Mincho"/>
                <w:color w:val="000000"/>
                <w:lang w:val="en-US" w:eastAsia="ja-JP"/>
              </w:rPr>
            </w:pPr>
          </w:p>
        </w:tc>
        <w:tc>
          <w:tcPr>
            <w:tcW w:w="0" w:type="auto"/>
            <w:gridSpan w:val="3"/>
            <w:vAlign w:val="center"/>
          </w:tcPr>
          <w:p w14:paraId="5901CCDA" w14:textId="77777777" w:rsidR="0085470E" w:rsidRPr="001C220C" w:rsidRDefault="006835A6" w:rsidP="00E302B5">
            <w:pPr>
              <w:pStyle w:val="TABLE-cell"/>
              <w:rPr>
                <w:rFonts w:eastAsia="MS Mincho"/>
                <w:color w:val="000000"/>
                <w:lang w:val="en-US" w:eastAsia="ja-JP"/>
              </w:rPr>
            </w:pPr>
            <w:r>
              <w:rPr>
                <w:rFonts w:eastAsia="MS Mincho"/>
                <w:color w:val="000000"/>
                <w:lang w:val="en-US" w:eastAsia="ja-JP"/>
              </w:rPr>
              <w:t>wood room</w:t>
            </w:r>
          </w:p>
        </w:tc>
        <w:tc>
          <w:tcPr>
            <w:tcW w:w="1508" w:type="dxa"/>
            <w:vAlign w:val="center"/>
          </w:tcPr>
          <w:p w14:paraId="351C9FD6" w14:textId="77777777" w:rsidR="0085470E" w:rsidRPr="001C220C" w:rsidRDefault="0085470E" w:rsidP="00E302B5">
            <w:pPr>
              <w:pStyle w:val="TABLE-cell"/>
              <w:rPr>
                <w:rFonts w:eastAsia="MS Mincho"/>
                <w:color w:val="000000"/>
                <w:lang w:val="en-US" w:eastAsia="ja-JP"/>
              </w:rPr>
            </w:pPr>
          </w:p>
        </w:tc>
        <w:tc>
          <w:tcPr>
            <w:tcW w:w="1549" w:type="dxa"/>
            <w:vAlign w:val="center"/>
          </w:tcPr>
          <w:p w14:paraId="262CAA03" w14:textId="77777777" w:rsidR="0085470E" w:rsidRPr="001C220C" w:rsidRDefault="0085470E" w:rsidP="00E302B5">
            <w:pPr>
              <w:pStyle w:val="TABLE-cell"/>
              <w:rPr>
                <w:rFonts w:eastAsia="MS Mincho"/>
                <w:color w:val="000000"/>
                <w:lang w:val="en-US" w:eastAsia="ja-JP"/>
              </w:rPr>
            </w:pPr>
          </w:p>
        </w:tc>
        <w:tc>
          <w:tcPr>
            <w:tcW w:w="1686" w:type="dxa"/>
            <w:vAlign w:val="center"/>
          </w:tcPr>
          <w:p w14:paraId="1A8303B1" w14:textId="77777777" w:rsidR="0085470E" w:rsidRPr="001C220C" w:rsidRDefault="0085470E" w:rsidP="00E302B5">
            <w:pPr>
              <w:pStyle w:val="TABLE-cell"/>
              <w:rPr>
                <w:rFonts w:eastAsia="MS Mincho"/>
                <w:color w:val="000000"/>
                <w:lang w:val="en-US" w:eastAsia="ja-JP"/>
              </w:rPr>
            </w:pPr>
          </w:p>
        </w:tc>
      </w:tr>
      <w:tr w:rsidR="0085470E" w:rsidRPr="001C220C" w14:paraId="42EA1F93" w14:textId="77777777" w:rsidTr="00E302B5">
        <w:trPr>
          <w:trHeight w:val="247"/>
          <w:jc w:val="center"/>
        </w:trPr>
        <w:tc>
          <w:tcPr>
            <w:tcW w:w="0" w:type="auto"/>
            <w:vAlign w:val="center"/>
          </w:tcPr>
          <w:p w14:paraId="1510F025" w14:textId="77777777" w:rsidR="0085470E" w:rsidRPr="001C220C" w:rsidRDefault="0085470E" w:rsidP="00E302B5">
            <w:pPr>
              <w:pStyle w:val="TABLE-cell"/>
              <w:rPr>
                <w:rFonts w:eastAsia="MS Mincho"/>
                <w:color w:val="000000"/>
                <w:lang w:val="en-US" w:eastAsia="ja-JP"/>
              </w:rPr>
            </w:pPr>
          </w:p>
        </w:tc>
        <w:tc>
          <w:tcPr>
            <w:tcW w:w="0" w:type="auto"/>
            <w:vAlign w:val="center"/>
          </w:tcPr>
          <w:p w14:paraId="45D977D5" w14:textId="77777777" w:rsidR="0085470E" w:rsidRPr="001C220C" w:rsidRDefault="0085470E" w:rsidP="00E302B5">
            <w:pPr>
              <w:pStyle w:val="TABLE-cell"/>
              <w:rPr>
                <w:rFonts w:eastAsia="MS Mincho"/>
                <w:color w:val="000000"/>
                <w:lang w:val="en-US" w:eastAsia="ja-JP"/>
              </w:rPr>
            </w:pPr>
          </w:p>
        </w:tc>
        <w:tc>
          <w:tcPr>
            <w:tcW w:w="0" w:type="auto"/>
            <w:vAlign w:val="center"/>
          </w:tcPr>
          <w:p w14:paraId="42D70FA7" w14:textId="77777777" w:rsidR="0085470E" w:rsidRPr="001C220C" w:rsidRDefault="0085470E" w:rsidP="00E302B5">
            <w:pPr>
              <w:pStyle w:val="TABLE-cell"/>
              <w:rPr>
                <w:rFonts w:eastAsia="MS Mincho"/>
                <w:color w:val="000000"/>
                <w:lang w:val="en-US" w:eastAsia="ja-JP"/>
              </w:rPr>
            </w:pPr>
          </w:p>
        </w:tc>
        <w:tc>
          <w:tcPr>
            <w:tcW w:w="0" w:type="auto"/>
            <w:gridSpan w:val="3"/>
            <w:vAlign w:val="center"/>
          </w:tcPr>
          <w:p w14:paraId="4F805B60" w14:textId="77777777" w:rsidR="0085470E" w:rsidRPr="001C220C" w:rsidRDefault="0085470E" w:rsidP="00E302B5">
            <w:pPr>
              <w:pStyle w:val="TABLE-cell"/>
              <w:rPr>
                <w:rFonts w:eastAsia="MS Mincho"/>
                <w:color w:val="000000"/>
                <w:lang w:val="en-US" w:eastAsia="ja-JP"/>
              </w:rPr>
            </w:pPr>
          </w:p>
        </w:tc>
        <w:tc>
          <w:tcPr>
            <w:tcW w:w="1508" w:type="dxa"/>
            <w:vAlign w:val="center"/>
          </w:tcPr>
          <w:p w14:paraId="0A3E4653" w14:textId="77777777" w:rsidR="0085470E" w:rsidRPr="001C220C" w:rsidRDefault="006835A6" w:rsidP="00E302B5">
            <w:pPr>
              <w:pStyle w:val="TABLE-cell"/>
              <w:rPr>
                <w:rFonts w:eastAsia="MS Mincho"/>
                <w:color w:val="000000"/>
                <w:lang w:val="en-US" w:eastAsia="ja-JP"/>
              </w:rPr>
            </w:pPr>
            <w:r w:rsidRPr="001C220C">
              <w:rPr>
                <w:rFonts w:eastAsia="MS Mincho"/>
                <w:color w:val="000000"/>
                <w:lang w:val="en-US" w:eastAsia="ja-JP"/>
              </w:rPr>
              <w:t>debarking</w:t>
            </w:r>
          </w:p>
        </w:tc>
        <w:tc>
          <w:tcPr>
            <w:tcW w:w="1549" w:type="dxa"/>
            <w:vAlign w:val="center"/>
          </w:tcPr>
          <w:p w14:paraId="121C8678" w14:textId="77777777" w:rsidR="0085470E" w:rsidRPr="001C220C" w:rsidRDefault="0085470E" w:rsidP="00E302B5">
            <w:pPr>
              <w:pStyle w:val="TABLE-cell"/>
              <w:rPr>
                <w:rFonts w:eastAsia="MS Mincho"/>
                <w:color w:val="000000"/>
                <w:lang w:val="en-US" w:eastAsia="ja-JP"/>
              </w:rPr>
            </w:pPr>
          </w:p>
        </w:tc>
        <w:tc>
          <w:tcPr>
            <w:tcW w:w="1686" w:type="dxa"/>
            <w:vAlign w:val="center"/>
          </w:tcPr>
          <w:p w14:paraId="6B5F526D" w14:textId="77777777" w:rsidR="0085470E" w:rsidRPr="001C220C" w:rsidRDefault="0085470E" w:rsidP="00E302B5">
            <w:pPr>
              <w:pStyle w:val="TABLE-cell"/>
              <w:rPr>
                <w:rFonts w:eastAsia="MS Mincho"/>
                <w:color w:val="000000"/>
                <w:lang w:val="en-US" w:eastAsia="ja-JP"/>
              </w:rPr>
            </w:pPr>
          </w:p>
        </w:tc>
      </w:tr>
      <w:tr w:rsidR="0085470E" w:rsidRPr="001C220C" w14:paraId="149274DA" w14:textId="77777777" w:rsidTr="00E302B5">
        <w:trPr>
          <w:trHeight w:val="247"/>
          <w:jc w:val="center"/>
        </w:trPr>
        <w:tc>
          <w:tcPr>
            <w:tcW w:w="0" w:type="auto"/>
            <w:vAlign w:val="center"/>
          </w:tcPr>
          <w:p w14:paraId="2ACA2D89" w14:textId="77777777" w:rsidR="0085470E" w:rsidRPr="001C220C" w:rsidRDefault="0085470E" w:rsidP="00E302B5">
            <w:pPr>
              <w:pStyle w:val="TABLE-cell"/>
              <w:rPr>
                <w:rFonts w:eastAsia="MS Mincho"/>
                <w:color w:val="000000"/>
                <w:lang w:val="en-US" w:eastAsia="ja-JP"/>
              </w:rPr>
            </w:pPr>
          </w:p>
        </w:tc>
        <w:tc>
          <w:tcPr>
            <w:tcW w:w="0" w:type="auto"/>
            <w:vAlign w:val="center"/>
          </w:tcPr>
          <w:p w14:paraId="2941A029" w14:textId="77777777" w:rsidR="0085470E" w:rsidRPr="001C220C" w:rsidRDefault="0085470E" w:rsidP="00E302B5">
            <w:pPr>
              <w:pStyle w:val="TABLE-cell"/>
              <w:rPr>
                <w:rFonts w:eastAsia="MS Mincho"/>
                <w:color w:val="000000"/>
                <w:lang w:val="en-US" w:eastAsia="ja-JP"/>
              </w:rPr>
            </w:pPr>
          </w:p>
        </w:tc>
        <w:tc>
          <w:tcPr>
            <w:tcW w:w="0" w:type="auto"/>
            <w:vAlign w:val="center"/>
          </w:tcPr>
          <w:p w14:paraId="55AA11FF" w14:textId="77777777" w:rsidR="0085470E" w:rsidRPr="001C220C" w:rsidRDefault="0085470E" w:rsidP="00E302B5">
            <w:pPr>
              <w:pStyle w:val="TABLE-cell"/>
              <w:rPr>
                <w:rFonts w:eastAsia="MS Mincho"/>
                <w:color w:val="000000"/>
                <w:lang w:val="en-US" w:eastAsia="ja-JP"/>
              </w:rPr>
            </w:pPr>
          </w:p>
        </w:tc>
        <w:tc>
          <w:tcPr>
            <w:tcW w:w="0" w:type="auto"/>
            <w:gridSpan w:val="3"/>
            <w:vAlign w:val="center"/>
          </w:tcPr>
          <w:p w14:paraId="788139F3" w14:textId="77777777" w:rsidR="0085470E" w:rsidRPr="001C220C" w:rsidRDefault="0085470E" w:rsidP="00E302B5">
            <w:pPr>
              <w:pStyle w:val="TABLE-cell"/>
              <w:rPr>
                <w:rFonts w:eastAsia="MS Mincho"/>
                <w:color w:val="000000"/>
                <w:lang w:val="en-US" w:eastAsia="ja-JP"/>
              </w:rPr>
            </w:pPr>
          </w:p>
        </w:tc>
        <w:tc>
          <w:tcPr>
            <w:tcW w:w="1508" w:type="dxa"/>
            <w:vAlign w:val="center"/>
          </w:tcPr>
          <w:p w14:paraId="10992913" w14:textId="77777777" w:rsidR="0085470E" w:rsidRPr="001C220C" w:rsidRDefault="006835A6" w:rsidP="00E302B5">
            <w:pPr>
              <w:pStyle w:val="TABLE-cell"/>
              <w:rPr>
                <w:rFonts w:eastAsia="MS Mincho"/>
                <w:color w:val="000000"/>
                <w:lang w:val="en-US" w:eastAsia="ja-JP"/>
              </w:rPr>
            </w:pPr>
            <w:r>
              <w:rPr>
                <w:rFonts w:eastAsia="MS Mincho"/>
                <w:color w:val="000000"/>
                <w:lang w:val="en-US" w:eastAsia="ja-JP"/>
              </w:rPr>
              <w:t>chippers</w:t>
            </w:r>
          </w:p>
        </w:tc>
        <w:tc>
          <w:tcPr>
            <w:tcW w:w="1549" w:type="dxa"/>
            <w:vAlign w:val="center"/>
          </w:tcPr>
          <w:p w14:paraId="5EC972E0" w14:textId="77777777" w:rsidR="0085470E" w:rsidRPr="001C220C" w:rsidRDefault="0085470E" w:rsidP="00E302B5">
            <w:pPr>
              <w:pStyle w:val="TABLE-cell"/>
              <w:rPr>
                <w:rFonts w:eastAsia="MS Mincho"/>
                <w:color w:val="000000"/>
                <w:lang w:val="en-US" w:eastAsia="ja-JP"/>
              </w:rPr>
            </w:pPr>
          </w:p>
        </w:tc>
        <w:tc>
          <w:tcPr>
            <w:tcW w:w="1686" w:type="dxa"/>
            <w:vAlign w:val="center"/>
          </w:tcPr>
          <w:p w14:paraId="7148E552" w14:textId="77777777" w:rsidR="0085470E" w:rsidRPr="001C220C" w:rsidRDefault="0085470E" w:rsidP="00E302B5">
            <w:pPr>
              <w:pStyle w:val="TABLE-cell"/>
              <w:rPr>
                <w:rFonts w:eastAsia="MS Mincho"/>
                <w:color w:val="000000"/>
                <w:lang w:val="en-US" w:eastAsia="ja-JP"/>
              </w:rPr>
            </w:pPr>
          </w:p>
        </w:tc>
      </w:tr>
      <w:tr w:rsidR="0085470E" w:rsidRPr="001C220C" w14:paraId="65D2E98E" w14:textId="77777777" w:rsidTr="00E302B5">
        <w:trPr>
          <w:trHeight w:val="247"/>
          <w:jc w:val="center"/>
        </w:trPr>
        <w:tc>
          <w:tcPr>
            <w:tcW w:w="0" w:type="auto"/>
            <w:vAlign w:val="center"/>
          </w:tcPr>
          <w:p w14:paraId="51997EA0" w14:textId="77777777" w:rsidR="0085470E" w:rsidRPr="001C220C" w:rsidRDefault="0085470E" w:rsidP="00E302B5">
            <w:pPr>
              <w:pStyle w:val="TABLE-cell"/>
              <w:rPr>
                <w:rFonts w:eastAsia="MS Mincho"/>
                <w:color w:val="000000"/>
                <w:lang w:val="en-US" w:eastAsia="ja-JP"/>
              </w:rPr>
            </w:pPr>
          </w:p>
        </w:tc>
        <w:tc>
          <w:tcPr>
            <w:tcW w:w="0" w:type="auto"/>
            <w:vAlign w:val="center"/>
          </w:tcPr>
          <w:p w14:paraId="089B9925" w14:textId="77777777" w:rsidR="0085470E" w:rsidRPr="001C220C" w:rsidRDefault="0085470E" w:rsidP="00E302B5">
            <w:pPr>
              <w:pStyle w:val="TABLE-cell"/>
              <w:rPr>
                <w:rFonts w:eastAsia="MS Mincho"/>
                <w:color w:val="000000"/>
                <w:lang w:val="en-US" w:eastAsia="ja-JP"/>
              </w:rPr>
            </w:pPr>
          </w:p>
        </w:tc>
        <w:tc>
          <w:tcPr>
            <w:tcW w:w="0" w:type="auto"/>
            <w:vAlign w:val="center"/>
          </w:tcPr>
          <w:p w14:paraId="544ECBD3" w14:textId="77777777" w:rsidR="0085470E" w:rsidRPr="001C220C" w:rsidRDefault="0085470E" w:rsidP="00E302B5">
            <w:pPr>
              <w:pStyle w:val="TABLE-cell"/>
              <w:rPr>
                <w:rFonts w:eastAsia="MS Mincho"/>
                <w:color w:val="000000"/>
                <w:lang w:val="en-US" w:eastAsia="ja-JP"/>
              </w:rPr>
            </w:pPr>
          </w:p>
        </w:tc>
        <w:tc>
          <w:tcPr>
            <w:tcW w:w="0" w:type="auto"/>
            <w:gridSpan w:val="3"/>
            <w:vAlign w:val="center"/>
          </w:tcPr>
          <w:p w14:paraId="6DEE3E02" w14:textId="77777777" w:rsidR="0085470E" w:rsidRPr="001C220C" w:rsidRDefault="0085470E" w:rsidP="00E302B5">
            <w:pPr>
              <w:pStyle w:val="TABLE-cell"/>
              <w:rPr>
                <w:rFonts w:eastAsia="MS Mincho"/>
                <w:color w:val="000000"/>
                <w:lang w:val="en-US" w:eastAsia="ja-JP"/>
              </w:rPr>
            </w:pPr>
          </w:p>
        </w:tc>
        <w:tc>
          <w:tcPr>
            <w:tcW w:w="1508" w:type="dxa"/>
            <w:vAlign w:val="center"/>
          </w:tcPr>
          <w:p w14:paraId="67CDC331" w14:textId="77777777" w:rsidR="0085470E" w:rsidRPr="001C220C" w:rsidRDefault="006835A6" w:rsidP="00E302B5">
            <w:pPr>
              <w:pStyle w:val="TABLE-cell"/>
              <w:rPr>
                <w:rFonts w:eastAsia="MS Mincho"/>
                <w:color w:val="000000"/>
                <w:lang w:val="en-US" w:eastAsia="ja-JP"/>
              </w:rPr>
            </w:pPr>
            <w:r>
              <w:rPr>
                <w:rFonts w:eastAsia="MS Mincho"/>
                <w:color w:val="000000"/>
                <w:lang w:val="en-US" w:eastAsia="ja-JP"/>
              </w:rPr>
              <w:t>screend</w:t>
            </w:r>
          </w:p>
        </w:tc>
        <w:tc>
          <w:tcPr>
            <w:tcW w:w="1549" w:type="dxa"/>
            <w:vAlign w:val="center"/>
          </w:tcPr>
          <w:p w14:paraId="5BC6215D" w14:textId="77777777" w:rsidR="0085470E" w:rsidRPr="001C220C" w:rsidRDefault="0085470E" w:rsidP="00E302B5">
            <w:pPr>
              <w:pStyle w:val="TABLE-cell"/>
              <w:rPr>
                <w:rFonts w:eastAsia="MS Mincho"/>
                <w:color w:val="000000"/>
                <w:lang w:val="en-US" w:eastAsia="ja-JP"/>
              </w:rPr>
            </w:pPr>
          </w:p>
        </w:tc>
        <w:tc>
          <w:tcPr>
            <w:tcW w:w="1686" w:type="dxa"/>
            <w:vAlign w:val="center"/>
          </w:tcPr>
          <w:p w14:paraId="5AFAE292" w14:textId="77777777" w:rsidR="0085470E" w:rsidRPr="001C220C" w:rsidRDefault="0085470E" w:rsidP="00E302B5">
            <w:pPr>
              <w:pStyle w:val="TABLE-cell"/>
              <w:rPr>
                <w:rFonts w:eastAsia="MS Mincho"/>
                <w:color w:val="000000"/>
                <w:lang w:val="en-US" w:eastAsia="ja-JP"/>
              </w:rPr>
            </w:pPr>
          </w:p>
        </w:tc>
      </w:tr>
      <w:tr w:rsidR="0085470E" w:rsidRPr="001C220C" w14:paraId="60A13E21" w14:textId="77777777" w:rsidTr="00E302B5">
        <w:trPr>
          <w:trHeight w:val="252"/>
          <w:jc w:val="center"/>
        </w:trPr>
        <w:tc>
          <w:tcPr>
            <w:tcW w:w="0" w:type="auto"/>
            <w:vAlign w:val="center"/>
          </w:tcPr>
          <w:p w14:paraId="6756E9B7" w14:textId="77777777" w:rsidR="0085470E" w:rsidRPr="001C220C" w:rsidRDefault="0085470E" w:rsidP="00E302B5">
            <w:pPr>
              <w:pStyle w:val="TABLE-cell"/>
              <w:rPr>
                <w:rFonts w:eastAsia="MS Mincho"/>
                <w:color w:val="000000"/>
                <w:lang w:val="en-US" w:eastAsia="ja-JP"/>
              </w:rPr>
            </w:pPr>
          </w:p>
        </w:tc>
        <w:tc>
          <w:tcPr>
            <w:tcW w:w="0" w:type="auto"/>
            <w:vAlign w:val="center"/>
          </w:tcPr>
          <w:p w14:paraId="0C50F85C" w14:textId="77777777" w:rsidR="0085470E" w:rsidRPr="001C220C" w:rsidRDefault="0085470E" w:rsidP="00E302B5">
            <w:pPr>
              <w:pStyle w:val="TABLE-cell"/>
              <w:rPr>
                <w:rFonts w:eastAsia="MS Mincho"/>
                <w:color w:val="000000"/>
                <w:lang w:val="en-US" w:eastAsia="ja-JP"/>
              </w:rPr>
            </w:pPr>
          </w:p>
        </w:tc>
        <w:tc>
          <w:tcPr>
            <w:tcW w:w="0" w:type="auto"/>
            <w:vAlign w:val="center"/>
          </w:tcPr>
          <w:p w14:paraId="1954A3F6" w14:textId="77777777" w:rsidR="0085470E" w:rsidRPr="001C220C" w:rsidRDefault="0085470E" w:rsidP="00E302B5">
            <w:pPr>
              <w:pStyle w:val="TABLE-cell"/>
              <w:rPr>
                <w:rFonts w:eastAsia="MS Mincho"/>
                <w:color w:val="000000"/>
                <w:lang w:val="en-US" w:eastAsia="ja-JP"/>
              </w:rPr>
            </w:pPr>
          </w:p>
        </w:tc>
        <w:tc>
          <w:tcPr>
            <w:tcW w:w="0" w:type="auto"/>
            <w:gridSpan w:val="3"/>
            <w:vAlign w:val="center"/>
          </w:tcPr>
          <w:p w14:paraId="5F22D33B" w14:textId="77777777" w:rsidR="0085470E" w:rsidRPr="001C220C" w:rsidRDefault="0085470E" w:rsidP="00E302B5">
            <w:pPr>
              <w:pStyle w:val="TABLE-cell"/>
              <w:rPr>
                <w:rFonts w:eastAsia="MS Mincho"/>
                <w:color w:val="000000"/>
                <w:lang w:val="en-US" w:eastAsia="ja-JP"/>
              </w:rPr>
            </w:pPr>
          </w:p>
        </w:tc>
        <w:tc>
          <w:tcPr>
            <w:tcW w:w="1508" w:type="dxa"/>
            <w:vAlign w:val="center"/>
          </w:tcPr>
          <w:p w14:paraId="560E677B" w14:textId="77777777" w:rsidR="0085470E" w:rsidRPr="001C220C" w:rsidRDefault="006835A6" w:rsidP="00E302B5">
            <w:pPr>
              <w:pStyle w:val="TABLE-cell"/>
              <w:rPr>
                <w:rFonts w:eastAsia="MS Mincho"/>
                <w:color w:val="000000"/>
                <w:lang w:val="en-US" w:eastAsia="ja-JP"/>
              </w:rPr>
            </w:pPr>
            <w:r w:rsidRPr="001C220C">
              <w:rPr>
                <w:rFonts w:eastAsia="MS Mincho"/>
                <w:color w:val="000000"/>
                <w:lang w:val="en-US" w:eastAsia="ja-JP"/>
              </w:rPr>
              <w:t xml:space="preserve">chip </w:t>
            </w:r>
            <w:r>
              <w:rPr>
                <w:rFonts w:eastAsia="MS Mincho"/>
                <w:color w:val="000000"/>
                <w:lang w:val="en-US" w:eastAsia="ja-JP"/>
              </w:rPr>
              <w:t>conveyors</w:t>
            </w:r>
          </w:p>
        </w:tc>
        <w:tc>
          <w:tcPr>
            <w:tcW w:w="1549" w:type="dxa"/>
            <w:vAlign w:val="center"/>
          </w:tcPr>
          <w:p w14:paraId="01A4CCDA" w14:textId="77777777" w:rsidR="0085470E" w:rsidRPr="001C220C" w:rsidRDefault="0085470E" w:rsidP="00E302B5">
            <w:pPr>
              <w:pStyle w:val="TABLE-cell"/>
              <w:rPr>
                <w:rFonts w:eastAsia="MS Mincho"/>
                <w:color w:val="000000"/>
                <w:lang w:val="en-US" w:eastAsia="ja-JP"/>
              </w:rPr>
            </w:pPr>
          </w:p>
        </w:tc>
        <w:tc>
          <w:tcPr>
            <w:tcW w:w="1686" w:type="dxa"/>
            <w:vAlign w:val="center"/>
          </w:tcPr>
          <w:p w14:paraId="2A5381A4" w14:textId="77777777" w:rsidR="0085470E" w:rsidRPr="001C220C" w:rsidRDefault="0085470E" w:rsidP="00E302B5">
            <w:pPr>
              <w:pStyle w:val="TABLE-cell"/>
              <w:rPr>
                <w:rFonts w:eastAsia="MS Mincho"/>
                <w:color w:val="000000"/>
                <w:lang w:val="en-US" w:eastAsia="ja-JP"/>
              </w:rPr>
            </w:pPr>
          </w:p>
        </w:tc>
      </w:tr>
      <w:tr w:rsidR="0085470E" w:rsidRPr="001C220C" w14:paraId="0750727F" w14:textId="77777777" w:rsidTr="00E302B5">
        <w:trPr>
          <w:trHeight w:val="180"/>
          <w:jc w:val="center"/>
        </w:trPr>
        <w:tc>
          <w:tcPr>
            <w:tcW w:w="0" w:type="auto"/>
            <w:vAlign w:val="center"/>
          </w:tcPr>
          <w:p w14:paraId="24D95D41" w14:textId="77777777" w:rsidR="0085470E" w:rsidRPr="001C220C" w:rsidRDefault="0085470E" w:rsidP="00E302B5">
            <w:pPr>
              <w:pStyle w:val="TABLE-cell"/>
              <w:rPr>
                <w:rFonts w:eastAsia="MS Mincho"/>
                <w:color w:val="000000"/>
                <w:lang w:val="en-US" w:eastAsia="ja-JP"/>
              </w:rPr>
            </w:pPr>
          </w:p>
        </w:tc>
        <w:tc>
          <w:tcPr>
            <w:tcW w:w="0" w:type="auto"/>
            <w:vAlign w:val="center"/>
          </w:tcPr>
          <w:p w14:paraId="41DB5FEE" w14:textId="77777777" w:rsidR="0085470E" w:rsidRPr="001C220C" w:rsidRDefault="0085470E" w:rsidP="00E302B5">
            <w:pPr>
              <w:pStyle w:val="TABLE-cell"/>
              <w:rPr>
                <w:rFonts w:eastAsia="MS Mincho"/>
                <w:color w:val="000000"/>
                <w:lang w:val="en-US" w:eastAsia="ja-JP"/>
              </w:rPr>
            </w:pPr>
          </w:p>
        </w:tc>
        <w:tc>
          <w:tcPr>
            <w:tcW w:w="0" w:type="auto"/>
            <w:vAlign w:val="center"/>
          </w:tcPr>
          <w:p w14:paraId="17FBF4B8" w14:textId="77777777" w:rsidR="0085470E" w:rsidRPr="001C220C" w:rsidRDefault="0085470E" w:rsidP="00E302B5">
            <w:pPr>
              <w:pStyle w:val="TABLE-cell"/>
              <w:rPr>
                <w:rFonts w:eastAsia="MS Mincho"/>
                <w:color w:val="000000"/>
                <w:lang w:val="en-US" w:eastAsia="ja-JP"/>
              </w:rPr>
            </w:pPr>
          </w:p>
        </w:tc>
        <w:tc>
          <w:tcPr>
            <w:tcW w:w="0" w:type="auto"/>
            <w:gridSpan w:val="3"/>
            <w:vAlign w:val="center"/>
          </w:tcPr>
          <w:p w14:paraId="37E806B8" w14:textId="77777777" w:rsidR="0085470E" w:rsidRPr="001C220C" w:rsidRDefault="0085470E" w:rsidP="00E302B5">
            <w:pPr>
              <w:pStyle w:val="TABLE-cell"/>
              <w:rPr>
                <w:rFonts w:eastAsia="MS Mincho"/>
                <w:color w:val="000000"/>
                <w:lang w:val="en-US" w:eastAsia="ja-JP"/>
              </w:rPr>
            </w:pPr>
          </w:p>
        </w:tc>
        <w:tc>
          <w:tcPr>
            <w:tcW w:w="1508" w:type="dxa"/>
            <w:vAlign w:val="center"/>
          </w:tcPr>
          <w:p w14:paraId="5B568C72" w14:textId="77777777" w:rsidR="0085470E" w:rsidRPr="001C220C" w:rsidRDefault="006835A6" w:rsidP="00E302B5">
            <w:pPr>
              <w:pStyle w:val="TABLE-cell"/>
              <w:rPr>
                <w:rFonts w:eastAsia="MS Mincho"/>
                <w:color w:val="000000"/>
                <w:lang w:val="en-US" w:eastAsia="ja-JP"/>
              </w:rPr>
            </w:pPr>
            <w:r w:rsidRPr="001C220C">
              <w:rPr>
                <w:rFonts w:eastAsia="MS Mincho"/>
                <w:color w:val="000000"/>
                <w:lang w:val="en-US" w:eastAsia="ja-JP"/>
              </w:rPr>
              <w:t>chip bins/silos</w:t>
            </w:r>
          </w:p>
        </w:tc>
        <w:tc>
          <w:tcPr>
            <w:tcW w:w="1549" w:type="dxa"/>
            <w:vAlign w:val="center"/>
          </w:tcPr>
          <w:p w14:paraId="2256D5D2" w14:textId="77777777" w:rsidR="0085470E" w:rsidRPr="001C220C" w:rsidRDefault="0085470E" w:rsidP="00E302B5">
            <w:pPr>
              <w:pStyle w:val="TABLE-cell"/>
              <w:rPr>
                <w:rFonts w:eastAsia="MS Mincho"/>
                <w:color w:val="000000"/>
                <w:lang w:val="en-US" w:eastAsia="ja-JP"/>
              </w:rPr>
            </w:pPr>
          </w:p>
        </w:tc>
        <w:tc>
          <w:tcPr>
            <w:tcW w:w="1686" w:type="dxa"/>
            <w:vAlign w:val="center"/>
          </w:tcPr>
          <w:p w14:paraId="78559C0C" w14:textId="77777777" w:rsidR="0085470E" w:rsidRPr="001C220C" w:rsidRDefault="006835A6" w:rsidP="00E302B5">
            <w:pPr>
              <w:pStyle w:val="TABLE-cell"/>
              <w:rPr>
                <w:rFonts w:eastAsia="MS Mincho"/>
                <w:color w:val="000000"/>
                <w:lang w:val="en-US" w:eastAsia="ja-JP"/>
              </w:rPr>
            </w:pPr>
            <w:r w:rsidRPr="001C220C">
              <w:rPr>
                <w:rFonts w:eastAsia="MS Mincho"/>
                <w:color w:val="000000"/>
                <w:lang w:val="en-US" w:eastAsia="ja-JP"/>
              </w:rPr>
              <w:t>storage</w:t>
            </w:r>
          </w:p>
        </w:tc>
      </w:tr>
      <w:tr w:rsidR="0085470E" w:rsidRPr="001C220C" w14:paraId="282ABB36" w14:textId="77777777" w:rsidTr="00E302B5">
        <w:trPr>
          <w:trHeight w:val="247"/>
          <w:jc w:val="center"/>
        </w:trPr>
        <w:tc>
          <w:tcPr>
            <w:tcW w:w="0" w:type="auto"/>
            <w:vAlign w:val="center"/>
          </w:tcPr>
          <w:p w14:paraId="3445289C" w14:textId="77777777" w:rsidR="0085470E" w:rsidRPr="001C220C" w:rsidRDefault="0085470E" w:rsidP="00E302B5">
            <w:pPr>
              <w:pStyle w:val="TABLE-cell"/>
              <w:rPr>
                <w:rFonts w:eastAsia="MS Mincho"/>
                <w:color w:val="000000"/>
                <w:lang w:val="en-US" w:eastAsia="ja-JP"/>
              </w:rPr>
            </w:pPr>
          </w:p>
        </w:tc>
        <w:tc>
          <w:tcPr>
            <w:tcW w:w="0" w:type="auto"/>
            <w:vAlign w:val="center"/>
          </w:tcPr>
          <w:p w14:paraId="5C33C488" w14:textId="77777777" w:rsidR="0085470E" w:rsidRPr="001C220C" w:rsidRDefault="0085470E" w:rsidP="00E302B5">
            <w:pPr>
              <w:pStyle w:val="TABLE-cell"/>
              <w:rPr>
                <w:rFonts w:eastAsia="MS Mincho"/>
                <w:color w:val="000000"/>
                <w:lang w:val="en-US" w:eastAsia="ja-JP"/>
              </w:rPr>
            </w:pPr>
          </w:p>
        </w:tc>
        <w:tc>
          <w:tcPr>
            <w:tcW w:w="0" w:type="auto"/>
            <w:vAlign w:val="center"/>
          </w:tcPr>
          <w:p w14:paraId="490789C5" w14:textId="77777777" w:rsidR="0085470E" w:rsidRPr="001C220C" w:rsidRDefault="0085470E" w:rsidP="00E302B5">
            <w:pPr>
              <w:pStyle w:val="TABLE-cell"/>
              <w:rPr>
                <w:rFonts w:eastAsia="MS Mincho"/>
                <w:color w:val="000000"/>
                <w:lang w:val="en-US" w:eastAsia="ja-JP"/>
              </w:rPr>
            </w:pPr>
          </w:p>
        </w:tc>
        <w:tc>
          <w:tcPr>
            <w:tcW w:w="0" w:type="auto"/>
            <w:gridSpan w:val="3"/>
            <w:vAlign w:val="center"/>
          </w:tcPr>
          <w:p w14:paraId="413D27C7" w14:textId="77777777" w:rsidR="0085470E" w:rsidRPr="001C220C" w:rsidRDefault="0085470E" w:rsidP="00E302B5">
            <w:pPr>
              <w:pStyle w:val="TABLE-cell"/>
              <w:rPr>
                <w:rFonts w:eastAsia="MS Mincho"/>
                <w:color w:val="000000"/>
                <w:lang w:val="en-US" w:eastAsia="ja-JP"/>
              </w:rPr>
            </w:pPr>
          </w:p>
        </w:tc>
        <w:tc>
          <w:tcPr>
            <w:tcW w:w="1508" w:type="dxa"/>
            <w:vAlign w:val="center"/>
          </w:tcPr>
          <w:p w14:paraId="622BD5A2" w14:textId="77777777" w:rsidR="0085470E" w:rsidRPr="001C220C" w:rsidRDefault="006835A6" w:rsidP="00E302B5">
            <w:pPr>
              <w:pStyle w:val="TABLE-cell"/>
              <w:rPr>
                <w:rFonts w:eastAsia="MS Mincho"/>
                <w:color w:val="000000"/>
                <w:lang w:val="en-US" w:eastAsia="ja-JP"/>
              </w:rPr>
            </w:pPr>
            <w:r w:rsidRPr="001C220C">
              <w:rPr>
                <w:rFonts w:eastAsia="MS Mincho"/>
                <w:color w:val="000000"/>
                <w:lang w:val="en-US" w:eastAsia="ja-JP"/>
              </w:rPr>
              <w:t>grinders</w:t>
            </w:r>
          </w:p>
        </w:tc>
        <w:tc>
          <w:tcPr>
            <w:tcW w:w="1549" w:type="dxa"/>
            <w:vAlign w:val="center"/>
          </w:tcPr>
          <w:p w14:paraId="46AF879C" w14:textId="77777777" w:rsidR="0085470E" w:rsidRPr="001C220C" w:rsidRDefault="0085470E" w:rsidP="00E302B5">
            <w:pPr>
              <w:pStyle w:val="TABLE-cell"/>
              <w:rPr>
                <w:rFonts w:eastAsia="MS Mincho"/>
                <w:color w:val="000000"/>
                <w:lang w:val="en-US" w:eastAsia="ja-JP"/>
              </w:rPr>
            </w:pPr>
          </w:p>
        </w:tc>
        <w:tc>
          <w:tcPr>
            <w:tcW w:w="1686" w:type="dxa"/>
            <w:vAlign w:val="center"/>
          </w:tcPr>
          <w:p w14:paraId="56F24AC1" w14:textId="77777777" w:rsidR="0085470E" w:rsidRPr="001C220C" w:rsidRDefault="0085470E" w:rsidP="00E302B5">
            <w:pPr>
              <w:pStyle w:val="TABLE-cell"/>
              <w:rPr>
                <w:rFonts w:eastAsia="MS Mincho"/>
                <w:color w:val="000000"/>
                <w:lang w:val="en-US" w:eastAsia="ja-JP"/>
              </w:rPr>
            </w:pPr>
          </w:p>
        </w:tc>
      </w:tr>
      <w:tr w:rsidR="0085470E" w:rsidRPr="001C220C" w14:paraId="13AAF6ED" w14:textId="77777777" w:rsidTr="00E302B5">
        <w:trPr>
          <w:trHeight w:val="198"/>
          <w:jc w:val="center"/>
        </w:trPr>
        <w:tc>
          <w:tcPr>
            <w:tcW w:w="0" w:type="auto"/>
            <w:vAlign w:val="center"/>
          </w:tcPr>
          <w:p w14:paraId="0A5CCC14" w14:textId="77777777" w:rsidR="0085470E" w:rsidRPr="001C220C" w:rsidRDefault="0085470E" w:rsidP="00E302B5">
            <w:pPr>
              <w:pStyle w:val="TABLE-cell"/>
              <w:rPr>
                <w:rFonts w:eastAsia="MS Mincho"/>
                <w:color w:val="000000"/>
                <w:lang w:val="en-US" w:eastAsia="ja-JP"/>
              </w:rPr>
            </w:pPr>
          </w:p>
        </w:tc>
        <w:tc>
          <w:tcPr>
            <w:tcW w:w="0" w:type="auto"/>
            <w:vAlign w:val="center"/>
          </w:tcPr>
          <w:p w14:paraId="250DDD5B" w14:textId="77777777" w:rsidR="0085470E" w:rsidRPr="001C220C" w:rsidRDefault="0085470E" w:rsidP="00E302B5">
            <w:pPr>
              <w:pStyle w:val="TABLE-cell"/>
              <w:rPr>
                <w:rFonts w:eastAsia="MS Mincho"/>
                <w:color w:val="000000"/>
                <w:lang w:val="en-US" w:eastAsia="ja-JP"/>
              </w:rPr>
            </w:pPr>
          </w:p>
        </w:tc>
        <w:tc>
          <w:tcPr>
            <w:tcW w:w="0" w:type="auto"/>
            <w:vAlign w:val="center"/>
          </w:tcPr>
          <w:p w14:paraId="1FF1A77B" w14:textId="77777777" w:rsidR="0085470E" w:rsidRPr="001C220C" w:rsidRDefault="0085470E" w:rsidP="00E302B5">
            <w:pPr>
              <w:pStyle w:val="TABLE-cell"/>
              <w:rPr>
                <w:rFonts w:eastAsia="MS Mincho"/>
                <w:color w:val="000000"/>
                <w:lang w:val="en-US" w:eastAsia="ja-JP"/>
              </w:rPr>
            </w:pPr>
          </w:p>
        </w:tc>
        <w:tc>
          <w:tcPr>
            <w:tcW w:w="1279" w:type="dxa"/>
            <w:gridSpan w:val="2"/>
            <w:vAlign w:val="center"/>
          </w:tcPr>
          <w:p w14:paraId="14B2CEBC" w14:textId="77777777" w:rsidR="0085470E" w:rsidRPr="001C220C" w:rsidRDefault="006835A6" w:rsidP="00E302B5">
            <w:pPr>
              <w:pStyle w:val="TABLE-cell"/>
              <w:rPr>
                <w:rFonts w:eastAsia="MS Mincho"/>
                <w:color w:val="000000"/>
                <w:lang w:val="en-US" w:eastAsia="ja-JP"/>
              </w:rPr>
            </w:pPr>
            <w:r>
              <w:rPr>
                <w:rFonts w:eastAsia="MS Mincho"/>
                <w:color w:val="000000"/>
                <w:lang w:val="en-US" w:eastAsia="ja-JP"/>
              </w:rPr>
              <w:t>wood yard</w:t>
            </w:r>
          </w:p>
        </w:tc>
        <w:tc>
          <w:tcPr>
            <w:tcW w:w="1521" w:type="dxa"/>
            <w:gridSpan w:val="2"/>
            <w:vAlign w:val="center"/>
          </w:tcPr>
          <w:p w14:paraId="2AB1CCDA" w14:textId="77777777" w:rsidR="0085470E" w:rsidRPr="001C220C" w:rsidRDefault="0085470E" w:rsidP="00E302B5">
            <w:pPr>
              <w:pStyle w:val="TABLE-cell"/>
              <w:rPr>
                <w:rFonts w:eastAsia="MS Mincho"/>
                <w:color w:val="000000"/>
                <w:lang w:val="en-US" w:eastAsia="ja-JP"/>
              </w:rPr>
            </w:pPr>
          </w:p>
        </w:tc>
        <w:tc>
          <w:tcPr>
            <w:tcW w:w="1549" w:type="dxa"/>
            <w:vAlign w:val="center"/>
          </w:tcPr>
          <w:p w14:paraId="020C96C6" w14:textId="77777777" w:rsidR="0085470E" w:rsidRPr="001C220C" w:rsidRDefault="0085470E" w:rsidP="00E302B5">
            <w:pPr>
              <w:pStyle w:val="TABLE-cell"/>
              <w:rPr>
                <w:rFonts w:eastAsia="MS Mincho"/>
                <w:color w:val="000000"/>
                <w:lang w:val="en-US" w:eastAsia="ja-JP"/>
              </w:rPr>
            </w:pPr>
          </w:p>
        </w:tc>
        <w:tc>
          <w:tcPr>
            <w:tcW w:w="1686" w:type="dxa"/>
            <w:vAlign w:val="center"/>
          </w:tcPr>
          <w:p w14:paraId="3800D9A9" w14:textId="77777777" w:rsidR="0085470E" w:rsidRPr="001C220C" w:rsidRDefault="006835A6" w:rsidP="00E302B5">
            <w:pPr>
              <w:pStyle w:val="TABLE-cell"/>
              <w:rPr>
                <w:rFonts w:eastAsia="MS Mincho"/>
                <w:color w:val="000000"/>
                <w:lang w:val="en-US" w:eastAsia="ja-JP"/>
              </w:rPr>
            </w:pPr>
            <w:r w:rsidRPr="001C220C">
              <w:rPr>
                <w:rFonts w:eastAsia="MS Mincho"/>
                <w:color w:val="000000"/>
                <w:lang w:val="en-US" w:eastAsia="ja-JP"/>
              </w:rPr>
              <w:t>storage</w:t>
            </w:r>
          </w:p>
        </w:tc>
      </w:tr>
      <w:tr w:rsidR="0085470E" w:rsidRPr="001C220C" w14:paraId="4656A014" w14:textId="77777777" w:rsidTr="00E302B5">
        <w:trPr>
          <w:trHeight w:val="247"/>
          <w:jc w:val="center"/>
        </w:trPr>
        <w:tc>
          <w:tcPr>
            <w:tcW w:w="0" w:type="auto"/>
            <w:vAlign w:val="center"/>
          </w:tcPr>
          <w:p w14:paraId="20CF9401" w14:textId="77777777" w:rsidR="0085470E" w:rsidRPr="001C220C" w:rsidRDefault="0085470E" w:rsidP="00E302B5">
            <w:pPr>
              <w:pStyle w:val="TABLE-cell"/>
              <w:rPr>
                <w:rFonts w:eastAsia="MS Mincho"/>
                <w:color w:val="000000"/>
                <w:lang w:val="en-US" w:eastAsia="ja-JP"/>
              </w:rPr>
            </w:pPr>
          </w:p>
        </w:tc>
        <w:tc>
          <w:tcPr>
            <w:tcW w:w="0" w:type="auto"/>
            <w:vAlign w:val="center"/>
          </w:tcPr>
          <w:p w14:paraId="566D9CCA" w14:textId="77777777" w:rsidR="0085470E" w:rsidRPr="001C220C" w:rsidRDefault="0085470E" w:rsidP="00E302B5">
            <w:pPr>
              <w:pStyle w:val="TABLE-cell"/>
              <w:rPr>
                <w:rFonts w:eastAsia="MS Mincho"/>
                <w:color w:val="000000"/>
                <w:lang w:val="en-US" w:eastAsia="ja-JP"/>
              </w:rPr>
            </w:pPr>
          </w:p>
        </w:tc>
        <w:tc>
          <w:tcPr>
            <w:tcW w:w="0" w:type="auto"/>
            <w:vAlign w:val="center"/>
          </w:tcPr>
          <w:p w14:paraId="4624D496" w14:textId="77777777" w:rsidR="0085470E" w:rsidRPr="001C220C" w:rsidRDefault="0085470E" w:rsidP="00E302B5">
            <w:pPr>
              <w:pStyle w:val="TABLE-cell"/>
              <w:rPr>
                <w:rFonts w:eastAsia="MS Mincho"/>
                <w:color w:val="000000"/>
                <w:lang w:val="en-US" w:eastAsia="ja-JP"/>
              </w:rPr>
            </w:pPr>
          </w:p>
        </w:tc>
        <w:tc>
          <w:tcPr>
            <w:tcW w:w="0" w:type="auto"/>
            <w:gridSpan w:val="3"/>
            <w:vAlign w:val="center"/>
          </w:tcPr>
          <w:p w14:paraId="0DFC6B37" w14:textId="77777777" w:rsidR="0085470E" w:rsidRPr="001C220C" w:rsidRDefault="0085470E" w:rsidP="00E302B5">
            <w:pPr>
              <w:pStyle w:val="TABLE-cell"/>
              <w:rPr>
                <w:rFonts w:eastAsia="MS Mincho"/>
                <w:color w:val="000000"/>
                <w:lang w:val="en-US" w:eastAsia="ja-JP"/>
              </w:rPr>
            </w:pPr>
          </w:p>
        </w:tc>
        <w:tc>
          <w:tcPr>
            <w:tcW w:w="1508" w:type="dxa"/>
            <w:vAlign w:val="center"/>
          </w:tcPr>
          <w:p w14:paraId="27A9E5F6" w14:textId="77777777" w:rsidR="0085470E" w:rsidRPr="001C220C" w:rsidRDefault="006835A6" w:rsidP="00E302B5">
            <w:pPr>
              <w:pStyle w:val="TABLE-cell"/>
              <w:rPr>
                <w:rFonts w:eastAsia="MS Mincho"/>
                <w:color w:val="000000"/>
                <w:lang w:val="en-US" w:eastAsia="ja-JP"/>
              </w:rPr>
            </w:pPr>
            <w:r w:rsidRPr="001C220C">
              <w:rPr>
                <w:rFonts w:eastAsia="MS Mincho"/>
                <w:color w:val="000000"/>
                <w:lang w:val="en-US" w:eastAsia="ja-JP"/>
              </w:rPr>
              <w:t>pile a</w:t>
            </w:r>
          </w:p>
        </w:tc>
        <w:tc>
          <w:tcPr>
            <w:tcW w:w="1549" w:type="dxa"/>
            <w:vAlign w:val="center"/>
          </w:tcPr>
          <w:p w14:paraId="3BE7E50F" w14:textId="77777777" w:rsidR="0085470E" w:rsidRPr="001C220C" w:rsidRDefault="0085470E" w:rsidP="00E302B5">
            <w:pPr>
              <w:pStyle w:val="TABLE-cell"/>
              <w:rPr>
                <w:rFonts w:eastAsia="MS Mincho"/>
                <w:color w:val="000000"/>
                <w:lang w:val="en-US" w:eastAsia="ja-JP"/>
              </w:rPr>
            </w:pPr>
          </w:p>
        </w:tc>
        <w:tc>
          <w:tcPr>
            <w:tcW w:w="1686" w:type="dxa"/>
            <w:vAlign w:val="center"/>
          </w:tcPr>
          <w:p w14:paraId="4A4B505B" w14:textId="77777777" w:rsidR="0085470E" w:rsidRPr="001C220C" w:rsidRDefault="0085470E" w:rsidP="00E302B5">
            <w:pPr>
              <w:pStyle w:val="TABLE-cell"/>
              <w:rPr>
                <w:rFonts w:eastAsia="MS Mincho"/>
                <w:color w:val="000000"/>
                <w:lang w:val="en-US" w:eastAsia="ja-JP"/>
              </w:rPr>
            </w:pPr>
          </w:p>
        </w:tc>
      </w:tr>
      <w:tr w:rsidR="0085470E" w:rsidRPr="001C220C" w14:paraId="64373D51" w14:textId="77777777" w:rsidTr="00E302B5">
        <w:trPr>
          <w:trHeight w:val="247"/>
          <w:jc w:val="center"/>
        </w:trPr>
        <w:tc>
          <w:tcPr>
            <w:tcW w:w="0" w:type="auto"/>
            <w:vAlign w:val="center"/>
          </w:tcPr>
          <w:p w14:paraId="04480420" w14:textId="77777777" w:rsidR="0085470E" w:rsidRPr="001C220C" w:rsidRDefault="0085470E" w:rsidP="00E302B5">
            <w:pPr>
              <w:pStyle w:val="TABLE-cell"/>
              <w:rPr>
                <w:rFonts w:eastAsia="MS Mincho"/>
                <w:color w:val="000000"/>
                <w:lang w:val="en-US" w:eastAsia="ja-JP"/>
              </w:rPr>
            </w:pPr>
          </w:p>
        </w:tc>
        <w:tc>
          <w:tcPr>
            <w:tcW w:w="0" w:type="auto"/>
            <w:vAlign w:val="center"/>
          </w:tcPr>
          <w:p w14:paraId="59D2DF78" w14:textId="77777777" w:rsidR="0085470E" w:rsidRPr="001C220C" w:rsidRDefault="0085470E" w:rsidP="00E302B5">
            <w:pPr>
              <w:pStyle w:val="TABLE-cell"/>
              <w:rPr>
                <w:rFonts w:eastAsia="MS Mincho"/>
                <w:color w:val="000000"/>
                <w:lang w:val="en-US" w:eastAsia="ja-JP"/>
              </w:rPr>
            </w:pPr>
          </w:p>
        </w:tc>
        <w:tc>
          <w:tcPr>
            <w:tcW w:w="0" w:type="auto"/>
            <w:vAlign w:val="center"/>
          </w:tcPr>
          <w:p w14:paraId="09D3E001" w14:textId="77777777" w:rsidR="0085470E" w:rsidRPr="001C220C" w:rsidRDefault="0085470E" w:rsidP="00E302B5">
            <w:pPr>
              <w:pStyle w:val="TABLE-cell"/>
              <w:rPr>
                <w:rFonts w:eastAsia="MS Mincho"/>
                <w:color w:val="000000"/>
                <w:lang w:val="en-US" w:eastAsia="ja-JP"/>
              </w:rPr>
            </w:pPr>
          </w:p>
        </w:tc>
        <w:tc>
          <w:tcPr>
            <w:tcW w:w="0" w:type="auto"/>
            <w:gridSpan w:val="3"/>
            <w:vAlign w:val="center"/>
          </w:tcPr>
          <w:p w14:paraId="20453EF0" w14:textId="77777777" w:rsidR="0085470E" w:rsidRPr="001C220C" w:rsidRDefault="0085470E" w:rsidP="00E302B5">
            <w:pPr>
              <w:pStyle w:val="TABLE-cell"/>
              <w:rPr>
                <w:rFonts w:eastAsia="MS Mincho"/>
                <w:color w:val="000000"/>
                <w:lang w:val="en-US" w:eastAsia="ja-JP"/>
              </w:rPr>
            </w:pPr>
          </w:p>
        </w:tc>
        <w:tc>
          <w:tcPr>
            <w:tcW w:w="1508" w:type="dxa"/>
            <w:vAlign w:val="center"/>
          </w:tcPr>
          <w:p w14:paraId="1B8C35FC" w14:textId="77777777" w:rsidR="0085470E" w:rsidRPr="001C220C" w:rsidRDefault="006835A6" w:rsidP="00E302B5">
            <w:pPr>
              <w:pStyle w:val="TABLE-cell"/>
              <w:rPr>
                <w:rFonts w:eastAsia="MS Mincho"/>
                <w:color w:val="000000"/>
                <w:lang w:val="en-US" w:eastAsia="ja-JP"/>
              </w:rPr>
            </w:pPr>
            <w:r w:rsidRPr="001C220C">
              <w:rPr>
                <w:rFonts w:eastAsia="MS Mincho"/>
                <w:color w:val="000000"/>
                <w:lang w:val="en-US" w:eastAsia="ja-JP"/>
              </w:rPr>
              <w:t>pile b</w:t>
            </w:r>
          </w:p>
        </w:tc>
        <w:tc>
          <w:tcPr>
            <w:tcW w:w="1549" w:type="dxa"/>
            <w:vAlign w:val="center"/>
          </w:tcPr>
          <w:p w14:paraId="6CFFD23F" w14:textId="77777777" w:rsidR="0085470E" w:rsidRPr="001C220C" w:rsidRDefault="0085470E" w:rsidP="00E302B5">
            <w:pPr>
              <w:pStyle w:val="TABLE-cell"/>
              <w:rPr>
                <w:rFonts w:eastAsia="MS Mincho"/>
                <w:color w:val="000000"/>
                <w:lang w:val="en-US" w:eastAsia="ja-JP"/>
              </w:rPr>
            </w:pPr>
          </w:p>
        </w:tc>
        <w:tc>
          <w:tcPr>
            <w:tcW w:w="1686" w:type="dxa"/>
            <w:vAlign w:val="center"/>
          </w:tcPr>
          <w:p w14:paraId="2D31A297" w14:textId="77777777" w:rsidR="0085470E" w:rsidRPr="001C220C" w:rsidRDefault="0085470E" w:rsidP="00E302B5">
            <w:pPr>
              <w:pStyle w:val="TABLE-cell"/>
              <w:rPr>
                <w:rFonts w:eastAsia="MS Mincho"/>
                <w:color w:val="000000"/>
                <w:lang w:val="en-US" w:eastAsia="ja-JP"/>
              </w:rPr>
            </w:pPr>
          </w:p>
        </w:tc>
      </w:tr>
      <w:tr w:rsidR="0085470E" w:rsidRPr="001C220C" w14:paraId="72F72772" w14:textId="77777777" w:rsidTr="00E302B5">
        <w:trPr>
          <w:trHeight w:val="247"/>
          <w:jc w:val="center"/>
        </w:trPr>
        <w:tc>
          <w:tcPr>
            <w:tcW w:w="0" w:type="auto"/>
            <w:vAlign w:val="center"/>
          </w:tcPr>
          <w:p w14:paraId="36382AB0" w14:textId="77777777" w:rsidR="0085470E" w:rsidRPr="001C220C" w:rsidRDefault="0085470E" w:rsidP="00E302B5">
            <w:pPr>
              <w:pStyle w:val="TABLE-cell"/>
              <w:rPr>
                <w:rFonts w:eastAsia="MS Mincho"/>
                <w:color w:val="000000"/>
                <w:lang w:val="en-US" w:eastAsia="ja-JP"/>
              </w:rPr>
            </w:pPr>
          </w:p>
        </w:tc>
        <w:tc>
          <w:tcPr>
            <w:tcW w:w="0" w:type="auto"/>
            <w:vAlign w:val="center"/>
          </w:tcPr>
          <w:p w14:paraId="23CA68BF" w14:textId="77777777" w:rsidR="0085470E" w:rsidRPr="001C220C" w:rsidRDefault="0085470E" w:rsidP="00E302B5">
            <w:pPr>
              <w:pStyle w:val="TABLE-cell"/>
              <w:rPr>
                <w:rFonts w:eastAsia="MS Mincho"/>
                <w:color w:val="000000"/>
                <w:lang w:val="en-US" w:eastAsia="ja-JP"/>
              </w:rPr>
            </w:pPr>
          </w:p>
        </w:tc>
        <w:tc>
          <w:tcPr>
            <w:tcW w:w="0" w:type="auto"/>
            <w:vAlign w:val="center"/>
          </w:tcPr>
          <w:p w14:paraId="272133D1" w14:textId="77777777" w:rsidR="0085470E" w:rsidRPr="001C220C" w:rsidRDefault="0085470E" w:rsidP="00E302B5">
            <w:pPr>
              <w:pStyle w:val="TABLE-cell"/>
              <w:rPr>
                <w:rFonts w:eastAsia="MS Mincho"/>
                <w:color w:val="000000"/>
                <w:lang w:val="en-US" w:eastAsia="ja-JP"/>
              </w:rPr>
            </w:pPr>
          </w:p>
        </w:tc>
        <w:tc>
          <w:tcPr>
            <w:tcW w:w="0" w:type="auto"/>
            <w:gridSpan w:val="3"/>
            <w:vAlign w:val="center"/>
          </w:tcPr>
          <w:p w14:paraId="3FCD96E4" w14:textId="77777777" w:rsidR="0085470E" w:rsidRPr="001C220C" w:rsidRDefault="0085470E" w:rsidP="00E302B5">
            <w:pPr>
              <w:pStyle w:val="TABLE-cell"/>
              <w:rPr>
                <w:rFonts w:eastAsia="MS Mincho"/>
                <w:color w:val="000000"/>
                <w:lang w:val="en-US" w:eastAsia="ja-JP"/>
              </w:rPr>
            </w:pPr>
          </w:p>
        </w:tc>
        <w:tc>
          <w:tcPr>
            <w:tcW w:w="1508" w:type="dxa"/>
            <w:vAlign w:val="center"/>
          </w:tcPr>
          <w:p w14:paraId="4D228AFC" w14:textId="77777777" w:rsidR="0085470E" w:rsidRPr="001C220C" w:rsidRDefault="006835A6" w:rsidP="00E302B5">
            <w:pPr>
              <w:pStyle w:val="TABLE-cell"/>
              <w:rPr>
                <w:rFonts w:eastAsia="MS Mincho"/>
                <w:color w:val="000000"/>
                <w:lang w:val="en-US" w:eastAsia="ja-JP"/>
              </w:rPr>
            </w:pPr>
            <w:r w:rsidRPr="001C220C">
              <w:rPr>
                <w:rFonts w:eastAsia="MS Mincho"/>
                <w:color w:val="000000"/>
                <w:lang w:val="en-US" w:eastAsia="ja-JP"/>
              </w:rPr>
              <w:t>pile c</w:t>
            </w:r>
          </w:p>
        </w:tc>
        <w:tc>
          <w:tcPr>
            <w:tcW w:w="1549" w:type="dxa"/>
            <w:vAlign w:val="center"/>
          </w:tcPr>
          <w:p w14:paraId="413ABD70" w14:textId="77777777" w:rsidR="0085470E" w:rsidRPr="001C220C" w:rsidRDefault="0085470E" w:rsidP="00E302B5">
            <w:pPr>
              <w:pStyle w:val="TABLE-cell"/>
              <w:rPr>
                <w:rFonts w:eastAsia="MS Mincho"/>
                <w:color w:val="000000"/>
                <w:lang w:val="en-US" w:eastAsia="ja-JP"/>
              </w:rPr>
            </w:pPr>
          </w:p>
        </w:tc>
        <w:tc>
          <w:tcPr>
            <w:tcW w:w="1686" w:type="dxa"/>
            <w:vAlign w:val="center"/>
          </w:tcPr>
          <w:p w14:paraId="05824E01" w14:textId="77777777" w:rsidR="0085470E" w:rsidRPr="001C220C" w:rsidRDefault="0085470E" w:rsidP="00E302B5">
            <w:pPr>
              <w:pStyle w:val="TABLE-cell"/>
              <w:rPr>
                <w:rFonts w:eastAsia="MS Mincho"/>
                <w:color w:val="000000"/>
                <w:lang w:val="en-US" w:eastAsia="ja-JP"/>
              </w:rPr>
            </w:pPr>
          </w:p>
        </w:tc>
      </w:tr>
      <w:tr w:rsidR="0015567C" w:rsidRPr="001C220C" w14:paraId="44213997" w14:textId="77777777" w:rsidTr="00E302B5">
        <w:trPr>
          <w:trHeight w:val="252"/>
          <w:jc w:val="center"/>
        </w:trPr>
        <w:tc>
          <w:tcPr>
            <w:tcW w:w="0" w:type="auto"/>
            <w:vAlign w:val="center"/>
          </w:tcPr>
          <w:p w14:paraId="0EB12B44" w14:textId="77777777" w:rsidR="0015567C" w:rsidRPr="001C220C" w:rsidRDefault="0015567C" w:rsidP="00E302B5">
            <w:pPr>
              <w:pStyle w:val="TABLE-cell"/>
              <w:rPr>
                <w:rFonts w:eastAsia="MS Mincho"/>
                <w:color w:val="000000"/>
                <w:lang w:val="en-US" w:eastAsia="ja-JP"/>
              </w:rPr>
            </w:pPr>
          </w:p>
        </w:tc>
        <w:tc>
          <w:tcPr>
            <w:tcW w:w="0" w:type="auto"/>
            <w:vAlign w:val="center"/>
          </w:tcPr>
          <w:p w14:paraId="3DD58414" w14:textId="77777777" w:rsidR="0015567C" w:rsidRPr="001C220C" w:rsidRDefault="0015567C" w:rsidP="00E302B5">
            <w:pPr>
              <w:pStyle w:val="TABLE-cell"/>
              <w:rPr>
                <w:rFonts w:eastAsia="MS Mincho"/>
                <w:color w:val="000000"/>
                <w:lang w:val="en-US" w:eastAsia="ja-JP"/>
              </w:rPr>
            </w:pPr>
          </w:p>
        </w:tc>
        <w:tc>
          <w:tcPr>
            <w:tcW w:w="1097" w:type="dxa"/>
            <w:vAlign w:val="center"/>
          </w:tcPr>
          <w:p w14:paraId="4338CBD5"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steam plant</w:t>
            </w:r>
          </w:p>
        </w:tc>
        <w:tc>
          <w:tcPr>
            <w:tcW w:w="1292" w:type="dxa"/>
            <w:gridSpan w:val="3"/>
            <w:vAlign w:val="center"/>
          </w:tcPr>
          <w:p w14:paraId="74F078AD" w14:textId="77777777" w:rsidR="0015567C" w:rsidRPr="001C220C" w:rsidRDefault="0015567C" w:rsidP="00E302B5">
            <w:pPr>
              <w:pStyle w:val="TABLE-cell"/>
              <w:rPr>
                <w:rFonts w:eastAsia="MS Mincho"/>
                <w:color w:val="000000"/>
                <w:lang w:val="en-US" w:eastAsia="ja-JP"/>
              </w:rPr>
            </w:pPr>
          </w:p>
        </w:tc>
        <w:tc>
          <w:tcPr>
            <w:tcW w:w="1508" w:type="dxa"/>
            <w:vAlign w:val="center"/>
          </w:tcPr>
          <w:p w14:paraId="48527DEE" w14:textId="77777777" w:rsidR="0015567C" w:rsidRPr="001C220C" w:rsidRDefault="0015567C" w:rsidP="00E302B5">
            <w:pPr>
              <w:pStyle w:val="TABLE-cell"/>
              <w:rPr>
                <w:rFonts w:eastAsia="MS Mincho"/>
                <w:color w:val="000000"/>
                <w:lang w:val="en-US" w:eastAsia="ja-JP"/>
              </w:rPr>
            </w:pPr>
          </w:p>
        </w:tc>
        <w:tc>
          <w:tcPr>
            <w:tcW w:w="1549" w:type="dxa"/>
            <w:vAlign w:val="center"/>
          </w:tcPr>
          <w:p w14:paraId="1FB601AF" w14:textId="77777777" w:rsidR="0015567C" w:rsidRPr="001C220C" w:rsidRDefault="0015567C" w:rsidP="00E302B5">
            <w:pPr>
              <w:pStyle w:val="TABLE-cell"/>
              <w:rPr>
                <w:rFonts w:eastAsia="MS Mincho"/>
                <w:color w:val="000000"/>
                <w:lang w:val="en-US" w:eastAsia="ja-JP"/>
              </w:rPr>
            </w:pPr>
          </w:p>
        </w:tc>
        <w:tc>
          <w:tcPr>
            <w:tcW w:w="1686" w:type="dxa"/>
            <w:vAlign w:val="center"/>
          </w:tcPr>
          <w:p w14:paraId="246B5178" w14:textId="77777777" w:rsidR="0015567C" w:rsidRPr="001C220C" w:rsidRDefault="0015567C" w:rsidP="00E302B5">
            <w:pPr>
              <w:pStyle w:val="TABLE-cell"/>
              <w:rPr>
                <w:rFonts w:eastAsia="MS Mincho"/>
                <w:color w:val="000000"/>
                <w:lang w:val="en-US" w:eastAsia="ja-JP"/>
              </w:rPr>
            </w:pPr>
          </w:p>
        </w:tc>
      </w:tr>
      <w:tr w:rsidR="0015567C" w:rsidRPr="001C220C" w14:paraId="2780144E" w14:textId="77777777" w:rsidTr="00E302B5">
        <w:trPr>
          <w:trHeight w:val="247"/>
          <w:jc w:val="center"/>
        </w:trPr>
        <w:tc>
          <w:tcPr>
            <w:tcW w:w="0" w:type="auto"/>
            <w:vAlign w:val="center"/>
          </w:tcPr>
          <w:p w14:paraId="49AB3D42" w14:textId="77777777" w:rsidR="0015567C" w:rsidRPr="001C220C" w:rsidRDefault="0015567C" w:rsidP="00E302B5">
            <w:pPr>
              <w:pStyle w:val="TABLE-cell"/>
              <w:rPr>
                <w:rFonts w:eastAsia="MS Mincho"/>
                <w:color w:val="000000"/>
                <w:lang w:val="en-US" w:eastAsia="ja-JP"/>
              </w:rPr>
            </w:pPr>
          </w:p>
        </w:tc>
        <w:tc>
          <w:tcPr>
            <w:tcW w:w="0" w:type="auto"/>
            <w:vAlign w:val="center"/>
          </w:tcPr>
          <w:p w14:paraId="4959D9ED" w14:textId="77777777" w:rsidR="0015567C" w:rsidRPr="001C220C" w:rsidRDefault="0015567C" w:rsidP="00E302B5">
            <w:pPr>
              <w:pStyle w:val="TABLE-cell"/>
              <w:rPr>
                <w:rFonts w:eastAsia="MS Mincho"/>
                <w:color w:val="000000"/>
                <w:lang w:val="en-US" w:eastAsia="ja-JP"/>
              </w:rPr>
            </w:pPr>
          </w:p>
        </w:tc>
        <w:tc>
          <w:tcPr>
            <w:tcW w:w="0" w:type="auto"/>
            <w:vAlign w:val="center"/>
          </w:tcPr>
          <w:p w14:paraId="170A47D8"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0072EEC8"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boiler room</w:t>
            </w:r>
          </w:p>
        </w:tc>
        <w:tc>
          <w:tcPr>
            <w:tcW w:w="1508" w:type="dxa"/>
            <w:vAlign w:val="center"/>
          </w:tcPr>
          <w:p w14:paraId="543F22CE" w14:textId="77777777" w:rsidR="0015567C" w:rsidRPr="001C220C" w:rsidRDefault="0015567C" w:rsidP="00E302B5">
            <w:pPr>
              <w:pStyle w:val="TABLE-cell"/>
              <w:rPr>
                <w:rFonts w:eastAsia="MS Mincho"/>
                <w:color w:val="000000"/>
                <w:lang w:val="en-US" w:eastAsia="ja-JP"/>
              </w:rPr>
            </w:pPr>
          </w:p>
        </w:tc>
        <w:tc>
          <w:tcPr>
            <w:tcW w:w="1549" w:type="dxa"/>
            <w:vAlign w:val="center"/>
          </w:tcPr>
          <w:p w14:paraId="152722DD" w14:textId="77777777" w:rsidR="0015567C" w:rsidRPr="001C220C" w:rsidRDefault="0015567C" w:rsidP="00E302B5">
            <w:pPr>
              <w:pStyle w:val="TABLE-cell"/>
              <w:rPr>
                <w:rFonts w:eastAsia="MS Mincho"/>
                <w:color w:val="000000"/>
                <w:lang w:val="en-US" w:eastAsia="ja-JP"/>
              </w:rPr>
            </w:pPr>
          </w:p>
        </w:tc>
        <w:tc>
          <w:tcPr>
            <w:tcW w:w="1686" w:type="dxa"/>
            <w:vAlign w:val="center"/>
          </w:tcPr>
          <w:p w14:paraId="1971380D" w14:textId="77777777" w:rsidR="0015567C" w:rsidRPr="001C220C" w:rsidRDefault="0015567C" w:rsidP="00E302B5">
            <w:pPr>
              <w:pStyle w:val="TABLE-cell"/>
              <w:rPr>
                <w:rFonts w:eastAsia="MS Mincho"/>
                <w:color w:val="000000"/>
                <w:lang w:val="en-US" w:eastAsia="ja-JP"/>
              </w:rPr>
            </w:pPr>
          </w:p>
        </w:tc>
      </w:tr>
      <w:tr w:rsidR="0015567C" w:rsidRPr="001C220C" w14:paraId="63CC78DB" w14:textId="77777777" w:rsidTr="00E302B5">
        <w:trPr>
          <w:trHeight w:val="247"/>
          <w:jc w:val="center"/>
        </w:trPr>
        <w:tc>
          <w:tcPr>
            <w:tcW w:w="0" w:type="auto"/>
            <w:vAlign w:val="center"/>
          </w:tcPr>
          <w:p w14:paraId="7797B60C" w14:textId="77777777" w:rsidR="0015567C" w:rsidRPr="001C220C" w:rsidRDefault="0015567C" w:rsidP="00E302B5">
            <w:pPr>
              <w:pStyle w:val="TABLE-cell"/>
              <w:rPr>
                <w:rFonts w:eastAsia="MS Mincho"/>
                <w:color w:val="000000"/>
                <w:lang w:val="en-US" w:eastAsia="ja-JP"/>
              </w:rPr>
            </w:pPr>
          </w:p>
        </w:tc>
        <w:tc>
          <w:tcPr>
            <w:tcW w:w="0" w:type="auto"/>
            <w:vAlign w:val="center"/>
          </w:tcPr>
          <w:p w14:paraId="122FCFAA" w14:textId="77777777" w:rsidR="0015567C" w:rsidRPr="001C220C" w:rsidRDefault="0015567C" w:rsidP="00E302B5">
            <w:pPr>
              <w:pStyle w:val="TABLE-cell"/>
              <w:rPr>
                <w:rFonts w:eastAsia="MS Mincho"/>
                <w:color w:val="000000"/>
                <w:lang w:val="en-US" w:eastAsia="ja-JP"/>
              </w:rPr>
            </w:pPr>
          </w:p>
        </w:tc>
        <w:tc>
          <w:tcPr>
            <w:tcW w:w="0" w:type="auto"/>
            <w:vAlign w:val="center"/>
          </w:tcPr>
          <w:p w14:paraId="4F3E7669"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2A518931" w14:textId="77777777" w:rsidR="0015567C" w:rsidRPr="001C220C" w:rsidRDefault="0015567C" w:rsidP="00E302B5">
            <w:pPr>
              <w:pStyle w:val="TABLE-cell"/>
              <w:rPr>
                <w:rFonts w:eastAsia="MS Mincho"/>
                <w:color w:val="000000"/>
                <w:lang w:val="en-US" w:eastAsia="ja-JP"/>
              </w:rPr>
            </w:pPr>
          </w:p>
        </w:tc>
        <w:tc>
          <w:tcPr>
            <w:tcW w:w="1508" w:type="dxa"/>
            <w:vAlign w:val="center"/>
          </w:tcPr>
          <w:p w14:paraId="1508D79F" w14:textId="77777777" w:rsidR="0015567C" w:rsidRPr="001C220C" w:rsidRDefault="006835A6" w:rsidP="00E302B5">
            <w:pPr>
              <w:pStyle w:val="TABLE-cell"/>
              <w:rPr>
                <w:rFonts w:eastAsia="MS Mincho"/>
                <w:color w:val="000000"/>
                <w:lang w:val="en-US" w:eastAsia="ja-JP"/>
              </w:rPr>
            </w:pPr>
            <w:r>
              <w:rPr>
                <w:rFonts w:eastAsia="MS Mincho"/>
                <w:color w:val="000000"/>
                <w:lang w:val="en-US" w:eastAsia="ja-JP"/>
              </w:rPr>
              <w:t>furnace #1</w:t>
            </w:r>
          </w:p>
        </w:tc>
        <w:tc>
          <w:tcPr>
            <w:tcW w:w="1549" w:type="dxa"/>
            <w:vAlign w:val="center"/>
          </w:tcPr>
          <w:p w14:paraId="0F44B8CB" w14:textId="77777777" w:rsidR="0015567C" w:rsidRPr="001C220C" w:rsidRDefault="0015567C" w:rsidP="00E302B5">
            <w:pPr>
              <w:pStyle w:val="TABLE-cell"/>
              <w:rPr>
                <w:rFonts w:eastAsia="MS Mincho"/>
                <w:color w:val="000000"/>
                <w:lang w:val="en-US" w:eastAsia="ja-JP"/>
              </w:rPr>
            </w:pPr>
          </w:p>
        </w:tc>
        <w:tc>
          <w:tcPr>
            <w:tcW w:w="1686" w:type="dxa"/>
            <w:vAlign w:val="center"/>
          </w:tcPr>
          <w:p w14:paraId="5A7208E7" w14:textId="77777777" w:rsidR="0015567C" w:rsidRPr="001C220C" w:rsidRDefault="0015567C" w:rsidP="00E302B5">
            <w:pPr>
              <w:pStyle w:val="TABLE-cell"/>
              <w:rPr>
                <w:rFonts w:eastAsia="MS Mincho"/>
                <w:color w:val="000000"/>
                <w:lang w:val="en-US" w:eastAsia="ja-JP"/>
              </w:rPr>
            </w:pPr>
          </w:p>
        </w:tc>
      </w:tr>
      <w:tr w:rsidR="0015567C" w:rsidRPr="001C220C" w14:paraId="4C6163B4" w14:textId="77777777" w:rsidTr="00E302B5">
        <w:trPr>
          <w:trHeight w:val="247"/>
          <w:jc w:val="center"/>
        </w:trPr>
        <w:tc>
          <w:tcPr>
            <w:tcW w:w="0" w:type="auto"/>
            <w:vAlign w:val="center"/>
          </w:tcPr>
          <w:p w14:paraId="36455BD3" w14:textId="77777777" w:rsidR="0015567C" w:rsidRPr="001C220C" w:rsidRDefault="0015567C" w:rsidP="00E302B5">
            <w:pPr>
              <w:pStyle w:val="TABLE-cell"/>
              <w:rPr>
                <w:rFonts w:eastAsia="MS Mincho"/>
                <w:color w:val="000000"/>
                <w:lang w:val="en-US" w:eastAsia="ja-JP"/>
              </w:rPr>
            </w:pPr>
          </w:p>
        </w:tc>
        <w:tc>
          <w:tcPr>
            <w:tcW w:w="0" w:type="auto"/>
            <w:vAlign w:val="center"/>
          </w:tcPr>
          <w:p w14:paraId="1DE08792" w14:textId="77777777" w:rsidR="0015567C" w:rsidRPr="001C220C" w:rsidRDefault="0015567C" w:rsidP="00E302B5">
            <w:pPr>
              <w:pStyle w:val="TABLE-cell"/>
              <w:rPr>
                <w:rFonts w:eastAsia="MS Mincho"/>
                <w:color w:val="000000"/>
                <w:lang w:val="en-US" w:eastAsia="ja-JP"/>
              </w:rPr>
            </w:pPr>
          </w:p>
        </w:tc>
        <w:tc>
          <w:tcPr>
            <w:tcW w:w="0" w:type="auto"/>
            <w:vAlign w:val="center"/>
          </w:tcPr>
          <w:p w14:paraId="49BD9E51"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0A6F5EB3" w14:textId="77777777" w:rsidR="0015567C" w:rsidRPr="001C220C" w:rsidRDefault="0015567C" w:rsidP="00E302B5">
            <w:pPr>
              <w:pStyle w:val="TABLE-cell"/>
              <w:rPr>
                <w:rFonts w:eastAsia="MS Mincho"/>
                <w:color w:val="000000"/>
                <w:lang w:val="en-US" w:eastAsia="ja-JP"/>
              </w:rPr>
            </w:pPr>
          </w:p>
        </w:tc>
        <w:tc>
          <w:tcPr>
            <w:tcW w:w="1508" w:type="dxa"/>
            <w:vAlign w:val="center"/>
          </w:tcPr>
          <w:p w14:paraId="6D90A143" w14:textId="77777777" w:rsidR="0015567C" w:rsidRPr="001C220C" w:rsidRDefault="0015567C" w:rsidP="00E302B5">
            <w:pPr>
              <w:pStyle w:val="TABLE-cell"/>
              <w:rPr>
                <w:rFonts w:eastAsia="MS Mincho"/>
                <w:color w:val="000000"/>
                <w:lang w:val="en-US" w:eastAsia="ja-JP"/>
              </w:rPr>
            </w:pPr>
          </w:p>
        </w:tc>
        <w:tc>
          <w:tcPr>
            <w:tcW w:w="1549" w:type="dxa"/>
            <w:vAlign w:val="center"/>
          </w:tcPr>
          <w:p w14:paraId="608775EF"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stack</w:t>
            </w:r>
          </w:p>
        </w:tc>
        <w:tc>
          <w:tcPr>
            <w:tcW w:w="1686" w:type="dxa"/>
            <w:vAlign w:val="center"/>
          </w:tcPr>
          <w:p w14:paraId="47C42F8F" w14:textId="77777777" w:rsidR="0015567C" w:rsidRPr="001C220C" w:rsidRDefault="0015567C" w:rsidP="00E302B5">
            <w:pPr>
              <w:pStyle w:val="TABLE-cell"/>
              <w:rPr>
                <w:rFonts w:eastAsia="MS Mincho"/>
                <w:color w:val="000000"/>
                <w:lang w:val="en-US" w:eastAsia="ja-JP"/>
              </w:rPr>
            </w:pPr>
          </w:p>
        </w:tc>
      </w:tr>
      <w:tr w:rsidR="0015567C" w:rsidRPr="001C220C" w14:paraId="75481F67" w14:textId="77777777" w:rsidTr="00E302B5">
        <w:trPr>
          <w:trHeight w:val="333"/>
          <w:jc w:val="center"/>
        </w:trPr>
        <w:tc>
          <w:tcPr>
            <w:tcW w:w="0" w:type="auto"/>
            <w:vAlign w:val="center"/>
          </w:tcPr>
          <w:p w14:paraId="4F3AD9AA" w14:textId="77777777" w:rsidR="0015567C" w:rsidRPr="001C220C" w:rsidRDefault="0015567C" w:rsidP="00E302B5">
            <w:pPr>
              <w:pStyle w:val="TABLE-cell"/>
              <w:rPr>
                <w:rFonts w:eastAsia="MS Mincho"/>
                <w:color w:val="000000"/>
                <w:lang w:val="en-US" w:eastAsia="ja-JP"/>
              </w:rPr>
            </w:pPr>
          </w:p>
        </w:tc>
        <w:tc>
          <w:tcPr>
            <w:tcW w:w="0" w:type="auto"/>
            <w:vAlign w:val="center"/>
          </w:tcPr>
          <w:p w14:paraId="1FBD3077" w14:textId="77777777" w:rsidR="0015567C" w:rsidRPr="001C220C" w:rsidRDefault="0015567C" w:rsidP="00E302B5">
            <w:pPr>
              <w:pStyle w:val="TABLE-cell"/>
              <w:rPr>
                <w:rFonts w:eastAsia="MS Mincho"/>
                <w:color w:val="000000"/>
                <w:lang w:val="en-US" w:eastAsia="ja-JP"/>
              </w:rPr>
            </w:pPr>
          </w:p>
        </w:tc>
        <w:tc>
          <w:tcPr>
            <w:tcW w:w="0" w:type="auto"/>
            <w:vAlign w:val="center"/>
          </w:tcPr>
          <w:p w14:paraId="37F919AD"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6A5AD085" w14:textId="77777777" w:rsidR="0015567C" w:rsidRPr="001C220C" w:rsidRDefault="0015567C" w:rsidP="00E302B5">
            <w:pPr>
              <w:pStyle w:val="TABLE-cell"/>
              <w:rPr>
                <w:rFonts w:eastAsia="MS Mincho"/>
                <w:color w:val="000000"/>
                <w:lang w:val="en-US" w:eastAsia="ja-JP"/>
              </w:rPr>
            </w:pPr>
          </w:p>
        </w:tc>
        <w:tc>
          <w:tcPr>
            <w:tcW w:w="1508" w:type="dxa"/>
            <w:vAlign w:val="center"/>
          </w:tcPr>
          <w:p w14:paraId="38FE73E1" w14:textId="77777777" w:rsidR="0015567C" w:rsidRPr="001C220C" w:rsidRDefault="0015567C" w:rsidP="00E302B5">
            <w:pPr>
              <w:pStyle w:val="TABLE-cell"/>
              <w:rPr>
                <w:rFonts w:eastAsia="MS Mincho"/>
                <w:color w:val="000000"/>
                <w:lang w:val="en-US" w:eastAsia="ja-JP"/>
              </w:rPr>
            </w:pPr>
          </w:p>
        </w:tc>
        <w:tc>
          <w:tcPr>
            <w:tcW w:w="1549" w:type="dxa"/>
            <w:vAlign w:val="center"/>
          </w:tcPr>
          <w:p w14:paraId="14B0585B"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esp</w:t>
            </w:r>
          </w:p>
        </w:tc>
        <w:tc>
          <w:tcPr>
            <w:tcW w:w="1686" w:type="dxa"/>
            <w:vAlign w:val="center"/>
          </w:tcPr>
          <w:p w14:paraId="4C3A57D3"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environmental controls</w:t>
            </w:r>
            <w:r>
              <w:rPr>
                <w:rFonts w:eastAsia="MS Mincho"/>
                <w:color w:val="000000"/>
                <w:lang w:val="en-US" w:eastAsia="ja-JP"/>
              </w:rPr>
              <w:t xml:space="preserve"> </w:t>
            </w:r>
            <w:r w:rsidRPr="0085470E">
              <w:rPr>
                <w:rFonts w:eastAsia="MS Mincho"/>
                <w:color w:val="000000"/>
                <w:lang w:val="en-US" w:eastAsia="ja-JP"/>
              </w:rPr>
              <w:t xml:space="preserve">- </w:t>
            </w:r>
            <w:r w:rsidRPr="0085470E">
              <w:rPr>
                <w:rFonts w:eastAsia="MS Mincho"/>
                <w:color w:val="000000"/>
                <w:lang w:eastAsia="ja-JP"/>
              </w:rPr>
              <w:t>electrostatic precipitator</w:t>
            </w:r>
          </w:p>
        </w:tc>
      </w:tr>
      <w:tr w:rsidR="0015567C" w:rsidRPr="001C220C" w14:paraId="5D137D79" w14:textId="77777777" w:rsidTr="00E302B5">
        <w:trPr>
          <w:trHeight w:val="431"/>
          <w:jc w:val="center"/>
        </w:trPr>
        <w:tc>
          <w:tcPr>
            <w:tcW w:w="0" w:type="auto"/>
            <w:vAlign w:val="center"/>
          </w:tcPr>
          <w:p w14:paraId="6AE9A5E1" w14:textId="77777777" w:rsidR="0015567C" w:rsidRPr="001C220C" w:rsidRDefault="0015567C" w:rsidP="00E302B5">
            <w:pPr>
              <w:pStyle w:val="TABLE-cell"/>
              <w:rPr>
                <w:rFonts w:eastAsia="MS Mincho"/>
                <w:color w:val="000000"/>
                <w:lang w:val="en-US" w:eastAsia="ja-JP"/>
              </w:rPr>
            </w:pPr>
          </w:p>
        </w:tc>
        <w:tc>
          <w:tcPr>
            <w:tcW w:w="0" w:type="auto"/>
            <w:vAlign w:val="center"/>
          </w:tcPr>
          <w:p w14:paraId="208DA57F" w14:textId="77777777" w:rsidR="0015567C" w:rsidRPr="001C220C" w:rsidRDefault="0015567C" w:rsidP="00E302B5">
            <w:pPr>
              <w:pStyle w:val="TABLE-cell"/>
              <w:rPr>
                <w:rFonts w:eastAsia="MS Mincho"/>
                <w:color w:val="000000"/>
                <w:lang w:val="en-US" w:eastAsia="ja-JP"/>
              </w:rPr>
            </w:pPr>
          </w:p>
        </w:tc>
        <w:tc>
          <w:tcPr>
            <w:tcW w:w="1107" w:type="dxa"/>
            <w:gridSpan w:val="2"/>
            <w:vAlign w:val="center"/>
          </w:tcPr>
          <w:p w14:paraId="7512BD3E" w14:textId="77777777" w:rsidR="0015567C" w:rsidRPr="001C220C" w:rsidRDefault="0015567C" w:rsidP="00E302B5">
            <w:pPr>
              <w:pStyle w:val="TABLE-cell"/>
              <w:rPr>
                <w:rFonts w:eastAsia="MS Mincho"/>
                <w:color w:val="000000"/>
                <w:lang w:val="en-US" w:eastAsia="ja-JP"/>
              </w:rPr>
            </w:pPr>
          </w:p>
        </w:tc>
        <w:tc>
          <w:tcPr>
            <w:tcW w:w="1282" w:type="dxa"/>
            <w:gridSpan w:val="2"/>
            <w:vAlign w:val="center"/>
          </w:tcPr>
          <w:p w14:paraId="6AF2F7FF" w14:textId="77777777" w:rsidR="0015567C" w:rsidRPr="001C220C" w:rsidRDefault="0015567C" w:rsidP="00E302B5">
            <w:pPr>
              <w:pStyle w:val="TABLE-cell"/>
              <w:rPr>
                <w:rFonts w:eastAsia="MS Mincho"/>
                <w:color w:val="000000"/>
                <w:lang w:val="en-US" w:eastAsia="ja-JP"/>
              </w:rPr>
            </w:pPr>
          </w:p>
        </w:tc>
        <w:tc>
          <w:tcPr>
            <w:tcW w:w="1508" w:type="dxa"/>
            <w:vAlign w:val="center"/>
          </w:tcPr>
          <w:p w14:paraId="0620D0E0" w14:textId="77777777" w:rsidR="0015567C" w:rsidRPr="001C220C" w:rsidRDefault="006835A6" w:rsidP="00E302B5">
            <w:pPr>
              <w:pStyle w:val="TABLE-cell"/>
              <w:rPr>
                <w:rFonts w:eastAsia="MS Mincho"/>
                <w:color w:val="000000"/>
                <w:lang w:val="en-US" w:eastAsia="ja-JP"/>
              </w:rPr>
            </w:pPr>
            <w:r>
              <w:rPr>
                <w:rFonts w:eastAsia="MS Mincho"/>
                <w:color w:val="000000"/>
                <w:lang w:val="en-US" w:eastAsia="ja-JP"/>
              </w:rPr>
              <w:t>boiler #1</w:t>
            </w:r>
          </w:p>
        </w:tc>
        <w:tc>
          <w:tcPr>
            <w:tcW w:w="1549" w:type="dxa"/>
            <w:vAlign w:val="center"/>
          </w:tcPr>
          <w:p w14:paraId="33F9CFC2" w14:textId="77777777" w:rsidR="0015567C" w:rsidRPr="001C220C" w:rsidRDefault="0015567C" w:rsidP="00E302B5">
            <w:pPr>
              <w:pStyle w:val="TABLE-cell"/>
              <w:rPr>
                <w:rFonts w:eastAsia="MS Mincho"/>
                <w:color w:val="000000"/>
                <w:lang w:val="en-US" w:eastAsia="ja-JP"/>
              </w:rPr>
            </w:pPr>
          </w:p>
        </w:tc>
        <w:tc>
          <w:tcPr>
            <w:tcW w:w="1686" w:type="dxa"/>
            <w:vAlign w:val="center"/>
          </w:tcPr>
          <w:p w14:paraId="11A409AA" w14:textId="77777777" w:rsidR="0015567C" w:rsidRPr="001C220C" w:rsidRDefault="0015567C" w:rsidP="00E302B5">
            <w:pPr>
              <w:pStyle w:val="TABLE-cell"/>
              <w:rPr>
                <w:rFonts w:eastAsia="MS Mincho"/>
                <w:color w:val="000000"/>
                <w:lang w:val="en-US" w:eastAsia="ja-JP"/>
              </w:rPr>
            </w:pPr>
          </w:p>
        </w:tc>
      </w:tr>
      <w:tr w:rsidR="0015567C" w:rsidRPr="001C220C" w14:paraId="20F2E1D6" w14:textId="77777777" w:rsidTr="00E302B5">
        <w:trPr>
          <w:trHeight w:val="431"/>
          <w:jc w:val="center"/>
        </w:trPr>
        <w:tc>
          <w:tcPr>
            <w:tcW w:w="0" w:type="auto"/>
            <w:vAlign w:val="center"/>
          </w:tcPr>
          <w:p w14:paraId="4FC16612" w14:textId="77777777" w:rsidR="0015567C" w:rsidRPr="001C220C" w:rsidRDefault="0015567C" w:rsidP="00E302B5">
            <w:pPr>
              <w:pStyle w:val="TABLE-cell"/>
              <w:rPr>
                <w:rFonts w:eastAsia="MS Mincho"/>
                <w:color w:val="000000"/>
                <w:lang w:val="en-US" w:eastAsia="ja-JP"/>
              </w:rPr>
            </w:pPr>
          </w:p>
        </w:tc>
        <w:tc>
          <w:tcPr>
            <w:tcW w:w="0" w:type="auto"/>
            <w:vAlign w:val="center"/>
          </w:tcPr>
          <w:p w14:paraId="49759595" w14:textId="77777777" w:rsidR="0015567C" w:rsidRPr="001C220C" w:rsidRDefault="0015567C" w:rsidP="00E302B5">
            <w:pPr>
              <w:pStyle w:val="TABLE-cell"/>
              <w:rPr>
                <w:rFonts w:eastAsia="MS Mincho"/>
                <w:color w:val="000000"/>
                <w:lang w:val="en-US" w:eastAsia="ja-JP"/>
              </w:rPr>
            </w:pPr>
          </w:p>
        </w:tc>
        <w:tc>
          <w:tcPr>
            <w:tcW w:w="1107" w:type="dxa"/>
            <w:gridSpan w:val="2"/>
            <w:vAlign w:val="center"/>
          </w:tcPr>
          <w:p w14:paraId="3EF85530" w14:textId="77777777" w:rsidR="0015567C" w:rsidRPr="001C220C" w:rsidRDefault="0015567C" w:rsidP="00E302B5">
            <w:pPr>
              <w:pStyle w:val="TABLE-cell"/>
              <w:rPr>
                <w:rFonts w:eastAsia="MS Mincho"/>
                <w:color w:val="000000"/>
                <w:lang w:val="en-US" w:eastAsia="ja-JP"/>
              </w:rPr>
            </w:pPr>
          </w:p>
        </w:tc>
        <w:tc>
          <w:tcPr>
            <w:tcW w:w="1282" w:type="dxa"/>
            <w:gridSpan w:val="2"/>
            <w:vAlign w:val="center"/>
          </w:tcPr>
          <w:p w14:paraId="57E8E708" w14:textId="77777777" w:rsidR="0015567C" w:rsidRPr="001C220C" w:rsidRDefault="0015567C" w:rsidP="00E302B5">
            <w:pPr>
              <w:pStyle w:val="TABLE-cell"/>
              <w:rPr>
                <w:rFonts w:eastAsia="MS Mincho"/>
                <w:color w:val="000000"/>
                <w:lang w:val="en-US" w:eastAsia="ja-JP"/>
              </w:rPr>
            </w:pPr>
          </w:p>
        </w:tc>
        <w:tc>
          <w:tcPr>
            <w:tcW w:w="1508" w:type="dxa"/>
            <w:vAlign w:val="center"/>
          </w:tcPr>
          <w:p w14:paraId="1CF3FA85" w14:textId="77777777" w:rsidR="0015567C" w:rsidRPr="001C220C" w:rsidRDefault="0015567C" w:rsidP="00E302B5">
            <w:pPr>
              <w:pStyle w:val="TABLE-cell"/>
              <w:rPr>
                <w:rFonts w:eastAsia="MS Mincho"/>
                <w:color w:val="000000"/>
                <w:lang w:val="en-US" w:eastAsia="ja-JP"/>
              </w:rPr>
            </w:pPr>
          </w:p>
        </w:tc>
        <w:tc>
          <w:tcPr>
            <w:tcW w:w="1549" w:type="dxa"/>
            <w:vAlign w:val="center"/>
          </w:tcPr>
          <w:p w14:paraId="56DE8746" w14:textId="77777777" w:rsidR="0015567C" w:rsidRPr="001C220C" w:rsidRDefault="006835A6" w:rsidP="00E302B5">
            <w:pPr>
              <w:pStyle w:val="TABLE-cell"/>
              <w:rPr>
                <w:rFonts w:eastAsia="MS Mincho"/>
                <w:color w:val="000000"/>
                <w:lang w:val="en-US" w:eastAsia="ja-JP"/>
              </w:rPr>
            </w:pPr>
            <w:r>
              <w:rPr>
                <w:rFonts w:eastAsia="MS Mincho"/>
                <w:color w:val="000000"/>
                <w:lang w:val="en-US" w:eastAsia="ja-JP"/>
              </w:rPr>
              <w:t>gauges &amp; instruments</w:t>
            </w:r>
          </w:p>
        </w:tc>
        <w:tc>
          <w:tcPr>
            <w:tcW w:w="1686" w:type="dxa"/>
            <w:vAlign w:val="center"/>
          </w:tcPr>
          <w:p w14:paraId="31F862CB" w14:textId="77777777" w:rsidR="0015567C" w:rsidRPr="001C220C" w:rsidRDefault="0015567C" w:rsidP="00E302B5">
            <w:pPr>
              <w:pStyle w:val="TABLE-cell"/>
              <w:rPr>
                <w:rFonts w:eastAsia="MS Mincho"/>
                <w:color w:val="000000"/>
                <w:lang w:val="en-US" w:eastAsia="ja-JP"/>
              </w:rPr>
            </w:pPr>
          </w:p>
        </w:tc>
      </w:tr>
      <w:tr w:rsidR="0015567C" w:rsidRPr="001C220C" w14:paraId="56C52FE6" w14:textId="77777777" w:rsidTr="00E302B5">
        <w:trPr>
          <w:trHeight w:val="431"/>
          <w:jc w:val="center"/>
        </w:trPr>
        <w:tc>
          <w:tcPr>
            <w:tcW w:w="0" w:type="auto"/>
            <w:vAlign w:val="center"/>
          </w:tcPr>
          <w:p w14:paraId="20CE8B49" w14:textId="77777777" w:rsidR="0015567C" w:rsidRPr="001C220C" w:rsidRDefault="0015567C" w:rsidP="00E302B5">
            <w:pPr>
              <w:pStyle w:val="TABLE-cell"/>
              <w:rPr>
                <w:rFonts w:eastAsia="MS Mincho"/>
                <w:color w:val="000000"/>
                <w:lang w:val="en-US" w:eastAsia="ja-JP"/>
              </w:rPr>
            </w:pPr>
          </w:p>
        </w:tc>
        <w:tc>
          <w:tcPr>
            <w:tcW w:w="0" w:type="auto"/>
            <w:vAlign w:val="center"/>
          </w:tcPr>
          <w:p w14:paraId="2EC2405E" w14:textId="77777777" w:rsidR="0015567C" w:rsidRPr="001C220C" w:rsidRDefault="0015567C" w:rsidP="00E302B5">
            <w:pPr>
              <w:pStyle w:val="TABLE-cell"/>
              <w:rPr>
                <w:rFonts w:eastAsia="MS Mincho"/>
                <w:color w:val="000000"/>
                <w:lang w:val="en-US" w:eastAsia="ja-JP"/>
              </w:rPr>
            </w:pPr>
          </w:p>
        </w:tc>
        <w:tc>
          <w:tcPr>
            <w:tcW w:w="1107" w:type="dxa"/>
            <w:gridSpan w:val="2"/>
            <w:vAlign w:val="center"/>
          </w:tcPr>
          <w:p w14:paraId="6D2C2F9C"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pulp mill -- chemical pulp -- kraft process</w:t>
            </w:r>
          </w:p>
        </w:tc>
        <w:tc>
          <w:tcPr>
            <w:tcW w:w="1282" w:type="dxa"/>
            <w:gridSpan w:val="2"/>
            <w:vAlign w:val="center"/>
          </w:tcPr>
          <w:p w14:paraId="532B6F3A" w14:textId="77777777" w:rsidR="0015567C" w:rsidRPr="001C220C" w:rsidRDefault="0015567C" w:rsidP="00E302B5">
            <w:pPr>
              <w:pStyle w:val="TABLE-cell"/>
              <w:rPr>
                <w:rFonts w:eastAsia="MS Mincho"/>
                <w:color w:val="000000"/>
                <w:lang w:val="en-US" w:eastAsia="ja-JP"/>
              </w:rPr>
            </w:pPr>
          </w:p>
        </w:tc>
        <w:tc>
          <w:tcPr>
            <w:tcW w:w="1508" w:type="dxa"/>
            <w:vAlign w:val="center"/>
          </w:tcPr>
          <w:p w14:paraId="4456F224" w14:textId="77777777" w:rsidR="0015567C" w:rsidRPr="001C220C" w:rsidRDefault="0015567C" w:rsidP="00E302B5">
            <w:pPr>
              <w:pStyle w:val="TABLE-cell"/>
              <w:rPr>
                <w:rFonts w:eastAsia="MS Mincho"/>
                <w:color w:val="000000"/>
                <w:lang w:val="en-US" w:eastAsia="ja-JP"/>
              </w:rPr>
            </w:pPr>
          </w:p>
        </w:tc>
        <w:tc>
          <w:tcPr>
            <w:tcW w:w="1549" w:type="dxa"/>
            <w:vAlign w:val="center"/>
          </w:tcPr>
          <w:p w14:paraId="56942266" w14:textId="77777777" w:rsidR="0015567C" w:rsidRPr="001C220C" w:rsidRDefault="0015567C" w:rsidP="00E302B5">
            <w:pPr>
              <w:pStyle w:val="TABLE-cell"/>
              <w:rPr>
                <w:rFonts w:eastAsia="MS Mincho"/>
                <w:color w:val="000000"/>
                <w:lang w:val="en-US" w:eastAsia="ja-JP"/>
              </w:rPr>
            </w:pPr>
          </w:p>
        </w:tc>
        <w:tc>
          <w:tcPr>
            <w:tcW w:w="1686" w:type="dxa"/>
            <w:vAlign w:val="center"/>
          </w:tcPr>
          <w:p w14:paraId="0BF87C4C"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batch (product) / continuous (machine operation)</w:t>
            </w:r>
          </w:p>
        </w:tc>
      </w:tr>
      <w:tr w:rsidR="0015567C" w:rsidRPr="001C220C" w14:paraId="7853E4B0" w14:textId="77777777" w:rsidTr="00E302B5">
        <w:trPr>
          <w:trHeight w:val="270"/>
          <w:jc w:val="center"/>
        </w:trPr>
        <w:tc>
          <w:tcPr>
            <w:tcW w:w="0" w:type="auto"/>
            <w:vAlign w:val="center"/>
          </w:tcPr>
          <w:p w14:paraId="65CB5E8C" w14:textId="77777777" w:rsidR="0015567C" w:rsidRPr="001C220C" w:rsidRDefault="0015567C" w:rsidP="00E302B5">
            <w:pPr>
              <w:pStyle w:val="TABLE-cell"/>
              <w:rPr>
                <w:rFonts w:eastAsia="MS Mincho"/>
                <w:color w:val="000000"/>
                <w:lang w:val="en-US" w:eastAsia="ja-JP"/>
              </w:rPr>
            </w:pPr>
          </w:p>
        </w:tc>
        <w:tc>
          <w:tcPr>
            <w:tcW w:w="0" w:type="auto"/>
            <w:vAlign w:val="center"/>
          </w:tcPr>
          <w:p w14:paraId="45F71273" w14:textId="77777777" w:rsidR="0015567C" w:rsidRPr="001C220C" w:rsidRDefault="0015567C" w:rsidP="00E302B5">
            <w:pPr>
              <w:pStyle w:val="TABLE-cell"/>
              <w:rPr>
                <w:rFonts w:eastAsia="MS Mincho"/>
                <w:color w:val="000000"/>
                <w:lang w:val="en-US" w:eastAsia="ja-JP"/>
              </w:rPr>
            </w:pPr>
          </w:p>
        </w:tc>
        <w:tc>
          <w:tcPr>
            <w:tcW w:w="0" w:type="auto"/>
            <w:vAlign w:val="center"/>
          </w:tcPr>
          <w:p w14:paraId="328BADB4" w14:textId="77777777" w:rsidR="0015567C" w:rsidRPr="001C220C" w:rsidRDefault="0015567C" w:rsidP="00E302B5">
            <w:pPr>
              <w:pStyle w:val="TABLE-cell"/>
              <w:rPr>
                <w:rFonts w:eastAsia="MS Mincho"/>
                <w:color w:val="000000"/>
                <w:lang w:val="en-US" w:eastAsia="ja-JP"/>
              </w:rPr>
            </w:pPr>
          </w:p>
        </w:tc>
        <w:tc>
          <w:tcPr>
            <w:tcW w:w="1279" w:type="dxa"/>
            <w:gridSpan w:val="2"/>
            <w:vAlign w:val="center"/>
          </w:tcPr>
          <w:p w14:paraId="3393A9C2"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cooking &amp; washing -- wood chips</w:t>
            </w:r>
          </w:p>
        </w:tc>
        <w:tc>
          <w:tcPr>
            <w:tcW w:w="1521" w:type="dxa"/>
            <w:gridSpan w:val="2"/>
            <w:vAlign w:val="center"/>
          </w:tcPr>
          <w:p w14:paraId="42E44960" w14:textId="77777777" w:rsidR="0015567C" w:rsidRPr="001C220C" w:rsidRDefault="0015567C" w:rsidP="00E302B5">
            <w:pPr>
              <w:pStyle w:val="TABLE-cell"/>
              <w:rPr>
                <w:rFonts w:eastAsia="MS Mincho"/>
                <w:color w:val="000000"/>
                <w:lang w:val="en-US" w:eastAsia="ja-JP"/>
              </w:rPr>
            </w:pPr>
          </w:p>
        </w:tc>
        <w:tc>
          <w:tcPr>
            <w:tcW w:w="1549" w:type="dxa"/>
            <w:vAlign w:val="center"/>
          </w:tcPr>
          <w:p w14:paraId="4ADFAFCE" w14:textId="77777777" w:rsidR="0015567C" w:rsidRPr="001C220C" w:rsidRDefault="0015567C" w:rsidP="00E302B5">
            <w:pPr>
              <w:pStyle w:val="TABLE-cell"/>
              <w:rPr>
                <w:rFonts w:eastAsia="MS Mincho"/>
                <w:color w:val="000000"/>
                <w:lang w:val="en-US" w:eastAsia="ja-JP"/>
              </w:rPr>
            </w:pPr>
          </w:p>
        </w:tc>
        <w:tc>
          <w:tcPr>
            <w:tcW w:w="1686" w:type="dxa"/>
            <w:vAlign w:val="center"/>
          </w:tcPr>
          <w:p w14:paraId="02685A11" w14:textId="77777777" w:rsidR="0015567C" w:rsidRPr="001C220C" w:rsidRDefault="0015567C" w:rsidP="00E302B5">
            <w:pPr>
              <w:pStyle w:val="TABLE-cell"/>
              <w:rPr>
                <w:rFonts w:eastAsia="MS Mincho"/>
                <w:color w:val="000000"/>
                <w:lang w:val="en-US" w:eastAsia="ja-JP"/>
              </w:rPr>
            </w:pPr>
          </w:p>
        </w:tc>
      </w:tr>
      <w:tr w:rsidR="0015567C" w:rsidRPr="001C220C" w14:paraId="4DE4CAD8" w14:textId="77777777" w:rsidTr="00E302B5">
        <w:trPr>
          <w:trHeight w:val="247"/>
          <w:jc w:val="center"/>
        </w:trPr>
        <w:tc>
          <w:tcPr>
            <w:tcW w:w="0" w:type="auto"/>
            <w:vAlign w:val="center"/>
          </w:tcPr>
          <w:p w14:paraId="45791BB7" w14:textId="77777777" w:rsidR="0015567C" w:rsidRPr="001C220C" w:rsidRDefault="0015567C" w:rsidP="00E302B5">
            <w:pPr>
              <w:pStyle w:val="TABLE-cell"/>
              <w:rPr>
                <w:rFonts w:eastAsia="MS Mincho"/>
                <w:color w:val="000000"/>
                <w:lang w:val="en-US" w:eastAsia="ja-JP"/>
              </w:rPr>
            </w:pPr>
          </w:p>
        </w:tc>
        <w:tc>
          <w:tcPr>
            <w:tcW w:w="0" w:type="auto"/>
            <w:vAlign w:val="center"/>
          </w:tcPr>
          <w:p w14:paraId="52291BEA" w14:textId="77777777" w:rsidR="0015567C" w:rsidRPr="001C220C" w:rsidRDefault="0015567C" w:rsidP="00E302B5">
            <w:pPr>
              <w:pStyle w:val="TABLE-cell"/>
              <w:rPr>
                <w:rFonts w:eastAsia="MS Mincho"/>
                <w:color w:val="000000"/>
                <w:lang w:val="en-US" w:eastAsia="ja-JP"/>
              </w:rPr>
            </w:pPr>
          </w:p>
        </w:tc>
        <w:tc>
          <w:tcPr>
            <w:tcW w:w="0" w:type="auto"/>
            <w:vAlign w:val="center"/>
          </w:tcPr>
          <w:p w14:paraId="0E20B115"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17363AA3" w14:textId="77777777" w:rsidR="0015567C" w:rsidRPr="001C220C" w:rsidRDefault="0015567C" w:rsidP="00E302B5">
            <w:pPr>
              <w:pStyle w:val="TABLE-cell"/>
              <w:rPr>
                <w:rFonts w:eastAsia="MS Mincho"/>
                <w:color w:val="000000"/>
                <w:lang w:val="en-US" w:eastAsia="ja-JP"/>
              </w:rPr>
            </w:pPr>
          </w:p>
        </w:tc>
        <w:tc>
          <w:tcPr>
            <w:tcW w:w="1508" w:type="dxa"/>
            <w:vAlign w:val="center"/>
          </w:tcPr>
          <w:p w14:paraId="1674480C"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chip storage</w:t>
            </w:r>
          </w:p>
        </w:tc>
        <w:tc>
          <w:tcPr>
            <w:tcW w:w="1549" w:type="dxa"/>
            <w:vAlign w:val="center"/>
          </w:tcPr>
          <w:p w14:paraId="05FCBD1E" w14:textId="77777777" w:rsidR="0015567C" w:rsidRPr="001C220C" w:rsidRDefault="0015567C" w:rsidP="00E302B5">
            <w:pPr>
              <w:pStyle w:val="TABLE-cell"/>
              <w:rPr>
                <w:rFonts w:eastAsia="MS Mincho"/>
                <w:color w:val="000000"/>
                <w:lang w:val="en-US" w:eastAsia="ja-JP"/>
              </w:rPr>
            </w:pPr>
          </w:p>
        </w:tc>
        <w:tc>
          <w:tcPr>
            <w:tcW w:w="1686" w:type="dxa"/>
            <w:vAlign w:val="center"/>
          </w:tcPr>
          <w:p w14:paraId="4BEFE9AF"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storage</w:t>
            </w:r>
          </w:p>
        </w:tc>
      </w:tr>
      <w:tr w:rsidR="0015567C" w:rsidRPr="001C220C" w14:paraId="4FDCB017" w14:textId="77777777" w:rsidTr="00E302B5">
        <w:trPr>
          <w:trHeight w:val="207"/>
          <w:jc w:val="center"/>
        </w:trPr>
        <w:tc>
          <w:tcPr>
            <w:tcW w:w="0" w:type="auto"/>
            <w:vAlign w:val="center"/>
          </w:tcPr>
          <w:p w14:paraId="5D46AC5D" w14:textId="77777777" w:rsidR="0015567C" w:rsidRPr="001C220C" w:rsidRDefault="0015567C" w:rsidP="00E302B5">
            <w:pPr>
              <w:pStyle w:val="TABLE-cell"/>
              <w:rPr>
                <w:rFonts w:eastAsia="MS Mincho"/>
                <w:color w:val="000000"/>
                <w:lang w:val="en-US" w:eastAsia="ja-JP"/>
              </w:rPr>
            </w:pPr>
          </w:p>
        </w:tc>
        <w:tc>
          <w:tcPr>
            <w:tcW w:w="0" w:type="auto"/>
            <w:vAlign w:val="center"/>
          </w:tcPr>
          <w:p w14:paraId="7B4F5B33" w14:textId="77777777" w:rsidR="0015567C" w:rsidRPr="001C220C" w:rsidRDefault="0015567C" w:rsidP="00E302B5">
            <w:pPr>
              <w:pStyle w:val="TABLE-cell"/>
              <w:rPr>
                <w:rFonts w:eastAsia="MS Mincho"/>
                <w:color w:val="000000"/>
                <w:lang w:val="en-US" w:eastAsia="ja-JP"/>
              </w:rPr>
            </w:pPr>
          </w:p>
        </w:tc>
        <w:tc>
          <w:tcPr>
            <w:tcW w:w="0" w:type="auto"/>
            <w:vAlign w:val="center"/>
          </w:tcPr>
          <w:p w14:paraId="2E6AB78D"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4F107829" w14:textId="77777777" w:rsidR="0015567C" w:rsidRPr="001C220C" w:rsidRDefault="0015567C" w:rsidP="00E302B5">
            <w:pPr>
              <w:pStyle w:val="TABLE-cell"/>
              <w:rPr>
                <w:rFonts w:eastAsia="MS Mincho"/>
                <w:color w:val="000000"/>
                <w:lang w:val="en-US" w:eastAsia="ja-JP"/>
              </w:rPr>
            </w:pPr>
          </w:p>
        </w:tc>
        <w:tc>
          <w:tcPr>
            <w:tcW w:w="1508" w:type="dxa"/>
            <w:vAlign w:val="center"/>
          </w:tcPr>
          <w:p w14:paraId="45DE91DD"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white liquor storage</w:t>
            </w:r>
          </w:p>
        </w:tc>
        <w:tc>
          <w:tcPr>
            <w:tcW w:w="1549" w:type="dxa"/>
            <w:vAlign w:val="center"/>
          </w:tcPr>
          <w:p w14:paraId="068EA461" w14:textId="77777777" w:rsidR="0015567C" w:rsidRPr="001C220C" w:rsidRDefault="0015567C" w:rsidP="00E302B5">
            <w:pPr>
              <w:pStyle w:val="TABLE-cell"/>
              <w:rPr>
                <w:rFonts w:eastAsia="MS Mincho"/>
                <w:color w:val="000000"/>
                <w:lang w:val="en-US" w:eastAsia="ja-JP"/>
              </w:rPr>
            </w:pPr>
          </w:p>
        </w:tc>
        <w:tc>
          <w:tcPr>
            <w:tcW w:w="1686" w:type="dxa"/>
            <w:vAlign w:val="center"/>
          </w:tcPr>
          <w:p w14:paraId="2944CF98"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storage</w:t>
            </w:r>
          </w:p>
        </w:tc>
      </w:tr>
      <w:tr w:rsidR="0015567C" w:rsidRPr="001C220C" w14:paraId="56E0EAE6" w14:textId="77777777" w:rsidTr="00E302B5">
        <w:trPr>
          <w:trHeight w:val="247"/>
          <w:jc w:val="center"/>
        </w:trPr>
        <w:tc>
          <w:tcPr>
            <w:tcW w:w="0" w:type="auto"/>
            <w:vAlign w:val="center"/>
          </w:tcPr>
          <w:p w14:paraId="605C5332" w14:textId="77777777" w:rsidR="0015567C" w:rsidRPr="001C220C" w:rsidRDefault="0015567C" w:rsidP="00E302B5">
            <w:pPr>
              <w:pStyle w:val="TABLE-cell"/>
              <w:rPr>
                <w:rFonts w:eastAsia="MS Mincho"/>
                <w:color w:val="000000"/>
                <w:lang w:val="en-US" w:eastAsia="ja-JP"/>
              </w:rPr>
            </w:pPr>
          </w:p>
        </w:tc>
        <w:tc>
          <w:tcPr>
            <w:tcW w:w="0" w:type="auto"/>
            <w:vAlign w:val="center"/>
          </w:tcPr>
          <w:p w14:paraId="50F09422" w14:textId="77777777" w:rsidR="0015567C" w:rsidRPr="001C220C" w:rsidRDefault="0015567C" w:rsidP="00E302B5">
            <w:pPr>
              <w:pStyle w:val="TABLE-cell"/>
              <w:rPr>
                <w:rFonts w:eastAsia="MS Mincho"/>
                <w:color w:val="000000"/>
                <w:lang w:val="en-US" w:eastAsia="ja-JP"/>
              </w:rPr>
            </w:pPr>
          </w:p>
        </w:tc>
        <w:tc>
          <w:tcPr>
            <w:tcW w:w="0" w:type="auto"/>
            <w:vAlign w:val="center"/>
          </w:tcPr>
          <w:p w14:paraId="386FB691"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30BBA6D4" w14:textId="77777777" w:rsidR="0015567C" w:rsidRPr="001C220C" w:rsidRDefault="0015567C" w:rsidP="00E302B5">
            <w:pPr>
              <w:pStyle w:val="TABLE-cell"/>
              <w:rPr>
                <w:rFonts w:eastAsia="MS Mincho"/>
                <w:color w:val="000000"/>
                <w:lang w:val="en-US" w:eastAsia="ja-JP"/>
              </w:rPr>
            </w:pPr>
          </w:p>
        </w:tc>
        <w:tc>
          <w:tcPr>
            <w:tcW w:w="1508" w:type="dxa"/>
            <w:vAlign w:val="center"/>
          </w:tcPr>
          <w:p w14:paraId="29FBD7CD"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digester</w:t>
            </w:r>
          </w:p>
        </w:tc>
        <w:tc>
          <w:tcPr>
            <w:tcW w:w="1549" w:type="dxa"/>
            <w:vAlign w:val="center"/>
          </w:tcPr>
          <w:p w14:paraId="3D92A392" w14:textId="77777777" w:rsidR="0015567C" w:rsidRPr="001C220C" w:rsidRDefault="0015567C" w:rsidP="00E302B5">
            <w:pPr>
              <w:pStyle w:val="TABLE-cell"/>
              <w:rPr>
                <w:rFonts w:eastAsia="MS Mincho"/>
                <w:color w:val="000000"/>
                <w:lang w:val="en-US" w:eastAsia="ja-JP"/>
              </w:rPr>
            </w:pPr>
          </w:p>
        </w:tc>
        <w:tc>
          <w:tcPr>
            <w:tcW w:w="1686" w:type="dxa"/>
            <w:vAlign w:val="center"/>
          </w:tcPr>
          <w:p w14:paraId="3D99F88C" w14:textId="77777777" w:rsidR="0015567C" w:rsidRPr="001C220C" w:rsidRDefault="0015567C" w:rsidP="00E302B5">
            <w:pPr>
              <w:pStyle w:val="TABLE-cell"/>
              <w:rPr>
                <w:rFonts w:eastAsia="MS Mincho"/>
                <w:color w:val="000000"/>
                <w:lang w:val="en-US" w:eastAsia="ja-JP"/>
              </w:rPr>
            </w:pPr>
          </w:p>
        </w:tc>
      </w:tr>
      <w:tr w:rsidR="0015567C" w:rsidRPr="001C220C" w14:paraId="0B086E22" w14:textId="77777777" w:rsidTr="00E302B5">
        <w:trPr>
          <w:trHeight w:val="247"/>
          <w:jc w:val="center"/>
        </w:trPr>
        <w:tc>
          <w:tcPr>
            <w:tcW w:w="0" w:type="auto"/>
            <w:vAlign w:val="center"/>
          </w:tcPr>
          <w:p w14:paraId="0DA063CE" w14:textId="77777777" w:rsidR="0015567C" w:rsidRPr="001C220C" w:rsidRDefault="0015567C" w:rsidP="00E302B5">
            <w:pPr>
              <w:pStyle w:val="TABLE-cell"/>
              <w:rPr>
                <w:rFonts w:eastAsia="MS Mincho"/>
                <w:color w:val="000000"/>
                <w:lang w:val="en-US" w:eastAsia="ja-JP"/>
              </w:rPr>
            </w:pPr>
          </w:p>
        </w:tc>
        <w:tc>
          <w:tcPr>
            <w:tcW w:w="0" w:type="auto"/>
            <w:vAlign w:val="center"/>
          </w:tcPr>
          <w:p w14:paraId="5D219F0A" w14:textId="77777777" w:rsidR="0015567C" w:rsidRPr="001C220C" w:rsidRDefault="0015567C" w:rsidP="00E302B5">
            <w:pPr>
              <w:pStyle w:val="TABLE-cell"/>
              <w:rPr>
                <w:rFonts w:eastAsia="MS Mincho"/>
                <w:color w:val="000000"/>
                <w:lang w:val="en-US" w:eastAsia="ja-JP"/>
              </w:rPr>
            </w:pPr>
          </w:p>
        </w:tc>
        <w:tc>
          <w:tcPr>
            <w:tcW w:w="0" w:type="auto"/>
            <w:vAlign w:val="center"/>
          </w:tcPr>
          <w:p w14:paraId="6DDF2E3A"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25FD60FB" w14:textId="77777777" w:rsidR="0015567C" w:rsidRPr="001C220C" w:rsidRDefault="0015567C" w:rsidP="00E302B5">
            <w:pPr>
              <w:pStyle w:val="TABLE-cell"/>
              <w:rPr>
                <w:rFonts w:eastAsia="MS Mincho"/>
                <w:color w:val="000000"/>
                <w:lang w:val="en-US" w:eastAsia="ja-JP"/>
              </w:rPr>
            </w:pPr>
          </w:p>
        </w:tc>
        <w:tc>
          <w:tcPr>
            <w:tcW w:w="1508" w:type="dxa"/>
            <w:vAlign w:val="center"/>
          </w:tcPr>
          <w:p w14:paraId="047E450B"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blow tank</w:t>
            </w:r>
          </w:p>
        </w:tc>
        <w:tc>
          <w:tcPr>
            <w:tcW w:w="1549" w:type="dxa"/>
            <w:vAlign w:val="center"/>
          </w:tcPr>
          <w:p w14:paraId="7B2B71E3" w14:textId="77777777" w:rsidR="0015567C" w:rsidRPr="001C220C" w:rsidRDefault="0015567C" w:rsidP="00E302B5">
            <w:pPr>
              <w:pStyle w:val="TABLE-cell"/>
              <w:rPr>
                <w:rFonts w:eastAsia="MS Mincho"/>
                <w:color w:val="000000"/>
                <w:lang w:val="en-US" w:eastAsia="ja-JP"/>
              </w:rPr>
            </w:pPr>
          </w:p>
        </w:tc>
        <w:tc>
          <w:tcPr>
            <w:tcW w:w="1686" w:type="dxa"/>
            <w:vAlign w:val="center"/>
          </w:tcPr>
          <w:p w14:paraId="4CBD08D3" w14:textId="77777777" w:rsidR="0015567C" w:rsidRPr="001C220C" w:rsidRDefault="0015567C" w:rsidP="00E302B5">
            <w:pPr>
              <w:pStyle w:val="TABLE-cell"/>
              <w:rPr>
                <w:rFonts w:eastAsia="MS Mincho"/>
                <w:color w:val="000000"/>
                <w:lang w:val="en-US" w:eastAsia="ja-JP"/>
              </w:rPr>
            </w:pPr>
          </w:p>
        </w:tc>
      </w:tr>
      <w:tr w:rsidR="0015567C" w:rsidRPr="001C220C" w14:paraId="0F9322E0" w14:textId="77777777" w:rsidTr="00E302B5">
        <w:trPr>
          <w:trHeight w:val="247"/>
          <w:jc w:val="center"/>
        </w:trPr>
        <w:tc>
          <w:tcPr>
            <w:tcW w:w="0" w:type="auto"/>
            <w:vAlign w:val="center"/>
          </w:tcPr>
          <w:p w14:paraId="5D75BBE8" w14:textId="77777777" w:rsidR="0015567C" w:rsidRPr="001C220C" w:rsidRDefault="0015567C" w:rsidP="00E302B5">
            <w:pPr>
              <w:pStyle w:val="TABLE-cell"/>
              <w:rPr>
                <w:rFonts w:eastAsia="MS Mincho"/>
                <w:color w:val="000000"/>
                <w:lang w:val="en-US" w:eastAsia="ja-JP"/>
              </w:rPr>
            </w:pPr>
          </w:p>
        </w:tc>
        <w:tc>
          <w:tcPr>
            <w:tcW w:w="0" w:type="auto"/>
            <w:vAlign w:val="center"/>
          </w:tcPr>
          <w:p w14:paraId="08B69DE8" w14:textId="77777777" w:rsidR="0015567C" w:rsidRPr="001C220C" w:rsidRDefault="0015567C" w:rsidP="00E302B5">
            <w:pPr>
              <w:pStyle w:val="TABLE-cell"/>
              <w:rPr>
                <w:rFonts w:eastAsia="MS Mincho"/>
                <w:color w:val="000000"/>
                <w:lang w:val="en-US" w:eastAsia="ja-JP"/>
              </w:rPr>
            </w:pPr>
          </w:p>
        </w:tc>
        <w:tc>
          <w:tcPr>
            <w:tcW w:w="0" w:type="auto"/>
            <w:vAlign w:val="center"/>
          </w:tcPr>
          <w:p w14:paraId="60D492F6"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5616E4B9" w14:textId="77777777" w:rsidR="0015567C" w:rsidRPr="001C220C" w:rsidRDefault="0015567C" w:rsidP="00E302B5">
            <w:pPr>
              <w:pStyle w:val="TABLE-cell"/>
              <w:rPr>
                <w:rFonts w:eastAsia="MS Mincho"/>
                <w:color w:val="000000"/>
                <w:lang w:val="en-US" w:eastAsia="ja-JP"/>
              </w:rPr>
            </w:pPr>
          </w:p>
        </w:tc>
        <w:tc>
          <w:tcPr>
            <w:tcW w:w="1508" w:type="dxa"/>
            <w:vAlign w:val="center"/>
          </w:tcPr>
          <w:p w14:paraId="475162A0"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washers</w:t>
            </w:r>
          </w:p>
        </w:tc>
        <w:tc>
          <w:tcPr>
            <w:tcW w:w="1549" w:type="dxa"/>
            <w:vAlign w:val="center"/>
          </w:tcPr>
          <w:p w14:paraId="184170AA" w14:textId="77777777" w:rsidR="0015567C" w:rsidRPr="001C220C" w:rsidRDefault="0015567C" w:rsidP="00E302B5">
            <w:pPr>
              <w:pStyle w:val="TABLE-cell"/>
              <w:rPr>
                <w:rFonts w:eastAsia="MS Mincho"/>
                <w:color w:val="000000"/>
                <w:lang w:val="en-US" w:eastAsia="ja-JP"/>
              </w:rPr>
            </w:pPr>
          </w:p>
        </w:tc>
        <w:tc>
          <w:tcPr>
            <w:tcW w:w="1686" w:type="dxa"/>
            <w:vAlign w:val="center"/>
          </w:tcPr>
          <w:p w14:paraId="218BE9C0" w14:textId="77777777" w:rsidR="0015567C" w:rsidRPr="001C220C" w:rsidRDefault="0015567C" w:rsidP="00E302B5">
            <w:pPr>
              <w:pStyle w:val="TABLE-cell"/>
              <w:rPr>
                <w:rFonts w:eastAsia="MS Mincho"/>
                <w:color w:val="000000"/>
                <w:lang w:val="en-US" w:eastAsia="ja-JP"/>
              </w:rPr>
            </w:pPr>
          </w:p>
        </w:tc>
      </w:tr>
      <w:tr w:rsidR="0015567C" w:rsidRPr="001C220C" w14:paraId="7672C4D6" w14:textId="77777777" w:rsidTr="00E302B5">
        <w:trPr>
          <w:trHeight w:val="243"/>
          <w:jc w:val="center"/>
        </w:trPr>
        <w:tc>
          <w:tcPr>
            <w:tcW w:w="0" w:type="auto"/>
            <w:vAlign w:val="center"/>
          </w:tcPr>
          <w:p w14:paraId="1AADA0BA" w14:textId="77777777" w:rsidR="0015567C" w:rsidRPr="001C220C" w:rsidRDefault="0015567C" w:rsidP="00E302B5">
            <w:pPr>
              <w:pStyle w:val="TABLE-cell"/>
              <w:rPr>
                <w:rFonts w:eastAsia="MS Mincho"/>
                <w:color w:val="000000"/>
                <w:lang w:val="en-US" w:eastAsia="ja-JP"/>
              </w:rPr>
            </w:pPr>
          </w:p>
        </w:tc>
        <w:tc>
          <w:tcPr>
            <w:tcW w:w="0" w:type="auto"/>
            <w:vAlign w:val="center"/>
          </w:tcPr>
          <w:p w14:paraId="11FBBFA3" w14:textId="77777777" w:rsidR="0015567C" w:rsidRPr="001C220C" w:rsidRDefault="0015567C" w:rsidP="00E302B5">
            <w:pPr>
              <w:pStyle w:val="TABLE-cell"/>
              <w:rPr>
                <w:rFonts w:eastAsia="MS Mincho"/>
                <w:color w:val="000000"/>
                <w:lang w:val="en-US" w:eastAsia="ja-JP"/>
              </w:rPr>
            </w:pPr>
          </w:p>
        </w:tc>
        <w:tc>
          <w:tcPr>
            <w:tcW w:w="0" w:type="auto"/>
            <w:vAlign w:val="center"/>
          </w:tcPr>
          <w:p w14:paraId="01F38F4F" w14:textId="77777777" w:rsidR="0015567C" w:rsidRPr="001C220C" w:rsidRDefault="0015567C" w:rsidP="00E302B5">
            <w:pPr>
              <w:pStyle w:val="TABLE-cell"/>
              <w:rPr>
                <w:rFonts w:eastAsia="MS Mincho"/>
                <w:color w:val="000000"/>
                <w:lang w:val="en-US" w:eastAsia="ja-JP"/>
              </w:rPr>
            </w:pPr>
          </w:p>
        </w:tc>
        <w:tc>
          <w:tcPr>
            <w:tcW w:w="1292" w:type="dxa"/>
            <w:gridSpan w:val="3"/>
            <w:vAlign w:val="center"/>
          </w:tcPr>
          <w:p w14:paraId="77CD7AED" w14:textId="77777777" w:rsidR="0015567C" w:rsidRPr="001C220C" w:rsidRDefault="006835A6" w:rsidP="00E302B5">
            <w:pPr>
              <w:pStyle w:val="TABLE-cell"/>
              <w:rPr>
                <w:rFonts w:eastAsia="MS Mincho"/>
                <w:color w:val="000000"/>
                <w:lang w:val="en-US" w:eastAsia="ja-JP"/>
              </w:rPr>
            </w:pPr>
            <w:r>
              <w:rPr>
                <w:rFonts w:eastAsia="MS Mincho"/>
                <w:color w:val="000000"/>
                <w:lang w:val="en-US" w:eastAsia="ja-JP"/>
              </w:rPr>
              <w:t>acid plant</w:t>
            </w:r>
          </w:p>
        </w:tc>
        <w:tc>
          <w:tcPr>
            <w:tcW w:w="1508" w:type="dxa"/>
            <w:vAlign w:val="center"/>
          </w:tcPr>
          <w:p w14:paraId="20F1BCE7" w14:textId="77777777" w:rsidR="0015567C" w:rsidRPr="001C220C" w:rsidRDefault="0015567C" w:rsidP="00E302B5">
            <w:pPr>
              <w:pStyle w:val="TABLE-cell"/>
              <w:rPr>
                <w:rFonts w:eastAsia="MS Mincho"/>
                <w:color w:val="000000"/>
                <w:lang w:val="en-US" w:eastAsia="ja-JP"/>
              </w:rPr>
            </w:pPr>
          </w:p>
        </w:tc>
        <w:tc>
          <w:tcPr>
            <w:tcW w:w="1549" w:type="dxa"/>
            <w:vAlign w:val="center"/>
          </w:tcPr>
          <w:p w14:paraId="74E8BC90" w14:textId="77777777" w:rsidR="0015567C" w:rsidRPr="001C220C" w:rsidRDefault="0015567C" w:rsidP="00E302B5">
            <w:pPr>
              <w:pStyle w:val="TABLE-cell"/>
              <w:rPr>
                <w:rFonts w:eastAsia="MS Mincho"/>
                <w:color w:val="000000"/>
                <w:lang w:val="en-US" w:eastAsia="ja-JP"/>
              </w:rPr>
            </w:pPr>
          </w:p>
        </w:tc>
        <w:tc>
          <w:tcPr>
            <w:tcW w:w="1686" w:type="dxa"/>
            <w:vAlign w:val="center"/>
          </w:tcPr>
          <w:p w14:paraId="1F96C791" w14:textId="77777777" w:rsidR="0015567C" w:rsidRPr="001C220C" w:rsidRDefault="006835A6" w:rsidP="00E302B5">
            <w:pPr>
              <w:pStyle w:val="TABLE-cell"/>
              <w:rPr>
                <w:rFonts w:eastAsia="MS Mincho"/>
                <w:color w:val="000000"/>
                <w:lang w:val="en-US" w:eastAsia="ja-JP"/>
              </w:rPr>
            </w:pPr>
            <w:r>
              <w:rPr>
                <w:rFonts w:eastAsia="MS Mincho"/>
                <w:color w:val="000000"/>
                <w:lang w:val="en-US" w:eastAsia="ja-JP"/>
              </w:rPr>
              <w:t>chemical recovery system</w:t>
            </w:r>
          </w:p>
        </w:tc>
      </w:tr>
      <w:tr w:rsidR="0015567C" w:rsidRPr="001C220C" w14:paraId="1EBEA6B9" w14:textId="77777777" w:rsidTr="00E302B5">
        <w:trPr>
          <w:trHeight w:val="279"/>
          <w:jc w:val="center"/>
        </w:trPr>
        <w:tc>
          <w:tcPr>
            <w:tcW w:w="0" w:type="auto"/>
            <w:vAlign w:val="center"/>
          </w:tcPr>
          <w:p w14:paraId="2BF64AAB" w14:textId="77777777" w:rsidR="0015567C" w:rsidRPr="001C220C" w:rsidRDefault="0015567C" w:rsidP="00E302B5">
            <w:pPr>
              <w:pStyle w:val="TABLE-cell"/>
              <w:rPr>
                <w:rFonts w:eastAsia="MS Mincho"/>
                <w:color w:val="000000"/>
                <w:lang w:val="en-US" w:eastAsia="ja-JP"/>
              </w:rPr>
            </w:pPr>
          </w:p>
        </w:tc>
        <w:tc>
          <w:tcPr>
            <w:tcW w:w="0" w:type="auto"/>
            <w:vAlign w:val="center"/>
          </w:tcPr>
          <w:p w14:paraId="229B3E97" w14:textId="77777777" w:rsidR="0015567C" w:rsidRPr="001C220C" w:rsidRDefault="0015567C" w:rsidP="00E302B5">
            <w:pPr>
              <w:pStyle w:val="TABLE-cell"/>
              <w:rPr>
                <w:rFonts w:eastAsia="MS Mincho"/>
                <w:color w:val="000000"/>
                <w:lang w:val="en-US" w:eastAsia="ja-JP"/>
              </w:rPr>
            </w:pPr>
          </w:p>
        </w:tc>
        <w:tc>
          <w:tcPr>
            <w:tcW w:w="0" w:type="auto"/>
            <w:vAlign w:val="center"/>
          </w:tcPr>
          <w:p w14:paraId="38BCF0BC"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436C39E2" w14:textId="77777777" w:rsidR="0015567C" w:rsidRPr="001C220C" w:rsidRDefault="0015567C" w:rsidP="00E302B5">
            <w:pPr>
              <w:pStyle w:val="TABLE-cell"/>
              <w:rPr>
                <w:rFonts w:eastAsia="MS Mincho"/>
                <w:color w:val="000000"/>
                <w:lang w:val="en-US" w:eastAsia="ja-JP"/>
              </w:rPr>
            </w:pPr>
          </w:p>
        </w:tc>
        <w:tc>
          <w:tcPr>
            <w:tcW w:w="1508" w:type="dxa"/>
            <w:vAlign w:val="center"/>
          </w:tcPr>
          <w:p w14:paraId="29F567EC"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black liquor storage</w:t>
            </w:r>
          </w:p>
        </w:tc>
        <w:tc>
          <w:tcPr>
            <w:tcW w:w="1549" w:type="dxa"/>
            <w:vAlign w:val="center"/>
          </w:tcPr>
          <w:p w14:paraId="46A093E3" w14:textId="77777777" w:rsidR="0015567C" w:rsidRPr="001C220C" w:rsidRDefault="0015567C" w:rsidP="00E302B5">
            <w:pPr>
              <w:pStyle w:val="TABLE-cell"/>
              <w:rPr>
                <w:rFonts w:eastAsia="MS Mincho"/>
                <w:color w:val="000000"/>
                <w:lang w:val="en-US" w:eastAsia="ja-JP"/>
              </w:rPr>
            </w:pPr>
          </w:p>
        </w:tc>
        <w:tc>
          <w:tcPr>
            <w:tcW w:w="1686" w:type="dxa"/>
            <w:vAlign w:val="center"/>
          </w:tcPr>
          <w:p w14:paraId="19564C6D"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storage</w:t>
            </w:r>
          </w:p>
        </w:tc>
      </w:tr>
      <w:tr w:rsidR="0015567C" w:rsidRPr="001C220C" w14:paraId="67CF5CEC" w14:textId="77777777" w:rsidTr="00E302B5">
        <w:trPr>
          <w:trHeight w:val="247"/>
          <w:jc w:val="center"/>
        </w:trPr>
        <w:tc>
          <w:tcPr>
            <w:tcW w:w="0" w:type="auto"/>
            <w:vAlign w:val="center"/>
          </w:tcPr>
          <w:p w14:paraId="130ED8BB" w14:textId="77777777" w:rsidR="0015567C" w:rsidRPr="001C220C" w:rsidRDefault="0015567C" w:rsidP="00E302B5">
            <w:pPr>
              <w:pStyle w:val="TABLE-cell"/>
              <w:rPr>
                <w:rFonts w:eastAsia="MS Mincho"/>
                <w:color w:val="000000"/>
                <w:lang w:val="en-US" w:eastAsia="ja-JP"/>
              </w:rPr>
            </w:pPr>
          </w:p>
        </w:tc>
        <w:tc>
          <w:tcPr>
            <w:tcW w:w="0" w:type="auto"/>
            <w:vAlign w:val="center"/>
          </w:tcPr>
          <w:p w14:paraId="3B9D4963" w14:textId="77777777" w:rsidR="0015567C" w:rsidRPr="001C220C" w:rsidRDefault="0015567C" w:rsidP="00E302B5">
            <w:pPr>
              <w:pStyle w:val="TABLE-cell"/>
              <w:rPr>
                <w:rFonts w:eastAsia="MS Mincho"/>
                <w:color w:val="000000"/>
                <w:lang w:val="en-US" w:eastAsia="ja-JP"/>
              </w:rPr>
            </w:pPr>
          </w:p>
        </w:tc>
        <w:tc>
          <w:tcPr>
            <w:tcW w:w="0" w:type="auto"/>
            <w:vAlign w:val="center"/>
          </w:tcPr>
          <w:p w14:paraId="1C15316F"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74163A53" w14:textId="77777777" w:rsidR="0015567C" w:rsidRPr="001C220C" w:rsidRDefault="0015567C" w:rsidP="00E302B5">
            <w:pPr>
              <w:pStyle w:val="TABLE-cell"/>
              <w:rPr>
                <w:rFonts w:eastAsia="MS Mincho"/>
                <w:color w:val="000000"/>
                <w:lang w:val="en-US" w:eastAsia="ja-JP"/>
              </w:rPr>
            </w:pPr>
          </w:p>
        </w:tc>
        <w:tc>
          <w:tcPr>
            <w:tcW w:w="1508" w:type="dxa"/>
            <w:vAlign w:val="center"/>
          </w:tcPr>
          <w:p w14:paraId="13C87B8A"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evaporators</w:t>
            </w:r>
          </w:p>
        </w:tc>
        <w:tc>
          <w:tcPr>
            <w:tcW w:w="1549" w:type="dxa"/>
            <w:vAlign w:val="center"/>
          </w:tcPr>
          <w:p w14:paraId="0D381A81" w14:textId="77777777" w:rsidR="0015567C" w:rsidRPr="001C220C" w:rsidRDefault="0015567C" w:rsidP="00E302B5">
            <w:pPr>
              <w:pStyle w:val="TABLE-cell"/>
              <w:rPr>
                <w:rFonts w:eastAsia="MS Mincho"/>
                <w:color w:val="000000"/>
                <w:lang w:val="en-US" w:eastAsia="ja-JP"/>
              </w:rPr>
            </w:pPr>
          </w:p>
        </w:tc>
        <w:tc>
          <w:tcPr>
            <w:tcW w:w="1686" w:type="dxa"/>
            <w:vAlign w:val="center"/>
          </w:tcPr>
          <w:p w14:paraId="3C5D7146" w14:textId="77777777" w:rsidR="0015567C" w:rsidRPr="001C220C" w:rsidRDefault="0015567C" w:rsidP="00E302B5">
            <w:pPr>
              <w:pStyle w:val="TABLE-cell"/>
              <w:rPr>
                <w:rFonts w:eastAsia="MS Mincho"/>
                <w:color w:val="000000"/>
                <w:lang w:val="en-US" w:eastAsia="ja-JP"/>
              </w:rPr>
            </w:pPr>
          </w:p>
        </w:tc>
      </w:tr>
      <w:tr w:rsidR="0015567C" w:rsidRPr="001C220C" w14:paraId="6DDBC6CB" w14:textId="77777777" w:rsidTr="00E302B5">
        <w:trPr>
          <w:trHeight w:val="252"/>
          <w:jc w:val="center"/>
        </w:trPr>
        <w:tc>
          <w:tcPr>
            <w:tcW w:w="0" w:type="auto"/>
            <w:vAlign w:val="center"/>
          </w:tcPr>
          <w:p w14:paraId="192CC96A" w14:textId="77777777" w:rsidR="0015567C" w:rsidRPr="001C220C" w:rsidRDefault="0015567C" w:rsidP="00E302B5">
            <w:pPr>
              <w:pStyle w:val="TABLE-cell"/>
              <w:rPr>
                <w:rFonts w:eastAsia="MS Mincho"/>
                <w:color w:val="000000"/>
                <w:lang w:val="en-US" w:eastAsia="ja-JP"/>
              </w:rPr>
            </w:pPr>
          </w:p>
        </w:tc>
        <w:tc>
          <w:tcPr>
            <w:tcW w:w="0" w:type="auto"/>
            <w:vAlign w:val="center"/>
          </w:tcPr>
          <w:p w14:paraId="6637AEC3" w14:textId="77777777" w:rsidR="0015567C" w:rsidRPr="001C220C" w:rsidRDefault="0015567C" w:rsidP="00E302B5">
            <w:pPr>
              <w:pStyle w:val="TABLE-cell"/>
              <w:rPr>
                <w:rFonts w:eastAsia="MS Mincho"/>
                <w:color w:val="000000"/>
                <w:lang w:val="en-US" w:eastAsia="ja-JP"/>
              </w:rPr>
            </w:pPr>
          </w:p>
        </w:tc>
        <w:tc>
          <w:tcPr>
            <w:tcW w:w="0" w:type="auto"/>
            <w:vAlign w:val="center"/>
          </w:tcPr>
          <w:p w14:paraId="01386515"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6B8A7BDE" w14:textId="77777777" w:rsidR="0015567C" w:rsidRPr="001C220C" w:rsidRDefault="0015567C" w:rsidP="00E302B5">
            <w:pPr>
              <w:pStyle w:val="TABLE-cell"/>
              <w:rPr>
                <w:rFonts w:eastAsia="MS Mincho"/>
                <w:color w:val="000000"/>
                <w:lang w:val="en-US" w:eastAsia="ja-JP"/>
              </w:rPr>
            </w:pPr>
          </w:p>
        </w:tc>
        <w:tc>
          <w:tcPr>
            <w:tcW w:w="1508" w:type="dxa"/>
            <w:vAlign w:val="center"/>
          </w:tcPr>
          <w:p w14:paraId="3ABED80E"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recovery furnace</w:t>
            </w:r>
          </w:p>
        </w:tc>
        <w:tc>
          <w:tcPr>
            <w:tcW w:w="1549" w:type="dxa"/>
            <w:vAlign w:val="center"/>
          </w:tcPr>
          <w:p w14:paraId="46735F63" w14:textId="77777777" w:rsidR="0015567C" w:rsidRPr="001C220C" w:rsidRDefault="0015567C" w:rsidP="00E302B5">
            <w:pPr>
              <w:pStyle w:val="TABLE-cell"/>
              <w:rPr>
                <w:rFonts w:eastAsia="MS Mincho"/>
                <w:color w:val="000000"/>
                <w:lang w:val="en-US" w:eastAsia="ja-JP"/>
              </w:rPr>
            </w:pPr>
          </w:p>
        </w:tc>
        <w:tc>
          <w:tcPr>
            <w:tcW w:w="1686" w:type="dxa"/>
            <w:vAlign w:val="center"/>
          </w:tcPr>
          <w:p w14:paraId="531F2BAF" w14:textId="77777777" w:rsidR="0015567C" w:rsidRPr="001C220C" w:rsidRDefault="0015567C" w:rsidP="00E302B5">
            <w:pPr>
              <w:pStyle w:val="TABLE-cell"/>
              <w:rPr>
                <w:rFonts w:eastAsia="MS Mincho"/>
                <w:color w:val="000000"/>
                <w:lang w:val="en-US" w:eastAsia="ja-JP"/>
              </w:rPr>
            </w:pPr>
          </w:p>
        </w:tc>
      </w:tr>
      <w:tr w:rsidR="0015567C" w:rsidRPr="001C220C" w14:paraId="19771269" w14:textId="77777777" w:rsidTr="00E302B5">
        <w:trPr>
          <w:trHeight w:val="279"/>
          <w:jc w:val="center"/>
        </w:trPr>
        <w:tc>
          <w:tcPr>
            <w:tcW w:w="0" w:type="auto"/>
            <w:vAlign w:val="center"/>
          </w:tcPr>
          <w:p w14:paraId="23663B01" w14:textId="77777777" w:rsidR="0015567C" w:rsidRPr="001C220C" w:rsidRDefault="0015567C" w:rsidP="00E302B5">
            <w:pPr>
              <w:pStyle w:val="TABLE-cell"/>
              <w:rPr>
                <w:rFonts w:eastAsia="MS Mincho"/>
                <w:color w:val="000000"/>
                <w:lang w:val="en-US" w:eastAsia="ja-JP"/>
              </w:rPr>
            </w:pPr>
          </w:p>
        </w:tc>
        <w:tc>
          <w:tcPr>
            <w:tcW w:w="0" w:type="auto"/>
            <w:vAlign w:val="center"/>
          </w:tcPr>
          <w:p w14:paraId="23F26683" w14:textId="77777777" w:rsidR="0015567C" w:rsidRPr="001C220C" w:rsidRDefault="0015567C" w:rsidP="00E302B5">
            <w:pPr>
              <w:pStyle w:val="TABLE-cell"/>
              <w:rPr>
                <w:rFonts w:eastAsia="MS Mincho"/>
                <w:color w:val="000000"/>
                <w:lang w:val="en-US" w:eastAsia="ja-JP"/>
              </w:rPr>
            </w:pPr>
          </w:p>
        </w:tc>
        <w:tc>
          <w:tcPr>
            <w:tcW w:w="0" w:type="auto"/>
            <w:vAlign w:val="center"/>
          </w:tcPr>
          <w:p w14:paraId="25537E91"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0F2B4563" w14:textId="77777777" w:rsidR="0015567C" w:rsidRPr="001C220C" w:rsidRDefault="0015567C" w:rsidP="00E302B5">
            <w:pPr>
              <w:pStyle w:val="TABLE-cell"/>
              <w:rPr>
                <w:rFonts w:eastAsia="MS Mincho"/>
                <w:color w:val="000000"/>
                <w:lang w:val="en-US" w:eastAsia="ja-JP"/>
              </w:rPr>
            </w:pPr>
          </w:p>
        </w:tc>
        <w:tc>
          <w:tcPr>
            <w:tcW w:w="1508" w:type="dxa"/>
            <w:vAlign w:val="center"/>
          </w:tcPr>
          <w:p w14:paraId="0A11B019"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dissolving tank</w:t>
            </w:r>
          </w:p>
        </w:tc>
        <w:tc>
          <w:tcPr>
            <w:tcW w:w="1549" w:type="dxa"/>
            <w:vAlign w:val="center"/>
          </w:tcPr>
          <w:p w14:paraId="639D6D58" w14:textId="77777777" w:rsidR="0015567C" w:rsidRPr="001C220C" w:rsidRDefault="0015567C" w:rsidP="00E302B5">
            <w:pPr>
              <w:pStyle w:val="TABLE-cell"/>
              <w:rPr>
                <w:rFonts w:eastAsia="MS Mincho"/>
                <w:color w:val="000000"/>
                <w:lang w:val="en-US" w:eastAsia="ja-JP"/>
              </w:rPr>
            </w:pPr>
          </w:p>
        </w:tc>
        <w:tc>
          <w:tcPr>
            <w:tcW w:w="1686" w:type="dxa"/>
            <w:vAlign w:val="center"/>
          </w:tcPr>
          <w:p w14:paraId="2978C700" w14:textId="77777777" w:rsidR="0015567C" w:rsidRPr="001C220C" w:rsidRDefault="0015567C" w:rsidP="00E302B5">
            <w:pPr>
              <w:pStyle w:val="TABLE-cell"/>
              <w:rPr>
                <w:rFonts w:eastAsia="MS Mincho"/>
                <w:color w:val="000000"/>
                <w:lang w:val="en-US" w:eastAsia="ja-JP"/>
              </w:rPr>
            </w:pPr>
          </w:p>
        </w:tc>
      </w:tr>
      <w:tr w:rsidR="0015567C" w:rsidRPr="001C220C" w14:paraId="5C12735D" w14:textId="77777777" w:rsidTr="00E302B5">
        <w:trPr>
          <w:trHeight w:val="270"/>
          <w:jc w:val="center"/>
        </w:trPr>
        <w:tc>
          <w:tcPr>
            <w:tcW w:w="0" w:type="auto"/>
            <w:vAlign w:val="center"/>
          </w:tcPr>
          <w:p w14:paraId="0809FD98" w14:textId="77777777" w:rsidR="0015567C" w:rsidRPr="001C220C" w:rsidRDefault="0015567C" w:rsidP="00E302B5">
            <w:pPr>
              <w:pStyle w:val="TABLE-cell"/>
              <w:rPr>
                <w:rFonts w:eastAsia="MS Mincho"/>
                <w:color w:val="000000"/>
                <w:lang w:val="en-US" w:eastAsia="ja-JP"/>
              </w:rPr>
            </w:pPr>
          </w:p>
        </w:tc>
        <w:tc>
          <w:tcPr>
            <w:tcW w:w="0" w:type="auto"/>
            <w:vAlign w:val="center"/>
          </w:tcPr>
          <w:p w14:paraId="02527395" w14:textId="77777777" w:rsidR="0015567C" w:rsidRPr="001C220C" w:rsidRDefault="0015567C" w:rsidP="00E302B5">
            <w:pPr>
              <w:pStyle w:val="TABLE-cell"/>
              <w:rPr>
                <w:rFonts w:eastAsia="MS Mincho"/>
                <w:color w:val="000000"/>
                <w:lang w:val="en-US" w:eastAsia="ja-JP"/>
              </w:rPr>
            </w:pPr>
          </w:p>
        </w:tc>
        <w:tc>
          <w:tcPr>
            <w:tcW w:w="0" w:type="auto"/>
            <w:vAlign w:val="center"/>
          </w:tcPr>
          <w:p w14:paraId="3028D9EC"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2A3CEE75" w14:textId="77777777" w:rsidR="0015567C" w:rsidRPr="001C220C" w:rsidRDefault="0015567C" w:rsidP="00E302B5">
            <w:pPr>
              <w:pStyle w:val="TABLE-cell"/>
              <w:rPr>
                <w:rFonts w:eastAsia="MS Mincho"/>
                <w:color w:val="000000"/>
                <w:lang w:val="en-US" w:eastAsia="ja-JP"/>
              </w:rPr>
            </w:pPr>
          </w:p>
        </w:tc>
        <w:tc>
          <w:tcPr>
            <w:tcW w:w="1508" w:type="dxa"/>
            <w:vAlign w:val="center"/>
          </w:tcPr>
          <w:p w14:paraId="7E94C010"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green liquor storage</w:t>
            </w:r>
          </w:p>
        </w:tc>
        <w:tc>
          <w:tcPr>
            <w:tcW w:w="1549" w:type="dxa"/>
            <w:vAlign w:val="center"/>
          </w:tcPr>
          <w:p w14:paraId="2B99238B" w14:textId="77777777" w:rsidR="0015567C" w:rsidRPr="001C220C" w:rsidRDefault="0015567C" w:rsidP="00E302B5">
            <w:pPr>
              <w:pStyle w:val="TABLE-cell"/>
              <w:rPr>
                <w:rFonts w:eastAsia="MS Mincho"/>
                <w:color w:val="000000"/>
                <w:lang w:val="en-US" w:eastAsia="ja-JP"/>
              </w:rPr>
            </w:pPr>
          </w:p>
        </w:tc>
        <w:tc>
          <w:tcPr>
            <w:tcW w:w="1686" w:type="dxa"/>
            <w:vAlign w:val="center"/>
          </w:tcPr>
          <w:p w14:paraId="2CF55D8B"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storage</w:t>
            </w:r>
          </w:p>
        </w:tc>
      </w:tr>
      <w:tr w:rsidR="0015567C" w:rsidRPr="001C220C" w14:paraId="3449381E" w14:textId="77777777" w:rsidTr="00E302B5">
        <w:trPr>
          <w:trHeight w:val="247"/>
          <w:jc w:val="center"/>
        </w:trPr>
        <w:tc>
          <w:tcPr>
            <w:tcW w:w="0" w:type="auto"/>
            <w:vAlign w:val="center"/>
          </w:tcPr>
          <w:p w14:paraId="4AE096C5" w14:textId="77777777" w:rsidR="0015567C" w:rsidRPr="001C220C" w:rsidRDefault="0015567C" w:rsidP="00E302B5">
            <w:pPr>
              <w:pStyle w:val="TABLE-cell"/>
              <w:rPr>
                <w:rFonts w:eastAsia="MS Mincho"/>
                <w:color w:val="000000"/>
                <w:lang w:val="en-US" w:eastAsia="ja-JP"/>
              </w:rPr>
            </w:pPr>
          </w:p>
        </w:tc>
        <w:tc>
          <w:tcPr>
            <w:tcW w:w="0" w:type="auto"/>
            <w:vAlign w:val="center"/>
          </w:tcPr>
          <w:p w14:paraId="2504D132" w14:textId="77777777" w:rsidR="0015567C" w:rsidRPr="001C220C" w:rsidRDefault="0015567C" w:rsidP="00E302B5">
            <w:pPr>
              <w:pStyle w:val="TABLE-cell"/>
              <w:rPr>
                <w:rFonts w:eastAsia="MS Mincho"/>
                <w:color w:val="000000"/>
                <w:lang w:val="en-US" w:eastAsia="ja-JP"/>
              </w:rPr>
            </w:pPr>
          </w:p>
        </w:tc>
        <w:tc>
          <w:tcPr>
            <w:tcW w:w="0" w:type="auto"/>
            <w:vAlign w:val="center"/>
          </w:tcPr>
          <w:p w14:paraId="44DA2589"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7FDEBF59" w14:textId="77777777" w:rsidR="0015567C" w:rsidRPr="001C220C" w:rsidRDefault="0015567C" w:rsidP="00E302B5">
            <w:pPr>
              <w:pStyle w:val="TABLE-cell"/>
              <w:rPr>
                <w:rFonts w:eastAsia="MS Mincho"/>
                <w:color w:val="000000"/>
                <w:lang w:val="en-US" w:eastAsia="ja-JP"/>
              </w:rPr>
            </w:pPr>
          </w:p>
        </w:tc>
        <w:tc>
          <w:tcPr>
            <w:tcW w:w="1508" w:type="dxa"/>
            <w:vAlign w:val="center"/>
          </w:tcPr>
          <w:p w14:paraId="1F5FBD95"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slaker</w:t>
            </w:r>
          </w:p>
        </w:tc>
        <w:tc>
          <w:tcPr>
            <w:tcW w:w="1549" w:type="dxa"/>
            <w:vAlign w:val="center"/>
          </w:tcPr>
          <w:p w14:paraId="36F8C789" w14:textId="77777777" w:rsidR="0015567C" w:rsidRPr="001C220C" w:rsidRDefault="0015567C" w:rsidP="00E302B5">
            <w:pPr>
              <w:pStyle w:val="TABLE-cell"/>
              <w:rPr>
                <w:rFonts w:eastAsia="MS Mincho"/>
                <w:color w:val="000000"/>
                <w:lang w:val="en-US" w:eastAsia="ja-JP"/>
              </w:rPr>
            </w:pPr>
          </w:p>
        </w:tc>
        <w:tc>
          <w:tcPr>
            <w:tcW w:w="1686" w:type="dxa"/>
            <w:vAlign w:val="center"/>
          </w:tcPr>
          <w:p w14:paraId="010B9469" w14:textId="77777777" w:rsidR="0015567C" w:rsidRPr="001C220C" w:rsidRDefault="0015567C" w:rsidP="00E302B5">
            <w:pPr>
              <w:pStyle w:val="TABLE-cell"/>
              <w:rPr>
                <w:rFonts w:eastAsia="MS Mincho"/>
                <w:color w:val="000000"/>
                <w:lang w:val="en-US" w:eastAsia="ja-JP"/>
              </w:rPr>
            </w:pPr>
          </w:p>
        </w:tc>
      </w:tr>
      <w:tr w:rsidR="0015567C" w:rsidRPr="001C220C" w14:paraId="3639DB5C" w14:textId="77777777" w:rsidTr="00E302B5">
        <w:trPr>
          <w:trHeight w:val="247"/>
          <w:jc w:val="center"/>
        </w:trPr>
        <w:tc>
          <w:tcPr>
            <w:tcW w:w="0" w:type="auto"/>
            <w:vAlign w:val="center"/>
          </w:tcPr>
          <w:p w14:paraId="77FAA4AC" w14:textId="77777777" w:rsidR="0015567C" w:rsidRPr="001C220C" w:rsidRDefault="0015567C" w:rsidP="00E302B5">
            <w:pPr>
              <w:pStyle w:val="TABLE-cell"/>
              <w:rPr>
                <w:rFonts w:eastAsia="MS Mincho"/>
                <w:color w:val="000000"/>
                <w:lang w:val="en-US" w:eastAsia="ja-JP"/>
              </w:rPr>
            </w:pPr>
          </w:p>
        </w:tc>
        <w:tc>
          <w:tcPr>
            <w:tcW w:w="0" w:type="auto"/>
            <w:vAlign w:val="center"/>
          </w:tcPr>
          <w:p w14:paraId="658C54A7" w14:textId="77777777" w:rsidR="0015567C" w:rsidRPr="001C220C" w:rsidRDefault="0015567C" w:rsidP="00E302B5">
            <w:pPr>
              <w:pStyle w:val="TABLE-cell"/>
              <w:rPr>
                <w:rFonts w:eastAsia="MS Mincho"/>
                <w:color w:val="000000"/>
                <w:lang w:val="en-US" w:eastAsia="ja-JP"/>
              </w:rPr>
            </w:pPr>
          </w:p>
        </w:tc>
        <w:tc>
          <w:tcPr>
            <w:tcW w:w="0" w:type="auto"/>
            <w:vAlign w:val="center"/>
          </w:tcPr>
          <w:p w14:paraId="53987E22"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1C2BB4AC" w14:textId="77777777" w:rsidR="0015567C" w:rsidRPr="001C220C" w:rsidRDefault="0015567C" w:rsidP="00E302B5">
            <w:pPr>
              <w:pStyle w:val="TABLE-cell"/>
              <w:rPr>
                <w:rFonts w:eastAsia="MS Mincho"/>
                <w:color w:val="000000"/>
                <w:lang w:val="en-US" w:eastAsia="ja-JP"/>
              </w:rPr>
            </w:pPr>
          </w:p>
        </w:tc>
        <w:tc>
          <w:tcPr>
            <w:tcW w:w="1508" w:type="dxa"/>
            <w:vAlign w:val="center"/>
          </w:tcPr>
          <w:p w14:paraId="53BEE78D"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clarifier</w:t>
            </w:r>
          </w:p>
        </w:tc>
        <w:tc>
          <w:tcPr>
            <w:tcW w:w="1549" w:type="dxa"/>
            <w:vAlign w:val="center"/>
          </w:tcPr>
          <w:p w14:paraId="5DC5E77C" w14:textId="77777777" w:rsidR="0015567C" w:rsidRPr="001C220C" w:rsidRDefault="0015567C" w:rsidP="00E302B5">
            <w:pPr>
              <w:pStyle w:val="TABLE-cell"/>
              <w:rPr>
                <w:rFonts w:eastAsia="MS Mincho"/>
                <w:color w:val="000000"/>
                <w:lang w:val="en-US" w:eastAsia="ja-JP"/>
              </w:rPr>
            </w:pPr>
          </w:p>
        </w:tc>
        <w:tc>
          <w:tcPr>
            <w:tcW w:w="1686" w:type="dxa"/>
            <w:vAlign w:val="center"/>
          </w:tcPr>
          <w:p w14:paraId="0C4E6308" w14:textId="77777777" w:rsidR="0015567C" w:rsidRPr="001C220C" w:rsidRDefault="0015567C" w:rsidP="00E302B5">
            <w:pPr>
              <w:pStyle w:val="TABLE-cell"/>
              <w:rPr>
                <w:rFonts w:eastAsia="MS Mincho"/>
                <w:color w:val="000000"/>
                <w:lang w:val="en-US" w:eastAsia="ja-JP"/>
              </w:rPr>
            </w:pPr>
          </w:p>
        </w:tc>
      </w:tr>
      <w:tr w:rsidR="0015567C" w:rsidRPr="001C220C" w14:paraId="1E7F7285" w14:textId="77777777" w:rsidTr="00E302B5">
        <w:trPr>
          <w:trHeight w:val="288"/>
          <w:jc w:val="center"/>
        </w:trPr>
        <w:tc>
          <w:tcPr>
            <w:tcW w:w="0" w:type="auto"/>
            <w:vAlign w:val="center"/>
          </w:tcPr>
          <w:p w14:paraId="64A12DC3" w14:textId="77777777" w:rsidR="0015567C" w:rsidRPr="001C220C" w:rsidRDefault="0015567C" w:rsidP="00E302B5">
            <w:pPr>
              <w:pStyle w:val="TABLE-cell"/>
              <w:rPr>
                <w:rFonts w:eastAsia="MS Mincho"/>
                <w:color w:val="000000"/>
                <w:lang w:val="en-US" w:eastAsia="ja-JP"/>
              </w:rPr>
            </w:pPr>
          </w:p>
        </w:tc>
        <w:tc>
          <w:tcPr>
            <w:tcW w:w="0" w:type="auto"/>
            <w:vAlign w:val="center"/>
          </w:tcPr>
          <w:p w14:paraId="16658DC6" w14:textId="77777777" w:rsidR="0015567C" w:rsidRPr="001C220C" w:rsidRDefault="0015567C" w:rsidP="00E302B5">
            <w:pPr>
              <w:pStyle w:val="TABLE-cell"/>
              <w:rPr>
                <w:rFonts w:eastAsia="MS Mincho"/>
                <w:color w:val="000000"/>
                <w:lang w:val="en-US" w:eastAsia="ja-JP"/>
              </w:rPr>
            </w:pPr>
          </w:p>
        </w:tc>
        <w:tc>
          <w:tcPr>
            <w:tcW w:w="0" w:type="auto"/>
            <w:vAlign w:val="center"/>
          </w:tcPr>
          <w:p w14:paraId="50FCA90A"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07EDC2BF" w14:textId="77777777" w:rsidR="0015567C" w:rsidRPr="001C220C" w:rsidRDefault="0015567C" w:rsidP="00E302B5">
            <w:pPr>
              <w:pStyle w:val="TABLE-cell"/>
              <w:rPr>
                <w:rFonts w:eastAsia="MS Mincho"/>
                <w:color w:val="000000"/>
                <w:lang w:val="en-US" w:eastAsia="ja-JP"/>
              </w:rPr>
            </w:pPr>
          </w:p>
        </w:tc>
        <w:tc>
          <w:tcPr>
            <w:tcW w:w="1508" w:type="dxa"/>
            <w:vAlign w:val="center"/>
          </w:tcPr>
          <w:p w14:paraId="4754D242"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lime mud washer</w:t>
            </w:r>
          </w:p>
        </w:tc>
        <w:tc>
          <w:tcPr>
            <w:tcW w:w="1549" w:type="dxa"/>
            <w:vAlign w:val="center"/>
          </w:tcPr>
          <w:p w14:paraId="1C1302A6" w14:textId="77777777" w:rsidR="0015567C" w:rsidRPr="001C220C" w:rsidRDefault="0015567C" w:rsidP="00E302B5">
            <w:pPr>
              <w:pStyle w:val="TABLE-cell"/>
              <w:rPr>
                <w:rFonts w:eastAsia="MS Mincho"/>
                <w:color w:val="000000"/>
                <w:lang w:val="en-US" w:eastAsia="ja-JP"/>
              </w:rPr>
            </w:pPr>
          </w:p>
        </w:tc>
        <w:tc>
          <w:tcPr>
            <w:tcW w:w="1686" w:type="dxa"/>
            <w:vAlign w:val="center"/>
          </w:tcPr>
          <w:p w14:paraId="20595786" w14:textId="77777777" w:rsidR="0015567C" w:rsidRPr="001C220C" w:rsidRDefault="0015567C" w:rsidP="00E302B5">
            <w:pPr>
              <w:pStyle w:val="TABLE-cell"/>
              <w:rPr>
                <w:rFonts w:eastAsia="MS Mincho"/>
                <w:color w:val="000000"/>
                <w:lang w:val="en-US" w:eastAsia="ja-JP"/>
              </w:rPr>
            </w:pPr>
          </w:p>
        </w:tc>
      </w:tr>
      <w:tr w:rsidR="0015567C" w:rsidRPr="001C220C" w14:paraId="6B1DE522" w14:textId="77777777" w:rsidTr="00E302B5">
        <w:trPr>
          <w:trHeight w:val="270"/>
          <w:jc w:val="center"/>
        </w:trPr>
        <w:tc>
          <w:tcPr>
            <w:tcW w:w="0" w:type="auto"/>
            <w:vAlign w:val="center"/>
          </w:tcPr>
          <w:p w14:paraId="1A590CB2" w14:textId="77777777" w:rsidR="0015567C" w:rsidRPr="001C220C" w:rsidRDefault="0015567C" w:rsidP="00E302B5">
            <w:pPr>
              <w:pStyle w:val="TABLE-cell"/>
              <w:rPr>
                <w:rFonts w:eastAsia="MS Mincho"/>
                <w:color w:val="000000"/>
                <w:lang w:val="en-US" w:eastAsia="ja-JP"/>
              </w:rPr>
            </w:pPr>
          </w:p>
        </w:tc>
        <w:tc>
          <w:tcPr>
            <w:tcW w:w="0" w:type="auto"/>
            <w:vAlign w:val="center"/>
          </w:tcPr>
          <w:p w14:paraId="6548BADD" w14:textId="77777777" w:rsidR="0015567C" w:rsidRPr="001C220C" w:rsidRDefault="0015567C" w:rsidP="00E302B5">
            <w:pPr>
              <w:pStyle w:val="TABLE-cell"/>
              <w:rPr>
                <w:rFonts w:eastAsia="MS Mincho"/>
                <w:color w:val="000000"/>
                <w:lang w:val="en-US" w:eastAsia="ja-JP"/>
              </w:rPr>
            </w:pPr>
          </w:p>
        </w:tc>
        <w:tc>
          <w:tcPr>
            <w:tcW w:w="0" w:type="auto"/>
            <w:vAlign w:val="center"/>
          </w:tcPr>
          <w:p w14:paraId="3235A4F3"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4F05D0FF" w14:textId="77777777" w:rsidR="0015567C" w:rsidRPr="001C220C" w:rsidRDefault="0015567C" w:rsidP="00E302B5">
            <w:pPr>
              <w:pStyle w:val="TABLE-cell"/>
              <w:rPr>
                <w:rFonts w:eastAsia="MS Mincho"/>
                <w:color w:val="000000"/>
                <w:lang w:val="en-US" w:eastAsia="ja-JP"/>
              </w:rPr>
            </w:pPr>
          </w:p>
        </w:tc>
        <w:tc>
          <w:tcPr>
            <w:tcW w:w="1508" w:type="dxa"/>
            <w:vAlign w:val="center"/>
          </w:tcPr>
          <w:p w14:paraId="2D2FB4DC"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white liquor storage</w:t>
            </w:r>
          </w:p>
        </w:tc>
        <w:tc>
          <w:tcPr>
            <w:tcW w:w="1549" w:type="dxa"/>
            <w:vAlign w:val="center"/>
          </w:tcPr>
          <w:p w14:paraId="1A3A16D1" w14:textId="77777777" w:rsidR="0015567C" w:rsidRPr="001C220C" w:rsidRDefault="0015567C" w:rsidP="00E302B5">
            <w:pPr>
              <w:pStyle w:val="TABLE-cell"/>
              <w:rPr>
                <w:rFonts w:eastAsia="MS Mincho"/>
                <w:color w:val="000000"/>
                <w:lang w:val="en-US" w:eastAsia="ja-JP"/>
              </w:rPr>
            </w:pPr>
          </w:p>
        </w:tc>
        <w:tc>
          <w:tcPr>
            <w:tcW w:w="1686" w:type="dxa"/>
            <w:vAlign w:val="center"/>
          </w:tcPr>
          <w:p w14:paraId="418A20EC"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storage</w:t>
            </w:r>
          </w:p>
        </w:tc>
      </w:tr>
      <w:tr w:rsidR="0015567C" w:rsidRPr="001C220C" w14:paraId="35F7DC58" w14:textId="77777777" w:rsidTr="00E302B5">
        <w:trPr>
          <w:trHeight w:val="247"/>
          <w:jc w:val="center"/>
        </w:trPr>
        <w:tc>
          <w:tcPr>
            <w:tcW w:w="0" w:type="auto"/>
            <w:vAlign w:val="center"/>
          </w:tcPr>
          <w:p w14:paraId="74EC3CAA" w14:textId="77777777" w:rsidR="0015567C" w:rsidRPr="001C220C" w:rsidRDefault="0015567C" w:rsidP="00E302B5">
            <w:pPr>
              <w:pStyle w:val="TABLE-cell"/>
              <w:rPr>
                <w:rFonts w:eastAsia="MS Mincho"/>
                <w:color w:val="000000"/>
                <w:lang w:val="en-US" w:eastAsia="ja-JP"/>
              </w:rPr>
            </w:pPr>
          </w:p>
        </w:tc>
        <w:tc>
          <w:tcPr>
            <w:tcW w:w="0" w:type="auto"/>
            <w:vAlign w:val="center"/>
          </w:tcPr>
          <w:p w14:paraId="25E03494" w14:textId="77777777" w:rsidR="0015567C" w:rsidRPr="001C220C" w:rsidRDefault="0015567C" w:rsidP="00E302B5">
            <w:pPr>
              <w:pStyle w:val="TABLE-cell"/>
              <w:rPr>
                <w:rFonts w:eastAsia="MS Mincho"/>
                <w:color w:val="000000"/>
                <w:lang w:val="en-US" w:eastAsia="ja-JP"/>
              </w:rPr>
            </w:pPr>
          </w:p>
        </w:tc>
        <w:tc>
          <w:tcPr>
            <w:tcW w:w="0" w:type="auto"/>
            <w:vAlign w:val="center"/>
          </w:tcPr>
          <w:p w14:paraId="254DDE1F"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374F0243" w14:textId="77777777" w:rsidR="0015567C" w:rsidRPr="001C220C" w:rsidRDefault="0015567C" w:rsidP="00E302B5">
            <w:pPr>
              <w:pStyle w:val="TABLE-cell"/>
              <w:rPr>
                <w:rFonts w:eastAsia="MS Mincho"/>
                <w:color w:val="000000"/>
                <w:lang w:val="en-US" w:eastAsia="ja-JP"/>
              </w:rPr>
            </w:pPr>
          </w:p>
        </w:tc>
        <w:tc>
          <w:tcPr>
            <w:tcW w:w="1508" w:type="dxa"/>
            <w:vAlign w:val="center"/>
          </w:tcPr>
          <w:p w14:paraId="6D168440"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lime kiln</w:t>
            </w:r>
          </w:p>
        </w:tc>
        <w:tc>
          <w:tcPr>
            <w:tcW w:w="1549" w:type="dxa"/>
            <w:vAlign w:val="center"/>
          </w:tcPr>
          <w:p w14:paraId="13DC8922" w14:textId="77777777" w:rsidR="0015567C" w:rsidRPr="001C220C" w:rsidRDefault="0015567C" w:rsidP="00E302B5">
            <w:pPr>
              <w:pStyle w:val="TABLE-cell"/>
              <w:rPr>
                <w:rFonts w:eastAsia="MS Mincho"/>
                <w:color w:val="000000"/>
                <w:lang w:val="en-US" w:eastAsia="ja-JP"/>
              </w:rPr>
            </w:pPr>
          </w:p>
        </w:tc>
        <w:tc>
          <w:tcPr>
            <w:tcW w:w="1686" w:type="dxa"/>
            <w:vAlign w:val="center"/>
          </w:tcPr>
          <w:p w14:paraId="0E8596D3" w14:textId="77777777" w:rsidR="0015567C" w:rsidRPr="001C220C" w:rsidRDefault="0015567C" w:rsidP="00E302B5">
            <w:pPr>
              <w:pStyle w:val="TABLE-cell"/>
              <w:rPr>
                <w:rFonts w:eastAsia="MS Mincho"/>
                <w:color w:val="000000"/>
                <w:lang w:val="en-US" w:eastAsia="ja-JP"/>
              </w:rPr>
            </w:pPr>
          </w:p>
        </w:tc>
      </w:tr>
      <w:tr w:rsidR="0015567C" w:rsidRPr="001C220C" w14:paraId="4A4089AE" w14:textId="77777777" w:rsidTr="00E302B5">
        <w:trPr>
          <w:trHeight w:val="387"/>
          <w:jc w:val="center"/>
        </w:trPr>
        <w:tc>
          <w:tcPr>
            <w:tcW w:w="0" w:type="auto"/>
            <w:vAlign w:val="center"/>
          </w:tcPr>
          <w:p w14:paraId="00CCDE96" w14:textId="77777777" w:rsidR="0015567C" w:rsidRPr="001C220C" w:rsidRDefault="0015567C" w:rsidP="00E302B5">
            <w:pPr>
              <w:pStyle w:val="TABLE-cell"/>
              <w:rPr>
                <w:rFonts w:eastAsia="MS Mincho"/>
                <w:color w:val="000000"/>
                <w:lang w:val="en-US" w:eastAsia="ja-JP"/>
              </w:rPr>
            </w:pPr>
          </w:p>
        </w:tc>
        <w:tc>
          <w:tcPr>
            <w:tcW w:w="0" w:type="auto"/>
            <w:vAlign w:val="center"/>
          </w:tcPr>
          <w:p w14:paraId="4E83BFF6" w14:textId="77777777" w:rsidR="0015567C" w:rsidRPr="001C220C" w:rsidRDefault="0015567C" w:rsidP="00E302B5">
            <w:pPr>
              <w:pStyle w:val="TABLE-cell"/>
              <w:rPr>
                <w:rFonts w:eastAsia="MS Mincho"/>
                <w:color w:val="000000"/>
                <w:lang w:val="en-US" w:eastAsia="ja-JP"/>
              </w:rPr>
            </w:pPr>
          </w:p>
        </w:tc>
        <w:tc>
          <w:tcPr>
            <w:tcW w:w="0" w:type="auto"/>
            <w:vAlign w:val="center"/>
          </w:tcPr>
          <w:p w14:paraId="2F68254C"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496BAD40" w14:textId="77777777" w:rsidR="0015567C" w:rsidRPr="001C220C" w:rsidDel="00AB54EB" w:rsidRDefault="006835A6" w:rsidP="00E302B5">
            <w:pPr>
              <w:pStyle w:val="TABLE-cell"/>
              <w:rPr>
                <w:rFonts w:eastAsia="MS Mincho"/>
                <w:color w:val="000000"/>
                <w:lang w:val="en-US" w:eastAsia="ja-JP"/>
              </w:rPr>
            </w:pPr>
            <w:r w:rsidRPr="001C220C">
              <w:rPr>
                <w:rFonts w:eastAsia="MS Mincho"/>
                <w:color w:val="000000"/>
                <w:lang w:val="en-US" w:eastAsia="ja-JP"/>
              </w:rPr>
              <w:t>steam plant</w:t>
            </w:r>
          </w:p>
        </w:tc>
        <w:tc>
          <w:tcPr>
            <w:tcW w:w="1508" w:type="dxa"/>
            <w:vAlign w:val="center"/>
          </w:tcPr>
          <w:p w14:paraId="42E24585" w14:textId="77777777" w:rsidR="0015567C" w:rsidRPr="001C220C" w:rsidRDefault="0015567C" w:rsidP="00E302B5">
            <w:pPr>
              <w:pStyle w:val="TABLE-cell"/>
              <w:rPr>
                <w:rFonts w:eastAsia="MS Mincho"/>
                <w:color w:val="000000"/>
                <w:lang w:val="en-US" w:eastAsia="ja-JP"/>
              </w:rPr>
            </w:pPr>
          </w:p>
        </w:tc>
        <w:tc>
          <w:tcPr>
            <w:tcW w:w="1549" w:type="dxa"/>
            <w:vAlign w:val="center"/>
          </w:tcPr>
          <w:p w14:paraId="7D91CDEA" w14:textId="77777777" w:rsidR="0015567C" w:rsidRPr="001C220C" w:rsidRDefault="0015567C" w:rsidP="00E302B5">
            <w:pPr>
              <w:pStyle w:val="TABLE-cell"/>
              <w:rPr>
                <w:rFonts w:eastAsia="MS Mincho"/>
                <w:color w:val="000000"/>
                <w:lang w:val="en-US" w:eastAsia="ja-JP"/>
              </w:rPr>
            </w:pPr>
          </w:p>
        </w:tc>
        <w:tc>
          <w:tcPr>
            <w:tcW w:w="1686" w:type="dxa"/>
            <w:vAlign w:val="center"/>
          </w:tcPr>
          <w:p w14:paraId="5D95789A" w14:textId="77777777" w:rsidR="0015567C" w:rsidRPr="001C220C" w:rsidRDefault="0015567C" w:rsidP="00E302B5">
            <w:pPr>
              <w:pStyle w:val="TABLE-cell"/>
              <w:rPr>
                <w:rFonts w:eastAsia="MS Mincho"/>
                <w:color w:val="000000"/>
                <w:lang w:val="en-US" w:eastAsia="ja-JP"/>
              </w:rPr>
            </w:pPr>
          </w:p>
        </w:tc>
      </w:tr>
      <w:tr w:rsidR="0015567C" w:rsidRPr="001C220C" w14:paraId="61B2A59E" w14:textId="77777777" w:rsidTr="00E302B5">
        <w:trPr>
          <w:trHeight w:val="252"/>
          <w:jc w:val="center"/>
        </w:trPr>
        <w:tc>
          <w:tcPr>
            <w:tcW w:w="0" w:type="auto"/>
            <w:vAlign w:val="center"/>
          </w:tcPr>
          <w:p w14:paraId="28EEBAF8" w14:textId="77777777" w:rsidR="0015567C" w:rsidRPr="001C220C" w:rsidRDefault="0015567C" w:rsidP="00E302B5">
            <w:pPr>
              <w:pStyle w:val="TABLE-cell"/>
              <w:rPr>
                <w:rFonts w:eastAsia="MS Mincho"/>
                <w:color w:val="000000"/>
                <w:lang w:val="en-US" w:eastAsia="ja-JP"/>
              </w:rPr>
            </w:pPr>
          </w:p>
        </w:tc>
        <w:tc>
          <w:tcPr>
            <w:tcW w:w="0" w:type="auto"/>
            <w:vAlign w:val="center"/>
          </w:tcPr>
          <w:p w14:paraId="69877F01" w14:textId="77777777" w:rsidR="0015567C" w:rsidRPr="001C220C" w:rsidRDefault="0015567C" w:rsidP="00E302B5">
            <w:pPr>
              <w:pStyle w:val="TABLE-cell"/>
              <w:rPr>
                <w:rFonts w:eastAsia="MS Mincho"/>
                <w:color w:val="000000"/>
                <w:lang w:val="en-US" w:eastAsia="ja-JP"/>
              </w:rPr>
            </w:pPr>
          </w:p>
        </w:tc>
        <w:tc>
          <w:tcPr>
            <w:tcW w:w="0" w:type="auto"/>
            <w:vAlign w:val="center"/>
          </w:tcPr>
          <w:p w14:paraId="0E202B13"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032125FD" w14:textId="77777777" w:rsidR="0015567C" w:rsidRPr="001C220C" w:rsidRDefault="0015567C" w:rsidP="00E302B5">
            <w:pPr>
              <w:pStyle w:val="TABLE-cell"/>
              <w:rPr>
                <w:rFonts w:eastAsia="MS Mincho"/>
                <w:color w:val="000000"/>
                <w:lang w:val="en-US" w:eastAsia="ja-JP"/>
              </w:rPr>
            </w:pPr>
          </w:p>
        </w:tc>
        <w:tc>
          <w:tcPr>
            <w:tcW w:w="1508" w:type="dxa"/>
            <w:vAlign w:val="center"/>
          </w:tcPr>
          <w:p w14:paraId="29BB0339"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refuse boilers</w:t>
            </w:r>
          </w:p>
        </w:tc>
        <w:tc>
          <w:tcPr>
            <w:tcW w:w="1549" w:type="dxa"/>
            <w:vAlign w:val="center"/>
          </w:tcPr>
          <w:p w14:paraId="067770EA" w14:textId="77777777" w:rsidR="0015567C" w:rsidRPr="001C220C" w:rsidRDefault="0015567C" w:rsidP="00E302B5">
            <w:pPr>
              <w:pStyle w:val="TABLE-cell"/>
              <w:rPr>
                <w:rFonts w:eastAsia="MS Mincho"/>
                <w:color w:val="000000"/>
                <w:lang w:val="en-US" w:eastAsia="ja-JP"/>
              </w:rPr>
            </w:pPr>
          </w:p>
        </w:tc>
        <w:tc>
          <w:tcPr>
            <w:tcW w:w="1686" w:type="dxa"/>
            <w:vAlign w:val="center"/>
          </w:tcPr>
          <w:p w14:paraId="2F3364E6" w14:textId="77777777" w:rsidR="0015567C" w:rsidRPr="001C220C" w:rsidRDefault="0015567C" w:rsidP="00E302B5">
            <w:pPr>
              <w:pStyle w:val="TABLE-cell"/>
              <w:rPr>
                <w:rFonts w:eastAsia="MS Mincho"/>
                <w:color w:val="000000"/>
                <w:lang w:val="en-US" w:eastAsia="ja-JP"/>
              </w:rPr>
            </w:pPr>
          </w:p>
        </w:tc>
      </w:tr>
      <w:tr w:rsidR="0015567C" w:rsidRPr="001C220C" w14:paraId="1F25B257" w14:textId="77777777" w:rsidTr="00E302B5">
        <w:trPr>
          <w:trHeight w:val="247"/>
          <w:jc w:val="center"/>
        </w:trPr>
        <w:tc>
          <w:tcPr>
            <w:tcW w:w="0" w:type="auto"/>
            <w:vAlign w:val="center"/>
          </w:tcPr>
          <w:p w14:paraId="1D8884FA" w14:textId="77777777" w:rsidR="0015567C" w:rsidRPr="001C220C" w:rsidRDefault="0015567C" w:rsidP="00E302B5">
            <w:pPr>
              <w:pStyle w:val="TABLE-cell"/>
              <w:rPr>
                <w:rFonts w:eastAsia="MS Mincho"/>
                <w:color w:val="000000"/>
                <w:lang w:val="en-US" w:eastAsia="ja-JP"/>
              </w:rPr>
            </w:pPr>
          </w:p>
        </w:tc>
        <w:tc>
          <w:tcPr>
            <w:tcW w:w="0" w:type="auto"/>
            <w:vAlign w:val="center"/>
          </w:tcPr>
          <w:p w14:paraId="196237D9" w14:textId="77777777" w:rsidR="0015567C" w:rsidRPr="001C220C" w:rsidRDefault="0015567C" w:rsidP="00E302B5">
            <w:pPr>
              <w:pStyle w:val="TABLE-cell"/>
              <w:rPr>
                <w:rFonts w:eastAsia="MS Mincho"/>
                <w:color w:val="000000"/>
                <w:lang w:val="en-US" w:eastAsia="ja-JP"/>
              </w:rPr>
            </w:pPr>
          </w:p>
        </w:tc>
        <w:tc>
          <w:tcPr>
            <w:tcW w:w="0" w:type="auto"/>
            <w:vAlign w:val="center"/>
          </w:tcPr>
          <w:p w14:paraId="68054F2E"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2EBB7F43" w14:textId="77777777" w:rsidR="0015567C" w:rsidRPr="001C220C" w:rsidRDefault="0036621D" w:rsidP="00E302B5">
            <w:pPr>
              <w:pStyle w:val="TABLE-cell"/>
              <w:rPr>
                <w:rFonts w:eastAsia="MS Mincho"/>
                <w:color w:val="000000"/>
                <w:lang w:val="en-US" w:eastAsia="ja-JP"/>
              </w:rPr>
            </w:pPr>
            <w:r>
              <w:rPr>
                <w:rFonts w:eastAsia="MS Mincho"/>
                <w:color w:val="000000"/>
                <w:lang w:val="en-US" w:eastAsia="ja-JP"/>
              </w:rPr>
              <w:t>by-</w:t>
            </w:r>
            <w:r w:rsidR="006835A6" w:rsidRPr="001C220C">
              <w:rPr>
                <w:rFonts w:eastAsia="MS Mincho"/>
                <w:color w:val="000000"/>
                <w:lang w:val="en-US" w:eastAsia="ja-JP"/>
              </w:rPr>
              <w:t>products</w:t>
            </w:r>
          </w:p>
        </w:tc>
        <w:tc>
          <w:tcPr>
            <w:tcW w:w="1508" w:type="dxa"/>
            <w:vAlign w:val="center"/>
          </w:tcPr>
          <w:p w14:paraId="6A0E083A" w14:textId="77777777" w:rsidR="0015567C" w:rsidRPr="001C220C" w:rsidRDefault="0015567C" w:rsidP="00E302B5">
            <w:pPr>
              <w:pStyle w:val="TABLE-cell"/>
              <w:rPr>
                <w:rFonts w:eastAsia="MS Mincho"/>
                <w:color w:val="000000"/>
                <w:lang w:val="en-US" w:eastAsia="ja-JP"/>
              </w:rPr>
            </w:pPr>
          </w:p>
        </w:tc>
        <w:tc>
          <w:tcPr>
            <w:tcW w:w="1549" w:type="dxa"/>
            <w:vAlign w:val="center"/>
          </w:tcPr>
          <w:p w14:paraId="375E7F93" w14:textId="77777777" w:rsidR="0015567C" w:rsidRPr="001C220C" w:rsidRDefault="0015567C" w:rsidP="00E302B5">
            <w:pPr>
              <w:pStyle w:val="TABLE-cell"/>
              <w:rPr>
                <w:rFonts w:eastAsia="MS Mincho"/>
                <w:color w:val="000000"/>
                <w:lang w:val="en-US" w:eastAsia="ja-JP"/>
              </w:rPr>
            </w:pPr>
          </w:p>
        </w:tc>
        <w:tc>
          <w:tcPr>
            <w:tcW w:w="1686" w:type="dxa"/>
            <w:vAlign w:val="center"/>
          </w:tcPr>
          <w:p w14:paraId="3F50F076"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storage</w:t>
            </w:r>
          </w:p>
        </w:tc>
      </w:tr>
      <w:tr w:rsidR="0015567C" w:rsidRPr="001C220C" w14:paraId="7756A4A8" w14:textId="77777777" w:rsidTr="00E302B5">
        <w:trPr>
          <w:trHeight w:val="243"/>
          <w:jc w:val="center"/>
        </w:trPr>
        <w:tc>
          <w:tcPr>
            <w:tcW w:w="0" w:type="auto"/>
            <w:vAlign w:val="center"/>
          </w:tcPr>
          <w:p w14:paraId="0437746C" w14:textId="77777777" w:rsidR="0015567C" w:rsidRPr="001C220C" w:rsidRDefault="0015567C" w:rsidP="00E302B5">
            <w:pPr>
              <w:pStyle w:val="TABLE-cell"/>
              <w:rPr>
                <w:rFonts w:eastAsia="MS Mincho"/>
                <w:color w:val="000000"/>
                <w:lang w:val="en-US" w:eastAsia="ja-JP"/>
              </w:rPr>
            </w:pPr>
          </w:p>
        </w:tc>
        <w:tc>
          <w:tcPr>
            <w:tcW w:w="0" w:type="auto"/>
            <w:vAlign w:val="center"/>
          </w:tcPr>
          <w:p w14:paraId="5E7A0B47" w14:textId="77777777" w:rsidR="0015567C" w:rsidRPr="001C220C" w:rsidRDefault="0015567C" w:rsidP="00E302B5">
            <w:pPr>
              <w:pStyle w:val="TABLE-cell"/>
              <w:rPr>
                <w:rFonts w:eastAsia="MS Mincho"/>
                <w:color w:val="000000"/>
                <w:lang w:val="en-US" w:eastAsia="ja-JP"/>
              </w:rPr>
            </w:pPr>
          </w:p>
        </w:tc>
        <w:tc>
          <w:tcPr>
            <w:tcW w:w="0" w:type="auto"/>
            <w:vAlign w:val="center"/>
          </w:tcPr>
          <w:p w14:paraId="0B0F9DE7" w14:textId="77777777" w:rsidR="0015567C" w:rsidRPr="001C220C" w:rsidRDefault="0015567C" w:rsidP="00E302B5">
            <w:pPr>
              <w:pStyle w:val="TABLE-cell"/>
              <w:rPr>
                <w:rFonts w:eastAsia="MS Mincho"/>
                <w:color w:val="000000"/>
                <w:lang w:val="en-US" w:eastAsia="ja-JP"/>
              </w:rPr>
            </w:pPr>
          </w:p>
        </w:tc>
        <w:tc>
          <w:tcPr>
            <w:tcW w:w="2800" w:type="dxa"/>
            <w:gridSpan w:val="4"/>
            <w:vAlign w:val="center"/>
          </w:tcPr>
          <w:p w14:paraId="71296B1A"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pulp processing</w:t>
            </w:r>
          </w:p>
        </w:tc>
        <w:tc>
          <w:tcPr>
            <w:tcW w:w="1549" w:type="dxa"/>
            <w:vAlign w:val="center"/>
          </w:tcPr>
          <w:p w14:paraId="5CFEA986" w14:textId="77777777" w:rsidR="0015567C" w:rsidRPr="001C220C" w:rsidRDefault="0015567C" w:rsidP="00E302B5">
            <w:pPr>
              <w:pStyle w:val="TABLE-cell"/>
              <w:rPr>
                <w:rFonts w:eastAsia="MS Mincho"/>
                <w:color w:val="000000"/>
                <w:lang w:val="en-US" w:eastAsia="ja-JP"/>
              </w:rPr>
            </w:pPr>
          </w:p>
        </w:tc>
        <w:tc>
          <w:tcPr>
            <w:tcW w:w="1686" w:type="dxa"/>
            <w:vAlign w:val="center"/>
          </w:tcPr>
          <w:p w14:paraId="30BA54DE" w14:textId="77777777" w:rsidR="0015567C" w:rsidRPr="001C220C" w:rsidRDefault="0015567C" w:rsidP="00E302B5">
            <w:pPr>
              <w:pStyle w:val="TABLE-cell"/>
              <w:rPr>
                <w:rFonts w:eastAsia="MS Mincho"/>
                <w:color w:val="000000"/>
                <w:lang w:val="en-US" w:eastAsia="ja-JP"/>
              </w:rPr>
            </w:pPr>
          </w:p>
        </w:tc>
      </w:tr>
      <w:tr w:rsidR="0015567C" w:rsidRPr="001C220C" w14:paraId="312131C4" w14:textId="77777777" w:rsidTr="00E302B5">
        <w:trPr>
          <w:trHeight w:val="247"/>
          <w:jc w:val="center"/>
        </w:trPr>
        <w:tc>
          <w:tcPr>
            <w:tcW w:w="0" w:type="auto"/>
            <w:vAlign w:val="center"/>
          </w:tcPr>
          <w:p w14:paraId="51F7C355" w14:textId="77777777" w:rsidR="0015567C" w:rsidRPr="001C220C" w:rsidRDefault="0015567C" w:rsidP="00E302B5">
            <w:pPr>
              <w:pStyle w:val="TABLE-cell"/>
              <w:rPr>
                <w:rFonts w:eastAsia="MS Mincho"/>
                <w:color w:val="000000"/>
                <w:lang w:val="en-US" w:eastAsia="ja-JP"/>
              </w:rPr>
            </w:pPr>
          </w:p>
        </w:tc>
        <w:tc>
          <w:tcPr>
            <w:tcW w:w="0" w:type="auto"/>
            <w:vAlign w:val="center"/>
          </w:tcPr>
          <w:p w14:paraId="290D68ED" w14:textId="77777777" w:rsidR="0015567C" w:rsidRPr="001C220C" w:rsidRDefault="0015567C" w:rsidP="00E302B5">
            <w:pPr>
              <w:pStyle w:val="TABLE-cell"/>
              <w:rPr>
                <w:rFonts w:eastAsia="MS Mincho"/>
                <w:color w:val="000000"/>
                <w:lang w:val="en-US" w:eastAsia="ja-JP"/>
              </w:rPr>
            </w:pPr>
          </w:p>
        </w:tc>
        <w:tc>
          <w:tcPr>
            <w:tcW w:w="0" w:type="auto"/>
            <w:vAlign w:val="center"/>
          </w:tcPr>
          <w:p w14:paraId="027F05CC"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5E0E1157" w14:textId="77777777" w:rsidR="0015567C" w:rsidRPr="001C220C" w:rsidRDefault="0015567C" w:rsidP="00E302B5">
            <w:pPr>
              <w:pStyle w:val="TABLE-cell"/>
              <w:rPr>
                <w:rFonts w:eastAsia="MS Mincho"/>
                <w:color w:val="000000"/>
                <w:lang w:val="en-US" w:eastAsia="ja-JP"/>
              </w:rPr>
            </w:pPr>
          </w:p>
        </w:tc>
        <w:tc>
          <w:tcPr>
            <w:tcW w:w="1508" w:type="dxa"/>
            <w:vAlign w:val="center"/>
          </w:tcPr>
          <w:p w14:paraId="5CBC1338"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bleaching</w:t>
            </w:r>
          </w:p>
        </w:tc>
        <w:tc>
          <w:tcPr>
            <w:tcW w:w="1549" w:type="dxa"/>
            <w:vAlign w:val="center"/>
          </w:tcPr>
          <w:p w14:paraId="363A294E" w14:textId="77777777" w:rsidR="0015567C" w:rsidRPr="001C220C" w:rsidRDefault="0015567C" w:rsidP="00E302B5">
            <w:pPr>
              <w:pStyle w:val="TABLE-cell"/>
              <w:rPr>
                <w:rFonts w:eastAsia="MS Mincho"/>
                <w:color w:val="000000"/>
                <w:lang w:val="en-US" w:eastAsia="ja-JP"/>
              </w:rPr>
            </w:pPr>
          </w:p>
        </w:tc>
        <w:tc>
          <w:tcPr>
            <w:tcW w:w="1686" w:type="dxa"/>
            <w:vAlign w:val="center"/>
          </w:tcPr>
          <w:p w14:paraId="704F66A1" w14:textId="77777777" w:rsidR="0015567C" w:rsidRPr="001C220C" w:rsidRDefault="0015567C" w:rsidP="00E302B5">
            <w:pPr>
              <w:pStyle w:val="TABLE-cell"/>
              <w:rPr>
                <w:rFonts w:eastAsia="MS Mincho"/>
                <w:color w:val="000000"/>
                <w:lang w:val="en-US" w:eastAsia="ja-JP"/>
              </w:rPr>
            </w:pPr>
          </w:p>
        </w:tc>
      </w:tr>
      <w:tr w:rsidR="0015567C" w:rsidRPr="001C220C" w14:paraId="53019149" w14:textId="77777777" w:rsidTr="00E302B5">
        <w:trPr>
          <w:trHeight w:val="247"/>
          <w:jc w:val="center"/>
        </w:trPr>
        <w:tc>
          <w:tcPr>
            <w:tcW w:w="0" w:type="auto"/>
            <w:vAlign w:val="center"/>
          </w:tcPr>
          <w:p w14:paraId="617EE8AB" w14:textId="77777777" w:rsidR="0015567C" w:rsidRPr="001C220C" w:rsidRDefault="0015567C" w:rsidP="00E302B5">
            <w:pPr>
              <w:pStyle w:val="TABLE-cell"/>
              <w:rPr>
                <w:rFonts w:eastAsia="MS Mincho"/>
                <w:color w:val="000000"/>
                <w:lang w:val="en-US" w:eastAsia="ja-JP"/>
              </w:rPr>
            </w:pPr>
          </w:p>
        </w:tc>
        <w:tc>
          <w:tcPr>
            <w:tcW w:w="0" w:type="auto"/>
            <w:vAlign w:val="center"/>
          </w:tcPr>
          <w:p w14:paraId="5CB0D85D" w14:textId="77777777" w:rsidR="0015567C" w:rsidRPr="001C220C" w:rsidRDefault="0015567C" w:rsidP="00E302B5">
            <w:pPr>
              <w:pStyle w:val="TABLE-cell"/>
              <w:rPr>
                <w:rFonts w:eastAsia="MS Mincho"/>
                <w:color w:val="000000"/>
                <w:lang w:val="en-US" w:eastAsia="ja-JP"/>
              </w:rPr>
            </w:pPr>
          </w:p>
        </w:tc>
        <w:tc>
          <w:tcPr>
            <w:tcW w:w="0" w:type="auto"/>
            <w:vAlign w:val="center"/>
          </w:tcPr>
          <w:p w14:paraId="07694560"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6C972254" w14:textId="77777777" w:rsidR="0015567C" w:rsidRPr="001C220C" w:rsidRDefault="0015567C" w:rsidP="00E302B5">
            <w:pPr>
              <w:pStyle w:val="TABLE-cell"/>
              <w:rPr>
                <w:rFonts w:eastAsia="MS Mincho"/>
                <w:color w:val="000000"/>
                <w:lang w:val="en-US" w:eastAsia="ja-JP"/>
              </w:rPr>
            </w:pPr>
          </w:p>
        </w:tc>
        <w:tc>
          <w:tcPr>
            <w:tcW w:w="1508" w:type="dxa"/>
            <w:vAlign w:val="center"/>
          </w:tcPr>
          <w:p w14:paraId="7D0CE207" w14:textId="77777777" w:rsidR="0015567C" w:rsidRPr="001C220C" w:rsidRDefault="006835A6" w:rsidP="00E302B5">
            <w:pPr>
              <w:pStyle w:val="TABLE-cell"/>
              <w:rPr>
                <w:rFonts w:eastAsia="MS Mincho"/>
                <w:color w:val="000000"/>
                <w:lang w:val="en-US" w:eastAsia="ja-JP"/>
              </w:rPr>
            </w:pPr>
            <w:r>
              <w:rPr>
                <w:rFonts w:eastAsia="MS Mincho"/>
                <w:color w:val="000000"/>
                <w:lang w:val="en-US" w:eastAsia="ja-JP"/>
              </w:rPr>
              <w:t>washer vacuum</w:t>
            </w:r>
          </w:p>
        </w:tc>
        <w:tc>
          <w:tcPr>
            <w:tcW w:w="1549" w:type="dxa"/>
            <w:vAlign w:val="center"/>
          </w:tcPr>
          <w:p w14:paraId="72482DF0" w14:textId="77777777" w:rsidR="0015567C" w:rsidRPr="001C220C" w:rsidRDefault="0015567C" w:rsidP="00E302B5">
            <w:pPr>
              <w:pStyle w:val="TABLE-cell"/>
              <w:rPr>
                <w:rFonts w:eastAsia="MS Mincho"/>
                <w:color w:val="000000"/>
                <w:lang w:val="en-US" w:eastAsia="ja-JP"/>
              </w:rPr>
            </w:pPr>
          </w:p>
        </w:tc>
        <w:tc>
          <w:tcPr>
            <w:tcW w:w="1686" w:type="dxa"/>
            <w:vAlign w:val="center"/>
          </w:tcPr>
          <w:p w14:paraId="561732B8" w14:textId="77777777" w:rsidR="0015567C" w:rsidRPr="001C220C" w:rsidRDefault="0015567C" w:rsidP="00E302B5">
            <w:pPr>
              <w:pStyle w:val="TABLE-cell"/>
              <w:rPr>
                <w:rFonts w:eastAsia="MS Mincho"/>
                <w:color w:val="000000"/>
                <w:lang w:val="en-US" w:eastAsia="ja-JP"/>
              </w:rPr>
            </w:pPr>
          </w:p>
        </w:tc>
      </w:tr>
      <w:tr w:rsidR="0015567C" w:rsidRPr="001C220C" w14:paraId="6FCF0031" w14:textId="77777777" w:rsidTr="00E302B5">
        <w:trPr>
          <w:trHeight w:val="225"/>
          <w:jc w:val="center"/>
        </w:trPr>
        <w:tc>
          <w:tcPr>
            <w:tcW w:w="0" w:type="auto"/>
            <w:vAlign w:val="center"/>
          </w:tcPr>
          <w:p w14:paraId="7E2F928E" w14:textId="77777777" w:rsidR="0015567C" w:rsidRPr="001C220C" w:rsidRDefault="0015567C" w:rsidP="00E302B5">
            <w:pPr>
              <w:pStyle w:val="TABLE-cell"/>
              <w:rPr>
                <w:rFonts w:eastAsia="MS Mincho"/>
                <w:color w:val="000000"/>
                <w:lang w:val="en-US" w:eastAsia="ja-JP"/>
              </w:rPr>
            </w:pPr>
          </w:p>
        </w:tc>
        <w:tc>
          <w:tcPr>
            <w:tcW w:w="0" w:type="auto"/>
            <w:vAlign w:val="center"/>
          </w:tcPr>
          <w:p w14:paraId="02164727" w14:textId="77777777" w:rsidR="0015567C" w:rsidRPr="001C220C" w:rsidRDefault="0015567C" w:rsidP="00E302B5">
            <w:pPr>
              <w:pStyle w:val="TABLE-cell"/>
              <w:rPr>
                <w:rFonts w:eastAsia="MS Mincho"/>
                <w:color w:val="000000"/>
                <w:lang w:val="en-US" w:eastAsia="ja-JP"/>
              </w:rPr>
            </w:pPr>
          </w:p>
        </w:tc>
        <w:tc>
          <w:tcPr>
            <w:tcW w:w="0" w:type="auto"/>
            <w:vAlign w:val="center"/>
          </w:tcPr>
          <w:p w14:paraId="2BB4567F"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406709E0" w14:textId="77777777" w:rsidR="0015567C" w:rsidRPr="001C220C" w:rsidRDefault="0015567C" w:rsidP="00E302B5">
            <w:pPr>
              <w:pStyle w:val="TABLE-cell"/>
              <w:rPr>
                <w:rFonts w:eastAsia="MS Mincho"/>
                <w:color w:val="000000"/>
                <w:lang w:val="en-US" w:eastAsia="ja-JP"/>
              </w:rPr>
            </w:pPr>
          </w:p>
        </w:tc>
        <w:tc>
          <w:tcPr>
            <w:tcW w:w="1508" w:type="dxa"/>
            <w:vAlign w:val="center"/>
          </w:tcPr>
          <w:p w14:paraId="4BF2A8A5" w14:textId="77777777" w:rsidR="0015567C" w:rsidRPr="001C220C" w:rsidRDefault="006835A6" w:rsidP="00E302B5">
            <w:pPr>
              <w:pStyle w:val="TABLE-cell"/>
              <w:rPr>
                <w:rFonts w:eastAsia="MS Mincho"/>
                <w:color w:val="000000"/>
                <w:lang w:val="en-US" w:eastAsia="ja-JP"/>
              </w:rPr>
            </w:pPr>
            <w:r>
              <w:rPr>
                <w:rFonts w:eastAsia="MS Mincho"/>
                <w:color w:val="000000"/>
                <w:lang w:val="en-US" w:eastAsia="ja-JP"/>
              </w:rPr>
              <w:t>centrifugal screening</w:t>
            </w:r>
          </w:p>
        </w:tc>
        <w:tc>
          <w:tcPr>
            <w:tcW w:w="1549" w:type="dxa"/>
            <w:vAlign w:val="center"/>
          </w:tcPr>
          <w:p w14:paraId="373CACB7" w14:textId="77777777" w:rsidR="0015567C" w:rsidRPr="001C220C" w:rsidRDefault="0015567C" w:rsidP="00E302B5">
            <w:pPr>
              <w:pStyle w:val="TABLE-cell"/>
              <w:rPr>
                <w:rFonts w:eastAsia="MS Mincho"/>
                <w:color w:val="000000"/>
                <w:lang w:val="en-US" w:eastAsia="ja-JP"/>
              </w:rPr>
            </w:pPr>
          </w:p>
        </w:tc>
        <w:tc>
          <w:tcPr>
            <w:tcW w:w="1686" w:type="dxa"/>
            <w:vAlign w:val="center"/>
          </w:tcPr>
          <w:p w14:paraId="2DBABC1A" w14:textId="77777777" w:rsidR="0015567C" w:rsidRPr="001C220C" w:rsidRDefault="0015567C" w:rsidP="00E302B5">
            <w:pPr>
              <w:pStyle w:val="TABLE-cell"/>
              <w:rPr>
                <w:rFonts w:eastAsia="MS Mincho"/>
                <w:color w:val="000000"/>
                <w:lang w:val="en-US" w:eastAsia="ja-JP"/>
              </w:rPr>
            </w:pPr>
          </w:p>
        </w:tc>
      </w:tr>
      <w:tr w:rsidR="0015567C" w:rsidRPr="001C220C" w14:paraId="5D025E78" w14:textId="77777777" w:rsidTr="00E302B5">
        <w:trPr>
          <w:trHeight w:val="189"/>
          <w:jc w:val="center"/>
        </w:trPr>
        <w:tc>
          <w:tcPr>
            <w:tcW w:w="0" w:type="auto"/>
            <w:vAlign w:val="center"/>
          </w:tcPr>
          <w:p w14:paraId="73475454" w14:textId="77777777" w:rsidR="0015567C" w:rsidRPr="001C220C" w:rsidRDefault="0015567C" w:rsidP="00E302B5">
            <w:pPr>
              <w:pStyle w:val="TABLE-cell"/>
              <w:rPr>
                <w:rFonts w:eastAsia="MS Mincho"/>
                <w:color w:val="000000"/>
                <w:lang w:val="en-US" w:eastAsia="ja-JP"/>
              </w:rPr>
            </w:pPr>
          </w:p>
        </w:tc>
        <w:tc>
          <w:tcPr>
            <w:tcW w:w="0" w:type="auto"/>
            <w:vAlign w:val="center"/>
          </w:tcPr>
          <w:p w14:paraId="127B1686" w14:textId="77777777" w:rsidR="0015567C" w:rsidRPr="001C220C" w:rsidRDefault="0015567C" w:rsidP="00E302B5">
            <w:pPr>
              <w:pStyle w:val="TABLE-cell"/>
              <w:rPr>
                <w:rFonts w:eastAsia="MS Mincho"/>
                <w:color w:val="000000"/>
                <w:lang w:val="en-US" w:eastAsia="ja-JP"/>
              </w:rPr>
            </w:pPr>
          </w:p>
        </w:tc>
        <w:tc>
          <w:tcPr>
            <w:tcW w:w="0" w:type="auto"/>
            <w:vAlign w:val="center"/>
          </w:tcPr>
          <w:p w14:paraId="171BDDD6"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231A1557" w14:textId="77777777" w:rsidR="0015567C" w:rsidRPr="001C220C" w:rsidRDefault="0015567C" w:rsidP="00E302B5">
            <w:pPr>
              <w:pStyle w:val="TABLE-cell"/>
              <w:rPr>
                <w:rFonts w:eastAsia="MS Mincho"/>
                <w:color w:val="000000"/>
                <w:lang w:val="en-US" w:eastAsia="ja-JP"/>
              </w:rPr>
            </w:pPr>
          </w:p>
        </w:tc>
        <w:tc>
          <w:tcPr>
            <w:tcW w:w="1508" w:type="dxa"/>
            <w:vAlign w:val="center"/>
          </w:tcPr>
          <w:p w14:paraId="3AB15FBB"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pressure screening</w:t>
            </w:r>
          </w:p>
        </w:tc>
        <w:tc>
          <w:tcPr>
            <w:tcW w:w="1549" w:type="dxa"/>
            <w:vAlign w:val="center"/>
          </w:tcPr>
          <w:p w14:paraId="41B25A75" w14:textId="77777777" w:rsidR="0015567C" w:rsidRPr="001C220C" w:rsidRDefault="0015567C" w:rsidP="00E302B5">
            <w:pPr>
              <w:pStyle w:val="TABLE-cell"/>
              <w:rPr>
                <w:rFonts w:eastAsia="MS Mincho"/>
                <w:color w:val="000000"/>
                <w:lang w:val="en-US" w:eastAsia="ja-JP"/>
              </w:rPr>
            </w:pPr>
          </w:p>
        </w:tc>
        <w:tc>
          <w:tcPr>
            <w:tcW w:w="1686" w:type="dxa"/>
            <w:vAlign w:val="center"/>
          </w:tcPr>
          <w:p w14:paraId="724505F4" w14:textId="77777777" w:rsidR="0015567C" w:rsidRPr="001C220C" w:rsidRDefault="0015567C" w:rsidP="00E302B5">
            <w:pPr>
              <w:pStyle w:val="TABLE-cell"/>
              <w:rPr>
                <w:rFonts w:eastAsia="MS Mincho"/>
                <w:color w:val="000000"/>
                <w:lang w:val="en-US" w:eastAsia="ja-JP"/>
              </w:rPr>
            </w:pPr>
          </w:p>
        </w:tc>
      </w:tr>
      <w:tr w:rsidR="0015567C" w:rsidRPr="001C220C" w14:paraId="6F9C5995" w14:textId="77777777" w:rsidTr="00E302B5">
        <w:trPr>
          <w:trHeight w:val="247"/>
          <w:jc w:val="center"/>
        </w:trPr>
        <w:tc>
          <w:tcPr>
            <w:tcW w:w="0" w:type="auto"/>
            <w:vAlign w:val="center"/>
          </w:tcPr>
          <w:p w14:paraId="3EEF131C" w14:textId="77777777" w:rsidR="0015567C" w:rsidRPr="001C220C" w:rsidRDefault="0015567C" w:rsidP="00E302B5">
            <w:pPr>
              <w:pStyle w:val="TABLE-cell"/>
              <w:rPr>
                <w:rFonts w:eastAsia="MS Mincho"/>
                <w:color w:val="000000"/>
                <w:lang w:val="en-US" w:eastAsia="ja-JP"/>
              </w:rPr>
            </w:pPr>
          </w:p>
        </w:tc>
        <w:tc>
          <w:tcPr>
            <w:tcW w:w="0" w:type="auto"/>
            <w:vAlign w:val="center"/>
          </w:tcPr>
          <w:p w14:paraId="74BCFA20" w14:textId="77777777" w:rsidR="0015567C" w:rsidRPr="001C220C" w:rsidRDefault="0015567C" w:rsidP="00E302B5">
            <w:pPr>
              <w:pStyle w:val="TABLE-cell"/>
              <w:rPr>
                <w:rFonts w:eastAsia="MS Mincho"/>
                <w:color w:val="000000"/>
                <w:lang w:val="en-US" w:eastAsia="ja-JP"/>
              </w:rPr>
            </w:pPr>
          </w:p>
        </w:tc>
        <w:tc>
          <w:tcPr>
            <w:tcW w:w="0" w:type="auto"/>
            <w:vAlign w:val="center"/>
          </w:tcPr>
          <w:p w14:paraId="10D49F7B"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47F6DCEB" w14:textId="77777777" w:rsidR="0015567C" w:rsidRPr="001C220C" w:rsidRDefault="0015567C" w:rsidP="00E302B5">
            <w:pPr>
              <w:pStyle w:val="TABLE-cell"/>
              <w:rPr>
                <w:rFonts w:eastAsia="MS Mincho"/>
                <w:color w:val="000000"/>
                <w:lang w:val="en-US" w:eastAsia="ja-JP"/>
              </w:rPr>
            </w:pPr>
          </w:p>
        </w:tc>
        <w:tc>
          <w:tcPr>
            <w:tcW w:w="1508" w:type="dxa"/>
            <w:vAlign w:val="center"/>
          </w:tcPr>
          <w:p w14:paraId="6485F5CA" w14:textId="77777777" w:rsidR="0015567C" w:rsidRPr="001C220C" w:rsidRDefault="006835A6" w:rsidP="00E302B5">
            <w:pPr>
              <w:pStyle w:val="TABLE-cell"/>
              <w:rPr>
                <w:rFonts w:eastAsia="MS Mincho"/>
                <w:color w:val="000000"/>
                <w:lang w:val="en-US" w:eastAsia="ja-JP"/>
              </w:rPr>
            </w:pPr>
            <w:r>
              <w:rPr>
                <w:rFonts w:eastAsia="MS Mincho"/>
                <w:color w:val="000000"/>
                <w:lang w:val="en-US" w:eastAsia="ja-JP"/>
              </w:rPr>
              <w:t>pulp press</w:t>
            </w:r>
          </w:p>
        </w:tc>
        <w:tc>
          <w:tcPr>
            <w:tcW w:w="1549" w:type="dxa"/>
            <w:vAlign w:val="center"/>
          </w:tcPr>
          <w:p w14:paraId="02333F19" w14:textId="77777777" w:rsidR="0015567C" w:rsidRPr="001C220C" w:rsidRDefault="0015567C" w:rsidP="00E302B5">
            <w:pPr>
              <w:pStyle w:val="TABLE-cell"/>
              <w:rPr>
                <w:rFonts w:eastAsia="MS Mincho"/>
                <w:color w:val="000000"/>
                <w:lang w:val="en-US" w:eastAsia="ja-JP"/>
              </w:rPr>
            </w:pPr>
          </w:p>
        </w:tc>
        <w:tc>
          <w:tcPr>
            <w:tcW w:w="1686" w:type="dxa"/>
            <w:vAlign w:val="center"/>
          </w:tcPr>
          <w:p w14:paraId="0308471A" w14:textId="77777777" w:rsidR="0015567C" w:rsidRPr="001C220C" w:rsidRDefault="0015567C" w:rsidP="00E302B5">
            <w:pPr>
              <w:pStyle w:val="TABLE-cell"/>
              <w:rPr>
                <w:rFonts w:eastAsia="MS Mincho"/>
                <w:color w:val="000000"/>
                <w:lang w:val="en-US" w:eastAsia="ja-JP"/>
              </w:rPr>
            </w:pPr>
          </w:p>
        </w:tc>
      </w:tr>
      <w:tr w:rsidR="0015567C" w:rsidRPr="001C220C" w14:paraId="0DC91C76" w14:textId="77777777" w:rsidTr="00E302B5">
        <w:trPr>
          <w:trHeight w:val="378"/>
          <w:jc w:val="center"/>
        </w:trPr>
        <w:tc>
          <w:tcPr>
            <w:tcW w:w="0" w:type="auto"/>
            <w:vAlign w:val="center"/>
          </w:tcPr>
          <w:p w14:paraId="5C258F40" w14:textId="77777777" w:rsidR="0015567C" w:rsidRPr="001C220C" w:rsidRDefault="0015567C" w:rsidP="00E302B5">
            <w:pPr>
              <w:pStyle w:val="TABLE-cell"/>
              <w:rPr>
                <w:rFonts w:eastAsia="MS Mincho"/>
                <w:color w:val="000000"/>
                <w:lang w:val="en-US" w:eastAsia="ja-JP"/>
              </w:rPr>
            </w:pPr>
          </w:p>
        </w:tc>
        <w:tc>
          <w:tcPr>
            <w:tcW w:w="0" w:type="auto"/>
            <w:vAlign w:val="center"/>
          </w:tcPr>
          <w:p w14:paraId="27F572A0" w14:textId="77777777" w:rsidR="0015567C" w:rsidRPr="001C220C" w:rsidRDefault="0015567C" w:rsidP="00E302B5">
            <w:pPr>
              <w:pStyle w:val="TABLE-cell"/>
              <w:rPr>
                <w:rFonts w:eastAsia="MS Mincho"/>
                <w:color w:val="000000"/>
                <w:lang w:val="en-US" w:eastAsia="ja-JP"/>
              </w:rPr>
            </w:pPr>
          </w:p>
        </w:tc>
        <w:tc>
          <w:tcPr>
            <w:tcW w:w="0" w:type="auto"/>
            <w:vAlign w:val="center"/>
          </w:tcPr>
          <w:p w14:paraId="0E3B3EF1"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paper mill</w:t>
            </w:r>
          </w:p>
        </w:tc>
        <w:tc>
          <w:tcPr>
            <w:tcW w:w="0" w:type="auto"/>
            <w:gridSpan w:val="3"/>
            <w:vAlign w:val="center"/>
          </w:tcPr>
          <w:p w14:paraId="11EA5CB9" w14:textId="77777777" w:rsidR="0015567C" w:rsidRPr="001C220C" w:rsidRDefault="0015567C" w:rsidP="00E302B5">
            <w:pPr>
              <w:pStyle w:val="TABLE-cell"/>
              <w:rPr>
                <w:rFonts w:eastAsia="MS Mincho"/>
                <w:color w:val="000000"/>
                <w:lang w:val="en-US" w:eastAsia="ja-JP"/>
              </w:rPr>
            </w:pPr>
          </w:p>
        </w:tc>
        <w:tc>
          <w:tcPr>
            <w:tcW w:w="1508" w:type="dxa"/>
            <w:vAlign w:val="center"/>
          </w:tcPr>
          <w:p w14:paraId="66F3EF62" w14:textId="77777777" w:rsidR="0015567C" w:rsidRPr="001C220C" w:rsidRDefault="0015567C" w:rsidP="00E302B5">
            <w:pPr>
              <w:pStyle w:val="TABLE-cell"/>
              <w:rPr>
                <w:rFonts w:eastAsia="MS Mincho"/>
                <w:color w:val="000000"/>
                <w:lang w:val="en-US" w:eastAsia="ja-JP"/>
              </w:rPr>
            </w:pPr>
          </w:p>
        </w:tc>
        <w:tc>
          <w:tcPr>
            <w:tcW w:w="1549" w:type="dxa"/>
            <w:vAlign w:val="center"/>
          </w:tcPr>
          <w:p w14:paraId="37337C10" w14:textId="77777777" w:rsidR="0015567C" w:rsidRPr="001C220C" w:rsidRDefault="0015567C" w:rsidP="00E302B5">
            <w:pPr>
              <w:pStyle w:val="TABLE-cell"/>
              <w:rPr>
                <w:rFonts w:eastAsia="MS Mincho"/>
                <w:color w:val="000000"/>
                <w:lang w:val="en-US" w:eastAsia="ja-JP"/>
              </w:rPr>
            </w:pPr>
          </w:p>
        </w:tc>
        <w:tc>
          <w:tcPr>
            <w:tcW w:w="1686" w:type="dxa"/>
            <w:vAlign w:val="center"/>
          </w:tcPr>
          <w:p w14:paraId="4D2B3626"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batch (product) / continuous (machine operation)</w:t>
            </w:r>
          </w:p>
        </w:tc>
      </w:tr>
      <w:tr w:rsidR="0015567C" w:rsidRPr="001C220C" w14:paraId="529673C2" w14:textId="77777777" w:rsidTr="00E302B5">
        <w:trPr>
          <w:trHeight w:val="247"/>
          <w:jc w:val="center"/>
        </w:trPr>
        <w:tc>
          <w:tcPr>
            <w:tcW w:w="0" w:type="auto"/>
            <w:vAlign w:val="center"/>
          </w:tcPr>
          <w:p w14:paraId="7755875F" w14:textId="77777777" w:rsidR="0015567C" w:rsidRPr="001C220C" w:rsidRDefault="0015567C" w:rsidP="00E302B5">
            <w:pPr>
              <w:pStyle w:val="TABLE-cell"/>
              <w:rPr>
                <w:rFonts w:eastAsia="MS Mincho"/>
                <w:color w:val="000000"/>
                <w:lang w:val="en-US" w:eastAsia="ja-JP"/>
              </w:rPr>
            </w:pPr>
          </w:p>
        </w:tc>
        <w:tc>
          <w:tcPr>
            <w:tcW w:w="0" w:type="auto"/>
            <w:vAlign w:val="center"/>
          </w:tcPr>
          <w:p w14:paraId="273743AB" w14:textId="77777777" w:rsidR="0015567C" w:rsidRPr="001C220C" w:rsidRDefault="0015567C" w:rsidP="00E302B5">
            <w:pPr>
              <w:pStyle w:val="TABLE-cell"/>
              <w:rPr>
                <w:rFonts w:eastAsia="MS Mincho"/>
                <w:color w:val="000000"/>
                <w:lang w:val="en-US" w:eastAsia="ja-JP"/>
              </w:rPr>
            </w:pPr>
          </w:p>
        </w:tc>
        <w:tc>
          <w:tcPr>
            <w:tcW w:w="0" w:type="auto"/>
            <w:vAlign w:val="center"/>
          </w:tcPr>
          <w:p w14:paraId="0E2BD037"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41DF8055" w14:textId="77777777" w:rsidR="0015567C" w:rsidRPr="001C220C" w:rsidRDefault="006835A6" w:rsidP="00E302B5">
            <w:pPr>
              <w:pStyle w:val="TABLE-cell"/>
              <w:rPr>
                <w:rFonts w:eastAsia="MS Mincho"/>
                <w:color w:val="000000"/>
                <w:lang w:val="en-US" w:eastAsia="ja-JP"/>
              </w:rPr>
            </w:pPr>
            <w:r>
              <w:rPr>
                <w:rFonts w:eastAsia="MS Mincho"/>
                <w:color w:val="000000"/>
                <w:lang w:val="en-US" w:eastAsia="ja-JP"/>
              </w:rPr>
              <w:t>beater room</w:t>
            </w:r>
          </w:p>
        </w:tc>
        <w:tc>
          <w:tcPr>
            <w:tcW w:w="1508" w:type="dxa"/>
            <w:vAlign w:val="center"/>
          </w:tcPr>
          <w:p w14:paraId="364B191E" w14:textId="77777777" w:rsidR="0015567C" w:rsidRPr="001C220C" w:rsidRDefault="0015567C" w:rsidP="00E302B5">
            <w:pPr>
              <w:pStyle w:val="TABLE-cell"/>
              <w:rPr>
                <w:rFonts w:eastAsia="MS Mincho"/>
                <w:color w:val="000000"/>
                <w:lang w:val="en-US" w:eastAsia="ja-JP"/>
              </w:rPr>
            </w:pPr>
          </w:p>
        </w:tc>
        <w:tc>
          <w:tcPr>
            <w:tcW w:w="1549" w:type="dxa"/>
            <w:vAlign w:val="center"/>
          </w:tcPr>
          <w:p w14:paraId="7A0F5E60" w14:textId="77777777" w:rsidR="0015567C" w:rsidRPr="001C220C" w:rsidRDefault="0015567C" w:rsidP="00E302B5">
            <w:pPr>
              <w:pStyle w:val="TABLE-cell"/>
              <w:rPr>
                <w:rFonts w:eastAsia="MS Mincho"/>
                <w:color w:val="000000"/>
                <w:lang w:val="en-US" w:eastAsia="ja-JP"/>
              </w:rPr>
            </w:pPr>
          </w:p>
        </w:tc>
        <w:tc>
          <w:tcPr>
            <w:tcW w:w="1686" w:type="dxa"/>
            <w:vAlign w:val="center"/>
          </w:tcPr>
          <w:p w14:paraId="3AA477D8" w14:textId="77777777" w:rsidR="0015567C" w:rsidRPr="001C220C" w:rsidRDefault="0015567C" w:rsidP="00E302B5">
            <w:pPr>
              <w:pStyle w:val="TABLE-cell"/>
              <w:rPr>
                <w:rFonts w:eastAsia="MS Mincho"/>
                <w:color w:val="000000"/>
                <w:lang w:val="en-US" w:eastAsia="ja-JP"/>
              </w:rPr>
            </w:pPr>
          </w:p>
        </w:tc>
      </w:tr>
      <w:tr w:rsidR="0015567C" w:rsidRPr="001C220C" w14:paraId="51FE96CD" w14:textId="77777777" w:rsidTr="00E302B5">
        <w:trPr>
          <w:trHeight w:val="247"/>
          <w:jc w:val="center"/>
        </w:trPr>
        <w:tc>
          <w:tcPr>
            <w:tcW w:w="0" w:type="auto"/>
            <w:vAlign w:val="center"/>
          </w:tcPr>
          <w:p w14:paraId="70E3AE98" w14:textId="77777777" w:rsidR="0015567C" w:rsidRPr="001C220C" w:rsidRDefault="0015567C" w:rsidP="00E302B5">
            <w:pPr>
              <w:pStyle w:val="TABLE-cell"/>
              <w:rPr>
                <w:rFonts w:eastAsia="MS Mincho"/>
                <w:color w:val="000000"/>
                <w:lang w:val="en-US" w:eastAsia="ja-JP"/>
              </w:rPr>
            </w:pPr>
          </w:p>
        </w:tc>
        <w:tc>
          <w:tcPr>
            <w:tcW w:w="0" w:type="auto"/>
            <w:vAlign w:val="center"/>
          </w:tcPr>
          <w:p w14:paraId="69ADE43E" w14:textId="77777777" w:rsidR="0015567C" w:rsidRPr="001C220C" w:rsidRDefault="0015567C" w:rsidP="00E302B5">
            <w:pPr>
              <w:pStyle w:val="TABLE-cell"/>
              <w:rPr>
                <w:rFonts w:eastAsia="MS Mincho"/>
                <w:color w:val="000000"/>
                <w:lang w:val="en-US" w:eastAsia="ja-JP"/>
              </w:rPr>
            </w:pPr>
          </w:p>
        </w:tc>
        <w:tc>
          <w:tcPr>
            <w:tcW w:w="0" w:type="auto"/>
            <w:vAlign w:val="center"/>
          </w:tcPr>
          <w:p w14:paraId="4F1A156F"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36B52748" w14:textId="77777777" w:rsidR="0015567C" w:rsidRPr="001C220C" w:rsidRDefault="0015567C" w:rsidP="00E302B5">
            <w:pPr>
              <w:pStyle w:val="TABLE-cell"/>
              <w:rPr>
                <w:rFonts w:eastAsia="MS Mincho"/>
                <w:color w:val="000000"/>
                <w:lang w:val="en-US" w:eastAsia="ja-JP"/>
              </w:rPr>
            </w:pPr>
          </w:p>
        </w:tc>
        <w:tc>
          <w:tcPr>
            <w:tcW w:w="1508" w:type="dxa"/>
            <w:vAlign w:val="center"/>
          </w:tcPr>
          <w:p w14:paraId="5EB0B478" w14:textId="77777777" w:rsidR="0015567C" w:rsidRPr="001C220C" w:rsidRDefault="006835A6" w:rsidP="00E302B5">
            <w:pPr>
              <w:pStyle w:val="TABLE-cell"/>
              <w:rPr>
                <w:rFonts w:eastAsia="MS Mincho"/>
                <w:color w:val="000000"/>
                <w:lang w:val="en-US" w:eastAsia="ja-JP"/>
              </w:rPr>
            </w:pPr>
            <w:r>
              <w:rPr>
                <w:rFonts w:eastAsia="MS Mincho"/>
                <w:color w:val="000000"/>
                <w:lang w:val="en-US" w:eastAsia="ja-JP"/>
              </w:rPr>
              <w:t>beating engine #1</w:t>
            </w:r>
          </w:p>
        </w:tc>
        <w:tc>
          <w:tcPr>
            <w:tcW w:w="1549" w:type="dxa"/>
            <w:vAlign w:val="center"/>
          </w:tcPr>
          <w:p w14:paraId="3C084C17" w14:textId="77777777" w:rsidR="0015567C" w:rsidRPr="001C220C" w:rsidRDefault="0015567C" w:rsidP="00E302B5">
            <w:pPr>
              <w:pStyle w:val="TABLE-cell"/>
              <w:rPr>
                <w:rFonts w:eastAsia="MS Mincho"/>
                <w:color w:val="000000"/>
                <w:lang w:val="en-US" w:eastAsia="ja-JP"/>
              </w:rPr>
            </w:pPr>
          </w:p>
        </w:tc>
        <w:tc>
          <w:tcPr>
            <w:tcW w:w="1686" w:type="dxa"/>
            <w:vAlign w:val="center"/>
          </w:tcPr>
          <w:p w14:paraId="255BE8CC" w14:textId="77777777" w:rsidR="0015567C" w:rsidRPr="001C220C" w:rsidRDefault="0015567C" w:rsidP="00E302B5">
            <w:pPr>
              <w:pStyle w:val="TABLE-cell"/>
              <w:rPr>
                <w:rFonts w:eastAsia="MS Mincho"/>
                <w:color w:val="000000"/>
                <w:lang w:val="en-US" w:eastAsia="ja-JP"/>
              </w:rPr>
            </w:pPr>
          </w:p>
        </w:tc>
      </w:tr>
      <w:tr w:rsidR="0015567C" w:rsidRPr="001C220C" w14:paraId="5E60C8E4" w14:textId="77777777" w:rsidTr="00E302B5">
        <w:trPr>
          <w:trHeight w:val="247"/>
          <w:jc w:val="center"/>
        </w:trPr>
        <w:tc>
          <w:tcPr>
            <w:tcW w:w="0" w:type="auto"/>
            <w:vAlign w:val="center"/>
          </w:tcPr>
          <w:p w14:paraId="2EEC1542" w14:textId="77777777" w:rsidR="0015567C" w:rsidRPr="001C220C" w:rsidRDefault="0015567C" w:rsidP="00E302B5">
            <w:pPr>
              <w:pStyle w:val="TABLE-cell"/>
              <w:rPr>
                <w:rFonts w:eastAsia="MS Mincho"/>
                <w:color w:val="000000"/>
                <w:lang w:val="en-US" w:eastAsia="ja-JP"/>
              </w:rPr>
            </w:pPr>
          </w:p>
        </w:tc>
        <w:tc>
          <w:tcPr>
            <w:tcW w:w="0" w:type="auto"/>
            <w:vAlign w:val="center"/>
          </w:tcPr>
          <w:p w14:paraId="31F85633" w14:textId="77777777" w:rsidR="0015567C" w:rsidRPr="001C220C" w:rsidRDefault="0015567C" w:rsidP="00E302B5">
            <w:pPr>
              <w:pStyle w:val="TABLE-cell"/>
              <w:rPr>
                <w:rFonts w:eastAsia="MS Mincho"/>
                <w:color w:val="000000"/>
                <w:lang w:val="en-US" w:eastAsia="ja-JP"/>
              </w:rPr>
            </w:pPr>
          </w:p>
        </w:tc>
        <w:tc>
          <w:tcPr>
            <w:tcW w:w="0" w:type="auto"/>
            <w:vAlign w:val="center"/>
          </w:tcPr>
          <w:p w14:paraId="1F0FB879"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3924BA8C" w14:textId="77777777" w:rsidR="0015567C" w:rsidRPr="001C220C" w:rsidRDefault="006835A6" w:rsidP="00E302B5">
            <w:pPr>
              <w:pStyle w:val="TABLE-cell"/>
              <w:rPr>
                <w:rFonts w:eastAsia="MS Mincho"/>
                <w:color w:val="000000"/>
                <w:lang w:val="en-US" w:eastAsia="ja-JP"/>
              </w:rPr>
            </w:pPr>
            <w:r>
              <w:rPr>
                <w:rFonts w:eastAsia="MS Mincho"/>
                <w:color w:val="000000"/>
                <w:lang w:val="en-US" w:eastAsia="ja-JP"/>
              </w:rPr>
              <w:t>machine room</w:t>
            </w:r>
          </w:p>
        </w:tc>
        <w:tc>
          <w:tcPr>
            <w:tcW w:w="1508" w:type="dxa"/>
            <w:vAlign w:val="center"/>
          </w:tcPr>
          <w:p w14:paraId="5115565D" w14:textId="77777777" w:rsidR="0015567C" w:rsidRPr="001C220C" w:rsidRDefault="0015567C" w:rsidP="00E302B5">
            <w:pPr>
              <w:pStyle w:val="TABLE-cell"/>
              <w:rPr>
                <w:rFonts w:eastAsia="MS Mincho"/>
                <w:color w:val="000000"/>
                <w:lang w:val="en-US" w:eastAsia="ja-JP"/>
              </w:rPr>
            </w:pPr>
          </w:p>
        </w:tc>
        <w:tc>
          <w:tcPr>
            <w:tcW w:w="1549" w:type="dxa"/>
            <w:vAlign w:val="center"/>
          </w:tcPr>
          <w:p w14:paraId="3A9F0EE5" w14:textId="77777777" w:rsidR="0015567C" w:rsidRPr="001C220C" w:rsidRDefault="0015567C" w:rsidP="00E302B5">
            <w:pPr>
              <w:pStyle w:val="TABLE-cell"/>
              <w:rPr>
                <w:rFonts w:eastAsia="MS Mincho"/>
                <w:color w:val="000000"/>
                <w:lang w:val="en-US" w:eastAsia="ja-JP"/>
              </w:rPr>
            </w:pPr>
          </w:p>
        </w:tc>
        <w:tc>
          <w:tcPr>
            <w:tcW w:w="1686" w:type="dxa"/>
            <w:vAlign w:val="center"/>
          </w:tcPr>
          <w:p w14:paraId="030B2A42" w14:textId="77777777" w:rsidR="0015567C" w:rsidRPr="001C220C" w:rsidRDefault="0015567C" w:rsidP="00E302B5">
            <w:pPr>
              <w:pStyle w:val="TABLE-cell"/>
              <w:rPr>
                <w:rFonts w:eastAsia="MS Mincho"/>
                <w:color w:val="000000"/>
                <w:lang w:val="en-US" w:eastAsia="ja-JP"/>
              </w:rPr>
            </w:pPr>
          </w:p>
        </w:tc>
      </w:tr>
      <w:tr w:rsidR="0015567C" w:rsidRPr="001C220C" w14:paraId="3771747A" w14:textId="77777777" w:rsidTr="00E302B5">
        <w:trPr>
          <w:trHeight w:val="247"/>
          <w:jc w:val="center"/>
        </w:trPr>
        <w:tc>
          <w:tcPr>
            <w:tcW w:w="0" w:type="auto"/>
            <w:vAlign w:val="center"/>
          </w:tcPr>
          <w:p w14:paraId="4207C565" w14:textId="77777777" w:rsidR="0015567C" w:rsidRPr="001C220C" w:rsidRDefault="0015567C" w:rsidP="00E302B5">
            <w:pPr>
              <w:pStyle w:val="TABLE-cell"/>
              <w:rPr>
                <w:rFonts w:eastAsia="MS Mincho"/>
                <w:color w:val="000000"/>
                <w:lang w:val="en-US" w:eastAsia="ja-JP"/>
              </w:rPr>
            </w:pPr>
          </w:p>
        </w:tc>
        <w:tc>
          <w:tcPr>
            <w:tcW w:w="0" w:type="auto"/>
            <w:vAlign w:val="center"/>
          </w:tcPr>
          <w:p w14:paraId="3F2C9A1E" w14:textId="77777777" w:rsidR="0015567C" w:rsidRPr="001C220C" w:rsidRDefault="0015567C" w:rsidP="00E302B5">
            <w:pPr>
              <w:pStyle w:val="TABLE-cell"/>
              <w:rPr>
                <w:rFonts w:eastAsia="MS Mincho"/>
                <w:color w:val="000000"/>
                <w:lang w:val="en-US" w:eastAsia="ja-JP"/>
              </w:rPr>
            </w:pPr>
          </w:p>
        </w:tc>
        <w:tc>
          <w:tcPr>
            <w:tcW w:w="0" w:type="auto"/>
            <w:vAlign w:val="center"/>
          </w:tcPr>
          <w:p w14:paraId="2D21565A"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72FA9249" w14:textId="77777777" w:rsidR="0015567C" w:rsidRPr="001C220C" w:rsidRDefault="0015567C" w:rsidP="00E302B5">
            <w:pPr>
              <w:pStyle w:val="TABLE-cell"/>
              <w:rPr>
                <w:rFonts w:eastAsia="MS Mincho"/>
                <w:color w:val="000000"/>
                <w:lang w:val="en-US" w:eastAsia="ja-JP"/>
              </w:rPr>
            </w:pPr>
          </w:p>
        </w:tc>
        <w:tc>
          <w:tcPr>
            <w:tcW w:w="1508" w:type="dxa"/>
            <w:vAlign w:val="center"/>
          </w:tcPr>
          <w:p w14:paraId="11CAE153" w14:textId="77777777" w:rsidR="0015567C" w:rsidRPr="001C220C" w:rsidRDefault="006835A6" w:rsidP="00E302B5">
            <w:pPr>
              <w:pStyle w:val="TABLE-cell"/>
              <w:rPr>
                <w:rFonts w:eastAsia="MS Mincho"/>
                <w:color w:val="000000"/>
                <w:lang w:val="en-US" w:eastAsia="ja-JP"/>
              </w:rPr>
            </w:pPr>
            <w:r>
              <w:rPr>
                <w:rFonts w:eastAsia="MS Mincho"/>
                <w:color w:val="000000"/>
                <w:lang w:val="en-US" w:eastAsia="ja-JP"/>
              </w:rPr>
              <w:t>paper machine #2</w:t>
            </w:r>
          </w:p>
        </w:tc>
        <w:tc>
          <w:tcPr>
            <w:tcW w:w="1549" w:type="dxa"/>
            <w:vAlign w:val="center"/>
          </w:tcPr>
          <w:p w14:paraId="2F32E8B9" w14:textId="77777777" w:rsidR="0015567C" w:rsidRPr="001C220C" w:rsidRDefault="0015567C" w:rsidP="00E302B5">
            <w:pPr>
              <w:pStyle w:val="TABLE-cell"/>
              <w:rPr>
                <w:rFonts w:eastAsia="MS Mincho"/>
                <w:color w:val="000000"/>
                <w:lang w:val="en-US" w:eastAsia="ja-JP"/>
              </w:rPr>
            </w:pPr>
          </w:p>
        </w:tc>
        <w:tc>
          <w:tcPr>
            <w:tcW w:w="1686" w:type="dxa"/>
            <w:vAlign w:val="center"/>
          </w:tcPr>
          <w:p w14:paraId="4F16C431" w14:textId="77777777" w:rsidR="0015567C" w:rsidRPr="001C220C" w:rsidRDefault="006835A6" w:rsidP="00E302B5">
            <w:pPr>
              <w:pStyle w:val="TABLE-cell"/>
              <w:rPr>
                <w:rFonts w:eastAsia="MS Mincho"/>
                <w:color w:val="000000"/>
                <w:lang w:val="en-US" w:eastAsia="ja-JP"/>
              </w:rPr>
            </w:pPr>
            <w:r>
              <w:rPr>
                <w:rFonts w:eastAsia="MS Mincho"/>
                <w:color w:val="000000"/>
                <w:lang w:val="en-US" w:eastAsia="ja-JP"/>
              </w:rPr>
              <w:t>west end</w:t>
            </w:r>
          </w:p>
        </w:tc>
      </w:tr>
      <w:tr w:rsidR="0015567C" w:rsidRPr="001C220C" w14:paraId="03FBCC8A" w14:textId="77777777" w:rsidTr="00E302B5">
        <w:trPr>
          <w:trHeight w:val="247"/>
          <w:jc w:val="center"/>
        </w:trPr>
        <w:tc>
          <w:tcPr>
            <w:tcW w:w="0" w:type="auto"/>
            <w:vAlign w:val="center"/>
          </w:tcPr>
          <w:p w14:paraId="168E3CA5" w14:textId="77777777" w:rsidR="0015567C" w:rsidRPr="001C220C" w:rsidRDefault="0015567C" w:rsidP="00E302B5">
            <w:pPr>
              <w:pStyle w:val="TABLE-cell"/>
              <w:rPr>
                <w:rFonts w:eastAsia="MS Mincho"/>
                <w:color w:val="000000"/>
                <w:lang w:val="en-US" w:eastAsia="ja-JP"/>
              </w:rPr>
            </w:pPr>
          </w:p>
        </w:tc>
        <w:tc>
          <w:tcPr>
            <w:tcW w:w="0" w:type="auto"/>
            <w:vAlign w:val="center"/>
          </w:tcPr>
          <w:p w14:paraId="69B954FD" w14:textId="77777777" w:rsidR="0015567C" w:rsidRPr="001C220C" w:rsidRDefault="0015567C" w:rsidP="00E302B5">
            <w:pPr>
              <w:pStyle w:val="TABLE-cell"/>
              <w:rPr>
                <w:rFonts w:eastAsia="MS Mincho"/>
                <w:color w:val="000000"/>
                <w:lang w:val="en-US" w:eastAsia="ja-JP"/>
              </w:rPr>
            </w:pPr>
          </w:p>
        </w:tc>
        <w:tc>
          <w:tcPr>
            <w:tcW w:w="0" w:type="auto"/>
            <w:vAlign w:val="center"/>
          </w:tcPr>
          <w:p w14:paraId="05FE5FF4"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0AB3D8A7" w14:textId="77777777" w:rsidR="0015567C" w:rsidRPr="001C220C" w:rsidRDefault="0015567C" w:rsidP="00E302B5">
            <w:pPr>
              <w:pStyle w:val="TABLE-cell"/>
              <w:rPr>
                <w:rFonts w:eastAsia="MS Mincho"/>
                <w:color w:val="000000"/>
                <w:lang w:val="en-US" w:eastAsia="ja-JP"/>
              </w:rPr>
            </w:pPr>
          </w:p>
        </w:tc>
        <w:tc>
          <w:tcPr>
            <w:tcW w:w="1508" w:type="dxa"/>
            <w:vAlign w:val="center"/>
          </w:tcPr>
          <w:p w14:paraId="308B3D4F" w14:textId="77777777" w:rsidR="0015567C" w:rsidRPr="001C220C" w:rsidRDefault="0015567C" w:rsidP="00E302B5">
            <w:pPr>
              <w:pStyle w:val="TABLE-cell"/>
              <w:rPr>
                <w:rFonts w:eastAsia="MS Mincho"/>
                <w:color w:val="000000"/>
                <w:lang w:val="en-US" w:eastAsia="ja-JP"/>
              </w:rPr>
            </w:pPr>
          </w:p>
        </w:tc>
        <w:tc>
          <w:tcPr>
            <w:tcW w:w="1549" w:type="dxa"/>
            <w:vAlign w:val="center"/>
          </w:tcPr>
          <w:p w14:paraId="68BBD3D7" w14:textId="77777777" w:rsidR="0015567C" w:rsidRPr="001C220C" w:rsidRDefault="006835A6" w:rsidP="00E302B5">
            <w:pPr>
              <w:pStyle w:val="TABLE-cell"/>
              <w:rPr>
                <w:rFonts w:eastAsia="MS Mincho"/>
                <w:color w:val="000000"/>
                <w:lang w:val="en-US" w:eastAsia="ja-JP"/>
              </w:rPr>
            </w:pPr>
            <w:r>
              <w:rPr>
                <w:rFonts w:eastAsia="MS Mincho"/>
                <w:color w:val="000000"/>
                <w:lang w:val="en-US" w:eastAsia="ja-JP"/>
              </w:rPr>
              <w:t>screens</w:t>
            </w:r>
          </w:p>
        </w:tc>
        <w:tc>
          <w:tcPr>
            <w:tcW w:w="1686" w:type="dxa"/>
            <w:vAlign w:val="center"/>
          </w:tcPr>
          <w:p w14:paraId="08BADEA3" w14:textId="77777777" w:rsidR="0015567C" w:rsidRPr="001C220C" w:rsidRDefault="0015567C" w:rsidP="00E302B5">
            <w:pPr>
              <w:pStyle w:val="TABLE-cell"/>
              <w:rPr>
                <w:rFonts w:eastAsia="MS Mincho"/>
                <w:color w:val="000000"/>
                <w:lang w:val="en-US" w:eastAsia="ja-JP"/>
              </w:rPr>
            </w:pPr>
          </w:p>
        </w:tc>
      </w:tr>
      <w:tr w:rsidR="0015567C" w:rsidRPr="001C220C" w14:paraId="048EA2A5" w14:textId="77777777" w:rsidTr="00E302B5">
        <w:trPr>
          <w:trHeight w:val="247"/>
          <w:jc w:val="center"/>
        </w:trPr>
        <w:tc>
          <w:tcPr>
            <w:tcW w:w="0" w:type="auto"/>
            <w:vAlign w:val="center"/>
          </w:tcPr>
          <w:p w14:paraId="6DE27BE2" w14:textId="77777777" w:rsidR="0015567C" w:rsidRPr="001C220C" w:rsidRDefault="0015567C" w:rsidP="00E302B5">
            <w:pPr>
              <w:pStyle w:val="TABLE-cell"/>
              <w:rPr>
                <w:rFonts w:eastAsia="MS Mincho"/>
                <w:color w:val="000000"/>
                <w:lang w:val="en-US" w:eastAsia="ja-JP"/>
              </w:rPr>
            </w:pPr>
          </w:p>
        </w:tc>
        <w:tc>
          <w:tcPr>
            <w:tcW w:w="0" w:type="auto"/>
            <w:vAlign w:val="center"/>
          </w:tcPr>
          <w:p w14:paraId="24B77E52" w14:textId="77777777" w:rsidR="0015567C" w:rsidRPr="001C220C" w:rsidRDefault="0015567C" w:rsidP="00E302B5">
            <w:pPr>
              <w:pStyle w:val="TABLE-cell"/>
              <w:rPr>
                <w:rFonts w:eastAsia="MS Mincho"/>
                <w:color w:val="000000"/>
                <w:lang w:val="en-US" w:eastAsia="ja-JP"/>
              </w:rPr>
            </w:pPr>
          </w:p>
        </w:tc>
        <w:tc>
          <w:tcPr>
            <w:tcW w:w="0" w:type="auto"/>
            <w:vAlign w:val="center"/>
          </w:tcPr>
          <w:p w14:paraId="2E75D4F3"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79773ADA" w14:textId="77777777" w:rsidR="0015567C" w:rsidRPr="001C220C" w:rsidRDefault="0015567C" w:rsidP="00E302B5">
            <w:pPr>
              <w:pStyle w:val="TABLE-cell"/>
              <w:rPr>
                <w:rFonts w:eastAsia="MS Mincho"/>
                <w:color w:val="000000"/>
                <w:lang w:val="en-US" w:eastAsia="ja-JP"/>
              </w:rPr>
            </w:pPr>
          </w:p>
        </w:tc>
        <w:tc>
          <w:tcPr>
            <w:tcW w:w="1508" w:type="dxa"/>
            <w:vAlign w:val="center"/>
          </w:tcPr>
          <w:p w14:paraId="6E19AF75" w14:textId="77777777" w:rsidR="0015567C" w:rsidRPr="001C220C" w:rsidRDefault="0015567C" w:rsidP="00E302B5">
            <w:pPr>
              <w:pStyle w:val="TABLE-cell"/>
              <w:rPr>
                <w:rFonts w:eastAsia="MS Mincho"/>
                <w:color w:val="000000"/>
                <w:lang w:val="en-US" w:eastAsia="ja-JP"/>
              </w:rPr>
            </w:pPr>
          </w:p>
        </w:tc>
        <w:tc>
          <w:tcPr>
            <w:tcW w:w="1549" w:type="dxa"/>
            <w:vAlign w:val="center"/>
          </w:tcPr>
          <w:p w14:paraId="6A6D1BDB"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head box</w:t>
            </w:r>
          </w:p>
        </w:tc>
        <w:tc>
          <w:tcPr>
            <w:tcW w:w="1686" w:type="dxa"/>
            <w:vAlign w:val="center"/>
          </w:tcPr>
          <w:p w14:paraId="76D2803D" w14:textId="77777777" w:rsidR="0015567C" w:rsidRPr="001C220C" w:rsidRDefault="0015567C" w:rsidP="00E302B5">
            <w:pPr>
              <w:pStyle w:val="TABLE-cell"/>
              <w:rPr>
                <w:rFonts w:eastAsia="MS Mincho"/>
                <w:color w:val="000000"/>
                <w:lang w:val="en-US" w:eastAsia="ja-JP"/>
              </w:rPr>
            </w:pPr>
          </w:p>
        </w:tc>
      </w:tr>
      <w:tr w:rsidR="0015567C" w:rsidRPr="001C220C" w14:paraId="6E377B73" w14:textId="77777777" w:rsidTr="00E302B5">
        <w:trPr>
          <w:trHeight w:val="247"/>
          <w:jc w:val="center"/>
        </w:trPr>
        <w:tc>
          <w:tcPr>
            <w:tcW w:w="0" w:type="auto"/>
            <w:vAlign w:val="center"/>
          </w:tcPr>
          <w:p w14:paraId="6F02386E" w14:textId="77777777" w:rsidR="0015567C" w:rsidRPr="001C220C" w:rsidRDefault="0015567C" w:rsidP="00E302B5">
            <w:pPr>
              <w:pStyle w:val="TABLE-cell"/>
              <w:rPr>
                <w:rFonts w:eastAsia="MS Mincho"/>
                <w:color w:val="000000"/>
                <w:lang w:val="en-US" w:eastAsia="ja-JP"/>
              </w:rPr>
            </w:pPr>
          </w:p>
        </w:tc>
        <w:tc>
          <w:tcPr>
            <w:tcW w:w="0" w:type="auto"/>
            <w:vAlign w:val="center"/>
          </w:tcPr>
          <w:p w14:paraId="433BBF69" w14:textId="77777777" w:rsidR="0015567C" w:rsidRPr="001C220C" w:rsidRDefault="0015567C" w:rsidP="00E302B5">
            <w:pPr>
              <w:pStyle w:val="TABLE-cell"/>
              <w:rPr>
                <w:rFonts w:eastAsia="MS Mincho"/>
                <w:color w:val="000000"/>
                <w:lang w:val="en-US" w:eastAsia="ja-JP"/>
              </w:rPr>
            </w:pPr>
          </w:p>
        </w:tc>
        <w:tc>
          <w:tcPr>
            <w:tcW w:w="0" w:type="auto"/>
            <w:vAlign w:val="center"/>
          </w:tcPr>
          <w:p w14:paraId="662AE4E7"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169C4FE2" w14:textId="77777777" w:rsidR="0015567C" w:rsidRPr="001C220C" w:rsidRDefault="0015567C" w:rsidP="00E302B5">
            <w:pPr>
              <w:pStyle w:val="TABLE-cell"/>
              <w:rPr>
                <w:rFonts w:eastAsia="MS Mincho"/>
                <w:color w:val="000000"/>
                <w:lang w:val="en-US" w:eastAsia="ja-JP"/>
              </w:rPr>
            </w:pPr>
          </w:p>
        </w:tc>
        <w:tc>
          <w:tcPr>
            <w:tcW w:w="1508" w:type="dxa"/>
            <w:vAlign w:val="center"/>
          </w:tcPr>
          <w:p w14:paraId="05B13C0A" w14:textId="77777777" w:rsidR="0015567C" w:rsidRPr="001C220C" w:rsidRDefault="0015567C" w:rsidP="00E302B5">
            <w:pPr>
              <w:pStyle w:val="TABLE-cell"/>
              <w:rPr>
                <w:rFonts w:eastAsia="MS Mincho"/>
                <w:color w:val="000000"/>
                <w:lang w:val="en-US" w:eastAsia="ja-JP"/>
              </w:rPr>
            </w:pPr>
          </w:p>
        </w:tc>
        <w:tc>
          <w:tcPr>
            <w:tcW w:w="1549" w:type="dxa"/>
            <w:vAlign w:val="center"/>
          </w:tcPr>
          <w:p w14:paraId="7B59022D"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wire pit</w:t>
            </w:r>
          </w:p>
        </w:tc>
        <w:tc>
          <w:tcPr>
            <w:tcW w:w="1686" w:type="dxa"/>
            <w:vAlign w:val="center"/>
          </w:tcPr>
          <w:p w14:paraId="20B5818B" w14:textId="77777777" w:rsidR="0015567C" w:rsidRPr="001C220C" w:rsidRDefault="0015567C" w:rsidP="00E302B5">
            <w:pPr>
              <w:pStyle w:val="TABLE-cell"/>
              <w:rPr>
                <w:rFonts w:eastAsia="MS Mincho"/>
                <w:color w:val="000000"/>
                <w:lang w:val="en-US" w:eastAsia="ja-JP"/>
              </w:rPr>
            </w:pPr>
          </w:p>
        </w:tc>
      </w:tr>
      <w:tr w:rsidR="0015567C" w:rsidRPr="001C220C" w14:paraId="40AB28AE" w14:textId="77777777" w:rsidTr="00E302B5">
        <w:trPr>
          <w:trHeight w:val="247"/>
          <w:jc w:val="center"/>
        </w:trPr>
        <w:tc>
          <w:tcPr>
            <w:tcW w:w="0" w:type="auto"/>
            <w:vAlign w:val="center"/>
          </w:tcPr>
          <w:p w14:paraId="6187CF54" w14:textId="77777777" w:rsidR="0015567C" w:rsidRPr="001C220C" w:rsidRDefault="0015567C" w:rsidP="00E302B5">
            <w:pPr>
              <w:pStyle w:val="TABLE-cell"/>
              <w:rPr>
                <w:rFonts w:eastAsia="MS Mincho"/>
                <w:color w:val="000000"/>
                <w:lang w:val="en-US" w:eastAsia="ja-JP"/>
              </w:rPr>
            </w:pPr>
          </w:p>
        </w:tc>
        <w:tc>
          <w:tcPr>
            <w:tcW w:w="0" w:type="auto"/>
            <w:vAlign w:val="center"/>
          </w:tcPr>
          <w:p w14:paraId="3229C0BA" w14:textId="77777777" w:rsidR="0015567C" w:rsidRPr="001C220C" w:rsidRDefault="0015567C" w:rsidP="00E302B5">
            <w:pPr>
              <w:pStyle w:val="TABLE-cell"/>
              <w:rPr>
                <w:rFonts w:eastAsia="MS Mincho"/>
                <w:color w:val="000000"/>
                <w:lang w:val="en-US" w:eastAsia="ja-JP"/>
              </w:rPr>
            </w:pPr>
          </w:p>
        </w:tc>
        <w:tc>
          <w:tcPr>
            <w:tcW w:w="0" w:type="auto"/>
            <w:vAlign w:val="center"/>
          </w:tcPr>
          <w:p w14:paraId="06D3790A"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79D72376" w14:textId="77777777" w:rsidR="0015567C" w:rsidRPr="001C220C" w:rsidRDefault="0015567C" w:rsidP="00E302B5">
            <w:pPr>
              <w:pStyle w:val="TABLE-cell"/>
              <w:rPr>
                <w:rFonts w:eastAsia="MS Mincho"/>
                <w:color w:val="000000"/>
                <w:lang w:val="en-US" w:eastAsia="ja-JP"/>
              </w:rPr>
            </w:pPr>
          </w:p>
        </w:tc>
        <w:tc>
          <w:tcPr>
            <w:tcW w:w="1508" w:type="dxa"/>
            <w:vAlign w:val="center"/>
          </w:tcPr>
          <w:p w14:paraId="4D7853DD" w14:textId="77777777" w:rsidR="0015567C" w:rsidRPr="001C220C" w:rsidRDefault="0015567C" w:rsidP="00E302B5">
            <w:pPr>
              <w:pStyle w:val="TABLE-cell"/>
              <w:rPr>
                <w:rFonts w:eastAsia="MS Mincho"/>
                <w:color w:val="000000"/>
                <w:lang w:val="en-US" w:eastAsia="ja-JP"/>
              </w:rPr>
            </w:pPr>
          </w:p>
        </w:tc>
        <w:tc>
          <w:tcPr>
            <w:tcW w:w="1549" w:type="dxa"/>
            <w:vAlign w:val="center"/>
          </w:tcPr>
          <w:p w14:paraId="1C3611A4"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press</w:t>
            </w:r>
          </w:p>
        </w:tc>
        <w:tc>
          <w:tcPr>
            <w:tcW w:w="1686" w:type="dxa"/>
            <w:vAlign w:val="center"/>
          </w:tcPr>
          <w:p w14:paraId="614F7793" w14:textId="77777777" w:rsidR="0015567C" w:rsidRPr="001C220C" w:rsidRDefault="0015567C" w:rsidP="00E302B5">
            <w:pPr>
              <w:pStyle w:val="TABLE-cell"/>
              <w:rPr>
                <w:rFonts w:eastAsia="MS Mincho"/>
                <w:color w:val="000000"/>
                <w:lang w:val="en-US" w:eastAsia="ja-JP"/>
              </w:rPr>
            </w:pPr>
          </w:p>
        </w:tc>
      </w:tr>
      <w:tr w:rsidR="0015567C" w:rsidRPr="001C220C" w14:paraId="0F679151" w14:textId="77777777" w:rsidTr="00E302B5">
        <w:trPr>
          <w:trHeight w:val="247"/>
          <w:jc w:val="center"/>
        </w:trPr>
        <w:tc>
          <w:tcPr>
            <w:tcW w:w="0" w:type="auto"/>
            <w:vAlign w:val="center"/>
          </w:tcPr>
          <w:p w14:paraId="014472BB" w14:textId="77777777" w:rsidR="0015567C" w:rsidRPr="001C220C" w:rsidRDefault="0015567C" w:rsidP="00E302B5">
            <w:pPr>
              <w:pStyle w:val="TABLE-cell"/>
              <w:rPr>
                <w:rFonts w:eastAsia="MS Mincho"/>
                <w:color w:val="000000"/>
                <w:lang w:val="en-US" w:eastAsia="ja-JP"/>
              </w:rPr>
            </w:pPr>
          </w:p>
        </w:tc>
        <w:tc>
          <w:tcPr>
            <w:tcW w:w="0" w:type="auto"/>
            <w:vAlign w:val="center"/>
          </w:tcPr>
          <w:p w14:paraId="39F22967" w14:textId="77777777" w:rsidR="0015567C" w:rsidRPr="001C220C" w:rsidRDefault="0015567C" w:rsidP="00E302B5">
            <w:pPr>
              <w:pStyle w:val="TABLE-cell"/>
              <w:rPr>
                <w:rFonts w:eastAsia="MS Mincho"/>
                <w:color w:val="000000"/>
                <w:lang w:val="en-US" w:eastAsia="ja-JP"/>
              </w:rPr>
            </w:pPr>
          </w:p>
        </w:tc>
        <w:tc>
          <w:tcPr>
            <w:tcW w:w="0" w:type="auto"/>
            <w:vAlign w:val="center"/>
          </w:tcPr>
          <w:p w14:paraId="1A2B3A79"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076F0209" w14:textId="77777777" w:rsidR="0015567C" w:rsidRPr="001C220C" w:rsidRDefault="0015567C" w:rsidP="00E302B5">
            <w:pPr>
              <w:pStyle w:val="TABLE-cell"/>
              <w:rPr>
                <w:rFonts w:eastAsia="MS Mincho"/>
                <w:color w:val="000000"/>
                <w:lang w:val="en-US" w:eastAsia="ja-JP"/>
              </w:rPr>
            </w:pPr>
          </w:p>
        </w:tc>
        <w:tc>
          <w:tcPr>
            <w:tcW w:w="1508" w:type="dxa"/>
            <w:vAlign w:val="center"/>
          </w:tcPr>
          <w:p w14:paraId="48ADD116" w14:textId="77777777" w:rsidR="0015567C" w:rsidRPr="001C220C" w:rsidRDefault="0015567C" w:rsidP="00E302B5">
            <w:pPr>
              <w:pStyle w:val="TABLE-cell"/>
              <w:rPr>
                <w:rFonts w:eastAsia="MS Mincho"/>
                <w:color w:val="000000"/>
                <w:lang w:val="en-US" w:eastAsia="ja-JP"/>
              </w:rPr>
            </w:pPr>
          </w:p>
        </w:tc>
        <w:tc>
          <w:tcPr>
            <w:tcW w:w="1549" w:type="dxa"/>
            <w:vAlign w:val="center"/>
          </w:tcPr>
          <w:p w14:paraId="4F3B0D36" w14:textId="77777777" w:rsidR="0015567C" w:rsidRPr="001C220C" w:rsidRDefault="0015567C" w:rsidP="00E302B5">
            <w:pPr>
              <w:pStyle w:val="TABLE-cell"/>
              <w:rPr>
                <w:rFonts w:eastAsia="MS Mincho"/>
                <w:color w:val="000000"/>
                <w:lang w:val="en-US" w:eastAsia="ja-JP"/>
              </w:rPr>
            </w:pPr>
          </w:p>
        </w:tc>
        <w:tc>
          <w:tcPr>
            <w:tcW w:w="1686" w:type="dxa"/>
            <w:vAlign w:val="center"/>
          </w:tcPr>
          <w:p w14:paraId="2776B0C1" w14:textId="77777777" w:rsidR="0015567C" w:rsidRPr="001C220C" w:rsidRDefault="0015567C" w:rsidP="00E302B5">
            <w:pPr>
              <w:pStyle w:val="TABLE-cell"/>
              <w:rPr>
                <w:rFonts w:eastAsia="MS Mincho"/>
                <w:color w:val="000000"/>
                <w:lang w:val="en-US" w:eastAsia="ja-JP"/>
              </w:rPr>
            </w:pPr>
          </w:p>
        </w:tc>
      </w:tr>
      <w:tr w:rsidR="0015567C" w:rsidRPr="001C220C" w14:paraId="642B1FBD" w14:textId="77777777" w:rsidTr="00E302B5">
        <w:trPr>
          <w:trHeight w:val="247"/>
          <w:jc w:val="center"/>
        </w:trPr>
        <w:tc>
          <w:tcPr>
            <w:tcW w:w="0" w:type="auto"/>
            <w:vAlign w:val="center"/>
          </w:tcPr>
          <w:p w14:paraId="133E828E" w14:textId="77777777" w:rsidR="0015567C" w:rsidRPr="001C220C" w:rsidRDefault="0015567C" w:rsidP="00E302B5">
            <w:pPr>
              <w:pStyle w:val="TABLE-cell"/>
              <w:rPr>
                <w:rFonts w:eastAsia="MS Mincho"/>
                <w:color w:val="000000"/>
                <w:lang w:val="en-US" w:eastAsia="ja-JP"/>
              </w:rPr>
            </w:pPr>
          </w:p>
        </w:tc>
        <w:tc>
          <w:tcPr>
            <w:tcW w:w="0" w:type="auto"/>
            <w:vAlign w:val="center"/>
          </w:tcPr>
          <w:p w14:paraId="602348EB" w14:textId="77777777" w:rsidR="0015567C" w:rsidRPr="001C220C" w:rsidRDefault="0015567C" w:rsidP="00E302B5">
            <w:pPr>
              <w:pStyle w:val="TABLE-cell"/>
              <w:rPr>
                <w:rFonts w:eastAsia="MS Mincho"/>
                <w:color w:val="000000"/>
                <w:lang w:val="en-US" w:eastAsia="ja-JP"/>
              </w:rPr>
            </w:pPr>
          </w:p>
        </w:tc>
        <w:tc>
          <w:tcPr>
            <w:tcW w:w="0" w:type="auto"/>
            <w:vAlign w:val="center"/>
          </w:tcPr>
          <w:p w14:paraId="44B13637"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5D79A376"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wet end</w:t>
            </w:r>
          </w:p>
        </w:tc>
        <w:tc>
          <w:tcPr>
            <w:tcW w:w="1508" w:type="dxa"/>
            <w:vAlign w:val="center"/>
          </w:tcPr>
          <w:p w14:paraId="1E80CAA6" w14:textId="77777777" w:rsidR="0015567C" w:rsidRPr="001C220C" w:rsidRDefault="0015567C" w:rsidP="00E302B5">
            <w:pPr>
              <w:pStyle w:val="TABLE-cell"/>
              <w:rPr>
                <w:rFonts w:eastAsia="MS Mincho"/>
                <w:color w:val="000000"/>
                <w:lang w:val="en-US" w:eastAsia="ja-JP"/>
              </w:rPr>
            </w:pPr>
          </w:p>
        </w:tc>
        <w:tc>
          <w:tcPr>
            <w:tcW w:w="1549" w:type="dxa"/>
            <w:vAlign w:val="center"/>
          </w:tcPr>
          <w:p w14:paraId="4DEB018B" w14:textId="77777777" w:rsidR="0015567C" w:rsidRPr="001C220C" w:rsidRDefault="0015567C" w:rsidP="00E302B5">
            <w:pPr>
              <w:pStyle w:val="TABLE-cell"/>
              <w:rPr>
                <w:rFonts w:eastAsia="MS Mincho"/>
                <w:color w:val="000000"/>
                <w:lang w:val="en-US" w:eastAsia="ja-JP"/>
              </w:rPr>
            </w:pPr>
          </w:p>
        </w:tc>
        <w:tc>
          <w:tcPr>
            <w:tcW w:w="1686" w:type="dxa"/>
            <w:vAlign w:val="center"/>
          </w:tcPr>
          <w:p w14:paraId="4BA71706" w14:textId="77777777" w:rsidR="0015567C" w:rsidRPr="001C220C" w:rsidRDefault="0015567C" w:rsidP="00E302B5">
            <w:pPr>
              <w:pStyle w:val="TABLE-cell"/>
              <w:rPr>
                <w:rFonts w:eastAsia="MS Mincho"/>
                <w:color w:val="000000"/>
                <w:lang w:val="en-US" w:eastAsia="ja-JP"/>
              </w:rPr>
            </w:pPr>
          </w:p>
        </w:tc>
      </w:tr>
      <w:tr w:rsidR="0015567C" w:rsidRPr="001C220C" w14:paraId="4A8C87D5" w14:textId="77777777" w:rsidTr="00E302B5">
        <w:trPr>
          <w:trHeight w:val="247"/>
          <w:jc w:val="center"/>
        </w:trPr>
        <w:tc>
          <w:tcPr>
            <w:tcW w:w="0" w:type="auto"/>
            <w:vAlign w:val="center"/>
          </w:tcPr>
          <w:p w14:paraId="656D7857" w14:textId="77777777" w:rsidR="0015567C" w:rsidRPr="001C220C" w:rsidRDefault="0015567C" w:rsidP="00E302B5">
            <w:pPr>
              <w:pStyle w:val="TABLE-cell"/>
              <w:rPr>
                <w:rFonts w:eastAsia="MS Mincho"/>
                <w:color w:val="000000"/>
                <w:lang w:val="en-US" w:eastAsia="ja-JP"/>
              </w:rPr>
            </w:pPr>
          </w:p>
        </w:tc>
        <w:tc>
          <w:tcPr>
            <w:tcW w:w="0" w:type="auto"/>
            <w:vAlign w:val="center"/>
          </w:tcPr>
          <w:p w14:paraId="33AE83EA" w14:textId="77777777" w:rsidR="0015567C" w:rsidRPr="001C220C" w:rsidRDefault="0015567C" w:rsidP="00E302B5">
            <w:pPr>
              <w:pStyle w:val="TABLE-cell"/>
              <w:rPr>
                <w:rFonts w:eastAsia="MS Mincho"/>
                <w:color w:val="000000"/>
                <w:lang w:val="en-US" w:eastAsia="ja-JP"/>
              </w:rPr>
            </w:pPr>
          </w:p>
        </w:tc>
        <w:tc>
          <w:tcPr>
            <w:tcW w:w="0" w:type="auto"/>
            <w:vAlign w:val="center"/>
          </w:tcPr>
          <w:p w14:paraId="49076779"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3C196107" w14:textId="77777777" w:rsidR="0015567C" w:rsidRPr="001C220C" w:rsidRDefault="0015567C" w:rsidP="00E302B5">
            <w:pPr>
              <w:pStyle w:val="TABLE-cell"/>
              <w:rPr>
                <w:rFonts w:eastAsia="MS Mincho"/>
                <w:color w:val="000000"/>
                <w:lang w:val="en-US" w:eastAsia="ja-JP"/>
              </w:rPr>
            </w:pPr>
          </w:p>
        </w:tc>
        <w:tc>
          <w:tcPr>
            <w:tcW w:w="1508" w:type="dxa"/>
            <w:vAlign w:val="center"/>
          </w:tcPr>
          <w:p w14:paraId="34AC1BBE" w14:textId="77777777" w:rsidR="0015567C" w:rsidRPr="001C220C" w:rsidRDefault="006835A6" w:rsidP="00E302B5">
            <w:pPr>
              <w:pStyle w:val="TABLE-cell"/>
              <w:rPr>
                <w:rFonts w:eastAsia="MS Mincho"/>
                <w:color w:val="000000"/>
                <w:lang w:val="en-US" w:eastAsia="ja-JP"/>
              </w:rPr>
            </w:pPr>
            <w:r>
              <w:rPr>
                <w:rFonts w:eastAsia="MS Mincho"/>
                <w:color w:val="000000"/>
                <w:lang w:val="en-US" w:eastAsia="ja-JP"/>
              </w:rPr>
              <w:t>paper machine #2</w:t>
            </w:r>
          </w:p>
        </w:tc>
        <w:tc>
          <w:tcPr>
            <w:tcW w:w="1549" w:type="dxa"/>
            <w:vAlign w:val="center"/>
          </w:tcPr>
          <w:p w14:paraId="49B10577" w14:textId="77777777" w:rsidR="0015567C" w:rsidRPr="001C220C" w:rsidRDefault="0015567C" w:rsidP="00E302B5">
            <w:pPr>
              <w:pStyle w:val="TABLE-cell"/>
              <w:rPr>
                <w:rFonts w:eastAsia="MS Mincho"/>
                <w:color w:val="000000"/>
                <w:lang w:val="en-US" w:eastAsia="ja-JP"/>
              </w:rPr>
            </w:pPr>
          </w:p>
        </w:tc>
        <w:tc>
          <w:tcPr>
            <w:tcW w:w="1686" w:type="dxa"/>
            <w:vAlign w:val="center"/>
          </w:tcPr>
          <w:p w14:paraId="272B7DF9" w14:textId="77777777" w:rsidR="0015567C" w:rsidRPr="001C220C" w:rsidRDefault="006835A6" w:rsidP="00E302B5">
            <w:pPr>
              <w:pStyle w:val="TABLE-cell"/>
              <w:rPr>
                <w:rFonts w:eastAsia="MS Mincho"/>
                <w:color w:val="000000"/>
                <w:lang w:val="en-US" w:eastAsia="ja-JP"/>
              </w:rPr>
            </w:pPr>
            <w:r>
              <w:rPr>
                <w:rFonts w:eastAsia="MS Mincho"/>
                <w:color w:val="000000"/>
                <w:lang w:val="en-US" w:eastAsia="ja-JP"/>
              </w:rPr>
              <w:t>dry end</w:t>
            </w:r>
          </w:p>
        </w:tc>
      </w:tr>
      <w:tr w:rsidR="0015567C" w:rsidRPr="001C220C" w14:paraId="46A23027" w14:textId="77777777" w:rsidTr="00E302B5">
        <w:trPr>
          <w:trHeight w:val="247"/>
          <w:jc w:val="center"/>
        </w:trPr>
        <w:tc>
          <w:tcPr>
            <w:tcW w:w="0" w:type="auto"/>
            <w:vAlign w:val="center"/>
          </w:tcPr>
          <w:p w14:paraId="0C43D012" w14:textId="77777777" w:rsidR="0015567C" w:rsidRPr="001C220C" w:rsidRDefault="0015567C" w:rsidP="00E302B5">
            <w:pPr>
              <w:pStyle w:val="TABLE-cell"/>
              <w:rPr>
                <w:rFonts w:eastAsia="MS Mincho"/>
                <w:color w:val="000000"/>
                <w:lang w:val="en-US" w:eastAsia="ja-JP"/>
              </w:rPr>
            </w:pPr>
          </w:p>
        </w:tc>
        <w:tc>
          <w:tcPr>
            <w:tcW w:w="0" w:type="auto"/>
            <w:vAlign w:val="center"/>
          </w:tcPr>
          <w:p w14:paraId="20920647" w14:textId="77777777" w:rsidR="0015567C" w:rsidRPr="001C220C" w:rsidRDefault="0015567C" w:rsidP="00E302B5">
            <w:pPr>
              <w:pStyle w:val="TABLE-cell"/>
              <w:rPr>
                <w:rFonts w:eastAsia="MS Mincho"/>
                <w:color w:val="000000"/>
                <w:lang w:val="en-US" w:eastAsia="ja-JP"/>
              </w:rPr>
            </w:pPr>
          </w:p>
        </w:tc>
        <w:tc>
          <w:tcPr>
            <w:tcW w:w="0" w:type="auto"/>
            <w:vAlign w:val="center"/>
          </w:tcPr>
          <w:p w14:paraId="1D078D10"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45BB6C4A" w14:textId="77777777" w:rsidR="0015567C" w:rsidRPr="001C220C" w:rsidRDefault="0015567C" w:rsidP="00E302B5">
            <w:pPr>
              <w:pStyle w:val="TABLE-cell"/>
              <w:rPr>
                <w:rFonts w:eastAsia="MS Mincho"/>
                <w:color w:val="000000"/>
                <w:lang w:val="en-US" w:eastAsia="ja-JP"/>
              </w:rPr>
            </w:pPr>
          </w:p>
        </w:tc>
        <w:tc>
          <w:tcPr>
            <w:tcW w:w="1508" w:type="dxa"/>
            <w:vAlign w:val="center"/>
          </w:tcPr>
          <w:p w14:paraId="423625AE" w14:textId="77777777" w:rsidR="0015567C" w:rsidRPr="001C220C" w:rsidRDefault="0015567C" w:rsidP="00E302B5">
            <w:pPr>
              <w:pStyle w:val="TABLE-cell"/>
              <w:rPr>
                <w:rFonts w:eastAsia="MS Mincho"/>
                <w:color w:val="000000"/>
                <w:lang w:val="en-US" w:eastAsia="ja-JP"/>
              </w:rPr>
            </w:pPr>
          </w:p>
        </w:tc>
        <w:tc>
          <w:tcPr>
            <w:tcW w:w="1549" w:type="dxa"/>
            <w:vAlign w:val="center"/>
          </w:tcPr>
          <w:p w14:paraId="32505309" w14:textId="77777777" w:rsidR="0015567C" w:rsidRPr="001C220C" w:rsidRDefault="006835A6" w:rsidP="00E302B5">
            <w:pPr>
              <w:pStyle w:val="TABLE-cell"/>
              <w:rPr>
                <w:rFonts w:eastAsia="MS Mincho"/>
                <w:color w:val="000000"/>
                <w:lang w:val="en-US" w:eastAsia="ja-JP"/>
              </w:rPr>
            </w:pPr>
            <w:r>
              <w:rPr>
                <w:rFonts w:eastAsia="MS Mincho"/>
                <w:color w:val="000000"/>
                <w:lang w:val="en-US" w:eastAsia="ja-JP"/>
              </w:rPr>
              <w:t>drying section</w:t>
            </w:r>
          </w:p>
        </w:tc>
        <w:tc>
          <w:tcPr>
            <w:tcW w:w="1686" w:type="dxa"/>
            <w:vAlign w:val="center"/>
          </w:tcPr>
          <w:p w14:paraId="4E8E5D68" w14:textId="77777777" w:rsidR="0015567C" w:rsidRPr="001C220C" w:rsidRDefault="0015567C" w:rsidP="00E302B5">
            <w:pPr>
              <w:pStyle w:val="TABLE-cell"/>
              <w:rPr>
                <w:rFonts w:eastAsia="MS Mincho"/>
                <w:color w:val="000000"/>
                <w:lang w:val="en-US" w:eastAsia="ja-JP"/>
              </w:rPr>
            </w:pPr>
          </w:p>
        </w:tc>
      </w:tr>
      <w:tr w:rsidR="0015567C" w:rsidRPr="001C220C" w14:paraId="57628328" w14:textId="77777777" w:rsidTr="00E302B5">
        <w:trPr>
          <w:trHeight w:val="247"/>
          <w:jc w:val="center"/>
        </w:trPr>
        <w:tc>
          <w:tcPr>
            <w:tcW w:w="0" w:type="auto"/>
            <w:vAlign w:val="center"/>
          </w:tcPr>
          <w:p w14:paraId="571E2C0C" w14:textId="77777777" w:rsidR="0015567C" w:rsidRPr="001C220C" w:rsidRDefault="0015567C" w:rsidP="00E302B5">
            <w:pPr>
              <w:pStyle w:val="TABLE-cell"/>
              <w:rPr>
                <w:rFonts w:eastAsia="MS Mincho"/>
                <w:color w:val="000000"/>
                <w:lang w:val="en-US" w:eastAsia="ja-JP"/>
              </w:rPr>
            </w:pPr>
          </w:p>
        </w:tc>
        <w:tc>
          <w:tcPr>
            <w:tcW w:w="0" w:type="auto"/>
            <w:vAlign w:val="center"/>
          </w:tcPr>
          <w:p w14:paraId="3B8CA712" w14:textId="77777777" w:rsidR="0015567C" w:rsidRPr="001C220C" w:rsidRDefault="0015567C" w:rsidP="00E302B5">
            <w:pPr>
              <w:pStyle w:val="TABLE-cell"/>
              <w:rPr>
                <w:rFonts w:eastAsia="MS Mincho"/>
                <w:color w:val="000000"/>
                <w:lang w:val="en-US" w:eastAsia="ja-JP"/>
              </w:rPr>
            </w:pPr>
          </w:p>
        </w:tc>
        <w:tc>
          <w:tcPr>
            <w:tcW w:w="0" w:type="auto"/>
            <w:vAlign w:val="center"/>
          </w:tcPr>
          <w:p w14:paraId="1DF227CC"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6DED70CF" w14:textId="77777777" w:rsidR="0015567C" w:rsidRPr="001C220C" w:rsidRDefault="0015567C" w:rsidP="00E302B5">
            <w:pPr>
              <w:pStyle w:val="TABLE-cell"/>
              <w:rPr>
                <w:rFonts w:eastAsia="MS Mincho"/>
                <w:color w:val="000000"/>
                <w:lang w:val="en-US" w:eastAsia="ja-JP"/>
              </w:rPr>
            </w:pPr>
          </w:p>
        </w:tc>
        <w:tc>
          <w:tcPr>
            <w:tcW w:w="1508" w:type="dxa"/>
            <w:vAlign w:val="center"/>
          </w:tcPr>
          <w:p w14:paraId="490D9BC7" w14:textId="77777777" w:rsidR="0015567C" w:rsidRPr="001C220C" w:rsidRDefault="0015567C" w:rsidP="00E302B5">
            <w:pPr>
              <w:pStyle w:val="TABLE-cell"/>
              <w:rPr>
                <w:rFonts w:eastAsia="MS Mincho"/>
                <w:color w:val="000000"/>
                <w:lang w:val="en-US" w:eastAsia="ja-JP"/>
              </w:rPr>
            </w:pPr>
          </w:p>
        </w:tc>
        <w:tc>
          <w:tcPr>
            <w:tcW w:w="1549" w:type="dxa"/>
            <w:vAlign w:val="center"/>
          </w:tcPr>
          <w:p w14:paraId="2A1DEE65" w14:textId="77777777" w:rsidR="0015567C" w:rsidRPr="001C220C" w:rsidRDefault="006835A6" w:rsidP="00E302B5">
            <w:pPr>
              <w:pStyle w:val="TABLE-cell"/>
              <w:rPr>
                <w:rFonts w:eastAsia="MS Mincho"/>
                <w:color w:val="000000"/>
                <w:lang w:val="en-US" w:eastAsia="ja-JP"/>
              </w:rPr>
            </w:pPr>
            <w:r>
              <w:rPr>
                <w:rFonts w:eastAsia="MS Mincho"/>
                <w:color w:val="000000"/>
                <w:lang w:val="en-US" w:eastAsia="ja-JP"/>
              </w:rPr>
              <w:t>calendar stack #1</w:t>
            </w:r>
          </w:p>
        </w:tc>
        <w:tc>
          <w:tcPr>
            <w:tcW w:w="1686" w:type="dxa"/>
            <w:vAlign w:val="center"/>
          </w:tcPr>
          <w:p w14:paraId="594F6F02" w14:textId="77777777" w:rsidR="0015567C" w:rsidRPr="001C220C" w:rsidRDefault="0015567C" w:rsidP="00E302B5">
            <w:pPr>
              <w:pStyle w:val="TABLE-cell"/>
              <w:rPr>
                <w:rFonts w:eastAsia="MS Mincho"/>
                <w:color w:val="000000"/>
                <w:lang w:val="en-US" w:eastAsia="ja-JP"/>
              </w:rPr>
            </w:pPr>
          </w:p>
        </w:tc>
      </w:tr>
      <w:tr w:rsidR="0015567C" w:rsidRPr="001C220C" w14:paraId="311423B0" w14:textId="77777777" w:rsidTr="00E302B5">
        <w:trPr>
          <w:trHeight w:val="247"/>
          <w:jc w:val="center"/>
        </w:trPr>
        <w:tc>
          <w:tcPr>
            <w:tcW w:w="0" w:type="auto"/>
            <w:vAlign w:val="center"/>
          </w:tcPr>
          <w:p w14:paraId="794E70CA" w14:textId="77777777" w:rsidR="0015567C" w:rsidRPr="001C220C" w:rsidRDefault="0015567C" w:rsidP="00E302B5">
            <w:pPr>
              <w:pStyle w:val="TABLE-cell"/>
              <w:rPr>
                <w:rFonts w:eastAsia="MS Mincho"/>
                <w:color w:val="000000"/>
                <w:lang w:val="en-US" w:eastAsia="ja-JP"/>
              </w:rPr>
            </w:pPr>
          </w:p>
        </w:tc>
        <w:tc>
          <w:tcPr>
            <w:tcW w:w="0" w:type="auto"/>
            <w:vAlign w:val="center"/>
          </w:tcPr>
          <w:p w14:paraId="5149FEBA" w14:textId="77777777" w:rsidR="0015567C" w:rsidRPr="001C220C" w:rsidRDefault="0015567C" w:rsidP="00E302B5">
            <w:pPr>
              <w:pStyle w:val="TABLE-cell"/>
              <w:rPr>
                <w:rFonts w:eastAsia="MS Mincho"/>
                <w:color w:val="000000"/>
                <w:lang w:val="en-US" w:eastAsia="ja-JP"/>
              </w:rPr>
            </w:pPr>
          </w:p>
        </w:tc>
        <w:tc>
          <w:tcPr>
            <w:tcW w:w="0" w:type="auto"/>
            <w:vAlign w:val="center"/>
          </w:tcPr>
          <w:p w14:paraId="1EBDFD77"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79B1742D" w14:textId="77777777" w:rsidR="0015567C" w:rsidRPr="001C220C" w:rsidRDefault="0015567C" w:rsidP="00E302B5">
            <w:pPr>
              <w:pStyle w:val="TABLE-cell"/>
              <w:rPr>
                <w:rFonts w:eastAsia="MS Mincho"/>
                <w:color w:val="000000"/>
                <w:lang w:val="en-US" w:eastAsia="ja-JP"/>
              </w:rPr>
            </w:pPr>
          </w:p>
        </w:tc>
        <w:tc>
          <w:tcPr>
            <w:tcW w:w="1508" w:type="dxa"/>
            <w:vAlign w:val="center"/>
          </w:tcPr>
          <w:p w14:paraId="27C2DA29" w14:textId="77777777" w:rsidR="0015567C" w:rsidRPr="001C220C" w:rsidRDefault="0015567C" w:rsidP="00E302B5">
            <w:pPr>
              <w:pStyle w:val="TABLE-cell"/>
              <w:rPr>
                <w:rFonts w:eastAsia="MS Mincho"/>
                <w:color w:val="000000"/>
                <w:lang w:val="en-US" w:eastAsia="ja-JP"/>
              </w:rPr>
            </w:pPr>
          </w:p>
        </w:tc>
        <w:tc>
          <w:tcPr>
            <w:tcW w:w="1549" w:type="dxa"/>
            <w:vAlign w:val="center"/>
          </w:tcPr>
          <w:p w14:paraId="79381B73" w14:textId="77777777" w:rsidR="0015567C" w:rsidRPr="001C220C" w:rsidRDefault="006835A6" w:rsidP="00E302B5">
            <w:pPr>
              <w:pStyle w:val="TABLE-cell"/>
              <w:rPr>
                <w:rFonts w:eastAsia="MS Mincho"/>
                <w:color w:val="000000"/>
                <w:lang w:val="en-US" w:eastAsia="ja-JP"/>
              </w:rPr>
            </w:pPr>
            <w:r>
              <w:rPr>
                <w:rFonts w:eastAsia="MS Mincho"/>
                <w:color w:val="000000"/>
                <w:lang w:val="en-US" w:eastAsia="ja-JP"/>
              </w:rPr>
              <w:t>calendar stack #2</w:t>
            </w:r>
          </w:p>
        </w:tc>
        <w:tc>
          <w:tcPr>
            <w:tcW w:w="1686" w:type="dxa"/>
            <w:vAlign w:val="center"/>
          </w:tcPr>
          <w:p w14:paraId="788212B2" w14:textId="77777777" w:rsidR="0015567C" w:rsidRPr="001C220C" w:rsidRDefault="0015567C" w:rsidP="00E302B5">
            <w:pPr>
              <w:pStyle w:val="TABLE-cell"/>
              <w:rPr>
                <w:rFonts w:eastAsia="MS Mincho"/>
                <w:color w:val="000000"/>
                <w:lang w:val="en-US" w:eastAsia="ja-JP"/>
              </w:rPr>
            </w:pPr>
          </w:p>
        </w:tc>
      </w:tr>
      <w:tr w:rsidR="0015567C" w:rsidRPr="001C220C" w14:paraId="4E30FC88" w14:textId="77777777" w:rsidTr="00E302B5">
        <w:trPr>
          <w:trHeight w:val="198"/>
          <w:jc w:val="center"/>
        </w:trPr>
        <w:tc>
          <w:tcPr>
            <w:tcW w:w="0" w:type="auto"/>
            <w:vAlign w:val="center"/>
          </w:tcPr>
          <w:p w14:paraId="6CA9D580" w14:textId="77777777" w:rsidR="0015567C" w:rsidRPr="001C220C" w:rsidRDefault="0015567C" w:rsidP="00E302B5">
            <w:pPr>
              <w:pStyle w:val="TABLE-cell"/>
              <w:rPr>
                <w:rFonts w:eastAsia="MS Mincho"/>
                <w:color w:val="000000"/>
                <w:lang w:val="en-US" w:eastAsia="ja-JP"/>
              </w:rPr>
            </w:pPr>
          </w:p>
        </w:tc>
        <w:tc>
          <w:tcPr>
            <w:tcW w:w="0" w:type="auto"/>
            <w:vAlign w:val="center"/>
          </w:tcPr>
          <w:p w14:paraId="4A70830A" w14:textId="77777777" w:rsidR="0015567C" w:rsidRPr="001C220C" w:rsidRDefault="0015567C" w:rsidP="00E302B5">
            <w:pPr>
              <w:pStyle w:val="TABLE-cell"/>
              <w:rPr>
                <w:rFonts w:eastAsia="MS Mincho"/>
                <w:color w:val="000000"/>
                <w:lang w:val="en-US" w:eastAsia="ja-JP"/>
              </w:rPr>
            </w:pPr>
          </w:p>
        </w:tc>
        <w:tc>
          <w:tcPr>
            <w:tcW w:w="0" w:type="auto"/>
            <w:vAlign w:val="center"/>
          </w:tcPr>
          <w:p w14:paraId="595FF411"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51231D6C" w14:textId="77777777" w:rsidR="0015567C" w:rsidRPr="001C220C" w:rsidRDefault="0015567C" w:rsidP="00E302B5">
            <w:pPr>
              <w:pStyle w:val="TABLE-cell"/>
              <w:rPr>
                <w:rFonts w:eastAsia="MS Mincho"/>
                <w:color w:val="000000"/>
                <w:lang w:val="en-US" w:eastAsia="ja-JP"/>
              </w:rPr>
            </w:pPr>
          </w:p>
        </w:tc>
        <w:tc>
          <w:tcPr>
            <w:tcW w:w="1508" w:type="dxa"/>
            <w:vAlign w:val="center"/>
          </w:tcPr>
          <w:p w14:paraId="4B2C8BA1" w14:textId="77777777" w:rsidR="0015567C" w:rsidRPr="001C220C" w:rsidRDefault="0015567C" w:rsidP="00E302B5">
            <w:pPr>
              <w:pStyle w:val="TABLE-cell"/>
              <w:rPr>
                <w:rFonts w:eastAsia="MS Mincho"/>
                <w:color w:val="000000"/>
                <w:lang w:val="en-US" w:eastAsia="ja-JP"/>
              </w:rPr>
            </w:pPr>
          </w:p>
        </w:tc>
        <w:tc>
          <w:tcPr>
            <w:tcW w:w="1549" w:type="dxa"/>
            <w:vAlign w:val="center"/>
          </w:tcPr>
          <w:p w14:paraId="06F57FB3" w14:textId="77777777" w:rsidR="0015567C" w:rsidRPr="001C220C" w:rsidRDefault="006835A6" w:rsidP="00E302B5">
            <w:pPr>
              <w:pStyle w:val="TABLE-cell"/>
              <w:rPr>
                <w:rFonts w:eastAsia="MS Mincho"/>
                <w:color w:val="000000"/>
                <w:lang w:val="en-US" w:eastAsia="ja-JP"/>
              </w:rPr>
            </w:pPr>
            <w:r>
              <w:rPr>
                <w:rFonts w:eastAsia="MS Mincho"/>
                <w:color w:val="000000"/>
                <w:lang w:val="en-US" w:eastAsia="ja-JP"/>
              </w:rPr>
              <w:t>reeler</w:t>
            </w:r>
          </w:p>
        </w:tc>
        <w:tc>
          <w:tcPr>
            <w:tcW w:w="1686" w:type="dxa"/>
            <w:vAlign w:val="center"/>
          </w:tcPr>
          <w:p w14:paraId="1330B233" w14:textId="77777777" w:rsidR="0015567C" w:rsidRPr="001C220C" w:rsidRDefault="0015567C" w:rsidP="00E302B5">
            <w:pPr>
              <w:pStyle w:val="TABLE-cell"/>
              <w:rPr>
                <w:rFonts w:eastAsia="MS Mincho"/>
                <w:color w:val="000000"/>
                <w:lang w:val="en-US" w:eastAsia="ja-JP"/>
              </w:rPr>
            </w:pPr>
          </w:p>
        </w:tc>
      </w:tr>
      <w:tr w:rsidR="0015567C" w:rsidRPr="001C220C" w14:paraId="5A0A2F2E" w14:textId="77777777" w:rsidTr="00E302B5">
        <w:trPr>
          <w:trHeight w:val="189"/>
          <w:jc w:val="center"/>
        </w:trPr>
        <w:tc>
          <w:tcPr>
            <w:tcW w:w="0" w:type="auto"/>
            <w:vAlign w:val="center"/>
          </w:tcPr>
          <w:p w14:paraId="4854DB7A" w14:textId="77777777" w:rsidR="0015567C" w:rsidRPr="001C220C" w:rsidRDefault="0015567C" w:rsidP="00E302B5">
            <w:pPr>
              <w:pStyle w:val="TABLE-cell"/>
              <w:rPr>
                <w:rFonts w:eastAsia="MS Mincho"/>
                <w:color w:val="000000"/>
                <w:lang w:val="en-US" w:eastAsia="ja-JP"/>
              </w:rPr>
            </w:pPr>
          </w:p>
        </w:tc>
        <w:tc>
          <w:tcPr>
            <w:tcW w:w="0" w:type="auto"/>
            <w:vAlign w:val="center"/>
          </w:tcPr>
          <w:p w14:paraId="7A74AAA3" w14:textId="77777777" w:rsidR="0015567C" w:rsidRPr="001C220C" w:rsidRDefault="0015567C" w:rsidP="00E302B5">
            <w:pPr>
              <w:pStyle w:val="TABLE-cell"/>
              <w:rPr>
                <w:rFonts w:eastAsia="MS Mincho"/>
                <w:color w:val="000000"/>
                <w:lang w:val="en-US" w:eastAsia="ja-JP"/>
              </w:rPr>
            </w:pPr>
          </w:p>
        </w:tc>
        <w:tc>
          <w:tcPr>
            <w:tcW w:w="0" w:type="auto"/>
            <w:vAlign w:val="center"/>
          </w:tcPr>
          <w:p w14:paraId="68C32ED1"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22E7EEA8" w14:textId="77777777" w:rsidR="0015567C" w:rsidRPr="001C220C" w:rsidRDefault="0015567C" w:rsidP="00E302B5">
            <w:pPr>
              <w:pStyle w:val="TABLE-cell"/>
              <w:rPr>
                <w:rFonts w:eastAsia="MS Mincho"/>
                <w:color w:val="000000"/>
                <w:lang w:val="en-US" w:eastAsia="ja-JP"/>
              </w:rPr>
            </w:pPr>
          </w:p>
        </w:tc>
        <w:tc>
          <w:tcPr>
            <w:tcW w:w="1508" w:type="dxa"/>
            <w:vAlign w:val="center"/>
          </w:tcPr>
          <w:p w14:paraId="36BB57A2" w14:textId="77777777" w:rsidR="0015567C" w:rsidRPr="001C220C" w:rsidRDefault="0015567C" w:rsidP="00E302B5">
            <w:pPr>
              <w:pStyle w:val="TABLE-cell"/>
              <w:rPr>
                <w:rFonts w:eastAsia="MS Mincho"/>
                <w:color w:val="000000"/>
                <w:lang w:val="en-US" w:eastAsia="ja-JP"/>
              </w:rPr>
            </w:pPr>
          </w:p>
        </w:tc>
        <w:tc>
          <w:tcPr>
            <w:tcW w:w="1549" w:type="dxa"/>
            <w:vAlign w:val="center"/>
          </w:tcPr>
          <w:p w14:paraId="4C1DA8F5" w14:textId="77777777" w:rsidR="0015567C" w:rsidRPr="001C220C" w:rsidRDefault="006835A6" w:rsidP="00E302B5">
            <w:pPr>
              <w:pStyle w:val="TABLE-cell"/>
              <w:rPr>
                <w:rFonts w:eastAsia="MS Mincho"/>
                <w:color w:val="000000"/>
                <w:lang w:val="en-US" w:eastAsia="ja-JP"/>
              </w:rPr>
            </w:pPr>
            <w:r>
              <w:rPr>
                <w:rFonts w:eastAsia="MS Mincho"/>
                <w:color w:val="000000"/>
                <w:lang w:val="en-US" w:eastAsia="ja-JP"/>
              </w:rPr>
              <w:t>winder</w:t>
            </w:r>
          </w:p>
        </w:tc>
        <w:tc>
          <w:tcPr>
            <w:tcW w:w="1686" w:type="dxa"/>
            <w:vAlign w:val="center"/>
          </w:tcPr>
          <w:p w14:paraId="28E7A74E" w14:textId="77777777" w:rsidR="0015567C" w:rsidRPr="001C220C" w:rsidRDefault="0015567C" w:rsidP="00E302B5">
            <w:pPr>
              <w:pStyle w:val="TABLE-cell"/>
              <w:rPr>
                <w:rFonts w:eastAsia="MS Mincho"/>
                <w:color w:val="000000"/>
                <w:lang w:val="en-US" w:eastAsia="ja-JP"/>
              </w:rPr>
            </w:pPr>
          </w:p>
        </w:tc>
      </w:tr>
      <w:tr w:rsidR="0015567C" w:rsidRPr="001C220C" w14:paraId="013DAE1B" w14:textId="77777777" w:rsidTr="00E302B5">
        <w:trPr>
          <w:trHeight w:val="180"/>
          <w:jc w:val="center"/>
        </w:trPr>
        <w:tc>
          <w:tcPr>
            <w:tcW w:w="0" w:type="auto"/>
            <w:vAlign w:val="center"/>
          </w:tcPr>
          <w:p w14:paraId="53C0DB5D" w14:textId="77777777" w:rsidR="0015567C" w:rsidRPr="001C220C" w:rsidRDefault="0015567C" w:rsidP="00E302B5">
            <w:pPr>
              <w:pStyle w:val="TABLE-cell"/>
              <w:rPr>
                <w:rFonts w:eastAsia="MS Mincho"/>
                <w:color w:val="000000"/>
                <w:lang w:val="en-US" w:eastAsia="ja-JP"/>
              </w:rPr>
            </w:pPr>
          </w:p>
        </w:tc>
        <w:tc>
          <w:tcPr>
            <w:tcW w:w="0" w:type="auto"/>
            <w:vAlign w:val="center"/>
          </w:tcPr>
          <w:p w14:paraId="28AC6EF4" w14:textId="77777777" w:rsidR="0015567C" w:rsidRPr="001C220C" w:rsidRDefault="0015567C" w:rsidP="00E302B5">
            <w:pPr>
              <w:pStyle w:val="TABLE-cell"/>
              <w:rPr>
                <w:rFonts w:eastAsia="MS Mincho"/>
                <w:color w:val="000000"/>
                <w:lang w:val="en-US" w:eastAsia="ja-JP"/>
              </w:rPr>
            </w:pPr>
          </w:p>
        </w:tc>
        <w:tc>
          <w:tcPr>
            <w:tcW w:w="0" w:type="auto"/>
            <w:vAlign w:val="center"/>
          </w:tcPr>
          <w:p w14:paraId="7A295D41"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1FEB85EB" w14:textId="77777777" w:rsidR="0015567C" w:rsidRPr="001C220C" w:rsidRDefault="0015567C" w:rsidP="00E302B5">
            <w:pPr>
              <w:pStyle w:val="TABLE-cell"/>
              <w:rPr>
                <w:rFonts w:eastAsia="MS Mincho"/>
                <w:color w:val="000000"/>
                <w:lang w:val="en-US" w:eastAsia="ja-JP"/>
              </w:rPr>
            </w:pPr>
          </w:p>
        </w:tc>
        <w:tc>
          <w:tcPr>
            <w:tcW w:w="1508" w:type="dxa"/>
            <w:vAlign w:val="center"/>
          </w:tcPr>
          <w:p w14:paraId="297D533A" w14:textId="77777777" w:rsidR="0015567C" w:rsidRPr="001C220C" w:rsidRDefault="006835A6" w:rsidP="00E302B5">
            <w:pPr>
              <w:pStyle w:val="TABLE-cell"/>
              <w:rPr>
                <w:rFonts w:eastAsia="MS Mincho"/>
                <w:color w:val="000000"/>
                <w:lang w:val="en-US" w:eastAsia="ja-JP"/>
              </w:rPr>
            </w:pPr>
            <w:r>
              <w:rPr>
                <w:rFonts w:eastAsia="MS Mincho"/>
                <w:color w:val="000000"/>
                <w:lang w:val="en-US" w:eastAsia="ja-JP"/>
              </w:rPr>
              <w:t>machine drive</w:t>
            </w:r>
          </w:p>
        </w:tc>
        <w:tc>
          <w:tcPr>
            <w:tcW w:w="1549" w:type="dxa"/>
            <w:vAlign w:val="center"/>
          </w:tcPr>
          <w:p w14:paraId="47EE9D27" w14:textId="77777777" w:rsidR="0015567C" w:rsidRPr="001C220C" w:rsidRDefault="0015567C" w:rsidP="00E302B5">
            <w:pPr>
              <w:pStyle w:val="TABLE-cell"/>
              <w:rPr>
                <w:rFonts w:eastAsia="MS Mincho"/>
                <w:color w:val="000000"/>
                <w:lang w:val="en-US" w:eastAsia="ja-JP"/>
              </w:rPr>
            </w:pPr>
          </w:p>
        </w:tc>
        <w:tc>
          <w:tcPr>
            <w:tcW w:w="1686" w:type="dxa"/>
            <w:vAlign w:val="center"/>
          </w:tcPr>
          <w:p w14:paraId="280FCD24" w14:textId="77777777" w:rsidR="0015567C" w:rsidRPr="001C220C" w:rsidRDefault="0015567C" w:rsidP="00E302B5">
            <w:pPr>
              <w:pStyle w:val="TABLE-cell"/>
              <w:rPr>
                <w:rFonts w:eastAsia="MS Mincho"/>
                <w:color w:val="000000"/>
                <w:lang w:val="en-US" w:eastAsia="ja-JP"/>
              </w:rPr>
            </w:pPr>
          </w:p>
        </w:tc>
      </w:tr>
      <w:tr w:rsidR="0015567C" w:rsidRPr="001C220C" w14:paraId="7F9D6C96" w14:textId="77777777" w:rsidTr="00E302B5">
        <w:trPr>
          <w:trHeight w:val="270"/>
          <w:jc w:val="center"/>
        </w:trPr>
        <w:tc>
          <w:tcPr>
            <w:tcW w:w="0" w:type="auto"/>
            <w:vAlign w:val="center"/>
          </w:tcPr>
          <w:p w14:paraId="364CF4FC" w14:textId="77777777" w:rsidR="0015567C" w:rsidRPr="001C220C" w:rsidRDefault="0015567C" w:rsidP="00E302B5">
            <w:pPr>
              <w:pStyle w:val="TABLE-cell"/>
              <w:rPr>
                <w:rFonts w:eastAsia="MS Mincho"/>
                <w:color w:val="000000"/>
                <w:lang w:val="en-US" w:eastAsia="ja-JP"/>
              </w:rPr>
            </w:pPr>
          </w:p>
        </w:tc>
        <w:tc>
          <w:tcPr>
            <w:tcW w:w="0" w:type="auto"/>
            <w:vAlign w:val="center"/>
          </w:tcPr>
          <w:p w14:paraId="415F43B6" w14:textId="77777777" w:rsidR="0015567C" w:rsidRPr="001C220C" w:rsidRDefault="0015567C" w:rsidP="00E302B5">
            <w:pPr>
              <w:pStyle w:val="TABLE-cell"/>
              <w:rPr>
                <w:rFonts w:eastAsia="MS Mincho"/>
                <w:color w:val="000000"/>
                <w:lang w:val="en-US" w:eastAsia="ja-JP"/>
              </w:rPr>
            </w:pPr>
          </w:p>
        </w:tc>
        <w:tc>
          <w:tcPr>
            <w:tcW w:w="0" w:type="auto"/>
            <w:vAlign w:val="center"/>
          </w:tcPr>
          <w:p w14:paraId="7EB56C17"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1100996E" w14:textId="77777777" w:rsidR="0015567C" w:rsidRPr="001C220C" w:rsidRDefault="0015567C" w:rsidP="00E302B5">
            <w:pPr>
              <w:pStyle w:val="TABLE-cell"/>
              <w:rPr>
                <w:rFonts w:eastAsia="MS Mincho"/>
                <w:color w:val="000000"/>
                <w:lang w:val="en-US" w:eastAsia="ja-JP"/>
              </w:rPr>
            </w:pPr>
          </w:p>
        </w:tc>
        <w:tc>
          <w:tcPr>
            <w:tcW w:w="1508" w:type="dxa"/>
            <w:vAlign w:val="center"/>
          </w:tcPr>
          <w:p w14:paraId="5F0ADA2A"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roll handler/conveyor</w:t>
            </w:r>
          </w:p>
        </w:tc>
        <w:tc>
          <w:tcPr>
            <w:tcW w:w="1549" w:type="dxa"/>
            <w:vAlign w:val="center"/>
          </w:tcPr>
          <w:p w14:paraId="3E6068DB" w14:textId="77777777" w:rsidR="0015567C" w:rsidRPr="001C220C" w:rsidRDefault="0015567C" w:rsidP="00E302B5">
            <w:pPr>
              <w:pStyle w:val="TABLE-cell"/>
              <w:rPr>
                <w:rFonts w:eastAsia="MS Mincho"/>
                <w:color w:val="000000"/>
                <w:lang w:val="en-US" w:eastAsia="ja-JP"/>
              </w:rPr>
            </w:pPr>
          </w:p>
        </w:tc>
        <w:tc>
          <w:tcPr>
            <w:tcW w:w="1686" w:type="dxa"/>
            <w:vAlign w:val="center"/>
          </w:tcPr>
          <w:p w14:paraId="13A36D1B" w14:textId="77777777" w:rsidR="0015567C" w:rsidRPr="001C220C" w:rsidRDefault="0015567C" w:rsidP="00E302B5">
            <w:pPr>
              <w:pStyle w:val="TABLE-cell"/>
              <w:rPr>
                <w:rFonts w:eastAsia="MS Mincho"/>
                <w:color w:val="000000"/>
                <w:lang w:val="en-US" w:eastAsia="ja-JP"/>
              </w:rPr>
            </w:pPr>
          </w:p>
        </w:tc>
      </w:tr>
      <w:tr w:rsidR="0015567C" w:rsidRPr="001C220C" w14:paraId="439635E7" w14:textId="77777777" w:rsidTr="00E302B5">
        <w:trPr>
          <w:trHeight w:val="247"/>
          <w:jc w:val="center"/>
        </w:trPr>
        <w:tc>
          <w:tcPr>
            <w:tcW w:w="0" w:type="auto"/>
            <w:vAlign w:val="center"/>
          </w:tcPr>
          <w:p w14:paraId="555BB725" w14:textId="77777777" w:rsidR="0015567C" w:rsidRPr="001C220C" w:rsidRDefault="0015567C" w:rsidP="00E302B5">
            <w:pPr>
              <w:pStyle w:val="TABLE-cell"/>
              <w:rPr>
                <w:rFonts w:eastAsia="MS Mincho"/>
                <w:color w:val="000000"/>
                <w:lang w:val="en-US" w:eastAsia="ja-JP"/>
              </w:rPr>
            </w:pPr>
          </w:p>
        </w:tc>
        <w:tc>
          <w:tcPr>
            <w:tcW w:w="0" w:type="auto"/>
            <w:vAlign w:val="center"/>
          </w:tcPr>
          <w:p w14:paraId="3A8DDBA3" w14:textId="77777777" w:rsidR="0015567C" w:rsidRPr="001C220C" w:rsidRDefault="0015567C" w:rsidP="00E302B5">
            <w:pPr>
              <w:pStyle w:val="TABLE-cell"/>
              <w:rPr>
                <w:rFonts w:eastAsia="MS Mincho"/>
                <w:color w:val="000000"/>
                <w:lang w:val="en-US" w:eastAsia="ja-JP"/>
              </w:rPr>
            </w:pPr>
          </w:p>
        </w:tc>
        <w:tc>
          <w:tcPr>
            <w:tcW w:w="0" w:type="auto"/>
            <w:vAlign w:val="center"/>
          </w:tcPr>
          <w:p w14:paraId="6F2FC3D8"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16792830" w14:textId="77777777" w:rsidR="0015567C" w:rsidRPr="001C220C" w:rsidRDefault="0015567C" w:rsidP="00E302B5">
            <w:pPr>
              <w:pStyle w:val="TABLE-cell"/>
              <w:rPr>
                <w:rFonts w:eastAsia="MS Mincho"/>
                <w:color w:val="000000"/>
                <w:lang w:val="en-US" w:eastAsia="ja-JP"/>
              </w:rPr>
            </w:pPr>
          </w:p>
        </w:tc>
        <w:tc>
          <w:tcPr>
            <w:tcW w:w="1508" w:type="dxa"/>
            <w:vAlign w:val="center"/>
          </w:tcPr>
          <w:p w14:paraId="41077083"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roll storage</w:t>
            </w:r>
          </w:p>
        </w:tc>
        <w:tc>
          <w:tcPr>
            <w:tcW w:w="1549" w:type="dxa"/>
            <w:vAlign w:val="center"/>
          </w:tcPr>
          <w:p w14:paraId="55741879" w14:textId="77777777" w:rsidR="0015567C" w:rsidRPr="001C220C" w:rsidRDefault="0015567C" w:rsidP="00E302B5">
            <w:pPr>
              <w:pStyle w:val="TABLE-cell"/>
              <w:rPr>
                <w:rFonts w:eastAsia="MS Mincho"/>
                <w:color w:val="000000"/>
                <w:lang w:val="en-US" w:eastAsia="ja-JP"/>
              </w:rPr>
            </w:pPr>
          </w:p>
        </w:tc>
        <w:tc>
          <w:tcPr>
            <w:tcW w:w="1686" w:type="dxa"/>
            <w:vAlign w:val="center"/>
          </w:tcPr>
          <w:p w14:paraId="61DBAD5A"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storage</w:t>
            </w:r>
          </w:p>
        </w:tc>
      </w:tr>
      <w:tr w:rsidR="0015567C" w:rsidRPr="001C220C" w14:paraId="5B267E1A" w14:textId="77777777" w:rsidTr="00E302B5">
        <w:trPr>
          <w:trHeight w:val="247"/>
          <w:jc w:val="center"/>
        </w:trPr>
        <w:tc>
          <w:tcPr>
            <w:tcW w:w="0" w:type="auto"/>
            <w:vAlign w:val="center"/>
          </w:tcPr>
          <w:p w14:paraId="749EC172" w14:textId="77777777" w:rsidR="0015567C" w:rsidRPr="001C220C" w:rsidRDefault="0015567C" w:rsidP="00E302B5">
            <w:pPr>
              <w:pStyle w:val="TABLE-cell"/>
              <w:rPr>
                <w:rFonts w:eastAsia="MS Mincho"/>
                <w:color w:val="000000"/>
                <w:lang w:val="en-US" w:eastAsia="ja-JP"/>
              </w:rPr>
            </w:pPr>
          </w:p>
        </w:tc>
        <w:tc>
          <w:tcPr>
            <w:tcW w:w="0" w:type="auto"/>
            <w:vAlign w:val="center"/>
          </w:tcPr>
          <w:p w14:paraId="09702D26" w14:textId="77777777" w:rsidR="0015567C" w:rsidRPr="001C220C" w:rsidRDefault="0015567C" w:rsidP="00E302B5">
            <w:pPr>
              <w:pStyle w:val="TABLE-cell"/>
              <w:rPr>
                <w:rFonts w:eastAsia="MS Mincho"/>
                <w:color w:val="000000"/>
                <w:lang w:val="en-US" w:eastAsia="ja-JP"/>
              </w:rPr>
            </w:pPr>
          </w:p>
        </w:tc>
        <w:tc>
          <w:tcPr>
            <w:tcW w:w="0" w:type="auto"/>
            <w:vAlign w:val="center"/>
          </w:tcPr>
          <w:p w14:paraId="2F80D2AA"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finishing</w:t>
            </w:r>
          </w:p>
        </w:tc>
        <w:tc>
          <w:tcPr>
            <w:tcW w:w="0" w:type="auto"/>
            <w:gridSpan w:val="3"/>
            <w:vAlign w:val="center"/>
          </w:tcPr>
          <w:p w14:paraId="7C1E7EA6" w14:textId="77777777" w:rsidR="0015567C" w:rsidRPr="001C220C" w:rsidRDefault="0015567C" w:rsidP="00E302B5">
            <w:pPr>
              <w:pStyle w:val="TABLE-cell"/>
              <w:rPr>
                <w:rFonts w:eastAsia="MS Mincho"/>
                <w:color w:val="000000"/>
                <w:lang w:val="en-US" w:eastAsia="ja-JP"/>
              </w:rPr>
            </w:pPr>
          </w:p>
        </w:tc>
        <w:tc>
          <w:tcPr>
            <w:tcW w:w="1508" w:type="dxa"/>
            <w:vAlign w:val="center"/>
          </w:tcPr>
          <w:p w14:paraId="38ED9DAB" w14:textId="77777777" w:rsidR="0015567C" w:rsidRPr="001C220C" w:rsidRDefault="0015567C" w:rsidP="00E302B5">
            <w:pPr>
              <w:pStyle w:val="TABLE-cell"/>
              <w:rPr>
                <w:rFonts w:eastAsia="MS Mincho"/>
                <w:color w:val="000000"/>
                <w:lang w:val="en-US" w:eastAsia="ja-JP"/>
              </w:rPr>
            </w:pPr>
          </w:p>
        </w:tc>
        <w:tc>
          <w:tcPr>
            <w:tcW w:w="1549" w:type="dxa"/>
            <w:vAlign w:val="center"/>
          </w:tcPr>
          <w:p w14:paraId="0EC66A3D" w14:textId="77777777" w:rsidR="0015567C" w:rsidRPr="001C220C" w:rsidRDefault="0015567C" w:rsidP="00E302B5">
            <w:pPr>
              <w:pStyle w:val="TABLE-cell"/>
              <w:rPr>
                <w:rFonts w:eastAsia="MS Mincho"/>
                <w:color w:val="000000"/>
                <w:lang w:val="en-US" w:eastAsia="ja-JP"/>
              </w:rPr>
            </w:pPr>
          </w:p>
        </w:tc>
        <w:tc>
          <w:tcPr>
            <w:tcW w:w="1686" w:type="dxa"/>
            <w:vAlign w:val="center"/>
          </w:tcPr>
          <w:p w14:paraId="6CE653B7"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 xml:space="preserve">discrete </w:t>
            </w:r>
          </w:p>
        </w:tc>
      </w:tr>
      <w:tr w:rsidR="0015567C" w:rsidRPr="001C220C" w14:paraId="50BAD1D0" w14:textId="77777777" w:rsidTr="00E302B5">
        <w:trPr>
          <w:trHeight w:val="247"/>
          <w:jc w:val="center"/>
        </w:trPr>
        <w:tc>
          <w:tcPr>
            <w:tcW w:w="0" w:type="auto"/>
            <w:vAlign w:val="center"/>
          </w:tcPr>
          <w:p w14:paraId="6EC09790" w14:textId="77777777" w:rsidR="0015567C" w:rsidRPr="001C220C" w:rsidRDefault="0015567C" w:rsidP="00E302B5">
            <w:pPr>
              <w:pStyle w:val="TABLE-cell"/>
              <w:rPr>
                <w:rFonts w:eastAsia="MS Mincho"/>
                <w:color w:val="000000"/>
                <w:lang w:val="en-US" w:eastAsia="ja-JP"/>
              </w:rPr>
            </w:pPr>
          </w:p>
        </w:tc>
        <w:tc>
          <w:tcPr>
            <w:tcW w:w="0" w:type="auto"/>
            <w:vAlign w:val="center"/>
          </w:tcPr>
          <w:p w14:paraId="6D8373A2" w14:textId="77777777" w:rsidR="0015567C" w:rsidRPr="001C220C" w:rsidRDefault="0015567C" w:rsidP="00E302B5">
            <w:pPr>
              <w:pStyle w:val="TABLE-cell"/>
              <w:rPr>
                <w:rFonts w:eastAsia="MS Mincho"/>
                <w:color w:val="000000"/>
                <w:lang w:val="en-US" w:eastAsia="ja-JP"/>
              </w:rPr>
            </w:pPr>
          </w:p>
        </w:tc>
        <w:tc>
          <w:tcPr>
            <w:tcW w:w="0" w:type="auto"/>
            <w:vAlign w:val="center"/>
          </w:tcPr>
          <w:p w14:paraId="66F805A9"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53FE0F51"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coating</w:t>
            </w:r>
          </w:p>
        </w:tc>
        <w:tc>
          <w:tcPr>
            <w:tcW w:w="1508" w:type="dxa"/>
            <w:vAlign w:val="center"/>
          </w:tcPr>
          <w:p w14:paraId="549E77FB" w14:textId="77777777" w:rsidR="0015567C" w:rsidRPr="001C220C" w:rsidRDefault="0015567C" w:rsidP="00E302B5">
            <w:pPr>
              <w:pStyle w:val="TABLE-cell"/>
              <w:rPr>
                <w:rFonts w:eastAsia="MS Mincho"/>
                <w:color w:val="000000"/>
                <w:lang w:val="en-US" w:eastAsia="ja-JP"/>
              </w:rPr>
            </w:pPr>
          </w:p>
        </w:tc>
        <w:tc>
          <w:tcPr>
            <w:tcW w:w="1549" w:type="dxa"/>
            <w:vAlign w:val="center"/>
          </w:tcPr>
          <w:p w14:paraId="5E6DC50E" w14:textId="77777777" w:rsidR="0015567C" w:rsidRPr="001C220C" w:rsidRDefault="0015567C" w:rsidP="00E302B5">
            <w:pPr>
              <w:pStyle w:val="TABLE-cell"/>
              <w:rPr>
                <w:rFonts w:eastAsia="MS Mincho"/>
                <w:color w:val="000000"/>
                <w:lang w:val="en-US" w:eastAsia="ja-JP"/>
              </w:rPr>
            </w:pPr>
          </w:p>
        </w:tc>
        <w:tc>
          <w:tcPr>
            <w:tcW w:w="1686" w:type="dxa"/>
            <w:vAlign w:val="center"/>
          </w:tcPr>
          <w:p w14:paraId="342D8101" w14:textId="77777777" w:rsidR="0015567C" w:rsidRPr="001C220C" w:rsidRDefault="0015567C" w:rsidP="00E302B5">
            <w:pPr>
              <w:pStyle w:val="TABLE-cell"/>
              <w:rPr>
                <w:rFonts w:eastAsia="MS Mincho"/>
                <w:color w:val="000000"/>
                <w:lang w:val="en-US" w:eastAsia="ja-JP"/>
              </w:rPr>
            </w:pPr>
          </w:p>
        </w:tc>
      </w:tr>
      <w:tr w:rsidR="0015567C" w:rsidRPr="001C220C" w14:paraId="1A1F50DC" w14:textId="77777777" w:rsidTr="00E302B5">
        <w:trPr>
          <w:trHeight w:val="247"/>
          <w:jc w:val="center"/>
        </w:trPr>
        <w:tc>
          <w:tcPr>
            <w:tcW w:w="0" w:type="auto"/>
            <w:vAlign w:val="center"/>
          </w:tcPr>
          <w:p w14:paraId="2A0FF939" w14:textId="77777777" w:rsidR="0015567C" w:rsidRPr="001C220C" w:rsidRDefault="0015567C" w:rsidP="00E302B5">
            <w:pPr>
              <w:pStyle w:val="TABLE-cell"/>
              <w:rPr>
                <w:rFonts w:eastAsia="MS Mincho"/>
                <w:color w:val="000000"/>
                <w:lang w:val="en-US" w:eastAsia="ja-JP"/>
              </w:rPr>
            </w:pPr>
          </w:p>
        </w:tc>
        <w:tc>
          <w:tcPr>
            <w:tcW w:w="0" w:type="auto"/>
            <w:vAlign w:val="center"/>
          </w:tcPr>
          <w:p w14:paraId="41D8BF52" w14:textId="77777777" w:rsidR="0015567C" w:rsidRPr="001C220C" w:rsidRDefault="0015567C" w:rsidP="00E302B5">
            <w:pPr>
              <w:pStyle w:val="TABLE-cell"/>
              <w:rPr>
                <w:rFonts w:eastAsia="MS Mincho"/>
                <w:color w:val="000000"/>
                <w:lang w:val="en-US" w:eastAsia="ja-JP"/>
              </w:rPr>
            </w:pPr>
          </w:p>
        </w:tc>
        <w:tc>
          <w:tcPr>
            <w:tcW w:w="0" w:type="auto"/>
            <w:vAlign w:val="center"/>
          </w:tcPr>
          <w:p w14:paraId="33308ECC"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68E2F210" w14:textId="77777777" w:rsidR="0015567C" w:rsidRPr="001C220C" w:rsidRDefault="0015567C" w:rsidP="00E302B5">
            <w:pPr>
              <w:pStyle w:val="TABLE-cell"/>
              <w:rPr>
                <w:rFonts w:eastAsia="MS Mincho"/>
                <w:color w:val="000000"/>
                <w:lang w:val="en-US" w:eastAsia="ja-JP"/>
              </w:rPr>
            </w:pPr>
          </w:p>
        </w:tc>
        <w:tc>
          <w:tcPr>
            <w:tcW w:w="1508" w:type="dxa"/>
            <w:vAlign w:val="center"/>
          </w:tcPr>
          <w:p w14:paraId="656D345D"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coater # 1</w:t>
            </w:r>
          </w:p>
        </w:tc>
        <w:tc>
          <w:tcPr>
            <w:tcW w:w="1549" w:type="dxa"/>
            <w:vAlign w:val="center"/>
          </w:tcPr>
          <w:p w14:paraId="297ECAD9" w14:textId="77777777" w:rsidR="0015567C" w:rsidRPr="001C220C" w:rsidRDefault="0015567C" w:rsidP="00E302B5">
            <w:pPr>
              <w:pStyle w:val="TABLE-cell"/>
              <w:rPr>
                <w:rFonts w:eastAsia="MS Mincho"/>
                <w:color w:val="000000"/>
                <w:lang w:val="en-US" w:eastAsia="ja-JP"/>
              </w:rPr>
            </w:pPr>
          </w:p>
        </w:tc>
        <w:tc>
          <w:tcPr>
            <w:tcW w:w="1686" w:type="dxa"/>
            <w:vAlign w:val="center"/>
          </w:tcPr>
          <w:p w14:paraId="0038B25D" w14:textId="77777777" w:rsidR="0015567C" w:rsidRPr="001C220C" w:rsidRDefault="0015567C" w:rsidP="00E302B5">
            <w:pPr>
              <w:pStyle w:val="TABLE-cell"/>
              <w:rPr>
                <w:rFonts w:eastAsia="MS Mincho"/>
                <w:color w:val="000000"/>
                <w:lang w:val="en-US" w:eastAsia="ja-JP"/>
              </w:rPr>
            </w:pPr>
          </w:p>
        </w:tc>
      </w:tr>
      <w:tr w:rsidR="0015567C" w:rsidRPr="001C220C" w14:paraId="40CBE217" w14:textId="77777777" w:rsidTr="00E302B5">
        <w:trPr>
          <w:trHeight w:val="247"/>
          <w:jc w:val="center"/>
        </w:trPr>
        <w:tc>
          <w:tcPr>
            <w:tcW w:w="0" w:type="auto"/>
            <w:vAlign w:val="center"/>
          </w:tcPr>
          <w:p w14:paraId="3E6DCECE" w14:textId="77777777" w:rsidR="0015567C" w:rsidRPr="001C220C" w:rsidRDefault="0015567C" w:rsidP="00E302B5">
            <w:pPr>
              <w:pStyle w:val="TABLE-cell"/>
              <w:rPr>
                <w:rFonts w:eastAsia="MS Mincho"/>
                <w:color w:val="000000"/>
                <w:lang w:val="en-US" w:eastAsia="ja-JP"/>
              </w:rPr>
            </w:pPr>
          </w:p>
        </w:tc>
        <w:tc>
          <w:tcPr>
            <w:tcW w:w="0" w:type="auto"/>
            <w:vAlign w:val="center"/>
          </w:tcPr>
          <w:p w14:paraId="15A3969A" w14:textId="77777777" w:rsidR="0015567C" w:rsidRPr="001C220C" w:rsidRDefault="0015567C" w:rsidP="00E302B5">
            <w:pPr>
              <w:pStyle w:val="TABLE-cell"/>
              <w:rPr>
                <w:rFonts w:eastAsia="MS Mincho"/>
                <w:color w:val="000000"/>
                <w:lang w:val="en-US" w:eastAsia="ja-JP"/>
              </w:rPr>
            </w:pPr>
          </w:p>
        </w:tc>
        <w:tc>
          <w:tcPr>
            <w:tcW w:w="0" w:type="auto"/>
            <w:vAlign w:val="center"/>
          </w:tcPr>
          <w:p w14:paraId="3FD54EDD"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753F419C" w14:textId="77777777" w:rsidR="0015567C" w:rsidRPr="001C220C" w:rsidRDefault="0015567C" w:rsidP="00E302B5">
            <w:pPr>
              <w:pStyle w:val="TABLE-cell"/>
              <w:rPr>
                <w:rFonts w:eastAsia="MS Mincho"/>
                <w:color w:val="000000"/>
                <w:lang w:val="en-US" w:eastAsia="ja-JP"/>
              </w:rPr>
            </w:pPr>
          </w:p>
        </w:tc>
        <w:tc>
          <w:tcPr>
            <w:tcW w:w="1508" w:type="dxa"/>
            <w:vAlign w:val="center"/>
          </w:tcPr>
          <w:p w14:paraId="16C4E8E6" w14:textId="77777777" w:rsidR="0015567C" w:rsidRPr="001C220C" w:rsidRDefault="0015567C" w:rsidP="00E302B5">
            <w:pPr>
              <w:pStyle w:val="TABLE-cell"/>
              <w:rPr>
                <w:rFonts w:eastAsia="MS Mincho"/>
                <w:color w:val="000000"/>
                <w:lang w:val="en-US" w:eastAsia="ja-JP"/>
              </w:rPr>
            </w:pPr>
          </w:p>
        </w:tc>
        <w:tc>
          <w:tcPr>
            <w:tcW w:w="1549" w:type="dxa"/>
            <w:vAlign w:val="center"/>
          </w:tcPr>
          <w:p w14:paraId="1B277056"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coater mix</w:t>
            </w:r>
          </w:p>
        </w:tc>
        <w:tc>
          <w:tcPr>
            <w:tcW w:w="1686" w:type="dxa"/>
            <w:vAlign w:val="center"/>
          </w:tcPr>
          <w:p w14:paraId="530D503C" w14:textId="77777777" w:rsidR="0015567C" w:rsidRPr="001C220C" w:rsidRDefault="0015567C" w:rsidP="00E302B5">
            <w:pPr>
              <w:pStyle w:val="TABLE-cell"/>
              <w:rPr>
                <w:rFonts w:eastAsia="MS Mincho"/>
                <w:color w:val="000000"/>
                <w:lang w:val="en-US" w:eastAsia="ja-JP"/>
              </w:rPr>
            </w:pPr>
          </w:p>
        </w:tc>
      </w:tr>
      <w:tr w:rsidR="0015567C" w:rsidRPr="001C220C" w14:paraId="32004913" w14:textId="77777777" w:rsidTr="00E302B5">
        <w:trPr>
          <w:trHeight w:val="247"/>
          <w:jc w:val="center"/>
        </w:trPr>
        <w:tc>
          <w:tcPr>
            <w:tcW w:w="0" w:type="auto"/>
            <w:vAlign w:val="center"/>
          </w:tcPr>
          <w:p w14:paraId="68AD7374" w14:textId="77777777" w:rsidR="0015567C" w:rsidRPr="001C220C" w:rsidRDefault="0015567C" w:rsidP="00E302B5">
            <w:pPr>
              <w:pStyle w:val="TABLE-cell"/>
              <w:rPr>
                <w:rFonts w:eastAsia="MS Mincho"/>
                <w:color w:val="000000"/>
                <w:lang w:val="en-US" w:eastAsia="ja-JP"/>
              </w:rPr>
            </w:pPr>
          </w:p>
        </w:tc>
        <w:tc>
          <w:tcPr>
            <w:tcW w:w="0" w:type="auto"/>
            <w:vAlign w:val="center"/>
          </w:tcPr>
          <w:p w14:paraId="613326F2" w14:textId="77777777" w:rsidR="0015567C" w:rsidRPr="001C220C" w:rsidRDefault="0015567C" w:rsidP="00E302B5">
            <w:pPr>
              <w:pStyle w:val="TABLE-cell"/>
              <w:rPr>
                <w:rFonts w:eastAsia="MS Mincho"/>
                <w:color w:val="000000"/>
                <w:lang w:val="en-US" w:eastAsia="ja-JP"/>
              </w:rPr>
            </w:pPr>
          </w:p>
        </w:tc>
        <w:tc>
          <w:tcPr>
            <w:tcW w:w="0" w:type="auto"/>
            <w:vAlign w:val="center"/>
          </w:tcPr>
          <w:p w14:paraId="0269EAC8"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3460BE78" w14:textId="77777777" w:rsidR="0015567C" w:rsidRPr="001C220C" w:rsidRDefault="0015567C" w:rsidP="00E302B5">
            <w:pPr>
              <w:pStyle w:val="TABLE-cell"/>
              <w:rPr>
                <w:rFonts w:eastAsia="MS Mincho"/>
                <w:color w:val="000000"/>
                <w:lang w:val="en-US" w:eastAsia="ja-JP"/>
              </w:rPr>
            </w:pPr>
          </w:p>
        </w:tc>
        <w:tc>
          <w:tcPr>
            <w:tcW w:w="1508" w:type="dxa"/>
            <w:vAlign w:val="center"/>
          </w:tcPr>
          <w:p w14:paraId="7E77C3D4" w14:textId="77777777" w:rsidR="0015567C" w:rsidRPr="001C220C" w:rsidRDefault="0015567C" w:rsidP="00E302B5">
            <w:pPr>
              <w:pStyle w:val="TABLE-cell"/>
              <w:rPr>
                <w:rFonts w:eastAsia="MS Mincho"/>
                <w:color w:val="000000"/>
                <w:lang w:val="en-US" w:eastAsia="ja-JP"/>
              </w:rPr>
            </w:pPr>
          </w:p>
        </w:tc>
        <w:tc>
          <w:tcPr>
            <w:tcW w:w="1549" w:type="dxa"/>
            <w:vAlign w:val="center"/>
          </w:tcPr>
          <w:p w14:paraId="53A0A2BC"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coater</w:t>
            </w:r>
          </w:p>
        </w:tc>
        <w:tc>
          <w:tcPr>
            <w:tcW w:w="1686" w:type="dxa"/>
            <w:vAlign w:val="center"/>
          </w:tcPr>
          <w:p w14:paraId="548FF6EA" w14:textId="77777777" w:rsidR="0015567C" w:rsidRPr="001C220C" w:rsidRDefault="0015567C" w:rsidP="00E302B5">
            <w:pPr>
              <w:pStyle w:val="TABLE-cell"/>
              <w:rPr>
                <w:rFonts w:eastAsia="MS Mincho"/>
                <w:color w:val="000000"/>
                <w:lang w:val="en-US" w:eastAsia="ja-JP"/>
              </w:rPr>
            </w:pPr>
          </w:p>
        </w:tc>
      </w:tr>
      <w:tr w:rsidR="0015567C" w:rsidRPr="001C220C" w14:paraId="01375E5F" w14:textId="77777777" w:rsidTr="00E302B5">
        <w:trPr>
          <w:trHeight w:val="247"/>
          <w:jc w:val="center"/>
        </w:trPr>
        <w:tc>
          <w:tcPr>
            <w:tcW w:w="0" w:type="auto"/>
            <w:vAlign w:val="center"/>
          </w:tcPr>
          <w:p w14:paraId="50001E1E" w14:textId="77777777" w:rsidR="0015567C" w:rsidRPr="001C220C" w:rsidRDefault="0015567C" w:rsidP="00E302B5">
            <w:pPr>
              <w:pStyle w:val="TABLE-cell"/>
              <w:rPr>
                <w:rFonts w:eastAsia="MS Mincho"/>
                <w:color w:val="000000"/>
                <w:lang w:val="en-US" w:eastAsia="ja-JP"/>
              </w:rPr>
            </w:pPr>
          </w:p>
        </w:tc>
        <w:tc>
          <w:tcPr>
            <w:tcW w:w="0" w:type="auto"/>
            <w:vAlign w:val="center"/>
          </w:tcPr>
          <w:p w14:paraId="2F9031ED" w14:textId="77777777" w:rsidR="0015567C" w:rsidRPr="001C220C" w:rsidRDefault="0015567C" w:rsidP="00E302B5">
            <w:pPr>
              <w:pStyle w:val="TABLE-cell"/>
              <w:rPr>
                <w:rFonts w:eastAsia="MS Mincho"/>
                <w:color w:val="000000"/>
                <w:lang w:val="en-US" w:eastAsia="ja-JP"/>
              </w:rPr>
            </w:pPr>
          </w:p>
        </w:tc>
        <w:tc>
          <w:tcPr>
            <w:tcW w:w="0" w:type="auto"/>
            <w:vAlign w:val="center"/>
          </w:tcPr>
          <w:p w14:paraId="49D82072"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03619CF8" w14:textId="77777777" w:rsidR="0015567C" w:rsidRPr="001C220C" w:rsidRDefault="0015567C" w:rsidP="00E302B5">
            <w:pPr>
              <w:pStyle w:val="TABLE-cell"/>
              <w:rPr>
                <w:rFonts w:eastAsia="MS Mincho"/>
                <w:color w:val="000000"/>
                <w:lang w:val="en-US" w:eastAsia="ja-JP"/>
              </w:rPr>
            </w:pPr>
          </w:p>
        </w:tc>
        <w:tc>
          <w:tcPr>
            <w:tcW w:w="1508" w:type="dxa"/>
            <w:vAlign w:val="center"/>
          </w:tcPr>
          <w:p w14:paraId="52CF8A9E" w14:textId="77777777" w:rsidR="0015567C" w:rsidRPr="001C220C" w:rsidRDefault="0015567C" w:rsidP="00E302B5">
            <w:pPr>
              <w:pStyle w:val="TABLE-cell"/>
              <w:rPr>
                <w:rFonts w:eastAsia="MS Mincho"/>
                <w:color w:val="000000"/>
                <w:lang w:val="en-US" w:eastAsia="ja-JP"/>
              </w:rPr>
            </w:pPr>
          </w:p>
        </w:tc>
        <w:tc>
          <w:tcPr>
            <w:tcW w:w="1549" w:type="dxa"/>
            <w:vAlign w:val="center"/>
          </w:tcPr>
          <w:p w14:paraId="7F05B5E6"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dryer</w:t>
            </w:r>
          </w:p>
        </w:tc>
        <w:tc>
          <w:tcPr>
            <w:tcW w:w="1686" w:type="dxa"/>
            <w:vAlign w:val="center"/>
          </w:tcPr>
          <w:p w14:paraId="192024FB" w14:textId="77777777" w:rsidR="0015567C" w:rsidRPr="001C220C" w:rsidRDefault="0015567C" w:rsidP="00E302B5">
            <w:pPr>
              <w:pStyle w:val="TABLE-cell"/>
              <w:rPr>
                <w:rFonts w:eastAsia="MS Mincho"/>
                <w:color w:val="000000"/>
                <w:lang w:val="en-US" w:eastAsia="ja-JP"/>
              </w:rPr>
            </w:pPr>
          </w:p>
        </w:tc>
      </w:tr>
      <w:tr w:rsidR="0015567C" w:rsidRPr="001C220C" w14:paraId="1979AA45" w14:textId="77777777" w:rsidTr="00E302B5">
        <w:trPr>
          <w:trHeight w:val="279"/>
          <w:jc w:val="center"/>
        </w:trPr>
        <w:tc>
          <w:tcPr>
            <w:tcW w:w="0" w:type="auto"/>
            <w:vAlign w:val="center"/>
          </w:tcPr>
          <w:p w14:paraId="442C03EE" w14:textId="77777777" w:rsidR="0015567C" w:rsidRPr="001C220C" w:rsidRDefault="0015567C" w:rsidP="00E302B5">
            <w:pPr>
              <w:pStyle w:val="TABLE-cell"/>
              <w:rPr>
                <w:rFonts w:eastAsia="MS Mincho"/>
                <w:color w:val="000000"/>
                <w:lang w:val="en-US" w:eastAsia="ja-JP"/>
              </w:rPr>
            </w:pPr>
          </w:p>
        </w:tc>
        <w:tc>
          <w:tcPr>
            <w:tcW w:w="0" w:type="auto"/>
            <w:vAlign w:val="center"/>
          </w:tcPr>
          <w:p w14:paraId="679F9BC0" w14:textId="77777777" w:rsidR="0015567C" w:rsidRPr="001C220C" w:rsidRDefault="0015567C" w:rsidP="00E302B5">
            <w:pPr>
              <w:pStyle w:val="TABLE-cell"/>
              <w:rPr>
                <w:rFonts w:eastAsia="MS Mincho"/>
                <w:color w:val="000000"/>
                <w:lang w:val="en-US" w:eastAsia="ja-JP"/>
              </w:rPr>
            </w:pPr>
          </w:p>
        </w:tc>
        <w:tc>
          <w:tcPr>
            <w:tcW w:w="0" w:type="auto"/>
            <w:vAlign w:val="center"/>
          </w:tcPr>
          <w:p w14:paraId="7126F554"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7E9E9CE2" w14:textId="77777777" w:rsidR="0015567C" w:rsidRPr="001C220C" w:rsidRDefault="0015567C" w:rsidP="00E302B5">
            <w:pPr>
              <w:pStyle w:val="TABLE-cell"/>
              <w:rPr>
                <w:rFonts w:eastAsia="MS Mincho"/>
                <w:color w:val="000000"/>
                <w:lang w:val="en-US" w:eastAsia="ja-JP"/>
              </w:rPr>
            </w:pPr>
          </w:p>
        </w:tc>
        <w:tc>
          <w:tcPr>
            <w:tcW w:w="1508" w:type="dxa"/>
            <w:vAlign w:val="center"/>
          </w:tcPr>
          <w:p w14:paraId="25F59698"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supercalendar # 1</w:t>
            </w:r>
          </w:p>
        </w:tc>
        <w:tc>
          <w:tcPr>
            <w:tcW w:w="1549" w:type="dxa"/>
            <w:vAlign w:val="center"/>
          </w:tcPr>
          <w:p w14:paraId="599F0EDF" w14:textId="77777777" w:rsidR="0015567C" w:rsidRPr="001C220C" w:rsidRDefault="0015567C" w:rsidP="00E302B5">
            <w:pPr>
              <w:pStyle w:val="TABLE-cell"/>
              <w:rPr>
                <w:rFonts w:eastAsia="MS Mincho"/>
                <w:color w:val="000000"/>
                <w:lang w:val="en-US" w:eastAsia="ja-JP"/>
              </w:rPr>
            </w:pPr>
          </w:p>
        </w:tc>
        <w:tc>
          <w:tcPr>
            <w:tcW w:w="1686" w:type="dxa"/>
            <w:vAlign w:val="center"/>
          </w:tcPr>
          <w:p w14:paraId="460A700E" w14:textId="77777777" w:rsidR="0015567C" w:rsidRPr="001C220C" w:rsidRDefault="0015567C" w:rsidP="00E302B5">
            <w:pPr>
              <w:pStyle w:val="TABLE-cell"/>
              <w:rPr>
                <w:rFonts w:eastAsia="MS Mincho"/>
                <w:color w:val="000000"/>
                <w:lang w:val="en-US" w:eastAsia="ja-JP"/>
              </w:rPr>
            </w:pPr>
          </w:p>
        </w:tc>
      </w:tr>
      <w:tr w:rsidR="0015567C" w:rsidRPr="001C220C" w14:paraId="76A3D875" w14:textId="77777777" w:rsidTr="00E302B5">
        <w:trPr>
          <w:trHeight w:val="247"/>
          <w:jc w:val="center"/>
        </w:trPr>
        <w:tc>
          <w:tcPr>
            <w:tcW w:w="0" w:type="auto"/>
            <w:vAlign w:val="center"/>
          </w:tcPr>
          <w:p w14:paraId="6B85E318" w14:textId="77777777" w:rsidR="0015567C" w:rsidRPr="001C220C" w:rsidRDefault="0015567C" w:rsidP="00E302B5">
            <w:pPr>
              <w:pStyle w:val="TABLE-cell"/>
              <w:rPr>
                <w:rFonts w:eastAsia="MS Mincho"/>
                <w:color w:val="000000"/>
                <w:lang w:val="en-US" w:eastAsia="ja-JP"/>
              </w:rPr>
            </w:pPr>
          </w:p>
        </w:tc>
        <w:tc>
          <w:tcPr>
            <w:tcW w:w="0" w:type="auto"/>
            <w:vAlign w:val="center"/>
          </w:tcPr>
          <w:p w14:paraId="0A65FB3F" w14:textId="77777777" w:rsidR="0015567C" w:rsidRPr="001C220C" w:rsidRDefault="0015567C" w:rsidP="00E302B5">
            <w:pPr>
              <w:pStyle w:val="TABLE-cell"/>
              <w:rPr>
                <w:rFonts w:eastAsia="MS Mincho"/>
                <w:color w:val="000000"/>
                <w:lang w:val="en-US" w:eastAsia="ja-JP"/>
              </w:rPr>
            </w:pPr>
          </w:p>
        </w:tc>
        <w:tc>
          <w:tcPr>
            <w:tcW w:w="0" w:type="auto"/>
            <w:vAlign w:val="center"/>
          </w:tcPr>
          <w:p w14:paraId="0564462E"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72E4FF37" w14:textId="77777777" w:rsidR="0015567C" w:rsidRPr="001C220C" w:rsidRDefault="0015567C" w:rsidP="00E302B5">
            <w:pPr>
              <w:pStyle w:val="TABLE-cell"/>
              <w:rPr>
                <w:rFonts w:eastAsia="MS Mincho"/>
                <w:color w:val="000000"/>
                <w:lang w:val="en-US" w:eastAsia="ja-JP"/>
              </w:rPr>
            </w:pPr>
          </w:p>
        </w:tc>
        <w:tc>
          <w:tcPr>
            <w:tcW w:w="1508" w:type="dxa"/>
            <w:vAlign w:val="center"/>
          </w:tcPr>
          <w:p w14:paraId="561FDD23"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coater # 2</w:t>
            </w:r>
          </w:p>
        </w:tc>
        <w:tc>
          <w:tcPr>
            <w:tcW w:w="1549" w:type="dxa"/>
            <w:vAlign w:val="center"/>
          </w:tcPr>
          <w:p w14:paraId="1F7360CF" w14:textId="77777777" w:rsidR="0015567C" w:rsidRPr="001C220C" w:rsidRDefault="0015567C" w:rsidP="00E302B5">
            <w:pPr>
              <w:pStyle w:val="TABLE-cell"/>
              <w:rPr>
                <w:rFonts w:eastAsia="MS Mincho"/>
                <w:color w:val="000000"/>
                <w:lang w:val="en-US" w:eastAsia="ja-JP"/>
              </w:rPr>
            </w:pPr>
          </w:p>
        </w:tc>
        <w:tc>
          <w:tcPr>
            <w:tcW w:w="1686" w:type="dxa"/>
            <w:vAlign w:val="center"/>
          </w:tcPr>
          <w:p w14:paraId="2855978E" w14:textId="77777777" w:rsidR="0015567C" w:rsidRPr="001C220C" w:rsidRDefault="0015567C" w:rsidP="00E302B5">
            <w:pPr>
              <w:pStyle w:val="TABLE-cell"/>
              <w:rPr>
                <w:rFonts w:eastAsia="MS Mincho"/>
                <w:color w:val="000000"/>
                <w:lang w:val="en-US" w:eastAsia="ja-JP"/>
              </w:rPr>
            </w:pPr>
          </w:p>
        </w:tc>
      </w:tr>
      <w:tr w:rsidR="0015567C" w:rsidRPr="001C220C" w14:paraId="25081E54" w14:textId="77777777" w:rsidTr="00E302B5">
        <w:trPr>
          <w:trHeight w:val="342"/>
          <w:jc w:val="center"/>
        </w:trPr>
        <w:tc>
          <w:tcPr>
            <w:tcW w:w="0" w:type="auto"/>
            <w:vAlign w:val="center"/>
          </w:tcPr>
          <w:p w14:paraId="06B3F15A" w14:textId="77777777" w:rsidR="0015567C" w:rsidRPr="001C220C" w:rsidRDefault="0015567C" w:rsidP="00E302B5">
            <w:pPr>
              <w:pStyle w:val="TABLE-cell"/>
              <w:rPr>
                <w:rFonts w:eastAsia="MS Mincho"/>
                <w:color w:val="000000"/>
                <w:lang w:val="en-US" w:eastAsia="ja-JP"/>
              </w:rPr>
            </w:pPr>
          </w:p>
        </w:tc>
        <w:tc>
          <w:tcPr>
            <w:tcW w:w="0" w:type="auto"/>
            <w:vAlign w:val="center"/>
          </w:tcPr>
          <w:p w14:paraId="403EAC16" w14:textId="77777777" w:rsidR="0015567C" w:rsidRPr="001C220C" w:rsidRDefault="0015567C" w:rsidP="00E302B5">
            <w:pPr>
              <w:pStyle w:val="TABLE-cell"/>
              <w:rPr>
                <w:rFonts w:eastAsia="MS Mincho"/>
                <w:color w:val="000000"/>
                <w:lang w:val="en-US" w:eastAsia="ja-JP"/>
              </w:rPr>
            </w:pPr>
          </w:p>
        </w:tc>
        <w:tc>
          <w:tcPr>
            <w:tcW w:w="0" w:type="auto"/>
            <w:vAlign w:val="center"/>
          </w:tcPr>
          <w:p w14:paraId="3F5CB025"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61DE4159" w14:textId="77777777" w:rsidR="0015567C" w:rsidRPr="001C220C" w:rsidRDefault="0015567C" w:rsidP="00E302B5">
            <w:pPr>
              <w:pStyle w:val="TABLE-cell"/>
              <w:rPr>
                <w:rFonts w:eastAsia="MS Mincho"/>
                <w:color w:val="000000"/>
                <w:lang w:val="en-US" w:eastAsia="ja-JP"/>
              </w:rPr>
            </w:pPr>
          </w:p>
        </w:tc>
        <w:tc>
          <w:tcPr>
            <w:tcW w:w="1508" w:type="dxa"/>
            <w:vAlign w:val="center"/>
          </w:tcPr>
          <w:p w14:paraId="267DDF3B"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supercalendar # 2</w:t>
            </w:r>
          </w:p>
        </w:tc>
        <w:tc>
          <w:tcPr>
            <w:tcW w:w="1549" w:type="dxa"/>
            <w:vAlign w:val="center"/>
          </w:tcPr>
          <w:p w14:paraId="45E9A37D" w14:textId="77777777" w:rsidR="0015567C" w:rsidRPr="001C220C" w:rsidRDefault="0015567C" w:rsidP="00E302B5">
            <w:pPr>
              <w:pStyle w:val="TABLE-cell"/>
              <w:rPr>
                <w:rFonts w:eastAsia="MS Mincho"/>
                <w:color w:val="000000"/>
                <w:lang w:val="en-US" w:eastAsia="ja-JP"/>
              </w:rPr>
            </w:pPr>
          </w:p>
        </w:tc>
        <w:tc>
          <w:tcPr>
            <w:tcW w:w="1686" w:type="dxa"/>
            <w:vAlign w:val="center"/>
          </w:tcPr>
          <w:p w14:paraId="2F31D012" w14:textId="77777777" w:rsidR="0015567C" w:rsidRPr="001C220C" w:rsidRDefault="0015567C" w:rsidP="00E302B5">
            <w:pPr>
              <w:pStyle w:val="TABLE-cell"/>
              <w:rPr>
                <w:rFonts w:eastAsia="MS Mincho"/>
                <w:color w:val="000000"/>
                <w:lang w:val="en-US" w:eastAsia="ja-JP"/>
              </w:rPr>
            </w:pPr>
          </w:p>
        </w:tc>
      </w:tr>
      <w:tr w:rsidR="0015567C" w:rsidRPr="001C220C" w14:paraId="3D74005D" w14:textId="77777777" w:rsidTr="00E302B5">
        <w:trPr>
          <w:trHeight w:val="224"/>
          <w:jc w:val="center"/>
        </w:trPr>
        <w:tc>
          <w:tcPr>
            <w:tcW w:w="0" w:type="auto"/>
            <w:vAlign w:val="center"/>
          </w:tcPr>
          <w:p w14:paraId="4380438C" w14:textId="77777777" w:rsidR="0015567C" w:rsidRPr="001C220C" w:rsidRDefault="0015567C" w:rsidP="00E302B5">
            <w:pPr>
              <w:pStyle w:val="TABLE-cell"/>
              <w:rPr>
                <w:rFonts w:eastAsia="MS Mincho"/>
                <w:color w:val="000000"/>
                <w:lang w:val="en-US" w:eastAsia="ja-JP"/>
              </w:rPr>
            </w:pPr>
          </w:p>
        </w:tc>
        <w:tc>
          <w:tcPr>
            <w:tcW w:w="0" w:type="auto"/>
            <w:vAlign w:val="center"/>
          </w:tcPr>
          <w:p w14:paraId="2AAC3331" w14:textId="77777777" w:rsidR="0015567C" w:rsidRPr="001C220C" w:rsidRDefault="0015567C" w:rsidP="00E302B5">
            <w:pPr>
              <w:pStyle w:val="TABLE-cell"/>
              <w:rPr>
                <w:rFonts w:eastAsia="MS Mincho"/>
                <w:color w:val="000000"/>
                <w:lang w:val="en-US" w:eastAsia="ja-JP"/>
              </w:rPr>
            </w:pPr>
          </w:p>
        </w:tc>
        <w:tc>
          <w:tcPr>
            <w:tcW w:w="0" w:type="auto"/>
            <w:vAlign w:val="center"/>
          </w:tcPr>
          <w:p w14:paraId="2B34B6C5" w14:textId="77777777" w:rsidR="0015567C" w:rsidRPr="001C220C" w:rsidRDefault="0015567C" w:rsidP="00E302B5">
            <w:pPr>
              <w:pStyle w:val="TABLE-cell"/>
              <w:rPr>
                <w:rFonts w:eastAsia="MS Mincho"/>
                <w:color w:val="000000"/>
                <w:lang w:val="en-US" w:eastAsia="ja-JP"/>
              </w:rPr>
            </w:pPr>
          </w:p>
        </w:tc>
        <w:tc>
          <w:tcPr>
            <w:tcW w:w="2800" w:type="dxa"/>
            <w:gridSpan w:val="4"/>
            <w:vAlign w:val="center"/>
          </w:tcPr>
          <w:p w14:paraId="2054607C"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slitting -- reels</w:t>
            </w:r>
          </w:p>
        </w:tc>
        <w:tc>
          <w:tcPr>
            <w:tcW w:w="1549" w:type="dxa"/>
            <w:vAlign w:val="center"/>
          </w:tcPr>
          <w:p w14:paraId="6006425F" w14:textId="77777777" w:rsidR="0015567C" w:rsidRPr="001C220C" w:rsidRDefault="0015567C" w:rsidP="00E302B5">
            <w:pPr>
              <w:pStyle w:val="TABLE-cell"/>
              <w:rPr>
                <w:rFonts w:eastAsia="MS Mincho"/>
                <w:color w:val="000000"/>
                <w:lang w:val="en-US" w:eastAsia="ja-JP"/>
              </w:rPr>
            </w:pPr>
          </w:p>
        </w:tc>
        <w:tc>
          <w:tcPr>
            <w:tcW w:w="1686" w:type="dxa"/>
            <w:vAlign w:val="center"/>
          </w:tcPr>
          <w:p w14:paraId="6B2D21BB" w14:textId="77777777" w:rsidR="0015567C" w:rsidRPr="001C220C" w:rsidRDefault="0015567C" w:rsidP="00E302B5">
            <w:pPr>
              <w:pStyle w:val="TABLE-cell"/>
              <w:rPr>
                <w:rFonts w:eastAsia="MS Mincho"/>
                <w:color w:val="000000"/>
                <w:lang w:val="en-US" w:eastAsia="ja-JP"/>
              </w:rPr>
            </w:pPr>
          </w:p>
        </w:tc>
      </w:tr>
      <w:tr w:rsidR="0015567C" w:rsidRPr="001C220C" w14:paraId="5B8368C3" w14:textId="77777777" w:rsidTr="00E302B5">
        <w:trPr>
          <w:trHeight w:val="247"/>
          <w:jc w:val="center"/>
        </w:trPr>
        <w:tc>
          <w:tcPr>
            <w:tcW w:w="0" w:type="auto"/>
            <w:vAlign w:val="center"/>
          </w:tcPr>
          <w:p w14:paraId="263ECC53" w14:textId="77777777" w:rsidR="0015567C" w:rsidRPr="001C220C" w:rsidRDefault="0015567C" w:rsidP="00E302B5">
            <w:pPr>
              <w:pStyle w:val="TABLE-cell"/>
              <w:rPr>
                <w:rFonts w:eastAsia="MS Mincho"/>
                <w:color w:val="000000"/>
                <w:lang w:val="en-US" w:eastAsia="ja-JP"/>
              </w:rPr>
            </w:pPr>
          </w:p>
        </w:tc>
        <w:tc>
          <w:tcPr>
            <w:tcW w:w="0" w:type="auto"/>
            <w:vAlign w:val="center"/>
          </w:tcPr>
          <w:p w14:paraId="52314C24" w14:textId="77777777" w:rsidR="0015567C" w:rsidRPr="001C220C" w:rsidRDefault="0015567C" w:rsidP="00E302B5">
            <w:pPr>
              <w:pStyle w:val="TABLE-cell"/>
              <w:rPr>
                <w:rFonts w:eastAsia="MS Mincho"/>
                <w:color w:val="000000"/>
                <w:lang w:val="en-US" w:eastAsia="ja-JP"/>
              </w:rPr>
            </w:pPr>
          </w:p>
        </w:tc>
        <w:tc>
          <w:tcPr>
            <w:tcW w:w="0" w:type="auto"/>
            <w:vAlign w:val="center"/>
          </w:tcPr>
          <w:p w14:paraId="4842DF90"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48877306" w14:textId="77777777" w:rsidR="0015567C" w:rsidRPr="001C220C" w:rsidRDefault="0015567C" w:rsidP="00E302B5">
            <w:pPr>
              <w:pStyle w:val="TABLE-cell"/>
              <w:rPr>
                <w:rFonts w:eastAsia="MS Mincho"/>
                <w:color w:val="000000"/>
                <w:lang w:val="en-US" w:eastAsia="ja-JP"/>
              </w:rPr>
            </w:pPr>
          </w:p>
        </w:tc>
        <w:tc>
          <w:tcPr>
            <w:tcW w:w="1508" w:type="dxa"/>
            <w:vAlign w:val="center"/>
          </w:tcPr>
          <w:p w14:paraId="0F54939C"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slitter # 1</w:t>
            </w:r>
          </w:p>
        </w:tc>
        <w:tc>
          <w:tcPr>
            <w:tcW w:w="1549" w:type="dxa"/>
            <w:vAlign w:val="center"/>
          </w:tcPr>
          <w:p w14:paraId="3AAF86C3" w14:textId="77777777" w:rsidR="0015567C" w:rsidRPr="001C220C" w:rsidRDefault="0015567C" w:rsidP="00E302B5">
            <w:pPr>
              <w:pStyle w:val="TABLE-cell"/>
              <w:rPr>
                <w:rFonts w:eastAsia="MS Mincho"/>
                <w:color w:val="000000"/>
                <w:lang w:val="en-US" w:eastAsia="ja-JP"/>
              </w:rPr>
            </w:pPr>
          </w:p>
        </w:tc>
        <w:tc>
          <w:tcPr>
            <w:tcW w:w="1686" w:type="dxa"/>
            <w:vAlign w:val="center"/>
          </w:tcPr>
          <w:p w14:paraId="7AD1BE6E" w14:textId="77777777" w:rsidR="0015567C" w:rsidRPr="001C220C" w:rsidRDefault="0015567C" w:rsidP="00E302B5">
            <w:pPr>
              <w:pStyle w:val="TABLE-cell"/>
              <w:rPr>
                <w:rFonts w:eastAsia="MS Mincho"/>
                <w:color w:val="000000"/>
                <w:lang w:val="en-US" w:eastAsia="ja-JP"/>
              </w:rPr>
            </w:pPr>
          </w:p>
        </w:tc>
      </w:tr>
      <w:tr w:rsidR="0015567C" w:rsidRPr="001C220C" w14:paraId="052E831F" w14:textId="77777777" w:rsidTr="00E302B5">
        <w:trPr>
          <w:trHeight w:val="247"/>
          <w:jc w:val="center"/>
        </w:trPr>
        <w:tc>
          <w:tcPr>
            <w:tcW w:w="0" w:type="auto"/>
            <w:vAlign w:val="center"/>
          </w:tcPr>
          <w:p w14:paraId="5B56E2C5" w14:textId="77777777" w:rsidR="0015567C" w:rsidRPr="001C220C" w:rsidRDefault="0015567C" w:rsidP="00E302B5">
            <w:pPr>
              <w:pStyle w:val="TABLE-cell"/>
              <w:rPr>
                <w:rFonts w:eastAsia="MS Mincho"/>
                <w:color w:val="000000"/>
                <w:lang w:val="en-US" w:eastAsia="ja-JP"/>
              </w:rPr>
            </w:pPr>
          </w:p>
        </w:tc>
        <w:tc>
          <w:tcPr>
            <w:tcW w:w="0" w:type="auto"/>
            <w:vAlign w:val="center"/>
          </w:tcPr>
          <w:p w14:paraId="2F4688EB" w14:textId="77777777" w:rsidR="0015567C" w:rsidRPr="001C220C" w:rsidRDefault="0015567C" w:rsidP="00E302B5">
            <w:pPr>
              <w:pStyle w:val="TABLE-cell"/>
              <w:rPr>
                <w:rFonts w:eastAsia="MS Mincho"/>
                <w:color w:val="000000"/>
                <w:lang w:val="en-US" w:eastAsia="ja-JP"/>
              </w:rPr>
            </w:pPr>
          </w:p>
        </w:tc>
        <w:tc>
          <w:tcPr>
            <w:tcW w:w="0" w:type="auto"/>
            <w:vAlign w:val="center"/>
          </w:tcPr>
          <w:p w14:paraId="3FFF61AF"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435346E6" w14:textId="77777777" w:rsidR="0015567C" w:rsidRPr="001C220C" w:rsidRDefault="0015567C" w:rsidP="00E302B5">
            <w:pPr>
              <w:pStyle w:val="TABLE-cell"/>
              <w:rPr>
                <w:rFonts w:eastAsia="MS Mincho"/>
                <w:color w:val="000000"/>
                <w:lang w:val="en-US" w:eastAsia="ja-JP"/>
              </w:rPr>
            </w:pPr>
          </w:p>
        </w:tc>
        <w:tc>
          <w:tcPr>
            <w:tcW w:w="1508" w:type="dxa"/>
            <w:vAlign w:val="center"/>
          </w:tcPr>
          <w:p w14:paraId="6CD3B49A" w14:textId="77777777" w:rsidR="0015567C" w:rsidRPr="001C220C" w:rsidRDefault="0015567C" w:rsidP="00E302B5">
            <w:pPr>
              <w:pStyle w:val="TABLE-cell"/>
              <w:rPr>
                <w:rFonts w:eastAsia="MS Mincho"/>
                <w:color w:val="000000"/>
                <w:lang w:val="en-US" w:eastAsia="ja-JP"/>
              </w:rPr>
            </w:pPr>
          </w:p>
        </w:tc>
        <w:tc>
          <w:tcPr>
            <w:tcW w:w="1549" w:type="dxa"/>
            <w:vAlign w:val="center"/>
          </w:tcPr>
          <w:p w14:paraId="10C469FD"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knife set</w:t>
            </w:r>
          </w:p>
        </w:tc>
        <w:tc>
          <w:tcPr>
            <w:tcW w:w="1686" w:type="dxa"/>
            <w:vAlign w:val="center"/>
          </w:tcPr>
          <w:p w14:paraId="5A22D411" w14:textId="77777777" w:rsidR="0015567C" w:rsidRPr="001C220C" w:rsidRDefault="0015567C" w:rsidP="00E302B5">
            <w:pPr>
              <w:pStyle w:val="TABLE-cell"/>
              <w:rPr>
                <w:rFonts w:eastAsia="MS Mincho"/>
                <w:color w:val="000000"/>
                <w:lang w:val="en-US" w:eastAsia="ja-JP"/>
              </w:rPr>
            </w:pPr>
          </w:p>
        </w:tc>
      </w:tr>
      <w:tr w:rsidR="0015567C" w:rsidRPr="001C220C" w14:paraId="12A38737" w14:textId="77777777" w:rsidTr="00E302B5">
        <w:trPr>
          <w:trHeight w:val="247"/>
          <w:jc w:val="center"/>
        </w:trPr>
        <w:tc>
          <w:tcPr>
            <w:tcW w:w="0" w:type="auto"/>
            <w:vAlign w:val="center"/>
          </w:tcPr>
          <w:p w14:paraId="6468E1CD" w14:textId="77777777" w:rsidR="0015567C" w:rsidRPr="001C220C" w:rsidRDefault="0015567C" w:rsidP="00E302B5">
            <w:pPr>
              <w:pStyle w:val="TABLE-cell"/>
              <w:rPr>
                <w:rFonts w:eastAsia="MS Mincho"/>
                <w:color w:val="000000"/>
                <w:lang w:val="en-US" w:eastAsia="ja-JP"/>
              </w:rPr>
            </w:pPr>
          </w:p>
        </w:tc>
        <w:tc>
          <w:tcPr>
            <w:tcW w:w="0" w:type="auto"/>
            <w:vAlign w:val="center"/>
          </w:tcPr>
          <w:p w14:paraId="26AB4F63" w14:textId="77777777" w:rsidR="0015567C" w:rsidRPr="001C220C" w:rsidRDefault="0015567C" w:rsidP="00E302B5">
            <w:pPr>
              <w:pStyle w:val="TABLE-cell"/>
              <w:rPr>
                <w:rFonts w:eastAsia="MS Mincho"/>
                <w:color w:val="000000"/>
                <w:lang w:val="en-US" w:eastAsia="ja-JP"/>
              </w:rPr>
            </w:pPr>
          </w:p>
        </w:tc>
        <w:tc>
          <w:tcPr>
            <w:tcW w:w="0" w:type="auto"/>
            <w:vAlign w:val="center"/>
          </w:tcPr>
          <w:p w14:paraId="1511619C"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56DA4C93" w14:textId="77777777" w:rsidR="0015567C" w:rsidRPr="001C220C" w:rsidRDefault="0015567C" w:rsidP="00E302B5">
            <w:pPr>
              <w:pStyle w:val="TABLE-cell"/>
              <w:rPr>
                <w:rFonts w:eastAsia="MS Mincho"/>
                <w:color w:val="000000"/>
                <w:lang w:val="en-US" w:eastAsia="ja-JP"/>
              </w:rPr>
            </w:pPr>
          </w:p>
        </w:tc>
        <w:tc>
          <w:tcPr>
            <w:tcW w:w="1508" w:type="dxa"/>
            <w:vAlign w:val="center"/>
          </w:tcPr>
          <w:p w14:paraId="0FB8985E" w14:textId="77777777" w:rsidR="0015567C" w:rsidRPr="001C220C" w:rsidRDefault="0015567C" w:rsidP="00E302B5">
            <w:pPr>
              <w:pStyle w:val="TABLE-cell"/>
              <w:rPr>
                <w:rFonts w:eastAsia="MS Mincho"/>
                <w:color w:val="000000"/>
                <w:lang w:val="en-US" w:eastAsia="ja-JP"/>
              </w:rPr>
            </w:pPr>
          </w:p>
        </w:tc>
        <w:tc>
          <w:tcPr>
            <w:tcW w:w="1549" w:type="dxa"/>
            <w:vAlign w:val="center"/>
          </w:tcPr>
          <w:p w14:paraId="37BA1661"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kickup</w:t>
            </w:r>
          </w:p>
        </w:tc>
        <w:tc>
          <w:tcPr>
            <w:tcW w:w="1686" w:type="dxa"/>
            <w:vAlign w:val="center"/>
          </w:tcPr>
          <w:p w14:paraId="78F964F8" w14:textId="77777777" w:rsidR="0015567C" w:rsidRPr="001C220C" w:rsidRDefault="0015567C" w:rsidP="00E302B5">
            <w:pPr>
              <w:pStyle w:val="TABLE-cell"/>
              <w:rPr>
                <w:rFonts w:eastAsia="MS Mincho"/>
                <w:color w:val="000000"/>
                <w:lang w:val="en-US" w:eastAsia="ja-JP"/>
              </w:rPr>
            </w:pPr>
          </w:p>
        </w:tc>
      </w:tr>
      <w:tr w:rsidR="0015567C" w:rsidRPr="001C220C" w14:paraId="1F277E03" w14:textId="77777777" w:rsidTr="00E302B5">
        <w:trPr>
          <w:trHeight w:val="247"/>
          <w:jc w:val="center"/>
        </w:trPr>
        <w:tc>
          <w:tcPr>
            <w:tcW w:w="0" w:type="auto"/>
            <w:vAlign w:val="center"/>
          </w:tcPr>
          <w:p w14:paraId="26870C0B" w14:textId="77777777" w:rsidR="0015567C" w:rsidRPr="001C220C" w:rsidRDefault="0015567C" w:rsidP="00E302B5">
            <w:pPr>
              <w:pStyle w:val="TABLE-cell"/>
              <w:rPr>
                <w:rFonts w:eastAsia="MS Mincho"/>
                <w:color w:val="000000"/>
                <w:lang w:val="en-US" w:eastAsia="ja-JP"/>
              </w:rPr>
            </w:pPr>
          </w:p>
        </w:tc>
        <w:tc>
          <w:tcPr>
            <w:tcW w:w="0" w:type="auto"/>
            <w:vAlign w:val="center"/>
          </w:tcPr>
          <w:p w14:paraId="25E5CB47" w14:textId="77777777" w:rsidR="0015567C" w:rsidRPr="001C220C" w:rsidRDefault="0015567C" w:rsidP="00E302B5">
            <w:pPr>
              <w:pStyle w:val="TABLE-cell"/>
              <w:rPr>
                <w:rFonts w:eastAsia="MS Mincho"/>
                <w:color w:val="000000"/>
                <w:lang w:val="en-US" w:eastAsia="ja-JP"/>
              </w:rPr>
            </w:pPr>
          </w:p>
        </w:tc>
        <w:tc>
          <w:tcPr>
            <w:tcW w:w="0" w:type="auto"/>
            <w:vAlign w:val="center"/>
          </w:tcPr>
          <w:p w14:paraId="7BB42EFE"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4A7BBC0F" w14:textId="77777777" w:rsidR="0015567C" w:rsidRPr="001C220C" w:rsidRDefault="0015567C" w:rsidP="00E302B5">
            <w:pPr>
              <w:pStyle w:val="TABLE-cell"/>
              <w:rPr>
                <w:rFonts w:eastAsia="MS Mincho"/>
                <w:color w:val="000000"/>
                <w:lang w:val="en-US" w:eastAsia="ja-JP"/>
              </w:rPr>
            </w:pPr>
          </w:p>
        </w:tc>
        <w:tc>
          <w:tcPr>
            <w:tcW w:w="1508" w:type="dxa"/>
            <w:vAlign w:val="center"/>
          </w:tcPr>
          <w:p w14:paraId="07EA79F9"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conveyor</w:t>
            </w:r>
          </w:p>
        </w:tc>
        <w:tc>
          <w:tcPr>
            <w:tcW w:w="1549" w:type="dxa"/>
            <w:vAlign w:val="center"/>
          </w:tcPr>
          <w:p w14:paraId="4955F5DC" w14:textId="77777777" w:rsidR="0015567C" w:rsidRPr="001C220C" w:rsidRDefault="0015567C" w:rsidP="00E302B5">
            <w:pPr>
              <w:pStyle w:val="TABLE-cell"/>
              <w:rPr>
                <w:rFonts w:eastAsia="MS Mincho"/>
                <w:color w:val="000000"/>
                <w:lang w:val="en-US" w:eastAsia="ja-JP"/>
              </w:rPr>
            </w:pPr>
          </w:p>
        </w:tc>
        <w:tc>
          <w:tcPr>
            <w:tcW w:w="1686" w:type="dxa"/>
            <w:vAlign w:val="center"/>
          </w:tcPr>
          <w:p w14:paraId="01C5DFCD" w14:textId="77777777" w:rsidR="0015567C" w:rsidRPr="001C220C" w:rsidRDefault="0015567C" w:rsidP="00E302B5">
            <w:pPr>
              <w:pStyle w:val="TABLE-cell"/>
              <w:rPr>
                <w:rFonts w:eastAsia="MS Mincho"/>
                <w:color w:val="000000"/>
                <w:lang w:val="en-US" w:eastAsia="ja-JP"/>
              </w:rPr>
            </w:pPr>
          </w:p>
        </w:tc>
      </w:tr>
      <w:tr w:rsidR="0015567C" w:rsidRPr="001C220C" w14:paraId="624F43CF" w14:textId="77777777" w:rsidTr="00E302B5">
        <w:trPr>
          <w:trHeight w:val="247"/>
          <w:jc w:val="center"/>
        </w:trPr>
        <w:tc>
          <w:tcPr>
            <w:tcW w:w="0" w:type="auto"/>
            <w:vAlign w:val="center"/>
          </w:tcPr>
          <w:p w14:paraId="4919F7F5" w14:textId="77777777" w:rsidR="0015567C" w:rsidRPr="001C220C" w:rsidRDefault="0015567C" w:rsidP="00E302B5">
            <w:pPr>
              <w:pStyle w:val="TABLE-cell"/>
              <w:rPr>
                <w:rFonts w:eastAsia="MS Mincho"/>
                <w:color w:val="000000"/>
                <w:lang w:val="en-US" w:eastAsia="ja-JP"/>
              </w:rPr>
            </w:pPr>
          </w:p>
        </w:tc>
        <w:tc>
          <w:tcPr>
            <w:tcW w:w="0" w:type="auto"/>
            <w:vAlign w:val="center"/>
          </w:tcPr>
          <w:p w14:paraId="044A4BB2" w14:textId="77777777" w:rsidR="0015567C" w:rsidRPr="001C220C" w:rsidRDefault="0015567C" w:rsidP="00E302B5">
            <w:pPr>
              <w:pStyle w:val="TABLE-cell"/>
              <w:rPr>
                <w:rFonts w:eastAsia="MS Mincho"/>
                <w:color w:val="000000"/>
                <w:lang w:val="en-US" w:eastAsia="ja-JP"/>
              </w:rPr>
            </w:pPr>
          </w:p>
        </w:tc>
        <w:tc>
          <w:tcPr>
            <w:tcW w:w="0" w:type="auto"/>
            <w:vAlign w:val="center"/>
          </w:tcPr>
          <w:p w14:paraId="3146AF67"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7FC3BDAF"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sheeting</w:t>
            </w:r>
          </w:p>
        </w:tc>
        <w:tc>
          <w:tcPr>
            <w:tcW w:w="1508" w:type="dxa"/>
            <w:vAlign w:val="center"/>
          </w:tcPr>
          <w:p w14:paraId="1350D66B" w14:textId="77777777" w:rsidR="0015567C" w:rsidRPr="001C220C" w:rsidRDefault="0015567C" w:rsidP="00E302B5">
            <w:pPr>
              <w:pStyle w:val="TABLE-cell"/>
              <w:rPr>
                <w:rFonts w:eastAsia="MS Mincho"/>
                <w:color w:val="000000"/>
                <w:lang w:val="en-US" w:eastAsia="ja-JP"/>
              </w:rPr>
            </w:pPr>
          </w:p>
        </w:tc>
        <w:tc>
          <w:tcPr>
            <w:tcW w:w="1549" w:type="dxa"/>
            <w:vAlign w:val="center"/>
          </w:tcPr>
          <w:p w14:paraId="1F3E7375" w14:textId="77777777" w:rsidR="0015567C" w:rsidRPr="001C220C" w:rsidRDefault="0015567C" w:rsidP="00E302B5">
            <w:pPr>
              <w:pStyle w:val="TABLE-cell"/>
              <w:rPr>
                <w:rFonts w:eastAsia="MS Mincho"/>
                <w:color w:val="000000"/>
                <w:lang w:val="en-US" w:eastAsia="ja-JP"/>
              </w:rPr>
            </w:pPr>
          </w:p>
        </w:tc>
        <w:tc>
          <w:tcPr>
            <w:tcW w:w="1686" w:type="dxa"/>
            <w:vAlign w:val="center"/>
          </w:tcPr>
          <w:p w14:paraId="39E005E7" w14:textId="77777777" w:rsidR="0015567C" w:rsidRPr="001C220C" w:rsidRDefault="0015567C" w:rsidP="00E302B5">
            <w:pPr>
              <w:pStyle w:val="TABLE-cell"/>
              <w:rPr>
                <w:rFonts w:eastAsia="MS Mincho"/>
                <w:color w:val="000000"/>
                <w:lang w:val="en-US" w:eastAsia="ja-JP"/>
              </w:rPr>
            </w:pPr>
          </w:p>
        </w:tc>
      </w:tr>
      <w:tr w:rsidR="0015567C" w:rsidRPr="001C220C" w14:paraId="28C9F7C7" w14:textId="77777777" w:rsidTr="00E302B5">
        <w:trPr>
          <w:trHeight w:val="247"/>
          <w:jc w:val="center"/>
        </w:trPr>
        <w:tc>
          <w:tcPr>
            <w:tcW w:w="0" w:type="auto"/>
            <w:vAlign w:val="center"/>
          </w:tcPr>
          <w:p w14:paraId="15E954B0" w14:textId="77777777" w:rsidR="0015567C" w:rsidRPr="001C220C" w:rsidRDefault="0015567C" w:rsidP="00E302B5">
            <w:pPr>
              <w:pStyle w:val="TABLE-cell"/>
              <w:rPr>
                <w:rFonts w:eastAsia="MS Mincho"/>
                <w:color w:val="000000"/>
                <w:lang w:val="en-US" w:eastAsia="ja-JP"/>
              </w:rPr>
            </w:pPr>
          </w:p>
        </w:tc>
        <w:tc>
          <w:tcPr>
            <w:tcW w:w="0" w:type="auto"/>
            <w:vAlign w:val="center"/>
          </w:tcPr>
          <w:p w14:paraId="33629A69" w14:textId="77777777" w:rsidR="0015567C" w:rsidRPr="001C220C" w:rsidRDefault="0015567C" w:rsidP="00E302B5">
            <w:pPr>
              <w:pStyle w:val="TABLE-cell"/>
              <w:rPr>
                <w:rFonts w:eastAsia="MS Mincho"/>
                <w:color w:val="000000"/>
                <w:lang w:val="en-US" w:eastAsia="ja-JP"/>
              </w:rPr>
            </w:pPr>
          </w:p>
        </w:tc>
        <w:tc>
          <w:tcPr>
            <w:tcW w:w="0" w:type="auto"/>
            <w:vAlign w:val="center"/>
          </w:tcPr>
          <w:p w14:paraId="68CA8A01"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3D1D3CBA" w14:textId="77777777" w:rsidR="0015567C" w:rsidRPr="001C220C" w:rsidRDefault="0015567C" w:rsidP="00E302B5">
            <w:pPr>
              <w:pStyle w:val="TABLE-cell"/>
              <w:rPr>
                <w:rFonts w:eastAsia="MS Mincho"/>
                <w:color w:val="000000"/>
                <w:lang w:val="en-US" w:eastAsia="ja-JP"/>
              </w:rPr>
            </w:pPr>
          </w:p>
        </w:tc>
        <w:tc>
          <w:tcPr>
            <w:tcW w:w="1508" w:type="dxa"/>
            <w:vAlign w:val="center"/>
          </w:tcPr>
          <w:p w14:paraId="25AF88C8"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sheeter</w:t>
            </w:r>
          </w:p>
        </w:tc>
        <w:tc>
          <w:tcPr>
            <w:tcW w:w="1549" w:type="dxa"/>
            <w:vAlign w:val="center"/>
          </w:tcPr>
          <w:p w14:paraId="5A1F38FF" w14:textId="77777777" w:rsidR="0015567C" w:rsidRPr="001C220C" w:rsidRDefault="0015567C" w:rsidP="00E302B5">
            <w:pPr>
              <w:pStyle w:val="TABLE-cell"/>
              <w:rPr>
                <w:rFonts w:eastAsia="MS Mincho"/>
                <w:color w:val="000000"/>
                <w:lang w:val="en-US" w:eastAsia="ja-JP"/>
              </w:rPr>
            </w:pPr>
          </w:p>
        </w:tc>
        <w:tc>
          <w:tcPr>
            <w:tcW w:w="1686" w:type="dxa"/>
            <w:vAlign w:val="center"/>
          </w:tcPr>
          <w:p w14:paraId="7ADA6E64" w14:textId="77777777" w:rsidR="0015567C" w:rsidRPr="001C220C" w:rsidRDefault="0015567C" w:rsidP="00E302B5">
            <w:pPr>
              <w:pStyle w:val="TABLE-cell"/>
              <w:rPr>
                <w:rFonts w:eastAsia="MS Mincho"/>
                <w:color w:val="000000"/>
                <w:lang w:val="en-US" w:eastAsia="ja-JP"/>
              </w:rPr>
            </w:pPr>
          </w:p>
        </w:tc>
      </w:tr>
      <w:tr w:rsidR="0015567C" w:rsidRPr="001C220C" w14:paraId="75DE8B28" w14:textId="77777777" w:rsidTr="00E302B5">
        <w:trPr>
          <w:trHeight w:val="247"/>
          <w:jc w:val="center"/>
        </w:trPr>
        <w:tc>
          <w:tcPr>
            <w:tcW w:w="0" w:type="auto"/>
            <w:vAlign w:val="center"/>
          </w:tcPr>
          <w:p w14:paraId="67335419" w14:textId="77777777" w:rsidR="0015567C" w:rsidRPr="001C220C" w:rsidRDefault="0015567C" w:rsidP="00E302B5">
            <w:pPr>
              <w:pStyle w:val="TABLE-cell"/>
              <w:rPr>
                <w:rFonts w:eastAsia="MS Mincho"/>
                <w:color w:val="000000"/>
                <w:lang w:val="en-US" w:eastAsia="ja-JP"/>
              </w:rPr>
            </w:pPr>
          </w:p>
        </w:tc>
        <w:tc>
          <w:tcPr>
            <w:tcW w:w="0" w:type="auto"/>
            <w:vAlign w:val="center"/>
          </w:tcPr>
          <w:p w14:paraId="372E35DF" w14:textId="77777777" w:rsidR="0015567C" w:rsidRPr="001C220C" w:rsidRDefault="0015567C" w:rsidP="00E302B5">
            <w:pPr>
              <w:pStyle w:val="TABLE-cell"/>
              <w:rPr>
                <w:rFonts w:eastAsia="MS Mincho"/>
                <w:color w:val="000000"/>
                <w:lang w:val="en-US" w:eastAsia="ja-JP"/>
              </w:rPr>
            </w:pPr>
          </w:p>
        </w:tc>
        <w:tc>
          <w:tcPr>
            <w:tcW w:w="0" w:type="auto"/>
            <w:vAlign w:val="center"/>
          </w:tcPr>
          <w:p w14:paraId="02D59058"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560F3BC3" w14:textId="77777777" w:rsidR="0015567C" w:rsidRPr="001C220C" w:rsidRDefault="0015567C" w:rsidP="00E302B5">
            <w:pPr>
              <w:pStyle w:val="TABLE-cell"/>
              <w:rPr>
                <w:rFonts w:eastAsia="MS Mincho"/>
                <w:color w:val="000000"/>
                <w:lang w:val="en-US" w:eastAsia="ja-JP"/>
              </w:rPr>
            </w:pPr>
          </w:p>
        </w:tc>
        <w:tc>
          <w:tcPr>
            <w:tcW w:w="1508" w:type="dxa"/>
            <w:vAlign w:val="center"/>
          </w:tcPr>
          <w:p w14:paraId="21747FBC" w14:textId="77777777" w:rsidR="0015567C" w:rsidRPr="001C220C" w:rsidRDefault="00C64E22" w:rsidP="00E302B5">
            <w:pPr>
              <w:pStyle w:val="TABLE-cell"/>
              <w:rPr>
                <w:rFonts w:eastAsia="MS Mincho"/>
                <w:color w:val="000000"/>
                <w:lang w:val="en-US" w:eastAsia="ja-JP"/>
              </w:rPr>
            </w:pPr>
            <w:r w:rsidRPr="001C220C">
              <w:rPr>
                <w:rFonts w:eastAsia="MS Mincho"/>
                <w:color w:val="000000"/>
                <w:lang w:val="en-US" w:eastAsia="ja-JP"/>
              </w:rPr>
              <w:t>S</w:t>
            </w:r>
            <w:r w:rsidR="006835A6" w:rsidRPr="001C220C">
              <w:rPr>
                <w:rFonts w:eastAsia="MS Mincho"/>
                <w:color w:val="000000"/>
                <w:lang w:val="en-US" w:eastAsia="ja-JP"/>
              </w:rPr>
              <w:t>tacker</w:t>
            </w:r>
          </w:p>
        </w:tc>
        <w:tc>
          <w:tcPr>
            <w:tcW w:w="1549" w:type="dxa"/>
            <w:vAlign w:val="center"/>
          </w:tcPr>
          <w:p w14:paraId="0D551C40" w14:textId="77777777" w:rsidR="0015567C" w:rsidRPr="001C220C" w:rsidRDefault="0015567C" w:rsidP="00E302B5">
            <w:pPr>
              <w:pStyle w:val="TABLE-cell"/>
              <w:rPr>
                <w:rFonts w:eastAsia="MS Mincho"/>
                <w:color w:val="000000"/>
                <w:lang w:val="en-US" w:eastAsia="ja-JP"/>
              </w:rPr>
            </w:pPr>
          </w:p>
        </w:tc>
        <w:tc>
          <w:tcPr>
            <w:tcW w:w="1686" w:type="dxa"/>
            <w:vAlign w:val="center"/>
          </w:tcPr>
          <w:p w14:paraId="15298BA2" w14:textId="77777777" w:rsidR="0015567C" w:rsidRPr="001C220C" w:rsidRDefault="0015567C" w:rsidP="00E302B5">
            <w:pPr>
              <w:pStyle w:val="TABLE-cell"/>
              <w:rPr>
                <w:rFonts w:eastAsia="MS Mincho"/>
                <w:color w:val="000000"/>
                <w:lang w:val="en-US" w:eastAsia="ja-JP"/>
              </w:rPr>
            </w:pPr>
          </w:p>
        </w:tc>
      </w:tr>
      <w:tr w:rsidR="0015567C" w:rsidRPr="001C220C" w14:paraId="14E47973" w14:textId="77777777" w:rsidTr="00E302B5">
        <w:trPr>
          <w:trHeight w:val="247"/>
          <w:jc w:val="center"/>
        </w:trPr>
        <w:tc>
          <w:tcPr>
            <w:tcW w:w="0" w:type="auto"/>
            <w:vAlign w:val="center"/>
          </w:tcPr>
          <w:p w14:paraId="758D7E68" w14:textId="77777777" w:rsidR="0015567C" w:rsidRPr="001C220C" w:rsidRDefault="0015567C" w:rsidP="00E302B5">
            <w:pPr>
              <w:pStyle w:val="TABLE-cell"/>
              <w:rPr>
                <w:rFonts w:eastAsia="MS Mincho"/>
                <w:color w:val="000000"/>
                <w:lang w:val="en-US" w:eastAsia="ja-JP"/>
              </w:rPr>
            </w:pPr>
          </w:p>
        </w:tc>
        <w:tc>
          <w:tcPr>
            <w:tcW w:w="0" w:type="auto"/>
            <w:vAlign w:val="center"/>
          </w:tcPr>
          <w:p w14:paraId="503745CE" w14:textId="77777777" w:rsidR="0015567C" w:rsidRPr="001C220C" w:rsidRDefault="0015567C" w:rsidP="00E302B5">
            <w:pPr>
              <w:pStyle w:val="TABLE-cell"/>
              <w:rPr>
                <w:rFonts w:eastAsia="MS Mincho"/>
                <w:color w:val="000000"/>
                <w:lang w:val="en-US" w:eastAsia="ja-JP"/>
              </w:rPr>
            </w:pPr>
          </w:p>
        </w:tc>
        <w:tc>
          <w:tcPr>
            <w:tcW w:w="0" w:type="auto"/>
            <w:vAlign w:val="center"/>
          </w:tcPr>
          <w:p w14:paraId="737DCA92" w14:textId="77777777" w:rsidR="0015567C" w:rsidRPr="001C220C" w:rsidRDefault="0015567C" w:rsidP="00E302B5">
            <w:pPr>
              <w:pStyle w:val="TABLE-cell"/>
              <w:rPr>
                <w:rFonts w:eastAsia="MS Mincho"/>
                <w:color w:val="000000"/>
                <w:lang w:val="en-US" w:eastAsia="ja-JP"/>
              </w:rPr>
            </w:pPr>
          </w:p>
        </w:tc>
        <w:tc>
          <w:tcPr>
            <w:tcW w:w="0" w:type="auto"/>
            <w:gridSpan w:val="3"/>
            <w:vAlign w:val="center"/>
          </w:tcPr>
          <w:p w14:paraId="3BD141F8" w14:textId="77777777" w:rsidR="0015567C" w:rsidRPr="001C220C" w:rsidRDefault="0015567C" w:rsidP="00E302B5">
            <w:pPr>
              <w:pStyle w:val="TABLE-cell"/>
              <w:rPr>
                <w:rFonts w:eastAsia="MS Mincho"/>
                <w:color w:val="000000"/>
                <w:lang w:val="en-US" w:eastAsia="ja-JP"/>
              </w:rPr>
            </w:pPr>
          </w:p>
        </w:tc>
        <w:tc>
          <w:tcPr>
            <w:tcW w:w="1508" w:type="dxa"/>
            <w:vAlign w:val="center"/>
          </w:tcPr>
          <w:p w14:paraId="65DC958B"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bundler</w:t>
            </w:r>
          </w:p>
        </w:tc>
        <w:tc>
          <w:tcPr>
            <w:tcW w:w="1549" w:type="dxa"/>
            <w:vAlign w:val="center"/>
          </w:tcPr>
          <w:p w14:paraId="5A61D627" w14:textId="77777777" w:rsidR="0015567C" w:rsidRPr="001C220C" w:rsidRDefault="0015567C" w:rsidP="00E302B5">
            <w:pPr>
              <w:pStyle w:val="TABLE-cell"/>
              <w:rPr>
                <w:rFonts w:eastAsia="MS Mincho"/>
                <w:color w:val="000000"/>
                <w:lang w:val="en-US" w:eastAsia="ja-JP"/>
              </w:rPr>
            </w:pPr>
          </w:p>
        </w:tc>
        <w:tc>
          <w:tcPr>
            <w:tcW w:w="1686" w:type="dxa"/>
            <w:vAlign w:val="center"/>
          </w:tcPr>
          <w:p w14:paraId="76617C24" w14:textId="77777777" w:rsidR="0015567C" w:rsidRPr="001C220C" w:rsidRDefault="0015567C" w:rsidP="00E302B5">
            <w:pPr>
              <w:pStyle w:val="TABLE-cell"/>
              <w:rPr>
                <w:rFonts w:eastAsia="MS Mincho"/>
                <w:color w:val="000000"/>
                <w:lang w:val="en-US" w:eastAsia="ja-JP"/>
              </w:rPr>
            </w:pPr>
          </w:p>
        </w:tc>
      </w:tr>
      <w:tr w:rsidR="0015567C" w:rsidRPr="001C220C" w14:paraId="315230CD" w14:textId="77777777" w:rsidTr="00E302B5">
        <w:trPr>
          <w:trHeight w:val="180"/>
          <w:jc w:val="center"/>
        </w:trPr>
        <w:tc>
          <w:tcPr>
            <w:tcW w:w="0" w:type="auto"/>
            <w:vAlign w:val="center"/>
          </w:tcPr>
          <w:p w14:paraId="1C13FABC" w14:textId="77777777" w:rsidR="0015567C" w:rsidRPr="001C220C" w:rsidRDefault="0015567C" w:rsidP="00E302B5">
            <w:pPr>
              <w:pStyle w:val="TABLE-cell"/>
              <w:rPr>
                <w:rFonts w:eastAsia="MS Mincho"/>
                <w:color w:val="000000"/>
                <w:lang w:val="en-US" w:eastAsia="ja-JP"/>
              </w:rPr>
            </w:pPr>
          </w:p>
        </w:tc>
        <w:tc>
          <w:tcPr>
            <w:tcW w:w="0" w:type="auto"/>
            <w:vAlign w:val="center"/>
          </w:tcPr>
          <w:p w14:paraId="4586BC7D" w14:textId="77777777" w:rsidR="0015567C" w:rsidRPr="001C220C" w:rsidRDefault="0015567C" w:rsidP="00E302B5">
            <w:pPr>
              <w:pStyle w:val="TABLE-cell"/>
              <w:rPr>
                <w:rFonts w:eastAsia="MS Mincho"/>
                <w:color w:val="000000"/>
                <w:lang w:val="en-US" w:eastAsia="ja-JP"/>
              </w:rPr>
            </w:pPr>
          </w:p>
        </w:tc>
        <w:tc>
          <w:tcPr>
            <w:tcW w:w="0" w:type="auto"/>
            <w:gridSpan w:val="4"/>
            <w:vAlign w:val="center"/>
          </w:tcPr>
          <w:p w14:paraId="5CF9D81B"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shipping warehouse</w:t>
            </w:r>
          </w:p>
        </w:tc>
        <w:tc>
          <w:tcPr>
            <w:tcW w:w="1508" w:type="dxa"/>
            <w:vAlign w:val="center"/>
          </w:tcPr>
          <w:p w14:paraId="77E475B2" w14:textId="77777777" w:rsidR="0015567C" w:rsidRPr="001C220C" w:rsidRDefault="0015567C" w:rsidP="00E302B5">
            <w:pPr>
              <w:pStyle w:val="TABLE-cell"/>
              <w:rPr>
                <w:rFonts w:eastAsia="MS Mincho"/>
                <w:color w:val="000000"/>
                <w:lang w:val="en-US" w:eastAsia="ja-JP"/>
              </w:rPr>
            </w:pPr>
          </w:p>
        </w:tc>
        <w:tc>
          <w:tcPr>
            <w:tcW w:w="1549" w:type="dxa"/>
            <w:vAlign w:val="center"/>
          </w:tcPr>
          <w:p w14:paraId="12843177" w14:textId="77777777" w:rsidR="0015567C" w:rsidRPr="001C220C" w:rsidRDefault="0015567C" w:rsidP="00E302B5">
            <w:pPr>
              <w:pStyle w:val="TABLE-cell"/>
              <w:rPr>
                <w:rFonts w:eastAsia="MS Mincho"/>
                <w:color w:val="000000"/>
                <w:lang w:val="en-US" w:eastAsia="ja-JP"/>
              </w:rPr>
            </w:pPr>
          </w:p>
        </w:tc>
        <w:tc>
          <w:tcPr>
            <w:tcW w:w="1686" w:type="dxa"/>
            <w:vAlign w:val="center"/>
          </w:tcPr>
          <w:p w14:paraId="746A692F"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storage</w:t>
            </w:r>
          </w:p>
        </w:tc>
      </w:tr>
      <w:tr w:rsidR="0015567C" w:rsidRPr="001C220C" w14:paraId="48AE26DF" w14:textId="77777777" w:rsidTr="00E302B5">
        <w:trPr>
          <w:trHeight w:val="225"/>
          <w:jc w:val="center"/>
        </w:trPr>
        <w:tc>
          <w:tcPr>
            <w:tcW w:w="0" w:type="auto"/>
            <w:vAlign w:val="center"/>
          </w:tcPr>
          <w:p w14:paraId="392704B6" w14:textId="77777777" w:rsidR="0015567C" w:rsidRPr="001C220C" w:rsidRDefault="0015567C" w:rsidP="00E302B5">
            <w:pPr>
              <w:pStyle w:val="TABLE-cell"/>
              <w:rPr>
                <w:rFonts w:eastAsia="MS Mincho"/>
                <w:color w:val="000000"/>
                <w:lang w:val="en-US" w:eastAsia="ja-JP"/>
              </w:rPr>
            </w:pPr>
          </w:p>
        </w:tc>
        <w:tc>
          <w:tcPr>
            <w:tcW w:w="0" w:type="auto"/>
            <w:vAlign w:val="center"/>
          </w:tcPr>
          <w:p w14:paraId="28EC8499" w14:textId="77777777" w:rsidR="0015567C" w:rsidRPr="001C220C" w:rsidRDefault="0015567C" w:rsidP="00E302B5">
            <w:pPr>
              <w:pStyle w:val="TABLE-cell"/>
              <w:rPr>
                <w:rFonts w:eastAsia="MS Mincho"/>
                <w:color w:val="000000"/>
                <w:lang w:val="en-US" w:eastAsia="ja-JP"/>
              </w:rPr>
            </w:pPr>
          </w:p>
        </w:tc>
        <w:tc>
          <w:tcPr>
            <w:tcW w:w="0" w:type="auto"/>
            <w:gridSpan w:val="4"/>
            <w:vAlign w:val="center"/>
          </w:tcPr>
          <w:p w14:paraId="14A7AA31"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lumber mill</w:t>
            </w:r>
          </w:p>
        </w:tc>
        <w:tc>
          <w:tcPr>
            <w:tcW w:w="1508" w:type="dxa"/>
            <w:vAlign w:val="center"/>
          </w:tcPr>
          <w:p w14:paraId="7F38CDA6" w14:textId="77777777" w:rsidR="0015567C" w:rsidRPr="001C220C" w:rsidRDefault="0015567C" w:rsidP="00E302B5">
            <w:pPr>
              <w:pStyle w:val="TABLE-cell"/>
              <w:rPr>
                <w:rFonts w:eastAsia="MS Mincho"/>
                <w:color w:val="000000"/>
                <w:lang w:val="en-US" w:eastAsia="ja-JP"/>
              </w:rPr>
            </w:pPr>
          </w:p>
        </w:tc>
        <w:tc>
          <w:tcPr>
            <w:tcW w:w="1549" w:type="dxa"/>
            <w:vAlign w:val="center"/>
          </w:tcPr>
          <w:p w14:paraId="41364DD2" w14:textId="77777777" w:rsidR="0015567C" w:rsidRPr="001C220C" w:rsidRDefault="0015567C" w:rsidP="00E302B5">
            <w:pPr>
              <w:pStyle w:val="TABLE-cell"/>
              <w:rPr>
                <w:rFonts w:eastAsia="MS Mincho"/>
                <w:color w:val="000000"/>
                <w:lang w:val="en-US" w:eastAsia="ja-JP"/>
              </w:rPr>
            </w:pPr>
          </w:p>
        </w:tc>
        <w:tc>
          <w:tcPr>
            <w:tcW w:w="1686" w:type="dxa"/>
            <w:vAlign w:val="center"/>
          </w:tcPr>
          <w:p w14:paraId="5B543626" w14:textId="77777777" w:rsidR="0015567C" w:rsidRPr="001C220C" w:rsidRDefault="006835A6" w:rsidP="00E302B5">
            <w:pPr>
              <w:pStyle w:val="TABLE-cell"/>
              <w:rPr>
                <w:rFonts w:eastAsia="MS Mincho"/>
                <w:color w:val="000000"/>
                <w:lang w:val="en-US" w:eastAsia="ja-JP"/>
              </w:rPr>
            </w:pPr>
            <w:r w:rsidRPr="001C220C">
              <w:rPr>
                <w:rFonts w:eastAsia="MS Mincho"/>
                <w:color w:val="000000"/>
                <w:lang w:val="en-US" w:eastAsia="ja-JP"/>
              </w:rPr>
              <w:t>lumber / board</w:t>
            </w:r>
          </w:p>
        </w:tc>
      </w:tr>
    </w:tbl>
    <w:p w14:paraId="5C161566" w14:textId="77777777" w:rsidR="00D54B6E" w:rsidRPr="001C220C" w:rsidRDefault="00D54B6E" w:rsidP="00D54B6E">
      <w:pPr>
        <w:ind w:left="680"/>
        <w:rPr>
          <w:sz w:val="16"/>
          <w:lang w:val="en-US"/>
        </w:rPr>
      </w:pPr>
    </w:p>
    <w:p w14:paraId="563FC278" w14:textId="68B1E60B" w:rsidR="00D54B6E" w:rsidRPr="001C220C" w:rsidRDefault="00A1740E" w:rsidP="006A42A4">
      <w:pPr>
        <w:pStyle w:val="EXAMPLE0"/>
        <w:rPr>
          <w:lang w:val="en-US"/>
        </w:rPr>
      </w:pPr>
      <w:r>
        <w:rPr>
          <w:lang w:val="en-US"/>
        </w:rPr>
        <w:t>EXAMPLE</w:t>
      </w:r>
      <w:r w:rsidR="00837E02">
        <w:rPr>
          <w:lang w:val="en-US"/>
        </w:rPr>
        <w:t xml:space="preserve"> 2</w:t>
      </w:r>
      <w:r>
        <w:rPr>
          <w:lang w:val="en-US"/>
        </w:rPr>
        <w:tab/>
      </w:r>
      <w:r w:rsidR="00D54B6E" w:rsidRPr="001C220C">
        <w:rPr>
          <w:lang w:val="en-US"/>
        </w:rPr>
        <w:t xml:space="preserve">Semiconductor </w:t>
      </w:r>
      <w:r w:rsidR="00C64E22">
        <w:rPr>
          <w:lang w:val="en-US"/>
        </w:rPr>
        <w:t>m</w:t>
      </w:r>
      <w:r w:rsidR="00D54B6E" w:rsidRPr="001C220C">
        <w:rPr>
          <w:lang w:val="en-US"/>
        </w:rPr>
        <w:t>anufacturing</w:t>
      </w:r>
    </w:p>
    <w:p w14:paraId="67145C52" w14:textId="77777777" w:rsidR="00D54B6E" w:rsidRPr="001C220C" w:rsidRDefault="00D54B6E" w:rsidP="00D54B6E">
      <w:pPr>
        <w:ind w:left="680"/>
        <w:rPr>
          <w:sz w:val="16"/>
          <w:lang w:val="en-US"/>
        </w:rPr>
      </w:pPr>
    </w:p>
    <w:tbl>
      <w:tblPr>
        <w:tblW w:w="89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0"/>
        <w:gridCol w:w="900"/>
        <w:gridCol w:w="1260"/>
        <w:gridCol w:w="1350"/>
        <w:gridCol w:w="1710"/>
        <w:gridCol w:w="2887"/>
      </w:tblGrid>
      <w:tr w:rsidR="00E302B5" w:rsidRPr="00E302B5" w14:paraId="002BE108" w14:textId="77777777" w:rsidTr="00E302B5">
        <w:trPr>
          <w:jc w:val="center"/>
        </w:trPr>
        <w:tc>
          <w:tcPr>
            <w:tcW w:w="810" w:type="dxa"/>
            <w:shd w:val="clear" w:color="auto" w:fill="auto"/>
          </w:tcPr>
          <w:p w14:paraId="132690C1" w14:textId="77777777" w:rsidR="008B754E" w:rsidRPr="00E302B5" w:rsidRDefault="008B754E" w:rsidP="00E302B5">
            <w:pPr>
              <w:pStyle w:val="TABLE-col-heading"/>
              <w:rPr>
                <w:rFonts w:eastAsia="MS Mincho"/>
                <w:lang w:val="en-US" w:eastAsia="ja-JP"/>
              </w:rPr>
            </w:pPr>
            <w:r w:rsidRPr="00E302B5">
              <w:rPr>
                <w:rFonts w:eastAsia="MS Mincho"/>
                <w:lang w:val="en-US" w:eastAsia="ja-JP"/>
              </w:rPr>
              <w:t>Site</w:t>
            </w:r>
          </w:p>
        </w:tc>
        <w:tc>
          <w:tcPr>
            <w:tcW w:w="900" w:type="dxa"/>
            <w:shd w:val="clear" w:color="auto" w:fill="auto"/>
          </w:tcPr>
          <w:p w14:paraId="498C0338" w14:textId="77777777" w:rsidR="008B754E" w:rsidRPr="00E302B5" w:rsidRDefault="008B754E" w:rsidP="00E302B5">
            <w:pPr>
              <w:pStyle w:val="TABLE-col-heading"/>
              <w:rPr>
                <w:rFonts w:eastAsia="MS Mincho"/>
                <w:lang w:val="en-US" w:eastAsia="ja-JP"/>
              </w:rPr>
            </w:pPr>
            <w:r w:rsidRPr="00E302B5">
              <w:rPr>
                <w:rFonts w:eastAsia="MS Mincho"/>
                <w:lang w:val="en-US" w:eastAsia="ja-JP"/>
              </w:rPr>
              <w:t>Area</w:t>
            </w:r>
          </w:p>
        </w:tc>
        <w:tc>
          <w:tcPr>
            <w:tcW w:w="1260" w:type="dxa"/>
            <w:shd w:val="clear" w:color="auto" w:fill="auto"/>
          </w:tcPr>
          <w:p w14:paraId="1B6463A6" w14:textId="77777777" w:rsidR="008B754E" w:rsidRPr="00E302B5" w:rsidRDefault="008B754E" w:rsidP="00E302B5">
            <w:pPr>
              <w:pStyle w:val="TABLE-col-heading"/>
              <w:rPr>
                <w:rFonts w:eastAsia="MS Mincho"/>
                <w:lang w:val="en-US" w:eastAsia="ja-JP"/>
              </w:rPr>
            </w:pPr>
            <w:r w:rsidRPr="00E302B5">
              <w:rPr>
                <w:rFonts w:eastAsia="MS Mincho"/>
                <w:lang w:val="en-US" w:eastAsia="ja-JP"/>
              </w:rPr>
              <w:t xml:space="preserve">Work </w:t>
            </w:r>
            <w:r w:rsidR="0001772B" w:rsidRPr="00E302B5">
              <w:rPr>
                <w:rFonts w:eastAsia="MS Mincho"/>
                <w:lang w:val="en-US" w:eastAsia="ja-JP"/>
              </w:rPr>
              <w:t>c</w:t>
            </w:r>
            <w:r w:rsidRPr="00E302B5">
              <w:rPr>
                <w:rFonts w:eastAsia="MS Mincho"/>
                <w:lang w:val="en-US" w:eastAsia="ja-JP"/>
              </w:rPr>
              <w:t xml:space="preserve">enter/ </w:t>
            </w:r>
            <w:r w:rsidR="0001772B" w:rsidRPr="00E302B5">
              <w:rPr>
                <w:rFonts w:eastAsia="MS Mincho"/>
                <w:lang w:val="en-US" w:eastAsia="ja-JP"/>
              </w:rPr>
              <w:t>w</w:t>
            </w:r>
            <w:r w:rsidRPr="00E302B5">
              <w:rPr>
                <w:rFonts w:eastAsia="MS Mincho"/>
                <w:lang w:val="en-US" w:eastAsia="ja-JP"/>
              </w:rPr>
              <w:t xml:space="preserve">ork </w:t>
            </w:r>
            <w:r w:rsidR="0001772B" w:rsidRPr="00E302B5">
              <w:rPr>
                <w:rFonts w:eastAsia="MS Mincho"/>
                <w:lang w:val="en-US" w:eastAsia="ja-JP"/>
              </w:rPr>
              <w:t>c</w:t>
            </w:r>
            <w:r w:rsidRPr="00E302B5">
              <w:rPr>
                <w:rFonts w:eastAsia="MS Mincho"/>
                <w:lang w:val="en-US" w:eastAsia="ja-JP"/>
              </w:rPr>
              <w:t>ell</w:t>
            </w:r>
          </w:p>
        </w:tc>
        <w:tc>
          <w:tcPr>
            <w:tcW w:w="1350" w:type="dxa"/>
            <w:shd w:val="clear" w:color="auto" w:fill="auto"/>
          </w:tcPr>
          <w:p w14:paraId="754F84C9" w14:textId="77777777" w:rsidR="008B754E" w:rsidRPr="00E302B5" w:rsidRDefault="008B754E" w:rsidP="00E302B5">
            <w:pPr>
              <w:pStyle w:val="TABLE-col-heading"/>
              <w:rPr>
                <w:rFonts w:eastAsia="MS Mincho"/>
                <w:lang w:val="en-US" w:eastAsia="ja-JP"/>
              </w:rPr>
            </w:pPr>
            <w:r w:rsidRPr="00E302B5">
              <w:rPr>
                <w:rFonts w:eastAsia="MS Mincho"/>
                <w:lang w:val="en-US" w:eastAsia="ja-JP"/>
              </w:rPr>
              <w:t xml:space="preserve">Work </w:t>
            </w:r>
            <w:r w:rsidR="0001772B" w:rsidRPr="00E302B5">
              <w:rPr>
                <w:rFonts w:eastAsia="MS Mincho"/>
                <w:lang w:val="en-US" w:eastAsia="ja-JP"/>
              </w:rPr>
              <w:t>u</w:t>
            </w:r>
            <w:r w:rsidRPr="00E302B5">
              <w:rPr>
                <w:rFonts w:eastAsia="MS Mincho"/>
                <w:lang w:val="en-US" w:eastAsia="ja-JP"/>
              </w:rPr>
              <w:t>nit</w:t>
            </w:r>
          </w:p>
        </w:tc>
        <w:tc>
          <w:tcPr>
            <w:tcW w:w="1710" w:type="dxa"/>
            <w:shd w:val="clear" w:color="auto" w:fill="auto"/>
          </w:tcPr>
          <w:p w14:paraId="06A5F6AE" w14:textId="77777777" w:rsidR="008B754E" w:rsidRPr="00E302B5" w:rsidRDefault="008B754E" w:rsidP="00E302B5">
            <w:pPr>
              <w:pStyle w:val="TABLE-col-heading"/>
              <w:rPr>
                <w:rFonts w:eastAsia="MS Mincho"/>
                <w:lang w:val="en-US" w:eastAsia="ja-JP"/>
              </w:rPr>
            </w:pPr>
            <w:r w:rsidRPr="00E302B5">
              <w:rPr>
                <w:rFonts w:eastAsia="MS Mincho"/>
                <w:lang w:val="en-US" w:eastAsia="ja-JP"/>
              </w:rPr>
              <w:t>Equipment</w:t>
            </w:r>
          </w:p>
        </w:tc>
        <w:tc>
          <w:tcPr>
            <w:tcW w:w="2887" w:type="dxa"/>
            <w:shd w:val="clear" w:color="auto" w:fill="auto"/>
          </w:tcPr>
          <w:p w14:paraId="27F514CE" w14:textId="77777777" w:rsidR="008B754E" w:rsidRPr="00E302B5" w:rsidRDefault="008B754E" w:rsidP="00E302B5">
            <w:pPr>
              <w:pStyle w:val="TABLE-col-heading"/>
              <w:rPr>
                <w:rFonts w:eastAsia="MS Mincho"/>
                <w:lang w:val="en-US" w:eastAsia="ja-JP"/>
              </w:rPr>
            </w:pPr>
            <w:r w:rsidRPr="00E302B5">
              <w:rPr>
                <w:rFonts w:eastAsia="MS Mincho"/>
                <w:lang w:val="en-US" w:eastAsia="ja-JP"/>
              </w:rPr>
              <w:t xml:space="preserve">Notes </w:t>
            </w:r>
          </w:p>
        </w:tc>
      </w:tr>
      <w:tr w:rsidR="008B754E" w:rsidRPr="001C220C" w14:paraId="430E90D2" w14:textId="77777777" w:rsidTr="00204564">
        <w:trPr>
          <w:jc w:val="center"/>
        </w:trPr>
        <w:tc>
          <w:tcPr>
            <w:tcW w:w="810" w:type="dxa"/>
            <w:vAlign w:val="center"/>
          </w:tcPr>
          <w:p w14:paraId="2E649A3E" w14:textId="77777777" w:rsidR="008B754E" w:rsidRPr="001C220C" w:rsidRDefault="008B754E" w:rsidP="00E302B5">
            <w:pPr>
              <w:pStyle w:val="TABLE-cell"/>
              <w:rPr>
                <w:rFonts w:eastAsia="MS Mincho"/>
                <w:color w:val="000000"/>
                <w:lang w:val="en-US" w:eastAsia="ja-JP"/>
              </w:rPr>
            </w:pPr>
          </w:p>
        </w:tc>
        <w:tc>
          <w:tcPr>
            <w:tcW w:w="900" w:type="dxa"/>
            <w:vAlign w:val="center"/>
          </w:tcPr>
          <w:p w14:paraId="647E080D" w14:textId="77777777" w:rsidR="008B754E" w:rsidRPr="001C220C" w:rsidRDefault="008B754E" w:rsidP="00E302B5">
            <w:pPr>
              <w:pStyle w:val="TABLE-cell"/>
              <w:rPr>
                <w:rFonts w:eastAsia="MS Mincho"/>
                <w:color w:val="000000"/>
                <w:lang w:val="en-US" w:eastAsia="ja-JP"/>
              </w:rPr>
            </w:pPr>
          </w:p>
        </w:tc>
        <w:tc>
          <w:tcPr>
            <w:tcW w:w="1260" w:type="dxa"/>
            <w:vAlign w:val="center"/>
          </w:tcPr>
          <w:p w14:paraId="5207C68B" w14:textId="77777777" w:rsidR="008B754E" w:rsidRPr="001C220C" w:rsidRDefault="008B754E" w:rsidP="00E302B5">
            <w:pPr>
              <w:pStyle w:val="TABLE-cell"/>
              <w:rPr>
                <w:rFonts w:eastAsia="MS Mincho"/>
                <w:color w:val="000000"/>
                <w:lang w:val="en-US" w:eastAsia="ja-JP"/>
              </w:rPr>
            </w:pPr>
          </w:p>
        </w:tc>
        <w:tc>
          <w:tcPr>
            <w:tcW w:w="1350" w:type="dxa"/>
            <w:vAlign w:val="center"/>
          </w:tcPr>
          <w:p w14:paraId="0F58AAF3" w14:textId="77777777" w:rsidR="008B754E" w:rsidRPr="001C220C" w:rsidRDefault="008B754E" w:rsidP="00E302B5">
            <w:pPr>
              <w:pStyle w:val="TABLE-cell"/>
              <w:rPr>
                <w:rFonts w:eastAsia="MS Mincho"/>
                <w:color w:val="000000"/>
                <w:lang w:val="en-US" w:eastAsia="ja-JP"/>
              </w:rPr>
            </w:pPr>
          </w:p>
        </w:tc>
        <w:tc>
          <w:tcPr>
            <w:tcW w:w="1710" w:type="dxa"/>
            <w:vAlign w:val="center"/>
          </w:tcPr>
          <w:p w14:paraId="57A2E7B2" w14:textId="77777777" w:rsidR="008B754E" w:rsidRPr="001C220C" w:rsidRDefault="008B754E" w:rsidP="00E302B5">
            <w:pPr>
              <w:pStyle w:val="TABLE-cell"/>
              <w:rPr>
                <w:rFonts w:eastAsia="MS Mincho"/>
                <w:color w:val="000000"/>
                <w:lang w:val="en-US" w:eastAsia="ja-JP"/>
              </w:rPr>
            </w:pPr>
          </w:p>
        </w:tc>
        <w:tc>
          <w:tcPr>
            <w:tcW w:w="2887" w:type="dxa"/>
            <w:vAlign w:val="center"/>
          </w:tcPr>
          <w:p w14:paraId="1F9F7314" w14:textId="77777777" w:rsidR="008B754E" w:rsidRPr="001C220C" w:rsidRDefault="008B754E" w:rsidP="00E302B5">
            <w:pPr>
              <w:pStyle w:val="TABLE-cell"/>
              <w:rPr>
                <w:rFonts w:eastAsia="MS Mincho"/>
                <w:color w:val="000000"/>
                <w:lang w:val="en-US" w:eastAsia="ja-JP"/>
              </w:rPr>
            </w:pPr>
            <w:r w:rsidRPr="001C220C">
              <w:rPr>
                <w:rFonts w:eastAsia="MS Mincho"/>
                <w:color w:val="000000"/>
                <w:lang w:val="en-US" w:eastAsia="ja-JP"/>
              </w:rPr>
              <w:t>Assumption process starts with SOI wafers (Silicone on Insulation) that were purchased</w:t>
            </w:r>
            <w:r w:rsidR="006835A6">
              <w:rPr>
                <w:rFonts w:eastAsia="MS Mincho"/>
                <w:color w:val="000000"/>
                <w:lang w:val="en-US" w:eastAsia="ja-JP"/>
              </w:rPr>
              <w:t>.</w:t>
            </w:r>
          </w:p>
        </w:tc>
      </w:tr>
      <w:tr w:rsidR="008B754E" w:rsidRPr="001C220C" w14:paraId="6D8DD84E" w14:textId="77777777" w:rsidTr="00204564">
        <w:trPr>
          <w:jc w:val="center"/>
        </w:trPr>
        <w:tc>
          <w:tcPr>
            <w:tcW w:w="810" w:type="dxa"/>
            <w:vAlign w:val="center"/>
          </w:tcPr>
          <w:p w14:paraId="20D697DD" w14:textId="77777777" w:rsidR="008B754E" w:rsidRPr="001C220C" w:rsidRDefault="008B754E" w:rsidP="00E302B5">
            <w:pPr>
              <w:pStyle w:val="TABLE-cell"/>
              <w:rPr>
                <w:rFonts w:eastAsia="MS Mincho"/>
                <w:color w:val="000000"/>
                <w:lang w:val="en-US" w:eastAsia="ja-JP"/>
              </w:rPr>
            </w:pPr>
            <w:r w:rsidRPr="001C220C">
              <w:rPr>
                <w:rFonts w:eastAsia="MS Mincho"/>
                <w:color w:val="000000"/>
                <w:lang w:val="en-US" w:eastAsia="ja-JP"/>
              </w:rPr>
              <w:t>FAB 1</w:t>
            </w:r>
          </w:p>
        </w:tc>
        <w:tc>
          <w:tcPr>
            <w:tcW w:w="900" w:type="dxa"/>
            <w:vAlign w:val="center"/>
          </w:tcPr>
          <w:p w14:paraId="638CCF60" w14:textId="77777777" w:rsidR="008B754E" w:rsidRPr="001C220C" w:rsidRDefault="008B754E" w:rsidP="00E302B5">
            <w:pPr>
              <w:pStyle w:val="TABLE-cell"/>
              <w:rPr>
                <w:rFonts w:eastAsia="MS Mincho"/>
                <w:color w:val="000000"/>
                <w:lang w:val="en-US" w:eastAsia="ja-JP"/>
              </w:rPr>
            </w:pPr>
          </w:p>
        </w:tc>
        <w:tc>
          <w:tcPr>
            <w:tcW w:w="1260" w:type="dxa"/>
            <w:vAlign w:val="center"/>
          </w:tcPr>
          <w:p w14:paraId="2BFC8AC4" w14:textId="77777777" w:rsidR="008B754E" w:rsidRPr="001C220C" w:rsidRDefault="008B754E" w:rsidP="00E302B5">
            <w:pPr>
              <w:pStyle w:val="TABLE-cell"/>
              <w:rPr>
                <w:rFonts w:eastAsia="MS Mincho"/>
                <w:color w:val="000000"/>
                <w:lang w:val="en-US" w:eastAsia="ja-JP"/>
              </w:rPr>
            </w:pPr>
          </w:p>
        </w:tc>
        <w:tc>
          <w:tcPr>
            <w:tcW w:w="1350" w:type="dxa"/>
            <w:vAlign w:val="center"/>
          </w:tcPr>
          <w:p w14:paraId="12644278" w14:textId="77777777" w:rsidR="008B754E" w:rsidRPr="001C220C" w:rsidRDefault="008B754E" w:rsidP="00E302B5">
            <w:pPr>
              <w:pStyle w:val="TABLE-cell"/>
              <w:rPr>
                <w:rFonts w:eastAsia="MS Mincho"/>
                <w:color w:val="000000"/>
                <w:lang w:val="en-US" w:eastAsia="ja-JP"/>
              </w:rPr>
            </w:pPr>
          </w:p>
        </w:tc>
        <w:tc>
          <w:tcPr>
            <w:tcW w:w="1710" w:type="dxa"/>
            <w:vAlign w:val="center"/>
          </w:tcPr>
          <w:p w14:paraId="2B56B117" w14:textId="77777777" w:rsidR="008B754E" w:rsidRPr="001C220C" w:rsidRDefault="008B754E" w:rsidP="00E302B5">
            <w:pPr>
              <w:pStyle w:val="TABLE-cell"/>
              <w:rPr>
                <w:rFonts w:eastAsia="MS Mincho"/>
                <w:color w:val="000000"/>
                <w:lang w:val="en-US" w:eastAsia="ja-JP"/>
              </w:rPr>
            </w:pPr>
          </w:p>
        </w:tc>
        <w:tc>
          <w:tcPr>
            <w:tcW w:w="2887" w:type="dxa"/>
            <w:vAlign w:val="center"/>
          </w:tcPr>
          <w:p w14:paraId="37D47B60" w14:textId="77777777" w:rsidR="008B754E" w:rsidRPr="001C220C" w:rsidRDefault="008B754E" w:rsidP="00E302B5">
            <w:pPr>
              <w:pStyle w:val="TABLE-cell"/>
              <w:rPr>
                <w:rFonts w:eastAsia="MS Mincho"/>
                <w:color w:val="000000"/>
                <w:lang w:val="en-US" w:eastAsia="ja-JP"/>
              </w:rPr>
            </w:pPr>
          </w:p>
        </w:tc>
      </w:tr>
      <w:tr w:rsidR="008B754E" w:rsidRPr="001C220C" w14:paraId="13126CE2" w14:textId="77777777" w:rsidTr="00204564">
        <w:trPr>
          <w:jc w:val="center"/>
        </w:trPr>
        <w:tc>
          <w:tcPr>
            <w:tcW w:w="810" w:type="dxa"/>
            <w:vAlign w:val="center"/>
          </w:tcPr>
          <w:p w14:paraId="75B01EA5" w14:textId="77777777" w:rsidR="008B754E" w:rsidRPr="001C220C" w:rsidRDefault="008B754E" w:rsidP="00E302B5">
            <w:pPr>
              <w:pStyle w:val="TABLE-cell"/>
              <w:rPr>
                <w:rFonts w:eastAsia="MS Mincho"/>
                <w:color w:val="000000"/>
                <w:lang w:val="en-US" w:eastAsia="ja-JP"/>
              </w:rPr>
            </w:pPr>
          </w:p>
        </w:tc>
        <w:tc>
          <w:tcPr>
            <w:tcW w:w="900" w:type="dxa"/>
            <w:vAlign w:val="center"/>
          </w:tcPr>
          <w:p w14:paraId="009498F4" w14:textId="77777777" w:rsidR="008B754E" w:rsidRPr="001C220C" w:rsidRDefault="006835A6" w:rsidP="00E302B5">
            <w:pPr>
              <w:pStyle w:val="TABLE-cell"/>
              <w:rPr>
                <w:rFonts w:eastAsia="MS Mincho"/>
                <w:color w:val="000000"/>
                <w:lang w:val="en-US" w:eastAsia="ja-JP"/>
              </w:rPr>
            </w:pPr>
            <w:r w:rsidRPr="001C220C">
              <w:rPr>
                <w:rFonts w:eastAsia="MS Mincho"/>
                <w:color w:val="000000"/>
                <w:lang w:val="en-US" w:eastAsia="ja-JP"/>
              </w:rPr>
              <w:t>front end</w:t>
            </w:r>
          </w:p>
        </w:tc>
        <w:tc>
          <w:tcPr>
            <w:tcW w:w="1260" w:type="dxa"/>
            <w:vAlign w:val="center"/>
          </w:tcPr>
          <w:p w14:paraId="5FBC899A" w14:textId="77777777" w:rsidR="008B754E" w:rsidRPr="001C220C" w:rsidRDefault="008B754E" w:rsidP="00E302B5">
            <w:pPr>
              <w:pStyle w:val="TABLE-cell"/>
              <w:rPr>
                <w:rFonts w:eastAsia="MS Mincho"/>
                <w:color w:val="000000"/>
                <w:lang w:val="en-US" w:eastAsia="ja-JP"/>
              </w:rPr>
            </w:pPr>
          </w:p>
        </w:tc>
        <w:tc>
          <w:tcPr>
            <w:tcW w:w="1350" w:type="dxa"/>
            <w:vAlign w:val="center"/>
          </w:tcPr>
          <w:p w14:paraId="5EF7C54B" w14:textId="77777777" w:rsidR="008B754E" w:rsidRPr="001C220C" w:rsidRDefault="008B754E" w:rsidP="00E302B5">
            <w:pPr>
              <w:pStyle w:val="TABLE-cell"/>
              <w:rPr>
                <w:rFonts w:eastAsia="MS Mincho"/>
                <w:color w:val="000000"/>
                <w:lang w:val="en-US" w:eastAsia="ja-JP"/>
              </w:rPr>
            </w:pPr>
          </w:p>
        </w:tc>
        <w:tc>
          <w:tcPr>
            <w:tcW w:w="1710" w:type="dxa"/>
            <w:vAlign w:val="center"/>
          </w:tcPr>
          <w:p w14:paraId="6258A636" w14:textId="77777777" w:rsidR="008B754E" w:rsidRPr="001C220C" w:rsidRDefault="008B754E" w:rsidP="00E302B5">
            <w:pPr>
              <w:pStyle w:val="TABLE-cell"/>
              <w:rPr>
                <w:rFonts w:eastAsia="MS Mincho"/>
                <w:color w:val="000000"/>
                <w:lang w:val="en-US" w:eastAsia="ja-JP"/>
              </w:rPr>
            </w:pPr>
          </w:p>
        </w:tc>
        <w:tc>
          <w:tcPr>
            <w:tcW w:w="2887" w:type="dxa"/>
            <w:vAlign w:val="center"/>
          </w:tcPr>
          <w:p w14:paraId="7DED48E5" w14:textId="77777777" w:rsidR="008B754E" w:rsidRPr="001C220C" w:rsidRDefault="008B754E" w:rsidP="00E302B5">
            <w:pPr>
              <w:pStyle w:val="TABLE-cell"/>
              <w:rPr>
                <w:rFonts w:eastAsia="MS Mincho"/>
                <w:color w:val="000000"/>
                <w:lang w:val="en-US" w:eastAsia="ja-JP"/>
              </w:rPr>
            </w:pPr>
          </w:p>
        </w:tc>
      </w:tr>
      <w:tr w:rsidR="008B754E" w:rsidRPr="001C220C" w14:paraId="06307F89" w14:textId="77777777" w:rsidTr="00204564">
        <w:trPr>
          <w:jc w:val="center"/>
        </w:trPr>
        <w:tc>
          <w:tcPr>
            <w:tcW w:w="810" w:type="dxa"/>
            <w:vAlign w:val="center"/>
          </w:tcPr>
          <w:p w14:paraId="44E7DEF6" w14:textId="77777777" w:rsidR="008B754E" w:rsidRPr="001C220C" w:rsidRDefault="008B754E" w:rsidP="00E302B5">
            <w:pPr>
              <w:pStyle w:val="TABLE-cell"/>
              <w:rPr>
                <w:rFonts w:eastAsia="MS Mincho"/>
                <w:color w:val="000000"/>
                <w:lang w:val="en-US" w:eastAsia="ja-JP"/>
              </w:rPr>
            </w:pPr>
          </w:p>
        </w:tc>
        <w:tc>
          <w:tcPr>
            <w:tcW w:w="900" w:type="dxa"/>
            <w:vAlign w:val="center"/>
          </w:tcPr>
          <w:p w14:paraId="0E615A70" w14:textId="77777777" w:rsidR="008B754E" w:rsidRPr="001C220C" w:rsidRDefault="008B754E" w:rsidP="00E302B5">
            <w:pPr>
              <w:pStyle w:val="TABLE-cell"/>
              <w:rPr>
                <w:rFonts w:eastAsia="MS Mincho"/>
                <w:color w:val="000000"/>
                <w:lang w:val="en-US" w:eastAsia="ja-JP"/>
              </w:rPr>
            </w:pPr>
          </w:p>
        </w:tc>
        <w:tc>
          <w:tcPr>
            <w:tcW w:w="1260" w:type="dxa"/>
            <w:vAlign w:val="center"/>
          </w:tcPr>
          <w:p w14:paraId="47D730B6" w14:textId="77777777" w:rsidR="008B754E" w:rsidRPr="001C220C" w:rsidRDefault="006835A6" w:rsidP="00E302B5">
            <w:pPr>
              <w:pStyle w:val="TABLE-cell"/>
              <w:rPr>
                <w:rFonts w:eastAsia="MS Mincho"/>
                <w:color w:val="000000"/>
                <w:lang w:val="en-US" w:eastAsia="ja-JP"/>
              </w:rPr>
            </w:pPr>
            <w:r w:rsidRPr="001C220C">
              <w:rPr>
                <w:rFonts w:eastAsia="MS Mincho"/>
                <w:color w:val="000000"/>
                <w:lang w:val="en-US" w:eastAsia="ja-JP"/>
              </w:rPr>
              <w:t>deposition</w:t>
            </w:r>
          </w:p>
        </w:tc>
        <w:tc>
          <w:tcPr>
            <w:tcW w:w="1350" w:type="dxa"/>
            <w:vAlign w:val="center"/>
          </w:tcPr>
          <w:p w14:paraId="25748E89" w14:textId="77777777" w:rsidR="008B754E" w:rsidRPr="001C220C" w:rsidRDefault="008B754E" w:rsidP="00E302B5">
            <w:pPr>
              <w:pStyle w:val="TABLE-cell"/>
              <w:rPr>
                <w:rFonts w:eastAsia="MS Mincho"/>
                <w:color w:val="000000"/>
                <w:lang w:val="en-US" w:eastAsia="ja-JP"/>
              </w:rPr>
            </w:pPr>
          </w:p>
        </w:tc>
        <w:tc>
          <w:tcPr>
            <w:tcW w:w="1710" w:type="dxa"/>
            <w:vAlign w:val="center"/>
          </w:tcPr>
          <w:p w14:paraId="038CDE23" w14:textId="77777777" w:rsidR="008B754E" w:rsidRPr="001C220C" w:rsidRDefault="008B754E" w:rsidP="00E302B5">
            <w:pPr>
              <w:pStyle w:val="TABLE-cell"/>
              <w:rPr>
                <w:rFonts w:eastAsia="MS Mincho"/>
                <w:color w:val="000000"/>
                <w:lang w:val="en-US" w:eastAsia="ja-JP"/>
              </w:rPr>
            </w:pPr>
          </w:p>
        </w:tc>
        <w:tc>
          <w:tcPr>
            <w:tcW w:w="2887" w:type="dxa"/>
            <w:vAlign w:val="center"/>
          </w:tcPr>
          <w:p w14:paraId="4E329950" w14:textId="77777777" w:rsidR="008B754E" w:rsidRPr="001C220C" w:rsidRDefault="008B754E" w:rsidP="00E302B5">
            <w:pPr>
              <w:pStyle w:val="TABLE-cell"/>
              <w:rPr>
                <w:rFonts w:eastAsia="MS Mincho"/>
                <w:color w:val="000000"/>
                <w:lang w:val="en-US" w:eastAsia="ja-JP"/>
              </w:rPr>
            </w:pPr>
          </w:p>
        </w:tc>
      </w:tr>
      <w:tr w:rsidR="008B754E" w:rsidRPr="001C220C" w14:paraId="0006B41A" w14:textId="77777777" w:rsidTr="00204564">
        <w:trPr>
          <w:jc w:val="center"/>
        </w:trPr>
        <w:tc>
          <w:tcPr>
            <w:tcW w:w="810" w:type="dxa"/>
            <w:vAlign w:val="center"/>
          </w:tcPr>
          <w:p w14:paraId="0D996CB6" w14:textId="77777777" w:rsidR="008B754E" w:rsidRPr="001C220C" w:rsidRDefault="008B754E" w:rsidP="00E302B5">
            <w:pPr>
              <w:pStyle w:val="TABLE-cell"/>
              <w:rPr>
                <w:rFonts w:eastAsia="MS Mincho"/>
                <w:color w:val="000000"/>
                <w:lang w:val="en-US" w:eastAsia="ja-JP"/>
              </w:rPr>
            </w:pPr>
          </w:p>
        </w:tc>
        <w:tc>
          <w:tcPr>
            <w:tcW w:w="900" w:type="dxa"/>
            <w:vAlign w:val="center"/>
          </w:tcPr>
          <w:p w14:paraId="51EC2F99" w14:textId="77777777" w:rsidR="008B754E" w:rsidRPr="001C220C" w:rsidRDefault="008B754E" w:rsidP="00E302B5">
            <w:pPr>
              <w:pStyle w:val="TABLE-cell"/>
              <w:rPr>
                <w:rFonts w:eastAsia="MS Mincho"/>
                <w:color w:val="000000"/>
                <w:lang w:val="en-US" w:eastAsia="ja-JP"/>
              </w:rPr>
            </w:pPr>
          </w:p>
        </w:tc>
        <w:tc>
          <w:tcPr>
            <w:tcW w:w="1260" w:type="dxa"/>
            <w:vAlign w:val="center"/>
          </w:tcPr>
          <w:p w14:paraId="6CEAE43C" w14:textId="77777777" w:rsidR="008B754E" w:rsidRPr="001C220C" w:rsidRDefault="008B754E" w:rsidP="00E302B5">
            <w:pPr>
              <w:pStyle w:val="TABLE-cell"/>
              <w:rPr>
                <w:rFonts w:eastAsia="MS Mincho"/>
                <w:color w:val="000000"/>
                <w:lang w:val="en-US" w:eastAsia="ja-JP"/>
              </w:rPr>
            </w:pPr>
          </w:p>
        </w:tc>
        <w:tc>
          <w:tcPr>
            <w:tcW w:w="1350" w:type="dxa"/>
            <w:vAlign w:val="center"/>
          </w:tcPr>
          <w:p w14:paraId="0A42C1F8" w14:textId="77777777" w:rsidR="008B754E" w:rsidRPr="001C220C" w:rsidRDefault="008B754E" w:rsidP="00E302B5">
            <w:pPr>
              <w:pStyle w:val="TABLE-cell"/>
              <w:rPr>
                <w:rFonts w:eastAsia="MS Mincho"/>
                <w:color w:val="000000"/>
                <w:lang w:val="en-US" w:eastAsia="ja-JP"/>
              </w:rPr>
            </w:pPr>
            <w:r w:rsidRPr="001C220C">
              <w:rPr>
                <w:rFonts w:eastAsia="MS Mincho"/>
                <w:color w:val="000000"/>
                <w:lang w:val="en-US" w:eastAsia="ja-JP"/>
              </w:rPr>
              <w:t>CVD</w:t>
            </w:r>
          </w:p>
        </w:tc>
        <w:tc>
          <w:tcPr>
            <w:tcW w:w="1710" w:type="dxa"/>
            <w:vAlign w:val="center"/>
          </w:tcPr>
          <w:p w14:paraId="3E17F76C" w14:textId="77777777" w:rsidR="008B754E" w:rsidRPr="001C220C" w:rsidRDefault="006835A6" w:rsidP="00E302B5">
            <w:pPr>
              <w:pStyle w:val="TABLE-cell"/>
              <w:rPr>
                <w:rFonts w:eastAsia="MS Mincho"/>
                <w:color w:val="000000"/>
                <w:lang w:val="en-US" w:eastAsia="ja-JP"/>
              </w:rPr>
            </w:pPr>
            <w:r w:rsidRPr="001C220C">
              <w:rPr>
                <w:rFonts w:eastAsia="MS Mincho"/>
                <w:color w:val="000000"/>
                <w:lang w:val="en-US" w:eastAsia="ja-JP"/>
              </w:rPr>
              <w:t>deposition tools</w:t>
            </w:r>
          </w:p>
        </w:tc>
        <w:tc>
          <w:tcPr>
            <w:tcW w:w="2887" w:type="dxa"/>
            <w:vAlign w:val="center"/>
          </w:tcPr>
          <w:p w14:paraId="387BCA25" w14:textId="77777777" w:rsidR="008B754E" w:rsidRPr="001C220C" w:rsidRDefault="008B754E" w:rsidP="00E302B5">
            <w:pPr>
              <w:pStyle w:val="TABLE-cell"/>
              <w:rPr>
                <w:rFonts w:eastAsia="MS Mincho"/>
                <w:color w:val="000000"/>
                <w:lang w:val="en-US" w:eastAsia="ja-JP"/>
              </w:rPr>
            </w:pPr>
            <w:r w:rsidRPr="001C220C">
              <w:rPr>
                <w:rFonts w:eastAsia="MS Mincho"/>
                <w:color w:val="000000"/>
                <w:lang w:val="en-US" w:eastAsia="ja-JP"/>
              </w:rPr>
              <w:t>CVD Chemical Vapor Deposition</w:t>
            </w:r>
          </w:p>
        </w:tc>
      </w:tr>
      <w:tr w:rsidR="008B754E" w:rsidRPr="001C220C" w14:paraId="32F0590C" w14:textId="77777777" w:rsidTr="00204564">
        <w:trPr>
          <w:jc w:val="center"/>
        </w:trPr>
        <w:tc>
          <w:tcPr>
            <w:tcW w:w="810" w:type="dxa"/>
            <w:vAlign w:val="center"/>
          </w:tcPr>
          <w:p w14:paraId="1C3807F0" w14:textId="77777777" w:rsidR="008B754E" w:rsidRPr="001C220C" w:rsidRDefault="008B754E" w:rsidP="00E302B5">
            <w:pPr>
              <w:pStyle w:val="TABLE-cell"/>
              <w:rPr>
                <w:rFonts w:eastAsia="MS Mincho"/>
                <w:color w:val="000000"/>
                <w:lang w:val="en-US" w:eastAsia="ja-JP"/>
              </w:rPr>
            </w:pPr>
          </w:p>
        </w:tc>
        <w:tc>
          <w:tcPr>
            <w:tcW w:w="900" w:type="dxa"/>
            <w:vAlign w:val="center"/>
          </w:tcPr>
          <w:p w14:paraId="2C954866" w14:textId="77777777" w:rsidR="008B754E" w:rsidRPr="001C220C" w:rsidRDefault="008B754E" w:rsidP="00E302B5">
            <w:pPr>
              <w:pStyle w:val="TABLE-cell"/>
              <w:rPr>
                <w:rFonts w:eastAsia="MS Mincho"/>
                <w:color w:val="000000"/>
                <w:lang w:val="en-US" w:eastAsia="ja-JP"/>
              </w:rPr>
            </w:pPr>
          </w:p>
        </w:tc>
        <w:tc>
          <w:tcPr>
            <w:tcW w:w="1260" w:type="dxa"/>
            <w:vAlign w:val="center"/>
          </w:tcPr>
          <w:p w14:paraId="760739BB" w14:textId="77777777" w:rsidR="008B754E" w:rsidRPr="001C220C" w:rsidRDefault="008B754E" w:rsidP="00E302B5">
            <w:pPr>
              <w:pStyle w:val="TABLE-cell"/>
              <w:rPr>
                <w:rFonts w:eastAsia="MS Mincho"/>
                <w:color w:val="000000"/>
                <w:lang w:val="en-US" w:eastAsia="ja-JP"/>
              </w:rPr>
            </w:pPr>
          </w:p>
        </w:tc>
        <w:tc>
          <w:tcPr>
            <w:tcW w:w="1350" w:type="dxa"/>
            <w:vAlign w:val="center"/>
          </w:tcPr>
          <w:p w14:paraId="0E3EC27B" w14:textId="77777777" w:rsidR="008B754E" w:rsidRPr="001C220C" w:rsidRDefault="008B754E" w:rsidP="00E302B5">
            <w:pPr>
              <w:pStyle w:val="TABLE-cell"/>
              <w:rPr>
                <w:rFonts w:eastAsia="MS Mincho"/>
                <w:color w:val="000000"/>
                <w:lang w:val="en-US" w:eastAsia="ja-JP"/>
              </w:rPr>
            </w:pPr>
          </w:p>
        </w:tc>
        <w:tc>
          <w:tcPr>
            <w:tcW w:w="1710" w:type="dxa"/>
            <w:vAlign w:val="center"/>
          </w:tcPr>
          <w:p w14:paraId="18B7B2CA" w14:textId="77777777" w:rsidR="008B754E" w:rsidRPr="001C220C" w:rsidRDefault="006835A6" w:rsidP="00E302B5">
            <w:pPr>
              <w:pStyle w:val="TABLE-cell"/>
              <w:rPr>
                <w:rFonts w:eastAsia="MS Mincho"/>
                <w:color w:val="000000"/>
                <w:lang w:val="en-US" w:eastAsia="ja-JP"/>
              </w:rPr>
            </w:pPr>
            <w:r w:rsidRPr="001C220C">
              <w:rPr>
                <w:rFonts w:eastAsia="MS Mincho"/>
                <w:color w:val="000000"/>
                <w:lang w:val="en-US" w:eastAsia="ja-JP"/>
              </w:rPr>
              <w:t>thickness tool</w:t>
            </w:r>
          </w:p>
        </w:tc>
        <w:tc>
          <w:tcPr>
            <w:tcW w:w="2887" w:type="dxa"/>
            <w:vAlign w:val="center"/>
          </w:tcPr>
          <w:p w14:paraId="5A52BB82" w14:textId="77777777" w:rsidR="008B754E" w:rsidRPr="001C220C" w:rsidRDefault="008B754E" w:rsidP="00E302B5">
            <w:pPr>
              <w:pStyle w:val="TABLE-cell"/>
              <w:rPr>
                <w:rFonts w:eastAsia="MS Mincho"/>
                <w:color w:val="000000"/>
                <w:lang w:val="en-US" w:eastAsia="ja-JP"/>
              </w:rPr>
            </w:pPr>
          </w:p>
        </w:tc>
      </w:tr>
      <w:tr w:rsidR="008B754E" w:rsidRPr="001C220C" w14:paraId="074C2446" w14:textId="77777777" w:rsidTr="00204564">
        <w:trPr>
          <w:jc w:val="center"/>
        </w:trPr>
        <w:tc>
          <w:tcPr>
            <w:tcW w:w="810" w:type="dxa"/>
            <w:vAlign w:val="center"/>
          </w:tcPr>
          <w:p w14:paraId="4994EDA3" w14:textId="77777777" w:rsidR="008B754E" w:rsidRPr="001C220C" w:rsidRDefault="008B754E" w:rsidP="00E302B5">
            <w:pPr>
              <w:pStyle w:val="TABLE-cell"/>
              <w:rPr>
                <w:rFonts w:eastAsia="MS Mincho"/>
                <w:color w:val="000000"/>
                <w:lang w:val="en-US" w:eastAsia="ja-JP"/>
              </w:rPr>
            </w:pPr>
          </w:p>
        </w:tc>
        <w:tc>
          <w:tcPr>
            <w:tcW w:w="900" w:type="dxa"/>
            <w:vAlign w:val="center"/>
          </w:tcPr>
          <w:p w14:paraId="716D5C9B" w14:textId="77777777" w:rsidR="008B754E" w:rsidRPr="001C220C" w:rsidRDefault="008B754E" w:rsidP="00E302B5">
            <w:pPr>
              <w:pStyle w:val="TABLE-cell"/>
              <w:rPr>
                <w:rFonts w:eastAsia="MS Mincho"/>
                <w:color w:val="000000"/>
                <w:lang w:val="en-US" w:eastAsia="ja-JP"/>
              </w:rPr>
            </w:pPr>
          </w:p>
        </w:tc>
        <w:tc>
          <w:tcPr>
            <w:tcW w:w="1260" w:type="dxa"/>
            <w:vAlign w:val="center"/>
          </w:tcPr>
          <w:p w14:paraId="0B8690B6" w14:textId="77777777" w:rsidR="008B754E" w:rsidRPr="001C220C" w:rsidRDefault="008B754E" w:rsidP="00E302B5">
            <w:pPr>
              <w:pStyle w:val="TABLE-cell"/>
              <w:rPr>
                <w:rFonts w:eastAsia="MS Mincho"/>
                <w:color w:val="000000"/>
                <w:lang w:val="en-US" w:eastAsia="ja-JP"/>
              </w:rPr>
            </w:pPr>
          </w:p>
        </w:tc>
        <w:tc>
          <w:tcPr>
            <w:tcW w:w="1350" w:type="dxa"/>
            <w:vAlign w:val="center"/>
          </w:tcPr>
          <w:p w14:paraId="446A46E5" w14:textId="77777777" w:rsidR="008B754E" w:rsidRPr="001C220C" w:rsidRDefault="008B754E" w:rsidP="00E302B5">
            <w:pPr>
              <w:pStyle w:val="TABLE-cell"/>
              <w:rPr>
                <w:rFonts w:eastAsia="MS Mincho"/>
                <w:color w:val="000000"/>
                <w:lang w:val="en-US" w:eastAsia="ja-JP"/>
              </w:rPr>
            </w:pPr>
            <w:r w:rsidRPr="001C220C">
              <w:rPr>
                <w:rFonts w:eastAsia="MS Mincho"/>
                <w:color w:val="000000"/>
                <w:lang w:val="en-US" w:eastAsia="ja-JP"/>
              </w:rPr>
              <w:t>PVD</w:t>
            </w:r>
          </w:p>
        </w:tc>
        <w:tc>
          <w:tcPr>
            <w:tcW w:w="1710" w:type="dxa"/>
            <w:vAlign w:val="center"/>
          </w:tcPr>
          <w:p w14:paraId="3C2EA28C" w14:textId="77777777" w:rsidR="008B754E" w:rsidRPr="001C220C" w:rsidRDefault="008B754E" w:rsidP="00E302B5">
            <w:pPr>
              <w:pStyle w:val="TABLE-cell"/>
              <w:rPr>
                <w:rFonts w:eastAsia="MS Mincho"/>
                <w:color w:val="000000"/>
                <w:lang w:val="en-US" w:eastAsia="ja-JP"/>
              </w:rPr>
            </w:pPr>
          </w:p>
        </w:tc>
        <w:tc>
          <w:tcPr>
            <w:tcW w:w="2887" w:type="dxa"/>
            <w:vAlign w:val="center"/>
          </w:tcPr>
          <w:p w14:paraId="641EA927" w14:textId="77777777" w:rsidR="008B754E" w:rsidRPr="001C220C" w:rsidRDefault="008B754E" w:rsidP="00E302B5">
            <w:pPr>
              <w:pStyle w:val="TABLE-cell"/>
              <w:rPr>
                <w:rFonts w:eastAsia="MS Mincho"/>
                <w:color w:val="000000"/>
                <w:lang w:val="en-US" w:eastAsia="ja-JP"/>
              </w:rPr>
            </w:pPr>
            <w:r w:rsidRPr="001C220C">
              <w:rPr>
                <w:rFonts w:eastAsia="MS Mincho"/>
                <w:color w:val="000000"/>
                <w:lang w:val="en-US" w:eastAsia="ja-JP"/>
              </w:rPr>
              <w:t xml:space="preserve">PVD (Physical Vapor Deposition </w:t>
            </w:r>
            <w:r w:rsidR="006835A6">
              <w:rPr>
                <w:rFonts w:eastAsia="MS Mincho"/>
                <w:color w:val="000000"/>
                <w:lang w:val="en-US" w:eastAsia="ja-JP"/>
              </w:rPr>
              <w:t>)</w:t>
            </w:r>
          </w:p>
        </w:tc>
      </w:tr>
      <w:tr w:rsidR="008B754E" w:rsidRPr="001C220C" w14:paraId="271E3DF6" w14:textId="77777777" w:rsidTr="00204564">
        <w:trPr>
          <w:jc w:val="center"/>
        </w:trPr>
        <w:tc>
          <w:tcPr>
            <w:tcW w:w="810" w:type="dxa"/>
            <w:vAlign w:val="center"/>
          </w:tcPr>
          <w:p w14:paraId="0F184283" w14:textId="77777777" w:rsidR="008B754E" w:rsidRPr="001C220C" w:rsidRDefault="008B754E" w:rsidP="00E302B5">
            <w:pPr>
              <w:pStyle w:val="TABLE-cell"/>
              <w:rPr>
                <w:rFonts w:eastAsia="MS Mincho"/>
                <w:color w:val="000000"/>
                <w:lang w:val="en-US" w:eastAsia="ja-JP"/>
              </w:rPr>
            </w:pPr>
          </w:p>
        </w:tc>
        <w:tc>
          <w:tcPr>
            <w:tcW w:w="900" w:type="dxa"/>
            <w:vAlign w:val="center"/>
          </w:tcPr>
          <w:p w14:paraId="30BC4E18" w14:textId="77777777" w:rsidR="008B754E" w:rsidRPr="001C220C" w:rsidRDefault="008B754E" w:rsidP="00E302B5">
            <w:pPr>
              <w:pStyle w:val="TABLE-cell"/>
              <w:rPr>
                <w:rFonts w:eastAsia="MS Mincho"/>
                <w:color w:val="000000"/>
                <w:lang w:val="en-US" w:eastAsia="ja-JP"/>
              </w:rPr>
            </w:pPr>
          </w:p>
        </w:tc>
        <w:tc>
          <w:tcPr>
            <w:tcW w:w="1260" w:type="dxa"/>
            <w:vAlign w:val="center"/>
          </w:tcPr>
          <w:p w14:paraId="430CB287" w14:textId="77777777" w:rsidR="008B754E" w:rsidRPr="001C220C" w:rsidRDefault="006835A6" w:rsidP="00E302B5">
            <w:pPr>
              <w:pStyle w:val="TABLE-cell"/>
              <w:rPr>
                <w:rFonts w:eastAsia="MS Mincho"/>
                <w:color w:val="000000"/>
                <w:lang w:val="en-US" w:eastAsia="ja-JP"/>
              </w:rPr>
            </w:pPr>
            <w:r w:rsidRPr="001C220C">
              <w:rPr>
                <w:rFonts w:eastAsia="MS Mincho"/>
                <w:color w:val="000000"/>
                <w:lang w:val="en-US" w:eastAsia="ja-JP"/>
              </w:rPr>
              <w:t>metrology</w:t>
            </w:r>
          </w:p>
        </w:tc>
        <w:tc>
          <w:tcPr>
            <w:tcW w:w="1350" w:type="dxa"/>
            <w:vAlign w:val="center"/>
          </w:tcPr>
          <w:p w14:paraId="5929CDA4" w14:textId="77777777" w:rsidR="008B754E" w:rsidRPr="001C220C" w:rsidRDefault="008B754E" w:rsidP="00E302B5">
            <w:pPr>
              <w:pStyle w:val="TABLE-cell"/>
              <w:rPr>
                <w:rFonts w:eastAsia="MS Mincho"/>
                <w:color w:val="000000"/>
                <w:lang w:val="en-US" w:eastAsia="ja-JP"/>
              </w:rPr>
            </w:pPr>
          </w:p>
        </w:tc>
        <w:tc>
          <w:tcPr>
            <w:tcW w:w="1710" w:type="dxa"/>
            <w:vAlign w:val="center"/>
          </w:tcPr>
          <w:p w14:paraId="33C2FC4C" w14:textId="77777777" w:rsidR="008B754E" w:rsidRPr="001C220C" w:rsidRDefault="006835A6" w:rsidP="00E302B5">
            <w:pPr>
              <w:pStyle w:val="TABLE-cell"/>
              <w:rPr>
                <w:rFonts w:eastAsia="MS Mincho"/>
                <w:color w:val="000000"/>
                <w:lang w:val="en-US" w:eastAsia="ja-JP"/>
              </w:rPr>
            </w:pPr>
            <w:r w:rsidRPr="001C220C">
              <w:rPr>
                <w:rFonts w:eastAsia="MS Mincho"/>
                <w:color w:val="000000"/>
                <w:lang w:val="en-US" w:eastAsia="ja-JP"/>
              </w:rPr>
              <w:t>thickness tool</w:t>
            </w:r>
          </w:p>
        </w:tc>
        <w:tc>
          <w:tcPr>
            <w:tcW w:w="2887" w:type="dxa"/>
            <w:vAlign w:val="center"/>
          </w:tcPr>
          <w:p w14:paraId="5A55C2C7" w14:textId="77777777" w:rsidR="008B754E" w:rsidRPr="001C220C" w:rsidRDefault="006835A6" w:rsidP="00E302B5">
            <w:pPr>
              <w:pStyle w:val="TABLE-cell"/>
              <w:rPr>
                <w:rFonts w:eastAsia="MS Mincho"/>
                <w:color w:val="000000"/>
                <w:lang w:val="en-US" w:eastAsia="ja-JP"/>
              </w:rPr>
            </w:pPr>
            <w:r w:rsidRPr="001C220C">
              <w:rPr>
                <w:rFonts w:eastAsia="MS Mincho"/>
                <w:color w:val="000000"/>
                <w:lang w:val="en-US" w:eastAsia="ja-JP"/>
              </w:rPr>
              <w:t>thickness defect</w:t>
            </w:r>
          </w:p>
        </w:tc>
      </w:tr>
      <w:tr w:rsidR="008B754E" w:rsidRPr="001C220C" w14:paraId="1DA699BF" w14:textId="77777777" w:rsidTr="00204564">
        <w:trPr>
          <w:jc w:val="center"/>
        </w:trPr>
        <w:tc>
          <w:tcPr>
            <w:tcW w:w="810" w:type="dxa"/>
            <w:vAlign w:val="center"/>
          </w:tcPr>
          <w:p w14:paraId="4E3BCEE6" w14:textId="77777777" w:rsidR="008B754E" w:rsidRPr="001C220C" w:rsidRDefault="008B754E" w:rsidP="00E302B5">
            <w:pPr>
              <w:pStyle w:val="TABLE-cell"/>
              <w:rPr>
                <w:rFonts w:eastAsia="MS Mincho"/>
                <w:color w:val="000000"/>
                <w:lang w:val="en-US" w:eastAsia="ja-JP"/>
              </w:rPr>
            </w:pPr>
          </w:p>
        </w:tc>
        <w:tc>
          <w:tcPr>
            <w:tcW w:w="900" w:type="dxa"/>
            <w:vAlign w:val="center"/>
          </w:tcPr>
          <w:p w14:paraId="677D20CC" w14:textId="77777777" w:rsidR="008B754E" w:rsidRPr="001C220C" w:rsidRDefault="008B754E" w:rsidP="00E302B5">
            <w:pPr>
              <w:pStyle w:val="TABLE-cell"/>
              <w:rPr>
                <w:rFonts w:eastAsia="MS Mincho"/>
                <w:color w:val="000000"/>
                <w:lang w:val="en-US" w:eastAsia="ja-JP"/>
              </w:rPr>
            </w:pPr>
          </w:p>
        </w:tc>
        <w:tc>
          <w:tcPr>
            <w:tcW w:w="1260" w:type="dxa"/>
            <w:vAlign w:val="center"/>
          </w:tcPr>
          <w:p w14:paraId="46602ABE" w14:textId="77777777" w:rsidR="008B754E" w:rsidRPr="001C220C" w:rsidRDefault="008B754E" w:rsidP="00E302B5">
            <w:pPr>
              <w:pStyle w:val="TABLE-cell"/>
              <w:rPr>
                <w:rFonts w:eastAsia="MS Mincho"/>
                <w:color w:val="000000"/>
                <w:lang w:val="en-US" w:eastAsia="ja-JP"/>
              </w:rPr>
            </w:pPr>
          </w:p>
        </w:tc>
        <w:tc>
          <w:tcPr>
            <w:tcW w:w="1350" w:type="dxa"/>
            <w:vAlign w:val="center"/>
          </w:tcPr>
          <w:p w14:paraId="7254A5CB" w14:textId="77777777" w:rsidR="008B754E" w:rsidRPr="001C220C" w:rsidRDefault="008B754E" w:rsidP="00E302B5">
            <w:pPr>
              <w:pStyle w:val="TABLE-cell"/>
              <w:rPr>
                <w:rFonts w:eastAsia="MS Mincho"/>
                <w:color w:val="000000"/>
                <w:lang w:val="en-US" w:eastAsia="ja-JP"/>
              </w:rPr>
            </w:pPr>
          </w:p>
        </w:tc>
        <w:tc>
          <w:tcPr>
            <w:tcW w:w="1710" w:type="dxa"/>
            <w:vAlign w:val="center"/>
          </w:tcPr>
          <w:p w14:paraId="346956BB" w14:textId="77777777" w:rsidR="008B754E" w:rsidRPr="001C220C" w:rsidRDefault="006835A6" w:rsidP="00E302B5">
            <w:pPr>
              <w:pStyle w:val="TABLE-cell"/>
              <w:rPr>
                <w:rFonts w:eastAsia="MS Mincho"/>
                <w:color w:val="000000"/>
                <w:lang w:val="en-US" w:eastAsia="ja-JP"/>
              </w:rPr>
            </w:pPr>
            <w:r w:rsidRPr="001C220C">
              <w:rPr>
                <w:rFonts w:eastAsia="MS Mincho"/>
                <w:color w:val="000000"/>
                <w:lang w:val="en-US" w:eastAsia="ja-JP"/>
              </w:rPr>
              <w:t>defect tool</w:t>
            </w:r>
          </w:p>
        </w:tc>
        <w:tc>
          <w:tcPr>
            <w:tcW w:w="2887" w:type="dxa"/>
            <w:vAlign w:val="center"/>
          </w:tcPr>
          <w:p w14:paraId="483112AF" w14:textId="77777777" w:rsidR="008B754E" w:rsidRPr="001C220C" w:rsidRDefault="008B754E" w:rsidP="00E302B5">
            <w:pPr>
              <w:pStyle w:val="TABLE-cell"/>
              <w:rPr>
                <w:rFonts w:eastAsia="MS Mincho"/>
                <w:color w:val="000000"/>
                <w:lang w:val="en-US" w:eastAsia="ja-JP"/>
              </w:rPr>
            </w:pPr>
          </w:p>
        </w:tc>
      </w:tr>
      <w:tr w:rsidR="008B754E" w:rsidRPr="001C220C" w14:paraId="043193BE" w14:textId="77777777" w:rsidTr="00204564">
        <w:trPr>
          <w:jc w:val="center"/>
        </w:trPr>
        <w:tc>
          <w:tcPr>
            <w:tcW w:w="810" w:type="dxa"/>
            <w:vAlign w:val="center"/>
          </w:tcPr>
          <w:p w14:paraId="1B64E385" w14:textId="77777777" w:rsidR="008B754E" w:rsidRPr="001C220C" w:rsidRDefault="008B754E" w:rsidP="00E302B5">
            <w:pPr>
              <w:pStyle w:val="TABLE-cell"/>
              <w:rPr>
                <w:rFonts w:eastAsia="MS Mincho"/>
                <w:color w:val="000000"/>
                <w:lang w:val="en-US" w:eastAsia="ja-JP"/>
              </w:rPr>
            </w:pPr>
          </w:p>
        </w:tc>
        <w:tc>
          <w:tcPr>
            <w:tcW w:w="900" w:type="dxa"/>
            <w:vAlign w:val="center"/>
          </w:tcPr>
          <w:p w14:paraId="08792276" w14:textId="77777777" w:rsidR="008B754E" w:rsidRPr="001C220C" w:rsidRDefault="008B754E" w:rsidP="00E302B5">
            <w:pPr>
              <w:pStyle w:val="TABLE-cell"/>
              <w:rPr>
                <w:rFonts w:eastAsia="MS Mincho"/>
                <w:color w:val="000000"/>
                <w:lang w:val="en-US" w:eastAsia="ja-JP"/>
              </w:rPr>
            </w:pPr>
          </w:p>
        </w:tc>
        <w:tc>
          <w:tcPr>
            <w:tcW w:w="1260" w:type="dxa"/>
            <w:vAlign w:val="center"/>
          </w:tcPr>
          <w:p w14:paraId="2A2BC4BD" w14:textId="77777777" w:rsidR="008B754E" w:rsidRPr="001C220C" w:rsidRDefault="008B754E" w:rsidP="00E302B5">
            <w:pPr>
              <w:pStyle w:val="TABLE-cell"/>
              <w:rPr>
                <w:rFonts w:eastAsia="MS Mincho"/>
                <w:color w:val="000000"/>
                <w:lang w:val="en-US" w:eastAsia="ja-JP"/>
              </w:rPr>
            </w:pPr>
          </w:p>
        </w:tc>
        <w:tc>
          <w:tcPr>
            <w:tcW w:w="1350" w:type="dxa"/>
            <w:vAlign w:val="center"/>
          </w:tcPr>
          <w:p w14:paraId="6C273F27" w14:textId="77777777" w:rsidR="008B754E" w:rsidRPr="001C220C" w:rsidRDefault="008B754E" w:rsidP="00E302B5">
            <w:pPr>
              <w:pStyle w:val="TABLE-cell"/>
              <w:rPr>
                <w:rFonts w:eastAsia="MS Mincho"/>
                <w:color w:val="000000"/>
                <w:lang w:val="en-US" w:eastAsia="ja-JP"/>
              </w:rPr>
            </w:pPr>
          </w:p>
        </w:tc>
        <w:tc>
          <w:tcPr>
            <w:tcW w:w="1710" w:type="dxa"/>
            <w:vAlign w:val="center"/>
          </w:tcPr>
          <w:p w14:paraId="38AEB9B9" w14:textId="77777777" w:rsidR="008B754E" w:rsidRPr="001C220C" w:rsidRDefault="006835A6" w:rsidP="00E302B5">
            <w:pPr>
              <w:pStyle w:val="TABLE-cell"/>
              <w:rPr>
                <w:rFonts w:eastAsia="MS Mincho"/>
                <w:color w:val="000000"/>
                <w:lang w:val="en-US" w:eastAsia="ja-JP"/>
              </w:rPr>
            </w:pPr>
            <w:r w:rsidRPr="001C220C">
              <w:rPr>
                <w:rFonts w:eastAsia="MS Mincho"/>
                <w:color w:val="000000"/>
                <w:lang w:val="en-US" w:eastAsia="ja-JP"/>
              </w:rPr>
              <w:t>characteristics</w:t>
            </w:r>
          </w:p>
        </w:tc>
        <w:tc>
          <w:tcPr>
            <w:tcW w:w="2887" w:type="dxa"/>
            <w:vAlign w:val="center"/>
          </w:tcPr>
          <w:p w14:paraId="2217C01B" w14:textId="77777777" w:rsidR="008B754E" w:rsidRPr="001C220C" w:rsidRDefault="008B754E" w:rsidP="00E302B5">
            <w:pPr>
              <w:pStyle w:val="TABLE-cell"/>
              <w:rPr>
                <w:rFonts w:eastAsia="MS Mincho"/>
                <w:color w:val="000000"/>
                <w:lang w:val="en-US" w:eastAsia="ja-JP"/>
              </w:rPr>
            </w:pPr>
          </w:p>
        </w:tc>
      </w:tr>
      <w:tr w:rsidR="008B754E" w:rsidRPr="001C220C" w14:paraId="434FEFCB" w14:textId="77777777" w:rsidTr="00204564">
        <w:trPr>
          <w:jc w:val="center"/>
        </w:trPr>
        <w:tc>
          <w:tcPr>
            <w:tcW w:w="810" w:type="dxa"/>
            <w:vAlign w:val="center"/>
          </w:tcPr>
          <w:p w14:paraId="7CFDA1E2" w14:textId="77777777" w:rsidR="008B754E" w:rsidRPr="001C220C" w:rsidRDefault="008B754E" w:rsidP="00E302B5">
            <w:pPr>
              <w:pStyle w:val="TABLE-cell"/>
              <w:rPr>
                <w:rFonts w:eastAsia="MS Mincho"/>
                <w:color w:val="000000"/>
                <w:lang w:val="en-US" w:eastAsia="ja-JP"/>
              </w:rPr>
            </w:pPr>
          </w:p>
        </w:tc>
        <w:tc>
          <w:tcPr>
            <w:tcW w:w="900" w:type="dxa"/>
            <w:vAlign w:val="center"/>
          </w:tcPr>
          <w:p w14:paraId="29384E58" w14:textId="77777777" w:rsidR="008B754E" w:rsidRPr="001C220C" w:rsidRDefault="008B754E" w:rsidP="00E302B5">
            <w:pPr>
              <w:pStyle w:val="TABLE-cell"/>
              <w:rPr>
                <w:rFonts w:eastAsia="MS Mincho"/>
                <w:color w:val="000000"/>
                <w:lang w:val="en-US" w:eastAsia="ja-JP"/>
              </w:rPr>
            </w:pPr>
          </w:p>
        </w:tc>
        <w:tc>
          <w:tcPr>
            <w:tcW w:w="1260" w:type="dxa"/>
            <w:vAlign w:val="center"/>
          </w:tcPr>
          <w:p w14:paraId="70224787" w14:textId="77777777" w:rsidR="008B754E" w:rsidRPr="001C220C" w:rsidRDefault="006835A6" w:rsidP="00E302B5">
            <w:pPr>
              <w:pStyle w:val="TABLE-cell"/>
              <w:rPr>
                <w:rFonts w:eastAsia="MS Mincho"/>
                <w:color w:val="000000"/>
                <w:lang w:val="en-US" w:eastAsia="ja-JP"/>
              </w:rPr>
            </w:pPr>
            <w:r w:rsidRPr="001C220C">
              <w:rPr>
                <w:rFonts w:eastAsia="MS Mincho"/>
                <w:color w:val="000000"/>
                <w:lang w:val="en-US" w:eastAsia="ja-JP"/>
              </w:rPr>
              <w:t>polishing</w:t>
            </w:r>
          </w:p>
        </w:tc>
        <w:tc>
          <w:tcPr>
            <w:tcW w:w="1350" w:type="dxa"/>
            <w:vAlign w:val="center"/>
          </w:tcPr>
          <w:p w14:paraId="6E1F03C5" w14:textId="77777777" w:rsidR="008B754E" w:rsidRPr="001C220C" w:rsidRDefault="008B754E" w:rsidP="00E302B5">
            <w:pPr>
              <w:pStyle w:val="TABLE-cell"/>
              <w:rPr>
                <w:rFonts w:eastAsia="MS Mincho"/>
                <w:color w:val="000000"/>
                <w:lang w:val="en-US" w:eastAsia="ja-JP"/>
              </w:rPr>
            </w:pPr>
            <w:r w:rsidRPr="001C220C">
              <w:rPr>
                <w:rFonts w:eastAsia="MS Mincho"/>
                <w:color w:val="000000"/>
                <w:lang w:val="en-US" w:eastAsia="ja-JP"/>
              </w:rPr>
              <w:t>CMP</w:t>
            </w:r>
          </w:p>
        </w:tc>
        <w:tc>
          <w:tcPr>
            <w:tcW w:w="1710" w:type="dxa"/>
            <w:vAlign w:val="center"/>
          </w:tcPr>
          <w:p w14:paraId="36E094FA" w14:textId="77777777" w:rsidR="008B754E" w:rsidRPr="001C220C" w:rsidRDefault="008B754E" w:rsidP="00E302B5">
            <w:pPr>
              <w:pStyle w:val="TABLE-cell"/>
              <w:rPr>
                <w:rFonts w:eastAsia="MS Mincho"/>
                <w:color w:val="000000"/>
                <w:lang w:val="en-US" w:eastAsia="ja-JP"/>
              </w:rPr>
            </w:pPr>
          </w:p>
        </w:tc>
        <w:tc>
          <w:tcPr>
            <w:tcW w:w="2887" w:type="dxa"/>
            <w:vAlign w:val="center"/>
          </w:tcPr>
          <w:p w14:paraId="60C010C3" w14:textId="77777777" w:rsidR="008B754E" w:rsidRPr="001C220C" w:rsidRDefault="008B754E" w:rsidP="00E302B5">
            <w:pPr>
              <w:pStyle w:val="TABLE-cell"/>
              <w:rPr>
                <w:rFonts w:eastAsia="MS Mincho"/>
                <w:color w:val="000000"/>
                <w:lang w:val="en-US" w:eastAsia="ja-JP"/>
              </w:rPr>
            </w:pPr>
            <w:r w:rsidRPr="001C220C">
              <w:rPr>
                <w:rFonts w:eastAsia="MS Mincho"/>
                <w:color w:val="000000"/>
                <w:lang w:val="en-US" w:eastAsia="ja-JP"/>
              </w:rPr>
              <w:t>CMP Chemical Mechanical Polishing (Wafer is ready for the next step</w:t>
            </w:r>
            <w:r w:rsidR="006835A6">
              <w:rPr>
                <w:rFonts w:eastAsia="MS Mincho"/>
                <w:color w:val="000000"/>
                <w:lang w:val="en-US" w:eastAsia="ja-JP"/>
              </w:rPr>
              <w:t>.</w:t>
            </w:r>
            <w:r w:rsidRPr="001C220C">
              <w:rPr>
                <w:rFonts w:eastAsia="MS Mincho"/>
                <w:color w:val="000000"/>
                <w:lang w:val="en-US" w:eastAsia="ja-JP"/>
              </w:rPr>
              <w:t>)</w:t>
            </w:r>
          </w:p>
        </w:tc>
      </w:tr>
      <w:tr w:rsidR="008B754E" w:rsidRPr="001C220C" w14:paraId="0B28AD3A" w14:textId="77777777" w:rsidTr="00204564">
        <w:trPr>
          <w:jc w:val="center"/>
        </w:trPr>
        <w:tc>
          <w:tcPr>
            <w:tcW w:w="810" w:type="dxa"/>
            <w:vAlign w:val="center"/>
          </w:tcPr>
          <w:p w14:paraId="6CAF0840" w14:textId="77777777" w:rsidR="008B754E" w:rsidRPr="001C220C" w:rsidRDefault="008B754E" w:rsidP="00E302B5">
            <w:pPr>
              <w:pStyle w:val="TABLE-cell"/>
              <w:rPr>
                <w:rFonts w:eastAsia="MS Mincho"/>
                <w:color w:val="000000"/>
                <w:lang w:val="en-US" w:eastAsia="ja-JP"/>
              </w:rPr>
            </w:pPr>
          </w:p>
        </w:tc>
        <w:tc>
          <w:tcPr>
            <w:tcW w:w="900" w:type="dxa"/>
            <w:vAlign w:val="center"/>
          </w:tcPr>
          <w:p w14:paraId="11DC605C" w14:textId="77777777" w:rsidR="008B754E" w:rsidRPr="001C220C" w:rsidRDefault="008B754E" w:rsidP="00E302B5">
            <w:pPr>
              <w:pStyle w:val="TABLE-cell"/>
              <w:rPr>
                <w:rFonts w:eastAsia="MS Mincho"/>
                <w:color w:val="000000"/>
                <w:lang w:val="en-US" w:eastAsia="ja-JP"/>
              </w:rPr>
            </w:pPr>
          </w:p>
        </w:tc>
        <w:tc>
          <w:tcPr>
            <w:tcW w:w="1260" w:type="dxa"/>
            <w:vAlign w:val="center"/>
          </w:tcPr>
          <w:p w14:paraId="4E696C7B" w14:textId="77777777" w:rsidR="008B754E" w:rsidRPr="001C220C" w:rsidRDefault="006835A6" w:rsidP="00E302B5">
            <w:pPr>
              <w:pStyle w:val="TABLE-cell"/>
              <w:rPr>
                <w:rFonts w:eastAsia="MS Mincho"/>
                <w:color w:val="000000"/>
                <w:lang w:val="en-US" w:eastAsia="ja-JP"/>
              </w:rPr>
            </w:pPr>
            <w:r w:rsidRPr="001C220C">
              <w:rPr>
                <w:rFonts w:eastAsia="MS Mincho"/>
                <w:color w:val="000000"/>
                <w:lang w:val="en-US" w:eastAsia="ja-JP"/>
              </w:rPr>
              <w:t>lithography</w:t>
            </w:r>
          </w:p>
        </w:tc>
        <w:tc>
          <w:tcPr>
            <w:tcW w:w="1350" w:type="dxa"/>
            <w:vAlign w:val="center"/>
          </w:tcPr>
          <w:p w14:paraId="3D739A54" w14:textId="77777777" w:rsidR="008B754E" w:rsidRPr="001C220C" w:rsidRDefault="008B754E" w:rsidP="00E302B5">
            <w:pPr>
              <w:pStyle w:val="TABLE-cell"/>
              <w:rPr>
                <w:rFonts w:eastAsia="MS Mincho"/>
                <w:color w:val="000000"/>
                <w:lang w:val="en-US" w:eastAsia="ja-JP"/>
              </w:rPr>
            </w:pPr>
          </w:p>
        </w:tc>
        <w:tc>
          <w:tcPr>
            <w:tcW w:w="1710" w:type="dxa"/>
            <w:vAlign w:val="center"/>
          </w:tcPr>
          <w:p w14:paraId="16F454B8" w14:textId="77777777" w:rsidR="008B754E" w:rsidRPr="001C220C" w:rsidRDefault="006835A6" w:rsidP="00E302B5">
            <w:pPr>
              <w:pStyle w:val="TABLE-cell"/>
              <w:rPr>
                <w:rFonts w:eastAsia="MS Mincho"/>
                <w:color w:val="000000"/>
                <w:lang w:val="en-US" w:eastAsia="ja-JP"/>
              </w:rPr>
            </w:pPr>
            <w:r w:rsidRPr="001C220C">
              <w:rPr>
                <w:rFonts w:eastAsia="MS Mincho"/>
                <w:color w:val="000000"/>
                <w:lang w:val="en-US" w:eastAsia="ja-JP"/>
              </w:rPr>
              <w:t>tools</w:t>
            </w:r>
          </w:p>
        </w:tc>
        <w:tc>
          <w:tcPr>
            <w:tcW w:w="2887" w:type="dxa"/>
            <w:vAlign w:val="center"/>
          </w:tcPr>
          <w:p w14:paraId="3662E645" w14:textId="77777777" w:rsidR="008B754E" w:rsidRPr="001C220C" w:rsidRDefault="006835A6" w:rsidP="00E302B5">
            <w:pPr>
              <w:pStyle w:val="TABLE-cell"/>
              <w:rPr>
                <w:rFonts w:eastAsia="MS Mincho"/>
                <w:color w:val="000000"/>
                <w:lang w:val="en-US" w:eastAsia="ja-JP"/>
              </w:rPr>
            </w:pPr>
            <w:r w:rsidRPr="001C220C">
              <w:rPr>
                <w:rFonts w:eastAsia="MS Mincho"/>
                <w:color w:val="000000"/>
                <w:lang w:val="en-US" w:eastAsia="ja-JP"/>
              </w:rPr>
              <w:t>electrical circuit mask</w:t>
            </w:r>
          </w:p>
        </w:tc>
      </w:tr>
      <w:tr w:rsidR="008B754E" w:rsidRPr="001C220C" w14:paraId="40BE0496" w14:textId="77777777" w:rsidTr="00204564">
        <w:trPr>
          <w:jc w:val="center"/>
        </w:trPr>
        <w:tc>
          <w:tcPr>
            <w:tcW w:w="810" w:type="dxa"/>
            <w:vAlign w:val="center"/>
          </w:tcPr>
          <w:p w14:paraId="328A3A7A" w14:textId="77777777" w:rsidR="008B754E" w:rsidRPr="001C220C" w:rsidRDefault="008B754E" w:rsidP="00E302B5">
            <w:pPr>
              <w:pStyle w:val="TABLE-cell"/>
              <w:rPr>
                <w:rFonts w:eastAsia="MS Mincho"/>
                <w:color w:val="000000"/>
                <w:lang w:val="en-US" w:eastAsia="ja-JP"/>
              </w:rPr>
            </w:pPr>
          </w:p>
        </w:tc>
        <w:tc>
          <w:tcPr>
            <w:tcW w:w="900" w:type="dxa"/>
            <w:vAlign w:val="center"/>
          </w:tcPr>
          <w:p w14:paraId="7BF21AD5" w14:textId="77777777" w:rsidR="008B754E" w:rsidRPr="001C220C" w:rsidRDefault="008B754E" w:rsidP="00E302B5">
            <w:pPr>
              <w:pStyle w:val="TABLE-cell"/>
              <w:rPr>
                <w:rFonts w:eastAsia="MS Mincho"/>
                <w:color w:val="000000"/>
                <w:lang w:val="en-US" w:eastAsia="ja-JP"/>
              </w:rPr>
            </w:pPr>
          </w:p>
        </w:tc>
        <w:tc>
          <w:tcPr>
            <w:tcW w:w="1260" w:type="dxa"/>
            <w:vAlign w:val="center"/>
          </w:tcPr>
          <w:p w14:paraId="11FC4648" w14:textId="77777777" w:rsidR="008B754E" w:rsidRPr="001C220C" w:rsidRDefault="008B754E" w:rsidP="00E302B5">
            <w:pPr>
              <w:pStyle w:val="TABLE-cell"/>
              <w:rPr>
                <w:rFonts w:eastAsia="MS Mincho"/>
                <w:color w:val="000000"/>
                <w:lang w:val="en-US" w:eastAsia="ja-JP"/>
              </w:rPr>
            </w:pPr>
          </w:p>
        </w:tc>
        <w:tc>
          <w:tcPr>
            <w:tcW w:w="1350" w:type="dxa"/>
            <w:vAlign w:val="center"/>
          </w:tcPr>
          <w:p w14:paraId="1620F706" w14:textId="77777777" w:rsidR="008B754E" w:rsidRPr="001C220C" w:rsidRDefault="008B754E" w:rsidP="00E302B5">
            <w:pPr>
              <w:pStyle w:val="TABLE-cell"/>
              <w:rPr>
                <w:rFonts w:eastAsia="MS Mincho"/>
                <w:color w:val="000000"/>
                <w:lang w:val="en-US" w:eastAsia="ja-JP"/>
              </w:rPr>
            </w:pPr>
          </w:p>
        </w:tc>
        <w:tc>
          <w:tcPr>
            <w:tcW w:w="1710" w:type="dxa"/>
            <w:vAlign w:val="center"/>
          </w:tcPr>
          <w:p w14:paraId="09B163DF" w14:textId="77777777" w:rsidR="008B754E" w:rsidRPr="001C220C" w:rsidRDefault="008B754E" w:rsidP="00E302B5">
            <w:pPr>
              <w:pStyle w:val="TABLE-cell"/>
              <w:rPr>
                <w:rFonts w:eastAsia="MS Mincho"/>
                <w:color w:val="000000"/>
                <w:lang w:val="en-US" w:eastAsia="ja-JP"/>
              </w:rPr>
            </w:pPr>
          </w:p>
        </w:tc>
        <w:tc>
          <w:tcPr>
            <w:tcW w:w="2887" w:type="dxa"/>
            <w:vAlign w:val="center"/>
          </w:tcPr>
          <w:p w14:paraId="75510872" w14:textId="77777777" w:rsidR="008B754E" w:rsidRPr="001C220C" w:rsidRDefault="008B754E" w:rsidP="00E302B5">
            <w:pPr>
              <w:pStyle w:val="TABLE-cell"/>
              <w:rPr>
                <w:rFonts w:eastAsia="MS Mincho"/>
                <w:color w:val="000000"/>
                <w:lang w:val="en-US" w:eastAsia="ja-JP"/>
              </w:rPr>
            </w:pPr>
          </w:p>
        </w:tc>
      </w:tr>
      <w:tr w:rsidR="008B754E" w:rsidRPr="001C220C" w14:paraId="2C7B8F38" w14:textId="77777777" w:rsidTr="00204564">
        <w:trPr>
          <w:jc w:val="center"/>
        </w:trPr>
        <w:tc>
          <w:tcPr>
            <w:tcW w:w="810" w:type="dxa"/>
            <w:vAlign w:val="center"/>
          </w:tcPr>
          <w:p w14:paraId="54C2BC0B" w14:textId="77777777" w:rsidR="008B754E" w:rsidRPr="001C220C" w:rsidRDefault="008B754E" w:rsidP="00E302B5">
            <w:pPr>
              <w:pStyle w:val="TABLE-cell"/>
              <w:rPr>
                <w:rFonts w:eastAsia="MS Mincho"/>
                <w:color w:val="000000"/>
                <w:lang w:val="en-US" w:eastAsia="ja-JP"/>
              </w:rPr>
            </w:pPr>
          </w:p>
        </w:tc>
        <w:tc>
          <w:tcPr>
            <w:tcW w:w="900" w:type="dxa"/>
            <w:vAlign w:val="center"/>
          </w:tcPr>
          <w:p w14:paraId="4DB4CBC2" w14:textId="77777777" w:rsidR="008B754E" w:rsidRPr="001C220C" w:rsidRDefault="008B754E" w:rsidP="00E302B5">
            <w:pPr>
              <w:pStyle w:val="TABLE-cell"/>
              <w:rPr>
                <w:rFonts w:eastAsia="MS Mincho"/>
                <w:color w:val="000000"/>
                <w:lang w:val="en-US" w:eastAsia="ja-JP"/>
              </w:rPr>
            </w:pPr>
          </w:p>
        </w:tc>
        <w:tc>
          <w:tcPr>
            <w:tcW w:w="1260" w:type="dxa"/>
            <w:vAlign w:val="center"/>
          </w:tcPr>
          <w:p w14:paraId="2BF9C28B" w14:textId="77777777" w:rsidR="008B754E" w:rsidRPr="001C220C" w:rsidRDefault="006835A6" w:rsidP="00E302B5">
            <w:pPr>
              <w:pStyle w:val="TABLE-cell"/>
              <w:rPr>
                <w:rFonts w:eastAsia="MS Mincho"/>
                <w:color w:val="000000"/>
                <w:lang w:val="en-US" w:eastAsia="ja-JP"/>
              </w:rPr>
            </w:pPr>
            <w:r w:rsidRPr="001C220C">
              <w:rPr>
                <w:rFonts w:eastAsia="MS Mincho"/>
                <w:color w:val="000000"/>
                <w:lang w:val="en-US" w:eastAsia="ja-JP"/>
              </w:rPr>
              <w:t>etch</w:t>
            </w:r>
          </w:p>
        </w:tc>
        <w:tc>
          <w:tcPr>
            <w:tcW w:w="1350" w:type="dxa"/>
            <w:vAlign w:val="center"/>
          </w:tcPr>
          <w:p w14:paraId="27A92C02" w14:textId="77777777" w:rsidR="008B754E" w:rsidRPr="001C220C" w:rsidRDefault="008B754E" w:rsidP="00E302B5">
            <w:pPr>
              <w:pStyle w:val="TABLE-cell"/>
              <w:rPr>
                <w:rFonts w:eastAsia="MS Mincho"/>
                <w:color w:val="000000"/>
                <w:lang w:val="en-US" w:eastAsia="ja-JP"/>
              </w:rPr>
            </w:pPr>
          </w:p>
        </w:tc>
        <w:tc>
          <w:tcPr>
            <w:tcW w:w="1710" w:type="dxa"/>
            <w:vAlign w:val="center"/>
          </w:tcPr>
          <w:p w14:paraId="200A1694" w14:textId="77777777" w:rsidR="008B754E" w:rsidRPr="001C220C" w:rsidRDefault="006835A6" w:rsidP="00E302B5">
            <w:pPr>
              <w:pStyle w:val="TABLE-cell"/>
              <w:rPr>
                <w:rFonts w:eastAsia="MS Mincho"/>
                <w:color w:val="000000"/>
                <w:lang w:val="en-US" w:eastAsia="ja-JP"/>
              </w:rPr>
            </w:pPr>
            <w:r w:rsidRPr="001C220C">
              <w:rPr>
                <w:rFonts w:eastAsia="MS Mincho"/>
                <w:color w:val="000000"/>
                <w:lang w:val="en-US" w:eastAsia="ja-JP"/>
              </w:rPr>
              <w:t>tools</w:t>
            </w:r>
          </w:p>
        </w:tc>
        <w:tc>
          <w:tcPr>
            <w:tcW w:w="2887" w:type="dxa"/>
            <w:vAlign w:val="center"/>
          </w:tcPr>
          <w:p w14:paraId="3E10FB0A" w14:textId="77777777" w:rsidR="008B754E" w:rsidRPr="001C220C" w:rsidRDefault="008B754E" w:rsidP="00E302B5">
            <w:pPr>
              <w:pStyle w:val="TABLE-cell"/>
              <w:rPr>
                <w:rFonts w:eastAsia="MS Mincho"/>
                <w:color w:val="000000"/>
                <w:lang w:val="en-US" w:eastAsia="ja-JP"/>
              </w:rPr>
            </w:pPr>
          </w:p>
        </w:tc>
      </w:tr>
      <w:tr w:rsidR="008B754E" w:rsidRPr="001C220C" w14:paraId="2032816A" w14:textId="77777777" w:rsidTr="00204564">
        <w:trPr>
          <w:jc w:val="center"/>
        </w:trPr>
        <w:tc>
          <w:tcPr>
            <w:tcW w:w="810" w:type="dxa"/>
            <w:vAlign w:val="center"/>
          </w:tcPr>
          <w:p w14:paraId="1B320FFE" w14:textId="77777777" w:rsidR="008B754E" w:rsidRPr="001C220C" w:rsidRDefault="008B754E" w:rsidP="00E302B5">
            <w:pPr>
              <w:pStyle w:val="TABLE-cell"/>
              <w:rPr>
                <w:rFonts w:eastAsia="MS Mincho"/>
                <w:color w:val="000000"/>
                <w:lang w:val="en-US" w:eastAsia="ja-JP"/>
              </w:rPr>
            </w:pPr>
          </w:p>
        </w:tc>
        <w:tc>
          <w:tcPr>
            <w:tcW w:w="900" w:type="dxa"/>
            <w:vAlign w:val="center"/>
          </w:tcPr>
          <w:p w14:paraId="6A9C4309" w14:textId="77777777" w:rsidR="008B754E" w:rsidRPr="001C220C" w:rsidRDefault="008B754E" w:rsidP="00E302B5">
            <w:pPr>
              <w:pStyle w:val="TABLE-cell"/>
              <w:rPr>
                <w:rFonts w:eastAsia="MS Mincho"/>
                <w:color w:val="000000"/>
                <w:lang w:val="en-US" w:eastAsia="ja-JP"/>
              </w:rPr>
            </w:pPr>
          </w:p>
        </w:tc>
        <w:tc>
          <w:tcPr>
            <w:tcW w:w="1260" w:type="dxa"/>
            <w:vAlign w:val="center"/>
          </w:tcPr>
          <w:p w14:paraId="07C4A037" w14:textId="77777777" w:rsidR="008B754E" w:rsidRPr="001C220C" w:rsidRDefault="008B754E" w:rsidP="00E302B5">
            <w:pPr>
              <w:pStyle w:val="TABLE-cell"/>
              <w:rPr>
                <w:rFonts w:eastAsia="MS Mincho"/>
                <w:color w:val="000000"/>
                <w:lang w:val="en-US" w:eastAsia="ja-JP"/>
              </w:rPr>
            </w:pPr>
          </w:p>
        </w:tc>
        <w:tc>
          <w:tcPr>
            <w:tcW w:w="1350" w:type="dxa"/>
            <w:vAlign w:val="center"/>
          </w:tcPr>
          <w:p w14:paraId="1D431FB2" w14:textId="77777777" w:rsidR="008B754E" w:rsidRPr="001C220C" w:rsidRDefault="008B754E" w:rsidP="00E302B5">
            <w:pPr>
              <w:pStyle w:val="TABLE-cell"/>
              <w:rPr>
                <w:rFonts w:eastAsia="MS Mincho"/>
                <w:color w:val="000000"/>
                <w:lang w:val="en-US" w:eastAsia="ja-JP"/>
              </w:rPr>
            </w:pPr>
          </w:p>
        </w:tc>
        <w:tc>
          <w:tcPr>
            <w:tcW w:w="1710" w:type="dxa"/>
            <w:vAlign w:val="center"/>
          </w:tcPr>
          <w:p w14:paraId="3323AE9B" w14:textId="77777777" w:rsidR="008B754E" w:rsidRPr="001C220C" w:rsidRDefault="008B754E" w:rsidP="00E302B5">
            <w:pPr>
              <w:pStyle w:val="TABLE-cell"/>
              <w:rPr>
                <w:rFonts w:eastAsia="MS Mincho"/>
                <w:color w:val="000000"/>
                <w:lang w:val="en-US" w:eastAsia="ja-JP"/>
              </w:rPr>
            </w:pPr>
          </w:p>
        </w:tc>
        <w:tc>
          <w:tcPr>
            <w:tcW w:w="2887" w:type="dxa"/>
            <w:vAlign w:val="center"/>
          </w:tcPr>
          <w:p w14:paraId="7AEE39F6" w14:textId="77777777" w:rsidR="008B754E" w:rsidRPr="001C220C" w:rsidRDefault="008B754E" w:rsidP="00E302B5">
            <w:pPr>
              <w:pStyle w:val="TABLE-cell"/>
              <w:rPr>
                <w:rFonts w:eastAsia="MS Mincho"/>
                <w:color w:val="000000"/>
                <w:lang w:val="en-US" w:eastAsia="ja-JP"/>
              </w:rPr>
            </w:pPr>
          </w:p>
        </w:tc>
      </w:tr>
      <w:tr w:rsidR="008B754E" w:rsidRPr="001C220C" w14:paraId="1575124E" w14:textId="77777777" w:rsidTr="00204564">
        <w:trPr>
          <w:jc w:val="center"/>
        </w:trPr>
        <w:tc>
          <w:tcPr>
            <w:tcW w:w="810" w:type="dxa"/>
            <w:vAlign w:val="center"/>
          </w:tcPr>
          <w:p w14:paraId="4C9B7A7A" w14:textId="77777777" w:rsidR="008B754E" w:rsidRPr="001C220C" w:rsidRDefault="008B754E" w:rsidP="00E302B5">
            <w:pPr>
              <w:pStyle w:val="TABLE-cell"/>
              <w:rPr>
                <w:rFonts w:eastAsia="MS Mincho"/>
                <w:color w:val="000000"/>
                <w:lang w:val="en-US" w:eastAsia="ja-JP"/>
              </w:rPr>
            </w:pPr>
          </w:p>
        </w:tc>
        <w:tc>
          <w:tcPr>
            <w:tcW w:w="900" w:type="dxa"/>
            <w:vAlign w:val="center"/>
          </w:tcPr>
          <w:p w14:paraId="03B6724A" w14:textId="77777777" w:rsidR="008B754E" w:rsidRPr="001C220C" w:rsidRDefault="008B754E" w:rsidP="00E302B5">
            <w:pPr>
              <w:pStyle w:val="TABLE-cell"/>
              <w:rPr>
                <w:rFonts w:eastAsia="MS Mincho"/>
                <w:color w:val="000000"/>
                <w:lang w:val="en-US" w:eastAsia="ja-JP"/>
              </w:rPr>
            </w:pPr>
          </w:p>
        </w:tc>
        <w:tc>
          <w:tcPr>
            <w:tcW w:w="1260" w:type="dxa"/>
            <w:vAlign w:val="center"/>
          </w:tcPr>
          <w:p w14:paraId="094B3DCE" w14:textId="77777777" w:rsidR="008B754E" w:rsidRPr="001C220C" w:rsidRDefault="006835A6" w:rsidP="00E302B5">
            <w:pPr>
              <w:pStyle w:val="TABLE-cell"/>
              <w:rPr>
                <w:rFonts w:eastAsia="MS Mincho"/>
                <w:color w:val="000000"/>
                <w:lang w:val="en-US" w:eastAsia="ja-JP"/>
              </w:rPr>
            </w:pPr>
            <w:r w:rsidRPr="001C220C">
              <w:rPr>
                <w:rFonts w:eastAsia="MS Mincho"/>
                <w:color w:val="000000"/>
                <w:lang w:val="en-US" w:eastAsia="ja-JP"/>
              </w:rPr>
              <w:t>furnace</w:t>
            </w:r>
          </w:p>
        </w:tc>
        <w:tc>
          <w:tcPr>
            <w:tcW w:w="1350" w:type="dxa"/>
            <w:vAlign w:val="center"/>
          </w:tcPr>
          <w:p w14:paraId="268EAECD" w14:textId="77777777" w:rsidR="008B754E" w:rsidRPr="001C220C" w:rsidRDefault="008B754E" w:rsidP="00E302B5">
            <w:pPr>
              <w:pStyle w:val="TABLE-cell"/>
              <w:rPr>
                <w:rFonts w:eastAsia="MS Mincho"/>
                <w:color w:val="000000"/>
                <w:lang w:val="en-US" w:eastAsia="ja-JP"/>
              </w:rPr>
            </w:pPr>
          </w:p>
        </w:tc>
        <w:tc>
          <w:tcPr>
            <w:tcW w:w="1710" w:type="dxa"/>
            <w:vAlign w:val="center"/>
          </w:tcPr>
          <w:p w14:paraId="4AD4B355" w14:textId="77777777" w:rsidR="008B754E" w:rsidRPr="001C220C" w:rsidRDefault="006835A6" w:rsidP="00E302B5">
            <w:pPr>
              <w:pStyle w:val="TABLE-cell"/>
              <w:rPr>
                <w:rFonts w:eastAsia="MS Mincho"/>
                <w:color w:val="000000"/>
                <w:lang w:val="en-US" w:eastAsia="ja-JP"/>
              </w:rPr>
            </w:pPr>
            <w:r w:rsidRPr="001C220C">
              <w:rPr>
                <w:rFonts w:eastAsia="MS Mincho"/>
                <w:color w:val="000000"/>
                <w:lang w:val="en-US" w:eastAsia="ja-JP"/>
              </w:rPr>
              <w:t>tools</w:t>
            </w:r>
          </w:p>
        </w:tc>
        <w:tc>
          <w:tcPr>
            <w:tcW w:w="2887" w:type="dxa"/>
            <w:vAlign w:val="center"/>
          </w:tcPr>
          <w:p w14:paraId="5CF09AF2" w14:textId="77777777" w:rsidR="008B754E" w:rsidRPr="001C220C" w:rsidRDefault="008B754E" w:rsidP="00E302B5">
            <w:pPr>
              <w:pStyle w:val="TABLE-cell"/>
              <w:rPr>
                <w:rFonts w:eastAsia="MS Mincho"/>
                <w:color w:val="000000"/>
                <w:lang w:val="en-US" w:eastAsia="ja-JP"/>
              </w:rPr>
            </w:pPr>
          </w:p>
        </w:tc>
      </w:tr>
      <w:tr w:rsidR="008B754E" w:rsidRPr="001C220C" w14:paraId="7DFBFE9F" w14:textId="77777777" w:rsidTr="00204564">
        <w:trPr>
          <w:jc w:val="center"/>
        </w:trPr>
        <w:tc>
          <w:tcPr>
            <w:tcW w:w="810" w:type="dxa"/>
            <w:vAlign w:val="center"/>
          </w:tcPr>
          <w:p w14:paraId="474BEC63" w14:textId="77777777" w:rsidR="008B754E" w:rsidRPr="001C220C" w:rsidRDefault="008B754E" w:rsidP="00E302B5">
            <w:pPr>
              <w:pStyle w:val="TABLE-cell"/>
              <w:rPr>
                <w:rFonts w:eastAsia="MS Mincho"/>
                <w:color w:val="000000"/>
                <w:lang w:val="en-US" w:eastAsia="ja-JP"/>
              </w:rPr>
            </w:pPr>
          </w:p>
        </w:tc>
        <w:tc>
          <w:tcPr>
            <w:tcW w:w="900" w:type="dxa"/>
            <w:vAlign w:val="center"/>
          </w:tcPr>
          <w:p w14:paraId="46B878B1" w14:textId="77777777" w:rsidR="008B754E" w:rsidRPr="001C220C" w:rsidRDefault="008B754E" w:rsidP="00E302B5">
            <w:pPr>
              <w:pStyle w:val="TABLE-cell"/>
              <w:rPr>
                <w:rFonts w:eastAsia="MS Mincho"/>
                <w:color w:val="000000"/>
                <w:lang w:val="en-US" w:eastAsia="ja-JP"/>
              </w:rPr>
            </w:pPr>
          </w:p>
        </w:tc>
        <w:tc>
          <w:tcPr>
            <w:tcW w:w="1260" w:type="dxa"/>
            <w:vAlign w:val="center"/>
          </w:tcPr>
          <w:p w14:paraId="2DFAF944" w14:textId="77777777" w:rsidR="008B754E" w:rsidRPr="001C220C" w:rsidRDefault="008B754E" w:rsidP="00E302B5">
            <w:pPr>
              <w:pStyle w:val="TABLE-cell"/>
              <w:rPr>
                <w:rFonts w:eastAsia="MS Mincho"/>
                <w:color w:val="000000"/>
                <w:lang w:val="en-US" w:eastAsia="ja-JP"/>
              </w:rPr>
            </w:pPr>
          </w:p>
        </w:tc>
        <w:tc>
          <w:tcPr>
            <w:tcW w:w="1350" w:type="dxa"/>
            <w:vAlign w:val="center"/>
          </w:tcPr>
          <w:p w14:paraId="10396CD0" w14:textId="77777777" w:rsidR="008B754E" w:rsidRPr="001C220C" w:rsidRDefault="008B754E" w:rsidP="00E302B5">
            <w:pPr>
              <w:pStyle w:val="TABLE-cell"/>
              <w:rPr>
                <w:rFonts w:eastAsia="MS Mincho"/>
                <w:color w:val="000000"/>
                <w:lang w:val="en-US" w:eastAsia="ja-JP"/>
              </w:rPr>
            </w:pPr>
          </w:p>
        </w:tc>
        <w:tc>
          <w:tcPr>
            <w:tcW w:w="1710" w:type="dxa"/>
            <w:vAlign w:val="center"/>
          </w:tcPr>
          <w:p w14:paraId="06102981" w14:textId="77777777" w:rsidR="008B754E" w:rsidRPr="001C220C" w:rsidRDefault="008B754E" w:rsidP="00E302B5">
            <w:pPr>
              <w:pStyle w:val="TABLE-cell"/>
              <w:rPr>
                <w:rFonts w:eastAsia="MS Mincho"/>
                <w:color w:val="000000"/>
                <w:lang w:val="en-US" w:eastAsia="ja-JP"/>
              </w:rPr>
            </w:pPr>
          </w:p>
        </w:tc>
        <w:tc>
          <w:tcPr>
            <w:tcW w:w="2887" w:type="dxa"/>
            <w:vAlign w:val="center"/>
          </w:tcPr>
          <w:p w14:paraId="3514E759" w14:textId="77777777" w:rsidR="008B754E" w:rsidRPr="001C220C" w:rsidRDefault="008B754E" w:rsidP="00E302B5">
            <w:pPr>
              <w:pStyle w:val="TABLE-cell"/>
              <w:rPr>
                <w:rFonts w:eastAsia="MS Mincho"/>
                <w:color w:val="000000"/>
                <w:lang w:val="en-US" w:eastAsia="ja-JP"/>
              </w:rPr>
            </w:pPr>
            <w:r w:rsidRPr="001C220C">
              <w:rPr>
                <w:rFonts w:eastAsia="MS Mincho"/>
                <w:color w:val="000000"/>
                <w:lang w:val="en-US" w:eastAsia="ja-JP"/>
              </w:rPr>
              <w:t>Repeat the above steps over and over until the wafer of devices is built</w:t>
            </w:r>
            <w:r w:rsidR="006835A6">
              <w:rPr>
                <w:rFonts w:eastAsia="MS Mincho"/>
                <w:color w:val="000000"/>
                <w:lang w:val="en-US" w:eastAsia="ja-JP"/>
              </w:rPr>
              <w:t>.</w:t>
            </w:r>
          </w:p>
        </w:tc>
      </w:tr>
      <w:tr w:rsidR="008B754E" w:rsidRPr="001C220C" w14:paraId="3012E338" w14:textId="77777777" w:rsidTr="00204564">
        <w:trPr>
          <w:jc w:val="center"/>
        </w:trPr>
        <w:tc>
          <w:tcPr>
            <w:tcW w:w="810" w:type="dxa"/>
            <w:vAlign w:val="center"/>
          </w:tcPr>
          <w:p w14:paraId="476409EE" w14:textId="77777777" w:rsidR="008B754E" w:rsidRPr="001C220C" w:rsidRDefault="008B754E" w:rsidP="00E302B5">
            <w:pPr>
              <w:pStyle w:val="TABLE-cell"/>
              <w:rPr>
                <w:rFonts w:eastAsia="MS Mincho"/>
                <w:color w:val="000000"/>
                <w:lang w:val="en-US" w:eastAsia="ja-JP"/>
              </w:rPr>
            </w:pPr>
          </w:p>
        </w:tc>
        <w:tc>
          <w:tcPr>
            <w:tcW w:w="900" w:type="dxa"/>
            <w:vAlign w:val="center"/>
          </w:tcPr>
          <w:p w14:paraId="63DDC627" w14:textId="77777777" w:rsidR="008B754E" w:rsidRPr="001C220C" w:rsidRDefault="006835A6" w:rsidP="00E302B5">
            <w:pPr>
              <w:pStyle w:val="TABLE-cell"/>
              <w:rPr>
                <w:rFonts w:eastAsia="MS Mincho"/>
                <w:color w:val="000000"/>
                <w:lang w:val="en-US" w:eastAsia="ja-JP"/>
              </w:rPr>
            </w:pPr>
            <w:r w:rsidRPr="001C220C">
              <w:rPr>
                <w:rFonts w:eastAsia="MS Mincho"/>
                <w:color w:val="000000"/>
                <w:lang w:val="en-US" w:eastAsia="ja-JP"/>
              </w:rPr>
              <w:t>back end</w:t>
            </w:r>
          </w:p>
        </w:tc>
        <w:tc>
          <w:tcPr>
            <w:tcW w:w="1260" w:type="dxa"/>
            <w:vAlign w:val="center"/>
          </w:tcPr>
          <w:p w14:paraId="4E07A613" w14:textId="77777777" w:rsidR="008B754E" w:rsidRPr="001C220C" w:rsidRDefault="008B754E" w:rsidP="00E302B5">
            <w:pPr>
              <w:pStyle w:val="TABLE-cell"/>
              <w:rPr>
                <w:rFonts w:eastAsia="MS Mincho"/>
                <w:color w:val="000000"/>
                <w:lang w:val="en-US" w:eastAsia="ja-JP"/>
              </w:rPr>
            </w:pPr>
          </w:p>
        </w:tc>
        <w:tc>
          <w:tcPr>
            <w:tcW w:w="1350" w:type="dxa"/>
            <w:vAlign w:val="center"/>
          </w:tcPr>
          <w:p w14:paraId="167B13ED" w14:textId="77777777" w:rsidR="008B754E" w:rsidRPr="001C220C" w:rsidRDefault="008B754E" w:rsidP="00E302B5">
            <w:pPr>
              <w:pStyle w:val="TABLE-cell"/>
              <w:rPr>
                <w:rFonts w:eastAsia="MS Mincho"/>
                <w:color w:val="000000"/>
                <w:lang w:val="en-US" w:eastAsia="ja-JP"/>
              </w:rPr>
            </w:pPr>
          </w:p>
        </w:tc>
        <w:tc>
          <w:tcPr>
            <w:tcW w:w="1710" w:type="dxa"/>
            <w:vAlign w:val="center"/>
          </w:tcPr>
          <w:p w14:paraId="0AB82997" w14:textId="77777777" w:rsidR="008B754E" w:rsidRPr="001C220C" w:rsidRDefault="008B754E" w:rsidP="00E302B5">
            <w:pPr>
              <w:pStyle w:val="TABLE-cell"/>
              <w:rPr>
                <w:rFonts w:eastAsia="MS Mincho"/>
                <w:color w:val="000000"/>
                <w:lang w:val="en-US" w:eastAsia="ja-JP"/>
              </w:rPr>
            </w:pPr>
          </w:p>
        </w:tc>
        <w:tc>
          <w:tcPr>
            <w:tcW w:w="2887" w:type="dxa"/>
            <w:vAlign w:val="center"/>
          </w:tcPr>
          <w:p w14:paraId="56204C10" w14:textId="77777777" w:rsidR="008B754E" w:rsidRPr="001C220C" w:rsidRDefault="008B754E" w:rsidP="00E302B5">
            <w:pPr>
              <w:pStyle w:val="TABLE-cell"/>
              <w:rPr>
                <w:rFonts w:eastAsia="MS Mincho"/>
                <w:color w:val="000000"/>
                <w:lang w:val="en-US" w:eastAsia="ja-JP"/>
              </w:rPr>
            </w:pPr>
          </w:p>
        </w:tc>
      </w:tr>
      <w:tr w:rsidR="008B754E" w:rsidRPr="001C220C" w14:paraId="4CF3F47D" w14:textId="77777777" w:rsidTr="00204564">
        <w:trPr>
          <w:jc w:val="center"/>
        </w:trPr>
        <w:tc>
          <w:tcPr>
            <w:tcW w:w="810" w:type="dxa"/>
            <w:vAlign w:val="center"/>
          </w:tcPr>
          <w:p w14:paraId="5FA3BA47" w14:textId="77777777" w:rsidR="008B754E" w:rsidRPr="001C220C" w:rsidRDefault="008B754E" w:rsidP="00E302B5">
            <w:pPr>
              <w:pStyle w:val="TABLE-cell"/>
              <w:rPr>
                <w:rFonts w:eastAsia="MS Mincho"/>
                <w:color w:val="000000"/>
                <w:lang w:val="en-US" w:eastAsia="ja-JP"/>
              </w:rPr>
            </w:pPr>
          </w:p>
        </w:tc>
        <w:tc>
          <w:tcPr>
            <w:tcW w:w="900" w:type="dxa"/>
            <w:vAlign w:val="center"/>
          </w:tcPr>
          <w:p w14:paraId="272E14F4" w14:textId="77777777" w:rsidR="008B754E" w:rsidRPr="001C220C" w:rsidRDefault="008B754E" w:rsidP="00E302B5">
            <w:pPr>
              <w:pStyle w:val="TABLE-cell"/>
              <w:rPr>
                <w:rFonts w:eastAsia="MS Mincho"/>
                <w:color w:val="000000"/>
                <w:lang w:val="en-US" w:eastAsia="ja-JP"/>
              </w:rPr>
            </w:pPr>
          </w:p>
        </w:tc>
        <w:tc>
          <w:tcPr>
            <w:tcW w:w="1260" w:type="dxa"/>
            <w:vAlign w:val="center"/>
          </w:tcPr>
          <w:p w14:paraId="2DE6A258" w14:textId="77777777" w:rsidR="008B754E" w:rsidRPr="001C220C" w:rsidRDefault="006835A6" w:rsidP="00E302B5">
            <w:pPr>
              <w:pStyle w:val="TABLE-cell"/>
              <w:rPr>
                <w:rFonts w:eastAsia="MS Mincho"/>
                <w:color w:val="000000"/>
                <w:lang w:val="en-US" w:eastAsia="ja-JP"/>
              </w:rPr>
            </w:pPr>
            <w:r w:rsidRPr="001C220C">
              <w:rPr>
                <w:rFonts w:eastAsia="MS Mincho"/>
                <w:color w:val="000000"/>
                <w:lang w:val="en-US" w:eastAsia="ja-JP"/>
              </w:rPr>
              <w:t>passivation</w:t>
            </w:r>
          </w:p>
        </w:tc>
        <w:tc>
          <w:tcPr>
            <w:tcW w:w="1350" w:type="dxa"/>
            <w:vAlign w:val="center"/>
          </w:tcPr>
          <w:p w14:paraId="03EECB4F" w14:textId="77777777" w:rsidR="008B754E" w:rsidRPr="001C220C" w:rsidRDefault="008B754E" w:rsidP="00E302B5">
            <w:pPr>
              <w:pStyle w:val="TABLE-cell"/>
              <w:rPr>
                <w:rFonts w:eastAsia="MS Mincho"/>
                <w:color w:val="000000"/>
                <w:lang w:val="en-US" w:eastAsia="ja-JP"/>
              </w:rPr>
            </w:pPr>
          </w:p>
        </w:tc>
        <w:tc>
          <w:tcPr>
            <w:tcW w:w="1710" w:type="dxa"/>
            <w:vAlign w:val="center"/>
          </w:tcPr>
          <w:p w14:paraId="7AFA5828" w14:textId="77777777" w:rsidR="008B754E" w:rsidRPr="001C220C" w:rsidRDefault="008B754E" w:rsidP="00E302B5">
            <w:pPr>
              <w:pStyle w:val="TABLE-cell"/>
              <w:rPr>
                <w:rFonts w:eastAsia="MS Mincho"/>
                <w:color w:val="000000"/>
                <w:lang w:val="en-US" w:eastAsia="ja-JP"/>
              </w:rPr>
            </w:pPr>
          </w:p>
        </w:tc>
        <w:tc>
          <w:tcPr>
            <w:tcW w:w="2887" w:type="dxa"/>
            <w:vAlign w:val="center"/>
          </w:tcPr>
          <w:p w14:paraId="7114FB27" w14:textId="77777777" w:rsidR="008B754E" w:rsidRPr="001C220C" w:rsidRDefault="008B754E" w:rsidP="00E302B5">
            <w:pPr>
              <w:pStyle w:val="TABLE-cell"/>
              <w:rPr>
                <w:rFonts w:eastAsia="MS Mincho"/>
                <w:color w:val="000000"/>
                <w:lang w:val="en-US" w:eastAsia="ja-JP"/>
              </w:rPr>
            </w:pPr>
            <w:r w:rsidRPr="001C220C">
              <w:rPr>
                <w:rFonts w:eastAsia="MS Mincho"/>
                <w:color w:val="000000"/>
                <w:lang w:val="en-US" w:eastAsia="ja-JP"/>
              </w:rPr>
              <w:t>Preparation for pad bonding</w:t>
            </w:r>
            <w:r w:rsidR="006835A6">
              <w:rPr>
                <w:rFonts w:eastAsia="MS Mincho"/>
                <w:color w:val="000000"/>
                <w:lang w:val="en-US" w:eastAsia="ja-JP"/>
              </w:rPr>
              <w:t>.</w:t>
            </w:r>
          </w:p>
        </w:tc>
      </w:tr>
      <w:tr w:rsidR="008B754E" w:rsidRPr="001C220C" w14:paraId="7661A0BA" w14:textId="77777777" w:rsidTr="00204564">
        <w:trPr>
          <w:jc w:val="center"/>
        </w:trPr>
        <w:tc>
          <w:tcPr>
            <w:tcW w:w="810" w:type="dxa"/>
            <w:vAlign w:val="center"/>
          </w:tcPr>
          <w:p w14:paraId="45F739D9" w14:textId="77777777" w:rsidR="008B754E" w:rsidRPr="001C220C" w:rsidRDefault="008B754E" w:rsidP="00E302B5">
            <w:pPr>
              <w:pStyle w:val="TABLE-cell"/>
              <w:rPr>
                <w:rFonts w:eastAsia="MS Mincho"/>
                <w:color w:val="000000"/>
                <w:lang w:val="en-US" w:eastAsia="ja-JP"/>
              </w:rPr>
            </w:pPr>
          </w:p>
        </w:tc>
        <w:tc>
          <w:tcPr>
            <w:tcW w:w="900" w:type="dxa"/>
            <w:vAlign w:val="center"/>
          </w:tcPr>
          <w:p w14:paraId="38731CE3" w14:textId="77777777" w:rsidR="008B754E" w:rsidRPr="001C220C" w:rsidRDefault="008B754E" w:rsidP="00E302B5">
            <w:pPr>
              <w:pStyle w:val="TABLE-cell"/>
              <w:rPr>
                <w:rFonts w:eastAsia="MS Mincho"/>
                <w:color w:val="000000"/>
                <w:lang w:val="en-US" w:eastAsia="ja-JP"/>
              </w:rPr>
            </w:pPr>
          </w:p>
        </w:tc>
        <w:tc>
          <w:tcPr>
            <w:tcW w:w="1260" w:type="dxa"/>
            <w:vAlign w:val="center"/>
          </w:tcPr>
          <w:p w14:paraId="33280F40" w14:textId="77777777" w:rsidR="008B754E" w:rsidRPr="001C220C" w:rsidRDefault="006835A6" w:rsidP="00E302B5">
            <w:pPr>
              <w:pStyle w:val="TABLE-cell"/>
              <w:rPr>
                <w:rFonts w:eastAsia="MS Mincho"/>
                <w:color w:val="000000"/>
                <w:lang w:val="en-US" w:eastAsia="ja-JP"/>
              </w:rPr>
            </w:pPr>
            <w:r w:rsidRPr="001C220C">
              <w:rPr>
                <w:rFonts w:eastAsia="MS Mincho"/>
                <w:color w:val="000000"/>
                <w:lang w:val="en-US" w:eastAsia="ja-JP"/>
              </w:rPr>
              <w:t>bonding</w:t>
            </w:r>
          </w:p>
        </w:tc>
        <w:tc>
          <w:tcPr>
            <w:tcW w:w="1350" w:type="dxa"/>
            <w:vAlign w:val="center"/>
          </w:tcPr>
          <w:p w14:paraId="22DDDB79" w14:textId="77777777" w:rsidR="008B754E" w:rsidRPr="001C220C" w:rsidRDefault="008B754E" w:rsidP="00E302B5">
            <w:pPr>
              <w:pStyle w:val="TABLE-cell"/>
              <w:rPr>
                <w:rFonts w:eastAsia="MS Mincho"/>
                <w:color w:val="000000"/>
                <w:lang w:val="en-US" w:eastAsia="ja-JP"/>
              </w:rPr>
            </w:pPr>
          </w:p>
        </w:tc>
        <w:tc>
          <w:tcPr>
            <w:tcW w:w="1710" w:type="dxa"/>
            <w:vAlign w:val="center"/>
          </w:tcPr>
          <w:p w14:paraId="343986E7" w14:textId="77777777" w:rsidR="008B754E" w:rsidRPr="001C220C" w:rsidRDefault="008B754E" w:rsidP="00E302B5">
            <w:pPr>
              <w:pStyle w:val="TABLE-cell"/>
              <w:rPr>
                <w:rFonts w:eastAsia="MS Mincho"/>
                <w:color w:val="000000"/>
                <w:lang w:val="en-US" w:eastAsia="ja-JP"/>
              </w:rPr>
            </w:pPr>
          </w:p>
        </w:tc>
        <w:tc>
          <w:tcPr>
            <w:tcW w:w="2887" w:type="dxa"/>
            <w:vAlign w:val="center"/>
          </w:tcPr>
          <w:p w14:paraId="1DF90C82" w14:textId="77777777" w:rsidR="008B754E" w:rsidRPr="001C220C" w:rsidRDefault="008B754E" w:rsidP="00E302B5">
            <w:pPr>
              <w:pStyle w:val="TABLE-cell"/>
              <w:rPr>
                <w:rFonts w:eastAsia="MS Mincho"/>
                <w:color w:val="000000"/>
                <w:lang w:val="en-US" w:eastAsia="ja-JP"/>
              </w:rPr>
            </w:pPr>
          </w:p>
        </w:tc>
      </w:tr>
      <w:tr w:rsidR="008B754E" w:rsidRPr="001C220C" w14:paraId="125751F9" w14:textId="77777777" w:rsidTr="00204564">
        <w:trPr>
          <w:jc w:val="center"/>
        </w:trPr>
        <w:tc>
          <w:tcPr>
            <w:tcW w:w="810" w:type="dxa"/>
            <w:vAlign w:val="center"/>
          </w:tcPr>
          <w:p w14:paraId="1A60070B" w14:textId="77777777" w:rsidR="008B754E" w:rsidRPr="001C220C" w:rsidRDefault="008B754E" w:rsidP="00E302B5">
            <w:pPr>
              <w:pStyle w:val="TABLE-cell"/>
              <w:rPr>
                <w:rFonts w:eastAsia="MS Mincho"/>
                <w:color w:val="000000"/>
                <w:lang w:val="en-US" w:eastAsia="ja-JP"/>
              </w:rPr>
            </w:pPr>
          </w:p>
        </w:tc>
        <w:tc>
          <w:tcPr>
            <w:tcW w:w="900" w:type="dxa"/>
            <w:vAlign w:val="center"/>
          </w:tcPr>
          <w:p w14:paraId="70FAF40E" w14:textId="77777777" w:rsidR="008B754E" w:rsidRPr="001C220C" w:rsidRDefault="008B754E" w:rsidP="00E302B5">
            <w:pPr>
              <w:pStyle w:val="TABLE-cell"/>
              <w:rPr>
                <w:rFonts w:eastAsia="MS Mincho"/>
                <w:color w:val="000000"/>
                <w:lang w:val="en-US" w:eastAsia="ja-JP"/>
              </w:rPr>
            </w:pPr>
          </w:p>
        </w:tc>
        <w:tc>
          <w:tcPr>
            <w:tcW w:w="1260" w:type="dxa"/>
            <w:vAlign w:val="center"/>
          </w:tcPr>
          <w:p w14:paraId="6671ACBA" w14:textId="77777777" w:rsidR="008B754E" w:rsidRPr="001C220C" w:rsidRDefault="006835A6" w:rsidP="00E302B5">
            <w:pPr>
              <w:pStyle w:val="TABLE-cell"/>
              <w:rPr>
                <w:rFonts w:eastAsia="MS Mincho"/>
                <w:color w:val="000000"/>
                <w:lang w:val="en-US" w:eastAsia="ja-JP"/>
              </w:rPr>
            </w:pPr>
            <w:r w:rsidRPr="001C220C">
              <w:rPr>
                <w:rFonts w:eastAsia="MS Mincho"/>
                <w:color w:val="000000"/>
                <w:lang w:val="en-US" w:eastAsia="ja-JP"/>
              </w:rPr>
              <w:t>dicing</w:t>
            </w:r>
          </w:p>
        </w:tc>
        <w:tc>
          <w:tcPr>
            <w:tcW w:w="1350" w:type="dxa"/>
            <w:vAlign w:val="center"/>
          </w:tcPr>
          <w:p w14:paraId="31FC4E49" w14:textId="77777777" w:rsidR="008B754E" w:rsidRPr="001C220C" w:rsidRDefault="008B754E" w:rsidP="00E302B5">
            <w:pPr>
              <w:pStyle w:val="TABLE-cell"/>
              <w:rPr>
                <w:rFonts w:eastAsia="MS Mincho"/>
                <w:color w:val="000000"/>
                <w:lang w:val="en-US" w:eastAsia="ja-JP"/>
              </w:rPr>
            </w:pPr>
          </w:p>
        </w:tc>
        <w:tc>
          <w:tcPr>
            <w:tcW w:w="1710" w:type="dxa"/>
            <w:vAlign w:val="center"/>
          </w:tcPr>
          <w:p w14:paraId="375423E2" w14:textId="77777777" w:rsidR="008B754E" w:rsidRPr="001C220C" w:rsidRDefault="008B754E" w:rsidP="00E302B5">
            <w:pPr>
              <w:pStyle w:val="TABLE-cell"/>
              <w:rPr>
                <w:rFonts w:eastAsia="MS Mincho"/>
                <w:color w:val="000000"/>
                <w:lang w:val="en-US" w:eastAsia="ja-JP"/>
              </w:rPr>
            </w:pPr>
          </w:p>
        </w:tc>
        <w:tc>
          <w:tcPr>
            <w:tcW w:w="2887" w:type="dxa"/>
            <w:vAlign w:val="center"/>
          </w:tcPr>
          <w:p w14:paraId="31F15504" w14:textId="77777777" w:rsidR="008B754E" w:rsidRPr="001C220C" w:rsidRDefault="008B754E" w:rsidP="00E302B5">
            <w:pPr>
              <w:pStyle w:val="TABLE-cell"/>
              <w:rPr>
                <w:rFonts w:eastAsia="MS Mincho"/>
                <w:color w:val="000000"/>
                <w:lang w:val="en-US" w:eastAsia="ja-JP"/>
              </w:rPr>
            </w:pPr>
          </w:p>
        </w:tc>
      </w:tr>
      <w:tr w:rsidR="008B754E" w:rsidRPr="001C220C" w14:paraId="6329C43D" w14:textId="77777777" w:rsidTr="00204564">
        <w:trPr>
          <w:jc w:val="center"/>
        </w:trPr>
        <w:tc>
          <w:tcPr>
            <w:tcW w:w="810" w:type="dxa"/>
            <w:vAlign w:val="center"/>
          </w:tcPr>
          <w:p w14:paraId="3AF076ED" w14:textId="77777777" w:rsidR="008B754E" w:rsidRPr="001C220C" w:rsidRDefault="008B754E" w:rsidP="00E302B5">
            <w:pPr>
              <w:pStyle w:val="TABLE-cell"/>
              <w:rPr>
                <w:rFonts w:eastAsia="MS Mincho"/>
                <w:color w:val="000000"/>
                <w:lang w:val="en-US" w:eastAsia="ja-JP"/>
              </w:rPr>
            </w:pPr>
          </w:p>
        </w:tc>
        <w:tc>
          <w:tcPr>
            <w:tcW w:w="900" w:type="dxa"/>
            <w:vAlign w:val="center"/>
          </w:tcPr>
          <w:p w14:paraId="360F4827" w14:textId="77777777" w:rsidR="008B754E" w:rsidRPr="001C220C" w:rsidRDefault="008B754E" w:rsidP="00E302B5">
            <w:pPr>
              <w:pStyle w:val="TABLE-cell"/>
              <w:rPr>
                <w:rFonts w:eastAsia="MS Mincho"/>
                <w:color w:val="000000"/>
                <w:lang w:val="en-US" w:eastAsia="ja-JP"/>
              </w:rPr>
            </w:pPr>
          </w:p>
        </w:tc>
        <w:tc>
          <w:tcPr>
            <w:tcW w:w="1260" w:type="dxa"/>
            <w:vAlign w:val="center"/>
          </w:tcPr>
          <w:p w14:paraId="034FC2C9" w14:textId="77777777" w:rsidR="008B754E" w:rsidRPr="001C220C" w:rsidRDefault="006835A6" w:rsidP="00E302B5">
            <w:pPr>
              <w:pStyle w:val="TABLE-cell"/>
              <w:rPr>
                <w:rFonts w:eastAsia="MS Mincho"/>
                <w:color w:val="000000"/>
                <w:lang w:val="en-US" w:eastAsia="ja-JP"/>
              </w:rPr>
            </w:pPr>
            <w:r w:rsidRPr="001C220C">
              <w:rPr>
                <w:rFonts w:eastAsia="MS Mincho"/>
                <w:color w:val="000000"/>
                <w:lang w:val="en-US" w:eastAsia="ja-JP"/>
              </w:rPr>
              <w:t>packaging</w:t>
            </w:r>
          </w:p>
        </w:tc>
        <w:tc>
          <w:tcPr>
            <w:tcW w:w="1350" w:type="dxa"/>
            <w:vAlign w:val="center"/>
          </w:tcPr>
          <w:p w14:paraId="25F0387E" w14:textId="77777777" w:rsidR="008B754E" w:rsidRPr="001C220C" w:rsidRDefault="008B754E" w:rsidP="00E302B5">
            <w:pPr>
              <w:pStyle w:val="TABLE-cell"/>
              <w:rPr>
                <w:rFonts w:eastAsia="MS Mincho"/>
                <w:color w:val="000000"/>
                <w:lang w:val="en-US" w:eastAsia="ja-JP"/>
              </w:rPr>
            </w:pPr>
          </w:p>
        </w:tc>
        <w:tc>
          <w:tcPr>
            <w:tcW w:w="1710" w:type="dxa"/>
            <w:vAlign w:val="center"/>
          </w:tcPr>
          <w:p w14:paraId="0BB3F858" w14:textId="77777777" w:rsidR="008B754E" w:rsidRPr="001C220C" w:rsidRDefault="008B754E" w:rsidP="00E302B5">
            <w:pPr>
              <w:pStyle w:val="TABLE-cell"/>
              <w:rPr>
                <w:rFonts w:eastAsia="MS Mincho"/>
                <w:color w:val="000000"/>
                <w:lang w:val="en-US" w:eastAsia="ja-JP"/>
              </w:rPr>
            </w:pPr>
          </w:p>
        </w:tc>
        <w:tc>
          <w:tcPr>
            <w:tcW w:w="2887" w:type="dxa"/>
            <w:vAlign w:val="center"/>
          </w:tcPr>
          <w:p w14:paraId="124B05CA" w14:textId="77777777" w:rsidR="008B754E" w:rsidRPr="001C220C" w:rsidRDefault="008B754E" w:rsidP="00E302B5">
            <w:pPr>
              <w:pStyle w:val="TABLE-cell"/>
              <w:rPr>
                <w:rFonts w:eastAsia="MS Mincho"/>
                <w:color w:val="000000"/>
                <w:lang w:val="en-US" w:eastAsia="ja-JP"/>
              </w:rPr>
            </w:pPr>
          </w:p>
        </w:tc>
      </w:tr>
      <w:tr w:rsidR="008B754E" w:rsidRPr="001C220C" w14:paraId="0E10F739" w14:textId="77777777" w:rsidTr="00204564">
        <w:trPr>
          <w:jc w:val="center"/>
        </w:trPr>
        <w:tc>
          <w:tcPr>
            <w:tcW w:w="810" w:type="dxa"/>
            <w:vAlign w:val="center"/>
          </w:tcPr>
          <w:p w14:paraId="545A384B" w14:textId="77777777" w:rsidR="008B754E" w:rsidRPr="001C220C" w:rsidRDefault="008B754E" w:rsidP="00E302B5">
            <w:pPr>
              <w:pStyle w:val="TABLE-cell"/>
              <w:rPr>
                <w:rFonts w:eastAsia="MS Mincho"/>
                <w:color w:val="000000"/>
                <w:lang w:val="en-US" w:eastAsia="ja-JP"/>
              </w:rPr>
            </w:pPr>
          </w:p>
        </w:tc>
        <w:tc>
          <w:tcPr>
            <w:tcW w:w="900" w:type="dxa"/>
            <w:vAlign w:val="center"/>
          </w:tcPr>
          <w:p w14:paraId="242E70CF" w14:textId="77777777" w:rsidR="008B754E" w:rsidRPr="001C220C" w:rsidRDefault="008B754E" w:rsidP="00E302B5">
            <w:pPr>
              <w:pStyle w:val="TABLE-cell"/>
              <w:rPr>
                <w:rFonts w:eastAsia="MS Mincho"/>
                <w:color w:val="000000"/>
                <w:lang w:val="en-US" w:eastAsia="ja-JP"/>
              </w:rPr>
            </w:pPr>
          </w:p>
        </w:tc>
        <w:tc>
          <w:tcPr>
            <w:tcW w:w="1260" w:type="dxa"/>
            <w:vAlign w:val="center"/>
          </w:tcPr>
          <w:p w14:paraId="24AA8DB1" w14:textId="77777777" w:rsidR="008B754E" w:rsidRPr="001C220C" w:rsidRDefault="006835A6" w:rsidP="00E302B5">
            <w:pPr>
              <w:pStyle w:val="TABLE-cell"/>
              <w:rPr>
                <w:rFonts w:eastAsia="MS Mincho"/>
                <w:color w:val="000000"/>
                <w:lang w:val="en-US" w:eastAsia="ja-JP"/>
              </w:rPr>
            </w:pPr>
            <w:r w:rsidRPr="001C220C">
              <w:rPr>
                <w:rFonts w:eastAsia="MS Mincho"/>
                <w:color w:val="000000"/>
                <w:lang w:val="en-US" w:eastAsia="ja-JP"/>
              </w:rPr>
              <w:t>test</w:t>
            </w:r>
          </w:p>
        </w:tc>
        <w:tc>
          <w:tcPr>
            <w:tcW w:w="1350" w:type="dxa"/>
            <w:vAlign w:val="center"/>
          </w:tcPr>
          <w:p w14:paraId="3E0A86A2" w14:textId="77777777" w:rsidR="008B754E" w:rsidRPr="001C220C" w:rsidRDefault="008B754E" w:rsidP="00E302B5">
            <w:pPr>
              <w:pStyle w:val="TABLE-cell"/>
              <w:rPr>
                <w:rFonts w:eastAsia="MS Mincho"/>
                <w:color w:val="000000"/>
                <w:lang w:val="en-US" w:eastAsia="ja-JP"/>
              </w:rPr>
            </w:pPr>
          </w:p>
        </w:tc>
        <w:tc>
          <w:tcPr>
            <w:tcW w:w="1710" w:type="dxa"/>
            <w:vAlign w:val="center"/>
          </w:tcPr>
          <w:p w14:paraId="34DBCBB2" w14:textId="77777777" w:rsidR="008B754E" w:rsidRPr="001C220C" w:rsidRDefault="008B754E" w:rsidP="00E302B5">
            <w:pPr>
              <w:pStyle w:val="TABLE-cell"/>
              <w:rPr>
                <w:rFonts w:eastAsia="MS Mincho"/>
                <w:color w:val="000000"/>
                <w:lang w:val="en-US" w:eastAsia="ja-JP"/>
              </w:rPr>
            </w:pPr>
          </w:p>
        </w:tc>
        <w:tc>
          <w:tcPr>
            <w:tcW w:w="2887" w:type="dxa"/>
            <w:vAlign w:val="center"/>
          </w:tcPr>
          <w:p w14:paraId="6F223325" w14:textId="77777777" w:rsidR="008B754E" w:rsidRPr="001C220C" w:rsidRDefault="008B754E" w:rsidP="00E302B5">
            <w:pPr>
              <w:pStyle w:val="TABLE-cell"/>
              <w:rPr>
                <w:rFonts w:eastAsia="MS Mincho"/>
                <w:color w:val="000000"/>
                <w:lang w:val="en-US" w:eastAsia="ja-JP"/>
              </w:rPr>
            </w:pPr>
          </w:p>
        </w:tc>
      </w:tr>
    </w:tbl>
    <w:p w14:paraId="75727D4F" w14:textId="77777777" w:rsidR="0004729E" w:rsidRPr="001C220C" w:rsidRDefault="0004729E" w:rsidP="00682689">
      <w:pPr>
        <w:pStyle w:val="ANNEX-heading1"/>
      </w:pPr>
      <w:bookmarkStart w:id="21202" w:name="_Toc516130408"/>
      <w:bookmarkStart w:id="21203" w:name="_Toc478492256"/>
      <w:r w:rsidRPr="001C220C">
        <w:t>Personnel model example</w:t>
      </w:r>
      <w:bookmarkEnd w:id="21202"/>
      <w:bookmarkEnd w:id="21203"/>
    </w:p>
    <w:p w14:paraId="443E4080" w14:textId="0BF60A29" w:rsidR="0004729E" w:rsidRPr="001C220C" w:rsidRDefault="006858BB" w:rsidP="006858BB">
      <w:pPr>
        <w:pStyle w:val="EXAMPLE0"/>
        <w:rPr>
          <w:lang w:val="en-US"/>
        </w:rPr>
      </w:pPr>
      <w:r>
        <w:rPr>
          <w:lang w:val="en-US"/>
        </w:rPr>
        <w:t>EXAMPLE</w:t>
      </w:r>
      <w:r>
        <w:rPr>
          <w:lang w:val="en-US"/>
        </w:rPr>
        <w:tab/>
      </w:r>
      <w:r w:rsidR="0004729E" w:rsidRPr="001C220C">
        <w:rPr>
          <w:lang w:val="en-US"/>
        </w:rPr>
        <w:t>This is a simplified example of personnel information that might be used in the petrochemical processing industry</w:t>
      </w:r>
      <w:r w:rsidR="008558A5">
        <w:rPr>
          <w:lang w:val="en-US"/>
        </w:rPr>
        <w:t xml:space="preserve">. </w:t>
      </w:r>
      <w:r w:rsidR="0004729E" w:rsidRPr="001C220C">
        <w:rPr>
          <w:lang w:val="en-US"/>
        </w:rPr>
        <w:t xml:space="preserve">The example lists shared information about </w:t>
      </w:r>
      <w:r w:rsidR="0004729E" w:rsidRPr="00204564">
        <w:rPr>
          <w:i/>
          <w:lang w:val="en-US"/>
        </w:rPr>
        <w:t>personnel classes</w:t>
      </w:r>
      <w:r w:rsidR="0004729E" w:rsidRPr="001C220C">
        <w:rPr>
          <w:lang w:val="en-US"/>
        </w:rPr>
        <w:t xml:space="preserve"> and </w:t>
      </w:r>
      <w:r w:rsidR="0004729E" w:rsidRPr="00204564">
        <w:rPr>
          <w:i/>
          <w:lang w:val="en-US"/>
        </w:rPr>
        <w:t>persons</w:t>
      </w:r>
      <w:r w:rsidR="0004729E" w:rsidRPr="001C220C">
        <w:rPr>
          <w:lang w:val="en-US"/>
        </w:rPr>
        <w:t>, including qualification test information.</w:t>
      </w:r>
    </w:p>
    <w:p w14:paraId="233D51A2" w14:textId="77777777" w:rsidR="0004729E" w:rsidRPr="001C220C" w:rsidRDefault="0004729E" w:rsidP="00793919">
      <w:pPr>
        <w:rPr>
          <w:sz w:val="16"/>
          <w:u w:val="words"/>
          <w:lang w:val="en-US"/>
        </w:rPr>
      </w:pPr>
      <w:r w:rsidRPr="001C220C">
        <w:rPr>
          <w:sz w:val="16"/>
          <w:u w:val="words"/>
          <w:lang w:val="en-US"/>
        </w:rPr>
        <w:t xml:space="preserve">Personnel Class </w:t>
      </w:r>
    </w:p>
    <w:p w14:paraId="0271733F" w14:textId="77777777" w:rsidR="0004729E" w:rsidRPr="001C220C" w:rsidRDefault="0004729E" w:rsidP="00793919">
      <w:pPr>
        <w:rPr>
          <w:sz w:val="16"/>
          <w:lang w:val="en-US"/>
        </w:rPr>
      </w:pPr>
    </w:p>
    <w:p w14:paraId="555EDEA0" w14:textId="77777777" w:rsidR="0004729E" w:rsidRPr="001C220C" w:rsidRDefault="0004729E" w:rsidP="00793919">
      <w:pPr>
        <w:ind w:left="720"/>
        <w:rPr>
          <w:sz w:val="16"/>
          <w:lang w:val="en-US"/>
        </w:rPr>
      </w:pPr>
      <w:r w:rsidRPr="001C220C">
        <w:rPr>
          <w:sz w:val="16"/>
          <w:lang w:val="en-US"/>
        </w:rPr>
        <w:t>ID - Operator Level A</w:t>
      </w:r>
    </w:p>
    <w:p w14:paraId="338F7672" w14:textId="77777777" w:rsidR="0004729E" w:rsidRPr="001C220C" w:rsidRDefault="0004729E" w:rsidP="00793919">
      <w:pPr>
        <w:ind w:left="720"/>
        <w:rPr>
          <w:sz w:val="16"/>
          <w:lang w:val="en-US"/>
        </w:rPr>
      </w:pPr>
      <w:r w:rsidRPr="001C220C">
        <w:rPr>
          <w:sz w:val="16"/>
          <w:lang w:val="en-US"/>
        </w:rPr>
        <w:t>Description - Top level operator certification for petrochemical plant</w:t>
      </w:r>
    </w:p>
    <w:p w14:paraId="21BFC77C" w14:textId="77777777" w:rsidR="0004729E" w:rsidRPr="001C220C" w:rsidRDefault="0004729E" w:rsidP="00793919">
      <w:pPr>
        <w:ind w:left="720"/>
        <w:rPr>
          <w:sz w:val="16"/>
          <w:lang w:val="en-US"/>
        </w:rPr>
      </w:pPr>
    </w:p>
    <w:p w14:paraId="5554B23E" w14:textId="77777777" w:rsidR="0004729E" w:rsidRPr="001C220C" w:rsidRDefault="0004729E" w:rsidP="00793919">
      <w:pPr>
        <w:ind w:left="720"/>
        <w:rPr>
          <w:sz w:val="16"/>
          <w:lang w:val="en-US"/>
        </w:rPr>
      </w:pPr>
      <w:r w:rsidRPr="001C220C">
        <w:rPr>
          <w:sz w:val="16"/>
          <w:lang w:val="en-US"/>
        </w:rPr>
        <w:t>ID - Operator Level B</w:t>
      </w:r>
    </w:p>
    <w:p w14:paraId="2D46D854" w14:textId="77777777" w:rsidR="0004729E" w:rsidRPr="001C220C" w:rsidRDefault="0004729E" w:rsidP="00793919">
      <w:pPr>
        <w:ind w:left="720"/>
        <w:rPr>
          <w:sz w:val="16"/>
          <w:lang w:val="en-US"/>
        </w:rPr>
      </w:pPr>
      <w:r w:rsidRPr="001C220C">
        <w:rPr>
          <w:sz w:val="16"/>
          <w:lang w:val="en-US"/>
        </w:rPr>
        <w:t>Description - Basic level operator certification for petrochemical plant</w:t>
      </w:r>
    </w:p>
    <w:p w14:paraId="11E5E643" w14:textId="77777777" w:rsidR="0004729E" w:rsidRPr="001C220C" w:rsidRDefault="0004729E" w:rsidP="00793919">
      <w:pPr>
        <w:ind w:left="720"/>
        <w:rPr>
          <w:sz w:val="16"/>
          <w:lang w:val="en-US"/>
        </w:rPr>
      </w:pPr>
    </w:p>
    <w:p w14:paraId="3BBF405A" w14:textId="77777777" w:rsidR="0004729E" w:rsidRPr="001C220C" w:rsidRDefault="0004729E" w:rsidP="00793919">
      <w:pPr>
        <w:ind w:left="720"/>
        <w:rPr>
          <w:sz w:val="16"/>
          <w:lang w:val="en-US"/>
        </w:rPr>
      </w:pPr>
      <w:r w:rsidRPr="001C220C">
        <w:rPr>
          <w:sz w:val="16"/>
          <w:lang w:val="en-US"/>
        </w:rPr>
        <w:t>ID - Operator</w:t>
      </w:r>
    </w:p>
    <w:p w14:paraId="33149663" w14:textId="77777777" w:rsidR="0004729E" w:rsidRPr="001C220C" w:rsidRDefault="0004729E" w:rsidP="00793919">
      <w:pPr>
        <w:ind w:left="720"/>
        <w:rPr>
          <w:sz w:val="16"/>
          <w:lang w:val="en-US"/>
        </w:rPr>
      </w:pPr>
      <w:r w:rsidRPr="001C220C">
        <w:rPr>
          <w:sz w:val="16"/>
          <w:lang w:val="en-US"/>
        </w:rPr>
        <w:t>Description - Operators for petrochemical plant</w:t>
      </w:r>
    </w:p>
    <w:p w14:paraId="37DA17B3" w14:textId="77777777" w:rsidR="0004729E" w:rsidRPr="001C220C" w:rsidRDefault="0004729E" w:rsidP="00793919">
      <w:pPr>
        <w:ind w:left="720"/>
        <w:rPr>
          <w:sz w:val="16"/>
          <w:lang w:val="en-US"/>
        </w:rPr>
      </w:pPr>
      <w:r w:rsidRPr="001C220C">
        <w:rPr>
          <w:sz w:val="16"/>
          <w:lang w:val="en-US"/>
        </w:rPr>
        <w:t>Properties</w:t>
      </w:r>
    </w:p>
    <w:p w14:paraId="44CC0FA9" w14:textId="77777777" w:rsidR="0004729E" w:rsidRPr="001C220C" w:rsidRDefault="0004729E" w:rsidP="00793919">
      <w:pPr>
        <w:ind w:left="720"/>
        <w:rPr>
          <w:sz w:val="16"/>
          <w:lang w:val="en-US"/>
        </w:rPr>
      </w:pPr>
    </w:p>
    <w:p w14:paraId="638193DE" w14:textId="77777777" w:rsidR="0004729E" w:rsidRPr="001C220C" w:rsidRDefault="0004729E" w:rsidP="00793919">
      <w:pPr>
        <w:ind w:left="1440"/>
        <w:rPr>
          <w:sz w:val="16"/>
          <w:lang w:val="en-US"/>
        </w:rPr>
      </w:pPr>
      <w:r w:rsidRPr="001C220C">
        <w:rPr>
          <w:sz w:val="16"/>
          <w:lang w:val="en-US"/>
        </w:rPr>
        <w:t>ID - MTBE Process Certification</w:t>
      </w:r>
    </w:p>
    <w:p w14:paraId="7D12A4CE" w14:textId="77777777" w:rsidR="0004729E" w:rsidRPr="001C220C" w:rsidRDefault="0004729E" w:rsidP="00793919">
      <w:pPr>
        <w:ind w:left="1440"/>
        <w:rPr>
          <w:sz w:val="16"/>
          <w:lang w:val="en-US"/>
        </w:rPr>
      </w:pPr>
      <w:r w:rsidRPr="001C220C">
        <w:rPr>
          <w:sz w:val="16"/>
          <w:lang w:val="en-US"/>
        </w:rPr>
        <w:t>Description - Each completed level of certification test</w:t>
      </w:r>
    </w:p>
    <w:p w14:paraId="4F496806" w14:textId="77777777" w:rsidR="0004729E" w:rsidRPr="001C220C" w:rsidRDefault="0004729E" w:rsidP="00793919">
      <w:pPr>
        <w:ind w:left="1440"/>
        <w:rPr>
          <w:sz w:val="16"/>
          <w:lang w:val="en-US"/>
        </w:rPr>
      </w:pPr>
      <w:r w:rsidRPr="001C220C">
        <w:rPr>
          <w:sz w:val="16"/>
          <w:lang w:val="en-US"/>
        </w:rPr>
        <w:t>Value - TRUE, FALSE</w:t>
      </w:r>
    </w:p>
    <w:p w14:paraId="4E288B51" w14:textId="77777777" w:rsidR="0004729E" w:rsidRPr="001C220C" w:rsidRDefault="0004729E" w:rsidP="00793919">
      <w:pPr>
        <w:ind w:left="1440"/>
        <w:rPr>
          <w:sz w:val="16"/>
          <w:lang w:val="en-US"/>
        </w:rPr>
      </w:pPr>
      <w:r w:rsidRPr="001C220C">
        <w:rPr>
          <w:sz w:val="16"/>
          <w:lang w:val="en-US"/>
        </w:rPr>
        <w:t>Units of Measure -</w:t>
      </w:r>
    </w:p>
    <w:p w14:paraId="047573CD" w14:textId="77777777" w:rsidR="0004729E" w:rsidRPr="001C220C" w:rsidRDefault="0004729E" w:rsidP="00793919">
      <w:pPr>
        <w:ind w:left="2160"/>
        <w:rPr>
          <w:sz w:val="16"/>
          <w:lang w:val="en-US"/>
        </w:rPr>
      </w:pPr>
    </w:p>
    <w:p w14:paraId="28E83CFE" w14:textId="77777777" w:rsidR="0004729E" w:rsidRPr="001C220C" w:rsidRDefault="0004729E" w:rsidP="00793919">
      <w:pPr>
        <w:ind w:left="2160"/>
        <w:rPr>
          <w:sz w:val="16"/>
          <w:lang w:val="en-US"/>
        </w:rPr>
      </w:pPr>
      <w:r w:rsidRPr="001C220C">
        <w:rPr>
          <w:sz w:val="16"/>
          <w:lang w:val="en-US"/>
        </w:rPr>
        <w:t>Qualification Test Specification</w:t>
      </w:r>
    </w:p>
    <w:p w14:paraId="7078949E" w14:textId="77777777" w:rsidR="0004729E" w:rsidRPr="001C220C" w:rsidRDefault="0004729E" w:rsidP="00793919">
      <w:pPr>
        <w:ind w:left="2160"/>
        <w:rPr>
          <w:sz w:val="16"/>
          <w:lang w:val="en-US"/>
        </w:rPr>
      </w:pPr>
    </w:p>
    <w:p w14:paraId="5CEA6204" w14:textId="77777777" w:rsidR="0004729E" w:rsidRPr="001C220C" w:rsidRDefault="0004729E" w:rsidP="00793919">
      <w:pPr>
        <w:ind w:left="2160"/>
        <w:rPr>
          <w:sz w:val="16"/>
          <w:lang w:val="en-US"/>
        </w:rPr>
      </w:pPr>
      <w:r w:rsidRPr="001C220C">
        <w:rPr>
          <w:sz w:val="16"/>
          <w:lang w:val="en-US"/>
        </w:rPr>
        <w:tab/>
        <w:t>ID - PC-MTBE-992828</w:t>
      </w:r>
    </w:p>
    <w:p w14:paraId="26BF0D98" w14:textId="77777777" w:rsidR="0004729E" w:rsidRPr="001C220C" w:rsidRDefault="0004729E" w:rsidP="00793919">
      <w:pPr>
        <w:ind w:left="2160"/>
        <w:rPr>
          <w:sz w:val="16"/>
          <w:lang w:val="en-US"/>
        </w:rPr>
      </w:pPr>
      <w:r w:rsidRPr="001C220C">
        <w:rPr>
          <w:sz w:val="16"/>
          <w:lang w:val="en-US"/>
        </w:rPr>
        <w:tab/>
        <w:t>Description - Test to determine level of MTBE certification.</w:t>
      </w:r>
    </w:p>
    <w:p w14:paraId="0A794767" w14:textId="77777777" w:rsidR="0004729E" w:rsidRPr="001C220C" w:rsidRDefault="0004729E" w:rsidP="00793919">
      <w:pPr>
        <w:ind w:left="2160"/>
        <w:rPr>
          <w:sz w:val="16"/>
          <w:lang w:val="en-US"/>
        </w:rPr>
      </w:pPr>
      <w:r w:rsidRPr="001C220C">
        <w:rPr>
          <w:sz w:val="16"/>
          <w:lang w:val="en-US"/>
        </w:rPr>
        <w:tab/>
        <w:t xml:space="preserve">Version - </w:t>
      </w:r>
      <w:smartTag w:uri="urn:schemas-microsoft-com:office:smarttags" w:element="chsdate">
        <w:smartTagPr>
          <w:attr w:name="IsROCDate" w:val="False"/>
          <w:attr w:name="IsLunarDate" w:val="False"/>
          <w:attr w:name="Day" w:val="2"/>
          <w:attr w:name="Month" w:val="4"/>
          <w:attr w:name="Year" w:val="1997"/>
        </w:smartTagPr>
        <w:r w:rsidRPr="001C220C">
          <w:rPr>
            <w:sz w:val="16"/>
            <w:lang w:val="en-US"/>
          </w:rPr>
          <w:t>1997-04-02</w:t>
        </w:r>
      </w:smartTag>
    </w:p>
    <w:p w14:paraId="69B50352" w14:textId="77777777" w:rsidR="0004729E" w:rsidRPr="001C220C" w:rsidRDefault="0004729E" w:rsidP="00793919">
      <w:pPr>
        <w:ind w:left="3600"/>
        <w:rPr>
          <w:sz w:val="16"/>
          <w:lang w:val="en-US"/>
        </w:rPr>
      </w:pPr>
    </w:p>
    <w:p w14:paraId="604D56E0" w14:textId="77777777" w:rsidR="0004729E" w:rsidRPr="001C220C" w:rsidRDefault="0004729E" w:rsidP="00793919">
      <w:pPr>
        <w:ind w:left="1440"/>
        <w:rPr>
          <w:sz w:val="16"/>
          <w:lang w:val="en-US"/>
        </w:rPr>
      </w:pPr>
      <w:r w:rsidRPr="001C220C">
        <w:rPr>
          <w:sz w:val="16"/>
          <w:lang w:val="en-US"/>
        </w:rPr>
        <w:t xml:space="preserve">ID - </w:t>
      </w:r>
      <w:smartTag w:uri="urn:schemas-microsoft-com:office:smarttags" w:element="place">
        <w:r w:rsidRPr="001C220C">
          <w:rPr>
            <w:sz w:val="16"/>
            <w:lang w:val="en-US"/>
          </w:rPr>
          <w:t>PO</w:t>
        </w:r>
      </w:smartTag>
      <w:r w:rsidRPr="001C220C">
        <w:rPr>
          <w:sz w:val="16"/>
          <w:lang w:val="en-US"/>
        </w:rPr>
        <w:t xml:space="preserve"> Refining Process Certification</w:t>
      </w:r>
    </w:p>
    <w:p w14:paraId="120AB368" w14:textId="77777777" w:rsidR="0004729E" w:rsidRPr="001C220C" w:rsidRDefault="0004729E" w:rsidP="00793919">
      <w:pPr>
        <w:ind w:left="1440"/>
        <w:rPr>
          <w:sz w:val="16"/>
          <w:lang w:val="en-US"/>
        </w:rPr>
      </w:pPr>
      <w:r w:rsidRPr="001C220C">
        <w:rPr>
          <w:sz w:val="16"/>
          <w:lang w:val="en-US"/>
        </w:rPr>
        <w:t>Description - Each completed level of certification test</w:t>
      </w:r>
    </w:p>
    <w:p w14:paraId="3F916310" w14:textId="77777777" w:rsidR="0004729E" w:rsidRPr="001C220C" w:rsidRDefault="0004729E" w:rsidP="00793919">
      <w:pPr>
        <w:ind w:left="1440"/>
        <w:rPr>
          <w:sz w:val="16"/>
          <w:lang w:val="en-US"/>
        </w:rPr>
      </w:pPr>
      <w:r w:rsidRPr="001C220C">
        <w:rPr>
          <w:sz w:val="16"/>
          <w:lang w:val="en-US"/>
        </w:rPr>
        <w:t>Value - TRUE, FALSE</w:t>
      </w:r>
    </w:p>
    <w:p w14:paraId="47924530" w14:textId="77777777" w:rsidR="0004729E" w:rsidRPr="001C220C" w:rsidRDefault="0004729E" w:rsidP="00793919">
      <w:pPr>
        <w:ind w:left="1440"/>
        <w:rPr>
          <w:sz w:val="16"/>
          <w:lang w:val="en-US"/>
        </w:rPr>
      </w:pPr>
      <w:r w:rsidRPr="001C220C">
        <w:rPr>
          <w:sz w:val="16"/>
          <w:lang w:val="en-US"/>
        </w:rPr>
        <w:t>Units of Measure -</w:t>
      </w:r>
    </w:p>
    <w:p w14:paraId="51751D40" w14:textId="77777777" w:rsidR="0004729E" w:rsidRPr="001C220C" w:rsidRDefault="0004729E" w:rsidP="00793919">
      <w:pPr>
        <w:ind w:left="2160"/>
        <w:rPr>
          <w:sz w:val="16"/>
          <w:lang w:val="en-US"/>
        </w:rPr>
      </w:pPr>
    </w:p>
    <w:p w14:paraId="14EFFFC9" w14:textId="77777777" w:rsidR="0004729E" w:rsidRPr="001C220C" w:rsidRDefault="0004729E" w:rsidP="00793919">
      <w:pPr>
        <w:ind w:left="2160"/>
        <w:rPr>
          <w:sz w:val="16"/>
          <w:lang w:val="en-US"/>
        </w:rPr>
      </w:pPr>
      <w:r w:rsidRPr="001C220C">
        <w:rPr>
          <w:sz w:val="16"/>
          <w:lang w:val="en-US"/>
        </w:rPr>
        <w:t>Qualification Test Specification</w:t>
      </w:r>
    </w:p>
    <w:p w14:paraId="56348C33" w14:textId="77777777" w:rsidR="0004729E" w:rsidRPr="001C220C" w:rsidRDefault="0004729E" w:rsidP="00793919">
      <w:pPr>
        <w:ind w:left="2160"/>
        <w:rPr>
          <w:sz w:val="16"/>
          <w:lang w:val="en-US"/>
        </w:rPr>
      </w:pPr>
    </w:p>
    <w:p w14:paraId="38F353A0" w14:textId="77777777" w:rsidR="0004729E" w:rsidRPr="001C220C" w:rsidRDefault="0004729E" w:rsidP="00793919">
      <w:pPr>
        <w:ind w:left="2160"/>
        <w:rPr>
          <w:sz w:val="16"/>
          <w:lang w:val="en-US"/>
        </w:rPr>
      </w:pPr>
      <w:r w:rsidRPr="001C220C">
        <w:rPr>
          <w:sz w:val="16"/>
          <w:lang w:val="en-US"/>
        </w:rPr>
        <w:tab/>
        <w:t>ID - PC- PO-Refining -992828</w:t>
      </w:r>
    </w:p>
    <w:p w14:paraId="69DBE575" w14:textId="77777777" w:rsidR="0004729E" w:rsidRPr="001C220C" w:rsidRDefault="0004729E" w:rsidP="00793919">
      <w:pPr>
        <w:ind w:left="2160"/>
        <w:rPr>
          <w:sz w:val="16"/>
          <w:lang w:val="en-US"/>
        </w:rPr>
      </w:pPr>
      <w:r w:rsidRPr="001C220C">
        <w:rPr>
          <w:sz w:val="16"/>
          <w:lang w:val="en-US"/>
        </w:rPr>
        <w:tab/>
        <w:t>Description - Test to determine level of PO Refining certification.</w:t>
      </w:r>
    </w:p>
    <w:p w14:paraId="33FEAC85" w14:textId="77777777" w:rsidR="0004729E" w:rsidRPr="001C220C" w:rsidRDefault="0004729E" w:rsidP="00793919">
      <w:pPr>
        <w:ind w:left="2160"/>
        <w:rPr>
          <w:sz w:val="16"/>
          <w:lang w:val="en-US"/>
        </w:rPr>
      </w:pPr>
      <w:r w:rsidRPr="001C220C">
        <w:rPr>
          <w:sz w:val="16"/>
          <w:lang w:val="en-US"/>
        </w:rPr>
        <w:tab/>
        <w:t xml:space="preserve">Version - </w:t>
      </w:r>
      <w:smartTag w:uri="urn:schemas-microsoft-com:office:smarttags" w:element="chsdate">
        <w:smartTagPr>
          <w:attr w:name="IsROCDate" w:val="False"/>
          <w:attr w:name="IsLunarDate" w:val="False"/>
          <w:attr w:name="Day" w:val="2"/>
          <w:attr w:name="Month" w:val="4"/>
          <w:attr w:name="Year" w:val="1997"/>
        </w:smartTagPr>
        <w:r w:rsidRPr="001C220C">
          <w:rPr>
            <w:sz w:val="16"/>
            <w:lang w:val="en-US"/>
          </w:rPr>
          <w:t>1997-04-02</w:t>
        </w:r>
      </w:smartTag>
    </w:p>
    <w:p w14:paraId="4C2D3D30" w14:textId="77777777" w:rsidR="0004729E" w:rsidRPr="001C220C" w:rsidRDefault="0004729E" w:rsidP="00793919">
      <w:pPr>
        <w:rPr>
          <w:sz w:val="16"/>
          <w:lang w:val="en-US"/>
        </w:rPr>
      </w:pPr>
    </w:p>
    <w:p w14:paraId="7E91303A" w14:textId="77777777" w:rsidR="0004729E" w:rsidRPr="001C220C" w:rsidRDefault="0004729E" w:rsidP="00793919">
      <w:pPr>
        <w:ind w:left="1440"/>
        <w:rPr>
          <w:sz w:val="16"/>
          <w:lang w:val="en-US"/>
        </w:rPr>
      </w:pPr>
      <w:r w:rsidRPr="001C220C">
        <w:rPr>
          <w:sz w:val="16"/>
          <w:lang w:val="en-US"/>
        </w:rPr>
        <w:t>ID - Push-Up Certification</w:t>
      </w:r>
    </w:p>
    <w:p w14:paraId="22F42073" w14:textId="77777777" w:rsidR="0004729E" w:rsidRPr="001C220C" w:rsidRDefault="0004729E" w:rsidP="00793919">
      <w:pPr>
        <w:ind w:left="1440"/>
        <w:rPr>
          <w:sz w:val="16"/>
          <w:lang w:val="en-US"/>
        </w:rPr>
      </w:pPr>
      <w:r w:rsidRPr="001C220C">
        <w:rPr>
          <w:sz w:val="16"/>
          <w:lang w:val="en-US"/>
        </w:rPr>
        <w:t>Description - Operator is temporarily able to perform the higher up function</w:t>
      </w:r>
    </w:p>
    <w:p w14:paraId="0A8DAD87" w14:textId="77777777" w:rsidR="0004729E" w:rsidRPr="001C220C" w:rsidRDefault="0004729E" w:rsidP="00793919">
      <w:pPr>
        <w:ind w:left="1440"/>
        <w:rPr>
          <w:sz w:val="16"/>
          <w:lang w:val="en-US"/>
        </w:rPr>
      </w:pPr>
      <w:r w:rsidRPr="001C220C">
        <w:rPr>
          <w:sz w:val="16"/>
          <w:lang w:val="en-US"/>
        </w:rPr>
        <w:t>Value - TRUE, FALSE</w:t>
      </w:r>
    </w:p>
    <w:p w14:paraId="7846CE09" w14:textId="77777777" w:rsidR="0004729E" w:rsidRPr="001C220C" w:rsidRDefault="0004729E" w:rsidP="00793919">
      <w:pPr>
        <w:ind w:left="1440"/>
        <w:rPr>
          <w:sz w:val="16"/>
          <w:lang w:val="en-US"/>
        </w:rPr>
      </w:pPr>
      <w:r w:rsidRPr="001C220C">
        <w:rPr>
          <w:sz w:val="16"/>
          <w:lang w:val="en-US"/>
        </w:rPr>
        <w:t>Units of Measure -</w:t>
      </w:r>
    </w:p>
    <w:p w14:paraId="4F5B1FBC" w14:textId="77777777" w:rsidR="0004729E" w:rsidRPr="001C220C" w:rsidRDefault="0004729E" w:rsidP="00793919">
      <w:pPr>
        <w:rPr>
          <w:sz w:val="16"/>
          <w:lang w:val="en-US"/>
        </w:rPr>
      </w:pPr>
    </w:p>
    <w:p w14:paraId="75DD61DC" w14:textId="77777777" w:rsidR="0004729E" w:rsidRPr="001C220C" w:rsidRDefault="0004729E" w:rsidP="00793919">
      <w:pPr>
        <w:rPr>
          <w:sz w:val="16"/>
          <w:u w:val="words"/>
          <w:lang w:val="en-US"/>
        </w:rPr>
      </w:pPr>
      <w:r w:rsidRPr="001C220C">
        <w:rPr>
          <w:sz w:val="16"/>
          <w:u w:val="words"/>
          <w:lang w:val="en-US"/>
        </w:rPr>
        <w:t>Person</w:t>
      </w:r>
    </w:p>
    <w:p w14:paraId="49002AB5" w14:textId="77777777" w:rsidR="0004729E" w:rsidRPr="001C220C" w:rsidRDefault="0004729E" w:rsidP="00793919">
      <w:pPr>
        <w:ind w:left="720"/>
        <w:rPr>
          <w:sz w:val="16"/>
          <w:lang w:val="en-US"/>
        </w:rPr>
      </w:pPr>
      <w:r w:rsidRPr="001C220C">
        <w:rPr>
          <w:sz w:val="16"/>
          <w:lang w:val="en-US"/>
        </w:rPr>
        <w:t>ID - 999-63-8161</w:t>
      </w:r>
    </w:p>
    <w:p w14:paraId="26735046" w14:textId="77777777" w:rsidR="0004729E" w:rsidRPr="001C220C" w:rsidRDefault="0004729E" w:rsidP="00793919">
      <w:pPr>
        <w:ind w:left="720"/>
        <w:rPr>
          <w:sz w:val="16"/>
          <w:lang w:val="en-US"/>
        </w:rPr>
      </w:pPr>
      <w:r w:rsidRPr="001C220C">
        <w:rPr>
          <w:sz w:val="16"/>
          <w:lang w:val="en-US"/>
        </w:rPr>
        <w:t>Description -</w:t>
      </w:r>
    </w:p>
    <w:p w14:paraId="30DB6433" w14:textId="77777777" w:rsidR="0004729E" w:rsidRPr="001C220C" w:rsidRDefault="0004729E" w:rsidP="00793919">
      <w:pPr>
        <w:ind w:left="720"/>
        <w:rPr>
          <w:sz w:val="16"/>
          <w:lang w:val="en-US"/>
        </w:rPr>
      </w:pPr>
      <w:r w:rsidRPr="001C220C">
        <w:rPr>
          <w:sz w:val="16"/>
          <w:lang w:val="en-US"/>
        </w:rPr>
        <w:t>Name -  John Doe</w:t>
      </w:r>
    </w:p>
    <w:p w14:paraId="6B9FB90A" w14:textId="77777777" w:rsidR="0004729E" w:rsidRPr="001C220C" w:rsidRDefault="0004729E" w:rsidP="00793919">
      <w:pPr>
        <w:ind w:left="720"/>
        <w:rPr>
          <w:sz w:val="16"/>
          <w:lang w:val="en-US"/>
        </w:rPr>
      </w:pPr>
      <w:r w:rsidRPr="001C220C">
        <w:rPr>
          <w:sz w:val="16"/>
          <w:lang w:val="en-US"/>
        </w:rPr>
        <w:t>Properties</w:t>
      </w:r>
    </w:p>
    <w:p w14:paraId="698A9D88" w14:textId="77777777" w:rsidR="0004729E" w:rsidRPr="001C220C" w:rsidRDefault="0004729E" w:rsidP="00793919">
      <w:pPr>
        <w:ind w:left="720"/>
        <w:rPr>
          <w:sz w:val="16"/>
          <w:lang w:val="en-US"/>
        </w:rPr>
      </w:pPr>
    </w:p>
    <w:p w14:paraId="05CA4FA3" w14:textId="77777777" w:rsidR="0004729E" w:rsidRPr="001C220C" w:rsidRDefault="0004729E" w:rsidP="00793919">
      <w:pPr>
        <w:ind w:left="1440"/>
        <w:rPr>
          <w:sz w:val="16"/>
          <w:lang w:val="en-US"/>
        </w:rPr>
      </w:pPr>
      <w:r w:rsidRPr="001C220C">
        <w:rPr>
          <w:sz w:val="16"/>
          <w:lang w:val="en-US"/>
        </w:rPr>
        <w:t>ID - MTBE Process Certification</w:t>
      </w:r>
    </w:p>
    <w:p w14:paraId="3D5DE2E7" w14:textId="77777777" w:rsidR="0004729E" w:rsidRPr="001C220C" w:rsidRDefault="0004729E" w:rsidP="00793919">
      <w:pPr>
        <w:ind w:left="1440"/>
        <w:rPr>
          <w:sz w:val="16"/>
          <w:lang w:val="en-US"/>
        </w:rPr>
      </w:pPr>
      <w:r w:rsidRPr="001C220C">
        <w:rPr>
          <w:sz w:val="16"/>
          <w:lang w:val="en-US"/>
        </w:rPr>
        <w:t>Description - Each completed level of certification test</w:t>
      </w:r>
    </w:p>
    <w:p w14:paraId="55D684B8" w14:textId="77777777" w:rsidR="0004729E" w:rsidRPr="001C220C" w:rsidRDefault="0004729E" w:rsidP="00793919">
      <w:pPr>
        <w:ind w:left="1440"/>
        <w:rPr>
          <w:sz w:val="16"/>
          <w:lang w:val="en-US"/>
        </w:rPr>
      </w:pPr>
      <w:r w:rsidRPr="001C220C">
        <w:rPr>
          <w:sz w:val="16"/>
          <w:lang w:val="en-US"/>
        </w:rPr>
        <w:t>Value - TRUE,</w:t>
      </w:r>
    </w:p>
    <w:p w14:paraId="21AE67A7" w14:textId="77777777" w:rsidR="0004729E" w:rsidRPr="001C220C" w:rsidRDefault="0004729E" w:rsidP="00793919">
      <w:pPr>
        <w:ind w:left="1440"/>
        <w:rPr>
          <w:sz w:val="16"/>
          <w:lang w:val="en-US"/>
        </w:rPr>
      </w:pPr>
      <w:r w:rsidRPr="001C220C">
        <w:rPr>
          <w:sz w:val="16"/>
          <w:lang w:val="en-US"/>
        </w:rPr>
        <w:t>Units of Measure -</w:t>
      </w:r>
    </w:p>
    <w:p w14:paraId="3ACB3F38" w14:textId="77777777" w:rsidR="0004729E" w:rsidRPr="001C220C" w:rsidRDefault="0004729E" w:rsidP="00793919">
      <w:pPr>
        <w:ind w:left="2160"/>
        <w:rPr>
          <w:sz w:val="16"/>
          <w:lang w:val="en-US"/>
        </w:rPr>
      </w:pPr>
    </w:p>
    <w:p w14:paraId="2245211C" w14:textId="77777777" w:rsidR="0004729E" w:rsidRPr="001C220C" w:rsidRDefault="0004729E" w:rsidP="00793919">
      <w:pPr>
        <w:ind w:left="2160"/>
        <w:rPr>
          <w:sz w:val="16"/>
          <w:lang w:val="en-US"/>
        </w:rPr>
      </w:pPr>
      <w:r w:rsidRPr="001C220C">
        <w:rPr>
          <w:sz w:val="16"/>
          <w:lang w:val="en-US"/>
        </w:rPr>
        <w:t>Qualification Test results</w:t>
      </w:r>
    </w:p>
    <w:p w14:paraId="5113F9E0" w14:textId="77777777" w:rsidR="0004729E" w:rsidRPr="001C220C" w:rsidRDefault="0004729E" w:rsidP="00793919">
      <w:pPr>
        <w:ind w:left="2160"/>
        <w:rPr>
          <w:sz w:val="16"/>
          <w:lang w:val="en-US"/>
        </w:rPr>
      </w:pPr>
    </w:p>
    <w:p w14:paraId="0665E3E4" w14:textId="77777777" w:rsidR="0004729E" w:rsidRPr="001C220C" w:rsidRDefault="0004729E" w:rsidP="00793919">
      <w:pPr>
        <w:ind w:left="2160"/>
        <w:rPr>
          <w:sz w:val="16"/>
          <w:lang w:val="en-US"/>
        </w:rPr>
      </w:pPr>
      <w:r w:rsidRPr="001C220C">
        <w:rPr>
          <w:sz w:val="16"/>
          <w:lang w:val="en-US"/>
        </w:rPr>
        <w:tab/>
        <w:t>ID - PC-MTBE-992828-</w:t>
      </w:r>
      <w:smartTag w:uri="urn:schemas-microsoft-com:office:smarttags" w:element="chsdate">
        <w:smartTagPr>
          <w:attr w:name="IsROCDate" w:val="False"/>
          <w:attr w:name="IsLunarDate" w:val="False"/>
          <w:attr w:name="Day" w:val="12"/>
          <w:attr w:name="Month" w:val="10"/>
          <w:attr w:name="Year" w:val="2000"/>
        </w:smartTagPr>
        <w:r w:rsidRPr="001C220C">
          <w:rPr>
            <w:sz w:val="16"/>
            <w:lang w:val="en-US"/>
          </w:rPr>
          <w:t>2000-10-12</w:t>
        </w:r>
      </w:smartTag>
    </w:p>
    <w:p w14:paraId="0DE44952" w14:textId="77777777" w:rsidR="0004729E" w:rsidRPr="001C220C" w:rsidRDefault="0004729E" w:rsidP="00793919">
      <w:pPr>
        <w:ind w:left="2160"/>
        <w:rPr>
          <w:sz w:val="16"/>
          <w:lang w:val="en-US"/>
        </w:rPr>
      </w:pPr>
      <w:r w:rsidRPr="001C220C">
        <w:rPr>
          <w:sz w:val="16"/>
          <w:lang w:val="en-US"/>
        </w:rPr>
        <w:tab/>
        <w:t>Description - Test to determine level of MTBE certification.</w:t>
      </w:r>
    </w:p>
    <w:p w14:paraId="09DD77B4" w14:textId="77777777" w:rsidR="0004729E" w:rsidRPr="001C220C" w:rsidRDefault="0004729E" w:rsidP="00793919">
      <w:pPr>
        <w:ind w:left="2160"/>
        <w:rPr>
          <w:sz w:val="16"/>
          <w:lang w:val="en-US"/>
        </w:rPr>
      </w:pPr>
      <w:r w:rsidRPr="001C220C">
        <w:rPr>
          <w:sz w:val="16"/>
          <w:lang w:val="en-US"/>
        </w:rPr>
        <w:tab/>
        <w:t>Result - Passed</w:t>
      </w:r>
    </w:p>
    <w:p w14:paraId="1045EE9D" w14:textId="77777777" w:rsidR="0004729E" w:rsidRPr="001C220C" w:rsidRDefault="0004729E" w:rsidP="00793919">
      <w:pPr>
        <w:ind w:left="2160"/>
        <w:rPr>
          <w:sz w:val="16"/>
          <w:lang w:val="en-US"/>
        </w:rPr>
      </w:pPr>
      <w:r w:rsidRPr="001C220C">
        <w:rPr>
          <w:sz w:val="16"/>
          <w:lang w:val="en-US"/>
        </w:rPr>
        <w:tab/>
        <w:t xml:space="preserve">Expiration - </w:t>
      </w:r>
      <w:smartTag w:uri="urn:schemas-microsoft-com:office:smarttags" w:element="chsdate">
        <w:smartTagPr>
          <w:attr w:name="IsROCDate" w:val="False"/>
          <w:attr w:name="IsLunarDate" w:val="False"/>
          <w:attr w:name="Day" w:val="15"/>
          <w:attr w:name="Month" w:val="12"/>
          <w:attr w:name="Year" w:val="2000"/>
        </w:smartTagPr>
        <w:r w:rsidRPr="001C220C">
          <w:rPr>
            <w:sz w:val="16"/>
            <w:lang w:val="en-US"/>
          </w:rPr>
          <w:t>2000-12-15</w:t>
        </w:r>
      </w:smartTag>
    </w:p>
    <w:p w14:paraId="65DFB5AE" w14:textId="77777777" w:rsidR="0004729E" w:rsidRPr="001C220C" w:rsidRDefault="0004729E" w:rsidP="00793919">
      <w:pPr>
        <w:ind w:left="2880"/>
        <w:rPr>
          <w:sz w:val="16"/>
          <w:lang w:val="en-US"/>
        </w:rPr>
      </w:pPr>
    </w:p>
    <w:p w14:paraId="5249BA56" w14:textId="77777777" w:rsidR="0004729E" w:rsidRPr="001C220C" w:rsidRDefault="0004729E" w:rsidP="00793919">
      <w:pPr>
        <w:ind w:left="1440"/>
        <w:rPr>
          <w:sz w:val="16"/>
          <w:lang w:val="en-US"/>
        </w:rPr>
      </w:pPr>
      <w:r w:rsidRPr="001C220C">
        <w:rPr>
          <w:sz w:val="16"/>
          <w:lang w:val="en-US"/>
        </w:rPr>
        <w:t xml:space="preserve">ID - </w:t>
      </w:r>
      <w:smartTag w:uri="urn:schemas-microsoft-com:office:smarttags" w:element="place">
        <w:r w:rsidRPr="001C220C">
          <w:rPr>
            <w:sz w:val="16"/>
            <w:lang w:val="en-US"/>
          </w:rPr>
          <w:t>PO</w:t>
        </w:r>
      </w:smartTag>
      <w:r w:rsidRPr="001C220C">
        <w:rPr>
          <w:sz w:val="16"/>
          <w:lang w:val="en-US"/>
        </w:rPr>
        <w:t xml:space="preserve"> Refining Process Certification</w:t>
      </w:r>
    </w:p>
    <w:p w14:paraId="717E652F" w14:textId="77777777" w:rsidR="0004729E" w:rsidRPr="001C220C" w:rsidRDefault="0004729E" w:rsidP="00793919">
      <w:pPr>
        <w:ind w:left="1440"/>
        <w:rPr>
          <w:sz w:val="16"/>
          <w:lang w:val="en-US"/>
        </w:rPr>
      </w:pPr>
      <w:r w:rsidRPr="001C220C">
        <w:rPr>
          <w:sz w:val="16"/>
          <w:lang w:val="en-US"/>
        </w:rPr>
        <w:t>Description - Each completed level of certification test</w:t>
      </w:r>
    </w:p>
    <w:p w14:paraId="18FCA427" w14:textId="77777777" w:rsidR="0004729E" w:rsidRPr="001C220C" w:rsidRDefault="0004729E" w:rsidP="00793919">
      <w:pPr>
        <w:ind w:left="1440"/>
        <w:rPr>
          <w:sz w:val="16"/>
          <w:lang w:val="en-US"/>
        </w:rPr>
      </w:pPr>
      <w:r w:rsidRPr="001C220C">
        <w:rPr>
          <w:sz w:val="16"/>
          <w:lang w:val="en-US"/>
        </w:rPr>
        <w:t>Value - FALSE</w:t>
      </w:r>
    </w:p>
    <w:p w14:paraId="2F322B2F" w14:textId="77777777" w:rsidR="0004729E" w:rsidRPr="001C220C" w:rsidRDefault="0004729E" w:rsidP="00793919">
      <w:pPr>
        <w:ind w:left="1440"/>
        <w:rPr>
          <w:sz w:val="16"/>
          <w:lang w:val="en-US"/>
        </w:rPr>
      </w:pPr>
      <w:r w:rsidRPr="001C220C">
        <w:rPr>
          <w:sz w:val="16"/>
          <w:lang w:val="en-US"/>
        </w:rPr>
        <w:t>Units of Measure -</w:t>
      </w:r>
    </w:p>
    <w:p w14:paraId="32AF7AB3" w14:textId="77777777" w:rsidR="0004729E" w:rsidRPr="001C220C" w:rsidRDefault="0004729E" w:rsidP="00793919">
      <w:pPr>
        <w:ind w:left="1440"/>
        <w:rPr>
          <w:sz w:val="16"/>
          <w:lang w:val="en-US"/>
        </w:rPr>
      </w:pPr>
    </w:p>
    <w:p w14:paraId="1102E997" w14:textId="77777777" w:rsidR="0004729E" w:rsidRPr="001C220C" w:rsidRDefault="0004729E" w:rsidP="00793919">
      <w:pPr>
        <w:ind w:left="1440"/>
        <w:rPr>
          <w:sz w:val="16"/>
          <w:lang w:val="en-US"/>
        </w:rPr>
      </w:pPr>
      <w:r w:rsidRPr="001C220C">
        <w:rPr>
          <w:sz w:val="16"/>
          <w:lang w:val="en-US"/>
        </w:rPr>
        <w:t>ID - Push-Up Certification</w:t>
      </w:r>
    </w:p>
    <w:p w14:paraId="37C8010D" w14:textId="77777777" w:rsidR="0004729E" w:rsidRPr="001C220C" w:rsidRDefault="0004729E" w:rsidP="00793919">
      <w:pPr>
        <w:ind w:left="1440"/>
        <w:rPr>
          <w:sz w:val="16"/>
          <w:lang w:val="en-US"/>
        </w:rPr>
      </w:pPr>
      <w:r w:rsidRPr="001C220C">
        <w:rPr>
          <w:sz w:val="16"/>
          <w:lang w:val="en-US"/>
        </w:rPr>
        <w:t>Description - Operator is temporarily able to perform the higher up function</w:t>
      </w:r>
    </w:p>
    <w:p w14:paraId="0EDD163C" w14:textId="77777777" w:rsidR="0004729E" w:rsidRPr="001C220C" w:rsidRDefault="0004729E" w:rsidP="00793919">
      <w:pPr>
        <w:ind w:left="1440"/>
        <w:rPr>
          <w:sz w:val="16"/>
          <w:lang w:val="en-US"/>
        </w:rPr>
      </w:pPr>
      <w:r w:rsidRPr="001C220C">
        <w:rPr>
          <w:sz w:val="16"/>
          <w:lang w:val="en-US"/>
        </w:rPr>
        <w:t>Value - FALSE</w:t>
      </w:r>
    </w:p>
    <w:p w14:paraId="52AAAC59" w14:textId="77777777" w:rsidR="0004729E" w:rsidRPr="001C220C" w:rsidRDefault="0004729E" w:rsidP="00793919">
      <w:pPr>
        <w:ind w:left="1440"/>
        <w:rPr>
          <w:sz w:val="16"/>
          <w:lang w:val="en-US"/>
        </w:rPr>
      </w:pPr>
      <w:r w:rsidRPr="001C220C">
        <w:rPr>
          <w:sz w:val="16"/>
          <w:lang w:val="en-US"/>
        </w:rPr>
        <w:t>Units of Measure -</w:t>
      </w:r>
    </w:p>
    <w:p w14:paraId="78A2C724" w14:textId="77777777" w:rsidR="0004729E" w:rsidRPr="001C220C" w:rsidRDefault="0004729E" w:rsidP="00793919">
      <w:pPr>
        <w:ind w:left="1440"/>
        <w:rPr>
          <w:sz w:val="16"/>
          <w:lang w:val="en-US"/>
        </w:rPr>
      </w:pPr>
      <w:r w:rsidRPr="001C220C">
        <w:rPr>
          <w:sz w:val="16"/>
          <w:lang w:val="en-US"/>
        </w:rPr>
        <w:t>ID - Fire Team Qualified</w:t>
      </w:r>
    </w:p>
    <w:p w14:paraId="17BEB71A" w14:textId="77777777" w:rsidR="0004729E" w:rsidRPr="001C220C" w:rsidRDefault="0004729E" w:rsidP="00793919">
      <w:pPr>
        <w:ind w:left="1440"/>
        <w:rPr>
          <w:sz w:val="16"/>
          <w:lang w:val="en-US"/>
        </w:rPr>
      </w:pPr>
      <w:r w:rsidRPr="001C220C">
        <w:rPr>
          <w:sz w:val="16"/>
          <w:lang w:val="en-US"/>
        </w:rPr>
        <w:t>Description - Operator has been trained to aid in fire-fighting</w:t>
      </w:r>
    </w:p>
    <w:p w14:paraId="0A832036" w14:textId="77777777" w:rsidR="0004729E" w:rsidRPr="001C220C" w:rsidRDefault="0004729E" w:rsidP="00793919">
      <w:pPr>
        <w:ind w:left="1440"/>
        <w:rPr>
          <w:sz w:val="16"/>
          <w:lang w:val="en-US"/>
        </w:rPr>
      </w:pPr>
      <w:r w:rsidRPr="001C220C">
        <w:rPr>
          <w:sz w:val="16"/>
          <w:lang w:val="en-US"/>
        </w:rPr>
        <w:t>Value - TRUE</w:t>
      </w:r>
    </w:p>
    <w:p w14:paraId="63778132" w14:textId="77777777" w:rsidR="0004729E" w:rsidRPr="001C220C" w:rsidRDefault="0004729E" w:rsidP="00793919">
      <w:pPr>
        <w:ind w:left="720" w:firstLine="720"/>
        <w:rPr>
          <w:sz w:val="16"/>
          <w:lang w:val="en-US"/>
        </w:rPr>
      </w:pPr>
      <w:r w:rsidRPr="001C220C">
        <w:rPr>
          <w:sz w:val="16"/>
          <w:lang w:val="en-US"/>
        </w:rPr>
        <w:t>Units of Measure -</w:t>
      </w:r>
    </w:p>
    <w:p w14:paraId="7AA4433C" w14:textId="77777777" w:rsidR="0004729E" w:rsidRPr="001C220C" w:rsidRDefault="0004729E" w:rsidP="00793919">
      <w:pPr>
        <w:ind w:left="720"/>
        <w:rPr>
          <w:sz w:val="16"/>
          <w:lang w:val="en-US"/>
        </w:rPr>
      </w:pPr>
    </w:p>
    <w:p w14:paraId="0AB46077" w14:textId="77777777" w:rsidR="0004729E" w:rsidRPr="001C220C" w:rsidRDefault="0004729E" w:rsidP="00793919">
      <w:pPr>
        <w:ind w:left="720"/>
        <w:rPr>
          <w:sz w:val="16"/>
          <w:lang w:val="en-US"/>
        </w:rPr>
      </w:pPr>
      <w:r w:rsidRPr="001C220C">
        <w:rPr>
          <w:sz w:val="16"/>
          <w:lang w:val="en-US"/>
        </w:rPr>
        <w:t>Personnel Classes</w:t>
      </w:r>
    </w:p>
    <w:p w14:paraId="44E57EE3" w14:textId="77777777" w:rsidR="0004729E" w:rsidRPr="001C220C" w:rsidRDefault="0004729E" w:rsidP="00793919">
      <w:pPr>
        <w:ind w:left="720"/>
        <w:rPr>
          <w:sz w:val="16"/>
          <w:lang w:val="en-US"/>
        </w:rPr>
      </w:pPr>
    </w:p>
    <w:p w14:paraId="33419325" w14:textId="77777777" w:rsidR="0004729E" w:rsidRPr="001C220C" w:rsidRDefault="0004729E" w:rsidP="00793919">
      <w:pPr>
        <w:ind w:left="1440"/>
        <w:rPr>
          <w:sz w:val="16"/>
          <w:lang w:val="en-US"/>
        </w:rPr>
      </w:pPr>
      <w:r w:rsidRPr="001C220C">
        <w:rPr>
          <w:sz w:val="16"/>
          <w:lang w:val="en-US"/>
        </w:rPr>
        <w:t>ID - Operator</w:t>
      </w:r>
    </w:p>
    <w:p w14:paraId="75B6D39F" w14:textId="77777777" w:rsidR="0004729E" w:rsidRPr="001C220C" w:rsidRDefault="0004729E" w:rsidP="00793919">
      <w:pPr>
        <w:ind w:left="1440"/>
        <w:rPr>
          <w:sz w:val="16"/>
          <w:lang w:val="en-US"/>
        </w:rPr>
      </w:pPr>
      <w:r w:rsidRPr="001C220C">
        <w:rPr>
          <w:sz w:val="16"/>
          <w:lang w:val="en-US"/>
        </w:rPr>
        <w:t>ID - Operator Level B</w:t>
      </w:r>
    </w:p>
    <w:p w14:paraId="01E16B29" w14:textId="77777777" w:rsidR="0004729E" w:rsidRPr="001C220C" w:rsidRDefault="0004729E" w:rsidP="00793919">
      <w:pPr>
        <w:ind w:left="1440"/>
        <w:rPr>
          <w:sz w:val="16"/>
          <w:lang w:val="en-US"/>
        </w:rPr>
      </w:pPr>
      <w:r w:rsidRPr="001C220C">
        <w:rPr>
          <w:sz w:val="16"/>
          <w:lang w:val="en-US"/>
        </w:rPr>
        <w:t>ID - Fire Team Qualified</w:t>
      </w:r>
    </w:p>
    <w:p w14:paraId="3FD8A2B1" w14:textId="77777777" w:rsidR="0004729E" w:rsidRPr="001C220C" w:rsidRDefault="0004729E">
      <w:pPr>
        <w:ind w:left="1440"/>
        <w:rPr>
          <w:sz w:val="16"/>
          <w:lang w:val="en-US"/>
        </w:rPr>
      </w:pPr>
    </w:p>
    <w:p w14:paraId="74E62CE0" w14:textId="77777777" w:rsidR="0004729E" w:rsidRPr="001C220C" w:rsidRDefault="0004729E">
      <w:pPr>
        <w:rPr>
          <w:lang w:val="en-US"/>
        </w:rPr>
      </w:pPr>
    </w:p>
    <w:p w14:paraId="3D5496A5" w14:textId="20C43791" w:rsidR="0004729E" w:rsidRPr="001C220C" w:rsidRDefault="001E6F0E" w:rsidP="00682689">
      <w:pPr>
        <w:pStyle w:val="ANNEX-heading1"/>
      </w:pPr>
      <w:bookmarkStart w:id="21204" w:name="_Toc516130410"/>
      <w:bookmarkStart w:id="21205" w:name="_Toc478492257"/>
      <w:ins w:id="21206" w:author="Charles Gifford" w:date="2017-03-23T19:04:00Z">
        <w:r>
          <w:t>Operations</w:t>
        </w:r>
      </w:ins>
      <w:del w:id="21207" w:author="Charles Gifford" w:date="2017-03-23T19:04:00Z">
        <w:r w:rsidR="0004729E" w:rsidRPr="001C220C" w:rsidDel="001E6F0E">
          <w:delText>Production</w:delText>
        </w:r>
      </w:del>
      <w:r w:rsidR="0004729E" w:rsidRPr="001C220C">
        <w:t xml:space="preserve"> capability example</w:t>
      </w:r>
      <w:bookmarkEnd w:id="21204"/>
      <w:bookmarkEnd w:id="21205"/>
    </w:p>
    <w:p w14:paraId="712408C9" w14:textId="0B8F7D90" w:rsidR="0004729E" w:rsidRPr="001C220C" w:rsidRDefault="006858BB" w:rsidP="006858BB">
      <w:pPr>
        <w:pStyle w:val="EXAMPLE0"/>
        <w:rPr>
          <w:lang w:val="en-US"/>
        </w:rPr>
      </w:pPr>
      <w:r>
        <w:rPr>
          <w:lang w:val="en-US"/>
        </w:rPr>
        <w:t>EXAMPLE</w:t>
      </w:r>
      <w:r>
        <w:rPr>
          <w:lang w:val="en-US"/>
        </w:rPr>
        <w:tab/>
      </w:r>
      <w:r w:rsidR="0004729E" w:rsidRPr="001C220C">
        <w:rPr>
          <w:lang w:val="en-US"/>
        </w:rPr>
        <w:t xml:space="preserve">This is a simplified example of </w:t>
      </w:r>
      <w:del w:id="21208" w:author="Charles Gifford" w:date="2017-03-15T12:46:00Z">
        <w:r w:rsidR="0004729E" w:rsidRPr="001C220C" w:rsidDel="0077548E">
          <w:rPr>
            <w:lang w:val="en-US"/>
          </w:rPr>
          <w:delText>production</w:delText>
        </w:r>
      </w:del>
      <w:ins w:id="21209" w:author="Charles Gifford" w:date="2017-03-15T12:46:00Z">
        <w:r w:rsidR="0077548E">
          <w:rPr>
            <w:lang w:val="en-US"/>
          </w:rPr>
          <w:t>operations</w:t>
        </w:r>
      </w:ins>
      <w:r w:rsidR="0004729E" w:rsidRPr="001C220C">
        <w:rPr>
          <w:lang w:val="en-US"/>
        </w:rPr>
        <w:t xml:space="preserve"> capability information for a crude oil pipeline shipment system</w:t>
      </w:r>
      <w:r w:rsidR="008558A5">
        <w:rPr>
          <w:lang w:val="en-US"/>
        </w:rPr>
        <w:t xml:space="preserve">. </w:t>
      </w:r>
      <w:r w:rsidR="0004729E" w:rsidRPr="001C220C">
        <w:rPr>
          <w:lang w:val="en-US"/>
        </w:rPr>
        <w:t>This example illustrates the future committed definition of the capability of a crude oil pipeline segment, using a specific segment of time.</w:t>
      </w:r>
    </w:p>
    <w:p w14:paraId="0E7206DA" w14:textId="03AEF012" w:rsidR="0004729E" w:rsidRPr="001C220C" w:rsidRDefault="001E6F0E" w:rsidP="00793919">
      <w:pPr>
        <w:rPr>
          <w:sz w:val="16"/>
          <w:u w:val="words"/>
          <w:lang w:val="en-US"/>
        </w:rPr>
      </w:pPr>
      <w:ins w:id="21210" w:author="Charles Gifford" w:date="2017-03-23T19:04:00Z">
        <w:r>
          <w:rPr>
            <w:sz w:val="16"/>
            <w:u w:val="words"/>
            <w:lang w:val="en-US"/>
          </w:rPr>
          <w:t>Operations</w:t>
        </w:r>
      </w:ins>
      <w:del w:id="21211" w:author="Charles Gifford" w:date="2017-03-23T19:04:00Z">
        <w:r w:rsidR="0004729E" w:rsidRPr="001C220C" w:rsidDel="001E6F0E">
          <w:rPr>
            <w:sz w:val="16"/>
            <w:u w:val="words"/>
            <w:lang w:val="en-US"/>
          </w:rPr>
          <w:delText>Production</w:delText>
        </w:r>
      </w:del>
      <w:r w:rsidR="0004729E" w:rsidRPr="001C220C">
        <w:rPr>
          <w:sz w:val="16"/>
          <w:u w:val="words"/>
          <w:lang w:val="en-US"/>
        </w:rPr>
        <w:t xml:space="preserve"> Capability</w:t>
      </w:r>
    </w:p>
    <w:p w14:paraId="477D882D" w14:textId="77777777" w:rsidR="0004729E" w:rsidRPr="001C220C" w:rsidRDefault="0004729E" w:rsidP="00793919">
      <w:pPr>
        <w:rPr>
          <w:sz w:val="16"/>
          <w:lang w:val="en-US"/>
        </w:rPr>
      </w:pPr>
    </w:p>
    <w:p w14:paraId="35DDFBEB" w14:textId="77777777" w:rsidR="0004729E" w:rsidRPr="001C220C" w:rsidRDefault="0004729E" w:rsidP="00793919">
      <w:pPr>
        <w:rPr>
          <w:sz w:val="16"/>
          <w:lang w:val="en-US"/>
        </w:rPr>
      </w:pPr>
      <w:r w:rsidRPr="001C220C">
        <w:rPr>
          <w:sz w:val="16"/>
          <w:lang w:val="en-US"/>
        </w:rPr>
        <w:t>ID - Caspian Crude Oil Pipeline</w:t>
      </w:r>
    </w:p>
    <w:p w14:paraId="20162A7C" w14:textId="77777777" w:rsidR="0004729E" w:rsidRPr="001C220C" w:rsidRDefault="0004729E" w:rsidP="00793919">
      <w:pPr>
        <w:rPr>
          <w:sz w:val="16"/>
          <w:lang w:val="en-US"/>
        </w:rPr>
      </w:pPr>
      <w:r w:rsidRPr="001C220C">
        <w:rPr>
          <w:sz w:val="16"/>
          <w:lang w:val="en-US"/>
        </w:rPr>
        <w:t>Location - Tengiz-Atyrau Pipeline Segment</w:t>
      </w:r>
    </w:p>
    <w:p w14:paraId="0D688ECC" w14:textId="77777777" w:rsidR="0004729E" w:rsidRPr="001C220C" w:rsidRDefault="0004729E" w:rsidP="00793919">
      <w:pPr>
        <w:rPr>
          <w:sz w:val="16"/>
          <w:lang w:val="en-US"/>
        </w:rPr>
      </w:pPr>
      <w:r w:rsidRPr="001C220C">
        <w:rPr>
          <w:sz w:val="16"/>
          <w:lang w:val="en-US"/>
        </w:rPr>
        <w:t>Element Type - Area</w:t>
      </w:r>
    </w:p>
    <w:p w14:paraId="7F3AE0FA" w14:textId="77777777" w:rsidR="0004729E" w:rsidRPr="001C220C" w:rsidRDefault="0004729E" w:rsidP="00793919">
      <w:pPr>
        <w:rPr>
          <w:sz w:val="16"/>
          <w:lang w:val="en-US"/>
        </w:rPr>
      </w:pPr>
      <w:r w:rsidRPr="001C220C">
        <w:rPr>
          <w:sz w:val="16"/>
          <w:lang w:val="en-US"/>
        </w:rPr>
        <w:t>Start Time - August 1, 20</w:t>
      </w:r>
      <w:r w:rsidR="006835A6">
        <w:rPr>
          <w:sz w:val="16"/>
          <w:lang w:val="en-US"/>
        </w:rPr>
        <w:t>1</w:t>
      </w:r>
      <w:r w:rsidRPr="001C220C">
        <w:rPr>
          <w:sz w:val="16"/>
          <w:lang w:val="en-US"/>
        </w:rPr>
        <w:t>1</w:t>
      </w:r>
    </w:p>
    <w:p w14:paraId="10D5D1DB" w14:textId="77777777" w:rsidR="0004729E" w:rsidRPr="001C220C" w:rsidRDefault="0004729E" w:rsidP="00793919">
      <w:pPr>
        <w:rPr>
          <w:sz w:val="16"/>
          <w:lang w:val="en-US"/>
        </w:rPr>
      </w:pPr>
      <w:r w:rsidRPr="001C220C">
        <w:rPr>
          <w:sz w:val="16"/>
          <w:lang w:val="en-US"/>
        </w:rPr>
        <w:t>End Time - August 31, 20</w:t>
      </w:r>
      <w:r w:rsidR="006835A6">
        <w:rPr>
          <w:sz w:val="16"/>
          <w:lang w:val="en-US"/>
        </w:rPr>
        <w:t>1</w:t>
      </w:r>
      <w:r w:rsidRPr="001C220C">
        <w:rPr>
          <w:sz w:val="16"/>
          <w:lang w:val="en-US"/>
        </w:rPr>
        <w:t>1</w:t>
      </w:r>
    </w:p>
    <w:p w14:paraId="75E07BEC" w14:textId="77777777" w:rsidR="0004729E" w:rsidRPr="001C220C" w:rsidRDefault="0004729E" w:rsidP="00793919">
      <w:pPr>
        <w:rPr>
          <w:sz w:val="16"/>
          <w:lang w:val="en-US"/>
        </w:rPr>
      </w:pPr>
    </w:p>
    <w:p w14:paraId="3FFF03DF" w14:textId="77777777" w:rsidR="0004729E" w:rsidRPr="001C220C" w:rsidRDefault="0004729E" w:rsidP="00793919">
      <w:pPr>
        <w:rPr>
          <w:sz w:val="16"/>
          <w:lang w:val="en-US"/>
        </w:rPr>
      </w:pPr>
      <w:r w:rsidRPr="001C220C">
        <w:rPr>
          <w:sz w:val="16"/>
          <w:lang w:val="en-US"/>
        </w:rPr>
        <w:t>Material Capability</w:t>
      </w:r>
    </w:p>
    <w:p w14:paraId="354454A9" w14:textId="77777777" w:rsidR="0004729E" w:rsidRPr="001C220C" w:rsidRDefault="0004729E" w:rsidP="00793919">
      <w:pPr>
        <w:rPr>
          <w:sz w:val="16"/>
          <w:lang w:val="en-US"/>
        </w:rPr>
      </w:pPr>
    </w:p>
    <w:p w14:paraId="19709849" w14:textId="77777777" w:rsidR="0004729E" w:rsidRPr="001C220C" w:rsidRDefault="0004729E" w:rsidP="00793919">
      <w:pPr>
        <w:tabs>
          <w:tab w:val="left" w:pos="360"/>
        </w:tabs>
        <w:ind w:left="360"/>
        <w:rPr>
          <w:sz w:val="16"/>
          <w:lang w:val="en-US"/>
        </w:rPr>
      </w:pPr>
      <w:r w:rsidRPr="001C220C">
        <w:rPr>
          <w:sz w:val="16"/>
          <w:lang w:val="en-US"/>
        </w:rPr>
        <w:t>Description - Segment Throughput</w:t>
      </w:r>
    </w:p>
    <w:p w14:paraId="0F8EE78A" w14:textId="77777777" w:rsidR="0004729E" w:rsidRPr="001C220C" w:rsidRDefault="0004729E" w:rsidP="00793919">
      <w:pPr>
        <w:tabs>
          <w:tab w:val="left" w:pos="360"/>
        </w:tabs>
        <w:ind w:left="360"/>
        <w:rPr>
          <w:sz w:val="16"/>
          <w:lang w:val="en-US"/>
        </w:rPr>
      </w:pPr>
      <w:r w:rsidRPr="001C220C">
        <w:rPr>
          <w:sz w:val="16"/>
          <w:lang w:val="en-US"/>
        </w:rPr>
        <w:t>Material Class - Crude Oil - Type A</w:t>
      </w:r>
    </w:p>
    <w:p w14:paraId="78554364" w14:textId="77777777" w:rsidR="0004729E" w:rsidRPr="001C220C" w:rsidRDefault="0004729E" w:rsidP="00793919">
      <w:pPr>
        <w:tabs>
          <w:tab w:val="left" w:pos="360"/>
        </w:tabs>
        <w:ind w:left="360"/>
        <w:rPr>
          <w:sz w:val="16"/>
          <w:lang w:val="en-US"/>
        </w:rPr>
      </w:pPr>
      <w:r w:rsidRPr="001C220C">
        <w:rPr>
          <w:sz w:val="16"/>
          <w:lang w:val="en-US"/>
        </w:rPr>
        <w:t>Capability Type - Committed</w:t>
      </w:r>
    </w:p>
    <w:p w14:paraId="7A073E3F" w14:textId="77777777" w:rsidR="0004729E" w:rsidRPr="001C220C" w:rsidRDefault="0004729E" w:rsidP="00793919">
      <w:pPr>
        <w:tabs>
          <w:tab w:val="left" w:pos="360"/>
        </w:tabs>
        <w:ind w:left="360"/>
        <w:rPr>
          <w:sz w:val="16"/>
          <w:lang w:val="en-US"/>
        </w:rPr>
      </w:pPr>
      <w:r w:rsidRPr="001C220C">
        <w:rPr>
          <w:sz w:val="16"/>
          <w:lang w:val="en-US"/>
        </w:rPr>
        <w:t xml:space="preserve">Start Time - </w:t>
      </w:r>
      <w:smartTag w:uri="urn:schemas-microsoft-com:office:smarttags" w:element="date">
        <w:smartTagPr>
          <w:attr w:name="ls" w:val="trans"/>
          <w:attr w:name="Month" w:val="8"/>
          <w:attr w:name="Day" w:val="1"/>
          <w:attr w:name="Year" w:val="2001"/>
        </w:smartTagPr>
        <w:r w:rsidRPr="001C220C">
          <w:rPr>
            <w:sz w:val="16"/>
            <w:lang w:val="en-US"/>
          </w:rPr>
          <w:t>August 1, 2001</w:t>
        </w:r>
      </w:smartTag>
      <w:r w:rsidRPr="001C220C">
        <w:rPr>
          <w:sz w:val="16"/>
          <w:lang w:val="en-US"/>
        </w:rPr>
        <w:t xml:space="preserve"> 6:00</w:t>
      </w:r>
    </w:p>
    <w:p w14:paraId="02EBFEE3" w14:textId="77777777" w:rsidR="0004729E" w:rsidRPr="001C220C" w:rsidRDefault="0004729E" w:rsidP="00793919">
      <w:pPr>
        <w:tabs>
          <w:tab w:val="left" w:pos="360"/>
        </w:tabs>
        <w:ind w:left="360"/>
        <w:rPr>
          <w:sz w:val="16"/>
          <w:lang w:val="en-US"/>
        </w:rPr>
      </w:pPr>
      <w:r w:rsidRPr="001C220C">
        <w:rPr>
          <w:sz w:val="16"/>
          <w:lang w:val="en-US"/>
        </w:rPr>
        <w:t xml:space="preserve">End Time - </w:t>
      </w:r>
      <w:smartTag w:uri="urn:schemas-microsoft-com:office:smarttags" w:element="date">
        <w:smartTagPr>
          <w:attr w:name="ls" w:val="trans"/>
          <w:attr w:name="Month" w:val="8"/>
          <w:attr w:name="Day" w:val="2"/>
          <w:attr w:name="Year" w:val="2001"/>
        </w:smartTagPr>
        <w:r w:rsidRPr="001C220C">
          <w:rPr>
            <w:sz w:val="16"/>
            <w:lang w:val="en-US"/>
          </w:rPr>
          <w:t>August 2, 2001</w:t>
        </w:r>
      </w:smartTag>
      <w:r w:rsidRPr="001C220C">
        <w:rPr>
          <w:sz w:val="16"/>
          <w:lang w:val="en-US"/>
        </w:rPr>
        <w:t xml:space="preserve"> 6:00</w:t>
      </w:r>
    </w:p>
    <w:p w14:paraId="329DF1A7" w14:textId="77777777" w:rsidR="0004729E" w:rsidRPr="001C220C" w:rsidRDefault="0004729E" w:rsidP="00793919">
      <w:pPr>
        <w:rPr>
          <w:sz w:val="16"/>
          <w:lang w:val="en-US"/>
        </w:rPr>
      </w:pPr>
    </w:p>
    <w:p w14:paraId="704C6D6F" w14:textId="77777777" w:rsidR="0004729E" w:rsidRPr="001C220C" w:rsidRDefault="0004729E" w:rsidP="00793919">
      <w:pPr>
        <w:rPr>
          <w:sz w:val="16"/>
          <w:lang w:val="en-US"/>
        </w:rPr>
      </w:pPr>
      <w:r w:rsidRPr="001C220C">
        <w:rPr>
          <w:sz w:val="16"/>
          <w:lang w:val="en-US"/>
        </w:rPr>
        <w:t>Material capability property</w:t>
      </w:r>
    </w:p>
    <w:p w14:paraId="3F0F1D08" w14:textId="77777777" w:rsidR="0004729E" w:rsidRPr="001C220C" w:rsidRDefault="0004729E" w:rsidP="00793919">
      <w:pPr>
        <w:rPr>
          <w:sz w:val="16"/>
          <w:lang w:val="en-US"/>
        </w:rPr>
      </w:pPr>
    </w:p>
    <w:p w14:paraId="41D9905A" w14:textId="77777777" w:rsidR="0004729E" w:rsidRPr="001C220C" w:rsidRDefault="00F81EE0" w:rsidP="00793919">
      <w:pPr>
        <w:tabs>
          <w:tab w:val="left" w:pos="360"/>
        </w:tabs>
        <w:ind w:left="360"/>
        <w:rPr>
          <w:sz w:val="16"/>
          <w:lang w:val="en-US"/>
        </w:rPr>
      </w:pPr>
      <w:r w:rsidRPr="001C220C">
        <w:rPr>
          <w:sz w:val="16"/>
          <w:lang w:val="en-US"/>
        </w:rPr>
        <w:t>ID</w:t>
      </w:r>
      <w:r w:rsidR="0004729E" w:rsidRPr="001C220C">
        <w:rPr>
          <w:sz w:val="16"/>
          <w:lang w:val="en-US"/>
        </w:rPr>
        <w:t xml:space="preserve"> - Viscosity</w:t>
      </w:r>
    </w:p>
    <w:p w14:paraId="52839B5F" w14:textId="77777777" w:rsidR="0004729E" w:rsidRPr="001C220C" w:rsidRDefault="0004729E" w:rsidP="00793919">
      <w:pPr>
        <w:tabs>
          <w:tab w:val="left" w:pos="360"/>
        </w:tabs>
        <w:ind w:left="360"/>
        <w:rPr>
          <w:sz w:val="16"/>
          <w:lang w:val="en-US"/>
        </w:rPr>
      </w:pPr>
      <w:r w:rsidRPr="001C220C">
        <w:rPr>
          <w:sz w:val="16"/>
          <w:lang w:val="en-US"/>
        </w:rPr>
        <w:t>Value - 104</w:t>
      </w:r>
    </w:p>
    <w:p w14:paraId="1DEC5AB7" w14:textId="77777777" w:rsidR="0004729E" w:rsidRPr="001C220C" w:rsidRDefault="0004729E" w:rsidP="00793919">
      <w:pPr>
        <w:tabs>
          <w:tab w:val="left" w:pos="360"/>
        </w:tabs>
        <w:ind w:left="360"/>
        <w:rPr>
          <w:sz w:val="16"/>
          <w:lang w:val="en-US"/>
        </w:rPr>
      </w:pPr>
      <w:r w:rsidRPr="001C220C">
        <w:rPr>
          <w:sz w:val="16"/>
          <w:lang w:val="en-US"/>
        </w:rPr>
        <w:t>Unit of Measure - cp (centipoise)</w:t>
      </w:r>
    </w:p>
    <w:p w14:paraId="0F60D1BC" w14:textId="77777777" w:rsidR="0004729E" w:rsidRPr="001C220C" w:rsidRDefault="0004729E" w:rsidP="00793919">
      <w:pPr>
        <w:rPr>
          <w:sz w:val="16"/>
          <w:lang w:val="en-US"/>
        </w:rPr>
      </w:pPr>
    </w:p>
    <w:p w14:paraId="105AD611" w14:textId="77777777" w:rsidR="0004729E" w:rsidRPr="001C220C" w:rsidRDefault="0004729E" w:rsidP="00793919">
      <w:pPr>
        <w:rPr>
          <w:sz w:val="16"/>
          <w:lang w:val="en-US"/>
        </w:rPr>
      </w:pPr>
      <w:r w:rsidRPr="001C220C">
        <w:rPr>
          <w:sz w:val="16"/>
          <w:lang w:val="en-US"/>
        </w:rPr>
        <w:t>Material capability property</w:t>
      </w:r>
    </w:p>
    <w:p w14:paraId="07D30992" w14:textId="77777777" w:rsidR="0004729E" w:rsidRPr="001C220C" w:rsidRDefault="0004729E" w:rsidP="00793919">
      <w:pPr>
        <w:rPr>
          <w:sz w:val="16"/>
          <w:lang w:val="en-US"/>
        </w:rPr>
      </w:pPr>
    </w:p>
    <w:p w14:paraId="4622CCC7" w14:textId="77777777" w:rsidR="0004729E" w:rsidRPr="001C220C" w:rsidRDefault="00F81EE0" w:rsidP="00793919">
      <w:pPr>
        <w:tabs>
          <w:tab w:val="left" w:pos="360"/>
        </w:tabs>
        <w:ind w:left="360"/>
        <w:rPr>
          <w:sz w:val="16"/>
          <w:lang w:val="en-US"/>
        </w:rPr>
      </w:pPr>
      <w:r w:rsidRPr="001C220C">
        <w:rPr>
          <w:sz w:val="16"/>
          <w:lang w:val="en-US"/>
        </w:rPr>
        <w:t>ID</w:t>
      </w:r>
      <w:r w:rsidR="0004729E" w:rsidRPr="001C220C">
        <w:rPr>
          <w:sz w:val="16"/>
          <w:lang w:val="en-US"/>
        </w:rPr>
        <w:t xml:space="preserve"> - Entry Temperature</w:t>
      </w:r>
    </w:p>
    <w:p w14:paraId="4016C49C" w14:textId="77777777" w:rsidR="0004729E" w:rsidRPr="001C220C" w:rsidRDefault="0004729E" w:rsidP="00793919">
      <w:pPr>
        <w:tabs>
          <w:tab w:val="left" w:pos="360"/>
        </w:tabs>
        <w:ind w:left="360"/>
        <w:rPr>
          <w:sz w:val="16"/>
          <w:lang w:val="en-US"/>
        </w:rPr>
      </w:pPr>
      <w:r w:rsidRPr="001C220C">
        <w:rPr>
          <w:sz w:val="16"/>
          <w:lang w:val="en-US"/>
        </w:rPr>
        <w:t>Value - 30</w:t>
      </w:r>
    </w:p>
    <w:p w14:paraId="4481781A" w14:textId="77777777" w:rsidR="0004729E" w:rsidRPr="001C220C" w:rsidRDefault="0004729E" w:rsidP="00793919">
      <w:pPr>
        <w:tabs>
          <w:tab w:val="left" w:pos="360"/>
        </w:tabs>
        <w:ind w:left="360"/>
        <w:rPr>
          <w:sz w:val="16"/>
          <w:lang w:val="en-US"/>
        </w:rPr>
      </w:pPr>
      <w:r w:rsidRPr="001C220C">
        <w:rPr>
          <w:sz w:val="16"/>
          <w:lang w:val="en-US"/>
        </w:rPr>
        <w:t>Unit of Measure - Deg C</w:t>
      </w:r>
    </w:p>
    <w:p w14:paraId="35E958B5" w14:textId="77777777" w:rsidR="0004729E" w:rsidRPr="001C220C" w:rsidRDefault="0004729E" w:rsidP="00793919">
      <w:pPr>
        <w:rPr>
          <w:sz w:val="16"/>
          <w:lang w:val="en-US"/>
        </w:rPr>
      </w:pPr>
    </w:p>
    <w:p w14:paraId="53FCFABC" w14:textId="77777777" w:rsidR="0004729E" w:rsidRPr="001C220C" w:rsidRDefault="0004729E" w:rsidP="00793919">
      <w:pPr>
        <w:rPr>
          <w:sz w:val="16"/>
          <w:lang w:val="en-US"/>
        </w:rPr>
      </w:pPr>
      <w:r w:rsidRPr="001C220C">
        <w:rPr>
          <w:sz w:val="16"/>
          <w:lang w:val="en-US"/>
        </w:rPr>
        <w:t>Material capability property</w:t>
      </w:r>
    </w:p>
    <w:p w14:paraId="2B2BD61D" w14:textId="77777777" w:rsidR="0004729E" w:rsidRPr="001C220C" w:rsidRDefault="0004729E" w:rsidP="00793919">
      <w:pPr>
        <w:rPr>
          <w:sz w:val="16"/>
          <w:lang w:val="en-US"/>
        </w:rPr>
      </w:pPr>
    </w:p>
    <w:p w14:paraId="4BC1EBE1" w14:textId="77777777" w:rsidR="0004729E" w:rsidRPr="001C220C" w:rsidRDefault="00F81EE0" w:rsidP="00793919">
      <w:pPr>
        <w:tabs>
          <w:tab w:val="left" w:pos="360"/>
        </w:tabs>
        <w:ind w:left="360"/>
        <w:rPr>
          <w:sz w:val="16"/>
          <w:lang w:val="en-US"/>
        </w:rPr>
      </w:pPr>
      <w:r w:rsidRPr="001C220C">
        <w:rPr>
          <w:sz w:val="16"/>
          <w:lang w:val="en-US"/>
        </w:rPr>
        <w:t>ID</w:t>
      </w:r>
      <w:r w:rsidR="0004729E" w:rsidRPr="001C220C">
        <w:rPr>
          <w:sz w:val="16"/>
          <w:lang w:val="en-US"/>
        </w:rPr>
        <w:t xml:space="preserve"> - Ground Temperature</w:t>
      </w:r>
    </w:p>
    <w:p w14:paraId="6982EC4E" w14:textId="77777777" w:rsidR="0004729E" w:rsidRPr="001C220C" w:rsidRDefault="0004729E" w:rsidP="00793919">
      <w:pPr>
        <w:tabs>
          <w:tab w:val="left" w:pos="360"/>
        </w:tabs>
        <w:ind w:left="360"/>
        <w:rPr>
          <w:sz w:val="16"/>
          <w:lang w:val="en-US"/>
        </w:rPr>
      </w:pPr>
      <w:r w:rsidRPr="001C220C">
        <w:rPr>
          <w:sz w:val="16"/>
          <w:lang w:val="en-US"/>
        </w:rPr>
        <w:t>Value - 18</w:t>
      </w:r>
    </w:p>
    <w:p w14:paraId="5EB056CF" w14:textId="77777777" w:rsidR="0004729E" w:rsidRPr="001C220C" w:rsidRDefault="0004729E" w:rsidP="00793919">
      <w:pPr>
        <w:tabs>
          <w:tab w:val="left" w:pos="360"/>
        </w:tabs>
        <w:ind w:left="360"/>
        <w:rPr>
          <w:sz w:val="16"/>
          <w:lang w:val="en-US"/>
        </w:rPr>
      </w:pPr>
      <w:r w:rsidRPr="001C220C">
        <w:rPr>
          <w:sz w:val="16"/>
          <w:lang w:val="en-US"/>
        </w:rPr>
        <w:t>Unit of Measure - Deg C</w:t>
      </w:r>
    </w:p>
    <w:p w14:paraId="2DFF2150" w14:textId="77777777" w:rsidR="0004729E" w:rsidRPr="001C220C" w:rsidRDefault="0004729E">
      <w:pPr>
        <w:rPr>
          <w:lang w:val="en-US"/>
        </w:rPr>
      </w:pPr>
    </w:p>
    <w:p w14:paraId="2FADB2EF" w14:textId="23AC4129" w:rsidR="0004729E" w:rsidRPr="001C220C" w:rsidRDefault="001E6F0E" w:rsidP="006105A7">
      <w:pPr>
        <w:pStyle w:val="ANNEX-heading1"/>
        <w:spacing w:before="120" w:after="120"/>
      </w:pPr>
      <w:bookmarkStart w:id="21212" w:name="_Toc516130411"/>
      <w:bookmarkStart w:id="21213" w:name="_Toc478492258"/>
      <w:ins w:id="21214" w:author="Charles Gifford" w:date="2017-03-23T19:05:00Z">
        <w:r>
          <w:t>Operations</w:t>
        </w:r>
      </w:ins>
      <w:del w:id="21215" w:author="Charles Gifford" w:date="2017-03-23T19:05:00Z">
        <w:r w:rsidR="0004729E" w:rsidRPr="001C220C" w:rsidDel="001E6F0E">
          <w:delText>Production</w:delText>
        </w:r>
      </w:del>
      <w:r w:rsidR="0004729E" w:rsidRPr="001C220C">
        <w:t xml:space="preserve"> performance example</w:t>
      </w:r>
      <w:bookmarkEnd w:id="21212"/>
      <w:bookmarkEnd w:id="21213"/>
    </w:p>
    <w:p w14:paraId="35B64F7F" w14:textId="0372ED2E" w:rsidR="0004729E" w:rsidRPr="001C220C" w:rsidRDefault="006858BB" w:rsidP="006858BB">
      <w:pPr>
        <w:pStyle w:val="EXAMPLE0"/>
        <w:rPr>
          <w:i/>
          <w:lang w:val="en-US"/>
        </w:rPr>
      </w:pPr>
      <w:r>
        <w:rPr>
          <w:lang w:val="en-US"/>
        </w:rPr>
        <w:t>EXAMPLE</w:t>
      </w:r>
      <w:r>
        <w:rPr>
          <w:lang w:val="en-US"/>
        </w:rPr>
        <w:tab/>
      </w:r>
      <w:r w:rsidR="0004729E" w:rsidRPr="001C220C">
        <w:rPr>
          <w:lang w:val="en-US"/>
        </w:rPr>
        <w:t xml:space="preserve">This is a simplified example of </w:t>
      </w:r>
      <w:del w:id="21216" w:author="Charles Gifford" w:date="2017-03-15T12:46:00Z">
        <w:r w:rsidR="0004729E" w:rsidRPr="001C220C" w:rsidDel="0077548E">
          <w:rPr>
            <w:lang w:val="en-US"/>
          </w:rPr>
          <w:delText>production</w:delText>
        </w:r>
      </w:del>
      <w:ins w:id="21217" w:author="Charles Gifford" w:date="2017-03-15T12:46:00Z">
        <w:r w:rsidR="0077548E">
          <w:rPr>
            <w:lang w:val="en-US"/>
          </w:rPr>
          <w:t>operations</w:t>
        </w:r>
      </w:ins>
      <w:r w:rsidR="0004729E" w:rsidRPr="001C220C">
        <w:rPr>
          <w:lang w:val="en-US"/>
        </w:rPr>
        <w:t xml:space="preserve"> performance information for a crude oil pipeline shipment system</w:t>
      </w:r>
      <w:r w:rsidR="008558A5">
        <w:rPr>
          <w:lang w:val="en-US"/>
        </w:rPr>
        <w:t xml:space="preserve">. </w:t>
      </w:r>
      <w:r w:rsidR="0004729E" w:rsidRPr="001C220C">
        <w:rPr>
          <w:lang w:val="en-US"/>
        </w:rPr>
        <w:t>This example illustrates an example of a day of production for crude oil pipeline segment.</w:t>
      </w:r>
    </w:p>
    <w:p w14:paraId="2E14785B" w14:textId="6360AE7D" w:rsidR="0004729E" w:rsidRPr="001C220C" w:rsidRDefault="001E6F0E" w:rsidP="00793919">
      <w:pPr>
        <w:rPr>
          <w:sz w:val="16"/>
          <w:u w:val="words"/>
          <w:lang w:val="en-US"/>
        </w:rPr>
      </w:pPr>
      <w:ins w:id="21218" w:author="Charles Gifford" w:date="2017-03-23T19:05:00Z">
        <w:r>
          <w:rPr>
            <w:sz w:val="16"/>
            <w:u w:val="words"/>
            <w:lang w:val="en-US"/>
          </w:rPr>
          <w:t>Operations</w:t>
        </w:r>
      </w:ins>
      <w:del w:id="21219" w:author="Charles Gifford" w:date="2017-03-23T19:05:00Z">
        <w:r w:rsidR="0004729E" w:rsidRPr="001C220C" w:rsidDel="001E6F0E">
          <w:rPr>
            <w:sz w:val="16"/>
            <w:u w:val="words"/>
            <w:lang w:val="en-US"/>
          </w:rPr>
          <w:delText>Production</w:delText>
        </w:r>
      </w:del>
      <w:r w:rsidR="0004729E" w:rsidRPr="001C220C">
        <w:rPr>
          <w:sz w:val="16"/>
          <w:u w:val="words"/>
          <w:lang w:val="en-US"/>
        </w:rPr>
        <w:t xml:space="preserve"> Performance</w:t>
      </w:r>
    </w:p>
    <w:p w14:paraId="6259FDE5" w14:textId="77777777" w:rsidR="0004729E" w:rsidRPr="001C220C" w:rsidRDefault="0004729E" w:rsidP="00793919">
      <w:pPr>
        <w:rPr>
          <w:sz w:val="16"/>
          <w:u w:val="words"/>
          <w:lang w:val="en-US"/>
        </w:rPr>
      </w:pPr>
    </w:p>
    <w:p w14:paraId="316E14EE" w14:textId="77777777" w:rsidR="0004729E" w:rsidRPr="001C220C" w:rsidRDefault="0004729E" w:rsidP="00793919">
      <w:pPr>
        <w:rPr>
          <w:sz w:val="16"/>
          <w:lang w:val="en-US"/>
        </w:rPr>
      </w:pPr>
      <w:r w:rsidRPr="001C220C">
        <w:rPr>
          <w:sz w:val="16"/>
          <w:lang w:val="en-US"/>
        </w:rPr>
        <w:t>ID - Caspian Crude Oil Pipeline</w:t>
      </w:r>
    </w:p>
    <w:p w14:paraId="6725C706" w14:textId="77777777" w:rsidR="0004729E" w:rsidRPr="001C220C" w:rsidRDefault="0004729E" w:rsidP="00793919">
      <w:pPr>
        <w:rPr>
          <w:sz w:val="16"/>
          <w:lang w:val="en-US"/>
        </w:rPr>
      </w:pPr>
      <w:r w:rsidRPr="001C220C">
        <w:rPr>
          <w:sz w:val="16"/>
          <w:lang w:val="en-US"/>
        </w:rPr>
        <w:t>Start Time - August 1, 20</w:t>
      </w:r>
      <w:r w:rsidR="006835A6">
        <w:rPr>
          <w:sz w:val="16"/>
          <w:lang w:val="en-US"/>
        </w:rPr>
        <w:t>1</w:t>
      </w:r>
      <w:r w:rsidRPr="001C220C">
        <w:rPr>
          <w:sz w:val="16"/>
          <w:lang w:val="en-US"/>
        </w:rPr>
        <w:t>1</w:t>
      </w:r>
    </w:p>
    <w:p w14:paraId="2F5125D8" w14:textId="77777777" w:rsidR="0004729E" w:rsidRPr="001C220C" w:rsidRDefault="0004729E" w:rsidP="00793919">
      <w:pPr>
        <w:rPr>
          <w:sz w:val="16"/>
          <w:lang w:val="en-US"/>
        </w:rPr>
      </w:pPr>
      <w:r w:rsidRPr="001C220C">
        <w:rPr>
          <w:sz w:val="16"/>
          <w:lang w:val="en-US"/>
        </w:rPr>
        <w:t>End Time - August 2, 20</w:t>
      </w:r>
      <w:r w:rsidR="006835A6">
        <w:rPr>
          <w:sz w:val="16"/>
          <w:lang w:val="en-US"/>
        </w:rPr>
        <w:t>1</w:t>
      </w:r>
      <w:r w:rsidRPr="001C220C">
        <w:rPr>
          <w:sz w:val="16"/>
          <w:lang w:val="en-US"/>
        </w:rPr>
        <w:t>1</w:t>
      </w:r>
    </w:p>
    <w:p w14:paraId="5725A230" w14:textId="77777777" w:rsidR="0004729E" w:rsidRPr="001C220C" w:rsidRDefault="0004729E" w:rsidP="00793919">
      <w:pPr>
        <w:rPr>
          <w:sz w:val="16"/>
          <w:lang w:val="en-US"/>
        </w:rPr>
      </w:pPr>
      <w:r w:rsidRPr="001C220C">
        <w:rPr>
          <w:sz w:val="16"/>
          <w:lang w:val="en-US"/>
        </w:rPr>
        <w:t>Location - Tengiz-Atyrau Pipeline Segment</w:t>
      </w:r>
    </w:p>
    <w:p w14:paraId="59CBF9A8" w14:textId="77777777" w:rsidR="0004729E" w:rsidRPr="001C220C" w:rsidRDefault="0004729E" w:rsidP="00793919">
      <w:pPr>
        <w:rPr>
          <w:sz w:val="16"/>
          <w:lang w:val="en-US"/>
        </w:rPr>
      </w:pPr>
      <w:r w:rsidRPr="001C220C">
        <w:rPr>
          <w:sz w:val="16"/>
          <w:lang w:val="en-US"/>
        </w:rPr>
        <w:t>Type - Area</w:t>
      </w:r>
    </w:p>
    <w:p w14:paraId="0135834B" w14:textId="77777777" w:rsidR="0004729E" w:rsidRPr="001C220C" w:rsidRDefault="0004729E" w:rsidP="00793919">
      <w:pPr>
        <w:rPr>
          <w:sz w:val="16"/>
          <w:lang w:val="en-US"/>
        </w:rPr>
      </w:pPr>
    </w:p>
    <w:p w14:paraId="7CFA7EE0" w14:textId="503529FB" w:rsidR="0004729E" w:rsidRPr="001C220C" w:rsidRDefault="001E6F0E" w:rsidP="00793919">
      <w:pPr>
        <w:rPr>
          <w:sz w:val="16"/>
          <w:lang w:val="en-US"/>
        </w:rPr>
      </w:pPr>
      <w:ins w:id="21220" w:author="Charles Gifford" w:date="2017-03-23T19:05:00Z">
        <w:r>
          <w:rPr>
            <w:sz w:val="16"/>
            <w:lang w:val="en-US"/>
          </w:rPr>
          <w:t>Operations</w:t>
        </w:r>
      </w:ins>
      <w:del w:id="21221" w:author="Charles Gifford" w:date="2017-03-23T19:05:00Z">
        <w:r w:rsidR="0004729E" w:rsidRPr="001C220C" w:rsidDel="001E6F0E">
          <w:rPr>
            <w:sz w:val="16"/>
            <w:lang w:val="en-US"/>
          </w:rPr>
          <w:delText>Production</w:delText>
        </w:r>
      </w:del>
      <w:r w:rsidR="0004729E" w:rsidRPr="001C220C">
        <w:rPr>
          <w:sz w:val="16"/>
          <w:lang w:val="en-US"/>
        </w:rPr>
        <w:t xml:space="preserve"> Response</w:t>
      </w:r>
    </w:p>
    <w:p w14:paraId="30E26524" w14:textId="77777777" w:rsidR="0004729E" w:rsidRPr="001C220C" w:rsidRDefault="0004729E" w:rsidP="00793919">
      <w:pPr>
        <w:rPr>
          <w:sz w:val="16"/>
          <w:lang w:val="en-US"/>
        </w:rPr>
      </w:pPr>
    </w:p>
    <w:p w14:paraId="784EEE91" w14:textId="77777777" w:rsidR="0004729E" w:rsidRPr="001C220C" w:rsidRDefault="0004729E" w:rsidP="00793919">
      <w:pPr>
        <w:ind w:left="360"/>
        <w:rPr>
          <w:sz w:val="16"/>
          <w:lang w:val="en-US"/>
        </w:rPr>
      </w:pPr>
      <w:r w:rsidRPr="001C220C">
        <w:rPr>
          <w:sz w:val="16"/>
          <w:lang w:val="en-US"/>
        </w:rPr>
        <w:t>ID - Daily Production</w:t>
      </w:r>
    </w:p>
    <w:p w14:paraId="07231E60" w14:textId="77777777" w:rsidR="0004729E" w:rsidRPr="001C220C" w:rsidRDefault="0004729E" w:rsidP="00793919">
      <w:pPr>
        <w:ind w:left="360"/>
        <w:rPr>
          <w:sz w:val="16"/>
          <w:lang w:val="en-US"/>
        </w:rPr>
      </w:pPr>
      <w:r w:rsidRPr="001C220C">
        <w:rPr>
          <w:sz w:val="16"/>
          <w:lang w:val="en-US"/>
        </w:rPr>
        <w:t>Start Time - August 1,</w:t>
      </w:r>
      <w:r w:rsidR="006835A6">
        <w:rPr>
          <w:sz w:val="16"/>
          <w:lang w:val="en-US"/>
        </w:rPr>
        <w:t xml:space="preserve"> </w:t>
      </w:r>
      <w:r w:rsidRPr="001C220C">
        <w:rPr>
          <w:sz w:val="16"/>
          <w:lang w:val="en-US"/>
        </w:rPr>
        <w:t>20</w:t>
      </w:r>
      <w:r w:rsidR="006835A6">
        <w:rPr>
          <w:sz w:val="16"/>
          <w:lang w:val="en-US"/>
        </w:rPr>
        <w:t>1</w:t>
      </w:r>
      <w:r w:rsidRPr="001C220C">
        <w:rPr>
          <w:sz w:val="16"/>
          <w:lang w:val="en-US"/>
        </w:rPr>
        <w:t>1 - 6:00</w:t>
      </w:r>
    </w:p>
    <w:p w14:paraId="6950F95A" w14:textId="77777777" w:rsidR="0004729E" w:rsidRPr="001C220C" w:rsidRDefault="0004729E" w:rsidP="00793919">
      <w:pPr>
        <w:ind w:left="360"/>
        <w:rPr>
          <w:sz w:val="16"/>
          <w:lang w:val="en-US"/>
        </w:rPr>
      </w:pPr>
      <w:r w:rsidRPr="001C220C">
        <w:rPr>
          <w:sz w:val="16"/>
          <w:lang w:val="en-US"/>
        </w:rPr>
        <w:t>End Time - August 2,</w:t>
      </w:r>
      <w:r w:rsidR="006835A6">
        <w:rPr>
          <w:sz w:val="16"/>
          <w:lang w:val="en-US"/>
        </w:rPr>
        <w:t xml:space="preserve"> </w:t>
      </w:r>
      <w:r w:rsidRPr="001C220C">
        <w:rPr>
          <w:sz w:val="16"/>
          <w:lang w:val="en-US"/>
        </w:rPr>
        <w:t>20</w:t>
      </w:r>
      <w:r w:rsidR="006835A6">
        <w:rPr>
          <w:sz w:val="16"/>
          <w:lang w:val="en-US"/>
        </w:rPr>
        <w:t>1</w:t>
      </w:r>
      <w:r w:rsidRPr="001C220C">
        <w:rPr>
          <w:sz w:val="16"/>
          <w:lang w:val="en-US"/>
        </w:rPr>
        <w:t>1 - 6:00</w:t>
      </w:r>
    </w:p>
    <w:p w14:paraId="627ADF8A" w14:textId="77777777" w:rsidR="0004729E" w:rsidRPr="001C220C" w:rsidRDefault="0004729E" w:rsidP="00793919">
      <w:pPr>
        <w:ind w:left="360"/>
        <w:rPr>
          <w:sz w:val="16"/>
          <w:lang w:val="en-US"/>
        </w:rPr>
      </w:pPr>
    </w:p>
    <w:p w14:paraId="1EDE95EA" w14:textId="77777777" w:rsidR="0004729E" w:rsidRPr="001C220C" w:rsidRDefault="0004729E" w:rsidP="00793919">
      <w:pPr>
        <w:ind w:left="360"/>
        <w:rPr>
          <w:sz w:val="16"/>
          <w:lang w:val="en-US"/>
        </w:rPr>
      </w:pPr>
      <w:r w:rsidRPr="001C220C">
        <w:rPr>
          <w:sz w:val="16"/>
          <w:lang w:val="en-US"/>
        </w:rPr>
        <w:t>Segment Response</w:t>
      </w:r>
    </w:p>
    <w:p w14:paraId="5C29F13F" w14:textId="77777777" w:rsidR="0004729E" w:rsidRPr="001C220C" w:rsidRDefault="0004729E" w:rsidP="00793919">
      <w:pPr>
        <w:rPr>
          <w:sz w:val="16"/>
          <w:lang w:val="en-US"/>
        </w:rPr>
      </w:pPr>
    </w:p>
    <w:p w14:paraId="5018E36A" w14:textId="77777777" w:rsidR="0004729E" w:rsidRPr="001C220C" w:rsidRDefault="0004729E" w:rsidP="00793919">
      <w:pPr>
        <w:ind w:left="720"/>
        <w:rPr>
          <w:sz w:val="16"/>
          <w:lang w:val="en-US"/>
        </w:rPr>
      </w:pPr>
      <w:r w:rsidRPr="001C220C">
        <w:rPr>
          <w:sz w:val="16"/>
          <w:lang w:val="en-US"/>
        </w:rPr>
        <w:t>ID - Daily Production</w:t>
      </w:r>
    </w:p>
    <w:p w14:paraId="65D93811" w14:textId="77777777" w:rsidR="0004729E" w:rsidRPr="001C220C" w:rsidRDefault="0004729E" w:rsidP="00793919">
      <w:pPr>
        <w:ind w:left="720"/>
        <w:rPr>
          <w:sz w:val="16"/>
          <w:lang w:val="en-US"/>
        </w:rPr>
      </w:pPr>
    </w:p>
    <w:p w14:paraId="5948C6DB" w14:textId="25F6CB0C" w:rsidR="0004729E" w:rsidRPr="001C220C" w:rsidRDefault="001E6F0E" w:rsidP="00793919">
      <w:pPr>
        <w:ind w:left="720"/>
        <w:rPr>
          <w:sz w:val="16"/>
          <w:lang w:val="en-US"/>
        </w:rPr>
      </w:pPr>
      <w:ins w:id="21222" w:author="Charles Gifford" w:date="2017-03-23T19:05:00Z">
        <w:r>
          <w:rPr>
            <w:sz w:val="16"/>
            <w:lang w:val="en-US"/>
          </w:rPr>
          <w:t>Segment</w:t>
        </w:r>
      </w:ins>
      <w:del w:id="21223" w:author="Charles Gifford" w:date="2017-03-23T19:05:00Z">
        <w:r w:rsidR="0004729E" w:rsidRPr="001C220C" w:rsidDel="001E6F0E">
          <w:rPr>
            <w:sz w:val="16"/>
            <w:lang w:val="en-US"/>
          </w:rPr>
          <w:delText>Production</w:delText>
        </w:r>
      </w:del>
      <w:r w:rsidR="0004729E" w:rsidRPr="001C220C">
        <w:rPr>
          <w:sz w:val="16"/>
          <w:lang w:val="en-US"/>
        </w:rPr>
        <w:t xml:space="preserve"> Data</w:t>
      </w:r>
    </w:p>
    <w:p w14:paraId="5801A1DD" w14:textId="77777777" w:rsidR="0004729E" w:rsidRPr="001C220C" w:rsidRDefault="0004729E" w:rsidP="00793919">
      <w:pPr>
        <w:rPr>
          <w:sz w:val="16"/>
          <w:lang w:val="en-US"/>
        </w:rPr>
      </w:pPr>
    </w:p>
    <w:p w14:paraId="51AB811D" w14:textId="77777777" w:rsidR="0004729E" w:rsidRPr="001C220C" w:rsidRDefault="0004729E" w:rsidP="00793919">
      <w:pPr>
        <w:ind w:left="1080"/>
        <w:rPr>
          <w:sz w:val="16"/>
          <w:lang w:val="en-US"/>
        </w:rPr>
      </w:pPr>
      <w:r w:rsidRPr="001C220C">
        <w:rPr>
          <w:sz w:val="16"/>
          <w:lang w:val="en-US"/>
        </w:rPr>
        <w:t>Name - Total Pipeline Throughput</w:t>
      </w:r>
    </w:p>
    <w:p w14:paraId="3B85099B" w14:textId="77777777" w:rsidR="0004729E" w:rsidRPr="001C220C" w:rsidRDefault="0004729E" w:rsidP="00793919">
      <w:pPr>
        <w:ind w:left="1080"/>
        <w:rPr>
          <w:sz w:val="16"/>
          <w:lang w:val="en-US"/>
        </w:rPr>
      </w:pPr>
      <w:r w:rsidRPr="001C220C">
        <w:rPr>
          <w:sz w:val="16"/>
          <w:lang w:val="en-US"/>
        </w:rPr>
        <w:t>Value - 126,000</w:t>
      </w:r>
    </w:p>
    <w:p w14:paraId="79CE5180" w14:textId="77777777" w:rsidR="0004729E" w:rsidRPr="001C220C" w:rsidRDefault="0004729E" w:rsidP="00793919">
      <w:pPr>
        <w:ind w:left="1080"/>
        <w:rPr>
          <w:sz w:val="16"/>
          <w:lang w:val="en-US"/>
        </w:rPr>
      </w:pPr>
      <w:r w:rsidRPr="001C220C">
        <w:rPr>
          <w:sz w:val="16"/>
          <w:lang w:val="en-US"/>
        </w:rPr>
        <w:t>Unit of Measure - Metric Tons / Day</w:t>
      </w:r>
    </w:p>
    <w:p w14:paraId="7B19A5AA" w14:textId="77777777" w:rsidR="0004729E" w:rsidRPr="001C220C" w:rsidRDefault="0004729E" w:rsidP="00793919">
      <w:pPr>
        <w:rPr>
          <w:sz w:val="16"/>
          <w:lang w:val="en-US"/>
        </w:rPr>
      </w:pPr>
    </w:p>
    <w:p w14:paraId="21F568DD" w14:textId="38001EEA" w:rsidR="0004729E" w:rsidRPr="001C220C" w:rsidRDefault="0004729E" w:rsidP="00793919">
      <w:pPr>
        <w:ind w:left="720"/>
        <w:rPr>
          <w:sz w:val="16"/>
          <w:lang w:val="en-US"/>
        </w:rPr>
      </w:pPr>
      <w:r w:rsidRPr="001C220C">
        <w:rPr>
          <w:sz w:val="16"/>
          <w:lang w:val="en-US"/>
        </w:rPr>
        <w:t xml:space="preserve">Material </w:t>
      </w:r>
      <w:del w:id="21224" w:author="Charles Gifford" w:date="2017-03-23T19:06:00Z">
        <w:r w:rsidRPr="001C220C" w:rsidDel="001E6F0E">
          <w:rPr>
            <w:sz w:val="16"/>
            <w:lang w:val="en-US"/>
          </w:rPr>
          <w:delText xml:space="preserve">Produced </w:delText>
        </w:r>
      </w:del>
      <w:r w:rsidRPr="001C220C">
        <w:rPr>
          <w:sz w:val="16"/>
          <w:lang w:val="en-US"/>
        </w:rPr>
        <w:t>Actual</w:t>
      </w:r>
    </w:p>
    <w:p w14:paraId="5EC4B4BC" w14:textId="77777777" w:rsidR="0004729E" w:rsidRPr="001C220C" w:rsidRDefault="0004729E" w:rsidP="00793919">
      <w:pPr>
        <w:ind w:left="720"/>
        <w:rPr>
          <w:sz w:val="16"/>
          <w:lang w:val="en-US"/>
        </w:rPr>
      </w:pPr>
    </w:p>
    <w:p w14:paraId="3B5670F4" w14:textId="77777777" w:rsidR="0004729E" w:rsidRPr="001C220C" w:rsidRDefault="0004729E" w:rsidP="00793919">
      <w:pPr>
        <w:ind w:left="1080"/>
        <w:rPr>
          <w:sz w:val="16"/>
          <w:lang w:val="en-US"/>
        </w:rPr>
      </w:pPr>
      <w:r w:rsidRPr="001C220C">
        <w:rPr>
          <w:sz w:val="16"/>
          <w:lang w:val="en-US"/>
        </w:rPr>
        <w:t>Description- Crude Shipped, Shipper A</w:t>
      </w:r>
    </w:p>
    <w:p w14:paraId="7E38269D" w14:textId="77777777" w:rsidR="0004729E" w:rsidRPr="001C220C" w:rsidRDefault="0004729E" w:rsidP="00793919">
      <w:pPr>
        <w:ind w:left="1080"/>
        <w:rPr>
          <w:sz w:val="16"/>
          <w:lang w:val="en-US"/>
        </w:rPr>
      </w:pPr>
      <w:r w:rsidRPr="001C220C">
        <w:rPr>
          <w:sz w:val="16"/>
          <w:lang w:val="en-US"/>
        </w:rPr>
        <w:t xml:space="preserve">Material </w:t>
      </w:r>
      <w:smartTag w:uri="urn:schemas-microsoft-com:office:smarttags" w:element="place">
        <w:r w:rsidRPr="001C220C">
          <w:rPr>
            <w:sz w:val="16"/>
            <w:lang w:val="en-US"/>
          </w:rPr>
          <w:t>Lot</w:t>
        </w:r>
      </w:smartTag>
      <w:r w:rsidRPr="001C220C">
        <w:rPr>
          <w:sz w:val="16"/>
          <w:lang w:val="en-US"/>
        </w:rPr>
        <w:t xml:space="preserve"> - SampleNumber 28883992021</w:t>
      </w:r>
    </w:p>
    <w:p w14:paraId="4B2E5D67" w14:textId="77777777" w:rsidR="0004729E" w:rsidRPr="001C220C" w:rsidRDefault="0004729E" w:rsidP="00793919">
      <w:pPr>
        <w:ind w:left="1080"/>
        <w:rPr>
          <w:sz w:val="16"/>
          <w:lang w:val="en-US"/>
        </w:rPr>
      </w:pPr>
      <w:r w:rsidRPr="001C220C">
        <w:rPr>
          <w:sz w:val="16"/>
          <w:lang w:val="en-US"/>
        </w:rPr>
        <w:t>Quantity - 63,000</w:t>
      </w:r>
    </w:p>
    <w:p w14:paraId="4CC228BC" w14:textId="77777777" w:rsidR="0004729E" w:rsidRPr="001C220C" w:rsidRDefault="0004729E" w:rsidP="00793919">
      <w:pPr>
        <w:ind w:left="1080"/>
        <w:rPr>
          <w:sz w:val="16"/>
          <w:lang w:val="en-US"/>
        </w:rPr>
      </w:pPr>
      <w:r w:rsidRPr="001C220C">
        <w:rPr>
          <w:sz w:val="16"/>
          <w:lang w:val="en-US"/>
        </w:rPr>
        <w:t>Unit of Measure - Metric Tons / Day</w:t>
      </w:r>
    </w:p>
    <w:p w14:paraId="4FA198DA" w14:textId="77777777" w:rsidR="0004729E" w:rsidRPr="001C220C" w:rsidRDefault="0004729E" w:rsidP="00793919">
      <w:pPr>
        <w:rPr>
          <w:sz w:val="16"/>
          <w:lang w:val="en-US"/>
        </w:rPr>
      </w:pPr>
    </w:p>
    <w:p w14:paraId="0571B3E6" w14:textId="4FE45F89" w:rsidR="0004729E" w:rsidRPr="001C220C" w:rsidRDefault="0004729E" w:rsidP="00793919">
      <w:pPr>
        <w:ind w:left="720"/>
        <w:rPr>
          <w:sz w:val="16"/>
          <w:lang w:val="en-US"/>
        </w:rPr>
      </w:pPr>
      <w:r w:rsidRPr="001C220C">
        <w:rPr>
          <w:sz w:val="16"/>
          <w:lang w:val="en-US"/>
        </w:rPr>
        <w:t xml:space="preserve">Material </w:t>
      </w:r>
      <w:del w:id="21225" w:author="Charles Gifford" w:date="2017-03-23T19:06:00Z">
        <w:r w:rsidRPr="001C220C" w:rsidDel="001E6F0E">
          <w:rPr>
            <w:sz w:val="16"/>
            <w:lang w:val="en-US"/>
          </w:rPr>
          <w:delText xml:space="preserve">produced </w:delText>
        </w:r>
      </w:del>
      <w:r w:rsidRPr="001C220C">
        <w:rPr>
          <w:sz w:val="16"/>
          <w:lang w:val="en-US"/>
        </w:rPr>
        <w:t>actual property</w:t>
      </w:r>
    </w:p>
    <w:p w14:paraId="760F23B7" w14:textId="77777777" w:rsidR="0004729E" w:rsidRPr="001C220C" w:rsidRDefault="0004729E" w:rsidP="00793919">
      <w:pPr>
        <w:ind w:left="720"/>
        <w:rPr>
          <w:sz w:val="16"/>
          <w:lang w:val="en-US"/>
        </w:rPr>
      </w:pPr>
    </w:p>
    <w:p w14:paraId="3DDA2748" w14:textId="77777777" w:rsidR="0004729E" w:rsidRPr="001C220C" w:rsidRDefault="00F81EE0" w:rsidP="00793919">
      <w:pPr>
        <w:ind w:left="1080"/>
        <w:rPr>
          <w:sz w:val="16"/>
          <w:lang w:val="en-US"/>
        </w:rPr>
      </w:pPr>
      <w:r w:rsidRPr="001C220C">
        <w:rPr>
          <w:sz w:val="16"/>
          <w:lang w:val="en-US"/>
        </w:rPr>
        <w:t>ID</w:t>
      </w:r>
      <w:r w:rsidR="0004729E" w:rsidRPr="001C220C">
        <w:rPr>
          <w:sz w:val="16"/>
          <w:lang w:val="en-US"/>
        </w:rPr>
        <w:t xml:space="preserve"> - Average Viscosity</w:t>
      </w:r>
    </w:p>
    <w:p w14:paraId="7521BC1C" w14:textId="77777777" w:rsidR="0004729E" w:rsidRPr="001C220C" w:rsidRDefault="0004729E" w:rsidP="00793919">
      <w:pPr>
        <w:ind w:left="1080"/>
        <w:rPr>
          <w:sz w:val="16"/>
          <w:lang w:val="en-US"/>
        </w:rPr>
      </w:pPr>
      <w:r w:rsidRPr="001C220C">
        <w:rPr>
          <w:sz w:val="16"/>
          <w:lang w:val="en-US"/>
        </w:rPr>
        <w:t>Value - 103</w:t>
      </w:r>
    </w:p>
    <w:p w14:paraId="2A3A7EE6" w14:textId="77777777" w:rsidR="0004729E" w:rsidRPr="001C220C" w:rsidRDefault="0004729E" w:rsidP="00793919">
      <w:pPr>
        <w:ind w:left="1080"/>
        <w:rPr>
          <w:sz w:val="16"/>
          <w:lang w:val="en-US"/>
        </w:rPr>
      </w:pPr>
      <w:r w:rsidRPr="001C220C">
        <w:rPr>
          <w:sz w:val="16"/>
          <w:lang w:val="en-US"/>
        </w:rPr>
        <w:t>Unit of Measure - cp (centipoise)</w:t>
      </w:r>
    </w:p>
    <w:p w14:paraId="212319CB" w14:textId="77777777" w:rsidR="0004729E" w:rsidRPr="001C220C" w:rsidRDefault="0004729E" w:rsidP="00793919">
      <w:pPr>
        <w:rPr>
          <w:sz w:val="16"/>
          <w:lang w:val="en-US"/>
        </w:rPr>
      </w:pPr>
    </w:p>
    <w:p w14:paraId="5AA14B39" w14:textId="0CF53056" w:rsidR="0004729E" w:rsidRPr="001C220C" w:rsidRDefault="0004729E" w:rsidP="00793919">
      <w:pPr>
        <w:ind w:left="720"/>
        <w:rPr>
          <w:sz w:val="16"/>
          <w:lang w:val="en-US"/>
        </w:rPr>
      </w:pPr>
      <w:r w:rsidRPr="001C220C">
        <w:rPr>
          <w:sz w:val="16"/>
          <w:lang w:val="en-US"/>
        </w:rPr>
        <w:t xml:space="preserve">Material </w:t>
      </w:r>
      <w:del w:id="21226" w:author="Charles Gifford" w:date="2017-03-23T19:06:00Z">
        <w:r w:rsidRPr="001C220C" w:rsidDel="001E6F0E">
          <w:rPr>
            <w:sz w:val="16"/>
            <w:lang w:val="en-US"/>
          </w:rPr>
          <w:delText xml:space="preserve">produced </w:delText>
        </w:r>
      </w:del>
      <w:r w:rsidRPr="001C220C">
        <w:rPr>
          <w:sz w:val="16"/>
          <w:lang w:val="en-US"/>
        </w:rPr>
        <w:t>actual property</w:t>
      </w:r>
    </w:p>
    <w:p w14:paraId="78CFB8AC" w14:textId="77777777" w:rsidR="0004729E" w:rsidRPr="001C220C" w:rsidRDefault="0004729E" w:rsidP="00793919">
      <w:pPr>
        <w:ind w:left="720"/>
        <w:rPr>
          <w:sz w:val="16"/>
          <w:lang w:val="en-US"/>
        </w:rPr>
      </w:pPr>
    </w:p>
    <w:p w14:paraId="53EC9F0F" w14:textId="77777777" w:rsidR="0004729E" w:rsidRPr="001C220C" w:rsidRDefault="00F81EE0" w:rsidP="00793919">
      <w:pPr>
        <w:ind w:left="1080"/>
        <w:rPr>
          <w:sz w:val="16"/>
          <w:lang w:val="en-US"/>
        </w:rPr>
      </w:pPr>
      <w:r w:rsidRPr="001C220C">
        <w:rPr>
          <w:sz w:val="16"/>
          <w:lang w:val="en-US"/>
        </w:rPr>
        <w:t>ID</w:t>
      </w:r>
      <w:r w:rsidR="0004729E" w:rsidRPr="001C220C">
        <w:rPr>
          <w:sz w:val="16"/>
          <w:lang w:val="en-US"/>
        </w:rPr>
        <w:t xml:space="preserve"> - Entry Temperature</w:t>
      </w:r>
    </w:p>
    <w:p w14:paraId="379EF6F7" w14:textId="77777777" w:rsidR="0004729E" w:rsidRPr="001C220C" w:rsidRDefault="0004729E" w:rsidP="00793919">
      <w:pPr>
        <w:ind w:left="1080"/>
        <w:rPr>
          <w:sz w:val="16"/>
          <w:lang w:val="en-US"/>
        </w:rPr>
      </w:pPr>
      <w:r w:rsidRPr="001C220C">
        <w:rPr>
          <w:sz w:val="16"/>
          <w:lang w:val="en-US"/>
        </w:rPr>
        <w:t>Value - 32.3</w:t>
      </w:r>
    </w:p>
    <w:p w14:paraId="68752683" w14:textId="77777777" w:rsidR="0004729E" w:rsidRPr="001C220C" w:rsidRDefault="0004729E" w:rsidP="006105A7">
      <w:pPr>
        <w:ind w:left="1080"/>
        <w:rPr>
          <w:lang w:val="en-US"/>
        </w:rPr>
      </w:pPr>
      <w:r w:rsidRPr="001C220C">
        <w:rPr>
          <w:sz w:val="16"/>
          <w:lang w:val="en-US"/>
        </w:rPr>
        <w:t>Unit of Measure - Deg C</w:t>
      </w:r>
    </w:p>
    <w:p w14:paraId="7153660C" w14:textId="2BD66C3D" w:rsidR="0004729E" w:rsidRPr="001C220C" w:rsidRDefault="0004729E" w:rsidP="00BA5369">
      <w:pPr>
        <w:pStyle w:val="ANNEXtitle"/>
        <w:rPr>
          <w:lang w:val="en-US"/>
        </w:rPr>
      </w:pPr>
      <w:bookmarkStart w:id="21227" w:name="_Toc402321131"/>
      <w:bookmarkStart w:id="21228" w:name="_Toc466451567"/>
      <w:bookmarkStart w:id="21229" w:name="_Toc534966840"/>
      <w:r w:rsidRPr="001C220C">
        <w:rPr>
          <w:lang w:val="en-US"/>
        </w:rPr>
        <w:br/>
      </w:r>
      <w:bookmarkStart w:id="21230" w:name="_Toc306620095"/>
      <w:bookmarkStart w:id="21231" w:name="_Toc320177014"/>
      <w:bookmarkStart w:id="21232" w:name="_Toc478492259"/>
      <w:r w:rsidR="00C91311" w:rsidRPr="00C91311">
        <w:rPr>
          <w:b w:val="0"/>
          <w:lang w:val="en-US"/>
        </w:rPr>
        <w:t>(i</w:t>
      </w:r>
      <w:r w:rsidRPr="00C91311">
        <w:rPr>
          <w:b w:val="0"/>
          <w:lang w:val="en-US"/>
        </w:rPr>
        <w:t>nformative)</w:t>
      </w:r>
      <w:r w:rsidR="00C91311" w:rsidRPr="00C91311">
        <w:rPr>
          <w:b w:val="0"/>
          <w:lang w:val="en-US"/>
        </w:rPr>
        <w:br/>
      </w:r>
      <w:r w:rsidRPr="00C91311">
        <w:rPr>
          <w:b w:val="0"/>
          <w:lang w:val="en-US"/>
        </w:rPr>
        <w:br/>
      </w:r>
      <w:bookmarkEnd w:id="21227"/>
      <w:bookmarkEnd w:id="21228"/>
      <w:bookmarkEnd w:id="21229"/>
      <w:r w:rsidRPr="001C220C">
        <w:rPr>
          <w:lang w:val="en-US"/>
        </w:rPr>
        <w:t>Questions and answers about object use</w:t>
      </w:r>
      <w:bookmarkEnd w:id="21230"/>
      <w:bookmarkEnd w:id="21231"/>
      <w:bookmarkEnd w:id="21232"/>
      <w:r w:rsidR="00C91311">
        <w:rPr>
          <w:lang w:val="en-US"/>
        </w:rPr>
        <w:br/>
      </w:r>
    </w:p>
    <w:p w14:paraId="277EE13B" w14:textId="77AC16ED" w:rsidR="0004729E" w:rsidRPr="001C220C" w:rsidRDefault="001A3B81" w:rsidP="00682689">
      <w:pPr>
        <w:pStyle w:val="ANNEX-heading1"/>
      </w:pPr>
      <w:bookmarkStart w:id="21233" w:name="_Toc478492260"/>
      <w:r>
        <w:t>General</w:t>
      </w:r>
      <w:bookmarkEnd w:id="21233"/>
    </w:p>
    <w:p w14:paraId="49936C79" w14:textId="77777777" w:rsidR="0004729E" w:rsidRPr="001C220C" w:rsidRDefault="00364D28" w:rsidP="0029062D">
      <w:pPr>
        <w:pStyle w:val="PARAGRAPH"/>
        <w:rPr>
          <w:lang w:val="en-US"/>
        </w:rPr>
      </w:pPr>
      <w:r>
        <w:rPr>
          <w:lang w:val="en-US"/>
        </w:rPr>
        <w:t>This annex</w:t>
      </w:r>
      <w:r w:rsidR="0004729E" w:rsidRPr="001C220C">
        <w:rPr>
          <w:lang w:val="en-US"/>
        </w:rPr>
        <w:t xml:space="preserve"> contains notes about the expected use of the object models, basically recorded as notes between committee members.</w:t>
      </w:r>
    </w:p>
    <w:p w14:paraId="37B54835" w14:textId="77777777" w:rsidR="0004729E" w:rsidRPr="001C220C" w:rsidRDefault="0004729E" w:rsidP="00682689">
      <w:pPr>
        <w:pStyle w:val="ANNEX-heading1"/>
      </w:pPr>
      <w:bookmarkStart w:id="21234" w:name="_Toc516130414"/>
      <w:bookmarkStart w:id="21235" w:name="_Toc478492261"/>
      <w:r w:rsidRPr="001C220C">
        <w:t>Inflow materials</w:t>
      </w:r>
      <w:bookmarkEnd w:id="21234"/>
      <w:bookmarkEnd w:id="21235"/>
    </w:p>
    <w:p w14:paraId="409FE276" w14:textId="77777777" w:rsidR="0004729E" w:rsidRPr="00A1740E" w:rsidRDefault="0004729E" w:rsidP="0029062D">
      <w:pPr>
        <w:pStyle w:val="PARAGRAPH"/>
        <w:rPr>
          <w:b/>
          <w:lang w:val="en-US"/>
        </w:rPr>
      </w:pPr>
      <w:r w:rsidRPr="00A1740E">
        <w:rPr>
          <w:b/>
          <w:lang w:val="en-US"/>
        </w:rPr>
        <w:t>Question:</w:t>
      </w:r>
    </w:p>
    <w:p w14:paraId="50BF8E1A" w14:textId="47F22B4B" w:rsidR="0004729E" w:rsidRPr="001C220C" w:rsidRDefault="0004729E" w:rsidP="0029062D">
      <w:pPr>
        <w:pStyle w:val="PARAGRAPH"/>
        <w:rPr>
          <w:lang w:val="en-US"/>
        </w:rPr>
      </w:pPr>
      <w:r w:rsidRPr="001C220C">
        <w:rPr>
          <w:lang w:val="en-US"/>
        </w:rPr>
        <w:t>In many continuous production facilities the material inflow into the process is an important element of shared information</w:t>
      </w:r>
      <w:r w:rsidR="008558A5">
        <w:rPr>
          <w:lang w:val="en-US"/>
        </w:rPr>
        <w:t xml:space="preserve">. </w:t>
      </w:r>
      <w:r w:rsidRPr="001C220C">
        <w:rPr>
          <w:lang w:val="en-US"/>
        </w:rPr>
        <w:t>Does the</w:t>
      </w:r>
      <w:ins w:id="21236" w:author="Charles Gifford" w:date="2017-03-15T12:47:00Z">
        <w:r w:rsidR="0077548E">
          <w:rPr>
            <w:lang w:val="en-US"/>
          </w:rPr>
          <w:t xml:space="preserve"> </w:t>
        </w:r>
        <w:r w:rsidR="0077548E">
          <w:rPr>
            <w:i/>
            <w:lang w:val="en-US"/>
          </w:rPr>
          <w:t>operations</w:t>
        </w:r>
      </w:ins>
      <w:del w:id="21237" w:author="Charles Gifford" w:date="2017-03-15T12:47:00Z">
        <w:r w:rsidRPr="001C220C" w:rsidDel="0077548E">
          <w:rPr>
            <w:lang w:val="en-US"/>
          </w:rPr>
          <w:delText xml:space="preserve"> </w:delText>
        </w:r>
        <w:r w:rsidR="00B51D6E" w:rsidRPr="001C220C" w:rsidDel="0077548E">
          <w:rPr>
            <w:i/>
            <w:lang w:val="en-US"/>
          </w:rPr>
          <w:delText>product</w:delText>
        </w:r>
      </w:del>
      <w:r w:rsidR="00B51D6E" w:rsidRPr="001C220C">
        <w:rPr>
          <w:i/>
          <w:lang w:val="en-US"/>
        </w:rPr>
        <w:t xml:space="preserve"> segment</w:t>
      </w:r>
      <w:r w:rsidRPr="001C220C">
        <w:rPr>
          <w:i/>
          <w:lang w:val="en-US"/>
        </w:rPr>
        <w:t xml:space="preserve"> </w:t>
      </w:r>
      <w:r w:rsidRPr="001C220C">
        <w:rPr>
          <w:lang w:val="en-US"/>
        </w:rPr>
        <w:t xml:space="preserve">present the material inflow into production, or can it be presented in the </w:t>
      </w:r>
      <w:ins w:id="21238" w:author="Charles Gifford" w:date="2017-03-15T13:17:00Z">
        <w:r w:rsidR="003970BD">
          <w:rPr>
            <w:i/>
            <w:lang w:val="en-US"/>
          </w:rPr>
          <w:t>operations definition</w:t>
        </w:r>
      </w:ins>
      <w:del w:id="21239" w:author="Charles Gifford" w:date="2017-03-15T13:17:00Z">
        <w:r w:rsidRPr="001C220C" w:rsidDel="003970BD">
          <w:rPr>
            <w:i/>
            <w:lang w:val="en-US"/>
          </w:rPr>
          <w:delText>product production rule</w:delText>
        </w:r>
      </w:del>
      <w:r w:rsidRPr="001C220C">
        <w:rPr>
          <w:lang w:val="en-US"/>
        </w:rPr>
        <w:t>?</w:t>
      </w:r>
    </w:p>
    <w:p w14:paraId="5FBB4EFD" w14:textId="77777777" w:rsidR="0004729E" w:rsidRPr="00A1740E" w:rsidRDefault="0004729E" w:rsidP="0029062D">
      <w:pPr>
        <w:pStyle w:val="PARAGRAPH"/>
        <w:rPr>
          <w:b/>
          <w:lang w:val="en-US"/>
        </w:rPr>
      </w:pPr>
      <w:r w:rsidRPr="00A1740E">
        <w:rPr>
          <w:b/>
          <w:lang w:val="en-US"/>
        </w:rPr>
        <w:t>Answer:</w:t>
      </w:r>
    </w:p>
    <w:p w14:paraId="2FD22E0E" w14:textId="53BE8164" w:rsidR="0004729E" w:rsidRPr="001C220C" w:rsidRDefault="0004729E" w:rsidP="0029062D">
      <w:pPr>
        <w:pStyle w:val="PARAGRAPH"/>
        <w:rPr>
          <w:lang w:val="en-US"/>
        </w:rPr>
      </w:pPr>
      <w:r w:rsidRPr="001C220C">
        <w:rPr>
          <w:lang w:val="en-US"/>
        </w:rPr>
        <w:t xml:space="preserve">There are no attributes in the </w:t>
      </w:r>
      <w:del w:id="21240" w:author="Charles Gifford" w:date="2017-03-15T13:17:00Z">
        <w:r w:rsidR="00E02DAD" w:rsidDel="003970BD">
          <w:rPr>
            <w:i/>
            <w:lang w:val="en-US"/>
          </w:rPr>
          <w:delText>p</w:delText>
        </w:r>
        <w:r w:rsidR="00B51D6E" w:rsidRPr="001C220C" w:rsidDel="003970BD">
          <w:rPr>
            <w:i/>
            <w:lang w:val="en-US"/>
          </w:rPr>
          <w:delText xml:space="preserve">roduct </w:delText>
        </w:r>
      </w:del>
      <w:ins w:id="21241" w:author="Charles Gifford" w:date="2017-03-15T13:17:00Z">
        <w:r w:rsidR="003970BD">
          <w:rPr>
            <w:i/>
            <w:lang w:val="en-US"/>
          </w:rPr>
          <w:t xml:space="preserve">operations </w:t>
        </w:r>
      </w:ins>
      <w:r w:rsidR="00B51D6E" w:rsidRPr="001C220C">
        <w:rPr>
          <w:i/>
          <w:lang w:val="en-US"/>
        </w:rPr>
        <w:t>segment</w:t>
      </w:r>
      <w:r w:rsidRPr="001C220C">
        <w:rPr>
          <w:i/>
          <w:lang w:val="en-US"/>
        </w:rPr>
        <w:t xml:space="preserve"> - </w:t>
      </w:r>
      <w:r w:rsidR="00E02DAD">
        <w:rPr>
          <w:i/>
          <w:lang w:val="en-US"/>
        </w:rPr>
        <w:t>m</w:t>
      </w:r>
      <w:r w:rsidRPr="001C220C">
        <w:rPr>
          <w:i/>
          <w:lang w:val="en-US"/>
        </w:rPr>
        <w:t xml:space="preserve">aterial </w:t>
      </w:r>
      <w:r w:rsidR="00E02DAD">
        <w:rPr>
          <w:i/>
          <w:lang w:val="en-US"/>
        </w:rPr>
        <w:t>s</w:t>
      </w:r>
      <w:r w:rsidRPr="001C220C">
        <w:rPr>
          <w:i/>
          <w:lang w:val="en-US"/>
        </w:rPr>
        <w:t>pecification</w:t>
      </w:r>
      <w:r w:rsidRPr="001C220C">
        <w:rPr>
          <w:lang w:val="en-US"/>
        </w:rPr>
        <w:t xml:space="preserve">, or the </w:t>
      </w:r>
      <w:r w:rsidR="00E02DAD">
        <w:rPr>
          <w:i/>
          <w:lang w:val="en-US"/>
        </w:rPr>
        <w:t>p</w:t>
      </w:r>
      <w:r w:rsidRPr="001C220C">
        <w:rPr>
          <w:i/>
          <w:lang w:val="en-US"/>
        </w:rPr>
        <w:t xml:space="preserve">rocess </w:t>
      </w:r>
      <w:r w:rsidR="00E02DAD">
        <w:rPr>
          <w:i/>
          <w:lang w:val="en-US"/>
        </w:rPr>
        <w:t>s</w:t>
      </w:r>
      <w:r w:rsidRPr="001C220C">
        <w:rPr>
          <w:i/>
          <w:lang w:val="en-US"/>
        </w:rPr>
        <w:t xml:space="preserve">egment - </w:t>
      </w:r>
      <w:r w:rsidR="00E02DAD">
        <w:rPr>
          <w:i/>
          <w:lang w:val="en-US"/>
        </w:rPr>
        <w:t>m</w:t>
      </w:r>
      <w:r w:rsidRPr="001C220C">
        <w:rPr>
          <w:i/>
          <w:lang w:val="en-US"/>
        </w:rPr>
        <w:t xml:space="preserve">aterial </w:t>
      </w:r>
      <w:r w:rsidR="00E02DAD">
        <w:rPr>
          <w:i/>
          <w:lang w:val="en-US"/>
        </w:rPr>
        <w:t>s</w:t>
      </w:r>
      <w:r w:rsidRPr="001C220C">
        <w:rPr>
          <w:i/>
          <w:lang w:val="en-US"/>
        </w:rPr>
        <w:t xml:space="preserve">egment </w:t>
      </w:r>
      <w:r w:rsidR="00E02DAD">
        <w:rPr>
          <w:i/>
          <w:lang w:val="en-US"/>
        </w:rPr>
        <w:t>s</w:t>
      </w:r>
      <w:r w:rsidRPr="001C220C">
        <w:rPr>
          <w:i/>
          <w:lang w:val="en-US"/>
        </w:rPr>
        <w:t>pecification</w:t>
      </w:r>
      <w:r w:rsidRPr="001C220C">
        <w:rPr>
          <w:lang w:val="en-US"/>
        </w:rPr>
        <w:t xml:space="preserve"> that detail if the material is produced or consumed.</w:t>
      </w:r>
    </w:p>
    <w:p w14:paraId="2D3DA960" w14:textId="77777777" w:rsidR="0004729E" w:rsidRPr="001C220C" w:rsidRDefault="0004729E" w:rsidP="0029062D">
      <w:pPr>
        <w:pStyle w:val="PARAGRAPH"/>
        <w:rPr>
          <w:lang w:val="en-US"/>
        </w:rPr>
      </w:pPr>
      <w:r w:rsidRPr="001C220C">
        <w:rPr>
          <w:lang w:val="en-US"/>
        </w:rPr>
        <w:t xml:space="preserve">To be consistent with the rest of the models we should be able to specify the inflow (consumed) material in either the </w:t>
      </w:r>
      <w:r w:rsidR="00E02DAD">
        <w:rPr>
          <w:i/>
          <w:lang w:val="en-US"/>
        </w:rPr>
        <w:t>p</w:t>
      </w:r>
      <w:r w:rsidRPr="001C220C">
        <w:rPr>
          <w:i/>
          <w:lang w:val="en-US"/>
        </w:rPr>
        <w:t xml:space="preserve">rocess </w:t>
      </w:r>
      <w:r w:rsidR="00E02DAD">
        <w:rPr>
          <w:i/>
          <w:lang w:val="en-US"/>
        </w:rPr>
        <w:t>s</w:t>
      </w:r>
      <w:r w:rsidRPr="001C220C">
        <w:rPr>
          <w:i/>
          <w:lang w:val="en-US"/>
        </w:rPr>
        <w:t>egment</w:t>
      </w:r>
      <w:r w:rsidR="005D21E8">
        <w:rPr>
          <w:i/>
          <w:lang w:val="en-US"/>
        </w:rPr>
        <w:t>,</w:t>
      </w:r>
    </w:p>
    <w:p w14:paraId="31979CFF" w14:textId="77777777" w:rsidR="0004729E" w:rsidRPr="001C220C" w:rsidRDefault="0004729E">
      <w:pPr>
        <w:pStyle w:val="Note"/>
        <w:tabs>
          <w:tab w:val="left" w:pos="1080"/>
        </w:tabs>
        <w:rPr>
          <w:lang w:val="en-US"/>
        </w:rPr>
      </w:pPr>
      <w:r w:rsidRPr="001C220C">
        <w:rPr>
          <w:lang w:val="en-US"/>
        </w:rPr>
        <w:t>EXAMPLE</w:t>
      </w:r>
      <w:r w:rsidRPr="001C220C">
        <w:rPr>
          <w:lang w:val="en-US"/>
        </w:rPr>
        <w:tab/>
        <w:t>Running a distillation segment consumes a material.</w:t>
      </w:r>
    </w:p>
    <w:p w14:paraId="206EA34D" w14:textId="62F01C2A" w:rsidR="0004729E" w:rsidRPr="001C220C" w:rsidRDefault="0004729E" w:rsidP="0029062D">
      <w:pPr>
        <w:pStyle w:val="PARAGRAPH"/>
        <w:rPr>
          <w:lang w:val="en-US"/>
        </w:rPr>
      </w:pPr>
      <w:r w:rsidRPr="001C220C">
        <w:rPr>
          <w:lang w:val="en-US"/>
        </w:rPr>
        <w:t xml:space="preserve">or in the </w:t>
      </w:r>
      <w:del w:id="21242" w:author="Charles Gifford" w:date="2017-03-15T13:17:00Z">
        <w:r w:rsidR="00E02DAD" w:rsidDel="003970BD">
          <w:rPr>
            <w:i/>
            <w:lang w:val="en-US"/>
          </w:rPr>
          <w:delText>p</w:delText>
        </w:r>
        <w:r w:rsidR="00B51D6E" w:rsidRPr="001C220C" w:rsidDel="003970BD">
          <w:rPr>
            <w:i/>
            <w:lang w:val="en-US"/>
          </w:rPr>
          <w:delText xml:space="preserve">roduct </w:delText>
        </w:r>
      </w:del>
      <w:ins w:id="21243" w:author="Charles Gifford" w:date="2017-03-15T13:17:00Z">
        <w:r w:rsidR="003970BD">
          <w:rPr>
            <w:i/>
            <w:lang w:val="en-US"/>
          </w:rPr>
          <w:t xml:space="preserve">operations </w:t>
        </w:r>
      </w:ins>
      <w:r w:rsidR="00B51D6E" w:rsidRPr="001C220C">
        <w:rPr>
          <w:i/>
          <w:lang w:val="en-US"/>
        </w:rPr>
        <w:t>segment</w:t>
      </w:r>
      <w:r w:rsidRPr="001C220C">
        <w:rPr>
          <w:i/>
          <w:lang w:val="en-US"/>
        </w:rPr>
        <w:t xml:space="preserve"> </w:t>
      </w:r>
      <w:r w:rsidRPr="001C220C">
        <w:rPr>
          <w:lang w:val="en-US"/>
        </w:rPr>
        <w:t>(producing a material also consumes a material)</w:t>
      </w:r>
      <w:r w:rsidR="008558A5">
        <w:rPr>
          <w:lang w:val="en-US"/>
        </w:rPr>
        <w:t xml:space="preserve">. </w:t>
      </w:r>
      <w:r w:rsidRPr="001C220C">
        <w:rPr>
          <w:lang w:val="en-US"/>
        </w:rPr>
        <w:t>This information is needed for scheduling, so it should be included in the exchanged information</w:t>
      </w:r>
      <w:r w:rsidR="00C91311">
        <w:rPr>
          <w:lang w:val="en-US"/>
        </w:rPr>
        <w:t xml:space="preserve">. </w:t>
      </w:r>
      <w:r w:rsidRPr="001C220C">
        <w:rPr>
          <w:lang w:val="en-US"/>
        </w:rPr>
        <w:t xml:space="preserve">The information should probably be recorded as a property of either the </w:t>
      </w:r>
      <w:del w:id="21244" w:author="Charles Gifford" w:date="2017-03-15T13:17:00Z">
        <w:r w:rsidR="00E02DAD" w:rsidDel="003970BD">
          <w:rPr>
            <w:i/>
            <w:lang w:val="en-US"/>
          </w:rPr>
          <w:delText>p</w:delText>
        </w:r>
        <w:r w:rsidR="00B51D6E" w:rsidRPr="001C220C" w:rsidDel="003970BD">
          <w:rPr>
            <w:i/>
            <w:lang w:val="en-US"/>
          </w:rPr>
          <w:delText xml:space="preserve">roduct </w:delText>
        </w:r>
      </w:del>
      <w:ins w:id="21245" w:author="Charles Gifford" w:date="2017-03-15T13:17:00Z">
        <w:r w:rsidR="003970BD">
          <w:rPr>
            <w:i/>
            <w:lang w:val="en-US"/>
          </w:rPr>
          <w:t xml:space="preserve">operations </w:t>
        </w:r>
      </w:ins>
      <w:r w:rsidR="00B51D6E" w:rsidRPr="001C220C">
        <w:rPr>
          <w:i/>
          <w:lang w:val="en-US"/>
        </w:rPr>
        <w:t>segment</w:t>
      </w:r>
      <w:r w:rsidRPr="001C220C">
        <w:rPr>
          <w:i/>
          <w:lang w:val="en-US"/>
        </w:rPr>
        <w:t xml:space="preserve"> - </w:t>
      </w:r>
      <w:r w:rsidR="00E02DAD">
        <w:rPr>
          <w:i/>
          <w:lang w:val="en-US"/>
        </w:rPr>
        <w:t>m</w:t>
      </w:r>
      <w:r w:rsidRPr="001C220C">
        <w:rPr>
          <w:i/>
          <w:lang w:val="en-US"/>
        </w:rPr>
        <w:t xml:space="preserve">aterial </w:t>
      </w:r>
      <w:r w:rsidR="00E02DAD">
        <w:rPr>
          <w:i/>
          <w:lang w:val="en-US"/>
        </w:rPr>
        <w:t>s</w:t>
      </w:r>
      <w:r w:rsidRPr="001C220C">
        <w:rPr>
          <w:i/>
          <w:lang w:val="en-US"/>
        </w:rPr>
        <w:t>pecification</w:t>
      </w:r>
      <w:r w:rsidRPr="001C220C">
        <w:rPr>
          <w:lang w:val="en-US"/>
        </w:rPr>
        <w:t xml:space="preserve"> or of the</w:t>
      </w:r>
      <w:r w:rsidRPr="001C220C">
        <w:rPr>
          <w:i/>
          <w:lang w:val="en-US"/>
        </w:rPr>
        <w:t xml:space="preserve"> </w:t>
      </w:r>
      <w:r w:rsidR="00E02DAD">
        <w:rPr>
          <w:i/>
          <w:lang w:val="en-US"/>
        </w:rPr>
        <w:t>p</w:t>
      </w:r>
      <w:r w:rsidRPr="001C220C">
        <w:rPr>
          <w:i/>
          <w:lang w:val="en-US"/>
        </w:rPr>
        <w:t xml:space="preserve">rocess </w:t>
      </w:r>
      <w:r w:rsidR="00E02DAD">
        <w:rPr>
          <w:i/>
          <w:lang w:val="en-US"/>
        </w:rPr>
        <w:t>s</w:t>
      </w:r>
      <w:r w:rsidRPr="001C220C">
        <w:rPr>
          <w:i/>
          <w:lang w:val="en-US"/>
        </w:rPr>
        <w:t xml:space="preserve">egment - </w:t>
      </w:r>
      <w:r w:rsidR="00E02DAD">
        <w:rPr>
          <w:i/>
          <w:lang w:val="en-US"/>
        </w:rPr>
        <w:t>m</w:t>
      </w:r>
      <w:r w:rsidRPr="001C220C">
        <w:rPr>
          <w:i/>
          <w:lang w:val="en-US"/>
        </w:rPr>
        <w:t xml:space="preserve">aterial </w:t>
      </w:r>
      <w:r w:rsidR="00E02DAD">
        <w:rPr>
          <w:i/>
          <w:lang w:val="en-US"/>
        </w:rPr>
        <w:t>s</w:t>
      </w:r>
      <w:r w:rsidRPr="001C220C">
        <w:rPr>
          <w:i/>
          <w:lang w:val="en-US"/>
        </w:rPr>
        <w:t xml:space="preserve">egment </w:t>
      </w:r>
      <w:r w:rsidR="00E02DAD">
        <w:rPr>
          <w:i/>
          <w:lang w:val="en-US"/>
        </w:rPr>
        <w:t>s</w:t>
      </w:r>
      <w:r w:rsidRPr="001C220C">
        <w:rPr>
          <w:i/>
          <w:lang w:val="en-US"/>
        </w:rPr>
        <w:t>pecification</w:t>
      </w:r>
      <w:r w:rsidRPr="001C220C">
        <w:rPr>
          <w:lang w:val="en-US"/>
        </w:rPr>
        <w:t>, depending on the industry needs.</w:t>
      </w:r>
    </w:p>
    <w:p w14:paraId="4F7B9172" w14:textId="77777777" w:rsidR="0004729E" w:rsidRPr="001C220C" w:rsidRDefault="0004729E" w:rsidP="00682689">
      <w:pPr>
        <w:pStyle w:val="ANNEX-heading1"/>
      </w:pPr>
      <w:bookmarkStart w:id="21246" w:name="_Toc516130415"/>
      <w:bookmarkStart w:id="21247" w:name="_Toc478492262"/>
      <w:r w:rsidRPr="001C220C">
        <w:t>Multiple products per process segment</w:t>
      </w:r>
      <w:bookmarkEnd w:id="21246"/>
      <w:bookmarkEnd w:id="21247"/>
    </w:p>
    <w:p w14:paraId="52879F66" w14:textId="77777777" w:rsidR="0004729E" w:rsidRPr="00A1740E" w:rsidRDefault="0004729E" w:rsidP="0029062D">
      <w:pPr>
        <w:pStyle w:val="PARAGRAPH"/>
        <w:rPr>
          <w:b/>
          <w:lang w:val="en-US"/>
        </w:rPr>
      </w:pPr>
      <w:r w:rsidRPr="00A1740E">
        <w:rPr>
          <w:b/>
          <w:lang w:val="en-US"/>
        </w:rPr>
        <w:t>Question:</w:t>
      </w:r>
    </w:p>
    <w:p w14:paraId="37FAF5DB" w14:textId="3DA18C77" w:rsidR="0004729E" w:rsidRPr="001C220C" w:rsidRDefault="0004729E" w:rsidP="0029062D">
      <w:pPr>
        <w:pStyle w:val="PARAGRAPH"/>
        <w:rPr>
          <w:lang w:val="en-US"/>
        </w:rPr>
      </w:pPr>
      <w:r w:rsidRPr="001C220C">
        <w:rPr>
          <w:lang w:val="en-US"/>
        </w:rPr>
        <w:t xml:space="preserve">In many continuous and batch industries a single </w:t>
      </w:r>
      <w:r w:rsidRPr="00204564">
        <w:rPr>
          <w:i/>
          <w:lang w:val="en-US"/>
        </w:rPr>
        <w:t>process segment</w:t>
      </w:r>
      <w:r w:rsidRPr="001C220C">
        <w:rPr>
          <w:lang w:val="en-US"/>
        </w:rPr>
        <w:t xml:space="preserve"> </w:t>
      </w:r>
      <w:r w:rsidR="00DE2E9A">
        <w:rPr>
          <w:lang w:val="en-US"/>
        </w:rPr>
        <w:t xml:space="preserve">can </w:t>
      </w:r>
      <w:r w:rsidRPr="001C220C">
        <w:rPr>
          <w:lang w:val="en-US"/>
        </w:rPr>
        <w:t>produce multiple products</w:t>
      </w:r>
      <w:r w:rsidR="008558A5">
        <w:rPr>
          <w:lang w:val="en-US"/>
        </w:rPr>
        <w:t xml:space="preserve">. </w:t>
      </w:r>
      <w:r w:rsidRPr="001C220C">
        <w:rPr>
          <w:lang w:val="en-US"/>
        </w:rPr>
        <w:t>What describes the whole picture that multiple</w:t>
      </w:r>
      <w:ins w:id="21248" w:author="Charles Gifford" w:date="2017-03-15T12:49:00Z">
        <w:r w:rsidR="00926F7C">
          <w:rPr>
            <w:lang w:val="en-US"/>
          </w:rPr>
          <w:t xml:space="preserve"> </w:t>
        </w:r>
        <w:r w:rsidR="00926F7C">
          <w:rPr>
            <w:i/>
            <w:lang w:val="en-US"/>
          </w:rPr>
          <w:t>operations</w:t>
        </w:r>
      </w:ins>
      <w:del w:id="21249" w:author="Charles Gifford" w:date="2017-03-15T12:49:00Z">
        <w:r w:rsidRPr="001C220C" w:rsidDel="00926F7C">
          <w:rPr>
            <w:lang w:val="en-US"/>
          </w:rPr>
          <w:delText xml:space="preserve"> </w:delText>
        </w:r>
        <w:r w:rsidR="00B51D6E" w:rsidRPr="00204564" w:rsidDel="00926F7C">
          <w:rPr>
            <w:i/>
            <w:lang w:val="en-US"/>
          </w:rPr>
          <w:delText>product</w:delText>
        </w:r>
      </w:del>
      <w:r w:rsidR="00B51D6E" w:rsidRPr="00204564">
        <w:rPr>
          <w:i/>
          <w:lang w:val="en-US"/>
        </w:rPr>
        <w:t xml:space="preserve"> segment</w:t>
      </w:r>
      <w:r w:rsidRPr="00204564">
        <w:rPr>
          <w:i/>
          <w:lang w:val="en-US"/>
        </w:rPr>
        <w:t>s</w:t>
      </w:r>
      <w:r w:rsidRPr="001C220C">
        <w:rPr>
          <w:lang w:val="en-US"/>
        </w:rPr>
        <w:t xml:space="preserve"> are associated with a certain </w:t>
      </w:r>
      <w:r w:rsidRPr="00204564">
        <w:rPr>
          <w:i/>
          <w:lang w:val="en-US"/>
        </w:rPr>
        <w:t>process segment</w:t>
      </w:r>
      <w:r w:rsidRPr="001C220C">
        <w:rPr>
          <w:lang w:val="en-US"/>
        </w:rPr>
        <w:t>?</w:t>
      </w:r>
    </w:p>
    <w:p w14:paraId="31B69851" w14:textId="77777777" w:rsidR="0004729E" w:rsidRPr="001C220C" w:rsidRDefault="0004729E" w:rsidP="00B1623D">
      <w:pPr>
        <w:pStyle w:val="Note"/>
        <w:ind w:left="0" w:firstLine="0"/>
        <w:rPr>
          <w:lang w:val="en-US"/>
        </w:rPr>
      </w:pPr>
      <w:r w:rsidRPr="001C220C">
        <w:rPr>
          <w:lang w:val="en-US"/>
        </w:rPr>
        <w:t>EXAMPLE</w:t>
      </w:r>
      <w:r w:rsidRPr="001C220C">
        <w:rPr>
          <w:lang w:val="en-US"/>
        </w:rPr>
        <w:tab/>
        <w:t>In a system where materials A, B and C are used to produce products X and Y at a certain equipment in a single batch, where Y could be a by-product.</w:t>
      </w:r>
    </w:p>
    <w:p w14:paraId="44FE3963" w14:textId="77777777" w:rsidR="0004729E" w:rsidRPr="001C220C" w:rsidRDefault="0004729E" w:rsidP="0029062D">
      <w:pPr>
        <w:pStyle w:val="ListBullet"/>
        <w:rPr>
          <w:lang w:val="en-US"/>
        </w:rPr>
      </w:pPr>
      <w:r w:rsidRPr="001C220C">
        <w:rPr>
          <w:lang w:val="en-US"/>
        </w:rPr>
        <w:t xml:space="preserve">There </w:t>
      </w:r>
      <w:r w:rsidR="00DE2E9A">
        <w:rPr>
          <w:lang w:val="en-US"/>
        </w:rPr>
        <w:t>is</w:t>
      </w:r>
      <w:r w:rsidRPr="001C220C">
        <w:rPr>
          <w:lang w:val="en-US"/>
        </w:rPr>
        <w:t xml:space="preserve"> only one</w:t>
      </w:r>
      <w:r w:rsidRPr="00204564">
        <w:rPr>
          <w:i/>
          <w:lang w:val="en-US"/>
        </w:rPr>
        <w:t xml:space="preserve"> </w:t>
      </w:r>
      <w:r w:rsidR="00E02DAD" w:rsidRPr="00204564">
        <w:rPr>
          <w:i/>
          <w:lang w:val="en-US"/>
        </w:rPr>
        <w:t>p</w:t>
      </w:r>
      <w:r w:rsidRPr="00204564">
        <w:rPr>
          <w:i/>
          <w:lang w:val="en-US"/>
        </w:rPr>
        <w:t xml:space="preserve">rocess </w:t>
      </w:r>
      <w:r w:rsidR="00E02DAD" w:rsidRPr="00204564">
        <w:rPr>
          <w:i/>
          <w:lang w:val="en-US"/>
        </w:rPr>
        <w:t>s</w:t>
      </w:r>
      <w:r w:rsidRPr="00204564">
        <w:rPr>
          <w:i/>
          <w:lang w:val="en-US"/>
        </w:rPr>
        <w:t>egment</w:t>
      </w:r>
      <w:r w:rsidRPr="001C220C">
        <w:rPr>
          <w:lang w:val="en-US"/>
        </w:rPr>
        <w:t>.</w:t>
      </w:r>
    </w:p>
    <w:p w14:paraId="67EC5C43" w14:textId="0844A654" w:rsidR="0004729E" w:rsidRPr="001C220C" w:rsidRDefault="0004729E" w:rsidP="0029062D">
      <w:pPr>
        <w:pStyle w:val="ListBullet"/>
        <w:rPr>
          <w:lang w:val="en-US"/>
        </w:rPr>
      </w:pPr>
      <w:r w:rsidRPr="001C220C">
        <w:rPr>
          <w:lang w:val="en-US"/>
        </w:rPr>
        <w:t xml:space="preserve">There </w:t>
      </w:r>
      <w:r w:rsidR="00DE2E9A">
        <w:rPr>
          <w:lang w:val="en-US"/>
        </w:rPr>
        <w:t>are</w:t>
      </w:r>
      <w:r w:rsidRPr="001C220C">
        <w:rPr>
          <w:lang w:val="en-US"/>
        </w:rPr>
        <w:t xml:space="preserve"> two</w:t>
      </w:r>
      <w:del w:id="21250" w:author="Charles Gifford" w:date="2017-03-15T12:50:00Z">
        <w:r w:rsidRPr="001C220C" w:rsidDel="00926F7C">
          <w:rPr>
            <w:lang w:val="en-US"/>
          </w:rPr>
          <w:delText xml:space="preserve"> </w:delText>
        </w:r>
        <w:r w:rsidR="00E02DAD" w:rsidRPr="00204564" w:rsidDel="00926F7C">
          <w:rPr>
            <w:i/>
            <w:lang w:val="en-US"/>
          </w:rPr>
          <w:delText>p</w:delText>
        </w:r>
        <w:r w:rsidR="00B51D6E" w:rsidRPr="00204564" w:rsidDel="00926F7C">
          <w:rPr>
            <w:i/>
            <w:lang w:val="en-US"/>
          </w:rPr>
          <w:delText>roduct</w:delText>
        </w:r>
      </w:del>
      <w:r w:rsidR="00B51D6E" w:rsidRPr="00204564">
        <w:rPr>
          <w:i/>
          <w:lang w:val="en-US"/>
        </w:rPr>
        <w:t xml:space="preserve"> </w:t>
      </w:r>
      <w:ins w:id="21251" w:author="Charles Gifford" w:date="2017-03-15T12:50:00Z">
        <w:r w:rsidR="00926F7C">
          <w:rPr>
            <w:i/>
            <w:lang w:val="en-US"/>
          </w:rPr>
          <w:t xml:space="preserve">operations </w:t>
        </w:r>
      </w:ins>
      <w:r w:rsidR="00B51D6E" w:rsidRPr="00204564">
        <w:rPr>
          <w:i/>
          <w:lang w:val="en-US"/>
        </w:rPr>
        <w:t>segment</w:t>
      </w:r>
      <w:r w:rsidRPr="00204564">
        <w:rPr>
          <w:i/>
          <w:lang w:val="en-US"/>
        </w:rPr>
        <w:t>s</w:t>
      </w:r>
      <w:r w:rsidRPr="001C220C">
        <w:rPr>
          <w:lang w:val="en-US"/>
        </w:rPr>
        <w:t xml:space="preserve"> for X and Y.</w:t>
      </w:r>
    </w:p>
    <w:p w14:paraId="719C5340" w14:textId="45DEBEFC" w:rsidR="0004729E" w:rsidRPr="001C220C" w:rsidRDefault="0004729E" w:rsidP="0029062D">
      <w:pPr>
        <w:pStyle w:val="ListBullet"/>
        <w:rPr>
          <w:lang w:val="en-US"/>
        </w:rPr>
      </w:pPr>
      <w:r w:rsidRPr="001C220C">
        <w:rPr>
          <w:lang w:val="en-US"/>
        </w:rPr>
        <w:t xml:space="preserve">The </w:t>
      </w:r>
      <w:ins w:id="21252" w:author="Charles Gifford" w:date="2017-03-15T12:50:00Z">
        <w:r w:rsidR="00926F7C">
          <w:rPr>
            <w:i/>
            <w:lang w:val="en-US"/>
          </w:rPr>
          <w:t>operations definition</w:t>
        </w:r>
      </w:ins>
      <w:del w:id="21253" w:author="Charles Gifford" w:date="2017-03-15T12:51:00Z">
        <w:r w:rsidR="00E02DAD" w:rsidRPr="00204564" w:rsidDel="00926F7C">
          <w:rPr>
            <w:i/>
            <w:lang w:val="en-US"/>
          </w:rPr>
          <w:delText>p</w:delText>
        </w:r>
        <w:r w:rsidRPr="00204564" w:rsidDel="00926F7C">
          <w:rPr>
            <w:i/>
            <w:lang w:val="en-US"/>
          </w:rPr>
          <w:delText xml:space="preserve">roduct </w:delText>
        </w:r>
        <w:r w:rsidR="00E02DAD" w:rsidRPr="00204564" w:rsidDel="00926F7C">
          <w:rPr>
            <w:i/>
            <w:lang w:val="en-US"/>
          </w:rPr>
          <w:delText>p</w:delText>
        </w:r>
        <w:r w:rsidRPr="00204564" w:rsidDel="00926F7C">
          <w:rPr>
            <w:i/>
            <w:lang w:val="en-US"/>
          </w:rPr>
          <w:delText xml:space="preserve">roduction </w:delText>
        </w:r>
        <w:r w:rsidR="00E02DAD" w:rsidRPr="00204564" w:rsidDel="00926F7C">
          <w:rPr>
            <w:i/>
            <w:lang w:val="en-US"/>
          </w:rPr>
          <w:delText>r</w:delText>
        </w:r>
        <w:r w:rsidRPr="00204564" w:rsidDel="00926F7C">
          <w:rPr>
            <w:i/>
            <w:lang w:val="en-US"/>
          </w:rPr>
          <w:delText>ule</w:delText>
        </w:r>
      </w:del>
      <w:r w:rsidRPr="001C220C">
        <w:rPr>
          <w:lang w:val="en-US"/>
        </w:rPr>
        <w:t xml:space="preserve"> describes that X is made from A, B and C, and Y is made from A, B and C.</w:t>
      </w:r>
    </w:p>
    <w:p w14:paraId="1532A115" w14:textId="77777777" w:rsidR="0004729E" w:rsidRPr="001C220C" w:rsidRDefault="0004729E" w:rsidP="0029062D">
      <w:pPr>
        <w:pStyle w:val="ListBullet"/>
        <w:rPr>
          <w:lang w:val="en-US"/>
        </w:rPr>
      </w:pPr>
      <w:r w:rsidRPr="001C220C">
        <w:rPr>
          <w:lang w:val="en-US"/>
        </w:rPr>
        <w:t>Then, what describes that the X and Y are “brother” products?</w:t>
      </w:r>
    </w:p>
    <w:p w14:paraId="525A6C95" w14:textId="739103EF" w:rsidR="0004729E" w:rsidRDefault="0004729E" w:rsidP="0029062D">
      <w:pPr>
        <w:pStyle w:val="ListBullet"/>
        <w:rPr>
          <w:lang w:val="en-US"/>
        </w:rPr>
      </w:pPr>
      <w:r w:rsidRPr="001C220C">
        <w:rPr>
          <w:lang w:val="en-US"/>
        </w:rPr>
        <w:t>Is it a parent</w:t>
      </w:r>
      <w:ins w:id="21254" w:author="Charles Gifford" w:date="2017-03-15T13:18:00Z">
        <w:r w:rsidR="003970BD">
          <w:rPr>
            <w:lang w:val="en-US"/>
          </w:rPr>
          <w:t xml:space="preserve"> </w:t>
        </w:r>
      </w:ins>
      <w:del w:id="21255" w:author="Charles Gifford" w:date="2017-03-15T12:50:00Z">
        <w:r w:rsidRPr="001C220C" w:rsidDel="00926F7C">
          <w:rPr>
            <w:lang w:val="en-US"/>
          </w:rPr>
          <w:delText xml:space="preserve"> </w:delText>
        </w:r>
        <w:r w:rsidR="00E02DAD" w:rsidRPr="00204564" w:rsidDel="00926F7C">
          <w:rPr>
            <w:i/>
            <w:lang w:val="en-US"/>
          </w:rPr>
          <w:delText>p</w:delText>
        </w:r>
        <w:r w:rsidR="00B51D6E" w:rsidRPr="00204564" w:rsidDel="00926F7C">
          <w:rPr>
            <w:i/>
            <w:lang w:val="en-US"/>
          </w:rPr>
          <w:delText>roduct</w:delText>
        </w:r>
      </w:del>
      <w:ins w:id="21256" w:author="Charles Gifford" w:date="2017-03-15T12:50:00Z">
        <w:r w:rsidR="00926F7C">
          <w:rPr>
            <w:i/>
            <w:lang w:val="en-US"/>
          </w:rPr>
          <w:t>operations</w:t>
        </w:r>
      </w:ins>
      <w:r w:rsidR="00B51D6E" w:rsidRPr="00204564">
        <w:rPr>
          <w:i/>
          <w:lang w:val="en-US"/>
        </w:rPr>
        <w:t xml:space="preserve"> segment</w:t>
      </w:r>
      <w:r w:rsidRPr="001C220C">
        <w:rPr>
          <w:lang w:val="en-US"/>
        </w:rPr>
        <w:t>, which contains</w:t>
      </w:r>
      <w:del w:id="21257" w:author="Charles Gifford" w:date="2017-03-15T12:50:00Z">
        <w:r w:rsidRPr="001C220C" w:rsidDel="00926F7C">
          <w:rPr>
            <w:lang w:val="en-US"/>
          </w:rPr>
          <w:delText xml:space="preserve"> </w:delText>
        </w:r>
        <w:r w:rsidR="009A5D0C" w:rsidRPr="00204564" w:rsidDel="00926F7C">
          <w:rPr>
            <w:i/>
            <w:lang w:val="en-US"/>
          </w:rPr>
          <w:delText>p</w:delText>
        </w:r>
        <w:r w:rsidR="00B51D6E" w:rsidRPr="00204564" w:rsidDel="00926F7C">
          <w:rPr>
            <w:i/>
            <w:lang w:val="en-US"/>
          </w:rPr>
          <w:delText>roduct</w:delText>
        </w:r>
      </w:del>
      <w:r w:rsidR="00B51D6E" w:rsidRPr="00204564">
        <w:rPr>
          <w:i/>
          <w:lang w:val="en-US"/>
        </w:rPr>
        <w:t xml:space="preserve"> </w:t>
      </w:r>
      <w:ins w:id="21258" w:author="Charles Gifford" w:date="2017-03-15T12:50:00Z">
        <w:r w:rsidR="00926F7C">
          <w:rPr>
            <w:i/>
            <w:lang w:val="en-US"/>
          </w:rPr>
          <w:t xml:space="preserve">operations </w:t>
        </w:r>
      </w:ins>
      <w:r w:rsidR="00B51D6E" w:rsidRPr="00204564">
        <w:rPr>
          <w:i/>
          <w:lang w:val="en-US"/>
        </w:rPr>
        <w:t>segment</w:t>
      </w:r>
      <w:r w:rsidRPr="001C220C">
        <w:rPr>
          <w:lang w:val="en-US"/>
        </w:rPr>
        <w:t xml:space="preserve"> X and Y?</w:t>
      </w:r>
    </w:p>
    <w:p w14:paraId="720474AE" w14:textId="77777777" w:rsidR="00B1623D" w:rsidRPr="001C220C" w:rsidRDefault="00B1623D" w:rsidP="00B1623D">
      <w:pPr>
        <w:pStyle w:val="ListBullet"/>
        <w:numPr>
          <w:ilvl w:val="0"/>
          <w:numId w:val="0"/>
        </w:numPr>
        <w:ind w:left="340"/>
        <w:rPr>
          <w:lang w:val="en-US"/>
        </w:rPr>
      </w:pPr>
    </w:p>
    <w:p w14:paraId="2FFD2E46" w14:textId="77777777" w:rsidR="0004729E" w:rsidRPr="00A1740E" w:rsidRDefault="0004729E" w:rsidP="00A1740E">
      <w:pPr>
        <w:pStyle w:val="PARAGRAPH"/>
        <w:keepNext/>
        <w:rPr>
          <w:b/>
          <w:lang w:val="en-US"/>
        </w:rPr>
      </w:pPr>
      <w:r w:rsidRPr="00A1740E">
        <w:rPr>
          <w:b/>
          <w:lang w:val="en-US"/>
        </w:rPr>
        <w:t>Answer:</w:t>
      </w:r>
    </w:p>
    <w:p w14:paraId="1EE4FF09" w14:textId="77777777" w:rsidR="0004729E" w:rsidRPr="001C220C" w:rsidRDefault="00A1740E" w:rsidP="0029062D">
      <w:pPr>
        <w:pStyle w:val="PARAGRAPH"/>
        <w:rPr>
          <w:lang w:val="en-US"/>
        </w:rPr>
      </w:pPr>
      <w:r>
        <w:rPr>
          <w:lang w:val="en-US"/>
        </w:rPr>
        <w:t>ISA-</w:t>
      </w:r>
      <w:r w:rsidR="001F24A0">
        <w:rPr>
          <w:lang w:val="en-US"/>
        </w:rPr>
        <w:t>95.00.02</w:t>
      </w:r>
      <w:r w:rsidR="0004729E" w:rsidRPr="001C220C">
        <w:rPr>
          <w:lang w:val="en-US"/>
        </w:rPr>
        <w:t xml:space="preserve"> does not model the object relationships in </w:t>
      </w:r>
      <w:r>
        <w:rPr>
          <w:lang w:val="en-US"/>
        </w:rPr>
        <w:t>ISA-</w:t>
      </w:r>
      <w:r w:rsidR="001F24A0">
        <w:rPr>
          <w:lang w:val="en-US"/>
        </w:rPr>
        <w:t>95.00.01</w:t>
      </w:r>
      <w:r w:rsidR="0004729E" w:rsidRPr="001C220C">
        <w:rPr>
          <w:lang w:val="en-US"/>
        </w:rPr>
        <w:t>, so this is a matter of implementation</w:t>
      </w:r>
      <w:r w:rsidR="008558A5">
        <w:rPr>
          <w:lang w:val="en-US"/>
        </w:rPr>
        <w:t xml:space="preserve">. </w:t>
      </w:r>
      <w:r w:rsidR="0004729E" w:rsidRPr="001C220C">
        <w:rPr>
          <w:lang w:val="en-US"/>
        </w:rPr>
        <w:t xml:space="preserve">The most common approach to this problem seems to be to list a </w:t>
      </w:r>
      <w:r w:rsidR="009A5D0C" w:rsidRPr="00204564">
        <w:rPr>
          <w:i/>
          <w:lang w:val="en-US"/>
        </w:rPr>
        <w:t>p</w:t>
      </w:r>
      <w:r w:rsidR="0004729E" w:rsidRPr="00204564">
        <w:rPr>
          <w:i/>
          <w:lang w:val="en-US"/>
        </w:rPr>
        <w:t>rocess</w:t>
      </w:r>
      <w:r w:rsidR="0004729E" w:rsidRPr="001C220C">
        <w:rPr>
          <w:lang w:val="en-US"/>
        </w:rPr>
        <w:t xml:space="preserve"> </w:t>
      </w:r>
      <w:r w:rsidR="009A5D0C">
        <w:rPr>
          <w:lang w:val="en-US"/>
        </w:rPr>
        <w:t>s</w:t>
      </w:r>
      <w:r w:rsidR="0004729E" w:rsidRPr="001C220C">
        <w:rPr>
          <w:lang w:val="en-US"/>
        </w:rPr>
        <w:t>egment for the process of consuming (A,B,C) and generating (X,Y).</w:t>
      </w:r>
    </w:p>
    <w:p w14:paraId="5218BA4F" w14:textId="01381AE9" w:rsidR="0004729E" w:rsidRPr="001C220C" w:rsidRDefault="0004729E" w:rsidP="0029062D">
      <w:pPr>
        <w:pStyle w:val="PARAGRAPH"/>
        <w:rPr>
          <w:lang w:val="en-US"/>
        </w:rPr>
      </w:pPr>
      <w:r w:rsidRPr="001C220C">
        <w:rPr>
          <w:lang w:val="en-US"/>
        </w:rPr>
        <w:t xml:space="preserve">The </w:t>
      </w:r>
      <w:r w:rsidR="009A5D0C">
        <w:rPr>
          <w:i/>
          <w:lang w:val="en-US"/>
        </w:rPr>
        <w:t>p</w:t>
      </w:r>
      <w:r w:rsidRPr="001C220C">
        <w:rPr>
          <w:i/>
          <w:lang w:val="en-US"/>
        </w:rPr>
        <w:t xml:space="preserve">rocess </w:t>
      </w:r>
      <w:r w:rsidR="009A5D0C">
        <w:rPr>
          <w:i/>
          <w:lang w:val="en-US"/>
        </w:rPr>
        <w:t>s</w:t>
      </w:r>
      <w:r w:rsidRPr="001C220C">
        <w:rPr>
          <w:i/>
          <w:lang w:val="en-US"/>
        </w:rPr>
        <w:t xml:space="preserve">egment - </w:t>
      </w:r>
      <w:r w:rsidR="009A5D0C">
        <w:rPr>
          <w:i/>
          <w:lang w:val="en-US"/>
        </w:rPr>
        <w:t>m</w:t>
      </w:r>
      <w:r w:rsidRPr="001C220C">
        <w:rPr>
          <w:i/>
          <w:lang w:val="en-US"/>
        </w:rPr>
        <w:t xml:space="preserve">aterial </w:t>
      </w:r>
      <w:r w:rsidR="009A5D0C">
        <w:rPr>
          <w:i/>
          <w:lang w:val="en-US"/>
        </w:rPr>
        <w:t>s</w:t>
      </w:r>
      <w:r w:rsidRPr="001C220C">
        <w:rPr>
          <w:i/>
          <w:lang w:val="en-US"/>
        </w:rPr>
        <w:t xml:space="preserve">egment </w:t>
      </w:r>
      <w:r w:rsidR="009A5D0C">
        <w:rPr>
          <w:i/>
          <w:lang w:val="en-US"/>
        </w:rPr>
        <w:t>s</w:t>
      </w:r>
      <w:r w:rsidRPr="001C220C">
        <w:rPr>
          <w:i/>
          <w:lang w:val="en-US"/>
        </w:rPr>
        <w:t xml:space="preserve">pecifications </w:t>
      </w:r>
      <w:r w:rsidRPr="001C220C">
        <w:rPr>
          <w:lang w:val="en-US"/>
        </w:rPr>
        <w:t>would contain the appropriate ratios (assuming they are constant), such as [50</w:t>
      </w:r>
      <w:r w:rsidR="00C91311">
        <w:rPr>
          <w:lang w:val="en-US"/>
        </w:rPr>
        <w:t> </w:t>
      </w:r>
      <w:r w:rsidRPr="001C220C">
        <w:rPr>
          <w:lang w:val="en-US"/>
        </w:rPr>
        <w:t>% A, 30</w:t>
      </w:r>
      <w:r w:rsidR="00C91311">
        <w:rPr>
          <w:lang w:val="en-US"/>
        </w:rPr>
        <w:t> </w:t>
      </w:r>
      <w:r w:rsidRPr="001C220C">
        <w:rPr>
          <w:lang w:val="en-US"/>
        </w:rPr>
        <w:t>% B, 20</w:t>
      </w:r>
      <w:r w:rsidR="00C91311">
        <w:rPr>
          <w:lang w:val="en-US"/>
        </w:rPr>
        <w:t> </w:t>
      </w:r>
      <w:r w:rsidRPr="001C220C">
        <w:rPr>
          <w:lang w:val="en-US"/>
        </w:rPr>
        <w:t>% C] to produce [75</w:t>
      </w:r>
      <w:r w:rsidR="00C91311">
        <w:rPr>
          <w:lang w:val="en-US"/>
        </w:rPr>
        <w:t> </w:t>
      </w:r>
      <w:r w:rsidRPr="001C220C">
        <w:rPr>
          <w:lang w:val="en-US"/>
        </w:rPr>
        <w:t>% X, 25</w:t>
      </w:r>
      <w:r w:rsidR="00C91311">
        <w:rPr>
          <w:lang w:val="en-US"/>
        </w:rPr>
        <w:t> </w:t>
      </w:r>
      <w:r w:rsidRPr="001C220C">
        <w:rPr>
          <w:lang w:val="en-US"/>
        </w:rPr>
        <w:t>% Y]</w:t>
      </w:r>
      <w:r w:rsidR="00C91311">
        <w:rPr>
          <w:lang w:val="en-US"/>
        </w:rPr>
        <w:t xml:space="preserve">. </w:t>
      </w:r>
      <w:r w:rsidRPr="001C220C">
        <w:rPr>
          <w:lang w:val="en-US"/>
        </w:rPr>
        <w:t xml:space="preserve">There would be </w:t>
      </w:r>
      <w:del w:id="21259" w:author="Charles Gifford" w:date="2017-03-15T13:18:00Z">
        <w:r w:rsidR="009A5D0C" w:rsidDel="003970BD">
          <w:rPr>
            <w:i/>
            <w:lang w:val="en-US"/>
          </w:rPr>
          <w:delText>p</w:delText>
        </w:r>
        <w:r w:rsidR="00B51D6E" w:rsidRPr="001C220C" w:rsidDel="003970BD">
          <w:rPr>
            <w:i/>
            <w:lang w:val="en-US"/>
          </w:rPr>
          <w:delText xml:space="preserve">roduct </w:delText>
        </w:r>
      </w:del>
      <w:ins w:id="21260" w:author="Charles Gifford" w:date="2017-03-15T13:18:00Z">
        <w:r w:rsidR="003970BD">
          <w:rPr>
            <w:i/>
            <w:lang w:val="en-US"/>
          </w:rPr>
          <w:t xml:space="preserve">operations </w:t>
        </w:r>
      </w:ins>
      <w:r w:rsidR="00B51D6E" w:rsidRPr="001C220C">
        <w:rPr>
          <w:i/>
          <w:lang w:val="en-US"/>
        </w:rPr>
        <w:t>segment</w:t>
      </w:r>
      <w:r w:rsidRPr="001C220C">
        <w:rPr>
          <w:i/>
          <w:lang w:val="en-US"/>
        </w:rPr>
        <w:t xml:space="preserve">s </w:t>
      </w:r>
      <w:r w:rsidRPr="001C220C">
        <w:rPr>
          <w:lang w:val="en-US"/>
        </w:rPr>
        <w:t xml:space="preserve">for X and Y, but they would not maintain the inflow (consumed) information in the </w:t>
      </w:r>
      <w:del w:id="21261" w:author="Charles Gifford" w:date="2017-03-15T13:18:00Z">
        <w:r w:rsidR="009A5D0C" w:rsidDel="003970BD">
          <w:rPr>
            <w:i/>
            <w:lang w:val="en-US"/>
          </w:rPr>
          <w:delText>p</w:delText>
        </w:r>
        <w:r w:rsidR="00B51D6E" w:rsidRPr="001C220C" w:rsidDel="003970BD">
          <w:rPr>
            <w:i/>
            <w:lang w:val="en-US"/>
          </w:rPr>
          <w:delText xml:space="preserve">roduct </w:delText>
        </w:r>
      </w:del>
      <w:ins w:id="21262" w:author="Charles Gifford" w:date="2017-03-15T13:18:00Z">
        <w:r w:rsidR="003970BD">
          <w:rPr>
            <w:i/>
            <w:lang w:val="en-US"/>
          </w:rPr>
          <w:t xml:space="preserve">operations </w:t>
        </w:r>
      </w:ins>
      <w:r w:rsidR="00B51D6E" w:rsidRPr="001C220C">
        <w:rPr>
          <w:i/>
          <w:lang w:val="en-US"/>
        </w:rPr>
        <w:t>segment</w:t>
      </w:r>
      <w:r w:rsidRPr="001C220C">
        <w:rPr>
          <w:i/>
          <w:lang w:val="en-US"/>
        </w:rPr>
        <w:t>s</w:t>
      </w:r>
      <w:r w:rsidRPr="001C220C">
        <w:rPr>
          <w:lang w:val="en-US"/>
        </w:rPr>
        <w:t>.</w:t>
      </w:r>
    </w:p>
    <w:p w14:paraId="19B051D4" w14:textId="77777777" w:rsidR="0004729E" w:rsidRPr="001C220C" w:rsidRDefault="0004729E" w:rsidP="0029062D">
      <w:pPr>
        <w:pStyle w:val="PARAGRAPH"/>
        <w:rPr>
          <w:lang w:val="en-US"/>
        </w:rPr>
      </w:pPr>
      <w:r w:rsidRPr="001C220C">
        <w:rPr>
          <w:lang w:val="en-US"/>
        </w:rPr>
        <w:t xml:space="preserve">Since the exact relationship between the amounts of material </w:t>
      </w:r>
      <w:r w:rsidR="00DE2E9A">
        <w:rPr>
          <w:lang w:val="en-US"/>
        </w:rPr>
        <w:t xml:space="preserve">can </w:t>
      </w:r>
      <w:r w:rsidRPr="001C220C">
        <w:rPr>
          <w:lang w:val="en-US"/>
        </w:rPr>
        <w:t xml:space="preserve">also be equipment specific, the most common approach would be to create multiple </w:t>
      </w:r>
      <w:r w:rsidR="009A5D0C">
        <w:rPr>
          <w:i/>
          <w:lang w:val="en-US"/>
        </w:rPr>
        <w:t>p</w:t>
      </w:r>
      <w:r w:rsidRPr="001C220C">
        <w:rPr>
          <w:i/>
          <w:lang w:val="en-US"/>
        </w:rPr>
        <w:t xml:space="preserve">rocess </w:t>
      </w:r>
      <w:r w:rsidR="009A5D0C">
        <w:rPr>
          <w:i/>
          <w:lang w:val="en-US"/>
        </w:rPr>
        <w:t>s</w:t>
      </w:r>
      <w:r w:rsidRPr="001C220C">
        <w:rPr>
          <w:i/>
          <w:lang w:val="en-US"/>
        </w:rPr>
        <w:t xml:space="preserve">egments </w:t>
      </w:r>
      <w:r w:rsidRPr="001C220C">
        <w:rPr>
          <w:lang w:val="en-US"/>
        </w:rPr>
        <w:t xml:space="preserve">that show the consumed and produced materials in the ratios appropriate for each set of unique </w:t>
      </w:r>
      <w:r w:rsidRPr="001C220C">
        <w:rPr>
          <w:i/>
          <w:lang w:val="en-US"/>
        </w:rPr>
        <w:t>equipment</w:t>
      </w:r>
      <w:r w:rsidRPr="001C220C">
        <w:rPr>
          <w:lang w:val="en-US"/>
        </w:rPr>
        <w:t>.</w:t>
      </w:r>
    </w:p>
    <w:p w14:paraId="1C3FDF6D" w14:textId="77777777" w:rsidR="0004729E" w:rsidRPr="001C220C" w:rsidRDefault="0004729E" w:rsidP="0029062D">
      <w:pPr>
        <w:pStyle w:val="PARAGRAPH"/>
        <w:rPr>
          <w:lang w:val="en-US"/>
        </w:rPr>
      </w:pPr>
      <w:r w:rsidRPr="001C220C">
        <w:rPr>
          <w:lang w:val="en-US"/>
        </w:rPr>
        <w:t>In petrochemical refining and chemical production</w:t>
      </w:r>
      <w:r w:rsidR="009A5D0C">
        <w:rPr>
          <w:lang w:val="en-US"/>
        </w:rPr>
        <w:t>,</w:t>
      </w:r>
      <w:r w:rsidRPr="001C220C">
        <w:rPr>
          <w:lang w:val="en-US"/>
        </w:rPr>
        <w:t xml:space="preserve"> it is even more complicated, since the ratio of produced material can vary based on production parameters (such as temperatures of trays in distillation columns) and on the specific properties of the consumed materials (such as the sulfur content of the oil)</w:t>
      </w:r>
      <w:r w:rsidR="008558A5">
        <w:rPr>
          <w:lang w:val="en-US"/>
        </w:rPr>
        <w:t xml:space="preserve">. </w:t>
      </w:r>
      <w:r w:rsidRPr="001C220C">
        <w:rPr>
          <w:lang w:val="en-US"/>
        </w:rPr>
        <w:t xml:space="preserve">In those cases, if the information needed to be exchanged on a regular basis, the most common approach would be to extend the </w:t>
      </w:r>
      <w:r w:rsidR="009A5D0C">
        <w:rPr>
          <w:i/>
          <w:lang w:val="en-US"/>
        </w:rPr>
        <w:t>p</w:t>
      </w:r>
      <w:r w:rsidRPr="001C220C">
        <w:rPr>
          <w:i/>
          <w:lang w:val="en-US"/>
        </w:rPr>
        <w:t xml:space="preserve">rocess </w:t>
      </w:r>
      <w:r w:rsidR="009A5D0C">
        <w:rPr>
          <w:i/>
          <w:lang w:val="en-US"/>
        </w:rPr>
        <w:t>s</w:t>
      </w:r>
      <w:r w:rsidRPr="001C220C">
        <w:rPr>
          <w:i/>
          <w:lang w:val="en-US"/>
        </w:rPr>
        <w:t xml:space="preserve">egment - </w:t>
      </w:r>
      <w:r w:rsidR="009A5D0C">
        <w:rPr>
          <w:i/>
          <w:lang w:val="en-US"/>
        </w:rPr>
        <w:t>m</w:t>
      </w:r>
      <w:r w:rsidRPr="001C220C">
        <w:rPr>
          <w:i/>
          <w:lang w:val="en-US"/>
        </w:rPr>
        <w:t xml:space="preserve">aterial </w:t>
      </w:r>
      <w:r w:rsidR="009A5D0C">
        <w:rPr>
          <w:i/>
          <w:lang w:val="en-US"/>
        </w:rPr>
        <w:t>s</w:t>
      </w:r>
      <w:r w:rsidRPr="001C220C">
        <w:rPr>
          <w:i/>
          <w:lang w:val="en-US"/>
        </w:rPr>
        <w:t xml:space="preserve">egment </w:t>
      </w:r>
      <w:r w:rsidR="009A5D0C">
        <w:rPr>
          <w:i/>
          <w:lang w:val="en-US"/>
        </w:rPr>
        <w:t>s</w:t>
      </w:r>
      <w:r w:rsidRPr="001C220C">
        <w:rPr>
          <w:i/>
          <w:lang w:val="en-US"/>
        </w:rPr>
        <w:t xml:space="preserve">pecifications </w:t>
      </w:r>
      <w:r w:rsidRPr="001C220C">
        <w:rPr>
          <w:lang w:val="en-US"/>
        </w:rPr>
        <w:t>to include the mathematical relationships, such as an equation, tables, or LP, or a reference to an LP, equation, or table.</w:t>
      </w:r>
    </w:p>
    <w:p w14:paraId="596B0EEB" w14:textId="4CFC314C" w:rsidR="0004729E" w:rsidRPr="001C220C" w:rsidRDefault="0004729E" w:rsidP="00682689">
      <w:pPr>
        <w:pStyle w:val="ANNEX-heading1"/>
      </w:pPr>
      <w:bookmarkStart w:id="21263" w:name="_Toc516130416"/>
      <w:bookmarkStart w:id="21264" w:name="_Toc478492263"/>
      <w:r w:rsidRPr="001C220C">
        <w:t xml:space="preserve">Process segments vs. </w:t>
      </w:r>
      <w:del w:id="21265" w:author="Charles Gifford" w:date="2017-03-15T13:18:00Z">
        <w:r w:rsidR="00B51D6E" w:rsidRPr="001C220C" w:rsidDel="003970BD">
          <w:delText xml:space="preserve">product </w:delText>
        </w:r>
      </w:del>
      <w:ins w:id="21266" w:author="Charles Gifford" w:date="2017-03-15T13:18:00Z">
        <w:r w:rsidR="003970BD">
          <w:t xml:space="preserve">operations </w:t>
        </w:r>
      </w:ins>
      <w:r w:rsidR="00B51D6E" w:rsidRPr="001C220C">
        <w:t>segment</w:t>
      </w:r>
      <w:r w:rsidRPr="001C220C">
        <w:t>s</w:t>
      </w:r>
      <w:bookmarkEnd w:id="21263"/>
      <w:bookmarkEnd w:id="21264"/>
    </w:p>
    <w:p w14:paraId="7B2841A8" w14:textId="77777777" w:rsidR="0004729E" w:rsidRPr="000B3B99" w:rsidRDefault="0004729E" w:rsidP="0029062D">
      <w:pPr>
        <w:pStyle w:val="PARAGRAPH"/>
        <w:rPr>
          <w:b/>
          <w:lang w:val="en-US"/>
        </w:rPr>
      </w:pPr>
      <w:r w:rsidRPr="000B3B99">
        <w:rPr>
          <w:b/>
          <w:lang w:val="en-US"/>
        </w:rPr>
        <w:t>Question:</w:t>
      </w:r>
    </w:p>
    <w:p w14:paraId="526BC6A3" w14:textId="193D8D44" w:rsidR="0004729E" w:rsidRPr="001C220C" w:rsidRDefault="0004729E" w:rsidP="0029062D">
      <w:pPr>
        <w:pStyle w:val="PARAGRAPH"/>
        <w:rPr>
          <w:lang w:val="en-US"/>
        </w:rPr>
      </w:pPr>
      <w:r w:rsidRPr="001C220C">
        <w:rPr>
          <w:lang w:val="en-US"/>
        </w:rPr>
        <w:t xml:space="preserve">What is the difference between </w:t>
      </w:r>
      <w:r w:rsidRPr="00204564">
        <w:rPr>
          <w:i/>
          <w:lang w:val="en-US"/>
        </w:rPr>
        <w:t>process segments</w:t>
      </w:r>
      <w:r w:rsidRPr="001C220C">
        <w:rPr>
          <w:lang w:val="en-US"/>
        </w:rPr>
        <w:t xml:space="preserve"> and </w:t>
      </w:r>
      <w:del w:id="21267" w:author="Charles Gifford" w:date="2017-03-15T13:18:00Z">
        <w:r w:rsidR="00B51D6E" w:rsidRPr="00204564" w:rsidDel="003970BD">
          <w:rPr>
            <w:i/>
            <w:lang w:val="en-US"/>
          </w:rPr>
          <w:delText xml:space="preserve">product </w:delText>
        </w:r>
      </w:del>
      <w:ins w:id="21268" w:author="Charles Gifford" w:date="2017-03-15T13:18:00Z">
        <w:r w:rsidR="003970BD">
          <w:rPr>
            <w:i/>
            <w:lang w:val="en-US"/>
          </w:rPr>
          <w:t xml:space="preserve">operations </w:t>
        </w:r>
      </w:ins>
      <w:r w:rsidR="00B51D6E" w:rsidRPr="00204564">
        <w:rPr>
          <w:i/>
          <w:lang w:val="en-US"/>
        </w:rPr>
        <w:t>segment</w:t>
      </w:r>
      <w:r w:rsidRPr="00204564">
        <w:rPr>
          <w:i/>
          <w:lang w:val="en-US"/>
        </w:rPr>
        <w:t>s</w:t>
      </w:r>
      <w:r w:rsidRPr="001C220C">
        <w:rPr>
          <w:lang w:val="en-US"/>
        </w:rPr>
        <w:t>?</w:t>
      </w:r>
    </w:p>
    <w:p w14:paraId="0BB037C1" w14:textId="77777777" w:rsidR="0004729E" w:rsidRPr="000B3B99" w:rsidRDefault="0004729E" w:rsidP="0029062D">
      <w:pPr>
        <w:pStyle w:val="PARAGRAPH"/>
        <w:rPr>
          <w:b/>
          <w:lang w:val="en-US"/>
        </w:rPr>
      </w:pPr>
      <w:r w:rsidRPr="000B3B99">
        <w:rPr>
          <w:b/>
          <w:lang w:val="en-US"/>
        </w:rPr>
        <w:t>Answer:</w:t>
      </w:r>
    </w:p>
    <w:p w14:paraId="0257A71B" w14:textId="77777777" w:rsidR="0004729E" w:rsidRPr="001C220C" w:rsidRDefault="0004729E" w:rsidP="0029062D">
      <w:pPr>
        <w:pStyle w:val="PARAGRAPH"/>
        <w:rPr>
          <w:lang w:val="en-US"/>
        </w:rPr>
      </w:pPr>
      <w:r w:rsidRPr="001C220C">
        <w:rPr>
          <w:lang w:val="en-US"/>
        </w:rPr>
        <w:t xml:space="preserve">A </w:t>
      </w:r>
      <w:r w:rsidRPr="001C220C">
        <w:rPr>
          <w:i/>
          <w:lang w:val="en-US"/>
        </w:rPr>
        <w:t xml:space="preserve">process segment </w:t>
      </w:r>
      <w:r w:rsidRPr="001C220C">
        <w:rPr>
          <w:lang w:val="en-US"/>
        </w:rPr>
        <w:t>presents a production activity and what resources are needed to execute the activity, at the level of detail required for business processes, such as planning or costing</w:t>
      </w:r>
      <w:r w:rsidR="008558A5">
        <w:rPr>
          <w:lang w:val="en-US"/>
        </w:rPr>
        <w:t xml:space="preserve">. </w:t>
      </w:r>
      <w:r w:rsidR="009A5D0C">
        <w:rPr>
          <w:lang w:val="en-US"/>
        </w:rPr>
        <w:t>b</w:t>
      </w:r>
      <w:r w:rsidRPr="001C220C">
        <w:rPr>
          <w:lang w:val="en-US"/>
        </w:rPr>
        <w:t xml:space="preserve">usiness segment is a synonym for </w:t>
      </w:r>
      <w:r w:rsidRPr="00204564">
        <w:rPr>
          <w:i/>
          <w:lang w:val="en-US"/>
        </w:rPr>
        <w:t>process segment</w:t>
      </w:r>
      <w:r w:rsidRPr="001C220C">
        <w:rPr>
          <w:lang w:val="en-US"/>
        </w:rPr>
        <w:t xml:space="preserve">. </w:t>
      </w:r>
    </w:p>
    <w:p w14:paraId="77B26EED" w14:textId="19D6CBE0" w:rsidR="0004729E" w:rsidRPr="001C220C" w:rsidRDefault="0004729E" w:rsidP="00B1623D">
      <w:pPr>
        <w:pStyle w:val="Note"/>
        <w:ind w:left="0" w:firstLine="0"/>
        <w:rPr>
          <w:lang w:val="en-US"/>
        </w:rPr>
      </w:pPr>
      <w:r w:rsidRPr="001C220C">
        <w:rPr>
          <w:lang w:val="en-US"/>
        </w:rPr>
        <w:t>EXAMPLE</w:t>
      </w:r>
      <w:r w:rsidRPr="001C220C">
        <w:rPr>
          <w:lang w:val="en-US"/>
        </w:rPr>
        <w:tab/>
        <w:t xml:space="preserve">Making a bicycle frame </w:t>
      </w:r>
      <w:r w:rsidR="00E540ED">
        <w:rPr>
          <w:lang w:val="en-US"/>
        </w:rPr>
        <w:t>necessitates the use of an</w:t>
      </w:r>
      <w:r w:rsidRPr="001C220C">
        <w:rPr>
          <w:lang w:val="en-US"/>
        </w:rPr>
        <w:t xml:space="preserve"> assembly jig, a bending machine, and an assembler for 30 min</w:t>
      </w:r>
      <w:r w:rsidR="008558A5">
        <w:rPr>
          <w:lang w:val="en-US"/>
        </w:rPr>
        <w:t xml:space="preserve">. </w:t>
      </w:r>
    </w:p>
    <w:p w14:paraId="13567C2E" w14:textId="77777777" w:rsidR="0004729E" w:rsidRPr="001C220C" w:rsidRDefault="0004729E" w:rsidP="0029062D">
      <w:pPr>
        <w:pStyle w:val="PARAGRAPH"/>
        <w:rPr>
          <w:lang w:val="en-US"/>
        </w:rPr>
      </w:pPr>
      <w:r w:rsidRPr="001C220C">
        <w:rPr>
          <w:lang w:val="en-US"/>
        </w:rPr>
        <w:t xml:space="preserve">The same resources </w:t>
      </w:r>
      <w:r w:rsidR="00DE2E9A">
        <w:rPr>
          <w:lang w:val="en-US"/>
        </w:rPr>
        <w:t xml:space="preserve">can </w:t>
      </w:r>
      <w:r w:rsidRPr="001C220C">
        <w:rPr>
          <w:lang w:val="en-US"/>
        </w:rPr>
        <w:t xml:space="preserve">be associated with more than one </w:t>
      </w:r>
      <w:r w:rsidRPr="00204564">
        <w:rPr>
          <w:i/>
          <w:lang w:val="en-US"/>
        </w:rPr>
        <w:t>process segment</w:t>
      </w:r>
      <w:r w:rsidRPr="001C220C">
        <w:rPr>
          <w:lang w:val="en-US"/>
        </w:rPr>
        <w:t>.</w:t>
      </w:r>
    </w:p>
    <w:p w14:paraId="77E6A17C" w14:textId="7F40EDA6" w:rsidR="0004729E" w:rsidRPr="001C220C" w:rsidRDefault="0004729E" w:rsidP="0029062D">
      <w:pPr>
        <w:pStyle w:val="PARAGRAPH"/>
        <w:rPr>
          <w:lang w:val="en-US"/>
        </w:rPr>
      </w:pPr>
      <w:r w:rsidRPr="001C220C">
        <w:rPr>
          <w:lang w:val="en-US"/>
        </w:rPr>
        <w:t xml:space="preserve">A </w:t>
      </w:r>
      <w:del w:id="21269" w:author="Charles Gifford" w:date="2017-03-15T13:18:00Z">
        <w:r w:rsidR="00B51D6E" w:rsidRPr="001C220C" w:rsidDel="003970BD">
          <w:rPr>
            <w:i/>
            <w:lang w:val="en-US"/>
          </w:rPr>
          <w:delText xml:space="preserve">product </w:delText>
        </w:r>
      </w:del>
      <w:ins w:id="21270" w:author="Charles Gifford" w:date="2017-03-15T13:18:00Z">
        <w:r w:rsidR="003970BD">
          <w:rPr>
            <w:i/>
            <w:lang w:val="en-US"/>
          </w:rPr>
          <w:t xml:space="preserve">operations </w:t>
        </w:r>
      </w:ins>
      <w:r w:rsidR="00B51D6E" w:rsidRPr="001C220C">
        <w:rPr>
          <w:i/>
          <w:lang w:val="en-US"/>
        </w:rPr>
        <w:t>segment</w:t>
      </w:r>
      <w:r w:rsidRPr="001C220C">
        <w:rPr>
          <w:lang w:val="en-US"/>
        </w:rPr>
        <w:t xml:space="preserve"> lists what resources are needed to make a specific product, at the level of detail required for planning or costing</w:t>
      </w:r>
      <w:r w:rsidR="008558A5">
        <w:rPr>
          <w:lang w:val="en-US"/>
        </w:rPr>
        <w:t xml:space="preserve">. </w:t>
      </w:r>
    </w:p>
    <w:p w14:paraId="65CE1BC3" w14:textId="33273D03" w:rsidR="0004729E" w:rsidRPr="001C220C" w:rsidRDefault="0004729E" w:rsidP="00B1623D">
      <w:pPr>
        <w:pStyle w:val="Note"/>
        <w:ind w:left="0" w:firstLine="0"/>
        <w:rPr>
          <w:lang w:val="en-US"/>
        </w:rPr>
      </w:pPr>
      <w:r w:rsidRPr="001C220C">
        <w:rPr>
          <w:lang w:val="en-US"/>
        </w:rPr>
        <w:t>EXAMPLE</w:t>
      </w:r>
      <w:r w:rsidRPr="001C220C">
        <w:rPr>
          <w:lang w:val="en-US"/>
        </w:rPr>
        <w:tab/>
        <w:t>What is needed to make a 27-inch bicycle; 2 27-inch wheels, 1 27-inch frame, 1 seat, 15 screws, 1 h of a tall test cyclist, etc.</w:t>
      </w:r>
    </w:p>
    <w:p w14:paraId="2F0C02A6" w14:textId="443E317A" w:rsidR="0004729E" w:rsidRPr="001C220C" w:rsidRDefault="0004729E" w:rsidP="0029062D">
      <w:pPr>
        <w:pStyle w:val="PARAGRAPH"/>
        <w:rPr>
          <w:lang w:val="en-US"/>
        </w:rPr>
      </w:pPr>
      <w:r w:rsidRPr="001C220C">
        <w:rPr>
          <w:lang w:val="en-US"/>
        </w:rPr>
        <w:t>A product</w:t>
      </w:r>
      <w:ins w:id="21271" w:author="Charles Gifford" w:date="2017-03-15T13:19:00Z">
        <w:r w:rsidR="003970BD">
          <w:rPr>
            <w:lang w:val="en-US"/>
          </w:rPr>
          <w:t xml:space="preserve"> and support tasks</w:t>
        </w:r>
      </w:ins>
      <w:r w:rsidRPr="001C220C">
        <w:rPr>
          <w:lang w:val="en-US"/>
        </w:rPr>
        <w:t xml:space="preserve"> </w:t>
      </w:r>
      <w:ins w:id="21272" w:author="Charles Gifford" w:date="2017-03-15T13:19:00Z">
        <w:r w:rsidR="003970BD">
          <w:rPr>
            <w:lang w:val="en-US"/>
          </w:rPr>
          <w:t>are</w:t>
        </w:r>
      </w:ins>
      <w:del w:id="21273" w:author="Charles Gifford" w:date="2017-03-15T13:19:00Z">
        <w:r w:rsidRPr="001C220C" w:rsidDel="003970BD">
          <w:rPr>
            <w:lang w:val="en-US"/>
          </w:rPr>
          <w:delText>is</w:delText>
        </w:r>
      </w:del>
      <w:r w:rsidRPr="001C220C">
        <w:rPr>
          <w:lang w:val="en-US"/>
        </w:rPr>
        <w:t xml:space="preserve"> defined by one or more </w:t>
      </w:r>
      <w:del w:id="21274" w:author="Charles Gifford" w:date="2017-03-15T13:19:00Z">
        <w:r w:rsidR="00B51D6E" w:rsidRPr="00204564" w:rsidDel="003970BD">
          <w:rPr>
            <w:i/>
            <w:lang w:val="en-US"/>
          </w:rPr>
          <w:delText xml:space="preserve">product </w:delText>
        </w:r>
      </w:del>
      <w:ins w:id="21275" w:author="Charles Gifford" w:date="2017-03-15T13:19:00Z">
        <w:r w:rsidR="003970BD">
          <w:rPr>
            <w:i/>
            <w:lang w:val="en-US"/>
          </w:rPr>
          <w:t xml:space="preserve">operations </w:t>
        </w:r>
      </w:ins>
      <w:r w:rsidR="00B51D6E" w:rsidRPr="00204564">
        <w:rPr>
          <w:i/>
          <w:lang w:val="en-US"/>
        </w:rPr>
        <w:t>segment</w:t>
      </w:r>
      <w:r w:rsidRPr="00204564">
        <w:rPr>
          <w:i/>
          <w:lang w:val="en-US"/>
        </w:rPr>
        <w:t>s</w:t>
      </w:r>
      <w:r w:rsidRPr="001C220C">
        <w:rPr>
          <w:lang w:val="en-US"/>
        </w:rPr>
        <w:t>.</w:t>
      </w:r>
    </w:p>
    <w:p w14:paraId="7ACE68FA" w14:textId="11A004F3" w:rsidR="0004729E" w:rsidRPr="001C220C" w:rsidRDefault="0004729E" w:rsidP="0029062D">
      <w:pPr>
        <w:pStyle w:val="PARAGRAPH"/>
        <w:rPr>
          <w:lang w:val="en-US"/>
        </w:rPr>
      </w:pPr>
      <w:r w:rsidRPr="001C220C">
        <w:rPr>
          <w:lang w:val="en-US"/>
        </w:rPr>
        <w:t xml:space="preserve">Any specific implementation </w:t>
      </w:r>
      <w:r w:rsidR="00DE2E9A">
        <w:rPr>
          <w:lang w:val="en-US"/>
        </w:rPr>
        <w:t xml:space="preserve">can </w:t>
      </w:r>
      <w:r w:rsidRPr="001C220C">
        <w:rPr>
          <w:lang w:val="en-US"/>
        </w:rPr>
        <w:t xml:space="preserve">require more than one </w:t>
      </w:r>
      <w:del w:id="21276" w:author="Charles Gifford" w:date="2017-03-15T13:19:00Z">
        <w:r w:rsidR="00B51D6E" w:rsidRPr="001C220C" w:rsidDel="003970BD">
          <w:rPr>
            <w:i/>
            <w:lang w:val="en-US"/>
          </w:rPr>
          <w:delText xml:space="preserve">product </w:delText>
        </w:r>
      </w:del>
      <w:ins w:id="21277" w:author="Charles Gifford" w:date="2017-03-15T13:19:00Z">
        <w:r w:rsidR="003970BD">
          <w:rPr>
            <w:i/>
            <w:lang w:val="en-US"/>
          </w:rPr>
          <w:t xml:space="preserve">operations </w:t>
        </w:r>
      </w:ins>
      <w:r w:rsidR="00B51D6E" w:rsidRPr="001C220C">
        <w:rPr>
          <w:i/>
          <w:lang w:val="en-US"/>
        </w:rPr>
        <w:t>segment</w:t>
      </w:r>
      <w:r w:rsidRPr="001C220C">
        <w:rPr>
          <w:lang w:val="en-US"/>
        </w:rPr>
        <w:t xml:space="preserve">, more than one </w:t>
      </w:r>
      <w:r w:rsidRPr="001C220C">
        <w:rPr>
          <w:i/>
          <w:lang w:val="en-US"/>
        </w:rPr>
        <w:t>process segment</w:t>
      </w:r>
      <w:r w:rsidRPr="001C220C">
        <w:rPr>
          <w:lang w:val="en-US"/>
        </w:rPr>
        <w:t>, or a combination of both to fully describe a planning or costing view of production.</w:t>
      </w:r>
    </w:p>
    <w:p w14:paraId="5B9E3462" w14:textId="017ADA62" w:rsidR="0004729E" w:rsidRPr="001C220C" w:rsidRDefault="0004729E" w:rsidP="0029062D">
      <w:pPr>
        <w:pStyle w:val="PARAGRAPH"/>
        <w:rPr>
          <w:lang w:val="en-US"/>
        </w:rPr>
      </w:pPr>
      <w:r w:rsidRPr="001C220C">
        <w:rPr>
          <w:lang w:val="en-US"/>
        </w:rPr>
        <w:t>The concept of “</w:t>
      </w:r>
      <w:r w:rsidRPr="001C220C">
        <w:rPr>
          <w:i/>
          <w:lang w:val="en-US"/>
        </w:rPr>
        <w:t>process segment</w:t>
      </w:r>
      <w:r w:rsidRPr="001C220C">
        <w:rPr>
          <w:lang w:val="en-US"/>
        </w:rPr>
        <w:t xml:space="preserve">” is a planning view of </w:t>
      </w:r>
      <w:del w:id="21278" w:author="Charles Gifford" w:date="2017-03-15T12:52:00Z">
        <w:r w:rsidRPr="001C220C" w:rsidDel="00926F7C">
          <w:rPr>
            <w:lang w:val="en-US"/>
          </w:rPr>
          <w:delText>production</w:delText>
        </w:r>
      </w:del>
      <w:ins w:id="21279" w:author="Charles Gifford" w:date="2017-03-15T12:52:00Z">
        <w:r w:rsidR="00926F7C">
          <w:rPr>
            <w:lang w:val="en-US"/>
          </w:rPr>
          <w:t>operations</w:t>
        </w:r>
      </w:ins>
      <w:r w:rsidRPr="001C220C">
        <w:rPr>
          <w:lang w:val="en-US"/>
        </w:rPr>
        <w:t xml:space="preserve"> describing the resources needed for </w:t>
      </w:r>
      <w:del w:id="21280" w:author="Charles Gifford" w:date="2017-03-15T12:52:00Z">
        <w:r w:rsidRPr="001C220C" w:rsidDel="00926F7C">
          <w:rPr>
            <w:lang w:val="en-US"/>
          </w:rPr>
          <w:delText>production</w:delText>
        </w:r>
      </w:del>
      <w:ins w:id="21281" w:author="Charles Gifford" w:date="2017-03-15T12:52:00Z">
        <w:r w:rsidR="00926F7C">
          <w:rPr>
            <w:lang w:val="en-US"/>
          </w:rPr>
          <w:t>operations</w:t>
        </w:r>
      </w:ins>
      <w:r w:rsidR="008558A5">
        <w:rPr>
          <w:lang w:val="en-US"/>
        </w:rPr>
        <w:t xml:space="preserve">. </w:t>
      </w:r>
      <w:r w:rsidRPr="001C220C">
        <w:rPr>
          <w:lang w:val="en-US"/>
        </w:rPr>
        <w:t xml:space="preserve">In the continuous industries, this usually corresponds to scheduled/planned operations within </w:t>
      </w:r>
      <w:del w:id="21282" w:author="Charles Gifford" w:date="2017-03-15T12:52:00Z">
        <w:r w:rsidRPr="001C220C" w:rsidDel="00926F7C">
          <w:rPr>
            <w:lang w:val="en-US"/>
          </w:rPr>
          <w:delText>production</w:delText>
        </w:r>
      </w:del>
      <w:ins w:id="21283" w:author="Charles Gifford" w:date="2017-03-15T12:52:00Z">
        <w:r w:rsidR="00926F7C">
          <w:rPr>
            <w:lang w:val="en-US"/>
          </w:rPr>
          <w:t>operations</w:t>
        </w:r>
      </w:ins>
      <w:r w:rsidRPr="001C220C">
        <w:rPr>
          <w:lang w:val="en-US"/>
        </w:rPr>
        <w:t xml:space="preserve"> units. </w:t>
      </w:r>
    </w:p>
    <w:p w14:paraId="5F4C6D4A" w14:textId="6317E734" w:rsidR="0004729E" w:rsidRPr="001C220C" w:rsidRDefault="0004729E" w:rsidP="00B1623D">
      <w:pPr>
        <w:pStyle w:val="Note"/>
        <w:ind w:left="0" w:firstLine="0"/>
        <w:rPr>
          <w:lang w:val="en-US"/>
        </w:rPr>
      </w:pPr>
      <w:r w:rsidRPr="001C220C">
        <w:rPr>
          <w:lang w:val="en-US"/>
        </w:rPr>
        <w:t>EXAMPLE</w:t>
      </w:r>
      <w:r w:rsidRPr="001C220C">
        <w:rPr>
          <w:lang w:val="en-US"/>
        </w:rPr>
        <w:tab/>
        <w:t xml:space="preserve">A </w:t>
      </w:r>
      <w:r w:rsidRPr="001C220C">
        <w:rPr>
          <w:i/>
          <w:lang w:val="en-US"/>
        </w:rPr>
        <w:t>process segment</w:t>
      </w:r>
      <w:r w:rsidRPr="001C220C">
        <w:rPr>
          <w:lang w:val="en-US"/>
        </w:rPr>
        <w:t xml:space="preserve"> in an oil refinery would be the material flowing through a catalytic cracker</w:t>
      </w:r>
      <w:r w:rsidR="008558A5">
        <w:rPr>
          <w:lang w:val="en-US"/>
        </w:rPr>
        <w:t xml:space="preserve">. </w:t>
      </w:r>
      <w:r w:rsidRPr="001C220C">
        <w:rPr>
          <w:lang w:val="en-US"/>
        </w:rPr>
        <w:t>The “segment” of production would be the use of the catalytic cracker</w:t>
      </w:r>
      <w:r w:rsidR="008558A5">
        <w:rPr>
          <w:lang w:val="en-US"/>
        </w:rPr>
        <w:t xml:space="preserve">. </w:t>
      </w:r>
      <w:r w:rsidRPr="001C220C">
        <w:rPr>
          <w:lang w:val="en-US"/>
        </w:rPr>
        <w:t>The scheduled element would be either the flow rate through the cracker, or the total amount of material through the cracker during a period of time</w:t>
      </w:r>
      <w:r w:rsidR="008558A5">
        <w:rPr>
          <w:lang w:val="en-US"/>
        </w:rPr>
        <w:t xml:space="preserve">. </w:t>
      </w:r>
    </w:p>
    <w:p w14:paraId="120999FC" w14:textId="77777777" w:rsidR="0004729E" w:rsidRPr="001C220C" w:rsidRDefault="0004729E" w:rsidP="0029062D">
      <w:pPr>
        <w:pStyle w:val="PARAGRAPH"/>
        <w:rPr>
          <w:lang w:val="en-US"/>
        </w:rPr>
      </w:pPr>
      <w:r w:rsidRPr="001C220C">
        <w:rPr>
          <w:lang w:val="en-US"/>
        </w:rPr>
        <w:t xml:space="preserve">In addition, when multiple products are produced from the same process, then </w:t>
      </w:r>
      <w:r w:rsidRPr="001C220C">
        <w:rPr>
          <w:i/>
          <w:lang w:val="en-US"/>
        </w:rPr>
        <w:t xml:space="preserve">process segments </w:t>
      </w:r>
      <w:r w:rsidRPr="001C220C">
        <w:rPr>
          <w:lang w:val="en-US"/>
        </w:rPr>
        <w:t xml:space="preserve">are generally considered a better description of production. </w:t>
      </w:r>
    </w:p>
    <w:p w14:paraId="156513D1" w14:textId="5E13CE57" w:rsidR="0004729E" w:rsidRPr="001C220C" w:rsidRDefault="0004729E" w:rsidP="00B1623D">
      <w:pPr>
        <w:pStyle w:val="Note"/>
        <w:ind w:left="0" w:firstLine="0"/>
        <w:rPr>
          <w:lang w:val="en-US"/>
        </w:rPr>
      </w:pPr>
      <w:r w:rsidRPr="001C220C">
        <w:rPr>
          <w:lang w:val="en-US"/>
        </w:rPr>
        <w:t>EXAMPLE</w:t>
      </w:r>
      <w:r w:rsidRPr="001C220C">
        <w:rPr>
          <w:lang w:val="en-US"/>
        </w:rPr>
        <w:tab/>
        <w:t xml:space="preserve">A distillation </w:t>
      </w:r>
      <w:r w:rsidRPr="001C220C">
        <w:rPr>
          <w:i/>
          <w:lang w:val="en-US"/>
        </w:rPr>
        <w:t xml:space="preserve">process segment </w:t>
      </w:r>
      <w:r w:rsidRPr="001C220C">
        <w:rPr>
          <w:lang w:val="en-US"/>
        </w:rPr>
        <w:t>(associated with a distillation column) could process many</w:t>
      </w:r>
      <w:del w:id="21284" w:author="Charles Gifford" w:date="2017-03-15T12:52:00Z">
        <w:r w:rsidRPr="001C220C" w:rsidDel="00926F7C">
          <w:rPr>
            <w:lang w:val="en-US"/>
          </w:rPr>
          <w:delText xml:space="preserve"> </w:delText>
        </w:r>
        <w:r w:rsidR="00B51D6E" w:rsidRPr="001C220C" w:rsidDel="00926F7C">
          <w:rPr>
            <w:lang w:val="en-US"/>
          </w:rPr>
          <w:delText>product</w:delText>
        </w:r>
      </w:del>
      <w:r w:rsidR="00B51D6E" w:rsidRPr="001C220C">
        <w:rPr>
          <w:lang w:val="en-US"/>
        </w:rPr>
        <w:t xml:space="preserve"> </w:t>
      </w:r>
      <w:ins w:id="21285" w:author="Charles Gifford" w:date="2017-03-15T12:53:00Z">
        <w:r w:rsidR="00926F7C">
          <w:rPr>
            <w:lang w:val="en-US"/>
          </w:rPr>
          <w:t xml:space="preserve">operations </w:t>
        </w:r>
      </w:ins>
      <w:r w:rsidR="00B51D6E" w:rsidRPr="001C220C">
        <w:rPr>
          <w:lang w:val="en-US"/>
        </w:rPr>
        <w:t>segment</w:t>
      </w:r>
      <w:r w:rsidRPr="001C220C">
        <w:rPr>
          <w:lang w:val="en-US"/>
        </w:rPr>
        <w:t>s (one per outflow).</w:t>
      </w:r>
    </w:p>
    <w:p w14:paraId="61B60666" w14:textId="6B33185C" w:rsidR="0004729E" w:rsidRPr="001C220C" w:rsidRDefault="0004729E" w:rsidP="0029062D">
      <w:pPr>
        <w:pStyle w:val="PARAGRAPH"/>
        <w:rPr>
          <w:lang w:val="en-US"/>
        </w:rPr>
      </w:pPr>
      <w:r w:rsidRPr="001C220C">
        <w:rPr>
          <w:lang w:val="en-US"/>
        </w:rPr>
        <w:t>The “</w:t>
      </w:r>
      <w:del w:id="21286" w:author="Charles Gifford" w:date="2017-03-15T12:53:00Z">
        <w:r w:rsidR="00B51D6E" w:rsidRPr="001C220C" w:rsidDel="00926F7C">
          <w:rPr>
            <w:i/>
            <w:lang w:val="en-US"/>
          </w:rPr>
          <w:delText>product</w:delText>
        </w:r>
      </w:del>
      <w:ins w:id="21287" w:author="Charles Gifford" w:date="2017-03-15T12:53:00Z">
        <w:r w:rsidR="00926F7C">
          <w:rPr>
            <w:i/>
            <w:lang w:val="en-US"/>
          </w:rPr>
          <w:t>operations</w:t>
        </w:r>
      </w:ins>
      <w:r w:rsidR="00B51D6E" w:rsidRPr="001C220C">
        <w:rPr>
          <w:i/>
          <w:lang w:val="en-US"/>
        </w:rPr>
        <w:t xml:space="preserve"> segment</w:t>
      </w:r>
      <w:r w:rsidRPr="001C220C">
        <w:rPr>
          <w:lang w:val="en-US"/>
        </w:rPr>
        <w:t>” is a planning view of production where the</w:t>
      </w:r>
      <w:del w:id="21288" w:author="Charles Gifford" w:date="2017-03-15T12:53:00Z">
        <w:r w:rsidRPr="001C220C" w:rsidDel="00926F7C">
          <w:rPr>
            <w:lang w:val="en-US"/>
          </w:rPr>
          <w:delText xml:space="preserve"> </w:delText>
        </w:r>
        <w:r w:rsidRPr="00204564" w:rsidDel="00926F7C">
          <w:rPr>
            <w:i/>
            <w:lang w:val="en-US"/>
          </w:rPr>
          <w:delText>product</w:delText>
        </w:r>
      </w:del>
      <w:ins w:id="21289" w:author="Charles Gifford" w:date="2017-03-15T13:19:00Z">
        <w:r w:rsidR="003970BD">
          <w:rPr>
            <w:i/>
            <w:lang w:val="en-US"/>
          </w:rPr>
          <w:t xml:space="preserve"> </w:t>
        </w:r>
      </w:ins>
      <w:ins w:id="21290" w:author="Charles Gifford" w:date="2017-03-15T12:53:00Z">
        <w:r w:rsidR="00926F7C">
          <w:rPr>
            <w:i/>
            <w:lang w:val="en-US"/>
          </w:rPr>
          <w:t>operations</w:t>
        </w:r>
      </w:ins>
      <w:r w:rsidRPr="00204564">
        <w:rPr>
          <w:i/>
          <w:lang w:val="en-US"/>
        </w:rPr>
        <w:t xml:space="preserve"> definition</w:t>
      </w:r>
      <w:r w:rsidRPr="001C220C">
        <w:rPr>
          <w:lang w:val="en-US"/>
        </w:rPr>
        <w:t xml:space="preserve"> is more descriptive than the </w:t>
      </w:r>
      <w:r w:rsidRPr="00F74376">
        <w:rPr>
          <w:i/>
          <w:lang w:val="en-US"/>
        </w:rPr>
        <w:t xml:space="preserve">process </w:t>
      </w:r>
      <w:ins w:id="21291" w:author="Charles Gifford" w:date="2017-03-15T12:53:00Z">
        <w:r w:rsidR="00926F7C" w:rsidRPr="00F74376">
          <w:rPr>
            <w:i/>
            <w:lang w:val="en-US"/>
          </w:rPr>
          <w:t xml:space="preserve">segment </w:t>
        </w:r>
      </w:ins>
      <w:r w:rsidRPr="001C220C">
        <w:rPr>
          <w:lang w:val="en-US"/>
        </w:rPr>
        <w:t xml:space="preserve">definition. </w:t>
      </w:r>
    </w:p>
    <w:p w14:paraId="1F207037" w14:textId="5DCA054F" w:rsidR="0004729E" w:rsidRPr="001C220C" w:rsidRDefault="0004729E" w:rsidP="00B1623D">
      <w:pPr>
        <w:pStyle w:val="Note"/>
        <w:ind w:left="0" w:firstLine="0"/>
        <w:rPr>
          <w:lang w:val="en-US"/>
        </w:rPr>
      </w:pPr>
      <w:r w:rsidRPr="001C220C">
        <w:rPr>
          <w:lang w:val="en-US"/>
        </w:rPr>
        <w:t>EXAMPLE</w:t>
      </w:r>
      <w:r w:rsidRPr="001C220C">
        <w:rPr>
          <w:lang w:val="en-US"/>
        </w:rPr>
        <w:tab/>
        <w:t xml:space="preserve">There </w:t>
      </w:r>
      <w:r w:rsidR="00DE2E9A">
        <w:rPr>
          <w:lang w:val="en-US"/>
        </w:rPr>
        <w:t xml:space="preserve">can </w:t>
      </w:r>
      <w:r w:rsidRPr="001C220C">
        <w:rPr>
          <w:lang w:val="en-US"/>
        </w:rPr>
        <w:t xml:space="preserve">be many products made using a “semiconductor chip insertion process”, but the </w:t>
      </w:r>
      <w:ins w:id="21292" w:author="Charles Gifford" w:date="2017-03-15T12:54:00Z">
        <w:r w:rsidR="00926F7C">
          <w:rPr>
            <w:i/>
            <w:lang w:val="en-US"/>
          </w:rPr>
          <w:t>operations</w:t>
        </w:r>
      </w:ins>
      <w:del w:id="21293" w:author="Charles Gifford" w:date="2017-03-15T12:54:00Z">
        <w:r w:rsidRPr="00204564" w:rsidDel="00926F7C">
          <w:rPr>
            <w:i/>
            <w:lang w:val="en-US"/>
          </w:rPr>
          <w:delText>product</w:delText>
        </w:r>
      </w:del>
      <w:r w:rsidRPr="00204564">
        <w:rPr>
          <w:i/>
          <w:lang w:val="en-US"/>
        </w:rPr>
        <w:t xml:space="preserve"> definition</w:t>
      </w:r>
      <w:r w:rsidRPr="001C220C">
        <w:rPr>
          <w:lang w:val="en-US"/>
        </w:rPr>
        <w:t xml:space="preserve"> is the key determination of the product produced, not the process itself</w:t>
      </w:r>
      <w:r w:rsidR="00C91311">
        <w:rPr>
          <w:lang w:val="en-US"/>
        </w:rPr>
        <w:t xml:space="preserve">. </w:t>
      </w:r>
    </w:p>
    <w:p w14:paraId="3A7DBCCE" w14:textId="69646BB4" w:rsidR="0004729E" w:rsidRDefault="0004729E" w:rsidP="0029062D">
      <w:pPr>
        <w:pStyle w:val="PARAGRAPH"/>
        <w:rPr>
          <w:lang w:val="en-US"/>
        </w:rPr>
      </w:pPr>
      <w:r w:rsidRPr="001C220C">
        <w:rPr>
          <w:i/>
          <w:lang w:val="en-US"/>
        </w:rPr>
        <w:t xml:space="preserve">Process segments </w:t>
      </w:r>
      <w:r w:rsidRPr="001C220C">
        <w:rPr>
          <w:lang w:val="en-US"/>
        </w:rPr>
        <w:t>are generally considered a sufficient description when the processes are relatively generic and do not themselves define products</w:t>
      </w:r>
      <w:r w:rsidR="008558A5">
        <w:rPr>
          <w:lang w:val="en-US"/>
        </w:rPr>
        <w:t>.</w:t>
      </w:r>
      <w:ins w:id="21294" w:author="Charles Gifford" w:date="2017-03-15T12:54:00Z">
        <w:r w:rsidR="00926F7C">
          <w:rPr>
            <w:lang w:val="en-US"/>
          </w:rPr>
          <w:t xml:space="preserve"> </w:t>
        </w:r>
        <w:r w:rsidR="00926F7C" w:rsidRPr="00F74376">
          <w:rPr>
            <w:i/>
            <w:lang w:val="en-US"/>
          </w:rPr>
          <w:t>Operations</w:t>
        </w:r>
      </w:ins>
      <w:del w:id="21295" w:author="Charles Gifford" w:date="2017-03-15T12:54:00Z">
        <w:r w:rsidR="008558A5" w:rsidDel="00926F7C">
          <w:rPr>
            <w:lang w:val="en-US"/>
          </w:rPr>
          <w:delText xml:space="preserve"> </w:delText>
        </w:r>
        <w:r w:rsidR="00B51D6E" w:rsidRPr="001C220C" w:rsidDel="00926F7C">
          <w:rPr>
            <w:i/>
            <w:lang w:val="en-US"/>
          </w:rPr>
          <w:delText>Product</w:delText>
        </w:r>
      </w:del>
      <w:r w:rsidR="00B51D6E" w:rsidRPr="001C220C">
        <w:rPr>
          <w:i/>
          <w:lang w:val="en-US"/>
        </w:rPr>
        <w:t xml:space="preserve"> segment</w:t>
      </w:r>
      <w:r w:rsidRPr="001C220C">
        <w:rPr>
          <w:i/>
          <w:lang w:val="en-US"/>
        </w:rPr>
        <w:t xml:space="preserve">s </w:t>
      </w:r>
      <w:r w:rsidRPr="001C220C">
        <w:rPr>
          <w:lang w:val="en-US"/>
        </w:rPr>
        <w:t>are important in flexible-discrete and batch manufacturing, where the ability to include specific characteristics for each product is possible.</w:t>
      </w:r>
    </w:p>
    <w:p w14:paraId="04C107FA" w14:textId="58975BBD" w:rsidR="00A45952" w:rsidRPr="001C220C" w:rsidRDefault="00C91311" w:rsidP="00C91311">
      <w:pPr>
        <w:pStyle w:val="TABLE-title"/>
        <w:rPr>
          <w:lang w:val="en-US"/>
        </w:rPr>
      </w:pPr>
      <w:bookmarkStart w:id="21296" w:name="_Toc320178503"/>
      <w:bookmarkStart w:id="21297" w:name="_Toc478492546"/>
      <w:r>
        <w:rPr>
          <w:lang w:val="en-US"/>
        </w:rPr>
        <w:t xml:space="preserve">Table </w:t>
      </w:r>
      <w:r w:rsidR="00837E02">
        <w:rPr>
          <w:lang w:val="en-US"/>
        </w:rPr>
        <w:t>E</w:t>
      </w:r>
      <w:r>
        <w:rPr>
          <w:lang w:val="en-US"/>
        </w:rPr>
        <w:t>.</w:t>
      </w:r>
      <w:r w:rsidR="00A45952">
        <w:rPr>
          <w:lang w:val="en-US"/>
        </w:rPr>
        <w:t>1</w:t>
      </w:r>
      <w:r w:rsidR="00A45952" w:rsidRPr="001C220C">
        <w:rPr>
          <w:lang w:val="en-US"/>
        </w:rPr>
        <w:t xml:space="preserve"> </w:t>
      </w:r>
      <w:r>
        <w:rPr>
          <w:lang w:val="en-US"/>
        </w:rPr>
        <w:t xml:space="preserve">– </w:t>
      </w:r>
      <w:r w:rsidR="00A45952">
        <w:t>Definition of segment types</w:t>
      </w:r>
      <w:bookmarkEnd w:id="21296"/>
      <w:bookmarkEnd w:id="21297"/>
    </w:p>
    <w:tbl>
      <w:tblPr>
        <w:tblW w:w="90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10"/>
        <w:gridCol w:w="3330"/>
        <w:gridCol w:w="3114"/>
      </w:tblGrid>
      <w:tr w:rsidR="0004729E" w:rsidRPr="001C220C" w14:paraId="72929F0A" w14:textId="77777777" w:rsidTr="00B1623D">
        <w:trPr>
          <w:jc w:val="center"/>
        </w:trPr>
        <w:tc>
          <w:tcPr>
            <w:tcW w:w="2610" w:type="dxa"/>
          </w:tcPr>
          <w:p w14:paraId="7C5BACD3" w14:textId="77777777" w:rsidR="0004729E" w:rsidRPr="001C220C" w:rsidRDefault="0004729E" w:rsidP="0029062D">
            <w:pPr>
              <w:pStyle w:val="TABLE-col-heading"/>
              <w:rPr>
                <w:lang w:val="en-US"/>
              </w:rPr>
            </w:pPr>
            <w:r w:rsidRPr="001C220C">
              <w:rPr>
                <w:lang w:val="en-US"/>
              </w:rPr>
              <w:t>Description</w:t>
            </w:r>
          </w:p>
        </w:tc>
        <w:tc>
          <w:tcPr>
            <w:tcW w:w="3330" w:type="dxa"/>
          </w:tcPr>
          <w:p w14:paraId="640224E5" w14:textId="77777777" w:rsidR="0004729E" w:rsidRPr="001C220C" w:rsidRDefault="0004729E" w:rsidP="0029062D">
            <w:pPr>
              <w:pStyle w:val="TABLE-col-heading"/>
              <w:rPr>
                <w:lang w:val="en-US"/>
              </w:rPr>
            </w:pPr>
            <w:r w:rsidRPr="001C220C">
              <w:rPr>
                <w:lang w:val="en-US"/>
              </w:rPr>
              <w:t xml:space="preserve">Process </w:t>
            </w:r>
            <w:r w:rsidR="00C64E22">
              <w:rPr>
                <w:lang w:val="en-US"/>
              </w:rPr>
              <w:t>s</w:t>
            </w:r>
            <w:r w:rsidRPr="001C220C">
              <w:rPr>
                <w:lang w:val="en-US"/>
              </w:rPr>
              <w:t>egment</w:t>
            </w:r>
          </w:p>
        </w:tc>
        <w:tc>
          <w:tcPr>
            <w:tcW w:w="3114" w:type="dxa"/>
          </w:tcPr>
          <w:p w14:paraId="414E43FA" w14:textId="3A8E115C" w:rsidR="0004729E" w:rsidRPr="001C220C" w:rsidRDefault="00926F7C" w:rsidP="0029062D">
            <w:pPr>
              <w:pStyle w:val="TABLE-col-heading"/>
              <w:rPr>
                <w:lang w:val="en-US"/>
              </w:rPr>
            </w:pPr>
            <w:ins w:id="21298" w:author="Charles Gifford" w:date="2017-03-15T12:55:00Z">
              <w:r>
                <w:rPr>
                  <w:lang w:val="en-US"/>
                </w:rPr>
                <w:t>Operations</w:t>
              </w:r>
            </w:ins>
            <w:del w:id="21299" w:author="Charles Gifford" w:date="2017-03-15T12:55:00Z">
              <w:r w:rsidR="00B51D6E" w:rsidRPr="001C220C" w:rsidDel="00926F7C">
                <w:rPr>
                  <w:lang w:val="en-US"/>
                </w:rPr>
                <w:delText>Product</w:delText>
              </w:r>
            </w:del>
            <w:r w:rsidR="00B51D6E" w:rsidRPr="001C220C">
              <w:rPr>
                <w:lang w:val="en-US"/>
              </w:rPr>
              <w:t xml:space="preserve"> segment</w:t>
            </w:r>
          </w:p>
        </w:tc>
      </w:tr>
      <w:tr w:rsidR="0004729E" w:rsidRPr="001C220C" w14:paraId="412CB913" w14:textId="77777777" w:rsidTr="00B1623D">
        <w:trPr>
          <w:jc w:val="center"/>
        </w:trPr>
        <w:tc>
          <w:tcPr>
            <w:tcW w:w="2610" w:type="dxa"/>
          </w:tcPr>
          <w:p w14:paraId="7DEC3EEF" w14:textId="77777777" w:rsidR="0004729E" w:rsidRPr="001C220C" w:rsidRDefault="0004729E" w:rsidP="0029062D">
            <w:pPr>
              <w:pStyle w:val="TABLE-cell"/>
              <w:rPr>
                <w:lang w:val="en-US"/>
              </w:rPr>
            </w:pPr>
            <w:r w:rsidRPr="001C220C">
              <w:rPr>
                <w:lang w:val="en-US"/>
              </w:rPr>
              <w:t>Category of Information</w:t>
            </w:r>
          </w:p>
        </w:tc>
        <w:tc>
          <w:tcPr>
            <w:tcW w:w="3330" w:type="dxa"/>
          </w:tcPr>
          <w:p w14:paraId="6B376436" w14:textId="2375D463" w:rsidR="0004729E" w:rsidRPr="001C220C" w:rsidRDefault="00926F7C" w:rsidP="0029062D">
            <w:pPr>
              <w:pStyle w:val="TABLE-cell"/>
              <w:rPr>
                <w:lang w:val="en-US"/>
              </w:rPr>
            </w:pPr>
            <w:ins w:id="21300" w:author="Charles Gifford" w:date="2017-03-15T13:01:00Z">
              <w:r>
                <w:rPr>
                  <w:lang w:val="en-US"/>
                </w:rPr>
                <w:t>O</w:t>
              </w:r>
              <w:r w:rsidRPr="00926F7C">
                <w:rPr>
                  <w:lang w:val="en-US"/>
                </w:rPr>
                <w:t>perations</w:t>
              </w:r>
              <w:r>
                <w:rPr>
                  <w:lang w:val="en-US"/>
                </w:rPr>
                <w:t xml:space="preserve"> </w:t>
              </w:r>
            </w:ins>
            <w:del w:id="21301" w:author="Charles Gifford" w:date="2017-03-15T13:01:00Z">
              <w:r w:rsidR="0004729E" w:rsidRPr="001C220C" w:rsidDel="00926F7C">
                <w:rPr>
                  <w:lang w:val="en-US"/>
                </w:rPr>
                <w:delText xml:space="preserve">Production </w:delText>
              </w:r>
            </w:del>
            <w:r w:rsidR="009A5D0C">
              <w:rPr>
                <w:lang w:val="en-US"/>
              </w:rPr>
              <w:t>i</w:t>
            </w:r>
            <w:r w:rsidR="0004729E" w:rsidRPr="001C220C">
              <w:rPr>
                <w:lang w:val="en-US"/>
              </w:rPr>
              <w:t>nformation</w:t>
            </w:r>
          </w:p>
        </w:tc>
        <w:tc>
          <w:tcPr>
            <w:tcW w:w="3114" w:type="dxa"/>
          </w:tcPr>
          <w:p w14:paraId="470C6287" w14:textId="0DFED809" w:rsidR="0004729E" w:rsidRPr="001C220C" w:rsidRDefault="00926F7C" w:rsidP="0029062D">
            <w:pPr>
              <w:pStyle w:val="TABLE-cell"/>
              <w:rPr>
                <w:lang w:val="en-US"/>
              </w:rPr>
            </w:pPr>
            <w:ins w:id="21302" w:author="Charles Gifford" w:date="2017-03-15T12:55:00Z">
              <w:r>
                <w:rPr>
                  <w:lang w:val="en-US"/>
                </w:rPr>
                <w:t>O</w:t>
              </w:r>
              <w:r w:rsidRPr="00926F7C">
                <w:rPr>
                  <w:lang w:val="en-US"/>
                </w:rPr>
                <w:t>perations</w:t>
              </w:r>
              <w:r>
                <w:rPr>
                  <w:lang w:val="en-US"/>
                </w:rPr>
                <w:t xml:space="preserve"> </w:t>
              </w:r>
            </w:ins>
            <w:del w:id="21303" w:author="Charles Gifford" w:date="2017-03-15T12:55:00Z">
              <w:r w:rsidR="0004729E" w:rsidRPr="001C220C" w:rsidDel="00926F7C">
                <w:rPr>
                  <w:lang w:val="en-US"/>
                </w:rPr>
                <w:delText xml:space="preserve">Product </w:delText>
              </w:r>
            </w:del>
            <w:r w:rsidR="009A5D0C">
              <w:rPr>
                <w:lang w:val="en-US"/>
              </w:rPr>
              <w:t>d</w:t>
            </w:r>
            <w:r w:rsidR="0004729E" w:rsidRPr="001C220C">
              <w:rPr>
                <w:lang w:val="en-US"/>
              </w:rPr>
              <w:t>efinition</w:t>
            </w:r>
            <w:r w:rsidR="009A5D0C">
              <w:rPr>
                <w:lang w:val="en-US"/>
              </w:rPr>
              <w:t xml:space="preserve"> </w:t>
            </w:r>
            <w:r w:rsidR="0004729E" w:rsidRPr="001C220C">
              <w:rPr>
                <w:lang w:val="en-US"/>
              </w:rPr>
              <w:t>/</w:t>
            </w:r>
            <w:r w:rsidR="009A5D0C">
              <w:rPr>
                <w:lang w:val="en-US"/>
              </w:rPr>
              <w:t>d</w:t>
            </w:r>
            <w:r w:rsidR="0004729E" w:rsidRPr="001C220C">
              <w:rPr>
                <w:lang w:val="en-US"/>
              </w:rPr>
              <w:t>escription</w:t>
            </w:r>
          </w:p>
        </w:tc>
      </w:tr>
      <w:tr w:rsidR="0004729E" w:rsidRPr="001C220C" w14:paraId="52E14D55" w14:textId="77777777" w:rsidTr="00B1623D">
        <w:trPr>
          <w:jc w:val="center"/>
        </w:trPr>
        <w:tc>
          <w:tcPr>
            <w:tcW w:w="2610" w:type="dxa"/>
          </w:tcPr>
          <w:p w14:paraId="6BC4D42F" w14:textId="77777777" w:rsidR="0004729E" w:rsidRPr="001C220C" w:rsidRDefault="0004729E" w:rsidP="0029062D">
            <w:pPr>
              <w:pStyle w:val="TABLE-cell"/>
              <w:rPr>
                <w:lang w:val="en-US"/>
              </w:rPr>
            </w:pPr>
            <w:r w:rsidRPr="001C220C">
              <w:rPr>
                <w:lang w:val="en-US"/>
              </w:rPr>
              <w:t>Definition</w:t>
            </w:r>
          </w:p>
        </w:tc>
        <w:tc>
          <w:tcPr>
            <w:tcW w:w="3330" w:type="dxa"/>
          </w:tcPr>
          <w:p w14:paraId="790CF772" w14:textId="73437C00" w:rsidR="0004729E" w:rsidRPr="001C220C" w:rsidRDefault="0004729E" w:rsidP="0029062D">
            <w:pPr>
              <w:pStyle w:val="TABLE-cell"/>
              <w:rPr>
                <w:lang w:val="en-US"/>
              </w:rPr>
            </w:pPr>
            <w:r w:rsidRPr="001C220C">
              <w:rPr>
                <w:lang w:val="en-US"/>
              </w:rPr>
              <w:t xml:space="preserve">Equipment planning view of </w:t>
            </w:r>
            <w:ins w:id="21304" w:author="Charles Gifford" w:date="2017-03-15T13:01:00Z">
              <w:r w:rsidR="00926F7C" w:rsidRPr="00F74376">
                <w:rPr>
                  <w:lang w:val="en-US"/>
                </w:rPr>
                <w:t>operations</w:t>
              </w:r>
            </w:ins>
            <w:del w:id="21305" w:author="Charles Gifford" w:date="2017-03-15T13:01:00Z">
              <w:r w:rsidRPr="001C220C" w:rsidDel="00926F7C">
                <w:rPr>
                  <w:lang w:val="en-US"/>
                </w:rPr>
                <w:delText>production</w:delText>
              </w:r>
            </w:del>
          </w:p>
        </w:tc>
        <w:tc>
          <w:tcPr>
            <w:tcW w:w="3114" w:type="dxa"/>
          </w:tcPr>
          <w:p w14:paraId="017DD1AB" w14:textId="72E08621" w:rsidR="0004729E" w:rsidRPr="001C220C" w:rsidRDefault="00926F7C" w:rsidP="0029062D">
            <w:pPr>
              <w:pStyle w:val="TABLE-cell"/>
              <w:rPr>
                <w:lang w:val="en-US"/>
              </w:rPr>
            </w:pPr>
            <w:ins w:id="21306" w:author="Charles Gifford" w:date="2017-03-15T12:56:00Z">
              <w:r>
                <w:rPr>
                  <w:lang w:val="en-US"/>
                </w:rPr>
                <w:t xml:space="preserve">Operations </w:t>
              </w:r>
            </w:ins>
            <w:del w:id="21307" w:author="Charles Gifford" w:date="2017-03-15T12:55:00Z">
              <w:r w:rsidR="0004729E" w:rsidRPr="001C220C" w:rsidDel="00926F7C">
                <w:rPr>
                  <w:lang w:val="en-US"/>
                </w:rPr>
                <w:delText xml:space="preserve">Product </w:delText>
              </w:r>
            </w:del>
            <w:r w:rsidR="0004729E" w:rsidRPr="001C220C">
              <w:rPr>
                <w:lang w:val="en-US"/>
              </w:rPr>
              <w:t>planning view of production</w:t>
            </w:r>
          </w:p>
        </w:tc>
      </w:tr>
      <w:tr w:rsidR="0004729E" w:rsidRPr="001C220C" w14:paraId="71BBE89B" w14:textId="77777777" w:rsidTr="00B1623D">
        <w:trPr>
          <w:jc w:val="center"/>
        </w:trPr>
        <w:tc>
          <w:tcPr>
            <w:tcW w:w="2610" w:type="dxa"/>
          </w:tcPr>
          <w:p w14:paraId="2860A945" w14:textId="77777777" w:rsidR="0004729E" w:rsidRPr="001C220C" w:rsidRDefault="0004729E" w:rsidP="0029062D">
            <w:pPr>
              <w:pStyle w:val="TABLE-cell"/>
              <w:rPr>
                <w:lang w:val="en-US"/>
              </w:rPr>
            </w:pPr>
            <w:r w:rsidRPr="001C220C">
              <w:rPr>
                <w:lang w:val="en-US"/>
              </w:rPr>
              <w:t>Dependence</w:t>
            </w:r>
          </w:p>
        </w:tc>
        <w:tc>
          <w:tcPr>
            <w:tcW w:w="3330" w:type="dxa"/>
          </w:tcPr>
          <w:p w14:paraId="1F4A96E2" w14:textId="0C983F51" w:rsidR="0004729E" w:rsidRPr="001C220C" w:rsidRDefault="0004729E" w:rsidP="0029062D">
            <w:pPr>
              <w:pStyle w:val="TABLE-cell"/>
              <w:rPr>
                <w:lang w:val="en-US"/>
              </w:rPr>
            </w:pPr>
            <w:r w:rsidRPr="001C220C">
              <w:rPr>
                <w:lang w:val="en-US"/>
              </w:rPr>
              <w:t>Usually independent of product</w:t>
            </w:r>
            <w:ins w:id="21308" w:author="Charles Gifford" w:date="2017-03-15T13:01:00Z">
              <w:r w:rsidR="00926F7C">
                <w:rPr>
                  <w:lang w:val="en-US"/>
                </w:rPr>
                <w:t xml:space="preserve"> or </w:t>
              </w:r>
            </w:ins>
            <w:ins w:id="21309" w:author="Charles Gifford" w:date="2017-03-15T13:02:00Z">
              <w:r w:rsidR="00926F7C">
                <w:rPr>
                  <w:lang w:val="en-US"/>
                </w:rPr>
                <w:t>operations task</w:t>
              </w:r>
            </w:ins>
          </w:p>
        </w:tc>
        <w:tc>
          <w:tcPr>
            <w:tcW w:w="3114" w:type="dxa"/>
          </w:tcPr>
          <w:p w14:paraId="0B8B1546" w14:textId="134CB62E" w:rsidR="0004729E" w:rsidRPr="001C220C" w:rsidRDefault="0004729E" w:rsidP="0029062D">
            <w:pPr>
              <w:pStyle w:val="TABLE-cell"/>
              <w:rPr>
                <w:lang w:val="en-US"/>
              </w:rPr>
            </w:pPr>
            <w:r w:rsidRPr="001C220C">
              <w:rPr>
                <w:lang w:val="en-US"/>
              </w:rPr>
              <w:t>Usually dependent on product</w:t>
            </w:r>
            <w:ins w:id="21310" w:author="Charles Gifford" w:date="2017-03-15T13:02:00Z">
              <w:r w:rsidR="00926F7C">
                <w:rPr>
                  <w:lang w:val="en-US"/>
                </w:rPr>
                <w:t xml:space="preserve"> or operations task</w:t>
              </w:r>
            </w:ins>
          </w:p>
        </w:tc>
      </w:tr>
    </w:tbl>
    <w:p w14:paraId="50D77BC4" w14:textId="77777777" w:rsidR="0004729E" w:rsidRPr="001C220C" w:rsidRDefault="0004729E" w:rsidP="00BA5369">
      <w:pPr>
        <w:rPr>
          <w:lang w:val="en-US"/>
        </w:rPr>
      </w:pPr>
    </w:p>
    <w:p w14:paraId="75B3F8F9" w14:textId="33D12E09" w:rsidR="0004729E" w:rsidRPr="001C220C" w:rsidRDefault="0004729E" w:rsidP="00682689">
      <w:pPr>
        <w:pStyle w:val="ANNEX-heading1"/>
      </w:pPr>
      <w:bookmarkStart w:id="21311" w:name="_Toc516130417"/>
      <w:bookmarkStart w:id="21312" w:name="_Toc478492264"/>
      <w:del w:id="21313" w:author="Charles Gifford" w:date="2017-03-15T12:57:00Z">
        <w:r w:rsidRPr="001C220C" w:rsidDel="00926F7C">
          <w:delText xml:space="preserve">Production </w:delText>
        </w:r>
      </w:del>
      <w:ins w:id="21314" w:author="Charles Gifford" w:date="2017-03-15T12:57:00Z">
        <w:r w:rsidR="00926F7C">
          <w:t>Segment</w:t>
        </w:r>
        <w:r w:rsidR="00926F7C" w:rsidRPr="001C220C">
          <w:t xml:space="preserve"> </w:t>
        </w:r>
      </w:ins>
      <w:r w:rsidRPr="001C220C">
        <w:t>parameter references</w:t>
      </w:r>
      <w:bookmarkEnd w:id="21311"/>
      <w:bookmarkEnd w:id="21312"/>
    </w:p>
    <w:p w14:paraId="14636271" w14:textId="77777777" w:rsidR="0004729E" w:rsidRPr="000B3B99" w:rsidRDefault="0004729E" w:rsidP="0029062D">
      <w:pPr>
        <w:pStyle w:val="PARAGRAPH"/>
        <w:rPr>
          <w:b/>
          <w:lang w:val="en-US"/>
        </w:rPr>
      </w:pPr>
      <w:r w:rsidRPr="000B3B99">
        <w:rPr>
          <w:b/>
          <w:lang w:val="en-US"/>
        </w:rPr>
        <w:t>Question:</w:t>
      </w:r>
    </w:p>
    <w:p w14:paraId="43C457CD" w14:textId="56F703A1" w:rsidR="0004729E" w:rsidRPr="001C220C" w:rsidRDefault="0004729E" w:rsidP="0029062D">
      <w:pPr>
        <w:pStyle w:val="PARAGRAPH"/>
        <w:rPr>
          <w:lang w:val="en-US"/>
        </w:rPr>
      </w:pPr>
      <w:r w:rsidRPr="001C220C">
        <w:rPr>
          <w:lang w:val="en-US"/>
        </w:rPr>
        <w:t xml:space="preserve">Is a </w:t>
      </w:r>
      <w:ins w:id="21315" w:author="Charles Gifford" w:date="2017-03-15T12:57:00Z">
        <w:r w:rsidR="00926F7C">
          <w:rPr>
            <w:i/>
            <w:lang w:val="en-US"/>
          </w:rPr>
          <w:t>operations</w:t>
        </w:r>
      </w:ins>
      <w:del w:id="21316" w:author="Charles Gifford" w:date="2017-03-15T12:57:00Z">
        <w:r w:rsidR="009A5D0C" w:rsidRPr="00204564" w:rsidDel="00926F7C">
          <w:rPr>
            <w:i/>
            <w:lang w:val="en-US"/>
          </w:rPr>
          <w:delText>p</w:delText>
        </w:r>
        <w:r w:rsidRPr="00204564" w:rsidDel="00926F7C">
          <w:rPr>
            <w:i/>
            <w:lang w:val="en-US"/>
          </w:rPr>
          <w:delText>roduction</w:delText>
        </w:r>
      </w:del>
      <w:r w:rsidRPr="00204564">
        <w:rPr>
          <w:i/>
          <w:lang w:val="en-US"/>
        </w:rPr>
        <w:t xml:space="preserve"> </w:t>
      </w:r>
      <w:r w:rsidR="009A5D0C" w:rsidRPr="00204564">
        <w:rPr>
          <w:i/>
          <w:lang w:val="en-US"/>
        </w:rPr>
        <w:t>r</w:t>
      </w:r>
      <w:r w:rsidRPr="00204564">
        <w:rPr>
          <w:i/>
          <w:lang w:val="en-US"/>
        </w:rPr>
        <w:t xml:space="preserve">equest - </w:t>
      </w:r>
      <w:r w:rsidR="009A5D0C" w:rsidRPr="00204564">
        <w:rPr>
          <w:i/>
          <w:lang w:val="en-US"/>
        </w:rPr>
        <w:t>s</w:t>
      </w:r>
      <w:r w:rsidRPr="00204564">
        <w:rPr>
          <w:i/>
          <w:lang w:val="en-US"/>
        </w:rPr>
        <w:t xml:space="preserve">egment </w:t>
      </w:r>
      <w:r w:rsidR="009A5D0C" w:rsidRPr="00204564">
        <w:rPr>
          <w:i/>
          <w:lang w:val="en-US"/>
        </w:rPr>
        <w:t>r</w:t>
      </w:r>
      <w:r w:rsidRPr="00204564">
        <w:rPr>
          <w:i/>
          <w:lang w:val="en-US"/>
        </w:rPr>
        <w:t xml:space="preserve">equest - </w:t>
      </w:r>
      <w:ins w:id="21317" w:author="Charles Gifford" w:date="2017-03-15T13:02:00Z">
        <w:r w:rsidR="00926F7C">
          <w:rPr>
            <w:i/>
            <w:lang w:val="en-US"/>
          </w:rPr>
          <w:t>segment</w:t>
        </w:r>
      </w:ins>
      <w:del w:id="21318" w:author="Charles Gifford" w:date="2017-03-15T13:02:00Z">
        <w:r w:rsidR="009A5D0C" w:rsidRPr="00204564" w:rsidDel="00926F7C">
          <w:rPr>
            <w:i/>
            <w:lang w:val="en-US"/>
          </w:rPr>
          <w:delText>p</w:delText>
        </w:r>
        <w:r w:rsidRPr="00204564" w:rsidDel="00926F7C">
          <w:rPr>
            <w:i/>
            <w:lang w:val="en-US"/>
          </w:rPr>
          <w:delText>roduction</w:delText>
        </w:r>
      </w:del>
      <w:r w:rsidRPr="00204564">
        <w:rPr>
          <w:i/>
          <w:lang w:val="en-US"/>
        </w:rPr>
        <w:t xml:space="preserve"> </w:t>
      </w:r>
      <w:r w:rsidR="009A5D0C" w:rsidRPr="00204564">
        <w:rPr>
          <w:i/>
          <w:lang w:val="en-US"/>
        </w:rPr>
        <w:t>p</w:t>
      </w:r>
      <w:r w:rsidRPr="00204564">
        <w:rPr>
          <w:i/>
          <w:lang w:val="en-US"/>
        </w:rPr>
        <w:t>arameter</w:t>
      </w:r>
      <w:r w:rsidRPr="001C220C">
        <w:rPr>
          <w:lang w:val="en-US"/>
        </w:rPr>
        <w:t xml:space="preserve"> a reference to a parameter of the associated </w:t>
      </w:r>
      <w:ins w:id="21319" w:author="Charles Gifford" w:date="2017-03-15T13:02:00Z">
        <w:r w:rsidR="00926F7C" w:rsidRPr="00F74376">
          <w:rPr>
            <w:i/>
            <w:lang w:val="en-US"/>
          </w:rPr>
          <w:t xml:space="preserve">operations </w:t>
        </w:r>
      </w:ins>
      <w:del w:id="21320" w:author="Charles Gifford" w:date="2017-03-15T13:03:00Z">
        <w:r w:rsidR="009A5D0C" w:rsidRPr="00204564" w:rsidDel="00926F7C">
          <w:rPr>
            <w:i/>
            <w:lang w:val="en-US"/>
          </w:rPr>
          <w:delText>p</w:delText>
        </w:r>
        <w:r w:rsidR="00B51D6E" w:rsidRPr="00204564" w:rsidDel="00926F7C">
          <w:rPr>
            <w:i/>
            <w:lang w:val="en-US"/>
          </w:rPr>
          <w:delText xml:space="preserve">roduct </w:delText>
        </w:r>
      </w:del>
      <w:r w:rsidR="00B51D6E" w:rsidRPr="00204564">
        <w:rPr>
          <w:i/>
          <w:lang w:val="en-US"/>
        </w:rPr>
        <w:t>segment</w:t>
      </w:r>
      <w:r w:rsidRPr="001C220C">
        <w:rPr>
          <w:lang w:val="en-US"/>
        </w:rPr>
        <w:t xml:space="preserve"> or the </w:t>
      </w:r>
      <w:r w:rsidR="009A5D0C" w:rsidRPr="00204564">
        <w:rPr>
          <w:i/>
          <w:lang w:val="en-US"/>
        </w:rPr>
        <w:t>p</w:t>
      </w:r>
      <w:r w:rsidRPr="00204564">
        <w:rPr>
          <w:i/>
          <w:lang w:val="en-US"/>
        </w:rPr>
        <w:t xml:space="preserve">rocess </w:t>
      </w:r>
      <w:r w:rsidR="009A5D0C" w:rsidRPr="00204564">
        <w:rPr>
          <w:i/>
          <w:lang w:val="en-US"/>
        </w:rPr>
        <w:t>s</w:t>
      </w:r>
      <w:r w:rsidRPr="00204564">
        <w:rPr>
          <w:i/>
          <w:lang w:val="en-US"/>
        </w:rPr>
        <w:t>egment</w:t>
      </w:r>
      <w:r w:rsidRPr="001C220C">
        <w:rPr>
          <w:lang w:val="en-US"/>
        </w:rPr>
        <w:t>?</w:t>
      </w:r>
    </w:p>
    <w:p w14:paraId="5E6929A3" w14:textId="77777777" w:rsidR="0004729E" w:rsidRPr="000B3B99" w:rsidRDefault="0004729E" w:rsidP="0029062D">
      <w:pPr>
        <w:pStyle w:val="PARAGRAPH"/>
        <w:rPr>
          <w:b/>
          <w:lang w:val="en-US"/>
        </w:rPr>
      </w:pPr>
      <w:r w:rsidRPr="000B3B99">
        <w:rPr>
          <w:b/>
          <w:lang w:val="en-US"/>
        </w:rPr>
        <w:t>Answer:</w:t>
      </w:r>
    </w:p>
    <w:p w14:paraId="036F4E13" w14:textId="77777777" w:rsidR="0004729E" w:rsidRPr="001C220C" w:rsidRDefault="0004729E" w:rsidP="0029062D">
      <w:pPr>
        <w:pStyle w:val="PARAGRAPH"/>
        <w:rPr>
          <w:lang w:val="en-US"/>
        </w:rPr>
      </w:pPr>
      <w:r w:rsidRPr="001C220C">
        <w:rPr>
          <w:lang w:val="en-US"/>
        </w:rPr>
        <w:t xml:space="preserve">Either, and this ambiguity was </w:t>
      </w:r>
      <w:r w:rsidR="0015567C">
        <w:rPr>
          <w:lang w:val="en-US"/>
        </w:rPr>
        <w:t>used</w:t>
      </w:r>
      <w:r w:rsidR="0015567C" w:rsidRPr="001C220C">
        <w:rPr>
          <w:lang w:val="en-US"/>
        </w:rPr>
        <w:t xml:space="preserve"> </w:t>
      </w:r>
      <w:r w:rsidRPr="001C220C">
        <w:rPr>
          <w:lang w:val="en-US"/>
        </w:rPr>
        <w:t>on purpose, because the specifying committee had examples for both cases</w:t>
      </w:r>
      <w:r w:rsidR="008558A5">
        <w:rPr>
          <w:lang w:val="en-US"/>
        </w:rPr>
        <w:t xml:space="preserve">. </w:t>
      </w:r>
    </w:p>
    <w:p w14:paraId="6012EC0B" w14:textId="6A2E5DF7" w:rsidR="0004729E" w:rsidRPr="001C220C" w:rsidRDefault="0004729E" w:rsidP="00B1623D">
      <w:pPr>
        <w:pStyle w:val="Note"/>
        <w:ind w:left="0" w:firstLine="0"/>
        <w:rPr>
          <w:lang w:val="en-US"/>
        </w:rPr>
      </w:pPr>
      <w:r w:rsidRPr="001C220C">
        <w:rPr>
          <w:lang w:val="en-US"/>
        </w:rPr>
        <w:t>EXAMPLE</w:t>
      </w:r>
      <w:r w:rsidRPr="001C220C">
        <w:rPr>
          <w:lang w:val="en-US"/>
        </w:rPr>
        <w:tab/>
        <w:t xml:space="preserve">A </w:t>
      </w:r>
      <w:ins w:id="21321" w:author="Charles Gifford" w:date="2017-03-15T13:03:00Z">
        <w:r w:rsidR="00926F7C">
          <w:rPr>
            <w:i/>
            <w:lang w:val="en-US"/>
          </w:rPr>
          <w:t>operations</w:t>
        </w:r>
      </w:ins>
      <w:del w:id="21322" w:author="Charles Gifford" w:date="2017-03-15T13:03:00Z">
        <w:r w:rsidR="009A5D0C" w:rsidDel="00926F7C">
          <w:rPr>
            <w:i/>
            <w:lang w:val="en-US"/>
          </w:rPr>
          <w:delText>p</w:delText>
        </w:r>
        <w:r w:rsidRPr="001C220C" w:rsidDel="00926F7C">
          <w:rPr>
            <w:i/>
            <w:lang w:val="en-US"/>
          </w:rPr>
          <w:delText>roduction</w:delText>
        </w:r>
      </w:del>
      <w:r w:rsidRPr="001C220C">
        <w:rPr>
          <w:i/>
          <w:lang w:val="en-US"/>
        </w:rPr>
        <w:t xml:space="preserve"> </w:t>
      </w:r>
      <w:r w:rsidR="009A5D0C">
        <w:rPr>
          <w:i/>
          <w:lang w:val="en-US"/>
        </w:rPr>
        <w:t>p</w:t>
      </w:r>
      <w:r w:rsidRPr="001C220C">
        <w:rPr>
          <w:i/>
          <w:lang w:val="en-US"/>
        </w:rPr>
        <w:t xml:space="preserve">arameter </w:t>
      </w:r>
      <w:r w:rsidR="00DE2E9A">
        <w:rPr>
          <w:lang w:val="en-US"/>
        </w:rPr>
        <w:t xml:space="preserve">can </w:t>
      </w:r>
      <w:r w:rsidRPr="001C220C">
        <w:rPr>
          <w:lang w:val="en-US"/>
        </w:rPr>
        <w:t xml:space="preserve">be a paint color to be used, this could be defined as being in either the </w:t>
      </w:r>
      <w:del w:id="21323" w:author="Charles Gifford" w:date="2017-03-15T13:03:00Z">
        <w:r w:rsidR="009A5D0C" w:rsidDel="00926F7C">
          <w:rPr>
            <w:i/>
            <w:lang w:val="en-US"/>
          </w:rPr>
          <w:delText>p</w:delText>
        </w:r>
        <w:r w:rsidR="00B51D6E" w:rsidRPr="001C220C" w:rsidDel="00926F7C">
          <w:rPr>
            <w:i/>
            <w:lang w:val="en-US"/>
          </w:rPr>
          <w:delText>roduct</w:delText>
        </w:r>
      </w:del>
      <w:ins w:id="21324" w:author="Charles Gifford" w:date="2017-03-15T13:03:00Z">
        <w:r w:rsidR="00926F7C">
          <w:rPr>
            <w:i/>
            <w:lang w:val="en-US"/>
          </w:rPr>
          <w:t>operations</w:t>
        </w:r>
      </w:ins>
      <w:r w:rsidR="00B51D6E" w:rsidRPr="001C220C">
        <w:rPr>
          <w:i/>
          <w:lang w:val="en-US"/>
        </w:rPr>
        <w:t xml:space="preserve"> segment</w:t>
      </w:r>
      <w:r w:rsidRPr="001C220C">
        <w:rPr>
          <w:i/>
          <w:lang w:val="en-US"/>
        </w:rPr>
        <w:t xml:space="preserve"> </w:t>
      </w:r>
      <w:r w:rsidRPr="001C220C">
        <w:rPr>
          <w:lang w:val="en-US"/>
        </w:rPr>
        <w:t xml:space="preserve">(if each product can be painted a different color in the same production step) or in the </w:t>
      </w:r>
      <w:r w:rsidR="009A5D0C">
        <w:rPr>
          <w:i/>
          <w:lang w:val="en-US"/>
        </w:rPr>
        <w:t>p</w:t>
      </w:r>
      <w:r w:rsidRPr="001C220C">
        <w:rPr>
          <w:i/>
          <w:lang w:val="en-US"/>
        </w:rPr>
        <w:t xml:space="preserve">rocess </w:t>
      </w:r>
      <w:r w:rsidR="009A5D0C">
        <w:rPr>
          <w:i/>
          <w:lang w:val="en-US"/>
        </w:rPr>
        <w:t>s</w:t>
      </w:r>
      <w:r w:rsidRPr="001C220C">
        <w:rPr>
          <w:i/>
          <w:lang w:val="en-US"/>
        </w:rPr>
        <w:t xml:space="preserve">egment </w:t>
      </w:r>
      <w:r w:rsidRPr="001C220C">
        <w:rPr>
          <w:lang w:val="en-US"/>
        </w:rPr>
        <w:t xml:space="preserve">(if all products going through the production step </w:t>
      </w:r>
      <w:r w:rsidR="00DB004C">
        <w:rPr>
          <w:lang w:val="en-US"/>
        </w:rPr>
        <w:t>are</w:t>
      </w:r>
      <w:r w:rsidRPr="001C220C">
        <w:rPr>
          <w:lang w:val="en-US"/>
        </w:rPr>
        <w:t xml:space="preserve"> painted the same color).</w:t>
      </w:r>
    </w:p>
    <w:p w14:paraId="50F6443A" w14:textId="77777777" w:rsidR="009C6827" w:rsidRPr="009B28B0" w:rsidRDefault="009C6827" w:rsidP="009C6827">
      <w:pPr>
        <w:pStyle w:val="ANNEX-heading1"/>
      </w:pPr>
      <w:bookmarkStart w:id="21325" w:name="_Toc478492265"/>
      <w:bookmarkStart w:id="21326" w:name="_Toc516130418"/>
      <w:r w:rsidRPr="009B28B0">
        <w:t>Use of hierarchy scope in parameter objects</w:t>
      </w:r>
      <w:bookmarkEnd w:id="21325"/>
    </w:p>
    <w:p w14:paraId="12A443EF" w14:textId="77777777" w:rsidR="009C6827" w:rsidRPr="000B3B99" w:rsidRDefault="009C6827" w:rsidP="009C6827">
      <w:pPr>
        <w:pStyle w:val="PARAGRAPH"/>
        <w:keepNext/>
        <w:rPr>
          <w:b/>
          <w:lang w:val="en-US"/>
        </w:rPr>
      </w:pPr>
      <w:r w:rsidRPr="000B3B99">
        <w:rPr>
          <w:b/>
          <w:lang w:val="en-US"/>
        </w:rPr>
        <w:t>Question:</w:t>
      </w:r>
    </w:p>
    <w:p w14:paraId="42CED9A7" w14:textId="77777777" w:rsidR="009C6827" w:rsidRPr="009B28B0" w:rsidRDefault="009C6827" w:rsidP="009C6827">
      <w:pPr>
        <w:pStyle w:val="PARAGRAPH"/>
        <w:keepNext/>
        <w:rPr>
          <w:lang w:val="en-US"/>
        </w:rPr>
      </w:pPr>
      <w:r w:rsidRPr="009B28B0">
        <w:rPr>
          <w:lang w:val="en-US"/>
        </w:rPr>
        <w:t>What is the purpose of including the hierarchy scope attribute in the following objects</w:t>
      </w:r>
      <w:r>
        <w:rPr>
          <w:lang w:val="en-US"/>
        </w:rPr>
        <w:t>?</w:t>
      </w:r>
    </w:p>
    <w:p w14:paraId="1480AD7E" w14:textId="77777777" w:rsidR="009C6827" w:rsidRPr="009B28B0" w:rsidRDefault="009C6827" w:rsidP="006C51DB">
      <w:pPr>
        <w:pStyle w:val="PARAGRAPH"/>
        <w:keepNext/>
        <w:numPr>
          <w:ilvl w:val="0"/>
          <w:numId w:val="45"/>
        </w:numPr>
        <w:ind w:left="360"/>
        <w:rPr>
          <w:lang w:val="en-US"/>
        </w:rPr>
      </w:pPr>
      <w:r w:rsidRPr="00415E3F">
        <w:rPr>
          <w:i/>
          <w:lang w:val="en-US"/>
        </w:rPr>
        <w:t>Process segment parameter</w:t>
      </w:r>
      <w:r w:rsidRPr="009B28B0">
        <w:rPr>
          <w:lang w:val="en-US"/>
        </w:rPr>
        <w:t xml:space="preserve"> (Process segment model);</w:t>
      </w:r>
    </w:p>
    <w:p w14:paraId="278C7BBD" w14:textId="77777777" w:rsidR="009C6827" w:rsidRPr="009B28B0" w:rsidRDefault="009C6827" w:rsidP="006C51DB">
      <w:pPr>
        <w:pStyle w:val="PARAGRAPH"/>
        <w:keepNext/>
        <w:numPr>
          <w:ilvl w:val="0"/>
          <w:numId w:val="45"/>
        </w:numPr>
        <w:ind w:left="360"/>
        <w:rPr>
          <w:lang w:val="en-US"/>
        </w:rPr>
      </w:pPr>
      <w:r w:rsidRPr="00415E3F">
        <w:rPr>
          <w:i/>
          <w:lang w:val="en-US"/>
        </w:rPr>
        <w:t>Parameter specification</w:t>
      </w:r>
      <w:r w:rsidRPr="009B28B0">
        <w:rPr>
          <w:lang w:val="en-US"/>
        </w:rPr>
        <w:t xml:space="preserve"> (Operations definition model); and</w:t>
      </w:r>
    </w:p>
    <w:p w14:paraId="5373C7A4" w14:textId="77777777" w:rsidR="009C6827" w:rsidRPr="009B28B0" w:rsidRDefault="009C6827" w:rsidP="006C51DB">
      <w:pPr>
        <w:pStyle w:val="PARAGRAPH"/>
        <w:numPr>
          <w:ilvl w:val="0"/>
          <w:numId w:val="45"/>
        </w:numPr>
        <w:ind w:left="360"/>
        <w:rPr>
          <w:lang w:val="en-US"/>
        </w:rPr>
      </w:pPr>
      <w:r w:rsidRPr="00415E3F">
        <w:rPr>
          <w:i/>
          <w:lang w:val="en-US"/>
        </w:rPr>
        <w:t>Segment parameter</w:t>
      </w:r>
      <w:r w:rsidRPr="009B28B0">
        <w:rPr>
          <w:lang w:val="en-US"/>
        </w:rPr>
        <w:t xml:space="preserve"> (Operations schedule model).</w:t>
      </w:r>
    </w:p>
    <w:p w14:paraId="1BBED172" w14:textId="77777777" w:rsidR="009C6827" w:rsidRPr="000B3B99" w:rsidRDefault="009C6827" w:rsidP="000B3B99">
      <w:pPr>
        <w:pStyle w:val="PARAGRAPH"/>
        <w:keepNext/>
        <w:rPr>
          <w:b/>
          <w:lang w:val="en-US"/>
        </w:rPr>
      </w:pPr>
      <w:r w:rsidRPr="000B3B99">
        <w:rPr>
          <w:b/>
          <w:lang w:val="en-US"/>
        </w:rPr>
        <w:t>Answer:</w:t>
      </w:r>
    </w:p>
    <w:p w14:paraId="0275C75A" w14:textId="77777777" w:rsidR="009C6827" w:rsidRDefault="009C6827" w:rsidP="009C6827">
      <w:pPr>
        <w:spacing w:before="100" w:after="200"/>
      </w:pPr>
      <w:r>
        <w:t>The</w:t>
      </w:r>
      <w:r w:rsidRPr="009B28B0">
        <w:t xml:space="preserve"> equipment hierarchy can be as broad or as deep as is required for any supply chain. However, certain key pieces of </w:t>
      </w:r>
      <w:r w:rsidRPr="00415E3F">
        <w:rPr>
          <w:i/>
        </w:rPr>
        <w:t>equipment</w:t>
      </w:r>
      <w:r w:rsidRPr="009B28B0">
        <w:t xml:space="preserve"> in the hierarchy are singled out </w:t>
      </w:r>
      <w:r>
        <w:t xml:space="preserve">to be used in information exchanges to represent supply chain scope – the locations in which work is performed and where </w:t>
      </w:r>
      <w:r w:rsidRPr="00415E3F">
        <w:rPr>
          <w:i/>
        </w:rPr>
        <w:t>material, equipment</w:t>
      </w:r>
      <w:r>
        <w:t xml:space="preserve"> and </w:t>
      </w:r>
      <w:r w:rsidRPr="00415E3F">
        <w:rPr>
          <w:i/>
        </w:rPr>
        <w:t xml:space="preserve">personnel </w:t>
      </w:r>
      <w:r>
        <w:t xml:space="preserve">are located. This supply chain scope is known as a </w:t>
      </w:r>
      <w:r w:rsidRPr="00415E3F">
        <w:rPr>
          <w:i/>
        </w:rPr>
        <w:t>hierarchy scope</w:t>
      </w:r>
      <w:r>
        <w:t xml:space="preserve"> – i.e. a scope within the overall equipment hierarchy. The </w:t>
      </w:r>
      <w:r w:rsidRPr="00415E3F">
        <w:rPr>
          <w:i/>
        </w:rPr>
        <w:t>hierarchy scope</w:t>
      </w:r>
      <w:r>
        <w:t xml:space="preserve"> is organized into a five level hierarchy</w:t>
      </w:r>
    </w:p>
    <w:p w14:paraId="7B6D7F5D" w14:textId="77777777" w:rsidR="009C6827" w:rsidRPr="009B28B0" w:rsidRDefault="009C6827" w:rsidP="009C6827">
      <w:pPr>
        <w:pStyle w:val="PARAGRAPH"/>
        <w:rPr>
          <w:lang w:val="en-US"/>
        </w:rPr>
      </w:pPr>
      <w:r w:rsidRPr="009B28B0">
        <w:rPr>
          <w:lang w:val="en-US"/>
        </w:rPr>
        <w:t xml:space="preserve">The </w:t>
      </w:r>
      <w:r w:rsidRPr="005403B2">
        <w:rPr>
          <w:lang w:val="en-US"/>
        </w:rPr>
        <w:t>hierarchy scope</w:t>
      </w:r>
      <w:r w:rsidRPr="009B28B0">
        <w:rPr>
          <w:lang w:val="en-US"/>
        </w:rPr>
        <w:t xml:space="preserve"> attribute identifies where the exchanged information sits within the role based equipment hierarchy. It defines the scope of the exchanged information, such as a site or area for which the information is r</w:t>
      </w:r>
      <w:r>
        <w:rPr>
          <w:lang w:val="en-US"/>
        </w:rPr>
        <w:t>elevant at the time of the exchange.</w:t>
      </w:r>
    </w:p>
    <w:p w14:paraId="32BC116B" w14:textId="77777777" w:rsidR="009C6827" w:rsidRDefault="009C6827" w:rsidP="009C6827">
      <w:pPr>
        <w:spacing w:before="100" w:after="200"/>
      </w:pPr>
      <w:r>
        <w:t xml:space="preserve">The use of </w:t>
      </w:r>
      <w:r w:rsidRPr="00412AF1">
        <w:t xml:space="preserve">the </w:t>
      </w:r>
      <w:r w:rsidRPr="005403B2">
        <w:t>hierarchy scope</w:t>
      </w:r>
      <w:r w:rsidRPr="00412AF1">
        <w:t xml:space="preserve"> at</w:t>
      </w:r>
      <w:r>
        <w:t xml:space="preserve">tribute in the </w:t>
      </w:r>
      <w:r w:rsidRPr="00415E3F">
        <w:rPr>
          <w:i/>
        </w:rPr>
        <w:t>parameter</w:t>
      </w:r>
      <w:r>
        <w:t xml:space="preserve"> objects provides for the ability to restrict the applicability of individual </w:t>
      </w:r>
      <w:r w:rsidRPr="00415E3F">
        <w:rPr>
          <w:i/>
        </w:rPr>
        <w:t xml:space="preserve">parameter </w:t>
      </w:r>
      <w:r>
        <w:t xml:space="preserve">instances to a specific </w:t>
      </w:r>
      <w:r w:rsidRPr="00415E3F">
        <w:rPr>
          <w:i/>
        </w:rPr>
        <w:t>hierarchy scope</w:t>
      </w:r>
      <w:r>
        <w:t xml:space="preserve"> at the time of the exchange.</w:t>
      </w:r>
    </w:p>
    <w:p w14:paraId="73F4FF5F" w14:textId="77777777" w:rsidR="009C6827" w:rsidRDefault="009C6827" w:rsidP="000B3B99">
      <w:pPr>
        <w:pStyle w:val="NOTE0"/>
      </w:pPr>
      <w:r>
        <w:t>EXAMPLE</w:t>
      </w:r>
      <w:r>
        <w:tab/>
        <w:t xml:space="preserve">The </w:t>
      </w:r>
      <w:r w:rsidRPr="00415E3F">
        <w:rPr>
          <w:i/>
        </w:rPr>
        <w:t>process segment</w:t>
      </w:r>
      <w:r>
        <w:t xml:space="preserve"> for a milling production process assumes the </w:t>
      </w:r>
      <w:r w:rsidRPr="00415E3F">
        <w:rPr>
          <w:i/>
        </w:rPr>
        <w:t xml:space="preserve">process segment </w:t>
      </w:r>
      <w:r>
        <w:t xml:space="preserve">is specified for a site (South Shore) and area (Work Line) which contains two milling work centers (Milling 1 and Milling 2). The range of acceptable milling times for the Milling 1 work center is 5-10 minutes and for the Milling 2 work center is 10-15 minutes.  This information can be exchanged in a single </w:t>
      </w:r>
      <w:r w:rsidRPr="00415E3F">
        <w:rPr>
          <w:i/>
        </w:rPr>
        <w:t xml:space="preserve">process segment </w:t>
      </w:r>
      <w:r>
        <w:t xml:space="preserve">exchange that has two </w:t>
      </w:r>
      <w:r w:rsidRPr="00415E3F">
        <w:rPr>
          <w:i/>
        </w:rPr>
        <w:t>process segment parameters</w:t>
      </w:r>
      <w:r>
        <w:t xml:space="preserve"> for milling time – one for each of the relevant work centers. If the</w:t>
      </w:r>
      <w:r w:rsidRPr="00412AF1">
        <w:t xml:space="preserve"> </w:t>
      </w:r>
      <w:r w:rsidRPr="005403B2">
        <w:t xml:space="preserve">hierarchy scope </w:t>
      </w:r>
      <w:r>
        <w:t xml:space="preserve">attribute was not available in the </w:t>
      </w:r>
      <w:r w:rsidRPr="00415E3F">
        <w:rPr>
          <w:i/>
        </w:rPr>
        <w:t xml:space="preserve">process segment parameter </w:t>
      </w:r>
      <w:r>
        <w:t xml:space="preserve">object, the information would be required to be exchanged in two </w:t>
      </w:r>
      <w:r w:rsidRPr="00415E3F">
        <w:rPr>
          <w:i/>
        </w:rPr>
        <w:t>process segments</w:t>
      </w:r>
      <w:r>
        <w:t xml:space="preserve"> exchanges. This would increase volume of data exchanged and potentially increase complexity associated with managing integrity of master data records.</w:t>
      </w:r>
    </w:p>
    <w:p w14:paraId="18F5E6FC" w14:textId="69333CF2" w:rsidR="009C6827" w:rsidRPr="009B28B0" w:rsidRDefault="009C6827" w:rsidP="009C6827">
      <w:pPr>
        <w:pStyle w:val="ANNEX-heading1"/>
      </w:pPr>
      <w:bookmarkStart w:id="21327" w:name="_Toc478492266"/>
      <w:r w:rsidRPr="009B28B0">
        <w:t xml:space="preserve">Use of </w:t>
      </w:r>
      <w:r w:rsidR="00F6123F">
        <w:t>spatial definition</w:t>
      </w:r>
      <w:r w:rsidRPr="009B28B0">
        <w:t xml:space="preserve"> in </w:t>
      </w:r>
      <w:r>
        <w:t xml:space="preserve">personnel </w:t>
      </w:r>
      <w:r w:rsidRPr="009B28B0">
        <w:t>objects</w:t>
      </w:r>
      <w:bookmarkEnd w:id="21327"/>
    </w:p>
    <w:p w14:paraId="2CAB149C" w14:textId="77777777" w:rsidR="009C6827" w:rsidRPr="000B3B99" w:rsidRDefault="009C6827" w:rsidP="009C6827">
      <w:pPr>
        <w:pStyle w:val="PARAGRAPH"/>
        <w:keepNext/>
        <w:rPr>
          <w:b/>
          <w:lang w:val="en-US"/>
        </w:rPr>
      </w:pPr>
      <w:r w:rsidRPr="000B3B99">
        <w:rPr>
          <w:b/>
          <w:lang w:val="en-US"/>
        </w:rPr>
        <w:t>Question:</w:t>
      </w:r>
    </w:p>
    <w:p w14:paraId="3A426DF4" w14:textId="7634E008" w:rsidR="009C6827" w:rsidRPr="009B28B0" w:rsidRDefault="009C6827" w:rsidP="009C6827">
      <w:pPr>
        <w:pStyle w:val="PARAGRAPH"/>
        <w:keepNext/>
        <w:rPr>
          <w:lang w:val="en-US"/>
        </w:rPr>
      </w:pPr>
      <w:r w:rsidRPr="009B28B0">
        <w:rPr>
          <w:lang w:val="en-US"/>
        </w:rPr>
        <w:t xml:space="preserve">What is the purpose of including the </w:t>
      </w:r>
      <w:r w:rsidR="00F6123F" w:rsidRPr="00F74376">
        <w:rPr>
          <w:lang w:val="en-US"/>
        </w:rPr>
        <w:t>spatial definition</w:t>
      </w:r>
      <w:r w:rsidRPr="004244D5">
        <w:rPr>
          <w:lang w:val="en-US"/>
        </w:rPr>
        <w:t xml:space="preserve"> </w:t>
      </w:r>
      <w:r w:rsidRPr="009B28B0">
        <w:rPr>
          <w:lang w:val="en-US"/>
        </w:rPr>
        <w:t>attribute in the following objects?</w:t>
      </w:r>
    </w:p>
    <w:p w14:paraId="2180F5D8" w14:textId="77777777" w:rsidR="009C6827" w:rsidRPr="00415E3F" w:rsidRDefault="009C6827" w:rsidP="006C51DB">
      <w:pPr>
        <w:pStyle w:val="PARAGRAPH"/>
        <w:keepNext/>
        <w:numPr>
          <w:ilvl w:val="0"/>
          <w:numId w:val="45"/>
        </w:numPr>
        <w:ind w:left="360"/>
        <w:rPr>
          <w:i/>
          <w:lang w:val="en-US"/>
        </w:rPr>
      </w:pPr>
      <w:r w:rsidRPr="00415E3F">
        <w:rPr>
          <w:i/>
          <w:lang w:val="en-US"/>
        </w:rPr>
        <w:t>Personnel specification;</w:t>
      </w:r>
    </w:p>
    <w:p w14:paraId="6B642EE4" w14:textId="77777777" w:rsidR="009C6827" w:rsidRPr="00415E3F" w:rsidRDefault="009C6827" w:rsidP="006C51DB">
      <w:pPr>
        <w:pStyle w:val="PARAGRAPH"/>
        <w:keepNext/>
        <w:numPr>
          <w:ilvl w:val="0"/>
          <w:numId w:val="45"/>
        </w:numPr>
        <w:ind w:left="360"/>
        <w:rPr>
          <w:i/>
          <w:lang w:val="en-US"/>
        </w:rPr>
      </w:pPr>
      <w:r w:rsidRPr="00415E3F">
        <w:rPr>
          <w:i/>
          <w:lang w:val="en-US"/>
        </w:rPr>
        <w:t>Personnel requirement;</w:t>
      </w:r>
    </w:p>
    <w:p w14:paraId="7D67CF58" w14:textId="77777777" w:rsidR="009C6827" w:rsidRPr="00415E3F" w:rsidRDefault="009C6827" w:rsidP="006C51DB">
      <w:pPr>
        <w:pStyle w:val="PARAGRAPH"/>
        <w:keepNext/>
        <w:numPr>
          <w:ilvl w:val="0"/>
          <w:numId w:val="45"/>
        </w:numPr>
        <w:ind w:left="360"/>
        <w:rPr>
          <w:i/>
          <w:lang w:val="en-US"/>
        </w:rPr>
      </w:pPr>
      <w:r w:rsidRPr="00415E3F">
        <w:rPr>
          <w:i/>
          <w:lang w:val="en-US"/>
        </w:rPr>
        <w:t>Personnel actual;</w:t>
      </w:r>
    </w:p>
    <w:p w14:paraId="128A602D" w14:textId="77777777" w:rsidR="009C6827" w:rsidRPr="009B28B0" w:rsidRDefault="009C6827" w:rsidP="006C51DB">
      <w:pPr>
        <w:pStyle w:val="PARAGRAPH"/>
        <w:numPr>
          <w:ilvl w:val="0"/>
          <w:numId w:val="45"/>
        </w:numPr>
        <w:ind w:left="360"/>
        <w:rPr>
          <w:lang w:val="en-US"/>
        </w:rPr>
      </w:pPr>
      <w:r w:rsidRPr="00415E3F">
        <w:rPr>
          <w:i/>
          <w:lang w:val="en-US"/>
        </w:rPr>
        <w:t>Personnel capability</w:t>
      </w:r>
      <w:r>
        <w:rPr>
          <w:lang w:val="en-US"/>
        </w:rPr>
        <w:t>.</w:t>
      </w:r>
    </w:p>
    <w:p w14:paraId="619865E7" w14:textId="77777777" w:rsidR="009C6827" w:rsidRPr="000B3B99" w:rsidRDefault="009C6827" w:rsidP="009C6827">
      <w:pPr>
        <w:pStyle w:val="PARAGRAPH"/>
        <w:keepNext/>
        <w:rPr>
          <w:b/>
          <w:lang w:val="en-US"/>
        </w:rPr>
      </w:pPr>
      <w:r w:rsidRPr="000B3B99">
        <w:rPr>
          <w:b/>
          <w:lang w:val="en-US"/>
        </w:rPr>
        <w:t>Answer:</w:t>
      </w:r>
    </w:p>
    <w:p w14:paraId="2E8A3AAB" w14:textId="1A2C1365" w:rsidR="009C6827" w:rsidRDefault="009C6827" w:rsidP="009C6827">
      <w:pPr>
        <w:spacing w:before="100" w:after="200"/>
      </w:pPr>
      <w:r>
        <w:t>The</w:t>
      </w:r>
      <w:r w:rsidRPr="009B28B0">
        <w:t xml:space="preserve"> </w:t>
      </w:r>
      <w:r w:rsidR="00F6123F" w:rsidRPr="00F74376">
        <w:t>spatial definition</w:t>
      </w:r>
      <w:r>
        <w:t xml:space="preserve"> attribute has been introduced into the resource models to provide a means to specify a combination of the geospatial location and 2-dimensional or 3-dimensional shape applicable to the resources. It is an optional attribute that is intended to be used when it is relevant to geospatially specify a location and its shape for the resource.</w:t>
      </w:r>
    </w:p>
    <w:p w14:paraId="07F96D3E" w14:textId="05238E37" w:rsidR="009C6827" w:rsidRDefault="009C6827" w:rsidP="009C6827">
      <w:pPr>
        <w:spacing w:before="100" w:after="200"/>
      </w:pPr>
      <w:r>
        <w:t xml:space="preserve">There are a broad range of possible use cases associated with the </w:t>
      </w:r>
      <w:r w:rsidR="00F6123F" w:rsidRPr="00F74376">
        <w:t>spatial definition</w:t>
      </w:r>
      <w:r>
        <w:t xml:space="preserve"> attribute. </w:t>
      </w:r>
    </w:p>
    <w:p w14:paraId="06E0A311" w14:textId="77777777" w:rsidR="009C6827" w:rsidRDefault="009C6827" w:rsidP="009C6827">
      <w:pPr>
        <w:spacing w:before="100" w:after="200"/>
      </w:pPr>
      <w:r>
        <w:t xml:space="preserve">In the case of </w:t>
      </w:r>
      <w:r w:rsidRPr="00415E3F">
        <w:rPr>
          <w:i/>
        </w:rPr>
        <w:t xml:space="preserve">personnel </w:t>
      </w:r>
      <w:r>
        <w:t>resource related objects, it could be used to geospatially specify:</w:t>
      </w:r>
    </w:p>
    <w:p w14:paraId="72DC77D9" w14:textId="77777777" w:rsidR="009C6827" w:rsidRDefault="009C6827" w:rsidP="006C51DB">
      <w:pPr>
        <w:pStyle w:val="ListParagraph"/>
        <w:numPr>
          <w:ilvl w:val="0"/>
          <w:numId w:val="46"/>
        </w:numPr>
        <w:spacing w:before="100" w:after="200"/>
        <w:ind w:left="360"/>
        <w:contextualSpacing/>
        <w:jc w:val="left"/>
      </w:pPr>
      <w:r>
        <w:t>Where people are required to be in order to perform a specified operation via the operations definition model.</w:t>
      </w:r>
    </w:p>
    <w:p w14:paraId="0EEEB446" w14:textId="77777777" w:rsidR="009C6827" w:rsidRDefault="009C6827" w:rsidP="006C51DB">
      <w:pPr>
        <w:pStyle w:val="ListParagraph"/>
        <w:numPr>
          <w:ilvl w:val="0"/>
          <w:numId w:val="46"/>
        </w:numPr>
        <w:spacing w:before="100" w:after="200"/>
        <w:ind w:left="360"/>
        <w:contextualSpacing/>
        <w:jc w:val="left"/>
      </w:pPr>
      <w:r>
        <w:t>W</w:t>
      </w:r>
      <w:r w:rsidRPr="00094BEB">
        <w:t>here people are permitted access at various times via t</w:t>
      </w:r>
      <w:r>
        <w:t>he operations capability model.</w:t>
      </w:r>
    </w:p>
    <w:p w14:paraId="76869F64" w14:textId="77777777" w:rsidR="009C6827" w:rsidRDefault="009C6827" w:rsidP="006C51DB">
      <w:pPr>
        <w:pStyle w:val="ListParagraph"/>
        <w:numPr>
          <w:ilvl w:val="0"/>
          <w:numId w:val="46"/>
        </w:numPr>
        <w:spacing w:before="100" w:after="200"/>
        <w:ind w:left="360"/>
        <w:contextualSpacing/>
        <w:jc w:val="left"/>
      </w:pPr>
      <w:r>
        <w:t>Where people are scheduled to be via operations schedule model.</w:t>
      </w:r>
    </w:p>
    <w:p w14:paraId="259DC7D9" w14:textId="77777777" w:rsidR="009C6827" w:rsidRPr="00094BEB" w:rsidRDefault="009C6827" w:rsidP="006C51DB">
      <w:pPr>
        <w:pStyle w:val="ListParagraph"/>
        <w:numPr>
          <w:ilvl w:val="0"/>
          <w:numId w:val="46"/>
        </w:numPr>
        <w:spacing w:before="100" w:after="200"/>
        <w:ind w:left="360"/>
        <w:contextualSpacing/>
        <w:jc w:val="left"/>
      </w:pPr>
      <w:r>
        <w:t>Where people actually were via the operations performance model.</w:t>
      </w:r>
    </w:p>
    <w:p w14:paraId="3108A7E0" w14:textId="77777777" w:rsidR="009C6827" w:rsidRDefault="009C6827" w:rsidP="009C6827">
      <w:pPr>
        <w:pStyle w:val="ANNEX-heading1"/>
        <w:numPr>
          <w:ilvl w:val="0"/>
          <w:numId w:val="0"/>
        </w:numPr>
      </w:pPr>
    </w:p>
    <w:p w14:paraId="341D0043" w14:textId="77777777" w:rsidR="0004729E" w:rsidRPr="001C220C" w:rsidRDefault="0004729E" w:rsidP="00682689">
      <w:pPr>
        <w:pStyle w:val="ANNEX-heading1"/>
      </w:pPr>
      <w:bookmarkStart w:id="21328" w:name="_Toc478492267"/>
      <w:r w:rsidRPr="001C220C">
        <w:t xml:space="preserve">How class name and property </w:t>
      </w:r>
      <w:r w:rsidR="00F81EE0" w:rsidRPr="001C220C">
        <w:t xml:space="preserve">IDs </w:t>
      </w:r>
      <w:r w:rsidRPr="001C220C">
        <w:t>are used to identify elements</w:t>
      </w:r>
      <w:bookmarkEnd w:id="21326"/>
      <w:bookmarkEnd w:id="21328"/>
    </w:p>
    <w:p w14:paraId="579FD38B" w14:textId="77777777" w:rsidR="0004729E" w:rsidRPr="000B3B99" w:rsidRDefault="0004729E" w:rsidP="0029062D">
      <w:pPr>
        <w:pStyle w:val="PARAGRAPH"/>
        <w:rPr>
          <w:b/>
          <w:lang w:val="en-US"/>
        </w:rPr>
      </w:pPr>
      <w:r w:rsidRPr="000B3B99">
        <w:rPr>
          <w:b/>
          <w:lang w:val="en-US"/>
        </w:rPr>
        <w:t>Question:</w:t>
      </w:r>
    </w:p>
    <w:p w14:paraId="29836718" w14:textId="77777777" w:rsidR="0004729E" w:rsidRPr="001C220C" w:rsidRDefault="0004729E" w:rsidP="0029062D">
      <w:pPr>
        <w:pStyle w:val="PARAGRAPH"/>
        <w:rPr>
          <w:lang w:val="en-US"/>
        </w:rPr>
      </w:pPr>
      <w:r w:rsidRPr="001C220C">
        <w:rPr>
          <w:lang w:val="en-US"/>
        </w:rPr>
        <w:t xml:space="preserve">The object models all follow the same pattern of class name, with an optional property </w:t>
      </w:r>
      <w:r w:rsidR="00F81EE0" w:rsidRPr="001C220C">
        <w:rPr>
          <w:lang w:val="en-US"/>
        </w:rPr>
        <w:t>ID</w:t>
      </w:r>
      <w:r w:rsidR="008558A5">
        <w:rPr>
          <w:lang w:val="en-US"/>
        </w:rPr>
        <w:t xml:space="preserve">. </w:t>
      </w:r>
      <w:r w:rsidRPr="001C220C">
        <w:rPr>
          <w:lang w:val="en-US"/>
        </w:rPr>
        <w:t>How is that used to identify elements?</w:t>
      </w:r>
    </w:p>
    <w:p w14:paraId="3116D744" w14:textId="77777777" w:rsidR="0004729E" w:rsidRPr="000B3B99" w:rsidRDefault="0004729E" w:rsidP="0029062D">
      <w:pPr>
        <w:pStyle w:val="PARAGRAPH"/>
        <w:rPr>
          <w:b/>
          <w:lang w:val="en-US"/>
        </w:rPr>
      </w:pPr>
      <w:r w:rsidRPr="000B3B99">
        <w:rPr>
          <w:b/>
          <w:lang w:val="en-US"/>
        </w:rPr>
        <w:t>Answer:</w:t>
      </w:r>
    </w:p>
    <w:p w14:paraId="544D137C" w14:textId="77777777" w:rsidR="0004729E" w:rsidRPr="001C220C" w:rsidRDefault="0004729E" w:rsidP="0029062D">
      <w:pPr>
        <w:pStyle w:val="PARAGRAPH"/>
        <w:rPr>
          <w:lang w:val="en-US"/>
        </w:rPr>
      </w:pPr>
      <w:r w:rsidRPr="001C220C">
        <w:rPr>
          <w:lang w:val="en-US"/>
        </w:rPr>
        <w:t>While properties can be used to contain information about resources, they can also be used to identify subsets of resources.</w:t>
      </w:r>
    </w:p>
    <w:p w14:paraId="2BF15656" w14:textId="77777777" w:rsidR="0004729E" w:rsidRPr="001C220C" w:rsidRDefault="0004729E" w:rsidP="0029062D">
      <w:pPr>
        <w:pStyle w:val="PARAGRAPH"/>
        <w:rPr>
          <w:lang w:val="en-US"/>
        </w:rPr>
      </w:pPr>
      <w:r w:rsidRPr="001C220C">
        <w:rPr>
          <w:lang w:val="en-US"/>
        </w:rPr>
        <w:t>Resources can sometimes be described using a class name, such as “Operators,” or as class names plus some differencing property, such as “Operators” with ranking of “Master,” “Standard” or “Junior.”   In the models where a “quantity” is needed, the models all follow the same pattern</w:t>
      </w:r>
      <w:r w:rsidR="008558A5">
        <w:rPr>
          <w:lang w:val="en-US"/>
        </w:rPr>
        <w:t xml:space="preserve">. </w:t>
      </w:r>
      <w:r w:rsidRPr="001C220C">
        <w:rPr>
          <w:lang w:val="en-US"/>
        </w:rPr>
        <w:t xml:space="preserve">There is always a reference to a class (such as </w:t>
      </w:r>
      <w:r w:rsidR="009A5D0C">
        <w:rPr>
          <w:i/>
          <w:lang w:val="en-US"/>
        </w:rPr>
        <w:t>p</w:t>
      </w:r>
      <w:r w:rsidRPr="001C220C">
        <w:rPr>
          <w:i/>
          <w:lang w:val="en-US"/>
        </w:rPr>
        <w:t xml:space="preserve">ersonnel </w:t>
      </w:r>
      <w:r w:rsidR="009A5D0C">
        <w:rPr>
          <w:i/>
          <w:lang w:val="en-US"/>
        </w:rPr>
        <w:t>c</w:t>
      </w:r>
      <w:r w:rsidRPr="001C220C">
        <w:rPr>
          <w:i/>
          <w:lang w:val="en-US"/>
        </w:rPr>
        <w:t>apability</w:t>
      </w:r>
      <w:r w:rsidRPr="001C220C">
        <w:rPr>
          <w:lang w:val="en-US"/>
        </w:rPr>
        <w:t xml:space="preserve">) that </w:t>
      </w:r>
      <w:r w:rsidR="00DE2E9A">
        <w:rPr>
          <w:lang w:val="en-US"/>
        </w:rPr>
        <w:t xml:space="preserve">can </w:t>
      </w:r>
      <w:r w:rsidRPr="001C220C">
        <w:rPr>
          <w:lang w:val="en-US"/>
        </w:rPr>
        <w:t>have an optional quantity</w:t>
      </w:r>
      <w:r w:rsidR="008558A5">
        <w:rPr>
          <w:lang w:val="en-US"/>
        </w:rPr>
        <w:t xml:space="preserve">. </w:t>
      </w:r>
    </w:p>
    <w:p w14:paraId="6489F65C" w14:textId="77777777" w:rsidR="0004729E" w:rsidRPr="001C220C" w:rsidRDefault="0004729E" w:rsidP="00B1623D">
      <w:pPr>
        <w:pStyle w:val="Note"/>
        <w:ind w:left="0" w:firstLine="0"/>
        <w:rPr>
          <w:lang w:val="en-US"/>
        </w:rPr>
      </w:pPr>
      <w:r w:rsidRPr="001C220C">
        <w:rPr>
          <w:lang w:val="en-US"/>
        </w:rPr>
        <w:t>EXAMPLE 1</w:t>
      </w:r>
      <w:r w:rsidRPr="001C220C">
        <w:rPr>
          <w:lang w:val="en-US"/>
        </w:rPr>
        <w:tab/>
        <w:t xml:space="preserve">It </w:t>
      </w:r>
      <w:r w:rsidR="00DB004C">
        <w:rPr>
          <w:lang w:val="en-US"/>
        </w:rPr>
        <w:t>may need</w:t>
      </w:r>
      <w:r w:rsidRPr="001C220C">
        <w:rPr>
          <w:lang w:val="en-US"/>
        </w:rPr>
        <w:t xml:space="preserve"> 10 man-hours of operator time available for a shift</w:t>
      </w:r>
      <w:r w:rsidR="008558A5">
        <w:rPr>
          <w:lang w:val="en-US"/>
        </w:rPr>
        <w:t xml:space="preserve">. </w:t>
      </w:r>
      <w:r w:rsidRPr="001C220C">
        <w:rPr>
          <w:lang w:val="en-US"/>
        </w:rPr>
        <w:t>If the element described is a subset of the class, such as only “Master” operators, then a property object is used to contain the discriminating information, and the quantity information</w:t>
      </w:r>
      <w:r w:rsidR="008558A5">
        <w:rPr>
          <w:lang w:val="en-US"/>
        </w:rPr>
        <w:t xml:space="preserve">. </w:t>
      </w:r>
    </w:p>
    <w:p w14:paraId="1BBD0E73" w14:textId="77777777" w:rsidR="0004729E" w:rsidRPr="001C220C" w:rsidRDefault="0004729E" w:rsidP="00B1623D">
      <w:pPr>
        <w:pStyle w:val="Note"/>
        <w:ind w:left="0" w:firstLine="0"/>
        <w:rPr>
          <w:lang w:val="en-US"/>
        </w:rPr>
      </w:pPr>
      <w:r w:rsidRPr="001C220C">
        <w:rPr>
          <w:lang w:val="en-US"/>
        </w:rPr>
        <w:t>EXAMPLE 2</w:t>
      </w:r>
      <w:r w:rsidRPr="001C220C">
        <w:rPr>
          <w:lang w:val="en-US"/>
        </w:rPr>
        <w:tab/>
      </w:r>
      <w:r w:rsidRPr="001C220C">
        <w:rPr>
          <w:i/>
          <w:lang w:val="en-US"/>
        </w:rPr>
        <w:t xml:space="preserve">Personnel </w:t>
      </w:r>
      <w:r w:rsidR="009A5D0C">
        <w:rPr>
          <w:i/>
          <w:lang w:val="en-US"/>
        </w:rPr>
        <w:t>p</w:t>
      </w:r>
      <w:r w:rsidRPr="001C220C">
        <w:rPr>
          <w:i/>
          <w:lang w:val="en-US"/>
        </w:rPr>
        <w:t xml:space="preserve">roperty </w:t>
      </w:r>
      <w:r w:rsidR="009A5D0C">
        <w:rPr>
          <w:i/>
          <w:lang w:val="en-US"/>
        </w:rPr>
        <w:t>c</w:t>
      </w:r>
      <w:r w:rsidRPr="001C220C">
        <w:rPr>
          <w:i/>
          <w:lang w:val="en-US"/>
        </w:rPr>
        <w:t xml:space="preserve">apability </w:t>
      </w:r>
      <w:r w:rsidRPr="001C220C">
        <w:rPr>
          <w:lang w:val="en-US"/>
        </w:rPr>
        <w:t>would define 4 man-hours of “Master” operator time available for a shift.</w:t>
      </w:r>
    </w:p>
    <w:p w14:paraId="3EE02240" w14:textId="43302C11" w:rsidR="0004729E" w:rsidRPr="001C220C" w:rsidRDefault="0004729E" w:rsidP="0029062D">
      <w:pPr>
        <w:pStyle w:val="PARAGRAPH"/>
        <w:rPr>
          <w:lang w:val="en-US"/>
        </w:rPr>
      </w:pPr>
      <w:r w:rsidRPr="001C220C">
        <w:rPr>
          <w:lang w:val="en-US"/>
        </w:rPr>
        <w:t xml:space="preserve">This model allows significant flexibility by allowing a single class definition (e.g., </w:t>
      </w:r>
      <w:r w:rsidR="00C64E22">
        <w:rPr>
          <w:lang w:val="en-US"/>
        </w:rPr>
        <w:t>o</w:t>
      </w:r>
      <w:r w:rsidRPr="001C220C">
        <w:rPr>
          <w:lang w:val="en-US"/>
        </w:rPr>
        <w:t>perators), without a quantity listing, and multiple property descriptions (e.g., Master, Standard, and Junior operators) each with their own property definition</w:t>
      </w:r>
      <w:r w:rsidR="008558A5">
        <w:rPr>
          <w:lang w:val="en-US"/>
        </w:rPr>
        <w:t xml:space="preserve">. </w:t>
      </w:r>
      <w:r w:rsidRPr="001C220C">
        <w:rPr>
          <w:lang w:val="en-US"/>
        </w:rPr>
        <w:t xml:space="preserve">The left part of Figure </w:t>
      </w:r>
      <w:r w:rsidR="00844BCB">
        <w:rPr>
          <w:lang w:val="en-US"/>
        </w:rPr>
        <w:t>E</w:t>
      </w:r>
      <w:r w:rsidR="00C91311">
        <w:rPr>
          <w:lang w:val="en-US"/>
        </w:rPr>
        <w:t>.</w:t>
      </w:r>
      <w:r w:rsidRPr="001C220C">
        <w:rPr>
          <w:lang w:val="en-US"/>
        </w:rPr>
        <w:t xml:space="preserve">1 illustrates how a </w:t>
      </w:r>
      <w:r w:rsidR="009A5D0C">
        <w:rPr>
          <w:i/>
          <w:lang w:val="en-US"/>
        </w:rPr>
        <w:t>p</w:t>
      </w:r>
      <w:r w:rsidRPr="001C220C">
        <w:rPr>
          <w:i/>
          <w:lang w:val="en-US"/>
        </w:rPr>
        <w:t xml:space="preserve">ersonnel </w:t>
      </w:r>
      <w:r w:rsidR="009A5D0C">
        <w:rPr>
          <w:i/>
          <w:lang w:val="en-US"/>
        </w:rPr>
        <w:t>c</w:t>
      </w:r>
      <w:r w:rsidRPr="001C220C">
        <w:rPr>
          <w:i/>
          <w:lang w:val="en-US"/>
        </w:rPr>
        <w:t>apability</w:t>
      </w:r>
      <w:r w:rsidRPr="001C220C">
        <w:rPr>
          <w:lang w:val="en-US"/>
        </w:rPr>
        <w:t xml:space="preserve"> would describe a capability of 8 operators</w:t>
      </w:r>
      <w:r w:rsidR="008558A5">
        <w:rPr>
          <w:lang w:val="en-US"/>
        </w:rPr>
        <w:t xml:space="preserve">. </w:t>
      </w:r>
      <w:r w:rsidRPr="001C220C">
        <w:rPr>
          <w:lang w:val="en-US"/>
        </w:rPr>
        <w:t>The right part illustrates how the capability of different ranking of operators would be defined</w:t>
      </w:r>
      <w:r w:rsidR="008558A5">
        <w:rPr>
          <w:lang w:val="en-US"/>
        </w:rPr>
        <w:t xml:space="preserve">. </w:t>
      </w:r>
      <w:r w:rsidRPr="001C220C">
        <w:rPr>
          <w:lang w:val="en-US"/>
        </w:rPr>
        <w:t xml:space="preserve">The </w:t>
      </w:r>
      <w:r w:rsidR="009A5D0C">
        <w:rPr>
          <w:i/>
          <w:lang w:val="en-US"/>
        </w:rPr>
        <w:t>p</w:t>
      </w:r>
      <w:r w:rsidRPr="001C220C">
        <w:rPr>
          <w:i/>
          <w:lang w:val="en-US"/>
        </w:rPr>
        <w:t xml:space="preserve">ersonnel </w:t>
      </w:r>
      <w:r w:rsidR="009A5D0C">
        <w:rPr>
          <w:i/>
          <w:lang w:val="en-US"/>
        </w:rPr>
        <w:t>c</w:t>
      </w:r>
      <w:r w:rsidRPr="001C220C">
        <w:rPr>
          <w:i/>
          <w:lang w:val="en-US"/>
        </w:rPr>
        <w:t xml:space="preserve">apability </w:t>
      </w:r>
      <w:r w:rsidR="009A5D0C">
        <w:rPr>
          <w:i/>
          <w:lang w:val="en-US"/>
        </w:rPr>
        <w:t>p</w:t>
      </w:r>
      <w:r w:rsidRPr="001C220C">
        <w:rPr>
          <w:i/>
          <w:lang w:val="en-US"/>
        </w:rPr>
        <w:t>roperty</w:t>
      </w:r>
      <w:r w:rsidRPr="001C220C">
        <w:rPr>
          <w:lang w:val="en-US"/>
        </w:rPr>
        <w:t>, Ranking, is used to differentiate the capability of different types of operators.</w:t>
      </w:r>
    </w:p>
    <w:p w14:paraId="378ECE3D" w14:textId="77777777" w:rsidR="0004729E" w:rsidRPr="001C220C" w:rsidRDefault="00D81887" w:rsidP="00272268">
      <w:pPr>
        <w:pStyle w:val="PARAGRAPH"/>
        <w:jc w:val="center"/>
        <w:rPr>
          <w:lang w:val="en-US"/>
        </w:rPr>
      </w:pPr>
      <w:r w:rsidRPr="001C220C">
        <w:rPr>
          <w:noProof/>
          <w:lang w:val="en-US" w:eastAsia="en-US"/>
        </w:rPr>
        <w:drawing>
          <wp:inline distT="0" distB="0" distL="0" distR="0" wp14:anchorId="54ECFA6B" wp14:editId="224FCC3D">
            <wp:extent cx="5528945" cy="29038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528945" cy="2903855"/>
                    </a:xfrm>
                    <a:prstGeom prst="rect">
                      <a:avLst/>
                    </a:prstGeom>
                    <a:noFill/>
                    <a:ln>
                      <a:noFill/>
                    </a:ln>
                    <a:effectLst/>
                  </pic:spPr>
                </pic:pic>
              </a:graphicData>
            </a:graphic>
          </wp:inline>
        </w:drawing>
      </w:r>
    </w:p>
    <w:p w14:paraId="7C8ABD98" w14:textId="5DC172F6" w:rsidR="0004729E" w:rsidRPr="00A45952" w:rsidRDefault="00A45952" w:rsidP="00C91311">
      <w:pPr>
        <w:pStyle w:val="FIGURE-title"/>
        <w:rPr>
          <w:lang w:val="en-US"/>
        </w:rPr>
      </w:pPr>
      <w:bookmarkStart w:id="21329" w:name="_Ref509850043"/>
      <w:bookmarkStart w:id="21330" w:name="_Toc516130438"/>
      <w:bookmarkStart w:id="21331" w:name="_Toc320178089"/>
      <w:bookmarkStart w:id="21332" w:name="_Toc478492587"/>
      <w:bookmarkEnd w:id="21329"/>
      <w:r w:rsidRPr="00A45952">
        <w:rPr>
          <w:lang w:val="en-US"/>
        </w:rPr>
        <w:t xml:space="preserve">Figure </w:t>
      </w:r>
      <w:r w:rsidR="00844BCB">
        <w:rPr>
          <w:lang w:val="en-US"/>
        </w:rPr>
        <w:t>E</w:t>
      </w:r>
      <w:r w:rsidR="00C91311">
        <w:rPr>
          <w:lang w:val="en-US"/>
        </w:rPr>
        <w:t>.1 –</w:t>
      </w:r>
      <w:r w:rsidR="0004729E" w:rsidRPr="00A45952">
        <w:rPr>
          <w:lang w:val="en-US"/>
        </w:rPr>
        <w:t xml:space="preserve"> Class and property </w:t>
      </w:r>
      <w:r w:rsidR="00F81EE0" w:rsidRPr="00A45952">
        <w:rPr>
          <w:lang w:val="en-US"/>
        </w:rPr>
        <w:t xml:space="preserve">IDs </w:t>
      </w:r>
      <w:r w:rsidR="0004729E" w:rsidRPr="00A45952">
        <w:rPr>
          <w:lang w:val="en-US"/>
        </w:rPr>
        <w:t>used to identify elements</w:t>
      </w:r>
      <w:bookmarkEnd w:id="21330"/>
      <w:bookmarkEnd w:id="21331"/>
      <w:bookmarkEnd w:id="21332"/>
    </w:p>
    <w:p w14:paraId="71985C56" w14:textId="77777777" w:rsidR="0004729E" w:rsidRPr="001C220C" w:rsidRDefault="0004729E" w:rsidP="000B3B99">
      <w:pPr>
        <w:pStyle w:val="PARAGRAPH"/>
        <w:keepNext/>
        <w:rPr>
          <w:lang w:val="en-US"/>
        </w:rPr>
      </w:pPr>
      <w:r w:rsidRPr="001C220C">
        <w:rPr>
          <w:lang w:val="en-US"/>
        </w:rPr>
        <w:t>This concept applies to the following objects:</w:t>
      </w:r>
    </w:p>
    <w:p w14:paraId="7D1B53A3" w14:textId="77777777" w:rsidR="0004729E" w:rsidRPr="006835A6" w:rsidRDefault="006835A6" w:rsidP="00C95EAE">
      <w:pPr>
        <w:numPr>
          <w:ilvl w:val="0"/>
          <w:numId w:val="13"/>
        </w:numPr>
        <w:tabs>
          <w:tab w:val="left" w:pos="4680"/>
        </w:tabs>
        <w:rPr>
          <w:i/>
          <w:lang w:val="en-US"/>
        </w:rPr>
      </w:pPr>
      <w:r w:rsidRPr="006835A6">
        <w:rPr>
          <w:i/>
          <w:lang w:val="en-US"/>
        </w:rPr>
        <w:t>personnel capability</w:t>
      </w:r>
      <w:r w:rsidRPr="006835A6">
        <w:rPr>
          <w:i/>
          <w:lang w:val="en-US"/>
        </w:rPr>
        <w:tab/>
      </w:r>
      <w:r w:rsidR="0004729E" w:rsidRPr="006835A6">
        <w:rPr>
          <w:i/>
          <w:lang w:val="en-US"/>
        </w:rPr>
        <w:sym w:font="Symbol" w:char="F0BE"/>
      </w:r>
      <w:r w:rsidRPr="006835A6">
        <w:rPr>
          <w:i/>
          <w:lang w:val="en-US"/>
        </w:rPr>
        <w:t xml:space="preserve">  </w:t>
      </w:r>
      <w:r w:rsidRPr="006835A6">
        <w:rPr>
          <w:i/>
          <w:lang w:val="en-US"/>
        </w:rPr>
        <w:tab/>
        <w:t>equipment capability</w:t>
      </w:r>
    </w:p>
    <w:p w14:paraId="1C6492EC" w14:textId="77777777" w:rsidR="0004729E" w:rsidRPr="006835A6" w:rsidRDefault="006835A6" w:rsidP="00C95EAE">
      <w:pPr>
        <w:numPr>
          <w:ilvl w:val="0"/>
          <w:numId w:val="13"/>
        </w:numPr>
        <w:tabs>
          <w:tab w:val="left" w:pos="4680"/>
        </w:tabs>
        <w:rPr>
          <w:i/>
          <w:lang w:val="en-US"/>
        </w:rPr>
      </w:pPr>
      <w:r w:rsidRPr="006835A6">
        <w:rPr>
          <w:i/>
          <w:lang w:val="en-US"/>
        </w:rPr>
        <w:t>material capability</w:t>
      </w:r>
      <w:r w:rsidRPr="006835A6">
        <w:rPr>
          <w:i/>
          <w:lang w:val="en-US"/>
        </w:rPr>
        <w:tab/>
      </w:r>
      <w:r w:rsidR="0004729E" w:rsidRPr="006835A6">
        <w:rPr>
          <w:i/>
          <w:lang w:val="en-US"/>
        </w:rPr>
        <w:sym w:font="Symbol" w:char="F0BE"/>
      </w:r>
      <w:r w:rsidRPr="006835A6">
        <w:rPr>
          <w:i/>
          <w:lang w:val="en-US"/>
        </w:rPr>
        <w:t xml:space="preserve">  </w:t>
      </w:r>
      <w:r w:rsidRPr="006835A6">
        <w:rPr>
          <w:i/>
          <w:lang w:val="en-US"/>
        </w:rPr>
        <w:tab/>
        <w:t>personnel segment capability</w:t>
      </w:r>
    </w:p>
    <w:p w14:paraId="59652134" w14:textId="77777777" w:rsidR="00C17398" w:rsidRPr="006835A6" w:rsidRDefault="006835A6" w:rsidP="00C95EAE">
      <w:pPr>
        <w:numPr>
          <w:ilvl w:val="0"/>
          <w:numId w:val="13"/>
        </w:numPr>
        <w:tabs>
          <w:tab w:val="left" w:pos="4680"/>
        </w:tabs>
        <w:rPr>
          <w:i/>
          <w:lang w:val="en-US"/>
        </w:rPr>
      </w:pPr>
      <w:r w:rsidRPr="006835A6">
        <w:rPr>
          <w:i/>
          <w:lang w:val="en-US"/>
        </w:rPr>
        <w:t>physical asset capability</w:t>
      </w:r>
      <w:r w:rsidRPr="006835A6">
        <w:rPr>
          <w:i/>
          <w:lang w:val="en-US"/>
        </w:rPr>
        <w:tab/>
      </w:r>
      <w:r w:rsidR="00C17398" w:rsidRPr="006835A6">
        <w:rPr>
          <w:i/>
          <w:lang w:val="en-US"/>
        </w:rPr>
        <w:sym w:font="Symbol" w:char="F0BE"/>
      </w:r>
      <w:r w:rsidRPr="006835A6">
        <w:rPr>
          <w:i/>
          <w:lang w:val="en-US"/>
        </w:rPr>
        <w:t xml:space="preserve">  </w:t>
      </w:r>
      <w:r w:rsidRPr="006835A6">
        <w:rPr>
          <w:i/>
          <w:lang w:val="en-US"/>
        </w:rPr>
        <w:tab/>
        <w:t>physical asset segment capability</w:t>
      </w:r>
    </w:p>
    <w:p w14:paraId="17B7ADF2" w14:textId="77777777" w:rsidR="0004729E" w:rsidRPr="006835A6" w:rsidRDefault="006835A6" w:rsidP="00C95EAE">
      <w:pPr>
        <w:numPr>
          <w:ilvl w:val="0"/>
          <w:numId w:val="13"/>
        </w:numPr>
        <w:tabs>
          <w:tab w:val="left" w:pos="4680"/>
        </w:tabs>
        <w:rPr>
          <w:i/>
          <w:lang w:val="en-US"/>
        </w:rPr>
      </w:pPr>
      <w:r w:rsidRPr="006835A6">
        <w:rPr>
          <w:i/>
          <w:lang w:val="en-US"/>
        </w:rPr>
        <w:t xml:space="preserve">equipment segment capability </w:t>
      </w:r>
      <w:r w:rsidRPr="006835A6">
        <w:rPr>
          <w:i/>
          <w:lang w:val="en-US"/>
        </w:rPr>
        <w:tab/>
      </w:r>
      <w:r w:rsidR="0004729E" w:rsidRPr="006835A6">
        <w:rPr>
          <w:i/>
          <w:lang w:val="en-US"/>
        </w:rPr>
        <w:sym w:font="Symbol" w:char="F0BE"/>
      </w:r>
      <w:r w:rsidRPr="006835A6">
        <w:rPr>
          <w:i/>
          <w:lang w:val="en-US"/>
        </w:rPr>
        <w:t xml:space="preserve">  </w:t>
      </w:r>
      <w:r w:rsidRPr="006835A6">
        <w:rPr>
          <w:i/>
          <w:lang w:val="en-US"/>
        </w:rPr>
        <w:tab/>
        <w:t>material segment capability</w:t>
      </w:r>
    </w:p>
    <w:p w14:paraId="7C98DF86" w14:textId="77777777" w:rsidR="0004729E" w:rsidRPr="006835A6" w:rsidRDefault="006835A6" w:rsidP="00C95EAE">
      <w:pPr>
        <w:numPr>
          <w:ilvl w:val="0"/>
          <w:numId w:val="13"/>
        </w:numPr>
        <w:tabs>
          <w:tab w:val="left" w:pos="4680"/>
        </w:tabs>
        <w:rPr>
          <w:i/>
          <w:lang w:val="en-US"/>
        </w:rPr>
      </w:pPr>
      <w:r w:rsidRPr="006835A6">
        <w:rPr>
          <w:i/>
          <w:lang w:val="en-US"/>
        </w:rPr>
        <w:t>personnel segment specification</w:t>
      </w:r>
      <w:r w:rsidRPr="006835A6">
        <w:rPr>
          <w:i/>
          <w:lang w:val="en-US"/>
        </w:rPr>
        <w:tab/>
      </w:r>
      <w:r w:rsidR="0004729E" w:rsidRPr="006835A6">
        <w:rPr>
          <w:i/>
          <w:lang w:val="en-US"/>
        </w:rPr>
        <w:sym w:font="Symbol" w:char="F0BE"/>
      </w:r>
      <w:r w:rsidRPr="006835A6">
        <w:rPr>
          <w:i/>
          <w:lang w:val="en-US"/>
        </w:rPr>
        <w:t xml:space="preserve">  </w:t>
      </w:r>
      <w:r w:rsidRPr="006835A6">
        <w:rPr>
          <w:i/>
          <w:lang w:val="en-US"/>
        </w:rPr>
        <w:tab/>
        <w:t>equipment segment specification</w:t>
      </w:r>
    </w:p>
    <w:p w14:paraId="0FC403E1" w14:textId="77777777" w:rsidR="0004729E" w:rsidRPr="006835A6" w:rsidRDefault="006835A6" w:rsidP="00C95EAE">
      <w:pPr>
        <w:numPr>
          <w:ilvl w:val="0"/>
          <w:numId w:val="13"/>
        </w:numPr>
        <w:tabs>
          <w:tab w:val="left" w:pos="4680"/>
        </w:tabs>
        <w:rPr>
          <w:i/>
          <w:lang w:val="en-US"/>
        </w:rPr>
      </w:pPr>
      <w:r w:rsidRPr="006835A6">
        <w:rPr>
          <w:i/>
          <w:lang w:val="en-US"/>
        </w:rPr>
        <w:t>material segment specification</w:t>
      </w:r>
      <w:r w:rsidRPr="006835A6">
        <w:rPr>
          <w:i/>
          <w:lang w:val="en-US"/>
        </w:rPr>
        <w:tab/>
      </w:r>
      <w:r w:rsidR="0004729E" w:rsidRPr="006835A6">
        <w:rPr>
          <w:i/>
          <w:lang w:val="en-US"/>
        </w:rPr>
        <w:sym w:font="Symbol" w:char="F0BE"/>
      </w:r>
      <w:r w:rsidRPr="006835A6">
        <w:rPr>
          <w:i/>
          <w:lang w:val="en-US"/>
        </w:rPr>
        <w:t xml:space="preserve">  </w:t>
      </w:r>
      <w:r w:rsidRPr="006835A6">
        <w:rPr>
          <w:i/>
          <w:lang w:val="en-US"/>
        </w:rPr>
        <w:tab/>
        <w:t>personnel specification</w:t>
      </w:r>
    </w:p>
    <w:p w14:paraId="6DD58D4D" w14:textId="77777777" w:rsidR="0004729E" w:rsidRPr="006835A6" w:rsidRDefault="006835A6" w:rsidP="00C95EAE">
      <w:pPr>
        <w:numPr>
          <w:ilvl w:val="0"/>
          <w:numId w:val="13"/>
        </w:numPr>
        <w:tabs>
          <w:tab w:val="left" w:pos="4680"/>
        </w:tabs>
        <w:rPr>
          <w:i/>
          <w:lang w:val="en-US"/>
        </w:rPr>
      </w:pPr>
      <w:r w:rsidRPr="006835A6">
        <w:rPr>
          <w:i/>
          <w:lang w:val="en-US"/>
        </w:rPr>
        <w:t>equipment specification</w:t>
      </w:r>
      <w:r w:rsidRPr="006835A6">
        <w:rPr>
          <w:i/>
          <w:lang w:val="en-US"/>
        </w:rPr>
        <w:tab/>
      </w:r>
      <w:r w:rsidR="0004729E" w:rsidRPr="006835A6">
        <w:rPr>
          <w:i/>
          <w:lang w:val="en-US"/>
        </w:rPr>
        <w:sym w:font="Symbol" w:char="F0BE"/>
      </w:r>
      <w:r w:rsidRPr="006835A6">
        <w:rPr>
          <w:i/>
          <w:lang w:val="en-US"/>
        </w:rPr>
        <w:t xml:space="preserve">  </w:t>
      </w:r>
      <w:r w:rsidRPr="006835A6">
        <w:rPr>
          <w:i/>
          <w:lang w:val="en-US"/>
        </w:rPr>
        <w:tab/>
        <w:t>material specification</w:t>
      </w:r>
    </w:p>
    <w:p w14:paraId="349AB683" w14:textId="77777777" w:rsidR="00C17398" w:rsidRPr="006835A6" w:rsidRDefault="006835A6" w:rsidP="00C95EAE">
      <w:pPr>
        <w:numPr>
          <w:ilvl w:val="0"/>
          <w:numId w:val="13"/>
        </w:numPr>
        <w:tabs>
          <w:tab w:val="left" w:pos="4680"/>
        </w:tabs>
        <w:rPr>
          <w:i/>
          <w:lang w:val="en-US"/>
        </w:rPr>
      </w:pPr>
      <w:r w:rsidRPr="006835A6">
        <w:rPr>
          <w:i/>
          <w:lang w:val="en-US"/>
        </w:rPr>
        <w:t>physical asset specification</w:t>
      </w:r>
      <w:r w:rsidRPr="006835A6">
        <w:rPr>
          <w:i/>
          <w:lang w:val="en-US"/>
        </w:rPr>
        <w:tab/>
      </w:r>
      <w:r w:rsidR="00C17398" w:rsidRPr="006835A6">
        <w:rPr>
          <w:i/>
          <w:lang w:val="en-US"/>
        </w:rPr>
        <w:sym w:font="Symbol" w:char="F0BE"/>
      </w:r>
      <w:r w:rsidRPr="006835A6">
        <w:rPr>
          <w:i/>
          <w:lang w:val="en-US"/>
        </w:rPr>
        <w:t xml:space="preserve">  </w:t>
      </w:r>
      <w:r w:rsidRPr="006835A6">
        <w:rPr>
          <w:i/>
          <w:lang w:val="en-US"/>
        </w:rPr>
        <w:tab/>
        <w:t>physical asset requirement</w:t>
      </w:r>
    </w:p>
    <w:p w14:paraId="2E589D07" w14:textId="77777777" w:rsidR="0004729E" w:rsidRPr="006835A6" w:rsidRDefault="006835A6" w:rsidP="00C95EAE">
      <w:pPr>
        <w:numPr>
          <w:ilvl w:val="0"/>
          <w:numId w:val="13"/>
        </w:numPr>
        <w:tabs>
          <w:tab w:val="left" w:pos="4680"/>
        </w:tabs>
        <w:rPr>
          <w:i/>
          <w:lang w:val="en-US"/>
        </w:rPr>
      </w:pPr>
      <w:r w:rsidRPr="006835A6">
        <w:rPr>
          <w:i/>
          <w:lang w:val="en-US"/>
        </w:rPr>
        <w:t>personnel requirement</w:t>
      </w:r>
      <w:r w:rsidRPr="006835A6">
        <w:rPr>
          <w:i/>
          <w:lang w:val="en-US"/>
        </w:rPr>
        <w:tab/>
      </w:r>
      <w:r w:rsidR="0004729E" w:rsidRPr="006835A6">
        <w:rPr>
          <w:i/>
          <w:lang w:val="en-US"/>
        </w:rPr>
        <w:sym w:font="Symbol" w:char="F0BE"/>
      </w:r>
      <w:r w:rsidRPr="006835A6">
        <w:rPr>
          <w:i/>
          <w:lang w:val="en-US"/>
        </w:rPr>
        <w:t xml:space="preserve">  </w:t>
      </w:r>
      <w:r w:rsidRPr="006835A6">
        <w:rPr>
          <w:i/>
          <w:lang w:val="en-US"/>
        </w:rPr>
        <w:tab/>
        <w:t>equipment requirement</w:t>
      </w:r>
    </w:p>
    <w:p w14:paraId="188CDC6E" w14:textId="77777777" w:rsidR="0004729E" w:rsidRPr="006835A6" w:rsidRDefault="006835A6" w:rsidP="00C95EAE">
      <w:pPr>
        <w:numPr>
          <w:ilvl w:val="0"/>
          <w:numId w:val="13"/>
        </w:numPr>
        <w:tabs>
          <w:tab w:val="left" w:pos="4680"/>
        </w:tabs>
        <w:rPr>
          <w:i/>
          <w:lang w:val="en-US"/>
        </w:rPr>
      </w:pPr>
      <w:r w:rsidRPr="006835A6">
        <w:rPr>
          <w:i/>
          <w:lang w:val="en-US"/>
        </w:rPr>
        <w:t>material produced requirement</w:t>
      </w:r>
      <w:r w:rsidRPr="006835A6">
        <w:rPr>
          <w:i/>
          <w:lang w:val="en-US"/>
        </w:rPr>
        <w:tab/>
      </w:r>
      <w:r w:rsidR="0004729E" w:rsidRPr="006835A6">
        <w:rPr>
          <w:i/>
          <w:lang w:val="en-US"/>
        </w:rPr>
        <w:sym w:font="Symbol" w:char="F0BE"/>
      </w:r>
      <w:r w:rsidRPr="006835A6">
        <w:rPr>
          <w:i/>
          <w:lang w:val="en-US"/>
        </w:rPr>
        <w:t xml:space="preserve">  </w:t>
      </w:r>
      <w:r w:rsidRPr="006835A6">
        <w:rPr>
          <w:i/>
          <w:lang w:val="en-US"/>
        </w:rPr>
        <w:tab/>
        <w:t>material consumed requirement</w:t>
      </w:r>
    </w:p>
    <w:p w14:paraId="6EF114FE" w14:textId="77777777" w:rsidR="0004729E" w:rsidRPr="006835A6" w:rsidRDefault="006835A6" w:rsidP="00C95EAE">
      <w:pPr>
        <w:numPr>
          <w:ilvl w:val="0"/>
          <w:numId w:val="13"/>
        </w:numPr>
        <w:tabs>
          <w:tab w:val="left" w:pos="4680"/>
        </w:tabs>
        <w:rPr>
          <w:i/>
          <w:lang w:val="en-US"/>
        </w:rPr>
      </w:pPr>
      <w:r w:rsidRPr="006835A6">
        <w:rPr>
          <w:i/>
          <w:lang w:val="en-US"/>
        </w:rPr>
        <w:t>consumable expected</w:t>
      </w:r>
      <w:r w:rsidRPr="006835A6">
        <w:rPr>
          <w:i/>
          <w:lang w:val="en-US"/>
        </w:rPr>
        <w:tab/>
      </w:r>
      <w:r w:rsidR="0004729E" w:rsidRPr="006835A6">
        <w:rPr>
          <w:i/>
          <w:lang w:val="en-US"/>
        </w:rPr>
        <w:sym w:font="Symbol" w:char="F0BE"/>
      </w:r>
      <w:r w:rsidRPr="006835A6">
        <w:rPr>
          <w:i/>
          <w:lang w:val="en-US"/>
        </w:rPr>
        <w:t xml:space="preserve">  </w:t>
      </w:r>
      <w:r w:rsidRPr="006835A6">
        <w:rPr>
          <w:i/>
          <w:lang w:val="en-US"/>
        </w:rPr>
        <w:tab/>
        <w:t>personnel actual</w:t>
      </w:r>
    </w:p>
    <w:p w14:paraId="31BF347C" w14:textId="77777777" w:rsidR="0004729E" w:rsidRPr="006835A6" w:rsidRDefault="006835A6" w:rsidP="00C95EAE">
      <w:pPr>
        <w:numPr>
          <w:ilvl w:val="0"/>
          <w:numId w:val="13"/>
        </w:numPr>
        <w:tabs>
          <w:tab w:val="left" w:pos="4680"/>
        </w:tabs>
        <w:rPr>
          <w:i/>
          <w:lang w:val="en-US"/>
        </w:rPr>
      </w:pPr>
      <w:r w:rsidRPr="006835A6">
        <w:rPr>
          <w:i/>
          <w:lang w:val="en-US"/>
        </w:rPr>
        <w:t>equipment actual</w:t>
      </w:r>
      <w:r w:rsidRPr="006835A6">
        <w:rPr>
          <w:i/>
          <w:lang w:val="en-US"/>
        </w:rPr>
        <w:tab/>
      </w:r>
      <w:r w:rsidR="0004729E" w:rsidRPr="006835A6">
        <w:rPr>
          <w:i/>
          <w:lang w:val="en-US"/>
        </w:rPr>
        <w:sym w:font="Symbol" w:char="F0BE"/>
      </w:r>
      <w:r w:rsidRPr="006835A6">
        <w:rPr>
          <w:i/>
          <w:lang w:val="en-US"/>
        </w:rPr>
        <w:t xml:space="preserve">  </w:t>
      </w:r>
      <w:r w:rsidRPr="006835A6">
        <w:rPr>
          <w:i/>
          <w:lang w:val="en-US"/>
        </w:rPr>
        <w:tab/>
        <w:t>material produced actual</w:t>
      </w:r>
    </w:p>
    <w:p w14:paraId="0F4D3538" w14:textId="77777777" w:rsidR="0004729E" w:rsidRPr="006835A6" w:rsidRDefault="006835A6" w:rsidP="00C95EAE">
      <w:pPr>
        <w:numPr>
          <w:ilvl w:val="0"/>
          <w:numId w:val="13"/>
        </w:numPr>
        <w:tabs>
          <w:tab w:val="left" w:pos="4680"/>
        </w:tabs>
        <w:rPr>
          <w:i/>
          <w:lang w:val="en-US"/>
        </w:rPr>
      </w:pPr>
      <w:r w:rsidRPr="006835A6">
        <w:rPr>
          <w:i/>
          <w:lang w:val="en-US"/>
        </w:rPr>
        <w:t>material consumed actual</w:t>
      </w:r>
      <w:r w:rsidRPr="006835A6">
        <w:rPr>
          <w:i/>
          <w:lang w:val="en-US"/>
        </w:rPr>
        <w:tab/>
      </w:r>
      <w:r w:rsidR="0004729E" w:rsidRPr="006835A6">
        <w:rPr>
          <w:i/>
          <w:lang w:val="en-US"/>
        </w:rPr>
        <w:sym w:font="Symbol" w:char="F0BE"/>
      </w:r>
      <w:r w:rsidRPr="006835A6">
        <w:rPr>
          <w:i/>
          <w:lang w:val="en-US"/>
        </w:rPr>
        <w:t xml:space="preserve">  </w:t>
      </w:r>
      <w:r w:rsidRPr="006835A6">
        <w:rPr>
          <w:i/>
          <w:lang w:val="en-US"/>
        </w:rPr>
        <w:tab/>
        <w:t>consumable actual</w:t>
      </w:r>
    </w:p>
    <w:p w14:paraId="1FFF535A" w14:textId="77777777" w:rsidR="00C17398" w:rsidRPr="006835A6" w:rsidRDefault="006835A6" w:rsidP="00C95EAE">
      <w:pPr>
        <w:numPr>
          <w:ilvl w:val="0"/>
          <w:numId w:val="13"/>
        </w:numPr>
        <w:tabs>
          <w:tab w:val="left" w:pos="4680"/>
        </w:tabs>
        <w:rPr>
          <w:i/>
          <w:lang w:val="en-US"/>
        </w:rPr>
      </w:pPr>
      <w:r w:rsidRPr="006835A6">
        <w:rPr>
          <w:i/>
          <w:lang w:val="en-US"/>
        </w:rPr>
        <w:t>physical asset actual</w:t>
      </w:r>
    </w:p>
    <w:p w14:paraId="212D6B67" w14:textId="77777777" w:rsidR="0004729E" w:rsidRPr="001C220C" w:rsidRDefault="0004729E">
      <w:pPr>
        <w:rPr>
          <w:lang w:val="en-US"/>
        </w:rPr>
      </w:pPr>
    </w:p>
    <w:p w14:paraId="667E21BC" w14:textId="77777777" w:rsidR="0004729E" w:rsidRPr="001C220C" w:rsidRDefault="0004729E" w:rsidP="00682689">
      <w:pPr>
        <w:pStyle w:val="ANNEX-heading1"/>
      </w:pPr>
      <w:bookmarkStart w:id="21333" w:name="_Toc516130419"/>
      <w:bookmarkStart w:id="21334" w:name="_Toc478492268"/>
      <w:r w:rsidRPr="001C220C">
        <w:t>Possible capability over-counts</w:t>
      </w:r>
      <w:bookmarkEnd w:id="21333"/>
      <w:bookmarkEnd w:id="21334"/>
    </w:p>
    <w:p w14:paraId="0FE128E7" w14:textId="77777777" w:rsidR="0004729E" w:rsidRPr="000B3B99" w:rsidRDefault="0004729E" w:rsidP="0029062D">
      <w:pPr>
        <w:pStyle w:val="PARAGRAPH"/>
        <w:rPr>
          <w:b/>
          <w:lang w:val="en-US"/>
        </w:rPr>
      </w:pPr>
      <w:r w:rsidRPr="000B3B99">
        <w:rPr>
          <w:b/>
          <w:lang w:val="en-US"/>
        </w:rPr>
        <w:t>Question:</w:t>
      </w:r>
    </w:p>
    <w:p w14:paraId="4BEAE635" w14:textId="77777777" w:rsidR="0004729E" w:rsidRPr="001C220C" w:rsidRDefault="0004729E" w:rsidP="0029062D">
      <w:pPr>
        <w:pStyle w:val="PARAGRAPH"/>
        <w:rPr>
          <w:lang w:val="en-US"/>
        </w:rPr>
      </w:pPr>
      <w:r w:rsidRPr="001C220C">
        <w:rPr>
          <w:lang w:val="en-US"/>
        </w:rPr>
        <w:t>What does the statement about over-counts in capabilities mean?</w:t>
      </w:r>
    </w:p>
    <w:p w14:paraId="0D8E5340" w14:textId="77777777" w:rsidR="0004729E" w:rsidRPr="000B3B99" w:rsidRDefault="0004729E" w:rsidP="0029062D">
      <w:pPr>
        <w:pStyle w:val="PARAGRAPH"/>
        <w:rPr>
          <w:b/>
          <w:lang w:val="en-US"/>
        </w:rPr>
      </w:pPr>
      <w:r w:rsidRPr="000B3B99">
        <w:rPr>
          <w:b/>
          <w:lang w:val="en-US"/>
        </w:rPr>
        <w:t>Answer:</w:t>
      </w:r>
    </w:p>
    <w:p w14:paraId="281C897B" w14:textId="41216C15" w:rsidR="0004729E" w:rsidRPr="001C220C" w:rsidRDefault="0004729E" w:rsidP="0029062D">
      <w:pPr>
        <w:pStyle w:val="PARAGRAPH"/>
        <w:rPr>
          <w:sz w:val="16"/>
          <w:lang w:val="en-US"/>
        </w:rPr>
      </w:pPr>
      <w:r w:rsidRPr="001C220C">
        <w:rPr>
          <w:lang w:val="en-US"/>
        </w:rPr>
        <w:t xml:space="preserve">The statements, such as: Where </w:t>
      </w:r>
      <w:r w:rsidRPr="00204564">
        <w:rPr>
          <w:i/>
          <w:lang w:val="en-US"/>
        </w:rPr>
        <w:t>persons</w:t>
      </w:r>
      <w:r w:rsidRPr="001C220C">
        <w:rPr>
          <w:lang w:val="en-US"/>
        </w:rPr>
        <w:t xml:space="preserve"> are members of multiple </w:t>
      </w:r>
      <w:r w:rsidRPr="00204564">
        <w:rPr>
          <w:i/>
          <w:lang w:val="en-US"/>
        </w:rPr>
        <w:t>personnel classes</w:t>
      </w:r>
      <w:r w:rsidRPr="001C220C">
        <w:rPr>
          <w:lang w:val="en-US"/>
        </w:rPr>
        <w:t xml:space="preserve">, then the personnel capability information presented by </w:t>
      </w:r>
      <w:r w:rsidRPr="00204564">
        <w:rPr>
          <w:i/>
          <w:lang w:val="en-US"/>
        </w:rPr>
        <w:t>personnel class</w:t>
      </w:r>
      <w:r w:rsidRPr="001C220C">
        <w:rPr>
          <w:lang w:val="en-US"/>
        </w:rPr>
        <w:t xml:space="preserve"> should be used carefully because of possible double counts, and personnel resources should be managed at the instance level, are given because when a property is used to show overlapping subsets of a capability, then the same capability </w:t>
      </w:r>
      <w:r w:rsidR="00DE2E9A">
        <w:rPr>
          <w:lang w:val="en-US"/>
        </w:rPr>
        <w:t xml:space="preserve">can </w:t>
      </w:r>
      <w:r w:rsidRPr="001C220C">
        <w:rPr>
          <w:lang w:val="en-US"/>
        </w:rPr>
        <w:t xml:space="preserve">be double scheduled unless this situation is recognized. Figure </w:t>
      </w:r>
      <w:r w:rsidR="00844BCB">
        <w:rPr>
          <w:lang w:val="en-US"/>
        </w:rPr>
        <w:t>E</w:t>
      </w:r>
      <w:r w:rsidR="00C91311">
        <w:rPr>
          <w:lang w:val="en-US"/>
        </w:rPr>
        <w:t>.</w:t>
      </w:r>
      <w:r w:rsidRPr="001C220C">
        <w:rPr>
          <w:lang w:val="en-US"/>
        </w:rPr>
        <w:t>2 shows an example where a property of ReactorType presents how many reactors are available</w:t>
      </w:r>
      <w:r w:rsidR="00C91311">
        <w:rPr>
          <w:lang w:val="en-US"/>
        </w:rPr>
        <w:t xml:space="preserve">. </w:t>
      </w:r>
      <w:r w:rsidRPr="001C220C">
        <w:rPr>
          <w:lang w:val="en-US"/>
        </w:rPr>
        <w:t>The total amount of capability is 5, but the sum of all reactors subsets is 6, because 1 reactor can be qualified as a heating and a mixing type</w:t>
      </w:r>
      <w:r w:rsidR="008558A5">
        <w:rPr>
          <w:lang w:val="en-US"/>
        </w:rPr>
        <w:t xml:space="preserve">. </w:t>
      </w:r>
      <w:r w:rsidRPr="001C220C">
        <w:rPr>
          <w:lang w:val="en-US"/>
        </w:rPr>
        <w:t>In this situation the mixing and heating resources should be scheduled at the instance level in order not to overuse the available resources.</w:t>
      </w:r>
    </w:p>
    <w:p w14:paraId="69D2F53E" w14:textId="77777777" w:rsidR="0004729E" w:rsidRPr="001C220C" w:rsidRDefault="00D81887" w:rsidP="00C91311">
      <w:pPr>
        <w:pStyle w:val="PARAGRAPH"/>
        <w:jc w:val="center"/>
        <w:rPr>
          <w:lang w:val="en-US"/>
        </w:rPr>
      </w:pPr>
      <w:r w:rsidRPr="001C220C">
        <w:rPr>
          <w:noProof/>
          <w:lang w:val="en-US" w:eastAsia="en-US"/>
        </w:rPr>
        <w:drawing>
          <wp:inline distT="0" distB="0" distL="0" distR="0" wp14:anchorId="6A5B132E" wp14:editId="3C957273">
            <wp:extent cx="3219450" cy="310021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221026" cy="3101730"/>
                    </a:xfrm>
                    <a:prstGeom prst="rect">
                      <a:avLst/>
                    </a:prstGeom>
                    <a:noFill/>
                    <a:ln>
                      <a:noFill/>
                    </a:ln>
                  </pic:spPr>
                </pic:pic>
              </a:graphicData>
            </a:graphic>
          </wp:inline>
        </w:drawing>
      </w:r>
    </w:p>
    <w:p w14:paraId="5D174940" w14:textId="79FDA160" w:rsidR="0004729E" w:rsidRPr="00A45952" w:rsidRDefault="00A45952" w:rsidP="000B3B99">
      <w:pPr>
        <w:pStyle w:val="FIGURE-title"/>
        <w:rPr>
          <w:lang w:val="en-US"/>
        </w:rPr>
      </w:pPr>
      <w:bookmarkStart w:id="21335" w:name="_Toc516130439"/>
      <w:bookmarkStart w:id="21336" w:name="_Toc162335120"/>
      <w:bookmarkStart w:id="21337" w:name="_Toc320178090"/>
      <w:bookmarkStart w:id="21338" w:name="_Toc478492588"/>
      <w:r w:rsidRPr="00A45952">
        <w:rPr>
          <w:lang w:val="en-US"/>
        </w:rPr>
        <w:t xml:space="preserve">Figure </w:t>
      </w:r>
      <w:r w:rsidR="00844BCB">
        <w:rPr>
          <w:lang w:val="en-US"/>
        </w:rPr>
        <w:t>E</w:t>
      </w:r>
      <w:r w:rsidR="00C91311">
        <w:rPr>
          <w:lang w:val="en-US"/>
        </w:rPr>
        <w:t>.2 –</w:t>
      </w:r>
      <w:r w:rsidR="0004729E" w:rsidRPr="00A45952">
        <w:rPr>
          <w:lang w:val="en-US"/>
        </w:rPr>
        <w:t xml:space="preserve"> A </w:t>
      </w:r>
      <w:r w:rsidR="0004729E" w:rsidRPr="000B3B99">
        <w:t>property</w:t>
      </w:r>
      <w:r w:rsidR="0004729E" w:rsidRPr="00A45952">
        <w:rPr>
          <w:lang w:val="en-US"/>
        </w:rPr>
        <w:t xml:space="preserve"> defining overlapping subsets of the capability</w:t>
      </w:r>
      <w:bookmarkEnd w:id="21335"/>
      <w:bookmarkEnd w:id="21336"/>
      <w:bookmarkEnd w:id="21337"/>
      <w:bookmarkEnd w:id="21338"/>
    </w:p>
    <w:p w14:paraId="61621482" w14:textId="77777777" w:rsidR="0004729E" w:rsidRPr="001C220C" w:rsidRDefault="0004729E" w:rsidP="000B3B99">
      <w:pPr>
        <w:pStyle w:val="ANNEX-heading1"/>
        <w:keepNext w:val="0"/>
      </w:pPr>
      <w:r w:rsidRPr="001C220C">
        <w:rPr>
          <w:sz w:val="20"/>
        </w:rPr>
        <w:br w:type="page"/>
      </w:r>
      <w:bookmarkStart w:id="21339" w:name="_Toc516130420"/>
      <w:bookmarkStart w:id="21340" w:name="_Toc478492269"/>
      <w:r w:rsidRPr="001C220C">
        <w:t>Routing and process capability</w:t>
      </w:r>
      <w:bookmarkEnd w:id="21339"/>
      <w:bookmarkEnd w:id="21340"/>
    </w:p>
    <w:p w14:paraId="0AB9AD86" w14:textId="77777777" w:rsidR="0004729E" w:rsidRPr="000B3B99" w:rsidRDefault="0004729E" w:rsidP="0029062D">
      <w:pPr>
        <w:pStyle w:val="PARAGRAPH"/>
        <w:rPr>
          <w:b/>
          <w:lang w:val="en-US"/>
        </w:rPr>
      </w:pPr>
      <w:r w:rsidRPr="000B3B99">
        <w:rPr>
          <w:b/>
          <w:lang w:val="en-US"/>
        </w:rPr>
        <w:t>Question:</w:t>
      </w:r>
    </w:p>
    <w:p w14:paraId="1042AF8B" w14:textId="77777777" w:rsidR="0004729E" w:rsidRPr="001C220C" w:rsidRDefault="0004729E" w:rsidP="0029062D">
      <w:pPr>
        <w:pStyle w:val="PARAGRAPH"/>
        <w:rPr>
          <w:lang w:val="en-US"/>
        </w:rPr>
      </w:pPr>
      <w:r w:rsidRPr="001C220C">
        <w:rPr>
          <w:lang w:val="en-US"/>
        </w:rPr>
        <w:t>How are routing information and processing capabilities represented in the models?</w:t>
      </w:r>
    </w:p>
    <w:p w14:paraId="6955345F" w14:textId="77777777" w:rsidR="0004729E" w:rsidRPr="000B3B99" w:rsidRDefault="0004729E" w:rsidP="0029062D">
      <w:pPr>
        <w:pStyle w:val="PARAGRAPH"/>
        <w:rPr>
          <w:b/>
          <w:lang w:val="en-US"/>
        </w:rPr>
      </w:pPr>
      <w:r w:rsidRPr="000B3B99">
        <w:rPr>
          <w:b/>
          <w:lang w:val="en-US"/>
        </w:rPr>
        <w:t>Answer:</w:t>
      </w:r>
    </w:p>
    <w:p w14:paraId="04C7084B" w14:textId="2F79C73E" w:rsidR="0004729E" w:rsidRPr="001C220C" w:rsidRDefault="0004729E" w:rsidP="0029062D">
      <w:pPr>
        <w:pStyle w:val="PARAGRAPH"/>
        <w:rPr>
          <w:lang w:val="en-US"/>
        </w:rPr>
      </w:pPr>
      <w:r w:rsidRPr="001C220C">
        <w:rPr>
          <w:lang w:val="en-US"/>
        </w:rPr>
        <w:t xml:space="preserve">Routing information can be represented in </w:t>
      </w:r>
      <w:del w:id="21341" w:author="Charles Gifford" w:date="2017-03-15T13:20:00Z">
        <w:r w:rsidR="00B51D6E" w:rsidRPr="00204564" w:rsidDel="003970BD">
          <w:rPr>
            <w:i/>
            <w:lang w:val="en-US"/>
          </w:rPr>
          <w:delText xml:space="preserve">product </w:delText>
        </w:r>
      </w:del>
      <w:ins w:id="21342" w:author="Charles Gifford" w:date="2017-03-15T13:20:00Z">
        <w:r w:rsidR="003970BD">
          <w:rPr>
            <w:i/>
            <w:lang w:val="en-US"/>
          </w:rPr>
          <w:t xml:space="preserve">operations </w:t>
        </w:r>
      </w:ins>
      <w:r w:rsidR="00B51D6E" w:rsidRPr="00204564">
        <w:rPr>
          <w:i/>
          <w:lang w:val="en-US"/>
        </w:rPr>
        <w:t>segment</w:t>
      </w:r>
      <w:r w:rsidRPr="00204564">
        <w:rPr>
          <w:i/>
          <w:lang w:val="en-US"/>
        </w:rPr>
        <w:t xml:space="preserve"> dependencies</w:t>
      </w:r>
      <w:r w:rsidRPr="001C220C">
        <w:rPr>
          <w:lang w:val="en-US"/>
        </w:rPr>
        <w:t xml:space="preserve">, in </w:t>
      </w:r>
      <w:r w:rsidRPr="00204564">
        <w:rPr>
          <w:i/>
          <w:lang w:val="en-US"/>
        </w:rPr>
        <w:t>process segment dependencies</w:t>
      </w:r>
      <w:r w:rsidRPr="001C220C">
        <w:rPr>
          <w:lang w:val="en-US"/>
        </w:rPr>
        <w:t>, or in both.</w:t>
      </w:r>
    </w:p>
    <w:p w14:paraId="6295C850" w14:textId="654D9C31" w:rsidR="0004729E" w:rsidRPr="001C220C" w:rsidRDefault="0004729E" w:rsidP="0029062D">
      <w:pPr>
        <w:pStyle w:val="PARAGRAPH"/>
        <w:rPr>
          <w:lang w:val="en-US"/>
        </w:rPr>
      </w:pPr>
      <w:r w:rsidRPr="001C220C">
        <w:rPr>
          <w:lang w:val="en-US"/>
        </w:rPr>
        <w:t xml:space="preserve">In some </w:t>
      </w:r>
      <w:del w:id="21343" w:author="Charles Gifford" w:date="2017-03-23T18:50:00Z">
        <w:r w:rsidRPr="001C220C" w:rsidDel="00844BCB">
          <w:rPr>
            <w:lang w:val="en-US"/>
          </w:rPr>
          <w:delText>industries</w:delText>
        </w:r>
      </w:del>
      <w:ins w:id="21344" w:author="Charles Gifford" w:date="2017-03-23T18:50:00Z">
        <w:r w:rsidR="00844BCB" w:rsidRPr="001C220C">
          <w:rPr>
            <w:lang w:val="en-US"/>
          </w:rPr>
          <w:t>industries,</w:t>
        </w:r>
      </w:ins>
      <w:r w:rsidRPr="001C220C">
        <w:rPr>
          <w:lang w:val="en-US"/>
        </w:rPr>
        <w:t xml:space="preserve"> the routing is product specific, such as the route shown in Figure </w:t>
      </w:r>
      <w:r w:rsidR="00837E02">
        <w:rPr>
          <w:lang w:val="en-US"/>
        </w:rPr>
        <w:t>E</w:t>
      </w:r>
      <w:r w:rsidR="00C91311">
        <w:rPr>
          <w:lang w:val="en-US"/>
        </w:rPr>
        <w:t>.</w:t>
      </w:r>
      <w:r w:rsidRPr="001C220C">
        <w:rPr>
          <w:lang w:val="en-US"/>
        </w:rPr>
        <w:t>3. The left side of the figure illustrates the assembly of a specific electronic product, with multiple assembly operations (at G and H)</w:t>
      </w:r>
      <w:r w:rsidR="00C91311">
        <w:rPr>
          <w:lang w:val="en-US"/>
        </w:rPr>
        <w:t xml:space="preserve">. </w:t>
      </w:r>
      <w:r w:rsidRPr="001C220C">
        <w:rPr>
          <w:lang w:val="en-US"/>
        </w:rPr>
        <w:t xml:space="preserve">The routing, for a single product (or class of products), is represented by the </w:t>
      </w:r>
      <w:del w:id="21345" w:author="Charles Gifford" w:date="2017-03-15T13:20:00Z">
        <w:r w:rsidR="00B51D6E" w:rsidRPr="001C220C" w:rsidDel="003970BD">
          <w:rPr>
            <w:i/>
            <w:lang w:val="en-US"/>
          </w:rPr>
          <w:delText xml:space="preserve">product </w:delText>
        </w:r>
      </w:del>
      <w:ins w:id="21346" w:author="Charles Gifford" w:date="2017-03-15T13:20:00Z">
        <w:r w:rsidR="003970BD">
          <w:rPr>
            <w:i/>
            <w:lang w:val="en-US"/>
          </w:rPr>
          <w:t xml:space="preserve">operations </w:t>
        </w:r>
      </w:ins>
      <w:r w:rsidR="00B51D6E" w:rsidRPr="001C220C">
        <w:rPr>
          <w:i/>
          <w:lang w:val="en-US"/>
        </w:rPr>
        <w:t>segment</w:t>
      </w:r>
      <w:r w:rsidRPr="001C220C">
        <w:rPr>
          <w:i/>
          <w:lang w:val="en-US"/>
        </w:rPr>
        <w:t xml:space="preserve"> dependencies </w:t>
      </w:r>
      <w:r w:rsidRPr="001C220C">
        <w:rPr>
          <w:lang w:val="en-US"/>
        </w:rPr>
        <w:t xml:space="preserve">illustrated in the center of Figure </w:t>
      </w:r>
      <w:r w:rsidR="00837E02">
        <w:rPr>
          <w:lang w:val="en-US"/>
        </w:rPr>
        <w:t>E</w:t>
      </w:r>
      <w:r w:rsidR="00C91311">
        <w:rPr>
          <w:lang w:val="en-US"/>
        </w:rPr>
        <w:t>.</w:t>
      </w:r>
      <w:r w:rsidRPr="001C220C">
        <w:rPr>
          <w:lang w:val="en-US"/>
        </w:rPr>
        <w:t>3</w:t>
      </w:r>
      <w:r w:rsidR="008558A5">
        <w:rPr>
          <w:lang w:val="en-US"/>
        </w:rPr>
        <w:t xml:space="preserve">. </w:t>
      </w:r>
      <w:r w:rsidRPr="001C220C">
        <w:rPr>
          <w:lang w:val="en-US"/>
        </w:rPr>
        <w:t xml:space="preserve">The capability of the system, for a specific product, can be represented in a set of </w:t>
      </w:r>
      <w:del w:id="21347" w:author="Charles Gifford" w:date="2017-03-15T13:20:00Z">
        <w:r w:rsidR="00B51D6E" w:rsidRPr="001C220C" w:rsidDel="003970BD">
          <w:rPr>
            <w:i/>
            <w:lang w:val="en-US"/>
          </w:rPr>
          <w:delText xml:space="preserve">product </w:delText>
        </w:r>
      </w:del>
      <w:ins w:id="21348" w:author="Charles Gifford" w:date="2017-03-15T13:20:00Z">
        <w:r w:rsidR="003970BD">
          <w:rPr>
            <w:i/>
            <w:lang w:val="en-US"/>
          </w:rPr>
          <w:t xml:space="preserve">operations </w:t>
        </w:r>
      </w:ins>
      <w:r w:rsidR="00B51D6E" w:rsidRPr="001C220C">
        <w:rPr>
          <w:i/>
          <w:lang w:val="en-US"/>
        </w:rPr>
        <w:t>segment</w:t>
      </w:r>
      <w:r w:rsidRPr="001C220C">
        <w:rPr>
          <w:i/>
          <w:lang w:val="en-US"/>
        </w:rPr>
        <w:t xml:space="preserve"> dependencies</w:t>
      </w:r>
      <w:r w:rsidRPr="001C220C">
        <w:rPr>
          <w:lang w:val="en-US"/>
        </w:rPr>
        <w:t xml:space="preserve">, as illustrated on the right side of Figure </w:t>
      </w:r>
      <w:r w:rsidR="00837E02">
        <w:rPr>
          <w:lang w:val="en-US"/>
        </w:rPr>
        <w:t>E</w:t>
      </w:r>
      <w:r w:rsidR="00C91311">
        <w:rPr>
          <w:lang w:val="en-US"/>
        </w:rPr>
        <w:t>.</w:t>
      </w:r>
      <w:r w:rsidRPr="001C220C">
        <w:rPr>
          <w:lang w:val="en-US"/>
        </w:rPr>
        <w:t>3.</w:t>
      </w:r>
    </w:p>
    <w:p w14:paraId="27327F34" w14:textId="38D651D6" w:rsidR="0004729E" w:rsidRPr="001C220C" w:rsidRDefault="0004729E" w:rsidP="0029062D">
      <w:pPr>
        <w:pStyle w:val="PARAGRAPH"/>
        <w:rPr>
          <w:lang w:val="en-US"/>
        </w:rPr>
      </w:pPr>
      <w:r w:rsidRPr="001C220C">
        <w:rPr>
          <w:lang w:val="en-US"/>
        </w:rPr>
        <w:t>In this example</w:t>
      </w:r>
      <w:r w:rsidR="009A5D0C">
        <w:rPr>
          <w:lang w:val="en-US"/>
        </w:rPr>
        <w:t>,</w:t>
      </w:r>
      <w:r w:rsidRPr="001C220C">
        <w:rPr>
          <w:lang w:val="en-US"/>
        </w:rPr>
        <w:t xml:space="preserve"> there could be multiple product routings given, one for each class of products</w:t>
      </w:r>
      <w:r w:rsidR="00C91311">
        <w:rPr>
          <w:lang w:val="en-US"/>
        </w:rPr>
        <w:t xml:space="preserve">. </w:t>
      </w:r>
      <w:r w:rsidRPr="001C220C">
        <w:rPr>
          <w:lang w:val="en-US"/>
        </w:rPr>
        <w:t xml:space="preserve">A scheduling system would use the product demand, product routing, and </w:t>
      </w:r>
      <w:r w:rsidRPr="000B599F">
        <w:rPr>
          <w:i/>
          <w:lang w:val="en-US"/>
        </w:rPr>
        <w:t>process segment capabilities</w:t>
      </w:r>
      <w:r w:rsidRPr="001C220C">
        <w:rPr>
          <w:lang w:val="en-US"/>
        </w:rPr>
        <w:t xml:space="preserve"> to generate </w:t>
      </w:r>
      <w:del w:id="21349" w:author="Charles Gifford" w:date="2017-03-15T13:04:00Z">
        <w:r w:rsidRPr="000B599F" w:rsidDel="00926F7C">
          <w:rPr>
            <w:i/>
            <w:lang w:val="en-US"/>
          </w:rPr>
          <w:delText>production</w:delText>
        </w:r>
      </w:del>
      <w:ins w:id="21350" w:author="Charles Gifford" w:date="2017-03-15T13:04:00Z">
        <w:r w:rsidR="00926F7C">
          <w:rPr>
            <w:i/>
            <w:lang w:val="en-US"/>
          </w:rPr>
          <w:t>operations</w:t>
        </w:r>
      </w:ins>
      <w:r w:rsidRPr="000B599F">
        <w:rPr>
          <w:i/>
          <w:lang w:val="en-US"/>
        </w:rPr>
        <w:t xml:space="preserve"> schedules</w:t>
      </w:r>
      <w:r w:rsidR="000B3B99">
        <w:rPr>
          <w:lang w:val="en-US"/>
        </w:rPr>
        <w:t>.</w:t>
      </w:r>
    </w:p>
    <w:p w14:paraId="5746B512" w14:textId="77777777" w:rsidR="0004729E" w:rsidRPr="001C220C" w:rsidRDefault="00D81887" w:rsidP="00272268">
      <w:pPr>
        <w:pStyle w:val="PARAGRAPH"/>
        <w:jc w:val="center"/>
        <w:rPr>
          <w:lang w:val="en-US"/>
        </w:rPr>
      </w:pPr>
      <w:r w:rsidRPr="001C220C">
        <w:rPr>
          <w:noProof/>
          <w:lang w:val="en-US" w:eastAsia="en-US"/>
        </w:rPr>
        <w:drawing>
          <wp:inline distT="0" distB="0" distL="0" distR="0" wp14:anchorId="4C8652D3" wp14:editId="58243B26">
            <wp:extent cx="5570855" cy="1464945"/>
            <wp:effectExtent l="19050" t="19050" r="10795" b="209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570855" cy="1464945"/>
                    </a:xfrm>
                    <a:prstGeom prst="rect">
                      <a:avLst/>
                    </a:prstGeom>
                    <a:noFill/>
                    <a:ln w="6350" cmpd="sng">
                      <a:solidFill>
                        <a:srgbClr val="000000"/>
                      </a:solidFill>
                      <a:miter lim="800000"/>
                      <a:headEnd/>
                      <a:tailEnd/>
                    </a:ln>
                    <a:effectLst/>
                  </pic:spPr>
                </pic:pic>
              </a:graphicData>
            </a:graphic>
          </wp:inline>
        </w:drawing>
      </w:r>
    </w:p>
    <w:p w14:paraId="4E9D62CF" w14:textId="7B032BD1" w:rsidR="0004729E" w:rsidRPr="00A45952" w:rsidRDefault="00C91311" w:rsidP="00C91311">
      <w:pPr>
        <w:pStyle w:val="FIGURE-title"/>
        <w:rPr>
          <w:lang w:val="en-US"/>
        </w:rPr>
      </w:pPr>
      <w:bookmarkStart w:id="21351" w:name="_Toc516130440"/>
      <w:bookmarkStart w:id="21352" w:name="_Toc162335121"/>
      <w:bookmarkStart w:id="21353" w:name="_Toc320178091"/>
      <w:bookmarkStart w:id="21354" w:name="_Toc478492589"/>
      <w:r>
        <w:rPr>
          <w:lang w:val="en-US"/>
        </w:rPr>
        <w:t xml:space="preserve">Figure </w:t>
      </w:r>
      <w:r w:rsidR="00837E02">
        <w:rPr>
          <w:lang w:val="en-US"/>
        </w:rPr>
        <w:t>E</w:t>
      </w:r>
      <w:r>
        <w:rPr>
          <w:lang w:val="en-US"/>
        </w:rPr>
        <w:t>.3 –</w:t>
      </w:r>
      <w:r w:rsidR="0004729E" w:rsidRPr="00A45952">
        <w:rPr>
          <w:lang w:val="en-US"/>
        </w:rPr>
        <w:t xml:space="preserve"> Routing for a product</w:t>
      </w:r>
      <w:bookmarkEnd w:id="21351"/>
      <w:bookmarkEnd w:id="21352"/>
      <w:bookmarkEnd w:id="21353"/>
      <w:bookmarkEnd w:id="21354"/>
    </w:p>
    <w:p w14:paraId="06E46EED" w14:textId="13B757C9" w:rsidR="0004729E" w:rsidRPr="001C220C" w:rsidRDefault="0004729E" w:rsidP="0029062D">
      <w:pPr>
        <w:pStyle w:val="PARAGRAPH"/>
        <w:rPr>
          <w:lang w:val="en-US"/>
        </w:rPr>
      </w:pPr>
      <w:r w:rsidRPr="001C220C">
        <w:rPr>
          <w:lang w:val="en-US"/>
        </w:rPr>
        <w:t xml:space="preserve">In some industries, such as continuous production with byproducts, the routing </w:t>
      </w:r>
      <w:r w:rsidR="00DE2E9A">
        <w:rPr>
          <w:lang w:val="en-US"/>
        </w:rPr>
        <w:t xml:space="preserve">can </w:t>
      </w:r>
      <w:r w:rsidRPr="001C220C">
        <w:rPr>
          <w:lang w:val="en-US"/>
        </w:rPr>
        <w:t>be dependent on the processes</w:t>
      </w:r>
      <w:r w:rsidR="008558A5">
        <w:rPr>
          <w:lang w:val="en-US"/>
        </w:rPr>
        <w:t xml:space="preserve">. </w:t>
      </w:r>
      <w:r w:rsidRPr="001C220C">
        <w:rPr>
          <w:lang w:val="en-US"/>
        </w:rPr>
        <w:t xml:space="preserve">In Figure </w:t>
      </w:r>
      <w:r w:rsidR="00837E02">
        <w:rPr>
          <w:lang w:val="en-US"/>
        </w:rPr>
        <w:t>E</w:t>
      </w:r>
      <w:r w:rsidR="00C91311">
        <w:rPr>
          <w:lang w:val="en-US"/>
        </w:rPr>
        <w:t>.</w:t>
      </w:r>
      <w:r w:rsidRPr="001C220C">
        <w:rPr>
          <w:lang w:val="en-US"/>
        </w:rPr>
        <w:t>4 the routing contains material dependencies information</w:t>
      </w:r>
      <w:r w:rsidR="008558A5">
        <w:rPr>
          <w:lang w:val="en-US"/>
        </w:rPr>
        <w:t xml:space="preserve">. </w:t>
      </w:r>
      <w:r w:rsidRPr="001C220C">
        <w:rPr>
          <w:lang w:val="en-US"/>
        </w:rPr>
        <w:t>The routing information is then used for scheduling</w:t>
      </w:r>
      <w:r w:rsidR="00C91311">
        <w:rPr>
          <w:lang w:val="en-US"/>
        </w:rPr>
        <w:t xml:space="preserve">. </w:t>
      </w:r>
      <w:r w:rsidRPr="001C220C">
        <w:rPr>
          <w:lang w:val="en-US"/>
        </w:rPr>
        <w:t xml:space="preserve">The route in the left side of Figure </w:t>
      </w:r>
      <w:r w:rsidR="00837E02">
        <w:rPr>
          <w:lang w:val="en-US"/>
        </w:rPr>
        <w:t>E</w:t>
      </w:r>
      <w:r w:rsidR="00C91311">
        <w:rPr>
          <w:lang w:val="en-US"/>
        </w:rPr>
        <w:t>.</w:t>
      </w:r>
      <w:r w:rsidRPr="001C220C">
        <w:rPr>
          <w:lang w:val="en-US"/>
        </w:rPr>
        <w:t xml:space="preserve">4 can be represented in a set of </w:t>
      </w:r>
      <w:r w:rsidRPr="00204564">
        <w:rPr>
          <w:i/>
          <w:lang w:val="en-US"/>
        </w:rPr>
        <w:t>process segment</w:t>
      </w:r>
      <w:r w:rsidRPr="001C220C">
        <w:rPr>
          <w:lang w:val="en-US"/>
        </w:rPr>
        <w:t xml:space="preserve"> definitions (center table in </w:t>
      </w:r>
      <w:r w:rsidR="00C91311">
        <w:rPr>
          <w:lang w:val="en-US"/>
        </w:rPr>
        <w:br/>
      </w:r>
      <w:r w:rsidRPr="001C220C">
        <w:rPr>
          <w:lang w:val="en-US"/>
        </w:rPr>
        <w:t xml:space="preserve">Figure </w:t>
      </w:r>
      <w:r w:rsidR="00837E02">
        <w:rPr>
          <w:lang w:val="en-US"/>
        </w:rPr>
        <w:t>E</w:t>
      </w:r>
      <w:r w:rsidR="00C91311">
        <w:rPr>
          <w:lang w:val="en-US"/>
        </w:rPr>
        <w:t>.</w:t>
      </w:r>
      <w:r w:rsidRPr="001C220C">
        <w:rPr>
          <w:lang w:val="en-US"/>
        </w:rPr>
        <w:t xml:space="preserve">4) and </w:t>
      </w:r>
      <w:r w:rsidRPr="00204564">
        <w:rPr>
          <w:i/>
          <w:lang w:val="en-US"/>
        </w:rPr>
        <w:t xml:space="preserve">process segment dependency </w:t>
      </w:r>
      <w:r w:rsidRPr="001C220C">
        <w:rPr>
          <w:lang w:val="en-US"/>
        </w:rPr>
        <w:t xml:space="preserve">definitions (right table in Figure </w:t>
      </w:r>
      <w:r w:rsidR="00844BCB">
        <w:rPr>
          <w:lang w:val="en-US"/>
        </w:rPr>
        <w:t>E</w:t>
      </w:r>
      <w:r w:rsidR="00C91311">
        <w:rPr>
          <w:lang w:val="en-US"/>
        </w:rPr>
        <w:t>.</w:t>
      </w:r>
      <w:r w:rsidRPr="001C220C">
        <w:rPr>
          <w:lang w:val="en-US"/>
        </w:rPr>
        <w:t>4)</w:t>
      </w:r>
      <w:r w:rsidR="008558A5">
        <w:rPr>
          <w:lang w:val="en-US"/>
        </w:rPr>
        <w:t xml:space="preserve">. </w:t>
      </w:r>
      <w:r w:rsidRPr="001C220C">
        <w:rPr>
          <w:lang w:val="en-US"/>
        </w:rPr>
        <w:t xml:space="preserve">The </w:t>
      </w:r>
      <w:r w:rsidRPr="00204564">
        <w:rPr>
          <w:i/>
          <w:lang w:val="en-US"/>
        </w:rPr>
        <w:t xml:space="preserve">process segment </w:t>
      </w:r>
      <w:r w:rsidRPr="001C220C">
        <w:rPr>
          <w:lang w:val="en-US"/>
        </w:rPr>
        <w:t xml:space="preserve">definitions contain the material </w:t>
      </w:r>
      <w:del w:id="21355" w:author="Charles Gifford" w:date="2017-03-15T13:04:00Z">
        <w:r w:rsidRPr="001C220C" w:rsidDel="00926F7C">
          <w:rPr>
            <w:lang w:val="en-US"/>
          </w:rPr>
          <w:delText>production</w:delText>
        </w:r>
      </w:del>
      <w:ins w:id="21356" w:author="Charles Gifford" w:date="2017-03-15T13:04:00Z">
        <w:r w:rsidR="00926F7C">
          <w:rPr>
            <w:lang w:val="en-US"/>
          </w:rPr>
          <w:t>operations</w:t>
        </w:r>
      </w:ins>
      <w:r w:rsidRPr="001C220C">
        <w:rPr>
          <w:lang w:val="en-US"/>
        </w:rPr>
        <w:t xml:space="preserve"> and consumption information</w:t>
      </w:r>
      <w:r w:rsidR="008558A5">
        <w:rPr>
          <w:lang w:val="en-US"/>
        </w:rPr>
        <w:t xml:space="preserve">. </w:t>
      </w:r>
      <w:r w:rsidRPr="001C220C">
        <w:rPr>
          <w:lang w:val="en-US"/>
        </w:rPr>
        <w:t xml:space="preserve">The consumption and </w:t>
      </w:r>
      <w:del w:id="21357" w:author="Charles Gifford" w:date="2017-03-15T13:04:00Z">
        <w:r w:rsidRPr="001C220C" w:rsidDel="00926F7C">
          <w:rPr>
            <w:lang w:val="en-US"/>
          </w:rPr>
          <w:delText>production</w:delText>
        </w:r>
      </w:del>
      <w:ins w:id="21358" w:author="Charles Gifford" w:date="2017-03-15T13:04:00Z">
        <w:r w:rsidR="00926F7C">
          <w:rPr>
            <w:lang w:val="en-US"/>
          </w:rPr>
          <w:t>operations</w:t>
        </w:r>
      </w:ins>
      <w:r w:rsidRPr="001C220C">
        <w:rPr>
          <w:lang w:val="en-US"/>
        </w:rPr>
        <w:t xml:space="preserve"> information within the </w:t>
      </w:r>
      <w:r w:rsidRPr="00204564">
        <w:rPr>
          <w:i/>
          <w:lang w:val="en-US"/>
        </w:rPr>
        <w:t>process segments</w:t>
      </w:r>
      <w:r w:rsidRPr="001C220C">
        <w:rPr>
          <w:lang w:val="en-US"/>
        </w:rPr>
        <w:t xml:space="preserve"> present additional constraints and dependencies required for scheduling of material B1, C1, and F1.</w:t>
      </w:r>
    </w:p>
    <w:p w14:paraId="048037C5" w14:textId="77777777" w:rsidR="0004729E" w:rsidRPr="001C220C" w:rsidRDefault="00D81887" w:rsidP="00C91311">
      <w:pPr>
        <w:pStyle w:val="PARAGRAPH"/>
        <w:jc w:val="center"/>
        <w:rPr>
          <w:lang w:val="en-US"/>
        </w:rPr>
      </w:pPr>
      <w:r w:rsidRPr="001C220C">
        <w:rPr>
          <w:noProof/>
          <w:lang w:val="en-US" w:eastAsia="en-US"/>
        </w:rPr>
        <w:drawing>
          <wp:inline distT="0" distB="0" distL="0" distR="0" wp14:anchorId="00FDFA20" wp14:editId="2A713E85">
            <wp:extent cx="5486400" cy="4470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486400" cy="4470400"/>
                    </a:xfrm>
                    <a:prstGeom prst="rect">
                      <a:avLst/>
                    </a:prstGeom>
                    <a:noFill/>
                    <a:ln>
                      <a:noFill/>
                    </a:ln>
                  </pic:spPr>
                </pic:pic>
              </a:graphicData>
            </a:graphic>
          </wp:inline>
        </w:drawing>
      </w:r>
    </w:p>
    <w:p w14:paraId="45E8207C" w14:textId="29BBFFEE" w:rsidR="0004729E" w:rsidRPr="00A45952" w:rsidRDefault="00A45952" w:rsidP="00C91311">
      <w:pPr>
        <w:pStyle w:val="FIGURE-title"/>
        <w:rPr>
          <w:lang w:val="en-US"/>
        </w:rPr>
      </w:pPr>
      <w:bookmarkStart w:id="21359" w:name="_Toc516130441"/>
      <w:bookmarkStart w:id="21360" w:name="_Toc162335122"/>
      <w:bookmarkStart w:id="21361" w:name="_Toc320178092"/>
      <w:bookmarkStart w:id="21362" w:name="_Toc478492590"/>
      <w:r w:rsidRPr="00A45952">
        <w:rPr>
          <w:lang w:val="en-US"/>
        </w:rPr>
        <w:t xml:space="preserve">Figure </w:t>
      </w:r>
      <w:r w:rsidR="00844BCB">
        <w:rPr>
          <w:lang w:val="en-US"/>
        </w:rPr>
        <w:t>E</w:t>
      </w:r>
      <w:r w:rsidR="00C91311">
        <w:rPr>
          <w:lang w:val="en-US"/>
        </w:rPr>
        <w:t>.4 –</w:t>
      </w:r>
      <w:r w:rsidR="0004729E" w:rsidRPr="00A45952">
        <w:rPr>
          <w:lang w:val="en-US"/>
        </w:rPr>
        <w:t xml:space="preserve"> Routing with co-products and material dependencies</w:t>
      </w:r>
      <w:bookmarkEnd w:id="21359"/>
      <w:bookmarkEnd w:id="21360"/>
      <w:bookmarkEnd w:id="21361"/>
      <w:bookmarkEnd w:id="21362"/>
    </w:p>
    <w:p w14:paraId="75331D6B" w14:textId="77777777" w:rsidR="0004729E" w:rsidRPr="001C220C" w:rsidRDefault="0004729E" w:rsidP="00682689">
      <w:pPr>
        <w:pStyle w:val="ANNEX-heading1"/>
      </w:pPr>
      <w:bookmarkStart w:id="21363" w:name="_Toc516130421"/>
      <w:bookmarkStart w:id="21364" w:name="_Toc478492270"/>
      <w:r w:rsidRPr="001C220C">
        <w:t>Product and process capability dependencies</w:t>
      </w:r>
      <w:bookmarkEnd w:id="21363"/>
      <w:bookmarkEnd w:id="21364"/>
    </w:p>
    <w:p w14:paraId="44FC930C" w14:textId="77777777" w:rsidR="0004729E" w:rsidRPr="000B3B99" w:rsidRDefault="0004729E" w:rsidP="0029062D">
      <w:pPr>
        <w:pStyle w:val="PARAGRAPH"/>
        <w:rPr>
          <w:b/>
          <w:lang w:val="en-US"/>
        </w:rPr>
      </w:pPr>
      <w:r w:rsidRPr="000B3B99">
        <w:rPr>
          <w:b/>
          <w:lang w:val="en-US"/>
        </w:rPr>
        <w:t>Question:</w:t>
      </w:r>
    </w:p>
    <w:p w14:paraId="28A212E5" w14:textId="77777777" w:rsidR="0004729E" w:rsidRPr="001C220C" w:rsidRDefault="0004729E" w:rsidP="0029062D">
      <w:pPr>
        <w:pStyle w:val="PARAGRAPH"/>
        <w:rPr>
          <w:lang w:val="en-US"/>
        </w:rPr>
      </w:pPr>
      <w:r w:rsidRPr="001C220C">
        <w:rPr>
          <w:lang w:val="en-US"/>
        </w:rPr>
        <w:t>How is the information represented for complex scheduling problems, such as where there is a complex relationship between equipment and products?  An example of this is a paint plant, where particular products can only be manufactured on specific equipment and yield varies based on product and equipment.</w:t>
      </w:r>
    </w:p>
    <w:p w14:paraId="6CBBA55E" w14:textId="77777777" w:rsidR="0004729E" w:rsidRPr="000B3B99" w:rsidRDefault="0004729E" w:rsidP="0029062D">
      <w:pPr>
        <w:pStyle w:val="PARAGRAPH"/>
        <w:rPr>
          <w:b/>
          <w:lang w:val="en-US"/>
        </w:rPr>
      </w:pPr>
      <w:r w:rsidRPr="000B3B99">
        <w:rPr>
          <w:b/>
          <w:lang w:val="en-US"/>
        </w:rPr>
        <w:t>Answer:</w:t>
      </w:r>
    </w:p>
    <w:p w14:paraId="75C4009B" w14:textId="6FA646ED" w:rsidR="0004729E" w:rsidRPr="001C220C" w:rsidRDefault="0004729E" w:rsidP="0029062D">
      <w:pPr>
        <w:pStyle w:val="PARAGRAPH"/>
        <w:rPr>
          <w:lang w:val="en-US"/>
        </w:rPr>
      </w:pPr>
      <w:r w:rsidRPr="001C220C">
        <w:rPr>
          <w:lang w:val="en-US"/>
        </w:rPr>
        <w:t xml:space="preserve">There can be a mapping of equipment to </w:t>
      </w:r>
      <w:r w:rsidRPr="001C220C">
        <w:rPr>
          <w:i/>
          <w:lang w:val="en-US"/>
        </w:rPr>
        <w:t>process segments</w:t>
      </w:r>
      <w:r w:rsidR="008558A5">
        <w:rPr>
          <w:lang w:val="en-US"/>
        </w:rPr>
        <w:t xml:space="preserve">. </w:t>
      </w:r>
      <w:r w:rsidRPr="001C220C">
        <w:rPr>
          <w:lang w:val="en-US"/>
        </w:rPr>
        <w:t xml:space="preserve">The example shown in </w:t>
      </w:r>
      <w:r w:rsidR="00C91311">
        <w:rPr>
          <w:lang w:val="en-US"/>
        </w:rPr>
        <w:br/>
      </w:r>
      <w:r w:rsidRPr="001C220C">
        <w:rPr>
          <w:lang w:val="en-US"/>
        </w:rPr>
        <w:t xml:space="preserve">Figure </w:t>
      </w:r>
      <w:ins w:id="21365" w:author="Charles Gifford" w:date="2017-03-23T18:48:00Z">
        <w:r w:rsidR="00844BCB">
          <w:rPr>
            <w:lang w:val="en-US"/>
          </w:rPr>
          <w:t>E</w:t>
        </w:r>
      </w:ins>
      <w:del w:id="21366" w:author="Charles Gifford" w:date="2017-03-23T18:48:00Z">
        <w:r w:rsidR="00C91311" w:rsidDel="00844BCB">
          <w:rPr>
            <w:lang w:val="en-US"/>
          </w:rPr>
          <w:delText>D</w:delText>
        </w:r>
      </w:del>
      <w:r w:rsidR="00C91311">
        <w:rPr>
          <w:lang w:val="en-US"/>
        </w:rPr>
        <w:t>.</w:t>
      </w:r>
      <w:r w:rsidRPr="001C220C">
        <w:rPr>
          <w:lang w:val="en-US"/>
        </w:rPr>
        <w:t xml:space="preserve">5 shows sets of equipment A, B, C, and D that correspond to </w:t>
      </w:r>
      <w:r w:rsidRPr="001C220C">
        <w:rPr>
          <w:i/>
          <w:lang w:val="en-US"/>
        </w:rPr>
        <w:t>process segments</w:t>
      </w:r>
      <w:r w:rsidR="008558A5">
        <w:rPr>
          <w:lang w:val="en-US"/>
        </w:rPr>
        <w:t xml:space="preserve">. </w:t>
      </w:r>
      <w:r w:rsidRPr="001C220C">
        <w:rPr>
          <w:lang w:val="en-US"/>
        </w:rPr>
        <w:t xml:space="preserve">There might be multiple elements of </w:t>
      </w:r>
      <w:r w:rsidRPr="00204564">
        <w:rPr>
          <w:i/>
          <w:lang w:val="en-US"/>
        </w:rPr>
        <w:t>equipment</w:t>
      </w:r>
      <w:r w:rsidRPr="001C220C">
        <w:rPr>
          <w:lang w:val="en-US"/>
        </w:rPr>
        <w:t xml:space="preserve"> (process cells, production lines, production units) associated with each </w:t>
      </w:r>
      <w:r w:rsidRPr="001C220C">
        <w:rPr>
          <w:i/>
          <w:lang w:val="en-US"/>
        </w:rPr>
        <w:t>process segment</w:t>
      </w:r>
      <w:r w:rsidRPr="001C220C">
        <w:rPr>
          <w:lang w:val="en-US"/>
        </w:rPr>
        <w:t xml:space="preserve">, or it could correspond to a single piece of </w:t>
      </w:r>
      <w:r w:rsidRPr="00204564">
        <w:rPr>
          <w:i/>
          <w:lang w:val="en-US"/>
        </w:rPr>
        <w:t>equipment</w:t>
      </w:r>
      <w:r w:rsidRPr="001C220C">
        <w:rPr>
          <w:lang w:val="en-US"/>
        </w:rPr>
        <w:t>.</w:t>
      </w:r>
    </w:p>
    <w:p w14:paraId="7B582514" w14:textId="345004D8" w:rsidR="0004729E" w:rsidRPr="001C220C" w:rsidRDefault="0004729E" w:rsidP="0029062D">
      <w:pPr>
        <w:pStyle w:val="PARAGRAPH"/>
        <w:rPr>
          <w:lang w:val="en-US"/>
        </w:rPr>
      </w:pPr>
      <w:r w:rsidRPr="001C220C">
        <w:rPr>
          <w:lang w:val="en-US"/>
        </w:rPr>
        <w:t>In this example</w:t>
      </w:r>
      <w:r w:rsidR="00023EEE">
        <w:rPr>
          <w:lang w:val="en-US"/>
        </w:rPr>
        <w:t>,</w:t>
      </w:r>
      <w:r w:rsidRPr="001C220C">
        <w:rPr>
          <w:lang w:val="en-US"/>
        </w:rPr>
        <w:t xml:space="preserve"> there can be specific rules for each product, or rules for classes of products</w:t>
      </w:r>
      <w:r w:rsidR="008558A5">
        <w:rPr>
          <w:lang w:val="en-US"/>
        </w:rPr>
        <w:t xml:space="preserve">. </w:t>
      </w:r>
      <w:r w:rsidRPr="001C220C">
        <w:rPr>
          <w:lang w:val="en-US"/>
        </w:rPr>
        <w:t xml:space="preserve">The </w:t>
      </w:r>
      <w:del w:id="21367" w:author="Charles Gifford" w:date="2017-03-15T13:20:00Z">
        <w:r w:rsidR="00B51D6E" w:rsidRPr="001C220C" w:rsidDel="003970BD">
          <w:rPr>
            <w:i/>
            <w:lang w:val="en-US"/>
          </w:rPr>
          <w:delText xml:space="preserve">product </w:delText>
        </w:r>
      </w:del>
      <w:ins w:id="21368" w:author="Charles Gifford" w:date="2017-03-15T13:20:00Z">
        <w:r w:rsidR="003970BD">
          <w:rPr>
            <w:i/>
            <w:lang w:val="en-US"/>
          </w:rPr>
          <w:t xml:space="preserve">operations </w:t>
        </w:r>
      </w:ins>
      <w:r w:rsidR="00B51D6E" w:rsidRPr="001C220C">
        <w:rPr>
          <w:i/>
          <w:lang w:val="en-US"/>
        </w:rPr>
        <w:t>segment</w:t>
      </w:r>
      <w:r w:rsidRPr="001C220C">
        <w:rPr>
          <w:i/>
          <w:lang w:val="en-US"/>
        </w:rPr>
        <w:t xml:space="preserve">s </w:t>
      </w:r>
      <w:r w:rsidRPr="001C220C">
        <w:rPr>
          <w:lang w:val="en-US"/>
        </w:rPr>
        <w:t xml:space="preserve">for each product would show which </w:t>
      </w:r>
      <w:r w:rsidRPr="001C220C">
        <w:rPr>
          <w:i/>
          <w:lang w:val="en-US"/>
        </w:rPr>
        <w:t xml:space="preserve">process segments </w:t>
      </w:r>
      <w:r w:rsidRPr="001C220C">
        <w:rPr>
          <w:lang w:val="en-US"/>
        </w:rPr>
        <w:t>are valid</w:t>
      </w:r>
      <w:r w:rsidR="008558A5">
        <w:rPr>
          <w:lang w:val="en-US"/>
        </w:rPr>
        <w:t xml:space="preserve">. </w:t>
      </w:r>
      <w:r w:rsidRPr="001C220C">
        <w:rPr>
          <w:lang w:val="en-US"/>
        </w:rPr>
        <w:t xml:space="preserve">The capability of each </w:t>
      </w:r>
      <w:r w:rsidRPr="00204564">
        <w:rPr>
          <w:i/>
          <w:lang w:val="en-US"/>
        </w:rPr>
        <w:t>process segment</w:t>
      </w:r>
      <w:r w:rsidRPr="001C220C">
        <w:rPr>
          <w:lang w:val="en-US"/>
        </w:rPr>
        <w:t xml:space="preserve"> and product combination can be represented in </w:t>
      </w:r>
      <w:r w:rsidRPr="001C220C">
        <w:rPr>
          <w:i/>
          <w:lang w:val="en-US"/>
        </w:rPr>
        <w:t xml:space="preserve">process segment capability </w:t>
      </w:r>
      <w:r w:rsidRPr="001C220C">
        <w:rPr>
          <w:lang w:val="en-US"/>
        </w:rPr>
        <w:t>objects</w:t>
      </w:r>
      <w:r w:rsidR="008558A5">
        <w:rPr>
          <w:lang w:val="en-US"/>
        </w:rPr>
        <w:t xml:space="preserve">. </w:t>
      </w:r>
      <w:r w:rsidRPr="001C220C">
        <w:rPr>
          <w:lang w:val="en-US"/>
        </w:rPr>
        <w:t xml:space="preserve">This information can then be used to fill in the information needed by a scheduling system, such as in a cost/throughput matrix illustrated in the lower right of Figure </w:t>
      </w:r>
      <w:r w:rsidR="00844BCB">
        <w:rPr>
          <w:lang w:val="en-US"/>
        </w:rPr>
        <w:t>E</w:t>
      </w:r>
      <w:r w:rsidR="00C91311">
        <w:rPr>
          <w:lang w:val="en-US"/>
        </w:rPr>
        <w:t>.</w:t>
      </w:r>
      <w:r w:rsidRPr="001C220C">
        <w:rPr>
          <w:lang w:val="en-US"/>
        </w:rPr>
        <w:t>5</w:t>
      </w:r>
      <w:r w:rsidR="008558A5">
        <w:rPr>
          <w:lang w:val="en-US"/>
        </w:rPr>
        <w:t xml:space="preserve">. </w:t>
      </w:r>
      <w:r w:rsidRPr="001C220C">
        <w:rPr>
          <w:lang w:val="en-US"/>
        </w:rPr>
        <w:t>The costing information, and demand information required to determine the optimal throughput, do not cross the boundary addressed by this standard, but the capacity information does.</w:t>
      </w:r>
    </w:p>
    <w:p w14:paraId="7F936A52" w14:textId="77777777" w:rsidR="0004729E" w:rsidRPr="001C220C" w:rsidRDefault="0004729E">
      <w:pPr>
        <w:rPr>
          <w:lang w:val="en-US"/>
        </w:rPr>
      </w:pPr>
    </w:p>
    <w:bookmarkStart w:id="21369" w:name="_MON_1419246524"/>
    <w:bookmarkEnd w:id="21369"/>
    <w:bookmarkStart w:id="21370" w:name="_MON_1355822443"/>
    <w:bookmarkEnd w:id="21370"/>
    <w:p w14:paraId="5562C7F2" w14:textId="77777777" w:rsidR="0004729E" w:rsidRPr="001C220C" w:rsidRDefault="008D1869" w:rsidP="00272268">
      <w:pPr>
        <w:pStyle w:val="PARAGRAPH"/>
        <w:jc w:val="center"/>
        <w:rPr>
          <w:lang w:val="en-US"/>
        </w:rPr>
      </w:pPr>
      <w:r>
        <w:object w:dxaOrig="8945" w:dyaOrig="5984" w14:anchorId="55784431">
          <v:shape id="_x0000_i1026" type="#_x0000_t75" style="width:447.75pt;height:298.5pt" o:ole="">
            <v:imagedata r:id="rId83" o:title=""/>
          </v:shape>
          <o:OLEObject Type="Embed" ProgID="Word.Picture.8" ShapeID="_x0000_i1026" DrawAspect="Content" ObjectID="_1552305887" r:id="rId84"/>
        </w:object>
      </w:r>
    </w:p>
    <w:p w14:paraId="499D6801" w14:textId="3D4953F4" w:rsidR="0004729E" w:rsidRPr="00A45952" w:rsidRDefault="00A45952" w:rsidP="00AA61FA">
      <w:pPr>
        <w:pStyle w:val="FIGURE-title"/>
        <w:rPr>
          <w:lang w:val="en-US"/>
        </w:rPr>
      </w:pPr>
      <w:bookmarkStart w:id="21371" w:name="_Toc516130442"/>
      <w:bookmarkStart w:id="21372" w:name="_Toc162335123"/>
      <w:bookmarkStart w:id="21373" w:name="_Toc320178093"/>
      <w:bookmarkStart w:id="21374" w:name="_Toc478492591"/>
      <w:r w:rsidRPr="00A45952">
        <w:rPr>
          <w:lang w:val="en-US"/>
        </w:rPr>
        <w:t xml:space="preserve">Figure </w:t>
      </w:r>
      <w:r w:rsidR="00844BCB">
        <w:rPr>
          <w:lang w:val="en-US"/>
        </w:rPr>
        <w:t>E</w:t>
      </w:r>
      <w:r w:rsidR="00AA61FA">
        <w:rPr>
          <w:lang w:val="en-US"/>
        </w:rPr>
        <w:t>.5 –</w:t>
      </w:r>
      <w:r w:rsidR="0004729E" w:rsidRPr="00A45952">
        <w:rPr>
          <w:lang w:val="en-US"/>
        </w:rPr>
        <w:t xml:space="preserve"> Product and process capability relationships</w:t>
      </w:r>
      <w:bookmarkEnd w:id="21371"/>
      <w:bookmarkEnd w:id="21372"/>
      <w:bookmarkEnd w:id="21373"/>
      <w:bookmarkEnd w:id="21374"/>
    </w:p>
    <w:p w14:paraId="36ABC714" w14:textId="77777777" w:rsidR="0004729E" w:rsidRPr="001C220C" w:rsidRDefault="0004729E" w:rsidP="00682689">
      <w:pPr>
        <w:pStyle w:val="ANNEX-heading1"/>
      </w:pPr>
      <w:bookmarkStart w:id="21375" w:name="_Toc516130422"/>
      <w:bookmarkStart w:id="21376" w:name="_Toc478492271"/>
      <w:r w:rsidRPr="001C220C">
        <w:t>Representation of dependencies</w:t>
      </w:r>
      <w:bookmarkEnd w:id="21375"/>
      <w:bookmarkEnd w:id="21376"/>
    </w:p>
    <w:p w14:paraId="77012680" w14:textId="77777777" w:rsidR="0004729E" w:rsidRPr="000B3B99" w:rsidRDefault="0004729E" w:rsidP="0029062D">
      <w:pPr>
        <w:pStyle w:val="PARAGRAPH"/>
        <w:rPr>
          <w:b/>
          <w:lang w:val="en-US"/>
        </w:rPr>
      </w:pPr>
      <w:r w:rsidRPr="000B3B99">
        <w:rPr>
          <w:b/>
          <w:lang w:val="en-US"/>
        </w:rPr>
        <w:t>Question:</w:t>
      </w:r>
    </w:p>
    <w:p w14:paraId="022EED59" w14:textId="24DBE501" w:rsidR="0004729E" w:rsidRPr="001C220C" w:rsidRDefault="0004729E" w:rsidP="0029062D">
      <w:pPr>
        <w:pStyle w:val="PARAGRAPH"/>
        <w:rPr>
          <w:lang w:val="en-US"/>
        </w:rPr>
      </w:pPr>
      <w:r w:rsidRPr="001C220C">
        <w:rPr>
          <w:lang w:val="en-US"/>
        </w:rPr>
        <w:t xml:space="preserve">How are process or </w:t>
      </w:r>
      <w:del w:id="21377" w:author="Charles Gifford" w:date="2017-03-15T13:21:00Z">
        <w:r w:rsidRPr="001C220C" w:rsidDel="003970BD">
          <w:rPr>
            <w:lang w:val="en-US"/>
          </w:rPr>
          <w:delText xml:space="preserve">product </w:delText>
        </w:r>
      </w:del>
      <w:ins w:id="21378" w:author="Charles Gifford" w:date="2017-03-15T13:21:00Z">
        <w:r w:rsidR="003970BD">
          <w:rPr>
            <w:lang w:val="en-US"/>
          </w:rPr>
          <w:t xml:space="preserve">operations </w:t>
        </w:r>
      </w:ins>
      <w:r w:rsidRPr="001C220C">
        <w:rPr>
          <w:lang w:val="en-US"/>
        </w:rPr>
        <w:t>dependencies represented?</w:t>
      </w:r>
    </w:p>
    <w:p w14:paraId="5D5411B9" w14:textId="77777777" w:rsidR="0004729E" w:rsidRPr="000B3B99" w:rsidRDefault="0004729E" w:rsidP="0029062D">
      <w:pPr>
        <w:pStyle w:val="PARAGRAPH"/>
        <w:rPr>
          <w:b/>
          <w:lang w:val="en-US"/>
        </w:rPr>
      </w:pPr>
      <w:r w:rsidRPr="000B3B99">
        <w:rPr>
          <w:b/>
          <w:lang w:val="en-US"/>
        </w:rPr>
        <w:t>Answer:</w:t>
      </w:r>
    </w:p>
    <w:p w14:paraId="7D38CE5B" w14:textId="53822B53" w:rsidR="0004729E" w:rsidRPr="001C220C" w:rsidRDefault="0004729E" w:rsidP="0029062D">
      <w:pPr>
        <w:pStyle w:val="PARAGRAPH"/>
        <w:rPr>
          <w:lang w:val="en-US"/>
        </w:rPr>
      </w:pPr>
      <w:r w:rsidRPr="001C220C">
        <w:rPr>
          <w:lang w:val="en-US"/>
        </w:rPr>
        <w:t xml:space="preserve">The </w:t>
      </w:r>
      <w:r w:rsidR="00023EEE" w:rsidRPr="005403B2">
        <w:rPr>
          <w:lang w:val="en-US"/>
        </w:rPr>
        <w:t>d</w:t>
      </w:r>
      <w:r w:rsidRPr="005403B2">
        <w:rPr>
          <w:lang w:val="en-US"/>
        </w:rPr>
        <w:t xml:space="preserve">ependency </w:t>
      </w:r>
      <w:r w:rsidR="00023EEE" w:rsidRPr="005403B2">
        <w:rPr>
          <w:lang w:val="en-US"/>
        </w:rPr>
        <w:t>t</w:t>
      </w:r>
      <w:r w:rsidRPr="005403B2">
        <w:rPr>
          <w:lang w:val="en-US"/>
        </w:rPr>
        <w:t>ype</w:t>
      </w:r>
      <w:r w:rsidRPr="001C220C">
        <w:rPr>
          <w:i/>
          <w:lang w:val="en-US"/>
        </w:rPr>
        <w:t xml:space="preserve"> </w:t>
      </w:r>
      <w:r w:rsidRPr="001C220C">
        <w:rPr>
          <w:lang w:val="en-US"/>
        </w:rPr>
        <w:t xml:space="preserve">attribute in the </w:t>
      </w:r>
      <w:r w:rsidRPr="001C220C">
        <w:rPr>
          <w:i/>
          <w:lang w:val="en-US"/>
        </w:rPr>
        <w:t xml:space="preserve">process segment dependency </w:t>
      </w:r>
      <w:r w:rsidRPr="001C220C">
        <w:rPr>
          <w:lang w:val="en-US"/>
        </w:rPr>
        <w:t xml:space="preserve">and the </w:t>
      </w:r>
      <w:del w:id="21379" w:author="Charles Gifford" w:date="2017-03-15T13:21:00Z">
        <w:r w:rsidR="00B51D6E" w:rsidRPr="001C220C" w:rsidDel="003970BD">
          <w:rPr>
            <w:i/>
            <w:lang w:val="en-US"/>
          </w:rPr>
          <w:delText xml:space="preserve">product </w:delText>
        </w:r>
      </w:del>
      <w:ins w:id="21380" w:author="Charles Gifford" w:date="2017-03-15T13:21:00Z">
        <w:r w:rsidR="003970BD">
          <w:rPr>
            <w:i/>
            <w:lang w:val="en-US"/>
          </w:rPr>
          <w:t xml:space="preserve">operations </w:t>
        </w:r>
      </w:ins>
      <w:r w:rsidR="00B51D6E" w:rsidRPr="001C220C">
        <w:rPr>
          <w:i/>
          <w:lang w:val="en-US"/>
        </w:rPr>
        <w:t>segment</w:t>
      </w:r>
      <w:r w:rsidRPr="001C220C">
        <w:rPr>
          <w:i/>
          <w:lang w:val="en-US"/>
        </w:rPr>
        <w:t xml:space="preserve"> dependency </w:t>
      </w:r>
      <w:r w:rsidRPr="001C220C">
        <w:rPr>
          <w:lang w:val="en-US"/>
        </w:rPr>
        <w:t xml:space="preserve">objects </w:t>
      </w:r>
      <w:r w:rsidR="00DE2E9A">
        <w:rPr>
          <w:lang w:val="en-US"/>
        </w:rPr>
        <w:t xml:space="preserve">can </w:t>
      </w:r>
      <w:r w:rsidRPr="001C220C">
        <w:rPr>
          <w:lang w:val="en-US"/>
        </w:rPr>
        <w:t>be used to show the dependency</w:t>
      </w:r>
      <w:r w:rsidR="008558A5">
        <w:rPr>
          <w:lang w:val="en-US"/>
        </w:rPr>
        <w:t xml:space="preserve">. </w:t>
      </w:r>
      <w:r w:rsidRPr="001C220C">
        <w:rPr>
          <w:lang w:val="en-US"/>
        </w:rPr>
        <w:t xml:space="preserve">These </w:t>
      </w:r>
      <w:r w:rsidR="00DE2E9A">
        <w:rPr>
          <w:lang w:val="en-US"/>
        </w:rPr>
        <w:t xml:space="preserve">can </w:t>
      </w:r>
      <w:r w:rsidRPr="001C220C">
        <w:rPr>
          <w:lang w:val="en-US"/>
        </w:rPr>
        <w:t>be simple dependencies, such as:</w:t>
      </w:r>
    </w:p>
    <w:p w14:paraId="07517C56" w14:textId="77777777" w:rsidR="0004729E" w:rsidRPr="001C220C" w:rsidRDefault="00C8287F" w:rsidP="00F74376">
      <w:pPr>
        <w:pStyle w:val="ListNumber"/>
        <w:numPr>
          <w:ilvl w:val="0"/>
          <w:numId w:val="61"/>
        </w:numPr>
        <w:ind w:left="360"/>
        <w:rPr>
          <w:lang w:val="en-US"/>
        </w:rPr>
      </w:pPr>
      <w:r>
        <w:rPr>
          <w:lang w:val="en-US"/>
        </w:rPr>
        <w:t>o</w:t>
      </w:r>
      <w:r w:rsidR="0004729E" w:rsidRPr="001C220C">
        <w:rPr>
          <w:lang w:val="en-US"/>
        </w:rPr>
        <w:t>ne segment follows another segment</w:t>
      </w:r>
      <w:r>
        <w:rPr>
          <w:lang w:val="en-US"/>
        </w:rPr>
        <w:t>;</w:t>
      </w:r>
    </w:p>
    <w:p w14:paraId="5C1BABB5" w14:textId="77777777" w:rsidR="0004729E" w:rsidRPr="001C220C" w:rsidRDefault="00C8287F" w:rsidP="00F74376">
      <w:pPr>
        <w:pStyle w:val="ListNumber"/>
        <w:numPr>
          <w:ilvl w:val="0"/>
          <w:numId w:val="61"/>
        </w:numPr>
        <w:ind w:left="360"/>
        <w:rPr>
          <w:lang w:val="en-US"/>
        </w:rPr>
      </w:pPr>
      <w:r>
        <w:rPr>
          <w:lang w:val="en-US"/>
        </w:rPr>
        <w:t>o</w:t>
      </w:r>
      <w:r w:rsidR="0004729E" w:rsidRPr="001C220C">
        <w:rPr>
          <w:lang w:val="en-US"/>
        </w:rPr>
        <w:t>ne segment cannot follow another segment</w:t>
      </w:r>
      <w:r>
        <w:rPr>
          <w:lang w:val="en-US"/>
        </w:rPr>
        <w:t>;</w:t>
      </w:r>
    </w:p>
    <w:p w14:paraId="2C972EFF" w14:textId="77777777" w:rsidR="0004729E" w:rsidRPr="001C220C" w:rsidRDefault="00C8287F" w:rsidP="00F74376">
      <w:pPr>
        <w:pStyle w:val="ListNumber"/>
        <w:numPr>
          <w:ilvl w:val="0"/>
          <w:numId w:val="61"/>
        </w:numPr>
        <w:ind w:left="360"/>
        <w:rPr>
          <w:lang w:val="en-US"/>
        </w:rPr>
      </w:pPr>
      <w:r>
        <w:rPr>
          <w:lang w:val="en-US"/>
        </w:rPr>
        <w:t>t</w:t>
      </w:r>
      <w:r w:rsidR="0004729E" w:rsidRPr="001C220C">
        <w:rPr>
          <w:lang w:val="en-US"/>
        </w:rPr>
        <w:t xml:space="preserve">wo segments </w:t>
      </w:r>
      <w:r w:rsidR="00DE2E9A">
        <w:rPr>
          <w:lang w:val="en-US"/>
        </w:rPr>
        <w:t xml:space="preserve">can </w:t>
      </w:r>
      <w:r w:rsidR="0004729E" w:rsidRPr="001C220C">
        <w:rPr>
          <w:lang w:val="en-US"/>
        </w:rPr>
        <w:t>run in parallel</w:t>
      </w:r>
      <w:r>
        <w:rPr>
          <w:lang w:val="en-US"/>
        </w:rPr>
        <w:t>;</w:t>
      </w:r>
    </w:p>
    <w:p w14:paraId="3EF2CA39" w14:textId="77777777" w:rsidR="0004729E" w:rsidRPr="001C220C" w:rsidRDefault="00C8287F" w:rsidP="00F74376">
      <w:pPr>
        <w:pStyle w:val="ListNumber"/>
        <w:numPr>
          <w:ilvl w:val="0"/>
          <w:numId w:val="61"/>
        </w:numPr>
        <w:ind w:left="360"/>
        <w:rPr>
          <w:lang w:val="en-US"/>
        </w:rPr>
      </w:pPr>
      <w:r>
        <w:rPr>
          <w:lang w:val="en-US"/>
        </w:rPr>
        <w:t>o</w:t>
      </w:r>
      <w:r w:rsidR="0004729E" w:rsidRPr="001C220C">
        <w:rPr>
          <w:lang w:val="en-US"/>
        </w:rPr>
        <w:t>ne segment starts when another segment starts</w:t>
      </w:r>
      <w:r>
        <w:rPr>
          <w:lang w:val="en-US"/>
        </w:rPr>
        <w:t>;</w:t>
      </w:r>
    </w:p>
    <w:p w14:paraId="0344C188" w14:textId="77777777" w:rsidR="0004729E" w:rsidRPr="001C220C" w:rsidRDefault="00C8287F" w:rsidP="00F74376">
      <w:pPr>
        <w:pStyle w:val="ListNumber"/>
        <w:numPr>
          <w:ilvl w:val="0"/>
          <w:numId w:val="61"/>
        </w:numPr>
        <w:ind w:left="360"/>
        <w:rPr>
          <w:lang w:val="en-US"/>
        </w:rPr>
      </w:pPr>
      <w:r>
        <w:rPr>
          <w:lang w:val="en-US"/>
        </w:rPr>
        <w:t>o</w:t>
      </w:r>
      <w:r w:rsidR="0004729E" w:rsidRPr="001C220C">
        <w:rPr>
          <w:lang w:val="en-US"/>
        </w:rPr>
        <w:t>ne segment starts when another segment ends</w:t>
      </w:r>
      <w:r>
        <w:rPr>
          <w:lang w:val="en-US"/>
        </w:rPr>
        <w:t>;</w:t>
      </w:r>
    </w:p>
    <w:p w14:paraId="7FC12331" w14:textId="77777777" w:rsidR="0004729E" w:rsidRPr="001C220C" w:rsidRDefault="00C8287F" w:rsidP="00F74376">
      <w:pPr>
        <w:pStyle w:val="ListNumber"/>
        <w:numPr>
          <w:ilvl w:val="0"/>
          <w:numId w:val="61"/>
        </w:numPr>
        <w:ind w:left="360"/>
        <w:rPr>
          <w:lang w:val="en-US"/>
        </w:rPr>
      </w:pPr>
      <w:r>
        <w:rPr>
          <w:lang w:val="en-US"/>
        </w:rPr>
        <w:t>o</w:t>
      </w:r>
      <w:r w:rsidR="0004729E" w:rsidRPr="001C220C">
        <w:rPr>
          <w:lang w:val="en-US"/>
        </w:rPr>
        <w:t>ne segment starts any time after another segment starts</w:t>
      </w:r>
      <w:r>
        <w:rPr>
          <w:lang w:val="en-US"/>
        </w:rPr>
        <w:t>;</w:t>
      </w:r>
    </w:p>
    <w:p w14:paraId="2F701620" w14:textId="77777777" w:rsidR="0004729E" w:rsidRPr="001C220C" w:rsidRDefault="00C8287F" w:rsidP="00F74376">
      <w:pPr>
        <w:pStyle w:val="ListNumber"/>
        <w:numPr>
          <w:ilvl w:val="0"/>
          <w:numId w:val="61"/>
        </w:numPr>
        <w:ind w:left="360"/>
        <w:rPr>
          <w:lang w:val="en-US"/>
        </w:rPr>
      </w:pPr>
      <w:r>
        <w:rPr>
          <w:lang w:val="en-US"/>
        </w:rPr>
        <w:t>o</w:t>
      </w:r>
      <w:r w:rsidR="0004729E" w:rsidRPr="001C220C">
        <w:rPr>
          <w:lang w:val="en-US"/>
        </w:rPr>
        <w:t>ne segment starts any time after another segment ends.</w:t>
      </w:r>
    </w:p>
    <w:p w14:paraId="7A0D95D3" w14:textId="77777777" w:rsidR="0004729E" w:rsidRPr="001C220C" w:rsidRDefault="0004729E" w:rsidP="0029062D">
      <w:pPr>
        <w:pStyle w:val="PARAGRAPH"/>
        <w:rPr>
          <w:lang w:val="en-US"/>
        </w:rPr>
      </w:pPr>
      <w:r w:rsidRPr="001C220C">
        <w:rPr>
          <w:lang w:val="en-US"/>
        </w:rPr>
        <w:t xml:space="preserve">These dependencies </w:t>
      </w:r>
      <w:r w:rsidR="00DE2E9A">
        <w:rPr>
          <w:lang w:val="en-US"/>
        </w:rPr>
        <w:t xml:space="preserve">can </w:t>
      </w:r>
      <w:r w:rsidRPr="001C220C">
        <w:rPr>
          <w:lang w:val="en-US"/>
        </w:rPr>
        <w:t xml:space="preserve">include physical constraints (because of production line layout), or constraints based on safety (such as prohibiting a “water add” after an “acid fill”), or constraints based on the chemical or physical processing required to make a product (bicycle wheels </w:t>
      </w:r>
      <w:r w:rsidR="003641D0">
        <w:rPr>
          <w:lang w:val="en-US"/>
        </w:rPr>
        <w:t>have to</w:t>
      </w:r>
      <w:r w:rsidR="00104F3A" w:rsidRPr="001C220C">
        <w:rPr>
          <w:lang w:val="en-US"/>
        </w:rPr>
        <w:t xml:space="preserve"> </w:t>
      </w:r>
      <w:r w:rsidRPr="001C220C">
        <w:rPr>
          <w:lang w:val="en-US"/>
        </w:rPr>
        <w:t>be assembled before the bicycle final assembly).</w:t>
      </w:r>
    </w:p>
    <w:p w14:paraId="7639B570" w14:textId="77777777" w:rsidR="0004729E" w:rsidRPr="001C220C" w:rsidRDefault="0004729E" w:rsidP="0029062D">
      <w:pPr>
        <w:pStyle w:val="PARAGRAPH"/>
        <w:rPr>
          <w:lang w:val="en-US"/>
        </w:rPr>
      </w:pPr>
      <w:r w:rsidRPr="001C220C">
        <w:rPr>
          <w:lang w:val="en-US"/>
        </w:rPr>
        <w:t xml:space="preserve">More complicated constraints based on timing or other dependencies </w:t>
      </w:r>
      <w:r w:rsidR="00DE2E9A">
        <w:rPr>
          <w:lang w:val="en-US"/>
        </w:rPr>
        <w:t xml:space="preserve">can </w:t>
      </w:r>
      <w:r w:rsidRPr="001C220C">
        <w:rPr>
          <w:lang w:val="en-US"/>
        </w:rPr>
        <w:t xml:space="preserve">also be defined using the </w:t>
      </w:r>
      <w:r w:rsidR="00023EEE" w:rsidRPr="005C0E50">
        <w:rPr>
          <w:lang w:val="en-US"/>
        </w:rPr>
        <w:t>d</w:t>
      </w:r>
      <w:r w:rsidRPr="005C0E50">
        <w:rPr>
          <w:lang w:val="en-US"/>
        </w:rPr>
        <w:t xml:space="preserve">ependency </w:t>
      </w:r>
      <w:r w:rsidR="00023EEE" w:rsidRPr="005C0E50">
        <w:rPr>
          <w:lang w:val="en-US"/>
        </w:rPr>
        <w:t>f</w:t>
      </w:r>
      <w:r w:rsidRPr="005C0E50">
        <w:rPr>
          <w:lang w:val="en-US"/>
        </w:rPr>
        <w:t xml:space="preserve">actor </w:t>
      </w:r>
      <w:r w:rsidRPr="00412AF1">
        <w:rPr>
          <w:lang w:val="en-US"/>
        </w:rPr>
        <w:t>a</w:t>
      </w:r>
      <w:r w:rsidRPr="001C220C">
        <w:rPr>
          <w:lang w:val="en-US"/>
        </w:rPr>
        <w:t>ttribute</w:t>
      </w:r>
      <w:r w:rsidR="008558A5">
        <w:rPr>
          <w:lang w:val="en-US"/>
        </w:rPr>
        <w:t xml:space="preserve">. </w:t>
      </w:r>
    </w:p>
    <w:p w14:paraId="1EF27836" w14:textId="77777777" w:rsidR="0004729E" w:rsidRPr="001C220C" w:rsidRDefault="0004729E">
      <w:pPr>
        <w:pStyle w:val="Note"/>
        <w:tabs>
          <w:tab w:val="left" w:pos="1080"/>
        </w:tabs>
        <w:rPr>
          <w:lang w:val="en-US"/>
        </w:rPr>
      </w:pPr>
      <w:r w:rsidRPr="001C220C">
        <w:rPr>
          <w:lang w:val="en-US"/>
        </w:rPr>
        <w:t>EXAMPLE 1</w:t>
      </w:r>
      <w:r w:rsidRPr="001C220C">
        <w:rPr>
          <w:lang w:val="en-US"/>
        </w:rPr>
        <w:tab/>
        <w:t>The longer a semiconductor wafer is kept unprocessed the more defects are introduced, so there is a maximum delay allowed between segments of production.</w:t>
      </w:r>
    </w:p>
    <w:p w14:paraId="56FA6018" w14:textId="77777777" w:rsidR="0004729E" w:rsidRPr="001C220C" w:rsidRDefault="0004729E">
      <w:pPr>
        <w:pStyle w:val="Note"/>
        <w:tabs>
          <w:tab w:val="left" w:pos="1080"/>
        </w:tabs>
        <w:rPr>
          <w:lang w:val="en-US"/>
        </w:rPr>
      </w:pPr>
      <w:r w:rsidRPr="001C220C">
        <w:rPr>
          <w:lang w:val="en-US"/>
        </w:rPr>
        <w:t xml:space="preserve">EXAMPLE </w:t>
      </w:r>
      <w:smartTag w:uri="urn:schemas-microsoft-com:office:smarttags" w:element="chmetcnv">
        <w:smartTagPr>
          <w:attr w:name="TCSC" w:val="0"/>
          <w:attr w:name="NumberType" w:val="1"/>
          <w:attr w:name="Negative" w:val="False"/>
          <w:attr w:name="HasSpace" w:val="False"/>
          <w:attr w:name="SourceValue" w:val="2"/>
          <w:attr w:name="UnitName" w:val="a"/>
        </w:smartTagPr>
        <w:r w:rsidRPr="001C220C">
          <w:rPr>
            <w:lang w:val="en-US"/>
          </w:rPr>
          <w:t>2</w:t>
        </w:r>
        <w:r w:rsidRPr="001C220C">
          <w:rPr>
            <w:lang w:val="en-US"/>
          </w:rPr>
          <w:tab/>
        </w:r>
      </w:smartTag>
      <w:r w:rsidRPr="001C220C">
        <w:rPr>
          <w:lang w:val="en-US"/>
        </w:rPr>
        <w:t>A material (like cheese or wine) age</w:t>
      </w:r>
      <w:r w:rsidR="003641D0">
        <w:rPr>
          <w:lang w:val="en-US"/>
        </w:rPr>
        <w:t>s</w:t>
      </w:r>
      <w:r w:rsidRPr="001C220C">
        <w:rPr>
          <w:lang w:val="en-US"/>
        </w:rPr>
        <w:t xml:space="preserve"> between processing segments so there is a minimum time allowed between segments of production.</w:t>
      </w:r>
    </w:p>
    <w:p w14:paraId="5E456690" w14:textId="768C7E6A" w:rsidR="0004729E" w:rsidRPr="001C220C" w:rsidRDefault="0004729E" w:rsidP="0029062D">
      <w:pPr>
        <w:pStyle w:val="PARAGRAPH"/>
        <w:rPr>
          <w:lang w:val="en-US"/>
        </w:rPr>
      </w:pPr>
      <w:r w:rsidRPr="001C220C">
        <w:rPr>
          <w:lang w:val="en-US"/>
        </w:rPr>
        <w:t xml:space="preserve">Figure </w:t>
      </w:r>
      <w:r w:rsidR="00844BCB">
        <w:rPr>
          <w:lang w:val="en-US"/>
        </w:rPr>
        <w:t>E</w:t>
      </w:r>
      <w:r w:rsidR="00AA61FA">
        <w:rPr>
          <w:lang w:val="en-US"/>
        </w:rPr>
        <w:t>.</w:t>
      </w:r>
      <w:r w:rsidRPr="001C220C">
        <w:rPr>
          <w:lang w:val="en-US"/>
        </w:rPr>
        <w:t>6 illustrates some of the possible dependencies using timing constraints associated with</w:t>
      </w:r>
      <w:del w:id="21381" w:author="Charles Gifford" w:date="2017-03-15T13:05:00Z">
        <w:r w:rsidRPr="001C220C" w:rsidDel="00926F7C">
          <w:rPr>
            <w:lang w:val="en-US"/>
          </w:rPr>
          <w:delText xml:space="preserve"> </w:delText>
        </w:r>
        <w:r w:rsidR="00B51D6E" w:rsidRPr="001C220C" w:rsidDel="00926F7C">
          <w:rPr>
            <w:i/>
            <w:lang w:val="en-US"/>
          </w:rPr>
          <w:delText>product</w:delText>
        </w:r>
      </w:del>
      <w:r w:rsidR="00B51D6E" w:rsidRPr="001C220C">
        <w:rPr>
          <w:i/>
          <w:lang w:val="en-US"/>
        </w:rPr>
        <w:t xml:space="preserve"> </w:t>
      </w:r>
      <w:ins w:id="21382" w:author="Charles Gifford" w:date="2017-03-15T13:05:00Z">
        <w:r w:rsidR="00926F7C">
          <w:rPr>
            <w:i/>
            <w:lang w:val="en-US"/>
          </w:rPr>
          <w:t xml:space="preserve">operations </w:t>
        </w:r>
      </w:ins>
      <w:r w:rsidR="00B51D6E" w:rsidRPr="001C220C">
        <w:rPr>
          <w:i/>
          <w:lang w:val="en-US"/>
        </w:rPr>
        <w:t>segment</w:t>
      </w:r>
      <w:r w:rsidRPr="001C220C">
        <w:rPr>
          <w:i/>
          <w:lang w:val="en-US"/>
        </w:rPr>
        <w:t xml:space="preserve"> dependencies </w:t>
      </w:r>
      <w:r w:rsidRPr="001C220C">
        <w:rPr>
          <w:lang w:val="en-US"/>
        </w:rPr>
        <w:t xml:space="preserve">or </w:t>
      </w:r>
      <w:r w:rsidRPr="001C220C">
        <w:rPr>
          <w:i/>
          <w:lang w:val="en-US"/>
        </w:rPr>
        <w:t>process segment dependencies</w:t>
      </w:r>
      <w:r w:rsidR="008558A5">
        <w:rPr>
          <w:lang w:val="en-US"/>
        </w:rPr>
        <w:t xml:space="preserve">. </w:t>
      </w:r>
      <w:r w:rsidRPr="001C220C">
        <w:rPr>
          <w:lang w:val="en-US"/>
        </w:rPr>
        <w:t xml:space="preserve">The left side of Figure </w:t>
      </w:r>
      <w:r w:rsidR="00844BCB">
        <w:rPr>
          <w:lang w:val="en-US"/>
        </w:rPr>
        <w:t>E</w:t>
      </w:r>
      <w:r w:rsidR="00AA61FA">
        <w:rPr>
          <w:lang w:val="en-US"/>
        </w:rPr>
        <w:t>.</w:t>
      </w:r>
      <w:r w:rsidRPr="001C220C">
        <w:rPr>
          <w:lang w:val="en-US"/>
        </w:rPr>
        <w:t>6 illustrates possible dependencies where overlapped execution of the segment is allowed or required</w:t>
      </w:r>
      <w:r w:rsidR="008558A5">
        <w:rPr>
          <w:lang w:val="en-US"/>
        </w:rPr>
        <w:t xml:space="preserve">. </w:t>
      </w:r>
      <w:r w:rsidRPr="001C220C">
        <w:rPr>
          <w:lang w:val="en-US"/>
        </w:rPr>
        <w:t xml:space="preserve">The right side of Figure </w:t>
      </w:r>
      <w:r w:rsidR="00844BCB">
        <w:rPr>
          <w:lang w:val="en-US"/>
        </w:rPr>
        <w:t>E</w:t>
      </w:r>
      <w:r w:rsidR="00AA61FA">
        <w:rPr>
          <w:lang w:val="en-US"/>
        </w:rPr>
        <w:t>.</w:t>
      </w:r>
      <w:r w:rsidRPr="001C220C">
        <w:rPr>
          <w:lang w:val="en-US"/>
        </w:rPr>
        <w:t>6 illustrates dependencies where non-overlapped execution is allowed or required.</w:t>
      </w:r>
    </w:p>
    <w:p w14:paraId="277C8718" w14:textId="77777777" w:rsidR="0004729E" w:rsidRPr="001C220C" w:rsidRDefault="0004729E">
      <w:pPr>
        <w:rPr>
          <w:lang w:val="en-US"/>
        </w:rPr>
      </w:pPr>
    </w:p>
    <w:p w14:paraId="6F5762F5" w14:textId="77777777" w:rsidR="0004729E" w:rsidRPr="001C220C" w:rsidRDefault="00D81887" w:rsidP="00272268">
      <w:pPr>
        <w:pStyle w:val="PARAGRAPH"/>
        <w:jc w:val="center"/>
        <w:rPr>
          <w:lang w:val="en-US"/>
        </w:rPr>
      </w:pPr>
      <w:r w:rsidRPr="00B627EE">
        <w:rPr>
          <w:noProof/>
          <w:lang w:val="en-US" w:eastAsia="en-US"/>
        </w:rPr>
        <w:drawing>
          <wp:inline distT="0" distB="0" distL="0" distR="0" wp14:anchorId="01DCE2E9" wp14:editId="11F9AB03">
            <wp:extent cx="4572000" cy="17354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5" cstate="print">
                      <a:extLst>
                        <a:ext uri="{28A0092B-C50C-407E-A947-70E740481C1C}">
                          <a14:useLocalDpi xmlns:a14="http://schemas.microsoft.com/office/drawing/2010/main" val="0"/>
                        </a:ext>
                      </a:extLst>
                    </a:blip>
                    <a:srcRect t="2466" b="3836"/>
                    <a:stretch>
                      <a:fillRect/>
                    </a:stretch>
                  </pic:blipFill>
                  <pic:spPr bwMode="auto">
                    <a:xfrm>
                      <a:off x="0" y="0"/>
                      <a:ext cx="4572000" cy="1735455"/>
                    </a:xfrm>
                    <a:prstGeom prst="rect">
                      <a:avLst/>
                    </a:prstGeom>
                    <a:noFill/>
                    <a:ln>
                      <a:noFill/>
                    </a:ln>
                  </pic:spPr>
                </pic:pic>
              </a:graphicData>
            </a:graphic>
          </wp:inline>
        </w:drawing>
      </w:r>
    </w:p>
    <w:p w14:paraId="067C3689" w14:textId="29DC5603" w:rsidR="0004729E" w:rsidRPr="001C220C" w:rsidRDefault="00AA61FA" w:rsidP="00AA61FA">
      <w:pPr>
        <w:pStyle w:val="FIGURE-title"/>
        <w:rPr>
          <w:lang w:val="en-US"/>
        </w:rPr>
      </w:pPr>
      <w:bookmarkStart w:id="21383" w:name="_Toc516130443"/>
      <w:bookmarkStart w:id="21384" w:name="_Toc162335124"/>
      <w:bookmarkStart w:id="21385" w:name="_Toc320178094"/>
      <w:bookmarkStart w:id="21386" w:name="_Toc478492592"/>
      <w:r>
        <w:rPr>
          <w:lang w:val="en-US"/>
        </w:rPr>
        <w:t xml:space="preserve">Figure </w:t>
      </w:r>
      <w:r w:rsidR="00844BCB">
        <w:rPr>
          <w:lang w:val="en-US"/>
        </w:rPr>
        <w:t>E</w:t>
      </w:r>
      <w:r>
        <w:rPr>
          <w:lang w:val="en-US"/>
        </w:rPr>
        <w:t>.6 –</w:t>
      </w:r>
      <w:r w:rsidR="0004729E" w:rsidRPr="001C220C">
        <w:rPr>
          <w:lang w:val="en-US"/>
        </w:rPr>
        <w:t xml:space="preserve"> Time-based dependencies</w:t>
      </w:r>
      <w:bookmarkEnd w:id="21383"/>
      <w:bookmarkEnd w:id="21384"/>
      <w:bookmarkEnd w:id="21385"/>
      <w:bookmarkEnd w:id="21386"/>
    </w:p>
    <w:p w14:paraId="6644DE0A" w14:textId="77777777" w:rsidR="0004729E" w:rsidRPr="001C220C" w:rsidRDefault="0004729E" w:rsidP="00AA61FA">
      <w:pPr>
        <w:pStyle w:val="PARAGRAPH"/>
        <w:rPr>
          <w:lang w:val="en-US"/>
        </w:rPr>
      </w:pPr>
      <w:r w:rsidRPr="001C220C">
        <w:rPr>
          <w:lang w:val="en-US"/>
        </w:rPr>
        <w:t xml:space="preserve">The dependency type </w:t>
      </w:r>
      <w:r w:rsidR="00DE2E9A">
        <w:rPr>
          <w:lang w:val="en-US"/>
        </w:rPr>
        <w:t>can</w:t>
      </w:r>
      <w:r w:rsidRPr="001C220C">
        <w:rPr>
          <w:lang w:val="en-US"/>
        </w:rPr>
        <w:t xml:space="preserve">not only be related to time, but also to other unit of measures. For example, in Discrete Industry it </w:t>
      </w:r>
      <w:r w:rsidR="00DE2E9A">
        <w:rPr>
          <w:lang w:val="en-US"/>
        </w:rPr>
        <w:t xml:space="preserve">can </w:t>
      </w:r>
      <w:r w:rsidRPr="001C220C">
        <w:rPr>
          <w:lang w:val="en-US"/>
        </w:rPr>
        <w:t>be common to specify a dependency between two work task segments that is based on the amount of product produced rather than on the time elapsed. The idea is to be able to express a dependency like “Start B after A has started and at least 50</w:t>
      </w:r>
      <w:r w:rsidR="00AA61FA">
        <w:rPr>
          <w:lang w:val="en-US"/>
        </w:rPr>
        <w:t> </w:t>
      </w:r>
      <w:r w:rsidRPr="001C220C">
        <w:rPr>
          <w:lang w:val="en-US"/>
        </w:rPr>
        <w:t>% of product quantity has been produced</w:t>
      </w:r>
      <w:r w:rsidR="00751B38">
        <w:rPr>
          <w:lang w:val="en-US"/>
        </w:rPr>
        <w:t>"</w:t>
      </w:r>
      <w:r w:rsidRPr="001C220C">
        <w:rPr>
          <w:lang w:val="en-US"/>
        </w:rPr>
        <w:t>.</w:t>
      </w:r>
    </w:p>
    <w:p w14:paraId="7B070F47" w14:textId="77777777" w:rsidR="0004729E" w:rsidRPr="001C220C" w:rsidRDefault="0004729E" w:rsidP="00682689">
      <w:pPr>
        <w:pStyle w:val="ANNEX-heading1"/>
      </w:pPr>
      <w:bookmarkStart w:id="21387" w:name="_Toc516130423"/>
      <w:bookmarkStart w:id="21388" w:name="_Toc478492272"/>
      <w:r w:rsidRPr="001C220C">
        <w:t>Representation of material produced and consumed</w:t>
      </w:r>
      <w:bookmarkEnd w:id="21387"/>
      <w:bookmarkEnd w:id="21388"/>
    </w:p>
    <w:p w14:paraId="58E21B57" w14:textId="77777777" w:rsidR="0004729E" w:rsidRPr="000B3B99" w:rsidRDefault="0004729E" w:rsidP="0029062D">
      <w:pPr>
        <w:pStyle w:val="PARAGRAPH"/>
        <w:rPr>
          <w:b/>
          <w:lang w:val="en-US"/>
        </w:rPr>
      </w:pPr>
      <w:r w:rsidRPr="000B3B99">
        <w:rPr>
          <w:b/>
          <w:lang w:val="en-US"/>
        </w:rPr>
        <w:t>Question:</w:t>
      </w:r>
    </w:p>
    <w:p w14:paraId="753FBEE1" w14:textId="0BC2A274" w:rsidR="0004729E" w:rsidRPr="001C220C" w:rsidRDefault="0004729E" w:rsidP="0029062D">
      <w:pPr>
        <w:pStyle w:val="PARAGRAPH"/>
        <w:rPr>
          <w:lang w:val="en-US"/>
        </w:rPr>
      </w:pPr>
      <w:r w:rsidRPr="001C220C">
        <w:rPr>
          <w:lang w:val="en-US"/>
        </w:rPr>
        <w:t xml:space="preserve">Why are there two different models for representing the </w:t>
      </w:r>
      <w:r w:rsidRPr="000B599F">
        <w:rPr>
          <w:i/>
          <w:lang w:val="en-US"/>
        </w:rPr>
        <w:t>material produced</w:t>
      </w:r>
      <w:r w:rsidRPr="001C220C">
        <w:rPr>
          <w:lang w:val="en-US"/>
        </w:rPr>
        <w:t xml:space="preserve"> and </w:t>
      </w:r>
      <w:r w:rsidRPr="000B599F">
        <w:rPr>
          <w:i/>
          <w:lang w:val="en-US"/>
        </w:rPr>
        <w:t>material consumed</w:t>
      </w:r>
      <w:r w:rsidRPr="001C220C">
        <w:rPr>
          <w:lang w:val="en-US"/>
        </w:rPr>
        <w:t xml:space="preserve"> as attributes in some objects (</w:t>
      </w:r>
      <w:del w:id="21389" w:author="Charles Gifford" w:date="2017-03-15T13:05:00Z">
        <w:r w:rsidRPr="001C220C" w:rsidDel="00926F7C">
          <w:rPr>
            <w:lang w:val="en-US"/>
          </w:rPr>
          <w:delText>production</w:delText>
        </w:r>
      </w:del>
      <w:ins w:id="21390" w:author="Charles Gifford" w:date="2017-03-15T13:05:00Z">
        <w:r w:rsidR="00926F7C">
          <w:rPr>
            <w:lang w:val="en-US"/>
          </w:rPr>
          <w:t>operations</w:t>
        </w:r>
      </w:ins>
      <w:r w:rsidRPr="001C220C">
        <w:rPr>
          <w:lang w:val="en-US"/>
        </w:rPr>
        <w:t xml:space="preserve"> capability model and </w:t>
      </w:r>
      <w:del w:id="21391" w:author="Charles Gifford" w:date="2017-03-15T13:21:00Z">
        <w:r w:rsidRPr="001C220C" w:rsidDel="003970BD">
          <w:rPr>
            <w:lang w:val="en-US"/>
          </w:rPr>
          <w:delText xml:space="preserve">product </w:delText>
        </w:r>
      </w:del>
      <w:ins w:id="21392" w:author="Charles Gifford" w:date="2017-03-15T13:21:00Z">
        <w:r w:rsidR="003970BD">
          <w:rPr>
            <w:lang w:val="en-US"/>
          </w:rPr>
          <w:t xml:space="preserve">operations </w:t>
        </w:r>
      </w:ins>
      <w:r w:rsidRPr="001C220C">
        <w:rPr>
          <w:lang w:val="en-US"/>
        </w:rPr>
        <w:t xml:space="preserve">definition model) and as separate objects in the </w:t>
      </w:r>
      <w:del w:id="21393" w:author="Charles Gifford" w:date="2017-03-15T13:05:00Z">
        <w:r w:rsidRPr="001C220C" w:rsidDel="00926F7C">
          <w:rPr>
            <w:lang w:val="en-US"/>
          </w:rPr>
          <w:delText>production</w:delText>
        </w:r>
      </w:del>
      <w:ins w:id="21394" w:author="Charles Gifford" w:date="2017-03-15T13:05:00Z">
        <w:r w:rsidR="00926F7C">
          <w:rPr>
            <w:lang w:val="en-US"/>
          </w:rPr>
          <w:t>operations</w:t>
        </w:r>
      </w:ins>
      <w:r w:rsidRPr="001C220C">
        <w:rPr>
          <w:lang w:val="en-US"/>
        </w:rPr>
        <w:t xml:space="preserve"> schedule and </w:t>
      </w:r>
      <w:del w:id="21395" w:author="Charles Gifford" w:date="2017-03-15T13:05:00Z">
        <w:r w:rsidRPr="001C220C" w:rsidDel="00926F7C">
          <w:rPr>
            <w:lang w:val="en-US"/>
          </w:rPr>
          <w:delText>production</w:delText>
        </w:r>
      </w:del>
      <w:ins w:id="21396" w:author="Charles Gifford" w:date="2017-03-15T13:05:00Z">
        <w:r w:rsidR="00926F7C">
          <w:rPr>
            <w:lang w:val="en-US"/>
          </w:rPr>
          <w:t>operations</w:t>
        </w:r>
      </w:ins>
      <w:r w:rsidRPr="001C220C">
        <w:rPr>
          <w:lang w:val="en-US"/>
        </w:rPr>
        <w:t xml:space="preserve"> performance models?</w:t>
      </w:r>
    </w:p>
    <w:p w14:paraId="298ABB9F" w14:textId="77777777" w:rsidR="0004729E" w:rsidRPr="000B3B99" w:rsidRDefault="0004729E" w:rsidP="0029062D">
      <w:pPr>
        <w:pStyle w:val="PARAGRAPH"/>
        <w:rPr>
          <w:b/>
          <w:lang w:val="en-US"/>
        </w:rPr>
      </w:pPr>
      <w:r w:rsidRPr="000B3B99">
        <w:rPr>
          <w:b/>
          <w:lang w:val="en-US"/>
        </w:rPr>
        <w:t>Answer:</w:t>
      </w:r>
    </w:p>
    <w:p w14:paraId="4A4C7C3B" w14:textId="3BAB58E1" w:rsidR="0004729E" w:rsidRPr="001C220C" w:rsidRDefault="0004729E" w:rsidP="0029062D">
      <w:pPr>
        <w:pStyle w:val="PARAGRAPH"/>
        <w:rPr>
          <w:lang w:val="en-US"/>
        </w:rPr>
      </w:pPr>
      <w:r w:rsidRPr="001C220C">
        <w:rPr>
          <w:lang w:val="en-US"/>
        </w:rPr>
        <w:t xml:space="preserve">In the </w:t>
      </w:r>
      <w:del w:id="21397" w:author="Charles Gifford" w:date="2017-03-15T13:05:00Z">
        <w:r w:rsidRPr="001C220C" w:rsidDel="00926F7C">
          <w:rPr>
            <w:lang w:val="en-US"/>
          </w:rPr>
          <w:delText>production</w:delText>
        </w:r>
      </w:del>
      <w:ins w:id="21398" w:author="Charles Gifford" w:date="2017-03-15T13:05:00Z">
        <w:r w:rsidR="00926F7C">
          <w:rPr>
            <w:lang w:val="en-US"/>
          </w:rPr>
          <w:t>operations</w:t>
        </w:r>
      </w:ins>
      <w:r w:rsidRPr="001C220C">
        <w:rPr>
          <w:lang w:val="en-US"/>
        </w:rPr>
        <w:t xml:space="preserve"> schedule and </w:t>
      </w:r>
      <w:del w:id="21399" w:author="Charles Gifford" w:date="2017-03-15T13:06:00Z">
        <w:r w:rsidRPr="001C220C" w:rsidDel="00926F7C">
          <w:rPr>
            <w:lang w:val="en-US"/>
          </w:rPr>
          <w:delText>production</w:delText>
        </w:r>
      </w:del>
      <w:ins w:id="21400" w:author="Charles Gifford" w:date="2017-03-15T13:06:00Z">
        <w:r w:rsidR="00926F7C">
          <w:rPr>
            <w:lang w:val="en-US"/>
          </w:rPr>
          <w:t>operations</w:t>
        </w:r>
      </w:ins>
      <w:r w:rsidRPr="001C220C">
        <w:rPr>
          <w:lang w:val="en-US"/>
        </w:rPr>
        <w:t xml:space="preserve"> performance model, typical implementations had used these as separate objects, and this information was of major importance</w:t>
      </w:r>
      <w:r w:rsidR="008558A5">
        <w:rPr>
          <w:lang w:val="en-US"/>
        </w:rPr>
        <w:t xml:space="preserve">. </w:t>
      </w:r>
      <w:r w:rsidRPr="001C220C">
        <w:rPr>
          <w:lang w:val="en-US"/>
        </w:rPr>
        <w:t>In the other models the material information usually refers to material consumed, and only rarely seems to be used to represent produced material</w:t>
      </w:r>
      <w:r w:rsidR="008558A5">
        <w:rPr>
          <w:lang w:val="en-US"/>
        </w:rPr>
        <w:t xml:space="preserve">. </w:t>
      </w:r>
      <w:r w:rsidRPr="001C220C">
        <w:rPr>
          <w:lang w:val="en-US"/>
        </w:rPr>
        <w:t>The attribute model was used in these cases so that the object models would be less complex.</w:t>
      </w:r>
    </w:p>
    <w:p w14:paraId="7346C97C" w14:textId="77777777" w:rsidR="0004729E" w:rsidRPr="001C220C" w:rsidRDefault="0004729E" w:rsidP="00682689">
      <w:pPr>
        <w:pStyle w:val="ANNEX-heading1"/>
      </w:pPr>
      <w:bookmarkStart w:id="21401" w:name="_Toc516130424"/>
      <w:bookmarkStart w:id="21402" w:name="_Toc478492273"/>
      <w:r w:rsidRPr="001C220C">
        <w:t>Material produced and the capability model</w:t>
      </w:r>
      <w:bookmarkEnd w:id="21401"/>
      <w:bookmarkEnd w:id="21402"/>
    </w:p>
    <w:p w14:paraId="7DAC8305" w14:textId="77777777" w:rsidR="0004729E" w:rsidRPr="000B3B99" w:rsidRDefault="0004729E" w:rsidP="00844BCB">
      <w:pPr>
        <w:pStyle w:val="PARAGRAPH"/>
        <w:keepNext/>
        <w:rPr>
          <w:b/>
          <w:lang w:val="en-US"/>
        </w:rPr>
      </w:pPr>
      <w:r w:rsidRPr="000B3B99">
        <w:rPr>
          <w:b/>
          <w:lang w:val="en-US"/>
        </w:rPr>
        <w:t>Question:</w:t>
      </w:r>
    </w:p>
    <w:p w14:paraId="5E2B4316" w14:textId="77777777" w:rsidR="0004729E" w:rsidRPr="001C220C" w:rsidRDefault="0004729E" w:rsidP="0029062D">
      <w:pPr>
        <w:pStyle w:val="PARAGRAPH"/>
        <w:rPr>
          <w:lang w:val="en-US"/>
        </w:rPr>
      </w:pPr>
      <w:r w:rsidRPr="001C220C">
        <w:rPr>
          <w:lang w:val="en-US"/>
        </w:rPr>
        <w:t xml:space="preserve">Why is there a </w:t>
      </w:r>
      <w:r w:rsidRPr="008B754E">
        <w:rPr>
          <w:i/>
          <w:lang w:val="en-US"/>
        </w:rPr>
        <w:t>material produced</w:t>
      </w:r>
      <w:r w:rsidRPr="001C220C">
        <w:rPr>
          <w:lang w:val="en-US"/>
        </w:rPr>
        <w:t xml:space="preserve"> type in the capability model?</w:t>
      </w:r>
    </w:p>
    <w:p w14:paraId="3CB98EF7" w14:textId="77777777" w:rsidR="0004729E" w:rsidRPr="000B3B99" w:rsidRDefault="0004729E" w:rsidP="000B3B99">
      <w:pPr>
        <w:pStyle w:val="PARAGRAPH"/>
        <w:keepNext/>
        <w:rPr>
          <w:b/>
          <w:lang w:val="en-US"/>
        </w:rPr>
      </w:pPr>
      <w:r w:rsidRPr="000B3B99">
        <w:rPr>
          <w:b/>
          <w:lang w:val="en-US"/>
        </w:rPr>
        <w:t>Answer:</w:t>
      </w:r>
    </w:p>
    <w:p w14:paraId="35AE69C1" w14:textId="40791505" w:rsidR="0004729E" w:rsidRPr="001C220C" w:rsidRDefault="0004729E" w:rsidP="0029062D">
      <w:pPr>
        <w:pStyle w:val="PARAGRAPH"/>
        <w:rPr>
          <w:lang w:val="en-US"/>
        </w:rPr>
      </w:pPr>
      <w:r w:rsidRPr="001C220C">
        <w:rPr>
          <w:lang w:val="en-US"/>
        </w:rPr>
        <w:t xml:space="preserve">In some processes, there are materials that are produced as a side effect of </w:t>
      </w:r>
      <w:del w:id="21403" w:author="Charles Gifford" w:date="2017-03-15T13:06:00Z">
        <w:r w:rsidRPr="001C220C" w:rsidDel="00926F7C">
          <w:rPr>
            <w:lang w:val="en-US"/>
          </w:rPr>
          <w:delText>production</w:delText>
        </w:r>
      </w:del>
      <w:ins w:id="21404" w:author="Charles Gifford" w:date="2017-03-15T13:06:00Z">
        <w:r w:rsidR="00926F7C">
          <w:rPr>
            <w:lang w:val="en-US"/>
          </w:rPr>
          <w:t>operations</w:t>
        </w:r>
      </w:ins>
      <w:r w:rsidRPr="001C220C">
        <w:rPr>
          <w:lang w:val="en-US"/>
        </w:rPr>
        <w:t xml:space="preserve">, such as wastewater, or recycled materials. These materials </w:t>
      </w:r>
      <w:r w:rsidR="00DE2E9A">
        <w:rPr>
          <w:lang w:val="en-US"/>
        </w:rPr>
        <w:t xml:space="preserve">can </w:t>
      </w:r>
      <w:r w:rsidRPr="001C220C">
        <w:rPr>
          <w:lang w:val="en-US"/>
        </w:rPr>
        <w:t xml:space="preserve">be used in other parts of </w:t>
      </w:r>
      <w:del w:id="21405" w:author="Charles Gifford" w:date="2017-03-15T13:06:00Z">
        <w:r w:rsidRPr="001C220C" w:rsidDel="00926F7C">
          <w:rPr>
            <w:lang w:val="en-US"/>
          </w:rPr>
          <w:delText>production</w:delText>
        </w:r>
      </w:del>
      <w:ins w:id="21406" w:author="Charles Gifford" w:date="2017-03-15T13:06:00Z">
        <w:r w:rsidR="00926F7C">
          <w:rPr>
            <w:lang w:val="en-US"/>
          </w:rPr>
          <w:t>operations</w:t>
        </w:r>
      </w:ins>
      <w:r w:rsidRPr="001C220C">
        <w:rPr>
          <w:lang w:val="en-US"/>
        </w:rPr>
        <w:t xml:space="preserve">, and their availability </w:t>
      </w:r>
      <w:r w:rsidR="00DE2E9A">
        <w:rPr>
          <w:lang w:val="en-US"/>
        </w:rPr>
        <w:t xml:space="preserve">can </w:t>
      </w:r>
      <w:r w:rsidRPr="001C220C">
        <w:rPr>
          <w:lang w:val="en-US"/>
        </w:rPr>
        <w:t>have to be considered in schedules.</w:t>
      </w:r>
    </w:p>
    <w:p w14:paraId="7F1BEAA6" w14:textId="77777777" w:rsidR="0004729E" w:rsidRPr="001C220C" w:rsidRDefault="0004729E" w:rsidP="00682689">
      <w:pPr>
        <w:pStyle w:val="ANNEX-heading1"/>
      </w:pPr>
      <w:bookmarkStart w:id="21407" w:name="_Toc516130425"/>
      <w:bookmarkStart w:id="21408" w:name="_Toc478492274"/>
      <w:r w:rsidRPr="001C220C">
        <w:t>How a material transfer is handled</w:t>
      </w:r>
      <w:bookmarkEnd w:id="21407"/>
      <w:r w:rsidR="00B627EE">
        <w:t>?</w:t>
      </w:r>
      <w:bookmarkEnd w:id="21408"/>
    </w:p>
    <w:p w14:paraId="6D05E4D4" w14:textId="77777777" w:rsidR="0004729E" w:rsidRPr="000B3B99" w:rsidRDefault="0004729E" w:rsidP="0029062D">
      <w:pPr>
        <w:pStyle w:val="PARAGRAPH"/>
        <w:rPr>
          <w:b/>
          <w:lang w:val="en-US"/>
        </w:rPr>
      </w:pPr>
      <w:r w:rsidRPr="000B3B99">
        <w:rPr>
          <w:b/>
          <w:lang w:val="en-US"/>
        </w:rPr>
        <w:t>Question:</w:t>
      </w:r>
    </w:p>
    <w:p w14:paraId="1628830B" w14:textId="3E52D1B5" w:rsidR="0004729E" w:rsidRPr="001C220C" w:rsidRDefault="0004729E" w:rsidP="0029062D">
      <w:pPr>
        <w:pStyle w:val="PARAGRAPH"/>
        <w:rPr>
          <w:lang w:val="en-US"/>
        </w:rPr>
      </w:pPr>
      <w:r w:rsidRPr="001C220C">
        <w:rPr>
          <w:lang w:val="en-US"/>
        </w:rPr>
        <w:t xml:space="preserve">How is a material transfer handled?  It is not a request for </w:t>
      </w:r>
      <w:del w:id="21409" w:author="Charles Gifford" w:date="2017-03-15T13:06:00Z">
        <w:r w:rsidRPr="001C220C" w:rsidDel="00926F7C">
          <w:rPr>
            <w:lang w:val="en-US"/>
          </w:rPr>
          <w:delText>production</w:delText>
        </w:r>
      </w:del>
      <w:ins w:id="21410" w:author="Charles Gifford" w:date="2017-03-15T13:06:00Z">
        <w:r w:rsidR="00926F7C">
          <w:rPr>
            <w:lang w:val="en-US"/>
          </w:rPr>
          <w:t>operations</w:t>
        </w:r>
      </w:ins>
      <w:r w:rsidRPr="001C220C">
        <w:rPr>
          <w:lang w:val="en-US"/>
        </w:rPr>
        <w:t>, just a request to move material from one location to another.</w:t>
      </w:r>
    </w:p>
    <w:p w14:paraId="2B37F15F" w14:textId="77777777" w:rsidR="0004729E" w:rsidRPr="000B3B99" w:rsidRDefault="0004729E" w:rsidP="0029062D">
      <w:pPr>
        <w:pStyle w:val="PARAGRAPH"/>
        <w:rPr>
          <w:b/>
          <w:lang w:val="en-US"/>
        </w:rPr>
      </w:pPr>
      <w:r w:rsidRPr="000B3B99">
        <w:rPr>
          <w:b/>
          <w:lang w:val="en-US"/>
        </w:rPr>
        <w:t>Answer:</w:t>
      </w:r>
    </w:p>
    <w:p w14:paraId="1C33A214" w14:textId="721D9AEF" w:rsidR="0004729E" w:rsidRPr="001C220C" w:rsidRDefault="0004729E" w:rsidP="0029062D">
      <w:pPr>
        <w:pStyle w:val="PARAGRAPH"/>
        <w:rPr>
          <w:lang w:val="en-US"/>
        </w:rPr>
      </w:pPr>
      <w:r w:rsidRPr="001C220C">
        <w:rPr>
          <w:lang w:val="en-US"/>
        </w:rPr>
        <w:t xml:space="preserve">A material transfer can be handled using the </w:t>
      </w:r>
      <w:del w:id="21411" w:author="Charles Gifford" w:date="2017-03-15T13:06:00Z">
        <w:r w:rsidRPr="001C220C" w:rsidDel="00926F7C">
          <w:rPr>
            <w:lang w:val="en-US"/>
          </w:rPr>
          <w:delText>production</w:delText>
        </w:r>
      </w:del>
      <w:ins w:id="21412" w:author="Charles Gifford" w:date="2017-03-15T13:06:00Z">
        <w:r w:rsidR="00926F7C">
          <w:rPr>
            <w:lang w:val="en-US"/>
          </w:rPr>
          <w:t>operations</w:t>
        </w:r>
      </w:ins>
      <w:r w:rsidRPr="001C220C">
        <w:rPr>
          <w:lang w:val="en-US"/>
        </w:rPr>
        <w:t xml:space="preserve"> schedule and </w:t>
      </w:r>
      <w:del w:id="21413" w:author="Charles Gifford" w:date="2017-03-15T13:06:00Z">
        <w:r w:rsidRPr="001C220C" w:rsidDel="00926F7C">
          <w:rPr>
            <w:lang w:val="en-US"/>
          </w:rPr>
          <w:delText>production</w:delText>
        </w:r>
      </w:del>
      <w:ins w:id="21414" w:author="Charles Gifford" w:date="2017-03-15T13:06:00Z">
        <w:r w:rsidR="00926F7C">
          <w:rPr>
            <w:lang w:val="en-US"/>
          </w:rPr>
          <w:t>operations</w:t>
        </w:r>
      </w:ins>
      <w:r w:rsidRPr="001C220C">
        <w:rPr>
          <w:lang w:val="en-US"/>
        </w:rPr>
        <w:t xml:space="preserve"> performance models</w:t>
      </w:r>
      <w:r w:rsidR="008558A5">
        <w:rPr>
          <w:lang w:val="en-US"/>
        </w:rPr>
        <w:t xml:space="preserve">. </w:t>
      </w:r>
      <w:r w:rsidRPr="001C220C">
        <w:rPr>
          <w:lang w:val="en-US"/>
        </w:rPr>
        <w:t xml:space="preserve">There are multiple methods; one is to have a </w:t>
      </w:r>
      <w:r w:rsidRPr="00204564">
        <w:rPr>
          <w:i/>
          <w:lang w:val="en-US"/>
        </w:rPr>
        <w:t>process segment</w:t>
      </w:r>
      <w:r w:rsidRPr="001C220C">
        <w:rPr>
          <w:lang w:val="en-US"/>
        </w:rPr>
        <w:t xml:space="preserve"> defined for a “TRANSFER.”  The material to be transferred could be identified in the </w:t>
      </w:r>
      <w:r w:rsidRPr="001C220C">
        <w:rPr>
          <w:i/>
          <w:lang w:val="en-US"/>
        </w:rPr>
        <w:t xml:space="preserve">material consumed requirement </w:t>
      </w:r>
      <w:r w:rsidRPr="001C220C">
        <w:rPr>
          <w:lang w:val="en-US"/>
        </w:rPr>
        <w:t>object</w:t>
      </w:r>
      <w:r w:rsidR="008558A5">
        <w:rPr>
          <w:lang w:val="en-US"/>
        </w:rPr>
        <w:t xml:space="preserve">. </w:t>
      </w:r>
      <w:r w:rsidRPr="001C220C">
        <w:rPr>
          <w:lang w:val="en-US"/>
        </w:rPr>
        <w:t xml:space="preserve">The actual amount of material transferred could be identified in a </w:t>
      </w:r>
      <w:r w:rsidRPr="001C220C">
        <w:rPr>
          <w:i/>
          <w:lang w:val="en-US"/>
        </w:rPr>
        <w:t xml:space="preserve">material produced actual </w:t>
      </w:r>
      <w:r w:rsidRPr="001C220C">
        <w:rPr>
          <w:lang w:val="en-US"/>
        </w:rPr>
        <w:t>object</w:t>
      </w:r>
      <w:r w:rsidR="008558A5">
        <w:rPr>
          <w:lang w:val="en-US"/>
        </w:rPr>
        <w:t xml:space="preserve">. </w:t>
      </w:r>
      <w:r w:rsidRPr="001C220C">
        <w:rPr>
          <w:lang w:val="en-US"/>
        </w:rPr>
        <w:t>In some processes</w:t>
      </w:r>
      <w:r w:rsidR="00E32449">
        <w:rPr>
          <w:lang w:val="en-US"/>
        </w:rPr>
        <w:t>,</w:t>
      </w:r>
      <w:r w:rsidRPr="001C220C">
        <w:rPr>
          <w:lang w:val="en-US"/>
        </w:rPr>
        <w:t xml:space="preserve"> the two amounts </w:t>
      </w:r>
      <w:r w:rsidR="00DE2E9A">
        <w:rPr>
          <w:lang w:val="en-US"/>
        </w:rPr>
        <w:t xml:space="preserve">can </w:t>
      </w:r>
      <w:r w:rsidRPr="001C220C">
        <w:rPr>
          <w:lang w:val="en-US"/>
        </w:rPr>
        <w:t>differ due to losses during transfer</w:t>
      </w:r>
      <w:r w:rsidR="008558A5">
        <w:rPr>
          <w:lang w:val="en-US"/>
        </w:rPr>
        <w:t xml:space="preserve">. </w:t>
      </w:r>
      <w:r w:rsidRPr="001C220C">
        <w:rPr>
          <w:lang w:val="en-US"/>
        </w:rPr>
        <w:t>The material locations for the movements could be identified in the material consumed sublot and material produced sublot information.</w:t>
      </w:r>
    </w:p>
    <w:p w14:paraId="03DDA792" w14:textId="253B222E" w:rsidR="0004729E" w:rsidRPr="001C220C" w:rsidRDefault="0004729E" w:rsidP="0029062D">
      <w:pPr>
        <w:pStyle w:val="PARAGRAPH"/>
        <w:rPr>
          <w:lang w:val="en-US"/>
        </w:rPr>
      </w:pPr>
      <w:r w:rsidRPr="001C220C">
        <w:rPr>
          <w:lang w:val="en-US"/>
        </w:rPr>
        <w:t xml:space="preserve">If the movement of material is initiated from the manufacturing operations level but </w:t>
      </w:r>
      <w:r w:rsidR="000A4890">
        <w:rPr>
          <w:lang w:val="en-US"/>
        </w:rPr>
        <w:t xml:space="preserve">has to </w:t>
      </w:r>
      <w:r w:rsidRPr="001C220C">
        <w:rPr>
          <w:lang w:val="en-US"/>
        </w:rPr>
        <w:t xml:space="preserve">be known by the logistics level, then a </w:t>
      </w:r>
      <w:del w:id="21415" w:author="Charles Gifford" w:date="2017-03-15T13:06:00Z">
        <w:r w:rsidRPr="00204564" w:rsidDel="00926F7C">
          <w:rPr>
            <w:i/>
            <w:lang w:val="en-US"/>
          </w:rPr>
          <w:delText>production</w:delText>
        </w:r>
      </w:del>
      <w:ins w:id="21416" w:author="Charles Gifford" w:date="2017-03-15T13:06:00Z">
        <w:r w:rsidR="00926F7C">
          <w:rPr>
            <w:i/>
            <w:lang w:val="en-US"/>
          </w:rPr>
          <w:t>operations</w:t>
        </w:r>
      </w:ins>
      <w:r w:rsidRPr="00204564">
        <w:rPr>
          <w:i/>
          <w:lang w:val="en-US"/>
        </w:rPr>
        <w:t xml:space="preserve"> response</w:t>
      </w:r>
      <w:r w:rsidRPr="001C220C">
        <w:rPr>
          <w:lang w:val="en-US"/>
        </w:rPr>
        <w:t xml:space="preserve"> could be generated that defined a “TRANSFER” segment</w:t>
      </w:r>
      <w:r w:rsidR="008558A5">
        <w:rPr>
          <w:lang w:val="en-US"/>
        </w:rPr>
        <w:t xml:space="preserve">. </w:t>
      </w:r>
      <w:r w:rsidRPr="001C220C">
        <w:rPr>
          <w:lang w:val="en-US"/>
        </w:rPr>
        <w:t xml:space="preserve">There is no requirement in this standard that there </w:t>
      </w:r>
      <w:r w:rsidR="000A4890">
        <w:rPr>
          <w:lang w:val="en-US"/>
        </w:rPr>
        <w:t>is</w:t>
      </w:r>
      <w:r w:rsidRPr="001C220C">
        <w:rPr>
          <w:lang w:val="en-US"/>
        </w:rPr>
        <w:t xml:space="preserve"> a </w:t>
      </w:r>
      <w:del w:id="21417" w:author="Charles Gifford" w:date="2017-03-15T13:06:00Z">
        <w:r w:rsidRPr="00204564" w:rsidDel="00926F7C">
          <w:rPr>
            <w:i/>
            <w:lang w:val="en-US"/>
          </w:rPr>
          <w:delText>production</w:delText>
        </w:r>
      </w:del>
      <w:ins w:id="21418" w:author="Charles Gifford" w:date="2017-03-15T13:06:00Z">
        <w:r w:rsidR="00926F7C">
          <w:rPr>
            <w:i/>
            <w:lang w:val="en-US"/>
          </w:rPr>
          <w:t>operations</w:t>
        </w:r>
      </w:ins>
      <w:r w:rsidRPr="00204564">
        <w:rPr>
          <w:i/>
          <w:lang w:val="en-US"/>
        </w:rPr>
        <w:t xml:space="preserve"> request</w:t>
      </w:r>
      <w:r w:rsidRPr="001C220C">
        <w:rPr>
          <w:lang w:val="en-US"/>
        </w:rPr>
        <w:t xml:space="preserve"> for a </w:t>
      </w:r>
      <w:del w:id="21419" w:author="Charles Gifford" w:date="2017-03-15T13:06:00Z">
        <w:r w:rsidRPr="00204564" w:rsidDel="00926F7C">
          <w:rPr>
            <w:i/>
            <w:lang w:val="en-US"/>
          </w:rPr>
          <w:delText>production</w:delText>
        </w:r>
      </w:del>
      <w:ins w:id="21420" w:author="Charles Gifford" w:date="2017-03-15T13:06:00Z">
        <w:r w:rsidR="00926F7C">
          <w:rPr>
            <w:i/>
            <w:lang w:val="en-US"/>
          </w:rPr>
          <w:t>operations</w:t>
        </w:r>
      </w:ins>
      <w:r w:rsidRPr="00204564">
        <w:rPr>
          <w:i/>
          <w:lang w:val="en-US"/>
        </w:rPr>
        <w:t xml:space="preserve"> response</w:t>
      </w:r>
      <w:r w:rsidRPr="001C220C">
        <w:rPr>
          <w:lang w:val="en-US"/>
        </w:rPr>
        <w:t>, but corresponding business processes</w:t>
      </w:r>
      <w:r w:rsidR="00104F3A" w:rsidRPr="00104F3A">
        <w:rPr>
          <w:lang w:val="en-US"/>
        </w:rPr>
        <w:t xml:space="preserve"> </w:t>
      </w:r>
      <w:r w:rsidR="000A4890">
        <w:rPr>
          <w:lang w:val="en-US"/>
        </w:rPr>
        <w:t xml:space="preserve">have to be in place to </w:t>
      </w:r>
      <w:r w:rsidRPr="001C220C">
        <w:rPr>
          <w:lang w:val="en-US"/>
        </w:rPr>
        <w:t>support the exchange of information.</w:t>
      </w:r>
    </w:p>
    <w:p w14:paraId="69723865" w14:textId="77777777" w:rsidR="0004729E" w:rsidRPr="001C220C" w:rsidRDefault="0004729E" w:rsidP="00682689">
      <w:pPr>
        <w:pStyle w:val="ANNEX-heading1"/>
      </w:pPr>
      <w:bookmarkStart w:id="21421" w:name="_Toc478492275"/>
      <w:r w:rsidRPr="001C220C">
        <w:t>How to extend the standard when properties cannot be used</w:t>
      </w:r>
      <w:bookmarkEnd w:id="21421"/>
    </w:p>
    <w:p w14:paraId="5DEA68E9" w14:textId="77777777" w:rsidR="0004729E" w:rsidRPr="001C220C" w:rsidRDefault="0004729E">
      <w:pPr>
        <w:rPr>
          <w:lang w:val="en-US"/>
        </w:rPr>
      </w:pPr>
      <w:r w:rsidRPr="001C220C">
        <w:rPr>
          <w:lang w:val="en-US"/>
        </w:rPr>
        <w:t xml:space="preserve">Properties are the standard method for extensions, however, where required information cannot be added using the property model, additional information, including industry- and application-specific information, </w:t>
      </w:r>
      <w:r w:rsidR="00DE2E9A">
        <w:rPr>
          <w:lang w:val="en-US"/>
        </w:rPr>
        <w:t xml:space="preserve">can </w:t>
      </w:r>
      <w:r w:rsidRPr="001C220C">
        <w:rPr>
          <w:lang w:val="en-US"/>
        </w:rPr>
        <w:t>have to be added as non-standard attributes and objects</w:t>
      </w:r>
      <w:r w:rsidR="008558A5">
        <w:rPr>
          <w:lang w:val="en-US"/>
        </w:rPr>
        <w:t xml:space="preserve">. </w:t>
      </w:r>
      <w:r w:rsidRPr="001C220C">
        <w:rPr>
          <w:lang w:val="en-US"/>
        </w:rPr>
        <w:t>However, in order to achieve integration, these extensions have to be documented and explicitly shared among interoperating partners</w:t>
      </w:r>
      <w:r w:rsidR="00C91311">
        <w:rPr>
          <w:lang w:val="en-US"/>
        </w:rPr>
        <w:t xml:space="preserve">. </w:t>
      </w:r>
      <w:r w:rsidRPr="001C220C">
        <w:rPr>
          <w:lang w:val="en-US"/>
        </w:rPr>
        <w:t xml:space="preserve">A documentation method should be to define a new industry or application specific standard, referencing </w:t>
      </w:r>
      <w:r w:rsidR="000766F8">
        <w:rPr>
          <w:lang w:val="en-US"/>
        </w:rPr>
        <w:t xml:space="preserve">this part of </w:t>
      </w:r>
      <w:r w:rsidR="001F24A0">
        <w:rPr>
          <w:lang w:val="en-US"/>
        </w:rPr>
        <w:t>ISA</w:t>
      </w:r>
      <w:r w:rsidR="00E32449">
        <w:rPr>
          <w:lang w:val="en-US"/>
        </w:rPr>
        <w:t>-</w:t>
      </w:r>
      <w:r w:rsidR="001F24A0">
        <w:rPr>
          <w:lang w:val="en-US"/>
        </w:rPr>
        <w:t>95</w:t>
      </w:r>
      <w:r w:rsidRPr="001C220C">
        <w:rPr>
          <w:lang w:val="en-US"/>
        </w:rPr>
        <w:t xml:space="preserve"> and documenting the extensions.</w:t>
      </w:r>
    </w:p>
    <w:p w14:paraId="04C793E8" w14:textId="77777777" w:rsidR="00E7099B" w:rsidRPr="001C220C" w:rsidRDefault="00E7099B" w:rsidP="00682689">
      <w:pPr>
        <w:pStyle w:val="ANNEX-heading1"/>
      </w:pPr>
      <w:bookmarkStart w:id="21422" w:name="_Toc478492276"/>
      <w:r w:rsidRPr="001C220C">
        <w:t>Modeling of tools</w:t>
      </w:r>
      <w:bookmarkEnd w:id="21422"/>
      <w:r w:rsidRPr="001C220C">
        <w:t xml:space="preserve"> </w:t>
      </w:r>
    </w:p>
    <w:p w14:paraId="7781D5EA" w14:textId="77777777" w:rsidR="00E7099B" w:rsidRPr="000B3B99" w:rsidRDefault="00E7099B" w:rsidP="00E7099B">
      <w:pPr>
        <w:pStyle w:val="PARAGRAPH"/>
        <w:rPr>
          <w:b/>
          <w:lang w:val="en-US"/>
        </w:rPr>
      </w:pPr>
      <w:r w:rsidRPr="000B3B99">
        <w:rPr>
          <w:b/>
          <w:lang w:val="en-US"/>
        </w:rPr>
        <w:t>Question:</w:t>
      </w:r>
    </w:p>
    <w:p w14:paraId="4AF85969" w14:textId="77777777" w:rsidR="00E7099B" w:rsidRPr="001C220C" w:rsidRDefault="00E7099B" w:rsidP="00E7099B">
      <w:pPr>
        <w:pStyle w:val="PARAGRAPH"/>
        <w:rPr>
          <w:lang w:val="en-US"/>
        </w:rPr>
      </w:pPr>
      <w:r w:rsidRPr="001C220C">
        <w:rPr>
          <w:lang w:val="en-US"/>
        </w:rPr>
        <w:t>Are tools modeled as equipment or materials?</w:t>
      </w:r>
    </w:p>
    <w:p w14:paraId="348ADE19" w14:textId="77777777" w:rsidR="00E7099B" w:rsidRPr="000B3B99" w:rsidRDefault="00E7099B" w:rsidP="00E7099B">
      <w:pPr>
        <w:pStyle w:val="PARAGRAPH"/>
        <w:rPr>
          <w:b/>
          <w:lang w:val="en-US"/>
        </w:rPr>
      </w:pPr>
      <w:r w:rsidRPr="000B3B99">
        <w:rPr>
          <w:b/>
          <w:lang w:val="en-US"/>
        </w:rPr>
        <w:t>Answer:</w:t>
      </w:r>
    </w:p>
    <w:p w14:paraId="4E772D76" w14:textId="21A7FB1C" w:rsidR="00E7099B" w:rsidRDefault="00E7099B" w:rsidP="00E7099B">
      <w:pPr>
        <w:pStyle w:val="PARAGRAPH"/>
        <w:rPr>
          <w:lang w:val="en-US"/>
        </w:rPr>
      </w:pPr>
      <w:r w:rsidRPr="001C220C">
        <w:rPr>
          <w:lang w:val="en-US"/>
        </w:rPr>
        <w:t xml:space="preserve">Depending on the purpose of the tool, a tool can be modelled as either </w:t>
      </w:r>
      <w:r w:rsidRPr="00204564">
        <w:rPr>
          <w:i/>
          <w:lang w:val="en-US"/>
        </w:rPr>
        <w:t>equipment</w:t>
      </w:r>
      <w:r w:rsidRPr="001C220C">
        <w:rPr>
          <w:lang w:val="en-US"/>
        </w:rPr>
        <w:t xml:space="preserve"> or as </w:t>
      </w:r>
      <w:r w:rsidRPr="00204564">
        <w:rPr>
          <w:i/>
          <w:lang w:val="en-US"/>
        </w:rPr>
        <w:t>material</w:t>
      </w:r>
      <w:r w:rsidR="008558A5">
        <w:rPr>
          <w:lang w:val="en-US"/>
        </w:rPr>
        <w:t xml:space="preserve">. </w:t>
      </w:r>
      <w:r w:rsidR="003843DD" w:rsidRPr="001C220C">
        <w:rPr>
          <w:lang w:val="en-US"/>
        </w:rPr>
        <w:t>Tools</w:t>
      </w:r>
      <w:r w:rsidRPr="001C220C">
        <w:rPr>
          <w:lang w:val="en-US"/>
        </w:rPr>
        <w:t xml:space="preserve"> </w:t>
      </w:r>
      <w:r w:rsidR="00DE2E9A">
        <w:rPr>
          <w:lang w:val="en-US"/>
        </w:rPr>
        <w:t xml:space="preserve">can </w:t>
      </w:r>
      <w:r w:rsidRPr="001C220C">
        <w:rPr>
          <w:lang w:val="en-US"/>
        </w:rPr>
        <w:t>be used in different ways</w:t>
      </w:r>
      <w:r w:rsidR="00023EEE">
        <w:rPr>
          <w:lang w:val="en-US"/>
        </w:rPr>
        <w:t>;</w:t>
      </w:r>
      <w:r w:rsidRPr="001C220C">
        <w:rPr>
          <w:lang w:val="en-US"/>
        </w:rPr>
        <w:t xml:space="preserve"> for example</w:t>
      </w:r>
      <w:r w:rsidR="00023EEE">
        <w:rPr>
          <w:lang w:val="en-US"/>
        </w:rPr>
        <w:t>,</w:t>
      </w:r>
      <w:r w:rsidRPr="001C220C">
        <w:rPr>
          <w:lang w:val="en-US"/>
        </w:rPr>
        <w:t xml:space="preserve"> tools used in the process of manufacturing versus tools included in the assembly of the product</w:t>
      </w:r>
      <w:r w:rsidR="008558A5">
        <w:rPr>
          <w:lang w:val="en-US"/>
        </w:rPr>
        <w:t xml:space="preserve">. </w:t>
      </w:r>
      <w:r w:rsidR="003843DD" w:rsidRPr="001C220C">
        <w:rPr>
          <w:lang w:val="en-US"/>
        </w:rPr>
        <w:t xml:space="preserve">Tools that </w:t>
      </w:r>
      <w:r w:rsidRPr="001C220C">
        <w:rPr>
          <w:lang w:val="en-US"/>
        </w:rPr>
        <w:t xml:space="preserve">can be </w:t>
      </w:r>
      <w:r w:rsidR="003843DD" w:rsidRPr="001C220C">
        <w:rPr>
          <w:lang w:val="en-US"/>
        </w:rPr>
        <w:t xml:space="preserve">consumed or </w:t>
      </w:r>
      <w:r w:rsidR="000A4890">
        <w:rPr>
          <w:lang w:val="en-US"/>
        </w:rPr>
        <w:t xml:space="preserve">need to </w:t>
      </w:r>
      <w:r w:rsidR="003843DD" w:rsidRPr="001C220C">
        <w:rPr>
          <w:lang w:val="en-US"/>
        </w:rPr>
        <w:t xml:space="preserve">be lot traceable would be modelled as </w:t>
      </w:r>
      <w:r w:rsidR="003843DD" w:rsidRPr="00204564">
        <w:rPr>
          <w:i/>
          <w:lang w:val="en-US"/>
        </w:rPr>
        <w:t>material</w:t>
      </w:r>
      <w:r w:rsidR="003843DD" w:rsidRPr="001C220C">
        <w:rPr>
          <w:lang w:val="en-US"/>
        </w:rPr>
        <w:t xml:space="preserve">. Other tools could be modelled as </w:t>
      </w:r>
      <w:r w:rsidR="003843DD" w:rsidRPr="00204564">
        <w:rPr>
          <w:i/>
          <w:lang w:val="en-US"/>
        </w:rPr>
        <w:t>equipment</w:t>
      </w:r>
      <w:r w:rsidR="003843DD" w:rsidRPr="001C220C">
        <w:rPr>
          <w:lang w:val="en-US"/>
        </w:rPr>
        <w:t xml:space="preserve">. </w:t>
      </w:r>
      <w:r w:rsidRPr="001C220C">
        <w:rPr>
          <w:lang w:val="en-US"/>
        </w:rPr>
        <w:t>Some examples</w:t>
      </w:r>
      <w:r w:rsidR="00AA61FA">
        <w:rPr>
          <w:lang w:val="en-US"/>
        </w:rPr>
        <w:t xml:space="preserve"> are shown in Table </w:t>
      </w:r>
      <w:r w:rsidR="00844BCB">
        <w:rPr>
          <w:lang w:val="en-US"/>
        </w:rPr>
        <w:t>E</w:t>
      </w:r>
      <w:r w:rsidR="00AA61FA">
        <w:rPr>
          <w:lang w:val="en-US"/>
        </w:rPr>
        <w:t>.</w:t>
      </w:r>
      <w:r w:rsidR="00A45952">
        <w:rPr>
          <w:lang w:val="en-US"/>
        </w:rPr>
        <w:t>2</w:t>
      </w:r>
      <w:r w:rsidRPr="001C220C">
        <w:rPr>
          <w:lang w:val="en-US"/>
        </w:rPr>
        <w:t>:</w:t>
      </w:r>
    </w:p>
    <w:p w14:paraId="4D17F38A" w14:textId="02F58759" w:rsidR="00A45952" w:rsidRPr="001C220C" w:rsidRDefault="00AA61FA" w:rsidP="00AA61FA">
      <w:pPr>
        <w:pStyle w:val="TABLE-title"/>
        <w:rPr>
          <w:lang w:val="en-US"/>
        </w:rPr>
      </w:pPr>
      <w:bookmarkStart w:id="21423" w:name="_Toc320178504"/>
      <w:bookmarkStart w:id="21424" w:name="_Toc478492547"/>
      <w:r>
        <w:rPr>
          <w:lang w:val="en-US"/>
        </w:rPr>
        <w:t xml:space="preserve">Table </w:t>
      </w:r>
      <w:r w:rsidR="00844BCB">
        <w:rPr>
          <w:lang w:val="en-US"/>
        </w:rPr>
        <w:t>E</w:t>
      </w:r>
      <w:r>
        <w:rPr>
          <w:lang w:val="en-US"/>
        </w:rPr>
        <w:t>.</w:t>
      </w:r>
      <w:r w:rsidR="00A45952">
        <w:rPr>
          <w:lang w:val="en-US"/>
        </w:rPr>
        <w:t>2</w:t>
      </w:r>
      <w:r w:rsidR="00A45952" w:rsidRPr="001C220C">
        <w:rPr>
          <w:lang w:val="en-US"/>
        </w:rPr>
        <w:t xml:space="preserve"> </w:t>
      </w:r>
      <w:r>
        <w:rPr>
          <w:lang w:val="en-US"/>
        </w:rPr>
        <w:t xml:space="preserve">– </w:t>
      </w:r>
      <w:r w:rsidR="00A45952">
        <w:rPr>
          <w:lang w:val="en-US"/>
        </w:rPr>
        <w:t>Examples of materials and equipment</w:t>
      </w:r>
      <w:bookmarkEnd w:id="21423"/>
      <w:bookmarkEnd w:id="21424"/>
    </w:p>
    <w:tbl>
      <w:tblPr>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000" w:firstRow="0" w:lastRow="0" w:firstColumn="0" w:lastColumn="0" w:noHBand="0" w:noVBand="0"/>
      </w:tblPr>
      <w:tblGrid>
        <w:gridCol w:w="4420"/>
        <w:gridCol w:w="4524"/>
      </w:tblGrid>
      <w:tr w:rsidR="00E7099B" w:rsidRPr="001C220C" w14:paraId="151B9C66" w14:textId="77777777" w:rsidTr="00B1623D">
        <w:tc>
          <w:tcPr>
            <w:tcW w:w="4498" w:type="dxa"/>
            <w:tcMar>
              <w:top w:w="0" w:type="dxa"/>
              <w:left w:w="108" w:type="dxa"/>
              <w:bottom w:w="0" w:type="dxa"/>
              <w:right w:w="108" w:type="dxa"/>
            </w:tcMar>
          </w:tcPr>
          <w:p w14:paraId="2AE6CFA6" w14:textId="77777777" w:rsidR="00E7099B" w:rsidRPr="001C220C" w:rsidRDefault="00E7099B" w:rsidP="00AA61FA">
            <w:pPr>
              <w:pStyle w:val="TABLE-col-heading"/>
              <w:rPr>
                <w:lang w:val="en-US" w:eastAsia="nl-NL"/>
              </w:rPr>
            </w:pPr>
            <w:r w:rsidRPr="001C220C">
              <w:rPr>
                <w:lang w:val="en-US" w:eastAsia="nl-NL"/>
              </w:rPr>
              <w:t>Equipment</w:t>
            </w:r>
          </w:p>
        </w:tc>
        <w:tc>
          <w:tcPr>
            <w:tcW w:w="4606" w:type="dxa"/>
            <w:tcMar>
              <w:top w:w="0" w:type="dxa"/>
              <w:left w:w="108" w:type="dxa"/>
              <w:bottom w:w="0" w:type="dxa"/>
              <w:right w:w="108" w:type="dxa"/>
            </w:tcMar>
          </w:tcPr>
          <w:p w14:paraId="73B8D6F6" w14:textId="77777777" w:rsidR="00E7099B" w:rsidRPr="001C220C" w:rsidRDefault="00E7099B" w:rsidP="00AA61FA">
            <w:pPr>
              <w:pStyle w:val="TABLE-col-heading"/>
              <w:rPr>
                <w:lang w:val="en-US" w:eastAsia="nl-NL"/>
              </w:rPr>
            </w:pPr>
            <w:r w:rsidRPr="001C220C">
              <w:rPr>
                <w:lang w:val="en-US" w:eastAsia="nl-NL"/>
              </w:rPr>
              <w:t>Material</w:t>
            </w:r>
          </w:p>
        </w:tc>
      </w:tr>
      <w:tr w:rsidR="00E7099B" w:rsidRPr="001C220C" w14:paraId="636B9B76" w14:textId="77777777" w:rsidTr="00B1623D">
        <w:tc>
          <w:tcPr>
            <w:tcW w:w="4498" w:type="dxa"/>
            <w:tcMar>
              <w:top w:w="0" w:type="dxa"/>
              <w:left w:w="108" w:type="dxa"/>
              <w:bottom w:w="0" w:type="dxa"/>
              <w:right w:w="108" w:type="dxa"/>
            </w:tcMar>
          </w:tcPr>
          <w:p w14:paraId="5F4BA070" w14:textId="77777777" w:rsidR="00E7099B" w:rsidRPr="001C220C" w:rsidRDefault="00E7099B" w:rsidP="00AA61FA">
            <w:pPr>
              <w:pStyle w:val="TABLE-cell"/>
              <w:rPr>
                <w:lang w:val="en-US" w:eastAsia="nl-NL"/>
              </w:rPr>
            </w:pPr>
            <w:r w:rsidRPr="001C220C">
              <w:rPr>
                <w:lang w:val="en-US" w:eastAsia="nl-NL"/>
              </w:rPr>
              <w:t>Electric drill</w:t>
            </w:r>
          </w:p>
        </w:tc>
        <w:tc>
          <w:tcPr>
            <w:tcW w:w="4606" w:type="dxa"/>
            <w:tcMar>
              <w:top w:w="0" w:type="dxa"/>
              <w:left w:w="108" w:type="dxa"/>
              <w:bottom w:w="0" w:type="dxa"/>
              <w:right w:w="108" w:type="dxa"/>
            </w:tcMar>
          </w:tcPr>
          <w:p w14:paraId="7356C90B" w14:textId="77777777" w:rsidR="00E7099B" w:rsidRPr="001C220C" w:rsidRDefault="00E7099B" w:rsidP="00AA61FA">
            <w:pPr>
              <w:pStyle w:val="TABLE-cell"/>
              <w:rPr>
                <w:lang w:val="en-US" w:eastAsia="nl-NL"/>
              </w:rPr>
            </w:pPr>
            <w:r w:rsidRPr="001C220C">
              <w:rPr>
                <w:lang w:val="en-US" w:eastAsia="nl-NL"/>
              </w:rPr>
              <w:t>Bit</w:t>
            </w:r>
          </w:p>
        </w:tc>
      </w:tr>
      <w:tr w:rsidR="00E7099B" w:rsidRPr="001C220C" w14:paraId="1DBD0AE9" w14:textId="77777777" w:rsidTr="00B1623D">
        <w:tc>
          <w:tcPr>
            <w:tcW w:w="4498" w:type="dxa"/>
            <w:tcMar>
              <w:top w:w="0" w:type="dxa"/>
              <w:left w:w="108" w:type="dxa"/>
              <w:bottom w:w="0" w:type="dxa"/>
              <w:right w:w="108" w:type="dxa"/>
            </w:tcMar>
          </w:tcPr>
          <w:p w14:paraId="3237F06F" w14:textId="77777777" w:rsidR="00E7099B" w:rsidRPr="001C220C" w:rsidRDefault="00E7099B" w:rsidP="00AA61FA">
            <w:pPr>
              <w:pStyle w:val="TABLE-cell"/>
              <w:rPr>
                <w:lang w:val="en-US" w:eastAsia="nl-NL"/>
              </w:rPr>
            </w:pPr>
            <w:r w:rsidRPr="001C220C">
              <w:rPr>
                <w:lang w:val="en-US" w:eastAsia="nl-NL"/>
              </w:rPr>
              <w:t>Sanding machine</w:t>
            </w:r>
          </w:p>
        </w:tc>
        <w:tc>
          <w:tcPr>
            <w:tcW w:w="4606" w:type="dxa"/>
            <w:tcMar>
              <w:top w:w="0" w:type="dxa"/>
              <w:left w:w="108" w:type="dxa"/>
              <w:bottom w:w="0" w:type="dxa"/>
              <w:right w:w="108" w:type="dxa"/>
            </w:tcMar>
          </w:tcPr>
          <w:p w14:paraId="270FA1C0" w14:textId="77777777" w:rsidR="00E7099B" w:rsidRPr="001C220C" w:rsidRDefault="00E7099B" w:rsidP="00AA61FA">
            <w:pPr>
              <w:pStyle w:val="TABLE-cell"/>
              <w:rPr>
                <w:lang w:val="en-US" w:eastAsia="nl-NL"/>
              </w:rPr>
            </w:pPr>
            <w:r w:rsidRPr="001C220C">
              <w:rPr>
                <w:lang w:val="en-US" w:eastAsia="nl-NL"/>
              </w:rPr>
              <w:t>Sandpaper</w:t>
            </w:r>
          </w:p>
        </w:tc>
      </w:tr>
      <w:tr w:rsidR="00E7099B" w:rsidRPr="001C220C" w14:paraId="434FD2C6" w14:textId="77777777" w:rsidTr="00B1623D">
        <w:tc>
          <w:tcPr>
            <w:tcW w:w="4498" w:type="dxa"/>
            <w:tcMar>
              <w:top w:w="0" w:type="dxa"/>
              <w:left w:w="108" w:type="dxa"/>
              <w:bottom w:w="0" w:type="dxa"/>
              <w:right w:w="108" w:type="dxa"/>
            </w:tcMar>
          </w:tcPr>
          <w:p w14:paraId="78583D0C" w14:textId="77777777" w:rsidR="00E7099B" w:rsidRPr="001C220C" w:rsidRDefault="00E7099B" w:rsidP="00AA61FA">
            <w:pPr>
              <w:pStyle w:val="TABLE-cell"/>
              <w:rPr>
                <w:lang w:val="en-US" w:eastAsia="nl-NL"/>
              </w:rPr>
            </w:pPr>
            <w:r w:rsidRPr="001C220C">
              <w:rPr>
                <w:lang w:val="en-US" w:eastAsia="nl-NL"/>
              </w:rPr>
              <w:t>Screw driver</w:t>
            </w:r>
          </w:p>
        </w:tc>
        <w:tc>
          <w:tcPr>
            <w:tcW w:w="4606" w:type="dxa"/>
            <w:tcMar>
              <w:top w:w="0" w:type="dxa"/>
              <w:left w:w="108" w:type="dxa"/>
              <w:bottom w:w="0" w:type="dxa"/>
              <w:right w:w="108" w:type="dxa"/>
            </w:tcMar>
          </w:tcPr>
          <w:p w14:paraId="6C2ADC3C" w14:textId="77777777" w:rsidR="00E7099B" w:rsidRPr="001C220C" w:rsidRDefault="00E7099B" w:rsidP="00AA61FA">
            <w:pPr>
              <w:pStyle w:val="TABLE-cell"/>
              <w:rPr>
                <w:lang w:val="en-US" w:eastAsia="nl-NL"/>
              </w:rPr>
            </w:pPr>
            <w:r w:rsidRPr="001C220C">
              <w:rPr>
                <w:lang w:val="en-US" w:eastAsia="nl-NL"/>
              </w:rPr>
              <w:t>Screw</w:t>
            </w:r>
          </w:p>
        </w:tc>
      </w:tr>
      <w:tr w:rsidR="00E7099B" w:rsidRPr="001C220C" w14:paraId="636A18A2" w14:textId="77777777" w:rsidTr="00B1623D">
        <w:tc>
          <w:tcPr>
            <w:tcW w:w="4498" w:type="dxa"/>
            <w:tcMar>
              <w:top w:w="0" w:type="dxa"/>
              <w:left w:w="108" w:type="dxa"/>
              <w:bottom w:w="0" w:type="dxa"/>
              <w:right w:w="108" w:type="dxa"/>
            </w:tcMar>
          </w:tcPr>
          <w:p w14:paraId="6855BBD6" w14:textId="77777777" w:rsidR="00E7099B" w:rsidRPr="001C220C" w:rsidRDefault="00E7099B" w:rsidP="00AA61FA">
            <w:pPr>
              <w:pStyle w:val="TABLE-cell"/>
              <w:rPr>
                <w:lang w:val="en-US" w:eastAsia="nl-NL"/>
              </w:rPr>
            </w:pPr>
            <w:r w:rsidRPr="001C220C">
              <w:rPr>
                <w:lang w:val="en-US" w:eastAsia="nl-NL"/>
              </w:rPr>
              <w:t>Hammer</w:t>
            </w:r>
          </w:p>
        </w:tc>
        <w:tc>
          <w:tcPr>
            <w:tcW w:w="4606" w:type="dxa"/>
            <w:tcMar>
              <w:top w:w="0" w:type="dxa"/>
              <w:left w:w="108" w:type="dxa"/>
              <w:bottom w:w="0" w:type="dxa"/>
              <w:right w:w="108" w:type="dxa"/>
            </w:tcMar>
          </w:tcPr>
          <w:p w14:paraId="3C13ECA4" w14:textId="77777777" w:rsidR="00E7099B" w:rsidRPr="001C220C" w:rsidRDefault="00E7099B" w:rsidP="00AA61FA">
            <w:pPr>
              <w:pStyle w:val="TABLE-cell"/>
              <w:rPr>
                <w:lang w:val="en-US" w:eastAsia="nl-NL"/>
              </w:rPr>
            </w:pPr>
            <w:r w:rsidRPr="001C220C">
              <w:rPr>
                <w:lang w:val="en-US" w:eastAsia="nl-NL"/>
              </w:rPr>
              <w:t>Nail</w:t>
            </w:r>
          </w:p>
        </w:tc>
      </w:tr>
    </w:tbl>
    <w:p w14:paraId="783FDC82" w14:textId="77777777" w:rsidR="00E7099B" w:rsidRPr="001C220C" w:rsidRDefault="00E7099B" w:rsidP="00E7099B">
      <w:pPr>
        <w:rPr>
          <w:lang w:val="en-US"/>
        </w:rPr>
      </w:pPr>
    </w:p>
    <w:p w14:paraId="44FB6961" w14:textId="77777777" w:rsidR="00E7099B" w:rsidRPr="001C220C" w:rsidRDefault="00E7099B" w:rsidP="00682689">
      <w:pPr>
        <w:pStyle w:val="ANNEX-heading1"/>
      </w:pPr>
      <w:bookmarkStart w:id="21425" w:name="_Toc478492277"/>
      <w:r w:rsidRPr="001C220C">
        <w:t>What is equipment and what is a physical asset</w:t>
      </w:r>
      <w:r w:rsidR="00134063">
        <w:t>?</w:t>
      </w:r>
      <w:bookmarkEnd w:id="21425"/>
    </w:p>
    <w:p w14:paraId="7C067558" w14:textId="77777777" w:rsidR="00E7099B" w:rsidRPr="000B3B99" w:rsidRDefault="00E7099B" w:rsidP="00E7099B">
      <w:pPr>
        <w:pStyle w:val="PARAGRAPH"/>
        <w:rPr>
          <w:b/>
          <w:lang w:val="en-US"/>
        </w:rPr>
      </w:pPr>
      <w:r w:rsidRPr="000B3B99">
        <w:rPr>
          <w:b/>
          <w:lang w:val="en-US"/>
        </w:rPr>
        <w:t>Question:</w:t>
      </w:r>
    </w:p>
    <w:p w14:paraId="1ED09945" w14:textId="77777777" w:rsidR="00E7099B" w:rsidRPr="001C220C" w:rsidRDefault="00E7099B" w:rsidP="00E7099B">
      <w:pPr>
        <w:pStyle w:val="PARAGRAPH"/>
        <w:rPr>
          <w:lang w:val="en-US"/>
        </w:rPr>
      </w:pPr>
      <w:r w:rsidRPr="001C220C">
        <w:rPr>
          <w:lang w:val="en-US"/>
        </w:rPr>
        <w:t>Does there need to be a one</w:t>
      </w:r>
      <w:r w:rsidR="00134063">
        <w:rPr>
          <w:lang w:val="en-US"/>
        </w:rPr>
        <w:t>-</w:t>
      </w:r>
      <w:r w:rsidRPr="001C220C">
        <w:rPr>
          <w:lang w:val="en-US"/>
        </w:rPr>
        <w:t xml:space="preserve">to-one relationship between </w:t>
      </w:r>
      <w:r w:rsidRPr="00204564">
        <w:rPr>
          <w:i/>
          <w:lang w:val="en-US"/>
        </w:rPr>
        <w:t>physical asset</w:t>
      </w:r>
      <w:r w:rsidRPr="001C220C">
        <w:rPr>
          <w:lang w:val="en-US"/>
        </w:rPr>
        <w:t xml:space="preserve"> and </w:t>
      </w:r>
      <w:r w:rsidRPr="00204564">
        <w:rPr>
          <w:i/>
          <w:lang w:val="en-US"/>
        </w:rPr>
        <w:t>equipment</w:t>
      </w:r>
      <w:r w:rsidRPr="001C220C">
        <w:rPr>
          <w:lang w:val="en-US"/>
        </w:rPr>
        <w:t>?</w:t>
      </w:r>
    </w:p>
    <w:p w14:paraId="4394BFE9" w14:textId="77777777" w:rsidR="00E7099B" w:rsidRPr="000B3B99" w:rsidRDefault="00E7099B" w:rsidP="00E7099B">
      <w:pPr>
        <w:pStyle w:val="PARAGRAPH"/>
        <w:rPr>
          <w:b/>
          <w:lang w:val="en-US"/>
        </w:rPr>
      </w:pPr>
      <w:r w:rsidRPr="000B3B99">
        <w:rPr>
          <w:b/>
          <w:lang w:val="en-US"/>
        </w:rPr>
        <w:t>Answer:</w:t>
      </w:r>
    </w:p>
    <w:p w14:paraId="3C93314D" w14:textId="18683060" w:rsidR="00E7099B" w:rsidRDefault="00E7099B" w:rsidP="00E7099B">
      <w:pPr>
        <w:pStyle w:val="PARAGRAPH"/>
        <w:rPr>
          <w:lang w:val="en-US"/>
        </w:rPr>
      </w:pPr>
      <w:r w:rsidRPr="001C220C">
        <w:rPr>
          <w:lang w:val="en-US"/>
        </w:rPr>
        <w:t>There are cases of one</w:t>
      </w:r>
      <w:r w:rsidR="00260EFE">
        <w:rPr>
          <w:lang w:val="en-US"/>
        </w:rPr>
        <w:t>-</w:t>
      </w:r>
      <w:r w:rsidRPr="001C220C">
        <w:rPr>
          <w:lang w:val="en-US"/>
        </w:rPr>
        <w:t xml:space="preserve">to-one relationships, and one-to-many relationships in each direction. One item that is scheduled as a single piece of </w:t>
      </w:r>
      <w:r w:rsidRPr="00204564">
        <w:rPr>
          <w:i/>
          <w:lang w:val="en-US"/>
        </w:rPr>
        <w:t>equipment</w:t>
      </w:r>
      <w:r w:rsidRPr="001C220C">
        <w:rPr>
          <w:lang w:val="en-US"/>
        </w:rPr>
        <w:t xml:space="preserve"> </w:t>
      </w:r>
      <w:r w:rsidR="00DE2E9A">
        <w:rPr>
          <w:lang w:val="en-US"/>
        </w:rPr>
        <w:t xml:space="preserve">can </w:t>
      </w:r>
      <w:r w:rsidRPr="001C220C">
        <w:rPr>
          <w:lang w:val="en-US"/>
        </w:rPr>
        <w:t xml:space="preserve">be tracked as multiple </w:t>
      </w:r>
      <w:r w:rsidRPr="00204564">
        <w:rPr>
          <w:i/>
          <w:lang w:val="en-US"/>
        </w:rPr>
        <w:t>physical assets</w:t>
      </w:r>
      <w:r w:rsidRPr="001C220C">
        <w:rPr>
          <w:lang w:val="en-US"/>
        </w:rPr>
        <w:t xml:space="preserve"> for maintenance purposes</w:t>
      </w:r>
      <w:r w:rsidR="008558A5">
        <w:rPr>
          <w:lang w:val="en-US"/>
        </w:rPr>
        <w:t xml:space="preserve">. </w:t>
      </w:r>
      <w:r w:rsidRPr="001C220C">
        <w:rPr>
          <w:lang w:val="en-US"/>
        </w:rPr>
        <w:t>Likewise</w:t>
      </w:r>
      <w:r w:rsidR="00023EEE">
        <w:rPr>
          <w:lang w:val="en-US"/>
        </w:rPr>
        <w:t>,</w:t>
      </w:r>
      <w:r w:rsidRPr="001C220C">
        <w:rPr>
          <w:lang w:val="en-US"/>
        </w:rPr>
        <w:t xml:space="preserve"> a single </w:t>
      </w:r>
      <w:r w:rsidRPr="00204564">
        <w:rPr>
          <w:i/>
          <w:lang w:val="en-US"/>
        </w:rPr>
        <w:t>physical asset</w:t>
      </w:r>
      <w:r w:rsidRPr="001C220C">
        <w:rPr>
          <w:lang w:val="en-US"/>
        </w:rPr>
        <w:t xml:space="preserve"> </w:t>
      </w:r>
      <w:r w:rsidR="00DE2E9A">
        <w:rPr>
          <w:lang w:val="en-US"/>
        </w:rPr>
        <w:t xml:space="preserve">can </w:t>
      </w:r>
      <w:r w:rsidRPr="001C220C">
        <w:rPr>
          <w:lang w:val="en-US"/>
        </w:rPr>
        <w:t xml:space="preserve">be scheduled as multiple pieces of </w:t>
      </w:r>
      <w:r w:rsidRPr="00204564">
        <w:rPr>
          <w:i/>
          <w:lang w:val="en-US"/>
        </w:rPr>
        <w:t>equipment</w:t>
      </w:r>
      <w:r w:rsidR="008558A5">
        <w:rPr>
          <w:lang w:val="en-US"/>
        </w:rPr>
        <w:t xml:space="preserve">. </w:t>
      </w:r>
      <w:r w:rsidRPr="001C220C">
        <w:rPr>
          <w:lang w:val="en-US"/>
        </w:rPr>
        <w:t>The relationship with these many to many roles is accomplished using the mapping of the role based equipment hierarchy to the physical asset hierarchy</w:t>
      </w:r>
      <w:r w:rsidR="008558A5">
        <w:rPr>
          <w:lang w:val="en-US"/>
        </w:rPr>
        <w:t xml:space="preserve">. </w:t>
      </w:r>
      <w:r w:rsidRPr="001C220C">
        <w:rPr>
          <w:lang w:val="en-US"/>
        </w:rPr>
        <w:t>One element in the equipment role hierarchy is a collection of assets in the physical asset hierarchy.</w:t>
      </w:r>
      <w:r w:rsidR="00AA61FA">
        <w:rPr>
          <w:lang w:val="en-US"/>
        </w:rPr>
        <w:t xml:space="preserve"> Examples are shown in Table </w:t>
      </w:r>
      <w:r w:rsidR="00844BCB">
        <w:rPr>
          <w:lang w:val="en-US"/>
        </w:rPr>
        <w:t>E</w:t>
      </w:r>
      <w:r w:rsidR="00AA61FA">
        <w:rPr>
          <w:lang w:val="en-US"/>
        </w:rPr>
        <w:t>.</w:t>
      </w:r>
      <w:r w:rsidR="00A45952">
        <w:rPr>
          <w:lang w:val="en-US"/>
        </w:rPr>
        <w:t xml:space="preserve">3. </w:t>
      </w:r>
    </w:p>
    <w:p w14:paraId="75D720C6" w14:textId="1C6459A8" w:rsidR="00A45952" w:rsidRPr="001C220C" w:rsidRDefault="00AA61FA" w:rsidP="00AA61FA">
      <w:pPr>
        <w:pStyle w:val="TABLE-title"/>
        <w:rPr>
          <w:lang w:val="en-US"/>
        </w:rPr>
      </w:pPr>
      <w:bookmarkStart w:id="21426" w:name="_Toc320178505"/>
      <w:bookmarkStart w:id="21427" w:name="_Toc478492548"/>
      <w:r>
        <w:rPr>
          <w:lang w:val="en-US"/>
        </w:rPr>
        <w:t xml:space="preserve">Table </w:t>
      </w:r>
      <w:r w:rsidR="00844BCB">
        <w:rPr>
          <w:lang w:val="en-US"/>
        </w:rPr>
        <w:t>E</w:t>
      </w:r>
      <w:r>
        <w:rPr>
          <w:lang w:val="en-US"/>
        </w:rPr>
        <w:t>.</w:t>
      </w:r>
      <w:r w:rsidR="00A45952">
        <w:rPr>
          <w:lang w:val="en-US"/>
        </w:rPr>
        <w:t>3</w:t>
      </w:r>
      <w:r w:rsidR="00A45952" w:rsidRPr="001C220C">
        <w:rPr>
          <w:lang w:val="en-US"/>
        </w:rPr>
        <w:t xml:space="preserve"> </w:t>
      </w:r>
      <w:r>
        <w:rPr>
          <w:lang w:val="en-US"/>
        </w:rPr>
        <w:t xml:space="preserve">– </w:t>
      </w:r>
      <w:r w:rsidR="00A45952">
        <w:rPr>
          <w:lang w:val="en-US"/>
        </w:rPr>
        <w:t xml:space="preserve">Equipment and </w:t>
      </w:r>
      <w:r w:rsidR="00D64D48">
        <w:rPr>
          <w:lang w:val="en-US"/>
        </w:rPr>
        <w:t>p</w:t>
      </w:r>
      <w:r w:rsidR="00A45952">
        <w:rPr>
          <w:lang w:val="en-US"/>
        </w:rPr>
        <w:t xml:space="preserve">hysical </w:t>
      </w:r>
      <w:r w:rsidR="00D64D48">
        <w:rPr>
          <w:lang w:val="en-US"/>
        </w:rPr>
        <w:t>a</w:t>
      </w:r>
      <w:r w:rsidR="00A45952">
        <w:rPr>
          <w:lang w:val="en-US"/>
        </w:rPr>
        <w:t>ssets</w:t>
      </w:r>
      <w:bookmarkEnd w:id="21426"/>
      <w:bookmarkEnd w:id="21427"/>
    </w:p>
    <w:tbl>
      <w:tblPr>
        <w:tblW w:w="9090" w:type="dxa"/>
        <w:tblInd w:w="108" w:type="dxa"/>
        <w:tblCellMar>
          <w:left w:w="0" w:type="dxa"/>
          <w:right w:w="0" w:type="dxa"/>
        </w:tblCellMar>
        <w:tblLook w:val="0000" w:firstRow="0" w:lastRow="0" w:firstColumn="0" w:lastColumn="0" w:noHBand="0" w:noVBand="0"/>
      </w:tblPr>
      <w:tblGrid>
        <w:gridCol w:w="3241"/>
        <w:gridCol w:w="3959"/>
        <w:gridCol w:w="1890"/>
      </w:tblGrid>
      <w:tr w:rsidR="00E7099B" w:rsidRPr="001C220C" w14:paraId="6132CF8B" w14:textId="77777777" w:rsidTr="00B1623D">
        <w:trPr>
          <w:tblHeader/>
        </w:trPr>
        <w:tc>
          <w:tcPr>
            <w:tcW w:w="324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91148E9" w14:textId="77777777" w:rsidR="00E7099B" w:rsidRPr="001C220C" w:rsidRDefault="00E7099B" w:rsidP="001602BD">
            <w:pPr>
              <w:pStyle w:val="TABLE-col-heading"/>
              <w:rPr>
                <w:lang w:val="en-US" w:eastAsia="nl-NL"/>
              </w:rPr>
            </w:pPr>
            <w:r w:rsidRPr="001C220C">
              <w:rPr>
                <w:lang w:val="en-US" w:eastAsia="nl-NL"/>
              </w:rPr>
              <w:t>Equipment</w:t>
            </w:r>
          </w:p>
        </w:tc>
        <w:tc>
          <w:tcPr>
            <w:tcW w:w="3959"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726EB97" w14:textId="77777777" w:rsidR="00E7099B" w:rsidRPr="001C220C" w:rsidRDefault="00E7099B" w:rsidP="001602BD">
            <w:pPr>
              <w:pStyle w:val="TABLE-col-heading"/>
              <w:rPr>
                <w:lang w:val="en-US" w:eastAsia="nl-NL"/>
              </w:rPr>
            </w:pPr>
            <w:r w:rsidRPr="001C220C">
              <w:rPr>
                <w:lang w:val="en-US" w:eastAsia="nl-NL"/>
              </w:rPr>
              <w:t xml:space="preserve">Physical </w:t>
            </w:r>
            <w:r w:rsidR="00E32449">
              <w:rPr>
                <w:lang w:val="en-US" w:eastAsia="nl-NL"/>
              </w:rPr>
              <w:t>a</w:t>
            </w:r>
            <w:r w:rsidRPr="001C220C">
              <w:rPr>
                <w:lang w:val="en-US" w:eastAsia="nl-NL"/>
              </w:rPr>
              <w:t>sset</w:t>
            </w:r>
          </w:p>
        </w:tc>
        <w:tc>
          <w:tcPr>
            <w:tcW w:w="1890" w:type="dxa"/>
            <w:tcBorders>
              <w:top w:val="single" w:sz="8" w:space="0" w:color="auto"/>
              <w:left w:val="nil"/>
              <w:bottom w:val="single" w:sz="8" w:space="0" w:color="auto"/>
              <w:right w:val="single" w:sz="8" w:space="0" w:color="auto"/>
            </w:tcBorders>
          </w:tcPr>
          <w:p w14:paraId="7B28A444" w14:textId="77777777" w:rsidR="00E7099B" w:rsidRPr="001C220C" w:rsidRDefault="00E7099B" w:rsidP="001602BD">
            <w:pPr>
              <w:pStyle w:val="TABLE-col-heading"/>
              <w:rPr>
                <w:lang w:val="en-US" w:eastAsia="nl-NL"/>
              </w:rPr>
            </w:pPr>
            <w:r w:rsidRPr="001C220C">
              <w:rPr>
                <w:lang w:val="en-US" w:eastAsia="nl-NL"/>
              </w:rPr>
              <w:t>Relationship</w:t>
            </w:r>
          </w:p>
        </w:tc>
      </w:tr>
      <w:tr w:rsidR="00E7099B" w:rsidRPr="001C220C" w14:paraId="69842EB4" w14:textId="77777777" w:rsidTr="00B1623D">
        <w:tc>
          <w:tcPr>
            <w:tcW w:w="3241"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7550F7A9" w14:textId="77777777" w:rsidR="00E7099B" w:rsidRPr="001C220C" w:rsidRDefault="00E7099B" w:rsidP="001602BD">
            <w:pPr>
              <w:pStyle w:val="TABLE-cell"/>
              <w:rPr>
                <w:lang w:val="en-US" w:eastAsia="nl-NL"/>
              </w:rPr>
            </w:pPr>
            <w:r w:rsidRPr="001C220C">
              <w:rPr>
                <w:lang w:val="en-US" w:eastAsia="nl-NL"/>
              </w:rPr>
              <w:t>TT-101 (temperature sensor)</w:t>
            </w:r>
          </w:p>
        </w:tc>
        <w:tc>
          <w:tcPr>
            <w:tcW w:w="3959" w:type="dxa"/>
            <w:tcBorders>
              <w:top w:val="nil"/>
              <w:left w:val="nil"/>
              <w:bottom w:val="single" w:sz="8" w:space="0" w:color="auto"/>
              <w:right w:val="single" w:sz="8" w:space="0" w:color="auto"/>
            </w:tcBorders>
            <w:tcMar>
              <w:top w:w="0" w:type="dxa"/>
              <w:left w:w="108" w:type="dxa"/>
              <w:bottom w:w="0" w:type="dxa"/>
              <w:right w:w="108" w:type="dxa"/>
            </w:tcMar>
          </w:tcPr>
          <w:p w14:paraId="3E3A0B60" w14:textId="77777777" w:rsidR="00E7099B" w:rsidRPr="001C220C" w:rsidRDefault="00E7099B" w:rsidP="001602BD">
            <w:pPr>
              <w:pStyle w:val="TABLE-cell"/>
              <w:rPr>
                <w:lang w:val="en-US" w:eastAsia="nl-NL"/>
              </w:rPr>
            </w:pPr>
            <w:r w:rsidRPr="001C220C">
              <w:rPr>
                <w:lang w:val="en-US" w:eastAsia="nl-NL"/>
              </w:rPr>
              <w:t>1212-RTD-R21 (temperature probe)</w:t>
            </w:r>
          </w:p>
        </w:tc>
        <w:tc>
          <w:tcPr>
            <w:tcW w:w="1890" w:type="dxa"/>
            <w:tcBorders>
              <w:top w:val="nil"/>
              <w:left w:val="nil"/>
              <w:bottom w:val="single" w:sz="8" w:space="0" w:color="auto"/>
              <w:right w:val="single" w:sz="8" w:space="0" w:color="auto"/>
            </w:tcBorders>
          </w:tcPr>
          <w:p w14:paraId="53D33AD0" w14:textId="77777777" w:rsidR="00E7099B" w:rsidRPr="001C220C" w:rsidRDefault="00E7099B" w:rsidP="001602BD">
            <w:pPr>
              <w:pStyle w:val="TABLE-cell"/>
              <w:jc w:val="center"/>
              <w:rPr>
                <w:lang w:val="en-US" w:eastAsia="nl-NL"/>
              </w:rPr>
            </w:pPr>
            <w:r w:rsidRPr="001C220C">
              <w:rPr>
                <w:lang w:val="en-US" w:eastAsia="nl-NL"/>
              </w:rPr>
              <w:t>1 to 1</w:t>
            </w:r>
          </w:p>
        </w:tc>
      </w:tr>
      <w:tr w:rsidR="00E7099B" w:rsidRPr="001C220C" w14:paraId="72868F53" w14:textId="77777777" w:rsidTr="00B1623D">
        <w:tc>
          <w:tcPr>
            <w:tcW w:w="3241"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F0093DF" w14:textId="77777777" w:rsidR="00E7099B" w:rsidRPr="001C220C" w:rsidRDefault="00E7099B" w:rsidP="001602BD">
            <w:pPr>
              <w:pStyle w:val="TABLE-cell"/>
              <w:rPr>
                <w:lang w:val="en-US" w:eastAsia="nl-NL"/>
              </w:rPr>
            </w:pPr>
            <w:r w:rsidRPr="001C220C">
              <w:rPr>
                <w:lang w:val="en-US" w:eastAsia="nl-NL"/>
              </w:rPr>
              <w:t>P-1000 (palletizer)</w:t>
            </w:r>
          </w:p>
        </w:tc>
        <w:tc>
          <w:tcPr>
            <w:tcW w:w="3959" w:type="dxa"/>
            <w:tcBorders>
              <w:top w:val="nil"/>
              <w:left w:val="nil"/>
              <w:bottom w:val="single" w:sz="8" w:space="0" w:color="auto"/>
              <w:right w:val="single" w:sz="8" w:space="0" w:color="auto"/>
            </w:tcBorders>
            <w:tcMar>
              <w:top w:w="0" w:type="dxa"/>
              <w:left w:w="108" w:type="dxa"/>
              <w:bottom w:w="0" w:type="dxa"/>
              <w:right w:w="108" w:type="dxa"/>
            </w:tcMar>
          </w:tcPr>
          <w:p w14:paraId="24359BBE" w14:textId="77777777" w:rsidR="00E7099B" w:rsidRPr="001C220C" w:rsidRDefault="00E7099B" w:rsidP="001602BD">
            <w:pPr>
              <w:pStyle w:val="TABLE-cell"/>
              <w:rPr>
                <w:lang w:val="en-US" w:eastAsia="nl-NL"/>
              </w:rPr>
            </w:pPr>
            <w:r w:rsidRPr="001C220C">
              <w:rPr>
                <w:lang w:val="en-US" w:eastAsia="nl-NL"/>
              </w:rPr>
              <w:t>Robot</w:t>
            </w:r>
          </w:p>
          <w:p w14:paraId="37A497AC" w14:textId="58717CD6" w:rsidR="00E7099B" w:rsidRPr="001C220C" w:rsidRDefault="00E6366E" w:rsidP="001602BD">
            <w:pPr>
              <w:pStyle w:val="TABLE-cell"/>
              <w:rPr>
                <w:lang w:val="en-US" w:eastAsia="nl-NL"/>
              </w:rPr>
            </w:pPr>
            <w:r w:rsidRPr="001C220C">
              <w:rPr>
                <w:lang w:val="en-US" w:eastAsia="nl-NL"/>
              </w:rPr>
              <w:t>Labeler</w:t>
            </w:r>
          </w:p>
          <w:p w14:paraId="405B7E8C" w14:textId="77777777" w:rsidR="00E7099B" w:rsidRPr="001C220C" w:rsidRDefault="00E7099B" w:rsidP="001602BD">
            <w:pPr>
              <w:pStyle w:val="TABLE-cell"/>
              <w:rPr>
                <w:lang w:val="en-US" w:eastAsia="nl-NL"/>
              </w:rPr>
            </w:pPr>
            <w:r w:rsidRPr="001C220C">
              <w:rPr>
                <w:lang w:val="en-US" w:eastAsia="nl-NL"/>
              </w:rPr>
              <w:t>Bar code verifier / scanner</w:t>
            </w:r>
          </w:p>
          <w:p w14:paraId="11128B44" w14:textId="77777777" w:rsidR="00E7099B" w:rsidRPr="001C220C" w:rsidRDefault="00E7099B" w:rsidP="001602BD">
            <w:pPr>
              <w:pStyle w:val="TABLE-cell"/>
              <w:rPr>
                <w:lang w:val="en-US" w:eastAsia="nl-NL"/>
              </w:rPr>
            </w:pPr>
            <w:r w:rsidRPr="001C220C">
              <w:rPr>
                <w:lang w:val="en-US" w:eastAsia="nl-NL"/>
              </w:rPr>
              <w:t>Conveyer</w:t>
            </w:r>
          </w:p>
          <w:p w14:paraId="0F757158" w14:textId="77777777" w:rsidR="00E7099B" w:rsidRPr="001C220C" w:rsidRDefault="00E7099B" w:rsidP="001602BD">
            <w:pPr>
              <w:pStyle w:val="TABLE-cell"/>
              <w:rPr>
                <w:lang w:val="en-US" w:eastAsia="nl-NL"/>
              </w:rPr>
            </w:pPr>
            <w:r w:rsidRPr="001C220C">
              <w:rPr>
                <w:lang w:val="en-US" w:eastAsia="nl-NL"/>
              </w:rPr>
              <w:t>Servo Motor</w:t>
            </w:r>
          </w:p>
        </w:tc>
        <w:tc>
          <w:tcPr>
            <w:tcW w:w="1890" w:type="dxa"/>
            <w:tcBorders>
              <w:top w:val="nil"/>
              <w:left w:val="nil"/>
              <w:bottom w:val="single" w:sz="8" w:space="0" w:color="auto"/>
              <w:right w:val="single" w:sz="8" w:space="0" w:color="auto"/>
            </w:tcBorders>
          </w:tcPr>
          <w:p w14:paraId="2789F4F1" w14:textId="77777777" w:rsidR="00E7099B" w:rsidRPr="001C220C" w:rsidRDefault="00E7099B" w:rsidP="001602BD">
            <w:pPr>
              <w:pStyle w:val="TABLE-cell"/>
              <w:jc w:val="center"/>
              <w:rPr>
                <w:lang w:val="en-US" w:eastAsia="nl-NL"/>
              </w:rPr>
            </w:pPr>
            <w:r w:rsidRPr="001C220C">
              <w:rPr>
                <w:lang w:val="en-US" w:eastAsia="nl-NL"/>
              </w:rPr>
              <w:t>1 to 4</w:t>
            </w:r>
          </w:p>
        </w:tc>
      </w:tr>
      <w:tr w:rsidR="00E7099B" w:rsidRPr="001C220C" w14:paraId="3B0B7CED" w14:textId="77777777" w:rsidTr="00B1623D">
        <w:tc>
          <w:tcPr>
            <w:tcW w:w="3241"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2F3551D3" w14:textId="77777777" w:rsidR="00E7099B" w:rsidRPr="001C220C" w:rsidRDefault="00E7099B" w:rsidP="001602BD">
            <w:pPr>
              <w:pStyle w:val="TABLE-cell"/>
              <w:rPr>
                <w:lang w:val="en-US" w:eastAsia="nl-NL"/>
              </w:rPr>
            </w:pPr>
            <w:r w:rsidRPr="001C220C">
              <w:rPr>
                <w:lang w:val="en-US" w:eastAsia="nl-NL"/>
              </w:rPr>
              <w:t>CP-1001 (</w:t>
            </w:r>
            <w:r w:rsidR="00D64D48">
              <w:rPr>
                <w:lang w:val="en-US" w:eastAsia="nl-NL"/>
              </w:rPr>
              <w:t>c</w:t>
            </w:r>
            <w:r w:rsidRPr="001C220C">
              <w:rPr>
                <w:lang w:val="en-US" w:eastAsia="nl-NL"/>
              </w:rPr>
              <w:t>apper)</w:t>
            </w:r>
          </w:p>
          <w:p w14:paraId="2B90CA12" w14:textId="77777777" w:rsidR="00E7099B" w:rsidRPr="001C220C" w:rsidRDefault="00E7099B" w:rsidP="00D64D48">
            <w:pPr>
              <w:pStyle w:val="TABLE-cell"/>
              <w:rPr>
                <w:lang w:val="en-US" w:eastAsia="nl-NL"/>
              </w:rPr>
            </w:pPr>
            <w:r w:rsidRPr="001C220C">
              <w:rPr>
                <w:lang w:val="en-US" w:eastAsia="nl-NL"/>
              </w:rPr>
              <w:t>F-1001 (</w:t>
            </w:r>
            <w:r w:rsidR="00D64D48">
              <w:rPr>
                <w:lang w:val="en-US" w:eastAsia="nl-NL"/>
              </w:rPr>
              <w:t>s</w:t>
            </w:r>
            <w:r w:rsidRPr="001C220C">
              <w:rPr>
                <w:lang w:val="en-US" w:eastAsia="nl-NL"/>
              </w:rPr>
              <w:t xml:space="preserve">anitary </w:t>
            </w:r>
            <w:r w:rsidR="00D64D48">
              <w:rPr>
                <w:lang w:val="en-US" w:eastAsia="nl-NL"/>
              </w:rPr>
              <w:t>f</w:t>
            </w:r>
            <w:r w:rsidRPr="001C220C">
              <w:rPr>
                <w:lang w:val="en-US" w:eastAsia="nl-NL"/>
              </w:rPr>
              <w:t>ilter)</w:t>
            </w:r>
          </w:p>
        </w:tc>
        <w:tc>
          <w:tcPr>
            <w:tcW w:w="3959" w:type="dxa"/>
            <w:tcBorders>
              <w:top w:val="nil"/>
              <w:left w:val="nil"/>
              <w:bottom w:val="single" w:sz="8" w:space="0" w:color="auto"/>
              <w:right w:val="single" w:sz="8" w:space="0" w:color="auto"/>
            </w:tcBorders>
            <w:tcMar>
              <w:top w:w="0" w:type="dxa"/>
              <w:left w:w="108" w:type="dxa"/>
              <w:bottom w:w="0" w:type="dxa"/>
              <w:right w:w="108" w:type="dxa"/>
            </w:tcMar>
          </w:tcPr>
          <w:p w14:paraId="6CA4D3C7" w14:textId="77777777" w:rsidR="00E7099B" w:rsidRPr="001C220C" w:rsidRDefault="00E7099B" w:rsidP="001602BD">
            <w:pPr>
              <w:pStyle w:val="TABLE-cell"/>
              <w:rPr>
                <w:lang w:val="en-US" w:eastAsia="nl-NL"/>
              </w:rPr>
            </w:pPr>
            <w:r w:rsidRPr="001C220C">
              <w:rPr>
                <w:lang w:val="en-US" w:eastAsia="nl-NL"/>
              </w:rPr>
              <w:t>453212-121-09FEB2006 (capper machine)</w:t>
            </w:r>
          </w:p>
        </w:tc>
        <w:tc>
          <w:tcPr>
            <w:tcW w:w="1890" w:type="dxa"/>
            <w:tcBorders>
              <w:top w:val="nil"/>
              <w:left w:val="nil"/>
              <w:bottom w:val="single" w:sz="8" w:space="0" w:color="auto"/>
              <w:right w:val="single" w:sz="8" w:space="0" w:color="auto"/>
            </w:tcBorders>
          </w:tcPr>
          <w:p w14:paraId="0A5D5ED3" w14:textId="77777777" w:rsidR="00E7099B" w:rsidRPr="001C220C" w:rsidRDefault="00E7099B" w:rsidP="001602BD">
            <w:pPr>
              <w:pStyle w:val="TABLE-cell"/>
              <w:jc w:val="center"/>
              <w:rPr>
                <w:lang w:val="en-US" w:eastAsia="nl-NL"/>
              </w:rPr>
            </w:pPr>
            <w:r w:rsidRPr="001C220C">
              <w:rPr>
                <w:lang w:val="en-US" w:eastAsia="nl-NL"/>
              </w:rPr>
              <w:t>2 to 1</w:t>
            </w:r>
          </w:p>
        </w:tc>
      </w:tr>
    </w:tbl>
    <w:p w14:paraId="42C45362" w14:textId="77777777" w:rsidR="00E7099B" w:rsidRPr="001C220C" w:rsidRDefault="00E7099B" w:rsidP="00E7099B">
      <w:pPr>
        <w:rPr>
          <w:lang w:val="en-US"/>
        </w:rPr>
      </w:pPr>
    </w:p>
    <w:p w14:paraId="00BFB4CA" w14:textId="7168C555" w:rsidR="00E7099B" w:rsidRPr="001C220C" w:rsidRDefault="00E7099B" w:rsidP="00682689">
      <w:pPr>
        <w:pStyle w:val="ANNEX-heading1"/>
      </w:pPr>
      <w:bookmarkStart w:id="21428" w:name="_Toc478492278"/>
      <w:r w:rsidRPr="001C220C">
        <w:t xml:space="preserve">How </w:t>
      </w:r>
      <w:r w:rsidR="003843DD" w:rsidRPr="001C220C">
        <w:t>should</w:t>
      </w:r>
      <w:r w:rsidRPr="001C220C">
        <w:t xml:space="preserve"> dependencies in the </w:t>
      </w:r>
      <w:del w:id="21429" w:author="Charles Gifford" w:date="2017-03-15T13:07:00Z">
        <w:r w:rsidRPr="001C220C" w:rsidDel="00926F7C">
          <w:delText>production/</w:delText>
        </w:r>
      </w:del>
      <w:r w:rsidRPr="001C220C">
        <w:t xml:space="preserve">operations schedule and </w:t>
      </w:r>
      <w:del w:id="21430" w:author="Charles Gifford" w:date="2017-03-15T13:07:00Z">
        <w:r w:rsidRPr="001C220C" w:rsidDel="00926F7C">
          <w:delText>production/</w:delText>
        </w:r>
      </w:del>
      <w:r w:rsidRPr="001C220C">
        <w:t xml:space="preserve">operations </w:t>
      </w:r>
      <w:r w:rsidR="003843DD" w:rsidRPr="001C220C">
        <w:t>response be handled</w:t>
      </w:r>
      <w:r w:rsidR="00134063">
        <w:t>?</w:t>
      </w:r>
      <w:bookmarkEnd w:id="21428"/>
    </w:p>
    <w:p w14:paraId="55876939" w14:textId="77777777" w:rsidR="00E7099B" w:rsidRPr="000B3B99" w:rsidRDefault="00E7099B" w:rsidP="00E7099B">
      <w:pPr>
        <w:pStyle w:val="PARAGRAPH"/>
        <w:rPr>
          <w:b/>
          <w:lang w:val="en-US"/>
        </w:rPr>
      </w:pPr>
      <w:r w:rsidRPr="000B3B99">
        <w:rPr>
          <w:b/>
          <w:lang w:val="en-US"/>
        </w:rPr>
        <w:t>Question:</w:t>
      </w:r>
    </w:p>
    <w:p w14:paraId="46DC8042" w14:textId="77777777" w:rsidR="00E7099B" w:rsidRPr="001C220C" w:rsidRDefault="00E7099B" w:rsidP="00E7099B">
      <w:pPr>
        <w:pStyle w:val="PARAGRAPH"/>
        <w:rPr>
          <w:lang w:val="en-US"/>
        </w:rPr>
      </w:pPr>
      <w:r w:rsidRPr="001C220C">
        <w:rPr>
          <w:lang w:val="en-US"/>
        </w:rPr>
        <w:t xml:space="preserve">How </w:t>
      </w:r>
      <w:r w:rsidR="003843DD" w:rsidRPr="001C220C">
        <w:rPr>
          <w:lang w:val="en-US"/>
        </w:rPr>
        <w:t xml:space="preserve">should </w:t>
      </w:r>
      <w:r w:rsidRPr="001C220C">
        <w:rPr>
          <w:lang w:val="en-US"/>
        </w:rPr>
        <w:t>dependencies in the</w:t>
      </w:r>
      <w:r w:rsidRPr="00204564">
        <w:rPr>
          <w:i/>
          <w:lang w:val="en-US"/>
        </w:rPr>
        <w:t xml:space="preserve"> </w:t>
      </w:r>
      <w:del w:id="21431" w:author="Charles Gifford" w:date="2017-03-15T13:07:00Z">
        <w:r w:rsidRPr="00204564" w:rsidDel="00926F7C">
          <w:rPr>
            <w:i/>
            <w:lang w:val="en-US"/>
          </w:rPr>
          <w:delText>production</w:delText>
        </w:r>
        <w:r w:rsidR="00023EEE" w:rsidRPr="00204564" w:rsidDel="00926F7C">
          <w:rPr>
            <w:i/>
            <w:lang w:val="en-US"/>
          </w:rPr>
          <w:delText xml:space="preserve"> </w:delText>
        </w:r>
        <w:r w:rsidRPr="00204564" w:rsidDel="00926F7C">
          <w:rPr>
            <w:i/>
            <w:lang w:val="en-US"/>
          </w:rPr>
          <w:delText>/</w:delText>
        </w:r>
      </w:del>
      <w:r w:rsidRPr="00204564">
        <w:rPr>
          <w:i/>
          <w:lang w:val="en-US"/>
        </w:rPr>
        <w:t>operations schedule</w:t>
      </w:r>
      <w:r w:rsidRPr="001C220C">
        <w:rPr>
          <w:lang w:val="en-US"/>
        </w:rPr>
        <w:t xml:space="preserve"> and </w:t>
      </w:r>
      <w:del w:id="21432" w:author="Charles Gifford" w:date="2017-03-15T13:07:00Z">
        <w:r w:rsidRPr="00204564" w:rsidDel="00926F7C">
          <w:rPr>
            <w:i/>
            <w:lang w:val="en-US"/>
          </w:rPr>
          <w:delText>production</w:delText>
        </w:r>
        <w:r w:rsidR="00023EEE" w:rsidRPr="00204564" w:rsidDel="00926F7C">
          <w:rPr>
            <w:i/>
            <w:lang w:val="en-US"/>
          </w:rPr>
          <w:delText xml:space="preserve"> </w:delText>
        </w:r>
        <w:r w:rsidRPr="00204564" w:rsidDel="00926F7C">
          <w:rPr>
            <w:i/>
            <w:lang w:val="en-US"/>
          </w:rPr>
          <w:delText>/</w:delText>
        </w:r>
      </w:del>
      <w:r w:rsidRPr="00204564">
        <w:rPr>
          <w:i/>
          <w:lang w:val="en-US"/>
        </w:rPr>
        <w:t>operations response</w:t>
      </w:r>
      <w:r w:rsidR="003843DD" w:rsidRPr="001C220C">
        <w:rPr>
          <w:lang w:val="en-US"/>
        </w:rPr>
        <w:t xml:space="preserve"> be handled</w:t>
      </w:r>
      <w:r w:rsidRPr="001C220C">
        <w:rPr>
          <w:lang w:val="en-US"/>
        </w:rPr>
        <w:t>?</w:t>
      </w:r>
    </w:p>
    <w:p w14:paraId="14312D09" w14:textId="77777777" w:rsidR="00E7099B" w:rsidRPr="000B3B99" w:rsidRDefault="00E7099B" w:rsidP="00E7099B">
      <w:pPr>
        <w:pStyle w:val="PARAGRAPH"/>
        <w:rPr>
          <w:b/>
          <w:lang w:val="en-US"/>
        </w:rPr>
      </w:pPr>
      <w:r w:rsidRPr="000B3B99">
        <w:rPr>
          <w:b/>
          <w:lang w:val="en-US"/>
        </w:rPr>
        <w:t>Answer:</w:t>
      </w:r>
    </w:p>
    <w:p w14:paraId="3D996991" w14:textId="77777777" w:rsidR="00E7099B" w:rsidRPr="001C220C" w:rsidRDefault="00E7099B" w:rsidP="00E7099B">
      <w:pPr>
        <w:pStyle w:val="PARAGRAPH"/>
        <w:rPr>
          <w:lang w:val="en-US"/>
        </w:rPr>
      </w:pPr>
      <w:r w:rsidRPr="001C220C">
        <w:rPr>
          <w:lang w:val="en-US"/>
        </w:rPr>
        <w:t>There are different types of dependencies (resource availability, customer priority, process dependency, and other)</w:t>
      </w:r>
      <w:r w:rsidR="006D26B3">
        <w:rPr>
          <w:lang w:val="en-US"/>
        </w:rPr>
        <w:t>.</w:t>
      </w:r>
    </w:p>
    <w:p w14:paraId="4173BB77" w14:textId="77777777" w:rsidR="003843DD" w:rsidRPr="001C220C" w:rsidRDefault="00E7099B" w:rsidP="00E7099B">
      <w:pPr>
        <w:pStyle w:val="PARAGRAPH"/>
        <w:rPr>
          <w:lang w:val="en-US"/>
        </w:rPr>
      </w:pPr>
      <w:r w:rsidRPr="001C220C">
        <w:rPr>
          <w:lang w:val="en-US"/>
        </w:rPr>
        <w:t>Real applications need to model different types of dependencies between</w:t>
      </w:r>
      <w:del w:id="21433" w:author="Charles Gifford" w:date="2017-03-15T13:07:00Z">
        <w:r w:rsidRPr="001C220C" w:rsidDel="00926F7C">
          <w:rPr>
            <w:lang w:val="en-US"/>
          </w:rPr>
          <w:delText xml:space="preserve"> </w:delText>
        </w:r>
        <w:r w:rsidRPr="00204564" w:rsidDel="00926F7C">
          <w:rPr>
            <w:i/>
            <w:lang w:val="en-US"/>
          </w:rPr>
          <w:delText>production</w:delText>
        </w:r>
      </w:del>
      <w:r w:rsidR="00023EEE" w:rsidRPr="00204564">
        <w:rPr>
          <w:i/>
          <w:lang w:val="en-US"/>
        </w:rPr>
        <w:t xml:space="preserve"> </w:t>
      </w:r>
      <w:del w:id="21434" w:author="Charles Gifford" w:date="2017-03-15T13:07:00Z">
        <w:r w:rsidRPr="00204564" w:rsidDel="00926F7C">
          <w:rPr>
            <w:i/>
            <w:lang w:val="en-US"/>
          </w:rPr>
          <w:delText>/</w:delText>
        </w:r>
      </w:del>
      <w:r w:rsidRPr="00204564">
        <w:rPr>
          <w:i/>
          <w:lang w:val="en-US"/>
        </w:rPr>
        <w:t>operations requests</w:t>
      </w:r>
      <w:r w:rsidR="008558A5">
        <w:rPr>
          <w:lang w:val="en-US"/>
        </w:rPr>
        <w:t xml:space="preserve">. </w:t>
      </w:r>
    </w:p>
    <w:p w14:paraId="0FEB8B44" w14:textId="7F5A953D" w:rsidR="00E7099B" w:rsidRPr="001C220C" w:rsidRDefault="000B3B99" w:rsidP="000B3B99">
      <w:pPr>
        <w:pStyle w:val="NOTE0"/>
        <w:rPr>
          <w:lang w:val="en-US"/>
        </w:rPr>
      </w:pPr>
      <w:r>
        <w:rPr>
          <w:lang w:val="en-US"/>
        </w:rPr>
        <w:t>EXAMPLE</w:t>
      </w:r>
      <w:r>
        <w:rPr>
          <w:lang w:val="en-US"/>
        </w:rPr>
        <w:tab/>
        <w:t>A</w:t>
      </w:r>
      <w:r w:rsidR="00E7099B" w:rsidRPr="001C220C">
        <w:rPr>
          <w:lang w:val="en-US"/>
        </w:rPr>
        <w:t xml:space="preserve">n MRP/ERP at level 4 can </w:t>
      </w:r>
      <w:r w:rsidR="003843DD" w:rsidRPr="001C220C">
        <w:rPr>
          <w:lang w:val="en-US"/>
        </w:rPr>
        <w:t>generate</w:t>
      </w:r>
      <w:r w:rsidR="00E7099B" w:rsidRPr="001C220C">
        <w:rPr>
          <w:lang w:val="en-US"/>
        </w:rPr>
        <w:t xml:space="preserve"> separate requests </w:t>
      </w:r>
      <w:r w:rsidR="003843DD" w:rsidRPr="001C220C">
        <w:rPr>
          <w:lang w:val="en-US"/>
        </w:rPr>
        <w:t xml:space="preserve">for subassemblies </w:t>
      </w:r>
      <w:r w:rsidR="00E7099B" w:rsidRPr="001C220C">
        <w:rPr>
          <w:lang w:val="en-US"/>
        </w:rPr>
        <w:t xml:space="preserve">or a single request for the final assembly of a given finished product and for the manufacturing of the intermediate materials that are the subassemblies to be assembled. Of course, there is a work process dependency relationship and final assembly </w:t>
      </w:r>
      <w:r w:rsidR="00DE2E9A">
        <w:rPr>
          <w:lang w:val="en-US"/>
        </w:rPr>
        <w:t xml:space="preserve">can </w:t>
      </w:r>
      <w:r w:rsidR="00E7099B" w:rsidRPr="001C220C">
        <w:rPr>
          <w:lang w:val="en-US"/>
        </w:rPr>
        <w:t xml:space="preserve">start </w:t>
      </w:r>
      <w:r w:rsidR="003843DD" w:rsidRPr="001C220C">
        <w:rPr>
          <w:lang w:val="en-US"/>
        </w:rPr>
        <w:t xml:space="preserve">only </w:t>
      </w:r>
      <w:r w:rsidR="00E7099B" w:rsidRPr="001C220C">
        <w:rPr>
          <w:lang w:val="en-US"/>
        </w:rPr>
        <w:t>after all subassemblies have been manufactured</w:t>
      </w:r>
      <w:r w:rsidR="008558A5">
        <w:rPr>
          <w:lang w:val="en-US"/>
        </w:rPr>
        <w:t xml:space="preserve">. </w:t>
      </w:r>
      <w:r w:rsidR="00E7099B" w:rsidRPr="001C220C">
        <w:rPr>
          <w:lang w:val="en-US"/>
        </w:rPr>
        <w:t xml:space="preserve">This is handled in an implementation where a </w:t>
      </w:r>
      <w:del w:id="21435" w:author="Charles Gifford" w:date="2017-03-15T13:07:00Z">
        <w:r w:rsidR="00E7099B" w:rsidRPr="001C220C" w:rsidDel="00926F7C">
          <w:rPr>
            <w:lang w:val="en-US"/>
          </w:rPr>
          <w:delText>production</w:delText>
        </w:r>
      </w:del>
      <w:ins w:id="21436" w:author="Charles Gifford" w:date="2017-03-15T13:07:00Z">
        <w:r w:rsidR="00926F7C">
          <w:rPr>
            <w:lang w:val="en-US"/>
          </w:rPr>
          <w:t>operations</w:t>
        </w:r>
      </w:ins>
      <w:r w:rsidR="00E7099B" w:rsidRPr="001C220C">
        <w:rPr>
          <w:lang w:val="en-US"/>
        </w:rPr>
        <w:t xml:space="preserve"> or work request states the start time and/or end time and then the associated segment requests specify the earliest start time, latest end time and duration for each segment</w:t>
      </w:r>
      <w:r w:rsidR="008558A5">
        <w:rPr>
          <w:lang w:val="en-US"/>
        </w:rPr>
        <w:t xml:space="preserve">. </w:t>
      </w:r>
      <w:r w:rsidR="00E7099B" w:rsidRPr="001C220C">
        <w:rPr>
          <w:lang w:val="en-US"/>
        </w:rPr>
        <w:t xml:space="preserve">The algorithm for the actual dispatching of work can be </w:t>
      </w:r>
      <w:r w:rsidR="0015567C">
        <w:rPr>
          <w:lang w:val="en-US"/>
        </w:rPr>
        <w:t>implemented</w:t>
      </w:r>
      <w:r w:rsidR="0015567C" w:rsidRPr="001C220C">
        <w:rPr>
          <w:lang w:val="en-US"/>
        </w:rPr>
        <w:t xml:space="preserve"> </w:t>
      </w:r>
      <w:r w:rsidR="00E7099B" w:rsidRPr="001C220C">
        <w:rPr>
          <w:lang w:val="en-US"/>
        </w:rPr>
        <w:t xml:space="preserve">at level 4 or level 3, but represented in the </w:t>
      </w:r>
      <w:del w:id="21437" w:author="Charles Gifford" w:date="2017-03-15T13:07:00Z">
        <w:r w:rsidR="00E7099B" w:rsidRPr="00204564" w:rsidDel="00926F7C">
          <w:rPr>
            <w:i/>
            <w:lang w:val="en-US"/>
          </w:rPr>
          <w:delText>production</w:delText>
        </w:r>
      </w:del>
      <w:ins w:id="21438" w:author="Charles Gifford" w:date="2017-03-15T13:07:00Z">
        <w:r w:rsidR="00926F7C">
          <w:rPr>
            <w:i/>
            <w:lang w:val="en-US"/>
          </w:rPr>
          <w:t>operations</w:t>
        </w:r>
      </w:ins>
      <w:r w:rsidR="00E7099B" w:rsidRPr="00204564">
        <w:rPr>
          <w:i/>
          <w:lang w:val="en-US"/>
        </w:rPr>
        <w:t xml:space="preserve"> schedule</w:t>
      </w:r>
      <w:r w:rsidR="00E7099B" w:rsidRPr="001C220C">
        <w:rPr>
          <w:lang w:val="en-US"/>
        </w:rPr>
        <w:t xml:space="preserve"> or</w:t>
      </w:r>
      <w:r w:rsidR="00E7099B" w:rsidRPr="00204564">
        <w:rPr>
          <w:i/>
          <w:lang w:val="en-US"/>
        </w:rPr>
        <w:t xml:space="preserve"> </w:t>
      </w:r>
      <w:del w:id="21439" w:author="Charles Gifford" w:date="2017-03-15T13:08:00Z">
        <w:r w:rsidR="00E7099B" w:rsidRPr="00204564" w:rsidDel="00926F7C">
          <w:rPr>
            <w:i/>
            <w:lang w:val="en-US"/>
          </w:rPr>
          <w:delText>production</w:delText>
        </w:r>
      </w:del>
      <w:r w:rsidR="00E7099B" w:rsidRPr="00204564">
        <w:rPr>
          <w:i/>
          <w:lang w:val="en-US"/>
        </w:rPr>
        <w:t>/operations</w:t>
      </w:r>
      <w:ins w:id="21440" w:author="Charles Gifford" w:date="2017-03-15T13:08:00Z">
        <w:r w:rsidR="00926F7C">
          <w:rPr>
            <w:i/>
            <w:lang w:val="en-US"/>
          </w:rPr>
          <w:t xml:space="preserve"> </w:t>
        </w:r>
      </w:ins>
      <w:del w:id="21441" w:author="Charles Gifford" w:date="2017-03-15T13:08:00Z">
        <w:r w:rsidR="00E7099B" w:rsidRPr="00204564" w:rsidDel="00926F7C">
          <w:rPr>
            <w:i/>
            <w:lang w:val="en-US"/>
          </w:rPr>
          <w:delText xml:space="preserve"> schedule </w:delText>
        </w:r>
      </w:del>
      <w:r w:rsidR="00E7099B" w:rsidRPr="00204564">
        <w:rPr>
          <w:i/>
          <w:lang w:val="en-US"/>
        </w:rPr>
        <w:t>request</w:t>
      </w:r>
      <w:r w:rsidR="00E7099B" w:rsidRPr="001C220C">
        <w:rPr>
          <w:lang w:val="en-US"/>
        </w:rPr>
        <w:t xml:space="preserve">. </w:t>
      </w:r>
    </w:p>
    <w:p w14:paraId="5A4A6AAC" w14:textId="77777777" w:rsidR="00C05844" w:rsidRPr="001C220C" w:rsidRDefault="00C05844" w:rsidP="00682689">
      <w:pPr>
        <w:pStyle w:val="ANNEX-heading1"/>
      </w:pPr>
      <w:bookmarkStart w:id="21442" w:name="_Toc478492279"/>
      <w:r w:rsidRPr="001C220C">
        <w:t>How are “</w:t>
      </w:r>
      <w:r w:rsidR="006D26B3">
        <w:t>m</w:t>
      </w:r>
      <w:r w:rsidRPr="001C220C">
        <w:t>ixed” operations types used</w:t>
      </w:r>
      <w:r w:rsidR="00134063">
        <w:t>?</w:t>
      </w:r>
      <w:bookmarkEnd w:id="21442"/>
    </w:p>
    <w:p w14:paraId="73EB2073" w14:textId="77777777" w:rsidR="00C05844" w:rsidRPr="000B3B99" w:rsidRDefault="00C05844" w:rsidP="00C05844">
      <w:pPr>
        <w:pStyle w:val="PARAGRAPH"/>
        <w:rPr>
          <w:b/>
          <w:lang w:val="en-US"/>
        </w:rPr>
      </w:pPr>
      <w:r w:rsidRPr="000B3B99">
        <w:rPr>
          <w:b/>
          <w:lang w:val="en-US"/>
        </w:rPr>
        <w:t xml:space="preserve">Question: </w:t>
      </w:r>
    </w:p>
    <w:p w14:paraId="1E48BF0F" w14:textId="77777777" w:rsidR="00C05844" w:rsidRPr="001C220C" w:rsidRDefault="00C05844" w:rsidP="00C05844">
      <w:pPr>
        <w:pStyle w:val="PARAGRAPH"/>
        <w:rPr>
          <w:lang w:val="en-US"/>
        </w:rPr>
      </w:pPr>
      <w:r w:rsidRPr="001C220C">
        <w:rPr>
          <w:lang w:val="en-US"/>
        </w:rPr>
        <w:t>How are “</w:t>
      </w:r>
      <w:r w:rsidR="006D26B3">
        <w:rPr>
          <w:lang w:val="en-US"/>
        </w:rPr>
        <w:t>m</w:t>
      </w:r>
      <w:r w:rsidRPr="001C220C">
        <w:rPr>
          <w:lang w:val="en-US"/>
        </w:rPr>
        <w:t>ixed” operations types to be used?</w:t>
      </w:r>
    </w:p>
    <w:p w14:paraId="67D66FD9" w14:textId="77777777" w:rsidR="00C05844" w:rsidRPr="000B3B99" w:rsidRDefault="00C05844" w:rsidP="00C05844">
      <w:pPr>
        <w:pStyle w:val="PARAGRAPH"/>
        <w:rPr>
          <w:b/>
          <w:lang w:val="en-US"/>
        </w:rPr>
      </w:pPr>
      <w:r w:rsidRPr="000B3B99">
        <w:rPr>
          <w:b/>
          <w:lang w:val="en-US"/>
        </w:rPr>
        <w:t>Answer:</w:t>
      </w:r>
    </w:p>
    <w:p w14:paraId="288DCA06" w14:textId="77777777" w:rsidR="00C05844" w:rsidRPr="001C220C" w:rsidRDefault="00C05844" w:rsidP="001602BD">
      <w:pPr>
        <w:pStyle w:val="PARAGRAPH"/>
        <w:rPr>
          <w:lang w:val="en-US"/>
        </w:rPr>
      </w:pPr>
      <w:r w:rsidRPr="001C220C">
        <w:rPr>
          <w:lang w:val="en-US"/>
        </w:rPr>
        <w:t xml:space="preserve">The operation schedule model can handle mixed types of operations. The </w:t>
      </w:r>
      <w:r w:rsidRPr="00204564">
        <w:rPr>
          <w:i/>
          <w:lang w:val="en-US"/>
        </w:rPr>
        <w:t>operation schedule, operation request</w:t>
      </w:r>
      <w:r w:rsidRPr="001C220C">
        <w:rPr>
          <w:lang w:val="en-US"/>
        </w:rPr>
        <w:t xml:space="preserve"> and </w:t>
      </w:r>
      <w:r w:rsidRPr="00204564">
        <w:rPr>
          <w:i/>
          <w:lang w:val="en-US"/>
        </w:rPr>
        <w:t>segment requirement</w:t>
      </w:r>
      <w:r w:rsidRPr="001C220C">
        <w:rPr>
          <w:lang w:val="en-US"/>
        </w:rPr>
        <w:t xml:space="preserve"> can be specialized or mixed:</w:t>
      </w:r>
    </w:p>
    <w:p w14:paraId="628C1B20" w14:textId="77777777" w:rsidR="00C05844" w:rsidRPr="001C220C" w:rsidRDefault="00134063" w:rsidP="00C05844">
      <w:pPr>
        <w:pStyle w:val="ListBullet"/>
        <w:rPr>
          <w:lang w:val="en-US"/>
        </w:rPr>
      </w:pPr>
      <w:r>
        <w:rPr>
          <w:lang w:val="en-US"/>
        </w:rPr>
        <w:t>a</w:t>
      </w:r>
      <w:r w:rsidR="00C05844" w:rsidRPr="001C220C">
        <w:rPr>
          <w:lang w:val="en-US"/>
        </w:rPr>
        <w:t xml:space="preserve"> “mixed” </w:t>
      </w:r>
      <w:r w:rsidR="00C05844" w:rsidRPr="00204564">
        <w:rPr>
          <w:i/>
          <w:lang w:val="en-US"/>
        </w:rPr>
        <w:t>operation schedule</w:t>
      </w:r>
      <w:r w:rsidR="00C05844" w:rsidRPr="001C220C">
        <w:rPr>
          <w:lang w:val="en-US"/>
        </w:rPr>
        <w:t xml:space="preserve"> can hold mixed or specialized </w:t>
      </w:r>
      <w:r w:rsidR="00C05844" w:rsidRPr="00204564">
        <w:rPr>
          <w:i/>
          <w:lang w:val="en-US"/>
        </w:rPr>
        <w:t>operation requests</w:t>
      </w:r>
      <w:r>
        <w:rPr>
          <w:lang w:val="en-US"/>
        </w:rPr>
        <w:t>,</w:t>
      </w:r>
    </w:p>
    <w:p w14:paraId="33F97763" w14:textId="77777777" w:rsidR="00C05844" w:rsidRPr="001C220C" w:rsidRDefault="00B627EE" w:rsidP="00C05844">
      <w:pPr>
        <w:pStyle w:val="ListBullet"/>
        <w:rPr>
          <w:lang w:val="en-US"/>
        </w:rPr>
      </w:pPr>
      <w:r>
        <w:rPr>
          <w:lang w:val="en-US"/>
        </w:rPr>
        <w:t>a</w:t>
      </w:r>
      <w:r w:rsidR="00C05844" w:rsidRPr="001C220C">
        <w:rPr>
          <w:lang w:val="en-US"/>
        </w:rPr>
        <w:t xml:space="preserve"> “mixed” </w:t>
      </w:r>
      <w:r w:rsidR="00C05844" w:rsidRPr="00204564">
        <w:rPr>
          <w:i/>
          <w:lang w:val="en-US"/>
        </w:rPr>
        <w:t>operation request</w:t>
      </w:r>
      <w:r w:rsidR="00C05844" w:rsidRPr="001C220C">
        <w:rPr>
          <w:lang w:val="en-US"/>
        </w:rPr>
        <w:t xml:space="preserve"> can hold mixed or specialized </w:t>
      </w:r>
      <w:r w:rsidR="00C05844" w:rsidRPr="00204564">
        <w:rPr>
          <w:i/>
          <w:lang w:val="en-US"/>
        </w:rPr>
        <w:t>segment requirements</w:t>
      </w:r>
      <w:r w:rsidR="006D26B3">
        <w:rPr>
          <w:lang w:val="en-US"/>
        </w:rPr>
        <w:t>,</w:t>
      </w:r>
    </w:p>
    <w:p w14:paraId="0465E5DD" w14:textId="77777777" w:rsidR="00C05844" w:rsidRPr="001C220C" w:rsidRDefault="00B627EE" w:rsidP="00C05844">
      <w:pPr>
        <w:pStyle w:val="ListBullet"/>
        <w:rPr>
          <w:lang w:val="en-US"/>
        </w:rPr>
      </w:pPr>
      <w:r>
        <w:rPr>
          <w:lang w:val="en-US"/>
        </w:rPr>
        <w:t>a</w:t>
      </w:r>
      <w:r w:rsidR="00C05844" w:rsidRPr="001C220C">
        <w:rPr>
          <w:lang w:val="en-US"/>
        </w:rPr>
        <w:t xml:space="preserve"> “mixed” </w:t>
      </w:r>
      <w:r w:rsidR="00C05844" w:rsidRPr="00204564">
        <w:rPr>
          <w:i/>
          <w:lang w:val="en-US"/>
        </w:rPr>
        <w:t xml:space="preserve">segment requirement </w:t>
      </w:r>
      <w:r w:rsidR="00C05844" w:rsidRPr="001C220C">
        <w:rPr>
          <w:lang w:val="en-US"/>
        </w:rPr>
        <w:t>can handle multiple resource specifications that would normally appear in specialized segment.</w:t>
      </w:r>
    </w:p>
    <w:p w14:paraId="542FFB0B" w14:textId="77777777" w:rsidR="00C05844" w:rsidRPr="001C220C" w:rsidRDefault="00C05844" w:rsidP="001602BD">
      <w:pPr>
        <w:pStyle w:val="PARAGRAPH"/>
        <w:rPr>
          <w:lang w:val="en-US"/>
        </w:rPr>
      </w:pPr>
      <w:r w:rsidRPr="001C220C">
        <w:rPr>
          <w:lang w:val="en-US"/>
        </w:rPr>
        <w:t xml:space="preserve">In the figure, the </w:t>
      </w:r>
      <w:r w:rsidRPr="00204564">
        <w:rPr>
          <w:i/>
          <w:lang w:val="en-US"/>
        </w:rPr>
        <w:t>segment requirement</w:t>
      </w:r>
      <w:r w:rsidRPr="001C220C">
        <w:rPr>
          <w:lang w:val="en-US"/>
        </w:rPr>
        <w:t xml:space="preserve"> specifies</w:t>
      </w:r>
      <w:r w:rsidR="00B627EE">
        <w:rPr>
          <w:lang w:val="en-US"/>
        </w:rPr>
        <w:t>:</w:t>
      </w:r>
      <w:r w:rsidRPr="001C220C">
        <w:rPr>
          <w:lang w:val="en-US"/>
        </w:rPr>
        <w:t xml:space="preserve"> </w:t>
      </w:r>
    </w:p>
    <w:p w14:paraId="4FBEB1D5" w14:textId="77777777" w:rsidR="00C05844" w:rsidRPr="001C220C" w:rsidRDefault="00C05844" w:rsidP="00C05844">
      <w:pPr>
        <w:pStyle w:val="ListBullet"/>
        <w:rPr>
          <w:lang w:val="en-US"/>
        </w:rPr>
      </w:pPr>
      <w:r w:rsidRPr="001C220C">
        <w:rPr>
          <w:lang w:val="en-US"/>
        </w:rPr>
        <w:t xml:space="preserve">the material movements needed to </w:t>
      </w:r>
      <w:r w:rsidR="008B754E" w:rsidRPr="001C220C">
        <w:rPr>
          <w:lang w:val="en-US"/>
        </w:rPr>
        <w:t>fulfill</w:t>
      </w:r>
      <w:r w:rsidRPr="001C220C">
        <w:rPr>
          <w:lang w:val="en-US"/>
        </w:rPr>
        <w:t xml:space="preserve"> the corresponding operation (inventory operation category)</w:t>
      </w:r>
      <w:r w:rsidR="00B627EE">
        <w:rPr>
          <w:lang w:val="en-US"/>
        </w:rPr>
        <w:t>;</w:t>
      </w:r>
    </w:p>
    <w:p w14:paraId="523ACC2B" w14:textId="60DB17A1" w:rsidR="001602BD" w:rsidRPr="00844BCB" w:rsidRDefault="00C05844" w:rsidP="00844BCB">
      <w:pPr>
        <w:pStyle w:val="ListBullet"/>
        <w:rPr>
          <w:lang w:val="en-US"/>
        </w:rPr>
      </w:pPr>
      <w:r w:rsidRPr="001C220C">
        <w:rPr>
          <w:lang w:val="en-US"/>
        </w:rPr>
        <w:t>the resources for the production; the material information should include the dispensed material and other material those transfer would not need to be specified (liquid substance available from fixed pipes)</w:t>
      </w:r>
      <w:r w:rsidR="00B627EE">
        <w:rPr>
          <w:lang w:val="en-US"/>
        </w:rPr>
        <w:t>;</w:t>
      </w:r>
      <w:r w:rsidR="00F20360">
        <w:rPr>
          <w:lang w:val="en-US"/>
        </w:rPr>
        <w:t xml:space="preserve"> </w:t>
      </w:r>
      <w:r w:rsidRPr="00844BCB">
        <w:rPr>
          <w:lang w:val="en-US"/>
        </w:rPr>
        <w:t>the quality related resources that are involved during or at the end of the production operation</w:t>
      </w:r>
      <w:r w:rsidR="00B627EE" w:rsidRPr="00844BCB">
        <w:rPr>
          <w:lang w:val="en-US"/>
        </w:rPr>
        <w:t>.</w:t>
      </w:r>
    </w:p>
    <w:p w14:paraId="34B76D61" w14:textId="77777777" w:rsidR="00C05844" w:rsidRDefault="00D81887" w:rsidP="001602BD">
      <w:pPr>
        <w:pStyle w:val="PARAGRAPH"/>
        <w:jc w:val="center"/>
        <w:rPr>
          <w:lang w:val="en-US"/>
        </w:rPr>
      </w:pPr>
      <w:r w:rsidRPr="001C220C">
        <w:rPr>
          <w:noProof/>
          <w:lang w:val="en-US" w:eastAsia="en-US"/>
        </w:rPr>
        <w:drawing>
          <wp:inline distT="0" distB="0" distL="0" distR="0" wp14:anchorId="32224592" wp14:editId="703B69A5">
            <wp:extent cx="5530850" cy="2931792"/>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534765" cy="2933867"/>
                    </a:xfrm>
                    <a:prstGeom prst="rect">
                      <a:avLst/>
                    </a:prstGeom>
                    <a:noFill/>
                    <a:ln>
                      <a:noFill/>
                    </a:ln>
                  </pic:spPr>
                </pic:pic>
              </a:graphicData>
            </a:graphic>
          </wp:inline>
        </w:drawing>
      </w:r>
    </w:p>
    <w:p w14:paraId="7BEC0152" w14:textId="1D8EF998" w:rsidR="00B731DA" w:rsidRPr="001C220C" w:rsidRDefault="001602BD" w:rsidP="001602BD">
      <w:pPr>
        <w:pStyle w:val="FIGURE-title"/>
        <w:rPr>
          <w:lang w:val="en-US"/>
        </w:rPr>
      </w:pPr>
      <w:bookmarkStart w:id="21443" w:name="_Toc320178095"/>
      <w:bookmarkStart w:id="21444" w:name="_Toc478492593"/>
      <w:r>
        <w:rPr>
          <w:lang w:val="en-US"/>
        </w:rPr>
        <w:t xml:space="preserve">Figure </w:t>
      </w:r>
      <w:r w:rsidR="00F20360">
        <w:rPr>
          <w:lang w:val="en-US"/>
        </w:rPr>
        <w:t>E</w:t>
      </w:r>
      <w:r>
        <w:rPr>
          <w:lang w:val="en-US"/>
        </w:rPr>
        <w:t>.</w:t>
      </w:r>
      <w:r w:rsidR="00B731DA">
        <w:rPr>
          <w:lang w:val="en-US"/>
        </w:rPr>
        <w:t>7</w:t>
      </w:r>
      <w:r>
        <w:rPr>
          <w:lang w:val="en-US"/>
        </w:rPr>
        <w:t xml:space="preserve"> –</w:t>
      </w:r>
      <w:r w:rsidR="00B731DA" w:rsidRPr="001C220C">
        <w:rPr>
          <w:lang w:val="en-US"/>
        </w:rPr>
        <w:t xml:space="preserve"> </w:t>
      </w:r>
      <w:r w:rsidR="00B731DA">
        <w:rPr>
          <w:lang w:val="en-US"/>
        </w:rPr>
        <w:t>Mixed operation example</w:t>
      </w:r>
      <w:bookmarkEnd w:id="21443"/>
      <w:bookmarkEnd w:id="21444"/>
    </w:p>
    <w:p w14:paraId="27FB93E3" w14:textId="77777777" w:rsidR="008F0A3F" w:rsidRPr="001C220C" w:rsidRDefault="008F0A3F" w:rsidP="00682689">
      <w:pPr>
        <w:pStyle w:val="ANNEX-heading1"/>
      </w:pPr>
      <w:bookmarkStart w:id="21445" w:name="_Toc478492280"/>
      <w:r>
        <w:t xml:space="preserve">What is the relationship between this standard and </w:t>
      </w:r>
      <w:r w:rsidR="00B627EE">
        <w:t>MESA’s</w:t>
      </w:r>
      <w:r>
        <w:t xml:space="preserve"> B2MML</w:t>
      </w:r>
      <w:r w:rsidR="00134063">
        <w:t>?</w:t>
      </w:r>
      <w:bookmarkEnd w:id="21445"/>
    </w:p>
    <w:p w14:paraId="796530EC" w14:textId="77777777" w:rsidR="008F0A3F" w:rsidRPr="000B3B99" w:rsidRDefault="008F0A3F" w:rsidP="008F0A3F">
      <w:pPr>
        <w:pStyle w:val="PARAGRAPH"/>
        <w:rPr>
          <w:b/>
          <w:lang w:val="en-US"/>
        </w:rPr>
      </w:pPr>
      <w:r w:rsidRPr="000B3B99">
        <w:rPr>
          <w:b/>
          <w:lang w:val="en-US"/>
        </w:rPr>
        <w:t xml:space="preserve">Question: </w:t>
      </w:r>
    </w:p>
    <w:p w14:paraId="3A12B62F" w14:textId="77777777" w:rsidR="008F0A3F" w:rsidRPr="001C220C" w:rsidRDefault="008F0A3F" w:rsidP="001602BD">
      <w:pPr>
        <w:pStyle w:val="PARAGRAPH"/>
        <w:rPr>
          <w:lang w:val="en-US"/>
        </w:rPr>
      </w:pPr>
      <w:r>
        <w:rPr>
          <w:lang w:val="en-US"/>
        </w:rPr>
        <w:t xml:space="preserve">What is the relationship between this standard and </w:t>
      </w:r>
      <w:r w:rsidR="00B627EE">
        <w:rPr>
          <w:lang w:val="en-US"/>
        </w:rPr>
        <w:t>MESA’s</w:t>
      </w:r>
      <w:r>
        <w:rPr>
          <w:lang w:val="en-US"/>
        </w:rPr>
        <w:t xml:space="preserve"> B2MML</w:t>
      </w:r>
      <w:r w:rsidRPr="001C220C">
        <w:rPr>
          <w:lang w:val="en-US"/>
        </w:rPr>
        <w:t>?</w:t>
      </w:r>
    </w:p>
    <w:p w14:paraId="7AE40B01" w14:textId="77777777" w:rsidR="008F0A3F" w:rsidRPr="000B3B99" w:rsidRDefault="008F0A3F" w:rsidP="00907215">
      <w:pPr>
        <w:pStyle w:val="PARAGRAPH"/>
        <w:keepNext/>
        <w:rPr>
          <w:b/>
          <w:lang w:val="en-US"/>
        </w:rPr>
      </w:pPr>
      <w:r w:rsidRPr="000B3B99">
        <w:rPr>
          <w:b/>
          <w:lang w:val="en-US"/>
        </w:rPr>
        <w:t>Answer:</w:t>
      </w:r>
    </w:p>
    <w:p w14:paraId="19870EB7" w14:textId="77777777" w:rsidR="008F0A3F" w:rsidRDefault="008F0A3F" w:rsidP="001602BD">
      <w:pPr>
        <w:pStyle w:val="PARAGRAPH"/>
        <w:rPr>
          <w:lang w:val="en-US"/>
        </w:rPr>
      </w:pPr>
      <w:r>
        <w:rPr>
          <w:lang w:val="en-US"/>
        </w:rPr>
        <w:t xml:space="preserve">B2MML is an implementation of the standard that is based on XML technology and was developed by and is the property of </w:t>
      </w:r>
      <w:r w:rsidR="00E11658">
        <w:rPr>
          <w:lang w:val="en-US"/>
        </w:rPr>
        <w:t>MESA</w:t>
      </w:r>
      <w:r>
        <w:rPr>
          <w:lang w:val="en-US"/>
        </w:rPr>
        <w:t xml:space="preserve"> (ref: www.</w:t>
      </w:r>
      <w:r w:rsidR="00E11658">
        <w:rPr>
          <w:lang w:val="en-US"/>
        </w:rPr>
        <w:t>mesa</w:t>
      </w:r>
      <w:r>
        <w:rPr>
          <w:lang w:val="en-US"/>
        </w:rPr>
        <w:t xml:space="preserve">.org). B2MML includes a compliance statement (as defined in Clause </w:t>
      </w:r>
      <w:r w:rsidR="001602BD">
        <w:rPr>
          <w:lang w:val="en-US"/>
        </w:rPr>
        <w:fldChar w:fldCharType="begin"/>
      </w:r>
      <w:r w:rsidR="001602BD">
        <w:rPr>
          <w:lang w:val="en-US"/>
        </w:rPr>
        <w:instrText xml:space="preserve"> REF _Ref237246378 \r \h </w:instrText>
      </w:r>
      <w:r w:rsidR="001602BD">
        <w:rPr>
          <w:lang w:val="en-US"/>
        </w:rPr>
      </w:r>
      <w:r w:rsidR="001602BD">
        <w:rPr>
          <w:lang w:val="en-US"/>
        </w:rPr>
        <w:fldChar w:fldCharType="separate"/>
      </w:r>
      <w:r w:rsidR="006105A7">
        <w:rPr>
          <w:lang w:val="en-US"/>
        </w:rPr>
        <w:t>9</w:t>
      </w:r>
      <w:r w:rsidR="001602BD">
        <w:rPr>
          <w:lang w:val="en-US"/>
        </w:rPr>
        <w:fldChar w:fldCharType="end"/>
      </w:r>
      <w:r>
        <w:rPr>
          <w:lang w:val="en-US"/>
        </w:rPr>
        <w:t>.)</w:t>
      </w:r>
    </w:p>
    <w:p w14:paraId="6D4C44F0" w14:textId="77777777" w:rsidR="008F0A3F" w:rsidRDefault="008F0A3F" w:rsidP="001602BD">
      <w:pPr>
        <w:pStyle w:val="PARAGRAPH"/>
        <w:rPr>
          <w:lang w:val="en-US"/>
        </w:rPr>
      </w:pPr>
      <w:r>
        <w:rPr>
          <w:lang w:val="en-US"/>
        </w:rPr>
        <w:t>The B2MML implementation includes additional information (elements) than are defined in this standard, usually for consistency of type definitions or to make use of the implementation easier when using standard programming languages</w:t>
      </w:r>
      <w:r w:rsidR="008558A5">
        <w:rPr>
          <w:lang w:val="en-US"/>
        </w:rPr>
        <w:t xml:space="preserve">. </w:t>
      </w:r>
    </w:p>
    <w:p w14:paraId="21FDAFD0" w14:textId="77777777" w:rsidR="008F0A3F" w:rsidRDefault="008F0A3F" w:rsidP="001602BD">
      <w:pPr>
        <w:pStyle w:val="PARAGRAPH"/>
        <w:rPr>
          <w:lang w:val="en-US"/>
        </w:rPr>
      </w:pPr>
      <w:r>
        <w:rPr>
          <w:lang w:val="en-US"/>
        </w:rPr>
        <w:t xml:space="preserve">B2MML is not the only way to implement this standard, but B2MML </w:t>
      </w:r>
      <w:r w:rsidR="00DE2E9A">
        <w:rPr>
          <w:lang w:val="en-US"/>
        </w:rPr>
        <w:t xml:space="preserve">can </w:t>
      </w:r>
      <w:r>
        <w:rPr>
          <w:lang w:val="en-US"/>
        </w:rPr>
        <w:t>be used as a reference implementation of the standard.</w:t>
      </w:r>
    </w:p>
    <w:p w14:paraId="1C4E8586" w14:textId="77777777" w:rsidR="008F0A3F" w:rsidRPr="008F0A3F" w:rsidRDefault="008F0A3F" w:rsidP="001602BD">
      <w:pPr>
        <w:pStyle w:val="PARAGRAPH"/>
        <w:rPr>
          <w:lang w:val="en-US"/>
        </w:rPr>
      </w:pPr>
      <w:r>
        <w:rPr>
          <w:lang w:val="en-US"/>
        </w:rPr>
        <w:t>The committee developing the B2MML standard also sends comments on this standard to the committee developing this standard</w:t>
      </w:r>
      <w:r w:rsidR="008558A5">
        <w:rPr>
          <w:lang w:val="en-US"/>
        </w:rPr>
        <w:t xml:space="preserve">. </w:t>
      </w:r>
    </w:p>
    <w:p w14:paraId="2DEC7689" w14:textId="10359487" w:rsidR="0004729E" w:rsidRPr="001C220C" w:rsidRDefault="00CB7EC0" w:rsidP="008F57E7">
      <w:pPr>
        <w:pStyle w:val="ANNEXtitle"/>
        <w:rPr>
          <w:lang w:val="en-US"/>
        </w:rPr>
      </w:pPr>
      <w:r w:rsidRPr="001C220C">
        <w:rPr>
          <w:lang w:val="en-US"/>
        </w:rPr>
        <w:br/>
      </w:r>
      <w:bookmarkStart w:id="21446" w:name="_Toc306620096"/>
      <w:bookmarkStart w:id="21447" w:name="_Toc320177015"/>
      <w:bookmarkStart w:id="21448" w:name="_Toc478492281"/>
      <w:r w:rsidR="001602BD" w:rsidRPr="001602BD">
        <w:rPr>
          <w:lang w:val="en-US"/>
        </w:rPr>
        <w:t>(i</w:t>
      </w:r>
      <w:r w:rsidRPr="001602BD">
        <w:rPr>
          <w:lang w:val="en-US"/>
        </w:rPr>
        <w:t>nformative)</w:t>
      </w:r>
      <w:r w:rsidRPr="001602BD">
        <w:rPr>
          <w:lang w:val="en-US"/>
        </w:rPr>
        <w:br/>
      </w:r>
      <w:ins w:id="21449" w:author="Charles Gifford" w:date="2017-03-05T16:00:00Z">
        <w:r w:rsidR="008F57E7">
          <w:rPr>
            <w:lang w:val="en-US"/>
          </w:rPr>
          <w:t>A</w:t>
        </w:r>
        <w:r w:rsidR="008F57E7" w:rsidRPr="008F57E7">
          <w:rPr>
            <w:lang w:val="en-US"/>
          </w:rPr>
          <w:t>bstract</w:t>
        </w:r>
      </w:ins>
      <w:del w:id="21450" w:author="Charles Gifford" w:date="2017-03-05T16:00:00Z">
        <w:r w:rsidRPr="001C220C" w:rsidDel="008F57E7">
          <w:rPr>
            <w:lang w:val="en-US"/>
          </w:rPr>
          <w:delText>Logical</w:delText>
        </w:r>
      </w:del>
      <w:r w:rsidRPr="001C220C">
        <w:rPr>
          <w:lang w:val="en-US"/>
        </w:rPr>
        <w:t xml:space="preserve"> information flows</w:t>
      </w:r>
      <w:bookmarkEnd w:id="21446"/>
      <w:bookmarkEnd w:id="21447"/>
      <w:bookmarkEnd w:id="21448"/>
    </w:p>
    <w:p w14:paraId="638C3771" w14:textId="77777777" w:rsidR="00CB7EC0" w:rsidRPr="001C220C" w:rsidRDefault="00CB7EC0" w:rsidP="0029062D">
      <w:pPr>
        <w:pStyle w:val="PARAGRAPH"/>
        <w:rPr>
          <w:lang w:val="en-US"/>
        </w:rPr>
      </w:pPr>
      <w:r w:rsidRPr="001C220C">
        <w:rPr>
          <w:lang w:val="en-US"/>
        </w:rPr>
        <w:t xml:space="preserve">The personnel model, equipment model, </w:t>
      </w:r>
      <w:r w:rsidR="00C17398">
        <w:rPr>
          <w:lang w:val="en-US"/>
        </w:rPr>
        <w:t xml:space="preserve">physical asset model, </w:t>
      </w:r>
      <w:r w:rsidRPr="001C220C">
        <w:rPr>
          <w:lang w:val="en-US"/>
        </w:rPr>
        <w:t>material model, and process segment model are collectively referred to as the resource models.</w:t>
      </w:r>
    </w:p>
    <w:p w14:paraId="1537C371" w14:textId="59E322FB" w:rsidR="00CB7EC0" w:rsidRPr="001C220C" w:rsidRDefault="00CB7EC0" w:rsidP="0029062D">
      <w:pPr>
        <w:pStyle w:val="PARAGRAPH"/>
        <w:rPr>
          <w:lang w:val="en-US"/>
        </w:rPr>
      </w:pPr>
      <w:r w:rsidRPr="001C220C">
        <w:rPr>
          <w:lang w:val="en-US"/>
        </w:rPr>
        <w:t xml:space="preserve">Systems communicating using the </w:t>
      </w:r>
      <w:ins w:id="21451" w:author="Charles Gifford" w:date="2017-03-15T13:09:00Z">
        <w:r w:rsidR="00926F7C" w:rsidRPr="00926F7C">
          <w:rPr>
            <w:lang w:val="en-US"/>
          </w:rPr>
          <w:t>operations</w:t>
        </w:r>
      </w:ins>
      <w:del w:id="21452" w:author="Charles Gifford" w:date="2017-03-15T13:09:00Z">
        <w:r w:rsidRPr="001C220C" w:rsidDel="00926F7C">
          <w:rPr>
            <w:lang w:val="en-US"/>
          </w:rPr>
          <w:delText xml:space="preserve">product </w:delText>
        </w:r>
      </w:del>
      <w:ins w:id="21453" w:author="Charles Gifford" w:date="2017-03-15T13:09:00Z">
        <w:r w:rsidR="00926F7C">
          <w:rPr>
            <w:lang w:val="en-US"/>
          </w:rPr>
          <w:t xml:space="preserve"> </w:t>
        </w:r>
      </w:ins>
      <w:r w:rsidRPr="001C220C">
        <w:rPr>
          <w:lang w:val="en-US"/>
        </w:rPr>
        <w:t xml:space="preserve">capability, </w:t>
      </w:r>
      <w:ins w:id="21454" w:author="Charles Gifford" w:date="2017-03-15T13:09:00Z">
        <w:r w:rsidR="00926F7C" w:rsidRPr="00926F7C">
          <w:rPr>
            <w:lang w:val="en-US"/>
          </w:rPr>
          <w:t>operations</w:t>
        </w:r>
        <w:r w:rsidR="00926F7C">
          <w:rPr>
            <w:lang w:val="en-US"/>
          </w:rPr>
          <w:t xml:space="preserve"> </w:t>
        </w:r>
      </w:ins>
      <w:del w:id="21455" w:author="Charles Gifford" w:date="2017-03-15T13:09:00Z">
        <w:r w:rsidRPr="001C220C" w:rsidDel="00926F7C">
          <w:rPr>
            <w:lang w:val="en-US"/>
          </w:rPr>
          <w:delText xml:space="preserve">product </w:delText>
        </w:r>
      </w:del>
      <w:r w:rsidRPr="001C220C">
        <w:rPr>
          <w:lang w:val="en-US"/>
        </w:rPr>
        <w:t xml:space="preserve">definition, </w:t>
      </w:r>
      <w:del w:id="21456" w:author="Charles Gifford" w:date="2017-03-15T13:09:00Z">
        <w:r w:rsidRPr="001C220C" w:rsidDel="00926F7C">
          <w:rPr>
            <w:lang w:val="en-US"/>
          </w:rPr>
          <w:delText>production</w:delText>
        </w:r>
      </w:del>
      <w:ins w:id="21457" w:author="Charles Gifford" w:date="2017-03-15T13:09:00Z">
        <w:r w:rsidR="00926F7C">
          <w:rPr>
            <w:lang w:val="en-US"/>
          </w:rPr>
          <w:t>operations</w:t>
        </w:r>
      </w:ins>
      <w:r w:rsidRPr="001C220C">
        <w:rPr>
          <w:lang w:val="en-US"/>
        </w:rPr>
        <w:t xml:space="preserve"> schedule, and </w:t>
      </w:r>
      <w:del w:id="21458" w:author="Charles Gifford" w:date="2017-03-15T13:09:00Z">
        <w:r w:rsidRPr="001C220C" w:rsidDel="00926F7C">
          <w:rPr>
            <w:lang w:val="en-US"/>
          </w:rPr>
          <w:delText>production</w:delText>
        </w:r>
      </w:del>
      <w:ins w:id="21459" w:author="Charles Gifford" w:date="2017-03-15T13:09:00Z">
        <w:r w:rsidR="00926F7C">
          <w:rPr>
            <w:lang w:val="en-US"/>
          </w:rPr>
          <w:t>operations</w:t>
        </w:r>
      </w:ins>
      <w:r w:rsidRPr="001C220C">
        <w:rPr>
          <w:lang w:val="en-US"/>
        </w:rPr>
        <w:t xml:space="preserve"> performance models have to agree on the meaning of data values.</w:t>
      </w:r>
    </w:p>
    <w:p w14:paraId="17519447" w14:textId="70300AD6" w:rsidR="00CB7EC0" w:rsidRPr="001C220C" w:rsidRDefault="00CB7EC0">
      <w:pPr>
        <w:pStyle w:val="Note"/>
        <w:tabs>
          <w:tab w:val="left" w:pos="1080"/>
        </w:tabs>
        <w:rPr>
          <w:lang w:val="en-US"/>
        </w:rPr>
      </w:pPr>
      <w:r w:rsidRPr="001C220C">
        <w:rPr>
          <w:lang w:val="en-US"/>
        </w:rPr>
        <w:t>EXAMPLE</w:t>
      </w:r>
      <w:r w:rsidRPr="001C220C">
        <w:rPr>
          <w:lang w:val="en-US"/>
        </w:rPr>
        <w:tab/>
      </w:r>
      <w:r w:rsidRPr="000B599F">
        <w:rPr>
          <w:i/>
          <w:lang w:val="en-US"/>
        </w:rPr>
        <w:t xml:space="preserve">Property </w:t>
      </w:r>
      <w:r w:rsidR="00F81EE0" w:rsidRPr="000B599F">
        <w:rPr>
          <w:i/>
          <w:lang w:val="en-US"/>
        </w:rPr>
        <w:t>IDs</w:t>
      </w:r>
      <w:r w:rsidRPr="001C220C">
        <w:rPr>
          <w:lang w:val="en-US"/>
        </w:rPr>
        <w:t>.</w:t>
      </w:r>
    </w:p>
    <w:p w14:paraId="2FB2338C" w14:textId="77777777" w:rsidR="00CB7EC0" w:rsidRPr="001C220C" w:rsidRDefault="00CB7EC0" w:rsidP="0029062D">
      <w:pPr>
        <w:pStyle w:val="PARAGRAPH"/>
        <w:rPr>
          <w:lang w:val="en-US"/>
        </w:rPr>
      </w:pPr>
      <w:r w:rsidRPr="001C220C">
        <w:rPr>
          <w:lang w:val="en-US"/>
        </w:rPr>
        <w:t>The objects in the resource models document the agreed upon values.</w:t>
      </w:r>
    </w:p>
    <w:p w14:paraId="62704DD6" w14:textId="77777777" w:rsidR="00CB7EC0" w:rsidRPr="001C220C" w:rsidRDefault="00CB7EC0" w:rsidP="0029062D">
      <w:pPr>
        <w:pStyle w:val="PARAGRAPH"/>
        <w:rPr>
          <w:lang w:val="en-US"/>
        </w:rPr>
      </w:pPr>
      <w:r w:rsidRPr="001C220C">
        <w:rPr>
          <w:lang w:val="en-US"/>
        </w:rPr>
        <w:t>The assumption is that the resource model information is shared among communicating systems</w:t>
      </w:r>
      <w:r w:rsidR="008558A5">
        <w:rPr>
          <w:lang w:val="en-US"/>
        </w:rPr>
        <w:t xml:space="preserve">. </w:t>
      </w:r>
      <w:r w:rsidRPr="001C220C">
        <w:rPr>
          <w:lang w:val="en-US"/>
        </w:rPr>
        <w:t xml:space="preserve">The resource model information </w:t>
      </w:r>
      <w:r w:rsidR="00DE2E9A">
        <w:rPr>
          <w:lang w:val="en-US"/>
        </w:rPr>
        <w:t xml:space="preserve">can </w:t>
      </w:r>
      <w:r w:rsidRPr="001C220C">
        <w:rPr>
          <w:lang w:val="en-US"/>
        </w:rPr>
        <w:t xml:space="preserve">be embedded as part of an information flow for other objects, </w:t>
      </w:r>
      <w:r w:rsidR="00DE2E9A">
        <w:rPr>
          <w:lang w:val="en-US"/>
        </w:rPr>
        <w:t xml:space="preserve">can </w:t>
      </w:r>
      <w:r w:rsidRPr="001C220C">
        <w:rPr>
          <w:lang w:val="en-US"/>
        </w:rPr>
        <w:t xml:space="preserve">be exchanged as separate objects, or </w:t>
      </w:r>
      <w:r w:rsidR="00DE2E9A">
        <w:rPr>
          <w:lang w:val="en-US"/>
        </w:rPr>
        <w:t xml:space="preserve">can </w:t>
      </w:r>
      <w:r w:rsidRPr="001C220C">
        <w:rPr>
          <w:lang w:val="en-US"/>
        </w:rPr>
        <w:t>be part of a common or distributed data store.</w:t>
      </w:r>
    </w:p>
    <w:p w14:paraId="0966EBA1" w14:textId="77777777" w:rsidR="00CB7EC0" w:rsidRPr="001C220C" w:rsidRDefault="00CB7EC0" w:rsidP="0029062D">
      <w:pPr>
        <w:pStyle w:val="PARAGRAPH"/>
        <w:rPr>
          <w:lang w:val="en-US"/>
        </w:rPr>
      </w:pPr>
      <w:r w:rsidRPr="001C220C">
        <w:rPr>
          <w:lang w:val="en-US"/>
        </w:rPr>
        <w:t xml:space="preserve">The </w:t>
      </w:r>
      <w:r w:rsidR="000B3B99">
        <w:rPr>
          <w:lang w:val="en-US"/>
        </w:rPr>
        <w:t>ISA-</w:t>
      </w:r>
      <w:r w:rsidR="001F24A0">
        <w:rPr>
          <w:lang w:val="en-US"/>
        </w:rPr>
        <w:t>95.00.01</w:t>
      </w:r>
      <w:r w:rsidRPr="001C220C">
        <w:rPr>
          <w:lang w:val="en-US"/>
        </w:rPr>
        <w:t xml:space="preserve"> object model does not assume a one-to-one relationship between enterprise systems and manufacturing control systems</w:t>
      </w:r>
      <w:r w:rsidR="008558A5">
        <w:rPr>
          <w:lang w:val="en-US"/>
        </w:rPr>
        <w:t xml:space="preserve">. </w:t>
      </w:r>
      <w:r w:rsidRPr="001C220C">
        <w:rPr>
          <w:lang w:val="en-US"/>
        </w:rPr>
        <w:t xml:space="preserve">These </w:t>
      </w:r>
      <w:r w:rsidR="00DE2E9A">
        <w:rPr>
          <w:lang w:val="en-US"/>
        </w:rPr>
        <w:t xml:space="preserve">can </w:t>
      </w:r>
      <w:r w:rsidRPr="001C220C">
        <w:rPr>
          <w:lang w:val="en-US"/>
        </w:rPr>
        <w:t>be one-to-many, many-to-one, or many-to-many relationships</w:t>
      </w:r>
      <w:r w:rsidR="00C91311">
        <w:rPr>
          <w:lang w:val="en-US"/>
        </w:rPr>
        <w:t xml:space="preserve">. </w:t>
      </w:r>
    </w:p>
    <w:p w14:paraId="4C6A2DA5" w14:textId="0D61E24F" w:rsidR="00F96DC2" w:rsidRDefault="00CB7EC0" w:rsidP="000B3B99">
      <w:pPr>
        <w:pStyle w:val="NOTE0"/>
        <w:rPr>
          <w:lang w:val="en-US"/>
        </w:rPr>
      </w:pPr>
      <w:r w:rsidRPr="00F96DC2">
        <w:t>EXAMPLE</w:t>
      </w:r>
      <w:r w:rsidRPr="0011250A">
        <w:tab/>
      </w:r>
      <w:r w:rsidRPr="005D3BB6">
        <w:t xml:space="preserve">Examples of the exchanges include contract manufacturing being performed for multiple customers (many-to-one), and a single company with multiple different manufacturing control systems (one-to-many). Figure </w:t>
      </w:r>
      <w:r w:rsidR="00844BCB">
        <w:t>F</w:t>
      </w:r>
      <w:r w:rsidR="002A3ED4" w:rsidRPr="005D3BB6">
        <w:t>.</w:t>
      </w:r>
      <w:r w:rsidRPr="005D3BB6">
        <w:t xml:space="preserve">1 illustrates some possible </w:t>
      </w:r>
      <w:ins w:id="21460" w:author="Charles Gifford" w:date="2017-03-05T16:00:00Z">
        <w:r w:rsidR="008F57E7" w:rsidRPr="008F57E7">
          <w:t>abstract</w:t>
        </w:r>
      </w:ins>
      <w:del w:id="21461" w:author="Charles Gifford" w:date="2017-03-05T16:00:00Z">
        <w:r w:rsidRPr="005D3BB6" w:rsidDel="008F57E7">
          <w:delText>logical</w:delText>
        </w:r>
      </w:del>
      <w:r w:rsidRPr="005D3BB6">
        <w:t xml:space="preserve"> information flows between enterprise systems and manufacturing control</w:t>
      </w:r>
      <w:r w:rsidR="0011250A" w:rsidRPr="005D3BB6">
        <w:t xml:space="preserve"> </w:t>
      </w:r>
      <w:r w:rsidRPr="005D3BB6">
        <w:t>systems.</w:t>
      </w:r>
    </w:p>
    <w:p w14:paraId="2065E896" w14:textId="77777777" w:rsidR="00F96DC2" w:rsidRDefault="00D81887" w:rsidP="005D3BB6">
      <w:pPr>
        <w:pStyle w:val="PARAGRAPH"/>
        <w:jc w:val="center"/>
        <w:rPr>
          <w:lang w:val="en-US"/>
        </w:rPr>
      </w:pPr>
      <w:r w:rsidRPr="001C220C">
        <w:rPr>
          <w:noProof/>
          <w:lang w:val="en-US" w:eastAsia="en-US"/>
        </w:rPr>
        <w:drawing>
          <wp:inline distT="0" distB="0" distL="0" distR="0" wp14:anchorId="3FBAB105" wp14:editId="7825DBDD">
            <wp:extent cx="3293745" cy="2167255"/>
            <wp:effectExtent l="0" t="0" r="1905"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293745" cy="2167255"/>
                    </a:xfrm>
                    <a:prstGeom prst="rect">
                      <a:avLst/>
                    </a:prstGeom>
                    <a:noFill/>
                    <a:ln>
                      <a:noFill/>
                    </a:ln>
                  </pic:spPr>
                </pic:pic>
              </a:graphicData>
            </a:graphic>
          </wp:inline>
        </w:drawing>
      </w:r>
    </w:p>
    <w:p w14:paraId="00988D93" w14:textId="5FFA6F2D" w:rsidR="00CB7EC0" w:rsidRPr="001C220C" w:rsidRDefault="002A3ED4" w:rsidP="005D3BB6">
      <w:pPr>
        <w:pStyle w:val="FIGURE-title"/>
        <w:rPr>
          <w:lang w:val="en-US"/>
        </w:rPr>
      </w:pPr>
      <w:bookmarkStart w:id="21462" w:name="_Toc516130445"/>
      <w:bookmarkStart w:id="21463" w:name="_Toc320178096"/>
      <w:bookmarkStart w:id="21464" w:name="_Toc478492594"/>
      <w:r>
        <w:rPr>
          <w:lang w:val="en-US"/>
        </w:rPr>
        <w:t>Figure</w:t>
      </w:r>
      <w:r w:rsidR="00CB7EC0" w:rsidRPr="001C220C">
        <w:rPr>
          <w:lang w:val="en-US"/>
        </w:rPr>
        <w:t xml:space="preserve"> </w:t>
      </w:r>
      <w:bookmarkStart w:id="21465" w:name="_Toc162335125"/>
      <w:r w:rsidR="00844BCB">
        <w:rPr>
          <w:lang w:val="en-US"/>
        </w:rPr>
        <w:t>F</w:t>
      </w:r>
      <w:r>
        <w:rPr>
          <w:lang w:val="en-US"/>
        </w:rPr>
        <w:t>.1 –</w:t>
      </w:r>
      <w:r w:rsidR="00CB7EC0" w:rsidRPr="001C220C">
        <w:rPr>
          <w:lang w:val="en-US"/>
        </w:rPr>
        <w:t xml:space="preserve"> Enterprise to manufacturing system </w:t>
      </w:r>
      <w:ins w:id="21466" w:author="Charles Gifford" w:date="2017-03-05T16:00:00Z">
        <w:r w:rsidR="008F57E7" w:rsidRPr="008F57E7">
          <w:rPr>
            <w:lang w:val="en-US"/>
          </w:rPr>
          <w:t>abstract</w:t>
        </w:r>
      </w:ins>
      <w:del w:id="21467" w:author="Charles Gifford" w:date="2017-03-05T16:00:00Z">
        <w:r w:rsidR="00CB7EC0" w:rsidRPr="001C220C" w:rsidDel="008F57E7">
          <w:rPr>
            <w:lang w:val="en-US"/>
          </w:rPr>
          <w:delText>logical</w:delText>
        </w:r>
      </w:del>
      <w:r w:rsidR="00CB7EC0" w:rsidRPr="001C220C">
        <w:rPr>
          <w:lang w:val="en-US"/>
        </w:rPr>
        <w:t xml:space="preserve"> information flows</w:t>
      </w:r>
      <w:bookmarkEnd w:id="21462"/>
      <w:bookmarkEnd w:id="21463"/>
      <w:bookmarkEnd w:id="21464"/>
      <w:bookmarkEnd w:id="21465"/>
    </w:p>
    <w:p w14:paraId="777BF406" w14:textId="4F28339E" w:rsidR="00CB7EC0" w:rsidRPr="001C220C" w:rsidRDefault="00CB7EC0" w:rsidP="0029062D">
      <w:pPr>
        <w:pStyle w:val="PARAGRAPH"/>
        <w:rPr>
          <w:lang w:val="en-US"/>
        </w:rPr>
      </w:pPr>
      <w:r w:rsidRPr="001C220C">
        <w:rPr>
          <w:lang w:val="en-US"/>
        </w:rPr>
        <w:t xml:space="preserve">The information in </w:t>
      </w:r>
      <w:r w:rsidR="00B627EE">
        <w:rPr>
          <w:lang w:val="en-US"/>
        </w:rPr>
        <w:t>t</w:t>
      </w:r>
      <w:r w:rsidR="00E1735F">
        <w:rPr>
          <w:lang w:val="en-US"/>
        </w:rPr>
        <w:t xml:space="preserve">his part of </w:t>
      </w:r>
      <w:r w:rsidR="00E6366E">
        <w:rPr>
          <w:lang w:val="en-US"/>
        </w:rPr>
        <w:t>ANS/ISA-95</w:t>
      </w:r>
      <w:r w:rsidR="00B627EE">
        <w:rPr>
          <w:lang w:val="en-US"/>
        </w:rPr>
        <w:t xml:space="preserve"> </w:t>
      </w:r>
      <w:r w:rsidRPr="001C220C">
        <w:rPr>
          <w:lang w:val="en-US"/>
        </w:rPr>
        <w:t>is independent of any communication protocol</w:t>
      </w:r>
      <w:r w:rsidR="008558A5">
        <w:rPr>
          <w:lang w:val="en-US"/>
        </w:rPr>
        <w:t xml:space="preserve">. </w:t>
      </w:r>
      <w:r w:rsidR="00E6366E">
        <w:rPr>
          <w:lang w:val="en-US"/>
        </w:rPr>
        <w:t>ANSI/ISA-95.00.02</w:t>
      </w:r>
      <w:r w:rsidRPr="001C220C">
        <w:rPr>
          <w:lang w:val="en-US"/>
        </w:rPr>
        <w:t xml:space="preserve"> makes no assumption about the agents that create the information and the agents that use the information</w:t>
      </w:r>
      <w:r w:rsidR="008558A5">
        <w:rPr>
          <w:lang w:val="en-US"/>
        </w:rPr>
        <w:t xml:space="preserve">. </w:t>
      </w:r>
      <w:r w:rsidRPr="001C220C">
        <w:rPr>
          <w:lang w:val="en-US"/>
        </w:rPr>
        <w:t xml:space="preserve">Different implementations of the information model </w:t>
      </w:r>
      <w:r w:rsidR="00DE2E9A">
        <w:rPr>
          <w:lang w:val="en-US"/>
        </w:rPr>
        <w:t xml:space="preserve">can </w:t>
      </w:r>
      <w:r w:rsidRPr="001C220C">
        <w:rPr>
          <w:lang w:val="en-US"/>
        </w:rPr>
        <w:t>describe different communication protocols and will often require additional attributes and objects</w:t>
      </w:r>
      <w:r w:rsidR="008558A5">
        <w:rPr>
          <w:lang w:val="en-US"/>
        </w:rPr>
        <w:t xml:space="preserve">. </w:t>
      </w:r>
    </w:p>
    <w:p w14:paraId="694D9027" w14:textId="2CC58656" w:rsidR="00CB7EC0" w:rsidRPr="001C220C" w:rsidRDefault="00CB7EC0">
      <w:pPr>
        <w:pStyle w:val="Note"/>
        <w:tabs>
          <w:tab w:val="left" w:pos="1080"/>
        </w:tabs>
        <w:rPr>
          <w:lang w:val="en-US"/>
        </w:rPr>
      </w:pPr>
      <w:r w:rsidRPr="001C220C">
        <w:rPr>
          <w:lang w:val="en-US"/>
        </w:rPr>
        <w:t>EXAMPLE</w:t>
      </w:r>
      <w:r w:rsidRPr="001C220C">
        <w:rPr>
          <w:lang w:val="en-US"/>
        </w:rPr>
        <w:tab/>
        <w:t xml:space="preserve">An SQL implementation will have to identify primary keys and </w:t>
      </w:r>
      <w:r w:rsidR="00DE2E9A">
        <w:rPr>
          <w:lang w:val="en-US"/>
        </w:rPr>
        <w:t xml:space="preserve">can </w:t>
      </w:r>
      <w:r w:rsidRPr="001C220C">
        <w:rPr>
          <w:lang w:val="en-US"/>
        </w:rPr>
        <w:t>identify index attributes.</w:t>
      </w:r>
    </w:p>
    <w:p w14:paraId="5FA004DA" w14:textId="77777777" w:rsidR="00CB7EC0" w:rsidRPr="001C220C" w:rsidRDefault="00CB7EC0" w:rsidP="0029062D">
      <w:pPr>
        <w:pStyle w:val="PARAGRAPH"/>
        <w:rPr>
          <w:lang w:val="en-US"/>
        </w:rPr>
      </w:pPr>
      <w:r w:rsidRPr="001C220C">
        <w:rPr>
          <w:lang w:val="en-US"/>
        </w:rPr>
        <w:t>Additionally, the information model does not assume a one-to-one relationship between external systems and manufacturing control systems</w:t>
      </w:r>
      <w:r w:rsidR="008558A5">
        <w:rPr>
          <w:lang w:val="en-US"/>
        </w:rPr>
        <w:t xml:space="preserve">. </w:t>
      </w:r>
      <w:r w:rsidRPr="001C220C">
        <w:rPr>
          <w:lang w:val="en-US"/>
        </w:rPr>
        <w:t xml:space="preserve">There </w:t>
      </w:r>
      <w:r w:rsidR="00DE2E9A">
        <w:rPr>
          <w:lang w:val="en-US"/>
        </w:rPr>
        <w:t xml:space="preserve">can </w:t>
      </w:r>
      <w:r w:rsidRPr="001C220C">
        <w:rPr>
          <w:lang w:val="en-US"/>
        </w:rPr>
        <w:t>be one-to-many, many-to-one, or many-to-many relationships</w:t>
      </w:r>
      <w:r w:rsidR="00C91311">
        <w:rPr>
          <w:lang w:val="en-US"/>
        </w:rPr>
        <w:t xml:space="preserve">. </w:t>
      </w:r>
    </w:p>
    <w:p w14:paraId="18E7137D" w14:textId="773135C7" w:rsidR="00F96DC2" w:rsidRPr="00F96DC2" w:rsidRDefault="00CB7EC0" w:rsidP="000B3B99">
      <w:pPr>
        <w:pStyle w:val="NOTE0"/>
      </w:pPr>
      <w:r w:rsidRPr="001C220C">
        <w:rPr>
          <w:lang w:val="en-US"/>
        </w:rPr>
        <w:t>EXAMPLE</w:t>
      </w:r>
      <w:r w:rsidR="0052062B">
        <w:rPr>
          <w:lang w:val="en-US"/>
        </w:rPr>
        <w:t xml:space="preserve"> 4</w:t>
      </w:r>
      <w:r w:rsidRPr="001C220C">
        <w:rPr>
          <w:lang w:val="en-US"/>
        </w:rPr>
        <w:tab/>
      </w:r>
      <w:r w:rsidRPr="00F96DC2">
        <w:t>Examples of the many-to-many exchanges include multiple maintenance systems or quality systems</w:t>
      </w:r>
      <w:r w:rsidR="00F96DC2" w:rsidRPr="00F96DC2">
        <w:t>.</w:t>
      </w:r>
      <w:r w:rsidRPr="00F96DC2">
        <w:t xml:space="preserve"> Figure </w:t>
      </w:r>
      <w:r w:rsidR="00844BCB">
        <w:t>F</w:t>
      </w:r>
      <w:r w:rsidR="002A3ED4" w:rsidRPr="00F96DC2">
        <w:t>.</w:t>
      </w:r>
      <w:r w:rsidRPr="00F96DC2">
        <w:t>2 illustrates examples of manufacturing control system connections</w:t>
      </w:r>
      <w:r w:rsidR="00E32449" w:rsidRPr="00F96DC2">
        <w:t>.</w:t>
      </w:r>
    </w:p>
    <w:p w14:paraId="72D8BD57" w14:textId="77777777" w:rsidR="00E32449" w:rsidRDefault="00D81887" w:rsidP="00F96DC2">
      <w:pPr>
        <w:jc w:val="center"/>
        <w:rPr>
          <w:lang w:val="en-US"/>
        </w:rPr>
      </w:pPr>
      <w:r w:rsidRPr="001C220C">
        <w:rPr>
          <w:noProof/>
          <w:lang w:val="en-US" w:eastAsia="en-US"/>
        </w:rPr>
        <w:drawing>
          <wp:inline distT="0" distB="0" distL="0" distR="0" wp14:anchorId="5F709F53" wp14:editId="7E9D1EAC">
            <wp:extent cx="3429000" cy="1481455"/>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429000" cy="1481455"/>
                    </a:xfrm>
                    <a:prstGeom prst="rect">
                      <a:avLst/>
                    </a:prstGeom>
                    <a:noFill/>
                    <a:ln>
                      <a:noFill/>
                    </a:ln>
                  </pic:spPr>
                </pic:pic>
              </a:graphicData>
            </a:graphic>
          </wp:inline>
        </w:drawing>
      </w:r>
    </w:p>
    <w:p w14:paraId="7FE4B880" w14:textId="4280D379" w:rsidR="00CB7EC0" w:rsidRDefault="002A3ED4" w:rsidP="002A3ED4">
      <w:pPr>
        <w:pStyle w:val="FIGURE-title"/>
        <w:rPr>
          <w:lang w:val="en-US"/>
        </w:rPr>
      </w:pPr>
      <w:bookmarkStart w:id="21468" w:name="_Toc516130446"/>
      <w:bookmarkStart w:id="21469" w:name="_Toc162335126"/>
      <w:bookmarkStart w:id="21470" w:name="_Toc320178097"/>
      <w:bookmarkStart w:id="21471" w:name="_Toc478492595"/>
      <w:r>
        <w:rPr>
          <w:lang w:val="en-US"/>
        </w:rPr>
        <w:t xml:space="preserve">Figure </w:t>
      </w:r>
      <w:r w:rsidR="00844BCB">
        <w:rPr>
          <w:lang w:val="en-US"/>
        </w:rPr>
        <w:t>F</w:t>
      </w:r>
      <w:r>
        <w:rPr>
          <w:lang w:val="en-US"/>
        </w:rPr>
        <w:t>.2 –</w:t>
      </w:r>
      <w:r w:rsidR="00CB7EC0" w:rsidRPr="001C220C">
        <w:rPr>
          <w:lang w:val="en-US"/>
        </w:rPr>
        <w:t xml:space="preserve"> </w:t>
      </w:r>
      <w:ins w:id="21472" w:author="Charles Gifford" w:date="2017-03-05T16:00:00Z">
        <w:r w:rsidR="008F57E7">
          <w:rPr>
            <w:lang w:val="en-US"/>
          </w:rPr>
          <w:t>A</w:t>
        </w:r>
        <w:r w:rsidR="008F57E7" w:rsidRPr="008F57E7">
          <w:rPr>
            <w:lang w:val="en-US"/>
          </w:rPr>
          <w:t>bstract</w:t>
        </w:r>
      </w:ins>
      <w:del w:id="21473" w:author="Charles Gifford" w:date="2017-03-05T16:00:00Z">
        <w:r w:rsidR="00CB7EC0" w:rsidRPr="001C220C" w:rsidDel="008F57E7">
          <w:rPr>
            <w:lang w:val="en-US"/>
          </w:rPr>
          <w:delText>Logical</w:delText>
        </w:r>
      </w:del>
      <w:r w:rsidR="00CB7EC0" w:rsidRPr="001C220C">
        <w:rPr>
          <w:lang w:val="en-US"/>
        </w:rPr>
        <w:t xml:space="preserve"> information flows among multiple systems</w:t>
      </w:r>
      <w:bookmarkEnd w:id="21468"/>
      <w:bookmarkEnd w:id="21469"/>
      <w:bookmarkEnd w:id="21470"/>
      <w:bookmarkEnd w:id="21471"/>
    </w:p>
    <w:p w14:paraId="0486F71F" w14:textId="77777777" w:rsidR="002A3ED4" w:rsidRPr="002A3ED4" w:rsidRDefault="002A3ED4" w:rsidP="002A3ED4">
      <w:pPr>
        <w:pStyle w:val="PARAGRAPH"/>
        <w:rPr>
          <w:lang w:val="en-US"/>
        </w:rPr>
      </w:pPr>
    </w:p>
    <w:p w14:paraId="4BC1EE62" w14:textId="6B276A7C" w:rsidR="004436FD" w:rsidRPr="001C220C" w:rsidRDefault="004436FD" w:rsidP="00FA7FD3">
      <w:pPr>
        <w:pStyle w:val="ANNEXtitle"/>
        <w:rPr>
          <w:lang w:val="en-US"/>
        </w:rPr>
      </w:pPr>
      <w:bookmarkStart w:id="21474" w:name="_Toc306620097"/>
      <w:r w:rsidRPr="001C220C">
        <w:rPr>
          <w:lang w:val="en-US"/>
        </w:rPr>
        <w:br/>
      </w:r>
      <w:bookmarkStart w:id="21475" w:name="_Toc478492282"/>
      <w:r w:rsidRPr="0027304E">
        <w:rPr>
          <w:b w:val="0"/>
          <w:lang w:val="en-US"/>
        </w:rPr>
        <w:t>(informative)</w:t>
      </w:r>
      <w:del w:id="21476" w:author="Charles Gifford" w:date="2017-03-05T15:47:00Z">
        <w:r w:rsidRPr="0027304E" w:rsidDel="007E462E">
          <w:rPr>
            <w:b w:val="0"/>
            <w:lang w:val="en-US"/>
          </w:rPr>
          <w:br/>
        </w:r>
        <w:r w:rsidDel="007E462E">
          <w:rPr>
            <w:lang w:val="en-US"/>
          </w:rPr>
          <w:delText>Physical model</w:delText>
        </w:r>
        <w:r w:rsidRPr="001C220C" w:rsidDel="007E462E">
          <w:rPr>
            <w:lang w:val="en-US"/>
          </w:rPr>
          <w:delText xml:space="preserve"> </w:delText>
        </w:r>
        <w:r w:rsidDel="007E462E">
          <w:rPr>
            <w:lang w:val="en-US"/>
          </w:rPr>
          <w:delText>i</w:delText>
        </w:r>
      </w:del>
      <w:ins w:id="21477" w:author="Charles Gifford" w:date="2017-03-05T15:47:00Z">
        <w:r w:rsidR="007E462E">
          <w:rPr>
            <w:lang w:val="en-US"/>
          </w:rPr>
          <w:t>I</w:t>
        </w:r>
      </w:ins>
      <w:r>
        <w:rPr>
          <w:lang w:val="en-US"/>
        </w:rPr>
        <w:t>mplementation</w:t>
      </w:r>
      <w:del w:id="21478" w:author="Charles Gifford" w:date="2017-03-05T15:47:00Z">
        <w:r w:rsidDel="007E462E">
          <w:rPr>
            <w:lang w:val="en-US"/>
          </w:rPr>
          <w:delText>s</w:delText>
        </w:r>
      </w:del>
      <w:ins w:id="21479" w:author="Charles Gifford" w:date="2017-03-05T15:47:00Z">
        <w:r w:rsidR="007E462E">
          <w:rPr>
            <w:lang w:val="en-US"/>
          </w:rPr>
          <w:t xml:space="preserve"> models</w:t>
        </w:r>
      </w:ins>
      <w:bookmarkEnd w:id="21475"/>
    </w:p>
    <w:p w14:paraId="69E30548" w14:textId="565A66F1" w:rsidR="004436FD" w:rsidRDefault="004436FD" w:rsidP="004436FD">
      <w:pPr>
        <w:pStyle w:val="PARAGRAPH"/>
      </w:pPr>
      <w:r w:rsidRPr="00033841">
        <w:t>The related object naming conventions and relationship types in ISA-95 allow implementation models to be constructed following a standard process.</w:t>
      </w:r>
      <w:r>
        <w:t xml:space="preserve">  The </w:t>
      </w:r>
      <w:del w:id="21480" w:author="Charles Gifford" w:date="2017-03-05T15:48:00Z">
        <w:r w:rsidDel="007E462E">
          <w:delText>ph</w:delText>
        </w:r>
      </w:del>
      <w:del w:id="21481" w:author="Charles Gifford" w:date="2017-03-05T15:47:00Z">
        <w:r w:rsidDel="007E462E">
          <w:delText>ysical I</w:delText>
        </w:r>
      </w:del>
      <w:ins w:id="21482" w:author="Charles Gifford" w:date="2017-03-05T15:48:00Z">
        <w:r w:rsidR="007E462E">
          <w:t>i</w:t>
        </w:r>
      </w:ins>
      <w:r>
        <w:t xml:space="preserve">mplementation of the </w:t>
      </w:r>
      <w:ins w:id="21483" w:author="Charles Gifford" w:date="2017-03-05T15:48:00Z">
        <w:r w:rsidR="007E462E">
          <w:t>abstract</w:t>
        </w:r>
      </w:ins>
      <w:del w:id="21484" w:author="Charles Gifford" w:date="2017-03-05T15:48:00Z">
        <w:r w:rsidDel="007E462E">
          <w:delText>logical</w:delText>
        </w:r>
      </w:del>
      <w:r>
        <w:t xml:space="preserve"> ISA-95 relationships vary depending on the implementation technology applied. </w:t>
      </w:r>
    </w:p>
    <w:p w14:paraId="454E99A3" w14:textId="57A61B83" w:rsidR="004436FD" w:rsidRPr="004E0194" w:rsidRDefault="004436FD" w:rsidP="004436FD">
      <w:pPr>
        <w:pStyle w:val="PARAGRAPH"/>
      </w:pPr>
      <w:r>
        <w:t xml:space="preserve">The following historical example list of the </w:t>
      </w:r>
      <w:ins w:id="21485" w:author="Charles Gifford" w:date="2017-03-05T16:01:00Z">
        <w:r w:rsidR="008F57E7">
          <w:t>implementation</w:t>
        </w:r>
      </w:ins>
      <w:r>
        <w:t xml:space="preserve"> methods have applied ISA-95 </w:t>
      </w:r>
      <w:ins w:id="21486" w:author="Charles Gifford" w:date="2017-03-05T16:01:00Z">
        <w:r w:rsidR="008F57E7" w:rsidRPr="008F57E7">
          <w:t>abstract</w:t>
        </w:r>
      </w:ins>
      <w:del w:id="21487" w:author="Charles Gifford" w:date="2017-03-05T16:01:00Z">
        <w:r w:rsidDel="008F57E7">
          <w:delText>logical</w:delText>
        </w:r>
      </w:del>
      <w:r>
        <w:t xml:space="preserve"> models. Future advances in implementation methods will expand this limited list. </w:t>
      </w:r>
    </w:p>
    <w:p w14:paraId="7368CD11" w14:textId="77777777" w:rsidR="004436FD" w:rsidRDefault="004436FD" w:rsidP="00F74376">
      <w:pPr>
        <w:pStyle w:val="PARAGRAPH"/>
        <w:numPr>
          <w:ilvl w:val="0"/>
          <w:numId w:val="63"/>
        </w:numPr>
        <w:ind w:left="360"/>
        <w:rPr>
          <w:lang w:val="en-US"/>
        </w:rPr>
      </w:pPr>
      <w:r>
        <w:rPr>
          <w:lang w:val="en-US"/>
        </w:rPr>
        <w:t xml:space="preserve">Hierarchical  </w:t>
      </w:r>
    </w:p>
    <w:p w14:paraId="168FF0A0" w14:textId="77777777" w:rsidR="004436FD" w:rsidRPr="008071BA" w:rsidRDefault="004436FD" w:rsidP="004436FD">
      <w:pPr>
        <w:pStyle w:val="PARAGRAPH"/>
        <w:rPr>
          <w:lang w:val="en-US"/>
        </w:rPr>
      </w:pPr>
      <w:r w:rsidRPr="008071BA">
        <w:rPr>
          <w:lang w:val="en-US"/>
        </w:rPr>
        <w:t>Related objects in ISA-95 UML models are represented directly as relationship attributes within the parent object.  A combination of contained and referenced objects.</w:t>
      </w:r>
    </w:p>
    <w:p w14:paraId="2B0EEFE3" w14:textId="185E7728" w:rsidR="004436FD" w:rsidRDefault="004436FD" w:rsidP="007801C1">
      <w:pPr>
        <w:pStyle w:val="EXAMPLE0"/>
        <w:rPr>
          <w:lang w:val="en-US"/>
        </w:rPr>
      </w:pPr>
      <w:r>
        <w:rPr>
          <w:lang w:val="en-US"/>
        </w:rPr>
        <w:t>EXAMPLE</w:t>
      </w:r>
      <w:r>
        <w:rPr>
          <w:lang w:val="en-US"/>
        </w:rPr>
        <w:tab/>
        <w:t xml:space="preserve">XML Hierarchical form - XML Schema (XSD) of the Business-to-manufacturing-markup-language (B2MML) </w:t>
      </w:r>
    </w:p>
    <w:p w14:paraId="77158F0F" w14:textId="77777777" w:rsidR="004436FD" w:rsidRPr="004E0194" w:rsidRDefault="004436FD" w:rsidP="00F74376">
      <w:pPr>
        <w:pStyle w:val="PARAGRAPH"/>
        <w:numPr>
          <w:ilvl w:val="0"/>
          <w:numId w:val="63"/>
        </w:numPr>
        <w:ind w:left="360"/>
        <w:rPr>
          <w:lang w:val="en-US"/>
        </w:rPr>
      </w:pPr>
      <w:r w:rsidRPr="004E0194">
        <w:rPr>
          <w:lang w:val="en-US"/>
        </w:rPr>
        <w:t>Associat</w:t>
      </w:r>
      <w:r>
        <w:rPr>
          <w:lang w:val="en-US"/>
        </w:rPr>
        <w:t>ive</w:t>
      </w:r>
      <w:r w:rsidRPr="004E0194">
        <w:rPr>
          <w:lang w:val="en-US"/>
        </w:rPr>
        <w:t xml:space="preserve"> / Link tables</w:t>
      </w:r>
      <w:r>
        <w:rPr>
          <w:lang w:val="en-US"/>
        </w:rPr>
        <w:t xml:space="preserve"> / Column databases</w:t>
      </w:r>
      <w:r w:rsidRPr="004E0194">
        <w:rPr>
          <w:lang w:val="en-US"/>
        </w:rPr>
        <w:t xml:space="preserve"> </w:t>
      </w:r>
    </w:p>
    <w:p w14:paraId="111E2A1D" w14:textId="77777777" w:rsidR="004436FD" w:rsidRDefault="004436FD" w:rsidP="004436FD">
      <w:pPr>
        <w:pStyle w:val="PARAGRAPH"/>
        <w:rPr>
          <w:lang w:val="en-US"/>
        </w:rPr>
      </w:pPr>
      <w:r>
        <w:rPr>
          <w:lang w:val="en-US"/>
        </w:rPr>
        <w:t>Object relationship attributes are represented as individual records with unique identifiers / reference identifiers for each record.  All related objects in ISA-95 UML models are represented in link / association tables that correspond to source and target identifiers and verb /role indication of the association between objects. Objects are typically defined with attributes while their relationships to external and contained objects are represented as external links with the ID suffix indicating the external reference.</w:t>
      </w:r>
    </w:p>
    <w:p w14:paraId="4D425128" w14:textId="6A2106E9" w:rsidR="004436FD" w:rsidRPr="001606B3" w:rsidRDefault="004436FD" w:rsidP="004436FD">
      <w:pPr>
        <w:pStyle w:val="EXAMPLE0"/>
      </w:pPr>
      <w:r w:rsidRPr="001606B3">
        <w:t>EXAMPLE</w:t>
      </w:r>
    </w:p>
    <w:p w14:paraId="04305555" w14:textId="77777777" w:rsidR="004436FD" w:rsidRPr="001606B3" w:rsidRDefault="004436FD" w:rsidP="00F74376">
      <w:pPr>
        <w:pStyle w:val="EXAMPLE0"/>
        <w:numPr>
          <w:ilvl w:val="0"/>
          <w:numId w:val="62"/>
        </w:numPr>
        <w:ind w:left="360"/>
      </w:pPr>
      <w:r w:rsidRPr="001606B3">
        <w:t>Topic maps (ISO 13250)</w:t>
      </w:r>
    </w:p>
    <w:p w14:paraId="4D4663A3" w14:textId="77777777" w:rsidR="004436FD" w:rsidRPr="001606B3" w:rsidRDefault="004436FD" w:rsidP="00F74376">
      <w:pPr>
        <w:pStyle w:val="EXAMPLE0"/>
        <w:numPr>
          <w:ilvl w:val="0"/>
          <w:numId w:val="62"/>
        </w:numPr>
        <w:ind w:left="360"/>
      </w:pPr>
      <w:r w:rsidRPr="001606B3">
        <w:t>Relational database</w:t>
      </w:r>
    </w:p>
    <w:p w14:paraId="2069422D" w14:textId="77777777" w:rsidR="004436FD" w:rsidRPr="001606B3" w:rsidRDefault="004436FD" w:rsidP="00F74376">
      <w:pPr>
        <w:pStyle w:val="EXAMPLE0"/>
        <w:numPr>
          <w:ilvl w:val="0"/>
          <w:numId w:val="62"/>
        </w:numPr>
        <w:ind w:left="360"/>
      </w:pPr>
      <w:r>
        <w:t>NoSQL</w:t>
      </w:r>
      <w:r w:rsidRPr="001606B3">
        <w:t xml:space="preserve"> database</w:t>
      </w:r>
    </w:p>
    <w:p w14:paraId="011C89A6" w14:textId="77777777" w:rsidR="004436FD" w:rsidRPr="001606B3" w:rsidRDefault="004436FD" w:rsidP="00F74376">
      <w:pPr>
        <w:pStyle w:val="EXAMPLE0"/>
        <w:numPr>
          <w:ilvl w:val="0"/>
          <w:numId w:val="62"/>
        </w:numPr>
        <w:ind w:left="360"/>
      </w:pPr>
      <w:r w:rsidRPr="001606B3">
        <w:t>XML flat (objects stored in single level of XML)</w:t>
      </w:r>
    </w:p>
    <w:p w14:paraId="3ED95BDA" w14:textId="77777777" w:rsidR="004436FD" w:rsidRDefault="004436FD" w:rsidP="00F74376">
      <w:pPr>
        <w:pStyle w:val="EXAMPLE0"/>
        <w:numPr>
          <w:ilvl w:val="0"/>
          <w:numId w:val="62"/>
        </w:numPr>
        <w:ind w:left="360"/>
      </w:pPr>
      <w:r w:rsidRPr="001606B3">
        <w:t>Graph database</w:t>
      </w:r>
    </w:p>
    <w:p w14:paraId="33A59D07" w14:textId="77777777" w:rsidR="004436FD" w:rsidRPr="00DE27C7" w:rsidRDefault="004436FD" w:rsidP="00F74376">
      <w:pPr>
        <w:pStyle w:val="EXAMPLE0"/>
        <w:numPr>
          <w:ilvl w:val="0"/>
          <w:numId w:val="62"/>
        </w:numPr>
        <w:ind w:left="360"/>
      </w:pPr>
      <w:r w:rsidRPr="001606B3">
        <w:t>Triple</w:t>
      </w:r>
      <w:r>
        <w:t xml:space="preserve"> store</w:t>
      </w:r>
    </w:p>
    <w:p w14:paraId="7385EAE2" w14:textId="77777777" w:rsidR="004436FD" w:rsidRDefault="004436FD" w:rsidP="004436FD">
      <w:pPr>
        <w:pStyle w:val="PARAGRAPH"/>
        <w:rPr>
          <w:lang w:val="en-US"/>
        </w:rPr>
      </w:pPr>
      <w:r>
        <w:rPr>
          <w:lang w:val="en-US"/>
        </w:rPr>
        <w:t>Object attributes and relationships in ISA-95 object UML models are represented as individual triple entries.  Instances represent class membership and values with individual triple entries.</w:t>
      </w:r>
    </w:p>
    <w:p w14:paraId="7390DC08" w14:textId="5C008139" w:rsidR="004436FD" w:rsidRPr="00596E4A" w:rsidRDefault="004436FD" w:rsidP="004436FD">
      <w:pPr>
        <w:pStyle w:val="NOTE0"/>
        <w:outlineLvl w:val="0"/>
      </w:pPr>
      <w:r w:rsidRPr="00596E4A">
        <w:t>EXAMPLE</w:t>
      </w:r>
    </w:p>
    <w:p w14:paraId="17560988" w14:textId="77777777" w:rsidR="004436FD" w:rsidRPr="00596E4A" w:rsidRDefault="004436FD" w:rsidP="00F74376">
      <w:pPr>
        <w:pStyle w:val="NOTE0"/>
        <w:numPr>
          <w:ilvl w:val="0"/>
          <w:numId w:val="96"/>
        </w:numPr>
        <w:ind w:left="360"/>
      </w:pPr>
      <w:r w:rsidRPr="00596E4A">
        <w:t xml:space="preserve">Web ontology language (OWL) </w:t>
      </w:r>
    </w:p>
    <w:p w14:paraId="55DDEC78" w14:textId="77777777" w:rsidR="004436FD" w:rsidRDefault="004436FD" w:rsidP="00F74376">
      <w:pPr>
        <w:pStyle w:val="NOTE0"/>
        <w:numPr>
          <w:ilvl w:val="0"/>
          <w:numId w:val="96"/>
        </w:numPr>
        <w:ind w:left="360"/>
      </w:pPr>
      <w:r w:rsidRPr="00596E4A">
        <w:t>Resource description framework (RDF)</w:t>
      </w:r>
    </w:p>
    <w:p w14:paraId="701A6537" w14:textId="22B6B22B" w:rsidR="004436FD" w:rsidRPr="004436FD" w:rsidRDefault="004436FD" w:rsidP="00F74376">
      <w:pPr>
        <w:pStyle w:val="NOTE0"/>
        <w:numPr>
          <w:ilvl w:val="0"/>
          <w:numId w:val="96"/>
        </w:numPr>
        <w:ind w:left="360"/>
      </w:pPr>
      <w:r w:rsidRPr="004436FD">
        <w:rPr>
          <w:lang w:val="en-US"/>
        </w:rPr>
        <w:t>Binary</w:t>
      </w:r>
    </w:p>
    <w:p w14:paraId="3FA9E6A4" w14:textId="77777777" w:rsidR="004436FD" w:rsidRDefault="004436FD" w:rsidP="004436FD">
      <w:pPr>
        <w:pStyle w:val="PARAGRAPH"/>
        <w:outlineLvl w:val="0"/>
        <w:rPr>
          <w:lang w:val="en-US"/>
        </w:rPr>
      </w:pPr>
      <w:r>
        <w:rPr>
          <w:lang w:val="en-US"/>
        </w:rPr>
        <w:t>A binary wire protocol specified by a definition which generates interfaces to allow applications to interact with the binary wire protocol.</w:t>
      </w:r>
    </w:p>
    <w:p w14:paraId="7401FE90" w14:textId="5D65C69C" w:rsidR="004436FD" w:rsidRPr="00596E4A" w:rsidRDefault="004436FD" w:rsidP="004436FD">
      <w:pPr>
        <w:pStyle w:val="NOTE0"/>
        <w:outlineLvl w:val="0"/>
      </w:pPr>
      <w:r w:rsidRPr="00596E4A">
        <w:t>EXAMPLE</w:t>
      </w:r>
    </w:p>
    <w:p w14:paraId="0B8FC41D" w14:textId="77CD0608" w:rsidR="004436FD" w:rsidRDefault="004436FD" w:rsidP="00F74376">
      <w:pPr>
        <w:pStyle w:val="NOTE0"/>
        <w:numPr>
          <w:ilvl w:val="0"/>
          <w:numId w:val="97"/>
        </w:numPr>
        <w:ind w:left="360"/>
      </w:pPr>
      <w:r w:rsidRPr="00596E4A">
        <w:t>OMG data distribution service (DDS)</w:t>
      </w:r>
      <w:r>
        <w:t xml:space="preserve">, OMG Common Data Representation (CDR) binary wire protocol specified by OMG </w:t>
      </w:r>
      <w:r w:rsidRPr="00596E4A">
        <w:t>interface definition language (IDL)</w:t>
      </w:r>
    </w:p>
    <w:p w14:paraId="6E58E534" w14:textId="71A21D21" w:rsidR="004436FD" w:rsidRPr="00596E4A" w:rsidRDefault="004436FD" w:rsidP="00F74376">
      <w:pPr>
        <w:pStyle w:val="NOTE0"/>
        <w:numPr>
          <w:ilvl w:val="0"/>
          <w:numId w:val="97"/>
        </w:numPr>
        <w:ind w:left="360"/>
      </w:pPr>
      <w:r>
        <w:t>Flat Buffers binary specification specified by Google interface definition language (IDL)</w:t>
      </w:r>
    </w:p>
    <w:p w14:paraId="635DF38D" w14:textId="77777777" w:rsidR="004436FD" w:rsidRDefault="004436FD" w:rsidP="004436FD">
      <w:pPr>
        <w:pStyle w:val="PARAGRAPH"/>
        <w:rPr>
          <w:lang w:val="en-US"/>
        </w:rPr>
      </w:pPr>
      <w:r w:rsidRPr="007135AA">
        <w:rPr>
          <w:lang w:val="en-US"/>
        </w:rPr>
        <w:t>A binary protocol that</w:t>
      </w:r>
      <w:r>
        <w:rPr>
          <w:lang w:val="en-US"/>
        </w:rPr>
        <w:t xml:space="preserve"> is specified in a document and implemented by add on tools</w:t>
      </w:r>
    </w:p>
    <w:p w14:paraId="26554536" w14:textId="1C74F50C" w:rsidR="004436FD" w:rsidRDefault="004436FD" w:rsidP="004436FD">
      <w:pPr>
        <w:pStyle w:val="EXAMPLE0"/>
        <w:rPr>
          <w:lang w:val="en-US"/>
        </w:rPr>
      </w:pPr>
      <w:r>
        <w:rPr>
          <w:lang w:val="en-US"/>
        </w:rPr>
        <w:t>EXAMPLE</w:t>
      </w:r>
    </w:p>
    <w:p w14:paraId="304CEC0E" w14:textId="77777777" w:rsidR="004436FD" w:rsidRPr="007135AA" w:rsidRDefault="004436FD" w:rsidP="00F74376">
      <w:pPr>
        <w:pStyle w:val="PARAGRAPH"/>
        <w:numPr>
          <w:ilvl w:val="0"/>
          <w:numId w:val="95"/>
        </w:numPr>
        <w:ind w:left="360"/>
        <w:rPr>
          <w:sz w:val="16"/>
          <w:lang w:val="en-US"/>
        </w:rPr>
      </w:pPr>
      <w:r w:rsidRPr="007135AA">
        <w:rPr>
          <w:sz w:val="16"/>
          <w:lang w:val="en-US"/>
        </w:rPr>
        <w:t>OPC Binary specifications</w:t>
      </w:r>
    </w:p>
    <w:p w14:paraId="12089AD9" w14:textId="77777777" w:rsidR="004436FD" w:rsidRDefault="004436FD" w:rsidP="00F74376">
      <w:pPr>
        <w:pStyle w:val="PARAGRAPH"/>
        <w:numPr>
          <w:ilvl w:val="0"/>
          <w:numId w:val="95"/>
        </w:numPr>
        <w:ind w:left="360"/>
        <w:rPr>
          <w:sz w:val="16"/>
          <w:lang w:val="en-US"/>
        </w:rPr>
      </w:pPr>
      <w:r w:rsidRPr="007135AA">
        <w:rPr>
          <w:sz w:val="16"/>
          <w:lang w:val="en-US"/>
        </w:rPr>
        <w:t>OASIS AMQP</w:t>
      </w:r>
      <w:r>
        <w:rPr>
          <w:sz w:val="16"/>
          <w:lang w:val="en-US"/>
        </w:rPr>
        <w:t xml:space="preserve"> specification</w:t>
      </w:r>
    </w:p>
    <w:p w14:paraId="6F292E6D" w14:textId="77777777" w:rsidR="004436FD" w:rsidRDefault="004436FD" w:rsidP="004436FD">
      <w:pPr>
        <w:pStyle w:val="PARAGRAPH"/>
        <w:rPr>
          <w:sz w:val="16"/>
          <w:lang w:val="en-US"/>
        </w:rPr>
      </w:pPr>
      <w:r>
        <w:rPr>
          <w:sz w:val="16"/>
          <w:lang w:val="en-US"/>
        </w:rPr>
        <w:t xml:space="preserve">A binary protocol that allows implementation to specify their own message payload content. </w:t>
      </w:r>
    </w:p>
    <w:p w14:paraId="19E70343" w14:textId="063895D3" w:rsidR="004436FD" w:rsidRDefault="004436FD" w:rsidP="004436FD">
      <w:pPr>
        <w:pStyle w:val="EXAMPLE0"/>
        <w:rPr>
          <w:lang w:val="en-US"/>
        </w:rPr>
      </w:pPr>
      <w:r>
        <w:rPr>
          <w:lang w:val="en-US"/>
        </w:rPr>
        <w:t>EXAMPLE</w:t>
      </w:r>
    </w:p>
    <w:p w14:paraId="4E74D7F6" w14:textId="77777777" w:rsidR="004436FD" w:rsidRDefault="004436FD" w:rsidP="00F74376">
      <w:pPr>
        <w:pStyle w:val="PARAGRAPH"/>
        <w:numPr>
          <w:ilvl w:val="0"/>
          <w:numId w:val="94"/>
        </w:numPr>
        <w:ind w:left="360"/>
        <w:rPr>
          <w:sz w:val="16"/>
          <w:lang w:val="en-US"/>
        </w:rPr>
      </w:pPr>
      <w:r>
        <w:rPr>
          <w:sz w:val="16"/>
          <w:lang w:val="en-US"/>
        </w:rPr>
        <w:t>OASIS MQTT</w:t>
      </w:r>
    </w:p>
    <w:p w14:paraId="738DE22A" w14:textId="77777777" w:rsidR="004436FD" w:rsidRDefault="004436FD" w:rsidP="00F74376">
      <w:pPr>
        <w:pStyle w:val="PARAGRAPH"/>
        <w:numPr>
          <w:ilvl w:val="0"/>
          <w:numId w:val="94"/>
        </w:numPr>
        <w:ind w:left="360"/>
        <w:rPr>
          <w:sz w:val="16"/>
          <w:lang w:val="en-US"/>
        </w:rPr>
      </w:pPr>
      <w:r>
        <w:rPr>
          <w:sz w:val="16"/>
          <w:lang w:val="en-US"/>
        </w:rPr>
        <w:t>OASIS – AMQP</w:t>
      </w:r>
    </w:p>
    <w:p w14:paraId="252A5162" w14:textId="77777777" w:rsidR="004436FD" w:rsidRDefault="004436FD" w:rsidP="00F74376">
      <w:pPr>
        <w:pStyle w:val="PARAGRAPH"/>
        <w:numPr>
          <w:ilvl w:val="0"/>
          <w:numId w:val="94"/>
        </w:numPr>
        <w:ind w:left="360"/>
        <w:rPr>
          <w:sz w:val="16"/>
          <w:lang w:val="en-US"/>
        </w:rPr>
      </w:pPr>
      <w:r>
        <w:rPr>
          <w:sz w:val="16"/>
          <w:lang w:val="en-US"/>
        </w:rPr>
        <w:t>OMG RTPS – DDS - CDR</w:t>
      </w:r>
    </w:p>
    <w:p w14:paraId="41CB86DD" w14:textId="7B6515D2" w:rsidR="004436FD" w:rsidRPr="001C220C" w:rsidRDefault="004436FD" w:rsidP="00FA7FD3">
      <w:pPr>
        <w:pStyle w:val="ANNEXtitle"/>
        <w:rPr>
          <w:lang w:val="en-US"/>
        </w:rPr>
      </w:pPr>
      <w:r w:rsidRPr="001C220C">
        <w:rPr>
          <w:lang w:val="en-US"/>
        </w:rPr>
        <w:br/>
      </w:r>
      <w:bookmarkStart w:id="21488" w:name="_Toc478492283"/>
      <w:r w:rsidRPr="0027304E">
        <w:rPr>
          <w:b w:val="0"/>
          <w:lang w:val="en-US"/>
        </w:rPr>
        <w:t>(informative)</w:t>
      </w:r>
      <w:r w:rsidR="00EE0A26">
        <w:rPr>
          <w:b w:val="0"/>
          <w:lang w:val="en-US"/>
        </w:rPr>
        <w:t xml:space="preserve"> </w:t>
      </w:r>
      <w:r w:rsidRPr="0027304E">
        <w:rPr>
          <w:b w:val="0"/>
          <w:lang w:val="en-US"/>
        </w:rPr>
        <w:br/>
      </w:r>
      <w:ins w:id="21489" w:author="Charles Gifford" w:date="2017-03-05T15:49:00Z">
        <w:r w:rsidR="007E462E">
          <w:rPr>
            <w:lang w:val="en-US"/>
          </w:rPr>
          <w:t xml:space="preserve">Abstract </w:t>
        </w:r>
      </w:ins>
      <w:del w:id="21490" w:author="Charles Gifford" w:date="2017-03-05T15:49:00Z">
        <w:r w:rsidDel="007E462E">
          <w:rPr>
            <w:lang w:val="en-US"/>
          </w:rPr>
          <w:delText xml:space="preserve">Logical </w:delText>
        </w:r>
      </w:del>
      <w:r>
        <w:rPr>
          <w:lang w:val="en-US"/>
        </w:rPr>
        <w:t xml:space="preserve">to </w:t>
      </w:r>
      <w:del w:id="21491" w:author="Charles Gifford" w:date="2017-03-05T15:49:00Z">
        <w:r w:rsidR="00836B47" w:rsidDel="007E462E">
          <w:rPr>
            <w:lang w:val="en-US"/>
          </w:rPr>
          <w:delText>p</w:delText>
        </w:r>
        <w:r w:rsidDel="007E462E">
          <w:rPr>
            <w:lang w:val="en-US"/>
          </w:rPr>
          <w:delText>hysical model</w:delText>
        </w:r>
        <w:r w:rsidRPr="001C220C" w:rsidDel="007E462E">
          <w:rPr>
            <w:lang w:val="en-US"/>
          </w:rPr>
          <w:delText xml:space="preserve"> </w:delText>
        </w:r>
      </w:del>
      <w:r>
        <w:rPr>
          <w:lang w:val="en-US"/>
        </w:rPr>
        <w:t xml:space="preserve">implementation </w:t>
      </w:r>
      <w:ins w:id="21492" w:author="Charles Gifford" w:date="2017-03-05T15:49:00Z">
        <w:r w:rsidR="007E462E">
          <w:rPr>
            <w:lang w:val="en-US"/>
          </w:rPr>
          <w:t xml:space="preserve">model </w:t>
        </w:r>
      </w:ins>
      <w:r>
        <w:rPr>
          <w:lang w:val="en-US"/>
        </w:rPr>
        <w:t>examples</w:t>
      </w:r>
      <w:bookmarkEnd w:id="21488"/>
    </w:p>
    <w:p w14:paraId="3801B376" w14:textId="46936CF3" w:rsidR="004436FD" w:rsidRDefault="00EE0A26" w:rsidP="00EE0A26">
      <w:pPr>
        <w:pStyle w:val="PARAGRAPH"/>
      </w:pPr>
      <w:r>
        <w:t>In this example, an ISA-95</w:t>
      </w:r>
      <w:r w:rsidR="007801C1">
        <w:t xml:space="preserve"> </w:t>
      </w:r>
      <w:r w:rsidR="007801C1" w:rsidRPr="007801C1">
        <w:rPr>
          <w:i/>
        </w:rPr>
        <w:t xml:space="preserve">person </w:t>
      </w:r>
      <w:r w:rsidR="004436FD">
        <w:t>object is presented along with its implementation model counterpart for a number of implementation technolo</w:t>
      </w:r>
      <w:r w:rsidR="007801C1">
        <w:t>gies applied in manufacturing, industrial internet of things, smart m</w:t>
      </w:r>
      <w:r w:rsidR="004436FD">
        <w:t>anufacturing, military and space craft systems.</w:t>
      </w:r>
    </w:p>
    <w:p w14:paraId="344E9447" w14:textId="7A4B9E0D" w:rsidR="004436FD" w:rsidRPr="00A06685" w:rsidRDefault="004436FD" w:rsidP="00EE0A26">
      <w:pPr>
        <w:pStyle w:val="PARAGRAPH"/>
      </w:pPr>
      <w:r w:rsidRPr="00EE0A26">
        <w:t xml:space="preserve">Each implementation will </w:t>
      </w:r>
      <w:r w:rsidR="007801C1">
        <w:t>have its own representation of t</w:t>
      </w:r>
      <w:r w:rsidRPr="00EE0A26">
        <w:t>ransaction objects, only the noun component is depicted in this example</w:t>
      </w:r>
      <w:r w:rsidRPr="00A06685">
        <w:t xml:space="preserve"> and the personnel model has been simplified to allow presentation of the basic transformations that are performed between the </w:t>
      </w:r>
      <w:ins w:id="21493" w:author="Charles Gifford" w:date="2017-03-05T15:49:00Z">
        <w:r w:rsidR="007E462E">
          <w:t>abstract</w:t>
        </w:r>
      </w:ins>
      <w:del w:id="21494" w:author="Charles Gifford" w:date="2017-03-05T15:49:00Z">
        <w:r w:rsidRPr="00A06685" w:rsidDel="007E462E">
          <w:delText>logical</w:delText>
        </w:r>
      </w:del>
      <w:r w:rsidRPr="00A06685">
        <w:t xml:space="preserve"> model and its </w:t>
      </w:r>
      <w:ins w:id="21495" w:author="Charles Gifford" w:date="2017-03-05T15:49:00Z">
        <w:r w:rsidR="007E462E">
          <w:t>implementation</w:t>
        </w:r>
      </w:ins>
      <w:del w:id="21496" w:author="Charles Gifford" w:date="2017-03-05T15:49:00Z">
        <w:r w:rsidRPr="00A06685" w:rsidDel="007E462E">
          <w:delText>physical</w:delText>
        </w:r>
      </w:del>
      <w:r w:rsidRPr="00A06685">
        <w:t xml:space="preserve"> model counterparts.</w:t>
      </w:r>
    </w:p>
    <w:p w14:paraId="459B3C89" w14:textId="77777777" w:rsidR="004436FD" w:rsidRPr="00A06685" w:rsidRDefault="004436FD" w:rsidP="00A06685">
      <w:pPr>
        <w:pStyle w:val="PARAGRAPH"/>
      </w:pPr>
      <w:r w:rsidRPr="00A06685">
        <w:t>The examples are informative of the type of implementation model performed and may not be indicative of the best practice applied in each environment.</w:t>
      </w:r>
    </w:p>
    <w:p w14:paraId="6F6E3E51" w14:textId="5706FBC5" w:rsidR="004436FD" w:rsidRPr="00BD59BD" w:rsidRDefault="004436FD" w:rsidP="00A06685">
      <w:pPr>
        <w:pStyle w:val="PARAGRAPH"/>
      </w:pPr>
      <w:r w:rsidRPr="00A06685">
        <w:t xml:space="preserve">As ISA-95 </w:t>
      </w:r>
      <w:del w:id="21497" w:author="Charles Gifford" w:date="2017-03-05T15:50:00Z">
        <w:r w:rsidRPr="00A06685" w:rsidDel="007E462E">
          <w:delText xml:space="preserve">physical </w:delText>
        </w:r>
      </w:del>
      <w:r w:rsidRPr="00A06685">
        <w:t xml:space="preserve">transactions are specifications of exchanged information many of the </w:t>
      </w:r>
      <w:ins w:id="21498" w:author="Charles Gifford" w:date="2017-03-05T15:50:00Z">
        <w:r w:rsidR="007E462E">
          <w:t>implementation</w:t>
        </w:r>
      </w:ins>
      <w:del w:id="21499" w:author="Charles Gifford" w:date="2017-03-05T15:50:00Z">
        <w:r w:rsidRPr="00A06685" w:rsidDel="007E462E">
          <w:delText>physical</w:delText>
        </w:r>
      </w:del>
      <w:r w:rsidRPr="00A06685">
        <w:t xml:space="preserve"> models focus on the generation of application interfaces that allow generation of the messages in a controlled manner. XML/XSD interfaces can be generated from the message schema however in many</w:t>
      </w:r>
      <w:r w:rsidRPr="00BD59BD">
        <w:t xml:space="preserve"> cases an intermediate type definition language is used to generate the interfaces and generate message validation logic.</w:t>
      </w:r>
    </w:p>
    <w:p w14:paraId="73598E80" w14:textId="77777777" w:rsidR="004436FD" w:rsidRPr="00B864BE" w:rsidRDefault="004436FD" w:rsidP="00A06685">
      <w:pPr>
        <w:pStyle w:val="PARAGRAPH"/>
      </w:pPr>
      <w:r w:rsidRPr="00B864BE">
        <w:rPr>
          <w:highlight w:val="lightGray"/>
        </w:rPr>
        <w:t>The following sections are being validated with individuals as appropriate representations of the technology.</w:t>
      </w:r>
    </w:p>
    <w:p w14:paraId="5E06BCCF" w14:textId="23D8B95B" w:rsidR="004436FD" w:rsidRPr="001C220C" w:rsidRDefault="004436FD" w:rsidP="008F57E7">
      <w:pPr>
        <w:pStyle w:val="ANNEX-heading1"/>
      </w:pPr>
      <w:bookmarkStart w:id="21500" w:name="_Toc478492284"/>
      <w:r>
        <w:t xml:space="preserve">Personnel </w:t>
      </w:r>
      <w:ins w:id="21501" w:author="Charles Gifford" w:date="2017-03-05T16:01:00Z">
        <w:r w:rsidR="008F57E7" w:rsidRPr="008F57E7">
          <w:t>abstract</w:t>
        </w:r>
      </w:ins>
      <w:del w:id="21502" w:author="Charles Gifford" w:date="2017-03-05T16:01:00Z">
        <w:r w:rsidDel="008F57E7">
          <w:delText>logical</w:delText>
        </w:r>
      </w:del>
      <w:r>
        <w:t xml:space="preserve"> model</w:t>
      </w:r>
      <w:bookmarkEnd w:id="21500"/>
    </w:p>
    <w:p w14:paraId="4386341B" w14:textId="39EB295F" w:rsidR="004436FD" w:rsidRDefault="004436FD" w:rsidP="00EE0A26">
      <w:pPr>
        <w:pStyle w:val="PARAGRAPH"/>
        <w:rPr>
          <w:lang w:val="en-US"/>
        </w:rPr>
      </w:pPr>
      <w:r>
        <w:rPr>
          <w:lang w:val="en-US"/>
        </w:rPr>
        <w:t>This e</w:t>
      </w:r>
      <w:r w:rsidR="007801C1">
        <w:rPr>
          <w:lang w:val="en-US"/>
        </w:rPr>
        <w:t xml:space="preserve">xample represents parts of the </w:t>
      </w:r>
      <w:r w:rsidR="007801C1" w:rsidRPr="007801C1">
        <w:rPr>
          <w:i/>
          <w:lang w:val="en-US"/>
        </w:rPr>
        <w:t>p</w:t>
      </w:r>
      <w:r w:rsidRPr="007801C1">
        <w:rPr>
          <w:i/>
          <w:lang w:val="en-US"/>
        </w:rPr>
        <w:t xml:space="preserve">erson </w:t>
      </w:r>
      <w:r>
        <w:rPr>
          <w:lang w:val="en-US"/>
        </w:rPr>
        <w:t xml:space="preserve">object as represented in the Personnel model presented </w:t>
      </w:r>
      <w:r w:rsidR="007801C1">
        <w:rPr>
          <w:lang w:val="en-US"/>
        </w:rPr>
        <w:t>in Figure 22</w:t>
      </w:r>
      <w:r>
        <w:rPr>
          <w:lang w:val="en-US"/>
        </w:rPr>
        <w:t>. A formal description of the Personnel model is presented in Clause 5.</w:t>
      </w:r>
    </w:p>
    <w:p w14:paraId="0E89C0A9" w14:textId="0FC38421" w:rsidR="004436FD" w:rsidRDefault="004436FD" w:rsidP="004436FD">
      <w:pPr>
        <w:pStyle w:val="PARAGRAPH"/>
        <w:jc w:val="center"/>
        <w:rPr>
          <w:lang w:val="en-US"/>
        </w:rPr>
      </w:pPr>
      <w:del w:id="21503" w:author="Charles Gifford" w:date="2017-03-22T23:37:00Z">
        <w:r w:rsidRPr="00F73DCA" w:rsidDel="009D54BF">
          <w:rPr>
            <w:noProof/>
            <w:lang w:val="en-US" w:eastAsia="en-US"/>
          </w:rPr>
          <w:drawing>
            <wp:inline distT="0" distB="0" distL="0" distR="0" wp14:anchorId="7CFAEFB9" wp14:editId="5AB0AB25">
              <wp:extent cx="4104687" cy="25590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b="1781"/>
                      <a:stretch>
                        <a:fillRect/>
                      </a:stretch>
                    </pic:blipFill>
                    <pic:spPr bwMode="auto">
                      <a:xfrm>
                        <a:off x="0" y="0"/>
                        <a:ext cx="4107358" cy="2560715"/>
                      </a:xfrm>
                      <a:prstGeom prst="rect">
                        <a:avLst/>
                      </a:prstGeom>
                      <a:noFill/>
                      <a:ln>
                        <a:noFill/>
                      </a:ln>
                    </pic:spPr>
                  </pic:pic>
                </a:graphicData>
              </a:graphic>
            </wp:inline>
          </w:drawing>
        </w:r>
      </w:del>
    </w:p>
    <w:p w14:paraId="4984F8AA" w14:textId="698D64BE" w:rsidR="009D54BF" w:rsidRDefault="009D54BF" w:rsidP="00EE0A26">
      <w:pPr>
        <w:pStyle w:val="Caption"/>
      </w:pPr>
      <w:r>
        <w:rPr>
          <w:noProof/>
          <w:lang w:val="en-US" w:eastAsia="en-US"/>
        </w:rPr>
        <w:drawing>
          <wp:inline distT="0" distB="0" distL="0" distR="0" wp14:anchorId="64903AB3" wp14:editId="6C89479E">
            <wp:extent cx="3767455" cy="2664460"/>
            <wp:effectExtent l="0" t="0" r="4445" b="2540"/>
            <wp:docPr id="623" name="Picture 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67455" cy="2664460"/>
                    </a:xfrm>
                    <a:prstGeom prst="rect">
                      <a:avLst/>
                    </a:prstGeom>
                    <a:noFill/>
                  </pic:spPr>
                </pic:pic>
              </a:graphicData>
            </a:graphic>
          </wp:inline>
        </w:drawing>
      </w:r>
    </w:p>
    <w:p w14:paraId="71411C48" w14:textId="2DF13ACA" w:rsidR="00EE0A26" w:rsidRPr="001C220C" w:rsidRDefault="009D54BF" w:rsidP="00EE0A26">
      <w:pPr>
        <w:pStyle w:val="Caption"/>
        <w:rPr>
          <w:lang w:val="en-US"/>
        </w:rPr>
      </w:pPr>
      <w:r>
        <w:fldChar w:fldCharType="begin"/>
      </w:r>
      <w:r>
        <w:instrText xml:space="preserve"> REF _Ref495476252 \h </w:instrText>
      </w:r>
      <w:r>
        <w:fldChar w:fldCharType="separate"/>
      </w:r>
      <w:r>
        <w:rPr>
          <w:lang w:val="en-US"/>
        </w:rPr>
        <w:t>Figure</w:t>
      </w:r>
      <w:r w:rsidRPr="001C220C">
        <w:rPr>
          <w:lang w:val="en-US"/>
        </w:rPr>
        <w:t xml:space="preserve"> </w:t>
      </w:r>
      <w:r>
        <w:rPr>
          <w:noProof/>
          <w:lang w:val="en-US"/>
        </w:rPr>
        <w:t>8</w:t>
      </w:r>
      <w:r>
        <w:fldChar w:fldCharType="end"/>
      </w:r>
      <w:r>
        <w:t xml:space="preserve"> </w:t>
      </w:r>
      <w:r w:rsidR="00EE0A26">
        <w:rPr>
          <w:lang w:val="en-US"/>
        </w:rPr>
        <w:t>–</w:t>
      </w:r>
      <w:r w:rsidR="00EE0A26" w:rsidRPr="001C220C">
        <w:rPr>
          <w:lang w:val="en-US"/>
        </w:rPr>
        <w:t xml:space="preserve"> </w:t>
      </w:r>
      <w:r w:rsidR="00EE0A26">
        <w:rPr>
          <w:lang w:val="en-US"/>
        </w:rPr>
        <w:t xml:space="preserve">Logic Model Example: </w:t>
      </w:r>
      <w:r w:rsidR="00EE0A26" w:rsidRPr="001C220C">
        <w:rPr>
          <w:lang w:val="en-US"/>
        </w:rPr>
        <w:t>Personnel model</w:t>
      </w:r>
    </w:p>
    <w:p w14:paraId="79BBCB54" w14:textId="2183DD7E" w:rsidR="004436FD" w:rsidRDefault="004436FD" w:rsidP="004436FD">
      <w:pPr>
        <w:pStyle w:val="PARAGRAPH"/>
        <w:rPr>
          <w:lang w:val="en-US"/>
        </w:rPr>
      </w:pPr>
      <w:r>
        <w:rPr>
          <w:lang w:val="en-US"/>
        </w:rPr>
        <w:t xml:space="preserve">The </w:t>
      </w:r>
      <w:r w:rsidRPr="00EE0A26">
        <w:rPr>
          <w:i/>
          <w:lang w:val="en-US"/>
        </w:rPr>
        <w:t>person</w:t>
      </w:r>
      <w:r>
        <w:rPr>
          <w:lang w:val="en-US"/>
        </w:rPr>
        <w:t xml:space="preserve"> object has the following relationship and object attributes. The </w:t>
      </w:r>
      <w:r w:rsidRPr="005C0E50">
        <w:rPr>
          <w:lang w:val="en-US"/>
        </w:rPr>
        <w:t>test specification</w:t>
      </w:r>
      <w:r>
        <w:rPr>
          <w:lang w:val="en-US"/>
        </w:rPr>
        <w:t xml:space="preserve"> attributes are not </w:t>
      </w:r>
      <w:r w:rsidR="00EE0A26">
        <w:rPr>
          <w:lang w:val="en-US"/>
        </w:rPr>
        <w:t>shown</w:t>
      </w:r>
      <w:r>
        <w:rPr>
          <w:lang w:val="en-US"/>
        </w:rPr>
        <w:t xml:space="preserve"> for </w:t>
      </w:r>
      <w:r w:rsidR="00EE0A26">
        <w:rPr>
          <w:lang w:val="en-US"/>
        </w:rPr>
        <w:t xml:space="preserve">the </w:t>
      </w:r>
      <w:r>
        <w:rPr>
          <w:lang w:val="en-US"/>
        </w:rPr>
        <w:t>brevity</w:t>
      </w:r>
      <w:r w:rsidR="00EE0A26">
        <w:rPr>
          <w:lang w:val="en-US"/>
        </w:rPr>
        <w:t xml:space="preserve"> of the explanation and to focus on the topic</w:t>
      </w:r>
      <w:r>
        <w:rPr>
          <w:lang w:val="en-US"/>
        </w:rPr>
        <w:t>.</w:t>
      </w:r>
    </w:p>
    <w:p w14:paraId="49A0AC5F" w14:textId="7D155B44" w:rsidR="00EE0A26" w:rsidRDefault="004436FD" w:rsidP="00A06685">
      <w:pPr>
        <w:pStyle w:val="PARAGRAPH"/>
        <w:rPr>
          <w:lang w:val="en-US"/>
        </w:rPr>
      </w:pPr>
      <w:r>
        <w:rPr>
          <w:lang w:val="en-US"/>
        </w:rPr>
        <w:t xml:space="preserve">There is no multiplicity value present on </w:t>
      </w:r>
      <w:r w:rsidRPr="00A06685">
        <w:rPr>
          <w:i/>
          <w:lang w:val="en-US"/>
        </w:rPr>
        <w:t>person</w:t>
      </w:r>
      <w:r w:rsidR="00A06685">
        <w:rPr>
          <w:lang w:val="en-US"/>
        </w:rPr>
        <w:t xml:space="preserve"> object</w:t>
      </w:r>
      <w:r>
        <w:rPr>
          <w:lang w:val="en-US"/>
        </w:rPr>
        <w:t xml:space="preserve"> attributes, typically the </w:t>
      </w:r>
      <w:r w:rsidRPr="009A00A0">
        <w:rPr>
          <w:i/>
          <w:lang w:val="en-US"/>
        </w:rPr>
        <w:t>ID</w:t>
      </w:r>
      <w:r>
        <w:rPr>
          <w:lang w:val="en-US"/>
        </w:rPr>
        <w:t xml:space="preserve"> is required (multiplicity of 1) which will be r</w:t>
      </w:r>
      <w:r w:rsidR="00A06685">
        <w:rPr>
          <w:lang w:val="en-US"/>
        </w:rPr>
        <w:t>epresented in a</w:t>
      </w:r>
      <w:del w:id="21504" w:author="Charles Gifford" w:date="2017-03-05T15:50:00Z">
        <w:r w:rsidR="00A06685" w:rsidDel="007E462E">
          <w:rPr>
            <w:lang w:val="en-US"/>
          </w:rPr>
          <w:delText xml:space="preserve"> physical</w:delText>
        </w:r>
      </w:del>
      <w:r w:rsidR="00A06685">
        <w:rPr>
          <w:lang w:val="en-US"/>
        </w:rPr>
        <w:t xml:space="preserve"> </w:t>
      </w:r>
      <w:ins w:id="21505" w:author="Charles Gifford" w:date="2017-03-05T15:50:00Z">
        <w:r w:rsidR="007E462E">
          <w:rPr>
            <w:lang w:val="en-US"/>
          </w:rPr>
          <w:t xml:space="preserve">implementation </w:t>
        </w:r>
      </w:ins>
      <w:r w:rsidR="00A06685">
        <w:rPr>
          <w:lang w:val="en-US"/>
        </w:rPr>
        <w:t>model.</w:t>
      </w:r>
    </w:p>
    <w:p w14:paraId="3401A6CF" w14:textId="01EC04B7" w:rsidR="00EE0A26" w:rsidRDefault="00A06685" w:rsidP="00A06685">
      <w:pPr>
        <w:pStyle w:val="Caption"/>
        <w:rPr>
          <w:lang w:val="en-US"/>
        </w:rPr>
      </w:pPr>
      <w:r>
        <w:t xml:space="preserve">Figure </w:t>
      </w:r>
      <w:r>
        <w:fldChar w:fldCharType="begin"/>
      </w:r>
      <w:r>
        <w:instrText xml:space="preserve"> SEQ Figure \* ARABIC </w:instrText>
      </w:r>
      <w:r>
        <w:fldChar w:fldCharType="separate"/>
      </w:r>
      <w:r w:rsidR="00E6366E">
        <w:rPr>
          <w:noProof/>
        </w:rPr>
        <w:t>24</w:t>
      </w:r>
      <w:r>
        <w:fldChar w:fldCharType="end"/>
      </w:r>
      <w:r>
        <w:t xml:space="preserve"> </w:t>
      </w:r>
      <w:r w:rsidR="00EE0A26">
        <w:rPr>
          <w:lang w:val="en-US"/>
        </w:rPr>
        <w:t>–</w:t>
      </w:r>
      <w:r w:rsidR="00EE0A26" w:rsidRPr="001C220C">
        <w:rPr>
          <w:lang w:val="en-US"/>
        </w:rPr>
        <w:t xml:space="preserve"> </w:t>
      </w:r>
      <w:r>
        <w:rPr>
          <w:lang w:val="en-US"/>
        </w:rPr>
        <w:t xml:space="preserve">Example: </w:t>
      </w:r>
      <w:r w:rsidR="00EE0A26">
        <w:rPr>
          <w:lang w:val="en-US"/>
        </w:rPr>
        <w:t xml:space="preserve">Personnel class relationships </w:t>
      </w:r>
    </w:p>
    <w:tbl>
      <w:tblPr>
        <w:tblW w:w="9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179"/>
        <w:gridCol w:w="1156"/>
        <w:gridCol w:w="1252"/>
        <w:gridCol w:w="1045"/>
        <w:gridCol w:w="1285"/>
        <w:gridCol w:w="3198"/>
      </w:tblGrid>
      <w:tr w:rsidR="00EE0A26" w:rsidRPr="00240CC8" w14:paraId="3144ABE9" w14:textId="77777777" w:rsidTr="00EE0A26">
        <w:trPr>
          <w:trHeight w:val="189"/>
          <w:tblHeader/>
        </w:trPr>
        <w:tc>
          <w:tcPr>
            <w:tcW w:w="1179" w:type="dxa"/>
            <w:vMerge w:val="restart"/>
            <w:shd w:val="clear" w:color="auto" w:fill="auto"/>
          </w:tcPr>
          <w:p w14:paraId="3E691510" w14:textId="77777777" w:rsidR="00EE0A26" w:rsidRPr="00240CC8" w:rsidRDefault="00EE0A26" w:rsidP="00EE0A26">
            <w:pPr>
              <w:pStyle w:val="NormalTableHeader"/>
              <w:spacing w:before="60" w:after="60"/>
              <w:rPr>
                <w:lang w:val="en-US"/>
              </w:rPr>
            </w:pPr>
            <w:r w:rsidRPr="00240CC8">
              <w:rPr>
                <w:lang w:val="en-US"/>
              </w:rPr>
              <w:t>Related object</w:t>
            </w:r>
          </w:p>
        </w:tc>
        <w:tc>
          <w:tcPr>
            <w:tcW w:w="4738" w:type="dxa"/>
            <w:gridSpan w:val="4"/>
            <w:shd w:val="clear" w:color="auto" w:fill="auto"/>
          </w:tcPr>
          <w:p w14:paraId="6059D3B0" w14:textId="77777777" w:rsidR="00EE0A26" w:rsidRPr="00240CC8" w:rsidRDefault="00EE0A26" w:rsidP="00EE0A26">
            <w:pPr>
              <w:pStyle w:val="NormalTableHeader"/>
              <w:spacing w:before="60" w:after="60"/>
              <w:rPr>
                <w:lang w:val="en-US"/>
              </w:rPr>
            </w:pPr>
            <w:r w:rsidRPr="00240CC8">
              <w:rPr>
                <w:lang w:val="en-US"/>
              </w:rPr>
              <w:t>Relationship</w:t>
            </w:r>
          </w:p>
        </w:tc>
        <w:tc>
          <w:tcPr>
            <w:tcW w:w="3198" w:type="dxa"/>
            <w:vMerge w:val="restart"/>
            <w:shd w:val="clear" w:color="auto" w:fill="auto"/>
          </w:tcPr>
          <w:p w14:paraId="711AEEB6" w14:textId="77777777" w:rsidR="00EE0A26" w:rsidRPr="00240CC8" w:rsidRDefault="00EE0A26" w:rsidP="00EE0A26">
            <w:pPr>
              <w:pStyle w:val="NormalTableHeader"/>
              <w:spacing w:before="60" w:after="60"/>
              <w:rPr>
                <w:lang w:val="en-US"/>
              </w:rPr>
            </w:pPr>
            <w:r w:rsidRPr="00240CC8">
              <w:rPr>
                <w:lang w:val="en-US"/>
              </w:rPr>
              <w:t>Description</w:t>
            </w:r>
          </w:p>
        </w:tc>
      </w:tr>
      <w:tr w:rsidR="00EE0A26" w:rsidRPr="00240CC8" w14:paraId="2F47FFF9" w14:textId="77777777" w:rsidTr="00EE0A26">
        <w:trPr>
          <w:trHeight w:val="176"/>
          <w:tblHeader/>
        </w:trPr>
        <w:tc>
          <w:tcPr>
            <w:tcW w:w="1179" w:type="dxa"/>
            <w:vMerge/>
            <w:shd w:val="clear" w:color="auto" w:fill="auto"/>
          </w:tcPr>
          <w:p w14:paraId="3283E3C9" w14:textId="77777777" w:rsidR="00EE0A26" w:rsidRPr="00240CC8" w:rsidRDefault="00EE0A26" w:rsidP="00EE0A26">
            <w:pPr>
              <w:pStyle w:val="NormalTableHeader"/>
              <w:spacing w:before="60" w:after="60"/>
              <w:rPr>
                <w:sz w:val="20"/>
                <w:lang w:val="en-US"/>
              </w:rPr>
            </w:pPr>
          </w:p>
        </w:tc>
        <w:tc>
          <w:tcPr>
            <w:tcW w:w="1156" w:type="dxa"/>
            <w:shd w:val="clear" w:color="auto" w:fill="auto"/>
          </w:tcPr>
          <w:p w14:paraId="08C65D35" w14:textId="01ACF502" w:rsidR="00EE0A26" w:rsidRPr="00240CC8" w:rsidRDefault="009F3D92" w:rsidP="00EE0A26">
            <w:pPr>
              <w:pStyle w:val="NormalTableHeader"/>
              <w:spacing w:before="60" w:after="60"/>
              <w:rPr>
                <w:lang w:val="en-US"/>
              </w:rPr>
            </w:pPr>
            <w:r w:rsidRPr="009F3D92">
              <w:rPr>
                <w:lang w:val="en-US"/>
              </w:rPr>
              <w:t>Role</w:t>
            </w:r>
          </w:p>
        </w:tc>
        <w:tc>
          <w:tcPr>
            <w:tcW w:w="1252" w:type="dxa"/>
            <w:shd w:val="clear" w:color="auto" w:fill="auto"/>
          </w:tcPr>
          <w:p w14:paraId="3CF25CCC" w14:textId="77777777" w:rsidR="00EE0A26" w:rsidRPr="00240CC8" w:rsidRDefault="00EE0A26" w:rsidP="00EE0A26">
            <w:pPr>
              <w:pStyle w:val="NormalTableHeader"/>
              <w:spacing w:before="60" w:after="60"/>
              <w:rPr>
                <w:lang w:val="en-US"/>
              </w:rPr>
            </w:pPr>
            <w:r w:rsidRPr="00240CC8">
              <w:rPr>
                <w:lang w:val="en-US"/>
              </w:rPr>
              <w:t>Multiplicity</w:t>
            </w:r>
          </w:p>
        </w:tc>
        <w:tc>
          <w:tcPr>
            <w:tcW w:w="1045" w:type="dxa"/>
            <w:shd w:val="clear" w:color="auto" w:fill="auto"/>
          </w:tcPr>
          <w:p w14:paraId="38DECDD5" w14:textId="4E51961B" w:rsidR="00EE0A26" w:rsidRPr="00240CC8" w:rsidRDefault="009F3D92" w:rsidP="00EE0A26">
            <w:pPr>
              <w:pStyle w:val="NormalTableHeader"/>
              <w:spacing w:before="60" w:after="60"/>
              <w:rPr>
                <w:lang w:val="en-US"/>
              </w:rPr>
            </w:pPr>
            <w:r w:rsidRPr="009F3D92">
              <w:rPr>
                <w:lang w:val="en-US"/>
              </w:rPr>
              <w:t>Name</w:t>
            </w:r>
          </w:p>
        </w:tc>
        <w:tc>
          <w:tcPr>
            <w:tcW w:w="1285" w:type="dxa"/>
            <w:shd w:val="clear" w:color="auto" w:fill="auto"/>
          </w:tcPr>
          <w:p w14:paraId="568B4868" w14:textId="77777777" w:rsidR="00EE0A26" w:rsidRPr="00240CC8" w:rsidRDefault="00EE0A26" w:rsidP="00EE0A26">
            <w:pPr>
              <w:pStyle w:val="NormalTableHeader"/>
              <w:spacing w:before="60" w:after="60"/>
              <w:rPr>
                <w:lang w:val="en-US"/>
              </w:rPr>
            </w:pPr>
            <w:r w:rsidRPr="00240CC8">
              <w:rPr>
                <w:lang w:val="en-US"/>
              </w:rPr>
              <w:t>Type</w:t>
            </w:r>
          </w:p>
        </w:tc>
        <w:tc>
          <w:tcPr>
            <w:tcW w:w="3198" w:type="dxa"/>
            <w:vMerge/>
            <w:shd w:val="clear" w:color="auto" w:fill="auto"/>
          </w:tcPr>
          <w:p w14:paraId="3865AA6E" w14:textId="77777777" w:rsidR="00EE0A26" w:rsidRPr="00240CC8" w:rsidRDefault="00EE0A26" w:rsidP="00EE0A26">
            <w:pPr>
              <w:pStyle w:val="NormalTableHeader"/>
              <w:spacing w:before="60" w:after="60"/>
              <w:rPr>
                <w:sz w:val="20"/>
                <w:lang w:val="en-US"/>
              </w:rPr>
            </w:pPr>
          </w:p>
        </w:tc>
      </w:tr>
      <w:tr w:rsidR="00EE0A26" w:rsidRPr="00240CC8" w14:paraId="0226BE40" w14:textId="77777777" w:rsidTr="00EE0A26">
        <w:trPr>
          <w:trHeight w:val="548"/>
        </w:trPr>
        <w:tc>
          <w:tcPr>
            <w:tcW w:w="1179" w:type="dxa"/>
            <w:shd w:val="clear" w:color="auto" w:fill="auto"/>
          </w:tcPr>
          <w:p w14:paraId="7833CE44" w14:textId="77777777" w:rsidR="00EE0A26" w:rsidRPr="00240CC8" w:rsidRDefault="00EE0A26" w:rsidP="00EE0A26">
            <w:pPr>
              <w:pStyle w:val="TableContents1"/>
              <w:spacing w:before="60" w:after="60"/>
              <w:jc w:val="left"/>
              <w:rPr>
                <w:snapToGrid/>
                <w:sz w:val="16"/>
                <w:szCs w:val="20"/>
                <w:shd w:val="clear" w:color="auto" w:fill="auto"/>
                <w:lang w:val="en-US" w:eastAsia="zh-CN"/>
              </w:rPr>
            </w:pPr>
            <w:r w:rsidRPr="00240CC8">
              <w:rPr>
                <w:snapToGrid/>
                <w:sz w:val="16"/>
                <w:szCs w:val="20"/>
                <w:shd w:val="clear" w:color="auto" w:fill="auto"/>
                <w:lang w:val="en-US" w:eastAsia="zh-CN"/>
              </w:rPr>
              <w:t>Person</w:t>
            </w:r>
          </w:p>
        </w:tc>
        <w:tc>
          <w:tcPr>
            <w:tcW w:w="1156" w:type="dxa"/>
            <w:shd w:val="clear" w:color="auto" w:fill="auto"/>
          </w:tcPr>
          <w:p w14:paraId="767D0C99" w14:textId="77777777" w:rsidR="00EE0A26" w:rsidRPr="00240CC8" w:rsidRDefault="00EE0A26" w:rsidP="00EE0A26">
            <w:pPr>
              <w:pStyle w:val="TableContents1"/>
              <w:spacing w:before="60" w:after="60"/>
              <w:jc w:val="left"/>
              <w:rPr>
                <w:snapToGrid/>
                <w:sz w:val="16"/>
                <w:szCs w:val="20"/>
                <w:shd w:val="clear" w:color="auto" w:fill="auto"/>
                <w:lang w:val="en-US" w:eastAsia="zh-CN"/>
              </w:rPr>
            </w:pPr>
            <w:r w:rsidRPr="00240CC8">
              <w:rPr>
                <w:snapToGrid/>
                <w:sz w:val="16"/>
                <w:szCs w:val="20"/>
                <w:shd w:val="clear" w:color="auto" w:fill="auto"/>
                <w:lang w:val="en-US" w:eastAsia="zh-CN"/>
              </w:rPr>
              <w:t>Person</w:t>
            </w:r>
          </w:p>
        </w:tc>
        <w:tc>
          <w:tcPr>
            <w:tcW w:w="1252" w:type="dxa"/>
            <w:shd w:val="clear" w:color="auto" w:fill="auto"/>
          </w:tcPr>
          <w:p w14:paraId="36593A33" w14:textId="77777777" w:rsidR="00EE0A26" w:rsidRPr="00240CC8" w:rsidRDefault="00EE0A26" w:rsidP="00EE0A26">
            <w:pPr>
              <w:pStyle w:val="TableContents1"/>
              <w:spacing w:before="60" w:after="60"/>
              <w:jc w:val="left"/>
              <w:rPr>
                <w:snapToGrid/>
                <w:sz w:val="16"/>
                <w:szCs w:val="20"/>
                <w:shd w:val="clear" w:color="auto" w:fill="auto"/>
                <w:lang w:val="en-US" w:eastAsia="zh-CN"/>
              </w:rPr>
            </w:pPr>
            <w:r>
              <w:rPr>
                <w:snapToGrid/>
                <w:sz w:val="16"/>
                <w:szCs w:val="20"/>
                <w:shd w:val="clear" w:color="auto" w:fill="auto"/>
                <w:lang w:val="en-US" w:eastAsia="zh-CN"/>
              </w:rPr>
              <w:t>0..*</w:t>
            </w:r>
          </w:p>
        </w:tc>
        <w:tc>
          <w:tcPr>
            <w:tcW w:w="1045" w:type="dxa"/>
            <w:shd w:val="clear" w:color="auto" w:fill="auto"/>
          </w:tcPr>
          <w:p w14:paraId="181A90AB" w14:textId="77777777" w:rsidR="00EE0A26" w:rsidRPr="00240CC8" w:rsidRDefault="00EE0A26" w:rsidP="00EE0A26">
            <w:pPr>
              <w:pStyle w:val="TableContents1"/>
              <w:spacing w:before="60" w:after="60"/>
              <w:jc w:val="left"/>
              <w:rPr>
                <w:snapToGrid/>
                <w:sz w:val="16"/>
                <w:szCs w:val="20"/>
                <w:shd w:val="clear" w:color="auto" w:fill="auto"/>
                <w:lang w:val="en-US" w:eastAsia="zh-CN"/>
              </w:rPr>
            </w:pPr>
            <w:r w:rsidRPr="00240CC8">
              <w:rPr>
                <w:snapToGrid/>
                <w:sz w:val="16"/>
                <w:szCs w:val="20"/>
                <w:shd w:val="clear" w:color="auto" w:fill="auto"/>
                <w:lang w:val="en-US" w:eastAsia="zh-CN"/>
              </w:rPr>
              <w:t>Groups and defines</w:t>
            </w:r>
          </w:p>
        </w:tc>
        <w:tc>
          <w:tcPr>
            <w:tcW w:w="1285" w:type="dxa"/>
            <w:shd w:val="clear" w:color="auto" w:fill="auto"/>
          </w:tcPr>
          <w:p w14:paraId="4E2CB74D" w14:textId="77777777" w:rsidR="00EE0A26" w:rsidRPr="00240CC8" w:rsidRDefault="00EE0A26" w:rsidP="00EE0A26">
            <w:pPr>
              <w:pStyle w:val="TableNormal11"/>
              <w:spacing w:before="60" w:after="60"/>
              <w:jc w:val="left"/>
              <w:rPr>
                <w:szCs w:val="20"/>
                <w:shd w:val="clear" w:color="auto" w:fill="auto"/>
                <w:lang w:val="en-US" w:eastAsia="zh-CN"/>
              </w:rPr>
            </w:pPr>
            <w:r w:rsidRPr="00240CC8">
              <w:rPr>
                <w:szCs w:val="20"/>
                <w:shd w:val="clear" w:color="auto" w:fill="auto"/>
                <w:lang w:val="en-US" w:eastAsia="zh-CN"/>
              </w:rPr>
              <w:t>Association</w:t>
            </w:r>
          </w:p>
        </w:tc>
        <w:tc>
          <w:tcPr>
            <w:tcW w:w="3198" w:type="dxa"/>
            <w:shd w:val="clear" w:color="auto" w:fill="auto"/>
          </w:tcPr>
          <w:p w14:paraId="2480F43E" w14:textId="77777777" w:rsidR="00EE0A26" w:rsidRPr="00240CC8" w:rsidRDefault="00EE0A26" w:rsidP="00EE0A26">
            <w:pPr>
              <w:pStyle w:val="TableNormal11"/>
              <w:spacing w:before="60" w:after="60"/>
              <w:jc w:val="left"/>
              <w:rPr>
                <w:szCs w:val="20"/>
                <w:shd w:val="clear" w:color="auto" w:fill="auto"/>
                <w:lang w:val="en-US" w:eastAsia="zh-CN"/>
              </w:rPr>
            </w:pPr>
            <w:r w:rsidRPr="00240CC8">
              <w:rPr>
                <w:szCs w:val="20"/>
                <w:shd w:val="clear" w:color="auto" w:fill="auto"/>
                <w:lang w:val="en-US" w:eastAsia="zh-CN"/>
              </w:rPr>
              <w:t xml:space="preserve">The </w:t>
            </w:r>
            <w:r w:rsidRPr="00240CC8">
              <w:rPr>
                <w:i/>
                <w:szCs w:val="20"/>
                <w:shd w:val="clear" w:color="auto" w:fill="auto"/>
                <w:lang w:val="en-US" w:eastAsia="zh-CN"/>
              </w:rPr>
              <w:t>person</w:t>
            </w:r>
            <w:r w:rsidRPr="00240CC8">
              <w:rPr>
                <w:szCs w:val="20"/>
                <w:shd w:val="clear" w:color="auto" w:fill="auto"/>
                <w:lang w:val="en-US" w:eastAsia="zh-CN"/>
              </w:rPr>
              <w:t xml:space="preserve"> objects support this </w:t>
            </w:r>
            <w:r w:rsidRPr="00240CC8">
              <w:rPr>
                <w:i/>
                <w:szCs w:val="20"/>
                <w:shd w:val="clear" w:color="auto" w:fill="auto"/>
                <w:lang w:val="en-US" w:eastAsia="zh-CN"/>
              </w:rPr>
              <w:t>personnel class</w:t>
            </w:r>
            <w:r w:rsidRPr="00240CC8">
              <w:rPr>
                <w:szCs w:val="20"/>
                <w:shd w:val="clear" w:color="auto" w:fill="auto"/>
                <w:lang w:val="en-US" w:eastAsia="zh-CN"/>
              </w:rPr>
              <w:t xml:space="preserve">. The </w:t>
            </w:r>
            <w:r w:rsidRPr="00240CC8">
              <w:rPr>
                <w:i/>
                <w:szCs w:val="20"/>
                <w:shd w:val="clear" w:color="auto" w:fill="auto"/>
                <w:lang w:val="en-US" w:eastAsia="zh-CN"/>
              </w:rPr>
              <w:t>person</w:t>
            </w:r>
            <w:r w:rsidRPr="00240CC8">
              <w:rPr>
                <w:szCs w:val="20"/>
                <w:shd w:val="clear" w:color="auto" w:fill="auto"/>
                <w:lang w:val="en-US" w:eastAsia="zh-CN"/>
              </w:rPr>
              <w:t xml:space="preserve"> objects support</w:t>
            </w:r>
            <w:r>
              <w:rPr>
                <w:szCs w:val="20"/>
                <w:shd w:val="clear" w:color="auto" w:fill="auto"/>
                <w:lang w:val="en-US" w:eastAsia="zh-CN"/>
              </w:rPr>
              <w:t>s</w:t>
            </w:r>
            <w:r w:rsidRPr="00240CC8">
              <w:rPr>
                <w:szCs w:val="20"/>
                <w:shd w:val="clear" w:color="auto" w:fill="auto"/>
                <w:lang w:val="en-US" w:eastAsia="zh-CN"/>
              </w:rPr>
              <w:t xml:space="preserve"> the </w:t>
            </w:r>
            <w:r w:rsidRPr="00240CC8">
              <w:rPr>
                <w:i/>
                <w:szCs w:val="20"/>
                <w:shd w:val="clear" w:color="auto" w:fill="auto"/>
                <w:lang w:val="en-US" w:eastAsia="zh-CN"/>
              </w:rPr>
              <w:t>personnel class</w:t>
            </w:r>
            <w:r w:rsidRPr="00240CC8">
              <w:rPr>
                <w:szCs w:val="20"/>
                <w:shd w:val="clear" w:color="auto" w:fill="auto"/>
                <w:lang w:val="en-US" w:eastAsia="zh-CN"/>
              </w:rPr>
              <w:t xml:space="preserve"> </w:t>
            </w:r>
            <w:r w:rsidRPr="00240CC8">
              <w:rPr>
                <w:i/>
                <w:szCs w:val="20"/>
                <w:shd w:val="clear" w:color="auto" w:fill="auto"/>
                <w:lang w:val="en-US" w:eastAsia="zh-CN"/>
              </w:rPr>
              <w:t>properties</w:t>
            </w:r>
            <w:r w:rsidRPr="00240CC8">
              <w:rPr>
                <w:szCs w:val="20"/>
                <w:shd w:val="clear" w:color="auto" w:fill="auto"/>
                <w:lang w:val="en-US" w:eastAsia="zh-CN"/>
              </w:rPr>
              <w:t xml:space="preserve"> associated with this </w:t>
            </w:r>
            <w:r w:rsidRPr="00240CC8">
              <w:rPr>
                <w:i/>
                <w:szCs w:val="20"/>
                <w:shd w:val="clear" w:color="auto" w:fill="auto"/>
                <w:lang w:val="en-US" w:eastAsia="zh-CN"/>
              </w:rPr>
              <w:t>personnel class</w:t>
            </w:r>
            <w:r w:rsidRPr="00240CC8">
              <w:rPr>
                <w:szCs w:val="20"/>
                <w:shd w:val="clear" w:color="auto" w:fill="auto"/>
                <w:lang w:val="en-US" w:eastAsia="zh-CN"/>
              </w:rPr>
              <w:t>.</w:t>
            </w:r>
          </w:p>
        </w:tc>
      </w:tr>
      <w:tr w:rsidR="00EE0A26" w:rsidRPr="00240CC8" w14:paraId="5E5AAF75" w14:textId="77777777" w:rsidTr="00EE0A26">
        <w:trPr>
          <w:trHeight w:val="710"/>
        </w:trPr>
        <w:tc>
          <w:tcPr>
            <w:tcW w:w="1179" w:type="dxa"/>
            <w:shd w:val="clear" w:color="auto" w:fill="auto"/>
          </w:tcPr>
          <w:p w14:paraId="235D5AEB" w14:textId="77777777" w:rsidR="00EE0A26" w:rsidRPr="00240CC8" w:rsidRDefault="00EE0A26" w:rsidP="00EE0A26">
            <w:pPr>
              <w:pStyle w:val="TableContents1"/>
              <w:spacing w:before="60" w:after="60"/>
              <w:jc w:val="left"/>
              <w:rPr>
                <w:snapToGrid/>
                <w:sz w:val="16"/>
                <w:szCs w:val="20"/>
                <w:shd w:val="clear" w:color="auto" w:fill="auto"/>
                <w:lang w:val="en-US" w:eastAsia="zh-CN"/>
              </w:rPr>
            </w:pPr>
            <w:r w:rsidRPr="00240CC8">
              <w:rPr>
                <w:snapToGrid/>
                <w:sz w:val="16"/>
                <w:szCs w:val="20"/>
                <w:shd w:val="clear" w:color="auto" w:fill="auto"/>
                <w:lang w:val="en-US" w:eastAsia="zh-CN"/>
              </w:rPr>
              <w:t>Personnel</w:t>
            </w:r>
            <w:r>
              <w:rPr>
                <w:snapToGrid/>
                <w:sz w:val="16"/>
                <w:szCs w:val="20"/>
                <w:shd w:val="clear" w:color="auto" w:fill="auto"/>
                <w:lang w:val="en-US" w:eastAsia="zh-CN"/>
              </w:rPr>
              <w:t xml:space="preserve"> c</w:t>
            </w:r>
            <w:r w:rsidRPr="00240CC8">
              <w:rPr>
                <w:snapToGrid/>
                <w:sz w:val="16"/>
                <w:szCs w:val="20"/>
                <w:shd w:val="clear" w:color="auto" w:fill="auto"/>
                <w:lang w:val="en-US" w:eastAsia="zh-CN"/>
              </w:rPr>
              <w:t>lass</w:t>
            </w:r>
            <w:r>
              <w:rPr>
                <w:snapToGrid/>
                <w:sz w:val="16"/>
                <w:szCs w:val="20"/>
                <w:shd w:val="clear" w:color="auto" w:fill="auto"/>
                <w:lang w:val="en-US" w:eastAsia="zh-CN"/>
              </w:rPr>
              <w:t xml:space="preserve"> p</w:t>
            </w:r>
            <w:r w:rsidRPr="00240CC8">
              <w:rPr>
                <w:snapToGrid/>
                <w:sz w:val="16"/>
                <w:szCs w:val="20"/>
                <w:shd w:val="clear" w:color="auto" w:fill="auto"/>
                <w:lang w:val="en-US" w:eastAsia="zh-CN"/>
              </w:rPr>
              <w:t>roperty</w:t>
            </w:r>
          </w:p>
        </w:tc>
        <w:tc>
          <w:tcPr>
            <w:tcW w:w="1156" w:type="dxa"/>
            <w:shd w:val="clear" w:color="auto" w:fill="auto"/>
          </w:tcPr>
          <w:p w14:paraId="4F75AFA8" w14:textId="77777777" w:rsidR="00EE0A26" w:rsidRPr="00240CC8" w:rsidRDefault="00EE0A26" w:rsidP="00EE0A26">
            <w:pPr>
              <w:pStyle w:val="TableContents1"/>
              <w:spacing w:before="60" w:after="60"/>
              <w:jc w:val="left"/>
              <w:rPr>
                <w:snapToGrid/>
                <w:sz w:val="16"/>
                <w:szCs w:val="20"/>
                <w:shd w:val="clear" w:color="auto" w:fill="auto"/>
                <w:lang w:val="en-US" w:eastAsia="zh-CN"/>
              </w:rPr>
            </w:pPr>
            <w:r w:rsidRPr="00240CC8">
              <w:rPr>
                <w:snapToGrid/>
                <w:sz w:val="16"/>
                <w:szCs w:val="20"/>
                <w:shd w:val="clear" w:color="auto" w:fill="auto"/>
                <w:lang w:val="en-US" w:eastAsia="zh-CN"/>
              </w:rPr>
              <w:t>Personnel</w:t>
            </w:r>
            <w:r>
              <w:rPr>
                <w:snapToGrid/>
                <w:sz w:val="16"/>
                <w:szCs w:val="20"/>
                <w:shd w:val="clear" w:color="auto" w:fill="auto"/>
                <w:lang w:val="en-US" w:eastAsia="zh-CN"/>
              </w:rPr>
              <w:t xml:space="preserve"> c</w:t>
            </w:r>
            <w:r w:rsidRPr="00240CC8">
              <w:rPr>
                <w:snapToGrid/>
                <w:sz w:val="16"/>
                <w:szCs w:val="20"/>
                <w:shd w:val="clear" w:color="auto" w:fill="auto"/>
                <w:lang w:val="en-US" w:eastAsia="zh-CN"/>
              </w:rPr>
              <w:t>lass</w:t>
            </w:r>
            <w:r>
              <w:rPr>
                <w:snapToGrid/>
                <w:sz w:val="16"/>
                <w:szCs w:val="20"/>
                <w:shd w:val="clear" w:color="auto" w:fill="auto"/>
                <w:lang w:val="en-US" w:eastAsia="zh-CN"/>
              </w:rPr>
              <w:t xml:space="preserve"> p</w:t>
            </w:r>
            <w:r w:rsidRPr="00240CC8">
              <w:rPr>
                <w:snapToGrid/>
                <w:sz w:val="16"/>
                <w:szCs w:val="20"/>
                <w:shd w:val="clear" w:color="auto" w:fill="auto"/>
                <w:lang w:val="en-US" w:eastAsia="zh-CN"/>
              </w:rPr>
              <w:t>roperty</w:t>
            </w:r>
          </w:p>
        </w:tc>
        <w:tc>
          <w:tcPr>
            <w:tcW w:w="1252" w:type="dxa"/>
            <w:shd w:val="clear" w:color="auto" w:fill="auto"/>
          </w:tcPr>
          <w:p w14:paraId="70E0990B" w14:textId="77777777" w:rsidR="00EE0A26" w:rsidRPr="00240CC8" w:rsidRDefault="00EE0A26" w:rsidP="00EE0A26">
            <w:pPr>
              <w:pStyle w:val="TableContents1"/>
              <w:spacing w:before="60" w:after="60"/>
              <w:jc w:val="left"/>
              <w:rPr>
                <w:snapToGrid/>
                <w:sz w:val="16"/>
                <w:szCs w:val="20"/>
                <w:shd w:val="clear" w:color="auto" w:fill="auto"/>
                <w:lang w:val="en-US" w:eastAsia="zh-CN"/>
              </w:rPr>
            </w:pPr>
            <w:r>
              <w:rPr>
                <w:snapToGrid/>
                <w:sz w:val="16"/>
                <w:szCs w:val="20"/>
                <w:shd w:val="clear" w:color="auto" w:fill="auto"/>
                <w:lang w:val="en-US" w:eastAsia="zh-CN"/>
              </w:rPr>
              <w:t>0..*</w:t>
            </w:r>
          </w:p>
        </w:tc>
        <w:tc>
          <w:tcPr>
            <w:tcW w:w="1045" w:type="dxa"/>
            <w:shd w:val="clear" w:color="auto" w:fill="auto"/>
          </w:tcPr>
          <w:p w14:paraId="735C331A" w14:textId="77777777" w:rsidR="00EE0A26" w:rsidRPr="00240CC8" w:rsidRDefault="00EE0A26" w:rsidP="00EE0A26">
            <w:pPr>
              <w:pStyle w:val="TableContents1"/>
              <w:spacing w:before="60" w:after="60"/>
              <w:jc w:val="left"/>
              <w:rPr>
                <w:snapToGrid/>
                <w:sz w:val="16"/>
                <w:szCs w:val="20"/>
                <w:shd w:val="clear" w:color="auto" w:fill="auto"/>
                <w:lang w:val="en-US" w:eastAsia="zh-CN"/>
              </w:rPr>
            </w:pPr>
            <w:r w:rsidRPr="00240CC8">
              <w:rPr>
                <w:snapToGrid/>
                <w:sz w:val="16"/>
                <w:szCs w:val="20"/>
                <w:shd w:val="clear" w:color="auto" w:fill="auto"/>
                <w:lang w:val="en-US" w:eastAsia="zh-CN"/>
              </w:rPr>
              <w:t>Has properties of &gt;</w:t>
            </w:r>
          </w:p>
        </w:tc>
        <w:tc>
          <w:tcPr>
            <w:tcW w:w="1285" w:type="dxa"/>
            <w:shd w:val="clear" w:color="auto" w:fill="auto"/>
          </w:tcPr>
          <w:p w14:paraId="3321733E" w14:textId="29CAF652" w:rsidR="00EE0A26" w:rsidRPr="00240CC8" w:rsidRDefault="00EE0A26" w:rsidP="00EE0A26">
            <w:pPr>
              <w:pStyle w:val="TableNormal11"/>
              <w:spacing w:before="60" w:after="60"/>
              <w:jc w:val="left"/>
              <w:rPr>
                <w:szCs w:val="20"/>
                <w:shd w:val="clear" w:color="auto" w:fill="auto"/>
                <w:lang w:val="en-US" w:eastAsia="zh-CN"/>
              </w:rPr>
            </w:pPr>
            <w:r>
              <w:rPr>
                <w:szCs w:val="20"/>
                <w:shd w:val="clear" w:color="auto" w:fill="auto"/>
                <w:lang w:val="en-US" w:eastAsia="zh-CN"/>
              </w:rPr>
              <w:t xml:space="preserve">Composition </w:t>
            </w:r>
            <w:r w:rsidRPr="00240CC8">
              <w:rPr>
                <w:szCs w:val="20"/>
                <w:shd w:val="clear" w:color="auto" w:fill="auto"/>
                <w:lang w:val="en-US" w:eastAsia="zh-CN"/>
              </w:rPr>
              <w:t>whole</w:t>
            </w:r>
          </w:p>
        </w:tc>
        <w:tc>
          <w:tcPr>
            <w:tcW w:w="3198" w:type="dxa"/>
            <w:shd w:val="clear" w:color="auto" w:fill="auto"/>
          </w:tcPr>
          <w:p w14:paraId="254EE2AC" w14:textId="77777777" w:rsidR="00EE0A26" w:rsidRPr="00240CC8" w:rsidRDefault="00EE0A26" w:rsidP="00EE0A26">
            <w:pPr>
              <w:pStyle w:val="TableNormal11"/>
              <w:spacing w:before="60" w:after="60"/>
              <w:jc w:val="left"/>
              <w:rPr>
                <w:shd w:val="clear" w:color="auto" w:fill="auto"/>
                <w:lang w:val="en-US" w:eastAsia="zh-CN"/>
              </w:rPr>
            </w:pPr>
            <w:r w:rsidRPr="00240CC8">
              <w:rPr>
                <w:shd w:val="clear" w:color="auto" w:fill="auto"/>
                <w:lang w:val="en-US" w:eastAsia="zh-CN"/>
              </w:rPr>
              <w:t xml:space="preserve">The </w:t>
            </w:r>
            <w:r w:rsidRPr="00240CC8">
              <w:rPr>
                <w:i/>
                <w:shd w:val="clear" w:color="auto" w:fill="auto"/>
                <w:lang w:val="en-US" w:eastAsia="zh-CN"/>
              </w:rPr>
              <w:t>properties</w:t>
            </w:r>
            <w:r w:rsidRPr="00240CC8">
              <w:rPr>
                <w:shd w:val="clear" w:color="auto" w:fill="auto"/>
                <w:lang w:val="en-US" w:eastAsia="zh-CN"/>
              </w:rPr>
              <w:t xml:space="preserve"> of the </w:t>
            </w:r>
            <w:r w:rsidRPr="00240CC8">
              <w:rPr>
                <w:i/>
                <w:shd w:val="clear" w:color="auto" w:fill="auto"/>
                <w:lang w:val="en-US" w:eastAsia="zh-CN"/>
              </w:rPr>
              <w:t>personnel class</w:t>
            </w:r>
            <w:r w:rsidRPr="00240CC8">
              <w:rPr>
                <w:shd w:val="clear" w:color="auto" w:fill="auto"/>
                <w:lang w:val="en-US" w:eastAsia="zh-CN"/>
              </w:rPr>
              <w:t>.</w:t>
            </w:r>
          </w:p>
        </w:tc>
      </w:tr>
      <w:tr w:rsidR="00EE0A26" w:rsidRPr="00240CC8" w14:paraId="0780215E" w14:textId="77777777" w:rsidTr="00EE0A26">
        <w:trPr>
          <w:trHeight w:val="710"/>
        </w:trPr>
        <w:tc>
          <w:tcPr>
            <w:tcW w:w="1179" w:type="dxa"/>
            <w:shd w:val="clear" w:color="auto" w:fill="auto"/>
          </w:tcPr>
          <w:p w14:paraId="580A0693" w14:textId="77777777" w:rsidR="00EE0A26" w:rsidRPr="00240CC8" w:rsidRDefault="00EE0A26" w:rsidP="00EE0A26">
            <w:pPr>
              <w:pStyle w:val="TableContents1"/>
              <w:spacing w:before="60" w:after="60"/>
              <w:jc w:val="left"/>
              <w:rPr>
                <w:snapToGrid/>
                <w:sz w:val="16"/>
                <w:szCs w:val="20"/>
                <w:shd w:val="clear" w:color="auto" w:fill="auto"/>
                <w:lang w:val="en-US" w:eastAsia="zh-CN"/>
              </w:rPr>
            </w:pPr>
            <w:r w:rsidRPr="00240CC8">
              <w:rPr>
                <w:snapToGrid/>
                <w:sz w:val="16"/>
                <w:szCs w:val="20"/>
                <w:shd w:val="clear" w:color="auto" w:fill="auto"/>
                <w:lang w:val="en-US" w:eastAsia="zh-CN"/>
              </w:rPr>
              <w:t>Qualification</w:t>
            </w:r>
            <w:r>
              <w:rPr>
                <w:snapToGrid/>
                <w:sz w:val="16"/>
                <w:szCs w:val="20"/>
                <w:shd w:val="clear" w:color="auto" w:fill="auto"/>
                <w:lang w:val="en-US" w:eastAsia="zh-CN"/>
              </w:rPr>
              <w:t xml:space="preserve"> t</w:t>
            </w:r>
            <w:r w:rsidRPr="00240CC8">
              <w:rPr>
                <w:snapToGrid/>
                <w:sz w:val="16"/>
                <w:szCs w:val="20"/>
                <w:shd w:val="clear" w:color="auto" w:fill="auto"/>
                <w:lang w:val="en-US" w:eastAsia="zh-CN"/>
              </w:rPr>
              <w:t>est</w:t>
            </w:r>
            <w:r>
              <w:rPr>
                <w:snapToGrid/>
                <w:sz w:val="16"/>
                <w:szCs w:val="20"/>
                <w:shd w:val="clear" w:color="auto" w:fill="auto"/>
                <w:lang w:val="en-US" w:eastAsia="zh-CN"/>
              </w:rPr>
              <w:t xml:space="preserve"> s</w:t>
            </w:r>
            <w:r w:rsidRPr="00240CC8">
              <w:rPr>
                <w:snapToGrid/>
                <w:sz w:val="16"/>
                <w:szCs w:val="20"/>
                <w:shd w:val="clear" w:color="auto" w:fill="auto"/>
                <w:lang w:val="en-US" w:eastAsia="zh-CN"/>
              </w:rPr>
              <w:t>pecification</w:t>
            </w:r>
          </w:p>
        </w:tc>
        <w:tc>
          <w:tcPr>
            <w:tcW w:w="1156" w:type="dxa"/>
            <w:shd w:val="clear" w:color="auto" w:fill="auto"/>
          </w:tcPr>
          <w:p w14:paraId="13AB24E6" w14:textId="77777777" w:rsidR="00EE0A26" w:rsidRPr="00240CC8" w:rsidRDefault="00EE0A26" w:rsidP="00EE0A26">
            <w:pPr>
              <w:pStyle w:val="TableContents1"/>
              <w:spacing w:before="60" w:after="60"/>
              <w:jc w:val="left"/>
              <w:rPr>
                <w:snapToGrid/>
                <w:sz w:val="16"/>
                <w:szCs w:val="20"/>
                <w:shd w:val="clear" w:color="auto" w:fill="auto"/>
                <w:lang w:val="en-US" w:eastAsia="zh-CN"/>
              </w:rPr>
            </w:pPr>
            <w:r w:rsidRPr="00240CC8">
              <w:rPr>
                <w:snapToGrid/>
                <w:sz w:val="16"/>
                <w:szCs w:val="20"/>
                <w:shd w:val="clear" w:color="auto" w:fill="auto"/>
                <w:lang w:val="en-US" w:eastAsia="zh-CN"/>
              </w:rPr>
              <w:t>Qualificatio</w:t>
            </w:r>
            <w:r>
              <w:rPr>
                <w:snapToGrid/>
                <w:sz w:val="16"/>
                <w:szCs w:val="20"/>
                <w:shd w:val="clear" w:color="auto" w:fill="auto"/>
                <w:lang w:val="en-US" w:eastAsia="zh-CN"/>
              </w:rPr>
              <w:t>n t</w:t>
            </w:r>
            <w:r w:rsidRPr="00240CC8">
              <w:rPr>
                <w:snapToGrid/>
                <w:sz w:val="16"/>
                <w:szCs w:val="20"/>
                <w:shd w:val="clear" w:color="auto" w:fill="auto"/>
                <w:lang w:val="en-US" w:eastAsia="zh-CN"/>
              </w:rPr>
              <w:t>est</w:t>
            </w:r>
            <w:r>
              <w:rPr>
                <w:snapToGrid/>
                <w:sz w:val="16"/>
                <w:szCs w:val="20"/>
                <w:shd w:val="clear" w:color="auto" w:fill="auto"/>
                <w:lang w:val="en-US" w:eastAsia="zh-CN"/>
              </w:rPr>
              <w:t xml:space="preserve"> s</w:t>
            </w:r>
            <w:r w:rsidRPr="00240CC8">
              <w:rPr>
                <w:snapToGrid/>
                <w:sz w:val="16"/>
                <w:szCs w:val="20"/>
                <w:shd w:val="clear" w:color="auto" w:fill="auto"/>
                <w:lang w:val="en-US" w:eastAsia="zh-CN"/>
              </w:rPr>
              <w:t>pecification</w:t>
            </w:r>
          </w:p>
        </w:tc>
        <w:tc>
          <w:tcPr>
            <w:tcW w:w="1252" w:type="dxa"/>
            <w:shd w:val="clear" w:color="auto" w:fill="auto"/>
          </w:tcPr>
          <w:p w14:paraId="27B349D2" w14:textId="77777777" w:rsidR="00EE0A26" w:rsidRPr="00240CC8" w:rsidRDefault="00EE0A26" w:rsidP="00EE0A26">
            <w:pPr>
              <w:pStyle w:val="TableContents1"/>
              <w:spacing w:before="60" w:after="60"/>
              <w:jc w:val="left"/>
              <w:rPr>
                <w:snapToGrid/>
                <w:sz w:val="16"/>
                <w:szCs w:val="20"/>
                <w:shd w:val="clear" w:color="auto" w:fill="auto"/>
                <w:lang w:val="en-US" w:eastAsia="zh-CN"/>
              </w:rPr>
            </w:pPr>
            <w:r>
              <w:rPr>
                <w:snapToGrid/>
                <w:sz w:val="16"/>
                <w:szCs w:val="20"/>
                <w:shd w:val="clear" w:color="auto" w:fill="auto"/>
                <w:lang w:val="en-US" w:eastAsia="zh-CN"/>
              </w:rPr>
              <w:t>0..*</w:t>
            </w:r>
          </w:p>
        </w:tc>
        <w:tc>
          <w:tcPr>
            <w:tcW w:w="1045" w:type="dxa"/>
            <w:shd w:val="clear" w:color="auto" w:fill="auto"/>
          </w:tcPr>
          <w:p w14:paraId="2423D4F5" w14:textId="77777777" w:rsidR="00EE0A26" w:rsidRPr="00240CC8" w:rsidRDefault="00EE0A26" w:rsidP="00EE0A26">
            <w:pPr>
              <w:pStyle w:val="TableNormal11"/>
              <w:spacing w:before="60" w:after="60"/>
              <w:jc w:val="left"/>
              <w:rPr>
                <w:snapToGrid w:val="0"/>
                <w:szCs w:val="20"/>
                <w:shd w:val="clear" w:color="auto" w:fill="auto"/>
                <w:lang w:val="en-US" w:eastAsia="zh-CN"/>
              </w:rPr>
            </w:pPr>
            <w:r w:rsidRPr="00240CC8">
              <w:rPr>
                <w:szCs w:val="20"/>
                <w:shd w:val="clear" w:color="auto" w:fill="auto"/>
                <w:lang w:val="en-US" w:eastAsia="zh-CN"/>
              </w:rPr>
              <w:t>Is tested by an &gt;</w:t>
            </w:r>
          </w:p>
        </w:tc>
        <w:tc>
          <w:tcPr>
            <w:tcW w:w="1285" w:type="dxa"/>
            <w:shd w:val="clear" w:color="auto" w:fill="auto"/>
          </w:tcPr>
          <w:p w14:paraId="0DAD826A" w14:textId="77777777" w:rsidR="00EE0A26" w:rsidRPr="00240CC8" w:rsidRDefault="00EE0A26" w:rsidP="00EE0A26">
            <w:pPr>
              <w:pStyle w:val="TableNormal11"/>
              <w:spacing w:before="60" w:after="60"/>
              <w:jc w:val="left"/>
              <w:rPr>
                <w:szCs w:val="20"/>
                <w:shd w:val="clear" w:color="auto" w:fill="auto"/>
                <w:lang w:val="en-US" w:eastAsia="zh-CN"/>
              </w:rPr>
            </w:pPr>
            <w:r w:rsidRPr="00240CC8">
              <w:rPr>
                <w:szCs w:val="20"/>
                <w:shd w:val="clear" w:color="auto" w:fill="auto"/>
                <w:lang w:val="en-US" w:eastAsia="zh-CN"/>
              </w:rPr>
              <w:t>Association</w:t>
            </w:r>
          </w:p>
        </w:tc>
        <w:tc>
          <w:tcPr>
            <w:tcW w:w="3198" w:type="dxa"/>
            <w:shd w:val="clear" w:color="auto" w:fill="auto"/>
          </w:tcPr>
          <w:p w14:paraId="5470D3F4" w14:textId="77777777" w:rsidR="00EE0A26" w:rsidRPr="00240CC8" w:rsidRDefault="00EE0A26" w:rsidP="00EE0A26">
            <w:pPr>
              <w:pStyle w:val="TableNormal11"/>
              <w:spacing w:before="60" w:after="60"/>
              <w:jc w:val="left"/>
              <w:rPr>
                <w:shd w:val="clear" w:color="auto" w:fill="auto"/>
                <w:lang w:val="en-US" w:eastAsia="zh-CN"/>
              </w:rPr>
            </w:pPr>
            <w:r w:rsidRPr="00240CC8">
              <w:rPr>
                <w:shd w:val="clear" w:color="auto" w:fill="auto"/>
                <w:lang w:val="en-US" w:eastAsia="zh-CN"/>
              </w:rPr>
              <w:t xml:space="preserve">The </w:t>
            </w:r>
            <w:r w:rsidRPr="00240CC8">
              <w:rPr>
                <w:i/>
                <w:shd w:val="clear" w:color="auto" w:fill="auto"/>
                <w:lang w:val="en-US" w:eastAsia="zh-CN"/>
              </w:rPr>
              <w:t>qualification test specifications</w:t>
            </w:r>
            <w:r w:rsidRPr="00240CC8">
              <w:rPr>
                <w:shd w:val="clear" w:color="auto" w:fill="auto"/>
                <w:lang w:val="en-US" w:eastAsia="zh-CN"/>
              </w:rPr>
              <w:t xml:space="preserve"> associated with this </w:t>
            </w:r>
            <w:r w:rsidRPr="00240CC8">
              <w:rPr>
                <w:i/>
                <w:shd w:val="clear" w:color="auto" w:fill="auto"/>
                <w:lang w:val="en-US" w:eastAsia="zh-CN"/>
              </w:rPr>
              <w:t>personnel class</w:t>
            </w:r>
            <w:r w:rsidRPr="00240CC8">
              <w:rPr>
                <w:shd w:val="clear" w:color="auto" w:fill="auto"/>
                <w:lang w:val="en-US" w:eastAsia="zh-CN"/>
              </w:rPr>
              <w:t>.</w:t>
            </w:r>
          </w:p>
        </w:tc>
      </w:tr>
      <w:tr w:rsidR="00EE0A26" w:rsidRPr="00240CC8" w14:paraId="04982F3D" w14:textId="77777777" w:rsidTr="00EE0A26">
        <w:trPr>
          <w:trHeight w:val="575"/>
        </w:trPr>
        <w:tc>
          <w:tcPr>
            <w:tcW w:w="1179" w:type="dxa"/>
            <w:shd w:val="clear" w:color="auto" w:fill="D9D9D9" w:themeFill="background1" w:themeFillShade="D9"/>
          </w:tcPr>
          <w:p w14:paraId="598CD1F0" w14:textId="77777777" w:rsidR="00EE0A26" w:rsidRPr="00240CC8" w:rsidRDefault="00EE0A26" w:rsidP="00EE0A26">
            <w:pPr>
              <w:pStyle w:val="TableContents1"/>
              <w:spacing w:before="60" w:after="60"/>
              <w:jc w:val="left"/>
              <w:rPr>
                <w:snapToGrid/>
                <w:sz w:val="16"/>
                <w:szCs w:val="20"/>
                <w:shd w:val="clear" w:color="auto" w:fill="auto"/>
                <w:lang w:val="en-US" w:eastAsia="zh-CN"/>
              </w:rPr>
            </w:pPr>
            <w:r w:rsidRPr="00240CC8">
              <w:rPr>
                <w:snapToGrid/>
                <w:sz w:val="16"/>
                <w:szCs w:val="20"/>
                <w:shd w:val="clear" w:color="auto" w:fill="auto"/>
                <w:lang w:val="en-US" w:eastAsia="zh-CN"/>
              </w:rPr>
              <w:t>Tested</w:t>
            </w:r>
            <w:r>
              <w:rPr>
                <w:snapToGrid/>
                <w:sz w:val="16"/>
                <w:szCs w:val="20"/>
                <w:shd w:val="clear" w:color="auto" w:fill="auto"/>
                <w:lang w:val="en-US" w:eastAsia="zh-CN"/>
              </w:rPr>
              <w:t xml:space="preserve"> p</w:t>
            </w:r>
            <w:r w:rsidRPr="00240CC8">
              <w:rPr>
                <w:snapToGrid/>
                <w:sz w:val="16"/>
                <w:szCs w:val="20"/>
                <w:shd w:val="clear" w:color="auto" w:fill="auto"/>
                <w:lang w:val="en-US" w:eastAsia="zh-CN"/>
              </w:rPr>
              <w:t>ersonnel</w:t>
            </w:r>
            <w:r>
              <w:rPr>
                <w:snapToGrid/>
                <w:sz w:val="16"/>
                <w:szCs w:val="20"/>
                <w:shd w:val="clear" w:color="auto" w:fill="auto"/>
                <w:lang w:val="en-US" w:eastAsia="zh-CN"/>
              </w:rPr>
              <w:t xml:space="preserve"> c</w:t>
            </w:r>
            <w:r w:rsidRPr="00240CC8">
              <w:rPr>
                <w:snapToGrid/>
                <w:sz w:val="16"/>
                <w:szCs w:val="20"/>
                <w:shd w:val="clear" w:color="auto" w:fill="auto"/>
                <w:lang w:val="en-US" w:eastAsia="zh-CN"/>
              </w:rPr>
              <w:t>lass</w:t>
            </w:r>
            <w:r>
              <w:rPr>
                <w:snapToGrid/>
                <w:sz w:val="16"/>
                <w:szCs w:val="20"/>
                <w:shd w:val="clear" w:color="auto" w:fill="auto"/>
                <w:lang w:val="en-US" w:eastAsia="zh-CN"/>
              </w:rPr>
              <w:t xml:space="preserve"> p</w:t>
            </w:r>
            <w:r w:rsidRPr="00240CC8">
              <w:rPr>
                <w:snapToGrid/>
                <w:sz w:val="16"/>
                <w:szCs w:val="20"/>
                <w:shd w:val="clear" w:color="auto" w:fill="auto"/>
                <w:lang w:val="en-US" w:eastAsia="zh-CN"/>
              </w:rPr>
              <w:t>roperty</w:t>
            </w:r>
          </w:p>
        </w:tc>
        <w:tc>
          <w:tcPr>
            <w:tcW w:w="1156" w:type="dxa"/>
            <w:shd w:val="clear" w:color="auto" w:fill="D9D9D9" w:themeFill="background1" w:themeFillShade="D9"/>
          </w:tcPr>
          <w:p w14:paraId="0A5EC646" w14:textId="77777777" w:rsidR="00EE0A26" w:rsidRPr="00240CC8" w:rsidRDefault="00EE0A26" w:rsidP="00EE0A26">
            <w:pPr>
              <w:pStyle w:val="TableContents1"/>
              <w:spacing w:before="60" w:after="60"/>
              <w:jc w:val="left"/>
              <w:rPr>
                <w:snapToGrid/>
                <w:sz w:val="16"/>
                <w:szCs w:val="20"/>
                <w:shd w:val="clear" w:color="auto" w:fill="auto"/>
                <w:lang w:val="en-US" w:eastAsia="zh-CN"/>
              </w:rPr>
            </w:pPr>
            <w:r w:rsidRPr="00240CC8">
              <w:rPr>
                <w:snapToGrid/>
                <w:sz w:val="16"/>
                <w:szCs w:val="20"/>
                <w:shd w:val="clear" w:color="auto" w:fill="auto"/>
                <w:lang w:val="en-US" w:eastAsia="zh-CN"/>
              </w:rPr>
              <w:t>None</w:t>
            </w:r>
          </w:p>
        </w:tc>
        <w:tc>
          <w:tcPr>
            <w:tcW w:w="1252" w:type="dxa"/>
            <w:shd w:val="clear" w:color="auto" w:fill="D9D9D9" w:themeFill="background1" w:themeFillShade="D9"/>
          </w:tcPr>
          <w:p w14:paraId="70E915FC" w14:textId="77777777" w:rsidR="00EE0A26" w:rsidRPr="00240CC8" w:rsidRDefault="00EE0A26" w:rsidP="00EE0A26">
            <w:pPr>
              <w:pStyle w:val="TableContents1"/>
              <w:spacing w:before="60" w:after="60"/>
              <w:jc w:val="left"/>
              <w:rPr>
                <w:snapToGrid/>
                <w:sz w:val="16"/>
                <w:szCs w:val="20"/>
                <w:shd w:val="clear" w:color="auto" w:fill="auto"/>
                <w:lang w:val="en-US" w:eastAsia="zh-CN"/>
              </w:rPr>
            </w:pPr>
            <w:r>
              <w:rPr>
                <w:snapToGrid/>
                <w:sz w:val="16"/>
                <w:szCs w:val="20"/>
                <w:shd w:val="clear" w:color="auto" w:fill="auto"/>
                <w:lang w:val="en-US" w:eastAsia="zh-CN"/>
              </w:rPr>
              <w:t>0..*</w:t>
            </w:r>
          </w:p>
        </w:tc>
        <w:tc>
          <w:tcPr>
            <w:tcW w:w="1045" w:type="dxa"/>
            <w:shd w:val="clear" w:color="auto" w:fill="D9D9D9" w:themeFill="background1" w:themeFillShade="D9"/>
          </w:tcPr>
          <w:p w14:paraId="38FD6B58" w14:textId="77777777" w:rsidR="00EE0A26" w:rsidRPr="00240CC8" w:rsidRDefault="00EE0A26" w:rsidP="00EE0A26">
            <w:pPr>
              <w:pStyle w:val="TableContents1"/>
              <w:spacing w:before="60" w:after="60"/>
              <w:jc w:val="left"/>
              <w:rPr>
                <w:snapToGrid/>
                <w:sz w:val="16"/>
                <w:szCs w:val="20"/>
                <w:shd w:val="clear" w:color="auto" w:fill="auto"/>
                <w:lang w:val="en-US" w:eastAsia="zh-CN"/>
              </w:rPr>
            </w:pPr>
          </w:p>
        </w:tc>
        <w:tc>
          <w:tcPr>
            <w:tcW w:w="1285" w:type="dxa"/>
            <w:shd w:val="clear" w:color="auto" w:fill="D9D9D9" w:themeFill="background1" w:themeFillShade="D9"/>
          </w:tcPr>
          <w:p w14:paraId="6D0BE01D" w14:textId="77777777" w:rsidR="00EE0A26" w:rsidRPr="00240CC8" w:rsidRDefault="00EE0A26" w:rsidP="00EE0A26">
            <w:pPr>
              <w:pStyle w:val="TableNormal11"/>
              <w:spacing w:before="60" w:after="60"/>
              <w:jc w:val="left"/>
              <w:rPr>
                <w:szCs w:val="20"/>
                <w:shd w:val="clear" w:color="auto" w:fill="auto"/>
                <w:lang w:val="en-US" w:eastAsia="zh-CN"/>
              </w:rPr>
            </w:pPr>
            <w:r w:rsidRPr="00240CC8">
              <w:rPr>
                <w:szCs w:val="20"/>
                <w:shd w:val="clear" w:color="auto" w:fill="auto"/>
                <w:lang w:val="en-US" w:eastAsia="zh-CN"/>
              </w:rPr>
              <w:t>Ternary</w:t>
            </w:r>
          </w:p>
        </w:tc>
        <w:tc>
          <w:tcPr>
            <w:tcW w:w="3198" w:type="dxa"/>
            <w:shd w:val="clear" w:color="auto" w:fill="D9D9D9" w:themeFill="background1" w:themeFillShade="D9"/>
          </w:tcPr>
          <w:p w14:paraId="7BA1ADDF" w14:textId="77777777" w:rsidR="00EE0A26" w:rsidRPr="00240CC8" w:rsidRDefault="00EE0A26" w:rsidP="00EE0A26">
            <w:pPr>
              <w:pStyle w:val="TableNormal11"/>
              <w:spacing w:before="60" w:after="60"/>
              <w:jc w:val="left"/>
              <w:rPr>
                <w:szCs w:val="20"/>
                <w:shd w:val="clear" w:color="auto" w:fill="auto"/>
                <w:lang w:val="en-US" w:eastAsia="zh-CN"/>
              </w:rPr>
            </w:pPr>
            <w:r w:rsidRPr="00240CC8">
              <w:rPr>
                <w:szCs w:val="20"/>
                <w:shd w:val="clear" w:color="auto" w:fill="auto"/>
                <w:lang w:val="en-US" w:eastAsia="zh-CN"/>
              </w:rPr>
              <w:t xml:space="preserve">Association of tested </w:t>
            </w:r>
            <w:r w:rsidRPr="00240CC8">
              <w:rPr>
                <w:i/>
                <w:szCs w:val="20"/>
                <w:shd w:val="clear" w:color="auto" w:fill="auto"/>
                <w:lang w:val="en-US" w:eastAsia="zh-CN"/>
              </w:rPr>
              <w:t>personnel class property</w:t>
            </w:r>
            <w:r w:rsidRPr="00240CC8">
              <w:rPr>
                <w:szCs w:val="20"/>
                <w:shd w:val="clear" w:color="auto" w:fill="auto"/>
                <w:lang w:val="en-US" w:eastAsia="zh-CN"/>
              </w:rPr>
              <w:t xml:space="preserve"> in a </w:t>
            </w:r>
            <w:r w:rsidRPr="00D15E12">
              <w:rPr>
                <w:i/>
                <w:szCs w:val="20"/>
                <w:shd w:val="clear" w:color="auto" w:fill="auto"/>
                <w:lang w:val="en-US" w:eastAsia="zh-CN"/>
              </w:rPr>
              <w:t>personnel class</w:t>
            </w:r>
            <w:r w:rsidRPr="00240CC8">
              <w:rPr>
                <w:szCs w:val="20"/>
                <w:shd w:val="clear" w:color="auto" w:fill="auto"/>
                <w:lang w:val="en-US" w:eastAsia="zh-CN"/>
              </w:rPr>
              <w:t xml:space="preserve"> element by a </w:t>
            </w:r>
            <w:r w:rsidRPr="00240CC8">
              <w:rPr>
                <w:i/>
                <w:szCs w:val="20"/>
                <w:shd w:val="clear" w:color="auto" w:fill="auto"/>
                <w:lang w:val="en-US" w:eastAsia="zh-CN"/>
              </w:rPr>
              <w:t>qualification test specification</w:t>
            </w:r>
            <w:r>
              <w:rPr>
                <w:i/>
                <w:szCs w:val="20"/>
                <w:shd w:val="clear" w:color="auto" w:fill="auto"/>
                <w:lang w:val="en-US" w:eastAsia="zh-CN"/>
              </w:rPr>
              <w:t>.</w:t>
            </w:r>
          </w:p>
        </w:tc>
      </w:tr>
    </w:tbl>
    <w:p w14:paraId="36C6C58B" w14:textId="2934B6E8" w:rsidR="00EE0A26" w:rsidRPr="001C220C" w:rsidRDefault="00A06685" w:rsidP="00A06685">
      <w:pPr>
        <w:pStyle w:val="Caption"/>
        <w:rPr>
          <w:lang w:val="en-US"/>
        </w:rPr>
      </w:pPr>
      <w:r>
        <w:t xml:space="preserve">Figure </w:t>
      </w:r>
      <w:r>
        <w:fldChar w:fldCharType="begin"/>
      </w:r>
      <w:r>
        <w:instrText xml:space="preserve"> SEQ Figure \* ARABIC </w:instrText>
      </w:r>
      <w:r>
        <w:fldChar w:fldCharType="separate"/>
      </w:r>
      <w:r w:rsidR="00E6366E">
        <w:rPr>
          <w:noProof/>
        </w:rPr>
        <w:t>25</w:t>
      </w:r>
      <w:r>
        <w:fldChar w:fldCharType="end"/>
      </w:r>
      <w:r>
        <w:t xml:space="preserve"> </w:t>
      </w:r>
      <w:r w:rsidR="00EE0A26">
        <w:rPr>
          <w:lang w:val="en-US"/>
        </w:rPr>
        <w:t>–</w:t>
      </w:r>
      <w:r w:rsidR="00EE0A26" w:rsidRPr="001C220C">
        <w:rPr>
          <w:lang w:val="en-US"/>
        </w:rPr>
        <w:t xml:space="preserve"> </w:t>
      </w:r>
      <w:r>
        <w:rPr>
          <w:lang w:val="en-US"/>
        </w:rPr>
        <w:t>Exampl</w:t>
      </w:r>
      <w:r w:rsidR="00836B47">
        <w:rPr>
          <w:lang w:val="en-US"/>
        </w:rPr>
        <w:t>e</w:t>
      </w:r>
      <w:r w:rsidR="00E1438D">
        <w:rPr>
          <w:lang w:val="en-US"/>
        </w:rPr>
        <w:t>,</w:t>
      </w:r>
      <w:r>
        <w:rPr>
          <w:lang w:val="en-US"/>
        </w:rPr>
        <w:t xml:space="preserve"> </w:t>
      </w:r>
      <w:r w:rsidR="00EE0A26">
        <w:rPr>
          <w:lang w:val="en-US"/>
        </w:rPr>
        <w:t>Personnel class a</w:t>
      </w:r>
      <w:r w:rsidR="00EE0A26" w:rsidRPr="001C220C">
        <w:rPr>
          <w:lang w:val="en-US"/>
        </w:rPr>
        <w:t xml:space="preserve">ttributes </w:t>
      </w:r>
    </w:p>
    <w:tbl>
      <w:tblPr>
        <w:tblW w:w="90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70"/>
        <w:gridCol w:w="2520"/>
        <w:gridCol w:w="1620"/>
        <w:gridCol w:w="1350"/>
        <w:gridCol w:w="1260"/>
        <w:gridCol w:w="1178"/>
      </w:tblGrid>
      <w:tr w:rsidR="00EE0A26" w:rsidRPr="001C220C" w14:paraId="000EBA78" w14:textId="77777777" w:rsidTr="00EE0A26">
        <w:trPr>
          <w:tblHeader/>
          <w:jc w:val="center"/>
        </w:trPr>
        <w:tc>
          <w:tcPr>
            <w:tcW w:w="1170" w:type="dxa"/>
          </w:tcPr>
          <w:p w14:paraId="029539CB" w14:textId="77777777" w:rsidR="00EE0A26" w:rsidRPr="001C220C" w:rsidRDefault="00EE0A26" w:rsidP="00EE0A26">
            <w:pPr>
              <w:pStyle w:val="NormalTableHeader"/>
              <w:spacing w:before="60" w:after="60"/>
              <w:rPr>
                <w:lang w:val="en-US"/>
              </w:rPr>
            </w:pPr>
            <w:r w:rsidRPr="001C220C">
              <w:rPr>
                <w:lang w:val="en-US"/>
              </w:rPr>
              <w:t xml:space="preserve">Attribute </w:t>
            </w:r>
            <w:r>
              <w:rPr>
                <w:lang w:val="en-US"/>
              </w:rPr>
              <w:t>n</w:t>
            </w:r>
            <w:r w:rsidRPr="001C220C">
              <w:rPr>
                <w:lang w:val="en-US"/>
              </w:rPr>
              <w:t>ame</w:t>
            </w:r>
          </w:p>
        </w:tc>
        <w:tc>
          <w:tcPr>
            <w:tcW w:w="2520" w:type="dxa"/>
          </w:tcPr>
          <w:p w14:paraId="31D6E17C" w14:textId="77777777" w:rsidR="00EE0A26" w:rsidRPr="001C220C" w:rsidRDefault="00EE0A26" w:rsidP="00EE0A26">
            <w:pPr>
              <w:pStyle w:val="NormalTableHeader"/>
              <w:spacing w:before="60" w:after="60"/>
              <w:rPr>
                <w:lang w:val="en-US"/>
              </w:rPr>
            </w:pPr>
            <w:r w:rsidRPr="001C220C">
              <w:rPr>
                <w:lang w:val="en-US"/>
              </w:rPr>
              <w:t>Description</w:t>
            </w:r>
          </w:p>
        </w:tc>
        <w:tc>
          <w:tcPr>
            <w:tcW w:w="1620" w:type="dxa"/>
          </w:tcPr>
          <w:p w14:paraId="1B95297E" w14:textId="77777777" w:rsidR="00EE0A26" w:rsidRPr="001C220C" w:rsidRDefault="00EE0A26" w:rsidP="00EE0A26">
            <w:pPr>
              <w:pStyle w:val="NormalTableHeader"/>
              <w:spacing w:before="60" w:after="60"/>
              <w:rPr>
                <w:lang w:val="en-US"/>
              </w:rPr>
            </w:pPr>
            <w:r w:rsidRPr="001C220C">
              <w:rPr>
                <w:lang w:val="en-US"/>
              </w:rPr>
              <w:t xml:space="preserve">Production </w:t>
            </w:r>
            <w:r>
              <w:rPr>
                <w:lang w:val="en-US"/>
              </w:rPr>
              <w:t>e</w:t>
            </w:r>
            <w:r w:rsidRPr="001C220C">
              <w:rPr>
                <w:lang w:val="en-US"/>
              </w:rPr>
              <w:t>xamples</w:t>
            </w:r>
          </w:p>
        </w:tc>
        <w:tc>
          <w:tcPr>
            <w:tcW w:w="1350" w:type="dxa"/>
          </w:tcPr>
          <w:p w14:paraId="44659047" w14:textId="77777777" w:rsidR="00EE0A26" w:rsidRPr="001C220C" w:rsidRDefault="00EE0A26" w:rsidP="00EE0A26">
            <w:pPr>
              <w:pStyle w:val="NormalTableHeader"/>
              <w:spacing w:before="60" w:after="60"/>
              <w:rPr>
                <w:lang w:val="en-US"/>
              </w:rPr>
            </w:pPr>
            <w:r w:rsidRPr="001C220C">
              <w:rPr>
                <w:lang w:val="en-US"/>
              </w:rPr>
              <w:t xml:space="preserve">Maintenance </w:t>
            </w:r>
            <w:r>
              <w:rPr>
                <w:lang w:val="en-US"/>
              </w:rPr>
              <w:t>e</w:t>
            </w:r>
            <w:r w:rsidRPr="001C220C">
              <w:rPr>
                <w:lang w:val="en-US"/>
              </w:rPr>
              <w:t>xamples</w:t>
            </w:r>
          </w:p>
        </w:tc>
        <w:tc>
          <w:tcPr>
            <w:tcW w:w="1260" w:type="dxa"/>
          </w:tcPr>
          <w:p w14:paraId="075CD4E7" w14:textId="77777777" w:rsidR="00EE0A26" w:rsidRPr="001C220C" w:rsidRDefault="00EE0A26" w:rsidP="00EE0A26">
            <w:pPr>
              <w:pStyle w:val="NormalTableHeader"/>
              <w:spacing w:before="60" w:after="60"/>
              <w:rPr>
                <w:lang w:val="en-US"/>
              </w:rPr>
            </w:pPr>
            <w:r w:rsidRPr="001C220C">
              <w:rPr>
                <w:lang w:val="en-US"/>
              </w:rPr>
              <w:t xml:space="preserve">Quality </w:t>
            </w:r>
            <w:r>
              <w:rPr>
                <w:lang w:val="en-US"/>
              </w:rPr>
              <w:t>e</w:t>
            </w:r>
            <w:r w:rsidRPr="001C220C">
              <w:rPr>
                <w:lang w:val="en-US"/>
              </w:rPr>
              <w:t>xamples</w:t>
            </w:r>
          </w:p>
        </w:tc>
        <w:tc>
          <w:tcPr>
            <w:tcW w:w="1178" w:type="dxa"/>
          </w:tcPr>
          <w:p w14:paraId="0F6064FB" w14:textId="77777777" w:rsidR="00EE0A26" w:rsidRPr="001C220C" w:rsidRDefault="00EE0A26" w:rsidP="00EE0A26">
            <w:pPr>
              <w:pStyle w:val="NormalTableHeader"/>
              <w:spacing w:before="60" w:after="60"/>
              <w:rPr>
                <w:lang w:val="en-US"/>
              </w:rPr>
            </w:pPr>
            <w:r w:rsidRPr="001C220C">
              <w:rPr>
                <w:lang w:val="en-US"/>
              </w:rPr>
              <w:t xml:space="preserve">Inventory </w:t>
            </w:r>
            <w:r>
              <w:rPr>
                <w:lang w:val="en-US"/>
              </w:rPr>
              <w:t>e</w:t>
            </w:r>
            <w:r w:rsidRPr="001C220C">
              <w:rPr>
                <w:lang w:val="en-US"/>
              </w:rPr>
              <w:t>xamples</w:t>
            </w:r>
          </w:p>
        </w:tc>
      </w:tr>
      <w:tr w:rsidR="00EE0A26" w:rsidRPr="001C220C" w14:paraId="323CB2DA" w14:textId="77777777" w:rsidTr="00EE0A26">
        <w:trPr>
          <w:jc w:val="center"/>
        </w:trPr>
        <w:tc>
          <w:tcPr>
            <w:tcW w:w="1170" w:type="dxa"/>
          </w:tcPr>
          <w:p w14:paraId="5014336F" w14:textId="77777777" w:rsidR="00EE0A26" w:rsidRPr="001C220C" w:rsidRDefault="00EE0A26" w:rsidP="00EE0A26">
            <w:pPr>
              <w:pStyle w:val="TableNormal1"/>
              <w:rPr>
                <w:lang w:val="en-US"/>
              </w:rPr>
            </w:pPr>
            <w:r w:rsidRPr="001C220C">
              <w:rPr>
                <w:lang w:val="en-US"/>
              </w:rPr>
              <w:t>ID</w:t>
            </w:r>
          </w:p>
        </w:tc>
        <w:tc>
          <w:tcPr>
            <w:tcW w:w="2520" w:type="dxa"/>
          </w:tcPr>
          <w:p w14:paraId="3205F8C0" w14:textId="77777777" w:rsidR="00EE0A26" w:rsidRPr="001C220C" w:rsidRDefault="00EE0A26" w:rsidP="00EE0A26">
            <w:pPr>
              <w:pStyle w:val="TableNormal1"/>
              <w:rPr>
                <w:lang w:val="en-US"/>
              </w:rPr>
            </w:pPr>
            <w:r w:rsidRPr="001C220C">
              <w:rPr>
                <w:lang w:val="en-US"/>
              </w:rPr>
              <w:t xml:space="preserve">A unique identification of a specific </w:t>
            </w:r>
            <w:r w:rsidRPr="001C220C">
              <w:rPr>
                <w:i/>
                <w:lang w:val="en-US"/>
              </w:rPr>
              <w:t>personnel class</w:t>
            </w:r>
            <w:r w:rsidRPr="001C220C">
              <w:rPr>
                <w:lang w:val="en-US"/>
              </w:rPr>
              <w:t>.</w:t>
            </w:r>
          </w:p>
          <w:p w14:paraId="2A24B38B" w14:textId="77777777" w:rsidR="00EE0A26" w:rsidRPr="001C220C" w:rsidRDefault="00EE0A26" w:rsidP="00EE0A26">
            <w:pPr>
              <w:pStyle w:val="TableNormal1"/>
              <w:rPr>
                <w:lang w:val="en-US"/>
              </w:rPr>
            </w:pPr>
            <w:r w:rsidRPr="001C220C">
              <w:rPr>
                <w:lang w:val="en-US"/>
              </w:rPr>
              <w:t>These are not necessarily job titles, but identify classes that are referenced in other parts of the model.</w:t>
            </w:r>
          </w:p>
        </w:tc>
        <w:tc>
          <w:tcPr>
            <w:tcW w:w="1620" w:type="dxa"/>
          </w:tcPr>
          <w:p w14:paraId="5D08B482" w14:textId="77777777" w:rsidR="00EE0A26" w:rsidRPr="001C220C" w:rsidRDefault="00EE0A26" w:rsidP="00EE0A26">
            <w:pPr>
              <w:pStyle w:val="TableNormal1"/>
              <w:rPr>
                <w:lang w:val="en-US"/>
              </w:rPr>
            </w:pPr>
            <w:r w:rsidRPr="001C220C">
              <w:rPr>
                <w:lang w:val="en-US"/>
              </w:rPr>
              <w:t xml:space="preserve">Widget </w:t>
            </w:r>
            <w:r>
              <w:rPr>
                <w:lang w:val="en-US"/>
              </w:rPr>
              <w:t>a</w:t>
            </w:r>
            <w:r w:rsidRPr="001C220C">
              <w:rPr>
                <w:lang w:val="en-US"/>
              </w:rPr>
              <w:t xml:space="preserve">ssembly </w:t>
            </w:r>
            <w:r>
              <w:rPr>
                <w:lang w:val="en-US"/>
              </w:rPr>
              <w:t>o</w:t>
            </w:r>
            <w:r w:rsidRPr="001C220C">
              <w:rPr>
                <w:lang w:val="en-US"/>
              </w:rPr>
              <w:t>perator</w:t>
            </w:r>
          </w:p>
        </w:tc>
        <w:tc>
          <w:tcPr>
            <w:tcW w:w="1350" w:type="dxa"/>
          </w:tcPr>
          <w:p w14:paraId="3201D756" w14:textId="77777777" w:rsidR="00EE0A26" w:rsidRPr="001C220C" w:rsidRDefault="00EE0A26" w:rsidP="00EE0A26">
            <w:pPr>
              <w:pStyle w:val="TableNormal1"/>
              <w:rPr>
                <w:lang w:val="en-US"/>
              </w:rPr>
            </w:pPr>
            <w:r w:rsidRPr="001C220C">
              <w:rPr>
                <w:lang w:val="en-US"/>
              </w:rPr>
              <w:t>Maintenance Technician Grade 1</w:t>
            </w:r>
          </w:p>
        </w:tc>
        <w:tc>
          <w:tcPr>
            <w:tcW w:w="1260" w:type="dxa"/>
          </w:tcPr>
          <w:p w14:paraId="0BAEDE9A" w14:textId="77777777" w:rsidR="00EE0A26" w:rsidRPr="001C220C" w:rsidRDefault="00EE0A26" w:rsidP="00EE0A26">
            <w:pPr>
              <w:pStyle w:val="TableNormal1"/>
              <w:rPr>
                <w:lang w:val="en-US"/>
              </w:rPr>
            </w:pPr>
            <w:r w:rsidRPr="001C220C">
              <w:rPr>
                <w:lang w:val="en-US"/>
              </w:rPr>
              <w:t xml:space="preserve">Senior Lab Assistant </w:t>
            </w:r>
          </w:p>
        </w:tc>
        <w:tc>
          <w:tcPr>
            <w:tcW w:w="1178" w:type="dxa"/>
          </w:tcPr>
          <w:p w14:paraId="4E9E840D" w14:textId="77777777" w:rsidR="00EE0A26" w:rsidRPr="001C220C" w:rsidRDefault="00EE0A26" w:rsidP="00EE0A26">
            <w:pPr>
              <w:pStyle w:val="TableNormal1"/>
              <w:rPr>
                <w:lang w:val="en-US"/>
              </w:rPr>
            </w:pPr>
            <w:r w:rsidRPr="001C220C">
              <w:rPr>
                <w:lang w:val="en-US"/>
              </w:rPr>
              <w:t>Warehouse Manager</w:t>
            </w:r>
          </w:p>
        </w:tc>
      </w:tr>
      <w:tr w:rsidR="00EE0A26" w:rsidRPr="001C220C" w14:paraId="6823CC4A" w14:textId="77777777" w:rsidTr="00EE0A26">
        <w:trPr>
          <w:jc w:val="center"/>
        </w:trPr>
        <w:tc>
          <w:tcPr>
            <w:tcW w:w="1170" w:type="dxa"/>
          </w:tcPr>
          <w:p w14:paraId="5DA61DA6" w14:textId="77777777" w:rsidR="00EE0A26" w:rsidRPr="001C220C" w:rsidRDefault="00EE0A26" w:rsidP="00EE0A26">
            <w:pPr>
              <w:pStyle w:val="TableNormal1"/>
              <w:rPr>
                <w:lang w:val="en-US"/>
              </w:rPr>
            </w:pPr>
            <w:r w:rsidRPr="001C220C">
              <w:rPr>
                <w:lang w:val="en-US"/>
              </w:rPr>
              <w:t>Description</w:t>
            </w:r>
          </w:p>
        </w:tc>
        <w:tc>
          <w:tcPr>
            <w:tcW w:w="2520" w:type="dxa"/>
          </w:tcPr>
          <w:p w14:paraId="48CC5BF2" w14:textId="77777777" w:rsidR="00EE0A26" w:rsidRPr="001C220C" w:rsidRDefault="00EE0A26" w:rsidP="00EE0A26">
            <w:pPr>
              <w:pStyle w:val="TableNormal1"/>
              <w:rPr>
                <w:lang w:val="en-US"/>
              </w:rPr>
            </w:pPr>
            <w:r w:rsidRPr="001C220C">
              <w:rPr>
                <w:lang w:val="en-US"/>
              </w:rPr>
              <w:t xml:space="preserve">Additional information and description about the </w:t>
            </w:r>
            <w:r w:rsidRPr="001C220C">
              <w:rPr>
                <w:i/>
                <w:lang w:val="en-US"/>
              </w:rPr>
              <w:t>personnel class</w:t>
            </w:r>
            <w:r w:rsidRPr="001C220C">
              <w:rPr>
                <w:lang w:val="en-US"/>
              </w:rPr>
              <w:t>.</w:t>
            </w:r>
          </w:p>
        </w:tc>
        <w:tc>
          <w:tcPr>
            <w:tcW w:w="1620" w:type="dxa"/>
          </w:tcPr>
          <w:p w14:paraId="62F0294E" w14:textId="77777777" w:rsidR="00EE0A26" w:rsidRPr="001C220C" w:rsidRDefault="00EE0A26" w:rsidP="00EE0A26">
            <w:pPr>
              <w:pStyle w:val="TableNormal1"/>
              <w:rPr>
                <w:lang w:val="en-US"/>
              </w:rPr>
            </w:pPr>
            <w:r w:rsidRPr="001C220C">
              <w:rPr>
                <w:lang w:val="en-US"/>
              </w:rPr>
              <w:t>General information about widget assembly operators.</w:t>
            </w:r>
          </w:p>
        </w:tc>
        <w:tc>
          <w:tcPr>
            <w:tcW w:w="1350" w:type="dxa"/>
          </w:tcPr>
          <w:p w14:paraId="326D7FBC" w14:textId="77777777" w:rsidR="00EE0A26" w:rsidRPr="001C220C" w:rsidRDefault="00EE0A26" w:rsidP="00EE0A26">
            <w:pPr>
              <w:pStyle w:val="TableNormal1"/>
              <w:rPr>
                <w:lang w:val="en-US"/>
              </w:rPr>
            </w:pPr>
            <w:r w:rsidRPr="001C220C">
              <w:rPr>
                <w:lang w:val="en-US"/>
              </w:rPr>
              <w:t>Highest grade for maintenance technician</w:t>
            </w:r>
          </w:p>
        </w:tc>
        <w:tc>
          <w:tcPr>
            <w:tcW w:w="1260" w:type="dxa"/>
          </w:tcPr>
          <w:p w14:paraId="2DCA2671" w14:textId="77777777" w:rsidR="00EE0A26" w:rsidRPr="001C220C" w:rsidRDefault="00EE0A26" w:rsidP="00EE0A26">
            <w:pPr>
              <w:pStyle w:val="TableNormal1"/>
              <w:rPr>
                <w:lang w:val="en-US"/>
              </w:rPr>
            </w:pPr>
            <w:r w:rsidRPr="001C220C">
              <w:rPr>
                <w:lang w:val="en-US"/>
              </w:rPr>
              <w:t>Highest level of lab assistants</w:t>
            </w:r>
          </w:p>
        </w:tc>
        <w:tc>
          <w:tcPr>
            <w:tcW w:w="1178" w:type="dxa"/>
          </w:tcPr>
          <w:p w14:paraId="3F317A0B" w14:textId="77777777" w:rsidR="00EE0A26" w:rsidRPr="001C220C" w:rsidRDefault="00EE0A26" w:rsidP="00EE0A26">
            <w:pPr>
              <w:pStyle w:val="TableNormal1"/>
              <w:rPr>
                <w:lang w:val="en-US"/>
              </w:rPr>
            </w:pPr>
            <w:r w:rsidRPr="001C220C">
              <w:rPr>
                <w:lang w:val="en-US"/>
              </w:rPr>
              <w:t>Person responsible for the warehouse</w:t>
            </w:r>
          </w:p>
        </w:tc>
      </w:tr>
      <w:tr w:rsidR="00EE0A26" w:rsidRPr="001C220C" w14:paraId="7829DEF8" w14:textId="77777777" w:rsidTr="00EE0A26">
        <w:trPr>
          <w:jc w:val="center"/>
        </w:trPr>
        <w:tc>
          <w:tcPr>
            <w:tcW w:w="1170" w:type="dxa"/>
          </w:tcPr>
          <w:p w14:paraId="406119FC" w14:textId="77777777" w:rsidR="00EE0A26" w:rsidRPr="001C220C" w:rsidRDefault="00EE0A26" w:rsidP="00EE0A26">
            <w:pPr>
              <w:pStyle w:val="TableNormal1"/>
              <w:rPr>
                <w:lang w:val="en-US"/>
              </w:rPr>
            </w:pPr>
            <w:r>
              <w:rPr>
                <w:lang w:val="en-US"/>
              </w:rPr>
              <w:t>Hierarchy scope</w:t>
            </w:r>
          </w:p>
        </w:tc>
        <w:tc>
          <w:tcPr>
            <w:tcW w:w="2520" w:type="dxa"/>
          </w:tcPr>
          <w:p w14:paraId="682EAFFC" w14:textId="77777777" w:rsidR="00EE0A26" w:rsidRPr="001C220C" w:rsidRDefault="00EE0A26" w:rsidP="00EE0A26">
            <w:pPr>
              <w:pStyle w:val="TableNormal1"/>
              <w:rPr>
                <w:lang w:val="en-US"/>
              </w:rPr>
            </w:pPr>
            <w:r w:rsidRPr="001C220C">
              <w:rPr>
                <w:lang w:val="en-US"/>
              </w:rPr>
              <w:t xml:space="preserve">Identifies where the exchanged information fits within the role based equipment hierarchy. </w:t>
            </w:r>
          </w:p>
          <w:p w14:paraId="622255C6" w14:textId="77777777" w:rsidR="00EE0A26" w:rsidRPr="001C220C" w:rsidRDefault="00EE0A26" w:rsidP="00EE0A26">
            <w:pPr>
              <w:pStyle w:val="TableNormal1"/>
              <w:rPr>
                <w:lang w:val="en-US"/>
              </w:rPr>
            </w:pPr>
            <w:r w:rsidRPr="001C220C">
              <w:rPr>
                <w:lang w:val="en-US"/>
              </w:rPr>
              <w:t xml:space="preserve">Optionally defines the scope of the </w:t>
            </w:r>
            <w:r w:rsidRPr="000327C9">
              <w:rPr>
                <w:i/>
                <w:lang w:val="en-US"/>
              </w:rPr>
              <w:t>personnel class</w:t>
            </w:r>
            <w:r w:rsidRPr="001C220C">
              <w:rPr>
                <w:lang w:val="en-US"/>
              </w:rPr>
              <w:t xml:space="preserve"> definition, such as the site or area it is defined for.</w:t>
            </w:r>
          </w:p>
        </w:tc>
        <w:tc>
          <w:tcPr>
            <w:tcW w:w="1620" w:type="dxa"/>
          </w:tcPr>
          <w:p w14:paraId="5A41771A" w14:textId="77777777" w:rsidR="00EE0A26" w:rsidRPr="001C220C" w:rsidRDefault="00EE0A26" w:rsidP="00EE0A26">
            <w:pPr>
              <w:pStyle w:val="TableNormal1"/>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(Site) / Work Line (Area)</w:t>
            </w:r>
          </w:p>
        </w:tc>
        <w:tc>
          <w:tcPr>
            <w:tcW w:w="1350" w:type="dxa"/>
          </w:tcPr>
          <w:p w14:paraId="1C83090C" w14:textId="77777777" w:rsidR="00EE0A26" w:rsidRPr="001C220C" w:rsidRDefault="00EE0A26" w:rsidP="00EE0A26">
            <w:pPr>
              <w:pStyle w:val="TableNormal1"/>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(SITE) / Packaging (Area)</w:t>
            </w:r>
          </w:p>
        </w:tc>
        <w:tc>
          <w:tcPr>
            <w:tcW w:w="1260" w:type="dxa"/>
          </w:tcPr>
          <w:p w14:paraId="69FEDAB6" w14:textId="77777777" w:rsidR="00EE0A26" w:rsidRPr="001C220C" w:rsidRDefault="00EE0A26" w:rsidP="00EE0A26">
            <w:pPr>
              <w:pStyle w:val="TableNormal1"/>
              <w:rPr>
                <w:lang w:val="en-US"/>
              </w:rPr>
            </w:pPr>
            <w:smartTag w:uri="urn:schemas-microsoft-com:office:smarttags" w:element="place">
              <w:smartTag w:uri="urn:schemas-microsoft-com:office:smarttags" w:element="PlaceName">
                <w:r w:rsidRPr="001C220C">
                  <w:rPr>
                    <w:lang w:val="en-US"/>
                  </w:rPr>
                  <w:t>Mixer</w:t>
                </w:r>
              </w:smartTag>
              <w:r w:rsidRPr="001C220C">
                <w:rPr>
                  <w:lang w:val="en-US"/>
                </w:rPr>
                <w:t xml:space="preserve"> </w:t>
              </w:r>
              <w:smartTag w:uri="urn:schemas-microsoft-com:office:smarttags" w:element="PlaceName">
                <w:r w:rsidRPr="001C220C">
                  <w:rPr>
                    <w:lang w:val="en-US"/>
                  </w:rPr>
                  <w:t>Sample</w:t>
                </w:r>
              </w:smartTag>
              <w:r w:rsidRPr="001C220C">
                <w:rPr>
                  <w:lang w:val="en-US"/>
                </w:rPr>
                <w:t xml:space="preserve"> </w:t>
              </w:r>
              <w:smartTag w:uri="urn:schemas-microsoft-com:office:smarttags" w:element="PlaceType">
                <w:r w:rsidRPr="001C220C">
                  <w:rPr>
                    <w:lang w:val="en-US"/>
                  </w:rPr>
                  <w:t>Port</w:t>
                </w:r>
              </w:smartTag>
            </w:smartTag>
            <w:r w:rsidRPr="001C220C">
              <w:rPr>
                <w:lang w:val="en-US"/>
              </w:rPr>
              <w:t xml:space="preserve"> (Work Unit)</w:t>
            </w:r>
          </w:p>
        </w:tc>
        <w:tc>
          <w:tcPr>
            <w:tcW w:w="1178" w:type="dxa"/>
          </w:tcPr>
          <w:p w14:paraId="711971A6" w14:textId="77777777" w:rsidR="00EE0A26" w:rsidRPr="001C220C" w:rsidRDefault="00EE0A26" w:rsidP="00EE0A26">
            <w:pPr>
              <w:pStyle w:val="TableNormal1"/>
              <w:rPr>
                <w:lang w:val="en-US"/>
              </w:rPr>
            </w:pPr>
            <w:r w:rsidRPr="001C220C">
              <w:rPr>
                <w:lang w:val="en-US"/>
              </w:rPr>
              <w:t>Receiving dock (</w:t>
            </w:r>
            <w:smartTag w:uri="urn:schemas-microsoft-com:office:smarttags" w:element="place">
              <w:smartTag w:uri="urn:schemas-microsoft-com:office:smarttags" w:element="PlaceName">
                <w:r w:rsidRPr="001C220C">
                  <w:rPr>
                    <w:lang w:val="en-US"/>
                  </w:rPr>
                  <w:t>Work</w:t>
                </w:r>
              </w:smartTag>
              <w:r w:rsidRPr="001C220C">
                <w:rPr>
                  <w:lang w:val="en-US"/>
                </w:rPr>
                <w:t xml:space="preserve"> </w:t>
              </w:r>
              <w:smartTag w:uri="urn:schemas-microsoft-com:office:smarttags" w:element="PlaceType">
                <w:r w:rsidRPr="001C220C">
                  <w:rPr>
                    <w:lang w:val="en-US"/>
                  </w:rPr>
                  <w:t>Center</w:t>
                </w:r>
              </w:smartTag>
            </w:smartTag>
            <w:r w:rsidRPr="001C220C">
              <w:rPr>
                <w:lang w:val="en-US"/>
              </w:rPr>
              <w:t>)</w:t>
            </w:r>
          </w:p>
        </w:tc>
      </w:tr>
    </w:tbl>
    <w:p w14:paraId="69308F55" w14:textId="67C49786" w:rsidR="00A06685" w:rsidRPr="001C220C" w:rsidRDefault="00A06685" w:rsidP="00A06685">
      <w:pPr>
        <w:pStyle w:val="ANNEX-heading1"/>
      </w:pPr>
      <w:bookmarkStart w:id="21506" w:name="_Toc478492285"/>
      <w:r>
        <w:t xml:space="preserve">MESA – B2MML (XSD) </w:t>
      </w:r>
      <w:ins w:id="21507" w:author="Charles Gifford" w:date="2017-03-05T15:50:00Z">
        <w:r w:rsidR="007E462E">
          <w:t xml:space="preserve">implementation </w:t>
        </w:r>
      </w:ins>
      <w:del w:id="21508" w:author="Charles Gifford" w:date="2017-03-05T15:50:00Z">
        <w:r w:rsidDel="007E462E">
          <w:delText xml:space="preserve">physical </w:delText>
        </w:r>
      </w:del>
      <w:r>
        <w:t>model</w:t>
      </w:r>
      <w:bookmarkEnd w:id="21506"/>
    </w:p>
    <w:p w14:paraId="06F7A67F" w14:textId="15DBE359" w:rsidR="00A06685" w:rsidRDefault="00A06685" w:rsidP="00A06685">
      <w:pPr>
        <w:pStyle w:val="PARAGRAPH"/>
        <w:rPr>
          <w:lang w:val="en-US"/>
        </w:rPr>
      </w:pPr>
      <w:r>
        <w:rPr>
          <w:lang w:val="en-US"/>
        </w:rPr>
        <w:t xml:space="preserve">B2MML represents its types using a number of optional elements. For example, </w:t>
      </w:r>
      <w:r w:rsidR="007801C1">
        <w:rPr>
          <w:lang w:val="en-US"/>
        </w:rPr>
        <w:t>t</w:t>
      </w:r>
      <w:r>
        <w:rPr>
          <w:lang w:val="en-US"/>
        </w:rPr>
        <w:t>he common identifierType and its derived types such as EquipmentIDType allows a number of optional elements in structure in addition to its base string representation and the DescriptionType is based on a Text type. Whilst these values are possible, these entries are typically applied with the base string / text type matching the ISA-95 representation.</w:t>
      </w:r>
    </w:p>
    <w:p w14:paraId="65BAF7DA" w14:textId="77777777" w:rsidR="00A06685" w:rsidRPr="007801C1" w:rsidRDefault="00A06685" w:rsidP="007801C1">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&lt;xsd:complexType name = "PersonType"&gt;</w:t>
      </w:r>
    </w:p>
    <w:p w14:paraId="50C35C5B" w14:textId="77777777" w:rsidR="00A06685" w:rsidRPr="007801C1" w:rsidRDefault="00A06685" w:rsidP="007801C1">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&lt;xsd:sequence&gt;</w:t>
      </w:r>
    </w:p>
    <w:p w14:paraId="71BAFA0E" w14:textId="77777777" w:rsidR="00A06685" w:rsidRPr="007801C1" w:rsidRDefault="00A06685" w:rsidP="007801C1">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&lt;xsd:element name = "ID" type = "IdentifierType"/&gt;</w:t>
      </w:r>
    </w:p>
    <w:p w14:paraId="2D17D39D" w14:textId="77777777" w:rsidR="00A06685" w:rsidRPr="007801C1" w:rsidRDefault="00A06685" w:rsidP="007801C1">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&lt;xsd:element name = "Description"  type = "DescriptionType" minOccurs = "0" maxOccurs = "unbounded"/&gt;</w:t>
      </w:r>
    </w:p>
    <w:p w14:paraId="061DF080"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&lt;xsd:element name = "HierarchyScope" type = "HierarchyScopeType" minOccurs = "0" /&gt;</w:t>
      </w:r>
    </w:p>
    <w:p w14:paraId="45A01666"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&lt;xsd:element name = "PersonProperty" type = "PersonPropertyType" minOccurs = "0" maxOccurs = unbounded"/&gt;</w:t>
      </w:r>
    </w:p>
    <w:p w14:paraId="29880DDD"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w:t>
      </w:r>
    </w:p>
    <w:p w14:paraId="6388A3B6"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&lt;xsd:group   ref  = "Extended:Person"       minOccurs = "0" maxOccurs = "1"/&gt;</w:t>
      </w:r>
    </w:p>
    <w:p w14:paraId="0BFD6173"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&lt;/xsd:sequence&gt;</w:t>
      </w:r>
    </w:p>
    <w:p w14:paraId="12903493"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&lt;/xsd:complexType&gt;</w:t>
      </w:r>
    </w:p>
    <w:p w14:paraId="413D9CEE"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&lt;xsd:complexType name="HierarchyScopeType"&gt;</w:t>
      </w:r>
    </w:p>
    <w:p w14:paraId="73BA32C5"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&lt;xsd:sequence&gt;</w:t>
      </w:r>
    </w:p>
    <w:p w14:paraId="493AA760"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&lt;xsd:element name="EquipmentID" type="EquipmentIDType"/&gt;</w:t>
      </w:r>
    </w:p>
    <w:p w14:paraId="6A33F8CC"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&lt;xsd:element name="EquipmentElementLevel" type="EquipmentElementLevelType"/&gt;</w:t>
      </w:r>
    </w:p>
    <w:p w14:paraId="66DC8BAA"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&lt;xsd:element name="HierarchyScope" type="HierarchyScopeType" minOccurs="0"/&gt;</w:t>
      </w:r>
    </w:p>
    <w:p w14:paraId="35E6E5A1"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&lt;xsd:group ref="Extended:HierarchyScope" minOccurs="0" maxOccurs="1"/&gt;</w:t>
      </w:r>
    </w:p>
    <w:p w14:paraId="76042867"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&lt;/xsd:sequence&gt;</w:t>
      </w:r>
    </w:p>
    <w:p w14:paraId="188EEC3C"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&lt;/xsd:complexType&gt;</w:t>
      </w:r>
    </w:p>
    <w:p w14:paraId="3E09742B"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&lt;xsd:complexType name="EquipmentElementLevel1Type"&gt;</w:t>
      </w:r>
    </w:p>
    <w:p w14:paraId="0BBA5C35"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&lt;xsd:simpleContent&gt;</w:t>
      </w:r>
    </w:p>
    <w:p w14:paraId="077014C8"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&lt;xsd:restriction base="CodeType"&gt;</w:t>
      </w:r>
    </w:p>
    <w:p w14:paraId="71D9E09E"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&lt;xsd:enumeration value="Enterprise"/&gt;</w:t>
      </w:r>
    </w:p>
    <w:p w14:paraId="4E8B14CB"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w:t>
      </w:r>
    </w:p>
    <w:p w14:paraId="48A99247" w14:textId="77777777" w:rsidR="00A06685" w:rsidRPr="007801C1" w:rsidRDefault="00A06685">
      <w:pPr>
        <w:widowControl w:val="0"/>
        <w:autoSpaceDE w:val="0"/>
        <w:autoSpaceDN w:val="0"/>
        <w:adjustRightInd w:val="0"/>
        <w:ind w:left="72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&lt;xsd:enumeration value="ControlModule"/&gt;</w:t>
      </w:r>
    </w:p>
    <w:p w14:paraId="2C5D822A"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&lt;/xsd:restriction&gt;</w:t>
      </w:r>
    </w:p>
    <w:p w14:paraId="1A574CF8"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&lt;/xsd:simpleContent&gt;</w:t>
      </w:r>
    </w:p>
    <w:p w14:paraId="2230730E"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&lt;/xsd:complexType&gt;</w:t>
      </w:r>
    </w:p>
    <w:p w14:paraId="37BA92F7" w14:textId="77777777" w:rsidR="00A06685" w:rsidRPr="007135AA" w:rsidRDefault="00A06685" w:rsidP="00A06685">
      <w:pPr>
        <w:widowControl w:val="0"/>
        <w:autoSpaceDE w:val="0"/>
        <w:autoSpaceDN w:val="0"/>
        <w:adjustRightInd w:val="0"/>
        <w:jc w:val="left"/>
        <w:rPr>
          <w:rFonts w:ascii="Consolas" w:eastAsia="SimSun" w:hAnsi="Consolas" w:cs="Consolas"/>
          <w:color w:val="000000"/>
          <w:spacing w:val="0"/>
          <w:sz w:val="15"/>
          <w:szCs w:val="19"/>
          <w:highlight w:val="white"/>
          <w:lang w:val="en-US" w:eastAsia="en-US"/>
        </w:rPr>
      </w:pPr>
    </w:p>
    <w:p w14:paraId="0BA4CE06" w14:textId="7870FB6C" w:rsidR="00A06685" w:rsidRPr="001C220C" w:rsidRDefault="00A06685" w:rsidP="00A06685">
      <w:pPr>
        <w:pStyle w:val="ANNEX-heading1"/>
      </w:pPr>
      <w:bookmarkStart w:id="21509" w:name="_Toc478492286"/>
      <w:r>
        <w:t xml:space="preserve">Simplified XSD </w:t>
      </w:r>
      <w:del w:id="21510" w:author="Charles Gifford" w:date="2017-03-05T15:51:00Z">
        <w:r w:rsidDel="007E462E">
          <w:delText xml:space="preserve">physical </w:delText>
        </w:r>
      </w:del>
      <w:ins w:id="21511" w:author="Charles Gifford" w:date="2017-03-05T15:51:00Z">
        <w:r w:rsidR="007E462E">
          <w:t xml:space="preserve">implementation </w:t>
        </w:r>
      </w:ins>
      <w:r>
        <w:t>model</w:t>
      </w:r>
      <w:bookmarkEnd w:id="21509"/>
    </w:p>
    <w:p w14:paraId="4C8069D0" w14:textId="77777777" w:rsidR="00A06685" w:rsidRDefault="00A06685" w:rsidP="00A06685">
      <w:pPr>
        <w:pStyle w:val="PARAGRAPH"/>
        <w:rPr>
          <w:lang w:val="en-US"/>
        </w:rPr>
      </w:pPr>
      <w:r w:rsidRPr="001C220C">
        <w:rPr>
          <w:lang w:val="en-US"/>
        </w:rPr>
        <w:t xml:space="preserve">This standard is </w:t>
      </w:r>
      <w:r>
        <w:rPr>
          <w:lang w:val="en-US"/>
        </w:rPr>
        <w:t>utilized in internet and manufacturing applications. This simplified representation of XML validation represents the most common application of XML based ISA-95 information exchanges where string values are exchanged for each element.</w:t>
      </w:r>
    </w:p>
    <w:p w14:paraId="3902B465" w14:textId="77777777" w:rsidR="008A439C" w:rsidRPr="002A16CC" w:rsidRDefault="00A06685" w:rsidP="008A439C">
      <w:pPr>
        <w:widowControl w:val="0"/>
        <w:autoSpaceDE w:val="0"/>
        <w:autoSpaceDN w:val="0"/>
        <w:adjustRightInd w:val="0"/>
        <w:jc w:val="left"/>
        <w:rPr>
          <w:ins w:id="21512" w:author="Charles Gifford" w:date="2016-08-06T15:18:00Z"/>
          <w:rFonts w:ascii="Consolas" w:eastAsia="SimSun" w:hAnsi="Consolas" w:cs="Consolas"/>
          <w:color w:val="000000"/>
          <w:spacing w:val="0"/>
          <w:sz w:val="15"/>
          <w:szCs w:val="19"/>
          <w:highlight w:val="white"/>
          <w:lang w:val="en-US" w:eastAsia="en-US"/>
        </w:rPr>
      </w:pPr>
      <w:r>
        <w:rPr>
          <w:rFonts w:eastAsia="SimSun"/>
          <w:highlight w:val="white"/>
          <w:lang w:val="en-US" w:eastAsia="en-US"/>
        </w:rPr>
        <w:t xml:space="preserve">  </w:t>
      </w:r>
      <w:ins w:id="21513" w:author="Charles Gifford" w:date="2016-08-06T15:18:00Z">
        <w:r w:rsidR="008A439C">
          <w:rPr>
            <w:rFonts w:ascii="Consolas" w:eastAsia="SimSun" w:hAnsi="Consolas" w:cs="Consolas"/>
            <w:color w:val="000000"/>
            <w:spacing w:val="0"/>
            <w:sz w:val="15"/>
            <w:szCs w:val="19"/>
            <w:highlight w:val="white"/>
            <w:lang w:val="en-US" w:eastAsia="en-US"/>
          </w:rPr>
          <w:t xml:space="preserve">   </w:t>
        </w:r>
        <w:r w:rsidR="008A439C" w:rsidRPr="002A16CC">
          <w:rPr>
            <w:rFonts w:ascii="Consolas" w:eastAsia="SimSun" w:hAnsi="Consolas" w:cs="Consolas"/>
            <w:color w:val="000000"/>
            <w:spacing w:val="0"/>
            <w:sz w:val="15"/>
            <w:szCs w:val="19"/>
            <w:highlight w:val="white"/>
            <w:lang w:val="en-US" w:eastAsia="en-US"/>
          </w:rPr>
          <w:t>&lt;xsd:complexType name = "PersonType"&gt;</w:t>
        </w:r>
      </w:ins>
    </w:p>
    <w:p w14:paraId="37CF67B9" w14:textId="77777777" w:rsidR="008A439C" w:rsidRPr="002A16CC" w:rsidRDefault="008A439C" w:rsidP="008A439C">
      <w:pPr>
        <w:widowControl w:val="0"/>
        <w:autoSpaceDE w:val="0"/>
        <w:autoSpaceDN w:val="0"/>
        <w:adjustRightInd w:val="0"/>
        <w:ind w:left="720"/>
        <w:jc w:val="left"/>
        <w:rPr>
          <w:ins w:id="21514" w:author="Charles Gifford" w:date="2016-08-06T15:18:00Z"/>
          <w:rFonts w:ascii="Consolas" w:eastAsia="SimSun" w:hAnsi="Consolas" w:cs="Consolas"/>
          <w:color w:val="000000"/>
          <w:spacing w:val="0"/>
          <w:sz w:val="15"/>
          <w:szCs w:val="19"/>
          <w:highlight w:val="white"/>
          <w:lang w:val="en-US" w:eastAsia="en-US"/>
        </w:rPr>
      </w:pPr>
      <w:ins w:id="21515" w:author="Charles Gifford" w:date="2016-08-06T15:18:00Z">
        <w:r w:rsidRPr="002A16CC">
          <w:rPr>
            <w:rFonts w:ascii="Consolas" w:eastAsia="SimSun" w:hAnsi="Consolas" w:cs="Consolas"/>
            <w:color w:val="000000"/>
            <w:spacing w:val="0"/>
            <w:sz w:val="15"/>
            <w:szCs w:val="19"/>
            <w:highlight w:val="white"/>
            <w:lang w:val="en-US" w:eastAsia="en-US"/>
          </w:rPr>
          <w:t xml:space="preserve">   &lt;xsd:sequence&gt;</w:t>
        </w:r>
      </w:ins>
    </w:p>
    <w:p w14:paraId="2ACB06AA" w14:textId="77777777" w:rsidR="008A439C" w:rsidRPr="002A16CC" w:rsidRDefault="008A439C" w:rsidP="008A439C">
      <w:pPr>
        <w:widowControl w:val="0"/>
        <w:autoSpaceDE w:val="0"/>
        <w:autoSpaceDN w:val="0"/>
        <w:adjustRightInd w:val="0"/>
        <w:ind w:left="720"/>
        <w:jc w:val="left"/>
        <w:rPr>
          <w:ins w:id="21516" w:author="Charles Gifford" w:date="2016-08-06T15:18:00Z"/>
          <w:rFonts w:ascii="Consolas" w:eastAsia="SimSun" w:hAnsi="Consolas" w:cs="Consolas"/>
          <w:color w:val="000000"/>
          <w:spacing w:val="0"/>
          <w:sz w:val="15"/>
          <w:szCs w:val="19"/>
          <w:highlight w:val="white"/>
          <w:lang w:val="en-US" w:eastAsia="en-US"/>
        </w:rPr>
      </w:pPr>
      <w:ins w:id="21517" w:author="Charles Gifford" w:date="2016-08-06T15:18:00Z">
        <w:r w:rsidRPr="002A16CC">
          <w:rPr>
            <w:rFonts w:ascii="Consolas" w:eastAsia="SimSun" w:hAnsi="Consolas" w:cs="Consolas"/>
            <w:color w:val="000000"/>
            <w:spacing w:val="0"/>
            <w:sz w:val="15"/>
            <w:szCs w:val="19"/>
            <w:highlight w:val="white"/>
            <w:lang w:val="en-US" w:eastAsia="en-US"/>
          </w:rPr>
          <w:t xml:space="preserve">     &lt;xsd:element name = "ID" type = "</w:t>
        </w:r>
        <w:r>
          <w:rPr>
            <w:rFonts w:ascii="Consolas" w:eastAsia="SimSun" w:hAnsi="Consolas" w:cs="Consolas"/>
            <w:color w:val="000000"/>
            <w:spacing w:val="0"/>
            <w:sz w:val="15"/>
            <w:szCs w:val="19"/>
            <w:highlight w:val="white"/>
            <w:lang w:val="en-US" w:eastAsia="en-US"/>
          </w:rPr>
          <w:t>xsd:string</w:t>
        </w:r>
        <w:r w:rsidRPr="002A16CC">
          <w:rPr>
            <w:rFonts w:ascii="Consolas" w:eastAsia="SimSun" w:hAnsi="Consolas" w:cs="Consolas"/>
            <w:color w:val="000000"/>
            <w:spacing w:val="0"/>
            <w:sz w:val="15"/>
            <w:szCs w:val="19"/>
            <w:highlight w:val="white"/>
            <w:lang w:val="en-US" w:eastAsia="en-US"/>
          </w:rPr>
          <w:t>"/&gt;</w:t>
        </w:r>
      </w:ins>
    </w:p>
    <w:p w14:paraId="49CB7529" w14:textId="77777777" w:rsidR="008A439C" w:rsidRPr="002A16CC" w:rsidRDefault="008A439C" w:rsidP="008A439C">
      <w:pPr>
        <w:widowControl w:val="0"/>
        <w:autoSpaceDE w:val="0"/>
        <w:autoSpaceDN w:val="0"/>
        <w:adjustRightInd w:val="0"/>
        <w:ind w:left="720"/>
        <w:jc w:val="left"/>
        <w:rPr>
          <w:ins w:id="21518" w:author="Charles Gifford" w:date="2016-08-06T15:18:00Z"/>
          <w:rFonts w:ascii="Consolas" w:eastAsia="SimSun" w:hAnsi="Consolas" w:cs="Consolas"/>
          <w:color w:val="000000"/>
          <w:spacing w:val="0"/>
          <w:sz w:val="15"/>
          <w:szCs w:val="19"/>
          <w:highlight w:val="white"/>
          <w:lang w:val="en-US" w:eastAsia="en-US"/>
        </w:rPr>
      </w:pPr>
      <w:ins w:id="21519" w:author="Charles Gifford" w:date="2016-08-06T15:18:00Z">
        <w:r>
          <w:rPr>
            <w:rFonts w:ascii="Consolas" w:eastAsia="SimSun" w:hAnsi="Consolas" w:cs="Consolas"/>
            <w:color w:val="000000"/>
            <w:spacing w:val="0"/>
            <w:sz w:val="15"/>
            <w:szCs w:val="19"/>
            <w:highlight w:val="white"/>
            <w:lang w:val="en-US" w:eastAsia="en-US"/>
          </w:rPr>
          <w:t xml:space="preserve">     </w:t>
        </w:r>
        <w:r w:rsidRPr="002A16CC">
          <w:rPr>
            <w:rFonts w:ascii="Consolas" w:eastAsia="SimSun" w:hAnsi="Consolas" w:cs="Consolas"/>
            <w:color w:val="000000"/>
            <w:spacing w:val="0"/>
            <w:sz w:val="15"/>
            <w:szCs w:val="19"/>
            <w:highlight w:val="white"/>
            <w:lang w:val="en-US" w:eastAsia="en-US"/>
          </w:rPr>
          <w:t>&lt;xsd:element name = "Description"  type = "</w:t>
        </w:r>
        <w:r>
          <w:rPr>
            <w:rFonts w:ascii="Consolas" w:eastAsia="SimSun" w:hAnsi="Consolas" w:cs="Consolas"/>
            <w:color w:val="000000"/>
            <w:spacing w:val="0"/>
            <w:sz w:val="15"/>
            <w:szCs w:val="19"/>
            <w:highlight w:val="white"/>
            <w:lang w:val="en-US" w:eastAsia="en-US"/>
          </w:rPr>
          <w:t>xsd:string</w:t>
        </w:r>
        <w:r w:rsidRPr="002A16CC">
          <w:rPr>
            <w:rFonts w:ascii="Consolas" w:eastAsia="SimSun" w:hAnsi="Consolas" w:cs="Consolas"/>
            <w:color w:val="000000"/>
            <w:spacing w:val="0"/>
            <w:sz w:val="15"/>
            <w:szCs w:val="19"/>
            <w:highlight w:val="white"/>
            <w:lang w:val="en-US" w:eastAsia="en-US"/>
          </w:rPr>
          <w:t>"</w:t>
        </w:r>
        <w:r>
          <w:rPr>
            <w:rFonts w:ascii="Consolas" w:eastAsia="SimSun" w:hAnsi="Consolas" w:cs="Consolas"/>
            <w:color w:val="000000"/>
            <w:spacing w:val="0"/>
            <w:sz w:val="15"/>
            <w:szCs w:val="19"/>
            <w:highlight w:val="white"/>
            <w:lang w:val="en-US" w:eastAsia="en-US"/>
          </w:rPr>
          <w:t>/&gt;</w:t>
        </w:r>
      </w:ins>
    </w:p>
    <w:p w14:paraId="1D5A71B9" w14:textId="77777777" w:rsidR="008A439C" w:rsidRDefault="008A439C" w:rsidP="008A439C">
      <w:pPr>
        <w:widowControl w:val="0"/>
        <w:autoSpaceDE w:val="0"/>
        <w:autoSpaceDN w:val="0"/>
        <w:adjustRightInd w:val="0"/>
        <w:ind w:left="720"/>
        <w:jc w:val="left"/>
        <w:rPr>
          <w:ins w:id="21520" w:author="Charles Gifford" w:date="2016-08-06T15:18:00Z"/>
          <w:rFonts w:ascii="Consolas" w:eastAsia="SimSun" w:hAnsi="Consolas" w:cs="Consolas"/>
          <w:color w:val="000000"/>
          <w:spacing w:val="0"/>
          <w:sz w:val="15"/>
          <w:szCs w:val="19"/>
          <w:highlight w:val="white"/>
          <w:lang w:val="en-US" w:eastAsia="en-US"/>
        </w:rPr>
      </w:pPr>
      <w:ins w:id="21521" w:author="Charles Gifford" w:date="2016-08-06T15:18:00Z">
        <w:r w:rsidRPr="002A16CC">
          <w:rPr>
            <w:rFonts w:ascii="Consolas" w:eastAsia="SimSun" w:hAnsi="Consolas" w:cs="Consolas"/>
            <w:color w:val="000000"/>
            <w:spacing w:val="0"/>
            <w:sz w:val="15"/>
            <w:szCs w:val="19"/>
            <w:highlight w:val="white"/>
            <w:lang w:val="en-US" w:eastAsia="en-US"/>
          </w:rPr>
          <w:t xml:space="preserve">     &lt;xsd:element name = "HierarchyScope" type = "</w:t>
        </w:r>
        <w:r>
          <w:rPr>
            <w:rFonts w:ascii="Consolas" w:eastAsia="SimSun" w:hAnsi="Consolas" w:cs="Consolas"/>
            <w:color w:val="000000"/>
            <w:spacing w:val="0"/>
            <w:sz w:val="15"/>
            <w:szCs w:val="19"/>
            <w:highlight w:val="white"/>
            <w:lang w:val="en-US" w:eastAsia="en-US"/>
          </w:rPr>
          <w:t>HierarchyScopeType</w:t>
        </w:r>
        <w:r w:rsidRPr="002A16CC">
          <w:rPr>
            <w:rFonts w:ascii="Consolas" w:eastAsia="SimSun" w:hAnsi="Consolas" w:cs="Consolas"/>
            <w:color w:val="000000"/>
            <w:spacing w:val="0"/>
            <w:sz w:val="15"/>
            <w:szCs w:val="19"/>
            <w:highlight w:val="white"/>
            <w:lang w:val="en-US" w:eastAsia="en-US"/>
          </w:rPr>
          <w:t>"/&gt;</w:t>
        </w:r>
      </w:ins>
    </w:p>
    <w:p w14:paraId="31C99927" w14:textId="77777777" w:rsidR="008A439C" w:rsidRPr="002A16CC" w:rsidRDefault="008A439C" w:rsidP="008A439C">
      <w:pPr>
        <w:widowControl w:val="0"/>
        <w:autoSpaceDE w:val="0"/>
        <w:autoSpaceDN w:val="0"/>
        <w:adjustRightInd w:val="0"/>
        <w:ind w:left="720"/>
        <w:jc w:val="left"/>
        <w:rPr>
          <w:ins w:id="21522" w:author="Charles Gifford" w:date="2016-08-06T15:18:00Z"/>
          <w:rFonts w:ascii="Consolas" w:eastAsia="SimSun" w:hAnsi="Consolas" w:cs="Consolas"/>
          <w:color w:val="000000"/>
          <w:spacing w:val="0"/>
          <w:sz w:val="15"/>
          <w:szCs w:val="19"/>
          <w:highlight w:val="white"/>
          <w:lang w:val="en-US" w:eastAsia="en-US"/>
        </w:rPr>
      </w:pPr>
      <w:ins w:id="21523" w:author="Charles Gifford" w:date="2016-08-06T15:18:00Z">
        <w:r>
          <w:rPr>
            <w:rFonts w:ascii="Consolas" w:eastAsia="SimSun" w:hAnsi="Consolas" w:cs="Consolas"/>
            <w:color w:val="000000"/>
            <w:spacing w:val="0"/>
            <w:sz w:val="15"/>
            <w:szCs w:val="19"/>
            <w:highlight w:val="white"/>
            <w:lang w:val="en-US" w:eastAsia="en-US"/>
          </w:rPr>
          <w:t>…</w:t>
        </w:r>
      </w:ins>
    </w:p>
    <w:p w14:paraId="1E0549EE" w14:textId="77777777" w:rsidR="008A439C" w:rsidRPr="002A16CC" w:rsidRDefault="008A439C" w:rsidP="008A439C">
      <w:pPr>
        <w:widowControl w:val="0"/>
        <w:autoSpaceDE w:val="0"/>
        <w:autoSpaceDN w:val="0"/>
        <w:adjustRightInd w:val="0"/>
        <w:ind w:left="720"/>
        <w:jc w:val="left"/>
        <w:rPr>
          <w:ins w:id="21524" w:author="Charles Gifford" w:date="2016-08-06T15:18:00Z"/>
          <w:rFonts w:ascii="Consolas" w:eastAsia="SimSun" w:hAnsi="Consolas" w:cs="Consolas"/>
          <w:color w:val="000000"/>
          <w:spacing w:val="0"/>
          <w:sz w:val="15"/>
          <w:szCs w:val="19"/>
          <w:highlight w:val="white"/>
          <w:lang w:val="en-US" w:eastAsia="en-US"/>
        </w:rPr>
      </w:pPr>
      <w:ins w:id="21525" w:author="Charles Gifford" w:date="2016-08-06T15:18:00Z">
        <w:r>
          <w:rPr>
            <w:rFonts w:ascii="Consolas" w:eastAsia="SimSun" w:hAnsi="Consolas" w:cs="Consolas"/>
            <w:color w:val="000000"/>
            <w:spacing w:val="0"/>
            <w:sz w:val="15"/>
            <w:szCs w:val="19"/>
            <w:highlight w:val="white"/>
            <w:lang w:val="en-US" w:eastAsia="en-US"/>
          </w:rPr>
          <w:t xml:space="preserve">     </w:t>
        </w:r>
        <w:r w:rsidRPr="002A16CC">
          <w:rPr>
            <w:rFonts w:ascii="Consolas" w:eastAsia="SimSun" w:hAnsi="Consolas" w:cs="Consolas"/>
            <w:color w:val="000000"/>
            <w:spacing w:val="0"/>
            <w:sz w:val="15"/>
            <w:szCs w:val="19"/>
            <w:highlight w:val="white"/>
            <w:lang w:val="en-US" w:eastAsia="en-US"/>
          </w:rPr>
          <w:t>&lt;xsd:element name = "PersonProperty" type = "</w:t>
        </w:r>
        <w:r>
          <w:rPr>
            <w:rFonts w:ascii="Consolas" w:eastAsia="SimSun" w:hAnsi="Consolas" w:cs="Consolas"/>
            <w:color w:val="000000"/>
            <w:spacing w:val="0"/>
            <w:sz w:val="15"/>
            <w:szCs w:val="19"/>
            <w:highlight w:val="white"/>
            <w:lang w:val="en-US" w:eastAsia="en-US"/>
          </w:rPr>
          <w:t>xsd:string</w:t>
        </w:r>
        <w:r w:rsidRPr="002A16CC">
          <w:rPr>
            <w:rFonts w:ascii="Consolas" w:eastAsia="SimSun" w:hAnsi="Consolas" w:cs="Consolas"/>
            <w:color w:val="000000"/>
            <w:spacing w:val="0"/>
            <w:sz w:val="15"/>
            <w:szCs w:val="19"/>
            <w:highlight w:val="white"/>
            <w:lang w:val="en-US" w:eastAsia="en-US"/>
          </w:rPr>
          <w:t>"/&gt;</w:t>
        </w:r>
      </w:ins>
    </w:p>
    <w:p w14:paraId="4BF2045B" w14:textId="77777777" w:rsidR="008A439C" w:rsidRPr="002A16CC" w:rsidRDefault="008A439C" w:rsidP="008A439C">
      <w:pPr>
        <w:widowControl w:val="0"/>
        <w:autoSpaceDE w:val="0"/>
        <w:autoSpaceDN w:val="0"/>
        <w:adjustRightInd w:val="0"/>
        <w:ind w:left="720"/>
        <w:jc w:val="left"/>
        <w:rPr>
          <w:ins w:id="21526" w:author="Charles Gifford" w:date="2016-08-06T15:18:00Z"/>
          <w:rFonts w:ascii="Consolas" w:eastAsia="SimSun" w:hAnsi="Consolas" w:cs="Consolas"/>
          <w:color w:val="000000"/>
          <w:spacing w:val="0"/>
          <w:sz w:val="15"/>
          <w:szCs w:val="19"/>
          <w:highlight w:val="white"/>
          <w:lang w:val="en-US" w:eastAsia="en-US"/>
        </w:rPr>
      </w:pPr>
      <w:ins w:id="21527" w:author="Charles Gifford" w:date="2016-08-06T15:18:00Z">
        <w:r w:rsidRPr="002A16CC">
          <w:rPr>
            <w:rFonts w:ascii="Consolas" w:eastAsia="SimSun" w:hAnsi="Consolas" w:cs="Consolas"/>
            <w:color w:val="000000"/>
            <w:spacing w:val="0"/>
            <w:sz w:val="15"/>
            <w:szCs w:val="19"/>
            <w:highlight w:val="white"/>
            <w:lang w:val="en-US" w:eastAsia="en-US"/>
          </w:rPr>
          <w:t>&lt;/xsd:sequence&gt;</w:t>
        </w:r>
      </w:ins>
    </w:p>
    <w:p w14:paraId="1E9DE92F" w14:textId="77777777" w:rsidR="008A439C" w:rsidRPr="002A16CC" w:rsidRDefault="008A439C" w:rsidP="008A439C">
      <w:pPr>
        <w:widowControl w:val="0"/>
        <w:autoSpaceDE w:val="0"/>
        <w:autoSpaceDN w:val="0"/>
        <w:adjustRightInd w:val="0"/>
        <w:jc w:val="left"/>
        <w:rPr>
          <w:ins w:id="21528" w:author="Charles Gifford" w:date="2016-08-06T15:18:00Z"/>
          <w:rFonts w:ascii="Consolas" w:eastAsia="SimSun" w:hAnsi="Consolas" w:cs="Consolas"/>
          <w:color w:val="000000"/>
          <w:spacing w:val="0"/>
          <w:sz w:val="15"/>
          <w:szCs w:val="19"/>
          <w:highlight w:val="white"/>
          <w:lang w:val="en-US" w:eastAsia="en-US"/>
        </w:rPr>
      </w:pPr>
      <w:ins w:id="21529" w:author="Charles Gifford" w:date="2016-08-06T15:18:00Z">
        <w:r w:rsidRPr="002A16CC">
          <w:rPr>
            <w:rFonts w:ascii="Consolas" w:eastAsia="SimSun" w:hAnsi="Consolas" w:cs="Consolas"/>
            <w:color w:val="000000"/>
            <w:spacing w:val="0"/>
            <w:sz w:val="15"/>
            <w:szCs w:val="19"/>
            <w:highlight w:val="white"/>
            <w:lang w:val="en-US" w:eastAsia="en-US"/>
          </w:rPr>
          <w:t xml:space="preserve">   &lt;/xsd:complexType&gt;</w:t>
        </w:r>
      </w:ins>
    </w:p>
    <w:p w14:paraId="2B07668C" w14:textId="77777777" w:rsidR="008A439C" w:rsidRPr="002A16CC" w:rsidRDefault="008A439C" w:rsidP="008A439C">
      <w:pPr>
        <w:widowControl w:val="0"/>
        <w:autoSpaceDE w:val="0"/>
        <w:autoSpaceDN w:val="0"/>
        <w:adjustRightInd w:val="0"/>
        <w:jc w:val="left"/>
        <w:rPr>
          <w:ins w:id="21530" w:author="Charles Gifford" w:date="2016-08-06T15:18:00Z"/>
          <w:rFonts w:ascii="Consolas" w:eastAsia="SimSun" w:hAnsi="Consolas" w:cs="Consolas"/>
          <w:color w:val="000000"/>
          <w:spacing w:val="0"/>
          <w:sz w:val="15"/>
          <w:szCs w:val="19"/>
          <w:highlight w:val="white"/>
          <w:lang w:val="en-US" w:eastAsia="en-US"/>
        </w:rPr>
      </w:pPr>
      <w:ins w:id="21531" w:author="Charles Gifford" w:date="2016-08-06T15:18:00Z">
        <w:r w:rsidRPr="002A16CC">
          <w:rPr>
            <w:rFonts w:ascii="Consolas" w:eastAsia="SimSun" w:hAnsi="Consolas" w:cs="Consolas"/>
            <w:color w:val="000000"/>
            <w:spacing w:val="0"/>
            <w:sz w:val="15"/>
            <w:szCs w:val="19"/>
            <w:highlight w:val="white"/>
            <w:lang w:val="en-US" w:eastAsia="en-US"/>
          </w:rPr>
          <w:t xml:space="preserve">   &lt;xsd:complexType name="HierarchyScopeType"&gt;</w:t>
        </w:r>
      </w:ins>
    </w:p>
    <w:p w14:paraId="55F5E4B8" w14:textId="77777777" w:rsidR="008A439C" w:rsidRPr="002A16CC" w:rsidRDefault="008A439C" w:rsidP="008A439C">
      <w:pPr>
        <w:widowControl w:val="0"/>
        <w:autoSpaceDE w:val="0"/>
        <w:autoSpaceDN w:val="0"/>
        <w:adjustRightInd w:val="0"/>
        <w:jc w:val="left"/>
        <w:rPr>
          <w:ins w:id="21532" w:author="Charles Gifford" w:date="2016-08-06T15:18:00Z"/>
          <w:rFonts w:ascii="Consolas" w:eastAsia="SimSun" w:hAnsi="Consolas" w:cs="Consolas"/>
          <w:color w:val="000000"/>
          <w:spacing w:val="0"/>
          <w:sz w:val="15"/>
          <w:szCs w:val="19"/>
          <w:highlight w:val="white"/>
          <w:lang w:val="en-US" w:eastAsia="en-US"/>
        </w:rPr>
      </w:pPr>
      <w:ins w:id="21533" w:author="Charles Gifford" w:date="2016-08-06T15:18:00Z">
        <w:r w:rsidRPr="002A16CC">
          <w:rPr>
            <w:rFonts w:ascii="Consolas" w:eastAsia="SimSun" w:hAnsi="Consolas" w:cs="Consolas"/>
            <w:color w:val="000000"/>
            <w:spacing w:val="0"/>
            <w:sz w:val="15"/>
            <w:szCs w:val="19"/>
            <w:highlight w:val="white"/>
            <w:lang w:val="en-US" w:eastAsia="en-US"/>
          </w:rPr>
          <w:t xml:space="preserve">        &lt;xsd:sequence&gt;</w:t>
        </w:r>
      </w:ins>
    </w:p>
    <w:p w14:paraId="55545B35" w14:textId="77777777" w:rsidR="008A439C" w:rsidRPr="002A16CC" w:rsidRDefault="008A439C" w:rsidP="008A439C">
      <w:pPr>
        <w:widowControl w:val="0"/>
        <w:autoSpaceDE w:val="0"/>
        <w:autoSpaceDN w:val="0"/>
        <w:adjustRightInd w:val="0"/>
        <w:jc w:val="left"/>
        <w:rPr>
          <w:ins w:id="21534" w:author="Charles Gifford" w:date="2016-08-06T15:18:00Z"/>
          <w:rFonts w:ascii="Consolas" w:eastAsia="SimSun" w:hAnsi="Consolas" w:cs="Consolas"/>
          <w:color w:val="000000"/>
          <w:spacing w:val="0"/>
          <w:sz w:val="15"/>
          <w:szCs w:val="19"/>
          <w:highlight w:val="white"/>
          <w:lang w:val="en-US" w:eastAsia="en-US"/>
        </w:rPr>
      </w:pPr>
      <w:ins w:id="21535" w:author="Charles Gifford" w:date="2016-08-06T15:18:00Z">
        <w:r w:rsidRPr="002A16CC">
          <w:rPr>
            <w:rFonts w:ascii="Consolas" w:eastAsia="SimSun" w:hAnsi="Consolas" w:cs="Consolas"/>
            <w:color w:val="000000"/>
            <w:spacing w:val="0"/>
            <w:sz w:val="15"/>
            <w:szCs w:val="19"/>
            <w:highlight w:val="white"/>
            <w:lang w:val="en-US" w:eastAsia="en-US"/>
          </w:rPr>
          <w:t xml:space="preserve">            &lt;xsd:element name="EquipmentID" type="EquipmentIDType"/&gt;</w:t>
        </w:r>
      </w:ins>
    </w:p>
    <w:p w14:paraId="203BDD78" w14:textId="77777777" w:rsidR="008A439C" w:rsidRPr="002A16CC" w:rsidRDefault="008A439C" w:rsidP="008A439C">
      <w:pPr>
        <w:widowControl w:val="0"/>
        <w:autoSpaceDE w:val="0"/>
        <w:autoSpaceDN w:val="0"/>
        <w:adjustRightInd w:val="0"/>
        <w:jc w:val="left"/>
        <w:rPr>
          <w:ins w:id="21536" w:author="Charles Gifford" w:date="2016-08-06T15:18:00Z"/>
          <w:rFonts w:ascii="Consolas" w:eastAsia="SimSun" w:hAnsi="Consolas" w:cs="Consolas"/>
          <w:color w:val="000000"/>
          <w:spacing w:val="0"/>
          <w:sz w:val="15"/>
          <w:szCs w:val="19"/>
          <w:highlight w:val="white"/>
          <w:lang w:val="en-US" w:eastAsia="en-US"/>
        </w:rPr>
      </w:pPr>
      <w:ins w:id="21537" w:author="Charles Gifford" w:date="2016-08-06T15:18:00Z">
        <w:r w:rsidRPr="002A16CC">
          <w:rPr>
            <w:rFonts w:ascii="Consolas" w:eastAsia="SimSun" w:hAnsi="Consolas" w:cs="Consolas"/>
            <w:color w:val="000000"/>
            <w:spacing w:val="0"/>
            <w:sz w:val="15"/>
            <w:szCs w:val="19"/>
            <w:highlight w:val="white"/>
            <w:lang w:val="en-US" w:eastAsia="en-US"/>
          </w:rPr>
          <w:t xml:space="preserve">            &lt;xsd:element name="EquipmentElementLevel" type="</w:t>
        </w:r>
        <w:r>
          <w:rPr>
            <w:rFonts w:ascii="Consolas" w:eastAsia="SimSun" w:hAnsi="Consolas" w:cs="Consolas"/>
            <w:color w:val="000000"/>
            <w:spacing w:val="0"/>
            <w:sz w:val="15"/>
            <w:szCs w:val="19"/>
            <w:highlight w:val="white"/>
            <w:lang w:val="en-US" w:eastAsia="en-US"/>
          </w:rPr>
          <w:t>xsd:string</w:t>
        </w:r>
        <w:r w:rsidRPr="002A16CC">
          <w:rPr>
            <w:rFonts w:ascii="Consolas" w:eastAsia="SimSun" w:hAnsi="Consolas" w:cs="Consolas"/>
            <w:color w:val="000000"/>
            <w:spacing w:val="0"/>
            <w:sz w:val="15"/>
            <w:szCs w:val="19"/>
            <w:highlight w:val="white"/>
            <w:lang w:val="en-US" w:eastAsia="en-US"/>
          </w:rPr>
          <w:t>"/&gt;</w:t>
        </w:r>
      </w:ins>
    </w:p>
    <w:p w14:paraId="33ABF692" w14:textId="77777777" w:rsidR="008A439C" w:rsidRPr="002A16CC" w:rsidRDefault="008A439C" w:rsidP="008A439C">
      <w:pPr>
        <w:widowControl w:val="0"/>
        <w:autoSpaceDE w:val="0"/>
        <w:autoSpaceDN w:val="0"/>
        <w:adjustRightInd w:val="0"/>
        <w:jc w:val="left"/>
        <w:rPr>
          <w:ins w:id="21538" w:author="Charles Gifford" w:date="2016-08-06T15:18:00Z"/>
          <w:rFonts w:ascii="Consolas" w:eastAsia="SimSun" w:hAnsi="Consolas" w:cs="Consolas"/>
          <w:color w:val="000000"/>
          <w:spacing w:val="0"/>
          <w:sz w:val="15"/>
          <w:szCs w:val="19"/>
          <w:highlight w:val="white"/>
          <w:lang w:val="en-US" w:eastAsia="en-US"/>
        </w:rPr>
      </w:pPr>
      <w:ins w:id="21539" w:author="Charles Gifford" w:date="2016-08-06T15:18:00Z">
        <w:r w:rsidRPr="002A16CC">
          <w:rPr>
            <w:rFonts w:ascii="Consolas" w:eastAsia="SimSun" w:hAnsi="Consolas" w:cs="Consolas"/>
            <w:color w:val="000000"/>
            <w:spacing w:val="0"/>
            <w:sz w:val="15"/>
            <w:szCs w:val="19"/>
            <w:highlight w:val="white"/>
            <w:lang w:val="en-US" w:eastAsia="en-US"/>
          </w:rPr>
          <w:t xml:space="preserve">            &lt;xsd:element name="HierarchyScope" type="</w:t>
        </w:r>
        <w:r>
          <w:rPr>
            <w:rFonts w:ascii="Consolas" w:eastAsia="SimSun" w:hAnsi="Consolas" w:cs="Consolas"/>
            <w:color w:val="000000"/>
            <w:spacing w:val="0"/>
            <w:sz w:val="15"/>
            <w:szCs w:val="19"/>
            <w:highlight w:val="white"/>
            <w:lang w:val="en-US" w:eastAsia="en-US"/>
          </w:rPr>
          <w:t>HierarchyScopeType</w:t>
        </w:r>
        <w:r w:rsidRPr="002A16CC">
          <w:rPr>
            <w:rFonts w:ascii="Consolas" w:eastAsia="SimSun" w:hAnsi="Consolas" w:cs="Consolas"/>
            <w:color w:val="000000"/>
            <w:spacing w:val="0"/>
            <w:sz w:val="15"/>
            <w:szCs w:val="19"/>
            <w:highlight w:val="white"/>
            <w:lang w:val="en-US" w:eastAsia="en-US"/>
          </w:rPr>
          <w:t>"/&gt;</w:t>
        </w:r>
      </w:ins>
    </w:p>
    <w:p w14:paraId="671F1ECC" w14:textId="77777777" w:rsidR="008A439C" w:rsidRPr="009C2A7B" w:rsidRDefault="008A439C" w:rsidP="008A439C">
      <w:pPr>
        <w:widowControl w:val="0"/>
        <w:autoSpaceDE w:val="0"/>
        <w:autoSpaceDN w:val="0"/>
        <w:adjustRightInd w:val="0"/>
        <w:jc w:val="left"/>
        <w:rPr>
          <w:ins w:id="21540" w:author="Charles Gifford" w:date="2016-08-06T15:18:00Z"/>
          <w:rFonts w:ascii="Consolas" w:eastAsia="SimSun" w:hAnsi="Consolas" w:cs="Consolas"/>
          <w:color w:val="000000"/>
          <w:spacing w:val="0"/>
          <w:sz w:val="15"/>
          <w:szCs w:val="19"/>
          <w:highlight w:val="white"/>
          <w:lang w:val="en-US" w:eastAsia="en-US"/>
        </w:rPr>
      </w:pPr>
      <w:ins w:id="21541" w:author="Charles Gifford" w:date="2016-08-06T15:18:00Z">
        <w:r w:rsidRPr="009C2A7B">
          <w:rPr>
            <w:rFonts w:ascii="Consolas" w:eastAsia="SimSun" w:hAnsi="Consolas" w:cs="Consolas"/>
            <w:color w:val="000000"/>
            <w:spacing w:val="0"/>
            <w:sz w:val="15"/>
            <w:szCs w:val="19"/>
            <w:highlight w:val="white"/>
            <w:lang w:val="en-US" w:eastAsia="en-US"/>
          </w:rPr>
          <w:t>&lt;/xsd:sequence&gt;</w:t>
        </w:r>
      </w:ins>
    </w:p>
    <w:p w14:paraId="2FED5732" w14:textId="77777777" w:rsidR="008A439C" w:rsidRPr="002A16CC" w:rsidRDefault="008A439C" w:rsidP="008A439C">
      <w:pPr>
        <w:widowControl w:val="0"/>
        <w:autoSpaceDE w:val="0"/>
        <w:autoSpaceDN w:val="0"/>
        <w:adjustRightInd w:val="0"/>
        <w:jc w:val="left"/>
        <w:rPr>
          <w:ins w:id="21542" w:author="Charles Gifford" w:date="2016-08-06T15:18:00Z"/>
          <w:rFonts w:ascii="Consolas" w:eastAsia="SimSun" w:hAnsi="Consolas" w:cs="Consolas"/>
          <w:color w:val="000000"/>
          <w:spacing w:val="0"/>
          <w:sz w:val="19"/>
          <w:szCs w:val="19"/>
          <w:highlight w:val="white"/>
          <w:lang w:val="en-US" w:eastAsia="en-US"/>
        </w:rPr>
      </w:pPr>
      <w:ins w:id="21543" w:author="Charles Gifford" w:date="2016-08-06T15:18:00Z">
        <w:r w:rsidRPr="009C2A7B">
          <w:rPr>
            <w:rFonts w:ascii="Consolas" w:eastAsia="SimSun" w:hAnsi="Consolas" w:cs="Consolas"/>
            <w:color w:val="000000"/>
            <w:spacing w:val="0"/>
            <w:sz w:val="15"/>
            <w:szCs w:val="19"/>
            <w:highlight w:val="white"/>
            <w:lang w:val="en-US" w:eastAsia="en-US"/>
          </w:rPr>
          <w:t xml:space="preserve">    &lt;/xsd:complexType&gt;</w:t>
        </w:r>
      </w:ins>
    </w:p>
    <w:p w14:paraId="3F36DFE6" w14:textId="77777777" w:rsidR="008A439C" w:rsidRPr="006735AF" w:rsidRDefault="008A439C" w:rsidP="008A439C">
      <w:pPr>
        <w:widowControl w:val="0"/>
        <w:autoSpaceDE w:val="0"/>
        <w:autoSpaceDN w:val="0"/>
        <w:adjustRightInd w:val="0"/>
        <w:jc w:val="left"/>
        <w:rPr>
          <w:ins w:id="21544" w:author="Charles Gifford" w:date="2016-08-06T15:18:00Z"/>
          <w:rFonts w:ascii="Consolas" w:eastAsia="SimSun" w:hAnsi="Consolas" w:cs="Consolas"/>
          <w:color w:val="000000"/>
          <w:spacing w:val="0"/>
          <w:sz w:val="15"/>
          <w:szCs w:val="19"/>
          <w:highlight w:val="white"/>
          <w:lang w:val="en-US" w:eastAsia="en-US"/>
        </w:rPr>
      </w:pPr>
      <w:ins w:id="21545" w:author="Charles Gifford" w:date="2016-08-06T15:18:00Z">
        <w:r>
          <w:rPr>
            <w:rFonts w:ascii="Consolas" w:eastAsia="SimSun" w:hAnsi="Consolas" w:cs="Consolas"/>
            <w:color w:val="000000"/>
            <w:spacing w:val="0"/>
            <w:sz w:val="15"/>
            <w:szCs w:val="19"/>
            <w:highlight w:val="white"/>
            <w:lang w:val="en-US" w:eastAsia="en-US"/>
          </w:rPr>
          <w:t xml:space="preserve">    </w:t>
        </w:r>
        <w:r w:rsidRPr="006735AF">
          <w:rPr>
            <w:rFonts w:ascii="Consolas" w:eastAsia="SimSun" w:hAnsi="Consolas" w:cs="Consolas"/>
            <w:color w:val="000000"/>
            <w:spacing w:val="0"/>
            <w:sz w:val="15"/>
            <w:szCs w:val="19"/>
            <w:highlight w:val="white"/>
            <w:lang w:val="en-US" w:eastAsia="en-US"/>
          </w:rPr>
          <w:t>&lt;xsd:complexType name="EquipmentElementLevel1Type"&gt;</w:t>
        </w:r>
      </w:ins>
    </w:p>
    <w:p w14:paraId="37384004" w14:textId="77777777" w:rsidR="008A439C" w:rsidRPr="006735AF" w:rsidRDefault="008A439C" w:rsidP="008A439C">
      <w:pPr>
        <w:widowControl w:val="0"/>
        <w:autoSpaceDE w:val="0"/>
        <w:autoSpaceDN w:val="0"/>
        <w:adjustRightInd w:val="0"/>
        <w:jc w:val="left"/>
        <w:rPr>
          <w:ins w:id="21546" w:author="Charles Gifford" w:date="2016-08-06T15:18:00Z"/>
          <w:rFonts w:ascii="Consolas" w:eastAsia="SimSun" w:hAnsi="Consolas" w:cs="Consolas"/>
          <w:color w:val="000000"/>
          <w:spacing w:val="0"/>
          <w:sz w:val="15"/>
          <w:szCs w:val="19"/>
          <w:highlight w:val="white"/>
          <w:lang w:val="en-US" w:eastAsia="en-US"/>
        </w:rPr>
      </w:pPr>
      <w:ins w:id="21547" w:author="Charles Gifford" w:date="2016-08-06T15:18:00Z">
        <w:r w:rsidRPr="006735AF">
          <w:rPr>
            <w:rFonts w:ascii="Consolas" w:eastAsia="SimSun" w:hAnsi="Consolas" w:cs="Consolas"/>
            <w:color w:val="000000"/>
            <w:spacing w:val="0"/>
            <w:sz w:val="15"/>
            <w:szCs w:val="19"/>
            <w:highlight w:val="white"/>
            <w:lang w:val="en-US" w:eastAsia="en-US"/>
          </w:rPr>
          <w:t xml:space="preserve">        &lt;xsd:simpleContent&gt;</w:t>
        </w:r>
      </w:ins>
    </w:p>
    <w:p w14:paraId="03FC9B8B" w14:textId="77777777" w:rsidR="008A439C" w:rsidRPr="006735AF" w:rsidRDefault="008A439C" w:rsidP="008A439C">
      <w:pPr>
        <w:widowControl w:val="0"/>
        <w:autoSpaceDE w:val="0"/>
        <w:autoSpaceDN w:val="0"/>
        <w:adjustRightInd w:val="0"/>
        <w:jc w:val="left"/>
        <w:rPr>
          <w:ins w:id="21548" w:author="Charles Gifford" w:date="2016-08-06T15:18:00Z"/>
          <w:rFonts w:ascii="Consolas" w:eastAsia="SimSun" w:hAnsi="Consolas" w:cs="Consolas"/>
          <w:color w:val="000000"/>
          <w:spacing w:val="0"/>
          <w:sz w:val="15"/>
          <w:szCs w:val="19"/>
          <w:highlight w:val="white"/>
          <w:lang w:val="en-US" w:eastAsia="en-US"/>
        </w:rPr>
      </w:pPr>
      <w:ins w:id="21549" w:author="Charles Gifford" w:date="2016-08-06T15:18:00Z">
        <w:r w:rsidRPr="006735AF">
          <w:rPr>
            <w:rFonts w:ascii="Consolas" w:eastAsia="SimSun" w:hAnsi="Consolas" w:cs="Consolas"/>
            <w:color w:val="000000"/>
            <w:spacing w:val="0"/>
            <w:sz w:val="15"/>
            <w:szCs w:val="19"/>
            <w:highlight w:val="white"/>
            <w:lang w:val="en-US" w:eastAsia="en-US"/>
          </w:rPr>
          <w:t xml:space="preserve">            &lt;xsd:restriction base="CodeType"&gt;</w:t>
        </w:r>
      </w:ins>
    </w:p>
    <w:p w14:paraId="0CE7DEEB" w14:textId="77777777" w:rsidR="008A439C" w:rsidRPr="006735AF" w:rsidRDefault="008A439C" w:rsidP="008A439C">
      <w:pPr>
        <w:widowControl w:val="0"/>
        <w:autoSpaceDE w:val="0"/>
        <w:autoSpaceDN w:val="0"/>
        <w:adjustRightInd w:val="0"/>
        <w:jc w:val="left"/>
        <w:rPr>
          <w:ins w:id="21550" w:author="Charles Gifford" w:date="2016-08-06T15:18:00Z"/>
          <w:rFonts w:ascii="Consolas" w:eastAsia="SimSun" w:hAnsi="Consolas" w:cs="Consolas"/>
          <w:color w:val="000000"/>
          <w:spacing w:val="0"/>
          <w:sz w:val="15"/>
          <w:szCs w:val="19"/>
          <w:highlight w:val="white"/>
          <w:lang w:val="en-US" w:eastAsia="en-US"/>
        </w:rPr>
      </w:pPr>
      <w:ins w:id="21551" w:author="Charles Gifford" w:date="2016-08-06T15:18:00Z">
        <w:r w:rsidRPr="006735AF">
          <w:rPr>
            <w:rFonts w:ascii="Consolas" w:eastAsia="SimSun" w:hAnsi="Consolas" w:cs="Consolas"/>
            <w:color w:val="000000"/>
            <w:spacing w:val="0"/>
            <w:sz w:val="15"/>
            <w:szCs w:val="19"/>
            <w:highlight w:val="white"/>
            <w:lang w:val="en-US" w:eastAsia="en-US"/>
          </w:rPr>
          <w:t xml:space="preserve">                &lt;xsd:enumeration value="Enterprise"/&gt;</w:t>
        </w:r>
      </w:ins>
    </w:p>
    <w:p w14:paraId="365F926C" w14:textId="77777777" w:rsidR="008A439C" w:rsidRPr="006735AF" w:rsidRDefault="008A439C" w:rsidP="008A439C">
      <w:pPr>
        <w:widowControl w:val="0"/>
        <w:autoSpaceDE w:val="0"/>
        <w:autoSpaceDN w:val="0"/>
        <w:adjustRightInd w:val="0"/>
        <w:ind w:left="720" w:firstLine="720"/>
        <w:jc w:val="left"/>
        <w:rPr>
          <w:ins w:id="21552" w:author="Charles Gifford" w:date="2016-08-06T15:18:00Z"/>
          <w:rFonts w:ascii="Consolas" w:eastAsia="SimSun" w:hAnsi="Consolas" w:cs="Consolas"/>
          <w:color w:val="000000"/>
          <w:spacing w:val="0"/>
          <w:sz w:val="15"/>
          <w:szCs w:val="19"/>
          <w:highlight w:val="white"/>
          <w:lang w:val="en-US" w:eastAsia="en-US"/>
        </w:rPr>
      </w:pPr>
      <w:ins w:id="21553" w:author="Charles Gifford" w:date="2016-08-06T15:18:00Z">
        <w:r w:rsidRPr="006735AF">
          <w:rPr>
            <w:rFonts w:ascii="Consolas" w:eastAsia="SimSun" w:hAnsi="Consolas" w:cs="Consolas"/>
            <w:color w:val="000000"/>
            <w:spacing w:val="0"/>
            <w:sz w:val="15"/>
            <w:szCs w:val="19"/>
            <w:highlight w:val="white"/>
            <w:lang w:val="en-US" w:eastAsia="en-US"/>
          </w:rPr>
          <w:t>…</w:t>
        </w:r>
      </w:ins>
    </w:p>
    <w:p w14:paraId="0B8103CB" w14:textId="77777777" w:rsidR="008A439C" w:rsidRPr="006735AF" w:rsidRDefault="008A439C" w:rsidP="008A439C">
      <w:pPr>
        <w:widowControl w:val="0"/>
        <w:autoSpaceDE w:val="0"/>
        <w:autoSpaceDN w:val="0"/>
        <w:adjustRightInd w:val="0"/>
        <w:jc w:val="left"/>
        <w:rPr>
          <w:ins w:id="21554" w:author="Charles Gifford" w:date="2016-08-06T15:18:00Z"/>
          <w:rFonts w:ascii="Consolas" w:eastAsia="SimSun" w:hAnsi="Consolas" w:cs="Consolas"/>
          <w:color w:val="000000"/>
          <w:spacing w:val="0"/>
          <w:sz w:val="15"/>
          <w:szCs w:val="19"/>
          <w:highlight w:val="white"/>
          <w:lang w:val="en-US" w:eastAsia="en-US"/>
        </w:rPr>
      </w:pPr>
      <w:ins w:id="21555" w:author="Charles Gifford" w:date="2016-08-06T15:18:00Z">
        <w:r w:rsidRPr="006735AF">
          <w:rPr>
            <w:rFonts w:ascii="Consolas" w:eastAsia="SimSun" w:hAnsi="Consolas" w:cs="Consolas"/>
            <w:color w:val="000000"/>
            <w:spacing w:val="0"/>
            <w:sz w:val="15"/>
            <w:szCs w:val="19"/>
            <w:highlight w:val="white"/>
            <w:lang w:val="en-US" w:eastAsia="en-US"/>
          </w:rPr>
          <w:t xml:space="preserve">                &lt;xsd:enumeration value="ControlModule"/&gt;</w:t>
        </w:r>
      </w:ins>
    </w:p>
    <w:p w14:paraId="6F7B2BF4" w14:textId="77777777" w:rsidR="008A439C" w:rsidRPr="006735AF" w:rsidRDefault="008A439C" w:rsidP="008A439C">
      <w:pPr>
        <w:widowControl w:val="0"/>
        <w:autoSpaceDE w:val="0"/>
        <w:autoSpaceDN w:val="0"/>
        <w:adjustRightInd w:val="0"/>
        <w:jc w:val="left"/>
        <w:rPr>
          <w:ins w:id="21556" w:author="Charles Gifford" w:date="2016-08-06T15:18:00Z"/>
          <w:rFonts w:ascii="Consolas" w:eastAsia="SimSun" w:hAnsi="Consolas" w:cs="Consolas"/>
          <w:color w:val="000000"/>
          <w:spacing w:val="0"/>
          <w:sz w:val="15"/>
          <w:szCs w:val="19"/>
          <w:highlight w:val="white"/>
          <w:lang w:val="en-US" w:eastAsia="en-US"/>
        </w:rPr>
      </w:pPr>
      <w:ins w:id="21557" w:author="Charles Gifford" w:date="2016-08-06T15:18:00Z">
        <w:r w:rsidRPr="006735AF">
          <w:rPr>
            <w:rFonts w:ascii="Consolas" w:eastAsia="SimSun" w:hAnsi="Consolas" w:cs="Consolas"/>
            <w:color w:val="000000"/>
            <w:spacing w:val="0"/>
            <w:sz w:val="15"/>
            <w:szCs w:val="19"/>
            <w:highlight w:val="white"/>
            <w:lang w:val="en-US" w:eastAsia="en-US"/>
          </w:rPr>
          <w:t xml:space="preserve">                &lt;xsd:enumeration value="Other"/&gt;</w:t>
        </w:r>
      </w:ins>
    </w:p>
    <w:p w14:paraId="63522C18" w14:textId="77777777" w:rsidR="008A439C" w:rsidRPr="006735AF" w:rsidRDefault="008A439C" w:rsidP="008A439C">
      <w:pPr>
        <w:widowControl w:val="0"/>
        <w:autoSpaceDE w:val="0"/>
        <w:autoSpaceDN w:val="0"/>
        <w:adjustRightInd w:val="0"/>
        <w:jc w:val="left"/>
        <w:rPr>
          <w:ins w:id="21558" w:author="Charles Gifford" w:date="2016-08-06T15:18:00Z"/>
          <w:rFonts w:ascii="Consolas" w:eastAsia="SimSun" w:hAnsi="Consolas" w:cs="Consolas"/>
          <w:color w:val="000000"/>
          <w:spacing w:val="0"/>
          <w:sz w:val="15"/>
          <w:szCs w:val="19"/>
          <w:highlight w:val="white"/>
          <w:lang w:val="en-US" w:eastAsia="en-US"/>
        </w:rPr>
      </w:pPr>
      <w:ins w:id="21559" w:author="Charles Gifford" w:date="2016-08-06T15:18:00Z">
        <w:r w:rsidRPr="006735AF">
          <w:rPr>
            <w:rFonts w:ascii="Consolas" w:eastAsia="SimSun" w:hAnsi="Consolas" w:cs="Consolas"/>
            <w:color w:val="000000"/>
            <w:spacing w:val="0"/>
            <w:sz w:val="15"/>
            <w:szCs w:val="19"/>
            <w:highlight w:val="white"/>
            <w:lang w:val="en-US" w:eastAsia="en-US"/>
          </w:rPr>
          <w:t xml:space="preserve">            &lt;/xsd:restriction&gt;</w:t>
        </w:r>
      </w:ins>
    </w:p>
    <w:p w14:paraId="627289AE" w14:textId="77777777" w:rsidR="008A439C" w:rsidRPr="006735AF" w:rsidRDefault="008A439C" w:rsidP="008A439C">
      <w:pPr>
        <w:widowControl w:val="0"/>
        <w:autoSpaceDE w:val="0"/>
        <w:autoSpaceDN w:val="0"/>
        <w:adjustRightInd w:val="0"/>
        <w:jc w:val="left"/>
        <w:rPr>
          <w:ins w:id="21560" w:author="Charles Gifford" w:date="2016-08-06T15:18:00Z"/>
          <w:rFonts w:ascii="Consolas" w:eastAsia="SimSun" w:hAnsi="Consolas" w:cs="Consolas"/>
          <w:color w:val="000000"/>
          <w:spacing w:val="0"/>
          <w:sz w:val="15"/>
          <w:szCs w:val="19"/>
          <w:highlight w:val="white"/>
          <w:lang w:val="en-US" w:eastAsia="en-US"/>
        </w:rPr>
      </w:pPr>
      <w:ins w:id="21561" w:author="Charles Gifford" w:date="2016-08-06T15:18:00Z">
        <w:r w:rsidRPr="006735AF">
          <w:rPr>
            <w:rFonts w:ascii="Consolas" w:eastAsia="SimSun" w:hAnsi="Consolas" w:cs="Consolas"/>
            <w:color w:val="000000"/>
            <w:spacing w:val="0"/>
            <w:sz w:val="15"/>
            <w:szCs w:val="19"/>
            <w:highlight w:val="white"/>
            <w:lang w:val="en-US" w:eastAsia="en-US"/>
          </w:rPr>
          <w:t xml:space="preserve">        &lt;/xsd:simpleContent&gt;</w:t>
        </w:r>
      </w:ins>
    </w:p>
    <w:p w14:paraId="5F18C6CE" w14:textId="77777777" w:rsidR="008A439C" w:rsidRPr="006735AF" w:rsidRDefault="008A439C" w:rsidP="008A439C">
      <w:pPr>
        <w:widowControl w:val="0"/>
        <w:autoSpaceDE w:val="0"/>
        <w:autoSpaceDN w:val="0"/>
        <w:adjustRightInd w:val="0"/>
        <w:jc w:val="left"/>
        <w:rPr>
          <w:ins w:id="21562" w:author="Charles Gifford" w:date="2016-08-06T15:18:00Z"/>
          <w:rFonts w:ascii="Consolas" w:eastAsia="SimSun" w:hAnsi="Consolas" w:cs="Consolas"/>
          <w:color w:val="000000"/>
          <w:spacing w:val="0"/>
          <w:sz w:val="10"/>
          <w:szCs w:val="19"/>
          <w:highlight w:val="white"/>
          <w:lang w:val="en-US" w:eastAsia="en-US"/>
        </w:rPr>
      </w:pPr>
      <w:ins w:id="21563" w:author="Charles Gifford" w:date="2016-08-06T15:18:00Z">
        <w:r w:rsidRPr="006735AF">
          <w:rPr>
            <w:rFonts w:ascii="Consolas" w:eastAsia="SimSun" w:hAnsi="Consolas" w:cs="Consolas"/>
            <w:color w:val="000000"/>
            <w:spacing w:val="0"/>
            <w:sz w:val="15"/>
            <w:szCs w:val="19"/>
            <w:highlight w:val="white"/>
            <w:lang w:val="en-US" w:eastAsia="en-US"/>
          </w:rPr>
          <w:t xml:space="preserve">    &lt;/xsd:complexType&gt;</w:t>
        </w:r>
      </w:ins>
    </w:p>
    <w:p w14:paraId="4DACC5EB" w14:textId="77777777" w:rsidR="008A439C" w:rsidRDefault="00A06685" w:rsidP="008A439C">
      <w:pPr>
        <w:pStyle w:val="EXAMPLE0"/>
        <w:spacing w:before="0" w:after="0"/>
        <w:rPr>
          <w:ins w:id="21564" w:author="Charles Gifford" w:date="2016-08-06T15:18:00Z"/>
          <w:rFonts w:eastAsia="SimSun"/>
          <w:highlight w:val="white"/>
          <w:lang w:val="en-US" w:eastAsia="en-US"/>
        </w:rPr>
      </w:pPr>
      <w:r>
        <w:rPr>
          <w:rFonts w:eastAsia="SimSun"/>
          <w:highlight w:val="white"/>
          <w:lang w:val="en-US" w:eastAsia="en-US"/>
        </w:rPr>
        <w:t xml:space="preserve"> </w:t>
      </w:r>
    </w:p>
    <w:p w14:paraId="396F9539" w14:textId="77777777" w:rsidR="00BD59BD" w:rsidRDefault="00BD59BD" w:rsidP="00BD59BD"/>
    <w:p w14:paraId="2F0AC8CC" w14:textId="099BC74F" w:rsidR="00BD59BD" w:rsidRPr="00BD59BD" w:rsidRDefault="00385AF9" w:rsidP="007801C1">
      <w:pPr>
        <w:pStyle w:val="ANNEX-heading1"/>
      </w:pPr>
      <w:bookmarkStart w:id="21565" w:name="_Toc478492287"/>
      <w:r w:rsidRPr="00385AF9">
        <w:t>Object Management Group</w:t>
      </w:r>
      <w:r>
        <w:t xml:space="preserve"> (</w:t>
      </w:r>
      <w:r w:rsidR="00BD59BD" w:rsidRPr="00BD59BD">
        <w:t>OMG</w:t>
      </w:r>
      <w:r>
        <w:t xml:space="preserve">) </w:t>
      </w:r>
      <w:r w:rsidRPr="00385AF9">
        <w:t xml:space="preserve">– Interface Definition Language (IDL) </w:t>
      </w:r>
      <w:r w:rsidR="00BD59BD" w:rsidRPr="00BD59BD">
        <w:t xml:space="preserve">– </w:t>
      </w:r>
      <w:r w:rsidR="007801C1" w:rsidRPr="007801C1">
        <w:t xml:space="preserve">Common Data Representation (CDR) </w:t>
      </w:r>
      <w:ins w:id="21566" w:author="Charles Gifford" w:date="2017-03-05T15:51:00Z">
        <w:r w:rsidR="007E462E">
          <w:t xml:space="preserve">implementation </w:t>
        </w:r>
      </w:ins>
      <w:del w:id="21567" w:author="Charles Gifford" w:date="2017-03-05T15:51:00Z">
        <w:r w:rsidR="00BD59BD" w:rsidRPr="00BD59BD" w:rsidDel="007E462E">
          <w:delText xml:space="preserve">physical </w:delText>
        </w:r>
      </w:del>
      <w:r w:rsidR="00BD59BD" w:rsidRPr="00BD59BD">
        <w:t>model</w:t>
      </w:r>
      <w:bookmarkEnd w:id="21565"/>
    </w:p>
    <w:p w14:paraId="4BC60915" w14:textId="0DCA8057" w:rsidR="00BD59BD" w:rsidRDefault="007801C1" w:rsidP="00BD59BD">
      <w:pPr>
        <w:pStyle w:val="PARAGRAPH"/>
        <w:rPr>
          <w:lang w:val="en-US"/>
        </w:rPr>
      </w:pPr>
      <w:r>
        <w:rPr>
          <w:lang w:val="en-US"/>
        </w:rPr>
        <w:t xml:space="preserve">The IDL CDR </w:t>
      </w:r>
      <w:r w:rsidR="00BD59BD" w:rsidRPr="001C220C">
        <w:rPr>
          <w:lang w:val="en-US"/>
        </w:rPr>
        <w:t xml:space="preserve">standard is </w:t>
      </w:r>
      <w:r w:rsidR="00BD59BD">
        <w:rPr>
          <w:lang w:val="en-US"/>
        </w:rPr>
        <w:t xml:space="preserve">utilized in military, manufacturing, space craft, and Industrial Internet of things </w:t>
      </w:r>
      <w:r>
        <w:rPr>
          <w:lang w:val="en-US"/>
        </w:rPr>
        <w:t xml:space="preserve">(IIoT) </w:t>
      </w:r>
      <w:r w:rsidR="00BD59BD">
        <w:rPr>
          <w:lang w:val="en-US"/>
        </w:rPr>
        <w:t>systems.</w:t>
      </w:r>
    </w:p>
    <w:p w14:paraId="075755B5" w14:textId="77777777" w:rsidR="00BD59BD" w:rsidRDefault="00BD59BD" w:rsidP="00BD59BD">
      <w:pPr>
        <w:pStyle w:val="PARAGRAPH"/>
        <w:rPr>
          <w:lang w:val="en-US"/>
        </w:rPr>
      </w:pPr>
      <w:r>
        <w:rPr>
          <w:lang w:val="en-US"/>
        </w:rPr>
        <w:t>The type definitions represented in IDL are used to generate application interfaces which generate a common binary representation of either CDR or a custom representation. Wire messages can be processed with decodes based on the IDL or by defining a debug format that is human readable.</w:t>
      </w:r>
    </w:p>
    <w:p w14:paraId="36784172" w14:textId="77777777" w:rsidR="008A439C" w:rsidRPr="009C2A7B" w:rsidRDefault="008A439C" w:rsidP="008A439C">
      <w:pPr>
        <w:pStyle w:val="PARAGRAPH"/>
        <w:spacing w:before="0" w:after="0"/>
        <w:rPr>
          <w:ins w:id="21568" w:author="Charles Gifford" w:date="2016-08-06T15:20:00Z"/>
          <w:sz w:val="16"/>
          <w:lang w:val="en-US"/>
        </w:rPr>
      </w:pPr>
      <w:ins w:id="21569" w:author="Charles Gifford" w:date="2016-08-06T15:20:00Z">
        <w:r w:rsidRPr="009C2A7B">
          <w:rPr>
            <w:sz w:val="16"/>
            <w:lang w:val="en-US"/>
          </w:rPr>
          <w:t>Module ISA95vX</w:t>
        </w:r>
      </w:ins>
    </w:p>
    <w:p w14:paraId="3E738A28" w14:textId="77777777" w:rsidR="008A439C" w:rsidRPr="009C2A7B" w:rsidRDefault="008A439C" w:rsidP="008A439C">
      <w:pPr>
        <w:pStyle w:val="PARAGRAPH"/>
        <w:spacing w:before="0" w:after="0"/>
        <w:rPr>
          <w:ins w:id="21570" w:author="Charles Gifford" w:date="2016-08-06T15:20:00Z"/>
          <w:sz w:val="16"/>
          <w:lang w:val="en-US"/>
        </w:rPr>
      </w:pPr>
      <w:ins w:id="21571" w:author="Charles Gifford" w:date="2016-08-06T15:20:00Z">
        <w:r w:rsidRPr="009C2A7B">
          <w:rPr>
            <w:sz w:val="16"/>
            <w:lang w:val="en-US"/>
          </w:rPr>
          <w:t>{</w:t>
        </w:r>
      </w:ins>
    </w:p>
    <w:p w14:paraId="7187EEE7" w14:textId="77777777" w:rsidR="008A439C" w:rsidRPr="009C2A7B" w:rsidRDefault="008A439C" w:rsidP="008A439C">
      <w:pPr>
        <w:pStyle w:val="PARAGRAPH"/>
        <w:spacing w:before="0" w:after="0"/>
        <w:rPr>
          <w:ins w:id="21572" w:author="Charles Gifford" w:date="2016-08-06T15:20:00Z"/>
          <w:sz w:val="16"/>
          <w:lang w:val="en-US"/>
        </w:rPr>
      </w:pPr>
      <w:ins w:id="21573" w:author="Charles Gifford" w:date="2016-08-06T15:20:00Z">
        <w:r w:rsidRPr="009C2A7B">
          <w:rPr>
            <w:sz w:val="16"/>
            <w:lang w:val="en-US"/>
          </w:rPr>
          <w:t>struct PersonType</w:t>
        </w:r>
      </w:ins>
    </w:p>
    <w:p w14:paraId="06E513F9" w14:textId="77777777" w:rsidR="008A439C" w:rsidRPr="009C2A7B" w:rsidRDefault="008A439C" w:rsidP="008A439C">
      <w:pPr>
        <w:pStyle w:val="PARAGRAPH"/>
        <w:spacing w:before="0" w:after="0"/>
        <w:rPr>
          <w:ins w:id="21574" w:author="Charles Gifford" w:date="2016-08-06T15:20:00Z"/>
          <w:sz w:val="16"/>
          <w:lang w:val="en-US"/>
        </w:rPr>
      </w:pPr>
      <w:ins w:id="21575" w:author="Charles Gifford" w:date="2016-08-06T15:20:00Z">
        <w:r w:rsidRPr="009C2A7B">
          <w:rPr>
            <w:sz w:val="16"/>
            <w:lang w:val="en-US"/>
          </w:rPr>
          <w:t>{</w:t>
        </w:r>
      </w:ins>
    </w:p>
    <w:p w14:paraId="1D3BFB45" w14:textId="77777777" w:rsidR="008A439C" w:rsidRPr="009C2A7B" w:rsidRDefault="008A439C" w:rsidP="008A439C">
      <w:pPr>
        <w:pStyle w:val="PARAGRAPH"/>
        <w:spacing w:before="0" w:after="0"/>
        <w:rPr>
          <w:ins w:id="21576" w:author="Charles Gifford" w:date="2016-08-06T15:20:00Z"/>
          <w:sz w:val="16"/>
          <w:lang w:val="en-US"/>
        </w:rPr>
      </w:pPr>
      <w:ins w:id="21577" w:author="Charles Gifford" w:date="2016-08-06T15:20:00Z">
        <w:r w:rsidRPr="009C2A7B">
          <w:rPr>
            <w:sz w:val="16"/>
            <w:lang w:val="en-US"/>
          </w:rPr>
          <w:tab/>
          <w:t>string ID;</w:t>
        </w:r>
      </w:ins>
    </w:p>
    <w:p w14:paraId="2123484E" w14:textId="77777777" w:rsidR="008A439C" w:rsidRPr="009C2A7B" w:rsidRDefault="008A439C" w:rsidP="008A439C">
      <w:pPr>
        <w:pStyle w:val="PARAGRAPH"/>
        <w:spacing w:before="0" w:after="0"/>
        <w:rPr>
          <w:ins w:id="21578" w:author="Charles Gifford" w:date="2016-08-06T15:20:00Z"/>
          <w:sz w:val="16"/>
          <w:lang w:val="en-US"/>
        </w:rPr>
      </w:pPr>
      <w:ins w:id="21579" w:author="Charles Gifford" w:date="2016-08-06T15:20:00Z">
        <w:r w:rsidRPr="009C2A7B">
          <w:rPr>
            <w:sz w:val="16"/>
            <w:lang w:val="en-US"/>
          </w:rPr>
          <w:tab/>
          <w:t>string Description;</w:t>
        </w:r>
      </w:ins>
    </w:p>
    <w:p w14:paraId="6199A1B0" w14:textId="77777777" w:rsidR="008A439C" w:rsidRPr="009C2A7B" w:rsidRDefault="008A439C" w:rsidP="008A439C">
      <w:pPr>
        <w:pStyle w:val="PARAGRAPH"/>
        <w:spacing w:before="0" w:after="0"/>
        <w:rPr>
          <w:ins w:id="21580" w:author="Charles Gifford" w:date="2016-08-06T15:20:00Z"/>
          <w:sz w:val="16"/>
          <w:lang w:val="en-US"/>
        </w:rPr>
      </w:pPr>
      <w:ins w:id="21581" w:author="Charles Gifford" w:date="2016-08-06T15:20:00Z">
        <w:r w:rsidRPr="009C2A7B">
          <w:rPr>
            <w:sz w:val="16"/>
            <w:lang w:val="en-US"/>
          </w:rPr>
          <w:tab/>
          <w:t>HierarchyScopeType HierarchyScope;</w:t>
        </w:r>
      </w:ins>
    </w:p>
    <w:p w14:paraId="5DDCD678" w14:textId="77777777" w:rsidR="008A439C" w:rsidRPr="009C2A7B" w:rsidRDefault="008A439C" w:rsidP="008A439C">
      <w:pPr>
        <w:pStyle w:val="PARAGRAPH"/>
        <w:spacing w:before="0" w:after="0"/>
        <w:rPr>
          <w:ins w:id="21582" w:author="Charles Gifford" w:date="2016-08-06T15:20:00Z"/>
          <w:sz w:val="16"/>
          <w:lang w:val="en-US"/>
        </w:rPr>
      </w:pPr>
      <w:ins w:id="21583" w:author="Charles Gifford" w:date="2016-08-06T15:20:00Z">
        <w:r w:rsidRPr="009C2A7B">
          <w:rPr>
            <w:sz w:val="16"/>
            <w:lang w:val="en-US"/>
          </w:rPr>
          <w:tab/>
          <w:t>…</w:t>
        </w:r>
      </w:ins>
    </w:p>
    <w:p w14:paraId="7C1CAB42" w14:textId="77777777" w:rsidR="008A439C" w:rsidRPr="009C2A7B" w:rsidRDefault="008A439C" w:rsidP="008A439C">
      <w:pPr>
        <w:pStyle w:val="PARAGRAPH"/>
        <w:spacing w:before="0" w:after="0"/>
        <w:rPr>
          <w:ins w:id="21584" w:author="Charles Gifford" w:date="2016-08-06T15:20:00Z"/>
          <w:sz w:val="16"/>
          <w:lang w:val="en-US"/>
        </w:rPr>
      </w:pPr>
      <w:ins w:id="21585" w:author="Charles Gifford" w:date="2016-08-06T15:20:00Z">
        <w:r w:rsidRPr="009C2A7B">
          <w:rPr>
            <w:sz w:val="16"/>
            <w:lang w:val="en-US"/>
          </w:rPr>
          <w:tab/>
          <w:t>Sequence&lt;PersonPropertyType&gt; PersonProperties;</w:t>
        </w:r>
      </w:ins>
    </w:p>
    <w:p w14:paraId="72E2F1DE" w14:textId="77777777" w:rsidR="008A439C" w:rsidRPr="009C2A7B" w:rsidRDefault="008A439C" w:rsidP="008A439C">
      <w:pPr>
        <w:pStyle w:val="PARAGRAPH"/>
        <w:spacing w:before="0" w:after="0"/>
        <w:rPr>
          <w:ins w:id="21586" w:author="Charles Gifford" w:date="2016-08-06T15:20:00Z"/>
          <w:sz w:val="16"/>
          <w:lang w:val="en-US"/>
        </w:rPr>
      </w:pPr>
      <w:ins w:id="21587" w:author="Charles Gifford" w:date="2016-08-06T15:20:00Z">
        <w:r w:rsidRPr="009C2A7B">
          <w:rPr>
            <w:sz w:val="16"/>
            <w:lang w:val="en-US"/>
          </w:rPr>
          <w:t>}</w:t>
        </w:r>
      </w:ins>
    </w:p>
    <w:p w14:paraId="0765CB43" w14:textId="77777777" w:rsidR="008A439C" w:rsidRPr="009C2A7B" w:rsidRDefault="008A439C" w:rsidP="008A439C">
      <w:pPr>
        <w:pStyle w:val="PARAGRAPH"/>
        <w:spacing w:before="0" w:after="0"/>
        <w:rPr>
          <w:ins w:id="21588" w:author="Charles Gifford" w:date="2016-08-06T15:20:00Z"/>
          <w:sz w:val="16"/>
          <w:lang w:val="en-US"/>
        </w:rPr>
      </w:pPr>
      <w:ins w:id="21589" w:author="Charles Gifford" w:date="2016-08-06T15:20:00Z">
        <w:r w:rsidRPr="009C2A7B">
          <w:rPr>
            <w:sz w:val="16"/>
            <w:lang w:val="en-US"/>
          </w:rPr>
          <w:t>struct HierarchyScopeType</w:t>
        </w:r>
      </w:ins>
    </w:p>
    <w:p w14:paraId="67337552" w14:textId="77777777" w:rsidR="008A439C" w:rsidRPr="009C2A7B" w:rsidRDefault="008A439C" w:rsidP="008A439C">
      <w:pPr>
        <w:pStyle w:val="PARAGRAPH"/>
        <w:spacing w:before="0" w:after="0"/>
        <w:rPr>
          <w:ins w:id="21590" w:author="Charles Gifford" w:date="2016-08-06T15:20:00Z"/>
          <w:sz w:val="16"/>
          <w:lang w:val="en-US"/>
        </w:rPr>
      </w:pPr>
      <w:ins w:id="21591" w:author="Charles Gifford" w:date="2016-08-06T15:20:00Z">
        <w:r w:rsidRPr="009C2A7B">
          <w:rPr>
            <w:sz w:val="16"/>
            <w:lang w:val="en-US"/>
          </w:rPr>
          <w:t>{</w:t>
        </w:r>
      </w:ins>
    </w:p>
    <w:p w14:paraId="3C28BC88" w14:textId="77777777" w:rsidR="008A439C" w:rsidRPr="009C2A7B" w:rsidRDefault="008A439C" w:rsidP="008A439C">
      <w:pPr>
        <w:pStyle w:val="PARAGRAPH"/>
        <w:spacing w:before="0" w:after="0"/>
        <w:rPr>
          <w:ins w:id="21592" w:author="Charles Gifford" w:date="2016-08-06T15:20:00Z"/>
          <w:sz w:val="16"/>
          <w:lang w:val="en-US"/>
        </w:rPr>
      </w:pPr>
      <w:ins w:id="21593" w:author="Charles Gifford" w:date="2016-08-06T15:20:00Z">
        <w:r w:rsidRPr="009C2A7B">
          <w:rPr>
            <w:sz w:val="16"/>
            <w:lang w:val="en-US"/>
          </w:rPr>
          <w:tab/>
          <w:t>string EquipmentID;</w:t>
        </w:r>
      </w:ins>
    </w:p>
    <w:p w14:paraId="01D57CE9" w14:textId="77777777" w:rsidR="008A439C" w:rsidRPr="009C2A7B" w:rsidRDefault="008A439C" w:rsidP="008A439C">
      <w:pPr>
        <w:pStyle w:val="PARAGRAPH"/>
        <w:spacing w:before="0" w:after="0"/>
        <w:rPr>
          <w:ins w:id="21594" w:author="Charles Gifford" w:date="2016-08-06T15:20:00Z"/>
          <w:sz w:val="16"/>
          <w:lang w:val="en-US"/>
        </w:rPr>
      </w:pPr>
      <w:ins w:id="21595" w:author="Charles Gifford" w:date="2016-08-06T15:20:00Z">
        <w:r w:rsidRPr="009C2A7B">
          <w:rPr>
            <w:sz w:val="16"/>
            <w:lang w:val="en-US"/>
          </w:rPr>
          <w:tab/>
          <w:t>EquipmentElementLevel</w:t>
        </w:r>
        <w:r>
          <w:rPr>
            <w:sz w:val="16"/>
            <w:lang w:val="en-US"/>
          </w:rPr>
          <w:t>Enum</w:t>
        </w:r>
        <w:r w:rsidRPr="009C2A7B">
          <w:rPr>
            <w:sz w:val="16"/>
            <w:lang w:val="en-US"/>
          </w:rPr>
          <w:t xml:space="preserve"> EquipmentElementLevel;</w:t>
        </w:r>
      </w:ins>
    </w:p>
    <w:p w14:paraId="76259F67" w14:textId="77777777" w:rsidR="008A439C" w:rsidRPr="009C2A7B" w:rsidRDefault="008A439C" w:rsidP="008A439C">
      <w:pPr>
        <w:pStyle w:val="PARAGRAPH"/>
        <w:spacing w:before="0" w:after="0"/>
        <w:rPr>
          <w:ins w:id="21596" w:author="Charles Gifford" w:date="2016-08-06T15:20:00Z"/>
          <w:sz w:val="16"/>
          <w:lang w:val="en-US"/>
        </w:rPr>
      </w:pPr>
      <w:ins w:id="21597" w:author="Charles Gifford" w:date="2016-08-06T15:20:00Z">
        <w:r w:rsidRPr="009C2A7B">
          <w:rPr>
            <w:sz w:val="16"/>
            <w:lang w:val="en-US"/>
          </w:rPr>
          <w:tab/>
          <w:t>HierarchyScopeType HierarchyScope;</w:t>
        </w:r>
      </w:ins>
    </w:p>
    <w:p w14:paraId="1C612B6F" w14:textId="77777777" w:rsidR="008A439C" w:rsidRPr="009C2A7B" w:rsidRDefault="008A439C" w:rsidP="008A439C">
      <w:pPr>
        <w:pStyle w:val="PARAGRAPH"/>
        <w:spacing w:before="0" w:after="0"/>
        <w:rPr>
          <w:ins w:id="21598" w:author="Charles Gifford" w:date="2016-08-06T15:20:00Z"/>
          <w:sz w:val="16"/>
          <w:lang w:val="en-US"/>
        </w:rPr>
      </w:pPr>
      <w:ins w:id="21599" w:author="Charles Gifford" w:date="2016-08-06T15:20:00Z">
        <w:r w:rsidRPr="009C2A7B">
          <w:rPr>
            <w:sz w:val="16"/>
            <w:lang w:val="en-US"/>
          </w:rPr>
          <w:t>}</w:t>
        </w:r>
      </w:ins>
    </w:p>
    <w:p w14:paraId="56CBF2DA" w14:textId="77777777" w:rsidR="008A439C" w:rsidRPr="009C2A7B" w:rsidRDefault="008A439C" w:rsidP="008A439C">
      <w:pPr>
        <w:pStyle w:val="PARAGRAPH"/>
        <w:spacing w:before="0" w:after="0"/>
        <w:rPr>
          <w:ins w:id="21600" w:author="Charles Gifford" w:date="2016-08-06T15:20:00Z"/>
          <w:sz w:val="16"/>
          <w:lang w:val="en-US"/>
        </w:rPr>
      </w:pPr>
      <w:ins w:id="21601" w:author="Charles Gifford" w:date="2016-08-06T15:20:00Z">
        <w:r w:rsidRPr="009C2A7B">
          <w:rPr>
            <w:sz w:val="16"/>
            <w:lang w:val="en-US"/>
          </w:rPr>
          <w:t>enum EquipmentElementLevel</w:t>
        </w:r>
        <w:r>
          <w:rPr>
            <w:sz w:val="16"/>
            <w:lang w:val="en-US"/>
          </w:rPr>
          <w:t>Enum</w:t>
        </w:r>
      </w:ins>
    </w:p>
    <w:p w14:paraId="69307181" w14:textId="77777777" w:rsidR="008A439C" w:rsidRPr="009C2A7B" w:rsidRDefault="008A439C" w:rsidP="008A439C">
      <w:pPr>
        <w:pStyle w:val="PARAGRAPH"/>
        <w:spacing w:before="0" w:after="0"/>
        <w:rPr>
          <w:ins w:id="21602" w:author="Charles Gifford" w:date="2016-08-06T15:20:00Z"/>
          <w:sz w:val="16"/>
          <w:lang w:val="en-US"/>
        </w:rPr>
      </w:pPr>
      <w:ins w:id="21603" w:author="Charles Gifford" w:date="2016-08-06T15:20:00Z">
        <w:r w:rsidRPr="009C2A7B">
          <w:rPr>
            <w:sz w:val="16"/>
            <w:lang w:val="en-US"/>
          </w:rPr>
          <w:t>{</w:t>
        </w:r>
      </w:ins>
    </w:p>
    <w:p w14:paraId="027F59AD" w14:textId="77777777" w:rsidR="008A439C" w:rsidRPr="009C2A7B" w:rsidRDefault="008A439C" w:rsidP="008A439C">
      <w:pPr>
        <w:pStyle w:val="PARAGRAPH"/>
        <w:spacing w:before="0" w:after="0"/>
        <w:rPr>
          <w:ins w:id="21604" w:author="Charles Gifford" w:date="2016-08-06T15:20:00Z"/>
          <w:sz w:val="16"/>
          <w:lang w:val="en-US"/>
        </w:rPr>
      </w:pPr>
      <w:ins w:id="21605" w:author="Charles Gifford" w:date="2016-08-06T15:20:00Z">
        <w:r w:rsidRPr="009C2A7B">
          <w:rPr>
            <w:sz w:val="16"/>
            <w:lang w:val="en-US"/>
          </w:rPr>
          <w:t xml:space="preserve">      Enterprise,</w:t>
        </w:r>
      </w:ins>
    </w:p>
    <w:p w14:paraId="6AA00654" w14:textId="77777777" w:rsidR="008A439C" w:rsidRPr="009C2A7B" w:rsidRDefault="008A439C" w:rsidP="008A439C">
      <w:pPr>
        <w:pStyle w:val="PARAGRAPH"/>
        <w:spacing w:before="0" w:after="0"/>
        <w:rPr>
          <w:ins w:id="21606" w:author="Charles Gifford" w:date="2016-08-06T15:20:00Z"/>
          <w:sz w:val="16"/>
          <w:lang w:val="en-US"/>
        </w:rPr>
      </w:pPr>
      <w:ins w:id="21607" w:author="Charles Gifford" w:date="2016-08-06T15:20:00Z">
        <w:r w:rsidRPr="009C2A7B">
          <w:rPr>
            <w:sz w:val="16"/>
            <w:lang w:val="en-US"/>
          </w:rPr>
          <w:tab/>
          <w:t>…</w:t>
        </w:r>
      </w:ins>
    </w:p>
    <w:p w14:paraId="181FC579" w14:textId="77777777" w:rsidR="008A439C" w:rsidRPr="009C2A7B" w:rsidRDefault="008A439C" w:rsidP="008A439C">
      <w:pPr>
        <w:pStyle w:val="PARAGRAPH"/>
        <w:spacing w:before="0" w:after="0"/>
        <w:rPr>
          <w:ins w:id="21608" w:author="Charles Gifford" w:date="2016-08-06T15:20:00Z"/>
          <w:sz w:val="16"/>
          <w:lang w:val="en-US"/>
        </w:rPr>
      </w:pPr>
      <w:ins w:id="21609" w:author="Charles Gifford" w:date="2016-08-06T15:20:00Z">
        <w:r w:rsidRPr="009C2A7B">
          <w:rPr>
            <w:sz w:val="16"/>
            <w:lang w:val="en-US"/>
          </w:rPr>
          <w:t xml:space="preserve">      ControlModule</w:t>
        </w:r>
        <w:r>
          <w:rPr>
            <w:sz w:val="16"/>
            <w:lang w:val="en-US"/>
          </w:rPr>
          <w:t>,</w:t>
        </w:r>
      </w:ins>
    </w:p>
    <w:p w14:paraId="15E76E3A" w14:textId="77777777" w:rsidR="008A439C" w:rsidRPr="009C2A7B" w:rsidRDefault="008A439C" w:rsidP="008A439C">
      <w:pPr>
        <w:pStyle w:val="PARAGRAPH"/>
        <w:spacing w:before="0" w:after="0"/>
        <w:rPr>
          <w:ins w:id="21610" w:author="Charles Gifford" w:date="2016-08-06T15:20:00Z"/>
          <w:sz w:val="16"/>
          <w:lang w:val="en-US"/>
        </w:rPr>
      </w:pPr>
      <w:ins w:id="21611" w:author="Charles Gifford" w:date="2016-08-06T15:20:00Z">
        <w:r w:rsidRPr="009C2A7B">
          <w:rPr>
            <w:sz w:val="16"/>
            <w:lang w:val="en-US"/>
          </w:rPr>
          <w:t xml:space="preserve">      Other</w:t>
        </w:r>
      </w:ins>
    </w:p>
    <w:p w14:paraId="6A7C748B" w14:textId="77777777" w:rsidR="008A439C" w:rsidRPr="009C2A7B" w:rsidRDefault="008A439C" w:rsidP="008A439C">
      <w:pPr>
        <w:pStyle w:val="PARAGRAPH"/>
        <w:spacing w:before="0" w:after="0"/>
        <w:rPr>
          <w:ins w:id="21612" w:author="Charles Gifford" w:date="2016-08-06T15:20:00Z"/>
          <w:sz w:val="16"/>
          <w:lang w:val="en-US"/>
        </w:rPr>
      </w:pPr>
      <w:ins w:id="21613" w:author="Charles Gifford" w:date="2016-08-06T15:20:00Z">
        <w:r w:rsidRPr="009C2A7B">
          <w:rPr>
            <w:sz w:val="16"/>
            <w:lang w:val="en-US"/>
          </w:rPr>
          <w:t>}</w:t>
        </w:r>
      </w:ins>
    </w:p>
    <w:p w14:paraId="438FF1A8" w14:textId="77777777" w:rsidR="008A439C" w:rsidRDefault="008A439C" w:rsidP="008A439C">
      <w:pPr>
        <w:pStyle w:val="PARAGRAPH"/>
        <w:spacing w:before="0" w:after="0"/>
        <w:rPr>
          <w:ins w:id="21614" w:author="Charles Gifford" w:date="2016-08-06T15:20:00Z"/>
          <w:sz w:val="16"/>
          <w:lang w:val="en-US"/>
        </w:rPr>
      </w:pPr>
      <w:ins w:id="21615" w:author="Charles Gifford" w:date="2016-08-06T15:20:00Z">
        <w:r w:rsidRPr="009C2A7B">
          <w:rPr>
            <w:sz w:val="16"/>
            <w:lang w:val="en-US"/>
          </w:rPr>
          <w:t xml:space="preserve">} </w:t>
        </w:r>
      </w:ins>
    </w:p>
    <w:p w14:paraId="1377089E" w14:textId="751E7204" w:rsidR="00B864BE" w:rsidRPr="00BD59BD" w:rsidRDefault="00B864BE" w:rsidP="00385AF9">
      <w:pPr>
        <w:pStyle w:val="ANNEX-heading1"/>
      </w:pPr>
      <w:bookmarkStart w:id="21616" w:name="_Toc478492288"/>
      <w:r w:rsidRPr="00BD59BD">
        <w:t xml:space="preserve">OPC </w:t>
      </w:r>
      <w:r w:rsidR="00385AF9" w:rsidRPr="00385AF9">
        <w:t>Unified Architecture (</w:t>
      </w:r>
      <w:del w:id="21617" w:author="Charles Gifford" w:date="2017-03-05T15:51:00Z">
        <w:r w:rsidR="00385AF9" w:rsidRPr="00385AF9" w:rsidDel="007E462E">
          <w:delText xml:space="preserve">UA) </w:delText>
        </w:r>
        <w:r w:rsidRPr="00BD59BD" w:rsidDel="007E462E">
          <w:delText xml:space="preserve"> </w:delText>
        </w:r>
      </w:del>
      <w:ins w:id="21618" w:author="Charles Gifford" w:date="2017-03-05T15:51:00Z">
        <w:r w:rsidR="007E462E" w:rsidRPr="00385AF9">
          <w:t xml:space="preserve">UA) </w:t>
        </w:r>
        <w:r w:rsidR="007E462E" w:rsidRPr="00BD59BD">
          <w:t>implementation</w:t>
        </w:r>
        <w:r w:rsidR="007E462E">
          <w:t xml:space="preserve"> </w:t>
        </w:r>
      </w:ins>
      <w:del w:id="21619" w:author="Charles Gifford" w:date="2017-03-05T15:51:00Z">
        <w:r w:rsidRPr="00BD59BD" w:rsidDel="007E462E">
          <w:delText xml:space="preserve">physical </w:delText>
        </w:r>
      </w:del>
      <w:r w:rsidRPr="00BD59BD">
        <w:t>model</w:t>
      </w:r>
      <w:bookmarkEnd w:id="21616"/>
    </w:p>
    <w:p w14:paraId="58924CFE" w14:textId="77777777" w:rsidR="00B864BE" w:rsidRDefault="00B864BE" w:rsidP="00B864BE">
      <w:pPr>
        <w:pStyle w:val="PARAGRAPH"/>
        <w:rPr>
          <w:lang w:val="en-US"/>
        </w:rPr>
      </w:pPr>
      <w:r w:rsidRPr="001C220C">
        <w:rPr>
          <w:lang w:val="en-US"/>
        </w:rPr>
        <w:t>This standard</w:t>
      </w:r>
      <w:r>
        <w:rPr>
          <w:lang w:val="en-US"/>
        </w:rPr>
        <w:t xml:space="preserve"> is applied in manufacturing systems. The OPC Foundation has published the Unified Architecture (UA) specification to allow the formal specification of implementation models across a variety of applications.</w:t>
      </w:r>
    </w:p>
    <w:p w14:paraId="7FA0A3EE" w14:textId="58E74148" w:rsidR="00B864BE" w:rsidRDefault="00B864BE" w:rsidP="00B864BE">
      <w:pPr>
        <w:pStyle w:val="PARAGRAPH"/>
        <w:spacing w:before="0" w:after="0"/>
        <w:rPr>
          <w:lang w:val="en-US"/>
        </w:rPr>
      </w:pPr>
      <w:r>
        <w:rPr>
          <w:lang w:val="en-US"/>
        </w:rPr>
        <w:t>&lt;&lt;get Cos to provide the UA representation &gt;&gt;</w:t>
      </w:r>
    </w:p>
    <w:p w14:paraId="3AC059F3" w14:textId="02B30B8E" w:rsidR="00B864BE" w:rsidRDefault="00B864BE" w:rsidP="00B864BE">
      <w:pPr>
        <w:pStyle w:val="PARAGRAPH"/>
        <w:spacing w:before="0" w:after="0"/>
        <w:rPr>
          <w:lang w:val="en-US"/>
        </w:rPr>
      </w:pPr>
    </w:p>
    <w:p w14:paraId="0C8234CA" w14:textId="06A3FCA4" w:rsidR="00B864BE" w:rsidRPr="001C220C" w:rsidRDefault="00B864BE" w:rsidP="00B864BE">
      <w:pPr>
        <w:pStyle w:val="ANNEX-heading1"/>
      </w:pPr>
      <w:bookmarkStart w:id="21620" w:name="_Toc478492289"/>
      <w:r w:rsidRPr="00B864BE">
        <w:t>Organization for the Advancement of Structured Information Standards</w:t>
      </w:r>
      <w:r>
        <w:t xml:space="preserve"> (OASIS)</w:t>
      </w:r>
      <w:r w:rsidR="003725A0" w:rsidRPr="003725A0">
        <w:t xml:space="preserve"> </w:t>
      </w:r>
      <w:r w:rsidR="003725A0">
        <w:t xml:space="preserve">– </w:t>
      </w:r>
      <w:r w:rsidRPr="00B864BE">
        <w:t xml:space="preserve">Advanced Message Queuing Protocol </w:t>
      </w:r>
      <w:r>
        <w:t>(AMQP)</w:t>
      </w:r>
      <w:r w:rsidR="003725A0" w:rsidRPr="003725A0">
        <w:t xml:space="preserve"> </w:t>
      </w:r>
      <w:ins w:id="21621" w:author="Charles Gifford" w:date="2017-03-05T15:52:00Z">
        <w:r w:rsidR="007E462E">
          <w:t xml:space="preserve">implementation </w:t>
        </w:r>
      </w:ins>
      <w:del w:id="21622" w:author="Charles Gifford" w:date="2017-03-05T15:52:00Z">
        <w:r w:rsidR="003725A0" w:rsidDel="007E462E">
          <w:delText xml:space="preserve">physical </w:delText>
        </w:r>
      </w:del>
      <w:r w:rsidR="003725A0">
        <w:t>model</w:t>
      </w:r>
      <w:bookmarkEnd w:id="21620"/>
    </w:p>
    <w:p w14:paraId="7A2FD54A" w14:textId="15C4870A" w:rsidR="00B864BE" w:rsidRDefault="00B864BE" w:rsidP="00B864BE">
      <w:pPr>
        <w:pStyle w:val="PARAGRAPH"/>
        <w:rPr>
          <w:lang w:val="en-US"/>
        </w:rPr>
      </w:pPr>
      <w:r w:rsidRPr="001C220C">
        <w:rPr>
          <w:lang w:val="en-US"/>
        </w:rPr>
        <w:t xml:space="preserve">This </w:t>
      </w:r>
      <w:r>
        <w:rPr>
          <w:lang w:val="en-US"/>
        </w:rPr>
        <w:t xml:space="preserve">OASIS AMQP </w:t>
      </w:r>
      <w:r w:rsidRPr="001C220C">
        <w:rPr>
          <w:lang w:val="en-US"/>
        </w:rPr>
        <w:t xml:space="preserve">standard is </w:t>
      </w:r>
      <w:r>
        <w:rPr>
          <w:lang w:val="en-US"/>
        </w:rPr>
        <w:t xml:space="preserve">utilized in finance, manufacturing, enterprise systems and Industrial Internet of things. There are a number of application interfaces that apply this wire level protocol. The actual wire structure of the message is binary following the type definition presented.  The representation of contained objects on the wire is still unclear at the time of writing. The message type is used to decode wire level binary messages. Implementations can use the messaging infrastructure with their own message payload specification such as JSON-Schema. </w:t>
      </w:r>
    </w:p>
    <w:p w14:paraId="5EFA5E3D" w14:textId="77777777" w:rsidR="008A439C" w:rsidRDefault="008A439C" w:rsidP="008A439C">
      <w:pPr>
        <w:widowControl w:val="0"/>
        <w:autoSpaceDE w:val="0"/>
        <w:autoSpaceDN w:val="0"/>
        <w:adjustRightInd w:val="0"/>
        <w:jc w:val="left"/>
        <w:rPr>
          <w:ins w:id="21623" w:author="Charles Gifford" w:date="2016-08-06T15:23:00Z"/>
          <w:rFonts w:ascii="Consolas" w:eastAsia="SimSun" w:hAnsi="Consolas" w:cs="Consolas"/>
          <w:color w:val="000000"/>
          <w:spacing w:val="0"/>
          <w:sz w:val="15"/>
          <w:szCs w:val="19"/>
          <w:highlight w:val="white"/>
          <w:lang w:val="en-US" w:eastAsia="en-US"/>
        </w:rPr>
      </w:pPr>
      <w:ins w:id="21624" w:author="Charles Gifford" w:date="2016-08-06T15:23:00Z">
        <w:r w:rsidRPr="002A16CC">
          <w:rPr>
            <w:rFonts w:ascii="Consolas" w:eastAsia="SimSun" w:hAnsi="Consolas" w:cs="Consolas"/>
            <w:color w:val="000000"/>
            <w:spacing w:val="0"/>
            <w:sz w:val="15"/>
            <w:szCs w:val="19"/>
            <w:highlight w:val="white"/>
            <w:lang w:val="en-US" w:eastAsia="en-US"/>
          </w:rPr>
          <w:t>&lt;</w:t>
        </w:r>
        <w:r>
          <w:rPr>
            <w:rFonts w:ascii="Consolas" w:eastAsia="SimSun" w:hAnsi="Consolas" w:cs="Consolas"/>
            <w:color w:val="000000"/>
            <w:spacing w:val="0"/>
            <w:sz w:val="15"/>
            <w:szCs w:val="19"/>
            <w:highlight w:val="white"/>
            <w:lang w:val="en-US" w:eastAsia="en-US"/>
          </w:rPr>
          <w:t>type</w:t>
        </w:r>
        <w:r w:rsidRPr="002A16CC">
          <w:rPr>
            <w:rFonts w:ascii="Consolas" w:eastAsia="SimSun" w:hAnsi="Consolas" w:cs="Consolas"/>
            <w:color w:val="000000"/>
            <w:spacing w:val="0"/>
            <w:sz w:val="15"/>
            <w:szCs w:val="19"/>
            <w:highlight w:val="white"/>
            <w:lang w:val="en-US" w:eastAsia="en-US"/>
          </w:rPr>
          <w:t xml:space="preserve"> name ="PersonType"</w:t>
        </w:r>
        <w:r>
          <w:rPr>
            <w:rFonts w:ascii="Consolas" w:eastAsia="SimSun" w:hAnsi="Consolas" w:cs="Consolas"/>
            <w:color w:val="000000"/>
            <w:spacing w:val="0"/>
            <w:sz w:val="15"/>
            <w:szCs w:val="19"/>
            <w:highlight w:val="white"/>
            <w:lang w:val="en-US" w:eastAsia="en-US"/>
          </w:rPr>
          <w:t xml:space="preserve"> class=”composite” source=”list” provides=”frame”</w:t>
        </w:r>
        <w:r w:rsidRPr="002A16CC">
          <w:rPr>
            <w:rFonts w:ascii="Consolas" w:eastAsia="SimSun" w:hAnsi="Consolas" w:cs="Consolas"/>
            <w:color w:val="000000"/>
            <w:spacing w:val="0"/>
            <w:sz w:val="15"/>
            <w:szCs w:val="19"/>
            <w:highlight w:val="white"/>
            <w:lang w:val="en-US" w:eastAsia="en-US"/>
          </w:rPr>
          <w:t>&gt;</w:t>
        </w:r>
      </w:ins>
    </w:p>
    <w:p w14:paraId="45FE4531" w14:textId="77777777" w:rsidR="008A439C" w:rsidRPr="002A16CC" w:rsidRDefault="008A439C" w:rsidP="008A439C">
      <w:pPr>
        <w:widowControl w:val="0"/>
        <w:autoSpaceDE w:val="0"/>
        <w:autoSpaceDN w:val="0"/>
        <w:adjustRightInd w:val="0"/>
        <w:jc w:val="left"/>
        <w:rPr>
          <w:ins w:id="21625" w:author="Charles Gifford" w:date="2016-08-06T15:23:00Z"/>
          <w:rFonts w:ascii="Consolas" w:eastAsia="SimSun" w:hAnsi="Consolas" w:cs="Consolas"/>
          <w:color w:val="000000"/>
          <w:spacing w:val="0"/>
          <w:sz w:val="15"/>
          <w:szCs w:val="19"/>
          <w:highlight w:val="white"/>
          <w:lang w:val="en-US" w:eastAsia="en-US"/>
        </w:rPr>
      </w:pPr>
      <w:ins w:id="21626" w:author="Charles Gifford" w:date="2016-08-06T15:23:00Z">
        <w:r>
          <w:rPr>
            <w:rFonts w:ascii="Consolas" w:eastAsia="SimSun" w:hAnsi="Consolas" w:cs="Consolas"/>
            <w:color w:val="000000"/>
            <w:spacing w:val="0"/>
            <w:sz w:val="15"/>
            <w:szCs w:val="19"/>
            <w:highlight w:val="white"/>
            <w:lang w:val="en-US" w:eastAsia="en-US"/>
          </w:rPr>
          <w:t xml:space="preserve">     </w:t>
        </w:r>
        <w:r w:rsidRPr="002A16CC">
          <w:rPr>
            <w:rFonts w:ascii="Consolas" w:eastAsia="SimSun" w:hAnsi="Consolas" w:cs="Consolas"/>
            <w:color w:val="000000"/>
            <w:spacing w:val="0"/>
            <w:sz w:val="15"/>
            <w:szCs w:val="19"/>
            <w:highlight w:val="white"/>
            <w:lang w:val="en-US" w:eastAsia="en-US"/>
          </w:rPr>
          <w:t>&lt;</w:t>
        </w:r>
        <w:r>
          <w:rPr>
            <w:rFonts w:ascii="Consolas" w:eastAsia="SimSun" w:hAnsi="Consolas" w:cs="Consolas"/>
            <w:color w:val="000000"/>
            <w:spacing w:val="0"/>
            <w:sz w:val="15"/>
            <w:szCs w:val="19"/>
            <w:highlight w:val="white"/>
            <w:lang w:val="en-US" w:eastAsia="en-US"/>
          </w:rPr>
          <w:t>field</w:t>
        </w:r>
        <w:r w:rsidRPr="002A16CC">
          <w:rPr>
            <w:rFonts w:ascii="Consolas" w:eastAsia="SimSun" w:hAnsi="Consolas" w:cs="Consolas"/>
            <w:color w:val="000000"/>
            <w:spacing w:val="0"/>
            <w:sz w:val="15"/>
            <w:szCs w:val="19"/>
            <w:highlight w:val="white"/>
            <w:lang w:val="en-US" w:eastAsia="en-US"/>
          </w:rPr>
          <w:t xml:space="preserve"> name = "ID" type = "</w:t>
        </w:r>
        <w:r>
          <w:rPr>
            <w:rFonts w:ascii="Consolas" w:eastAsia="SimSun" w:hAnsi="Consolas" w:cs="Consolas"/>
            <w:color w:val="000000"/>
            <w:spacing w:val="0"/>
            <w:sz w:val="15"/>
            <w:szCs w:val="19"/>
            <w:highlight w:val="white"/>
            <w:lang w:val="en-US" w:eastAsia="en-US"/>
          </w:rPr>
          <w:t>string</w:t>
        </w:r>
        <w:r w:rsidRPr="002A16CC">
          <w:rPr>
            <w:rFonts w:ascii="Consolas" w:eastAsia="SimSun" w:hAnsi="Consolas" w:cs="Consolas"/>
            <w:color w:val="000000"/>
            <w:spacing w:val="0"/>
            <w:sz w:val="15"/>
            <w:szCs w:val="19"/>
            <w:highlight w:val="white"/>
            <w:lang w:val="en-US" w:eastAsia="en-US"/>
          </w:rPr>
          <w:t>"/&gt;</w:t>
        </w:r>
      </w:ins>
    </w:p>
    <w:p w14:paraId="46B14C61" w14:textId="77777777" w:rsidR="008A439C" w:rsidRPr="002A16CC" w:rsidRDefault="008A439C" w:rsidP="008A439C">
      <w:pPr>
        <w:widowControl w:val="0"/>
        <w:autoSpaceDE w:val="0"/>
        <w:autoSpaceDN w:val="0"/>
        <w:adjustRightInd w:val="0"/>
        <w:jc w:val="left"/>
        <w:rPr>
          <w:ins w:id="21627" w:author="Charles Gifford" w:date="2016-08-06T15:23:00Z"/>
          <w:rFonts w:ascii="Consolas" w:eastAsia="SimSun" w:hAnsi="Consolas" w:cs="Consolas"/>
          <w:color w:val="000000"/>
          <w:spacing w:val="0"/>
          <w:sz w:val="15"/>
          <w:szCs w:val="19"/>
          <w:highlight w:val="white"/>
          <w:lang w:val="en-US" w:eastAsia="en-US"/>
        </w:rPr>
      </w:pPr>
      <w:ins w:id="21628" w:author="Charles Gifford" w:date="2016-08-06T15:23:00Z">
        <w:r>
          <w:rPr>
            <w:rFonts w:ascii="Consolas" w:eastAsia="SimSun" w:hAnsi="Consolas" w:cs="Consolas"/>
            <w:color w:val="000000"/>
            <w:spacing w:val="0"/>
            <w:sz w:val="15"/>
            <w:szCs w:val="19"/>
            <w:highlight w:val="white"/>
            <w:lang w:val="en-US" w:eastAsia="en-US"/>
          </w:rPr>
          <w:t xml:space="preserve">     </w:t>
        </w:r>
        <w:r w:rsidRPr="002A16CC">
          <w:rPr>
            <w:rFonts w:ascii="Consolas" w:eastAsia="SimSun" w:hAnsi="Consolas" w:cs="Consolas"/>
            <w:color w:val="000000"/>
            <w:spacing w:val="0"/>
            <w:sz w:val="15"/>
            <w:szCs w:val="19"/>
            <w:highlight w:val="white"/>
            <w:lang w:val="en-US" w:eastAsia="en-US"/>
          </w:rPr>
          <w:t>&lt;</w:t>
        </w:r>
        <w:r>
          <w:rPr>
            <w:rFonts w:ascii="Consolas" w:eastAsia="SimSun" w:hAnsi="Consolas" w:cs="Consolas"/>
            <w:color w:val="000000"/>
            <w:spacing w:val="0"/>
            <w:sz w:val="15"/>
            <w:szCs w:val="19"/>
            <w:highlight w:val="white"/>
            <w:lang w:val="en-US" w:eastAsia="en-US"/>
          </w:rPr>
          <w:t>field</w:t>
        </w:r>
        <w:r w:rsidRPr="002A16CC">
          <w:rPr>
            <w:rFonts w:ascii="Consolas" w:eastAsia="SimSun" w:hAnsi="Consolas" w:cs="Consolas"/>
            <w:color w:val="000000"/>
            <w:spacing w:val="0"/>
            <w:sz w:val="15"/>
            <w:szCs w:val="19"/>
            <w:highlight w:val="white"/>
            <w:lang w:val="en-US" w:eastAsia="en-US"/>
          </w:rPr>
          <w:t xml:space="preserve"> name = "Description"  type = "</w:t>
        </w:r>
        <w:r>
          <w:rPr>
            <w:rFonts w:ascii="Consolas" w:eastAsia="SimSun" w:hAnsi="Consolas" w:cs="Consolas"/>
            <w:color w:val="000000"/>
            <w:spacing w:val="0"/>
            <w:sz w:val="15"/>
            <w:szCs w:val="19"/>
            <w:highlight w:val="white"/>
            <w:lang w:val="en-US" w:eastAsia="en-US"/>
          </w:rPr>
          <w:t xml:space="preserve"> string</w:t>
        </w:r>
        <w:r w:rsidRPr="002A16CC">
          <w:rPr>
            <w:rFonts w:ascii="Consolas" w:eastAsia="SimSun" w:hAnsi="Consolas" w:cs="Consolas"/>
            <w:color w:val="000000"/>
            <w:spacing w:val="0"/>
            <w:sz w:val="15"/>
            <w:szCs w:val="19"/>
            <w:highlight w:val="white"/>
            <w:lang w:val="en-US" w:eastAsia="en-US"/>
          </w:rPr>
          <w:t>"</w:t>
        </w:r>
        <w:r>
          <w:rPr>
            <w:rFonts w:ascii="Consolas" w:eastAsia="SimSun" w:hAnsi="Consolas" w:cs="Consolas"/>
            <w:color w:val="000000"/>
            <w:spacing w:val="0"/>
            <w:sz w:val="15"/>
            <w:szCs w:val="19"/>
            <w:highlight w:val="white"/>
            <w:lang w:val="en-US" w:eastAsia="en-US"/>
          </w:rPr>
          <w:t>/&gt;</w:t>
        </w:r>
      </w:ins>
    </w:p>
    <w:p w14:paraId="1ACC0E71" w14:textId="77777777" w:rsidR="008A439C" w:rsidRDefault="008A439C" w:rsidP="008A439C">
      <w:pPr>
        <w:widowControl w:val="0"/>
        <w:autoSpaceDE w:val="0"/>
        <w:autoSpaceDN w:val="0"/>
        <w:adjustRightInd w:val="0"/>
        <w:jc w:val="left"/>
        <w:rPr>
          <w:ins w:id="21629" w:author="Charles Gifford" w:date="2016-08-06T15:23:00Z"/>
          <w:rFonts w:ascii="Consolas" w:eastAsia="SimSun" w:hAnsi="Consolas" w:cs="Consolas"/>
          <w:color w:val="000000"/>
          <w:spacing w:val="0"/>
          <w:sz w:val="15"/>
          <w:szCs w:val="19"/>
          <w:highlight w:val="white"/>
          <w:lang w:val="en-US" w:eastAsia="en-US"/>
        </w:rPr>
      </w:pPr>
      <w:ins w:id="21630" w:author="Charles Gifford" w:date="2016-08-06T15:23:00Z">
        <w:r w:rsidRPr="002A16CC">
          <w:rPr>
            <w:rFonts w:ascii="Consolas" w:eastAsia="SimSun" w:hAnsi="Consolas" w:cs="Consolas"/>
            <w:color w:val="000000"/>
            <w:spacing w:val="0"/>
            <w:sz w:val="15"/>
            <w:szCs w:val="19"/>
            <w:highlight w:val="white"/>
            <w:lang w:val="en-US" w:eastAsia="en-US"/>
          </w:rPr>
          <w:t xml:space="preserve">     &lt;</w:t>
        </w:r>
        <w:r>
          <w:rPr>
            <w:rFonts w:ascii="Consolas" w:eastAsia="SimSun" w:hAnsi="Consolas" w:cs="Consolas"/>
            <w:color w:val="000000"/>
            <w:spacing w:val="0"/>
            <w:sz w:val="15"/>
            <w:szCs w:val="19"/>
            <w:highlight w:val="white"/>
            <w:lang w:val="en-US" w:eastAsia="en-US"/>
          </w:rPr>
          <w:t>field</w:t>
        </w:r>
        <w:r w:rsidRPr="002A16CC">
          <w:rPr>
            <w:rFonts w:ascii="Consolas" w:eastAsia="SimSun" w:hAnsi="Consolas" w:cs="Consolas"/>
            <w:color w:val="000000"/>
            <w:spacing w:val="0"/>
            <w:sz w:val="15"/>
            <w:szCs w:val="19"/>
            <w:highlight w:val="white"/>
            <w:lang w:val="en-US" w:eastAsia="en-US"/>
          </w:rPr>
          <w:t xml:space="preserve"> name = "HierarchyScope" type = "</w:t>
        </w:r>
        <w:r>
          <w:rPr>
            <w:rFonts w:ascii="Consolas" w:eastAsia="SimSun" w:hAnsi="Consolas" w:cs="Consolas"/>
            <w:color w:val="000000"/>
            <w:spacing w:val="0"/>
            <w:sz w:val="15"/>
            <w:szCs w:val="19"/>
            <w:highlight w:val="white"/>
            <w:lang w:val="en-US" w:eastAsia="en-US"/>
          </w:rPr>
          <w:t>HierarchyScopeType</w:t>
        </w:r>
        <w:r w:rsidRPr="002A16CC">
          <w:rPr>
            <w:rFonts w:ascii="Consolas" w:eastAsia="SimSun" w:hAnsi="Consolas" w:cs="Consolas"/>
            <w:color w:val="000000"/>
            <w:spacing w:val="0"/>
            <w:sz w:val="15"/>
            <w:szCs w:val="19"/>
            <w:highlight w:val="white"/>
            <w:lang w:val="en-US" w:eastAsia="en-US"/>
          </w:rPr>
          <w:t>"/&gt;</w:t>
        </w:r>
      </w:ins>
    </w:p>
    <w:p w14:paraId="2152B96E" w14:textId="77777777" w:rsidR="008A439C" w:rsidRPr="002A16CC" w:rsidRDefault="008A439C" w:rsidP="008A439C">
      <w:pPr>
        <w:widowControl w:val="0"/>
        <w:autoSpaceDE w:val="0"/>
        <w:autoSpaceDN w:val="0"/>
        <w:adjustRightInd w:val="0"/>
        <w:jc w:val="left"/>
        <w:rPr>
          <w:ins w:id="21631" w:author="Charles Gifford" w:date="2016-08-06T15:23:00Z"/>
          <w:rFonts w:ascii="Consolas" w:eastAsia="SimSun" w:hAnsi="Consolas" w:cs="Consolas"/>
          <w:color w:val="000000"/>
          <w:spacing w:val="0"/>
          <w:sz w:val="15"/>
          <w:szCs w:val="19"/>
          <w:highlight w:val="white"/>
          <w:lang w:val="en-US" w:eastAsia="en-US"/>
        </w:rPr>
      </w:pPr>
      <w:ins w:id="21632" w:author="Charles Gifford" w:date="2016-08-06T15:23:00Z">
        <w:r>
          <w:rPr>
            <w:rFonts w:ascii="Consolas" w:eastAsia="SimSun" w:hAnsi="Consolas" w:cs="Consolas"/>
            <w:color w:val="000000"/>
            <w:spacing w:val="0"/>
            <w:sz w:val="15"/>
            <w:szCs w:val="19"/>
            <w:highlight w:val="white"/>
            <w:lang w:val="en-US" w:eastAsia="en-US"/>
          </w:rPr>
          <w:t>…</w:t>
        </w:r>
      </w:ins>
    </w:p>
    <w:p w14:paraId="7DA06329" w14:textId="77777777" w:rsidR="008A439C" w:rsidRPr="002A16CC" w:rsidRDefault="008A439C" w:rsidP="008A439C">
      <w:pPr>
        <w:widowControl w:val="0"/>
        <w:autoSpaceDE w:val="0"/>
        <w:autoSpaceDN w:val="0"/>
        <w:adjustRightInd w:val="0"/>
        <w:jc w:val="left"/>
        <w:rPr>
          <w:ins w:id="21633" w:author="Charles Gifford" w:date="2016-08-06T15:23:00Z"/>
          <w:rFonts w:ascii="Consolas" w:eastAsia="SimSun" w:hAnsi="Consolas" w:cs="Consolas"/>
          <w:color w:val="000000"/>
          <w:spacing w:val="0"/>
          <w:sz w:val="15"/>
          <w:szCs w:val="19"/>
          <w:highlight w:val="white"/>
          <w:lang w:val="en-US" w:eastAsia="en-US"/>
        </w:rPr>
      </w:pPr>
      <w:ins w:id="21634" w:author="Charles Gifford" w:date="2016-08-06T15:23:00Z">
        <w:r>
          <w:rPr>
            <w:rFonts w:ascii="Consolas" w:eastAsia="SimSun" w:hAnsi="Consolas" w:cs="Consolas"/>
            <w:color w:val="000000"/>
            <w:spacing w:val="0"/>
            <w:sz w:val="15"/>
            <w:szCs w:val="19"/>
            <w:highlight w:val="white"/>
            <w:lang w:val="en-US" w:eastAsia="en-US"/>
          </w:rPr>
          <w:t xml:space="preserve">     </w:t>
        </w:r>
        <w:r w:rsidRPr="002A16CC">
          <w:rPr>
            <w:rFonts w:ascii="Consolas" w:eastAsia="SimSun" w:hAnsi="Consolas" w:cs="Consolas"/>
            <w:color w:val="000000"/>
            <w:spacing w:val="0"/>
            <w:sz w:val="15"/>
            <w:szCs w:val="19"/>
            <w:highlight w:val="white"/>
            <w:lang w:val="en-US" w:eastAsia="en-US"/>
          </w:rPr>
          <w:t>&lt;</w:t>
        </w:r>
        <w:r>
          <w:rPr>
            <w:rFonts w:ascii="Consolas" w:eastAsia="SimSun" w:hAnsi="Consolas" w:cs="Consolas"/>
            <w:color w:val="000000"/>
            <w:spacing w:val="0"/>
            <w:sz w:val="15"/>
            <w:szCs w:val="19"/>
            <w:highlight w:val="white"/>
            <w:lang w:val="en-US" w:eastAsia="en-US"/>
          </w:rPr>
          <w:t>field</w:t>
        </w:r>
        <w:r w:rsidRPr="002A16CC">
          <w:rPr>
            <w:rFonts w:ascii="Consolas" w:eastAsia="SimSun" w:hAnsi="Consolas" w:cs="Consolas"/>
            <w:color w:val="000000"/>
            <w:spacing w:val="0"/>
            <w:sz w:val="15"/>
            <w:szCs w:val="19"/>
            <w:highlight w:val="white"/>
            <w:lang w:val="en-US" w:eastAsia="en-US"/>
          </w:rPr>
          <w:t xml:space="preserve"> name = "PersonProperty" type = "</w:t>
        </w:r>
        <w:r>
          <w:rPr>
            <w:rFonts w:ascii="Consolas" w:eastAsia="SimSun" w:hAnsi="Consolas" w:cs="Consolas"/>
            <w:color w:val="000000"/>
            <w:spacing w:val="0"/>
            <w:sz w:val="15"/>
            <w:szCs w:val="19"/>
            <w:highlight w:val="white"/>
            <w:lang w:val="en-US" w:eastAsia="en-US"/>
          </w:rPr>
          <w:t>string</w:t>
        </w:r>
        <w:r w:rsidRPr="002A16CC">
          <w:rPr>
            <w:rFonts w:ascii="Consolas" w:eastAsia="SimSun" w:hAnsi="Consolas" w:cs="Consolas"/>
            <w:color w:val="000000"/>
            <w:spacing w:val="0"/>
            <w:sz w:val="15"/>
            <w:szCs w:val="19"/>
            <w:highlight w:val="white"/>
            <w:lang w:val="en-US" w:eastAsia="en-US"/>
          </w:rPr>
          <w:t>"</w:t>
        </w:r>
        <w:r>
          <w:rPr>
            <w:rFonts w:ascii="Consolas" w:eastAsia="SimSun" w:hAnsi="Consolas" w:cs="Consolas"/>
            <w:color w:val="000000"/>
            <w:spacing w:val="0"/>
            <w:sz w:val="15"/>
            <w:szCs w:val="19"/>
            <w:highlight w:val="white"/>
            <w:lang w:val="en-US" w:eastAsia="en-US"/>
          </w:rPr>
          <w:t xml:space="preserve"> category “List” </w:t>
        </w:r>
        <w:r w:rsidRPr="002A16CC">
          <w:rPr>
            <w:rFonts w:ascii="Consolas" w:eastAsia="SimSun" w:hAnsi="Consolas" w:cs="Consolas"/>
            <w:color w:val="000000"/>
            <w:spacing w:val="0"/>
            <w:sz w:val="15"/>
            <w:szCs w:val="19"/>
            <w:highlight w:val="white"/>
            <w:lang w:val="en-US" w:eastAsia="en-US"/>
          </w:rPr>
          <w:t>/&gt;</w:t>
        </w:r>
        <w:r>
          <w:rPr>
            <w:rFonts w:ascii="Consolas" w:eastAsia="SimSun" w:hAnsi="Consolas" w:cs="Consolas"/>
            <w:color w:val="000000"/>
            <w:spacing w:val="0"/>
            <w:sz w:val="15"/>
            <w:szCs w:val="19"/>
            <w:highlight w:val="white"/>
            <w:lang w:val="en-US" w:eastAsia="en-US"/>
          </w:rPr>
          <w:t xml:space="preserve"> // needs clarification</w:t>
        </w:r>
      </w:ins>
    </w:p>
    <w:p w14:paraId="0D091090" w14:textId="77777777" w:rsidR="008A439C" w:rsidRPr="002A16CC" w:rsidRDefault="008A439C" w:rsidP="008A439C">
      <w:pPr>
        <w:widowControl w:val="0"/>
        <w:autoSpaceDE w:val="0"/>
        <w:autoSpaceDN w:val="0"/>
        <w:adjustRightInd w:val="0"/>
        <w:jc w:val="left"/>
        <w:rPr>
          <w:ins w:id="21635" w:author="Charles Gifford" w:date="2016-08-06T15:23:00Z"/>
          <w:rFonts w:ascii="Consolas" w:eastAsia="SimSun" w:hAnsi="Consolas" w:cs="Consolas"/>
          <w:color w:val="000000"/>
          <w:spacing w:val="0"/>
          <w:sz w:val="15"/>
          <w:szCs w:val="19"/>
          <w:highlight w:val="white"/>
          <w:lang w:val="en-US" w:eastAsia="en-US"/>
        </w:rPr>
      </w:pPr>
      <w:ins w:id="21636" w:author="Charles Gifford" w:date="2016-08-06T15:23:00Z">
        <w:r w:rsidRPr="002A16CC">
          <w:rPr>
            <w:rFonts w:ascii="Consolas" w:eastAsia="SimSun" w:hAnsi="Consolas" w:cs="Consolas"/>
            <w:color w:val="000000"/>
            <w:spacing w:val="0"/>
            <w:sz w:val="15"/>
            <w:szCs w:val="19"/>
            <w:highlight w:val="white"/>
            <w:lang w:val="en-US" w:eastAsia="en-US"/>
          </w:rPr>
          <w:t>&lt;/</w:t>
        </w:r>
        <w:r w:rsidRPr="002A16CC" w:rsidDel="00523CEC">
          <w:rPr>
            <w:rFonts w:ascii="Consolas" w:eastAsia="SimSun" w:hAnsi="Consolas" w:cs="Consolas"/>
            <w:color w:val="000000"/>
            <w:spacing w:val="0"/>
            <w:sz w:val="15"/>
            <w:szCs w:val="19"/>
            <w:highlight w:val="white"/>
            <w:lang w:val="en-US" w:eastAsia="en-US"/>
          </w:rPr>
          <w:t xml:space="preserve"> </w:t>
        </w:r>
        <w:r>
          <w:rPr>
            <w:rFonts w:ascii="Consolas" w:eastAsia="SimSun" w:hAnsi="Consolas" w:cs="Consolas"/>
            <w:color w:val="000000"/>
            <w:spacing w:val="0"/>
            <w:sz w:val="15"/>
            <w:szCs w:val="19"/>
            <w:highlight w:val="white"/>
            <w:lang w:val="en-US" w:eastAsia="en-US"/>
          </w:rPr>
          <w:t>t</w:t>
        </w:r>
        <w:r w:rsidRPr="002A16CC">
          <w:rPr>
            <w:rFonts w:ascii="Consolas" w:eastAsia="SimSun" w:hAnsi="Consolas" w:cs="Consolas"/>
            <w:color w:val="000000"/>
            <w:spacing w:val="0"/>
            <w:sz w:val="15"/>
            <w:szCs w:val="19"/>
            <w:highlight w:val="white"/>
            <w:lang w:val="en-US" w:eastAsia="en-US"/>
          </w:rPr>
          <w:t>ype&gt;</w:t>
        </w:r>
      </w:ins>
    </w:p>
    <w:p w14:paraId="2FCD10BF" w14:textId="77777777" w:rsidR="008A439C" w:rsidRPr="002A16CC" w:rsidRDefault="008A439C" w:rsidP="008A439C">
      <w:pPr>
        <w:widowControl w:val="0"/>
        <w:autoSpaceDE w:val="0"/>
        <w:autoSpaceDN w:val="0"/>
        <w:adjustRightInd w:val="0"/>
        <w:jc w:val="left"/>
        <w:rPr>
          <w:ins w:id="21637" w:author="Charles Gifford" w:date="2016-08-06T15:23:00Z"/>
          <w:rFonts w:ascii="Consolas" w:eastAsia="SimSun" w:hAnsi="Consolas" w:cs="Consolas"/>
          <w:color w:val="000000"/>
          <w:spacing w:val="0"/>
          <w:sz w:val="15"/>
          <w:szCs w:val="19"/>
          <w:highlight w:val="white"/>
          <w:lang w:val="en-US" w:eastAsia="en-US"/>
        </w:rPr>
      </w:pPr>
      <w:ins w:id="21638" w:author="Charles Gifford" w:date="2016-08-06T15:23:00Z">
        <w:r w:rsidRPr="002A16CC">
          <w:rPr>
            <w:rFonts w:ascii="Consolas" w:eastAsia="SimSun" w:hAnsi="Consolas" w:cs="Consolas"/>
            <w:color w:val="000000"/>
            <w:spacing w:val="0"/>
            <w:sz w:val="15"/>
            <w:szCs w:val="19"/>
            <w:highlight w:val="white"/>
            <w:lang w:val="en-US" w:eastAsia="en-US"/>
          </w:rPr>
          <w:t>&lt;</w:t>
        </w:r>
        <w:r>
          <w:rPr>
            <w:rFonts w:ascii="Consolas" w:eastAsia="SimSun" w:hAnsi="Consolas" w:cs="Consolas"/>
            <w:color w:val="000000"/>
            <w:spacing w:val="0"/>
            <w:sz w:val="15"/>
            <w:szCs w:val="19"/>
            <w:highlight w:val="white"/>
            <w:lang w:val="en-US" w:eastAsia="en-US"/>
          </w:rPr>
          <w:t>type</w:t>
        </w:r>
        <w:r w:rsidRPr="002A16CC">
          <w:rPr>
            <w:rFonts w:ascii="Consolas" w:eastAsia="SimSun" w:hAnsi="Consolas" w:cs="Consolas"/>
            <w:color w:val="000000"/>
            <w:spacing w:val="0"/>
            <w:sz w:val="15"/>
            <w:szCs w:val="19"/>
            <w:highlight w:val="white"/>
            <w:lang w:val="en-US" w:eastAsia="en-US"/>
          </w:rPr>
          <w:t xml:space="preserve"> name="HierarchyScopeType"</w:t>
        </w:r>
        <w:r w:rsidRPr="00384EAE">
          <w:rPr>
            <w:rFonts w:ascii="Consolas" w:eastAsia="SimSun" w:hAnsi="Consolas" w:cs="Consolas"/>
            <w:color w:val="000000"/>
            <w:spacing w:val="0"/>
            <w:sz w:val="15"/>
            <w:szCs w:val="19"/>
            <w:highlight w:val="white"/>
            <w:lang w:val="en-US" w:eastAsia="en-US"/>
          </w:rPr>
          <w:t xml:space="preserve"> </w:t>
        </w:r>
        <w:r>
          <w:rPr>
            <w:rFonts w:ascii="Consolas" w:eastAsia="SimSun" w:hAnsi="Consolas" w:cs="Consolas"/>
            <w:color w:val="000000"/>
            <w:spacing w:val="0"/>
            <w:sz w:val="15"/>
            <w:szCs w:val="19"/>
            <w:highlight w:val="white"/>
            <w:lang w:val="en-US" w:eastAsia="en-US"/>
          </w:rPr>
          <w:t>class=”composite” source=”list” provides=”frame”</w:t>
        </w:r>
        <w:r w:rsidRPr="002A16CC">
          <w:rPr>
            <w:rFonts w:ascii="Consolas" w:eastAsia="SimSun" w:hAnsi="Consolas" w:cs="Consolas"/>
            <w:color w:val="000000"/>
            <w:spacing w:val="0"/>
            <w:sz w:val="15"/>
            <w:szCs w:val="19"/>
            <w:highlight w:val="white"/>
            <w:lang w:val="en-US" w:eastAsia="en-US"/>
          </w:rPr>
          <w:t>&gt;</w:t>
        </w:r>
      </w:ins>
    </w:p>
    <w:p w14:paraId="69083E36" w14:textId="77777777" w:rsidR="008A439C" w:rsidRPr="002A16CC" w:rsidRDefault="008A439C" w:rsidP="008A439C">
      <w:pPr>
        <w:widowControl w:val="0"/>
        <w:autoSpaceDE w:val="0"/>
        <w:autoSpaceDN w:val="0"/>
        <w:adjustRightInd w:val="0"/>
        <w:jc w:val="left"/>
        <w:rPr>
          <w:ins w:id="21639" w:author="Charles Gifford" w:date="2016-08-06T15:23:00Z"/>
          <w:rFonts w:ascii="Consolas" w:eastAsia="SimSun" w:hAnsi="Consolas" w:cs="Consolas"/>
          <w:color w:val="000000"/>
          <w:spacing w:val="0"/>
          <w:sz w:val="15"/>
          <w:szCs w:val="19"/>
          <w:highlight w:val="white"/>
          <w:lang w:val="en-US" w:eastAsia="en-US"/>
        </w:rPr>
      </w:pPr>
      <w:ins w:id="21640" w:author="Charles Gifford" w:date="2016-08-06T15:23:00Z">
        <w:r>
          <w:rPr>
            <w:rFonts w:ascii="Consolas" w:eastAsia="SimSun" w:hAnsi="Consolas" w:cs="Consolas"/>
            <w:color w:val="000000"/>
            <w:spacing w:val="0"/>
            <w:sz w:val="15"/>
            <w:szCs w:val="19"/>
            <w:highlight w:val="white"/>
            <w:lang w:val="en-US" w:eastAsia="en-US"/>
          </w:rPr>
          <w:t xml:space="preserve">           </w:t>
        </w:r>
        <w:r w:rsidRPr="002A16CC">
          <w:rPr>
            <w:rFonts w:ascii="Consolas" w:eastAsia="SimSun" w:hAnsi="Consolas" w:cs="Consolas"/>
            <w:color w:val="000000"/>
            <w:spacing w:val="0"/>
            <w:sz w:val="15"/>
            <w:szCs w:val="19"/>
            <w:highlight w:val="white"/>
            <w:lang w:val="en-US" w:eastAsia="en-US"/>
          </w:rPr>
          <w:t>&lt;</w:t>
        </w:r>
        <w:r>
          <w:rPr>
            <w:rFonts w:ascii="Consolas" w:eastAsia="SimSun" w:hAnsi="Consolas" w:cs="Consolas"/>
            <w:color w:val="000000"/>
            <w:spacing w:val="0"/>
            <w:sz w:val="15"/>
            <w:szCs w:val="19"/>
            <w:highlight w:val="white"/>
            <w:lang w:val="en-US" w:eastAsia="en-US"/>
          </w:rPr>
          <w:t>field</w:t>
        </w:r>
        <w:r w:rsidRPr="002A16CC">
          <w:rPr>
            <w:rFonts w:ascii="Consolas" w:eastAsia="SimSun" w:hAnsi="Consolas" w:cs="Consolas"/>
            <w:color w:val="000000"/>
            <w:spacing w:val="0"/>
            <w:sz w:val="15"/>
            <w:szCs w:val="19"/>
            <w:highlight w:val="white"/>
            <w:lang w:val="en-US" w:eastAsia="en-US"/>
          </w:rPr>
          <w:t xml:space="preserve"> name="EquipmentID" type="EquipmentIDType"/&gt;</w:t>
        </w:r>
      </w:ins>
    </w:p>
    <w:p w14:paraId="7C477AC0" w14:textId="77777777" w:rsidR="008A439C" w:rsidRPr="002A16CC" w:rsidRDefault="008A439C" w:rsidP="008A439C">
      <w:pPr>
        <w:widowControl w:val="0"/>
        <w:autoSpaceDE w:val="0"/>
        <w:autoSpaceDN w:val="0"/>
        <w:adjustRightInd w:val="0"/>
        <w:jc w:val="left"/>
        <w:rPr>
          <w:ins w:id="21641" w:author="Charles Gifford" w:date="2016-08-06T15:23:00Z"/>
          <w:rFonts w:ascii="Consolas" w:eastAsia="SimSun" w:hAnsi="Consolas" w:cs="Consolas"/>
          <w:color w:val="000000"/>
          <w:spacing w:val="0"/>
          <w:sz w:val="15"/>
          <w:szCs w:val="19"/>
          <w:highlight w:val="white"/>
          <w:lang w:val="en-US" w:eastAsia="en-US"/>
        </w:rPr>
      </w:pPr>
      <w:ins w:id="21642" w:author="Charles Gifford" w:date="2016-08-06T15:23:00Z">
        <w:r w:rsidRPr="002A16CC">
          <w:rPr>
            <w:rFonts w:ascii="Consolas" w:eastAsia="SimSun" w:hAnsi="Consolas" w:cs="Consolas"/>
            <w:color w:val="000000"/>
            <w:spacing w:val="0"/>
            <w:sz w:val="15"/>
            <w:szCs w:val="19"/>
            <w:highlight w:val="white"/>
            <w:lang w:val="en-US" w:eastAsia="en-US"/>
          </w:rPr>
          <w:t xml:space="preserve">            &lt;</w:t>
        </w:r>
        <w:r>
          <w:rPr>
            <w:rFonts w:ascii="Consolas" w:eastAsia="SimSun" w:hAnsi="Consolas" w:cs="Consolas"/>
            <w:color w:val="000000"/>
            <w:spacing w:val="0"/>
            <w:sz w:val="15"/>
            <w:szCs w:val="19"/>
            <w:highlight w:val="white"/>
            <w:lang w:val="en-US" w:eastAsia="en-US"/>
          </w:rPr>
          <w:t>field</w:t>
        </w:r>
        <w:r w:rsidRPr="002A16CC">
          <w:rPr>
            <w:rFonts w:ascii="Consolas" w:eastAsia="SimSun" w:hAnsi="Consolas" w:cs="Consolas"/>
            <w:color w:val="000000"/>
            <w:spacing w:val="0"/>
            <w:sz w:val="15"/>
            <w:szCs w:val="19"/>
            <w:highlight w:val="white"/>
            <w:lang w:val="en-US" w:eastAsia="en-US"/>
          </w:rPr>
          <w:t xml:space="preserve"> name="EquipmentElementLevel" type="</w:t>
        </w:r>
        <w:r>
          <w:rPr>
            <w:rFonts w:ascii="Consolas" w:eastAsia="SimSun" w:hAnsi="Consolas" w:cs="Consolas"/>
            <w:color w:val="000000"/>
            <w:spacing w:val="0"/>
            <w:sz w:val="15"/>
            <w:szCs w:val="19"/>
            <w:highlight w:val="white"/>
            <w:lang w:val="en-US" w:eastAsia="en-US"/>
          </w:rPr>
          <w:t>xsd:string</w:t>
        </w:r>
        <w:r w:rsidRPr="002A16CC">
          <w:rPr>
            <w:rFonts w:ascii="Consolas" w:eastAsia="SimSun" w:hAnsi="Consolas" w:cs="Consolas"/>
            <w:color w:val="000000"/>
            <w:spacing w:val="0"/>
            <w:sz w:val="15"/>
            <w:szCs w:val="19"/>
            <w:highlight w:val="white"/>
            <w:lang w:val="en-US" w:eastAsia="en-US"/>
          </w:rPr>
          <w:t>"/&gt;</w:t>
        </w:r>
      </w:ins>
    </w:p>
    <w:p w14:paraId="5D3D0F7C" w14:textId="77777777" w:rsidR="008A439C" w:rsidRPr="002A16CC" w:rsidRDefault="008A439C" w:rsidP="008A439C">
      <w:pPr>
        <w:widowControl w:val="0"/>
        <w:autoSpaceDE w:val="0"/>
        <w:autoSpaceDN w:val="0"/>
        <w:adjustRightInd w:val="0"/>
        <w:jc w:val="left"/>
        <w:rPr>
          <w:ins w:id="21643" w:author="Charles Gifford" w:date="2016-08-06T15:23:00Z"/>
          <w:rFonts w:ascii="Consolas" w:eastAsia="SimSun" w:hAnsi="Consolas" w:cs="Consolas"/>
          <w:color w:val="000000"/>
          <w:spacing w:val="0"/>
          <w:sz w:val="15"/>
          <w:szCs w:val="19"/>
          <w:highlight w:val="white"/>
          <w:lang w:val="en-US" w:eastAsia="en-US"/>
        </w:rPr>
      </w:pPr>
      <w:ins w:id="21644" w:author="Charles Gifford" w:date="2016-08-06T15:23:00Z">
        <w:r w:rsidRPr="002A16CC">
          <w:rPr>
            <w:rFonts w:ascii="Consolas" w:eastAsia="SimSun" w:hAnsi="Consolas" w:cs="Consolas"/>
            <w:color w:val="000000"/>
            <w:spacing w:val="0"/>
            <w:sz w:val="15"/>
            <w:szCs w:val="19"/>
            <w:highlight w:val="white"/>
            <w:lang w:val="en-US" w:eastAsia="en-US"/>
          </w:rPr>
          <w:t xml:space="preserve">            &lt;</w:t>
        </w:r>
        <w:r>
          <w:rPr>
            <w:rFonts w:ascii="Consolas" w:eastAsia="SimSun" w:hAnsi="Consolas" w:cs="Consolas"/>
            <w:color w:val="000000"/>
            <w:spacing w:val="0"/>
            <w:sz w:val="15"/>
            <w:szCs w:val="19"/>
            <w:highlight w:val="white"/>
            <w:lang w:val="en-US" w:eastAsia="en-US"/>
          </w:rPr>
          <w:t>field</w:t>
        </w:r>
        <w:r w:rsidRPr="002A16CC">
          <w:rPr>
            <w:rFonts w:ascii="Consolas" w:eastAsia="SimSun" w:hAnsi="Consolas" w:cs="Consolas"/>
            <w:color w:val="000000"/>
            <w:spacing w:val="0"/>
            <w:sz w:val="15"/>
            <w:szCs w:val="19"/>
            <w:highlight w:val="white"/>
            <w:lang w:val="en-US" w:eastAsia="en-US"/>
          </w:rPr>
          <w:t xml:space="preserve"> name="HierarchyScope" type="</w:t>
        </w:r>
        <w:r>
          <w:rPr>
            <w:rFonts w:ascii="Consolas" w:eastAsia="SimSun" w:hAnsi="Consolas" w:cs="Consolas"/>
            <w:color w:val="000000"/>
            <w:spacing w:val="0"/>
            <w:sz w:val="15"/>
            <w:szCs w:val="19"/>
            <w:highlight w:val="white"/>
            <w:lang w:val="en-US" w:eastAsia="en-US"/>
          </w:rPr>
          <w:t>xsd:string</w:t>
        </w:r>
        <w:r w:rsidRPr="002A16CC">
          <w:rPr>
            <w:rFonts w:ascii="Consolas" w:eastAsia="SimSun" w:hAnsi="Consolas" w:cs="Consolas"/>
            <w:color w:val="000000"/>
            <w:spacing w:val="0"/>
            <w:sz w:val="15"/>
            <w:szCs w:val="19"/>
            <w:highlight w:val="white"/>
            <w:lang w:val="en-US" w:eastAsia="en-US"/>
          </w:rPr>
          <w:t>"/&gt;</w:t>
        </w:r>
      </w:ins>
    </w:p>
    <w:p w14:paraId="0A87EC14" w14:textId="77777777" w:rsidR="008A439C" w:rsidRPr="002A16CC" w:rsidRDefault="008A439C" w:rsidP="008A439C">
      <w:pPr>
        <w:widowControl w:val="0"/>
        <w:autoSpaceDE w:val="0"/>
        <w:autoSpaceDN w:val="0"/>
        <w:adjustRightInd w:val="0"/>
        <w:jc w:val="left"/>
        <w:rPr>
          <w:ins w:id="21645" w:author="Charles Gifford" w:date="2016-08-06T15:23:00Z"/>
          <w:rFonts w:ascii="Consolas" w:eastAsia="SimSun" w:hAnsi="Consolas" w:cs="Consolas"/>
          <w:color w:val="000000"/>
          <w:spacing w:val="0"/>
          <w:sz w:val="19"/>
          <w:szCs w:val="19"/>
          <w:highlight w:val="white"/>
          <w:lang w:val="en-US" w:eastAsia="en-US"/>
        </w:rPr>
      </w:pPr>
      <w:ins w:id="21646" w:author="Charles Gifford" w:date="2016-08-06T15:23:00Z">
        <w:r w:rsidRPr="00492A51">
          <w:rPr>
            <w:rFonts w:ascii="Consolas" w:eastAsia="SimSun" w:hAnsi="Consolas" w:cs="Consolas"/>
            <w:color w:val="000000"/>
            <w:spacing w:val="0"/>
            <w:sz w:val="15"/>
            <w:szCs w:val="19"/>
            <w:highlight w:val="white"/>
            <w:lang w:val="en-US" w:eastAsia="en-US"/>
          </w:rPr>
          <w:t>&lt;/</w:t>
        </w:r>
        <w:r>
          <w:rPr>
            <w:rFonts w:ascii="Consolas" w:eastAsia="SimSun" w:hAnsi="Consolas" w:cs="Consolas"/>
            <w:color w:val="000000"/>
            <w:spacing w:val="0"/>
            <w:sz w:val="15"/>
            <w:szCs w:val="19"/>
            <w:highlight w:val="white"/>
            <w:lang w:val="en-US" w:eastAsia="en-US"/>
          </w:rPr>
          <w:t>t</w:t>
        </w:r>
        <w:r w:rsidRPr="00492A51">
          <w:rPr>
            <w:rFonts w:ascii="Consolas" w:eastAsia="SimSun" w:hAnsi="Consolas" w:cs="Consolas"/>
            <w:color w:val="000000"/>
            <w:spacing w:val="0"/>
            <w:sz w:val="15"/>
            <w:szCs w:val="19"/>
            <w:highlight w:val="white"/>
            <w:lang w:val="en-US" w:eastAsia="en-US"/>
          </w:rPr>
          <w:t>ype&gt;</w:t>
        </w:r>
      </w:ins>
    </w:p>
    <w:p w14:paraId="1B78818D" w14:textId="77777777" w:rsidR="008A439C" w:rsidRPr="009C2A7B" w:rsidRDefault="008A439C" w:rsidP="008A439C">
      <w:pPr>
        <w:pStyle w:val="PARAGRAPH"/>
        <w:spacing w:before="0" w:after="0"/>
        <w:rPr>
          <w:ins w:id="21647" w:author="Charles Gifford" w:date="2016-08-06T15:23:00Z"/>
          <w:rFonts w:ascii="Consolas" w:eastAsia="SimSun" w:hAnsi="Consolas" w:cs="Consolas"/>
          <w:color w:val="000000"/>
          <w:spacing w:val="0"/>
          <w:sz w:val="15"/>
          <w:szCs w:val="19"/>
          <w:highlight w:val="white"/>
          <w:lang w:val="en-US" w:eastAsia="en-US"/>
        </w:rPr>
      </w:pPr>
      <w:ins w:id="21648" w:author="Charles Gifford" w:date="2016-08-06T15:23:00Z">
        <w:r w:rsidRPr="009C2A7B">
          <w:rPr>
            <w:rFonts w:ascii="Consolas" w:eastAsia="SimSun" w:hAnsi="Consolas" w:cs="Consolas"/>
            <w:color w:val="000000"/>
            <w:spacing w:val="0"/>
            <w:sz w:val="15"/>
            <w:szCs w:val="19"/>
            <w:highlight w:val="white"/>
            <w:lang w:val="en-US" w:eastAsia="en-US"/>
          </w:rPr>
          <w:t>&lt;type name=”</w:t>
        </w:r>
        <w:r w:rsidRPr="006735AF">
          <w:rPr>
            <w:rFonts w:ascii="Consolas" w:eastAsia="SimSun" w:hAnsi="Consolas" w:cs="Consolas"/>
            <w:color w:val="000000"/>
            <w:spacing w:val="0"/>
            <w:sz w:val="15"/>
            <w:szCs w:val="19"/>
            <w:highlight w:val="white"/>
            <w:lang w:val="en-US" w:eastAsia="en-US"/>
          </w:rPr>
          <w:t>EquipmentElementLevelType</w:t>
        </w:r>
        <w:r w:rsidRPr="009C2A7B">
          <w:rPr>
            <w:rFonts w:ascii="Consolas" w:eastAsia="SimSun" w:hAnsi="Consolas" w:cs="Consolas"/>
            <w:color w:val="000000"/>
            <w:spacing w:val="0"/>
            <w:sz w:val="15"/>
            <w:szCs w:val="19"/>
            <w:highlight w:val="white"/>
            <w:lang w:val="en-US" w:eastAsia="en-US"/>
          </w:rPr>
          <w:t>” class=”restricted” source=”string”&gt;</w:t>
        </w:r>
      </w:ins>
    </w:p>
    <w:p w14:paraId="790EC03B" w14:textId="77777777" w:rsidR="008A439C" w:rsidRPr="009C2A7B" w:rsidRDefault="008A439C" w:rsidP="008A439C">
      <w:pPr>
        <w:pStyle w:val="PARAGRAPH"/>
        <w:spacing w:before="0" w:after="0"/>
        <w:rPr>
          <w:ins w:id="21649" w:author="Charles Gifford" w:date="2016-08-06T15:23:00Z"/>
          <w:rFonts w:ascii="Consolas" w:eastAsia="SimSun" w:hAnsi="Consolas" w:cs="Consolas"/>
          <w:color w:val="000000"/>
          <w:spacing w:val="0"/>
          <w:sz w:val="15"/>
          <w:szCs w:val="19"/>
          <w:highlight w:val="white"/>
          <w:lang w:val="en-US" w:eastAsia="en-US"/>
        </w:rPr>
      </w:pPr>
      <w:ins w:id="21650" w:author="Charles Gifford" w:date="2016-08-06T15:23:00Z">
        <w:r w:rsidRPr="00A55F97">
          <w:rPr>
            <w:rFonts w:ascii="Consolas" w:eastAsia="SimSun" w:hAnsi="Consolas" w:cs="Consolas"/>
            <w:color w:val="000000"/>
            <w:spacing w:val="0"/>
            <w:sz w:val="15"/>
            <w:szCs w:val="19"/>
            <w:highlight w:val="white"/>
            <w:lang w:val="en-US" w:eastAsia="en-US"/>
          </w:rPr>
          <w:t xml:space="preserve">     </w:t>
        </w:r>
        <w:r w:rsidRPr="009C2A7B">
          <w:rPr>
            <w:rFonts w:ascii="Consolas" w:eastAsia="SimSun" w:hAnsi="Consolas" w:cs="Consolas"/>
            <w:color w:val="000000"/>
            <w:spacing w:val="0"/>
            <w:sz w:val="15"/>
            <w:szCs w:val="19"/>
            <w:highlight w:val="white"/>
            <w:lang w:val="en-US" w:eastAsia="en-US"/>
          </w:rPr>
          <w:t>&lt;choice name=”Enterprise” value=”Enterprise”/&gt;</w:t>
        </w:r>
      </w:ins>
    </w:p>
    <w:p w14:paraId="45F1989C" w14:textId="77777777" w:rsidR="008A439C" w:rsidRPr="009C2A7B" w:rsidRDefault="008A439C" w:rsidP="008A439C">
      <w:pPr>
        <w:pStyle w:val="PARAGRAPH"/>
        <w:spacing w:before="0" w:after="0"/>
        <w:rPr>
          <w:ins w:id="21651" w:author="Charles Gifford" w:date="2016-08-06T15:23:00Z"/>
          <w:rFonts w:ascii="Consolas" w:eastAsia="SimSun" w:hAnsi="Consolas" w:cs="Consolas"/>
          <w:color w:val="000000"/>
          <w:spacing w:val="0"/>
          <w:sz w:val="15"/>
          <w:szCs w:val="19"/>
          <w:highlight w:val="white"/>
          <w:lang w:val="en-US" w:eastAsia="en-US"/>
        </w:rPr>
      </w:pPr>
      <w:ins w:id="21652" w:author="Charles Gifford" w:date="2016-08-06T15:23:00Z">
        <w:r>
          <w:rPr>
            <w:rFonts w:ascii="Consolas" w:eastAsia="SimSun" w:hAnsi="Consolas" w:cs="Consolas"/>
            <w:color w:val="000000"/>
            <w:spacing w:val="0"/>
            <w:sz w:val="15"/>
            <w:szCs w:val="19"/>
            <w:highlight w:val="white"/>
            <w:lang w:val="en-US" w:eastAsia="en-US"/>
          </w:rPr>
          <w:t xml:space="preserve">     </w:t>
        </w:r>
        <w:r w:rsidRPr="009C2A7B">
          <w:rPr>
            <w:rFonts w:ascii="Consolas" w:eastAsia="SimSun" w:hAnsi="Consolas" w:cs="Consolas"/>
            <w:color w:val="000000"/>
            <w:spacing w:val="0"/>
            <w:sz w:val="15"/>
            <w:szCs w:val="19"/>
            <w:highlight w:val="white"/>
            <w:lang w:val="en-US" w:eastAsia="en-US"/>
          </w:rPr>
          <w:t>…</w:t>
        </w:r>
      </w:ins>
    </w:p>
    <w:p w14:paraId="60787834" w14:textId="77777777" w:rsidR="008A439C" w:rsidRPr="009C2A7B" w:rsidRDefault="008A439C" w:rsidP="008A439C">
      <w:pPr>
        <w:pStyle w:val="PARAGRAPH"/>
        <w:spacing w:before="0" w:after="0"/>
        <w:rPr>
          <w:ins w:id="21653" w:author="Charles Gifford" w:date="2016-08-06T15:23:00Z"/>
          <w:rFonts w:ascii="Consolas" w:eastAsia="SimSun" w:hAnsi="Consolas" w:cs="Consolas"/>
          <w:color w:val="000000"/>
          <w:spacing w:val="0"/>
          <w:sz w:val="15"/>
          <w:szCs w:val="19"/>
          <w:highlight w:val="white"/>
          <w:lang w:val="en-US" w:eastAsia="en-US"/>
        </w:rPr>
      </w:pPr>
      <w:ins w:id="21654" w:author="Charles Gifford" w:date="2016-08-06T15:23:00Z">
        <w:r>
          <w:rPr>
            <w:rFonts w:ascii="Consolas" w:eastAsia="SimSun" w:hAnsi="Consolas" w:cs="Consolas"/>
            <w:color w:val="000000"/>
            <w:spacing w:val="0"/>
            <w:sz w:val="15"/>
            <w:szCs w:val="19"/>
            <w:highlight w:val="white"/>
            <w:lang w:val="en-US" w:eastAsia="en-US"/>
          </w:rPr>
          <w:t xml:space="preserve">     </w:t>
        </w:r>
        <w:r w:rsidRPr="009C2A7B">
          <w:rPr>
            <w:rFonts w:ascii="Consolas" w:eastAsia="SimSun" w:hAnsi="Consolas" w:cs="Consolas"/>
            <w:color w:val="000000"/>
            <w:spacing w:val="0"/>
            <w:sz w:val="15"/>
            <w:szCs w:val="19"/>
            <w:highlight w:val="white"/>
            <w:lang w:val="en-US" w:eastAsia="en-US"/>
          </w:rPr>
          <w:t>&lt;choice name=”ControlModule” value=”ControlModule”/&gt;</w:t>
        </w:r>
      </w:ins>
    </w:p>
    <w:p w14:paraId="08A85370" w14:textId="77777777" w:rsidR="008A439C" w:rsidRPr="009C2A7B" w:rsidRDefault="008A439C" w:rsidP="008A439C">
      <w:pPr>
        <w:pStyle w:val="PARAGRAPH"/>
        <w:spacing w:before="0" w:after="0"/>
        <w:rPr>
          <w:ins w:id="21655" w:author="Charles Gifford" w:date="2016-08-06T15:23:00Z"/>
          <w:rFonts w:ascii="Consolas" w:eastAsia="SimSun" w:hAnsi="Consolas" w:cs="Consolas"/>
          <w:color w:val="000000"/>
          <w:spacing w:val="0"/>
          <w:sz w:val="15"/>
          <w:szCs w:val="19"/>
          <w:highlight w:val="white"/>
          <w:lang w:val="en-US" w:eastAsia="en-US"/>
        </w:rPr>
      </w:pPr>
      <w:ins w:id="21656" w:author="Charles Gifford" w:date="2016-08-06T15:23:00Z">
        <w:r>
          <w:rPr>
            <w:rFonts w:ascii="Consolas" w:eastAsia="SimSun" w:hAnsi="Consolas" w:cs="Consolas"/>
            <w:color w:val="000000"/>
            <w:spacing w:val="0"/>
            <w:sz w:val="15"/>
            <w:szCs w:val="19"/>
            <w:highlight w:val="white"/>
            <w:lang w:val="en-US" w:eastAsia="en-US"/>
          </w:rPr>
          <w:t xml:space="preserve">     </w:t>
        </w:r>
        <w:r w:rsidRPr="009C2A7B">
          <w:rPr>
            <w:rFonts w:ascii="Consolas" w:eastAsia="SimSun" w:hAnsi="Consolas" w:cs="Consolas"/>
            <w:color w:val="000000"/>
            <w:spacing w:val="0"/>
            <w:sz w:val="15"/>
            <w:szCs w:val="19"/>
            <w:highlight w:val="white"/>
            <w:lang w:val="en-US" w:eastAsia="en-US"/>
          </w:rPr>
          <w:t>&lt;choice name=”Other” value=”Other”/&gt;</w:t>
        </w:r>
      </w:ins>
    </w:p>
    <w:p w14:paraId="3C959C6C" w14:textId="77777777" w:rsidR="008A439C" w:rsidRPr="009C2A7B" w:rsidRDefault="008A439C" w:rsidP="008A439C">
      <w:pPr>
        <w:pStyle w:val="PARAGRAPH"/>
        <w:spacing w:before="0" w:after="0"/>
        <w:rPr>
          <w:ins w:id="21657" w:author="Charles Gifford" w:date="2016-08-06T15:23:00Z"/>
          <w:rFonts w:ascii="Consolas" w:eastAsia="SimSun" w:hAnsi="Consolas" w:cs="Consolas"/>
          <w:color w:val="000000"/>
          <w:spacing w:val="0"/>
          <w:sz w:val="15"/>
          <w:szCs w:val="19"/>
          <w:highlight w:val="white"/>
          <w:lang w:val="en-US" w:eastAsia="en-US"/>
        </w:rPr>
      </w:pPr>
      <w:ins w:id="21658" w:author="Charles Gifford" w:date="2016-08-06T15:23:00Z">
        <w:r w:rsidRPr="009C2A7B">
          <w:rPr>
            <w:rFonts w:ascii="Consolas" w:eastAsia="SimSun" w:hAnsi="Consolas" w:cs="Consolas"/>
            <w:color w:val="000000"/>
            <w:spacing w:val="0"/>
            <w:sz w:val="15"/>
            <w:szCs w:val="19"/>
            <w:highlight w:val="white"/>
            <w:lang w:val="en-US" w:eastAsia="en-US"/>
          </w:rPr>
          <w:t>&lt;/type&gt;</w:t>
        </w:r>
      </w:ins>
    </w:p>
    <w:p w14:paraId="782C126E" w14:textId="42239C22" w:rsidR="00B864BE" w:rsidRPr="001C220C" w:rsidRDefault="00385AF9" w:rsidP="00385AF9">
      <w:pPr>
        <w:pStyle w:val="ANNEX-heading1"/>
      </w:pPr>
      <w:bookmarkStart w:id="21659" w:name="_Toc478492290"/>
      <w:r>
        <w:t xml:space="preserve">Flat buffers – </w:t>
      </w:r>
      <w:r w:rsidRPr="00385AF9">
        <w:t xml:space="preserve"> Interactive Data Language</w:t>
      </w:r>
      <w:r>
        <w:t xml:space="preserve"> (I</w:t>
      </w:r>
      <w:r w:rsidR="00B864BE">
        <w:t>DL</w:t>
      </w:r>
      <w:r>
        <w:t>)</w:t>
      </w:r>
      <w:r w:rsidR="00B864BE">
        <w:t xml:space="preserve"> </w:t>
      </w:r>
      <w:del w:id="21660" w:author="Charles Gifford" w:date="2017-03-05T15:52:00Z">
        <w:r w:rsidR="00B864BE" w:rsidDel="007E462E">
          <w:delText xml:space="preserve">physical </w:delText>
        </w:r>
      </w:del>
      <w:ins w:id="21661" w:author="Charles Gifford" w:date="2017-03-05T15:52:00Z">
        <w:r w:rsidR="007E462E">
          <w:t xml:space="preserve">implementation </w:t>
        </w:r>
      </w:ins>
      <w:r w:rsidR="00B864BE">
        <w:t>model</w:t>
      </w:r>
      <w:bookmarkEnd w:id="21659"/>
    </w:p>
    <w:p w14:paraId="4DCC08A3" w14:textId="186F1168" w:rsidR="00B864BE" w:rsidRDefault="00385AF9" w:rsidP="00B864BE">
      <w:pPr>
        <w:pStyle w:val="PARAGRAPH"/>
        <w:rPr>
          <w:lang w:val="en-US"/>
        </w:rPr>
      </w:pPr>
      <w:r>
        <w:rPr>
          <w:lang w:val="en-US"/>
        </w:rPr>
        <w:t>The IDL</w:t>
      </w:r>
      <w:r w:rsidR="00B864BE" w:rsidRPr="001C220C">
        <w:rPr>
          <w:lang w:val="en-US"/>
        </w:rPr>
        <w:t xml:space="preserve"> standard is </w:t>
      </w:r>
      <w:r w:rsidR="00B864BE">
        <w:rPr>
          <w:lang w:val="en-US"/>
        </w:rPr>
        <w:t>utilized in internet, IOT and future Industrial Internet of things. The type definitions represented are used to generate application interfaces which generate a common binary representation. The type definitions are used to generate decodes for the binary wire protocol.</w:t>
      </w:r>
    </w:p>
    <w:p w14:paraId="5A0B0719" w14:textId="77777777" w:rsidR="00D81B2A" w:rsidRPr="00DE4E4C" w:rsidRDefault="00D81B2A" w:rsidP="00D81B2A">
      <w:pPr>
        <w:pStyle w:val="PARAGRAPH"/>
        <w:spacing w:before="0" w:after="0"/>
        <w:rPr>
          <w:ins w:id="21662" w:author="Charles Gifford" w:date="2016-08-06T15:30:00Z"/>
          <w:sz w:val="16"/>
          <w:lang w:val="it-IT"/>
        </w:rPr>
      </w:pPr>
      <w:ins w:id="21663" w:author="Charles Gifford" w:date="2016-08-06T15:30:00Z">
        <w:r w:rsidRPr="00DE4E4C">
          <w:rPr>
            <w:sz w:val="16"/>
            <w:lang w:val="it-IT"/>
          </w:rPr>
          <w:t>Table:PersonType</w:t>
        </w:r>
      </w:ins>
    </w:p>
    <w:p w14:paraId="741C22AE" w14:textId="77777777" w:rsidR="00D81B2A" w:rsidRPr="00DE4E4C" w:rsidRDefault="00D81B2A" w:rsidP="00D81B2A">
      <w:pPr>
        <w:pStyle w:val="PARAGRAPH"/>
        <w:spacing w:before="0" w:after="0"/>
        <w:rPr>
          <w:ins w:id="21664" w:author="Charles Gifford" w:date="2016-08-06T15:30:00Z"/>
          <w:sz w:val="16"/>
          <w:lang w:val="it-IT"/>
        </w:rPr>
      </w:pPr>
      <w:ins w:id="21665" w:author="Charles Gifford" w:date="2016-08-06T15:30:00Z">
        <w:r w:rsidRPr="00DE4E4C">
          <w:rPr>
            <w:sz w:val="16"/>
            <w:lang w:val="it-IT"/>
          </w:rPr>
          <w:t>{</w:t>
        </w:r>
      </w:ins>
    </w:p>
    <w:p w14:paraId="766B6192" w14:textId="77777777" w:rsidR="00D81B2A" w:rsidRPr="00DE4E4C" w:rsidRDefault="00D81B2A" w:rsidP="00D81B2A">
      <w:pPr>
        <w:pStyle w:val="PARAGRAPH"/>
        <w:spacing w:before="0" w:after="0"/>
        <w:rPr>
          <w:ins w:id="21666" w:author="Charles Gifford" w:date="2016-08-06T15:30:00Z"/>
          <w:sz w:val="16"/>
          <w:lang w:val="it-IT"/>
        </w:rPr>
      </w:pPr>
      <w:ins w:id="21667" w:author="Charles Gifford" w:date="2016-08-06T15:30:00Z">
        <w:r w:rsidRPr="00DE4E4C">
          <w:rPr>
            <w:sz w:val="16"/>
            <w:lang w:val="it-IT"/>
          </w:rPr>
          <w:tab/>
          <w:t>ID:string(required);</w:t>
        </w:r>
      </w:ins>
    </w:p>
    <w:p w14:paraId="108B21B1" w14:textId="77777777" w:rsidR="00D81B2A" w:rsidRPr="00DE4E4C" w:rsidRDefault="00D81B2A" w:rsidP="00D81B2A">
      <w:pPr>
        <w:pStyle w:val="PARAGRAPH"/>
        <w:spacing w:before="0" w:after="0"/>
        <w:rPr>
          <w:ins w:id="21668" w:author="Charles Gifford" w:date="2016-08-06T15:30:00Z"/>
          <w:sz w:val="16"/>
          <w:lang w:val="it-IT"/>
        </w:rPr>
      </w:pPr>
      <w:ins w:id="21669" w:author="Charles Gifford" w:date="2016-08-06T15:30:00Z">
        <w:r w:rsidRPr="00DE4E4C">
          <w:rPr>
            <w:sz w:val="16"/>
            <w:lang w:val="it-IT"/>
          </w:rPr>
          <w:tab/>
          <w:t>Description:string;</w:t>
        </w:r>
      </w:ins>
    </w:p>
    <w:p w14:paraId="44983C52" w14:textId="77777777" w:rsidR="00D81B2A" w:rsidRDefault="00D81B2A" w:rsidP="00D81B2A">
      <w:pPr>
        <w:pStyle w:val="PARAGRAPH"/>
        <w:spacing w:before="0" w:after="0"/>
        <w:rPr>
          <w:ins w:id="21670" w:author="Charles Gifford" w:date="2016-08-06T15:30:00Z"/>
          <w:sz w:val="16"/>
          <w:lang w:val="it-IT"/>
        </w:rPr>
      </w:pPr>
      <w:ins w:id="21671" w:author="Charles Gifford" w:date="2016-08-06T15:30:00Z">
        <w:r w:rsidRPr="00DE4E4C">
          <w:rPr>
            <w:sz w:val="16"/>
            <w:lang w:val="it-IT"/>
          </w:rPr>
          <w:tab/>
          <w:t>Hie</w:t>
        </w:r>
        <w:r>
          <w:rPr>
            <w:sz w:val="16"/>
            <w:lang w:val="it-IT"/>
          </w:rPr>
          <w:t>r</w:t>
        </w:r>
        <w:r w:rsidRPr="00DE4E4C">
          <w:rPr>
            <w:sz w:val="16"/>
            <w:lang w:val="it-IT"/>
          </w:rPr>
          <w:t>archyScope</w:t>
        </w:r>
        <w:r>
          <w:rPr>
            <w:sz w:val="16"/>
            <w:lang w:val="it-IT"/>
          </w:rPr>
          <w:t>: HierarchyScope</w:t>
        </w:r>
        <w:r w:rsidRPr="00DE4E4C">
          <w:rPr>
            <w:sz w:val="16"/>
            <w:lang w:val="it-IT"/>
          </w:rPr>
          <w:t>Type;</w:t>
        </w:r>
      </w:ins>
    </w:p>
    <w:p w14:paraId="1F4EF866" w14:textId="77777777" w:rsidR="00D81B2A" w:rsidRPr="00DE4E4C" w:rsidRDefault="00D81B2A" w:rsidP="00D81B2A">
      <w:pPr>
        <w:pStyle w:val="PARAGRAPH"/>
        <w:spacing w:before="0" w:after="0"/>
        <w:ind w:firstLine="720"/>
        <w:rPr>
          <w:ins w:id="21672" w:author="Charles Gifford" w:date="2016-08-06T15:30:00Z"/>
          <w:sz w:val="16"/>
          <w:lang w:val="it-IT"/>
        </w:rPr>
      </w:pPr>
      <w:ins w:id="21673" w:author="Charles Gifford" w:date="2016-08-06T15:30:00Z">
        <w:r>
          <w:rPr>
            <w:sz w:val="16"/>
            <w:lang w:val="it-IT"/>
          </w:rPr>
          <w:t>PersonProperty</w:t>
        </w:r>
        <w:r w:rsidRPr="00DE4E4C">
          <w:rPr>
            <w:sz w:val="16"/>
            <w:lang w:val="it-IT"/>
          </w:rPr>
          <w:t>[</w:t>
        </w:r>
        <w:r>
          <w:rPr>
            <w:sz w:val="16"/>
            <w:lang w:val="it-IT"/>
          </w:rPr>
          <w:t>PersonProperty</w:t>
        </w:r>
        <w:r w:rsidRPr="00DE4E4C">
          <w:rPr>
            <w:sz w:val="16"/>
            <w:lang w:val="it-IT"/>
          </w:rPr>
          <w:t>Type];</w:t>
        </w:r>
      </w:ins>
    </w:p>
    <w:p w14:paraId="339C1608" w14:textId="77777777" w:rsidR="00D81B2A" w:rsidRPr="00DE4E4C" w:rsidRDefault="00D81B2A" w:rsidP="00D81B2A">
      <w:pPr>
        <w:pStyle w:val="PARAGRAPH"/>
        <w:spacing w:before="0" w:after="0"/>
        <w:rPr>
          <w:ins w:id="21674" w:author="Charles Gifford" w:date="2016-08-06T15:30:00Z"/>
          <w:sz w:val="16"/>
          <w:lang w:val="it-IT"/>
        </w:rPr>
      </w:pPr>
      <w:ins w:id="21675" w:author="Charles Gifford" w:date="2016-08-06T15:30:00Z">
        <w:r w:rsidRPr="00DE4E4C">
          <w:rPr>
            <w:sz w:val="16"/>
            <w:lang w:val="it-IT"/>
          </w:rPr>
          <w:t xml:space="preserve">} </w:t>
        </w:r>
      </w:ins>
    </w:p>
    <w:p w14:paraId="0605F47F" w14:textId="77777777" w:rsidR="00D81B2A" w:rsidRPr="009C2A7B" w:rsidRDefault="00D81B2A" w:rsidP="00D81B2A">
      <w:pPr>
        <w:pStyle w:val="PARAGRAPH"/>
        <w:spacing w:before="0" w:after="0"/>
        <w:rPr>
          <w:ins w:id="21676" w:author="Charles Gifford" w:date="2016-08-06T15:30:00Z"/>
          <w:sz w:val="16"/>
          <w:lang w:val="it-IT"/>
        </w:rPr>
      </w:pPr>
      <w:ins w:id="21677" w:author="Charles Gifford" w:date="2016-08-06T15:30:00Z">
        <w:r w:rsidRPr="009C2A7B">
          <w:rPr>
            <w:sz w:val="16"/>
            <w:lang w:val="it-IT"/>
          </w:rPr>
          <w:t>Table HiearchyScopeType</w:t>
        </w:r>
      </w:ins>
    </w:p>
    <w:p w14:paraId="2D815978" w14:textId="77777777" w:rsidR="00D81B2A" w:rsidRPr="009C2A7B" w:rsidRDefault="00D81B2A" w:rsidP="00D81B2A">
      <w:pPr>
        <w:pStyle w:val="PARAGRAPH"/>
        <w:spacing w:before="0" w:after="0"/>
        <w:rPr>
          <w:ins w:id="21678" w:author="Charles Gifford" w:date="2016-08-06T15:30:00Z"/>
          <w:sz w:val="16"/>
          <w:lang w:val="it-IT"/>
        </w:rPr>
      </w:pPr>
      <w:ins w:id="21679" w:author="Charles Gifford" w:date="2016-08-06T15:30:00Z">
        <w:r w:rsidRPr="009C2A7B">
          <w:rPr>
            <w:sz w:val="16"/>
            <w:lang w:val="it-IT"/>
          </w:rPr>
          <w:t>{</w:t>
        </w:r>
      </w:ins>
    </w:p>
    <w:p w14:paraId="56522650" w14:textId="77777777" w:rsidR="00D81B2A" w:rsidRPr="009C2A7B" w:rsidRDefault="00D81B2A" w:rsidP="00D81B2A">
      <w:pPr>
        <w:pStyle w:val="PARAGRAPH"/>
        <w:spacing w:before="0" w:after="0"/>
        <w:rPr>
          <w:ins w:id="21680" w:author="Charles Gifford" w:date="2016-08-06T15:30:00Z"/>
          <w:sz w:val="16"/>
          <w:lang w:val="it-IT"/>
        </w:rPr>
      </w:pPr>
      <w:ins w:id="21681" w:author="Charles Gifford" w:date="2016-08-06T15:30:00Z">
        <w:r w:rsidRPr="009C2A7B">
          <w:rPr>
            <w:sz w:val="16"/>
            <w:lang w:val="it-IT"/>
          </w:rPr>
          <w:tab/>
          <w:t>EquipmentID:string(required);</w:t>
        </w:r>
      </w:ins>
    </w:p>
    <w:p w14:paraId="28949D1C" w14:textId="77777777" w:rsidR="00D81B2A" w:rsidRPr="009C2A7B" w:rsidRDefault="00D81B2A" w:rsidP="00D81B2A">
      <w:pPr>
        <w:pStyle w:val="PARAGRAPH"/>
        <w:spacing w:before="0" w:after="0"/>
        <w:rPr>
          <w:ins w:id="21682" w:author="Charles Gifford" w:date="2016-08-06T15:30:00Z"/>
          <w:sz w:val="16"/>
          <w:lang w:val="it-IT"/>
        </w:rPr>
      </w:pPr>
      <w:ins w:id="21683" w:author="Charles Gifford" w:date="2016-08-06T15:30:00Z">
        <w:r w:rsidRPr="009C2A7B">
          <w:rPr>
            <w:sz w:val="16"/>
            <w:lang w:val="it-IT"/>
          </w:rPr>
          <w:tab/>
          <w:t>EquipmentLevel:EquipmentLevelEnum;</w:t>
        </w:r>
      </w:ins>
    </w:p>
    <w:p w14:paraId="685C110A" w14:textId="77777777" w:rsidR="00D81B2A" w:rsidRPr="009C2A7B" w:rsidRDefault="00D81B2A" w:rsidP="00D81B2A">
      <w:pPr>
        <w:pStyle w:val="PARAGRAPH"/>
        <w:spacing w:before="0" w:after="0"/>
        <w:rPr>
          <w:ins w:id="21684" w:author="Charles Gifford" w:date="2016-08-06T15:30:00Z"/>
          <w:sz w:val="16"/>
          <w:lang w:val="it-IT"/>
        </w:rPr>
      </w:pPr>
      <w:ins w:id="21685" w:author="Charles Gifford" w:date="2016-08-06T15:30:00Z">
        <w:r w:rsidRPr="009C2A7B">
          <w:rPr>
            <w:sz w:val="16"/>
            <w:lang w:val="it-IT"/>
          </w:rPr>
          <w:tab/>
          <w:t>HierarchyScopeType string;</w:t>
        </w:r>
      </w:ins>
    </w:p>
    <w:p w14:paraId="2F068C9E" w14:textId="77777777" w:rsidR="00D81B2A" w:rsidRPr="009C2A7B" w:rsidRDefault="00D81B2A" w:rsidP="00D81B2A">
      <w:pPr>
        <w:pStyle w:val="PARAGRAPH"/>
        <w:spacing w:before="0" w:after="0"/>
        <w:rPr>
          <w:ins w:id="21686" w:author="Charles Gifford" w:date="2016-08-06T15:30:00Z"/>
          <w:sz w:val="16"/>
          <w:lang w:val="it-IT"/>
        </w:rPr>
      </w:pPr>
      <w:ins w:id="21687" w:author="Charles Gifford" w:date="2016-08-06T15:30:00Z">
        <w:r w:rsidRPr="009C2A7B">
          <w:rPr>
            <w:sz w:val="16"/>
            <w:lang w:val="it-IT"/>
          </w:rPr>
          <w:t>}</w:t>
        </w:r>
      </w:ins>
    </w:p>
    <w:p w14:paraId="2904F0D2" w14:textId="2397773A" w:rsidR="00B864BE" w:rsidRPr="007135AA" w:rsidRDefault="00D81B2A" w:rsidP="00B864BE">
      <w:pPr>
        <w:pStyle w:val="EXAMPLE0"/>
        <w:spacing w:before="0" w:after="0"/>
        <w:rPr>
          <w:lang w:val="it-IT"/>
        </w:rPr>
      </w:pPr>
      <w:ins w:id="21688" w:author="Charles Gifford" w:date="2016-08-06T15:30:00Z">
        <w:r w:rsidRPr="009C2A7B">
          <w:rPr>
            <w:lang w:val="it-IT"/>
          </w:rPr>
          <w:t xml:space="preserve">enum EquipmentLevelEnum:byte </w:t>
        </w:r>
      </w:ins>
    </w:p>
    <w:p w14:paraId="29CEEC47" w14:textId="67CB92AE" w:rsidR="00B864BE" w:rsidRDefault="00B864BE" w:rsidP="00B864BE">
      <w:pPr>
        <w:pStyle w:val="EXAMPLE0"/>
        <w:spacing w:before="0" w:after="0"/>
        <w:rPr>
          <w:lang w:val="en-US"/>
        </w:rPr>
      </w:pPr>
    </w:p>
    <w:p w14:paraId="378800C6" w14:textId="7C7C8058" w:rsidR="00B864BE" w:rsidRPr="001C220C" w:rsidRDefault="00B864BE" w:rsidP="003725A0">
      <w:pPr>
        <w:pStyle w:val="ANNEX-heading1"/>
      </w:pPr>
      <w:bookmarkStart w:id="21689" w:name="_Toc478492291"/>
      <w:r w:rsidRPr="00B864BE">
        <w:t>Internet Engineering Task Force</w:t>
      </w:r>
      <w:r>
        <w:t xml:space="preserve"> (IETF) – </w:t>
      </w:r>
      <w:r w:rsidR="003725A0">
        <w:t>JavaScript Object Notation</w:t>
      </w:r>
      <w:r w:rsidR="003725A0" w:rsidRPr="003725A0">
        <w:t xml:space="preserve"> </w:t>
      </w:r>
      <w:r w:rsidR="003725A0">
        <w:t>(</w:t>
      </w:r>
      <w:r>
        <w:t>JSON</w:t>
      </w:r>
      <w:r w:rsidR="003725A0">
        <w:t>)</w:t>
      </w:r>
      <w:r w:rsidR="003725A0" w:rsidRPr="003725A0">
        <w:t xml:space="preserve"> </w:t>
      </w:r>
      <w:r w:rsidR="003725A0">
        <w:t xml:space="preserve">– </w:t>
      </w:r>
      <w:r>
        <w:t xml:space="preserve">Schema </w:t>
      </w:r>
      <w:del w:id="21690" w:author="Charles Gifford" w:date="2017-03-05T15:52:00Z">
        <w:r w:rsidDel="007E462E">
          <w:delText xml:space="preserve">physical </w:delText>
        </w:r>
      </w:del>
      <w:ins w:id="21691" w:author="Charles Gifford" w:date="2017-03-05T15:52:00Z">
        <w:r w:rsidR="007E462E">
          <w:t xml:space="preserve">implementation </w:t>
        </w:r>
      </w:ins>
      <w:r>
        <w:t>model</w:t>
      </w:r>
      <w:bookmarkEnd w:id="21689"/>
    </w:p>
    <w:p w14:paraId="77928CA9" w14:textId="410EBBD3" w:rsidR="00B864BE" w:rsidRDefault="00B864BE" w:rsidP="003725A0">
      <w:pPr>
        <w:pStyle w:val="PARAGRAPH"/>
        <w:rPr>
          <w:lang w:val="it-IT"/>
        </w:rPr>
      </w:pPr>
      <w:r w:rsidRPr="001C220C">
        <w:rPr>
          <w:lang w:val="en-US"/>
        </w:rPr>
        <w:t xml:space="preserve">This </w:t>
      </w:r>
      <w:r>
        <w:rPr>
          <w:lang w:val="en-US"/>
        </w:rPr>
        <w:t xml:space="preserve">implementation </w:t>
      </w:r>
      <w:r w:rsidRPr="001C220C">
        <w:rPr>
          <w:lang w:val="en-US"/>
        </w:rPr>
        <w:t xml:space="preserve">is used in </w:t>
      </w:r>
      <w:r>
        <w:rPr>
          <w:lang w:val="en-US"/>
        </w:rPr>
        <w:t xml:space="preserve">internet based manufacturing applications, (JavaScript object notation) JSON is an object notation applied as a lightweight message representation compared to XML but has limited structure validation when compared to other message formats. Javascript and other application / language API’s validate the message before exchanging in JSON format. Formal schema definitions such as the Internet Engineering Task Force (IETF) JSON-Schema (json-schema.org) provide specific </w:t>
      </w:r>
      <w:ins w:id="21692" w:author="Charles Gifford" w:date="2017-03-05T15:52:00Z">
        <w:r w:rsidR="007E462E">
          <w:rPr>
            <w:lang w:val="en-US"/>
          </w:rPr>
          <w:t xml:space="preserve">implementation </w:t>
        </w:r>
      </w:ins>
      <w:del w:id="21693" w:author="Charles Gifford" w:date="2017-03-05T15:52:00Z">
        <w:r w:rsidDel="007E462E">
          <w:rPr>
            <w:lang w:val="en-US"/>
          </w:rPr>
          <w:delText xml:space="preserve">physical </w:delText>
        </w:r>
      </w:del>
      <w:r>
        <w:rPr>
          <w:lang w:val="en-US"/>
        </w:rPr>
        <w:t xml:space="preserve">model validation capabilities that can be used for ISA-95 </w:t>
      </w:r>
      <w:ins w:id="21694" w:author="Charles Gifford" w:date="2017-03-05T15:52:00Z">
        <w:r w:rsidR="007E462E">
          <w:rPr>
            <w:lang w:val="en-US"/>
          </w:rPr>
          <w:t>implementation</w:t>
        </w:r>
      </w:ins>
      <w:del w:id="21695" w:author="Charles Gifford" w:date="2017-03-05T15:53:00Z">
        <w:r w:rsidDel="007E462E">
          <w:rPr>
            <w:lang w:val="en-US"/>
          </w:rPr>
          <w:delText>physical</w:delText>
        </w:r>
      </w:del>
      <w:r>
        <w:rPr>
          <w:lang w:val="en-US"/>
        </w:rPr>
        <w:t xml:space="preserve"> model specification.</w:t>
      </w:r>
    </w:p>
    <w:p w14:paraId="4C2B1C57" w14:textId="77777777" w:rsidR="00B864BE" w:rsidRPr="007135AA" w:rsidRDefault="00B864BE" w:rsidP="003725A0">
      <w:pPr>
        <w:pStyle w:val="PARAGRAPH"/>
        <w:rPr>
          <w:lang w:val="en-US"/>
        </w:rPr>
      </w:pPr>
      <w:r w:rsidRPr="007135AA">
        <w:rPr>
          <w:lang w:val="en-US"/>
        </w:rPr>
        <w:t>Message validation is performed using one of JSON schema specifications. The following example illustrates a JSON</w:t>
      </w:r>
      <w:r>
        <w:rPr>
          <w:lang w:val="en-US"/>
        </w:rPr>
        <w:t>-</w:t>
      </w:r>
      <w:r w:rsidRPr="007135AA">
        <w:rPr>
          <w:lang w:val="en-US"/>
        </w:rPr>
        <w:t>Schema schema which retains a similar format to the transmitted message. The transmitted message has the values in place of the validation specification.</w:t>
      </w:r>
    </w:p>
    <w:p w14:paraId="2CEB13A4" w14:textId="77777777" w:rsidR="00B864BE" w:rsidRDefault="00B864BE" w:rsidP="003725A0">
      <w:pPr>
        <w:pStyle w:val="EXAMPLE0"/>
        <w:spacing w:before="0" w:after="0"/>
        <w:rPr>
          <w:lang w:val="en-US"/>
        </w:rPr>
      </w:pPr>
      <w:r w:rsidRPr="00DE4E4C">
        <w:rPr>
          <w:lang w:val="en-US"/>
        </w:rPr>
        <w:t>{</w:t>
      </w:r>
      <w:r w:rsidRPr="00DE4E4C">
        <w:rPr>
          <w:lang w:val="en-US"/>
        </w:rPr>
        <w:br/>
        <w:t xml:space="preserve">  "Person"{</w:t>
      </w:r>
      <w:r w:rsidRPr="00DE4E4C">
        <w:rPr>
          <w:lang w:val="en-US"/>
        </w:rPr>
        <w:br/>
        <w:t xml:space="preserve">    "ID":</w:t>
      </w:r>
      <w:r>
        <w:rPr>
          <w:lang w:val="en-US"/>
        </w:rPr>
        <w:t>{“type”:“string”},</w:t>
      </w:r>
      <w:r w:rsidRPr="00DE4E4C">
        <w:rPr>
          <w:lang w:val="en-US"/>
        </w:rPr>
        <w:br/>
        <w:t xml:space="preserve">    "Description":</w:t>
      </w:r>
      <w:r>
        <w:rPr>
          <w:lang w:val="en-US"/>
        </w:rPr>
        <w:t>{“type”:“string”}</w:t>
      </w:r>
      <w:r w:rsidRPr="00DE4E4C">
        <w:rPr>
          <w:lang w:val="en-US"/>
        </w:rPr>
        <w:t>,</w:t>
      </w:r>
      <w:r w:rsidRPr="00DE4E4C">
        <w:rPr>
          <w:lang w:val="en-US"/>
        </w:rPr>
        <w:br/>
        <w:t xml:space="preserve">    "HierarchyScope":</w:t>
      </w:r>
      <w:r>
        <w:rPr>
          <w:lang w:val="en-US"/>
        </w:rPr>
        <w:t>{“type”:“HierarchyScopeType”}</w:t>
      </w:r>
      <w:r w:rsidRPr="00DE4E4C">
        <w:rPr>
          <w:lang w:val="en-US"/>
        </w:rPr>
        <w:t>,</w:t>
      </w:r>
      <w:r w:rsidRPr="00DE4E4C">
        <w:rPr>
          <w:lang w:val="en-US"/>
        </w:rPr>
        <w:br/>
        <w:t xml:space="preserve">    </w:t>
      </w:r>
      <w:r>
        <w:rPr>
          <w:lang w:val="en-US"/>
        </w:rPr>
        <w:t>…</w:t>
      </w:r>
      <w:r w:rsidRPr="00DE4E4C">
        <w:rPr>
          <w:lang w:val="en-US"/>
        </w:rPr>
        <w:br/>
        <w:t xml:space="preserve">    "PersonProperty":</w:t>
      </w:r>
      <w:r>
        <w:rPr>
          <w:lang w:val="en-US"/>
        </w:rPr>
        <w:t>{“type”:“array”, “minItems”:0, “items”: {“type”:”PersonProperty”}, “uniqueItems”: true}</w:t>
      </w:r>
      <w:r w:rsidRPr="00DE4E4C">
        <w:rPr>
          <w:lang w:val="en-US"/>
        </w:rPr>
        <w:br/>
        <w:t xml:space="preserve">  }</w:t>
      </w:r>
      <w:r w:rsidRPr="00DE4E4C">
        <w:rPr>
          <w:lang w:val="en-US"/>
        </w:rPr>
        <w:br/>
      </w:r>
      <w:r>
        <w:rPr>
          <w:lang w:val="en-US"/>
        </w:rPr>
        <w:t xml:space="preserve">  HierachyScopeType</w:t>
      </w:r>
    </w:p>
    <w:p w14:paraId="515D52D8" w14:textId="77777777" w:rsidR="00B864BE" w:rsidRDefault="00B864BE" w:rsidP="003725A0">
      <w:pPr>
        <w:pStyle w:val="EXAMPLE0"/>
        <w:spacing w:before="0" w:after="0"/>
        <w:rPr>
          <w:lang w:val="en-US"/>
        </w:rPr>
      </w:pPr>
      <w:r>
        <w:rPr>
          <w:lang w:val="en-US"/>
        </w:rPr>
        <w:t xml:space="preserve">  {</w:t>
      </w:r>
    </w:p>
    <w:p w14:paraId="04400143" w14:textId="77777777" w:rsidR="00B864BE" w:rsidRDefault="00B864BE" w:rsidP="003725A0">
      <w:pPr>
        <w:pStyle w:val="EXAMPLE0"/>
        <w:spacing w:before="0" w:after="0"/>
        <w:rPr>
          <w:lang w:val="en-US"/>
        </w:rPr>
      </w:pPr>
      <w:r>
        <w:rPr>
          <w:lang w:val="en-US"/>
        </w:rPr>
        <w:t xml:space="preserve">    “EquipmentID”:{“type”:”string”},</w:t>
      </w:r>
    </w:p>
    <w:p w14:paraId="267D242F" w14:textId="77777777" w:rsidR="00B864BE" w:rsidRDefault="00B864BE" w:rsidP="003725A0">
      <w:pPr>
        <w:pStyle w:val="EXAMPLE0"/>
        <w:spacing w:before="0" w:after="0"/>
        <w:rPr>
          <w:lang w:val="en-US"/>
        </w:rPr>
      </w:pPr>
      <w:r>
        <w:rPr>
          <w:lang w:val="en-US"/>
        </w:rPr>
        <w:t xml:space="preserve">    </w:t>
      </w:r>
      <w:r w:rsidRPr="00DE4E4C">
        <w:rPr>
          <w:lang w:val="en-US"/>
        </w:rPr>
        <w:t>“Hie</w:t>
      </w:r>
      <w:r>
        <w:rPr>
          <w:lang w:val="en-US"/>
        </w:rPr>
        <w:t>r</w:t>
      </w:r>
      <w:r w:rsidRPr="00DE4E4C">
        <w:rPr>
          <w:lang w:val="en-US"/>
        </w:rPr>
        <w:t>archyScope</w:t>
      </w:r>
      <w:r>
        <w:rPr>
          <w:lang w:val="en-US"/>
        </w:rPr>
        <w:t>Level”</w:t>
      </w:r>
      <w:r w:rsidRPr="00DE4E4C">
        <w:rPr>
          <w:lang w:val="en-US"/>
        </w:rPr>
        <w:t>:</w:t>
      </w:r>
      <w:r w:rsidRPr="00BD4F12">
        <w:rPr>
          <w:lang w:val="en-US"/>
        </w:rPr>
        <w:t xml:space="preserve"> </w:t>
      </w:r>
      <w:r>
        <w:rPr>
          <w:lang w:val="en-US"/>
        </w:rPr>
        <w:t>{“enum”:[“Enterprise”, … ,”ControlModule”, “Other”]},</w:t>
      </w:r>
      <w:r>
        <w:rPr>
          <w:lang w:val="en-US"/>
        </w:rPr>
        <w:tab/>
      </w:r>
    </w:p>
    <w:p w14:paraId="29E1E56F" w14:textId="77777777" w:rsidR="00B864BE" w:rsidRDefault="00B864BE" w:rsidP="003725A0">
      <w:pPr>
        <w:pStyle w:val="EXAMPLE0"/>
        <w:spacing w:before="0" w:after="0"/>
        <w:rPr>
          <w:lang w:val="en-US"/>
        </w:rPr>
      </w:pPr>
      <w:r>
        <w:rPr>
          <w:lang w:val="en-US"/>
        </w:rPr>
        <w:t xml:space="preserve">    “HierarchyScope”:{“type”:”HieararchyScopeType””}</w:t>
      </w:r>
    </w:p>
    <w:p w14:paraId="5A2B9C4E" w14:textId="77777777" w:rsidR="00B864BE" w:rsidRPr="00DE4E4C" w:rsidRDefault="00B864BE" w:rsidP="003725A0">
      <w:pPr>
        <w:pStyle w:val="EXAMPLE0"/>
        <w:spacing w:before="0" w:after="0"/>
        <w:rPr>
          <w:lang w:val="en-US"/>
        </w:rPr>
      </w:pPr>
      <w:r>
        <w:rPr>
          <w:lang w:val="en-US"/>
        </w:rPr>
        <w:t xml:space="preserve">  }</w:t>
      </w:r>
    </w:p>
    <w:p w14:paraId="56183307" w14:textId="77777777" w:rsidR="00B864BE" w:rsidRPr="00DE4E4C" w:rsidRDefault="00B864BE" w:rsidP="003725A0">
      <w:pPr>
        <w:pStyle w:val="EXAMPLE0"/>
        <w:spacing w:before="0" w:after="0"/>
        <w:rPr>
          <w:lang w:val="en-US"/>
        </w:rPr>
      </w:pPr>
      <w:r w:rsidRPr="00DE4E4C">
        <w:rPr>
          <w:lang w:val="en-US"/>
        </w:rPr>
        <w:t>}</w:t>
      </w:r>
    </w:p>
    <w:p w14:paraId="07C715A0" w14:textId="33EB9E65" w:rsidR="00B864BE" w:rsidRDefault="00B864BE" w:rsidP="00B864BE">
      <w:pPr>
        <w:pStyle w:val="PARAGRAPH"/>
        <w:spacing w:before="0" w:after="0"/>
        <w:rPr>
          <w:lang w:val="en-US"/>
        </w:rPr>
      </w:pPr>
    </w:p>
    <w:p w14:paraId="0AD67AEE" w14:textId="40006B44" w:rsidR="003725A0" w:rsidRPr="001C220C" w:rsidRDefault="00385AF9" w:rsidP="00385AF9">
      <w:pPr>
        <w:pStyle w:val="ANNEX-heading1"/>
      </w:pPr>
      <w:bookmarkStart w:id="21696" w:name="_Toc478492292"/>
      <w:r>
        <w:t>Open Source Robotics F</w:t>
      </w:r>
      <w:r w:rsidRPr="00385AF9">
        <w:t>oundation (OSRF</w:t>
      </w:r>
      <w:r>
        <w:t xml:space="preserve">), Robot Operating System (ROS) </w:t>
      </w:r>
      <w:r w:rsidRPr="00385AF9">
        <w:t>message description specifications (MDS)</w:t>
      </w:r>
      <w:bookmarkEnd w:id="21696"/>
    </w:p>
    <w:p w14:paraId="6136A1B3" w14:textId="093269E1" w:rsidR="003725A0" w:rsidRDefault="003725A0" w:rsidP="003725A0">
      <w:pPr>
        <w:pStyle w:val="PARAGRAPH"/>
        <w:rPr>
          <w:lang w:val="en-US"/>
        </w:rPr>
      </w:pPr>
      <w:r>
        <w:rPr>
          <w:lang w:val="en-US"/>
        </w:rPr>
        <w:t xml:space="preserve">The </w:t>
      </w:r>
      <w:r w:rsidRPr="003725A0">
        <w:t>open</w:t>
      </w:r>
      <w:r>
        <w:rPr>
          <w:lang w:val="en-US"/>
        </w:rPr>
        <w:t xml:space="preserve"> source robotics foundation (OSRF), Robot Operating System (ROS) defines messaging platforms for robots and smart machines in manufacturing, defense, research  and space craft systems. The ROS2 version contains DDS/RTPS as are core component for information exchange. The messages are defined message description specifications (MDS) which generate the configurations and messaging API for the underlying RTPS layer along with extended capabilities.</w:t>
      </w:r>
    </w:p>
    <w:p w14:paraId="07E6346F" w14:textId="77777777" w:rsidR="003725A0" w:rsidRPr="003725A0" w:rsidRDefault="003725A0" w:rsidP="003725A0">
      <w:pPr>
        <w:pStyle w:val="PARAGRAPH"/>
        <w:spacing w:before="0" w:after="0"/>
        <w:rPr>
          <w:sz w:val="16"/>
          <w:szCs w:val="16"/>
          <w:lang w:val="en-US"/>
        </w:rPr>
      </w:pPr>
      <w:r w:rsidRPr="003725A0">
        <w:rPr>
          <w:sz w:val="16"/>
          <w:szCs w:val="16"/>
          <w:lang w:val="en-US"/>
        </w:rPr>
        <w:t>PersonType.msg</w:t>
      </w:r>
    </w:p>
    <w:p w14:paraId="25764916" w14:textId="77777777" w:rsidR="003725A0" w:rsidRPr="00385AF9" w:rsidRDefault="003725A0" w:rsidP="003725A0">
      <w:pPr>
        <w:pStyle w:val="PARAGRAPH"/>
        <w:spacing w:before="0" w:after="0"/>
        <w:ind w:left="720"/>
        <w:rPr>
          <w:sz w:val="16"/>
          <w:szCs w:val="16"/>
          <w:lang w:val="en-US"/>
        </w:rPr>
      </w:pPr>
      <w:r w:rsidRPr="00385AF9">
        <w:rPr>
          <w:sz w:val="16"/>
          <w:szCs w:val="16"/>
          <w:lang w:val="en-US"/>
        </w:rPr>
        <w:t>string ID</w:t>
      </w:r>
    </w:p>
    <w:p w14:paraId="45DEA4C3" w14:textId="77777777" w:rsidR="003725A0" w:rsidRPr="00385AF9" w:rsidRDefault="003725A0" w:rsidP="003725A0">
      <w:pPr>
        <w:pStyle w:val="PARAGRAPH"/>
        <w:spacing w:before="0" w:after="0"/>
        <w:ind w:left="720"/>
        <w:rPr>
          <w:sz w:val="16"/>
          <w:szCs w:val="16"/>
          <w:lang w:val="en-US"/>
        </w:rPr>
      </w:pPr>
      <w:r w:rsidRPr="00385AF9">
        <w:rPr>
          <w:sz w:val="16"/>
          <w:szCs w:val="16"/>
          <w:lang w:val="en-US"/>
        </w:rPr>
        <w:t>string Description</w:t>
      </w:r>
    </w:p>
    <w:p w14:paraId="0963A988" w14:textId="77777777" w:rsidR="003725A0" w:rsidRPr="00385AF9" w:rsidRDefault="003725A0" w:rsidP="003725A0">
      <w:pPr>
        <w:pStyle w:val="PARAGRAPH"/>
        <w:spacing w:before="0" w:after="0"/>
        <w:ind w:left="720"/>
        <w:rPr>
          <w:sz w:val="16"/>
          <w:szCs w:val="16"/>
          <w:lang w:val="en-US"/>
        </w:rPr>
      </w:pPr>
      <w:r w:rsidRPr="00385AF9">
        <w:rPr>
          <w:sz w:val="16"/>
          <w:szCs w:val="16"/>
          <w:lang w:val="en-US"/>
        </w:rPr>
        <w:t>…</w:t>
      </w:r>
    </w:p>
    <w:p w14:paraId="4F6B6DF8" w14:textId="77777777" w:rsidR="003725A0" w:rsidRPr="00385AF9" w:rsidRDefault="003725A0" w:rsidP="003725A0">
      <w:pPr>
        <w:pStyle w:val="PARAGRAPH"/>
        <w:spacing w:before="0" w:after="0"/>
        <w:ind w:left="720"/>
        <w:rPr>
          <w:sz w:val="16"/>
          <w:szCs w:val="16"/>
          <w:lang w:val="en-US"/>
        </w:rPr>
      </w:pPr>
      <w:r w:rsidRPr="00385AF9">
        <w:rPr>
          <w:sz w:val="16"/>
          <w:szCs w:val="16"/>
          <w:lang w:val="en-US"/>
        </w:rPr>
        <w:t>HierarchyScopeType  HierarchyScope</w:t>
      </w:r>
    </w:p>
    <w:p w14:paraId="67669956" w14:textId="77777777" w:rsidR="003725A0" w:rsidRPr="007801C1" w:rsidRDefault="003725A0" w:rsidP="003725A0">
      <w:pPr>
        <w:pStyle w:val="PARAGRAPH"/>
        <w:spacing w:before="0" w:after="0"/>
        <w:ind w:left="720"/>
        <w:rPr>
          <w:sz w:val="16"/>
          <w:szCs w:val="16"/>
          <w:lang w:val="en-US"/>
        </w:rPr>
      </w:pPr>
      <w:r w:rsidRPr="00385AF9">
        <w:rPr>
          <w:sz w:val="16"/>
          <w:szCs w:val="16"/>
          <w:lang w:val="en-US"/>
        </w:rPr>
        <w:t>PersonPropertyType [] PersonProperties</w:t>
      </w:r>
    </w:p>
    <w:p w14:paraId="661554B4" w14:textId="77777777" w:rsidR="003725A0" w:rsidRPr="001D5B6B" w:rsidRDefault="003725A0" w:rsidP="003725A0">
      <w:pPr>
        <w:pStyle w:val="PARAGRAPH"/>
        <w:spacing w:before="0" w:after="0"/>
        <w:rPr>
          <w:sz w:val="16"/>
          <w:szCs w:val="16"/>
          <w:lang w:val="en-US"/>
        </w:rPr>
      </w:pPr>
      <w:r w:rsidRPr="007801C1">
        <w:rPr>
          <w:sz w:val="16"/>
          <w:szCs w:val="16"/>
          <w:lang w:val="en-US"/>
        </w:rPr>
        <w:t>Hier</w:t>
      </w:r>
      <w:r w:rsidRPr="001D5B6B">
        <w:rPr>
          <w:sz w:val="16"/>
          <w:szCs w:val="16"/>
          <w:lang w:val="en-US"/>
        </w:rPr>
        <w:t>archyScopeType.msg</w:t>
      </w:r>
    </w:p>
    <w:p w14:paraId="5B5F5CC6" w14:textId="77777777" w:rsidR="003725A0" w:rsidRPr="001D5B6B" w:rsidRDefault="003725A0" w:rsidP="003725A0">
      <w:pPr>
        <w:pStyle w:val="PARAGRAPH"/>
        <w:spacing w:before="0" w:after="0"/>
        <w:ind w:left="720"/>
        <w:rPr>
          <w:sz w:val="16"/>
          <w:szCs w:val="16"/>
          <w:lang w:val="en-US"/>
        </w:rPr>
      </w:pPr>
      <w:r w:rsidRPr="001D5B6B">
        <w:rPr>
          <w:sz w:val="16"/>
          <w:szCs w:val="16"/>
          <w:lang w:val="en-US"/>
        </w:rPr>
        <w:t>string EquipmentID</w:t>
      </w:r>
    </w:p>
    <w:p w14:paraId="7476FA88" w14:textId="77777777" w:rsidR="003725A0" w:rsidRPr="00607BA9" w:rsidRDefault="003725A0" w:rsidP="003725A0">
      <w:pPr>
        <w:pStyle w:val="PARAGRAPH"/>
        <w:spacing w:before="0" w:after="0"/>
        <w:ind w:left="720"/>
        <w:rPr>
          <w:sz w:val="16"/>
          <w:szCs w:val="16"/>
          <w:lang w:val="en-US"/>
        </w:rPr>
      </w:pPr>
      <w:r w:rsidRPr="001D5B6B">
        <w:rPr>
          <w:sz w:val="16"/>
          <w:szCs w:val="16"/>
          <w:lang w:val="en-US"/>
        </w:rPr>
        <w:t>HierarchyScopeLevelType HierarchyScopeLevel</w:t>
      </w:r>
    </w:p>
    <w:p w14:paraId="1376351C" w14:textId="77777777" w:rsidR="003725A0" w:rsidRPr="00E05904" w:rsidRDefault="003725A0" w:rsidP="003725A0">
      <w:pPr>
        <w:pStyle w:val="PARAGRAPH"/>
        <w:spacing w:before="0" w:after="0"/>
        <w:ind w:left="720"/>
        <w:rPr>
          <w:sz w:val="16"/>
          <w:szCs w:val="16"/>
          <w:lang w:val="en-US"/>
        </w:rPr>
      </w:pPr>
      <w:r w:rsidRPr="00E05904">
        <w:rPr>
          <w:sz w:val="16"/>
          <w:szCs w:val="16"/>
          <w:lang w:val="en-US"/>
        </w:rPr>
        <w:t>HiearchyScopeType HierarchyScope</w:t>
      </w:r>
    </w:p>
    <w:p w14:paraId="38E036D5" w14:textId="77777777" w:rsidR="003725A0" w:rsidRPr="00C95EAE" w:rsidRDefault="003725A0" w:rsidP="003725A0">
      <w:pPr>
        <w:pStyle w:val="PARAGRAPH"/>
        <w:spacing w:before="0" w:after="0"/>
        <w:rPr>
          <w:sz w:val="16"/>
          <w:szCs w:val="16"/>
          <w:lang w:val="en-US"/>
        </w:rPr>
      </w:pPr>
      <w:r w:rsidRPr="00C95EAE">
        <w:rPr>
          <w:sz w:val="16"/>
          <w:szCs w:val="16"/>
          <w:lang w:val="en-US"/>
        </w:rPr>
        <w:t>HierarchyScopeLevelType.msg</w:t>
      </w:r>
    </w:p>
    <w:p w14:paraId="0CA4640C" w14:textId="77777777" w:rsidR="003725A0" w:rsidRPr="00C95EAE" w:rsidRDefault="003725A0" w:rsidP="003725A0">
      <w:pPr>
        <w:pStyle w:val="PARAGRAPH"/>
        <w:spacing w:before="0" w:after="0"/>
        <w:ind w:left="720"/>
        <w:rPr>
          <w:sz w:val="16"/>
          <w:szCs w:val="16"/>
          <w:lang w:val="en-US"/>
        </w:rPr>
      </w:pPr>
      <w:r w:rsidRPr="00C95EAE">
        <w:rPr>
          <w:sz w:val="16"/>
          <w:szCs w:val="16"/>
          <w:lang w:val="en-US"/>
        </w:rPr>
        <w:t>HierarchyScopeLevel_Enterprise = “Enterprise”</w:t>
      </w:r>
    </w:p>
    <w:p w14:paraId="199ECB98" w14:textId="77777777" w:rsidR="003725A0" w:rsidRPr="00C95EAE" w:rsidRDefault="003725A0" w:rsidP="003725A0">
      <w:pPr>
        <w:pStyle w:val="PARAGRAPH"/>
        <w:spacing w:before="0" w:after="0"/>
        <w:ind w:left="720"/>
        <w:rPr>
          <w:sz w:val="16"/>
          <w:szCs w:val="16"/>
          <w:lang w:val="en-US"/>
        </w:rPr>
      </w:pPr>
      <w:r w:rsidRPr="00C95EAE">
        <w:rPr>
          <w:sz w:val="16"/>
          <w:szCs w:val="16"/>
          <w:lang w:val="en-US"/>
        </w:rPr>
        <w:t>…</w:t>
      </w:r>
    </w:p>
    <w:p w14:paraId="7BF558A3" w14:textId="77777777" w:rsidR="003725A0" w:rsidRPr="00C95EAE" w:rsidRDefault="003725A0" w:rsidP="003725A0">
      <w:pPr>
        <w:pStyle w:val="PARAGRAPH"/>
        <w:spacing w:before="0" w:after="0"/>
        <w:ind w:left="720"/>
        <w:rPr>
          <w:sz w:val="16"/>
          <w:szCs w:val="16"/>
          <w:lang w:val="en-US"/>
        </w:rPr>
      </w:pPr>
      <w:r w:rsidRPr="00C95EAE">
        <w:rPr>
          <w:sz w:val="16"/>
          <w:szCs w:val="16"/>
          <w:lang w:val="en-US"/>
        </w:rPr>
        <w:t>HierarchyScopeLevel_ControlModule=”ControlModule”</w:t>
      </w:r>
    </w:p>
    <w:p w14:paraId="0E565DED" w14:textId="77777777" w:rsidR="003725A0" w:rsidRPr="003725A0" w:rsidRDefault="003725A0" w:rsidP="003725A0">
      <w:pPr>
        <w:pStyle w:val="PARAGRAPH"/>
        <w:spacing w:before="0" w:after="0"/>
        <w:ind w:left="720"/>
        <w:rPr>
          <w:sz w:val="16"/>
          <w:szCs w:val="16"/>
          <w:lang w:val="en-US"/>
        </w:rPr>
      </w:pPr>
      <w:r w:rsidRPr="00C95EAE">
        <w:rPr>
          <w:sz w:val="16"/>
          <w:szCs w:val="16"/>
          <w:lang w:val="en-US"/>
        </w:rPr>
        <w:t>HierarchyScopeLevel_Other=”Other</w:t>
      </w:r>
      <w:r w:rsidRPr="003725A0">
        <w:rPr>
          <w:sz w:val="16"/>
          <w:szCs w:val="16"/>
          <w:lang w:val="en-US"/>
        </w:rPr>
        <w:t>”</w:t>
      </w:r>
    </w:p>
    <w:p w14:paraId="225E188D" w14:textId="0D68A1AA" w:rsidR="003725A0" w:rsidRDefault="003725A0" w:rsidP="003725A0">
      <w:pPr>
        <w:pStyle w:val="PARAGRAPH"/>
        <w:tabs>
          <w:tab w:val="left" w:pos="2667"/>
        </w:tabs>
        <w:rPr>
          <w:lang w:val="en-US"/>
        </w:rPr>
      </w:pPr>
      <w:r>
        <w:rPr>
          <w:lang w:val="en-US"/>
        </w:rPr>
        <w:tab/>
      </w:r>
    </w:p>
    <w:p w14:paraId="0EE0AFB1" w14:textId="273A8134" w:rsidR="003725A0" w:rsidRDefault="003725A0" w:rsidP="003725A0">
      <w:pPr>
        <w:pStyle w:val="ANNEX-heading1"/>
      </w:pPr>
      <w:bookmarkStart w:id="21697" w:name="_Toc478492293"/>
      <w:r>
        <w:t xml:space="preserve">OASIS - </w:t>
      </w:r>
      <w:r w:rsidRPr="003725A0">
        <w:t>MQ Telemetry Transport</w:t>
      </w:r>
      <w:r w:rsidR="00545F1D">
        <w:t xml:space="preserve"> (</w:t>
      </w:r>
      <w:r>
        <w:t>MQTT</w:t>
      </w:r>
      <w:r w:rsidR="00545F1D">
        <w:t>)</w:t>
      </w:r>
      <w:bookmarkEnd w:id="21697"/>
    </w:p>
    <w:p w14:paraId="5CC0E44D" w14:textId="3B80D1F2" w:rsidR="003725A0" w:rsidRDefault="00545F1D" w:rsidP="003725A0">
      <w:pPr>
        <w:pStyle w:val="PARAGRAPH"/>
        <w:rPr>
          <w:lang w:val="en-US"/>
        </w:rPr>
      </w:pPr>
      <w:r>
        <w:t>The MQTT</w:t>
      </w:r>
      <w:r w:rsidR="003725A0" w:rsidRPr="001C220C">
        <w:rPr>
          <w:lang w:val="en-US"/>
        </w:rPr>
        <w:t xml:space="preserve"> </w:t>
      </w:r>
      <w:r w:rsidR="003725A0">
        <w:rPr>
          <w:lang w:val="en-US"/>
        </w:rPr>
        <w:t>implementation</w:t>
      </w:r>
      <w:r w:rsidR="003725A0" w:rsidRPr="001C220C">
        <w:rPr>
          <w:lang w:val="en-US"/>
        </w:rPr>
        <w:t xml:space="preserve"> </w:t>
      </w:r>
      <w:r w:rsidR="003725A0">
        <w:rPr>
          <w:lang w:val="en-US"/>
        </w:rPr>
        <w:t xml:space="preserve">adopted in applications where lightweight messaging is required. The payload of a message is a variable length byte stream. MQTT does not provide a validation capability in its specification. A validation techniques specified for other </w:t>
      </w:r>
      <w:ins w:id="21698" w:author="Charles Gifford" w:date="2017-03-05T15:53:00Z">
        <w:r w:rsidR="007E462E">
          <w:rPr>
            <w:lang w:val="en-US"/>
          </w:rPr>
          <w:t xml:space="preserve">implementation </w:t>
        </w:r>
      </w:ins>
      <w:del w:id="21699" w:author="Charles Gifford" w:date="2017-03-05T15:53:00Z">
        <w:r w:rsidR="003725A0" w:rsidDel="007E462E">
          <w:rPr>
            <w:lang w:val="en-US"/>
          </w:rPr>
          <w:delText xml:space="preserve">physical </w:delText>
        </w:r>
      </w:del>
      <w:r w:rsidR="003725A0">
        <w:rPr>
          <w:lang w:val="en-US"/>
        </w:rPr>
        <w:t xml:space="preserve">model validation is used in conjunction with the MQTT </w:t>
      </w:r>
      <w:r>
        <w:rPr>
          <w:lang w:val="en-US"/>
        </w:rPr>
        <w:t xml:space="preserve">as a </w:t>
      </w:r>
      <w:r w:rsidR="003725A0">
        <w:rPr>
          <w:lang w:val="en-US"/>
        </w:rPr>
        <w:t>transport.</w:t>
      </w:r>
    </w:p>
    <w:p w14:paraId="6F03575B" w14:textId="53B4F14B" w:rsidR="003725A0" w:rsidRPr="001C220C" w:rsidRDefault="00545F1D" w:rsidP="00545F1D">
      <w:pPr>
        <w:pStyle w:val="ANNEX-heading1"/>
      </w:pPr>
      <w:bookmarkStart w:id="21700" w:name="_Toc478492294"/>
      <w:r w:rsidRPr="00545F1D">
        <w:rPr>
          <w:lang w:val="en-US"/>
        </w:rPr>
        <w:t>World Wide Web Consortium (W3C)</w:t>
      </w:r>
      <w:r w:rsidR="003725A0">
        <w:rPr>
          <w:lang w:val="en-US"/>
        </w:rPr>
        <w:t xml:space="preserve"> </w:t>
      </w:r>
      <w:r w:rsidRPr="00545F1D">
        <w:rPr>
          <w:lang w:val="en-US"/>
        </w:rPr>
        <w:t>Resource Description Framework</w:t>
      </w:r>
      <w:r>
        <w:rPr>
          <w:lang w:val="en-US"/>
        </w:rPr>
        <w:t xml:space="preserve"> (</w:t>
      </w:r>
      <w:r w:rsidR="003725A0">
        <w:rPr>
          <w:lang w:val="en-US"/>
        </w:rPr>
        <w:t>RDF</w:t>
      </w:r>
      <w:r>
        <w:rPr>
          <w:lang w:val="en-US"/>
        </w:rPr>
        <w:t>)</w:t>
      </w:r>
      <w:r w:rsidR="003725A0">
        <w:rPr>
          <w:lang w:val="en-US"/>
        </w:rPr>
        <w:t xml:space="preserve"> schema</w:t>
      </w:r>
      <w:bookmarkEnd w:id="21700"/>
    </w:p>
    <w:p w14:paraId="6D8C133A" w14:textId="0FD4AC0B" w:rsidR="003725A0" w:rsidRDefault="00545F1D" w:rsidP="00545F1D">
      <w:pPr>
        <w:pStyle w:val="PARAGRAPH"/>
        <w:rPr>
          <w:lang w:val="en-US"/>
        </w:rPr>
      </w:pPr>
      <w:r>
        <w:rPr>
          <w:lang w:val="en-US"/>
        </w:rPr>
        <w:t>RDF</w:t>
      </w:r>
      <w:r w:rsidR="003725A0" w:rsidRPr="001C220C">
        <w:rPr>
          <w:lang w:val="en-US"/>
        </w:rPr>
        <w:t xml:space="preserve"> </w:t>
      </w:r>
      <w:r w:rsidR="003725A0">
        <w:rPr>
          <w:lang w:val="en-US"/>
        </w:rPr>
        <w:t>implementation</w:t>
      </w:r>
      <w:r w:rsidR="003725A0" w:rsidRPr="001C220C">
        <w:rPr>
          <w:lang w:val="en-US"/>
        </w:rPr>
        <w:t xml:space="preserve"> is </w:t>
      </w:r>
      <w:r w:rsidR="003725A0">
        <w:rPr>
          <w:lang w:val="en-US"/>
        </w:rPr>
        <w:t xml:space="preserve">adopted for </w:t>
      </w:r>
      <w:r>
        <w:rPr>
          <w:lang w:val="en-US"/>
        </w:rPr>
        <w:t>a</w:t>
      </w:r>
      <w:r w:rsidR="003725A0">
        <w:rPr>
          <w:lang w:val="en-US"/>
        </w:rPr>
        <w:t xml:space="preserve"> number or formats </w:t>
      </w:r>
      <w:r>
        <w:rPr>
          <w:lang w:val="en-US"/>
        </w:rPr>
        <w:t xml:space="preserve">that </w:t>
      </w:r>
      <w:r w:rsidR="003725A0">
        <w:rPr>
          <w:lang w:val="en-US"/>
        </w:rPr>
        <w:t xml:space="preserve">can be used to represent RDF triples. The ISA-95 </w:t>
      </w:r>
      <w:ins w:id="21701" w:author="Charles Gifford" w:date="2017-03-05T15:53:00Z">
        <w:r w:rsidR="007E462E">
          <w:rPr>
            <w:lang w:val="en-US"/>
          </w:rPr>
          <w:t xml:space="preserve">implementation </w:t>
        </w:r>
      </w:ins>
      <w:del w:id="21702" w:author="Charles Gifford" w:date="2017-03-05T15:53:00Z">
        <w:r w:rsidR="003725A0" w:rsidDel="007E462E">
          <w:rPr>
            <w:lang w:val="en-US"/>
          </w:rPr>
          <w:delText xml:space="preserve">physical </w:delText>
        </w:r>
      </w:del>
      <w:r w:rsidR="003725A0">
        <w:rPr>
          <w:lang w:val="en-US"/>
        </w:rPr>
        <w:t>model in this environment defines the format of the RDF Descriptions to be used.</w:t>
      </w:r>
    </w:p>
    <w:p w14:paraId="31CA97F9" w14:textId="77777777" w:rsidR="003725A0" w:rsidRDefault="003725A0" w:rsidP="00545F1D">
      <w:pPr>
        <w:pStyle w:val="PARAGRAPH"/>
        <w:rPr>
          <w:lang w:val="en-US"/>
        </w:rPr>
      </w:pPr>
      <w:r>
        <w:rPr>
          <w:lang w:val="en-US"/>
        </w:rPr>
        <w:t xml:space="preserve">The following uses </w:t>
      </w:r>
      <w:r w:rsidRPr="00545F1D">
        <w:t>standard</w:t>
      </w:r>
      <w:r>
        <w:rPr>
          <w:lang w:val="en-US"/>
        </w:rPr>
        <w:t xml:space="preserve"> turtle syntax.</w:t>
      </w:r>
    </w:p>
    <w:p w14:paraId="443507B2" w14:textId="77777777" w:rsidR="003725A0" w:rsidRPr="007135AA" w:rsidRDefault="003725A0" w:rsidP="00545F1D">
      <w:pPr>
        <w:pStyle w:val="EXAMPLE0"/>
        <w:spacing w:before="0" w:after="0"/>
        <w:rPr>
          <w:lang w:val="en-US"/>
        </w:rPr>
      </w:pPr>
      <w:r w:rsidRPr="007135AA">
        <w:rPr>
          <w:lang w:val="en-US"/>
        </w:rPr>
        <w:t>@prefix PersonType</w:t>
      </w:r>
    </w:p>
    <w:p w14:paraId="41750225" w14:textId="77777777" w:rsidR="003725A0" w:rsidRPr="007135AA" w:rsidRDefault="003725A0" w:rsidP="00545F1D">
      <w:pPr>
        <w:pStyle w:val="EXAMPLE0"/>
        <w:spacing w:before="0" w:after="0"/>
        <w:rPr>
          <w:lang w:val="en-US"/>
        </w:rPr>
      </w:pPr>
      <w:r w:rsidRPr="007135AA">
        <w:rPr>
          <w:lang w:val="en-US"/>
        </w:rPr>
        <w:t>@prefix HierarchyScopeType</w:t>
      </w:r>
    </w:p>
    <w:p w14:paraId="40E00E0C" w14:textId="77777777" w:rsidR="003725A0" w:rsidRPr="007135AA" w:rsidRDefault="003725A0" w:rsidP="00545F1D">
      <w:pPr>
        <w:pStyle w:val="EXAMPLE0"/>
        <w:spacing w:before="0" w:after="0"/>
        <w:rPr>
          <w:lang w:val="it-IT"/>
        </w:rPr>
      </w:pPr>
      <w:r w:rsidRPr="007135AA">
        <w:rPr>
          <w:lang w:val="en-US"/>
        </w:rPr>
        <w:t>@prefix HierarchyScopeEnumType</w:t>
      </w:r>
    </w:p>
    <w:p w14:paraId="6E87BC92" w14:textId="77777777" w:rsidR="003725A0" w:rsidRDefault="003725A0" w:rsidP="00545F1D">
      <w:pPr>
        <w:pStyle w:val="EXAMPLE0"/>
        <w:spacing w:before="0" w:after="0"/>
      </w:pPr>
    </w:p>
    <w:p w14:paraId="685A218D" w14:textId="77777777" w:rsidR="003725A0" w:rsidRDefault="003725A0" w:rsidP="00545F1D">
      <w:pPr>
        <w:pStyle w:val="EXAMPLE0"/>
        <w:spacing w:before="0" w:after="0"/>
      </w:pPr>
      <w:r>
        <w:t>&lt; http://…/</w:t>
      </w:r>
      <w:r w:rsidRPr="00833B0C">
        <w:t>Object#</w:t>
      </w:r>
      <w:r w:rsidRPr="007135AA">
        <w:t>me</w:t>
      </w:r>
      <w:r>
        <w:t>&gt;</w:t>
      </w:r>
    </w:p>
    <w:p w14:paraId="64C60971" w14:textId="77777777" w:rsidR="003725A0" w:rsidRPr="007135AA" w:rsidRDefault="003725A0" w:rsidP="00545F1D">
      <w:pPr>
        <w:pStyle w:val="EXAMPLE0"/>
        <w:spacing w:before="0" w:after="0"/>
      </w:pPr>
      <w:r>
        <w:t>rdf:type PersonType:Person</w:t>
      </w:r>
      <w:r w:rsidRPr="007135AA">
        <w:t xml:space="preserve"> </w:t>
      </w:r>
    </w:p>
    <w:p w14:paraId="1C65317C" w14:textId="77777777" w:rsidR="003725A0" w:rsidRDefault="003725A0" w:rsidP="00545F1D">
      <w:pPr>
        <w:pStyle w:val="EXAMPLE0"/>
        <w:spacing w:before="0" w:after="0"/>
      </w:pPr>
      <w:r>
        <w:t>attribute#</w:t>
      </w:r>
      <w:r w:rsidRPr="007135AA">
        <w:t>Description</w:t>
      </w:r>
    </w:p>
    <w:p w14:paraId="71281811" w14:textId="77777777" w:rsidR="003725A0" w:rsidRDefault="003725A0" w:rsidP="00545F1D">
      <w:pPr>
        <w:pStyle w:val="EXAMPLE0"/>
        <w:spacing w:before="0" w:after="0"/>
      </w:pPr>
      <w:r>
        <w:t>…</w:t>
      </w:r>
    </w:p>
    <w:p w14:paraId="2A3042F5" w14:textId="77777777" w:rsidR="003725A0" w:rsidRDefault="003725A0" w:rsidP="00545F1D">
      <w:pPr>
        <w:pStyle w:val="EXAMPLE0"/>
        <w:spacing w:before="0" w:after="0"/>
      </w:pPr>
      <w:r>
        <w:t>attribute#HierarchScopeType</w:t>
      </w:r>
    </w:p>
    <w:p w14:paraId="1885715F" w14:textId="77777777" w:rsidR="003725A0" w:rsidRDefault="003725A0" w:rsidP="00545F1D">
      <w:pPr>
        <w:pStyle w:val="EXAMPLE0"/>
        <w:spacing w:before="0" w:after="0"/>
      </w:pPr>
      <w:r>
        <w:t>attribute#PersonProperty</w:t>
      </w:r>
    </w:p>
    <w:p w14:paraId="525AFE1C" w14:textId="77777777" w:rsidR="003725A0" w:rsidRDefault="003725A0" w:rsidP="00545F1D">
      <w:pPr>
        <w:pStyle w:val="EXAMPLE0"/>
        <w:spacing w:before="0" w:after="0"/>
      </w:pPr>
    </w:p>
    <w:p w14:paraId="07D365A5" w14:textId="77777777" w:rsidR="003725A0" w:rsidRPr="007135AA" w:rsidRDefault="003725A0" w:rsidP="00545F1D">
      <w:pPr>
        <w:pStyle w:val="EXAMPLE0"/>
        <w:spacing w:before="0" w:after="0"/>
      </w:pPr>
      <w:r>
        <w:t xml:space="preserve">&lt;&lt; need to confirm the correct representation of RDF / RDFS </w:t>
      </w:r>
    </w:p>
    <w:p w14:paraId="53EF2CE1" w14:textId="77777777" w:rsidR="003725A0" w:rsidRPr="001C220C" w:rsidRDefault="003725A0" w:rsidP="003725A0">
      <w:pPr>
        <w:pStyle w:val="ANNEX-heading1"/>
        <w:tabs>
          <w:tab w:val="clear" w:pos="680"/>
        </w:tabs>
        <w:ind w:left="720" w:hanging="720"/>
      </w:pPr>
      <w:r w:rsidRPr="001C220C">
        <w:rPr>
          <w:lang w:val="en-US"/>
        </w:rPr>
        <w:t xml:space="preserve"> </w:t>
      </w:r>
      <w:bookmarkStart w:id="21703" w:name="_Toc478492295"/>
      <w:r>
        <w:t>SQL database model</w:t>
      </w:r>
      <w:bookmarkEnd w:id="21703"/>
    </w:p>
    <w:p w14:paraId="19998796" w14:textId="0EC4E7DE" w:rsidR="003725A0" w:rsidRDefault="003725A0" w:rsidP="00545F1D">
      <w:pPr>
        <w:pStyle w:val="PARAGRAPH"/>
        <w:rPr>
          <w:lang w:val="en-US"/>
        </w:rPr>
      </w:pPr>
      <w:r w:rsidRPr="001C220C">
        <w:rPr>
          <w:lang w:val="en-US"/>
        </w:rPr>
        <w:t>This</w:t>
      </w:r>
      <w:r>
        <w:rPr>
          <w:lang w:val="en-US"/>
        </w:rPr>
        <w:t xml:space="preserve"> SQL database itself acts as an implementation model schema. It is constructed with its linkages of </w:t>
      </w:r>
      <w:r w:rsidRPr="00545F1D">
        <w:t>related</w:t>
      </w:r>
      <w:r>
        <w:rPr>
          <w:lang w:val="en-US"/>
        </w:rPr>
        <w:t xml:space="preserve"> tables. The related tables can be represented in many forms depending on business rules, </w:t>
      </w:r>
      <w:r w:rsidRPr="00545F1D">
        <w:t>the</w:t>
      </w:r>
      <w:r>
        <w:rPr>
          <w:lang w:val="en-US"/>
        </w:rPr>
        <w:t xml:space="preserve"> following is one of them represented in </w:t>
      </w:r>
      <w:r w:rsidR="00E6366E">
        <w:rPr>
          <w:lang w:val="en-US"/>
        </w:rPr>
        <w:t>pseudo</w:t>
      </w:r>
      <w:r>
        <w:rPr>
          <w:lang w:val="en-US"/>
        </w:rPr>
        <w:t xml:space="preserve"> SQL statements that would construct the database. Any data manipulation of these tables will generate errors if the relational rules are broken.</w:t>
      </w:r>
    </w:p>
    <w:p w14:paraId="31F342C9" w14:textId="77777777" w:rsidR="003725A0" w:rsidRPr="00385AF9" w:rsidRDefault="003725A0" w:rsidP="00545F1D">
      <w:pPr>
        <w:pStyle w:val="PARAGRAPH"/>
        <w:spacing w:before="0" w:after="0"/>
        <w:rPr>
          <w:sz w:val="16"/>
          <w:szCs w:val="16"/>
          <w:lang w:val="en-US"/>
        </w:rPr>
      </w:pPr>
      <w:r w:rsidRPr="00545F1D">
        <w:rPr>
          <w:sz w:val="16"/>
          <w:szCs w:val="16"/>
          <w:lang w:val="en-US"/>
        </w:rPr>
        <w:t>CreateTable PersonType ( ID varchar(255)</w:t>
      </w:r>
      <w:r w:rsidRPr="00385AF9">
        <w:rPr>
          <w:sz w:val="16"/>
          <w:szCs w:val="16"/>
          <w:lang w:val="en-US"/>
        </w:rPr>
        <w:t xml:space="preserve">  Primary Key</w:t>
      </w:r>
    </w:p>
    <w:p w14:paraId="5C55E2D3" w14:textId="77777777" w:rsidR="003725A0" w:rsidRPr="00385AF9" w:rsidRDefault="003725A0" w:rsidP="00385AF9">
      <w:pPr>
        <w:pStyle w:val="PARAGRAPH"/>
        <w:spacing w:before="0" w:after="0"/>
        <w:rPr>
          <w:sz w:val="16"/>
          <w:szCs w:val="16"/>
          <w:lang w:val="en-US"/>
        </w:rPr>
      </w:pPr>
      <w:r w:rsidRPr="00385AF9">
        <w:rPr>
          <w:sz w:val="16"/>
          <w:szCs w:val="16"/>
          <w:lang w:val="en-US"/>
        </w:rPr>
        <w:t xml:space="preserve">   Description varchar (255),  …,  HierarchyScope varchar(255), Foreign Key (HierarchyScopeType) )</w:t>
      </w:r>
    </w:p>
    <w:p w14:paraId="65EB8F44" w14:textId="77777777" w:rsidR="003725A0" w:rsidRPr="007801C1" w:rsidRDefault="003725A0" w:rsidP="00385AF9">
      <w:pPr>
        <w:pStyle w:val="PARAGRAPH"/>
        <w:spacing w:before="0" w:after="0"/>
        <w:rPr>
          <w:sz w:val="16"/>
          <w:szCs w:val="16"/>
          <w:lang w:val="en-US"/>
        </w:rPr>
      </w:pPr>
      <w:r w:rsidRPr="007801C1">
        <w:rPr>
          <w:sz w:val="16"/>
          <w:szCs w:val="16"/>
          <w:lang w:val="en-US"/>
        </w:rPr>
        <w:t>CreateTable PersonPropertyType ( ID varchar(255) Primary Key …)</w:t>
      </w:r>
    </w:p>
    <w:p w14:paraId="18E42302" w14:textId="77777777" w:rsidR="003725A0" w:rsidRPr="001D5B6B" w:rsidRDefault="003725A0" w:rsidP="00385AF9">
      <w:pPr>
        <w:pStyle w:val="PARAGRAPH"/>
        <w:spacing w:before="0" w:after="0"/>
        <w:rPr>
          <w:sz w:val="16"/>
          <w:szCs w:val="16"/>
          <w:lang w:val="en-US"/>
        </w:rPr>
      </w:pPr>
      <w:r w:rsidRPr="001D5B6B">
        <w:rPr>
          <w:sz w:val="16"/>
          <w:szCs w:val="16"/>
          <w:lang w:val="en-US"/>
        </w:rPr>
        <w:t xml:space="preserve">CreateTable PersonProperties (PersonTypeID varchar(255) Foreign key (PersonType[ID]), </w:t>
      </w:r>
    </w:p>
    <w:p w14:paraId="031FCE82" w14:textId="77777777" w:rsidR="003725A0" w:rsidRPr="001D5B6B" w:rsidRDefault="003725A0" w:rsidP="00385AF9">
      <w:pPr>
        <w:pStyle w:val="PARAGRAPH"/>
        <w:spacing w:before="0" w:after="0"/>
        <w:rPr>
          <w:sz w:val="16"/>
          <w:szCs w:val="16"/>
          <w:lang w:val="en-US"/>
        </w:rPr>
      </w:pPr>
      <w:r w:rsidRPr="001D5B6B">
        <w:rPr>
          <w:sz w:val="16"/>
          <w:szCs w:val="16"/>
          <w:lang w:val="en-US"/>
        </w:rPr>
        <w:t>PersonPropertyType varchar(255) Foreigh Key (PersonPropertyType[ID])</w:t>
      </w:r>
    </w:p>
    <w:p w14:paraId="76420F57" w14:textId="77777777" w:rsidR="003725A0" w:rsidRPr="00607BA9" w:rsidRDefault="003725A0" w:rsidP="00385AF9">
      <w:pPr>
        <w:pStyle w:val="PARAGRAPH"/>
        <w:spacing w:before="0" w:after="0"/>
        <w:rPr>
          <w:sz w:val="16"/>
          <w:szCs w:val="16"/>
          <w:lang w:val="en-US"/>
        </w:rPr>
      </w:pPr>
      <w:r w:rsidRPr="001D5B6B">
        <w:rPr>
          <w:sz w:val="16"/>
          <w:szCs w:val="16"/>
          <w:lang w:val="en-US"/>
        </w:rPr>
        <w:t>Cr</w:t>
      </w:r>
      <w:r w:rsidRPr="00607BA9">
        <w:rPr>
          <w:sz w:val="16"/>
          <w:szCs w:val="16"/>
          <w:lang w:val="en-US"/>
        </w:rPr>
        <w:t>eateTable HierarchyScopeType ( EquipmentID varchar(255) Primary Key,</w:t>
      </w:r>
    </w:p>
    <w:p w14:paraId="5F536CB3" w14:textId="77777777" w:rsidR="003725A0" w:rsidRPr="00405C1A" w:rsidRDefault="003725A0" w:rsidP="00385AF9">
      <w:pPr>
        <w:pStyle w:val="PARAGRAPH"/>
        <w:spacing w:before="0" w:after="0"/>
        <w:rPr>
          <w:sz w:val="16"/>
          <w:szCs w:val="16"/>
          <w:lang w:val="en-US"/>
        </w:rPr>
      </w:pPr>
      <w:r w:rsidRPr="00E05904">
        <w:rPr>
          <w:sz w:val="16"/>
          <w:szCs w:val="16"/>
          <w:lang w:val="en-US"/>
        </w:rPr>
        <w:tab/>
        <w:t>Hierarchy</w:t>
      </w:r>
      <w:r w:rsidRPr="00405C1A">
        <w:rPr>
          <w:sz w:val="16"/>
          <w:szCs w:val="16"/>
          <w:lang w:val="en-US"/>
        </w:rPr>
        <w:t>ScopeLevel varchar(255) Foreign Key (HierarchyScopeLevelEnum[Level]),</w:t>
      </w:r>
    </w:p>
    <w:p w14:paraId="1E7DF5C2" w14:textId="77777777" w:rsidR="003725A0" w:rsidRPr="00C95EAE" w:rsidRDefault="003725A0" w:rsidP="00385AF9">
      <w:pPr>
        <w:pStyle w:val="PARAGRAPH"/>
        <w:spacing w:before="0" w:after="0"/>
        <w:rPr>
          <w:sz w:val="16"/>
          <w:szCs w:val="16"/>
          <w:lang w:val="en-US"/>
        </w:rPr>
      </w:pPr>
      <w:r w:rsidRPr="00C95EAE">
        <w:rPr>
          <w:sz w:val="16"/>
          <w:szCs w:val="16"/>
          <w:lang w:val="en-US"/>
        </w:rPr>
        <w:tab/>
        <w:t>HierarchyScope varchar(255) Foreign Key(Hierarchy Scope Type[EquipmentID]));</w:t>
      </w:r>
    </w:p>
    <w:p w14:paraId="6149C813" w14:textId="77777777" w:rsidR="003725A0" w:rsidRPr="00C95EAE" w:rsidRDefault="003725A0" w:rsidP="007801C1">
      <w:pPr>
        <w:pStyle w:val="PARAGRAPH"/>
        <w:spacing w:before="0" w:after="0"/>
        <w:rPr>
          <w:sz w:val="16"/>
          <w:szCs w:val="16"/>
          <w:lang w:val="en-US"/>
        </w:rPr>
      </w:pPr>
      <w:r w:rsidRPr="00C95EAE">
        <w:rPr>
          <w:sz w:val="16"/>
          <w:szCs w:val="16"/>
          <w:lang w:val="en-US"/>
        </w:rPr>
        <w:t>CreateTable HierarchyScopeLevelEnum ( Level varchar(255) Primary Key);</w:t>
      </w:r>
    </w:p>
    <w:p w14:paraId="668D6E5F" w14:textId="77777777" w:rsidR="003725A0" w:rsidRPr="00C95EAE" w:rsidRDefault="003725A0" w:rsidP="007801C1">
      <w:pPr>
        <w:pStyle w:val="PARAGRAPH"/>
        <w:spacing w:before="0" w:after="0"/>
        <w:rPr>
          <w:sz w:val="16"/>
          <w:szCs w:val="16"/>
          <w:lang w:val="en-US"/>
        </w:rPr>
      </w:pPr>
      <w:r w:rsidRPr="00C95EAE">
        <w:rPr>
          <w:sz w:val="16"/>
          <w:szCs w:val="16"/>
          <w:lang w:val="en-US"/>
        </w:rPr>
        <w:t>Insert into HierarchyScopeLevel  Level “Enterprise”  … , “Control Module”, “Other”</w:t>
      </w:r>
    </w:p>
    <w:p w14:paraId="71286440" w14:textId="77777777" w:rsidR="003725A0" w:rsidRDefault="003725A0" w:rsidP="00B864BE">
      <w:pPr>
        <w:pStyle w:val="PARAGRAPH"/>
        <w:spacing w:before="0" w:after="0"/>
        <w:rPr>
          <w:lang w:val="en-US"/>
        </w:rPr>
      </w:pPr>
    </w:p>
    <w:p w14:paraId="791B47BC" w14:textId="77777777" w:rsidR="00B864BE" w:rsidRDefault="00B864BE" w:rsidP="00B864BE">
      <w:pPr>
        <w:pStyle w:val="PARAGRAPH"/>
        <w:spacing w:before="0" w:after="0"/>
        <w:rPr>
          <w:lang w:val="en-US"/>
        </w:rPr>
      </w:pPr>
    </w:p>
    <w:p w14:paraId="7EF0F859" w14:textId="59BAE74C" w:rsidR="00A06685" w:rsidRPr="00B864BE" w:rsidRDefault="00A06685" w:rsidP="00C95EAE">
      <w:pPr>
        <w:rPr>
          <w:lang w:val="en-US"/>
        </w:rPr>
      </w:pPr>
      <w:bookmarkStart w:id="21704" w:name="_Toc320177016"/>
    </w:p>
    <w:p w14:paraId="425D8B6A" w14:textId="77777777" w:rsidR="00A06685" w:rsidRPr="007135AA" w:rsidRDefault="00A06685" w:rsidP="00A06685">
      <w:pPr>
        <w:pStyle w:val="PARAGRAPH"/>
        <w:spacing w:before="0" w:after="0"/>
        <w:rPr>
          <w:sz w:val="16"/>
          <w:lang w:val="en-AU"/>
        </w:rPr>
      </w:pPr>
    </w:p>
    <w:p w14:paraId="663B9D0A" w14:textId="77777777" w:rsidR="00A06685" w:rsidRDefault="00A06685" w:rsidP="00A06685">
      <w:pPr>
        <w:pStyle w:val="PARAGRAPH"/>
        <w:rPr>
          <w:lang w:val="en-US"/>
        </w:rPr>
      </w:pPr>
    </w:p>
    <w:p w14:paraId="262341CF" w14:textId="2ACDBF13" w:rsidR="00273732" w:rsidRDefault="00273732" w:rsidP="00273732">
      <w:pPr>
        <w:pStyle w:val="ANNEXtitle"/>
        <w:rPr>
          <w:ins w:id="21705" w:author="Charles Gifford" w:date="2016-10-06T15:46:00Z"/>
          <w:lang w:val="en-US"/>
        </w:rPr>
      </w:pPr>
      <w:ins w:id="21706" w:author="Charles Gifford" w:date="2016-10-06T15:46:00Z">
        <w:r w:rsidRPr="001C220C">
          <w:rPr>
            <w:lang w:val="en-US"/>
          </w:rPr>
          <w:br/>
        </w:r>
        <w:bookmarkStart w:id="21707" w:name="_Toc478492296"/>
        <w:r w:rsidRPr="0027304E">
          <w:rPr>
            <w:lang w:val="en-US"/>
          </w:rPr>
          <w:t>(informative)</w:t>
        </w:r>
        <w:r w:rsidRPr="0027304E">
          <w:rPr>
            <w:lang w:val="en-US"/>
          </w:rPr>
          <w:br/>
        </w:r>
        <w:r>
          <w:rPr>
            <w:lang w:val="en-US"/>
          </w:rPr>
          <w:t>Test Examples</w:t>
        </w:r>
        <w:bookmarkEnd w:id="21707"/>
      </w:ins>
    </w:p>
    <w:p w14:paraId="4C95C5D4" w14:textId="5537FE8E" w:rsidR="00273732" w:rsidRDefault="00273732" w:rsidP="00273732">
      <w:pPr>
        <w:pStyle w:val="ANNEX-heading1"/>
        <w:rPr>
          <w:ins w:id="21708" w:author="Charles Gifford" w:date="2016-10-06T15:49:00Z"/>
          <w:lang w:val="en-US"/>
        </w:rPr>
      </w:pPr>
      <w:bookmarkStart w:id="21709" w:name="_Toc478492297"/>
      <w:ins w:id="21710" w:author="Charles Gifford" w:date="2016-10-06T15:47:00Z">
        <w:r>
          <w:rPr>
            <w:lang w:val="en-US"/>
          </w:rPr>
          <w:t>Personnel model</w:t>
        </w:r>
      </w:ins>
      <w:ins w:id="21711" w:author="Charles Gifford" w:date="2016-10-07T17:50:00Z">
        <w:r w:rsidR="003A2033">
          <w:rPr>
            <w:lang w:val="en-US"/>
          </w:rPr>
          <w:t xml:space="preserve"> – qualification test specification</w:t>
        </w:r>
      </w:ins>
      <w:ins w:id="21712" w:author="Charles Gifford" w:date="2016-10-06T15:47:00Z">
        <w:r>
          <w:rPr>
            <w:lang w:val="en-US"/>
          </w:rPr>
          <w:t xml:space="preserve"> examples</w:t>
        </w:r>
      </w:ins>
      <w:bookmarkEnd w:id="21709"/>
    </w:p>
    <w:p w14:paraId="07BAAADD" w14:textId="1102E208" w:rsidR="00273732" w:rsidRPr="001C220C" w:rsidRDefault="00273732" w:rsidP="00273732">
      <w:pPr>
        <w:pStyle w:val="TABLE-title"/>
        <w:rPr>
          <w:lang w:val="en-US"/>
        </w:rPr>
      </w:pPr>
      <w:bookmarkStart w:id="21713" w:name="_Toc478492549"/>
      <w:r>
        <w:rPr>
          <w:lang w:val="en-US"/>
        </w:rPr>
        <w:t xml:space="preserve">Table </w:t>
      </w:r>
      <w:ins w:id="21714" w:author="Charles Gifford" w:date="2017-03-22T10:03:00Z">
        <w:r w:rsidR="00FD29D6">
          <w:rPr>
            <w:lang w:val="en-US"/>
          </w:rPr>
          <w:fldChar w:fldCharType="begin"/>
        </w:r>
        <w:r w:rsidR="00FD29D6">
          <w:rPr>
            <w:lang w:val="en-US"/>
          </w:rPr>
          <w:instrText xml:space="preserve"> SEQ Table \* ARABIC </w:instrText>
        </w:r>
      </w:ins>
      <w:r w:rsidR="00FD29D6">
        <w:rPr>
          <w:lang w:val="en-US"/>
        </w:rPr>
        <w:fldChar w:fldCharType="separate"/>
      </w:r>
      <w:ins w:id="21715" w:author="Charles Gifford" w:date="2017-03-22T10:03:00Z">
        <w:r w:rsidR="00FD29D6">
          <w:rPr>
            <w:noProof/>
            <w:lang w:val="en-US"/>
          </w:rPr>
          <w:t>213</w:t>
        </w:r>
        <w:r w:rsidR="00FD29D6">
          <w:rPr>
            <w:lang w:val="en-US"/>
          </w:rPr>
          <w:fldChar w:fldCharType="end"/>
        </w:r>
      </w:ins>
      <w:del w:id="21716" w:author="Charles Gifford" w:date="2017-03-22T09:53:00Z">
        <w:r w:rsidDel="00FD29D6">
          <w:rPr>
            <w:lang w:val="en-US"/>
          </w:rPr>
          <w:fldChar w:fldCharType="begin"/>
        </w:r>
        <w:r w:rsidDel="00FD29D6">
          <w:rPr>
            <w:lang w:val="en-US"/>
          </w:rPr>
          <w:delInstrText xml:space="preserve"> SEQ Table \* ARABIC </w:delInstrText>
        </w:r>
        <w:r w:rsidDel="00FD29D6">
          <w:rPr>
            <w:lang w:val="en-US"/>
          </w:rPr>
          <w:fldChar w:fldCharType="separate"/>
        </w:r>
        <w:r w:rsidDel="00FD29D6">
          <w:rPr>
            <w:noProof/>
            <w:lang w:val="en-US"/>
          </w:rPr>
          <w:delText>20</w:delText>
        </w:r>
        <w:r w:rsidDel="00FD29D6">
          <w:rPr>
            <w:lang w:val="en-US"/>
          </w:rPr>
          <w:fldChar w:fldCharType="end"/>
        </w:r>
      </w:del>
      <w:r>
        <w:rPr>
          <w:lang w:val="en-US"/>
        </w:rPr>
        <w:t xml:space="preserve"> –</w:t>
      </w:r>
      <w:r w:rsidRPr="001C220C">
        <w:rPr>
          <w:lang w:val="en-US"/>
        </w:rPr>
        <w:t xml:space="preserve"> </w:t>
      </w:r>
      <w:r>
        <w:rPr>
          <w:lang w:val="en-US"/>
        </w:rPr>
        <w:t>Q</w:t>
      </w:r>
      <w:r w:rsidRPr="000A4890">
        <w:rPr>
          <w:lang w:val="en-US"/>
        </w:rPr>
        <w:t>ualification test specification</w:t>
      </w:r>
      <w:r w:rsidRPr="001C220C">
        <w:rPr>
          <w:lang w:val="en-US"/>
        </w:rPr>
        <w:t xml:space="preserve"> </w:t>
      </w:r>
      <w:r w:rsidRPr="00862B5B">
        <w:rPr>
          <w:lang w:val="en-US"/>
        </w:rPr>
        <w:t>attributes</w:t>
      </w:r>
      <w:bookmarkEnd w:id="21713"/>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74"/>
        <w:gridCol w:w="1103"/>
        <w:gridCol w:w="1080"/>
      </w:tblGrid>
      <w:tr w:rsidR="00273732" w:rsidRPr="001C220C" w14:paraId="54FB8E77" w14:textId="77777777" w:rsidTr="00273732">
        <w:trPr>
          <w:tblHeader/>
          <w:jc w:val="center"/>
        </w:trPr>
        <w:tc>
          <w:tcPr>
            <w:tcW w:w="1269" w:type="dxa"/>
          </w:tcPr>
          <w:p w14:paraId="1F398B12" w14:textId="77777777" w:rsidR="00273732" w:rsidRPr="001C220C" w:rsidRDefault="00273732" w:rsidP="00273732">
            <w:pPr>
              <w:pStyle w:val="NormalTableHeader"/>
              <w:spacing w:before="40"/>
              <w:rPr>
                <w:lang w:val="en-US"/>
              </w:rPr>
            </w:pPr>
            <w:r w:rsidRPr="001C220C">
              <w:rPr>
                <w:lang w:val="en-US"/>
              </w:rPr>
              <w:t xml:space="preserve">Attribute </w:t>
            </w:r>
            <w:r>
              <w:rPr>
                <w:lang w:val="en-US"/>
              </w:rPr>
              <w:t>n</w:t>
            </w:r>
            <w:r w:rsidRPr="001C220C">
              <w:rPr>
                <w:lang w:val="en-US"/>
              </w:rPr>
              <w:t>ame</w:t>
            </w:r>
          </w:p>
        </w:tc>
        <w:tc>
          <w:tcPr>
            <w:tcW w:w="2880" w:type="dxa"/>
          </w:tcPr>
          <w:p w14:paraId="7D990083" w14:textId="77777777" w:rsidR="00273732" w:rsidRPr="001C220C" w:rsidRDefault="00273732" w:rsidP="00273732">
            <w:pPr>
              <w:pStyle w:val="NormalTableHeader"/>
              <w:spacing w:before="40"/>
              <w:rPr>
                <w:lang w:val="en-US"/>
              </w:rPr>
            </w:pPr>
            <w:r w:rsidRPr="001C220C">
              <w:rPr>
                <w:lang w:val="en-US"/>
              </w:rPr>
              <w:t>Description</w:t>
            </w:r>
          </w:p>
        </w:tc>
        <w:tc>
          <w:tcPr>
            <w:tcW w:w="1440" w:type="dxa"/>
          </w:tcPr>
          <w:p w14:paraId="71B58CA9" w14:textId="77777777" w:rsidR="00273732" w:rsidRPr="001C220C" w:rsidRDefault="00273732" w:rsidP="00273732">
            <w:pPr>
              <w:pStyle w:val="NormalTableHeader"/>
              <w:spacing w:before="40"/>
              <w:rPr>
                <w:lang w:val="en-US"/>
              </w:rPr>
            </w:pPr>
            <w:r>
              <w:rPr>
                <w:lang w:val="en-US"/>
              </w:rPr>
              <w:t>Production example</w:t>
            </w:r>
            <w:r w:rsidRPr="001C220C">
              <w:rPr>
                <w:lang w:val="en-US"/>
              </w:rPr>
              <w:t>s</w:t>
            </w:r>
          </w:p>
        </w:tc>
        <w:tc>
          <w:tcPr>
            <w:tcW w:w="1274" w:type="dxa"/>
          </w:tcPr>
          <w:p w14:paraId="5CE21EF6" w14:textId="77777777" w:rsidR="00273732" w:rsidRPr="001C220C" w:rsidRDefault="00273732" w:rsidP="00273732">
            <w:pPr>
              <w:pStyle w:val="NormalTableHeader"/>
              <w:spacing w:before="40"/>
              <w:rPr>
                <w:lang w:val="en-US"/>
              </w:rPr>
            </w:pPr>
            <w:r>
              <w:rPr>
                <w:lang w:val="en-US"/>
              </w:rPr>
              <w:t>Maintenance example</w:t>
            </w:r>
            <w:r w:rsidRPr="001C220C">
              <w:rPr>
                <w:lang w:val="en-US"/>
              </w:rPr>
              <w:t>s</w:t>
            </w:r>
          </w:p>
        </w:tc>
        <w:tc>
          <w:tcPr>
            <w:tcW w:w="1103" w:type="dxa"/>
          </w:tcPr>
          <w:p w14:paraId="69CAAF09" w14:textId="77777777" w:rsidR="00273732" w:rsidRPr="001C220C" w:rsidRDefault="00273732" w:rsidP="00273732">
            <w:pPr>
              <w:pStyle w:val="NormalTableHeader"/>
              <w:spacing w:before="40"/>
              <w:rPr>
                <w:lang w:val="en-US"/>
              </w:rPr>
            </w:pPr>
            <w:r>
              <w:rPr>
                <w:lang w:val="en-US"/>
              </w:rPr>
              <w:t>Quality example</w:t>
            </w:r>
            <w:r w:rsidRPr="001C220C">
              <w:rPr>
                <w:lang w:val="en-US"/>
              </w:rPr>
              <w:t>s</w:t>
            </w:r>
          </w:p>
        </w:tc>
        <w:tc>
          <w:tcPr>
            <w:tcW w:w="1080" w:type="dxa"/>
          </w:tcPr>
          <w:p w14:paraId="1FA9ED26" w14:textId="77777777" w:rsidR="00273732" w:rsidRPr="001C220C" w:rsidRDefault="00273732" w:rsidP="00273732">
            <w:pPr>
              <w:pStyle w:val="NormalTableHeader"/>
              <w:spacing w:before="40"/>
              <w:rPr>
                <w:lang w:val="en-US"/>
              </w:rPr>
            </w:pPr>
            <w:r>
              <w:rPr>
                <w:lang w:val="en-US"/>
              </w:rPr>
              <w:t>Inventory example</w:t>
            </w:r>
            <w:r w:rsidRPr="001C220C">
              <w:rPr>
                <w:lang w:val="en-US"/>
              </w:rPr>
              <w:t>s</w:t>
            </w:r>
          </w:p>
        </w:tc>
      </w:tr>
      <w:tr w:rsidR="00273732" w:rsidRPr="001C220C" w14:paraId="1CBB87B1" w14:textId="77777777" w:rsidTr="00273732">
        <w:trPr>
          <w:cantSplit/>
          <w:jc w:val="center"/>
        </w:trPr>
        <w:tc>
          <w:tcPr>
            <w:tcW w:w="1269" w:type="dxa"/>
          </w:tcPr>
          <w:p w14:paraId="519545E5" w14:textId="77777777" w:rsidR="00273732" w:rsidRPr="001C220C" w:rsidRDefault="00273732" w:rsidP="00273732">
            <w:pPr>
              <w:pStyle w:val="TableNormal1"/>
              <w:spacing w:before="40"/>
              <w:rPr>
                <w:lang w:val="en-US"/>
              </w:rPr>
            </w:pPr>
            <w:r w:rsidRPr="001C220C">
              <w:rPr>
                <w:lang w:val="en-US"/>
              </w:rPr>
              <w:t>ID</w:t>
            </w:r>
          </w:p>
        </w:tc>
        <w:tc>
          <w:tcPr>
            <w:tcW w:w="2880" w:type="dxa"/>
          </w:tcPr>
          <w:p w14:paraId="66A733C9" w14:textId="77777777" w:rsidR="00273732" w:rsidRPr="001C220C" w:rsidRDefault="00273732" w:rsidP="00273732">
            <w:pPr>
              <w:pStyle w:val="TableNormal1"/>
              <w:spacing w:before="40"/>
              <w:rPr>
                <w:lang w:val="en-US"/>
              </w:rPr>
            </w:pPr>
            <w:r w:rsidRPr="001C220C">
              <w:rPr>
                <w:lang w:val="en-US"/>
              </w:rPr>
              <w:t xml:space="preserve">An identification of a test for certifying one or more values for one or more </w:t>
            </w:r>
            <w:r w:rsidRPr="001C220C">
              <w:rPr>
                <w:i/>
                <w:lang w:val="en-US"/>
              </w:rPr>
              <w:t>person properties</w:t>
            </w:r>
            <w:r w:rsidRPr="001C220C">
              <w:rPr>
                <w:lang w:val="en-US"/>
              </w:rPr>
              <w:t>.</w:t>
            </w:r>
          </w:p>
          <w:p w14:paraId="377A9ECE" w14:textId="77777777" w:rsidR="00273732" w:rsidRPr="001C220C" w:rsidRDefault="00273732" w:rsidP="00273732">
            <w:pPr>
              <w:pStyle w:val="TableNormal1"/>
              <w:spacing w:before="40"/>
              <w:rPr>
                <w:lang w:val="en-US"/>
              </w:rPr>
            </w:pPr>
            <w:r w:rsidRPr="001C220C">
              <w:rPr>
                <w:lang w:val="en-US"/>
              </w:rPr>
              <w:t xml:space="preserve">For example, this </w:t>
            </w:r>
            <w:r>
              <w:rPr>
                <w:lang w:val="en-US"/>
              </w:rPr>
              <w:t xml:space="preserve">can </w:t>
            </w:r>
            <w:r w:rsidRPr="001C220C">
              <w:rPr>
                <w:lang w:val="en-US"/>
              </w:rPr>
              <w:t>be the name of a document that describes or defines the qualification test.</w:t>
            </w:r>
          </w:p>
        </w:tc>
        <w:tc>
          <w:tcPr>
            <w:tcW w:w="1440" w:type="dxa"/>
          </w:tcPr>
          <w:p w14:paraId="762B172E" w14:textId="77777777" w:rsidR="00273732" w:rsidRPr="001C220C" w:rsidRDefault="00273732" w:rsidP="00273732">
            <w:pPr>
              <w:pStyle w:val="TableNormal1"/>
              <w:spacing w:before="40"/>
              <w:rPr>
                <w:lang w:val="en-US"/>
              </w:rPr>
            </w:pPr>
            <w:r w:rsidRPr="001C220C">
              <w:rPr>
                <w:lang w:val="en-US"/>
              </w:rPr>
              <w:t>Class 1 Widget Assembly Certification Test</w:t>
            </w:r>
          </w:p>
        </w:tc>
        <w:tc>
          <w:tcPr>
            <w:tcW w:w="1274" w:type="dxa"/>
          </w:tcPr>
          <w:p w14:paraId="6E253173" w14:textId="77777777" w:rsidR="00273732" w:rsidRPr="001C220C" w:rsidRDefault="00273732" w:rsidP="00273732">
            <w:pPr>
              <w:pStyle w:val="TableNormal1"/>
              <w:spacing w:before="40"/>
              <w:rPr>
                <w:lang w:val="en-US"/>
              </w:rPr>
            </w:pPr>
            <w:r w:rsidRPr="001C220C">
              <w:rPr>
                <w:lang w:val="en-US"/>
              </w:rPr>
              <w:t>Union Renewal Test</w:t>
            </w:r>
          </w:p>
        </w:tc>
        <w:tc>
          <w:tcPr>
            <w:tcW w:w="1103" w:type="dxa"/>
          </w:tcPr>
          <w:p w14:paraId="23E6FECB" w14:textId="77777777" w:rsidR="00273732" w:rsidRPr="001C220C" w:rsidRDefault="00273732" w:rsidP="00273732">
            <w:pPr>
              <w:pStyle w:val="TableNormal1"/>
              <w:spacing w:before="40"/>
              <w:rPr>
                <w:lang w:val="en-US"/>
              </w:rPr>
            </w:pPr>
            <w:r w:rsidRPr="001C220C">
              <w:rPr>
                <w:lang w:val="en-US"/>
              </w:rPr>
              <w:t>LGC Model 1003 Certification Test</w:t>
            </w:r>
          </w:p>
        </w:tc>
        <w:tc>
          <w:tcPr>
            <w:tcW w:w="1080" w:type="dxa"/>
          </w:tcPr>
          <w:p w14:paraId="6FC96884" w14:textId="77777777" w:rsidR="00273732" w:rsidRPr="001C220C" w:rsidRDefault="00273732" w:rsidP="00273732">
            <w:pPr>
              <w:pStyle w:val="TableNormal1"/>
              <w:spacing w:before="40"/>
              <w:rPr>
                <w:lang w:val="en-US"/>
              </w:rPr>
            </w:pPr>
            <w:r w:rsidRPr="001C220C">
              <w:rPr>
                <w:lang w:val="en-US"/>
              </w:rPr>
              <w:t>Fork Truck Driving Test</w:t>
            </w:r>
          </w:p>
        </w:tc>
      </w:tr>
      <w:tr w:rsidR="00273732" w:rsidRPr="001C220C" w14:paraId="671064A1" w14:textId="77777777" w:rsidTr="00273732">
        <w:trPr>
          <w:cantSplit/>
          <w:jc w:val="center"/>
        </w:trPr>
        <w:tc>
          <w:tcPr>
            <w:tcW w:w="1269" w:type="dxa"/>
          </w:tcPr>
          <w:p w14:paraId="61514EF7" w14:textId="77777777" w:rsidR="00273732" w:rsidRPr="001C220C" w:rsidRDefault="00273732" w:rsidP="00273732">
            <w:pPr>
              <w:pStyle w:val="TableNormal1"/>
              <w:spacing w:before="40"/>
              <w:rPr>
                <w:lang w:val="en-US"/>
              </w:rPr>
            </w:pPr>
            <w:r w:rsidRPr="001C220C">
              <w:rPr>
                <w:lang w:val="en-US"/>
              </w:rPr>
              <w:t>Description</w:t>
            </w:r>
          </w:p>
        </w:tc>
        <w:tc>
          <w:tcPr>
            <w:tcW w:w="2880" w:type="dxa"/>
          </w:tcPr>
          <w:p w14:paraId="074F4661" w14:textId="77777777" w:rsidR="00273732" w:rsidRPr="001C220C" w:rsidRDefault="00273732" w:rsidP="00273732">
            <w:pPr>
              <w:pStyle w:val="TableNormal1"/>
              <w:spacing w:before="40"/>
              <w:rPr>
                <w:lang w:val="en-US"/>
              </w:rPr>
            </w:pPr>
            <w:r w:rsidRPr="001C220C">
              <w:rPr>
                <w:lang w:val="en-US"/>
              </w:rPr>
              <w:t xml:space="preserve">Additional information and description about the </w:t>
            </w:r>
            <w:r w:rsidRPr="001C220C">
              <w:rPr>
                <w:i/>
                <w:lang w:val="en-US"/>
              </w:rPr>
              <w:t>qualification test specification.</w:t>
            </w:r>
          </w:p>
        </w:tc>
        <w:tc>
          <w:tcPr>
            <w:tcW w:w="1440" w:type="dxa"/>
          </w:tcPr>
          <w:p w14:paraId="074BB941" w14:textId="77777777" w:rsidR="00273732" w:rsidRPr="001C220C" w:rsidRDefault="00273732" w:rsidP="00273732">
            <w:pPr>
              <w:pStyle w:val="TableNormal1"/>
              <w:spacing w:before="40"/>
              <w:rPr>
                <w:lang w:val="en-US"/>
              </w:rPr>
            </w:pPr>
            <w:r w:rsidRPr="001C220C">
              <w:rPr>
                <w:lang w:val="en-US"/>
              </w:rPr>
              <w:t xml:space="preserve">Identifies the test for Class 1 Widget assembly certification –returns a True or False value for the </w:t>
            </w:r>
            <w:r w:rsidRPr="001C220C">
              <w:rPr>
                <w:i/>
                <w:lang w:val="en-US"/>
              </w:rPr>
              <w:t>Class 1 widget assembly</w:t>
            </w:r>
            <w:r w:rsidRPr="001C220C">
              <w:rPr>
                <w:lang w:val="en-US"/>
              </w:rPr>
              <w:t xml:space="preserve"> </w:t>
            </w:r>
            <w:r w:rsidRPr="001C220C">
              <w:rPr>
                <w:i/>
                <w:lang w:val="en-US"/>
              </w:rPr>
              <w:t>certification</w:t>
            </w:r>
            <w:r w:rsidRPr="001C220C">
              <w:rPr>
                <w:lang w:val="en-US"/>
              </w:rPr>
              <w:t xml:space="preserve"> property</w:t>
            </w:r>
          </w:p>
        </w:tc>
        <w:tc>
          <w:tcPr>
            <w:tcW w:w="1274" w:type="dxa"/>
          </w:tcPr>
          <w:p w14:paraId="7F0EA70F" w14:textId="77777777" w:rsidR="00273732" w:rsidRPr="001C220C" w:rsidRDefault="00273732" w:rsidP="00273732">
            <w:pPr>
              <w:pStyle w:val="TableNormal1"/>
              <w:spacing w:before="40"/>
              <w:rPr>
                <w:lang w:val="en-US"/>
              </w:rPr>
            </w:pPr>
            <w:r w:rsidRPr="001C220C">
              <w:rPr>
                <w:lang w:val="en-US"/>
              </w:rPr>
              <w:t>Renewal for union membership</w:t>
            </w:r>
          </w:p>
        </w:tc>
        <w:tc>
          <w:tcPr>
            <w:tcW w:w="1103" w:type="dxa"/>
          </w:tcPr>
          <w:p w14:paraId="702BF058" w14:textId="77777777" w:rsidR="00273732" w:rsidRPr="001C220C" w:rsidRDefault="00273732" w:rsidP="00273732">
            <w:pPr>
              <w:pStyle w:val="TableNormal1"/>
              <w:spacing w:before="40"/>
              <w:rPr>
                <w:lang w:val="en-US"/>
              </w:rPr>
            </w:pPr>
            <w:r w:rsidRPr="001C220C">
              <w:rPr>
                <w:lang w:val="en-US"/>
              </w:rPr>
              <w:t>Identifies test for correct operation of LGC Model 1003</w:t>
            </w:r>
          </w:p>
        </w:tc>
        <w:tc>
          <w:tcPr>
            <w:tcW w:w="1080" w:type="dxa"/>
          </w:tcPr>
          <w:p w14:paraId="60B05096" w14:textId="77777777" w:rsidR="00273732" w:rsidRPr="001C220C" w:rsidRDefault="00273732" w:rsidP="00273732">
            <w:pPr>
              <w:pStyle w:val="TableNormal1"/>
              <w:spacing w:before="40"/>
              <w:rPr>
                <w:lang w:val="en-US"/>
              </w:rPr>
            </w:pPr>
            <w:r w:rsidRPr="001C220C">
              <w:rPr>
                <w:lang w:val="en-US"/>
              </w:rPr>
              <w:t>Identifies test for driving fork truck</w:t>
            </w:r>
          </w:p>
        </w:tc>
      </w:tr>
      <w:tr w:rsidR="00273732" w:rsidRPr="001C220C" w14:paraId="6A686FFA" w14:textId="77777777" w:rsidTr="00273732">
        <w:trPr>
          <w:cantSplit/>
          <w:jc w:val="center"/>
        </w:trPr>
        <w:tc>
          <w:tcPr>
            <w:tcW w:w="1269" w:type="dxa"/>
          </w:tcPr>
          <w:p w14:paraId="7AF16208" w14:textId="77777777" w:rsidR="00273732" w:rsidRPr="001C220C" w:rsidRDefault="00273732" w:rsidP="00273732">
            <w:pPr>
              <w:pStyle w:val="TableNormal1"/>
              <w:spacing w:before="40"/>
              <w:rPr>
                <w:lang w:val="en-US"/>
              </w:rPr>
            </w:pPr>
            <w:r>
              <w:rPr>
                <w:lang w:val="en-US"/>
              </w:rPr>
              <w:t>Hierarchy scope</w:t>
            </w:r>
          </w:p>
        </w:tc>
        <w:tc>
          <w:tcPr>
            <w:tcW w:w="2880" w:type="dxa"/>
          </w:tcPr>
          <w:p w14:paraId="194ABC2D" w14:textId="77777777" w:rsidR="00273732" w:rsidRPr="001C220C" w:rsidRDefault="00273732" w:rsidP="00273732">
            <w:pPr>
              <w:pStyle w:val="TableNormal1"/>
              <w:rPr>
                <w:lang w:val="en-US"/>
              </w:rPr>
            </w:pPr>
            <w:r w:rsidRPr="001C220C">
              <w:rPr>
                <w:lang w:val="en-US"/>
              </w:rPr>
              <w:t xml:space="preserve">Identifies where the exchanged information fits within the role based equipment hierarchy. </w:t>
            </w:r>
          </w:p>
          <w:p w14:paraId="6321DA25" w14:textId="77777777" w:rsidR="00273732" w:rsidRPr="001C220C" w:rsidRDefault="00273732" w:rsidP="00273732">
            <w:pPr>
              <w:pStyle w:val="TableNormal1"/>
              <w:spacing w:before="40"/>
              <w:rPr>
                <w:lang w:val="en-US"/>
              </w:rPr>
            </w:pPr>
            <w:r w:rsidRPr="001C220C">
              <w:rPr>
                <w:lang w:val="en-US"/>
              </w:rPr>
              <w:t xml:space="preserve">Optionally defines the scope of the </w:t>
            </w:r>
            <w:r w:rsidRPr="000327C9">
              <w:rPr>
                <w:i/>
                <w:lang w:val="en-US"/>
              </w:rPr>
              <w:t>qualification test specification</w:t>
            </w:r>
            <w:r w:rsidRPr="001C220C">
              <w:rPr>
                <w:lang w:val="en-US"/>
              </w:rPr>
              <w:t xml:space="preserve"> definition, such as the site or area it is defined for.</w:t>
            </w:r>
          </w:p>
        </w:tc>
        <w:tc>
          <w:tcPr>
            <w:tcW w:w="1440" w:type="dxa"/>
          </w:tcPr>
          <w:p w14:paraId="24BAA871" w14:textId="77777777" w:rsidR="00273732" w:rsidRPr="001C220C" w:rsidRDefault="00273732" w:rsidP="00273732">
            <w:pPr>
              <w:pStyle w:val="TableNormal1"/>
              <w:spacing w:before="40"/>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(Site) / Work Line (Area)</w:t>
            </w:r>
          </w:p>
        </w:tc>
        <w:tc>
          <w:tcPr>
            <w:tcW w:w="1274" w:type="dxa"/>
          </w:tcPr>
          <w:p w14:paraId="27DCB937" w14:textId="77777777" w:rsidR="00273732" w:rsidRPr="001C220C" w:rsidRDefault="00273732" w:rsidP="00273732">
            <w:pPr>
              <w:pStyle w:val="TableNormal1"/>
              <w:spacing w:before="40"/>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(SITE) / Packaging (Area)</w:t>
            </w:r>
          </w:p>
        </w:tc>
        <w:tc>
          <w:tcPr>
            <w:tcW w:w="1103" w:type="dxa"/>
          </w:tcPr>
          <w:p w14:paraId="59BA355E" w14:textId="77777777" w:rsidR="00273732" w:rsidRPr="001C220C" w:rsidRDefault="00273732" w:rsidP="00273732">
            <w:pPr>
              <w:pStyle w:val="TableNormal1"/>
              <w:spacing w:before="40"/>
              <w:rPr>
                <w:lang w:val="en-US"/>
              </w:rPr>
            </w:pPr>
            <w:smartTag w:uri="urn:schemas-microsoft-com:office:smarttags" w:element="place">
              <w:smartTag w:uri="urn:schemas-microsoft-com:office:smarttags" w:element="PlaceName">
                <w:r w:rsidRPr="001C220C">
                  <w:rPr>
                    <w:lang w:val="en-US"/>
                  </w:rPr>
                  <w:t>Mixer</w:t>
                </w:r>
              </w:smartTag>
              <w:r w:rsidRPr="001C220C">
                <w:rPr>
                  <w:lang w:val="en-US"/>
                </w:rPr>
                <w:t xml:space="preserve"> </w:t>
              </w:r>
              <w:smartTag w:uri="urn:schemas-microsoft-com:office:smarttags" w:element="PlaceName">
                <w:r w:rsidRPr="001C220C">
                  <w:rPr>
                    <w:lang w:val="en-US"/>
                  </w:rPr>
                  <w:t>Sample</w:t>
                </w:r>
              </w:smartTag>
              <w:r w:rsidRPr="001C220C">
                <w:rPr>
                  <w:lang w:val="en-US"/>
                </w:rPr>
                <w:t xml:space="preserve"> </w:t>
              </w:r>
              <w:smartTag w:uri="urn:schemas-microsoft-com:office:smarttags" w:element="PlaceType">
                <w:r w:rsidRPr="001C220C">
                  <w:rPr>
                    <w:lang w:val="en-US"/>
                  </w:rPr>
                  <w:t>Port</w:t>
                </w:r>
              </w:smartTag>
            </w:smartTag>
            <w:r w:rsidRPr="001C220C">
              <w:rPr>
                <w:lang w:val="en-US"/>
              </w:rPr>
              <w:t xml:space="preserve"> (Work Unit)</w:t>
            </w:r>
          </w:p>
        </w:tc>
        <w:tc>
          <w:tcPr>
            <w:tcW w:w="1080" w:type="dxa"/>
          </w:tcPr>
          <w:p w14:paraId="579E2E70" w14:textId="77777777" w:rsidR="00273732" w:rsidRPr="001C220C" w:rsidRDefault="00273732" w:rsidP="00273732">
            <w:pPr>
              <w:pStyle w:val="TableNormal1"/>
              <w:spacing w:before="40"/>
              <w:rPr>
                <w:lang w:val="en-US"/>
              </w:rPr>
            </w:pPr>
            <w:r w:rsidRPr="001C220C">
              <w:rPr>
                <w:lang w:val="en-US"/>
              </w:rPr>
              <w:t>Receiving dock (</w:t>
            </w:r>
            <w:smartTag w:uri="urn:schemas-microsoft-com:office:smarttags" w:element="place">
              <w:smartTag w:uri="urn:schemas-microsoft-com:office:smarttags" w:element="PlaceName">
                <w:r w:rsidRPr="001C220C">
                  <w:rPr>
                    <w:lang w:val="en-US"/>
                  </w:rPr>
                  <w:t>Work</w:t>
                </w:r>
              </w:smartTag>
              <w:r w:rsidRPr="001C220C">
                <w:rPr>
                  <w:lang w:val="en-US"/>
                </w:rPr>
                <w:t xml:space="preserve"> </w:t>
              </w:r>
              <w:smartTag w:uri="urn:schemas-microsoft-com:office:smarttags" w:element="PlaceType">
                <w:r w:rsidRPr="001C220C">
                  <w:rPr>
                    <w:lang w:val="en-US"/>
                  </w:rPr>
                  <w:t>Center</w:t>
                </w:r>
              </w:smartTag>
            </w:smartTag>
            <w:r w:rsidRPr="001C220C">
              <w:rPr>
                <w:lang w:val="en-US"/>
              </w:rPr>
              <w:t>)</w:t>
            </w:r>
          </w:p>
        </w:tc>
      </w:tr>
      <w:tr w:rsidR="00273732" w:rsidRPr="001C220C" w14:paraId="73C7D6B0" w14:textId="77777777" w:rsidTr="00273732">
        <w:trPr>
          <w:cantSplit/>
          <w:trHeight w:val="620"/>
          <w:jc w:val="center"/>
        </w:trPr>
        <w:tc>
          <w:tcPr>
            <w:tcW w:w="1269" w:type="dxa"/>
          </w:tcPr>
          <w:p w14:paraId="439CBC3C" w14:textId="77777777" w:rsidR="00273732" w:rsidRPr="001C220C" w:rsidRDefault="00273732" w:rsidP="00273732">
            <w:pPr>
              <w:pStyle w:val="TableNormal1"/>
              <w:spacing w:before="40"/>
              <w:rPr>
                <w:lang w:val="en-US"/>
              </w:rPr>
            </w:pPr>
            <w:r w:rsidRPr="001C220C">
              <w:rPr>
                <w:lang w:val="en-US"/>
              </w:rPr>
              <w:t>Version</w:t>
            </w:r>
          </w:p>
        </w:tc>
        <w:tc>
          <w:tcPr>
            <w:tcW w:w="2880" w:type="dxa"/>
          </w:tcPr>
          <w:p w14:paraId="6EEE31A5" w14:textId="77777777" w:rsidR="00273732" w:rsidRPr="001C220C" w:rsidRDefault="00273732" w:rsidP="00273732">
            <w:pPr>
              <w:pStyle w:val="TableNormal1"/>
              <w:spacing w:before="40"/>
              <w:rPr>
                <w:lang w:val="en-US"/>
              </w:rPr>
            </w:pPr>
            <w:r w:rsidRPr="001C220C">
              <w:rPr>
                <w:lang w:val="en-US"/>
              </w:rPr>
              <w:t xml:space="preserve">An identification of the version of the </w:t>
            </w:r>
            <w:r w:rsidRPr="00AE4770">
              <w:rPr>
                <w:i/>
                <w:lang w:val="en-US"/>
              </w:rPr>
              <w:t>qualification test specification</w:t>
            </w:r>
            <w:r w:rsidRPr="001C220C">
              <w:rPr>
                <w:lang w:val="en-US"/>
              </w:rPr>
              <w:t>.</w:t>
            </w:r>
          </w:p>
        </w:tc>
        <w:tc>
          <w:tcPr>
            <w:tcW w:w="1440" w:type="dxa"/>
          </w:tcPr>
          <w:p w14:paraId="42F37DB4" w14:textId="77777777" w:rsidR="00273732" w:rsidRPr="001C220C" w:rsidRDefault="00273732" w:rsidP="00273732">
            <w:pPr>
              <w:pStyle w:val="TableNormal1"/>
              <w:spacing w:before="40"/>
              <w:rPr>
                <w:lang w:val="en-US"/>
              </w:rPr>
            </w:pPr>
            <w:r w:rsidRPr="001C220C">
              <w:rPr>
                <w:lang w:val="en-US"/>
              </w:rPr>
              <w:t>V23</w:t>
            </w:r>
          </w:p>
        </w:tc>
        <w:tc>
          <w:tcPr>
            <w:tcW w:w="1274" w:type="dxa"/>
          </w:tcPr>
          <w:p w14:paraId="122A387D" w14:textId="77777777" w:rsidR="00273732" w:rsidRPr="001C220C" w:rsidRDefault="00273732" w:rsidP="00273732">
            <w:pPr>
              <w:pStyle w:val="TableNormal1"/>
              <w:spacing w:before="40"/>
              <w:rPr>
                <w:lang w:val="en-US"/>
              </w:rPr>
            </w:pPr>
            <w:r w:rsidRPr="001C220C">
              <w:rPr>
                <w:lang w:val="en-US"/>
              </w:rPr>
              <w:t>01</w:t>
            </w:r>
          </w:p>
        </w:tc>
        <w:tc>
          <w:tcPr>
            <w:tcW w:w="1103" w:type="dxa"/>
          </w:tcPr>
          <w:p w14:paraId="78C5BB92" w14:textId="77777777" w:rsidR="00273732" w:rsidRPr="001C220C" w:rsidRDefault="00273732" w:rsidP="00273732">
            <w:pPr>
              <w:pStyle w:val="TableNormal1"/>
              <w:spacing w:before="40"/>
              <w:rPr>
                <w:lang w:val="en-US"/>
              </w:rPr>
            </w:pPr>
            <w:r w:rsidRPr="001C220C">
              <w:rPr>
                <w:lang w:val="en-US"/>
              </w:rPr>
              <w:t>A</w:t>
            </w:r>
          </w:p>
        </w:tc>
        <w:tc>
          <w:tcPr>
            <w:tcW w:w="1080" w:type="dxa"/>
          </w:tcPr>
          <w:p w14:paraId="54B9B7AA" w14:textId="77777777" w:rsidR="00273732" w:rsidRPr="001C220C" w:rsidRDefault="00273732" w:rsidP="00273732">
            <w:pPr>
              <w:pStyle w:val="TableNormal1"/>
              <w:spacing w:before="40"/>
              <w:rPr>
                <w:lang w:val="en-US"/>
              </w:rPr>
            </w:pPr>
            <w:smartTag w:uri="urn:schemas-microsoft-com:office:smarttags" w:element="chmetcnv">
              <w:smartTagPr>
                <w:attr w:name="UnitName" w:val="C"/>
                <w:attr w:name="SourceValue" w:val="23"/>
                <w:attr w:name="HasSpace" w:val="False"/>
                <w:attr w:name="Negative" w:val="False"/>
                <w:attr w:name="NumberType" w:val="1"/>
                <w:attr w:name="TCSC" w:val="0"/>
              </w:smartTagPr>
              <w:r w:rsidRPr="001C220C">
                <w:rPr>
                  <w:lang w:val="en-US"/>
                </w:rPr>
                <w:t>23C</w:t>
              </w:r>
            </w:smartTag>
          </w:p>
        </w:tc>
      </w:tr>
    </w:tbl>
    <w:p w14:paraId="15BB5997" w14:textId="75BFBBA2" w:rsidR="00273732" w:rsidRDefault="00273732" w:rsidP="00273732">
      <w:pPr>
        <w:pStyle w:val="PARAGRAPH"/>
        <w:rPr>
          <w:lang w:val="en-US"/>
        </w:rPr>
      </w:pPr>
    </w:p>
    <w:p w14:paraId="2C4F9FDD" w14:textId="7475CBE5" w:rsidR="00273732" w:rsidRDefault="003A2033" w:rsidP="00273732">
      <w:pPr>
        <w:pStyle w:val="ANNEX-heading1"/>
        <w:rPr>
          <w:lang w:val="en-US"/>
        </w:rPr>
      </w:pPr>
      <w:bookmarkStart w:id="21717" w:name="_Toc478492298"/>
      <w:r>
        <w:rPr>
          <w:lang w:val="en-US"/>
        </w:rPr>
        <w:t>Role based equipment</w:t>
      </w:r>
      <w:r w:rsidR="00273732">
        <w:rPr>
          <w:lang w:val="en-US"/>
        </w:rPr>
        <w:t xml:space="preserve"> model </w:t>
      </w:r>
      <w:r>
        <w:rPr>
          <w:lang w:val="en-US"/>
        </w:rPr>
        <w:t xml:space="preserve">– equipment capability test specification </w:t>
      </w:r>
      <w:r w:rsidR="00273732">
        <w:rPr>
          <w:lang w:val="en-US"/>
        </w:rPr>
        <w:t>examples</w:t>
      </w:r>
      <w:bookmarkEnd w:id="21717"/>
    </w:p>
    <w:p w14:paraId="578E3515" w14:textId="1F662C41" w:rsidR="00273732" w:rsidRDefault="00273732" w:rsidP="00273732">
      <w:pPr>
        <w:pStyle w:val="PARAGRAPH"/>
        <w:rPr>
          <w:lang w:val="en-US"/>
        </w:rPr>
      </w:pPr>
    </w:p>
    <w:p w14:paraId="66F18471" w14:textId="04FE4C29" w:rsidR="00273732" w:rsidRDefault="003A2033" w:rsidP="00273732">
      <w:pPr>
        <w:pStyle w:val="ANNEX-heading1"/>
        <w:rPr>
          <w:lang w:val="en-US"/>
        </w:rPr>
      </w:pPr>
      <w:bookmarkStart w:id="21718" w:name="_Toc478492299"/>
      <w:r>
        <w:rPr>
          <w:lang w:val="en-US"/>
        </w:rPr>
        <w:t>Physical asset</w:t>
      </w:r>
      <w:r w:rsidR="00273732">
        <w:rPr>
          <w:lang w:val="en-US"/>
        </w:rPr>
        <w:t xml:space="preserve"> model</w:t>
      </w:r>
      <w:r>
        <w:rPr>
          <w:lang w:val="en-US"/>
        </w:rPr>
        <w:t xml:space="preserve"> – physical asset capability test specification</w:t>
      </w:r>
      <w:r w:rsidR="00273732">
        <w:rPr>
          <w:lang w:val="en-US"/>
        </w:rPr>
        <w:t xml:space="preserve"> examples</w:t>
      </w:r>
      <w:bookmarkEnd w:id="21718"/>
    </w:p>
    <w:p w14:paraId="2DBC81C5" w14:textId="1DBF0510" w:rsidR="00273732" w:rsidRDefault="00273732" w:rsidP="00273732">
      <w:pPr>
        <w:pStyle w:val="PARAGRAPH"/>
        <w:rPr>
          <w:lang w:val="en-US"/>
        </w:rPr>
      </w:pPr>
    </w:p>
    <w:p w14:paraId="429CCA99" w14:textId="39A99FE9" w:rsidR="00273732" w:rsidRDefault="003A2033" w:rsidP="00273732">
      <w:pPr>
        <w:pStyle w:val="ANNEX-heading1"/>
        <w:rPr>
          <w:lang w:val="en-US"/>
        </w:rPr>
      </w:pPr>
      <w:bookmarkStart w:id="21719" w:name="_Toc478492300"/>
      <w:r>
        <w:rPr>
          <w:lang w:val="en-US"/>
        </w:rPr>
        <w:t xml:space="preserve">Material </w:t>
      </w:r>
      <w:r w:rsidR="00273732">
        <w:rPr>
          <w:lang w:val="en-US"/>
        </w:rPr>
        <w:t xml:space="preserve">model </w:t>
      </w:r>
      <w:r>
        <w:rPr>
          <w:lang w:val="en-US"/>
        </w:rPr>
        <w:t xml:space="preserve">– material test specification </w:t>
      </w:r>
      <w:r w:rsidR="00273732">
        <w:rPr>
          <w:lang w:val="en-US"/>
        </w:rPr>
        <w:t>examples</w:t>
      </w:r>
      <w:bookmarkEnd w:id="21719"/>
    </w:p>
    <w:p w14:paraId="4431ED83" w14:textId="77777777" w:rsidR="00273732" w:rsidRDefault="00273732" w:rsidP="00273732">
      <w:pPr>
        <w:pStyle w:val="PARAGRAPH"/>
        <w:rPr>
          <w:lang w:val="en-US"/>
        </w:rPr>
      </w:pPr>
    </w:p>
    <w:p w14:paraId="24B22C3C" w14:textId="77777777" w:rsidR="00273732" w:rsidRPr="00273732" w:rsidRDefault="00273732" w:rsidP="00273732">
      <w:pPr>
        <w:pStyle w:val="PARAGRAPH"/>
        <w:rPr>
          <w:lang w:val="en-US"/>
        </w:rPr>
      </w:pPr>
    </w:p>
    <w:p w14:paraId="564C801E" w14:textId="77777777" w:rsidR="00273732" w:rsidRDefault="00273732" w:rsidP="00C95EAE">
      <w:pPr>
        <w:pStyle w:val="ANNEXtitle"/>
        <w:numPr>
          <w:ilvl w:val="0"/>
          <w:numId w:val="0"/>
        </w:numPr>
        <w:jc w:val="both"/>
        <w:rPr>
          <w:lang w:val="en-US"/>
        </w:rPr>
      </w:pPr>
    </w:p>
    <w:p w14:paraId="48C31409" w14:textId="05317B1B" w:rsidR="0004729E" w:rsidRPr="001C220C" w:rsidRDefault="00B731DA" w:rsidP="00C95EAE">
      <w:pPr>
        <w:pStyle w:val="ANNEXtitle"/>
        <w:numPr>
          <w:ilvl w:val="0"/>
          <w:numId w:val="0"/>
        </w:numPr>
        <w:jc w:val="both"/>
        <w:rPr>
          <w:lang w:val="en-US"/>
        </w:rPr>
      </w:pPr>
      <w:bookmarkStart w:id="21720" w:name="_Toc478492301"/>
      <w:r w:rsidRPr="001C220C">
        <w:rPr>
          <w:lang w:val="en-US"/>
        </w:rPr>
        <w:t>Bibliography</w:t>
      </w:r>
      <w:bookmarkEnd w:id="21474"/>
      <w:bookmarkEnd w:id="21704"/>
      <w:bookmarkEnd w:id="21720"/>
    </w:p>
    <w:p w14:paraId="7EE48AD0" w14:textId="77777777" w:rsidR="008E7F81" w:rsidRPr="0023528A" w:rsidRDefault="00A3549B" w:rsidP="008E7F81">
      <w:pPr>
        <w:pStyle w:val="PARAGRAPH"/>
        <w:rPr>
          <w:i/>
          <w:lang w:val="en-US"/>
        </w:rPr>
      </w:pPr>
      <w:r>
        <w:rPr>
          <w:lang w:val="en-US"/>
        </w:rPr>
        <w:t>IEC 6</w:t>
      </w:r>
      <w:r w:rsidR="008E7F81" w:rsidRPr="001C220C">
        <w:rPr>
          <w:lang w:val="en-US"/>
        </w:rPr>
        <w:t>1512-1,</w:t>
      </w:r>
      <w:r w:rsidR="008E7F81" w:rsidRPr="0023528A">
        <w:rPr>
          <w:i/>
          <w:lang w:val="en-US"/>
        </w:rPr>
        <w:t xml:space="preserve"> Batch control – Part 1: Models and terminology</w:t>
      </w:r>
    </w:p>
    <w:p w14:paraId="20AE3CD5" w14:textId="77777777" w:rsidR="004C5A7D" w:rsidRPr="00436651" w:rsidRDefault="00A06A0A" w:rsidP="004C5A7D">
      <w:pPr>
        <w:pStyle w:val="PARAGRAPH"/>
      </w:pPr>
      <w:r>
        <w:t>ISO </w:t>
      </w:r>
      <w:r w:rsidR="004C5A7D" w:rsidRPr="00436651">
        <w:t xml:space="preserve">8601, </w:t>
      </w:r>
      <w:r w:rsidR="004C5A7D" w:rsidRPr="00436651">
        <w:rPr>
          <w:i/>
        </w:rPr>
        <w:t>Data elements and interchange formats – Information interchange – Representation of dates and times</w:t>
      </w:r>
    </w:p>
    <w:p w14:paraId="5760872D" w14:textId="77777777" w:rsidR="004C5A7D" w:rsidRPr="0023528A" w:rsidRDefault="004C5A7D" w:rsidP="004C5A7D">
      <w:pPr>
        <w:pStyle w:val="PARAGRAPH"/>
        <w:rPr>
          <w:i/>
          <w:lang w:val="en-US"/>
        </w:rPr>
      </w:pPr>
      <w:r>
        <w:rPr>
          <w:lang w:val="en-US"/>
        </w:rPr>
        <w:t>ISO </w:t>
      </w:r>
      <w:r w:rsidRPr="001C220C">
        <w:rPr>
          <w:lang w:val="en-US"/>
        </w:rPr>
        <w:t xml:space="preserve">10303-1, </w:t>
      </w:r>
      <w:r w:rsidRPr="0023528A">
        <w:rPr>
          <w:i/>
          <w:lang w:val="en-US"/>
        </w:rPr>
        <w:t xml:space="preserve">Industrial automation systems and integration – Product data representation and exchange – Part 1: Overview and fundamental principles </w:t>
      </w:r>
    </w:p>
    <w:p w14:paraId="2D2EB459" w14:textId="77777777" w:rsidR="004C5A7D" w:rsidRPr="0023528A" w:rsidRDefault="004C5A7D" w:rsidP="004C5A7D">
      <w:pPr>
        <w:pStyle w:val="PARAGRAPH"/>
        <w:rPr>
          <w:i/>
          <w:lang w:val="en-US"/>
        </w:rPr>
      </w:pPr>
      <w:r>
        <w:rPr>
          <w:lang w:val="en-US"/>
        </w:rPr>
        <w:t xml:space="preserve">ISO 14977, </w:t>
      </w:r>
      <w:r w:rsidRPr="0023528A">
        <w:rPr>
          <w:i/>
          <w:lang w:val="en-US"/>
        </w:rPr>
        <w:t>Information Technology – Syntactic metalanguage – Extended BNF</w:t>
      </w:r>
    </w:p>
    <w:p w14:paraId="73C97C7E" w14:textId="77777777" w:rsidR="004C5A7D" w:rsidRPr="0023528A" w:rsidRDefault="004C5A7D" w:rsidP="004C5A7D">
      <w:pPr>
        <w:pStyle w:val="PARAGRAPH"/>
        <w:rPr>
          <w:i/>
          <w:lang w:val="en-US"/>
        </w:rPr>
      </w:pPr>
      <w:r>
        <w:rPr>
          <w:lang w:val="en-US"/>
        </w:rPr>
        <w:t>ISO 15000-5,</w:t>
      </w:r>
      <w:r w:rsidRPr="0023528A">
        <w:rPr>
          <w:i/>
          <w:lang w:val="en-US"/>
        </w:rPr>
        <w:t xml:space="preserve"> </w:t>
      </w:r>
      <w:r w:rsidRPr="00436651">
        <w:rPr>
          <w:i/>
          <w:lang w:val="en-US"/>
        </w:rPr>
        <w:t>Electronic Business Extensible Markup</w:t>
      </w:r>
      <w:r>
        <w:rPr>
          <w:i/>
          <w:lang w:val="en-US"/>
        </w:rPr>
        <w:t xml:space="preserve"> Language (ebXML) – </w:t>
      </w:r>
      <w:r w:rsidRPr="00436651">
        <w:rPr>
          <w:i/>
          <w:lang w:val="en-US"/>
        </w:rPr>
        <w:t>Part 5:ebXML Core Components Technical</w:t>
      </w:r>
      <w:r>
        <w:rPr>
          <w:i/>
          <w:lang w:val="en-US"/>
        </w:rPr>
        <w:t xml:space="preserve"> </w:t>
      </w:r>
      <w:r w:rsidRPr="00436651">
        <w:rPr>
          <w:i/>
          <w:lang w:val="en-US"/>
        </w:rPr>
        <w:t>Specification, Version 2.01(ebCCTS)</w:t>
      </w:r>
    </w:p>
    <w:p w14:paraId="13B9D687" w14:textId="77777777" w:rsidR="004C5A7D" w:rsidRPr="0023528A" w:rsidRDefault="004C5A7D" w:rsidP="004C5A7D">
      <w:pPr>
        <w:pStyle w:val="PARAGRAPH"/>
        <w:rPr>
          <w:i/>
          <w:lang w:val="en-US"/>
        </w:rPr>
      </w:pPr>
      <w:r>
        <w:rPr>
          <w:lang w:val="en-US"/>
        </w:rPr>
        <w:t>ISO </w:t>
      </w:r>
      <w:r w:rsidRPr="001C220C">
        <w:rPr>
          <w:lang w:val="en-US"/>
        </w:rPr>
        <w:t xml:space="preserve">15704, </w:t>
      </w:r>
      <w:r>
        <w:rPr>
          <w:i/>
          <w:lang w:val="en-US"/>
        </w:rPr>
        <w:t xml:space="preserve">Industrial automation systems – </w:t>
      </w:r>
      <w:r w:rsidRPr="0023528A">
        <w:rPr>
          <w:i/>
          <w:lang w:val="en-US"/>
        </w:rPr>
        <w:t>Requirements for enterprise-reference architectures and methodologies</w:t>
      </w:r>
    </w:p>
    <w:p w14:paraId="5B67AA1F" w14:textId="77777777" w:rsidR="004C5A7D" w:rsidRPr="0023528A" w:rsidRDefault="004C5A7D" w:rsidP="004C5A7D">
      <w:pPr>
        <w:pStyle w:val="PARAGRAPH"/>
        <w:rPr>
          <w:i/>
          <w:lang w:val="en-US"/>
        </w:rPr>
      </w:pPr>
      <w:r>
        <w:rPr>
          <w:lang w:val="en-US"/>
        </w:rPr>
        <w:t xml:space="preserve">ISO 19439, </w:t>
      </w:r>
      <w:r w:rsidRPr="0023528A">
        <w:rPr>
          <w:i/>
          <w:lang w:val="en-US"/>
        </w:rPr>
        <w:t>Enterprise integration – Framework for enterprise modeling</w:t>
      </w:r>
    </w:p>
    <w:p w14:paraId="0E593A7B" w14:textId="60518BD8" w:rsidR="00990FAA" w:rsidRPr="0023528A" w:rsidRDefault="004C5A7D" w:rsidP="004C5A7D">
      <w:pPr>
        <w:pStyle w:val="PARAGRAPH"/>
        <w:rPr>
          <w:i/>
          <w:lang w:val="en-US"/>
        </w:rPr>
      </w:pPr>
      <w:r>
        <w:rPr>
          <w:lang w:val="en-US"/>
        </w:rPr>
        <w:t>ISO </w:t>
      </w:r>
      <w:r w:rsidRPr="001C220C">
        <w:rPr>
          <w:lang w:val="en-US"/>
        </w:rPr>
        <w:t xml:space="preserve">19440, </w:t>
      </w:r>
      <w:r w:rsidRPr="0023528A">
        <w:rPr>
          <w:i/>
          <w:lang w:val="en-US"/>
        </w:rPr>
        <w:t>Enterprise integration – Constructs for enterprise modeling</w:t>
      </w:r>
    </w:p>
    <w:p w14:paraId="2C06F5CD" w14:textId="77777777" w:rsidR="00725CB2" w:rsidRPr="006023F2" w:rsidRDefault="00725CB2" w:rsidP="002A3ED4">
      <w:pPr>
        <w:pStyle w:val="PARAGRAPH"/>
        <w:rPr>
          <w:i/>
          <w:lang w:val="en-US"/>
        </w:rPr>
      </w:pPr>
      <w:r w:rsidRPr="001C220C">
        <w:rPr>
          <w:lang w:val="en-US"/>
        </w:rPr>
        <w:t>ANSI/ISA-95.00.01,</w:t>
      </w:r>
      <w:r w:rsidRPr="006023F2">
        <w:rPr>
          <w:i/>
          <w:lang w:val="en-US"/>
        </w:rPr>
        <w:t xml:space="preserve"> Enterprise-Control System Integration – Part 1: Models and Terminology</w:t>
      </w:r>
    </w:p>
    <w:p w14:paraId="22107BB6" w14:textId="77777777" w:rsidR="00725CB2" w:rsidRPr="006023F2" w:rsidRDefault="00725CB2" w:rsidP="002A3ED4">
      <w:pPr>
        <w:pStyle w:val="PARAGRAPH"/>
        <w:rPr>
          <w:i/>
          <w:lang w:val="en-US"/>
        </w:rPr>
      </w:pPr>
      <w:r w:rsidRPr="001C220C">
        <w:rPr>
          <w:lang w:val="en-US"/>
        </w:rPr>
        <w:t xml:space="preserve">ANSI/ISA-88.00.01, </w:t>
      </w:r>
      <w:r w:rsidRPr="006023F2">
        <w:rPr>
          <w:i/>
          <w:lang w:val="en-US"/>
        </w:rPr>
        <w:t>Batch Control – Part 1: Models and Terminology</w:t>
      </w:r>
    </w:p>
    <w:p w14:paraId="6D66BE78" w14:textId="26B5D2EC" w:rsidR="0004729E" w:rsidRDefault="0004729E" w:rsidP="002A3ED4">
      <w:pPr>
        <w:pStyle w:val="PARAGRAPH"/>
        <w:rPr>
          <w:ins w:id="21721" w:author="Charles Gifford" w:date="2017-03-10T00:35:00Z"/>
          <w:lang w:val="it-IT"/>
        </w:rPr>
      </w:pPr>
      <w:r w:rsidRPr="0077686C">
        <w:rPr>
          <w:lang w:val="it-IT"/>
        </w:rPr>
        <w:t xml:space="preserve">MIMOSA OSA-EAI CCOM V3.2 – </w:t>
      </w:r>
      <w:ins w:id="21722" w:author="Charles Gifford" w:date="2017-03-10T00:35:00Z">
        <w:r w:rsidR="00990FAA">
          <w:rPr>
            <w:lang w:val="it-IT"/>
          </w:rPr>
          <w:fldChar w:fldCharType="begin"/>
        </w:r>
        <w:r w:rsidR="00990FAA">
          <w:rPr>
            <w:lang w:val="it-IT"/>
          </w:rPr>
          <w:instrText xml:space="preserve"> HYPERLINK "http://</w:instrText>
        </w:r>
      </w:ins>
      <w:r w:rsidR="00990FAA" w:rsidRPr="0077686C">
        <w:rPr>
          <w:lang w:val="it-IT"/>
        </w:rPr>
        <w:instrText>www.mimosa.org</w:instrText>
      </w:r>
      <w:ins w:id="21723" w:author="Charles Gifford" w:date="2017-03-10T00:35:00Z">
        <w:r w:rsidR="00990FAA">
          <w:rPr>
            <w:lang w:val="it-IT"/>
          </w:rPr>
          <w:instrText xml:space="preserve">" </w:instrText>
        </w:r>
        <w:r w:rsidR="00990FAA">
          <w:rPr>
            <w:lang w:val="it-IT"/>
          </w:rPr>
          <w:fldChar w:fldCharType="separate"/>
        </w:r>
      </w:ins>
      <w:r w:rsidR="00990FAA" w:rsidRPr="004206AD">
        <w:rPr>
          <w:rStyle w:val="Hyperlink"/>
          <w:lang w:val="it-IT"/>
        </w:rPr>
        <w:t>www.mimosa.org</w:t>
      </w:r>
      <w:ins w:id="21724" w:author="Charles Gifford" w:date="2017-03-10T00:35:00Z">
        <w:r w:rsidR="00990FAA">
          <w:rPr>
            <w:lang w:val="it-IT"/>
          </w:rPr>
          <w:fldChar w:fldCharType="end"/>
        </w:r>
      </w:ins>
    </w:p>
    <w:p w14:paraId="0D6D13E7" w14:textId="77777777" w:rsidR="00990FAA" w:rsidRPr="00990FAA" w:rsidRDefault="00990FAA" w:rsidP="00990FAA">
      <w:pPr>
        <w:pStyle w:val="PARAGRAPH"/>
        <w:rPr>
          <w:ins w:id="21725" w:author="Charles Gifford" w:date="2017-03-10T00:35:00Z"/>
          <w:lang w:val="it-IT"/>
        </w:rPr>
      </w:pPr>
      <w:ins w:id="21726" w:author="Charles Gifford" w:date="2017-03-10T00:35:00Z">
        <w:r w:rsidRPr="00990FAA">
          <w:rPr>
            <w:lang w:val="it-IT"/>
          </w:rPr>
          <w:t>ISO/IEC Guide 98-3, Uncertainty of measurement – Part 3: Guide to the expression of uncertainty in measurement (GUM:1995)</w:t>
        </w:r>
      </w:ins>
    </w:p>
    <w:p w14:paraId="2CA14AE7" w14:textId="77777777" w:rsidR="00990FAA" w:rsidRPr="00990FAA" w:rsidRDefault="00990FAA" w:rsidP="00990FAA">
      <w:pPr>
        <w:pStyle w:val="PARAGRAPH"/>
        <w:rPr>
          <w:ins w:id="21727" w:author="Charles Gifford" w:date="2017-03-10T00:35:00Z"/>
          <w:lang w:val="it-IT"/>
        </w:rPr>
      </w:pPr>
      <w:ins w:id="21728" w:author="Charles Gifford" w:date="2017-03-10T00:35:00Z">
        <w:r w:rsidRPr="00990FAA">
          <w:rPr>
            <w:lang w:val="it-IT"/>
          </w:rPr>
          <w:t>ISO/IEC Guide 99, International vocabulary of metrology – Basic and general concepts and associated terms (VIM)</w:t>
        </w:r>
      </w:ins>
    </w:p>
    <w:p w14:paraId="42C34C6B" w14:textId="77777777" w:rsidR="00990FAA" w:rsidRPr="00990FAA" w:rsidRDefault="00990FAA" w:rsidP="00990FAA">
      <w:pPr>
        <w:pStyle w:val="PARAGRAPH"/>
        <w:rPr>
          <w:ins w:id="21729" w:author="Charles Gifford" w:date="2017-03-10T00:35:00Z"/>
          <w:lang w:val="it-IT"/>
        </w:rPr>
      </w:pPr>
      <w:ins w:id="21730" w:author="Charles Gifford" w:date="2017-03-10T00:35:00Z">
        <w:r w:rsidRPr="00990FAA">
          <w:rPr>
            <w:lang w:val="it-IT"/>
          </w:rPr>
          <w:t>NIST. Uncertainty of measurement results - http://physics.nist.gov/cuu/Uncertainty/index.html</w:t>
        </w:r>
      </w:ins>
    </w:p>
    <w:p w14:paraId="6E605E80" w14:textId="5957902B" w:rsidR="00990FAA" w:rsidRPr="0077686C" w:rsidRDefault="00990FAA" w:rsidP="00990FAA">
      <w:pPr>
        <w:pStyle w:val="PARAGRAPH"/>
        <w:rPr>
          <w:lang w:val="it-IT"/>
        </w:rPr>
      </w:pPr>
      <w:ins w:id="21731" w:author="Charles Gifford" w:date="2017-03-10T00:35:00Z">
        <w:r w:rsidRPr="00990FAA">
          <w:rPr>
            <w:lang w:val="it-IT"/>
          </w:rPr>
          <w:t>NIST Technical Note 1297. Guidelines for Evaluating and Expressing the Uncertainty of NIST Measurement Results (1994) - https://www.nist.gov/pml/nist-technical-note-1297</w:t>
        </w:r>
      </w:ins>
    </w:p>
    <w:p w14:paraId="19A5FB21" w14:textId="77777777" w:rsidR="006023F2" w:rsidRPr="009D41C3" w:rsidRDefault="006023F2">
      <w:pPr>
        <w:jc w:val="center"/>
        <w:rPr>
          <w:rFonts w:ascii="Helvetica" w:hAnsi="Helvetica" w:cs="Helvetica"/>
          <w:spacing w:val="-8"/>
        </w:rPr>
      </w:pPr>
      <w:r w:rsidRPr="009D41C3">
        <w:rPr>
          <w:rFonts w:ascii="Helvetica" w:hAnsi="Helvetica" w:cs="Helvetica"/>
          <w:spacing w:val="-8"/>
        </w:rPr>
        <w:t>___________</w:t>
      </w:r>
    </w:p>
    <w:p w14:paraId="0F9FEC72" w14:textId="77777777" w:rsidR="002A3ED4" w:rsidRPr="00436651" w:rsidRDefault="002A3ED4" w:rsidP="002A3ED4">
      <w:pPr>
        <w:pStyle w:val="PARAGRAPH"/>
      </w:pPr>
    </w:p>
    <w:sectPr w:rsidR="002A3ED4" w:rsidRPr="00436651" w:rsidSect="00512C27">
      <w:headerReference w:type="even" r:id="rId89"/>
      <w:headerReference w:type="default" r:id="rId90"/>
      <w:footerReference w:type="default" r:id="rId91"/>
      <w:pgSz w:w="11906" w:h="16838" w:code="2"/>
      <w:pgMar w:top="1701" w:right="1417" w:bottom="850" w:left="1417" w:header="1134" w:footer="737" w:gutter="0"/>
      <w:pgNumType w:start="2"/>
      <w:cols w:space="720"/>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0400" w:author="Brad Keifer" w:date="2017-03-17T08:21:00Z" w:initials="BK">
    <w:p w14:paraId="1F1E8F81" w14:textId="77777777" w:rsidR="00D1700E" w:rsidRDefault="00D1700E" w:rsidP="00BB48ED">
      <w:pPr>
        <w:pStyle w:val="CommentText"/>
      </w:pPr>
      <w:r>
        <w:rPr>
          <w:rStyle w:val="CommentReference"/>
        </w:rPr>
        <w:annotationRef/>
      </w:r>
      <w:r>
        <w:t>Add some examples/use cases to explain and validate each of these objects for test methods.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F1E8F81" w15:done="0"/>
</w15:commentsEx>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Entry wne:acdName="acd32"/>
      <wne:acdEntry wne:acdName="acd33"/>
      <wne:acdEntry wne:acdName="acd34"/>
      <wne:acdEntry wne:acdName="acd35"/>
      <wne:acdEntry wne:acdName="acd36"/>
    </wne:acdManifest>
    <wne:toolbarData r:id="rId1"/>
  </wne:toolbars>
  <wne:acds>
    <wne:acd wne:argValue="AQAAAAAA" wne:acdName="acd0" wne:fciIndexBasedOn="0065"/>
    <wne:acd wne:argValue="AgBOAG8AdABlAA==" wne:acdName="acd1" wne:fciIndexBasedOn="0065"/>
    <wne:acd wne:argValue="AgBOAG8AdABlACAATgB1AG0AYgBlAHIAZQBkAA==" wne:acdName="acd2" wne:fciIndexBasedOn="0065"/>
    <wne:acd wne:argValue="AQAAAAEA" wne:acdName="acd3" wne:fciIndexBasedOn="0065"/>
    <wne:acd wne:argValue="AQAAAAIA" wne:acdName="acd4" wne:fciIndexBasedOn="0065"/>
    <wne:acd wne:argValue="AQAAAAMA" wne:acdName="acd5" wne:fciIndexBasedOn="0065"/>
    <wne:acd wne:argValue="AQAAAAQA" wne:acdName="acd6" wne:fciIndexBasedOn="0065"/>
    <wne:acd wne:argValue="AgBBAG4AbgBlAHgAIABIAGUAYQBkAGkAbgBnACAAMQA=" wne:acdName="acd7" wne:fciIndexBasedOn="0065"/>
    <wne:acd wne:argValue="AgBBAG4AbgBlAHgAIABIAGUAYQBkAGkAbgBnACAAMgA=" wne:acdName="acd8" wne:fciIndexBasedOn="0065"/>
    <wne:acd wne:argValue="AgBBAG4AbgBlAHgAIABIAGUAYQBkAGkAbgBnACAAMwA=" wne:acdName="acd9" wne:fciIndexBasedOn="0065"/>
    <wne:acd wne:argValue="AgBBAG4AbgBlAHgAIABIAGUAYQBkAGkAbgBnACAANAA=" wne:acdName="acd10" wne:fciIndexBasedOn="0065"/>
    <wne:acd wne:argValue="AgBMAGkAcwB0ACAAMQAgAEEAbABwAGgAYQA=" wne:acdName="acd11" wne:fciIndexBasedOn="0065"/>
    <wne:acd wne:argValue="AgBMAGkAcwB0ACAAMgAgAE4AdQBtAGIAZQByAA==" wne:acdName="acd12" wne:fciIndexBasedOn="0065"/>
    <wne:acd wne:argValue="AgBMAGkAcwB0ACAAMwAgAEEAbABwAGgAYQA=" wne:acdName="acd13" wne:fciIndexBasedOn="0065"/>
    <wne:acd wne:argValue="AgBMAGkAcwB0ACAANAAgAE4AdQBtAGIAZQByAA==" wne:acdName="acd14" wne:fciIndexBasedOn="0065"/>
    <wne:acd wne:argValue="AgBMAGkAcwB0ACAAMQAgAEkAbgBkAGUAbgB0AA==" wne:acdName="acd15" wne:fciIndexBasedOn="0065"/>
    <wne:acd wne:argValue="AgBMAGkAcwB0ACAAMgAgAEkAbgBkAGUAbgB0AA==" wne:acdName="acd16" wne:fciIndexBasedOn="0065"/>
    <wne:acd wne:argValue="AgBMAGkAcwB0ACAAMwAgAEkAbgBkAGUAbgB0AA==" wne:acdName="acd17" wne:fciIndexBasedOn="0065"/>
    <wne:acd wne:argValue="AgBMAGkAcwB0ACAANAAgAEkAbgBkAGUAbgB0AA==" wne:acdName="acd18" wne:fciIndexBasedOn="0065"/>
    <wne:acd wne:argValue="AgBUAGUAcgBtACAASABlAGEAZABpAG4AZwAgADIA" wne:acdName="acd19" wne:fciIndexBasedOn="0065"/>
    <wne:acd wne:argValue="AgBUAGUAcgBtACAASABlAGEAZABpAG4AZwAgADMA" wne:acdName="acd20" wne:fciIndexBasedOn="0065"/>
    <wne:acd wne:argValue="AgBUAGUAcgBtACAASABlAGEAZABpAG4AZwAgADQA" wne:acdName="acd21" wne:fciIndexBasedOn="0065"/>
    <wne:acd wne:argValue="AgBUAGkAdABsAGUALQBHAGUAbgBlAHIAYQBsAA==" wne:acdName="acd22" wne:fciIndexBasedOn="0065"/>
    <wne:acd wne:argValue="AgBUAGkAdABsAGUALQBQAHIAZQBmAGEAYwBlAC0AVABPAEMA" wne:acdName="acd23" wne:fciIndexBasedOn="0065"/>
    <wne:acd wne:argValue="AgBBAG4AbgBlAHgAIABUAGkAdABsAGUA" wne:acdName="acd24" wne:fciIndexBasedOn="0065"/>
    <wne:acd wne:argValue="AgBGAGkAZwB1AHIAZQAgAFQAaQB0AGwAZQA=" wne:acdName="acd25" wne:fciIndexBasedOn="0065"/>
    <wne:acd wne:argValue="AgBUAGEAYgBsAGUAIABUAGkAdABsAGUA" wne:acdName="acd26" wne:fciIndexBasedOn="0065"/>
    <wne:acd wne:argValue="AgBUAGEAYgBsAGUAIABDAG8AbAB1AG0AbgAgAEgAZQBhAGQAaQBuAGcA" wne:acdName="acd27" wne:fciIndexBasedOn="0065"/>
    <wne:acd wne:argValue="AgBUAGEAYgBsAGUAIABDAGUAbABsAC0AQwBlAG4AdABlAHIAZQBkAA==" wne:acdName="acd28" wne:fciIndexBasedOn="0065"/>
    <wne:acd wne:argValue="AgBUAGEAYgBsAGUAIABDAGUAbABsAC0ATABlAGYAdAAgAEoAdQBzAHQAaQBmAGkAZQBkAA==" wne:acdName="acd29" wne:fciIndexBasedOn="0065"/>
    <wne:acd wne:argValue="AgBDAGEAdQB0AGkAbwBuAA==" wne:acdName="acd30" wne:fciIndexBasedOn="0065"/>
    <wne:acd wne:argValue="AgBSAGUAZgBlAHIAZQBuAGMAZQA=" wne:acdName="acd31" wne:fciIndexBasedOn="0065"/>
    <wne:acd wne:argValue="AgBSAGUAZgBlAHIAZQBuAGMAZQAgAFQAaQB0AGwAZQA=" wne:acdName="acd32" wne:fciIndexBasedOn="0065"/>
    <wne:acd wne:argValue="AgBSAG8AcwB0AGUAcgAgAEgAZQBhAGQAaQBuAGcA" wne:acdName="acd33" wne:fciIndexBasedOn="0065"/>
    <wne:acd wne:argValue="AgBSAG8AcwB0AGUAcgAgAE4AYQBtAGUAcwA=" wne:acdName="acd34" wne:fciIndexBasedOn="0065"/>
    <wne:acd wne:argValue="AgBSAHUAbABlAA==" wne:acdName="acd35" wne:fciIndexBasedOn="0065"/>
    <wne:acd wne:argValue="AgBPAG4AZQAgAFYAbwB0AGUA" wne:acdName="acd36"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060E5F" w14:textId="77777777" w:rsidR="002116C5" w:rsidRDefault="002116C5">
      <w:r>
        <w:separator/>
      </w:r>
    </w:p>
  </w:endnote>
  <w:endnote w:type="continuationSeparator" w:id="0">
    <w:p w14:paraId="6EA90B45" w14:textId="77777777" w:rsidR="002116C5" w:rsidRDefault="002116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Unicode MS">
    <w:altName w:val="Arial"/>
    <w:panose1 w:val="020B0604020202020204"/>
    <w:charset w:val="00"/>
    <w:family w:val="roman"/>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MS Mincho">
    <w:altName w:val="Yu Gothic"/>
    <w:panose1 w:val="02020609040205080304"/>
    <w:charset w:val="80"/>
    <w:family w:val="auto"/>
    <w:pitch w:val="variable"/>
    <w:sig w:usb0="E00002FF" w:usb1="6AC7FDFB" w:usb2="08000012" w:usb3="00000000" w:csb0="0002009F" w:csb1="00000000"/>
  </w:font>
  <w:font w:name="Melior">
    <w:altName w:val="Calibri"/>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0A5430" w14:textId="77777777" w:rsidR="00D1700E" w:rsidRDefault="00D1700E">
    <w:pPr>
      <w:tabs>
        <w:tab w:val="right" w:pos="936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E8B561" w14:textId="77777777" w:rsidR="002116C5" w:rsidRPr="009D41C3" w:rsidRDefault="002116C5">
      <w:pPr>
        <w:spacing w:after="100"/>
        <w:rPr>
          <w:rFonts w:ascii="Helvetica" w:hAnsi="Helvetica" w:cs="Helvetica"/>
          <w:spacing w:val="-8"/>
        </w:rPr>
      </w:pPr>
      <w:r w:rsidRPr="009D41C3">
        <w:rPr>
          <w:rFonts w:ascii="Helvetica" w:hAnsi="Helvetica" w:cs="Helvetica"/>
          <w:spacing w:val="-8"/>
        </w:rPr>
        <w:t>___________</w:t>
      </w:r>
    </w:p>
  </w:footnote>
  <w:footnote w:type="continuationSeparator" w:id="0">
    <w:p w14:paraId="44F4E5F9" w14:textId="77777777" w:rsidR="002116C5" w:rsidRDefault="002116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7AE683" w14:textId="1B86CA39" w:rsidR="00D1700E" w:rsidRDefault="00D1700E">
    <w:pPr>
      <w:pStyle w:val="Header"/>
    </w:pPr>
    <w:r>
      <w:tab/>
      <w:t xml:space="preserve">– </w:t>
    </w:r>
    <w:r>
      <w:fldChar w:fldCharType="begin"/>
    </w:r>
    <w:r>
      <w:instrText xml:space="preserve"> PAGE   \* MERGEFORMAT </w:instrText>
    </w:r>
    <w:r>
      <w:fldChar w:fldCharType="separate"/>
    </w:r>
    <w:r w:rsidR="009B0367">
      <w:rPr>
        <w:noProof/>
      </w:rPr>
      <w:t>2</w:t>
    </w:r>
    <w:r>
      <w:rPr>
        <w:noProof/>
      </w:rPr>
      <w:fldChar w:fldCharType="end"/>
    </w:r>
    <w:r>
      <w:rPr>
        <w:noProof/>
      </w:rPr>
      <w:t xml:space="preserve"> –</w:t>
    </w:r>
    <w:r>
      <w:rPr>
        <w:noProof/>
      </w:rPr>
      <w:tab/>
      <w:t>95.00.02 ed3 CD01 © ISA: 2017</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03FA3" w14:textId="728F5686" w:rsidR="00D1700E" w:rsidRDefault="00D1700E">
    <w:pPr>
      <w:pStyle w:val="Header"/>
    </w:pPr>
    <w:r>
      <w:tab/>
      <w:t xml:space="preserve">– </w:t>
    </w:r>
    <w:r>
      <w:fldChar w:fldCharType="begin"/>
    </w:r>
    <w:r>
      <w:instrText xml:space="preserve"> PAGE   \* MERGEFORMAT </w:instrText>
    </w:r>
    <w:r>
      <w:fldChar w:fldCharType="separate"/>
    </w:r>
    <w:r w:rsidR="009B0367">
      <w:rPr>
        <w:noProof/>
      </w:rPr>
      <w:t>3</w:t>
    </w:r>
    <w:r>
      <w:rPr>
        <w:noProof/>
      </w:rPr>
      <w:fldChar w:fldCharType="end"/>
    </w:r>
    <w:r>
      <w:rPr>
        <w:noProof/>
      </w:rPr>
      <w:t xml:space="preserve"> –</w:t>
    </w:r>
    <w:r>
      <w:rPr>
        <w:noProof/>
      </w:rPr>
      <w:tab/>
      <w:t>95.00.02 ed3 CD01 © ISA:2017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F"/>
    <w:multiLevelType w:val="singleLevel"/>
    <w:tmpl w:val="0F661BDA"/>
    <w:lvl w:ilvl="0">
      <w:start w:val="1"/>
      <w:numFmt w:val="decimal"/>
      <w:pStyle w:val="List2Number"/>
      <w:lvlText w:val="%1)"/>
      <w:lvlJc w:val="left"/>
      <w:pPr>
        <w:tabs>
          <w:tab w:val="num" w:pos="720"/>
        </w:tabs>
        <w:ind w:left="720" w:hanging="360"/>
      </w:pPr>
    </w:lvl>
  </w:abstractNum>
  <w:abstractNum w:abstractNumId="1" w15:restartNumberingAfterBreak="0">
    <w:nsid w:val="FFFFFFFB"/>
    <w:multiLevelType w:val="multilevel"/>
    <w:tmpl w:val="F7204034"/>
    <w:lvl w:ilvl="0">
      <w:start w:val="1"/>
      <w:numFmt w:val="decimal"/>
      <w:pStyle w:val="Heading1"/>
      <w:lvlText w:val="%1"/>
      <w:legacy w:legacy="1" w:legacySpace="170" w:legacyIndent="0"/>
      <w:lvlJc w:val="left"/>
    </w:lvl>
    <w:lvl w:ilvl="1">
      <w:start w:val="1"/>
      <w:numFmt w:val="decimal"/>
      <w:pStyle w:val="Heading2"/>
      <w:lvlText w:val="%1.%2"/>
      <w:legacy w:legacy="1" w:legacySpace="170" w:legacyIndent="0"/>
      <w:lvlJc w:val="left"/>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egacy w:legacy="1" w:legacySpace="144" w:legacyIndent="0"/>
      <w:lvlJc w:val="left"/>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2" w15:restartNumberingAfterBreak="0">
    <w:nsid w:val="0312680B"/>
    <w:multiLevelType w:val="hybridMultilevel"/>
    <w:tmpl w:val="9CB67BD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A46ABD"/>
    <w:multiLevelType w:val="singleLevel"/>
    <w:tmpl w:val="48B8206E"/>
    <w:lvl w:ilvl="0">
      <w:start w:val="1"/>
      <w:numFmt w:val="decimal"/>
      <w:pStyle w:val="List4Number"/>
      <w:lvlText w:val="%1)"/>
      <w:lvlJc w:val="left"/>
      <w:pPr>
        <w:tabs>
          <w:tab w:val="num" w:pos="1440"/>
        </w:tabs>
        <w:ind w:left="1440" w:hanging="360"/>
      </w:pPr>
    </w:lvl>
  </w:abstractNum>
  <w:abstractNum w:abstractNumId="4" w15:restartNumberingAfterBreak="0">
    <w:nsid w:val="03A62A85"/>
    <w:multiLevelType w:val="singleLevel"/>
    <w:tmpl w:val="258A6AA8"/>
    <w:lvl w:ilvl="0">
      <w:start w:val="1"/>
      <w:numFmt w:val="lowerLetter"/>
      <w:pStyle w:val="ListNumber4"/>
      <w:lvlText w:val="%1)"/>
      <w:lvlJc w:val="left"/>
      <w:pPr>
        <w:tabs>
          <w:tab w:val="num" w:pos="360"/>
        </w:tabs>
        <w:ind w:left="360" w:hanging="360"/>
      </w:pPr>
    </w:lvl>
  </w:abstractNum>
  <w:abstractNum w:abstractNumId="5" w15:restartNumberingAfterBreak="0">
    <w:nsid w:val="03F33333"/>
    <w:multiLevelType w:val="hybridMultilevel"/>
    <w:tmpl w:val="AC8E5FA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428347A"/>
    <w:multiLevelType w:val="hybridMultilevel"/>
    <w:tmpl w:val="CD7A5E5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5B52B9D"/>
    <w:multiLevelType w:val="hybridMultilevel"/>
    <w:tmpl w:val="E904D5EE"/>
    <w:lvl w:ilvl="0" w:tplc="0409000F">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05BC3A1E"/>
    <w:multiLevelType w:val="hybridMultilevel"/>
    <w:tmpl w:val="7BF2980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64A6E5E"/>
    <w:multiLevelType w:val="hybridMultilevel"/>
    <w:tmpl w:val="A782AD4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72D6751"/>
    <w:multiLevelType w:val="hybridMultilevel"/>
    <w:tmpl w:val="FAF41B3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8A43A28"/>
    <w:multiLevelType w:val="hybridMultilevel"/>
    <w:tmpl w:val="BEC89CA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A0F21B5"/>
    <w:multiLevelType w:val="multilevel"/>
    <w:tmpl w:val="3AA63D4C"/>
    <w:lvl w:ilvl="0">
      <w:start w:val="1"/>
      <w:numFmt w:val="upperLetter"/>
      <w:suff w:val="nothing"/>
      <w:lvlText w:val="Annex %1"/>
      <w:lvlJc w:val="center"/>
      <w:pPr>
        <w:ind w:left="0" w:firstLine="510"/>
      </w:pPr>
      <w:rPr>
        <w:rFonts w:hint="default"/>
      </w:rPr>
    </w:lvl>
    <w:lvl w:ilvl="1">
      <w:start w:val="1"/>
      <w:numFmt w:val="decimal"/>
      <w:lvlText w:val="%1.%2"/>
      <w:lvlJc w:val="left"/>
      <w:pPr>
        <w:tabs>
          <w:tab w:val="num" w:pos="680"/>
        </w:tabs>
        <w:ind w:left="680" w:hanging="680"/>
      </w:pPr>
      <w:rPr>
        <w:rFonts w:hint="default"/>
      </w:rPr>
    </w:lvl>
    <w:lvl w:ilvl="2">
      <w:start w:val="1"/>
      <w:numFmt w:val="decimal"/>
      <w:lvlText w:val="%1.%2.%3"/>
      <w:lvlJc w:val="left"/>
      <w:pPr>
        <w:tabs>
          <w:tab w:val="num" w:pos="907"/>
        </w:tabs>
        <w:ind w:left="907" w:hanging="907"/>
      </w:pPr>
      <w:rPr>
        <w:rFonts w:hint="default"/>
      </w:rPr>
    </w:lvl>
    <w:lvl w:ilvl="3">
      <w:start w:val="1"/>
      <w:numFmt w:val="decimal"/>
      <w:lvlText w:val="%1.%2.%3.%4"/>
      <w:lvlJc w:val="left"/>
      <w:pPr>
        <w:tabs>
          <w:tab w:val="num" w:pos="1134"/>
        </w:tabs>
        <w:ind w:left="1134" w:hanging="1134"/>
      </w:pPr>
      <w:rPr>
        <w:rFonts w:hint="default"/>
      </w:rPr>
    </w:lvl>
    <w:lvl w:ilvl="4">
      <w:start w:val="1"/>
      <w:numFmt w:val="decimal"/>
      <w:lvlText w:val="%1.%2.%3.%4.%5"/>
      <w:lvlJc w:val="left"/>
      <w:pPr>
        <w:tabs>
          <w:tab w:val="num" w:pos="1361"/>
        </w:tabs>
        <w:ind w:left="1361" w:hanging="1361"/>
      </w:pPr>
      <w:rPr>
        <w:rFonts w:hint="default"/>
      </w:rPr>
    </w:lvl>
    <w:lvl w:ilvl="5">
      <w:start w:val="1"/>
      <w:numFmt w:val="decimal"/>
      <w:lvlText w:val="%1.%2.%3.%4.%5.%6"/>
      <w:lvlJc w:val="left"/>
      <w:pPr>
        <w:tabs>
          <w:tab w:val="num" w:pos="1588"/>
        </w:tabs>
        <w:ind w:left="1588" w:hanging="1588"/>
      </w:pPr>
      <w:rPr>
        <w:rFonts w:hint="default"/>
      </w:rPr>
    </w:lvl>
    <w:lvl w:ilvl="6">
      <w:start w:val="1"/>
      <w:numFmt w:val="decimal"/>
      <w:lvlText w:val="%1.%2.%3.%4.%5.%6.%7"/>
      <w:lvlJc w:val="left"/>
      <w:pPr>
        <w:tabs>
          <w:tab w:val="num" w:pos="454"/>
        </w:tabs>
        <w:ind w:left="0" w:firstLine="454"/>
      </w:pPr>
      <w:rPr>
        <w:rFonts w:hint="default"/>
      </w:rPr>
    </w:lvl>
    <w:lvl w:ilvl="7">
      <w:start w:val="1"/>
      <w:numFmt w:val="decimal"/>
      <w:lvlText w:val="%1.%2.%3.%4.%5.%6.%7.%8"/>
      <w:lvlJc w:val="left"/>
      <w:pPr>
        <w:tabs>
          <w:tab w:val="num" w:pos="454"/>
        </w:tabs>
        <w:ind w:left="0" w:firstLine="454"/>
      </w:pPr>
      <w:rPr>
        <w:rFonts w:hint="default"/>
      </w:rPr>
    </w:lvl>
    <w:lvl w:ilvl="8">
      <w:start w:val="1"/>
      <w:numFmt w:val="decimal"/>
      <w:lvlText w:val="%1.%2.%3.%4.%5.%6.%7.%8.%9"/>
      <w:lvlJc w:val="left"/>
      <w:pPr>
        <w:tabs>
          <w:tab w:val="num" w:pos="454"/>
        </w:tabs>
        <w:ind w:left="0" w:firstLine="454"/>
      </w:pPr>
      <w:rPr>
        <w:rFonts w:hint="default"/>
      </w:rPr>
    </w:lvl>
  </w:abstractNum>
  <w:abstractNum w:abstractNumId="13" w15:restartNumberingAfterBreak="0">
    <w:nsid w:val="0A452867"/>
    <w:multiLevelType w:val="singleLevel"/>
    <w:tmpl w:val="24ECCB5E"/>
    <w:lvl w:ilvl="0">
      <w:start w:val="1"/>
      <w:numFmt w:val="bullet"/>
      <w:pStyle w:val="ListBullet2"/>
      <w:lvlText w:val=""/>
      <w:lvlJc w:val="left"/>
      <w:pPr>
        <w:tabs>
          <w:tab w:val="num" w:pos="700"/>
        </w:tabs>
        <w:ind w:left="700" w:hanging="360"/>
      </w:pPr>
      <w:rPr>
        <w:rFonts w:ascii="Symbol" w:hAnsi="Symbol" w:hint="default"/>
      </w:rPr>
    </w:lvl>
  </w:abstractNum>
  <w:abstractNum w:abstractNumId="14" w15:restartNumberingAfterBreak="0">
    <w:nsid w:val="0ACF5BD4"/>
    <w:multiLevelType w:val="hybridMultilevel"/>
    <w:tmpl w:val="4E06913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BAB497D"/>
    <w:multiLevelType w:val="hybridMultilevel"/>
    <w:tmpl w:val="E2A20EE8"/>
    <w:lvl w:ilvl="0" w:tplc="40C41500">
      <w:start w:val="1"/>
      <w:numFmt w:val="decimal"/>
      <w:pStyle w:val="BIBLIOGRAPHY-numbered"/>
      <w:lvlText w:val="[%1]"/>
      <w:lvlJc w:val="left"/>
      <w:pPr>
        <w:tabs>
          <w:tab w:val="num" w:pos="680"/>
        </w:tabs>
        <w:ind w:left="680" w:hanging="68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0BEF0AA5"/>
    <w:multiLevelType w:val="hybridMultilevel"/>
    <w:tmpl w:val="103AEC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0BF26F8A"/>
    <w:multiLevelType w:val="hybridMultilevel"/>
    <w:tmpl w:val="C7EA18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0C9F55F5"/>
    <w:multiLevelType w:val="singleLevel"/>
    <w:tmpl w:val="9B1869C0"/>
    <w:lvl w:ilvl="0">
      <w:start w:val="4"/>
      <w:numFmt w:val="bullet"/>
      <w:pStyle w:val="Lettreapuce"/>
      <w:lvlText w:val=""/>
      <w:lvlJc w:val="left"/>
      <w:pPr>
        <w:tabs>
          <w:tab w:val="num" w:pos="400"/>
        </w:tabs>
        <w:ind w:left="400" w:hanging="400"/>
      </w:pPr>
      <w:rPr>
        <w:rFonts w:ascii="Symbol" w:hAnsi="Symbol" w:hint="default"/>
      </w:rPr>
    </w:lvl>
  </w:abstractNum>
  <w:abstractNum w:abstractNumId="19" w15:restartNumberingAfterBreak="0">
    <w:nsid w:val="0CD62DEB"/>
    <w:multiLevelType w:val="hybridMultilevel"/>
    <w:tmpl w:val="A58C6D5C"/>
    <w:lvl w:ilvl="0" w:tplc="04090017">
      <w:start w:val="1"/>
      <w:numFmt w:val="lowerLetter"/>
      <w:lvlText w:val="%1)"/>
      <w:lvlJc w:val="left"/>
      <w:pPr>
        <w:tabs>
          <w:tab w:val="num" w:pos="1512"/>
        </w:tabs>
        <w:ind w:left="1512" w:hanging="360"/>
      </w:pPr>
    </w:lvl>
    <w:lvl w:ilvl="1" w:tplc="04090019" w:tentative="1">
      <w:start w:val="1"/>
      <w:numFmt w:val="lowerLetter"/>
      <w:lvlText w:val="%2."/>
      <w:lvlJc w:val="left"/>
      <w:pPr>
        <w:tabs>
          <w:tab w:val="num" w:pos="2232"/>
        </w:tabs>
        <w:ind w:left="2232" w:hanging="360"/>
      </w:pPr>
    </w:lvl>
    <w:lvl w:ilvl="2" w:tplc="0409001B" w:tentative="1">
      <w:start w:val="1"/>
      <w:numFmt w:val="lowerRoman"/>
      <w:lvlText w:val="%3."/>
      <w:lvlJc w:val="right"/>
      <w:pPr>
        <w:tabs>
          <w:tab w:val="num" w:pos="2952"/>
        </w:tabs>
        <w:ind w:left="2952" w:hanging="180"/>
      </w:pPr>
    </w:lvl>
    <w:lvl w:ilvl="3" w:tplc="0409000F" w:tentative="1">
      <w:start w:val="1"/>
      <w:numFmt w:val="decimal"/>
      <w:lvlText w:val="%4."/>
      <w:lvlJc w:val="left"/>
      <w:pPr>
        <w:tabs>
          <w:tab w:val="num" w:pos="3672"/>
        </w:tabs>
        <w:ind w:left="3672" w:hanging="360"/>
      </w:pPr>
    </w:lvl>
    <w:lvl w:ilvl="4" w:tplc="04090019" w:tentative="1">
      <w:start w:val="1"/>
      <w:numFmt w:val="lowerLetter"/>
      <w:lvlText w:val="%5."/>
      <w:lvlJc w:val="left"/>
      <w:pPr>
        <w:tabs>
          <w:tab w:val="num" w:pos="4392"/>
        </w:tabs>
        <w:ind w:left="4392" w:hanging="360"/>
      </w:pPr>
    </w:lvl>
    <w:lvl w:ilvl="5" w:tplc="0409001B" w:tentative="1">
      <w:start w:val="1"/>
      <w:numFmt w:val="lowerRoman"/>
      <w:lvlText w:val="%6."/>
      <w:lvlJc w:val="right"/>
      <w:pPr>
        <w:tabs>
          <w:tab w:val="num" w:pos="5112"/>
        </w:tabs>
        <w:ind w:left="5112" w:hanging="180"/>
      </w:pPr>
    </w:lvl>
    <w:lvl w:ilvl="6" w:tplc="0409000F" w:tentative="1">
      <w:start w:val="1"/>
      <w:numFmt w:val="decimal"/>
      <w:lvlText w:val="%7."/>
      <w:lvlJc w:val="left"/>
      <w:pPr>
        <w:tabs>
          <w:tab w:val="num" w:pos="5832"/>
        </w:tabs>
        <w:ind w:left="5832" w:hanging="360"/>
      </w:pPr>
    </w:lvl>
    <w:lvl w:ilvl="7" w:tplc="04090019" w:tentative="1">
      <w:start w:val="1"/>
      <w:numFmt w:val="lowerLetter"/>
      <w:lvlText w:val="%8."/>
      <w:lvlJc w:val="left"/>
      <w:pPr>
        <w:tabs>
          <w:tab w:val="num" w:pos="6552"/>
        </w:tabs>
        <w:ind w:left="6552" w:hanging="360"/>
      </w:pPr>
    </w:lvl>
    <w:lvl w:ilvl="8" w:tplc="0409001B" w:tentative="1">
      <w:start w:val="1"/>
      <w:numFmt w:val="lowerRoman"/>
      <w:lvlText w:val="%9."/>
      <w:lvlJc w:val="right"/>
      <w:pPr>
        <w:tabs>
          <w:tab w:val="num" w:pos="7272"/>
        </w:tabs>
        <w:ind w:left="7272" w:hanging="180"/>
      </w:pPr>
    </w:lvl>
  </w:abstractNum>
  <w:abstractNum w:abstractNumId="20" w15:restartNumberingAfterBreak="0">
    <w:nsid w:val="0DCC0670"/>
    <w:multiLevelType w:val="hybridMultilevel"/>
    <w:tmpl w:val="5A5009F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DFB09CB"/>
    <w:multiLevelType w:val="hybridMultilevel"/>
    <w:tmpl w:val="64FEE80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0E3C5330"/>
    <w:multiLevelType w:val="hybridMultilevel"/>
    <w:tmpl w:val="514C39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0FD80B7F"/>
    <w:multiLevelType w:val="hybridMultilevel"/>
    <w:tmpl w:val="89EA5B2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0292BA7"/>
    <w:multiLevelType w:val="hybridMultilevel"/>
    <w:tmpl w:val="B7C2390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0500822"/>
    <w:multiLevelType w:val="hybridMultilevel"/>
    <w:tmpl w:val="FAF41B3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168637F"/>
    <w:multiLevelType w:val="hybridMultilevel"/>
    <w:tmpl w:val="FAF41B3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117977D3"/>
    <w:multiLevelType w:val="hybridMultilevel"/>
    <w:tmpl w:val="71B23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2656237"/>
    <w:multiLevelType w:val="hybridMultilevel"/>
    <w:tmpl w:val="39AAB46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27429F4"/>
    <w:multiLevelType w:val="hybridMultilevel"/>
    <w:tmpl w:val="7A6CF8B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13DA44A2"/>
    <w:multiLevelType w:val="hybridMultilevel"/>
    <w:tmpl w:val="5CD4BB9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44B2D33"/>
    <w:multiLevelType w:val="multilevel"/>
    <w:tmpl w:val="AB4280E0"/>
    <w:lvl w:ilvl="0">
      <w:start w:val="1"/>
      <w:numFmt w:val="none"/>
      <w:pStyle w:val="FigureTitle"/>
      <w:suff w:val="nothing"/>
      <w:lvlText w:val="Figure "/>
      <w:lvlJc w:val="left"/>
      <w:pPr>
        <w:ind w:left="1530" w:firstLine="0"/>
      </w:pPr>
      <w:rPr>
        <w:rFonts w:ascii="Helvetica" w:hAnsi="Helvetica" w:hint="default"/>
        <w:b/>
        <w:i w:val="0"/>
        <w:sz w:val="24"/>
      </w:rPr>
    </w:lvl>
    <w:lvl w:ilvl="1">
      <w:start w:val="1"/>
      <w:numFmt w:val="decimal"/>
      <w:lvlText w:val="%1.%2"/>
      <w:lvlJc w:val="left"/>
      <w:pPr>
        <w:tabs>
          <w:tab w:val="num" w:pos="360"/>
        </w:tabs>
        <w:ind w:left="0" w:firstLine="0"/>
      </w:pPr>
      <w:rPr>
        <w:rFonts w:ascii="Helvetica" w:hAnsi="Helvetica" w:hint="default"/>
        <w:b w:val="0"/>
        <w:i w:val="0"/>
        <w:sz w:val="24"/>
      </w:rPr>
    </w:lvl>
    <w:lvl w:ilvl="2">
      <w:start w:val="1"/>
      <w:numFmt w:val="decimal"/>
      <w:lvlText w:val="%1.%2.%3"/>
      <w:lvlJc w:val="left"/>
      <w:pPr>
        <w:tabs>
          <w:tab w:val="num" w:pos="720"/>
        </w:tabs>
        <w:ind w:left="0" w:firstLine="0"/>
      </w:pPr>
    </w:lvl>
    <w:lvl w:ilvl="3">
      <w:start w:val="1"/>
      <w:numFmt w:val="decimal"/>
      <w:lvlText w:val="%1.%2.%3.%4"/>
      <w:lvlJc w:val="left"/>
      <w:pPr>
        <w:tabs>
          <w:tab w:val="num" w:pos="1080"/>
        </w:tabs>
        <w:ind w:left="0" w:firstLine="0"/>
      </w:pPr>
    </w:lvl>
    <w:lvl w:ilvl="4">
      <w:start w:val="1"/>
      <w:numFmt w:val="decimal"/>
      <w:lvlText w:val="%1.%2.%3.%4.%5"/>
      <w:lvlJc w:val="left"/>
      <w:pPr>
        <w:tabs>
          <w:tab w:val="num" w:pos="108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32" w15:restartNumberingAfterBreak="0">
    <w:nsid w:val="14B34815"/>
    <w:multiLevelType w:val="hybridMultilevel"/>
    <w:tmpl w:val="2ADEDEB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4C62AF3"/>
    <w:multiLevelType w:val="hybridMultilevel"/>
    <w:tmpl w:val="DCE6E128"/>
    <w:lvl w:ilvl="0" w:tplc="0409000F">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4" w15:restartNumberingAfterBreak="0">
    <w:nsid w:val="16915B6F"/>
    <w:multiLevelType w:val="hybridMultilevel"/>
    <w:tmpl w:val="81540A6A"/>
    <w:lvl w:ilvl="0" w:tplc="04090017">
      <w:start w:val="1"/>
      <w:numFmt w:val="lowerLetter"/>
      <w:lvlText w:val="%1)"/>
      <w:lvlJc w:val="left"/>
      <w:pPr>
        <w:ind w:left="360" w:hanging="360"/>
      </w:pPr>
    </w:lvl>
    <w:lvl w:ilvl="1" w:tplc="F738B896">
      <w:numFmt w:val="bullet"/>
      <w:lvlText w:val="-"/>
      <w:lvlJc w:val="left"/>
      <w:pPr>
        <w:ind w:left="1080" w:hanging="360"/>
      </w:pPr>
      <w:rPr>
        <w:rFonts w:ascii="Arial" w:eastAsia="Times New Roman" w:hAnsi="Arial" w:cs="Aria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16B42734"/>
    <w:multiLevelType w:val="hybridMultilevel"/>
    <w:tmpl w:val="3D6EFDD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16E7400A"/>
    <w:multiLevelType w:val="hybridMultilevel"/>
    <w:tmpl w:val="FC5CE22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18DD1DEC"/>
    <w:multiLevelType w:val="hybridMultilevel"/>
    <w:tmpl w:val="16089BB4"/>
    <w:lvl w:ilvl="0" w:tplc="5378B382">
      <w:start w:val="1"/>
      <w:numFmt w:val="bullet"/>
      <w:pStyle w:val="ListDash3"/>
      <w:lvlText w:val="–"/>
      <w:lvlJc w:val="left"/>
      <w:pPr>
        <w:tabs>
          <w:tab w:val="num" w:pos="340"/>
        </w:tabs>
        <w:ind w:left="340" w:hanging="340"/>
      </w:pPr>
      <w:rPr>
        <w:rFonts w:ascii="Arial" w:hAnsi="Aria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19157F13"/>
    <w:multiLevelType w:val="hybridMultilevel"/>
    <w:tmpl w:val="C5F8600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19DB102A"/>
    <w:multiLevelType w:val="hybridMultilevel"/>
    <w:tmpl w:val="90662F0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1A043F2F"/>
    <w:multiLevelType w:val="hybridMultilevel"/>
    <w:tmpl w:val="7D6E45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1A3E63FB"/>
    <w:multiLevelType w:val="hybridMultilevel"/>
    <w:tmpl w:val="5BD0B200"/>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15:restartNumberingAfterBreak="0">
    <w:nsid w:val="1A6411C8"/>
    <w:multiLevelType w:val="hybridMultilevel"/>
    <w:tmpl w:val="E27E9FC4"/>
    <w:lvl w:ilvl="0" w:tplc="CCDA54D8">
      <w:start w:val="1"/>
      <w:numFmt w:val="bullet"/>
      <w:pStyle w:val="ListDash2"/>
      <w:lvlText w:val="–"/>
      <w:lvlJc w:val="left"/>
      <w:pPr>
        <w:tabs>
          <w:tab w:val="num" w:pos="680"/>
        </w:tabs>
        <w:ind w:left="680" w:hanging="340"/>
      </w:pPr>
      <w:rPr>
        <w:rFonts w:ascii="Arial" w:hAnsi="Arial" w:hint="default"/>
      </w:rPr>
    </w:lvl>
    <w:lvl w:ilvl="1" w:tplc="08090003" w:tentative="1">
      <w:start w:val="1"/>
      <w:numFmt w:val="bullet"/>
      <w:lvlText w:val="o"/>
      <w:lvlJc w:val="left"/>
      <w:pPr>
        <w:tabs>
          <w:tab w:val="num" w:pos="1780"/>
        </w:tabs>
        <w:ind w:left="1780" w:hanging="360"/>
      </w:pPr>
      <w:rPr>
        <w:rFonts w:ascii="Courier New" w:hAnsi="Courier New" w:cs="Courier New" w:hint="default"/>
      </w:rPr>
    </w:lvl>
    <w:lvl w:ilvl="2" w:tplc="08090005" w:tentative="1">
      <w:start w:val="1"/>
      <w:numFmt w:val="bullet"/>
      <w:lvlText w:val=""/>
      <w:lvlJc w:val="left"/>
      <w:pPr>
        <w:tabs>
          <w:tab w:val="num" w:pos="2500"/>
        </w:tabs>
        <w:ind w:left="2500" w:hanging="360"/>
      </w:pPr>
      <w:rPr>
        <w:rFonts w:ascii="Wingdings" w:hAnsi="Wingdings" w:hint="default"/>
      </w:rPr>
    </w:lvl>
    <w:lvl w:ilvl="3" w:tplc="08090001" w:tentative="1">
      <w:start w:val="1"/>
      <w:numFmt w:val="bullet"/>
      <w:lvlText w:val=""/>
      <w:lvlJc w:val="left"/>
      <w:pPr>
        <w:tabs>
          <w:tab w:val="num" w:pos="3220"/>
        </w:tabs>
        <w:ind w:left="3220" w:hanging="360"/>
      </w:pPr>
      <w:rPr>
        <w:rFonts w:ascii="Symbol" w:hAnsi="Symbol" w:hint="default"/>
      </w:rPr>
    </w:lvl>
    <w:lvl w:ilvl="4" w:tplc="08090003" w:tentative="1">
      <w:start w:val="1"/>
      <w:numFmt w:val="bullet"/>
      <w:lvlText w:val="o"/>
      <w:lvlJc w:val="left"/>
      <w:pPr>
        <w:tabs>
          <w:tab w:val="num" w:pos="3940"/>
        </w:tabs>
        <w:ind w:left="3940" w:hanging="360"/>
      </w:pPr>
      <w:rPr>
        <w:rFonts w:ascii="Courier New" w:hAnsi="Courier New" w:cs="Courier New" w:hint="default"/>
      </w:rPr>
    </w:lvl>
    <w:lvl w:ilvl="5" w:tplc="08090005" w:tentative="1">
      <w:start w:val="1"/>
      <w:numFmt w:val="bullet"/>
      <w:lvlText w:val=""/>
      <w:lvlJc w:val="left"/>
      <w:pPr>
        <w:tabs>
          <w:tab w:val="num" w:pos="4660"/>
        </w:tabs>
        <w:ind w:left="4660" w:hanging="360"/>
      </w:pPr>
      <w:rPr>
        <w:rFonts w:ascii="Wingdings" w:hAnsi="Wingdings" w:hint="default"/>
      </w:rPr>
    </w:lvl>
    <w:lvl w:ilvl="6" w:tplc="08090001" w:tentative="1">
      <w:start w:val="1"/>
      <w:numFmt w:val="bullet"/>
      <w:lvlText w:val=""/>
      <w:lvlJc w:val="left"/>
      <w:pPr>
        <w:tabs>
          <w:tab w:val="num" w:pos="5380"/>
        </w:tabs>
        <w:ind w:left="5380" w:hanging="360"/>
      </w:pPr>
      <w:rPr>
        <w:rFonts w:ascii="Symbol" w:hAnsi="Symbol" w:hint="default"/>
      </w:rPr>
    </w:lvl>
    <w:lvl w:ilvl="7" w:tplc="08090003" w:tentative="1">
      <w:start w:val="1"/>
      <w:numFmt w:val="bullet"/>
      <w:lvlText w:val="o"/>
      <w:lvlJc w:val="left"/>
      <w:pPr>
        <w:tabs>
          <w:tab w:val="num" w:pos="6100"/>
        </w:tabs>
        <w:ind w:left="6100" w:hanging="360"/>
      </w:pPr>
      <w:rPr>
        <w:rFonts w:ascii="Courier New" w:hAnsi="Courier New" w:cs="Courier New" w:hint="default"/>
      </w:rPr>
    </w:lvl>
    <w:lvl w:ilvl="8" w:tplc="08090005" w:tentative="1">
      <w:start w:val="1"/>
      <w:numFmt w:val="bullet"/>
      <w:lvlText w:val=""/>
      <w:lvlJc w:val="left"/>
      <w:pPr>
        <w:tabs>
          <w:tab w:val="num" w:pos="6820"/>
        </w:tabs>
        <w:ind w:left="6820" w:hanging="360"/>
      </w:pPr>
      <w:rPr>
        <w:rFonts w:ascii="Wingdings" w:hAnsi="Wingdings" w:hint="default"/>
      </w:rPr>
    </w:lvl>
  </w:abstractNum>
  <w:abstractNum w:abstractNumId="43" w15:restartNumberingAfterBreak="0">
    <w:nsid w:val="1A927822"/>
    <w:multiLevelType w:val="hybridMultilevel"/>
    <w:tmpl w:val="FAF41B3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1AE4602F"/>
    <w:multiLevelType w:val="hybridMultilevel"/>
    <w:tmpl w:val="8B04B38C"/>
    <w:lvl w:ilvl="0" w:tplc="E9BC803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1B9E33F5"/>
    <w:multiLevelType w:val="hybridMultilevel"/>
    <w:tmpl w:val="EADA6B4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1C134964"/>
    <w:multiLevelType w:val="singleLevel"/>
    <w:tmpl w:val="1AE05C60"/>
    <w:lvl w:ilvl="0">
      <w:start w:val="1"/>
      <w:numFmt w:val="none"/>
      <w:pStyle w:val="Rule"/>
      <w:lvlText w:val="______"/>
      <w:lvlJc w:val="left"/>
      <w:pPr>
        <w:tabs>
          <w:tab w:val="num" w:pos="720"/>
        </w:tabs>
        <w:ind w:left="0" w:firstLine="0"/>
      </w:pPr>
      <w:rPr>
        <w:rFonts w:ascii="Helvetica" w:hAnsi="Helvetica" w:hint="default"/>
        <w:b w:val="0"/>
        <w:i w:val="0"/>
        <w:sz w:val="20"/>
      </w:rPr>
    </w:lvl>
  </w:abstractNum>
  <w:abstractNum w:abstractNumId="47" w15:restartNumberingAfterBreak="0">
    <w:nsid w:val="1C201DED"/>
    <w:multiLevelType w:val="singleLevel"/>
    <w:tmpl w:val="BEDC6FC2"/>
    <w:lvl w:ilvl="0">
      <w:start w:val="1"/>
      <w:numFmt w:val="lowerLetter"/>
      <w:pStyle w:val="List1Alpha"/>
      <w:lvlText w:val="%1)"/>
      <w:lvlJc w:val="left"/>
      <w:pPr>
        <w:tabs>
          <w:tab w:val="num" w:pos="360"/>
        </w:tabs>
        <w:ind w:left="360" w:hanging="360"/>
      </w:pPr>
    </w:lvl>
  </w:abstractNum>
  <w:abstractNum w:abstractNumId="48" w15:restartNumberingAfterBreak="0">
    <w:nsid w:val="1CC445EE"/>
    <w:multiLevelType w:val="hybridMultilevel"/>
    <w:tmpl w:val="DEE0EBB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1CF81DD8"/>
    <w:multiLevelType w:val="hybridMultilevel"/>
    <w:tmpl w:val="30C6AD4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1D2D70E9"/>
    <w:multiLevelType w:val="hybridMultilevel"/>
    <w:tmpl w:val="1D269BDC"/>
    <w:lvl w:ilvl="0" w:tplc="04090017">
      <w:start w:val="1"/>
      <w:numFmt w:val="lowerLetter"/>
      <w:lvlText w:val="%1)"/>
      <w:lvlJc w:val="left"/>
      <w:pPr>
        <w:ind w:left="1060" w:hanging="360"/>
      </w:p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51" w15:restartNumberingAfterBreak="0">
    <w:nsid w:val="1F286C79"/>
    <w:multiLevelType w:val="hybridMultilevel"/>
    <w:tmpl w:val="4B86CCEC"/>
    <w:lvl w:ilvl="0" w:tplc="04090017">
      <w:start w:val="1"/>
      <w:numFmt w:val="lowerLetter"/>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2" w15:restartNumberingAfterBreak="0">
    <w:nsid w:val="1FF53B08"/>
    <w:multiLevelType w:val="hybridMultilevel"/>
    <w:tmpl w:val="CAB0681A"/>
    <w:lvl w:ilvl="0" w:tplc="8C20102A">
      <w:start w:val="1"/>
      <w:numFmt w:val="decimal"/>
      <w:lvlText w:val="%1."/>
      <w:lvlJc w:val="left"/>
      <w:pPr>
        <w:ind w:left="1080" w:hanging="720"/>
      </w:pPr>
      <w:rPr>
        <w:rFonts w:hint="default"/>
      </w:rPr>
    </w:lvl>
    <w:lvl w:ilvl="1" w:tplc="114019A4">
      <w:start w:val="1"/>
      <w:numFmt w:val="lowerLetter"/>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20330EF8"/>
    <w:multiLevelType w:val="hybridMultilevel"/>
    <w:tmpl w:val="5B8EEF06"/>
    <w:lvl w:ilvl="0" w:tplc="E8662B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20592B07"/>
    <w:multiLevelType w:val="hybridMultilevel"/>
    <w:tmpl w:val="AB08EA5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21EA4FE3"/>
    <w:multiLevelType w:val="hybridMultilevel"/>
    <w:tmpl w:val="F38E4754"/>
    <w:lvl w:ilvl="0" w:tplc="9AD2021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24BF6C52"/>
    <w:multiLevelType w:val="hybridMultilevel"/>
    <w:tmpl w:val="7A9E88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263F05B2"/>
    <w:multiLevelType w:val="hybridMultilevel"/>
    <w:tmpl w:val="74B2405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26665F7A"/>
    <w:multiLevelType w:val="hybridMultilevel"/>
    <w:tmpl w:val="0F68561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27A22931"/>
    <w:multiLevelType w:val="hybridMultilevel"/>
    <w:tmpl w:val="DF649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28AD27F9"/>
    <w:multiLevelType w:val="singleLevel"/>
    <w:tmpl w:val="C874BA78"/>
    <w:lvl w:ilvl="0">
      <w:start w:val="1"/>
      <w:numFmt w:val="none"/>
      <w:pStyle w:val="OneVote"/>
      <w:lvlText w:val="* One vote per company."/>
      <w:lvlJc w:val="left"/>
      <w:pPr>
        <w:tabs>
          <w:tab w:val="num" w:pos="2520"/>
        </w:tabs>
        <w:ind w:left="0" w:firstLine="0"/>
      </w:pPr>
      <w:rPr>
        <w:rFonts w:ascii="Helvetica" w:hAnsi="Helvetica" w:hint="default"/>
        <w:b w:val="0"/>
        <w:i w:val="0"/>
        <w:sz w:val="20"/>
      </w:rPr>
    </w:lvl>
  </w:abstractNum>
  <w:abstractNum w:abstractNumId="61" w15:restartNumberingAfterBreak="0">
    <w:nsid w:val="291723D4"/>
    <w:multiLevelType w:val="singleLevel"/>
    <w:tmpl w:val="DD6E648C"/>
    <w:lvl w:ilvl="0">
      <w:start w:val="1"/>
      <w:numFmt w:val="lowerRoman"/>
      <w:pStyle w:val="ListNumber3"/>
      <w:lvlText w:val="%1)"/>
      <w:lvlJc w:val="left"/>
      <w:pPr>
        <w:tabs>
          <w:tab w:val="num" w:pos="720"/>
        </w:tabs>
        <w:ind w:left="720" w:hanging="720"/>
      </w:pPr>
    </w:lvl>
  </w:abstractNum>
  <w:abstractNum w:abstractNumId="62" w15:restartNumberingAfterBreak="0">
    <w:nsid w:val="2929368C"/>
    <w:multiLevelType w:val="hybridMultilevel"/>
    <w:tmpl w:val="C674FB28"/>
    <w:lvl w:ilvl="0" w:tplc="04090017">
      <w:start w:val="1"/>
      <w:numFmt w:val="lowerLetter"/>
      <w:lvlText w:val="%1)"/>
      <w:lvlJc w:val="left"/>
      <w:pPr>
        <w:ind w:left="740" w:hanging="360"/>
      </w:pPr>
    </w:lvl>
    <w:lvl w:ilvl="1" w:tplc="04090017">
      <w:start w:val="1"/>
      <w:numFmt w:val="lowerLetter"/>
      <w:lvlText w:val="%2)"/>
      <w:lvlJc w:val="left"/>
      <w:pPr>
        <w:ind w:left="1460" w:hanging="360"/>
      </w:pPr>
    </w:lvl>
    <w:lvl w:ilvl="2" w:tplc="0409001B" w:tentative="1">
      <w:start w:val="1"/>
      <w:numFmt w:val="lowerRoman"/>
      <w:lvlText w:val="%3."/>
      <w:lvlJc w:val="right"/>
      <w:pPr>
        <w:ind w:left="2180" w:hanging="180"/>
      </w:pPr>
    </w:lvl>
    <w:lvl w:ilvl="3" w:tplc="0409000F" w:tentative="1">
      <w:start w:val="1"/>
      <w:numFmt w:val="decimal"/>
      <w:lvlText w:val="%4."/>
      <w:lvlJc w:val="left"/>
      <w:pPr>
        <w:ind w:left="2900" w:hanging="360"/>
      </w:pPr>
    </w:lvl>
    <w:lvl w:ilvl="4" w:tplc="04090019" w:tentative="1">
      <w:start w:val="1"/>
      <w:numFmt w:val="lowerLetter"/>
      <w:lvlText w:val="%5."/>
      <w:lvlJc w:val="left"/>
      <w:pPr>
        <w:ind w:left="3620" w:hanging="360"/>
      </w:pPr>
    </w:lvl>
    <w:lvl w:ilvl="5" w:tplc="0409001B" w:tentative="1">
      <w:start w:val="1"/>
      <w:numFmt w:val="lowerRoman"/>
      <w:lvlText w:val="%6."/>
      <w:lvlJc w:val="right"/>
      <w:pPr>
        <w:ind w:left="4340" w:hanging="180"/>
      </w:pPr>
    </w:lvl>
    <w:lvl w:ilvl="6" w:tplc="0409000F" w:tentative="1">
      <w:start w:val="1"/>
      <w:numFmt w:val="decimal"/>
      <w:lvlText w:val="%7."/>
      <w:lvlJc w:val="left"/>
      <w:pPr>
        <w:ind w:left="5060" w:hanging="360"/>
      </w:pPr>
    </w:lvl>
    <w:lvl w:ilvl="7" w:tplc="04090019" w:tentative="1">
      <w:start w:val="1"/>
      <w:numFmt w:val="lowerLetter"/>
      <w:lvlText w:val="%8."/>
      <w:lvlJc w:val="left"/>
      <w:pPr>
        <w:ind w:left="5780" w:hanging="360"/>
      </w:pPr>
    </w:lvl>
    <w:lvl w:ilvl="8" w:tplc="0409001B" w:tentative="1">
      <w:start w:val="1"/>
      <w:numFmt w:val="lowerRoman"/>
      <w:lvlText w:val="%9."/>
      <w:lvlJc w:val="right"/>
      <w:pPr>
        <w:ind w:left="6500" w:hanging="180"/>
      </w:pPr>
    </w:lvl>
  </w:abstractNum>
  <w:abstractNum w:abstractNumId="63" w15:restartNumberingAfterBreak="0">
    <w:nsid w:val="29834823"/>
    <w:multiLevelType w:val="hybridMultilevel"/>
    <w:tmpl w:val="568237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4" w15:restartNumberingAfterBreak="0">
    <w:nsid w:val="29B07779"/>
    <w:multiLevelType w:val="hybridMultilevel"/>
    <w:tmpl w:val="7A20AF9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29D62531"/>
    <w:multiLevelType w:val="hybridMultilevel"/>
    <w:tmpl w:val="FA34542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2A012EE9"/>
    <w:multiLevelType w:val="hybridMultilevel"/>
    <w:tmpl w:val="DC12527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2BFD504C"/>
    <w:multiLevelType w:val="singleLevel"/>
    <w:tmpl w:val="04090017"/>
    <w:lvl w:ilvl="0">
      <w:start w:val="1"/>
      <w:numFmt w:val="lowerLetter"/>
      <w:lvlText w:val="%1)"/>
      <w:lvlJc w:val="left"/>
      <w:pPr>
        <w:ind w:left="720" w:hanging="360"/>
      </w:pPr>
    </w:lvl>
  </w:abstractNum>
  <w:abstractNum w:abstractNumId="68" w15:restartNumberingAfterBreak="0">
    <w:nsid w:val="2C7C56BF"/>
    <w:multiLevelType w:val="hybridMultilevel"/>
    <w:tmpl w:val="56601CF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2DB64CEE"/>
    <w:multiLevelType w:val="hybridMultilevel"/>
    <w:tmpl w:val="4B86CCEC"/>
    <w:lvl w:ilvl="0" w:tplc="04090017">
      <w:start w:val="1"/>
      <w:numFmt w:val="lowerLetter"/>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0" w15:restartNumberingAfterBreak="0">
    <w:nsid w:val="310003C7"/>
    <w:multiLevelType w:val="hybridMultilevel"/>
    <w:tmpl w:val="9A48655C"/>
    <w:lvl w:ilvl="0" w:tplc="01AC8F28">
      <w:start w:val="1"/>
      <w:numFmt w:val="lowerLetter"/>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31486506"/>
    <w:multiLevelType w:val="hybridMultilevel"/>
    <w:tmpl w:val="D0FABF3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31856A29"/>
    <w:multiLevelType w:val="hybridMultilevel"/>
    <w:tmpl w:val="FC260A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3" w15:restartNumberingAfterBreak="0">
    <w:nsid w:val="31B11C0A"/>
    <w:multiLevelType w:val="multilevel"/>
    <w:tmpl w:val="9C1C721C"/>
    <w:lvl w:ilvl="0">
      <w:start w:val="1"/>
      <w:numFmt w:val="decimal"/>
      <w:suff w:val="nothing"/>
      <w:lvlText w:val="D11-%1 - "/>
      <w:lvlJc w:val="left"/>
      <w:pPr>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74" w15:restartNumberingAfterBreak="0">
    <w:nsid w:val="31F959E3"/>
    <w:multiLevelType w:val="singleLevel"/>
    <w:tmpl w:val="BC42DCAA"/>
    <w:lvl w:ilvl="0">
      <w:start w:val="1"/>
      <w:numFmt w:val="decimal"/>
      <w:pStyle w:val="ListNumber2"/>
      <w:lvlText w:val="%1)"/>
      <w:lvlJc w:val="left"/>
      <w:pPr>
        <w:tabs>
          <w:tab w:val="num" w:pos="360"/>
        </w:tabs>
        <w:ind w:left="360" w:hanging="360"/>
      </w:pPr>
    </w:lvl>
  </w:abstractNum>
  <w:abstractNum w:abstractNumId="75" w15:restartNumberingAfterBreak="0">
    <w:nsid w:val="32837D72"/>
    <w:multiLevelType w:val="hybridMultilevel"/>
    <w:tmpl w:val="A7BC8A0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3366010F"/>
    <w:multiLevelType w:val="hybridMultilevel"/>
    <w:tmpl w:val="4E06913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35B80B12"/>
    <w:multiLevelType w:val="multilevel"/>
    <w:tmpl w:val="E964633A"/>
    <w:styleLink w:val="Headings"/>
    <w:lvl w:ilvl="0">
      <w:start w:val="7"/>
      <w:numFmt w:val="decimal"/>
      <w:lvlText w:val="%1"/>
      <w:lvlJc w:val="left"/>
      <w:pPr>
        <w:tabs>
          <w:tab w:val="num" w:pos="397"/>
        </w:tabs>
        <w:ind w:left="397" w:hanging="397"/>
      </w:pPr>
      <w:rPr>
        <w:rFonts w:hint="default"/>
      </w:rPr>
    </w:lvl>
    <w:lvl w:ilvl="1">
      <w:start w:val="1"/>
      <w:numFmt w:val="decimal"/>
      <w:lvlText w:val="%1.%2"/>
      <w:lvlJc w:val="left"/>
      <w:pPr>
        <w:tabs>
          <w:tab w:val="num" w:pos="624"/>
        </w:tabs>
        <w:ind w:left="624" w:hanging="624"/>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1077"/>
        </w:tabs>
        <w:ind w:left="1077" w:hanging="1077"/>
      </w:pPr>
      <w:rPr>
        <w:rFonts w:hint="default"/>
      </w:rPr>
    </w:lvl>
    <w:lvl w:ilvl="4">
      <w:start w:val="1"/>
      <w:numFmt w:val="decimal"/>
      <w:lvlText w:val="%1.%2.%3.%4.%5"/>
      <w:lvlJc w:val="left"/>
      <w:pPr>
        <w:tabs>
          <w:tab w:val="num" w:pos="1304"/>
        </w:tabs>
        <w:ind w:left="1304" w:hanging="1304"/>
      </w:pPr>
      <w:rPr>
        <w:rFonts w:hint="default"/>
      </w:rPr>
    </w:lvl>
    <w:lvl w:ilvl="5">
      <w:start w:val="1"/>
      <w:numFmt w:val="decimal"/>
      <w:lvlText w:val="%1.%2.%3.%4.%5.%6"/>
      <w:lvlJc w:val="left"/>
      <w:pPr>
        <w:tabs>
          <w:tab w:val="num" w:pos="1531"/>
        </w:tabs>
        <w:ind w:left="1531" w:hanging="1531"/>
      </w:pPr>
      <w:rPr>
        <w:rFonts w:hint="default"/>
      </w:rPr>
    </w:lvl>
    <w:lvl w:ilvl="6">
      <w:start w:val="1"/>
      <w:numFmt w:val="decimal"/>
      <w:lvlText w:val="%1.%2.%3.%4.%5.%6.%7"/>
      <w:lvlJc w:val="left"/>
      <w:pPr>
        <w:tabs>
          <w:tab w:val="num" w:pos="1758"/>
        </w:tabs>
        <w:ind w:left="1758" w:hanging="1758"/>
      </w:pPr>
      <w:rPr>
        <w:rFonts w:hint="default"/>
      </w:rPr>
    </w:lvl>
    <w:lvl w:ilvl="7">
      <w:start w:val="1"/>
      <w:numFmt w:val="decimal"/>
      <w:lvlText w:val="%1.%2.%3.%4.%5.%6.%7.%8"/>
      <w:lvlJc w:val="left"/>
      <w:pPr>
        <w:tabs>
          <w:tab w:val="num" w:pos="1985"/>
        </w:tabs>
        <w:ind w:left="1985" w:hanging="1985"/>
      </w:pPr>
      <w:rPr>
        <w:rFonts w:hint="default"/>
      </w:rPr>
    </w:lvl>
    <w:lvl w:ilvl="8">
      <w:start w:val="1"/>
      <w:numFmt w:val="decimal"/>
      <w:lvlText w:val="%1.%2.%3.%4.%5.%6.%7.%8.%9"/>
      <w:lvlJc w:val="left"/>
      <w:pPr>
        <w:tabs>
          <w:tab w:val="num" w:pos="2211"/>
        </w:tabs>
        <w:ind w:left="2211" w:hanging="2211"/>
      </w:pPr>
      <w:rPr>
        <w:rFonts w:hint="default"/>
      </w:rPr>
    </w:lvl>
  </w:abstractNum>
  <w:abstractNum w:abstractNumId="78" w15:restartNumberingAfterBreak="0">
    <w:nsid w:val="35B93A74"/>
    <w:multiLevelType w:val="hybridMultilevel"/>
    <w:tmpl w:val="68D8BD4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35FF3EA4"/>
    <w:multiLevelType w:val="hybridMultilevel"/>
    <w:tmpl w:val="C756A55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365C2A96"/>
    <w:multiLevelType w:val="multilevel"/>
    <w:tmpl w:val="F7204034"/>
    <w:lvl w:ilvl="0">
      <w:start w:val="1"/>
      <w:numFmt w:val="decimal"/>
      <w:lvlText w:val="%1"/>
      <w:legacy w:legacy="1" w:legacySpace="170" w:legacyIndent="0"/>
      <w:lvlJc w:val="left"/>
    </w:lvl>
    <w:lvl w:ilvl="1">
      <w:start w:val="1"/>
      <w:numFmt w:val="decimal"/>
      <w:lvlText w:val="%1.%2"/>
      <w:legacy w:legacy="1" w:legacySpace="170" w:legacyIndent="0"/>
      <w:lvlJc w:val="left"/>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egacy w:legacy="1" w:legacySpace="144" w:legacyIndent="0"/>
      <w:lvlJc w:val="left"/>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81" w15:restartNumberingAfterBreak="0">
    <w:nsid w:val="366D38F1"/>
    <w:multiLevelType w:val="hybridMultilevel"/>
    <w:tmpl w:val="76D695D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36FC1D46"/>
    <w:multiLevelType w:val="multilevel"/>
    <w:tmpl w:val="765ADDF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3" w15:restartNumberingAfterBreak="0">
    <w:nsid w:val="36FF1519"/>
    <w:multiLevelType w:val="singleLevel"/>
    <w:tmpl w:val="04090017"/>
    <w:lvl w:ilvl="0">
      <w:start w:val="1"/>
      <w:numFmt w:val="lowerLetter"/>
      <w:lvlText w:val="%1)"/>
      <w:lvlJc w:val="left"/>
      <w:pPr>
        <w:ind w:left="720" w:hanging="360"/>
      </w:pPr>
    </w:lvl>
  </w:abstractNum>
  <w:abstractNum w:abstractNumId="84" w15:restartNumberingAfterBreak="0">
    <w:nsid w:val="389D2F7B"/>
    <w:multiLevelType w:val="hybridMultilevel"/>
    <w:tmpl w:val="652225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15:restartNumberingAfterBreak="0">
    <w:nsid w:val="38DB5ABC"/>
    <w:multiLevelType w:val="hybridMultilevel"/>
    <w:tmpl w:val="5B424D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15:restartNumberingAfterBreak="0">
    <w:nsid w:val="38FC52B4"/>
    <w:multiLevelType w:val="hybridMultilevel"/>
    <w:tmpl w:val="011CD21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39F521EC"/>
    <w:multiLevelType w:val="hybridMultilevel"/>
    <w:tmpl w:val="26EEDF0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3B683819"/>
    <w:multiLevelType w:val="multilevel"/>
    <w:tmpl w:val="3AA63D4C"/>
    <w:styleLink w:val="Annexes"/>
    <w:lvl w:ilvl="0">
      <w:start w:val="1"/>
      <w:numFmt w:val="upperLetter"/>
      <w:suff w:val="nothing"/>
      <w:lvlText w:val="Annex %1"/>
      <w:lvlJc w:val="center"/>
      <w:pPr>
        <w:ind w:left="0" w:firstLine="510"/>
      </w:pPr>
      <w:rPr>
        <w:rFonts w:hint="default"/>
      </w:rPr>
    </w:lvl>
    <w:lvl w:ilvl="1">
      <w:start w:val="1"/>
      <w:numFmt w:val="decimal"/>
      <w:lvlText w:val="%1.%2"/>
      <w:lvlJc w:val="left"/>
      <w:pPr>
        <w:tabs>
          <w:tab w:val="num" w:pos="680"/>
        </w:tabs>
        <w:ind w:left="680" w:hanging="680"/>
      </w:pPr>
      <w:rPr>
        <w:rFonts w:hint="default"/>
      </w:rPr>
    </w:lvl>
    <w:lvl w:ilvl="2">
      <w:start w:val="1"/>
      <w:numFmt w:val="decimal"/>
      <w:lvlText w:val="%1.%2.%3"/>
      <w:lvlJc w:val="left"/>
      <w:pPr>
        <w:tabs>
          <w:tab w:val="num" w:pos="907"/>
        </w:tabs>
        <w:ind w:left="907" w:hanging="907"/>
      </w:pPr>
      <w:rPr>
        <w:rFonts w:hint="default"/>
      </w:rPr>
    </w:lvl>
    <w:lvl w:ilvl="3">
      <w:start w:val="1"/>
      <w:numFmt w:val="decimal"/>
      <w:lvlText w:val="%1.%2.%3.%4"/>
      <w:lvlJc w:val="left"/>
      <w:pPr>
        <w:tabs>
          <w:tab w:val="num" w:pos="1134"/>
        </w:tabs>
        <w:ind w:left="1134" w:hanging="1134"/>
      </w:pPr>
      <w:rPr>
        <w:rFonts w:hint="default"/>
      </w:rPr>
    </w:lvl>
    <w:lvl w:ilvl="4">
      <w:start w:val="1"/>
      <w:numFmt w:val="decimal"/>
      <w:lvlText w:val="%1.%2.%3.%4.%5"/>
      <w:lvlJc w:val="left"/>
      <w:pPr>
        <w:tabs>
          <w:tab w:val="num" w:pos="1361"/>
        </w:tabs>
        <w:ind w:left="1361" w:hanging="1361"/>
      </w:pPr>
      <w:rPr>
        <w:rFonts w:hint="default"/>
      </w:rPr>
    </w:lvl>
    <w:lvl w:ilvl="5">
      <w:start w:val="1"/>
      <w:numFmt w:val="decimal"/>
      <w:lvlText w:val="%1.%2.%3.%4.%5.%6"/>
      <w:lvlJc w:val="left"/>
      <w:pPr>
        <w:tabs>
          <w:tab w:val="num" w:pos="1588"/>
        </w:tabs>
        <w:ind w:left="1588" w:hanging="1588"/>
      </w:pPr>
      <w:rPr>
        <w:rFonts w:hint="default"/>
      </w:rPr>
    </w:lvl>
    <w:lvl w:ilvl="6">
      <w:start w:val="1"/>
      <w:numFmt w:val="decimal"/>
      <w:lvlText w:val="%1.%2.%3.%4.%5.%6.%7"/>
      <w:lvlJc w:val="left"/>
      <w:pPr>
        <w:tabs>
          <w:tab w:val="num" w:pos="454"/>
        </w:tabs>
        <w:ind w:left="0" w:firstLine="454"/>
      </w:pPr>
      <w:rPr>
        <w:rFonts w:hint="default"/>
      </w:rPr>
    </w:lvl>
    <w:lvl w:ilvl="7">
      <w:start w:val="1"/>
      <w:numFmt w:val="decimal"/>
      <w:lvlText w:val="%1.%2.%3.%4.%5.%6.%7.%8"/>
      <w:lvlJc w:val="left"/>
      <w:pPr>
        <w:tabs>
          <w:tab w:val="num" w:pos="454"/>
        </w:tabs>
        <w:ind w:left="0" w:firstLine="454"/>
      </w:pPr>
      <w:rPr>
        <w:rFonts w:hint="default"/>
      </w:rPr>
    </w:lvl>
    <w:lvl w:ilvl="8">
      <w:start w:val="1"/>
      <w:numFmt w:val="decimal"/>
      <w:lvlText w:val="%1.%2.%3.%4.%5.%6.%7.%8.%9"/>
      <w:lvlJc w:val="left"/>
      <w:pPr>
        <w:tabs>
          <w:tab w:val="num" w:pos="454"/>
        </w:tabs>
        <w:ind w:left="0" w:firstLine="454"/>
      </w:pPr>
      <w:rPr>
        <w:rFonts w:hint="default"/>
      </w:rPr>
    </w:lvl>
  </w:abstractNum>
  <w:abstractNum w:abstractNumId="89" w15:restartNumberingAfterBreak="0">
    <w:nsid w:val="3C166852"/>
    <w:multiLevelType w:val="hybridMultilevel"/>
    <w:tmpl w:val="E43EAC8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3C3C1872"/>
    <w:multiLevelType w:val="hybridMultilevel"/>
    <w:tmpl w:val="1D7EF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3D2E3D4D"/>
    <w:multiLevelType w:val="hybridMultilevel"/>
    <w:tmpl w:val="0A4EC994"/>
    <w:lvl w:ilvl="0" w:tplc="0409000F">
      <w:start w:val="1"/>
      <w:numFmt w:val="decimal"/>
      <w:lvlText w:val="%1."/>
      <w:lvlJc w:val="left"/>
      <w:pPr>
        <w:ind w:left="720" w:hanging="360"/>
      </w:p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3DA80E8A"/>
    <w:multiLevelType w:val="singleLevel"/>
    <w:tmpl w:val="04090017"/>
    <w:lvl w:ilvl="0">
      <w:start w:val="1"/>
      <w:numFmt w:val="lowerLetter"/>
      <w:lvlText w:val="%1)"/>
      <w:lvlJc w:val="left"/>
      <w:pPr>
        <w:ind w:left="720" w:hanging="360"/>
      </w:pPr>
    </w:lvl>
  </w:abstractNum>
  <w:abstractNum w:abstractNumId="93" w15:restartNumberingAfterBreak="0">
    <w:nsid w:val="3DE41FE3"/>
    <w:multiLevelType w:val="hybridMultilevel"/>
    <w:tmpl w:val="0BCE3E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4" w15:restartNumberingAfterBreak="0">
    <w:nsid w:val="3E1E4E33"/>
    <w:multiLevelType w:val="hybridMultilevel"/>
    <w:tmpl w:val="6CE2B292"/>
    <w:lvl w:ilvl="0" w:tplc="E4E0E492">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5" w15:restartNumberingAfterBreak="0">
    <w:nsid w:val="3EA041CB"/>
    <w:multiLevelType w:val="hybridMultilevel"/>
    <w:tmpl w:val="87BCD55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3FBC5D5A"/>
    <w:multiLevelType w:val="hybridMultilevel"/>
    <w:tmpl w:val="318053C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42474FEE"/>
    <w:multiLevelType w:val="hybridMultilevel"/>
    <w:tmpl w:val="5D3423E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433041AC"/>
    <w:multiLevelType w:val="hybridMultilevel"/>
    <w:tmpl w:val="52889540"/>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9" w15:restartNumberingAfterBreak="0">
    <w:nsid w:val="447A3F85"/>
    <w:multiLevelType w:val="hybridMultilevel"/>
    <w:tmpl w:val="407C57C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451F73CB"/>
    <w:multiLevelType w:val="hybridMultilevel"/>
    <w:tmpl w:val="00E21BC6"/>
    <w:lvl w:ilvl="0" w:tplc="E9BC803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456C0903"/>
    <w:multiLevelType w:val="hybridMultilevel"/>
    <w:tmpl w:val="B26C62D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468C3304"/>
    <w:multiLevelType w:val="hybridMultilevel"/>
    <w:tmpl w:val="E6ACE914"/>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3C2CD396">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470146B6"/>
    <w:multiLevelType w:val="hybridMultilevel"/>
    <w:tmpl w:val="C75A4DD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4B4C6933"/>
    <w:multiLevelType w:val="hybridMultilevel"/>
    <w:tmpl w:val="FAF41B3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4B6F26D3"/>
    <w:multiLevelType w:val="hybridMultilevel"/>
    <w:tmpl w:val="5DE2003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4C580C57"/>
    <w:multiLevelType w:val="multilevel"/>
    <w:tmpl w:val="455AE804"/>
    <w:lvl w:ilvl="0">
      <w:start w:val="1"/>
      <w:numFmt w:val="none"/>
      <w:pStyle w:val="TableTitle"/>
      <w:suff w:val="nothing"/>
      <w:lvlText w:val="Table "/>
      <w:lvlJc w:val="left"/>
      <w:pPr>
        <w:ind w:left="351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360"/>
        </w:tabs>
        <w:ind w:left="0" w:firstLine="0"/>
      </w:pPr>
      <w:rPr>
        <w:rFonts w:ascii="Helvetica" w:hAnsi="Helvetica" w:hint="default"/>
        <w:b w:val="0"/>
        <w:i w:val="0"/>
        <w:sz w:val="24"/>
      </w:rPr>
    </w:lvl>
    <w:lvl w:ilvl="2">
      <w:start w:val="1"/>
      <w:numFmt w:val="decimal"/>
      <w:lvlText w:val="%1.%2.%3"/>
      <w:lvlJc w:val="left"/>
      <w:pPr>
        <w:tabs>
          <w:tab w:val="num" w:pos="720"/>
        </w:tabs>
        <w:ind w:left="0" w:firstLine="0"/>
      </w:pPr>
    </w:lvl>
    <w:lvl w:ilvl="3">
      <w:start w:val="1"/>
      <w:numFmt w:val="decimal"/>
      <w:lvlText w:val="%1.%2.%3.%4"/>
      <w:lvlJc w:val="left"/>
      <w:pPr>
        <w:tabs>
          <w:tab w:val="num" w:pos="1080"/>
        </w:tabs>
        <w:ind w:left="0" w:firstLine="0"/>
      </w:pPr>
    </w:lvl>
    <w:lvl w:ilvl="4">
      <w:start w:val="1"/>
      <w:numFmt w:val="decimal"/>
      <w:lvlText w:val="%1.%2.%3.%4.%5"/>
      <w:lvlJc w:val="left"/>
      <w:pPr>
        <w:tabs>
          <w:tab w:val="num" w:pos="108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07" w15:restartNumberingAfterBreak="0">
    <w:nsid w:val="4D3E7C1D"/>
    <w:multiLevelType w:val="hybridMultilevel"/>
    <w:tmpl w:val="8A2067A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4D9936C3"/>
    <w:multiLevelType w:val="hybridMultilevel"/>
    <w:tmpl w:val="1C66D76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4DC42EF7"/>
    <w:multiLevelType w:val="multilevel"/>
    <w:tmpl w:val="87C65032"/>
    <w:lvl w:ilvl="0">
      <w:start w:val="1"/>
      <w:numFmt w:val="decimal"/>
      <w:pStyle w:val="ListNumberalt"/>
      <w:lvlText w:val="%1)"/>
      <w:lvlJc w:val="left"/>
      <w:pPr>
        <w:ind w:left="360" w:hanging="360"/>
      </w:pPr>
      <w:rPr>
        <w:rFonts w:hint="default"/>
      </w:rPr>
    </w:lvl>
    <w:lvl w:ilvl="1">
      <w:start w:val="1"/>
      <w:numFmt w:val="lowerLetter"/>
      <w:pStyle w:val="ListNumberalt2"/>
      <w:lvlText w:val="%2)"/>
      <w:lvlJc w:val="left"/>
      <w:pPr>
        <w:ind w:left="680" w:hanging="320"/>
      </w:pPr>
      <w:rPr>
        <w:rFonts w:hint="default"/>
      </w:rPr>
    </w:lvl>
    <w:lvl w:ilvl="2">
      <w:start w:val="1"/>
      <w:numFmt w:val="lowerRoman"/>
      <w:pStyle w:val="ListNumberalt3"/>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0" w15:restartNumberingAfterBreak="0">
    <w:nsid w:val="4DE51424"/>
    <w:multiLevelType w:val="hybridMultilevel"/>
    <w:tmpl w:val="CF522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4FB22657"/>
    <w:multiLevelType w:val="hybridMultilevel"/>
    <w:tmpl w:val="2AAE9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50FF1396"/>
    <w:multiLevelType w:val="hybridMultilevel"/>
    <w:tmpl w:val="0528509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51C52760"/>
    <w:multiLevelType w:val="singleLevel"/>
    <w:tmpl w:val="2A30C6D0"/>
    <w:lvl w:ilvl="0">
      <w:start w:val="1"/>
      <w:numFmt w:val="decimal"/>
      <w:pStyle w:val="ListNumber5"/>
      <w:lvlText w:val="%1)"/>
      <w:lvlJc w:val="left"/>
      <w:pPr>
        <w:tabs>
          <w:tab w:val="num" w:pos="360"/>
        </w:tabs>
        <w:ind w:left="360" w:hanging="360"/>
      </w:pPr>
    </w:lvl>
  </w:abstractNum>
  <w:abstractNum w:abstractNumId="114" w15:restartNumberingAfterBreak="0">
    <w:nsid w:val="51F854BC"/>
    <w:multiLevelType w:val="hybridMultilevel"/>
    <w:tmpl w:val="EDA0D6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5" w15:restartNumberingAfterBreak="0">
    <w:nsid w:val="532334BD"/>
    <w:multiLevelType w:val="hybridMultilevel"/>
    <w:tmpl w:val="3AAE9CF4"/>
    <w:lvl w:ilvl="0" w:tplc="04090011">
      <w:start w:val="1"/>
      <w:numFmt w:val="decimal"/>
      <w:pStyle w:val="EnvelopeReturn"/>
      <w:lvlText w:val="%1)"/>
      <w:lvlJc w:val="left"/>
      <w:pPr>
        <w:tabs>
          <w:tab w:val="num" w:pos="360"/>
        </w:tabs>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54435571"/>
    <w:multiLevelType w:val="hybridMultilevel"/>
    <w:tmpl w:val="04404C80"/>
    <w:lvl w:ilvl="0" w:tplc="25EC1A2A">
      <w:start w:val="1"/>
      <w:numFmt w:val="bullet"/>
      <w:pStyle w:val="List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7" w15:restartNumberingAfterBreak="0">
    <w:nsid w:val="54C13F32"/>
    <w:multiLevelType w:val="hybridMultilevel"/>
    <w:tmpl w:val="EC88B37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8" w15:restartNumberingAfterBreak="0">
    <w:nsid w:val="55944EB8"/>
    <w:multiLevelType w:val="hybridMultilevel"/>
    <w:tmpl w:val="DCCE45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55B7149B"/>
    <w:multiLevelType w:val="hybridMultilevel"/>
    <w:tmpl w:val="5B8EEF06"/>
    <w:lvl w:ilvl="0" w:tplc="E8662BA2">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20" w15:restartNumberingAfterBreak="0">
    <w:nsid w:val="57F05C68"/>
    <w:multiLevelType w:val="hybridMultilevel"/>
    <w:tmpl w:val="4FAA9C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58087257"/>
    <w:multiLevelType w:val="hybridMultilevel"/>
    <w:tmpl w:val="210074F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2" w15:restartNumberingAfterBreak="0">
    <w:nsid w:val="582C45AD"/>
    <w:multiLevelType w:val="hybridMultilevel"/>
    <w:tmpl w:val="6A3CD6E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582F4CF9"/>
    <w:multiLevelType w:val="hybridMultilevel"/>
    <w:tmpl w:val="085ACAA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5830703E"/>
    <w:multiLevelType w:val="hybridMultilevel"/>
    <w:tmpl w:val="B34C17BC"/>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5" w15:restartNumberingAfterBreak="0">
    <w:nsid w:val="5A011FD9"/>
    <w:multiLevelType w:val="hybridMultilevel"/>
    <w:tmpl w:val="0D64292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5A2F1127"/>
    <w:multiLevelType w:val="hybridMultilevel"/>
    <w:tmpl w:val="B15C9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5AEA7AF8"/>
    <w:multiLevelType w:val="hybridMultilevel"/>
    <w:tmpl w:val="AFE448C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5B9B1756"/>
    <w:multiLevelType w:val="hybridMultilevel"/>
    <w:tmpl w:val="F4C2607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5C312059"/>
    <w:multiLevelType w:val="hybridMultilevel"/>
    <w:tmpl w:val="4054411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5CEA4CA4"/>
    <w:multiLevelType w:val="hybridMultilevel"/>
    <w:tmpl w:val="0CB602A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5D960E53"/>
    <w:multiLevelType w:val="hybridMultilevel"/>
    <w:tmpl w:val="73E0E4C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5DE0297F"/>
    <w:multiLevelType w:val="hybridMultilevel"/>
    <w:tmpl w:val="0FDCB4A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5EC901DF"/>
    <w:multiLevelType w:val="singleLevel"/>
    <w:tmpl w:val="3B7454CE"/>
    <w:lvl w:ilvl="0">
      <w:start w:val="1"/>
      <w:numFmt w:val="bullet"/>
      <w:pStyle w:val="ListDash"/>
      <w:lvlText w:val="–"/>
      <w:lvlJc w:val="left"/>
      <w:pPr>
        <w:tabs>
          <w:tab w:val="num" w:pos="340"/>
        </w:tabs>
        <w:ind w:left="340" w:hanging="340"/>
      </w:pPr>
      <w:rPr>
        <w:rFonts w:ascii="Arial" w:hAnsi="Arial" w:hint="default"/>
      </w:rPr>
    </w:lvl>
  </w:abstractNum>
  <w:abstractNum w:abstractNumId="134" w15:restartNumberingAfterBreak="0">
    <w:nsid w:val="5EE0135E"/>
    <w:multiLevelType w:val="hybridMultilevel"/>
    <w:tmpl w:val="46FC8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60056DAA"/>
    <w:multiLevelType w:val="hybridMultilevel"/>
    <w:tmpl w:val="CA5CC3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6" w15:restartNumberingAfterBreak="0">
    <w:nsid w:val="60266FC6"/>
    <w:multiLevelType w:val="multilevel"/>
    <w:tmpl w:val="6184661A"/>
    <w:lvl w:ilvl="0">
      <w:start w:val="1"/>
      <w:numFmt w:val="upperLetter"/>
      <w:pStyle w:val="ANNEXtitle"/>
      <w:suff w:val="space"/>
      <w:lvlText w:val="Annex %1"/>
      <w:lvlJc w:val="left"/>
      <w:pPr>
        <w:ind w:left="0" w:firstLine="0"/>
      </w:pPr>
      <w:rPr>
        <w:rFonts w:hint="default"/>
      </w:rPr>
    </w:lvl>
    <w:lvl w:ilvl="1">
      <w:start w:val="1"/>
      <w:numFmt w:val="decimal"/>
      <w:pStyle w:val="ANNEX-heading1"/>
      <w:lvlText w:val="%1.%2"/>
      <w:lvlJc w:val="left"/>
      <w:pPr>
        <w:tabs>
          <w:tab w:val="num" w:pos="680"/>
        </w:tabs>
        <w:ind w:left="680" w:hanging="680"/>
      </w:pPr>
      <w:rPr>
        <w:rFonts w:hint="default"/>
      </w:rPr>
    </w:lvl>
    <w:lvl w:ilvl="2">
      <w:start w:val="1"/>
      <w:numFmt w:val="decimal"/>
      <w:pStyle w:val="ANNEX-heading2"/>
      <w:lvlText w:val="%1.%2.%3"/>
      <w:lvlJc w:val="left"/>
      <w:pPr>
        <w:tabs>
          <w:tab w:val="num" w:pos="907"/>
        </w:tabs>
        <w:ind w:left="907" w:hanging="907"/>
      </w:pPr>
      <w:rPr>
        <w:rFonts w:hint="default"/>
      </w:rPr>
    </w:lvl>
    <w:lvl w:ilvl="3">
      <w:start w:val="1"/>
      <w:numFmt w:val="decimal"/>
      <w:pStyle w:val="ANNEX-heading3"/>
      <w:lvlText w:val="%1.%2.%3.%4"/>
      <w:lvlJc w:val="left"/>
      <w:pPr>
        <w:tabs>
          <w:tab w:val="num" w:pos="1134"/>
        </w:tabs>
        <w:ind w:left="1134" w:hanging="1134"/>
      </w:pPr>
      <w:rPr>
        <w:rFonts w:hint="default"/>
      </w:rPr>
    </w:lvl>
    <w:lvl w:ilvl="4">
      <w:start w:val="1"/>
      <w:numFmt w:val="decimal"/>
      <w:pStyle w:val="ANNEX-heading4"/>
      <w:lvlText w:val="%1.%2.%3.%4.%5"/>
      <w:lvlJc w:val="left"/>
      <w:pPr>
        <w:tabs>
          <w:tab w:val="num" w:pos="1361"/>
        </w:tabs>
        <w:ind w:left="1361" w:hanging="1361"/>
      </w:pPr>
      <w:rPr>
        <w:rFonts w:hint="default"/>
      </w:rPr>
    </w:lvl>
    <w:lvl w:ilvl="5">
      <w:start w:val="1"/>
      <w:numFmt w:val="decimal"/>
      <w:pStyle w:val="ANNEX-heading5"/>
      <w:lvlText w:val="%1.%2.%3.%4.%5.%6"/>
      <w:lvlJc w:val="left"/>
      <w:pPr>
        <w:tabs>
          <w:tab w:val="num" w:pos="1588"/>
        </w:tabs>
        <w:ind w:left="1588" w:hanging="1588"/>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37" w15:restartNumberingAfterBreak="0">
    <w:nsid w:val="61316161"/>
    <w:multiLevelType w:val="hybridMultilevel"/>
    <w:tmpl w:val="7C4288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61B47775"/>
    <w:multiLevelType w:val="hybridMultilevel"/>
    <w:tmpl w:val="0BB4780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61FA04A0"/>
    <w:multiLevelType w:val="hybridMultilevel"/>
    <w:tmpl w:val="FAF41B3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629A04CB"/>
    <w:multiLevelType w:val="hybridMultilevel"/>
    <w:tmpl w:val="30E8C01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63755CFF"/>
    <w:multiLevelType w:val="multilevel"/>
    <w:tmpl w:val="E964633A"/>
    <w:lvl w:ilvl="0">
      <w:start w:val="1"/>
      <w:numFmt w:val="decimal"/>
      <w:lvlText w:val="%1"/>
      <w:lvlJc w:val="left"/>
      <w:pPr>
        <w:tabs>
          <w:tab w:val="num" w:pos="397"/>
        </w:tabs>
        <w:ind w:left="397" w:hanging="397"/>
      </w:pPr>
      <w:rPr>
        <w:rFonts w:hint="default"/>
      </w:rPr>
    </w:lvl>
    <w:lvl w:ilvl="1">
      <w:start w:val="1"/>
      <w:numFmt w:val="decimal"/>
      <w:lvlText w:val="%1.%2"/>
      <w:lvlJc w:val="left"/>
      <w:pPr>
        <w:tabs>
          <w:tab w:val="num" w:pos="624"/>
        </w:tabs>
        <w:ind w:left="624" w:hanging="624"/>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1077"/>
        </w:tabs>
        <w:ind w:left="1077" w:hanging="1077"/>
      </w:pPr>
      <w:rPr>
        <w:rFonts w:hint="default"/>
      </w:rPr>
    </w:lvl>
    <w:lvl w:ilvl="4">
      <w:start w:val="1"/>
      <w:numFmt w:val="decimal"/>
      <w:lvlText w:val="%1.%2.%3.%4.%5"/>
      <w:lvlJc w:val="left"/>
      <w:pPr>
        <w:tabs>
          <w:tab w:val="num" w:pos="1304"/>
        </w:tabs>
        <w:ind w:left="1304" w:hanging="1304"/>
      </w:pPr>
      <w:rPr>
        <w:rFonts w:hint="default"/>
      </w:rPr>
    </w:lvl>
    <w:lvl w:ilvl="5">
      <w:start w:val="1"/>
      <w:numFmt w:val="decimal"/>
      <w:lvlText w:val="%1.%2.%3.%4.%5.%6"/>
      <w:lvlJc w:val="left"/>
      <w:pPr>
        <w:tabs>
          <w:tab w:val="num" w:pos="1531"/>
        </w:tabs>
        <w:ind w:left="1531" w:hanging="1531"/>
      </w:pPr>
      <w:rPr>
        <w:rFonts w:hint="default"/>
      </w:rPr>
    </w:lvl>
    <w:lvl w:ilvl="6">
      <w:start w:val="1"/>
      <w:numFmt w:val="decimal"/>
      <w:lvlText w:val="%1.%2.%3.%4.%5.%6.%7"/>
      <w:lvlJc w:val="left"/>
      <w:pPr>
        <w:tabs>
          <w:tab w:val="num" w:pos="1758"/>
        </w:tabs>
        <w:ind w:left="1758" w:hanging="1758"/>
      </w:pPr>
      <w:rPr>
        <w:rFonts w:hint="default"/>
      </w:rPr>
    </w:lvl>
    <w:lvl w:ilvl="7">
      <w:start w:val="1"/>
      <w:numFmt w:val="decimal"/>
      <w:lvlText w:val="%1.%2.%3.%4.%5.%6.%7.%8"/>
      <w:lvlJc w:val="left"/>
      <w:pPr>
        <w:tabs>
          <w:tab w:val="num" w:pos="1985"/>
        </w:tabs>
        <w:ind w:left="1985" w:hanging="1985"/>
      </w:pPr>
      <w:rPr>
        <w:rFonts w:hint="default"/>
      </w:rPr>
    </w:lvl>
    <w:lvl w:ilvl="8">
      <w:start w:val="1"/>
      <w:numFmt w:val="decimal"/>
      <w:lvlText w:val="%1.%2.%3.%4.%5.%6.%7.%8.%9"/>
      <w:lvlJc w:val="left"/>
      <w:pPr>
        <w:tabs>
          <w:tab w:val="num" w:pos="2211"/>
        </w:tabs>
        <w:ind w:left="2211" w:hanging="2211"/>
      </w:pPr>
      <w:rPr>
        <w:rFonts w:hint="default"/>
      </w:rPr>
    </w:lvl>
  </w:abstractNum>
  <w:abstractNum w:abstractNumId="142" w15:restartNumberingAfterBreak="0">
    <w:nsid w:val="64253ADA"/>
    <w:multiLevelType w:val="hybridMultilevel"/>
    <w:tmpl w:val="210074F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3" w15:restartNumberingAfterBreak="0">
    <w:nsid w:val="649C0788"/>
    <w:multiLevelType w:val="hybridMultilevel"/>
    <w:tmpl w:val="8ADEE4E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15:restartNumberingAfterBreak="0">
    <w:nsid w:val="64E74AB1"/>
    <w:multiLevelType w:val="hybridMultilevel"/>
    <w:tmpl w:val="668ED8C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66A06351"/>
    <w:multiLevelType w:val="hybridMultilevel"/>
    <w:tmpl w:val="C8C4B30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674D51B2"/>
    <w:multiLevelType w:val="hybridMultilevel"/>
    <w:tmpl w:val="2916B22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67810B90"/>
    <w:multiLevelType w:val="singleLevel"/>
    <w:tmpl w:val="04090017"/>
    <w:lvl w:ilvl="0">
      <w:start w:val="1"/>
      <w:numFmt w:val="lowerLetter"/>
      <w:lvlText w:val="%1)"/>
      <w:lvlJc w:val="left"/>
      <w:pPr>
        <w:ind w:left="720" w:hanging="360"/>
      </w:pPr>
    </w:lvl>
  </w:abstractNum>
  <w:abstractNum w:abstractNumId="148" w15:restartNumberingAfterBreak="0">
    <w:nsid w:val="68013BF9"/>
    <w:multiLevelType w:val="hybridMultilevel"/>
    <w:tmpl w:val="7CA07E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15:restartNumberingAfterBreak="0">
    <w:nsid w:val="68BB1F5E"/>
    <w:multiLevelType w:val="multilevel"/>
    <w:tmpl w:val="32CE8C3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0" w15:restartNumberingAfterBreak="0">
    <w:nsid w:val="692A3E1D"/>
    <w:multiLevelType w:val="hybridMultilevel"/>
    <w:tmpl w:val="6EF64384"/>
    <w:lvl w:ilvl="0" w:tplc="04090017">
      <w:start w:val="1"/>
      <w:numFmt w:val="lowerLetter"/>
      <w:lvlText w:val="%1)"/>
      <w:lvlJc w:val="left"/>
      <w:pPr>
        <w:tabs>
          <w:tab w:val="num" w:pos="720"/>
        </w:tabs>
        <w:ind w:left="720" w:hanging="360"/>
      </w:pPr>
    </w:lvl>
    <w:lvl w:ilvl="1" w:tplc="9AD20210">
      <w:numFmt w:val="bullet"/>
      <w:lvlText w:val="•"/>
      <w:lvlJc w:val="left"/>
      <w:pPr>
        <w:ind w:left="1800" w:hanging="720"/>
      </w:pPr>
      <w:rPr>
        <w:rFonts w:ascii="Arial" w:eastAsia="Times New Roman" w:hAnsi="Arial" w:cs="Aria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1" w15:restartNumberingAfterBreak="0">
    <w:nsid w:val="69511200"/>
    <w:multiLevelType w:val="hybridMultilevel"/>
    <w:tmpl w:val="5D88A91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6A020B80"/>
    <w:multiLevelType w:val="hybridMultilevel"/>
    <w:tmpl w:val="B3DA4D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6A0B0014"/>
    <w:multiLevelType w:val="hybridMultilevel"/>
    <w:tmpl w:val="5C546A06"/>
    <w:lvl w:ilvl="0" w:tplc="08090017">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4" w15:restartNumberingAfterBreak="0">
    <w:nsid w:val="6A8B210B"/>
    <w:multiLevelType w:val="hybridMultilevel"/>
    <w:tmpl w:val="B2DC2508"/>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6AA2041B"/>
    <w:multiLevelType w:val="hybridMultilevel"/>
    <w:tmpl w:val="7A9E888A"/>
    <w:lvl w:ilvl="0" w:tplc="0409000F">
      <w:start w:val="1"/>
      <w:numFmt w:val="decimal"/>
      <w:lvlText w:val="%1."/>
      <w:lvlJc w:val="left"/>
      <w:pPr>
        <w:ind w:left="149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56" w15:restartNumberingAfterBreak="0">
    <w:nsid w:val="6AFC0715"/>
    <w:multiLevelType w:val="hybridMultilevel"/>
    <w:tmpl w:val="808E584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7" w15:restartNumberingAfterBreak="0">
    <w:nsid w:val="6B944A6B"/>
    <w:multiLevelType w:val="hybridMultilevel"/>
    <w:tmpl w:val="83CCAC92"/>
    <w:lvl w:ilvl="0" w:tplc="5E42A02E">
      <w:start w:val="1"/>
      <w:numFmt w:val="bullet"/>
      <w:lvlText w:val=""/>
      <w:lvlJc w:val="left"/>
      <w:pPr>
        <w:tabs>
          <w:tab w:val="num" w:pos="360"/>
        </w:tabs>
        <w:ind w:left="360" w:hanging="360"/>
      </w:pPr>
      <w:rPr>
        <w:rFonts w:ascii="Symbol" w:hAnsi="Symbol" w:hint="default"/>
      </w:rPr>
    </w:lvl>
    <w:lvl w:ilvl="1" w:tplc="9EAA7788" w:tentative="1">
      <w:start w:val="1"/>
      <w:numFmt w:val="bullet"/>
      <w:lvlText w:val="o"/>
      <w:lvlJc w:val="left"/>
      <w:pPr>
        <w:tabs>
          <w:tab w:val="num" w:pos="1440"/>
        </w:tabs>
        <w:ind w:left="1440" w:hanging="360"/>
      </w:pPr>
      <w:rPr>
        <w:rFonts w:ascii="Courier New" w:hAnsi="Courier New" w:hint="default"/>
      </w:rPr>
    </w:lvl>
    <w:lvl w:ilvl="2" w:tplc="1CE273B2" w:tentative="1">
      <w:start w:val="1"/>
      <w:numFmt w:val="bullet"/>
      <w:lvlText w:val=""/>
      <w:lvlJc w:val="left"/>
      <w:pPr>
        <w:tabs>
          <w:tab w:val="num" w:pos="2160"/>
        </w:tabs>
        <w:ind w:left="2160" w:hanging="360"/>
      </w:pPr>
      <w:rPr>
        <w:rFonts w:ascii="Wingdings" w:hAnsi="Wingdings" w:hint="default"/>
      </w:rPr>
    </w:lvl>
    <w:lvl w:ilvl="3" w:tplc="080E50A0" w:tentative="1">
      <w:start w:val="1"/>
      <w:numFmt w:val="bullet"/>
      <w:lvlText w:val=""/>
      <w:lvlJc w:val="left"/>
      <w:pPr>
        <w:tabs>
          <w:tab w:val="num" w:pos="2880"/>
        </w:tabs>
        <w:ind w:left="2880" w:hanging="360"/>
      </w:pPr>
      <w:rPr>
        <w:rFonts w:ascii="Symbol" w:hAnsi="Symbol" w:hint="default"/>
      </w:rPr>
    </w:lvl>
    <w:lvl w:ilvl="4" w:tplc="8D2E86E6" w:tentative="1">
      <w:start w:val="1"/>
      <w:numFmt w:val="bullet"/>
      <w:lvlText w:val="o"/>
      <w:lvlJc w:val="left"/>
      <w:pPr>
        <w:tabs>
          <w:tab w:val="num" w:pos="3600"/>
        </w:tabs>
        <w:ind w:left="3600" w:hanging="360"/>
      </w:pPr>
      <w:rPr>
        <w:rFonts w:ascii="Courier New" w:hAnsi="Courier New" w:hint="default"/>
      </w:rPr>
    </w:lvl>
    <w:lvl w:ilvl="5" w:tplc="B49ECA28" w:tentative="1">
      <w:start w:val="1"/>
      <w:numFmt w:val="bullet"/>
      <w:lvlText w:val=""/>
      <w:lvlJc w:val="left"/>
      <w:pPr>
        <w:tabs>
          <w:tab w:val="num" w:pos="4320"/>
        </w:tabs>
        <w:ind w:left="4320" w:hanging="360"/>
      </w:pPr>
      <w:rPr>
        <w:rFonts w:ascii="Wingdings" w:hAnsi="Wingdings" w:hint="default"/>
      </w:rPr>
    </w:lvl>
    <w:lvl w:ilvl="6" w:tplc="F7AC0502" w:tentative="1">
      <w:start w:val="1"/>
      <w:numFmt w:val="bullet"/>
      <w:lvlText w:val=""/>
      <w:lvlJc w:val="left"/>
      <w:pPr>
        <w:tabs>
          <w:tab w:val="num" w:pos="5040"/>
        </w:tabs>
        <w:ind w:left="5040" w:hanging="360"/>
      </w:pPr>
      <w:rPr>
        <w:rFonts w:ascii="Symbol" w:hAnsi="Symbol" w:hint="default"/>
      </w:rPr>
    </w:lvl>
    <w:lvl w:ilvl="7" w:tplc="7CBE044C" w:tentative="1">
      <w:start w:val="1"/>
      <w:numFmt w:val="bullet"/>
      <w:lvlText w:val="o"/>
      <w:lvlJc w:val="left"/>
      <w:pPr>
        <w:tabs>
          <w:tab w:val="num" w:pos="5760"/>
        </w:tabs>
        <w:ind w:left="5760" w:hanging="360"/>
      </w:pPr>
      <w:rPr>
        <w:rFonts w:ascii="Courier New" w:hAnsi="Courier New" w:hint="default"/>
      </w:rPr>
    </w:lvl>
    <w:lvl w:ilvl="8" w:tplc="550067CC" w:tentative="1">
      <w:start w:val="1"/>
      <w:numFmt w:val="bullet"/>
      <w:lvlText w:val=""/>
      <w:lvlJc w:val="left"/>
      <w:pPr>
        <w:tabs>
          <w:tab w:val="num" w:pos="6480"/>
        </w:tabs>
        <w:ind w:left="6480" w:hanging="360"/>
      </w:pPr>
      <w:rPr>
        <w:rFonts w:ascii="Wingdings" w:hAnsi="Wingdings" w:hint="default"/>
      </w:rPr>
    </w:lvl>
  </w:abstractNum>
  <w:abstractNum w:abstractNumId="158" w15:restartNumberingAfterBreak="0">
    <w:nsid w:val="6C7642EF"/>
    <w:multiLevelType w:val="hybridMultilevel"/>
    <w:tmpl w:val="F9D4C8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9" w15:restartNumberingAfterBreak="0">
    <w:nsid w:val="6C7B7025"/>
    <w:multiLevelType w:val="hybridMultilevel"/>
    <w:tmpl w:val="1BD2AC7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0" w15:restartNumberingAfterBreak="0">
    <w:nsid w:val="6CE54AB8"/>
    <w:multiLevelType w:val="hybridMultilevel"/>
    <w:tmpl w:val="8EC4637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15:restartNumberingAfterBreak="0">
    <w:nsid w:val="6D50610A"/>
    <w:multiLevelType w:val="hybridMultilevel"/>
    <w:tmpl w:val="FA6CBF0A"/>
    <w:lvl w:ilvl="0" w:tplc="04090017">
      <w:start w:val="1"/>
      <w:numFmt w:val="low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15:restartNumberingAfterBreak="0">
    <w:nsid w:val="6D970CBA"/>
    <w:multiLevelType w:val="hybridMultilevel"/>
    <w:tmpl w:val="FBBCFAD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15:restartNumberingAfterBreak="0">
    <w:nsid w:val="6DF060EE"/>
    <w:multiLevelType w:val="hybridMultilevel"/>
    <w:tmpl w:val="113435C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15:restartNumberingAfterBreak="0">
    <w:nsid w:val="6E3E1BD3"/>
    <w:multiLevelType w:val="singleLevel"/>
    <w:tmpl w:val="F0523EAC"/>
    <w:lvl w:ilvl="0">
      <w:start w:val="1"/>
      <w:numFmt w:val="decimal"/>
      <w:pStyle w:val="Titre1b"/>
      <w:lvlText w:val="%1."/>
      <w:lvlJc w:val="left"/>
      <w:pPr>
        <w:tabs>
          <w:tab w:val="num" w:pos="360"/>
        </w:tabs>
        <w:ind w:left="360" w:hanging="360"/>
      </w:pPr>
    </w:lvl>
  </w:abstractNum>
  <w:abstractNum w:abstractNumId="165" w15:restartNumberingAfterBreak="0">
    <w:nsid w:val="6F6659F2"/>
    <w:multiLevelType w:val="hybridMultilevel"/>
    <w:tmpl w:val="A336DF8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15:restartNumberingAfterBreak="0">
    <w:nsid w:val="6F6A78AD"/>
    <w:multiLevelType w:val="hybridMultilevel"/>
    <w:tmpl w:val="CB44AC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15:restartNumberingAfterBreak="0">
    <w:nsid w:val="703D2CBD"/>
    <w:multiLevelType w:val="hybridMultilevel"/>
    <w:tmpl w:val="1000173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8" w15:restartNumberingAfterBreak="0">
    <w:nsid w:val="708E3886"/>
    <w:multiLevelType w:val="hybridMultilevel"/>
    <w:tmpl w:val="FE64F14A"/>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9" w15:restartNumberingAfterBreak="0">
    <w:nsid w:val="708E478A"/>
    <w:multiLevelType w:val="hybridMultilevel"/>
    <w:tmpl w:val="EC4CE2A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0" w15:restartNumberingAfterBreak="0">
    <w:nsid w:val="7127239F"/>
    <w:multiLevelType w:val="hybridMultilevel"/>
    <w:tmpl w:val="07940CC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1" w15:restartNumberingAfterBreak="0">
    <w:nsid w:val="712D1D00"/>
    <w:multiLevelType w:val="hybridMultilevel"/>
    <w:tmpl w:val="3F4466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2" w15:restartNumberingAfterBreak="0">
    <w:nsid w:val="728700E3"/>
    <w:multiLevelType w:val="multilevel"/>
    <w:tmpl w:val="67382DC0"/>
    <w:lvl w:ilvl="0">
      <w:start w:val="1"/>
      <w:numFmt w:val="upperLetter"/>
      <w:pStyle w:val="AnnexTitle0"/>
      <w:suff w:val="nothing"/>
      <w:lvlText w:val="Annex %1 "/>
      <w:lvlJc w:val="left"/>
      <w:pPr>
        <w:ind w:left="0" w:firstLine="0"/>
      </w:pPr>
      <w:rPr>
        <w:rFonts w:ascii="Helvetica" w:hAnsi="Helvetica" w:hint="default"/>
        <w:b/>
        <w:i w:val="0"/>
        <w:sz w:val="24"/>
      </w:rPr>
    </w:lvl>
    <w:lvl w:ilvl="1">
      <w:start w:val="1"/>
      <w:numFmt w:val="decimal"/>
      <w:pStyle w:val="AnnexHeading1"/>
      <w:lvlText w:val="%1.%2"/>
      <w:lvlJc w:val="left"/>
      <w:pPr>
        <w:tabs>
          <w:tab w:val="num" w:pos="360"/>
        </w:tabs>
        <w:ind w:left="0" w:firstLine="0"/>
      </w:pPr>
      <w:rPr>
        <w:rFonts w:ascii="Helvetica" w:hAnsi="Helvetica" w:hint="default"/>
        <w:b w:val="0"/>
        <w:i w:val="0"/>
        <w:sz w:val="24"/>
      </w:rPr>
    </w:lvl>
    <w:lvl w:ilvl="2">
      <w:start w:val="1"/>
      <w:numFmt w:val="decimal"/>
      <w:pStyle w:val="AnnexHeading2"/>
      <w:lvlText w:val="%1.%2.%3"/>
      <w:lvlJc w:val="left"/>
      <w:pPr>
        <w:tabs>
          <w:tab w:val="num" w:pos="720"/>
        </w:tabs>
        <w:ind w:left="0" w:firstLine="0"/>
      </w:pPr>
      <w:rPr>
        <w:rFonts w:hint="default"/>
      </w:rPr>
    </w:lvl>
    <w:lvl w:ilvl="3">
      <w:start w:val="1"/>
      <w:numFmt w:val="decimal"/>
      <w:pStyle w:val="AnnexHeading3"/>
      <w:lvlText w:val="%1.%2.%3.%4"/>
      <w:lvlJc w:val="left"/>
      <w:pPr>
        <w:tabs>
          <w:tab w:val="num" w:pos="1080"/>
        </w:tabs>
        <w:ind w:left="0" w:firstLine="0"/>
      </w:pPr>
      <w:rPr>
        <w:rFonts w:hint="default"/>
      </w:rPr>
    </w:lvl>
    <w:lvl w:ilvl="4">
      <w:start w:val="1"/>
      <w:numFmt w:val="decimal"/>
      <w:pStyle w:val="AnnexHeading4"/>
      <w:lvlText w:val="%1.%2.%3.%4.%5"/>
      <w:lvlJc w:val="left"/>
      <w:pPr>
        <w:tabs>
          <w:tab w:val="num" w:pos="108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73" w15:restartNumberingAfterBreak="0">
    <w:nsid w:val="72A0334F"/>
    <w:multiLevelType w:val="hybridMultilevel"/>
    <w:tmpl w:val="3F0C277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15:restartNumberingAfterBreak="0">
    <w:nsid w:val="73A4221A"/>
    <w:multiLevelType w:val="hybridMultilevel"/>
    <w:tmpl w:val="CD4C7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5" w15:restartNumberingAfterBreak="0">
    <w:nsid w:val="744665E9"/>
    <w:multiLevelType w:val="hybridMultilevel"/>
    <w:tmpl w:val="A27E4D8C"/>
    <w:lvl w:ilvl="0" w:tplc="FB0C9416">
      <w:start w:val="2016"/>
      <w:numFmt w:val="decimal"/>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6" w15:restartNumberingAfterBreak="0">
    <w:nsid w:val="74E70EA9"/>
    <w:multiLevelType w:val="hybridMultilevel"/>
    <w:tmpl w:val="3ED8385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7" w15:restartNumberingAfterBreak="0">
    <w:nsid w:val="754A57C2"/>
    <w:multiLevelType w:val="hybridMultilevel"/>
    <w:tmpl w:val="F038483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8" w15:restartNumberingAfterBreak="0">
    <w:nsid w:val="75D6594E"/>
    <w:multiLevelType w:val="hybridMultilevel"/>
    <w:tmpl w:val="B61CEEBC"/>
    <w:lvl w:ilvl="0" w:tplc="0409000F">
      <w:start w:val="1"/>
      <w:numFmt w:val="bullet"/>
      <w:lvlText w:val=""/>
      <w:lvlJc w:val="left"/>
      <w:pPr>
        <w:tabs>
          <w:tab w:val="num" w:pos="1512"/>
        </w:tabs>
        <w:ind w:left="1512" w:hanging="360"/>
      </w:pPr>
      <w:rPr>
        <w:rFonts w:ascii="Symbol" w:hAnsi="Symbol" w:hint="default"/>
      </w:rPr>
    </w:lvl>
    <w:lvl w:ilvl="1" w:tplc="04090003" w:tentative="1">
      <w:start w:val="1"/>
      <w:numFmt w:val="bullet"/>
      <w:lvlText w:val="o"/>
      <w:lvlJc w:val="left"/>
      <w:pPr>
        <w:tabs>
          <w:tab w:val="num" w:pos="2592"/>
        </w:tabs>
        <w:ind w:left="2592" w:hanging="360"/>
      </w:pPr>
      <w:rPr>
        <w:rFonts w:ascii="Courier New" w:hAnsi="Courier New" w:hint="default"/>
      </w:rPr>
    </w:lvl>
    <w:lvl w:ilvl="2" w:tplc="04090005" w:tentative="1">
      <w:start w:val="1"/>
      <w:numFmt w:val="bullet"/>
      <w:lvlText w:val=""/>
      <w:lvlJc w:val="left"/>
      <w:pPr>
        <w:tabs>
          <w:tab w:val="num" w:pos="3312"/>
        </w:tabs>
        <w:ind w:left="3312" w:hanging="360"/>
      </w:pPr>
      <w:rPr>
        <w:rFonts w:ascii="Wingdings" w:hAnsi="Wingdings" w:hint="default"/>
      </w:rPr>
    </w:lvl>
    <w:lvl w:ilvl="3" w:tplc="04090001" w:tentative="1">
      <w:start w:val="1"/>
      <w:numFmt w:val="bullet"/>
      <w:lvlText w:val=""/>
      <w:lvlJc w:val="left"/>
      <w:pPr>
        <w:tabs>
          <w:tab w:val="num" w:pos="4032"/>
        </w:tabs>
        <w:ind w:left="4032" w:hanging="360"/>
      </w:pPr>
      <w:rPr>
        <w:rFonts w:ascii="Symbol" w:hAnsi="Symbol" w:hint="default"/>
      </w:rPr>
    </w:lvl>
    <w:lvl w:ilvl="4" w:tplc="04090003" w:tentative="1">
      <w:start w:val="1"/>
      <w:numFmt w:val="bullet"/>
      <w:lvlText w:val="o"/>
      <w:lvlJc w:val="left"/>
      <w:pPr>
        <w:tabs>
          <w:tab w:val="num" w:pos="4752"/>
        </w:tabs>
        <w:ind w:left="4752" w:hanging="360"/>
      </w:pPr>
      <w:rPr>
        <w:rFonts w:ascii="Courier New" w:hAnsi="Courier New" w:hint="default"/>
      </w:rPr>
    </w:lvl>
    <w:lvl w:ilvl="5" w:tplc="04090005" w:tentative="1">
      <w:start w:val="1"/>
      <w:numFmt w:val="bullet"/>
      <w:lvlText w:val=""/>
      <w:lvlJc w:val="left"/>
      <w:pPr>
        <w:tabs>
          <w:tab w:val="num" w:pos="5472"/>
        </w:tabs>
        <w:ind w:left="5472" w:hanging="360"/>
      </w:pPr>
      <w:rPr>
        <w:rFonts w:ascii="Wingdings" w:hAnsi="Wingdings" w:hint="default"/>
      </w:rPr>
    </w:lvl>
    <w:lvl w:ilvl="6" w:tplc="04090001" w:tentative="1">
      <w:start w:val="1"/>
      <w:numFmt w:val="bullet"/>
      <w:lvlText w:val=""/>
      <w:lvlJc w:val="left"/>
      <w:pPr>
        <w:tabs>
          <w:tab w:val="num" w:pos="6192"/>
        </w:tabs>
        <w:ind w:left="6192" w:hanging="360"/>
      </w:pPr>
      <w:rPr>
        <w:rFonts w:ascii="Symbol" w:hAnsi="Symbol" w:hint="default"/>
      </w:rPr>
    </w:lvl>
    <w:lvl w:ilvl="7" w:tplc="04090003" w:tentative="1">
      <w:start w:val="1"/>
      <w:numFmt w:val="bullet"/>
      <w:lvlText w:val="o"/>
      <w:lvlJc w:val="left"/>
      <w:pPr>
        <w:tabs>
          <w:tab w:val="num" w:pos="6912"/>
        </w:tabs>
        <w:ind w:left="6912" w:hanging="360"/>
      </w:pPr>
      <w:rPr>
        <w:rFonts w:ascii="Courier New" w:hAnsi="Courier New" w:hint="default"/>
      </w:rPr>
    </w:lvl>
    <w:lvl w:ilvl="8" w:tplc="04090005" w:tentative="1">
      <w:start w:val="1"/>
      <w:numFmt w:val="bullet"/>
      <w:lvlText w:val=""/>
      <w:lvlJc w:val="left"/>
      <w:pPr>
        <w:tabs>
          <w:tab w:val="num" w:pos="7632"/>
        </w:tabs>
        <w:ind w:left="7632" w:hanging="360"/>
      </w:pPr>
      <w:rPr>
        <w:rFonts w:ascii="Wingdings" w:hAnsi="Wingdings" w:hint="default"/>
      </w:rPr>
    </w:lvl>
  </w:abstractNum>
  <w:abstractNum w:abstractNumId="179" w15:restartNumberingAfterBreak="0">
    <w:nsid w:val="76B00A8C"/>
    <w:multiLevelType w:val="hybridMultilevel"/>
    <w:tmpl w:val="A50ADD74"/>
    <w:lvl w:ilvl="0" w:tplc="79C03760">
      <w:start w:val="1"/>
      <w:numFmt w:val="bullet"/>
      <w:pStyle w:val="ListDash4"/>
      <w:lvlText w:val="–"/>
      <w:lvlJc w:val="left"/>
      <w:pPr>
        <w:tabs>
          <w:tab w:val="num" w:pos="1361"/>
        </w:tabs>
        <w:ind w:left="1361" w:hanging="340"/>
      </w:pPr>
      <w:rPr>
        <w:rFonts w:ascii="Arial" w:hAnsi="Arial" w:hint="default"/>
      </w:rPr>
    </w:lvl>
    <w:lvl w:ilvl="1" w:tplc="08090003" w:tentative="1">
      <w:start w:val="1"/>
      <w:numFmt w:val="bullet"/>
      <w:lvlText w:val="o"/>
      <w:lvlJc w:val="left"/>
      <w:pPr>
        <w:tabs>
          <w:tab w:val="num" w:pos="2461"/>
        </w:tabs>
        <w:ind w:left="2461" w:hanging="360"/>
      </w:pPr>
      <w:rPr>
        <w:rFonts w:ascii="Courier New" w:hAnsi="Courier New" w:cs="Courier New" w:hint="default"/>
      </w:rPr>
    </w:lvl>
    <w:lvl w:ilvl="2" w:tplc="08090005" w:tentative="1">
      <w:start w:val="1"/>
      <w:numFmt w:val="bullet"/>
      <w:lvlText w:val=""/>
      <w:lvlJc w:val="left"/>
      <w:pPr>
        <w:tabs>
          <w:tab w:val="num" w:pos="3181"/>
        </w:tabs>
        <w:ind w:left="3181" w:hanging="360"/>
      </w:pPr>
      <w:rPr>
        <w:rFonts w:ascii="Wingdings" w:hAnsi="Wingdings" w:hint="default"/>
      </w:rPr>
    </w:lvl>
    <w:lvl w:ilvl="3" w:tplc="08090001" w:tentative="1">
      <w:start w:val="1"/>
      <w:numFmt w:val="bullet"/>
      <w:lvlText w:val=""/>
      <w:lvlJc w:val="left"/>
      <w:pPr>
        <w:tabs>
          <w:tab w:val="num" w:pos="3901"/>
        </w:tabs>
        <w:ind w:left="3901" w:hanging="360"/>
      </w:pPr>
      <w:rPr>
        <w:rFonts w:ascii="Symbol" w:hAnsi="Symbol" w:hint="default"/>
      </w:rPr>
    </w:lvl>
    <w:lvl w:ilvl="4" w:tplc="08090003" w:tentative="1">
      <w:start w:val="1"/>
      <w:numFmt w:val="bullet"/>
      <w:lvlText w:val="o"/>
      <w:lvlJc w:val="left"/>
      <w:pPr>
        <w:tabs>
          <w:tab w:val="num" w:pos="4621"/>
        </w:tabs>
        <w:ind w:left="4621" w:hanging="360"/>
      </w:pPr>
      <w:rPr>
        <w:rFonts w:ascii="Courier New" w:hAnsi="Courier New" w:cs="Courier New" w:hint="default"/>
      </w:rPr>
    </w:lvl>
    <w:lvl w:ilvl="5" w:tplc="08090005" w:tentative="1">
      <w:start w:val="1"/>
      <w:numFmt w:val="bullet"/>
      <w:lvlText w:val=""/>
      <w:lvlJc w:val="left"/>
      <w:pPr>
        <w:tabs>
          <w:tab w:val="num" w:pos="5341"/>
        </w:tabs>
        <w:ind w:left="5341" w:hanging="360"/>
      </w:pPr>
      <w:rPr>
        <w:rFonts w:ascii="Wingdings" w:hAnsi="Wingdings" w:hint="default"/>
      </w:rPr>
    </w:lvl>
    <w:lvl w:ilvl="6" w:tplc="08090001" w:tentative="1">
      <w:start w:val="1"/>
      <w:numFmt w:val="bullet"/>
      <w:lvlText w:val=""/>
      <w:lvlJc w:val="left"/>
      <w:pPr>
        <w:tabs>
          <w:tab w:val="num" w:pos="6061"/>
        </w:tabs>
        <w:ind w:left="6061" w:hanging="360"/>
      </w:pPr>
      <w:rPr>
        <w:rFonts w:ascii="Symbol" w:hAnsi="Symbol" w:hint="default"/>
      </w:rPr>
    </w:lvl>
    <w:lvl w:ilvl="7" w:tplc="08090003" w:tentative="1">
      <w:start w:val="1"/>
      <w:numFmt w:val="bullet"/>
      <w:lvlText w:val="o"/>
      <w:lvlJc w:val="left"/>
      <w:pPr>
        <w:tabs>
          <w:tab w:val="num" w:pos="6781"/>
        </w:tabs>
        <w:ind w:left="6781" w:hanging="360"/>
      </w:pPr>
      <w:rPr>
        <w:rFonts w:ascii="Courier New" w:hAnsi="Courier New" w:cs="Courier New" w:hint="default"/>
      </w:rPr>
    </w:lvl>
    <w:lvl w:ilvl="8" w:tplc="08090005" w:tentative="1">
      <w:start w:val="1"/>
      <w:numFmt w:val="bullet"/>
      <w:lvlText w:val=""/>
      <w:lvlJc w:val="left"/>
      <w:pPr>
        <w:tabs>
          <w:tab w:val="num" w:pos="7501"/>
        </w:tabs>
        <w:ind w:left="7501" w:hanging="360"/>
      </w:pPr>
      <w:rPr>
        <w:rFonts w:ascii="Wingdings" w:hAnsi="Wingdings" w:hint="default"/>
      </w:rPr>
    </w:lvl>
  </w:abstractNum>
  <w:abstractNum w:abstractNumId="180" w15:restartNumberingAfterBreak="0">
    <w:nsid w:val="76D40624"/>
    <w:multiLevelType w:val="multilevel"/>
    <w:tmpl w:val="2CC6F47C"/>
    <w:lvl w:ilvl="0">
      <w:start w:val="1"/>
      <w:numFmt w:val="decimal"/>
      <w:pStyle w:val="NoteNumbered"/>
      <w:suff w:val="nothing"/>
      <w:lvlText w:val="NOTE %1 — "/>
      <w:lvlJc w:val="left"/>
      <w:pPr>
        <w:ind w:left="0" w:firstLine="0"/>
      </w:pPr>
      <w:rPr>
        <w:rFonts w:ascii="Helvetica" w:hAnsi="Helvetica" w:hint="default"/>
        <w:b w:val="0"/>
        <w:i w:val="0"/>
        <w:sz w:val="16"/>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81" w15:restartNumberingAfterBreak="0">
    <w:nsid w:val="7711194C"/>
    <w:multiLevelType w:val="hybridMultilevel"/>
    <w:tmpl w:val="1786E24E"/>
    <w:lvl w:ilvl="0" w:tplc="04090017">
      <w:start w:val="1"/>
      <w:numFmt w:val="lowerLetter"/>
      <w:lvlText w:val="%1)"/>
      <w:lvlJc w:val="left"/>
      <w:pPr>
        <w:tabs>
          <w:tab w:val="num" w:pos="1440"/>
        </w:tabs>
        <w:ind w:left="1440" w:hanging="360"/>
      </w:pPr>
    </w:lvl>
    <w:lvl w:ilvl="1" w:tplc="45761E32">
      <w:start w:val="1"/>
      <w:numFmt w:val="decimal"/>
      <w:lvlText w:val="%2)"/>
      <w:lvlJc w:val="left"/>
      <w:pPr>
        <w:ind w:left="2160" w:hanging="360"/>
      </w:pPr>
      <w:rPr>
        <w:rFonts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82" w15:restartNumberingAfterBreak="0">
    <w:nsid w:val="793B1E66"/>
    <w:multiLevelType w:val="hybridMultilevel"/>
    <w:tmpl w:val="AA4CCAD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3" w15:restartNumberingAfterBreak="0">
    <w:nsid w:val="7C297284"/>
    <w:multiLevelType w:val="hybridMultilevel"/>
    <w:tmpl w:val="1D269BDC"/>
    <w:lvl w:ilvl="0" w:tplc="04090017">
      <w:start w:val="1"/>
      <w:numFmt w:val="lowerLetter"/>
      <w:lvlText w:val="%1)"/>
      <w:lvlJc w:val="left"/>
      <w:pPr>
        <w:ind w:left="1060" w:hanging="360"/>
      </w:p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184" w15:restartNumberingAfterBreak="0">
    <w:nsid w:val="7DBC76CA"/>
    <w:multiLevelType w:val="hybridMultilevel"/>
    <w:tmpl w:val="0C54764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5" w15:restartNumberingAfterBreak="0">
    <w:nsid w:val="7F245B64"/>
    <w:multiLevelType w:val="hybridMultilevel"/>
    <w:tmpl w:val="61067CE4"/>
    <w:lvl w:ilvl="0" w:tplc="C26C1EC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6" w15:restartNumberingAfterBreak="0">
    <w:nsid w:val="7F3030FF"/>
    <w:multiLevelType w:val="hybridMultilevel"/>
    <w:tmpl w:val="2E32B8F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7" w15:restartNumberingAfterBreak="0">
    <w:nsid w:val="7F7340C6"/>
    <w:multiLevelType w:val="hybridMultilevel"/>
    <w:tmpl w:val="6F3E0E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172"/>
  </w:num>
  <w:num w:numId="3">
    <w:abstractNumId w:val="31"/>
  </w:num>
  <w:num w:numId="4">
    <w:abstractNumId w:val="0"/>
  </w:num>
  <w:num w:numId="5">
    <w:abstractNumId w:val="3"/>
  </w:num>
  <w:num w:numId="6">
    <w:abstractNumId w:val="180"/>
  </w:num>
  <w:num w:numId="7">
    <w:abstractNumId w:val="60"/>
  </w:num>
  <w:num w:numId="8">
    <w:abstractNumId w:val="46"/>
  </w:num>
  <w:num w:numId="9">
    <w:abstractNumId w:val="106"/>
  </w:num>
  <w:num w:numId="10">
    <w:abstractNumId w:val="47"/>
  </w:num>
  <w:num w:numId="11">
    <w:abstractNumId w:val="164"/>
  </w:num>
  <w:num w:numId="12">
    <w:abstractNumId w:val="18"/>
  </w:num>
  <w:num w:numId="13">
    <w:abstractNumId w:val="157"/>
  </w:num>
  <w:num w:numId="14">
    <w:abstractNumId w:val="136"/>
  </w:num>
  <w:num w:numId="15">
    <w:abstractNumId w:val="133"/>
  </w:num>
  <w:num w:numId="16">
    <w:abstractNumId w:val="74"/>
  </w:num>
  <w:num w:numId="17">
    <w:abstractNumId w:val="61"/>
  </w:num>
  <w:num w:numId="18">
    <w:abstractNumId w:val="4"/>
  </w:num>
  <w:num w:numId="19">
    <w:abstractNumId w:val="113"/>
  </w:num>
  <w:num w:numId="20">
    <w:abstractNumId w:val="13"/>
  </w:num>
  <w:num w:numId="21">
    <w:abstractNumId w:val="178"/>
  </w:num>
  <w:num w:numId="22">
    <w:abstractNumId w:val="150"/>
  </w:num>
  <w:num w:numId="23">
    <w:abstractNumId w:val="116"/>
  </w:num>
  <w:num w:numId="24">
    <w:abstractNumId w:val="42"/>
  </w:num>
  <w:num w:numId="25">
    <w:abstractNumId w:val="179"/>
  </w:num>
  <w:num w:numId="26">
    <w:abstractNumId w:val="37"/>
  </w:num>
  <w:num w:numId="27">
    <w:abstractNumId w:val="83"/>
    <w:lvlOverride w:ilvl="0">
      <w:startOverride w:val="1"/>
    </w:lvlOverride>
  </w:num>
  <w:num w:numId="28">
    <w:abstractNumId w:val="98"/>
  </w:num>
  <w:num w:numId="29">
    <w:abstractNumId w:val="123"/>
  </w:num>
  <w:num w:numId="30">
    <w:abstractNumId w:val="83"/>
  </w:num>
  <w:num w:numId="31">
    <w:abstractNumId w:val="83"/>
    <w:lvlOverride w:ilvl="0">
      <w:startOverride w:val="1"/>
    </w:lvlOverride>
  </w:num>
  <w:num w:numId="32">
    <w:abstractNumId w:val="83"/>
    <w:lvlOverride w:ilvl="0">
      <w:startOverride w:val="1"/>
    </w:lvlOverride>
  </w:num>
  <w:num w:numId="33">
    <w:abstractNumId w:val="96"/>
  </w:num>
  <w:num w:numId="34">
    <w:abstractNumId w:val="186"/>
  </w:num>
  <w:num w:numId="35">
    <w:abstractNumId w:val="132"/>
  </w:num>
  <w:num w:numId="36">
    <w:abstractNumId w:val="143"/>
  </w:num>
  <w:num w:numId="37">
    <w:abstractNumId w:val="128"/>
  </w:num>
  <w:num w:numId="38">
    <w:abstractNumId w:val="162"/>
  </w:num>
  <w:num w:numId="39">
    <w:abstractNumId w:val="19"/>
  </w:num>
  <w:num w:numId="40">
    <w:abstractNumId w:val="181"/>
  </w:num>
  <w:num w:numId="41">
    <w:abstractNumId w:val="23"/>
  </w:num>
  <w:num w:numId="42">
    <w:abstractNumId w:val="183"/>
  </w:num>
  <w:num w:numId="43">
    <w:abstractNumId w:val="62"/>
  </w:num>
  <w:num w:numId="44">
    <w:abstractNumId w:val="69"/>
  </w:num>
  <w:num w:numId="45">
    <w:abstractNumId w:val="27"/>
  </w:num>
  <w:num w:numId="46">
    <w:abstractNumId w:val="110"/>
  </w:num>
  <w:num w:numId="47">
    <w:abstractNumId w:val="156"/>
  </w:num>
  <w:num w:numId="48">
    <w:abstractNumId w:val="169"/>
  </w:num>
  <w:num w:numId="49">
    <w:abstractNumId w:val="103"/>
  </w:num>
  <w:num w:numId="50">
    <w:abstractNumId w:val="55"/>
  </w:num>
  <w:num w:numId="51">
    <w:abstractNumId w:val="90"/>
  </w:num>
  <w:num w:numId="52">
    <w:abstractNumId w:val="15"/>
  </w:num>
  <w:num w:numId="53">
    <w:abstractNumId w:val="109"/>
  </w:num>
  <w:num w:numId="54">
    <w:abstractNumId w:val="88"/>
  </w:num>
  <w:num w:numId="55">
    <w:abstractNumId w:val="77"/>
  </w:num>
  <w:num w:numId="56">
    <w:abstractNumId w:val="115"/>
  </w:num>
  <w:num w:numId="57">
    <w:abstractNumId w:val="20"/>
  </w:num>
  <w:num w:numId="58">
    <w:abstractNumId w:val="45"/>
  </w:num>
  <w:num w:numId="59">
    <w:abstractNumId w:val="67"/>
  </w:num>
  <w:num w:numId="60">
    <w:abstractNumId w:val="50"/>
  </w:num>
  <w:num w:numId="61">
    <w:abstractNumId w:val="64"/>
  </w:num>
  <w:num w:numId="62">
    <w:abstractNumId w:val="159"/>
  </w:num>
  <w:num w:numId="63">
    <w:abstractNumId w:val="117"/>
  </w:num>
  <w:num w:numId="64">
    <w:abstractNumId w:val="144"/>
  </w:num>
  <w:num w:numId="65">
    <w:abstractNumId w:val="147"/>
  </w:num>
  <w:num w:numId="66">
    <w:abstractNumId w:val="6"/>
  </w:num>
  <w:num w:numId="67">
    <w:abstractNumId w:val="127"/>
  </w:num>
  <w:num w:numId="68">
    <w:abstractNumId w:val="184"/>
  </w:num>
  <w:num w:numId="69">
    <w:abstractNumId w:val="39"/>
  </w:num>
  <w:num w:numId="70">
    <w:abstractNumId w:val="130"/>
  </w:num>
  <w:num w:numId="71">
    <w:abstractNumId w:val="57"/>
  </w:num>
  <w:num w:numId="72">
    <w:abstractNumId w:val="131"/>
  </w:num>
  <w:num w:numId="73">
    <w:abstractNumId w:val="105"/>
  </w:num>
  <w:num w:numId="74">
    <w:abstractNumId w:val="122"/>
  </w:num>
  <w:num w:numId="75">
    <w:abstractNumId w:val="107"/>
  </w:num>
  <w:num w:numId="76">
    <w:abstractNumId w:val="173"/>
  </w:num>
  <w:num w:numId="77">
    <w:abstractNumId w:val="75"/>
  </w:num>
  <w:num w:numId="78">
    <w:abstractNumId w:val="167"/>
  </w:num>
  <w:num w:numId="79">
    <w:abstractNumId w:val="166"/>
  </w:num>
  <w:num w:numId="80">
    <w:abstractNumId w:val="99"/>
  </w:num>
  <w:num w:numId="81">
    <w:abstractNumId w:val="9"/>
  </w:num>
  <w:num w:numId="82">
    <w:abstractNumId w:val="154"/>
  </w:num>
  <w:num w:numId="83">
    <w:abstractNumId w:val="86"/>
  </w:num>
  <w:num w:numId="84">
    <w:abstractNumId w:val="140"/>
  </w:num>
  <w:num w:numId="85">
    <w:abstractNumId w:val="92"/>
  </w:num>
  <w:num w:numId="86">
    <w:abstractNumId w:val="14"/>
  </w:num>
  <w:num w:numId="87">
    <w:abstractNumId w:val="97"/>
  </w:num>
  <w:num w:numId="88">
    <w:abstractNumId w:val="101"/>
  </w:num>
  <w:num w:numId="89">
    <w:abstractNumId w:val="54"/>
  </w:num>
  <w:num w:numId="90">
    <w:abstractNumId w:val="125"/>
  </w:num>
  <w:num w:numId="91">
    <w:abstractNumId w:val="108"/>
  </w:num>
  <w:num w:numId="92">
    <w:abstractNumId w:val="163"/>
  </w:num>
  <w:num w:numId="93">
    <w:abstractNumId w:val="146"/>
  </w:num>
  <w:num w:numId="94">
    <w:abstractNumId w:val="68"/>
  </w:num>
  <w:num w:numId="95">
    <w:abstractNumId w:val="78"/>
  </w:num>
  <w:num w:numId="96">
    <w:abstractNumId w:val="95"/>
  </w:num>
  <w:num w:numId="97">
    <w:abstractNumId w:val="177"/>
  </w:num>
  <w:num w:numId="98">
    <w:abstractNumId w:val="36"/>
  </w:num>
  <w:num w:numId="99">
    <w:abstractNumId w:val="48"/>
  </w:num>
  <w:num w:numId="100">
    <w:abstractNumId w:val="170"/>
  </w:num>
  <w:num w:numId="101">
    <w:abstractNumId w:val="79"/>
  </w:num>
  <w:num w:numId="102">
    <w:abstractNumId w:val="176"/>
  </w:num>
  <w:num w:numId="103">
    <w:abstractNumId w:val="165"/>
  </w:num>
  <w:num w:numId="104">
    <w:abstractNumId w:val="43"/>
  </w:num>
  <w:num w:numId="105">
    <w:abstractNumId w:val="134"/>
  </w:num>
  <w:num w:numId="106">
    <w:abstractNumId w:val="155"/>
  </w:num>
  <w:num w:numId="107">
    <w:abstractNumId w:val="40"/>
  </w:num>
  <w:num w:numId="108">
    <w:abstractNumId w:val="175"/>
  </w:num>
  <w:num w:numId="109">
    <w:abstractNumId w:val="121"/>
  </w:num>
  <w:num w:numId="110">
    <w:abstractNumId w:val="24"/>
  </w:num>
  <w:num w:numId="111">
    <w:abstractNumId w:val="151"/>
  </w:num>
  <w:num w:numId="112">
    <w:abstractNumId w:val="161"/>
  </w:num>
  <w:num w:numId="113">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34"/>
  </w:num>
  <w:num w:numId="116">
    <w:abstractNumId w:val="149"/>
  </w:num>
  <w:num w:numId="117">
    <w:abstractNumId w:val="1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1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1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1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1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1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1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1"/>
  </w:num>
  <w:num w:numId="125">
    <w:abstractNumId w:val="8"/>
  </w:num>
  <w:num w:numId="126">
    <w:abstractNumId w:val="12"/>
    <w:lvlOverride w:ilvl="0">
      <w:lvl w:ilvl="0">
        <w:start w:val="1"/>
        <w:numFmt w:val="upperLetter"/>
        <w:suff w:val="nothing"/>
        <w:lvlText w:val="Annex %1"/>
        <w:lvlJc w:val="center"/>
        <w:pPr>
          <w:ind w:left="0" w:firstLine="510"/>
        </w:pPr>
        <w:rPr>
          <w:rFonts w:hint="default"/>
        </w:rPr>
      </w:lvl>
    </w:lvlOverride>
    <w:lvlOverride w:ilvl="1">
      <w:lvl w:ilvl="1">
        <w:start w:val="1"/>
        <w:numFmt w:val="decimal"/>
        <w:lvlText w:val="%1.%2"/>
        <w:lvlJc w:val="left"/>
        <w:pPr>
          <w:tabs>
            <w:tab w:val="num" w:pos="680"/>
          </w:tabs>
          <w:ind w:left="680" w:hanging="680"/>
        </w:pPr>
        <w:rPr>
          <w:rFonts w:hint="default"/>
        </w:rPr>
      </w:lvl>
    </w:lvlOverride>
    <w:lvlOverride w:ilvl="2">
      <w:lvl w:ilvl="2">
        <w:start w:val="1"/>
        <w:numFmt w:val="decimal"/>
        <w:lvlText w:val="%1.%2.%3"/>
        <w:lvlJc w:val="left"/>
        <w:pPr>
          <w:tabs>
            <w:tab w:val="num" w:pos="907"/>
          </w:tabs>
          <w:ind w:left="907" w:hanging="907"/>
        </w:pPr>
        <w:rPr>
          <w:rFonts w:hint="default"/>
        </w:rPr>
      </w:lvl>
    </w:lvlOverride>
    <w:lvlOverride w:ilvl="3">
      <w:lvl w:ilvl="3">
        <w:start w:val="1"/>
        <w:numFmt w:val="decimal"/>
        <w:lvlText w:val="%1.%2.%3.%4"/>
        <w:lvlJc w:val="left"/>
        <w:pPr>
          <w:tabs>
            <w:tab w:val="num" w:pos="1134"/>
          </w:tabs>
          <w:ind w:left="1134" w:hanging="1134"/>
        </w:pPr>
        <w:rPr>
          <w:rFonts w:hint="default"/>
        </w:rPr>
      </w:lvl>
    </w:lvlOverride>
    <w:lvlOverride w:ilvl="4">
      <w:lvl w:ilvl="4">
        <w:start w:val="1"/>
        <w:numFmt w:val="decimal"/>
        <w:lvlText w:val="%1.%2.%3.%4.%5"/>
        <w:lvlJc w:val="left"/>
        <w:pPr>
          <w:tabs>
            <w:tab w:val="num" w:pos="1361"/>
          </w:tabs>
          <w:ind w:left="1361" w:hanging="1361"/>
        </w:pPr>
        <w:rPr>
          <w:rFonts w:hint="default"/>
        </w:rPr>
      </w:lvl>
    </w:lvlOverride>
    <w:lvlOverride w:ilvl="5">
      <w:lvl w:ilvl="5">
        <w:start w:val="1"/>
        <w:numFmt w:val="decimal"/>
        <w:lvlText w:val="%1.%2.%3.%4.%5.%6"/>
        <w:lvlJc w:val="left"/>
        <w:pPr>
          <w:tabs>
            <w:tab w:val="num" w:pos="1588"/>
          </w:tabs>
          <w:ind w:left="1588" w:hanging="1588"/>
        </w:pPr>
        <w:rPr>
          <w:rFonts w:hint="default"/>
        </w:rPr>
      </w:lvl>
    </w:lvlOverride>
    <w:lvlOverride w:ilvl="6">
      <w:lvl w:ilvl="6">
        <w:start w:val="1"/>
        <w:numFmt w:val="decimal"/>
        <w:lvlText w:val="%1.%2.%3.%4.%5.%6.%7"/>
        <w:lvlJc w:val="left"/>
        <w:pPr>
          <w:tabs>
            <w:tab w:val="num" w:pos="454"/>
          </w:tabs>
          <w:ind w:left="0" w:firstLine="454"/>
        </w:pPr>
        <w:rPr>
          <w:rFonts w:hint="default"/>
        </w:rPr>
      </w:lvl>
    </w:lvlOverride>
    <w:lvlOverride w:ilvl="7">
      <w:lvl w:ilvl="7">
        <w:start w:val="1"/>
        <w:numFmt w:val="decimal"/>
        <w:lvlText w:val="%1.%2.%3.%4.%5.%6.%7.%8"/>
        <w:lvlJc w:val="left"/>
        <w:pPr>
          <w:tabs>
            <w:tab w:val="num" w:pos="454"/>
          </w:tabs>
          <w:ind w:left="0" w:firstLine="454"/>
        </w:pPr>
        <w:rPr>
          <w:rFonts w:hint="default"/>
        </w:rPr>
      </w:lvl>
    </w:lvlOverride>
    <w:lvlOverride w:ilvl="8">
      <w:lvl w:ilvl="8">
        <w:start w:val="1"/>
        <w:numFmt w:val="decimal"/>
        <w:lvlText w:val="%1.%2.%3.%4.%5.%6.%7.%8.%9"/>
        <w:lvlJc w:val="left"/>
        <w:pPr>
          <w:tabs>
            <w:tab w:val="num" w:pos="454"/>
          </w:tabs>
          <w:ind w:left="0" w:firstLine="454"/>
        </w:pPr>
        <w:rPr>
          <w:rFonts w:hint="default"/>
        </w:rPr>
      </w:lvl>
    </w:lvlOverride>
  </w:num>
  <w:num w:numId="127">
    <w:abstractNumId w:val="74"/>
    <w:lvlOverride w:ilvl="0">
      <w:startOverride w:val="1"/>
    </w:lvlOverride>
  </w:num>
  <w:num w:numId="128">
    <w:abstractNumId w:val="61"/>
    <w:lvlOverride w:ilvl="0">
      <w:startOverride w:val="1"/>
    </w:lvlOverride>
  </w:num>
  <w:num w:numId="129">
    <w:abstractNumId w:val="4"/>
    <w:lvlOverride w:ilvl="0">
      <w:startOverride w:val="1"/>
    </w:lvlOverride>
  </w:num>
  <w:num w:numId="130">
    <w:abstractNumId w:val="113"/>
    <w:lvlOverride w:ilvl="0">
      <w:startOverride w:val="1"/>
    </w:lvlOverride>
  </w:num>
  <w:num w:numId="131">
    <w:abstractNumId w:val="141"/>
    <w:lvlOverride w:ilvl="0">
      <w:lvl w:ilvl="0">
        <w:start w:val="1"/>
        <w:numFmt w:val="decimal"/>
        <w:lvlText w:val="%1"/>
        <w:lvlJc w:val="left"/>
        <w:pPr>
          <w:tabs>
            <w:tab w:val="num" w:pos="397"/>
          </w:tabs>
          <w:ind w:left="397" w:hanging="397"/>
        </w:pPr>
        <w:rPr>
          <w:rFonts w:hint="default"/>
        </w:rPr>
      </w:lvl>
    </w:lvlOverride>
    <w:lvlOverride w:ilvl="1">
      <w:lvl w:ilvl="1">
        <w:start w:val="1"/>
        <w:numFmt w:val="decimal"/>
        <w:lvlText w:val="%1.%2"/>
        <w:lvlJc w:val="left"/>
        <w:pPr>
          <w:tabs>
            <w:tab w:val="num" w:pos="624"/>
          </w:tabs>
          <w:ind w:left="624" w:hanging="624"/>
        </w:pPr>
        <w:rPr>
          <w:rFonts w:hint="default"/>
        </w:rPr>
      </w:lvl>
    </w:lvlOverride>
    <w:lvlOverride w:ilvl="2">
      <w:lvl w:ilvl="2">
        <w:start w:val="1"/>
        <w:numFmt w:val="decimal"/>
        <w:lvlText w:val="%1.%2.%3"/>
        <w:lvlJc w:val="left"/>
        <w:pPr>
          <w:tabs>
            <w:tab w:val="num" w:pos="851"/>
          </w:tabs>
          <w:ind w:left="851" w:hanging="851"/>
        </w:pPr>
        <w:rPr>
          <w:rFonts w:hint="default"/>
        </w:rPr>
      </w:lvl>
    </w:lvlOverride>
    <w:lvlOverride w:ilvl="3">
      <w:lvl w:ilvl="3">
        <w:start w:val="1"/>
        <w:numFmt w:val="decimal"/>
        <w:lvlText w:val="%1.%2.%3.%4"/>
        <w:lvlJc w:val="left"/>
        <w:pPr>
          <w:tabs>
            <w:tab w:val="num" w:pos="1077"/>
          </w:tabs>
          <w:ind w:left="1077" w:hanging="1077"/>
        </w:pPr>
        <w:rPr>
          <w:rFonts w:hint="default"/>
        </w:rPr>
      </w:lvl>
    </w:lvlOverride>
    <w:lvlOverride w:ilvl="4">
      <w:lvl w:ilvl="4">
        <w:start w:val="1"/>
        <w:numFmt w:val="decimal"/>
        <w:lvlText w:val="%1.%2.%3.%4.%5"/>
        <w:lvlJc w:val="left"/>
        <w:pPr>
          <w:tabs>
            <w:tab w:val="num" w:pos="1304"/>
          </w:tabs>
          <w:ind w:left="1304" w:hanging="1304"/>
        </w:pPr>
        <w:rPr>
          <w:rFonts w:hint="default"/>
        </w:rPr>
      </w:lvl>
    </w:lvlOverride>
    <w:lvlOverride w:ilvl="5">
      <w:lvl w:ilvl="5">
        <w:start w:val="1"/>
        <w:numFmt w:val="decimal"/>
        <w:lvlText w:val="%1.%2.%3.%4.%5.%6"/>
        <w:lvlJc w:val="left"/>
        <w:pPr>
          <w:tabs>
            <w:tab w:val="num" w:pos="1531"/>
          </w:tabs>
          <w:ind w:left="1531" w:hanging="1531"/>
        </w:pPr>
        <w:rPr>
          <w:rFonts w:hint="default"/>
        </w:rPr>
      </w:lvl>
    </w:lvlOverride>
    <w:lvlOverride w:ilvl="6">
      <w:lvl w:ilvl="6">
        <w:start w:val="1"/>
        <w:numFmt w:val="decimal"/>
        <w:lvlText w:val="%1.%2.%3.%4.%5.%6.%7"/>
        <w:lvlJc w:val="left"/>
        <w:pPr>
          <w:tabs>
            <w:tab w:val="num" w:pos="1758"/>
          </w:tabs>
          <w:ind w:left="1758" w:hanging="1758"/>
        </w:pPr>
        <w:rPr>
          <w:rFonts w:hint="default"/>
        </w:rPr>
      </w:lvl>
    </w:lvlOverride>
    <w:lvlOverride w:ilvl="7">
      <w:lvl w:ilvl="7">
        <w:start w:val="1"/>
        <w:numFmt w:val="decimal"/>
        <w:lvlText w:val="%1.%2.%3.%4.%5.%6.%7.%8"/>
        <w:lvlJc w:val="left"/>
        <w:pPr>
          <w:tabs>
            <w:tab w:val="num" w:pos="1985"/>
          </w:tabs>
          <w:ind w:left="1985" w:hanging="1985"/>
        </w:pPr>
        <w:rPr>
          <w:rFonts w:hint="default"/>
        </w:rPr>
      </w:lvl>
    </w:lvlOverride>
    <w:lvlOverride w:ilvl="8">
      <w:lvl w:ilvl="8">
        <w:start w:val="1"/>
        <w:numFmt w:val="decimal"/>
        <w:lvlText w:val="%1.%2.%3.%4.%5.%6.%7.%8.%9"/>
        <w:lvlJc w:val="left"/>
        <w:pPr>
          <w:tabs>
            <w:tab w:val="num" w:pos="2211"/>
          </w:tabs>
          <w:ind w:left="2211" w:hanging="2211"/>
        </w:pPr>
        <w:rPr>
          <w:rFonts w:hint="default"/>
        </w:rPr>
      </w:lvl>
    </w:lvlOverride>
  </w:num>
  <w:num w:numId="132">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148"/>
  </w:num>
  <w:num w:numId="137">
    <w:abstractNumId w:val="35"/>
  </w:num>
  <w:num w:numId="138">
    <w:abstractNumId w:val="32"/>
  </w:num>
  <w:num w:numId="139">
    <w:abstractNumId w:val="126"/>
  </w:num>
  <w:num w:numId="140">
    <w:abstractNumId w:val="100"/>
  </w:num>
  <w:num w:numId="141">
    <w:abstractNumId w:val="44"/>
  </w:num>
  <w:num w:numId="142">
    <w:abstractNumId w:val="111"/>
  </w:num>
  <w:num w:numId="143">
    <w:abstractNumId w:val="89"/>
  </w:num>
  <w:num w:numId="144">
    <w:abstractNumId w:val="71"/>
  </w:num>
  <w:num w:numId="145">
    <w:abstractNumId w:val="12"/>
    <w:lvlOverride w:ilvl="0">
      <w:lvl w:ilvl="0">
        <w:start w:val="1"/>
        <w:numFmt w:val="upperLetter"/>
        <w:suff w:val="nothing"/>
        <w:lvlText w:val="Annex %1"/>
        <w:lvlJc w:val="center"/>
        <w:pPr>
          <w:ind w:left="0" w:firstLine="510"/>
        </w:pPr>
        <w:rPr>
          <w:rFonts w:hint="default"/>
        </w:rPr>
      </w:lvl>
    </w:lvlOverride>
    <w:lvlOverride w:ilvl="1">
      <w:lvl w:ilvl="1">
        <w:start w:val="1"/>
        <w:numFmt w:val="decimal"/>
        <w:lvlText w:val="%1.%2"/>
        <w:lvlJc w:val="left"/>
        <w:pPr>
          <w:tabs>
            <w:tab w:val="num" w:pos="680"/>
          </w:tabs>
          <w:ind w:left="680" w:hanging="680"/>
        </w:pPr>
        <w:rPr>
          <w:rFonts w:hint="default"/>
        </w:rPr>
      </w:lvl>
    </w:lvlOverride>
    <w:lvlOverride w:ilvl="2">
      <w:lvl w:ilvl="2">
        <w:start w:val="1"/>
        <w:numFmt w:val="decimal"/>
        <w:lvlText w:val="%1.%2.%3"/>
        <w:lvlJc w:val="left"/>
        <w:pPr>
          <w:tabs>
            <w:tab w:val="num" w:pos="907"/>
          </w:tabs>
          <w:ind w:left="907" w:hanging="907"/>
        </w:pPr>
        <w:rPr>
          <w:rFonts w:hint="default"/>
        </w:rPr>
      </w:lvl>
    </w:lvlOverride>
    <w:lvlOverride w:ilvl="3">
      <w:lvl w:ilvl="3">
        <w:start w:val="1"/>
        <w:numFmt w:val="decimal"/>
        <w:lvlText w:val="%1.%2.%3.%4"/>
        <w:lvlJc w:val="left"/>
        <w:pPr>
          <w:tabs>
            <w:tab w:val="num" w:pos="1134"/>
          </w:tabs>
          <w:ind w:left="1134" w:hanging="1134"/>
        </w:pPr>
        <w:rPr>
          <w:rFonts w:hint="default"/>
        </w:rPr>
      </w:lvl>
    </w:lvlOverride>
    <w:lvlOverride w:ilvl="4">
      <w:lvl w:ilvl="4">
        <w:start w:val="1"/>
        <w:numFmt w:val="decimal"/>
        <w:lvlText w:val="%1.%2.%3.%4.%5"/>
        <w:lvlJc w:val="left"/>
        <w:pPr>
          <w:tabs>
            <w:tab w:val="num" w:pos="1361"/>
          </w:tabs>
          <w:ind w:left="1361" w:hanging="1361"/>
        </w:pPr>
        <w:rPr>
          <w:rFonts w:hint="default"/>
        </w:rPr>
      </w:lvl>
    </w:lvlOverride>
    <w:lvlOverride w:ilvl="5">
      <w:lvl w:ilvl="5">
        <w:start w:val="1"/>
        <w:numFmt w:val="decimal"/>
        <w:lvlText w:val="%1.%2.%3.%4.%5.%6"/>
        <w:lvlJc w:val="left"/>
        <w:pPr>
          <w:tabs>
            <w:tab w:val="num" w:pos="1588"/>
          </w:tabs>
          <w:ind w:left="1588" w:hanging="1588"/>
        </w:pPr>
        <w:rPr>
          <w:rFonts w:hint="default"/>
        </w:rPr>
      </w:lvl>
    </w:lvlOverride>
    <w:lvlOverride w:ilvl="6">
      <w:lvl w:ilvl="6">
        <w:start w:val="1"/>
        <w:numFmt w:val="decimal"/>
        <w:lvlText w:val="%1.%2.%3.%4.%5.%6.%7"/>
        <w:lvlJc w:val="left"/>
        <w:pPr>
          <w:tabs>
            <w:tab w:val="num" w:pos="454"/>
          </w:tabs>
          <w:ind w:left="0" w:firstLine="454"/>
        </w:pPr>
        <w:rPr>
          <w:rFonts w:hint="default"/>
        </w:rPr>
      </w:lvl>
    </w:lvlOverride>
    <w:lvlOverride w:ilvl="7">
      <w:lvl w:ilvl="7">
        <w:start w:val="1"/>
        <w:numFmt w:val="decimal"/>
        <w:lvlText w:val="%1.%2.%3.%4.%5.%6.%7.%8"/>
        <w:lvlJc w:val="left"/>
        <w:pPr>
          <w:tabs>
            <w:tab w:val="num" w:pos="454"/>
          </w:tabs>
          <w:ind w:left="0" w:firstLine="454"/>
        </w:pPr>
        <w:rPr>
          <w:rFonts w:hint="default"/>
        </w:rPr>
      </w:lvl>
    </w:lvlOverride>
    <w:lvlOverride w:ilvl="8">
      <w:lvl w:ilvl="8">
        <w:start w:val="1"/>
        <w:numFmt w:val="decimal"/>
        <w:lvlText w:val="%1.%2.%3.%4.%5.%6.%7.%8.%9"/>
        <w:lvlJc w:val="left"/>
        <w:pPr>
          <w:tabs>
            <w:tab w:val="num" w:pos="454"/>
          </w:tabs>
          <w:ind w:left="0" w:firstLine="454"/>
        </w:pPr>
        <w:rPr>
          <w:rFonts w:hint="default"/>
        </w:rPr>
      </w:lvl>
    </w:lvlOverride>
  </w:num>
  <w:num w:numId="146">
    <w:abstractNumId w:val="118"/>
  </w:num>
  <w:num w:numId="147">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182"/>
  </w:num>
  <w:num w:numId="151">
    <w:abstractNumId w:val="138"/>
  </w:num>
  <w:num w:numId="152">
    <w:abstractNumId w:val="82"/>
  </w:num>
  <w:num w:numId="153">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87"/>
  </w:num>
  <w:num w:numId="156">
    <w:abstractNumId w:val="5"/>
  </w:num>
  <w:num w:numId="157">
    <w:abstractNumId w:val="11"/>
  </w:num>
  <w:num w:numId="158">
    <w:abstractNumId w:val="70"/>
  </w:num>
  <w:num w:numId="159">
    <w:abstractNumId w:val="81"/>
  </w:num>
  <w:num w:numId="160">
    <w:abstractNumId w:val="63"/>
  </w:num>
  <w:num w:numId="161">
    <w:abstractNumId w:val="30"/>
  </w:num>
  <w:num w:numId="162">
    <w:abstractNumId w:val="49"/>
  </w:num>
  <w:num w:numId="163">
    <w:abstractNumId w:val="129"/>
  </w:num>
  <w:num w:numId="164">
    <w:abstractNumId w:val="145"/>
  </w:num>
  <w:num w:numId="165">
    <w:abstractNumId w:val="66"/>
  </w:num>
  <w:num w:numId="166">
    <w:abstractNumId w:val="120"/>
  </w:num>
  <w:num w:numId="167">
    <w:abstractNumId w:val="112"/>
  </w:num>
  <w:num w:numId="168">
    <w:abstractNumId w:val="160"/>
  </w:num>
  <w:num w:numId="169">
    <w:abstractNumId w:val="28"/>
  </w:num>
  <w:num w:numId="170">
    <w:abstractNumId w:val="119"/>
  </w:num>
  <w:num w:numId="171">
    <w:abstractNumId w:val="38"/>
  </w:num>
  <w:num w:numId="172">
    <w:abstractNumId w:val="53"/>
  </w:num>
  <w:num w:numId="173">
    <w:abstractNumId w:val="58"/>
  </w:num>
  <w:num w:numId="174">
    <w:abstractNumId w:val="65"/>
  </w:num>
  <w:num w:numId="175">
    <w:abstractNumId w:val="185"/>
  </w:num>
  <w:num w:numId="176">
    <w:abstractNumId w:val="152"/>
  </w:num>
  <w:num w:numId="177">
    <w:abstractNumId w:val="91"/>
  </w:num>
  <w:num w:numId="178">
    <w:abstractNumId w:val="168"/>
  </w:num>
  <w:num w:numId="179">
    <w:abstractNumId w:val="124"/>
  </w:num>
  <w:num w:numId="180">
    <w:abstractNumId w:val="72"/>
  </w:num>
  <w:num w:numId="181">
    <w:abstractNumId w:val="29"/>
  </w:num>
  <w:num w:numId="182">
    <w:abstractNumId w:val="41"/>
  </w:num>
  <w:num w:numId="183">
    <w:abstractNumId w:val="73"/>
  </w:num>
  <w:num w:numId="184">
    <w:abstractNumId w:val="153"/>
  </w:num>
  <w:num w:numId="185">
    <w:abstractNumId w:val="51"/>
  </w:num>
  <w:num w:numId="186">
    <w:abstractNumId w:val="76"/>
  </w:num>
  <w:num w:numId="187">
    <w:abstractNumId w:val="135"/>
  </w:num>
  <w:num w:numId="188">
    <w:abstractNumId w:val="7"/>
  </w:num>
  <w:num w:numId="189">
    <w:abstractNumId w:val="33"/>
  </w:num>
  <w:num w:numId="190">
    <w:abstractNumId w:val="171"/>
  </w:num>
  <w:num w:numId="191">
    <w:abstractNumId w:val="93"/>
  </w:num>
  <w:num w:numId="192">
    <w:abstractNumId w:val="187"/>
  </w:num>
  <w:num w:numId="193">
    <w:abstractNumId w:val="174"/>
  </w:num>
  <w:num w:numId="194">
    <w:abstractNumId w:val="17"/>
  </w:num>
  <w:num w:numId="195">
    <w:abstractNumId w:val="80"/>
  </w:num>
  <w:num w:numId="196">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7">
    <w:abstractNumId w:val="25"/>
  </w:num>
  <w:num w:numId="198">
    <w:abstractNumId w:val="139"/>
  </w:num>
  <w:num w:numId="199">
    <w:abstractNumId w:val="104"/>
  </w:num>
  <w:num w:numId="200">
    <w:abstractNumId w:val="26"/>
  </w:num>
  <w:num w:numId="201">
    <w:abstractNumId w:val="10"/>
  </w:num>
  <w:num w:numId="202">
    <w:abstractNumId w:val="22"/>
  </w:num>
  <w:num w:numId="203">
    <w:abstractNumId w:val="114"/>
  </w:num>
  <w:num w:numId="204">
    <w:abstractNumId w:val="158"/>
  </w:num>
  <w:num w:numId="205">
    <w:abstractNumId w:val="56"/>
  </w:num>
  <w:num w:numId="206">
    <w:abstractNumId w:val="85"/>
  </w:num>
  <w:num w:numId="207">
    <w:abstractNumId w:val="84"/>
  </w:num>
  <w:num w:numId="208">
    <w:abstractNumId w:val="59"/>
  </w:num>
  <w:num w:numId="209">
    <w:abstractNumId w:val="102"/>
  </w:num>
  <w:num w:numId="210">
    <w:abstractNumId w:val="142"/>
  </w:num>
  <w:num w:numId="211">
    <w:abstractNumId w:val="2"/>
  </w:num>
  <w:num w:numId="212">
    <w:abstractNumId w:val="16"/>
  </w:num>
  <w:num w:numId="213">
    <w:abstractNumId w:val="137"/>
  </w:num>
  <w:num w:numId="214">
    <w:abstractNumId w:val="52"/>
  </w:num>
  <w:numIdMacAtCleanup w:val="20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harley Robinson">
    <w15:presenceInfo w15:providerId="AD" w15:userId="S-1-5-21-1444444708-410866794-1008150880-1309"/>
  </w15:person>
  <w15:person w15:author="Charles Gifford">
    <w15:presenceInfo w15:providerId="Windows Live" w15:userId="fdb8ee371dc0c368"/>
  </w15:person>
  <w15:person w15:author="Brad Keifer">
    <w15:presenceInfo w15:providerId="Windows Live" w15:userId="cdce59980faec5c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es-ES" w:vendorID="64" w:dllVersion="0" w:nlCheck="1" w:checkStyle="0"/>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trackRevisions/>
  <w:defaultTabStop w:val="720"/>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0DB9"/>
    <w:rsid w:val="000010A3"/>
    <w:rsid w:val="00001F48"/>
    <w:rsid w:val="0000252B"/>
    <w:rsid w:val="000039A8"/>
    <w:rsid w:val="000045F0"/>
    <w:rsid w:val="0000496F"/>
    <w:rsid w:val="00004C39"/>
    <w:rsid w:val="00004F45"/>
    <w:rsid w:val="00005255"/>
    <w:rsid w:val="00005415"/>
    <w:rsid w:val="000059C3"/>
    <w:rsid w:val="000071CE"/>
    <w:rsid w:val="000074AC"/>
    <w:rsid w:val="00007747"/>
    <w:rsid w:val="00010205"/>
    <w:rsid w:val="000115CC"/>
    <w:rsid w:val="00011902"/>
    <w:rsid w:val="00011D66"/>
    <w:rsid w:val="00012753"/>
    <w:rsid w:val="0001278F"/>
    <w:rsid w:val="000128EA"/>
    <w:rsid w:val="00013517"/>
    <w:rsid w:val="00014062"/>
    <w:rsid w:val="00014C10"/>
    <w:rsid w:val="00015B8E"/>
    <w:rsid w:val="00015D65"/>
    <w:rsid w:val="00016136"/>
    <w:rsid w:val="0001772B"/>
    <w:rsid w:val="00017B9F"/>
    <w:rsid w:val="00017C42"/>
    <w:rsid w:val="00020A63"/>
    <w:rsid w:val="00020C8F"/>
    <w:rsid w:val="000213DB"/>
    <w:rsid w:val="00021FED"/>
    <w:rsid w:val="000232B5"/>
    <w:rsid w:val="00023DDC"/>
    <w:rsid w:val="00023EEE"/>
    <w:rsid w:val="000242F8"/>
    <w:rsid w:val="0002462F"/>
    <w:rsid w:val="0002527B"/>
    <w:rsid w:val="00025E1D"/>
    <w:rsid w:val="00025F9D"/>
    <w:rsid w:val="00026035"/>
    <w:rsid w:val="00027350"/>
    <w:rsid w:val="000279E5"/>
    <w:rsid w:val="00027F6B"/>
    <w:rsid w:val="0003006E"/>
    <w:rsid w:val="0003014E"/>
    <w:rsid w:val="00030E98"/>
    <w:rsid w:val="0003181C"/>
    <w:rsid w:val="000327C9"/>
    <w:rsid w:val="00033841"/>
    <w:rsid w:val="00034153"/>
    <w:rsid w:val="00035571"/>
    <w:rsid w:val="000355D4"/>
    <w:rsid w:val="000362D3"/>
    <w:rsid w:val="00036760"/>
    <w:rsid w:val="0003683C"/>
    <w:rsid w:val="00037596"/>
    <w:rsid w:val="000376BF"/>
    <w:rsid w:val="00037D0F"/>
    <w:rsid w:val="00040793"/>
    <w:rsid w:val="00042AEC"/>
    <w:rsid w:val="000430B1"/>
    <w:rsid w:val="000443D6"/>
    <w:rsid w:val="00046ACA"/>
    <w:rsid w:val="0004729E"/>
    <w:rsid w:val="000508A5"/>
    <w:rsid w:val="0005177F"/>
    <w:rsid w:val="00053460"/>
    <w:rsid w:val="000536A7"/>
    <w:rsid w:val="00053FCD"/>
    <w:rsid w:val="0005437E"/>
    <w:rsid w:val="0005439E"/>
    <w:rsid w:val="000550F0"/>
    <w:rsid w:val="000563C9"/>
    <w:rsid w:val="00056506"/>
    <w:rsid w:val="00056A2F"/>
    <w:rsid w:val="0006159C"/>
    <w:rsid w:val="00061D2E"/>
    <w:rsid w:val="0006240C"/>
    <w:rsid w:val="0006418E"/>
    <w:rsid w:val="0006519F"/>
    <w:rsid w:val="00065D6D"/>
    <w:rsid w:val="0006634E"/>
    <w:rsid w:val="0006705D"/>
    <w:rsid w:val="00067614"/>
    <w:rsid w:val="0007091F"/>
    <w:rsid w:val="00070949"/>
    <w:rsid w:val="00070BAE"/>
    <w:rsid w:val="00071140"/>
    <w:rsid w:val="00071D20"/>
    <w:rsid w:val="00072B03"/>
    <w:rsid w:val="00074FFF"/>
    <w:rsid w:val="00075F45"/>
    <w:rsid w:val="000765F0"/>
    <w:rsid w:val="000766F8"/>
    <w:rsid w:val="0007697D"/>
    <w:rsid w:val="00077ADB"/>
    <w:rsid w:val="000801B9"/>
    <w:rsid w:val="0008034F"/>
    <w:rsid w:val="000808E4"/>
    <w:rsid w:val="000821FE"/>
    <w:rsid w:val="00082595"/>
    <w:rsid w:val="000826C8"/>
    <w:rsid w:val="00082B71"/>
    <w:rsid w:val="0008327A"/>
    <w:rsid w:val="000838D8"/>
    <w:rsid w:val="00084999"/>
    <w:rsid w:val="0008505A"/>
    <w:rsid w:val="0008538B"/>
    <w:rsid w:val="000858B5"/>
    <w:rsid w:val="00085D24"/>
    <w:rsid w:val="00086BF4"/>
    <w:rsid w:val="00087211"/>
    <w:rsid w:val="000874EE"/>
    <w:rsid w:val="000875A3"/>
    <w:rsid w:val="00087FA7"/>
    <w:rsid w:val="00091763"/>
    <w:rsid w:val="00091B26"/>
    <w:rsid w:val="0009206A"/>
    <w:rsid w:val="00092181"/>
    <w:rsid w:val="00093338"/>
    <w:rsid w:val="000933AD"/>
    <w:rsid w:val="00093F1A"/>
    <w:rsid w:val="00094210"/>
    <w:rsid w:val="0009464A"/>
    <w:rsid w:val="00095123"/>
    <w:rsid w:val="000958A3"/>
    <w:rsid w:val="00095A90"/>
    <w:rsid w:val="00095C02"/>
    <w:rsid w:val="000A0CF7"/>
    <w:rsid w:val="000A13DC"/>
    <w:rsid w:val="000A182C"/>
    <w:rsid w:val="000A26AF"/>
    <w:rsid w:val="000A3B2F"/>
    <w:rsid w:val="000A3C99"/>
    <w:rsid w:val="000A4890"/>
    <w:rsid w:val="000A5301"/>
    <w:rsid w:val="000A5C62"/>
    <w:rsid w:val="000A7D8D"/>
    <w:rsid w:val="000B08F2"/>
    <w:rsid w:val="000B0AAA"/>
    <w:rsid w:val="000B10B8"/>
    <w:rsid w:val="000B2987"/>
    <w:rsid w:val="000B2BDC"/>
    <w:rsid w:val="000B39AE"/>
    <w:rsid w:val="000B3B99"/>
    <w:rsid w:val="000B4771"/>
    <w:rsid w:val="000B4920"/>
    <w:rsid w:val="000B4DA0"/>
    <w:rsid w:val="000B599F"/>
    <w:rsid w:val="000C081A"/>
    <w:rsid w:val="000C0CCB"/>
    <w:rsid w:val="000C1549"/>
    <w:rsid w:val="000C4B15"/>
    <w:rsid w:val="000C5519"/>
    <w:rsid w:val="000C5DE1"/>
    <w:rsid w:val="000C5ED2"/>
    <w:rsid w:val="000C6332"/>
    <w:rsid w:val="000C6DC2"/>
    <w:rsid w:val="000C7554"/>
    <w:rsid w:val="000C7AD0"/>
    <w:rsid w:val="000C7DB9"/>
    <w:rsid w:val="000D04D8"/>
    <w:rsid w:val="000D1D32"/>
    <w:rsid w:val="000D1E5B"/>
    <w:rsid w:val="000D264F"/>
    <w:rsid w:val="000D27D0"/>
    <w:rsid w:val="000D2C47"/>
    <w:rsid w:val="000D2EB2"/>
    <w:rsid w:val="000D3C47"/>
    <w:rsid w:val="000D4ACE"/>
    <w:rsid w:val="000D4B89"/>
    <w:rsid w:val="000D4D71"/>
    <w:rsid w:val="000D5A05"/>
    <w:rsid w:val="000D5E27"/>
    <w:rsid w:val="000D652C"/>
    <w:rsid w:val="000D7002"/>
    <w:rsid w:val="000D7DA0"/>
    <w:rsid w:val="000D7FCB"/>
    <w:rsid w:val="000E0801"/>
    <w:rsid w:val="000E1DF0"/>
    <w:rsid w:val="000E228E"/>
    <w:rsid w:val="000E2407"/>
    <w:rsid w:val="000E24D3"/>
    <w:rsid w:val="000E313D"/>
    <w:rsid w:val="000E4261"/>
    <w:rsid w:val="000E520E"/>
    <w:rsid w:val="000E7D2E"/>
    <w:rsid w:val="000F0D54"/>
    <w:rsid w:val="000F1F92"/>
    <w:rsid w:val="000F31F8"/>
    <w:rsid w:val="000F352B"/>
    <w:rsid w:val="000F37EF"/>
    <w:rsid w:val="000F3967"/>
    <w:rsid w:val="000F5371"/>
    <w:rsid w:val="000F66C1"/>
    <w:rsid w:val="000F6A9A"/>
    <w:rsid w:val="00100252"/>
    <w:rsid w:val="001003FF"/>
    <w:rsid w:val="00100D98"/>
    <w:rsid w:val="00101C79"/>
    <w:rsid w:val="00101DC0"/>
    <w:rsid w:val="00102428"/>
    <w:rsid w:val="001048B3"/>
    <w:rsid w:val="00104F3A"/>
    <w:rsid w:val="001056D2"/>
    <w:rsid w:val="00106062"/>
    <w:rsid w:val="00106614"/>
    <w:rsid w:val="0011027F"/>
    <w:rsid w:val="00110645"/>
    <w:rsid w:val="00110B26"/>
    <w:rsid w:val="00111227"/>
    <w:rsid w:val="0011250A"/>
    <w:rsid w:val="001125D5"/>
    <w:rsid w:val="00112EA9"/>
    <w:rsid w:val="001137EC"/>
    <w:rsid w:val="00113DC4"/>
    <w:rsid w:val="001143F8"/>
    <w:rsid w:val="00115E67"/>
    <w:rsid w:val="001166EC"/>
    <w:rsid w:val="001174C9"/>
    <w:rsid w:val="001176FF"/>
    <w:rsid w:val="00120D48"/>
    <w:rsid w:val="00123088"/>
    <w:rsid w:val="00123A69"/>
    <w:rsid w:val="00124C17"/>
    <w:rsid w:val="00124F52"/>
    <w:rsid w:val="001252E5"/>
    <w:rsid w:val="001253F4"/>
    <w:rsid w:val="0012643B"/>
    <w:rsid w:val="00131219"/>
    <w:rsid w:val="00132501"/>
    <w:rsid w:val="00133E15"/>
    <w:rsid w:val="00134063"/>
    <w:rsid w:val="001349F2"/>
    <w:rsid w:val="0013512B"/>
    <w:rsid w:val="00135547"/>
    <w:rsid w:val="001359B1"/>
    <w:rsid w:val="00136353"/>
    <w:rsid w:val="00142D3A"/>
    <w:rsid w:val="001442FB"/>
    <w:rsid w:val="00144A20"/>
    <w:rsid w:val="00145753"/>
    <w:rsid w:val="00146F55"/>
    <w:rsid w:val="00147329"/>
    <w:rsid w:val="00147959"/>
    <w:rsid w:val="0015044B"/>
    <w:rsid w:val="001508AB"/>
    <w:rsid w:val="00151EC2"/>
    <w:rsid w:val="00152862"/>
    <w:rsid w:val="00155222"/>
    <w:rsid w:val="0015567C"/>
    <w:rsid w:val="00155CD4"/>
    <w:rsid w:val="001566AD"/>
    <w:rsid w:val="001602BD"/>
    <w:rsid w:val="001606B3"/>
    <w:rsid w:val="00161807"/>
    <w:rsid w:val="001628DF"/>
    <w:rsid w:val="00163887"/>
    <w:rsid w:val="00163933"/>
    <w:rsid w:val="00165012"/>
    <w:rsid w:val="001658F7"/>
    <w:rsid w:val="00172292"/>
    <w:rsid w:val="00172DE3"/>
    <w:rsid w:val="00173A71"/>
    <w:rsid w:val="00173EA7"/>
    <w:rsid w:val="00177250"/>
    <w:rsid w:val="00177FF1"/>
    <w:rsid w:val="00180295"/>
    <w:rsid w:val="001812C1"/>
    <w:rsid w:val="00181BDB"/>
    <w:rsid w:val="001827D4"/>
    <w:rsid w:val="00182E10"/>
    <w:rsid w:val="00183269"/>
    <w:rsid w:val="001855A7"/>
    <w:rsid w:val="00185A6C"/>
    <w:rsid w:val="001874E1"/>
    <w:rsid w:val="00190B1F"/>
    <w:rsid w:val="00192814"/>
    <w:rsid w:val="00193401"/>
    <w:rsid w:val="00194043"/>
    <w:rsid w:val="001947F5"/>
    <w:rsid w:val="0019644C"/>
    <w:rsid w:val="001968C1"/>
    <w:rsid w:val="00196E45"/>
    <w:rsid w:val="00196F6E"/>
    <w:rsid w:val="001976AB"/>
    <w:rsid w:val="001A0904"/>
    <w:rsid w:val="001A14FF"/>
    <w:rsid w:val="001A1C47"/>
    <w:rsid w:val="001A1CAC"/>
    <w:rsid w:val="001A2089"/>
    <w:rsid w:val="001A24C2"/>
    <w:rsid w:val="001A3B81"/>
    <w:rsid w:val="001A449D"/>
    <w:rsid w:val="001A4DED"/>
    <w:rsid w:val="001A625E"/>
    <w:rsid w:val="001A70AB"/>
    <w:rsid w:val="001A727E"/>
    <w:rsid w:val="001B1882"/>
    <w:rsid w:val="001B290C"/>
    <w:rsid w:val="001B313C"/>
    <w:rsid w:val="001B35C8"/>
    <w:rsid w:val="001B7250"/>
    <w:rsid w:val="001B7436"/>
    <w:rsid w:val="001B7CC9"/>
    <w:rsid w:val="001C0C86"/>
    <w:rsid w:val="001C10EF"/>
    <w:rsid w:val="001C113D"/>
    <w:rsid w:val="001C21F3"/>
    <w:rsid w:val="001C220C"/>
    <w:rsid w:val="001C3078"/>
    <w:rsid w:val="001C34B8"/>
    <w:rsid w:val="001C39C2"/>
    <w:rsid w:val="001C4246"/>
    <w:rsid w:val="001C4DE9"/>
    <w:rsid w:val="001C55BF"/>
    <w:rsid w:val="001C5991"/>
    <w:rsid w:val="001C5DE8"/>
    <w:rsid w:val="001C5F84"/>
    <w:rsid w:val="001C6A4B"/>
    <w:rsid w:val="001D3B8B"/>
    <w:rsid w:val="001D3EB7"/>
    <w:rsid w:val="001D4655"/>
    <w:rsid w:val="001D4CB7"/>
    <w:rsid w:val="001D52BC"/>
    <w:rsid w:val="001D5614"/>
    <w:rsid w:val="001D5B6B"/>
    <w:rsid w:val="001D5FD3"/>
    <w:rsid w:val="001D62A4"/>
    <w:rsid w:val="001D6676"/>
    <w:rsid w:val="001D7F3C"/>
    <w:rsid w:val="001E0BC9"/>
    <w:rsid w:val="001E24EB"/>
    <w:rsid w:val="001E25BE"/>
    <w:rsid w:val="001E42D5"/>
    <w:rsid w:val="001E4B30"/>
    <w:rsid w:val="001E5F83"/>
    <w:rsid w:val="001E69AF"/>
    <w:rsid w:val="001E6A6B"/>
    <w:rsid w:val="001E6BF4"/>
    <w:rsid w:val="001E6F0E"/>
    <w:rsid w:val="001F0498"/>
    <w:rsid w:val="001F0D8F"/>
    <w:rsid w:val="001F0EB2"/>
    <w:rsid w:val="001F10B6"/>
    <w:rsid w:val="001F157D"/>
    <w:rsid w:val="001F1AB1"/>
    <w:rsid w:val="001F1D5D"/>
    <w:rsid w:val="001F2166"/>
    <w:rsid w:val="001F24A0"/>
    <w:rsid w:val="001F24E9"/>
    <w:rsid w:val="001F287D"/>
    <w:rsid w:val="001F3D8E"/>
    <w:rsid w:val="001F5AB2"/>
    <w:rsid w:val="001F650A"/>
    <w:rsid w:val="001F6E11"/>
    <w:rsid w:val="001F7D2A"/>
    <w:rsid w:val="00200A41"/>
    <w:rsid w:val="00200B10"/>
    <w:rsid w:val="00201C0E"/>
    <w:rsid w:val="00201D18"/>
    <w:rsid w:val="00202BED"/>
    <w:rsid w:val="0020423E"/>
    <w:rsid w:val="00204564"/>
    <w:rsid w:val="002053D9"/>
    <w:rsid w:val="00205BF2"/>
    <w:rsid w:val="00205EA2"/>
    <w:rsid w:val="00206399"/>
    <w:rsid w:val="00206B45"/>
    <w:rsid w:val="00207606"/>
    <w:rsid w:val="00210609"/>
    <w:rsid w:val="002116C5"/>
    <w:rsid w:val="00211AB7"/>
    <w:rsid w:val="0021223F"/>
    <w:rsid w:val="00212ABA"/>
    <w:rsid w:val="00212C8F"/>
    <w:rsid w:val="002156FD"/>
    <w:rsid w:val="00216429"/>
    <w:rsid w:val="00217A50"/>
    <w:rsid w:val="0022037E"/>
    <w:rsid w:val="00220722"/>
    <w:rsid w:val="002214FF"/>
    <w:rsid w:val="002216CB"/>
    <w:rsid w:val="002216F6"/>
    <w:rsid w:val="00222E9C"/>
    <w:rsid w:val="00223D9E"/>
    <w:rsid w:val="00223FFD"/>
    <w:rsid w:val="00224A43"/>
    <w:rsid w:val="00231CD0"/>
    <w:rsid w:val="00233875"/>
    <w:rsid w:val="0023387A"/>
    <w:rsid w:val="00233BD9"/>
    <w:rsid w:val="002346CA"/>
    <w:rsid w:val="00234874"/>
    <w:rsid w:val="0023528A"/>
    <w:rsid w:val="00236162"/>
    <w:rsid w:val="00236932"/>
    <w:rsid w:val="002372B6"/>
    <w:rsid w:val="002377B8"/>
    <w:rsid w:val="002404FF"/>
    <w:rsid w:val="00240CC8"/>
    <w:rsid w:val="00242B62"/>
    <w:rsid w:val="00242B6D"/>
    <w:rsid w:val="00243B34"/>
    <w:rsid w:val="0024415E"/>
    <w:rsid w:val="002448EA"/>
    <w:rsid w:val="002454CB"/>
    <w:rsid w:val="00245D5C"/>
    <w:rsid w:val="002461BF"/>
    <w:rsid w:val="00246894"/>
    <w:rsid w:val="00246F8B"/>
    <w:rsid w:val="00247DDB"/>
    <w:rsid w:val="00250956"/>
    <w:rsid w:val="0025154E"/>
    <w:rsid w:val="002515FE"/>
    <w:rsid w:val="002516BF"/>
    <w:rsid w:val="002526FD"/>
    <w:rsid w:val="002529DA"/>
    <w:rsid w:val="0025370F"/>
    <w:rsid w:val="0025435A"/>
    <w:rsid w:val="002563D9"/>
    <w:rsid w:val="00256A72"/>
    <w:rsid w:val="002576B3"/>
    <w:rsid w:val="002577B2"/>
    <w:rsid w:val="00257BF3"/>
    <w:rsid w:val="00257D50"/>
    <w:rsid w:val="0026008E"/>
    <w:rsid w:val="002602CB"/>
    <w:rsid w:val="0026051D"/>
    <w:rsid w:val="00260DB9"/>
    <w:rsid w:val="00260EFE"/>
    <w:rsid w:val="0026228C"/>
    <w:rsid w:val="00262AC6"/>
    <w:rsid w:val="00263465"/>
    <w:rsid w:val="00263B33"/>
    <w:rsid w:val="00264B84"/>
    <w:rsid w:val="002651BD"/>
    <w:rsid w:val="002653C6"/>
    <w:rsid w:val="00265B75"/>
    <w:rsid w:val="0026698E"/>
    <w:rsid w:val="00270868"/>
    <w:rsid w:val="0027132A"/>
    <w:rsid w:val="00271332"/>
    <w:rsid w:val="00271AC5"/>
    <w:rsid w:val="00272100"/>
    <w:rsid w:val="00272268"/>
    <w:rsid w:val="002726EC"/>
    <w:rsid w:val="0027304E"/>
    <w:rsid w:val="00273732"/>
    <w:rsid w:val="002747B3"/>
    <w:rsid w:val="00274BF5"/>
    <w:rsid w:val="00275062"/>
    <w:rsid w:val="00275BED"/>
    <w:rsid w:val="00275ED9"/>
    <w:rsid w:val="00276425"/>
    <w:rsid w:val="0027749E"/>
    <w:rsid w:val="00280893"/>
    <w:rsid w:val="00282B76"/>
    <w:rsid w:val="00282F6B"/>
    <w:rsid w:val="00282FDE"/>
    <w:rsid w:val="00283272"/>
    <w:rsid w:val="00284555"/>
    <w:rsid w:val="0028546A"/>
    <w:rsid w:val="00286C9C"/>
    <w:rsid w:val="002904A1"/>
    <w:rsid w:val="00290524"/>
    <w:rsid w:val="0029062D"/>
    <w:rsid w:val="00290862"/>
    <w:rsid w:val="00291182"/>
    <w:rsid w:val="0029135F"/>
    <w:rsid w:val="00291A9E"/>
    <w:rsid w:val="00291F09"/>
    <w:rsid w:val="0029244C"/>
    <w:rsid w:val="00292853"/>
    <w:rsid w:val="00293292"/>
    <w:rsid w:val="00295739"/>
    <w:rsid w:val="00296300"/>
    <w:rsid w:val="002969B1"/>
    <w:rsid w:val="002A02DC"/>
    <w:rsid w:val="002A23A8"/>
    <w:rsid w:val="002A3ED4"/>
    <w:rsid w:val="002A70F2"/>
    <w:rsid w:val="002A7E47"/>
    <w:rsid w:val="002A7E49"/>
    <w:rsid w:val="002B05C1"/>
    <w:rsid w:val="002B0D79"/>
    <w:rsid w:val="002B14FB"/>
    <w:rsid w:val="002B1DB2"/>
    <w:rsid w:val="002B38CE"/>
    <w:rsid w:val="002B3BED"/>
    <w:rsid w:val="002B3EEA"/>
    <w:rsid w:val="002B41FD"/>
    <w:rsid w:val="002B5580"/>
    <w:rsid w:val="002B6538"/>
    <w:rsid w:val="002B6606"/>
    <w:rsid w:val="002B66CF"/>
    <w:rsid w:val="002B7115"/>
    <w:rsid w:val="002C060A"/>
    <w:rsid w:val="002C07B2"/>
    <w:rsid w:val="002C07D2"/>
    <w:rsid w:val="002C0D95"/>
    <w:rsid w:val="002C230A"/>
    <w:rsid w:val="002C25C7"/>
    <w:rsid w:val="002C2AA8"/>
    <w:rsid w:val="002C3471"/>
    <w:rsid w:val="002C348E"/>
    <w:rsid w:val="002C37ED"/>
    <w:rsid w:val="002C3E32"/>
    <w:rsid w:val="002C4D30"/>
    <w:rsid w:val="002C63A5"/>
    <w:rsid w:val="002C6667"/>
    <w:rsid w:val="002D0090"/>
    <w:rsid w:val="002D05EF"/>
    <w:rsid w:val="002D068F"/>
    <w:rsid w:val="002D2A49"/>
    <w:rsid w:val="002D2EDC"/>
    <w:rsid w:val="002D3591"/>
    <w:rsid w:val="002D4519"/>
    <w:rsid w:val="002D4C82"/>
    <w:rsid w:val="002D6B39"/>
    <w:rsid w:val="002D77BF"/>
    <w:rsid w:val="002E1808"/>
    <w:rsid w:val="002E1BE9"/>
    <w:rsid w:val="002E46AE"/>
    <w:rsid w:val="002E4A5E"/>
    <w:rsid w:val="002E56ED"/>
    <w:rsid w:val="002E7581"/>
    <w:rsid w:val="002F06E7"/>
    <w:rsid w:val="002F0F56"/>
    <w:rsid w:val="002F1035"/>
    <w:rsid w:val="002F1256"/>
    <w:rsid w:val="002F1384"/>
    <w:rsid w:val="002F1CFF"/>
    <w:rsid w:val="002F2008"/>
    <w:rsid w:val="002F20D5"/>
    <w:rsid w:val="002F3B77"/>
    <w:rsid w:val="002F4539"/>
    <w:rsid w:val="002F5D4A"/>
    <w:rsid w:val="002F660E"/>
    <w:rsid w:val="002F7849"/>
    <w:rsid w:val="002F7A3C"/>
    <w:rsid w:val="00300D0E"/>
    <w:rsid w:val="003015FB"/>
    <w:rsid w:val="003026DF"/>
    <w:rsid w:val="00303E56"/>
    <w:rsid w:val="00306A08"/>
    <w:rsid w:val="00307875"/>
    <w:rsid w:val="0031061D"/>
    <w:rsid w:val="00310A43"/>
    <w:rsid w:val="00311263"/>
    <w:rsid w:val="003138D3"/>
    <w:rsid w:val="00314270"/>
    <w:rsid w:val="003160E6"/>
    <w:rsid w:val="0031643E"/>
    <w:rsid w:val="00317241"/>
    <w:rsid w:val="00317D57"/>
    <w:rsid w:val="00321052"/>
    <w:rsid w:val="00322D0A"/>
    <w:rsid w:val="003232E6"/>
    <w:rsid w:val="003237F9"/>
    <w:rsid w:val="00324B6C"/>
    <w:rsid w:val="00327E13"/>
    <w:rsid w:val="0033012E"/>
    <w:rsid w:val="003308F8"/>
    <w:rsid w:val="003310AA"/>
    <w:rsid w:val="00331F69"/>
    <w:rsid w:val="0033363D"/>
    <w:rsid w:val="00334226"/>
    <w:rsid w:val="00334B3F"/>
    <w:rsid w:val="003357D0"/>
    <w:rsid w:val="00335A39"/>
    <w:rsid w:val="00336836"/>
    <w:rsid w:val="00336F00"/>
    <w:rsid w:val="00341035"/>
    <w:rsid w:val="00341FFB"/>
    <w:rsid w:val="00342D1B"/>
    <w:rsid w:val="003434A4"/>
    <w:rsid w:val="00344E7B"/>
    <w:rsid w:val="00345950"/>
    <w:rsid w:val="00345AB9"/>
    <w:rsid w:val="00345D33"/>
    <w:rsid w:val="00346086"/>
    <w:rsid w:val="00346BFF"/>
    <w:rsid w:val="00347606"/>
    <w:rsid w:val="00350FEC"/>
    <w:rsid w:val="00351C3B"/>
    <w:rsid w:val="00351C51"/>
    <w:rsid w:val="00351F14"/>
    <w:rsid w:val="00352745"/>
    <w:rsid w:val="00352CBD"/>
    <w:rsid w:val="0035323E"/>
    <w:rsid w:val="003540B1"/>
    <w:rsid w:val="003556C2"/>
    <w:rsid w:val="00355DA2"/>
    <w:rsid w:val="003563FF"/>
    <w:rsid w:val="00357421"/>
    <w:rsid w:val="00360D9F"/>
    <w:rsid w:val="00364004"/>
    <w:rsid w:val="003641D0"/>
    <w:rsid w:val="00364D0B"/>
    <w:rsid w:val="00364D28"/>
    <w:rsid w:val="003653BF"/>
    <w:rsid w:val="003655B3"/>
    <w:rsid w:val="0036621D"/>
    <w:rsid w:val="003667B9"/>
    <w:rsid w:val="00366BFD"/>
    <w:rsid w:val="00367EAF"/>
    <w:rsid w:val="00370556"/>
    <w:rsid w:val="003710E4"/>
    <w:rsid w:val="00371700"/>
    <w:rsid w:val="00371B3E"/>
    <w:rsid w:val="003725A0"/>
    <w:rsid w:val="00372670"/>
    <w:rsid w:val="003735C7"/>
    <w:rsid w:val="003745BC"/>
    <w:rsid w:val="00374CCE"/>
    <w:rsid w:val="00375850"/>
    <w:rsid w:val="0037705A"/>
    <w:rsid w:val="00377DE1"/>
    <w:rsid w:val="003807F6"/>
    <w:rsid w:val="00380FAC"/>
    <w:rsid w:val="0038111D"/>
    <w:rsid w:val="0038164D"/>
    <w:rsid w:val="00382CB7"/>
    <w:rsid w:val="0038342E"/>
    <w:rsid w:val="00383609"/>
    <w:rsid w:val="00383C0D"/>
    <w:rsid w:val="00383C85"/>
    <w:rsid w:val="00383EB3"/>
    <w:rsid w:val="003843DD"/>
    <w:rsid w:val="00385AF9"/>
    <w:rsid w:val="00386953"/>
    <w:rsid w:val="00386ED8"/>
    <w:rsid w:val="00392A3F"/>
    <w:rsid w:val="00392B2D"/>
    <w:rsid w:val="00393230"/>
    <w:rsid w:val="0039337E"/>
    <w:rsid w:val="0039361A"/>
    <w:rsid w:val="003942A9"/>
    <w:rsid w:val="00394821"/>
    <w:rsid w:val="00394C03"/>
    <w:rsid w:val="00394FFD"/>
    <w:rsid w:val="003960C8"/>
    <w:rsid w:val="00396D2D"/>
    <w:rsid w:val="003970BD"/>
    <w:rsid w:val="003979BC"/>
    <w:rsid w:val="003A0372"/>
    <w:rsid w:val="003A0BEF"/>
    <w:rsid w:val="003A1C70"/>
    <w:rsid w:val="003A2033"/>
    <w:rsid w:val="003A2F9B"/>
    <w:rsid w:val="003A46CD"/>
    <w:rsid w:val="003A5A2B"/>
    <w:rsid w:val="003A6A3E"/>
    <w:rsid w:val="003B11BD"/>
    <w:rsid w:val="003B11DF"/>
    <w:rsid w:val="003B1AD1"/>
    <w:rsid w:val="003B21F3"/>
    <w:rsid w:val="003B254A"/>
    <w:rsid w:val="003B2776"/>
    <w:rsid w:val="003B2C18"/>
    <w:rsid w:val="003B3894"/>
    <w:rsid w:val="003B5578"/>
    <w:rsid w:val="003B59E6"/>
    <w:rsid w:val="003B5D06"/>
    <w:rsid w:val="003B67E7"/>
    <w:rsid w:val="003B6CAA"/>
    <w:rsid w:val="003B6FAE"/>
    <w:rsid w:val="003B7747"/>
    <w:rsid w:val="003B7769"/>
    <w:rsid w:val="003B7770"/>
    <w:rsid w:val="003C10E3"/>
    <w:rsid w:val="003C1B3D"/>
    <w:rsid w:val="003C1BF4"/>
    <w:rsid w:val="003C2388"/>
    <w:rsid w:val="003C4FED"/>
    <w:rsid w:val="003C61EC"/>
    <w:rsid w:val="003C7B3C"/>
    <w:rsid w:val="003D0BE5"/>
    <w:rsid w:val="003D1119"/>
    <w:rsid w:val="003D13CC"/>
    <w:rsid w:val="003D14D2"/>
    <w:rsid w:val="003D2792"/>
    <w:rsid w:val="003D32BE"/>
    <w:rsid w:val="003D40B8"/>
    <w:rsid w:val="003D631D"/>
    <w:rsid w:val="003D6B52"/>
    <w:rsid w:val="003D6E55"/>
    <w:rsid w:val="003D7E86"/>
    <w:rsid w:val="003D7F39"/>
    <w:rsid w:val="003E0522"/>
    <w:rsid w:val="003E0E9A"/>
    <w:rsid w:val="003E1075"/>
    <w:rsid w:val="003E34F8"/>
    <w:rsid w:val="003E38CA"/>
    <w:rsid w:val="003E502B"/>
    <w:rsid w:val="003E5294"/>
    <w:rsid w:val="003E782E"/>
    <w:rsid w:val="003E79F4"/>
    <w:rsid w:val="003E7ADB"/>
    <w:rsid w:val="003E7B0E"/>
    <w:rsid w:val="003F087A"/>
    <w:rsid w:val="003F088E"/>
    <w:rsid w:val="003F1189"/>
    <w:rsid w:val="003F329F"/>
    <w:rsid w:val="003F33A0"/>
    <w:rsid w:val="003F373B"/>
    <w:rsid w:val="003F431B"/>
    <w:rsid w:val="003F596C"/>
    <w:rsid w:val="003F7078"/>
    <w:rsid w:val="003F7433"/>
    <w:rsid w:val="0040008B"/>
    <w:rsid w:val="0040088D"/>
    <w:rsid w:val="00400B4C"/>
    <w:rsid w:val="00402EA2"/>
    <w:rsid w:val="00403DE5"/>
    <w:rsid w:val="00403EAE"/>
    <w:rsid w:val="00404490"/>
    <w:rsid w:val="00405C1A"/>
    <w:rsid w:val="0040730A"/>
    <w:rsid w:val="004077CF"/>
    <w:rsid w:val="004077E6"/>
    <w:rsid w:val="0040788E"/>
    <w:rsid w:val="004078EB"/>
    <w:rsid w:val="00407FC5"/>
    <w:rsid w:val="004102A4"/>
    <w:rsid w:val="004110BC"/>
    <w:rsid w:val="0041165A"/>
    <w:rsid w:val="0041278B"/>
    <w:rsid w:val="00412AF1"/>
    <w:rsid w:val="00413366"/>
    <w:rsid w:val="00413E5D"/>
    <w:rsid w:val="004144BB"/>
    <w:rsid w:val="00414AA7"/>
    <w:rsid w:val="00414D3B"/>
    <w:rsid w:val="00414F2B"/>
    <w:rsid w:val="00415084"/>
    <w:rsid w:val="00415323"/>
    <w:rsid w:val="004173BC"/>
    <w:rsid w:val="00417DC5"/>
    <w:rsid w:val="00417F41"/>
    <w:rsid w:val="0042079F"/>
    <w:rsid w:val="004221A0"/>
    <w:rsid w:val="00422C4F"/>
    <w:rsid w:val="00423CC0"/>
    <w:rsid w:val="004244D5"/>
    <w:rsid w:val="00424A40"/>
    <w:rsid w:val="00425997"/>
    <w:rsid w:val="00425B40"/>
    <w:rsid w:val="00427B64"/>
    <w:rsid w:val="00427DBB"/>
    <w:rsid w:val="00430F42"/>
    <w:rsid w:val="00431313"/>
    <w:rsid w:val="00432FC1"/>
    <w:rsid w:val="004334E2"/>
    <w:rsid w:val="00434781"/>
    <w:rsid w:val="00435063"/>
    <w:rsid w:val="00436449"/>
    <w:rsid w:val="00436651"/>
    <w:rsid w:val="00436795"/>
    <w:rsid w:val="004367C0"/>
    <w:rsid w:val="00437521"/>
    <w:rsid w:val="00440654"/>
    <w:rsid w:val="004432A8"/>
    <w:rsid w:val="004436FD"/>
    <w:rsid w:val="00443E71"/>
    <w:rsid w:val="00444B3D"/>
    <w:rsid w:val="004451D3"/>
    <w:rsid w:val="00445404"/>
    <w:rsid w:val="004457E0"/>
    <w:rsid w:val="00446200"/>
    <w:rsid w:val="00446883"/>
    <w:rsid w:val="00446A1E"/>
    <w:rsid w:val="00447913"/>
    <w:rsid w:val="00447D93"/>
    <w:rsid w:val="0045127C"/>
    <w:rsid w:val="0045187A"/>
    <w:rsid w:val="00453032"/>
    <w:rsid w:val="004536BA"/>
    <w:rsid w:val="00453A14"/>
    <w:rsid w:val="004541C7"/>
    <w:rsid w:val="00455E81"/>
    <w:rsid w:val="0045628C"/>
    <w:rsid w:val="00456C77"/>
    <w:rsid w:val="00457667"/>
    <w:rsid w:val="004605D9"/>
    <w:rsid w:val="0046067A"/>
    <w:rsid w:val="0046162B"/>
    <w:rsid w:val="004620DE"/>
    <w:rsid w:val="00462966"/>
    <w:rsid w:val="004636A9"/>
    <w:rsid w:val="00463D34"/>
    <w:rsid w:val="0046435C"/>
    <w:rsid w:val="00465559"/>
    <w:rsid w:val="00466543"/>
    <w:rsid w:val="0046696F"/>
    <w:rsid w:val="00467F31"/>
    <w:rsid w:val="004700F9"/>
    <w:rsid w:val="00470B5F"/>
    <w:rsid w:val="00471C52"/>
    <w:rsid w:val="00471DD3"/>
    <w:rsid w:val="004732DB"/>
    <w:rsid w:val="00473939"/>
    <w:rsid w:val="004759CA"/>
    <w:rsid w:val="00476059"/>
    <w:rsid w:val="00476CA4"/>
    <w:rsid w:val="00477AF5"/>
    <w:rsid w:val="00481547"/>
    <w:rsid w:val="00483607"/>
    <w:rsid w:val="00484BDC"/>
    <w:rsid w:val="00486EAD"/>
    <w:rsid w:val="004871E4"/>
    <w:rsid w:val="00490F71"/>
    <w:rsid w:val="0049149B"/>
    <w:rsid w:val="00491E25"/>
    <w:rsid w:val="00492FAB"/>
    <w:rsid w:val="00492FDB"/>
    <w:rsid w:val="00494627"/>
    <w:rsid w:val="004957EA"/>
    <w:rsid w:val="004959F0"/>
    <w:rsid w:val="00495D74"/>
    <w:rsid w:val="004969F4"/>
    <w:rsid w:val="004A14FF"/>
    <w:rsid w:val="004A1BB8"/>
    <w:rsid w:val="004A1EB5"/>
    <w:rsid w:val="004A206B"/>
    <w:rsid w:val="004A2376"/>
    <w:rsid w:val="004A2E0A"/>
    <w:rsid w:val="004A2EFC"/>
    <w:rsid w:val="004A44F5"/>
    <w:rsid w:val="004A4538"/>
    <w:rsid w:val="004A4652"/>
    <w:rsid w:val="004A487E"/>
    <w:rsid w:val="004A4D4C"/>
    <w:rsid w:val="004A4F9B"/>
    <w:rsid w:val="004B0463"/>
    <w:rsid w:val="004B25FF"/>
    <w:rsid w:val="004B2A9D"/>
    <w:rsid w:val="004B5352"/>
    <w:rsid w:val="004B550D"/>
    <w:rsid w:val="004B6275"/>
    <w:rsid w:val="004B70C4"/>
    <w:rsid w:val="004B7B3C"/>
    <w:rsid w:val="004C10E1"/>
    <w:rsid w:val="004C15D9"/>
    <w:rsid w:val="004C2392"/>
    <w:rsid w:val="004C26F6"/>
    <w:rsid w:val="004C2E50"/>
    <w:rsid w:val="004C301D"/>
    <w:rsid w:val="004C37AF"/>
    <w:rsid w:val="004C38EA"/>
    <w:rsid w:val="004C3B24"/>
    <w:rsid w:val="004C4190"/>
    <w:rsid w:val="004C5560"/>
    <w:rsid w:val="004C5A7D"/>
    <w:rsid w:val="004C5BAB"/>
    <w:rsid w:val="004C7DD4"/>
    <w:rsid w:val="004D00E6"/>
    <w:rsid w:val="004D019B"/>
    <w:rsid w:val="004D16BF"/>
    <w:rsid w:val="004D1B36"/>
    <w:rsid w:val="004D351D"/>
    <w:rsid w:val="004D470D"/>
    <w:rsid w:val="004D4729"/>
    <w:rsid w:val="004D574B"/>
    <w:rsid w:val="004D5E08"/>
    <w:rsid w:val="004D7C4D"/>
    <w:rsid w:val="004E0C5D"/>
    <w:rsid w:val="004E1093"/>
    <w:rsid w:val="004E136B"/>
    <w:rsid w:val="004E1907"/>
    <w:rsid w:val="004E1C14"/>
    <w:rsid w:val="004E2472"/>
    <w:rsid w:val="004E480C"/>
    <w:rsid w:val="004E4DAF"/>
    <w:rsid w:val="004E568C"/>
    <w:rsid w:val="004E5A78"/>
    <w:rsid w:val="004E5C6A"/>
    <w:rsid w:val="004E5E74"/>
    <w:rsid w:val="004E6D12"/>
    <w:rsid w:val="004E7BA6"/>
    <w:rsid w:val="004E7BD0"/>
    <w:rsid w:val="004F0623"/>
    <w:rsid w:val="004F102F"/>
    <w:rsid w:val="004F1526"/>
    <w:rsid w:val="004F1964"/>
    <w:rsid w:val="004F1CE4"/>
    <w:rsid w:val="004F2A8F"/>
    <w:rsid w:val="004F2F72"/>
    <w:rsid w:val="004F3830"/>
    <w:rsid w:val="004F3CE9"/>
    <w:rsid w:val="004F40DA"/>
    <w:rsid w:val="004F4588"/>
    <w:rsid w:val="004F4613"/>
    <w:rsid w:val="004F69AC"/>
    <w:rsid w:val="004F69E5"/>
    <w:rsid w:val="00500BDB"/>
    <w:rsid w:val="0050157D"/>
    <w:rsid w:val="00503EA3"/>
    <w:rsid w:val="005052E8"/>
    <w:rsid w:val="00506629"/>
    <w:rsid w:val="0050694C"/>
    <w:rsid w:val="00506979"/>
    <w:rsid w:val="0050698C"/>
    <w:rsid w:val="00506F44"/>
    <w:rsid w:val="00507031"/>
    <w:rsid w:val="0051058C"/>
    <w:rsid w:val="00511C71"/>
    <w:rsid w:val="00511D7A"/>
    <w:rsid w:val="00512B8C"/>
    <w:rsid w:val="00512C27"/>
    <w:rsid w:val="00513A0F"/>
    <w:rsid w:val="005143CD"/>
    <w:rsid w:val="005144D0"/>
    <w:rsid w:val="00514F8D"/>
    <w:rsid w:val="00515967"/>
    <w:rsid w:val="005166C7"/>
    <w:rsid w:val="00516BDD"/>
    <w:rsid w:val="00516D9B"/>
    <w:rsid w:val="0051726F"/>
    <w:rsid w:val="005201FC"/>
    <w:rsid w:val="0052023A"/>
    <w:rsid w:val="0052062B"/>
    <w:rsid w:val="005214DF"/>
    <w:rsid w:val="00524A3E"/>
    <w:rsid w:val="005260E0"/>
    <w:rsid w:val="00527430"/>
    <w:rsid w:val="00530334"/>
    <w:rsid w:val="00530EB8"/>
    <w:rsid w:val="00531B57"/>
    <w:rsid w:val="00533748"/>
    <w:rsid w:val="00533B64"/>
    <w:rsid w:val="00535B29"/>
    <w:rsid w:val="0053614C"/>
    <w:rsid w:val="005403B2"/>
    <w:rsid w:val="00542400"/>
    <w:rsid w:val="005447D1"/>
    <w:rsid w:val="00544B71"/>
    <w:rsid w:val="00545F1D"/>
    <w:rsid w:val="00546627"/>
    <w:rsid w:val="005466C2"/>
    <w:rsid w:val="005470A6"/>
    <w:rsid w:val="0054795B"/>
    <w:rsid w:val="005479CD"/>
    <w:rsid w:val="00547E4E"/>
    <w:rsid w:val="00550FD5"/>
    <w:rsid w:val="0055108B"/>
    <w:rsid w:val="00551B3B"/>
    <w:rsid w:val="00551C94"/>
    <w:rsid w:val="00551FDB"/>
    <w:rsid w:val="00552814"/>
    <w:rsid w:val="005535B2"/>
    <w:rsid w:val="00554255"/>
    <w:rsid w:val="00555547"/>
    <w:rsid w:val="00555AC1"/>
    <w:rsid w:val="0055703F"/>
    <w:rsid w:val="00557DE0"/>
    <w:rsid w:val="005625A1"/>
    <w:rsid w:val="0056313E"/>
    <w:rsid w:val="00564E19"/>
    <w:rsid w:val="00565271"/>
    <w:rsid w:val="00565F98"/>
    <w:rsid w:val="00566EA2"/>
    <w:rsid w:val="00567EB6"/>
    <w:rsid w:val="0057376F"/>
    <w:rsid w:val="00573CE8"/>
    <w:rsid w:val="00574D77"/>
    <w:rsid w:val="005751FB"/>
    <w:rsid w:val="00580026"/>
    <w:rsid w:val="005805F5"/>
    <w:rsid w:val="005824A2"/>
    <w:rsid w:val="00584712"/>
    <w:rsid w:val="00584EF3"/>
    <w:rsid w:val="00587261"/>
    <w:rsid w:val="00591662"/>
    <w:rsid w:val="00595F6B"/>
    <w:rsid w:val="00596393"/>
    <w:rsid w:val="00596E4A"/>
    <w:rsid w:val="005A058F"/>
    <w:rsid w:val="005A07BC"/>
    <w:rsid w:val="005A0E9F"/>
    <w:rsid w:val="005A0F6F"/>
    <w:rsid w:val="005A123D"/>
    <w:rsid w:val="005A13FA"/>
    <w:rsid w:val="005A21FF"/>
    <w:rsid w:val="005A540A"/>
    <w:rsid w:val="005A7378"/>
    <w:rsid w:val="005A79CB"/>
    <w:rsid w:val="005A7C3A"/>
    <w:rsid w:val="005B0430"/>
    <w:rsid w:val="005B16C5"/>
    <w:rsid w:val="005B1D54"/>
    <w:rsid w:val="005B201F"/>
    <w:rsid w:val="005B2397"/>
    <w:rsid w:val="005B34A3"/>
    <w:rsid w:val="005B3BD0"/>
    <w:rsid w:val="005B4330"/>
    <w:rsid w:val="005B5684"/>
    <w:rsid w:val="005B5A83"/>
    <w:rsid w:val="005B5BD2"/>
    <w:rsid w:val="005B6E97"/>
    <w:rsid w:val="005B7A88"/>
    <w:rsid w:val="005B7BD2"/>
    <w:rsid w:val="005C059B"/>
    <w:rsid w:val="005C0A06"/>
    <w:rsid w:val="005C0E50"/>
    <w:rsid w:val="005C2A69"/>
    <w:rsid w:val="005C49A4"/>
    <w:rsid w:val="005C5F48"/>
    <w:rsid w:val="005C6184"/>
    <w:rsid w:val="005C6615"/>
    <w:rsid w:val="005C7827"/>
    <w:rsid w:val="005D0E97"/>
    <w:rsid w:val="005D177F"/>
    <w:rsid w:val="005D1E73"/>
    <w:rsid w:val="005D21E8"/>
    <w:rsid w:val="005D3893"/>
    <w:rsid w:val="005D3BB6"/>
    <w:rsid w:val="005D4253"/>
    <w:rsid w:val="005D4552"/>
    <w:rsid w:val="005D4DA4"/>
    <w:rsid w:val="005D5EAE"/>
    <w:rsid w:val="005D5EF6"/>
    <w:rsid w:val="005D6AA0"/>
    <w:rsid w:val="005D702F"/>
    <w:rsid w:val="005E0439"/>
    <w:rsid w:val="005E09A2"/>
    <w:rsid w:val="005E11D3"/>
    <w:rsid w:val="005E151B"/>
    <w:rsid w:val="005E2A26"/>
    <w:rsid w:val="005E2E85"/>
    <w:rsid w:val="005E42A9"/>
    <w:rsid w:val="005E5C67"/>
    <w:rsid w:val="005E5FA4"/>
    <w:rsid w:val="005E7724"/>
    <w:rsid w:val="005E781D"/>
    <w:rsid w:val="005E786A"/>
    <w:rsid w:val="005E7ED4"/>
    <w:rsid w:val="005F011B"/>
    <w:rsid w:val="005F0F92"/>
    <w:rsid w:val="005F2616"/>
    <w:rsid w:val="005F3D2C"/>
    <w:rsid w:val="005F3E60"/>
    <w:rsid w:val="005F44F5"/>
    <w:rsid w:val="005F4630"/>
    <w:rsid w:val="005F478B"/>
    <w:rsid w:val="005F4E85"/>
    <w:rsid w:val="005F6974"/>
    <w:rsid w:val="005F6A9A"/>
    <w:rsid w:val="0060077C"/>
    <w:rsid w:val="00600813"/>
    <w:rsid w:val="00601789"/>
    <w:rsid w:val="006018F6"/>
    <w:rsid w:val="006023F2"/>
    <w:rsid w:val="0060346A"/>
    <w:rsid w:val="00603DCA"/>
    <w:rsid w:val="006074AB"/>
    <w:rsid w:val="00607BA9"/>
    <w:rsid w:val="00607D80"/>
    <w:rsid w:val="00610230"/>
    <w:rsid w:val="006105A7"/>
    <w:rsid w:val="006115CD"/>
    <w:rsid w:val="00613148"/>
    <w:rsid w:val="006133DA"/>
    <w:rsid w:val="006135DB"/>
    <w:rsid w:val="00614270"/>
    <w:rsid w:val="00614CB5"/>
    <w:rsid w:val="00615CC7"/>
    <w:rsid w:val="00616994"/>
    <w:rsid w:val="00616DB2"/>
    <w:rsid w:val="0061778F"/>
    <w:rsid w:val="00621085"/>
    <w:rsid w:val="00621402"/>
    <w:rsid w:val="00623AEA"/>
    <w:rsid w:val="00624459"/>
    <w:rsid w:val="00624D02"/>
    <w:rsid w:val="00625AB2"/>
    <w:rsid w:val="006277A3"/>
    <w:rsid w:val="006279BA"/>
    <w:rsid w:val="00630784"/>
    <w:rsid w:val="00631BC6"/>
    <w:rsid w:val="00631D10"/>
    <w:rsid w:val="0063277E"/>
    <w:rsid w:val="00633A58"/>
    <w:rsid w:val="00635FC4"/>
    <w:rsid w:val="00636A33"/>
    <w:rsid w:val="00636D27"/>
    <w:rsid w:val="00640552"/>
    <w:rsid w:val="0064103C"/>
    <w:rsid w:val="00641D5A"/>
    <w:rsid w:val="00642D98"/>
    <w:rsid w:val="00643E78"/>
    <w:rsid w:val="00644FC8"/>
    <w:rsid w:val="00647E87"/>
    <w:rsid w:val="00650350"/>
    <w:rsid w:val="00650BBC"/>
    <w:rsid w:val="006528C8"/>
    <w:rsid w:val="006545DD"/>
    <w:rsid w:val="00656E9C"/>
    <w:rsid w:val="0065709C"/>
    <w:rsid w:val="00660B95"/>
    <w:rsid w:val="006618D3"/>
    <w:rsid w:val="00662AF7"/>
    <w:rsid w:val="006633F6"/>
    <w:rsid w:val="00663F89"/>
    <w:rsid w:val="0066406D"/>
    <w:rsid w:val="006658E6"/>
    <w:rsid w:val="00665B55"/>
    <w:rsid w:val="00665F51"/>
    <w:rsid w:val="0066721A"/>
    <w:rsid w:val="00670AC1"/>
    <w:rsid w:val="00671125"/>
    <w:rsid w:val="006711C7"/>
    <w:rsid w:val="006717FF"/>
    <w:rsid w:val="00672EDC"/>
    <w:rsid w:val="00672F38"/>
    <w:rsid w:val="0067376C"/>
    <w:rsid w:val="00674138"/>
    <w:rsid w:val="00674AA4"/>
    <w:rsid w:val="006755BF"/>
    <w:rsid w:val="0067684A"/>
    <w:rsid w:val="00676E45"/>
    <w:rsid w:val="006779D1"/>
    <w:rsid w:val="00680006"/>
    <w:rsid w:val="006803F8"/>
    <w:rsid w:val="0068043F"/>
    <w:rsid w:val="00681212"/>
    <w:rsid w:val="006817CB"/>
    <w:rsid w:val="00681F1A"/>
    <w:rsid w:val="00682292"/>
    <w:rsid w:val="006822F3"/>
    <w:rsid w:val="00682689"/>
    <w:rsid w:val="00682BF1"/>
    <w:rsid w:val="0068338C"/>
    <w:rsid w:val="0068354D"/>
    <w:rsid w:val="006835A6"/>
    <w:rsid w:val="00683B02"/>
    <w:rsid w:val="00685712"/>
    <w:rsid w:val="006858BB"/>
    <w:rsid w:val="00685D60"/>
    <w:rsid w:val="0068740D"/>
    <w:rsid w:val="006874B3"/>
    <w:rsid w:val="006876AB"/>
    <w:rsid w:val="00687BD5"/>
    <w:rsid w:val="00692556"/>
    <w:rsid w:val="006941DF"/>
    <w:rsid w:val="00695CED"/>
    <w:rsid w:val="006967C6"/>
    <w:rsid w:val="00696D70"/>
    <w:rsid w:val="00697188"/>
    <w:rsid w:val="006A01E7"/>
    <w:rsid w:val="006A073A"/>
    <w:rsid w:val="006A1BED"/>
    <w:rsid w:val="006A28DF"/>
    <w:rsid w:val="006A2DB7"/>
    <w:rsid w:val="006A307F"/>
    <w:rsid w:val="006A31D3"/>
    <w:rsid w:val="006A3330"/>
    <w:rsid w:val="006A3B25"/>
    <w:rsid w:val="006A3B2F"/>
    <w:rsid w:val="006A42A4"/>
    <w:rsid w:val="006A5396"/>
    <w:rsid w:val="006A5B9A"/>
    <w:rsid w:val="006A61D7"/>
    <w:rsid w:val="006A64CB"/>
    <w:rsid w:val="006A71ED"/>
    <w:rsid w:val="006A765E"/>
    <w:rsid w:val="006A7711"/>
    <w:rsid w:val="006A7CDC"/>
    <w:rsid w:val="006B01E2"/>
    <w:rsid w:val="006B034A"/>
    <w:rsid w:val="006B0CC7"/>
    <w:rsid w:val="006B1183"/>
    <w:rsid w:val="006B124D"/>
    <w:rsid w:val="006B12CF"/>
    <w:rsid w:val="006B183F"/>
    <w:rsid w:val="006B3EDB"/>
    <w:rsid w:val="006B42D3"/>
    <w:rsid w:val="006B4758"/>
    <w:rsid w:val="006B6084"/>
    <w:rsid w:val="006B6232"/>
    <w:rsid w:val="006B6901"/>
    <w:rsid w:val="006B79A6"/>
    <w:rsid w:val="006B79E9"/>
    <w:rsid w:val="006C1149"/>
    <w:rsid w:val="006C2083"/>
    <w:rsid w:val="006C20DF"/>
    <w:rsid w:val="006C27DB"/>
    <w:rsid w:val="006C28DA"/>
    <w:rsid w:val="006C31C9"/>
    <w:rsid w:val="006C339A"/>
    <w:rsid w:val="006C33B5"/>
    <w:rsid w:val="006C3A87"/>
    <w:rsid w:val="006C4186"/>
    <w:rsid w:val="006C4D57"/>
    <w:rsid w:val="006C51DB"/>
    <w:rsid w:val="006C5B48"/>
    <w:rsid w:val="006C7335"/>
    <w:rsid w:val="006C75DE"/>
    <w:rsid w:val="006C7D4C"/>
    <w:rsid w:val="006D01FB"/>
    <w:rsid w:val="006D0823"/>
    <w:rsid w:val="006D13FA"/>
    <w:rsid w:val="006D26B3"/>
    <w:rsid w:val="006D2B9E"/>
    <w:rsid w:val="006D3BDA"/>
    <w:rsid w:val="006D42E6"/>
    <w:rsid w:val="006D47C0"/>
    <w:rsid w:val="006D4A07"/>
    <w:rsid w:val="006D5356"/>
    <w:rsid w:val="006D577C"/>
    <w:rsid w:val="006D58B1"/>
    <w:rsid w:val="006D59F1"/>
    <w:rsid w:val="006D5F47"/>
    <w:rsid w:val="006D7548"/>
    <w:rsid w:val="006D7585"/>
    <w:rsid w:val="006E034B"/>
    <w:rsid w:val="006E0D75"/>
    <w:rsid w:val="006E248E"/>
    <w:rsid w:val="006E5F4D"/>
    <w:rsid w:val="006E60E1"/>
    <w:rsid w:val="006E69B9"/>
    <w:rsid w:val="006F0707"/>
    <w:rsid w:val="006F07B7"/>
    <w:rsid w:val="006F0942"/>
    <w:rsid w:val="006F3617"/>
    <w:rsid w:val="006F3CBC"/>
    <w:rsid w:val="006F45EC"/>
    <w:rsid w:val="006F4620"/>
    <w:rsid w:val="006F4AF1"/>
    <w:rsid w:val="006F5AD7"/>
    <w:rsid w:val="006F5DAD"/>
    <w:rsid w:val="0070099D"/>
    <w:rsid w:val="0070129F"/>
    <w:rsid w:val="00701943"/>
    <w:rsid w:val="00702A51"/>
    <w:rsid w:val="00702EC8"/>
    <w:rsid w:val="007031A1"/>
    <w:rsid w:val="00703702"/>
    <w:rsid w:val="007037D8"/>
    <w:rsid w:val="007041DE"/>
    <w:rsid w:val="00704D50"/>
    <w:rsid w:val="00705854"/>
    <w:rsid w:val="00705B15"/>
    <w:rsid w:val="00706C7A"/>
    <w:rsid w:val="00706E9E"/>
    <w:rsid w:val="007074F4"/>
    <w:rsid w:val="007078B3"/>
    <w:rsid w:val="007100D2"/>
    <w:rsid w:val="00712A15"/>
    <w:rsid w:val="00713AF9"/>
    <w:rsid w:val="00713F2E"/>
    <w:rsid w:val="007152C5"/>
    <w:rsid w:val="007158DF"/>
    <w:rsid w:val="0071645A"/>
    <w:rsid w:val="00716BE4"/>
    <w:rsid w:val="00716CF6"/>
    <w:rsid w:val="007177BC"/>
    <w:rsid w:val="00717B27"/>
    <w:rsid w:val="00717FC5"/>
    <w:rsid w:val="00720122"/>
    <w:rsid w:val="0072042B"/>
    <w:rsid w:val="007208F6"/>
    <w:rsid w:val="00720EE7"/>
    <w:rsid w:val="0072277F"/>
    <w:rsid w:val="007230FB"/>
    <w:rsid w:val="007231B0"/>
    <w:rsid w:val="0072436B"/>
    <w:rsid w:val="00725588"/>
    <w:rsid w:val="00725CB2"/>
    <w:rsid w:val="00726F00"/>
    <w:rsid w:val="0072788E"/>
    <w:rsid w:val="00727915"/>
    <w:rsid w:val="0073041D"/>
    <w:rsid w:val="007306EC"/>
    <w:rsid w:val="00731098"/>
    <w:rsid w:val="0073361A"/>
    <w:rsid w:val="00734514"/>
    <w:rsid w:val="00735A79"/>
    <w:rsid w:val="00735C68"/>
    <w:rsid w:val="00735DBA"/>
    <w:rsid w:val="00736B16"/>
    <w:rsid w:val="00736BBE"/>
    <w:rsid w:val="0073720F"/>
    <w:rsid w:val="00737213"/>
    <w:rsid w:val="007372B0"/>
    <w:rsid w:val="0074004E"/>
    <w:rsid w:val="00740274"/>
    <w:rsid w:val="0074098A"/>
    <w:rsid w:val="0074107D"/>
    <w:rsid w:val="00741C24"/>
    <w:rsid w:val="0074215D"/>
    <w:rsid w:val="00743FC5"/>
    <w:rsid w:val="00744605"/>
    <w:rsid w:val="007473E4"/>
    <w:rsid w:val="00747AE6"/>
    <w:rsid w:val="0075056B"/>
    <w:rsid w:val="00750AAE"/>
    <w:rsid w:val="00751A61"/>
    <w:rsid w:val="00751B38"/>
    <w:rsid w:val="00752C4B"/>
    <w:rsid w:val="007530BC"/>
    <w:rsid w:val="00753F43"/>
    <w:rsid w:val="00757D71"/>
    <w:rsid w:val="007617E4"/>
    <w:rsid w:val="00762B49"/>
    <w:rsid w:val="007641AB"/>
    <w:rsid w:val="00765E73"/>
    <w:rsid w:val="00765F2E"/>
    <w:rsid w:val="00767033"/>
    <w:rsid w:val="0076762E"/>
    <w:rsid w:val="00767A6B"/>
    <w:rsid w:val="007716C6"/>
    <w:rsid w:val="00772FFE"/>
    <w:rsid w:val="007734B3"/>
    <w:rsid w:val="00773928"/>
    <w:rsid w:val="0077548E"/>
    <w:rsid w:val="0077686C"/>
    <w:rsid w:val="00776DCD"/>
    <w:rsid w:val="00776E76"/>
    <w:rsid w:val="007801C1"/>
    <w:rsid w:val="00781979"/>
    <w:rsid w:val="00781B6F"/>
    <w:rsid w:val="00782781"/>
    <w:rsid w:val="00782C07"/>
    <w:rsid w:val="00783062"/>
    <w:rsid w:val="00783765"/>
    <w:rsid w:val="007848C8"/>
    <w:rsid w:val="00786491"/>
    <w:rsid w:val="007869EC"/>
    <w:rsid w:val="00786F85"/>
    <w:rsid w:val="0079043C"/>
    <w:rsid w:val="00790BCD"/>
    <w:rsid w:val="00790E6F"/>
    <w:rsid w:val="00791134"/>
    <w:rsid w:val="007917D9"/>
    <w:rsid w:val="00791B2D"/>
    <w:rsid w:val="00793919"/>
    <w:rsid w:val="00793E65"/>
    <w:rsid w:val="0079628B"/>
    <w:rsid w:val="00796ED8"/>
    <w:rsid w:val="007974AD"/>
    <w:rsid w:val="00797D58"/>
    <w:rsid w:val="007A0DCB"/>
    <w:rsid w:val="007A2C5B"/>
    <w:rsid w:val="007A34D6"/>
    <w:rsid w:val="007A37FE"/>
    <w:rsid w:val="007A42EA"/>
    <w:rsid w:val="007A4A5D"/>
    <w:rsid w:val="007A6249"/>
    <w:rsid w:val="007A69EF"/>
    <w:rsid w:val="007A6E74"/>
    <w:rsid w:val="007A7E80"/>
    <w:rsid w:val="007A7F1F"/>
    <w:rsid w:val="007B00AA"/>
    <w:rsid w:val="007B0E13"/>
    <w:rsid w:val="007B18B6"/>
    <w:rsid w:val="007B18DB"/>
    <w:rsid w:val="007B1C81"/>
    <w:rsid w:val="007B3353"/>
    <w:rsid w:val="007B3360"/>
    <w:rsid w:val="007B63BB"/>
    <w:rsid w:val="007B63BD"/>
    <w:rsid w:val="007B67F0"/>
    <w:rsid w:val="007B67F3"/>
    <w:rsid w:val="007B7BB0"/>
    <w:rsid w:val="007B7BCB"/>
    <w:rsid w:val="007C00D2"/>
    <w:rsid w:val="007C0870"/>
    <w:rsid w:val="007C0FDC"/>
    <w:rsid w:val="007C2CE5"/>
    <w:rsid w:val="007C3B0E"/>
    <w:rsid w:val="007C424E"/>
    <w:rsid w:val="007C5C4B"/>
    <w:rsid w:val="007C5CFA"/>
    <w:rsid w:val="007C79E1"/>
    <w:rsid w:val="007C7B0A"/>
    <w:rsid w:val="007D0C4C"/>
    <w:rsid w:val="007D19F2"/>
    <w:rsid w:val="007D1B1D"/>
    <w:rsid w:val="007D1BC2"/>
    <w:rsid w:val="007D25FD"/>
    <w:rsid w:val="007D38B8"/>
    <w:rsid w:val="007D4907"/>
    <w:rsid w:val="007D55FA"/>
    <w:rsid w:val="007D6C2A"/>
    <w:rsid w:val="007D6DA8"/>
    <w:rsid w:val="007D6FDE"/>
    <w:rsid w:val="007D7A35"/>
    <w:rsid w:val="007E0BF6"/>
    <w:rsid w:val="007E417F"/>
    <w:rsid w:val="007E4500"/>
    <w:rsid w:val="007E462E"/>
    <w:rsid w:val="007E4B24"/>
    <w:rsid w:val="007E5333"/>
    <w:rsid w:val="007E554D"/>
    <w:rsid w:val="007E7B2B"/>
    <w:rsid w:val="007F014F"/>
    <w:rsid w:val="007F05A1"/>
    <w:rsid w:val="007F1B9F"/>
    <w:rsid w:val="007F2A21"/>
    <w:rsid w:val="007F2B33"/>
    <w:rsid w:val="007F4005"/>
    <w:rsid w:val="007F4060"/>
    <w:rsid w:val="007F407A"/>
    <w:rsid w:val="007F4323"/>
    <w:rsid w:val="00800776"/>
    <w:rsid w:val="00801EBB"/>
    <w:rsid w:val="00802C07"/>
    <w:rsid w:val="00802CBC"/>
    <w:rsid w:val="0080391D"/>
    <w:rsid w:val="00803F07"/>
    <w:rsid w:val="0080447A"/>
    <w:rsid w:val="00804A00"/>
    <w:rsid w:val="00804AB9"/>
    <w:rsid w:val="00805A5C"/>
    <w:rsid w:val="0080679F"/>
    <w:rsid w:val="008068CD"/>
    <w:rsid w:val="008069F0"/>
    <w:rsid w:val="00806D30"/>
    <w:rsid w:val="008071BA"/>
    <w:rsid w:val="00807D3B"/>
    <w:rsid w:val="008126A3"/>
    <w:rsid w:val="00812E5E"/>
    <w:rsid w:val="008142CB"/>
    <w:rsid w:val="00815200"/>
    <w:rsid w:val="00815F4B"/>
    <w:rsid w:val="0081662F"/>
    <w:rsid w:val="00816C32"/>
    <w:rsid w:val="0081717F"/>
    <w:rsid w:val="00820C9B"/>
    <w:rsid w:val="00822BD6"/>
    <w:rsid w:val="008233CF"/>
    <w:rsid w:val="00823DCC"/>
    <w:rsid w:val="00824183"/>
    <w:rsid w:val="00824AA3"/>
    <w:rsid w:val="00825648"/>
    <w:rsid w:val="00825D03"/>
    <w:rsid w:val="00826C0E"/>
    <w:rsid w:val="00826C1A"/>
    <w:rsid w:val="008274CD"/>
    <w:rsid w:val="00827F98"/>
    <w:rsid w:val="00830111"/>
    <w:rsid w:val="0083085A"/>
    <w:rsid w:val="00830DF7"/>
    <w:rsid w:val="00832288"/>
    <w:rsid w:val="008324A9"/>
    <w:rsid w:val="008330B8"/>
    <w:rsid w:val="0083334E"/>
    <w:rsid w:val="00836B47"/>
    <w:rsid w:val="00837E02"/>
    <w:rsid w:val="0084125A"/>
    <w:rsid w:val="0084151C"/>
    <w:rsid w:val="00841887"/>
    <w:rsid w:val="00841972"/>
    <w:rsid w:val="00843B27"/>
    <w:rsid w:val="00844846"/>
    <w:rsid w:val="00844BCB"/>
    <w:rsid w:val="0084504E"/>
    <w:rsid w:val="0084517E"/>
    <w:rsid w:val="0084676C"/>
    <w:rsid w:val="00846E80"/>
    <w:rsid w:val="008502FF"/>
    <w:rsid w:val="008518B8"/>
    <w:rsid w:val="008520B5"/>
    <w:rsid w:val="008536D6"/>
    <w:rsid w:val="00853E4C"/>
    <w:rsid w:val="0085470E"/>
    <w:rsid w:val="00854B82"/>
    <w:rsid w:val="00855040"/>
    <w:rsid w:val="008555DE"/>
    <w:rsid w:val="008558A5"/>
    <w:rsid w:val="00855D34"/>
    <w:rsid w:val="00856738"/>
    <w:rsid w:val="00857CAC"/>
    <w:rsid w:val="008615FA"/>
    <w:rsid w:val="00861812"/>
    <w:rsid w:val="0086287B"/>
    <w:rsid w:val="00862B5B"/>
    <w:rsid w:val="00863A40"/>
    <w:rsid w:val="008644E5"/>
    <w:rsid w:val="0086453D"/>
    <w:rsid w:val="008648F8"/>
    <w:rsid w:val="00866C62"/>
    <w:rsid w:val="00870C0B"/>
    <w:rsid w:val="00871328"/>
    <w:rsid w:val="008724E0"/>
    <w:rsid w:val="00872F58"/>
    <w:rsid w:val="00874920"/>
    <w:rsid w:val="00874CF3"/>
    <w:rsid w:val="00874E2F"/>
    <w:rsid w:val="008757C3"/>
    <w:rsid w:val="00876665"/>
    <w:rsid w:val="008777D3"/>
    <w:rsid w:val="00881CA4"/>
    <w:rsid w:val="00882E42"/>
    <w:rsid w:val="00884015"/>
    <w:rsid w:val="00885AB4"/>
    <w:rsid w:val="00887107"/>
    <w:rsid w:val="00887D79"/>
    <w:rsid w:val="00892060"/>
    <w:rsid w:val="00893DD5"/>
    <w:rsid w:val="00893ECD"/>
    <w:rsid w:val="00897C20"/>
    <w:rsid w:val="00897F36"/>
    <w:rsid w:val="008A1B42"/>
    <w:rsid w:val="008A2A4C"/>
    <w:rsid w:val="008A439C"/>
    <w:rsid w:val="008A5F40"/>
    <w:rsid w:val="008B0FE9"/>
    <w:rsid w:val="008B2E17"/>
    <w:rsid w:val="008B4A22"/>
    <w:rsid w:val="008B4A6F"/>
    <w:rsid w:val="008B52EB"/>
    <w:rsid w:val="008B5B3B"/>
    <w:rsid w:val="008B64B1"/>
    <w:rsid w:val="008B6AC7"/>
    <w:rsid w:val="008B727F"/>
    <w:rsid w:val="008B754E"/>
    <w:rsid w:val="008C2193"/>
    <w:rsid w:val="008C298C"/>
    <w:rsid w:val="008C3224"/>
    <w:rsid w:val="008C5116"/>
    <w:rsid w:val="008C5395"/>
    <w:rsid w:val="008C5D49"/>
    <w:rsid w:val="008C6D32"/>
    <w:rsid w:val="008D0508"/>
    <w:rsid w:val="008D0D97"/>
    <w:rsid w:val="008D1869"/>
    <w:rsid w:val="008D3523"/>
    <w:rsid w:val="008D4691"/>
    <w:rsid w:val="008D4A19"/>
    <w:rsid w:val="008D51E0"/>
    <w:rsid w:val="008D633D"/>
    <w:rsid w:val="008D7469"/>
    <w:rsid w:val="008D7B92"/>
    <w:rsid w:val="008D7DE8"/>
    <w:rsid w:val="008E0D45"/>
    <w:rsid w:val="008E1224"/>
    <w:rsid w:val="008E19CF"/>
    <w:rsid w:val="008E216F"/>
    <w:rsid w:val="008E225E"/>
    <w:rsid w:val="008E2AE9"/>
    <w:rsid w:val="008E38B4"/>
    <w:rsid w:val="008E3B89"/>
    <w:rsid w:val="008E3D42"/>
    <w:rsid w:val="008E4CD0"/>
    <w:rsid w:val="008E52DB"/>
    <w:rsid w:val="008E59D2"/>
    <w:rsid w:val="008E775D"/>
    <w:rsid w:val="008E7D70"/>
    <w:rsid w:val="008E7F81"/>
    <w:rsid w:val="008F09F1"/>
    <w:rsid w:val="008F0A3F"/>
    <w:rsid w:val="008F0F42"/>
    <w:rsid w:val="008F185D"/>
    <w:rsid w:val="008F1CEF"/>
    <w:rsid w:val="008F2ADB"/>
    <w:rsid w:val="008F3E90"/>
    <w:rsid w:val="008F43AD"/>
    <w:rsid w:val="008F57E7"/>
    <w:rsid w:val="008F6D94"/>
    <w:rsid w:val="008F6E43"/>
    <w:rsid w:val="009004D1"/>
    <w:rsid w:val="009010B9"/>
    <w:rsid w:val="00901CAB"/>
    <w:rsid w:val="00901D96"/>
    <w:rsid w:val="00901FD6"/>
    <w:rsid w:val="00902129"/>
    <w:rsid w:val="009042FD"/>
    <w:rsid w:val="009050AF"/>
    <w:rsid w:val="009063B1"/>
    <w:rsid w:val="00907215"/>
    <w:rsid w:val="00911192"/>
    <w:rsid w:val="00911500"/>
    <w:rsid w:val="009124FD"/>
    <w:rsid w:val="009127CE"/>
    <w:rsid w:val="0091391B"/>
    <w:rsid w:val="00913FEE"/>
    <w:rsid w:val="00914A24"/>
    <w:rsid w:val="00915F0D"/>
    <w:rsid w:val="00916897"/>
    <w:rsid w:val="00916C27"/>
    <w:rsid w:val="00920361"/>
    <w:rsid w:val="0092069B"/>
    <w:rsid w:val="009208BE"/>
    <w:rsid w:val="00920DB4"/>
    <w:rsid w:val="00921400"/>
    <w:rsid w:val="00921A9E"/>
    <w:rsid w:val="00922582"/>
    <w:rsid w:val="0092297D"/>
    <w:rsid w:val="009233B9"/>
    <w:rsid w:val="00925062"/>
    <w:rsid w:val="0092549B"/>
    <w:rsid w:val="00926F7C"/>
    <w:rsid w:val="009279EC"/>
    <w:rsid w:val="00930730"/>
    <w:rsid w:val="0093096C"/>
    <w:rsid w:val="00930BD7"/>
    <w:rsid w:val="009310CA"/>
    <w:rsid w:val="0093273A"/>
    <w:rsid w:val="00932D2E"/>
    <w:rsid w:val="00933692"/>
    <w:rsid w:val="00933903"/>
    <w:rsid w:val="00934C7F"/>
    <w:rsid w:val="00936B8E"/>
    <w:rsid w:val="00936BA9"/>
    <w:rsid w:val="00940095"/>
    <w:rsid w:val="00941179"/>
    <w:rsid w:val="00942115"/>
    <w:rsid w:val="009432D4"/>
    <w:rsid w:val="009438CC"/>
    <w:rsid w:val="00944882"/>
    <w:rsid w:val="0094576C"/>
    <w:rsid w:val="00945C63"/>
    <w:rsid w:val="00947921"/>
    <w:rsid w:val="009479F5"/>
    <w:rsid w:val="00947EF5"/>
    <w:rsid w:val="009503E5"/>
    <w:rsid w:val="00951084"/>
    <w:rsid w:val="00952D90"/>
    <w:rsid w:val="00953B4C"/>
    <w:rsid w:val="00954C5A"/>
    <w:rsid w:val="00954CF7"/>
    <w:rsid w:val="00954E51"/>
    <w:rsid w:val="00954EF1"/>
    <w:rsid w:val="00956DA4"/>
    <w:rsid w:val="009576EB"/>
    <w:rsid w:val="00957E4D"/>
    <w:rsid w:val="0096049F"/>
    <w:rsid w:val="00961022"/>
    <w:rsid w:val="00961660"/>
    <w:rsid w:val="00961952"/>
    <w:rsid w:val="00961F63"/>
    <w:rsid w:val="00962758"/>
    <w:rsid w:val="0096437D"/>
    <w:rsid w:val="00964BBD"/>
    <w:rsid w:val="0096517F"/>
    <w:rsid w:val="00967293"/>
    <w:rsid w:val="00971473"/>
    <w:rsid w:val="009719BE"/>
    <w:rsid w:val="009726E1"/>
    <w:rsid w:val="00972F5E"/>
    <w:rsid w:val="00973A0A"/>
    <w:rsid w:val="0097448A"/>
    <w:rsid w:val="00975A63"/>
    <w:rsid w:val="00975BD5"/>
    <w:rsid w:val="00975C5C"/>
    <w:rsid w:val="00976073"/>
    <w:rsid w:val="0097622B"/>
    <w:rsid w:val="0097738E"/>
    <w:rsid w:val="00977AA4"/>
    <w:rsid w:val="00980C03"/>
    <w:rsid w:val="00981617"/>
    <w:rsid w:val="00981EE4"/>
    <w:rsid w:val="00983096"/>
    <w:rsid w:val="00983123"/>
    <w:rsid w:val="009832E7"/>
    <w:rsid w:val="00983736"/>
    <w:rsid w:val="00983C5B"/>
    <w:rsid w:val="0098421C"/>
    <w:rsid w:val="00986EAB"/>
    <w:rsid w:val="00990BD1"/>
    <w:rsid w:val="00990FAA"/>
    <w:rsid w:val="00992364"/>
    <w:rsid w:val="00993C8C"/>
    <w:rsid w:val="009947F4"/>
    <w:rsid w:val="009955FE"/>
    <w:rsid w:val="0099795B"/>
    <w:rsid w:val="00997F38"/>
    <w:rsid w:val="009A00A0"/>
    <w:rsid w:val="009A0FC3"/>
    <w:rsid w:val="009A3021"/>
    <w:rsid w:val="009A4856"/>
    <w:rsid w:val="009A4931"/>
    <w:rsid w:val="009A505D"/>
    <w:rsid w:val="009A5D0C"/>
    <w:rsid w:val="009A729B"/>
    <w:rsid w:val="009B0367"/>
    <w:rsid w:val="009B17A9"/>
    <w:rsid w:val="009B1969"/>
    <w:rsid w:val="009B1FCB"/>
    <w:rsid w:val="009B2552"/>
    <w:rsid w:val="009B3ACB"/>
    <w:rsid w:val="009B528E"/>
    <w:rsid w:val="009B6E53"/>
    <w:rsid w:val="009B7864"/>
    <w:rsid w:val="009B7C8B"/>
    <w:rsid w:val="009C127C"/>
    <w:rsid w:val="009C27AB"/>
    <w:rsid w:val="009C27F1"/>
    <w:rsid w:val="009C3649"/>
    <w:rsid w:val="009C3B27"/>
    <w:rsid w:val="009C40CE"/>
    <w:rsid w:val="009C4136"/>
    <w:rsid w:val="009C43CC"/>
    <w:rsid w:val="009C4570"/>
    <w:rsid w:val="009C6827"/>
    <w:rsid w:val="009C698C"/>
    <w:rsid w:val="009C722C"/>
    <w:rsid w:val="009D14FB"/>
    <w:rsid w:val="009D18F8"/>
    <w:rsid w:val="009D1A1D"/>
    <w:rsid w:val="009D390D"/>
    <w:rsid w:val="009D39E5"/>
    <w:rsid w:val="009D4475"/>
    <w:rsid w:val="009D46C6"/>
    <w:rsid w:val="009D4EC5"/>
    <w:rsid w:val="009D502C"/>
    <w:rsid w:val="009D54BF"/>
    <w:rsid w:val="009D6161"/>
    <w:rsid w:val="009D7081"/>
    <w:rsid w:val="009D7EB4"/>
    <w:rsid w:val="009E1DC8"/>
    <w:rsid w:val="009E31BD"/>
    <w:rsid w:val="009E4124"/>
    <w:rsid w:val="009E4FC0"/>
    <w:rsid w:val="009E5849"/>
    <w:rsid w:val="009E5BF8"/>
    <w:rsid w:val="009E6331"/>
    <w:rsid w:val="009E78C4"/>
    <w:rsid w:val="009F0825"/>
    <w:rsid w:val="009F242E"/>
    <w:rsid w:val="009F2B95"/>
    <w:rsid w:val="009F3D52"/>
    <w:rsid w:val="009F3D92"/>
    <w:rsid w:val="009F4401"/>
    <w:rsid w:val="009F58D3"/>
    <w:rsid w:val="009F5EB0"/>
    <w:rsid w:val="009F6148"/>
    <w:rsid w:val="00A0277F"/>
    <w:rsid w:val="00A0331A"/>
    <w:rsid w:val="00A038B8"/>
    <w:rsid w:val="00A0390A"/>
    <w:rsid w:val="00A03A54"/>
    <w:rsid w:val="00A044DA"/>
    <w:rsid w:val="00A054E2"/>
    <w:rsid w:val="00A05952"/>
    <w:rsid w:val="00A05D48"/>
    <w:rsid w:val="00A05E45"/>
    <w:rsid w:val="00A0661A"/>
    <w:rsid w:val="00A06685"/>
    <w:rsid w:val="00A06A0A"/>
    <w:rsid w:val="00A07CE3"/>
    <w:rsid w:val="00A103B2"/>
    <w:rsid w:val="00A1062C"/>
    <w:rsid w:val="00A11076"/>
    <w:rsid w:val="00A11157"/>
    <w:rsid w:val="00A12F4E"/>
    <w:rsid w:val="00A13542"/>
    <w:rsid w:val="00A14FDE"/>
    <w:rsid w:val="00A159E7"/>
    <w:rsid w:val="00A16D91"/>
    <w:rsid w:val="00A1740E"/>
    <w:rsid w:val="00A20072"/>
    <w:rsid w:val="00A21A5D"/>
    <w:rsid w:val="00A222C7"/>
    <w:rsid w:val="00A24012"/>
    <w:rsid w:val="00A25544"/>
    <w:rsid w:val="00A26209"/>
    <w:rsid w:val="00A27713"/>
    <w:rsid w:val="00A30343"/>
    <w:rsid w:val="00A30634"/>
    <w:rsid w:val="00A306BC"/>
    <w:rsid w:val="00A3122E"/>
    <w:rsid w:val="00A3231A"/>
    <w:rsid w:val="00A32780"/>
    <w:rsid w:val="00A3374E"/>
    <w:rsid w:val="00A342A3"/>
    <w:rsid w:val="00A353C9"/>
    <w:rsid w:val="00A3549B"/>
    <w:rsid w:val="00A35A11"/>
    <w:rsid w:val="00A35F76"/>
    <w:rsid w:val="00A36834"/>
    <w:rsid w:val="00A36900"/>
    <w:rsid w:val="00A36EA2"/>
    <w:rsid w:val="00A40728"/>
    <w:rsid w:val="00A40860"/>
    <w:rsid w:val="00A420E7"/>
    <w:rsid w:val="00A4230F"/>
    <w:rsid w:val="00A4277E"/>
    <w:rsid w:val="00A4351A"/>
    <w:rsid w:val="00A43B88"/>
    <w:rsid w:val="00A43DC5"/>
    <w:rsid w:val="00A443AB"/>
    <w:rsid w:val="00A446B0"/>
    <w:rsid w:val="00A4534B"/>
    <w:rsid w:val="00A45952"/>
    <w:rsid w:val="00A503CB"/>
    <w:rsid w:val="00A5059A"/>
    <w:rsid w:val="00A51526"/>
    <w:rsid w:val="00A52569"/>
    <w:rsid w:val="00A528D6"/>
    <w:rsid w:val="00A52B8A"/>
    <w:rsid w:val="00A52C44"/>
    <w:rsid w:val="00A5352E"/>
    <w:rsid w:val="00A53554"/>
    <w:rsid w:val="00A54CDC"/>
    <w:rsid w:val="00A556F6"/>
    <w:rsid w:val="00A55BD6"/>
    <w:rsid w:val="00A56207"/>
    <w:rsid w:val="00A5772F"/>
    <w:rsid w:val="00A62436"/>
    <w:rsid w:val="00A63067"/>
    <w:rsid w:val="00A63114"/>
    <w:rsid w:val="00A643E6"/>
    <w:rsid w:val="00A651CB"/>
    <w:rsid w:val="00A65392"/>
    <w:rsid w:val="00A65A1A"/>
    <w:rsid w:val="00A65BD3"/>
    <w:rsid w:val="00A65D35"/>
    <w:rsid w:val="00A6626D"/>
    <w:rsid w:val="00A668AE"/>
    <w:rsid w:val="00A6694E"/>
    <w:rsid w:val="00A70CDA"/>
    <w:rsid w:val="00A7166D"/>
    <w:rsid w:val="00A729EC"/>
    <w:rsid w:val="00A73C65"/>
    <w:rsid w:val="00A73F29"/>
    <w:rsid w:val="00A74802"/>
    <w:rsid w:val="00A75E28"/>
    <w:rsid w:val="00A76391"/>
    <w:rsid w:val="00A80106"/>
    <w:rsid w:val="00A80C23"/>
    <w:rsid w:val="00A8100A"/>
    <w:rsid w:val="00A816BD"/>
    <w:rsid w:val="00A81CCB"/>
    <w:rsid w:val="00A837F0"/>
    <w:rsid w:val="00A8406A"/>
    <w:rsid w:val="00A84619"/>
    <w:rsid w:val="00A85188"/>
    <w:rsid w:val="00A85346"/>
    <w:rsid w:val="00A85EBE"/>
    <w:rsid w:val="00A87CB0"/>
    <w:rsid w:val="00A90BDE"/>
    <w:rsid w:val="00A91135"/>
    <w:rsid w:val="00A91D1D"/>
    <w:rsid w:val="00A923CC"/>
    <w:rsid w:val="00A92B4A"/>
    <w:rsid w:val="00A9316E"/>
    <w:rsid w:val="00A93D28"/>
    <w:rsid w:val="00A94AC9"/>
    <w:rsid w:val="00A9562B"/>
    <w:rsid w:val="00AA158A"/>
    <w:rsid w:val="00AA21D3"/>
    <w:rsid w:val="00AA497E"/>
    <w:rsid w:val="00AA4CAD"/>
    <w:rsid w:val="00AA4F0A"/>
    <w:rsid w:val="00AA554E"/>
    <w:rsid w:val="00AA5675"/>
    <w:rsid w:val="00AA5DFF"/>
    <w:rsid w:val="00AA5E16"/>
    <w:rsid w:val="00AA61FA"/>
    <w:rsid w:val="00AA66FC"/>
    <w:rsid w:val="00AA674D"/>
    <w:rsid w:val="00AA6C93"/>
    <w:rsid w:val="00AA6EBA"/>
    <w:rsid w:val="00AB0960"/>
    <w:rsid w:val="00AB0E71"/>
    <w:rsid w:val="00AB0FC9"/>
    <w:rsid w:val="00AB2030"/>
    <w:rsid w:val="00AB2987"/>
    <w:rsid w:val="00AB2D20"/>
    <w:rsid w:val="00AB5273"/>
    <w:rsid w:val="00AB54EB"/>
    <w:rsid w:val="00AB5DFF"/>
    <w:rsid w:val="00AB6356"/>
    <w:rsid w:val="00AB7F1D"/>
    <w:rsid w:val="00AC076B"/>
    <w:rsid w:val="00AC0D95"/>
    <w:rsid w:val="00AC115B"/>
    <w:rsid w:val="00AC11C2"/>
    <w:rsid w:val="00AC2119"/>
    <w:rsid w:val="00AC2193"/>
    <w:rsid w:val="00AC2C6C"/>
    <w:rsid w:val="00AC3354"/>
    <w:rsid w:val="00AC3F6F"/>
    <w:rsid w:val="00AC7497"/>
    <w:rsid w:val="00AC7553"/>
    <w:rsid w:val="00AD1A5B"/>
    <w:rsid w:val="00AD5652"/>
    <w:rsid w:val="00AD6725"/>
    <w:rsid w:val="00AD7764"/>
    <w:rsid w:val="00AD79B8"/>
    <w:rsid w:val="00AD7F4B"/>
    <w:rsid w:val="00AD7F7C"/>
    <w:rsid w:val="00AE02CA"/>
    <w:rsid w:val="00AE087A"/>
    <w:rsid w:val="00AE0ACD"/>
    <w:rsid w:val="00AE1F08"/>
    <w:rsid w:val="00AE2995"/>
    <w:rsid w:val="00AE36C5"/>
    <w:rsid w:val="00AE4442"/>
    <w:rsid w:val="00AE4651"/>
    <w:rsid w:val="00AE4770"/>
    <w:rsid w:val="00AE50DC"/>
    <w:rsid w:val="00AE5249"/>
    <w:rsid w:val="00AE642B"/>
    <w:rsid w:val="00AE6CCB"/>
    <w:rsid w:val="00AE7F86"/>
    <w:rsid w:val="00AF0192"/>
    <w:rsid w:val="00AF034A"/>
    <w:rsid w:val="00AF0750"/>
    <w:rsid w:val="00AF1BC4"/>
    <w:rsid w:val="00AF218D"/>
    <w:rsid w:val="00AF2B68"/>
    <w:rsid w:val="00AF2FB0"/>
    <w:rsid w:val="00AF30F9"/>
    <w:rsid w:val="00AF3A90"/>
    <w:rsid w:val="00AF5782"/>
    <w:rsid w:val="00AF6359"/>
    <w:rsid w:val="00AF6B5B"/>
    <w:rsid w:val="00B015CC"/>
    <w:rsid w:val="00B03DF0"/>
    <w:rsid w:val="00B04627"/>
    <w:rsid w:val="00B04772"/>
    <w:rsid w:val="00B04F8F"/>
    <w:rsid w:val="00B05193"/>
    <w:rsid w:val="00B06EBD"/>
    <w:rsid w:val="00B070DD"/>
    <w:rsid w:val="00B0743D"/>
    <w:rsid w:val="00B0793D"/>
    <w:rsid w:val="00B07BF3"/>
    <w:rsid w:val="00B1055B"/>
    <w:rsid w:val="00B109C0"/>
    <w:rsid w:val="00B11E87"/>
    <w:rsid w:val="00B122D1"/>
    <w:rsid w:val="00B13543"/>
    <w:rsid w:val="00B137FB"/>
    <w:rsid w:val="00B13C47"/>
    <w:rsid w:val="00B13D1B"/>
    <w:rsid w:val="00B14228"/>
    <w:rsid w:val="00B142F5"/>
    <w:rsid w:val="00B154B5"/>
    <w:rsid w:val="00B155B9"/>
    <w:rsid w:val="00B1589B"/>
    <w:rsid w:val="00B15E94"/>
    <w:rsid w:val="00B1623D"/>
    <w:rsid w:val="00B206BA"/>
    <w:rsid w:val="00B25154"/>
    <w:rsid w:val="00B25EAD"/>
    <w:rsid w:val="00B305E1"/>
    <w:rsid w:val="00B30BFA"/>
    <w:rsid w:val="00B31116"/>
    <w:rsid w:val="00B316D0"/>
    <w:rsid w:val="00B33276"/>
    <w:rsid w:val="00B33321"/>
    <w:rsid w:val="00B35138"/>
    <w:rsid w:val="00B354FE"/>
    <w:rsid w:val="00B410E4"/>
    <w:rsid w:val="00B412F9"/>
    <w:rsid w:val="00B413A7"/>
    <w:rsid w:val="00B4243A"/>
    <w:rsid w:val="00B426FA"/>
    <w:rsid w:val="00B426FE"/>
    <w:rsid w:val="00B42BBF"/>
    <w:rsid w:val="00B452E4"/>
    <w:rsid w:val="00B464C7"/>
    <w:rsid w:val="00B468EF"/>
    <w:rsid w:val="00B46E62"/>
    <w:rsid w:val="00B46F90"/>
    <w:rsid w:val="00B47372"/>
    <w:rsid w:val="00B47C6F"/>
    <w:rsid w:val="00B50084"/>
    <w:rsid w:val="00B500EB"/>
    <w:rsid w:val="00B5120B"/>
    <w:rsid w:val="00B513D6"/>
    <w:rsid w:val="00B51D6E"/>
    <w:rsid w:val="00B523F6"/>
    <w:rsid w:val="00B524E1"/>
    <w:rsid w:val="00B52765"/>
    <w:rsid w:val="00B52F19"/>
    <w:rsid w:val="00B532DB"/>
    <w:rsid w:val="00B53847"/>
    <w:rsid w:val="00B5479B"/>
    <w:rsid w:val="00B54A71"/>
    <w:rsid w:val="00B56BE3"/>
    <w:rsid w:val="00B60255"/>
    <w:rsid w:val="00B60488"/>
    <w:rsid w:val="00B60B0A"/>
    <w:rsid w:val="00B616C1"/>
    <w:rsid w:val="00B620FB"/>
    <w:rsid w:val="00B627EE"/>
    <w:rsid w:val="00B638E1"/>
    <w:rsid w:val="00B63A8D"/>
    <w:rsid w:val="00B64509"/>
    <w:rsid w:val="00B64659"/>
    <w:rsid w:val="00B64E91"/>
    <w:rsid w:val="00B64F66"/>
    <w:rsid w:val="00B65983"/>
    <w:rsid w:val="00B65EDB"/>
    <w:rsid w:val="00B661E7"/>
    <w:rsid w:val="00B66637"/>
    <w:rsid w:val="00B67195"/>
    <w:rsid w:val="00B671C8"/>
    <w:rsid w:val="00B677BB"/>
    <w:rsid w:val="00B70179"/>
    <w:rsid w:val="00B711F7"/>
    <w:rsid w:val="00B726E4"/>
    <w:rsid w:val="00B729E8"/>
    <w:rsid w:val="00B731DA"/>
    <w:rsid w:val="00B7550B"/>
    <w:rsid w:val="00B76D23"/>
    <w:rsid w:val="00B77E83"/>
    <w:rsid w:val="00B81B94"/>
    <w:rsid w:val="00B81D26"/>
    <w:rsid w:val="00B82056"/>
    <w:rsid w:val="00B82A8E"/>
    <w:rsid w:val="00B8346C"/>
    <w:rsid w:val="00B84D87"/>
    <w:rsid w:val="00B85156"/>
    <w:rsid w:val="00B85220"/>
    <w:rsid w:val="00B864BE"/>
    <w:rsid w:val="00B86B2E"/>
    <w:rsid w:val="00B870DB"/>
    <w:rsid w:val="00B90410"/>
    <w:rsid w:val="00B91291"/>
    <w:rsid w:val="00B9336F"/>
    <w:rsid w:val="00B9446E"/>
    <w:rsid w:val="00B94CE8"/>
    <w:rsid w:val="00B9570C"/>
    <w:rsid w:val="00B9638C"/>
    <w:rsid w:val="00B96621"/>
    <w:rsid w:val="00B968FA"/>
    <w:rsid w:val="00B96A30"/>
    <w:rsid w:val="00BA03DA"/>
    <w:rsid w:val="00BA042F"/>
    <w:rsid w:val="00BA06AC"/>
    <w:rsid w:val="00BA331E"/>
    <w:rsid w:val="00BA36D8"/>
    <w:rsid w:val="00BA44D2"/>
    <w:rsid w:val="00BA525F"/>
    <w:rsid w:val="00BA5369"/>
    <w:rsid w:val="00BA6779"/>
    <w:rsid w:val="00BA69EE"/>
    <w:rsid w:val="00BA7875"/>
    <w:rsid w:val="00BB0B64"/>
    <w:rsid w:val="00BB1340"/>
    <w:rsid w:val="00BB1779"/>
    <w:rsid w:val="00BB2E6B"/>
    <w:rsid w:val="00BB327D"/>
    <w:rsid w:val="00BB3B94"/>
    <w:rsid w:val="00BB3CCB"/>
    <w:rsid w:val="00BB48ED"/>
    <w:rsid w:val="00BB588F"/>
    <w:rsid w:val="00BB5B02"/>
    <w:rsid w:val="00BB69B5"/>
    <w:rsid w:val="00BB6A89"/>
    <w:rsid w:val="00BB6B90"/>
    <w:rsid w:val="00BB71A7"/>
    <w:rsid w:val="00BB7902"/>
    <w:rsid w:val="00BB7E7B"/>
    <w:rsid w:val="00BC0253"/>
    <w:rsid w:val="00BC1A68"/>
    <w:rsid w:val="00BC24E2"/>
    <w:rsid w:val="00BC5CBC"/>
    <w:rsid w:val="00BC5D2D"/>
    <w:rsid w:val="00BC6AB8"/>
    <w:rsid w:val="00BD0CAC"/>
    <w:rsid w:val="00BD15EB"/>
    <w:rsid w:val="00BD3272"/>
    <w:rsid w:val="00BD32B9"/>
    <w:rsid w:val="00BD379F"/>
    <w:rsid w:val="00BD43E2"/>
    <w:rsid w:val="00BD4454"/>
    <w:rsid w:val="00BD4982"/>
    <w:rsid w:val="00BD59BD"/>
    <w:rsid w:val="00BD5B56"/>
    <w:rsid w:val="00BD5E2B"/>
    <w:rsid w:val="00BD6225"/>
    <w:rsid w:val="00BD669F"/>
    <w:rsid w:val="00BD707C"/>
    <w:rsid w:val="00BD7283"/>
    <w:rsid w:val="00BD7B1C"/>
    <w:rsid w:val="00BE007C"/>
    <w:rsid w:val="00BE0F67"/>
    <w:rsid w:val="00BE12EC"/>
    <w:rsid w:val="00BE16F5"/>
    <w:rsid w:val="00BE205C"/>
    <w:rsid w:val="00BE2DFE"/>
    <w:rsid w:val="00BE3D58"/>
    <w:rsid w:val="00BE56DD"/>
    <w:rsid w:val="00BE66B4"/>
    <w:rsid w:val="00BE7F52"/>
    <w:rsid w:val="00BF0344"/>
    <w:rsid w:val="00BF1314"/>
    <w:rsid w:val="00BF1DB6"/>
    <w:rsid w:val="00BF2031"/>
    <w:rsid w:val="00BF24F5"/>
    <w:rsid w:val="00BF3809"/>
    <w:rsid w:val="00BF4B2C"/>
    <w:rsid w:val="00BF56AA"/>
    <w:rsid w:val="00BF61D4"/>
    <w:rsid w:val="00BF6278"/>
    <w:rsid w:val="00BF69FC"/>
    <w:rsid w:val="00C00A15"/>
    <w:rsid w:val="00C01576"/>
    <w:rsid w:val="00C0197F"/>
    <w:rsid w:val="00C028F4"/>
    <w:rsid w:val="00C02B61"/>
    <w:rsid w:val="00C02C26"/>
    <w:rsid w:val="00C03859"/>
    <w:rsid w:val="00C04757"/>
    <w:rsid w:val="00C0581B"/>
    <w:rsid w:val="00C05844"/>
    <w:rsid w:val="00C0721D"/>
    <w:rsid w:val="00C07D7E"/>
    <w:rsid w:val="00C104BB"/>
    <w:rsid w:val="00C10E72"/>
    <w:rsid w:val="00C11CB9"/>
    <w:rsid w:val="00C12001"/>
    <w:rsid w:val="00C125E1"/>
    <w:rsid w:val="00C1283A"/>
    <w:rsid w:val="00C14F67"/>
    <w:rsid w:val="00C1535F"/>
    <w:rsid w:val="00C15908"/>
    <w:rsid w:val="00C16403"/>
    <w:rsid w:val="00C16770"/>
    <w:rsid w:val="00C16922"/>
    <w:rsid w:val="00C16D14"/>
    <w:rsid w:val="00C17398"/>
    <w:rsid w:val="00C17D4D"/>
    <w:rsid w:val="00C20501"/>
    <w:rsid w:val="00C206A9"/>
    <w:rsid w:val="00C20E01"/>
    <w:rsid w:val="00C21049"/>
    <w:rsid w:val="00C22623"/>
    <w:rsid w:val="00C226D5"/>
    <w:rsid w:val="00C2340D"/>
    <w:rsid w:val="00C2400C"/>
    <w:rsid w:val="00C243D5"/>
    <w:rsid w:val="00C24872"/>
    <w:rsid w:val="00C25242"/>
    <w:rsid w:val="00C25BF9"/>
    <w:rsid w:val="00C25DF5"/>
    <w:rsid w:val="00C26492"/>
    <w:rsid w:val="00C271D0"/>
    <w:rsid w:val="00C271EA"/>
    <w:rsid w:val="00C30513"/>
    <w:rsid w:val="00C3070C"/>
    <w:rsid w:val="00C307CF"/>
    <w:rsid w:val="00C30AB0"/>
    <w:rsid w:val="00C313AE"/>
    <w:rsid w:val="00C32A6F"/>
    <w:rsid w:val="00C340F8"/>
    <w:rsid w:val="00C35DAC"/>
    <w:rsid w:val="00C367B0"/>
    <w:rsid w:val="00C374E6"/>
    <w:rsid w:val="00C37925"/>
    <w:rsid w:val="00C37A90"/>
    <w:rsid w:val="00C37AA7"/>
    <w:rsid w:val="00C37CEC"/>
    <w:rsid w:val="00C401EF"/>
    <w:rsid w:val="00C402CE"/>
    <w:rsid w:val="00C40709"/>
    <w:rsid w:val="00C43161"/>
    <w:rsid w:val="00C43DC5"/>
    <w:rsid w:val="00C43E7D"/>
    <w:rsid w:val="00C44FAD"/>
    <w:rsid w:val="00C50857"/>
    <w:rsid w:val="00C50BF1"/>
    <w:rsid w:val="00C52311"/>
    <w:rsid w:val="00C53A5D"/>
    <w:rsid w:val="00C54415"/>
    <w:rsid w:val="00C54D9A"/>
    <w:rsid w:val="00C57613"/>
    <w:rsid w:val="00C605AF"/>
    <w:rsid w:val="00C60793"/>
    <w:rsid w:val="00C62A97"/>
    <w:rsid w:val="00C64E22"/>
    <w:rsid w:val="00C6511D"/>
    <w:rsid w:val="00C659CD"/>
    <w:rsid w:val="00C65A49"/>
    <w:rsid w:val="00C66FAE"/>
    <w:rsid w:val="00C6724A"/>
    <w:rsid w:val="00C67FDD"/>
    <w:rsid w:val="00C70FA6"/>
    <w:rsid w:val="00C71D3D"/>
    <w:rsid w:val="00C730DA"/>
    <w:rsid w:val="00C757B5"/>
    <w:rsid w:val="00C765D1"/>
    <w:rsid w:val="00C81178"/>
    <w:rsid w:val="00C812CE"/>
    <w:rsid w:val="00C817F5"/>
    <w:rsid w:val="00C8287F"/>
    <w:rsid w:val="00C83E3D"/>
    <w:rsid w:val="00C840D7"/>
    <w:rsid w:val="00C84E62"/>
    <w:rsid w:val="00C873C6"/>
    <w:rsid w:val="00C904EF"/>
    <w:rsid w:val="00C91311"/>
    <w:rsid w:val="00C92BF2"/>
    <w:rsid w:val="00C944A9"/>
    <w:rsid w:val="00C95AF2"/>
    <w:rsid w:val="00C95C5E"/>
    <w:rsid w:val="00C95EAE"/>
    <w:rsid w:val="00C961C5"/>
    <w:rsid w:val="00C977E1"/>
    <w:rsid w:val="00C978DB"/>
    <w:rsid w:val="00CA02EA"/>
    <w:rsid w:val="00CA1C1F"/>
    <w:rsid w:val="00CA1E19"/>
    <w:rsid w:val="00CA22DD"/>
    <w:rsid w:val="00CA2B5D"/>
    <w:rsid w:val="00CA2B94"/>
    <w:rsid w:val="00CA4CCC"/>
    <w:rsid w:val="00CA4DA2"/>
    <w:rsid w:val="00CA5E07"/>
    <w:rsid w:val="00CA5E61"/>
    <w:rsid w:val="00CA6138"/>
    <w:rsid w:val="00CA6318"/>
    <w:rsid w:val="00CA6B5B"/>
    <w:rsid w:val="00CA6EB6"/>
    <w:rsid w:val="00CA7E65"/>
    <w:rsid w:val="00CB0409"/>
    <w:rsid w:val="00CB0694"/>
    <w:rsid w:val="00CB090D"/>
    <w:rsid w:val="00CB0FF9"/>
    <w:rsid w:val="00CB1B53"/>
    <w:rsid w:val="00CB2137"/>
    <w:rsid w:val="00CB4095"/>
    <w:rsid w:val="00CB4BC9"/>
    <w:rsid w:val="00CB70C1"/>
    <w:rsid w:val="00CB72C3"/>
    <w:rsid w:val="00CB749A"/>
    <w:rsid w:val="00CB771B"/>
    <w:rsid w:val="00CB7A8C"/>
    <w:rsid w:val="00CB7EC0"/>
    <w:rsid w:val="00CC0994"/>
    <w:rsid w:val="00CC0FE1"/>
    <w:rsid w:val="00CC3B07"/>
    <w:rsid w:val="00CC40E0"/>
    <w:rsid w:val="00CC5060"/>
    <w:rsid w:val="00CC5141"/>
    <w:rsid w:val="00CC597E"/>
    <w:rsid w:val="00CD33F5"/>
    <w:rsid w:val="00CD47CA"/>
    <w:rsid w:val="00CD5B43"/>
    <w:rsid w:val="00CD6301"/>
    <w:rsid w:val="00CD67CF"/>
    <w:rsid w:val="00CD70F1"/>
    <w:rsid w:val="00CD7838"/>
    <w:rsid w:val="00CE0020"/>
    <w:rsid w:val="00CE0812"/>
    <w:rsid w:val="00CE1705"/>
    <w:rsid w:val="00CE213A"/>
    <w:rsid w:val="00CE23A8"/>
    <w:rsid w:val="00CE2CB4"/>
    <w:rsid w:val="00CE3217"/>
    <w:rsid w:val="00CE32F2"/>
    <w:rsid w:val="00CE3928"/>
    <w:rsid w:val="00CE5A78"/>
    <w:rsid w:val="00CE5D30"/>
    <w:rsid w:val="00CE5F1D"/>
    <w:rsid w:val="00CE7410"/>
    <w:rsid w:val="00CE7B4B"/>
    <w:rsid w:val="00CE7DB7"/>
    <w:rsid w:val="00CF019E"/>
    <w:rsid w:val="00CF0913"/>
    <w:rsid w:val="00CF3350"/>
    <w:rsid w:val="00CF3E6B"/>
    <w:rsid w:val="00CF467B"/>
    <w:rsid w:val="00CF4A5A"/>
    <w:rsid w:val="00CF5075"/>
    <w:rsid w:val="00CF5FC4"/>
    <w:rsid w:val="00CF6424"/>
    <w:rsid w:val="00CF6C61"/>
    <w:rsid w:val="00CF7D4D"/>
    <w:rsid w:val="00D01D26"/>
    <w:rsid w:val="00D021A9"/>
    <w:rsid w:val="00D02368"/>
    <w:rsid w:val="00D03136"/>
    <w:rsid w:val="00D04C55"/>
    <w:rsid w:val="00D04D26"/>
    <w:rsid w:val="00D059CB"/>
    <w:rsid w:val="00D05E06"/>
    <w:rsid w:val="00D05F89"/>
    <w:rsid w:val="00D070DF"/>
    <w:rsid w:val="00D07C78"/>
    <w:rsid w:val="00D109BD"/>
    <w:rsid w:val="00D11F64"/>
    <w:rsid w:val="00D122E3"/>
    <w:rsid w:val="00D129AC"/>
    <w:rsid w:val="00D13134"/>
    <w:rsid w:val="00D13370"/>
    <w:rsid w:val="00D134BB"/>
    <w:rsid w:val="00D14361"/>
    <w:rsid w:val="00D15DF1"/>
    <w:rsid w:val="00D15E12"/>
    <w:rsid w:val="00D166CD"/>
    <w:rsid w:val="00D1700E"/>
    <w:rsid w:val="00D2031B"/>
    <w:rsid w:val="00D20DC2"/>
    <w:rsid w:val="00D22048"/>
    <w:rsid w:val="00D22A05"/>
    <w:rsid w:val="00D23A6F"/>
    <w:rsid w:val="00D3092B"/>
    <w:rsid w:val="00D30C54"/>
    <w:rsid w:val="00D31EE0"/>
    <w:rsid w:val="00D3451A"/>
    <w:rsid w:val="00D35042"/>
    <w:rsid w:val="00D3520D"/>
    <w:rsid w:val="00D356CB"/>
    <w:rsid w:val="00D35866"/>
    <w:rsid w:val="00D40B7B"/>
    <w:rsid w:val="00D42EEA"/>
    <w:rsid w:val="00D44749"/>
    <w:rsid w:val="00D44F39"/>
    <w:rsid w:val="00D47A0C"/>
    <w:rsid w:val="00D50E16"/>
    <w:rsid w:val="00D5139F"/>
    <w:rsid w:val="00D526E5"/>
    <w:rsid w:val="00D532E5"/>
    <w:rsid w:val="00D536E8"/>
    <w:rsid w:val="00D539C5"/>
    <w:rsid w:val="00D54B6E"/>
    <w:rsid w:val="00D55890"/>
    <w:rsid w:val="00D55D6B"/>
    <w:rsid w:val="00D56C9E"/>
    <w:rsid w:val="00D57263"/>
    <w:rsid w:val="00D57BB9"/>
    <w:rsid w:val="00D57ED6"/>
    <w:rsid w:val="00D60B92"/>
    <w:rsid w:val="00D61B0F"/>
    <w:rsid w:val="00D622CC"/>
    <w:rsid w:val="00D62A0C"/>
    <w:rsid w:val="00D62FE0"/>
    <w:rsid w:val="00D63C9E"/>
    <w:rsid w:val="00D64D48"/>
    <w:rsid w:val="00D67C5E"/>
    <w:rsid w:val="00D710A3"/>
    <w:rsid w:val="00D71567"/>
    <w:rsid w:val="00D72131"/>
    <w:rsid w:val="00D75F83"/>
    <w:rsid w:val="00D769BA"/>
    <w:rsid w:val="00D769CD"/>
    <w:rsid w:val="00D80096"/>
    <w:rsid w:val="00D804C4"/>
    <w:rsid w:val="00D80A2C"/>
    <w:rsid w:val="00D80AC6"/>
    <w:rsid w:val="00D81484"/>
    <w:rsid w:val="00D81887"/>
    <w:rsid w:val="00D81B2A"/>
    <w:rsid w:val="00D840B9"/>
    <w:rsid w:val="00D85296"/>
    <w:rsid w:val="00D8562F"/>
    <w:rsid w:val="00D85861"/>
    <w:rsid w:val="00D85FFF"/>
    <w:rsid w:val="00D866F5"/>
    <w:rsid w:val="00D866FF"/>
    <w:rsid w:val="00D86B72"/>
    <w:rsid w:val="00D86D99"/>
    <w:rsid w:val="00D90F3A"/>
    <w:rsid w:val="00D91762"/>
    <w:rsid w:val="00D9408F"/>
    <w:rsid w:val="00D942DD"/>
    <w:rsid w:val="00D94CC5"/>
    <w:rsid w:val="00D95F27"/>
    <w:rsid w:val="00D961C9"/>
    <w:rsid w:val="00DA07D1"/>
    <w:rsid w:val="00DA2A8F"/>
    <w:rsid w:val="00DA3742"/>
    <w:rsid w:val="00DA59C1"/>
    <w:rsid w:val="00DA5F36"/>
    <w:rsid w:val="00DA681D"/>
    <w:rsid w:val="00DA6C48"/>
    <w:rsid w:val="00DA7230"/>
    <w:rsid w:val="00DA7A9A"/>
    <w:rsid w:val="00DA7DEB"/>
    <w:rsid w:val="00DB0045"/>
    <w:rsid w:val="00DB004C"/>
    <w:rsid w:val="00DB01CB"/>
    <w:rsid w:val="00DB0BDF"/>
    <w:rsid w:val="00DB204D"/>
    <w:rsid w:val="00DB2242"/>
    <w:rsid w:val="00DB2901"/>
    <w:rsid w:val="00DB4057"/>
    <w:rsid w:val="00DB40F5"/>
    <w:rsid w:val="00DB431A"/>
    <w:rsid w:val="00DB4D92"/>
    <w:rsid w:val="00DB4DDC"/>
    <w:rsid w:val="00DB54B3"/>
    <w:rsid w:val="00DB5841"/>
    <w:rsid w:val="00DB5F68"/>
    <w:rsid w:val="00DB60D0"/>
    <w:rsid w:val="00DB6AC1"/>
    <w:rsid w:val="00DB6BE9"/>
    <w:rsid w:val="00DB72BE"/>
    <w:rsid w:val="00DC061A"/>
    <w:rsid w:val="00DC1084"/>
    <w:rsid w:val="00DC2844"/>
    <w:rsid w:val="00DC306B"/>
    <w:rsid w:val="00DC4BCD"/>
    <w:rsid w:val="00DC4D37"/>
    <w:rsid w:val="00DC7687"/>
    <w:rsid w:val="00DD078A"/>
    <w:rsid w:val="00DD1730"/>
    <w:rsid w:val="00DD2CB6"/>
    <w:rsid w:val="00DD375D"/>
    <w:rsid w:val="00DD3830"/>
    <w:rsid w:val="00DD4ADE"/>
    <w:rsid w:val="00DD4C75"/>
    <w:rsid w:val="00DD5284"/>
    <w:rsid w:val="00DD554D"/>
    <w:rsid w:val="00DD7F11"/>
    <w:rsid w:val="00DE1A54"/>
    <w:rsid w:val="00DE1BA2"/>
    <w:rsid w:val="00DE1F28"/>
    <w:rsid w:val="00DE26AA"/>
    <w:rsid w:val="00DE27C7"/>
    <w:rsid w:val="00DE2E9A"/>
    <w:rsid w:val="00DE4319"/>
    <w:rsid w:val="00DE57D0"/>
    <w:rsid w:val="00DE6B19"/>
    <w:rsid w:val="00DE72A8"/>
    <w:rsid w:val="00DE7473"/>
    <w:rsid w:val="00DE75EC"/>
    <w:rsid w:val="00DE7FD3"/>
    <w:rsid w:val="00DF0024"/>
    <w:rsid w:val="00DF023F"/>
    <w:rsid w:val="00DF04FD"/>
    <w:rsid w:val="00DF0A6D"/>
    <w:rsid w:val="00DF0BF4"/>
    <w:rsid w:val="00DF0D9C"/>
    <w:rsid w:val="00DF165A"/>
    <w:rsid w:val="00DF17BF"/>
    <w:rsid w:val="00DF557C"/>
    <w:rsid w:val="00DF5A7D"/>
    <w:rsid w:val="00DF665B"/>
    <w:rsid w:val="00E01547"/>
    <w:rsid w:val="00E02DAD"/>
    <w:rsid w:val="00E04162"/>
    <w:rsid w:val="00E0461C"/>
    <w:rsid w:val="00E049DF"/>
    <w:rsid w:val="00E0503B"/>
    <w:rsid w:val="00E0514A"/>
    <w:rsid w:val="00E05180"/>
    <w:rsid w:val="00E05904"/>
    <w:rsid w:val="00E066F9"/>
    <w:rsid w:val="00E07839"/>
    <w:rsid w:val="00E11040"/>
    <w:rsid w:val="00E11658"/>
    <w:rsid w:val="00E11A66"/>
    <w:rsid w:val="00E11C49"/>
    <w:rsid w:val="00E12C09"/>
    <w:rsid w:val="00E13D66"/>
    <w:rsid w:val="00E1438D"/>
    <w:rsid w:val="00E14976"/>
    <w:rsid w:val="00E14AA2"/>
    <w:rsid w:val="00E1582D"/>
    <w:rsid w:val="00E1735F"/>
    <w:rsid w:val="00E1789F"/>
    <w:rsid w:val="00E20AEB"/>
    <w:rsid w:val="00E2141A"/>
    <w:rsid w:val="00E219A9"/>
    <w:rsid w:val="00E220C6"/>
    <w:rsid w:val="00E23CC8"/>
    <w:rsid w:val="00E2442D"/>
    <w:rsid w:val="00E24E1C"/>
    <w:rsid w:val="00E259A6"/>
    <w:rsid w:val="00E25FBD"/>
    <w:rsid w:val="00E26A33"/>
    <w:rsid w:val="00E302B5"/>
    <w:rsid w:val="00E304AE"/>
    <w:rsid w:val="00E30639"/>
    <w:rsid w:val="00E31791"/>
    <w:rsid w:val="00E32449"/>
    <w:rsid w:val="00E3291A"/>
    <w:rsid w:val="00E3486F"/>
    <w:rsid w:val="00E3559D"/>
    <w:rsid w:val="00E41C76"/>
    <w:rsid w:val="00E4231F"/>
    <w:rsid w:val="00E42891"/>
    <w:rsid w:val="00E42E46"/>
    <w:rsid w:val="00E4312A"/>
    <w:rsid w:val="00E43347"/>
    <w:rsid w:val="00E47C45"/>
    <w:rsid w:val="00E50AC8"/>
    <w:rsid w:val="00E50B98"/>
    <w:rsid w:val="00E51BAC"/>
    <w:rsid w:val="00E51F1F"/>
    <w:rsid w:val="00E51FF2"/>
    <w:rsid w:val="00E527A5"/>
    <w:rsid w:val="00E540ED"/>
    <w:rsid w:val="00E541E8"/>
    <w:rsid w:val="00E5444E"/>
    <w:rsid w:val="00E55734"/>
    <w:rsid w:val="00E5597E"/>
    <w:rsid w:val="00E55A30"/>
    <w:rsid w:val="00E570D5"/>
    <w:rsid w:val="00E579E9"/>
    <w:rsid w:val="00E60222"/>
    <w:rsid w:val="00E6046E"/>
    <w:rsid w:val="00E60665"/>
    <w:rsid w:val="00E61C5E"/>
    <w:rsid w:val="00E6366E"/>
    <w:rsid w:val="00E63685"/>
    <w:rsid w:val="00E64F1D"/>
    <w:rsid w:val="00E675A3"/>
    <w:rsid w:val="00E675EE"/>
    <w:rsid w:val="00E67CD6"/>
    <w:rsid w:val="00E70439"/>
    <w:rsid w:val="00E7099B"/>
    <w:rsid w:val="00E7137B"/>
    <w:rsid w:val="00E731C0"/>
    <w:rsid w:val="00E74997"/>
    <w:rsid w:val="00E753A4"/>
    <w:rsid w:val="00E758CA"/>
    <w:rsid w:val="00E766C3"/>
    <w:rsid w:val="00E8125C"/>
    <w:rsid w:val="00E81427"/>
    <w:rsid w:val="00E81681"/>
    <w:rsid w:val="00E8294E"/>
    <w:rsid w:val="00E8374C"/>
    <w:rsid w:val="00E83902"/>
    <w:rsid w:val="00E839D0"/>
    <w:rsid w:val="00E83EAA"/>
    <w:rsid w:val="00E845BD"/>
    <w:rsid w:val="00E84A2A"/>
    <w:rsid w:val="00E861C5"/>
    <w:rsid w:val="00E8659E"/>
    <w:rsid w:val="00E90CF8"/>
    <w:rsid w:val="00E911F5"/>
    <w:rsid w:val="00E91460"/>
    <w:rsid w:val="00E917F8"/>
    <w:rsid w:val="00E91A57"/>
    <w:rsid w:val="00E92EAC"/>
    <w:rsid w:val="00E93827"/>
    <w:rsid w:val="00E93A39"/>
    <w:rsid w:val="00E947C5"/>
    <w:rsid w:val="00E95665"/>
    <w:rsid w:val="00E95E2E"/>
    <w:rsid w:val="00E96197"/>
    <w:rsid w:val="00E969CC"/>
    <w:rsid w:val="00E979BA"/>
    <w:rsid w:val="00EA1589"/>
    <w:rsid w:val="00EA1A4D"/>
    <w:rsid w:val="00EA2D93"/>
    <w:rsid w:val="00EA32ED"/>
    <w:rsid w:val="00EA43A7"/>
    <w:rsid w:val="00EA4A4E"/>
    <w:rsid w:val="00EA4AF8"/>
    <w:rsid w:val="00EA6515"/>
    <w:rsid w:val="00EA7535"/>
    <w:rsid w:val="00EB0F3A"/>
    <w:rsid w:val="00EB175D"/>
    <w:rsid w:val="00EB3C27"/>
    <w:rsid w:val="00EB5BAF"/>
    <w:rsid w:val="00EB6924"/>
    <w:rsid w:val="00EB6E4C"/>
    <w:rsid w:val="00EB6F1D"/>
    <w:rsid w:val="00EC012A"/>
    <w:rsid w:val="00EC0240"/>
    <w:rsid w:val="00EC04C3"/>
    <w:rsid w:val="00EC0E6B"/>
    <w:rsid w:val="00EC1A7C"/>
    <w:rsid w:val="00EC3CDA"/>
    <w:rsid w:val="00EC4F87"/>
    <w:rsid w:val="00EC5698"/>
    <w:rsid w:val="00EC5AF1"/>
    <w:rsid w:val="00EC662F"/>
    <w:rsid w:val="00EC6DFC"/>
    <w:rsid w:val="00EC6EAC"/>
    <w:rsid w:val="00ED0076"/>
    <w:rsid w:val="00ED05E9"/>
    <w:rsid w:val="00ED1214"/>
    <w:rsid w:val="00ED1B66"/>
    <w:rsid w:val="00ED1D67"/>
    <w:rsid w:val="00ED27D7"/>
    <w:rsid w:val="00ED2CC4"/>
    <w:rsid w:val="00ED2FCF"/>
    <w:rsid w:val="00ED352D"/>
    <w:rsid w:val="00ED3C32"/>
    <w:rsid w:val="00ED5CE2"/>
    <w:rsid w:val="00ED5DC8"/>
    <w:rsid w:val="00ED6921"/>
    <w:rsid w:val="00ED76F8"/>
    <w:rsid w:val="00EE01B4"/>
    <w:rsid w:val="00EE0A26"/>
    <w:rsid w:val="00EE0FBC"/>
    <w:rsid w:val="00EE239C"/>
    <w:rsid w:val="00EE2F8C"/>
    <w:rsid w:val="00EE393F"/>
    <w:rsid w:val="00EE4219"/>
    <w:rsid w:val="00EE42EE"/>
    <w:rsid w:val="00EE4404"/>
    <w:rsid w:val="00EE4675"/>
    <w:rsid w:val="00EF1131"/>
    <w:rsid w:val="00EF195C"/>
    <w:rsid w:val="00EF1E43"/>
    <w:rsid w:val="00EF1F6F"/>
    <w:rsid w:val="00EF28E6"/>
    <w:rsid w:val="00EF313B"/>
    <w:rsid w:val="00EF38F6"/>
    <w:rsid w:val="00EF4DA1"/>
    <w:rsid w:val="00EF4DF8"/>
    <w:rsid w:val="00EF4FD4"/>
    <w:rsid w:val="00EF55ED"/>
    <w:rsid w:val="00EF76A5"/>
    <w:rsid w:val="00EF7D1A"/>
    <w:rsid w:val="00F00AEF"/>
    <w:rsid w:val="00F00C58"/>
    <w:rsid w:val="00F021BA"/>
    <w:rsid w:val="00F02309"/>
    <w:rsid w:val="00F024AE"/>
    <w:rsid w:val="00F02BED"/>
    <w:rsid w:val="00F02D46"/>
    <w:rsid w:val="00F03204"/>
    <w:rsid w:val="00F03258"/>
    <w:rsid w:val="00F04400"/>
    <w:rsid w:val="00F0460C"/>
    <w:rsid w:val="00F07A8D"/>
    <w:rsid w:val="00F1007D"/>
    <w:rsid w:val="00F11ACE"/>
    <w:rsid w:val="00F12240"/>
    <w:rsid w:val="00F1312E"/>
    <w:rsid w:val="00F13912"/>
    <w:rsid w:val="00F1535F"/>
    <w:rsid w:val="00F15F3A"/>
    <w:rsid w:val="00F16380"/>
    <w:rsid w:val="00F20360"/>
    <w:rsid w:val="00F20E43"/>
    <w:rsid w:val="00F21690"/>
    <w:rsid w:val="00F229E3"/>
    <w:rsid w:val="00F30450"/>
    <w:rsid w:val="00F30EA8"/>
    <w:rsid w:val="00F30EDD"/>
    <w:rsid w:val="00F314E0"/>
    <w:rsid w:val="00F342ED"/>
    <w:rsid w:val="00F3510F"/>
    <w:rsid w:val="00F35471"/>
    <w:rsid w:val="00F35A15"/>
    <w:rsid w:val="00F3761C"/>
    <w:rsid w:val="00F37C7B"/>
    <w:rsid w:val="00F40702"/>
    <w:rsid w:val="00F411A3"/>
    <w:rsid w:val="00F422AB"/>
    <w:rsid w:val="00F42A0E"/>
    <w:rsid w:val="00F42C26"/>
    <w:rsid w:val="00F444AC"/>
    <w:rsid w:val="00F44A7A"/>
    <w:rsid w:val="00F4692C"/>
    <w:rsid w:val="00F46B5E"/>
    <w:rsid w:val="00F471DD"/>
    <w:rsid w:val="00F50F30"/>
    <w:rsid w:val="00F515CD"/>
    <w:rsid w:val="00F53228"/>
    <w:rsid w:val="00F53967"/>
    <w:rsid w:val="00F53D54"/>
    <w:rsid w:val="00F54DD0"/>
    <w:rsid w:val="00F5520B"/>
    <w:rsid w:val="00F5551A"/>
    <w:rsid w:val="00F56A1B"/>
    <w:rsid w:val="00F573BA"/>
    <w:rsid w:val="00F60655"/>
    <w:rsid w:val="00F60C0E"/>
    <w:rsid w:val="00F6123F"/>
    <w:rsid w:val="00F61AC3"/>
    <w:rsid w:val="00F61D3D"/>
    <w:rsid w:val="00F63633"/>
    <w:rsid w:val="00F637D2"/>
    <w:rsid w:val="00F63888"/>
    <w:rsid w:val="00F65C71"/>
    <w:rsid w:val="00F663EA"/>
    <w:rsid w:val="00F6748A"/>
    <w:rsid w:val="00F67980"/>
    <w:rsid w:val="00F67BBB"/>
    <w:rsid w:val="00F7003C"/>
    <w:rsid w:val="00F702AF"/>
    <w:rsid w:val="00F710F6"/>
    <w:rsid w:val="00F74376"/>
    <w:rsid w:val="00F7510B"/>
    <w:rsid w:val="00F75651"/>
    <w:rsid w:val="00F767D9"/>
    <w:rsid w:val="00F77E85"/>
    <w:rsid w:val="00F80077"/>
    <w:rsid w:val="00F804C7"/>
    <w:rsid w:val="00F80E4E"/>
    <w:rsid w:val="00F81EE0"/>
    <w:rsid w:val="00F82862"/>
    <w:rsid w:val="00F831FF"/>
    <w:rsid w:val="00F83FEE"/>
    <w:rsid w:val="00F84219"/>
    <w:rsid w:val="00F869D9"/>
    <w:rsid w:val="00F86ACD"/>
    <w:rsid w:val="00F870A2"/>
    <w:rsid w:val="00F87517"/>
    <w:rsid w:val="00F87AEB"/>
    <w:rsid w:val="00F90A73"/>
    <w:rsid w:val="00F91271"/>
    <w:rsid w:val="00F9208F"/>
    <w:rsid w:val="00F92212"/>
    <w:rsid w:val="00F95B73"/>
    <w:rsid w:val="00F95D8B"/>
    <w:rsid w:val="00F96DC2"/>
    <w:rsid w:val="00FA0764"/>
    <w:rsid w:val="00FA07A0"/>
    <w:rsid w:val="00FA2D60"/>
    <w:rsid w:val="00FA3490"/>
    <w:rsid w:val="00FA3E62"/>
    <w:rsid w:val="00FA41B8"/>
    <w:rsid w:val="00FA41E7"/>
    <w:rsid w:val="00FA4D81"/>
    <w:rsid w:val="00FA525A"/>
    <w:rsid w:val="00FA5EE8"/>
    <w:rsid w:val="00FA6852"/>
    <w:rsid w:val="00FA7FD3"/>
    <w:rsid w:val="00FB0B14"/>
    <w:rsid w:val="00FB0F6F"/>
    <w:rsid w:val="00FB1A60"/>
    <w:rsid w:val="00FB2D46"/>
    <w:rsid w:val="00FB3CDF"/>
    <w:rsid w:val="00FB3E47"/>
    <w:rsid w:val="00FB4542"/>
    <w:rsid w:val="00FB6288"/>
    <w:rsid w:val="00FB644D"/>
    <w:rsid w:val="00FB7D17"/>
    <w:rsid w:val="00FB7D7A"/>
    <w:rsid w:val="00FC03CA"/>
    <w:rsid w:val="00FC0C83"/>
    <w:rsid w:val="00FC1459"/>
    <w:rsid w:val="00FC2556"/>
    <w:rsid w:val="00FC278E"/>
    <w:rsid w:val="00FC2D0B"/>
    <w:rsid w:val="00FC44D4"/>
    <w:rsid w:val="00FC4B82"/>
    <w:rsid w:val="00FC5172"/>
    <w:rsid w:val="00FC54DC"/>
    <w:rsid w:val="00FC5517"/>
    <w:rsid w:val="00FC7466"/>
    <w:rsid w:val="00FD0087"/>
    <w:rsid w:val="00FD09DD"/>
    <w:rsid w:val="00FD0B6F"/>
    <w:rsid w:val="00FD1CF8"/>
    <w:rsid w:val="00FD231F"/>
    <w:rsid w:val="00FD240F"/>
    <w:rsid w:val="00FD29D6"/>
    <w:rsid w:val="00FD31D4"/>
    <w:rsid w:val="00FD3453"/>
    <w:rsid w:val="00FD3CD1"/>
    <w:rsid w:val="00FD52A9"/>
    <w:rsid w:val="00FD689A"/>
    <w:rsid w:val="00FD75BC"/>
    <w:rsid w:val="00FE09DD"/>
    <w:rsid w:val="00FE0CD9"/>
    <w:rsid w:val="00FE1046"/>
    <w:rsid w:val="00FE1733"/>
    <w:rsid w:val="00FE2B51"/>
    <w:rsid w:val="00FE2C28"/>
    <w:rsid w:val="00FE2E33"/>
    <w:rsid w:val="00FE3518"/>
    <w:rsid w:val="00FE4E2A"/>
    <w:rsid w:val="00FE4E3A"/>
    <w:rsid w:val="00FE5144"/>
    <w:rsid w:val="00FE58D6"/>
    <w:rsid w:val="00FE5FA2"/>
    <w:rsid w:val="00FF0157"/>
    <w:rsid w:val="00FF1AD4"/>
    <w:rsid w:val="00FF26F6"/>
    <w:rsid w:val="00FF272F"/>
    <w:rsid w:val="00FF278C"/>
    <w:rsid w:val="00FF27D5"/>
    <w:rsid w:val="00FF3ADA"/>
    <w:rsid w:val="00FF47F2"/>
    <w:rsid w:val="00FF76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date"/>
  <w:smartTagType w:namespaceuri="urn:schemas-microsoft-com:office:smarttags" w:name="chsdate"/>
  <w:smartTagType w:namespaceuri="urn:schemas-microsoft-com:office:smarttags" w:name="PlaceType"/>
  <w:smartTagType w:namespaceuri="urn:schemas-microsoft-com:office:smarttags" w:name="PlaceName"/>
  <w:smartTagType w:namespaceuri="urn:schemas-microsoft-com:office:smarttags" w:name="chmetcnv"/>
  <w:smartTagType w:namespaceuri="urn:schemas-microsoft-com:office:smarttags" w:name="address"/>
  <w:smartTagType w:namespaceuri="urn:schemas-microsoft-com:office:smarttags" w:name="PostalCode"/>
  <w:smartTagType w:namespaceuri="urn:schemas-microsoft-com:office:smarttags" w:name="State"/>
  <w:smartTagType w:namespaceuri="urn:schemas-microsoft-com:office:smarttags" w:name="City"/>
  <w:smartTagType w:namespaceuri="urn:schemas-microsoft-com:office:smarttags" w:name="Street"/>
  <w:smartTagType w:namespaceuri="urn:schemas-microsoft-com:office:smarttags" w:name="place"/>
  <w:smartTagType w:namespaceuri="urn:schemas-microsoft-com:office:smarttags" w:name="country-region"/>
  <w:shapeDefaults>
    <o:shapedefaults v:ext="edit" spidmax="2049"/>
    <o:shapelayout v:ext="edit">
      <o:idmap v:ext="edit" data="1"/>
    </o:shapelayout>
  </w:shapeDefaults>
  <w:decimalSymbol w:val="."/>
  <w:listSeparator w:val=","/>
  <w14:docId w14:val="2F3F7BFD"/>
  <w15:chartTrackingRefBased/>
  <w15:docId w15:val="{DB55F42A-FAC0-4D8C-85D6-A05CD19ACC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uiPriority="99"/>
    <w:lsdException w:name="caption" w:qFormat="1"/>
    <w:lsdException w:name="table of figures" w:uiPriority="99"/>
    <w:lsdException w:name="envelope address" w:uiPriority="99"/>
    <w:lsdException w:name="envelope return" w:uiPriority="99"/>
    <w:lsdException w:name="line number" w:uiPriority="29"/>
    <w:lsdException w:name="page number" w:uiPriority="29"/>
    <w:lsdException w:name="table of authorities" w:uiPriority="99"/>
    <w:lsdException w:name="toa heading" w:uiPriority="99"/>
    <w:lsdException w:name="List" w:qFormat="1"/>
    <w:lsdException w:name="List Bullet" w:qFormat="1"/>
    <w:lsdException w:name="List Number" w:qFormat="1"/>
    <w:lsdException w:name="Title" w:qFormat="1"/>
    <w:lsdException w:name="Subtitle" w:qFormat="1"/>
    <w:lsdException w:name="Block Text" w:uiPriority="59"/>
    <w:lsdException w:name="FollowedHyperlink" w:uiPriority="99"/>
    <w:lsdException w:name="Strong" w:qFormat="1"/>
    <w:lsdException w:name="Emphasis" w:qFormat="1"/>
    <w:lsdException w:name="Normal (Web)"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1A4DED"/>
    <w:pPr>
      <w:jc w:val="both"/>
    </w:pPr>
    <w:rPr>
      <w:rFonts w:ascii="Arial" w:eastAsia="Times New Roman" w:hAnsi="Arial" w:cs="Arial"/>
      <w:spacing w:val="8"/>
      <w:lang w:val="en-GB" w:eastAsia="zh-CN"/>
    </w:rPr>
  </w:style>
  <w:style w:type="paragraph" w:styleId="Heading1">
    <w:name w:val="heading 1"/>
    <w:aliases w:val="H1"/>
    <w:basedOn w:val="PARAGRAPH"/>
    <w:next w:val="PARAGRAPH"/>
    <w:qFormat/>
    <w:rsid w:val="00512C27"/>
    <w:pPr>
      <w:keepNext/>
      <w:numPr>
        <w:numId w:val="1"/>
      </w:numPr>
      <w:suppressAutoHyphens/>
      <w:spacing w:before="200"/>
      <w:jc w:val="left"/>
      <w:outlineLvl w:val="0"/>
    </w:pPr>
    <w:rPr>
      <w:b/>
      <w:bCs/>
      <w:sz w:val="22"/>
      <w:szCs w:val="22"/>
    </w:rPr>
  </w:style>
  <w:style w:type="paragraph" w:styleId="Heading2">
    <w:name w:val="heading 2"/>
    <w:basedOn w:val="Heading1"/>
    <w:next w:val="PARAGRAPH"/>
    <w:qFormat/>
    <w:rsid w:val="00512C27"/>
    <w:pPr>
      <w:numPr>
        <w:ilvl w:val="1"/>
      </w:numPr>
      <w:tabs>
        <w:tab w:val="num" w:pos="720"/>
      </w:tabs>
      <w:spacing w:before="100" w:after="100"/>
      <w:outlineLvl w:val="1"/>
    </w:pPr>
    <w:rPr>
      <w:sz w:val="20"/>
      <w:szCs w:val="20"/>
    </w:rPr>
  </w:style>
  <w:style w:type="paragraph" w:styleId="Heading3">
    <w:name w:val="heading 3"/>
    <w:basedOn w:val="Heading2"/>
    <w:next w:val="PARAGRAPH"/>
    <w:qFormat/>
    <w:rsid w:val="003E1075"/>
    <w:pPr>
      <w:numPr>
        <w:ilvl w:val="2"/>
      </w:numPr>
      <w:outlineLvl w:val="2"/>
    </w:pPr>
    <w:rPr>
      <w:lang w:val="en-US"/>
    </w:rPr>
  </w:style>
  <w:style w:type="paragraph" w:styleId="Heading4">
    <w:name w:val="heading 4"/>
    <w:basedOn w:val="Heading3"/>
    <w:next w:val="PARAGRAPH"/>
    <w:qFormat/>
    <w:rsid w:val="00512C27"/>
    <w:pPr>
      <w:numPr>
        <w:ilvl w:val="3"/>
      </w:numPr>
      <w:outlineLvl w:val="3"/>
    </w:pPr>
  </w:style>
  <w:style w:type="paragraph" w:styleId="Heading5">
    <w:name w:val="heading 5"/>
    <w:basedOn w:val="Heading4"/>
    <w:next w:val="PARAGRAPH"/>
    <w:qFormat/>
    <w:rsid w:val="00512C27"/>
    <w:pPr>
      <w:numPr>
        <w:ilvl w:val="4"/>
      </w:numPr>
      <w:outlineLvl w:val="4"/>
    </w:pPr>
  </w:style>
  <w:style w:type="paragraph" w:styleId="Heading6">
    <w:name w:val="heading 6"/>
    <w:basedOn w:val="Heading5"/>
    <w:next w:val="PARAGRAPH"/>
    <w:qFormat/>
    <w:rsid w:val="00512C27"/>
    <w:pPr>
      <w:numPr>
        <w:ilvl w:val="5"/>
      </w:numPr>
      <w:outlineLvl w:val="5"/>
    </w:pPr>
  </w:style>
  <w:style w:type="paragraph" w:styleId="Heading7">
    <w:name w:val="heading 7"/>
    <w:basedOn w:val="Heading6"/>
    <w:next w:val="PARAGRAPH"/>
    <w:qFormat/>
    <w:rsid w:val="00512C27"/>
    <w:pPr>
      <w:numPr>
        <w:ilvl w:val="6"/>
      </w:numPr>
      <w:outlineLvl w:val="6"/>
    </w:pPr>
  </w:style>
  <w:style w:type="paragraph" w:styleId="Heading8">
    <w:name w:val="heading 8"/>
    <w:basedOn w:val="Heading7"/>
    <w:next w:val="PARAGRAPH"/>
    <w:qFormat/>
    <w:rsid w:val="00512C27"/>
    <w:pPr>
      <w:numPr>
        <w:ilvl w:val="7"/>
      </w:numPr>
      <w:outlineLvl w:val="7"/>
    </w:pPr>
  </w:style>
  <w:style w:type="paragraph" w:styleId="Heading9">
    <w:name w:val="heading 9"/>
    <w:basedOn w:val="Heading8"/>
    <w:next w:val="PARAGRAPH"/>
    <w:qFormat/>
    <w:rsid w:val="00512C27"/>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nnexHeading1">
    <w:name w:val="Annex Heading 1"/>
    <w:basedOn w:val="Normal"/>
    <w:next w:val="Normal"/>
    <w:rsid w:val="001C220C"/>
    <w:pPr>
      <w:keepNext/>
      <w:numPr>
        <w:ilvl w:val="1"/>
        <w:numId w:val="2"/>
      </w:numPr>
      <w:tabs>
        <w:tab w:val="left" w:pos="432"/>
        <w:tab w:val="left" w:pos="576"/>
      </w:tabs>
      <w:outlineLvl w:val="1"/>
    </w:pPr>
    <w:rPr>
      <w:sz w:val="24"/>
    </w:rPr>
  </w:style>
  <w:style w:type="paragraph" w:customStyle="1" w:styleId="AnnexHeading2">
    <w:name w:val="Annex Heading 2"/>
    <w:basedOn w:val="Normal"/>
    <w:next w:val="Normal"/>
    <w:rsid w:val="001C220C"/>
    <w:pPr>
      <w:numPr>
        <w:ilvl w:val="2"/>
        <w:numId w:val="2"/>
      </w:numPr>
      <w:tabs>
        <w:tab w:val="clear" w:pos="720"/>
        <w:tab w:val="num" w:pos="360"/>
      </w:tabs>
      <w:outlineLvl w:val="2"/>
    </w:pPr>
  </w:style>
  <w:style w:type="paragraph" w:customStyle="1" w:styleId="AnnexHeading3">
    <w:name w:val="Annex Heading 3"/>
    <w:basedOn w:val="Normal"/>
    <w:next w:val="Normal"/>
    <w:rsid w:val="001C220C"/>
    <w:pPr>
      <w:numPr>
        <w:ilvl w:val="3"/>
        <w:numId w:val="2"/>
      </w:numPr>
      <w:tabs>
        <w:tab w:val="clear" w:pos="1080"/>
        <w:tab w:val="num" w:pos="360"/>
        <w:tab w:val="left" w:pos="864"/>
      </w:tabs>
      <w:outlineLvl w:val="3"/>
    </w:pPr>
  </w:style>
  <w:style w:type="paragraph" w:customStyle="1" w:styleId="AnnexHeading4">
    <w:name w:val="Annex Heading 4"/>
    <w:basedOn w:val="Normal"/>
    <w:next w:val="Normal"/>
    <w:rsid w:val="001C220C"/>
    <w:pPr>
      <w:numPr>
        <w:ilvl w:val="4"/>
        <w:numId w:val="2"/>
      </w:numPr>
      <w:tabs>
        <w:tab w:val="left" w:pos="1008"/>
      </w:tabs>
      <w:outlineLvl w:val="4"/>
    </w:pPr>
  </w:style>
  <w:style w:type="paragraph" w:customStyle="1" w:styleId="AnnexTitle0">
    <w:name w:val="Annex Title"/>
    <w:basedOn w:val="Normal"/>
    <w:next w:val="Normal"/>
    <w:rsid w:val="001C220C"/>
    <w:pPr>
      <w:keepNext/>
      <w:pageBreakBefore/>
      <w:numPr>
        <w:numId w:val="2"/>
      </w:numPr>
      <w:spacing w:after="480"/>
      <w:jc w:val="center"/>
    </w:pPr>
    <w:rPr>
      <w:b/>
      <w:sz w:val="24"/>
    </w:rPr>
  </w:style>
  <w:style w:type="paragraph" w:customStyle="1" w:styleId="ApprovedDate">
    <w:name w:val="Approved Date"/>
    <w:basedOn w:val="Normal"/>
    <w:rPr>
      <w:b/>
      <w:sz w:val="28"/>
    </w:rPr>
  </w:style>
  <w:style w:type="paragraph" w:customStyle="1" w:styleId="Caution">
    <w:name w:val="Caution"/>
    <w:basedOn w:val="Normal"/>
    <w:next w:val="Normal"/>
    <w:rPr>
      <w:b/>
      <w:caps/>
    </w:rPr>
  </w:style>
  <w:style w:type="paragraph" w:customStyle="1" w:styleId="DocumentNumber">
    <w:name w:val="Document Number"/>
    <w:basedOn w:val="Normal"/>
    <w:rPr>
      <w:b/>
      <w:sz w:val="36"/>
    </w:rPr>
  </w:style>
  <w:style w:type="paragraph" w:customStyle="1" w:styleId="DocumentTitle">
    <w:name w:val="Document Title"/>
    <w:basedOn w:val="Normal"/>
    <w:rPr>
      <w:b/>
      <w:sz w:val="48"/>
    </w:rPr>
  </w:style>
  <w:style w:type="paragraph" w:customStyle="1" w:styleId="DocumentType">
    <w:name w:val="Document Type"/>
    <w:basedOn w:val="Normal"/>
    <w:pPr>
      <w:jc w:val="right"/>
    </w:pPr>
    <w:rPr>
      <w:b/>
      <w:sz w:val="32"/>
    </w:rPr>
  </w:style>
  <w:style w:type="paragraph" w:customStyle="1" w:styleId="FigureTitle">
    <w:name w:val="Figure Title"/>
    <w:basedOn w:val="Normal"/>
    <w:next w:val="Normal"/>
    <w:pPr>
      <w:numPr>
        <w:numId w:val="3"/>
      </w:numPr>
      <w:spacing w:after="360"/>
      <w:jc w:val="center"/>
    </w:pPr>
    <w:rPr>
      <w:b/>
      <w:sz w:val="24"/>
    </w:rPr>
  </w:style>
  <w:style w:type="character" w:styleId="FootnoteReference">
    <w:name w:val="footnote reference"/>
    <w:rsid w:val="00512C27"/>
    <w:rPr>
      <w:rFonts w:ascii="Arial" w:hAnsi="Arial"/>
      <w:position w:val="4"/>
      <w:sz w:val="16"/>
      <w:szCs w:val="16"/>
      <w:vertAlign w:val="baseline"/>
    </w:rPr>
  </w:style>
  <w:style w:type="paragraph" w:styleId="FootnoteText">
    <w:name w:val="footnote text"/>
    <w:basedOn w:val="PARAGRAPH"/>
    <w:link w:val="FootnoteTextChar"/>
    <w:rsid w:val="00512C27"/>
    <w:pPr>
      <w:spacing w:before="0" w:after="100"/>
      <w:ind w:left="284" w:hanging="284"/>
    </w:pPr>
    <w:rPr>
      <w:sz w:val="16"/>
      <w:szCs w:val="16"/>
    </w:rPr>
  </w:style>
  <w:style w:type="paragraph" w:customStyle="1" w:styleId="List1Alpha">
    <w:name w:val="List 1 Alpha"/>
    <w:basedOn w:val="Normal"/>
    <w:pPr>
      <w:numPr>
        <w:numId w:val="10"/>
      </w:numPr>
    </w:pPr>
  </w:style>
  <w:style w:type="paragraph" w:customStyle="1" w:styleId="List1Indent">
    <w:name w:val="List 1 Indent"/>
    <w:basedOn w:val="Normal"/>
    <w:next w:val="Normal"/>
    <w:pPr>
      <w:ind w:left="360"/>
    </w:pPr>
  </w:style>
  <w:style w:type="paragraph" w:customStyle="1" w:styleId="List2Indent">
    <w:name w:val="List 2 Indent"/>
    <w:basedOn w:val="Normal"/>
    <w:next w:val="Normal"/>
    <w:pPr>
      <w:ind w:left="720"/>
    </w:pPr>
  </w:style>
  <w:style w:type="paragraph" w:customStyle="1" w:styleId="List2Number">
    <w:name w:val="List 2 Number"/>
    <w:basedOn w:val="Normal"/>
    <w:pPr>
      <w:numPr>
        <w:numId w:val="4"/>
      </w:numPr>
      <w:tabs>
        <w:tab w:val="left" w:pos="720"/>
      </w:tabs>
    </w:pPr>
  </w:style>
  <w:style w:type="paragraph" w:customStyle="1" w:styleId="List3Alpha">
    <w:name w:val="List 3 Alpha"/>
    <w:basedOn w:val="Normal"/>
  </w:style>
  <w:style w:type="paragraph" w:customStyle="1" w:styleId="List3Indent">
    <w:name w:val="List 3 Indent"/>
    <w:basedOn w:val="Normal"/>
    <w:next w:val="Normal"/>
    <w:pPr>
      <w:ind w:left="1080"/>
    </w:pPr>
  </w:style>
  <w:style w:type="paragraph" w:customStyle="1" w:styleId="List4Indent">
    <w:name w:val="List 4 Indent"/>
    <w:basedOn w:val="Normal"/>
    <w:next w:val="Normal"/>
    <w:pPr>
      <w:ind w:left="1440"/>
    </w:pPr>
  </w:style>
  <w:style w:type="paragraph" w:customStyle="1" w:styleId="List4Number">
    <w:name w:val="List 4 Number"/>
    <w:basedOn w:val="Normal"/>
    <w:pPr>
      <w:numPr>
        <w:numId w:val="5"/>
      </w:numPr>
      <w:tabs>
        <w:tab w:val="left" w:pos="1440"/>
      </w:tabs>
    </w:pPr>
  </w:style>
  <w:style w:type="paragraph" w:customStyle="1" w:styleId="Note">
    <w:name w:val="Note"/>
    <w:basedOn w:val="Normal"/>
    <w:next w:val="Normal"/>
    <w:link w:val="NoteChar"/>
    <w:rsid w:val="00BB3B94"/>
    <w:pPr>
      <w:spacing w:after="120" w:line="200" w:lineRule="exact"/>
      <w:ind w:left="1152" w:hanging="1152"/>
    </w:pPr>
    <w:rPr>
      <w:sz w:val="16"/>
    </w:rPr>
  </w:style>
  <w:style w:type="paragraph" w:customStyle="1" w:styleId="NoteNumbered">
    <w:name w:val="Note Numbered"/>
    <w:basedOn w:val="Note"/>
    <w:next w:val="Normal"/>
    <w:pPr>
      <w:numPr>
        <w:numId w:val="6"/>
      </w:numPr>
    </w:pPr>
  </w:style>
  <w:style w:type="paragraph" w:customStyle="1" w:styleId="OneVote">
    <w:name w:val="One Vote"/>
    <w:basedOn w:val="Normal"/>
    <w:next w:val="Normal"/>
    <w:pPr>
      <w:numPr>
        <w:numId w:val="7"/>
      </w:numPr>
      <w:tabs>
        <w:tab w:val="clear" w:pos="2520"/>
      </w:tabs>
    </w:pPr>
  </w:style>
  <w:style w:type="paragraph" w:customStyle="1" w:styleId="Reference">
    <w:name w:val="Reference"/>
    <w:basedOn w:val="Normal"/>
    <w:pPr>
      <w:ind w:left="2880" w:hanging="2880"/>
    </w:pPr>
    <w:rPr>
      <w:snapToGrid w:val="0"/>
      <w:lang w:eastAsia="en-US"/>
    </w:rPr>
  </w:style>
  <w:style w:type="paragraph" w:customStyle="1" w:styleId="ReferenceTitle">
    <w:name w:val="Reference Title"/>
    <w:basedOn w:val="Normal"/>
    <w:next w:val="Normal"/>
    <w:rPr>
      <w:b/>
      <w:caps/>
    </w:rPr>
  </w:style>
  <w:style w:type="paragraph" w:customStyle="1" w:styleId="RosterHeading">
    <w:name w:val="Roster Heading"/>
    <w:basedOn w:val="Normal"/>
    <w:pPr>
      <w:keepNext/>
    </w:pPr>
    <w:rPr>
      <w:b/>
      <w:caps/>
    </w:rPr>
  </w:style>
  <w:style w:type="paragraph" w:customStyle="1" w:styleId="RosterNames">
    <w:name w:val="Roster Names"/>
    <w:basedOn w:val="Normal"/>
  </w:style>
  <w:style w:type="paragraph" w:customStyle="1" w:styleId="Rule">
    <w:name w:val="Rule"/>
    <w:basedOn w:val="Normal"/>
    <w:next w:val="Normal"/>
    <w:pPr>
      <w:numPr>
        <w:numId w:val="8"/>
      </w:numPr>
      <w:tabs>
        <w:tab w:val="clear" w:pos="720"/>
      </w:tabs>
    </w:pPr>
  </w:style>
  <w:style w:type="paragraph" w:customStyle="1" w:styleId="TableCell-Centered">
    <w:name w:val="Table Cell-Centered"/>
    <w:basedOn w:val="Normal"/>
    <w:pPr>
      <w:keepLines/>
      <w:spacing w:before="60" w:after="60" w:line="200" w:lineRule="atLeast"/>
      <w:ind w:left="72" w:right="72"/>
      <w:jc w:val="center"/>
    </w:pPr>
    <w:rPr>
      <w:sz w:val="16"/>
    </w:rPr>
  </w:style>
  <w:style w:type="paragraph" w:customStyle="1" w:styleId="TableCell-LeftJustified">
    <w:name w:val="Table Cell-Left Justified"/>
    <w:basedOn w:val="Normal"/>
    <w:pPr>
      <w:keepLines/>
      <w:spacing w:before="60" w:after="60" w:line="200" w:lineRule="atLeast"/>
      <w:ind w:left="72" w:right="72"/>
    </w:pPr>
    <w:rPr>
      <w:sz w:val="16"/>
    </w:rPr>
  </w:style>
  <w:style w:type="paragraph" w:customStyle="1" w:styleId="TableColumnHeading">
    <w:name w:val="Table Column Heading"/>
    <w:basedOn w:val="Normal"/>
    <w:pPr>
      <w:keepNext/>
      <w:keepLines/>
      <w:spacing w:before="60" w:after="60" w:line="200" w:lineRule="atLeast"/>
      <w:ind w:left="72" w:right="72"/>
      <w:jc w:val="center"/>
    </w:pPr>
    <w:rPr>
      <w:b/>
      <w:sz w:val="16"/>
    </w:rPr>
  </w:style>
  <w:style w:type="paragraph" w:customStyle="1" w:styleId="TableTitle">
    <w:name w:val="Table Title"/>
    <w:basedOn w:val="Normal"/>
    <w:next w:val="Normal"/>
    <w:pPr>
      <w:keepNext/>
      <w:numPr>
        <w:numId w:val="9"/>
      </w:numPr>
      <w:spacing w:before="240"/>
      <w:ind w:left="1260"/>
      <w:jc w:val="center"/>
    </w:pPr>
    <w:rPr>
      <w:b/>
    </w:rPr>
  </w:style>
  <w:style w:type="paragraph" w:customStyle="1" w:styleId="TermHeading2">
    <w:name w:val="Term Heading 2"/>
    <w:basedOn w:val="Normal"/>
    <w:next w:val="Normal"/>
    <w:pPr>
      <w:keepNext/>
      <w:tabs>
        <w:tab w:val="left" w:pos="576"/>
      </w:tabs>
    </w:pPr>
    <w:rPr>
      <w:b/>
    </w:rPr>
  </w:style>
  <w:style w:type="paragraph" w:customStyle="1" w:styleId="TermHeading3">
    <w:name w:val="Term Heading 3"/>
    <w:basedOn w:val="Normal"/>
    <w:next w:val="Normal"/>
    <w:pPr>
      <w:keepNext/>
    </w:pPr>
  </w:style>
  <w:style w:type="paragraph" w:customStyle="1" w:styleId="TermHeading4">
    <w:name w:val="Term Heading 4"/>
    <w:basedOn w:val="Normal"/>
    <w:next w:val="Normal"/>
    <w:pPr>
      <w:keepNext/>
      <w:tabs>
        <w:tab w:val="left" w:pos="864"/>
      </w:tabs>
    </w:pPr>
  </w:style>
  <w:style w:type="paragraph" w:customStyle="1" w:styleId="Title-General">
    <w:name w:val="Title-General"/>
    <w:basedOn w:val="Normal"/>
    <w:next w:val="Normal"/>
    <w:pPr>
      <w:keepNext/>
      <w:spacing w:after="480"/>
      <w:jc w:val="center"/>
    </w:pPr>
    <w:rPr>
      <w:b/>
      <w:sz w:val="24"/>
    </w:rPr>
  </w:style>
  <w:style w:type="paragraph" w:customStyle="1" w:styleId="Title-Preface-TOC">
    <w:name w:val="Title-Preface-TOC"/>
    <w:basedOn w:val="Normal"/>
    <w:next w:val="Normal"/>
    <w:pPr>
      <w:keepNext/>
      <w:spacing w:after="480"/>
      <w:jc w:val="center"/>
    </w:pPr>
    <w:rPr>
      <w:b/>
      <w:sz w:val="24"/>
    </w:rPr>
  </w:style>
  <w:style w:type="paragraph" w:styleId="Header">
    <w:name w:val="header"/>
    <w:basedOn w:val="PARAGRAPH"/>
    <w:link w:val="HeaderChar"/>
    <w:rsid w:val="00512C27"/>
    <w:pPr>
      <w:tabs>
        <w:tab w:val="center" w:pos="4536"/>
        <w:tab w:val="right" w:pos="9072"/>
      </w:tabs>
      <w:spacing w:before="0" w:after="0"/>
    </w:pPr>
  </w:style>
  <w:style w:type="paragraph" w:styleId="Footer">
    <w:name w:val="footer"/>
    <w:basedOn w:val="Header"/>
    <w:link w:val="FooterChar"/>
    <w:rsid w:val="00512C27"/>
  </w:style>
  <w:style w:type="paragraph" w:styleId="TOC1">
    <w:name w:val="toc 1"/>
    <w:aliases w:val="Заголовок1б"/>
    <w:basedOn w:val="PARAGRAPH"/>
    <w:uiPriority w:val="39"/>
    <w:rsid w:val="00512C27"/>
    <w:pPr>
      <w:tabs>
        <w:tab w:val="left" w:pos="395"/>
        <w:tab w:val="right" w:leader="dot" w:pos="9070"/>
      </w:tabs>
      <w:suppressAutoHyphens/>
      <w:spacing w:before="0" w:after="100"/>
      <w:ind w:left="397" w:right="680" w:hanging="397"/>
      <w:jc w:val="left"/>
    </w:pPr>
  </w:style>
  <w:style w:type="paragraph" w:styleId="TOC2">
    <w:name w:val="toc 2"/>
    <w:basedOn w:val="TOC1"/>
    <w:uiPriority w:val="39"/>
    <w:rsid w:val="00512C27"/>
    <w:pPr>
      <w:tabs>
        <w:tab w:val="clear" w:pos="395"/>
        <w:tab w:val="left" w:pos="964"/>
      </w:tabs>
      <w:spacing w:after="60"/>
      <w:ind w:left="964" w:hanging="567"/>
    </w:pPr>
  </w:style>
  <w:style w:type="paragraph" w:styleId="TOC3">
    <w:name w:val="toc 3"/>
    <w:basedOn w:val="TOC2"/>
    <w:uiPriority w:val="39"/>
    <w:rsid w:val="00512C27"/>
    <w:pPr>
      <w:tabs>
        <w:tab w:val="clear" w:pos="964"/>
        <w:tab w:val="left" w:pos="1701"/>
      </w:tabs>
      <w:ind w:left="1701" w:hanging="737"/>
    </w:pPr>
  </w:style>
  <w:style w:type="paragraph" w:styleId="TOC4">
    <w:name w:val="toc 4"/>
    <w:basedOn w:val="TOC3"/>
    <w:uiPriority w:val="39"/>
    <w:rsid w:val="00512C27"/>
    <w:pPr>
      <w:tabs>
        <w:tab w:val="clear" w:pos="1701"/>
        <w:tab w:val="left" w:pos="2608"/>
      </w:tabs>
      <w:ind w:left="2608" w:hanging="907"/>
    </w:pPr>
  </w:style>
  <w:style w:type="paragraph" w:styleId="TOC5">
    <w:name w:val="toc 5"/>
    <w:basedOn w:val="TOC4"/>
    <w:uiPriority w:val="39"/>
    <w:rsid w:val="00512C27"/>
    <w:pPr>
      <w:tabs>
        <w:tab w:val="clear" w:pos="2608"/>
        <w:tab w:val="left" w:pos="3686"/>
      </w:tabs>
      <w:ind w:left="3685" w:hanging="1077"/>
    </w:pPr>
  </w:style>
  <w:style w:type="paragraph" w:styleId="TOC6">
    <w:name w:val="toc 6"/>
    <w:basedOn w:val="TOC5"/>
    <w:uiPriority w:val="39"/>
    <w:rsid w:val="00512C27"/>
    <w:pPr>
      <w:tabs>
        <w:tab w:val="clear" w:pos="3686"/>
        <w:tab w:val="left" w:pos="4933"/>
      </w:tabs>
      <w:ind w:left="4933" w:hanging="1247"/>
    </w:pPr>
  </w:style>
  <w:style w:type="paragraph" w:styleId="TOC7">
    <w:name w:val="toc 7"/>
    <w:basedOn w:val="TOC1"/>
    <w:uiPriority w:val="39"/>
    <w:rsid w:val="00512C27"/>
    <w:pPr>
      <w:tabs>
        <w:tab w:val="right" w:pos="9070"/>
      </w:tabs>
    </w:pPr>
  </w:style>
  <w:style w:type="paragraph" w:styleId="TOC8">
    <w:name w:val="toc 8"/>
    <w:basedOn w:val="TOC1"/>
    <w:uiPriority w:val="39"/>
    <w:rsid w:val="00512C27"/>
    <w:pPr>
      <w:ind w:left="720" w:hanging="720"/>
    </w:pPr>
  </w:style>
  <w:style w:type="paragraph" w:styleId="TOC9">
    <w:name w:val="toc 9"/>
    <w:basedOn w:val="TOC1"/>
    <w:uiPriority w:val="39"/>
    <w:rsid w:val="00512C27"/>
    <w:pPr>
      <w:ind w:left="720" w:hanging="720"/>
    </w:pPr>
  </w:style>
  <w:style w:type="character" w:styleId="PageNumber">
    <w:name w:val="page number"/>
    <w:uiPriority w:val="29"/>
    <w:rsid w:val="00512C27"/>
    <w:rPr>
      <w:rFonts w:ascii="Arial" w:hAnsi="Arial"/>
      <w:sz w:val="20"/>
      <w:szCs w:val="20"/>
    </w:rPr>
  </w:style>
  <w:style w:type="paragraph" w:styleId="BlockText">
    <w:name w:val="Block Text"/>
    <w:basedOn w:val="Normal"/>
    <w:uiPriority w:val="59"/>
    <w:rsid w:val="00512C27"/>
    <w:pPr>
      <w:spacing w:after="120"/>
      <w:ind w:left="1440" w:right="1440"/>
    </w:pPr>
  </w:style>
  <w:style w:type="paragraph" w:styleId="BodyText">
    <w:name w:val="Body Text"/>
    <w:basedOn w:val="Normal"/>
    <w:pPr>
      <w:spacing w:after="120"/>
    </w:pPr>
  </w:style>
  <w:style w:type="paragraph" w:styleId="BodyText2">
    <w:name w:val="Body Text 2"/>
    <w:basedOn w:val="Normal"/>
    <w:pPr>
      <w:spacing w:after="120" w:line="480" w:lineRule="auto"/>
    </w:pPr>
  </w:style>
  <w:style w:type="paragraph" w:styleId="BodyText3">
    <w:name w:val="Body Text 3"/>
    <w:basedOn w:val="Normal"/>
    <w:pPr>
      <w:spacing w:after="120"/>
    </w:pPr>
    <w:rPr>
      <w:sz w:val="16"/>
      <w:szCs w:val="16"/>
    </w:rPr>
  </w:style>
  <w:style w:type="paragraph" w:styleId="BodyTextFirstIndent">
    <w:name w:val="Body Text First Indent"/>
    <w:basedOn w:val="BodyText"/>
    <w:pPr>
      <w:ind w:firstLine="210"/>
    </w:pPr>
  </w:style>
  <w:style w:type="paragraph" w:styleId="BodyTextIndent">
    <w:name w:val="Body Text Indent"/>
    <w:basedOn w:val="Normal"/>
    <w:pPr>
      <w:spacing w:after="120"/>
      <w:ind w:left="360"/>
    </w:pPr>
  </w:style>
  <w:style w:type="paragraph" w:styleId="BodyTextFirstIndent2">
    <w:name w:val="Body Text First Indent 2"/>
    <w:basedOn w:val="BodyTextIndent"/>
    <w:pPr>
      <w:ind w:firstLine="210"/>
    </w:pPr>
  </w:style>
  <w:style w:type="paragraph" w:styleId="BodyTextIndent2">
    <w:name w:val="Body Text Indent 2"/>
    <w:basedOn w:val="Normal"/>
    <w:pPr>
      <w:spacing w:after="120" w:line="480" w:lineRule="auto"/>
      <w:ind w:left="360"/>
    </w:pPr>
  </w:style>
  <w:style w:type="paragraph" w:styleId="BodyTextIndent3">
    <w:name w:val="Body Text Indent 3"/>
    <w:basedOn w:val="Normal"/>
    <w:pPr>
      <w:spacing w:after="120"/>
      <w:ind w:left="360"/>
    </w:pPr>
    <w:rPr>
      <w:sz w:val="16"/>
      <w:szCs w:val="16"/>
    </w:rPr>
  </w:style>
  <w:style w:type="paragraph" w:styleId="Caption">
    <w:name w:val="caption"/>
    <w:basedOn w:val="Normal"/>
    <w:next w:val="Normal"/>
    <w:qFormat/>
    <w:rsid w:val="008B4A6F"/>
    <w:pPr>
      <w:spacing w:before="120" w:after="120"/>
      <w:jc w:val="center"/>
    </w:pPr>
    <w:rPr>
      <w:b/>
      <w:bCs/>
    </w:rPr>
  </w:style>
  <w:style w:type="paragraph" w:styleId="Closing">
    <w:name w:val="Closing"/>
    <w:basedOn w:val="Normal"/>
    <w:pPr>
      <w:ind w:left="4320"/>
    </w:pPr>
  </w:style>
  <w:style w:type="paragraph" w:styleId="CommentText">
    <w:name w:val="annotation text"/>
    <w:basedOn w:val="Normal"/>
    <w:link w:val="CommentTextChar"/>
    <w:rsid w:val="00512C27"/>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tyle>
  <w:style w:type="paragraph" w:styleId="EndnoteText">
    <w:name w:val="endnote text"/>
    <w:basedOn w:val="Normal"/>
    <w:semiHidden/>
  </w:style>
  <w:style w:type="paragraph" w:styleId="EnvelopeAddress">
    <w:name w:val="envelope address"/>
    <w:basedOn w:val="Normal"/>
    <w:uiPriority w:val="99"/>
    <w:pPr>
      <w:framePr w:w="7920" w:h="1980" w:hRule="exact" w:hSpace="180" w:wrap="auto" w:hAnchor="page" w:xAlign="center" w:yAlign="bottom"/>
      <w:ind w:left="2880"/>
    </w:pPr>
    <w:rPr>
      <w:sz w:val="24"/>
      <w:szCs w:val="24"/>
    </w:rPr>
  </w:style>
  <w:style w:type="paragraph" w:styleId="EnvelopeReturn">
    <w:name w:val="envelope return"/>
    <w:basedOn w:val="Normal"/>
    <w:uiPriority w:val="99"/>
    <w:pPr>
      <w:numPr>
        <w:numId w:val="56"/>
      </w:numPr>
    </w:pPr>
  </w:style>
  <w:style w:type="paragraph" w:styleId="HTMLAddress">
    <w:name w:val="HTML Address"/>
    <w:basedOn w:val="Normal"/>
    <w:rPr>
      <w:i/>
      <w:iCs/>
    </w:rPr>
  </w:style>
  <w:style w:type="paragraph" w:styleId="HTMLPreformatted">
    <w:name w:val="HTML Preformatted"/>
    <w:basedOn w:val="Normal"/>
    <w:rPr>
      <w:rFonts w:ascii="Courier New" w:hAnsi="Courier New" w:cs="Courier New"/>
    </w:rPr>
  </w:style>
  <w:style w:type="paragraph" w:styleId="Index1">
    <w:name w:val="index 1"/>
    <w:basedOn w:val="Normal"/>
    <w:next w:val="Normal"/>
    <w:autoRedefine/>
    <w:uiPriority w:val="99"/>
    <w:semiHidden/>
    <w:pPr>
      <w:ind w:left="200" w:hanging="200"/>
    </w:pPr>
  </w:style>
  <w:style w:type="paragraph" w:styleId="Index2">
    <w:name w:val="index 2"/>
    <w:basedOn w:val="Normal"/>
    <w:next w:val="Normal"/>
    <w:autoRedefine/>
    <w:uiPriority w:val="99"/>
    <w:semiHidden/>
    <w:pPr>
      <w:ind w:left="400" w:hanging="200"/>
    </w:pPr>
  </w:style>
  <w:style w:type="paragraph" w:styleId="Index3">
    <w:name w:val="index 3"/>
    <w:basedOn w:val="Normal"/>
    <w:next w:val="Normal"/>
    <w:autoRedefine/>
    <w:uiPriority w:val="99"/>
    <w:semiHidden/>
    <w:pPr>
      <w:ind w:left="600" w:hanging="200"/>
    </w:pPr>
  </w:style>
  <w:style w:type="paragraph" w:styleId="Index4">
    <w:name w:val="index 4"/>
    <w:basedOn w:val="Normal"/>
    <w:next w:val="Normal"/>
    <w:autoRedefine/>
    <w:uiPriority w:val="99"/>
    <w:semiHidden/>
    <w:pPr>
      <w:ind w:left="800" w:hanging="200"/>
    </w:pPr>
  </w:style>
  <w:style w:type="paragraph" w:styleId="Index5">
    <w:name w:val="index 5"/>
    <w:basedOn w:val="Normal"/>
    <w:next w:val="Normal"/>
    <w:autoRedefine/>
    <w:uiPriority w:val="99"/>
    <w:semiHidden/>
    <w:pPr>
      <w:ind w:left="1000" w:hanging="200"/>
    </w:pPr>
  </w:style>
  <w:style w:type="paragraph" w:styleId="Index6">
    <w:name w:val="index 6"/>
    <w:basedOn w:val="Normal"/>
    <w:next w:val="Normal"/>
    <w:autoRedefine/>
    <w:uiPriority w:val="99"/>
    <w:semiHidden/>
    <w:pPr>
      <w:ind w:left="1200" w:hanging="200"/>
    </w:pPr>
  </w:style>
  <w:style w:type="paragraph" w:styleId="Index7">
    <w:name w:val="index 7"/>
    <w:basedOn w:val="Normal"/>
    <w:next w:val="Normal"/>
    <w:autoRedefine/>
    <w:uiPriority w:val="99"/>
    <w:semiHidden/>
    <w:pPr>
      <w:ind w:left="1400" w:hanging="200"/>
    </w:pPr>
  </w:style>
  <w:style w:type="paragraph" w:styleId="Index8">
    <w:name w:val="index 8"/>
    <w:basedOn w:val="Normal"/>
    <w:next w:val="Normal"/>
    <w:autoRedefine/>
    <w:uiPriority w:val="99"/>
    <w:semiHidden/>
    <w:pPr>
      <w:ind w:left="1600" w:hanging="200"/>
    </w:pPr>
  </w:style>
  <w:style w:type="paragraph" w:styleId="Index9">
    <w:name w:val="index 9"/>
    <w:basedOn w:val="Normal"/>
    <w:next w:val="Normal"/>
    <w:autoRedefine/>
    <w:uiPriority w:val="99"/>
    <w:semiHidden/>
    <w:pPr>
      <w:ind w:left="1800" w:hanging="200"/>
    </w:pPr>
  </w:style>
  <w:style w:type="paragraph" w:styleId="IndexHeading">
    <w:name w:val="index heading"/>
    <w:basedOn w:val="Normal"/>
    <w:next w:val="Index1"/>
    <w:uiPriority w:val="99"/>
    <w:semiHidden/>
    <w:rPr>
      <w:b/>
      <w:bCs/>
    </w:rPr>
  </w:style>
  <w:style w:type="paragraph" w:styleId="List">
    <w:name w:val="List"/>
    <w:aliases w:val="CONTINUE"/>
    <w:basedOn w:val="PARAGRAPH"/>
    <w:qFormat/>
    <w:rsid w:val="00512C27"/>
    <w:pPr>
      <w:tabs>
        <w:tab w:val="left" w:pos="340"/>
      </w:tabs>
      <w:spacing w:before="0" w:after="100"/>
      <w:ind w:left="340" w:hanging="340"/>
    </w:pPr>
  </w:style>
  <w:style w:type="paragraph" w:styleId="List2">
    <w:name w:val="List 2"/>
    <w:basedOn w:val="List"/>
    <w:rsid w:val="00512C27"/>
    <w:pPr>
      <w:tabs>
        <w:tab w:val="clear" w:pos="340"/>
        <w:tab w:val="left" w:pos="680"/>
      </w:tabs>
      <w:ind w:left="680"/>
    </w:pPr>
  </w:style>
  <w:style w:type="paragraph" w:styleId="List3">
    <w:name w:val="List 3"/>
    <w:basedOn w:val="List2"/>
    <w:rsid w:val="00512C27"/>
    <w:pPr>
      <w:tabs>
        <w:tab w:val="clear" w:pos="680"/>
        <w:tab w:val="left" w:pos="1021"/>
      </w:tabs>
      <w:ind w:left="1020"/>
    </w:pPr>
  </w:style>
  <w:style w:type="paragraph" w:styleId="List4">
    <w:name w:val="List 4"/>
    <w:basedOn w:val="List3"/>
    <w:rsid w:val="00512C27"/>
    <w:pPr>
      <w:tabs>
        <w:tab w:val="clear" w:pos="1021"/>
        <w:tab w:val="left" w:pos="1361"/>
      </w:tabs>
      <w:ind w:left="1361"/>
    </w:pPr>
  </w:style>
  <w:style w:type="paragraph" w:styleId="List5">
    <w:name w:val="List 5"/>
    <w:basedOn w:val="List4"/>
    <w:rsid w:val="00512C27"/>
    <w:pPr>
      <w:tabs>
        <w:tab w:val="clear" w:pos="1361"/>
        <w:tab w:val="left" w:pos="1701"/>
      </w:tabs>
      <w:ind w:left="1701"/>
    </w:pPr>
  </w:style>
  <w:style w:type="paragraph" w:styleId="ListBullet">
    <w:name w:val="List Bullet"/>
    <w:basedOn w:val="PARAGRAPH"/>
    <w:qFormat/>
    <w:rsid w:val="00512C27"/>
    <w:pPr>
      <w:numPr>
        <w:numId w:val="23"/>
      </w:numPr>
      <w:tabs>
        <w:tab w:val="clear" w:pos="720"/>
        <w:tab w:val="left" w:pos="340"/>
      </w:tabs>
      <w:spacing w:before="0" w:after="100"/>
      <w:ind w:left="340" w:hanging="340"/>
    </w:pPr>
  </w:style>
  <w:style w:type="paragraph" w:styleId="ListBullet2">
    <w:name w:val="List Bullet 2"/>
    <w:basedOn w:val="ListBullet"/>
    <w:rsid w:val="00512C27"/>
    <w:pPr>
      <w:numPr>
        <w:numId w:val="20"/>
      </w:numPr>
      <w:tabs>
        <w:tab w:val="clear" w:pos="700"/>
      </w:tabs>
      <w:ind w:left="680" w:hanging="340"/>
    </w:pPr>
  </w:style>
  <w:style w:type="paragraph" w:styleId="ListBullet3">
    <w:name w:val="List Bullet 3"/>
    <w:basedOn w:val="ListBullet2"/>
    <w:rsid w:val="00512C27"/>
    <w:pPr>
      <w:tabs>
        <w:tab w:val="clear" w:pos="340"/>
        <w:tab w:val="left" w:pos="1021"/>
      </w:tabs>
      <w:ind w:left="1020"/>
    </w:pPr>
  </w:style>
  <w:style w:type="paragraph" w:styleId="ListBullet4">
    <w:name w:val="List Bullet 4"/>
    <w:basedOn w:val="ListBullet3"/>
    <w:rsid w:val="00512C27"/>
    <w:pPr>
      <w:tabs>
        <w:tab w:val="clear" w:pos="1021"/>
        <w:tab w:val="left" w:pos="1361"/>
      </w:tabs>
      <w:ind w:left="1361"/>
    </w:pPr>
  </w:style>
  <w:style w:type="paragraph" w:styleId="ListBullet5">
    <w:name w:val="List Bullet 5"/>
    <w:basedOn w:val="ListBullet4"/>
    <w:rsid w:val="00512C27"/>
    <w:pPr>
      <w:tabs>
        <w:tab w:val="clear" w:pos="1361"/>
        <w:tab w:val="left" w:pos="1701"/>
      </w:tabs>
      <w:ind w:left="1701"/>
    </w:pPr>
  </w:style>
  <w:style w:type="paragraph" w:styleId="ListContinue">
    <w:name w:val="List Continue"/>
    <w:basedOn w:val="PARAGRAPH"/>
    <w:rsid w:val="00512C27"/>
    <w:pPr>
      <w:spacing w:before="0" w:after="100"/>
      <w:ind w:left="340"/>
    </w:pPr>
  </w:style>
  <w:style w:type="paragraph" w:styleId="ListContinue2">
    <w:name w:val="List Continue 2"/>
    <w:basedOn w:val="ListContinue"/>
    <w:rsid w:val="00512C27"/>
    <w:pPr>
      <w:ind w:left="680"/>
    </w:pPr>
  </w:style>
  <w:style w:type="paragraph" w:styleId="ListContinue3">
    <w:name w:val="List Continue 3"/>
    <w:basedOn w:val="ListContinue2"/>
    <w:rsid w:val="00512C27"/>
    <w:pPr>
      <w:ind w:left="1021"/>
    </w:pPr>
  </w:style>
  <w:style w:type="paragraph" w:styleId="ListContinue4">
    <w:name w:val="List Continue 4"/>
    <w:basedOn w:val="ListContinue3"/>
    <w:rsid w:val="00512C27"/>
    <w:pPr>
      <w:ind w:left="1361"/>
    </w:pPr>
  </w:style>
  <w:style w:type="paragraph" w:styleId="ListContinue5">
    <w:name w:val="List Continue 5"/>
    <w:basedOn w:val="ListContinue4"/>
    <w:rsid w:val="00512C27"/>
    <w:pPr>
      <w:ind w:left="1701"/>
    </w:pPr>
  </w:style>
  <w:style w:type="paragraph" w:styleId="ListNumber">
    <w:name w:val="List Number"/>
    <w:basedOn w:val="List"/>
    <w:qFormat/>
    <w:rsid w:val="00512C27"/>
    <w:pPr>
      <w:tabs>
        <w:tab w:val="clear" w:pos="340"/>
      </w:tabs>
      <w:ind w:left="0" w:firstLine="0"/>
    </w:pPr>
  </w:style>
  <w:style w:type="paragraph" w:styleId="ListNumber2">
    <w:name w:val="List Number 2"/>
    <w:basedOn w:val="List2"/>
    <w:rsid w:val="00512C27"/>
    <w:pPr>
      <w:numPr>
        <w:numId w:val="16"/>
      </w:numPr>
      <w:tabs>
        <w:tab w:val="clear" w:pos="360"/>
        <w:tab w:val="num" w:pos="720"/>
      </w:tabs>
      <w:ind w:left="680" w:hanging="340"/>
    </w:pPr>
  </w:style>
  <w:style w:type="paragraph" w:styleId="ListNumber3">
    <w:name w:val="List Number 3"/>
    <w:basedOn w:val="List3"/>
    <w:rsid w:val="00512C27"/>
    <w:pPr>
      <w:numPr>
        <w:numId w:val="17"/>
      </w:numPr>
      <w:tabs>
        <w:tab w:val="clear" w:pos="720"/>
      </w:tabs>
      <w:ind w:left="1020" w:hanging="340"/>
    </w:pPr>
  </w:style>
  <w:style w:type="paragraph" w:styleId="ListNumber4">
    <w:name w:val="List Number 4"/>
    <w:basedOn w:val="List4"/>
    <w:rsid w:val="00512C27"/>
    <w:pPr>
      <w:numPr>
        <w:numId w:val="18"/>
      </w:numPr>
      <w:tabs>
        <w:tab w:val="clear" w:pos="360"/>
      </w:tabs>
      <w:ind w:left="1361" w:hanging="340"/>
    </w:pPr>
  </w:style>
  <w:style w:type="paragraph" w:styleId="ListNumber5">
    <w:name w:val="List Number 5"/>
    <w:basedOn w:val="List5"/>
    <w:rsid w:val="00512C27"/>
    <w:pPr>
      <w:numPr>
        <w:numId w:val="19"/>
      </w:numPr>
      <w:tabs>
        <w:tab w:val="clear" w:pos="360"/>
      </w:tabs>
      <w:ind w:left="1701" w:hanging="340"/>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suppressAutoHyphens/>
      <w:spacing w:after="240"/>
    </w:pPr>
    <w:rPr>
      <w:rFonts w:ascii="Courier New" w:hAnsi="Courier New" w:cs="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sz w:val="24"/>
      <w:szCs w:val="24"/>
    </w:rPr>
  </w:style>
  <w:style w:type="paragraph" w:styleId="NormalWeb">
    <w:name w:val="Normal (Web)"/>
    <w:basedOn w:val="Normal"/>
    <w:uiPriority w:val="99"/>
    <w:rPr>
      <w:rFonts w:ascii="Times New Roman" w:hAnsi="Times New Roman"/>
      <w:sz w:val="24"/>
      <w:szCs w:val="24"/>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cs="Courier New"/>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sz w:val="24"/>
      <w:szCs w:val="24"/>
    </w:rPr>
  </w:style>
  <w:style w:type="paragraph" w:styleId="TableofAuthorities">
    <w:name w:val="table of authorities"/>
    <w:basedOn w:val="Normal"/>
    <w:next w:val="Normal"/>
    <w:uiPriority w:val="99"/>
    <w:semiHidden/>
    <w:pPr>
      <w:ind w:left="200" w:hanging="200"/>
    </w:pPr>
  </w:style>
  <w:style w:type="paragraph" w:styleId="TableofFigures">
    <w:name w:val="table of figures"/>
    <w:basedOn w:val="TOC1"/>
    <w:uiPriority w:val="99"/>
    <w:rsid w:val="00512C27"/>
    <w:pPr>
      <w:ind w:left="0" w:firstLine="0"/>
    </w:pPr>
  </w:style>
  <w:style w:type="paragraph" w:styleId="Title">
    <w:name w:val="Title"/>
    <w:basedOn w:val="MAIN-TITLE"/>
    <w:link w:val="TitleChar"/>
    <w:qFormat/>
    <w:rsid w:val="00512C27"/>
    <w:rPr>
      <w:kern w:val="28"/>
    </w:rPr>
  </w:style>
  <w:style w:type="paragraph" w:styleId="TOAHeading">
    <w:name w:val="toa heading"/>
    <w:basedOn w:val="Normal"/>
    <w:next w:val="Normal"/>
    <w:uiPriority w:val="99"/>
    <w:semiHidden/>
    <w:pPr>
      <w:spacing w:before="120"/>
    </w:pPr>
    <w:rPr>
      <w:b/>
      <w:bCs/>
      <w:sz w:val="24"/>
      <w:szCs w:val="24"/>
    </w:rPr>
  </w:style>
  <w:style w:type="paragraph" w:customStyle="1" w:styleId="Preformatted">
    <w:name w:val="Preformatted"/>
    <w:basedOn w:val="Normal"/>
    <w:pPr>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rPr>
  </w:style>
  <w:style w:type="paragraph" w:customStyle="1" w:styleId="H3">
    <w:name w:val="H3"/>
    <w:basedOn w:val="Normal"/>
    <w:next w:val="Normal"/>
    <w:pPr>
      <w:keepNext/>
      <w:widowControl w:val="0"/>
      <w:spacing w:before="100" w:after="100"/>
    </w:pPr>
    <w:rPr>
      <w:rFonts w:ascii="Times New Roman" w:hAnsi="Times New Roman"/>
      <w:b/>
      <w:sz w:val="28"/>
    </w:rPr>
  </w:style>
  <w:style w:type="character" w:styleId="Hyperlink">
    <w:name w:val="Hyperlink"/>
    <w:rsid w:val="00512C27"/>
    <w:rPr>
      <w:color w:val="0000FF"/>
      <w:u w:val="none"/>
    </w:rPr>
  </w:style>
  <w:style w:type="character" w:styleId="HTMLTypewriter">
    <w:name w:val="HTML Typewriter"/>
    <w:rPr>
      <w:rFonts w:ascii="Arial Unicode MS" w:eastAsia="Arial Unicode MS" w:hAnsi="Arial Unicode MS" w:cs="Arial Unicode MS"/>
      <w:sz w:val="20"/>
      <w:szCs w:val="20"/>
    </w:rPr>
  </w:style>
  <w:style w:type="paragraph" w:customStyle="1" w:styleId="TitreGnral18">
    <w:name w:val="Titre Général 18"/>
    <w:basedOn w:val="Normal"/>
    <w:autoRedefine/>
    <w:pPr>
      <w:jc w:val="center"/>
    </w:pPr>
    <w:rPr>
      <w:rFonts w:ascii="Times New Roman" w:hAnsi="Times New Roman"/>
      <w:b/>
      <w:sz w:val="36"/>
    </w:rPr>
  </w:style>
  <w:style w:type="paragraph" w:customStyle="1" w:styleId="Titregnral16">
    <w:name w:val="Titre général 16"/>
    <w:basedOn w:val="TitreGnral18"/>
    <w:autoRedefine/>
    <w:rPr>
      <w:sz w:val="32"/>
    </w:rPr>
  </w:style>
  <w:style w:type="paragraph" w:customStyle="1" w:styleId="Titre12">
    <w:name w:val="Titre 12"/>
    <w:basedOn w:val="Normal"/>
    <w:autoRedefine/>
    <w:pPr>
      <w:jc w:val="center"/>
    </w:pPr>
    <w:rPr>
      <w:rFonts w:ascii="Times New Roman" w:hAnsi="Times New Roman"/>
      <w:b/>
      <w:sz w:val="24"/>
    </w:rPr>
  </w:style>
  <w:style w:type="paragraph" w:customStyle="1" w:styleId="Titre14">
    <w:name w:val="Titre 14"/>
    <w:basedOn w:val="Titre12"/>
    <w:pPr>
      <w:jc w:val="left"/>
    </w:pPr>
    <w:rPr>
      <w:sz w:val="28"/>
    </w:rPr>
  </w:style>
  <w:style w:type="character" w:styleId="CommentReference">
    <w:name w:val="annotation reference"/>
    <w:semiHidden/>
    <w:rsid w:val="00512C27"/>
    <w:rPr>
      <w:sz w:val="16"/>
      <w:szCs w:val="16"/>
    </w:rPr>
  </w:style>
  <w:style w:type="paragraph" w:customStyle="1" w:styleId="Titre1b">
    <w:name w:val="Titre 1b"/>
    <w:basedOn w:val="Normal"/>
    <w:pPr>
      <w:numPr>
        <w:numId w:val="11"/>
      </w:numPr>
    </w:pPr>
    <w:rPr>
      <w:rFonts w:ascii="Times New Roman" w:hAnsi="Times New Roman"/>
      <w:b/>
      <w:sz w:val="28"/>
    </w:rPr>
  </w:style>
  <w:style w:type="paragraph" w:customStyle="1" w:styleId="Lettreapuce">
    <w:name w:val="Lettre a puce"/>
    <w:basedOn w:val="Normal"/>
    <w:pPr>
      <w:numPr>
        <w:numId w:val="12"/>
      </w:numPr>
    </w:pPr>
    <w:rPr>
      <w:rFonts w:ascii="Times New Roman" w:hAnsi="Times New Roman"/>
      <w:sz w:val="22"/>
    </w:rPr>
  </w:style>
  <w:style w:type="paragraph" w:customStyle="1" w:styleId="Annextitre1">
    <w:name w:val="Annex titre 1"/>
    <w:basedOn w:val="Heading1"/>
    <w:pPr>
      <w:keepNext w:val="0"/>
      <w:widowControl w:val="0"/>
      <w:numPr>
        <w:numId w:val="0"/>
      </w:numPr>
      <w:tabs>
        <w:tab w:val="left" w:pos="-1440"/>
        <w:tab w:val="left" w:pos="-720"/>
        <w:tab w:val="left" w:pos="-142"/>
        <w:tab w:val="left" w:pos="284"/>
        <w:tab w:val="left" w:pos="426"/>
        <w:tab w:val="num" w:pos="720"/>
        <w:tab w:val="left" w:pos="993"/>
        <w:tab w:val="left" w:pos="1440"/>
        <w:tab w:val="left" w:pos="1701"/>
        <w:tab w:val="left" w:pos="1815"/>
        <w:tab w:val="left" w:pos="2127"/>
        <w:tab w:val="left" w:pos="2880"/>
        <w:tab w:val="left" w:pos="3600"/>
        <w:tab w:val="left" w:pos="4140"/>
        <w:tab w:val="left" w:pos="4320"/>
        <w:tab w:val="left" w:pos="5040"/>
        <w:tab w:val="left" w:pos="5328"/>
        <w:tab w:val="left" w:pos="549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uppressAutoHyphens w:val="0"/>
      <w:spacing w:after="0"/>
      <w:ind w:left="720" w:hanging="360"/>
      <w:jc w:val="both"/>
    </w:pPr>
    <w:rPr>
      <w:rFonts w:ascii="Times New Roman" w:hAnsi="Times New Roman"/>
      <w:kern w:val="28"/>
      <w:sz w:val="28"/>
    </w:rPr>
  </w:style>
  <w:style w:type="paragraph" w:customStyle="1" w:styleId="ListBullet1">
    <w:name w:val="List Bullet 1"/>
    <w:basedOn w:val="ListBullet3"/>
  </w:style>
  <w:style w:type="character" w:styleId="LineNumber">
    <w:name w:val="line number"/>
    <w:uiPriority w:val="29"/>
    <w:rsid w:val="00512C27"/>
  </w:style>
  <w:style w:type="character" w:styleId="FollowedHyperlink">
    <w:name w:val="FollowedHyperlink"/>
    <w:uiPriority w:val="99"/>
    <w:rsid w:val="00512C27"/>
  </w:style>
  <w:style w:type="paragraph" w:customStyle="1" w:styleId="NormalTableHeader">
    <w:name w:val="Normal Table Header"/>
    <w:basedOn w:val="Normal"/>
    <w:rsid w:val="008B4A6F"/>
    <w:pPr>
      <w:keepNext/>
      <w:keepLines/>
      <w:tabs>
        <w:tab w:val="left" w:pos="0"/>
        <w:tab w:val="left" w:pos="9360"/>
        <w:tab w:val="left" w:pos="10080"/>
      </w:tabs>
      <w:spacing w:after="120"/>
      <w:jc w:val="center"/>
    </w:pPr>
    <w:rPr>
      <w:b/>
      <w:sz w:val="16"/>
    </w:rPr>
  </w:style>
  <w:style w:type="paragraph" w:customStyle="1" w:styleId="TableNormal1">
    <w:name w:val="Table Normal1"/>
    <w:basedOn w:val="Normal"/>
    <w:rsid w:val="009A505D"/>
    <w:pPr>
      <w:keepNext/>
      <w:keepLines/>
      <w:tabs>
        <w:tab w:val="left" w:pos="0"/>
        <w:tab w:val="left" w:pos="9360"/>
        <w:tab w:val="left" w:pos="10080"/>
      </w:tabs>
      <w:spacing w:before="60" w:after="60"/>
      <w:jc w:val="left"/>
    </w:pPr>
    <w:rPr>
      <w:sz w:val="16"/>
    </w:rPr>
  </w:style>
  <w:style w:type="paragraph" w:customStyle="1" w:styleId="Normala">
    <w:name w:val="Normala"/>
    <w:basedOn w:val="Normal"/>
    <w:rPr>
      <w:rFonts w:ascii="Times New Roman" w:hAnsi="Times New Roman"/>
      <w:sz w:val="24"/>
    </w:rPr>
  </w:style>
  <w:style w:type="paragraph" w:customStyle="1" w:styleId="NormalHeader">
    <w:name w:val="Normal Header"/>
    <w:basedOn w:val="Normal"/>
    <w:pPr>
      <w:pBdr>
        <w:top w:val="single" w:sz="18" w:space="1" w:color="auto"/>
        <w:bottom w:val="single" w:sz="18" w:space="1" w:color="auto"/>
      </w:pBdr>
      <w:tabs>
        <w:tab w:val="left" w:pos="0"/>
        <w:tab w:val="left" w:pos="9360"/>
        <w:tab w:val="left" w:pos="10080"/>
      </w:tabs>
      <w:spacing w:after="120"/>
    </w:pPr>
    <w:rPr>
      <w:rFonts w:ascii="Times New Roman" w:hAnsi="Times New Roman"/>
      <w:sz w:val="24"/>
    </w:rPr>
  </w:style>
  <w:style w:type="paragraph" w:customStyle="1" w:styleId="Picture">
    <w:name w:val="Picture"/>
    <w:basedOn w:val="Normal"/>
    <w:pPr>
      <w:keepNext/>
      <w:tabs>
        <w:tab w:val="left" w:pos="0"/>
        <w:tab w:val="left" w:pos="9360"/>
        <w:tab w:val="left" w:pos="10080"/>
      </w:tabs>
      <w:spacing w:before="120"/>
      <w:jc w:val="center"/>
    </w:pPr>
    <w:rPr>
      <w:rFonts w:ascii="Times New Roman" w:hAnsi="Times New Roman"/>
    </w:rPr>
  </w:style>
  <w:style w:type="paragraph" w:customStyle="1" w:styleId="NormalList">
    <w:name w:val="Normal List"/>
    <w:basedOn w:val="Normal"/>
    <w:pPr>
      <w:tabs>
        <w:tab w:val="left" w:pos="0"/>
        <w:tab w:val="left" w:pos="810"/>
        <w:tab w:val="left" w:pos="9360"/>
        <w:tab w:val="left" w:pos="10080"/>
      </w:tabs>
      <w:spacing w:after="120"/>
      <w:ind w:left="810" w:hanging="450"/>
    </w:pPr>
    <w:rPr>
      <w:rFonts w:ascii="Times New Roman" w:hAnsi="Times New Roman"/>
      <w:sz w:val="24"/>
    </w:rPr>
  </w:style>
  <w:style w:type="paragraph" w:customStyle="1" w:styleId="Para">
    <w:name w:val="Para"/>
    <w:basedOn w:val="Normal"/>
    <w:pPr>
      <w:tabs>
        <w:tab w:val="left" w:pos="-720"/>
      </w:tabs>
      <w:spacing w:after="120"/>
      <w:ind w:left="360"/>
    </w:pPr>
    <w:rPr>
      <w:rFonts w:ascii="Times New Roman" w:hAnsi="Times New Roman"/>
      <w:spacing w:val="-2"/>
      <w:sz w:val="22"/>
    </w:rPr>
  </w:style>
  <w:style w:type="paragraph" w:customStyle="1" w:styleId="Body">
    <w:name w:val="Body"/>
    <w:basedOn w:val="Normal"/>
    <w:pPr>
      <w:spacing w:after="120"/>
    </w:pPr>
    <w:rPr>
      <w:rFonts w:ascii="Times New Roman" w:hAnsi="Times New Roman"/>
      <w:sz w:val="24"/>
    </w:rPr>
  </w:style>
  <w:style w:type="paragraph" w:customStyle="1" w:styleId="InsideAddress">
    <w:name w:val="Inside Address"/>
    <w:basedOn w:val="Normal"/>
    <w:pPr>
      <w:tabs>
        <w:tab w:val="left" w:pos="0"/>
        <w:tab w:val="left" w:pos="9360"/>
        <w:tab w:val="left" w:pos="10080"/>
      </w:tabs>
      <w:spacing w:after="120"/>
    </w:pPr>
    <w:rPr>
      <w:rFonts w:ascii="Times New Roman" w:hAnsi="Times New Roman"/>
      <w:sz w:val="24"/>
    </w:rPr>
  </w:style>
  <w:style w:type="paragraph" w:customStyle="1" w:styleId="SPDraftDateLines">
    <w:name w:val="S&amp;PDraft/DateLines"/>
    <w:basedOn w:val="Normal"/>
    <w:pPr>
      <w:spacing w:line="480" w:lineRule="auto"/>
      <w:jc w:val="center"/>
    </w:pPr>
    <w:rPr>
      <w:b/>
      <w:sz w:val="28"/>
    </w:rPr>
  </w:style>
  <w:style w:type="paragraph" w:customStyle="1" w:styleId="TABLE-title">
    <w:name w:val="TABLE-title"/>
    <w:basedOn w:val="PARAGRAPH"/>
    <w:qFormat/>
    <w:rsid w:val="00512C27"/>
    <w:pPr>
      <w:keepNext/>
      <w:jc w:val="center"/>
    </w:pPr>
    <w:rPr>
      <w:b/>
      <w:bCs/>
    </w:rPr>
  </w:style>
  <w:style w:type="paragraph" w:customStyle="1" w:styleId="TABLE-col-heading">
    <w:name w:val="TABLE-col-heading"/>
    <w:basedOn w:val="PARAGRAPH"/>
    <w:qFormat/>
    <w:rsid w:val="00512C27"/>
    <w:pPr>
      <w:spacing w:before="60" w:after="60"/>
      <w:jc w:val="center"/>
    </w:pPr>
    <w:rPr>
      <w:b/>
      <w:bCs/>
      <w:sz w:val="16"/>
      <w:szCs w:val="16"/>
    </w:rPr>
  </w:style>
  <w:style w:type="paragraph" w:customStyle="1" w:styleId="TABLE-cell">
    <w:name w:val="TABLE-cell"/>
    <w:basedOn w:val="TABLE-col-heading"/>
    <w:qFormat/>
    <w:rsid w:val="00512C27"/>
    <w:pPr>
      <w:jc w:val="left"/>
    </w:pPr>
    <w:rPr>
      <w:b w:val="0"/>
      <w:bCs w:val="0"/>
    </w:rPr>
  </w:style>
  <w:style w:type="paragraph" w:customStyle="1" w:styleId="tabletltiel">
    <w:name w:val="table tltiel"/>
    <w:basedOn w:val="Caption"/>
    <w:rPr>
      <w:b w:val="0"/>
    </w:rPr>
  </w:style>
  <w:style w:type="paragraph" w:customStyle="1" w:styleId="example">
    <w:name w:val="example"/>
    <w:basedOn w:val="Normal"/>
  </w:style>
  <w:style w:type="paragraph" w:customStyle="1" w:styleId="NormalUK">
    <w:name w:val="Normal UK"/>
    <w:basedOn w:val="Normal"/>
    <w:pPr>
      <w:spacing w:line="120" w:lineRule="atLeast"/>
    </w:pPr>
    <w:rPr>
      <w:rFonts w:ascii="Times New Roman" w:eastAsia="Times" w:hAnsi="Times New Roman"/>
      <w:color w:val="000000"/>
      <w:sz w:val="22"/>
      <w:lang w:eastAsia="fr-FR"/>
    </w:rPr>
  </w:style>
  <w:style w:type="paragraph" w:customStyle="1" w:styleId="PARAGRAPH">
    <w:name w:val="PARAGRAPH"/>
    <w:aliases w:val="PA"/>
    <w:link w:val="PARAGRAPHChar"/>
    <w:qFormat/>
    <w:rsid w:val="00512C27"/>
    <w:pPr>
      <w:snapToGrid w:val="0"/>
      <w:spacing w:before="100" w:after="200"/>
      <w:jc w:val="both"/>
    </w:pPr>
    <w:rPr>
      <w:rFonts w:ascii="Arial" w:eastAsia="Times New Roman" w:hAnsi="Arial" w:cs="Arial"/>
      <w:spacing w:val="8"/>
      <w:lang w:val="en-GB" w:eastAsia="zh-CN"/>
    </w:rPr>
  </w:style>
  <w:style w:type="paragraph" w:customStyle="1" w:styleId="FIGURE-title">
    <w:name w:val="FIGURE-title"/>
    <w:basedOn w:val="PARAGRAPH"/>
    <w:next w:val="PARAGRAPH"/>
    <w:qFormat/>
    <w:rsid w:val="00512C27"/>
    <w:pPr>
      <w:jc w:val="center"/>
    </w:pPr>
    <w:rPr>
      <w:b/>
      <w:bCs/>
    </w:rPr>
  </w:style>
  <w:style w:type="paragraph" w:customStyle="1" w:styleId="NOTE0">
    <w:name w:val="NOTE"/>
    <w:basedOn w:val="PARAGRAPH"/>
    <w:link w:val="NOTEChar0"/>
    <w:qFormat/>
    <w:rsid w:val="00512C27"/>
    <w:pPr>
      <w:spacing w:after="100"/>
    </w:pPr>
    <w:rPr>
      <w:sz w:val="16"/>
      <w:szCs w:val="16"/>
    </w:rPr>
  </w:style>
  <w:style w:type="paragraph" w:customStyle="1" w:styleId="FOREWORD">
    <w:name w:val="FOREWORD"/>
    <w:basedOn w:val="PARAGRAPH"/>
    <w:rsid w:val="00512C27"/>
    <w:pPr>
      <w:tabs>
        <w:tab w:val="left" w:pos="284"/>
      </w:tabs>
      <w:spacing w:before="0" w:after="100"/>
      <w:ind w:left="284" w:hanging="284"/>
    </w:pPr>
    <w:rPr>
      <w:sz w:val="16"/>
      <w:szCs w:val="16"/>
    </w:rPr>
  </w:style>
  <w:style w:type="paragraph" w:customStyle="1" w:styleId="HEADINGNonumber">
    <w:name w:val="HEADING(Nonumber)"/>
    <w:basedOn w:val="Heading1"/>
    <w:qFormat/>
    <w:rsid w:val="00512C27"/>
    <w:pPr>
      <w:numPr>
        <w:numId w:val="0"/>
      </w:numPr>
      <w:spacing w:before="0"/>
      <w:jc w:val="center"/>
      <w:outlineLvl w:val="9"/>
    </w:pPr>
    <w:rPr>
      <w:b w:val="0"/>
      <w:bCs w:val="0"/>
      <w:sz w:val="24"/>
      <w:szCs w:val="24"/>
    </w:rPr>
  </w:style>
  <w:style w:type="paragraph" w:customStyle="1" w:styleId="ANNEXtitle">
    <w:name w:val="ANNEX_title"/>
    <w:basedOn w:val="MAIN-TITLE"/>
    <w:next w:val="ANNEX-heading1"/>
    <w:qFormat/>
    <w:rsid w:val="00512C27"/>
    <w:pPr>
      <w:pageBreakBefore/>
      <w:numPr>
        <w:numId w:val="14"/>
      </w:numPr>
      <w:spacing w:after="200"/>
      <w:outlineLvl w:val="0"/>
    </w:pPr>
  </w:style>
  <w:style w:type="paragraph" w:customStyle="1" w:styleId="TERM">
    <w:name w:val="TERM"/>
    <w:basedOn w:val="PARAGRAPH"/>
    <w:next w:val="TERM-definition"/>
    <w:qFormat/>
    <w:rsid w:val="00512C27"/>
    <w:pPr>
      <w:keepNext/>
      <w:spacing w:before="0" w:after="0"/>
    </w:pPr>
    <w:rPr>
      <w:b/>
      <w:bCs/>
    </w:rPr>
  </w:style>
  <w:style w:type="paragraph" w:customStyle="1" w:styleId="TERM-definition">
    <w:name w:val="TERM-definition"/>
    <w:basedOn w:val="PARAGRAPH"/>
    <w:next w:val="TERM-number"/>
    <w:qFormat/>
    <w:rsid w:val="00512C27"/>
    <w:pPr>
      <w:spacing w:before="0"/>
    </w:pPr>
  </w:style>
  <w:style w:type="paragraph" w:customStyle="1" w:styleId="TERM-number">
    <w:name w:val="TERM-number"/>
    <w:basedOn w:val="Heading2"/>
    <w:next w:val="TERM"/>
    <w:qFormat/>
    <w:rsid w:val="00512C27"/>
    <w:pPr>
      <w:spacing w:after="0"/>
      <w:outlineLvl w:val="9"/>
    </w:pPr>
  </w:style>
  <w:style w:type="character" w:styleId="EndnoteReference">
    <w:name w:val="endnote reference"/>
    <w:semiHidden/>
    <w:rsid w:val="00512C27"/>
    <w:rPr>
      <w:vertAlign w:val="superscript"/>
    </w:rPr>
  </w:style>
  <w:style w:type="paragraph" w:customStyle="1" w:styleId="TABFIGfootnote">
    <w:name w:val="TAB_FIG_footnote"/>
    <w:basedOn w:val="FootnoteText"/>
    <w:rsid w:val="00512C27"/>
    <w:pPr>
      <w:tabs>
        <w:tab w:val="left" w:pos="284"/>
      </w:tabs>
      <w:spacing w:before="60" w:after="60"/>
    </w:pPr>
  </w:style>
  <w:style w:type="character" w:customStyle="1" w:styleId="VARIABLE">
    <w:name w:val="VARIABLE"/>
    <w:rsid w:val="00512C27"/>
    <w:rPr>
      <w:rFonts w:ascii="Times New Roman" w:hAnsi="Times New Roman"/>
      <w:i/>
      <w:iCs/>
    </w:rPr>
  </w:style>
  <w:style w:type="paragraph" w:customStyle="1" w:styleId="MAIN-TITLE">
    <w:name w:val="MAIN-TITLE"/>
    <w:basedOn w:val="PARAGRAPH"/>
    <w:qFormat/>
    <w:rsid w:val="00512C27"/>
    <w:pPr>
      <w:spacing w:before="0" w:after="0"/>
      <w:jc w:val="center"/>
    </w:pPr>
    <w:rPr>
      <w:b/>
      <w:bCs/>
      <w:sz w:val="24"/>
      <w:szCs w:val="24"/>
    </w:rPr>
  </w:style>
  <w:style w:type="paragraph" w:customStyle="1" w:styleId="TABLE-centered">
    <w:name w:val="TABLE-centered"/>
    <w:basedOn w:val="TABLE-col-heading"/>
    <w:rsid w:val="00512C27"/>
    <w:rPr>
      <w:b w:val="0"/>
      <w:bCs w:val="0"/>
    </w:rPr>
  </w:style>
  <w:style w:type="paragraph" w:customStyle="1" w:styleId="AMD-Heading1">
    <w:name w:val="AMD-Heading1"/>
    <w:basedOn w:val="Heading1"/>
    <w:next w:val="PARAGRAPH"/>
    <w:rsid w:val="00512C27"/>
    <w:pPr>
      <w:outlineLvl w:val="9"/>
    </w:pPr>
  </w:style>
  <w:style w:type="paragraph" w:customStyle="1" w:styleId="AMD-Heading2">
    <w:name w:val="AMD-Heading2..."/>
    <w:basedOn w:val="Heading2"/>
    <w:next w:val="PARAGRAPH"/>
    <w:rsid w:val="00512C27"/>
    <w:pPr>
      <w:outlineLvl w:val="9"/>
    </w:pPr>
  </w:style>
  <w:style w:type="paragraph" w:customStyle="1" w:styleId="ANNEX-heading1">
    <w:name w:val="ANNEX-heading1"/>
    <w:basedOn w:val="Heading1"/>
    <w:next w:val="PARAGRAPH"/>
    <w:qFormat/>
    <w:rsid w:val="00682689"/>
    <w:pPr>
      <w:numPr>
        <w:ilvl w:val="1"/>
        <w:numId w:val="14"/>
      </w:numPr>
      <w:outlineLvl w:val="1"/>
    </w:pPr>
  </w:style>
  <w:style w:type="paragraph" w:customStyle="1" w:styleId="ANNEX-heading2">
    <w:name w:val="ANNEX-heading2"/>
    <w:basedOn w:val="Heading2"/>
    <w:next w:val="PARAGRAPH"/>
    <w:qFormat/>
    <w:rsid w:val="00682689"/>
    <w:pPr>
      <w:numPr>
        <w:ilvl w:val="2"/>
        <w:numId w:val="14"/>
      </w:numPr>
      <w:tabs>
        <w:tab w:val="left" w:pos="993"/>
      </w:tabs>
      <w:outlineLvl w:val="2"/>
    </w:pPr>
    <w:rPr>
      <w:lang w:val="en-US"/>
    </w:rPr>
  </w:style>
  <w:style w:type="paragraph" w:customStyle="1" w:styleId="ANNEX-heading3">
    <w:name w:val="ANNEX-heading3"/>
    <w:basedOn w:val="Heading3"/>
    <w:next w:val="PARAGRAPH"/>
    <w:rsid w:val="00512C27"/>
    <w:pPr>
      <w:numPr>
        <w:ilvl w:val="3"/>
        <w:numId w:val="14"/>
      </w:numPr>
      <w:outlineLvl w:val="3"/>
    </w:pPr>
  </w:style>
  <w:style w:type="paragraph" w:customStyle="1" w:styleId="ANNEX-heading4">
    <w:name w:val="ANNEX-heading4"/>
    <w:basedOn w:val="Heading4"/>
    <w:next w:val="PARAGRAPH"/>
    <w:rsid w:val="00512C27"/>
    <w:pPr>
      <w:numPr>
        <w:ilvl w:val="4"/>
        <w:numId w:val="14"/>
      </w:numPr>
      <w:outlineLvl w:val="4"/>
    </w:pPr>
  </w:style>
  <w:style w:type="paragraph" w:customStyle="1" w:styleId="ANNEX-heading5">
    <w:name w:val="ANNEX-heading5"/>
    <w:basedOn w:val="Heading5"/>
    <w:next w:val="PARAGRAPH"/>
    <w:rsid w:val="00512C27"/>
    <w:pPr>
      <w:numPr>
        <w:ilvl w:val="5"/>
        <w:numId w:val="14"/>
      </w:numPr>
      <w:outlineLvl w:val="5"/>
    </w:pPr>
  </w:style>
  <w:style w:type="paragraph" w:styleId="BalloonText">
    <w:name w:val="Balloon Text"/>
    <w:basedOn w:val="Normal"/>
    <w:link w:val="BalloonTextChar"/>
    <w:semiHidden/>
    <w:rsid w:val="00260DB9"/>
    <w:rPr>
      <w:rFonts w:ascii="Tahoma" w:hAnsi="Tahoma" w:cs="Tahoma"/>
      <w:sz w:val="16"/>
      <w:szCs w:val="16"/>
    </w:rPr>
  </w:style>
  <w:style w:type="character" w:customStyle="1" w:styleId="NoteChar">
    <w:name w:val="Note Char"/>
    <w:link w:val="Note"/>
    <w:rsid w:val="00BB3B94"/>
    <w:rPr>
      <w:rFonts w:ascii="Arial" w:hAnsi="Arial"/>
      <w:spacing w:val="8"/>
      <w:sz w:val="16"/>
      <w:lang w:val="en-GB" w:eastAsia="en-US" w:bidi="ar-SA"/>
    </w:rPr>
  </w:style>
  <w:style w:type="character" w:customStyle="1" w:styleId="PARAGRAPHChar">
    <w:name w:val="PARAGRAPH Char"/>
    <w:link w:val="PARAGRAPH"/>
    <w:rsid w:val="00512C27"/>
    <w:rPr>
      <w:rFonts w:ascii="Arial" w:eastAsia="Times New Roman" w:hAnsi="Arial" w:cs="Arial"/>
      <w:spacing w:val="8"/>
      <w:lang w:val="en-GB" w:eastAsia="zh-CN"/>
    </w:rPr>
  </w:style>
  <w:style w:type="paragraph" w:styleId="CommentSubject">
    <w:name w:val="annotation subject"/>
    <w:basedOn w:val="CommentText"/>
    <w:next w:val="CommentText"/>
    <w:link w:val="CommentSubjectChar"/>
    <w:semiHidden/>
    <w:rsid w:val="00B870DB"/>
    <w:rPr>
      <w:b/>
      <w:bCs/>
    </w:rPr>
  </w:style>
  <w:style w:type="character" w:customStyle="1" w:styleId="NOTEChar0">
    <w:name w:val="NOTE Char"/>
    <w:link w:val="NOTE0"/>
    <w:locked/>
    <w:rsid w:val="00EB175D"/>
    <w:rPr>
      <w:rFonts w:ascii="Arial" w:eastAsia="Times New Roman" w:hAnsi="Arial" w:cs="Arial"/>
      <w:spacing w:val="8"/>
      <w:sz w:val="16"/>
      <w:szCs w:val="16"/>
      <w:lang w:val="en-GB" w:eastAsia="zh-CN"/>
    </w:rPr>
  </w:style>
  <w:style w:type="table" w:styleId="TableGrid">
    <w:name w:val="Table Grid"/>
    <w:basedOn w:val="TableNormal"/>
    <w:uiPriority w:val="39"/>
    <w:rsid w:val="00394821"/>
    <w:pPr>
      <w:spacing w:before="12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UPerscript">
    <w:name w:val="SUPerscript"/>
    <w:rsid w:val="00512C27"/>
    <w:rPr>
      <w:kern w:val="0"/>
      <w:position w:val="6"/>
      <w:sz w:val="16"/>
      <w:szCs w:val="16"/>
    </w:rPr>
  </w:style>
  <w:style w:type="character" w:customStyle="1" w:styleId="SUBscript">
    <w:name w:val="SUBscript"/>
    <w:rsid w:val="00512C27"/>
    <w:rPr>
      <w:kern w:val="0"/>
      <w:position w:val="-6"/>
      <w:sz w:val="16"/>
      <w:szCs w:val="16"/>
    </w:rPr>
  </w:style>
  <w:style w:type="paragraph" w:customStyle="1" w:styleId="ListDash">
    <w:name w:val="List Dash"/>
    <w:basedOn w:val="ListBullet"/>
    <w:qFormat/>
    <w:rsid w:val="00512C27"/>
    <w:pPr>
      <w:numPr>
        <w:numId w:val="15"/>
      </w:numPr>
      <w:tabs>
        <w:tab w:val="left" w:pos="340"/>
      </w:tabs>
      <w:ind w:left="1530" w:firstLine="0"/>
    </w:pPr>
  </w:style>
  <w:style w:type="paragraph" w:customStyle="1" w:styleId="TERM-number3">
    <w:name w:val="TERM-number 3"/>
    <w:basedOn w:val="Heading3"/>
    <w:next w:val="TERM"/>
    <w:rsid w:val="00512C27"/>
    <w:pPr>
      <w:numPr>
        <w:numId w:val="0"/>
      </w:numPr>
      <w:tabs>
        <w:tab w:val="num" w:pos="720"/>
      </w:tabs>
      <w:spacing w:after="0"/>
    </w:pPr>
  </w:style>
  <w:style w:type="character" w:customStyle="1" w:styleId="SMALLCAPS">
    <w:name w:val="SMALL CAPS"/>
    <w:rsid w:val="00512C27"/>
    <w:rPr>
      <w:smallCaps/>
      <w:dstrike w:val="0"/>
      <w:vertAlign w:val="baseline"/>
    </w:rPr>
  </w:style>
  <w:style w:type="paragraph" w:customStyle="1" w:styleId="NumberedPARAlevel3">
    <w:name w:val="Numbered PARA (level 3)"/>
    <w:basedOn w:val="Heading3"/>
    <w:rsid w:val="00512C27"/>
    <w:pPr>
      <w:spacing w:after="200"/>
      <w:jc w:val="both"/>
    </w:pPr>
    <w:rPr>
      <w:b w:val="0"/>
    </w:rPr>
  </w:style>
  <w:style w:type="paragraph" w:customStyle="1" w:styleId="ListDash2">
    <w:name w:val="List Dash 2"/>
    <w:basedOn w:val="ListBullet2"/>
    <w:rsid w:val="00512C27"/>
    <w:pPr>
      <w:numPr>
        <w:numId w:val="24"/>
      </w:numPr>
      <w:tabs>
        <w:tab w:val="clear" w:pos="340"/>
      </w:tabs>
    </w:pPr>
  </w:style>
  <w:style w:type="paragraph" w:customStyle="1" w:styleId="NumberedPARAlevel2">
    <w:name w:val="Numbered PARA (level 2)"/>
    <w:basedOn w:val="Heading2"/>
    <w:rsid w:val="00512C27"/>
    <w:pPr>
      <w:spacing w:after="200"/>
      <w:jc w:val="both"/>
    </w:pPr>
    <w:rPr>
      <w:b w:val="0"/>
    </w:rPr>
  </w:style>
  <w:style w:type="paragraph" w:customStyle="1" w:styleId="ListDash3">
    <w:name w:val="List Dash 3"/>
    <w:basedOn w:val="Normal"/>
    <w:rsid w:val="00512C27"/>
    <w:pPr>
      <w:numPr>
        <w:numId w:val="26"/>
      </w:numPr>
      <w:tabs>
        <w:tab w:val="clear" w:pos="340"/>
        <w:tab w:val="left" w:pos="1021"/>
      </w:tabs>
      <w:snapToGrid w:val="0"/>
      <w:spacing w:after="100"/>
      <w:ind w:left="1020"/>
    </w:pPr>
  </w:style>
  <w:style w:type="paragraph" w:customStyle="1" w:styleId="ListDash4">
    <w:name w:val="List Dash 4"/>
    <w:basedOn w:val="Normal"/>
    <w:rsid w:val="00512C27"/>
    <w:pPr>
      <w:numPr>
        <w:numId w:val="25"/>
      </w:numPr>
      <w:snapToGrid w:val="0"/>
      <w:spacing w:after="100"/>
    </w:pPr>
  </w:style>
  <w:style w:type="paragraph" w:customStyle="1" w:styleId="PARAEQUATION">
    <w:name w:val="PARAEQUATION"/>
    <w:basedOn w:val="Normal"/>
    <w:qFormat/>
    <w:rsid w:val="00512C27"/>
    <w:pPr>
      <w:tabs>
        <w:tab w:val="center" w:pos="4536"/>
        <w:tab w:val="right" w:pos="9072"/>
      </w:tabs>
      <w:snapToGrid w:val="0"/>
      <w:spacing w:before="200" w:after="200"/>
    </w:pPr>
  </w:style>
  <w:style w:type="character" w:customStyle="1" w:styleId="HeaderChar">
    <w:name w:val="Header Char"/>
    <w:link w:val="Header"/>
    <w:rsid w:val="00E50B98"/>
    <w:rPr>
      <w:rFonts w:ascii="Arial" w:eastAsia="Times New Roman" w:hAnsi="Arial" w:cs="Arial"/>
      <w:spacing w:val="8"/>
      <w:lang w:val="en-GB" w:eastAsia="zh-CN"/>
    </w:rPr>
  </w:style>
  <w:style w:type="character" w:customStyle="1" w:styleId="CommentTextChar">
    <w:name w:val="Comment Text Char"/>
    <w:link w:val="CommentText"/>
    <w:rsid w:val="00CB2137"/>
    <w:rPr>
      <w:rFonts w:ascii="Arial" w:eastAsia="Times New Roman" w:hAnsi="Arial" w:cs="Arial"/>
      <w:spacing w:val="8"/>
      <w:lang w:val="en-GB" w:eastAsia="zh-CN"/>
    </w:rPr>
  </w:style>
  <w:style w:type="character" w:styleId="Emphasis">
    <w:name w:val="Emphasis"/>
    <w:qFormat/>
    <w:rsid w:val="00A3549B"/>
    <w:rPr>
      <w:i/>
      <w:iCs/>
    </w:rPr>
  </w:style>
  <w:style w:type="paragraph" w:styleId="Bibliography">
    <w:name w:val="Bibliography"/>
    <w:basedOn w:val="Normal"/>
    <w:next w:val="Normal"/>
    <w:uiPriority w:val="37"/>
    <w:semiHidden/>
    <w:unhideWhenUsed/>
    <w:rsid w:val="0026008E"/>
  </w:style>
  <w:style w:type="paragraph" w:styleId="IntenseQuote">
    <w:name w:val="Intense Quote"/>
    <w:basedOn w:val="Normal"/>
    <w:next w:val="Normal"/>
    <w:link w:val="IntenseQuoteChar"/>
    <w:uiPriority w:val="30"/>
    <w:qFormat/>
    <w:rsid w:val="0026008E"/>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26008E"/>
    <w:rPr>
      <w:rFonts w:ascii="Arial" w:eastAsia="Times New Roman" w:hAnsi="Arial" w:cs="Arial"/>
      <w:b/>
      <w:bCs/>
      <w:i/>
      <w:iCs/>
      <w:color w:val="4F81BD"/>
      <w:spacing w:val="8"/>
      <w:lang w:eastAsia="zh-CN"/>
    </w:rPr>
  </w:style>
  <w:style w:type="paragraph" w:styleId="ListParagraph">
    <w:name w:val="List Paragraph"/>
    <w:basedOn w:val="Normal"/>
    <w:uiPriority w:val="34"/>
    <w:qFormat/>
    <w:rsid w:val="0026008E"/>
    <w:pPr>
      <w:ind w:left="720"/>
    </w:pPr>
  </w:style>
  <w:style w:type="paragraph" w:styleId="NoSpacing">
    <w:name w:val="No Spacing"/>
    <w:uiPriority w:val="1"/>
    <w:qFormat/>
    <w:rsid w:val="0026008E"/>
    <w:pPr>
      <w:jc w:val="both"/>
    </w:pPr>
    <w:rPr>
      <w:rFonts w:ascii="Arial" w:eastAsia="Times New Roman" w:hAnsi="Arial" w:cs="Arial"/>
      <w:spacing w:val="8"/>
      <w:lang w:val="en-GB" w:eastAsia="zh-CN"/>
    </w:rPr>
  </w:style>
  <w:style w:type="paragraph" w:styleId="Quote">
    <w:name w:val="Quote"/>
    <w:basedOn w:val="Normal"/>
    <w:next w:val="Normal"/>
    <w:link w:val="QuoteChar"/>
    <w:uiPriority w:val="29"/>
    <w:qFormat/>
    <w:rsid w:val="0026008E"/>
    <w:rPr>
      <w:i/>
      <w:iCs/>
      <w:color w:val="000000"/>
    </w:rPr>
  </w:style>
  <w:style w:type="character" w:customStyle="1" w:styleId="QuoteChar">
    <w:name w:val="Quote Char"/>
    <w:link w:val="Quote"/>
    <w:uiPriority w:val="29"/>
    <w:rsid w:val="0026008E"/>
    <w:rPr>
      <w:rFonts w:ascii="Arial" w:eastAsia="Times New Roman" w:hAnsi="Arial" w:cs="Arial"/>
      <w:i/>
      <w:iCs/>
      <w:color w:val="000000"/>
      <w:spacing w:val="8"/>
      <w:lang w:eastAsia="zh-CN"/>
    </w:rPr>
  </w:style>
  <w:style w:type="paragraph" w:styleId="TOCHeading">
    <w:name w:val="TOC Heading"/>
    <w:basedOn w:val="Heading1"/>
    <w:next w:val="Normal"/>
    <w:uiPriority w:val="39"/>
    <w:unhideWhenUsed/>
    <w:qFormat/>
    <w:rsid w:val="0026008E"/>
    <w:pPr>
      <w:numPr>
        <w:numId w:val="0"/>
      </w:numPr>
      <w:suppressAutoHyphens w:val="0"/>
      <w:snapToGrid/>
      <w:spacing w:before="240" w:after="60"/>
      <w:jc w:val="both"/>
      <w:outlineLvl w:val="9"/>
    </w:pPr>
    <w:rPr>
      <w:rFonts w:ascii="Cambria" w:hAnsi="Cambria" w:cs="Times New Roman"/>
      <w:kern w:val="32"/>
      <w:sz w:val="32"/>
      <w:szCs w:val="32"/>
    </w:rPr>
  </w:style>
  <w:style w:type="paragraph" w:styleId="Revision">
    <w:name w:val="Revision"/>
    <w:hidden/>
    <w:uiPriority w:val="99"/>
    <w:semiHidden/>
    <w:rsid w:val="00961952"/>
    <w:rPr>
      <w:rFonts w:ascii="Arial" w:eastAsia="Times New Roman" w:hAnsi="Arial" w:cs="Arial"/>
      <w:spacing w:val="8"/>
      <w:lang w:val="en-GB" w:eastAsia="zh-CN"/>
    </w:rPr>
  </w:style>
  <w:style w:type="paragraph" w:customStyle="1" w:styleId="TableNormal11">
    <w:name w:val="Table Normal11"/>
    <w:basedOn w:val="Normal"/>
    <w:rsid w:val="00862B5B"/>
    <w:pPr>
      <w:keepNext/>
      <w:keepLines/>
      <w:tabs>
        <w:tab w:val="left" w:pos="0"/>
        <w:tab w:val="left" w:pos="9360"/>
        <w:tab w:val="left" w:pos="10080"/>
      </w:tabs>
      <w:spacing w:before="100" w:after="120"/>
    </w:pPr>
    <w:rPr>
      <w:sz w:val="16"/>
      <w:szCs w:val="22"/>
      <w:shd w:val="clear" w:color="auto" w:fill="FFFFFF"/>
      <w:lang w:eastAsia="en-US"/>
    </w:rPr>
  </w:style>
  <w:style w:type="paragraph" w:customStyle="1" w:styleId="TableContents1">
    <w:name w:val="Table Contents1"/>
    <w:basedOn w:val="Normal"/>
    <w:rsid w:val="00862B5B"/>
    <w:pPr>
      <w:widowControl w:val="0"/>
      <w:spacing w:before="57" w:after="57"/>
    </w:pPr>
    <w:rPr>
      <w:snapToGrid w:val="0"/>
      <w:sz w:val="22"/>
      <w:szCs w:val="22"/>
      <w:shd w:val="clear" w:color="auto" w:fill="FFFFFF"/>
      <w:lang w:eastAsia="de-DE"/>
    </w:rPr>
  </w:style>
  <w:style w:type="paragraph" w:customStyle="1" w:styleId="TableNormal2">
    <w:name w:val="Table Normal2"/>
    <w:basedOn w:val="Normal"/>
    <w:rsid w:val="004F40DA"/>
    <w:pPr>
      <w:keepNext/>
      <w:keepLines/>
      <w:tabs>
        <w:tab w:val="left" w:pos="0"/>
        <w:tab w:val="left" w:pos="9360"/>
        <w:tab w:val="left" w:pos="10080"/>
      </w:tabs>
      <w:spacing w:before="60" w:after="60"/>
      <w:jc w:val="left"/>
    </w:pPr>
    <w:rPr>
      <w:sz w:val="16"/>
    </w:rPr>
  </w:style>
  <w:style w:type="character" w:customStyle="1" w:styleId="BalloonTextChar">
    <w:name w:val="Balloon Text Char"/>
    <w:basedOn w:val="DefaultParagraphFont"/>
    <w:link w:val="BalloonText"/>
    <w:semiHidden/>
    <w:rsid w:val="0040088D"/>
    <w:rPr>
      <w:rFonts w:ascii="Tahoma" w:eastAsia="Times New Roman" w:hAnsi="Tahoma" w:cs="Tahoma"/>
      <w:spacing w:val="8"/>
      <w:sz w:val="16"/>
      <w:szCs w:val="16"/>
      <w:lang w:val="en-GB" w:eastAsia="zh-CN"/>
    </w:rPr>
  </w:style>
  <w:style w:type="character" w:customStyle="1" w:styleId="CommentSubjectChar">
    <w:name w:val="Comment Subject Char"/>
    <w:basedOn w:val="CommentTextChar"/>
    <w:link w:val="CommentSubject"/>
    <w:semiHidden/>
    <w:rsid w:val="0040088D"/>
    <w:rPr>
      <w:rFonts w:ascii="Arial" w:eastAsia="Times New Roman" w:hAnsi="Arial" w:cs="Arial"/>
      <w:b/>
      <w:bCs/>
      <w:spacing w:val="8"/>
      <w:lang w:val="en-GB" w:eastAsia="zh-CN"/>
    </w:rPr>
  </w:style>
  <w:style w:type="character" w:customStyle="1" w:styleId="FootnoteTextChar">
    <w:name w:val="Footnote Text Char"/>
    <w:basedOn w:val="DefaultParagraphFont"/>
    <w:link w:val="FootnoteText"/>
    <w:rsid w:val="0040088D"/>
    <w:rPr>
      <w:rFonts w:ascii="Arial" w:eastAsia="Times New Roman" w:hAnsi="Arial" w:cs="Arial"/>
      <w:spacing w:val="8"/>
      <w:sz w:val="16"/>
      <w:szCs w:val="16"/>
      <w:lang w:val="en-GB" w:eastAsia="zh-CN"/>
    </w:rPr>
  </w:style>
  <w:style w:type="character" w:customStyle="1" w:styleId="FooterChar">
    <w:name w:val="Footer Char"/>
    <w:basedOn w:val="DefaultParagraphFont"/>
    <w:link w:val="Footer"/>
    <w:rsid w:val="0040088D"/>
    <w:rPr>
      <w:rFonts w:ascii="Arial" w:eastAsia="Times New Roman" w:hAnsi="Arial" w:cs="Arial"/>
      <w:spacing w:val="8"/>
      <w:lang w:val="en-GB" w:eastAsia="zh-CN"/>
    </w:rPr>
  </w:style>
  <w:style w:type="paragraph" w:customStyle="1" w:styleId="CODE-TableCell">
    <w:name w:val="CODE-TableCell"/>
    <w:basedOn w:val="CODE"/>
    <w:qFormat/>
    <w:rsid w:val="0040088D"/>
    <w:rPr>
      <w:sz w:val="16"/>
    </w:rPr>
  </w:style>
  <w:style w:type="paragraph" w:customStyle="1" w:styleId="NumberedPARAlevel4">
    <w:name w:val="Numbered PARA (level 4)"/>
    <w:basedOn w:val="Heading4"/>
    <w:qFormat/>
    <w:rsid w:val="0040088D"/>
    <w:pPr>
      <w:tabs>
        <w:tab w:val="num" w:pos="1077"/>
      </w:tabs>
      <w:jc w:val="both"/>
    </w:pPr>
    <w:rPr>
      <w:b w:val="0"/>
    </w:rPr>
  </w:style>
  <w:style w:type="character" w:customStyle="1" w:styleId="TitleChar">
    <w:name w:val="Title Char"/>
    <w:basedOn w:val="DefaultParagraphFont"/>
    <w:link w:val="Title"/>
    <w:rsid w:val="0040088D"/>
    <w:rPr>
      <w:rFonts w:ascii="Arial" w:eastAsia="Times New Roman" w:hAnsi="Arial" w:cs="Arial"/>
      <w:b/>
      <w:bCs/>
      <w:spacing w:val="8"/>
      <w:kern w:val="28"/>
      <w:sz w:val="24"/>
      <w:szCs w:val="24"/>
      <w:lang w:val="en-GB" w:eastAsia="zh-CN"/>
    </w:rPr>
  </w:style>
  <w:style w:type="paragraph" w:customStyle="1" w:styleId="TERM-deprecated">
    <w:name w:val="TERM-deprecated"/>
    <w:basedOn w:val="TERM"/>
    <w:next w:val="TERM-definition"/>
    <w:qFormat/>
    <w:rsid w:val="0040088D"/>
    <w:pPr>
      <w:ind w:left="340" w:hanging="340"/>
    </w:pPr>
    <w:rPr>
      <w:b w:val="0"/>
    </w:rPr>
  </w:style>
  <w:style w:type="paragraph" w:customStyle="1" w:styleId="TERM-admitted">
    <w:name w:val="TERM-admitted"/>
    <w:basedOn w:val="TERM"/>
    <w:next w:val="TERM-definition"/>
    <w:qFormat/>
    <w:rsid w:val="0040088D"/>
    <w:pPr>
      <w:ind w:left="340" w:hanging="340"/>
    </w:pPr>
    <w:rPr>
      <w:b w:val="0"/>
    </w:rPr>
  </w:style>
  <w:style w:type="paragraph" w:customStyle="1" w:styleId="TERM-note">
    <w:name w:val="TERM-note"/>
    <w:basedOn w:val="NOTE0"/>
    <w:next w:val="TERM-number"/>
    <w:qFormat/>
    <w:rsid w:val="0040088D"/>
  </w:style>
  <w:style w:type="paragraph" w:customStyle="1" w:styleId="EXAMPLE0">
    <w:name w:val="EXAMPLE"/>
    <w:basedOn w:val="NOTE0"/>
    <w:next w:val="PARAGRAPH"/>
    <w:qFormat/>
    <w:rsid w:val="0040088D"/>
  </w:style>
  <w:style w:type="paragraph" w:customStyle="1" w:styleId="TERM-example">
    <w:name w:val="TERM-example"/>
    <w:basedOn w:val="EXAMPLE0"/>
    <w:next w:val="TERM-number"/>
    <w:qFormat/>
    <w:rsid w:val="0040088D"/>
  </w:style>
  <w:style w:type="paragraph" w:customStyle="1" w:styleId="TERM-source">
    <w:name w:val="TERM-source"/>
    <w:basedOn w:val="Normal"/>
    <w:next w:val="TERM-number"/>
    <w:qFormat/>
    <w:rsid w:val="0040088D"/>
    <w:pPr>
      <w:snapToGrid w:val="0"/>
      <w:spacing w:before="100" w:after="200"/>
    </w:pPr>
  </w:style>
  <w:style w:type="character" w:styleId="Strong">
    <w:name w:val="Strong"/>
    <w:qFormat/>
    <w:rsid w:val="0040088D"/>
    <w:rPr>
      <w:b/>
      <w:bCs/>
    </w:rPr>
  </w:style>
  <w:style w:type="paragraph" w:customStyle="1" w:styleId="TERM-number4">
    <w:name w:val="TERM-number 4"/>
    <w:basedOn w:val="Heading4"/>
    <w:next w:val="TERM"/>
    <w:qFormat/>
    <w:rsid w:val="0040088D"/>
    <w:pPr>
      <w:tabs>
        <w:tab w:val="num" w:pos="1077"/>
      </w:tabs>
      <w:spacing w:after="0"/>
      <w:outlineLvl w:val="9"/>
    </w:pPr>
  </w:style>
  <w:style w:type="character" w:customStyle="1" w:styleId="SMALLCAPSemphasis">
    <w:name w:val="SMALL CAPS emphasis"/>
    <w:qFormat/>
    <w:rsid w:val="0040088D"/>
    <w:rPr>
      <w:i/>
      <w:caps w:val="0"/>
      <w:smallCaps/>
      <w:strike w:val="0"/>
      <w:dstrike w:val="0"/>
      <w:shadow w:val="0"/>
      <w:emboss w:val="0"/>
      <w:imprint w:val="0"/>
      <w:vanish w:val="0"/>
      <w:vertAlign w:val="baseline"/>
    </w:rPr>
  </w:style>
  <w:style w:type="character" w:customStyle="1" w:styleId="SMALLCAPSstrong">
    <w:name w:val="SMALL CAPS strong"/>
    <w:qFormat/>
    <w:rsid w:val="0040088D"/>
    <w:rPr>
      <w:b/>
      <w:caps w:val="0"/>
      <w:smallCaps/>
      <w:strike w:val="0"/>
      <w:dstrike w:val="0"/>
      <w:shadow w:val="0"/>
      <w:emboss w:val="0"/>
      <w:imprint w:val="0"/>
      <w:vanish w:val="0"/>
      <w:vertAlign w:val="baseline"/>
    </w:rPr>
  </w:style>
  <w:style w:type="paragraph" w:customStyle="1" w:styleId="BIBLIOGRAPHY-numbered">
    <w:name w:val="BIBLIOGRAPHY-numbered"/>
    <w:basedOn w:val="PARAGRAPH"/>
    <w:qFormat/>
    <w:rsid w:val="0040088D"/>
    <w:pPr>
      <w:numPr>
        <w:numId w:val="52"/>
      </w:numPr>
    </w:pPr>
  </w:style>
  <w:style w:type="paragraph" w:customStyle="1" w:styleId="ListNumberalt">
    <w:name w:val="List Number alt"/>
    <w:basedOn w:val="Normal"/>
    <w:qFormat/>
    <w:rsid w:val="0040088D"/>
    <w:pPr>
      <w:numPr>
        <w:numId w:val="53"/>
      </w:numPr>
      <w:tabs>
        <w:tab w:val="left" w:pos="357"/>
      </w:tabs>
      <w:snapToGrid w:val="0"/>
      <w:spacing w:after="100"/>
    </w:pPr>
  </w:style>
  <w:style w:type="paragraph" w:customStyle="1" w:styleId="ListNumberalt2">
    <w:name w:val="List Number alt 2"/>
    <w:basedOn w:val="ListNumberalt"/>
    <w:qFormat/>
    <w:rsid w:val="0040088D"/>
    <w:pPr>
      <w:numPr>
        <w:ilvl w:val="1"/>
      </w:numPr>
      <w:tabs>
        <w:tab w:val="clear" w:pos="357"/>
        <w:tab w:val="left" w:pos="680"/>
      </w:tabs>
      <w:ind w:left="675" w:hanging="318"/>
    </w:pPr>
  </w:style>
  <w:style w:type="paragraph" w:customStyle="1" w:styleId="ListNumberalt3">
    <w:name w:val="List Number alt 3"/>
    <w:basedOn w:val="ListNumberalt2"/>
    <w:qFormat/>
    <w:rsid w:val="0040088D"/>
    <w:pPr>
      <w:numPr>
        <w:ilvl w:val="2"/>
      </w:numPr>
    </w:pPr>
  </w:style>
  <w:style w:type="character" w:customStyle="1" w:styleId="SUBscript-small">
    <w:name w:val="SUBscript-small"/>
    <w:qFormat/>
    <w:rsid w:val="0040088D"/>
    <w:rPr>
      <w:kern w:val="0"/>
      <w:position w:val="-6"/>
      <w:sz w:val="12"/>
      <w:szCs w:val="16"/>
    </w:rPr>
  </w:style>
  <w:style w:type="character" w:customStyle="1" w:styleId="SUPerscript-small">
    <w:name w:val="SUPerscript-small"/>
    <w:qFormat/>
    <w:rsid w:val="0040088D"/>
    <w:rPr>
      <w:kern w:val="0"/>
      <w:position w:val="6"/>
      <w:sz w:val="12"/>
      <w:szCs w:val="16"/>
    </w:rPr>
  </w:style>
  <w:style w:type="character" w:styleId="IntenseEmphasis">
    <w:name w:val="Intense Emphasis"/>
    <w:qFormat/>
    <w:rsid w:val="0040088D"/>
    <w:rPr>
      <w:b/>
      <w:bCs/>
      <w:i/>
      <w:iCs/>
      <w:color w:val="auto"/>
    </w:rPr>
  </w:style>
  <w:style w:type="paragraph" w:customStyle="1" w:styleId="CODE">
    <w:name w:val="CODE"/>
    <w:basedOn w:val="Normal"/>
    <w:rsid w:val="0040088D"/>
    <w:pPr>
      <w:snapToGrid w:val="0"/>
      <w:spacing w:before="100" w:after="100"/>
      <w:contextualSpacing/>
      <w:jc w:val="left"/>
    </w:pPr>
    <w:rPr>
      <w:rFonts w:ascii="Courier New" w:hAnsi="Courier New"/>
      <w:noProof/>
      <w:spacing w:val="-2"/>
      <w:sz w:val="18"/>
    </w:rPr>
  </w:style>
  <w:style w:type="paragraph" w:customStyle="1" w:styleId="FIGURE">
    <w:name w:val="FIGURE"/>
    <w:basedOn w:val="Normal"/>
    <w:next w:val="FIGURE-title"/>
    <w:qFormat/>
    <w:rsid w:val="0040088D"/>
    <w:pPr>
      <w:keepNext/>
      <w:snapToGrid w:val="0"/>
      <w:spacing w:before="100" w:after="200"/>
      <w:jc w:val="center"/>
    </w:pPr>
  </w:style>
  <w:style w:type="paragraph" w:customStyle="1" w:styleId="IECINSTRUCTIONS">
    <w:name w:val="IEC_INSTRUCTIONS"/>
    <w:basedOn w:val="Normal"/>
    <w:uiPriority w:val="99"/>
    <w:qFormat/>
    <w:rsid w:val="0040088D"/>
    <w:pPr>
      <w:pBdr>
        <w:top w:val="dashed" w:sz="6" w:space="5" w:color="C00000"/>
        <w:left w:val="dashed" w:sz="6" w:space="5" w:color="C00000"/>
        <w:bottom w:val="dashed" w:sz="6" w:space="5" w:color="C00000"/>
        <w:right w:val="dashed" w:sz="6" w:space="5" w:color="C00000"/>
      </w:pBdr>
      <w:spacing w:before="60" w:after="60"/>
      <w:ind w:left="567" w:right="567"/>
      <w:jc w:val="left"/>
    </w:pPr>
    <w:rPr>
      <w:rFonts w:ascii="Cambria" w:hAnsi="Cambria"/>
      <w:color w:val="0070C0"/>
    </w:rPr>
  </w:style>
  <w:style w:type="numbering" w:customStyle="1" w:styleId="Annexes">
    <w:name w:val="Annexes"/>
    <w:rsid w:val="0040088D"/>
    <w:pPr>
      <w:numPr>
        <w:numId w:val="54"/>
      </w:numPr>
    </w:pPr>
  </w:style>
  <w:style w:type="numbering" w:customStyle="1" w:styleId="Headings">
    <w:name w:val="Headings"/>
    <w:rsid w:val="0040088D"/>
    <w:pPr>
      <w:numPr>
        <w:numId w:val="55"/>
      </w:numPr>
    </w:pPr>
  </w:style>
  <w:style w:type="table" w:customStyle="1" w:styleId="TableGridLight1">
    <w:name w:val="Table Grid Light1"/>
    <w:basedOn w:val="TableNormal"/>
    <w:uiPriority w:val="40"/>
    <w:rsid w:val="0040088D"/>
    <w:rPr>
      <w:rFonts w:eastAsia="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TableNormal3">
    <w:name w:val="Table Normal3"/>
    <w:basedOn w:val="Normal"/>
    <w:rsid w:val="00757D71"/>
    <w:pPr>
      <w:keepNext/>
      <w:keepLines/>
      <w:tabs>
        <w:tab w:val="left" w:pos="0"/>
        <w:tab w:val="left" w:pos="9360"/>
        <w:tab w:val="left" w:pos="10080"/>
      </w:tabs>
      <w:spacing w:before="60" w:after="60"/>
      <w:jc w:val="left"/>
    </w:pPr>
    <w:rPr>
      <w:rFonts w:eastAsia="SimSun" w:cs="Times New Roman"/>
      <w:sz w:val="16"/>
      <w:lang w:eastAsia="en-US"/>
    </w:rPr>
  </w:style>
  <w:style w:type="table" w:customStyle="1" w:styleId="TableGrid0">
    <w:name w:val="TableGrid"/>
    <w:rsid w:val="00757D71"/>
    <w:rPr>
      <w:rFonts w:asciiTheme="minorHAnsi" w:eastAsiaTheme="minorEastAsia" w:hAnsiTheme="minorHAnsi" w:cstheme="minorBidi"/>
      <w:sz w:val="22"/>
      <w:szCs w:val="22"/>
    </w:rPr>
    <w:tblPr>
      <w:tblCellMar>
        <w:top w:w="0" w:type="dxa"/>
        <w:left w:w="0" w:type="dxa"/>
        <w:bottom w:w="0" w:type="dxa"/>
        <w:right w:w="0" w:type="dxa"/>
      </w:tblCellMar>
    </w:tblPr>
  </w:style>
  <w:style w:type="character" w:styleId="Mention">
    <w:name w:val="Mention"/>
    <w:basedOn w:val="DefaultParagraphFont"/>
    <w:uiPriority w:val="99"/>
    <w:semiHidden/>
    <w:unhideWhenUsed/>
    <w:rsid w:val="00990FAA"/>
    <w:rPr>
      <w:color w:val="2B579A"/>
      <w:shd w:val="clear" w:color="auto" w:fill="E6E6E6"/>
    </w:rPr>
  </w:style>
  <w:style w:type="paragraph" w:customStyle="1" w:styleId="p1">
    <w:name w:val="p1"/>
    <w:basedOn w:val="Normal"/>
    <w:rsid w:val="00BB48ED"/>
    <w:pPr>
      <w:jc w:val="left"/>
    </w:pPr>
    <w:rPr>
      <w:rFonts w:ascii="Helvetica" w:hAnsi="Helvetica" w:cs="Times New Roman"/>
      <w:spacing w:val="0"/>
      <w:sz w:val="15"/>
      <w:szCs w:val="15"/>
      <w:lang w:eastAsia="en-GB"/>
    </w:rPr>
  </w:style>
  <w:style w:type="character" w:customStyle="1" w:styleId="apple-converted-space">
    <w:name w:val="apple-converted-space"/>
    <w:basedOn w:val="DefaultParagraphFont"/>
    <w:rsid w:val="00BB48ED"/>
  </w:style>
  <w:style w:type="character" w:customStyle="1" w:styleId="s1">
    <w:name w:val="s1"/>
    <w:basedOn w:val="DefaultParagraphFont"/>
    <w:rsid w:val="00BB48ED"/>
    <w:rPr>
      <w:color w:val="0433FF"/>
    </w:rPr>
  </w:style>
  <w:style w:type="character" w:styleId="PlaceholderText">
    <w:name w:val="Placeholder Text"/>
    <w:basedOn w:val="DefaultParagraphFont"/>
    <w:uiPriority w:val="99"/>
    <w:semiHidden/>
    <w:rsid w:val="00BB48ED"/>
    <w:rPr>
      <w:color w:val="808080"/>
    </w:rPr>
  </w:style>
  <w:style w:type="paragraph" w:customStyle="1" w:styleId="TableNormal4">
    <w:name w:val="Table Normal4"/>
    <w:basedOn w:val="Normal"/>
    <w:rsid w:val="00EC5698"/>
    <w:pPr>
      <w:keepNext/>
      <w:keepLines/>
      <w:tabs>
        <w:tab w:val="left" w:pos="0"/>
        <w:tab w:val="left" w:pos="9360"/>
        <w:tab w:val="left" w:pos="10080"/>
      </w:tabs>
      <w:spacing w:before="60" w:after="60"/>
      <w:jc w:val="left"/>
    </w:pPr>
    <w:rPr>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068085">
      <w:bodyDiv w:val="1"/>
      <w:marLeft w:val="0"/>
      <w:marRight w:val="0"/>
      <w:marTop w:val="0"/>
      <w:marBottom w:val="0"/>
      <w:divBdr>
        <w:top w:val="none" w:sz="0" w:space="0" w:color="auto"/>
        <w:left w:val="none" w:sz="0" w:space="0" w:color="auto"/>
        <w:bottom w:val="none" w:sz="0" w:space="0" w:color="auto"/>
        <w:right w:val="none" w:sz="0" w:space="0" w:color="auto"/>
      </w:divBdr>
      <w:divsChild>
        <w:div w:id="936710956">
          <w:marLeft w:val="0"/>
          <w:marRight w:val="0"/>
          <w:marTop w:val="0"/>
          <w:marBottom w:val="0"/>
          <w:divBdr>
            <w:top w:val="none" w:sz="0" w:space="0" w:color="auto"/>
            <w:left w:val="none" w:sz="0" w:space="0" w:color="auto"/>
            <w:bottom w:val="single" w:sz="4" w:space="20" w:color="919191"/>
            <w:right w:val="none" w:sz="0" w:space="0" w:color="auto"/>
          </w:divBdr>
          <w:divsChild>
            <w:div w:id="403576992">
              <w:marLeft w:val="0"/>
              <w:marRight w:val="3000"/>
              <w:marTop w:val="0"/>
              <w:marBottom w:val="0"/>
              <w:divBdr>
                <w:top w:val="none" w:sz="0" w:space="0" w:color="auto"/>
                <w:left w:val="none" w:sz="0" w:space="0" w:color="auto"/>
                <w:bottom w:val="none" w:sz="0" w:space="0" w:color="auto"/>
                <w:right w:val="none" w:sz="0" w:space="0" w:color="auto"/>
              </w:divBdr>
            </w:div>
          </w:divsChild>
        </w:div>
      </w:divsChild>
    </w:div>
    <w:div w:id="156728922">
      <w:bodyDiv w:val="1"/>
      <w:marLeft w:val="0"/>
      <w:marRight w:val="0"/>
      <w:marTop w:val="0"/>
      <w:marBottom w:val="0"/>
      <w:divBdr>
        <w:top w:val="none" w:sz="0" w:space="0" w:color="auto"/>
        <w:left w:val="none" w:sz="0" w:space="0" w:color="auto"/>
        <w:bottom w:val="none" w:sz="0" w:space="0" w:color="auto"/>
        <w:right w:val="none" w:sz="0" w:space="0" w:color="auto"/>
      </w:divBdr>
    </w:div>
    <w:div w:id="951324922">
      <w:bodyDiv w:val="1"/>
      <w:marLeft w:val="0"/>
      <w:marRight w:val="0"/>
      <w:marTop w:val="0"/>
      <w:marBottom w:val="0"/>
      <w:divBdr>
        <w:top w:val="none" w:sz="0" w:space="0" w:color="auto"/>
        <w:left w:val="none" w:sz="0" w:space="0" w:color="auto"/>
        <w:bottom w:val="none" w:sz="0" w:space="0" w:color="auto"/>
        <w:right w:val="none" w:sz="0" w:space="0" w:color="auto"/>
      </w:divBdr>
    </w:div>
    <w:div w:id="2046325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7.wmf"/><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wmf"/><Relationship Id="rId34" Type="http://schemas.openxmlformats.org/officeDocument/2006/relationships/image" Target="media/image23.png"/><Relationship Id="rId42" Type="http://schemas.openxmlformats.org/officeDocument/2006/relationships/image" Target="media/image31.wmf"/><Relationship Id="rId47" Type="http://schemas.openxmlformats.org/officeDocument/2006/relationships/comments" Target="comments.xml"/><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emf"/><Relationship Id="rId76" Type="http://schemas.openxmlformats.org/officeDocument/2006/relationships/image" Target="media/image63.wmf"/><Relationship Id="rId84" Type="http://schemas.openxmlformats.org/officeDocument/2006/relationships/oleObject" Target="embeddings/oleObject2.bin"/><Relationship Id="rId89" Type="http://schemas.openxmlformats.org/officeDocument/2006/relationships/header" Target="header1.xml"/><Relationship Id="rId7" Type="http://schemas.openxmlformats.org/officeDocument/2006/relationships/styles" Target="styles.xml"/><Relationship Id="rId71" Type="http://schemas.openxmlformats.org/officeDocument/2006/relationships/image" Target="media/image58.png"/><Relationship Id="rId92"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image" Target="media/image5.wmf"/><Relationship Id="rId29" Type="http://schemas.openxmlformats.org/officeDocument/2006/relationships/image" Target="media/image18.emf"/><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emf"/><Relationship Id="rId37" Type="http://schemas.openxmlformats.org/officeDocument/2006/relationships/image" Target="media/image26.png"/><Relationship Id="rId40" Type="http://schemas.openxmlformats.org/officeDocument/2006/relationships/image" Target="media/image29.emf"/><Relationship Id="rId45" Type="http://schemas.openxmlformats.org/officeDocument/2006/relationships/image" Target="media/image34.emf"/><Relationship Id="rId53" Type="http://schemas.openxmlformats.org/officeDocument/2006/relationships/image" Target="media/image40.png"/><Relationship Id="rId58" Type="http://schemas.openxmlformats.org/officeDocument/2006/relationships/image" Target="media/image45.emf"/><Relationship Id="rId66" Type="http://schemas.openxmlformats.org/officeDocument/2006/relationships/image" Target="media/image53.emf"/><Relationship Id="rId74" Type="http://schemas.openxmlformats.org/officeDocument/2006/relationships/image" Target="media/image61.wmf"/><Relationship Id="rId79" Type="http://schemas.openxmlformats.org/officeDocument/2006/relationships/image" Target="media/image65.emf"/><Relationship Id="rId87" Type="http://schemas.openxmlformats.org/officeDocument/2006/relationships/image" Target="media/image72.wmf"/><Relationship Id="rId5" Type="http://schemas.openxmlformats.org/officeDocument/2006/relationships/customXml" Target="../customXml/item4.xml"/><Relationship Id="rId61" Type="http://schemas.openxmlformats.org/officeDocument/2006/relationships/image" Target="media/image48.png"/><Relationship Id="rId82" Type="http://schemas.openxmlformats.org/officeDocument/2006/relationships/image" Target="media/image68.wmf"/><Relationship Id="rId90" Type="http://schemas.openxmlformats.org/officeDocument/2006/relationships/header" Target="header2.xml"/><Relationship Id="rId19" Type="http://schemas.openxmlformats.org/officeDocument/2006/relationships/image" Target="media/image8.wmf"/><Relationship Id="rId14" Type="http://schemas.openxmlformats.org/officeDocument/2006/relationships/image" Target="media/image3.emf"/><Relationship Id="rId22" Type="http://schemas.openxmlformats.org/officeDocument/2006/relationships/image" Target="media/image11.png"/><Relationship Id="rId27" Type="http://schemas.openxmlformats.org/officeDocument/2006/relationships/image" Target="media/image16.emf"/><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emf"/><Relationship Id="rId48" Type="http://schemas.microsoft.com/office/2011/relationships/commentsExtended" Target="commentsExtended.xml"/><Relationship Id="rId56" Type="http://schemas.openxmlformats.org/officeDocument/2006/relationships/image" Target="media/image43.emf"/><Relationship Id="rId64" Type="http://schemas.openxmlformats.org/officeDocument/2006/relationships/image" Target="media/image51.emf"/><Relationship Id="rId69" Type="http://schemas.openxmlformats.org/officeDocument/2006/relationships/image" Target="media/image56.emf"/><Relationship Id="rId77" Type="http://schemas.openxmlformats.org/officeDocument/2006/relationships/image" Target="media/image64.wmf"/><Relationship Id="rId8" Type="http://schemas.openxmlformats.org/officeDocument/2006/relationships/settings" Target="settings.xml"/><Relationship Id="rId51" Type="http://schemas.openxmlformats.org/officeDocument/2006/relationships/image" Target="media/image38.png"/><Relationship Id="rId72" Type="http://schemas.openxmlformats.org/officeDocument/2006/relationships/image" Target="media/image59.wmf"/><Relationship Id="rId80" Type="http://schemas.openxmlformats.org/officeDocument/2006/relationships/image" Target="media/image66.emf"/><Relationship Id="rId85" Type="http://schemas.openxmlformats.org/officeDocument/2006/relationships/image" Target="media/image70.emf"/><Relationship Id="rId93" Type="http://schemas.microsoft.com/office/2011/relationships/people" Target="people.xml"/><Relationship Id="rId3" Type="http://schemas.openxmlformats.org/officeDocument/2006/relationships/customXml" Target="../customXml/item2.xml"/><Relationship Id="rId12" Type="http://schemas.openxmlformats.org/officeDocument/2006/relationships/image" Target="media/image1.emf"/><Relationship Id="rId17" Type="http://schemas.openxmlformats.org/officeDocument/2006/relationships/image" Target="media/image6.wmf"/><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emf"/><Relationship Id="rId46" Type="http://schemas.openxmlformats.org/officeDocument/2006/relationships/image" Target="media/image35.png"/><Relationship Id="rId59" Type="http://schemas.openxmlformats.org/officeDocument/2006/relationships/image" Target="media/image46.png"/><Relationship Id="rId67" Type="http://schemas.openxmlformats.org/officeDocument/2006/relationships/image" Target="media/image54.emf"/><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1.emf"/><Relationship Id="rId62" Type="http://schemas.openxmlformats.org/officeDocument/2006/relationships/image" Target="media/image49.png"/><Relationship Id="rId70" Type="http://schemas.openxmlformats.org/officeDocument/2006/relationships/image" Target="media/image57.emf"/><Relationship Id="rId75" Type="http://schemas.openxmlformats.org/officeDocument/2006/relationships/image" Target="media/image62.wmf"/><Relationship Id="rId83" Type="http://schemas.openxmlformats.org/officeDocument/2006/relationships/image" Target="media/image69.emf"/><Relationship Id="rId88" Type="http://schemas.openxmlformats.org/officeDocument/2006/relationships/image" Target="media/image73.emf"/><Relationship Id="rId91" Type="http://schemas.openxmlformats.org/officeDocument/2006/relationships/footer" Target="footer1.xml"/><Relationship Id="rId1" Type="http://schemas.microsoft.com/office/2006/relationships/keyMapCustomizations" Target="customizations.xml"/><Relationship Id="rId6" Type="http://schemas.openxmlformats.org/officeDocument/2006/relationships/numbering" Target="numbering.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image" Target="media/image17.emf"/><Relationship Id="rId36" Type="http://schemas.openxmlformats.org/officeDocument/2006/relationships/image" Target="media/image25.emf"/><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39.emf"/><Relationship Id="rId60" Type="http://schemas.openxmlformats.org/officeDocument/2006/relationships/image" Target="media/image47.emf"/><Relationship Id="rId65" Type="http://schemas.openxmlformats.org/officeDocument/2006/relationships/image" Target="media/image52.png"/><Relationship Id="rId73" Type="http://schemas.openxmlformats.org/officeDocument/2006/relationships/image" Target="media/image60.wmf"/><Relationship Id="rId78" Type="http://schemas.openxmlformats.org/officeDocument/2006/relationships/oleObject" Target="embeddings/oleObject1.bin"/><Relationship Id="rId81" Type="http://schemas.openxmlformats.org/officeDocument/2006/relationships/image" Target="media/image67.emf"/><Relationship Id="rId86" Type="http://schemas.openxmlformats.org/officeDocument/2006/relationships/image" Target="media/image71.emf"/><Relationship Id="rId94" Type="http://schemas.openxmlformats.org/officeDocument/2006/relationships/theme" Target="theme/theme1.xml"/><Relationship Id="rId4" Type="http://schemas.openxmlformats.org/officeDocument/2006/relationships/customXml" Target="../customXml/item3.xml"/><Relationship Id="rId9"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2EF19533617304D94D3386B7E7D1252" ma:contentTypeVersion="" ma:contentTypeDescription="Create a new document." ma:contentTypeScope="" ma:versionID="0c87fb00f4fd6a514e14301fc9d18f85">
  <xsd:schema xmlns:xsd="http://www.w3.org/2001/XMLSchema" xmlns:xs="http://www.w3.org/2001/XMLSchema" xmlns:p="http://schemas.microsoft.com/office/2006/metadata/properties" xmlns:ns2="e8923a89-d00a-4079-95b1-58cf6ead7985" xmlns:ns3="21ea7271-3699-4380-990f-02f1b65e2204" targetNamespace="http://schemas.microsoft.com/office/2006/metadata/properties" ma:root="true" ma:fieldsID="640b1f35d99e6372b6455caac2056e0e" ns2:_="" ns3:_="">
    <xsd:import namespace="e8923a89-d00a-4079-95b1-58cf6ead7985"/>
    <xsd:import namespace="21ea7271-3699-4380-990f-02f1b65e2204"/>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AutoTags" minOccurs="0"/>
                <xsd:element ref="ns3:Short_x0020_Document_x0020_Description" minOccurs="0"/>
                <xsd:element ref="ns3:Link_x0020_"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923a89-d00a-4079-95b1-58cf6ead7985"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1ea7271-3699-4380-990f-02f1b65e2204"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element name="MediaServiceDateTaken" ma:index="12" nillable="true" ma:displayName="MediaServiceDateTaken" ma:description="" ma:hidden="true" ma:internalName="MediaServiceDateTaken" ma:readOnly="true">
      <xsd:simpleType>
        <xsd:restriction base="dms:Text"/>
      </xsd:simpleType>
    </xsd:element>
    <xsd:element name="MediaServiceAutoTags" ma:index="13" nillable="true" ma:displayName="MediaServiceAutoTags" ma:description="" ma:internalName="MediaServiceAutoTags" ma:readOnly="true">
      <xsd:simpleType>
        <xsd:restriction base="dms:Text"/>
      </xsd:simpleType>
    </xsd:element>
    <xsd:element name="Short_x0020_Document_x0020_Description" ma:index="14" nillable="true" ma:displayName="Short Description" ma:description="Include a short description of the document" ma:internalName="Short_x0020_Document_x0020_Description">
      <xsd:simpleType>
        <xsd:restriction base="dms:Note">
          <xsd:maxLength value="255"/>
        </xsd:restriction>
      </xsd:simpleType>
    </xsd:element>
    <xsd:element name="Link_x0020_" ma:index="15" nillable="true" ma:displayName="Link" ma:description="Provide a link where additional information had been upload" ma:format="Hyperlink" ma:internalName="Link_x0020_">
      <xsd:complexType>
        <xsd:complexContent>
          <xsd:extension base="dms:URL">
            <xsd:sequence>
              <xsd:element name="Url" type="dms:ValidUrl" minOccurs="0" nillable="true"/>
              <xsd:element name="Description" type="xsd:string"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ink_x0020_ xmlns="21ea7271-3699-4380-990f-02f1b65e2204">
      <Url xsi:nil="true"/>
      <Description xsi:nil="true"/>
    </Link_x0020_>
    <Short_x0020_Document_x0020_Description xmlns="21ea7271-3699-4380-990f-02f1b65e2204"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0362EB-EE5D-4AD8-B036-07C74C3FE22C}"/>
</file>

<file path=customXml/itemProps2.xml><?xml version="1.0" encoding="utf-8"?>
<ds:datastoreItem xmlns:ds="http://schemas.openxmlformats.org/officeDocument/2006/customXml" ds:itemID="{5DC8B549-5238-40FF-BC7C-8CD5FDB4AD6D}">
  <ds:schemaRefs>
    <ds:schemaRef ds:uri="http://schemas.microsoft.com/sharepoint/v3/contenttype/forms"/>
  </ds:schemaRefs>
</ds:datastoreItem>
</file>

<file path=customXml/itemProps3.xml><?xml version="1.0" encoding="utf-8"?>
<ds:datastoreItem xmlns:ds="http://schemas.openxmlformats.org/officeDocument/2006/customXml" ds:itemID="{0B4747F1-1864-4BEF-AFCB-BF66735B687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537A182-8FCD-4868-821C-6588FFE883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100763</Words>
  <Characters>574354</Characters>
  <Application>Microsoft Office Word</Application>
  <DocSecurity>0</DocSecurity>
  <Lines>4786</Lines>
  <Paragraphs>1347</Paragraphs>
  <ScaleCrop>false</ScaleCrop>
  <HeadingPairs>
    <vt:vector size="2" baseType="variant">
      <vt:variant>
        <vt:lpstr>Title</vt:lpstr>
      </vt:variant>
      <vt:variant>
        <vt:i4>1</vt:i4>
      </vt:variant>
    </vt:vector>
  </HeadingPairs>
  <TitlesOfParts>
    <vt:vector size="1" baseType="lpstr">
      <vt:lpstr>Contents</vt:lpstr>
    </vt:vector>
  </TitlesOfParts>
  <Company>BR&amp;L Consulting</Company>
  <LinksUpToDate>false</LinksUpToDate>
  <CharactersWithSpaces>673770</CharactersWithSpaces>
  <SharedDoc>false</SharedDoc>
  <HLinks>
    <vt:vector size="42" baseType="variant">
      <vt:variant>
        <vt:i4>5046287</vt:i4>
      </vt:variant>
      <vt:variant>
        <vt:i4>987</vt:i4>
      </vt:variant>
      <vt:variant>
        <vt:i4>0</vt:i4>
      </vt:variant>
      <vt:variant>
        <vt:i4>5</vt:i4>
      </vt:variant>
      <vt:variant>
        <vt:lpwstr>https://en.wikipedia.org/wiki/GeoJSON</vt:lpwstr>
      </vt:variant>
      <vt:variant>
        <vt:lpwstr/>
      </vt:variant>
      <vt:variant>
        <vt:i4>2228340</vt:i4>
      </vt:variant>
      <vt:variant>
        <vt:i4>984</vt:i4>
      </vt:variant>
      <vt:variant>
        <vt:i4>0</vt:i4>
      </vt:variant>
      <vt:variant>
        <vt:i4>5</vt:i4>
      </vt:variant>
      <vt:variant>
        <vt:lpwstr>http://en.wikipedia.org/wiki/GPS_Exchange_Format</vt:lpwstr>
      </vt:variant>
      <vt:variant>
        <vt:lpwstr/>
      </vt:variant>
      <vt:variant>
        <vt:i4>3145825</vt:i4>
      </vt:variant>
      <vt:variant>
        <vt:i4>981</vt:i4>
      </vt:variant>
      <vt:variant>
        <vt:i4>0</vt:i4>
      </vt:variant>
      <vt:variant>
        <vt:i4>5</vt:i4>
      </vt:variant>
      <vt:variant>
        <vt:lpwstr>http://en.wikipedia.org/wiki/keyhole_markup_language</vt:lpwstr>
      </vt:variant>
      <vt:variant>
        <vt:lpwstr/>
      </vt:variant>
      <vt:variant>
        <vt:i4>1245269</vt:i4>
      </vt:variant>
      <vt:variant>
        <vt:i4>978</vt:i4>
      </vt:variant>
      <vt:variant>
        <vt:i4>0</vt:i4>
      </vt:variant>
      <vt:variant>
        <vt:i4>5</vt:i4>
      </vt:variant>
      <vt:variant>
        <vt:lpwstr>https://en.wikipedia.org/wiki/Geography_markup_language</vt:lpwstr>
      </vt:variant>
      <vt:variant>
        <vt:lpwstr/>
      </vt:variant>
      <vt:variant>
        <vt:i4>6225945</vt:i4>
      </vt:variant>
      <vt:variant>
        <vt:i4>975</vt:i4>
      </vt:variant>
      <vt:variant>
        <vt:i4>0</vt:i4>
      </vt:variant>
      <vt:variant>
        <vt:i4>5</vt:i4>
      </vt:variant>
      <vt:variant>
        <vt:lpwstr>https://en.wikipedia.org/wiki/well-known_text</vt:lpwstr>
      </vt:variant>
      <vt:variant>
        <vt:lpwstr>well-known_binary</vt:lpwstr>
      </vt:variant>
      <vt:variant>
        <vt:i4>8257626</vt:i4>
      </vt:variant>
      <vt:variant>
        <vt:i4>972</vt:i4>
      </vt:variant>
      <vt:variant>
        <vt:i4>0</vt:i4>
      </vt:variant>
      <vt:variant>
        <vt:i4>5</vt:i4>
      </vt:variant>
      <vt:variant>
        <vt:lpwstr>http://en.wikipedia.org/wiki/well-known_text</vt:lpwstr>
      </vt:variant>
      <vt:variant>
        <vt:lpwstr/>
      </vt:variant>
      <vt:variant>
        <vt:i4>1638415</vt:i4>
      </vt:variant>
      <vt:variant>
        <vt:i4>969</vt:i4>
      </vt:variant>
      <vt:variant>
        <vt:i4>0</vt:i4>
      </vt:variant>
      <vt:variant>
        <vt:i4>5</vt:i4>
      </vt:variant>
      <vt:variant>
        <vt:lpwstr>http://www.epsg-registry.org/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Contents</dc:title>
  <dc:subject/>
  <dc:creator>Dennis Brandl</dc:creator>
  <cp:keywords/>
  <dc:description/>
  <cp:lastModifiedBy>Charley Robinson</cp:lastModifiedBy>
  <cp:revision>2</cp:revision>
  <cp:lastPrinted>2013-06-27T16:56:00Z</cp:lastPrinted>
  <dcterms:created xsi:type="dcterms:W3CDTF">2017-03-29T19:18:00Z</dcterms:created>
  <dcterms:modified xsi:type="dcterms:W3CDTF">2017-03-29T19:18:00Z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0x01010072EF19533617304D94D3386B7E7D1252</vt:lpwstr>
  </property>
</Properties>
</file>